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AD752" w14:textId="1EC15477" w:rsidR="009F26DC" w:rsidRPr="00F733A3" w:rsidRDefault="00662D2B" w:rsidP="00653442">
      <w:pPr>
        <w:pStyle w:val="TOC1"/>
        <w:rPr>
          <w:rFonts w:cs="B Lotus"/>
          <w:sz w:val="28"/>
          <w:szCs w:val="28"/>
          <w:rtl/>
        </w:rPr>
      </w:pPr>
      <w:bookmarkStart w:id="0" w:name="_top"/>
      <w:bookmarkEnd w:id="0"/>
      <w:r w:rsidRPr="00F733A3">
        <w:rPr>
          <w:rFonts w:cs="B Lotus"/>
          <w:sz w:val="28"/>
          <w:szCs w:val="28"/>
          <w:lang w:bidi="ar-SA"/>
        </w:rPr>
        <w:drawing>
          <wp:anchor distT="0" distB="0" distL="114300" distR="114300" simplePos="0" relativeHeight="251657216" behindDoc="0" locked="0" layoutInCell="1" allowOverlap="1" wp14:anchorId="3AA096D2" wp14:editId="3DC6C052">
            <wp:simplePos x="0" y="0"/>
            <wp:positionH relativeFrom="margin">
              <wp:posOffset>2179955</wp:posOffset>
            </wp:positionH>
            <wp:positionV relativeFrom="paragraph">
              <wp:posOffset>2506980</wp:posOffset>
            </wp:positionV>
            <wp:extent cx="1371600" cy="1026795"/>
            <wp:effectExtent l="0" t="0" r="0" b="1905"/>
            <wp:wrapThrough wrapText="bothSides">
              <wp:wrapPolygon edited="0">
                <wp:start x="5400" y="0"/>
                <wp:lineTo x="3900" y="2004"/>
                <wp:lineTo x="3600" y="9217"/>
                <wp:lineTo x="4500" y="12824"/>
                <wp:lineTo x="0" y="19236"/>
                <wp:lineTo x="0" y="21239"/>
                <wp:lineTo x="1800" y="21239"/>
                <wp:lineTo x="21300" y="21239"/>
                <wp:lineTo x="21300" y="19236"/>
                <wp:lineTo x="16500" y="12824"/>
                <wp:lineTo x="18000" y="8416"/>
                <wp:lineTo x="17400" y="2404"/>
                <wp:lineTo x="15900" y="0"/>
                <wp:lineTo x="5400" y="0"/>
              </wp:wrapPolygon>
            </wp:wrapThrough>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1600" cy="1026795"/>
                    </a:xfrm>
                    <a:prstGeom prst="rect">
                      <a:avLst/>
                    </a:prstGeom>
                    <a:effectLst>
                      <a:innerShdw blurRad="63500" dist="50800" dir="8100000">
                        <a:prstClr val="black">
                          <a:alpha val="50000"/>
                        </a:prstClr>
                      </a:innerShdw>
                    </a:effectLst>
                  </pic:spPr>
                </pic:pic>
              </a:graphicData>
            </a:graphic>
          </wp:anchor>
        </w:drawing>
      </w:r>
      <w:r w:rsidRPr="00F733A3">
        <w:rPr>
          <w:rFonts w:cs="B Lotus"/>
          <w:sz w:val="28"/>
          <w:szCs w:val="28"/>
          <w:lang w:bidi="ar-SA"/>
        </w:rPr>
        <w:drawing>
          <wp:inline distT="0" distB="0" distL="0" distR="0" wp14:anchorId="0CCCCEF4" wp14:editId="282C0CDB">
            <wp:extent cx="1490736" cy="1065547"/>
            <wp:effectExtent l="76200" t="0" r="205105" b="191770"/>
            <wp:docPr id="11" name="Picture 3" descr="C:\Users\nemati\Desktop\Present_Majma\Besmel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nemati\Desktop\Present_Majma\Besmellah.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264" cy="1088083"/>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extLst>
                      <a:ext uri="{909E8E84-426E-40DD-AFC4-6F175D3DCCD1}">
                        <a14:hiddenFill xmlns:a14="http://schemas.microsoft.com/office/drawing/2010/main">
                          <a:solidFill>
                            <a:srgbClr val="FFFFFF"/>
                          </a:solidFill>
                        </a14:hiddenFill>
                      </a:ext>
                    </a:extLst>
                  </pic:spPr>
                </pic:pic>
              </a:graphicData>
            </a:graphic>
          </wp:inline>
        </w:drawing>
      </w:r>
    </w:p>
    <w:p w14:paraId="550339FB" w14:textId="77777777" w:rsidR="009F26DC" w:rsidRPr="00F733A3" w:rsidRDefault="009F26DC" w:rsidP="00F94DFB">
      <w:pPr>
        <w:pStyle w:val="TOC1"/>
        <w:rPr>
          <w:rFonts w:cs="B Lotus"/>
          <w:sz w:val="28"/>
          <w:szCs w:val="28"/>
          <w:rtl/>
        </w:rPr>
      </w:pPr>
    </w:p>
    <w:p w14:paraId="77D4402D" w14:textId="77777777" w:rsidR="00721FAD" w:rsidRPr="00F733A3" w:rsidRDefault="00721FAD" w:rsidP="00721FAD">
      <w:pPr>
        <w:rPr>
          <w:rFonts w:cs="B Lotus"/>
          <w:sz w:val="24"/>
          <w:szCs w:val="24"/>
          <w:rtl/>
        </w:rPr>
      </w:pPr>
    </w:p>
    <w:p w14:paraId="24AEF111" w14:textId="77777777" w:rsidR="00721FAD" w:rsidRPr="00F733A3" w:rsidRDefault="00721FAD" w:rsidP="00721FAD">
      <w:pPr>
        <w:rPr>
          <w:rFonts w:cs="B Lotus"/>
          <w:sz w:val="24"/>
          <w:szCs w:val="24"/>
          <w:rtl/>
        </w:rPr>
      </w:pPr>
    </w:p>
    <w:p w14:paraId="6662D03F" w14:textId="77777777" w:rsidR="00721FAD" w:rsidRPr="00F733A3" w:rsidRDefault="00721FAD" w:rsidP="00721FAD">
      <w:pPr>
        <w:rPr>
          <w:rFonts w:cs="B Lotus"/>
          <w:sz w:val="24"/>
          <w:szCs w:val="24"/>
          <w:rtl/>
        </w:rPr>
      </w:pPr>
    </w:p>
    <w:p w14:paraId="77DBEE21" w14:textId="77777777" w:rsidR="00721FAD" w:rsidRPr="00F733A3" w:rsidRDefault="00721FAD" w:rsidP="00721FAD">
      <w:pPr>
        <w:rPr>
          <w:rFonts w:cs="B Lotus"/>
          <w:sz w:val="24"/>
          <w:szCs w:val="24"/>
          <w:rtl/>
        </w:rPr>
      </w:pPr>
    </w:p>
    <w:p w14:paraId="4B4B61BF" w14:textId="77777777" w:rsidR="009F26DC" w:rsidRPr="00F733A3" w:rsidRDefault="009F26DC" w:rsidP="009F26DC">
      <w:pPr>
        <w:rPr>
          <w:rFonts w:cs="B Lotus"/>
          <w:sz w:val="24"/>
          <w:szCs w:val="24"/>
          <w:rtl/>
        </w:rPr>
      </w:pPr>
    </w:p>
    <w:p w14:paraId="25F1BCAC" w14:textId="77777777" w:rsidR="00721FAD" w:rsidRPr="00F733A3" w:rsidRDefault="00721FAD" w:rsidP="0042228D">
      <w:pPr>
        <w:jc w:val="both"/>
        <w:rPr>
          <w:rFonts w:cs="B Lotus"/>
          <w:sz w:val="24"/>
          <w:szCs w:val="24"/>
          <w:rtl/>
        </w:rPr>
      </w:pPr>
    </w:p>
    <w:p w14:paraId="37130503" w14:textId="6073E5AC" w:rsidR="009F26DC" w:rsidRPr="00F733A3" w:rsidRDefault="009F26DC" w:rsidP="008C6CCF">
      <w:pPr>
        <w:jc w:val="center"/>
        <w:rPr>
          <w:rFonts w:cs="B Lotus"/>
          <w:b/>
          <w:bCs/>
          <w:color w:val="FF0000"/>
          <w:sz w:val="24"/>
          <w:szCs w:val="24"/>
          <w:rtl/>
        </w:rPr>
      </w:pPr>
      <w:r w:rsidRPr="00F733A3">
        <w:rPr>
          <w:rFonts w:cs="B Lotus" w:hint="cs"/>
          <w:b/>
          <w:bCs/>
          <w:color w:val="FF0000"/>
          <w:sz w:val="24"/>
          <w:szCs w:val="24"/>
          <w:rtl/>
        </w:rPr>
        <w:t xml:space="preserve">مستند فیلدهای اطلاعاتی استاندارد رشته بیمه </w:t>
      </w:r>
      <w:r w:rsidR="00446928">
        <w:rPr>
          <w:rFonts w:cs="B Lotus" w:hint="cs"/>
          <w:b/>
          <w:bCs/>
          <w:color w:val="FF0000"/>
          <w:sz w:val="24"/>
          <w:szCs w:val="24"/>
          <w:rtl/>
        </w:rPr>
        <w:t xml:space="preserve">شخص </w:t>
      </w:r>
      <w:r w:rsidRPr="00F733A3">
        <w:rPr>
          <w:rFonts w:cs="B Lotus" w:hint="cs"/>
          <w:b/>
          <w:bCs/>
          <w:color w:val="FF0000"/>
          <w:sz w:val="24"/>
          <w:szCs w:val="24"/>
          <w:rtl/>
        </w:rPr>
        <w:t xml:space="preserve">ثالث و حوادث </w:t>
      </w:r>
      <w:r w:rsidR="00446928">
        <w:rPr>
          <w:rFonts w:cs="B Lotus" w:hint="cs"/>
          <w:b/>
          <w:bCs/>
          <w:color w:val="FF0000"/>
          <w:sz w:val="24"/>
          <w:szCs w:val="24"/>
          <w:rtl/>
        </w:rPr>
        <w:t xml:space="preserve">راننده </w:t>
      </w:r>
      <w:r w:rsidR="00483FB2" w:rsidRPr="00F733A3">
        <w:rPr>
          <w:rFonts w:cs="B Lotus" w:hint="cs"/>
          <w:b/>
          <w:bCs/>
          <w:color w:val="FF0000"/>
          <w:sz w:val="24"/>
          <w:szCs w:val="24"/>
          <w:rtl/>
        </w:rPr>
        <w:t>(</w:t>
      </w:r>
      <w:r w:rsidR="00A34C71" w:rsidRPr="00F733A3">
        <w:rPr>
          <w:rFonts w:cs="B Lotus" w:hint="cs"/>
          <w:b/>
          <w:bCs/>
          <w:color w:val="FF0000"/>
          <w:sz w:val="24"/>
          <w:szCs w:val="24"/>
          <w:rtl/>
        </w:rPr>
        <w:t xml:space="preserve">نسخه وب سرویس </w:t>
      </w:r>
      <w:r w:rsidR="008C6CCF">
        <w:rPr>
          <w:rFonts w:cs="B Lotus" w:hint="cs"/>
          <w:b/>
          <w:bCs/>
          <w:color w:val="FF0000"/>
          <w:sz w:val="24"/>
          <w:szCs w:val="24"/>
          <w:rtl/>
        </w:rPr>
        <w:t>5.1</w:t>
      </w:r>
      <w:r w:rsidR="00483FB2" w:rsidRPr="00F733A3">
        <w:rPr>
          <w:rFonts w:cs="B Lotus" w:hint="cs"/>
          <w:b/>
          <w:bCs/>
          <w:color w:val="FF0000"/>
          <w:sz w:val="24"/>
          <w:szCs w:val="24"/>
          <w:rtl/>
        </w:rPr>
        <w:t>)</w:t>
      </w:r>
    </w:p>
    <w:p w14:paraId="6FB40C2B" w14:textId="4F567A96" w:rsidR="009F26DC" w:rsidRPr="00F733A3" w:rsidRDefault="009F26DC" w:rsidP="009F26DC">
      <w:pPr>
        <w:jc w:val="center"/>
        <w:rPr>
          <w:rFonts w:cs="B Lotus"/>
          <w:b/>
          <w:bCs/>
          <w:color w:val="FF0000"/>
          <w:sz w:val="24"/>
          <w:szCs w:val="24"/>
          <w:rtl/>
        </w:rPr>
      </w:pPr>
      <w:r w:rsidRPr="00F733A3">
        <w:rPr>
          <w:rFonts w:cs="B Lotus" w:hint="cs"/>
          <w:b/>
          <w:bCs/>
          <w:color w:val="FF0000"/>
          <w:sz w:val="24"/>
          <w:szCs w:val="24"/>
          <w:rtl/>
        </w:rPr>
        <w:t>مستند شاخص</w:t>
      </w:r>
      <w:r w:rsidR="007A0A25">
        <w:rPr>
          <w:rFonts w:cs="B Lotus" w:hint="cs"/>
          <w:b/>
          <w:bCs/>
          <w:color w:val="FF0000"/>
          <w:sz w:val="24"/>
          <w:szCs w:val="24"/>
          <w:rtl/>
        </w:rPr>
        <w:t>‌</w:t>
      </w:r>
      <w:r w:rsidRPr="00F733A3">
        <w:rPr>
          <w:rFonts w:cs="B Lotus" w:hint="cs"/>
          <w:b/>
          <w:bCs/>
          <w:color w:val="FF0000"/>
          <w:sz w:val="24"/>
          <w:szCs w:val="24"/>
          <w:rtl/>
        </w:rPr>
        <w:t>های نظارتی بیمه مرکزی ج.ا.ا</w:t>
      </w:r>
      <w:r w:rsidR="0017327F" w:rsidRPr="00F733A3">
        <w:rPr>
          <w:rFonts w:cs="B Lotus"/>
          <w:b/>
          <w:bCs/>
          <w:color w:val="FF0000"/>
          <w:sz w:val="24"/>
          <w:szCs w:val="24"/>
        </w:rPr>
        <w:t xml:space="preserve"> </w:t>
      </w:r>
    </w:p>
    <w:p w14:paraId="6943C3C8" w14:textId="68B1F1A1" w:rsidR="009F26DC" w:rsidRPr="00F733A3" w:rsidRDefault="009F26DC" w:rsidP="008C6CCF">
      <w:pPr>
        <w:jc w:val="center"/>
        <w:rPr>
          <w:rFonts w:cs="B Lotus"/>
          <w:b/>
          <w:bCs/>
          <w:color w:val="FF0000"/>
          <w:sz w:val="24"/>
          <w:szCs w:val="24"/>
          <w:rtl/>
        </w:rPr>
      </w:pPr>
      <w:r w:rsidRPr="00F733A3">
        <w:rPr>
          <w:rFonts w:cs="B Lotus" w:hint="cs"/>
          <w:b/>
          <w:bCs/>
          <w:color w:val="FF0000"/>
          <w:sz w:val="24"/>
          <w:szCs w:val="24"/>
          <w:rtl/>
        </w:rPr>
        <w:t>مستند وب سرویسهای ارسال اطلاعات و دریافت کد یکتا</w:t>
      </w:r>
      <w:r w:rsidR="00483FB2" w:rsidRPr="00F733A3">
        <w:rPr>
          <w:rFonts w:cs="B Lotus" w:hint="cs"/>
          <w:b/>
          <w:bCs/>
          <w:color w:val="FF0000"/>
          <w:sz w:val="24"/>
          <w:szCs w:val="24"/>
          <w:rtl/>
        </w:rPr>
        <w:t xml:space="preserve"> (نسخه</w:t>
      </w:r>
      <w:r w:rsidR="00A34C71" w:rsidRPr="00F733A3">
        <w:rPr>
          <w:rFonts w:cs="B Lotus" w:hint="cs"/>
          <w:b/>
          <w:bCs/>
          <w:color w:val="FF0000"/>
          <w:sz w:val="24"/>
          <w:szCs w:val="24"/>
          <w:rtl/>
        </w:rPr>
        <w:t xml:space="preserve"> وب سرویس</w:t>
      </w:r>
      <w:r w:rsidR="00483FB2" w:rsidRPr="00F733A3">
        <w:rPr>
          <w:rFonts w:cs="B Lotus" w:hint="cs"/>
          <w:b/>
          <w:bCs/>
          <w:color w:val="FF0000"/>
          <w:sz w:val="24"/>
          <w:szCs w:val="24"/>
          <w:rtl/>
        </w:rPr>
        <w:t xml:space="preserve"> </w:t>
      </w:r>
      <w:r w:rsidR="008C6CCF">
        <w:rPr>
          <w:rFonts w:cs="B Lotus" w:hint="cs"/>
          <w:b/>
          <w:bCs/>
          <w:color w:val="FF0000"/>
          <w:sz w:val="24"/>
          <w:szCs w:val="24"/>
          <w:rtl/>
        </w:rPr>
        <w:t>5.1</w:t>
      </w:r>
      <w:r w:rsidR="00483FB2" w:rsidRPr="00F733A3">
        <w:rPr>
          <w:rFonts w:cs="B Lotus" w:hint="cs"/>
          <w:b/>
          <w:bCs/>
          <w:color w:val="FF0000"/>
          <w:sz w:val="24"/>
          <w:szCs w:val="24"/>
          <w:rtl/>
        </w:rPr>
        <w:t>)</w:t>
      </w:r>
    </w:p>
    <w:p w14:paraId="67BABABA" w14:textId="577F25C2" w:rsidR="00721FAD" w:rsidRPr="00F733A3" w:rsidRDefault="008E12C8" w:rsidP="00BF78BF">
      <w:pPr>
        <w:jc w:val="center"/>
        <w:rPr>
          <w:rFonts w:cs="B Titr"/>
          <w:b/>
          <w:bCs/>
          <w:color w:val="7030A0"/>
          <w:sz w:val="24"/>
          <w:szCs w:val="24"/>
          <w:rtl/>
        </w:rPr>
      </w:pPr>
      <w:r w:rsidRPr="00F733A3">
        <w:rPr>
          <w:rFonts w:cs="B Titr" w:hint="cs"/>
          <w:b/>
          <w:bCs/>
          <w:color w:val="7030A0"/>
          <w:sz w:val="24"/>
          <w:szCs w:val="24"/>
          <w:rtl/>
        </w:rPr>
        <w:t>نسخه</w:t>
      </w:r>
      <w:r w:rsidR="00BE3F8D" w:rsidRPr="00F733A3">
        <w:rPr>
          <w:rFonts w:cs="B Titr" w:hint="cs"/>
          <w:b/>
          <w:bCs/>
          <w:color w:val="7030A0"/>
          <w:sz w:val="24"/>
          <w:szCs w:val="24"/>
          <w:rtl/>
        </w:rPr>
        <w:t xml:space="preserve"> مستند</w:t>
      </w:r>
      <w:r w:rsidR="002B59EF" w:rsidRPr="00F733A3">
        <w:rPr>
          <w:rFonts w:cs="B Titr" w:hint="cs"/>
          <w:b/>
          <w:bCs/>
          <w:color w:val="7030A0"/>
          <w:sz w:val="24"/>
          <w:szCs w:val="24"/>
          <w:rtl/>
        </w:rPr>
        <w:t xml:space="preserve"> </w:t>
      </w:r>
      <w:r w:rsidR="00DD48FA" w:rsidRPr="00F733A3">
        <w:rPr>
          <w:rFonts w:cs="B Titr"/>
          <w:b/>
          <w:bCs/>
          <w:color w:val="7030A0"/>
          <w:sz w:val="24"/>
          <w:szCs w:val="24"/>
        </w:rPr>
        <w:t xml:space="preserve"> </w:t>
      </w:r>
      <w:r w:rsidR="00505080">
        <w:rPr>
          <w:rFonts w:cs="B Titr" w:hint="cs"/>
          <w:b/>
          <w:bCs/>
          <w:color w:val="7030A0"/>
          <w:sz w:val="24"/>
          <w:szCs w:val="24"/>
          <w:rtl/>
        </w:rPr>
        <w:t>5</w:t>
      </w:r>
      <w:r w:rsidR="000A3E9E">
        <w:rPr>
          <w:rFonts w:cs="B Titr" w:hint="cs"/>
          <w:b/>
          <w:bCs/>
          <w:color w:val="7030A0"/>
          <w:sz w:val="24"/>
          <w:szCs w:val="24"/>
          <w:rtl/>
        </w:rPr>
        <w:t>.1</w:t>
      </w:r>
    </w:p>
    <w:p w14:paraId="019A6111" w14:textId="79832C95" w:rsidR="009F26DC" w:rsidRDefault="007A0A25" w:rsidP="009F26DC">
      <w:pPr>
        <w:jc w:val="center"/>
        <w:rPr>
          <w:rFonts w:cs="B Lotus"/>
          <w:b/>
          <w:bCs/>
          <w:sz w:val="24"/>
          <w:szCs w:val="24"/>
          <w:rtl/>
        </w:rPr>
      </w:pPr>
      <w:r>
        <w:rPr>
          <w:rFonts w:cs="B Lotus" w:hint="cs"/>
          <w:b/>
          <w:bCs/>
          <w:sz w:val="24"/>
          <w:szCs w:val="24"/>
          <w:rtl/>
        </w:rPr>
        <w:t>مرکز فاوا بیمه مرکزی ج.ا.ا.</w:t>
      </w:r>
    </w:p>
    <w:p w14:paraId="385244A5" w14:textId="4565BAAE" w:rsidR="007A0A25" w:rsidRPr="00F733A3" w:rsidRDefault="007A0A25" w:rsidP="009F26DC">
      <w:pPr>
        <w:jc w:val="center"/>
        <w:rPr>
          <w:rFonts w:cs="B Lotus"/>
          <w:b/>
          <w:bCs/>
          <w:sz w:val="24"/>
          <w:szCs w:val="24"/>
          <w:rtl/>
        </w:rPr>
      </w:pPr>
      <w:r>
        <w:rPr>
          <w:rFonts w:cs="B Lotus" w:hint="cs"/>
          <w:b/>
          <w:bCs/>
          <w:sz w:val="24"/>
          <w:szCs w:val="24"/>
          <w:rtl/>
        </w:rPr>
        <w:t>اداره توسعه و پشتیبانی سنهاب</w:t>
      </w:r>
    </w:p>
    <w:p w14:paraId="1A8A8772" w14:textId="5F14ECA1" w:rsidR="00721FAD" w:rsidRPr="00F733A3" w:rsidRDefault="008C6CCF" w:rsidP="00A51F2A">
      <w:pPr>
        <w:jc w:val="center"/>
        <w:rPr>
          <w:rFonts w:cs="B Lotus"/>
          <w:b/>
          <w:bCs/>
          <w:sz w:val="32"/>
          <w:szCs w:val="32"/>
        </w:rPr>
      </w:pPr>
      <w:r>
        <w:rPr>
          <w:rFonts w:cs="B Lotus" w:hint="cs"/>
          <w:b/>
          <w:bCs/>
          <w:color w:val="FF0000"/>
          <w:sz w:val="24"/>
          <w:szCs w:val="24"/>
          <w:rtl/>
        </w:rPr>
        <w:t>اسفند</w:t>
      </w:r>
      <w:r w:rsidR="00297CA5" w:rsidRPr="007B0407">
        <w:rPr>
          <w:rFonts w:cs="B Lotus" w:hint="cs"/>
          <w:b/>
          <w:bCs/>
          <w:color w:val="FF0000"/>
          <w:sz w:val="24"/>
          <w:szCs w:val="24"/>
          <w:rtl/>
        </w:rPr>
        <w:t xml:space="preserve"> </w:t>
      </w:r>
      <w:r w:rsidR="000D73D4" w:rsidRPr="007B0407">
        <w:rPr>
          <w:rFonts w:cs="B Lotus" w:hint="cs"/>
          <w:b/>
          <w:bCs/>
          <w:color w:val="FF0000"/>
          <w:sz w:val="24"/>
          <w:szCs w:val="24"/>
          <w:rtl/>
        </w:rPr>
        <w:t xml:space="preserve"> </w:t>
      </w:r>
      <w:r w:rsidR="00A51F2A">
        <w:rPr>
          <w:rFonts w:cs="B Lotus" w:hint="cs"/>
          <w:b/>
          <w:bCs/>
          <w:sz w:val="24"/>
          <w:szCs w:val="24"/>
          <w:rtl/>
        </w:rPr>
        <w:t>1400</w:t>
      </w:r>
      <w:r w:rsidR="009B792B" w:rsidRPr="00F733A3">
        <w:rPr>
          <w:rFonts w:cs="B Lotus" w:hint="cs"/>
          <w:b/>
          <w:bCs/>
          <w:sz w:val="24"/>
          <w:szCs w:val="24"/>
          <w:rtl/>
        </w:rPr>
        <w:t xml:space="preserve"> </w:t>
      </w:r>
    </w:p>
    <w:p w14:paraId="052318D0" w14:textId="77777777" w:rsidR="009961D0" w:rsidRDefault="009961D0">
      <w:pPr>
        <w:bidi w:val="0"/>
        <w:rPr>
          <w:rFonts w:cs="B Lotus"/>
          <w:b/>
          <w:bCs/>
          <w:sz w:val="32"/>
          <w:szCs w:val="32"/>
          <w:rtl/>
        </w:rPr>
      </w:pPr>
      <w:r>
        <w:rPr>
          <w:rFonts w:cs="B Lotus"/>
          <w:b/>
          <w:bCs/>
          <w:sz w:val="32"/>
          <w:szCs w:val="32"/>
          <w:rtl/>
        </w:rPr>
        <w:br w:type="page"/>
      </w:r>
    </w:p>
    <w:p w14:paraId="723C0E1E" w14:textId="77777777" w:rsidR="00A24037" w:rsidRPr="00A24037" w:rsidRDefault="00BF5A55" w:rsidP="00A24037">
      <w:pPr>
        <w:pStyle w:val="TOCHeading"/>
        <w:rPr>
          <w:rFonts w:asciiTheme="majorBidi" w:eastAsiaTheme="minorHAnsi" w:hAnsiTheme="majorBidi" w:cs="B Lotus"/>
          <w:color w:val="auto"/>
          <w:sz w:val="28"/>
          <w:szCs w:val="28"/>
          <w:lang w:bidi="fa-IR"/>
        </w:rPr>
      </w:pPr>
      <w:r w:rsidRPr="00F733A3">
        <w:rPr>
          <w:rFonts w:cs="B Lotus" w:hint="cs"/>
          <w:b/>
          <w:bCs/>
          <w:rtl/>
        </w:rPr>
        <w:lastRenderedPageBreak/>
        <w:t>فهرست مطالب</w:t>
      </w:r>
      <w:r w:rsidR="00A24037" w:rsidRPr="00A24037">
        <w:rPr>
          <w:rFonts w:asciiTheme="majorBidi" w:eastAsiaTheme="minorHAnsi" w:hAnsiTheme="majorBidi" w:cs="B Lotus"/>
          <w:color w:val="auto"/>
          <w:sz w:val="24"/>
          <w:szCs w:val="24"/>
          <w:lang w:bidi="fa-IR"/>
        </w:rPr>
        <w:t xml:space="preserve"> </w:t>
      </w:r>
    </w:p>
    <w:sdt>
      <w:sdtPr>
        <w:rPr>
          <w:rFonts w:ascii="Times New Roman" w:eastAsiaTheme="minorHAnsi" w:hAnsi="Times New Roman" w:cs="B Lotus"/>
          <w:b/>
          <w:bCs/>
          <w:caps/>
          <w:noProof/>
          <w:color w:val="auto"/>
          <w:sz w:val="28"/>
          <w:szCs w:val="28"/>
          <w:lang w:bidi="fa-IR"/>
        </w:rPr>
        <w:id w:val="-1190142565"/>
        <w:docPartObj>
          <w:docPartGallery w:val="Table of Contents"/>
          <w:docPartUnique/>
        </w:docPartObj>
      </w:sdtPr>
      <w:sdtEndPr>
        <w:rPr>
          <w:rtl/>
        </w:rPr>
      </w:sdtEndPr>
      <w:sdtContent>
        <w:p w14:paraId="3F0A2BD3" w14:textId="0AFA59DD" w:rsidR="00A24037" w:rsidRPr="002268EF" w:rsidRDefault="00A24037" w:rsidP="00C375EF">
          <w:pPr>
            <w:pStyle w:val="TOCHeading"/>
            <w:ind w:right="-472" w:hanging="284"/>
            <w:rPr>
              <w:rFonts w:ascii="Times New Roman" w:hAnsi="Times New Roman" w:cs="B Lotus"/>
              <w:sz w:val="28"/>
              <w:szCs w:val="28"/>
            </w:rPr>
          </w:pPr>
          <w:r w:rsidRPr="002268EF">
            <w:rPr>
              <w:rFonts w:ascii="Times New Roman" w:hAnsi="Times New Roman" w:cs="B Lotus"/>
              <w:sz w:val="28"/>
              <w:szCs w:val="28"/>
            </w:rPr>
            <w:t>Contents</w:t>
          </w:r>
        </w:p>
        <w:p w14:paraId="5C2E8626" w14:textId="5504100E" w:rsidR="002268EF" w:rsidRPr="002268EF" w:rsidRDefault="00A24037">
          <w:pPr>
            <w:pStyle w:val="TOC1"/>
            <w:rPr>
              <w:rFonts w:ascii="Times New Roman" w:eastAsiaTheme="minorEastAsia" w:hAnsi="Times New Roman" w:cs="B Lotus"/>
              <w:b w:val="0"/>
              <w:bCs w:val="0"/>
              <w:caps w:val="0"/>
              <w:sz w:val="28"/>
              <w:szCs w:val="28"/>
              <w:rtl/>
              <w:lang w:bidi="ar-SA"/>
            </w:rPr>
          </w:pPr>
          <w:r w:rsidRPr="002268EF">
            <w:rPr>
              <w:rFonts w:ascii="Times New Roman" w:hAnsi="Times New Roman" w:cs="B Lotus"/>
              <w:b w:val="0"/>
              <w:bCs w:val="0"/>
              <w:sz w:val="28"/>
              <w:szCs w:val="28"/>
            </w:rPr>
            <w:fldChar w:fldCharType="begin"/>
          </w:r>
          <w:r w:rsidRPr="002268EF">
            <w:rPr>
              <w:rFonts w:ascii="Times New Roman" w:hAnsi="Times New Roman" w:cs="B Lotus"/>
              <w:b w:val="0"/>
              <w:bCs w:val="0"/>
              <w:sz w:val="28"/>
              <w:szCs w:val="28"/>
            </w:rPr>
            <w:instrText xml:space="preserve"> TOC \o "1-3" \h \z \u </w:instrText>
          </w:r>
          <w:r w:rsidRPr="002268EF">
            <w:rPr>
              <w:rFonts w:ascii="Times New Roman" w:hAnsi="Times New Roman" w:cs="B Lotus"/>
              <w:b w:val="0"/>
              <w:bCs w:val="0"/>
              <w:sz w:val="28"/>
              <w:szCs w:val="28"/>
            </w:rPr>
            <w:fldChar w:fldCharType="separate"/>
          </w:r>
          <w:hyperlink w:anchor="_Toc38109465" w:history="1">
            <w:r w:rsidR="002268EF" w:rsidRPr="002268EF">
              <w:rPr>
                <w:rStyle w:val="Hyperlink"/>
                <w:rFonts w:ascii="Times New Roman" w:hAnsi="Times New Roman" w:cs="B Lotus"/>
                <w:b w:val="0"/>
                <w:bCs w:val="0"/>
                <w:sz w:val="28"/>
                <w:szCs w:val="28"/>
                <w:rtl/>
              </w:rPr>
              <w:t>مقدمه</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Toc38109465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1</w:t>
            </w:r>
            <w:r w:rsidR="002268EF" w:rsidRPr="002268EF">
              <w:rPr>
                <w:rFonts w:ascii="Times New Roman" w:hAnsi="Times New Roman" w:cs="B Lotus"/>
                <w:b w:val="0"/>
                <w:bCs w:val="0"/>
                <w:webHidden/>
                <w:sz w:val="28"/>
                <w:szCs w:val="28"/>
                <w:rtl/>
              </w:rPr>
              <w:fldChar w:fldCharType="end"/>
            </w:r>
          </w:hyperlink>
        </w:p>
        <w:p w14:paraId="7FDD3B5D" w14:textId="5D3CD308"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466" w:history="1">
            <w:r w:rsidR="002268EF" w:rsidRPr="002268EF">
              <w:rPr>
                <w:rStyle w:val="Hyperlink"/>
                <w:rFonts w:ascii="Times New Roman" w:hAnsi="Times New Roman" w:cs="B Lotus"/>
                <w:b w:val="0"/>
                <w:bCs w:val="0"/>
                <w:sz w:val="28"/>
                <w:szCs w:val="28"/>
                <w:rtl/>
              </w:rPr>
              <w:t>اهداف اجرای طرح</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Toc38109466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1</w:t>
            </w:r>
            <w:r w:rsidR="002268EF" w:rsidRPr="002268EF">
              <w:rPr>
                <w:rFonts w:ascii="Times New Roman" w:hAnsi="Times New Roman" w:cs="B Lotus"/>
                <w:b w:val="0"/>
                <w:bCs w:val="0"/>
                <w:webHidden/>
                <w:sz w:val="28"/>
                <w:szCs w:val="28"/>
                <w:rtl/>
              </w:rPr>
              <w:fldChar w:fldCharType="end"/>
            </w:r>
          </w:hyperlink>
        </w:p>
        <w:p w14:paraId="653B5DA3" w14:textId="4749811C"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67" w:history="1">
            <w:r w:rsidR="002268EF" w:rsidRPr="002268EF">
              <w:rPr>
                <w:rStyle w:val="Hyperlink"/>
                <w:rFonts w:ascii="Times New Roman" w:hAnsi="Times New Roman" w:cs="B Lotus"/>
                <w:b w:val="0"/>
                <w:bCs w:val="0"/>
                <w:noProof/>
                <w:sz w:val="28"/>
                <w:szCs w:val="28"/>
                <w:rtl/>
              </w:rPr>
              <w:t>تغییرات و موارد حذف واضافه شده در نسخه شماره 5 وب سرویس</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Toc38109467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4</w:t>
            </w:r>
            <w:r w:rsidR="002268EF" w:rsidRPr="002268EF">
              <w:rPr>
                <w:rFonts w:ascii="Times New Roman" w:hAnsi="Times New Roman" w:cs="B Lotus"/>
                <w:b w:val="0"/>
                <w:bCs w:val="0"/>
                <w:noProof/>
                <w:webHidden/>
                <w:sz w:val="28"/>
                <w:szCs w:val="28"/>
                <w:rtl/>
              </w:rPr>
              <w:fldChar w:fldCharType="end"/>
            </w:r>
          </w:hyperlink>
        </w:p>
        <w:p w14:paraId="318423FC" w14:textId="53B3D1A7"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468" w:history="1">
            <w:r w:rsidR="002268EF" w:rsidRPr="002268EF">
              <w:rPr>
                <w:rStyle w:val="Hyperlink"/>
                <w:rFonts w:ascii="Times New Roman" w:hAnsi="Times New Roman" w:cs="B Lotus"/>
                <w:b w:val="0"/>
                <w:bCs w:val="0"/>
                <w:sz w:val="28"/>
                <w:szCs w:val="28"/>
                <w:rtl/>
              </w:rPr>
              <w:t xml:space="preserve">بخش اول: مستند فیلدهای کلاس بیمه نامه والحاقیه رشته خودرو </w:t>
            </w:r>
            <w:r w:rsidR="002268EF" w:rsidRPr="002268EF">
              <w:rPr>
                <w:rStyle w:val="Hyperlink"/>
                <w:rFonts w:ascii="Times New Roman" w:hAnsi="Times New Roman" w:cs="Times New Roman" w:hint="cs"/>
                <w:b w:val="0"/>
                <w:bCs w:val="0"/>
                <w:sz w:val="28"/>
                <w:szCs w:val="28"/>
                <w:rtl/>
              </w:rPr>
              <w:t>–</w:t>
            </w:r>
            <w:r w:rsidR="002268EF" w:rsidRPr="002268EF">
              <w:rPr>
                <w:rStyle w:val="Hyperlink"/>
                <w:rFonts w:ascii="Times New Roman" w:hAnsi="Times New Roman" w:cs="B Lotus"/>
                <w:b w:val="0"/>
                <w:bCs w:val="0"/>
                <w:sz w:val="28"/>
                <w:szCs w:val="28"/>
                <w:rtl/>
              </w:rPr>
              <w:t xml:space="preserve"> </w:t>
            </w:r>
            <w:r w:rsidR="002268EF" w:rsidRPr="002268EF">
              <w:rPr>
                <w:rStyle w:val="Hyperlink"/>
                <w:rFonts w:ascii="Times New Roman" w:hAnsi="Times New Roman" w:cs="B Lotus" w:hint="cs"/>
                <w:b w:val="0"/>
                <w:bCs w:val="0"/>
                <w:sz w:val="28"/>
                <w:szCs w:val="28"/>
                <w:rtl/>
              </w:rPr>
              <w:t>ثالث</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Toc38109468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6</w:t>
            </w:r>
            <w:r w:rsidR="002268EF" w:rsidRPr="002268EF">
              <w:rPr>
                <w:rFonts w:ascii="Times New Roman" w:hAnsi="Times New Roman" w:cs="B Lotus"/>
                <w:b w:val="0"/>
                <w:bCs w:val="0"/>
                <w:webHidden/>
                <w:sz w:val="28"/>
                <w:szCs w:val="28"/>
                <w:rtl/>
              </w:rPr>
              <w:fldChar w:fldCharType="end"/>
            </w:r>
          </w:hyperlink>
        </w:p>
        <w:p w14:paraId="3565585C" w14:textId="2437CF45"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69" w:history="1">
            <w:r w:rsidR="002268EF" w:rsidRPr="002268EF">
              <w:rPr>
                <w:rStyle w:val="Hyperlink"/>
                <w:rFonts w:ascii="Times New Roman" w:hAnsi="Times New Roman" w:cs="B Lotus"/>
                <w:b w:val="0"/>
                <w:bCs w:val="0"/>
                <w:noProof/>
                <w:sz w:val="28"/>
                <w:szCs w:val="28"/>
                <w:rtl/>
              </w:rPr>
              <w:t xml:space="preserve">آدرس وب‌ سرویس </w:t>
            </w:r>
            <w:r w:rsidR="002268EF" w:rsidRPr="002268EF">
              <w:rPr>
                <w:rStyle w:val="Hyperlink"/>
                <w:rFonts w:ascii="Times New Roman" w:hAnsi="Times New Roman" w:cs="B Lotus"/>
                <w:b w:val="0"/>
                <w:bCs w:val="0"/>
                <w:noProof/>
                <w:sz w:val="28"/>
                <w:szCs w:val="28"/>
              </w:rPr>
              <w:t>WbsCarPlcy</w:t>
            </w:r>
            <w:r w:rsidR="002268EF" w:rsidRPr="002268EF">
              <w:rPr>
                <w:rStyle w:val="Hyperlink"/>
                <w:rFonts w:ascii="Times New Roman" w:hAnsi="Times New Roman" w:cs="B Lotus"/>
                <w:b w:val="0"/>
                <w:bCs w:val="0"/>
                <w:noProof/>
                <w:sz w:val="28"/>
                <w:szCs w:val="28"/>
                <w:rtl/>
              </w:rPr>
              <w:t>: ثبت بیمه نامه های ثالث اتومبیل نسخه 5</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Toc38109469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6</w:t>
            </w:r>
            <w:r w:rsidR="002268EF" w:rsidRPr="002268EF">
              <w:rPr>
                <w:rFonts w:ascii="Times New Roman" w:hAnsi="Times New Roman" w:cs="B Lotus"/>
                <w:b w:val="0"/>
                <w:bCs w:val="0"/>
                <w:noProof/>
                <w:webHidden/>
                <w:sz w:val="28"/>
                <w:szCs w:val="28"/>
                <w:rtl/>
              </w:rPr>
              <w:fldChar w:fldCharType="end"/>
            </w:r>
          </w:hyperlink>
        </w:p>
        <w:p w14:paraId="0BFB84C9" w14:textId="4AF1EBD3"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70" w:history="1">
            <w:r w:rsidR="002268EF" w:rsidRPr="002268EF">
              <w:rPr>
                <w:rStyle w:val="Hyperlink"/>
                <w:rFonts w:ascii="Times New Roman" w:hAnsi="Times New Roman" w:cs="B Lotus"/>
                <w:b w:val="0"/>
                <w:bCs w:val="0"/>
                <w:noProof/>
                <w:sz w:val="28"/>
                <w:szCs w:val="28"/>
                <w:rtl/>
              </w:rPr>
              <w:t xml:space="preserve">جدول فیلدهای اطلاعاتی کلاس بیمه نامه و الحاقیه </w:t>
            </w:r>
            <w:r w:rsidR="002268EF" w:rsidRPr="002268EF">
              <w:rPr>
                <w:rStyle w:val="Hyperlink"/>
                <w:rFonts w:ascii="Times New Roman" w:hAnsi="Times New Roman" w:cs="B Lotus"/>
                <w:b w:val="0"/>
                <w:bCs w:val="0"/>
                <w:noProof/>
                <w:sz w:val="28"/>
                <w:szCs w:val="28"/>
              </w:rPr>
              <w:t>(WbsCarPlcyReq)</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Toc38109470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6</w:t>
            </w:r>
            <w:r w:rsidR="002268EF" w:rsidRPr="002268EF">
              <w:rPr>
                <w:rFonts w:ascii="Times New Roman" w:hAnsi="Times New Roman" w:cs="B Lotus"/>
                <w:b w:val="0"/>
                <w:bCs w:val="0"/>
                <w:noProof/>
                <w:webHidden/>
                <w:sz w:val="28"/>
                <w:szCs w:val="28"/>
                <w:rtl/>
              </w:rPr>
              <w:fldChar w:fldCharType="end"/>
            </w:r>
          </w:hyperlink>
        </w:p>
        <w:p w14:paraId="4B21D1CF" w14:textId="39156A06"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71" w:history="1">
            <w:r w:rsidR="002268EF" w:rsidRPr="002268EF">
              <w:rPr>
                <w:rStyle w:val="Hyperlink"/>
                <w:rFonts w:ascii="Times New Roman" w:hAnsi="Times New Roman" w:cs="B Lotus"/>
                <w:b w:val="0"/>
                <w:bCs w:val="0"/>
                <w:noProof/>
                <w:sz w:val="28"/>
                <w:szCs w:val="28"/>
                <w:rtl/>
              </w:rPr>
              <w:t>جدول اطلاعات راننده</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Toc38109471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27</w:t>
            </w:r>
            <w:r w:rsidR="002268EF" w:rsidRPr="002268EF">
              <w:rPr>
                <w:rFonts w:ascii="Times New Roman" w:hAnsi="Times New Roman" w:cs="B Lotus"/>
                <w:b w:val="0"/>
                <w:bCs w:val="0"/>
                <w:noProof/>
                <w:webHidden/>
                <w:sz w:val="28"/>
                <w:szCs w:val="28"/>
                <w:rtl/>
              </w:rPr>
              <w:fldChar w:fldCharType="end"/>
            </w:r>
          </w:hyperlink>
        </w:p>
        <w:p w14:paraId="6B7AD447" w14:textId="11FC30DB"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72" w:history="1">
            <w:r w:rsidR="002268EF" w:rsidRPr="002268EF">
              <w:rPr>
                <w:rStyle w:val="Hyperlink"/>
                <w:rFonts w:ascii="Times New Roman" w:hAnsi="Times New Roman" w:cs="B Lotus"/>
                <w:b w:val="0"/>
                <w:bCs w:val="0"/>
                <w:noProof/>
                <w:sz w:val="28"/>
                <w:szCs w:val="28"/>
                <w:rtl/>
              </w:rPr>
              <w:t>جدول اطلاعات اقساط</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Toc38109472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27</w:t>
            </w:r>
            <w:r w:rsidR="002268EF" w:rsidRPr="002268EF">
              <w:rPr>
                <w:rFonts w:ascii="Times New Roman" w:hAnsi="Times New Roman" w:cs="B Lotus"/>
                <w:b w:val="0"/>
                <w:bCs w:val="0"/>
                <w:noProof/>
                <w:webHidden/>
                <w:sz w:val="28"/>
                <w:szCs w:val="28"/>
                <w:rtl/>
              </w:rPr>
              <w:fldChar w:fldCharType="end"/>
            </w:r>
          </w:hyperlink>
        </w:p>
        <w:p w14:paraId="622E9F14" w14:textId="2BA24222"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73" w:history="1">
            <w:r w:rsidR="002268EF" w:rsidRPr="002268EF">
              <w:rPr>
                <w:rStyle w:val="Hyperlink"/>
                <w:rFonts w:ascii="Times New Roman" w:hAnsi="Times New Roman" w:cs="B Lotus"/>
                <w:b w:val="0"/>
                <w:bCs w:val="0"/>
                <w:noProof/>
                <w:sz w:val="28"/>
                <w:szCs w:val="28"/>
                <w:rtl/>
              </w:rPr>
              <w:t>جدول کد شرکتهای بیمه:</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Toc38109473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28</w:t>
            </w:r>
            <w:r w:rsidR="002268EF" w:rsidRPr="002268EF">
              <w:rPr>
                <w:rFonts w:ascii="Times New Roman" w:hAnsi="Times New Roman" w:cs="B Lotus"/>
                <w:b w:val="0"/>
                <w:bCs w:val="0"/>
                <w:noProof/>
                <w:webHidden/>
                <w:sz w:val="28"/>
                <w:szCs w:val="28"/>
                <w:rtl/>
              </w:rPr>
              <w:fldChar w:fldCharType="end"/>
            </w:r>
          </w:hyperlink>
        </w:p>
        <w:p w14:paraId="3199A2B3" w14:textId="4D15A43B"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74" w:history="1">
            <w:r w:rsidR="002268EF" w:rsidRPr="002268EF">
              <w:rPr>
                <w:rStyle w:val="Hyperlink"/>
                <w:rFonts w:ascii="Times New Roman" w:hAnsi="Times New Roman" w:cs="B Lotus"/>
                <w:b w:val="0"/>
                <w:bCs w:val="0"/>
                <w:noProof/>
                <w:sz w:val="28"/>
                <w:szCs w:val="28"/>
                <w:rtl/>
              </w:rPr>
              <w:t>جدول کدتغییرات نرخ براساس ن</w:t>
            </w:r>
            <w:bookmarkStart w:id="1" w:name="_GoBack"/>
            <w:bookmarkEnd w:id="1"/>
            <w:r w:rsidR="002268EF" w:rsidRPr="002268EF">
              <w:rPr>
                <w:rStyle w:val="Hyperlink"/>
                <w:rFonts w:ascii="Times New Roman" w:hAnsi="Times New Roman" w:cs="B Lotus"/>
                <w:b w:val="0"/>
                <w:bCs w:val="0"/>
                <w:noProof/>
                <w:sz w:val="28"/>
                <w:szCs w:val="28"/>
                <w:rtl/>
              </w:rPr>
              <w:t>وع کاربری:</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Toc38109474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30</w:t>
            </w:r>
            <w:r w:rsidR="002268EF" w:rsidRPr="002268EF">
              <w:rPr>
                <w:rFonts w:ascii="Times New Roman" w:hAnsi="Times New Roman" w:cs="B Lotus"/>
                <w:b w:val="0"/>
                <w:bCs w:val="0"/>
                <w:noProof/>
                <w:webHidden/>
                <w:sz w:val="28"/>
                <w:szCs w:val="28"/>
                <w:rtl/>
              </w:rPr>
              <w:fldChar w:fldCharType="end"/>
            </w:r>
          </w:hyperlink>
        </w:p>
        <w:p w14:paraId="6E037E19" w14:textId="20E06941"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75" w:history="1">
            <w:r w:rsidR="002268EF" w:rsidRPr="002268EF">
              <w:rPr>
                <w:rStyle w:val="Hyperlink"/>
                <w:rFonts w:ascii="Times New Roman" w:hAnsi="Times New Roman" w:cs="B Lotus"/>
                <w:b w:val="0"/>
                <w:bCs w:val="0"/>
                <w:noProof/>
                <w:sz w:val="28"/>
                <w:szCs w:val="28"/>
                <w:rtl/>
              </w:rPr>
              <w:t>جدول کد نوع گروه بندی وسیله نقلیه:</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Toc38109475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31</w:t>
            </w:r>
            <w:r w:rsidR="002268EF" w:rsidRPr="002268EF">
              <w:rPr>
                <w:rFonts w:ascii="Times New Roman" w:hAnsi="Times New Roman" w:cs="B Lotus"/>
                <w:b w:val="0"/>
                <w:bCs w:val="0"/>
                <w:noProof/>
                <w:webHidden/>
                <w:sz w:val="28"/>
                <w:szCs w:val="28"/>
                <w:rtl/>
              </w:rPr>
              <w:fldChar w:fldCharType="end"/>
            </w:r>
          </w:hyperlink>
        </w:p>
        <w:p w14:paraId="17097374" w14:textId="200AA6EB"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76" w:history="1">
            <w:r w:rsidR="002268EF" w:rsidRPr="002268EF">
              <w:rPr>
                <w:rStyle w:val="Hyperlink"/>
                <w:rFonts w:ascii="Times New Roman" w:hAnsi="Times New Roman" w:cs="B Lotus"/>
                <w:b w:val="0"/>
                <w:bCs w:val="0"/>
                <w:noProof/>
                <w:sz w:val="28"/>
                <w:szCs w:val="28"/>
                <w:rtl/>
              </w:rPr>
              <w:t>جدول کد نوع پلاک:</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Toc38109476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32</w:t>
            </w:r>
            <w:r w:rsidR="002268EF" w:rsidRPr="002268EF">
              <w:rPr>
                <w:rFonts w:ascii="Times New Roman" w:hAnsi="Times New Roman" w:cs="B Lotus"/>
                <w:b w:val="0"/>
                <w:bCs w:val="0"/>
                <w:noProof/>
                <w:webHidden/>
                <w:sz w:val="28"/>
                <w:szCs w:val="28"/>
                <w:rtl/>
              </w:rPr>
              <w:fldChar w:fldCharType="end"/>
            </w:r>
          </w:hyperlink>
        </w:p>
        <w:p w14:paraId="609EF20B" w14:textId="2D737224"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77" w:history="1">
            <w:r w:rsidR="002268EF" w:rsidRPr="002268EF">
              <w:rPr>
                <w:rStyle w:val="Hyperlink"/>
                <w:rFonts w:ascii="Times New Roman" w:hAnsi="Times New Roman" w:cs="B Lotus"/>
                <w:b w:val="0"/>
                <w:bCs w:val="0"/>
                <w:noProof/>
                <w:sz w:val="28"/>
                <w:szCs w:val="28"/>
                <w:rtl/>
              </w:rPr>
              <w:t>جدول حروف پلاک استاندارد:</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Toc38109477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32</w:t>
            </w:r>
            <w:r w:rsidR="002268EF" w:rsidRPr="002268EF">
              <w:rPr>
                <w:rFonts w:ascii="Times New Roman" w:hAnsi="Times New Roman" w:cs="B Lotus"/>
                <w:b w:val="0"/>
                <w:bCs w:val="0"/>
                <w:noProof/>
                <w:webHidden/>
                <w:sz w:val="28"/>
                <w:szCs w:val="28"/>
                <w:rtl/>
              </w:rPr>
              <w:fldChar w:fldCharType="end"/>
            </w:r>
          </w:hyperlink>
        </w:p>
        <w:p w14:paraId="4CB88615" w14:textId="227FE69A"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78" w:history="1">
            <w:r w:rsidR="002268EF" w:rsidRPr="002268EF">
              <w:rPr>
                <w:rStyle w:val="Hyperlink"/>
                <w:rFonts w:ascii="Times New Roman" w:hAnsi="Times New Roman" w:cs="B Lotus"/>
                <w:b w:val="0"/>
                <w:bCs w:val="0"/>
                <w:noProof/>
                <w:sz w:val="28"/>
                <w:szCs w:val="28"/>
                <w:rtl/>
              </w:rPr>
              <w:t>جدول نوع بیمه نامه بر اساس مدت بیمه نامه:</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Toc38109478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34</w:t>
            </w:r>
            <w:r w:rsidR="002268EF" w:rsidRPr="002268EF">
              <w:rPr>
                <w:rFonts w:ascii="Times New Roman" w:hAnsi="Times New Roman" w:cs="B Lotus"/>
                <w:b w:val="0"/>
                <w:bCs w:val="0"/>
                <w:noProof/>
                <w:webHidden/>
                <w:sz w:val="28"/>
                <w:szCs w:val="28"/>
                <w:rtl/>
              </w:rPr>
              <w:fldChar w:fldCharType="end"/>
            </w:r>
          </w:hyperlink>
        </w:p>
        <w:p w14:paraId="5DFCB7A8" w14:textId="7526F0B9"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79" w:history="1">
            <w:r w:rsidR="002268EF" w:rsidRPr="002268EF">
              <w:rPr>
                <w:rStyle w:val="Hyperlink"/>
                <w:rFonts w:ascii="Times New Roman" w:hAnsi="Times New Roman" w:cs="B Lotus"/>
                <w:b w:val="0"/>
                <w:bCs w:val="0"/>
                <w:noProof/>
                <w:sz w:val="28"/>
                <w:szCs w:val="28"/>
                <w:rtl/>
              </w:rPr>
              <w:t>جدول کد نوع الحاقیه استاندارد:</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Toc38109479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34</w:t>
            </w:r>
            <w:r w:rsidR="002268EF" w:rsidRPr="002268EF">
              <w:rPr>
                <w:rFonts w:ascii="Times New Roman" w:hAnsi="Times New Roman" w:cs="B Lotus"/>
                <w:b w:val="0"/>
                <w:bCs w:val="0"/>
                <w:noProof/>
                <w:webHidden/>
                <w:sz w:val="28"/>
                <w:szCs w:val="28"/>
                <w:rtl/>
              </w:rPr>
              <w:fldChar w:fldCharType="end"/>
            </w:r>
          </w:hyperlink>
        </w:p>
        <w:p w14:paraId="431E94AD" w14:textId="72327671"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80" w:history="1">
            <w:r w:rsidR="002268EF" w:rsidRPr="002268EF">
              <w:rPr>
                <w:rStyle w:val="Hyperlink"/>
                <w:rFonts w:ascii="Times New Roman" w:hAnsi="Times New Roman" w:cs="B Lotus"/>
                <w:b w:val="0"/>
                <w:bCs w:val="0"/>
                <w:noProof/>
                <w:sz w:val="28"/>
                <w:szCs w:val="28"/>
                <w:rtl/>
              </w:rPr>
              <w:t>جدول کد علت صدور الحاقیه:</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Toc38109480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35</w:t>
            </w:r>
            <w:r w:rsidR="002268EF" w:rsidRPr="002268EF">
              <w:rPr>
                <w:rFonts w:ascii="Times New Roman" w:hAnsi="Times New Roman" w:cs="B Lotus"/>
                <w:b w:val="0"/>
                <w:bCs w:val="0"/>
                <w:noProof/>
                <w:webHidden/>
                <w:sz w:val="28"/>
                <w:szCs w:val="28"/>
                <w:rtl/>
              </w:rPr>
              <w:fldChar w:fldCharType="end"/>
            </w:r>
          </w:hyperlink>
        </w:p>
        <w:p w14:paraId="073A993A" w14:textId="24C91A63"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81" w:history="1">
            <w:r w:rsidR="002268EF" w:rsidRPr="002268EF">
              <w:rPr>
                <w:rStyle w:val="Hyperlink"/>
                <w:rFonts w:ascii="Times New Roman" w:hAnsi="Times New Roman" w:cs="B Lotus"/>
                <w:b w:val="0"/>
                <w:bCs w:val="0"/>
                <w:noProof/>
                <w:sz w:val="28"/>
                <w:szCs w:val="28"/>
                <w:rtl/>
              </w:rPr>
              <w:t>جدول کد شهر:</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Toc38109481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35</w:t>
            </w:r>
            <w:r w:rsidR="002268EF" w:rsidRPr="002268EF">
              <w:rPr>
                <w:rFonts w:ascii="Times New Roman" w:hAnsi="Times New Roman" w:cs="B Lotus"/>
                <w:b w:val="0"/>
                <w:bCs w:val="0"/>
                <w:noProof/>
                <w:webHidden/>
                <w:sz w:val="28"/>
                <w:szCs w:val="28"/>
                <w:rtl/>
              </w:rPr>
              <w:fldChar w:fldCharType="end"/>
            </w:r>
          </w:hyperlink>
        </w:p>
        <w:p w14:paraId="6E14FA85" w14:textId="0306DC43"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82" w:history="1">
            <w:r w:rsidR="002268EF" w:rsidRPr="002268EF">
              <w:rPr>
                <w:rStyle w:val="Hyperlink"/>
                <w:rFonts w:ascii="Times New Roman" w:hAnsi="Times New Roman" w:cs="B Lotus"/>
                <w:b w:val="0"/>
                <w:bCs w:val="0"/>
                <w:noProof/>
                <w:sz w:val="28"/>
                <w:szCs w:val="28"/>
                <w:rtl/>
              </w:rPr>
              <w:t>جدول نوع وسیله نقلیه (استاندارد شده در بیمه مرکزی)-در ورودی سرویس دریافت نمی شود</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Toc38109482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78</w:t>
            </w:r>
            <w:r w:rsidR="002268EF" w:rsidRPr="002268EF">
              <w:rPr>
                <w:rFonts w:ascii="Times New Roman" w:hAnsi="Times New Roman" w:cs="B Lotus"/>
                <w:b w:val="0"/>
                <w:bCs w:val="0"/>
                <w:noProof/>
                <w:webHidden/>
                <w:sz w:val="28"/>
                <w:szCs w:val="28"/>
                <w:rtl/>
              </w:rPr>
              <w:fldChar w:fldCharType="end"/>
            </w:r>
          </w:hyperlink>
        </w:p>
        <w:p w14:paraId="35DB9FDA" w14:textId="4A16B235"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83" w:history="1">
            <w:r w:rsidR="002268EF" w:rsidRPr="002268EF">
              <w:rPr>
                <w:rStyle w:val="Hyperlink"/>
                <w:rFonts w:ascii="Times New Roman" w:hAnsi="Times New Roman" w:cs="B Lotus"/>
                <w:b w:val="0"/>
                <w:bCs w:val="0"/>
                <w:noProof/>
                <w:sz w:val="28"/>
                <w:szCs w:val="28"/>
                <w:rtl/>
              </w:rPr>
              <w:t>جدول کد کشورهای سازنده خودرو:</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Toc38109483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78</w:t>
            </w:r>
            <w:r w:rsidR="002268EF" w:rsidRPr="002268EF">
              <w:rPr>
                <w:rFonts w:ascii="Times New Roman" w:hAnsi="Times New Roman" w:cs="B Lotus"/>
                <w:b w:val="0"/>
                <w:bCs w:val="0"/>
                <w:noProof/>
                <w:webHidden/>
                <w:sz w:val="28"/>
                <w:szCs w:val="28"/>
                <w:rtl/>
              </w:rPr>
              <w:fldChar w:fldCharType="end"/>
            </w:r>
          </w:hyperlink>
        </w:p>
        <w:p w14:paraId="45903873" w14:textId="3A07F013"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84" w:history="1">
            <w:r w:rsidR="002268EF" w:rsidRPr="002268EF">
              <w:rPr>
                <w:rStyle w:val="Hyperlink"/>
                <w:rFonts w:ascii="Times New Roman" w:hAnsi="Times New Roman" w:cs="B Lotus"/>
                <w:b w:val="0"/>
                <w:bCs w:val="0"/>
                <w:noProof/>
                <w:sz w:val="28"/>
                <w:szCs w:val="28"/>
                <w:rtl/>
              </w:rPr>
              <w:t>جدول کد سیست</w:t>
            </w:r>
            <w:r w:rsidR="002268EF" w:rsidRPr="002268EF">
              <w:rPr>
                <w:rStyle w:val="Hyperlink"/>
                <w:rFonts w:ascii="Times New Roman" w:hAnsi="Times New Roman" w:cs="B Lotus"/>
                <w:b w:val="0"/>
                <w:bCs w:val="0"/>
                <w:noProof/>
                <w:sz w:val="28"/>
                <w:szCs w:val="28"/>
                <w:rtl/>
              </w:rPr>
              <w:t>م</w:t>
            </w:r>
            <w:r w:rsidR="002268EF" w:rsidRPr="002268EF">
              <w:rPr>
                <w:rStyle w:val="Hyperlink"/>
                <w:rFonts w:ascii="Times New Roman" w:hAnsi="Times New Roman" w:cs="B Lotus"/>
                <w:b w:val="0"/>
                <w:bCs w:val="0"/>
                <w:noProof/>
                <w:sz w:val="28"/>
                <w:szCs w:val="28"/>
                <w:rtl/>
              </w:rPr>
              <w:t xml:space="preserve"> خودرو:</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Toc38109484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79</w:t>
            </w:r>
            <w:r w:rsidR="002268EF" w:rsidRPr="002268EF">
              <w:rPr>
                <w:rFonts w:ascii="Times New Roman" w:hAnsi="Times New Roman" w:cs="B Lotus"/>
                <w:b w:val="0"/>
                <w:bCs w:val="0"/>
                <w:noProof/>
                <w:webHidden/>
                <w:sz w:val="28"/>
                <w:szCs w:val="28"/>
                <w:rtl/>
              </w:rPr>
              <w:fldChar w:fldCharType="end"/>
            </w:r>
          </w:hyperlink>
        </w:p>
        <w:p w14:paraId="48D26DD7" w14:textId="22562DCF"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85" w:history="1">
            <w:r w:rsidR="002268EF" w:rsidRPr="002268EF">
              <w:rPr>
                <w:rStyle w:val="Hyperlink"/>
                <w:rFonts w:ascii="Times New Roman" w:hAnsi="Times New Roman" w:cs="B Lotus"/>
                <w:b w:val="0"/>
                <w:bCs w:val="0"/>
                <w:noProof/>
                <w:sz w:val="28"/>
                <w:szCs w:val="28"/>
                <w:rtl/>
              </w:rPr>
              <w:t>جدول نوع گواهینامه</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Toc38109485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99</w:t>
            </w:r>
            <w:r w:rsidR="002268EF" w:rsidRPr="002268EF">
              <w:rPr>
                <w:rFonts w:ascii="Times New Roman" w:hAnsi="Times New Roman" w:cs="B Lotus"/>
                <w:b w:val="0"/>
                <w:bCs w:val="0"/>
                <w:noProof/>
                <w:webHidden/>
                <w:sz w:val="28"/>
                <w:szCs w:val="28"/>
                <w:rtl/>
              </w:rPr>
              <w:fldChar w:fldCharType="end"/>
            </w:r>
          </w:hyperlink>
        </w:p>
        <w:p w14:paraId="4BCCB7AF" w14:textId="27CFAC6D"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86" w:history="1">
            <w:r w:rsidR="002268EF" w:rsidRPr="002268EF">
              <w:rPr>
                <w:rStyle w:val="Hyperlink"/>
                <w:rFonts w:ascii="Times New Roman" w:hAnsi="Times New Roman" w:cs="B Lotus"/>
                <w:b w:val="0"/>
                <w:bCs w:val="0"/>
                <w:noProof/>
                <w:sz w:val="28"/>
                <w:szCs w:val="28"/>
                <w:rtl/>
              </w:rPr>
              <w:t>جدول نوع سوخت</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Toc38109486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99</w:t>
            </w:r>
            <w:r w:rsidR="002268EF" w:rsidRPr="002268EF">
              <w:rPr>
                <w:rFonts w:ascii="Times New Roman" w:hAnsi="Times New Roman" w:cs="B Lotus"/>
                <w:b w:val="0"/>
                <w:bCs w:val="0"/>
                <w:noProof/>
                <w:webHidden/>
                <w:sz w:val="28"/>
                <w:szCs w:val="28"/>
                <w:rtl/>
              </w:rPr>
              <w:fldChar w:fldCharType="end"/>
            </w:r>
          </w:hyperlink>
        </w:p>
        <w:p w14:paraId="07AF819B" w14:textId="5CCD3746"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87" w:history="1">
            <w:r w:rsidR="002268EF" w:rsidRPr="002268EF">
              <w:rPr>
                <w:rStyle w:val="Hyperlink"/>
                <w:rFonts w:ascii="Times New Roman" w:hAnsi="Times New Roman" w:cs="B Lotus"/>
                <w:b w:val="0"/>
                <w:bCs w:val="0"/>
                <w:noProof/>
                <w:sz w:val="28"/>
                <w:szCs w:val="28"/>
                <w:rtl/>
              </w:rPr>
              <w:t>جدول نوع پرداخت حق بیمه</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Toc38109487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100</w:t>
            </w:r>
            <w:r w:rsidR="002268EF" w:rsidRPr="002268EF">
              <w:rPr>
                <w:rFonts w:ascii="Times New Roman" w:hAnsi="Times New Roman" w:cs="B Lotus"/>
                <w:b w:val="0"/>
                <w:bCs w:val="0"/>
                <w:noProof/>
                <w:webHidden/>
                <w:sz w:val="28"/>
                <w:szCs w:val="28"/>
                <w:rtl/>
              </w:rPr>
              <w:fldChar w:fldCharType="end"/>
            </w:r>
          </w:hyperlink>
        </w:p>
        <w:p w14:paraId="730BC04B" w14:textId="38446659"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88" w:history="1">
            <w:r w:rsidR="002268EF" w:rsidRPr="002268EF">
              <w:rPr>
                <w:rStyle w:val="Hyperlink"/>
                <w:rFonts w:ascii="Times New Roman" w:hAnsi="Times New Roman" w:cs="B Lotus"/>
                <w:b w:val="0"/>
                <w:bCs w:val="0"/>
                <w:noProof/>
                <w:sz w:val="28"/>
                <w:szCs w:val="28"/>
                <w:rtl/>
              </w:rPr>
              <w:t>جدول کد دلیل عدم وجود بیمه نامه قبلی خودرو</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Toc38109488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100</w:t>
            </w:r>
            <w:r w:rsidR="002268EF" w:rsidRPr="002268EF">
              <w:rPr>
                <w:rFonts w:ascii="Times New Roman" w:hAnsi="Times New Roman" w:cs="B Lotus"/>
                <w:b w:val="0"/>
                <w:bCs w:val="0"/>
                <w:noProof/>
                <w:webHidden/>
                <w:sz w:val="28"/>
                <w:szCs w:val="28"/>
                <w:rtl/>
              </w:rPr>
              <w:fldChar w:fldCharType="end"/>
            </w:r>
          </w:hyperlink>
        </w:p>
        <w:p w14:paraId="24DCE4CD" w14:textId="5B4B4DD9"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89" w:history="1">
            <w:r w:rsidR="002268EF" w:rsidRPr="002268EF">
              <w:rPr>
                <w:rStyle w:val="Hyperlink"/>
                <w:rFonts w:ascii="Times New Roman" w:hAnsi="Times New Roman" w:cs="B Lotus"/>
                <w:b w:val="0"/>
                <w:bCs w:val="0"/>
                <w:noProof/>
                <w:sz w:val="28"/>
                <w:szCs w:val="28"/>
                <w:rtl/>
              </w:rPr>
              <w:t>جدول نسبت انتقال گیرنده با انتقال دهنده تخفیف</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Toc38109489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100</w:t>
            </w:r>
            <w:r w:rsidR="002268EF" w:rsidRPr="002268EF">
              <w:rPr>
                <w:rFonts w:ascii="Times New Roman" w:hAnsi="Times New Roman" w:cs="B Lotus"/>
                <w:b w:val="0"/>
                <w:bCs w:val="0"/>
                <w:noProof/>
                <w:webHidden/>
                <w:sz w:val="28"/>
                <w:szCs w:val="28"/>
                <w:rtl/>
              </w:rPr>
              <w:fldChar w:fldCharType="end"/>
            </w:r>
          </w:hyperlink>
        </w:p>
        <w:p w14:paraId="49424126" w14:textId="2194E024"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90" w:history="1">
            <w:r w:rsidR="002268EF" w:rsidRPr="002268EF">
              <w:rPr>
                <w:rStyle w:val="Hyperlink"/>
                <w:rFonts w:ascii="Times New Roman" w:hAnsi="Times New Roman" w:cs="B Lotus"/>
                <w:b w:val="0"/>
                <w:bCs w:val="0"/>
                <w:noProof/>
                <w:sz w:val="28"/>
                <w:szCs w:val="28"/>
                <w:rtl/>
              </w:rPr>
              <w:t>جدول کد خطاهای بیمه نامه و الحاقیه :</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Toc38109490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100</w:t>
            </w:r>
            <w:r w:rsidR="002268EF" w:rsidRPr="002268EF">
              <w:rPr>
                <w:rFonts w:ascii="Times New Roman" w:hAnsi="Times New Roman" w:cs="B Lotus"/>
                <w:b w:val="0"/>
                <w:bCs w:val="0"/>
                <w:noProof/>
                <w:webHidden/>
                <w:sz w:val="28"/>
                <w:szCs w:val="28"/>
                <w:rtl/>
              </w:rPr>
              <w:fldChar w:fldCharType="end"/>
            </w:r>
          </w:hyperlink>
        </w:p>
        <w:p w14:paraId="0DCA1CE2" w14:textId="50A354C1"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491" w:history="1">
            <w:r w:rsidR="002268EF" w:rsidRPr="002268EF">
              <w:rPr>
                <w:rStyle w:val="Hyperlink"/>
                <w:rFonts w:ascii="Times New Roman" w:hAnsi="Times New Roman" w:cs="B Lotus"/>
                <w:b w:val="0"/>
                <w:bCs w:val="0"/>
                <w:sz w:val="28"/>
                <w:szCs w:val="28"/>
                <w:rtl/>
              </w:rPr>
              <w:t xml:space="preserve">بخش دوم: مستند فیلدهای کلاس پیشنهاد بیمه نامه وثبت پیشنهاد الحاقیه رشته خودرو </w:t>
            </w:r>
            <w:r w:rsidR="002268EF" w:rsidRPr="002268EF">
              <w:rPr>
                <w:rStyle w:val="Hyperlink"/>
                <w:rFonts w:ascii="Times New Roman" w:hAnsi="Times New Roman" w:cs="Times New Roman" w:hint="cs"/>
                <w:b w:val="0"/>
                <w:bCs w:val="0"/>
                <w:sz w:val="28"/>
                <w:szCs w:val="28"/>
                <w:rtl/>
              </w:rPr>
              <w:t>–</w:t>
            </w:r>
            <w:r w:rsidR="002268EF" w:rsidRPr="002268EF">
              <w:rPr>
                <w:rStyle w:val="Hyperlink"/>
                <w:rFonts w:ascii="Times New Roman" w:hAnsi="Times New Roman" w:cs="B Lotus"/>
                <w:b w:val="0"/>
                <w:bCs w:val="0"/>
                <w:sz w:val="28"/>
                <w:szCs w:val="28"/>
                <w:rtl/>
              </w:rPr>
              <w:t xml:space="preserve"> </w:t>
            </w:r>
            <w:r w:rsidR="002268EF" w:rsidRPr="002268EF">
              <w:rPr>
                <w:rStyle w:val="Hyperlink"/>
                <w:rFonts w:ascii="Times New Roman" w:hAnsi="Times New Roman" w:cs="B Lotus" w:hint="cs"/>
                <w:b w:val="0"/>
                <w:bCs w:val="0"/>
                <w:sz w:val="28"/>
                <w:szCs w:val="28"/>
                <w:rtl/>
              </w:rPr>
              <w:t>ثالث</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Toc38109491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110</w:t>
            </w:r>
            <w:r w:rsidR="002268EF" w:rsidRPr="002268EF">
              <w:rPr>
                <w:rFonts w:ascii="Times New Roman" w:hAnsi="Times New Roman" w:cs="B Lotus"/>
                <w:b w:val="0"/>
                <w:bCs w:val="0"/>
                <w:webHidden/>
                <w:sz w:val="28"/>
                <w:szCs w:val="28"/>
                <w:rtl/>
              </w:rPr>
              <w:fldChar w:fldCharType="end"/>
            </w:r>
          </w:hyperlink>
        </w:p>
        <w:p w14:paraId="1DC2C7EB" w14:textId="5C9CC048"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92" w:history="1">
            <w:r w:rsidR="002268EF" w:rsidRPr="002268EF">
              <w:rPr>
                <w:rStyle w:val="Hyperlink"/>
                <w:rFonts w:ascii="Times New Roman" w:hAnsi="Times New Roman" w:cs="B Lotus"/>
                <w:b w:val="0"/>
                <w:bCs w:val="0"/>
                <w:noProof/>
                <w:sz w:val="28"/>
                <w:szCs w:val="28"/>
                <w:rtl/>
              </w:rPr>
              <w:t>جدول فیلدهای اطلاعاتی کلاس پیشنهاد بیمه نامه وپیشنهاد الحاقیه رشته خودرو</w:t>
            </w:r>
            <w:r w:rsidR="002268EF" w:rsidRPr="002268EF">
              <w:rPr>
                <w:rStyle w:val="Hyperlink"/>
                <w:rFonts w:ascii="Times New Roman" w:hAnsi="Times New Roman" w:cs="B Lotus"/>
                <w:b w:val="0"/>
                <w:bCs w:val="0"/>
                <w:noProof/>
                <w:sz w:val="28"/>
                <w:szCs w:val="28"/>
              </w:rPr>
              <w:t xml:space="preserve"> (WbsCarPrpsReq)</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Toc38109492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110</w:t>
            </w:r>
            <w:r w:rsidR="002268EF" w:rsidRPr="002268EF">
              <w:rPr>
                <w:rFonts w:ascii="Times New Roman" w:hAnsi="Times New Roman" w:cs="B Lotus"/>
                <w:b w:val="0"/>
                <w:bCs w:val="0"/>
                <w:noProof/>
                <w:webHidden/>
                <w:sz w:val="28"/>
                <w:szCs w:val="28"/>
                <w:rtl/>
              </w:rPr>
              <w:fldChar w:fldCharType="end"/>
            </w:r>
          </w:hyperlink>
        </w:p>
        <w:p w14:paraId="547C5697" w14:textId="1C08302F"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93" w:history="1">
            <w:r w:rsidR="002268EF" w:rsidRPr="002268EF">
              <w:rPr>
                <w:rStyle w:val="Hyperlink"/>
                <w:rFonts w:ascii="Times New Roman" w:hAnsi="Times New Roman" w:cs="B Lotus"/>
                <w:b w:val="0"/>
                <w:bCs w:val="0"/>
                <w:noProof/>
                <w:sz w:val="28"/>
                <w:szCs w:val="28"/>
                <w:rtl/>
              </w:rPr>
              <w:t>جدول کد خطاهای پیشنهاد  :</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Toc38109493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129</w:t>
            </w:r>
            <w:r w:rsidR="002268EF" w:rsidRPr="002268EF">
              <w:rPr>
                <w:rFonts w:ascii="Times New Roman" w:hAnsi="Times New Roman" w:cs="B Lotus"/>
                <w:b w:val="0"/>
                <w:bCs w:val="0"/>
                <w:noProof/>
                <w:webHidden/>
                <w:sz w:val="28"/>
                <w:szCs w:val="28"/>
                <w:rtl/>
              </w:rPr>
              <w:fldChar w:fldCharType="end"/>
            </w:r>
          </w:hyperlink>
        </w:p>
        <w:p w14:paraId="4112BEFD" w14:textId="58502F04"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494" w:history="1">
            <w:r w:rsidR="002268EF" w:rsidRPr="002268EF">
              <w:rPr>
                <w:rStyle w:val="Hyperlink"/>
                <w:rFonts w:ascii="Times New Roman" w:hAnsi="Times New Roman" w:cs="B Lotus"/>
                <w:b w:val="0"/>
                <w:bCs w:val="0"/>
                <w:sz w:val="28"/>
                <w:szCs w:val="28"/>
                <w:rtl/>
              </w:rPr>
              <w:t xml:space="preserve">بخش سوم : مستند فیلدهای کلاس ثبت بیمه نامه والحاقیه با استفاده از کد یکتا پیشنهاد دریافتی (بیمه نامه یا الحاقیه ) رشته خودرو </w:t>
            </w:r>
            <w:r w:rsidR="002268EF" w:rsidRPr="002268EF">
              <w:rPr>
                <w:rStyle w:val="Hyperlink"/>
                <w:rFonts w:ascii="Times New Roman" w:hAnsi="Times New Roman" w:cs="Times New Roman" w:hint="cs"/>
                <w:b w:val="0"/>
                <w:bCs w:val="0"/>
                <w:sz w:val="28"/>
                <w:szCs w:val="28"/>
                <w:rtl/>
              </w:rPr>
              <w:t>–</w:t>
            </w:r>
            <w:r w:rsidR="002268EF" w:rsidRPr="002268EF">
              <w:rPr>
                <w:rStyle w:val="Hyperlink"/>
                <w:rFonts w:ascii="Times New Roman" w:hAnsi="Times New Roman" w:cs="B Lotus"/>
                <w:b w:val="0"/>
                <w:bCs w:val="0"/>
                <w:sz w:val="28"/>
                <w:szCs w:val="28"/>
                <w:rtl/>
              </w:rPr>
              <w:t xml:space="preserve"> </w:t>
            </w:r>
            <w:r w:rsidR="002268EF" w:rsidRPr="002268EF">
              <w:rPr>
                <w:rStyle w:val="Hyperlink"/>
                <w:rFonts w:ascii="Times New Roman" w:hAnsi="Times New Roman" w:cs="B Lotus" w:hint="cs"/>
                <w:b w:val="0"/>
                <w:bCs w:val="0"/>
                <w:sz w:val="28"/>
                <w:szCs w:val="28"/>
                <w:rtl/>
              </w:rPr>
              <w:t>ثالث</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Toc38109494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137</w:t>
            </w:r>
            <w:r w:rsidR="002268EF" w:rsidRPr="002268EF">
              <w:rPr>
                <w:rFonts w:ascii="Times New Roman" w:hAnsi="Times New Roman" w:cs="B Lotus"/>
                <w:b w:val="0"/>
                <w:bCs w:val="0"/>
                <w:webHidden/>
                <w:sz w:val="28"/>
                <w:szCs w:val="28"/>
                <w:rtl/>
              </w:rPr>
              <w:fldChar w:fldCharType="end"/>
            </w:r>
          </w:hyperlink>
        </w:p>
        <w:p w14:paraId="0735CB7A" w14:textId="4DED1F17"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95" w:history="1">
            <w:r w:rsidR="002268EF" w:rsidRPr="002268EF">
              <w:rPr>
                <w:rStyle w:val="Hyperlink"/>
                <w:rFonts w:ascii="Times New Roman" w:hAnsi="Times New Roman" w:cs="B Lotus"/>
                <w:b w:val="0"/>
                <w:bCs w:val="0"/>
                <w:noProof/>
                <w:sz w:val="28"/>
                <w:szCs w:val="28"/>
                <w:rtl/>
              </w:rPr>
              <w:t xml:space="preserve">جدول فیلدهای اطلاعاتی کلاس ثبت بیمه نامه والحاقیه با استفاده از کد یکتا پیشنهاد دریافتی (بیمه نامه یا الحاقیه ) رشته خودرو </w:t>
            </w:r>
            <w:r w:rsidR="002268EF" w:rsidRPr="002268EF">
              <w:rPr>
                <w:rStyle w:val="Hyperlink"/>
                <w:rFonts w:ascii="Times New Roman" w:hAnsi="Times New Roman" w:cs="B Lotus"/>
                <w:b w:val="0"/>
                <w:bCs w:val="0"/>
                <w:noProof/>
                <w:sz w:val="28"/>
                <w:szCs w:val="28"/>
              </w:rPr>
              <w:t>(WbsCarPlcyPrpsReq)</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Toc38109495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137</w:t>
            </w:r>
            <w:r w:rsidR="002268EF" w:rsidRPr="002268EF">
              <w:rPr>
                <w:rFonts w:ascii="Times New Roman" w:hAnsi="Times New Roman" w:cs="B Lotus"/>
                <w:b w:val="0"/>
                <w:bCs w:val="0"/>
                <w:noProof/>
                <w:webHidden/>
                <w:sz w:val="28"/>
                <w:szCs w:val="28"/>
                <w:rtl/>
              </w:rPr>
              <w:fldChar w:fldCharType="end"/>
            </w:r>
          </w:hyperlink>
        </w:p>
        <w:p w14:paraId="35CBB973" w14:textId="094693B9"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96" w:history="1">
            <w:r w:rsidR="002268EF" w:rsidRPr="002268EF">
              <w:rPr>
                <w:rStyle w:val="Hyperlink"/>
                <w:rFonts w:ascii="Times New Roman" w:hAnsi="Times New Roman" w:cs="B Lotus"/>
                <w:b w:val="0"/>
                <w:bCs w:val="0"/>
                <w:noProof/>
                <w:sz w:val="28"/>
                <w:szCs w:val="28"/>
                <w:rtl/>
              </w:rPr>
              <w:t>جدول کد خطاهای ارسال بیمه نامه و الحاقیه با کد یکتا پیشنهاد :</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Toc38109496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152</w:t>
            </w:r>
            <w:r w:rsidR="002268EF" w:rsidRPr="002268EF">
              <w:rPr>
                <w:rFonts w:ascii="Times New Roman" w:hAnsi="Times New Roman" w:cs="B Lotus"/>
                <w:b w:val="0"/>
                <w:bCs w:val="0"/>
                <w:noProof/>
                <w:webHidden/>
                <w:sz w:val="28"/>
                <w:szCs w:val="28"/>
                <w:rtl/>
              </w:rPr>
              <w:fldChar w:fldCharType="end"/>
            </w:r>
          </w:hyperlink>
        </w:p>
        <w:p w14:paraId="6396381B" w14:textId="2BD2D046"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497" w:history="1">
            <w:r w:rsidR="002268EF" w:rsidRPr="002268EF">
              <w:rPr>
                <w:rStyle w:val="Hyperlink"/>
                <w:rFonts w:ascii="Times New Roman" w:hAnsi="Times New Roman" w:cs="B Lotus"/>
                <w:b w:val="0"/>
                <w:bCs w:val="0"/>
                <w:sz w:val="28"/>
                <w:szCs w:val="28"/>
                <w:rtl/>
              </w:rPr>
              <w:t xml:space="preserve">بخش چهارم :مستند فیلدهای پرونده خسارت رشته خودرو </w:t>
            </w:r>
            <w:r w:rsidR="002268EF" w:rsidRPr="002268EF">
              <w:rPr>
                <w:rStyle w:val="Hyperlink"/>
                <w:rFonts w:ascii="Times New Roman" w:hAnsi="Times New Roman" w:cs="Times New Roman" w:hint="cs"/>
                <w:b w:val="0"/>
                <w:bCs w:val="0"/>
                <w:sz w:val="28"/>
                <w:szCs w:val="28"/>
                <w:rtl/>
              </w:rPr>
              <w:t>–</w:t>
            </w:r>
            <w:r w:rsidR="002268EF" w:rsidRPr="002268EF">
              <w:rPr>
                <w:rStyle w:val="Hyperlink"/>
                <w:rFonts w:ascii="Times New Roman" w:hAnsi="Times New Roman" w:cs="B Lotus"/>
                <w:b w:val="0"/>
                <w:bCs w:val="0"/>
                <w:sz w:val="28"/>
                <w:szCs w:val="28"/>
                <w:rtl/>
              </w:rPr>
              <w:t xml:space="preserve"> </w:t>
            </w:r>
            <w:r w:rsidR="002268EF" w:rsidRPr="002268EF">
              <w:rPr>
                <w:rStyle w:val="Hyperlink"/>
                <w:rFonts w:ascii="Times New Roman" w:hAnsi="Times New Roman" w:cs="B Lotus" w:hint="cs"/>
                <w:b w:val="0"/>
                <w:bCs w:val="0"/>
                <w:sz w:val="28"/>
                <w:szCs w:val="28"/>
                <w:rtl/>
              </w:rPr>
              <w:t>ثالث</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Toc38109497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160</w:t>
            </w:r>
            <w:r w:rsidR="002268EF" w:rsidRPr="002268EF">
              <w:rPr>
                <w:rFonts w:ascii="Times New Roman" w:hAnsi="Times New Roman" w:cs="B Lotus"/>
                <w:b w:val="0"/>
                <w:bCs w:val="0"/>
                <w:webHidden/>
                <w:sz w:val="28"/>
                <w:szCs w:val="28"/>
                <w:rtl/>
              </w:rPr>
              <w:fldChar w:fldCharType="end"/>
            </w:r>
          </w:hyperlink>
        </w:p>
        <w:p w14:paraId="14F36104" w14:textId="00C2B972"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98" w:history="1">
            <w:r w:rsidR="002268EF" w:rsidRPr="002268EF">
              <w:rPr>
                <w:rStyle w:val="Hyperlink"/>
                <w:rFonts w:ascii="Times New Roman" w:hAnsi="Times New Roman" w:cs="B Lotus"/>
                <w:b w:val="0"/>
                <w:bCs w:val="0"/>
                <w:noProof/>
                <w:sz w:val="28"/>
                <w:szCs w:val="28"/>
                <w:rtl/>
              </w:rPr>
              <w:t xml:space="preserve">جدول فیلدهای پرونده خسارت رشته خودرو </w:t>
            </w:r>
            <w:r w:rsidR="002268EF" w:rsidRPr="002268EF">
              <w:rPr>
                <w:rStyle w:val="Hyperlink"/>
                <w:rFonts w:ascii="Times New Roman" w:hAnsi="Times New Roman" w:cs="Times New Roman" w:hint="cs"/>
                <w:b w:val="0"/>
                <w:bCs w:val="0"/>
                <w:noProof/>
                <w:sz w:val="28"/>
                <w:szCs w:val="28"/>
                <w:rtl/>
              </w:rPr>
              <w:t>–</w:t>
            </w:r>
            <w:r w:rsidR="002268EF" w:rsidRPr="002268EF">
              <w:rPr>
                <w:rStyle w:val="Hyperlink"/>
                <w:rFonts w:ascii="Times New Roman" w:hAnsi="Times New Roman" w:cs="B Lotus"/>
                <w:b w:val="0"/>
                <w:bCs w:val="0"/>
                <w:noProof/>
                <w:sz w:val="28"/>
                <w:szCs w:val="28"/>
                <w:rtl/>
              </w:rPr>
              <w:t xml:space="preserve"> </w:t>
            </w:r>
            <w:r w:rsidR="002268EF" w:rsidRPr="002268EF">
              <w:rPr>
                <w:rStyle w:val="Hyperlink"/>
                <w:rFonts w:ascii="Times New Roman" w:hAnsi="Times New Roman" w:cs="B Lotus" w:hint="cs"/>
                <w:b w:val="0"/>
                <w:bCs w:val="0"/>
                <w:noProof/>
                <w:sz w:val="28"/>
                <w:szCs w:val="28"/>
                <w:rtl/>
              </w:rPr>
              <w:t>ثالث</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Toc38109498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160</w:t>
            </w:r>
            <w:r w:rsidR="002268EF" w:rsidRPr="002268EF">
              <w:rPr>
                <w:rFonts w:ascii="Times New Roman" w:hAnsi="Times New Roman" w:cs="B Lotus"/>
                <w:b w:val="0"/>
                <w:bCs w:val="0"/>
                <w:noProof/>
                <w:webHidden/>
                <w:sz w:val="28"/>
                <w:szCs w:val="28"/>
                <w:rtl/>
              </w:rPr>
              <w:fldChar w:fldCharType="end"/>
            </w:r>
          </w:hyperlink>
        </w:p>
        <w:p w14:paraId="57DD9DEF" w14:textId="61B96742"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499" w:history="1">
            <w:r w:rsidR="002268EF" w:rsidRPr="002268EF">
              <w:rPr>
                <w:rStyle w:val="Hyperlink"/>
                <w:rFonts w:ascii="Times New Roman" w:hAnsi="Times New Roman" w:cs="B Lotus"/>
                <w:b w:val="0"/>
                <w:bCs w:val="0"/>
                <w:noProof/>
                <w:sz w:val="28"/>
                <w:szCs w:val="28"/>
                <w:rtl/>
              </w:rPr>
              <w:t>جدول کد نوع مقصر حادثه   (</w:t>
            </w:r>
            <w:r w:rsidR="002268EF" w:rsidRPr="002268EF">
              <w:rPr>
                <w:rStyle w:val="Hyperlink"/>
                <w:rFonts w:ascii="Times New Roman" w:hAnsi="Times New Roman" w:cs="B Lotus"/>
                <w:b w:val="0"/>
                <w:bCs w:val="0"/>
                <w:noProof/>
                <w:sz w:val="28"/>
                <w:szCs w:val="28"/>
              </w:rPr>
              <w:t>CusAccInsTypCod</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Toc38109499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168</w:t>
            </w:r>
            <w:r w:rsidR="002268EF" w:rsidRPr="002268EF">
              <w:rPr>
                <w:rFonts w:ascii="Times New Roman" w:hAnsi="Times New Roman" w:cs="B Lotus"/>
                <w:b w:val="0"/>
                <w:bCs w:val="0"/>
                <w:noProof/>
                <w:webHidden/>
                <w:sz w:val="28"/>
                <w:szCs w:val="28"/>
                <w:rtl/>
              </w:rPr>
              <w:fldChar w:fldCharType="end"/>
            </w:r>
          </w:hyperlink>
        </w:p>
        <w:p w14:paraId="6C00BE9A" w14:textId="795CFD2B"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00" w:history="1">
            <w:r w:rsidR="002268EF" w:rsidRPr="002268EF">
              <w:rPr>
                <w:rStyle w:val="Hyperlink"/>
                <w:rFonts w:ascii="Times New Roman" w:hAnsi="Times New Roman" w:cs="B Lotus"/>
                <w:b w:val="0"/>
                <w:bCs w:val="0"/>
                <w:noProof/>
                <w:sz w:val="28"/>
                <w:szCs w:val="28"/>
                <w:rtl/>
              </w:rPr>
              <w:t>جدول کد نوع حادثه : (</w:t>
            </w:r>
            <w:r w:rsidR="002268EF" w:rsidRPr="002268EF">
              <w:rPr>
                <w:rStyle w:val="Hyperlink"/>
                <w:rFonts w:ascii="Times New Roman" w:eastAsia="Times New Roman" w:hAnsi="Times New Roman" w:cs="B Lotus"/>
                <w:b w:val="0"/>
                <w:bCs w:val="0"/>
                <w:noProof/>
                <w:sz w:val="28"/>
                <w:szCs w:val="28"/>
              </w:rPr>
              <w:t>AcdTypCod</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Toc38109500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168</w:t>
            </w:r>
            <w:r w:rsidR="002268EF" w:rsidRPr="002268EF">
              <w:rPr>
                <w:rFonts w:ascii="Times New Roman" w:hAnsi="Times New Roman" w:cs="B Lotus"/>
                <w:b w:val="0"/>
                <w:bCs w:val="0"/>
                <w:noProof/>
                <w:webHidden/>
                <w:sz w:val="28"/>
                <w:szCs w:val="28"/>
                <w:rtl/>
              </w:rPr>
              <w:fldChar w:fldCharType="end"/>
            </w:r>
          </w:hyperlink>
        </w:p>
        <w:p w14:paraId="739CFF8C" w14:textId="437EA280"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01" w:history="1">
            <w:r w:rsidR="002268EF" w:rsidRPr="002268EF">
              <w:rPr>
                <w:rStyle w:val="Hyperlink"/>
                <w:rFonts w:ascii="Times New Roman" w:hAnsi="Times New Roman" w:cs="B Lotus"/>
                <w:b w:val="0"/>
                <w:bCs w:val="0"/>
                <w:noProof/>
                <w:sz w:val="28"/>
                <w:szCs w:val="28"/>
                <w:rtl/>
              </w:rPr>
              <w:t>جدول کد علت وقوع حادثه:</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Toc38109501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169</w:t>
            </w:r>
            <w:r w:rsidR="002268EF" w:rsidRPr="002268EF">
              <w:rPr>
                <w:rFonts w:ascii="Times New Roman" w:hAnsi="Times New Roman" w:cs="B Lotus"/>
                <w:b w:val="0"/>
                <w:bCs w:val="0"/>
                <w:noProof/>
                <w:webHidden/>
                <w:sz w:val="28"/>
                <w:szCs w:val="28"/>
                <w:rtl/>
              </w:rPr>
              <w:fldChar w:fldCharType="end"/>
            </w:r>
          </w:hyperlink>
        </w:p>
        <w:p w14:paraId="69048363" w14:textId="7E02637D"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02" w:history="1">
            <w:r w:rsidR="002268EF" w:rsidRPr="002268EF">
              <w:rPr>
                <w:rStyle w:val="Hyperlink"/>
                <w:rFonts w:ascii="Times New Roman" w:hAnsi="Times New Roman" w:cs="B Lotus"/>
                <w:b w:val="0"/>
                <w:bCs w:val="0"/>
                <w:noProof/>
                <w:sz w:val="28"/>
                <w:szCs w:val="28"/>
                <w:rtl/>
              </w:rPr>
              <w:t>جدول کد نوع جنسیت مقصر حادثه  :</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Toc38109502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170</w:t>
            </w:r>
            <w:r w:rsidR="002268EF" w:rsidRPr="002268EF">
              <w:rPr>
                <w:rFonts w:ascii="Times New Roman" w:hAnsi="Times New Roman" w:cs="B Lotus"/>
                <w:b w:val="0"/>
                <w:bCs w:val="0"/>
                <w:noProof/>
                <w:webHidden/>
                <w:sz w:val="28"/>
                <w:szCs w:val="28"/>
                <w:rtl/>
              </w:rPr>
              <w:fldChar w:fldCharType="end"/>
            </w:r>
          </w:hyperlink>
        </w:p>
        <w:p w14:paraId="6D314B99" w14:textId="655B8818"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03" w:history="1">
            <w:r w:rsidR="002268EF" w:rsidRPr="002268EF">
              <w:rPr>
                <w:rStyle w:val="Hyperlink"/>
                <w:rFonts w:ascii="Times New Roman" w:hAnsi="Times New Roman" w:cs="B Lotus"/>
                <w:b w:val="0"/>
                <w:bCs w:val="0"/>
                <w:noProof/>
                <w:sz w:val="28"/>
                <w:szCs w:val="28"/>
                <w:rtl/>
              </w:rPr>
              <w:t>جدول کد خطاهای پرونده خسارت :</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Toc38109503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171</w:t>
            </w:r>
            <w:r w:rsidR="002268EF" w:rsidRPr="002268EF">
              <w:rPr>
                <w:rFonts w:ascii="Times New Roman" w:hAnsi="Times New Roman" w:cs="B Lotus"/>
                <w:b w:val="0"/>
                <w:bCs w:val="0"/>
                <w:noProof/>
                <w:webHidden/>
                <w:sz w:val="28"/>
                <w:szCs w:val="28"/>
                <w:rtl/>
              </w:rPr>
              <w:fldChar w:fldCharType="end"/>
            </w:r>
          </w:hyperlink>
        </w:p>
        <w:p w14:paraId="172E163C" w14:textId="341C8DE1"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504" w:history="1">
            <w:r w:rsidR="002268EF" w:rsidRPr="002268EF">
              <w:rPr>
                <w:rStyle w:val="Hyperlink"/>
                <w:rFonts w:ascii="Times New Roman" w:hAnsi="Times New Roman" w:cs="B Lotus"/>
                <w:b w:val="0"/>
                <w:bCs w:val="0"/>
                <w:sz w:val="28"/>
                <w:szCs w:val="28"/>
                <w:rtl/>
              </w:rPr>
              <w:t xml:space="preserve">بخش پنجم:  مستند  فیلدهای زیاندیده رشته خودرو </w:t>
            </w:r>
            <w:r w:rsidR="002268EF" w:rsidRPr="002268EF">
              <w:rPr>
                <w:rStyle w:val="Hyperlink"/>
                <w:rFonts w:ascii="Times New Roman" w:hAnsi="Times New Roman" w:cs="Times New Roman" w:hint="cs"/>
                <w:b w:val="0"/>
                <w:bCs w:val="0"/>
                <w:sz w:val="28"/>
                <w:szCs w:val="28"/>
                <w:rtl/>
              </w:rPr>
              <w:t>–</w:t>
            </w:r>
            <w:r w:rsidR="002268EF" w:rsidRPr="002268EF">
              <w:rPr>
                <w:rStyle w:val="Hyperlink"/>
                <w:rFonts w:ascii="Times New Roman" w:hAnsi="Times New Roman" w:cs="B Lotus"/>
                <w:b w:val="0"/>
                <w:bCs w:val="0"/>
                <w:sz w:val="28"/>
                <w:szCs w:val="28"/>
                <w:rtl/>
              </w:rPr>
              <w:t xml:space="preserve"> </w:t>
            </w:r>
            <w:r w:rsidR="002268EF" w:rsidRPr="002268EF">
              <w:rPr>
                <w:rStyle w:val="Hyperlink"/>
                <w:rFonts w:ascii="Times New Roman" w:hAnsi="Times New Roman" w:cs="B Lotus" w:hint="cs"/>
                <w:b w:val="0"/>
                <w:bCs w:val="0"/>
                <w:sz w:val="28"/>
                <w:szCs w:val="28"/>
                <w:rtl/>
              </w:rPr>
              <w:t>ثالث</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Toc38109504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174</w:t>
            </w:r>
            <w:r w:rsidR="002268EF" w:rsidRPr="002268EF">
              <w:rPr>
                <w:rFonts w:ascii="Times New Roman" w:hAnsi="Times New Roman" w:cs="B Lotus"/>
                <w:b w:val="0"/>
                <w:bCs w:val="0"/>
                <w:webHidden/>
                <w:sz w:val="28"/>
                <w:szCs w:val="28"/>
                <w:rtl/>
              </w:rPr>
              <w:fldChar w:fldCharType="end"/>
            </w:r>
          </w:hyperlink>
        </w:p>
        <w:p w14:paraId="5E17B3C4" w14:textId="6107549F"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05" w:history="1">
            <w:r w:rsidR="002268EF" w:rsidRPr="002268EF">
              <w:rPr>
                <w:rStyle w:val="Hyperlink"/>
                <w:rFonts w:ascii="Times New Roman" w:hAnsi="Times New Roman" w:cs="B Lotus"/>
                <w:b w:val="0"/>
                <w:bCs w:val="0"/>
                <w:noProof/>
                <w:sz w:val="28"/>
                <w:szCs w:val="28"/>
                <w:rtl/>
              </w:rPr>
              <w:t xml:space="preserve">جدول فیلدهای زیاندیده رشته خودرو </w:t>
            </w:r>
            <w:r w:rsidR="002268EF" w:rsidRPr="002268EF">
              <w:rPr>
                <w:rStyle w:val="Hyperlink"/>
                <w:rFonts w:ascii="Times New Roman" w:hAnsi="Times New Roman" w:cs="Times New Roman" w:hint="cs"/>
                <w:b w:val="0"/>
                <w:bCs w:val="0"/>
                <w:noProof/>
                <w:sz w:val="28"/>
                <w:szCs w:val="28"/>
                <w:rtl/>
              </w:rPr>
              <w:t>–</w:t>
            </w:r>
            <w:r w:rsidR="002268EF" w:rsidRPr="002268EF">
              <w:rPr>
                <w:rStyle w:val="Hyperlink"/>
                <w:rFonts w:ascii="Times New Roman" w:hAnsi="Times New Roman" w:cs="B Lotus"/>
                <w:b w:val="0"/>
                <w:bCs w:val="0"/>
                <w:noProof/>
                <w:sz w:val="28"/>
                <w:szCs w:val="28"/>
                <w:rtl/>
              </w:rPr>
              <w:t xml:space="preserve"> </w:t>
            </w:r>
            <w:r w:rsidR="002268EF" w:rsidRPr="002268EF">
              <w:rPr>
                <w:rStyle w:val="Hyperlink"/>
                <w:rFonts w:ascii="Times New Roman" w:hAnsi="Times New Roman" w:cs="B Lotus" w:hint="cs"/>
                <w:b w:val="0"/>
                <w:bCs w:val="0"/>
                <w:noProof/>
                <w:sz w:val="28"/>
                <w:szCs w:val="28"/>
                <w:rtl/>
              </w:rPr>
              <w:t>ثالث</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Toc38109505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174</w:t>
            </w:r>
            <w:r w:rsidR="002268EF" w:rsidRPr="002268EF">
              <w:rPr>
                <w:rFonts w:ascii="Times New Roman" w:hAnsi="Times New Roman" w:cs="B Lotus"/>
                <w:b w:val="0"/>
                <w:bCs w:val="0"/>
                <w:noProof/>
                <w:webHidden/>
                <w:sz w:val="28"/>
                <w:szCs w:val="28"/>
                <w:rtl/>
              </w:rPr>
              <w:fldChar w:fldCharType="end"/>
            </w:r>
          </w:hyperlink>
        </w:p>
        <w:p w14:paraId="4E585A57" w14:textId="47C327A0"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06" w:history="1">
            <w:r w:rsidR="002268EF" w:rsidRPr="002268EF">
              <w:rPr>
                <w:rStyle w:val="Hyperlink"/>
                <w:rFonts w:ascii="Times New Roman" w:hAnsi="Times New Roman" w:cs="B Lotus"/>
                <w:b w:val="0"/>
                <w:bCs w:val="0"/>
                <w:noProof/>
                <w:sz w:val="28"/>
                <w:szCs w:val="28"/>
                <w:rtl/>
              </w:rPr>
              <w:t>جدول نوع خسارت (</w:t>
            </w:r>
            <w:r w:rsidR="002268EF" w:rsidRPr="002268EF">
              <w:rPr>
                <w:rStyle w:val="Hyperlink"/>
                <w:rFonts w:ascii="Times New Roman" w:hAnsi="Times New Roman" w:cs="B Lotus"/>
                <w:b w:val="0"/>
                <w:bCs w:val="0"/>
                <w:noProof/>
                <w:sz w:val="28"/>
                <w:szCs w:val="28"/>
              </w:rPr>
              <w:t>ThrLosTypCod</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Toc38109506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174</w:t>
            </w:r>
            <w:r w:rsidR="002268EF" w:rsidRPr="002268EF">
              <w:rPr>
                <w:rFonts w:ascii="Times New Roman" w:hAnsi="Times New Roman" w:cs="B Lotus"/>
                <w:b w:val="0"/>
                <w:bCs w:val="0"/>
                <w:noProof/>
                <w:webHidden/>
                <w:sz w:val="28"/>
                <w:szCs w:val="28"/>
                <w:rtl/>
              </w:rPr>
              <w:fldChar w:fldCharType="end"/>
            </w:r>
          </w:hyperlink>
        </w:p>
        <w:p w14:paraId="2E8EAA47" w14:textId="03D4BBDD"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07" w:history="1">
            <w:r w:rsidR="002268EF" w:rsidRPr="002268EF">
              <w:rPr>
                <w:rStyle w:val="Hyperlink"/>
                <w:rFonts w:ascii="Times New Roman" w:hAnsi="Times New Roman" w:cs="B Lotus"/>
                <w:b w:val="0"/>
                <w:bCs w:val="0"/>
                <w:noProof/>
                <w:sz w:val="28"/>
                <w:szCs w:val="28"/>
                <w:rtl/>
              </w:rPr>
              <w:t>جدول نوع خسارت (</w:t>
            </w:r>
            <w:r w:rsidR="002268EF" w:rsidRPr="002268EF">
              <w:rPr>
                <w:rStyle w:val="Hyperlink"/>
                <w:rFonts w:ascii="Times New Roman" w:hAnsi="Times New Roman" w:cs="B Lotus"/>
                <w:b w:val="0"/>
                <w:bCs w:val="0"/>
                <w:noProof/>
                <w:sz w:val="28"/>
                <w:szCs w:val="28"/>
              </w:rPr>
              <w:t>ThrLosTypCod</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Toc38109507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174</w:t>
            </w:r>
            <w:r w:rsidR="002268EF" w:rsidRPr="002268EF">
              <w:rPr>
                <w:rFonts w:ascii="Times New Roman" w:hAnsi="Times New Roman" w:cs="B Lotus"/>
                <w:b w:val="0"/>
                <w:bCs w:val="0"/>
                <w:noProof/>
                <w:webHidden/>
                <w:sz w:val="28"/>
                <w:szCs w:val="28"/>
                <w:rtl/>
              </w:rPr>
              <w:fldChar w:fldCharType="end"/>
            </w:r>
          </w:hyperlink>
        </w:p>
        <w:p w14:paraId="32272422" w14:textId="64182C28"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08" w:history="1">
            <w:r w:rsidR="002268EF" w:rsidRPr="002268EF">
              <w:rPr>
                <w:rStyle w:val="Hyperlink"/>
                <w:rFonts w:ascii="Times New Roman" w:hAnsi="Times New Roman" w:cs="B Lotus"/>
                <w:b w:val="0"/>
                <w:bCs w:val="0"/>
                <w:noProof/>
                <w:sz w:val="28"/>
                <w:szCs w:val="28"/>
                <w:rtl/>
              </w:rPr>
              <w:t>جدول کد نوع صدمه : (</w:t>
            </w:r>
            <w:r w:rsidR="002268EF" w:rsidRPr="002268EF">
              <w:rPr>
                <w:rStyle w:val="Hyperlink"/>
                <w:rFonts w:ascii="Times New Roman" w:hAnsi="Times New Roman" w:cs="B Lotus"/>
                <w:b w:val="0"/>
                <w:bCs w:val="0"/>
                <w:noProof/>
                <w:sz w:val="28"/>
                <w:szCs w:val="28"/>
              </w:rPr>
              <w:t>ThrDmgTypCod</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Toc38109508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174</w:t>
            </w:r>
            <w:r w:rsidR="002268EF" w:rsidRPr="002268EF">
              <w:rPr>
                <w:rFonts w:ascii="Times New Roman" w:hAnsi="Times New Roman" w:cs="B Lotus"/>
                <w:b w:val="0"/>
                <w:bCs w:val="0"/>
                <w:noProof/>
                <w:webHidden/>
                <w:sz w:val="28"/>
                <w:szCs w:val="28"/>
                <w:rtl/>
              </w:rPr>
              <w:fldChar w:fldCharType="end"/>
            </w:r>
          </w:hyperlink>
        </w:p>
        <w:p w14:paraId="22A20AFD" w14:textId="2C63355E"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09" w:history="1">
            <w:r w:rsidR="002268EF" w:rsidRPr="002268EF">
              <w:rPr>
                <w:rStyle w:val="Hyperlink"/>
                <w:rFonts w:ascii="Times New Roman" w:hAnsi="Times New Roman" w:cs="B Lotus"/>
                <w:b w:val="0"/>
                <w:bCs w:val="0"/>
                <w:noProof/>
                <w:sz w:val="28"/>
                <w:szCs w:val="28"/>
                <w:rtl/>
              </w:rPr>
              <w:t>جدول کد نوع زیاندیده  (</w:t>
            </w:r>
            <w:r w:rsidR="002268EF" w:rsidRPr="002268EF">
              <w:rPr>
                <w:rStyle w:val="Hyperlink"/>
                <w:rFonts w:ascii="Times New Roman" w:hAnsi="Times New Roman" w:cs="B Lotus"/>
                <w:b w:val="0"/>
                <w:bCs w:val="0"/>
                <w:noProof/>
                <w:sz w:val="28"/>
                <w:szCs w:val="28"/>
              </w:rPr>
              <w:t>ThrPrsnTypCod</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Toc38109509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182</w:t>
            </w:r>
            <w:r w:rsidR="002268EF" w:rsidRPr="002268EF">
              <w:rPr>
                <w:rFonts w:ascii="Times New Roman" w:hAnsi="Times New Roman" w:cs="B Lotus"/>
                <w:b w:val="0"/>
                <w:bCs w:val="0"/>
                <w:noProof/>
                <w:webHidden/>
                <w:sz w:val="28"/>
                <w:szCs w:val="28"/>
                <w:rtl/>
              </w:rPr>
              <w:fldChar w:fldCharType="end"/>
            </w:r>
          </w:hyperlink>
        </w:p>
        <w:p w14:paraId="3D8C4F32" w14:textId="029C39ED"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10" w:history="1">
            <w:r w:rsidR="002268EF" w:rsidRPr="002268EF">
              <w:rPr>
                <w:rStyle w:val="Hyperlink"/>
                <w:rFonts w:ascii="Times New Roman" w:hAnsi="Times New Roman" w:cs="B Lotus"/>
                <w:b w:val="0"/>
                <w:bCs w:val="0"/>
                <w:noProof/>
                <w:sz w:val="28"/>
                <w:szCs w:val="28"/>
                <w:rtl/>
              </w:rPr>
              <w:t>جدول نوع خسارت زیاندیده (</w:t>
            </w:r>
            <w:r w:rsidR="002268EF" w:rsidRPr="002268EF">
              <w:rPr>
                <w:rStyle w:val="Hyperlink"/>
                <w:rFonts w:ascii="Times New Roman" w:hAnsi="Times New Roman" w:cs="B Lotus"/>
                <w:b w:val="0"/>
                <w:bCs w:val="0"/>
                <w:noProof/>
                <w:sz w:val="28"/>
                <w:szCs w:val="28"/>
              </w:rPr>
              <w:t>ThrLosTypCod</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Toc38109510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183</w:t>
            </w:r>
            <w:r w:rsidR="002268EF" w:rsidRPr="002268EF">
              <w:rPr>
                <w:rFonts w:ascii="Times New Roman" w:hAnsi="Times New Roman" w:cs="B Lotus"/>
                <w:b w:val="0"/>
                <w:bCs w:val="0"/>
                <w:noProof/>
                <w:webHidden/>
                <w:sz w:val="28"/>
                <w:szCs w:val="28"/>
                <w:rtl/>
              </w:rPr>
              <w:fldChar w:fldCharType="end"/>
            </w:r>
          </w:hyperlink>
        </w:p>
        <w:p w14:paraId="4AC70F59" w14:textId="3FE5B847"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11" w:history="1">
            <w:r w:rsidR="002268EF" w:rsidRPr="002268EF">
              <w:rPr>
                <w:rStyle w:val="Hyperlink"/>
                <w:rFonts w:ascii="Times New Roman" w:hAnsi="Times New Roman" w:cs="B Lotus"/>
                <w:b w:val="0"/>
                <w:bCs w:val="0"/>
                <w:noProof/>
                <w:sz w:val="28"/>
                <w:szCs w:val="28"/>
                <w:rtl/>
              </w:rPr>
              <w:t>جدول کد نوع صدمه : (</w:t>
            </w:r>
            <w:r w:rsidR="002268EF" w:rsidRPr="002268EF">
              <w:rPr>
                <w:rStyle w:val="Hyperlink"/>
                <w:rFonts w:ascii="Times New Roman" w:hAnsi="Times New Roman" w:cs="B Lotus"/>
                <w:b w:val="0"/>
                <w:bCs w:val="0"/>
                <w:noProof/>
                <w:sz w:val="28"/>
                <w:szCs w:val="28"/>
              </w:rPr>
              <w:t>ThrDmgTypCod</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Toc38109511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183</w:t>
            </w:r>
            <w:r w:rsidR="002268EF" w:rsidRPr="002268EF">
              <w:rPr>
                <w:rFonts w:ascii="Times New Roman" w:hAnsi="Times New Roman" w:cs="B Lotus"/>
                <w:b w:val="0"/>
                <w:bCs w:val="0"/>
                <w:noProof/>
                <w:webHidden/>
                <w:sz w:val="28"/>
                <w:szCs w:val="28"/>
                <w:rtl/>
              </w:rPr>
              <w:fldChar w:fldCharType="end"/>
            </w:r>
          </w:hyperlink>
        </w:p>
        <w:p w14:paraId="51A4AF89" w14:textId="26A60740"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12" w:history="1">
            <w:r w:rsidR="002268EF" w:rsidRPr="002268EF">
              <w:rPr>
                <w:rStyle w:val="Hyperlink"/>
                <w:rFonts w:ascii="Times New Roman" w:hAnsi="Times New Roman" w:cs="B Lotus"/>
                <w:b w:val="0"/>
                <w:bCs w:val="0"/>
                <w:noProof/>
                <w:sz w:val="28"/>
                <w:szCs w:val="28"/>
                <w:rtl/>
              </w:rPr>
              <w:t>جدول کد خطاهای زیان دیده  :</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Toc38109512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184</w:t>
            </w:r>
            <w:r w:rsidR="002268EF" w:rsidRPr="002268EF">
              <w:rPr>
                <w:rFonts w:ascii="Times New Roman" w:hAnsi="Times New Roman" w:cs="B Lotus"/>
                <w:b w:val="0"/>
                <w:bCs w:val="0"/>
                <w:noProof/>
                <w:webHidden/>
                <w:sz w:val="28"/>
                <w:szCs w:val="28"/>
                <w:rtl/>
              </w:rPr>
              <w:fldChar w:fldCharType="end"/>
            </w:r>
          </w:hyperlink>
        </w:p>
        <w:p w14:paraId="35EEEB52" w14:textId="29743725"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513" w:history="1">
            <w:r w:rsidR="002268EF" w:rsidRPr="002268EF">
              <w:rPr>
                <w:rStyle w:val="Hyperlink"/>
                <w:rFonts w:ascii="Times New Roman" w:hAnsi="Times New Roman" w:cs="B Lotus"/>
                <w:b w:val="0"/>
                <w:bCs w:val="0"/>
                <w:sz w:val="28"/>
                <w:szCs w:val="28"/>
                <w:rtl/>
              </w:rPr>
              <w:t xml:space="preserve">بخش ششم : مستند  فیلدهای پرداخت خسارت دررشته خودرو </w:t>
            </w:r>
            <w:r w:rsidR="002268EF" w:rsidRPr="002268EF">
              <w:rPr>
                <w:rStyle w:val="Hyperlink"/>
                <w:rFonts w:ascii="Times New Roman" w:hAnsi="Times New Roman" w:cs="Times New Roman" w:hint="cs"/>
                <w:b w:val="0"/>
                <w:bCs w:val="0"/>
                <w:sz w:val="28"/>
                <w:szCs w:val="28"/>
                <w:rtl/>
              </w:rPr>
              <w:t>–</w:t>
            </w:r>
            <w:r w:rsidR="002268EF" w:rsidRPr="002268EF">
              <w:rPr>
                <w:rStyle w:val="Hyperlink"/>
                <w:rFonts w:ascii="Times New Roman" w:hAnsi="Times New Roman" w:cs="B Lotus"/>
                <w:b w:val="0"/>
                <w:bCs w:val="0"/>
                <w:sz w:val="28"/>
                <w:szCs w:val="28"/>
                <w:rtl/>
              </w:rPr>
              <w:t xml:space="preserve"> </w:t>
            </w:r>
            <w:r w:rsidR="002268EF" w:rsidRPr="002268EF">
              <w:rPr>
                <w:rStyle w:val="Hyperlink"/>
                <w:rFonts w:ascii="Times New Roman" w:hAnsi="Times New Roman" w:cs="B Lotus" w:hint="cs"/>
                <w:b w:val="0"/>
                <w:bCs w:val="0"/>
                <w:sz w:val="28"/>
                <w:szCs w:val="28"/>
                <w:rtl/>
              </w:rPr>
              <w:t>ثالث</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Toc38109513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186</w:t>
            </w:r>
            <w:r w:rsidR="002268EF" w:rsidRPr="002268EF">
              <w:rPr>
                <w:rFonts w:ascii="Times New Roman" w:hAnsi="Times New Roman" w:cs="B Lotus"/>
                <w:b w:val="0"/>
                <w:bCs w:val="0"/>
                <w:webHidden/>
                <w:sz w:val="28"/>
                <w:szCs w:val="28"/>
                <w:rtl/>
              </w:rPr>
              <w:fldChar w:fldCharType="end"/>
            </w:r>
          </w:hyperlink>
        </w:p>
        <w:p w14:paraId="29C66662" w14:textId="12398674"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14" w:history="1">
            <w:r w:rsidR="002268EF" w:rsidRPr="002268EF">
              <w:rPr>
                <w:rStyle w:val="Hyperlink"/>
                <w:rFonts w:ascii="Times New Roman" w:hAnsi="Times New Roman" w:cs="B Lotus"/>
                <w:b w:val="0"/>
                <w:bCs w:val="0"/>
                <w:noProof/>
                <w:sz w:val="28"/>
                <w:szCs w:val="28"/>
                <w:rtl/>
              </w:rPr>
              <w:t xml:space="preserve">جدول فیلدهای پرداخت خسارت دررشته خودرو </w:t>
            </w:r>
            <w:r w:rsidR="002268EF" w:rsidRPr="002268EF">
              <w:rPr>
                <w:rStyle w:val="Hyperlink"/>
                <w:rFonts w:ascii="Times New Roman" w:hAnsi="Times New Roman" w:cs="Times New Roman" w:hint="cs"/>
                <w:b w:val="0"/>
                <w:bCs w:val="0"/>
                <w:noProof/>
                <w:sz w:val="28"/>
                <w:szCs w:val="28"/>
                <w:rtl/>
              </w:rPr>
              <w:t>–</w:t>
            </w:r>
            <w:r w:rsidR="002268EF" w:rsidRPr="002268EF">
              <w:rPr>
                <w:rStyle w:val="Hyperlink"/>
                <w:rFonts w:ascii="Times New Roman" w:hAnsi="Times New Roman" w:cs="B Lotus"/>
                <w:b w:val="0"/>
                <w:bCs w:val="0"/>
                <w:noProof/>
                <w:sz w:val="28"/>
                <w:szCs w:val="28"/>
                <w:rtl/>
              </w:rPr>
              <w:t xml:space="preserve"> </w:t>
            </w:r>
            <w:r w:rsidR="002268EF" w:rsidRPr="002268EF">
              <w:rPr>
                <w:rStyle w:val="Hyperlink"/>
                <w:rFonts w:ascii="Times New Roman" w:hAnsi="Times New Roman" w:cs="B Lotus" w:hint="cs"/>
                <w:b w:val="0"/>
                <w:bCs w:val="0"/>
                <w:noProof/>
                <w:sz w:val="28"/>
                <w:szCs w:val="28"/>
                <w:rtl/>
              </w:rPr>
              <w:t>ثالث</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Toc38109514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186</w:t>
            </w:r>
            <w:r w:rsidR="002268EF" w:rsidRPr="002268EF">
              <w:rPr>
                <w:rFonts w:ascii="Times New Roman" w:hAnsi="Times New Roman" w:cs="B Lotus"/>
                <w:b w:val="0"/>
                <w:bCs w:val="0"/>
                <w:noProof/>
                <w:webHidden/>
                <w:sz w:val="28"/>
                <w:szCs w:val="28"/>
                <w:rtl/>
              </w:rPr>
              <w:fldChar w:fldCharType="end"/>
            </w:r>
          </w:hyperlink>
        </w:p>
        <w:p w14:paraId="3B527CEB" w14:textId="0A65921D"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15" w:history="1">
            <w:r w:rsidR="002268EF" w:rsidRPr="002268EF">
              <w:rPr>
                <w:rStyle w:val="Hyperlink"/>
                <w:rFonts w:ascii="Times New Roman" w:hAnsi="Times New Roman" w:cs="B Lotus"/>
                <w:b w:val="0"/>
                <w:bCs w:val="0"/>
                <w:noProof/>
                <w:sz w:val="28"/>
                <w:szCs w:val="28"/>
                <w:rtl/>
              </w:rPr>
              <w:t>جدول کد نوع پرداخت خسارت: (</w:t>
            </w:r>
            <w:r w:rsidR="002268EF" w:rsidRPr="002268EF">
              <w:rPr>
                <w:rStyle w:val="Hyperlink"/>
                <w:rFonts w:ascii="Times New Roman" w:eastAsia="Times New Roman" w:hAnsi="Times New Roman" w:cs="B Lotus"/>
                <w:b w:val="0"/>
                <w:bCs w:val="0"/>
                <w:noProof/>
                <w:sz w:val="28"/>
                <w:szCs w:val="28"/>
              </w:rPr>
              <w:t>ThrPayTypCod</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Toc38109515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186</w:t>
            </w:r>
            <w:r w:rsidR="002268EF" w:rsidRPr="002268EF">
              <w:rPr>
                <w:rFonts w:ascii="Times New Roman" w:hAnsi="Times New Roman" w:cs="B Lotus"/>
                <w:b w:val="0"/>
                <w:bCs w:val="0"/>
                <w:noProof/>
                <w:webHidden/>
                <w:sz w:val="28"/>
                <w:szCs w:val="28"/>
                <w:rtl/>
              </w:rPr>
              <w:fldChar w:fldCharType="end"/>
            </w:r>
          </w:hyperlink>
        </w:p>
        <w:p w14:paraId="668F0980" w14:textId="26D96834"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16" w:history="1">
            <w:r w:rsidR="002268EF" w:rsidRPr="002268EF">
              <w:rPr>
                <w:rStyle w:val="Hyperlink"/>
                <w:rFonts w:ascii="Times New Roman" w:hAnsi="Times New Roman" w:cs="B Lotus"/>
                <w:b w:val="0"/>
                <w:bCs w:val="0"/>
                <w:noProof/>
                <w:sz w:val="28"/>
                <w:szCs w:val="28"/>
                <w:rtl/>
              </w:rPr>
              <w:t>جدول کد نوع پرداخت خسارت(حواله خسارت): (</w:t>
            </w:r>
            <w:r w:rsidR="002268EF" w:rsidRPr="002268EF">
              <w:rPr>
                <w:rStyle w:val="Hyperlink"/>
                <w:rFonts w:ascii="Times New Roman" w:eastAsia="Times New Roman" w:hAnsi="Times New Roman" w:cs="B Lotus"/>
                <w:b w:val="0"/>
                <w:bCs w:val="0"/>
                <w:noProof/>
                <w:sz w:val="28"/>
                <w:szCs w:val="28"/>
              </w:rPr>
              <w:t>ThrPayTypCod</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Toc38109516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190</w:t>
            </w:r>
            <w:r w:rsidR="002268EF" w:rsidRPr="002268EF">
              <w:rPr>
                <w:rFonts w:ascii="Times New Roman" w:hAnsi="Times New Roman" w:cs="B Lotus"/>
                <w:b w:val="0"/>
                <w:bCs w:val="0"/>
                <w:noProof/>
                <w:webHidden/>
                <w:sz w:val="28"/>
                <w:szCs w:val="28"/>
                <w:rtl/>
              </w:rPr>
              <w:fldChar w:fldCharType="end"/>
            </w:r>
          </w:hyperlink>
        </w:p>
        <w:p w14:paraId="186C744E" w14:textId="415F90FE"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17" w:history="1">
            <w:r w:rsidR="002268EF" w:rsidRPr="002268EF">
              <w:rPr>
                <w:rStyle w:val="Hyperlink"/>
                <w:rFonts w:ascii="Times New Roman" w:hAnsi="Times New Roman" w:cs="B Lotus"/>
                <w:b w:val="0"/>
                <w:bCs w:val="0"/>
                <w:noProof/>
                <w:sz w:val="28"/>
                <w:szCs w:val="28"/>
                <w:rtl/>
              </w:rPr>
              <w:t>جدول کد نوع خسارت بازیافتی</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Toc38109517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190</w:t>
            </w:r>
            <w:r w:rsidR="002268EF" w:rsidRPr="002268EF">
              <w:rPr>
                <w:rFonts w:ascii="Times New Roman" w:hAnsi="Times New Roman" w:cs="B Lotus"/>
                <w:b w:val="0"/>
                <w:bCs w:val="0"/>
                <w:noProof/>
                <w:webHidden/>
                <w:sz w:val="28"/>
                <w:szCs w:val="28"/>
                <w:rtl/>
              </w:rPr>
              <w:fldChar w:fldCharType="end"/>
            </w:r>
          </w:hyperlink>
        </w:p>
        <w:p w14:paraId="13B69108" w14:textId="4D6A0096"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18" w:history="1">
            <w:r w:rsidR="002268EF" w:rsidRPr="002268EF">
              <w:rPr>
                <w:rStyle w:val="Hyperlink"/>
                <w:rFonts w:ascii="Times New Roman" w:hAnsi="Times New Roman" w:cs="B Lotus"/>
                <w:b w:val="0"/>
                <w:bCs w:val="0"/>
                <w:noProof/>
                <w:sz w:val="28"/>
                <w:szCs w:val="28"/>
                <w:rtl/>
              </w:rPr>
              <w:t>جدول کد نوع گیرنده خسارت</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Toc38109518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191</w:t>
            </w:r>
            <w:r w:rsidR="002268EF" w:rsidRPr="002268EF">
              <w:rPr>
                <w:rFonts w:ascii="Times New Roman" w:hAnsi="Times New Roman" w:cs="B Lotus"/>
                <w:b w:val="0"/>
                <w:bCs w:val="0"/>
                <w:noProof/>
                <w:webHidden/>
                <w:sz w:val="28"/>
                <w:szCs w:val="28"/>
                <w:rtl/>
              </w:rPr>
              <w:fldChar w:fldCharType="end"/>
            </w:r>
          </w:hyperlink>
        </w:p>
        <w:p w14:paraId="5DE69853" w14:textId="53FBD157"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19" w:history="1">
            <w:r w:rsidR="002268EF" w:rsidRPr="002268EF">
              <w:rPr>
                <w:rStyle w:val="Hyperlink"/>
                <w:rFonts w:ascii="Times New Roman" w:hAnsi="Times New Roman" w:cs="B Lotus"/>
                <w:b w:val="0"/>
                <w:bCs w:val="0"/>
                <w:noProof/>
                <w:sz w:val="28"/>
                <w:szCs w:val="28"/>
                <w:rtl/>
              </w:rPr>
              <w:t>جدول کد خطاهای حواله خسارت  :</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Toc38109519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191</w:t>
            </w:r>
            <w:r w:rsidR="002268EF" w:rsidRPr="002268EF">
              <w:rPr>
                <w:rFonts w:ascii="Times New Roman" w:hAnsi="Times New Roman" w:cs="B Lotus"/>
                <w:b w:val="0"/>
                <w:bCs w:val="0"/>
                <w:noProof/>
                <w:webHidden/>
                <w:sz w:val="28"/>
                <w:szCs w:val="28"/>
                <w:rtl/>
              </w:rPr>
              <w:fldChar w:fldCharType="end"/>
            </w:r>
          </w:hyperlink>
        </w:p>
        <w:p w14:paraId="726E9FBC" w14:textId="675E3303"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520" w:history="1">
            <w:r w:rsidR="002268EF" w:rsidRPr="002268EF">
              <w:rPr>
                <w:rStyle w:val="Hyperlink"/>
                <w:rFonts w:ascii="Times New Roman" w:hAnsi="Times New Roman" w:cs="B Lotus"/>
                <w:b w:val="0"/>
                <w:bCs w:val="0"/>
                <w:sz w:val="28"/>
                <w:szCs w:val="28"/>
                <w:rtl/>
              </w:rPr>
              <w:t>بخش هفتم : مستند جراحات</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Toc38109520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194</w:t>
            </w:r>
            <w:r w:rsidR="002268EF" w:rsidRPr="002268EF">
              <w:rPr>
                <w:rFonts w:ascii="Times New Roman" w:hAnsi="Times New Roman" w:cs="B Lotus"/>
                <w:b w:val="0"/>
                <w:bCs w:val="0"/>
                <w:webHidden/>
                <w:sz w:val="28"/>
                <w:szCs w:val="28"/>
                <w:rtl/>
              </w:rPr>
              <w:fldChar w:fldCharType="end"/>
            </w:r>
          </w:hyperlink>
        </w:p>
        <w:p w14:paraId="18F2EB9B" w14:textId="62CE9043"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21" w:history="1">
            <w:r w:rsidR="002268EF" w:rsidRPr="002268EF">
              <w:rPr>
                <w:rStyle w:val="Hyperlink"/>
                <w:rFonts w:ascii="Times New Roman" w:hAnsi="Times New Roman" w:cs="B Lotus"/>
                <w:b w:val="0"/>
                <w:bCs w:val="0"/>
                <w:noProof/>
                <w:sz w:val="28"/>
                <w:szCs w:val="28"/>
                <w:rtl/>
              </w:rPr>
              <w:t>جدول فیلدهای جراحات</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Toc38109521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194</w:t>
            </w:r>
            <w:r w:rsidR="002268EF" w:rsidRPr="002268EF">
              <w:rPr>
                <w:rFonts w:ascii="Times New Roman" w:hAnsi="Times New Roman" w:cs="B Lotus"/>
                <w:b w:val="0"/>
                <w:bCs w:val="0"/>
                <w:noProof/>
                <w:webHidden/>
                <w:sz w:val="28"/>
                <w:szCs w:val="28"/>
                <w:rtl/>
              </w:rPr>
              <w:fldChar w:fldCharType="end"/>
            </w:r>
          </w:hyperlink>
        </w:p>
        <w:p w14:paraId="3A4559F9" w14:textId="51141B87"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22" w:history="1">
            <w:r w:rsidR="002268EF" w:rsidRPr="002268EF">
              <w:rPr>
                <w:rStyle w:val="Hyperlink"/>
                <w:rFonts w:ascii="Times New Roman" w:hAnsi="Times New Roman" w:cs="B Lotus"/>
                <w:b w:val="0"/>
                <w:bCs w:val="0"/>
                <w:noProof/>
                <w:sz w:val="28"/>
                <w:szCs w:val="28"/>
                <w:rtl/>
              </w:rPr>
              <w:t>جدول کد انواع جراحات:</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Toc38109522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194</w:t>
            </w:r>
            <w:r w:rsidR="002268EF" w:rsidRPr="002268EF">
              <w:rPr>
                <w:rFonts w:ascii="Times New Roman" w:hAnsi="Times New Roman" w:cs="B Lotus"/>
                <w:b w:val="0"/>
                <w:bCs w:val="0"/>
                <w:noProof/>
                <w:webHidden/>
                <w:sz w:val="28"/>
                <w:szCs w:val="28"/>
                <w:rtl/>
              </w:rPr>
              <w:fldChar w:fldCharType="end"/>
            </w:r>
          </w:hyperlink>
        </w:p>
        <w:p w14:paraId="119975EF" w14:textId="28A990F0"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23" w:history="1">
            <w:r w:rsidR="002268EF" w:rsidRPr="002268EF">
              <w:rPr>
                <w:rStyle w:val="Hyperlink"/>
                <w:rFonts w:ascii="Times New Roman" w:hAnsi="Times New Roman" w:cs="B Lotus"/>
                <w:b w:val="0"/>
                <w:bCs w:val="0"/>
                <w:noProof/>
                <w:sz w:val="28"/>
                <w:szCs w:val="28"/>
                <w:rtl/>
              </w:rPr>
              <w:t>جدول کد خطاهای جراحات  :</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Toc38109523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256</w:t>
            </w:r>
            <w:r w:rsidR="002268EF" w:rsidRPr="002268EF">
              <w:rPr>
                <w:rFonts w:ascii="Times New Roman" w:hAnsi="Times New Roman" w:cs="B Lotus"/>
                <w:b w:val="0"/>
                <w:bCs w:val="0"/>
                <w:noProof/>
                <w:webHidden/>
                <w:sz w:val="28"/>
                <w:szCs w:val="28"/>
                <w:rtl/>
              </w:rPr>
              <w:fldChar w:fldCharType="end"/>
            </w:r>
          </w:hyperlink>
        </w:p>
        <w:p w14:paraId="474E0872" w14:textId="32E92D5E"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524" w:history="1">
            <w:r w:rsidR="002268EF" w:rsidRPr="002268EF">
              <w:rPr>
                <w:rStyle w:val="Hyperlink"/>
                <w:rFonts w:ascii="Times New Roman" w:hAnsi="Times New Roman" w:cs="B Lotus"/>
                <w:b w:val="0"/>
                <w:bCs w:val="0"/>
                <w:sz w:val="28"/>
                <w:szCs w:val="28"/>
                <w:rtl/>
              </w:rPr>
              <w:t>بخش هشتم : مستند دریافت کد یکتا</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Toc38109524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256</w:t>
            </w:r>
            <w:r w:rsidR="002268EF" w:rsidRPr="002268EF">
              <w:rPr>
                <w:rFonts w:ascii="Times New Roman" w:hAnsi="Times New Roman" w:cs="B Lotus"/>
                <w:b w:val="0"/>
                <w:bCs w:val="0"/>
                <w:webHidden/>
                <w:sz w:val="28"/>
                <w:szCs w:val="28"/>
                <w:rtl/>
              </w:rPr>
              <w:fldChar w:fldCharType="end"/>
            </w:r>
          </w:hyperlink>
        </w:p>
        <w:p w14:paraId="17A6E737" w14:textId="30CEF279"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25" w:history="1">
            <w:r w:rsidR="002268EF" w:rsidRPr="002268EF">
              <w:rPr>
                <w:rStyle w:val="Hyperlink"/>
                <w:rFonts w:ascii="Times New Roman" w:hAnsi="Times New Roman" w:cs="B Lotus"/>
                <w:b w:val="0"/>
                <w:bCs w:val="0"/>
                <w:noProof/>
                <w:sz w:val="28"/>
                <w:szCs w:val="28"/>
                <w:rtl/>
              </w:rPr>
              <w:t>جدول ورودی کد یکتا</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Toc38109525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257</w:t>
            </w:r>
            <w:r w:rsidR="002268EF" w:rsidRPr="002268EF">
              <w:rPr>
                <w:rFonts w:ascii="Times New Roman" w:hAnsi="Times New Roman" w:cs="B Lotus"/>
                <w:b w:val="0"/>
                <w:bCs w:val="0"/>
                <w:noProof/>
                <w:webHidden/>
                <w:sz w:val="28"/>
                <w:szCs w:val="28"/>
                <w:rtl/>
              </w:rPr>
              <w:fldChar w:fldCharType="end"/>
            </w:r>
          </w:hyperlink>
        </w:p>
        <w:p w14:paraId="7900EEBC" w14:textId="5D9CFEC4"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526" w:history="1">
            <w:r w:rsidR="002268EF" w:rsidRPr="002268EF">
              <w:rPr>
                <w:rStyle w:val="Hyperlink"/>
                <w:rFonts w:ascii="Times New Roman" w:hAnsi="Times New Roman" w:cs="B Lotus"/>
                <w:b w:val="0"/>
                <w:bCs w:val="0"/>
                <w:sz w:val="28"/>
                <w:szCs w:val="28"/>
                <w:rtl/>
              </w:rPr>
              <w:t>بخش نهم : مستند دریافت کد یکتا</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Toc38109526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258</w:t>
            </w:r>
            <w:r w:rsidR="002268EF" w:rsidRPr="002268EF">
              <w:rPr>
                <w:rFonts w:ascii="Times New Roman" w:hAnsi="Times New Roman" w:cs="B Lotus"/>
                <w:b w:val="0"/>
                <w:bCs w:val="0"/>
                <w:webHidden/>
                <w:sz w:val="28"/>
                <w:szCs w:val="28"/>
                <w:rtl/>
              </w:rPr>
              <w:fldChar w:fldCharType="end"/>
            </w:r>
          </w:hyperlink>
        </w:p>
        <w:p w14:paraId="33D3A69F" w14:textId="496E5A22"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27" w:history="1">
            <w:r w:rsidR="002268EF" w:rsidRPr="002268EF">
              <w:rPr>
                <w:rStyle w:val="Hyperlink"/>
                <w:rFonts w:ascii="Times New Roman" w:hAnsi="Times New Roman" w:cs="B Lotus"/>
                <w:b w:val="0"/>
                <w:bCs w:val="0"/>
                <w:noProof/>
                <w:sz w:val="28"/>
                <w:szCs w:val="28"/>
                <w:rtl/>
              </w:rPr>
              <w:t xml:space="preserve">جدول ورودی </w:t>
            </w:r>
            <w:r w:rsidR="002268EF" w:rsidRPr="002268EF">
              <w:rPr>
                <w:rStyle w:val="Hyperlink"/>
                <w:rFonts w:ascii="Times New Roman" w:hAnsi="Times New Roman" w:cs="B Lotus"/>
                <w:b w:val="0"/>
                <w:bCs w:val="0"/>
                <w:noProof/>
                <w:sz w:val="28"/>
                <w:szCs w:val="28"/>
              </w:rPr>
              <w:t>Qr</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Toc38109527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258</w:t>
            </w:r>
            <w:r w:rsidR="002268EF" w:rsidRPr="002268EF">
              <w:rPr>
                <w:rFonts w:ascii="Times New Roman" w:hAnsi="Times New Roman" w:cs="B Lotus"/>
                <w:b w:val="0"/>
                <w:bCs w:val="0"/>
                <w:noProof/>
                <w:webHidden/>
                <w:sz w:val="28"/>
                <w:szCs w:val="28"/>
                <w:rtl/>
              </w:rPr>
              <w:fldChar w:fldCharType="end"/>
            </w:r>
          </w:hyperlink>
        </w:p>
        <w:p w14:paraId="59ABF335" w14:textId="57D2A7DC"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28" w:history="1">
            <w:r w:rsidR="002268EF" w:rsidRPr="002268EF">
              <w:rPr>
                <w:rStyle w:val="Hyperlink"/>
                <w:rFonts w:ascii="Times New Roman" w:hAnsi="Times New Roman" w:cs="B Lotus"/>
                <w:b w:val="0"/>
                <w:bCs w:val="0"/>
                <w:noProof/>
                <w:sz w:val="28"/>
                <w:szCs w:val="28"/>
                <w:rtl/>
              </w:rPr>
              <w:t>بخش دهم: وب متدهای مربوط به ناجا وب سرویس ثبت اطلاعات شخص ثالث آنلاین نسخه 5</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Toc38109528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258</w:t>
            </w:r>
            <w:r w:rsidR="002268EF" w:rsidRPr="002268EF">
              <w:rPr>
                <w:rFonts w:ascii="Times New Roman" w:hAnsi="Times New Roman" w:cs="B Lotus"/>
                <w:b w:val="0"/>
                <w:bCs w:val="0"/>
                <w:noProof/>
                <w:webHidden/>
                <w:sz w:val="28"/>
                <w:szCs w:val="28"/>
                <w:rtl/>
              </w:rPr>
              <w:fldChar w:fldCharType="end"/>
            </w:r>
          </w:hyperlink>
        </w:p>
        <w:p w14:paraId="349E231A" w14:textId="25493582"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529" w:history="1">
            <w:r w:rsidR="002268EF" w:rsidRPr="002268EF">
              <w:rPr>
                <w:rStyle w:val="Hyperlink"/>
                <w:rFonts w:ascii="Times New Roman" w:hAnsi="Times New Roman" w:cs="B Lotus"/>
                <w:b w:val="0"/>
                <w:bCs w:val="0"/>
                <w:sz w:val="28"/>
                <w:szCs w:val="28"/>
                <w:rtl/>
              </w:rPr>
              <w:t>نکته قابل توجه: درخصوص وب متدهایی که از ناجا دریافت میشود، خروجی دقیقاً مطابق خروجی وب سرویس ناجا است و مسئولیت صحت داده ها برعهده ناجا می باشد و بیمه مرکزی ج.ا.ا درخصوص کنترل صحت خروجی اختیاری ندارد.</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Toc38109529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258</w:t>
            </w:r>
            <w:r w:rsidR="002268EF" w:rsidRPr="002268EF">
              <w:rPr>
                <w:rFonts w:ascii="Times New Roman" w:hAnsi="Times New Roman" w:cs="B Lotus"/>
                <w:b w:val="0"/>
                <w:bCs w:val="0"/>
                <w:webHidden/>
                <w:sz w:val="28"/>
                <w:szCs w:val="28"/>
                <w:rtl/>
              </w:rPr>
              <w:fldChar w:fldCharType="end"/>
            </w:r>
          </w:hyperlink>
        </w:p>
        <w:p w14:paraId="31B57709" w14:textId="317646D5"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30" w:history="1">
            <w:r w:rsidR="002268EF" w:rsidRPr="002268EF">
              <w:rPr>
                <w:rStyle w:val="Hyperlink"/>
                <w:rFonts w:ascii="Times New Roman" w:hAnsi="Times New Roman" w:cs="B Lotus"/>
                <w:b w:val="0"/>
                <w:bCs w:val="0"/>
                <w:noProof/>
                <w:sz w:val="28"/>
                <w:szCs w:val="28"/>
                <w:rtl/>
              </w:rPr>
              <w:t xml:space="preserve">وب متد </w:t>
            </w:r>
            <w:r w:rsidR="002268EF" w:rsidRPr="002268EF">
              <w:rPr>
                <w:rStyle w:val="Hyperlink"/>
                <w:rFonts w:ascii="Times New Roman" w:hAnsi="Times New Roman" w:cs="B Lotus"/>
                <w:b w:val="0"/>
                <w:bCs w:val="0"/>
                <w:noProof/>
                <w:sz w:val="28"/>
                <w:szCs w:val="28"/>
              </w:rPr>
              <w:t>CIIWSNajaAccident</w:t>
            </w:r>
            <w:r w:rsidR="002268EF" w:rsidRPr="002268EF">
              <w:rPr>
                <w:rStyle w:val="Hyperlink"/>
                <w:rFonts w:ascii="Times New Roman" w:hAnsi="Times New Roman" w:cs="B Lotus"/>
                <w:b w:val="0"/>
                <w:bCs w:val="0"/>
                <w:noProof/>
                <w:sz w:val="28"/>
                <w:szCs w:val="28"/>
                <w:rtl/>
              </w:rPr>
              <w:t xml:space="preserve"> جهت استعلام</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سریال</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و</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سری</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کروکی</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ها</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Toc38109530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259</w:t>
            </w:r>
            <w:r w:rsidR="002268EF" w:rsidRPr="002268EF">
              <w:rPr>
                <w:rFonts w:ascii="Times New Roman" w:hAnsi="Times New Roman" w:cs="B Lotus"/>
                <w:b w:val="0"/>
                <w:bCs w:val="0"/>
                <w:noProof/>
                <w:webHidden/>
                <w:sz w:val="28"/>
                <w:szCs w:val="28"/>
                <w:rtl/>
              </w:rPr>
              <w:fldChar w:fldCharType="end"/>
            </w:r>
          </w:hyperlink>
        </w:p>
        <w:p w14:paraId="19A45EE7" w14:textId="2E58BED5"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31" w:history="1">
            <w:r w:rsidR="002268EF" w:rsidRPr="002268EF">
              <w:rPr>
                <w:rStyle w:val="Hyperlink"/>
                <w:rFonts w:ascii="Times New Roman" w:hAnsi="Times New Roman" w:cs="B Lotus"/>
                <w:b w:val="0"/>
                <w:bCs w:val="0"/>
                <w:noProof/>
                <w:sz w:val="28"/>
                <w:szCs w:val="28"/>
                <w:rtl/>
              </w:rPr>
              <w:t xml:space="preserve">جدول ورودی های وب متد </w:t>
            </w:r>
            <w:r w:rsidR="002268EF" w:rsidRPr="002268EF">
              <w:rPr>
                <w:rStyle w:val="Hyperlink"/>
                <w:rFonts w:ascii="Times New Roman" w:hAnsi="Times New Roman" w:cs="B Lotus"/>
                <w:b w:val="0"/>
                <w:bCs w:val="0"/>
                <w:noProof/>
                <w:sz w:val="28"/>
                <w:szCs w:val="28"/>
              </w:rPr>
              <w:t>CIIWSNajaAccident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Toc38109531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259</w:t>
            </w:r>
            <w:r w:rsidR="002268EF" w:rsidRPr="002268EF">
              <w:rPr>
                <w:rFonts w:ascii="Times New Roman" w:hAnsi="Times New Roman" w:cs="B Lotus"/>
                <w:b w:val="0"/>
                <w:bCs w:val="0"/>
                <w:noProof/>
                <w:webHidden/>
                <w:sz w:val="28"/>
                <w:szCs w:val="28"/>
                <w:rtl/>
              </w:rPr>
              <w:fldChar w:fldCharType="end"/>
            </w:r>
          </w:hyperlink>
        </w:p>
        <w:p w14:paraId="51D97419" w14:textId="649347AD" w:rsidR="002268EF" w:rsidRPr="002268EF" w:rsidRDefault="00087344">
          <w:pPr>
            <w:pStyle w:val="TOC3"/>
            <w:tabs>
              <w:tab w:val="right" w:pos="9016"/>
            </w:tabs>
            <w:rPr>
              <w:rFonts w:ascii="Times New Roman" w:eastAsiaTheme="minorEastAsia" w:hAnsi="Times New Roman" w:cs="B Lotus"/>
              <w:noProof/>
              <w:sz w:val="28"/>
              <w:szCs w:val="28"/>
              <w:rtl/>
              <w:lang w:bidi="ar-SA"/>
            </w:rPr>
          </w:pPr>
          <w:hyperlink w:anchor="_Toc38109532" w:history="1">
            <w:r w:rsidR="002268EF" w:rsidRPr="002268EF">
              <w:rPr>
                <w:rStyle w:val="Hyperlink"/>
                <w:rFonts w:ascii="Times New Roman" w:hAnsi="Times New Roman" w:cs="B Lotus"/>
                <w:noProof/>
                <w:sz w:val="28"/>
                <w:szCs w:val="28"/>
                <w:rtl/>
              </w:rPr>
              <w:t xml:space="preserve">خروجی های وب متد </w:t>
            </w:r>
            <w:r w:rsidR="002268EF" w:rsidRPr="002268EF">
              <w:rPr>
                <w:rStyle w:val="Hyperlink"/>
                <w:rFonts w:ascii="Times New Roman" w:hAnsi="Times New Roman" w:cs="B Lotus"/>
                <w:noProof/>
                <w:sz w:val="28"/>
                <w:szCs w:val="28"/>
              </w:rPr>
              <w:t>CIIWSNajaAccident</w:t>
            </w:r>
            <w:r w:rsidR="002268EF" w:rsidRPr="002268EF">
              <w:rPr>
                <w:rStyle w:val="Hyperlink"/>
                <w:rFonts w:ascii="Times New Roman" w:hAnsi="Times New Roman" w:cs="B Lotus"/>
                <w:noProof/>
                <w:sz w:val="28"/>
                <w:szCs w:val="28"/>
                <w:rtl/>
              </w:rPr>
              <w:t>:</w:t>
            </w:r>
            <w:r w:rsidR="002268EF" w:rsidRPr="002268EF">
              <w:rPr>
                <w:rFonts w:ascii="Times New Roman" w:hAnsi="Times New Roman" w:cs="B Lotus"/>
                <w:noProof/>
                <w:webHidden/>
                <w:sz w:val="28"/>
                <w:szCs w:val="28"/>
                <w:rtl/>
              </w:rPr>
              <w:tab/>
            </w:r>
            <w:r w:rsidR="002268EF" w:rsidRPr="002268EF">
              <w:rPr>
                <w:rFonts w:ascii="Times New Roman" w:hAnsi="Times New Roman" w:cs="B Lotus"/>
                <w:noProof/>
                <w:webHidden/>
                <w:sz w:val="28"/>
                <w:szCs w:val="28"/>
                <w:rtl/>
              </w:rPr>
              <w:fldChar w:fldCharType="begin"/>
            </w:r>
            <w:r w:rsidR="002268EF" w:rsidRPr="002268EF">
              <w:rPr>
                <w:rFonts w:ascii="Times New Roman" w:hAnsi="Times New Roman" w:cs="B Lotus"/>
                <w:noProof/>
                <w:webHidden/>
                <w:sz w:val="28"/>
                <w:szCs w:val="28"/>
                <w:rtl/>
              </w:rPr>
              <w:instrText xml:space="preserve"> </w:instrText>
            </w:r>
            <w:r w:rsidR="002268EF" w:rsidRPr="002268EF">
              <w:rPr>
                <w:rFonts w:ascii="Times New Roman" w:hAnsi="Times New Roman" w:cs="B Lotus"/>
                <w:noProof/>
                <w:webHidden/>
                <w:sz w:val="28"/>
                <w:szCs w:val="28"/>
              </w:rPr>
              <w:instrText>PAGEREF</w:instrText>
            </w:r>
            <w:r w:rsidR="002268EF" w:rsidRPr="002268EF">
              <w:rPr>
                <w:rFonts w:ascii="Times New Roman" w:hAnsi="Times New Roman" w:cs="B Lotus"/>
                <w:noProof/>
                <w:webHidden/>
                <w:sz w:val="28"/>
                <w:szCs w:val="28"/>
                <w:rtl/>
              </w:rPr>
              <w:instrText xml:space="preserve"> _</w:instrText>
            </w:r>
            <w:r w:rsidR="002268EF" w:rsidRPr="002268EF">
              <w:rPr>
                <w:rFonts w:ascii="Times New Roman" w:hAnsi="Times New Roman" w:cs="B Lotus"/>
                <w:noProof/>
                <w:webHidden/>
                <w:sz w:val="28"/>
                <w:szCs w:val="28"/>
              </w:rPr>
              <w:instrText>Toc38109532 \h</w:instrText>
            </w:r>
            <w:r w:rsidR="002268EF" w:rsidRPr="002268EF">
              <w:rPr>
                <w:rFonts w:ascii="Times New Roman" w:hAnsi="Times New Roman" w:cs="B Lotus"/>
                <w:noProof/>
                <w:webHidden/>
                <w:sz w:val="28"/>
                <w:szCs w:val="28"/>
                <w:rtl/>
              </w:rPr>
              <w:instrText xml:space="preserve"> </w:instrText>
            </w:r>
            <w:r w:rsidR="002268EF" w:rsidRPr="002268EF">
              <w:rPr>
                <w:rFonts w:ascii="Times New Roman" w:hAnsi="Times New Roman" w:cs="B Lotus"/>
                <w:noProof/>
                <w:webHidden/>
                <w:sz w:val="28"/>
                <w:szCs w:val="28"/>
                <w:rtl/>
              </w:rPr>
            </w:r>
            <w:r w:rsidR="002268EF" w:rsidRPr="002268EF">
              <w:rPr>
                <w:rFonts w:ascii="Times New Roman" w:hAnsi="Times New Roman" w:cs="B Lotus"/>
                <w:noProof/>
                <w:webHidden/>
                <w:sz w:val="28"/>
                <w:szCs w:val="28"/>
                <w:rtl/>
              </w:rPr>
              <w:fldChar w:fldCharType="separate"/>
            </w:r>
            <w:r w:rsidR="00172021">
              <w:rPr>
                <w:rFonts w:ascii="Times New Roman" w:hAnsi="Times New Roman" w:cs="B Lotus"/>
                <w:noProof/>
                <w:webHidden/>
                <w:sz w:val="28"/>
                <w:szCs w:val="28"/>
                <w:rtl/>
                <w:lang w:bidi="ar-SA"/>
              </w:rPr>
              <w:t>259</w:t>
            </w:r>
            <w:r w:rsidR="002268EF" w:rsidRPr="002268EF">
              <w:rPr>
                <w:rFonts w:ascii="Times New Roman" w:hAnsi="Times New Roman" w:cs="B Lotus"/>
                <w:noProof/>
                <w:webHidden/>
                <w:sz w:val="28"/>
                <w:szCs w:val="28"/>
                <w:rtl/>
              </w:rPr>
              <w:fldChar w:fldCharType="end"/>
            </w:r>
          </w:hyperlink>
        </w:p>
        <w:p w14:paraId="1E47B50E" w14:textId="5AA93E3F"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33" w:history="1">
            <w:r w:rsidR="002268EF" w:rsidRPr="002268EF">
              <w:rPr>
                <w:rStyle w:val="Hyperlink"/>
                <w:rFonts w:ascii="Times New Roman" w:hAnsi="Times New Roman" w:cs="B Lotus"/>
                <w:b w:val="0"/>
                <w:bCs w:val="0"/>
                <w:noProof/>
                <w:sz w:val="28"/>
                <w:szCs w:val="28"/>
                <w:rtl/>
              </w:rPr>
              <w:t xml:space="preserve">کلاس </w:t>
            </w:r>
            <w:r w:rsidR="002268EF" w:rsidRPr="002268EF">
              <w:rPr>
                <w:rStyle w:val="Hyperlink"/>
                <w:rFonts w:ascii="Times New Roman" w:hAnsi="Times New Roman" w:cs="B Lotus"/>
                <w:b w:val="0"/>
                <w:bCs w:val="0"/>
                <w:noProof/>
                <w:sz w:val="28"/>
                <w:szCs w:val="28"/>
              </w:rPr>
              <w:t>AccidentDTO</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Toc38109533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259</w:t>
            </w:r>
            <w:r w:rsidR="002268EF" w:rsidRPr="002268EF">
              <w:rPr>
                <w:rFonts w:ascii="Times New Roman" w:hAnsi="Times New Roman" w:cs="B Lotus"/>
                <w:b w:val="0"/>
                <w:bCs w:val="0"/>
                <w:noProof/>
                <w:webHidden/>
                <w:sz w:val="28"/>
                <w:szCs w:val="28"/>
                <w:rtl/>
              </w:rPr>
              <w:fldChar w:fldCharType="end"/>
            </w:r>
          </w:hyperlink>
        </w:p>
        <w:p w14:paraId="3FF9A8FC" w14:textId="49306BFD"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34" w:history="1">
            <w:r w:rsidR="002268EF" w:rsidRPr="002268EF">
              <w:rPr>
                <w:rStyle w:val="Hyperlink"/>
                <w:rFonts w:ascii="Times New Roman" w:hAnsi="Times New Roman" w:cs="B Lotus"/>
                <w:b w:val="0"/>
                <w:bCs w:val="0"/>
                <w:noProof/>
                <w:sz w:val="28"/>
                <w:szCs w:val="28"/>
                <w:rtl/>
              </w:rPr>
              <w:t xml:space="preserve">کلاس </w:t>
            </w:r>
            <w:r w:rsidR="002268EF" w:rsidRPr="002268EF">
              <w:rPr>
                <w:rStyle w:val="Hyperlink"/>
                <w:rFonts w:ascii="Times New Roman" w:hAnsi="Times New Roman" w:cs="B Lotus"/>
                <w:b w:val="0"/>
                <w:bCs w:val="0"/>
                <w:noProof/>
                <w:sz w:val="28"/>
                <w:szCs w:val="28"/>
              </w:rPr>
              <w:t>VehicleDriverDTO</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Toc38109534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259</w:t>
            </w:r>
            <w:r w:rsidR="002268EF" w:rsidRPr="002268EF">
              <w:rPr>
                <w:rFonts w:ascii="Times New Roman" w:hAnsi="Times New Roman" w:cs="B Lotus"/>
                <w:b w:val="0"/>
                <w:bCs w:val="0"/>
                <w:noProof/>
                <w:webHidden/>
                <w:sz w:val="28"/>
                <w:szCs w:val="28"/>
                <w:rtl/>
              </w:rPr>
              <w:fldChar w:fldCharType="end"/>
            </w:r>
          </w:hyperlink>
        </w:p>
        <w:p w14:paraId="67D4AFA6" w14:textId="6E0B17F6" w:rsidR="002268EF" w:rsidRPr="002268EF" w:rsidRDefault="00087344">
          <w:pPr>
            <w:pStyle w:val="TOC3"/>
            <w:tabs>
              <w:tab w:val="right" w:pos="9016"/>
            </w:tabs>
            <w:rPr>
              <w:rFonts w:ascii="Times New Roman" w:eastAsiaTheme="minorEastAsia" w:hAnsi="Times New Roman" w:cs="B Lotus"/>
              <w:noProof/>
              <w:sz w:val="28"/>
              <w:szCs w:val="28"/>
              <w:rtl/>
              <w:lang w:bidi="ar-SA"/>
            </w:rPr>
          </w:pPr>
          <w:hyperlink w:anchor="_Toc38109535" w:history="1">
            <w:r w:rsidR="002268EF" w:rsidRPr="002268EF">
              <w:rPr>
                <w:rStyle w:val="Hyperlink"/>
                <w:rFonts w:ascii="Times New Roman" w:hAnsi="Times New Roman" w:cs="B Lotus"/>
                <w:noProof/>
                <w:sz w:val="28"/>
                <w:szCs w:val="28"/>
                <w:rtl/>
              </w:rPr>
              <w:t xml:space="preserve">خطاهای وب متد </w:t>
            </w:r>
            <w:r w:rsidR="002268EF" w:rsidRPr="002268EF">
              <w:rPr>
                <w:rStyle w:val="Hyperlink"/>
                <w:rFonts w:ascii="Times New Roman" w:hAnsi="Times New Roman" w:cs="B Lotus"/>
                <w:noProof/>
                <w:sz w:val="28"/>
                <w:szCs w:val="28"/>
              </w:rPr>
              <w:t>CIIWSNajaAccident</w:t>
            </w:r>
            <w:r w:rsidR="002268EF" w:rsidRPr="002268EF">
              <w:rPr>
                <w:rStyle w:val="Hyperlink"/>
                <w:rFonts w:ascii="Times New Roman" w:hAnsi="Times New Roman" w:cs="B Lotus"/>
                <w:noProof/>
                <w:sz w:val="28"/>
                <w:szCs w:val="28"/>
                <w:rtl/>
              </w:rPr>
              <w:t>:</w:t>
            </w:r>
            <w:r w:rsidR="002268EF" w:rsidRPr="002268EF">
              <w:rPr>
                <w:rFonts w:ascii="Times New Roman" w:hAnsi="Times New Roman" w:cs="B Lotus"/>
                <w:noProof/>
                <w:webHidden/>
                <w:sz w:val="28"/>
                <w:szCs w:val="28"/>
                <w:rtl/>
              </w:rPr>
              <w:tab/>
            </w:r>
            <w:r w:rsidR="002268EF" w:rsidRPr="002268EF">
              <w:rPr>
                <w:rFonts w:ascii="Times New Roman" w:hAnsi="Times New Roman" w:cs="B Lotus"/>
                <w:noProof/>
                <w:webHidden/>
                <w:sz w:val="28"/>
                <w:szCs w:val="28"/>
                <w:rtl/>
              </w:rPr>
              <w:fldChar w:fldCharType="begin"/>
            </w:r>
            <w:r w:rsidR="002268EF" w:rsidRPr="002268EF">
              <w:rPr>
                <w:rFonts w:ascii="Times New Roman" w:hAnsi="Times New Roman" w:cs="B Lotus"/>
                <w:noProof/>
                <w:webHidden/>
                <w:sz w:val="28"/>
                <w:szCs w:val="28"/>
                <w:rtl/>
              </w:rPr>
              <w:instrText xml:space="preserve"> </w:instrText>
            </w:r>
            <w:r w:rsidR="002268EF" w:rsidRPr="002268EF">
              <w:rPr>
                <w:rFonts w:ascii="Times New Roman" w:hAnsi="Times New Roman" w:cs="B Lotus"/>
                <w:noProof/>
                <w:webHidden/>
                <w:sz w:val="28"/>
                <w:szCs w:val="28"/>
              </w:rPr>
              <w:instrText>PAGEREF</w:instrText>
            </w:r>
            <w:r w:rsidR="002268EF" w:rsidRPr="002268EF">
              <w:rPr>
                <w:rFonts w:ascii="Times New Roman" w:hAnsi="Times New Roman" w:cs="B Lotus"/>
                <w:noProof/>
                <w:webHidden/>
                <w:sz w:val="28"/>
                <w:szCs w:val="28"/>
                <w:rtl/>
              </w:rPr>
              <w:instrText xml:space="preserve"> _</w:instrText>
            </w:r>
            <w:r w:rsidR="002268EF" w:rsidRPr="002268EF">
              <w:rPr>
                <w:rFonts w:ascii="Times New Roman" w:hAnsi="Times New Roman" w:cs="B Lotus"/>
                <w:noProof/>
                <w:webHidden/>
                <w:sz w:val="28"/>
                <w:szCs w:val="28"/>
              </w:rPr>
              <w:instrText>Toc38109535 \h</w:instrText>
            </w:r>
            <w:r w:rsidR="002268EF" w:rsidRPr="002268EF">
              <w:rPr>
                <w:rFonts w:ascii="Times New Roman" w:hAnsi="Times New Roman" w:cs="B Lotus"/>
                <w:noProof/>
                <w:webHidden/>
                <w:sz w:val="28"/>
                <w:szCs w:val="28"/>
                <w:rtl/>
              </w:rPr>
              <w:instrText xml:space="preserve"> </w:instrText>
            </w:r>
            <w:r w:rsidR="002268EF" w:rsidRPr="002268EF">
              <w:rPr>
                <w:rFonts w:ascii="Times New Roman" w:hAnsi="Times New Roman" w:cs="B Lotus"/>
                <w:noProof/>
                <w:webHidden/>
                <w:sz w:val="28"/>
                <w:szCs w:val="28"/>
                <w:rtl/>
              </w:rPr>
            </w:r>
            <w:r w:rsidR="002268EF" w:rsidRPr="002268EF">
              <w:rPr>
                <w:rFonts w:ascii="Times New Roman" w:hAnsi="Times New Roman" w:cs="B Lotus"/>
                <w:noProof/>
                <w:webHidden/>
                <w:sz w:val="28"/>
                <w:szCs w:val="28"/>
                <w:rtl/>
              </w:rPr>
              <w:fldChar w:fldCharType="separate"/>
            </w:r>
            <w:r w:rsidR="00172021">
              <w:rPr>
                <w:rFonts w:ascii="Times New Roman" w:hAnsi="Times New Roman" w:cs="B Lotus"/>
                <w:noProof/>
                <w:webHidden/>
                <w:sz w:val="28"/>
                <w:szCs w:val="28"/>
                <w:rtl/>
                <w:lang w:bidi="ar-SA"/>
              </w:rPr>
              <w:t>260</w:t>
            </w:r>
            <w:r w:rsidR="002268EF" w:rsidRPr="002268EF">
              <w:rPr>
                <w:rFonts w:ascii="Times New Roman" w:hAnsi="Times New Roman" w:cs="B Lotus"/>
                <w:noProof/>
                <w:webHidden/>
                <w:sz w:val="28"/>
                <w:szCs w:val="28"/>
                <w:rtl/>
              </w:rPr>
              <w:fldChar w:fldCharType="end"/>
            </w:r>
          </w:hyperlink>
        </w:p>
        <w:p w14:paraId="656366EB" w14:textId="4C2137EC"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36" w:history="1">
            <w:r w:rsidR="002268EF" w:rsidRPr="002268EF">
              <w:rPr>
                <w:rStyle w:val="Hyperlink"/>
                <w:rFonts w:ascii="Times New Roman" w:hAnsi="Times New Roman" w:cs="B Lotus"/>
                <w:b w:val="0"/>
                <w:bCs w:val="0"/>
                <w:noProof/>
                <w:sz w:val="28"/>
                <w:szCs w:val="28"/>
                <w:rtl/>
              </w:rPr>
              <w:t xml:space="preserve">وب متد </w:t>
            </w:r>
            <w:r w:rsidR="002268EF" w:rsidRPr="002268EF">
              <w:rPr>
                <w:rStyle w:val="Hyperlink"/>
                <w:rFonts w:ascii="Times New Roman" w:hAnsi="Times New Roman" w:cs="B Lotus"/>
                <w:b w:val="0"/>
                <w:bCs w:val="0"/>
                <w:noProof/>
                <w:sz w:val="28"/>
                <w:szCs w:val="28"/>
              </w:rPr>
              <w:t>CIIWSNajaLicenc</w:t>
            </w:r>
            <w:r w:rsidR="002268EF" w:rsidRPr="002268EF">
              <w:rPr>
                <w:rStyle w:val="Hyperlink"/>
                <w:rFonts w:ascii="Times New Roman" w:hAnsi="Times New Roman" w:cs="B Lotus"/>
                <w:b w:val="0"/>
                <w:bCs w:val="0"/>
                <w:noProof/>
                <w:sz w:val="28"/>
                <w:szCs w:val="28"/>
                <w:rtl/>
              </w:rPr>
              <w:t xml:space="preserve"> جهت استعلام</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گواهینامه</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Toc38109536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260</w:t>
            </w:r>
            <w:r w:rsidR="002268EF" w:rsidRPr="002268EF">
              <w:rPr>
                <w:rFonts w:ascii="Times New Roman" w:hAnsi="Times New Roman" w:cs="B Lotus"/>
                <w:b w:val="0"/>
                <w:bCs w:val="0"/>
                <w:noProof/>
                <w:webHidden/>
                <w:sz w:val="28"/>
                <w:szCs w:val="28"/>
                <w:rtl/>
              </w:rPr>
              <w:fldChar w:fldCharType="end"/>
            </w:r>
          </w:hyperlink>
        </w:p>
        <w:p w14:paraId="317029A0" w14:textId="0943BDA4" w:rsidR="002268EF" w:rsidRPr="002268EF" w:rsidRDefault="00087344">
          <w:pPr>
            <w:pStyle w:val="TOC3"/>
            <w:tabs>
              <w:tab w:val="right" w:pos="9016"/>
            </w:tabs>
            <w:rPr>
              <w:rFonts w:ascii="Times New Roman" w:eastAsiaTheme="minorEastAsia" w:hAnsi="Times New Roman" w:cs="B Lotus"/>
              <w:noProof/>
              <w:sz w:val="28"/>
              <w:szCs w:val="28"/>
              <w:rtl/>
              <w:lang w:bidi="ar-SA"/>
            </w:rPr>
          </w:pPr>
          <w:hyperlink w:anchor="_Toc38109537" w:history="1">
            <w:r w:rsidR="002268EF" w:rsidRPr="002268EF">
              <w:rPr>
                <w:rStyle w:val="Hyperlink"/>
                <w:rFonts w:ascii="Times New Roman" w:hAnsi="Times New Roman" w:cs="B Lotus"/>
                <w:noProof/>
                <w:sz w:val="28"/>
                <w:szCs w:val="28"/>
                <w:rtl/>
              </w:rPr>
              <w:t xml:space="preserve">جدول ورودی های وب متد </w:t>
            </w:r>
            <w:r w:rsidR="002268EF" w:rsidRPr="002268EF">
              <w:rPr>
                <w:rStyle w:val="Hyperlink"/>
                <w:rFonts w:ascii="Times New Roman" w:hAnsi="Times New Roman" w:cs="B Lotus"/>
                <w:noProof/>
                <w:sz w:val="28"/>
                <w:szCs w:val="28"/>
              </w:rPr>
              <w:t>CIIWSNajaLicenc</w:t>
            </w:r>
            <w:r w:rsidR="002268EF" w:rsidRPr="002268EF">
              <w:rPr>
                <w:rStyle w:val="Hyperlink"/>
                <w:rFonts w:ascii="Times New Roman" w:hAnsi="Times New Roman" w:cs="B Lotus"/>
                <w:noProof/>
                <w:sz w:val="28"/>
                <w:szCs w:val="28"/>
                <w:rtl/>
              </w:rPr>
              <w:t>:</w:t>
            </w:r>
            <w:r w:rsidR="002268EF" w:rsidRPr="002268EF">
              <w:rPr>
                <w:rFonts w:ascii="Times New Roman" w:hAnsi="Times New Roman" w:cs="B Lotus"/>
                <w:noProof/>
                <w:webHidden/>
                <w:sz w:val="28"/>
                <w:szCs w:val="28"/>
                <w:rtl/>
              </w:rPr>
              <w:tab/>
            </w:r>
            <w:r w:rsidR="002268EF" w:rsidRPr="002268EF">
              <w:rPr>
                <w:rFonts w:ascii="Times New Roman" w:hAnsi="Times New Roman" w:cs="B Lotus"/>
                <w:noProof/>
                <w:webHidden/>
                <w:sz w:val="28"/>
                <w:szCs w:val="28"/>
                <w:rtl/>
              </w:rPr>
              <w:fldChar w:fldCharType="begin"/>
            </w:r>
            <w:r w:rsidR="002268EF" w:rsidRPr="002268EF">
              <w:rPr>
                <w:rFonts w:ascii="Times New Roman" w:hAnsi="Times New Roman" w:cs="B Lotus"/>
                <w:noProof/>
                <w:webHidden/>
                <w:sz w:val="28"/>
                <w:szCs w:val="28"/>
                <w:rtl/>
              </w:rPr>
              <w:instrText xml:space="preserve"> </w:instrText>
            </w:r>
            <w:r w:rsidR="002268EF" w:rsidRPr="002268EF">
              <w:rPr>
                <w:rFonts w:ascii="Times New Roman" w:hAnsi="Times New Roman" w:cs="B Lotus"/>
                <w:noProof/>
                <w:webHidden/>
                <w:sz w:val="28"/>
                <w:szCs w:val="28"/>
              </w:rPr>
              <w:instrText>PAGEREF</w:instrText>
            </w:r>
            <w:r w:rsidR="002268EF" w:rsidRPr="002268EF">
              <w:rPr>
                <w:rFonts w:ascii="Times New Roman" w:hAnsi="Times New Roman" w:cs="B Lotus"/>
                <w:noProof/>
                <w:webHidden/>
                <w:sz w:val="28"/>
                <w:szCs w:val="28"/>
                <w:rtl/>
              </w:rPr>
              <w:instrText xml:space="preserve"> _</w:instrText>
            </w:r>
            <w:r w:rsidR="002268EF" w:rsidRPr="002268EF">
              <w:rPr>
                <w:rFonts w:ascii="Times New Roman" w:hAnsi="Times New Roman" w:cs="B Lotus"/>
                <w:noProof/>
                <w:webHidden/>
                <w:sz w:val="28"/>
                <w:szCs w:val="28"/>
              </w:rPr>
              <w:instrText>Toc38109537 \h</w:instrText>
            </w:r>
            <w:r w:rsidR="002268EF" w:rsidRPr="002268EF">
              <w:rPr>
                <w:rFonts w:ascii="Times New Roman" w:hAnsi="Times New Roman" w:cs="B Lotus"/>
                <w:noProof/>
                <w:webHidden/>
                <w:sz w:val="28"/>
                <w:szCs w:val="28"/>
                <w:rtl/>
              </w:rPr>
              <w:instrText xml:space="preserve"> </w:instrText>
            </w:r>
            <w:r w:rsidR="002268EF" w:rsidRPr="002268EF">
              <w:rPr>
                <w:rFonts w:ascii="Times New Roman" w:hAnsi="Times New Roman" w:cs="B Lotus"/>
                <w:noProof/>
                <w:webHidden/>
                <w:sz w:val="28"/>
                <w:szCs w:val="28"/>
                <w:rtl/>
              </w:rPr>
            </w:r>
            <w:r w:rsidR="002268EF" w:rsidRPr="002268EF">
              <w:rPr>
                <w:rFonts w:ascii="Times New Roman" w:hAnsi="Times New Roman" w:cs="B Lotus"/>
                <w:noProof/>
                <w:webHidden/>
                <w:sz w:val="28"/>
                <w:szCs w:val="28"/>
                <w:rtl/>
              </w:rPr>
              <w:fldChar w:fldCharType="separate"/>
            </w:r>
            <w:r w:rsidR="00172021">
              <w:rPr>
                <w:rFonts w:ascii="Times New Roman" w:hAnsi="Times New Roman" w:cs="B Lotus"/>
                <w:noProof/>
                <w:webHidden/>
                <w:sz w:val="28"/>
                <w:szCs w:val="28"/>
                <w:rtl/>
                <w:lang w:bidi="ar-SA"/>
              </w:rPr>
              <w:t>260</w:t>
            </w:r>
            <w:r w:rsidR="002268EF" w:rsidRPr="002268EF">
              <w:rPr>
                <w:rFonts w:ascii="Times New Roman" w:hAnsi="Times New Roman" w:cs="B Lotus"/>
                <w:noProof/>
                <w:webHidden/>
                <w:sz w:val="28"/>
                <w:szCs w:val="28"/>
                <w:rtl/>
              </w:rPr>
              <w:fldChar w:fldCharType="end"/>
            </w:r>
          </w:hyperlink>
        </w:p>
        <w:p w14:paraId="36F9BA50" w14:textId="43E47070"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38" w:history="1">
            <w:r w:rsidR="002268EF" w:rsidRPr="002268EF">
              <w:rPr>
                <w:rStyle w:val="Hyperlink"/>
                <w:rFonts w:ascii="Times New Roman" w:hAnsi="Times New Roman" w:cs="B Lotus"/>
                <w:b w:val="0"/>
                <w:bCs w:val="0"/>
                <w:noProof/>
                <w:sz w:val="28"/>
                <w:szCs w:val="28"/>
                <w:rtl/>
              </w:rPr>
              <w:t xml:space="preserve">خروجی های وب متد </w:t>
            </w:r>
            <w:r w:rsidR="002268EF" w:rsidRPr="002268EF">
              <w:rPr>
                <w:rStyle w:val="Hyperlink"/>
                <w:rFonts w:ascii="Times New Roman" w:hAnsi="Times New Roman" w:cs="B Lotus"/>
                <w:b w:val="0"/>
                <w:bCs w:val="0"/>
                <w:noProof/>
                <w:sz w:val="28"/>
                <w:szCs w:val="28"/>
              </w:rPr>
              <w:t>CIIWSNajaLicence</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Toc38109538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260</w:t>
            </w:r>
            <w:r w:rsidR="002268EF" w:rsidRPr="002268EF">
              <w:rPr>
                <w:rFonts w:ascii="Times New Roman" w:hAnsi="Times New Roman" w:cs="B Lotus"/>
                <w:b w:val="0"/>
                <w:bCs w:val="0"/>
                <w:noProof/>
                <w:webHidden/>
                <w:sz w:val="28"/>
                <w:szCs w:val="28"/>
                <w:rtl/>
              </w:rPr>
              <w:fldChar w:fldCharType="end"/>
            </w:r>
          </w:hyperlink>
        </w:p>
        <w:p w14:paraId="256D6B14" w14:textId="4909B3A1"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39" w:history="1">
            <w:r w:rsidR="002268EF" w:rsidRPr="002268EF">
              <w:rPr>
                <w:rStyle w:val="Hyperlink"/>
                <w:rFonts w:ascii="Times New Roman" w:hAnsi="Times New Roman" w:cs="B Lotus"/>
                <w:b w:val="0"/>
                <w:bCs w:val="0"/>
                <w:noProof/>
                <w:sz w:val="28"/>
                <w:szCs w:val="28"/>
                <w:rtl/>
              </w:rPr>
              <w:t xml:space="preserve">کلاس </w:t>
            </w:r>
            <w:r w:rsidR="002268EF" w:rsidRPr="002268EF">
              <w:rPr>
                <w:rStyle w:val="Hyperlink"/>
                <w:rFonts w:ascii="Times New Roman" w:hAnsi="Times New Roman" w:cs="B Lotus"/>
                <w:b w:val="0"/>
                <w:bCs w:val="0"/>
                <w:noProof/>
                <w:sz w:val="28"/>
                <w:szCs w:val="28"/>
              </w:rPr>
              <w:t>LicenceDTO</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Toc38109539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260</w:t>
            </w:r>
            <w:r w:rsidR="002268EF" w:rsidRPr="002268EF">
              <w:rPr>
                <w:rFonts w:ascii="Times New Roman" w:hAnsi="Times New Roman" w:cs="B Lotus"/>
                <w:b w:val="0"/>
                <w:bCs w:val="0"/>
                <w:noProof/>
                <w:webHidden/>
                <w:sz w:val="28"/>
                <w:szCs w:val="28"/>
                <w:rtl/>
              </w:rPr>
              <w:fldChar w:fldCharType="end"/>
            </w:r>
          </w:hyperlink>
        </w:p>
        <w:p w14:paraId="71B193D6" w14:textId="1EB97D9B"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40" w:history="1">
            <w:r w:rsidR="002268EF" w:rsidRPr="002268EF">
              <w:rPr>
                <w:rStyle w:val="Hyperlink"/>
                <w:rFonts w:ascii="Times New Roman" w:hAnsi="Times New Roman" w:cs="B Lotus"/>
                <w:b w:val="0"/>
                <w:bCs w:val="0"/>
                <w:noProof/>
                <w:sz w:val="28"/>
                <w:szCs w:val="28"/>
                <w:rtl/>
              </w:rPr>
              <w:t xml:space="preserve">کلاس  </w:t>
            </w:r>
            <w:r w:rsidR="002268EF" w:rsidRPr="002268EF">
              <w:rPr>
                <w:rStyle w:val="Hyperlink"/>
                <w:rFonts w:ascii="Times New Roman" w:hAnsi="Times New Roman" w:cs="B Lotus"/>
                <w:b w:val="0"/>
                <w:bCs w:val="0"/>
                <w:noProof/>
                <w:sz w:val="28"/>
                <w:szCs w:val="28"/>
                <w:highlight w:val="white"/>
              </w:rPr>
              <w:t>LicenceTypeDetailDTO</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Toc38109540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261</w:t>
            </w:r>
            <w:r w:rsidR="002268EF" w:rsidRPr="002268EF">
              <w:rPr>
                <w:rFonts w:ascii="Times New Roman" w:hAnsi="Times New Roman" w:cs="B Lotus"/>
                <w:b w:val="0"/>
                <w:bCs w:val="0"/>
                <w:noProof/>
                <w:webHidden/>
                <w:sz w:val="28"/>
                <w:szCs w:val="28"/>
                <w:rtl/>
              </w:rPr>
              <w:fldChar w:fldCharType="end"/>
            </w:r>
          </w:hyperlink>
        </w:p>
        <w:p w14:paraId="44817413" w14:textId="030569DC"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41" w:history="1">
            <w:r w:rsidR="002268EF" w:rsidRPr="002268EF">
              <w:rPr>
                <w:rStyle w:val="Hyperlink"/>
                <w:rFonts w:ascii="Times New Roman" w:hAnsi="Times New Roman" w:cs="B Lotus"/>
                <w:b w:val="0"/>
                <w:bCs w:val="0"/>
                <w:noProof/>
                <w:sz w:val="28"/>
                <w:szCs w:val="28"/>
                <w:rtl/>
              </w:rPr>
              <w:t xml:space="preserve">کلاس  </w:t>
            </w:r>
            <w:r w:rsidR="002268EF" w:rsidRPr="002268EF">
              <w:rPr>
                <w:rStyle w:val="Hyperlink"/>
                <w:rFonts w:ascii="Times New Roman" w:hAnsi="Times New Roman" w:cs="B Lotus"/>
                <w:b w:val="0"/>
                <w:bCs w:val="0"/>
                <w:noProof/>
                <w:sz w:val="28"/>
                <w:szCs w:val="28"/>
              </w:rPr>
              <w:t>OpinionDTO</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Toc38109541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261</w:t>
            </w:r>
            <w:r w:rsidR="002268EF" w:rsidRPr="002268EF">
              <w:rPr>
                <w:rFonts w:ascii="Times New Roman" w:hAnsi="Times New Roman" w:cs="B Lotus"/>
                <w:b w:val="0"/>
                <w:bCs w:val="0"/>
                <w:noProof/>
                <w:webHidden/>
                <w:sz w:val="28"/>
                <w:szCs w:val="28"/>
                <w:rtl/>
              </w:rPr>
              <w:fldChar w:fldCharType="end"/>
            </w:r>
          </w:hyperlink>
        </w:p>
        <w:p w14:paraId="354ED625" w14:textId="38E4BD02"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42" w:history="1">
            <w:r w:rsidR="002268EF" w:rsidRPr="002268EF">
              <w:rPr>
                <w:rStyle w:val="Hyperlink"/>
                <w:rFonts w:ascii="Times New Roman" w:hAnsi="Times New Roman" w:cs="B Lotus"/>
                <w:b w:val="0"/>
                <w:bCs w:val="0"/>
                <w:noProof/>
                <w:sz w:val="28"/>
                <w:szCs w:val="28"/>
                <w:rtl/>
              </w:rPr>
              <w:t xml:space="preserve">کلاس </w:t>
            </w:r>
            <w:r w:rsidR="002268EF" w:rsidRPr="002268EF">
              <w:rPr>
                <w:rStyle w:val="Hyperlink"/>
                <w:rFonts w:ascii="Times New Roman" w:hAnsi="Times New Roman" w:cs="B Lotus"/>
                <w:b w:val="0"/>
                <w:bCs w:val="0"/>
                <w:noProof/>
                <w:sz w:val="28"/>
                <w:szCs w:val="28"/>
              </w:rPr>
              <w:t>ProhibitionDTO</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Toc38109542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261</w:t>
            </w:r>
            <w:r w:rsidR="002268EF" w:rsidRPr="002268EF">
              <w:rPr>
                <w:rFonts w:ascii="Times New Roman" w:hAnsi="Times New Roman" w:cs="B Lotus"/>
                <w:b w:val="0"/>
                <w:bCs w:val="0"/>
                <w:noProof/>
                <w:webHidden/>
                <w:sz w:val="28"/>
                <w:szCs w:val="28"/>
                <w:rtl/>
              </w:rPr>
              <w:fldChar w:fldCharType="end"/>
            </w:r>
          </w:hyperlink>
        </w:p>
        <w:p w14:paraId="2C7A09BB" w14:textId="3C5F792E"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43" w:history="1">
            <w:r w:rsidR="002268EF" w:rsidRPr="002268EF">
              <w:rPr>
                <w:rStyle w:val="Hyperlink"/>
                <w:rFonts w:ascii="Times New Roman" w:hAnsi="Times New Roman" w:cs="B Lotus"/>
                <w:b w:val="0"/>
                <w:bCs w:val="0"/>
                <w:noProof/>
                <w:sz w:val="28"/>
                <w:szCs w:val="28"/>
                <w:rtl/>
              </w:rPr>
              <w:t xml:space="preserve">خطاهای وب متد </w:t>
            </w:r>
            <w:r w:rsidR="002268EF" w:rsidRPr="002268EF">
              <w:rPr>
                <w:rStyle w:val="Hyperlink"/>
                <w:rFonts w:ascii="Times New Roman" w:hAnsi="Times New Roman" w:cs="B Lotus"/>
                <w:b w:val="0"/>
                <w:bCs w:val="0"/>
                <w:noProof/>
                <w:sz w:val="28"/>
                <w:szCs w:val="28"/>
              </w:rPr>
              <w:t>CIIWSNajaLicence</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Toc38109543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262</w:t>
            </w:r>
            <w:r w:rsidR="002268EF" w:rsidRPr="002268EF">
              <w:rPr>
                <w:rFonts w:ascii="Times New Roman" w:hAnsi="Times New Roman" w:cs="B Lotus"/>
                <w:b w:val="0"/>
                <w:bCs w:val="0"/>
                <w:noProof/>
                <w:webHidden/>
                <w:sz w:val="28"/>
                <w:szCs w:val="28"/>
                <w:rtl/>
              </w:rPr>
              <w:fldChar w:fldCharType="end"/>
            </w:r>
          </w:hyperlink>
        </w:p>
        <w:p w14:paraId="60D41EED" w14:textId="2EEAC4C7"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44" w:history="1">
            <w:r w:rsidR="002268EF" w:rsidRPr="002268EF">
              <w:rPr>
                <w:rStyle w:val="Hyperlink"/>
                <w:rFonts w:ascii="Times New Roman" w:hAnsi="Times New Roman" w:cs="B Lotus"/>
                <w:b w:val="0"/>
                <w:bCs w:val="0"/>
                <w:noProof/>
                <w:sz w:val="28"/>
                <w:szCs w:val="28"/>
                <w:rtl/>
              </w:rPr>
              <w:t xml:space="preserve">وب متد </w:t>
            </w:r>
            <w:r w:rsidR="002268EF" w:rsidRPr="002268EF">
              <w:rPr>
                <w:rStyle w:val="Hyperlink"/>
                <w:rFonts w:ascii="Times New Roman" w:hAnsi="Times New Roman" w:cs="B Lotus"/>
                <w:b w:val="0"/>
                <w:bCs w:val="0"/>
                <w:noProof/>
                <w:sz w:val="28"/>
                <w:szCs w:val="28"/>
              </w:rPr>
              <w:t>CIIWSNajaLicenceNoEnf</w:t>
            </w:r>
            <w:r w:rsidR="002268EF" w:rsidRPr="002268EF">
              <w:rPr>
                <w:rStyle w:val="Hyperlink"/>
                <w:rFonts w:ascii="Times New Roman" w:hAnsi="Times New Roman" w:cs="B Lotus"/>
                <w:b w:val="0"/>
                <w:bCs w:val="0"/>
                <w:noProof/>
                <w:sz w:val="28"/>
                <w:szCs w:val="28"/>
                <w:rtl/>
              </w:rPr>
              <w:t xml:space="preserve"> جهت استعلام</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تعداد</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نمرات</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منفی</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وبند</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اعمال</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شده</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بر</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روی</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گواهینامه</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براساس</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شماره</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گواهینامه</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Toc38109544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262</w:t>
            </w:r>
            <w:r w:rsidR="002268EF" w:rsidRPr="002268EF">
              <w:rPr>
                <w:rFonts w:ascii="Times New Roman" w:hAnsi="Times New Roman" w:cs="B Lotus"/>
                <w:b w:val="0"/>
                <w:bCs w:val="0"/>
                <w:noProof/>
                <w:webHidden/>
                <w:sz w:val="28"/>
                <w:szCs w:val="28"/>
                <w:rtl/>
              </w:rPr>
              <w:fldChar w:fldCharType="end"/>
            </w:r>
          </w:hyperlink>
        </w:p>
        <w:p w14:paraId="44B35BB0" w14:textId="38C0AE86"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45" w:history="1">
            <w:r w:rsidR="002268EF" w:rsidRPr="002268EF">
              <w:rPr>
                <w:rStyle w:val="Hyperlink"/>
                <w:rFonts w:ascii="Times New Roman" w:hAnsi="Times New Roman" w:cs="B Lotus"/>
                <w:b w:val="0"/>
                <w:bCs w:val="0"/>
                <w:noProof/>
                <w:sz w:val="28"/>
                <w:szCs w:val="28"/>
                <w:rtl/>
              </w:rPr>
              <w:t xml:space="preserve">جدول ورودی های وب متد </w:t>
            </w:r>
            <w:r w:rsidR="002268EF" w:rsidRPr="002268EF">
              <w:rPr>
                <w:rStyle w:val="Hyperlink"/>
                <w:rFonts w:ascii="Times New Roman" w:hAnsi="Times New Roman" w:cs="B Lotus"/>
                <w:b w:val="0"/>
                <w:bCs w:val="0"/>
                <w:noProof/>
                <w:sz w:val="28"/>
                <w:szCs w:val="28"/>
              </w:rPr>
              <w:t>CIIWSNajaLicenceNoEnf</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Toc38109545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262</w:t>
            </w:r>
            <w:r w:rsidR="002268EF" w:rsidRPr="002268EF">
              <w:rPr>
                <w:rFonts w:ascii="Times New Roman" w:hAnsi="Times New Roman" w:cs="B Lotus"/>
                <w:b w:val="0"/>
                <w:bCs w:val="0"/>
                <w:noProof/>
                <w:webHidden/>
                <w:sz w:val="28"/>
                <w:szCs w:val="28"/>
                <w:rtl/>
              </w:rPr>
              <w:fldChar w:fldCharType="end"/>
            </w:r>
          </w:hyperlink>
        </w:p>
        <w:p w14:paraId="2FD156DD" w14:textId="6F6E5D87"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46" w:history="1">
            <w:r w:rsidR="002268EF" w:rsidRPr="002268EF">
              <w:rPr>
                <w:rStyle w:val="Hyperlink"/>
                <w:rFonts w:ascii="Times New Roman" w:hAnsi="Times New Roman" w:cs="B Lotus"/>
                <w:b w:val="0"/>
                <w:bCs w:val="0"/>
                <w:noProof/>
                <w:sz w:val="28"/>
                <w:szCs w:val="28"/>
                <w:rtl/>
              </w:rPr>
              <w:t xml:space="preserve">خروجی های وب متد </w:t>
            </w:r>
            <w:r w:rsidR="002268EF" w:rsidRPr="002268EF">
              <w:rPr>
                <w:rStyle w:val="Hyperlink"/>
                <w:rFonts w:ascii="Times New Roman" w:hAnsi="Times New Roman" w:cs="B Lotus"/>
                <w:b w:val="0"/>
                <w:bCs w:val="0"/>
                <w:noProof/>
                <w:sz w:val="28"/>
                <w:szCs w:val="28"/>
              </w:rPr>
              <w:t>CIIWSNajaLicenceNoEnf</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Toc38109546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263</w:t>
            </w:r>
            <w:r w:rsidR="002268EF" w:rsidRPr="002268EF">
              <w:rPr>
                <w:rFonts w:ascii="Times New Roman" w:hAnsi="Times New Roman" w:cs="B Lotus"/>
                <w:b w:val="0"/>
                <w:bCs w:val="0"/>
                <w:noProof/>
                <w:webHidden/>
                <w:sz w:val="28"/>
                <w:szCs w:val="28"/>
                <w:rtl/>
              </w:rPr>
              <w:fldChar w:fldCharType="end"/>
            </w:r>
          </w:hyperlink>
        </w:p>
        <w:p w14:paraId="0CFE33A8" w14:textId="5346B066"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47" w:history="1">
            <w:r w:rsidR="002268EF" w:rsidRPr="002268EF">
              <w:rPr>
                <w:rStyle w:val="Hyperlink"/>
                <w:rFonts w:ascii="Times New Roman" w:hAnsi="Times New Roman" w:cs="B Lotus"/>
                <w:b w:val="0"/>
                <w:bCs w:val="0"/>
                <w:noProof/>
                <w:sz w:val="28"/>
                <w:szCs w:val="28"/>
                <w:rtl/>
              </w:rPr>
              <w:t xml:space="preserve">کلاس </w:t>
            </w:r>
            <w:r w:rsidR="002268EF" w:rsidRPr="002268EF">
              <w:rPr>
                <w:rStyle w:val="Hyperlink"/>
                <w:rFonts w:ascii="Times New Roman" w:hAnsi="Times New Roman" w:cs="B Lotus"/>
                <w:b w:val="0"/>
                <w:bCs w:val="0"/>
                <w:noProof/>
                <w:sz w:val="28"/>
                <w:szCs w:val="28"/>
              </w:rPr>
              <w:t>EnfDTO</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Toc38109547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263</w:t>
            </w:r>
            <w:r w:rsidR="002268EF" w:rsidRPr="002268EF">
              <w:rPr>
                <w:rFonts w:ascii="Times New Roman" w:hAnsi="Times New Roman" w:cs="B Lotus"/>
                <w:b w:val="0"/>
                <w:bCs w:val="0"/>
                <w:noProof/>
                <w:webHidden/>
                <w:sz w:val="28"/>
                <w:szCs w:val="28"/>
                <w:rtl/>
              </w:rPr>
              <w:fldChar w:fldCharType="end"/>
            </w:r>
          </w:hyperlink>
        </w:p>
        <w:p w14:paraId="0F105F91" w14:textId="6BA77E1A" w:rsidR="002268EF" w:rsidRPr="002268EF" w:rsidRDefault="00087344">
          <w:pPr>
            <w:pStyle w:val="TOC3"/>
            <w:tabs>
              <w:tab w:val="right" w:pos="9016"/>
            </w:tabs>
            <w:rPr>
              <w:rFonts w:ascii="Times New Roman" w:eastAsiaTheme="minorEastAsia" w:hAnsi="Times New Roman" w:cs="B Lotus"/>
              <w:noProof/>
              <w:sz w:val="28"/>
              <w:szCs w:val="28"/>
              <w:rtl/>
              <w:lang w:bidi="ar-SA"/>
            </w:rPr>
          </w:pPr>
          <w:hyperlink w:anchor="_Toc38109548" w:history="1">
            <w:r w:rsidR="002268EF" w:rsidRPr="002268EF">
              <w:rPr>
                <w:rStyle w:val="Hyperlink"/>
                <w:rFonts w:ascii="Times New Roman" w:hAnsi="Times New Roman" w:cs="B Lotus"/>
                <w:noProof/>
                <w:sz w:val="28"/>
                <w:szCs w:val="28"/>
                <w:rtl/>
              </w:rPr>
              <w:t xml:space="preserve">خطاهای وب متد </w:t>
            </w:r>
            <w:r w:rsidR="002268EF" w:rsidRPr="002268EF">
              <w:rPr>
                <w:rStyle w:val="Hyperlink"/>
                <w:rFonts w:ascii="Times New Roman" w:hAnsi="Times New Roman" w:cs="B Lotus"/>
                <w:noProof/>
                <w:sz w:val="28"/>
                <w:szCs w:val="28"/>
              </w:rPr>
              <w:t>CIIWSNajaLicenceNoEnf</w:t>
            </w:r>
            <w:r w:rsidR="002268EF" w:rsidRPr="002268EF">
              <w:rPr>
                <w:rStyle w:val="Hyperlink"/>
                <w:rFonts w:ascii="Times New Roman" w:hAnsi="Times New Roman" w:cs="B Lotus"/>
                <w:noProof/>
                <w:sz w:val="28"/>
                <w:szCs w:val="28"/>
                <w:rtl/>
              </w:rPr>
              <w:t>:</w:t>
            </w:r>
            <w:r w:rsidR="002268EF" w:rsidRPr="002268EF">
              <w:rPr>
                <w:rFonts w:ascii="Times New Roman" w:hAnsi="Times New Roman" w:cs="B Lotus"/>
                <w:noProof/>
                <w:webHidden/>
                <w:sz w:val="28"/>
                <w:szCs w:val="28"/>
                <w:rtl/>
              </w:rPr>
              <w:tab/>
            </w:r>
            <w:r w:rsidR="002268EF" w:rsidRPr="002268EF">
              <w:rPr>
                <w:rFonts w:ascii="Times New Roman" w:hAnsi="Times New Roman" w:cs="B Lotus"/>
                <w:noProof/>
                <w:webHidden/>
                <w:sz w:val="28"/>
                <w:szCs w:val="28"/>
                <w:rtl/>
              </w:rPr>
              <w:fldChar w:fldCharType="begin"/>
            </w:r>
            <w:r w:rsidR="002268EF" w:rsidRPr="002268EF">
              <w:rPr>
                <w:rFonts w:ascii="Times New Roman" w:hAnsi="Times New Roman" w:cs="B Lotus"/>
                <w:noProof/>
                <w:webHidden/>
                <w:sz w:val="28"/>
                <w:szCs w:val="28"/>
                <w:rtl/>
              </w:rPr>
              <w:instrText xml:space="preserve"> </w:instrText>
            </w:r>
            <w:r w:rsidR="002268EF" w:rsidRPr="002268EF">
              <w:rPr>
                <w:rFonts w:ascii="Times New Roman" w:hAnsi="Times New Roman" w:cs="B Lotus"/>
                <w:noProof/>
                <w:webHidden/>
                <w:sz w:val="28"/>
                <w:szCs w:val="28"/>
              </w:rPr>
              <w:instrText>PAGEREF</w:instrText>
            </w:r>
            <w:r w:rsidR="002268EF" w:rsidRPr="002268EF">
              <w:rPr>
                <w:rFonts w:ascii="Times New Roman" w:hAnsi="Times New Roman" w:cs="B Lotus"/>
                <w:noProof/>
                <w:webHidden/>
                <w:sz w:val="28"/>
                <w:szCs w:val="28"/>
                <w:rtl/>
              </w:rPr>
              <w:instrText xml:space="preserve"> _</w:instrText>
            </w:r>
            <w:r w:rsidR="002268EF" w:rsidRPr="002268EF">
              <w:rPr>
                <w:rFonts w:ascii="Times New Roman" w:hAnsi="Times New Roman" w:cs="B Lotus"/>
                <w:noProof/>
                <w:webHidden/>
                <w:sz w:val="28"/>
                <w:szCs w:val="28"/>
              </w:rPr>
              <w:instrText>Toc38109548 \h</w:instrText>
            </w:r>
            <w:r w:rsidR="002268EF" w:rsidRPr="002268EF">
              <w:rPr>
                <w:rFonts w:ascii="Times New Roman" w:hAnsi="Times New Roman" w:cs="B Lotus"/>
                <w:noProof/>
                <w:webHidden/>
                <w:sz w:val="28"/>
                <w:szCs w:val="28"/>
                <w:rtl/>
              </w:rPr>
              <w:instrText xml:space="preserve"> </w:instrText>
            </w:r>
            <w:r w:rsidR="002268EF" w:rsidRPr="002268EF">
              <w:rPr>
                <w:rFonts w:ascii="Times New Roman" w:hAnsi="Times New Roman" w:cs="B Lotus"/>
                <w:noProof/>
                <w:webHidden/>
                <w:sz w:val="28"/>
                <w:szCs w:val="28"/>
                <w:rtl/>
              </w:rPr>
            </w:r>
            <w:r w:rsidR="002268EF" w:rsidRPr="002268EF">
              <w:rPr>
                <w:rFonts w:ascii="Times New Roman" w:hAnsi="Times New Roman" w:cs="B Lotus"/>
                <w:noProof/>
                <w:webHidden/>
                <w:sz w:val="28"/>
                <w:szCs w:val="28"/>
                <w:rtl/>
              </w:rPr>
              <w:fldChar w:fldCharType="separate"/>
            </w:r>
            <w:r w:rsidR="00172021">
              <w:rPr>
                <w:rFonts w:ascii="Times New Roman" w:hAnsi="Times New Roman" w:cs="B Lotus"/>
                <w:noProof/>
                <w:webHidden/>
                <w:sz w:val="28"/>
                <w:szCs w:val="28"/>
                <w:rtl/>
                <w:lang w:bidi="ar-SA"/>
              </w:rPr>
              <w:t>263</w:t>
            </w:r>
            <w:r w:rsidR="002268EF" w:rsidRPr="002268EF">
              <w:rPr>
                <w:rFonts w:ascii="Times New Roman" w:hAnsi="Times New Roman" w:cs="B Lotus"/>
                <w:noProof/>
                <w:webHidden/>
                <w:sz w:val="28"/>
                <w:szCs w:val="28"/>
                <w:rtl/>
              </w:rPr>
              <w:fldChar w:fldCharType="end"/>
            </w:r>
          </w:hyperlink>
        </w:p>
        <w:p w14:paraId="022F059C" w14:textId="1D194722"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49" w:history="1">
            <w:r w:rsidR="002268EF" w:rsidRPr="002268EF">
              <w:rPr>
                <w:rStyle w:val="Hyperlink"/>
                <w:rFonts w:ascii="Times New Roman" w:hAnsi="Times New Roman" w:cs="B Lotus"/>
                <w:b w:val="0"/>
                <w:bCs w:val="0"/>
                <w:noProof/>
                <w:sz w:val="28"/>
                <w:szCs w:val="28"/>
                <w:rtl/>
              </w:rPr>
              <w:t xml:space="preserve">وب متد </w:t>
            </w:r>
            <w:r w:rsidR="002268EF" w:rsidRPr="002268EF">
              <w:rPr>
                <w:rStyle w:val="Hyperlink"/>
                <w:rFonts w:ascii="Times New Roman" w:hAnsi="Times New Roman" w:cs="B Lotus"/>
                <w:b w:val="0"/>
                <w:bCs w:val="0"/>
                <w:noProof/>
                <w:sz w:val="28"/>
                <w:szCs w:val="28"/>
              </w:rPr>
              <w:t>CIIWSNajaVehicleNoEnf</w:t>
            </w:r>
            <w:r w:rsidR="002268EF" w:rsidRPr="002268EF">
              <w:rPr>
                <w:rStyle w:val="Hyperlink"/>
                <w:rFonts w:ascii="Times New Roman" w:hAnsi="Times New Roman" w:cs="B Lotus"/>
                <w:b w:val="0"/>
                <w:bCs w:val="0"/>
                <w:noProof/>
                <w:sz w:val="28"/>
                <w:szCs w:val="28"/>
                <w:rtl/>
              </w:rPr>
              <w:t xml:space="preserve"> جهت استعلام</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مشخصات</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تخلفات</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حادثه</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ساز</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بر</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اساس</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شماره</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پلاک</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خودرو</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جمع</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کل</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خلافی</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Toc38109549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263</w:t>
            </w:r>
            <w:r w:rsidR="002268EF" w:rsidRPr="002268EF">
              <w:rPr>
                <w:rFonts w:ascii="Times New Roman" w:hAnsi="Times New Roman" w:cs="B Lotus"/>
                <w:b w:val="0"/>
                <w:bCs w:val="0"/>
                <w:noProof/>
                <w:webHidden/>
                <w:sz w:val="28"/>
                <w:szCs w:val="28"/>
                <w:rtl/>
              </w:rPr>
              <w:fldChar w:fldCharType="end"/>
            </w:r>
          </w:hyperlink>
        </w:p>
        <w:p w14:paraId="60F6F388" w14:textId="566463A0"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50" w:history="1">
            <w:r w:rsidR="002268EF" w:rsidRPr="002268EF">
              <w:rPr>
                <w:rStyle w:val="Hyperlink"/>
                <w:rFonts w:ascii="Times New Roman" w:hAnsi="Times New Roman" w:cs="B Lotus"/>
                <w:b w:val="0"/>
                <w:bCs w:val="0"/>
                <w:noProof/>
                <w:sz w:val="28"/>
                <w:szCs w:val="28"/>
                <w:rtl/>
              </w:rPr>
              <w:t xml:space="preserve">جدول ورودی های وب متد </w:t>
            </w:r>
            <w:r w:rsidR="002268EF" w:rsidRPr="002268EF">
              <w:rPr>
                <w:rStyle w:val="Hyperlink"/>
                <w:rFonts w:ascii="Times New Roman" w:hAnsi="Times New Roman" w:cs="B Lotus"/>
                <w:b w:val="0"/>
                <w:bCs w:val="0"/>
                <w:noProof/>
                <w:sz w:val="28"/>
                <w:szCs w:val="28"/>
              </w:rPr>
              <w:t>CIIWSNajaVehicleNoEnf</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Toc38109550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263</w:t>
            </w:r>
            <w:r w:rsidR="002268EF" w:rsidRPr="002268EF">
              <w:rPr>
                <w:rFonts w:ascii="Times New Roman" w:hAnsi="Times New Roman" w:cs="B Lotus"/>
                <w:b w:val="0"/>
                <w:bCs w:val="0"/>
                <w:noProof/>
                <w:webHidden/>
                <w:sz w:val="28"/>
                <w:szCs w:val="28"/>
                <w:rtl/>
              </w:rPr>
              <w:fldChar w:fldCharType="end"/>
            </w:r>
          </w:hyperlink>
        </w:p>
        <w:p w14:paraId="7CE99BA5" w14:textId="57BE8629"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51" w:history="1">
            <w:r w:rsidR="002268EF" w:rsidRPr="002268EF">
              <w:rPr>
                <w:rStyle w:val="Hyperlink"/>
                <w:rFonts w:ascii="Times New Roman" w:hAnsi="Times New Roman" w:cs="B Lotus"/>
                <w:b w:val="0"/>
                <w:bCs w:val="0"/>
                <w:noProof/>
                <w:sz w:val="28"/>
                <w:szCs w:val="28"/>
                <w:rtl/>
              </w:rPr>
              <w:t xml:space="preserve">خروجی های وب متد </w:t>
            </w:r>
            <w:r w:rsidR="002268EF" w:rsidRPr="002268EF">
              <w:rPr>
                <w:rStyle w:val="Hyperlink"/>
                <w:rFonts w:ascii="Times New Roman" w:hAnsi="Times New Roman" w:cs="B Lotus"/>
                <w:b w:val="0"/>
                <w:bCs w:val="0"/>
                <w:noProof/>
                <w:sz w:val="28"/>
                <w:szCs w:val="28"/>
              </w:rPr>
              <w:t>CIIWSNajaVehicleNoEnf</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Toc38109551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264</w:t>
            </w:r>
            <w:r w:rsidR="002268EF" w:rsidRPr="002268EF">
              <w:rPr>
                <w:rFonts w:ascii="Times New Roman" w:hAnsi="Times New Roman" w:cs="B Lotus"/>
                <w:b w:val="0"/>
                <w:bCs w:val="0"/>
                <w:noProof/>
                <w:webHidden/>
                <w:sz w:val="28"/>
                <w:szCs w:val="28"/>
                <w:rtl/>
              </w:rPr>
              <w:fldChar w:fldCharType="end"/>
            </w:r>
          </w:hyperlink>
        </w:p>
        <w:p w14:paraId="290507B9" w14:textId="4D19B73F"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52" w:history="1">
            <w:r w:rsidR="002268EF" w:rsidRPr="002268EF">
              <w:rPr>
                <w:rStyle w:val="Hyperlink"/>
                <w:rFonts w:ascii="Times New Roman" w:hAnsi="Times New Roman" w:cs="B Lotus"/>
                <w:b w:val="0"/>
                <w:bCs w:val="0"/>
                <w:noProof/>
                <w:sz w:val="28"/>
                <w:szCs w:val="28"/>
                <w:rtl/>
              </w:rPr>
              <w:t xml:space="preserve">کلاس </w:t>
            </w:r>
            <w:r w:rsidR="002268EF" w:rsidRPr="002268EF">
              <w:rPr>
                <w:rStyle w:val="Hyperlink"/>
                <w:rFonts w:ascii="Times New Roman" w:hAnsi="Times New Roman" w:cs="B Lotus"/>
                <w:b w:val="0"/>
                <w:bCs w:val="0"/>
                <w:noProof/>
                <w:sz w:val="28"/>
                <w:szCs w:val="28"/>
                <w:highlight w:val="white"/>
              </w:rPr>
              <w:t>EnfDTO</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Toc38109552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264</w:t>
            </w:r>
            <w:r w:rsidR="002268EF" w:rsidRPr="002268EF">
              <w:rPr>
                <w:rFonts w:ascii="Times New Roman" w:hAnsi="Times New Roman" w:cs="B Lotus"/>
                <w:b w:val="0"/>
                <w:bCs w:val="0"/>
                <w:noProof/>
                <w:webHidden/>
                <w:sz w:val="28"/>
                <w:szCs w:val="28"/>
                <w:rtl/>
              </w:rPr>
              <w:fldChar w:fldCharType="end"/>
            </w:r>
          </w:hyperlink>
        </w:p>
        <w:p w14:paraId="41060492" w14:textId="36B662AF"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53" w:history="1">
            <w:r w:rsidR="002268EF" w:rsidRPr="002268EF">
              <w:rPr>
                <w:rStyle w:val="Hyperlink"/>
                <w:rFonts w:ascii="Times New Roman" w:hAnsi="Times New Roman" w:cs="B Lotus"/>
                <w:b w:val="0"/>
                <w:bCs w:val="0"/>
                <w:noProof/>
                <w:sz w:val="28"/>
                <w:szCs w:val="28"/>
                <w:rtl/>
              </w:rPr>
              <w:t xml:space="preserve">خطاهای وب متد </w:t>
            </w:r>
            <w:r w:rsidR="002268EF" w:rsidRPr="002268EF">
              <w:rPr>
                <w:rStyle w:val="Hyperlink"/>
                <w:rFonts w:ascii="Times New Roman" w:hAnsi="Times New Roman" w:cs="B Lotus"/>
                <w:b w:val="0"/>
                <w:bCs w:val="0"/>
                <w:noProof/>
                <w:sz w:val="28"/>
                <w:szCs w:val="28"/>
              </w:rPr>
              <w:t>CIIWSNajaVehicleNoEnf</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Toc38109553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264</w:t>
            </w:r>
            <w:r w:rsidR="002268EF" w:rsidRPr="002268EF">
              <w:rPr>
                <w:rFonts w:ascii="Times New Roman" w:hAnsi="Times New Roman" w:cs="B Lotus"/>
                <w:b w:val="0"/>
                <w:bCs w:val="0"/>
                <w:noProof/>
                <w:webHidden/>
                <w:sz w:val="28"/>
                <w:szCs w:val="28"/>
                <w:rtl/>
              </w:rPr>
              <w:fldChar w:fldCharType="end"/>
            </w:r>
          </w:hyperlink>
        </w:p>
        <w:p w14:paraId="1EEA3001" w14:textId="7A7C3966"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54" w:history="1">
            <w:r w:rsidR="002268EF" w:rsidRPr="002268EF">
              <w:rPr>
                <w:rStyle w:val="Hyperlink"/>
                <w:rFonts w:ascii="Times New Roman" w:hAnsi="Times New Roman" w:cs="B Lotus"/>
                <w:b w:val="0"/>
                <w:bCs w:val="0"/>
                <w:noProof/>
                <w:sz w:val="28"/>
                <w:szCs w:val="28"/>
                <w:rtl/>
              </w:rPr>
              <w:t xml:space="preserve">وب متد </w:t>
            </w:r>
            <w:r w:rsidR="002268EF" w:rsidRPr="002268EF">
              <w:rPr>
                <w:rStyle w:val="Hyperlink"/>
                <w:rFonts w:ascii="Times New Roman" w:hAnsi="Times New Roman" w:cs="B Lotus"/>
                <w:b w:val="0"/>
                <w:bCs w:val="0"/>
                <w:noProof/>
                <w:sz w:val="28"/>
                <w:szCs w:val="28"/>
              </w:rPr>
              <w:t>CIIWSNajakorokiInq</w:t>
            </w:r>
            <w:r w:rsidR="002268EF" w:rsidRPr="002268EF">
              <w:rPr>
                <w:rStyle w:val="Hyperlink"/>
                <w:rFonts w:ascii="Times New Roman" w:hAnsi="Times New Roman" w:cs="B Lotus"/>
                <w:b w:val="0"/>
                <w:bCs w:val="0"/>
                <w:noProof/>
                <w:sz w:val="28"/>
                <w:szCs w:val="28"/>
                <w:rtl/>
              </w:rPr>
              <w:t xml:space="preserve"> جهت استعلام</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اصالت</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و</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فقدانی</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و</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سرقتی</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کروکی</w:t>
            </w:r>
            <w:r w:rsidR="002268EF" w:rsidRPr="002268EF">
              <w:rPr>
                <w:rStyle w:val="Hyperlink"/>
                <w:rFonts w:ascii="Times New Roman" w:hAnsi="Times New Roman" w:cs="B Lotus"/>
                <w:b w:val="0"/>
                <w:bCs w:val="0"/>
                <w:noProof/>
                <w:sz w:val="28"/>
                <w:szCs w:val="28"/>
              </w:rPr>
              <w:t xml:space="preserve"> </w:t>
            </w:r>
            <w:r w:rsidR="002268EF" w:rsidRPr="002268EF">
              <w:rPr>
                <w:rStyle w:val="Hyperlink"/>
                <w:rFonts w:ascii="Times New Roman" w:hAnsi="Times New Roman" w:cs="B Lotus"/>
                <w:b w:val="0"/>
                <w:bCs w:val="0"/>
                <w:noProof/>
                <w:sz w:val="28"/>
                <w:szCs w:val="28"/>
                <w:rtl/>
              </w:rPr>
              <w:t>ها</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Toc38109554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265</w:t>
            </w:r>
            <w:r w:rsidR="002268EF" w:rsidRPr="002268EF">
              <w:rPr>
                <w:rFonts w:ascii="Times New Roman" w:hAnsi="Times New Roman" w:cs="B Lotus"/>
                <w:b w:val="0"/>
                <w:bCs w:val="0"/>
                <w:noProof/>
                <w:webHidden/>
                <w:sz w:val="28"/>
                <w:szCs w:val="28"/>
                <w:rtl/>
              </w:rPr>
              <w:fldChar w:fldCharType="end"/>
            </w:r>
          </w:hyperlink>
        </w:p>
        <w:p w14:paraId="19405D79" w14:textId="03072F00"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55" w:history="1">
            <w:r w:rsidR="002268EF" w:rsidRPr="002268EF">
              <w:rPr>
                <w:rStyle w:val="Hyperlink"/>
                <w:rFonts w:ascii="Times New Roman" w:hAnsi="Times New Roman" w:cs="B Lotus"/>
                <w:b w:val="0"/>
                <w:bCs w:val="0"/>
                <w:noProof/>
                <w:sz w:val="28"/>
                <w:szCs w:val="28"/>
                <w:rtl/>
              </w:rPr>
              <w:t xml:space="preserve">جدول ورودی های وب متد </w:t>
            </w:r>
            <w:r w:rsidR="002268EF" w:rsidRPr="002268EF">
              <w:rPr>
                <w:rStyle w:val="Hyperlink"/>
                <w:rFonts w:ascii="Times New Roman" w:hAnsi="Times New Roman" w:cs="B Lotus"/>
                <w:b w:val="0"/>
                <w:bCs w:val="0"/>
                <w:noProof/>
                <w:sz w:val="28"/>
                <w:szCs w:val="28"/>
              </w:rPr>
              <w:t>CIIWSNajakorokiInq</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Toc38109555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265</w:t>
            </w:r>
            <w:r w:rsidR="002268EF" w:rsidRPr="002268EF">
              <w:rPr>
                <w:rFonts w:ascii="Times New Roman" w:hAnsi="Times New Roman" w:cs="B Lotus"/>
                <w:b w:val="0"/>
                <w:bCs w:val="0"/>
                <w:noProof/>
                <w:webHidden/>
                <w:sz w:val="28"/>
                <w:szCs w:val="28"/>
                <w:rtl/>
              </w:rPr>
              <w:fldChar w:fldCharType="end"/>
            </w:r>
          </w:hyperlink>
        </w:p>
        <w:p w14:paraId="554EACE5" w14:textId="7C8C3ED3"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56" w:history="1">
            <w:r w:rsidR="002268EF" w:rsidRPr="002268EF">
              <w:rPr>
                <w:rStyle w:val="Hyperlink"/>
                <w:rFonts w:ascii="Times New Roman" w:hAnsi="Times New Roman" w:cs="B Lotus"/>
                <w:b w:val="0"/>
                <w:bCs w:val="0"/>
                <w:noProof/>
                <w:sz w:val="28"/>
                <w:szCs w:val="28"/>
                <w:rtl/>
              </w:rPr>
              <w:t xml:space="preserve">خروجی های وب متد </w:t>
            </w:r>
            <w:r w:rsidR="002268EF" w:rsidRPr="002268EF">
              <w:rPr>
                <w:rStyle w:val="Hyperlink"/>
                <w:rFonts w:ascii="Times New Roman" w:hAnsi="Times New Roman" w:cs="B Lotus"/>
                <w:b w:val="0"/>
                <w:bCs w:val="0"/>
                <w:noProof/>
                <w:sz w:val="28"/>
                <w:szCs w:val="28"/>
              </w:rPr>
              <w:t>CIIWSNajakorokiInq</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Toc38109556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265</w:t>
            </w:r>
            <w:r w:rsidR="002268EF" w:rsidRPr="002268EF">
              <w:rPr>
                <w:rFonts w:ascii="Times New Roman" w:hAnsi="Times New Roman" w:cs="B Lotus"/>
                <w:b w:val="0"/>
                <w:bCs w:val="0"/>
                <w:noProof/>
                <w:webHidden/>
                <w:sz w:val="28"/>
                <w:szCs w:val="28"/>
                <w:rtl/>
              </w:rPr>
              <w:fldChar w:fldCharType="end"/>
            </w:r>
          </w:hyperlink>
        </w:p>
        <w:p w14:paraId="464BA109" w14:textId="41C699A9"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57" w:history="1">
            <w:r w:rsidR="002268EF" w:rsidRPr="002268EF">
              <w:rPr>
                <w:rStyle w:val="Hyperlink"/>
                <w:rFonts w:ascii="Times New Roman" w:hAnsi="Times New Roman" w:cs="B Lotus"/>
                <w:b w:val="0"/>
                <w:bCs w:val="0"/>
                <w:noProof/>
                <w:sz w:val="28"/>
                <w:szCs w:val="28"/>
                <w:rtl/>
              </w:rPr>
              <w:t xml:space="preserve">کلاس </w:t>
            </w:r>
            <w:r w:rsidR="002268EF" w:rsidRPr="002268EF">
              <w:rPr>
                <w:rStyle w:val="Hyperlink"/>
                <w:rFonts w:ascii="Times New Roman" w:hAnsi="Times New Roman" w:cs="B Lotus"/>
                <w:b w:val="0"/>
                <w:bCs w:val="0"/>
                <w:noProof/>
                <w:sz w:val="28"/>
                <w:szCs w:val="28"/>
              </w:rPr>
              <w:t>AccidentDTO</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Toc38109557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265</w:t>
            </w:r>
            <w:r w:rsidR="002268EF" w:rsidRPr="002268EF">
              <w:rPr>
                <w:rFonts w:ascii="Times New Roman" w:hAnsi="Times New Roman" w:cs="B Lotus"/>
                <w:b w:val="0"/>
                <w:bCs w:val="0"/>
                <w:noProof/>
                <w:webHidden/>
                <w:sz w:val="28"/>
                <w:szCs w:val="28"/>
                <w:rtl/>
              </w:rPr>
              <w:fldChar w:fldCharType="end"/>
            </w:r>
          </w:hyperlink>
        </w:p>
        <w:p w14:paraId="5E6DB9EC" w14:textId="1FB00AF5"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58" w:history="1">
            <w:r w:rsidR="002268EF" w:rsidRPr="002268EF">
              <w:rPr>
                <w:rStyle w:val="Hyperlink"/>
                <w:rFonts w:ascii="Times New Roman" w:hAnsi="Times New Roman" w:cs="B Lotus"/>
                <w:b w:val="0"/>
                <w:bCs w:val="0"/>
                <w:noProof/>
                <w:sz w:val="28"/>
                <w:szCs w:val="28"/>
                <w:rtl/>
              </w:rPr>
              <w:t xml:space="preserve">کلاس </w:t>
            </w:r>
            <w:r w:rsidR="002268EF" w:rsidRPr="002268EF">
              <w:rPr>
                <w:rStyle w:val="Hyperlink"/>
                <w:rFonts w:ascii="Times New Roman" w:hAnsi="Times New Roman" w:cs="B Lotus"/>
                <w:b w:val="0"/>
                <w:bCs w:val="0"/>
                <w:noProof/>
                <w:sz w:val="28"/>
                <w:szCs w:val="28"/>
              </w:rPr>
              <w:t>VehicleDriverDTO</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Toc38109558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266</w:t>
            </w:r>
            <w:r w:rsidR="002268EF" w:rsidRPr="002268EF">
              <w:rPr>
                <w:rFonts w:ascii="Times New Roman" w:hAnsi="Times New Roman" w:cs="B Lotus"/>
                <w:b w:val="0"/>
                <w:bCs w:val="0"/>
                <w:noProof/>
                <w:webHidden/>
                <w:sz w:val="28"/>
                <w:szCs w:val="28"/>
                <w:rtl/>
              </w:rPr>
              <w:fldChar w:fldCharType="end"/>
            </w:r>
          </w:hyperlink>
        </w:p>
        <w:p w14:paraId="328282E7" w14:textId="44B0DF1F"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59" w:history="1">
            <w:r w:rsidR="002268EF" w:rsidRPr="002268EF">
              <w:rPr>
                <w:rStyle w:val="Hyperlink"/>
                <w:rFonts w:ascii="Times New Roman" w:hAnsi="Times New Roman" w:cs="B Lotus"/>
                <w:b w:val="0"/>
                <w:bCs w:val="0"/>
                <w:noProof/>
                <w:sz w:val="28"/>
                <w:szCs w:val="28"/>
                <w:rtl/>
              </w:rPr>
              <w:t>جدول کدینگ استعلام اصالت و وضعیت کروکی ها:</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Toc38109559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266</w:t>
            </w:r>
            <w:r w:rsidR="002268EF" w:rsidRPr="002268EF">
              <w:rPr>
                <w:rFonts w:ascii="Times New Roman" w:hAnsi="Times New Roman" w:cs="B Lotus"/>
                <w:b w:val="0"/>
                <w:bCs w:val="0"/>
                <w:noProof/>
                <w:webHidden/>
                <w:sz w:val="28"/>
                <w:szCs w:val="28"/>
                <w:rtl/>
              </w:rPr>
              <w:fldChar w:fldCharType="end"/>
            </w:r>
          </w:hyperlink>
        </w:p>
        <w:p w14:paraId="53E4AE89" w14:textId="33FC599C"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60" w:history="1">
            <w:r w:rsidR="002268EF" w:rsidRPr="002268EF">
              <w:rPr>
                <w:rStyle w:val="Hyperlink"/>
                <w:rFonts w:ascii="Times New Roman" w:hAnsi="Times New Roman" w:cs="B Lotus"/>
                <w:b w:val="0"/>
                <w:bCs w:val="0"/>
                <w:noProof/>
                <w:sz w:val="28"/>
                <w:szCs w:val="28"/>
                <w:rtl/>
              </w:rPr>
              <w:t xml:space="preserve">خطاهای وب متد </w:t>
            </w:r>
            <w:r w:rsidR="002268EF" w:rsidRPr="002268EF">
              <w:rPr>
                <w:rStyle w:val="Hyperlink"/>
                <w:rFonts w:ascii="Times New Roman" w:hAnsi="Times New Roman" w:cs="B Lotus"/>
                <w:b w:val="0"/>
                <w:bCs w:val="0"/>
                <w:noProof/>
                <w:sz w:val="28"/>
                <w:szCs w:val="28"/>
              </w:rPr>
              <w:t>CIIWSNajakorokiInq</w:t>
            </w:r>
            <w:r w:rsidR="002268EF" w:rsidRPr="002268EF">
              <w:rPr>
                <w:rStyle w:val="Hyperlink"/>
                <w:rFonts w:ascii="Times New Roman" w:hAnsi="Times New Roman" w:cs="B Lotus"/>
                <w:b w:val="0"/>
                <w:bCs w:val="0"/>
                <w:noProof/>
                <w:sz w:val="28"/>
                <w:szCs w:val="28"/>
                <w:rtl/>
              </w:rPr>
              <w:t>:</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Toc38109560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266</w:t>
            </w:r>
            <w:r w:rsidR="002268EF" w:rsidRPr="002268EF">
              <w:rPr>
                <w:rFonts w:ascii="Times New Roman" w:hAnsi="Times New Roman" w:cs="B Lotus"/>
                <w:b w:val="0"/>
                <w:bCs w:val="0"/>
                <w:noProof/>
                <w:webHidden/>
                <w:sz w:val="28"/>
                <w:szCs w:val="28"/>
                <w:rtl/>
              </w:rPr>
              <w:fldChar w:fldCharType="end"/>
            </w:r>
          </w:hyperlink>
        </w:p>
        <w:p w14:paraId="070896B7" w14:textId="5F34F420"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61" w:history="1">
            <w:r w:rsidR="002268EF" w:rsidRPr="002268EF">
              <w:rPr>
                <w:rStyle w:val="Hyperlink"/>
                <w:rFonts w:ascii="Times New Roman" w:hAnsi="Times New Roman" w:cs="B Lotus"/>
                <w:b w:val="0"/>
                <w:bCs w:val="0"/>
                <w:noProof/>
                <w:sz w:val="28"/>
                <w:szCs w:val="28"/>
                <w:rtl/>
              </w:rPr>
              <w:t xml:space="preserve">وب متد </w:t>
            </w:r>
            <w:r w:rsidR="002268EF" w:rsidRPr="002268EF">
              <w:rPr>
                <w:rStyle w:val="Hyperlink"/>
                <w:rFonts w:ascii="Times New Roman" w:hAnsi="Times New Roman" w:cs="B Lotus"/>
                <w:b w:val="0"/>
                <w:bCs w:val="0"/>
                <w:noProof/>
                <w:sz w:val="28"/>
                <w:szCs w:val="28"/>
              </w:rPr>
              <w:t>CarInq</w:t>
            </w:r>
            <w:r w:rsidR="002268EF" w:rsidRPr="002268EF">
              <w:rPr>
                <w:rStyle w:val="Hyperlink"/>
                <w:rFonts w:ascii="Times New Roman" w:hAnsi="Times New Roman" w:cs="B Lotus"/>
                <w:b w:val="0"/>
                <w:bCs w:val="0"/>
                <w:noProof/>
                <w:sz w:val="28"/>
                <w:szCs w:val="28"/>
                <w:rtl/>
              </w:rPr>
              <w:t xml:space="preserve"> جهت استعلام سوابق تخفیفات</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Toc38109561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267</w:t>
            </w:r>
            <w:r w:rsidR="002268EF" w:rsidRPr="002268EF">
              <w:rPr>
                <w:rFonts w:ascii="Times New Roman" w:hAnsi="Times New Roman" w:cs="B Lotus"/>
                <w:b w:val="0"/>
                <w:bCs w:val="0"/>
                <w:noProof/>
                <w:webHidden/>
                <w:sz w:val="28"/>
                <w:szCs w:val="28"/>
                <w:rtl/>
              </w:rPr>
              <w:fldChar w:fldCharType="end"/>
            </w:r>
          </w:hyperlink>
        </w:p>
        <w:p w14:paraId="6F8A8EE5" w14:textId="5AD05D4A"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62" w:history="1">
            <w:r w:rsidR="002268EF" w:rsidRPr="002268EF">
              <w:rPr>
                <w:rStyle w:val="Hyperlink"/>
                <w:rFonts w:ascii="Times New Roman" w:hAnsi="Times New Roman" w:cs="B Lotus"/>
                <w:b w:val="0"/>
                <w:bCs w:val="0"/>
                <w:noProof/>
                <w:sz w:val="28"/>
                <w:szCs w:val="28"/>
                <w:rtl/>
              </w:rPr>
              <w:t xml:space="preserve">جدول ورودی های وب متد </w:t>
            </w:r>
            <w:r w:rsidR="002268EF" w:rsidRPr="002268EF">
              <w:rPr>
                <w:rStyle w:val="Hyperlink"/>
                <w:rFonts w:ascii="Times New Roman" w:hAnsi="Times New Roman" w:cs="B Lotus"/>
                <w:b w:val="0"/>
                <w:bCs w:val="0"/>
                <w:noProof/>
                <w:sz w:val="28"/>
                <w:szCs w:val="28"/>
              </w:rPr>
              <w:t>CarInq</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Toc38109562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267</w:t>
            </w:r>
            <w:r w:rsidR="002268EF" w:rsidRPr="002268EF">
              <w:rPr>
                <w:rFonts w:ascii="Times New Roman" w:hAnsi="Times New Roman" w:cs="B Lotus"/>
                <w:b w:val="0"/>
                <w:bCs w:val="0"/>
                <w:noProof/>
                <w:webHidden/>
                <w:sz w:val="28"/>
                <w:szCs w:val="28"/>
                <w:rtl/>
              </w:rPr>
              <w:fldChar w:fldCharType="end"/>
            </w:r>
          </w:hyperlink>
        </w:p>
        <w:p w14:paraId="3198CBAC" w14:textId="1AEB0204"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63" w:history="1">
            <w:r w:rsidR="002268EF" w:rsidRPr="002268EF">
              <w:rPr>
                <w:rStyle w:val="Hyperlink"/>
                <w:rFonts w:ascii="Times New Roman" w:hAnsi="Times New Roman" w:cs="B Lotus"/>
                <w:b w:val="0"/>
                <w:bCs w:val="0"/>
                <w:noProof/>
                <w:sz w:val="28"/>
                <w:szCs w:val="28"/>
                <w:rtl/>
              </w:rPr>
              <w:t xml:space="preserve">خروجی های وب متد </w:t>
            </w:r>
            <w:r w:rsidR="002268EF" w:rsidRPr="002268EF">
              <w:rPr>
                <w:rStyle w:val="Hyperlink"/>
                <w:rFonts w:ascii="Times New Roman" w:hAnsi="Times New Roman" w:cs="B Lotus"/>
                <w:b w:val="0"/>
                <w:bCs w:val="0"/>
                <w:noProof/>
                <w:sz w:val="28"/>
                <w:szCs w:val="28"/>
              </w:rPr>
              <w:t>CarInq</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Toc38109563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268</w:t>
            </w:r>
            <w:r w:rsidR="002268EF" w:rsidRPr="002268EF">
              <w:rPr>
                <w:rFonts w:ascii="Times New Roman" w:hAnsi="Times New Roman" w:cs="B Lotus"/>
                <w:b w:val="0"/>
                <w:bCs w:val="0"/>
                <w:noProof/>
                <w:webHidden/>
                <w:sz w:val="28"/>
                <w:szCs w:val="28"/>
                <w:rtl/>
              </w:rPr>
              <w:fldChar w:fldCharType="end"/>
            </w:r>
          </w:hyperlink>
        </w:p>
        <w:p w14:paraId="4DCA4F4A" w14:textId="55964C15"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64" w:history="1">
            <w:r w:rsidR="002268EF" w:rsidRPr="002268EF">
              <w:rPr>
                <w:rStyle w:val="Hyperlink"/>
                <w:rFonts w:ascii="Times New Roman" w:hAnsi="Times New Roman" w:cs="B Lotus"/>
                <w:b w:val="0"/>
                <w:bCs w:val="0"/>
                <w:noProof/>
                <w:sz w:val="28"/>
                <w:szCs w:val="28"/>
                <w:rtl/>
              </w:rPr>
              <w:t>کلاس</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Toc38109564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268</w:t>
            </w:r>
            <w:r w:rsidR="002268EF" w:rsidRPr="002268EF">
              <w:rPr>
                <w:rFonts w:ascii="Times New Roman" w:hAnsi="Times New Roman" w:cs="B Lotus"/>
                <w:b w:val="0"/>
                <w:bCs w:val="0"/>
                <w:noProof/>
                <w:webHidden/>
                <w:sz w:val="28"/>
                <w:szCs w:val="28"/>
                <w:rtl/>
              </w:rPr>
              <w:fldChar w:fldCharType="end"/>
            </w:r>
          </w:hyperlink>
        </w:p>
        <w:p w14:paraId="6550A07F" w14:textId="41B3BAB2" w:rsidR="002268EF" w:rsidRPr="002268EF" w:rsidRDefault="00087344">
          <w:pPr>
            <w:pStyle w:val="TOC3"/>
            <w:tabs>
              <w:tab w:val="right" w:pos="9016"/>
            </w:tabs>
            <w:rPr>
              <w:rFonts w:ascii="Times New Roman" w:eastAsiaTheme="minorEastAsia" w:hAnsi="Times New Roman" w:cs="B Lotus"/>
              <w:noProof/>
              <w:sz w:val="28"/>
              <w:szCs w:val="28"/>
              <w:rtl/>
              <w:lang w:bidi="ar-SA"/>
            </w:rPr>
          </w:pPr>
          <w:hyperlink w:anchor="_Toc38109565" w:history="1">
            <w:r w:rsidR="002268EF" w:rsidRPr="002268EF">
              <w:rPr>
                <w:rStyle w:val="Hyperlink"/>
                <w:rFonts w:ascii="Times New Roman" w:hAnsi="Times New Roman" w:cs="B Lotus"/>
                <w:noProof/>
                <w:sz w:val="28"/>
                <w:szCs w:val="28"/>
                <w:rtl/>
              </w:rPr>
              <w:t xml:space="preserve">خطاهای وب متد </w:t>
            </w:r>
            <w:r w:rsidR="002268EF" w:rsidRPr="002268EF">
              <w:rPr>
                <w:rStyle w:val="Hyperlink"/>
                <w:rFonts w:ascii="Times New Roman" w:hAnsi="Times New Roman" w:cs="B Lotus"/>
                <w:noProof/>
                <w:sz w:val="28"/>
                <w:szCs w:val="28"/>
              </w:rPr>
              <w:t>CarInq</w:t>
            </w:r>
            <w:r w:rsidR="002268EF" w:rsidRPr="002268EF">
              <w:rPr>
                <w:rFonts w:ascii="Times New Roman" w:hAnsi="Times New Roman" w:cs="B Lotus"/>
                <w:noProof/>
                <w:webHidden/>
                <w:sz w:val="28"/>
                <w:szCs w:val="28"/>
                <w:rtl/>
              </w:rPr>
              <w:tab/>
            </w:r>
            <w:r w:rsidR="002268EF" w:rsidRPr="002268EF">
              <w:rPr>
                <w:rFonts w:ascii="Times New Roman" w:hAnsi="Times New Roman" w:cs="B Lotus"/>
                <w:noProof/>
                <w:webHidden/>
                <w:sz w:val="28"/>
                <w:szCs w:val="28"/>
                <w:rtl/>
              </w:rPr>
              <w:fldChar w:fldCharType="begin"/>
            </w:r>
            <w:r w:rsidR="002268EF" w:rsidRPr="002268EF">
              <w:rPr>
                <w:rFonts w:ascii="Times New Roman" w:hAnsi="Times New Roman" w:cs="B Lotus"/>
                <w:noProof/>
                <w:webHidden/>
                <w:sz w:val="28"/>
                <w:szCs w:val="28"/>
                <w:rtl/>
              </w:rPr>
              <w:instrText xml:space="preserve"> </w:instrText>
            </w:r>
            <w:r w:rsidR="002268EF" w:rsidRPr="002268EF">
              <w:rPr>
                <w:rFonts w:ascii="Times New Roman" w:hAnsi="Times New Roman" w:cs="B Lotus"/>
                <w:noProof/>
                <w:webHidden/>
                <w:sz w:val="28"/>
                <w:szCs w:val="28"/>
              </w:rPr>
              <w:instrText>PAGEREF</w:instrText>
            </w:r>
            <w:r w:rsidR="002268EF" w:rsidRPr="002268EF">
              <w:rPr>
                <w:rFonts w:ascii="Times New Roman" w:hAnsi="Times New Roman" w:cs="B Lotus"/>
                <w:noProof/>
                <w:webHidden/>
                <w:sz w:val="28"/>
                <w:szCs w:val="28"/>
                <w:rtl/>
              </w:rPr>
              <w:instrText xml:space="preserve"> _</w:instrText>
            </w:r>
            <w:r w:rsidR="002268EF" w:rsidRPr="002268EF">
              <w:rPr>
                <w:rFonts w:ascii="Times New Roman" w:hAnsi="Times New Roman" w:cs="B Lotus"/>
                <w:noProof/>
                <w:webHidden/>
                <w:sz w:val="28"/>
                <w:szCs w:val="28"/>
              </w:rPr>
              <w:instrText>Toc38109565 \h</w:instrText>
            </w:r>
            <w:r w:rsidR="002268EF" w:rsidRPr="002268EF">
              <w:rPr>
                <w:rFonts w:ascii="Times New Roman" w:hAnsi="Times New Roman" w:cs="B Lotus"/>
                <w:noProof/>
                <w:webHidden/>
                <w:sz w:val="28"/>
                <w:szCs w:val="28"/>
                <w:rtl/>
              </w:rPr>
              <w:instrText xml:space="preserve"> </w:instrText>
            </w:r>
            <w:r w:rsidR="002268EF" w:rsidRPr="002268EF">
              <w:rPr>
                <w:rFonts w:ascii="Times New Roman" w:hAnsi="Times New Roman" w:cs="B Lotus"/>
                <w:noProof/>
                <w:webHidden/>
                <w:sz w:val="28"/>
                <w:szCs w:val="28"/>
                <w:rtl/>
              </w:rPr>
            </w:r>
            <w:r w:rsidR="002268EF" w:rsidRPr="002268EF">
              <w:rPr>
                <w:rFonts w:ascii="Times New Roman" w:hAnsi="Times New Roman" w:cs="B Lotus"/>
                <w:noProof/>
                <w:webHidden/>
                <w:sz w:val="28"/>
                <w:szCs w:val="28"/>
                <w:rtl/>
              </w:rPr>
              <w:fldChar w:fldCharType="separate"/>
            </w:r>
            <w:r w:rsidR="00172021">
              <w:rPr>
                <w:rFonts w:ascii="Times New Roman" w:hAnsi="Times New Roman" w:cs="B Lotus"/>
                <w:noProof/>
                <w:webHidden/>
                <w:sz w:val="28"/>
                <w:szCs w:val="28"/>
                <w:rtl/>
                <w:lang w:bidi="ar-SA"/>
              </w:rPr>
              <w:t>271</w:t>
            </w:r>
            <w:r w:rsidR="002268EF" w:rsidRPr="002268EF">
              <w:rPr>
                <w:rFonts w:ascii="Times New Roman" w:hAnsi="Times New Roman" w:cs="B Lotus"/>
                <w:noProof/>
                <w:webHidden/>
                <w:sz w:val="28"/>
                <w:szCs w:val="28"/>
                <w:rtl/>
              </w:rPr>
              <w:fldChar w:fldCharType="end"/>
            </w:r>
          </w:hyperlink>
        </w:p>
        <w:p w14:paraId="612A2770" w14:textId="7FB1ED82"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566" w:history="1">
            <w:r w:rsidR="002268EF" w:rsidRPr="002268EF">
              <w:rPr>
                <w:rStyle w:val="Hyperlink"/>
                <w:rFonts w:ascii="Times New Roman" w:hAnsi="Times New Roman" w:cs="B Lotus"/>
                <w:b w:val="0"/>
                <w:bCs w:val="0"/>
                <w:sz w:val="28"/>
                <w:szCs w:val="28"/>
                <w:rtl/>
              </w:rPr>
              <w:t>بخش یازدهم : فلوچارت نحوه فراخوانی و ثبت عملیات</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Toc38109566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272</w:t>
            </w:r>
            <w:r w:rsidR="002268EF" w:rsidRPr="002268EF">
              <w:rPr>
                <w:rFonts w:ascii="Times New Roman" w:hAnsi="Times New Roman" w:cs="B Lotus"/>
                <w:b w:val="0"/>
                <w:bCs w:val="0"/>
                <w:webHidden/>
                <w:sz w:val="28"/>
                <w:szCs w:val="28"/>
                <w:rtl/>
              </w:rPr>
              <w:fldChar w:fldCharType="end"/>
            </w:r>
          </w:hyperlink>
        </w:p>
        <w:p w14:paraId="2937E4D5" w14:textId="4732DFA6"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67" w:history="1">
            <w:r w:rsidR="002268EF" w:rsidRPr="002268EF">
              <w:rPr>
                <w:rStyle w:val="Hyperlink"/>
                <w:rFonts w:ascii="Times New Roman" w:hAnsi="Times New Roman" w:cs="B Lotus"/>
                <w:b w:val="0"/>
                <w:bCs w:val="0"/>
                <w:noProof/>
                <w:sz w:val="28"/>
                <w:szCs w:val="28"/>
                <w:rtl/>
              </w:rPr>
              <w:t>ثبت عملیات بیمه نامه :</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Toc38109567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272</w:t>
            </w:r>
            <w:r w:rsidR="002268EF" w:rsidRPr="002268EF">
              <w:rPr>
                <w:rFonts w:ascii="Times New Roman" w:hAnsi="Times New Roman" w:cs="B Lotus"/>
                <w:b w:val="0"/>
                <w:bCs w:val="0"/>
                <w:noProof/>
                <w:webHidden/>
                <w:sz w:val="28"/>
                <w:szCs w:val="28"/>
                <w:rtl/>
              </w:rPr>
              <w:fldChar w:fldCharType="end"/>
            </w:r>
          </w:hyperlink>
        </w:p>
        <w:p w14:paraId="60527D7E" w14:textId="6B897042"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68" w:history="1">
            <w:r w:rsidR="002268EF" w:rsidRPr="002268EF">
              <w:rPr>
                <w:rStyle w:val="Hyperlink"/>
                <w:rFonts w:ascii="Times New Roman" w:hAnsi="Times New Roman" w:cs="B Lotus"/>
                <w:b w:val="0"/>
                <w:bCs w:val="0"/>
                <w:noProof/>
                <w:sz w:val="28"/>
                <w:szCs w:val="28"/>
                <w:rtl/>
              </w:rPr>
              <w:t>ثبت عملیات پیشنهاد  :</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Toc38109568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273</w:t>
            </w:r>
            <w:r w:rsidR="002268EF" w:rsidRPr="002268EF">
              <w:rPr>
                <w:rFonts w:ascii="Times New Roman" w:hAnsi="Times New Roman" w:cs="B Lotus"/>
                <w:b w:val="0"/>
                <w:bCs w:val="0"/>
                <w:noProof/>
                <w:webHidden/>
                <w:sz w:val="28"/>
                <w:szCs w:val="28"/>
                <w:rtl/>
              </w:rPr>
              <w:fldChar w:fldCharType="end"/>
            </w:r>
          </w:hyperlink>
        </w:p>
        <w:p w14:paraId="57A53ADD" w14:textId="28035F67"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69" w:history="1">
            <w:r w:rsidR="002268EF" w:rsidRPr="002268EF">
              <w:rPr>
                <w:rStyle w:val="Hyperlink"/>
                <w:rFonts w:ascii="Times New Roman" w:hAnsi="Times New Roman" w:cs="B Lotus"/>
                <w:b w:val="0"/>
                <w:bCs w:val="0"/>
                <w:noProof/>
                <w:sz w:val="28"/>
                <w:szCs w:val="28"/>
                <w:rtl/>
              </w:rPr>
              <w:t>ثبت الحاقیه :</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Toc38109569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274</w:t>
            </w:r>
            <w:r w:rsidR="002268EF" w:rsidRPr="002268EF">
              <w:rPr>
                <w:rFonts w:ascii="Times New Roman" w:hAnsi="Times New Roman" w:cs="B Lotus"/>
                <w:b w:val="0"/>
                <w:bCs w:val="0"/>
                <w:noProof/>
                <w:webHidden/>
                <w:sz w:val="28"/>
                <w:szCs w:val="28"/>
                <w:rtl/>
              </w:rPr>
              <w:fldChar w:fldCharType="end"/>
            </w:r>
          </w:hyperlink>
        </w:p>
        <w:p w14:paraId="78D0264B" w14:textId="2EB2A909"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70" w:history="1">
            <w:r w:rsidR="002268EF" w:rsidRPr="002268EF">
              <w:rPr>
                <w:rStyle w:val="Hyperlink"/>
                <w:rFonts w:ascii="Times New Roman" w:hAnsi="Times New Roman" w:cs="B Lotus"/>
                <w:b w:val="0"/>
                <w:bCs w:val="0"/>
                <w:noProof/>
                <w:sz w:val="28"/>
                <w:szCs w:val="28"/>
                <w:rtl/>
              </w:rPr>
              <w:t>ثبت عملیات پرونده خسارت:</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Toc38109570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275</w:t>
            </w:r>
            <w:r w:rsidR="002268EF" w:rsidRPr="002268EF">
              <w:rPr>
                <w:rFonts w:ascii="Times New Roman" w:hAnsi="Times New Roman" w:cs="B Lotus"/>
                <w:b w:val="0"/>
                <w:bCs w:val="0"/>
                <w:noProof/>
                <w:webHidden/>
                <w:sz w:val="28"/>
                <w:szCs w:val="28"/>
                <w:rtl/>
              </w:rPr>
              <w:fldChar w:fldCharType="end"/>
            </w:r>
          </w:hyperlink>
        </w:p>
        <w:p w14:paraId="645A0EAB" w14:textId="50D3C76C"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71" w:history="1">
            <w:r w:rsidR="002268EF" w:rsidRPr="002268EF">
              <w:rPr>
                <w:rStyle w:val="Hyperlink"/>
                <w:rFonts w:ascii="Times New Roman" w:hAnsi="Times New Roman" w:cs="B Lotus"/>
                <w:b w:val="0"/>
                <w:bCs w:val="0"/>
                <w:noProof/>
                <w:sz w:val="28"/>
                <w:szCs w:val="28"/>
                <w:rtl/>
              </w:rPr>
              <w:t>فلوچارت ثبت عملیات زیاندیده:</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Toc38109571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275</w:t>
            </w:r>
            <w:r w:rsidR="002268EF" w:rsidRPr="002268EF">
              <w:rPr>
                <w:rFonts w:ascii="Times New Roman" w:hAnsi="Times New Roman" w:cs="B Lotus"/>
                <w:b w:val="0"/>
                <w:bCs w:val="0"/>
                <w:noProof/>
                <w:webHidden/>
                <w:sz w:val="28"/>
                <w:szCs w:val="28"/>
                <w:rtl/>
              </w:rPr>
              <w:fldChar w:fldCharType="end"/>
            </w:r>
          </w:hyperlink>
        </w:p>
        <w:p w14:paraId="6DF1A709" w14:textId="70FE1C90"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72" w:history="1">
            <w:r w:rsidR="002268EF" w:rsidRPr="002268EF">
              <w:rPr>
                <w:rStyle w:val="Hyperlink"/>
                <w:rFonts w:ascii="Times New Roman" w:hAnsi="Times New Roman" w:cs="B Lotus"/>
                <w:b w:val="0"/>
                <w:bCs w:val="0"/>
                <w:noProof/>
                <w:sz w:val="28"/>
                <w:szCs w:val="28"/>
                <w:rtl/>
              </w:rPr>
              <w:t>فلوچارت ثبت عملیات خسارت پرداختی:</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Toc38109572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277</w:t>
            </w:r>
            <w:r w:rsidR="002268EF" w:rsidRPr="002268EF">
              <w:rPr>
                <w:rFonts w:ascii="Times New Roman" w:hAnsi="Times New Roman" w:cs="B Lotus"/>
                <w:b w:val="0"/>
                <w:bCs w:val="0"/>
                <w:noProof/>
                <w:webHidden/>
                <w:sz w:val="28"/>
                <w:szCs w:val="28"/>
                <w:rtl/>
              </w:rPr>
              <w:fldChar w:fldCharType="end"/>
            </w:r>
          </w:hyperlink>
        </w:p>
        <w:p w14:paraId="6AA1FA34" w14:textId="7318F827" w:rsidR="002268EF" w:rsidRPr="002268EF" w:rsidRDefault="00087344">
          <w:pPr>
            <w:pStyle w:val="TOC2"/>
            <w:rPr>
              <w:rFonts w:ascii="Times New Roman" w:eastAsiaTheme="minorEastAsia" w:hAnsi="Times New Roman" w:cs="B Lotus"/>
              <w:b w:val="0"/>
              <w:bCs w:val="0"/>
              <w:noProof/>
              <w:color w:val="auto"/>
              <w:sz w:val="28"/>
              <w:szCs w:val="28"/>
              <w:rtl/>
              <w:lang w:bidi="ar-SA"/>
            </w:rPr>
          </w:pPr>
          <w:hyperlink w:anchor="_Toc38109573" w:history="1">
            <w:r w:rsidR="002268EF" w:rsidRPr="002268EF">
              <w:rPr>
                <w:rStyle w:val="Hyperlink"/>
                <w:rFonts w:ascii="Times New Roman" w:hAnsi="Times New Roman" w:cs="B Lotus"/>
                <w:b w:val="0"/>
                <w:bCs w:val="0"/>
                <w:noProof/>
                <w:sz w:val="28"/>
                <w:szCs w:val="28"/>
                <w:rtl/>
              </w:rPr>
              <w:t>ثبت عملیات جراحات زیاندیده گان:</w:t>
            </w:r>
            <w:r w:rsidR="002268EF" w:rsidRPr="002268EF">
              <w:rPr>
                <w:rFonts w:ascii="Times New Roman" w:hAnsi="Times New Roman" w:cs="B Lotus"/>
                <w:b w:val="0"/>
                <w:bCs w:val="0"/>
                <w:noProof/>
                <w:webHidden/>
                <w:sz w:val="28"/>
                <w:szCs w:val="28"/>
                <w:rtl/>
              </w:rPr>
              <w:tab/>
            </w:r>
            <w:r w:rsidR="002268EF" w:rsidRPr="002268EF">
              <w:rPr>
                <w:rFonts w:ascii="Times New Roman" w:hAnsi="Times New Roman" w:cs="B Lotus"/>
                <w:b w:val="0"/>
                <w:bCs w:val="0"/>
                <w:noProof/>
                <w:webHidden/>
                <w:sz w:val="28"/>
                <w:szCs w:val="28"/>
                <w:rtl/>
              </w:rPr>
              <w:fldChar w:fldCharType="begin"/>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Pr>
              <w:instrText>PAGEREF</w:instrText>
            </w:r>
            <w:r w:rsidR="002268EF" w:rsidRPr="002268EF">
              <w:rPr>
                <w:rFonts w:ascii="Times New Roman" w:hAnsi="Times New Roman" w:cs="B Lotus"/>
                <w:b w:val="0"/>
                <w:bCs w:val="0"/>
                <w:noProof/>
                <w:webHidden/>
                <w:sz w:val="28"/>
                <w:szCs w:val="28"/>
                <w:rtl/>
              </w:rPr>
              <w:instrText xml:space="preserve"> _</w:instrText>
            </w:r>
            <w:r w:rsidR="002268EF" w:rsidRPr="002268EF">
              <w:rPr>
                <w:rFonts w:ascii="Times New Roman" w:hAnsi="Times New Roman" w:cs="B Lotus"/>
                <w:b w:val="0"/>
                <w:bCs w:val="0"/>
                <w:noProof/>
                <w:webHidden/>
                <w:sz w:val="28"/>
                <w:szCs w:val="28"/>
              </w:rPr>
              <w:instrText>Toc38109573 \h</w:instrText>
            </w:r>
            <w:r w:rsidR="002268EF" w:rsidRPr="002268EF">
              <w:rPr>
                <w:rFonts w:ascii="Times New Roman" w:hAnsi="Times New Roman" w:cs="B Lotus"/>
                <w:b w:val="0"/>
                <w:bCs w:val="0"/>
                <w:noProof/>
                <w:webHidden/>
                <w:sz w:val="28"/>
                <w:szCs w:val="28"/>
                <w:rtl/>
              </w:rPr>
              <w:instrText xml:space="preserve"> </w:instrText>
            </w:r>
            <w:r w:rsidR="002268EF" w:rsidRPr="002268EF">
              <w:rPr>
                <w:rFonts w:ascii="Times New Roman" w:hAnsi="Times New Roman" w:cs="B Lotus"/>
                <w:b w:val="0"/>
                <w:bCs w:val="0"/>
                <w:noProof/>
                <w:webHidden/>
                <w:sz w:val="28"/>
                <w:szCs w:val="28"/>
                <w:rtl/>
              </w:rPr>
            </w:r>
            <w:r w:rsidR="002268EF" w:rsidRPr="002268EF">
              <w:rPr>
                <w:rFonts w:ascii="Times New Roman" w:hAnsi="Times New Roman" w:cs="B Lotus"/>
                <w:b w:val="0"/>
                <w:bCs w:val="0"/>
                <w:noProof/>
                <w:webHidden/>
                <w:sz w:val="28"/>
                <w:szCs w:val="28"/>
                <w:rtl/>
              </w:rPr>
              <w:fldChar w:fldCharType="separate"/>
            </w:r>
            <w:r w:rsidR="00172021">
              <w:rPr>
                <w:rFonts w:ascii="Times New Roman" w:hAnsi="Times New Roman" w:cs="B Lotus"/>
                <w:b w:val="0"/>
                <w:bCs w:val="0"/>
                <w:noProof/>
                <w:webHidden/>
                <w:sz w:val="28"/>
                <w:szCs w:val="28"/>
                <w:rtl/>
                <w:lang w:bidi="ar-SA"/>
              </w:rPr>
              <w:t>278</w:t>
            </w:r>
            <w:r w:rsidR="002268EF" w:rsidRPr="002268EF">
              <w:rPr>
                <w:rFonts w:ascii="Times New Roman" w:hAnsi="Times New Roman" w:cs="B Lotus"/>
                <w:b w:val="0"/>
                <w:bCs w:val="0"/>
                <w:noProof/>
                <w:webHidden/>
                <w:sz w:val="28"/>
                <w:szCs w:val="28"/>
                <w:rtl/>
              </w:rPr>
              <w:fldChar w:fldCharType="end"/>
            </w:r>
          </w:hyperlink>
        </w:p>
        <w:p w14:paraId="6308997F" w14:textId="13E67437"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574" w:history="1">
            <w:r w:rsidR="002268EF" w:rsidRPr="002268EF">
              <w:rPr>
                <w:rStyle w:val="Hyperlink"/>
                <w:rFonts w:ascii="Times New Roman" w:hAnsi="Times New Roman" w:cs="B Lotus"/>
                <w:b w:val="0"/>
                <w:bCs w:val="0"/>
                <w:sz w:val="28"/>
                <w:szCs w:val="28"/>
                <w:rtl/>
              </w:rPr>
              <w:t>بخش دوازدهم: راهنمای فنی دریافت اطلاعات شبکه فروش (شعبه، نماینده، کارگزار)</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Toc38109574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279</w:t>
            </w:r>
            <w:r w:rsidR="002268EF" w:rsidRPr="002268EF">
              <w:rPr>
                <w:rFonts w:ascii="Times New Roman" w:hAnsi="Times New Roman" w:cs="B Lotus"/>
                <w:b w:val="0"/>
                <w:bCs w:val="0"/>
                <w:webHidden/>
                <w:sz w:val="28"/>
                <w:szCs w:val="28"/>
                <w:rtl/>
              </w:rPr>
              <w:fldChar w:fldCharType="end"/>
            </w:r>
          </w:hyperlink>
        </w:p>
        <w:p w14:paraId="5BF57999" w14:textId="3035BB16"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575" w:history="1">
            <w:r w:rsidR="002268EF" w:rsidRPr="002268EF">
              <w:rPr>
                <w:rStyle w:val="Hyperlink"/>
                <w:rFonts w:ascii="Times New Roman" w:hAnsi="Times New Roman" w:cs="B Lotus"/>
                <w:b w:val="0"/>
                <w:bCs w:val="0"/>
                <w:sz w:val="28"/>
                <w:szCs w:val="28"/>
                <w:rtl/>
              </w:rPr>
              <w:t>بخش سیزدهم : فهرست کد و عناوین شاخصهای رشته ثالث  - بخش صدور، خسارت و تخلفات و تقلبات</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Toc38109575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297</w:t>
            </w:r>
            <w:r w:rsidR="002268EF" w:rsidRPr="002268EF">
              <w:rPr>
                <w:rFonts w:ascii="Times New Roman" w:hAnsi="Times New Roman" w:cs="B Lotus"/>
                <w:b w:val="0"/>
                <w:bCs w:val="0"/>
                <w:webHidden/>
                <w:sz w:val="28"/>
                <w:szCs w:val="28"/>
                <w:rtl/>
              </w:rPr>
              <w:fldChar w:fldCharType="end"/>
            </w:r>
          </w:hyperlink>
        </w:p>
        <w:p w14:paraId="7346C1F7" w14:textId="634F09C5"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576" w:history="1">
            <w:r w:rsidR="002268EF" w:rsidRPr="002268EF">
              <w:rPr>
                <w:rStyle w:val="Hyperlink"/>
                <w:rFonts w:ascii="Times New Roman" w:hAnsi="Times New Roman" w:cs="B Lotus"/>
                <w:b w:val="0"/>
                <w:bCs w:val="0"/>
                <w:sz w:val="28"/>
                <w:szCs w:val="28"/>
                <w:rtl/>
              </w:rPr>
              <w:t>بخش چهاردهم : شاخص و گزارشهاي بخش صدور بيمه ثالث اجباري، مازاد، حوادث</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Toc38109576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299</w:t>
            </w:r>
            <w:r w:rsidR="002268EF" w:rsidRPr="002268EF">
              <w:rPr>
                <w:rFonts w:ascii="Times New Roman" w:hAnsi="Times New Roman" w:cs="B Lotus"/>
                <w:b w:val="0"/>
                <w:bCs w:val="0"/>
                <w:webHidden/>
                <w:sz w:val="28"/>
                <w:szCs w:val="28"/>
                <w:rtl/>
              </w:rPr>
              <w:fldChar w:fldCharType="end"/>
            </w:r>
          </w:hyperlink>
        </w:p>
        <w:p w14:paraId="7C8C0355" w14:textId="706BD0DA"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577" w:history="1">
            <w:r w:rsidR="002268EF" w:rsidRPr="002268EF">
              <w:rPr>
                <w:rStyle w:val="Hyperlink"/>
                <w:rFonts w:ascii="Times New Roman" w:hAnsi="Times New Roman" w:cs="B Lotus"/>
                <w:b w:val="0"/>
                <w:bCs w:val="0"/>
                <w:sz w:val="28"/>
                <w:szCs w:val="28"/>
                <w:rtl/>
              </w:rPr>
              <w:t>بخش پانزدهم : شاخص و گزارشهاي بخش خسارت بيمه اجباري، مازاد، حوادث</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Toc38109577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306</w:t>
            </w:r>
            <w:r w:rsidR="002268EF" w:rsidRPr="002268EF">
              <w:rPr>
                <w:rFonts w:ascii="Times New Roman" w:hAnsi="Times New Roman" w:cs="B Lotus"/>
                <w:b w:val="0"/>
                <w:bCs w:val="0"/>
                <w:webHidden/>
                <w:sz w:val="28"/>
                <w:szCs w:val="28"/>
                <w:rtl/>
              </w:rPr>
              <w:fldChar w:fldCharType="end"/>
            </w:r>
          </w:hyperlink>
        </w:p>
        <w:p w14:paraId="2268D595" w14:textId="1467088C" w:rsidR="002268EF" w:rsidRPr="002268EF" w:rsidRDefault="00087344">
          <w:pPr>
            <w:pStyle w:val="TOC1"/>
            <w:rPr>
              <w:rFonts w:ascii="Times New Roman" w:eastAsiaTheme="minorEastAsia" w:hAnsi="Times New Roman" w:cs="B Lotus"/>
              <w:b w:val="0"/>
              <w:bCs w:val="0"/>
              <w:caps w:val="0"/>
              <w:sz w:val="28"/>
              <w:szCs w:val="28"/>
              <w:rtl/>
              <w:lang w:bidi="ar-SA"/>
            </w:rPr>
          </w:pPr>
          <w:hyperlink w:anchor="_Toc38109578" w:history="1">
            <w:r w:rsidR="002268EF" w:rsidRPr="002268EF">
              <w:rPr>
                <w:rStyle w:val="Hyperlink"/>
                <w:rFonts w:ascii="Times New Roman" w:hAnsi="Times New Roman" w:cs="B Lotus"/>
                <w:b w:val="0"/>
                <w:bCs w:val="0"/>
                <w:sz w:val="28"/>
                <w:szCs w:val="28"/>
                <w:rtl/>
              </w:rPr>
              <w:t>بخش شانزدهم : راهكارهاي كشف تقلبات و تخلفات در پرونده هاي خسارات</w:t>
            </w:r>
            <w:r w:rsidR="002268EF" w:rsidRPr="002268EF">
              <w:rPr>
                <w:rFonts w:ascii="Times New Roman" w:hAnsi="Times New Roman" w:cs="B Lotus"/>
                <w:b w:val="0"/>
                <w:bCs w:val="0"/>
                <w:webHidden/>
                <w:sz w:val="28"/>
                <w:szCs w:val="28"/>
                <w:rtl/>
              </w:rPr>
              <w:tab/>
            </w:r>
            <w:r w:rsidR="002268EF" w:rsidRPr="002268EF">
              <w:rPr>
                <w:rFonts w:ascii="Times New Roman" w:hAnsi="Times New Roman" w:cs="B Lotus"/>
                <w:b w:val="0"/>
                <w:bCs w:val="0"/>
                <w:webHidden/>
                <w:sz w:val="28"/>
                <w:szCs w:val="28"/>
                <w:rtl/>
              </w:rPr>
              <w:fldChar w:fldCharType="begin"/>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Pr>
              <w:instrText>PAGEREF</w:instrText>
            </w:r>
            <w:r w:rsidR="002268EF" w:rsidRPr="002268EF">
              <w:rPr>
                <w:rFonts w:ascii="Times New Roman" w:hAnsi="Times New Roman" w:cs="B Lotus"/>
                <w:b w:val="0"/>
                <w:bCs w:val="0"/>
                <w:webHidden/>
                <w:sz w:val="28"/>
                <w:szCs w:val="28"/>
                <w:rtl/>
              </w:rPr>
              <w:instrText xml:space="preserve"> _</w:instrText>
            </w:r>
            <w:r w:rsidR="002268EF" w:rsidRPr="002268EF">
              <w:rPr>
                <w:rFonts w:ascii="Times New Roman" w:hAnsi="Times New Roman" w:cs="B Lotus"/>
                <w:b w:val="0"/>
                <w:bCs w:val="0"/>
                <w:webHidden/>
                <w:sz w:val="28"/>
                <w:szCs w:val="28"/>
              </w:rPr>
              <w:instrText>Toc38109578 \h</w:instrText>
            </w:r>
            <w:r w:rsidR="002268EF" w:rsidRPr="002268EF">
              <w:rPr>
                <w:rFonts w:ascii="Times New Roman" w:hAnsi="Times New Roman" w:cs="B Lotus"/>
                <w:b w:val="0"/>
                <w:bCs w:val="0"/>
                <w:webHidden/>
                <w:sz w:val="28"/>
                <w:szCs w:val="28"/>
                <w:rtl/>
              </w:rPr>
              <w:instrText xml:space="preserve"> </w:instrText>
            </w:r>
            <w:r w:rsidR="002268EF" w:rsidRPr="002268EF">
              <w:rPr>
                <w:rFonts w:ascii="Times New Roman" w:hAnsi="Times New Roman" w:cs="B Lotus"/>
                <w:b w:val="0"/>
                <w:bCs w:val="0"/>
                <w:webHidden/>
                <w:sz w:val="28"/>
                <w:szCs w:val="28"/>
                <w:rtl/>
              </w:rPr>
            </w:r>
            <w:r w:rsidR="002268EF" w:rsidRPr="002268EF">
              <w:rPr>
                <w:rFonts w:ascii="Times New Roman" w:hAnsi="Times New Roman" w:cs="B Lotus"/>
                <w:b w:val="0"/>
                <w:bCs w:val="0"/>
                <w:webHidden/>
                <w:sz w:val="28"/>
                <w:szCs w:val="28"/>
                <w:rtl/>
              </w:rPr>
              <w:fldChar w:fldCharType="separate"/>
            </w:r>
            <w:r w:rsidR="00172021">
              <w:rPr>
                <w:rFonts w:ascii="Times New Roman" w:hAnsi="Times New Roman" w:cs="B Lotus"/>
                <w:b w:val="0"/>
                <w:bCs w:val="0"/>
                <w:webHidden/>
                <w:sz w:val="28"/>
                <w:szCs w:val="28"/>
                <w:rtl/>
                <w:lang w:bidi="ar-SA"/>
              </w:rPr>
              <w:t>309</w:t>
            </w:r>
            <w:r w:rsidR="002268EF" w:rsidRPr="002268EF">
              <w:rPr>
                <w:rFonts w:ascii="Times New Roman" w:hAnsi="Times New Roman" w:cs="B Lotus"/>
                <w:b w:val="0"/>
                <w:bCs w:val="0"/>
                <w:webHidden/>
                <w:sz w:val="28"/>
                <w:szCs w:val="28"/>
                <w:rtl/>
              </w:rPr>
              <w:fldChar w:fldCharType="end"/>
            </w:r>
          </w:hyperlink>
        </w:p>
        <w:p w14:paraId="51A6C5CF" w14:textId="170955D5" w:rsidR="00A24037" w:rsidRPr="00C375EF" w:rsidRDefault="00A24037" w:rsidP="00C375EF">
          <w:pPr>
            <w:pStyle w:val="TOC1"/>
            <w:ind w:right="-472" w:hanging="284"/>
            <w:rPr>
              <w:rFonts w:cs="B Lotus"/>
              <w:sz w:val="28"/>
              <w:szCs w:val="28"/>
              <w:rtl/>
            </w:rPr>
          </w:pPr>
          <w:r w:rsidRPr="002268EF">
            <w:rPr>
              <w:rFonts w:ascii="Times New Roman" w:hAnsi="Times New Roman" w:cs="B Lotus"/>
              <w:b w:val="0"/>
              <w:bCs w:val="0"/>
              <w:sz w:val="28"/>
              <w:szCs w:val="28"/>
            </w:rPr>
            <w:fldChar w:fldCharType="end"/>
          </w:r>
        </w:p>
      </w:sdtContent>
    </w:sdt>
    <w:bookmarkStart w:id="2" w:name="_Toc439461576" w:displacedByCustomXml="prev"/>
    <w:p w14:paraId="30228089" w14:textId="77777777" w:rsidR="001D0E99" w:rsidRDefault="001D0E99">
      <w:pPr>
        <w:bidi w:val="0"/>
        <w:rPr>
          <w:rFonts w:cs="B Lotus"/>
          <w:sz w:val="32"/>
          <w:szCs w:val="32"/>
        </w:rPr>
        <w:sectPr w:rsidR="001D0E99" w:rsidSect="001D0E99">
          <w:headerReference w:type="default" r:id="rId11"/>
          <w:footerReference w:type="default" r:id="rId12"/>
          <w:pgSz w:w="11906" w:h="16838"/>
          <w:pgMar w:top="1440" w:right="1440" w:bottom="1440" w:left="1440" w:header="708" w:footer="708" w:gutter="0"/>
          <w:pgBorders w:offsetFrom="page">
            <w:top w:val="flowersTiny" w:sz="14" w:space="24" w:color="FFFFFF" w:themeColor="background1"/>
            <w:left w:val="flowersTiny" w:sz="14" w:space="24" w:color="FFFFFF" w:themeColor="background1"/>
            <w:bottom w:val="flowersTiny" w:sz="14" w:space="24" w:color="FFFFFF" w:themeColor="background1"/>
            <w:right w:val="flowersTiny" w:sz="14" w:space="24" w:color="FFFFFF" w:themeColor="background1"/>
          </w:pgBorders>
          <w:pgNumType w:fmt="arabicAlpha"/>
          <w:cols w:space="708"/>
          <w:titlePg/>
          <w:bidi/>
          <w:rtlGutter/>
          <w:docGrid w:linePitch="360"/>
        </w:sectPr>
      </w:pPr>
    </w:p>
    <w:p w14:paraId="57ABC4C8" w14:textId="38D67A4F" w:rsidR="00DC2ED0" w:rsidRPr="00F733A3" w:rsidRDefault="00DC2ED0" w:rsidP="001D0E99">
      <w:pPr>
        <w:pStyle w:val="Heading1"/>
        <w:rPr>
          <w:rtl/>
        </w:rPr>
      </w:pPr>
      <w:bookmarkStart w:id="3" w:name="_Toc38109465"/>
      <w:r w:rsidRPr="00F733A3">
        <w:rPr>
          <w:rFonts w:hint="cs"/>
          <w:rtl/>
        </w:rPr>
        <w:lastRenderedPageBreak/>
        <w:t>مقدمه</w:t>
      </w:r>
      <w:bookmarkEnd w:id="2"/>
      <w:bookmarkEnd w:id="3"/>
    </w:p>
    <w:p w14:paraId="73A90E96" w14:textId="77777777" w:rsidR="00DC2ED0" w:rsidRPr="00F733A3" w:rsidRDefault="00DC2ED0" w:rsidP="007D492C">
      <w:pPr>
        <w:pStyle w:val="ListParagraph"/>
        <w:bidi/>
        <w:ind w:left="0"/>
        <w:jc w:val="mediumKashida"/>
        <w:rPr>
          <w:rFonts w:cs="B Lotus"/>
          <w:b/>
          <w:bCs/>
          <w:sz w:val="24"/>
          <w:szCs w:val="28"/>
          <w:rtl/>
        </w:rPr>
      </w:pPr>
      <w:r w:rsidRPr="00F733A3">
        <w:rPr>
          <w:rFonts w:ascii="Arial" w:eastAsia="Times New Roman" w:hAnsi="Arial" w:cs="B Lotus" w:hint="cs"/>
          <w:sz w:val="28"/>
          <w:szCs w:val="28"/>
          <w:rtl/>
          <w:lang w:bidi="fa-IR"/>
        </w:rPr>
        <w:t xml:space="preserve">با گسترش روزافزون فناوری اطلاعات وارتباطات و نیاز </w:t>
      </w:r>
      <w:r w:rsidR="00721FAD" w:rsidRPr="00F733A3">
        <w:rPr>
          <w:rFonts w:ascii="Arial" w:eastAsia="Times New Roman" w:hAnsi="Arial" w:cs="B Lotus" w:hint="cs"/>
          <w:sz w:val="28"/>
          <w:szCs w:val="28"/>
          <w:rtl/>
          <w:lang w:bidi="fa-IR"/>
        </w:rPr>
        <w:t xml:space="preserve">به </w:t>
      </w:r>
      <w:r w:rsidRPr="00F733A3">
        <w:rPr>
          <w:rFonts w:ascii="Arial" w:eastAsia="Times New Roman" w:hAnsi="Arial" w:cs="B Lotus" w:hint="cs"/>
          <w:sz w:val="28"/>
          <w:szCs w:val="28"/>
          <w:rtl/>
          <w:lang w:bidi="fa-IR"/>
        </w:rPr>
        <w:t xml:space="preserve">ارتباط </w:t>
      </w:r>
      <w:r w:rsidR="00721FAD" w:rsidRPr="00F733A3">
        <w:rPr>
          <w:rFonts w:ascii="Arial" w:eastAsia="Times New Roman" w:hAnsi="Arial" w:cs="B Lotus" w:hint="cs"/>
          <w:sz w:val="28"/>
          <w:szCs w:val="28"/>
          <w:rtl/>
          <w:lang w:bidi="fa-IR"/>
        </w:rPr>
        <w:t xml:space="preserve">اطلاعاتی بین </w:t>
      </w:r>
      <w:r w:rsidRPr="00F733A3">
        <w:rPr>
          <w:rFonts w:ascii="Arial" w:eastAsia="Times New Roman" w:hAnsi="Arial" w:cs="B Lotus" w:hint="cs"/>
          <w:sz w:val="28"/>
          <w:szCs w:val="28"/>
          <w:rtl/>
          <w:lang w:bidi="fa-IR"/>
        </w:rPr>
        <w:t>سازمانها، شرکت</w:t>
      </w:r>
      <w:r w:rsidRPr="00F733A3">
        <w:rPr>
          <w:rFonts w:ascii="Arial" w:eastAsia="Times New Roman" w:hAnsi="Arial" w:cs="B Lotus" w:hint="cs"/>
          <w:sz w:val="28"/>
          <w:szCs w:val="28"/>
          <w:rtl/>
          <w:lang w:bidi="fa-IR"/>
        </w:rPr>
        <w:softHyphen/>
        <w:t xml:space="preserve">ها و مراکز دولتی و خصوصی، </w:t>
      </w:r>
      <w:r w:rsidR="00721FAD" w:rsidRPr="00F733A3">
        <w:rPr>
          <w:rFonts w:ascii="Arial" w:eastAsia="Times New Roman" w:hAnsi="Arial" w:cs="B Lotus" w:hint="cs"/>
          <w:sz w:val="28"/>
          <w:szCs w:val="28"/>
          <w:rtl/>
          <w:lang w:bidi="fa-IR"/>
        </w:rPr>
        <w:t xml:space="preserve">در </w:t>
      </w:r>
      <w:r w:rsidRPr="00F733A3">
        <w:rPr>
          <w:rFonts w:ascii="Arial" w:eastAsia="Times New Roman" w:hAnsi="Arial" w:cs="B Lotus" w:hint="cs"/>
          <w:sz w:val="28"/>
          <w:szCs w:val="28"/>
          <w:rtl/>
          <w:lang w:bidi="fa-IR"/>
        </w:rPr>
        <w:t>بستری مناسب</w:t>
      </w:r>
      <w:r w:rsidR="00721FAD" w:rsidRPr="00F733A3">
        <w:rPr>
          <w:rFonts w:ascii="Arial" w:eastAsia="Times New Roman" w:hAnsi="Arial" w:cs="B Lotus" w:hint="cs"/>
          <w:sz w:val="28"/>
          <w:szCs w:val="28"/>
          <w:rtl/>
          <w:lang w:bidi="fa-IR"/>
        </w:rPr>
        <w:t>،</w:t>
      </w:r>
      <w:r w:rsidRPr="00F733A3">
        <w:rPr>
          <w:rFonts w:ascii="Arial" w:eastAsia="Times New Roman" w:hAnsi="Arial" w:cs="B Lotus" w:hint="cs"/>
          <w:sz w:val="28"/>
          <w:szCs w:val="28"/>
          <w:rtl/>
          <w:lang w:bidi="fa-IR"/>
        </w:rPr>
        <w:t xml:space="preserve"> مستقل از سیستم عامل </w:t>
      </w:r>
      <w:r w:rsidR="00721FAD" w:rsidRPr="00F733A3">
        <w:rPr>
          <w:rFonts w:ascii="Arial" w:eastAsia="Times New Roman" w:hAnsi="Arial" w:cs="B Lotus" w:hint="cs"/>
          <w:sz w:val="28"/>
          <w:szCs w:val="28"/>
          <w:rtl/>
          <w:lang w:bidi="fa-IR"/>
        </w:rPr>
        <w:t xml:space="preserve">و </w:t>
      </w:r>
      <w:r w:rsidRPr="00F733A3">
        <w:rPr>
          <w:rFonts w:ascii="Arial" w:eastAsia="Times New Roman" w:hAnsi="Arial" w:cs="B Lotus" w:hint="cs"/>
          <w:sz w:val="28"/>
          <w:szCs w:val="28"/>
          <w:rtl/>
          <w:lang w:bidi="fa-IR"/>
        </w:rPr>
        <w:t>پایدار</w:t>
      </w:r>
      <w:r w:rsidR="00721FAD" w:rsidRPr="00F733A3">
        <w:rPr>
          <w:rFonts w:ascii="Arial" w:eastAsia="Times New Roman" w:hAnsi="Arial" w:cs="B Lotus" w:hint="cs"/>
          <w:sz w:val="28"/>
          <w:szCs w:val="28"/>
          <w:rtl/>
          <w:lang w:bidi="fa-IR"/>
        </w:rPr>
        <w:t xml:space="preserve"> </w:t>
      </w:r>
      <w:r w:rsidRPr="00F733A3">
        <w:rPr>
          <w:rFonts w:ascii="Arial" w:eastAsia="Times New Roman" w:hAnsi="Arial" w:cs="B Lotus" w:hint="cs"/>
          <w:sz w:val="28"/>
          <w:szCs w:val="28"/>
          <w:rtl/>
          <w:lang w:bidi="fa-IR"/>
        </w:rPr>
        <w:softHyphen/>
      </w:r>
      <w:r w:rsidR="00721FAD" w:rsidRPr="00F733A3">
        <w:rPr>
          <w:rFonts w:ascii="Arial" w:eastAsia="Times New Roman" w:hAnsi="Arial" w:cs="B Lotus" w:hint="cs"/>
          <w:sz w:val="28"/>
          <w:szCs w:val="28"/>
          <w:rtl/>
          <w:lang w:bidi="fa-IR"/>
        </w:rPr>
        <w:t xml:space="preserve">بیش از پیش احساس شد </w:t>
      </w:r>
      <w:r w:rsidRPr="00F733A3">
        <w:rPr>
          <w:rFonts w:ascii="Arial" w:eastAsia="Times New Roman" w:hAnsi="Arial" w:cs="B Lotus" w:hint="cs"/>
          <w:sz w:val="28"/>
          <w:szCs w:val="28"/>
          <w:rtl/>
          <w:lang w:bidi="fa-IR"/>
        </w:rPr>
        <w:t>تا بتوان محیطی کاملاً پویا تشکیل داد و داده</w:t>
      </w:r>
      <w:r w:rsidRPr="00F733A3">
        <w:rPr>
          <w:rFonts w:ascii="Arial" w:eastAsia="Times New Roman" w:hAnsi="Arial" w:cs="B Lotus" w:hint="cs"/>
          <w:sz w:val="28"/>
          <w:szCs w:val="28"/>
          <w:rtl/>
          <w:lang w:bidi="fa-IR"/>
        </w:rPr>
        <w:softHyphen/>
        <w:t xml:space="preserve">های </w:t>
      </w:r>
      <w:r w:rsidR="00721FAD" w:rsidRPr="00F733A3">
        <w:rPr>
          <w:rFonts w:ascii="Arial" w:eastAsia="Times New Roman" w:hAnsi="Arial" w:cs="B Lotus" w:hint="cs"/>
          <w:sz w:val="28"/>
          <w:szCs w:val="28"/>
          <w:rtl/>
          <w:lang w:bidi="fa-IR"/>
        </w:rPr>
        <w:t xml:space="preserve">به مرتبط که مستقل از هم و در سیستم های مختلف و محیط های کسب و کار مجزا تولید می شوند را </w:t>
      </w:r>
      <w:r w:rsidRPr="00F733A3">
        <w:rPr>
          <w:rFonts w:ascii="Arial" w:eastAsia="Times New Roman" w:hAnsi="Arial" w:cs="B Lotus" w:hint="cs"/>
          <w:sz w:val="28"/>
          <w:szCs w:val="28"/>
          <w:rtl/>
          <w:lang w:bidi="fa-IR"/>
        </w:rPr>
        <w:t xml:space="preserve">به لحظه </w:t>
      </w:r>
      <w:r w:rsidR="00721FAD" w:rsidRPr="00F733A3">
        <w:rPr>
          <w:rFonts w:ascii="Arial" w:eastAsia="Times New Roman" w:hAnsi="Arial" w:cs="B Lotus" w:hint="cs"/>
          <w:sz w:val="28"/>
          <w:szCs w:val="28"/>
          <w:rtl/>
          <w:lang w:bidi="fa-IR"/>
        </w:rPr>
        <w:t xml:space="preserve">به یکدیگر </w:t>
      </w:r>
      <w:r w:rsidRPr="00F733A3">
        <w:rPr>
          <w:rFonts w:ascii="Arial" w:eastAsia="Times New Roman" w:hAnsi="Arial" w:cs="B Lotus" w:hint="cs"/>
          <w:sz w:val="28"/>
          <w:szCs w:val="28"/>
          <w:rtl/>
          <w:lang w:bidi="fa-IR"/>
        </w:rPr>
        <w:t xml:space="preserve">مرتبط </w:t>
      </w:r>
      <w:r w:rsidR="00721FAD" w:rsidRPr="00F733A3">
        <w:rPr>
          <w:rFonts w:ascii="Arial" w:eastAsia="Times New Roman" w:hAnsi="Arial" w:cs="B Lotus" w:hint="cs"/>
          <w:sz w:val="28"/>
          <w:szCs w:val="28"/>
          <w:rtl/>
          <w:lang w:bidi="fa-IR"/>
        </w:rPr>
        <w:t>نمود و سطح صحت و قابل اعتماد بودن اطلاعات تولیدی جدید را افزایش داد</w:t>
      </w:r>
      <w:r w:rsidRPr="00F733A3">
        <w:rPr>
          <w:rFonts w:ascii="Arial" w:eastAsia="Times New Roman" w:hAnsi="Arial" w:cs="B Lotus" w:hint="cs"/>
          <w:sz w:val="28"/>
          <w:szCs w:val="28"/>
          <w:rtl/>
          <w:lang w:bidi="fa-IR"/>
        </w:rPr>
        <w:t>.</w:t>
      </w:r>
      <w:r w:rsidR="00721FAD" w:rsidRPr="00F733A3">
        <w:rPr>
          <w:rFonts w:ascii="Arial" w:eastAsia="Times New Roman" w:hAnsi="Arial" w:cs="B Lotus" w:hint="cs"/>
          <w:sz w:val="28"/>
          <w:szCs w:val="28"/>
          <w:rtl/>
          <w:lang w:bidi="fa-IR"/>
        </w:rPr>
        <w:t xml:space="preserve"> این امر به قدری مهم است که در صورت </w:t>
      </w:r>
      <w:r w:rsidR="005F71EC" w:rsidRPr="00F733A3">
        <w:rPr>
          <w:rFonts w:ascii="Arial" w:eastAsia="Times New Roman" w:hAnsi="Arial" w:cs="B Lotus" w:hint="cs"/>
          <w:sz w:val="28"/>
          <w:szCs w:val="28"/>
          <w:rtl/>
          <w:lang w:bidi="fa-IR"/>
        </w:rPr>
        <w:t xml:space="preserve">بلوغ </w:t>
      </w:r>
      <w:r w:rsidR="00721FAD" w:rsidRPr="00F733A3">
        <w:rPr>
          <w:rFonts w:ascii="Arial" w:eastAsia="Times New Roman" w:hAnsi="Arial" w:cs="B Lotus" w:hint="cs"/>
          <w:sz w:val="28"/>
          <w:szCs w:val="28"/>
          <w:rtl/>
          <w:lang w:bidi="fa-IR"/>
        </w:rPr>
        <w:t xml:space="preserve">یافتن </w:t>
      </w:r>
      <w:r w:rsidR="005F71EC" w:rsidRPr="00F733A3">
        <w:rPr>
          <w:rFonts w:ascii="Arial" w:eastAsia="Times New Roman" w:hAnsi="Arial" w:cs="B Lotus" w:hint="cs"/>
          <w:sz w:val="28"/>
          <w:szCs w:val="28"/>
          <w:rtl/>
          <w:lang w:bidi="fa-IR"/>
        </w:rPr>
        <w:t xml:space="preserve">چنین ارتباطاتی </w:t>
      </w:r>
      <w:r w:rsidR="00721FAD" w:rsidRPr="00F733A3">
        <w:rPr>
          <w:rFonts w:ascii="Arial" w:eastAsia="Times New Roman" w:hAnsi="Arial" w:cs="B Lotus" w:hint="cs"/>
          <w:sz w:val="28"/>
          <w:szCs w:val="28"/>
          <w:rtl/>
          <w:lang w:bidi="fa-IR"/>
        </w:rPr>
        <w:t>می تواند موجب حذف فرایندهای</w:t>
      </w:r>
      <w:r w:rsidR="005F71EC" w:rsidRPr="00F733A3">
        <w:rPr>
          <w:rFonts w:ascii="Arial" w:eastAsia="Times New Roman" w:hAnsi="Arial" w:cs="B Lotus" w:hint="cs"/>
          <w:sz w:val="28"/>
          <w:szCs w:val="28"/>
          <w:rtl/>
          <w:lang w:bidi="fa-IR"/>
        </w:rPr>
        <w:t xml:space="preserve"> اضافه شده و سرویس های آنلاین جای آنها را خواهند گرفت و این به معنی ارائه خدمات مکانیزه و آنلاین است.</w:t>
      </w:r>
      <w:r w:rsidRPr="00F733A3">
        <w:rPr>
          <w:rFonts w:cs="B Lotus" w:hint="cs"/>
          <w:b/>
          <w:bCs/>
          <w:sz w:val="24"/>
          <w:szCs w:val="28"/>
          <w:rtl/>
          <w:lang w:bidi="fa-IR"/>
        </w:rPr>
        <w:t>معماری سرویس گرا</w:t>
      </w:r>
      <w:r w:rsidRPr="00F733A3">
        <w:rPr>
          <w:rStyle w:val="FootnoteReference"/>
          <w:rFonts w:cs="B Lotus"/>
          <w:sz w:val="24"/>
          <w:szCs w:val="28"/>
          <w:rtl/>
          <w:lang w:bidi="fa-IR"/>
        </w:rPr>
        <w:footnoteReference w:id="1"/>
      </w:r>
      <w:r w:rsidRPr="00F733A3">
        <w:rPr>
          <w:rFonts w:cs="B Lotus" w:hint="cs"/>
          <w:b/>
          <w:bCs/>
          <w:sz w:val="24"/>
          <w:szCs w:val="28"/>
          <w:rtl/>
          <w:lang w:bidi="fa-IR"/>
        </w:rPr>
        <w:t xml:space="preserve"> به عنوان یکی از تکنولوژیهای روز دنیا در خصوص برقراری سرویس و پیاده</w:t>
      </w:r>
      <w:r w:rsidRPr="00F733A3">
        <w:rPr>
          <w:rFonts w:cs="B Lotus" w:hint="cs"/>
          <w:b/>
          <w:bCs/>
          <w:sz w:val="24"/>
          <w:szCs w:val="28"/>
          <w:rtl/>
          <w:lang w:bidi="fa-IR"/>
        </w:rPr>
        <w:softHyphen/>
        <w:t>سازی سیستم</w:t>
      </w:r>
      <w:r w:rsidRPr="00F733A3">
        <w:rPr>
          <w:rFonts w:cs="B Lotus" w:hint="cs"/>
          <w:b/>
          <w:bCs/>
          <w:sz w:val="24"/>
          <w:szCs w:val="28"/>
          <w:rtl/>
          <w:lang w:bidi="fa-IR"/>
        </w:rPr>
        <w:softHyphen/>
        <w:t>های نرم افزاری معرفی شده است. به طوریکه امروزه سرویس گرایی درسازمانهای مختلف در جهت تعامل و برقراری ارتباط امری مهم تلقی می</w:t>
      </w:r>
      <w:r w:rsidRPr="00F733A3">
        <w:rPr>
          <w:rFonts w:cs="B Lotus" w:hint="cs"/>
          <w:b/>
          <w:bCs/>
          <w:sz w:val="24"/>
          <w:szCs w:val="28"/>
          <w:rtl/>
          <w:lang w:bidi="fa-IR"/>
        </w:rPr>
        <w:softHyphen/>
        <w:t xml:space="preserve">شود. </w:t>
      </w:r>
    </w:p>
    <w:p w14:paraId="37A179D8" w14:textId="386A9BAE" w:rsidR="00DC2ED0" w:rsidRPr="00F733A3" w:rsidRDefault="005F71EC" w:rsidP="0020108E">
      <w:pPr>
        <w:pStyle w:val="Heading1"/>
        <w:rPr>
          <w:rFonts w:cs="B Lotus"/>
          <w:sz w:val="32"/>
          <w:szCs w:val="32"/>
          <w:rtl/>
        </w:rPr>
      </w:pPr>
      <w:bookmarkStart w:id="4" w:name="_Toc38109466"/>
      <w:r w:rsidRPr="00F733A3">
        <w:rPr>
          <w:rFonts w:cs="B Lotus" w:hint="cs"/>
          <w:sz w:val="32"/>
          <w:szCs w:val="32"/>
          <w:rtl/>
        </w:rPr>
        <w:t>اهداف اجرای طرح</w:t>
      </w:r>
      <w:bookmarkEnd w:id="4"/>
    </w:p>
    <w:p w14:paraId="48CC15EE" w14:textId="77777777" w:rsidR="00DC2ED0" w:rsidRPr="00F733A3" w:rsidRDefault="00DC2ED0" w:rsidP="000903E1">
      <w:pPr>
        <w:pStyle w:val="ListParagraph"/>
        <w:bidi/>
        <w:spacing w:line="240" w:lineRule="auto"/>
        <w:ind w:left="0"/>
        <w:jc w:val="mediumKashida"/>
        <w:rPr>
          <w:rFonts w:ascii="Arial" w:hAnsi="Arial" w:cs="B Lotus"/>
          <w:sz w:val="28"/>
          <w:szCs w:val="28"/>
          <w:lang w:bidi="fa-IR"/>
        </w:rPr>
      </w:pPr>
      <w:r w:rsidRPr="00F733A3">
        <w:rPr>
          <w:rFonts w:ascii="Arial" w:hAnsi="Arial" w:cs="B Lotus" w:hint="cs"/>
          <w:sz w:val="28"/>
          <w:szCs w:val="28"/>
          <w:rtl/>
          <w:lang w:bidi="fa-IR"/>
        </w:rPr>
        <w:t xml:space="preserve">بیمه مرکزی جمهوری اسلامی ایران به عنوان متولی و ناظر بر </w:t>
      </w:r>
      <w:r w:rsidR="000903E1" w:rsidRPr="00F733A3">
        <w:rPr>
          <w:rFonts w:ascii="Arial" w:hAnsi="Arial" w:cs="B Lotus" w:hint="cs"/>
          <w:sz w:val="28"/>
          <w:szCs w:val="28"/>
          <w:rtl/>
          <w:lang w:bidi="fa-IR"/>
        </w:rPr>
        <w:t>صنعت بیمه</w:t>
      </w:r>
      <w:r w:rsidRPr="00F733A3">
        <w:rPr>
          <w:rFonts w:ascii="Arial" w:hAnsi="Arial" w:cs="B Lotus" w:hint="cs"/>
          <w:sz w:val="28"/>
          <w:szCs w:val="28"/>
          <w:rtl/>
          <w:lang w:bidi="fa-IR"/>
        </w:rPr>
        <w:t>، وظیفه نظارت، هماهنگی، تعمیم و توسعه بیمه در کشور را دارد و به همین علت برای تحلیل داده</w:t>
      </w:r>
      <w:r w:rsidRPr="00F733A3">
        <w:rPr>
          <w:rFonts w:ascii="Arial" w:hAnsi="Arial" w:cs="B Lotus" w:hint="cs"/>
          <w:sz w:val="28"/>
          <w:szCs w:val="28"/>
          <w:rtl/>
          <w:lang w:bidi="fa-IR"/>
        </w:rPr>
        <w:softHyphen/>
        <w:t>های موجود و ارائه چشم اندازی مناسب از صنعت بیمه، اندازه گیری شاخص</w:t>
      </w:r>
      <w:r w:rsidRPr="00F733A3">
        <w:rPr>
          <w:rFonts w:ascii="Arial" w:hAnsi="Arial" w:cs="B Lotus" w:hint="cs"/>
          <w:sz w:val="28"/>
          <w:szCs w:val="28"/>
          <w:rtl/>
          <w:lang w:bidi="fa-IR"/>
        </w:rPr>
        <w:softHyphen/>
        <w:t>های صنعت و مقایسه آن با صنایع دیگر و همین طور شاخص</w:t>
      </w:r>
      <w:r w:rsidRPr="00F733A3">
        <w:rPr>
          <w:rFonts w:ascii="Arial" w:hAnsi="Arial" w:cs="B Lotus" w:hint="cs"/>
          <w:sz w:val="28"/>
          <w:szCs w:val="28"/>
          <w:rtl/>
          <w:lang w:bidi="fa-IR"/>
        </w:rPr>
        <w:softHyphen/>
        <w:t>سنجی وضع بیمه کشور، اندازه گیری ریسک بیمه</w:t>
      </w:r>
      <w:r w:rsidRPr="00F733A3">
        <w:rPr>
          <w:rFonts w:ascii="Arial" w:hAnsi="Arial" w:cs="B Lotus" w:hint="cs"/>
          <w:sz w:val="28"/>
          <w:szCs w:val="28"/>
          <w:rtl/>
          <w:lang w:bidi="fa-IR"/>
        </w:rPr>
        <w:softHyphen/>
        <w:t>گران و کنترل سطح توانگری آنها، به کارگیری مدل</w:t>
      </w:r>
      <w:r w:rsidRPr="00F733A3">
        <w:rPr>
          <w:rFonts w:ascii="Arial" w:hAnsi="Arial" w:cs="B Lotus" w:hint="cs"/>
          <w:sz w:val="28"/>
          <w:szCs w:val="28"/>
          <w:rtl/>
          <w:lang w:bidi="fa-IR"/>
        </w:rPr>
        <w:softHyphen/>
        <w:t>های علمی بر پایه داده صحیح، نیاز به اطلاعات به روز و صحیح دارد تا بتواند در تحقق بخشیدن به اهداف فوق به درستی وظیفه خویش را انجام دهد.</w:t>
      </w:r>
    </w:p>
    <w:p w14:paraId="587229B8" w14:textId="77777777" w:rsidR="00DC2ED0" w:rsidRPr="00F733A3" w:rsidRDefault="00DC2ED0" w:rsidP="005F71EC">
      <w:pPr>
        <w:spacing w:line="240" w:lineRule="auto"/>
        <w:jc w:val="mediumKashida"/>
        <w:rPr>
          <w:rFonts w:ascii="Arial" w:hAnsi="Arial" w:cs="B Lotus"/>
          <w:sz w:val="28"/>
          <w:szCs w:val="28"/>
          <w:rtl/>
        </w:rPr>
      </w:pPr>
      <w:r w:rsidRPr="00F733A3">
        <w:rPr>
          <w:rFonts w:ascii="Arial" w:hAnsi="Arial" w:cs="B Lotus" w:hint="cs"/>
          <w:sz w:val="28"/>
          <w:szCs w:val="28"/>
          <w:rtl/>
        </w:rPr>
        <w:t xml:space="preserve">در </w:t>
      </w:r>
      <w:r w:rsidR="005F71EC" w:rsidRPr="00F733A3">
        <w:rPr>
          <w:rFonts w:ascii="Arial" w:hAnsi="Arial" w:cs="B Lotus" w:hint="cs"/>
          <w:sz w:val="28"/>
          <w:szCs w:val="28"/>
          <w:rtl/>
        </w:rPr>
        <w:t>گذشته</w:t>
      </w:r>
      <w:r w:rsidRPr="00F733A3">
        <w:rPr>
          <w:rFonts w:ascii="Arial" w:hAnsi="Arial" w:cs="B Lotus" w:hint="cs"/>
          <w:sz w:val="28"/>
          <w:szCs w:val="28"/>
          <w:rtl/>
        </w:rPr>
        <w:t>، روش جمع</w:t>
      </w:r>
      <w:r w:rsidRPr="00F733A3">
        <w:rPr>
          <w:rFonts w:ascii="Arial" w:hAnsi="Arial" w:cs="B Lotus"/>
          <w:sz w:val="28"/>
          <w:szCs w:val="28"/>
        </w:rPr>
        <w:softHyphen/>
      </w:r>
      <w:r w:rsidRPr="00F733A3">
        <w:rPr>
          <w:rFonts w:ascii="Arial" w:hAnsi="Arial" w:cs="B Lotus" w:hint="cs"/>
          <w:sz w:val="28"/>
          <w:szCs w:val="28"/>
          <w:rtl/>
        </w:rPr>
        <w:t xml:space="preserve">آوري اطلاعات در بیمه مرکزی مبتني بر "خود اظهاري" </w:t>
      </w:r>
      <w:r w:rsidR="000903E1" w:rsidRPr="00F733A3">
        <w:rPr>
          <w:rFonts w:ascii="Arial" w:hAnsi="Arial" w:cs="B Lotus" w:hint="cs"/>
          <w:sz w:val="28"/>
          <w:szCs w:val="28"/>
          <w:rtl/>
        </w:rPr>
        <w:t>بود</w:t>
      </w:r>
      <w:r w:rsidR="005F71EC" w:rsidRPr="00F733A3">
        <w:rPr>
          <w:rFonts w:ascii="Arial" w:hAnsi="Arial" w:cs="B Lotus" w:hint="cs"/>
          <w:sz w:val="28"/>
          <w:szCs w:val="28"/>
          <w:rtl/>
        </w:rPr>
        <w:t xml:space="preserve"> </w:t>
      </w:r>
      <w:r w:rsidR="000903E1" w:rsidRPr="00F733A3">
        <w:rPr>
          <w:rFonts w:ascii="Arial" w:hAnsi="Arial" w:cs="B Lotus" w:hint="cs"/>
          <w:sz w:val="28"/>
          <w:szCs w:val="28"/>
          <w:rtl/>
        </w:rPr>
        <w:t xml:space="preserve">و </w:t>
      </w:r>
      <w:r w:rsidR="005F71EC" w:rsidRPr="00F733A3">
        <w:rPr>
          <w:rFonts w:ascii="Arial" w:hAnsi="Arial" w:cs="B Lotus" w:hint="cs"/>
          <w:sz w:val="28"/>
          <w:szCs w:val="28"/>
          <w:rtl/>
        </w:rPr>
        <w:t>این وضعیت تا حدودی  به شکل دیگر کماکان باقی است</w:t>
      </w:r>
      <w:r w:rsidRPr="00F733A3">
        <w:rPr>
          <w:rFonts w:ascii="Arial" w:hAnsi="Arial" w:cs="B Lotus" w:hint="cs"/>
          <w:sz w:val="28"/>
          <w:szCs w:val="28"/>
          <w:rtl/>
        </w:rPr>
        <w:t xml:space="preserve">. متأسفانه اين روش بنا به دلائل مختلف از جمله عدم آمادگي فني شركت‌هاي بيمه، متمركز نبودن بانك اطلاعاتي شبكه فروش برخی از </w:t>
      </w:r>
      <w:r w:rsidRPr="00F733A3">
        <w:rPr>
          <w:rFonts w:ascii="Arial" w:hAnsi="Arial" w:cs="B Lotus" w:hint="cs"/>
          <w:sz w:val="28"/>
          <w:szCs w:val="28"/>
          <w:rtl/>
        </w:rPr>
        <w:lastRenderedPageBreak/>
        <w:t xml:space="preserve">شركتهاي بيمه و مشكلات مرتبط با جذب و حفظ نيروي فني، تضمين كننده صحت، کیفیت و به موقع بودن اطلاعات نيست. با نگاهی به </w:t>
      </w:r>
      <w:r w:rsidR="005F71EC" w:rsidRPr="00F733A3">
        <w:rPr>
          <w:rFonts w:ascii="Arial" w:hAnsi="Arial" w:cs="B Lotus" w:hint="cs"/>
          <w:sz w:val="28"/>
          <w:szCs w:val="28"/>
          <w:rtl/>
        </w:rPr>
        <w:t xml:space="preserve">تجربه </w:t>
      </w:r>
      <w:r w:rsidRPr="00F733A3">
        <w:rPr>
          <w:rFonts w:ascii="Arial" w:hAnsi="Arial" w:cs="B Lotus" w:hint="cs"/>
          <w:sz w:val="28"/>
          <w:szCs w:val="28"/>
          <w:rtl/>
        </w:rPr>
        <w:t xml:space="preserve">چند ساله </w:t>
      </w:r>
      <w:r w:rsidR="005F71EC" w:rsidRPr="00F733A3">
        <w:rPr>
          <w:rFonts w:ascii="Arial" w:hAnsi="Arial" w:cs="B Lotus" w:hint="cs"/>
          <w:sz w:val="28"/>
          <w:szCs w:val="28"/>
          <w:rtl/>
        </w:rPr>
        <w:t xml:space="preserve">به مبادله </w:t>
      </w:r>
      <w:r w:rsidRPr="00F733A3">
        <w:rPr>
          <w:rFonts w:ascii="Arial" w:hAnsi="Arial" w:cs="B Lotus" w:hint="cs"/>
          <w:sz w:val="28"/>
          <w:szCs w:val="28"/>
          <w:rtl/>
        </w:rPr>
        <w:t xml:space="preserve">اطلاعات </w:t>
      </w:r>
      <w:r w:rsidR="005F71EC" w:rsidRPr="00F733A3">
        <w:rPr>
          <w:rFonts w:ascii="Arial" w:hAnsi="Arial" w:cs="B Lotus" w:hint="cs"/>
          <w:sz w:val="28"/>
          <w:szCs w:val="28"/>
          <w:rtl/>
        </w:rPr>
        <w:t xml:space="preserve">بین بیمه مرکزی و شرکت های بیمه، </w:t>
      </w:r>
      <w:r w:rsidRPr="00F733A3">
        <w:rPr>
          <w:rFonts w:ascii="Arial" w:hAnsi="Arial" w:cs="B Lotus" w:hint="cs"/>
          <w:sz w:val="28"/>
          <w:szCs w:val="28"/>
          <w:rtl/>
        </w:rPr>
        <w:t xml:space="preserve">می توان </w:t>
      </w:r>
      <w:r w:rsidR="000903E1" w:rsidRPr="00F733A3">
        <w:rPr>
          <w:rFonts w:ascii="Arial" w:hAnsi="Arial" w:cs="B Lotus" w:hint="cs"/>
          <w:sz w:val="28"/>
          <w:szCs w:val="28"/>
          <w:rtl/>
        </w:rPr>
        <w:t xml:space="preserve">به </w:t>
      </w:r>
      <w:r w:rsidRPr="00F733A3">
        <w:rPr>
          <w:rFonts w:ascii="Arial" w:hAnsi="Arial" w:cs="B Lotus" w:hint="cs"/>
          <w:sz w:val="28"/>
          <w:szCs w:val="28"/>
          <w:rtl/>
        </w:rPr>
        <w:t xml:space="preserve">نکات ذیل </w:t>
      </w:r>
      <w:r w:rsidR="000903E1" w:rsidRPr="00F733A3">
        <w:rPr>
          <w:rFonts w:ascii="Arial" w:hAnsi="Arial" w:cs="B Lotus" w:hint="cs"/>
          <w:sz w:val="28"/>
          <w:szCs w:val="28"/>
          <w:rtl/>
        </w:rPr>
        <w:t>پی برد</w:t>
      </w:r>
      <w:r w:rsidRPr="00F733A3">
        <w:rPr>
          <w:rFonts w:ascii="Arial" w:hAnsi="Arial" w:cs="B Lotus" w:hint="cs"/>
          <w:sz w:val="28"/>
          <w:szCs w:val="28"/>
          <w:rtl/>
        </w:rPr>
        <w:t>:</w:t>
      </w:r>
    </w:p>
    <w:p w14:paraId="2EB76504" w14:textId="77777777" w:rsidR="00DC2ED0" w:rsidRPr="00F733A3" w:rsidRDefault="00DC2ED0" w:rsidP="004A19B9">
      <w:pPr>
        <w:pStyle w:val="ListParagraph"/>
        <w:numPr>
          <w:ilvl w:val="1"/>
          <w:numId w:val="1"/>
        </w:numPr>
        <w:bidi/>
        <w:spacing w:line="240" w:lineRule="auto"/>
        <w:ind w:left="1080"/>
        <w:jc w:val="mediumKashida"/>
        <w:rPr>
          <w:rFonts w:ascii="Arial" w:hAnsi="Arial" w:cs="B Lotus"/>
          <w:sz w:val="28"/>
          <w:szCs w:val="28"/>
          <w:lang w:bidi="fa-IR"/>
        </w:rPr>
      </w:pPr>
      <w:r w:rsidRPr="00F733A3">
        <w:rPr>
          <w:rFonts w:ascii="Arial" w:hAnsi="Arial" w:cs="B Lotus" w:hint="cs"/>
          <w:sz w:val="28"/>
          <w:szCs w:val="28"/>
          <w:rtl/>
          <w:lang w:bidi="fa-IR"/>
        </w:rPr>
        <w:t>تا قبل از راه اندازی پروژه سنهاب اكثر شركتهاي بيمه اطلاعات خود را</w:t>
      </w:r>
      <w:r w:rsidR="00C502F5" w:rsidRPr="00F733A3">
        <w:rPr>
          <w:rFonts w:ascii="Arial" w:hAnsi="Arial" w:cs="B Lotus" w:hint="cs"/>
          <w:sz w:val="28"/>
          <w:szCs w:val="28"/>
          <w:rtl/>
          <w:lang w:bidi="fa-IR"/>
        </w:rPr>
        <w:t xml:space="preserve"> به صورت </w:t>
      </w:r>
      <w:r w:rsidRPr="00F733A3">
        <w:rPr>
          <w:rFonts w:ascii="Arial" w:hAnsi="Arial" w:cs="B Lotus" w:hint="cs"/>
          <w:sz w:val="28"/>
          <w:szCs w:val="28"/>
          <w:rtl/>
          <w:lang w:bidi="fa-IR"/>
        </w:rPr>
        <w:t xml:space="preserve"> روزانه </w:t>
      </w:r>
      <w:r w:rsidR="00C502F5" w:rsidRPr="00F733A3">
        <w:rPr>
          <w:rFonts w:ascii="Arial" w:hAnsi="Arial" w:cs="B Lotus" w:hint="cs"/>
          <w:sz w:val="28"/>
          <w:szCs w:val="28"/>
          <w:rtl/>
          <w:lang w:bidi="fa-IR"/>
        </w:rPr>
        <w:t xml:space="preserve">به بیمه مرکزی </w:t>
      </w:r>
      <w:r w:rsidRPr="00F733A3">
        <w:rPr>
          <w:rFonts w:ascii="Arial" w:hAnsi="Arial" w:cs="B Lotus" w:hint="cs"/>
          <w:sz w:val="28"/>
          <w:szCs w:val="28"/>
          <w:rtl/>
          <w:lang w:bidi="fa-IR"/>
        </w:rPr>
        <w:t xml:space="preserve">ارسال می </w:t>
      </w:r>
      <w:r w:rsidR="00C502F5" w:rsidRPr="00F733A3">
        <w:rPr>
          <w:rFonts w:ascii="Arial" w:hAnsi="Arial" w:cs="B Lotus" w:hint="cs"/>
          <w:sz w:val="28"/>
          <w:szCs w:val="28"/>
          <w:rtl/>
          <w:lang w:bidi="fa-IR"/>
        </w:rPr>
        <w:t xml:space="preserve">کردند. </w:t>
      </w:r>
      <w:r w:rsidRPr="00F733A3">
        <w:rPr>
          <w:rFonts w:ascii="Arial" w:hAnsi="Arial" w:cs="B Lotus" w:hint="cs"/>
          <w:sz w:val="28"/>
          <w:szCs w:val="28"/>
          <w:rtl/>
          <w:lang w:bidi="fa-IR"/>
        </w:rPr>
        <w:t>ليكن لزوماً اطلاعات همان روز ارسال نمی شد که با شروع جمع آوری اطلاعات با استفاده از وب سرویس هم اکنون اطلاعات اکثریت رشته های بیمه در همه شرکتهای بیمه به صورت آنلاین و یا با تاخیر یک روزه جمع آوری می شود.</w:t>
      </w:r>
    </w:p>
    <w:p w14:paraId="4CAB16E1" w14:textId="77777777" w:rsidR="00DC2ED0" w:rsidRPr="00F733A3" w:rsidRDefault="00DC2ED0" w:rsidP="004A19B9">
      <w:pPr>
        <w:pStyle w:val="ListParagraph"/>
        <w:numPr>
          <w:ilvl w:val="1"/>
          <w:numId w:val="1"/>
        </w:numPr>
        <w:bidi/>
        <w:spacing w:line="240" w:lineRule="auto"/>
        <w:ind w:left="1080"/>
        <w:jc w:val="mediumKashida"/>
        <w:rPr>
          <w:rFonts w:ascii="Arial" w:hAnsi="Arial" w:cs="B Lotus"/>
          <w:sz w:val="28"/>
          <w:szCs w:val="28"/>
          <w:lang w:bidi="fa-IR"/>
        </w:rPr>
      </w:pPr>
      <w:r w:rsidRPr="00F733A3">
        <w:rPr>
          <w:rFonts w:ascii="Arial" w:hAnsi="Arial" w:cs="B Lotus" w:hint="cs"/>
          <w:sz w:val="28"/>
          <w:szCs w:val="28"/>
          <w:rtl/>
          <w:lang w:bidi="fa-IR"/>
        </w:rPr>
        <w:t>اطلاعات دریافتی از شركتهاي بيمه مبين وجود برخي اشكال در سيستم‌هاي رايانه‌اي مورد استفاده جهت صدور بيمه نامه است بگونه‌اي كه ورود يا عدم ورود اطلاعات در فيلدهاي كليدي، صحت محتوايي فيلدها، الزامي بودن ورود اطلاعات در فيلدهاي كليدي، رعايت قالب استاندارد براي برخي فيلدها مانند شماره شاسي، شماره پلاك و ... كنترل کیفی نمي‌شود.</w:t>
      </w:r>
    </w:p>
    <w:p w14:paraId="5A999A11" w14:textId="77777777" w:rsidR="009B5F1F" w:rsidRPr="00F733A3" w:rsidRDefault="00C502F5" w:rsidP="004A19B9">
      <w:pPr>
        <w:pStyle w:val="ListParagraph"/>
        <w:numPr>
          <w:ilvl w:val="1"/>
          <w:numId w:val="1"/>
        </w:numPr>
        <w:bidi/>
        <w:spacing w:line="240" w:lineRule="auto"/>
        <w:ind w:left="1080"/>
        <w:jc w:val="mediumKashida"/>
        <w:rPr>
          <w:rFonts w:ascii="Arial" w:hAnsi="Arial" w:cs="B Lotus"/>
          <w:sz w:val="28"/>
          <w:szCs w:val="28"/>
          <w:lang w:bidi="fa-IR"/>
        </w:rPr>
      </w:pPr>
      <w:r w:rsidRPr="00F733A3">
        <w:rPr>
          <w:rFonts w:ascii="Arial" w:hAnsi="Arial" w:cs="B Lotus" w:hint="cs"/>
          <w:sz w:val="28"/>
          <w:szCs w:val="28"/>
          <w:rtl/>
          <w:lang w:bidi="fa-IR"/>
        </w:rPr>
        <w:t xml:space="preserve">صنعت بیمه به دلیل ماهیت آن </w:t>
      </w:r>
      <w:r w:rsidR="000F4DC5" w:rsidRPr="00F733A3">
        <w:rPr>
          <w:rFonts w:ascii="Arial" w:hAnsi="Arial" w:cs="B Lotus" w:hint="cs"/>
          <w:sz w:val="28"/>
          <w:szCs w:val="28"/>
          <w:rtl/>
          <w:lang w:bidi="fa-IR"/>
        </w:rPr>
        <w:t xml:space="preserve">بطور مستقیم و غیر مستقیم </w:t>
      </w:r>
      <w:r w:rsidRPr="00F733A3">
        <w:rPr>
          <w:rFonts w:ascii="Arial" w:hAnsi="Arial" w:cs="B Lotus" w:hint="cs"/>
          <w:sz w:val="28"/>
          <w:szCs w:val="28"/>
          <w:rtl/>
          <w:lang w:bidi="fa-IR"/>
        </w:rPr>
        <w:t xml:space="preserve">با صنایع مختلف در ارتباط است. </w:t>
      </w:r>
      <w:r w:rsidR="005F71EC" w:rsidRPr="00F733A3">
        <w:rPr>
          <w:rFonts w:ascii="Arial" w:hAnsi="Arial" w:cs="B Lotus" w:hint="cs"/>
          <w:sz w:val="28"/>
          <w:szCs w:val="28"/>
          <w:rtl/>
          <w:lang w:bidi="fa-IR"/>
        </w:rPr>
        <w:t>"</w:t>
      </w:r>
      <w:r w:rsidRPr="00F733A3">
        <w:rPr>
          <w:rFonts w:ascii="Arial" w:hAnsi="Arial" w:cs="B Lotus" w:hint="cs"/>
          <w:sz w:val="28"/>
          <w:szCs w:val="28"/>
          <w:rtl/>
          <w:lang w:bidi="fa-IR"/>
        </w:rPr>
        <w:t>موضوعات بیمه</w:t>
      </w:r>
      <w:r w:rsidR="005F71EC" w:rsidRPr="00F733A3">
        <w:rPr>
          <w:rFonts w:ascii="Arial" w:hAnsi="Arial" w:cs="B Lotus" w:hint="cs"/>
          <w:sz w:val="28"/>
          <w:szCs w:val="28"/>
          <w:rtl/>
          <w:lang w:bidi="fa-IR"/>
        </w:rPr>
        <w:t>"</w:t>
      </w:r>
      <w:r w:rsidRPr="00F733A3">
        <w:rPr>
          <w:rFonts w:ascii="Arial" w:hAnsi="Arial" w:cs="B Lotus" w:hint="cs"/>
          <w:sz w:val="28"/>
          <w:szCs w:val="28"/>
          <w:rtl/>
          <w:lang w:bidi="fa-IR"/>
        </w:rPr>
        <w:t xml:space="preserve"> </w:t>
      </w:r>
      <w:r w:rsidR="005F71EC" w:rsidRPr="00F733A3">
        <w:rPr>
          <w:rFonts w:ascii="Arial" w:hAnsi="Arial" w:cs="B Lotus" w:hint="cs"/>
          <w:sz w:val="28"/>
          <w:szCs w:val="28"/>
          <w:rtl/>
          <w:lang w:bidi="fa-IR"/>
        </w:rPr>
        <w:t xml:space="preserve">و پارامترهای اطلاعاتی کلیدی مرتبط به آن </w:t>
      </w:r>
      <w:r w:rsidRPr="00F733A3">
        <w:rPr>
          <w:rFonts w:ascii="Arial" w:hAnsi="Arial" w:cs="B Lotus" w:hint="cs"/>
          <w:sz w:val="28"/>
          <w:szCs w:val="28"/>
          <w:rtl/>
          <w:lang w:bidi="fa-IR"/>
        </w:rPr>
        <w:t xml:space="preserve">که نقش اساسی در تعیین میزان ریسک دارد، لازم است هنگام صدور بیمه نامه </w:t>
      </w:r>
      <w:r w:rsidR="00DB316D" w:rsidRPr="00F733A3">
        <w:rPr>
          <w:rFonts w:ascii="Arial" w:hAnsi="Arial" w:cs="B Lotus" w:hint="cs"/>
          <w:sz w:val="28"/>
          <w:szCs w:val="28"/>
          <w:rtl/>
          <w:lang w:bidi="fa-IR"/>
        </w:rPr>
        <w:t xml:space="preserve">یا الحاقیه </w:t>
      </w:r>
      <w:r w:rsidRPr="00F733A3">
        <w:rPr>
          <w:rFonts w:ascii="Arial" w:hAnsi="Arial" w:cs="B Lotus" w:hint="cs"/>
          <w:sz w:val="28"/>
          <w:szCs w:val="28"/>
          <w:rtl/>
          <w:lang w:bidi="fa-IR"/>
        </w:rPr>
        <w:t xml:space="preserve">به درستی </w:t>
      </w:r>
      <w:r w:rsidR="000F4DC5" w:rsidRPr="00F733A3">
        <w:rPr>
          <w:rFonts w:ascii="Arial" w:hAnsi="Arial" w:cs="B Lotus" w:hint="cs"/>
          <w:sz w:val="28"/>
          <w:szCs w:val="28"/>
          <w:rtl/>
          <w:lang w:bidi="fa-IR"/>
        </w:rPr>
        <w:t xml:space="preserve">ثبت شوند. همین طور </w:t>
      </w:r>
      <w:r w:rsidR="00DB316D" w:rsidRPr="00F733A3">
        <w:rPr>
          <w:rFonts w:ascii="Arial" w:hAnsi="Arial" w:cs="B Lotus" w:hint="cs"/>
          <w:sz w:val="28"/>
          <w:szCs w:val="28"/>
          <w:rtl/>
          <w:lang w:bidi="fa-IR"/>
        </w:rPr>
        <w:t>هنگام رسیدگی به خسارت ها</w:t>
      </w:r>
      <w:r w:rsidR="000F4DC5" w:rsidRPr="00F733A3">
        <w:rPr>
          <w:rFonts w:ascii="Arial" w:hAnsi="Arial" w:cs="B Lotus" w:hint="cs"/>
          <w:sz w:val="28"/>
          <w:szCs w:val="28"/>
          <w:rtl/>
          <w:lang w:bidi="fa-IR"/>
        </w:rPr>
        <w:t xml:space="preserve"> و تشکیل پرونده خسارت</w:t>
      </w:r>
      <w:r w:rsidR="00DB316D" w:rsidRPr="00F733A3">
        <w:rPr>
          <w:rFonts w:ascii="Arial" w:hAnsi="Arial" w:cs="B Lotus" w:hint="cs"/>
          <w:sz w:val="28"/>
          <w:szCs w:val="28"/>
          <w:rtl/>
          <w:lang w:bidi="fa-IR"/>
        </w:rPr>
        <w:t>، لازم است اطلاعات مربوط به موضوع مورد خسارت یا زیاندیده به درستی صحه سنجی و شناسایی شود. این امور معمولا بدون ارتباط اطلاعاتی با سایر دستگاه ها مانند ناجا، ثبت احوال، ثبت اسناد، قوه قضائیه، پزشکی قانونی و .... میسر نیست.</w:t>
      </w:r>
    </w:p>
    <w:p w14:paraId="51B86055" w14:textId="77777777" w:rsidR="00DC2ED0" w:rsidRPr="00F733A3" w:rsidRDefault="00DB316D" w:rsidP="004A19B9">
      <w:pPr>
        <w:pStyle w:val="ListParagraph"/>
        <w:numPr>
          <w:ilvl w:val="1"/>
          <w:numId w:val="1"/>
        </w:numPr>
        <w:bidi/>
        <w:spacing w:line="240" w:lineRule="auto"/>
        <w:ind w:left="1080"/>
        <w:jc w:val="mediumKashida"/>
        <w:rPr>
          <w:rFonts w:ascii="Arial" w:hAnsi="Arial" w:cs="B Lotus"/>
          <w:sz w:val="28"/>
          <w:szCs w:val="28"/>
          <w:lang w:bidi="fa-IR"/>
        </w:rPr>
      </w:pPr>
      <w:r w:rsidRPr="00F733A3">
        <w:rPr>
          <w:rFonts w:ascii="Arial" w:hAnsi="Arial" w:cs="B Lotus" w:hint="cs"/>
          <w:sz w:val="28"/>
          <w:szCs w:val="28"/>
          <w:rtl/>
          <w:lang w:bidi="fa-IR"/>
        </w:rPr>
        <w:t xml:space="preserve"> لیکن</w:t>
      </w:r>
      <w:r w:rsidR="00DC2ED0" w:rsidRPr="00F733A3">
        <w:rPr>
          <w:rFonts w:ascii="Arial" w:hAnsi="Arial" w:cs="B Lotus" w:hint="cs"/>
          <w:sz w:val="28"/>
          <w:szCs w:val="28"/>
          <w:rtl/>
          <w:lang w:bidi="fa-IR"/>
        </w:rPr>
        <w:t xml:space="preserve"> به دلائل مختلفي از جمله محقق نشدن زمينه همكاري با سازمان‌هاي ذيربط به طور </w:t>
      </w:r>
      <w:r w:rsidRPr="00F733A3">
        <w:rPr>
          <w:rFonts w:ascii="Arial" w:hAnsi="Arial" w:cs="B Lotus" w:hint="cs"/>
          <w:sz w:val="28"/>
          <w:szCs w:val="28"/>
          <w:rtl/>
          <w:lang w:bidi="fa-IR"/>
        </w:rPr>
        <w:t xml:space="preserve">کامل </w:t>
      </w:r>
      <w:r w:rsidR="00DC2ED0" w:rsidRPr="00F733A3">
        <w:rPr>
          <w:rFonts w:ascii="Arial" w:hAnsi="Arial" w:cs="B Lotus" w:hint="cs"/>
          <w:sz w:val="28"/>
          <w:szCs w:val="28"/>
          <w:rtl/>
          <w:lang w:bidi="fa-IR"/>
        </w:rPr>
        <w:t xml:space="preserve">فراگير نشده است. </w:t>
      </w:r>
      <w:r w:rsidRPr="00F733A3">
        <w:rPr>
          <w:rFonts w:ascii="Arial" w:hAnsi="Arial" w:cs="B Lotus" w:hint="cs"/>
          <w:sz w:val="28"/>
          <w:szCs w:val="28"/>
          <w:rtl/>
          <w:lang w:bidi="fa-IR"/>
        </w:rPr>
        <w:t xml:space="preserve">گرچه از </w:t>
      </w:r>
      <w:r w:rsidR="00DC2ED0" w:rsidRPr="00F733A3">
        <w:rPr>
          <w:rFonts w:ascii="Arial" w:hAnsi="Arial" w:cs="B Lotus" w:hint="cs"/>
          <w:sz w:val="28"/>
          <w:szCs w:val="28"/>
          <w:rtl/>
          <w:lang w:bidi="fa-IR"/>
        </w:rPr>
        <w:t>اواسط سال 1389 بیمه مرکزی ج.ا.ا در صدد بوده است با ایجاد سرویس های میان سازمانی این نقص عمده را پوشانده و زمینه را برای ارائه خدمات صحیح مبتنی بر اطلاعات صحیح فراهم آورد.</w:t>
      </w:r>
    </w:p>
    <w:p w14:paraId="295474C6" w14:textId="77777777" w:rsidR="00DC2ED0" w:rsidRPr="00F733A3" w:rsidRDefault="00DC2ED0" w:rsidP="004A19B9">
      <w:pPr>
        <w:pStyle w:val="ListParagraph"/>
        <w:numPr>
          <w:ilvl w:val="1"/>
          <w:numId w:val="1"/>
        </w:numPr>
        <w:bidi/>
        <w:spacing w:line="240" w:lineRule="auto"/>
        <w:ind w:left="1080"/>
        <w:jc w:val="mediumKashida"/>
        <w:rPr>
          <w:rFonts w:ascii="Arial" w:hAnsi="Arial" w:cs="B Lotus"/>
          <w:sz w:val="28"/>
          <w:szCs w:val="28"/>
          <w:lang w:bidi="fa-IR"/>
        </w:rPr>
      </w:pPr>
      <w:r w:rsidRPr="00F733A3">
        <w:rPr>
          <w:rFonts w:ascii="Arial" w:hAnsi="Arial" w:cs="B Lotus" w:hint="cs"/>
          <w:sz w:val="28"/>
          <w:szCs w:val="28"/>
          <w:rtl/>
          <w:lang w:bidi="fa-IR"/>
        </w:rPr>
        <w:t>هم اکنون با ارتباطات شایان توجه و شروع به کار پروژه های ناجا، ثبت احوال و ارتباط با بانک های اطلاعاتی نیروی انتظامی و پروژه سنهاب شاهد پیشرفت های قابل ملاحظه ای در استاندارد شدن اطلاعات و تولید کدهای شناسه قابل اعتماد در فرم ها می باشیم.</w:t>
      </w:r>
    </w:p>
    <w:p w14:paraId="281085E1" w14:textId="77777777" w:rsidR="000F4DC5" w:rsidRPr="00F733A3" w:rsidRDefault="000F4DC5" w:rsidP="000F4DC5">
      <w:pPr>
        <w:spacing w:line="240" w:lineRule="auto"/>
        <w:jc w:val="mediumKashida"/>
        <w:rPr>
          <w:rFonts w:ascii="Arial" w:hAnsi="Arial" w:cs="B Lotus"/>
          <w:sz w:val="28"/>
          <w:szCs w:val="28"/>
          <w:rtl/>
        </w:rPr>
      </w:pPr>
      <w:r w:rsidRPr="00F733A3">
        <w:rPr>
          <w:rFonts w:ascii="Arial" w:hAnsi="Arial" w:cs="B Lotus" w:hint="cs"/>
          <w:sz w:val="28"/>
          <w:szCs w:val="28"/>
          <w:rtl/>
        </w:rPr>
        <w:lastRenderedPageBreak/>
        <w:t>بنابراین می توان اهداف کلان اجرای طرح را در موارد ذیل خلاصه نمود:</w:t>
      </w:r>
    </w:p>
    <w:p w14:paraId="1CECDA30" w14:textId="77777777" w:rsidR="000F4DC5" w:rsidRPr="00F733A3" w:rsidRDefault="006456FC" w:rsidP="004A19B9">
      <w:pPr>
        <w:pStyle w:val="ListParagraph"/>
        <w:numPr>
          <w:ilvl w:val="0"/>
          <w:numId w:val="23"/>
        </w:numPr>
        <w:bidi/>
        <w:spacing w:line="240" w:lineRule="auto"/>
        <w:jc w:val="mediumKashida"/>
        <w:rPr>
          <w:rFonts w:ascii="Arial" w:hAnsi="Arial" w:cs="B Lotus"/>
          <w:sz w:val="28"/>
          <w:szCs w:val="28"/>
        </w:rPr>
      </w:pPr>
      <w:r w:rsidRPr="00F733A3">
        <w:rPr>
          <w:rFonts w:ascii="Arial" w:hAnsi="Arial" w:cs="B Lotus" w:hint="cs"/>
          <w:sz w:val="28"/>
          <w:szCs w:val="28"/>
          <w:rtl/>
        </w:rPr>
        <w:t xml:space="preserve">ارتقا </w:t>
      </w:r>
      <w:r w:rsidR="000F4DC5" w:rsidRPr="00F733A3">
        <w:rPr>
          <w:rFonts w:ascii="Arial" w:hAnsi="Arial" w:cs="B Lotus" w:hint="cs"/>
          <w:sz w:val="28"/>
          <w:szCs w:val="28"/>
          <w:rtl/>
        </w:rPr>
        <w:t>سطح کیفی اطلاعات بیمه نامه، الحاقیه، پرونده خسارت و خسارات پرداختی</w:t>
      </w:r>
    </w:p>
    <w:p w14:paraId="457B27EC" w14:textId="77777777" w:rsidR="006456FC" w:rsidRPr="00F733A3" w:rsidRDefault="006456FC" w:rsidP="004A19B9">
      <w:pPr>
        <w:pStyle w:val="ListParagraph"/>
        <w:numPr>
          <w:ilvl w:val="0"/>
          <w:numId w:val="23"/>
        </w:numPr>
        <w:bidi/>
        <w:spacing w:line="240" w:lineRule="auto"/>
        <w:jc w:val="mediumKashida"/>
        <w:rPr>
          <w:rFonts w:ascii="Arial" w:hAnsi="Arial" w:cs="B Lotus"/>
          <w:sz w:val="28"/>
          <w:szCs w:val="28"/>
        </w:rPr>
      </w:pPr>
      <w:r w:rsidRPr="00F733A3">
        <w:rPr>
          <w:rFonts w:ascii="Arial" w:hAnsi="Arial" w:cs="B Lotus" w:hint="cs"/>
          <w:sz w:val="28"/>
          <w:szCs w:val="28"/>
          <w:rtl/>
        </w:rPr>
        <w:t>حذف مغایرت در اطلاعاتی مبادله ای بین بیمه مرکزی و شرکت های بیمه</w:t>
      </w:r>
    </w:p>
    <w:p w14:paraId="20B76353" w14:textId="77777777" w:rsidR="006456FC" w:rsidRPr="00F733A3" w:rsidRDefault="0017213D" w:rsidP="004A19B9">
      <w:pPr>
        <w:pStyle w:val="ListParagraph"/>
        <w:numPr>
          <w:ilvl w:val="0"/>
          <w:numId w:val="23"/>
        </w:numPr>
        <w:bidi/>
        <w:spacing w:line="240" w:lineRule="auto"/>
        <w:jc w:val="mediumKashida"/>
        <w:rPr>
          <w:rFonts w:ascii="Arial" w:hAnsi="Arial" w:cs="B Lotus"/>
          <w:sz w:val="28"/>
          <w:szCs w:val="28"/>
        </w:rPr>
      </w:pPr>
      <w:r w:rsidRPr="00F733A3">
        <w:rPr>
          <w:rFonts w:ascii="Arial" w:hAnsi="Arial" w:cs="B Lotus" w:hint="cs"/>
          <w:sz w:val="28"/>
          <w:szCs w:val="28"/>
          <w:rtl/>
        </w:rPr>
        <w:t>قابل نظارت نمودن فرایند بیمه گری شرکت های بیمه بر مبنای اطلاعات</w:t>
      </w:r>
    </w:p>
    <w:p w14:paraId="366A31C8" w14:textId="77777777" w:rsidR="0017213D" w:rsidRPr="00F733A3" w:rsidRDefault="0017213D" w:rsidP="004A19B9">
      <w:pPr>
        <w:pStyle w:val="ListParagraph"/>
        <w:numPr>
          <w:ilvl w:val="0"/>
          <w:numId w:val="23"/>
        </w:numPr>
        <w:bidi/>
        <w:spacing w:line="240" w:lineRule="auto"/>
        <w:jc w:val="mediumKashida"/>
        <w:rPr>
          <w:rFonts w:ascii="Arial" w:hAnsi="Arial" w:cs="B Lotus"/>
          <w:sz w:val="28"/>
          <w:szCs w:val="28"/>
        </w:rPr>
      </w:pPr>
      <w:r w:rsidRPr="00F733A3">
        <w:rPr>
          <w:rFonts w:ascii="Arial" w:hAnsi="Arial" w:cs="B Lotus" w:hint="cs"/>
          <w:sz w:val="28"/>
          <w:szCs w:val="28"/>
          <w:rtl/>
        </w:rPr>
        <w:t>مکانیزه نمودن نظارت بر عملکرد شرکت های بیمه و شفاف سازی</w:t>
      </w:r>
    </w:p>
    <w:p w14:paraId="23049C33" w14:textId="77777777" w:rsidR="0017213D" w:rsidRPr="00F733A3" w:rsidRDefault="0017213D" w:rsidP="004A19B9">
      <w:pPr>
        <w:pStyle w:val="ListParagraph"/>
        <w:numPr>
          <w:ilvl w:val="0"/>
          <w:numId w:val="23"/>
        </w:numPr>
        <w:bidi/>
        <w:spacing w:line="240" w:lineRule="auto"/>
        <w:jc w:val="mediumKashida"/>
        <w:rPr>
          <w:rFonts w:ascii="Arial" w:hAnsi="Arial" w:cs="B Lotus"/>
          <w:sz w:val="28"/>
          <w:szCs w:val="28"/>
        </w:rPr>
      </w:pPr>
      <w:r w:rsidRPr="00F733A3">
        <w:rPr>
          <w:rFonts w:ascii="Arial" w:hAnsi="Arial" w:cs="B Lotus" w:hint="cs"/>
          <w:sz w:val="28"/>
          <w:szCs w:val="28"/>
          <w:rtl/>
        </w:rPr>
        <w:t>ایجاد زمینه برای استفاده گسترده از فناوری اطلاعات در صنعت بیمه اعم از هوش تجاری، داده کاوی، تعریف خدمات الکترونیکی و زمینه سازی برای تعریف خدمات جدید مبتنی بر فناوری اطلاعات</w:t>
      </w:r>
    </w:p>
    <w:p w14:paraId="02E92281" w14:textId="77777777" w:rsidR="0017213D" w:rsidRPr="00F733A3" w:rsidRDefault="0017213D" w:rsidP="0017213D">
      <w:pPr>
        <w:spacing w:line="240" w:lineRule="auto"/>
        <w:jc w:val="mediumKashida"/>
        <w:rPr>
          <w:rFonts w:ascii="Arial" w:hAnsi="Arial" w:cs="B Lotus"/>
          <w:sz w:val="28"/>
          <w:szCs w:val="28"/>
        </w:rPr>
      </w:pPr>
      <w:r w:rsidRPr="00F733A3">
        <w:rPr>
          <w:rFonts w:ascii="Arial" w:hAnsi="Arial" w:cs="B Lotus" w:hint="cs"/>
          <w:sz w:val="28"/>
          <w:szCs w:val="28"/>
          <w:rtl/>
        </w:rPr>
        <w:t>لازم به ذکر است که محدوده طرح حاضر صرفا دررشته شخص ثالث و حوادث راننده است و بدیهی است که به مرور در هر رشته که احساس نیاز شود، با مبنا قراردادن تجارب کسب شده در این طرح می توان در رشته های دیگر نیز بطور مشابه عمل نمود.</w:t>
      </w:r>
    </w:p>
    <w:p w14:paraId="74BB3919" w14:textId="77777777" w:rsidR="00A24037" w:rsidRDefault="00A24037">
      <w:pPr>
        <w:bidi w:val="0"/>
        <w:rPr>
          <w:rFonts w:ascii="Arial" w:hAnsi="Arial" w:cs="B Titr"/>
          <w:b/>
          <w:bCs/>
          <w:color w:val="FF0000"/>
          <w:sz w:val="36"/>
          <w:szCs w:val="36"/>
          <w:rtl/>
        </w:rPr>
      </w:pPr>
      <w:r>
        <w:rPr>
          <w:rFonts w:ascii="Arial" w:hAnsi="Arial" w:cs="B Titr"/>
          <w:b/>
          <w:bCs/>
          <w:color w:val="FF0000"/>
          <w:sz w:val="36"/>
          <w:szCs w:val="36"/>
          <w:rtl/>
        </w:rPr>
        <w:br w:type="page"/>
      </w:r>
    </w:p>
    <w:p w14:paraId="7A6EC828" w14:textId="4203D396" w:rsidR="00723D13" w:rsidRPr="00F733A3" w:rsidRDefault="008878B0" w:rsidP="002D312C">
      <w:pPr>
        <w:pStyle w:val="Heading2"/>
      </w:pPr>
      <w:bookmarkStart w:id="5" w:name="_Toc38109467"/>
      <w:r w:rsidRPr="00F733A3">
        <w:rPr>
          <w:rFonts w:hint="cs"/>
          <w:rtl/>
        </w:rPr>
        <w:lastRenderedPageBreak/>
        <w:t>تغییرات و مو</w:t>
      </w:r>
      <w:r w:rsidR="00787383" w:rsidRPr="00F733A3">
        <w:rPr>
          <w:rFonts w:hint="cs"/>
          <w:rtl/>
        </w:rPr>
        <w:t>ارد حذف واضافه شده در نسخه شمار</w:t>
      </w:r>
      <w:r w:rsidR="00FC1659" w:rsidRPr="00F733A3">
        <w:rPr>
          <w:rFonts w:hint="cs"/>
          <w:rtl/>
        </w:rPr>
        <w:t xml:space="preserve">ه </w:t>
      </w:r>
      <w:r w:rsidR="00DC03A9" w:rsidRPr="00F733A3">
        <w:rPr>
          <w:rFonts w:hint="cs"/>
          <w:rtl/>
        </w:rPr>
        <w:t>5</w:t>
      </w:r>
      <w:r w:rsidR="00FC1659" w:rsidRPr="00F733A3">
        <w:rPr>
          <w:rFonts w:hint="cs"/>
          <w:rtl/>
        </w:rPr>
        <w:t xml:space="preserve"> </w:t>
      </w:r>
      <w:r w:rsidR="00BE3F8D" w:rsidRPr="00F733A3">
        <w:rPr>
          <w:rFonts w:hint="cs"/>
          <w:rtl/>
        </w:rPr>
        <w:t>وب سرویس</w:t>
      </w:r>
      <w:bookmarkEnd w:id="5"/>
      <w:r w:rsidRPr="00F733A3">
        <w:rPr>
          <w:rFonts w:hint="cs"/>
          <w:rtl/>
        </w:rPr>
        <w:t xml:space="preserve"> </w:t>
      </w:r>
    </w:p>
    <w:p w14:paraId="74CAB844" w14:textId="77777777" w:rsidR="005E08F8" w:rsidRPr="002D312C" w:rsidRDefault="000A3E9E" w:rsidP="005E08F8">
      <w:pPr>
        <w:pStyle w:val="ListParagraph"/>
        <w:numPr>
          <w:ilvl w:val="0"/>
          <w:numId w:val="29"/>
        </w:numPr>
        <w:bidi/>
        <w:jc w:val="mediumKashida"/>
        <w:rPr>
          <w:rFonts w:cs="B Titr"/>
          <w:color w:val="FF0000"/>
          <w:sz w:val="32"/>
          <w:szCs w:val="32"/>
        </w:rPr>
      </w:pPr>
      <w:r w:rsidRPr="005E08F8">
        <w:rPr>
          <w:rFonts w:cs="B Titr" w:hint="cs"/>
          <w:color w:val="FF0000"/>
          <w:sz w:val="32"/>
          <w:szCs w:val="32"/>
          <w:rtl/>
        </w:rPr>
        <w:t xml:space="preserve">حذف فیلدهای </w:t>
      </w:r>
      <w:r w:rsidRPr="005E08F8">
        <w:rPr>
          <w:rFonts w:cs="B Titr"/>
          <w:color w:val="FF0000"/>
          <w:sz w:val="32"/>
          <w:szCs w:val="32"/>
        </w:rPr>
        <w:t>ShftMapCarTypCod</w:t>
      </w:r>
      <w:r w:rsidRPr="005E08F8">
        <w:rPr>
          <w:rFonts w:cs="B Titr" w:hint="cs"/>
          <w:color w:val="FF0000"/>
          <w:sz w:val="32"/>
          <w:szCs w:val="32"/>
          <w:rtl/>
          <w:lang w:bidi="fa-IR"/>
        </w:rPr>
        <w:t xml:space="preserve"> و</w:t>
      </w:r>
      <w:r w:rsidRPr="005E08F8">
        <w:rPr>
          <w:rFonts w:cs="B Titr"/>
          <w:color w:val="FF0000"/>
          <w:sz w:val="32"/>
          <w:szCs w:val="32"/>
          <w:lang w:bidi="fa-IR"/>
        </w:rPr>
        <w:t>ShftMapCarTypNam</w:t>
      </w:r>
      <w:r w:rsidRPr="005E08F8">
        <w:rPr>
          <w:rFonts w:cs="B Titr" w:hint="cs"/>
          <w:color w:val="FF0000"/>
          <w:sz w:val="32"/>
          <w:szCs w:val="32"/>
          <w:rtl/>
          <w:lang w:bidi="fa-IR"/>
        </w:rPr>
        <w:t xml:space="preserve"> </w:t>
      </w:r>
      <w:r w:rsidR="005E08F8" w:rsidRPr="005E08F8">
        <w:rPr>
          <w:rFonts w:cs="B Titr" w:hint="cs"/>
          <w:color w:val="FF0000"/>
          <w:sz w:val="32"/>
          <w:szCs w:val="32"/>
          <w:rtl/>
          <w:lang w:bidi="fa-IR"/>
        </w:rPr>
        <w:t xml:space="preserve">از جداول </w:t>
      </w:r>
      <w:r w:rsidR="005E08F8" w:rsidRPr="002D312C">
        <w:rPr>
          <w:rFonts w:cs="B Titr" w:hint="cs"/>
          <w:color w:val="FF0000"/>
          <w:sz w:val="32"/>
          <w:szCs w:val="32"/>
          <w:rtl/>
        </w:rPr>
        <w:t>بیمه نامه و الحاقیه</w:t>
      </w:r>
      <w:r w:rsidR="005E08F8">
        <w:rPr>
          <w:rFonts w:cs="B Titr" w:hint="cs"/>
          <w:color w:val="FF0000"/>
          <w:sz w:val="32"/>
          <w:szCs w:val="32"/>
          <w:rtl/>
        </w:rPr>
        <w:t xml:space="preserve"> و پیشنهاد بیمه نامه</w:t>
      </w:r>
    </w:p>
    <w:p w14:paraId="7021B00E" w14:textId="1381C762" w:rsidR="00267CAB" w:rsidRPr="005E08F8" w:rsidRDefault="000A3E9E" w:rsidP="00E557FD">
      <w:pPr>
        <w:pStyle w:val="ListParagraph"/>
        <w:numPr>
          <w:ilvl w:val="0"/>
          <w:numId w:val="29"/>
        </w:numPr>
        <w:bidi/>
        <w:jc w:val="mediumKashida"/>
        <w:rPr>
          <w:rFonts w:cs="B Titr"/>
          <w:color w:val="FF0000"/>
          <w:sz w:val="32"/>
          <w:szCs w:val="32"/>
        </w:rPr>
      </w:pPr>
      <w:r w:rsidRPr="005E08F8">
        <w:rPr>
          <w:rFonts w:cs="B Titr" w:hint="cs"/>
          <w:color w:val="FF0000"/>
          <w:sz w:val="32"/>
          <w:szCs w:val="32"/>
          <w:rtl/>
          <w:lang w:bidi="fa-IR"/>
        </w:rPr>
        <w:t xml:space="preserve">  اضا</w:t>
      </w:r>
      <w:r w:rsidR="00267CAB" w:rsidRPr="005E08F8">
        <w:rPr>
          <w:rFonts w:cs="B Titr" w:hint="cs"/>
          <w:color w:val="FF0000"/>
          <w:sz w:val="32"/>
          <w:szCs w:val="32"/>
          <w:rtl/>
        </w:rPr>
        <w:t>فه نمودن فیلد</w:t>
      </w:r>
      <w:r w:rsidRPr="005E08F8">
        <w:rPr>
          <w:rFonts w:cs="B Titr" w:hint="cs"/>
          <w:color w:val="FF0000"/>
          <w:sz w:val="32"/>
          <w:szCs w:val="32"/>
          <w:rtl/>
        </w:rPr>
        <w:t>های</w:t>
      </w:r>
      <w:r w:rsidR="00267CAB" w:rsidRPr="005E08F8">
        <w:rPr>
          <w:rFonts w:cs="B Titr" w:hint="cs"/>
          <w:color w:val="FF0000"/>
          <w:sz w:val="32"/>
          <w:szCs w:val="32"/>
          <w:rtl/>
        </w:rPr>
        <w:t xml:space="preserve"> به شرح زیردراطلاعات بیمه نامه و الحاقیه</w:t>
      </w:r>
      <w:r w:rsidR="005947D8" w:rsidRPr="005E08F8">
        <w:rPr>
          <w:rFonts w:cs="B Titr" w:hint="cs"/>
          <w:color w:val="FF0000"/>
          <w:sz w:val="32"/>
          <w:szCs w:val="32"/>
          <w:rtl/>
        </w:rPr>
        <w:t xml:space="preserve"> و پیشنهاد بیمه نامه</w:t>
      </w:r>
    </w:p>
    <w:tbl>
      <w:tblPr>
        <w:tblStyle w:val="ListTable6Colorful-Accent51"/>
        <w:bidiVisual/>
        <w:tblW w:w="8350" w:type="dxa"/>
        <w:tblInd w:w="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1"/>
        <w:gridCol w:w="2200"/>
        <w:gridCol w:w="1599"/>
        <w:gridCol w:w="1700"/>
      </w:tblGrid>
      <w:tr w:rsidR="000A3E9E" w:rsidRPr="00F733A3" w14:paraId="0DAE5173" w14:textId="06BC373E" w:rsidTr="000A3E9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851" w:type="dxa"/>
            <w:noWrap/>
          </w:tcPr>
          <w:p w14:paraId="5D174B83" w14:textId="43DA1CFD" w:rsidR="000A3E9E" w:rsidRPr="007B1364" w:rsidRDefault="000A3E9E" w:rsidP="007B1364">
            <w:pPr>
              <w:rPr>
                <w:rFonts w:ascii="Tahoma" w:hAnsi="Tahoma" w:cs="Tahoma"/>
                <w:color w:val="FF0000"/>
                <w:sz w:val="24"/>
                <w:szCs w:val="24"/>
                <w:lang w:bidi="ar-SA"/>
              </w:rPr>
            </w:pPr>
            <w:r w:rsidRPr="007B1364">
              <w:rPr>
                <w:rFonts w:ascii="Arial" w:eastAsia="Times New Roman" w:hAnsi="Arial" w:cs="B Lotus" w:hint="cs"/>
                <w:color w:val="FF0000"/>
                <w:sz w:val="24"/>
                <w:szCs w:val="24"/>
                <w:rtl/>
              </w:rPr>
              <w:t>نام فیلد</w:t>
            </w:r>
          </w:p>
        </w:tc>
        <w:tc>
          <w:tcPr>
            <w:tcW w:w="2200" w:type="dxa"/>
            <w:noWrap/>
          </w:tcPr>
          <w:p w14:paraId="61B8D2B4" w14:textId="2196ED6E" w:rsidR="000A3E9E" w:rsidRPr="007B1364" w:rsidRDefault="000A3E9E" w:rsidP="007B1364">
            <w:pPr>
              <w:cnfStyle w:val="100000000000" w:firstRow="1" w:lastRow="0" w:firstColumn="0" w:lastColumn="0" w:oddVBand="0" w:evenVBand="0" w:oddHBand="0" w:evenHBand="0" w:firstRowFirstColumn="0" w:firstRowLastColumn="0" w:lastRowFirstColumn="0" w:lastRowLastColumn="0"/>
              <w:rPr>
                <w:rFonts w:ascii="Tahoma" w:hAnsi="Tahoma" w:cs="Tahoma"/>
                <w:color w:val="FF0000"/>
                <w:sz w:val="24"/>
                <w:szCs w:val="24"/>
                <w:lang w:bidi="ar-SA"/>
              </w:rPr>
            </w:pPr>
            <w:r w:rsidRPr="007B1364">
              <w:rPr>
                <w:rFonts w:ascii="Arial" w:eastAsia="Times New Roman" w:hAnsi="Arial" w:cs="B Lotus" w:hint="cs"/>
                <w:color w:val="FF0000"/>
                <w:sz w:val="24"/>
                <w:szCs w:val="24"/>
                <w:rtl/>
              </w:rPr>
              <w:t>نوع</w:t>
            </w:r>
          </w:p>
        </w:tc>
        <w:tc>
          <w:tcPr>
            <w:tcW w:w="1599" w:type="dxa"/>
            <w:noWrap/>
          </w:tcPr>
          <w:p w14:paraId="0A7835BC" w14:textId="361F4E6F" w:rsidR="000A3E9E" w:rsidRPr="007B1364" w:rsidRDefault="000A3E9E" w:rsidP="007B1364">
            <w:pPr>
              <w:cnfStyle w:val="100000000000" w:firstRow="1" w:lastRow="0" w:firstColumn="0" w:lastColumn="0" w:oddVBand="0" w:evenVBand="0" w:oddHBand="0" w:evenHBand="0" w:firstRowFirstColumn="0" w:firstRowLastColumn="0" w:lastRowFirstColumn="0" w:lastRowLastColumn="0"/>
              <w:rPr>
                <w:rFonts w:ascii="Tahoma" w:hAnsi="Tahoma" w:cs="Tahoma"/>
                <w:color w:val="FF0000"/>
                <w:sz w:val="24"/>
                <w:szCs w:val="24"/>
                <w:lang w:bidi="ar-SA"/>
              </w:rPr>
            </w:pPr>
            <w:r w:rsidRPr="007B1364">
              <w:rPr>
                <w:rFonts w:ascii="Arial" w:eastAsia="Times New Roman" w:hAnsi="Arial" w:cs="B Lotus" w:hint="cs"/>
                <w:color w:val="FF0000"/>
                <w:sz w:val="24"/>
                <w:szCs w:val="24"/>
              </w:rPr>
              <w:t>NULL</w:t>
            </w:r>
          </w:p>
        </w:tc>
        <w:tc>
          <w:tcPr>
            <w:tcW w:w="1700" w:type="dxa"/>
            <w:noWrap/>
          </w:tcPr>
          <w:p w14:paraId="40B227D1" w14:textId="6A10B803" w:rsidR="000A3E9E" w:rsidRPr="007B1364" w:rsidRDefault="000A3E9E" w:rsidP="007B1364">
            <w:pPr>
              <w:cnfStyle w:val="100000000000" w:firstRow="1" w:lastRow="0" w:firstColumn="0" w:lastColumn="0" w:oddVBand="0" w:evenVBand="0" w:oddHBand="0" w:evenHBand="0" w:firstRowFirstColumn="0" w:firstRowLastColumn="0" w:lastRowFirstColumn="0" w:lastRowLastColumn="0"/>
              <w:rPr>
                <w:rFonts w:ascii="Tahoma" w:hAnsi="Tahoma" w:cs="B Lotus"/>
                <w:color w:val="FF0000"/>
                <w:sz w:val="24"/>
                <w:szCs w:val="24"/>
                <w:rtl/>
              </w:rPr>
            </w:pPr>
            <w:r w:rsidRPr="007B1364">
              <w:rPr>
                <w:rFonts w:ascii="Arial" w:eastAsia="Times New Roman" w:hAnsi="Arial" w:cs="B Lotus" w:hint="cs"/>
                <w:color w:val="FF0000"/>
                <w:sz w:val="24"/>
                <w:szCs w:val="24"/>
                <w:rtl/>
              </w:rPr>
              <w:t>شرح فیلد</w:t>
            </w:r>
          </w:p>
        </w:tc>
      </w:tr>
      <w:tr w:rsidR="000A3E9E" w:rsidRPr="00F733A3" w14:paraId="78F1D123" w14:textId="77777777" w:rsidTr="000A3E9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851" w:type="dxa"/>
            <w:noWrap/>
          </w:tcPr>
          <w:p w14:paraId="5CE456FB" w14:textId="6BEB183D" w:rsidR="000A3E9E" w:rsidRPr="007B1364" w:rsidRDefault="000A3E9E" w:rsidP="007B1364">
            <w:pPr>
              <w:rPr>
                <w:rFonts w:ascii="Arial" w:eastAsia="Times New Roman" w:hAnsi="Arial" w:cs="B Lotus"/>
                <w:color w:val="FF0000"/>
                <w:sz w:val="24"/>
                <w:szCs w:val="24"/>
                <w:rtl/>
              </w:rPr>
            </w:pPr>
            <w:r w:rsidRPr="000A3E9E">
              <w:rPr>
                <w:rFonts w:ascii="Arial" w:eastAsia="Times New Roman" w:hAnsi="Arial" w:cs="B Lotus"/>
                <w:color w:val="FF0000"/>
                <w:sz w:val="24"/>
                <w:szCs w:val="24"/>
              </w:rPr>
              <w:t>LstThrPlcyCod</w:t>
            </w:r>
          </w:p>
        </w:tc>
        <w:tc>
          <w:tcPr>
            <w:tcW w:w="2200" w:type="dxa"/>
            <w:noWrap/>
          </w:tcPr>
          <w:p w14:paraId="3EE9CB5A" w14:textId="25F2CD6B" w:rsidR="000A3E9E" w:rsidRPr="007B1364" w:rsidRDefault="000A3E9E" w:rsidP="007B136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sz w:val="24"/>
                <w:szCs w:val="24"/>
              </w:rPr>
            </w:pPr>
            <w:r>
              <w:rPr>
                <w:rFonts w:ascii="Arial" w:eastAsia="Times New Roman" w:hAnsi="Arial" w:cs="B Lotus"/>
                <w:color w:val="FF0000"/>
                <w:sz w:val="24"/>
                <w:szCs w:val="24"/>
              </w:rPr>
              <w:t>Bigint</w:t>
            </w:r>
          </w:p>
        </w:tc>
        <w:tc>
          <w:tcPr>
            <w:tcW w:w="1599" w:type="dxa"/>
            <w:noWrap/>
          </w:tcPr>
          <w:p w14:paraId="2A2B1250" w14:textId="4F48F64A" w:rsidR="000A3E9E" w:rsidRPr="007B1364" w:rsidRDefault="000A3E9E" w:rsidP="007B136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sz w:val="24"/>
                <w:szCs w:val="24"/>
              </w:rPr>
            </w:pPr>
            <w:r>
              <w:rPr>
                <w:rFonts w:ascii="Arial" w:eastAsia="Times New Roman" w:hAnsi="Arial" w:cs="B Lotus"/>
                <w:color w:val="FF0000"/>
                <w:sz w:val="24"/>
                <w:szCs w:val="24"/>
              </w:rPr>
              <w:t xml:space="preserve">Yes </w:t>
            </w:r>
          </w:p>
        </w:tc>
        <w:tc>
          <w:tcPr>
            <w:tcW w:w="1700" w:type="dxa"/>
            <w:noWrap/>
          </w:tcPr>
          <w:p w14:paraId="516A6000" w14:textId="514196DB" w:rsidR="000A3E9E" w:rsidRPr="007B1364" w:rsidRDefault="000A3E9E" w:rsidP="007B136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sz w:val="24"/>
                <w:szCs w:val="24"/>
                <w:rtl/>
              </w:rPr>
            </w:pPr>
            <w:r>
              <w:rPr>
                <w:rFonts w:ascii="Arial" w:eastAsia="Times New Roman" w:hAnsi="Arial" w:cs="B Lotus" w:hint="cs"/>
                <w:color w:val="FF0000"/>
                <w:sz w:val="24"/>
                <w:szCs w:val="24"/>
                <w:rtl/>
              </w:rPr>
              <w:t>کد یکتا بیمه نامه قبل</w:t>
            </w:r>
          </w:p>
        </w:tc>
      </w:tr>
      <w:tr w:rsidR="000A3E9E" w:rsidRPr="00F733A3" w14:paraId="0CCEBCFC" w14:textId="77777777" w:rsidTr="000A3E9E">
        <w:trPr>
          <w:trHeight w:val="360"/>
        </w:trPr>
        <w:tc>
          <w:tcPr>
            <w:cnfStyle w:val="001000000000" w:firstRow="0" w:lastRow="0" w:firstColumn="1" w:lastColumn="0" w:oddVBand="0" w:evenVBand="0" w:oddHBand="0" w:evenHBand="0" w:firstRowFirstColumn="0" w:firstRowLastColumn="0" w:lastRowFirstColumn="0" w:lastRowLastColumn="0"/>
            <w:tcW w:w="2851" w:type="dxa"/>
            <w:noWrap/>
          </w:tcPr>
          <w:p w14:paraId="1F2C51F3" w14:textId="127781D0" w:rsidR="000A3E9E" w:rsidRPr="000A3E9E" w:rsidRDefault="000A3E9E" w:rsidP="007B1364">
            <w:pPr>
              <w:rPr>
                <w:rFonts w:ascii="Arial" w:eastAsia="Times New Roman" w:hAnsi="Arial" w:cs="B Lotus"/>
                <w:color w:val="FF0000"/>
                <w:sz w:val="24"/>
                <w:szCs w:val="24"/>
              </w:rPr>
            </w:pPr>
            <w:r w:rsidRPr="000A3E9E">
              <w:rPr>
                <w:rFonts w:ascii="Arial" w:eastAsia="Times New Roman" w:hAnsi="Arial" w:cs="B Lotus"/>
                <w:color w:val="FF0000"/>
                <w:sz w:val="24"/>
                <w:szCs w:val="24"/>
              </w:rPr>
              <w:t>ShftEndDte</w:t>
            </w:r>
          </w:p>
        </w:tc>
        <w:tc>
          <w:tcPr>
            <w:tcW w:w="2200" w:type="dxa"/>
            <w:noWrap/>
          </w:tcPr>
          <w:p w14:paraId="02509B3E" w14:textId="4E258CE8" w:rsidR="000A3E9E" w:rsidRDefault="000A3E9E" w:rsidP="000A3E9E">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FF0000"/>
                <w:sz w:val="24"/>
                <w:szCs w:val="24"/>
              </w:rPr>
            </w:pPr>
            <w:r w:rsidRPr="000A3E9E">
              <w:rPr>
                <w:rFonts w:ascii="Arial" w:eastAsia="Times New Roman" w:hAnsi="Arial" w:cs="B Lotus" w:hint="cs"/>
                <w:color w:val="FF0000"/>
                <w:sz w:val="24"/>
                <w:szCs w:val="24"/>
              </w:rPr>
              <w:t>varchar(</w:t>
            </w:r>
            <w:r>
              <w:rPr>
                <w:rFonts w:ascii="Arial" w:eastAsia="Times New Roman" w:hAnsi="Arial" w:cs="B Lotus"/>
                <w:color w:val="FF0000"/>
                <w:sz w:val="24"/>
                <w:szCs w:val="24"/>
              </w:rPr>
              <w:t>1</w:t>
            </w:r>
            <w:r w:rsidRPr="000A3E9E">
              <w:rPr>
                <w:rFonts w:ascii="Arial" w:eastAsia="Times New Roman" w:hAnsi="Arial" w:cs="B Lotus" w:hint="cs"/>
                <w:color w:val="FF0000"/>
                <w:sz w:val="24"/>
                <w:szCs w:val="24"/>
              </w:rPr>
              <w:t>0</w:t>
            </w:r>
            <w:r w:rsidRPr="000A3E9E">
              <w:rPr>
                <w:rFonts w:ascii="Arial" w:eastAsia="Times New Roman" w:hAnsi="Arial" w:cs="B Lotus"/>
                <w:color w:val="FF0000"/>
                <w:sz w:val="24"/>
                <w:szCs w:val="24"/>
              </w:rPr>
              <w:t>)</w:t>
            </w:r>
          </w:p>
        </w:tc>
        <w:tc>
          <w:tcPr>
            <w:tcW w:w="1599" w:type="dxa"/>
            <w:noWrap/>
          </w:tcPr>
          <w:p w14:paraId="69604355" w14:textId="215E273C" w:rsidR="000A3E9E" w:rsidRDefault="000A3E9E" w:rsidP="000A3E9E">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FF0000"/>
                <w:sz w:val="24"/>
                <w:szCs w:val="24"/>
              </w:rPr>
            </w:pPr>
            <w:r w:rsidRPr="000A3E9E">
              <w:rPr>
                <w:rFonts w:ascii="Arial" w:eastAsia="Times New Roman" w:hAnsi="Arial" w:cs="B Lotus"/>
                <w:color w:val="FF0000"/>
                <w:sz w:val="24"/>
                <w:szCs w:val="24"/>
              </w:rPr>
              <w:t>Yes</w:t>
            </w:r>
          </w:p>
        </w:tc>
        <w:tc>
          <w:tcPr>
            <w:tcW w:w="1700" w:type="dxa"/>
            <w:noWrap/>
          </w:tcPr>
          <w:p w14:paraId="2D03FB5C" w14:textId="38BD870E" w:rsidR="000A3E9E" w:rsidRDefault="000A3E9E" w:rsidP="007B136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FF0000"/>
                <w:sz w:val="24"/>
                <w:szCs w:val="24"/>
                <w:rtl/>
              </w:rPr>
            </w:pPr>
            <w:r>
              <w:rPr>
                <w:rFonts w:ascii="Arial" w:eastAsia="Times New Roman" w:hAnsi="Arial" w:cs="B Lotus" w:hint="cs"/>
                <w:color w:val="FF0000"/>
                <w:sz w:val="24"/>
                <w:szCs w:val="24"/>
                <w:rtl/>
              </w:rPr>
              <w:t>تاریخ پایان بیمه نامه انتقالی</w:t>
            </w:r>
          </w:p>
        </w:tc>
      </w:tr>
      <w:tr w:rsidR="000A3E9E" w:rsidRPr="00F733A3" w14:paraId="07E9634F" w14:textId="77777777" w:rsidTr="000A3E9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851" w:type="dxa"/>
            <w:noWrap/>
          </w:tcPr>
          <w:p w14:paraId="44ADA15E" w14:textId="66A55501" w:rsidR="000A3E9E" w:rsidRPr="000A3E9E" w:rsidRDefault="000A3E9E" w:rsidP="007B1364">
            <w:pPr>
              <w:rPr>
                <w:rFonts w:ascii="Arial" w:eastAsia="Times New Roman" w:hAnsi="Arial" w:cs="B Lotus"/>
                <w:color w:val="FF0000"/>
                <w:sz w:val="24"/>
                <w:szCs w:val="24"/>
              </w:rPr>
            </w:pPr>
            <w:r w:rsidRPr="000A3E9E">
              <w:rPr>
                <w:rFonts w:ascii="Arial" w:eastAsia="Times New Roman" w:hAnsi="Arial" w:cs="B Lotus"/>
                <w:color w:val="FF0000"/>
                <w:sz w:val="24"/>
                <w:szCs w:val="24"/>
              </w:rPr>
              <w:t>ShftThrPlcyCod</w:t>
            </w:r>
          </w:p>
        </w:tc>
        <w:tc>
          <w:tcPr>
            <w:tcW w:w="2200" w:type="dxa"/>
            <w:noWrap/>
          </w:tcPr>
          <w:p w14:paraId="5414669E" w14:textId="78846B33" w:rsidR="000A3E9E" w:rsidRDefault="000A3E9E" w:rsidP="000A3E9E">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sz w:val="24"/>
                <w:szCs w:val="24"/>
              </w:rPr>
            </w:pPr>
            <w:r w:rsidRPr="000A3E9E">
              <w:rPr>
                <w:rFonts w:ascii="Arial" w:eastAsia="Times New Roman" w:hAnsi="Arial" w:cs="B Lotus"/>
                <w:color w:val="FF0000"/>
                <w:sz w:val="24"/>
                <w:szCs w:val="24"/>
              </w:rPr>
              <w:t>Bigint</w:t>
            </w:r>
          </w:p>
        </w:tc>
        <w:tc>
          <w:tcPr>
            <w:tcW w:w="1599" w:type="dxa"/>
            <w:noWrap/>
          </w:tcPr>
          <w:p w14:paraId="2DB1A293" w14:textId="368723C0" w:rsidR="000A3E9E" w:rsidRDefault="000A3E9E" w:rsidP="000A3E9E">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sz w:val="24"/>
                <w:szCs w:val="24"/>
              </w:rPr>
            </w:pPr>
            <w:r w:rsidRPr="000A3E9E">
              <w:rPr>
                <w:rFonts w:ascii="Arial" w:eastAsia="Times New Roman" w:hAnsi="Arial" w:cs="B Lotus"/>
                <w:color w:val="FF0000"/>
                <w:sz w:val="24"/>
                <w:szCs w:val="24"/>
              </w:rPr>
              <w:t>Yes</w:t>
            </w:r>
          </w:p>
        </w:tc>
        <w:tc>
          <w:tcPr>
            <w:tcW w:w="1700" w:type="dxa"/>
            <w:noWrap/>
          </w:tcPr>
          <w:p w14:paraId="12B6BFD1" w14:textId="4E8E37E3" w:rsidR="000A3E9E" w:rsidRDefault="000A3E9E" w:rsidP="007B136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sz w:val="24"/>
                <w:szCs w:val="24"/>
                <w:rtl/>
              </w:rPr>
            </w:pPr>
            <w:r>
              <w:rPr>
                <w:rFonts w:ascii="Arial" w:eastAsia="Times New Roman" w:hAnsi="Arial" w:cs="B Lotus" w:hint="cs"/>
                <w:color w:val="FF0000"/>
                <w:sz w:val="24"/>
                <w:szCs w:val="24"/>
                <w:rtl/>
              </w:rPr>
              <w:t>کد یکتا بیمه نامه انتقالی</w:t>
            </w:r>
          </w:p>
        </w:tc>
      </w:tr>
    </w:tbl>
    <w:p w14:paraId="4E313E2F" w14:textId="77777777" w:rsidR="00DA48E0" w:rsidRDefault="00DA48E0" w:rsidP="00DA48E0">
      <w:pPr>
        <w:pStyle w:val="ListParagraph"/>
        <w:bidi/>
        <w:spacing w:line="240" w:lineRule="auto"/>
        <w:ind w:left="521"/>
        <w:jc w:val="mediumKashida"/>
        <w:rPr>
          <w:rFonts w:ascii="Arial" w:hAnsi="Arial" w:cs="B Titr"/>
          <w:b/>
          <w:bCs/>
          <w:color w:val="FF0000"/>
          <w:sz w:val="32"/>
          <w:szCs w:val="32"/>
        </w:rPr>
      </w:pPr>
    </w:p>
    <w:p w14:paraId="71C54A5E" w14:textId="6CC1FECC" w:rsidR="00E41FF8" w:rsidRDefault="00E41FF8" w:rsidP="00F81737">
      <w:pPr>
        <w:pStyle w:val="ListParagraph"/>
        <w:numPr>
          <w:ilvl w:val="0"/>
          <w:numId w:val="60"/>
        </w:numPr>
        <w:bidi/>
        <w:spacing w:line="240" w:lineRule="auto"/>
        <w:jc w:val="mediumKashida"/>
        <w:rPr>
          <w:rFonts w:ascii="Arial" w:hAnsi="Arial" w:cs="B Titr"/>
          <w:b/>
          <w:bCs/>
          <w:color w:val="FF0000"/>
          <w:sz w:val="32"/>
          <w:szCs w:val="32"/>
          <w:rtl/>
        </w:rPr>
      </w:pPr>
      <w:r>
        <w:rPr>
          <w:rFonts w:ascii="Arial" w:hAnsi="Arial" w:cs="B Titr" w:hint="cs"/>
          <w:b/>
          <w:bCs/>
          <w:color w:val="FF0000"/>
          <w:sz w:val="32"/>
          <w:szCs w:val="32"/>
          <w:rtl/>
        </w:rPr>
        <w:t>حذف فیلد</w:t>
      </w:r>
      <w:r w:rsidR="00045D8B">
        <w:rPr>
          <w:rFonts w:ascii="Arial" w:hAnsi="Arial" w:cs="B Titr" w:hint="cs"/>
          <w:b/>
          <w:bCs/>
          <w:color w:val="FF0000"/>
          <w:sz w:val="32"/>
          <w:szCs w:val="32"/>
          <w:rtl/>
        </w:rPr>
        <w:t xml:space="preserve"> </w:t>
      </w:r>
      <w:r w:rsidR="00045D8B" w:rsidRPr="00045D8B">
        <w:rPr>
          <w:rFonts w:ascii="Arial" w:hAnsi="Arial" w:cs="B Titr"/>
          <w:b/>
          <w:bCs/>
          <w:color w:val="FF0000"/>
          <w:sz w:val="32"/>
          <w:szCs w:val="32"/>
        </w:rPr>
        <w:t>NjRptDte</w:t>
      </w:r>
      <w:r w:rsidR="0052316B">
        <w:rPr>
          <w:rFonts w:ascii="Arial" w:hAnsi="Arial" w:cs="B Titr" w:hint="cs"/>
          <w:b/>
          <w:bCs/>
          <w:color w:val="FF0000"/>
          <w:sz w:val="32"/>
          <w:szCs w:val="32"/>
          <w:rtl/>
        </w:rPr>
        <w:t xml:space="preserve"> (</w:t>
      </w:r>
      <w:r w:rsidR="0052316B" w:rsidRPr="0052316B">
        <w:rPr>
          <w:rFonts w:ascii="Arial" w:hAnsi="Arial" w:cs="B Titr"/>
          <w:b/>
          <w:bCs/>
          <w:color w:val="FF0000"/>
          <w:sz w:val="32"/>
          <w:szCs w:val="32"/>
          <w:rtl/>
        </w:rPr>
        <w:t>تاریخ</w:t>
      </w:r>
      <w:r w:rsidR="0052316B" w:rsidRPr="0052316B">
        <w:rPr>
          <w:rFonts w:ascii="Arial" w:hAnsi="Arial" w:cs="B Titr"/>
          <w:b/>
          <w:bCs/>
          <w:color w:val="FF0000"/>
          <w:sz w:val="32"/>
          <w:szCs w:val="32"/>
        </w:rPr>
        <w:t xml:space="preserve"> </w:t>
      </w:r>
      <w:r w:rsidR="0052316B" w:rsidRPr="0052316B">
        <w:rPr>
          <w:rFonts w:ascii="Arial" w:hAnsi="Arial" w:cs="B Titr"/>
          <w:b/>
          <w:bCs/>
          <w:color w:val="FF0000"/>
          <w:sz w:val="32"/>
          <w:szCs w:val="32"/>
          <w:rtl/>
        </w:rPr>
        <w:t>دریافت</w:t>
      </w:r>
      <w:r w:rsidR="0052316B" w:rsidRPr="0052316B">
        <w:rPr>
          <w:rFonts w:ascii="Arial" w:hAnsi="Arial" w:cs="B Titr"/>
          <w:b/>
          <w:bCs/>
          <w:color w:val="FF0000"/>
          <w:sz w:val="32"/>
          <w:szCs w:val="32"/>
        </w:rPr>
        <w:t xml:space="preserve"> </w:t>
      </w:r>
      <w:r w:rsidR="0052316B" w:rsidRPr="0052316B">
        <w:rPr>
          <w:rFonts w:ascii="Arial" w:hAnsi="Arial" w:cs="B Titr"/>
          <w:b/>
          <w:bCs/>
          <w:color w:val="FF0000"/>
          <w:sz w:val="32"/>
          <w:szCs w:val="32"/>
          <w:rtl/>
        </w:rPr>
        <w:t>اصل</w:t>
      </w:r>
      <w:r w:rsidR="0052316B" w:rsidRPr="0052316B">
        <w:rPr>
          <w:rFonts w:ascii="Arial" w:hAnsi="Arial" w:cs="B Titr"/>
          <w:b/>
          <w:bCs/>
          <w:color w:val="FF0000"/>
          <w:sz w:val="32"/>
          <w:szCs w:val="32"/>
        </w:rPr>
        <w:t xml:space="preserve"> </w:t>
      </w:r>
      <w:r w:rsidR="0052316B" w:rsidRPr="0052316B">
        <w:rPr>
          <w:rFonts w:ascii="Arial" w:hAnsi="Arial" w:cs="B Titr"/>
          <w:b/>
          <w:bCs/>
          <w:color w:val="FF0000"/>
          <w:sz w:val="32"/>
          <w:szCs w:val="32"/>
          <w:rtl/>
        </w:rPr>
        <w:t>یا</w:t>
      </w:r>
      <w:r w:rsidR="0052316B" w:rsidRPr="0052316B">
        <w:rPr>
          <w:rFonts w:ascii="Arial" w:hAnsi="Arial" w:cs="B Titr"/>
          <w:b/>
          <w:bCs/>
          <w:color w:val="FF0000"/>
          <w:sz w:val="32"/>
          <w:szCs w:val="32"/>
        </w:rPr>
        <w:t xml:space="preserve"> </w:t>
      </w:r>
      <w:r w:rsidR="0052316B" w:rsidRPr="0052316B">
        <w:rPr>
          <w:rFonts w:ascii="Arial" w:hAnsi="Arial" w:cs="B Titr"/>
          <w:b/>
          <w:bCs/>
          <w:color w:val="FF0000"/>
          <w:sz w:val="32"/>
          <w:szCs w:val="32"/>
          <w:rtl/>
        </w:rPr>
        <w:t>تصویر</w:t>
      </w:r>
      <w:r w:rsidR="0052316B" w:rsidRPr="0052316B">
        <w:rPr>
          <w:rFonts w:ascii="Arial" w:hAnsi="Arial" w:cs="B Titr"/>
          <w:b/>
          <w:bCs/>
          <w:color w:val="FF0000"/>
          <w:sz w:val="32"/>
          <w:szCs w:val="32"/>
        </w:rPr>
        <w:t xml:space="preserve"> </w:t>
      </w:r>
      <w:r w:rsidR="0052316B" w:rsidRPr="0052316B">
        <w:rPr>
          <w:rFonts w:ascii="Arial" w:hAnsi="Arial" w:cs="B Titr"/>
          <w:b/>
          <w:bCs/>
          <w:color w:val="FF0000"/>
          <w:sz w:val="32"/>
          <w:szCs w:val="32"/>
          <w:rtl/>
        </w:rPr>
        <w:t>مستندات</w:t>
      </w:r>
      <w:r w:rsidR="0052316B" w:rsidRPr="0052316B">
        <w:rPr>
          <w:rFonts w:ascii="Arial" w:hAnsi="Arial" w:cs="B Titr" w:hint="cs"/>
          <w:b/>
          <w:bCs/>
          <w:color w:val="FF0000"/>
          <w:sz w:val="32"/>
          <w:szCs w:val="32"/>
          <w:rtl/>
        </w:rPr>
        <w:t xml:space="preserve"> مربوط به گزارش ناجا</w:t>
      </w:r>
      <w:r w:rsidR="0052316B">
        <w:rPr>
          <w:rFonts w:ascii="Arial" w:hAnsi="Arial" w:cs="B Titr" w:hint="cs"/>
          <w:b/>
          <w:bCs/>
          <w:color w:val="FF0000"/>
          <w:sz w:val="32"/>
          <w:szCs w:val="32"/>
          <w:rtl/>
        </w:rPr>
        <w:t xml:space="preserve">) </w:t>
      </w:r>
      <w:r w:rsidR="00045D8B" w:rsidRPr="00045D8B">
        <w:rPr>
          <w:rFonts w:ascii="Arial" w:hAnsi="Arial" w:cs="B Titr" w:hint="cs"/>
          <w:b/>
          <w:bCs/>
          <w:color w:val="FF0000"/>
          <w:sz w:val="32"/>
          <w:szCs w:val="32"/>
          <w:rtl/>
          <w:lang w:bidi="fa-IR"/>
        </w:rPr>
        <w:t xml:space="preserve"> </w:t>
      </w:r>
      <w:r w:rsidR="00D5277E">
        <w:rPr>
          <w:rFonts w:ascii="Arial" w:hAnsi="Arial" w:cs="B Titr" w:hint="cs"/>
          <w:b/>
          <w:bCs/>
          <w:color w:val="FF0000"/>
          <w:sz w:val="32"/>
          <w:szCs w:val="32"/>
          <w:rtl/>
        </w:rPr>
        <w:t>ازجدول پرونده خسارت و افزودن آن به جدول زیاندیده خسارت</w:t>
      </w:r>
    </w:p>
    <w:p w14:paraId="6B49B579" w14:textId="77777777" w:rsidR="00DA48E0" w:rsidRDefault="00DA48E0" w:rsidP="00DA48E0">
      <w:pPr>
        <w:pStyle w:val="ListParagraph"/>
        <w:bidi/>
        <w:spacing w:line="240" w:lineRule="auto"/>
        <w:ind w:left="662"/>
        <w:jc w:val="mediumKashida"/>
        <w:rPr>
          <w:rFonts w:ascii="Arial" w:hAnsi="Arial" w:cs="B Titr"/>
          <w:b/>
          <w:bCs/>
          <w:color w:val="FF0000"/>
          <w:sz w:val="32"/>
          <w:szCs w:val="32"/>
        </w:rPr>
      </w:pPr>
    </w:p>
    <w:p w14:paraId="00C397F2" w14:textId="298BD06D" w:rsidR="00045D8B" w:rsidRDefault="00045D8B" w:rsidP="00EE70DB">
      <w:pPr>
        <w:pStyle w:val="ListParagraph"/>
        <w:numPr>
          <w:ilvl w:val="0"/>
          <w:numId w:val="30"/>
        </w:numPr>
        <w:bidi/>
        <w:spacing w:line="240" w:lineRule="auto"/>
        <w:ind w:left="662" w:hanging="567"/>
        <w:jc w:val="mediumKashida"/>
        <w:rPr>
          <w:rFonts w:ascii="Arial" w:hAnsi="Arial" w:cs="B Titr"/>
          <w:b/>
          <w:bCs/>
          <w:color w:val="FF0000"/>
          <w:sz w:val="32"/>
          <w:szCs w:val="32"/>
        </w:rPr>
      </w:pPr>
      <w:r>
        <w:rPr>
          <w:rFonts w:ascii="Arial" w:hAnsi="Arial" w:cs="B Titr" w:hint="cs"/>
          <w:b/>
          <w:bCs/>
          <w:color w:val="FF0000"/>
          <w:sz w:val="32"/>
          <w:szCs w:val="32"/>
          <w:rtl/>
          <w:lang w:bidi="fa-IR"/>
        </w:rPr>
        <w:t xml:space="preserve">حذف فیلدهای </w:t>
      </w:r>
      <w:r w:rsidRPr="00045D8B">
        <w:rPr>
          <w:rFonts w:ascii="Arial" w:hAnsi="Arial" w:cs="B Titr"/>
          <w:b/>
          <w:bCs/>
          <w:color w:val="FF0000"/>
          <w:sz w:val="32"/>
          <w:szCs w:val="32"/>
          <w:lang w:bidi="fa-IR"/>
        </w:rPr>
        <w:t>CshShre</w:t>
      </w:r>
      <w:r>
        <w:rPr>
          <w:rFonts w:ascii="Arial" w:hAnsi="Arial" w:cs="B Titr" w:hint="cs"/>
          <w:b/>
          <w:bCs/>
          <w:color w:val="FF0000"/>
          <w:sz w:val="32"/>
          <w:szCs w:val="32"/>
          <w:rtl/>
          <w:lang w:bidi="fa-IR"/>
        </w:rPr>
        <w:t xml:space="preserve"> و </w:t>
      </w:r>
      <w:r w:rsidRPr="00045D8B">
        <w:rPr>
          <w:rFonts w:ascii="Arial" w:hAnsi="Arial" w:cs="B Titr"/>
          <w:b/>
          <w:bCs/>
          <w:color w:val="FF0000"/>
          <w:sz w:val="32"/>
          <w:szCs w:val="32"/>
          <w:lang w:bidi="fa-IR"/>
        </w:rPr>
        <w:t>InsTypCod</w:t>
      </w:r>
      <w:r>
        <w:rPr>
          <w:rFonts w:ascii="Arial" w:hAnsi="Arial" w:cs="B Titr" w:hint="cs"/>
          <w:b/>
          <w:bCs/>
          <w:color w:val="FF0000"/>
          <w:sz w:val="32"/>
          <w:szCs w:val="32"/>
          <w:rtl/>
          <w:lang w:bidi="fa-IR"/>
        </w:rPr>
        <w:t xml:space="preserve"> از</w:t>
      </w:r>
      <w:r w:rsidRPr="00045D8B">
        <w:rPr>
          <w:rFonts w:ascii="Arial" w:hAnsi="Arial" w:cs="B Titr" w:hint="cs"/>
          <w:b/>
          <w:bCs/>
          <w:color w:val="FF0000"/>
          <w:sz w:val="32"/>
          <w:szCs w:val="32"/>
          <w:rtl/>
          <w:lang w:bidi="fa-IR"/>
        </w:rPr>
        <w:t xml:space="preserve"> جدول زیان دیده خسارت</w:t>
      </w:r>
    </w:p>
    <w:p w14:paraId="2A895210" w14:textId="77777777" w:rsidR="003A2FC7" w:rsidRDefault="003A2FC7" w:rsidP="003A2FC7">
      <w:pPr>
        <w:pStyle w:val="ListParagraph"/>
        <w:bidi/>
        <w:spacing w:line="240" w:lineRule="auto"/>
        <w:ind w:left="662"/>
        <w:jc w:val="mediumKashida"/>
        <w:rPr>
          <w:rFonts w:ascii="Arial" w:hAnsi="Arial" w:cs="B Titr"/>
          <w:b/>
          <w:bCs/>
          <w:color w:val="FF0000"/>
          <w:sz w:val="32"/>
          <w:szCs w:val="32"/>
        </w:rPr>
      </w:pPr>
    </w:p>
    <w:p w14:paraId="34625AB4" w14:textId="50FB450D" w:rsidR="003A2FC7" w:rsidRPr="002D312C" w:rsidRDefault="00045D8B" w:rsidP="00045D8B">
      <w:pPr>
        <w:pStyle w:val="ListParagraph"/>
        <w:numPr>
          <w:ilvl w:val="0"/>
          <w:numId w:val="30"/>
        </w:numPr>
        <w:bidi/>
        <w:spacing w:line="240" w:lineRule="auto"/>
        <w:jc w:val="mediumKashida"/>
        <w:rPr>
          <w:rFonts w:ascii="Arial" w:hAnsi="Arial" w:cs="B Titr"/>
          <w:b/>
          <w:bCs/>
          <w:color w:val="FF0000"/>
          <w:sz w:val="32"/>
          <w:szCs w:val="32"/>
        </w:rPr>
      </w:pPr>
      <w:r>
        <w:rPr>
          <w:rFonts w:ascii="Arial" w:hAnsi="Arial" w:cs="B Titr" w:hint="cs"/>
          <w:b/>
          <w:bCs/>
          <w:color w:val="FF0000"/>
          <w:sz w:val="32"/>
          <w:szCs w:val="32"/>
          <w:rtl/>
        </w:rPr>
        <w:t>تغییر فیلد</w:t>
      </w:r>
      <w:r w:rsidR="003A2FC7" w:rsidRPr="002D312C">
        <w:rPr>
          <w:rFonts w:ascii="Arial" w:hAnsi="Arial" w:cs="B Titr" w:hint="cs"/>
          <w:b/>
          <w:bCs/>
          <w:color w:val="FF0000"/>
          <w:sz w:val="32"/>
          <w:szCs w:val="32"/>
          <w:rtl/>
        </w:rPr>
        <w:t xml:space="preserve"> اطلاعاتی </w:t>
      </w:r>
      <w:r w:rsidRPr="00045D8B">
        <w:rPr>
          <w:rFonts w:ascii="Arial" w:hAnsi="Arial" w:cs="B Titr"/>
          <w:b/>
          <w:bCs/>
          <w:color w:val="FF0000"/>
          <w:sz w:val="32"/>
          <w:szCs w:val="32"/>
        </w:rPr>
        <w:t>CrtAcntNo</w:t>
      </w:r>
      <w:r w:rsidRPr="00045D8B">
        <w:rPr>
          <w:rFonts w:ascii="Arial" w:hAnsi="Arial" w:cs="B Titr" w:hint="cs"/>
          <w:b/>
          <w:bCs/>
          <w:color w:val="FF0000"/>
          <w:sz w:val="32"/>
          <w:szCs w:val="32"/>
          <w:rtl/>
          <w:lang w:bidi="fa-IR"/>
        </w:rPr>
        <w:t xml:space="preserve"> </w:t>
      </w:r>
      <w:r w:rsidR="003A2FC7" w:rsidRPr="002D312C">
        <w:rPr>
          <w:rFonts w:ascii="Arial" w:hAnsi="Arial" w:cs="B Titr" w:hint="cs"/>
          <w:b/>
          <w:bCs/>
          <w:color w:val="FF0000"/>
          <w:sz w:val="32"/>
          <w:szCs w:val="32"/>
          <w:rtl/>
        </w:rPr>
        <w:t xml:space="preserve">به </w:t>
      </w:r>
      <w:r w:rsidRPr="00045D8B">
        <w:rPr>
          <w:rFonts w:ascii="Arial" w:hAnsi="Arial" w:cs="B Titr"/>
          <w:b/>
          <w:bCs/>
          <w:color w:val="FF0000"/>
          <w:sz w:val="32"/>
          <w:szCs w:val="32"/>
        </w:rPr>
        <w:t>RcvAcntNo</w:t>
      </w:r>
      <w:r w:rsidRPr="00045D8B">
        <w:rPr>
          <w:rFonts w:ascii="Arial" w:hAnsi="Arial" w:cs="B Titr" w:hint="cs"/>
          <w:b/>
          <w:bCs/>
          <w:color w:val="FF0000"/>
          <w:sz w:val="32"/>
          <w:szCs w:val="32"/>
          <w:rtl/>
        </w:rPr>
        <w:t xml:space="preserve"> </w:t>
      </w:r>
      <w:r w:rsidR="003A2FC7" w:rsidRPr="002D312C">
        <w:rPr>
          <w:rFonts w:ascii="Arial" w:hAnsi="Arial" w:cs="B Titr" w:hint="cs"/>
          <w:b/>
          <w:bCs/>
          <w:color w:val="FF0000"/>
          <w:sz w:val="32"/>
          <w:szCs w:val="32"/>
          <w:rtl/>
        </w:rPr>
        <w:t>در جدول حواله خسارت</w:t>
      </w:r>
    </w:p>
    <w:tbl>
      <w:tblPr>
        <w:tblStyle w:val="ListTable4-Accent51"/>
        <w:bidiVisual/>
        <w:tblW w:w="8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0"/>
        <w:gridCol w:w="1771"/>
        <w:gridCol w:w="856"/>
        <w:gridCol w:w="4340"/>
      </w:tblGrid>
      <w:tr w:rsidR="00045D8B" w:rsidRPr="00F733A3" w14:paraId="4783E51B" w14:textId="77777777" w:rsidTr="00045D8B">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990" w:type="dxa"/>
            <w:noWrap/>
          </w:tcPr>
          <w:p w14:paraId="3C714778" w14:textId="77777777" w:rsidR="00045D8B" w:rsidRPr="00F733A3" w:rsidRDefault="00045D8B" w:rsidP="003601E0">
            <w:pPr>
              <w:rPr>
                <w:rFonts w:ascii="Arial" w:eastAsia="Times New Roman" w:hAnsi="Arial" w:cs="B Lotus"/>
                <w:color w:val="FF0000"/>
              </w:rPr>
            </w:pPr>
            <w:r w:rsidRPr="007B1364">
              <w:rPr>
                <w:rFonts w:ascii="Arial" w:eastAsia="Times New Roman" w:hAnsi="Arial" w:cs="B Lotus" w:hint="cs"/>
                <w:color w:val="FF0000"/>
                <w:sz w:val="24"/>
                <w:szCs w:val="24"/>
                <w:rtl/>
              </w:rPr>
              <w:t>نام فیلد</w:t>
            </w:r>
          </w:p>
        </w:tc>
        <w:tc>
          <w:tcPr>
            <w:tcW w:w="1771" w:type="dxa"/>
            <w:noWrap/>
          </w:tcPr>
          <w:p w14:paraId="60CF8E73" w14:textId="77777777" w:rsidR="00045D8B" w:rsidRPr="00F733A3" w:rsidRDefault="00045D8B" w:rsidP="003601E0">
            <w:pP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color w:val="FF0000"/>
              </w:rPr>
            </w:pPr>
            <w:r w:rsidRPr="007B1364">
              <w:rPr>
                <w:rFonts w:ascii="Arial" w:eastAsia="Times New Roman" w:hAnsi="Arial" w:cs="B Lotus" w:hint="cs"/>
                <w:color w:val="FF0000"/>
                <w:sz w:val="24"/>
                <w:szCs w:val="24"/>
                <w:rtl/>
              </w:rPr>
              <w:t>نوع</w:t>
            </w:r>
          </w:p>
        </w:tc>
        <w:tc>
          <w:tcPr>
            <w:tcW w:w="856" w:type="dxa"/>
            <w:noWrap/>
          </w:tcPr>
          <w:p w14:paraId="1598B30A" w14:textId="77777777" w:rsidR="00045D8B" w:rsidRPr="00F733A3" w:rsidRDefault="00045D8B" w:rsidP="003601E0">
            <w:pP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color w:val="FF0000"/>
              </w:rPr>
            </w:pPr>
            <w:r w:rsidRPr="007B1364">
              <w:rPr>
                <w:rFonts w:ascii="Arial" w:eastAsia="Times New Roman" w:hAnsi="Arial" w:cs="B Lotus" w:hint="cs"/>
                <w:color w:val="FF0000"/>
                <w:sz w:val="24"/>
                <w:szCs w:val="24"/>
              </w:rPr>
              <w:t>NULL</w:t>
            </w:r>
          </w:p>
        </w:tc>
        <w:tc>
          <w:tcPr>
            <w:tcW w:w="4340" w:type="dxa"/>
            <w:noWrap/>
          </w:tcPr>
          <w:p w14:paraId="1E193145" w14:textId="77777777" w:rsidR="00045D8B" w:rsidRPr="00F733A3" w:rsidRDefault="00045D8B" w:rsidP="003601E0">
            <w:pP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color w:val="FF0000"/>
                <w:rtl/>
              </w:rPr>
            </w:pPr>
            <w:r w:rsidRPr="007B1364">
              <w:rPr>
                <w:rFonts w:ascii="Arial" w:eastAsia="Times New Roman" w:hAnsi="Arial" w:cs="B Lotus" w:hint="cs"/>
                <w:color w:val="FF0000"/>
                <w:sz w:val="24"/>
                <w:szCs w:val="24"/>
                <w:rtl/>
              </w:rPr>
              <w:t>شرح فیلد</w:t>
            </w:r>
          </w:p>
        </w:tc>
      </w:tr>
      <w:tr w:rsidR="00045D8B" w:rsidRPr="00F733A3" w14:paraId="6F2031D1" w14:textId="77777777" w:rsidTr="00045D8B">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990" w:type="dxa"/>
            <w:noWrap/>
            <w:vAlign w:val="center"/>
          </w:tcPr>
          <w:p w14:paraId="04852981" w14:textId="045CE998" w:rsidR="00045D8B" w:rsidRPr="00211682" w:rsidRDefault="00045D8B" w:rsidP="003601E0">
            <w:pPr>
              <w:rPr>
                <w:rFonts w:asciiTheme="majorBidi" w:hAnsiTheme="majorBidi" w:cstheme="majorBidi"/>
                <w:color w:val="FF0000"/>
                <w:sz w:val="28"/>
                <w:szCs w:val="28"/>
              </w:rPr>
            </w:pPr>
            <w:r>
              <w:rPr>
                <w:rFonts w:ascii="Arial" w:eastAsia="Times New Roman" w:hAnsi="Arial" w:cs="B Lotus"/>
                <w:color w:val="FF0000"/>
                <w:sz w:val="20"/>
                <w:szCs w:val="20"/>
              </w:rPr>
              <w:t>RcvAcntNo</w:t>
            </w:r>
          </w:p>
        </w:tc>
        <w:tc>
          <w:tcPr>
            <w:tcW w:w="1771" w:type="dxa"/>
            <w:noWrap/>
            <w:vAlign w:val="center"/>
          </w:tcPr>
          <w:p w14:paraId="0395E5C6" w14:textId="77777777" w:rsidR="00045D8B" w:rsidRPr="003A59AC" w:rsidRDefault="00045D8B" w:rsidP="003601E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0000"/>
                <w:sz w:val="28"/>
                <w:szCs w:val="28"/>
              </w:rPr>
            </w:pPr>
            <w:r w:rsidRPr="003A59AC">
              <w:rPr>
                <w:rFonts w:ascii="Arial" w:eastAsia="Times New Roman" w:hAnsi="Arial" w:cs="B Lotus"/>
                <w:color w:val="FF0000"/>
                <w:sz w:val="20"/>
                <w:szCs w:val="20"/>
              </w:rPr>
              <w:t>Varchar(30)</w:t>
            </w:r>
          </w:p>
        </w:tc>
        <w:tc>
          <w:tcPr>
            <w:tcW w:w="856" w:type="dxa"/>
            <w:noWrap/>
            <w:vAlign w:val="center"/>
          </w:tcPr>
          <w:p w14:paraId="289CA157" w14:textId="77777777" w:rsidR="00045D8B" w:rsidRPr="00211682" w:rsidRDefault="00045D8B" w:rsidP="003601E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0000"/>
                <w:sz w:val="28"/>
                <w:szCs w:val="28"/>
              </w:rPr>
            </w:pPr>
            <w:r>
              <w:rPr>
                <w:rFonts w:ascii="Arial" w:eastAsia="Times New Roman" w:hAnsi="Arial" w:cs="B Lotus"/>
                <w:color w:val="FF0000"/>
                <w:sz w:val="20"/>
                <w:szCs w:val="20"/>
              </w:rPr>
              <w:t>Yes</w:t>
            </w:r>
          </w:p>
        </w:tc>
        <w:tc>
          <w:tcPr>
            <w:tcW w:w="4340" w:type="dxa"/>
            <w:noWrap/>
            <w:vAlign w:val="center"/>
          </w:tcPr>
          <w:p w14:paraId="1BE65A3A" w14:textId="0E438E9D" w:rsidR="00045D8B" w:rsidRPr="00F733A3" w:rsidRDefault="00045D8B" w:rsidP="00045D8B">
            <w:pPr>
              <w:cnfStyle w:val="000000100000" w:firstRow="0" w:lastRow="0" w:firstColumn="0" w:lastColumn="0" w:oddVBand="0" w:evenVBand="0" w:oddHBand="1" w:evenHBand="0" w:firstRowFirstColumn="0" w:firstRowLastColumn="0" w:lastRowFirstColumn="0" w:lastRowLastColumn="0"/>
              <w:rPr>
                <w:rFonts w:asciiTheme="majorBidi" w:hAnsiTheme="majorBidi" w:cs="B Lotus"/>
                <w:color w:val="FF0000"/>
                <w:sz w:val="28"/>
                <w:szCs w:val="28"/>
                <w:rtl/>
              </w:rPr>
            </w:pPr>
            <w:r>
              <w:rPr>
                <w:rFonts w:ascii="Arial" w:eastAsia="Times New Roman" w:hAnsi="Arial" w:cs="B Lotus" w:hint="cs"/>
                <w:color w:val="FF0000"/>
                <w:rtl/>
              </w:rPr>
              <w:t>شماره شبای گیرنده خسارت</w:t>
            </w:r>
          </w:p>
        </w:tc>
      </w:tr>
    </w:tbl>
    <w:p w14:paraId="41241B75" w14:textId="77777777" w:rsidR="003A2FC7" w:rsidRDefault="003A2FC7" w:rsidP="003A2FC7">
      <w:pPr>
        <w:spacing w:line="240" w:lineRule="auto"/>
        <w:jc w:val="mediumKashida"/>
        <w:rPr>
          <w:rFonts w:ascii="Arial" w:hAnsi="Arial" w:cs="B Lotus"/>
          <w:b/>
          <w:bCs/>
          <w:color w:val="FF0000"/>
          <w:sz w:val="36"/>
          <w:szCs w:val="36"/>
          <w:rtl/>
        </w:rPr>
      </w:pPr>
    </w:p>
    <w:p w14:paraId="33CE4088" w14:textId="054DB84F" w:rsidR="00DA48E0" w:rsidRPr="002D312C" w:rsidRDefault="00DA48E0" w:rsidP="00174D9B">
      <w:pPr>
        <w:pStyle w:val="ListParagraph"/>
        <w:numPr>
          <w:ilvl w:val="0"/>
          <w:numId w:val="29"/>
        </w:numPr>
        <w:bidi/>
        <w:jc w:val="mediumKashida"/>
        <w:rPr>
          <w:rFonts w:ascii="Arial" w:hAnsi="Arial" w:cs="B Titr"/>
          <w:b/>
          <w:bCs/>
          <w:color w:val="FF0000"/>
          <w:sz w:val="32"/>
          <w:szCs w:val="32"/>
        </w:rPr>
      </w:pPr>
      <w:r w:rsidRPr="002D312C">
        <w:rPr>
          <w:rFonts w:ascii="Arial" w:hAnsi="Arial" w:cs="B Titr" w:hint="cs"/>
          <w:b/>
          <w:bCs/>
          <w:color w:val="FF0000"/>
          <w:sz w:val="32"/>
          <w:szCs w:val="32"/>
          <w:rtl/>
        </w:rPr>
        <w:t>اضافه</w:t>
      </w:r>
      <w:r w:rsidRPr="002D312C">
        <w:rPr>
          <w:rFonts w:cs="B Titr" w:hint="cs"/>
          <w:sz w:val="32"/>
          <w:szCs w:val="32"/>
          <w:rtl/>
        </w:rPr>
        <w:t xml:space="preserve"> </w:t>
      </w:r>
      <w:r w:rsidRPr="002D312C">
        <w:rPr>
          <w:rFonts w:ascii="Arial" w:hAnsi="Arial" w:cs="B Titr" w:hint="cs"/>
          <w:b/>
          <w:bCs/>
          <w:color w:val="FF0000"/>
          <w:sz w:val="32"/>
          <w:szCs w:val="32"/>
          <w:rtl/>
        </w:rPr>
        <w:t>شدن</w:t>
      </w:r>
      <w:r w:rsidRPr="002D312C">
        <w:rPr>
          <w:rFonts w:cs="B Titr" w:hint="cs"/>
          <w:sz w:val="32"/>
          <w:szCs w:val="32"/>
          <w:rtl/>
        </w:rPr>
        <w:t xml:space="preserve"> </w:t>
      </w:r>
      <w:r w:rsidR="00045D8B">
        <w:rPr>
          <w:rFonts w:ascii="Arial" w:hAnsi="Arial" w:cs="B Titr" w:hint="cs"/>
          <w:b/>
          <w:bCs/>
          <w:color w:val="FF0000"/>
          <w:sz w:val="32"/>
          <w:szCs w:val="32"/>
          <w:rtl/>
        </w:rPr>
        <w:t>کد</w:t>
      </w:r>
      <w:r w:rsidR="00872C44">
        <w:rPr>
          <w:rFonts w:ascii="Arial" w:hAnsi="Arial" w:cs="B Titr" w:hint="cs"/>
          <w:b/>
          <w:bCs/>
          <w:color w:val="FF0000"/>
          <w:sz w:val="32"/>
          <w:szCs w:val="32"/>
          <w:rtl/>
        </w:rPr>
        <w:t xml:space="preserve"> </w:t>
      </w:r>
      <w:r w:rsidR="00174D9B">
        <w:rPr>
          <w:rFonts w:ascii="Arial" w:hAnsi="Arial" w:cs="B Titr" w:hint="cs"/>
          <w:b/>
          <w:bCs/>
          <w:color w:val="FF0000"/>
          <w:sz w:val="32"/>
          <w:szCs w:val="32"/>
          <w:rtl/>
        </w:rPr>
        <w:t>اشخاص حقوقی</w:t>
      </w:r>
      <w:r w:rsidR="00872C44">
        <w:rPr>
          <w:rFonts w:ascii="Arial" w:hAnsi="Arial" w:cs="B Titr" w:hint="cs"/>
          <w:b/>
          <w:bCs/>
          <w:color w:val="FF0000"/>
          <w:sz w:val="32"/>
          <w:szCs w:val="32"/>
          <w:rtl/>
        </w:rPr>
        <w:t xml:space="preserve"> </w:t>
      </w:r>
      <w:r w:rsidRPr="002D312C">
        <w:rPr>
          <w:rFonts w:ascii="Arial" w:hAnsi="Arial" w:cs="B Titr" w:hint="cs"/>
          <w:b/>
          <w:bCs/>
          <w:color w:val="FF0000"/>
          <w:sz w:val="32"/>
          <w:szCs w:val="32"/>
          <w:rtl/>
        </w:rPr>
        <w:t xml:space="preserve">مربوط به جدول نوع </w:t>
      </w:r>
      <w:hyperlink w:anchor="_جدول_کد_نوع_6" w:history="1">
        <w:r w:rsidRPr="00174D9B">
          <w:rPr>
            <w:rStyle w:val="Hyperlink"/>
            <w:rFonts w:ascii="Arial" w:hAnsi="Arial" w:cs="B Titr" w:hint="cs"/>
            <w:b/>
            <w:bCs/>
            <w:sz w:val="32"/>
            <w:szCs w:val="32"/>
            <w:rtl/>
          </w:rPr>
          <w:t>زیاندیده</w:t>
        </w:r>
      </w:hyperlink>
      <w:r w:rsidRPr="002D312C">
        <w:rPr>
          <w:rFonts w:ascii="Arial" w:hAnsi="Arial" w:cs="B Titr" w:hint="cs"/>
          <w:b/>
          <w:bCs/>
          <w:color w:val="FF0000"/>
          <w:sz w:val="32"/>
          <w:szCs w:val="32"/>
          <w:rtl/>
        </w:rPr>
        <w:t xml:space="preserve"> :</w:t>
      </w:r>
    </w:p>
    <w:tbl>
      <w:tblPr>
        <w:tblStyle w:val="PlainTable11"/>
        <w:bidiVisual/>
        <w:tblW w:w="7688" w:type="dxa"/>
        <w:jc w:val="center"/>
        <w:tblLook w:val="04A0" w:firstRow="1" w:lastRow="0" w:firstColumn="1" w:lastColumn="0" w:noHBand="0" w:noVBand="1"/>
      </w:tblPr>
      <w:tblGrid>
        <w:gridCol w:w="1963"/>
        <w:gridCol w:w="5725"/>
      </w:tblGrid>
      <w:tr w:rsidR="00DA48E0" w:rsidRPr="00F733A3" w14:paraId="73CC0786" w14:textId="77777777" w:rsidTr="00CA3453">
        <w:trPr>
          <w:cnfStyle w:val="100000000000" w:firstRow="1" w:lastRow="0" w:firstColumn="0" w:lastColumn="0" w:oddVBand="0" w:evenVBand="0" w:oddHBand="0"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963" w:type="dxa"/>
          </w:tcPr>
          <w:p w14:paraId="0A8E7E8C" w14:textId="5C1CE2DE" w:rsidR="00DA48E0" w:rsidRPr="00F733A3" w:rsidRDefault="004450BA" w:rsidP="003601E0">
            <w:pPr>
              <w:rPr>
                <w:rFonts w:cs="B Lotus"/>
                <w:color w:val="FF0000"/>
                <w:sz w:val="36"/>
                <w:szCs w:val="36"/>
                <w:rtl/>
              </w:rPr>
            </w:pPr>
            <w:r>
              <w:rPr>
                <w:rFonts w:cs="B Lotus" w:hint="cs"/>
                <w:color w:val="FF0000"/>
                <w:sz w:val="36"/>
                <w:szCs w:val="36"/>
                <w:rtl/>
              </w:rPr>
              <w:lastRenderedPageBreak/>
              <w:t>7</w:t>
            </w:r>
          </w:p>
        </w:tc>
        <w:tc>
          <w:tcPr>
            <w:tcW w:w="5725" w:type="dxa"/>
          </w:tcPr>
          <w:p w14:paraId="17996BDF" w14:textId="1C5DA331" w:rsidR="00DA48E0" w:rsidRPr="00F733A3" w:rsidRDefault="00045D8B" w:rsidP="003601E0">
            <w:pPr>
              <w:pStyle w:val="ListParagraph"/>
              <w:bidi/>
              <w:ind w:left="0"/>
              <w:cnfStyle w:val="100000000000" w:firstRow="1" w:lastRow="0" w:firstColumn="0" w:lastColumn="0" w:oddVBand="0" w:evenVBand="0" w:oddHBand="0" w:evenHBand="0" w:firstRowFirstColumn="0" w:firstRowLastColumn="0" w:lastRowFirstColumn="0" w:lastRowLastColumn="0"/>
              <w:rPr>
                <w:rFonts w:cs="B Lotus"/>
                <w:b w:val="0"/>
                <w:bCs w:val="0"/>
                <w:color w:val="FF0000"/>
                <w:sz w:val="36"/>
                <w:szCs w:val="36"/>
                <w:rtl/>
              </w:rPr>
            </w:pPr>
            <w:r>
              <w:rPr>
                <w:rFonts w:cs="B Lotus" w:hint="cs"/>
                <w:color w:val="FF0000"/>
                <w:sz w:val="36"/>
                <w:szCs w:val="36"/>
                <w:rtl/>
              </w:rPr>
              <w:t>شخص حقوقی</w:t>
            </w:r>
            <w:r w:rsidR="00DA48E0" w:rsidRPr="00F733A3">
              <w:rPr>
                <w:rFonts w:cs="B Lotus" w:hint="cs"/>
                <w:color w:val="FF0000"/>
                <w:sz w:val="36"/>
                <w:szCs w:val="36"/>
                <w:rtl/>
              </w:rPr>
              <w:t xml:space="preserve"> </w:t>
            </w:r>
          </w:p>
        </w:tc>
      </w:tr>
    </w:tbl>
    <w:p w14:paraId="5988A559" w14:textId="2D661D3B" w:rsidR="0049773B" w:rsidRPr="002D312C" w:rsidRDefault="0049773B" w:rsidP="005851FF">
      <w:pPr>
        <w:pStyle w:val="ListParagraph"/>
        <w:numPr>
          <w:ilvl w:val="0"/>
          <w:numId w:val="30"/>
        </w:numPr>
        <w:bidi/>
        <w:spacing w:line="240" w:lineRule="auto"/>
        <w:ind w:left="662" w:hanging="567"/>
        <w:jc w:val="mediumKashida"/>
        <w:rPr>
          <w:rFonts w:ascii="Arial" w:hAnsi="Arial" w:cs="B Titr"/>
          <w:b/>
          <w:bCs/>
          <w:color w:val="FF0000"/>
          <w:sz w:val="32"/>
          <w:szCs w:val="32"/>
        </w:rPr>
      </w:pPr>
      <w:r w:rsidRPr="002D312C">
        <w:rPr>
          <w:rFonts w:ascii="Arial" w:hAnsi="Arial" w:cs="B Titr" w:hint="cs"/>
          <w:b/>
          <w:bCs/>
          <w:color w:val="FF0000"/>
          <w:sz w:val="32"/>
          <w:szCs w:val="32"/>
          <w:rtl/>
        </w:rPr>
        <w:t>به روزرسانی جدول خطاهای بیمه نامه</w:t>
      </w:r>
      <w:r w:rsidR="005947D8">
        <w:rPr>
          <w:rFonts w:ascii="Arial" w:hAnsi="Arial" w:cs="B Titr" w:hint="cs"/>
          <w:b/>
          <w:bCs/>
          <w:color w:val="FF0000"/>
          <w:sz w:val="32"/>
          <w:szCs w:val="32"/>
          <w:rtl/>
        </w:rPr>
        <w:t xml:space="preserve"> و الحاقیه و پیشنهاد بیمه نامه</w:t>
      </w:r>
    </w:p>
    <w:p w14:paraId="11A8FDCB" w14:textId="64698BAB" w:rsidR="0049773B" w:rsidRPr="002D312C" w:rsidRDefault="0049773B" w:rsidP="004A19B9">
      <w:pPr>
        <w:pStyle w:val="ListParagraph"/>
        <w:numPr>
          <w:ilvl w:val="0"/>
          <w:numId w:val="30"/>
        </w:numPr>
        <w:bidi/>
        <w:spacing w:line="240" w:lineRule="auto"/>
        <w:ind w:left="237" w:hanging="142"/>
        <w:jc w:val="mediumKashida"/>
        <w:rPr>
          <w:rFonts w:ascii="Arial" w:hAnsi="Arial" w:cs="B Titr"/>
          <w:b/>
          <w:bCs/>
          <w:color w:val="FF0000"/>
          <w:sz w:val="32"/>
          <w:szCs w:val="32"/>
        </w:rPr>
      </w:pPr>
      <w:r w:rsidRPr="002D312C">
        <w:rPr>
          <w:rFonts w:ascii="Arial" w:hAnsi="Arial" w:cs="B Titr" w:hint="cs"/>
          <w:b/>
          <w:bCs/>
          <w:color w:val="FF0000"/>
          <w:sz w:val="32"/>
          <w:szCs w:val="32"/>
          <w:rtl/>
        </w:rPr>
        <w:t>به روزرسانی جدول خطاهای پرونده خسارت</w:t>
      </w:r>
    </w:p>
    <w:p w14:paraId="632786A0" w14:textId="3F977B51" w:rsidR="00D823AA" w:rsidRDefault="0049773B" w:rsidP="004A19B9">
      <w:pPr>
        <w:pStyle w:val="ListParagraph"/>
        <w:numPr>
          <w:ilvl w:val="0"/>
          <w:numId w:val="30"/>
        </w:numPr>
        <w:bidi/>
        <w:spacing w:line="240" w:lineRule="auto"/>
        <w:ind w:left="237" w:hanging="142"/>
        <w:jc w:val="mediumKashida"/>
        <w:rPr>
          <w:rFonts w:ascii="Arial" w:hAnsi="Arial" w:cs="B Titr"/>
          <w:b/>
          <w:bCs/>
          <w:color w:val="FF0000"/>
          <w:sz w:val="32"/>
          <w:szCs w:val="32"/>
        </w:rPr>
      </w:pPr>
      <w:r w:rsidRPr="00D823AA">
        <w:rPr>
          <w:rFonts w:ascii="Arial" w:hAnsi="Arial" w:cs="B Titr" w:hint="cs"/>
          <w:b/>
          <w:bCs/>
          <w:color w:val="FF0000"/>
          <w:sz w:val="32"/>
          <w:szCs w:val="32"/>
          <w:rtl/>
        </w:rPr>
        <w:t>به روزرسانی جدول خطاهای حواله خسارت</w:t>
      </w:r>
    </w:p>
    <w:p w14:paraId="43857FBF" w14:textId="566A64AD" w:rsidR="00872C44" w:rsidRPr="003F7766" w:rsidRDefault="00872C44" w:rsidP="00872C44">
      <w:pPr>
        <w:pStyle w:val="ListParagraph"/>
        <w:numPr>
          <w:ilvl w:val="0"/>
          <w:numId w:val="30"/>
        </w:numPr>
        <w:bidi/>
        <w:spacing w:line="240" w:lineRule="auto"/>
        <w:ind w:left="237" w:hanging="142"/>
        <w:jc w:val="mediumKashida"/>
        <w:rPr>
          <w:rFonts w:ascii="Arial" w:hAnsi="Arial" w:cs="B Titr"/>
          <w:b/>
          <w:bCs/>
          <w:color w:val="FF0000"/>
          <w:sz w:val="32"/>
          <w:szCs w:val="32"/>
          <w:lang w:bidi="fa-IR"/>
        </w:rPr>
      </w:pPr>
      <w:r>
        <w:rPr>
          <w:rFonts w:ascii="Arial" w:hAnsi="Arial" w:cs="B Titr" w:hint="cs"/>
          <w:b/>
          <w:bCs/>
          <w:color w:val="FF0000"/>
          <w:sz w:val="32"/>
          <w:szCs w:val="32"/>
          <w:rtl/>
          <w:lang w:bidi="fa-IR"/>
        </w:rPr>
        <w:t>اضافه شدن کد جدید مربوط به</w:t>
      </w:r>
      <w:r w:rsidR="00AC6E76">
        <w:rPr>
          <w:rFonts w:ascii="Arial" w:hAnsi="Arial" w:cs="B Titr" w:hint="cs"/>
          <w:b/>
          <w:bCs/>
          <w:color w:val="FF0000"/>
          <w:sz w:val="32"/>
          <w:szCs w:val="32"/>
          <w:rtl/>
          <w:lang w:bidi="fa-IR"/>
        </w:rPr>
        <w:t xml:space="preserve"> جدول</w:t>
      </w:r>
      <w:r>
        <w:rPr>
          <w:rFonts w:ascii="Arial" w:hAnsi="Arial" w:cs="B Titr" w:hint="cs"/>
          <w:b/>
          <w:bCs/>
          <w:color w:val="FF0000"/>
          <w:sz w:val="32"/>
          <w:szCs w:val="32"/>
          <w:rtl/>
          <w:lang w:bidi="fa-IR"/>
        </w:rPr>
        <w:t xml:space="preserve"> نوع وسیله نقلیه</w:t>
      </w:r>
      <w:r w:rsidR="005947D8">
        <w:rPr>
          <w:rFonts w:ascii="Arial" w:hAnsi="Arial" w:cs="B Titr" w:hint="cs"/>
          <w:b/>
          <w:bCs/>
          <w:color w:val="FF0000"/>
          <w:sz w:val="32"/>
          <w:szCs w:val="32"/>
          <w:rtl/>
          <w:lang w:bidi="fa-IR"/>
        </w:rPr>
        <w:t xml:space="preserve">(در ورودی سرویس از شرکتها دریافت نمی شود </w:t>
      </w:r>
      <w:r w:rsidR="005947D8">
        <w:rPr>
          <w:rFonts w:ascii="Times New Roman" w:hAnsi="Times New Roman" w:cs="Times New Roman" w:hint="cs"/>
          <w:b/>
          <w:bCs/>
          <w:color w:val="FF0000"/>
          <w:sz w:val="32"/>
          <w:szCs w:val="32"/>
          <w:rtl/>
          <w:lang w:bidi="fa-IR"/>
        </w:rPr>
        <w:t>–</w:t>
      </w:r>
      <w:r w:rsidR="005947D8">
        <w:rPr>
          <w:rFonts w:ascii="Arial" w:hAnsi="Arial" w:cs="B Titr" w:hint="cs"/>
          <w:b/>
          <w:bCs/>
          <w:color w:val="FF0000"/>
          <w:sz w:val="32"/>
          <w:szCs w:val="32"/>
          <w:rtl/>
          <w:lang w:bidi="fa-IR"/>
        </w:rPr>
        <w:t>این کد صرفا استاندارد سمت بیمه مرکزی می باشد.)</w:t>
      </w:r>
    </w:p>
    <w:tbl>
      <w:tblPr>
        <w:tblStyle w:val="PlainTable11"/>
        <w:bidiVisual/>
        <w:tblW w:w="5138" w:type="dxa"/>
        <w:jc w:val="center"/>
        <w:tblLook w:val="04A0" w:firstRow="1" w:lastRow="0" w:firstColumn="1" w:lastColumn="0" w:noHBand="0" w:noVBand="1"/>
      </w:tblPr>
      <w:tblGrid>
        <w:gridCol w:w="1418"/>
        <w:gridCol w:w="3720"/>
      </w:tblGrid>
      <w:tr w:rsidR="00872C44" w:rsidRPr="00872C44" w14:paraId="7AB111DF" w14:textId="77777777" w:rsidTr="00AC6E76">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418" w:type="dxa"/>
          </w:tcPr>
          <w:p w14:paraId="73829B53" w14:textId="77777777" w:rsidR="00872C44" w:rsidRPr="00872C44" w:rsidRDefault="00872C44" w:rsidP="00872C44">
            <w:pPr>
              <w:bidi w:val="0"/>
              <w:ind w:left="95"/>
              <w:jc w:val="mediumKashida"/>
              <w:rPr>
                <w:rFonts w:ascii="Arial" w:hAnsi="Arial" w:cs="B Titr"/>
                <w:color w:val="FF0000"/>
                <w:sz w:val="32"/>
                <w:szCs w:val="32"/>
                <w:rtl/>
              </w:rPr>
            </w:pPr>
            <w:r w:rsidRPr="00872C44">
              <w:rPr>
                <w:rFonts w:ascii="Arial" w:hAnsi="Arial" w:cs="B Titr" w:hint="cs"/>
                <w:color w:val="FF0000"/>
                <w:sz w:val="32"/>
                <w:szCs w:val="32"/>
                <w:rtl/>
              </w:rPr>
              <w:t>5</w:t>
            </w:r>
          </w:p>
        </w:tc>
        <w:tc>
          <w:tcPr>
            <w:tcW w:w="3720" w:type="dxa"/>
            <w:noWrap/>
          </w:tcPr>
          <w:p w14:paraId="748DB04B" w14:textId="77777777" w:rsidR="00872C44" w:rsidRPr="00872C44" w:rsidRDefault="00872C44" w:rsidP="00872C44">
            <w:pPr>
              <w:bidi w:val="0"/>
              <w:ind w:left="95"/>
              <w:jc w:val="mediumKashida"/>
              <w:cnfStyle w:val="100000000000" w:firstRow="1" w:lastRow="0" w:firstColumn="0" w:lastColumn="0" w:oddVBand="0" w:evenVBand="0" w:oddHBand="0" w:evenHBand="0" w:firstRowFirstColumn="0" w:firstRowLastColumn="0" w:lastRowFirstColumn="0" w:lastRowLastColumn="0"/>
              <w:rPr>
                <w:rFonts w:ascii="Arial" w:hAnsi="Arial" w:cs="B Titr"/>
                <w:color w:val="FF0000"/>
                <w:sz w:val="32"/>
                <w:szCs w:val="32"/>
                <w:rtl/>
              </w:rPr>
            </w:pPr>
            <w:r w:rsidRPr="00872C44">
              <w:rPr>
                <w:rFonts w:ascii="Arial" w:hAnsi="Arial" w:cs="B Titr" w:hint="cs"/>
                <w:color w:val="FF0000"/>
                <w:sz w:val="32"/>
                <w:szCs w:val="32"/>
                <w:rtl/>
              </w:rPr>
              <w:t>سایر(کشاورزی، راه سازی و ساختمان، حمل زباله و خیابان پاک کن ها)</w:t>
            </w:r>
          </w:p>
        </w:tc>
      </w:tr>
    </w:tbl>
    <w:p w14:paraId="1479B6D7" w14:textId="613650E0" w:rsidR="00872C44" w:rsidRPr="003F7766" w:rsidRDefault="00872C44" w:rsidP="00872C44">
      <w:pPr>
        <w:pStyle w:val="ListParagraph"/>
        <w:numPr>
          <w:ilvl w:val="0"/>
          <w:numId w:val="30"/>
        </w:numPr>
        <w:bidi/>
        <w:spacing w:line="240" w:lineRule="auto"/>
        <w:ind w:left="237" w:hanging="142"/>
        <w:jc w:val="mediumKashida"/>
        <w:rPr>
          <w:rFonts w:ascii="Arial" w:hAnsi="Arial" w:cs="B Titr"/>
          <w:b/>
          <w:bCs/>
          <w:color w:val="FF0000"/>
          <w:sz w:val="32"/>
          <w:szCs w:val="32"/>
          <w:lang w:bidi="fa-IR"/>
        </w:rPr>
      </w:pPr>
      <w:r>
        <w:rPr>
          <w:rFonts w:ascii="Arial" w:hAnsi="Arial" w:cs="B Titr" w:hint="cs"/>
          <w:b/>
          <w:bCs/>
          <w:color w:val="FF0000"/>
          <w:sz w:val="32"/>
          <w:szCs w:val="32"/>
          <w:rtl/>
          <w:lang w:bidi="fa-IR"/>
        </w:rPr>
        <w:t xml:space="preserve"> </w:t>
      </w:r>
      <w:r w:rsidR="009B538D">
        <w:rPr>
          <w:rFonts w:ascii="Arial" w:hAnsi="Arial" w:cs="B Titr" w:hint="cs"/>
          <w:b/>
          <w:bCs/>
          <w:color w:val="FF0000"/>
          <w:sz w:val="32"/>
          <w:szCs w:val="32"/>
          <w:rtl/>
          <w:lang w:bidi="fa-IR"/>
        </w:rPr>
        <w:t>نوع گواهینامه بین المللی به جدول نوع گواهینامه اضافه شد.</w:t>
      </w:r>
    </w:p>
    <w:p w14:paraId="7830A2E0" w14:textId="395CD52F" w:rsidR="00596A26" w:rsidRPr="002D312C" w:rsidRDefault="00596A26" w:rsidP="003F7766">
      <w:pPr>
        <w:spacing w:line="240" w:lineRule="auto"/>
        <w:ind w:left="521" w:hanging="426"/>
        <w:rPr>
          <w:rFonts w:ascii="Arial" w:hAnsi="Arial" w:cs="B Titr"/>
          <w:b/>
          <w:bCs/>
          <w:color w:val="FF0000"/>
          <w:sz w:val="36"/>
          <w:szCs w:val="36"/>
          <w:rtl/>
        </w:rPr>
      </w:pPr>
      <w:r w:rsidRPr="002D312C">
        <w:rPr>
          <w:rFonts w:ascii="Arial" w:hAnsi="Arial" w:cs="B Titr" w:hint="cs"/>
          <w:b/>
          <w:bCs/>
          <w:color w:val="FF0000"/>
          <w:sz w:val="32"/>
          <w:szCs w:val="32"/>
          <w:rtl/>
        </w:rPr>
        <w:t>سایرموارد مطابق مستند</w:t>
      </w:r>
      <w:r w:rsidR="006346BD" w:rsidRPr="002D312C">
        <w:rPr>
          <w:rFonts w:ascii="Arial" w:hAnsi="Arial" w:cs="B Titr" w:hint="cs"/>
          <w:b/>
          <w:bCs/>
          <w:color w:val="FF0000"/>
          <w:sz w:val="32"/>
          <w:szCs w:val="32"/>
          <w:rtl/>
        </w:rPr>
        <w:t xml:space="preserve"> نسخه</w:t>
      </w:r>
      <w:r w:rsidRPr="002D312C">
        <w:rPr>
          <w:rFonts w:ascii="Arial" w:hAnsi="Arial" w:cs="B Titr" w:hint="cs"/>
          <w:b/>
          <w:bCs/>
          <w:color w:val="FF0000"/>
          <w:sz w:val="32"/>
          <w:szCs w:val="32"/>
          <w:rtl/>
        </w:rPr>
        <w:t xml:space="preserve"> </w:t>
      </w:r>
      <w:r w:rsidR="003F7766">
        <w:rPr>
          <w:rFonts w:ascii="Arial" w:hAnsi="Arial" w:cs="B Titr" w:hint="cs"/>
          <w:b/>
          <w:bCs/>
          <w:color w:val="FF0000"/>
          <w:sz w:val="32"/>
          <w:szCs w:val="32"/>
          <w:rtl/>
        </w:rPr>
        <w:t>5</w:t>
      </w:r>
      <w:r w:rsidR="00FC1659" w:rsidRPr="002D312C">
        <w:rPr>
          <w:rFonts w:ascii="Arial" w:hAnsi="Arial" w:cs="B Titr" w:hint="cs"/>
          <w:b/>
          <w:bCs/>
          <w:color w:val="FF0000"/>
          <w:sz w:val="32"/>
          <w:szCs w:val="32"/>
          <w:rtl/>
        </w:rPr>
        <w:t xml:space="preserve"> </w:t>
      </w:r>
      <w:r w:rsidRPr="002D312C">
        <w:rPr>
          <w:rFonts w:ascii="Arial" w:hAnsi="Arial" w:cs="B Titr" w:hint="cs"/>
          <w:b/>
          <w:bCs/>
          <w:color w:val="FF0000"/>
          <w:sz w:val="32"/>
          <w:szCs w:val="32"/>
          <w:rtl/>
        </w:rPr>
        <w:t>بوده و</w:t>
      </w:r>
      <w:r w:rsidR="00EB4A77" w:rsidRPr="002D312C">
        <w:rPr>
          <w:rFonts w:ascii="Arial" w:hAnsi="Arial" w:cs="B Titr" w:hint="cs"/>
          <w:b/>
          <w:bCs/>
          <w:color w:val="FF0000"/>
          <w:sz w:val="32"/>
          <w:szCs w:val="32"/>
          <w:rtl/>
        </w:rPr>
        <w:t xml:space="preserve"> </w:t>
      </w:r>
      <w:r w:rsidRPr="002D312C">
        <w:rPr>
          <w:rFonts w:ascii="Arial" w:hAnsi="Arial" w:cs="B Titr" w:hint="cs"/>
          <w:b/>
          <w:bCs/>
          <w:color w:val="FF0000"/>
          <w:sz w:val="32"/>
          <w:szCs w:val="32"/>
          <w:rtl/>
        </w:rPr>
        <w:t>تغییرپیدا نکرده است .</w:t>
      </w:r>
    </w:p>
    <w:p w14:paraId="222116CB" w14:textId="77777777" w:rsidR="00A24037" w:rsidRDefault="00A24037">
      <w:pPr>
        <w:bidi w:val="0"/>
        <w:rPr>
          <w:rFonts w:asciiTheme="majorHAnsi" w:eastAsiaTheme="majorEastAsia" w:hAnsiTheme="majorHAnsi" w:cs="B Lotus"/>
          <w:b/>
          <w:bCs/>
          <w:color w:val="365F91" w:themeColor="accent1" w:themeShade="BF"/>
          <w:sz w:val="32"/>
          <w:szCs w:val="32"/>
          <w:rtl/>
        </w:rPr>
      </w:pPr>
      <w:bookmarkStart w:id="6" w:name="_Toc439461578"/>
      <w:r>
        <w:rPr>
          <w:rFonts w:cs="B Lotus"/>
          <w:sz w:val="32"/>
          <w:szCs w:val="32"/>
          <w:rtl/>
        </w:rPr>
        <w:br w:type="page"/>
      </w:r>
    </w:p>
    <w:p w14:paraId="7CE56F48" w14:textId="7A94023D" w:rsidR="006C27D8" w:rsidRDefault="0063691A" w:rsidP="00EC1DC2">
      <w:pPr>
        <w:pStyle w:val="Heading1"/>
        <w:rPr>
          <w:rFonts w:cs="B Lotus"/>
          <w:sz w:val="32"/>
          <w:szCs w:val="32"/>
          <w:rtl/>
        </w:rPr>
      </w:pPr>
      <w:bookmarkStart w:id="7" w:name="_Toc38109468"/>
      <w:r w:rsidRPr="00F733A3">
        <w:rPr>
          <w:rFonts w:cs="B Lotus" w:hint="cs"/>
          <w:sz w:val="32"/>
          <w:szCs w:val="32"/>
          <w:rtl/>
        </w:rPr>
        <w:lastRenderedPageBreak/>
        <w:t>بخش اول</w:t>
      </w:r>
      <w:r w:rsidR="00250F2B" w:rsidRPr="00F733A3">
        <w:rPr>
          <w:rFonts w:cs="B Lotus" w:hint="cs"/>
          <w:sz w:val="32"/>
          <w:szCs w:val="32"/>
          <w:rtl/>
        </w:rPr>
        <w:t xml:space="preserve">: </w:t>
      </w:r>
      <w:r w:rsidRPr="00F733A3">
        <w:rPr>
          <w:rFonts w:cs="B Lotus" w:hint="cs"/>
          <w:sz w:val="32"/>
          <w:szCs w:val="32"/>
          <w:rtl/>
        </w:rPr>
        <w:t>مستند</w:t>
      </w:r>
      <w:r w:rsidRPr="00F733A3">
        <w:rPr>
          <w:rFonts w:cs="B Lotus"/>
          <w:sz w:val="32"/>
          <w:szCs w:val="32"/>
          <w:rtl/>
        </w:rPr>
        <w:t xml:space="preserve"> </w:t>
      </w:r>
      <w:r w:rsidRPr="00F733A3">
        <w:rPr>
          <w:rFonts w:cs="B Lotus" w:hint="cs"/>
          <w:sz w:val="32"/>
          <w:szCs w:val="32"/>
          <w:rtl/>
        </w:rPr>
        <w:t>فیلدهای</w:t>
      </w:r>
      <w:r w:rsidRPr="00F733A3">
        <w:rPr>
          <w:rFonts w:cs="B Lotus"/>
          <w:sz w:val="32"/>
          <w:szCs w:val="32"/>
          <w:rtl/>
        </w:rPr>
        <w:t xml:space="preserve"> </w:t>
      </w:r>
      <w:r w:rsidR="00720654" w:rsidRPr="00F733A3">
        <w:rPr>
          <w:rFonts w:cs="B Lotus" w:hint="cs"/>
          <w:sz w:val="32"/>
          <w:szCs w:val="32"/>
          <w:rtl/>
        </w:rPr>
        <w:t xml:space="preserve">کلاس </w:t>
      </w:r>
      <w:r w:rsidRPr="00F733A3">
        <w:rPr>
          <w:rFonts w:cs="B Lotus" w:hint="cs"/>
          <w:sz w:val="32"/>
          <w:szCs w:val="32"/>
          <w:rtl/>
        </w:rPr>
        <w:t>بیمه</w:t>
      </w:r>
      <w:r w:rsidRPr="00F733A3">
        <w:rPr>
          <w:rFonts w:cs="B Lotus"/>
          <w:sz w:val="32"/>
          <w:szCs w:val="32"/>
          <w:rtl/>
        </w:rPr>
        <w:t xml:space="preserve"> </w:t>
      </w:r>
      <w:r w:rsidRPr="00F733A3">
        <w:rPr>
          <w:rFonts w:cs="B Lotus" w:hint="cs"/>
          <w:sz w:val="32"/>
          <w:szCs w:val="32"/>
          <w:rtl/>
        </w:rPr>
        <w:t>نامه</w:t>
      </w:r>
      <w:r w:rsidRPr="00F733A3">
        <w:rPr>
          <w:rFonts w:cs="B Lotus"/>
          <w:sz w:val="32"/>
          <w:szCs w:val="32"/>
          <w:rtl/>
        </w:rPr>
        <w:t xml:space="preserve"> </w:t>
      </w:r>
      <w:r w:rsidRPr="00F733A3">
        <w:rPr>
          <w:rFonts w:cs="B Lotus" w:hint="cs"/>
          <w:sz w:val="32"/>
          <w:szCs w:val="32"/>
          <w:rtl/>
        </w:rPr>
        <w:t>والحاقیه</w:t>
      </w:r>
      <w:r w:rsidRPr="00F733A3">
        <w:rPr>
          <w:rFonts w:cs="B Lotus"/>
          <w:sz w:val="32"/>
          <w:szCs w:val="32"/>
          <w:rtl/>
        </w:rPr>
        <w:t xml:space="preserve"> </w:t>
      </w:r>
      <w:r w:rsidRPr="00F733A3">
        <w:rPr>
          <w:rFonts w:cs="B Lotus" w:hint="cs"/>
          <w:sz w:val="32"/>
          <w:szCs w:val="32"/>
          <w:rtl/>
        </w:rPr>
        <w:t>رشته</w:t>
      </w:r>
      <w:r w:rsidRPr="00F733A3">
        <w:rPr>
          <w:rFonts w:cs="B Lotus"/>
          <w:sz w:val="32"/>
          <w:szCs w:val="32"/>
          <w:rtl/>
        </w:rPr>
        <w:t xml:space="preserve"> </w:t>
      </w:r>
      <w:r w:rsidRPr="00F733A3">
        <w:rPr>
          <w:rFonts w:cs="B Lotus" w:hint="cs"/>
          <w:sz w:val="32"/>
          <w:szCs w:val="32"/>
          <w:rtl/>
        </w:rPr>
        <w:t>خودرو</w:t>
      </w:r>
      <w:r w:rsidRPr="00F733A3">
        <w:rPr>
          <w:rFonts w:cs="B Lotus"/>
          <w:sz w:val="32"/>
          <w:szCs w:val="32"/>
          <w:rtl/>
        </w:rPr>
        <w:t xml:space="preserve"> </w:t>
      </w:r>
      <w:r w:rsidRPr="00F733A3">
        <w:rPr>
          <w:rFonts w:ascii="Times New Roman" w:hAnsi="Times New Roman" w:cs="Times New Roman" w:hint="cs"/>
          <w:sz w:val="32"/>
          <w:szCs w:val="32"/>
          <w:rtl/>
        </w:rPr>
        <w:t>–</w:t>
      </w:r>
      <w:r w:rsidRPr="00F733A3">
        <w:rPr>
          <w:rFonts w:cs="B Lotus"/>
          <w:sz w:val="32"/>
          <w:szCs w:val="32"/>
          <w:rtl/>
        </w:rPr>
        <w:t xml:space="preserve"> </w:t>
      </w:r>
      <w:r w:rsidRPr="00F733A3">
        <w:rPr>
          <w:rFonts w:cs="B Lotus" w:hint="cs"/>
          <w:sz w:val="32"/>
          <w:szCs w:val="32"/>
          <w:rtl/>
        </w:rPr>
        <w:t>ثالث</w:t>
      </w:r>
      <w:bookmarkEnd w:id="6"/>
      <w:bookmarkEnd w:id="7"/>
    </w:p>
    <w:p w14:paraId="1B26D466" w14:textId="32650DBE" w:rsidR="00CA50CF" w:rsidRDefault="00CA50CF" w:rsidP="00CA50CF">
      <w:pPr>
        <w:rPr>
          <w:rtl/>
        </w:rPr>
      </w:pPr>
    </w:p>
    <w:p w14:paraId="7549EB25" w14:textId="77777777" w:rsidR="00CA50CF" w:rsidRPr="00F733A3" w:rsidRDefault="00CA50CF" w:rsidP="00CA50CF">
      <w:pPr>
        <w:pStyle w:val="Heading2"/>
        <w:jc w:val="center"/>
        <w:rPr>
          <w:sz w:val="28"/>
          <w:szCs w:val="28"/>
          <w:rtl/>
        </w:rPr>
      </w:pPr>
      <w:bookmarkStart w:id="8" w:name="_Toc38109469"/>
      <w:r w:rsidRPr="00F733A3">
        <w:rPr>
          <w:rFonts w:hint="cs"/>
          <w:sz w:val="28"/>
          <w:szCs w:val="28"/>
          <w:rtl/>
        </w:rPr>
        <w:t xml:space="preserve">آدرس وب‌ سرویس </w:t>
      </w:r>
      <w:r w:rsidRPr="00F733A3">
        <w:rPr>
          <w:sz w:val="28"/>
          <w:szCs w:val="28"/>
        </w:rPr>
        <w:t>WbsCarPlcy</w:t>
      </w:r>
      <w:r w:rsidRPr="00F733A3">
        <w:rPr>
          <w:rFonts w:hint="cs"/>
          <w:sz w:val="28"/>
          <w:szCs w:val="28"/>
          <w:rtl/>
        </w:rPr>
        <w:t>:</w:t>
      </w:r>
      <w:r w:rsidRPr="00F733A3">
        <w:rPr>
          <w:sz w:val="28"/>
          <w:szCs w:val="28"/>
          <w:rtl/>
        </w:rPr>
        <w:t xml:space="preserve"> ثبت بیمه نامه های ثالث اتومبیل نسخه </w:t>
      </w:r>
      <w:r w:rsidRPr="00F733A3">
        <w:rPr>
          <w:rFonts w:hint="cs"/>
          <w:color w:val="FF0000"/>
          <w:sz w:val="28"/>
          <w:szCs w:val="28"/>
          <w:rtl/>
        </w:rPr>
        <w:t>5</w:t>
      </w:r>
      <w:bookmarkEnd w:id="8"/>
    </w:p>
    <w:p w14:paraId="2FCED5D1" w14:textId="77777777" w:rsidR="00CA50CF" w:rsidRPr="00F733A3" w:rsidRDefault="00087344" w:rsidP="00CA50CF">
      <w:pPr>
        <w:jc w:val="center"/>
        <w:rPr>
          <w:sz w:val="24"/>
          <w:szCs w:val="24"/>
        </w:rPr>
      </w:pPr>
      <w:hyperlink r:id="rId13" w:history="1">
        <w:r w:rsidR="00CA50CF" w:rsidRPr="00D05295">
          <w:rPr>
            <w:rStyle w:val="Hyperlink"/>
            <w:sz w:val="24"/>
            <w:szCs w:val="24"/>
          </w:rPr>
          <w:t>http://reinsure.centinsur.ir/WbsCarPlcyV</w:t>
        </w:r>
      </w:hyperlink>
      <w:r w:rsidR="00CA50CF" w:rsidRPr="00F733A3">
        <w:rPr>
          <w:rStyle w:val="Hyperlink"/>
          <w:sz w:val="24"/>
          <w:szCs w:val="24"/>
        </w:rPr>
        <w:t>5</w:t>
      </w:r>
    </w:p>
    <w:p w14:paraId="69CD0557" w14:textId="77777777" w:rsidR="00CA50CF" w:rsidRPr="00CA50CF" w:rsidRDefault="00CA50CF" w:rsidP="00CA50CF">
      <w:pPr>
        <w:rPr>
          <w:rtl/>
        </w:rPr>
      </w:pPr>
    </w:p>
    <w:p w14:paraId="48099E2E" w14:textId="77777777" w:rsidR="003F7766" w:rsidRPr="00F733A3" w:rsidRDefault="0063691A" w:rsidP="00885240">
      <w:pPr>
        <w:pStyle w:val="Heading2"/>
        <w:rPr>
          <w:rFonts w:cs="B Lotus"/>
          <w:sz w:val="28"/>
          <w:szCs w:val="28"/>
          <w:rtl/>
        </w:rPr>
      </w:pPr>
      <w:bookmarkStart w:id="9" w:name="_Toc439461579"/>
      <w:bookmarkStart w:id="10" w:name="_Toc38109470"/>
      <w:r w:rsidRPr="00F733A3">
        <w:rPr>
          <w:rFonts w:cs="B Lotus" w:hint="cs"/>
          <w:sz w:val="28"/>
          <w:szCs w:val="28"/>
          <w:rtl/>
        </w:rPr>
        <w:t xml:space="preserve">جدول فیلدهای اطلاعاتی </w:t>
      </w:r>
      <w:r w:rsidR="00720654" w:rsidRPr="00F733A3">
        <w:rPr>
          <w:rFonts w:cs="B Lotus" w:hint="cs"/>
          <w:sz w:val="28"/>
          <w:szCs w:val="28"/>
          <w:rtl/>
        </w:rPr>
        <w:t xml:space="preserve">کلاس </w:t>
      </w:r>
      <w:r w:rsidRPr="00F733A3">
        <w:rPr>
          <w:rFonts w:cs="B Lotus" w:hint="cs"/>
          <w:sz w:val="28"/>
          <w:szCs w:val="28"/>
          <w:rtl/>
        </w:rPr>
        <w:t>بیمه نامه و الحاقیه</w:t>
      </w:r>
      <w:bookmarkEnd w:id="9"/>
      <w:r w:rsidR="00720654" w:rsidRPr="00F733A3">
        <w:rPr>
          <w:rFonts w:cs="B Lotus" w:hint="cs"/>
          <w:sz w:val="28"/>
          <w:szCs w:val="28"/>
          <w:rtl/>
        </w:rPr>
        <w:t xml:space="preserve"> </w:t>
      </w:r>
      <w:r w:rsidR="00720654" w:rsidRPr="00F733A3">
        <w:rPr>
          <w:rFonts w:cs="B Lotus"/>
          <w:sz w:val="28"/>
          <w:szCs w:val="28"/>
        </w:rPr>
        <w:t>(WbsCarPlcyReq)</w:t>
      </w:r>
      <w:bookmarkEnd w:id="10"/>
    </w:p>
    <w:tbl>
      <w:tblPr>
        <w:tblStyle w:val="ListTable6Colorful-Accent51"/>
        <w:bidiVisual/>
        <w:tblW w:w="979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4"/>
        <w:gridCol w:w="2328"/>
        <w:gridCol w:w="1932"/>
        <w:gridCol w:w="803"/>
        <w:gridCol w:w="1398"/>
        <w:gridCol w:w="1483"/>
        <w:gridCol w:w="1162"/>
      </w:tblGrid>
      <w:tr w:rsidR="003F7766" w:rsidRPr="00F733A3" w14:paraId="7A572130" w14:textId="77777777" w:rsidTr="003F7766">
        <w:trPr>
          <w:cnfStyle w:val="100000000000" w:firstRow="1" w:lastRow="0" w:firstColumn="0" w:lastColumn="0" w:oddVBand="0" w:evenVBand="0" w:oddHBand="0" w:evenHBand="0" w:firstRowFirstColumn="0" w:firstRowLastColumn="0" w:lastRowFirstColumn="0" w:lastRowLastColumn="0"/>
          <w:trHeight w:val="420"/>
          <w:tblHeader/>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4062C7E" w14:textId="77777777" w:rsidR="003F7766" w:rsidRPr="00F733A3" w:rsidRDefault="003F7766" w:rsidP="00AC6E76">
            <w:pPr>
              <w:jc w:val="center"/>
              <w:rPr>
                <w:rFonts w:ascii="Arial" w:eastAsia="Times New Roman" w:hAnsi="Arial" w:cs="B Lotus"/>
                <w:b w:val="0"/>
                <w:bCs w:val="0"/>
                <w:i/>
                <w:iCs/>
                <w:color w:val="000000"/>
                <w:sz w:val="28"/>
                <w:szCs w:val="28"/>
              </w:rPr>
            </w:pPr>
            <w:r w:rsidRPr="00F733A3">
              <w:rPr>
                <w:rFonts w:ascii="Arial" w:eastAsia="Times New Roman" w:hAnsi="Arial" w:cs="B Lotus" w:hint="cs"/>
                <w:i/>
                <w:iCs/>
                <w:color w:val="000000"/>
                <w:rtl/>
              </w:rPr>
              <w:t>ردیف</w:t>
            </w:r>
          </w:p>
        </w:tc>
        <w:tc>
          <w:tcPr>
            <w:tcW w:w="2328" w:type="dxa"/>
            <w:shd w:val="clear" w:color="auto" w:fill="8DB3E2" w:themeFill="text2" w:themeFillTint="66"/>
            <w:noWrap/>
            <w:hideMark/>
          </w:tcPr>
          <w:p w14:paraId="6BE5B92F" w14:textId="77777777" w:rsidR="003F7766" w:rsidRPr="00F733A3" w:rsidRDefault="003F7766" w:rsidP="00AC6E7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tl/>
              </w:rPr>
            </w:pPr>
            <w:r w:rsidRPr="00F733A3">
              <w:rPr>
                <w:rFonts w:ascii="Arial" w:eastAsia="Times New Roman" w:hAnsi="Arial" w:cs="B Lotus" w:hint="cs"/>
                <w:i/>
                <w:iCs/>
                <w:color w:val="000000"/>
                <w:rtl/>
              </w:rPr>
              <w:t>نام فیلد</w:t>
            </w:r>
          </w:p>
        </w:tc>
        <w:tc>
          <w:tcPr>
            <w:tcW w:w="1932" w:type="dxa"/>
            <w:shd w:val="clear" w:color="auto" w:fill="8DB3E2" w:themeFill="text2" w:themeFillTint="66"/>
            <w:noWrap/>
            <w:hideMark/>
          </w:tcPr>
          <w:p w14:paraId="66FE30FD" w14:textId="77777777" w:rsidR="003F7766" w:rsidRPr="00F733A3" w:rsidRDefault="003F7766" w:rsidP="00AC6E7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Pr>
            </w:pPr>
            <w:r w:rsidRPr="00F733A3">
              <w:rPr>
                <w:rFonts w:ascii="Arial" w:eastAsia="Times New Roman" w:hAnsi="Arial" w:cs="B Lotus" w:hint="cs"/>
                <w:i/>
                <w:iCs/>
                <w:color w:val="000000"/>
                <w:rtl/>
              </w:rPr>
              <w:t>نوع</w:t>
            </w:r>
          </w:p>
        </w:tc>
        <w:tc>
          <w:tcPr>
            <w:tcW w:w="803" w:type="dxa"/>
            <w:shd w:val="clear" w:color="auto" w:fill="8DB3E2" w:themeFill="text2" w:themeFillTint="66"/>
            <w:noWrap/>
            <w:hideMark/>
          </w:tcPr>
          <w:p w14:paraId="40AA4FEC" w14:textId="77777777" w:rsidR="003F7766" w:rsidRPr="00F733A3" w:rsidRDefault="003F7766" w:rsidP="00AC6E7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i/>
                <w:iCs/>
                <w:color w:val="000000"/>
              </w:rPr>
            </w:pPr>
            <w:r w:rsidRPr="00F733A3">
              <w:rPr>
                <w:rFonts w:ascii="Arial" w:eastAsia="Times New Roman" w:hAnsi="Arial" w:cs="B Lotus" w:hint="cs"/>
                <w:i/>
                <w:iCs/>
                <w:color w:val="000000"/>
              </w:rPr>
              <w:t>NULL</w:t>
            </w:r>
          </w:p>
        </w:tc>
        <w:tc>
          <w:tcPr>
            <w:tcW w:w="1398" w:type="dxa"/>
            <w:shd w:val="clear" w:color="auto" w:fill="8DB3E2" w:themeFill="text2" w:themeFillTint="66"/>
            <w:noWrap/>
            <w:hideMark/>
          </w:tcPr>
          <w:p w14:paraId="60C8EDCB" w14:textId="77777777" w:rsidR="003F7766" w:rsidRPr="00F733A3" w:rsidRDefault="003F7766" w:rsidP="00AC6E7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Pr>
            </w:pPr>
            <w:r w:rsidRPr="00F733A3">
              <w:rPr>
                <w:rFonts w:ascii="Arial" w:eastAsia="Times New Roman" w:hAnsi="Arial" w:cs="B Lotus" w:hint="cs"/>
                <w:i/>
                <w:iCs/>
                <w:color w:val="000000"/>
                <w:rtl/>
              </w:rPr>
              <w:t>شرح فیلد</w:t>
            </w:r>
          </w:p>
        </w:tc>
        <w:tc>
          <w:tcPr>
            <w:tcW w:w="1483" w:type="dxa"/>
            <w:shd w:val="clear" w:color="auto" w:fill="8DB3E2" w:themeFill="text2" w:themeFillTint="66"/>
            <w:noWrap/>
            <w:hideMark/>
          </w:tcPr>
          <w:p w14:paraId="17577584" w14:textId="77777777" w:rsidR="003F7766" w:rsidRPr="00F733A3" w:rsidRDefault="003F7766" w:rsidP="00AC6E7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Pr>
            </w:pPr>
            <w:r w:rsidRPr="00F733A3">
              <w:rPr>
                <w:rFonts w:ascii="Arial" w:eastAsia="Times New Roman" w:hAnsi="Arial" w:cs="B Lotus" w:hint="cs"/>
                <w:i/>
                <w:iCs/>
                <w:color w:val="000000"/>
                <w:rtl/>
              </w:rPr>
              <w:t>جدول کدینگ</w:t>
            </w:r>
          </w:p>
        </w:tc>
        <w:tc>
          <w:tcPr>
            <w:tcW w:w="1162" w:type="dxa"/>
            <w:shd w:val="clear" w:color="auto" w:fill="8DB3E2" w:themeFill="text2" w:themeFillTint="66"/>
            <w:noWrap/>
            <w:hideMark/>
          </w:tcPr>
          <w:p w14:paraId="11440A98" w14:textId="77777777" w:rsidR="003F7766" w:rsidRPr="00F733A3" w:rsidRDefault="003F7766" w:rsidP="00AC6E7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Pr>
            </w:pPr>
            <w:r w:rsidRPr="00F733A3">
              <w:rPr>
                <w:rFonts w:ascii="Arial" w:eastAsia="Times New Roman" w:hAnsi="Arial" w:cs="B Lotus" w:hint="cs"/>
                <w:i/>
                <w:iCs/>
                <w:color w:val="000000"/>
                <w:rtl/>
              </w:rPr>
              <w:t>شاخصهای متناظر</w:t>
            </w:r>
          </w:p>
        </w:tc>
      </w:tr>
      <w:tr w:rsidR="003F7766" w:rsidRPr="00F733A3" w14:paraId="61E276D2" w14:textId="77777777" w:rsidTr="003F7766">
        <w:trPr>
          <w:cnfStyle w:val="000000100000" w:firstRow="0" w:lastRow="0" w:firstColumn="0" w:lastColumn="0" w:oddVBand="0" w:evenVBand="0" w:oddHBand="1" w:evenHBand="0" w:firstRowFirstColumn="0" w:firstRowLastColumn="0" w:lastRowFirstColumn="0" w:lastRowLastColumn="0"/>
          <w:cantSplit/>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7BA12293" w14:textId="77777777" w:rsidR="003F7766" w:rsidRPr="00F733A3" w:rsidRDefault="003F7766" w:rsidP="00AC6E76">
            <w:pPr>
              <w:jc w:val="center"/>
              <w:rPr>
                <w:rFonts w:ascii="Arial" w:eastAsia="Times New Roman" w:hAnsi="Arial" w:cs="B Lotus"/>
                <w:sz w:val="28"/>
                <w:szCs w:val="28"/>
                <w:rtl/>
              </w:rPr>
            </w:pPr>
            <w:r w:rsidRPr="00F733A3">
              <w:rPr>
                <w:rFonts w:ascii="Arial" w:eastAsia="Times New Roman" w:hAnsi="Arial" w:cs="B Lotus"/>
                <w:sz w:val="28"/>
                <w:szCs w:val="28"/>
              </w:rPr>
              <w:t>1</w:t>
            </w:r>
          </w:p>
        </w:tc>
        <w:tc>
          <w:tcPr>
            <w:tcW w:w="2328" w:type="dxa"/>
            <w:noWrap/>
            <w:hideMark/>
          </w:tcPr>
          <w:p w14:paraId="6FB85038"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PrntPlcyCmpDocNo</w:t>
            </w:r>
          </w:p>
        </w:tc>
        <w:tc>
          <w:tcPr>
            <w:tcW w:w="1932" w:type="dxa"/>
            <w:noWrap/>
            <w:hideMark/>
          </w:tcPr>
          <w:p w14:paraId="0CEA6710"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varchar(50)</w:t>
            </w:r>
          </w:p>
        </w:tc>
        <w:tc>
          <w:tcPr>
            <w:tcW w:w="803" w:type="dxa"/>
            <w:noWrap/>
            <w:hideMark/>
          </w:tcPr>
          <w:p w14:paraId="178087E3"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No</w:t>
            </w:r>
          </w:p>
        </w:tc>
        <w:tc>
          <w:tcPr>
            <w:tcW w:w="1398" w:type="dxa"/>
            <w:noWrap/>
            <w:hideMark/>
          </w:tcPr>
          <w:p w14:paraId="38E9D659"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شماره بیمه نامه چاپی فعلی</w:t>
            </w:r>
          </w:p>
        </w:tc>
        <w:tc>
          <w:tcPr>
            <w:tcW w:w="1483" w:type="dxa"/>
            <w:noWrap/>
            <w:hideMark/>
          </w:tcPr>
          <w:p w14:paraId="7DD0E7B9"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 </w:t>
            </w:r>
          </w:p>
        </w:tc>
        <w:tc>
          <w:tcPr>
            <w:tcW w:w="1162" w:type="dxa"/>
            <w:noWrap/>
            <w:hideMark/>
          </w:tcPr>
          <w:p w14:paraId="5256AAC7"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104009-</w:t>
            </w:r>
            <w:r w:rsidRPr="00F733A3">
              <w:rPr>
                <w:rFonts w:ascii="Arial" w:eastAsia="Times New Roman" w:hAnsi="Arial" w:cs="B Lotus" w:hint="cs"/>
                <w:color w:val="000000"/>
                <w:rtl/>
              </w:rPr>
              <w:t>وکلیه شاخصهای مرتبط</w:t>
            </w:r>
            <w:r w:rsidRPr="00F733A3">
              <w:rPr>
                <w:rFonts w:ascii="Arial" w:eastAsia="Times New Roman" w:hAnsi="Arial" w:cs="B Lotus" w:hint="cs"/>
                <w:color w:val="000000"/>
              </w:rPr>
              <w:t xml:space="preserve"> </w:t>
            </w:r>
            <w:r w:rsidRPr="00F733A3">
              <w:rPr>
                <w:rFonts w:ascii="Arial" w:eastAsia="Times New Roman" w:hAnsi="Arial" w:cs="B Lotus" w:hint="cs"/>
                <w:color w:val="000000"/>
                <w:rtl/>
              </w:rPr>
              <w:t>باصدورالحاقیه اعم ازبرگشتی یااضافی ،فسخ یا ابطال</w:t>
            </w:r>
          </w:p>
        </w:tc>
      </w:tr>
      <w:tr w:rsidR="003F7766" w:rsidRPr="00F733A3" w14:paraId="3AB9D4CA"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7F55105" w14:textId="7FD09FF2" w:rsidR="003F7766" w:rsidRPr="00F733A3" w:rsidRDefault="003F7766" w:rsidP="00AC6E76">
            <w:pPr>
              <w:jc w:val="center"/>
              <w:rPr>
                <w:rFonts w:ascii="Arial" w:eastAsia="Times New Roman" w:hAnsi="Arial" w:cs="B Lotus"/>
                <w:color w:val="000000"/>
                <w:sz w:val="28"/>
                <w:szCs w:val="28"/>
                <w:rtl/>
              </w:rPr>
            </w:pPr>
            <w:r>
              <w:rPr>
                <w:rFonts w:ascii="Arial" w:eastAsia="Times New Roman" w:hAnsi="Arial" w:cs="B Lotus" w:hint="cs"/>
                <w:color w:val="000000"/>
                <w:sz w:val="28"/>
                <w:szCs w:val="28"/>
                <w:rtl/>
              </w:rPr>
              <w:t>2</w:t>
            </w:r>
          </w:p>
        </w:tc>
        <w:tc>
          <w:tcPr>
            <w:tcW w:w="2328" w:type="dxa"/>
            <w:noWrap/>
            <w:hideMark/>
          </w:tcPr>
          <w:p w14:paraId="29321AE3"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LstCmpCod</w:t>
            </w:r>
          </w:p>
        </w:tc>
        <w:tc>
          <w:tcPr>
            <w:tcW w:w="1932" w:type="dxa"/>
            <w:noWrap/>
            <w:hideMark/>
          </w:tcPr>
          <w:p w14:paraId="023E49CA"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2AA17D4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104F33A2"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شرکت صادر کننده بیمه نامه (قبلی) </w:t>
            </w:r>
          </w:p>
        </w:tc>
        <w:tc>
          <w:tcPr>
            <w:tcW w:w="1483" w:type="dxa"/>
            <w:noWrap/>
            <w:hideMark/>
          </w:tcPr>
          <w:p w14:paraId="497C927C" w14:textId="77777777" w:rsidR="003F7766" w:rsidRPr="00F733A3" w:rsidRDefault="00087344"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کد_شرکتهای" w:history="1">
              <w:r w:rsidR="003F7766" w:rsidRPr="0057742D">
                <w:rPr>
                  <w:rStyle w:val="Hyperlink"/>
                  <w:rFonts w:ascii="Arial" w:eastAsia="Times New Roman" w:hAnsi="Arial" w:cs="B Lotus" w:hint="cs"/>
                  <w:rtl/>
                </w:rPr>
                <w:t>جدول کد شرکت</w:t>
              </w:r>
            </w:hyperlink>
          </w:p>
        </w:tc>
        <w:tc>
          <w:tcPr>
            <w:tcW w:w="1162" w:type="dxa"/>
            <w:noWrap/>
            <w:hideMark/>
          </w:tcPr>
          <w:p w14:paraId="4B0C8792"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1039999-104002</w:t>
            </w:r>
          </w:p>
        </w:tc>
      </w:tr>
      <w:tr w:rsidR="003F7766" w:rsidRPr="00F733A3" w14:paraId="1645B0B3"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62520AE" w14:textId="77777777" w:rsidR="003F7766" w:rsidRPr="00F733A3" w:rsidRDefault="003F7766" w:rsidP="00AC6E76">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3</w:t>
            </w:r>
          </w:p>
        </w:tc>
        <w:tc>
          <w:tcPr>
            <w:tcW w:w="2328" w:type="dxa"/>
            <w:noWrap/>
            <w:hideMark/>
          </w:tcPr>
          <w:p w14:paraId="596357C6"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LstCmpDocNo</w:t>
            </w:r>
          </w:p>
        </w:tc>
        <w:tc>
          <w:tcPr>
            <w:tcW w:w="1932" w:type="dxa"/>
            <w:noWrap/>
            <w:hideMark/>
          </w:tcPr>
          <w:p w14:paraId="532B3958"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803" w:type="dxa"/>
            <w:noWrap/>
            <w:hideMark/>
          </w:tcPr>
          <w:p w14:paraId="3C43CCD2"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101564B1"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شماره بيمه نامه (قبلي)</w:t>
            </w:r>
          </w:p>
        </w:tc>
        <w:tc>
          <w:tcPr>
            <w:tcW w:w="1483" w:type="dxa"/>
            <w:noWrap/>
            <w:hideMark/>
          </w:tcPr>
          <w:p w14:paraId="1FC489F5"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51ED438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1039999-104002</w:t>
            </w:r>
          </w:p>
        </w:tc>
      </w:tr>
      <w:tr w:rsidR="003F7766" w:rsidRPr="00F733A3" w14:paraId="16C29B26"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A987E26" w14:textId="77777777" w:rsidR="003F7766" w:rsidRPr="00F733A3" w:rsidRDefault="003F7766" w:rsidP="00AC6E76">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4</w:t>
            </w:r>
          </w:p>
        </w:tc>
        <w:tc>
          <w:tcPr>
            <w:tcW w:w="2328" w:type="dxa"/>
            <w:noWrap/>
            <w:hideMark/>
          </w:tcPr>
          <w:p w14:paraId="172C3759"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MapVehSysNam</w:t>
            </w:r>
          </w:p>
        </w:tc>
        <w:tc>
          <w:tcPr>
            <w:tcW w:w="1932" w:type="dxa"/>
            <w:noWrap/>
            <w:hideMark/>
          </w:tcPr>
          <w:p w14:paraId="16540602"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nvarchar(255)</w:t>
            </w:r>
          </w:p>
        </w:tc>
        <w:tc>
          <w:tcPr>
            <w:tcW w:w="803" w:type="dxa"/>
            <w:noWrap/>
            <w:hideMark/>
          </w:tcPr>
          <w:p w14:paraId="307748CE"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6B30C4A6"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سیستم خودرو  در شرکت</w:t>
            </w:r>
          </w:p>
        </w:tc>
        <w:tc>
          <w:tcPr>
            <w:tcW w:w="1483" w:type="dxa"/>
            <w:noWrap/>
            <w:hideMark/>
          </w:tcPr>
          <w:p w14:paraId="48F50EE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7C48FA98"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20E4608B"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2C6B315"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w:t>
            </w:r>
          </w:p>
        </w:tc>
        <w:tc>
          <w:tcPr>
            <w:tcW w:w="2328" w:type="dxa"/>
            <w:noWrap/>
            <w:hideMark/>
          </w:tcPr>
          <w:p w14:paraId="5BD101E5"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MapVehSysCod</w:t>
            </w:r>
          </w:p>
        </w:tc>
        <w:tc>
          <w:tcPr>
            <w:tcW w:w="1932" w:type="dxa"/>
            <w:noWrap/>
            <w:hideMark/>
          </w:tcPr>
          <w:p w14:paraId="7C42A32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2379FDC4"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1A08FF94"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سیستم خودرو  در  شرکت</w:t>
            </w:r>
          </w:p>
        </w:tc>
        <w:tc>
          <w:tcPr>
            <w:tcW w:w="1483" w:type="dxa"/>
            <w:noWrap/>
            <w:hideMark/>
          </w:tcPr>
          <w:p w14:paraId="66418D2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p>
        </w:tc>
        <w:tc>
          <w:tcPr>
            <w:tcW w:w="1162" w:type="dxa"/>
            <w:noWrap/>
            <w:hideMark/>
          </w:tcPr>
          <w:p w14:paraId="7BD120CD"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251CE838"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745888F0" w14:textId="77777777" w:rsidR="003F7766" w:rsidRPr="00F733A3" w:rsidRDefault="003F7766" w:rsidP="00AC6E76">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6</w:t>
            </w:r>
          </w:p>
        </w:tc>
        <w:tc>
          <w:tcPr>
            <w:tcW w:w="2328" w:type="dxa"/>
            <w:noWrap/>
            <w:hideMark/>
          </w:tcPr>
          <w:p w14:paraId="038A543B"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MapTypNam</w:t>
            </w:r>
          </w:p>
        </w:tc>
        <w:tc>
          <w:tcPr>
            <w:tcW w:w="1932" w:type="dxa"/>
            <w:noWrap/>
            <w:hideMark/>
          </w:tcPr>
          <w:p w14:paraId="6CCE046B"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nvarchar(255)</w:t>
            </w:r>
          </w:p>
        </w:tc>
        <w:tc>
          <w:tcPr>
            <w:tcW w:w="803" w:type="dxa"/>
            <w:noWrap/>
            <w:hideMark/>
          </w:tcPr>
          <w:p w14:paraId="368C646C"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42F55E46"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تیپ خودرو در شرکت</w:t>
            </w:r>
          </w:p>
        </w:tc>
        <w:tc>
          <w:tcPr>
            <w:tcW w:w="1483" w:type="dxa"/>
            <w:noWrap/>
            <w:hideMark/>
          </w:tcPr>
          <w:p w14:paraId="5A2E7181"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42C5460B"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2417952D"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105661D"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w:t>
            </w:r>
          </w:p>
        </w:tc>
        <w:tc>
          <w:tcPr>
            <w:tcW w:w="2328" w:type="dxa"/>
            <w:noWrap/>
            <w:hideMark/>
          </w:tcPr>
          <w:p w14:paraId="272B4219"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MapTypCod</w:t>
            </w:r>
          </w:p>
        </w:tc>
        <w:tc>
          <w:tcPr>
            <w:tcW w:w="1932" w:type="dxa"/>
            <w:noWrap/>
            <w:hideMark/>
          </w:tcPr>
          <w:p w14:paraId="41939193"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55447BBC"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3F4BB224"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تیپ خودرو در  شرکت</w:t>
            </w:r>
          </w:p>
        </w:tc>
        <w:tc>
          <w:tcPr>
            <w:tcW w:w="1483" w:type="dxa"/>
            <w:noWrap/>
            <w:hideMark/>
          </w:tcPr>
          <w:p w14:paraId="55FDD68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061D10BB"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6A42B5B7"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7C29E83" w14:textId="77777777" w:rsidR="003F7766" w:rsidRPr="00F733A3" w:rsidRDefault="003F7766" w:rsidP="00AC6E76">
            <w:pPr>
              <w:jc w:val="center"/>
              <w:rPr>
                <w:rFonts w:ascii="Arial" w:eastAsia="Times New Roman" w:hAnsi="Arial" w:cs="B Lotus"/>
                <w:color w:val="000000" w:themeColor="text1"/>
                <w:sz w:val="28"/>
                <w:szCs w:val="28"/>
              </w:rPr>
            </w:pPr>
            <w:r w:rsidRPr="00F733A3">
              <w:rPr>
                <w:rFonts w:ascii="Arial" w:eastAsia="Times New Roman" w:hAnsi="Arial" w:cs="B Lotus" w:hint="cs"/>
                <w:color w:val="000000" w:themeColor="text1"/>
                <w:sz w:val="28"/>
                <w:szCs w:val="28"/>
                <w:rtl/>
              </w:rPr>
              <w:t>8</w:t>
            </w:r>
          </w:p>
        </w:tc>
        <w:tc>
          <w:tcPr>
            <w:tcW w:w="2328" w:type="dxa"/>
            <w:noWrap/>
            <w:hideMark/>
          </w:tcPr>
          <w:p w14:paraId="4047E626"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VehSysCod</w:t>
            </w:r>
          </w:p>
        </w:tc>
        <w:tc>
          <w:tcPr>
            <w:tcW w:w="1932" w:type="dxa"/>
            <w:noWrap/>
            <w:hideMark/>
          </w:tcPr>
          <w:p w14:paraId="2155227D"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int</w:t>
            </w:r>
          </w:p>
        </w:tc>
        <w:tc>
          <w:tcPr>
            <w:tcW w:w="803" w:type="dxa"/>
            <w:noWrap/>
            <w:hideMark/>
          </w:tcPr>
          <w:p w14:paraId="5A18D15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Yes</w:t>
            </w:r>
          </w:p>
        </w:tc>
        <w:tc>
          <w:tcPr>
            <w:tcW w:w="1398" w:type="dxa"/>
            <w:noWrap/>
            <w:hideMark/>
          </w:tcPr>
          <w:p w14:paraId="05244F87"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tl/>
              </w:rPr>
              <w:t xml:space="preserve">کد سیستم استاندارد </w:t>
            </w:r>
            <w:r w:rsidRPr="00F733A3">
              <w:rPr>
                <w:rFonts w:ascii="Arial" w:eastAsia="Times New Roman" w:hAnsi="Arial" w:cs="B Lotus" w:hint="cs"/>
                <w:rtl/>
              </w:rPr>
              <w:t xml:space="preserve">خودرو در </w:t>
            </w:r>
            <w:r w:rsidRPr="00F733A3">
              <w:rPr>
                <w:rFonts w:ascii="Arial" w:eastAsia="Times New Roman" w:hAnsi="Arial" w:cs="B Lotus" w:hint="cs"/>
                <w:rtl/>
              </w:rPr>
              <w:lastRenderedPageBreak/>
              <w:t>خصوص سیستم هایی  که درجدول کد سیستم خودرو وجود ندارد معادل این فیلد عدد صفر وارد نمایید.</w:t>
            </w:r>
          </w:p>
        </w:tc>
        <w:tc>
          <w:tcPr>
            <w:tcW w:w="1483" w:type="dxa"/>
            <w:noWrap/>
            <w:hideMark/>
          </w:tcPr>
          <w:p w14:paraId="5D0B9BBF" w14:textId="77777777" w:rsidR="003F7766" w:rsidRPr="00F733A3" w:rsidRDefault="00087344"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hyperlink w:anchor="_جدول_کد_سیستم" w:history="1">
              <w:r w:rsidR="003F7766" w:rsidRPr="0057742D">
                <w:rPr>
                  <w:rStyle w:val="Hyperlink"/>
                  <w:rFonts w:ascii="Arial" w:eastAsia="Times New Roman" w:hAnsi="Arial" w:cs="B Lotus" w:hint="cs"/>
                  <w:rtl/>
                </w:rPr>
                <w:t>جدول کد سیستم خودرو</w:t>
              </w:r>
            </w:hyperlink>
          </w:p>
        </w:tc>
        <w:tc>
          <w:tcPr>
            <w:tcW w:w="1162" w:type="dxa"/>
            <w:noWrap/>
            <w:hideMark/>
          </w:tcPr>
          <w:p w14:paraId="2162E6F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404003EA"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1C422B96"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w:t>
            </w:r>
          </w:p>
        </w:tc>
        <w:tc>
          <w:tcPr>
            <w:tcW w:w="2328" w:type="dxa"/>
            <w:noWrap/>
            <w:hideMark/>
          </w:tcPr>
          <w:p w14:paraId="318EE7DE"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MapUsgNam</w:t>
            </w:r>
          </w:p>
        </w:tc>
        <w:tc>
          <w:tcPr>
            <w:tcW w:w="1932" w:type="dxa"/>
            <w:noWrap/>
            <w:hideMark/>
          </w:tcPr>
          <w:p w14:paraId="52620956"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nvarchar(255)</w:t>
            </w:r>
          </w:p>
        </w:tc>
        <w:tc>
          <w:tcPr>
            <w:tcW w:w="803" w:type="dxa"/>
            <w:noWrap/>
            <w:hideMark/>
          </w:tcPr>
          <w:p w14:paraId="160D125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0E85753E"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کاربری در شرکت بیمه</w:t>
            </w:r>
          </w:p>
        </w:tc>
        <w:tc>
          <w:tcPr>
            <w:tcW w:w="1483" w:type="dxa"/>
            <w:noWrap/>
            <w:hideMark/>
          </w:tcPr>
          <w:p w14:paraId="30EF72A3"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D0DAA02"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791F89A2"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72E30524"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10</w:t>
            </w:r>
          </w:p>
        </w:tc>
        <w:tc>
          <w:tcPr>
            <w:tcW w:w="2328" w:type="dxa"/>
            <w:noWrap/>
            <w:hideMark/>
          </w:tcPr>
          <w:p w14:paraId="0A492DD1"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MapUsgCod</w:t>
            </w:r>
          </w:p>
        </w:tc>
        <w:tc>
          <w:tcPr>
            <w:tcW w:w="1932" w:type="dxa"/>
            <w:noWrap/>
            <w:hideMark/>
          </w:tcPr>
          <w:p w14:paraId="346F6898"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310C5581"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4138F7E0"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کاربری در شرکت</w:t>
            </w:r>
          </w:p>
        </w:tc>
        <w:tc>
          <w:tcPr>
            <w:tcW w:w="1483" w:type="dxa"/>
            <w:noWrap/>
            <w:hideMark/>
          </w:tcPr>
          <w:p w14:paraId="418A273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C0E3BF8"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74571BC0"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9F00576"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11</w:t>
            </w:r>
          </w:p>
        </w:tc>
        <w:tc>
          <w:tcPr>
            <w:tcW w:w="2328" w:type="dxa"/>
            <w:noWrap/>
            <w:hideMark/>
          </w:tcPr>
          <w:p w14:paraId="180E523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MapCarTypNam</w:t>
            </w:r>
          </w:p>
        </w:tc>
        <w:tc>
          <w:tcPr>
            <w:tcW w:w="1932" w:type="dxa"/>
            <w:noWrap/>
            <w:hideMark/>
          </w:tcPr>
          <w:p w14:paraId="7874D35B"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nvarchar(255)</w:t>
            </w:r>
          </w:p>
        </w:tc>
        <w:tc>
          <w:tcPr>
            <w:tcW w:w="803" w:type="dxa"/>
            <w:noWrap/>
            <w:hideMark/>
          </w:tcPr>
          <w:p w14:paraId="34DD3FEC"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26EA0FEF"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نوع وسیله نقلیه در شرکت (سواری- اتوبوس ...)</w:t>
            </w:r>
          </w:p>
        </w:tc>
        <w:tc>
          <w:tcPr>
            <w:tcW w:w="1483" w:type="dxa"/>
            <w:noWrap/>
            <w:hideMark/>
          </w:tcPr>
          <w:p w14:paraId="7C721D6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40E034D1"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02B7DD65"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CD08F2F"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12</w:t>
            </w:r>
          </w:p>
        </w:tc>
        <w:tc>
          <w:tcPr>
            <w:tcW w:w="2328" w:type="dxa"/>
            <w:noWrap/>
            <w:hideMark/>
          </w:tcPr>
          <w:p w14:paraId="7811D06B"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MapCarTypCod</w:t>
            </w:r>
          </w:p>
        </w:tc>
        <w:tc>
          <w:tcPr>
            <w:tcW w:w="1932" w:type="dxa"/>
            <w:noWrap/>
            <w:hideMark/>
          </w:tcPr>
          <w:p w14:paraId="5E758A9C"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5E5378AF"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4349AEA3"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وسیله نقلیه در شرکت بیمه</w:t>
            </w:r>
          </w:p>
        </w:tc>
        <w:tc>
          <w:tcPr>
            <w:tcW w:w="1483" w:type="dxa"/>
            <w:noWrap/>
            <w:hideMark/>
          </w:tcPr>
          <w:p w14:paraId="7CBD6D9E"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 </w:t>
            </w:r>
            <w:hyperlink w:anchor="_جدول_نوع_وسیله" w:history="1">
              <w:r w:rsidRPr="00B23F3C">
                <w:rPr>
                  <w:rStyle w:val="Hyperlink"/>
                  <w:rFonts w:ascii="Arial" w:eastAsia="Times New Roman" w:hAnsi="Arial" w:cs="B Lotus" w:hint="cs"/>
                  <w:rtl/>
                </w:rPr>
                <w:t>جدول</w:t>
              </w:r>
              <w:r w:rsidRPr="00B23F3C">
                <w:rPr>
                  <w:rStyle w:val="Hyperlink"/>
                  <w:rFonts w:ascii="Arial" w:eastAsia="Times New Roman" w:hAnsi="Arial" w:cs="B Lotus" w:hint="cs"/>
                </w:rPr>
                <w:t> </w:t>
              </w:r>
              <w:r w:rsidRPr="00B23F3C">
                <w:rPr>
                  <w:rStyle w:val="Hyperlink"/>
                  <w:rFonts w:ascii="Arial" w:eastAsia="Times New Roman" w:hAnsi="Arial" w:cs="B Lotus" w:hint="cs"/>
                  <w:rtl/>
                </w:rPr>
                <w:t>نوع وسیله نقلیه</w:t>
              </w:r>
            </w:hyperlink>
          </w:p>
        </w:tc>
        <w:tc>
          <w:tcPr>
            <w:tcW w:w="1162" w:type="dxa"/>
            <w:noWrap/>
            <w:hideMark/>
          </w:tcPr>
          <w:p w14:paraId="0A232E67"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6DB07C97"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2B5131A"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13</w:t>
            </w:r>
          </w:p>
        </w:tc>
        <w:tc>
          <w:tcPr>
            <w:tcW w:w="2328" w:type="dxa"/>
            <w:noWrap/>
            <w:hideMark/>
          </w:tcPr>
          <w:p w14:paraId="57AABB1E"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UsgCod</w:t>
            </w:r>
          </w:p>
        </w:tc>
        <w:tc>
          <w:tcPr>
            <w:tcW w:w="1932" w:type="dxa"/>
            <w:noWrap/>
            <w:hideMark/>
          </w:tcPr>
          <w:p w14:paraId="4BD9433E"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int</w:t>
            </w:r>
          </w:p>
        </w:tc>
        <w:tc>
          <w:tcPr>
            <w:tcW w:w="803" w:type="dxa"/>
            <w:noWrap/>
            <w:hideMark/>
          </w:tcPr>
          <w:p w14:paraId="68F57717"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2BE697D5"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کد نوع کاربری استاندارد</w:t>
            </w:r>
          </w:p>
        </w:tc>
        <w:tc>
          <w:tcPr>
            <w:tcW w:w="1483" w:type="dxa"/>
            <w:noWrap/>
            <w:hideMark/>
          </w:tcPr>
          <w:p w14:paraId="485B7E20"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Cambria" w:eastAsia="Times New Roman" w:hAnsi="Cambria" w:cs="Cambria" w:hint="cs"/>
                <w:color w:val="000000"/>
                <w:rtl/>
              </w:rPr>
              <w:t> </w:t>
            </w:r>
            <w:r>
              <w:rPr>
                <w:rFonts w:ascii="Arial" w:eastAsia="Times New Roman" w:hAnsi="Arial" w:cs="B Lotus" w:hint="cs"/>
                <w:color w:val="000000"/>
                <w:rtl/>
              </w:rPr>
              <w:t>جدول</w:t>
            </w:r>
            <w:r w:rsidRPr="00F733A3">
              <w:rPr>
                <w:rFonts w:ascii="Arial" w:eastAsia="Times New Roman" w:hAnsi="Arial" w:cs="B Lotus" w:hint="cs"/>
                <w:color w:val="000000"/>
                <w:rtl/>
              </w:rPr>
              <w:t xml:space="preserve"> نوع کاربری </w:t>
            </w:r>
          </w:p>
        </w:tc>
        <w:tc>
          <w:tcPr>
            <w:tcW w:w="1162" w:type="dxa"/>
            <w:noWrap/>
            <w:hideMark/>
          </w:tcPr>
          <w:p w14:paraId="790270DB"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14CA6238"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26A89096"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14</w:t>
            </w:r>
          </w:p>
        </w:tc>
        <w:tc>
          <w:tcPr>
            <w:tcW w:w="2328" w:type="dxa"/>
            <w:noWrap/>
            <w:hideMark/>
          </w:tcPr>
          <w:p w14:paraId="2BBF9B57"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CarGrpCod</w:t>
            </w:r>
          </w:p>
        </w:tc>
        <w:tc>
          <w:tcPr>
            <w:tcW w:w="1932" w:type="dxa"/>
            <w:noWrap/>
            <w:hideMark/>
          </w:tcPr>
          <w:p w14:paraId="70B73211"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3F08B1BC"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4B974101"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گروهبندی وسیله نقلیه در قانون شخص  ثالث</w:t>
            </w:r>
          </w:p>
        </w:tc>
        <w:tc>
          <w:tcPr>
            <w:tcW w:w="1483" w:type="dxa"/>
            <w:noWrap/>
            <w:hideMark/>
          </w:tcPr>
          <w:p w14:paraId="04A596B0" w14:textId="77777777" w:rsidR="003F7766" w:rsidRPr="00F733A3" w:rsidRDefault="00087344"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کد_نوع_2" w:history="1">
              <w:r w:rsidR="003F7766" w:rsidRPr="00B23F3C">
                <w:rPr>
                  <w:rStyle w:val="Hyperlink"/>
                  <w:rFonts w:ascii="Arial" w:eastAsia="Times New Roman" w:hAnsi="Arial" w:cs="B Lotus" w:hint="cs"/>
                  <w:rtl/>
                </w:rPr>
                <w:t>جدول کد نوع گروهبندی وسیله نقلیه</w:t>
              </w:r>
            </w:hyperlink>
            <w:r w:rsidR="003F7766" w:rsidRPr="00F733A3">
              <w:rPr>
                <w:rFonts w:ascii="Arial" w:eastAsia="Times New Roman" w:hAnsi="Arial" w:cs="B Lotus" w:hint="cs"/>
                <w:color w:val="000000"/>
                <w:rtl/>
              </w:rPr>
              <w:t xml:space="preserve"> </w:t>
            </w:r>
          </w:p>
        </w:tc>
        <w:tc>
          <w:tcPr>
            <w:tcW w:w="1162" w:type="dxa"/>
            <w:noWrap/>
            <w:hideMark/>
          </w:tcPr>
          <w:p w14:paraId="5F9290D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0C638CC9"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326ABFA"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15</w:t>
            </w:r>
          </w:p>
        </w:tc>
        <w:tc>
          <w:tcPr>
            <w:tcW w:w="2328" w:type="dxa"/>
            <w:noWrap/>
            <w:hideMark/>
          </w:tcPr>
          <w:p w14:paraId="6DA0610C"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CylCnt</w:t>
            </w:r>
          </w:p>
        </w:tc>
        <w:tc>
          <w:tcPr>
            <w:tcW w:w="1932" w:type="dxa"/>
            <w:noWrap/>
            <w:hideMark/>
          </w:tcPr>
          <w:p w14:paraId="3CB7F149"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77B054F5"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42B83A3B"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در خصوص تعداد سیلندر در وسائل نقلیه ای که تعداد سیلندر شناسایی نشده و یا وجود ندارند (مانند خودروهای </w:t>
            </w:r>
            <w:r w:rsidRPr="00F733A3">
              <w:rPr>
                <w:rFonts w:ascii="Arial" w:eastAsia="Times New Roman" w:hAnsi="Arial" w:cs="B Lotus" w:hint="cs"/>
                <w:color w:val="000000"/>
                <w:rtl/>
              </w:rPr>
              <w:lastRenderedPageBreak/>
              <w:t xml:space="preserve">راهداری </w:t>
            </w:r>
            <w:r w:rsidRPr="00F733A3">
              <w:rPr>
                <w:rFonts w:ascii="Times New Roman" w:eastAsia="Times New Roman" w:hAnsi="Times New Roman" w:cs="Times New Roman" w:hint="cs"/>
                <w:color w:val="000000"/>
                <w:rtl/>
              </w:rPr>
              <w:t>–</w:t>
            </w:r>
            <w:r w:rsidRPr="00F733A3">
              <w:rPr>
                <w:rFonts w:ascii="Arial" w:eastAsia="Times New Roman" w:hAnsi="Arial" w:cs="B Lotus" w:hint="cs"/>
                <w:color w:val="000000"/>
                <w:rtl/>
              </w:rPr>
              <w:t xml:space="preserve">کشاورزی </w:t>
            </w:r>
            <w:r w:rsidRPr="00F733A3">
              <w:rPr>
                <w:rFonts w:ascii="Times New Roman" w:eastAsia="Times New Roman" w:hAnsi="Times New Roman" w:cs="Times New Roman" w:hint="cs"/>
                <w:color w:val="000000"/>
                <w:rtl/>
              </w:rPr>
              <w:t>–</w:t>
            </w:r>
            <w:r w:rsidRPr="00F733A3">
              <w:rPr>
                <w:rFonts w:ascii="Arial" w:eastAsia="Times New Roman" w:hAnsi="Arial" w:cs="B Lotus" w:hint="cs"/>
                <w:color w:val="000000"/>
                <w:rtl/>
              </w:rPr>
              <w:t>برخی از موتورسیکلتها) معادل این فیلد عدد صفر وارد نمایید</w:t>
            </w:r>
          </w:p>
        </w:tc>
        <w:tc>
          <w:tcPr>
            <w:tcW w:w="1483" w:type="dxa"/>
            <w:noWrap/>
            <w:hideMark/>
          </w:tcPr>
          <w:p w14:paraId="309ED3C2"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lastRenderedPageBreak/>
              <w:t> </w:t>
            </w:r>
          </w:p>
        </w:tc>
        <w:tc>
          <w:tcPr>
            <w:tcW w:w="1162" w:type="dxa"/>
            <w:noWrap/>
            <w:hideMark/>
          </w:tcPr>
          <w:p w14:paraId="582E89A6"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1E329DF9"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21CA893"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16</w:t>
            </w:r>
          </w:p>
        </w:tc>
        <w:tc>
          <w:tcPr>
            <w:tcW w:w="2328" w:type="dxa"/>
            <w:noWrap/>
            <w:hideMark/>
          </w:tcPr>
          <w:p w14:paraId="007BFA08"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PrsnCnt</w:t>
            </w:r>
          </w:p>
        </w:tc>
        <w:tc>
          <w:tcPr>
            <w:tcW w:w="1932" w:type="dxa"/>
            <w:noWrap/>
            <w:hideMark/>
          </w:tcPr>
          <w:p w14:paraId="2F33A43A"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6B301C1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2FB172BC"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سرنشین مجاز(طبق ماده 3 آئین نامه برای وسیله نقلیه ای که ظرفیت مسافرگیری آنهابیش از6 نفرمی یاشد ظرفیت مجازهمان ظرفیت پایه تعریف شده دربندهای الف(هفت نفربااحتساب راننده برای ون واستیشن) ، ب(16 نفربرای مینی بوس) ، وپ(27 نفر برای اتوبوس) می باشد)</w:t>
            </w:r>
          </w:p>
        </w:tc>
        <w:tc>
          <w:tcPr>
            <w:tcW w:w="1483" w:type="dxa"/>
            <w:noWrap/>
            <w:hideMark/>
          </w:tcPr>
          <w:p w14:paraId="458B5B28"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0E34E49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77E42878"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16E30B83"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17</w:t>
            </w:r>
          </w:p>
        </w:tc>
        <w:tc>
          <w:tcPr>
            <w:tcW w:w="2328" w:type="dxa"/>
            <w:noWrap/>
            <w:hideMark/>
          </w:tcPr>
          <w:p w14:paraId="1F3D60F5"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ExtPrsnCnt</w:t>
            </w:r>
          </w:p>
        </w:tc>
        <w:tc>
          <w:tcPr>
            <w:tcW w:w="1932" w:type="dxa"/>
            <w:noWrap/>
            <w:hideMark/>
          </w:tcPr>
          <w:p w14:paraId="10BD4B9B"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490A406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29560ACF"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مازاد سرنشین</w:t>
            </w:r>
          </w:p>
        </w:tc>
        <w:tc>
          <w:tcPr>
            <w:tcW w:w="1483" w:type="dxa"/>
            <w:noWrap/>
            <w:hideMark/>
          </w:tcPr>
          <w:p w14:paraId="64E97B0B"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C2238A6"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2FEE5287"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6F180A7"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18</w:t>
            </w:r>
          </w:p>
        </w:tc>
        <w:tc>
          <w:tcPr>
            <w:tcW w:w="2328" w:type="dxa"/>
            <w:noWrap/>
            <w:hideMark/>
          </w:tcPr>
          <w:p w14:paraId="79E14049"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Tng</w:t>
            </w:r>
          </w:p>
        </w:tc>
        <w:tc>
          <w:tcPr>
            <w:tcW w:w="1932" w:type="dxa"/>
            <w:noWrap/>
            <w:hideMark/>
          </w:tcPr>
          <w:p w14:paraId="516C2482"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numeric(6, 2)</w:t>
            </w:r>
          </w:p>
        </w:tc>
        <w:tc>
          <w:tcPr>
            <w:tcW w:w="803" w:type="dxa"/>
            <w:noWrap/>
            <w:hideMark/>
          </w:tcPr>
          <w:p w14:paraId="3CC16FF6"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63F0F6F3"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تناژ</w:t>
            </w:r>
          </w:p>
        </w:tc>
        <w:tc>
          <w:tcPr>
            <w:tcW w:w="1483" w:type="dxa"/>
            <w:noWrap/>
            <w:hideMark/>
          </w:tcPr>
          <w:p w14:paraId="2E3EA62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34796396"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40DB0979"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4E0C122"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19</w:t>
            </w:r>
          </w:p>
        </w:tc>
        <w:tc>
          <w:tcPr>
            <w:tcW w:w="2328" w:type="dxa"/>
            <w:noWrap/>
            <w:hideMark/>
          </w:tcPr>
          <w:p w14:paraId="1D5E291E"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TugCnt</w:t>
            </w:r>
          </w:p>
        </w:tc>
        <w:tc>
          <w:tcPr>
            <w:tcW w:w="1932" w:type="dxa"/>
            <w:noWrap/>
            <w:hideMark/>
          </w:tcPr>
          <w:p w14:paraId="405C2FBA"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2B9FC584"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2B6935B7"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تعداديدك متصل به وسيله نقليه</w:t>
            </w:r>
          </w:p>
        </w:tc>
        <w:tc>
          <w:tcPr>
            <w:tcW w:w="1483" w:type="dxa"/>
            <w:noWrap/>
            <w:hideMark/>
          </w:tcPr>
          <w:p w14:paraId="7E3E825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3F1C6EF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5A318EEF"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2E0742D2"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20</w:t>
            </w:r>
          </w:p>
        </w:tc>
        <w:tc>
          <w:tcPr>
            <w:tcW w:w="2328" w:type="dxa"/>
            <w:noWrap/>
            <w:hideMark/>
          </w:tcPr>
          <w:p w14:paraId="679B404A" w14:textId="77777777" w:rsidR="003F7766" w:rsidRPr="00F733A3" w:rsidRDefault="003F7766" w:rsidP="00AC6E76">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PrdDte</w:t>
            </w:r>
          </w:p>
        </w:tc>
        <w:tc>
          <w:tcPr>
            <w:tcW w:w="1932" w:type="dxa"/>
            <w:noWrap/>
            <w:hideMark/>
          </w:tcPr>
          <w:p w14:paraId="49FE3418"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3821550F"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71C90034"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سال شمسی ساخت خودرو</w:t>
            </w:r>
          </w:p>
        </w:tc>
        <w:tc>
          <w:tcPr>
            <w:tcW w:w="1483" w:type="dxa"/>
            <w:noWrap/>
            <w:hideMark/>
          </w:tcPr>
          <w:p w14:paraId="4719D056"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445A606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1C258297" w14:textId="77777777" w:rsidTr="003F7766">
        <w:trPr>
          <w:cnfStyle w:val="000000100000" w:firstRow="0" w:lastRow="0" w:firstColumn="0" w:lastColumn="0" w:oddVBand="0" w:evenVBand="0" w:oddHBand="1" w:evenHBand="0" w:firstRowFirstColumn="0" w:firstRowLastColumn="0" w:lastRowFirstColumn="0" w:lastRowLastColumn="0"/>
          <w:cantSplit/>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A454B27"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21</w:t>
            </w:r>
          </w:p>
        </w:tc>
        <w:tc>
          <w:tcPr>
            <w:tcW w:w="2328" w:type="dxa"/>
            <w:noWrap/>
            <w:hideMark/>
          </w:tcPr>
          <w:p w14:paraId="0F60F954"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VIN</w:t>
            </w:r>
          </w:p>
        </w:tc>
        <w:tc>
          <w:tcPr>
            <w:tcW w:w="1932" w:type="dxa"/>
            <w:noWrap/>
            <w:hideMark/>
          </w:tcPr>
          <w:p w14:paraId="1649BD0C"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varchar(17)</w:t>
            </w:r>
          </w:p>
        </w:tc>
        <w:tc>
          <w:tcPr>
            <w:tcW w:w="803" w:type="dxa"/>
            <w:noWrap/>
            <w:hideMark/>
          </w:tcPr>
          <w:p w14:paraId="25E62B4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0A184726"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شماره </w:t>
            </w:r>
            <w:r w:rsidRPr="00F733A3">
              <w:rPr>
                <w:rFonts w:ascii="Arial" w:eastAsia="Times New Roman" w:hAnsi="Arial" w:cs="B Lotus" w:hint="cs"/>
                <w:color w:val="000000"/>
              </w:rPr>
              <w:t>VIN</w:t>
            </w:r>
          </w:p>
        </w:tc>
        <w:tc>
          <w:tcPr>
            <w:tcW w:w="1483" w:type="dxa"/>
            <w:noWrap/>
            <w:hideMark/>
          </w:tcPr>
          <w:p w14:paraId="606E414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00CB8E7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1039999-104002-1040011-1040016-1040021-1040071</w:t>
            </w:r>
          </w:p>
        </w:tc>
      </w:tr>
      <w:tr w:rsidR="003F7766" w:rsidRPr="00F733A3" w14:paraId="0FAF8A06"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60F8B09"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22</w:t>
            </w:r>
          </w:p>
        </w:tc>
        <w:tc>
          <w:tcPr>
            <w:tcW w:w="2328" w:type="dxa"/>
            <w:noWrap/>
            <w:hideMark/>
          </w:tcPr>
          <w:p w14:paraId="7D55B5BD"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MtrNum</w:t>
            </w:r>
          </w:p>
        </w:tc>
        <w:tc>
          <w:tcPr>
            <w:tcW w:w="1932" w:type="dxa"/>
            <w:noWrap/>
            <w:hideMark/>
          </w:tcPr>
          <w:p w14:paraId="5C2A1788"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803" w:type="dxa"/>
            <w:noWrap/>
            <w:hideMark/>
          </w:tcPr>
          <w:p w14:paraId="55D5B09E"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01E5930A"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شماره موتور</w:t>
            </w:r>
          </w:p>
        </w:tc>
        <w:tc>
          <w:tcPr>
            <w:tcW w:w="1483" w:type="dxa"/>
            <w:noWrap/>
            <w:hideMark/>
          </w:tcPr>
          <w:p w14:paraId="5F46A0D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3395AA35"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1039999-104002-1040011-1040016-1040021-1040071</w:t>
            </w:r>
          </w:p>
        </w:tc>
      </w:tr>
      <w:tr w:rsidR="003F7766" w:rsidRPr="00F733A3" w14:paraId="673C5CB2"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C4EC8B1"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23</w:t>
            </w:r>
          </w:p>
        </w:tc>
        <w:tc>
          <w:tcPr>
            <w:tcW w:w="2328" w:type="dxa"/>
            <w:noWrap/>
            <w:hideMark/>
          </w:tcPr>
          <w:p w14:paraId="55761733"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ShsNum</w:t>
            </w:r>
          </w:p>
        </w:tc>
        <w:tc>
          <w:tcPr>
            <w:tcW w:w="1932" w:type="dxa"/>
            <w:noWrap/>
            <w:hideMark/>
          </w:tcPr>
          <w:p w14:paraId="2E64E4C2"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803" w:type="dxa"/>
            <w:noWrap/>
            <w:hideMark/>
          </w:tcPr>
          <w:p w14:paraId="6FA8A929"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346E7D0F"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شماره شاسي</w:t>
            </w:r>
          </w:p>
        </w:tc>
        <w:tc>
          <w:tcPr>
            <w:tcW w:w="1483" w:type="dxa"/>
            <w:noWrap/>
            <w:hideMark/>
          </w:tcPr>
          <w:p w14:paraId="0DC08956"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2E615666"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1039999-104002-1040011-1040016-1040021-1040071</w:t>
            </w:r>
          </w:p>
        </w:tc>
      </w:tr>
      <w:tr w:rsidR="003F7766" w:rsidRPr="00F733A3" w14:paraId="631287A2"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11BD0A1C"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24</w:t>
            </w:r>
          </w:p>
        </w:tc>
        <w:tc>
          <w:tcPr>
            <w:tcW w:w="2328" w:type="dxa"/>
            <w:noWrap/>
            <w:hideMark/>
          </w:tcPr>
          <w:p w14:paraId="1C3987CD"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w:t>
            </w:r>
          </w:p>
        </w:tc>
        <w:tc>
          <w:tcPr>
            <w:tcW w:w="1932" w:type="dxa"/>
            <w:noWrap/>
            <w:hideMark/>
          </w:tcPr>
          <w:p w14:paraId="661B7CB7"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nvarchar(50)</w:t>
            </w:r>
          </w:p>
        </w:tc>
        <w:tc>
          <w:tcPr>
            <w:tcW w:w="803" w:type="dxa"/>
            <w:noWrap/>
            <w:hideMark/>
          </w:tcPr>
          <w:p w14:paraId="478C6FFE"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71B1323F"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hAnsi="Arial" w:cs="B Lotus"/>
                <w:b/>
                <w:bCs/>
                <w:rtl/>
              </w:rPr>
              <w:t xml:space="preserve">شماره شهرباني </w:t>
            </w:r>
            <w:r w:rsidRPr="00F733A3">
              <w:rPr>
                <w:rFonts w:ascii="Arial" w:hAnsi="Arial" w:cs="B Lotus" w:hint="cs"/>
                <w:b/>
                <w:bCs/>
                <w:rtl/>
              </w:rPr>
              <w:t>(</w:t>
            </w:r>
            <w:r w:rsidRPr="00F733A3">
              <w:rPr>
                <w:rFonts w:ascii="Arial" w:hAnsi="Arial" w:cs="B Lotus"/>
                <w:b/>
                <w:bCs/>
                <w:rtl/>
              </w:rPr>
              <w:t xml:space="preserve">پلاك خودرو </w:t>
            </w:r>
            <w:r w:rsidRPr="00F733A3">
              <w:rPr>
                <w:rFonts w:ascii="Arial" w:hAnsi="Arial" w:cs="B Lotus"/>
                <w:b/>
                <w:bCs/>
                <w:u w:val="single"/>
                <w:rtl/>
              </w:rPr>
              <w:t>ملی و غیر ملی</w:t>
            </w:r>
            <w:r w:rsidRPr="00F733A3">
              <w:rPr>
                <w:rFonts w:ascii="Arial" w:hAnsi="Arial" w:cs="B Lotus"/>
                <w:b/>
                <w:bCs/>
                <w:rtl/>
              </w:rPr>
              <w:t>)</w:t>
            </w:r>
            <w:r w:rsidRPr="00F733A3">
              <w:rPr>
                <w:rFonts w:ascii="Arial" w:hAnsi="Arial" w:cs="B Lotus" w:hint="cs"/>
                <w:b/>
                <w:bCs/>
                <w:rtl/>
              </w:rPr>
              <w:t xml:space="preserve">- </w:t>
            </w:r>
            <w:r w:rsidRPr="00F733A3">
              <w:rPr>
                <w:rFonts w:ascii="Arial" w:hAnsi="Arial" w:cs="B Lotus"/>
                <w:b/>
                <w:bCs/>
                <w:rtl/>
              </w:rPr>
              <w:t>در خصوص موتورسیکلتها و خودروهای ترانزیت شماره</w:t>
            </w:r>
            <w:r w:rsidRPr="00F733A3">
              <w:rPr>
                <w:rFonts w:ascii="Arial" w:hAnsi="Arial" w:cs="B Lotus" w:hint="cs"/>
                <w:b/>
                <w:bCs/>
                <w:rtl/>
              </w:rPr>
              <w:t xml:space="preserve"> کامل</w:t>
            </w:r>
            <w:r w:rsidRPr="00F733A3">
              <w:rPr>
                <w:rFonts w:ascii="Arial" w:hAnsi="Arial" w:cs="B Lotus"/>
                <w:b/>
                <w:bCs/>
                <w:rtl/>
              </w:rPr>
              <w:t xml:space="preserve"> پلاک را در این فیلد وارد نمایید /برا ی مثال پلاک :اصفهان 12345 </w:t>
            </w:r>
            <w:r w:rsidRPr="00F733A3">
              <w:rPr>
                <w:rFonts w:ascii="Times New Roman" w:hAnsi="Times New Roman" w:cs="Times New Roman"/>
                <w:b/>
                <w:bCs/>
                <w:rtl/>
              </w:rPr>
              <w:t>–</w:t>
            </w:r>
            <w:r w:rsidRPr="00F733A3">
              <w:rPr>
                <w:rFonts w:ascii="Times New Roman" w:hAnsi="Times New Roman" w:cs="Times New Roman" w:hint="cs"/>
                <w:b/>
                <w:bCs/>
                <w:rtl/>
              </w:rPr>
              <w:t xml:space="preserve"> </w:t>
            </w:r>
            <w:r w:rsidRPr="00F733A3">
              <w:rPr>
                <w:rFonts w:ascii="Arial" w:hAnsi="Arial" w:cs="B Lotus" w:hint="cs"/>
                <w:b/>
                <w:bCs/>
                <w:rtl/>
              </w:rPr>
              <w:t>ی</w:t>
            </w:r>
            <w:r w:rsidRPr="00F733A3">
              <w:rPr>
                <w:rFonts w:ascii="Arial" w:hAnsi="Arial" w:cs="B Lotus"/>
                <w:b/>
                <w:bCs/>
                <w:rtl/>
              </w:rPr>
              <w:t xml:space="preserve">ا </w:t>
            </w:r>
            <w:r w:rsidRPr="00F733A3">
              <w:rPr>
                <w:rFonts w:ascii="Arial" w:hAnsi="Arial" w:cs="B Lotus"/>
                <w:b/>
                <w:bCs/>
              </w:rPr>
              <w:t>IR2345636</w:t>
            </w:r>
          </w:p>
        </w:tc>
        <w:tc>
          <w:tcPr>
            <w:tcW w:w="1483" w:type="dxa"/>
            <w:noWrap/>
            <w:hideMark/>
          </w:tcPr>
          <w:p w14:paraId="35E185F6"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27DCF79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1039999-104002-1040011-1040016-1040021-1040071</w:t>
            </w:r>
          </w:p>
        </w:tc>
      </w:tr>
      <w:tr w:rsidR="003F7766" w:rsidRPr="00F733A3" w14:paraId="18567D04"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8EA4BC2"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25</w:t>
            </w:r>
          </w:p>
        </w:tc>
        <w:tc>
          <w:tcPr>
            <w:tcW w:w="2328" w:type="dxa"/>
            <w:noWrap/>
            <w:hideMark/>
          </w:tcPr>
          <w:p w14:paraId="2F693F9F"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Plk1</w:t>
            </w:r>
          </w:p>
        </w:tc>
        <w:tc>
          <w:tcPr>
            <w:tcW w:w="1932" w:type="dxa"/>
            <w:noWrap/>
            <w:hideMark/>
          </w:tcPr>
          <w:p w14:paraId="73BA910C"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int</w:t>
            </w:r>
          </w:p>
        </w:tc>
        <w:tc>
          <w:tcPr>
            <w:tcW w:w="803" w:type="dxa"/>
            <w:noWrap/>
            <w:hideMark/>
          </w:tcPr>
          <w:p w14:paraId="575B74D7"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6A9E4321"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rPr>
            </w:pPr>
            <w:r w:rsidRPr="00F733A3">
              <w:rPr>
                <w:rFonts w:ascii="Arial" w:eastAsia="Times New Roman" w:hAnsi="Arial" w:cs="B Lotus" w:hint="cs"/>
                <w:b/>
                <w:bCs/>
                <w:color w:val="000000"/>
                <w:rtl/>
              </w:rPr>
              <w:t>دو رقم سمت چپ پلاک ملی/یا شماره (5رقمی )پلاک ملی موتور سیکلت</w:t>
            </w:r>
          </w:p>
        </w:tc>
        <w:tc>
          <w:tcPr>
            <w:tcW w:w="1483" w:type="dxa"/>
            <w:noWrap/>
            <w:hideMark/>
          </w:tcPr>
          <w:p w14:paraId="54823FD3"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23D75EA4"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1039999-104002-1040011-1040016-1040021-1040071</w:t>
            </w:r>
          </w:p>
        </w:tc>
      </w:tr>
      <w:tr w:rsidR="003F7766" w:rsidRPr="00F733A3" w14:paraId="09925D3F"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906C836"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26</w:t>
            </w:r>
          </w:p>
        </w:tc>
        <w:tc>
          <w:tcPr>
            <w:tcW w:w="2328" w:type="dxa"/>
            <w:noWrap/>
            <w:hideMark/>
          </w:tcPr>
          <w:p w14:paraId="243B9D94"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Plk2</w:t>
            </w:r>
          </w:p>
        </w:tc>
        <w:tc>
          <w:tcPr>
            <w:tcW w:w="1932" w:type="dxa"/>
            <w:noWrap/>
            <w:hideMark/>
          </w:tcPr>
          <w:p w14:paraId="1E190811"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41572AB9"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480EDE0A"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rPr>
            </w:pPr>
            <w:r w:rsidRPr="00F733A3">
              <w:rPr>
                <w:rFonts w:ascii="Arial" w:eastAsia="Times New Roman" w:hAnsi="Arial" w:cs="B Lotus" w:hint="cs"/>
                <w:b/>
                <w:bCs/>
                <w:color w:val="000000"/>
                <w:rtl/>
              </w:rPr>
              <w:t>کد حرف وسط پلاک ملی</w:t>
            </w:r>
          </w:p>
        </w:tc>
        <w:tc>
          <w:tcPr>
            <w:tcW w:w="1483" w:type="dxa"/>
            <w:noWrap/>
            <w:hideMark/>
          </w:tcPr>
          <w:p w14:paraId="7D68EF82" w14:textId="77777777" w:rsidR="003F7766" w:rsidRPr="00F733A3" w:rsidRDefault="00087344"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حروف_پلاک" w:history="1">
              <w:r w:rsidR="003F7766">
                <w:rPr>
                  <w:rStyle w:val="Hyperlink"/>
                  <w:rFonts w:ascii="Arial" w:eastAsia="Times New Roman" w:hAnsi="Arial" w:cs="B Lotus"/>
                </w:rPr>
                <w:t>plk2</w:t>
              </w:r>
            </w:hyperlink>
          </w:p>
        </w:tc>
        <w:tc>
          <w:tcPr>
            <w:tcW w:w="1162" w:type="dxa"/>
            <w:noWrap/>
            <w:hideMark/>
          </w:tcPr>
          <w:p w14:paraId="3DB9522D"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1039999-104002-1040011-1040016-1040021-1040071</w:t>
            </w:r>
          </w:p>
        </w:tc>
      </w:tr>
      <w:tr w:rsidR="003F7766" w:rsidRPr="00F733A3" w14:paraId="20B2A5D4"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F0FE5A5"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27</w:t>
            </w:r>
          </w:p>
        </w:tc>
        <w:tc>
          <w:tcPr>
            <w:tcW w:w="2328" w:type="dxa"/>
            <w:noWrap/>
            <w:hideMark/>
          </w:tcPr>
          <w:p w14:paraId="2FE9C7C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Plk3</w:t>
            </w:r>
          </w:p>
        </w:tc>
        <w:tc>
          <w:tcPr>
            <w:tcW w:w="1932" w:type="dxa"/>
            <w:noWrap/>
            <w:hideMark/>
          </w:tcPr>
          <w:p w14:paraId="36A1F928"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7EE04187"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7C3EDB9D"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rPr>
            </w:pPr>
            <w:r w:rsidRPr="00F733A3">
              <w:rPr>
                <w:rFonts w:ascii="Arial" w:eastAsia="Times New Roman" w:hAnsi="Arial" w:cs="B Lotus" w:hint="cs"/>
                <w:b/>
                <w:bCs/>
                <w:color w:val="000000"/>
                <w:rtl/>
              </w:rPr>
              <w:t>سه رقم سمت راست پلاک ملی</w:t>
            </w:r>
            <w:r w:rsidRPr="00F733A3">
              <w:rPr>
                <w:rFonts w:ascii="Arial" w:eastAsia="Times New Roman" w:hAnsi="Arial" w:cs="B Lotus"/>
                <w:b/>
                <w:bCs/>
                <w:color w:val="000000"/>
              </w:rPr>
              <w:t xml:space="preserve"> </w:t>
            </w:r>
          </w:p>
        </w:tc>
        <w:tc>
          <w:tcPr>
            <w:tcW w:w="1483" w:type="dxa"/>
            <w:noWrap/>
            <w:hideMark/>
          </w:tcPr>
          <w:p w14:paraId="127C14B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3D34767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1039999-104002-1040011-1040016-1040021-1040071</w:t>
            </w:r>
          </w:p>
        </w:tc>
      </w:tr>
      <w:tr w:rsidR="003F7766" w:rsidRPr="00F733A3" w14:paraId="13D5E0AB"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09078A2"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28</w:t>
            </w:r>
          </w:p>
        </w:tc>
        <w:tc>
          <w:tcPr>
            <w:tcW w:w="2328" w:type="dxa"/>
            <w:noWrap/>
            <w:hideMark/>
          </w:tcPr>
          <w:p w14:paraId="41707E52"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PlkSrl</w:t>
            </w:r>
          </w:p>
        </w:tc>
        <w:tc>
          <w:tcPr>
            <w:tcW w:w="1932" w:type="dxa"/>
            <w:noWrap/>
            <w:hideMark/>
          </w:tcPr>
          <w:p w14:paraId="13AAF4B9"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207B0F7C"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2C0DDD51"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rPr>
            </w:pPr>
            <w:r w:rsidRPr="00F733A3">
              <w:rPr>
                <w:rFonts w:ascii="Arial" w:eastAsia="Times New Roman" w:hAnsi="Arial" w:cs="B Lotus" w:hint="cs"/>
                <w:b/>
                <w:bCs/>
                <w:color w:val="000000"/>
                <w:rtl/>
              </w:rPr>
              <w:t>سریال پلاک ملی/یا 3 رقم شماره سریال موتورسیکلت</w:t>
            </w:r>
            <w:r w:rsidRPr="00F733A3">
              <w:rPr>
                <w:rFonts w:ascii="Arial" w:eastAsia="Times New Roman" w:hAnsi="Arial" w:cs="B Lotus"/>
                <w:b/>
                <w:bCs/>
                <w:color w:val="000000"/>
              </w:rPr>
              <w:t xml:space="preserve"> </w:t>
            </w:r>
          </w:p>
        </w:tc>
        <w:tc>
          <w:tcPr>
            <w:tcW w:w="1483" w:type="dxa"/>
            <w:noWrap/>
            <w:hideMark/>
          </w:tcPr>
          <w:p w14:paraId="2AF03B07"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5D1543C6"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1039999-104002-1040011-1040016-1040021-1040071</w:t>
            </w:r>
          </w:p>
        </w:tc>
      </w:tr>
      <w:tr w:rsidR="003F7766" w:rsidRPr="00F733A3" w14:paraId="682C81CE"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F18BC84"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29</w:t>
            </w:r>
          </w:p>
        </w:tc>
        <w:tc>
          <w:tcPr>
            <w:tcW w:w="2328" w:type="dxa"/>
            <w:noWrap/>
            <w:hideMark/>
          </w:tcPr>
          <w:p w14:paraId="4304D6DD"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PlkCty</w:t>
            </w:r>
          </w:p>
        </w:tc>
        <w:tc>
          <w:tcPr>
            <w:tcW w:w="1932" w:type="dxa"/>
            <w:noWrap/>
            <w:hideMark/>
          </w:tcPr>
          <w:p w14:paraId="2BB3BDFE"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nvarchar(50)</w:t>
            </w:r>
          </w:p>
        </w:tc>
        <w:tc>
          <w:tcPr>
            <w:tcW w:w="803" w:type="dxa"/>
            <w:noWrap/>
            <w:hideMark/>
          </w:tcPr>
          <w:p w14:paraId="298C8DB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10259A86"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شهر پلاک غیر ملی</w:t>
            </w:r>
          </w:p>
        </w:tc>
        <w:tc>
          <w:tcPr>
            <w:tcW w:w="1483" w:type="dxa"/>
            <w:noWrap/>
            <w:hideMark/>
          </w:tcPr>
          <w:p w14:paraId="0DA5AF85" w14:textId="77777777" w:rsidR="003F7766" w:rsidRPr="00F733A3" w:rsidRDefault="00087344"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hyperlink w:anchor="_جدول_کد_شهر:" w:history="1">
              <w:r w:rsidR="003F7766" w:rsidRPr="005B16FC">
                <w:rPr>
                  <w:rStyle w:val="Hyperlink"/>
                  <w:rFonts w:ascii="Arial" w:eastAsia="Times New Roman" w:hAnsi="Arial" w:cs="B Lotus" w:hint="cs"/>
                  <w:rtl/>
                </w:rPr>
                <w:t>جدول کدینگ شهرها</w:t>
              </w:r>
            </w:hyperlink>
          </w:p>
        </w:tc>
        <w:tc>
          <w:tcPr>
            <w:tcW w:w="1162" w:type="dxa"/>
            <w:noWrap/>
            <w:hideMark/>
          </w:tcPr>
          <w:p w14:paraId="284B3492"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1039999-104002-1040011-1040016-1040021-1040071</w:t>
            </w:r>
          </w:p>
        </w:tc>
      </w:tr>
      <w:tr w:rsidR="003F7766" w:rsidRPr="00F733A3" w14:paraId="0324F207"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E7CA198"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30</w:t>
            </w:r>
          </w:p>
        </w:tc>
        <w:tc>
          <w:tcPr>
            <w:tcW w:w="2328" w:type="dxa"/>
            <w:noWrap/>
            <w:hideMark/>
          </w:tcPr>
          <w:p w14:paraId="5E4FEAF5"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PlkTypCod</w:t>
            </w:r>
          </w:p>
        </w:tc>
        <w:tc>
          <w:tcPr>
            <w:tcW w:w="1932" w:type="dxa"/>
            <w:noWrap/>
            <w:hideMark/>
          </w:tcPr>
          <w:p w14:paraId="3AF58F52"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79882037"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7648DF9A"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کد نوع پلاک</w:t>
            </w:r>
          </w:p>
        </w:tc>
        <w:tc>
          <w:tcPr>
            <w:tcW w:w="1483" w:type="dxa"/>
            <w:noWrap/>
            <w:hideMark/>
          </w:tcPr>
          <w:p w14:paraId="64B7207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جدول کد نوع پلاک </w:t>
            </w:r>
          </w:p>
        </w:tc>
        <w:tc>
          <w:tcPr>
            <w:tcW w:w="1162" w:type="dxa"/>
            <w:noWrap/>
            <w:hideMark/>
          </w:tcPr>
          <w:p w14:paraId="60644E8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1039999-104002-1040011-1040016-1040021-1040071</w:t>
            </w:r>
          </w:p>
        </w:tc>
      </w:tr>
      <w:tr w:rsidR="003F7766" w:rsidRPr="00F733A3" w14:paraId="52A20116"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B65A260"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31</w:t>
            </w:r>
          </w:p>
        </w:tc>
        <w:tc>
          <w:tcPr>
            <w:tcW w:w="2328" w:type="dxa"/>
            <w:noWrap/>
            <w:hideMark/>
          </w:tcPr>
          <w:p w14:paraId="451320AF"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VehCntryCod</w:t>
            </w:r>
          </w:p>
        </w:tc>
        <w:tc>
          <w:tcPr>
            <w:tcW w:w="1932" w:type="dxa"/>
            <w:noWrap/>
            <w:hideMark/>
          </w:tcPr>
          <w:p w14:paraId="09D9A1F5"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7D26F94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5B374C93"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کشور سازنده خودرو</w:t>
            </w:r>
          </w:p>
        </w:tc>
        <w:tc>
          <w:tcPr>
            <w:tcW w:w="1483" w:type="dxa"/>
            <w:noWrap/>
            <w:hideMark/>
          </w:tcPr>
          <w:p w14:paraId="73818D6C"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جدول کدینگ کشورسازنده خودرو</w:t>
            </w:r>
          </w:p>
        </w:tc>
        <w:tc>
          <w:tcPr>
            <w:tcW w:w="1162" w:type="dxa"/>
            <w:noWrap/>
            <w:hideMark/>
          </w:tcPr>
          <w:p w14:paraId="4C1B6943"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3F7766" w:rsidRPr="00F733A3" w14:paraId="197E6831"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2C10895A"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32</w:t>
            </w:r>
          </w:p>
        </w:tc>
        <w:tc>
          <w:tcPr>
            <w:tcW w:w="2328" w:type="dxa"/>
            <w:noWrap/>
            <w:hideMark/>
          </w:tcPr>
          <w:p w14:paraId="11720BCD"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DisLfYrNum</w:t>
            </w:r>
          </w:p>
        </w:tc>
        <w:tc>
          <w:tcPr>
            <w:tcW w:w="1932" w:type="dxa"/>
            <w:noWrap/>
            <w:hideMark/>
          </w:tcPr>
          <w:p w14:paraId="5F3B8399"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09347368"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3C3C02B2"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سال  عدم خسارت جانی-بیمه نامه صادره</w:t>
            </w:r>
          </w:p>
        </w:tc>
        <w:tc>
          <w:tcPr>
            <w:tcW w:w="1483" w:type="dxa"/>
            <w:noWrap/>
            <w:hideMark/>
          </w:tcPr>
          <w:p w14:paraId="65403D0E"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C732C7B"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1040000-1040002</w:t>
            </w:r>
          </w:p>
        </w:tc>
      </w:tr>
      <w:tr w:rsidR="003F7766" w:rsidRPr="00F733A3" w14:paraId="12EF2B27"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216FDCDF"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33</w:t>
            </w:r>
          </w:p>
        </w:tc>
        <w:tc>
          <w:tcPr>
            <w:tcW w:w="2328" w:type="dxa"/>
            <w:noWrap/>
            <w:hideMark/>
          </w:tcPr>
          <w:p w14:paraId="5B790BE9"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DisLfAmnt</w:t>
            </w:r>
          </w:p>
        </w:tc>
        <w:tc>
          <w:tcPr>
            <w:tcW w:w="1932" w:type="dxa"/>
            <w:noWrap/>
            <w:hideMark/>
          </w:tcPr>
          <w:p w14:paraId="4DCACCA0"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803" w:type="dxa"/>
            <w:noWrap/>
            <w:hideMark/>
          </w:tcPr>
          <w:p w14:paraId="7818EDF0"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6F6D0BE4"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تخفیف عدم خسارت ثالث  جانی به ریال-بیمه نامه صادره</w:t>
            </w:r>
          </w:p>
        </w:tc>
        <w:tc>
          <w:tcPr>
            <w:tcW w:w="1483" w:type="dxa"/>
            <w:noWrap/>
            <w:hideMark/>
          </w:tcPr>
          <w:p w14:paraId="456E25D6"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2DAE4DE6"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1040000-1040002</w:t>
            </w:r>
          </w:p>
        </w:tc>
      </w:tr>
      <w:tr w:rsidR="003F7766" w:rsidRPr="00F733A3" w14:paraId="26187440"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7C572C4A"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34</w:t>
            </w:r>
          </w:p>
        </w:tc>
        <w:tc>
          <w:tcPr>
            <w:tcW w:w="2328" w:type="dxa"/>
            <w:noWrap/>
            <w:hideMark/>
          </w:tcPr>
          <w:p w14:paraId="374B0AC5"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DisFnYrNum</w:t>
            </w:r>
          </w:p>
        </w:tc>
        <w:tc>
          <w:tcPr>
            <w:tcW w:w="1932" w:type="dxa"/>
            <w:noWrap/>
            <w:hideMark/>
          </w:tcPr>
          <w:p w14:paraId="54E8F305"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07BFDD4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66990485"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تعداد سال عدم خسارت مالی- بیمه نامه صادره</w:t>
            </w:r>
          </w:p>
        </w:tc>
        <w:tc>
          <w:tcPr>
            <w:tcW w:w="1483" w:type="dxa"/>
            <w:noWrap/>
            <w:hideMark/>
          </w:tcPr>
          <w:p w14:paraId="174F5BB4"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5A7DC5C1"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1040000-1040002</w:t>
            </w:r>
          </w:p>
        </w:tc>
      </w:tr>
      <w:tr w:rsidR="003F7766" w:rsidRPr="00F733A3" w14:paraId="696E4ED4"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13308DC0"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35</w:t>
            </w:r>
          </w:p>
        </w:tc>
        <w:tc>
          <w:tcPr>
            <w:tcW w:w="2328" w:type="dxa"/>
            <w:noWrap/>
            <w:hideMark/>
          </w:tcPr>
          <w:p w14:paraId="48BAB1B3"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DisFnAmnt</w:t>
            </w:r>
          </w:p>
        </w:tc>
        <w:tc>
          <w:tcPr>
            <w:tcW w:w="1932" w:type="dxa"/>
            <w:noWrap/>
            <w:hideMark/>
          </w:tcPr>
          <w:p w14:paraId="3D400DA6"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803" w:type="dxa"/>
            <w:noWrap/>
            <w:hideMark/>
          </w:tcPr>
          <w:p w14:paraId="5D58692D"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23C7D551"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تخفیف عدم خسارت ثالث مالی-بیمه نامه صادره</w:t>
            </w:r>
          </w:p>
        </w:tc>
        <w:tc>
          <w:tcPr>
            <w:tcW w:w="1483" w:type="dxa"/>
            <w:noWrap/>
            <w:hideMark/>
          </w:tcPr>
          <w:p w14:paraId="444F4277"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2FB5B85B"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1040000-1040002</w:t>
            </w:r>
          </w:p>
        </w:tc>
      </w:tr>
      <w:tr w:rsidR="003F7766" w:rsidRPr="00F733A3" w14:paraId="7CA18372"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7D2F7B4"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36</w:t>
            </w:r>
          </w:p>
        </w:tc>
        <w:tc>
          <w:tcPr>
            <w:tcW w:w="2328" w:type="dxa"/>
            <w:noWrap/>
            <w:hideMark/>
          </w:tcPr>
          <w:p w14:paraId="03758252"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DisPrsnYrNum</w:t>
            </w:r>
          </w:p>
        </w:tc>
        <w:tc>
          <w:tcPr>
            <w:tcW w:w="1932" w:type="dxa"/>
            <w:noWrap/>
            <w:hideMark/>
          </w:tcPr>
          <w:p w14:paraId="4E1533AB"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1E6C0396"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30D24A84"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سال عدم خسارت راننده-بیمه نامه صادره</w:t>
            </w:r>
          </w:p>
        </w:tc>
        <w:tc>
          <w:tcPr>
            <w:tcW w:w="1483" w:type="dxa"/>
            <w:noWrap/>
            <w:hideMark/>
          </w:tcPr>
          <w:p w14:paraId="0E81663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153A6781"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1040000-1040002</w:t>
            </w:r>
          </w:p>
        </w:tc>
      </w:tr>
      <w:tr w:rsidR="003F7766" w:rsidRPr="00F733A3" w14:paraId="1C3E74D4"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B3CA679"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37</w:t>
            </w:r>
          </w:p>
        </w:tc>
        <w:tc>
          <w:tcPr>
            <w:tcW w:w="2328" w:type="dxa"/>
            <w:noWrap/>
            <w:hideMark/>
          </w:tcPr>
          <w:p w14:paraId="40CB45C0"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DisPrsnAmnt</w:t>
            </w:r>
          </w:p>
        </w:tc>
        <w:tc>
          <w:tcPr>
            <w:tcW w:w="1932" w:type="dxa"/>
            <w:noWrap/>
            <w:hideMark/>
          </w:tcPr>
          <w:p w14:paraId="513FAFC4"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803" w:type="dxa"/>
            <w:noWrap/>
            <w:hideMark/>
          </w:tcPr>
          <w:p w14:paraId="1346C3F4"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1CD821A3"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تخفیف عدم خسارت راننده-بیمه نامه صادره</w:t>
            </w:r>
          </w:p>
        </w:tc>
        <w:tc>
          <w:tcPr>
            <w:tcW w:w="1483" w:type="dxa"/>
            <w:noWrap/>
            <w:hideMark/>
          </w:tcPr>
          <w:p w14:paraId="2A8F3452"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52D6F9E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1040000-1040002</w:t>
            </w:r>
          </w:p>
        </w:tc>
      </w:tr>
      <w:tr w:rsidR="003F7766" w:rsidRPr="00F733A3" w14:paraId="11307B4B"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2314B54B" w14:textId="77777777" w:rsidR="003F7766" w:rsidRPr="00F733A3" w:rsidRDefault="003F7766" w:rsidP="00AC6E76">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38</w:t>
            </w:r>
          </w:p>
        </w:tc>
        <w:tc>
          <w:tcPr>
            <w:tcW w:w="2328" w:type="dxa"/>
            <w:noWrap/>
            <w:hideMark/>
          </w:tcPr>
          <w:p w14:paraId="6C7BD4A3"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LfYrLosCnt</w:t>
            </w:r>
          </w:p>
        </w:tc>
        <w:tc>
          <w:tcPr>
            <w:tcW w:w="1932" w:type="dxa"/>
            <w:noWrap/>
            <w:hideMark/>
          </w:tcPr>
          <w:p w14:paraId="65995B9C"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475C6D2D"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3FD53AB4"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تعداد خسارت‌های جانی بيمه نامه قبلي</w:t>
            </w:r>
          </w:p>
        </w:tc>
        <w:tc>
          <w:tcPr>
            <w:tcW w:w="1483" w:type="dxa"/>
            <w:noWrap/>
            <w:hideMark/>
          </w:tcPr>
          <w:p w14:paraId="7239DFAF"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314723AD"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1040000-1040003</w:t>
            </w:r>
          </w:p>
        </w:tc>
      </w:tr>
      <w:tr w:rsidR="003F7766" w:rsidRPr="00F733A3" w14:paraId="217BA687" w14:textId="77777777" w:rsidTr="003F7766">
        <w:trPr>
          <w:cnfStyle w:val="000000100000" w:firstRow="0" w:lastRow="0" w:firstColumn="0" w:lastColumn="0" w:oddVBand="0" w:evenVBand="0" w:oddHBand="1" w:evenHBand="0" w:firstRowFirstColumn="0" w:firstRowLastColumn="0" w:lastRowFirstColumn="0" w:lastRowLastColumn="0"/>
          <w:cantSplit/>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BF69EC0"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39</w:t>
            </w:r>
          </w:p>
        </w:tc>
        <w:tc>
          <w:tcPr>
            <w:tcW w:w="2328" w:type="dxa"/>
            <w:noWrap/>
            <w:hideMark/>
          </w:tcPr>
          <w:p w14:paraId="0F34EF90"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LfFinAmnt</w:t>
            </w:r>
          </w:p>
        </w:tc>
        <w:tc>
          <w:tcPr>
            <w:tcW w:w="1932" w:type="dxa"/>
            <w:noWrap/>
            <w:hideMark/>
          </w:tcPr>
          <w:p w14:paraId="7CD7298C"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803" w:type="dxa"/>
            <w:noWrap/>
            <w:hideMark/>
          </w:tcPr>
          <w:p w14:paraId="6561CF93"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74653402"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جرایم خسارت بابت تعداد خسارتهای جانی بیمه نامه قبلی ثبت شده در بیمه نامه صادره</w:t>
            </w:r>
          </w:p>
        </w:tc>
        <w:tc>
          <w:tcPr>
            <w:tcW w:w="1483" w:type="dxa"/>
            <w:noWrap/>
            <w:hideMark/>
          </w:tcPr>
          <w:p w14:paraId="6989295C"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4E04995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1040000-1040003</w:t>
            </w:r>
          </w:p>
        </w:tc>
      </w:tr>
      <w:tr w:rsidR="003F7766" w:rsidRPr="00F733A3" w14:paraId="65B86230"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1FB04F8E"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40</w:t>
            </w:r>
          </w:p>
        </w:tc>
        <w:tc>
          <w:tcPr>
            <w:tcW w:w="2328" w:type="dxa"/>
            <w:noWrap/>
            <w:hideMark/>
          </w:tcPr>
          <w:p w14:paraId="49E8AB24"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FnYrLosCnt</w:t>
            </w:r>
          </w:p>
        </w:tc>
        <w:tc>
          <w:tcPr>
            <w:tcW w:w="1932" w:type="dxa"/>
            <w:noWrap/>
            <w:hideMark/>
          </w:tcPr>
          <w:p w14:paraId="7DFA5286"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073CE5B4"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4644EA28"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تعداد خسارت‌های </w:t>
            </w:r>
            <w:r w:rsidRPr="00F733A3">
              <w:rPr>
                <w:rFonts w:ascii="Arial" w:eastAsia="Times New Roman" w:hAnsi="Arial" w:cs="B Lotus" w:hint="cs"/>
                <w:color w:val="000000"/>
                <w:rtl/>
              </w:rPr>
              <w:lastRenderedPageBreak/>
              <w:t>مالي بيمه نامه قبلي</w:t>
            </w:r>
          </w:p>
        </w:tc>
        <w:tc>
          <w:tcPr>
            <w:tcW w:w="1483" w:type="dxa"/>
            <w:noWrap/>
            <w:hideMark/>
          </w:tcPr>
          <w:p w14:paraId="5CD7CA1C"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lastRenderedPageBreak/>
              <w:t> </w:t>
            </w:r>
          </w:p>
        </w:tc>
        <w:tc>
          <w:tcPr>
            <w:tcW w:w="1162" w:type="dxa"/>
            <w:noWrap/>
            <w:hideMark/>
          </w:tcPr>
          <w:p w14:paraId="5D717C3F"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1040000-1040003</w:t>
            </w:r>
          </w:p>
        </w:tc>
      </w:tr>
      <w:tr w:rsidR="003F7766" w:rsidRPr="00F733A3" w14:paraId="7B9318B6"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D9BBB74"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41</w:t>
            </w:r>
          </w:p>
        </w:tc>
        <w:tc>
          <w:tcPr>
            <w:tcW w:w="2328" w:type="dxa"/>
            <w:noWrap/>
            <w:hideMark/>
          </w:tcPr>
          <w:p w14:paraId="0A734030"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FnFinAmnt</w:t>
            </w:r>
          </w:p>
        </w:tc>
        <w:tc>
          <w:tcPr>
            <w:tcW w:w="1932" w:type="dxa"/>
            <w:noWrap/>
            <w:hideMark/>
          </w:tcPr>
          <w:p w14:paraId="02722C69"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803" w:type="dxa"/>
            <w:noWrap/>
            <w:hideMark/>
          </w:tcPr>
          <w:p w14:paraId="711E69B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36CBA7AC"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جرایم خسارت بابت تعداد خسارتهای مالی بیمه نامه قبلی ثبت شده در بیمه نامه صادره</w:t>
            </w:r>
          </w:p>
        </w:tc>
        <w:tc>
          <w:tcPr>
            <w:tcW w:w="1483" w:type="dxa"/>
            <w:noWrap/>
            <w:hideMark/>
          </w:tcPr>
          <w:p w14:paraId="3DEC2F73"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28E530E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1040000-1040003</w:t>
            </w:r>
          </w:p>
        </w:tc>
      </w:tr>
      <w:tr w:rsidR="003F7766" w:rsidRPr="00F733A3" w14:paraId="32FA5155"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52800CB"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42</w:t>
            </w:r>
          </w:p>
        </w:tc>
        <w:tc>
          <w:tcPr>
            <w:tcW w:w="2328" w:type="dxa"/>
            <w:noWrap/>
            <w:hideMark/>
          </w:tcPr>
          <w:p w14:paraId="7AB33D31"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PrsnYrLosCnt</w:t>
            </w:r>
          </w:p>
        </w:tc>
        <w:tc>
          <w:tcPr>
            <w:tcW w:w="1932" w:type="dxa"/>
            <w:noWrap/>
            <w:hideMark/>
          </w:tcPr>
          <w:p w14:paraId="493F6BA6"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21119A0C"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3B4F7090"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خسارت حوادث راننده بيمه نامه قبلي</w:t>
            </w:r>
          </w:p>
        </w:tc>
        <w:tc>
          <w:tcPr>
            <w:tcW w:w="1483" w:type="dxa"/>
            <w:noWrap/>
            <w:hideMark/>
          </w:tcPr>
          <w:p w14:paraId="719E129C"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583CE3C1"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1040000-1040003</w:t>
            </w:r>
          </w:p>
        </w:tc>
      </w:tr>
      <w:tr w:rsidR="003F7766" w:rsidRPr="00F733A3" w14:paraId="6D188935"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80F0B23"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43</w:t>
            </w:r>
          </w:p>
        </w:tc>
        <w:tc>
          <w:tcPr>
            <w:tcW w:w="2328" w:type="dxa"/>
            <w:noWrap/>
            <w:hideMark/>
          </w:tcPr>
          <w:p w14:paraId="042B0EB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PrsnFinAmnt</w:t>
            </w:r>
          </w:p>
        </w:tc>
        <w:tc>
          <w:tcPr>
            <w:tcW w:w="1932" w:type="dxa"/>
            <w:noWrap/>
            <w:hideMark/>
          </w:tcPr>
          <w:p w14:paraId="02E04386"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803" w:type="dxa"/>
            <w:noWrap/>
            <w:hideMark/>
          </w:tcPr>
          <w:p w14:paraId="708B1244"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2248A974"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جریمه بابت تعدد خسارت حوادث راننده قبلی ثبت شده در بیمه نامه صادره</w:t>
            </w:r>
          </w:p>
        </w:tc>
        <w:tc>
          <w:tcPr>
            <w:tcW w:w="1483" w:type="dxa"/>
            <w:noWrap/>
            <w:hideMark/>
          </w:tcPr>
          <w:p w14:paraId="58997D2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13638CAD"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1040000-1040003</w:t>
            </w:r>
          </w:p>
        </w:tc>
      </w:tr>
      <w:tr w:rsidR="003F7766" w:rsidRPr="00F733A3" w14:paraId="4DC5E229"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154B794"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44</w:t>
            </w:r>
          </w:p>
        </w:tc>
        <w:tc>
          <w:tcPr>
            <w:tcW w:w="2328" w:type="dxa"/>
            <w:noWrap/>
            <w:hideMark/>
          </w:tcPr>
          <w:p w14:paraId="0A139664"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CusAccFinCnt</w:t>
            </w:r>
          </w:p>
        </w:tc>
        <w:tc>
          <w:tcPr>
            <w:tcW w:w="1932" w:type="dxa"/>
            <w:noWrap/>
            <w:hideMark/>
          </w:tcPr>
          <w:p w14:paraId="2C7D23D7"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57D4BAB5"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170B9629"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تخلف حادثه ساز  استعلام شده در لحظه صدور</w:t>
            </w:r>
          </w:p>
        </w:tc>
        <w:tc>
          <w:tcPr>
            <w:tcW w:w="1483" w:type="dxa"/>
            <w:noWrap/>
            <w:hideMark/>
          </w:tcPr>
          <w:p w14:paraId="328C65A8"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4F24B1CD"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1040000-1040004</w:t>
            </w:r>
          </w:p>
        </w:tc>
      </w:tr>
      <w:tr w:rsidR="003F7766" w:rsidRPr="00F733A3" w14:paraId="3C81D20E"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B820CD2"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45</w:t>
            </w:r>
          </w:p>
        </w:tc>
        <w:tc>
          <w:tcPr>
            <w:tcW w:w="2328" w:type="dxa"/>
            <w:noWrap/>
            <w:hideMark/>
          </w:tcPr>
          <w:p w14:paraId="0732AA89"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CusAccFinAmnt</w:t>
            </w:r>
          </w:p>
        </w:tc>
        <w:tc>
          <w:tcPr>
            <w:tcW w:w="1932" w:type="dxa"/>
            <w:noWrap/>
            <w:hideMark/>
          </w:tcPr>
          <w:p w14:paraId="3DC4FFDE"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803" w:type="dxa"/>
            <w:noWrap/>
            <w:hideMark/>
          </w:tcPr>
          <w:p w14:paraId="4998C70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05186084"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اضافه نرخ اعمال شده بابت تخلفات حادثه ساز در بیمه نامه صادره</w:t>
            </w:r>
          </w:p>
        </w:tc>
        <w:tc>
          <w:tcPr>
            <w:tcW w:w="1483" w:type="dxa"/>
            <w:noWrap/>
            <w:hideMark/>
          </w:tcPr>
          <w:p w14:paraId="133B5CE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768DA0B"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1040000-1040004</w:t>
            </w:r>
          </w:p>
        </w:tc>
      </w:tr>
      <w:tr w:rsidR="003F7766" w:rsidRPr="00F733A3" w14:paraId="16647948"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B6438CD"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46</w:t>
            </w:r>
          </w:p>
        </w:tc>
        <w:tc>
          <w:tcPr>
            <w:tcW w:w="2328" w:type="dxa"/>
            <w:noWrap/>
            <w:hideMark/>
          </w:tcPr>
          <w:p w14:paraId="2EE408E2"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FndCst</w:t>
            </w:r>
          </w:p>
        </w:tc>
        <w:tc>
          <w:tcPr>
            <w:tcW w:w="1932" w:type="dxa"/>
            <w:noWrap/>
            <w:hideMark/>
          </w:tcPr>
          <w:p w14:paraId="7D359BF7"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803" w:type="dxa"/>
            <w:noWrap/>
            <w:hideMark/>
          </w:tcPr>
          <w:p w14:paraId="0CAD5915"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713F21F7"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جريمه ديركرد تمديد بيمه نامه- صندوق تامین خسارت های بدنی- بند ب</w:t>
            </w:r>
          </w:p>
        </w:tc>
        <w:tc>
          <w:tcPr>
            <w:tcW w:w="1483" w:type="dxa"/>
            <w:noWrap/>
            <w:hideMark/>
          </w:tcPr>
          <w:p w14:paraId="1E06E86F"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0A0FACC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1040000-1040019</w:t>
            </w:r>
          </w:p>
        </w:tc>
      </w:tr>
      <w:tr w:rsidR="003F7766" w:rsidRPr="00F733A3" w14:paraId="2E57B03A"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278D85F7"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47</w:t>
            </w:r>
          </w:p>
        </w:tc>
        <w:tc>
          <w:tcPr>
            <w:tcW w:w="2328" w:type="dxa"/>
            <w:noWrap/>
            <w:hideMark/>
          </w:tcPr>
          <w:p w14:paraId="7B59212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LfCshPrm</w:t>
            </w:r>
          </w:p>
        </w:tc>
        <w:tc>
          <w:tcPr>
            <w:tcW w:w="1932" w:type="dxa"/>
            <w:noWrap/>
            <w:hideMark/>
          </w:tcPr>
          <w:p w14:paraId="2559DFDD"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803" w:type="dxa"/>
            <w:noWrap/>
            <w:hideMark/>
          </w:tcPr>
          <w:p w14:paraId="03EDDD2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574A0007"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 xml:space="preserve">مبلغ سهم  صندوق تأمین خسارت‌های بدني </w:t>
            </w:r>
            <w:r w:rsidRPr="00F733A3">
              <w:rPr>
                <w:rFonts w:ascii="Times New Roman" w:eastAsia="Times New Roman" w:hAnsi="Times New Roman" w:cs="Times New Roman" w:hint="cs"/>
                <w:color w:val="000000"/>
                <w:rtl/>
              </w:rPr>
              <w:t>–</w:t>
            </w:r>
            <w:r w:rsidRPr="00F733A3">
              <w:rPr>
                <w:rFonts w:ascii="Arial" w:eastAsia="Times New Roman" w:hAnsi="Arial" w:cs="B Lotus" w:hint="cs"/>
                <w:color w:val="000000"/>
                <w:rtl/>
              </w:rPr>
              <w:t xml:space="preserve"> بند الف</w:t>
            </w:r>
          </w:p>
        </w:tc>
        <w:tc>
          <w:tcPr>
            <w:tcW w:w="1483" w:type="dxa"/>
            <w:noWrap/>
            <w:hideMark/>
          </w:tcPr>
          <w:p w14:paraId="4CEFE4BC"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2A26D21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1040000-1040020</w:t>
            </w:r>
          </w:p>
        </w:tc>
      </w:tr>
      <w:tr w:rsidR="003F7766" w:rsidRPr="00F733A3" w14:paraId="64E46BCD"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7510670D"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48</w:t>
            </w:r>
          </w:p>
        </w:tc>
        <w:tc>
          <w:tcPr>
            <w:tcW w:w="2328" w:type="dxa"/>
            <w:noWrap/>
            <w:hideMark/>
          </w:tcPr>
          <w:p w14:paraId="114E5097"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LfCvrCptl</w:t>
            </w:r>
          </w:p>
        </w:tc>
        <w:tc>
          <w:tcPr>
            <w:tcW w:w="1932" w:type="dxa"/>
            <w:noWrap/>
            <w:hideMark/>
          </w:tcPr>
          <w:p w14:paraId="047675DE"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decimal(11, 0)</w:t>
            </w:r>
          </w:p>
        </w:tc>
        <w:tc>
          <w:tcPr>
            <w:tcW w:w="803" w:type="dxa"/>
            <w:noWrap/>
            <w:hideMark/>
          </w:tcPr>
          <w:p w14:paraId="4F94844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0FA3DF08"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مبلغ تعهد جانی به ریال</w:t>
            </w:r>
          </w:p>
        </w:tc>
        <w:tc>
          <w:tcPr>
            <w:tcW w:w="1483" w:type="dxa"/>
            <w:noWrap/>
            <w:hideMark/>
          </w:tcPr>
          <w:p w14:paraId="1CAFE8B6"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237F477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1040000-1040001</w:t>
            </w:r>
          </w:p>
        </w:tc>
      </w:tr>
      <w:tr w:rsidR="003F7766" w:rsidRPr="00F733A3" w14:paraId="48FA52DE"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2A0888B1"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49</w:t>
            </w:r>
          </w:p>
        </w:tc>
        <w:tc>
          <w:tcPr>
            <w:tcW w:w="2328" w:type="dxa"/>
            <w:noWrap/>
            <w:hideMark/>
          </w:tcPr>
          <w:p w14:paraId="2470B363"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FnCvrCptl</w:t>
            </w:r>
          </w:p>
        </w:tc>
        <w:tc>
          <w:tcPr>
            <w:tcW w:w="1932" w:type="dxa"/>
            <w:noWrap/>
            <w:hideMark/>
          </w:tcPr>
          <w:p w14:paraId="129EA294"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decimal(11, 0)</w:t>
            </w:r>
          </w:p>
        </w:tc>
        <w:tc>
          <w:tcPr>
            <w:tcW w:w="803" w:type="dxa"/>
            <w:noWrap/>
            <w:hideMark/>
          </w:tcPr>
          <w:p w14:paraId="6ACFB16C"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3CD67C23"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مبلغ تعهد مالی به ریال</w:t>
            </w:r>
          </w:p>
        </w:tc>
        <w:tc>
          <w:tcPr>
            <w:tcW w:w="1483" w:type="dxa"/>
            <w:noWrap/>
            <w:hideMark/>
          </w:tcPr>
          <w:p w14:paraId="0B6526F5"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4294291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1040000-1040001</w:t>
            </w:r>
          </w:p>
        </w:tc>
      </w:tr>
      <w:tr w:rsidR="003F7766" w:rsidRPr="00F733A3" w14:paraId="278D3347" w14:textId="77777777" w:rsidTr="003F7766">
        <w:trPr>
          <w:trHeight w:val="827"/>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649E8DD"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50</w:t>
            </w:r>
          </w:p>
        </w:tc>
        <w:tc>
          <w:tcPr>
            <w:tcW w:w="2328" w:type="dxa"/>
            <w:noWrap/>
            <w:hideMark/>
          </w:tcPr>
          <w:p w14:paraId="1C773470"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PrsnCvrCptl</w:t>
            </w:r>
          </w:p>
        </w:tc>
        <w:tc>
          <w:tcPr>
            <w:tcW w:w="1932" w:type="dxa"/>
            <w:noWrap/>
            <w:hideMark/>
          </w:tcPr>
          <w:p w14:paraId="24237179"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decimal(11, 0)</w:t>
            </w:r>
          </w:p>
        </w:tc>
        <w:tc>
          <w:tcPr>
            <w:tcW w:w="803" w:type="dxa"/>
            <w:noWrap/>
            <w:hideMark/>
          </w:tcPr>
          <w:p w14:paraId="7EC4FF0D"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66799C97"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مبلغ تعهد حوادث راننده به ریال  </w:t>
            </w:r>
          </w:p>
        </w:tc>
        <w:tc>
          <w:tcPr>
            <w:tcW w:w="1483" w:type="dxa"/>
            <w:noWrap/>
            <w:hideMark/>
          </w:tcPr>
          <w:p w14:paraId="62794B42"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2490D39"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1040000-1040013-1040014</w:t>
            </w:r>
          </w:p>
        </w:tc>
      </w:tr>
      <w:tr w:rsidR="003F7766" w:rsidRPr="00F733A3" w14:paraId="38780A2F"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EF4F006"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51</w:t>
            </w:r>
          </w:p>
        </w:tc>
        <w:tc>
          <w:tcPr>
            <w:tcW w:w="2328" w:type="dxa"/>
            <w:noWrap/>
            <w:hideMark/>
          </w:tcPr>
          <w:p w14:paraId="45A9101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Prm</w:t>
            </w:r>
          </w:p>
        </w:tc>
        <w:tc>
          <w:tcPr>
            <w:tcW w:w="1932" w:type="dxa"/>
            <w:noWrap/>
            <w:hideMark/>
          </w:tcPr>
          <w:p w14:paraId="01DB0A3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803" w:type="dxa"/>
            <w:noWrap/>
            <w:hideMark/>
          </w:tcPr>
          <w:p w14:paraId="4B239AE0"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2FF95460"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w:t>
            </w:r>
            <w:r w:rsidRPr="00F733A3">
              <w:rPr>
                <w:rFonts w:ascii="Arial" w:eastAsia="Times New Roman" w:hAnsi="Arial" w:cs="B Lotus" w:hint="cs"/>
                <w:color w:val="000000"/>
                <w:sz w:val="20"/>
                <w:szCs w:val="20"/>
                <w:rtl/>
              </w:rPr>
              <w:t>حق بیمه - ثالث اجباری -  بدون مالیات و عوارض-</w:t>
            </w:r>
            <w:r w:rsidRPr="00F733A3">
              <w:rPr>
                <w:rFonts w:cs="B Lotus" w:hint="cs"/>
                <w:sz w:val="32"/>
                <w:szCs w:val="32"/>
                <w:rtl/>
              </w:rPr>
              <w:t xml:space="preserve"> </w:t>
            </w:r>
            <w:r w:rsidRPr="00F733A3">
              <w:rPr>
                <w:rFonts w:cs="B Lotus" w:hint="cs"/>
                <w:sz w:val="24"/>
                <w:szCs w:val="24"/>
                <w:rtl/>
              </w:rPr>
              <w:t>پس ازاعمال تخفیفات وجرائم مربوطه</w:t>
            </w:r>
          </w:p>
        </w:tc>
        <w:tc>
          <w:tcPr>
            <w:tcW w:w="1483" w:type="dxa"/>
            <w:noWrap/>
            <w:hideMark/>
          </w:tcPr>
          <w:p w14:paraId="0B26BEEB"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 </w:t>
            </w:r>
          </w:p>
        </w:tc>
        <w:tc>
          <w:tcPr>
            <w:tcW w:w="1162" w:type="dxa"/>
            <w:noWrap/>
            <w:hideMark/>
          </w:tcPr>
          <w:p w14:paraId="68770141"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11B3F5A8"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702B724E"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52</w:t>
            </w:r>
          </w:p>
        </w:tc>
        <w:tc>
          <w:tcPr>
            <w:tcW w:w="2328" w:type="dxa"/>
            <w:noWrap/>
            <w:hideMark/>
          </w:tcPr>
          <w:p w14:paraId="4DCD143E"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CalcPrm</w:t>
            </w:r>
          </w:p>
        </w:tc>
        <w:tc>
          <w:tcPr>
            <w:tcW w:w="1932" w:type="dxa"/>
            <w:noWrap/>
            <w:hideMark/>
          </w:tcPr>
          <w:p w14:paraId="4F8E7CBE"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803" w:type="dxa"/>
            <w:noWrap/>
            <w:hideMark/>
          </w:tcPr>
          <w:p w14:paraId="28546648"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48E4A927"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FF0000"/>
              </w:rPr>
              <w:t> </w:t>
            </w:r>
            <w:r w:rsidRPr="00F733A3">
              <w:rPr>
                <w:rFonts w:ascii="Arial" w:eastAsia="Times New Roman" w:hAnsi="Arial" w:cs="B Lotus" w:hint="cs"/>
                <w:color w:val="000000" w:themeColor="text1"/>
                <w:rtl/>
              </w:rPr>
              <w:t>مجموع حق بیمه قانونی ثالث و حوادث راننده</w:t>
            </w:r>
            <w:r w:rsidRPr="00F733A3">
              <w:rPr>
                <w:rFonts w:ascii="Arial" w:eastAsia="Times New Roman" w:hAnsi="Arial" w:cs="B Lotus"/>
                <w:color w:val="000000" w:themeColor="text1"/>
              </w:rPr>
              <w:t xml:space="preserve"> </w:t>
            </w:r>
            <w:r w:rsidRPr="00F733A3">
              <w:rPr>
                <w:rFonts w:ascii="Arial" w:eastAsia="Times New Roman" w:hAnsi="Arial" w:cs="B Lotus" w:hint="cs"/>
                <w:color w:val="000000" w:themeColor="text1"/>
                <w:rtl/>
              </w:rPr>
              <w:t xml:space="preserve">اجباری </w:t>
            </w:r>
            <w:r w:rsidRPr="00F733A3">
              <w:rPr>
                <w:rFonts w:ascii="Arial" w:eastAsia="Times New Roman" w:hAnsi="Arial" w:cs="B Lotus" w:hint="cs"/>
                <w:color w:val="000000"/>
                <w:rtl/>
              </w:rPr>
              <w:t>( قبل از کسر تخفیفات اختیاری شرکت -  بدون مالیات و عوارض-بدون سهم صندوق بند الف-بدون وزارت بهداشت)</w:t>
            </w:r>
          </w:p>
        </w:tc>
        <w:tc>
          <w:tcPr>
            <w:tcW w:w="1483" w:type="dxa"/>
            <w:noWrap/>
            <w:hideMark/>
          </w:tcPr>
          <w:p w14:paraId="073A249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 </w:t>
            </w:r>
          </w:p>
        </w:tc>
        <w:tc>
          <w:tcPr>
            <w:tcW w:w="1162" w:type="dxa"/>
            <w:noWrap/>
            <w:hideMark/>
          </w:tcPr>
          <w:p w14:paraId="5C99C1FD"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45CB8ED8"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FE3F357"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53</w:t>
            </w:r>
          </w:p>
        </w:tc>
        <w:tc>
          <w:tcPr>
            <w:tcW w:w="2328" w:type="dxa"/>
            <w:noWrap/>
            <w:hideMark/>
          </w:tcPr>
          <w:p w14:paraId="26FB2B1F"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Tax</w:t>
            </w:r>
          </w:p>
        </w:tc>
        <w:tc>
          <w:tcPr>
            <w:tcW w:w="1932" w:type="dxa"/>
            <w:noWrap/>
            <w:hideMark/>
          </w:tcPr>
          <w:p w14:paraId="0CB207ED"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803" w:type="dxa"/>
            <w:noWrap/>
            <w:hideMark/>
          </w:tcPr>
          <w:p w14:paraId="24E6C366"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43E2F1A7"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tl/>
              </w:rPr>
              <w:t>مبلغ مالیات اعمال شده دربیمه نامه جاری</w:t>
            </w:r>
          </w:p>
        </w:tc>
        <w:tc>
          <w:tcPr>
            <w:tcW w:w="1483" w:type="dxa"/>
            <w:noWrap/>
            <w:hideMark/>
          </w:tcPr>
          <w:p w14:paraId="745D6616"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 </w:t>
            </w:r>
            <w:r w:rsidRPr="00F733A3">
              <w:rPr>
                <w:rFonts w:cs="B Lotus" w:hint="cs"/>
                <w:color w:val="000000" w:themeColor="text1"/>
                <w:rtl/>
              </w:rPr>
              <w:t>6% مجموع دوفیلد حق بیمه ثالث اجباری(</w:t>
            </w:r>
            <w:r w:rsidRPr="00F733A3">
              <w:rPr>
                <w:rFonts w:cs="B Lotus"/>
                <w:color w:val="000000" w:themeColor="text1"/>
              </w:rPr>
              <w:t>prm</w:t>
            </w:r>
            <w:r w:rsidRPr="00F733A3">
              <w:rPr>
                <w:rFonts w:cs="B Lotus" w:hint="cs"/>
                <w:color w:val="000000" w:themeColor="text1"/>
                <w:rtl/>
              </w:rPr>
              <w:t>) و حق بیمه حوادث راننده(</w:t>
            </w:r>
            <w:r w:rsidRPr="00F733A3">
              <w:rPr>
                <w:rFonts w:cs="B Lotus"/>
                <w:color w:val="000000" w:themeColor="text1"/>
              </w:rPr>
              <w:t>prsnprm</w:t>
            </w:r>
            <w:r w:rsidRPr="00F733A3">
              <w:rPr>
                <w:rFonts w:cs="B Lotus" w:hint="cs"/>
                <w:color w:val="000000" w:themeColor="text1"/>
                <w:rtl/>
              </w:rPr>
              <w:t>) می باشد</w:t>
            </w:r>
          </w:p>
        </w:tc>
        <w:tc>
          <w:tcPr>
            <w:tcW w:w="1162" w:type="dxa"/>
            <w:noWrap/>
            <w:hideMark/>
          </w:tcPr>
          <w:p w14:paraId="3E2252B4"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28991559"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2D33CAF0"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54</w:t>
            </w:r>
          </w:p>
        </w:tc>
        <w:tc>
          <w:tcPr>
            <w:tcW w:w="2328" w:type="dxa"/>
            <w:noWrap/>
            <w:hideMark/>
          </w:tcPr>
          <w:p w14:paraId="36FD2431"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Tol</w:t>
            </w:r>
          </w:p>
        </w:tc>
        <w:tc>
          <w:tcPr>
            <w:tcW w:w="1932" w:type="dxa"/>
            <w:noWrap/>
            <w:hideMark/>
          </w:tcPr>
          <w:p w14:paraId="28623ED3"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803" w:type="dxa"/>
            <w:noWrap/>
            <w:hideMark/>
          </w:tcPr>
          <w:p w14:paraId="5C10E204"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0EBBAA98"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tl/>
              </w:rPr>
              <w:t>مبلغ عوارض اعمال شده دربیمه نامه جاری</w:t>
            </w:r>
          </w:p>
        </w:tc>
        <w:tc>
          <w:tcPr>
            <w:tcW w:w="1483" w:type="dxa"/>
            <w:noWrap/>
            <w:hideMark/>
          </w:tcPr>
          <w:p w14:paraId="508C355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   </w:t>
            </w:r>
            <w:r w:rsidRPr="00F733A3">
              <w:rPr>
                <w:rFonts w:cs="B Lotus" w:hint="cs"/>
                <w:color w:val="000000" w:themeColor="text1"/>
                <w:rtl/>
              </w:rPr>
              <w:t>3% مجموع دوفیلد حق بیمه ثالث اجباری(</w:t>
            </w:r>
            <w:r w:rsidRPr="00F733A3">
              <w:rPr>
                <w:rFonts w:cs="B Lotus"/>
                <w:color w:val="000000" w:themeColor="text1"/>
              </w:rPr>
              <w:t>prm</w:t>
            </w:r>
            <w:r w:rsidRPr="00F733A3">
              <w:rPr>
                <w:rFonts w:cs="B Lotus" w:hint="cs"/>
                <w:color w:val="000000" w:themeColor="text1"/>
                <w:rtl/>
              </w:rPr>
              <w:t>) و حق بیمه حوادث راننده(</w:t>
            </w:r>
            <w:r w:rsidRPr="00F733A3">
              <w:rPr>
                <w:rFonts w:cs="B Lotus"/>
                <w:color w:val="000000" w:themeColor="text1"/>
              </w:rPr>
              <w:t>prsnprm</w:t>
            </w:r>
            <w:r w:rsidRPr="00F733A3">
              <w:rPr>
                <w:rFonts w:cs="B Lotus" w:hint="cs"/>
                <w:color w:val="000000" w:themeColor="text1"/>
                <w:rtl/>
              </w:rPr>
              <w:t>) می باشد</w:t>
            </w:r>
          </w:p>
        </w:tc>
        <w:tc>
          <w:tcPr>
            <w:tcW w:w="1162" w:type="dxa"/>
            <w:noWrap/>
            <w:hideMark/>
          </w:tcPr>
          <w:p w14:paraId="2DE7970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49CD133E"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13D4C735"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55</w:t>
            </w:r>
          </w:p>
        </w:tc>
        <w:tc>
          <w:tcPr>
            <w:tcW w:w="2328" w:type="dxa"/>
            <w:noWrap/>
            <w:hideMark/>
          </w:tcPr>
          <w:p w14:paraId="64EB07DB"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ExcLfPrm</w:t>
            </w:r>
          </w:p>
        </w:tc>
        <w:tc>
          <w:tcPr>
            <w:tcW w:w="1932" w:type="dxa"/>
            <w:noWrap/>
            <w:hideMark/>
          </w:tcPr>
          <w:p w14:paraId="279940F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803" w:type="dxa"/>
            <w:noWrap/>
            <w:hideMark/>
          </w:tcPr>
          <w:p w14:paraId="3D5E067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5B2BE38B"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حق بيمه مازاد جانی (بدون مالیات و عوارض)    </w:t>
            </w:r>
          </w:p>
        </w:tc>
        <w:tc>
          <w:tcPr>
            <w:tcW w:w="1483" w:type="dxa"/>
            <w:noWrap/>
            <w:hideMark/>
          </w:tcPr>
          <w:p w14:paraId="3DC5282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4FA36100"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1040000 - 1040012</w:t>
            </w:r>
          </w:p>
        </w:tc>
      </w:tr>
      <w:tr w:rsidR="003F7766" w:rsidRPr="00F733A3" w14:paraId="4B9F7358" w14:textId="77777777" w:rsidTr="003F7766">
        <w:trPr>
          <w:cantSplit/>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B680DFC"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56</w:t>
            </w:r>
          </w:p>
        </w:tc>
        <w:tc>
          <w:tcPr>
            <w:tcW w:w="2328" w:type="dxa"/>
            <w:noWrap/>
            <w:hideMark/>
          </w:tcPr>
          <w:p w14:paraId="41ED5BEE"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ExcFnPrm</w:t>
            </w:r>
          </w:p>
        </w:tc>
        <w:tc>
          <w:tcPr>
            <w:tcW w:w="1932" w:type="dxa"/>
            <w:noWrap/>
            <w:hideMark/>
          </w:tcPr>
          <w:p w14:paraId="49EC9C11"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803" w:type="dxa"/>
            <w:noWrap/>
            <w:hideMark/>
          </w:tcPr>
          <w:p w14:paraId="152C1384"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56F5728A"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حق بیمه مازاد مالی (بدون مالیات و عوارض)  </w:t>
            </w:r>
          </w:p>
        </w:tc>
        <w:tc>
          <w:tcPr>
            <w:tcW w:w="1483" w:type="dxa"/>
            <w:noWrap/>
            <w:hideMark/>
          </w:tcPr>
          <w:p w14:paraId="2137EBD4"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795EF9BB"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1040000 - 1040012</w:t>
            </w:r>
          </w:p>
        </w:tc>
      </w:tr>
      <w:tr w:rsidR="003F7766" w:rsidRPr="00F733A3" w14:paraId="7EBA0F62"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F18CCE9"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57</w:t>
            </w:r>
          </w:p>
        </w:tc>
        <w:tc>
          <w:tcPr>
            <w:tcW w:w="2328" w:type="dxa"/>
            <w:noWrap/>
            <w:hideMark/>
          </w:tcPr>
          <w:p w14:paraId="3579ED99"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PrsnPrm</w:t>
            </w:r>
          </w:p>
        </w:tc>
        <w:tc>
          <w:tcPr>
            <w:tcW w:w="1932" w:type="dxa"/>
            <w:noWrap/>
            <w:hideMark/>
          </w:tcPr>
          <w:p w14:paraId="219CD01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803" w:type="dxa"/>
            <w:noWrap/>
            <w:hideMark/>
          </w:tcPr>
          <w:p w14:paraId="17E7BD1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304E5182"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حق بيمه حوادث راننده (بدون مالیات و عوارض)</w:t>
            </w:r>
          </w:p>
        </w:tc>
        <w:tc>
          <w:tcPr>
            <w:tcW w:w="1483" w:type="dxa"/>
            <w:noWrap/>
            <w:hideMark/>
          </w:tcPr>
          <w:p w14:paraId="4799B182"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E3B946D"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1040000 - 1040013</w:t>
            </w:r>
          </w:p>
        </w:tc>
      </w:tr>
      <w:tr w:rsidR="003F7766" w:rsidRPr="00F733A3" w14:paraId="32C2F09C"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2ED111F"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58</w:t>
            </w:r>
          </w:p>
        </w:tc>
        <w:tc>
          <w:tcPr>
            <w:tcW w:w="2328" w:type="dxa"/>
            <w:noWrap/>
            <w:hideMark/>
          </w:tcPr>
          <w:p w14:paraId="1BB6A91B" w14:textId="2CAE2E9A" w:rsidR="003F7766" w:rsidRPr="00F733A3" w:rsidRDefault="006D1605" w:rsidP="006D1605">
            <w:pPr>
              <w:tabs>
                <w:tab w:val="left" w:pos="577"/>
                <w:tab w:val="center" w:pos="1056"/>
              </w:tabs>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Pr>
                <w:rFonts w:ascii="Arial" w:eastAsia="Times New Roman" w:hAnsi="Arial" w:cs="B Lotus"/>
                <w:color w:val="000000"/>
              </w:rPr>
              <w:tab/>
            </w:r>
            <w:r>
              <w:rPr>
                <w:rFonts w:ascii="Arial" w:eastAsia="Times New Roman" w:hAnsi="Arial" w:cs="B Lotus"/>
                <w:color w:val="000000"/>
              </w:rPr>
              <w:tab/>
            </w:r>
            <w:r w:rsidR="003F7766" w:rsidRPr="00F733A3">
              <w:rPr>
                <w:rFonts w:ascii="Arial" w:eastAsia="Times New Roman" w:hAnsi="Arial" w:cs="B Lotus" w:hint="cs"/>
                <w:color w:val="000000"/>
              </w:rPr>
              <w:t>HlthPrm</w:t>
            </w:r>
          </w:p>
        </w:tc>
        <w:tc>
          <w:tcPr>
            <w:tcW w:w="1932" w:type="dxa"/>
            <w:noWrap/>
            <w:hideMark/>
          </w:tcPr>
          <w:p w14:paraId="4982384A"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803" w:type="dxa"/>
            <w:noWrap/>
            <w:hideMark/>
          </w:tcPr>
          <w:p w14:paraId="23B653A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24B46000"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مبلغ سهم وزارت بهداشت</w:t>
            </w:r>
          </w:p>
        </w:tc>
        <w:tc>
          <w:tcPr>
            <w:tcW w:w="1483" w:type="dxa"/>
            <w:noWrap/>
            <w:hideMark/>
          </w:tcPr>
          <w:p w14:paraId="36D39F2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F8DECD1"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1040017</w:t>
            </w:r>
          </w:p>
        </w:tc>
      </w:tr>
      <w:tr w:rsidR="003F7766" w:rsidRPr="00F733A3" w14:paraId="23317FC2"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7B954CB0" w14:textId="77777777" w:rsidR="003F7766" w:rsidRPr="00410A9D" w:rsidRDefault="003F7766" w:rsidP="00AC6E76">
            <w:pPr>
              <w:jc w:val="center"/>
              <w:rPr>
                <w:rFonts w:ascii="Arial" w:eastAsia="Times New Roman" w:hAnsi="Arial" w:cs="B Lotus"/>
                <w:color w:val="000000"/>
                <w:sz w:val="28"/>
                <w:szCs w:val="28"/>
              </w:rPr>
            </w:pPr>
            <w:r w:rsidRPr="00410A9D">
              <w:rPr>
                <w:rFonts w:ascii="Arial" w:eastAsia="Times New Roman" w:hAnsi="Arial" w:cs="B Lotus" w:hint="cs"/>
                <w:color w:val="000000"/>
                <w:sz w:val="28"/>
                <w:szCs w:val="28"/>
                <w:rtl/>
              </w:rPr>
              <w:t>59</w:t>
            </w:r>
          </w:p>
        </w:tc>
        <w:tc>
          <w:tcPr>
            <w:tcW w:w="2328" w:type="dxa"/>
            <w:noWrap/>
            <w:hideMark/>
          </w:tcPr>
          <w:p w14:paraId="29ABE8BC" w14:textId="77777777" w:rsidR="003F7766" w:rsidRPr="00410A9D"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410A9D">
              <w:rPr>
                <w:rFonts w:ascii="Arial" w:eastAsia="Times New Roman" w:hAnsi="Arial" w:cs="B Lotus" w:hint="cs"/>
                <w:color w:val="000000"/>
              </w:rPr>
              <w:t>IsFndCstInst</w:t>
            </w:r>
          </w:p>
        </w:tc>
        <w:tc>
          <w:tcPr>
            <w:tcW w:w="1932" w:type="dxa"/>
            <w:noWrap/>
            <w:hideMark/>
          </w:tcPr>
          <w:p w14:paraId="430C443F" w14:textId="77777777" w:rsidR="003F7766" w:rsidRPr="00410A9D"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410A9D">
              <w:rPr>
                <w:rFonts w:ascii="Arial" w:eastAsia="Times New Roman" w:hAnsi="Arial" w:cs="B Lotus" w:hint="cs"/>
                <w:color w:val="000000"/>
              </w:rPr>
              <w:t>bit</w:t>
            </w:r>
          </w:p>
        </w:tc>
        <w:tc>
          <w:tcPr>
            <w:tcW w:w="803" w:type="dxa"/>
            <w:noWrap/>
            <w:hideMark/>
          </w:tcPr>
          <w:p w14:paraId="48A2F775" w14:textId="77777777" w:rsidR="003F7766" w:rsidRPr="00410A9D"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410A9D">
              <w:rPr>
                <w:rFonts w:ascii="Arial" w:eastAsia="Times New Roman" w:hAnsi="Arial" w:cs="B Lotus" w:hint="cs"/>
                <w:color w:val="000000"/>
              </w:rPr>
              <w:t>yes</w:t>
            </w:r>
          </w:p>
        </w:tc>
        <w:tc>
          <w:tcPr>
            <w:tcW w:w="1398" w:type="dxa"/>
            <w:noWrap/>
            <w:hideMark/>
          </w:tcPr>
          <w:p w14:paraId="2EFC23CA" w14:textId="77777777" w:rsidR="003F7766" w:rsidRPr="00410A9D"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410A9D">
              <w:rPr>
                <w:rFonts w:ascii="Arial" w:eastAsia="Times New Roman" w:hAnsi="Arial" w:cs="B Lotus" w:hint="cs"/>
                <w:color w:val="000000"/>
                <w:rtl/>
              </w:rPr>
              <w:t xml:space="preserve">جریمه  صندوق  اقساطی دریافت می شود یا خیر ؟  اقساطی دریافت می شود =1    </w:t>
            </w:r>
            <w:r w:rsidRPr="00410A9D">
              <w:rPr>
                <w:rFonts w:ascii="Arial" w:eastAsia="Times New Roman" w:hAnsi="Arial" w:cs="B Lotus" w:hint="cs"/>
                <w:color w:val="000000"/>
                <w:rtl/>
              </w:rPr>
              <w:lastRenderedPageBreak/>
              <w:t>اقساطی دریافت نمی شود=0</w:t>
            </w:r>
          </w:p>
        </w:tc>
        <w:tc>
          <w:tcPr>
            <w:tcW w:w="1483" w:type="dxa"/>
            <w:noWrap/>
            <w:hideMark/>
          </w:tcPr>
          <w:p w14:paraId="19F5BF85" w14:textId="77777777" w:rsidR="003F7766" w:rsidRPr="00410A9D"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410A9D">
              <w:rPr>
                <w:rFonts w:ascii="Arial" w:eastAsia="Times New Roman" w:hAnsi="Arial" w:cs="B Lotus" w:hint="cs"/>
                <w:color w:val="000000"/>
              </w:rPr>
              <w:lastRenderedPageBreak/>
              <w:t> </w:t>
            </w:r>
          </w:p>
        </w:tc>
        <w:tc>
          <w:tcPr>
            <w:tcW w:w="1162" w:type="dxa"/>
            <w:noWrap/>
            <w:hideMark/>
          </w:tcPr>
          <w:p w14:paraId="03C12192" w14:textId="77777777" w:rsidR="003F7766" w:rsidRPr="00410A9D"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410A9D">
              <w:rPr>
                <w:rFonts w:ascii="Arial" w:eastAsia="Times New Roman" w:hAnsi="Arial" w:cs="B Lotus" w:hint="cs"/>
                <w:color w:val="000000"/>
              </w:rPr>
              <w:t>1040020</w:t>
            </w:r>
          </w:p>
        </w:tc>
      </w:tr>
      <w:tr w:rsidR="003F7766" w:rsidRPr="00F733A3" w14:paraId="5628543F"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CFF0547"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60</w:t>
            </w:r>
          </w:p>
        </w:tc>
        <w:tc>
          <w:tcPr>
            <w:tcW w:w="2328" w:type="dxa"/>
            <w:noWrap/>
            <w:hideMark/>
          </w:tcPr>
          <w:p w14:paraId="1E7A396E"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IsPrmInst</w:t>
            </w:r>
          </w:p>
        </w:tc>
        <w:tc>
          <w:tcPr>
            <w:tcW w:w="1932" w:type="dxa"/>
            <w:noWrap/>
            <w:hideMark/>
          </w:tcPr>
          <w:p w14:paraId="51F9F31F"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bit</w:t>
            </w:r>
          </w:p>
        </w:tc>
        <w:tc>
          <w:tcPr>
            <w:tcW w:w="803" w:type="dxa"/>
            <w:noWrap/>
            <w:hideMark/>
          </w:tcPr>
          <w:p w14:paraId="7CF0D502"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3E28AB62"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حق بیمه  اقساطی دریافت می شود یا خیر ؟   اقساطی دریافت می شود =1    اقساطی دریافت نمی شود=0</w:t>
            </w:r>
          </w:p>
        </w:tc>
        <w:tc>
          <w:tcPr>
            <w:tcW w:w="1483" w:type="dxa"/>
            <w:noWrap/>
            <w:hideMark/>
          </w:tcPr>
          <w:p w14:paraId="3943999B"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7168A254"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w:t>
            </w:r>
          </w:p>
        </w:tc>
      </w:tr>
      <w:tr w:rsidR="003F7766" w:rsidRPr="00F733A3" w14:paraId="55B779E4"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434C5BC"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61</w:t>
            </w:r>
          </w:p>
        </w:tc>
        <w:tc>
          <w:tcPr>
            <w:tcW w:w="2328" w:type="dxa"/>
            <w:noWrap/>
            <w:hideMark/>
          </w:tcPr>
          <w:p w14:paraId="579296C3"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PlcyDurDy</w:t>
            </w:r>
          </w:p>
        </w:tc>
        <w:tc>
          <w:tcPr>
            <w:tcW w:w="1932" w:type="dxa"/>
            <w:noWrap/>
            <w:hideMark/>
          </w:tcPr>
          <w:p w14:paraId="2DAE8C09"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1C3EFCE7"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3778F645"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مدت بیمه نامه به روز</w:t>
            </w:r>
          </w:p>
        </w:tc>
        <w:tc>
          <w:tcPr>
            <w:tcW w:w="1483" w:type="dxa"/>
            <w:noWrap/>
            <w:hideMark/>
          </w:tcPr>
          <w:p w14:paraId="368C926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49DA45E0"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1040000-1040005-1040006-1040007-1040022</w:t>
            </w:r>
          </w:p>
        </w:tc>
      </w:tr>
      <w:tr w:rsidR="003F7766" w:rsidRPr="00F733A3" w14:paraId="15206E6E"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7ACBFFA8"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62</w:t>
            </w:r>
          </w:p>
        </w:tc>
        <w:tc>
          <w:tcPr>
            <w:tcW w:w="2328" w:type="dxa"/>
            <w:noWrap/>
            <w:hideMark/>
          </w:tcPr>
          <w:p w14:paraId="7F1BDC71"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CalcTypCod</w:t>
            </w:r>
          </w:p>
        </w:tc>
        <w:tc>
          <w:tcPr>
            <w:tcW w:w="1932" w:type="dxa"/>
            <w:noWrap/>
            <w:hideMark/>
          </w:tcPr>
          <w:p w14:paraId="6AE4EA89"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tinyint</w:t>
            </w:r>
          </w:p>
        </w:tc>
        <w:tc>
          <w:tcPr>
            <w:tcW w:w="803" w:type="dxa"/>
            <w:noWrap/>
            <w:hideMark/>
          </w:tcPr>
          <w:p w14:paraId="6B0683F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7401F18C"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بیمه نامه بر اساس مدت</w:t>
            </w:r>
          </w:p>
        </w:tc>
        <w:tc>
          <w:tcPr>
            <w:tcW w:w="1483" w:type="dxa"/>
            <w:noWrap/>
            <w:hideMark/>
          </w:tcPr>
          <w:p w14:paraId="099C7F13" w14:textId="77777777" w:rsidR="003F7766" w:rsidRPr="00F733A3" w:rsidRDefault="00087344"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نوع_بیمه" w:history="1">
              <w:r w:rsidR="003F7766" w:rsidRPr="00CA1B78">
                <w:rPr>
                  <w:rStyle w:val="Hyperlink"/>
                  <w:rFonts w:ascii="Arial" w:eastAsia="Times New Roman" w:hAnsi="Arial" w:cs="B Lotus" w:hint="cs"/>
                  <w:rtl/>
                </w:rPr>
                <w:t>جدول کد نوع بیمه نامه بر اساس مدت</w:t>
              </w:r>
            </w:hyperlink>
            <w:r w:rsidR="003F7766" w:rsidRPr="00F733A3">
              <w:rPr>
                <w:rFonts w:ascii="Arial" w:eastAsia="Times New Roman" w:hAnsi="Arial" w:cs="B Lotus" w:hint="cs"/>
                <w:color w:val="000000"/>
                <w:rtl/>
              </w:rPr>
              <w:t xml:space="preserve"> </w:t>
            </w:r>
          </w:p>
        </w:tc>
        <w:tc>
          <w:tcPr>
            <w:tcW w:w="1162" w:type="dxa"/>
            <w:noWrap/>
            <w:hideMark/>
          </w:tcPr>
          <w:p w14:paraId="53C3AF14"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1040005-1040006-1040007</w:t>
            </w:r>
          </w:p>
        </w:tc>
      </w:tr>
      <w:tr w:rsidR="003F7766" w:rsidRPr="00F733A3" w14:paraId="60485D23"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18393579"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63</w:t>
            </w:r>
          </w:p>
        </w:tc>
        <w:tc>
          <w:tcPr>
            <w:tcW w:w="2328" w:type="dxa"/>
            <w:noWrap/>
            <w:hideMark/>
          </w:tcPr>
          <w:p w14:paraId="65C52FAE"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IsuDte</w:t>
            </w:r>
          </w:p>
        </w:tc>
        <w:tc>
          <w:tcPr>
            <w:tcW w:w="1932" w:type="dxa"/>
            <w:noWrap/>
            <w:hideMark/>
          </w:tcPr>
          <w:p w14:paraId="58C32669"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803" w:type="dxa"/>
            <w:noWrap/>
            <w:hideMark/>
          </w:tcPr>
          <w:p w14:paraId="51A5822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557FF819"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صدور بیمه نامه-شمسی</w:t>
            </w:r>
          </w:p>
        </w:tc>
        <w:tc>
          <w:tcPr>
            <w:tcW w:w="1483" w:type="dxa"/>
            <w:noWrap/>
            <w:hideMark/>
          </w:tcPr>
          <w:p w14:paraId="295DCBAC"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0E5B513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1040000 - 1040022</w:t>
            </w:r>
          </w:p>
        </w:tc>
      </w:tr>
      <w:tr w:rsidR="003F7766" w:rsidRPr="00F733A3" w14:paraId="1C0268B8"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329E899"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64</w:t>
            </w:r>
          </w:p>
        </w:tc>
        <w:tc>
          <w:tcPr>
            <w:tcW w:w="2328" w:type="dxa"/>
            <w:noWrap/>
            <w:hideMark/>
          </w:tcPr>
          <w:p w14:paraId="09CD0A1B"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BgnDte</w:t>
            </w:r>
          </w:p>
        </w:tc>
        <w:tc>
          <w:tcPr>
            <w:tcW w:w="1932" w:type="dxa"/>
            <w:noWrap/>
            <w:hideMark/>
          </w:tcPr>
          <w:p w14:paraId="1A095D17"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803" w:type="dxa"/>
            <w:noWrap/>
            <w:hideMark/>
          </w:tcPr>
          <w:p w14:paraId="7445066E"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1714AA51"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شروع بیمه نامه- شمسی</w:t>
            </w:r>
          </w:p>
        </w:tc>
        <w:tc>
          <w:tcPr>
            <w:tcW w:w="1483" w:type="dxa"/>
            <w:noWrap/>
            <w:hideMark/>
          </w:tcPr>
          <w:p w14:paraId="0ED69EC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5A94DD8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1040000 - 1040022</w:t>
            </w:r>
          </w:p>
        </w:tc>
      </w:tr>
      <w:tr w:rsidR="003F7766" w:rsidRPr="00F733A3" w14:paraId="5E2538D7"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23781FEE"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65</w:t>
            </w:r>
          </w:p>
        </w:tc>
        <w:tc>
          <w:tcPr>
            <w:tcW w:w="2328" w:type="dxa"/>
            <w:noWrap/>
            <w:hideMark/>
          </w:tcPr>
          <w:p w14:paraId="526DB312"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EndDte</w:t>
            </w:r>
          </w:p>
        </w:tc>
        <w:tc>
          <w:tcPr>
            <w:tcW w:w="1932" w:type="dxa"/>
            <w:noWrap/>
            <w:hideMark/>
          </w:tcPr>
          <w:p w14:paraId="557B8990"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803" w:type="dxa"/>
            <w:noWrap/>
            <w:hideMark/>
          </w:tcPr>
          <w:p w14:paraId="7F5932D9"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1C00B15C"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پایان بیمه نامه- شمسی</w:t>
            </w:r>
          </w:p>
        </w:tc>
        <w:tc>
          <w:tcPr>
            <w:tcW w:w="1483" w:type="dxa"/>
            <w:noWrap/>
            <w:hideMark/>
          </w:tcPr>
          <w:p w14:paraId="61A0DA15"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72DB324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1040000 - 1040022</w:t>
            </w:r>
          </w:p>
        </w:tc>
      </w:tr>
      <w:tr w:rsidR="003F7766" w:rsidRPr="00F733A3" w14:paraId="36C6D2D4"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50288F7" w14:textId="1D9E14A9"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66</w:t>
            </w:r>
          </w:p>
        </w:tc>
        <w:tc>
          <w:tcPr>
            <w:tcW w:w="2328" w:type="dxa"/>
            <w:noWrap/>
            <w:hideMark/>
          </w:tcPr>
          <w:p w14:paraId="5D4D450B"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LastEndDte</w:t>
            </w:r>
          </w:p>
        </w:tc>
        <w:tc>
          <w:tcPr>
            <w:tcW w:w="1932" w:type="dxa"/>
            <w:noWrap/>
            <w:hideMark/>
          </w:tcPr>
          <w:p w14:paraId="785EA49D"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803" w:type="dxa"/>
            <w:noWrap/>
            <w:hideMark/>
          </w:tcPr>
          <w:p w14:paraId="61DE1145"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1F49762F" w14:textId="661B0C7E" w:rsidR="003F7766" w:rsidRPr="00F733A3" w:rsidRDefault="003F7766"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تاريخ انقضاء بيمه نامه قبلي </w:t>
            </w:r>
            <w:r w:rsidR="00102F65">
              <w:rPr>
                <w:rFonts w:ascii="Times New Roman" w:eastAsia="Times New Roman" w:hAnsi="Times New Roman" w:cs="Times New Roman" w:hint="cs"/>
                <w:color w:val="000000"/>
                <w:rtl/>
              </w:rPr>
              <w:t>–</w:t>
            </w:r>
            <w:r w:rsidRPr="00F733A3">
              <w:rPr>
                <w:rFonts w:ascii="Arial" w:eastAsia="Times New Roman" w:hAnsi="Arial" w:cs="B Lotus" w:hint="cs"/>
                <w:color w:val="000000"/>
                <w:rtl/>
              </w:rPr>
              <w:t xml:space="preserve"> شمسی</w:t>
            </w:r>
            <w:r w:rsidR="00102F65">
              <w:rPr>
                <w:rFonts w:ascii="Arial" w:eastAsia="Times New Roman" w:hAnsi="Arial" w:cs="B Lotus" w:hint="cs"/>
                <w:color w:val="000000"/>
                <w:rtl/>
              </w:rPr>
              <w:t xml:space="preserve"> (</w:t>
            </w:r>
            <w:r w:rsidR="00102F65" w:rsidRPr="00102F65">
              <w:rPr>
                <w:rFonts w:ascii="Arial" w:eastAsia="Times New Roman" w:hAnsi="Arial" w:cs="B Lotus" w:hint="cs"/>
                <w:color w:val="000000"/>
                <w:rtl/>
              </w:rPr>
              <w:t>در</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مواقعی</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که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تاریخ</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پایان</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بیمه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نامه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در</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الحاقیه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تغییر</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یافته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باشد</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یا</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الحاقیه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فسخ</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باشد</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که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تاریخ</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lastRenderedPageBreak/>
              <w:t>پایان</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بیمه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نامه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با</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تاریخ</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اثر</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الحاقیه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یکسان</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می</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باشد</w:t>
            </w:r>
            <w:r w:rsidR="00102F65" w:rsidRPr="00102F65">
              <w:rPr>
                <w:rFonts w:ascii="Arial" w:eastAsia="Times New Roman" w:hAnsi="Arial" w:cs="B Lotus"/>
                <w:color w:val="000000"/>
                <w:rtl/>
              </w:rPr>
              <w:t>)</w:t>
            </w:r>
            <w:r w:rsidR="00102F65" w:rsidRPr="00102F65">
              <w:rPr>
                <w:rFonts w:ascii="Arial" w:eastAsia="Times New Roman" w:hAnsi="Arial" w:cs="B Lotus" w:hint="cs"/>
                <w:color w:val="000000"/>
                <w:rtl/>
              </w:rPr>
              <w:t>،</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در</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صورتی</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که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شرکت</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بیمه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هر</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کدام</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از</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این</w:t>
            </w:r>
            <w:r w:rsidR="00102F65" w:rsidRPr="00102F65">
              <w:rPr>
                <w:rFonts w:ascii="Arial" w:eastAsia="Times New Roman" w:hAnsi="Arial" w:cs="B Lotus"/>
                <w:color w:val="000000"/>
                <w:rtl/>
              </w:rPr>
              <w:t xml:space="preserve"> 3 </w:t>
            </w:r>
            <w:r w:rsidR="00102F65" w:rsidRPr="00102F65">
              <w:rPr>
                <w:rFonts w:ascii="Arial" w:eastAsia="Times New Roman" w:hAnsi="Arial" w:cs="B Lotus" w:hint="cs"/>
                <w:color w:val="000000"/>
                <w:rtl/>
              </w:rPr>
              <w:t>تاریخ</w:t>
            </w:r>
            <w:r w:rsidR="00102F65" w:rsidRPr="00102F65">
              <w:rPr>
                <w:rFonts w:ascii="Arial" w:eastAsia="Times New Roman" w:hAnsi="Arial" w:cs="B Lotus"/>
                <w:color w:val="000000"/>
                <w:rtl/>
              </w:rPr>
              <w:t>(</w:t>
            </w:r>
            <w:r w:rsidR="00102F65" w:rsidRPr="00102F65">
              <w:rPr>
                <w:rFonts w:ascii="Arial" w:eastAsia="Times New Roman" w:hAnsi="Arial" w:cs="B Lotus" w:hint="cs"/>
                <w:color w:val="000000"/>
                <w:rtl/>
              </w:rPr>
              <w:t>تاریخ</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پایان</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بیمه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نامه،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تاریخ</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پایان</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الحاقیه،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تاریخ</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اثر</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الحاقیه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فسخ</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را</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ارسال</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نماید،</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بیمه</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مرکزی</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تاریخ</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ارسالی</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را</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قبول</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می</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کند</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اما</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در</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محاسبات</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خود،</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تاریخ</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صحیح</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را</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قرار</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می</w:t>
            </w:r>
            <w:r w:rsidR="00102F65" w:rsidRPr="00102F65">
              <w:rPr>
                <w:rFonts w:ascii="Arial" w:eastAsia="Times New Roman" w:hAnsi="Arial" w:cs="B Lotus"/>
                <w:color w:val="000000"/>
                <w:rtl/>
              </w:rPr>
              <w:t xml:space="preserve"> </w:t>
            </w:r>
            <w:r w:rsidR="00102F65" w:rsidRPr="00102F65">
              <w:rPr>
                <w:rFonts w:ascii="Arial" w:eastAsia="Times New Roman" w:hAnsi="Arial" w:cs="B Lotus" w:hint="cs"/>
                <w:color w:val="000000"/>
                <w:rtl/>
              </w:rPr>
              <w:t>دهد</w:t>
            </w:r>
            <w:r w:rsidR="00102F65">
              <w:rPr>
                <w:rFonts w:ascii="Arial" w:eastAsia="Times New Roman" w:hAnsi="Arial" w:cs="B Lotus" w:hint="cs"/>
                <w:color w:val="000000"/>
                <w:rtl/>
              </w:rPr>
              <w:t>)</w:t>
            </w:r>
          </w:p>
        </w:tc>
        <w:tc>
          <w:tcPr>
            <w:tcW w:w="1483" w:type="dxa"/>
            <w:noWrap/>
            <w:hideMark/>
          </w:tcPr>
          <w:p w14:paraId="6047B50D"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lastRenderedPageBreak/>
              <w:t> </w:t>
            </w:r>
          </w:p>
        </w:tc>
        <w:tc>
          <w:tcPr>
            <w:tcW w:w="1162" w:type="dxa"/>
            <w:noWrap/>
            <w:hideMark/>
          </w:tcPr>
          <w:p w14:paraId="39F9949B"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1040000 - 1040020</w:t>
            </w:r>
          </w:p>
        </w:tc>
      </w:tr>
      <w:tr w:rsidR="003F7766" w:rsidRPr="00F733A3" w14:paraId="24EB08AE"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492E4AA"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67</w:t>
            </w:r>
          </w:p>
        </w:tc>
        <w:tc>
          <w:tcPr>
            <w:tcW w:w="2328" w:type="dxa"/>
            <w:noWrap/>
            <w:hideMark/>
          </w:tcPr>
          <w:p w14:paraId="125AF27A"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InsTypCod</w:t>
            </w:r>
          </w:p>
        </w:tc>
        <w:tc>
          <w:tcPr>
            <w:tcW w:w="1932" w:type="dxa"/>
            <w:noWrap/>
            <w:hideMark/>
          </w:tcPr>
          <w:p w14:paraId="4614E5F2"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tinyint</w:t>
            </w:r>
          </w:p>
        </w:tc>
        <w:tc>
          <w:tcPr>
            <w:tcW w:w="803" w:type="dxa"/>
            <w:noWrap/>
            <w:hideMark/>
          </w:tcPr>
          <w:p w14:paraId="2AC65486"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15A569D4"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نوع بیمه گذار-1 حقیقی - 2 حقوقی</w:t>
            </w:r>
          </w:p>
        </w:tc>
        <w:tc>
          <w:tcPr>
            <w:tcW w:w="1483" w:type="dxa"/>
            <w:noWrap/>
            <w:hideMark/>
          </w:tcPr>
          <w:p w14:paraId="05D9B8F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0C9AACFC"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1AD016C6" w14:textId="77777777" w:rsidTr="003F7766">
        <w:trPr>
          <w:cantSplit/>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7B8B979"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68</w:t>
            </w:r>
          </w:p>
        </w:tc>
        <w:tc>
          <w:tcPr>
            <w:tcW w:w="2328" w:type="dxa"/>
            <w:noWrap/>
            <w:hideMark/>
          </w:tcPr>
          <w:p w14:paraId="34B054FD"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NtnlId</w:t>
            </w:r>
          </w:p>
        </w:tc>
        <w:tc>
          <w:tcPr>
            <w:tcW w:w="1932" w:type="dxa"/>
            <w:noWrap/>
            <w:hideMark/>
          </w:tcPr>
          <w:p w14:paraId="6BB93551"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803" w:type="dxa"/>
            <w:noWrap/>
            <w:hideMark/>
          </w:tcPr>
          <w:p w14:paraId="3B3F423D"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04DCE186"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ملی افراد حقيقي</w:t>
            </w:r>
          </w:p>
        </w:tc>
        <w:tc>
          <w:tcPr>
            <w:tcW w:w="1483" w:type="dxa"/>
            <w:noWrap/>
            <w:hideMark/>
          </w:tcPr>
          <w:p w14:paraId="28C49079"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17E72DAD"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54F2CA0F"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C066400"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69</w:t>
            </w:r>
          </w:p>
        </w:tc>
        <w:tc>
          <w:tcPr>
            <w:tcW w:w="2328" w:type="dxa"/>
            <w:noWrap/>
            <w:hideMark/>
          </w:tcPr>
          <w:p w14:paraId="5C372512"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LglId</w:t>
            </w:r>
          </w:p>
        </w:tc>
        <w:tc>
          <w:tcPr>
            <w:tcW w:w="1932" w:type="dxa"/>
            <w:noWrap/>
            <w:hideMark/>
          </w:tcPr>
          <w:p w14:paraId="4A9611E8"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varchar(11)</w:t>
            </w:r>
          </w:p>
        </w:tc>
        <w:tc>
          <w:tcPr>
            <w:tcW w:w="803" w:type="dxa"/>
            <w:noWrap/>
            <w:hideMark/>
          </w:tcPr>
          <w:p w14:paraId="7A39E079"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19657114"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شناسه ملی افراد حقوقی</w:t>
            </w:r>
          </w:p>
        </w:tc>
        <w:tc>
          <w:tcPr>
            <w:tcW w:w="1483" w:type="dxa"/>
            <w:noWrap/>
            <w:hideMark/>
          </w:tcPr>
          <w:p w14:paraId="63AFCE20"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A8394DD"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1A2DC268"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13E913F"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70</w:t>
            </w:r>
          </w:p>
        </w:tc>
        <w:tc>
          <w:tcPr>
            <w:tcW w:w="2328" w:type="dxa"/>
            <w:noWrap/>
            <w:hideMark/>
          </w:tcPr>
          <w:p w14:paraId="5856D1A9"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UnIrnCod</w:t>
            </w:r>
          </w:p>
        </w:tc>
        <w:tc>
          <w:tcPr>
            <w:tcW w:w="1932" w:type="dxa"/>
            <w:noWrap/>
            <w:hideMark/>
          </w:tcPr>
          <w:p w14:paraId="15B62DF2"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varchar(15)</w:t>
            </w:r>
          </w:p>
        </w:tc>
        <w:tc>
          <w:tcPr>
            <w:tcW w:w="803" w:type="dxa"/>
            <w:noWrap/>
            <w:hideMark/>
          </w:tcPr>
          <w:p w14:paraId="090D4AEC"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5E000770"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کد ملی غیر ایرانیان/شناسه فراگیر اتباع خارجی</w:t>
            </w:r>
          </w:p>
        </w:tc>
        <w:tc>
          <w:tcPr>
            <w:tcW w:w="1483" w:type="dxa"/>
            <w:noWrap/>
            <w:hideMark/>
          </w:tcPr>
          <w:p w14:paraId="422A4D5F"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BE70EC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2AF3A38E"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887BD8F"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71</w:t>
            </w:r>
          </w:p>
        </w:tc>
        <w:tc>
          <w:tcPr>
            <w:tcW w:w="2328" w:type="dxa"/>
            <w:noWrap/>
            <w:hideMark/>
          </w:tcPr>
          <w:p w14:paraId="3A80167A"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InsFNam</w:t>
            </w:r>
          </w:p>
        </w:tc>
        <w:tc>
          <w:tcPr>
            <w:tcW w:w="1932" w:type="dxa"/>
            <w:noWrap/>
            <w:hideMark/>
          </w:tcPr>
          <w:p w14:paraId="5EEB2601"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803" w:type="dxa"/>
            <w:noWrap/>
            <w:hideMark/>
          </w:tcPr>
          <w:p w14:paraId="7E1DCC7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583A5589"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بیمه گذار حقیقی</w:t>
            </w:r>
          </w:p>
        </w:tc>
        <w:tc>
          <w:tcPr>
            <w:tcW w:w="1483" w:type="dxa"/>
            <w:noWrap/>
            <w:hideMark/>
          </w:tcPr>
          <w:p w14:paraId="50F0544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2EDE8DD3"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w:t>
            </w:r>
            <w:r w:rsidRPr="00F733A3">
              <w:rPr>
                <w:rFonts w:ascii="Arial" w:eastAsia="Times New Roman" w:hAnsi="Arial" w:cs="B Lotus" w:hint="cs"/>
                <w:color w:val="000000"/>
              </w:rPr>
              <w:lastRenderedPageBreak/>
              <w:t>1040058-1040062</w:t>
            </w:r>
          </w:p>
        </w:tc>
      </w:tr>
      <w:tr w:rsidR="003F7766" w:rsidRPr="00F733A3" w14:paraId="525EBE45"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FD65880"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72</w:t>
            </w:r>
          </w:p>
        </w:tc>
        <w:tc>
          <w:tcPr>
            <w:tcW w:w="2328" w:type="dxa"/>
            <w:noWrap/>
            <w:hideMark/>
          </w:tcPr>
          <w:p w14:paraId="3D0DFF24"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InsLNam</w:t>
            </w:r>
          </w:p>
        </w:tc>
        <w:tc>
          <w:tcPr>
            <w:tcW w:w="1932" w:type="dxa"/>
            <w:noWrap/>
            <w:hideMark/>
          </w:tcPr>
          <w:p w14:paraId="5D01DD58"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803" w:type="dxa"/>
            <w:noWrap/>
            <w:hideMark/>
          </w:tcPr>
          <w:p w14:paraId="2B956DEF"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1EA7320F"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خانوادگی بیمه گذار حقیقی</w:t>
            </w:r>
          </w:p>
        </w:tc>
        <w:tc>
          <w:tcPr>
            <w:tcW w:w="1483" w:type="dxa"/>
            <w:noWrap/>
            <w:hideMark/>
          </w:tcPr>
          <w:p w14:paraId="0F3820D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774FFB0B"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3751E049"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17B63EDA"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73</w:t>
            </w:r>
          </w:p>
        </w:tc>
        <w:tc>
          <w:tcPr>
            <w:tcW w:w="2328" w:type="dxa"/>
            <w:noWrap/>
            <w:hideMark/>
          </w:tcPr>
          <w:p w14:paraId="4595E63F"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InsLglNam</w:t>
            </w:r>
          </w:p>
        </w:tc>
        <w:tc>
          <w:tcPr>
            <w:tcW w:w="1932" w:type="dxa"/>
            <w:noWrap/>
            <w:hideMark/>
          </w:tcPr>
          <w:p w14:paraId="22AEC971"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803" w:type="dxa"/>
            <w:noWrap/>
            <w:hideMark/>
          </w:tcPr>
          <w:p w14:paraId="2672C3A0"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1BC7A738"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بیمه گذار حقوقی</w:t>
            </w:r>
          </w:p>
        </w:tc>
        <w:tc>
          <w:tcPr>
            <w:tcW w:w="1483" w:type="dxa"/>
            <w:noWrap/>
            <w:hideMark/>
          </w:tcPr>
          <w:p w14:paraId="5566DDD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65A7546"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0772C36E"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B1632E6"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74</w:t>
            </w:r>
          </w:p>
        </w:tc>
        <w:tc>
          <w:tcPr>
            <w:tcW w:w="2328" w:type="dxa"/>
            <w:noWrap/>
            <w:hideMark/>
          </w:tcPr>
          <w:p w14:paraId="7DAB8E59"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FthNam</w:t>
            </w:r>
          </w:p>
        </w:tc>
        <w:tc>
          <w:tcPr>
            <w:tcW w:w="1932" w:type="dxa"/>
            <w:noWrap/>
            <w:hideMark/>
          </w:tcPr>
          <w:p w14:paraId="3980E2A5"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803" w:type="dxa"/>
            <w:noWrap/>
            <w:hideMark/>
          </w:tcPr>
          <w:p w14:paraId="2083A697"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759AAFBE"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پدر بیمه گذار</w:t>
            </w:r>
          </w:p>
        </w:tc>
        <w:tc>
          <w:tcPr>
            <w:tcW w:w="1483" w:type="dxa"/>
            <w:noWrap/>
            <w:hideMark/>
          </w:tcPr>
          <w:p w14:paraId="4A54F167"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37BDCD1E"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229B4708"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8C00A08"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75</w:t>
            </w:r>
          </w:p>
        </w:tc>
        <w:tc>
          <w:tcPr>
            <w:tcW w:w="2328" w:type="dxa"/>
            <w:noWrap/>
            <w:hideMark/>
          </w:tcPr>
          <w:p w14:paraId="5A4DC22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IsMale</w:t>
            </w:r>
          </w:p>
        </w:tc>
        <w:tc>
          <w:tcPr>
            <w:tcW w:w="1932" w:type="dxa"/>
            <w:noWrap/>
            <w:hideMark/>
          </w:tcPr>
          <w:p w14:paraId="741E258F"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bit</w:t>
            </w:r>
          </w:p>
        </w:tc>
        <w:tc>
          <w:tcPr>
            <w:tcW w:w="803" w:type="dxa"/>
            <w:noWrap/>
            <w:hideMark/>
          </w:tcPr>
          <w:p w14:paraId="4393E585"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1BD901DA"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آیا مرد است؟=1</w:t>
            </w:r>
          </w:p>
          <w:p w14:paraId="6F28B633"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زن =0</w:t>
            </w:r>
          </w:p>
        </w:tc>
        <w:tc>
          <w:tcPr>
            <w:tcW w:w="1483" w:type="dxa"/>
            <w:noWrap/>
            <w:hideMark/>
          </w:tcPr>
          <w:p w14:paraId="07E2B09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1E9DB0FB"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38D65387"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A00BA13"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76</w:t>
            </w:r>
          </w:p>
        </w:tc>
        <w:tc>
          <w:tcPr>
            <w:tcW w:w="2328" w:type="dxa"/>
            <w:noWrap/>
            <w:hideMark/>
          </w:tcPr>
          <w:p w14:paraId="48EF3F45"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BrthDte</w:t>
            </w:r>
          </w:p>
        </w:tc>
        <w:tc>
          <w:tcPr>
            <w:tcW w:w="1932" w:type="dxa"/>
            <w:noWrap/>
            <w:hideMark/>
          </w:tcPr>
          <w:p w14:paraId="1D5B2823"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803" w:type="dxa"/>
            <w:noWrap/>
            <w:hideMark/>
          </w:tcPr>
          <w:p w14:paraId="4D1F9A09"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50652482"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تولد بیمه گذار به شمسی</w:t>
            </w:r>
          </w:p>
        </w:tc>
        <w:tc>
          <w:tcPr>
            <w:tcW w:w="1483" w:type="dxa"/>
            <w:noWrap/>
            <w:hideMark/>
          </w:tcPr>
          <w:p w14:paraId="533675E1"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B550CBB"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5C13F9DC"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114F239C"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77</w:t>
            </w:r>
          </w:p>
        </w:tc>
        <w:tc>
          <w:tcPr>
            <w:tcW w:w="2328" w:type="dxa"/>
            <w:noWrap/>
            <w:hideMark/>
          </w:tcPr>
          <w:p w14:paraId="2415C8AD"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IsIrn</w:t>
            </w:r>
          </w:p>
        </w:tc>
        <w:tc>
          <w:tcPr>
            <w:tcW w:w="1932" w:type="dxa"/>
            <w:noWrap/>
            <w:hideMark/>
          </w:tcPr>
          <w:p w14:paraId="72C066BE"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bit</w:t>
            </w:r>
          </w:p>
        </w:tc>
        <w:tc>
          <w:tcPr>
            <w:tcW w:w="803" w:type="dxa"/>
            <w:noWrap/>
            <w:hideMark/>
          </w:tcPr>
          <w:p w14:paraId="5A327551"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5CCB8CA6"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ایرانی بودن</w:t>
            </w:r>
            <w:r w:rsidRPr="00F733A3">
              <w:rPr>
                <w:rFonts w:ascii="Arial" w:eastAsia="Times New Roman" w:hAnsi="Arial" w:cs="B Lotus"/>
                <w:color w:val="000000"/>
              </w:rPr>
              <w:t>/</w:t>
            </w:r>
            <w:r w:rsidRPr="00F733A3">
              <w:rPr>
                <w:rFonts w:ascii="Arial" w:eastAsia="Times New Roman" w:hAnsi="Arial" w:cs="B Lotus" w:hint="cs"/>
                <w:color w:val="000000"/>
                <w:rtl/>
              </w:rPr>
              <w:t>ایرانی هست یا خیر؟</w:t>
            </w:r>
          </w:p>
        </w:tc>
        <w:tc>
          <w:tcPr>
            <w:tcW w:w="1483" w:type="dxa"/>
            <w:noWrap/>
            <w:hideMark/>
          </w:tcPr>
          <w:p w14:paraId="07DFAF8C"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2B5E4F46"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54D3DC2B"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5654711"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78</w:t>
            </w:r>
          </w:p>
        </w:tc>
        <w:tc>
          <w:tcPr>
            <w:tcW w:w="2328" w:type="dxa"/>
            <w:noWrap/>
            <w:hideMark/>
          </w:tcPr>
          <w:p w14:paraId="1963F7FF"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CtyId</w:t>
            </w:r>
          </w:p>
        </w:tc>
        <w:tc>
          <w:tcPr>
            <w:tcW w:w="1932" w:type="dxa"/>
            <w:noWrap/>
            <w:hideMark/>
          </w:tcPr>
          <w:p w14:paraId="2B2DBA8B"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145A3639"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63DEE65F"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در خصوص فیلد کد استاندارد شهر، شهرهایی که در جدول کد شهر وجود ندارد معادل این فیلد عدد صفر وارد نمایید</w:t>
            </w:r>
          </w:p>
        </w:tc>
        <w:tc>
          <w:tcPr>
            <w:tcW w:w="1483" w:type="dxa"/>
            <w:noWrap/>
            <w:hideMark/>
          </w:tcPr>
          <w:p w14:paraId="7938B728" w14:textId="77777777" w:rsidR="003F7766" w:rsidRPr="00F733A3" w:rsidRDefault="00087344"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کد_شهر:" w:history="1">
              <w:r w:rsidR="003F7766" w:rsidRPr="005B16FC">
                <w:rPr>
                  <w:rStyle w:val="Hyperlink"/>
                  <w:rFonts w:ascii="Arial" w:eastAsia="Times New Roman" w:hAnsi="Arial" w:cs="B Lotus" w:hint="cs"/>
                  <w:rtl/>
                </w:rPr>
                <w:t>جدول کدینگ شهرها</w:t>
              </w:r>
            </w:hyperlink>
          </w:p>
        </w:tc>
        <w:tc>
          <w:tcPr>
            <w:tcW w:w="1162" w:type="dxa"/>
            <w:noWrap/>
            <w:hideMark/>
          </w:tcPr>
          <w:p w14:paraId="0FD761E9"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5946FAD4"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EB2441F"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79</w:t>
            </w:r>
          </w:p>
        </w:tc>
        <w:tc>
          <w:tcPr>
            <w:tcW w:w="2328" w:type="dxa"/>
            <w:noWrap/>
            <w:hideMark/>
          </w:tcPr>
          <w:p w14:paraId="77EC45AE"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Adrs</w:t>
            </w:r>
          </w:p>
        </w:tc>
        <w:tc>
          <w:tcPr>
            <w:tcW w:w="1932" w:type="dxa"/>
            <w:noWrap/>
            <w:hideMark/>
          </w:tcPr>
          <w:p w14:paraId="3E3A1E0B"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nvarchar(300)</w:t>
            </w:r>
          </w:p>
        </w:tc>
        <w:tc>
          <w:tcPr>
            <w:tcW w:w="803" w:type="dxa"/>
            <w:noWrap/>
            <w:hideMark/>
          </w:tcPr>
          <w:p w14:paraId="569F7352"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98" w:type="dxa"/>
            <w:noWrap/>
            <w:hideMark/>
          </w:tcPr>
          <w:p w14:paraId="3E17FD23"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آدرس بیمه گذار</w:t>
            </w:r>
          </w:p>
        </w:tc>
        <w:tc>
          <w:tcPr>
            <w:tcW w:w="1483" w:type="dxa"/>
            <w:noWrap/>
            <w:hideMark/>
          </w:tcPr>
          <w:p w14:paraId="3956F43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57E3CD47"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2468D4FD"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13116F49"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80</w:t>
            </w:r>
          </w:p>
        </w:tc>
        <w:tc>
          <w:tcPr>
            <w:tcW w:w="2328" w:type="dxa"/>
            <w:noWrap/>
            <w:hideMark/>
          </w:tcPr>
          <w:p w14:paraId="1EE6F5F3"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ZipCod</w:t>
            </w:r>
          </w:p>
        </w:tc>
        <w:tc>
          <w:tcPr>
            <w:tcW w:w="1932" w:type="dxa"/>
            <w:noWrap/>
            <w:hideMark/>
          </w:tcPr>
          <w:p w14:paraId="1D76281F"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803" w:type="dxa"/>
            <w:noWrap/>
            <w:hideMark/>
          </w:tcPr>
          <w:p w14:paraId="58EDF39E"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3BA7E3BE"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پستی</w:t>
            </w:r>
          </w:p>
        </w:tc>
        <w:tc>
          <w:tcPr>
            <w:tcW w:w="1483" w:type="dxa"/>
            <w:noWrap/>
            <w:hideMark/>
          </w:tcPr>
          <w:p w14:paraId="32D8C6B7"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414C3A64"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66F92317"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4BFAC66"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81</w:t>
            </w:r>
          </w:p>
        </w:tc>
        <w:tc>
          <w:tcPr>
            <w:tcW w:w="2328" w:type="dxa"/>
            <w:noWrap/>
            <w:hideMark/>
          </w:tcPr>
          <w:p w14:paraId="2845B1A1"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Tel</w:t>
            </w:r>
          </w:p>
        </w:tc>
        <w:tc>
          <w:tcPr>
            <w:tcW w:w="1932" w:type="dxa"/>
            <w:noWrap/>
            <w:hideMark/>
          </w:tcPr>
          <w:p w14:paraId="14BC2889"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803" w:type="dxa"/>
            <w:noWrap/>
            <w:hideMark/>
          </w:tcPr>
          <w:p w14:paraId="116BC85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6EF190C3"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شماره تلفن بیمه گذار</w:t>
            </w:r>
          </w:p>
        </w:tc>
        <w:tc>
          <w:tcPr>
            <w:tcW w:w="1483" w:type="dxa"/>
            <w:noWrap/>
            <w:hideMark/>
          </w:tcPr>
          <w:p w14:paraId="444B7CE7"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1F0391B2"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3465F0B8"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7EC429DB"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82</w:t>
            </w:r>
          </w:p>
        </w:tc>
        <w:tc>
          <w:tcPr>
            <w:tcW w:w="2328" w:type="dxa"/>
            <w:noWrap/>
            <w:hideMark/>
          </w:tcPr>
          <w:p w14:paraId="4686A41B"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Mbl</w:t>
            </w:r>
          </w:p>
        </w:tc>
        <w:tc>
          <w:tcPr>
            <w:tcW w:w="1932" w:type="dxa"/>
            <w:noWrap/>
            <w:hideMark/>
          </w:tcPr>
          <w:p w14:paraId="365268DD"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803" w:type="dxa"/>
            <w:noWrap/>
            <w:hideMark/>
          </w:tcPr>
          <w:p w14:paraId="128DC3F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63A2F6B3"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موبایل بیمه گذار</w:t>
            </w:r>
          </w:p>
        </w:tc>
        <w:tc>
          <w:tcPr>
            <w:tcW w:w="1483" w:type="dxa"/>
            <w:noWrap/>
            <w:hideMark/>
          </w:tcPr>
          <w:p w14:paraId="7DDF1E6B"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739EF69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1040056-1040057-1040058-1040062</w:t>
            </w:r>
          </w:p>
        </w:tc>
      </w:tr>
      <w:tr w:rsidR="003F7766" w:rsidRPr="00F733A3" w14:paraId="3BA6A2BC"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5D086CE"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83</w:t>
            </w:r>
          </w:p>
        </w:tc>
        <w:tc>
          <w:tcPr>
            <w:tcW w:w="2328" w:type="dxa"/>
            <w:noWrap/>
            <w:hideMark/>
          </w:tcPr>
          <w:p w14:paraId="6BD05D02"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Brnhfldcod</w:t>
            </w:r>
          </w:p>
        </w:tc>
        <w:tc>
          <w:tcPr>
            <w:tcW w:w="1932" w:type="dxa"/>
            <w:noWrap/>
            <w:hideMark/>
          </w:tcPr>
          <w:p w14:paraId="338CFD34"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803" w:type="dxa"/>
            <w:noWrap/>
            <w:hideMark/>
          </w:tcPr>
          <w:p w14:paraId="42DA87E3"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549BDAB1"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کد شعبه صادر کننده (نکته: در صورتی که صادر کننده ، </w:t>
            </w:r>
            <w:r w:rsidRPr="00F733A3">
              <w:rPr>
                <w:rFonts w:ascii="Arial" w:eastAsia="Times New Roman" w:hAnsi="Arial" w:cs="B Lotus" w:hint="cs"/>
                <w:b/>
                <w:bCs/>
                <w:color w:val="000000"/>
                <w:rtl/>
              </w:rPr>
              <w:t>باجه</w:t>
            </w:r>
            <w:r w:rsidRPr="00F733A3">
              <w:rPr>
                <w:rFonts w:ascii="Arial" w:eastAsia="Times New Roman" w:hAnsi="Arial" w:cs="B Lotus" w:hint="cs"/>
                <w:color w:val="000000"/>
                <w:rtl/>
              </w:rPr>
              <w:t xml:space="preserve"> باشد، کد شعبه ناظر درج شود)</w:t>
            </w:r>
          </w:p>
        </w:tc>
        <w:tc>
          <w:tcPr>
            <w:tcW w:w="1483" w:type="dxa"/>
            <w:noWrap/>
            <w:hideMark/>
          </w:tcPr>
          <w:p w14:paraId="7A21A039"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770CA86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w:t>
            </w:r>
          </w:p>
        </w:tc>
      </w:tr>
      <w:tr w:rsidR="003F7766" w:rsidRPr="00F733A3" w14:paraId="686E5756"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2BDDC3E"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84</w:t>
            </w:r>
          </w:p>
        </w:tc>
        <w:tc>
          <w:tcPr>
            <w:tcW w:w="2328" w:type="dxa"/>
            <w:noWrap/>
            <w:hideMark/>
          </w:tcPr>
          <w:p w14:paraId="48B6F71D"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Agncfldcod</w:t>
            </w:r>
          </w:p>
        </w:tc>
        <w:tc>
          <w:tcPr>
            <w:tcW w:w="1932" w:type="dxa"/>
            <w:noWrap/>
            <w:hideMark/>
          </w:tcPr>
          <w:p w14:paraId="2E32DD0B"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803" w:type="dxa"/>
            <w:noWrap/>
            <w:hideMark/>
          </w:tcPr>
          <w:p w14:paraId="7056C0BE"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4B2D1962"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کد نماینده صادر کننده یا معرف (نکته: در صورتی که صادر کننده یا معرف، </w:t>
            </w:r>
            <w:r w:rsidRPr="00F733A3">
              <w:rPr>
                <w:rFonts w:ascii="Arial" w:eastAsia="Times New Roman" w:hAnsi="Arial" w:cs="B Lotus" w:hint="cs"/>
                <w:b/>
                <w:bCs/>
                <w:color w:val="000000"/>
                <w:rtl/>
              </w:rPr>
              <w:t>باجه</w:t>
            </w:r>
            <w:r w:rsidRPr="00F733A3">
              <w:rPr>
                <w:rFonts w:ascii="Arial" w:eastAsia="Times New Roman" w:hAnsi="Arial" w:cs="B Lotus" w:hint="cs"/>
                <w:color w:val="000000"/>
                <w:rtl/>
              </w:rPr>
              <w:t xml:space="preserve"> یا </w:t>
            </w:r>
            <w:r w:rsidRPr="00F733A3">
              <w:rPr>
                <w:rFonts w:ascii="Arial" w:eastAsia="Times New Roman" w:hAnsi="Arial" w:cs="B Lotus" w:hint="cs"/>
                <w:b/>
                <w:bCs/>
                <w:color w:val="000000"/>
                <w:rtl/>
              </w:rPr>
              <w:t>دفتر فرعی</w:t>
            </w:r>
            <w:r w:rsidRPr="00F733A3">
              <w:rPr>
                <w:rFonts w:ascii="Arial" w:eastAsia="Times New Roman" w:hAnsi="Arial" w:cs="B Lotus" w:hint="cs"/>
                <w:color w:val="000000"/>
                <w:rtl/>
              </w:rPr>
              <w:t xml:space="preserve"> باشد، </w:t>
            </w:r>
            <w:r w:rsidRPr="00F733A3">
              <w:rPr>
                <w:rFonts w:ascii="Arial" w:eastAsia="Times New Roman" w:hAnsi="Arial" w:cs="B Lotus" w:hint="cs"/>
                <w:b/>
                <w:bCs/>
                <w:color w:val="000000"/>
                <w:rtl/>
              </w:rPr>
              <w:t>کد نماینده اصلی</w:t>
            </w:r>
            <w:r w:rsidRPr="00F733A3">
              <w:rPr>
                <w:rFonts w:ascii="Arial" w:eastAsia="Times New Roman" w:hAnsi="Arial" w:cs="B Lotus" w:hint="cs"/>
                <w:color w:val="000000"/>
                <w:rtl/>
              </w:rPr>
              <w:t xml:space="preserve"> درج شود)</w:t>
            </w:r>
          </w:p>
        </w:tc>
        <w:tc>
          <w:tcPr>
            <w:tcW w:w="1483" w:type="dxa"/>
            <w:noWrap/>
            <w:hideMark/>
          </w:tcPr>
          <w:p w14:paraId="1C338EDC"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00FC41A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w:t>
            </w:r>
          </w:p>
        </w:tc>
      </w:tr>
      <w:tr w:rsidR="003F7766" w:rsidRPr="00F733A3" w14:paraId="0393B0F3"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C1971A1"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85</w:t>
            </w:r>
          </w:p>
        </w:tc>
        <w:tc>
          <w:tcPr>
            <w:tcW w:w="2328" w:type="dxa"/>
            <w:noWrap/>
            <w:hideMark/>
          </w:tcPr>
          <w:p w14:paraId="27292EAB"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Brkrfldcod</w:t>
            </w:r>
          </w:p>
        </w:tc>
        <w:tc>
          <w:tcPr>
            <w:tcW w:w="1932" w:type="dxa"/>
            <w:noWrap/>
            <w:hideMark/>
          </w:tcPr>
          <w:p w14:paraId="71F00F4A"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803" w:type="dxa"/>
            <w:noWrap/>
            <w:hideMark/>
          </w:tcPr>
          <w:p w14:paraId="21877A6D"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shd w:val="clear" w:color="auto" w:fill="FFFFFF" w:themeFill="background1"/>
            <w:noWrap/>
            <w:hideMark/>
          </w:tcPr>
          <w:p w14:paraId="65707AD7"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کد کارگزاری رسمی در شرکت بیمه(در این حالت بایستی </w:t>
            </w:r>
            <w:r w:rsidRPr="00F733A3">
              <w:rPr>
                <w:rFonts w:ascii="Arial" w:eastAsia="Times New Roman" w:hAnsi="Arial" w:cs="B Lotus" w:hint="cs"/>
                <w:b/>
                <w:bCs/>
                <w:color w:val="000000"/>
                <w:rtl/>
              </w:rPr>
              <w:t>کد نماینده</w:t>
            </w:r>
            <w:r w:rsidRPr="00F733A3">
              <w:rPr>
                <w:rFonts w:ascii="Arial" w:eastAsia="Times New Roman" w:hAnsi="Arial" w:cs="B Lotus" w:hint="cs"/>
                <w:color w:val="000000"/>
                <w:rtl/>
              </w:rPr>
              <w:t xml:space="preserve"> یا </w:t>
            </w:r>
            <w:r w:rsidRPr="00F733A3">
              <w:rPr>
                <w:rFonts w:ascii="Arial" w:eastAsia="Times New Roman" w:hAnsi="Arial" w:cs="B Lotus" w:hint="cs"/>
                <w:b/>
                <w:bCs/>
                <w:color w:val="000000"/>
                <w:rtl/>
              </w:rPr>
              <w:t>کد شعبه</w:t>
            </w:r>
            <w:r w:rsidRPr="00F733A3">
              <w:rPr>
                <w:rFonts w:ascii="Arial" w:eastAsia="Times New Roman" w:hAnsi="Arial" w:cs="B Lotus" w:hint="cs"/>
                <w:color w:val="000000"/>
                <w:rtl/>
              </w:rPr>
              <w:t xml:space="preserve"> تکمیل شود.)</w:t>
            </w:r>
          </w:p>
        </w:tc>
        <w:tc>
          <w:tcPr>
            <w:tcW w:w="1483" w:type="dxa"/>
            <w:noWrap/>
            <w:hideMark/>
          </w:tcPr>
          <w:p w14:paraId="272582B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515776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w:t>
            </w:r>
          </w:p>
        </w:tc>
      </w:tr>
      <w:tr w:rsidR="003F7766" w:rsidRPr="00F733A3" w14:paraId="3498BBFD"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3F802AA" w14:textId="77777777" w:rsidR="003F7766" w:rsidRPr="00F733A3" w:rsidRDefault="003F7766" w:rsidP="00AC6E76">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86</w:t>
            </w:r>
          </w:p>
        </w:tc>
        <w:tc>
          <w:tcPr>
            <w:tcW w:w="2328" w:type="dxa"/>
            <w:noWrap/>
            <w:hideMark/>
          </w:tcPr>
          <w:p w14:paraId="6C8B09EC"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InqGuid</w:t>
            </w:r>
          </w:p>
        </w:tc>
        <w:tc>
          <w:tcPr>
            <w:tcW w:w="1932" w:type="dxa"/>
            <w:noWrap/>
            <w:hideMark/>
          </w:tcPr>
          <w:p w14:paraId="2D089E98"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803" w:type="dxa"/>
            <w:noWrap/>
            <w:hideMark/>
          </w:tcPr>
          <w:p w14:paraId="3EB8EA7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57068D86"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رهگیری استعلام خودرو از سرویس ناجا</w:t>
            </w:r>
          </w:p>
        </w:tc>
        <w:tc>
          <w:tcPr>
            <w:tcW w:w="1483" w:type="dxa"/>
            <w:noWrap/>
            <w:hideMark/>
          </w:tcPr>
          <w:p w14:paraId="3170286B"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36CB697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w:t>
            </w:r>
          </w:p>
        </w:tc>
      </w:tr>
      <w:tr w:rsidR="003F7766" w:rsidRPr="00F733A3" w14:paraId="7986EB75"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270ABA1"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87</w:t>
            </w:r>
          </w:p>
        </w:tc>
        <w:tc>
          <w:tcPr>
            <w:tcW w:w="2328" w:type="dxa"/>
            <w:noWrap/>
            <w:hideMark/>
          </w:tcPr>
          <w:p w14:paraId="17752DB6"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InsGuid</w:t>
            </w:r>
          </w:p>
        </w:tc>
        <w:tc>
          <w:tcPr>
            <w:tcW w:w="1932" w:type="dxa"/>
            <w:noWrap/>
            <w:hideMark/>
          </w:tcPr>
          <w:p w14:paraId="05675A04"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803" w:type="dxa"/>
            <w:noWrap/>
            <w:hideMark/>
          </w:tcPr>
          <w:p w14:paraId="68F4F616"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18919165"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رهگیری استعلام سوابق بیمه نامه قبلی خودرو</w:t>
            </w:r>
          </w:p>
        </w:tc>
        <w:tc>
          <w:tcPr>
            <w:tcW w:w="1483" w:type="dxa"/>
            <w:noWrap/>
            <w:hideMark/>
          </w:tcPr>
          <w:p w14:paraId="23839CA5"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0B1D2E53"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1039999 - 104002</w:t>
            </w:r>
          </w:p>
        </w:tc>
      </w:tr>
      <w:tr w:rsidR="003F7766" w:rsidRPr="00F733A3" w14:paraId="71D03590"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803E861"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88</w:t>
            </w:r>
          </w:p>
        </w:tc>
        <w:tc>
          <w:tcPr>
            <w:tcW w:w="2328" w:type="dxa"/>
            <w:noWrap/>
            <w:hideMark/>
          </w:tcPr>
          <w:p w14:paraId="58F6BB43" w14:textId="77777777" w:rsidR="003F7766" w:rsidRPr="00F733A3" w:rsidRDefault="003F7766" w:rsidP="00AC6E76">
            <w:pPr>
              <w:tabs>
                <w:tab w:val="center" w:pos="967"/>
                <w:tab w:val="right" w:pos="1934"/>
              </w:tabs>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ab/>
            </w:r>
            <w:r w:rsidRPr="00F733A3">
              <w:rPr>
                <w:rFonts w:ascii="Arial" w:eastAsia="Times New Roman" w:hAnsi="Arial" w:cs="B Lotus" w:hint="cs"/>
                <w:color w:val="000000"/>
              </w:rPr>
              <w:t>DisShft</w:t>
            </w:r>
            <w:r w:rsidRPr="00F733A3">
              <w:rPr>
                <w:rFonts w:ascii="Arial" w:eastAsia="Times New Roman" w:hAnsi="Arial" w:cs="B Lotus"/>
                <w:color w:val="000000"/>
              </w:rPr>
              <w:tab/>
            </w:r>
          </w:p>
        </w:tc>
        <w:tc>
          <w:tcPr>
            <w:tcW w:w="1932" w:type="dxa"/>
            <w:noWrap/>
            <w:hideMark/>
          </w:tcPr>
          <w:p w14:paraId="0C7AD402"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bit</w:t>
            </w:r>
          </w:p>
        </w:tc>
        <w:tc>
          <w:tcPr>
            <w:tcW w:w="803" w:type="dxa"/>
            <w:noWrap/>
            <w:hideMark/>
          </w:tcPr>
          <w:p w14:paraId="5F23FBF5"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0285DECB"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دارای تخفیف انتقالی از خودرو قبلی می باشد؟   می باشد = 1   نمی باشد=0</w:t>
            </w:r>
          </w:p>
        </w:tc>
        <w:tc>
          <w:tcPr>
            <w:tcW w:w="1483" w:type="dxa"/>
            <w:noWrap/>
            <w:hideMark/>
          </w:tcPr>
          <w:p w14:paraId="64C0BDB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513B7A5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1039999 - 104002</w:t>
            </w:r>
          </w:p>
        </w:tc>
      </w:tr>
      <w:tr w:rsidR="003F7766" w:rsidRPr="00F733A3" w14:paraId="662ED9B0"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BA3C1BB"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89</w:t>
            </w:r>
          </w:p>
        </w:tc>
        <w:tc>
          <w:tcPr>
            <w:tcW w:w="2328" w:type="dxa"/>
            <w:noWrap/>
            <w:hideMark/>
          </w:tcPr>
          <w:p w14:paraId="344C1CD8"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ShftCmpCod</w:t>
            </w:r>
          </w:p>
        </w:tc>
        <w:tc>
          <w:tcPr>
            <w:tcW w:w="1932" w:type="dxa"/>
            <w:noWrap/>
            <w:hideMark/>
          </w:tcPr>
          <w:p w14:paraId="66FB523F"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528F3B8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5BEBF240"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شرکت بیمه نامه انتقالی</w:t>
            </w:r>
          </w:p>
        </w:tc>
        <w:tc>
          <w:tcPr>
            <w:tcW w:w="1483" w:type="dxa"/>
            <w:noWrap/>
            <w:hideMark/>
          </w:tcPr>
          <w:p w14:paraId="05B9684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34E23C44"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1039999 - 104002</w:t>
            </w:r>
          </w:p>
        </w:tc>
      </w:tr>
      <w:tr w:rsidR="003F7766" w:rsidRPr="00F733A3" w14:paraId="2115AD5A"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2E621EBD"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90</w:t>
            </w:r>
          </w:p>
        </w:tc>
        <w:tc>
          <w:tcPr>
            <w:tcW w:w="2328" w:type="dxa"/>
            <w:noWrap/>
            <w:hideMark/>
          </w:tcPr>
          <w:p w14:paraId="0541FE6C"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ShftPlcyCmpDocNo</w:t>
            </w:r>
          </w:p>
        </w:tc>
        <w:tc>
          <w:tcPr>
            <w:tcW w:w="1932" w:type="dxa"/>
            <w:noWrap/>
            <w:hideMark/>
          </w:tcPr>
          <w:p w14:paraId="4FCA2CD5"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803" w:type="dxa"/>
            <w:noWrap/>
            <w:hideMark/>
          </w:tcPr>
          <w:p w14:paraId="1A26B8AE"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5A87A1C2"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شماره بیمه نامه انتقالی</w:t>
            </w:r>
          </w:p>
        </w:tc>
        <w:tc>
          <w:tcPr>
            <w:tcW w:w="1483" w:type="dxa"/>
            <w:noWrap/>
            <w:hideMark/>
          </w:tcPr>
          <w:p w14:paraId="2055724F"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090F0A95"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1039999 - 104002</w:t>
            </w:r>
          </w:p>
        </w:tc>
      </w:tr>
      <w:tr w:rsidR="003F7766" w:rsidRPr="00F733A3" w14:paraId="01CD18CD" w14:textId="77777777" w:rsidTr="003F7766">
        <w:trPr>
          <w:cnfStyle w:val="000000100000" w:firstRow="0" w:lastRow="0" w:firstColumn="0" w:lastColumn="0" w:oddVBand="0" w:evenVBand="0" w:oddHBand="1" w:evenHBand="0" w:firstRowFirstColumn="0" w:firstRowLastColumn="0" w:lastRowFirstColumn="0" w:lastRowLastColumn="0"/>
          <w:cantSplit/>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7A82A83"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91</w:t>
            </w:r>
          </w:p>
        </w:tc>
        <w:tc>
          <w:tcPr>
            <w:tcW w:w="2328" w:type="dxa"/>
            <w:noWrap/>
            <w:hideMark/>
          </w:tcPr>
          <w:p w14:paraId="6973D51B"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ShftEdrsCmpDocNo</w:t>
            </w:r>
          </w:p>
        </w:tc>
        <w:tc>
          <w:tcPr>
            <w:tcW w:w="1932" w:type="dxa"/>
            <w:noWrap/>
            <w:hideMark/>
          </w:tcPr>
          <w:p w14:paraId="1BC34DC5"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803" w:type="dxa"/>
            <w:noWrap/>
            <w:hideMark/>
          </w:tcPr>
          <w:p w14:paraId="2E8B33B1"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2D4ADED3"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شماره الحاقیه بیمه نامه انتقالی ( نوع الحاقیه حذف تخفیفات عدم خسارت می باشد)</w:t>
            </w:r>
          </w:p>
        </w:tc>
        <w:tc>
          <w:tcPr>
            <w:tcW w:w="1483" w:type="dxa"/>
            <w:noWrap/>
            <w:hideMark/>
          </w:tcPr>
          <w:p w14:paraId="2C53101B"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099DB24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1039999 - 104002</w:t>
            </w:r>
          </w:p>
        </w:tc>
      </w:tr>
      <w:tr w:rsidR="003F7766" w:rsidRPr="00F733A3" w14:paraId="77E26294"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43D1D22"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92</w:t>
            </w:r>
          </w:p>
        </w:tc>
        <w:tc>
          <w:tcPr>
            <w:tcW w:w="2328" w:type="dxa"/>
            <w:shd w:val="clear" w:color="auto" w:fill="auto"/>
            <w:noWrap/>
            <w:hideMark/>
          </w:tcPr>
          <w:p w14:paraId="27935EB9"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WbsCarPlcyUncCod</w:t>
            </w:r>
          </w:p>
        </w:tc>
        <w:tc>
          <w:tcPr>
            <w:tcW w:w="1932" w:type="dxa"/>
            <w:shd w:val="clear" w:color="auto" w:fill="auto"/>
            <w:noWrap/>
            <w:hideMark/>
          </w:tcPr>
          <w:p w14:paraId="5BA5A09E"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bigint</w:t>
            </w:r>
          </w:p>
        </w:tc>
        <w:tc>
          <w:tcPr>
            <w:tcW w:w="803" w:type="dxa"/>
            <w:shd w:val="clear" w:color="auto" w:fill="auto"/>
            <w:noWrap/>
            <w:hideMark/>
          </w:tcPr>
          <w:p w14:paraId="7C0FBD30"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98" w:type="dxa"/>
            <w:shd w:val="clear" w:color="auto" w:fill="auto"/>
            <w:noWrap/>
            <w:hideMark/>
          </w:tcPr>
          <w:p w14:paraId="02D9DAF2"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کد یکتا بیمه نامه الحاقیه</w:t>
            </w:r>
          </w:p>
        </w:tc>
        <w:tc>
          <w:tcPr>
            <w:tcW w:w="1483" w:type="dxa"/>
            <w:shd w:val="clear" w:color="auto" w:fill="auto"/>
            <w:noWrap/>
            <w:hideMark/>
          </w:tcPr>
          <w:p w14:paraId="7AB116CE"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p>
        </w:tc>
        <w:tc>
          <w:tcPr>
            <w:tcW w:w="1162" w:type="dxa"/>
            <w:shd w:val="clear" w:color="auto" w:fill="auto"/>
            <w:noWrap/>
            <w:hideMark/>
          </w:tcPr>
          <w:p w14:paraId="76C4D312"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p>
        </w:tc>
      </w:tr>
      <w:tr w:rsidR="003F7766" w:rsidRPr="00F733A3" w14:paraId="05EC69AE"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2ECD083"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93</w:t>
            </w:r>
          </w:p>
        </w:tc>
        <w:tc>
          <w:tcPr>
            <w:tcW w:w="2328" w:type="dxa"/>
            <w:noWrap/>
            <w:hideMark/>
          </w:tcPr>
          <w:p w14:paraId="1207F81A"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PrntEdrsCmpDocNo</w:t>
            </w:r>
          </w:p>
        </w:tc>
        <w:tc>
          <w:tcPr>
            <w:tcW w:w="1932" w:type="dxa"/>
            <w:noWrap/>
            <w:hideMark/>
          </w:tcPr>
          <w:p w14:paraId="56C5ADFF"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varchar(50)</w:t>
            </w:r>
          </w:p>
        </w:tc>
        <w:tc>
          <w:tcPr>
            <w:tcW w:w="803" w:type="dxa"/>
            <w:noWrap/>
            <w:hideMark/>
          </w:tcPr>
          <w:p w14:paraId="78B10472"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yes</w:t>
            </w:r>
          </w:p>
        </w:tc>
        <w:tc>
          <w:tcPr>
            <w:tcW w:w="1398" w:type="dxa"/>
            <w:noWrap/>
            <w:hideMark/>
          </w:tcPr>
          <w:p w14:paraId="3A04906F"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rPr>
            </w:pPr>
            <w:r w:rsidRPr="00F733A3">
              <w:rPr>
                <w:rFonts w:ascii="Arial" w:eastAsia="Times New Roman" w:hAnsi="Arial" w:cs="B Lotus" w:hint="cs"/>
                <w:b/>
                <w:bCs/>
                <w:rtl/>
              </w:rPr>
              <w:t>شماره الحاقیه چاپی فعلی شرکت</w:t>
            </w:r>
          </w:p>
        </w:tc>
        <w:tc>
          <w:tcPr>
            <w:tcW w:w="1483" w:type="dxa"/>
            <w:noWrap/>
            <w:hideMark/>
          </w:tcPr>
          <w:p w14:paraId="5C25D873"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 </w:t>
            </w:r>
          </w:p>
        </w:tc>
        <w:tc>
          <w:tcPr>
            <w:tcW w:w="1162" w:type="dxa"/>
            <w:noWrap/>
            <w:hideMark/>
          </w:tcPr>
          <w:p w14:paraId="32EDA3B9"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104009-</w:t>
            </w:r>
          </w:p>
          <w:p w14:paraId="61AEB1EB"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و کلیه شاخصهای مرتبط</w:t>
            </w:r>
            <w:r w:rsidRPr="00F733A3">
              <w:rPr>
                <w:rFonts w:ascii="Arial" w:eastAsia="Times New Roman" w:hAnsi="Arial" w:cs="B Lotus" w:hint="cs"/>
                <w:color w:val="000000"/>
              </w:rPr>
              <w:t xml:space="preserve"> </w:t>
            </w:r>
            <w:r w:rsidRPr="00F733A3">
              <w:rPr>
                <w:rFonts w:ascii="Arial" w:eastAsia="Times New Roman" w:hAnsi="Arial" w:cs="B Lotus" w:hint="cs"/>
                <w:color w:val="000000"/>
                <w:rtl/>
              </w:rPr>
              <w:t>با صدور، الحاقیه اعم از برگشتی یا اضافی، فسخ یا ابطال</w:t>
            </w:r>
          </w:p>
        </w:tc>
      </w:tr>
      <w:tr w:rsidR="003F7766" w:rsidRPr="00F733A3" w14:paraId="5FC43536"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99EDB80"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94</w:t>
            </w:r>
          </w:p>
        </w:tc>
        <w:tc>
          <w:tcPr>
            <w:tcW w:w="2328" w:type="dxa"/>
            <w:noWrap/>
            <w:hideMark/>
          </w:tcPr>
          <w:p w14:paraId="3E57AC8B"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EdrsNo</w:t>
            </w:r>
          </w:p>
        </w:tc>
        <w:tc>
          <w:tcPr>
            <w:tcW w:w="1932" w:type="dxa"/>
            <w:noWrap/>
            <w:hideMark/>
          </w:tcPr>
          <w:p w14:paraId="448331AE"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7815AA3D"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7230D1AE"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شماره ردیف الحاقیه</w:t>
            </w:r>
          </w:p>
        </w:tc>
        <w:tc>
          <w:tcPr>
            <w:tcW w:w="1483" w:type="dxa"/>
            <w:noWrap/>
            <w:hideMark/>
          </w:tcPr>
          <w:p w14:paraId="55E8F33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64C7CB04"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3F7766" w:rsidRPr="00F733A3" w14:paraId="06FE4094"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53A53E1"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lastRenderedPageBreak/>
              <w:t>95</w:t>
            </w:r>
          </w:p>
        </w:tc>
        <w:tc>
          <w:tcPr>
            <w:tcW w:w="2328" w:type="dxa"/>
            <w:noWrap/>
            <w:hideMark/>
          </w:tcPr>
          <w:p w14:paraId="29B08A80"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EdrsDte</w:t>
            </w:r>
          </w:p>
        </w:tc>
        <w:tc>
          <w:tcPr>
            <w:tcW w:w="1932" w:type="dxa"/>
            <w:noWrap/>
            <w:hideMark/>
          </w:tcPr>
          <w:p w14:paraId="74BE06F8"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803" w:type="dxa"/>
            <w:noWrap/>
            <w:hideMark/>
          </w:tcPr>
          <w:p w14:paraId="391E5A52"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5C7BC9F0"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صدورالحاقیه - شمسی</w:t>
            </w:r>
          </w:p>
        </w:tc>
        <w:tc>
          <w:tcPr>
            <w:tcW w:w="1483" w:type="dxa"/>
            <w:noWrap/>
            <w:hideMark/>
          </w:tcPr>
          <w:p w14:paraId="13FEE757"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34FD9E57"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104009-</w:t>
            </w:r>
          </w:p>
          <w:p w14:paraId="00B0501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و کلیه شاخصهای مرتبط</w:t>
            </w:r>
            <w:r w:rsidRPr="00F733A3">
              <w:rPr>
                <w:rFonts w:ascii="Arial" w:eastAsia="Times New Roman" w:hAnsi="Arial" w:cs="B Lotus" w:hint="cs"/>
                <w:color w:val="000000"/>
              </w:rPr>
              <w:t xml:space="preserve"> </w:t>
            </w:r>
            <w:r w:rsidRPr="00F733A3">
              <w:rPr>
                <w:rFonts w:ascii="Arial" w:eastAsia="Times New Roman" w:hAnsi="Arial" w:cs="B Lotus" w:hint="cs"/>
                <w:color w:val="000000"/>
                <w:rtl/>
              </w:rPr>
              <w:t>با صدور، الحاقیه اعم از برگشتی یا اضافی، فسخ یا ابطال</w:t>
            </w:r>
          </w:p>
        </w:tc>
      </w:tr>
      <w:tr w:rsidR="003F7766" w:rsidRPr="00F733A3" w14:paraId="34A321EA" w14:textId="77777777" w:rsidTr="003F7766">
        <w:trPr>
          <w:cantSplit/>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30031A6"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96</w:t>
            </w:r>
          </w:p>
        </w:tc>
        <w:tc>
          <w:tcPr>
            <w:tcW w:w="2328" w:type="dxa"/>
            <w:noWrap/>
            <w:hideMark/>
          </w:tcPr>
          <w:p w14:paraId="197DA861"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EdrsActDte</w:t>
            </w:r>
          </w:p>
        </w:tc>
        <w:tc>
          <w:tcPr>
            <w:tcW w:w="1932" w:type="dxa"/>
            <w:noWrap/>
            <w:hideMark/>
          </w:tcPr>
          <w:p w14:paraId="04B13ECC"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803" w:type="dxa"/>
            <w:noWrap/>
            <w:hideMark/>
          </w:tcPr>
          <w:p w14:paraId="1EC2DC5F"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348CEE32"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اثر الحاقیه - شمسی</w:t>
            </w:r>
          </w:p>
        </w:tc>
        <w:tc>
          <w:tcPr>
            <w:tcW w:w="1483" w:type="dxa"/>
            <w:noWrap/>
            <w:hideMark/>
          </w:tcPr>
          <w:p w14:paraId="1D9ACB29"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567092F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104009-</w:t>
            </w:r>
          </w:p>
          <w:p w14:paraId="37C250D1"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و کلیه شاخصهای مرتبط</w:t>
            </w:r>
            <w:r w:rsidRPr="00F733A3">
              <w:rPr>
                <w:rFonts w:ascii="Arial" w:eastAsia="Times New Roman" w:hAnsi="Arial" w:cs="B Lotus" w:hint="cs"/>
                <w:color w:val="000000"/>
              </w:rPr>
              <w:t xml:space="preserve"> </w:t>
            </w:r>
            <w:r w:rsidRPr="00F733A3">
              <w:rPr>
                <w:rFonts w:ascii="Arial" w:eastAsia="Times New Roman" w:hAnsi="Arial" w:cs="B Lotus" w:hint="cs"/>
                <w:color w:val="000000"/>
                <w:rtl/>
              </w:rPr>
              <w:t>با صدور الحاقیه اعم از برگشتی یا اضافی، فسخ یا ابطال</w:t>
            </w:r>
          </w:p>
        </w:tc>
      </w:tr>
      <w:tr w:rsidR="003F7766" w:rsidRPr="00F733A3" w14:paraId="77B3E1CE" w14:textId="77777777" w:rsidTr="003F7766">
        <w:trPr>
          <w:cnfStyle w:val="000000100000" w:firstRow="0" w:lastRow="0" w:firstColumn="0" w:lastColumn="0" w:oddVBand="0" w:evenVBand="0" w:oddHBand="1" w:evenHBand="0" w:firstRowFirstColumn="0" w:firstRowLastColumn="0" w:lastRowFirstColumn="0" w:lastRowLastColumn="0"/>
          <w:cantSplit/>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7158EC7D"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97</w:t>
            </w:r>
          </w:p>
        </w:tc>
        <w:tc>
          <w:tcPr>
            <w:tcW w:w="2328" w:type="dxa"/>
            <w:noWrap/>
            <w:hideMark/>
          </w:tcPr>
          <w:p w14:paraId="7B75797B"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MapEdrsTyp</w:t>
            </w:r>
          </w:p>
        </w:tc>
        <w:tc>
          <w:tcPr>
            <w:tcW w:w="1932" w:type="dxa"/>
            <w:noWrap/>
            <w:hideMark/>
          </w:tcPr>
          <w:p w14:paraId="64C27079"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nvarchar(250)</w:t>
            </w:r>
          </w:p>
        </w:tc>
        <w:tc>
          <w:tcPr>
            <w:tcW w:w="803" w:type="dxa"/>
            <w:noWrap/>
            <w:hideMark/>
          </w:tcPr>
          <w:p w14:paraId="1261B77D"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49C8EE9B"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نوع الحاقیه در شرکت</w:t>
            </w:r>
          </w:p>
        </w:tc>
        <w:tc>
          <w:tcPr>
            <w:tcW w:w="1483" w:type="dxa"/>
            <w:noWrap/>
            <w:hideMark/>
          </w:tcPr>
          <w:p w14:paraId="3C7692FD"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2BF1D63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104009-</w:t>
            </w:r>
            <w:r w:rsidRPr="00F733A3">
              <w:rPr>
                <w:rFonts w:ascii="Arial" w:eastAsia="Times New Roman" w:hAnsi="Arial" w:cs="B Lotus" w:hint="cs"/>
                <w:color w:val="000000"/>
                <w:rtl/>
              </w:rPr>
              <w:t>وکلیه شاخصهای مرتبط</w:t>
            </w:r>
            <w:r w:rsidRPr="00F733A3">
              <w:rPr>
                <w:rFonts w:ascii="Arial" w:eastAsia="Times New Roman" w:hAnsi="Arial" w:cs="B Lotus" w:hint="cs"/>
                <w:color w:val="000000"/>
              </w:rPr>
              <w:t xml:space="preserve"> </w:t>
            </w:r>
            <w:r w:rsidRPr="00F733A3">
              <w:rPr>
                <w:rFonts w:ascii="Arial" w:eastAsia="Times New Roman" w:hAnsi="Arial" w:cs="B Lotus" w:hint="cs"/>
                <w:color w:val="000000"/>
                <w:rtl/>
              </w:rPr>
              <w:t>باصدورالحاقیه اعم ازبرگشتی یااضافی ،فسخ یا ابطال</w:t>
            </w:r>
          </w:p>
        </w:tc>
      </w:tr>
      <w:tr w:rsidR="003F7766" w:rsidRPr="00F733A3" w14:paraId="66C88D74"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4AEA9645"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98</w:t>
            </w:r>
          </w:p>
        </w:tc>
        <w:tc>
          <w:tcPr>
            <w:tcW w:w="2328" w:type="dxa"/>
            <w:noWrap/>
            <w:hideMark/>
          </w:tcPr>
          <w:p w14:paraId="2493A76A"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MapEdrsTypCod</w:t>
            </w:r>
          </w:p>
        </w:tc>
        <w:tc>
          <w:tcPr>
            <w:tcW w:w="1932" w:type="dxa"/>
            <w:noWrap/>
            <w:hideMark/>
          </w:tcPr>
          <w:p w14:paraId="4F8A58E3"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0980CBF8"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2D1D91DB"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الحاقیه در شرکت</w:t>
            </w:r>
          </w:p>
        </w:tc>
        <w:tc>
          <w:tcPr>
            <w:tcW w:w="1483" w:type="dxa"/>
            <w:noWrap/>
            <w:hideMark/>
          </w:tcPr>
          <w:p w14:paraId="62715134"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hideMark/>
          </w:tcPr>
          <w:p w14:paraId="30451F25"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104009-</w:t>
            </w:r>
            <w:r w:rsidRPr="00F733A3">
              <w:rPr>
                <w:rFonts w:ascii="Arial" w:eastAsia="Times New Roman" w:hAnsi="Arial" w:cs="B Lotus" w:hint="cs"/>
                <w:color w:val="000000"/>
                <w:rtl/>
              </w:rPr>
              <w:t>وکلیه شاخصهای مرتبط</w:t>
            </w:r>
            <w:r w:rsidRPr="00F733A3">
              <w:rPr>
                <w:rFonts w:ascii="Arial" w:eastAsia="Times New Roman" w:hAnsi="Arial" w:cs="B Lotus" w:hint="cs"/>
                <w:color w:val="000000"/>
              </w:rPr>
              <w:t xml:space="preserve"> </w:t>
            </w:r>
            <w:r w:rsidRPr="00F733A3">
              <w:rPr>
                <w:rFonts w:ascii="Arial" w:eastAsia="Times New Roman" w:hAnsi="Arial" w:cs="B Lotus" w:hint="cs"/>
                <w:color w:val="000000"/>
                <w:rtl/>
              </w:rPr>
              <w:t>باصدورالحاقیه اعم ازبرگشتی یااضافی ،فسخ یا ابطال</w:t>
            </w:r>
          </w:p>
        </w:tc>
      </w:tr>
      <w:tr w:rsidR="003F7766" w:rsidRPr="00F733A3" w14:paraId="71268099"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36E79221"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99</w:t>
            </w:r>
          </w:p>
        </w:tc>
        <w:tc>
          <w:tcPr>
            <w:tcW w:w="2328" w:type="dxa"/>
            <w:noWrap/>
            <w:hideMark/>
          </w:tcPr>
          <w:p w14:paraId="6CDDC08C"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EdrsTypCod</w:t>
            </w:r>
          </w:p>
        </w:tc>
        <w:tc>
          <w:tcPr>
            <w:tcW w:w="1932" w:type="dxa"/>
            <w:noWrap/>
            <w:hideMark/>
          </w:tcPr>
          <w:p w14:paraId="12309C6B"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6DED7B87"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4AA8CEE5"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الحاقیه استاندارد</w:t>
            </w:r>
          </w:p>
        </w:tc>
        <w:tc>
          <w:tcPr>
            <w:tcW w:w="1483" w:type="dxa"/>
            <w:noWrap/>
            <w:hideMark/>
          </w:tcPr>
          <w:p w14:paraId="491613E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جدول کد نوع الحاقیه استاندارد </w:t>
            </w:r>
          </w:p>
        </w:tc>
        <w:tc>
          <w:tcPr>
            <w:tcW w:w="1162" w:type="dxa"/>
            <w:noWrap/>
            <w:hideMark/>
          </w:tcPr>
          <w:p w14:paraId="6F06C0FC"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104009-</w:t>
            </w:r>
            <w:r w:rsidRPr="00F733A3">
              <w:rPr>
                <w:rFonts w:ascii="Arial" w:eastAsia="Times New Roman" w:hAnsi="Arial" w:cs="B Lotus" w:hint="cs"/>
                <w:color w:val="000000"/>
                <w:rtl/>
              </w:rPr>
              <w:t xml:space="preserve">وکلیه </w:t>
            </w:r>
            <w:r w:rsidRPr="00F733A3">
              <w:rPr>
                <w:rFonts w:ascii="Arial" w:eastAsia="Times New Roman" w:hAnsi="Arial" w:cs="B Lotus" w:hint="cs"/>
                <w:color w:val="000000"/>
                <w:rtl/>
              </w:rPr>
              <w:lastRenderedPageBreak/>
              <w:t>شاخصهای مرتبط</w:t>
            </w:r>
            <w:r w:rsidRPr="00F733A3">
              <w:rPr>
                <w:rFonts w:ascii="Arial" w:eastAsia="Times New Roman" w:hAnsi="Arial" w:cs="B Lotus" w:hint="cs"/>
                <w:color w:val="000000"/>
              </w:rPr>
              <w:t xml:space="preserve"> </w:t>
            </w:r>
            <w:r w:rsidRPr="00F733A3">
              <w:rPr>
                <w:rFonts w:ascii="Arial" w:eastAsia="Times New Roman" w:hAnsi="Arial" w:cs="B Lotus" w:hint="cs"/>
                <w:color w:val="000000"/>
                <w:rtl/>
              </w:rPr>
              <w:t>باصدورالحاقیه اعم ازبرگشتی یااضافی ،فسخ یا ابطال</w:t>
            </w:r>
          </w:p>
        </w:tc>
      </w:tr>
      <w:tr w:rsidR="003F7766" w:rsidRPr="00F733A3" w14:paraId="337A9CA7"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D2073ED"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lastRenderedPageBreak/>
              <w:t>100</w:t>
            </w:r>
          </w:p>
        </w:tc>
        <w:tc>
          <w:tcPr>
            <w:tcW w:w="2328" w:type="dxa"/>
            <w:noWrap/>
            <w:hideMark/>
          </w:tcPr>
          <w:p w14:paraId="110C3F2A"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EdrsCusCod</w:t>
            </w:r>
          </w:p>
        </w:tc>
        <w:tc>
          <w:tcPr>
            <w:tcW w:w="1932" w:type="dxa"/>
            <w:noWrap/>
            <w:hideMark/>
          </w:tcPr>
          <w:p w14:paraId="1DDFEFAC"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803" w:type="dxa"/>
            <w:noWrap/>
            <w:hideMark/>
          </w:tcPr>
          <w:p w14:paraId="32FA62E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98" w:type="dxa"/>
            <w:noWrap/>
            <w:hideMark/>
          </w:tcPr>
          <w:p w14:paraId="4AB18525"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علت صدور الحاقیه استاندارد</w:t>
            </w:r>
          </w:p>
        </w:tc>
        <w:tc>
          <w:tcPr>
            <w:tcW w:w="1483" w:type="dxa"/>
            <w:noWrap/>
            <w:hideMark/>
          </w:tcPr>
          <w:p w14:paraId="174DC9FD"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جدول کد علت صدور الحاقیه استاندار  </w:t>
            </w:r>
          </w:p>
        </w:tc>
        <w:tc>
          <w:tcPr>
            <w:tcW w:w="1162" w:type="dxa"/>
            <w:noWrap/>
            <w:hideMark/>
          </w:tcPr>
          <w:p w14:paraId="1E4AB7D1"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104009-</w:t>
            </w:r>
            <w:r w:rsidRPr="00F733A3">
              <w:rPr>
                <w:rFonts w:ascii="Arial" w:eastAsia="Times New Roman" w:hAnsi="Arial" w:cs="B Lotus" w:hint="cs"/>
                <w:color w:val="000000"/>
                <w:rtl/>
              </w:rPr>
              <w:t>وکلیه شاخصهای مرتبط</w:t>
            </w:r>
            <w:r w:rsidRPr="00F733A3">
              <w:rPr>
                <w:rFonts w:ascii="Arial" w:eastAsia="Times New Roman" w:hAnsi="Arial" w:cs="B Lotus" w:hint="cs"/>
                <w:color w:val="000000"/>
              </w:rPr>
              <w:t xml:space="preserve"> </w:t>
            </w:r>
            <w:r w:rsidRPr="00F733A3">
              <w:rPr>
                <w:rFonts w:ascii="Arial" w:eastAsia="Times New Roman" w:hAnsi="Arial" w:cs="B Lotus" w:hint="cs"/>
                <w:color w:val="000000"/>
                <w:rtl/>
              </w:rPr>
              <w:t>باصدورالحاقیه اعم ازبرگشتی یااضافی ،فسخ یا ابطال</w:t>
            </w:r>
          </w:p>
        </w:tc>
      </w:tr>
      <w:tr w:rsidR="003F7766" w:rsidRPr="00F733A3" w14:paraId="1AEC1D44"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1D87057" w14:textId="77777777" w:rsidR="003F7766" w:rsidRPr="00F733A3" w:rsidRDefault="003F7766" w:rsidP="00AC6E76">
            <w:pPr>
              <w:jc w:val="center"/>
              <w:rPr>
                <w:rFonts w:ascii="Arial" w:eastAsia="Times New Roman" w:hAnsi="Arial" w:cs="B Lotus"/>
                <w:color w:val="000000"/>
                <w:sz w:val="28"/>
                <w:szCs w:val="28"/>
                <w:rtl/>
              </w:rPr>
            </w:pPr>
            <w:r w:rsidRPr="00F733A3">
              <w:rPr>
                <w:rFonts w:ascii="Arial" w:eastAsia="Times New Roman" w:hAnsi="Arial" w:cs="B Lotus"/>
                <w:color w:val="000000"/>
                <w:sz w:val="28"/>
                <w:szCs w:val="28"/>
              </w:rPr>
              <w:t>101</w:t>
            </w:r>
          </w:p>
        </w:tc>
        <w:tc>
          <w:tcPr>
            <w:tcW w:w="2328" w:type="dxa"/>
            <w:noWrap/>
            <w:hideMark/>
          </w:tcPr>
          <w:p w14:paraId="675A5986"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Isu</w:t>
            </w:r>
          </w:p>
        </w:tc>
        <w:tc>
          <w:tcPr>
            <w:tcW w:w="1932" w:type="dxa"/>
            <w:noWrap/>
            <w:hideMark/>
          </w:tcPr>
          <w:p w14:paraId="1029520F"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decimal(9, 0)</w:t>
            </w:r>
          </w:p>
        </w:tc>
        <w:tc>
          <w:tcPr>
            <w:tcW w:w="803" w:type="dxa"/>
            <w:noWrap/>
            <w:hideMark/>
          </w:tcPr>
          <w:p w14:paraId="1C3DD4E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98" w:type="dxa"/>
            <w:noWrap/>
            <w:hideMark/>
          </w:tcPr>
          <w:p w14:paraId="0B1D7864"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tl/>
              </w:rPr>
              <w:t>حق صدور</w:t>
            </w:r>
          </w:p>
        </w:tc>
        <w:tc>
          <w:tcPr>
            <w:tcW w:w="1483" w:type="dxa"/>
            <w:noWrap/>
            <w:hideMark/>
          </w:tcPr>
          <w:p w14:paraId="04A038F9"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r w:rsidRPr="00F733A3">
              <w:rPr>
                <w:rFonts w:ascii="Calibri" w:eastAsia="Times New Roman" w:hAnsi="Calibri" w:cs="B Lotus"/>
                <w:color w:val="000000"/>
              </w:rPr>
              <w:t> </w:t>
            </w:r>
          </w:p>
        </w:tc>
        <w:tc>
          <w:tcPr>
            <w:tcW w:w="1162" w:type="dxa"/>
            <w:noWrap/>
            <w:hideMark/>
          </w:tcPr>
          <w:p w14:paraId="11B6551E"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r w:rsidRPr="00F733A3">
              <w:rPr>
                <w:rFonts w:ascii="Calibri" w:eastAsia="Times New Roman" w:hAnsi="Calibri" w:cs="B Lotus"/>
                <w:color w:val="000000"/>
              </w:rPr>
              <w:t> </w:t>
            </w:r>
          </w:p>
        </w:tc>
      </w:tr>
      <w:tr w:rsidR="003F7766" w:rsidRPr="00F733A3" w14:paraId="4B75DB97"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F2B8A79" w14:textId="77777777" w:rsidR="003F7766" w:rsidRPr="00F733A3" w:rsidRDefault="003F7766" w:rsidP="00AC6E76">
            <w:pPr>
              <w:jc w:val="center"/>
              <w:rPr>
                <w:rFonts w:ascii="Arial" w:eastAsia="Times New Roman" w:hAnsi="Arial" w:cs="B Lotus"/>
                <w:color w:val="000000"/>
                <w:sz w:val="28"/>
                <w:szCs w:val="28"/>
                <w:rtl/>
              </w:rPr>
            </w:pPr>
            <w:r w:rsidRPr="00F733A3">
              <w:rPr>
                <w:rFonts w:ascii="Arial" w:eastAsia="Times New Roman" w:hAnsi="Arial" w:cs="B Lotus"/>
                <w:color w:val="000000"/>
                <w:sz w:val="28"/>
                <w:szCs w:val="28"/>
              </w:rPr>
              <w:t>102</w:t>
            </w:r>
          </w:p>
        </w:tc>
        <w:tc>
          <w:tcPr>
            <w:tcW w:w="2328" w:type="dxa"/>
            <w:noWrap/>
            <w:hideMark/>
          </w:tcPr>
          <w:p w14:paraId="746C3CD0"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Wag</w:t>
            </w:r>
          </w:p>
        </w:tc>
        <w:tc>
          <w:tcPr>
            <w:tcW w:w="1932" w:type="dxa"/>
            <w:noWrap/>
            <w:hideMark/>
          </w:tcPr>
          <w:p w14:paraId="7765F750"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decimal(9, 0)</w:t>
            </w:r>
          </w:p>
        </w:tc>
        <w:tc>
          <w:tcPr>
            <w:tcW w:w="803" w:type="dxa"/>
            <w:noWrap/>
            <w:hideMark/>
          </w:tcPr>
          <w:p w14:paraId="1DCDACB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98" w:type="dxa"/>
            <w:noWrap/>
            <w:hideMark/>
          </w:tcPr>
          <w:p w14:paraId="76682E5D"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tl/>
              </w:rPr>
              <w:t>کارمزد</w:t>
            </w:r>
          </w:p>
        </w:tc>
        <w:tc>
          <w:tcPr>
            <w:tcW w:w="1483" w:type="dxa"/>
            <w:noWrap/>
            <w:hideMark/>
          </w:tcPr>
          <w:p w14:paraId="15C79AF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r w:rsidRPr="00F733A3">
              <w:rPr>
                <w:rFonts w:ascii="Calibri" w:eastAsia="Times New Roman" w:hAnsi="Calibri" w:cs="B Lotus"/>
                <w:color w:val="000000"/>
              </w:rPr>
              <w:t> </w:t>
            </w:r>
          </w:p>
        </w:tc>
        <w:tc>
          <w:tcPr>
            <w:tcW w:w="1162" w:type="dxa"/>
            <w:noWrap/>
            <w:hideMark/>
          </w:tcPr>
          <w:p w14:paraId="25911F98"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r w:rsidRPr="00F733A3">
              <w:rPr>
                <w:rFonts w:ascii="Calibri" w:eastAsia="Times New Roman" w:hAnsi="Calibri" w:cs="B Lotus"/>
                <w:color w:val="000000"/>
              </w:rPr>
              <w:t> </w:t>
            </w:r>
          </w:p>
        </w:tc>
      </w:tr>
      <w:tr w:rsidR="003F7766" w:rsidRPr="00F733A3" w14:paraId="34D16AC7"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037613BD"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103</w:t>
            </w:r>
          </w:p>
        </w:tc>
        <w:tc>
          <w:tcPr>
            <w:tcW w:w="2328" w:type="dxa"/>
            <w:noWrap/>
            <w:hideMark/>
          </w:tcPr>
          <w:p w14:paraId="63DFF201"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Rct</w:t>
            </w:r>
          </w:p>
        </w:tc>
        <w:tc>
          <w:tcPr>
            <w:tcW w:w="1932" w:type="dxa"/>
            <w:noWrap/>
            <w:hideMark/>
          </w:tcPr>
          <w:p w14:paraId="215400FC"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decimal(9, 0)</w:t>
            </w:r>
          </w:p>
        </w:tc>
        <w:tc>
          <w:tcPr>
            <w:tcW w:w="803" w:type="dxa"/>
            <w:noWrap/>
            <w:hideMark/>
          </w:tcPr>
          <w:p w14:paraId="2EB67740"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98" w:type="dxa"/>
            <w:noWrap/>
            <w:hideMark/>
          </w:tcPr>
          <w:p w14:paraId="29099277"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وصول کارگزار</w:t>
            </w:r>
          </w:p>
        </w:tc>
        <w:tc>
          <w:tcPr>
            <w:tcW w:w="1483" w:type="dxa"/>
            <w:noWrap/>
            <w:hideMark/>
          </w:tcPr>
          <w:p w14:paraId="6F44AC41"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r w:rsidRPr="00F733A3">
              <w:rPr>
                <w:rFonts w:ascii="Calibri" w:eastAsia="Times New Roman" w:hAnsi="Calibri" w:cs="B Lotus"/>
                <w:color w:val="000000"/>
              </w:rPr>
              <w:t> </w:t>
            </w:r>
          </w:p>
        </w:tc>
        <w:tc>
          <w:tcPr>
            <w:tcW w:w="1162" w:type="dxa"/>
            <w:noWrap/>
            <w:hideMark/>
          </w:tcPr>
          <w:p w14:paraId="38912F54"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r w:rsidRPr="00F733A3">
              <w:rPr>
                <w:rFonts w:ascii="Calibri" w:eastAsia="Times New Roman" w:hAnsi="Calibri" w:cs="B Lotus"/>
                <w:color w:val="000000"/>
              </w:rPr>
              <w:t> </w:t>
            </w:r>
          </w:p>
        </w:tc>
      </w:tr>
      <w:tr w:rsidR="003F7766" w:rsidRPr="00F733A3" w14:paraId="653FBAF7"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60FA3626"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104</w:t>
            </w:r>
          </w:p>
        </w:tc>
        <w:tc>
          <w:tcPr>
            <w:tcW w:w="2328" w:type="dxa"/>
            <w:noWrap/>
            <w:hideMark/>
          </w:tcPr>
          <w:p w14:paraId="79FC322F"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Pr>
              <w:t>Mapctycode</w:t>
            </w:r>
          </w:p>
        </w:tc>
        <w:tc>
          <w:tcPr>
            <w:tcW w:w="1932" w:type="dxa"/>
            <w:noWrap/>
            <w:hideMark/>
          </w:tcPr>
          <w:p w14:paraId="5B1E21DE"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803" w:type="dxa"/>
            <w:noWrap/>
            <w:hideMark/>
          </w:tcPr>
          <w:p w14:paraId="2E0637F6"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color w:val="000000"/>
              </w:rPr>
              <w:t>yes</w:t>
            </w:r>
          </w:p>
        </w:tc>
        <w:tc>
          <w:tcPr>
            <w:tcW w:w="1398" w:type="dxa"/>
            <w:noWrap/>
            <w:hideMark/>
          </w:tcPr>
          <w:p w14:paraId="3F9DAAF0"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کد شهردرشرکت</w:t>
            </w:r>
          </w:p>
        </w:tc>
        <w:tc>
          <w:tcPr>
            <w:tcW w:w="1483" w:type="dxa"/>
            <w:noWrap/>
            <w:hideMark/>
          </w:tcPr>
          <w:p w14:paraId="1EB39979"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c>
          <w:tcPr>
            <w:tcW w:w="1162" w:type="dxa"/>
            <w:noWrap/>
            <w:hideMark/>
          </w:tcPr>
          <w:p w14:paraId="6B137A17"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3F7766" w:rsidRPr="00F733A3" w14:paraId="2C51D129"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hideMark/>
          </w:tcPr>
          <w:p w14:paraId="58F48440" w14:textId="77777777" w:rsidR="003F7766" w:rsidRPr="00F733A3" w:rsidRDefault="003F7766" w:rsidP="00AC6E76">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105</w:t>
            </w:r>
          </w:p>
        </w:tc>
        <w:tc>
          <w:tcPr>
            <w:tcW w:w="2328" w:type="dxa"/>
            <w:noWrap/>
            <w:hideMark/>
          </w:tcPr>
          <w:p w14:paraId="37826205"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Mapctynam</w:t>
            </w:r>
          </w:p>
        </w:tc>
        <w:tc>
          <w:tcPr>
            <w:tcW w:w="1932" w:type="dxa"/>
            <w:noWrap/>
            <w:hideMark/>
          </w:tcPr>
          <w:p w14:paraId="1FF71A55"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Pr>
              <w:t>n</w:t>
            </w:r>
            <w:r w:rsidRPr="00F733A3">
              <w:rPr>
                <w:rFonts w:ascii="Arial" w:eastAsia="Times New Roman" w:hAnsi="Arial" w:cs="B Lotus" w:hint="cs"/>
                <w:color w:val="000000"/>
              </w:rPr>
              <w:t>varchar(</w:t>
            </w:r>
            <w:r w:rsidRPr="00F733A3">
              <w:rPr>
                <w:rFonts w:ascii="Arial" w:eastAsia="Times New Roman" w:hAnsi="Arial" w:cs="B Lotus"/>
                <w:color w:val="000000"/>
              </w:rPr>
              <w:t>100</w:t>
            </w:r>
            <w:r w:rsidRPr="00F733A3">
              <w:rPr>
                <w:rFonts w:ascii="Arial" w:eastAsia="Times New Roman" w:hAnsi="Arial" w:cs="B Lotus" w:hint="cs"/>
                <w:color w:val="000000"/>
              </w:rPr>
              <w:t>0)</w:t>
            </w:r>
          </w:p>
        </w:tc>
        <w:tc>
          <w:tcPr>
            <w:tcW w:w="803" w:type="dxa"/>
            <w:noWrap/>
            <w:hideMark/>
          </w:tcPr>
          <w:p w14:paraId="65B9F16A"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color w:val="000000"/>
              </w:rPr>
              <w:t>yes</w:t>
            </w:r>
          </w:p>
        </w:tc>
        <w:tc>
          <w:tcPr>
            <w:tcW w:w="1398" w:type="dxa"/>
            <w:noWrap/>
            <w:hideMark/>
          </w:tcPr>
          <w:p w14:paraId="296F54BD"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نام شهردرشرکت</w:t>
            </w:r>
          </w:p>
        </w:tc>
        <w:tc>
          <w:tcPr>
            <w:tcW w:w="1483" w:type="dxa"/>
            <w:noWrap/>
            <w:hideMark/>
          </w:tcPr>
          <w:p w14:paraId="2F129959"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c>
          <w:tcPr>
            <w:tcW w:w="1162" w:type="dxa"/>
            <w:noWrap/>
            <w:hideMark/>
          </w:tcPr>
          <w:p w14:paraId="7791B821"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3F7766" w:rsidRPr="00F733A3" w14:paraId="63DCC070"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vAlign w:val="center"/>
            <w:hideMark/>
          </w:tcPr>
          <w:p w14:paraId="59D1DF72" w14:textId="77777777" w:rsidR="003F7766" w:rsidRPr="00F733A3" w:rsidRDefault="003F7766" w:rsidP="00AC6E76">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106</w:t>
            </w:r>
          </w:p>
        </w:tc>
        <w:tc>
          <w:tcPr>
            <w:tcW w:w="2328" w:type="dxa"/>
            <w:noWrap/>
            <w:vAlign w:val="center"/>
            <w:hideMark/>
          </w:tcPr>
          <w:p w14:paraId="6375F22D"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EdrsPrm</w:t>
            </w:r>
          </w:p>
        </w:tc>
        <w:tc>
          <w:tcPr>
            <w:tcW w:w="1932" w:type="dxa"/>
            <w:noWrap/>
            <w:hideMark/>
          </w:tcPr>
          <w:p w14:paraId="3ED8996A"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803" w:type="dxa"/>
            <w:noWrap/>
            <w:vAlign w:val="center"/>
            <w:hideMark/>
          </w:tcPr>
          <w:p w14:paraId="16825505"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98" w:type="dxa"/>
            <w:noWrap/>
            <w:vAlign w:val="center"/>
            <w:hideMark/>
          </w:tcPr>
          <w:p w14:paraId="21046EAB"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بیمه ثالث اجباری الحاقیه</w:t>
            </w:r>
          </w:p>
        </w:tc>
        <w:tc>
          <w:tcPr>
            <w:tcW w:w="1483" w:type="dxa"/>
            <w:noWrap/>
            <w:vAlign w:val="center"/>
            <w:hideMark/>
          </w:tcPr>
          <w:p w14:paraId="42166565"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c>
          <w:tcPr>
            <w:tcW w:w="1162" w:type="dxa"/>
            <w:noWrap/>
            <w:vAlign w:val="center"/>
            <w:hideMark/>
          </w:tcPr>
          <w:p w14:paraId="703CB445"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3F7766" w:rsidRPr="00F733A3" w14:paraId="07868A3E"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vAlign w:val="center"/>
          </w:tcPr>
          <w:p w14:paraId="26CF6ED1" w14:textId="77777777" w:rsidR="003F7766" w:rsidRPr="00F733A3" w:rsidRDefault="003F7766" w:rsidP="00AC6E76">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107</w:t>
            </w:r>
          </w:p>
        </w:tc>
        <w:tc>
          <w:tcPr>
            <w:tcW w:w="2328" w:type="dxa"/>
            <w:noWrap/>
            <w:vAlign w:val="center"/>
          </w:tcPr>
          <w:p w14:paraId="7EDB1180"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EdrsCalcPrm</w:t>
            </w:r>
          </w:p>
        </w:tc>
        <w:tc>
          <w:tcPr>
            <w:tcW w:w="1932" w:type="dxa"/>
            <w:noWrap/>
          </w:tcPr>
          <w:p w14:paraId="353B69F1"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803" w:type="dxa"/>
            <w:noWrap/>
            <w:vAlign w:val="center"/>
          </w:tcPr>
          <w:p w14:paraId="435C0191"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98" w:type="dxa"/>
            <w:noWrap/>
            <w:vAlign w:val="center"/>
          </w:tcPr>
          <w:p w14:paraId="3BB4E84D"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بیمه قانونی ثالث اجباری الحاقیه</w:t>
            </w:r>
          </w:p>
        </w:tc>
        <w:tc>
          <w:tcPr>
            <w:tcW w:w="1483" w:type="dxa"/>
            <w:noWrap/>
            <w:vAlign w:val="center"/>
          </w:tcPr>
          <w:p w14:paraId="26409689"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c>
          <w:tcPr>
            <w:tcW w:w="1162" w:type="dxa"/>
            <w:noWrap/>
            <w:vAlign w:val="center"/>
          </w:tcPr>
          <w:p w14:paraId="16DBC0F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3F7766" w:rsidRPr="00F733A3" w14:paraId="26C9758E"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vAlign w:val="center"/>
          </w:tcPr>
          <w:p w14:paraId="4F721D14" w14:textId="77777777" w:rsidR="003F7766" w:rsidRPr="00F733A3" w:rsidRDefault="003F7766" w:rsidP="00AC6E76">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108</w:t>
            </w:r>
          </w:p>
        </w:tc>
        <w:tc>
          <w:tcPr>
            <w:tcW w:w="2328" w:type="dxa"/>
            <w:noWrap/>
            <w:vAlign w:val="center"/>
          </w:tcPr>
          <w:p w14:paraId="67D256B7"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EdrsExcLfPrm</w:t>
            </w:r>
          </w:p>
        </w:tc>
        <w:tc>
          <w:tcPr>
            <w:tcW w:w="1932" w:type="dxa"/>
            <w:noWrap/>
          </w:tcPr>
          <w:p w14:paraId="0B558B24"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803" w:type="dxa"/>
            <w:noWrap/>
            <w:vAlign w:val="center"/>
          </w:tcPr>
          <w:p w14:paraId="6BC7A3B1"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98" w:type="dxa"/>
            <w:noWrap/>
            <w:vAlign w:val="center"/>
          </w:tcPr>
          <w:p w14:paraId="64DF9F4E"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بيمه</w:t>
            </w:r>
            <w:r w:rsidRPr="00F733A3">
              <w:rPr>
                <w:rFonts w:ascii="Arial" w:eastAsia="Times New Roman" w:hAnsi="Arial" w:cs="B Lotus"/>
                <w:color w:val="000000"/>
              </w:rPr>
              <w:t> </w:t>
            </w:r>
            <w:r w:rsidRPr="00F733A3">
              <w:rPr>
                <w:rFonts w:ascii="Arial" w:eastAsia="Times New Roman" w:hAnsi="Arial" w:cs="B Lotus"/>
                <w:color w:val="000000"/>
                <w:rtl/>
              </w:rPr>
              <w:t>اضافی یا برگشتی بدنی الحاقیه</w:t>
            </w:r>
          </w:p>
        </w:tc>
        <w:tc>
          <w:tcPr>
            <w:tcW w:w="1483" w:type="dxa"/>
            <w:noWrap/>
            <w:vAlign w:val="center"/>
          </w:tcPr>
          <w:p w14:paraId="71EF63A7"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c>
          <w:tcPr>
            <w:tcW w:w="1162" w:type="dxa"/>
            <w:noWrap/>
            <w:vAlign w:val="center"/>
          </w:tcPr>
          <w:p w14:paraId="07CEE23A"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3F7766" w:rsidRPr="00F733A3" w14:paraId="3F745ADF"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vAlign w:val="center"/>
          </w:tcPr>
          <w:p w14:paraId="19AFA20E" w14:textId="77777777" w:rsidR="003F7766" w:rsidRPr="00F733A3" w:rsidRDefault="003F7766" w:rsidP="00AC6E76">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109</w:t>
            </w:r>
          </w:p>
        </w:tc>
        <w:tc>
          <w:tcPr>
            <w:tcW w:w="2328" w:type="dxa"/>
            <w:noWrap/>
            <w:vAlign w:val="center"/>
          </w:tcPr>
          <w:p w14:paraId="01E8A1EC"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EdrsExcFnPrm</w:t>
            </w:r>
          </w:p>
        </w:tc>
        <w:tc>
          <w:tcPr>
            <w:tcW w:w="1932" w:type="dxa"/>
            <w:noWrap/>
          </w:tcPr>
          <w:p w14:paraId="54987C00"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803" w:type="dxa"/>
            <w:noWrap/>
            <w:vAlign w:val="center"/>
          </w:tcPr>
          <w:p w14:paraId="78D9FEB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98" w:type="dxa"/>
            <w:noWrap/>
            <w:vAlign w:val="center"/>
          </w:tcPr>
          <w:p w14:paraId="5E0DA6D8"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بيمه اضافی یا برگشتی مالی الحاقیه</w:t>
            </w:r>
          </w:p>
        </w:tc>
        <w:tc>
          <w:tcPr>
            <w:tcW w:w="1483" w:type="dxa"/>
            <w:noWrap/>
            <w:vAlign w:val="center"/>
          </w:tcPr>
          <w:p w14:paraId="4CC689C1"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c>
          <w:tcPr>
            <w:tcW w:w="1162" w:type="dxa"/>
            <w:noWrap/>
            <w:vAlign w:val="center"/>
          </w:tcPr>
          <w:p w14:paraId="779F906B"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3F7766" w:rsidRPr="00F733A3" w14:paraId="6A8B8F41"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vAlign w:val="center"/>
          </w:tcPr>
          <w:p w14:paraId="6DCEFC8B" w14:textId="77777777" w:rsidR="003F7766" w:rsidRPr="00F733A3" w:rsidRDefault="003F7766" w:rsidP="00AC6E76">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110</w:t>
            </w:r>
          </w:p>
        </w:tc>
        <w:tc>
          <w:tcPr>
            <w:tcW w:w="2328" w:type="dxa"/>
            <w:noWrap/>
            <w:vAlign w:val="center"/>
          </w:tcPr>
          <w:p w14:paraId="38BB510A"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Pr>
              <w:t>EdrsPrsnPrm</w:t>
            </w:r>
          </w:p>
        </w:tc>
        <w:tc>
          <w:tcPr>
            <w:tcW w:w="1932" w:type="dxa"/>
            <w:noWrap/>
          </w:tcPr>
          <w:p w14:paraId="0520BFE2"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803" w:type="dxa"/>
            <w:noWrap/>
            <w:vAlign w:val="center"/>
          </w:tcPr>
          <w:p w14:paraId="546DED02"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98" w:type="dxa"/>
            <w:noWrap/>
            <w:vAlign w:val="center"/>
          </w:tcPr>
          <w:p w14:paraId="182A5081"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بيمه</w:t>
            </w:r>
            <w:r w:rsidRPr="00F733A3">
              <w:rPr>
                <w:rFonts w:ascii="Arial" w:eastAsia="Times New Roman" w:hAnsi="Arial" w:cs="B Lotus"/>
                <w:color w:val="000000"/>
              </w:rPr>
              <w:t xml:space="preserve">  </w:t>
            </w:r>
            <w:r w:rsidRPr="00F733A3">
              <w:rPr>
                <w:rFonts w:ascii="Arial" w:eastAsia="Times New Roman" w:hAnsi="Arial" w:cs="B Lotus"/>
                <w:color w:val="000000"/>
                <w:rtl/>
              </w:rPr>
              <w:t xml:space="preserve">اضافی یا </w:t>
            </w:r>
            <w:r w:rsidRPr="00F733A3">
              <w:rPr>
                <w:rFonts w:ascii="Arial" w:eastAsia="Times New Roman" w:hAnsi="Arial" w:cs="B Lotus"/>
                <w:color w:val="000000"/>
                <w:rtl/>
              </w:rPr>
              <w:lastRenderedPageBreak/>
              <w:t>برگشتی حوادث راننده الحاقیه</w:t>
            </w:r>
          </w:p>
        </w:tc>
        <w:tc>
          <w:tcPr>
            <w:tcW w:w="1483" w:type="dxa"/>
            <w:noWrap/>
            <w:vAlign w:val="center"/>
          </w:tcPr>
          <w:p w14:paraId="2A5F121F"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c>
          <w:tcPr>
            <w:tcW w:w="1162" w:type="dxa"/>
            <w:noWrap/>
            <w:vAlign w:val="center"/>
          </w:tcPr>
          <w:p w14:paraId="1C46FE04"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3F7766" w:rsidRPr="00F733A3" w14:paraId="70C10002"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vAlign w:val="center"/>
          </w:tcPr>
          <w:p w14:paraId="0703AC79" w14:textId="77777777" w:rsidR="003F7766" w:rsidRPr="00F733A3" w:rsidRDefault="003F7766" w:rsidP="00AC6E76">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111</w:t>
            </w:r>
          </w:p>
        </w:tc>
        <w:tc>
          <w:tcPr>
            <w:tcW w:w="2328" w:type="dxa"/>
            <w:noWrap/>
            <w:vAlign w:val="center"/>
          </w:tcPr>
          <w:p w14:paraId="32FC5B1A"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EdrsTax</w:t>
            </w:r>
          </w:p>
        </w:tc>
        <w:tc>
          <w:tcPr>
            <w:tcW w:w="1932" w:type="dxa"/>
            <w:noWrap/>
          </w:tcPr>
          <w:p w14:paraId="163FB051"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803" w:type="dxa"/>
            <w:noWrap/>
            <w:vAlign w:val="center"/>
          </w:tcPr>
          <w:p w14:paraId="245BCBEC"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98" w:type="dxa"/>
            <w:noWrap/>
            <w:vAlign w:val="center"/>
          </w:tcPr>
          <w:p w14:paraId="70AAF4EC"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مبلغ</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اضافی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یا</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برگشتی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مالیات</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محاسبه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شده</w:t>
            </w:r>
          </w:p>
        </w:tc>
        <w:tc>
          <w:tcPr>
            <w:tcW w:w="1483" w:type="dxa"/>
            <w:noWrap/>
            <w:vAlign w:val="center"/>
          </w:tcPr>
          <w:p w14:paraId="6982F9EB"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c>
          <w:tcPr>
            <w:tcW w:w="1162" w:type="dxa"/>
            <w:noWrap/>
            <w:vAlign w:val="center"/>
          </w:tcPr>
          <w:p w14:paraId="60BA93B2"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3F7766" w:rsidRPr="00F733A3" w14:paraId="4D5752A4"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vAlign w:val="center"/>
          </w:tcPr>
          <w:p w14:paraId="372A3F98" w14:textId="77777777" w:rsidR="003F7766" w:rsidRPr="00F733A3" w:rsidRDefault="003F7766" w:rsidP="00AC6E76">
            <w:pPr>
              <w:jc w:val="center"/>
              <w:rPr>
                <w:rFonts w:ascii="Arial" w:eastAsia="Times New Roman" w:hAnsi="Arial" w:cs="B Lotus"/>
                <w:color w:val="000000" w:themeColor="text1"/>
                <w:sz w:val="28"/>
                <w:szCs w:val="28"/>
                <w:rtl/>
              </w:rPr>
            </w:pPr>
            <w:r w:rsidRPr="00F733A3">
              <w:rPr>
                <w:rFonts w:ascii="Arial" w:eastAsia="Times New Roman" w:hAnsi="Arial" w:cs="B Lotus"/>
                <w:color w:val="000000" w:themeColor="text1"/>
                <w:sz w:val="28"/>
                <w:szCs w:val="28"/>
              </w:rPr>
              <w:t>112</w:t>
            </w:r>
          </w:p>
        </w:tc>
        <w:tc>
          <w:tcPr>
            <w:tcW w:w="2328" w:type="dxa"/>
            <w:noWrap/>
            <w:vAlign w:val="center"/>
          </w:tcPr>
          <w:p w14:paraId="6AD66F3A"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EdrsTol</w:t>
            </w:r>
          </w:p>
        </w:tc>
        <w:tc>
          <w:tcPr>
            <w:tcW w:w="1932" w:type="dxa"/>
            <w:noWrap/>
          </w:tcPr>
          <w:p w14:paraId="3F75E91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803" w:type="dxa"/>
            <w:noWrap/>
            <w:vAlign w:val="center"/>
          </w:tcPr>
          <w:p w14:paraId="297B520C"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98" w:type="dxa"/>
            <w:noWrap/>
            <w:vAlign w:val="center"/>
          </w:tcPr>
          <w:p w14:paraId="7B076F85"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مبلغ</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اضافی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یا</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برگشتی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 xml:space="preserve">عوارض </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محاسبه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شده</w:t>
            </w:r>
          </w:p>
        </w:tc>
        <w:tc>
          <w:tcPr>
            <w:tcW w:w="1483" w:type="dxa"/>
            <w:noWrap/>
            <w:vAlign w:val="center"/>
          </w:tcPr>
          <w:p w14:paraId="674E475C"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c>
          <w:tcPr>
            <w:tcW w:w="1162" w:type="dxa"/>
            <w:noWrap/>
            <w:vAlign w:val="center"/>
          </w:tcPr>
          <w:p w14:paraId="411492FA"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3F7766" w:rsidRPr="00F733A3" w14:paraId="13665458"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vAlign w:val="center"/>
          </w:tcPr>
          <w:p w14:paraId="2A0A44E8" w14:textId="77777777" w:rsidR="003F7766" w:rsidRPr="00F733A3" w:rsidRDefault="003F7766" w:rsidP="00AC6E76">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113</w:t>
            </w:r>
          </w:p>
        </w:tc>
        <w:tc>
          <w:tcPr>
            <w:tcW w:w="2328" w:type="dxa"/>
            <w:noWrap/>
            <w:vAlign w:val="center"/>
          </w:tcPr>
          <w:p w14:paraId="67023E43"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EdrsFndCst</w:t>
            </w:r>
          </w:p>
        </w:tc>
        <w:tc>
          <w:tcPr>
            <w:tcW w:w="1932" w:type="dxa"/>
            <w:noWrap/>
            <w:vAlign w:val="center"/>
          </w:tcPr>
          <w:p w14:paraId="5C1B8334"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803" w:type="dxa"/>
            <w:noWrap/>
            <w:vAlign w:val="center"/>
          </w:tcPr>
          <w:p w14:paraId="26854D31"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98" w:type="dxa"/>
            <w:noWrap/>
            <w:vAlign w:val="center"/>
          </w:tcPr>
          <w:p w14:paraId="62EF0878"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مبلغ</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اضافی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یا</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برگشتی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جریمه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تاخیر</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تمدید</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بیمه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نامه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صندوق</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تامین</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خسارت</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های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بدنی</w:t>
            </w:r>
          </w:p>
        </w:tc>
        <w:tc>
          <w:tcPr>
            <w:tcW w:w="1483" w:type="dxa"/>
            <w:noWrap/>
            <w:vAlign w:val="center"/>
          </w:tcPr>
          <w:p w14:paraId="0724E23A"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c>
          <w:tcPr>
            <w:tcW w:w="1162" w:type="dxa"/>
            <w:noWrap/>
            <w:vAlign w:val="center"/>
          </w:tcPr>
          <w:p w14:paraId="2D077D80"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3F7766" w:rsidRPr="00F733A3" w14:paraId="2CE91075"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vAlign w:val="center"/>
          </w:tcPr>
          <w:p w14:paraId="57BE7A53" w14:textId="77777777" w:rsidR="003F7766" w:rsidRPr="00F733A3" w:rsidRDefault="003F7766" w:rsidP="00AC6E76">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114</w:t>
            </w:r>
          </w:p>
        </w:tc>
        <w:tc>
          <w:tcPr>
            <w:tcW w:w="2328" w:type="dxa"/>
            <w:noWrap/>
            <w:vAlign w:val="center"/>
          </w:tcPr>
          <w:p w14:paraId="4167B17F"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tl/>
              </w:rPr>
            </w:pPr>
            <w:r w:rsidRPr="00F733A3">
              <w:rPr>
                <w:rFonts w:ascii="Arial" w:eastAsia="Times New Roman" w:hAnsi="Arial" w:cs="B Lotus"/>
                <w:color w:val="000000" w:themeColor="text1"/>
              </w:rPr>
              <w:t>EdrsLfCshPrm</w:t>
            </w:r>
          </w:p>
        </w:tc>
        <w:tc>
          <w:tcPr>
            <w:tcW w:w="1932" w:type="dxa"/>
            <w:noWrap/>
          </w:tcPr>
          <w:p w14:paraId="42112BD4"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decimal(9, 0)</w:t>
            </w:r>
          </w:p>
        </w:tc>
        <w:tc>
          <w:tcPr>
            <w:tcW w:w="803" w:type="dxa"/>
            <w:noWrap/>
            <w:vAlign w:val="center"/>
          </w:tcPr>
          <w:p w14:paraId="27CB43ED"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Yes</w:t>
            </w:r>
          </w:p>
        </w:tc>
        <w:tc>
          <w:tcPr>
            <w:tcW w:w="1398" w:type="dxa"/>
            <w:noWrap/>
            <w:vAlign w:val="center"/>
          </w:tcPr>
          <w:p w14:paraId="3BF9A1C1"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tl/>
              </w:rPr>
            </w:pPr>
            <w:r w:rsidRPr="00F733A3">
              <w:rPr>
                <w:rFonts w:ascii="Arial" w:eastAsia="Times New Roman" w:hAnsi="Arial" w:cs="B Lotus" w:hint="cs"/>
                <w:color w:val="000000" w:themeColor="text1"/>
                <w:rtl/>
              </w:rPr>
              <w:t>مبلغ</w:t>
            </w:r>
            <w:r w:rsidRPr="00F733A3">
              <w:rPr>
                <w:rFonts w:ascii="Arial" w:eastAsia="Times New Roman" w:hAnsi="Arial" w:cs="B Lotus"/>
                <w:color w:val="000000" w:themeColor="text1"/>
                <w:rtl/>
              </w:rPr>
              <w:t xml:space="preserve"> </w:t>
            </w:r>
            <w:r w:rsidRPr="00F733A3">
              <w:rPr>
                <w:rFonts w:ascii="Arial" w:eastAsia="Times New Roman" w:hAnsi="Arial" w:cs="B Lotus" w:hint="cs"/>
                <w:color w:val="000000" w:themeColor="text1"/>
                <w:rtl/>
              </w:rPr>
              <w:t>اضافی</w:t>
            </w:r>
            <w:r w:rsidRPr="00F733A3">
              <w:rPr>
                <w:rFonts w:ascii="Arial" w:eastAsia="Times New Roman" w:hAnsi="Arial" w:cs="B Lotus"/>
                <w:color w:val="000000" w:themeColor="text1"/>
                <w:rtl/>
              </w:rPr>
              <w:t xml:space="preserve"> </w:t>
            </w:r>
            <w:r w:rsidRPr="00F733A3">
              <w:rPr>
                <w:rFonts w:ascii="Arial" w:eastAsia="Times New Roman" w:hAnsi="Arial" w:cs="B Lotus" w:hint="cs"/>
                <w:color w:val="000000" w:themeColor="text1"/>
                <w:rtl/>
              </w:rPr>
              <w:t>یا</w:t>
            </w:r>
            <w:r w:rsidRPr="00F733A3">
              <w:rPr>
                <w:rFonts w:ascii="Arial" w:eastAsia="Times New Roman" w:hAnsi="Arial" w:cs="B Lotus"/>
                <w:color w:val="000000" w:themeColor="text1"/>
                <w:rtl/>
              </w:rPr>
              <w:t xml:space="preserve"> </w:t>
            </w:r>
            <w:r w:rsidRPr="00F733A3">
              <w:rPr>
                <w:rFonts w:ascii="Arial" w:eastAsia="Times New Roman" w:hAnsi="Arial" w:cs="B Lotus" w:hint="cs"/>
                <w:color w:val="000000" w:themeColor="text1"/>
                <w:rtl/>
              </w:rPr>
              <w:t>برگشتی</w:t>
            </w:r>
            <w:r w:rsidRPr="00F733A3">
              <w:rPr>
                <w:rFonts w:ascii="Arial" w:eastAsia="Times New Roman" w:hAnsi="Arial" w:cs="B Lotus"/>
                <w:color w:val="000000" w:themeColor="text1"/>
                <w:rtl/>
              </w:rPr>
              <w:t xml:space="preserve">  </w:t>
            </w:r>
            <w:r w:rsidRPr="00F733A3">
              <w:rPr>
                <w:rFonts w:ascii="Arial" w:eastAsia="Times New Roman" w:hAnsi="Arial" w:cs="B Lotus" w:hint="cs"/>
                <w:color w:val="000000" w:themeColor="text1"/>
                <w:rtl/>
              </w:rPr>
              <w:t>سهم</w:t>
            </w:r>
            <w:r w:rsidRPr="00F733A3">
              <w:rPr>
                <w:rFonts w:ascii="Arial" w:eastAsia="Times New Roman" w:hAnsi="Arial" w:cs="B Lotus"/>
                <w:color w:val="000000" w:themeColor="text1"/>
                <w:rtl/>
              </w:rPr>
              <w:t xml:space="preserve"> </w:t>
            </w:r>
            <w:r w:rsidRPr="00F733A3">
              <w:rPr>
                <w:rFonts w:ascii="Arial" w:eastAsia="Times New Roman" w:hAnsi="Arial" w:cs="B Lotus" w:hint="cs"/>
                <w:color w:val="000000" w:themeColor="text1"/>
                <w:rtl/>
              </w:rPr>
              <w:t>صندوق</w:t>
            </w:r>
            <w:r w:rsidRPr="00F733A3">
              <w:rPr>
                <w:rFonts w:ascii="Arial" w:eastAsia="Times New Roman" w:hAnsi="Arial" w:cs="B Lotus"/>
                <w:color w:val="000000" w:themeColor="text1"/>
                <w:rtl/>
              </w:rPr>
              <w:t xml:space="preserve"> </w:t>
            </w:r>
            <w:r w:rsidRPr="00F733A3">
              <w:rPr>
                <w:rFonts w:ascii="Arial" w:eastAsia="Times New Roman" w:hAnsi="Arial" w:cs="B Lotus" w:hint="cs"/>
                <w:color w:val="000000" w:themeColor="text1"/>
                <w:rtl/>
              </w:rPr>
              <w:t>تأمین</w:t>
            </w:r>
            <w:r w:rsidRPr="00F733A3">
              <w:rPr>
                <w:rFonts w:ascii="Arial" w:eastAsia="Times New Roman" w:hAnsi="Arial" w:cs="B Lotus"/>
                <w:color w:val="000000" w:themeColor="text1"/>
                <w:rtl/>
              </w:rPr>
              <w:t xml:space="preserve"> </w:t>
            </w:r>
            <w:r w:rsidRPr="00F733A3">
              <w:rPr>
                <w:rFonts w:ascii="Arial" w:eastAsia="Times New Roman" w:hAnsi="Arial" w:cs="B Lotus" w:hint="cs"/>
                <w:color w:val="000000" w:themeColor="text1"/>
                <w:rtl/>
              </w:rPr>
              <w:t>خسارت‌های</w:t>
            </w:r>
            <w:r w:rsidRPr="00F733A3">
              <w:rPr>
                <w:rFonts w:ascii="Arial" w:eastAsia="Times New Roman" w:hAnsi="Arial" w:cs="B Lotus"/>
                <w:color w:val="000000" w:themeColor="text1"/>
                <w:rtl/>
              </w:rPr>
              <w:t xml:space="preserve"> </w:t>
            </w:r>
            <w:r w:rsidRPr="00F733A3">
              <w:rPr>
                <w:rFonts w:ascii="Arial" w:eastAsia="Times New Roman" w:hAnsi="Arial" w:cs="B Lotus" w:hint="cs"/>
                <w:color w:val="000000" w:themeColor="text1"/>
                <w:rtl/>
              </w:rPr>
              <w:t>بدني</w:t>
            </w:r>
          </w:p>
        </w:tc>
        <w:tc>
          <w:tcPr>
            <w:tcW w:w="1483" w:type="dxa"/>
            <w:noWrap/>
            <w:vAlign w:val="center"/>
          </w:tcPr>
          <w:p w14:paraId="72BF4DF7"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c>
          <w:tcPr>
            <w:tcW w:w="1162" w:type="dxa"/>
            <w:noWrap/>
            <w:vAlign w:val="center"/>
          </w:tcPr>
          <w:p w14:paraId="301EE94E"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3F7766" w:rsidRPr="00F733A3" w14:paraId="415C5E9E"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vAlign w:val="center"/>
          </w:tcPr>
          <w:p w14:paraId="0429180C" w14:textId="77777777" w:rsidR="003F7766" w:rsidRPr="00F733A3" w:rsidRDefault="003F7766" w:rsidP="00AC6E76">
            <w:pPr>
              <w:jc w:val="center"/>
              <w:rPr>
                <w:rFonts w:ascii="Arial" w:eastAsia="Times New Roman" w:hAnsi="Arial" w:cs="B Lotus"/>
                <w:color w:val="000000" w:themeColor="text1"/>
                <w:sz w:val="28"/>
                <w:szCs w:val="28"/>
              </w:rPr>
            </w:pPr>
            <w:r w:rsidRPr="00F733A3">
              <w:rPr>
                <w:rFonts w:ascii="Arial" w:eastAsia="Times New Roman" w:hAnsi="Arial" w:cs="B Lotus" w:hint="cs"/>
                <w:color w:val="000000" w:themeColor="text1"/>
                <w:sz w:val="28"/>
                <w:szCs w:val="28"/>
                <w:rtl/>
              </w:rPr>
              <w:t>115</w:t>
            </w:r>
          </w:p>
        </w:tc>
        <w:tc>
          <w:tcPr>
            <w:tcW w:w="2328" w:type="dxa"/>
            <w:noWrap/>
            <w:vAlign w:val="center"/>
          </w:tcPr>
          <w:p w14:paraId="378C3909"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ExcPrsnPrm</w:t>
            </w:r>
          </w:p>
        </w:tc>
        <w:tc>
          <w:tcPr>
            <w:tcW w:w="1932" w:type="dxa"/>
            <w:noWrap/>
          </w:tcPr>
          <w:p w14:paraId="1974DC59"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decimal(9, 0)</w:t>
            </w:r>
          </w:p>
        </w:tc>
        <w:tc>
          <w:tcPr>
            <w:tcW w:w="803" w:type="dxa"/>
            <w:noWrap/>
          </w:tcPr>
          <w:p w14:paraId="33360026"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Yes</w:t>
            </w:r>
          </w:p>
        </w:tc>
        <w:tc>
          <w:tcPr>
            <w:tcW w:w="1398" w:type="dxa"/>
            <w:noWrap/>
          </w:tcPr>
          <w:p w14:paraId="39B08606"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tl/>
              </w:rPr>
              <w:t xml:space="preserve"> حق بيمه مازاد حوادث راننده (بدون مالیات و عوارض)</w:t>
            </w:r>
          </w:p>
        </w:tc>
        <w:tc>
          <w:tcPr>
            <w:tcW w:w="1483" w:type="dxa"/>
            <w:noWrap/>
          </w:tcPr>
          <w:p w14:paraId="44127450"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c>
          <w:tcPr>
            <w:tcW w:w="1162" w:type="dxa"/>
            <w:noWrap/>
          </w:tcPr>
          <w:p w14:paraId="1304FCA1"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1040000 - 1040013</w:t>
            </w:r>
          </w:p>
        </w:tc>
      </w:tr>
      <w:tr w:rsidR="003F7766" w:rsidRPr="00F733A3" w14:paraId="09725E68"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0FA69ABC" w14:textId="77777777" w:rsidR="003F7766" w:rsidRPr="00F733A3" w:rsidRDefault="003F7766" w:rsidP="00AC6E76">
            <w:pPr>
              <w:jc w:val="center"/>
              <w:rPr>
                <w:rFonts w:ascii="Tahoma" w:eastAsia="Times New Roman" w:hAnsi="Tahoma" w:cs="Tahoma"/>
                <w:color w:val="000000" w:themeColor="text1"/>
                <w:rtl/>
              </w:rPr>
            </w:pPr>
            <w:r w:rsidRPr="00F733A3">
              <w:rPr>
                <w:rFonts w:ascii="Tahoma" w:hAnsi="Tahoma" w:cs="Tahoma" w:hint="cs"/>
                <w:color w:val="000000" w:themeColor="text1"/>
                <w:rtl/>
                <w:lang w:bidi="ar-SA"/>
              </w:rPr>
              <w:t>116</w:t>
            </w:r>
          </w:p>
        </w:tc>
        <w:tc>
          <w:tcPr>
            <w:tcW w:w="2328" w:type="dxa"/>
            <w:noWrap/>
          </w:tcPr>
          <w:p w14:paraId="058ACEC8"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themeColor="text1"/>
              </w:rPr>
            </w:pPr>
            <w:r w:rsidRPr="00F733A3">
              <w:rPr>
                <w:rFonts w:ascii="Tahoma" w:hAnsi="Tahoma" w:cs="Tahoma"/>
                <w:color w:val="000000" w:themeColor="text1"/>
                <w:lang w:bidi="ar-SA"/>
              </w:rPr>
              <w:t>DisLfYrPrcnt</w:t>
            </w:r>
          </w:p>
        </w:tc>
        <w:tc>
          <w:tcPr>
            <w:tcW w:w="1932" w:type="dxa"/>
            <w:noWrap/>
          </w:tcPr>
          <w:p w14:paraId="392B6FC6"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themeColor="text1"/>
              </w:rPr>
            </w:pPr>
            <w:r w:rsidRPr="00F733A3">
              <w:rPr>
                <w:rFonts w:ascii="Tahoma" w:hAnsi="Tahoma" w:cs="Tahoma"/>
                <w:color w:val="000000" w:themeColor="text1"/>
                <w:lang w:bidi="ar-SA"/>
              </w:rPr>
              <w:t>Int</w:t>
            </w:r>
          </w:p>
        </w:tc>
        <w:tc>
          <w:tcPr>
            <w:tcW w:w="803" w:type="dxa"/>
            <w:noWrap/>
          </w:tcPr>
          <w:p w14:paraId="526BE3B5"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themeColor="text1"/>
              </w:rPr>
            </w:pPr>
            <w:r w:rsidRPr="00F733A3">
              <w:rPr>
                <w:rFonts w:ascii="Tahoma" w:hAnsi="Tahoma" w:cs="Tahoma"/>
                <w:color w:val="000000" w:themeColor="text1"/>
                <w:lang w:bidi="ar-SA"/>
              </w:rPr>
              <w:t>No</w:t>
            </w:r>
          </w:p>
        </w:tc>
        <w:tc>
          <w:tcPr>
            <w:tcW w:w="1398" w:type="dxa"/>
            <w:noWrap/>
          </w:tcPr>
          <w:p w14:paraId="100B7C5C"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color w:val="000000" w:themeColor="text1"/>
                <w:rtl/>
              </w:rPr>
            </w:pPr>
            <w:r w:rsidRPr="00F733A3">
              <w:rPr>
                <w:rFonts w:ascii="Tahoma" w:hAnsi="Tahoma" w:cs="B Lotus"/>
                <w:color w:val="000000" w:themeColor="text1"/>
                <w:rtl/>
                <w:lang w:bidi="ar-SA"/>
              </w:rPr>
              <w:t>درصد</w:t>
            </w:r>
            <w:r w:rsidRPr="00F733A3">
              <w:rPr>
                <w:rFonts w:ascii="Tahoma" w:hAnsi="Tahoma" w:cs="B Lotus"/>
                <w:color w:val="000000" w:themeColor="text1"/>
                <w:lang w:bidi="ar-SA"/>
              </w:rPr>
              <w:t xml:space="preserve"> </w:t>
            </w:r>
            <w:r w:rsidRPr="00F733A3">
              <w:rPr>
                <w:rFonts w:ascii="Tahoma" w:hAnsi="Tahoma" w:cs="B Lotus"/>
                <w:color w:val="000000" w:themeColor="text1"/>
                <w:rtl/>
                <w:lang w:bidi="ar-SA"/>
              </w:rPr>
              <w:t>تخفیف</w:t>
            </w:r>
            <w:r w:rsidRPr="00F733A3">
              <w:rPr>
                <w:rFonts w:ascii="Tahoma" w:hAnsi="Tahoma" w:cs="B Lotus"/>
                <w:color w:val="000000" w:themeColor="text1"/>
                <w:lang w:bidi="ar-SA"/>
              </w:rPr>
              <w:t xml:space="preserve"> </w:t>
            </w:r>
            <w:r w:rsidRPr="00F733A3">
              <w:rPr>
                <w:rFonts w:ascii="Tahoma" w:hAnsi="Tahoma" w:cs="B Lotus" w:hint="cs"/>
                <w:color w:val="000000" w:themeColor="text1"/>
                <w:rtl/>
                <w:lang w:bidi="ar-SA"/>
              </w:rPr>
              <w:t xml:space="preserve">یا افزایش نهایی اعمال شده در بیمه نامه جاری بابت عدم یا وجود خسارت بدنی(افزایش با اعداد منفی </w:t>
            </w:r>
            <w:r w:rsidRPr="00F733A3">
              <w:rPr>
                <w:rFonts w:ascii="Tahoma" w:hAnsi="Tahoma" w:cs="B Lotus" w:hint="cs"/>
                <w:color w:val="000000" w:themeColor="text1"/>
                <w:rtl/>
                <w:lang w:bidi="ar-SA"/>
              </w:rPr>
              <w:lastRenderedPageBreak/>
              <w:t>نمایش داده می شود )</w:t>
            </w:r>
          </w:p>
        </w:tc>
        <w:tc>
          <w:tcPr>
            <w:tcW w:w="1483" w:type="dxa"/>
            <w:noWrap/>
          </w:tcPr>
          <w:p w14:paraId="23AE9497"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rPr>
            </w:pPr>
          </w:p>
        </w:tc>
        <w:tc>
          <w:tcPr>
            <w:tcW w:w="1162" w:type="dxa"/>
            <w:noWrap/>
          </w:tcPr>
          <w:p w14:paraId="7B871D0C"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rPr>
            </w:pPr>
          </w:p>
        </w:tc>
      </w:tr>
      <w:tr w:rsidR="003F7766" w:rsidRPr="00F733A3" w14:paraId="0C15AD0F"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039C77CE" w14:textId="77777777" w:rsidR="003F7766" w:rsidRPr="00F733A3" w:rsidRDefault="003F7766" w:rsidP="00AC6E76">
            <w:pPr>
              <w:jc w:val="center"/>
              <w:rPr>
                <w:rFonts w:ascii="Tahoma" w:eastAsia="Times New Roman" w:hAnsi="Tahoma" w:cs="Tahoma"/>
                <w:color w:val="000000" w:themeColor="text1"/>
                <w:rtl/>
              </w:rPr>
            </w:pPr>
            <w:r w:rsidRPr="00F733A3">
              <w:rPr>
                <w:rFonts w:ascii="Tahoma" w:hAnsi="Tahoma" w:cs="Tahoma" w:hint="cs"/>
                <w:color w:val="000000" w:themeColor="text1"/>
                <w:rtl/>
                <w:lang w:bidi="ar-SA"/>
              </w:rPr>
              <w:t>117</w:t>
            </w:r>
          </w:p>
        </w:tc>
        <w:tc>
          <w:tcPr>
            <w:tcW w:w="2328" w:type="dxa"/>
            <w:noWrap/>
          </w:tcPr>
          <w:p w14:paraId="24ACB9E8"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themeColor="text1"/>
              </w:rPr>
            </w:pPr>
            <w:r w:rsidRPr="00F733A3">
              <w:rPr>
                <w:rFonts w:ascii="Tahoma" w:hAnsi="Tahoma" w:cs="Tahoma"/>
                <w:color w:val="000000" w:themeColor="text1"/>
                <w:lang w:bidi="ar-SA"/>
              </w:rPr>
              <w:t>DisFnYrPrcnt</w:t>
            </w:r>
          </w:p>
        </w:tc>
        <w:tc>
          <w:tcPr>
            <w:tcW w:w="1932" w:type="dxa"/>
            <w:noWrap/>
          </w:tcPr>
          <w:p w14:paraId="1164C93C"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themeColor="text1"/>
              </w:rPr>
            </w:pPr>
            <w:r w:rsidRPr="00F733A3">
              <w:rPr>
                <w:rFonts w:ascii="Tahoma" w:hAnsi="Tahoma" w:cs="Tahoma"/>
                <w:color w:val="000000" w:themeColor="text1"/>
                <w:lang w:bidi="ar-SA"/>
              </w:rPr>
              <w:t>Int</w:t>
            </w:r>
          </w:p>
        </w:tc>
        <w:tc>
          <w:tcPr>
            <w:tcW w:w="803" w:type="dxa"/>
            <w:noWrap/>
          </w:tcPr>
          <w:p w14:paraId="6288AF01"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themeColor="text1"/>
              </w:rPr>
            </w:pPr>
            <w:r w:rsidRPr="00F733A3">
              <w:rPr>
                <w:rFonts w:ascii="Tahoma" w:hAnsi="Tahoma" w:cs="Tahoma"/>
                <w:color w:val="000000" w:themeColor="text1"/>
                <w:lang w:bidi="ar-SA"/>
              </w:rPr>
              <w:t>No</w:t>
            </w:r>
          </w:p>
        </w:tc>
        <w:tc>
          <w:tcPr>
            <w:tcW w:w="1398" w:type="dxa"/>
            <w:noWrap/>
          </w:tcPr>
          <w:p w14:paraId="30AE99A6"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color w:val="000000" w:themeColor="text1"/>
                <w:rtl/>
              </w:rPr>
            </w:pPr>
            <w:r w:rsidRPr="00F733A3">
              <w:rPr>
                <w:rFonts w:ascii="Tahoma" w:hAnsi="Tahoma" w:cs="B Lotus"/>
                <w:color w:val="000000" w:themeColor="text1"/>
                <w:rtl/>
                <w:lang w:bidi="ar-SA"/>
              </w:rPr>
              <w:t>درصد</w:t>
            </w:r>
            <w:r w:rsidRPr="00F733A3">
              <w:rPr>
                <w:rFonts w:ascii="Tahoma" w:hAnsi="Tahoma" w:cs="B Lotus"/>
                <w:color w:val="000000" w:themeColor="text1"/>
                <w:lang w:bidi="ar-SA"/>
              </w:rPr>
              <w:t xml:space="preserve"> </w:t>
            </w:r>
            <w:r w:rsidRPr="00F733A3">
              <w:rPr>
                <w:rFonts w:ascii="Tahoma" w:hAnsi="Tahoma" w:cs="B Lotus"/>
                <w:color w:val="000000" w:themeColor="text1"/>
                <w:rtl/>
                <w:lang w:bidi="ar-SA"/>
              </w:rPr>
              <w:t>تخفیف</w:t>
            </w:r>
            <w:r w:rsidRPr="00F733A3">
              <w:rPr>
                <w:rFonts w:ascii="Tahoma" w:hAnsi="Tahoma" w:cs="B Lotus"/>
                <w:color w:val="000000" w:themeColor="text1"/>
                <w:lang w:bidi="ar-SA"/>
              </w:rPr>
              <w:t xml:space="preserve"> </w:t>
            </w:r>
            <w:r w:rsidRPr="00F733A3">
              <w:rPr>
                <w:rFonts w:ascii="Tahoma" w:hAnsi="Tahoma" w:cs="B Lotus" w:hint="cs"/>
                <w:color w:val="000000" w:themeColor="text1"/>
                <w:rtl/>
                <w:lang w:bidi="ar-SA"/>
              </w:rPr>
              <w:t>یا افزایش نهایی اعمال شده در بیمه نامه جاری بابت عدم یا وجود خسارت مالی (افزایش با اعداد منفی نمایش داده می شود )</w:t>
            </w:r>
          </w:p>
        </w:tc>
        <w:tc>
          <w:tcPr>
            <w:tcW w:w="1483" w:type="dxa"/>
            <w:noWrap/>
          </w:tcPr>
          <w:p w14:paraId="35493871"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FF0000"/>
              </w:rPr>
            </w:pPr>
          </w:p>
        </w:tc>
        <w:tc>
          <w:tcPr>
            <w:tcW w:w="1162" w:type="dxa"/>
            <w:noWrap/>
          </w:tcPr>
          <w:p w14:paraId="5507174C"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FF0000"/>
              </w:rPr>
            </w:pPr>
          </w:p>
        </w:tc>
      </w:tr>
      <w:tr w:rsidR="003F7766" w:rsidRPr="00F733A3" w14:paraId="5906959D"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369CC1E3" w14:textId="77777777" w:rsidR="003F7766" w:rsidRPr="00F733A3" w:rsidRDefault="003F7766" w:rsidP="00AC6E76">
            <w:pPr>
              <w:jc w:val="center"/>
              <w:rPr>
                <w:rFonts w:ascii="Tahoma" w:eastAsia="Times New Roman" w:hAnsi="Tahoma" w:cs="Tahoma"/>
                <w:color w:val="000000" w:themeColor="text1"/>
                <w:rtl/>
              </w:rPr>
            </w:pPr>
            <w:r w:rsidRPr="00F733A3">
              <w:rPr>
                <w:rFonts w:ascii="Tahoma" w:hAnsi="Tahoma" w:cs="Tahoma" w:hint="cs"/>
                <w:color w:val="000000" w:themeColor="text1"/>
                <w:rtl/>
                <w:lang w:bidi="ar-SA"/>
              </w:rPr>
              <w:t>118</w:t>
            </w:r>
          </w:p>
        </w:tc>
        <w:tc>
          <w:tcPr>
            <w:tcW w:w="2328" w:type="dxa"/>
            <w:noWrap/>
          </w:tcPr>
          <w:p w14:paraId="36C6E61A"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themeColor="text1"/>
              </w:rPr>
            </w:pPr>
            <w:r w:rsidRPr="00F733A3">
              <w:rPr>
                <w:rFonts w:ascii="Tahoma" w:hAnsi="Tahoma" w:cs="Tahoma"/>
                <w:color w:val="000000" w:themeColor="text1"/>
                <w:lang w:bidi="ar-SA"/>
              </w:rPr>
              <w:t>DisPrsnYrPrcnt</w:t>
            </w:r>
          </w:p>
        </w:tc>
        <w:tc>
          <w:tcPr>
            <w:tcW w:w="1932" w:type="dxa"/>
            <w:noWrap/>
          </w:tcPr>
          <w:p w14:paraId="0776359C"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themeColor="text1"/>
              </w:rPr>
            </w:pPr>
            <w:r w:rsidRPr="00F733A3">
              <w:rPr>
                <w:rFonts w:ascii="Tahoma" w:hAnsi="Tahoma" w:cs="Tahoma"/>
                <w:color w:val="000000" w:themeColor="text1"/>
                <w:lang w:bidi="ar-SA"/>
              </w:rPr>
              <w:t>Int</w:t>
            </w:r>
          </w:p>
        </w:tc>
        <w:tc>
          <w:tcPr>
            <w:tcW w:w="803" w:type="dxa"/>
            <w:noWrap/>
          </w:tcPr>
          <w:p w14:paraId="5CF3640F" w14:textId="77777777" w:rsidR="003F7766" w:rsidRPr="00F733A3"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themeColor="text1"/>
              </w:rPr>
            </w:pPr>
            <w:r w:rsidRPr="00F733A3">
              <w:rPr>
                <w:rFonts w:ascii="Tahoma" w:hAnsi="Tahoma" w:cs="Tahoma"/>
                <w:color w:val="000000" w:themeColor="text1"/>
                <w:lang w:bidi="ar-SA"/>
              </w:rPr>
              <w:t>No</w:t>
            </w:r>
          </w:p>
        </w:tc>
        <w:tc>
          <w:tcPr>
            <w:tcW w:w="1398" w:type="dxa"/>
            <w:noWrap/>
          </w:tcPr>
          <w:p w14:paraId="00526ABF" w14:textId="77777777" w:rsidR="003F7766" w:rsidRPr="00F733A3"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color w:val="000000" w:themeColor="text1"/>
                <w:rtl/>
              </w:rPr>
            </w:pPr>
            <w:r w:rsidRPr="00F733A3">
              <w:rPr>
                <w:rFonts w:ascii="Tahoma" w:hAnsi="Tahoma" w:cs="B Lotus" w:hint="cs"/>
                <w:color w:val="000000" w:themeColor="text1"/>
                <w:rtl/>
                <w:lang w:bidi="ar-SA"/>
              </w:rPr>
              <w:t>درصد</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تخفیف</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یا</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افزایش</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نهایی</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اعمال</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شده</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در</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بیمه</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نامه</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جاری</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بابت</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عدم</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یا</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وجود</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خسارت</w:t>
            </w:r>
            <w:r w:rsidRPr="00F733A3">
              <w:rPr>
                <w:rFonts w:ascii="Tahoma" w:hAnsi="Tahoma" w:cs="B Lotus"/>
                <w:color w:val="000000" w:themeColor="text1"/>
                <w:rtl/>
                <w:lang w:bidi="ar-SA"/>
              </w:rPr>
              <w:t xml:space="preserve"> </w:t>
            </w:r>
            <w:r w:rsidRPr="00F733A3">
              <w:rPr>
                <w:rFonts w:ascii="Tahoma" w:hAnsi="Tahoma" w:cs="B Lotus" w:hint="cs"/>
                <w:color w:val="000000" w:themeColor="text1"/>
                <w:rtl/>
                <w:lang w:bidi="ar-SA"/>
              </w:rPr>
              <w:t>حوادث راننده (افزایش با اعداد منفی نمایش داده می شود )</w:t>
            </w:r>
          </w:p>
        </w:tc>
        <w:tc>
          <w:tcPr>
            <w:tcW w:w="1483" w:type="dxa"/>
            <w:noWrap/>
          </w:tcPr>
          <w:p w14:paraId="74D5C5F3"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rPr>
            </w:pPr>
          </w:p>
        </w:tc>
        <w:tc>
          <w:tcPr>
            <w:tcW w:w="1162" w:type="dxa"/>
            <w:noWrap/>
          </w:tcPr>
          <w:p w14:paraId="4817EDB2" w14:textId="77777777" w:rsidR="003F7766" w:rsidRPr="00F733A3"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rPr>
            </w:pPr>
          </w:p>
        </w:tc>
      </w:tr>
      <w:tr w:rsidR="003F7766" w:rsidRPr="00F733A3" w14:paraId="4D22B239"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6CA67A9B" w14:textId="77777777" w:rsidR="003F7766" w:rsidRPr="00F733A3" w:rsidRDefault="003F7766" w:rsidP="00AC6E76">
            <w:pPr>
              <w:jc w:val="center"/>
              <w:rPr>
                <w:rFonts w:ascii="Tahoma" w:hAnsi="Tahoma" w:cs="Tahoma"/>
                <w:color w:val="000000" w:themeColor="text1"/>
                <w:lang w:bidi="ar-SA"/>
              </w:rPr>
            </w:pPr>
            <w:r w:rsidRPr="00F733A3">
              <w:rPr>
                <w:rFonts w:ascii="Tahoma" w:hAnsi="Tahoma" w:cs="Tahoma" w:hint="cs"/>
                <w:color w:val="000000" w:themeColor="text1"/>
                <w:rtl/>
                <w:lang w:bidi="ar-SA"/>
              </w:rPr>
              <w:t>119</w:t>
            </w:r>
          </w:p>
        </w:tc>
        <w:tc>
          <w:tcPr>
            <w:tcW w:w="2328" w:type="dxa"/>
            <w:noWrap/>
          </w:tcPr>
          <w:p w14:paraId="49BA6C97"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lang w:bidi="ar-SA"/>
              </w:rPr>
            </w:pPr>
            <w:r w:rsidRPr="00F733A3">
              <w:rPr>
                <w:rFonts w:ascii="Tahoma" w:hAnsi="Tahoma" w:cs="Tahoma"/>
                <w:color w:val="000000" w:themeColor="text1"/>
                <w:lang w:bidi="ar-SA"/>
              </w:rPr>
              <w:t>BgnTime</w:t>
            </w:r>
          </w:p>
        </w:tc>
        <w:tc>
          <w:tcPr>
            <w:tcW w:w="1932" w:type="dxa"/>
            <w:noWrap/>
          </w:tcPr>
          <w:p w14:paraId="0FE4C66F"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lang w:bidi="ar-SA"/>
              </w:rPr>
            </w:pPr>
            <w:r w:rsidRPr="00F733A3">
              <w:rPr>
                <w:rFonts w:ascii="Tahoma" w:hAnsi="Tahoma" w:cs="Tahoma"/>
                <w:color w:val="000000" w:themeColor="text1"/>
                <w:lang w:bidi="ar-SA"/>
              </w:rPr>
              <w:t>time</w:t>
            </w:r>
          </w:p>
        </w:tc>
        <w:tc>
          <w:tcPr>
            <w:tcW w:w="803" w:type="dxa"/>
            <w:noWrap/>
          </w:tcPr>
          <w:p w14:paraId="569D412D" w14:textId="77777777" w:rsidR="003F7766" w:rsidRPr="00F733A3"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000000" w:themeColor="text1"/>
                <w:lang w:bidi="ar-SA"/>
              </w:rPr>
            </w:pPr>
            <w:r w:rsidRPr="00F733A3">
              <w:rPr>
                <w:rFonts w:ascii="Tahoma" w:hAnsi="Tahoma" w:cs="Tahoma"/>
                <w:color w:val="000000" w:themeColor="text1"/>
                <w:lang w:bidi="ar-SA"/>
              </w:rPr>
              <w:t>Yes</w:t>
            </w:r>
          </w:p>
        </w:tc>
        <w:tc>
          <w:tcPr>
            <w:tcW w:w="1398" w:type="dxa"/>
            <w:noWrap/>
          </w:tcPr>
          <w:p w14:paraId="69DA45AB" w14:textId="77777777" w:rsidR="003F7766" w:rsidRPr="00F733A3"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Tahoma" w:hAnsi="Tahoma" w:cs="B Lotus"/>
                <w:color w:val="000000" w:themeColor="text1"/>
                <w:rtl/>
              </w:rPr>
            </w:pPr>
            <w:r w:rsidRPr="00F733A3">
              <w:rPr>
                <w:rFonts w:ascii="Tahoma" w:hAnsi="Tahoma" w:cs="B Lotus" w:hint="cs"/>
                <w:color w:val="000000" w:themeColor="text1"/>
                <w:rtl/>
              </w:rPr>
              <w:t>ساعت شروع بیمه نامه</w:t>
            </w:r>
          </w:p>
        </w:tc>
        <w:tc>
          <w:tcPr>
            <w:tcW w:w="1483" w:type="dxa"/>
            <w:noWrap/>
          </w:tcPr>
          <w:p w14:paraId="75AFA7A8"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FF0000"/>
              </w:rPr>
            </w:pPr>
          </w:p>
        </w:tc>
        <w:tc>
          <w:tcPr>
            <w:tcW w:w="1162" w:type="dxa"/>
            <w:noWrap/>
          </w:tcPr>
          <w:p w14:paraId="6EBFBF81" w14:textId="77777777" w:rsidR="003F7766" w:rsidRPr="00F733A3"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FF0000"/>
              </w:rPr>
            </w:pPr>
          </w:p>
        </w:tc>
      </w:tr>
      <w:tr w:rsidR="003F7766" w:rsidRPr="00F733A3" w14:paraId="27D987CF"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471C0003" w14:textId="77777777" w:rsidR="003F7766" w:rsidRPr="003F7766" w:rsidRDefault="003F7766" w:rsidP="00AC6E76">
            <w:pPr>
              <w:jc w:val="center"/>
              <w:rPr>
                <w:rFonts w:ascii="Tahoma" w:hAnsi="Tahoma" w:cs="Tahoma"/>
                <w:rtl/>
                <w:lang w:bidi="ar-SA"/>
              </w:rPr>
            </w:pPr>
            <w:r w:rsidRPr="003F7766">
              <w:rPr>
                <w:rFonts w:ascii="Tahoma" w:hAnsi="Tahoma" w:cs="Tahoma"/>
                <w:lang w:bidi="ar-SA"/>
              </w:rPr>
              <w:t>120</w:t>
            </w:r>
          </w:p>
        </w:tc>
        <w:tc>
          <w:tcPr>
            <w:tcW w:w="2328" w:type="dxa"/>
            <w:noWrap/>
          </w:tcPr>
          <w:p w14:paraId="18393BA0"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3F7766">
              <w:rPr>
                <w:rFonts w:ascii="Tahoma" w:hAnsi="Tahoma" w:cs="Tahoma"/>
                <w:lang w:bidi="ar-SA"/>
              </w:rPr>
              <w:t>LstDisYrPrcnt</w:t>
            </w:r>
          </w:p>
        </w:tc>
        <w:tc>
          <w:tcPr>
            <w:tcW w:w="1932" w:type="dxa"/>
            <w:noWrap/>
          </w:tcPr>
          <w:p w14:paraId="66B11601"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3F7766">
              <w:rPr>
                <w:rFonts w:ascii="Tahoma" w:hAnsi="Tahoma" w:cs="Tahoma"/>
                <w:lang w:bidi="ar-SA"/>
              </w:rPr>
              <w:t>samllint</w:t>
            </w:r>
          </w:p>
        </w:tc>
        <w:tc>
          <w:tcPr>
            <w:tcW w:w="803" w:type="dxa"/>
            <w:noWrap/>
          </w:tcPr>
          <w:p w14:paraId="32A61D00"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3F7766">
              <w:rPr>
                <w:rFonts w:ascii="Tahoma" w:hAnsi="Tahoma" w:cs="Tahoma"/>
                <w:lang w:bidi="ar-SA"/>
              </w:rPr>
              <w:t>Yes</w:t>
            </w:r>
          </w:p>
        </w:tc>
        <w:tc>
          <w:tcPr>
            <w:tcW w:w="1398" w:type="dxa"/>
            <w:noWrap/>
          </w:tcPr>
          <w:p w14:paraId="29B34D69" w14:textId="77777777" w:rsidR="003F7766" w:rsidRPr="003F7766"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Tahoma" w:hAnsi="Tahoma" w:cs="B Lotus"/>
                <w:rtl/>
              </w:rPr>
            </w:pPr>
            <w:r w:rsidRPr="003F7766">
              <w:rPr>
                <w:rFonts w:ascii="Tahoma" w:hAnsi="Tahoma" w:cs="B Lotus" w:hint="cs"/>
                <w:rtl/>
              </w:rPr>
              <w:t>درصد تخفیف عدم خسارت ثالث اعمال شده در بیمه نامه (بدنی ، جانی) سال قبل</w:t>
            </w:r>
          </w:p>
        </w:tc>
        <w:tc>
          <w:tcPr>
            <w:tcW w:w="1483" w:type="dxa"/>
            <w:noWrap/>
          </w:tcPr>
          <w:p w14:paraId="5EAD88C3"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c>
          <w:tcPr>
            <w:tcW w:w="1162" w:type="dxa"/>
            <w:noWrap/>
          </w:tcPr>
          <w:p w14:paraId="426495F4"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448648B0"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5F3BE5B1" w14:textId="77777777" w:rsidR="003F7766" w:rsidRPr="003F7766" w:rsidRDefault="003F7766" w:rsidP="00AC6E76">
            <w:pPr>
              <w:jc w:val="center"/>
              <w:rPr>
                <w:rFonts w:ascii="Tahoma" w:hAnsi="Tahoma" w:cs="Tahoma"/>
                <w:lang w:bidi="ar-SA"/>
              </w:rPr>
            </w:pPr>
            <w:r w:rsidRPr="003F7766">
              <w:rPr>
                <w:rFonts w:ascii="Tahoma" w:hAnsi="Tahoma" w:cs="Tahoma"/>
                <w:lang w:bidi="ar-SA"/>
              </w:rPr>
              <w:t>121</w:t>
            </w:r>
          </w:p>
        </w:tc>
        <w:tc>
          <w:tcPr>
            <w:tcW w:w="2328" w:type="dxa"/>
            <w:noWrap/>
          </w:tcPr>
          <w:p w14:paraId="17E79ACF"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3F7766">
              <w:rPr>
                <w:rFonts w:ascii="Tahoma" w:hAnsi="Tahoma" w:cs="Tahoma"/>
                <w:lang w:bidi="ar-SA"/>
              </w:rPr>
              <w:t>LstDisPrsnYrPrcnt</w:t>
            </w:r>
          </w:p>
        </w:tc>
        <w:tc>
          <w:tcPr>
            <w:tcW w:w="1932" w:type="dxa"/>
            <w:noWrap/>
          </w:tcPr>
          <w:p w14:paraId="2B2AB312"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3F7766">
              <w:rPr>
                <w:rFonts w:ascii="Tahoma" w:hAnsi="Tahoma" w:cs="Tahoma"/>
                <w:lang w:bidi="ar-SA"/>
              </w:rPr>
              <w:t>samllint</w:t>
            </w:r>
          </w:p>
        </w:tc>
        <w:tc>
          <w:tcPr>
            <w:tcW w:w="803" w:type="dxa"/>
            <w:noWrap/>
          </w:tcPr>
          <w:p w14:paraId="2024720A"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3F7766">
              <w:rPr>
                <w:rFonts w:ascii="Tahoma" w:hAnsi="Tahoma" w:cs="Tahoma"/>
                <w:lang w:bidi="ar-SA"/>
              </w:rPr>
              <w:t>Yes</w:t>
            </w:r>
          </w:p>
        </w:tc>
        <w:tc>
          <w:tcPr>
            <w:tcW w:w="1398" w:type="dxa"/>
            <w:noWrap/>
          </w:tcPr>
          <w:p w14:paraId="31379B76" w14:textId="77777777" w:rsidR="003F7766" w:rsidRPr="003F7766"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Tahoma" w:hAnsi="Tahoma" w:cs="B Lotus"/>
                <w:rtl/>
              </w:rPr>
            </w:pPr>
            <w:r w:rsidRPr="003F7766">
              <w:rPr>
                <w:rFonts w:ascii="Tahoma" w:hAnsi="Tahoma" w:cs="B Lotus" w:hint="cs"/>
                <w:rtl/>
              </w:rPr>
              <w:t xml:space="preserve">درصد تخفیف عدم خسارت حوادث راننده اعمال شده در </w:t>
            </w:r>
            <w:r w:rsidRPr="003F7766">
              <w:rPr>
                <w:rFonts w:ascii="Tahoma" w:hAnsi="Tahoma" w:cs="B Lotus" w:hint="cs"/>
                <w:rtl/>
              </w:rPr>
              <w:lastRenderedPageBreak/>
              <w:t>بیمه نامه سال قبل</w:t>
            </w:r>
          </w:p>
        </w:tc>
        <w:tc>
          <w:tcPr>
            <w:tcW w:w="1483" w:type="dxa"/>
            <w:noWrap/>
          </w:tcPr>
          <w:p w14:paraId="3D53CFB0"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c>
          <w:tcPr>
            <w:tcW w:w="1162" w:type="dxa"/>
            <w:noWrap/>
          </w:tcPr>
          <w:p w14:paraId="53537A43"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346A36CA"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6E9F5470" w14:textId="77777777" w:rsidR="003F7766" w:rsidRPr="003F7766" w:rsidRDefault="003F7766" w:rsidP="00AC6E76">
            <w:pPr>
              <w:jc w:val="center"/>
              <w:rPr>
                <w:rFonts w:ascii="Tahoma" w:hAnsi="Tahoma" w:cs="Tahoma"/>
                <w:lang w:bidi="ar-SA"/>
              </w:rPr>
            </w:pPr>
            <w:r w:rsidRPr="003F7766">
              <w:rPr>
                <w:rFonts w:ascii="Tahoma" w:hAnsi="Tahoma" w:cs="Tahoma"/>
                <w:lang w:bidi="ar-SA"/>
              </w:rPr>
              <w:t>122</w:t>
            </w:r>
          </w:p>
        </w:tc>
        <w:tc>
          <w:tcPr>
            <w:tcW w:w="2328" w:type="dxa"/>
            <w:noWrap/>
          </w:tcPr>
          <w:p w14:paraId="717737FB"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3F7766">
              <w:rPr>
                <w:rFonts w:ascii="Tahoma" w:hAnsi="Tahoma" w:cs="Tahoma"/>
                <w:lang w:bidi="ar-SA"/>
              </w:rPr>
              <w:t>FuelTypCod</w:t>
            </w:r>
          </w:p>
        </w:tc>
        <w:tc>
          <w:tcPr>
            <w:tcW w:w="1932" w:type="dxa"/>
            <w:noWrap/>
          </w:tcPr>
          <w:p w14:paraId="05AB9C96"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3F7766">
              <w:rPr>
                <w:rFonts w:ascii="Tahoma" w:hAnsi="Tahoma" w:cs="Tahoma"/>
                <w:lang w:bidi="ar-SA"/>
              </w:rPr>
              <w:t xml:space="preserve">Smallint </w:t>
            </w:r>
          </w:p>
        </w:tc>
        <w:tc>
          <w:tcPr>
            <w:tcW w:w="803" w:type="dxa"/>
            <w:noWrap/>
          </w:tcPr>
          <w:p w14:paraId="23A2D879"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3F7766">
              <w:rPr>
                <w:rFonts w:ascii="Tahoma" w:hAnsi="Tahoma" w:cs="B Lotus"/>
                <w:lang w:bidi="ar-SA"/>
              </w:rPr>
              <w:t>No</w:t>
            </w:r>
          </w:p>
        </w:tc>
        <w:tc>
          <w:tcPr>
            <w:tcW w:w="1398" w:type="dxa"/>
            <w:noWrap/>
          </w:tcPr>
          <w:p w14:paraId="3957535A" w14:textId="77777777" w:rsidR="003F7766" w:rsidRPr="003F7766"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Tahoma" w:hAnsi="Tahoma" w:cs="B Lotus"/>
                <w:rtl/>
              </w:rPr>
            </w:pPr>
            <w:r w:rsidRPr="003F7766">
              <w:rPr>
                <w:rFonts w:ascii="Tahoma" w:hAnsi="Tahoma" w:cs="B Lotus" w:hint="cs"/>
                <w:rtl/>
              </w:rPr>
              <w:t>نوع سوخت</w:t>
            </w:r>
          </w:p>
        </w:tc>
        <w:tc>
          <w:tcPr>
            <w:tcW w:w="1483" w:type="dxa"/>
            <w:noWrap/>
          </w:tcPr>
          <w:p w14:paraId="662582C7"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rPr>
            </w:pPr>
            <w:r w:rsidRPr="003F7766">
              <w:rPr>
                <w:rFonts w:ascii="Tahoma" w:eastAsia="Times New Roman" w:hAnsi="Tahoma" w:cs="B Lotus" w:hint="cs"/>
                <w:rtl/>
              </w:rPr>
              <w:t>جدول نوع سوخت</w:t>
            </w:r>
          </w:p>
        </w:tc>
        <w:tc>
          <w:tcPr>
            <w:tcW w:w="1162" w:type="dxa"/>
            <w:noWrap/>
          </w:tcPr>
          <w:p w14:paraId="4816F963"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088F2976"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69C4A578" w14:textId="77777777" w:rsidR="003F7766" w:rsidRPr="003F7766" w:rsidRDefault="003F7766" w:rsidP="00AC6E76">
            <w:pPr>
              <w:jc w:val="center"/>
              <w:rPr>
                <w:rFonts w:ascii="Tahoma" w:hAnsi="Tahoma" w:cs="Tahoma"/>
                <w:lang w:bidi="ar-SA"/>
              </w:rPr>
            </w:pPr>
            <w:r w:rsidRPr="003F7766">
              <w:rPr>
                <w:rFonts w:ascii="Tahoma" w:hAnsi="Tahoma" w:cs="Tahoma"/>
                <w:lang w:bidi="ar-SA"/>
              </w:rPr>
              <w:t>123</w:t>
            </w:r>
          </w:p>
        </w:tc>
        <w:tc>
          <w:tcPr>
            <w:tcW w:w="2328" w:type="dxa"/>
            <w:noWrap/>
          </w:tcPr>
          <w:p w14:paraId="380CCE60"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3F7766">
              <w:rPr>
                <w:rFonts w:ascii="Consolas" w:hAnsi="Consolas" w:cs="Consolas"/>
                <w:sz w:val="24"/>
                <w:szCs w:val="24"/>
                <w:lang w:bidi="ar-SA"/>
              </w:rPr>
              <w:t>PrmPayTypCod</w:t>
            </w:r>
          </w:p>
        </w:tc>
        <w:tc>
          <w:tcPr>
            <w:tcW w:w="1932" w:type="dxa"/>
            <w:noWrap/>
          </w:tcPr>
          <w:p w14:paraId="5E561449"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3F7766">
              <w:rPr>
                <w:rFonts w:ascii="Tahoma" w:hAnsi="Tahoma" w:cs="Tahoma"/>
                <w:lang w:bidi="ar-SA"/>
              </w:rPr>
              <w:t>Smallint</w:t>
            </w:r>
          </w:p>
        </w:tc>
        <w:tc>
          <w:tcPr>
            <w:tcW w:w="803" w:type="dxa"/>
            <w:noWrap/>
          </w:tcPr>
          <w:p w14:paraId="27552570"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088A0944" w14:textId="77777777" w:rsidR="003F7766" w:rsidRPr="003F7766"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Tahoma" w:hAnsi="Tahoma" w:cs="B Lotus"/>
                <w:rtl/>
              </w:rPr>
            </w:pPr>
            <w:r w:rsidRPr="003F7766">
              <w:rPr>
                <w:rFonts w:ascii="Tahoma" w:hAnsi="Tahoma" w:cs="B Lotus" w:hint="cs"/>
                <w:rtl/>
              </w:rPr>
              <w:t>نوع پرداخت حق بیمه</w:t>
            </w:r>
          </w:p>
        </w:tc>
        <w:tc>
          <w:tcPr>
            <w:tcW w:w="1483" w:type="dxa"/>
            <w:noWrap/>
          </w:tcPr>
          <w:p w14:paraId="3292256F"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rPr>
            </w:pPr>
            <w:r w:rsidRPr="003F7766">
              <w:rPr>
                <w:rFonts w:ascii="Tahoma" w:eastAsia="Times New Roman" w:hAnsi="Tahoma" w:cs="B Lotus" w:hint="cs"/>
                <w:rtl/>
              </w:rPr>
              <w:t>جدول نوع پرداخت حق بیمه</w:t>
            </w:r>
          </w:p>
        </w:tc>
        <w:tc>
          <w:tcPr>
            <w:tcW w:w="1162" w:type="dxa"/>
            <w:noWrap/>
          </w:tcPr>
          <w:p w14:paraId="2BB2E1DA"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53FC90AC"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77364F5B" w14:textId="77777777" w:rsidR="003F7766" w:rsidRPr="003F7766" w:rsidRDefault="003F7766" w:rsidP="00AC6E76">
            <w:pPr>
              <w:jc w:val="center"/>
              <w:rPr>
                <w:rFonts w:ascii="Tahoma" w:hAnsi="Tahoma" w:cs="Tahoma"/>
                <w:lang w:bidi="ar-SA"/>
              </w:rPr>
            </w:pPr>
            <w:r w:rsidRPr="003F7766">
              <w:rPr>
                <w:rFonts w:ascii="Tahoma" w:hAnsi="Tahoma" w:cs="Tahoma"/>
                <w:lang w:bidi="ar-SA"/>
              </w:rPr>
              <w:t>124</w:t>
            </w:r>
          </w:p>
        </w:tc>
        <w:tc>
          <w:tcPr>
            <w:tcW w:w="2328" w:type="dxa"/>
            <w:noWrap/>
          </w:tcPr>
          <w:p w14:paraId="798F5ECD"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FuncStsCod</w:t>
            </w:r>
          </w:p>
        </w:tc>
        <w:tc>
          <w:tcPr>
            <w:tcW w:w="1932" w:type="dxa"/>
            <w:noWrap/>
          </w:tcPr>
          <w:p w14:paraId="0C34CB59"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3F7766">
              <w:rPr>
                <w:rFonts w:ascii="Tahoma" w:hAnsi="Tahoma" w:cs="Tahoma"/>
                <w:lang w:bidi="ar-SA"/>
              </w:rPr>
              <w:t>Smallint</w:t>
            </w:r>
          </w:p>
        </w:tc>
        <w:tc>
          <w:tcPr>
            <w:tcW w:w="803" w:type="dxa"/>
            <w:noWrap/>
          </w:tcPr>
          <w:p w14:paraId="6069C5F5"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54DC43C9" w14:textId="77777777" w:rsidR="003F7766" w:rsidRPr="003F7766" w:rsidRDefault="00087344" w:rsidP="00AC6E76">
            <w:pPr>
              <w:jc w:val="mediumKashida"/>
              <w:cnfStyle w:val="000000000000" w:firstRow="0" w:lastRow="0" w:firstColumn="0" w:lastColumn="0" w:oddVBand="0" w:evenVBand="0" w:oddHBand="0" w:evenHBand="0" w:firstRowFirstColumn="0" w:firstRowLastColumn="0" w:lastRowFirstColumn="0" w:lastRowLastColumn="0"/>
              <w:rPr>
                <w:rFonts w:ascii="Tahoma" w:hAnsi="Tahoma" w:cs="B Lotus"/>
                <w:rtl/>
              </w:rPr>
            </w:pPr>
            <w:hyperlink w:anchor="_جدول_وضعیت_کارکرد" w:history="1">
              <w:r w:rsidR="003F7766" w:rsidRPr="003F7766">
                <w:rPr>
                  <w:rStyle w:val="Hyperlink"/>
                  <w:rFonts w:ascii="Tahoma" w:hAnsi="Tahoma" w:cs="B Lotus" w:hint="cs"/>
                  <w:color w:val="auto"/>
                  <w:u w:val="none"/>
                  <w:rtl/>
                </w:rPr>
                <w:t>کد دلیل</w:t>
              </w:r>
            </w:hyperlink>
            <w:r w:rsidR="003F7766" w:rsidRPr="003F7766">
              <w:rPr>
                <w:rStyle w:val="Hyperlink"/>
                <w:rFonts w:ascii="Tahoma" w:hAnsi="Tahoma" w:cs="B Lotus" w:hint="cs"/>
                <w:color w:val="auto"/>
                <w:u w:val="none"/>
                <w:rtl/>
              </w:rPr>
              <w:t xml:space="preserve"> عدم وجود بیمه نامه قبلی خودرو</w:t>
            </w:r>
          </w:p>
        </w:tc>
        <w:tc>
          <w:tcPr>
            <w:tcW w:w="1483" w:type="dxa"/>
            <w:noWrap/>
          </w:tcPr>
          <w:p w14:paraId="2121528F" w14:textId="77777777" w:rsidR="003F7766" w:rsidRPr="003F7766" w:rsidRDefault="00087344"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rPr>
            </w:pPr>
            <w:hyperlink w:anchor="_جدول_وضعیت_کارکرد" w:history="1">
              <w:r w:rsidR="003F7766" w:rsidRPr="003F7766">
                <w:rPr>
                  <w:rStyle w:val="Hyperlink"/>
                  <w:rFonts w:ascii="Tahoma" w:hAnsi="Tahoma" w:cs="B Lotus" w:hint="cs"/>
                  <w:color w:val="auto"/>
                  <w:rtl/>
                </w:rPr>
                <w:t>دلیل</w:t>
              </w:r>
            </w:hyperlink>
            <w:r w:rsidR="003F7766" w:rsidRPr="003F7766">
              <w:rPr>
                <w:rStyle w:val="Hyperlink"/>
                <w:rFonts w:ascii="Tahoma" w:hAnsi="Tahoma" w:cs="B Lotus" w:hint="cs"/>
                <w:color w:val="auto"/>
                <w:rtl/>
              </w:rPr>
              <w:t xml:space="preserve"> عدم وجود بیمه نامه قبلی خودرو</w:t>
            </w:r>
          </w:p>
        </w:tc>
        <w:tc>
          <w:tcPr>
            <w:tcW w:w="1162" w:type="dxa"/>
            <w:noWrap/>
          </w:tcPr>
          <w:p w14:paraId="1668F7F1"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43F3644B"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1B46F233" w14:textId="77777777" w:rsidR="003F7766" w:rsidRPr="003F7766" w:rsidRDefault="003F7766" w:rsidP="00AC6E76">
            <w:pPr>
              <w:jc w:val="center"/>
              <w:rPr>
                <w:rFonts w:ascii="Tahoma" w:hAnsi="Tahoma" w:cs="Tahoma"/>
                <w:lang w:bidi="ar-SA"/>
              </w:rPr>
            </w:pPr>
            <w:r w:rsidRPr="003F7766">
              <w:rPr>
                <w:rFonts w:ascii="Tahoma" w:hAnsi="Tahoma" w:cs="Tahoma"/>
                <w:lang w:bidi="ar-SA"/>
              </w:rPr>
              <w:t>125</w:t>
            </w:r>
          </w:p>
        </w:tc>
        <w:tc>
          <w:tcPr>
            <w:tcW w:w="2328" w:type="dxa"/>
            <w:noWrap/>
          </w:tcPr>
          <w:p w14:paraId="0BC64E98"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ShftPlkTypCod</w:t>
            </w:r>
          </w:p>
        </w:tc>
        <w:tc>
          <w:tcPr>
            <w:tcW w:w="1932" w:type="dxa"/>
            <w:noWrap/>
          </w:tcPr>
          <w:p w14:paraId="51C1DC4F"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3F7766">
              <w:rPr>
                <w:rFonts w:ascii="Tahoma" w:hAnsi="Tahoma" w:cs="Tahoma"/>
                <w:lang w:bidi="ar-SA"/>
              </w:rPr>
              <w:t xml:space="preserve">Int </w:t>
            </w:r>
          </w:p>
        </w:tc>
        <w:tc>
          <w:tcPr>
            <w:tcW w:w="803" w:type="dxa"/>
            <w:noWrap/>
          </w:tcPr>
          <w:p w14:paraId="152D9A4B"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1184EFB0" w14:textId="77777777" w:rsidR="003F7766" w:rsidRPr="003F7766"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Tahoma" w:hAnsi="Tahoma" w:cs="B Lotus"/>
                <w:rtl/>
              </w:rPr>
            </w:pPr>
            <w:r w:rsidRPr="003F7766">
              <w:rPr>
                <w:rFonts w:ascii="Consolas" w:hAnsi="Consolas" w:cs="B Lotus"/>
                <w:rtl/>
                <w:lang w:bidi="ar-SA"/>
              </w:rPr>
              <w:t>نوع</w:t>
            </w:r>
            <w:r w:rsidRPr="003F7766">
              <w:rPr>
                <w:rFonts w:ascii="Consolas" w:hAnsi="Consolas" w:cs="B Lotus"/>
                <w:lang w:bidi="ar-SA"/>
              </w:rPr>
              <w:t xml:space="preserve"> </w:t>
            </w:r>
            <w:r w:rsidRPr="003F7766">
              <w:rPr>
                <w:rFonts w:ascii="Consolas" w:hAnsi="Consolas" w:cs="B Lotus"/>
                <w:rtl/>
                <w:lang w:bidi="ar-SA"/>
              </w:rPr>
              <w:t>پلاک</w:t>
            </w:r>
            <w:r w:rsidRPr="003F7766">
              <w:rPr>
                <w:rFonts w:ascii="Consolas" w:hAnsi="Consolas" w:cs="B Lotus"/>
                <w:lang w:bidi="ar-SA"/>
              </w:rPr>
              <w:t xml:space="preserve"> </w:t>
            </w:r>
            <w:r w:rsidRPr="003F7766">
              <w:rPr>
                <w:rFonts w:ascii="Consolas" w:hAnsi="Consolas" w:cs="B Lotus"/>
                <w:rtl/>
                <w:lang w:bidi="ar-SA"/>
              </w:rPr>
              <w:t>خودرو</w:t>
            </w:r>
            <w:r w:rsidRPr="003F7766">
              <w:rPr>
                <w:rFonts w:ascii="Consolas" w:hAnsi="Consolas" w:cs="B Lotus"/>
                <w:lang w:bidi="ar-SA"/>
              </w:rPr>
              <w:t xml:space="preserve"> </w:t>
            </w:r>
            <w:r w:rsidRPr="003F7766">
              <w:rPr>
                <w:rFonts w:ascii="Consolas" w:hAnsi="Consolas" w:cs="B Lotus"/>
                <w:rtl/>
                <w:lang w:bidi="ar-SA"/>
              </w:rPr>
              <w:t>انتقال</w:t>
            </w:r>
            <w:r w:rsidRPr="003F7766">
              <w:rPr>
                <w:rFonts w:ascii="Consolas" w:hAnsi="Consolas" w:cs="B Lotus"/>
                <w:lang w:bidi="ar-SA"/>
              </w:rPr>
              <w:t xml:space="preserve"> </w:t>
            </w:r>
            <w:r w:rsidRPr="003F7766">
              <w:rPr>
                <w:rFonts w:ascii="Consolas" w:hAnsi="Consolas" w:cs="B Lotus"/>
                <w:rtl/>
                <w:lang w:bidi="ar-SA"/>
              </w:rPr>
              <w:t>دهنده</w:t>
            </w:r>
            <w:r w:rsidRPr="003F7766">
              <w:rPr>
                <w:rFonts w:ascii="Consolas" w:hAnsi="Consolas" w:cs="B Lotus"/>
                <w:lang w:bidi="ar-SA"/>
              </w:rPr>
              <w:t xml:space="preserve"> </w:t>
            </w:r>
            <w:r w:rsidRPr="003F7766">
              <w:rPr>
                <w:rFonts w:ascii="Consolas" w:hAnsi="Consolas" w:cs="B Lotus"/>
                <w:rtl/>
                <w:lang w:bidi="ar-SA"/>
              </w:rPr>
              <w:t>تخفیف</w:t>
            </w:r>
          </w:p>
        </w:tc>
        <w:tc>
          <w:tcPr>
            <w:tcW w:w="1483" w:type="dxa"/>
            <w:noWrap/>
          </w:tcPr>
          <w:p w14:paraId="33EBEE82" w14:textId="77777777" w:rsidR="003F7766" w:rsidRPr="003F7766" w:rsidRDefault="00087344"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rtl/>
              </w:rPr>
            </w:pPr>
            <w:hyperlink w:anchor="_جدول_کد_نوع_1" w:history="1">
              <w:r w:rsidR="003F7766" w:rsidRPr="003F7766">
                <w:rPr>
                  <w:rStyle w:val="Hyperlink"/>
                  <w:rFonts w:ascii="Tahoma" w:eastAsia="Times New Roman" w:hAnsi="Tahoma" w:cs="B Lotus" w:hint="cs"/>
                  <w:color w:val="auto"/>
                  <w:rtl/>
                </w:rPr>
                <w:t>جدول کد نوع پلاک</w:t>
              </w:r>
            </w:hyperlink>
          </w:p>
        </w:tc>
        <w:tc>
          <w:tcPr>
            <w:tcW w:w="1162" w:type="dxa"/>
            <w:noWrap/>
          </w:tcPr>
          <w:p w14:paraId="7D29B436"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7DC4A3E5"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6B5B61A4" w14:textId="77777777" w:rsidR="003F7766" w:rsidRPr="003F7766" w:rsidRDefault="003F7766" w:rsidP="00AC6E76">
            <w:pPr>
              <w:jc w:val="center"/>
              <w:rPr>
                <w:rFonts w:ascii="Tahoma" w:hAnsi="Tahoma" w:cs="Tahoma"/>
                <w:lang w:bidi="ar-SA"/>
              </w:rPr>
            </w:pPr>
            <w:r w:rsidRPr="003F7766">
              <w:rPr>
                <w:rFonts w:ascii="Tahoma" w:hAnsi="Tahoma" w:cs="Tahoma"/>
                <w:lang w:bidi="ar-SA"/>
              </w:rPr>
              <w:t>126</w:t>
            </w:r>
          </w:p>
        </w:tc>
        <w:tc>
          <w:tcPr>
            <w:tcW w:w="2328" w:type="dxa"/>
            <w:noWrap/>
          </w:tcPr>
          <w:p w14:paraId="2BBDCCF6"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ShftPlk</w:t>
            </w:r>
          </w:p>
        </w:tc>
        <w:tc>
          <w:tcPr>
            <w:tcW w:w="1932" w:type="dxa"/>
            <w:noWrap/>
          </w:tcPr>
          <w:p w14:paraId="2B6CC0ED"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3F7766">
              <w:rPr>
                <w:rFonts w:ascii="Consolas" w:hAnsi="Consolas" w:cs="Consolas"/>
                <w:sz w:val="24"/>
                <w:szCs w:val="24"/>
                <w:lang w:bidi="ar-SA"/>
              </w:rPr>
              <w:t>nvarchar(50)</w:t>
            </w:r>
          </w:p>
        </w:tc>
        <w:tc>
          <w:tcPr>
            <w:tcW w:w="803" w:type="dxa"/>
            <w:noWrap/>
          </w:tcPr>
          <w:p w14:paraId="0632097C"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48A2952A" w14:textId="77777777" w:rsidR="003F7766" w:rsidRPr="003F7766"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پلاک</w:t>
            </w:r>
            <w:r w:rsidRPr="003F7766">
              <w:rPr>
                <w:rFonts w:ascii="Consolas" w:hAnsi="Consolas" w:cs="B Lotus"/>
                <w:lang w:bidi="ar-SA"/>
              </w:rPr>
              <w:t xml:space="preserve"> </w:t>
            </w:r>
            <w:r w:rsidRPr="003F7766">
              <w:rPr>
                <w:rFonts w:ascii="Consolas" w:hAnsi="Consolas" w:cs="B Lotus"/>
                <w:rtl/>
                <w:lang w:bidi="ar-SA"/>
              </w:rPr>
              <w:t>خودرو</w:t>
            </w:r>
            <w:r w:rsidRPr="003F7766">
              <w:rPr>
                <w:rFonts w:ascii="Consolas" w:hAnsi="Consolas" w:cs="B Lotus"/>
                <w:lang w:bidi="ar-SA"/>
              </w:rPr>
              <w:t xml:space="preserve"> </w:t>
            </w:r>
            <w:r w:rsidRPr="003F7766">
              <w:rPr>
                <w:rFonts w:ascii="Consolas" w:hAnsi="Consolas" w:cs="B Lotus"/>
                <w:rtl/>
                <w:lang w:bidi="ar-SA"/>
              </w:rPr>
              <w:t>انتقال</w:t>
            </w:r>
            <w:r w:rsidRPr="003F7766">
              <w:rPr>
                <w:rFonts w:ascii="Consolas" w:hAnsi="Consolas" w:cs="B Lotus"/>
                <w:lang w:bidi="ar-SA"/>
              </w:rPr>
              <w:t xml:space="preserve"> </w:t>
            </w:r>
            <w:r w:rsidRPr="003F7766">
              <w:rPr>
                <w:rFonts w:ascii="Consolas" w:hAnsi="Consolas" w:cs="B Lotus"/>
                <w:rtl/>
                <w:lang w:bidi="ar-SA"/>
              </w:rPr>
              <w:t>دهنده</w:t>
            </w:r>
            <w:r w:rsidRPr="003F7766">
              <w:rPr>
                <w:rFonts w:ascii="Consolas" w:hAnsi="Consolas" w:cs="B Lotus"/>
                <w:lang w:bidi="ar-SA"/>
              </w:rPr>
              <w:t xml:space="preserve"> </w:t>
            </w:r>
            <w:r w:rsidRPr="003F7766">
              <w:rPr>
                <w:rFonts w:ascii="Consolas" w:hAnsi="Consolas" w:cs="B Lotus"/>
                <w:rtl/>
                <w:lang w:bidi="ar-SA"/>
              </w:rPr>
              <w:t>تخفیف</w:t>
            </w:r>
          </w:p>
        </w:tc>
        <w:tc>
          <w:tcPr>
            <w:tcW w:w="1483" w:type="dxa"/>
            <w:noWrap/>
          </w:tcPr>
          <w:p w14:paraId="2041522A"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rtl/>
              </w:rPr>
            </w:pPr>
          </w:p>
        </w:tc>
        <w:tc>
          <w:tcPr>
            <w:tcW w:w="1162" w:type="dxa"/>
            <w:noWrap/>
          </w:tcPr>
          <w:p w14:paraId="04F9C9F0"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7590C323"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7BD092BB" w14:textId="77777777" w:rsidR="003F7766" w:rsidRPr="003F7766" w:rsidRDefault="003F7766" w:rsidP="00AC6E76">
            <w:pPr>
              <w:jc w:val="center"/>
              <w:rPr>
                <w:rFonts w:ascii="Tahoma" w:hAnsi="Tahoma" w:cs="Tahoma"/>
                <w:lang w:bidi="ar-SA"/>
              </w:rPr>
            </w:pPr>
            <w:r w:rsidRPr="003F7766">
              <w:rPr>
                <w:rFonts w:ascii="Tahoma" w:hAnsi="Tahoma" w:cs="Tahoma"/>
                <w:lang w:bidi="ar-SA"/>
              </w:rPr>
              <w:t>127</w:t>
            </w:r>
          </w:p>
        </w:tc>
        <w:tc>
          <w:tcPr>
            <w:tcW w:w="2328" w:type="dxa"/>
            <w:noWrap/>
          </w:tcPr>
          <w:p w14:paraId="0B9A0A98"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ShftPlk1</w:t>
            </w:r>
          </w:p>
        </w:tc>
        <w:tc>
          <w:tcPr>
            <w:tcW w:w="1932" w:type="dxa"/>
            <w:noWrap/>
          </w:tcPr>
          <w:p w14:paraId="2F952A08"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Int</w:t>
            </w:r>
          </w:p>
        </w:tc>
        <w:tc>
          <w:tcPr>
            <w:tcW w:w="803" w:type="dxa"/>
            <w:noWrap/>
          </w:tcPr>
          <w:p w14:paraId="087A5352"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57DB1F2B" w14:textId="77777777" w:rsidR="003F7766" w:rsidRPr="003F7766"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دو</w:t>
            </w:r>
            <w:r w:rsidRPr="003F7766">
              <w:rPr>
                <w:rFonts w:ascii="Consolas" w:hAnsi="Consolas" w:cs="B Lotus"/>
                <w:lang w:bidi="ar-SA"/>
              </w:rPr>
              <w:t xml:space="preserve"> </w:t>
            </w:r>
            <w:r w:rsidRPr="003F7766">
              <w:rPr>
                <w:rFonts w:ascii="Consolas" w:hAnsi="Consolas" w:cs="B Lotus"/>
                <w:rtl/>
                <w:lang w:bidi="ar-SA"/>
              </w:rPr>
              <w:t>رقم</w:t>
            </w:r>
            <w:r w:rsidRPr="003F7766">
              <w:rPr>
                <w:rFonts w:ascii="Consolas" w:hAnsi="Consolas" w:cs="B Lotus"/>
                <w:lang w:bidi="ar-SA"/>
              </w:rPr>
              <w:t xml:space="preserve"> </w:t>
            </w:r>
            <w:r w:rsidRPr="003F7766">
              <w:rPr>
                <w:rFonts w:ascii="Consolas" w:hAnsi="Consolas" w:cs="B Lotus"/>
                <w:rtl/>
                <w:lang w:bidi="ar-SA"/>
              </w:rPr>
              <w:t>سمت</w:t>
            </w:r>
            <w:r w:rsidRPr="003F7766">
              <w:rPr>
                <w:rFonts w:ascii="Consolas" w:hAnsi="Consolas" w:cs="B Lotus"/>
                <w:lang w:bidi="ar-SA"/>
              </w:rPr>
              <w:t xml:space="preserve"> </w:t>
            </w:r>
            <w:r w:rsidRPr="003F7766">
              <w:rPr>
                <w:rFonts w:ascii="Consolas" w:hAnsi="Consolas" w:cs="B Lotus"/>
                <w:rtl/>
                <w:lang w:bidi="ar-SA"/>
              </w:rPr>
              <w:t>چپ</w:t>
            </w:r>
            <w:r w:rsidRPr="003F7766">
              <w:rPr>
                <w:rFonts w:ascii="Consolas" w:hAnsi="Consolas" w:cs="B Lotus"/>
                <w:lang w:bidi="ar-SA"/>
              </w:rPr>
              <w:t xml:space="preserve"> </w:t>
            </w:r>
            <w:r w:rsidRPr="003F7766">
              <w:rPr>
                <w:rFonts w:ascii="Consolas" w:hAnsi="Consolas" w:cs="B Lotus"/>
                <w:rtl/>
                <w:lang w:bidi="ar-SA"/>
              </w:rPr>
              <w:t>پلاک</w:t>
            </w:r>
            <w:r w:rsidRPr="003F7766">
              <w:rPr>
                <w:rFonts w:ascii="Consolas" w:hAnsi="Consolas" w:cs="B Lotus"/>
                <w:lang w:bidi="ar-SA"/>
              </w:rPr>
              <w:t xml:space="preserve"> </w:t>
            </w:r>
            <w:r w:rsidRPr="003F7766">
              <w:rPr>
                <w:rFonts w:ascii="Consolas" w:hAnsi="Consolas" w:cs="B Lotus"/>
                <w:rtl/>
                <w:lang w:bidi="ar-SA"/>
              </w:rPr>
              <w:t>انتقال</w:t>
            </w:r>
            <w:r w:rsidRPr="003F7766">
              <w:rPr>
                <w:rFonts w:ascii="Consolas" w:hAnsi="Consolas" w:cs="B Lotus"/>
                <w:lang w:bidi="ar-SA"/>
              </w:rPr>
              <w:t xml:space="preserve"> </w:t>
            </w:r>
            <w:r w:rsidRPr="003F7766">
              <w:rPr>
                <w:rFonts w:ascii="Consolas" w:hAnsi="Consolas" w:cs="B Lotus"/>
                <w:rtl/>
                <w:lang w:bidi="ar-SA"/>
              </w:rPr>
              <w:t>دهنده</w:t>
            </w:r>
            <w:r w:rsidRPr="003F7766">
              <w:rPr>
                <w:rFonts w:ascii="Consolas" w:hAnsi="Consolas" w:cs="B Lotus"/>
                <w:lang w:bidi="ar-SA"/>
              </w:rPr>
              <w:t xml:space="preserve"> </w:t>
            </w:r>
            <w:r w:rsidRPr="003F7766">
              <w:rPr>
                <w:rFonts w:ascii="Consolas" w:hAnsi="Consolas" w:cs="B Lotus"/>
                <w:rtl/>
                <w:lang w:bidi="ar-SA"/>
              </w:rPr>
              <w:t>تخفیف</w:t>
            </w:r>
          </w:p>
        </w:tc>
        <w:tc>
          <w:tcPr>
            <w:tcW w:w="1483" w:type="dxa"/>
            <w:noWrap/>
          </w:tcPr>
          <w:p w14:paraId="0C479F2C"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rtl/>
              </w:rPr>
            </w:pPr>
          </w:p>
        </w:tc>
        <w:tc>
          <w:tcPr>
            <w:tcW w:w="1162" w:type="dxa"/>
            <w:noWrap/>
          </w:tcPr>
          <w:p w14:paraId="32B219B3"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6318E3A1"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4D9B111F" w14:textId="77777777" w:rsidR="003F7766" w:rsidRPr="003F7766" w:rsidRDefault="003F7766" w:rsidP="00AC6E76">
            <w:pPr>
              <w:jc w:val="center"/>
              <w:rPr>
                <w:rFonts w:ascii="Tahoma" w:hAnsi="Tahoma" w:cs="Tahoma"/>
                <w:lang w:bidi="ar-SA"/>
              </w:rPr>
            </w:pPr>
            <w:r w:rsidRPr="003F7766">
              <w:rPr>
                <w:rFonts w:ascii="Tahoma" w:hAnsi="Tahoma" w:cs="Tahoma"/>
                <w:lang w:bidi="ar-SA"/>
              </w:rPr>
              <w:t>128</w:t>
            </w:r>
          </w:p>
        </w:tc>
        <w:tc>
          <w:tcPr>
            <w:tcW w:w="2328" w:type="dxa"/>
            <w:noWrap/>
          </w:tcPr>
          <w:p w14:paraId="50ECB265"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ShftPlk2</w:t>
            </w:r>
          </w:p>
        </w:tc>
        <w:tc>
          <w:tcPr>
            <w:tcW w:w="1932" w:type="dxa"/>
            <w:noWrap/>
          </w:tcPr>
          <w:p w14:paraId="2384A841"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Smallint</w:t>
            </w:r>
          </w:p>
        </w:tc>
        <w:tc>
          <w:tcPr>
            <w:tcW w:w="803" w:type="dxa"/>
            <w:noWrap/>
          </w:tcPr>
          <w:p w14:paraId="33379E1B"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77B93923" w14:textId="77777777" w:rsidR="003F7766" w:rsidRPr="003F7766"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حرف</w:t>
            </w:r>
            <w:r w:rsidRPr="003F7766">
              <w:rPr>
                <w:rFonts w:ascii="Consolas" w:hAnsi="Consolas" w:cs="B Lotus"/>
                <w:lang w:bidi="ar-SA"/>
              </w:rPr>
              <w:t xml:space="preserve"> </w:t>
            </w:r>
            <w:r w:rsidRPr="003F7766">
              <w:rPr>
                <w:rFonts w:ascii="Consolas" w:hAnsi="Consolas" w:cs="B Lotus"/>
                <w:rtl/>
                <w:lang w:bidi="ar-SA"/>
              </w:rPr>
              <w:t>پلاک</w:t>
            </w:r>
            <w:r w:rsidRPr="003F7766">
              <w:rPr>
                <w:rFonts w:ascii="Consolas" w:hAnsi="Consolas" w:cs="B Lotus"/>
                <w:lang w:bidi="ar-SA"/>
              </w:rPr>
              <w:t xml:space="preserve"> </w:t>
            </w:r>
            <w:r w:rsidRPr="003F7766">
              <w:rPr>
                <w:rFonts w:ascii="Consolas" w:hAnsi="Consolas" w:cs="B Lotus"/>
                <w:rtl/>
                <w:lang w:bidi="ar-SA"/>
              </w:rPr>
              <w:t>انتقال</w:t>
            </w:r>
            <w:r w:rsidRPr="003F7766">
              <w:rPr>
                <w:rFonts w:ascii="Consolas" w:hAnsi="Consolas" w:cs="B Lotus"/>
                <w:lang w:bidi="ar-SA"/>
              </w:rPr>
              <w:t xml:space="preserve"> </w:t>
            </w:r>
            <w:r w:rsidRPr="003F7766">
              <w:rPr>
                <w:rFonts w:ascii="Consolas" w:hAnsi="Consolas" w:cs="B Lotus"/>
                <w:rtl/>
                <w:lang w:bidi="ar-SA"/>
              </w:rPr>
              <w:t>دهنده</w:t>
            </w:r>
            <w:r w:rsidRPr="003F7766">
              <w:rPr>
                <w:rFonts w:ascii="Consolas" w:hAnsi="Consolas" w:cs="B Lotus"/>
                <w:lang w:bidi="ar-SA"/>
              </w:rPr>
              <w:t xml:space="preserve"> </w:t>
            </w:r>
            <w:r w:rsidRPr="003F7766">
              <w:rPr>
                <w:rFonts w:ascii="Consolas" w:hAnsi="Consolas" w:cs="B Lotus"/>
                <w:rtl/>
                <w:lang w:bidi="ar-SA"/>
              </w:rPr>
              <w:t>تخفیف</w:t>
            </w:r>
          </w:p>
        </w:tc>
        <w:tc>
          <w:tcPr>
            <w:tcW w:w="1483" w:type="dxa"/>
            <w:noWrap/>
          </w:tcPr>
          <w:p w14:paraId="17D1F0EC" w14:textId="77777777" w:rsidR="003F7766" w:rsidRPr="003F7766" w:rsidRDefault="00087344"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rtl/>
              </w:rPr>
            </w:pPr>
            <w:hyperlink w:anchor="_جدول_حروف_پلاک" w:history="1">
              <w:r w:rsidR="003F7766" w:rsidRPr="003F7766">
                <w:rPr>
                  <w:rStyle w:val="Hyperlink"/>
                  <w:rFonts w:ascii="Tahoma" w:eastAsia="Times New Roman" w:hAnsi="Tahoma" w:cs="B Lotus" w:hint="cs"/>
                  <w:color w:val="auto"/>
                  <w:rtl/>
                </w:rPr>
                <w:t>جدول حروف پلاک استاندارد</w:t>
              </w:r>
            </w:hyperlink>
          </w:p>
        </w:tc>
        <w:tc>
          <w:tcPr>
            <w:tcW w:w="1162" w:type="dxa"/>
            <w:noWrap/>
          </w:tcPr>
          <w:p w14:paraId="6C14554A"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11092C5D"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4CE1791F" w14:textId="77777777" w:rsidR="003F7766" w:rsidRPr="003F7766" w:rsidRDefault="003F7766" w:rsidP="00AC6E76">
            <w:pPr>
              <w:jc w:val="center"/>
              <w:rPr>
                <w:rFonts w:ascii="Tahoma" w:hAnsi="Tahoma" w:cs="Tahoma"/>
                <w:lang w:bidi="ar-SA"/>
              </w:rPr>
            </w:pPr>
            <w:r w:rsidRPr="003F7766">
              <w:rPr>
                <w:rFonts w:ascii="Tahoma" w:hAnsi="Tahoma" w:cs="Tahoma"/>
                <w:lang w:bidi="ar-SA"/>
              </w:rPr>
              <w:t>129</w:t>
            </w:r>
          </w:p>
        </w:tc>
        <w:tc>
          <w:tcPr>
            <w:tcW w:w="2328" w:type="dxa"/>
            <w:noWrap/>
          </w:tcPr>
          <w:p w14:paraId="00F067BE"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ShftPlk3</w:t>
            </w:r>
          </w:p>
        </w:tc>
        <w:tc>
          <w:tcPr>
            <w:tcW w:w="1932" w:type="dxa"/>
            <w:noWrap/>
          </w:tcPr>
          <w:p w14:paraId="21C89075"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Smallint</w:t>
            </w:r>
          </w:p>
        </w:tc>
        <w:tc>
          <w:tcPr>
            <w:tcW w:w="803" w:type="dxa"/>
            <w:noWrap/>
          </w:tcPr>
          <w:p w14:paraId="265AA755"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7ED22A26" w14:textId="77777777" w:rsidR="003F7766" w:rsidRPr="003F7766"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سه</w:t>
            </w:r>
            <w:r w:rsidRPr="003F7766">
              <w:rPr>
                <w:rFonts w:ascii="Consolas" w:hAnsi="Consolas" w:cs="B Lotus"/>
                <w:lang w:bidi="ar-SA"/>
              </w:rPr>
              <w:t xml:space="preserve"> </w:t>
            </w:r>
            <w:r w:rsidRPr="003F7766">
              <w:rPr>
                <w:rFonts w:ascii="Consolas" w:hAnsi="Consolas" w:cs="B Lotus"/>
                <w:rtl/>
                <w:lang w:bidi="ar-SA"/>
              </w:rPr>
              <w:t>رقم</w:t>
            </w:r>
            <w:r w:rsidRPr="003F7766">
              <w:rPr>
                <w:rFonts w:ascii="Consolas" w:hAnsi="Consolas" w:cs="B Lotus"/>
                <w:lang w:bidi="ar-SA"/>
              </w:rPr>
              <w:t xml:space="preserve"> </w:t>
            </w:r>
            <w:r w:rsidRPr="003F7766">
              <w:rPr>
                <w:rFonts w:ascii="Consolas" w:hAnsi="Consolas" w:cs="B Lotus"/>
                <w:rtl/>
                <w:lang w:bidi="ar-SA"/>
              </w:rPr>
              <w:t>سمت</w:t>
            </w:r>
            <w:r w:rsidRPr="003F7766">
              <w:rPr>
                <w:rFonts w:ascii="Consolas" w:hAnsi="Consolas" w:cs="B Lotus"/>
                <w:lang w:bidi="ar-SA"/>
              </w:rPr>
              <w:t xml:space="preserve"> </w:t>
            </w:r>
            <w:r w:rsidRPr="003F7766">
              <w:rPr>
                <w:rFonts w:ascii="Consolas" w:hAnsi="Consolas" w:cs="B Lotus"/>
                <w:rtl/>
                <w:lang w:bidi="ar-SA"/>
              </w:rPr>
              <w:t>راست</w:t>
            </w:r>
            <w:r w:rsidRPr="003F7766">
              <w:rPr>
                <w:rFonts w:ascii="Consolas" w:hAnsi="Consolas" w:cs="B Lotus"/>
                <w:lang w:bidi="ar-SA"/>
              </w:rPr>
              <w:t xml:space="preserve"> </w:t>
            </w:r>
            <w:r w:rsidRPr="003F7766">
              <w:rPr>
                <w:rFonts w:ascii="Consolas" w:hAnsi="Consolas" w:cs="B Lotus"/>
                <w:rtl/>
                <w:lang w:bidi="ar-SA"/>
              </w:rPr>
              <w:t>پلاک</w:t>
            </w:r>
            <w:r w:rsidRPr="003F7766">
              <w:rPr>
                <w:rFonts w:ascii="Consolas" w:hAnsi="Consolas" w:cs="B Lotus"/>
                <w:lang w:bidi="ar-SA"/>
              </w:rPr>
              <w:t xml:space="preserve"> </w:t>
            </w:r>
            <w:r w:rsidRPr="003F7766">
              <w:rPr>
                <w:rFonts w:ascii="Consolas" w:hAnsi="Consolas" w:cs="B Lotus"/>
                <w:rtl/>
                <w:lang w:bidi="ar-SA"/>
              </w:rPr>
              <w:t>انتقال</w:t>
            </w:r>
            <w:r w:rsidRPr="003F7766">
              <w:rPr>
                <w:rFonts w:ascii="Consolas" w:hAnsi="Consolas" w:cs="B Lotus"/>
                <w:lang w:bidi="ar-SA"/>
              </w:rPr>
              <w:t xml:space="preserve"> </w:t>
            </w:r>
            <w:r w:rsidRPr="003F7766">
              <w:rPr>
                <w:rFonts w:ascii="Consolas" w:hAnsi="Consolas" w:cs="B Lotus"/>
                <w:rtl/>
                <w:lang w:bidi="ar-SA"/>
              </w:rPr>
              <w:t>دهنده</w:t>
            </w:r>
            <w:r w:rsidRPr="003F7766">
              <w:rPr>
                <w:rFonts w:ascii="Consolas" w:hAnsi="Consolas" w:cs="B Lotus"/>
                <w:lang w:bidi="ar-SA"/>
              </w:rPr>
              <w:t xml:space="preserve"> </w:t>
            </w:r>
            <w:r w:rsidRPr="003F7766">
              <w:rPr>
                <w:rFonts w:ascii="Consolas" w:hAnsi="Consolas" w:cs="B Lotus"/>
                <w:rtl/>
                <w:lang w:bidi="ar-SA"/>
              </w:rPr>
              <w:t>تخفیف</w:t>
            </w:r>
          </w:p>
        </w:tc>
        <w:tc>
          <w:tcPr>
            <w:tcW w:w="1483" w:type="dxa"/>
            <w:noWrap/>
          </w:tcPr>
          <w:p w14:paraId="5FA7FA30"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rtl/>
              </w:rPr>
            </w:pPr>
          </w:p>
        </w:tc>
        <w:tc>
          <w:tcPr>
            <w:tcW w:w="1162" w:type="dxa"/>
            <w:noWrap/>
          </w:tcPr>
          <w:p w14:paraId="4A35E7C4"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4EE6FB4E"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27F79D51" w14:textId="77777777" w:rsidR="003F7766" w:rsidRPr="003F7766" w:rsidRDefault="003F7766" w:rsidP="00AC6E76">
            <w:pPr>
              <w:jc w:val="center"/>
              <w:rPr>
                <w:rFonts w:ascii="Tahoma" w:hAnsi="Tahoma" w:cs="Tahoma"/>
                <w:lang w:bidi="ar-SA"/>
              </w:rPr>
            </w:pPr>
            <w:r w:rsidRPr="003F7766">
              <w:rPr>
                <w:rFonts w:ascii="Tahoma" w:hAnsi="Tahoma" w:cs="Tahoma"/>
                <w:lang w:bidi="ar-SA"/>
              </w:rPr>
              <w:t>130</w:t>
            </w:r>
          </w:p>
        </w:tc>
        <w:tc>
          <w:tcPr>
            <w:tcW w:w="2328" w:type="dxa"/>
            <w:noWrap/>
          </w:tcPr>
          <w:p w14:paraId="615AE25F"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ShftPlkSrl</w:t>
            </w:r>
          </w:p>
        </w:tc>
        <w:tc>
          <w:tcPr>
            <w:tcW w:w="1932" w:type="dxa"/>
            <w:noWrap/>
          </w:tcPr>
          <w:p w14:paraId="76AB4E52"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Smallint</w:t>
            </w:r>
          </w:p>
        </w:tc>
        <w:tc>
          <w:tcPr>
            <w:tcW w:w="803" w:type="dxa"/>
            <w:noWrap/>
          </w:tcPr>
          <w:p w14:paraId="24E88AA4"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081B69F5" w14:textId="77777777" w:rsidR="003F7766" w:rsidRPr="003F7766"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شماره</w:t>
            </w:r>
            <w:r w:rsidRPr="003F7766">
              <w:rPr>
                <w:rFonts w:ascii="Consolas" w:hAnsi="Consolas" w:cs="B Lotus"/>
                <w:lang w:bidi="ar-SA"/>
              </w:rPr>
              <w:t xml:space="preserve"> </w:t>
            </w:r>
            <w:r w:rsidRPr="003F7766">
              <w:rPr>
                <w:rFonts w:ascii="Consolas" w:hAnsi="Consolas" w:cs="B Lotus"/>
                <w:rtl/>
                <w:lang w:bidi="ar-SA"/>
              </w:rPr>
              <w:t>سریال</w:t>
            </w:r>
            <w:r w:rsidRPr="003F7766">
              <w:rPr>
                <w:rFonts w:ascii="Consolas" w:hAnsi="Consolas" w:cs="B Lotus"/>
                <w:lang w:bidi="ar-SA"/>
              </w:rPr>
              <w:t xml:space="preserve"> </w:t>
            </w:r>
            <w:r w:rsidRPr="003F7766">
              <w:rPr>
                <w:rFonts w:ascii="Consolas" w:hAnsi="Consolas" w:cs="B Lotus"/>
                <w:rtl/>
                <w:lang w:bidi="ar-SA"/>
              </w:rPr>
              <w:t>پلاک</w:t>
            </w:r>
            <w:r w:rsidRPr="003F7766">
              <w:rPr>
                <w:rFonts w:ascii="Consolas" w:hAnsi="Consolas" w:cs="B Lotus"/>
                <w:lang w:bidi="ar-SA"/>
              </w:rPr>
              <w:t xml:space="preserve"> </w:t>
            </w:r>
            <w:r w:rsidRPr="003F7766">
              <w:rPr>
                <w:rFonts w:ascii="Consolas" w:hAnsi="Consolas" w:cs="B Lotus"/>
                <w:rtl/>
                <w:lang w:bidi="ar-SA"/>
              </w:rPr>
              <w:t>انتقال</w:t>
            </w:r>
            <w:r w:rsidRPr="003F7766">
              <w:rPr>
                <w:rFonts w:ascii="Consolas" w:hAnsi="Consolas" w:cs="B Lotus"/>
                <w:lang w:bidi="ar-SA"/>
              </w:rPr>
              <w:t xml:space="preserve"> </w:t>
            </w:r>
            <w:r w:rsidRPr="003F7766">
              <w:rPr>
                <w:rFonts w:ascii="Consolas" w:hAnsi="Consolas" w:cs="B Lotus"/>
                <w:rtl/>
                <w:lang w:bidi="ar-SA"/>
              </w:rPr>
              <w:t>دهنده</w:t>
            </w:r>
            <w:r w:rsidRPr="003F7766">
              <w:rPr>
                <w:rFonts w:ascii="Consolas" w:hAnsi="Consolas" w:cs="B Lotus"/>
                <w:lang w:bidi="ar-SA"/>
              </w:rPr>
              <w:t xml:space="preserve"> </w:t>
            </w:r>
            <w:r w:rsidRPr="003F7766">
              <w:rPr>
                <w:rFonts w:ascii="Consolas" w:hAnsi="Consolas" w:cs="B Lotus"/>
                <w:rtl/>
                <w:lang w:bidi="ar-SA"/>
              </w:rPr>
              <w:t>تخفیف</w:t>
            </w:r>
          </w:p>
        </w:tc>
        <w:tc>
          <w:tcPr>
            <w:tcW w:w="1483" w:type="dxa"/>
            <w:noWrap/>
          </w:tcPr>
          <w:p w14:paraId="1EBC8E35"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rtl/>
              </w:rPr>
            </w:pPr>
          </w:p>
        </w:tc>
        <w:tc>
          <w:tcPr>
            <w:tcW w:w="1162" w:type="dxa"/>
            <w:noWrap/>
          </w:tcPr>
          <w:p w14:paraId="42A8558E"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77CAFC2E"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0E43CD8F" w14:textId="77777777" w:rsidR="003F7766" w:rsidRPr="003F7766" w:rsidRDefault="003F7766" w:rsidP="00AC6E76">
            <w:pPr>
              <w:jc w:val="center"/>
              <w:rPr>
                <w:rFonts w:ascii="Tahoma" w:hAnsi="Tahoma" w:cs="Tahoma"/>
                <w:lang w:bidi="ar-SA"/>
              </w:rPr>
            </w:pPr>
            <w:r w:rsidRPr="003F7766">
              <w:rPr>
                <w:rFonts w:ascii="Tahoma" w:hAnsi="Tahoma" w:cs="Tahoma"/>
                <w:lang w:bidi="ar-SA"/>
              </w:rPr>
              <w:t>131</w:t>
            </w:r>
          </w:p>
        </w:tc>
        <w:tc>
          <w:tcPr>
            <w:tcW w:w="2328" w:type="dxa"/>
            <w:noWrap/>
          </w:tcPr>
          <w:p w14:paraId="5A31A1D7"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IsShftIrn</w:t>
            </w:r>
          </w:p>
        </w:tc>
        <w:tc>
          <w:tcPr>
            <w:tcW w:w="1932" w:type="dxa"/>
            <w:noWrap/>
          </w:tcPr>
          <w:p w14:paraId="3D1AAC77"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Bit</w:t>
            </w:r>
          </w:p>
        </w:tc>
        <w:tc>
          <w:tcPr>
            <w:tcW w:w="803" w:type="dxa"/>
            <w:noWrap/>
          </w:tcPr>
          <w:p w14:paraId="435738A2"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04246BCF" w14:textId="77777777" w:rsidR="003F7766" w:rsidRPr="003F7766"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3F7766">
              <w:rPr>
                <w:rFonts w:ascii="Consolas" w:hAnsi="Consolas" w:cs="B Lotus" w:hint="cs"/>
                <w:rtl/>
                <w:lang w:bidi="ar-SA"/>
              </w:rPr>
              <w:t>ملیت انتقال دهنده تخفیف(0: غیرایرانی، 1: ایرانی)</w:t>
            </w:r>
          </w:p>
        </w:tc>
        <w:tc>
          <w:tcPr>
            <w:tcW w:w="1483" w:type="dxa"/>
            <w:noWrap/>
          </w:tcPr>
          <w:p w14:paraId="04488638"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rtl/>
              </w:rPr>
            </w:pPr>
          </w:p>
        </w:tc>
        <w:tc>
          <w:tcPr>
            <w:tcW w:w="1162" w:type="dxa"/>
            <w:noWrap/>
          </w:tcPr>
          <w:p w14:paraId="6D51D7A6"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0D737585"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41395ABC" w14:textId="77777777" w:rsidR="003F7766" w:rsidRPr="003F7766" w:rsidRDefault="003F7766" w:rsidP="00AC6E76">
            <w:pPr>
              <w:jc w:val="center"/>
              <w:rPr>
                <w:rFonts w:ascii="Tahoma" w:hAnsi="Tahoma" w:cs="Tahoma"/>
                <w:lang w:bidi="ar-SA"/>
              </w:rPr>
            </w:pPr>
            <w:r w:rsidRPr="003F7766">
              <w:rPr>
                <w:rFonts w:ascii="Tahoma" w:hAnsi="Tahoma" w:cs="Tahoma"/>
                <w:lang w:bidi="ar-SA"/>
              </w:rPr>
              <w:lastRenderedPageBreak/>
              <w:t>132</w:t>
            </w:r>
          </w:p>
        </w:tc>
        <w:tc>
          <w:tcPr>
            <w:tcW w:w="2328" w:type="dxa"/>
            <w:noWrap/>
          </w:tcPr>
          <w:p w14:paraId="505AB909"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ShftInsTypCod</w:t>
            </w:r>
          </w:p>
        </w:tc>
        <w:tc>
          <w:tcPr>
            <w:tcW w:w="1932" w:type="dxa"/>
            <w:noWrap/>
          </w:tcPr>
          <w:p w14:paraId="437966D6"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Tinyint</w:t>
            </w:r>
          </w:p>
        </w:tc>
        <w:tc>
          <w:tcPr>
            <w:tcW w:w="803" w:type="dxa"/>
            <w:noWrap/>
          </w:tcPr>
          <w:p w14:paraId="236AEE0B"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583AEEB7" w14:textId="77777777" w:rsidR="003F7766" w:rsidRPr="003F7766"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3F7766">
              <w:rPr>
                <w:rFonts w:ascii="Consolas" w:hAnsi="Consolas" w:cs="B Lotus" w:hint="cs"/>
                <w:rtl/>
              </w:rPr>
              <w:t>نوع شخصیت انتقال دهنده تخفیف</w:t>
            </w:r>
          </w:p>
        </w:tc>
        <w:tc>
          <w:tcPr>
            <w:tcW w:w="1483" w:type="dxa"/>
            <w:noWrap/>
          </w:tcPr>
          <w:p w14:paraId="67E4D0B3"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rtl/>
              </w:rPr>
            </w:pPr>
          </w:p>
        </w:tc>
        <w:tc>
          <w:tcPr>
            <w:tcW w:w="1162" w:type="dxa"/>
            <w:noWrap/>
          </w:tcPr>
          <w:p w14:paraId="50274449"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2D74FBA5"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2170305B" w14:textId="77777777" w:rsidR="003F7766" w:rsidRPr="003F7766" w:rsidRDefault="003F7766" w:rsidP="00AC6E76">
            <w:pPr>
              <w:jc w:val="center"/>
              <w:rPr>
                <w:rFonts w:ascii="Tahoma" w:hAnsi="Tahoma" w:cs="Tahoma"/>
                <w:lang w:bidi="ar-SA"/>
              </w:rPr>
            </w:pPr>
            <w:r w:rsidRPr="003F7766">
              <w:rPr>
                <w:rFonts w:ascii="Tahoma" w:hAnsi="Tahoma" w:cs="Tahoma"/>
                <w:lang w:bidi="ar-SA"/>
              </w:rPr>
              <w:t>133</w:t>
            </w:r>
          </w:p>
        </w:tc>
        <w:tc>
          <w:tcPr>
            <w:tcW w:w="2328" w:type="dxa"/>
            <w:noWrap/>
          </w:tcPr>
          <w:p w14:paraId="67FBE002"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ShftNtnlId</w:t>
            </w:r>
          </w:p>
        </w:tc>
        <w:tc>
          <w:tcPr>
            <w:tcW w:w="1932" w:type="dxa"/>
            <w:noWrap/>
          </w:tcPr>
          <w:p w14:paraId="44CD9B78"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varchar(10)</w:t>
            </w:r>
          </w:p>
        </w:tc>
        <w:tc>
          <w:tcPr>
            <w:tcW w:w="803" w:type="dxa"/>
            <w:noWrap/>
          </w:tcPr>
          <w:p w14:paraId="1ED23645"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0178A938" w14:textId="77777777" w:rsidR="003F7766" w:rsidRPr="003F7766"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کدملی</w:t>
            </w:r>
            <w:r w:rsidRPr="003F7766">
              <w:rPr>
                <w:rFonts w:ascii="Consolas" w:hAnsi="Consolas" w:cs="B Lotus"/>
                <w:lang w:bidi="ar-SA"/>
              </w:rPr>
              <w:t xml:space="preserve"> </w:t>
            </w:r>
            <w:r w:rsidRPr="003F7766">
              <w:rPr>
                <w:rFonts w:ascii="Consolas" w:hAnsi="Consolas" w:cs="B Lotus"/>
                <w:rtl/>
                <w:lang w:bidi="ar-SA"/>
              </w:rPr>
              <w:t>انتقال</w:t>
            </w:r>
            <w:r w:rsidRPr="003F7766">
              <w:rPr>
                <w:rFonts w:ascii="Consolas" w:hAnsi="Consolas" w:cs="B Lotus"/>
                <w:lang w:bidi="ar-SA"/>
              </w:rPr>
              <w:t xml:space="preserve"> </w:t>
            </w:r>
            <w:r w:rsidRPr="003F7766">
              <w:rPr>
                <w:rFonts w:ascii="Consolas" w:hAnsi="Consolas" w:cs="B Lotus"/>
                <w:rtl/>
                <w:lang w:bidi="ar-SA"/>
              </w:rPr>
              <w:t>دهنده</w:t>
            </w:r>
            <w:r w:rsidRPr="003F7766">
              <w:rPr>
                <w:rFonts w:ascii="Consolas" w:hAnsi="Consolas" w:cs="B Lotus"/>
                <w:lang w:bidi="ar-SA"/>
              </w:rPr>
              <w:t xml:space="preserve"> </w:t>
            </w:r>
            <w:r w:rsidRPr="003F7766">
              <w:rPr>
                <w:rFonts w:ascii="Consolas" w:hAnsi="Consolas" w:cs="B Lotus"/>
                <w:rtl/>
                <w:lang w:bidi="ar-SA"/>
              </w:rPr>
              <w:t>تخفیف</w:t>
            </w:r>
          </w:p>
        </w:tc>
        <w:tc>
          <w:tcPr>
            <w:tcW w:w="1483" w:type="dxa"/>
            <w:noWrap/>
          </w:tcPr>
          <w:p w14:paraId="0D008D02"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rtl/>
              </w:rPr>
            </w:pPr>
          </w:p>
        </w:tc>
        <w:tc>
          <w:tcPr>
            <w:tcW w:w="1162" w:type="dxa"/>
            <w:noWrap/>
          </w:tcPr>
          <w:p w14:paraId="692E3A07"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468F7009"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7BE6A3AF" w14:textId="77777777" w:rsidR="003F7766" w:rsidRPr="003F7766" w:rsidRDefault="003F7766" w:rsidP="00AC6E76">
            <w:pPr>
              <w:jc w:val="center"/>
              <w:rPr>
                <w:rFonts w:ascii="Tahoma" w:hAnsi="Tahoma" w:cs="Tahoma"/>
                <w:lang w:bidi="ar-SA"/>
              </w:rPr>
            </w:pPr>
            <w:r w:rsidRPr="003F7766">
              <w:rPr>
                <w:rFonts w:ascii="Tahoma" w:hAnsi="Tahoma" w:cs="Tahoma"/>
                <w:lang w:bidi="ar-SA"/>
              </w:rPr>
              <w:t>134</w:t>
            </w:r>
          </w:p>
        </w:tc>
        <w:tc>
          <w:tcPr>
            <w:tcW w:w="2328" w:type="dxa"/>
            <w:noWrap/>
          </w:tcPr>
          <w:p w14:paraId="5A2259FF"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ShftLglId</w:t>
            </w:r>
          </w:p>
        </w:tc>
        <w:tc>
          <w:tcPr>
            <w:tcW w:w="1932" w:type="dxa"/>
            <w:noWrap/>
          </w:tcPr>
          <w:p w14:paraId="72E37B5A"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varchar(11)</w:t>
            </w:r>
          </w:p>
        </w:tc>
        <w:tc>
          <w:tcPr>
            <w:tcW w:w="803" w:type="dxa"/>
            <w:noWrap/>
          </w:tcPr>
          <w:p w14:paraId="1C00253B"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4CA113E3" w14:textId="77777777" w:rsidR="003F7766" w:rsidRPr="003F7766"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شناسه</w:t>
            </w:r>
            <w:r w:rsidRPr="003F7766">
              <w:rPr>
                <w:rFonts w:ascii="Consolas" w:hAnsi="Consolas" w:cs="B Lotus"/>
                <w:lang w:bidi="ar-SA"/>
              </w:rPr>
              <w:t xml:space="preserve"> </w:t>
            </w:r>
            <w:r w:rsidRPr="003F7766">
              <w:rPr>
                <w:rFonts w:ascii="Consolas" w:hAnsi="Consolas" w:cs="B Lotus"/>
                <w:rtl/>
                <w:lang w:bidi="ar-SA"/>
              </w:rPr>
              <w:t>حقوقی</w:t>
            </w:r>
            <w:r w:rsidRPr="003F7766">
              <w:rPr>
                <w:rFonts w:ascii="Consolas" w:hAnsi="Consolas" w:cs="B Lotus"/>
                <w:lang w:bidi="ar-SA"/>
              </w:rPr>
              <w:t xml:space="preserve"> </w:t>
            </w:r>
            <w:r w:rsidRPr="003F7766">
              <w:rPr>
                <w:rFonts w:ascii="Consolas" w:hAnsi="Consolas" w:cs="B Lotus"/>
                <w:rtl/>
                <w:lang w:bidi="ar-SA"/>
              </w:rPr>
              <w:t>انتقال</w:t>
            </w:r>
            <w:r w:rsidRPr="003F7766">
              <w:rPr>
                <w:rFonts w:ascii="Consolas" w:hAnsi="Consolas" w:cs="B Lotus"/>
                <w:lang w:bidi="ar-SA"/>
              </w:rPr>
              <w:t xml:space="preserve"> </w:t>
            </w:r>
            <w:r w:rsidRPr="003F7766">
              <w:rPr>
                <w:rFonts w:ascii="Consolas" w:hAnsi="Consolas" w:cs="B Lotus"/>
                <w:rtl/>
                <w:lang w:bidi="ar-SA"/>
              </w:rPr>
              <w:t>دهنده</w:t>
            </w:r>
            <w:r w:rsidRPr="003F7766">
              <w:rPr>
                <w:rFonts w:ascii="Consolas" w:hAnsi="Consolas" w:cs="B Lotus"/>
                <w:lang w:bidi="ar-SA"/>
              </w:rPr>
              <w:t xml:space="preserve"> </w:t>
            </w:r>
            <w:r w:rsidRPr="003F7766">
              <w:rPr>
                <w:rFonts w:ascii="Consolas" w:hAnsi="Consolas" w:cs="B Lotus"/>
                <w:rtl/>
                <w:lang w:bidi="ar-SA"/>
              </w:rPr>
              <w:t>تخفیف</w:t>
            </w:r>
          </w:p>
        </w:tc>
        <w:tc>
          <w:tcPr>
            <w:tcW w:w="1483" w:type="dxa"/>
            <w:noWrap/>
          </w:tcPr>
          <w:p w14:paraId="5A84C1EE"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rtl/>
              </w:rPr>
            </w:pPr>
          </w:p>
        </w:tc>
        <w:tc>
          <w:tcPr>
            <w:tcW w:w="1162" w:type="dxa"/>
            <w:noWrap/>
          </w:tcPr>
          <w:p w14:paraId="3210B8D4"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08AA9C8E"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07C9ED01" w14:textId="77777777" w:rsidR="003F7766" w:rsidRPr="003F7766" w:rsidRDefault="003F7766" w:rsidP="00AC6E76">
            <w:pPr>
              <w:jc w:val="center"/>
              <w:rPr>
                <w:rFonts w:ascii="Tahoma" w:hAnsi="Tahoma" w:cs="Tahoma"/>
                <w:lang w:bidi="ar-SA"/>
              </w:rPr>
            </w:pPr>
            <w:r w:rsidRPr="003F7766">
              <w:rPr>
                <w:rFonts w:ascii="Tahoma" w:hAnsi="Tahoma" w:cs="Tahoma"/>
                <w:lang w:bidi="ar-SA"/>
              </w:rPr>
              <w:t>135</w:t>
            </w:r>
          </w:p>
        </w:tc>
        <w:tc>
          <w:tcPr>
            <w:tcW w:w="2328" w:type="dxa"/>
            <w:noWrap/>
          </w:tcPr>
          <w:p w14:paraId="6895E9C5"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ShftUnIrnCod</w:t>
            </w:r>
          </w:p>
        </w:tc>
        <w:tc>
          <w:tcPr>
            <w:tcW w:w="1932" w:type="dxa"/>
            <w:noWrap/>
          </w:tcPr>
          <w:p w14:paraId="5A36236D"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VARCHAR(15)</w:t>
            </w:r>
          </w:p>
        </w:tc>
        <w:tc>
          <w:tcPr>
            <w:tcW w:w="803" w:type="dxa"/>
            <w:noWrap/>
          </w:tcPr>
          <w:p w14:paraId="69F9E5E9"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32F60944" w14:textId="77777777" w:rsidR="003F7766" w:rsidRPr="003F7766"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کد</w:t>
            </w:r>
            <w:r w:rsidRPr="003F7766">
              <w:rPr>
                <w:rFonts w:ascii="Consolas" w:hAnsi="Consolas" w:cs="B Lotus"/>
                <w:lang w:bidi="ar-SA"/>
              </w:rPr>
              <w:t xml:space="preserve"> </w:t>
            </w:r>
            <w:r w:rsidRPr="003F7766">
              <w:rPr>
                <w:rFonts w:ascii="Consolas" w:hAnsi="Consolas" w:cs="B Lotus"/>
                <w:rtl/>
                <w:lang w:bidi="ar-SA"/>
              </w:rPr>
              <w:t>اتباع</w:t>
            </w:r>
            <w:r w:rsidRPr="003F7766">
              <w:rPr>
                <w:rFonts w:ascii="Consolas" w:hAnsi="Consolas" w:cs="B Lotus"/>
                <w:lang w:bidi="ar-SA"/>
              </w:rPr>
              <w:t xml:space="preserve"> </w:t>
            </w:r>
            <w:r w:rsidRPr="003F7766">
              <w:rPr>
                <w:rFonts w:ascii="Consolas" w:hAnsi="Consolas" w:cs="B Lotus"/>
                <w:rtl/>
                <w:lang w:bidi="ar-SA"/>
              </w:rPr>
              <w:t>خارجی</w:t>
            </w:r>
            <w:r w:rsidRPr="003F7766">
              <w:rPr>
                <w:rFonts w:ascii="Consolas" w:hAnsi="Consolas" w:cs="B Lotus"/>
                <w:lang w:bidi="ar-SA"/>
              </w:rPr>
              <w:t xml:space="preserve"> </w:t>
            </w:r>
            <w:r w:rsidRPr="003F7766">
              <w:rPr>
                <w:rFonts w:ascii="Consolas" w:hAnsi="Consolas" w:cs="B Lotus"/>
                <w:rtl/>
                <w:lang w:bidi="ar-SA"/>
              </w:rPr>
              <w:t>انتقال</w:t>
            </w:r>
            <w:r w:rsidRPr="003F7766">
              <w:rPr>
                <w:rFonts w:ascii="Consolas" w:hAnsi="Consolas" w:cs="B Lotus"/>
                <w:lang w:bidi="ar-SA"/>
              </w:rPr>
              <w:t xml:space="preserve"> </w:t>
            </w:r>
            <w:r w:rsidRPr="003F7766">
              <w:rPr>
                <w:rFonts w:ascii="Consolas" w:hAnsi="Consolas" w:cs="B Lotus"/>
                <w:rtl/>
                <w:lang w:bidi="ar-SA"/>
              </w:rPr>
              <w:t>دهنده</w:t>
            </w:r>
            <w:r w:rsidRPr="003F7766">
              <w:rPr>
                <w:rFonts w:ascii="Consolas" w:hAnsi="Consolas" w:cs="B Lotus"/>
                <w:lang w:bidi="ar-SA"/>
              </w:rPr>
              <w:t xml:space="preserve"> </w:t>
            </w:r>
            <w:r w:rsidRPr="003F7766">
              <w:rPr>
                <w:rFonts w:ascii="Consolas" w:hAnsi="Consolas" w:cs="B Lotus"/>
                <w:rtl/>
                <w:lang w:bidi="ar-SA"/>
              </w:rPr>
              <w:t>تخفیف</w:t>
            </w:r>
          </w:p>
        </w:tc>
        <w:tc>
          <w:tcPr>
            <w:tcW w:w="1483" w:type="dxa"/>
            <w:noWrap/>
          </w:tcPr>
          <w:p w14:paraId="23CE4594"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pPr>
          </w:p>
        </w:tc>
        <w:tc>
          <w:tcPr>
            <w:tcW w:w="1162" w:type="dxa"/>
            <w:noWrap/>
          </w:tcPr>
          <w:p w14:paraId="3B500A5E"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09E6E7CC"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1444B65A" w14:textId="77777777" w:rsidR="003F7766" w:rsidRPr="003F7766" w:rsidRDefault="003F7766" w:rsidP="00AC6E76">
            <w:pPr>
              <w:jc w:val="center"/>
              <w:rPr>
                <w:rFonts w:ascii="Tahoma" w:hAnsi="Tahoma" w:cs="Tahoma"/>
                <w:rtl/>
                <w:lang w:bidi="ar-SA"/>
              </w:rPr>
            </w:pPr>
            <w:r w:rsidRPr="003F7766">
              <w:rPr>
                <w:rFonts w:ascii="Tahoma" w:hAnsi="Tahoma" w:cs="Tahoma"/>
                <w:lang w:bidi="ar-SA"/>
              </w:rPr>
              <w:t>136</w:t>
            </w:r>
          </w:p>
        </w:tc>
        <w:tc>
          <w:tcPr>
            <w:tcW w:w="2328" w:type="dxa"/>
            <w:noWrap/>
          </w:tcPr>
          <w:p w14:paraId="2B14481A"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ShftRltnCod</w:t>
            </w:r>
          </w:p>
        </w:tc>
        <w:tc>
          <w:tcPr>
            <w:tcW w:w="1932" w:type="dxa"/>
            <w:noWrap/>
          </w:tcPr>
          <w:p w14:paraId="441EEA22"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Int</w:t>
            </w:r>
          </w:p>
        </w:tc>
        <w:tc>
          <w:tcPr>
            <w:tcW w:w="803" w:type="dxa"/>
            <w:noWrap/>
          </w:tcPr>
          <w:p w14:paraId="7108E846"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7DC3C208" w14:textId="77777777" w:rsidR="003F7766" w:rsidRPr="003F7766"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نسبت</w:t>
            </w:r>
            <w:r w:rsidRPr="003F7766">
              <w:rPr>
                <w:rFonts w:ascii="Consolas" w:hAnsi="Consolas" w:cs="B Lotus"/>
                <w:lang w:bidi="ar-SA"/>
              </w:rPr>
              <w:t xml:space="preserve"> </w:t>
            </w:r>
            <w:r w:rsidRPr="003F7766">
              <w:rPr>
                <w:rFonts w:ascii="Consolas" w:hAnsi="Consolas" w:cs="B Lotus"/>
                <w:rtl/>
                <w:lang w:bidi="ar-SA"/>
              </w:rPr>
              <w:t>انتقال</w:t>
            </w:r>
            <w:r w:rsidRPr="003F7766">
              <w:rPr>
                <w:rFonts w:ascii="Consolas" w:hAnsi="Consolas" w:cs="B Lotus"/>
                <w:lang w:bidi="ar-SA"/>
              </w:rPr>
              <w:t xml:space="preserve"> </w:t>
            </w:r>
            <w:r w:rsidRPr="003F7766">
              <w:rPr>
                <w:rFonts w:ascii="Consolas" w:hAnsi="Consolas" w:cs="B Lotus"/>
                <w:rtl/>
                <w:lang w:bidi="ar-SA"/>
              </w:rPr>
              <w:t>گیرنده</w:t>
            </w:r>
            <w:r w:rsidRPr="003F7766">
              <w:rPr>
                <w:rFonts w:ascii="Consolas" w:hAnsi="Consolas" w:cs="B Lotus"/>
                <w:lang w:bidi="ar-SA"/>
              </w:rPr>
              <w:t xml:space="preserve"> </w:t>
            </w:r>
            <w:r w:rsidRPr="003F7766">
              <w:rPr>
                <w:rFonts w:ascii="Consolas" w:hAnsi="Consolas" w:cs="B Lotus"/>
                <w:rtl/>
                <w:lang w:bidi="ar-SA"/>
              </w:rPr>
              <w:t>با</w:t>
            </w:r>
            <w:r w:rsidRPr="003F7766">
              <w:rPr>
                <w:rFonts w:ascii="Consolas" w:hAnsi="Consolas" w:cs="B Lotus"/>
                <w:lang w:bidi="ar-SA"/>
              </w:rPr>
              <w:t xml:space="preserve"> </w:t>
            </w:r>
            <w:r w:rsidRPr="003F7766">
              <w:rPr>
                <w:rFonts w:ascii="Consolas" w:hAnsi="Consolas" w:cs="B Lotus"/>
                <w:rtl/>
                <w:lang w:bidi="ar-SA"/>
              </w:rPr>
              <w:t>انتقال</w:t>
            </w:r>
            <w:r w:rsidRPr="003F7766">
              <w:rPr>
                <w:rFonts w:ascii="Consolas" w:hAnsi="Consolas" w:cs="B Lotus"/>
                <w:lang w:bidi="ar-SA"/>
              </w:rPr>
              <w:t xml:space="preserve"> </w:t>
            </w:r>
            <w:r w:rsidRPr="003F7766">
              <w:rPr>
                <w:rFonts w:ascii="Consolas" w:hAnsi="Consolas" w:cs="B Lotus"/>
                <w:rtl/>
                <w:lang w:bidi="ar-SA"/>
              </w:rPr>
              <w:t>دهنده</w:t>
            </w:r>
            <w:r w:rsidRPr="003F7766">
              <w:rPr>
                <w:rFonts w:ascii="Consolas" w:hAnsi="Consolas" w:cs="B Lotus"/>
                <w:lang w:bidi="ar-SA"/>
              </w:rPr>
              <w:t xml:space="preserve"> </w:t>
            </w:r>
            <w:r w:rsidRPr="003F7766">
              <w:rPr>
                <w:rFonts w:ascii="Consolas" w:hAnsi="Consolas" w:cs="B Lotus"/>
                <w:rtl/>
                <w:lang w:bidi="ar-SA"/>
              </w:rPr>
              <w:t>تخفیف</w:t>
            </w:r>
          </w:p>
        </w:tc>
        <w:tc>
          <w:tcPr>
            <w:tcW w:w="1483" w:type="dxa"/>
            <w:noWrap/>
          </w:tcPr>
          <w:p w14:paraId="59F7AFCE" w14:textId="77777777" w:rsidR="003F7766" w:rsidRPr="003F7766" w:rsidRDefault="00087344" w:rsidP="00AC6E76">
            <w:pPr>
              <w:cnfStyle w:val="000000000000" w:firstRow="0" w:lastRow="0" w:firstColumn="0" w:lastColumn="0" w:oddVBand="0" w:evenVBand="0" w:oddHBand="0" w:evenHBand="0" w:firstRowFirstColumn="0" w:firstRowLastColumn="0" w:lastRowFirstColumn="0" w:lastRowLastColumn="0"/>
            </w:pPr>
            <w:hyperlink w:anchor="_جدول_نسبت_انتقال" w:history="1">
              <w:r w:rsidR="003F7766" w:rsidRPr="003F7766">
                <w:rPr>
                  <w:rStyle w:val="Hyperlink"/>
                  <w:rFonts w:ascii="Tahoma" w:eastAsia="Times New Roman" w:hAnsi="Tahoma" w:cs="B Lotus" w:hint="cs"/>
                  <w:color w:val="auto"/>
                  <w:rtl/>
                </w:rPr>
                <w:t>جدول نسبت انتقال دهنده با انتقال گیرنده تخفیف</w:t>
              </w:r>
            </w:hyperlink>
          </w:p>
        </w:tc>
        <w:tc>
          <w:tcPr>
            <w:tcW w:w="1162" w:type="dxa"/>
            <w:noWrap/>
          </w:tcPr>
          <w:p w14:paraId="0E205844"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56E00763"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7A572E56" w14:textId="77777777" w:rsidR="003F7766" w:rsidRPr="003F7766" w:rsidRDefault="003F7766" w:rsidP="00AC6E76">
            <w:pPr>
              <w:jc w:val="center"/>
              <w:rPr>
                <w:rFonts w:ascii="Tahoma" w:hAnsi="Tahoma" w:cs="Tahoma"/>
                <w:rtl/>
                <w:lang w:bidi="ar-SA"/>
              </w:rPr>
            </w:pPr>
            <w:r w:rsidRPr="003F7766">
              <w:rPr>
                <w:rFonts w:ascii="Tahoma" w:hAnsi="Tahoma" w:cs="Tahoma"/>
                <w:lang w:bidi="ar-SA"/>
              </w:rPr>
              <w:t>137</w:t>
            </w:r>
          </w:p>
        </w:tc>
        <w:tc>
          <w:tcPr>
            <w:tcW w:w="2328" w:type="dxa"/>
            <w:noWrap/>
          </w:tcPr>
          <w:p w14:paraId="7D99800A"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IsPlkOwnIrn</w:t>
            </w:r>
          </w:p>
        </w:tc>
        <w:tc>
          <w:tcPr>
            <w:tcW w:w="1932" w:type="dxa"/>
            <w:noWrap/>
          </w:tcPr>
          <w:p w14:paraId="04D207EE"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Bit</w:t>
            </w:r>
          </w:p>
        </w:tc>
        <w:tc>
          <w:tcPr>
            <w:tcW w:w="803" w:type="dxa"/>
            <w:noWrap/>
          </w:tcPr>
          <w:p w14:paraId="0886F887"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lang w:bidi="ar-SA"/>
              </w:rPr>
              <w:t>No</w:t>
            </w:r>
          </w:p>
        </w:tc>
        <w:tc>
          <w:tcPr>
            <w:tcW w:w="1398" w:type="dxa"/>
            <w:noWrap/>
          </w:tcPr>
          <w:p w14:paraId="3CF8F5F6" w14:textId="77777777" w:rsidR="003F7766" w:rsidRPr="003F7766"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3F7766">
              <w:rPr>
                <w:rFonts w:ascii="Consolas" w:hAnsi="Consolas" w:cs="B Lotus" w:hint="cs"/>
                <w:rtl/>
                <w:lang w:bidi="ar-SA"/>
              </w:rPr>
              <w:t xml:space="preserve">ملیت </w:t>
            </w:r>
            <w:r w:rsidRPr="003F7766">
              <w:rPr>
                <w:rFonts w:ascii="Consolas" w:hAnsi="Consolas" w:cs="B Lotus" w:hint="cs"/>
                <w:rtl/>
              </w:rPr>
              <w:t>مالک پلاک</w:t>
            </w:r>
            <w:r w:rsidRPr="003F7766">
              <w:rPr>
                <w:rFonts w:ascii="Consolas" w:hAnsi="Consolas" w:cs="B Lotus" w:hint="cs"/>
                <w:rtl/>
                <w:lang w:bidi="ar-SA"/>
              </w:rPr>
              <w:t xml:space="preserve"> (0: غیرایرانی، 1: ایرانی)</w:t>
            </w:r>
          </w:p>
        </w:tc>
        <w:tc>
          <w:tcPr>
            <w:tcW w:w="1483" w:type="dxa"/>
            <w:noWrap/>
          </w:tcPr>
          <w:p w14:paraId="3600AA92"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pPr>
          </w:p>
        </w:tc>
        <w:tc>
          <w:tcPr>
            <w:tcW w:w="1162" w:type="dxa"/>
            <w:noWrap/>
          </w:tcPr>
          <w:p w14:paraId="529C7276"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4C6C8D41"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6B8837BB" w14:textId="77777777" w:rsidR="003F7766" w:rsidRPr="003F7766" w:rsidRDefault="003F7766" w:rsidP="00AC6E76">
            <w:pPr>
              <w:jc w:val="center"/>
              <w:rPr>
                <w:rFonts w:ascii="Tahoma" w:hAnsi="Tahoma" w:cs="Tahoma"/>
                <w:rtl/>
                <w:lang w:bidi="ar-SA"/>
              </w:rPr>
            </w:pPr>
            <w:r w:rsidRPr="003F7766">
              <w:rPr>
                <w:rFonts w:ascii="Tahoma" w:hAnsi="Tahoma" w:cs="Tahoma"/>
                <w:lang w:bidi="ar-SA"/>
              </w:rPr>
              <w:t>138</w:t>
            </w:r>
          </w:p>
        </w:tc>
        <w:tc>
          <w:tcPr>
            <w:tcW w:w="2328" w:type="dxa"/>
            <w:noWrap/>
          </w:tcPr>
          <w:p w14:paraId="63CEE7CF"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PlkOwnInsTypCod</w:t>
            </w:r>
          </w:p>
        </w:tc>
        <w:tc>
          <w:tcPr>
            <w:tcW w:w="1932" w:type="dxa"/>
            <w:noWrap/>
          </w:tcPr>
          <w:p w14:paraId="139FD92D"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Tinyint</w:t>
            </w:r>
          </w:p>
        </w:tc>
        <w:tc>
          <w:tcPr>
            <w:tcW w:w="803" w:type="dxa"/>
            <w:noWrap/>
          </w:tcPr>
          <w:p w14:paraId="765B592E"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3F7766">
              <w:rPr>
                <w:rFonts w:ascii="Tahoma" w:hAnsi="Tahoma" w:cs="B Lotus"/>
                <w:lang w:bidi="ar-SA"/>
              </w:rPr>
              <w:t>No</w:t>
            </w:r>
          </w:p>
        </w:tc>
        <w:tc>
          <w:tcPr>
            <w:tcW w:w="1398" w:type="dxa"/>
            <w:noWrap/>
          </w:tcPr>
          <w:p w14:paraId="29791EA4" w14:textId="77777777" w:rsidR="003F7766" w:rsidRPr="003F7766"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3F7766">
              <w:rPr>
                <w:rFonts w:ascii="Consolas" w:hAnsi="Consolas" w:cs="B Lotus" w:hint="cs"/>
                <w:rtl/>
              </w:rPr>
              <w:t>نوع شخصیت مالک پلاک</w:t>
            </w:r>
          </w:p>
        </w:tc>
        <w:tc>
          <w:tcPr>
            <w:tcW w:w="1483" w:type="dxa"/>
            <w:noWrap/>
          </w:tcPr>
          <w:p w14:paraId="269946D5"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pPr>
          </w:p>
        </w:tc>
        <w:tc>
          <w:tcPr>
            <w:tcW w:w="1162" w:type="dxa"/>
            <w:noWrap/>
          </w:tcPr>
          <w:p w14:paraId="613F1745"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4EF0EC99"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7B73D29F" w14:textId="77777777" w:rsidR="003F7766" w:rsidRPr="003F7766" w:rsidRDefault="003F7766" w:rsidP="00AC6E76">
            <w:pPr>
              <w:jc w:val="center"/>
              <w:rPr>
                <w:rFonts w:ascii="Tahoma" w:hAnsi="Tahoma" w:cs="Tahoma"/>
                <w:rtl/>
                <w:lang w:bidi="ar-SA"/>
              </w:rPr>
            </w:pPr>
            <w:r w:rsidRPr="003F7766">
              <w:rPr>
                <w:rFonts w:ascii="Tahoma" w:hAnsi="Tahoma" w:cs="Tahoma"/>
                <w:lang w:bidi="ar-SA"/>
              </w:rPr>
              <w:t>139</w:t>
            </w:r>
          </w:p>
        </w:tc>
        <w:tc>
          <w:tcPr>
            <w:tcW w:w="2328" w:type="dxa"/>
            <w:noWrap/>
          </w:tcPr>
          <w:p w14:paraId="25642010"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PlkOwnNtnlId</w:t>
            </w:r>
          </w:p>
        </w:tc>
        <w:tc>
          <w:tcPr>
            <w:tcW w:w="1932" w:type="dxa"/>
            <w:noWrap/>
          </w:tcPr>
          <w:p w14:paraId="0D2EDADC"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varchar(10)</w:t>
            </w:r>
          </w:p>
        </w:tc>
        <w:tc>
          <w:tcPr>
            <w:tcW w:w="803" w:type="dxa"/>
            <w:noWrap/>
          </w:tcPr>
          <w:p w14:paraId="598EE39E"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lang w:bidi="ar-SA"/>
              </w:rPr>
              <w:t xml:space="preserve">Yes </w:t>
            </w:r>
          </w:p>
        </w:tc>
        <w:tc>
          <w:tcPr>
            <w:tcW w:w="1398" w:type="dxa"/>
            <w:noWrap/>
          </w:tcPr>
          <w:p w14:paraId="59BEF8FE" w14:textId="77777777" w:rsidR="003F7766" w:rsidRPr="003F7766"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کدملی</w:t>
            </w:r>
            <w:r w:rsidRPr="003F7766">
              <w:rPr>
                <w:rFonts w:ascii="Consolas" w:hAnsi="Consolas" w:cs="B Lotus"/>
                <w:lang w:bidi="ar-SA"/>
              </w:rPr>
              <w:t xml:space="preserve"> </w:t>
            </w:r>
            <w:r w:rsidRPr="003F7766">
              <w:rPr>
                <w:rFonts w:ascii="Consolas" w:hAnsi="Consolas" w:cs="B Lotus"/>
                <w:rtl/>
                <w:lang w:bidi="ar-SA"/>
              </w:rPr>
              <w:t>صاحب</w:t>
            </w:r>
            <w:r w:rsidRPr="003F7766">
              <w:rPr>
                <w:rFonts w:ascii="Consolas" w:hAnsi="Consolas" w:cs="B Lotus"/>
                <w:lang w:bidi="ar-SA"/>
              </w:rPr>
              <w:t xml:space="preserve"> </w:t>
            </w:r>
            <w:r w:rsidRPr="003F7766">
              <w:rPr>
                <w:rFonts w:ascii="Consolas" w:hAnsi="Consolas" w:cs="B Lotus"/>
                <w:rtl/>
                <w:lang w:bidi="ar-SA"/>
              </w:rPr>
              <w:t>پلاک</w:t>
            </w:r>
          </w:p>
        </w:tc>
        <w:tc>
          <w:tcPr>
            <w:tcW w:w="1483" w:type="dxa"/>
            <w:noWrap/>
          </w:tcPr>
          <w:p w14:paraId="0E6304E3"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p>
        </w:tc>
        <w:tc>
          <w:tcPr>
            <w:tcW w:w="1162" w:type="dxa"/>
            <w:noWrap/>
          </w:tcPr>
          <w:p w14:paraId="07BF3F6D"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64E48CF5"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0BB185AC" w14:textId="77777777" w:rsidR="003F7766" w:rsidRPr="003F7766" w:rsidRDefault="003F7766" w:rsidP="00AC6E76">
            <w:pPr>
              <w:jc w:val="center"/>
              <w:rPr>
                <w:rFonts w:ascii="Tahoma" w:hAnsi="Tahoma" w:cs="Tahoma"/>
                <w:rtl/>
                <w:lang w:bidi="ar-SA"/>
              </w:rPr>
            </w:pPr>
            <w:r w:rsidRPr="003F7766">
              <w:rPr>
                <w:rFonts w:ascii="Tahoma" w:hAnsi="Tahoma" w:cs="Tahoma"/>
                <w:lang w:bidi="ar-SA"/>
              </w:rPr>
              <w:t>140</w:t>
            </w:r>
          </w:p>
        </w:tc>
        <w:tc>
          <w:tcPr>
            <w:tcW w:w="2328" w:type="dxa"/>
            <w:noWrap/>
          </w:tcPr>
          <w:p w14:paraId="3461D407"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PlkOwnLglId</w:t>
            </w:r>
          </w:p>
        </w:tc>
        <w:tc>
          <w:tcPr>
            <w:tcW w:w="1932" w:type="dxa"/>
            <w:noWrap/>
          </w:tcPr>
          <w:p w14:paraId="280FE164"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varchar(11)</w:t>
            </w:r>
          </w:p>
        </w:tc>
        <w:tc>
          <w:tcPr>
            <w:tcW w:w="803" w:type="dxa"/>
            <w:noWrap/>
          </w:tcPr>
          <w:p w14:paraId="044692CC"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3F7766">
              <w:rPr>
                <w:rFonts w:ascii="Tahoma" w:hAnsi="Tahoma" w:cs="B Lotus"/>
                <w:lang w:bidi="ar-SA"/>
              </w:rPr>
              <w:t xml:space="preserve">Yes </w:t>
            </w:r>
          </w:p>
        </w:tc>
        <w:tc>
          <w:tcPr>
            <w:tcW w:w="1398" w:type="dxa"/>
            <w:noWrap/>
          </w:tcPr>
          <w:p w14:paraId="227A4AF1" w14:textId="77777777" w:rsidR="003F7766" w:rsidRPr="003F7766"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شناسه</w:t>
            </w:r>
            <w:r w:rsidRPr="003F7766">
              <w:rPr>
                <w:rFonts w:ascii="Consolas" w:hAnsi="Consolas" w:cs="B Lotus"/>
                <w:lang w:bidi="ar-SA"/>
              </w:rPr>
              <w:t xml:space="preserve"> </w:t>
            </w:r>
            <w:r w:rsidRPr="003F7766">
              <w:rPr>
                <w:rFonts w:ascii="Consolas" w:hAnsi="Consolas" w:cs="B Lotus"/>
                <w:rtl/>
                <w:lang w:bidi="ar-SA"/>
              </w:rPr>
              <w:t>حقوقی</w:t>
            </w:r>
            <w:r w:rsidRPr="003F7766">
              <w:rPr>
                <w:rFonts w:ascii="Consolas" w:hAnsi="Consolas" w:cs="B Lotus"/>
                <w:lang w:bidi="ar-SA"/>
              </w:rPr>
              <w:t xml:space="preserve"> </w:t>
            </w:r>
            <w:r w:rsidRPr="003F7766">
              <w:rPr>
                <w:rFonts w:ascii="Consolas" w:hAnsi="Consolas" w:cs="B Lotus"/>
                <w:rtl/>
                <w:lang w:bidi="ar-SA"/>
              </w:rPr>
              <w:t>صاحب</w:t>
            </w:r>
            <w:r w:rsidRPr="003F7766">
              <w:rPr>
                <w:rFonts w:ascii="Consolas" w:hAnsi="Consolas" w:cs="B Lotus"/>
                <w:lang w:bidi="ar-SA"/>
              </w:rPr>
              <w:t xml:space="preserve"> </w:t>
            </w:r>
            <w:r w:rsidRPr="003F7766">
              <w:rPr>
                <w:rFonts w:ascii="Consolas" w:hAnsi="Consolas" w:cs="B Lotus"/>
                <w:rtl/>
                <w:lang w:bidi="ar-SA"/>
              </w:rPr>
              <w:t>پلاک</w:t>
            </w:r>
          </w:p>
        </w:tc>
        <w:tc>
          <w:tcPr>
            <w:tcW w:w="1483" w:type="dxa"/>
            <w:noWrap/>
          </w:tcPr>
          <w:p w14:paraId="4899C72F"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p>
        </w:tc>
        <w:tc>
          <w:tcPr>
            <w:tcW w:w="1162" w:type="dxa"/>
            <w:noWrap/>
          </w:tcPr>
          <w:p w14:paraId="4E7B226D"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0D5284D8"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2F007948" w14:textId="77777777" w:rsidR="003F7766" w:rsidRPr="003F7766" w:rsidRDefault="003F7766" w:rsidP="00AC6E76">
            <w:pPr>
              <w:jc w:val="center"/>
              <w:rPr>
                <w:rFonts w:ascii="Tahoma" w:hAnsi="Tahoma" w:cs="Tahoma"/>
                <w:rtl/>
                <w:lang w:bidi="ar-SA"/>
              </w:rPr>
            </w:pPr>
            <w:r w:rsidRPr="003F7766">
              <w:rPr>
                <w:rFonts w:ascii="Tahoma" w:hAnsi="Tahoma" w:cs="Tahoma"/>
                <w:lang w:bidi="ar-SA"/>
              </w:rPr>
              <w:t>141</w:t>
            </w:r>
          </w:p>
        </w:tc>
        <w:tc>
          <w:tcPr>
            <w:tcW w:w="2328" w:type="dxa"/>
            <w:noWrap/>
          </w:tcPr>
          <w:p w14:paraId="403996AC"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PlkOwnUnIrnCod</w:t>
            </w:r>
          </w:p>
        </w:tc>
        <w:tc>
          <w:tcPr>
            <w:tcW w:w="1932" w:type="dxa"/>
            <w:noWrap/>
          </w:tcPr>
          <w:p w14:paraId="7C562450"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VARCHAR(15)</w:t>
            </w:r>
          </w:p>
        </w:tc>
        <w:tc>
          <w:tcPr>
            <w:tcW w:w="803" w:type="dxa"/>
            <w:noWrap/>
          </w:tcPr>
          <w:p w14:paraId="0FBC1D7B"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lang w:bidi="ar-SA"/>
              </w:rPr>
              <w:t xml:space="preserve">Yes </w:t>
            </w:r>
          </w:p>
        </w:tc>
        <w:tc>
          <w:tcPr>
            <w:tcW w:w="1398" w:type="dxa"/>
            <w:noWrap/>
          </w:tcPr>
          <w:p w14:paraId="3EC3BA72" w14:textId="77777777" w:rsidR="003F7766" w:rsidRPr="003F7766"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کد</w:t>
            </w:r>
            <w:r w:rsidRPr="003F7766">
              <w:rPr>
                <w:rFonts w:ascii="Consolas" w:hAnsi="Consolas" w:cs="B Lotus"/>
                <w:lang w:bidi="ar-SA"/>
              </w:rPr>
              <w:t xml:space="preserve"> </w:t>
            </w:r>
            <w:r w:rsidRPr="003F7766">
              <w:rPr>
                <w:rFonts w:ascii="Consolas" w:hAnsi="Consolas" w:cs="B Lotus"/>
                <w:rtl/>
                <w:lang w:bidi="ar-SA"/>
              </w:rPr>
              <w:t>اتباع</w:t>
            </w:r>
            <w:r w:rsidRPr="003F7766">
              <w:rPr>
                <w:rFonts w:ascii="Consolas" w:hAnsi="Consolas" w:cs="B Lotus"/>
                <w:lang w:bidi="ar-SA"/>
              </w:rPr>
              <w:t xml:space="preserve"> </w:t>
            </w:r>
            <w:r w:rsidRPr="003F7766">
              <w:rPr>
                <w:rFonts w:ascii="Consolas" w:hAnsi="Consolas" w:cs="B Lotus"/>
                <w:rtl/>
                <w:lang w:bidi="ar-SA"/>
              </w:rPr>
              <w:t>خارجی</w:t>
            </w:r>
            <w:r w:rsidRPr="003F7766">
              <w:rPr>
                <w:rFonts w:ascii="Consolas" w:hAnsi="Consolas" w:cs="B Lotus"/>
                <w:lang w:bidi="ar-SA"/>
              </w:rPr>
              <w:t xml:space="preserve"> </w:t>
            </w:r>
            <w:r w:rsidRPr="003F7766">
              <w:rPr>
                <w:rFonts w:ascii="Consolas" w:hAnsi="Consolas" w:cs="B Lotus"/>
                <w:rtl/>
                <w:lang w:bidi="ar-SA"/>
              </w:rPr>
              <w:t>صاحب</w:t>
            </w:r>
            <w:r w:rsidRPr="003F7766">
              <w:rPr>
                <w:rFonts w:ascii="Consolas" w:hAnsi="Consolas" w:cs="B Lotus"/>
                <w:lang w:bidi="ar-SA"/>
              </w:rPr>
              <w:t xml:space="preserve"> </w:t>
            </w:r>
            <w:r w:rsidRPr="003F7766">
              <w:rPr>
                <w:rFonts w:ascii="Consolas" w:hAnsi="Consolas" w:cs="B Lotus"/>
                <w:rtl/>
                <w:lang w:bidi="ar-SA"/>
              </w:rPr>
              <w:t>پلاک</w:t>
            </w:r>
          </w:p>
        </w:tc>
        <w:tc>
          <w:tcPr>
            <w:tcW w:w="1483" w:type="dxa"/>
            <w:noWrap/>
          </w:tcPr>
          <w:p w14:paraId="75D47B2E"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p>
        </w:tc>
        <w:tc>
          <w:tcPr>
            <w:tcW w:w="1162" w:type="dxa"/>
            <w:noWrap/>
          </w:tcPr>
          <w:p w14:paraId="738696C2"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19426AB9"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31BF0964" w14:textId="77777777" w:rsidR="003F7766" w:rsidRPr="003F7766" w:rsidRDefault="003F7766" w:rsidP="00AC6E76">
            <w:pPr>
              <w:jc w:val="center"/>
              <w:rPr>
                <w:rFonts w:ascii="Tahoma" w:hAnsi="Tahoma" w:cs="Tahoma"/>
                <w:rtl/>
                <w:lang w:bidi="ar-SA"/>
              </w:rPr>
            </w:pPr>
            <w:r w:rsidRPr="003F7766">
              <w:rPr>
                <w:rFonts w:ascii="Tahoma" w:hAnsi="Tahoma" w:cs="Tahoma"/>
                <w:lang w:bidi="ar-SA"/>
              </w:rPr>
              <w:t>142</w:t>
            </w:r>
          </w:p>
        </w:tc>
        <w:tc>
          <w:tcPr>
            <w:tcW w:w="2328" w:type="dxa"/>
            <w:noWrap/>
          </w:tcPr>
          <w:p w14:paraId="08D820A4"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PlkCod</w:t>
            </w:r>
          </w:p>
        </w:tc>
        <w:tc>
          <w:tcPr>
            <w:tcW w:w="1932" w:type="dxa"/>
            <w:noWrap/>
          </w:tcPr>
          <w:p w14:paraId="6668E8DA"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int</w:t>
            </w:r>
          </w:p>
        </w:tc>
        <w:tc>
          <w:tcPr>
            <w:tcW w:w="803" w:type="dxa"/>
            <w:noWrap/>
          </w:tcPr>
          <w:p w14:paraId="61B9D2A7" w14:textId="77777777" w:rsidR="003F7766" w:rsidRPr="003F7766" w:rsidRDefault="003F7766" w:rsidP="00AC6E76">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30D33A3E" w14:textId="6FAF0563" w:rsidR="003F7766" w:rsidRPr="003F7766" w:rsidRDefault="003F7766" w:rsidP="00AC6E7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کد</w:t>
            </w:r>
            <w:r w:rsidRPr="003F7766">
              <w:rPr>
                <w:rFonts w:ascii="Consolas" w:hAnsi="Consolas" w:cs="B Lotus"/>
                <w:lang w:bidi="ar-SA"/>
              </w:rPr>
              <w:t xml:space="preserve"> </w:t>
            </w:r>
            <w:r w:rsidRPr="003F7766">
              <w:rPr>
                <w:rFonts w:ascii="Consolas" w:hAnsi="Consolas" w:cs="B Lotus"/>
                <w:rtl/>
                <w:lang w:bidi="ar-SA"/>
              </w:rPr>
              <w:t>پلاک</w:t>
            </w:r>
            <w:r w:rsidRPr="003F7766">
              <w:rPr>
                <w:rFonts w:ascii="Consolas" w:hAnsi="Consolas" w:cs="B Lotus"/>
                <w:lang w:bidi="ar-SA"/>
              </w:rPr>
              <w:t xml:space="preserve"> </w:t>
            </w:r>
            <w:r w:rsidRPr="003F7766">
              <w:rPr>
                <w:rFonts w:ascii="Consolas" w:hAnsi="Consolas" w:cs="B Lotus"/>
                <w:rtl/>
                <w:lang w:bidi="ar-SA"/>
              </w:rPr>
              <w:t>استعلام</w:t>
            </w:r>
            <w:r w:rsidRPr="003F7766">
              <w:rPr>
                <w:rFonts w:ascii="Consolas" w:hAnsi="Consolas" w:cs="B Lotus"/>
                <w:lang w:bidi="ar-SA"/>
              </w:rPr>
              <w:t xml:space="preserve"> </w:t>
            </w:r>
            <w:r w:rsidRPr="003F7766">
              <w:rPr>
                <w:rFonts w:ascii="Consolas" w:hAnsi="Consolas" w:cs="B Lotus"/>
                <w:rtl/>
                <w:lang w:bidi="ar-SA"/>
              </w:rPr>
              <w:t>شده</w:t>
            </w:r>
            <w:r w:rsidRPr="003F7766">
              <w:rPr>
                <w:rFonts w:ascii="Consolas" w:hAnsi="Consolas" w:cs="B Lotus"/>
                <w:lang w:bidi="ar-SA"/>
              </w:rPr>
              <w:t xml:space="preserve"> </w:t>
            </w:r>
            <w:r w:rsidRPr="003F7766">
              <w:rPr>
                <w:rFonts w:ascii="Consolas" w:hAnsi="Consolas" w:cs="B Lotus"/>
                <w:rtl/>
                <w:lang w:bidi="ar-SA"/>
              </w:rPr>
              <w:t>مالک</w:t>
            </w:r>
            <w:r w:rsidR="001D669A">
              <w:rPr>
                <w:rFonts w:ascii="Consolas" w:hAnsi="Consolas" w:cs="B Lotus" w:hint="cs"/>
                <w:rtl/>
                <w:lang w:bidi="ar-SA"/>
              </w:rPr>
              <w:t xml:space="preserve">، </w:t>
            </w:r>
            <w:r w:rsidR="001D669A">
              <w:rPr>
                <w:rFonts w:ascii="Consolas" w:hAnsi="Consolas" w:cs="B Lotus" w:hint="cs"/>
                <w:rtl/>
              </w:rPr>
              <w:t>خروجی وب متد استعلام سوابق تخفیفات</w:t>
            </w:r>
          </w:p>
        </w:tc>
        <w:tc>
          <w:tcPr>
            <w:tcW w:w="1483" w:type="dxa"/>
            <w:noWrap/>
          </w:tcPr>
          <w:p w14:paraId="326E33BE"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p>
        </w:tc>
        <w:tc>
          <w:tcPr>
            <w:tcW w:w="1162" w:type="dxa"/>
            <w:noWrap/>
          </w:tcPr>
          <w:p w14:paraId="48C3C3FC" w14:textId="77777777" w:rsidR="003F7766" w:rsidRPr="003F7766" w:rsidRDefault="003F7766" w:rsidP="00AC6E7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16458A23"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2404FC52" w14:textId="77777777" w:rsidR="003F7766" w:rsidRPr="003F7766" w:rsidRDefault="003F7766" w:rsidP="00AC6E76">
            <w:pPr>
              <w:jc w:val="center"/>
              <w:rPr>
                <w:rFonts w:ascii="Tahoma" w:hAnsi="Tahoma" w:cs="Tahoma"/>
                <w:rtl/>
                <w:lang w:bidi="ar-SA"/>
              </w:rPr>
            </w:pPr>
            <w:r w:rsidRPr="003F7766">
              <w:rPr>
                <w:rFonts w:ascii="Tahoma" w:hAnsi="Tahoma" w:cs="Tahoma"/>
                <w:lang w:bidi="ar-SA"/>
              </w:rPr>
              <w:lastRenderedPageBreak/>
              <w:t>143</w:t>
            </w:r>
          </w:p>
        </w:tc>
        <w:tc>
          <w:tcPr>
            <w:tcW w:w="2328" w:type="dxa"/>
            <w:noWrap/>
          </w:tcPr>
          <w:p w14:paraId="6E50A9B5"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ShftPlkCod</w:t>
            </w:r>
          </w:p>
        </w:tc>
        <w:tc>
          <w:tcPr>
            <w:tcW w:w="1932" w:type="dxa"/>
            <w:noWrap/>
          </w:tcPr>
          <w:p w14:paraId="278B6F61"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int</w:t>
            </w:r>
          </w:p>
        </w:tc>
        <w:tc>
          <w:tcPr>
            <w:tcW w:w="803" w:type="dxa"/>
            <w:noWrap/>
          </w:tcPr>
          <w:p w14:paraId="2B3CA200" w14:textId="77777777" w:rsidR="003F7766" w:rsidRPr="003F7766" w:rsidRDefault="003F7766" w:rsidP="00AC6E7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501F9199" w14:textId="405BBF79" w:rsidR="003F7766" w:rsidRPr="003F7766" w:rsidRDefault="003F7766" w:rsidP="00AC6E7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3F7766">
              <w:rPr>
                <w:rFonts w:ascii="Consolas" w:hAnsi="Consolas" w:cs="B Lotus"/>
                <w:rtl/>
                <w:lang w:bidi="ar-SA"/>
              </w:rPr>
              <w:t>کد</w:t>
            </w:r>
            <w:r w:rsidRPr="003F7766">
              <w:rPr>
                <w:rFonts w:ascii="Consolas" w:hAnsi="Consolas" w:cs="B Lotus"/>
                <w:lang w:bidi="ar-SA"/>
              </w:rPr>
              <w:t xml:space="preserve"> </w:t>
            </w:r>
            <w:r w:rsidRPr="003F7766">
              <w:rPr>
                <w:rFonts w:ascii="Consolas" w:hAnsi="Consolas" w:cs="B Lotus"/>
                <w:rtl/>
                <w:lang w:bidi="ar-SA"/>
              </w:rPr>
              <w:t>پلاک</w:t>
            </w:r>
            <w:r w:rsidRPr="003F7766">
              <w:rPr>
                <w:rFonts w:ascii="Consolas" w:hAnsi="Consolas" w:cs="B Lotus"/>
                <w:lang w:bidi="ar-SA"/>
              </w:rPr>
              <w:t xml:space="preserve"> </w:t>
            </w:r>
            <w:r w:rsidRPr="003F7766">
              <w:rPr>
                <w:rFonts w:ascii="Consolas" w:hAnsi="Consolas" w:cs="B Lotus"/>
                <w:rtl/>
                <w:lang w:bidi="ar-SA"/>
              </w:rPr>
              <w:t>استعلام</w:t>
            </w:r>
            <w:r w:rsidRPr="003F7766">
              <w:rPr>
                <w:rFonts w:ascii="Consolas" w:hAnsi="Consolas" w:cs="B Lotus"/>
                <w:lang w:bidi="ar-SA"/>
              </w:rPr>
              <w:t xml:space="preserve"> </w:t>
            </w:r>
            <w:r w:rsidRPr="003F7766">
              <w:rPr>
                <w:rFonts w:ascii="Consolas" w:hAnsi="Consolas" w:cs="B Lotus"/>
                <w:rtl/>
                <w:lang w:bidi="ar-SA"/>
              </w:rPr>
              <w:t>شده</w:t>
            </w:r>
            <w:r w:rsidRPr="003F7766">
              <w:rPr>
                <w:rFonts w:ascii="Consolas" w:hAnsi="Consolas" w:cs="B Lotus"/>
                <w:lang w:bidi="ar-SA"/>
              </w:rPr>
              <w:t xml:space="preserve"> </w:t>
            </w:r>
            <w:r w:rsidRPr="003F7766">
              <w:rPr>
                <w:rFonts w:ascii="Consolas" w:hAnsi="Consolas" w:cs="B Lotus" w:hint="cs"/>
                <w:rtl/>
              </w:rPr>
              <w:t xml:space="preserve"> انتقال دهنده</w:t>
            </w:r>
            <w:r w:rsidR="001D669A">
              <w:rPr>
                <w:rFonts w:ascii="Consolas" w:hAnsi="Consolas" w:cs="B Lotus" w:hint="cs"/>
                <w:rtl/>
                <w:lang w:bidi="ar-SA"/>
              </w:rPr>
              <w:t xml:space="preserve">، </w:t>
            </w:r>
            <w:r w:rsidR="001D669A">
              <w:rPr>
                <w:rFonts w:ascii="Consolas" w:hAnsi="Consolas" w:cs="B Lotus" w:hint="cs"/>
                <w:rtl/>
              </w:rPr>
              <w:t>خروجی وب متد استعلام سوابق تخفیفات</w:t>
            </w:r>
          </w:p>
        </w:tc>
        <w:tc>
          <w:tcPr>
            <w:tcW w:w="1483" w:type="dxa"/>
            <w:noWrap/>
          </w:tcPr>
          <w:p w14:paraId="66216BE1"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p>
        </w:tc>
        <w:tc>
          <w:tcPr>
            <w:tcW w:w="1162" w:type="dxa"/>
            <w:noWrap/>
          </w:tcPr>
          <w:p w14:paraId="2B3473A7" w14:textId="77777777" w:rsidR="003F7766" w:rsidRPr="003F7766" w:rsidRDefault="003F7766" w:rsidP="00AC6E7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6120EC6E"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04D12A99" w14:textId="77777777" w:rsidR="003F7766" w:rsidRPr="003F7766" w:rsidRDefault="003F7766" w:rsidP="003F7766">
            <w:pPr>
              <w:jc w:val="center"/>
              <w:rPr>
                <w:rFonts w:ascii="Tahoma" w:hAnsi="Tahoma" w:cs="Tahoma"/>
                <w:rtl/>
                <w:lang w:bidi="ar-SA"/>
              </w:rPr>
            </w:pPr>
            <w:r w:rsidRPr="003F7766">
              <w:rPr>
                <w:rFonts w:ascii="Tahoma" w:hAnsi="Tahoma" w:cs="Tahoma"/>
                <w:lang w:bidi="ar-SA"/>
              </w:rPr>
              <w:t>144</w:t>
            </w:r>
          </w:p>
        </w:tc>
        <w:tc>
          <w:tcPr>
            <w:tcW w:w="2328" w:type="dxa"/>
            <w:noWrap/>
          </w:tcPr>
          <w:p w14:paraId="675BE6CD" w14:textId="3D7CE706" w:rsidR="003F7766" w:rsidRPr="003F7766" w:rsidRDefault="003F7766" w:rsidP="003F776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B Lotus"/>
                <w:sz w:val="24"/>
                <w:szCs w:val="24"/>
                <w:lang w:bidi="ar-SA"/>
              </w:rPr>
              <w:t>ThrDrv</w:t>
            </w:r>
          </w:p>
        </w:tc>
        <w:tc>
          <w:tcPr>
            <w:tcW w:w="1932" w:type="dxa"/>
            <w:noWrap/>
          </w:tcPr>
          <w:p w14:paraId="4BB241A8" w14:textId="7BB79AAE"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List&lt;ThrDrv&gt;</w:t>
            </w:r>
          </w:p>
        </w:tc>
        <w:tc>
          <w:tcPr>
            <w:tcW w:w="803" w:type="dxa"/>
            <w:noWrap/>
          </w:tcPr>
          <w:p w14:paraId="108D9530" w14:textId="4DB60CAE" w:rsidR="003F7766" w:rsidRPr="003F7766" w:rsidRDefault="003F7766" w:rsidP="003F7766">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3F7766">
              <w:rPr>
                <w:rFonts w:ascii="Tahoma" w:hAnsi="Tahoma" w:cs="B Lotus"/>
                <w:lang w:bidi="ar-SA"/>
              </w:rPr>
              <w:t>Yes</w:t>
            </w:r>
          </w:p>
        </w:tc>
        <w:tc>
          <w:tcPr>
            <w:tcW w:w="1398" w:type="dxa"/>
            <w:noWrap/>
          </w:tcPr>
          <w:p w14:paraId="22A10D09" w14:textId="5C1158A2" w:rsidR="003F7766" w:rsidRPr="003F7766" w:rsidRDefault="003F7766" w:rsidP="003F776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3F7766">
              <w:rPr>
                <w:rFonts w:ascii="Consolas" w:hAnsi="Consolas" w:cs="B Lotus" w:hint="cs"/>
                <w:rtl/>
              </w:rPr>
              <w:t>لیستی از اطلاعات راننده(جدول اطلاعات راننده)</w:t>
            </w:r>
          </w:p>
        </w:tc>
        <w:tc>
          <w:tcPr>
            <w:tcW w:w="1483" w:type="dxa"/>
            <w:noWrap/>
          </w:tcPr>
          <w:p w14:paraId="177DC766" w14:textId="20822E7F" w:rsidR="003F7766" w:rsidRPr="003F7766" w:rsidRDefault="00087344" w:rsidP="003F7766">
            <w:pPr>
              <w:cnfStyle w:val="000000000000" w:firstRow="0" w:lastRow="0" w:firstColumn="0" w:lastColumn="0" w:oddVBand="0" w:evenVBand="0" w:oddHBand="0" w:evenHBand="0" w:firstRowFirstColumn="0" w:firstRowLastColumn="0" w:lastRowFirstColumn="0" w:lastRowLastColumn="0"/>
              <w:rPr>
                <w:rFonts w:ascii="Consolas" w:hAnsi="Consolas" w:cs="B Lotus"/>
                <w:sz w:val="24"/>
                <w:szCs w:val="24"/>
                <w:lang w:bidi="ar-SA"/>
              </w:rPr>
            </w:pPr>
            <w:hyperlink w:anchor="_جدول_اطلاعات_راننده" w:history="1">
              <w:r w:rsidR="003F7766" w:rsidRPr="003F7766">
                <w:rPr>
                  <w:rStyle w:val="Hyperlink"/>
                  <w:rFonts w:cs="B Lotus" w:hint="cs"/>
                  <w:color w:val="auto"/>
                  <w:rtl/>
                </w:rPr>
                <w:t>جدول اطلاعات راننده</w:t>
              </w:r>
            </w:hyperlink>
          </w:p>
        </w:tc>
        <w:tc>
          <w:tcPr>
            <w:tcW w:w="1162" w:type="dxa"/>
            <w:noWrap/>
          </w:tcPr>
          <w:p w14:paraId="4F573F36" w14:textId="77777777"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32BF64C7"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471B34CB" w14:textId="77777777" w:rsidR="003F7766" w:rsidRPr="003F7766" w:rsidRDefault="003F7766" w:rsidP="003F7766">
            <w:pPr>
              <w:jc w:val="center"/>
              <w:rPr>
                <w:rFonts w:ascii="Tahoma" w:hAnsi="Tahoma" w:cs="Tahoma"/>
                <w:lang w:bidi="ar-SA"/>
              </w:rPr>
            </w:pPr>
            <w:r w:rsidRPr="003F7766">
              <w:rPr>
                <w:rFonts w:ascii="Tahoma" w:hAnsi="Tahoma" w:cs="Tahoma"/>
                <w:lang w:bidi="ar-SA"/>
              </w:rPr>
              <w:t>145</w:t>
            </w:r>
          </w:p>
        </w:tc>
        <w:tc>
          <w:tcPr>
            <w:tcW w:w="2328" w:type="dxa"/>
            <w:noWrap/>
          </w:tcPr>
          <w:p w14:paraId="79C51ABF" w14:textId="3D3E8A57" w:rsidR="003F7766" w:rsidRPr="003F7766" w:rsidRDefault="003F7766" w:rsidP="003F7766">
            <w:pPr>
              <w:jc w:val="center"/>
              <w:cnfStyle w:val="000000100000" w:firstRow="0" w:lastRow="0" w:firstColumn="0" w:lastColumn="0" w:oddVBand="0" w:evenVBand="0" w:oddHBand="1" w:evenHBand="0" w:firstRowFirstColumn="0" w:firstRowLastColumn="0" w:lastRowFirstColumn="0" w:lastRowLastColumn="0"/>
              <w:rPr>
                <w:rFonts w:ascii="Consolas" w:hAnsi="Consolas" w:cs="B Lotus"/>
                <w:sz w:val="24"/>
                <w:szCs w:val="24"/>
                <w:lang w:bidi="ar-SA"/>
              </w:rPr>
            </w:pPr>
            <w:r w:rsidRPr="003F7766">
              <w:rPr>
                <w:rFonts w:ascii="Consolas" w:hAnsi="Consolas" w:cs="Consolas"/>
                <w:sz w:val="24"/>
                <w:szCs w:val="24"/>
                <w:lang w:bidi="ar-SA"/>
              </w:rPr>
              <w:t>ShftCarGrpCod</w:t>
            </w:r>
          </w:p>
        </w:tc>
        <w:tc>
          <w:tcPr>
            <w:tcW w:w="1932" w:type="dxa"/>
            <w:noWrap/>
          </w:tcPr>
          <w:p w14:paraId="19A00AC6" w14:textId="234DFB08"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Int</w:t>
            </w:r>
          </w:p>
        </w:tc>
        <w:tc>
          <w:tcPr>
            <w:tcW w:w="803" w:type="dxa"/>
            <w:noWrap/>
          </w:tcPr>
          <w:p w14:paraId="2BCA0B4C" w14:textId="01A42A11" w:rsidR="003F7766" w:rsidRPr="003F7766" w:rsidRDefault="003F7766" w:rsidP="003F776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sz w:val="24"/>
                <w:szCs w:val="24"/>
                <w:lang w:bidi="ar-SA"/>
              </w:rPr>
              <w:t>Yes</w:t>
            </w:r>
          </w:p>
        </w:tc>
        <w:tc>
          <w:tcPr>
            <w:tcW w:w="1398" w:type="dxa"/>
            <w:noWrap/>
          </w:tcPr>
          <w:p w14:paraId="01203363" w14:textId="11EE7E95" w:rsidR="003F7766" w:rsidRPr="003F7766" w:rsidRDefault="003F7766" w:rsidP="003F776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rPr>
            </w:pPr>
            <w:r w:rsidRPr="003F7766">
              <w:rPr>
                <w:rFonts w:ascii="Consolas" w:hAnsi="Consolas" w:cs="B Lotus" w:hint="cs"/>
                <w:rtl/>
              </w:rPr>
              <w:t>کد گروهبندی خودرو انتقال دهنده تخفیف</w:t>
            </w:r>
          </w:p>
        </w:tc>
        <w:tc>
          <w:tcPr>
            <w:tcW w:w="1483" w:type="dxa"/>
            <w:noWrap/>
          </w:tcPr>
          <w:p w14:paraId="4B600919" w14:textId="057ADAA6" w:rsidR="003F7766" w:rsidRPr="003F7766" w:rsidRDefault="00087344" w:rsidP="003F7766">
            <w:pPr>
              <w:cnfStyle w:val="000000100000" w:firstRow="0" w:lastRow="0" w:firstColumn="0" w:lastColumn="0" w:oddVBand="0" w:evenVBand="0" w:oddHBand="1" w:evenHBand="0" w:firstRowFirstColumn="0" w:firstRowLastColumn="0" w:lastRowFirstColumn="0" w:lastRowLastColumn="0"/>
            </w:pPr>
            <w:hyperlink w:anchor="_جدول_کد_نوع_2" w:history="1">
              <w:r w:rsidR="003F7766" w:rsidRPr="003F7766">
                <w:rPr>
                  <w:rStyle w:val="Hyperlink"/>
                  <w:rFonts w:cs="B Lotus" w:hint="cs"/>
                  <w:color w:val="auto"/>
                  <w:rtl/>
                </w:rPr>
                <w:t>جدول کد نوع گروهبندی</w:t>
              </w:r>
            </w:hyperlink>
          </w:p>
        </w:tc>
        <w:tc>
          <w:tcPr>
            <w:tcW w:w="1162" w:type="dxa"/>
            <w:noWrap/>
          </w:tcPr>
          <w:p w14:paraId="3E49DD66" w14:textId="77777777"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1F671677"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7389EE25" w14:textId="77777777" w:rsidR="003F7766" w:rsidRPr="003F7766" w:rsidRDefault="003F7766" w:rsidP="003F7766">
            <w:pPr>
              <w:jc w:val="center"/>
              <w:rPr>
                <w:rFonts w:ascii="Tahoma" w:hAnsi="Tahoma" w:cs="Tahoma"/>
                <w:lang w:bidi="ar-SA"/>
              </w:rPr>
            </w:pPr>
            <w:r w:rsidRPr="003F7766">
              <w:rPr>
                <w:rFonts w:ascii="Tahoma" w:hAnsi="Tahoma" w:cs="Tahoma"/>
                <w:lang w:bidi="ar-SA"/>
              </w:rPr>
              <w:t>146</w:t>
            </w:r>
          </w:p>
        </w:tc>
        <w:tc>
          <w:tcPr>
            <w:tcW w:w="2328" w:type="dxa"/>
            <w:noWrap/>
          </w:tcPr>
          <w:p w14:paraId="0D820911" w14:textId="5522B9FA" w:rsidR="003F7766" w:rsidRPr="003F7766" w:rsidRDefault="003F7766" w:rsidP="003F7766">
            <w:pPr>
              <w:jc w:val="center"/>
              <w:cnfStyle w:val="000000000000" w:firstRow="0" w:lastRow="0" w:firstColumn="0" w:lastColumn="0" w:oddVBand="0" w:evenVBand="0" w:oddHBand="0" w:evenHBand="0" w:firstRowFirstColumn="0" w:firstRowLastColumn="0" w:lastRowFirstColumn="0" w:lastRowLastColumn="0"/>
              <w:rPr>
                <w:rFonts w:ascii="Consolas" w:hAnsi="Consolas" w:cs="B Lotus"/>
                <w:sz w:val="24"/>
                <w:szCs w:val="24"/>
                <w:lang w:bidi="ar-SA"/>
              </w:rPr>
            </w:pPr>
            <w:r w:rsidRPr="003F7766">
              <w:rPr>
                <w:rFonts w:ascii="Consolas" w:hAnsi="Consolas" w:cs="Consolas"/>
                <w:sz w:val="24"/>
                <w:szCs w:val="24"/>
                <w:lang w:bidi="ar-SA"/>
              </w:rPr>
              <w:t>IntrLglNam</w:t>
            </w:r>
          </w:p>
        </w:tc>
        <w:tc>
          <w:tcPr>
            <w:tcW w:w="1932" w:type="dxa"/>
            <w:noWrap/>
          </w:tcPr>
          <w:p w14:paraId="50A27BF6" w14:textId="30459FB3"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NVARCHAR(200)</w:t>
            </w:r>
          </w:p>
        </w:tc>
        <w:tc>
          <w:tcPr>
            <w:tcW w:w="803" w:type="dxa"/>
            <w:noWrap/>
          </w:tcPr>
          <w:p w14:paraId="7A0C5929" w14:textId="77777777"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Tahoma" w:hAnsi="Tahoma" w:cs="B Lotus"/>
                <w:sz w:val="24"/>
                <w:szCs w:val="24"/>
                <w:lang w:bidi="ar-SA"/>
              </w:rPr>
            </w:pPr>
            <w:r w:rsidRPr="003F7766">
              <w:rPr>
                <w:rFonts w:ascii="Tahoma" w:hAnsi="Tahoma" w:cs="B Lotus"/>
                <w:sz w:val="24"/>
                <w:szCs w:val="24"/>
                <w:lang w:bidi="ar-SA"/>
              </w:rPr>
              <w:t>Yes</w:t>
            </w:r>
          </w:p>
          <w:p w14:paraId="047A5B58" w14:textId="669792D7" w:rsidR="003F7766" w:rsidRPr="003F7766" w:rsidRDefault="003F7766" w:rsidP="003F7766">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p>
        </w:tc>
        <w:tc>
          <w:tcPr>
            <w:tcW w:w="1398" w:type="dxa"/>
            <w:noWrap/>
          </w:tcPr>
          <w:p w14:paraId="650F03AD" w14:textId="46C57082" w:rsidR="003F7766" w:rsidRPr="003F7766" w:rsidRDefault="003F7766" w:rsidP="003F776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rPr>
            </w:pPr>
            <w:r w:rsidRPr="003F7766">
              <w:rPr>
                <w:rFonts w:ascii="Consolas" w:hAnsi="Consolas" w:cs="B Lotus" w:hint="cs"/>
                <w:rtl/>
                <w:lang w:bidi="ar-SA"/>
              </w:rPr>
              <w:t>نام</w:t>
            </w:r>
            <w:r w:rsidRPr="003F7766">
              <w:rPr>
                <w:rFonts w:ascii="Consolas" w:hAnsi="Consolas" w:cs="B Lotus"/>
                <w:lang w:bidi="ar-SA"/>
              </w:rPr>
              <w:t xml:space="preserve"> </w:t>
            </w:r>
            <w:r w:rsidRPr="003F7766">
              <w:rPr>
                <w:rFonts w:ascii="Consolas" w:hAnsi="Consolas" w:cs="B Lotus"/>
                <w:rtl/>
                <w:lang w:bidi="ar-SA"/>
              </w:rPr>
              <w:t>معرف</w:t>
            </w:r>
            <w:r w:rsidRPr="003F7766">
              <w:rPr>
                <w:rFonts w:ascii="Consolas" w:hAnsi="Consolas" w:cs="B Lotus"/>
                <w:lang w:bidi="ar-SA"/>
              </w:rPr>
              <w:t xml:space="preserve"> </w:t>
            </w:r>
            <w:r w:rsidRPr="003F7766">
              <w:rPr>
                <w:rFonts w:ascii="Consolas" w:hAnsi="Consolas" w:cs="B Lotus"/>
                <w:rtl/>
                <w:lang w:bidi="ar-SA"/>
              </w:rPr>
              <w:t>حقوقی</w:t>
            </w:r>
            <w:r w:rsidRPr="003F7766">
              <w:rPr>
                <w:rFonts w:ascii="Consolas" w:hAnsi="Consolas" w:cs="B Lotus"/>
                <w:lang w:bidi="ar-SA"/>
              </w:rPr>
              <w:t xml:space="preserve"> </w:t>
            </w:r>
            <w:r w:rsidRPr="003F7766">
              <w:rPr>
                <w:rFonts w:ascii="Consolas" w:hAnsi="Consolas" w:cs="B Lotus"/>
                <w:rtl/>
                <w:lang w:bidi="ar-SA"/>
              </w:rPr>
              <w:t>جهت</w:t>
            </w:r>
            <w:r w:rsidRPr="003F7766">
              <w:rPr>
                <w:rFonts w:ascii="Consolas" w:hAnsi="Consolas" w:cs="B Lotus"/>
                <w:lang w:bidi="ar-SA"/>
              </w:rPr>
              <w:t xml:space="preserve"> </w:t>
            </w:r>
            <w:r w:rsidRPr="003F7766">
              <w:rPr>
                <w:rFonts w:ascii="Consolas" w:hAnsi="Consolas" w:cs="B Lotus"/>
                <w:rtl/>
                <w:lang w:bidi="ar-SA"/>
              </w:rPr>
              <w:t>تقسیط</w:t>
            </w:r>
            <w:r w:rsidRPr="003F7766">
              <w:rPr>
                <w:rFonts w:ascii="Consolas" w:hAnsi="Consolas" w:cs="B Lotus"/>
                <w:lang w:bidi="ar-SA"/>
              </w:rPr>
              <w:t xml:space="preserve"> </w:t>
            </w:r>
            <w:r w:rsidRPr="003F7766">
              <w:rPr>
                <w:rFonts w:ascii="Consolas" w:hAnsi="Consolas" w:cs="B Lotus"/>
                <w:rtl/>
                <w:lang w:bidi="ar-SA"/>
              </w:rPr>
              <w:t>حق</w:t>
            </w:r>
            <w:r w:rsidRPr="003F7766">
              <w:rPr>
                <w:rFonts w:ascii="Consolas" w:hAnsi="Consolas" w:cs="B Lotus"/>
                <w:lang w:bidi="ar-SA"/>
              </w:rPr>
              <w:t xml:space="preserve"> </w:t>
            </w:r>
            <w:r w:rsidRPr="003F7766">
              <w:rPr>
                <w:rFonts w:ascii="Consolas" w:hAnsi="Consolas" w:cs="B Lotus"/>
                <w:rtl/>
                <w:lang w:bidi="ar-SA"/>
              </w:rPr>
              <w:t>بیمه</w:t>
            </w:r>
          </w:p>
        </w:tc>
        <w:tc>
          <w:tcPr>
            <w:tcW w:w="1483" w:type="dxa"/>
            <w:noWrap/>
          </w:tcPr>
          <w:p w14:paraId="0C0CF358" w14:textId="78C29D12"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cs="B Lotus"/>
              </w:rPr>
            </w:pPr>
          </w:p>
        </w:tc>
        <w:tc>
          <w:tcPr>
            <w:tcW w:w="1162" w:type="dxa"/>
            <w:noWrap/>
          </w:tcPr>
          <w:p w14:paraId="67E0353B" w14:textId="77777777"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35CFC2CD"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50D59AA3" w14:textId="77777777" w:rsidR="003F7766" w:rsidRPr="003F7766" w:rsidRDefault="003F7766" w:rsidP="003F7766">
            <w:pPr>
              <w:jc w:val="center"/>
              <w:rPr>
                <w:rFonts w:ascii="Tahoma" w:hAnsi="Tahoma" w:cs="Tahoma"/>
                <w:lang w:bidi="ar-SA"/>
              </w:rPr>
            </w:pPr>
            <w:r w:rsidRPr="003F7766">
              <w:rPr>
                <w:rFonts w:ascii="Tahoma" w:hAnsi="Tahoma" w:cs="Tahoma"/>
                <w:lang w:bidi="ar-SA"/>
              </w:rPr>
              <w:t>147</w:t>
            </w:r>
          </w:p>
        </w:tc>
        <w:tc>
          <w:tcPr>
            <w:tcW w:w="2328" w:type="dxa"/>
            <w:noWrap/>
          </w:tcPr>
          <w:p w14:paraId="2D9A3D07" w14:textId="1F79F363" w:rsidR="003F7766" w:rsidRPr="003F7766" w:rsidRDefault="003F7766" w:rsidP="003F7766">
            <w:pPr>
              <w:jc w:val="center"/>
              <w:cnfStyle w:val="000000100000" w:firstRow="0" w:lastRow="0" w:firstColumn="0" w:lastColumn="0" w:oddVBand="0" w:evenVBand="0" w:oddHBand="1" w:evenHBand="0" w:firstRowFirstColumn="0" w:firstRowLastColumn="0" w:lastRowFirstColumn="0" w:lastRowLastColumn="0"/>
              <w:rPr>
                <w:rFonts w:ascii="Consolas" w:hAnsi="Consolas" w:cs="B Lotus"/>
                <w:sz w:val="24"/>
                <w:szCs w:val="24"/>
                <w:lang w:bidi="ar-SA"/>
              </w:rPr>
            </w:pPr>
            <w:r w:rsidRPr="003F7766">
              <w:rPr>
                <w:rFonts w:ascii="Consolas" w:hAnsi="Consolas" w:cs="Consolas"/>
                <w:sz w:val="24"/>
                <w:szCs w:val="24"/>
                <w:lang w:bidi="ar-SA"/>
              </w:rPr>
              <w:t>IntrLglId</w:t>
            </w:r>
          </w:p>
        </w:tc>
        <w:tc>
          <w:tcPr>
            <w:tcW w:w="1932" w:type="dxa"/>
            <w:noWrap/>
          </w:tcPr>
          <w:p w14:paraId="1123F8E8" w14:textId="247ACD5F"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CHAR(11)</w:t>
            </w:r>
          </w:p>
        </w:tc>
        <w:tc>
          <w:tcPr>
            <w:tcW w:w="803" w:type="dxa"/>
            <w:noWrap/>
          </w:tcPr>
          <w:p w14:paraId="2C109B13" w14:textId="16257607" w:rsidR="003F7766" w:rsidRPr="003F7766" w:rsidRDefault="003F7766" w:rsidP="003F7766">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3F7766">
              <w:rPr>
                <w:rFonts w:ascii="Tahoma" w:hAnsi="Tahoma" w:cs="B Lotus"/>
                <w:sz w:val="24"/>
                <w:szCs w:val="24"/>
                <w:lang w:bidi="ar-SA"/>
              </w:rPr>
              <w:t>Yes</w:t>
            </w:r>
          </w:p>
        </w:tc>
        <w:tc>
          <w:tcPr>
            <w:tcW w:w="1398" w:type="dxa"/>
            <w:noWrap/>
          </w:tcPr>
          <w:p w14:paraId="1419E3A0" w14:textId="362DAD15" w:rsidR="003F7766" w:rsidRPr="003F7766" w:rsidRDefault="003F7766" w:rsidP="003F776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rPr>
            </w:pPr>
            <w:r w:rsidRPr="003F7766">
              <w:rPr>
                <w:rFonts w:ascii="Consolas" w:hAnsi="Consolas" w:cs="B Lotus"/>
                <w:rtl/>
                <w:lang w:bidi="ar-SA"/>
              </w:rPr>
              <w:t>شناسه</w:t>
            </w:r>
            <w:r w:rsidRPr="003F7766">
              <w:rPr>
                <w:rFonts w:ascii="Consolas" w:hAnsi="Consolas" w:cs="B Lotus"/>
                <w:lang w:bidi="ar-SA"/>
              </w:rPr>
              <w:t xml:space="preserve"> </w:t>
            </w:r>
            <w:r w:rsidRPr="003F7766">
              <w:rPr>
                <w:rFonts w:ascii="Consolas" w:hAnsi="Consolas" w:cs="B Lotus"/>
                <w:rtl/>
                <w:lang w:bidi="ar-SA"/>
              </w:rPr>
              <w:t>معرف</w:t>
            </w:r>
            <w:r w:rsidRPr="003F7766">
              <w:rPr>
                <w:rFonts w:ascii="Consolas" w:hAnsi="Consolas" w:cs="B Lotus"/>
                <w:lang w:bidi="ar-SA"/>
              </w:rPr>
              <w:t xml:space="preserve"> </w:t>
            </w:r>
            <w:r w:rsidRPr="003F7766">
              <w:rPr>
                <w:rFonts w:ascii="Consolas" w:hAnsi="Consolas" w:cs="B Lotus"/>
                <w:rtl/>
                <w:lang w:bidi="ar-SA"/>
              </w:rPr>
              <w:t>حقوقی</w:t>
            </w:r>
            <w:r w:rsidRPr="003F7766">
              <w:rPr>
                <w:rFonts w:ascii="Consolas" w:hAnsi="Consolas" w:cs="B Lotus"/>
                <w:lang w:bidi="ar-SA"/>
              </w:rPr>
              <w:t xml:space="preserve"> </w:t>
            </w:r>
            <w:r w:rsidRPr="003F7766">
              <w:rPr>
                <w:rFonts w:ascii="Consolas" w:hAnsi="Consolas" w:cs="B Lotus"/>
                <w:rtl/>
                <w:lang w:bidi="ar-SA"/>
              </w:rPr>
              <w:t>جهت</w:t>
            </w:r>
            <w:r w:rsidRPr="003F7766">
              <w:rPr>
                <w:rFonts w:ascii="Consolas" w:hAnsi="Consolas" w:cs="B Lotus"/>
                <w:lang w:bidi="ar-SA"/>
              </w:rPr>
              <w:t xml:space="preserve"> </w:t>
            </w:r>
            <w:r w:rsidRPr="003F7766">
              <w:rPr>
                <w:rFonts w:ascii="Consolas" w:hAnsi="Consolas" w:cs="B Lotus"/>
                <w:rtl/>
                <w:lang w:bidi="ar-SA"/>
              </w:rPr>
              <w:t>تقسیط</w:t>
            </w:r>
            <w:r w:rsidRPr="003F7766">
              <w:rPr>
                <w:rFonts w:ascii="Consolas" w:hAnsi="Consolas" w:cs="B Lotus"/>
                <w:lang w:bidi="ar-SA"/>
              </w:rPr>
              <w:t xml:space="preserve"> </w:t>
            </w:r>
            <w:r w:rsidRPr="003F7766">
              <w:rPr>
                <w:rFonts w:ascii="Consolas" w:hAnsi="Consolas" w:cs="B Lotus"/>
                <w:rtl/>
                <w:lang w:bidi="ar-SA"/>
              </w:rPr>
              <w:t>حق</w:t>
            </w:r>
            <w:r w:rsidRPr="003F7766">
              <w:rPr>
                <w:rFonts w:ascii="Consolas" w:hAnsi="Consolas" w:cs="B Lotus"/>
                <w:lang w:bidi="ar-SA"/>
              </w:rPr>
              <w:t xml:space="preserve"> </w:t>
            </w:r>
            <w:r w:rsidRPr="003F7766">
              <w:rPr>
                <w:rFonts w:ascii="Consolas" w:hAnsi="Consolas" w:cs="B Lotus"/>
                <w:rtl/>
                <w:lang w:bidi="ar-SA"/>
              </w:rPr>
              <w:t>بیمه</w:t>
            </w:r>
          </w:p>
        </w:tc>
        <w:tc>
          <w:tcPr>
            <w:tcW w:w="1483" w:type="dxa"/>
            <w:noWrap/>
          </w:tcPr>
          <w:p w14:paraId="403E1BAF" w14:textId="5C939D5F"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rPr>
                <w:rFonts w:cs="B Lotus"/>
              </w:rPr>
            </w:pPr>
          </w:p>
        </w:tc>
        <w:tc>
          <w:tcPr>
            <w:tcW w:w="1162" w:type="dxa"/>
            <w:noWrap/>
          </w:tcPr>
          <w:p w14:paraId="29B8E902" w14:textId="77777777"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2A45AF0F"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7E70FA7A" w14:textId="77777777" w:rsidR="003F7766" w:rsidRPr="003F7766" w:rsidRDefault="003F7766" w:rsidP="003F7766">
            <w:pPr>
              <w:jc w:val="center"/>
              <w:rPr>
                <w:rFonts w:ascii="Tahoma" w:hAnsi="Tahoma" w:cs="B Lotus"/>
                <w:lang w:bidi="ar-SA"/>
              </w:rPr>
            </w:pPr>
            <w:r w:rsidRPr="003F7766">
              <w:rPr>
                <w:rFonts w:ascii="Tahoma" w:hAnsi="Tahoma" w:cs="B Lotus"/>
                <w:lang w:bidi="ar-SA"/>
              </w:rPr>
              <w:t>148</w:t>
            </w:r>
          </w:p>
        </w:tc>
        <w:tc>
          <w:tcPr>
            <w:tcW w:w="2328" w:type="dxa"/>
            <w:noWrap/>
          </w:tcPr>
          <w:p w14:paraId="4F460983" w14:textId="1155BD7F" w:rsidR="003F7766" w:rsidRPr="003F7766" w:rsidRDefault="003F7766" w:rsidP="003F776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ThrInst</w:t>
            </w:r>
          </w:p>
        </w:tc>
        <w:tc>
          <w:tcPr>
            <w:tcW w:w="1932" w:type="dxa"/>
            <w:noWrap/>
          </w:tcPr>
          <w:p w14:paraId="4CE7D5B5" w14:textId="215373D3"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List&lt;ThrInst&gt;</w:t>
            </w:r>
          </w:p>
        </w:tc>
        <w:tc>
          <w:tcPr>
            <w:tcW w:w="803" w:type="dxa"/>
            <w:noWrap/>
          </w:tcPr>
          <w:p w14:paraId="5F0B5230" w14:textId="198F3275" w:rsidR="003F7766" w:rsidRPr="003F7766" w:rsidRDefault="003F7766" w:rsidP="003F7766">
            <w:pPr>
              <w:jc w:val="center"/>
              <w:cnfStyle w:val="000000000000" w:firstRow="0" w:lastRow="0" w:firstColumn="0" w:lastColumn="0" w:oddVBand="0" w:evenVBand="0" w:oddHBand="0" w:evenHBand="0" w:firstRowFirstColumn="0" w:firstRowLastColumn="0" w:lastRowFirstColumn="0" w:lastRowLastColumn="0"/>
              <w:rPr>
                <w:rFonts w:ascii="Tahoma" w:hAnsi="Tahoma" w:cs="B Lotus"/>
                <w:sz w:val="24"/>
                <w:szCs w:val="24"/>
                <w:lang w:bidi="ar-SA"/>
              </w:rPr>
            </w:pPr>
            <w:r w:rsidRPr="003F7766">
              <w:rPr>
                <w:rFonts w:ascii="Tahoma" w:hAnsi="Tahoma" w:cs="B Lotus"/>
                <w:sz w:val="24"/>
                <w:szCs w:val="24"/>
                <w:lang w:bidi="ar-SA"/>
              </w:rPr>
              <w:t>Yes</w:t>
            </w:r>
          </w:p>
        </w:tc>
        <w:tc>
          <w:tcPr>
            <w:tcW w:w="1398" w:type="dxa"/>
            <w:noWrap/>
          </w:tcPr>
          <w:p w14:paraId="505CE769" w14:textId="258F6CF3" w:rsidR="003F7766" w:rsidRPr="003F7766" w:rsidRDefault="003F7766" w:rsidP="003F776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rPr>
            </w:pPr>
            <w:r w:rsidRPr="003F7766">
              <w:rPr>
                <w:rFonts w:ascii="Consolas" w:hAnsi="Consolas" w:cs="B Lotus" w:hint="cs"/>
                <w:rtl/>
              </w:rPr>
              <w:t>لیست اطلاعات اقساط(</w:t>
            </w:r>
            <w:hyperlink w:anchor="_جدول_اطلاعات_اقساط" w:history="1">
              <w:r w:rsidRPr="003F7766">
                <w:rPr>
                  <w:rStyle w:val="Hyperlink"/>
                  <w:rFonts w:ascii="Consolas" w:hAnsi="Consolas" w:cs="B Lotus" w:hint="cs"/>
                  <w:color w:val="auto"/>
                  <w:rtl/>
                </w:rPr>
                <w:t>جدول اطلاعات اقساط)</w:t>
              </w:r>
            </w:hyperlink>
          </w:p>
        </w:tc>
        <w:tc>
          <w:tcPr>
            <w:tcW w:w="1483" w:type="dxa"/>
            <w:noWrap/>
          </w:tcPr>
          <w:p w14:paraId="1726772C" w14:textId="77777777"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pPr>
          </w:p>
        </w:tc>
        <w:tc>
          <w:tcPr>
            <w:tcW w:w="1162" w:type="dxa"/>
            <w:noWrap/>
          </w:tcPr>
          <w:p w14:paraId="39B68629" w14:textId="77777777"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1236DA65"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4E5995F6" w14:textId="77777777" w:rsidR="003F7766" w:rsidRPr="003F7766" w:rsidRDefault="003F7766" w:rsidP="003F7766">
            <w:pPr>
              <w:jc w:val="center"/>
              <w:rPr>
                <w:rFonts w:ascii="Tahoma" w:hAnsi="Tahoma" w:cs="B Lotus"/>
                <w:lang w:bidi="ar-SA"/>
              </w:rPr>
            </w:pPr>
            <w:r w:rsidRPr="003F7766">
              <w:rPr>
                <w:rFonts w:ascii="Tahoma" w:hAnsi="Tahoma" w:cs="B Lotus"/>
                <w:lang w:bidi="ar-SA"/>
              </w:rPr>
              <w:t>149</w:t>
            </w:r>
          </w:p>
        </w:tc>
        <w:tc>
          <w:tcPr>
            <w:tcW w:w="2328" w:type="dxa"/>
            <w:noWrap/>
          </w:tcPr>
          <w:p w14:paraId="5DDACB18" w14:textId="0A5373D5" w:rsidR="003F7766" w:rsidRPr="003F7766" w:rsidRDefault="003F7766" w:rsidP="003F7766">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nsolas"/>
                <w:sz w:val="24"/>
                <w:szCs w:val="24"/>
                <w:lang w:bidi="ar-SA"/>
              </w:rPr>
              <w:t>LicRte</w:t>
            </w:r>
          </w:p>
        </w:tc>
        <w:tc>
          <w:tcPr>
            <w:tcW w:w="1932" w:type="dxa"/>
            <w:noWrap/>
          </w:tcPr>
          <w:p w14:paraId="2DAE318F" w14:textId="3E8F65C8"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3F7766">
              <w:rPr>
                <w:rFonts w:ascii="Consolas" w:hAnsi="Consolas" w:cs="Courier New"/>
                <w:sz w:val="24"/>
                <w:szCs w:val="24"/>
                <w:lang w:bidi="ar-SA"/>
              </w:rPr>
              <w:t>Decimal</w:t>
            </w:r>
          </w:p>
        </w:tc>
        <w:tc>
          <w:tcPr>
            <w:tcW w:w="803" w:type="dxa"/>
            <w:noWrap/>
          </w:tcPr>
          <w:p w14:paraId="0EB00CA0" w14:textId="1E40745D"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rPr>
                <w:rFonts w:ascii="Tahoma" w:hAnsi="Tahoma" w:cs="B Lotus"/>
                <w:sz w:val="24"/>
                <w:szCs w:val="24"/>
                <w:lang w:bidi="ar-SA"/>
              </w:rPr>
            </w:pPr>
            <w:r w:rsidRPr="003F7766">
              <w:rPr>
                <w:rFonts w:ascii="Tahoma" w:hAnsi="Tahoma" w:cs="B Lotus"/>
                <w:sz w:val="24"/>
                <w:szCs w:val="24"/>
                <w:lang w:bidi="ar-SA"/>
              </w:rPr>
              <w:t>Yes</w:t>
            </w:r>
          </w:p>
        </w:tc>
        <w:tc>
          <w:tcPr>
            <w:tcW w:w="1398" w:type="dxa"/>
            <w:noWrap/>
          </w:tcPr>
          <w:p w14:paraId="12E10927" w14:textId="29BCCAEF" w:rsidR="003F7766" w:rsidRPr="003F7766" w:rsidRDefault="003F7766" w:rsidP="003F776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3F7766">
              <w:rPr>
                <w:rFonts w:ascii="Consolas" w:hAnsi="Consolas" w:cs="B Lotus" w:hint="cs"/>
                <w:rtl/>
              </w:rPr>
              <w:t>درصد</w:t>
            </w:r>
            <w:r w:rsidRPr="003F7766">
              <w:rPr>
                <w:rFonts w:ascii="Consolas" w:hAnsi="Consolas" w:cs="B Lotus"/>
                <w:rtl/>
              </w:rPr>
              <w:t xml:space="preserve"> </w:t>
            </w:r>
            <w:r w:rsidRPr="003F7766">
              <w:rPr>
                <w:rFonts w:ascii="Consolas" w:hAnsi="Consolas" w:cs="B Lotus" w:hint="eastAsia"/>
                <w:rtl/>
              </w:rPr>
              <w:t>کاهش</w:t>
            </w:r>
            <w:r w:rsidRPr="003F7766">
              <w:rPr>
                <w:rFonts w:ascii="Consolas" w:hAnsi="Consolas" w:cs="B Lotus" w:hint="cs"/>
                <w:rtl/>
              </w:rPr>
              <w:t>/افزایش</w:t>
            </w:r>
            <w:r w:rsidRPr="003F7766">
              <w:rPr>
                <w:rFonts w:ascii="Consolas" w:hAnsi="Consolas" w:cs="B Lotus"/>
                <w:rtl/>
              </w:rPr>
              <w:t xml:space="preserve"> </w:t>
            </w:r>
            <w:r w:rsidRPr="003F7766">
              <w:rPr>
                <w:rFonts w:ascii="Consolas" w:hAnsi="Consolas" w:cs="B Lotus" w:hint="eastAsia"/>
                <w:rtl/>
              </w:rPr>
              <w:t>حق</w:t>
            </w:r>
            <w:r w:rsidRPr="003F7766">
              <w:rPr>
                <w:rFonts w:ascii="Consolas" w:hAnsi="Consolas" w:cs="B Lotus"/>
                <w:rtl/>
              </w:rPr>
              <w:t xml:space="preserve"> </w:t>
            </w:r>
            <w:r w:rsidRPr="003F7766">
              <w:rPr>
                <w:rFonts w:ascii="Consolas" w:hAnsi="Consolas" w:cs="B Lotus" w:hint="eastAsia"/>
                <w:rtl/>
              </w:rPr>
              <w:t>ب</w:t>
            </w:r>
            <w:r w:rsidRPr="003F7766">
              <w:rPr>
                <w:rFonts w:ascii="Consolas" w:hAnsi="Consolas" w:cs="B Lotus"/>
                <w:rtl/>
              </w:rPr>
              <w:t>ی</w:t>
            </w:r>
            <w:r w:rsidRPr="003F7766">
              <w:rPr>
                <w:rFonts w:ascii="Consolas" w:hAnsi="Consolas" w:cs="B Lotus" w:hint="eastAsia"/>
                <w:rtl/>
              </w:rPr>
              <w:t>مه</w:t>
            </w:r>
            <w:r w:rsidRPr="003F7766">
              <w:rPr>
                <w:rFonts w:ascii="Consolas" w:hAnsi="Consolas" w:cs="B Lotus" w:hint="cs"/>
                <w:rtl/>
              </w:rPr>
              <w:t xml:space="preserve"> براساس سوابق رانندگی</w:t>
            </w:r>
          </w:p>
        </w:tc>
        <w:tc>
          <w:tcPr>
            <w:tcW w:w="1483" w:type="dxa"/>
            <w:noWrap/>
          </w:tcPr>
          <w:p w14:paraId="5E28EB64" w14:textId="4AC200AD"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pPr>
            <w:r w:rsidRPr="003F7766">
              <w:rPr>
                <w:rFonts w:ascii="Consolas" w:hAnsi="Consolas" w:cs="Consolas"/>
                <w:sz w:val="24"/>
                <w:szCs w:val="24"/>
                <w:lang w:bidi="ar-SA"/>
              </w:rPr>
              <w:t>LicRte</w:t>
            </w:r>
          </w:p>
        </w:tc>
        <w:tc>
          <w:tcPr>
            <w:tcW w:w="1162" w:type="dxa"/>
            <w:noWrap/>
          </w:tcPr>
          <w:p w14:paraId="62DB4D71" w14:textId="0FA0BC20"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r w:rsidRPr="003F7766">
              <w:rPr>
                <w:rFonts w:ascii="Consolas" w:hAnsi="Consolas" w:cs="Consolas"/>
                <w:sz w:val="24"/>
                <w:szCs w:val="24"/>
                <w:lang w:bidi="ar-SA"/>
              </w:rPr>
              <w:t>int</w:t>
            </w:r>
          </w:p>
        </w:tc>
      </w:tr>
      <w:tr w:rsidR="003F7766" w:rsidRPr="00F733A3" w14:paraId="39009CB5"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5D650F35" w14:textId="7F9C1343" w:rsidR="003F7766" w:rsidRPr="003F7766" w:rsidRDefault="003F7766" w:rsidP="003F7766">
            <w:pPr>
              <w:jc w:val="center"/>
              <w:rPr>
                <w:rFonts w:ascii="Tahoma" w:hAnsi="Tahoma" w:cs="B Lotus"/>
                <w:color w:val="FF0000"/>
                <w:lang w:bidi="ar-SA"/>
              </w:rPr>
            </w:pPr>
            <w:r>
              <w:rPr>
                <w:rFonts w:ascii="Tahoma" w:hAnsi="Tahoma" w:cs="B Lotus" w:hint="cs"/>
                <w:color w:val="FF0000"/>
                <w:rtl/>
                <w:lang w:bidi="ar-SA"/>
              </w:rPr>
              <w:t>150</w:t>
            </w:r>
          </w:p>
        </w:tc>
        <w:tc>
          <w:tcPr>
            <w:tcW w:w="2328" w:type="dxa"/>
            <w:noWrap/>
          </w:tcPr>
          <w:p w14:paraId="09055F24" w14:textId="07CEBC60" w:rsidR="003F7766" w:rsidRPr="003F7766" w:rsidRDefault="003F7766" w:rsidP="003F776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0A3E9E">
              <w:rPr>
                <w:rFonts w:ascii="Arial" w:eastAsia="Times New Roman" w:hAnsi="Arial" w:cs="B Lotus"/>
                <w:color w:val="FF0000"/>
                <w:sz w:val="24"/>
                <w:szCs w:val="24"/>
              </w:rPr>
              <w:t>LstThrPlcyCod</w:t>
            </w:r>
          </w:p>
        </w:tc>
        <w:tc>
          <w:tcPr>
            <w:tcW w:w="1932" w:type="dxa"/>
            <w:noWrap/>
          </w:tcPr>
          <w:p w14:paraId="2E1F975C" w14:textId="211D6C8B"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Pr>
                <w:rFonts w:ascii="Arial" w:eastAsia="Times New Roman" w:hAnsi="Arial" w:cs="B Lotus"/>
                <w:color w:val="FF0000"/>
                <w:sz w:val="24"/>
                <w:szCs w:val="24"/>
              </w:rPr>
              <w:t>Bigint</w:t>
            </w:r>
          </w:p>
        </w:tc>
        <w:tc>
          <w:tcPr>
            <w:tcW w:w="803" w:type="dxa"/>
            <w:noWrap/>
          </w:tcPr>
          <w:p w14:paraId="0CFE6F81" w14:textId="00D9D6C8"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Tahoma" w:hAnsi="Tahoma" w:cs="B Lotus"/>
                <w:sz w:val="24"/>
                <w:szCs w:val="24"/>
                <w:lang w:bidi="ar-SA"/>
              </w:rPr>
            </w:pPr>
            <w:r>
              <w:rPr>
                <w:rFonts w:ascii="Arial" w:eastAsia="Times New Roman" w:hAnsi="Arial" w:cs="B Lotus"/>
                <w:color w:val="FF0000"/>
                <w:sz w:val="24"/>
                <w:szCs w:val="24"/>
              </w:rPr>
              <w:t xml:space="preserve">Yes </w:t>
            </w:r>
          </w:p>
        </w:tc>
        <w:tc>
          <w:tcPr>
            <w:tcW w:w="1398" w:type="dxa"/>
            <w:noWrap/>
          </w:tcPr>
          <w:p w14:paraId="18085B7E" w14:textId="401178AB" w:rsidR="003F7766" w:rsidRPr="003F7766" w:rsidRDefault="003F7766" w:rsidP="003F776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Pr>
                <w:rFonts w:ascii="Arial" w:eastAsia="Times New Roman" w:hAnsi="Arial" w:cs="B Lotus" w:hint="cs"/>
                <w:color w:val="FF0000"/>
                <w:sz w:val="24"/>
                <w:szCs w:val="24"/>
                <w:rtl/>
              </w:rPr>
              <w:t>کد یکتا بیمه نامه قبل</w:t>
            </w:r>
          </w:p>
        </w:tc>
        <w:tc>
          <w:tcPr>
            <w:tcW w:w="1483" w:type="dxa"/>
            <w:noWrap/>
          </w:tcPr>
          <w:p w14:paraId="13AAAA06" w14:textId="77777777"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pPr>
          </w:p>
        </w:tc>
        <w:tc>
          <w:tcPr>
            <w:tcW w:w="1162" w:type="dxa"/>
            <w:noWrap/>
          </w:tcPr>
          <w:p w14:paraId="154952F7" w14:textId="77777777"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r w:rsidR="003F7766" w:rsidRPr="00F733A3" w14:paraId="7E9C05ED" w14:textId="77777777" w:rsidTr="003F7766">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67889076" w14:textId="68429C51" w:rsidR="003F7766" w:rsidRPr="003F7766" w:rsidRDefault="003F7766" w:rsidP="003F7766">
            <w:pPr>
              <w:jc w:val="center"/>
              <w:rPr>
                <w:rFonts w:ascii="Tahoma" w:hAnsi="Tahoma" w:cs="B Lotus"/>
                <w:color w:val="FF0000"/>
                <w:lang w:bidi="ar-SA"/>
              </w:rPr>
            </w:pPr>
            <w:r>
              <w:rPr>
                <w:rFonts w:ascii="Tahoma" w:hAnsi="Tahoma" w:cs="B Lotus" w:hint="cs"/>
                <w:color w:val="FF0000"/>
                <w:rtl/>
                <w:lang w:bidi="ar-SA"/>
              </w:rPr>
              <w:lastRenderedPageBreak/>
              <w:t>151</w:t>
            </w:r>
          </w:p>
        </w:tc>
        <w:tc>
          <w:tcPr>
            <w:tcW w:w="2328" w:type="dxa"/>
            <w:noWrap/>
          </w:tcPr>
          <w:p w14:paraId="7D1AEE5B" w14:textId="794F12EF" w:rsidR="003F7766" w:rsidRPr="003F7766" w:rsidRDefault="003F7766" w:rsidP="003F7766">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0A3E9E">
              <w:rPr>
                <w:rFonts w:ascii="Arial" w:eastAsia="Times New Roman" w:hAnsi="Arial" w:cs="B Lotus"/>
                <w:color w:val="FF0000"/>
                <w:sz w:val="24"/>
                <w:szCs w:val="24"/>
              </w:rPr>
              <w:t>ShftEndDte</w:t>
            </w:r>
          </w:p>
        </w:tc>
        <w:tc>
          <w:tcPr>
            <w:tcW w:w="1932" w:type="dxa"/>
            <w:noWrap/>
          </w:tcPr>
          <w:p w14:paraId="0D37240E" w14:textId="699645D2"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rPr>
                <w:rFonts w:ascii="Consolas" w:hAnsi="Consolas" w:cs="Courier New"/>
                <w:sz w:val="24"/>
                <w:szCs w:val="24"/>
                <w:lang w:bidi="ar-SA"/>
              </w:rPr>
            </w:pPr>
            <w:r w:rsidRPr="000A3E9E">
              <w:rPr>
                <w:rFonts w:ascii="Arial" w:eastAsia="Times New Roman" w:hAnsi="Arial" w:cs="B Lotus" w:hint="cs"/>
                <w:color w:val="FF0000"/>
                <w:sz w:val="24"/>
                <w:szCs w:val="24"/>
              </w:rPr>
              <w:t>varchar(</w:t>
            </w:r>
            <w:r>
              <w:rPr>
                <w:rFonts w:ascii="Arial" w:eastAsia="Times New Roman" w:hAnsi="Arial" w:cs="B Lotus"/>
                <w:color w:val="FF0000"/>
                <w:sz w:val="24"/>
                <w:szCs w:val="24"/>
              </w:rPr>
              <w:t>1</w:t>
            </w:r>
            <w:r w:rsidRPr="000A3E9E">
              <w:rPr>
                <w:rFonts w:ascii="Arial" w:eastAsia="Times New Roman" w:hAnsi="Arial" w:cs="B Lotus" w:hint="cs"/>
                <w:color w:val="FF0000"/>
                <w:sz w:val="24"/>
                <w:szCs w:val="24"/>
              </w:rPr>
              <w:t>0</w:t>
            </w:r>
            <w:r w:rsidRPr="000A3E9E">
              <w:rPr>
                <w:rFonts w:ascii="Arial" w:eastAsia="Times New Roman" w:hAnsi="Arial" w:cs="B Lotus"/>
                <w:color w:val="FF0000"/>
                <w:sz w:val="24"/>
                <w:szCs w:val="24"/>
              </w:rPr>
              <w:t>)</w:t>
            </w:r>
          </w:p>
        </w:tc>
        <w:tc>
          <w:tcPr>
            <w:tcW w:w="803" w:type="dxa"/>
            <w:noWrap/>
          </w:tcPr>
          <w:p w14:paraId="176EDE77" w14:textId="450171D0"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rPr>
                <w:rFonts w:ascii="Tahoma" w:hAnsi="Tahoma" w:cs="B Lotus"/>
                <w:sz w:val="24"/>
                <w:szCs w:val="24"/>
                <w:lang w:bidi="ar-SA"/>
              </w:rPr>
            </w:pPr>
            <w:r w:rsidRPr="000A3E9E">
              <w:rPr>
                <w:rFonts w:ascii="Arial" w:eastAsia="Times New Roman" w:hAnsi="Arial" w:cs="B Lotus"/>
                <w:color w:val="FF0000"/>
                <w:sz w:val="24"/>
                <w:szCs w:val="24"/>
              </w:rPr>
              <w:t>Yes</w:t>
            </w:r>
          </w:p>
        </w:tc>
        <w:tc>
          <w:tcPr>
            <w:tcW w:w="1398" w:type="dxa"/>
            <w:noWrap/>
          </w:tcPr>
          <w:p w14:paraId="1359499C" w14:textId="6378214F" w:rsidR="003F7766" w:rsidRPr="003F7766" w:rsidRDefault="003F7766" w:rsidP="003F7766">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Pr>
                <w:rFonts w:ascii="Arial" w:eastAsia="Times New Roman" w:hAnsi="Arial" w:cs="B Lotus" w:hint="cs"/>
                <w:color w:val="FF0000"/>
                <w:sz w:val="24"/>
                <w:szCs w:val="24"/>
                <w:rtl/>
              </w:rPr>
              <w:t>تاریخ پایان بیمه نامه انتقالی</w:t>
            </w:r>
          </w:p>
        </w:tc>
        <w:tc>
          <w:tcPr>
            <w:tcW w:w="1483" w:type="dxa"/>
            <w:noWrap/>
          </w:tcPr>
          <w:p w14:paraId="636998FF" w14:textId="458C47DB"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pPr>
          </w:p>
        </w:tc>
        <w:tc>
          <w:tcPr>
            <w:tcW w:w="1162" w:type="dxa"/>
            <w:noWrap/>
          </w:tcPr>
          <w:p w14:paraId="651F58BC" w14:textId="0F3D810B" w:rsidR="003F7766" w:rsidRPr="003F7766" w:rsidRDefault="003F7766" w:rsidP="003F7766">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rPr>
            </w:pPr>
          </w:p>
        </w:tc>
      </w:tr>
      <w:tr w:rsidR="003F7766" w:rsidRPr="00F733A3" w14:paraId="7BB9284A" w14:textId="77777777" w:rsidTr="003F7766">
        <w:trPr>
          <w:trHeight w:val="360"/>
          <w:jc w:val="right"/>
        </w:trPr>
        <w:tc>
          <w:tcPr>
            <w:cnfStyle w:val="001000000000" w:firstRow="0" w:lastRow="0" w:firstColumn="1" w:lastColumn="0" w:oddVBand="0" w:evenVBand="0" w:oddHBand="0" w:evenHBand="0" w:firstRowFirstColumn="0" w:firstRowLastColumn="0" w:lastRowFirstColumn="0" w:lastRowLastColumn="0"/>
            <w:tcW w:w="684" w:type="dxa"/>
            <w:shd w:val="clear" w:color="auto" w:fill="8DB3E2" w:themeFill="text2" w:themeFillTint="66"/>
            <w:noWrap/>
          </w:tcPr>
          <w:p w14:paraId="1CEBBD6F" w14:textId="7064A2C0" w:rsidR="003F7766" w:rsidRPr="003F7766" w:rsidRDefault="003F7766" w:rsidP="003F7766">
            <w:pPr>
              <w:jc w:val="center"/>
              <w:rPr>
                <w:rFonts w:ascii="Tahoma" w:hAnsi="Tahoma" w:cs="B Lotus"/>
                <w:color w:val="FF0000"/>
                <w:lang w:bidi="ar-SA"/>
              </w:rPr>
            </w:pPr>
            <w:r w:rsidRPr="003F7766">
              <w:rPr>
                <w:rFonts w:ascii="Tahoma" w:hAnsi="Tahoma" w:cs="B Lotus" w:hint="cs"/>
                <w:color w:val="FF0000"/>
                <w:rtl/>
                <w:lang w:bidi="ar-SA"/>
              </w:rPr>
              <w:t>152</w:t>
            </w:r>
          </w:p>
        </w:tc>
        <w:tc>
          <w:tcPr>
            <w:tcW w:w="2328" w:type="dxa"/>
            <w:noWrap/>
          </w:tcPr>
          <w:p w14:paraId="1ACF1522" w14:textId="12A2D15B" w:rsidR="003F7766" w:rsidRPr="003F7766" w:rsidRDefault="003F7766" w:rsidP="003F7766">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0A3E9E">
              <w:rPr>
                <w:rFonts w:ascii="Arial" w:eastAsia="Times New Roman" w:hAnsi="Arial" w:cs="B Lotus"/>
                <w:color w:val="FF0000"/>
                <w:sz w:val="24"/>
                <w:szCs w:val="24"/>
              </w:rPr>
              <w:t>ShftThrPlcyCod</w:t>
            </w:r>
          </w:p>
        </w:tc>
        <w:tc>
          <w:tcPr>
            <w:tcW w:w="1932" w:type="dxa"/>
            <w:noWrap/>
          </w:tcPr>
          <w:p w14:paraId="156A699C" w14:textId="0B465AFE"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Consolas" w:hAnsi="Consolas" w:cs="Courier New"/>
                <w:sz w:val="24"/>
                <w:szCs w:val="24"/>
                <w:lang w:bidi="ar-SA"/>
              </w:rPr>
            </w:pPr>
            <w:r w:rsidRPr="000A3E9E">
              <w:rPr>
                <w:rFonts w:ascii="Arial" w:eastAsia="Times New Roman" w:hAnsi="Arial" w:cs="B Lotus"/>
                <w:color w:val="FF0000"/>
                <w:sz w:val="24"/>
                <w:szCs w:val="24"/>
              </w:rPr>
              <w:t>Bigint</w:t>
            </w:r>
          </w:p>
        </w:tc>
        <w:tc>
          <w:tcPr>
            <w:tcW w:w="803" w:type="dxa"/>
            <w:noWrap/>
          </w:tcPr>
          <w:p w14:paraId="2E623840" w14:textId="251D67F7"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Tahoma" w:hAnsi="Tahoma" w:cs="B Lotus"/>
                <w:sz w:val="24"/>
                <w:szCs w:val="24"/>
                <w:lang w:bidi="ar-SA"/>
              </w:rPr>
            </w:pPr>
            <w:r w:rsidRPr="000A3E9E">
              <w:rPr>
                <w:rFonts w:ascii="Arial" w:eastAsia="Times New Roman" w:hAnsi="Arial" w:cs="B Lotus"/>
                <w:color w:val="FF0000"/>
                <w:sz w:val="24"/>
                <w:szCs w:val="24"/>
              </w:rPr>
              <w:t>Yes</w:t>
            </w:r>
          </w:p>
        </w:tc>
        <w:tc>
          <w:tcPr>
            <w:tcW w:w="1398" w:type="dxa"/>
            <w:noWrap/>
          </w:tcPr>
          <w:p w14:paraId="0914BA08" w14:textId="742A3037" w:rsidR="003F7766" w:rsidRPr="003F7766" w:rsidRDefault="003F7766" w:rsidP="003F7766">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Pr>
                <w:rFonts w:ascii="Arial" w:eastAsia="Times New Roman" w:hAnsi="Arial" w:cs="B Lotus" w:hint="cs"/>
                <w:color w:val="FF0000"/>
                <w:sz w:val="24"/>
                <w:szCs w:val="24"/>
                <w:rtl/>
              </w:rPr>
              <w:t>کد یکتا بیمه نامه انتقالی</w:t>
            </w:r>
          </w:p>
        </w:tc>
        <w:tc>
          <w:tcPr>
            <w:tcW w:w="1483" w:type="dxa"/>
            <w:noWrap/>
          </w:tcPr>
          <w:p w14:paraId="7B318305" w14:textId="77777777"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pPr>
          </w:p>
        </w:tc>
        <w:tc>
          <w:tcPr>
            <w:tcW w:w="1162" w:type="dxa"/>
            <w:noWrap/>
          </w:tcPr>
          <w:p w14:paraId="357C46E9" w14:textId="77777777" w:rsidR="003F7766" w:rsidRPr="003F7766" w:rsidRDefault="003F7766" w:rsidP="003F7766">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rPr>
            </w:pPr>
          </w:p>
        </w:tc>
      </w:tr>
    </w:tbl>
    <w:p w14:paraId="08EB2827" w14:textId="11175AF8" w:rsidR="0063691A" w:rsidRPr="00F733A3" w:rsidRDefault="0063691A" w:rsidP="003F7766">
      <w:pPr>
        <w:rPr>
          <w:rtl/>
        </w:rPr>
      </w:pPr>
    </w:p>
    <w:p w14:paraId="4E895F4A" w14:textId="77777777" w:rsidR="00B3196D" w:rsidRPr="00F733A3" w:rsidRDefault="00B3196D" w:rsidP="00475B29">
      <w:pPr>
        <w:rPr>
          <w:rFonts w:cs="B Lotus"/>
          <w:b/>
          <w:bCs/>
          <w:sz w:val="28"/>
          <w:szCs w:val="28"/>
        </w:rPr>
      </w:pPr>
    </w:p>
    <w:p w14:paraId="25803FDB" w14:textId="22FF8394" w:rsidR="00E600A7" w:rsidRDefault="00E600A7" w:rsidP="00E600A7">
      <w:pPr>
        <w:rPr>
          <w:rtl/>
        </w:rPr>
      </w:pPr>
      <w:bookmarkStart w:id="11" w:name="_جدول_کد_شرکتهای"/>
      <w:bookmarkStart w:id="12" w:name="_Toc439461580"/>
      <w:bookmarkEnd w:id="11"/>
    </w:p>
    <w:p w14:paraId="3F6793D1" w14:textId="77777777" w:rsidR="00872C44" w:rsidRDefault="00872C44" w:rsidP="00E600A7">
      <w:pPr>
        <w:rPr>
          <w:rtl/>
        </w:rPr>
      </w:pPr>
    </w:p>
    <w:p w14:paraId="5651733C" w14:textId="77E9C16E" w:rsidR="00E600A7" w:rsidRDefault="00E600A7" w:rsidP="00E600A7">
      <w:pPr>
        <w:pStyle w:val="Heading2"/>
        <w:rPr>
          <w:rtl/>
        </w:rPr>
      </w:pPr>
      <w:bookmarkStart w:id="13" w:name="_جدول_اطلاعات_راننده"/>
      <w:bookmarkStart w:id="14" w:name="_Toc38109471"/>
      <w:bookmarkEnd w:id="13"/>
      <w:r>
        <w:rPr>
          <w:rFonts w:hint="cs"/>
          <w:rtl/>
        </w:rPr>
        <w:t>جدول اطلاعات راننده</w:t>
      </w:r>
      <w:bookmarkEnd w:id="14"/>
    </w:p>
    <w:tbl>
      <w:tblPr>
        <w:tblStyle w:val="ListTable6Colorful-Accent51"/>
        <w:bidiVisual/>
        <w:tblW w:w="985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2639"/>
        <w:gridCol w:w="2040"/>
        <w:gridCol w:w="910"/>
        <w:gridCol w:w="1813"/>
        <w:gridCol w:w="1681"/>
      </w:tblGrid>
      <w:tr w:rsidR="00E600A7" w:rsidRPr="00B23F3C" w14:paraId="755E6D24" w14:textId="77777777" w:rsidTr="00E600A7">
        <w:trPr>
          <w:cnfStyle w:val="100000000000" w:firstRow="1" w:lastRow="0" w:firstColumn="0" w:lastColumn="0" w:oddVBand="0" w:evenVBand="0" w:oddHBand="0"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776" w:type="dxa"/>
            <w:shd w:val="clear" w:color="auto" w:fill="8DB3E2" w:themeFill="text2" w:themeFillTint="66"/>
            <w:noWrap/>
          </w:tcPr>
          <w:p w14:paraId="170FBD8F" w14:textId="4ED306BA" w:rsidR="00E600A7" w:rsidRDefault="00E600A7" w:rsidP="00E600A7">
            <w:pPr>
              <w:jc w:val="center"/>
              <w:rPr>
                <w:rFonts w:ascii="Tahoma" w:hAnsi="Tahoma" w:cs="Tahoma"/>
                <w:color w:val="FF0000"/>
                <w:lang w:bidi="ar-SA"/>
              </w:rPr>
            </w:pPr>
            <w:r w:rsidRPr="00F733A3">
              <w:rPr>
                <w:rFonts w:ascii="Arial" w:eastAsia="Times New Roman" w:hAnsi="Arial" w:cs="B Lotus" w:hint="cs"/>
                <w:i/>
                <w:iCs/>
                <w:color w:val="000000"/>
                <w:rtl/>
              </w:rPr>
              <w:t>ردیف</w:t>
            </w:r>
          </w:p>
        </w:tc>
        <w:tc>
          <w:tcPr>
            <w:tcW w:w="2639" w:type="dxa"/>
            <w:noWrap/>
          </w:tcPr>
          <w:p w14:paraId="51E7DB0F" w14:textId="10B5D9ED" w:rsidR="00E600A7" w:rsidRDefault="00E600A7" w:rsidP="00E600A7">
            <w:pPr>
              <w:jc w:val="center"/>
              <w:cnfStyle w:val="100000000000" w:firstRow="1" w:lastRow="0" w:firstColumn="0" w:lastColumn="0" w:oddVBand="0" w:evenVBand="0" w:oddHBand="0" w:evenHBand="0" w:firstRowFirstColumn="0" w:firstRowLastColumn="0" w:lastRowFirstColumn="0" w:lastRowLastColumn="0"/>
              <w:rPr>
                <w:rFonts w:ascii="Consolas" w:hAnsi="Consolas" w:cs="B Lotus"/>
                <w:color w:val="FF0000"/>
                <w:sz w:val="24"/>
                <w:szCs w:val="24"/>
                <w:lang w:bidi="ar-SA"/>
              </w:rPr>
            </w:pPr>
            <w:r w:rsidRPr="00F733A3">
              <w:rPr>
                <w:rFonts w:ascii="Arial" w:eastAsia="Times New Roman" w:hAnsi="Arial" w:cs="B Lotus" w:hint="cs"/>
                <w:i/>
                <w:iCs/>
                <w:color w:val="000000"/>
                <w:rtl/>
              </w:rPr>
              <w:t>نام فیلد</w:t>
            </w:r>
          </w:p>
        </w:tc>
        <w:tc>
          <w:tcPr>
            <w:tcW w:w="2040" w:type="dxa"/>
            <w:noWrap/>
          </w:tcPr>
          <w:p w14:paraId="46CBAC8F" w14:textId="2B761019" w:rsidR="00E600A7" w:rsidRDefault="00E600A7" w:rsidP="00E600A7">
            <w:pPr>
              <w:cnfStyle w:val="100000000000" w:firstRow="1" w:lastRow="0" w:firstColumn="0" w:lastColumn="0" w:oddVBand="0" w:evenVBand="0" w:oddHBand="0" w:evenHBand="0" w:firstRowFirstColumn="0" w:firstRowLastColumn="0" w:lastRowFirstColumn="0" w:lastRowLastColumn="0"/>
              <w:rPr>
                <w:rFonts w:ascii="Consolas" w:hAnsi="Consolas" w:cs="Consolas"/>
                <w:color w:val="FF0000"/>
                <w:sz w:val="24"/>
                <w:szCs w:val="24"/>
                <w:lang w:bidi="ar-SA"/>
              </w:rPr>
            </w:pPr>
            <w:r w:rsidRPr="00F733A3">
              <w:rPr>
                <w:rFonts w:ascii="Arial" w:eastAsia="Times New Roman" w:hAnsi="Arial" w:cs="B Lotus" w:hint="cs"/>
                <w:i/>
                <w:iCs/>
                <w:color w:val="000000"/>
                <w:rtl/>
              </w:rPr>
              <w:t>نوع</w:t>
            </w:r>
          </w:p>
        </w:tc>
        <w:tc>
          <w:tcPr>
            <w:tcW w:w="910" w:type="dxa"/>
            <w:noWrap/>
          </w:tcPr>
          <w:p w14:paraId="0EA7C930" w14:textId="6B544EFE" w:rsidR="00E600A7" w:rsidRDefault="00E600A7" w:rsidP="00E600A7">
            <w:pPr>
              <w:jc w:val="center"/>
              <w:cnfStyle w:val="100000000000" w:firstRow="1" w:lastRow="0" w:firstColumn="0" w:lastColumn="0" w:oddVBand="0" w:evenVBand="0" w:oddHBand="0" w:evenHBand="0" w:firstRowFirstColumn="0" w:firstRowLastColumn="0" w:lastRowFirstColumn="0" w:lastRowLastColumn="0"/>
              <w:rPr>
                <w:rFonts w:ascii="Tahoma" w:hAnsi="Tahoma" w:cs="B Lotus"/>
                <w:color w:val="FF0000"/>
                <w:lang w:bidi="ar-SA"/>
              </w:rPr>
            </w:pPr>
            <w:r w:rsidRPr="00F733A3">
              <w:rPr>
                <w:rFonts w:ascii="Arial" w:eastAsia="Times New Roman" w:hAnsi="Arial" w:cs="B Lotus" w:hint="cs"/>
                <w:i/>
                <w:iCs/>
                <w:color w:val="000000"/>
              </w:rPr>
              <w:t>NULL</w:t>
            </w:r>
          </w:p>
        </w:tc>
        <w:tc>
          <w:tcPr>
            <w:tcW w:w="1813" w:type="dxa"/>
            <w:noWrap/>
          </w:tcPr>
          <w:p w14:paraId="55DDE4BE" w14:textId="1C676428" w:rsidR="00E600A7" w:rsidRDefault="00E600A7" w:rsidP="00E600A7">
            <w:pPr>
              <w:jc w:val="mediumKashida"/>
              <w:cnfStyle w:val="100000000000" w:firstRow="1" w:lastRow="0" w:firstColumn="0" w:lastColumn="0" w:oddVBand="0" w:evenVBand="0" w:oddHBand="0" w:evenHBand="0" w:firstRowFirstColumn="0" w:firstRowLastColumn="0" w:lastRowFirstColumn="0" w:lastRowLastColumn="0"/>
              <w:rPr>
                <w:rFonts w:ascii="Consolas" w:hAnsi="Consolas" w:cs="B Lotus"/>
                <w:color w:val="FF0000"/>
                <w:rtl/>
              </w:rPr>
            </w:pPr>
            <w:r w:rsidRPr="00F733A3">
              <w:rPr>
                <w:rFonts w:ascii="Arial" w:eastAsia="Times New Roman" w:hAnsi="Arial" w:cs="B Lotus" w:hint="cs"/>
                <w:i/>
                <w:iCs/>
                <w:color w:val="000000"/>
                <w:rtl/>
              </w:rPr>
              <w:t>شرح فیلد</w:t>
            </w:r>
          </w:p>
        </w:tc>
        <w:tc>
          <w:tcPr>
            <w:tcW w:w="1681" w:type="dxa"/>
            <w:noWrap/>
          </w:tcPr>
          <w:p w14:paraId="3C9D309B" w14:textId="457A0C00" w:rsidR="00E600A7" w:rsidRDefault="00E600A7" w:rsidP="00E600A7">
            <w:pPr>
              <w:cnfStyle w:val="100000000000" w:firstRow="1" w:lastRow="0" w:firstColumn="0" w:lastColumn="0" w:oddVBand="0" w:evenVBand="0" w:oddHBand="0" w:evenHBand="0" w:firstRowFirstColumn="0" w:firstRowLastColumn="0" w:lastRowFirstColumn="0" w:lastRowLastColumn="0"/>
            </w:pPr>
            <w:r w:rsidRPr="00F733A3">
              <w:rPr>
                <w:rFonts w:ascii="Arial" w:eastAsia="Times New Roman" w:hAnsi="Arial" w:cs="B Lotus" w:hint="cs"/>
                <w:i/>
                <w:iCs/>
                <w:color w:val="000000"/>
                <w:rtl/>
              </w:rPr>
              <w:t>جدول کدینگ</w:t>
            </w:r>
          </w:p>
        </w:tc>
      </w:tr>
      <w:tr w:rsidR="00E600A7" w14:paraId="010733BE" w14:textId="77777777" w:rsidTr="00E600A7">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776" w:type="dxa"/>
            <w:shd w:val="clear" w:color="auto" w:fill="8DB3E2" w:themeFill="text2" w:themeFillTint="66"/>
            <w:noWrap/>
          </w:tcPr>
          <w:p w14:paraId="70421846" w14:textId="33500C05" w:rsidR="00E600A7" w:rsidRPr="005472A8" w:rsidRDefault="00E600A7" w:rsidP="00FE4AEC">
            <w:pPr>
              <w:pStyle w:val="ListParagraph"/>
              <w:numPr>
                <w:ilvl w:val="0"/>
                <w:numId w:val="58"/>
              </w:numPr>
              <w:bidi/>
              <w:jc w:val="center"/>
              <w:rPr>
                <w:rFonts w:ascii="Tahoma" w:hAnsi="Tahoma" w:cs="B Lotus"/>
              </w:rPr>
            </w:pPr>
          </w:p>
        </w:tc>
        <w:tc>
          <w:tcPr>
            <w:tcW w:w="2639" w:type="dxa"/>
            <w:noWrap/>
          </w:tcPr>
          <w:p w14:paraId="32AA3BA1" w14:textId="2B254D09" w:rsidR="00E600A7" w:rsidRDefault="006B0BEC" w:rsidP="00E600A7">
            <w:pPr>
              <w:jc w:val="center"/>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24"/>
                <w:szCs w:val="24"/>
                <w:lang w:bidi="ar-SA"/>
              </w:rPr>
            </w:pPr>
            <w:r>
              <w:rPr>
                <w:rFonts w:ascii="Consolas" w:hAnsi="Consolas" w:cs="Consolas"/>
                <w:color w:val="000000"/>
                <w:sz w:val="19"/>
                <w:szCs w:val="19"/>
                <w:lang w:bidi="ar-SA"/>
              </w:rPr>
              <w:t>IsIrn</w:t>
            </w:r>
          </w:p>
        </w:tc>
        <w:tc>
          <w:tcPr>
            <w:tcW w:w="2040" w:type="dxa"/>
            <w:noWrap/>
          </w:tcPr>
          <w:p w14:paraId="47BE4F41" w14:textId="0EBA5C71" w:rsidR="00E600A7" w:rsidRPr="005472A8" w:rsidRDefault="006B0BEC" w:rsidP="00E600A7">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5472A8">
              <w:rPr>
                <w:rFonts w:ascii="Consolas" w:hAnsi="Consolas" w:cs="Consolas"/>
                <w:sz w:val="24"/>
                <w:szCs w:val="24"/>
                <w:lang w:bidi="ar-SA"/>
              </w:rPr>
              <w:t>Bit</w:t>
            </w:r>
          </w:p>
        </w:tc>
        <w:tc>
          <w:tcPr>
            <w:tcW w:w="910" w:type="dxa"/>
            <w:noWrap/>
          </w:tcPr>
          <w:p w14:paraId="6AF33A31" w14:textId="041EDA6D" w:rsidR="00E600A7" w:rsidRPr="005472A8" w:rsidRDefault="006B0BEC" w:rsidP="00E600A7">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5472A8">
              <w:rPr>
                <w:rFonts w:ascii="Tahoma" w:hAnsi="Tahoma" w:cs="B Lotus"/>
                <w:lang w:bidi="ar-SA"/>
              </w:rPr>
              <w:t>No</w:t>
            </w:r>
          </w:p>
        </w:tc>
        <w:tc>
          <w:tcPr>
            <w:tcW w:w="1813" w:type="dxa"/>
            <w:noWrap/>
          </w:tcPr>
          <w:p w14:paraId="100C51E1" w14:textId="30FC52B5" w:rsidR="00E600A7" w:rsidRPr="005472A8" w:rsidRDefault="006B0BEC" w:rsidP="00E600A7">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rPr>
            </w:pPr>
            <w:r w:rsidRPr="005472A8">
              <w:rPr>
                <w:rFonts w:ascii="Consolas" w:hAnsi="Consolas" w:cs="B Lotus" w:hint="cs"/>
                <w:rtl/>
              </w:rPr>
              <w:t>آیا راننده ایرانی است؟</w:t>
            </w:r>
          </w:p>
        </w:tc>
        <w:tc>
          <w:tcPr>
            <w:tcW w:w="1681" w:type="dxa"/>
            <w:noWrap/>
          </w:tcPr>
          <w:p w14:paraId="43ADE3C1" w14:textId="77777777" w:rsidR="00E600A7" w:rsidRDefault="00E600A7" w:rsidP="00E600A7">
            <w:pPr>
              <w:cnfStyle w:val="000000100000" w:firstRow="0" w:lastRow="0" w:firstColumn="0" w:lastColumn="0" w:oddVBand="0" w:evenVBand="0" w:oddHBand="1" w:evenHBand="0" w:firstRowFirstColumn="0" w:firstRowLastColumn="0" w:lastRowFirstColumn="0" w:lastRowLastColumn="0"/>
            </w:pPr>
          </w:p>
        </w:tc>
      </w:tr>
      <w:tr w:rsidR="006B0BEC" w14:paraId="636E48DE" w14:textId="77777777" w:rsidTr="00E600A7">
        <w:trPr>
          <w:trHeight w:val="360"/>
          <w:jc w:val="right"/>
        </w:trPr>
        <w:tc>
          <w:tcPr>
            <w:cnfStyle w:val="001000000000" w:firstRow="0" w:lastRow="0" w:firstColumn="1" w:lastColumn="0" w:oddVBand="0" w:evenVBand="0" w:oddHBand="0" w:evenHBand="0" w:firstRowFirstColumn="0" w:firstRowLastColumn="0" w:lastRowFirstColumn="0" w:lastRowLastColumn="0"/>
            <w:tcW w:w="776" w:type="dxa"/>
            <w:shd w:val="clear" w:color="auto" w:fill="8DB3E2" w:themeFill="text2" w:themeFillTint="66"/>
            <w:noWrap/>
          </w:tcPr>
          <w:p w14:paraId="4AA5F1C9" w14:textId="20E9E027" w:rsidR="006B0BEC" w:rsidRPr="005472A8" w:rsidRDefault="006B0BEC" w:rsidP="00FE4AEC">
            <w:pPr>
              <w:pStyle w:val="ListParagraph"/>
              <w:numPr>
                <w:ilvl w:val="0"/>
                <w:numId w:val="58"/>
              </w:numPr>
              <w:bidi/>
              <w:jc w:val="center"/>
              <w:rPr>
                <w:rFonts w:ascii="Tahoma" w:hAnsi="Tahoma" w:cs="B Lotus"/>
                <w:rtl/>
              </w:rPr>
            </w:pPr>
          </w:p>
        </w:tc>
        <w:tc>
          <w:tcPr>
            <w:tcW w:w="2639" w:type="dxa"/>
            <w:noWrap/>
          </w:tcPr>
          <w:p w14:paraId="5B39881B" w14:textId="3FF4C293" w:rsidR="006B0BEC" w:rsidRDefault="006B0BEC" w:rsidP="00E600A7">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bidi="ar-SA"/>
              </w:rPr>
            </w:pPr>
            <w:r>
              <w:rPr>
                <w:rFonts w:ascii="Consolas" w:hAnsi="Consolas" w:cs="Consolas"/>
                <w:color w:val="000000"/>
                <w:sz w:val="19"/>
                <w:szCs w:val="19"/>
                <w:lang w:bidi="ar-SA"/>
              </w:rPr>
              <w:t>NationalId</w:t>
            </w:r>
          </w:p>
        </w:tc>
        <w:tc>
          <w:tcPr>
            <w:tcW w:w="2040" w:type="dxa"/>
            <w:noWrap/>
          </w:tcPr>
          <w:p w14:paraId="492756B7" w14:textId="1C96677E" w:rsidR="006B0BEC" w:rsidRPr="005472A8" w:rsidRDefault="006B0BEC" w:rsidP="00E600A7">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5472A8">
              <w:rPr>
                <w:rFonts w:ascii="Consolas" w:hAnsi="Consolas" w:cs="Consolas"/>
                <w:sz w:val="24"/>
                <w:szCs w:val="24"/>
                <w:lang w:bidi="ar-SA"/>
              </w:rPr>
              <w:t>Varchar(10)</w:t>
            </w:r>
          </w:p>
        </w:tc>
        <w:tc>
          <w:tcPr>
            <w:tcW w:w="910" w:type="dxa"/>
            <w:noWrap/>
          </w:tcPr>
          <w:p w14:paraId="05367B55" w14:textId="2440A64B" w:rsidR="006B0BEC" w:rsidRPr="005472A8" w:rsidRDefault="006B0BEC" w:rsidP="00E600A7">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5472A8">
              <w:rPr>
                <w:rFonts w:ascii="Tahoma" w:hAnsi="Tahoma" w:cs="B Lotus"/>
                <w:lang w:bidi="ar-SA"/>
              </w:rPr>
              <w:t>Yes</w:t>
            </w:r>
          </w:p>
        </w:tc>
        <w:tc>
          <w:tcPr>
            <w:tcW w:w="1813" w:type="dxa"/>
            <w:noWrap/>
          </w:tcPr>
          <w:p w14:paraId="16261EFC" w14:textId="3FA4E1A3" w:rsidR="006B0BEC" w:rsidRPr="005472A8" w:rsidRDefault="006B0BEC" w:rsidP="00E600A7">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rPr>
            </w:pPr>
            <w:r w:rsidRPr="005472A8">
              <w:rPr>
                <w:rFonts w:ascii="Consolas" w:hAnsi="Consolas" w:cs="B Lotus" w:hint="cs"/>
                <w:rtl/>
              </w:rPr>
              <w:t>کدملی راننده</w:t>
            </w:r>
          </w:p>
        </w:tc>
        <w:tc>
          <w:tcPr>
            <w:tcW w:w="1681" w:type="dxa"/>
            <w:noWrap/>
          </w:tcPr>
          <w:p w14:paraId="4F7F5860" w14:textId="77777777" w:rsidR="006B0BEC" w:rsidRDefault="006B0BEC" w:rsidP="00E600A7">
            <w:pPr>
              <w:cnfStyle w:val="000000000000" w:firstRow="0" w:lastRow="0" w:firstColumn="0" w:lastColumn="0" w:oddVBand="0" w:evenVBand="0" w:oddHBand="0" w:evenHBand="0" w:firstRowFirstColumn="0" w:firstRowLastColumn="0" w:lastRowFirstColumn="0" w:lastRowLastColumn="0"/>
            </w:pPr>
          </w:p>
        </w:tc>
      </w:tr>
      <w:tr w:rsidR="006B0BEC" w14:paraId="680460A2" w14:textId="77777777" w:rsidTr="00E600A7">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776" w:type="dxa"/>
            <w:shd w:val="clear" w:color="auto" w:fill="8DB3E2" w:themeFill="text2" w:themeFillTint="66"/>
            <w:noWrap/>
          </w:tcPr>
          <w:p w14:paraId="26C4D3B8" w14:textId="474904D2" w:rsidR="006B0BEC" w:rsidRPr="005472A8" w:rsidRDefault="006B0BEC" w:rsidP="00FE4AEC">
            <w:pPr>
              <w:pStyle w:val="ListParagraph"/>
              <w:numPr>
                <w:ilvl w:val="0"/>
                <w:numId w:val="58"/>
              </w:numPr>
              <w:bidi/>
              <w:jc w:val="center"/>
              <w:rPr>
                <w:rFonts w:ascii="Tahoma" w:hAnsi="Tahoma" w:cs="B Lotus"/>
                <w:rtl/>
              </w:rPr>
            </w:pPr>
          </w:p>
        </w:tc>
        <w:tc>
          <w:tcPr>
            <w:tcW w:w="2639" w:type="dxa"/>
            <w:noWrap/>
          </w:tcPr>
          <w:p w14:paraId="67FB1195" w14:textId="72EF6066" w:rsidR="006B0BEC" w:rsidRDefault="006B0BEC" w:rsidP="00E600A7">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lang w:bidi="ar-SA"/>
              </w:rPr>
            </w:pPr>
            <w:r>
              <w:rPr>
                <w:rFonts w:ascii="Consolas" w:hAnsi="Consolas" w:cs="Consolas"/>
                <w:color w:val="000000"/>
                <w:sz w:val="19"/>
                <w:szCs w:val="19"/>
                <w:lang w:bidi="ar-SA"/>
              </w:rPr>
              <w:t>UnIrnCod</w:t>
            </w:r>
          </w:p>
        </w:tc>
        <w:tc>
          <w:tcPr>
            <w:tcW w:w="2040" w:type="dxa"/>
            <w:noWrap/>
          </w:tcPr>
          <w:p w14:paraId="25DE75DE" w14:textId="029AFE96" w:rsidR="006B0BEC" w:rsidRPr="005472A8" w:rsidRDefault="006B0BEC" w:rsidP="00E600A7">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5472A8">
              <w:rPr>
                <w:rFonts w:ascii="Consolas" w:hAnsi="Consolas" w:cs="Consolas"/>
                <w:sz w:val="24"/>
                <w:szCs w:val="24"/>
                <w:lang w:bidi="ar-SA"/>
              </w:rPr>
              <w:t>Varchar(15)</w:t>
            </w:r>
          </w:p>
        </w:tc>
        <w:tc>
          <w:tcPr>
            <w:tcW w:w="910" w:type="dxa"/>
            <w:noWrap/>
          </w:tcPr>
          <w:p w14:paraId="625C9F56" w14:textId="493142DD" w:rsidR="006B0BEC" w:rsidRPr="005472A8" w:rsidRDefault="006B0BEC" w:rsidP="00E600A7">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5472A8">
              <w:rPr>
                <w:rFonts w:ascii="Tahoma" w:hAnsi="Tahoma" w:cs="B Lotus"/>
                <w:lang w:bidi="ar-SA"/>
              </w:rPr>
              <w:t>Yes</w:t>
            </w:r>
          </w:p>
        </w:tc>
        <w:tc>
          <w:tcPr>
            <w:tcW w:w="1813" w:type="dxa"/>
            <w:noWrap/>
          </w:tcPr>
          <w:p w14:paraId="16599058" w14:textId="545AAF5C" w:rsidR="006B0BEC" w:rsidRPr="005472A8" w:rsidRDefault="006B0BEC" w:rsidP="00E600A7">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rPr>
            </w:pPr>
            <w:r w:rsidRPr="005472A8">
              <w:rPr>
                <w:rFonts w:ascii="Consolas" w:hAnsi="Consolas" w:cs="B Lotus" w:hint="cs"/>
                <w:rtl/>
              </w:rPr>
              <w:t>کد اتباع راننده</w:t>
            </w:r>
          </w:p>
        </w:tc>
        <w:tc>
          <w:tcPr>
            <w:tcW w:w="1681" w:type="dxa"/>
            <w:noWrap/>
          </w:tcPr>
          <w:p w14:paraId="05033B3E" w14:textId="77777777" w:rsidR="006B0BEC" w:rsidRDefault="006B0BEC" w:rsidP="00E600A7">
            <w:pPr>
              <w:cnfStyle w:val="000000100000" w:firstRow="0" w:lastRow="0" w:firstColumn="0" w:lastColumn="0" w:oddVBand="0" w:evenVBand="0" w:oddHBand="1" w:evenHBand="0" w:firstRowFirstColumn="0" w:firstRowLastColumn="0" w:lastRowFirstColumn="0" w:lastRowLastColumn="0"/>
            </w:pPr>
          </w:p>
        </w:tc>
      </w:tr>
      <w:tr w:rsidR="006B0BEC" w14:paraId="4003F51E" w14:textId="77777777" w:rsidTr="00E600A7">
        <w:trPr>
          <w:trHeight w:val="360"/>
          <w:jc w:val="right"/>
        </w:trPr>
        <w:tc>
          <w:tcPr>
            <w:cnfStyle w:val="001000000000" w:firstRow="0" w:lastRow="0" w:firstColumn="1" w:lastColumn="0" w:oddVBand="0" w:evenVBand="0" w:oddHBand="0" w:evenHBand="0" w:firstRowFirstColumn="0" w:firstRowLastColumn="0" w:lastRowFirstColumn="0" w:lastRowLastColumn="0"/>
            <w:tcW w:w="776" w:type="dxa"/>
            <w:shd w:val="clear" w:color="auto" w:fill="8DB3E2" w:themeFill="text2" w:themeFillTint="66"/>
            <w:noWrap/>
          </w:tcPr>
          <w:p w14:paraId="5D325B38" w14:textId="574ABF29" w:rsidR="006B0BEC" w:rsidRPr="005472A8" w:rsidRDefault="006B0BEC" w:rsidP="00FE4AEC">
            <w:pPr>
              <w:pStyle w:val="ListParagraph"/>
              <w:numPr>
                <w:ilvl w:val="0"/>
                <w:numId w:val="58"/>
              </w:numPr>
              <w:bidi/>
              <w:jc w:val="center"/>
              <w:rPr>
                <w:rFonts w:ascii="Tahoma" w:hAnsi="Tahoma" w:cs="B Lotus"/>
                <w:rtl/>
              </w:rPr>
            </w:pPr>
          </w:p>
        </w:tc>
        <w:tc>
          <w:tcPr>
            <w:tcW w:w="2639" w:type="dxa"/>
            <w:noWrap/>
          </w:tcPr>
          <w:p w14:paraId="6FE249A9" w14:textId="0DFC9FA3" w:rsidR="006B0BEC" w:rsidRDefault="006B0BEC" w:rsidP="00E600A7">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bidi="ar-SA"/>
              </w:rPr>
            </w:pPr>
            <w:r>
              <w:rPr>
                <w:rFonts w:ascii="Consolas" w:hAnsi="Consolas" w:cs="Consolas"/>
                <w:color w:val="000000"/>
                <w:sz w:val="19"/>
                <w:szCs w:val="19"/>
                <w:lang w:bidi="ar-SA"/>
              </w:rPr>
              <w:t>LicTypCod</w:t>
            </w:r>
          </w:p>
        </w:tc>
        <w:tc>
          <w:tcPr>
            <w:tcW w:w="2040" w:type="dxa"/>
            <w:noWrap/>
          </w:tcPr>
          <w:p w14:paraId="5730BBD3" w14:textId="64AD8E1C" w:rsidR="006B0BEC" w:rsidRPr="005472A8" w:rsidRDefault="006B0BEC" w:rsidP="00E600A7">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5472A8">
              <w:rPr>
                <w:rFonts w:ascii="Consolas" w:hAnsi="Consolas" w:cs="Consolas"/>
                <w:sz w:val="24"/>
                <w:szCs w:val="24"/>
                <w:lang w:bidi="ar-SA"/>
              </w:rPr>
              <w:t>Smallint</w:t>
            </w:r>
          </w:p>
        </w:tc>
        <w:tc>
          <w:tcPr>
            <w:tcW w:w="910" w:type="dxa"/>
            <w:noWrap/>
          </w:tcPr>
          <w:p w14:paraId="03A268FE" w14:textId="0BA4D1F1" w:rsidR="006B0BEC" w:rsidRPr="005472A8" w:rsidRDefault="006B0BEC" w:rsidP="00E600A7">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5472A8">
              <w:rPr>
                <w:rFonts w:ascii="Tahoma" w:hAnsi="Tahoma" w:cs="B Lotus"/>
                <w:lang w:bidi="ar-SA"/>
              </w:rPr>
              <w:t>No</w:t>
            </w:r>
          </w:p>
        </w:tc>
        <w:tc>
          <w:tcPr>
            <w:tcW w:w="1813" w:type="dxa"/>
            <w:noWrap/>
          </w:tcPr>
          <w:p w14:paraId="08A29BDD" w14:textId="008EB311" w:rsidR="006B0BEC" w:rsidRPr="005472A8" w:rsidRDefault="006B0BEC" w:rsidP="00E600A7">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rPr>
            </w:pPr>
            <w:r w:rsidRPr="005472A8">
              <w:rPr>
                <w:rFonts w:ascii="Consolas" w:hAnsi="Consolas" w:cs="B Lotus" w:hint="cs"/>
                <w:rtl/>
              </w:rPr>
              <w:t>نوع گواهینامه</w:t>
            </w:r>
          </w:p>
        </w:tc>
        <w:tc>
          <w:tcPr>
            <w:tcW w:w="1681" w:type="dxa"/>
            <w:noWrap/>
          </w:tcPr>
          <w:p w14:paraId="61421A9D" w14:textId="60B0BAC2" w:rsidR="006B0BEC" w:rsidRPr="00466677" w:rsidRDefault="00087344" w:rsidP="00E600A7">
            <w:pPr>
              <w:cnfStyle w:val="000000000000" w:firstRow="0" w:lastRow="0" w:firstColumn="0" w:lastColumn="0" w:oddVBand="0" w:evenVBand="0" w:oddHBand="0" w:evenHBand="0" w:firstRowFirstColumn="0" w:firstRowLastColumn="0" w:lastRowFirstColumn="0" w:lastRowLastColumn="0"/>
              <w:rPr>
                <w:rFonts w:cs="B Lotus"/>
              </w:rPr>
            </w:pPr>
            <w:hyperlink w:anchor="_جدول_نوع_گواهینامه" w:history="1">
              <w:r w:rsidR="00466677" w:rsidRPr="00466677">
                <w:rPr>
                  <w:rStyle w:val="Hyperlink"/>
                  <w:rFonts w:cs="B Lotus" w:hint="cs"/>
                  <w:rtl/>
                </w:rPr>
                <w:t>جدول نوع گواهینامه</w:t>
              </w:r>
            </w:hyperlink>
          </w:p>
        </w:tc>
      </w:tr>
      <w:tr w:rsidR="006B0BEC" w14:paraId="10A17916" w14:textId="77777777" w:rsidTr="00E600A7">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776" w:type="dxa"/>
            <w:shd w:val="clear" w:color="auto" w:fill="8DB3E2" w:themeFill="text2" w:themeFillTint="66"/>
            <w:noWrap/>
          </w:tcPr>
          <w:p w14:paraId="78E03209" w14:textId="69945DAF" w:rsidR="006B0BEC" w:rsidRPr="005472A8" w:rsidRDefault="006B0BEC" w:rsidP="00FE4AEC">
            <w:pPr>
              <w:pStyle w:val="ListParagraph"/>
              <w:numPr>
                <w:ilvl w:val="0"/>
                <w:numId w:val="58"/>
              </w:numPr>
              <w:bidi/>
              <w:jc w:val="center"/>
              <w:rPr>
                <w:rFonts w:ascii="Tahoma" w:hAnsi="Tahoma" w:cs="B Lotus"/>
                <w:rtl/>
              </w:rPr>
            </w:pPr>
          </w:p>
        </w:tc>
        <w:tc>
          <w:tcPr>
            <w:tcW w:w="2639" w:type="dxa"/>
            <w:noWrap/>
          </w:tcPr>
          <w:p w14:paraId="4BEC8EA3" w14:textId="0752C441" w:rsidR="006B0BEC" w:rsidRDefault="006B0BEC" w:rsidP="00E600A7">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lang w:bidi="ar-SA"/>
              </w:rPr>
            </w:pPr>
            <w:r>
              <w:rPr>
                <w:rFonts w:ascii="Consolas" w:hAnsi="Consolas" w:cs="Consolas"/>
                <w:color w:val="000000"/>
                <w:sz w:val="19"/>
                <w:szCs w:val="19"/>
                <w:lang w:bidi="ar-SA"/>
              </w:rPr>
              <w:t>LicNo</w:t>
            </w:r>
          </w:p>
        </w:tc>
        <w:tc>
          <w:tcPr>
            <w:tcW w:w="2040" w:type="dxa"/>
            <w:noWrap/>
          </w:tcPr>
          <w:p w14:paraId="4D28D75C" w14:textId="15A1B713" w:rsidR="006B0BEC" w:rsidRPr="005472A8" w:rsidRDefault="00466677" w:rsidP="00E600A7">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5472A8">
              <w:rPr>
                <w:rFonts w:ascii="Consolas" w:hAnsi="Consolas" w:cs="Consolas"/>
                <w:sz w:val="24"/>
                <w:szCs w:val="24"/>
                <w:lang w:bidi="ar-SA"/>
              </w:rPr>
              <w:t>Varchar(10)</w:t>
            </w:r>
          </w:p>
        </w:tc>
        <w:tc>
          <w:tcPr>
            <w:tcW w:w="910" w:type="dxa"/>
            <w:noWrap/>
          </w:tcPr>
          <w:p w14:paraId="32DABD96" w14:textId="4664F124" w:rsidR="006B0BEC" w:rsidRPr="005472A8" w:rsidRDefault="006B0BEC" w:rsidP="00E600A7">
            <w:pPr>
              <w:jc w:val="cente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5472A8">
              <w:rPr>
                <w:rFonts w:ascii="Tahoma" w:hAnsi="Tahoma" w:cs="B Lotus"/>
                <w:lang w:bidi="ar-SA"/>
              </w:rPr>
              <w:t>No</w:t>
            </w:r>
          </w:p>
        </w:tc>
        <w:tc>
          <w:tcPr>
            <w:tcW w:w="1813" w:type="dxa"/>
            <w:noWrap/>
          </w:tcPr>
          <w:p w14:paraId="0CA8032E" w14:textId="5EDF2281" w:rsidR="006B0BEC" w:rsidRPr="005472A8" w:rsidRDefault="006B0BEC" w:rsidP="00E600A7">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rPr>
            </w:pPr>
            <w:r w:rsidRPr="005472A8">
              <w:rPr>
                <w:rFonts w:ascii="Consolas" w:hAnsi="Consolas" w:cs="B Lotus" w:hint="cs"/>
                <w:rtl/>
              </w:rPr>
              <w:t>شماره گواهینامه</w:t>
            </w:r>
          </w:p>
        </w:tc>
        <w:tc>
          <w:tcPr>
            <w:tcW w:w="1681" w:type="dxa"/>
            <w:noWrap/>
          </w:tcPr>
          <w:p w14:paraId="248EAD77" w14:textId="77777777" w:rsidR="006B0BEC" w:rsidRDefault="006B0BEC" w:rsidP="00E600A7">
            <w:pPr>
              <w:cnfStyle w:val="000000100000" w:firstRow="0" w:lastRow="0" w:firstColumn="0" w:lastColumn="0" w:oddVBand="0" w:evenVBand="0" w:oddHBand="1" w:evenHBand="0" w:firstRowFirstColumn="0" w:firstRowLastColumn="0" w:lastRowFirstColumn="0" w:lastRowLastColumn="0"/>
            </w:pPr>
          </w:p>
        </w:tc>
      </w:tr>
      <w:tr w:rsidR="006B0BEC" w14:paraId="25837E9B" w14:textId="77777777" w:rsidTr="00E600A7">
        <w:trPr>
          <w:trHeight w:val="360"/>
          <w:jc w:val="right"/>
        </w:trPr>
        <w:tc>
          <w:tcPr>
            <w:cnfStyle w:val="001000000000" w:firstRow="0" w:lastRow="0" w:firstColumn="1" w:lastColumn="0" w:oddVBand="0" w:evenVBand="0" w:oddHBand="0" w:evenHBand="0" w:firstRowFirstColumn="0" w:firstRowLastColumn="0" w:lastRowFirstColumn="0" w:lastRowLastColumn="0"/>
            <w:tcW w:w="776" w:type="dxa"/>
            <w:shd w:val="clear" w:color="auto" w:fill="8DB3E2" w:themeFill="text2" w:themeFillTint="66"/>
            <w:noWrap/>
          </w:tcPr>
          <w:p w14:paraId="7B461BC7" w14:textId="7BDB01F3" w:rsidR="006B0BEC" w:rsidRPr="005472A8" w:rsidRDefault="006B0BEC" w:rsidP="00FE4AEC">
            <w:pPr>
              <w:pStyle w:val="ListParagraph"/>
              <w:numPr>
                <w:ilvl w:val="0"/>
                <w:numId w:val="58"/>
              </w:numPr>
              <w:bidi/>
              <w:jc w:val="center"/>
              <w:rPr>
                <w:rFonts w:ascii="Tahoma" w:hAnsi="Tahoma" w:cs="B Lotus"/>
                <w:rtl/>
              </w:rPr>
            </w:pPr>
          </w:p>
        </w:tc>
        <w:tc>
          <w:tcPr>
            <w:tcW w:w="2639" w:type="dxa"/>
            <w:noWrap/>
          </w:tcPr>
          <w:p w14:paraId="4BA49E46" w14:textId="22CC0BBC" w:rsidR="006B0BEC" w:rsidRDefault="006B0BEC" w:rsidP="00E600A7">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bidi="ar-SA"/>
              </w:rPr>
            </w:pPr>
            <w:r>
              <w:rPr>
                <w:rFonts w:ascii="Consolas" w:hAnsi="Consolas" w:cs="Consolas"/>
                <w:color w:val="000000"/>
                <w:sz w:val="19"/>
                <w:szCs w:val="19"/>
                <w:lang w:bidi="ar-SA"/>
              </w:rPr>
              <w:t>LicIsuDte</w:t>
            </w:r>
          </w:p>
        </w:tc>
        <w:tc>
          <w:tcPr>
            <w:tcW w:w="2040" w:type="dxa"/>
            <w:noWrap/>
          </w:tcPr>
          <w:p w14:paraId="0558BC60" w14:textId="78CC54CF" w:rsidR="006B0BEC" w:rsidRPr="005472A8" w:rsidRDefault="006B0BEC" w:rsidP="00E600A7">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5472A8">
              <w:rPr>
                <w:rFonts w:ascii="Consolas" w:hAnsi="Consolas" w:cs="Consolas"/>
                <w:sz w:val="24"/>
                <w:szCs w:val="24"/>
                <w:lang w:bidi="ar-SA"/>
              </w:rPr>
              <w:t>Varchar(10)</w:t>
            </w:r>
          </w:p>
        </w:tc>
        <w:tc>
          <w:tcPr>
            <w:tcW w:w="910" w:type="dxa"/>
            <w:noWrap/>
          </w:tcPr>
          <w:p w14:paraId="383F534A" w14:textId="4FD61F81" w:rsidR="006B0BEC" w:rsidRPr="005472A8" w:rsidRDefault="006B0BEC" w:rsidP="00E600A7">
            <w:pPr>
              <w:jc w:val="cente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5472A8">
              <w:rPr>
                <w:rFonts w:ascii="Tahoma" w:hAnsi="Tahoma" w:cs="B Lotus"/>
                <w:lang w:bidi="ar-SA"/>
              </w:rPr>
              <w:t>No</w:t>
            </w:r>
          </w:p>
        </w:tc>
        <w:tc>
          <w:tcPr>
            <w:tcW w:w="1813" w:type="dxa"/>
            <w:noWrap/>
          </w:tcPr>
          <w:p w14:paraId="706B225C" w14:textId="03711F09" w:rsidR="006B0BEC" w:rsidRPr="005472A8" w:rsidRDefault="006B0BEC" w:rsidP="00E600A7">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rPr>
            </w:pPr>
            <w:r w:rsidRPr="005472A8">
              <w:rPr>
                <w:rFonts w:ascii="Consolas" w:hAnsi="Consolas" w:cs="B Lotus" w:hint="cs"/>
                <w:rtl/>
              </w:rPr>
              <w:t>تاریخ صدور گواهینامه</w:t>
            </w:r>
          </w:p>
        </w:tc>
        <w:tc>
          <w:tcPr>
            <w:tcW w:w="1681" w:type="dxa"/>
            <w:noWrap/>
          </w:tcPr>
          <w:p w14:paraId="59121383" w14:textId="77777777" w:rsidR="006B0BEC" w:rsidRDefault="006B0BEC" w:rsidP="00E600A7">
            <w:pPr>
              <w:cnfStyle w:val="000000000000" w:firstRow="0" w:lastRow="0" w:firstColumn="0" w:lastColumn="0" w:oddVBand="0" w:evenVBand="0" w:oddHBand="0" w:evenHBand="0" w:firstRowFirstColumn="0" w:firstRowLastColumn="0" w:lastRowFirstColumn="0" w:lastRowLastColumn="0"/>
            </w:pPr>
          </w:p>
        </w:tc>
      </w:tr>
    </w:tbl>
    <w:p w14:paraId="5DAE9D5C" w14:textId="77777777" w:rsidR="00E600A7" w:rsidRPr="00E600A7" w:rsidRDefault="00E600A7" w:rsidP="00E600A7"/>
    <w:p w14:paraId="506B2F5F" w14:textId="0D8C28A9" w:rsidR="00E600A7" w:rsidRDefault="00E600A7" w:rsidP="00E600A7">
      <w:pPr>
        <w:rPr>
          <w:rtl/>
        </w:rPr>
      </w:pPr>
    </w:p>
    <w:p w14:paraId="025486DF" w14:textId="77777777" w:rsidR="00526E9F" w:rsidRDefault="00526E9F" w:rsidP="00526E9F">
      <w:pPr>
        <w:rPr>
          <w:rtl/>
        </w:rPr>
      </w:pPr>
    </w:p>
    <w:p w14:paraId="7FC6DD31" w14:textId="3EB286C6" w:rsidR="00526E9F" w:rsidRDefault="00526E9F" w:rsidP="00526E9F">
      <w:pPr>
        <w:pStyle w:val="Heading2"/>
        <w:rPr>
          <w:rtl/>
        </w:rPr>
      </w:pPr>
      <w:bookmarkStart w:id="15" w:name="_جدول_اطلاعات_اقساط"/>
      <w:bookmarkStart w:id="16" w:name="_Toc38109472"/>
      <w:bookmarkEnd w:id="15"/>
      <w:r>
        <w:rPr>
          <w:rFonts w:hint="cs"/>
          <w:rtl/>
        </w:rPr>
        <w:t>جدول اطلاعات اقساط</w:t>
      </w:r>
      <w:bookmarkEnd w:id="16"/>
    </w:p>
    <w:tbl>
      <w:tblPr>
        <w:tblStyle w:val="ListTable6Colorful-Accent51"/>
        <w:bidiVisual/>
        <w:tblW w:w="985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2639"/>
        <w:gridCol w:w="2040"/>
        <w:gridCol w:w="910"/>
        <w:gridCol w:w="1813"/>
        <w:gridCol w:w="1681"/>
      </w:tblGrid>
      <w:tr w:rsidR="00526E9F" w:rsidRPr="00B23F3C" w14:paraId="1C054EF5" w14:textId="77777777" w:rsidTr="00D72361">
        <w:trPr>
          <w:cnfStyle w:val="100000000000" w:firstRow="1" w:lastRow="0" w:firstColumn="0" w:lastColumn="0" w:oddVBand="0" w:evenVBand="0" w:oddHBand="0"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776" w:type="dxa"/>
            <w:shd w:val="clear" w:color="auto" w:fill="8DB3E2" w:themeFill="text2" w:themeFillTint="66"/>
            <w:noWrap/>
          </w:tcPr>
          <w:p w14:paraId="0B20AC40" w14:textId="77777777" w:rsidR="00526E9F" w:rsidRDefault="00526E9F" w:rsidP="00D72361">
            <w:pPr>
              <w:jc w:val="center"/>
              <w:rPr>
                <w:rFonts w:ascii="Tahoma" w:hAnsi="Tahoma" w:cs="Tahoma"/>
                <w:color w:val="FF0000"/>
                <w:lang w:bidi="ar-SA"/>
              </w:rPr>
            </w:pPr>
            <w:r w:rsidRPr="00F733A3">
              <w:rPr>
                <w:rFonts w:ascii="Arial" w:eastAsia="Times New Roman" w:hAnsi="Arial" w:cs="B Lotus" w:hint="cs"/>
                <w:i/>
                <w:iCs/>
                <w:color w:val="000000"/>
                <w:rtl/>
              </w:rPr>
              <w:t>ردیف</w:t>
            </w:r>
          </w:p>
        </w:tc>
        <w:tc>
          <w:tcPr>
            <w:tcW w:w="2639" w:type="dxa"/>
            <w:noWrap/>
          </w:tcPr>
          <w:p w14:paraId="7F7CB8A3" w14:textId="77777777" w:rsidR="00526E9F" w:rsidRDefault="00526E9F" w:rsidP="00D72361">
            <w:pPr>
              <w:jc w:val="center"/>
              <w:cnfStyle w:val="100000000000" w:firstRow="1" w:lastRow="0" w:firstColumn="0" w:lastColumn="0" w:oddVBand="0" w:evenVBand="0" w:oddHBand="0" w:evenHBand="0" w:firstRowFirstColumn="0" w:firstRowLastColumn="0" w:lastRowFirstColumn="0" w:lastRowLastColumn="0"/>
              <w:rPr>
                <w:rFonts w:ascii="Consolas" w:hAnsi="Consolas" w:cs="B Lotus"/>
                <w:color w:val="FF0000"/>
                <w:sz w:val="24"/>
                <w:szCs w:val="24"/>
                <w:lang w:bidi="ar-SA"/>
              </w:rPr>
            </w:pPr>
            <w:r w:rsidRPr="00F733A3">
              <w:rPr>
                <w:rFonts w:ascii="Arial" w:eastAsia="Times New Roman" w:hAnsi="Arial" w:cs="B Lotus" w:hint="cs"/>
                <w:i/>
                <w:iCs/>
                <w:color w:val="000000"/>
                <w:rtl/>
              </w:rPr>
              <w:t>نام فیلد</w:t>
            </w:r>
          </w:p>
        </w:tc>
        <w:tc>
          <w:tcPr>
            <w:tcW w:w="2040" w:type="dxa"/>
            <w:noWrap/>
          </w:tcPr>
          <w:p w14:paraId="6EC4378E" w14:textId="77777777" w:rsidR="00526E9F" w:rsidRDefault="00526E9F" w:rsidP="00D72361">
            <w:pPr>
              <w:cnfStyle w:val="100000000000" w:firstRow="1" w:lastRow="0" w:firstColumn="0" w:lastColumn="0" w:oddVBand="0" w:evenVBand="0" w:oddHBand="0" w:evenHBand="0" w:firstRowFirstColumn="0" w:firstRowLastColumn="0" w:lastRowFirstColumn="0" w:lastRowLastColumn="0"/>
              <w:rPr>
                <w:rFonts w:ascii="Consolas" w:hAnsi="Consolas" w:cs="Consolas"/>
                <w:color w:val="FF0000"/>
                <w:sz w:val="24"/>
                <w:szCs w:val="24"/>
                <w:lang w:bidi="ar-SA"/>
              </w:rPr>
            </w:pPr>
            <w:r w:rsidRPr="00F733A3">
              <w:rPr>
                <w:rFonts w:ascii="Arial" w:eastAsia="Times New Roman" w:hAnsi="Arial" w:cs="B Lotus" w:hint="cs"/>
                <w:i/>
                <w:iCs/>
                <w:color w:val="000000"/>
                <w:rtl/>
              </w:rPr>
              <w:t>نوع</w:t>
            </w:r>
          </w:p>
        </w:tc>
        <w:tc>
          <w:tcPr>
            <w:tcW w:w="910" w:type="dxa"/>
            <w:noWrap/>
          </w:tcPr>
          <w:p w14:paraId="7894239D" w14:textId="77777777" w:rsidR="00526E9F" w:rsidRDefault="00526E9F" w:rsidP="00D72361">
            <w:pPr>
              <w:jc w:val="center"/>
              <w:cnfStyle w:val="100000000000" w:firstRow="1" w:lastRow="0" w:firstColumn="0" w:lastColumn="0" w:oddVBand="0" w:evenVBand="0" w:oddHBand="0" w:evenHBand="0" w:firstRowFirstColumn="0" w:firstRowLastColumn="0" w:lastRowFirstColumn="0" w:lastRowLastColumn="0"/>
              <w:rPr>
                <w:rFonts w:ascii="Tahoma" w:hAnsi="Tahoma" w:cs="B Lotus"/>
                <w:color w:val="FF0000"/>
                <w:lang w:bidi="ar-SA"/>
              </w:rPr>
            </w:pPr>
            <w:r w:rsidRPr="00F733A3">
              <w:rPr>
                <w:rFonts w:ascii="Arial" w:eastAsia="Times New Roman" w:hAnsi="Arial" w:cs="B Lotus" w:hint="cs"/>
                <w:i/>
                <w:iCs/>
                <w:color w:val="000000"/>
              </w:rPr>
              <w:t>NULL</w:t>
            </w:r>
          </w:p>
        </w:tc>
        <w:tc>
          <w:tcPr>
            <w:tcW w:w="1813" w:type="dxa"/>
            <w:noWrap/>
          </w:tcPr>
          <w:p w14:paraId="662746ED" w14:textId="77777777" w:rsidR="00526E9F" w:rsidRDefault="00526E9F" w:rsidP="00D72361">
            <w:pPr>
              <w:jc w:val="mediumKashida"/>
              <w:cnfStyle w:val="100000000000" w:firstRow="1" w:lastRow="0" w:firstColumn="0" w:lastColumn="0" w:oddVBand="0" w:evenVBand="0" w:oddHBand="0" w:evenHBand="0" w:firstRowFirstColumn="0" w:firstRowLastColumn="0" w:lastRowFirstColumn="0" w:lastRowLastColumn="0"/>
              <w:rPr>
                <w:rFonts w:ascii="Consolas" w:hAnsi="Consolas" w:cs="B Lotus"/>
                <w:color w:val="FF0000"/>
                <w:rtl/>
              </w:rPr>
            </w:pPr>
            <w:r w:rsidRPr="00F733A3">
              <w:rPr>
                <w:rFonts w:ascii="Arial" w:eastAsia="Times New Roman" w:hAnsi="Arial" w:cs="B Lotus" w:hint="cs"/>
                <w:i/>
                <w:iCs/>
                <w:color w:val="000000"/>
                <w:rtl/>
              </w:rPr>
              <w:t>شرح فیلد</w:t>
            </w:r>
          </w:p>
        </w:tc>
        <w:tc>
          <w:tcPr>
            <w:tcW w:w="1681" w:type="dxa"/>
            <w:noWrap/>
          </w:tcPr>
          <w:p w14:paraId="0BD8ECE9" w14:textId="77777777" w:rsidR="00526E9F" w:rsidRDefault="00526E9F" w:rsidP="00D72361">
            <w:pPr>
              <w:cnfStyle w:val="100000000000" w:firstRow="1" w:lastRow="0" w:firstColumn="0" w:lastColumn="0" w:oddVBand="0" w:evenVBand="0" w:oddHBand="0" w:evenHBand="0" w:firstRowFirstColumn="0" w:firstRowLastColumn="0" w:lastRowFirstColumn="0" w:lastRowLastColumn="0"/>
            </w:pPr>
            <w:r w:rsidRPr="00F733A3">
              <w:rPr>
                <w:rFonts w:ascii="Arial" w:eastAsia="Times New Roman" w:hAnsi="Arial" w:cs="B Lotus" w:hint="cs"/>
                <w:i/>
                <w:iCs/>
                <w:color w:val="000000"/>
                <w:rtl/>
              </w:rPr>
              <w:t>جدول کدینگ</w:t>
            </w:r>
          </w:p>
        </w:tc>
      </w:tr>
      <w:tr w:rsidR="00526E9F" w14:paraId="26DCCD9C" w14:textId="77777777" w:rsidTr="00D72361">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776" w:type="dxa"/>
            <w:shd w:val="clear" w:color="auto" w:fill="8DB3E2" w:themeFill="text2" w:themeFillTint="66"/>
            <w:noWrap/>
          </w:tcPr>
          <w:p w14:paraId="12B2DC35" w14:textId="77777777" w:rsidR="00526E9F" w:rsidRPr="00FE4AEC" w:rsidRDefault="00526E9F" w:rsidP="00526E9F">
            <w:pPr>
              <w:pStyle w:val="ListParagraph"/>
              <w:numPr>
                <w:ilvl w:val="0"/>
                <w:numId w:val="59"/>
              </w:numPr>
              <w:bidi/>
              <w:jc w:val="center"/>
              <w:rPr>
                <w:rFonts w:ascii="Tahoma" w:hAnsi="Tahoma" w:cs="B Lotus"/>
                <w:color w:val="FF0000"/>
              </w:rPr>
            </w:pPr>
          </w:p>
        </w:tc>
        <w:tc>
          <w:tcPr>
            <w:tcW w:w="2639" w:type="dxa"/>
            <w:noWrap/>
          </w:tcPr>
          <w:p w14:paraId="72B69081" w14:textId="7970672B" w:rsidR="00526E9F" w:rsidRDefault="00526E9F" w:rsidP="00D72361">
            <w:pPr>
              <w:jc w:val="center"/>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24"/>
                <w:szCs w:val="24"/>
                <w:lang w:bidi="ar-SA"/>
              </w:rPr>
            </w:pPr>
            <w:r>
              <w:rPr>
                <w:rFonts w:ascii="Consolas" w:hAnsi="Consolas" w:cs="Consolas"/>
                <w:color w:val="000000"/>
                <w:sz w:val="19"/>
                <w:szCs w:val="19"/>
                <w:lang w:bidi="ar-SA"/>
              </w:rPr>
              <w:t>InstNo</w:t>
            </w:r>
          </w:p>
        </w:tc>
        <w:tc>
          <w:tcPr>
            <w:tcW w:w="2040" w:type="dxa"/>
            <w:noWrap/>
          </w:tcPr>
          <w:p w14:paraId="60D287FE" w14:textId="180351D0" w:rsidR="00526E9F" w:rsidRPr="00526E9F" w:rsidRDefault="00526E9F" w:rsidP="00D72361">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FF0000"/>
                <w:sz w:val="24"/>
                <w:szCs w:val="24"/>
                <w:lang w:bidi="ar-SA"/>
              </w:rPr>
            </w:pPr>
            <w:r>
              <w:rPr>
                <w:rFonts w:ascii="Consolas" w:hAnsi="Consolas" w:cs="Courier New"/>
                <w:color w:val="FF0000"/>
                <w:sz w:val="24"/>
                <w:szCs w:val="24"/>
                <w:lang w:bidi="ar-SA"/>
              </w:rPr>
              <w:t>int</w:t>
            </w:r>
          </w:p>
        </w:tc>
        <w:tc>
          <w:tcPr>
            <w:tcW w:w="910" w:type="dxa"/>
            <w:noWrap/>
          </w:tcPr>
          <w:p w14:paraId="07B8011B" w14:textId="77777777" w:rsidR="00526E9F" w:rsidRDefault="00526E9F" w:rsidP="00D72361">
            <w:pPr>
              <w:jc w:val="center"/>
              <w:cnfStyle w:val="000000100000" w:firstRow="0" w:lastRow="0" w:firstColumn="0" w:lastColumn="0" w:oddVBand="0" w:evenVBand="0" w:oddHBand="1" w:evenHBand="0" w:firstRowFirstColumn="0" w:firstRowLastColumn="0" w:lastRowFirstColumn="0" w:lastRowLastColumn="0"/>
              <w:rPr>
                <w:rFonts w:ascii="Tahoma" w:hAnsi="Tahoma" w:cs="B Lotus"/>
                <w:color w:val="FF0000"/>
                <w:lang w:bidi="ar-SA"/>
              </w:rPr>
            </w:pPr>
            <w:r>
              <w:rPr>
                <w:rFonts w:ascii="Tahoma" w:hAnsi="Tahoma" w:cs="B Lotus"/>
                <w:color w:val="FF0000"/>
                <w:lang w:bidi="ar-SA"/>
              </w:rPr>
              <w:t>No</w:t>
            </w:r>
          </w:p>
        </w:tc>
        <w:tc>
          <w:tcPr>
            <w:tcW w:w="1813" w:type="dxa"/>
            <w:noWrap/>
          </w:tcPr>
          <w:p w14:paraId="390F1684" w14:textId="21A2F571" w:rsidR="00526E9F" w:rsidRDefault="00526E9F" w:rsidP="00D72361">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color w:val="FF0000"/>
                <w:rtl/>
              </w:rPr>
            </w:pPr>
            <w:r>
              <w:rPr>
                <w:rFonts w:ascii="Consolas" w:hAnsi="Consolas" w:cs="B Lotus" w:hint="cs"/>
                <w:color w:val="FF0000"/>
                <w:rtl/>
              </w:rPr>
              <w:t>شماره قسط</w:t>
            </w:r>
          </w:p>
        </w:tc>
        <w:tc>
          <w:tcPr>
            <w:tcW w:w="1681" w:type="dxa"/>
            <w:noWrap/>
          </w:tcPr>
          <w:p w14:paraId="12DF9827" w14:textId="77777777" w:rsidR="00526E9F" w:rsidRDefault="00526E9F" w:rsidP="00D72361">
            <w:pPr>
              <w:cnfStyle w:val="000000100000" w:firstRow="0" w:lastRow="0" w:firstColumn="0" w:lastColumn="0" w:oddVBand="0" w:evenVBand="0" w:oddHBand="1" w:evenHBand="0" w:firstRowFirstColumn="0" w:firstRowLastColumn="0" w:lastRowFirstColumn="0" w:lastRowLastColumn="0"/>
            </w:pPr>
          </w:p>
        </w:tc>
      </w:tr>
      <w:tr w:rsidR="00526E9F" w14:paraId="7652AA73" w14:textId="77777777" w:rsidTr="00D72361">
        <w:trPr>
          <w:trHeight w:val="360"/>
          <w:jc w:val="right"/>
        </w:trPr>
        <w:tc>
          <w:tcPr>
            <w:cnfStyle w:val="001000000000" w:firstRow="0" w:lastRow="0" w:firstColumn="1" w:lastColumn="0" w:oddVBand="0" w:evenVBand="0" w:oddHBand="0" w:evenHBand="0" w:firstRowFirstColumn="0" w:firstRowLastColumn="0" w:lastRowFirstColumn="0" w:lastRowLastColumn="0"/>
            <w:tcW w:w="776" w:type="dxa"/>
            <w:shd w:val="clear" w:color="auto" w:fill="8DB3E2" w:themeFill="text2" w:themeFillTint="66"/>
            <w:noWrap/>
          </w:tcPr>
          <w:p w14:paraId="7FC8B169" w14:textId="77777777" w:rsidR="00526E9F" w:rsidRPr="00FE4AEC" w:rsidRDefault="00526E9F" w:rsidP="00526E9F">
            <w:pPr>
              <w:pStyle w:val="ListParagraph"/>
              <w:numPr>
                <w:ilvl w:val="0"/>
                <w:numId w:val="59"/>
              </w:numPr>
              <w:bidi/>
              <w:jc w:val="center"/>
              <w:rPr>
                <w:rFonts w:ascii="Tahoma" w:hAnsi="Tahoma" w:cs="B Lotus"/>
                <w:color w:val="FF0000"/>
                <w:rtl/>
              </w:rPr>
            </w:pPr>
          </w:p>
        </w:tc>
        <w:tc>
          <w:tcPr>
            <w:tcW w:w="2639" w:type="dxa"/>
            <w:noWrap/>
          </w:tcPr>
          <w:p w14:paraId="514AFDE2" w14:textId="6CD62F6A" w:rsidR="00526E9F" w:rsidRDefault="00526E9F" w:rsidP="00D72361">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bidi="ar-SA"/>
              </w:rPr>
            </w:pPr>
            <w:r>
              <w:rPr>
                <w:rFonts w:ascii="Consolas" w:hAnsi="Consolas" w:cs="Consolas"/>
                <w:color w:val="000000"/>
                <w:sz w:val="19"/>
                <w:szCs w:val="19"/>
                <w:lang w:bidi="ar-SA"/>
              </w:rPr>
              <w:t>InstDte</w:t>
            </w:r>
          </w:p>
        </w:tc>
        <w:tc>
          <w:tcPr>
            <w:tcW w:w="2040" w:type="dxa"/>
            <w:noWrap/>
          </w:tcPr>
          <w:p w14:paraId="44FAA0F1" w14:textId="77777777" w:rsidR="00526E9F" w:rsidRDefault="00526E9F" w:rsidP="00D72361">
            <w:pPr>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24"/>
                <w:szCs w:val="24"/>
                <w:lang w:bidi="ar-SA"/>
              </w:rPr>
            </w:pPr>
            <w:r>
              <w:rPr>
                <w:rFonts w:ascii="Consolas" w:hAnsi="Consolas" w:cs="Consolas"/>
                <w:color w:val="FF0000"/>
                <w:sz w:val="24"/>
                <w:szCs w:val="24"/>
                <w:lang w:bidi="ar-SA"/>
              </w:rPr>
              <w:t>Varchar(10)</w:t>
            </w:r>
          </w:p>
        </w:tc>
        <w:tc>
          <w:tcPr>
            <w:tcW w:w="910" w:type="dxa"/>
            <w:noWrap/>
          </w:tcPr>
          <w:p w14:paraId="5DFD0F39" w14:textId="614D9232" w:rsidR="00526E9F" w:rsidRDefault="00526E9F" w:rsidP="00D72361">
            <w:pPr>
              <w:jc w:val="center"/>
              <w:cnfStyle w:val="000000000000" w:firstRow="0" w:lastRow="0" w:firstColumn="0" w:lastColumn="0" w:oddVBand="0" w:evenVBand="0" w:oddHBand="0" w:evenHBand="0" w:firstRowFirstColumn="0" w:firstRowLastColumn="0" w:lastRowFirstColumn="0" w:lastRowLastColumn="0"/>
              <w:rPr>
                <w:rFonts w:ascii="Tahoma" w:hAnsi="Tahoma" w:cs="B Lotus"/>
                <w:color w:val="FF0000"/>
                <w:lang w:bidi="ar-SA"/>
              </w:rPr>
            </w:pPr>
            <w:r>
              <w:rPr>
                <w:rFonts w:ascii="Tahoma" w:hAnsi="Tahoma" w:cs="B Lotus"/>
                <w:color w:val="FF0000"/>
                <w:lang w:bidi="ar-SA"/>
              </w:rPr>
              <w:t>No</w:t>
            </w:r>
          </w:p>
        </w:tc>
        <w:tc>
          <w:tcPr>
            <w:tcW w:w="1813" w:type="dxa"/>
            <w:noWrap/>
          </w:tcPr>
          <w:p w14:paraId="503DD719" w14:textId="70D15F32" w:rsidR="00526E9F" w:rsidRDefault="00526E9F" w:rsidP="00D72361">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color w:val="FF0000"/>
                <w:rtl/>
              </w:rPr>
            </w:pPr>
            <w:r>
              <w:rPr>
                <w:rFonts w:ascii="Consolas" w:hAnsi="Consolas" w:cs="B Lotus" w:hint="cs"/>
                <w:color w:val="FF0000"/>
                <w:rtl/>
              </w:rPr>
              <w:t>تاریخ سررسید قسط</w:t>
            </w:r>
          </w:p>
        </w:tc>
        <w:tc>
          <w:tcPr>
            <w:tcW w:w="1681" w:type="dxa"/>
            <w:noWrap/>
          </w:tcPr>
          <w:p w14:paraId="6F71A84E" w14:textId="77777777" w:rsidR="00526E9F" w:rsidRDefault="00526E9F" w:rsidP="00D72361">
            <w:pPr>
              <w:cnfStyle w:val="000000000000" w:firstRow="0" w:lastRow="0" w:firstColumn="0" w:lastColumn="0" w:oddVBand="0" w:evenVBand="0" w:oddHBand="0" w:evenHBand="0" w:firstRowFirstColumn="0" w:firstRowLastColumn="0" w:lastRowFirstColumn="0" w:lastRowLastColumn="0"/>
            </w:pPr>
          </w:p>
        </w:tc>
      </w:tr>
      <w:tr w:rsidR="00526E9F" w14:paraId="18A3EC52" w14:textId="77777777" w:rsidTr="00D72361">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776" w:type="dxa"/>
            <w:shd w:val="clear" w:color="auto" w:fill="8DB3E2" w:themeFill="text2" w:themeFillTint="66"/>
            <w:noWrap/>
          </w:tcPr>
          <w:p w14:paraId="5C61F031" w14:textId="77777777" w:rsidR="00526E9F" w:rsidRPr="00FE4AEC" w:rsidRDefault="00526E9F" w:rsidP="00526E9F">
            <w:pPr>
              <w:pStyle w:val="ListParagraph"/>
              <w:numPr>
                <w:ilvl w:val="0"/>
                <w:numId w:val="59"/>
              </w:numPr>
              <w:bidi/>
              <w:jc w:val="center"/>
              <w:rPr>
                <w:rFonts w:ascii="Tahoma" w:hAnsi="Tahoma" w:cs="B Lotus"/>
                <w:color w:val="FF0000"/>
                <w:rtl/>
              </w:rPr>
            </w:pPr>
          </w:p>
        </w:tc>
        <w:tc>
          <w:tcPr>
            <w:tcW w:w="2639" w:type="dxa"/>
            <w:noWrap/>
          </w:tcPr>
          <w:p w14:paraId="34486FBA" w14:textId="24052727" w:rsidR="00526E9F" w:rsidRDefault="00526E9F" w:rsidP="00D72361">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lang w:bidi="ar-SA"/>
              </w:rPr>
            </w:pPr>
            <w:r>
              <w:rPr>
                <w:rFonts w:ascii="Consolas" w:hAnsi="Consolas" w:cs="Consolas"/>
                <w:color w:val="000000"/>
                <w:sz w:val="19"/>
                <w:szCs w:val="19"/>
                <w:lang w:bidi="ar-SA"/>
              </w:rPr>
              <w:t>Prm</w:t>
            </w:r>
          </w:p>
        </w:tc>
        <w:tc>
          <w:tcPr>
            <w:tcW w:w="2040" w:type="dxa"/>
            <w:noWrap/>
          </w:tcPr>
          <w:p w14:paraId="59F309EF" w14:textId="01BAEE03" w:rsidR="00526E9F" w:rsidRDefault="00526E9F" w:rsidP="00D72361">
            <w:pPr>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24"/>
                <w:szCs w:val="24"/>
                <w:lang w:bidi="ar-SA"/>
              </w:rPr>
            </w:pPr>
            <w:r>
              <w:rPr>
                <w:rFonts w:ascii="Consolas" w:hAnsi="Consolas" w:cs="Consolas"/>
                <w:color w:val="FF0000"/>
                <w:sz w:val="24"/>
                <w:szCs w:val="24"/>
                <w:lang w:bidi="ar-SA"/>
              </w:rPr>
              <w:t>Decimal</w:t>
            </w:r>
          </w:p>
        </w:tc>
        <w:tc>
          <w:tcPr>
            <w:tcW w:w="910" w:type="dxa"/>
            <w:noWrap/>
          </w:tcPr>
          <w:p w14:paraId="5BD10E15" w14:textId="63A0994C" w:rsidR="00526E9F" w:rsidRDefault="00526E9F" w:rsidP="00D72361">
            <w:pPr>
              <w:jc w:val="center"/>
              <w:cnfStyle w:val="000000100000" w:firstRow="0" w:lastRow="0" w:firstColumn="0" w:lastColumn="0" w:oddVBand="0" w:evenVBand="0" w:oddHBand="1" w:evenHBand="0" w:firstRowFirstColumn="0" w:firstRowLastColumn="0" w:lastRowFirstColumn="0" w:lastRowLastColumn="0"/>
              <w:rPr>
                <w:rFonts w:ascii="Tahoma" w:hAnsi="Tahoma" w:cs="B Lotus"/>
                <w:color w:val="FF0000"/>
                <w:lang w:bidi="ar-SA"/>
              </w:rPr>
            </w:pPr>
            <w:r>
              <w:rPr>
                <w:rFonts w:ascii="Tahoma" w:hAnsi="Tahoma" w:cs="B Lotus"/>
                <w:color w:val="FF0000"/>
                <w:lang w:bidi="ar-SA"/>
              </w:rPr>
              <w:t>No</w:t>
            </w:r>
          </w:p>
        </w:tc>
        <w:tc>
          <w:tcPr>
            <w:tcW w:w="1813" w:type="dxa"/>
            <w:noWrap/>
          </w:tcPr>
          <w:p w14:paraId="7E1629EB" w14:textId="7134C8B2" w:rsidR="00526E9F" w:rsidRDefault="00526E9F" w:rsidP="00D72361">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color w:val="FF0000"/>
                <w:rtl/>
              </w:rPr>
            </w:pPr>
            <w:r>
              <w:rPr>
                <w:rFonts w:ascii="Consolas" w:hAnsi="Consolas" w:cs="B Lotus" w:hint="cs"/>
                <w:color w:val="FF0000"/>
                <w:rtl/>
              </w:rPr>
              <w:t>مبلغ قسط</w:t>
            </w:r>
          </w:p>
        </w:tc>
        <w:tc>
          <w:tcPr>
            <w:tcW w:w="1681" w:type="dxa"/>
            <w:noWrap/>
          </w:tcPr>
          <w:p w14:paraId="33532AF6" w14:textId="77777777" w:rsidR="00526E9F" w:rsidRDefault="00526E9F" w:rsidP="00D72361">
            <w:pPr>
              <w:cnfStyle w:val="000000100000" w:firstRow="0" w:lastRow="0" w:firstColumn="0" w:lastColumn="0" w:oddVBand="0" w:evenVBand="0" w:oddHBand="1" w:evenHBand="0" w:firstRowFirstColumn="0" w:firstRowLastColumn="0" w:lastRowFirstColumn="0" w:lastRowLastColumn="0"/>
            </w:pPr>
          </w:p>
        </w:tc>
      </w:tr>
    </w:tbl>
    <w:p w14:paraId="55008AE6" w14:textId="77777777" w:rsidR="00526E9F" w:rsidRDefault="00526E9F" w:rsidP="00E600A7"/>
    <w:p w14:paraId="796A6FFE" w14:textId="5AFDA9E2" w:rsidR="00F41A09" w:rsidRPr="00F733A3" w:rsidRDefault="00475B29" w:rsidP="00DC2ED0">
      <w:pPr>
        <w:pStyle w:val="Heading2"/>
        <w:rPr>
          <w:rFonts w:cs="B Lotus"/>
          <w:sz w:val="28"/>
          <w:szCs w:val="28"/>
          <w:rtl/>
        </w:rPr>
      </w:pPr>
      <w:bookmarkStart w:id="17" w:name="_Toc38109473"/>
      <w:r w:rsidRPr="00F733A3">
        <w:rPr>
          <w:rFonts w:cs="B Lotus" w:hint="cs"/>
          <w:sz w:val="28"/>
          <w:szCs w:val="28"/>
          <w:rtl/>
        </w:rPr>
        <w:lastRenderedPageBreak/>
        <w:t>جدول کد شرکتهای بیمه:</w:t>
      </w:r>
      <w:bookmarkEnd w:id="12"/>
      <w:bookmarkEnd w:id="17"/>
    </w:p>
    <w:p w14:paraId="1DEA8248" w14:textId="77777777" w:rsidR="00407F98" w:rsidRPr="00F733A3" w:rsidRDefault="00407F98" w:rsidP="000A73F6">
      <w:pPr>
        <w:rPr>
          <w:rFonts w:cs="B Lotus"/>
          <w:sz w:val="24"/>
          <w:szCs w:val="24"/>
          <w:rtl/>
        </w:rPr>
      </w:pPr>
    </w:p>
    <w:tbl>
      <w:tblPr>
        <w:tblStyle w:val="PlainTable11"/>
        <w:bidiVisual/>
        <w:tblW w:w="19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243"/>
      </w:tblGrid>
      <w:tr w:rsidR="00FC737A" w:rsidRPr="00F733A3" w14:paraId="4D61213F" w14:textId="77777777" w:rsidTr="00E600A7">
        <w:trPr>
          <w:cnfStyle w:val="100000000000" w:firstRow="1" w:lastRow="0" w:firstColumn="0" w:lastColumn="0" w:oddVBand="0" w:evenVBand="0" w:oddHBand="0" w:evenHBand="0" w:firstRowFirstColumn="0" w:firstRowLastColumn="0" w:lastRowFirstColumn="0" w:lastRowLastColumn="0"/>
          <w:trHeight w:val="420"/>
          <w:tblHeader/>
          <w:jc w:val="center"/>
        </w:trPr>
        <w:tc>
          <w:tcPr>
            <w:cnfStyle w:val="001000000000" w:firstRow="0" w:lastRow="0" w:firstColumn="1" w:lastColumn="0" w:oddVBand="0" w:evenVBand="0" w:oddHBand="0" w:evenHBand="0" w:firstRowFirstColumn="0" w:firstRowLastColumn="0" w:lastRowFirstColumn="0" w:lastRowLastColumn="0"/>
            <w:tcW w:w="1288" w:type="dxa"/>
            <w:shd w:val="clear" w:color="auto" w:fill="EEECE1" w:themeFill="background2"/>
            <w:hideMark/>
          </w:tcPr>
          <w:p w14:paraId="4894D6A7" w14:textId="77777777" w:rsidR="00FC737A" w:rsidRPr="00F733A3" w:rsidRDefault="00FC737A" w:rsidP="003876B0">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کد شرکت</w:t>
            </w:r>
          </w:p>
        </w:tc>
        <w:tc>
          <w:tcPr>
            <w:tcW w:w="2243" w:type="dxa"/>
            <w:tcBorders>
              <w:right w:val="single" w:sz="4" w:space="0" w:color="auto"/>
            </w:tcBorders>
            <w:shd w:val="clear" w:color="auto" w:fill="EEECE1" w:themeFill="background2"/>
          </w:tcPr>
          <w:p w14:paraId="10FB9DFC" w14:textId="2F73C39E" w:rsidR="00FC737A" w:rsidRPr="00F733A3" w:rsidRDefault="00FC737A" w:rsidP="003876B0">
            <w:pP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نام شرکت</w:t>
            </w:r>
            <w:r w:rsidR="00E600A7">
              <w:rPr>
                <w:rFonts w:ascii="Arial" w:eastAsia="Times New Roman" w:hAnsi="Arial" w:cs="B Lotus" w:hint="cs"/>
                <w:color w:val="000000"/>
                <w:sz w:val="28"/>
                <w:szCs w:val="28"/>
                <w:rtl/>
              </w:rPr>
              <w:t xml:space="preserve"> بیمه</w:t>
            </w:r>
          </w:p>
        </w:tc>
      </w:tr>
      <w:tr w:rsidR="00FC737A" w:rsidRPr="00F733A3" w14:paraId="2415451E" w14:textId="77777777" w:rsidTr="00E600A7">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22455703"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w:t>
            </w:r>
          </w:p>
        </w:tc>
        <w:tc>
          <w:tcPr>
            <w:tcW w:w="2243" w:type="dxa"/>
            <w:tcBorders>
              <w:right w:val="single" w:sz="4" w:space="0" w:color="auto"/>
            </w:tcBorders>
          </w:tcPr>
          <w:p w14:paraId="5927E1DC" w14:textId="77777777" w:rsidR="00FC737A" w:rsidRPr="00F733A3" w:rsidRDefault="00FC737A" w:rsidP="0040157D">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دانا</w:t>
            </w:r>
          </w:p>
        </w:tc>
      </w:tr>
      <w:tr w:rsidR="00FC737A" w:rsidRPr="00F733A3" w14:paraId="42ABA441" w14:textId="77777777" w:rsidTr="00E600A7">
        <w:trPr>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5F0948EB"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w:t>
            </w:r>
          </w:p>
        </w:tc>
        <w:tc>
          <w:tcPr>
            <w:tcW w:w="2243" w:type="dxa"/>
            <w:tcBorders>
              <w:right w:val="single" w:sz="4" w:space="0" w:color="auto"/>
            </w:tcBorders>
          </w:tcPr>
          <w:p w14:paraId="023F41FB" w14:textId="77777777" w:rsidR="00FC737A" w:rsidRPr="00F733A3" w:rsidRDefault="00FC737A" w:rsidP="0040157D">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ايران</w:t>
            </w:r>
          </w:p>
        </w:tc>
      </w:tr>
      <w:tr w:rsidR="00FC737A" w:rsidRPr="00F733A3" w14:paraId="149A5401" w14:textId="77777777" w:rsidTr="00E600A7">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4DC9248F"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w:t>
            </w:r>
          </w:p>
        </w:tc>
        <w:tc>
          <w:tcPr>
            <w:tcW w:w="2243" w:type="dxa"/>
            <w:tcBorders>
              <w:right w:val="single" w:sz="4" w:space="0" w:color="auto"/>
            </w:tcBorders>
          </w:tcPr>
          <w:p w14:paraId="388C5EB6" w14:textId="77777777" w:rsidR="00FC737A" w:rsidRPr="00F733A3" w:rsidRDefault="00FC737A" w:rsidP="0040157D">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آسيا</w:t>
            </w:r>
          </w:p>
        </w:tc>
      </w:tr>
      <w:tr w:rsidR="00FC737A" w:rsidRPr="00F733A3" w14:paraId="281DFDAC" w14:textId="77777777" w:rsidTr="00E600A7">
        <w:trPr>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7F95785C"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w:t>
            </w:r>
          </w:p>
        </w:tc>
        <w:tc>
          <w:tcPr>
            <w:tcW w:w="2243" w:type="dxa"/>
            <w:tcBorders>
              <w:right w:val="single" w:sz="4" w:space="0" w:color="auto"/>
            </w:tcBorders>
          </w:tcPr>
          <w:p w14:paraId="243764FF" w14:textId="77777777" w:rsidR="00FC737A" w:rsidRPr="00F733A3" w:rsidRDefault="00FC737A" w:rsidP="0040157D">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دي</w:t>
            </w:r>
          </w:p>
        </w:tc>
      </w:tr>
      <w:tr w:rsidR="00FC737A" w:rsidRPr="00F733A3" w14:paraId="5F493CC5" w14:textId="77777777" w:rsidTr="00E600A7">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2199782B"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w:t>
            </w:r>
          </w:p>
        </w:tc>
        <w:tc>
          <w:tcPr>
            <w:tcW w:w="2243" w:type="dxa"/>
            <w:tcBorders>
              <w:right w:val="single" w:sz="4" w:space="0" w:color="auto"/>
            </w:tcBorders>
          </w:tcPr>
          <w:p w14:paraId="17A3C471" w14:textId="77777777" w:rsidR="00FC737A" w:rsidRPr="00F733A3" w:rsidRDefault="00FC737A" w:rsidP="0040157D">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ميهن</w:t>
            </w:r>
          </w:p>
        </w:tc>
      </w:tr>
      <w:tr w:rsidR="00FC737A" w:rsidRPr="00F733A3" w14:paraId="3BDA8DC8" w14:textId="77777777" w:rsidTr="00E600A7">
        <w:trPr>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17AD3A22"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w:t>
            </w:r>
          </w:p>
        </w:tc>
        <w:tc>
          <w:tcPr>
            <w:tcW w:w="2243" w:type="dxa"/>
            <w:tcBorders>
              <w:right w:val="single" w:sz="4" w:space="0" w:color="auto"/>
            </w:tcBorders>
          </w:tcPr>
          <w:p w14:paraId="6B9BF401" w14:textId="77777777" w:rsidR="00FC737A" w:rsidRPr="00F733A3" w:rsidRDefault="00FC737A" w:rsidP="0040157D">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البرز</w:t>
            </w:r>
          </w:p>
        </w:tc>
      </w:tr>
      <w:tr w:rsidR="00FC737A" w:rsidRPr="00F733A3" w14:paraId="391A4695" w14:textId="77777777" w:rsidTr="00E600A7">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4A7DFEFB"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w:t>
            </w:r>
          </w:p>
        </w:tc>
        <w:tc>
          <w:tcPr>
            <w:tcW w:w="2243" w:type="dxa"/>
            <w:tcBorders>
              <w:right w:val="single" w:sz="4" w:space="0" w:color="auto"/>
            </w:tcBorders>
          </w:tcPr>
          <w:p w14:paraId="5EABCE68" w14:textId="77777777" w:rsidR="00FC737A" w:rsidRPr="00F733A3" w:rsidRDefault="00FC737A" w:rsidP="0040157D">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معلم</w:t>
            </w:r>
          </w:p>
        </w:tc>
      </w:tr>
      <w:tr w:rsidR="00FC737A" w:rsidRPr="00F733A3" w14:paraId="0F069D2E" w14:textId="77777777" w:rsidTr="00E600A7">
        <w:trPr>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40128916"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w:t>
            </w:r>
          </w:p>
        </w:tc>
        <w:tc>
          <w:tcPr>
            <w:tcW w:w="2243" w:type="dxa"/>
            <w:tcBorders>
              <w:right w:val="single" w:sz="4" w:space="0" w:color="auto"/>
            </w:tcBorders>
          </w:tcPr>
          <w:p w14:paraId="2221EB5C" w14:textId="77777777" w:rsidR="00FC737A" w:rsidRPr="00F733A3" w:rsidRDefault="00FC737A" w:rsidP="0040157D">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پارسيان</w:t>
            </w:r>
          </w:p>
        </w:tc>
      </w:tr>
      <w:tr w:rsidR="00FC737A" w:rsidRPr="00F733A3" w14:paraId="52543A3E" w14:textId="77777777" w:rsidTr="00E600A7">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0BC89C8B"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w:t>
            </w:r>
          </w:p>
        </w:tc>
        <w:tc>
          <w:tcPr>
            <w:tcW w:w="2243" w:type="dxa"/>
            <w:tcBorders>
              <w:right w:val="single" w:sz="4" w:space="0" w:color="auto"/>
            </w:tcBorders>
          </w:tcPr>
          <w:p w14:paraId="2A2A4821" w14:textId="77777777" w:rsidR="00FC737A" w:rsidRPr="00F733A3" w:rsidRDefault="00FC737A" w:rsidP="0040157D">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كارآفرين</w:t>
            </w:r>
          </w:p>
        </w:tc>
      </w:tr>
      <w:tr w:rsidR="00FC737A" w:rsidRPr="00F733A3" w14:paraId="43147D9E" w14:textId="77777777" w:rsidTr="00E600A7">
        <w:trPr>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044B3C5C"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10</w:t>
            </w:r>
          </w:p>
        </w:tc>
        <w:tc>
          <w:tcPr>
            <w:tcW w:w="2243" w:type="dxa"/>
            <w:tcBorders>
              <w:right w:val="single" w:sz="4" w:space="0" w:color="auto"/>
            </w:tcBorders>
          </w:tcPr>
          <w:p w14:paraId="5557551C" w14:textId="77777777" w:rsidR="00FC737A" w:rsidRPr="00F733A3" w:rsidRDefault="00FC737A" w:rsidP="0040157D">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سينا</w:t>
            </w:r>
          </w:p>
        </w:tc>
      </w:tr>
      <w:tr w:rsidR="00FC737A" w:rsidRPr="00F733A3" w14:paraId="4E2A9937" w14:textId="77777777" w:rsidTr="00E600A7">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0423F3B0"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11</w:t>
            </w:r>
          </w:p>
        </w:tc>
        <w:tc>
          <w:tcPr>
            <w:tcW w:w="2243" w:type="dxa"/>
            <w:tcBorders>
              <w:right w:val="single" w:sz="4" w:space="0" w:color="auto"/>
            </w:tcBorders>
          </w:tcPr>
          <w:p w14:paraId="72485FE1" w14:textId="77777777" w:rsidR="00FC737A" w:rsidRPr="00F733A3" w:rsidRDefault="00FC737A" w:rsidP="0040157D">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رازي</w:t>
            </w:r>
          </w:p>
        </w:tc>
      </w:tr>
      <w:tr w:rsidR="00FC737A" w:rsidRPr="00F733A3" w14:paraId="1B40A5BE" w14:textId="77777777" w:rsidTr="00E600A7">
        <w:trPr>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5344A540"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12</w:t>
            </w:r>
          </w:p>
        </w:tc>
        <w:tc>
          <w:tcPr>
            <w:tcW w:w="2243" w:type="dxa"/>
            <w:tcBorders>
              <w:right w:val="single" w:sz="4" w:space="0" w:color="auto"/>
            </w:tcBorders>
          </w:tcPr>
          <w:p w14:paraId="0B847307" w14:textId="77777777" w:rsidR="00FC737A" w:rsidRPr="00F733A3" w:rsidRDefault="00FC737A" w:rsidP="0040157D">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توسعه</w:t>
            </w:r>
          </w:p>
        </w:tc>
      </w:tr>
      <w:tr w:rsidR="00FC737A" w:rsidRPr="00F733A3" w14:paraId="54179B95" w14:textId="77777777" w:rsidTr="00E600A7">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88" w:type="dxa"/>
            <w:hideMark/>
          </w:tcPr>
          <w:p w14:paraId="1A23230C"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13</w:t>
            </w:r>
          </w:p>
        </w:tc>
        <w:tc>
          <w:tcPr>
            <w:tcW w:w="2243" w:type="dxa"/>
            <w:tcBorders>
              <w:right w:val="single" w:sz="4" w:space="0" w:color="auto"/>
            </w:tcBorders>
          </w:tcPr>
          <w:p w14:paraId="51043F9A" w14:textId="77777777" w:rsidR="00FC737A" w:rsidRPr="00F733A3" w:rsidRDefault="00FC737A" w:rsidP="0040157D">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ملت</w:t>
            </w:r>
          </w:p>
        </w:tc>
      </w:tr>
      <w:tr w:rsidR="00FC737A" w:rsidRPr="00F733A3" w14:paraId="0AF29855" w14:textId="77777777" w:rsidTr="00E600A7">
        <w:trPr>
          <w:trHeight w:val="390"/>
          <w:jc w:val="center"/>
        </w:trPr>
        <w:tc>
          <w:tcPr>
            <w:cnfStyle w:val="001000000000" w:firstRow="0" w:lastRow="0" w:firstColumn="1" w:lastColumn="0" w:oddVBand="0" w:evenVBand="0" w:oddHBand="0" w:evenHBand="0" w:firstRowFirstColumn="0" w:firstRowLastColumn="0" w:lastRowFirstColumn="0" w:lastRowLastColumn="0"/>
            <w:tcW w:w="1288" w:type="dxa"/>
          </w:tcPr>
          <w:p w14:paraId="28B8752D"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14</w:t>
            </w:r>
          </w:p>
        </w:tc>
        <w:tc>
          <w:tcPr>
            <w:tcW w:w="2243" w:type="dxa"/>
            <w:tcBorders>
              <w:right w:val="single" w:sz="4" w:space="0" w:color="auto"/>
            </w:tcBorders>
          </w:tcPr>
          <w:p w14:paraId="47741537" w14:textId="77777777" w:rsidR="00FC737A" w:rsidRPr="00F733A3" w:rsidRDefault="00FC737A" w:rsidP="0040157D">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w:t>
            </w:r>
          </w:p>
        </w:tc>
      </w:tr>
      <w:tr w:rsidR="00FC737A" w:rsidRPr="00F733A3" w14:paraId="0608C234" w14:textId="77777777" w:rsidTr="00E600A7">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17CAAC67"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15</w:t>
            </w:r>
          </w:p>
        </w:tc>
        <w:tc>
          <w:tcPr>
            <w:tcW w:w="2243" w:type="dxa"/>
            <w:tcBorders>
              <w:right w:val="single" w:sz="4" w:space="0" w:color="auto"/>
            </w:tcBorders>
          </w:tcPr>
          <w:p w14:paraId="5544B5BF" w14:textId="77777777" w:rsidR="00FC737A" w:rsidRPr="00F733A3" w:rsidRDefault="00FC737A" w:rsidP="0040157D">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سامان</w:t>
            </w:r>
          </w:p>
        </w:tc>
      </w:tr>
      <w:tr w:rsidR="00FC737A" w:rsidRPr="00F733A3" w14:paraId="26074A87" w14:textId="77777777" w:rsidTr="00E600A7">
        <w:trPr>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190EF17A"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16</w:t>
            </w:r>
          </w:p>
        </w:tc>
        <w:tc>
          <w:tcPr>
            <w:tcW w:w="2243" w:type="dxa"/>
            <w:tcBorders>
              <w:right w:val="single" w:sz="4" w:space="0" w:color="auto"/>
            </w:tcBorders>
          </w:tcPr>
          <w:p w14:paraId="6D528BB7" w14:textId="77777777" w:rsidR="00FC737A" w:rsidRPr="00F733A3" w:rsidRDefault="00FC737A" w:rsidP="0040157D">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بيمه نوين</w:t>
            </w:r>
          </w:p>
        </w:tc>
      </w:tr>
      <w:tr w:rsidR="00FC737A" w:rsidRPr="00F733A3" w14:paraId="11BBC8D2" w14:textId="77777777" w:rsidTr="00E600A7">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00C2EB6C" w14:textId="77777777" w:rsidR="00FC737A" w:rsidRPr="00F733A3" w:rsidRDefault="00FC737A" w:rsidP="0040157D">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17</w:t>
            </w:r>
          </w:p>
        </w:tc>
        <w:tc>
          <w:tcPr>
            <w:tcW w:w="2243" w:type="dxa"/>
            <w:tcBorders>
              <w:right w:val="single" w:sz="4" w:space="0" w:color="auto"/>
            </w:tcBorders>
          </w:tcPr>
          <w:p w14:paraId="50CE418F" w14:textId="77777777" w:rsidR="00FC737A" w:rsidRPr="00F733A3" w:rsidRDefault="00FC737A" w:rsidP="0040157D">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پاسارگاد</w:t>
            </w:r>
          </w:p>
        </w:tc>
      </w:tr>
      <w:tr w:rsidR="00FC737A" w:rsidRPr="00F733A3" w14:paraId="28CAA58B" w14:textId="77777777" w:rsidTr="00E600A7">
        <w:trPr>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6C13DBB4" w14:textId="063F3811"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18</w:t>
            </w:r>
          </w:p>
        </w:tc>
        <w:tc>
          <w:tcPr>
            <w:tcW w:w="2243" w:type="dxa"/>
            <w:tcBorders>
              <w:right w:val="single" w:sz="4" w:space="0" w:color="auto"/>
            </w:tcBorders>
          </w:tcPr>
          <w:p w14:paraId="50E08A2A" w14:textId="42568E49" w:rsidR="00FC737A" w:rsidRPr="00F733A3" w:rsidRDefault="00FC737A" w:rsidP="00FC737A">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كوثر</w:t>
            </w:r>
          </w:p>
        </w:tc>
      </w:tr>
      <w:tr w:rsidR="00FC737A" w:rsidRPr="00F733A3" w14:paraId="5070F8DF" w14:textId="77777777" w:rsidTr="00E600A7">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46C23C4A" w14:textId="0D9D6382"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19</w:t>
            </w:r>
          </w:p>
        </w:tc>
        <w:tc>
          <w:tcPr>
            <w:tcW w:w="2243" w:type="dxa"/>
            <w:tcBorders>
              <w:right w:val="single" w:sz="4" w:space="0" w:color="auto"/>
            </w:tcBorders>
          </w:tcPr>
          <w:p w14:paraId="248FB335" w14:textId="69FF35A9" w:rsidR="00FC737A" w:rsidRPr="00F733A3" w:rsidRDefault="00FC737A" w:rsidP="00FC737A">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ما</w:t>
            </w:r>
          </w:p>
        </w:tc>
      </w:tr>
      <w:tr w:rsidR="00FC737A" w:rsidRPr="00F733A3" w14:paraId="293196DA" w14:textId="77777777" w:rsidTr="00E600A7">
        <w:trPr>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49C637DF" w14:textId="6E74EA3B"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20</w:t>
            </w:r>
          </w:p>
        </w:tc>
        <w:tc>
          <w:tcPr>
            <w:tcW w:w="2243" w:type="dxa"/>
            <w:tcBorders>
              <w:right w:val="single" w:sz="4" w:space="0" w:color="auto"/>
            </w:tcBorders>
          </w:tcPr>
          <w:p w14:paraId="545A3450" w14:textId="164ACCC0" w:rsidR="00FC737A" w:rsidRPr="00F733A3" w:rsidRDefault="00FC737A" w:rsidP="00FC737A">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w:t>
            </w:r>
          </w:p>
        </w:tc>
      </w:tr>
      <w:tr w:rsidR="00FC737A" w:rsidRPr="00F733A3" w14:paraId="2087C738" w14:textId="77777777" w:rsidTr="00E600A7">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361AE181" w14:textId="13F26D76"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21</w:t>
            </w:r>
          </w:p>
        </w:tc>
        <w:tc>
          <w:tcPr>
            <w:tcW w:w="2243" w:type="dxa"/>
            <w:tcBorders>
              <w:right w:val="single" w:sz="4" w:space="0" w:color="auto"/>
            </w:tcBorders>
          </w:tcPr>
          <w:p w14:paraId="4049E628" w14:textId="565E1198" w:rsidR="00FC737A" w:rsidRPr="00F733A3" w:rsidRDefault="00FC737A" w:rsidP="00FC737A">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آرمان</w:t>
            </w:r>
          </w:p>
        </w:tc>
      </w:tr>
      <w:tr w:rsidR="00FC737A" w:rsidRPr="00F733A3" w14:paraId="1E5FD4CD" w14:textId="77777777" w:rsidTr="00E600A7">
        <w:trPr>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7D9BA231" w14:textId="5D7390EA"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22</w:t>
            </w:r>
          </w:p>
        </w:tc>
        <w:tc>
          <w:tcPr>
            <w:tcW w:w="2243" w:type="dxa"/>
            <w:tcBorders>
              <w:right w:val="single" w:sz="4" w:space="0" w:color="auto"/>
            </w:tcBorders>
          </w:tcPr>
          <w:p w14:paraId="56AA2065" w14:textId="358B560C" w:rsidR="00FC737A" w:rsidRPr="00F733A3" w:rsidRDefault="00FC737A" w:rsidP="00FC737A">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دانا (شركت هاي ادغامي)</w:t>
            </w:r>
          </w:p>
        </w:tc>
      </w:tr>
      <w:tr w:rsidR="00FC737A" w:rsidRPr="00F733A3" w14:paraId="469D0187" w14:textId="77777777" w:rsidTr="00E600A7">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0B65A683" w14:textId="10507EFF"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lastRenderedPageBreak/>
              <w:t>23</w:t>
            </w:r>
          </w:p>
        </w:tc>
        <w:tc>
          <w:tcPr>
            <w:tcW w:w="2243" w:type="dxa"/>
            <w:tcBorders>
              <w:right w:val="single" w:sz="4" w:space="0" w:color="auto"/>
            </w:tcBorders>
          </w:tcPr>
          <w:p w14:paraId="55B1A3AA" w14:textId="7B24C623" w:rsidR="00FC737A" w:rsidRPr="00F733A3" w:rsidRDefault="00FC737A" w:rsidP="00FC737A">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حافظ</w:t>
            </w:r>
          </w:p>
        </w:tc>
      </w:tr>
      <w:tr w:rsidR="00FC737A" w:rsidRPr="00F733A3" w14:paraId="69102239" w14:textId="77777777" w:rsidTr="00E600A7">
        <w:trPr>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7665787C" w14:textId="2AFDD0D5"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24</w:t>
            </w:r>
          </w:p>
        </w:tc>
        <w:tc>
          <w:tcPr>
            <w:tcW w:w="2243" w:type="dxa"/>
            <w:tcBorders>
              <w:right w:val="single" w:sz="4" w:space="0" w:color="auto"/>
            </w:tcBorders>
          </w:tcPr>
          <w:p w14:paraId="2DCC2A2E" w14:textId="664132F9" w:rsidR="00FC737A" w:rsidRPr="00F733A3" w:rsidRDefault="00FC737A" w:rsidP="00FC737A">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اميد</w:t>
            </w:r>
          </w:p>
        </w:tc>
      </w:tr>
      <w:tr w:rsidR="00FC737A" w:rsidRPr="00F733A3" w14:paraId="45E61CB2" w14:textId="77777777" w:rsidTr="00E600A7">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6B7ED420" w14:textId="27E7B9EC"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25</w:t>
            </w:r>
          </w:p>
        </w:tc>
        <w:tc>
          <w:tcPr>
            <w:tcW w:w="2243" w:type="dxa"/>
            <w:tcBorders>
              <w:right w:val="single" w:sz="4" w:space="0" w:color="auto"/>
            </w:tcBorders>
          </w:tcPr>
          <w:p w14:paraId="7B9CC123" w14:textId="7FD463BA" w:rsidR="00FC737A" w:rsidRPr="00F733A3" w:rsidRDefault="00FC737A" w:rsidP="00FC737A">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ايران معين</w:t>
            </w:r>
          </w:p>
        </w:tc>
      </w:tr>
      <w:tr w:rsidR="00FC737A" w:rsidRPr="00F733A3" w14:paraId="3F2A1987" w14:textId="77777777" w:rsidTr="00E600A7">
        <w:trPr>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10978061" w14:textId="4D223160"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26</w:t>
            </w:r>
          </w:p>
        </w:tc>
        <w:tc>
          <w:tcPr>
            <w:tcW w:w="2243" w:type="dxa"/>
            <w:tcBorders>
              <w:right w:val="single" w:sz="4" w:space="0" w:color="auto"/>
            </w:tcBorders>
          </w:tcPr>
          <w:p w14:paraId="1F24BD9E" w14:textId="33CD07D8" w:rsidR="00FC737A" w:rsidRPr="00F733A3" w:rsidRDefault="00FC737A" w:rsidP="00FC737A">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متقابل كيش</w:t>
            </w:r>
          </w:p>
        </w:tc>
      </w:tr>
      <w:tr w:rsidR="00FC737A" w:rsidRPr="00F733A3" w14:paraId="58B161AE" w14:textId="77777777" w:rsidTr="00E600A7">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1C10514C" w14:textId="27FD2448"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27</w:t>
            </w:r>
          </w:p>
        </w:tc>
        <w:tc>
          <w:tcPr>
            <w:tcW w:w="2243" w:type="dxa"/>
            <w:tcBorders>
              <w:right w:val="single" w:sz="4" w:space="0" w:color="auto"/>
            </w:tcBorders>
          </w:tcPr>
          <w:p w14:paraId="390B9F49" w14:textId="3565B05B" w:rsidR="00FC737A" w:rsidRPr="00F733A3" w:rsidRDefault="00FC737A" w:rsidP="00FC737A">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w:t>
            </w:r>
          </w:p>
        </w:tc>
      </w:tr>
      <w:tr w:rsidR="00FC737A" w:rsidRPr="00F733A3" w14:paraId="78003928" w14:textId="77777777" w:rsidTr="00E600A7">
        <w:trPr>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4977A065" w14:textId="3B9DAC04"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28</w:t>
            </w:r>
          </w:p>
        </w:tc>
        <w:tc>
          <w:tcPr>
            <w:tcW w:w="2243" w:type="dxa"/>
            <w:tcBorders>
              <w:right w:val="single" w:sz="4" w:space="0" w:color="auto"/>
            </w:tcBorders>
          </w:tcPr>
          <w:p w14:paraId="0D51103F" w14:textId="2ADCF24A" w:rsidR="00FC737A" w:rsidRPr="00F733A3" w:rsidRDefault="00FC737A" w:rsidP="00FC737A">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اتكايي ايرانيان</w:t>
            </w:r>
          </w:p>
        </w:tc>
      </w:tr>
      <w:tr w:rsidR="00FC737A" w:rsidRPr="00F733A3" w14:paraId="2758E4AE" w14:textId="77777777" w:rsidTr="00E600A7">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3254ACF4" w14:textId="1849BB22"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29</w:t>
            </w:r>
          </w:p>
        </w:tc>
        <w:tc>
          <w:tcPr>
            <w:tcW w:w="2243" w:type="dxa"/>
            <w:tcBorders>
              <w:right w:val="single" w:sz="4" w:space="0" w:color="auto"/>
            </w:tcBorders>
          </w:tcPr>
          <w:p w14:paraId="757BCFD9" w14:textId="5F9CCB9C" w:rsidR="00FC737A" w:rsidRPr="00F733A3" w:rsidRDefault="00FC737A" w:rsidP="00FC737A">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تعاون</w:t>
            </w:r>
          </w:p>
        </w:tc>
      </w:tr>
      <w:tr w:rsidR="00FC737A" w:rsidRPr="00F733A3" w14:paraId="43AE3737" w14:textId="77777777" w:rsidTr="00E600A7">
        <w:trPr>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0C3C896C" w14:textId="0D89094F"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30</w:t>
            </w:r>
          </w:p>
        </w:tc>
        <w:tc>
          <w:tcPr>
            <w:tcW w:w="2243" w:type="dxa"/>
            <w:tcBorders>
              <w:right w:val="single" w:sz="4" w:space="0" w:color="auto"/>
            </w:tcBorders>
          </w:tcPr>
          <w:p w14:paraId="0970A577" w14:textId="5D36C462" w:rsidR="00FC737A" w:rsidRPr="00F733A3" w:rsidRDefault="00FC737A" w:rsidP="00FC737A">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اتكايي امين</w:t>
            </w:r>
          </w:p>
        </w:tc>
      </w:tr>
      <w:tr w:rsidR="00FC737A" w:rsidRPr="00F733A3" w14:paraId="63D2FD0F" w14:textId="77777777" w:rsidTr="00E600A7">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11399D46" w14:textId="304313E6"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31</w:t>
            </w:r>
          </w:p>
        </w:tc>
        <w:tc>
          <w:tcPr>
            <w:tcW w:w="2243" w:type="dxa"/>
            <w:tcBorders>
              <w:right w:val="single" w:sz="4" w:space="0" w:color="auto"/>
            </w:tcBorders>
          </w:tcPr>
          <w:p w14:paraId="6A533435" w14:textId="185F242A" w:rsidR="00FC737A" w:rsidRPr="00F733A3" w:rsidRDefault="00FC737A" w:rsidP="00FC737A">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آسماري</w:t>
            </w:r>
          </w:p>
        </w:tc>
      </w:tr>
      <w:tr w:rsidR="00FC737A" w:rsidRPr="00F733A3" w14:paraId="4C960371" w14:textId="77777777" w:rsidTr="00E600A7">
        <w:trPr>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66FA68B3" w14:textId="320EE7AF"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32</w:t>
            </w:r>
          </w:p>
        </w:tc>
        <w:tc>
          <w:tcPr>
            <w:tcW w:w="2243" w:type="dxa"/>
            <w:tcBorders>
              <w:right w:val="single" w:sz="4" w:space="0" w:color="auto"/>
            </w:tcBorders>
          </w:tcPr>
          <w:p w14:paraId="2F8F940A" w14:textId="00DAF20E" w:rsidR="00FC737A" w:rsidRPr="00F733A3" w:rsidRDefault="00FC737A" w:rsidP="00FC737A">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متقابل اطمينان متحد قشم</w:t>
            </w:r>
          </w:p>
        </w:tc>
      </w:tr>
      <w:tr w:rsidR="00FC737A" w:rsidRPr="00F733A3" w14:paraId="04E894D3" w14:textId="77777777" w:rsidTr="00E600A7">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793CF601" w14:textId="69A2233D"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33</w:t>
            </w:r>
          </w:p>
        </w:tc>
        <w:tc>
          <w:tcPr>
            <w:tcW w:w="2243" w:type="dxa"/>
            <w:tcBorders>
              <w:right w:val="single" w:sz="4" w:space="0" w:color="auto"/>
            </w:tcBorders>
          </w:tcPr>
          <w:p w14:paraId="32B66F23" w14:textId="0C2ECB08" w:rsidR="00FC737A" w:rsidRPr="00F733A3" w:rsidRDefault="00FC737A" w:rsidP="00FC737A">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بيمه سرمد</w:t>
            </w:r>
          </w:p>
        </w:tc>
      </w:tr>
      <w:tr w:rsidR="00FC737A" w:rsidRPr="00F733A3" w14:paraId="43B89935" w14:textId="77777777" w:rsidTr="00E600A7">
        <w:trPr>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3593B2DC" w14:textId="1BDA5D40"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34</w:t>
            </w:r>
          </w:p>
        </w:tc>
        <w:tc>
          <w:tcPr>
            <w:tcW w:w="2243" w:type="dxa"/>
            <w:tcBorders>
              <w:right w:val="single" w:sz="4" w:space="0" w:color="auto"/>
            </w:tcBorders>
          </w:tcPr>
          <w:p w14:paraId="7E41752A" w14:textId="23380F4F" w:rsidR="00FC737A" w:rsidRPr="00F733A3" w:rsidRDefault="00FC737A" w:rsidP="00FC737A">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بیمه تجارت نو</w:t>
            </w:r>
          </w:p>
        </w:tc>
      </w:tr>
      <w:tr w:rsidR="00FC737A" w:rsidRPr="00F733A3" w14:paraId="2B145DAB" w14:textId="77777777" w:rsidTr="00E600A7">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1288" w:type="dxa"/>
          </w:tcPr>
          <w:p w14:paraId="462DCC4C" w14:textId="475A2104" w:rsidR="00FC737A" w:rsidRPr="00F733A3" w:rsidRDefault="00FC737A" w:rsidP="00FC737A">
            <w:pPr>
              <w:jc w:val="center"/>
              <w:rPr>
                <w:rFonts w:ascii="Arial" w:eastAsia="Times New Roman" w:hAnsi="Arial" w:cs="B Lotus"/>
                <w:color w:val="000000"/>
                <w:sz w:val="28"/>
                <w:szCs w:val="28"/>
                <w:rtl/>
              </w:rPr>
            </w:pPr>
            <w:r w:rsidRPr="00F733A3">
              <w:rPr>
                <w:rFonts w:ascii="Arial" w:eastAsia="Times New Roman" w:hAnsi="Arial" w:cs="B Lotus"/>
                <w:color w:val="000000"/>
                <w:sz w:val="28"/>
                <w:szCs w:val="28"/>
              </w:rPr>
              <w:t>52</w:t>
            </w:r>
          </w:p>
        </w:tc>
        <w:tc>
          <w:tcPr>
            <w:tcW w:w="2243" w:type="dxa"/>
            <w:tcBorders>
              <w:right w:val="single" w:sz="4" w:space="0" w:color="auto"/>
            </w:tcBorders>
          </w:tcPr>
          <w:p w14:paraId="66035733" w14:textId="67B1839F" w:rsidR="00FC737A" w:rsidRPr="00F733A3" w:rsidRDefault="00FC737A" w:rsidP="00FC737A">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بیمه حکمت صبا</w:t>
            </w:r>
          </w:p>
        </w:tc>
      </w:tr>
    </w:tbl>
    <w:p w14:paraId="013D86C3" w14:textId="77777777" w:rsidR="00492433" w:rsidRPr="00F733A3" w:rsidRDefault="00492433" w:rsidP="00475B29">
      <w:pPr>
        <w:rPr>
          <w:rFonts w:cs="B Lotus"/>
          <w:sz w:val="28"/>
          <w:szCs w:val="28"/>
          <w:rtl/>
        </w:rPr>
      </w:pPr>
    </w:p>
    <w:p w14:paraId="3067A256" w14:textId="4BC9FD16" w:rsidR="00DB53B7" w:rsidRPr="00F733A3" w:rsidRDefault="00492433" w:rsidP="00986F57">
      <w:pPr>
        <w:pStyle w:val="Heading2"/>
        <w:rPr>
          <w:rtl/>
        </w:rPr>
      </w:pPr>
      <w:r w:rsidRPr="00F733A3">
        <w:rPr>
          <w:rtl/>
        </w:rPr>
        <w:br w:type="page"/>
      </w:r>
      <w:bookmarkStart w:id="18" w:name="_Toc439461581"/>
      <w:bookmarkStart w:id="19" w:name="_Toc38109474"/>
      <w:r w:rsidR="00DB53B7" w:rsidRPr="00F733A3">
        <w:rPr>
          <w:rFonts w:hint="cs"/>
          <w:rtl/>
        </w:rPr>
        <w:lastRenderedPageBreak/>
        <w:t>جدول کد</w:t>
      </w:r>
      <w:r w:rsidR="000F27C3" w:rsidRPr="00F733A3">
        <w:rPr>
          <w:rFonts w:hint="cs"/>
          <w:rtl/>
        </w:rPr>
        <w:t>تغییرات نرخ براساس</w:t>
      </w:r>
      <w:r w:rsidR="00DB53B7" w:rsidRPr="00F733A3">
        <w:rPr>
          <w:rFonts w:hint="cs"/>
          <w:rtl/>
        </w:rPr>
        <w:t xml:space="preserve"> نوع کاربری:</w:t>
      </w:r>
      <w:bookmarkEnd w:id="18"/>
      <w:bookmarkEnd w:id="19"/>
    </w:p>
    <w:p w14:paraId="12CB7944" w14:textId="77777777" w:rsidR="00DC2ED0" w:rsidRPr="00F733A3" w:rsidRDefault="00DC2ED0" w:rsidP="00DC2ED0">
      <w:pPr>
        <w:rPr>
          <w:rFonts w:cs="B Lotus"/>
          <w:sz w:val="4"/>
          <w:szCs w:val="4"/>
          <w:rtl/>
        </w:rPr>
      </w:pPr>
    </w:p>
    <w:tbl>
      <w:tblPr>
        <w:tblStyle w:val="PlainTable11"/>
        <w:bidiVisual/>
        <w:tblW w:w="4912" w:type="pct"/>
        <w:tblLook w:val="04A0" w:firstRow="1" w:lastRow="0" w:firstColumn="1" w:lastColumn="0" w:noHBand="0" w:noVBand="1"/>
      </w:tblPr>
      <w:tblGrid>
        <w:gridCol w:w="1656"/>
        <w:gridCol w:w="7201"/>
      </w:tblGrid>
      <w:tr w:rsidR="0064489D" w:rsidRPr="00F733A3" w14:paraId="43126487" w14:textId="77777777" w:rsidTr="00E400B2">
        <w:trPr>
          <w:cnfStyle w:val="100000000000" w:firstRow="1" w:lastRow="0" w:firstColumn="0" w:lastColumn="0" w:oddVBand="0" w:evenVBand="0" w:oddHBand="0" w:evenHBand="0" w:firstRowFirstColumn="0" w:firstRowLastColumn="0" w:lastRowFirstColumn="0" w:lastRowLastColumn="0"/>
          <w:trHeight w:val="420"/>
          <w:tblHeader/>
        </w:trPr>
        <w:tc>
          <w:tcPr>
            <w:cnfStyle w:val="001000000000" w:firstRow="0" w:lastRow="0" w:firstColumn="1" w:lastColumn="0" w:oddVBand="0" w:evenVBand="0" w:oddHBand="0" w:evenHBand="0" w:firstRowFirstColumn="0" w:firstRowLastColumn="0" w:lastRowFirstColumn="0" w:lastRowLastColumn="0"/>
            <w:tcW w:w="1656" w:type="dxa"/>
            <w:shd w:val="clear" w:color="auto" w:fill="DDD9C3" w:themeFill="background2" w:themeFillShade="E6"/>
            <w:hideMark/>
          </w:tcPr>
          <w:p w14:paraId="22F7D147" w14:textId="77777777" w:rsidR="0064489D" w:rsidRPr="00F733A3" w:rsidRDefault="0064489D" w:rsidP="00492433">
            <w:pPr>
              <w:jc w:val="center"/>
              <w:rPr>
                <w:rFonts w:ascii="Arial" w:eastAsia="Times New Roman" w:hAnsi="Arial" w:cs="B Lotus"/>
                <w:b w:val="0"/>
                <w:bCs w:val="0"/>
                <w:color w:val="000000"/>
                <w:sz w:val="32"/>
                <w:szCs w:val="32"/>
              </w:rPr>
            </w:pPr>
            <w:r w:rsidRPr="00F733A3">
              <w:rPr>
                <w:rFonts w:ascii="Arial" w:eastAsia="Times New Roman" w:hAnsi="Arial" w:cs="B Lotus" w:hint="cs"/>
                <w:color w:val="000000"/>
                <w:sz w:val="32"/>
                <w:szCs w:val="32"/>
                <w:rtl/>
              </w:rPr>
              <w:t>کد  نوع کاربری</w:t>
            </w:r>
          </w:p>
        </w:tc>
        <w:tc>
          <w:tcPr>
            <w:tcW w:w="7201" w:type="dxa"/>
            <w:shd w:val="clear" w:color="auto" w:fill="DDD9C3" w:themeFill="background2" w:themeFillShade="E6"/>
            <w:hideMark/>
          </w:tcPr>
          <w:p w14:paraId="18244908" w14:textId="77777777" w:rsidR="0064489D" w:rsidRPr="00F733A3" w:rsidRDefault="0064489D" w:rsidP="0049243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color w:val="000000"/>
                <w:sz w:val="32"/>
                <w:szCs w:val="32"/>
              </w:rPr>
            </w:pPr>
            <w:r w:rsidRPr="00F733A3">
              <w:rPr>
                <w:rFonts w:ascii="Arial" w:eastAsia="Times New Roman" w:hAnsi="Arial" w:cs="B Lotus" w:hint="cs"/>
                <w:color w:val="000000"/>
                <w:sz w:val="32"/>
                <w:szCs w:val="32"/>
                <w:rtl/>
              </w:rPr>
              <w:t>نوع کاربری</w:t>
            </w:r>
          </w:p>
        </w:tc>
      </w:tr>
      <w:tr w:rsidR="0064489D" w:rsidRPr="00F733A3" w14:paraId="356EA9E6" w14:textId="77777777" w:rsidTr="00E400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33A75C1C" w14:textId="77777777" w:rsidR="0064489D" w:rsidRPr="00F733A3" w:rsidRDefault="0064489D" w:rsidP="001A21C4">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1</w:t>
            </w:r>
          </w:p>
        </w:tc>
        <w:tc>
          <w:tcPr>
            <w:tcW w:w="7201" w:type="dxa"/>
            <w:hideMark/>
          </w:tcPr>
          <w:p w14:paraId="36855DDD" w14:textId="77777777" w:rsidR="0064489D" w:rsidRPr="00F733A3" w:rsidRDefault="0064489D" w:rsidP="001A21C4">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سواري آژانس، تاكسي، كرايه و مسافركش شخصي درون شهري</w:t>
            </w:r>
          </w:p>
        </w:tc>
      </w:tr>
      <w:tr w:rsidR="0064489D" w:rsidRPr="00F733A3" w14:paraId="172EE272" w14:textId="77777777" w:rsidTr="00E400B2">
        <w:trPr>
          <w:trHeight w:val="375"/>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7178A263" w14:textId="77777777" w:rsidR="0064489D" w:rsidRPr="00F733A3" w:rsidRDefault="0064489D" w:rsidP="001A21C4">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2</w:t>
            </w:r>
          </w:p>
        </w:tc>
        <w:tc>
          <w:tcPr>
            <w:tcW w:w="7201" w:type="dxa"/>
            <w:hideMark/>
          </w:tcPr>
          <w:p w14:paraId="3BFA94E5" w14:textId="77777777" w:rsidR="0064489D" w:rsidRPr="00F733A3" w:rsidRDefault="0064489D" w:rsidP="001A21C4">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سواري كرايه و مسافركش شخصي برون شهري</w:t>
            </w:r>
          </w:p>
        </w:tc>
      </w:tr>
      <w:tr w:rsidR="0064489D" w:rsidRPr="00F733A3" w14:paraId="2E5984C5" w14:textId="77777777" w:rsidTr="00E400B2">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7CB1ED4D" w14:textId="77777777" w:rsidR="0064489D" w:rsidRPr="00F733A3" w:rsidRDefault="0064489D" w:rsidP="001A21C4">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3</w:t>
            </w:r>
          </w:p>
        </w:tc>
        <w:tc>
          <w:tcPr>
            <w:tcW w:w="7201" w:type="dxa"/>
            <w:hideMark/>
          </w:tcPr>
          <w:p w14:paraId="50E9A486" w14:textId="77777777" w:rsidR="0064489D" w:rsidRPr="00F733A3" w:rsidRDefault="0064489D" w:rsidP="001A21C4">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حمل مواد منفجره</w:t>
            </w:r>
          </w:p>
        </w:tc>
      </w:tr>
      <w:tr w:rsidR="0064489D" w:rsidRPr="00F733A3" w14:paraId="5E751647" w14:textId="77777777" w:rsidTr="00E400B2">
        <w:trPr>
          <w:trHeight w:val="375"/>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3B47361C" w14:textId="77777777" w:rsidR="0064489D" w:rsidRPr="00F733A3" w:rsidRDefault="0064489D" w:rsidP="001A21C4">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4</w:t>
            </w:r>
          </w:p>
        </w:tc>
        <w:tc>
          <w:tcPr>
            <w:tcW w:w="7201" w:type="dxa"/>
            <w:hideMark/>
          </w:tcPr>
          <w:p w14:paraId="35F3A105" w14:textId="77777777" w:rsidR="0064489D" w:rsidRPr="00F733A3" w:rsidRDefault="0064489D" w:rsidP="001A21C4">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حمل مواد سوختی</w:t>
            </w:r>
          </w:p>
        </w:tc>
      </w:tr>
      <w:tr w:rsidR="0064489D" w:rsidRPr="00F733A3" w14:paraId="24245BDF" w14:textId="77777777" w:rsidTr="00E400B2">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4CE49D59" w14:textId="77777777" w:rsidR="0064489D" w:rsidRPr="00F733A3" w:rsidRDefault="0064489D" w:rsidP="001A21C4">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5</w:t>
            </w:r>
          </w:p>
        </w:tc>
        <w:tc>
          <w:tcPr>
            <w:tcW w:w="7201" w:type="dxa"/>
            <w:hideMark/>
          </w:tcPr>
          <w:p w14:paraId="79754D53" w14:textId="77777777" w:rsidR="0064489D" w:rsidRPr="00F733A3" w:rsidRDefault="0064489D" w:rsidP="001A21C4">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تعلیم رانندگی</w:t>
            </w:r>
          </w:p>
        </w:tc>
      </w:tr>
      <w:tr w:rsidR="0064489D" w:rsidRPr="00F733A3" w14:paraId="33D167C5" w14:textId="77777777" w:rsidTr="00E400B2">
        <w:trPr>
          <w:trHeight w:val="360"/>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21E53116" w14:textId="77777777" w:rsidR="0064489D" w:rsidRPr="00F733A3" w:rsidRDefault="0064489D" w:rsidP="001A21C4">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6</w:t>
            </w:r>
          </w:p>
        </w:tc>
        <w:tc>
          <w:tcPr>
            <w:tcW w:w="7201" w:type="dxa"/>
            <w:hideMark/>
          </w:tcPr>
          <w:p w14:paraId="7098DFDF" w14:textId="77777777" w:rsidR="0064489D" w:rsidRPr="00F733A3" w:rsidRDefault="0064489D" w:rsidP="001A21C4">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مسابقات رانندگی</w:t>
            </w:r>
          </w:p>
        </w:tc>
      </w:tr>
      <w:tr w:rsidR="0064489D" w:rsidRPr="00F733A3" w14:paraId="3557D321" w14:textId="77777777" w:rsidTr="00E400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0386D0DA" w14:textId="77777777" w:rsidR="0064489D" w:rsidRPr="00F733A3" w:rsidRDefault="0064489D" w:rsidP="0064489D">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7</w:t>
            </w:r>
          </w:p>
        </w:tc>
        <w:tc>
          <w:tcPr>
            <w:tcW w:w="7201" w:type="dxa"/>
            <w:hideMark/>
          </w:tcPr>
          <w:p w14:paraId="6606FE54" w14:textId="36D064D6" w:rsidR="0064489D" w:rsidRPr="00F733A3" w:rsidRDefault="0064489D" w:rsidP="00720F14">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Pr>
            </w:pPr>
            <w:r w:rsidRPr="00F733A3">
              <w:rPr>
                <w:rFonts w:ascii="Arial" w:eastAsia="Times New Roman" w:hAnsi="Arial" w:cs="B Lotus" w:hint="cs"/>
                <w:b/>
                <w:bCs/>
                <w:color w:val="000000"/>
                <w:sz w:val="28"/>
                <w:szCs w:val="28"/>
                <w:rtl/>
              </w:rPr>
              <w:t>وسایل</w:t>
            </w:r>
            <w:r w:rsidRPr="00F733A3">
              <w:rPr>
                <w:rFonts w:ascii="Arial" w:eastAsia="Times New Roman" w:hAnsi="Arial" w:cs="B Lotus"/>
                <w:b/>
                <w:bCs/>
                <w:color w:val="000000"/>
                <w:sz w:val="28"/>
                <w:szCs w:val="28"/>
                <w:rtl/>
              </w:rPr>
              <w:t xml:space="preserve"> </w:t>
            </w:r>
            <w:r w:rsidRPr="00F733A3">
              <w:rPr>
                <w:rFonts w:ascii="Arial" w:eastAsia="Times New Roman" w:hAnsi="Arial" w:cs="B Lotus" w:hint="cs"/>
                <w:b/>
                <w:bCs/>
                <w:color w:val="000000"/>
                <w:sz w:val="28"/>
                <w:szCs w:val="28"/>
                <w:rtl/>
              </w:rPr>
              <w:t>نقلیه</w:t>
            </w:r>
            <w:r w:rsidRPr="00F733A3">
              <w:rPr>
                <w:rFonts w:ascii="Arial" w:eastAsia="Times New Roman" w:hAnsi="Arial" w:cs="B Lotus"/>
                <w:b/>
                <w:bCs/>
                <w:color w:val="000000"/>
                <w:sz w:val="28"/>
                <w:szCs w:val="28"/>
                <w:rtl/>
              </w:rPr>
              <w:t xml:space="preserve"> </w:t>
            </w:r>
            <w:r w:rsidRPr="00F733A3">
              <w:rPr>
                <w:rFonts w:ascii="Arial" w:eastAsia="Times New Roman" w:hAnsi="Arial" w:cs="B Lotus" w:hint="cs"/>
                <w:b/>
                <w:bCs/>
                <w:color w:val="000000"/>
                <w:sz w:val="28"/>
                <w:szCs w:val="28"/>
                <w:rtl/>
              </w:rPr>
              <w:t>مخصوص</w:t>
            </w:r>
            <w:r w:rsidRPr="00F733A3">
              <w:rPr>
                <w:rFonts w:ascii="Arial" w:eastAsia="Times New Roman" w:hAnsi="Arial" w:cs="B Lotus"/>
                <w:b/>
                <w:bCs/>
                <w:color w:val="000000"/>
                <w:sz w:val="28"/>
                <w:szCs w:val="28"/>
                <w:rtl/>
              </w:rPr>
              <w:t xml:space="preserve"> </w:t>
            </w:r>
            <w:r w:rsidRPr="00F733A3">
              <w:rPr>
                <w:rFonts w:ascii="Arial" w:eastAsia="Times New Roman" w:hAnsi="Arial" w:cs="B Lotus" w:hint="cs"/>
                <w:b/>
                <w:bCs/>
                <w:color w:val="000000"/>
                <w:sz w:val="28"/>
                <w:szCs w:val="28"/>
                <w:rtl/>
              </w:rPr>
              <w:t>جابجائی</w:t>
            </w:r>
            <w:r w:rsidRPr="00F733A3">
              <w:rPr>
                <w:rFonts w:ascii="Arial" w:eastAsia="Times New Roman" w:hAnsi="Arial" w:cs="B Lotus"/>
                <w:b/>
                <w:bCs/>
                <w:color w:val="000000"/>
                <w:sz w:val="28"/>
                <w:szCs w:val="28"/>
                <w:rtl/>
              </w:rPr>
              <w:t xml:space="preserve"> </w:t>
            </w:r>
            <w:r w:rsidRPr="00F733A3">
              <w:rPr>
                <w:rFonts w:ascii="Arial" w:eastAsia="Times New Roman" w:hAnsi="Arial" w:cs="B Lotus" w:hint="cs"/>
                <w:b/>
                <w:bCs/>
                <w:color w:val="000000"/>
                <w:sz w:val="28"/>
                <w:szCs w:val="28"/>
                <w:rtl/>
              </w:rPr>
              <w:t>کارکنان</w:t>
            </w:r>
            <w:r w:rsidRPr="00F733A3">
              <w:rPr>
                <w:rFonts w:ascii="Arial" w:eastAsia="Times New Roman" w:hAnsi="Arial" w:cs="B Lotus"/>
                <w:b/>
                <w:bCs/>
                <w:color w:val="000000"/>
                <w:sz w:val="28"/>
                <w:szCs w:val="28"/>
                <w:rtl/>
              </w:rPr>
              <w:t xml:space="preserve"> </w:t>
            </w:r>
            <w:r w:rsidRPr="00F733A3">
              <w:rPr>
                <w:rFonts w:ascii="Arial" w:eastAsia="Times New Roman" w:hAnsi="Arial" w:cs="B Lotus" w:hint="cs"/>
                <w:b/>
                <w:bCs/>
                <w:color w:val="000000"/>
                <w:sz w:val="28"/>
                <w:szCs w:val="28"/>
                <w:rtl/>
              </w:rPr>
              <w:t>بیمه</w:t>
            </w:r>
            <w:r w:rsidRPr="00F733A3">
              <w:rPr>
                <w:rFonts w:ascii="Arial" w:eastAsia="Times New Roman" w:hAnsi="Arial" w:cs="B Lotus"/>
                <w:b/>
                <w:bCs/>
                <w:color w:val="000000"/>
                <w:sz w:val="28"/>
                <w:szCs w:val="28"/>
                <w:rtl/>
              </w:rPr>
              <w:t xml:space="preserve"> </w:t>
            </w:r>
            <w:r w:rsidRPr="00F733A3">
              <w:rPr>
                <w:rFonts w:ascii="Arial" w:eastAsia="Times New Roman" w:hAnsi="Arial" w:cs="B Lotus" w:hint="cs"/>
                <w:b/>
                <w:bCs/>
                <w:color w:val="000000"/>
                <w:sz w:val="28"/>
                <w:szCs w:val="28"/>
                <w:rtl/>
              </w:rPr>
              <w:t>گذار</w:t>
            </w:r>
            <w:r w:rsidRPr="00F733A3">
              <w:rPr>
                <w:rFonts w:ascii="Arial" w:eastAsia="Times New Roman" w:hAnsi="Arial" w:cs="B Lotus"/>
                <w:b/>
                <w:bCs/>
                <w:color w:val="000000"/>
                <w:sz w:val="28"/>
                <w:szCs w:val="28"/>
                <w:rtl/>
              </w:rPr>
              <w:t xml:space="preserve"> </w:t>
            </w:r>
            <w:r w:rsidRPr="00F733A3">
              <w:rPr>
                <w:rFonts w:ascii="Arial" w:eastAsia="Times New Roman" w:hAnsi="Arial" w:cs="B Lotus" w:hint="cs"/>
                <w:b/>
                <w:bCs/>
                <w:color w:val="000000"/>
                <w:sz w:val="28"/>
                <w:szCs w:val="28"/>
                <w:rtl/>
              </w:rPr>
              <w:t>،</w:t>
            </w:r>
            <w:r w:rsidRPr="00F733A3">
              <w:rPr>
                <w:rFonts w:ascii="Arial" w:eastAsia="Times New Roman" w:hAnsi="Arial" w:cs="B Lotus"/>
                <w:b/>
                <w:bCs/>
                <w:color w:val="000000"/>
                <w:sz w:val="28"/>
                <w:szCs w:val="28"/>
                <w:rtl/>
              </w:rPr>
              <w:t xml:space="preserve"> </w:t>
            </w:r>
            <w:r w:rsidRPr="00F733A3">
              <w:rPr>
                <w:rFonts w:ascii="Arial" w:eastAsia="Times New Roman" w:hAnsi="Arial" w:cs="B Lotus" w:hint="cs"/>
                <w:b/>
                <w:bCs/>
                <w:color w:val="000000"/>
                <w:sz w:val="28"/>
                <w:szCs w:val="28"/>
                <w:rtl/>
              </w:rPr>
              <w:t>دانش</w:t>
            </w:r>
            <w:r w:rsidRPr="00F733A3">
              <w:rPr>
                <w:rFonts w:ascii="Arial" w:eastAsia="Times New Roman" w:hAnsi="Arial" w:cs="B Lotus"/>
                <w:b/>
                <w:bCs/>
                <w:color w:val="000000"/>
                <w:sz w:val="28"/>
                <w:szCs w:val="28"/>
                <w:rtl/>
              </w:rPr>
              <w:t xml:space="preserve"> </w:t>
            </w:r>
            <w:r w:rsidRPr="00F733A3">
              <w:rPr>
                <w:rFonts w:ascii="Arial" w:eastAsia="Times New Roman" w:hAnsi="Arial" w:cs="B Lotus" w:hint="cs"/>
                <w:b/>
                <w:bCs/>
                <w:color w:val="000000"/>
                <w:sz w:val="28"/>
                <w:szCs w:val="28"/>
                <w:rtl/>
              </w:rPr>
              <w:t>آموزان</w:t>
            </w:r>
            <w:r w:rsidRPr="00F733A3">
              <w:rPr>
                <w:rFonts w:ascii="Arial" w:eastAsia="Times New Roman" w:hAnsi="Arial" w:cs="B Lotus"/>
                <w:b/>
                <w:bCs/>
                <w:color w:val="000000"/>
                <w:sz w:val="28"/>
                <w:szCs w:val="28"/>
                <w:rtl/>
              </w:rPr>
              <w:t xml:space="preserve"> </w:t>
            </w:r>
            <w:r w:rsidRPr="00F733A3">
              <w:rPr>
                <w:rFonts w:ascii="Arial" w:eastAsia="Times New Roman" w:hAnsi="Arial" w:cs="B Lotus" w:hint="cs"/>
                <w:b/>
                <w:bCs/>
                <w:color w:val="000000"/>
                <w:sz w:val="28"/>
                <w:szCs w:val="28"/>
                <w:rtl/>
              </w:rPr>
              <w:t>،</w:t>
            </w:r>
            <w:r w:rsidRPr="00F733A3">
              <w:rPr>
                <w:rFonts w:ascii="Arial" w:eastAsia="Times New Roman" w:hAnsi="Arial" w:cs="B Lotus"/>
                <w:b/>
                <w:bCs/>
                <w:color w:val="000000"/>
                <w:sz w:val="28"/>
                <w:szCs w:val="28"/>
                <w:rtl/>
              </w:rPr>
              <w:t xml:space="preserve"> </w:t>
            </w:r>
            <w:r w:rsidRPr="00F733A3">
              <w:rPr>
                <w:rFonts w:ascii="Arial" w:eastAsia="Times New Roman" w:hAnsi="Arial" w:cs="B Lotus" w:hint="cs"/>
                <w:b/>
                <w:bCs/>
                <w:color w:val="000000"/>
                <w:sz w:val="28"/>
                <w:szCs w:val="28"/>
                <w:rtl/>
              </w:rPr>
              <w:t>دانشجویان</w:t>
            </w:r>
            <w:r w:rsidRPr="00F733A3">
              <w:rPr>
                <w:rFonts w:ascii="Arial" w:eastAsia="Times New Roman" w:hAnsi="Arial" w:cs="B Lotus"/>
                <w:b/>
                <w:bCs/>
                <w:color w:val="000000"/>
                <w:sz w:val="28"/>
                <w:szCs w:val="28"/>
                <w:rtl/>
              </w:rPr>
              <w:t xml:space="preserve"> </w:t>
            </w:r>
            <w:ins w:id="20" w:author="khanmohammadi" w:date="2018-09-23T15:41:00Z">
              <w:r w:rsidR="00720F14" w:rsidRPr="00F733A3">
                <w:rPr>
                  <w:rFonts w:ascii="Arial" w:eastAsia="Times New Roman" w:hAnsi="Arial" w:cs="B Lotus" w:hint="cs"/>
                  <w:b/>
                  <w:bCs/>
                  <w:color w:val="000000"/>
                  <w:sz w:val="28"/>
                  <w:szCs w:val="28"/>
                  <w:rtl/>
                </w:rPr>
                <w:t xml:space="preserve"> </w:t>
              </w:r>
            </w:ins>
          </w:p>
        </w:tc>
      </w:tr>
      <w:tr w:rsidR="0064489D" w:rsidRPr="00F733A3" w14:paraId="6AD4313D" w14:textId="77777777" w:rsidTr="00E400B2">
        <w:trPr>
          <w:trHeight w:val="345"/>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054B6113" w14:textId="77777777" w:rsidR="0064489D" w:rsidRPr="00F733A3" w:rsidRDefault="0064489D" w:rsidP="001A21C4">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8</w:t>
            </w:r>
          </w:p>
        </w:tc>
        <w:tc>
          <w:tcPr>
            <w:tcW w:w="7201" w:type="dxa"/>
            <w:hideMark/>
          </w:tcPr>
          <w:p w14:paraId="37D7BF57" w14:textId="77777777" w:rsidR="0064489D" w:rsidRPr="00F733A3" w:rsidRDefault="0064489D" w:rsidP="001A21C4">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شخصی</w:t>
            </w:r>
          </w:p>
        </w:tc>
      </w:tr>
      <w:tr w:rsidR="0064489D" w:rsidRPr="00F733A3" w14:paraId="05F7E251" w14:textId="77777777" w:rsidTr="00E400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6971D9AF" w14:textId="77777777" w:rsidR="0064489D" w:rsidRPr="00F733A3" w:rsidRDefault="0064489D" w:rsidP="001A21C4">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9</w:t>
            </w:r>
          </w:p>
        </w:tc>
        <w:tc>
          <w:tcPr>
            <w:tcW w:w="7201" w:type="dxa"/>
            <w:hideMark/>
          </w:tcPr>
          <w:p w14:paraId="4FB8F766" w14:textId="77777777" w:rsidR="0064489D" w:rsidRPr="00F733A3" w:rsidRDefault="0064489D" w:rsidP="001A21C4">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آمبولانس</w:t>
            </w:r>
          </w:p>
        </w:tc>
      </w:tr>
      <w:tr w:rsidR="0064489D" w:rsidRPr="00F733A3" w14:paraId="7BB4F508" w14:textId="77777777" w:rsidTr="00E400B2">
        <w:trPr>
          <w:trHeight w:val="345"/>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11B2043C" w14:textId="77777777" w:rsidR="0064489D" w:rsidRPr="00F733A3" w:rsidRDefault="0064489D" w:rsidP="001A21C4">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10</w:t>
            </w:r>
          </w:p>
        </w:tc>
        <w:tc>
          <w:tcPr>
            <w:tcW w:w="7201" w:type="dxa"/>
            <w:hideMark/>
          </w:tcPr>
          <w:p w14:paraId="75593E39" w14:textId="77777777" w:rsidR="0064489D" w:rsidRPr="00F733A3" w:rsidRDefault="0064489D" w:rsidP="001A21C4">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وسیله نقلیه ویژه حمل خون</w:t>
            </w:r>
          </w:p>
        </w:tc>
      </w:tr>
      <w:tr w:rsidR="0064489D" w:rsidRPr="00F733A3" w14:paraId="355C567C" w14:textId="77777777" w:rsidTr="00E400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68293C80" w14:textId="77777777" w:rsidR="0064489D" w:rsidRPr="00F733A3" w:rsidRDefault="0064489D" w:rsidP="001A21C4">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11</w:t>
            </w:r>
          </w:p>
        </w:tc>
        <w:tc>
          <w:tcPr>
            <w:tcW w:w="7201" w:type="dxa"/>
            <w:hideMark/>
          </w:tcPr>
          <w:p w14:paraId="1102D970" w14:textId="77777777" w:rsidR="0064489D" w:rsidRPr="00F733A3" w:rsidRDefault="0064489D" w:rsidP="001A21C4">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وسیله نقلیه حمل وسایل رادیولوژی</w:t>
            </w:r>
          </w:p>
        </w:tc>
      </w:tr>
      <w:tr w:rsidR="0064489D" w:rsidRPr="00F733A3" w14:paraId="482BDFD1" w14:textId="77777777" w:rsidTr="00E400B2">
        <w:trPr>
          <w:trHeight w:val="345"/>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326EA0C0" w14:textId="77777777" w:rsidR="0064489D" w:rsidRPr="00F733A3" w:rsidRDefault="0064489D" w:rsidP="001A21C4">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12</w:t>
            </w:r>
          </w:p>
        </w:tc>
        <w:tc>
          <w:tcPr>
            <w:tcW w:w="7201" w:type="dxa"/>
            <w:hideMark/>
          </w:tcPr>
          <w:p w14:paraId="5919A716" w14:textId="77777777" w:rsidR="0064489D" w:rsidRPr="00F733A3" w:rsidRDefault="0064489D" w:rsidP="001A21C4">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sz w:val="28"/>
                <w:szCs w:val="28"/>
                <w:rtl/>
              </w:rPr>
            </w:pPr>
            <w:r w:rsidRPr="00F733A3">
              <w:rPr>
                <w:rFonts w:ascii="Arial" w:eastAsia="Times New Roman" w:hAnsi="Arial" w:cs="B Lotus" w:hint="cs"/>
                <w:b/>
                <w:bCs/>
                <w:color w:val="000000"/>
                <w:sz w:val="28"/>
                <w:szCs w:val="28"/>
                <w:rtl/>
              </w:rPr>
              <w:t>آتش نشانی</w:t>
            </w:r>
          </w:p>
        </w:tc>
      </w:tr>
      <w:tr w:rsidR="0064489D" w:rsidRPr="00F733A3" w14:paraId="295C6051" w14:textId="77777777" w:rsidTr="00E400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56" w:type="dxa"/>
            <w:vAlign w:val="center"/>
            <w:hideMark/>
          </w:tcPr>
          <w:p w14:paraId="5636332F" w14:textId="77777777" w:rsidR="0064489D" w:rsidRPr="00F733A3" w:rsidRDefault="0064489D" w:rsidP="001A21C4">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13</w:t>
            </w:r>
          </w:p>
        </w:tc>
        <w:tc>
          <w:tcPr>
            <w:tcW w:w="7201" w:type="dxa"/>
            <w:hideMark/>
          </w:tcPr>
          <w:p w14:paraId="78567F3E" w14:textId="3D19C13D" w:rsidR="0064489D" w:rsidRPr="00F733A3" w:rsidRDefault="0064489D" w:rsidP="00900E82">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themeColor="text1"/>
                <w:sz w:val="28"/>
                <w:szCs w:val="28"/>
                <w:rtl/>
              </w:rPr>
            </w:pPr>
            <w:r w:rsidRPr="00F733A3">
              <w:rPr>
                <w:rFonts w:ascii="Arial" w:eastAsia="Times New Roman" w:hAnsi="Arial" w:cs="B Lotus" w:hint="cs"/>
                <w:b/>
                <w:bCs/>
                <w:color w:val="000000" w:themeColor="text1"/>
                <w:sz w:val="28"/>
                <w:szCs w:val="28"/>
                <w:rtl/>
              </w:rPr>
              <w:t xml:space="preserve">غیرازموارد تصریح شده دربند 1 الی 12 </w:t>
            </w:r>
            <w:r w:rsidR="00E400B2" w:rsidRPr="00F733A3">
              <w:rPr>
                <w:rFonts w:ascii="Arial" w:eastAsia="Times New Roman" w:hAnsi="Arial" w:cs="B Lotus" w:hint="cs"/>
                <w:b/>
                <w:bCs/>
                <w:color w:val="000000" w:themeColor="text1"/>
                <w:sz w:val="28"/>
                <w:szCs w:val="28"/>
                <w:rtl/>
              </w:rPr>
              <w:t xml:space="preserve">و 14 الی </w:t>
            </w:r>
            <w:r w:rsidR="00720F14" w:rsidRPr="00F733A3">
              <w:rPr>
                <w:rFonts w:ascii="Arial" w:eastAsia="Times New Roman" w:hAnsi="Arial" w:cs="B Lotus" w:hint="cs"/>
                <w:b/>
                <w:bCs/>
                <w:color w:val="000000" w:themeColor="text1"/>
                <w:sz w:val="28"/>
                <w:szCs w:val="28"/>
                <w:rtl/>
              </w:rPr>
              <w:t xml:space="preserve">18 </w:t>
            </w:r>
            <w:r w:rsidRPr="00F733A3">
              <w:rPr>
                <w:rFonts w:ascii="Arial" w:eastAsia="Times New Roman" w:hAnsi="Arial" w:cs="B Lotus" w:hint="cs"/>
                <w:b/>
                <w:bCs/>
                <w:color w:val="000000" w:themeColor="text1"/>
                <w:sz w:val="28"/>
                <w:szCs w:val="28"/>
                <w:rtl/>
              </w:rPr>
              <w:t xml:space="preserve">می باشد </w:t>
            </w:r>
          </w:p>
        </w:tc>
      </w:tr>
      <w:tr w:rsidR="00E400B2" w:rsidRPr="00F733A3" w14:paraId="34A69BF0" w14:textId="77777777" w:rsidTr="00E400B2">
        <w:trPr>
          <w:trHeight w:val="345"/>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57E7C164" w14:textId="77777777" w:rsidR="00E400B2" w:rsidRPr="00F733A3" w:rsidRDefault="00E400B2" w:rsidP="00E400B2">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14</w:t>
            </w:r>
          </w:p>
        </w:tc>
        <w:tc>
          <w:tcPr>
            <w:tcW w:w="7201" w:type="dxa"/>
          </w:tcPr>
          <w:p w14:paraId="70F2FB7B" w14:textId="77777777" w:rsidR="00E400B2" w:rsidRPr="00F733A3" w:rsidRDefault="00E400B2" w:rsidP="00E400B2">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themeColor="text1"/>
                <w:sz w:val="28"/>
                <w:szCs w:val="28"/>
              </w:rPr>
            </w:pPr>
            <w:r w:rsidRPr="00F733A3">
              <w:rPr>
                <w:rFonts w:cs="B Lotus" w:hint="cs"/>
                <w:color w:val="000000" w:themeColor="text1"/>
                <w:sz w:val="28"/>
                <w:szCs w:val="28"/>
                <w:rtl/>
              </w:rPr>
              <w:t>وسيله</w:t>
            </w:r>
            <w:r w:rsidRPr="00F733A3">
              <w:rPr>
                <w:rFonts w:cs="B Lotus"/>
                <w:color w:val="000000" w:themeColor="text1"/>
                <w:sz w:val="28"/>
                <w:szCs w:val="28"/>
                <w:rtl/>
              </w:rPr>
              <w:t xml:space="preserve"> </w:t>
            </w:r>
            <w:r w:rsidRPr="00F733A3">
              <w:rPr>
                <w:rFonts w:cs="B Lotus" w:hint="cs"/>
                <w:color w:val="000000" w:themeColor="text1"/>
                <w:sz w:val="28"/>
                <w:szCs w:val="28"/>
                <w:rtl/>
              </w:rPr>
              <w:t>نقليه</w:t>
            </w:r>
            <w:r w:rsidRPr="00F733A3">
              <w:rPr>
                <w:rFonts w:cs="B Lotus"/>
                <w:color w:val="000000" w:themeColor="text1"/>
                <w:sz w:val="28"/>
                <w:szCs w:val="28"/>
                <w:rtl/>
              </w:rPr>
              <w:t xml:space="preserve"> </w:t>
            </w:r>
            <w:r w:rsidRPr="00F733A3">
              <w:rPr>
                <w:rFonts w:cs="B Lotus" w:hint="cs"/>
                <w:color w:val="000000" w:themeColor="text1"/>
                <w:sz w:val="28"/>
                <w:szCs w:val="28"/>
                <w:rtl/>
              </w:rPr>
              <w:t>كشاورزي</w:t>
            </w:r>
          </w:p>
        </w:tc>
      </w:tr>
      <w:tr w:rsidR="00E400B2" w:rsidRPr="00F733A3" w14:paraId="6766EDA6" w14:textId="77777777" w:rsidTr="00E400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76B92292" w14:textId="77777777" w:rsidR="00E400B2" w:rsidRPr="00F733A3" w:rsidRDefault="00E400B2" w:rsidP="00E400B2">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15</w:t>
            </w:r>
          </w:p>
        </w:tc>
        <w:tc>
          <w:tcPr>
            <w:tcW w:w="7201" w:type="dxa"/>
          </w:tcPr>
          <w:p w14:paraId="377039D2" w14:textId="77777777" w:rsidR="00E400B2" w:rsidRPr="00F733A3" w:rsidRDefault="00E400B2" w:rsidP="00E400B2">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themeColor="text1"/>
                <w:sz w:val="28"/>
                <w:szCs w:val="28"/>
                <w:rtl/>
              </w:rPr>
            </w:pPr>
            <w:r w:rsidRPr="00F733A3">
              <w:rPr>
                <w:rFonts w:cs="B Lotus" w:hint="cs"/>
                <w:color w:val="000000" w:themeColor="text1"/>
                <w:sz w:val="28"/>
                <w:szCs w:val="28"/>
                <w:rtl/>
              </w:rPr>
              <w:t>وسيله</w:t>
            </w:r>
            <w:r w:rsidRPr="00F733A3">
              <w:rPr>
                <w:rFonts w:cs="B Lotus"/>
                <w:color w:val="000000" w:themeColor="text1"/>
                <w:sz w:val="28"/>
                <w:szCs w:val="28"/>
                <w:rtl/>
              </w:rPr>
              <w:t xml:space="preserve"> </w:t>
            </w:r>
            <w:r w:rsidRPr="00F733A3">
              <w:rPr>
                <w:rFonts w:cs="B Lotus" w:hint="cs"/>
                <w:color w:val="000000" w:themeColor="text1"/>
                <w:sz w:val="28"/>
                <w:szCs w:val="28"/>
                <w:rtl/>
              </w:rPr>
              <w:t>نقليه</w:t>
            </w:r>
            <w:r w:rsidRPr="00F733A3">
              <w:rPr>
                <w:rFonts w:cs="B Lotus"/>
                <w:color w:val="000000" w:themeColor="text1"/>
                <w:sz w:val="28"/>
                <w:szCs w:val="28"/>
                <w:rtl/>
              </w:rPr>
              <w:t xml:space="preserve"> </w:t>
            </w:r>
            <w:r w:rsidRPr="00F733A3">
              <w:rPr>
                <w:rFonts w:cs="B Lotus" w:hint="cs"/>
                <w:color w:val="000000" w:themeColor="text1"/>
                <w:sz w:val="28"/>
                <w:szCs w:val="28"/>
                <w:rtl/>
              </w:rPr>
              <w:t>راه</w:t>
            </w:r>
            <w:r w:rsidRPr="00F733A3">
              <w:rPr>
                <w:rFonts w:cs="B Lotus"/>
                <w:color w:val="000000" w:themeColor="text1"/>
                <w:sz w:val="28"/>
                <w:szCs w:val="28"/>
                <w:rtl/>
              </w:rPr>
              <w:t xml:space="preserve"> </w:t>
            </w:r>
            <w:r w:rsidRPr="00F733A3">
              <w:rPr>
                <w:rFonts w:cs="B Lotus" w:hint="cs"/>
                <w:color w:val="000000" w:themeColor="text1"/>
                <w:sz w:val="28"/>
                <w:szCs w:val="28"/>
                <w:rtl/>
              </w:rPr>
              <w:t>سازي</w:t>
            </w:r>
          </w:p>
        </w:tc>
      </w:tr>
      <w:tr w:rsidR="00E400B2" w:rsidRPr="00F733A3" w14:paraId="639AA261" w14:textId="77777777" w:rsidTr="00E400B2">
        <w:trPr>
          <w:trHeight w:val="345"/>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72B7FAA1" w14:textId="77777777" w:rsidR="00E400B2" w:rsidRPr="00F733A3" w:rsidRDefault="00E400B2" w:rsidP="00E400B2">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16</w:t>
            </w:r>
          </w:p>
        </w:tc>
        <w:tc>
          <w:tcPr>
            <w:tcW w:w="7201" w:type="dxa"/>
          </w:tcPr>
          <w:p w14:paraId="1716DFF6" w14:textId="77777777" w:rsidR="00E400B2" w:rsidRPr="00F733A3" w:rsidRDefault="00E400B2" w:rsidP="00E400B2">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themeColor="text1"/>
                <w:sz w:val="28"/>
                <w:szCs w:val="28"/>
                <w:rtl/>
              </w:rPr>
            </w:pPr>
            <w:r w:rsidRPr="00F733A3">
              <w:rPr>
                <w:rFonts w:cs="B Lotus" w:hint="cs"/>
                <w:color w:val="000000" w:themeColor="text1"/>
                <w:sz w:val="28"/>
                <w:szCs w:val="28"/>
                <w:rtl/>
              </w:rPr>
              <w:t>وسيله</w:t>
            </w:r>
            <w:r w:rsidRPr="00F733A3">
              <w:rPr>
                <w:rFonts w:cs="B Lotus"/>
                <w:color w:val="000000" w:themeColor="text1"/>
                <w:sz w:val="28"/>
                <w:szCs w:val="28"/>
                <w:rtl/>
              </w:rPr>
              <w:t xml:space="preserve"> </w:t>
            </w:r>
            <w:r w:rsidRPr="00F733A3">
              <w:rPr>
                <w:rFonts w:cs="B Lotus" w:hint="cs"/>
                <w:color w:val="000000" w:themeColor="text1"/>
                <w:sz w:val="28"/>
                <w:szCs w:val="28"/>
                <w:rtl/>
              </w:rPr>
              <w:t>نقليه</w:t>
            </w:r>
            <w:r w:rsidRPr="00F733A3">
              <w:rPr>
                <w:rFonts w:cs="B Lotus"/>
                <w:color w:val="000000" w:themeColor="text1"/>
                <w:sz w:val="28"/>
                <w:szCs w:val="28"/>
                <w:rtl/>
              </w:rPr>
              <w:t xml:space="preserve"> </w:t>
            </w:r>
            <w:r w:rsidRPr="00F733A3">
              <w:rPr>
                <w:rFonts w:cs="B Lotus" w:hint="cs"/>
                <w:color w:val="000000" w:themeColor="text1"/>
                <w:sz w:val="28"/>
                <w:szCs w:val="28"/>
                <w:rtl/>
              </w:rPr>
              <w:t>ساختماني</w:t>
            </w:r>
          </w:p>
        </w:tc>
      </w:tr>
      <w:tr w:rsidR="00E400B2" w:rsidRPr="00F733A3" w14:paraId="068FA629" w14:textId="77777777" w:rsidTr="00E400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3E543E0D" w14:textId="77777777" w:rsidR="00E400B2" w:rsidRPr="00F733A3" w:rsidRDefault="00E400B2" w:rsidP="00E400B2">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17</w:t>
            </w:r>
          </w:p>
        </w:tc>
        <w:tc>
          <w:tcPr>
            <w:tcW w:w="7201" w:type="dxa"/>
          </w:tcPr>
          <w:p w14:paraId="40DD5842" w14:textId="77777777" w:rsidR="00E400B2" w:rsidRPr="00F733A3" w:rsidRDefault="00E400B2" w:rsidP="00E400B2">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themeColor="text1"/>
                <w:sz w:val="28"/>
                <w:szCs w:val="28"/>
                <w:rtl/>
              </w:rPr>
            </w:pPr>
            <w:r w:rsidRPr="00F733A3">
              <w:rPr>
                <w:rFonts w:cs="B Lotus" w:hint="cs"/>
                <w:color w:val="000000" w:themeColor="text1"/>
                <w:sz w:val="28"/>
                <w:szCs w:val="28"/>
                <w:rtl/>
              </w:rPr>
              <w:t>وسيله</w:t>
            </w:r>
            <w:r w:rsidRPr="00F733A3">
              <w:rPr>
                <w:rFonts w:cs="B Lotus"/>
                <w:color w:val="000000" w:themeColor="text1"/>
                <w:sz w:val="28"/>
                <w:szCs w:val="28"/>
                <w:rtl/>
              </w:rPr>
              <w:t xml:space="preserve"> </w:t>
            </w:r>
            <w:r w:rsidRPr="00F733A3">
              <w:rPr>
                <w:rFonts w:cs="B Lotus" w:hint="cs"/>
                <w:color w:val="000000" w:themeColor="text1"/>
                <w:sz w:val="28"/>
                <w:szCs w:val="28"/>
                <w:rtl/>
              </w:rPr>
              <w:t>نقليه</w:t>
            </w:r>
            <w:r w:rsidRPr="00F733A3">
              <w:rPr>
                <w:rFonts w:cs="B Lotus"/>
                <w:color w:val="000000" w:themeColor="text1"/>
                <w:sz w:val="28"/>
                <w:szCs w:val="28"/>
                <w:rtl/>
              </w:rPr>
              <w:t xml:space="preserve"> </w:t>
            </w:r>
            <w:r w:rsidRPr="00F733A3">
              <w:rPr>
                <w:rFonts w:cs="B Lotus" w:hint="cs"/>
                <w:color w:val="000000" w:themeColor="text1"/>
                <w:sz w:val="28"/>
                <w:szCs w:val="28"/>
                <w:rtl/>
              </w:rPr>
              <w:t>كارگاهي</w:t>
            </w:r>
          </w:p>
        </w:tc>
      </w:tr>
      <w:tr w:rsidR="00720F14" w:rsidRPr="00F733A3" w14:paraId="32FC964E" w14:textId="77777777" w:rsidTr="00E400B2">
        <w:trPr>
          <w:trHeight w:val="345"/>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4FE61FA0" w14:textId="77777777" w:rsidR="00720F14" w:rsidRPr="00F733A3" w:rsidRDefault="00720F14" w:rsidP="00E400B2">
            <w:pPr>
              <w:jc w:val="center"/>
              <w:rPr>
                <w:rFonts w:ascii="Arial" w:eastAsia="Times New Roman" w:hAnsi="Arial" w:cs="B Lotus"/>
                <w:color w:val="000000" w:themeColor="text1"/>
                <w:sz w:val="28"/>
                <w:szCs w:val="28"/>
                <w:highlight w:val="yellow"/>
                <w:rtl/>
              </w:rPr>
            </w:pPr>
            <w:r w:rsidRPr="005472A8">
              <w:rPr>
                <w:rFonts w:ascii="Arial" w:eastAsia="Times New Roman" w:hAnsi="Arial" w:cs="B Lotus" w:hint="cs"/>
                <w:color w:val="000000" w:themeColor="text1"/>
                <w:sz w:val="28"/>
                <w:szCs w:val="28"/>
                <w:rtl/>
              </w:rPr>
              <w:t>18</w:t>
            </w:r>
          </w:p>
        </w:tc>
        <w:tc>
          <w:tcPr>
            <w:tcW w:w="7201" w:type="dxa"/>
          </w:tcPr>
          <w:p w14:paraId="4A5827D3" w14:textId="499902DF" w:rsidR="00720F14" w:rsidRPr="00F733A3" w:rsidRDefault="00720F14" w:rsidP="00E400B2">
            <w:pPr>
              <w:jc w:val="mediumKashida"/>
              <w:cnfStyle w:val="000000000000" w:firstRow="0" w:lastRow="0" w:firstColumn="0" w:lastColumn="0" w:oddVBand="0" w:evenVBand="0" w:oddHBand="0" w:evenHBand="0" w:firstRowFirstColumn="0" w:firstRowLastColumn="0" w:lastRowFirstColumn="0" w:lastRowLastColumn="0"/>
              <w:rPr>
                <w:rFonts w:cs="B Lotus"/>
                <w:color w:val="000000" w:themeColor="text1"/>
                <w:sz w:val="28"/>
                <w:szCs w:val="28"/>
                <w:rtl/>
              </w:rPr>
            </w:pPr>
            <w:r w:rsidRPr="00F733A3">
              <w:rPr>
                <w:rFonts w:cs="B Lotus" w:hint="cs"/>
                <w:color w:val="000000" w:themeColor="text1"/>
                <w:sz w:val="28"/>
                <w:szCs w:val="28"/>
                <w:rtl/>
              </w:rPr>
              <w:t>وسایل نقلیه عمومی شهری حمل مسافر با ظرفیت بیش از شش نفر</w:t>
            </w:r>
            <w:r w:rsidR="00CD6D2F" w:rsidRPr="00F733A3">
              <w:rPr>
                <w:rFonts w:cs="B Lotus" w:hint="cs"/>
                <w:color w:val="000000" w:themeColor="text1"/>
                <w:sz w:val="28"/>
                <w:szCs w:val="28"/>
                <w:rtl/>
              </w:rPr>
              <w:t xml:space="preserve"> شامل اتوبوس ، مینی بوس ، ون و استیشن</w:t>
            </w:r>
          </w:p>
        </w:tc>
      </w:tr>
    </w:tbl>
    <w:p w14:paraId="1F1F0135" w14:textId="35C42AE5" w:rsidR="00E0588F" w:rsidRPr="00EB7DBA" w:rsidRDefault="00EB7DBA" w:rsidP="00EB7DBA">
      <w:pPr>
        <w:rPr>
          <w:rFonts w:cs="B Lotus"/>
          <w:color w:val="000000" w:themeColor="text1"/>
          <w:sz w:val="28"/>
          <w:szCs w:val="28"/>
          <w:rtl/>
        </w:rPr>
      </w:pPr>
      <w:r w:rsidRPr="00EB7DBA">
        <w:rPr>
          <w:rFonts w:cs="B Lotus" w:hint="cs"/>
          <w:color w:val="FF0000"/>
          <w:sz w:val="28"/>
          <w:szCs w:val="28"/>
          <w:rtl/>
        </w:rPr>
        <w:t xml:space="preserve">تذکر: </w:t>
      </w:r>
      <w:r w:rsidRPr="00EB7DBA">
        <w:rPr>
          <w:rFonts w:cs="B Lotus" w:hint="cs"/>
          <w:color w:val="000000" w:themeColor="text1"/>
          <w:sz w:val="28"/>
          <w:szCs w:val="28"/>
          <w:rtl/>
        </w:rPr>
        <w:t>برای</w:t>
      </w:r>
      <w:r w:rsidRPr="00EB7DBA">
        <w:rPr>
          <w:rFonts w:cs="B Lotus"/>
          <w:color w:val="000000" w:themeColor="text1"/>
          <w:sz w:val="28"/>
          <w:szCs w:val="28"/>
          <w:rtl/>
        </w:rPr>
        <w:t xml:space="preserve"> </w:t>
      </w:r>
      <w:r w:rsidRPr="00EB7DBA">
        <w:rPr>
          <w:rFonts w:cs="B Lotus" w:hint="cs"/>
          <w:color w:val="000000" w:themeColor="text1"/>
          <w:sz w:val="28"/>
          <w:szCs w:val="28"/>
          <w:rtl/>
        </w:rPr>
        <w:t>بیمه</w:t>
      </w:r>
      <w:r w:rsidRPr="00EB7DBA">
        <w:rPr>
          <w:rFonts w:cs="B Lotus"/>
          <w:color w:val="000000" w:themeColor="text1"/>
          <w:sz w:val="28"/>
          <w:szCs w:val="28"/>
          <w:rtl/>
        </w:rPr>
        <w:t xml:space="preserve"> </w:t>
      </w:r>
      <w:r w:rsidRPr="00EB7DBA">
        <w:rPr>
          <w:rFonts w:cs="B Lotus" w:hint="cs"/>
          <w:color w:val="000000" w:themeColor="text1"/>
          <w:sz w:val="28"/>
          <w:szCs w:val="28"/>
          <w:rtl/>
        </w:rPr>
        <w:t>نامه</w:t>
      </w:r>
      <w:r w:rsidRPr="00EB7DBA">
        <w:rPr>
          <w:rFonts w:cs="B Lotus"/>
          <w:color w:val="000000" w:themeColor="text1"/>
          <w:sz w:val="28"/>
          <w:szCs w:val="28"/>
          <w:rtl/>
        </w:rPr>
        <w:t xml:space="preserve"> </w:t>
      </w:r>
      <w:r w:rsidRPr="00EB7DBA">
        <w:rPr>
          <w:rFonts w:cs="B Lotus" w:hint="cs"/>
          <w:color w:val="000000" w:themeColor="text1"/>
          <w:sz w:val="28"/>
          <w:szCs w:val="28"/>
          <w:rtl/>
        </w:rPr>
        <w:t>های</w:t>
      </w:r>
      <w:r w:rsidRPr="00EB7DBA">
        <w:rPr>
          <w:rFonts w:cs="B Lotus"/>
          <w:color w:val="000000" w:themeColor="text1"/>
          <w:sz w:val="28"/>
          <w:szCs w:val="28"/>
          <w:rtl/>
        </w:rPr>
        <w:t xml:space="preserve"> </w:t>
      </w:r>
      <w:r w:rsidRPr="00EB7DBA">
        <w:rPr>
          <w:rFonts w:cs="B Lotus" w:hint="cs"/>
          <w:color w:val="000000" w:themeColor="text1"/>
          <w:sz w:val="28"/>
          <w:szCs w:val="28"/>
          <w:rtl/>
        </w:rPr>
        <w:t>با</w:t>
      </w:r>
      <w:r w:rsidRPr="00EB7DBA">
        <w:rPr>
          <w:rFonts w:cs="B Lotus"/>
          <w:color w:val="000000" w:themeColor="text1"/>
          <w:sz w:val="28"/>
          <w:szCs w:val="28"/>
          <w:rtl/>
        </w:rPr>
        <w:t xml:space="preserve"> </w:t>
      </w:r>
      <w:r w:rsidRPr="00EB7DBA">
        <w:rPr>
          <w:rFonts w:cs="B Lotus" w:hint="cs"/>
          <w:color w:val="000000" w:themeColor="text1"/>
          <w:sz w:val="28"/>
          <w:szCs w:val="28"/>
          <w:rtl/>
        </w:rPr>
        <w:t>تاریخ</w:t>
      </w:r>
      <w:r w:rsidRPr="00EB7DBA">
        <w:rPr>
          <w:rFonts w:cs="B Lotus"/>
          <w:color w:val="000000" w:themeColor="text1"/>
          <w:sz w:val="28"/>
          <w:szCs w:val="28"/>
          <w:rtl/>
        </w:rPr>
        <w:t xml:space="preserve"> </w:t>
      </w:r>
      <w:r w:rsidRPr="00EB7DBA">
        <w:rPr>
          <w:rFonts w:cs="B Lotus" w:hint="cs"/>
          <w:color w:val="000000" w:themeColor="text1"/>
          <w:sz w:val="28"/>
          <w:szCs w:val="28"/>
          <w:rtl/>
        </w:rPr>
        <w:t>صدور</w:t>
      </w:r>
      <w:r w:rsidRPr="00EB7DBA">
        <w:rPr>
          <w:rFonts w:cs="B Lotus"/>
          <w:color w:val="000000" w:themeColor="text1"/>
          <w:sz w:val="28"/>
          <w:szCs w:val="28"/>
          <w:rtl/>
        </w:rPr>
        <w:t xml:space="preserve"> </w:t>
      </w:r>
      <w:r w:rsidRPr="00EB7DBA">
        <w:rPr>
          <w:rFonts w:cs="B Lotus" w:hint="cs"/>
          <w:color w:val="000000" w:themeColor="text1"/>
          <w:sz w:val="28"/>
          <w:szCs w:val="28"/>
          <w:rtl/>
        </w:rPr>
        <w:t>قبل</w:t>
      </w:r>
      <w:r w:rsidRPr="00EB7DBA">
        <w:rPr>
          <w:rFonts w:cs="B Lotus"/>
          <w:color w:val="000000" w:themeColor="text1"/>
          <w:sz w:val="28"/>
          <w:szCs w:val="28"/>
          <w:rtl/>
        </w:rPr>
        <w:t xml:space="preserve"> </w:t>
      </w:r>
      <w:r w:rsidRPr="00EB7DBA">
        <w:rPr>
          <w:rFonts w:cs="B Lotus" w:hint="cs"/>
          <w:color w:val="000000" w:themeColor="text1"/>
          <w:sz w:val="28"/>
          <w:szCs w:val="28"/>
          <w:rtl/>
        </w:rPr>
        <w:t>از</w:t>
      </w:r>
      <w:r w:rsidRPr="00EB7DBA">
        <w:rPr>
          <w:rFonts w:cs="B Lotus"/>
          <w:color w:val="000000" w:themeColor="text1"/>
          <w:sz w:val="28"/>
          <w:szCs w:val="28"/>
          <w:rtl/>
        </w:rPr>
        <w:t xml:space="preserve"> </w:t>
      </w:r>
      <w:r w:rsidRPr="00EB7DBA">
        <w:rPr>
          <w:rFonts w:cs="B Lotus" w:hint="cs"/>
          <w:color w:val="000000" w:themeColor="text1"/>
          <w:sz w:val="28"/>
          <w:szCs w:val="28"/>
          <w:rtl/>
        </w:rPr>
        <w:t>تاریخ</w:t>
      </w:r>
      <w:r w:rsidRPr="00EB7DBA">
        <w:rPr>
          <w:rFonts w:cs="B Lotus"/>
          <w:color w:val="000000" w:themeColor="text1"/>
          <w:sz w:val="28"/>
          <w:szCs w:val="28"/>
          <w:rtl/>
        </w:rPr>
        <w:t xml:space="preserve"> </w:t>
      </w:r>
      <w:r w:rsidRPr="00EB7DBA">
        <w:rPr>
          <w:rFonts w:cs="B Lotus" w:hint="cs"/>
          <w:color w:val="000000" w:themeColor="text1"/>
          <w:sz w:val="28"/>
          <w:szCs w:val="28"/>
          <w:rtl/>
        </w:rPr>
        <w:t>31</w:t>
      </w:r>
      <w:r w:rsidRPr="00EB7DBA">
        <w:rPr>
          <w:rFonts w:cs="B Lotus"/>
          <w:color w:val="000000" w:themeColor="text1"/>
          <w:sz w:val="28"/>
          <w:szCs w:val="28"/>
          <w:rtl/>
        </w:rPr>
        <w:t>/06/</w:t>
      </w:r>
      <w:r w:rsidRPr="00EB7DBA">
        <w:rPr>
          <w:rFonts w:cs="B Lotus" w:hint="cs"/>
          <w:color w:val="000000" w:themeColor="text1"/>
          <w:sz w:val="28"/>
          <w:szCs w:val="28"/>
          <w:rtl/>
        </w:rPr>
        <w:t>1397</w:t>
      </w:r>
      <w:r w:rsidRPr="00EB7DBA">
        <w:rPr>
          <w:rFonts w:cs="B Lotus"/>
          <w:color w:val="000000" w:themeColor="text1"/>
          <w:sz w:val="28"/>
          <w:szCs w:val="28"/>
          <w:rtl/>
        </w:rPr>
        <w:t xml:space="preserve">' </w:t>
      </w:r>
      <w:r w:rsidRPr="00EB7DBA">
        <w:rPr>
          <w:rFonts w:cs="B Lotus" w:hint="cs"/>
          <w:color w:val="000000" w:themeColor="text1"/>
          <w:sz w:val="28"/>
          <w:szCs w:val="28"/>
          <w:rtl/>
        </w:rPr>
        <w:t>امکان</w:t>
      </w:r>
      <w:r w:rsidRPr="00EB7DBA">
        <w:rPr>
          <w:rFonts w:cs="B Lotus"/>
          <w:color w:val="000000" w:themeColor="text1"/>
          <w:sz w:val="28"/>
          <w:szCs w:val="28"/>
          <w:rtl/>
        </w:rPr>
        <w:t xml:space="preserve"> </w:t>
      </w:r>
      <w:r w:rsidRPr="00EB7DBA">
        <w:rPr>
          <w:rFonts w:cs="B Lotus" w:hint="cs"/>
          <w:color w:val="000000" w:themeColor="text1"/>
          <w:sz w:val="28"/>
          <w:szCs w:val="28"/>
          <w:rtl/>
        </w:rPr>
        <w:t>صدور</w:t>
      </w:r>
      <w:r w:rsidRPr="00EB7DBA">
        <w:rPr>
          <w:rFonts w:cs="B Lotus"/>
          <w:color w:val="000000" w:themeColor="text1"/>
          <w:sz w:val="28"/>
          <w:szCs w:val="28"/>
          <w:rtl/>
        </w:rPr>
        <w:t xml:space="preserve"> </w:t>
      </w:r>
      <w:r w:rsidRPr="00EB7DBA">
        <w:rPr>
          <w:rFonts w:cs="B Lotus" w:hint="cs"/>
          <w:color w:val="000000" w:themeColor="text1"/>
          <w:sz w:val="28"/>
          <w:szCs w:val="28"/>
          <w:rtl/>
        </w:rPr>
        <w:t>بیمه</w:t>
      </w:r>
      <w:r w:rsidRPr="00EB7DBA">
        <w:rPr>
          <w:rFonts w:cs="B Lotus"/>
          <w:color w:val="000000" w:themeColor="text1"/>
          <w:sz w:val="28"/>
          <w:szCs w:val="28"/>
          <w:rtl/>
        </w:rPr>
        <w:t xml:space="preserve"> </w:t>
      </w:r>
      <w:r w:rsidRPr="00EB7DBA">
        <w:rPr>
          <w:rFonts w:cs="B Lotus" w:hint="cs"/>
          <w:color w:val="000000" w:themeColor="text1"/>
          <w:sz w:val="28"/>
          <w:szCs w:val="28"/>
          <w:rtl/>
        </w:rPr>
        <w:t>نامه</w:t>
      </w:r>
      <w:r w:rsidRPr="00EB7DBA">
        <w:rPr>
          <w:rFonts w:cs="B Lotus"/>
          <w:color w:val="000000" w:themeColor="text1"/>
          <w:sz w:val="28"/>
          <w:szCs w:val="28"/>
          <w:rtl/>
        </w:rPr>
        <w:t xml:space="preserve"> </w:t>
      </w:r>
      <w:r w:rsidRPr="00EB7DBA">
        <w:rPr>
          <w:rFonts w:cs="B Lotus" w:hint="cs"/>
          <w:color w:val="000000" w:themeColor="text1"/>
          <w:sz w:val="28"/>
          <w:szCs w:val="28"/>
          <w:rtl/>
        </w:rPr>
        <w:t>با</w:t>
      </w:r>
      <w:r w:rsidRPr="00EB7DBA">
        <w:rPr>
          <w:rFonts w:cs="B Lotus"/>
          <w:color w:val="000000" w:themeColor="text1"/>
          <w:sz w:val="28"/>
          <w:szCs w:val="28"/>
          <w:rtl/>
        </w:rPr>
        <w:t xml:space="preserve"> </w:t>
      </w:r>
      <w:r w:rsidRPr="00EB7DBA">
        <w:rPr>
          <w:rFonts w:cs="B Lotus" w:hint="cs"/>
          <w:color w:val="000000" w:themeColor="text1"/>
          <w:sz w:val="28"/>
          <w:szCs w:val="28"/>
          <w:rtl/>
        </w:rPr>
        <w:t>کد</w:t>
      </w:r>
      <w:r w:rsidRPr="00EB7DBA">
        <w:rPr>
          <w:rFonts w:cs="B Lotus"/>
          <w:color w:val="000000" w:themeColor="text1"/>
          <w:sz w:val="28"/>
          <w:szCs w:val="28"/>
          <w:rtl/>
        </w:rPr>
        <w:t xml:space="preserve"> </w:t>
      </w:r>
      <w:r w:rsidRPr="00EB7DBA">
        <w:rPr>
          <w:rFonts w:cs="B Lotus" w:hint="cs"/>
          <w:color w:val="000000" w:themeColor="text1"/>
          <w:sz w:val="28"/>
          <w:szCs w:val="28"/>
          <w:rtl/>
        </w:rPr>
        <w:t>کاربری</w:t>
      </w:r>
      <w:r w:rsidRPr="00EB7DBA">
        <w:rPr>
          <w:rFonts w:cs="B Lotus"/>
          <w:color w:val="000000" w:themeColor="text1"/>
          <w:sz w:val="28"/>
          <w:szCs w:val="28"/>
          <w:rtl/>
        </w:rPr>
        <w:t xml:space="preserve"> </w:t>
      </w:r>
      <w:r w:rsidRPr="00EB7DBA">
        <w:rPr>
          <w:rFonts w:cs="B Lotus" w:hint="cs"/>
          <w:color w:val="000000" w:themeColor="text1"/>
          <w:sz w:val="28"/>
          <w:szCs w:val="28"/>
          <w:rtl/>
        </w:rPr>
        <w:t>14،</w:t>
      </w:r>
      <w:r w:rsidRPr="00EB7DBA">
        <w:rPr>
          <w:rFonts w:cs="B Lotus"/>
          <w:color w:val="000000" w:themeColor="text1"/>
          <w:sz w:val="28"/>
          <w:szCs w:val="28"/>
          <w:rtl/>
        </w:rPr>
        <w:t xml:space="preserve"> </w:t>
      </w:r>
      <w:r w:rsidRPr="00EB7DBA">
        <w:rPr>
          <w:rFonts w:cs="B Lotus" w:hint="cs"/>
          <w:color w:val="000000" w:themeColor="text1"/>
          <w:sz w:val="28"/>
          <w:szCs w:val="28"/>
          <w:rtl/>
        </w:rPr>
        <w:t>15،</w:t>
      </w:r>
      <w:r w:rsidRPr="00EB7DBA">
        <w:rPr>
          <w:rFonts w:cs="B Lotus"/>
          <w:color w:val="000000" w:themeColor="text1"/>
          <w:sz w:val="28"/>
          <w:szCs w:val="28"/>
          <w:rtl/>
        </w:rPr>
        <w:t xml:space="preserve"> </w:t>
      </w:r>
      <w:r w:rsidRPr="00EB7DBA">
        <w:rPr>
          <w:rFonts w:cs="B Lotus" w:hint="cs"/>
          <w:color w:val="000000" w:themeColor="text1"/>
          <w:sz w:val="28"/>
          <w:szCs w:val="28"/>
          <w:rtl/>
        </w:rPr>
        <w:t>16</w:t>
      </w:r>
      <w:r w:rsidRPr="00EB7DBA">
        <w:rPr>
          <w:rFonts w:cs="B Lotus"/>
          <w:color w:val="000000" w:themeColor="text1"/>
          <w:sz w:val="28"/>
          <w:szCs w:val="28"/>
          <w:rtl/>
        </w:rPr>
        <w:t xml:space="preserve"> </w:t>
      </w:r>
      <w:r w:rsidRPr="00EB7DBA">
        <w:rPr>
          <w:rFonts w:cs="B Lotus" w:hint="cs"/>
          <w:color w:val="000000" w:themeColor="text1"/>
          <w:sz w:val="28"/>
          <w:szCs w:val="28"/>
          <w:rtl/>
        </w:rPr>
        <w:t>و</w:t>
      </w:r>
      <w:r w:rsidRPr="00EB7DBA">
        <w:rPr>
          <w:rFonts w:cs="B Lotus"/>
          <w:color w:val="000000" w:themeColor="text1"/>
          <w:sz w:val="28"/>
          <w:szCs w:val="28"/>
          <w:rtl/>
        </w:rPr>
        <w:t xml:space="preserve"> </w:t>
      </w:r>
      <w:r w:rsidRPr="00EB7DBA">
        <w:rPr>
          <w:rFonts w:cs="B Lotus" w:hint="cs"/>
          <w:color w:val="000000" w:themeColor="text1"/>
          <w:sz w:val="28"/>
          <w:szCs w:val="28"/>
          <w:rtl/>
        </w:rPr>
        <w:t>17</w:t>
      </w:r>
      <w:r w:rsidRPr="00EB7DBA">
        <w:rPr>
          <w:rFonts w:cs="B Lotus"/>
          <w:color w:val="000000" w:themeColor="text1"/>
          <w:sz w:val="28"/>
          <w:szCs w:val="28"/>
          <w:rtl/>
        </w:rPr>
        <w:t xml:space="preserve"> </w:t>
      </w:r>
      <w:r w:rsidRPr="00EB7DBA">
        <w:rPr>
          <w:rFonts w:cs="B Lotus" w:hint="cs"/>
          <w:color w:val="000000" w:themeColor="text1"/>
          <w:sz w:val="28"/>
          <w:szCs w:val="28"/>
          <w:rtl/>
        </w:rPr>
        <w:t>وجود</w:t>
      </w:r>
      <w:r w:rsidRPr="00EB7DBA">
        <w:rPr>
          <w:rFonts w:cs="B Lotus"/>
          <w:color w:val="000000" w:themeColor="text1"/>
          <w:sz w:val="28"/>
          <w:szCs w:val="28"/>
          <w:rtl/>
        </w:rPr>
        <w:t xml:space="preserve"> </w:t>
      </w:r>
      <w:r w:rsidRPr="00EB7DBA">
        <w:rPr>
          <w:rFonts w:cs="B Lotus" w:hint="cs"/>
          <w:color w:val="000000" w:themeColor="text1"/>
          <w:sz w:val="28"/>
          <w:szCs w:val="28"/>
          <w:rtl/>
        </w:rPr>
        <w:t>ندارد</w:t>
      </w:r>
      <w:r w:rsidRPr="00EB7DBA">
        <w:rPr>
          <w:rFonts w:cs="B Lotus"/>
          <w:color w:val="000000" w:themeColor="text1"/>
          <w:sz w:val="28"/>
          <w:szCs w:val="28"/>
          <w:rtl/>
        </w:rPr>
        <w:t xml:space="preserve"> </w:t>
      </w:r>
      <w:r w:rsidRPr="00EB7DBA">
        <w:rPr>
          <w:rFonts w:cs="B Lotus" w:hint="cs"/>
          <w:color w:val="000000" w:themeColor="text1"/>
          <w:sz w:val="28"/>
          <w:szCs w:val="28"/>
          <w:rtl/>
        </w:rPr>
        <w:t>و</w:t>
      </w:r>
      <w:r w:rsidRPr="00EB7DBA">
        <w:rPr>
          <w:rFonts w:cs="B Lotus"/>
          <w:color w:val="000000" w:themeColor="text1"/>
          <w:sz w:val="28"/>
          <w:szCs w:val="28"/>
          <w:rtl/>
        </w:rPr>
        <w:t xml:space="preserve"> </w:t>
      </w:r>
      <w:r w:rsidRPr="00EB7DBA">
        <w:rPr>
          <w:rFonts w:cs="B Lotus" w:hint="cs"/>
          <w:color w:val="000000" w:themeColor="text1"/>
          <w:sz w:val="28"/>
          <w:szCs w:val="28"/>
          <w:rtl/>
        </w:rPr>
        <w:t>باید</w:t>
      </w:r>
      <w:r w:rsidRPr="00EB7DBA">
        <w:rPr>
          <w:rFonts w:cs="B Lotus"/>
          <w:color w:val="000000" w:themeColor="text1"/>
          <w:sz w:val="28"/>
          <w:szCs w:val="28"/>
          <w:rtl/>
        </w:rPr>
        <w:t xml:space="preserve"> </w:t>
      </w:r>
      <w:r w:rsidRPr="00EB7DBA">
        <w:rPr>
          <w:rFonts w:cs="B Lotus" w:hint="cs"/>
          <w:color w:val="000000" w:themeColor="text1"/>
          <w:sz w:val="28"/>
          <w:szCs w:val="28"/>
          <w:rtl/>
        </w:rPr>
        <w:t>کد</w:t>
      </w:r>
      <w:r w:rsidRPr="00EB7DBA">
        <w:rPr>
          <w:rFonts w:cs="B Lotus"/>
          <w:color w:val="000000" w:themeColor="text1"/>
          <w:sz w:val="28"/>
          <w:szCs w:val="28"/>
          <w:rtl/>
        </w:rPr>
        <w:t xml:space="preserve"> </w:t>
      </w:r>
      <w:r w:rsidRPr="00EB7DBA">
        <w:rPr>
          <w:rFonts w:cs="B Lotus" w:hint="cs"/>
          <w:color w:val="000000" w:themeColor="text1"/>
          <w:sz w:val="28"/>
          <w:szCs w:val="28"/>
          <w:rtl/>
        </w:rPr>
        <w:t>13</w:t>
      </w:r>
      <w:r w:rsidRPr="00EB7DBA">
        <w:rPr>
          <w:rFonts w:cs="B Lotus"/>
          <w:color w:val="000000" w:themeColor="text1"/>
          <w:sz w:val="28"/>
          <w:szCs w:val="28"/>
          <w:rtl/>
        </w:rPr>
        <w:t xml:space="preserve"> </w:t>
      </w:r>
      <w:r w:rsidRPr="00EB7DBA">
        <w:rPr>
          <w:rFonts w:cs="B Lotus" w:hint="cs"/>
          <w:color w:val="000000" w:themeColor="text1"/>
          <w:sz w:val="28"/>
          <w:szCs w:val="28"/>
          <w:rtl/>
        </w:rPr>
        <w:t>ارسال</w:t>
      </w:r>
      <w:r w:rsidRPr="00EB7DBA">
        <w:rPr>
          <w:rFonts w:cs="B Lotus"/>
          <w:color w:val="000000" w:themeColor="text1"/>
          <w:sz w:val="28"/>
          <w:szCs w:val="28"/>
          <w:rtl/>
        </w:rPr>
        <w:t xml:space="preserve"> </w:t>
      </w:r>
      <w:r w:rsidRPr="00EB7DBA">
        <w:rPr>
          <w:rFonts w:cs="B Lotus" w:hint="cs"/>
          <w:color w:val="000000" w:themeColor="text1"/>
          <w:sz w:val="28"/>
          <w:szCs w:val="28"/>
          <w:rtl/>
        </w:rPr>
        <w:t>گردد</w:t>
      </w:r>
      <w:r w:rsidRPr="00EB7DBA">
        <w:rPr>
          <w:rFonts w:cs="B Lotus"/>
          <w:color w:val="000000" w:themeColor="text1"/>
          <w:sz w:val="28"/>
          <w:szCs w:val="28"/>
          <w:rtl/>
        </w:rPr>
        <w:t>.</w:t>
      </w:r>
    </w:p>
    <w:p w14:paraId="037E240D" w14:textId="77777777" w:rsidR="00E0588F" w:rsidRPr="00F733A3" w:rsidRDefault="00E0588F" w:rsidP="00A97DC3">
      <w:pPr>
        <w:jc w:val="mediumKashida"/>
        <w:rPr>
          <w:rFonts w:cs="B Lotus"/>
          <w:color w:val="000000" w:themeColor="text1"/>
          <w:sz w:val="24"/>
          <w:szCs w:val="24"/>
          <w:rtl/>
        </w:rPr>
      </w:pPr>
      <w:r w:rsidRPr="00F733A3">
        <w:rPr>
          <w:rFonts w:cs="B Lotus" w:hint="cs"/>
          <w:sz w:val="24"/>
          <w:szCs w:val="24"/>
          <w:rtl/>
        </w:rPr>
        <w:lastRenderedPageBreak/>
        <w:t xml:space="preserve">مثال : به عنوان مثال ممکن است در یک رکورد اطلاعاتی نوع کاربری مسابقات رانندگی باشد و نوع گروه بندی وسیله نقلیه  </w:t>
      </w:r>
      <w:r w:rsidRPr="00F733A3">
        <w:rPr>
          <w:rFonts w:ascii="Arial" w:hAnsi="Arial" w:cs="B Lotus" w:hint="cs"/>
          <w:color w:val="000000"/>
          <w:sz w:val="28"/>
          <w:szCs w:val="28"/>
          <w:rtl/>
        </w:rPr>
        <w:t>موتورسیکلت دنده اي دوسيلندرو</w:t>
      </w:r>
      <w:r w:rsidR="00067A75" w:rsidRPr="00F733A3">
        <w:rPr>
          <w:rFonts w:ascii="Arial" w:hAnsi="Arial" w:cs="B Lotus" w:hint="cs"/>
          <w:color w:val="000000"/>
          <w:sz w:val="28"/>
          <w:szCs w:val="28"/>
          <w:rtl/>
        </w:rPr>
        <w:t xml:space="preserve"> </w:t>
      </w:r>
      <w:r w:rsidRPr="00F733A3">
        <w:rPr>
          <w:rFonts w:ascii="Arial" w:hAnsi="Arial" w:cs="B Lotus" w:hint="cs"/>
          <w:color w:val="000000"/>
          <w:sz w:val="28"/>
          <w:szCs w:val="28"/>
          <w:rtl/>
        </w:rPr>
        <w:t xml:space="preserve">به بالا که در این وضعیت </w:t>
      </w:r>
      <w:r w:rsidRPr="00F733A3">
        <w:rPr>
          <w:rFonts w:ascii="Arial" w:hAnsi="Arial" w:cs="B Lotus" w:hint="cs"/>
          <w:color w:val="000000" w:themeColor="text1"/>
          <w:sz w:val="28"/>
          <w:szCs w:val="28"/>
          <w:rtl/>
        </w:rPr>
        <w:t xml:space="preserve">کد نوع کاربری برابر 6 و کد نوع گروه بندی وسیله </w:t>
      </w:r>
      <w:r w:rsidR="00A97DC3" w:rsidRPr="00F733A3">
        <w:rPr>
          <w:rFonts w:ascii="Arial" w:hAnsi="Arial" w:cs="B Lotus" w:hint="cs"/>
          <w:color w:val="000000" w:themeColor="text1"/>
          <w:sz w:val="28"/>
          <w:szCs w:val="28"/>
          <w:rtl/>
        </w:rPr>
        <w:t>نقلیه</w:t>
      </w:r>
      <w:r w:rsidRPr="00F733A3">
        <w:rPr>
          <w:rFonts w:ascii="Arial" w:hAnsi="Arial" w:cs="B Lotus" w:hint="cs"/>
          <w:color w:val="000000" w:themeColor="text1"/>
          <w:sz w:val="28"/>
          <w:szCs w:val="28"/>
          <w:rtl/>
        </w:rPr>
        <w:t xml:space="preserve"> برابر 18 خواهد بود</w:t>
      </w:r>
      <w:r w:rsidR="00A97DC3" w:rsidRPr="00F733A3">
        <w:rPr>
          <w:rFonts w:ascii="Arial" w:hAnsi="Arial" w:cs="B Lotus" w:hint="cs"/>
          <w:color w:val="000000" w:themeColor="text1"/>
          <w:sz w:val="28"/>
          <w:szCs w:val="28"/>
          <w:rtl/>
        </w:rPr>
        <w:t>.</w:t>
      </w:r>
    </w:p>
    <w:p w14:paraId="1939B960" w14:textId="77777777" w:rsidR="00DC2ED0" w:rsidRPr="00F733A3" w:rsidRDefault="00CA239A" w:rsidP="00DC2ED0">
      <w:pPr>
        <w:pStyle w:val="Heading2"/>
        <w:rPr>
          <w:rFonts w:cs="B Lotus"/>
          <w:sz w:val="28"/>
          <w:szCs w:val="28"/>
        </w:rPr>
      </w:pPr>
      <w:bookmarkStart w:id="21" w:name="_جدول_کد_نوع_2"/>
      <w:bookmarkStart w:id="22" w:name="_Toc439461582"/>
      <w:bookmarkStart w:id="23" w:name="_Toc38109475"/>
      <w:bookmarkEnd w:id="21"/>
      <w:r w:rsidRPr="00F733A3">
        <w:rPr>
          <w:rFonts w:cs="B Lotus" w:hint="cs"/>
          <w:sz w:val="28"/>
          <w:szCs w:val="28"/>
          <w:rtl/>
        </w:rPr>
        <w:t xml:space="preserve">جدول </w:t>
      </w:r>
      <w:r w:rsidR="00DC2ED0" w:rsidRPr="00F733A3">
        <w:rPr>
          <w:rFonts w:cs="B Lotus" w:hint="cs"/>
          <w:sz w:val="28"/>
          <w:szCs w:val="28"/>
          <w:rtl/>
        </w:rPr>
        <w:t>کد نوع گروه بندی وسیله نقلیه:</w:t>
      </w:r>
      <w:bookmarkEnd w:id="22"/>
      <w:bookmarkEnd w:id="23"/>
      <w:r w:rsidR="00DC2ED0" w:rsidRPr="00F733A3">
        <w:rPr>
          <w:rFonts w:cs="B Lotus"/>
          <w:sz w:val="28"/>
          <w:szCs w:val="28"/>
          <w:rtl/>
        </w:rPr>
        <w:t xml:space="preserve"> </w:t>
      </w:r>
    </w:p>
    <w:tbl>
      <w:tblPr>
        <w:tblStyle w:val="PlainTable11"/>
        <w:bidiVisual/>
        <w:tblW w:w="8281" w:type="dxa"/>
        <w:jc w:val="center"/>
        <w:tblLook w:val="04A0" w:firstRow="1" w:lastRow="0" w:firstColumn="1" w:lastColumn="0" w:noHBand="0" w:noVBand="1"/>
      </w:tblPr>
      <w:tblGrid>
        <w:gridCol w:w="2185"/>
        <w:gridCol w:w="6096"/>
      </w:tblGrid>
      <w:tr w:rsidR="00B70375" w:rsidRPr="00F733A3" w14:paraId="5156965A" w14:textId="77777777" w:rsidTr="00BC78BC">
        <w:trPr>
          <w:cnfStyle w:val="100000000000" w:firstRow="1" w:lastRow="0" w:firstColumn="0" w:lastColumn="0" w:oddVBand="0" w:evenVBand="0" w:oddHBand="0" w:evenHBand="0" w:firstRowFirstColumn="0" w:firstRowLastColumn="0" w:lastRowFirstColumn="0" w:lastRowLastColumn="0"/>
          <w:trHeight w:val="420"/>
          <w:tblHeader/>
          <w:jc w:val="center"/>
        </w:trPr>
        <w:tc>
          <w:tcPr>
            <w:cnfStyle w:val="001000000000" w:firstRow="0" w:lastRow="0" w:firstColumn="1" w:lastColumn="0" w:oddVBand="0" w:evenVBand="0" w:oddHBand="0" w:evenHBand="0" w:firstRowFirstColumn="0" w:firstRowLastColumn="0" w:lastRowFirstColumn="0" w:lastRowLastColumn="0"/>
            <w:tcW w:w="2185" w:type="dxa"/>
            <w:shd w:val="clear" w:color="auto" w:fill="DDD9C3" w:themeFill="background2" w:themeFillShade="E6"/>
            <w:hideMark/>
          </w:tcPr>
          <w:p w14:paraId="70A5D91E" w14:textId="77777777" w:rsidR="00B70375" w:rsidRPr="00F733A3" w:rsidRDefault="00B70375" w:rsidP="00D536CF">
            <w:pPr>
              <w:jc w:val="center"/>
              <w:rPr>
                <w:rFonts w:ascii="Arial" w:hAnsi="Arial" w:cs="B Lotus"/>
                <w:b w:val="0"/>
                <w:bCs w:val="0"/>
                <w:color w:val="000000"/>
                <w:sz w:val="32"/>
                <w:szCs w:val="32"/>
              </w:rPr>
            </w:pPr>
            <w:r w:rsidRPr="00F733A3">
              <w:rPr>
                <w:rFonts w:ascii="Arial" w:hAnsi="Arial" w:cs="B Lotus" w:hint="cs"/>
                <w:color w:val="000000"/>
                <w:sz w:val="32"/>
                <w:szCs w:val="32"/>
                <w:rtl/>
              </w:rPr>
              <w:t>کد نوع گروهبندی</w:t>
            </w:r>
          </w:p>
        </w:tc>
        <w:tc>
          <w:tcPr>
            <w:tcW w:w="6096" w:type="dxa"/>
            <w:shd w:val="clear" w:color="auto" w:fill="DDD9C3" w:themeFill="background2" w:themeFillShade="E6"/>
            <w:hideMark/>
          </w:tcPr>
          <w:p w14:paraId="2587445E" w14:textId="77777777" w:rsidR="00B70375" w:rsidRPr="00F733A3" w:rsidRDefault="00B70375" w:rsidP="00D536CF">
            <w:pPr>
              <w:jc w:val="center"/>
              <w:cnfStyle w:val="100000000000" w:firstRow="1" w:lastRow="0" w:firstColumn="0" w:lastColumn="0" w:oddVBand="0" w:evenVBand="0" w:oddHBand="0" w:evenHBand="0" w:firstRowFirstColumn="0" w:firstRowLastColumn="0" w:lastRowFirstColumn="0" w:lastRowLastColumn="0"/>
              <w:rPr>
                <w:rFonts w:ascii="Arial" w:hAnsi="Arial" w:cs="B Lotus"/>
                <w:b w:val="0"/>
                <w:bCs w:val="0"/>
                <w:color w:val="000000"/>
                <w:sz w:val="32"/>
                <w:szCs w:val="32"/>
              </w:rPr>
            </w:pPr>
            <w:r w:rsidRPr="00F733A3">
              <w:rPr>
                <w:rFonts w:ascii="Arial" w:hAnsi="Arial" w:cs="B Lotus" w:hint="cs"/>
                <w:color w:val="000000"/>
                <w:sz w:val="32"/>
                <w:szCs w:val="32"/>
                <w:rtl/>
              </w:rPr>
              <w:t>کد نوع گروهبندی وسیله نقلیه</w:t>
            </w:r>
          </w:p>
        </w:tc>
      </w:tr>
      <w:tr w:rsidR="00B70375" w:rsidRPr="00F733A3" w14:paraId="4A4212A4" w14:textId="77777777" w:rsidTr="00BC78B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01D2CA20"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1</w:t>
            </w:r>
          </w:p>
        </w:tc>
        <w:tc>
          <w:tcPr>
            <w:tcW w:w="6096" w:type="dxa"/>
            <w:hideMark/>
          </w:tcPr>
          <w:p w14:paraId="0EA0CF6C" w14:textId="77777777" w:rsidR="00B70375" w:rsidRPr="00F733A3" w:rsidRDefault="00B70375" w:rsidP="00DC2ED0">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سواری کمتر از چهار سیلندر</w:t>
            </w:r>
          </w:p>
        </w:tc>
      </w:tr>
      <w:tr w:rsidR="00B70375" w:rsidRPr="00F733A3" w14:paraId="0EA7FC47" w14:textId="77777777" w:rsidTr="00BC78BC">
        <w:trPr>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63D1F518"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2</w:t>
            </w:r>
          </w:p>
        </w:tc>
        <w:tc>
          <w:tcPr>
            <w:tcW w:w="6096" w:type="dxa"/>
            <w:hideMark/>
          </w:tcPr>
          <w:p w14:paraId="08B4798E" w14:textId="77777777" w:rsidR="00B70375" w:rsidRPr="00F733A3" w:rsidRDefault="00B70375" w:rsidP="00DC2ED0">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سواری چهار سیلندر</w:t>
            </w:r>
          </w:p>
        </w:tc>
      </w:tr>
      <w:tr w:rsidR="00B70375" w:rsidRPr="00F733A3" w14:paraId="09C87CF8" w14:textId="77777777" w:rsidTr="00BC78B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5D85F267"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3</w:t>
            </w:r>
          </w:p>
        </w:tc>
        <w:tc>
          <w:tcPr>
            <w:tcW w:w="6096" w:type="dxa"/>
            <w:hideMark/>
          </w:tcPr>
          <w:p w14:paraId="76B1459D" w14:textId="77777777" w:rsidR="00B70375" w:rsidRPr="00F733A3" w:rsidRDefault="00B70375" w:rsidP="00DC2ED0">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سواری چهارسيلندر(پيكان،پرايد،سپند)</w:t>
            </w:r>
          </w:p>
        </w:tc>
      </w:tr>
      <w:tr w:rsidR="00B70375" w:rsidRPr="00F733A3" w14:paraId="52133D06" w14:textId="77777777" w:rsidTr="00BC78BC">
        <w:trPr>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6B6EDCFB"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4</w:t>
            </w:r>
          </w:p>
        </w:tc>
        <w:tc>
          <w:tcPr>
            <w:tcW w:w="6096" w:type="dxa"/>
            <w:hideMark/>
          </w:tcPr>
          <w:p w14:paraId="17206D71" w14:textId="77777777" w:rsidR="00B70375" w:rsidRPr="00F733A3" w:rsidRDefault="00B70375" w:rsidP="00DC2ED0">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سواری بيش ازچهارسيلندر</w:t>
            </w:r>
          </w:p>
        </w:tc>
      </w:tr>
      <w:tr w:rsidR="00B70375" w:rsidRPr="00F733A3" w14:paraId="1D4A214B" w14:textId="77777777" w:rsidTr="00BC78B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4718F921"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5</w:t>
            </w:r>
          </w:p>
        </w:tc>
        <w:tc>
          <w:tcPr>
            <w:tcW w:w="6096" w:type="dxa"/>
            <w:hideMark/>
          </w:tcPr>
          <w:p w14:paraId="241A3AAF" w14:textId="77777777" w:rsidR="00B70375" w:rsidRPr="00F733A3" w:rsidRDefault="00B70375" w:rsidP="00DC2ED0">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 xml:space="preserve">وسيله نقليه عمومی باظرفيت هفت </w:t>
            </w:r>
            <w:r w:rsidR="004F5358" w:rsidRPr="00F733A3">
              <w:rPr>
                <w:rFonts w:ascii="Arial" w:hAnsi="Arial" w:cs="B Lotus" w:hint="cs"/>
                <w:color w:val="000000"/>
                <w:sz w:val="28"/>
                <w:szCs w:val="28"/>
                <w:rtl/>
              </w:rPr>
              <w:t xml:space="preserve">تا پانزده </w:t>
            </w:r>
            <w:r w:rsidRPr="00F733A3">
              <w:rPr>
                <w:rFonts w:ascii="Arial" w:hAnsi="Arial" w:cs="B Lotus" w:hint="cs"/>
                <w:color w:val="000000"/>
                <w:sz w:val="28"/>
                <w:szCs w:val="28"/>
                <w:rtl/>
              </w:rPr>
              <w:t>نفر(استيشن،ون)</w:t>
            </w:r>
          </w:p>
        </w:tc>
      </w:tr>
      <w:tr w:rsidR="00B70375" w:rsidRPr="00F733A3" w14:paraId="6ED38B84" w14:textId="77777777" w:rsidTr="00BC78BC">
        <w:trPr>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3FEC0C4B"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6</w:t>
            </w:r>
          </w:p>
        </w:tc>
        <w:tc>
          <w:tcPr>
            <w:tcW w:w="6096" w:type="dxa"/>
            <w:hideMark/>
          </w:tcPr>
          <w:p w14:paraId="5DA06F1D" w14:textId="77777777" w:rsidR="00B70375" w:rsidRPr="00F733A3" w:rsidRDefault="00B70375" w:rsidP="00DC2ED0">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وسيله نقليه عمومی باظرفيت شانزده</w:t>
            </w:r>
            <w:r w:rsidR="004F5358" w:rsidRPr="00F733A3">
              <w:rPr>
                <w:rFonts w:ascii="Arial" w:hAnsi="Arial" w:cs="B Lotus" w:hint="cs"/>
                <w:color w:val="000000"/>
                <w:sz w:val="28"/>
                <w:szCs w:val="28"/>
                <w:rtl/>
              </w:rPr>
              <w:t xml:space="preserve"> تابیست وشش </w:t>
            </w:r>
            <w:r w:rsidRPr="00F733A3">
              <w:rPr>
                <w:rFonts w:ascii="Arial" w:hAnsi="Arial" w:cs="B Lotus" w:hint="cs"/>
                <w:color w:val="000000"/>
                <w:sz w:val="28"/>
                <w:szCs w:val="28"/>
                <w:rtl/>
              </w:rPr>
              <w:t>نفر(ميني بوس)</w:t>
            </w:r>
          </w:p>
        </w:tc>
      </w:tr>
      <w:tr w:rsidR="00B70375" w:rsidRPr="00F733A3" w14:paraId="3D13871A" w14:textId="77777777" w:rsidTr="00BC78B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449C3AF1"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7</w:t>
            </w:r>
          </w:p>
        </w:tc>
        <w:tc>
          <w:tcPr>
            <w:tcW w:w="6096" w:type="dxa"/>
            <w:hideMark/>
          </w:tcPr>
          <w:p w14:paraId="388E1049" w14:textId="77777777" w:rsidR="00B70375" w:rsidRPr="00F733A3" w:rsidRDefault="00B70375" w:rsidP="00DC2ED0">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وسيله نقليه عمومی باظرفيت بيست وهفت نفر</w:t>
            </w:r>
            <w:r w:rsidR="004F5358" w:rsidRPr="00F733A3">
              <w:rPr>
                <w:rFonts w:ascii="Arial" w:hAnsi="Arial" w:cs="B Lotus" w:hint="cs"/>
                <w:color w:val="000000"/>
                <w:sz w:val="28"/>
                <w:szCs w:val="28"/>
                <w:rtl/>
              </w:rPr>
              <w:t>وبیشتر</w:t>
            </w:r>
            <w:r w:rsidRPr="00F733A3">
              <w:rPr>
                <w:rFonts w:ascii="Arial" w:hAnsi="Arial" w:cs="B Lotus" w:hint="cs"/>
                <w:color w:val="000000"/>
                <w:sz w:val="28"/>
                <w:szCs w:val="28"/>
                <w:rtl/>
              </w:rPr>
              <w:t>(اتوبوس)</w:t>
            </w:r>
          </w:p>
        </w:tc>
      </w:tr>
      <w:tr w:rsidR="00B70375" w:rsidRPr="00F733A3" w14:paraId="125E9B4A" w14:textId="77777777" w:rsidTr="00BC78BC">
        <w:trPr>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3132CE55"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8</w:t>
            </w:r>
          </w:p>
        </w:tc>
        <w:tc>
          <w:tcPr>
            <w:tcW w:w="6096" w:type="dxa"/>
            <w:hideMark/>
          </w:tcPr>
          <w:p w14:paraId="05225D36" w14:textId="77777777" w:rsidR="00B70375" w:rsidRPr="00F733A3" w:rsidRDefault="00B70375" w:rsidP="00DC2ED0">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وسيله نقليه باركش باظرفيت تايك تن</w:t>
            </w:r>
          </w:p>
        </w:tc>
      </w:tr>
      <w:tr w:rsidR="00B70375" w:rsidRPr="00F733A3" w14:paraId="021EF38A" w14:textId="77777777" w:rsidTr="00BC78B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527821F9"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9</w:t>
            </w:r>
          </w:p>
        </w:tc>
        <w:tc>
          <w:tcPr>
            <w:tcW w:w="6096" w:type="dxa"/>
            <w:hideMark/>
          </w:tcPr>
          <w:p w14:paraId="65BC4138" w14:textId="77777777" w:rsidR="00B70375" w:rsidRPr="00F733A3" w:rsidRDefault="00B70375" w:rsidP="00DC2ED0">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وسيله نقليه باركش باظرفيت بيش ازيك تن تاسه تن</w:t>
            </w:r>
          </w:p>
        </w:tc>
      </w:tr>
      <w:tr w:rsidR="00B70375" w:rsidRPr="00F733A3" w14:paraId="07A32480" w14:textId="77777777" w:rsidTr="00BC78BC">
        <w:trPr>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7871A1B6"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10</w:t>
            </w:r>
          </w:p>
        </w:tc>
        <w:tc>
          <w:tcPr>
            <w:tcW w:w="6096" w:type="dxa"/>
            <w:hideMark/>
          </w:tcPr>
          <w:p w14:paraId="3A55C63F" w14:textId="77777777" w:rsidR="00B70375" w:rsidRPr="00F733A3" w:rsidRDefault="00B70375" w:rsidP="00DC2ED0">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وسيله نقليه باركش باظرفيت بيش ازسه تن تاپنج تن</w:t>
            </w:r>
          </w:p>
        </w:tc>
      </w:tr>
      <w:tr w:rsidR="00B70375" w:rsidRPr="00F733A3" w14:paraId="7F80107C" w14:textId="77777777" w:rsidTr="00BC78B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18BBEC2A"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11</w:t>
            </w:r>
          </w:p>
        </w:tc>
        <w:tc>
          <w:tcPr>
            <w:tcW w:w="6096" w:type="dxa"/>
            <w:hideMark/>
          </w:tcPr>
          <w:p w14:paraId="7C5FBA6E" w14:textId="77777777" w:rsidR="00B70375" w:rsidRPr="00F733A3" w:rsidRDefault="00B70375" w:rsidP="00DC2ED0">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وسيله نقليه باركش باظرفيت بيش ازپنج تن تاده تن</w:t>
            </w:r>
          </w:p>
        </w:tc>
      </w:tr>
      <w:tr w:rsidR="00B70375" w:rsidRPr="00F733A3" w14:paraId="4629BC6F" w14:textId="77777777" w:rsidTr="00BC78BC">
        <w:trPr>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6F054F11"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12</w:t>
            </w:r>
          </w:p>
        </w:tc>
        <w:tc>
          <w:tcPr>
            <w:tcW w:w="6096" w:type="dxa"/>
            <w:hideMark/>
          </w:tcPr>
          <w:p w14:paraId="39B74047" w14:textId="77777777" w:rsidR="00B70375" w:rsidRPr="00F733A3" w:rsidRDefault="00B70375" w:rsidP="00DC2ED0">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وسيله نقليه باركش باظرفيت بيش ازده تن تابيست تن</w:t>
            </w:r>
          </w:p>
        </w:tc>
      </w:tr>
      <w:tr w:rsidR="00B70375" w:rsidRPr="00F733A3" w14:paraId="00E57C86" w14:textId="77777777" w:rsidTr="00BC78B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4A2EC398"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13</w:t>
            </w:r>
          </w:p>
        </w:tc>
        <w:tc>
          <w:tcPr>
            <w:tcW w:w="6096" w:type="dxa"/>
            <w:hideMark/>
          </w:tcPr>
          <w:p w14:paraId="7F126CD1" w14:textId="77777777" w:rsidR="00B70375" w:rsidRPr="00F733A3" w:rsidRDefault="00B70375" w:rsidP="00DC2ED0">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وسيله نقليه باركش باظرفيت بيش ازبيست تن</w:t>
            </w:r>
          </w:p>
        </w:tc>
      </w:tr>
      <w:tr w:rsidR="00EB7DBA" w:rsidRPr="00F733A3" w14:paraId="0176FC87" w14:textId="77777777" w:rsidTr="00BC78BC">
        <w:trPr>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13D74F09" w14:textId="7FDEC1B7" w:rsidR="00EB7DBA" w:rsidRPr="00F733A3" w:rsidRDefault="00EB7DBA" w:rsidP="001A21C4">
            <w:pPr>
              <w:jc w:val="center"/>
              <w:rPr>
                <w:rFonts w:ascii="Arial" w:hAnsi="Arial" w:cs="B Lotus"/>
                <w:color w:val="000000"/>
                <w:sz w:val="28"/>
                <w:szCs w:val="28"/>
                <w:rtl/>
              </w:rPr>
            </w:pPr>
            <w:r>
              <w:rPr>
                <w:rFonts w:ascii="Arial" w:hAnsi="Arial" w:cs="B Lotus" w:hint="cs"/>
                <w:color w:val="000000"/>
                <w:sz w:val="28"/>
                <w:szCs w:val="28"/>
                <w:rtl/>
              </w:rPr>
              <w:t>14</w:t>
            </w:r>
          </w:p>
        </w:tc>
        <w:tc>
          <w:tcPr>
            <w:tcW w:w="6096" w:type="dxa"/>
          </w:tcPr>
          <w:p w14:paraId="45FFCD62" w14:textId="795F1BC1" w:rsidR="00EB7DBA" w:rsidRPr="00F733A3" w:rsidRDefault="00EB7DBA" w:rsidP="00DC2ED0">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tl/>
              </w:rPr>
            </w:pPr>
            <w:r w:rsidRPr="00EB7DBA">
              <w:rPr>
                <w:rFonts w:ascii="Arial" w:hAnsi="Arial" w:cs="B Lotus" w:hint="cs"/>
                <w:color w:val="000000"/>
                <w:sz w:val="28"/>
                <w:szCs w:val="28"/>
                <w:rtl/>
              </w:rPr>
              <w:t>وسايل</w:t>
            </w:r>
            <w:r w:rsidRPr="00EB7DBA">
              <w:rPr>
                <w:rFonts w:ascii="Arial" w:hAnsi="Arial" w:cs="B Lotus"/>
                <w:color w:val="000000"/>
                <w:sz w:val="28"/>
                <w:szCs w:val="28"/>
                <w:rtl/>
              </w:rPr>
              <w:t xml:space="preserve"> </w:t>
            </w:r>
            <w:r w:rsidRPr="00EB7DBA">
              <w:rPr>
                <w:rFonts w:ascii="Arial" w:hAnsi="Arial" w:cs="B Lotus" w:hint="cs"/>
                <w:color w:val="000000"/>
                <w:sz w:val="28"/>
                <w:szCs w:val="28"/>
                <w:rtl/>
              </w:rPr>
              <w:t>نقليه</w:t>
            </w:r>
            <w:r w:rsidRPr="00EB7DBA">
              <w:rPr>
                <w:rFonts w:ascii="Arial" w:hAnsi="Arial" w:cs="B Lotus"/>
                <w:color w:val="000000"/>
                <w:sz w:val="28"/>
                <w:szCs w:val="28"/>
                <w:rtl/>
              </w:rPr>
              <w:t xml:space="preserve"> </w:t>
            </w:r>
            <w:r w:rsidRPr="00EB7DBA">
              <w:rPr>
                <w:rFonts w:ascii="Arial" w:hAnsi="Arial" w:cs="B Lotus" w:hint="cs"/>
                <w:color w:val="000000"/>
                <w:sz w:val="28"/>
                <w:szCs w:val="28"/>
                <w:rtl/>
              </w:rPr>
              <w:t>كشاورزي،راه</w:t>
            </w:r>
            <w:r w:rsidRPr="00EB7DBA">
              <w:rPr>
                <w:rFonts w:ascii="Arial" w:hAnsi="Arial" w:cs="B Lotus"/>
                <w:color w:val="000000"/>
                <w:sz w:val="28"/>
                <w:szCs w:val="28"/>
                <w:rtl/>
              </w:rPr>
              <w:t xml:space="preserve"> </w:t>
            </w:r>
            <w:r w:rsidRPr="00EB7DBA">
              <w:rPr>
                <w:rFonts w:ascii="Arial" w:hAnsi="Arial" w:cs="B Lotus" w:hint="cs"/>
                <w:color w:val="000000"/>
                <w:sz w:val="28"/>
                <w:szCs w:val="28"/>
                <w:rtl/>
              </w:rPr>
              <w:t>سازي</w:t>
            </w:r>
            <w:r w:rsidRPr="00EB7DBA">
              <w:rPr>
                <w:rFonts w:ascii="Arial" w:hAnsi="Arial" w:cs="B Lotus"/>
                <w:color w:val="000000"/>
                <w:sz w:val="28"/>
                <w:szCs w:val="28"/>
                <w:rtl/>
              </w:rPr>
              <w:t xml:space="preserve"> </w:t>
            </w:r>
            <w:r w:rsidRPr="00EB7DBA">
              <w:rPr>
                <w:rFonts w:ascii="Arial" w:hAnsi="Arial" w:cs="B Lotus" w:hint="cs"/>
                <w:color w:val="000000"/>
                <w:sz w:val="28"/>
                <w:szCs w:val="28"/>
                <w:rtl/>
              </w:rPr>
              <w:t>وساختماني</w:t>
            </w:r>
          </w:p>
        </w:tc>
      </w:tr>
      <w:tr w:rsidR="00B70375" w:rsidRPr="00F733A3" w14:paraId="5BD83622" w14:textId="77777777" w:rsidTr="00BC78B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7EE6D80C"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15</w:t>
            </w:r>
          </w:p>
        </w:tc>
        <w:tc>
          <w:tcPr>
            <w:tcW w:w="6096" w:type="dxa"/>
            <w:hideMark/>
          </w:tcPr>
          <w:p w14:paraId="78FB4D7A" w14:textId="77777777" w:rsidR="00B70375" w:rsidRPr="00F733A3" w:rsidRDefault="00B70375" w:rsidP="00DC2ED0">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وسايل نقليه ويژه حمل زباله وخيابان پاك کن‌ها</w:t>
            </w:r>
          </w:p>
        </w:tc>
      </w:tr>
      <w:tr w:rsidR="00B70375" w:rsidRPr="00F733A3" w14:paraId="56FFFE49" w14:textId="77777777" w:rsidTr="00BC78BC">
        <w:trPr>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10A19716"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16</w:t>
            </w:r>
          </w:p>
        </w:tc>
        <w:tc>
          <w:tcPr>
            <w:tcW w:w="6096" w:type="dxa"/>
            <w:hideMark/>
          </w:tcPr>
          <w:p w14:paraId="222DED94" w14:textId="77777777" w:rsidR="00B70375" w:rsidRPr="00F733A3" w:rsidRDefault="00B70375" w:rsidP="00DC2ED0">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موتورسیکلت گازي</w:t>
            </w:r>
          </w:p>
        </w:tc>
      </w:tr>
      <w:tr w:rsidR="00B70375" w:rsidRPr="00F733A3" w14:paraId="5FE079C2" w14:textId="77777777" w:rsidTr="00BC78B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35CB2736"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17</w:t>
            </w:r>
          </w:p>
        </w:tc>
        <w:tc>
          <w:tcPr>
            <w:tcW w:w="6096" w:type="dxa"/>
            <w:hideMark/>
          </w:tcPr>
          <w:p w14:paraId="4DAC23A6" w14:textId="77777777" w:rsidR="00B70375" w:rsidRPr="00F733A3" w:rsidRDefault="00B70375" w:rsidP="00DC2ED0">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موتورسیکلت دنده اي يك سيلندر</w:t>
            </w:r>
          </w:p>
        </w:tc>
      </w:tr>
      <w:tr w:rsidR="00B70375" w:rsidRPr="00F733A3" w14:paraId="06BB60A5" w14:textId="77777777" w:rsidTr="00BC78BC">
        <w:trPr>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41ABFB3E" w14:textId="77777777" w:rsidR="00B70375" w:rsidRPr="00F733A3" w:rsidRDefault="00B70375" w:rsidP="001A21C4">
            <w:pPr>
              <w:jc w:val="center"/>
              <w:rPr>
                <w:rFonts w:ascii="Arial" w:hAnsi="Arial" w:cs="B Lotus"/>
                <w:color w:val="000000"/>
                <w:sz w:val="28"/>
                <w:szCs w:val="28"/>
              </w:rPr>
            </w:pPr>
            <w:r w:rsidRPr="00F733A3">
              <w:rPr>
                <w:rFonts w:ascii="Arial" w:hAnsi="Arial" w:cs="B Lotus" w:hint="cs"/>
                <w:color w:val="000000"/>
                <w:sz w:val="28"/>
                <w:szCs w:val="28"/>
                <w:rtl/>
              </w:rPr>
              <w:t>18</w:t>
            </w:r>
          </w:p>
        </w:tc>
        <w:tc>
          <w:tcPr>
            <w:tcW w:w="6096" w:type="dxa"/>
            <w:hideMark/>
          </w:tcPr>
          <w:p w14:paraId="7DD24559" w14:textId="77777777" w:rsidR="00B70375" w:rsidRPr="00F733A3" w:rsidRDefault="00B70375" w:rsidP="00DC2ED0">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موتورسیکلت دنده اي دوسيلندروبه بالا</w:t>
            </w:r>
          </w:p>
        </w:tc>
      </w:tr>
      <w:tr w:rsidR="00B70375" w:rsidRPr="00F733A3" w14:paraId="617DE083" w14:textId="77777777" w:rsidTr="00BC78B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hideMark/>
          </w:tcPr>
          <w:p w14:paraId="5D77506A" w14:textId="77777777" w:rsidR="00B70375" w:rsidRPr="005472A8" w:rsidRDefault="00B70375" w:rsidP="001A21C4">
            <w:pPr>
              <w:jc w:val="center"/>
              <w:rPr>
                <w:rFonts w:ascii="Arial" w:hAnsi="Arial" w:cs="B Lotus"/>
                <w:sz w:val="28"/>
                <w:szCs w:val="28"/>
              </w:rPr>
            </w:pPr>
            <w:r w:rsidRPr="005472A8">
              <w:rPr>
                <w:rFonts w:ascii="Arial" w:hAnsi="Arial" w:cs="B Lotus" w:hint="cs"/>
                <w:sz w:val="28"/>
                <w:szCs w:val="28"/>
                <w:rtl/>
              </w:rPr>
              <w:t>19</w:t>
            </w:r>
          </w:p>
        </w:tc>
        <w:tc>
          <w:tcPr>
            <w:tcW w:w="6096" w:type="dxa"/>
            <w:hideMark/>
          </w:tcPr>
          <w:p w14:paraId="4554CE5F" w14:textId="77777777" w:rsidR="00B70375" w:rsidRPr="005472A8" w:rsidRDefault="00B70375" w:rsidP="00DC2ED0">
            <w:pPr>
              <w:cnfStyle w:val="000000100000" w:firstRow="0" w:lastRow="0" w:firstColumn="0" w:lastColumn="0" w:oddVBand="0" w:evenVBand="0" w:oddHBand="1" w:evenHBand="0" w:firstRowFirstColumn="0" w:firstRowLastColumn="0" w:lastRowFirstColumn="0" w:lastRowLastColumn="0"/>
              <w:rPr>
                <w:rFonts w:ascii="Arial" w:hAnsi="Arial" w:cs="B Lotus"/>
                <w:sz w:val="28"/>
                <w:szCs w:val="28"/>
              </w:rPr>
            </w:pPr>
            <w:r w:rsidRPr="005472A8">
              <w:rPr>
                <w:rFonts w:ascii="Arial" w:hAnsi="Arial" w:cs="B Lotus" w:hint="cs"/>
                <w:sz w:val="28"/>
                <w:szCs w:val="28"/>
                <w:rtl/>
              </w:rPr>
              <w:t>موتورسیکلت دنده اي داراي سه چرخ ياسايدكار</w:t>
            </w:r>
          </w:p>
        </w:tc>
      </w:tr>
      <w:tr w:rsidR="0090195E" w:rsidRPr="00F733A3" w14:paraId="1B5DA953" w14:textId="77777777" w:rsidTr="00BC78BC">
        <w:trPr>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351ADECD" w14:textId="7ECD20FC" w:rsidR="0090195E" w:rsidRPr="005472A8" w:rsidRDefault="00DA5A77" w:rsidP="001A21C4">
            <w:pPr>
              <w:jc w:val="center"/>
              <w:rPr>
                <w:rFonts w:ascii="Arial" w:hAnsi="Arial" w:cs="B Lotus"/>
                <w:sz w:val="28"/>
                <w:szCs w:val="28"/>
                <w:rtl/>
              </w:rPr>
            </w:pPr>
            <w:r w:rsidRPr="005472A8">
              <w:rPr>
                <w:rFonts w:ascii="Arial" w:hAnsi="Arial" w:cs="B Lotus" w:hint="cs"/>
                <w:sz w:val="28"/>
                <w:szCs w:val="28"/>
                <w:rtl/>
              </w:rPr>
              <w:t>20</w:t>
            </w:r>
          </w:p>
        </w:tc>
        <w:tc>
          <w:tcPr>
            <w:tcW w:w="6096" w:type="dxa"/>
          </w:tcPr>
          <w:p w14:paraId="62E236D0" w14:textId="77777777" w:rsidR="0090195E" w:rsidRPr="005472A8" w:rsidRDefault="0090195E" w:rsidP="00DC2ED0">
            <w:pPr>
              <w:cnfStyle w:val="000000000000" w:firstRow="0" w:lastRow="0" w:firstColumn="0" w:lastColumn="0" w:oddVBand="0" w:evenVBand="0" w:oddHBand="0" w:evenHBand="0" w:firstRowFirstColumn="0" w:firstRowLastColumn="0" w:lastRowFirstColumn="0" w:lastRowLastColumn="0"/>
              <w:rPr>
                <w:rFonts w:ascii="Arial" w:hAnsi="Arial" w:cs="B Lotus"/>
                <w:sz w:val="28"/>
                <w:szCs w:val="28"/>
                <w:rtl/>
              </w:rPr>
            </w:pPr>
            <w:r w:rsidRPr="005472A8">
              <w:rPr>
                <w:rFonts w:ascii="Arial" w:hAnsi="Arial" w:cs="B Lotus" w:hint="cs"/>
                <w:sz w:val="28"/>
                <w:szCs w:val="28"/>
                <w:rtl/>
              </w:rPr>
              <w:t>وسيله</w:t>
            </w:r>
            <w:r w:rsidRPr="005472A8">
              <w:rPr>
                <w:rFonts w:ascii="Arial" w:hAnsi="Arial" w:cs="B Lotus"/>
                <w:sz w:val="28"/>
                <w:szCs w:val="28"/>
                <w:rtl/>
              </w:rPr>
              <w:t xml:space="preserve"> </w:t>
            </w:r>
            <w:r w:rsidRPr="005472A8">
              <w:rPr>
                <w:rFonts w:ascii="Arial" w:hAnsi="Arial" w:cs="B Lotus" w:hint="cs"/>
                <w:sz w:val="28"/>
                <w:szCs w:val="28"/>
                <w:rtl/>
              </w:rPr>
              <w:t>نقليه</w:t>
            </w:r>
            <w:r w:rsidRPr="005472A8">
              <w:rPr>
                <w:rFonts w:ascii="Arial" w:hAnsi="Arial" w:cs="B Lotus"/>
                <w:sz w:val="28"/>
                <w:szCs w:val="28"/>
                <w:rtl/>
              </w:rPr>
              <w:t xml:space="preserve"> </w:t>
            </w:r>
            <w:r w:rsidRPr="005472A8">
              <w:rPr>
                <w:rFonts w:ascii="Arial" w:hAnsi="Arial" w:cs="B Lotus" w:hint="cs"/>
                <w:sz w:val="28"/>
                <w:szCs w:val="28"/>
                <w:rtl/>
              </w:rPr>
              <w:t>كشاورزي</w:t>
            </w:r>
          </w:p>
        </w:tc>
      </w:tr>
      <w:tr w:rsidR="0090195E" w:rsidRPr="00F733A3" w14:paraId="0D1BA4A2" w14:textId="77777777" w:rsidTr="00BC78B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73358DDF" w14:textId="6F568347" w:rsidR="0090195E" w:rsidRPr="005472A8" w:rsidRDefault="00DA5A77" w:rsidP="001A21C4">
            <w:pPr>
              <w:jc w:val="center"/>
              <w:rPr>
                <w:rFonts w:ascii="Arial" w:hAnsi="Arial" w:cs="B Lotus"/>
                <w:sz w:val="28"/>
                <w:szCs w:val="28"/>
                <w:rtl/>
              </w:rPr>
            </w:pPr>
            <w:r w:rsidRPr="005472A8">
              <w:rPr>
                <w:rFonts w:ascii="Arial" w:hAnsi="Arial" w:cs="B Lotus" w:hint="cs"/>
                <w:sz w:val="28"/>
                <w:szCs w:val="28"/>
                <w:rtl/>
              </w:rPr>
              <w:t>21</w:t>
            </w:r>
          </w:p>
        </w:tc>
        <w:tc>
          <w:tcPr>
            <w:tcW w:w="6096" w:type="dxa"/>
          </w:tcPr>
          <w:p w14:paraId="6890911B" w14:textId="77777777" w:rsidR="0090195E" w:rsidRPr="005472A8" w:rsidRDefault="0090195E" w:rsidP="00DC2ED0">
            <w:pPr>
              <w:cnfStyle w:val="000000100000" w:firstRow="0" w:lastRow="0" w:firstColumn="0" w:lastColumn="0" w:oddVBand="0" w:evenVBand="0" w:oddHBand="1" w:evenHBand="0" w:firstRowFirstColumn="0" w:firstRowLastColumn="0" w:lastRowFirstColumn="0" w:lastRowLastColumn="0"/>
              <w:rPr>
                <w:rFonts w:ascii="Arial" w:hAnsi="Arial" w:cs="B Lotus"/>
                <w:sz w:val="28"/>
                <w:szCs w:val="28"/>
                <w:rtl/>
              </w:rPr>
            </w:pPr>
            <w:r w:rsidRPr="005472A8">
              <w:rPr>
                <w:rFonts w:ascii="Arial" w:hAnsi="Arial" w:cs="B Lotus" w:hint="cs"/>
                <w:sz w:val="28"/>
                <w:szCs w:val="28"/>
                <w:rtl/>
              </w:rPr>
              <w:t>وسيله</w:t>
            </w:r>
            <w:r w:rsidRPr="005472A8">
              <w:rPr>
                <w:rFonts w:ascii="Arial" w:hAnsi="Arial" w:cs="B Lotus"/>
                <w:sz w:val="28"/>
                <w:szCs w:val="28"/>
                <w:rtl/>
              </w:rPr>
              <w:t xml:space="preserve"> </w:t>
            </w:r>
            <w:r w:rsidRPr="005472A8">
              <w:rPr>
                <w:rFonts w:ascii="Arial" w:hAnsi="Arial" w:cs="B Lotus" w:hint="cs"/>
                <w:sz w:val="28"/>
                <w:szCs w:val="28"/>
                <w:rtl/>
              </w:rPr>
              <w:t>نقليه</w:t>
            </w:r>
            <w:r w:rsidRPr="005472A8">
              <w:rPr>
                <w:rFonts w:ascii="Arial" w:hAnsi="Arial" w:cs="B Lotus"/>
                <w:sz w:val="28"/>
                <w:szCs w:val="28"/>
                <w:rtl/>
              </w:rPr>
              <w:t xml:space="preserve"> </w:t>
            </w:r>
            <w:r w:rsidRPr="005472A8">
              <w:rPr>
                <w:rFonts w:ascii="Arial" w:hAnsi="Arial" w:cs="B Lotus" w:hint="cs"/>
                <w:sz w:val="28"/>
                <w:szCs w:val="28"/>
                <w:rtl/>
              </w:rPr>
              <w:t>راه</w:t>
            </w:r>
            <w:r w:rsidRPr="005472A8">
              <w:rPr>
                <w:rFonts w:ascii="Arial" w:hAnsi="Arial" w:cs="B Lotus"/>
                <w:sz w:val="28"/>
                <w:szCs w:val="28"/>
                <w:rtl/>
              </w:rPr>
              <w:t xml:space="preserve"> </w:t>
            </w:r>
            <w:r w:rsidRPr="005472A8">
              <w:rPr>
                <w:rFonts w:ascii="Arial" w:hAnsi="Arial" w:cs="B Lotus" w:hint="cs"/>
                <w:sz w:val="28"/>
                <w:szCs w:val="28"/>
                <w:rtl/>
              </w:rPr>
              <w:t>سازي</w:t>
            </w:r>
          </w:p>
        </w:tc>
      </w:tr>
      <w:tr w:rsidR="0090195E" w:rsidRPr="00F733A3" w14:paraId="60A5F994" w14:textId="77777777" w:rsidTr="00BC78BC">
        <w:trPr>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78879CEF" w14:textId="0BF5BE0D" w:rsidR="0090195E" w:rsidRPr="005472A8" w:rsidRDefault="00DA5A77" w:rsidP="001A21C4">
            <w:pPr>
              <w:jc w:val="center"/>
              <w:rPr>
                <w:rFonts w:ascii="Arial" w:hAnsi="Arial" w:cs="B Lotus"/>
                <w:sz w:val="28"/>
                <w:szCs w:val="28"/>
                <w:rtl/>
              </w:rPr>
            </w:pPr>
            <w:r w:rsidRPr="005472A8">
              <w:rPr>
                <w:rFonts w:ascii="Arial" w:hAnsi="Arial" w:cs="B Lotus" w:hint="cs"/>
                <w:sz w:val="28"/>
                <w:szCs w:val="28"/>
                <w:rtl/>
              </w:rPr>
              <w:lastRenderedPageBreak/>
              <w:t>22</w:t>
            </w:r>
          </w:p>
        </w:tc>
        <w:tc>
          <w:tcPr>
            <w:tcW w:w="6096" w:type="dxa"/>
          </w:tcPr>
          <w:p w14:paraId="059C84F9" w14:textId="77777777" w:rsidR="0090195E" w:rsidRPr="005472A8" w:rsidRDefault="0090195E" w:rsidP="00DC2ED0">
            <w:pPr>
              <w:cnfStyle w:val="000000000000" w:firstRow="0" w:lastRow="0" w:firstColumn="0" w:lastColumn="0" w:oddVBand="0" w:evenVBand="0" w:oddHBand="0" w:evenHBand="0" w:firstRowFirstColumn="0" w:firstRowLastColumn="0" w:lastRowFirstColumn="0" w:lastRowLastColumn="0"/>
              <w:rPr>
                <w:rFonts w:ascii="Arial" w:hAnsi="Arial" w:cs="B Lotus"/>
                <w:sz w:val="28"/>
                <w:szCs w:val="28"/>
                <w:rtl/>
              </w:rPr>
            </w:pPr>
            <w:r w:rsidRPr="005472A8">
              <w:rPr>
                <w:rFonts w:ascii="Arial" w:hAnsi="Arial" w:cs="B Lotus" w:hint="cs"/>
                <w:sz w:val="28"/>
                <w:szCs w:val="28"/>
                <w:rtl/>
              </w:rPr>
              <w:t>وسيله</w:t>
            </w:r>
            <w:r w:rsidRPr="005472A8">
              <w:rPr>
                <w:rFonts w:ascii="Arial" w:hAnsi="Arial" w:cs="B Lotus"/>
                <w:sz w:val="28"/>
                <w:szCs w:val="28"/>
                <w:rtl/>
              </w:rPr>
              <w:t xml:space="preserve"> </w:t>
            </w:r>
            <w:r w:rsidRPr="005472A8">
              <w:rPr>
                <w:rFonts w:ascii="Arial" w:hAnsi="Arial" w:cs="B Lotus" w:hint="cs"/>
                <w:sz w:val="28"/>
                <w:szCs w:val="28"/>
                <w:rtl/>
              </w:rPr>
              <w:t>نقليه</w:t>
            </w:r>
            <w:r w:rsidRPr="005472A8">
              <w:rPr>
                <w:rFonts w:ascii="Arial" w:hAnsi="Arial" w:cs="B Lotus"/>
                <w:sz w:val="28"/>
                <w:szCs w:val="28"/>
                <w:rtl/>
              </w:rPr>
              <w:t xml:space="preserve"> </w:t>
            </w:r>
            <w:r w:rsidRPr="005472A8">
              <w:rPr>
                <w:rFonts w:ascii="Arial" w:hAnsi="Arial" w:cs="B Lotus" w:hint="cs"/>
                <w:sz w:val="28"/>
                <w:szCs w:val="28"/>
                <w:rtl/>
              </w:rPr>
              <w:t>ساختماني</w:t>
            </w:r>
          </w:p>
        </w:tc>
      </w:tr>
      <w:tr w:rsidR="0090195E" w:rsidRPr="00F733A3" w14:paraId="39A9AFBB" w14:textId="77777777" w:rsidTr="00BC78BC">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185" w:type="dxa"/>
            <w:vAlign w:val="center"/>
          </w:tcPr>
          <w:p w14:paraId="5A649AA6" w14:textId="2604BD6C" w:rsidR="0090195E" w:rsidRPr="00F733A3" w:rsidRDefault="00DA5A77" w:rsidP="001A21C4">
            <w:pPr>
              <w:jc w:val="center"/>
              <w:rPr>
                <w:rFonts w:ascii="Arial" w:hAnsi="Arial" w:cs="B Lotus"/>
                <w:color w:val="FF0000"/>
                <w:sz w:val="28"/>
                <w:szCs w:val="28"/>
                <w:rtl/>
              </w:rPr>
            </w:pPr>
            <w:r w:rsidRPr="00F733A3">
              <w:rPr>
                <w:rFonts w:ascii="Arial" w:hAnsi="Arial" w:cs="B Lotus" w:hint="cs"/>
                <w:color w:val="FF0000"/>
                <w:sz w:val="28"/>
                <w:szCs w:val="28"/>
                <w:rtl/>
              </w:rPr>
              <w:t>23</w:t>
            </w:r>
          </w:p>
        </w:tc>
        <w:tc>
          <w:tcPr>
            <w:tcW w:w="6096" w:type="dxa"/>
          </w:tcPr>
          <w:p w14:paraId="608DC41E" w14:textId="77777777" w:rsidR="0090195E" w:rsidRPr="00F733A3" w:rsidRDefault="0090195E" w:rsidP="00DC2ED0">
            <w:pPr>
              <w:cnfStyle w:val="000000100000" w:firstRow="0" w:lastRow="0" w:firstColumn="0" w:lastColumn="0" w:oddVBand="0" w:evenVBand="0" w:oddHBand="1" w:evenHBand="0" w:firstRowFirstColumn="0" w:firstRowLastColumn="0" w:lastRowFirstColumn="0" w:lastRowLastColumn="0"/>
              <w:rPr>
                <w:rFonts w:ascii="Arial" w:hAnsi="Arial" w:cs="B Lotus"/>
                <w:color w:val="FF0000"/>
                <w:sz w:val="28"/>
                <w:szCs w:val="28"/>
                <w:rtl/>
              </w:rPr>
            </w:pPr>
            <w:r w:rsidRPr="00F733A3">
              <w:rPr>
                <w:rFonts w:ascii="Arial" w:hAnsi="Arial" w:cs="B Lotus" w:hint="cs"/>
                <w:color w:val="FF0000"/>
                <w:sz w:val="28"/>
                <w:szCs w:val="28"/>
                <w:rtl/>
              </w:rPr>
              <w:t>وسيله</w:t>
            </w:r>
            <w:r w:rsidRPr="00F733A3">
              <w:rPr>
                <w:rFonts w:ascii="Arial" w:hAnsi="Arial" w:cs="B Lotus"/>
                <w:color w:val="FF0000"/>
                <w:sz w:val="28"/>
                <w:szCs w:val="28"/>
                <w:rtl/>
              </w:rPr>
              <w:t xml:space="preserve"> </w:t>
            </w:r>
            <w:r w:rsidRPr="00F733A3">
              <w:rPr>
                <w:rFonts w:ascii="Arial" w:hAnsi="Arial" w:cs="B Lotus" w:hint="cs"/>
                <w:color w:val="FF0000"/>
                <w:sz w:val="28"/>
                <w:szCs w:val="28"/>
                <w:rtl/>
              </w:rPr>
              <w:t>نقليه</w:t>
            </w:r>
            <w:r w:rsidRPr="00F733A3">
              <w:rPr>
                <w:rFonts w:ascii="Arial" w:hAnsi="Arial" w:cs="B Lotus"/>
                <w:color w:val="FF0000"/>
                <w:sz w:val="28"/>
                <w:szCs w:val="28"/>
                <w:rtl/>
              </w:rPr>
              <w:t xml:space="preserve"> </w:t>
            </w:r>
            <w:r w:rsidRPr="00F733A3">
              <w:rPr>
                <w:rFonts w:ascii="Arial" w:hAnsi="Arial" w:cs="B Lotus" w:hint="cs"/>
                <w:color w:val="FF0000"/>
                <w:sz w:val="28"/>
                <w:szCs w:val="28"/>
                <w:rtl/>
              </w:rPr>
              <w:t>كارگاهي</w:t>
            </w:r>
          </w:p>
        </w:tc>
      </w:tr>
    </w:tbl>
    <w:p w14:paraId="6D17148D" w14:textId="6286B365" w:rsidR="00EB7DBA" w:rsidRDefault="00EB7DBA" w:rsidP="00EB7DBA">
      <w:bookmarkStart w:id="24" w:name="_جدول_کد_نوع_1"/>
      <w:bookmarkStart w:id="25" w:name="_Toc439461583"/>
      <w:bookmarkStart w:id="26" w:name="_Toc38109476"/>
      <w:bookmarkEnd w:id="24"/>
      <w:r w:rsidRPr="00EB7DBA">
        <w:rPr>
          <w:rFonts w:ascii="Arial" w:hAnsi="Arial" w:cs="B Lotus" w:hint="cs"/>
          <w:color w:val="FF0000"/>
          <w:sz w:val="28"/>
          <w:szCs w:val="28"/>
          <w:rtl/>
        </w:rPr>
        <w:t>تذکر:</w:t>
      </w:r>
      <w:r w:rsidRPr="00EB7DBA">
        <w:rPr>
          <w:rFonts w:cs="Arial"/>
          <w:rtl/>
        </w:rPr>
        <w:t xml:space="preserve"> </w:t>
      </w:r>
      <w:r w:rsidRPr="00EB7DBA">
        <w:rPr>
          <w:rFonts w:cs="B Lotus" w:hint="cs"/>
          <w:color w:val="000000" w:themeColor="text1"/>
          <w:sz w:val="28"/>
          <w:szCs w:val="28"/>
          <w:rtl/>
        </w:rPr>
        <w:t>برای</w:t>
      </w:r>
      <w:r w:rsidRPr="00EB7DBA">
        <w:rPr>
          <w:rFonts w:cs="B Lotus"/>
          <w:color w:val="000000" w:themeColor="text1"/>
          <w:sz w:val="28"/>
          <w:szCs w:val="28"/>
          <w:rtl/>
        </w:rPr>
        <w:t xml:space="preserve"> </w:t>
      </w:r>
      <w:r w:rsidRPr="00EB7DBA">
        <w:rPr>
          <w:rFonts w:cs="B Lotus" w:hint="cs"/>
          <w:color w:val="000000" w:themeColor="text1"/>
          <w:sz w:val="28"/>
          <w:szCs w:val="28"/>
          <w:rtl/>
        </w:rPr>
        <w:t>بیمه</w:t>
      </w:r>
      <w:r w:rsidRPr="00EB7DBA">
        <w:rPr>
          <w:rFonts w:cs="B Lotus"/>
          <w:color w:val="000000" w:themeColor="text1"/>
          <w:sz w:val="28"/>
          <w:szCs w:val="28"/>
          <w:rtl/>
        </w:rPr>
        <w:t xml:space="preserve"> </w:t>
      </w:r>
      <w:r w:rsidRPr="00EB7DBA">
        <w:rPr>
          <w:rFonts w:cs="B Lotus" w:hint="cs"/>
          <w:color w:val="000000" w:themeColor="text1"/>
          <w:sz w:val="28"/>
          <w:szCs w:val="28"/>
          <w:rtl/>
        </w:rPr>
        <w:t>نامه</w:t>
      </w:r>
      <w:r w:rsidRPr="00EB7DBA">
        <w:rPr>
          <w:rFonts w:cs="B Lotus"/>
          <w:color w:val="000000" w:themeColor="text1"/>
          <w:sz w:val="28"/>
          <w:szCs w:val="28"/>
          <w:rtl/>
        </w:rPr>
        <w:t xml:space="preserve"> </w:t>
      </w:r>
      <w:r w:rsidRPr="00EB7DBA">
        <w:rPr>
          <w:rFonts w:cs="B Lotus" w:hint="cs"/>
          <w:color w:val="000000" w:themeColor="text1"/>
          <w:sz w:val="28"/>
          <w:szCs w:val="28"/>
          <w:rtl/>
        </w:rPr>
        <w:t>های</w:t>
      </w:r>
      <w:r w:rsidRPr="00EB7DBA">
        <w:rPr>
          <w:rFonts w:cs="B Lotus"/>
          <w:color w:val="000000" w:themeColor="text1"/>
          <w:sz w:val="28"/>
          <w:szCs w:val="28"/>
          <w:rtl/>
        </w:rPr>
        <w:t xml:space="preserve"> </w:t>
      </w:r>
      <w:r w:rsidRPr="00EB7DBA">
        <w:rPr>
          <w:rFonts w:cs="B Lotus" w:hint="cs"/>
          <w:color w:val="000000" w:themeColor="text1"/>
          <w:sz w:val="28"/>
          <w:szCs w:val="28"/>
          <w:rtl/>
        </w:rPr>
        <w:t>با</w:t>
      </w:r>
      <w:r w:rsidRPr="00EB7DBA">
        <w:rPr>
          <w:rFonts w:cs="B Lotus"/>
          <w:color w:val="000000" w:themeColor="text1"/>
          <w:sz w:val="28"/>
          <w:szCs w:val="28"/>
          <w:rtl/>
        </w:rPr>
        <w:t xml:space="preserve"> </w:t>
      </w:r>
      <w:r w:rsidRPr="00EB7DBA">
        <w:rPr>
          <w:rFonts w:cs="B Lotus" w:hint="cs"/>
          <w:color w:val="000000" w:themeColor="text1"/>
          <w:sz w:val="28"/>
          <w:szCs w:val="28"/>
          <w:rtl/>
        </w:rPr>
        <w:t>تاریخ</w:t>
      </w:r>
      <w:r w:rsidRPr="00EB7DBA">
        <w:rPr>
          <w:rFonts w:cs="B Lotus"/>
          <w:color w:val="000000" w:themeColor="text1"/>
          <w:sz w:val="28"/>
          <w:szCs w:val="28"/>
          <w:rtl/>
        </w:rPr>
        <w:t xml:space="preserve"> </w:t>
      </w:r>
      <w:r w:rsidRPr="00EB7DBA">
        <w:rPr>
          <w:rFonts w:cs="B Lotus" w:hint="cs"/>
          <w:color w:val="000000" w:themeColor="text1"/>
          <w:sz w:val="28"/>
          <w:szCs w:val="28"/>
          <w:rtl/>
        </w:rPr>
        <w:t>صدور</w:t>
      </w:r>
      <w:r w:rsidRPr="00EB7DBA">
        <w:rPr>
          <w:rFonts w:cs="B Lotus"/>
          <w:color w:val="000000" w:themeColor="text1"/>
          <w:sz w:val="28"/>
          <w:szCs w:val="28"/>
          <w:rtl/>
        </w:rPr>
        <w:t xml:space="preserve"> </w:t>
      </w:r>
      <w:r w:rsidRPr="00EB7DBA">
        <w:rPr>
          <w:rFonts w:cs="B Lotus" w:hint="cs"/>
          <w:color w:val="000000" w:themeColor="text1"/>
          <w:sz w:val="28"/>
          <w:szCs w:val="28"/>
          <w:rtl/>
        </w:rPr>
        <w:t>قبل</w:t>
      </w:r>
      <w:r w:rsidRPr="00EB7DBA">
        <w:rPr>
          <w:rFonts w:cs="B Lotus"/>
          <w:color w:val="000000" w:themeColor="text1"/>
          <w:sz w:val="28"/>
          <w:szCs w:val="28"/>
          <w:rtl/>
        </w:rPr>
        <w:t xml:space="preserve"> </w:t>
      </w:r>
      <w:r w:rsidRPr="00EB7DBA">
        <w:rPr>
          <w:rFonts w:cs="B Lotus" w:hint="cs"/>
          <w:color w:val="000000" w:themeColor="text1"/>
          <w:sz w:val="28"/>
          <w:szCs w:val="28"/>
          <w:rtl/>
        </w:rPr>
        <w:t>از</w:t>
      </w:r>
      <w:r w:rsidRPr="00EB7DBA">
        <w:rPr>
          <w:rFonts w:cs="B Lotus"/>
          <w:color w:val="000000" w:themeColor="text1"/>
          <w:sz w:val="28"/>
          <w:szCs w:val="28"/>
          <w:rtl/>
        </w:rPr>
        <w:t xml:space="preserve"> </w:t>
      </w:r>
      <w:r w:rsidRPr="00EB7DBA">
        <w:rPr>
          <w:rFonts w:cs="B Lotus" w:hint="cs"/>
          <w:color w:val="000000" w:themeColor="text1"/>
          <w:sz w:val="28"/>
          <w:szCs w:val="28"/>
          <w:rtl/>
        </w:rPr>
        <w:t>تاریخ</w:t>
      </w:r>
      <w:r w:rsidRPr="00EB7DBA">
        <w:rPr>
          <w:rFonts w:cs="B Lotus"/>
          <w:color w:val="000000" w:themeColor="text1"/>
          <w:sz w:val="28"/>
          <w:szCs w:val="28"/>
          <w:rtl/>
        </w:rPr>
        <w:t xml:space="preserve"> </w:t>
      </w:r>
      <w:r w:rsidRPr="00EB7DBA">
        <w:rPr>
          <w:rFonts w:cs="B Lotus" w:hint="cs"/>
          <w:color w:val="000000" w:themeColor="text1"/>
          <w:sz w:val="28"/>
          <w:szCs w:val="28"/>
          <w:rtl/>
        </w:rPr>
        <w:t>31</w:t>
      </w:r>
      <w:r w:rsidRPr="00EB7DBA">
        <w:rPr>
          <w:rFonts w:cs="B Lotus"/>
          <w:color w:val="000000" w:themeColor="text1"/>
          <w:sz w:val="28"/>
          <w:szCs w:val="28"/>
          <w:rtl/>
        </w:rPr>
        <w:t>/06/</w:t>
      </w:r>
      <w:r w:rsidRPr="00EB7DBA">
        <w:rPr>
          <w:rFonts w:cs="B Lotus" w:hint="cs"/>
          <w:color w:val="000000" w:themeColor="text1"/>
          <w:sz w:val="28"/>
          <w:szCs w:val="28"/>
          <w:rtl/>
        </w:rPr>
        <w:t>1397</w:t>
      </w:r>
      <w:r w:rsidRPr="00EB7DBA">
        <w:rPr>
          <w:rFonts w:cs="B Lotus"/>
          <w:color w:val="000000" w:themeColor="text1"/>
          <w:sz w:val="28"/>
          <w:szCs w:val="28"/>
          <w:rtl/>
        </w:rPr>
        <w:t xml:space="preserve">' </w:t>
      </w:r>
      <w:r w:rsidRPr="00EB7DBA">
        <w:rPr>
          <w:rFonts w:cs="B Lotus" w:hint="cs"/>
          <w:color w:val="000000" w:themeColor="text1"/>
          <w:sz w:val="28"/>
          <w:szCs w:val="28"/>
          <w:rtl/>
        </w:rPr>
        <w:t>امکان</w:t>
      </w:r>
      <w:r w:rsidRPr="00EB7DBA">
        <w:rPr>
          <w:rFonts w:cs="B Lotus"/>
          <w:color w:val="000000" w:themeColor="text1"/>
          <w:sz w:val="28"/>
          <w:szCs w:val="28"/>
          <w:rtl/>
        </w:rPr>
        <w:t xml:space="preserve"> </w:t>
      </w:r>
      <w:r w:rsidRPr="00EB7DBA">
        <w:rPr>
          <w:rFonts w:cs="B Lotus" w:hint="cs"/>
          <w:color w:val="000000" w:themeColor="text1"/>
          <w:sz w:val="28"/>
          <w:szCs w:val="28"/>
          <w:rtl/>
        </w:rPr>
        <w:t>صدور</w:t>
      </w:r>
      <w:r w:rsidRPr="00EB7DBA">
        <w:rPr>
          <w:rFonts w:cs="B Lotus"/>
          <w:color w:val="000000" w:themeColor="text1"/>
          <w:sz w:val="28"/>
          <w:szCs w:val="28"/>
          <w:rtl/>
        </w:rPr>
        <w:t xml:space="preserve"> </w:t>
      </w:r>
      <w:r w:rsidRPr="00EB7DBA">
        <w:rPr>
          <w:rFonts w:cs="B Lotus" w:hint="cs"/>
          <w:color w:val="000000" w:themeColor="text1"/>
          <w:sz w:val="28"/>
          <w:szCs w:val="28"/>
          <w:rtl/>
        </w:rPr>
        <w:t>بیمه</w:t>
      </w:r>
      <w:r w:rsidRPr="00EB7DBA">
        <w:rPr>
          <w:rFonts w:cs="B Lotus"/>
          <w:color w:val="000000" w:themeColor="text1"/>
          <w:sz w:val="28"/>
          <w:szCs w:val="28"/>
          <w:rtl/>
        </w:rPr>
        <w:t xml:space="preserve"> </w:t>
      </w:r>
      <w:r w:rsidRPr="00EB7DBA">
        <w:rPr>
          <w:rFonts w:cs="B Lotus" w:hint="cs"/>
          <w:color w:val="000000" w:themeColor="text1"/>
          <w:sz w:val="28"/>
          <w:szCs w:val="28"/>
          <w:rtl/>
        </w:rPr>
        <w:t>نامه</w:t>
      </w:r>
      <w:r w:rsidRPr="00EB7DBA">
        <w:rPr>
          <w:rFonts w:cs="B Lotus"/>
          <w:color w:val="000000" w:themeColor="text1"/>
          <w:sz w:val="28"/>
          <w:szCs w:val="28"/>
          <w:rtl/>
        </w:rPr>
        <w:t xml:space="preserve"> </w:t>
      </w:r>
      <w:r w:rsidRPr="00EB7DBA">
        <w:rPr>
          <w:rFonts w:cs="B Lotus" w:hint="cs"/>
          <w:color w:val="000000" w:themeColor="text1"/>
          <w:sz w:val="28"/>
          <w:szCs w:val="28"/>
          <w:rtl/>
        </w:rPr>
        <w:t>با</w:t>
      </w:r>
      <w:r w:rsidRPr="00EB7DBA">
        <w:rPr>
          <w:rFonts w:cs="B Lotus"/>
          <w:color w:val="000000" w:themeColor="text1"/>
          <w:sz w:val="28"/>
          <w:szCs w:val="28"/>
          <w:rtl/>
        </w:rPr>
        <w:t xml:space="preserve"> </w:t>
      </w:r>
      <w:r w:rsidRPr="00EB7DBA">
        <w:rPr>
          <w:rFonts w:cs="B Lotus" w:hint="cs"/>
          <w:color w:val="000000" w:themeColor="text1"/>
          <w:sz w:val="28"/>
          <w:szCs w:val="28"/>
          <w:rtl/>
        </w:rPr>
        <w:t>کد</w:t>
      </w:r>
      <w:r w:rsidRPr="00EB7DBA">
        <w:rPr>
          <w:rFonts w:cs="B Lotus"/>
          <w:color w:val="000000" w:themeColor="text1"/>
          <w:sz w:val="28"/>
          <w:szCs w:val="28"/>
          <w:rtl/>
        </w:rPr>
        <w:t xml:space="preserve"> </w:t>
      </w:r>
      <w:r w:rsidRPr="00EB7DBA">
        <w:rPr>
          <w:rFonts w:cs="B Lotus" w:hint="cs"/>
          <w:color w:val="000000" w:themeColor="text1"/>
          <w:sz w:val="28"/>
          <w:szCs w:val="28"/>
          <w:rtl/>
        </w:rPr>
        <w:t>گروهبندی</w:t>
      </w:r>
      <w:r w:rsidRPr="00EB7DBA">
        <w:rPr>
          <w:rFonts w:cs="B Lotus"/>
          <w:color w:val="000000" w:themeColor="text1"/>
          <w:sz w:val="28"/>
          <w:szCs w:val="28"/>
          <w:rtl/>
        </w:rPr>
        <w:t xml:space="preserve"> 20</w:t>
      </w:r>
      <w:r w:rsidRPr="00EB7DBA">
        <w:rPr>
          <w:rFonts w:cs="B Lotus" w:hint="cs"/>
          <w:color w:val="000000" w:themeColor="text1"/>
          <w:sz w:val="28"/>
          <w:szCs w:val="28"/>
          <w:rtl/>
        </w:rPr>
        <w:t>،</w:t>
      </w:r>
      <w:r w:rsidRPr="00EB7DBA">
        <w:rPr>
          <w:rFonts w:cs="B Lotus"/>
          <w:color w:val="000000" w:themeColor="text1"/>
          <w:sz w:val="28"/>
          <w:szCs w:val="28"/>
          <w:rtl/>
        </w:rPr>
        <w:t xml:space="preserve"> 21</w:t>
      </w:r>
      <w:r w:rsidRPr="00EB7DBA">
        <w:rPr>
          <w:rFonts w:cs="B Lotus" w:hint="cs"/>
          <w:color w:val="000000" w:themeColor="text1"/>
          <w:sz w:val="28"/>
          <w:szCs w:val="28"/>
          <w:rtl/>
        </w:rPr>
        <w:t>،</w:t>
      </w:r>
      <w:r w:rsidRPr="00EB7DBA">
        <w:rPr>
          <w:rFonts w:cs="B Lotus"/>
          <w:color w:val="000000" w:themeColor="text1"/>
          <w:sz w:val="28"/>
          <w:szCs w:val="28"/>
          <w:rtl/>
        </w:rPr>
        <w:t xml:space="preserve"> 22 </w:t>
      </w:r>
      <w:r w:rsidRPr="00EB7DBA">
        <w:rPr>
          <w:rFonts w:cs="B Lotus" w:hint="cs"/>
          <w:color w:val="000000" w:themeColor="text1"/>
          <w:sz w:val="28"/>
          <w:szCs w:val="28"/>
          <w:rtl/>
        </w:rPr>
        <w:t>و</w:t>
      </w:r>
      <w:r w:rsidRPr="00EB7DBA">
        <w:rPr>
          <w:rFonts w:cs="B Lotus"/>
          <w:color w:val="000000" w:themeColor="text1"/>
          <w:sz w:val="28"/>
          <w:szCs w:val="28"/>
          <w:rtl/>
        </w:rPr>
        <w:t xml:space="preserve"> 23 </w:t>
      </w:r>
      <w:r w:rsidRPr="00EB7DBA">
        <w:rPr>
          <w:rFonts w:cs="B Lotus" w:hint="cs"/>
          <w:color w:val="000000" w:themeColor="text1"/>
          <w:sz w:val="28"/>
          <w:szCs w:val="28"/>
          <w:rtl/>
        </w:rPr>
        <w:t>وجود</w:t>
      </w:r>
      <w:r w:rsidRPr="00EB7DBA">
        <w:rPr>
          <w:rFonts w:cs="B Lotus"/>
          <w:color w:val="000000" w:themeColor="text1"/>
          <w:sz w:val="28"/>
          <w:szCs w:val="28"/>
          <w:rtl/>
        </w:rPr>
        <w:t xml:space="preserve"> </w:t>
      </w:r>
      <w:r w:rsidRPr="00EB7DBA">
        <w:rPr>
          <w:rFonts w:cs="B Lotus" w:hint="cs"/>
          <w:color w:val="000000" w:themeColor="text1"/>
          <w:sz w:val="28"/>
          <w:szCs w:val="28"/>
          <w:rtl/>
        </w:rPr>
        <w:t>ندارد</w:t>
      </w:r>
      <w:r w:rsidRPr="00EB7DBA">
        <w:rPr>
          <w:rFonts w:cs="B Lotus"/>
          <w:color w:val="000000" w:themeColor="text1"/>
          <w:sz w:val="28"/>
          <w:szCs w:val="28"/>
          <w:rtl/>
        </w:rPr>
        <w:t xml:space="preserve"> </w:t>
      </w:r>
      <w:r w:rsidRPr="00EB7DBA">
        <w:rPr>
          <w:rFonts w:cs="B Lotus" w:hint="cs"/>
          <w:color w:val="000000" w:themeColor="text1"/>
          <w:sz w:val="28"/>
          <w:szCs w:val="28"/>
          <w:rtl/>
        </w:rPr>
        <w:t>و</w:t>
      </w:r>
      <w:r w:rsidRPr="00EB7DBA">
        <w:rPr>
          <w:rFonts w:cs="B Lotus"/>
          <w:color w:val="000000" w:themeColor="text1"/>
          <w:sz w:val="28"/>
          <w:szCs w:val="28"/>
          <w:rtl/>
        </w:rPr>
        <w:t xml:space="preserve"> </w:t>
      </w:r>
      <w:r w:rsidRPr="00EB7DBA">
        <w:rPr>
          <w:rFonts w:cs="B Lotus" w:hint="cs"/>
          <w:color w:val="000000" w:themeColor="text1"/>
          <w:sz w:val="28"/>
          <w:szCs w:val="28"/>
          <w:rtl/>
        </w:rPr>
        <w:t>باید</w:t>
      </w:r>
      <w:r w:rsidRPr="00EB7DBA">
        <w:rPr>
          <w:rFonts w:cs="B Lotus"/>
          <w:color w:val="000000" w:themeColor="text1"/>
          <w:sz w:val="28"/>
          <w:szCs w:val="28"/>
          <w:rtl/>
        </w:rPr>
        <w:t xml:space="preserve"> </w:t>
      </w:r>
      <w:r w:rsidRPr="00EB7DBA">
        <w:rPr>
          <w:rFonts w:cs="B Lotus" w:hint="cs"/>
          <w:color w:val="000000" w:themeColor="text1"/>
          <w:sz w:val="28"/>
          <w:szCs w:val="28"/>
          <w:rtl/>
        </w:rPr>
        <w:t>کد</w:t>
      </w:r>
      <w:r w:rsidRPr="00EB7DBA">
        <w:rPr>
          <w:rFonts w:cs="B Lotus"/>
          <w:color w:val="000000" w:themeColor="text1"/>
          <w:sz w:val="28"/>
          <w:szCs w:val="28"/>
          <w:rtl/>
        </w:rPr>
        <w:t xml:space="preserve"> 14 </w:t>
      </w:r>
      <w:r w:rsidRPr="00EB7DBA">
        <w:rPr>
          <w:rFonts w:cs="B Lotus" w:hint="cs"/>
          <w:color w:val="000000" w:themeColor="text1"/>
          <w:sz w:val="28"/>
          <w:szCs w:val="28"/>
          <w:rtl/>
        </w:rPr>
        <w:t>ارسال</w:t>
      </w:r>
      <w:r w:rsidRPr="00EB7DBA">
        <w:rPr>
          <w:rFonts w:cs="B Lotus"/>
          <w:color w:val="000000" w:themeColor="text1"/>
          <w:sz w:val="28"/>
          <w:szCs w:val="28"/>
          <w:rtl/>
        </w:rPr>
        <w:t xml:space="preserve"> </w:t>
      </w:r>
      <w:r w:rsidRPr="00EB7DBA">
        <w:rPr>
          <w:rFonts w:cs="B Lotus" w:hint="cs"/>
          <w:color w:val="000000" w:themeColor="text1"/>
          <w:sz w:val="28"/>
          <w:szCs w:val="28"/>
          <w:rtl/>
        </w:rPr>
        <w:t>گردد</w:t>
      </w:r>
      <w:r w:rsidRPr="00EB7DBA">
        <w:rPr>
          <w:rFonts w:cs="B Lotus"/>
          <w:color w:val="000000" w:themeColor="text1"/>
          <w:sz w:val="28"/>
          <w:szCs w:val="28"/>
          <w:rtl/>
        </w:rPr>
        <w:t>.</w:t>
      </w:r>
      <w:r w:rsidRPr="00EB7DBA">
        <w:rPr>
          <w:rFonts w:cs="Arial"/>
          <w:rtl/>
        </w:rPr>
        <w:t xml:space="preserve"> </w:t>
      </w:r>
    </w:p>
    <w:p w14:paraId="40D2A74A" w14:textId="77777777" w:rsidR="00EB7DBA" w:rsidRDefault="00EB7DBA" w:rsidP="00EB7DBA"/>
    <w:p w14:paraId="2551C136" w14:textId="34BC8F4F" w:rsidR="001529A5" w:rsidRPr="00F733A3" w:rsidRDefault="001529A5" w:rsidP="00561332">
      <w:pPr>
        <w:pStyle w:val="Heading2"/>
        <w:rPr>
          <w:rtl/>
        </w:rPr>
      </w:pPr>
      <w:r w:rsidRPr="00F733A3">
        <w:rPr>
          <w:rFonts w:hint="cs"/>
          <w:rtl/>
        </w:rPr>
        <w:t>جدول کد نوع پلاک</w:t>
      </w:r>
      <w:r w:rsidR="00B43339" w:rsidRPr="00F733A3">
        <w:rPr>
          <w:rFonts w:hint="cs"/>
          <w:rtl/>
        </w:rPr>
        <w:t>:</w:t>
      </w:r>
      <w:bookmarkEnd w:id="25"/>
      <w:bookmarkEnd w:id="26"/>
    </w:p>
    <w:tbl>
      <w:tblPr>
        <w:tblStyle w:val="PlainTable11"/>
        <w:bidiVisual/>
        <w:tblW w:w="9039" w:type="dxa"/>
        <w:jc w:val="center"/>
        <w:tblLook w:val="04A0" w:firstRow="1" w:lastRow="0" w:firstColumn="1" w:lastColumn="0" w:noHBand="0" w:noVBand="1"/>
      </w:tblPr>
      <w:tblGrid>
        <w:gridCol w:w="2019"/>
        <w:gridCol w:w="3510"/>
        <w:gridCol w:w="3510"/>
      </w:tblGrid>
      <w:tr w:rsidR="00F74060" w:rsidRPr="00F733A3" w14:paraId="50C6DED5" w14:textId="77777777" w:rsidTr="00F74060">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019" w:type="dxa"/>
            <w:shd w:val="clear" w:color="auto" w:fill="DDD9C3" w:themeFill="background2" w:themeFillShade="E6"/>
            <w:hideMark/>
          </w:tcPr>
          <w:p w14:paraId="4C6DF1FC" w14:textId="77777777" w:rsidR="00F74060" w:rsidRPr="00F733A3" w:rsidRDefault="00F74060" w:rsidP="00D536CF">
            <w:pPr>
              <w:jc w:val="center"/>
              <w:rPr>
                <w:rFonts w:ascii="Arial" w:hAnsi="Arial" w:cs="B Lotus"/>
                <w:b w:val="0"/>
                <w:bCs w:val="0"/>
                <w:color w:val="000000"/>
                <w:sz w:val="32"/>
                <w:szCs w:val="32"/>
              </w:rPr>
            </w:pPr>
            <w:r w:rsidRPr="00F733A3">
              <w:rPr>
                <w:rFonts w:ascii="Arial" w:hAnsi="Arial" w:cs="B Lotus" w:hint="cs"/>
                <w:color w:val="000000"/>
                <w:sz w:val="32"/>
                <w:szCs w:val="32"/>
                <w:rtl/>
              </w:rPr>
              <w:t>کد نوع پلاک</w:t>
            </w:r>
          </w:p>
        </w:tc>
        <w:tc>
          <w:tcPr>
            <w:tcW w:w="3510" w:type="dxa"/>
            <w:shd w:val="clear" w:color="auto" w:fill="DDD9C3" w:themeFill="background2" w:themeFillShade="E6"/>
            <w:hideMark/>
          </w:tcPr>
          <w:p w14:paraId="30E92152" w14:textId="77777777" w:rsidR="00F74060" w:rsidRPr="00F733A3" w:rsidRDefault="00F74060" w:rsidP="00D536CF">
            <w:pPr>
              <w:jc w:val="center"/>
              <w:cnfStyle w:val="100000000000" w:firstRow="1" w:lastRow="0" w:firstColumn="0" w:lastColumn="0" w:oddVBand="0" w:evenVBand="0" w:oddHBand="0" w:evenHBand="0" w:firstRowFirstColumn="0" w:firstRowLastColumn="0" w:lastRowFirstColumn="0" w:lastRowLastColumn="0"/>
              <w:rPr>
                <w:rFonts w:ascii="Arial" w:hAnsi="Arial" w:cs="B Lotus"/>
                <w:b w:val="0"/>
                <w:bCs w:val="0"/>
                <w:color w:val="000000"/>
                <w:sz w:val="32"/>
                <w:szCs w:val="32"/>
                <w:rtl/>
              </w:rPr>
            </w:pPr>
            <w:r w:rsidRPr="00F733A3">
              <w:rPr>
                <w:rFonts w:ascii="Arial" w:hAnsi="Arial" w:cs="B Lotus" w:hint="cs"/>
                <w:color w:val="000000"/>
                <w:sz w:val="32"/>
                <w:szCs w:val="32"/>
                <w:rtl/>
              </w:rPr>
              <w:t>نوع پلاک</w:t>
            </w:r>
          </w:p>
        </w:tc>
        <w:tc>
          <w:tcPr>
            <w:tcW w:w="3510" w:type="dxa"/>
            <w:shd w:val="clear" w:color="auto" w:fill="DDD9C3" w:themeFill="background2" w:themeFillShade="E6"/>
          </w:tcPr>
          <w:p w14:paraId="7AB01948" w14:textId="77777777" w:rsidR="00F74060" w:rsidRPr="00F733A3" w:rsidRDefault="00F74060" w:rsidP="00D536CF">
            <w:pPr>
              <w:jc w:val="center"/>
              <w:cnfStyle w:val="100000000000" w:firstRow="1" w:lastRow="0" w:firstColumn="0" w:lastColumn="0" w:oddVBand="0" w:evenVBand="0" w:oddHBand="0" w:evenHBand="0" w:firstRowFirstColumn="0" w:firstRowLastColumn="0" w:lastRowFirstColumn="0" w:lastRowLastColumn="0"/>
              <w:rPr>
                <w:rFonts w:ascii="Arial" w:hAnsi="Arial" w:cs="B Lotus"/>
                <w:color w:val="000000"/>
                <w:sz w:val="32"/>
                <w:szCs w:val="32"/>
                <w:rtl/>
              </w:rPr>
            </w:pPr>
            <w:r w:rsidRPr="00F733A3">
              <w:rPr>
                <w:rFonts w:ascii="Arial" w:hAnsi="Arial" w:cs="B Lotus" w:hint="cs"/>
                <w:color w:val="000000"/>
                <w:sz w:val="32"/>
                <w:szCs w:val="32"/>
                <w:rtl/>
              </w:rPr>
              <w:t>نمونه</w:t>
            </w:r>
          </w:p>
        </w:tc>
      </w:tr>
      <w:tr w:rsidR="00F74060" w:rsidRPr="00F733A3" w14:paraId="21AE88F8" w14:textId="77777777" w:rsidTr="00F74060">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019" w:type="dxa"/>
            <w:vAlign w:val="center"/>
            <w:hideMark/>
          </w:tcPr>
          <w:p w14:paraId="785F7EFF" w14:textId="77777777" w:rsidR="00F74060" w:rsidRPr="00F733A3" w:rsidRDefault="00F74060" w:rsidP="00E9038E">
            <w:pPr>
              <w:jc w:val="center"/>
              <w:rPr>
                <w:rFonts w:ascii="Arial" w:hAnsi="Arial" w:cs="B Lotus"/>
                <w:color w:val="000000"/>
                <w:sz w:val="28"/>
                <w:szCs w:val="28"/>
              </w:rPr>
            </w:pPr>
            <w:r w:rsidRPr="00F733A3">
              <w:rPr>
                <w:rFonts w:ascii="Arial" w:hAnsi="Arial" w:cs="B Lotus" w:hint="cs"/>
                <w:color w:val="000000"/>
                <w:sz w:val="28"/>
                <w:szCs w:val="28"/>
                <w:rtl/>
              </w:rPr>
              <w:t>1</w:t>
            </w:r>
          </w:p>
        </w:tc>
        <w:tc>
          <w:tcPr>
            <w:tcW w:w="3510" w:type="dxa"/>
            <w:hideMark/>
          </w:tcPr>
          <w:p w14:paraId="0297F2E1" w14:textId="77777777" w:rsidR="00F74060" w:rsidRPr="00F733A3" w:rsidRDefault="00F74060" w:rsidP="00E9038E">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ملی</w:t>
            </w:r>
          </w:p>
        </w:tc>
        <w:tc>
          <w:tcPr>
            <w:tcW w:w="3510" w:type="dxa"/>
          </w:tcPr>
          <w:p w14:paraId="1A4D4721" w14:textId="77777777" w:rsidR="00F74060" w:rsidRPr="00F733A3" w:rsidRDefault="00F74060" w:rsidP="00E9038E">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tl/>
              </w:rPr>
            </w:pPr>
          </w:p>
        </w:tc>
      </w:tr>
      <w:tr w:rsidR="00F74060" w:rsidRPr="00F733A3" w14:paraId="2D5548C3" w14:textId="77777777" w:rsidTr="00F74060">
        <w:trPr>
          <w:trHeight w:val="375"/>
          <w:jc w:val="center"/>
        </w:trPr>
        <w:tc>
          <w:tcPr>
            <w:cnfStyle w:val="001000000000" w:firstRow="0" w:lastRow="0" w:firstColumn="1" w:lastColumn="0" w:oddVBand="0" w:evenVBand="0" w:oddHBand="0" w:evenHBand="0" w:firstRowFirstColumn="0" w:firstRowLastColumn="0" w:lastRowFirstColumn="0" w:lastRowLastColumn="0"/>
            <w:tcW w:w="2019" w:type="dxa"/>
            <w:vAlign w:val="center"/>
            <w:hideMark/>
          </w:tcPr>
          <w:p w14:paraId="3FC9639E" w14:textId="77777777" w:rsidR="00F74060" w:rsidRPr="00F733A3" w:rsidRDefault="00F74060" w:rsidP="00E9038E">
            <w:pPr>
              <w:jc w:val="center"/>
              <w:rPr>
                <w:rFonts w:ascii="Arial" w:hAnsi="Arial" w:cs="B Lotus"/>
                <w:color w:val="000000"/>
                <w:sz w:val="28"/>
                <w:szCs w:val="28"/>
              </w:rPr>
            </w:pPr>
            <w:r w:rsidRPr="00F733A3">
              <w:rPr>
                <w:rFonts w:ascii="Arial" w:hAnsi="Arial" w:cs="B Lotus" w:hint="cs"/>
                <w:color w:val="000000"/>
                <w:sz w:val="28"/>
                <w:szCs w:val="28"/>
                <w:rtl/>
              </w:rPr>
              <w:t>2</w:t>
            </w:r>
          </w:p>
        </w:tc>
        <w:tc>
          <w:tcPr>
            <w:tcW w:w="3510" w:type="dxa"/>
            <w:hideMark/>
          </w:tcPr>
          <w:p w14:paraId="2BFF6FDA" w14:textId="77777777" w:rsidR="00F74060" w:rsidRPr="00F733A3" w:rsidRDefault="00F74060" w:rsidP="00E9038E">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مناطق آزاد</w:t>
            </w:r>
          </w:p>
        </w:tc>
        <w:tc>
          <w:tcPr>
            <w:tcW w:w="3510" w:type="dxa"/>
          </w:tcPr>
          <w:p w14:paraId="0172D4AB" w14:textId="77777777" w:rsidR="00F74060" w:rsidRPr="00F733A3" w:rsidRDefault="00F74060" w:rsidP="00E9038E">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tl/>
              </w:rPr>
            </w:pPr>
          </w:p>
        </w:tc>
      </w:tr>
      <w:tr w:rsidR="00F74060" w:rsidRPr="00F733A3" w14:paraId="0FB2BCDA" w14:textId="77777777" w:rsidTr="00653442">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019" w:type="dxa"/>
            <w:vAlign w:val="center"/>
            <w:hideMark/>
          </w:tcPr>
          <w:p w14:paraId="3BD533DD" w14:textId="77777777" w:rsidR="00F74060" w:rsidRPr="00F733A3" w:rsidRDefault="00F74060" w:rsidP="00E9038E">
            <w:pPr>
              <w:jc w:val="center"/>
              <w:rPr>
                <w:rFonts w:ascii="Arial" w:hAnsi="Arial" w:cs="B Lotus"/>
                <w:b w:val="0"/>
                <w:bCs w:val="0"/>
                <w:color w:val="000000"/>
                <w:sz w:val="28"/>
                <w:szCs w:val="28"/>
              </w:rPr>
            </w:pPr>
            <w:r w:rsidRPr="00F733A3">
              <w:rPr>
                <w:rFonts w:ascii="Arial" w:hAnsi="Arial" w:cs="B Lotus" w:hint="cs"/>
                <w:color w:val="000000"/>
                <w:sz w:val="28"/>
                <w:szCs w:val="28"/>
                <w:rtl/>
              </w:rPr>
              <w:t>3</w:t>
            </w:r>
          </w:p>
        </w:tc>
        <w:tc>
          <w:tcPr>
            <w:tcW w:w="3510" w:type="dxa"/>
            <w:hideMark/>
          </w:tcPr>
          <w:p w14:paraId="7D336E26" w14:textId="77777777" w:rsidR="00F74060" w:rsidRPr="00F733A3" w:rsidRDefault="00F74060" w:rsidP="00E9038E">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ترانزیت- ورودی به کشور</w:t>
            </w:r>
          </w:p>
        </w:tc>
        <w:tc>
          <w:tcPr>
            <w:tcW w:w="3510" w:type="dxa"/>
          </w:tcPr>
          <w:p w14:paraId="3915ADA1" w14:textId="77777777" w:rsidR="00F74060" w:rsidRPr="00F733A3" w:rsidRDefault="00F74060" w:rsidP="00E9038E">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p>
        </w:tc>
      </w:tr>
      <w:tr w:rsidR="00F74060" w:rsidRPr="00F733A3" w14:paraId="145D3F95" w14:textId="77777777" w:rsidTr="00F74060">
        <w:trPr>
          <w:trHeight w:val="420"/>
          <w:jc w:val="center"/>
        </w:trPr>
        <w:tc>
          <w:tcPr>
            <w:cnfStyle w:val="001000000000" w:firstRow="0" w:lastRow="0" w:firstColumn="1" w:lastColumn="0" w:oddVBand="0" w:evenVBand="0" w:oddHBand="0" w:evenHBand="0" w:firstRowFirstColumn="0" w:firstRowLastColumn="0" w:lastRowFirstColumn="0" w:lastRowLastColumn="0"/>
            <w:tcW w:w="2019" w:type="dxa"/>
            <w:vAlign w:val="center"/>
            <w:hideMark/>
          </w:tcPr>
          <w:p w14:paraId="5703B5FC" w14:textId="77777777" w:rsidR="00F74060" w:rsidRPr="00F733A3" w:rsidRDefault="00F74060" w:rsidP="00E9038E">
            <w:pPr>
              <w:jc w:val="center"/>
              <w:rPr>
                <w:rFonts w:ascii="Arial" w:hAnsi="Arial" w:cs="B Lotus"/>
                <w:b w:val="0"/>
                <w:bCs w:val="0"/>
                <w:color w:val="000000"/>
                <w:sz w:val="28"/>
                <w:szCs w:val="28"/>
              </w:rPr>
            </w:pPr>
            <w:r w:rsidRPr="00F733A3">
              <w:rPr>
                <w:rFonts w:ascii="Arial" w:hAnsi="Arial" w:cs="B Lotus" w:hint="cs"/>
                <w:color w:val="000000"/>
                <w:sz w:val="28"/>
                <w:szCs w:val="28"/>
                <w:rtl/>
              </w:rPr>
              <w:t>4</w:t>
            </w:r>
          </w:p>
        </w:tc>
        <w:tc>
          <w:tcPr>
            <w:tcW w:w="3510" w:type="dxa"/>
            <w:hideMark/>
          </w:tcPr>
          <w:p w14:paraId="446966A1" w14:textId="77777777" w:rsidR="00F74060" w:rsidRPr="00F733A3" w:rsidRDefault="00F74060" w:rsidP="00E9038E">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موقت- صفر کیلومتر</w:t>
            </w:r>
          </w:p>
        </w:tc>
        <w:tc>
          <w:tcPr>
            <w:tcW w:w="3510" w:type="dxa"/>
          </w:tcPr>
          <w:p w14:paraId="1A92FF6A" w14:textId="77777777" w:rsidR="00F74060" w:rsidRPr="00F733A3" w:rsidRDefault="00F74060" w:rsidP="00E9038E">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tl/>
              </w:rPr>
            </w:pPr>
          </w:p>
        </w:tc>
      </w:tr>
      <w:tr w:rsidR="00F74060" w:rsidRPr="00F733A3" w14:paraId="472740E7" w14:textId="77777777" w:rsidTr="00F74060">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019" w:type="dxa"/>
            <w:vAlign w:val="center"/>
            <w:hideMark/>
          </w:tcPr>
          <w:p w14:paraId="585CE1D6" w14:textId="77777777" w:rsidR="00F74060" w:rsidRPr="00F733A3" w:rsidRDefault="00F74060" w:rsidP="00E9038E">
            <w:pPr>
              <w:jc w:val="center"/>
              <w:rPr>
                <w:rFonts w:ascii="Arial" w:hAnsi="Arial" w:cs="B Lotus"/>
                <w:b w:val="0"/>
                <w:bCs w:val="0"/>
                <w:color w:val="000000"/>
                <w:sz w:val="28"/>
                <w:szCs w:val="28"/>
              </w:rPr>
            </w:pPr>
            <w:r w:rsidRPr="00F733A3">
              <w:rPr>
                <w:rFonts w:ascii="Arial" w:hAnsi="Arial" w:cs="B Lotus" w:hint="cs"/>
                <w:color w:val="000000"/>
                <w:sz w:val="28"/>
                <w:szCs w:val="28"/>
                <w:rtl/>
              </w:rPr>
              <w:t>5</w:t>
            </w:r>
          </w:p>
        </w:tc>
        <w:tc>
          <w:tcPr>
            <w:tcW w:w="3510" w:type="dxa"/>
            <w:hideMark/>
          </w:tcPr>
          <w:p w14:paraId="7E50BD1C" w14:textId="77777777" w:rsidR="00F74060" w:rsidRPr="00F733A3" w:rsidRDefault="00F74060" w:rsidP="00E9038E">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گذر موقت</w:t>
            </w:r>
          </w:p>
        </w:tc>
        <w:tc>
          <w:tcPr>
            <w:tcW w:w="3510" w:type="dxa"/>
          </w:tcPr>
          <w:p w14:paraId="7A73CA5D" w14:textId="77777777" w:rsidR="00F74060" w:rsidRPr="00F733A3" w:rsidRDefault="00F74060" w:rsidP="00E9038E">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tl/>
              </w:rPr>
            </w:pPr>
          </w:p>
        </w:tc>
      </w:tr>
      <w:tr w:rsidR="00F74060" w:rsidRPr="00F733A3" w14:paraId="1B978953" w14:textId="77777777" w:rsidTr="00F74060">
        <w:trPr>
          <w:trHeight w:val="420"/>
          <w:jc w:val="center"/>
        </w:trPr>
        <w:tc>
          <w:tcPr>
            <w:cnfStyle w:val="001000000000" w:firstRow="0" w:lastRow="0" w:firstColumn="1" w:lastColumn="0" w:oddVBand="0" w:evenVBand="0" w:oddHBand="0" w:evenHBand="0" w:firstRowFirstColumn="0" w:firstRowLastColumn="0" w:lastRowFirstColumn="0" w:lastRowLastColumn="0"/>
            <w:tcW w:w="2019" w:type="dxa"/>
            <w:vAlign w:val="center"/>
            <w:hideMark/>
          </w:tcPr>
          <w:p w14:paraId="47F1C625" w14:textId="77777777" w:rsidR="00F74060" w:rsidRPr="00F733A3" w:rsidRDefault="00F74060" w:rsidP="00E9038E">
            <w:pPr>
              <w:jc w:val="center"/>
              <w:rPr>
                <w:rFonts w:ascii="Arial" w:hAnsi="Arial" w:cs="B Lotus"/>
                <w:b w:val="0"/>
                <w:bCs w:val="0"/>
                <w:color w:val="000000"/>
                <w:sz w:val="28"/>
                <w:szCs w:val="28"/>
              </w:rPr>
            </w:pPr>
            <w:r w:rsidRPr="00F733A3">
              <w:rPr>
                <w:rFonts w:ascii="Arial" w:hAnsi="Arial" w:cs="B Lotus" w:hint="cs"/>
                <w:color w:val="000000"/>
                <w:sz w:val="28"/>
                <w:szCs w:val="28"/>
                <w:rtl/>
              </w:rPr>
              <w:t>6</w:t>
            </w:r>
          </w:p>
        </w:tc>
        <w:tc>
          <w:tcPr>
            <w:tcW w:w="3510" w:type="dxa"/>
            <w:hideMark/>
          </w:tcPr>
          <w:p w14:paraId="214B4652" w14:textId="77777777" w:rsidR="00F74060" w:rsidRPr="00F733A3" w:rsidRDefault="00F74060" w:rsidP="00E9038E">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فاقد پلاک</w:t>
            </w:r>
          </w:p>
        </w:tc>
        <w:tc>
          <w:tcPr>
            <w:tcW w:w="3510" w:type="dxa"/>
          </w:tcPr>
          <w:p w14:paraId="5FD57933" w14:textId="77777777" w:rsidR="00F74060" w:rsidRPr="00F733A3" w:rsidRDefault="00F74060" w:rsidP="00E9038E">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tl/>
              </w:rPr>
            </w:pPr>
          </w:p>
        </w:tc>
      </w:tr>
      <w:tr w:rsidR="00F74060" w:rsidRPr="00F733A3" w14:paraId="173ACFA2" w14:textId="77777777" w:rsidTr="00F74060">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019" w:type="dxa"/>
            <w:vAlign w:val="center"/>
            <w:hideMark/>
          </w:tcPr>
          <w:p w14:paraId="1F7BE8EE" w14:textId="77777777" w:rsidR="00F74060" w:rsidRPr="00F733A3" w:rsidRDefault="00F74060" w:rsidP="00E9038E">
            <w:pPr>
              <w:jc w:val="center"/>
              <w:rPr>
                <w:rFonts w:ascii="Arial" w:hAnsi="Arial" w:cs="B Lotus"/>
                <w:b w:val="0"/>
                <w:bCs w:val="0"/>
                <w:color w:val="000000"/>
                <w:sz w:val="28"/>
                <w:szCs w:val="28"/>
              </w:rPr>
            </w:pPr>
            <w:r w:rsidRPr="00F733A3">
              <w:rPr>
                <w:rFonts w:ascii="Arial" w:hAnsi="Arial" w:cs="B Lotus" w:hint="cs"/>
                <w:color w:val="000000"/>
                <w:sz w:val="28"/>
                <w:szCs w:val="28"/>
                <w:rtl/>
              </w:rPr>
              <w:t>7</w:t>
            </w:r>
          </w:p>
        </w:tc>
        <w:tc>
          <w:tcPr>
            <w:tcW w:w="3510" w:type="dxa"/>
            <w:hideMark/>
          </w:tcPr>
          <w:p w14:paraId="6FA3B9A4" w14:textId="77777777" w:rsidR="00F74060" w:rsidRPr="00F733A3" w:rsidRDefault="00F74060" w:rsidP="001E32A4">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سیاسی- تشریفات-سرویس</w:t>
            </w:r>
          </w:p>
        </w:tc>
        <w:tc>
          <w:tcPr>
            <w:tcW w:w="3510" w:type="dxa"/>
          </w:tcPr>
          <w:p w14:paraId="7715B7D8" w14:textId="77777777" w:rsidR="00F74060" w:rsidRPr="00F733A3" w:rsidRDefault="00F74060" w:rsidP="00E9038E">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tl/>
              </w:rPr>
            </w:pPr>
          </w:p>
        </w:tc>
      </w:tr>
      <w:tr w:rsidR="00F74060" w:rsidRPr="00F733A3" w14:paraId="7B8FCCE0" w14:textId="77777777" w:rsidTr="00F74060">
        <w:trPr>
          <w:trHeight w:val="420"/>
          <w:jc w:val="center"/>
        </w:trPr>
        <w:tc>
          <w:tcPr>
            <w:cnfStyle w:val="001000000000" w:firstRow="0" w:lastRow="0" w:firstColumn="1" w:lastColumn="0" w:oddVBand="0" w:evenVBand="0" w:oddHBand="0" w:evenHBand="0" w:firstRowFirstColumn="0" w:firstRowLastColumn="0" w:lastRowFirstColumn="0" w:lastRowLastColumn="0"/>
            <w:tcW w:w="2019" w:type="dxa"/>
            <w:vAlign w:val="center"/>
            <w:hideMark/>
          </w:tcPr>
          <w:p w14:paraId="463C3E90" w14:textId="77777777" w:rsidR="00F74060" w:rsidRPr="00F733A3" w:rsidRDefault="00F74060" w:rsidP="00E9038E">
            <w:pPr>
              <w:jc w:val="center"/>
              <w:rPr>
                <w:rFonts w:ascii="Arial" w:hAnsi="Arial" w:cs="B Lotus"/>
                <w:b w:val="0"/>
                <w:bCs w:val="0"/>
                <w:color w:val="000000"/>
                <w:sz w:val="28"/>
                <w:szCs w:val="28"/>
              </w:rPr>
            </w:pPr>
            <w:r w:rsidRPr="00F733A3">
              <w:rPr>
                <w:rFonts w:ascii="Arial" w:hAnsi="Arial" w:cs="B Lotus" w:hint="cs"/>
                <w:color w:val="000000"/>
                <w:sz w:val="28"/>
                <w:szCs w:val="28"/>
                <w:rtl/>
              </w:rPr>
              <w:t>8</w:t>
            </w:r>
          </w:p>
        </w:tc>
        <w:tc>
          <w:tcPr>
            <w:tcW w:w="3510" w:type="dxa"/>
            <w:hideMark/>
          </w:tcPr>
          <w:p w14:paraId="1038E372" w14:textId="77777777" w:rsidR="00F74060" w:rsidRPr="00F733A3" w:rsidRDefault="00F74060" w:rsidP="00E9038E">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نظامی- انتظامی</w:t>
            </w:r>
          </w:p>
        </w:tc>
        <w:tc>
          <w:tcPr>
            <w:tcW w:w="3510" w:type="dxa"/>
          </w:tcPr>
          <w:p w14:paraId="717A4AAD" w14:textId="77777777" w:rsidR="00F74060" w:rsidRPr="00F733A3" w:rsidRDefault="00F74060" w:rsidP="00E9038E">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tl/>
              </w:rPr>
            </w:pPr>
          </w:p>
        </w:tc>
      </w:tr>
      <w:tr w:rsidR="0060273D" w:rsidRPr="00F733A3" w14:paraId="31D137E8" w14:textId="77777777" w:rsidTr="00F74060">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019" w:type="dxa"/>
            <w:vAlign w:val="center"/>
          </w:tcPr>
          <w:p w14:paraId="56B39B4B" w14:textId="77777777" w:rsidR="002E6DDF" w:rsidRPr="00F733A3" w:rsidRDefault="002E6DDF" w:rsidP="00E9038E">
            <w:pPr>
              <w:jc w:val="center"/>
              <w:rPr>
                <w:rFonts w:ascii="Arial" w:hAnsi="Arial" w:cs="B Lotus"/>
                <w:color w:val="000000" w:themeColor="text1"/>
                <w:sz w:val="28"/>
                <w:szCs w:val="28"/>
                <w:rtl/>
              </w:rPr>
            </w:pPr>
            <w:r w:rsidRPr="00F733A3">
              <w:rPr>
                <w:rFonts w:ascii="Arial" w:hAnsi="Arial" w:cs="B Lotus" w:hint="cs"/>
                <w:color w:val="000000" w:themeColor="text1"/>
                <w:sz w:val="28"/>
                <w:szCs w:val="28"/>
                <w:rtl/>
              </w:rPr>
              <w:t>9</w:t>
            </w:r>
          </w:p>
        </w:tc>
        <w:tc>
          <w:tcPr>
            <w:tcW w:w="3510" w:type="dxa"/>
          </w:tcPr>
          <w:p w14:paraId="43597811" w14:textId="77777777" w:rsidR="002E6DDF" w:rsidRPr="00F733A3" w:rsidRDefault="001E32A4" w:rsidP="0054589D">
            <w:pPr>
              <w:cnfStyle w:val="000000100000" w:firstRow="0" w:lastRow="0" w:firstColumn="0" w:lastColumn="0" w:oddVBand="0" w:evenVBand="0" w:oddHBand="1" w:evenHBand="0" w:firstRowFirstColumn="0" w:firstRowLastColumn="0" w:lastRowFirstColumn="0" w:lastRowLastColumn="0"/>
              <w:rPr>
                <w:rFonts w:ascii="Arial" w:hAnsi="Arial" w:cs="B Lotus"/>
                <w:color w:val="000000" w:themeColor="text1"/>
                <w:sz w:val="28"/>
                <w:szCs w:val="28"/>
                <w:rtl/>
              </w:rPr>
            </w:pPr>
            <w:r w:rsidRPr="00F733A3">
              <w:rPr>
                <w:rFonts w:ascii="Arial" w:hAnsi="Arial" w:cs="B Lotus" w:hint="cs"/>
                <w:color w:val="000000" w:themeColor="text1"/>
                <w:sz w:val="28"/>
                <w:szCs w:val="28"/>
                <w:rtl/>
              </w:rPr>
              <w:t>سایر</w:t>
            </w:r>
            <w:r w:rsidR="0054589D" w:rsidRPr="00F733A3">
              <w:rPr>
                <w:rFonts w:ascii="Arial" w:hAnsi="Arial" w:cs="B Lotus" w:hint="cs"/>
                <w:color w:val="000000" w:themeColor="text1"/>
                <w:sz w:val="28"/>
                <w:szCs w:val="28"/>
                <w:rtl/>
              </w:rPr>
              <w:t xml:space="preserve"> پلاک های قدیمی</w:t>
            </w:r>
          </w:p>
        </w:tc>
        <w:tc>
          <w:tcPr>
            <w:tcW w:w="3510" w:type="dxa"/>
          </w:tcPr>
          <w:p w14:paraId="5A600CA0" w14:textId="77777777" w:rsidR="002E6DDF" w:rsidRPr="00F733A3" w:rsidRDefault="002E6DDF" w:rsidP="00E9038E">
            <w:pPr>
              <w:cnfStyle w:val="000000100000" w:firstRow="0" w:lastRow="0" w:firstColumn="0" w:lastColumn="0" w:oddVBand="0" w:evenVBand="0" w:oddHBand="1" w:evenHBand="0" w:firstRowFirstColumn="0" w:firstRowLastColumn="0" w:lastRowFirstColumn="0" w:lastRowLastColumn="0"/>
              <w:rPr>
                <w:rFonts w:ascii="Arial" w:hAnsi="Arial" w:cs="B Lotus"/>
                <w:color w:val="000000" w:themeColor="text1"/>
                <w:sz w:val="28"/>
                <w:szCs w:val="28"/>
                <w:rtl/>
              </w:rPr>
            </w:pPr>
          </w:p>
        </w:tc>
      </w:tr>
    </w:tbl>
    <w:p w14:paraId="425A9AB2" w14:textId="77777777" w:rsidR="001529A5" w:rsidRPr="00F733A3" w:rsidRDefault="001529A5" w:rsidP="00475B29">
      <w:pPr>
        <w:rPr>
          <w:rFonts w:cs="B Lotus"/>
          <w:color w:val="000000" w:themeColor="text1"/>
          <w:sz w:val="28"/>
          <w:szCs w:val="28"/>
          <w:rtl/>
        </w:rPr>
      </w:pPr>
    </w:p>
    <w:p w14:paraId="28ED6938" w14:textId="77777777" w:rsidR="006B49DF" w:rsidRPr="00F733A3" w:rsidRDefault="006B49DF" w:rsidP="002E6DDF">
      <w:pPr>
        <w:rPr>
          <w:rFonts w:cs="B Lotus"/>
          <w:color w:val="000000" w:themeColor="text1"/>
          <w:sz w:val="28"/>
          <w:szCs w:val="28"/>
          <w:rtl/>
        </w:rPr>
      </w:pPr>
      <w:r w:rsidRPr="00F733A3">
        <w:rPr>
          <w:rFonts w:cs="B Lotus" w:hint="cs"/>
          <w:color w:val="000000" w:themeColor="text1"/>
          <w:sz w:val="28"/>
          <w:szCs w:val="28"/>
          <w:rtl/>
        </w:rPr>
        <w:t xml:space="preserve">در خصوص </w:t>
      </w:r>
      <w:r w:rsidR="00F74060" w:rsidRPr="00F733A3">
        <w:rPr>
          <w:rFonts w:cs="B Lotus" w:hint="cs"/>
          <w:color w:val="000000" w:themeColor="text1"/>
          <w:sz w:val="28"/>
          <w:szCs w:val="28"/>
          <w:rtl/>
        </w:rPr>
        <w:t>کدهای کد 2 الی 8 منظور فقط خود</w:t>
      </w:r>
      <w:r w:rsidR="002E6DDF" w:rsidRPr="00F733A3">
        <w:rPr>
          <w:rFonts w:cs="B Lotus" w:hint="cs"/>
          <w:color w:val="000000" w:themeColor="text1"/>
          <w:sz w:val="28"/>
          <w:szCs w:val="28"/>
          <w:rtl/>
        </w:rPr>
        <w:t>ر</w:t>
      </w:r>
      <w:r w:rsidR="00F74060" w:rsidRPr="00F733A3">
        <w:rPr>
          <w:rFonts w:cs="B Lotus" w:hint="cs"/>
          <w:color w:val="000000" w:themeColor="text1"/>
          <w:sz w:val="28"/>
          <w:szCs w:val="28"/>
          <w:rtl/>
        </w:rPr>
        <w:t>وهایی است که پلاک ملی نمی باشند .در این جدول فرمت درج پلاک دارای اهمیت می باشد .</w:t>
      </w:r>
    </w:p>
    <w:p w14:paraId="36EA58EB" w14:textId="030EFC64" w:rsidR="00475B29" w:rsidRPr="00F733A3" w:rsidRDefault="00475B29" w:rsidP="00DC2ED0">
      <w:pPr>
        <w:pStyle w:val="Heading2"/>
        <w:rPr>
          <w:rFonts w:cs="B Lotus"/>
          <w:sz w:val="28"/>
          <w:szCs w:val="28"/>
          <w:rtl/>
        </w:rPr>
      </w:pPr>
      <w:bookmarkStart w:id="27" w:name="_جدول_حروف_پلاک"/>
      <w:bookmarkStart w:id="28" w:name="_Toc439461584"/>
      <w:bookmarkStart w:id="29" w:name="_Toc38109477"/>
      <w:bookmarkEnd w:id="27"/>
      <w:r w:rsidRPr="00F733A3">
        <w:rPr>
          <w:rFonts w:cs="B Lotus" w:hint="cs"/>
          <w:sz w:val="28"/>
          <w:szCs w:val="28"/>
          <w:rtl/>
        </w:rPr>
        <w:t>جدول حروف پلاک</w:t>
      </w:r>
      <w:r w:rsidR="0063691A" w:rsidRPr="00F733A3">
        <w:rPr>
          <w:rFonts w:cs="B Lotus" w:hint="cs"/>
          <w:sz w:val="28"/>
          <w:szCs w:val="28"/>
          <w:rtl/>
        </w:rPr>
        <w:t xml:space="preserve"> استاندارد</w:t>
      </w:r>
      <w:r w:rsidR="00B43339" w:rsidRPr="00F733A3">
        <w:rPr>
          <w:rFonts w:cs="B Lotus" w:hint="cs"/>
          <w:sz w:val="28"/>
          <w:szCs w:val="28"/>
          <w:rtl/>
        </w:rPr>
        <w:t>:</w:t>
      </w:r>
      <w:bookmarkEnd w:id="28"/>
      <w:bookmarkEnd w:id="29"/>
    </w:p>
    <w:p w14:paraId="57620576" w14:textId="77777777" w:rsidR="00C53FAE" w:rsidRPr="00F733A3" w:rsidRDefault="00C53FAE" w:rsidP="00C53FAE">
      <w:pPr>
        <w:rPr>
          <w:rFonts w:cs="B Lotus"/>
          <w:sz w:val="24"/>
          <w:szCs w:val="24"/>
        </w:rPr>
      </w:pPr>
    </w:p>
    <w:tbl>
      <w:tblPr>
        <w:tblStyle w:val="PlainTable11"/>
        <w:bidiVisual/>
        <w:tblW w:w="3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3"/>
        <w:gridCol w:w="1391"/>
      </w:tblGrid>
      <w:tr w:rsidR="00CD029F" w:rsidRPr="00CD029F" w14:paraId="22E246CC" w14:textId="77777777" w:rsidTr="00C477E3">
        <w:trPr>
          <w:cnfStyle w:val="100000000000" w:firstRow="1" w:lastRow="0" w:firstColumn="0" w:lastColumn="0" w:oddVBand="0" w:evenVBand="0" w:oddHBand="0" w:evenHBand="0" w:firstRowFirstColumn="0" w:firstRowLastColumn="0" w:lastRowFirstColumn="0" w:lastRowLastColumn="0"/>
          <w:trHeight w:val="465"/>
          <w:tblHeader/>
          <w:jc w:val="center"/>
        </w:trPr>
        <w:tc>
          <w:tcPr>
            <w:cnfStyle w:val="001000000000" w:firstRow="0" w:lastRow="0" w:firstColumn="1" w:lastColumn="0" w:oddVBand="0" w:evenVBand="0" w:oddHBand="0" w:evenHBand="0" w:firstRowFirstColumn="0" w:firstRowLastColumn="0" w:lastRowFirstColumn="0" w:lastRowLastColumn="0"/>
            <w:tcW w:w="1713" w:type="dxa"/>
            <w:shd w:val="clear" w:color="auto" w:fill="DDD9C3" w:themeFill="background2" w:themeFillShade="E6"/>
            <w:vAlign w:val="bottom"/>
          </w:tcPr>
          <w:p w14:paraId="667874C1" w14:textId="0C0FA377" w:rsidR="00CD029F" w:rsidRPr="00CD029F" w:rsidRDefault="00CD029F" w:rsidP="00CD029F">
            <w:pPr>
              <w:jc w:val="center"/>
              <w:rPr>
                <w:rFonts w:ascii="Arial" w:hAnsi="Arial" w:cs="B Nazanin"/>
                <w:color w:val="000000"/>
                <w:sz w:val="28"/>
                <w:szCs w:val="28"/>
                <w:rtl/>
              </w:rPr>
            </w:pPr>
            <w:r w:rsidRPr="00CD029F">
              <w:rPr>
                <w:rFonts w:ascii="Calibri" w:hAnsi="Calibri" w:cs="B Nazanin"/>
                <w:color w:val="000000"/>
                <w:sz w:val="28"/>
                <w:szCs w:val="28"/>
                <w:rtl/>
              </w:rPr>
              <w:t>کد حرف پلاک</w:t>
            </w:r>
          </w:p>
        </w:tc>
        <w:tc>
          <w:tcPr>
            <w:tcW w:w="1391" w:type="dxa"/>
            <w:tcBorders>
              <w:right w:val="single" w:sz="4" w:space="0" w:color="auto"/>
            </w:tcBorders>
            <w:shd w:val="clear" w:color="auto" w:fill="DDD9C3" w:themeFill="background2" w:themeFillShade="E6"/>
            <w:vAlign w:val="bottom"/>
          </w:tcPr>
          <w:p w14:paraId="3623F7BD" w14:textId="1C1EEAAC" w:rsidR="00CD029F" w:rsidRPr="00CD029F" w:rsidRDefault="00CD029F" w:rsidP="00CD029F">
            <w:pPr>
              <w:jc w:val="center"/>
              <w:cnfStyle w:val="100000000000" w:firstRow="1" w:lastRow="0" w:firstColumn="0" w:lastColumn="0" w:oddVBand="0" w:evenVBand="0" w:oddHBand="0" w:evenHBand="0" w:firstRowFirstColumn="0" w:firstRowLastColumn="0" w:lastRowFirstColumn="0" w:lastRowLastColumn="0"/>
              <w:rPr>
                <w:rFonts w:ascii="Arial" w:hAnsi="Arial" w:cs="B Nazanin"/>
                <w:color w:val="000000"/>
                <w:sz w:val="28"/>
                <w:szCs w:val="28"/>
                <w:rtl/>
              </w:rPr>
            </w:pPr>
            <w:r w:rsidRPr="00CD029F">
              <w:rPr>
                <w:rFonts w:ascii="Calibri" w:hAnsi="Calibri" w:cs="B Nazanin"/>
                <w:color w:val="000000"/>
                <w:sz w:val="28"/>
                <w:szCs w:val="28"/>
                <w:rtl/>
              </w:rPr>
              <w:t>حرف پلاک</w:t>
            </w:r>
          </w:p>
        </w:tc>
      </w:tr>
      <w:tr w:rsidR="00CD029F" w:rsidRPr="00CD029F" w14:paraId="2A38D50C"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hideMark/>
          </w:tcPr>
          <w:p w14:paraId="5DC2D2AE" w14:textId="2DD57F43" w:rsidR="00CD029F" w:rsidRPr="00CD029F" w:rsidRDefault="00CD029F" w:rsidP="00CD029F">
            <w:pPr>
              <w:rPr>
                <w:rFonts w:ascii="Arial" w:hAnsi="Arial" w:cs="B Nazanin"/>
                <w:b w:val="0"/>
                <w:bCs w:val="0"/>
                <w:color w:val="000000"/>
                <w:sz w:val="28"/>
                <w:szCs w:val="28"/>
              </w:rPr>
            </w:pPr>
            <w:r w:rsidRPr="00CD029F">
              <w:rPr>
                <w:rFonts w:ascii="Calibri" w:hAnsi="Calibri" w:cs="B Nazanin"/>
                <w:color w:val="000000"/>
                <w:sz w:val="28"/>
                <w:szCs w:val="28"/>
              </w:rPr>
              <w:t>1</w:t>
            </w:r>
          </w:p>
        </w:tc>
        <w:tc>
          <w:tcPr>
            <w:tcW w:w="1391" w:type="dxa"/>
            <w:tcBorders>
              <w:right w:val="single" w:sz="4" w:space="0" w:color="auto"/>
            </w:tcBorders>
            <w:vAlign w:val="bottom"/>
            <w:hideMark/>
          </w:tcPr>
          <w:p w14:paraId="16193D7F" w14:textId="314D67AA"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8"/>
                <w:szCs w:val="28"/>
              </w:rPr>
            </w:pPr>
            <w:r w:rsidRPr="00CD029F">
              <w:rPr>
                <w:rFonts w:ascii="Calibri" w:hAnsi="Calibri" w:cs="B Nazanin"/>
                <w:color w:val="000000"/>
                <w:sz w:val="28"/>
                <w:szCs w:val="28"/>
                <w:rtl/>
              </w:rPr>
              <w:t>الف</w:t>
            </w:r>
          </w:p>
        </w:tc>
      </w:tr>
      <w:tr w:rsidR="00CD029F" w:rsidRPr="00CD029F" w14:paraId="02341CB4"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hideMark/>
          </w:tcPr>
          <w:p w14:paraId="6151F1FE" w14:textId="5AFC5338" w:rsidR="00CD029F" w:rsidRPr="00CD029F" w:rsidRDefault="00CD029F" w:rsidP="00CD029F">
            <w:pPr>
              <w:rPr>
                <w:rFonts w:ascii="Arial" w:hAnsi="Arial" w:cs="B Nazanin"/>
                <w:b w:val="0"/>
                <w:bCs w:val="0"/>
                <w:color w:val="000000"/>
                <w:sz w:val="28"/>
                <w:szCs w:val="28"/>
              </w:rPr>
            </w:pPr>
            <w:r w:rsidRPr="00CD029F">
              <w:rPr>
                <w:rFonts w:ascii="Calibri" w:hAnsi="Calibri" w:cs="B Nazanin"/>
                <w:color w:val="000000"/>
                <w:sz w:val="28"/>
                <w:szCs w:val="28"/>
              </w:rPr>
              <w:t>2</w:t>
            </w:r>
          </w:p>
        </w:tc>
        <w:tc>
          <w:tcPr>
            <w:tcW w:w="1391" w:type="dxa"/>
            <w:tcBorders>
              <w:right w:val="single" w:sz="4" w:space="0" w:color="auto"/>
            </w:tcBorders>
            <w:vAlign w:val="bottom"/>
            <w:hideMark/>
          </w:tcPr>
          <w:p w14:paraId="1FBD85CD" w14:textId="42C7B227"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sz w:val="28"/>
                <w:szCs w:val="28"/>
              </w:rPr>
            </w:pPr>
            <w:r w:rsidRPr="00CD029F">
              <w:rPr>
                <w:rFonts w:ascii="Calibri" w:hAnsi="Calibri" w:cs="B Nazanin"/>
                <w:color w:val="000000"/>
                <w:sz w:val="28"/>
                <w:szCs w:val="28"/>
                <w:rtl/>
              </w:rPr>
              <w:t xml:space="preserve">ب  </w:t>
            </w:r>
          </w:p>
        </w:tc>
      </w:tr>
      <w:tr w:rsidR="00CD029F" w:rsidRPr="00CD029F" w14:paraId="3DB677B9"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hideMark/>
          </w:tcPr>
          <w:p w14:paraId="243DCE2C" w14:textId="6469D406" w:rsidR="00CD029F" w:rsidRPr="00CD029F" w:rsidRDefault="00CD029F" w:rsidP="00CD029F">
            <w:pPr>
              <w:rPr>
                <w:rFonts w:ascii="Arial" w:hAnsi="Arial" w:cs="B Nazanin"/>
                <w:b w:val="0"/>
                <w:bCs w:val="0"/>
                <w:color w:val="000000"/>
                <w:sz w:val="28"/>
                <w:szCs w:val="28"/>
              </w:rPr>
            </w:pPr>
            <w:r w:rsidRPr="00CD029F">
              <w:rPr>
                <w:rFonts w:ascii="Calibri" w:hAnsi="Calibri" w:cs="B Nazanin"/>
                <w:color w:val="000000"/>
                <w:sz w:val="28"/>
                <w:szCs w:val="28"/>
              </w:rPr>
              <w:lastRenderedPageBreak/>
              <w:t>3</w:t>
            </w:r>
          </w:p>
        </w:tc>
        <w:tc>
          <w:tcPr>
            <w:tcW w:w="1391" w:type="dxa"/>
            <w:tcBorders>
              <w:right w:val="single" w:sz="4" w:space="0" w:color="auto"/>
            </w:tcBorders>
            <w:vAlign w:val="bottom"/>
            <w:hideMark/>
          </w:tcPr>
          <w:p w14:paraId="721B38C8" w14:textId="207AE1B9"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8"/>
                <w:szCs w:val="28"/>
              </w:rPr>
            </w:pPr>
            <w:r w:rsidRPr="00CD029F">
              <w:rPr>
                <w:rFonts w:ascii="Calibri" w:hAnsi="Calibri" w:cs="B Nazanin"/>
                <w:color w:val="000000"/>
                <w:sz w:val="28"/>
                <w:szCs w:val="28"/>
                <w:rtl/>
              </w:rPr>
              <w:t xml:space="preserve">ت  </w:t>
            </w:r>
          </w:p>
        </w:tc>
      </w:tr>
      <w:tr w:rsidR="00CD029F" w:rsidRPr="00CD029F" w14:paraId="184DF9F6"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hideMark/>
          </w:tcPr>
          <w:p w14:paraId="1C1BD085" w14:textId="136CCE1B" w:rsidR="00CD029F" w:rsidRPr="00CD029F" w:rsidRDefault="00CD029F" w:rsidP="00CD029F">
            <w:pPr>
              <w:rPr>
                <w:rFonts w:ascii="Arial" w:hAnsi="Arial" w:cs="B Nazanin"/>
                <w:b w:val="0"/>
                <w:bCs w:val="0"/>
                <w:color w:val="000000"/>
                <w:sz w:val="28"/>
                <w:szCs w:val="28"/>
              </w:rPr>
            </w:pPr>
            <w:r w:rsidRPr="00CD029F">
              <w:rPr>
                <w:rFonts w:ascii="Calibri" w:hAnsi="Calibri" w:cs="B Nazanin"/>
                <w:color w:val="000000"/>
                <w:sz w:val="28"/>
                <w:szCs w:val="28"/>
              </w:rPr>
              <w:t>4</w:t>
            </w:r>
          </w:p>
        </w:tc>
        <w:tc>
          <w:tcPr>
            <w:tcW w:w="1391" w:type="dxa"/>
            <w:tcBorders>
              <w:right w:val="single" w:sz="4" w:space="0" w:color="auto"/>
            </w:tcBorders>
            <w:vAlign w:val="bottom"/>
            <w:hideMark/>
          </w:tcPr>
          <w:p w14:paraId="721B4FC3" w14:textId="36A8798D"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sz w:val="28"/>
                <w:szCs w:val="28"/>
              </w:rPr>
            </w:pPr>
            <w:r w:rsidRPr="00CD029F">
              <w:rPr>
                <w:rFonts w:ascii="Calibri" w:hAnsi="Calibri" w:cs="B Nazanin"/>
                <w:color w:val="000000"/>
                <w:sz w:val="28"/>
                <w:szCs w:val="28"/>
                <w:rtl/>
              </w:rPr>
              <w:t xml:space="preserve">ج  </w:t>
            </w:r>
          </w:p>
        </w:tc>
      </w:tr>
      <w:tr w:rsidR="00CD029F" w:rsidRPr="00CD029F" w14:paraId="4D25C2E5"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hideMark/>
          </w:tcPr>
          <w:p w14:paraId="027B0CAA" w14:textId="10D00F52" w:rsidR="00CD029F" w:rsidRPr="00CD029F" w:rsidRDefault="00CD029F" w:rsidP="00CD029F">
            <w:pPr>
              <w:rPr>
                <w:rFonts w:ascii="Arial" w:hAnsi="Arial" w:cs="B Nazanin"/>
                <w:b w:val="0"/>
                <w:bCs w:val="0"/>
                <w:color w:val="000000"/>
                <w:sz w:val="28"/>
                <w:szCs w:val="28"/>
              </w:rPr>
            </w:pPr>
            <w:r w:rsidRPr="00CD029F">
              <w:rPr>
                <w:rFonts w:ascii="Calibri" w:hAnsi="Calibri" w:cs="B Nazanin"/>
                <w:color w:val="000000"/>
                <w:sz w:val="28"/>
                <w:szCs w:val="28"/>
              </w:rPr>
              <w:t>5</w:t>
            </w:r>
          </w:p>
        </w:tc>
        <w:tc>
          <w:tcPr>
            <w:tcW w:w="1391" w:type="dxa"/>
            <w:tcBorders>
              <w:right w:val="single" w:sz="4" w:space="0" w:color="auto"/>
            </w:tcBorders>
            <w:vAlign w:val="bottom"/>
            <w:hideMark/>
          </w:tcPr>
          <w:p w14:paraId="45A1955F" w14:textId="289AAD34"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8"/>
                <w:szCs w:val="28"/>
              </w:rPr>
            </w:pPr>
            <w:r w:rsidRPr="00CD029F">
              <w:rPr>
                <w:rFonts w:ascii="Calibri" w:hAnsi="Calibri" w:cs="B Nazanin"/>
                <w:color w:val="000000"/>
                <w:sz w:val="28"/>
                <w:szCs w:val="28"/>
                <w:rtl/>
              </w:rPr>
              <w:t xml:space="preserve">د  </w:t>
            </w:r>
          </w:p>
        </w:tc>
      </w:tr>
      <w:tr w:rsidR="00CD029F" w:rsidRPr="00CD029F" w14:paraId="26AE6F61"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hideMark/>
          </w:tcPr>
          <w:p w14:paraId="3CB296A5" w14:textId="2665150A" w:rsidR="00CD029F" w:rsidRPr="00CD029F" w:rsidRDefault="00CD029F" w:rsidP="00CD029F">
            <w:pPr>
              <w:rPr>
                <w:rFonts w:ascii="Arial" w:hAnsi="Arial" w:cs="B Nazanin"/>
                <w:b w:val="0"/>
                <w:bCs w:val="0"/>
                <w:color w:val="000000"/>
                <w:sz w:val="28"/>
                <w:szCs w:val="28"/>
              </w:rPr>
            </w:pPr>
            <w:r w:rsidRPr="00CD029F">
              <w:rPr>
                <w:rFonts w:ascii="Calibri" w:hAnsi="Calibri" w:cs="B Nazanin"/>
                <w:color w:val="000000"/>
                <w:sz w:val="28"/>
                <w:szCs w:val="28"/>
              </w:rPr>
              <w:t>6</w:t>
            </w:r>
          </w:p>
        </w:tc>
        <w:tc>
          <w:tcPr>
            <w:tcW w:w="1391" w:type="dxa"/>
            <w:tcBorders>
              <w:right w:val="single" w:sz="4" w:space="0" w:color="auto"/>
            </w:tcBorders>
            <w:vAlign w:val="bottom"/>
            <w:hideMark/>
          </w:tcPr>
          <w:p w14:paraId="2A4A0E69" w14:textId="01304838"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sz w:val="28"/>
                <w:szCs w:val="28"/>
              </w:rPr>
            </w:pPr>
            <w:r w:rsidRPr="00CD029F">
              <w:rPr>
                <w:rFonts w:ascii="Calibri" w:hAnsi="Calibri" w:cs="B Nazanin"/>
                <w:color w:val="000000"/>
                <w:sz w:val="28"/>
                <w:szCs w:val="28"/>
                <w:rtl/>
              </w:rPr>
              <w:t xml:space="preserve">س  </w:t>
            </w:r>
          </w:p>
        </w:tc>
      </w:tr>
      <w:tr w:rsidR="00CD029F" w:rsidRPr="00CD029F" w14:paraId="2FEDB1AB"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hideMark/>
          </w:tcPr>
          <w:p w14:paraId="0CF39F74" w14:textId="601963E8" w:rsidR="00CD029F" w:rsidRPr="00CD029F" w:rsidRDefault="00CD029F" w:rsidP="00CD029F">
            <w:pPr>
              <w:rPr>
                <w:rFonts w:ascii="Arial" w:hAnsi="Arial" w:cs="B Nazanin"/>
                <w:b w:val="0"/>
                <w:bCs w:val="0"/>
                <w:color w:val="000000"/>
                <w:sz w:val="28"/>
                <w:szCs w:val="28"/>
              </w:rPr>
            </w:pPr>
            <w:r w:rsidRPr="00CD029F">
              <w:rPr>
                <w:rFonts w:ascii="Calibri" w:hAnsi="Calibri" w:cs="B Nazanin"/>
                <w:color w:val="000000"/>
                <w:sz w:val="28"/>
                <w:szCs w:val="28"/>
              </w:rPr>
              <w:t>7</w:t>
            </w:r>
          </w:p>
        </w:tc>
        <w:tc>
          <w:tcPr>
            <w:tcW w:w="1391" w:type="dxa"/>
            <w:tcBorders>
              <w:right w:val="single" w:sz="4" w:space="0" w:color="auto"/>
            </w:tcBorders>
            <w:vAlign w:val="bottom"/>
            <w:hideMark/>
          </w:tcPr>
          <w:p w14:paraId="7938D5FE" w14:textId="2042B515"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8"/>
                <w:szCs w:val="28"/>
              </w:rPr>
            </w:pPr>
            <w:r w:rsidRPr="00CD029F">
              <w:rPr>
                <w:rFonts w:ascii="Calibri" w:hAnsi="Calibri" w:cs="B Nazanin"/>
                <w:color w:val="000000"/>
                <w:sz w:val="28"/>
                <w:szCs w:val="28"/>
                <w:rtl/>
              </w:rPr>
              <w:t xml:space="preserve">ص  </w:t>
            </w:r>
          </w:p>
        </w:tc>
      </w:tr>
      <w:tr w:rsidR="00CD029F" w:rsidRPr="00CD029F" w14:paraId="56BCB818"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hideMark/>
          </w:tcPr>
          <w:p w14:paraId="4CC5B1C1" w14:textId="6DAFD9F0" w:rsidR="00CD029F" w:rsidRPr="00CD029F" w:rsidRDefault="00CD029F" w:rsidP="00CD029F">
            <w:pPr>
              <w:rPr>
                <w:rFonts w:ascii="Arial" w:hAnsi="Arial" w:cs="B Nazanin"/>
                <w:b w:val="0"/>
                <w:bCs w:val="0"/>
                <w:color w:val="000000"/>
                <w:sz w:val="28"/>
                <w:szCs w:val="28"/>
              </w:rPr>
            </w:pPr>
            <w:r w:rsidRPr="00CD029F">
              <w:rPr>
                <w:rFonts w:ascii="Calibri" w:hAnsi="Calibri" w:cs="B Nazanin"/>
                <w:color w:val="000000"/>
                <w:sz w:val="28"/>
                <w:szCs w:val="28"/>
              </w:rPr>
              <w:t>8</w:t>
            </w:r>
          </w:p>
        </w:tc>
        <w:tc>
          <w:tcPr>
            <w:tcW w:w="1391" w:type="dxa"/>
            <w:tcBorders>
              <w:right w:val="single" w:sz="4" w:space="0" w:color="auto"/>
            </w:tcBorders>
            <w:vAlign w:val="bottom"/>
            <w:hideMark/>
          </w:tcPr>
          <w:p w14:paraId="574121A3" w14:textId="170D0A27"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sz w:val="28"/>
                <w:szCs w:val="28"/>
              </w:rPr>
            </w:pPr>
            <w:r w:rsidRPr="00CD029F">
              <w:rPr>
                <w:rFonts w:ascii="Calibri" w:hAnsi="Calibri" w:cs="B Nazanin"/>
                <w:color w:val="000000"/>
                <w:sz w:val="28"/>
                <w:szCs w:val="28"/>
                <w:rtl/>
              </w:rPr>
              <w:t xml:space="preserve">ط  </w:t>
            </w:r>
          </w:p>
        </w:tc>
      </w:tr>
      <w:tr w:rsidR="00CD029F" w:rsidRPr="00CD029F" w14:paraId="66917F0A"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hideMark/>
          </w:tcPr>
          <w:p w14:paraId="20EF5473" w14:textId="600C1128" w:rsidR="00CD029F" w:rsidRPr="00CD029F" w:rsidRDefault="00CD029F" w:rsidP="00CD029F">
            <w:pPr>
              <w:rPr>
                <w:rFonts w:ascii="Arial" w:hAnsi="Arial" w:cs="B Nazanin"/>
                <w:b w:val="0"/>
                <w:bCs w:val="0"/>
                <w:color w:val="000000"/>
                <w:sz w:val="28"/>
                <w:szCs w:val="28"/>
              </w:rPr>
            </w:pPr>
            <w:r w:rsidRPr="00CD029F">
              <w:rPr>
                <w:rFonts w:ascii="Calibri" w:hAnsi="Calibri" w:cs="B Nazanin"/>
                <w:color w:val="000000"/>
                <w:sz w:val="28"/>
                <w:szCs w:val="28"/>
              </w:rPr>
              <w:t>9</w:t>
            </w:r>
          </w:p>
        </w:tc>
        <w:tc>
          <w:tcPr>
            <w:tcW w:w="1391" w:type="dxa"/>
            <w:tcBorders>
              <w:right w:val="single" w:sz="4" w:space="0" w:color="auto"/>
            </w:tcBorders>
            <w:vAlign w:val="bottom"/>
            <w:hideMark/>
          </w:tcPr>
          <w:p w14:paraId="1887908E" w14:textId="4062A428"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8"/>
                <w:szCs w:val="28"/>
              </w:rPr>
            </w:pPr>
            <w:r w:rsidRPr="00CD029F">
              <w:rPr>
                <w:rFonts w:ascii="Calibri" w:hAnsi="Calibri" w:cs="B Nazanin"/>
                <w:color w:val="000000"/>
                <w:sz w:val="28"/>
                <w:szCs w:val="28"/>
                <w:rtl/>
              </w:rPr>
              <w:t xml:space="preserve">ع  </w:t>
            </w:r>
          </w:p>
        </w:tc>
      </w:tr>
      <w:tr w:rsidR="00CD029F" w:rsidRPr="00CD029F" w14:paraId="439D34E6"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hideMark/>
          </w:tcPr>
          <w:p w14:paraId="76C39499" w14:textId="76E108D5" w:rsidR="00CD029F" w:rsidRPr="00CD029F" w:rsidRDefault="00CD029F" w:rsidP="00CD029F">
            <w:pPr>
              <w:rPr>
                <w:rFonts w:ascii="Arial" w:hAnsi="Arial" w:cs="B Nazanin"/>
                <w:b w:val="0"/>
                <w:bCs w:val="0"/>
                <w:color w:val="000000"/>
                <w:sz w:val="28"/>
                <w:szCs w:val="28"/>
              </w:rPr>
            </w:pPr>
            <w:r w:rsidRPr="00CD029F">
              <w:rPr>
                <w:rFonts w:ascii="Calibri" w:hAnsi="Calibri" w:cs="B Nazanin"/>
                <w:color w:val="000000"/>
                <w:sz w:val="28"/>
                <w:szCs w:val="28"/>
              </w:rPr>
              <w:t>10</w:t>
            </w:r>
          </w:p>
        </w:tc>
        <w:tc>
          <w:tcPr>
            <w:tcW w:w="1391" w:type="dxa"/>
            <w:tcBorders>
              <w:right w:val="single" w:sz="4" w:space="0" w:color="auto"/>
            </w:tcBorders>
            <w:vAlign w:val="bottom"/>
            <w:hideMark/>
          </w:tcPr>
          <w:p w14:paraId="482895FC" w14:textId="13C05167"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sz w:val="28"/>
                <w:szCs w:val="28"/>
              </w:rPr>
            </w:pPr>
            <w:r w:rsidRPr="00CD029F">
              <w:rPr>
                <w:rFonts w:ascii="Calibri" w:hAnsi="Calibri" w:cs="B Nazanin"/>
                <w:color w:val="000000"/>
                <w:sz w:val="28"/>
                <w:szCs w:val="28"/>
                <w:rtl/>
              </w:rPr>
              <w:t xml:space="preserve">ق  </w:t>
            </w:r>
          </w:p>
        </w:tc>
      </w:tr>
      <w:tr w:rsidR="00CD029F" w:rsidRPr="00CD029F" w14:paraId="419619D2"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01D363E6" w14:textId="107C1C21" w:rsidR="00CD029F" w:rsidRPr="00CD029F" w:rsidRDefault="00CD029F" w:rsidP="00CD029F">
            <w:pPr>
              <w:rPr>
                <w:rFonts w:ascii="Arial" w:hAnsi="Arial" w:cs="B Nazanin"/>
                <w:b w:val="0"/>
                <w:bCs w:val="0"/>
                <w:color w:val="000000"/>
                <w:sz w:val="28"/>
                <w:szCs w:val="28"/>
                <w:rtl/>
              </w:rPr>
            </w:pPr>
            <w:r w:rsidRPr="00CD029F">
              <w:rPr>
                <w:rFonts w:ascii="Calibri" w:hAnsi="Calibri" w:cs="B Nazanin"/>
                <w:color w:val="000000"/>
                <w:sz w:val="28"/>
                <w:szCs w:val="28"/>
              </w:rPr>
              <w:t>11</w:t>
            </w:r>
          </w:p>
        </w:tc>
        <w:tc>
          <w:tcPr>
            <w:tcW w:w="1391" w:type="dxa"/>
            <w:tcBorders>
              <w:right w:val="single" w:sz="4" w:space="0" w:color="auto"/>
            </w:tcBorders>
            <w:vAlign w:val="bottom"/>
          </w:tcPr>
          <w:p w14:paraId="25AC0D5A" w14:textId="08A74B6D"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8"/>
                <w:szCs w:val="28"/>
                <w:rtl/>
              </w:rPr>
            </w:pPr>
            <w:r w:rsidRPr="00CD029F">
              <w:rPr>
                <w:rFonts w:ascii="Calibri" w:hAnsi="Calibri" w:cs="B Nazanin"/>
                <w:color w:val="000000"/>
                <w:sz w:val="28"/>
                <w:szCs w:val="28"/>
                <w:rtl/>
              </w:rPr>
              <w:t xml:space="preserve">ل  </w:t>
            </w:r>
          </w:p>
        </w:tc>
      </w:tr>
      <w:tr w:rsidR="00CD029F" w:rsidRPr="00CD029F" w14:paraId="49A62134"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010331CD" w14:textId="08C45A65" w:rsidR="00CD029F" w:rsidRPr="00CD029F" w:rsidRDefault="00CD029F" w:rsidP="00CD029F">
            <w:pPr>
              <w:rPr>
                <w:rFonts w:ascii="Arial" w:hAnsi="Arial" w:cs="B Nazanin"/>
                <w:b w:val="0"/>
                <w:bCs w:val="0"/>
                <w:color w:val="000000" w:themeColor="text1"/>
                <w:sz w:val="28"/>
                <w:szCs w:val="28"/>
                <w:rtl/>
              </w:rPr>
            </w:pPr>
            <w:r w:rsidRPr="00CD029F">
              <w:rPr>
                <w:rFonts w:ascii="Calibri" w:hAnsi="Calibri" w:cs="B Nazanin"/>
                <w:color w:val="000000"/>
                <w:sz w:val="28"/>
                <w:szCs w:val="28"/>
              </w:rPr>
              <w:t>12</w:t>
            </w:r>
          </w:p>
        </w:tc>
        <w:tc>
          <w:tcPr>
            <w:tcW w:w="1391" w:type="dxa"/>
            <w:tcBorders>
              <w:right w:val="single" w:sz="4" w:space="0" w:color="auto"/>
            </w:tcBorders>
            <w:vAlign w:val="bottom"/>
          </w:tcPr>
          <w:p w14:paraId="729A3B91" w14:textId="13FE11E4"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themeColor="text1"/>
                <w:sz w:val="28"/>
                <w:szCs w:val="28"/>
                <w:rtl/>
              </w:rPr>
            </w:pPr>
            <w:r w:rsidRPr="00CD029F">
              <w:rPr>
                <w:rFonts w:ascii="Calibri" w:hAnsi="Calibri" w:cs="B Nazanin"/>
                <w:color w:val="000000"/>
                <w:sz w:val="28"/>
                <w:szCs w:val="28"/>
                <w:rtl/>
              </w:rPr>
              <w:t xml:space="preserve">م  </w:t>
            </w:r>
          </w:p>
        </w:tc>
      </w:tr>
      <w:tr w:rsidR="00CD029F" w:rsidRPr="00CD029F" w14:paraId="59A91DB1"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055496DE" w14:textId="66CD61F8" w:rsidR="00CD029F" w:rsidRPr="00CD029F" w:rsidRDefault="00CD029F" w:rsidP="00CD029F">
            <w:pPr>
              <w:rPr>
                <w:rFonts w:ascii="Arial" w:hAnsi="Arial" w:cs="B Nazanin"/>
                <w:b w:val="0"/>
                <w:bCs w:val="0"/>
                <w:color w:val="000000" w:themeColor="text1"/>
                <w:sz w:val="28"/>
                <w:szCs w:val="28"/>
                <w:rtl/>
              </w:rPr>
            </w:pPr>
            <w:r w:rsidRPr="00CD029F">
              <w:rPr>
                <w:rFonts w:ascii="Calibri" w:hAnsi="Calibri" w:cs="B Nazanin"/>
                <w:color w:val="000000"/>
                <w:sz w:val="28"/>
                <w:szCs w:val="28"/>
              </w:rPr>
              <w:t>13</w:t>
            </w:r>
          </w:p>
        </w:tc>
        <w:tc>
          <w:tcPr>
            <w:tcW w:w="1391" w:type="dxa"/>
            <w:tcBorders>
              <w:right w:val="single" w:sz="4" w:space="0" w:color="auto"/>
            </w:tcBorders>
            <w:vAlign w:val="bottom"/>
          </w:tcPr>
          <w:p w14:paraId="192C875C" w14:textId="20DC94CA"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themeColor="text1"/>
                <w:sz w:val="28"/>
                <w:szCs w:val="28"/>
                <w:rtl/>
              </w:rPr>
            </w:pPr>
            <w:r w:rsidRPr="00CD029F">
              <w:rPr>
                <w:rFonts w:ascii="Calibri" w:hAnsi="Calibri" w:cs="B Nazanin"/>
                <w:color w:val="000000"/>
                <w:sz w:val="28"/>
                <w:szCs w:val="28"/>
                <w:rtl/>
              </w:rPr>
              <w:t xml:space="preserve">ن  </w:t>
            </w:r>
          </w:p>
        </w:tc>
      </w:tr>
      <w:tr w:rsidR="00CD029F" w:rsidRPr="00CD029F" w14:paraId="1F221560"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47E4ED1C" w14:textId="70836DC2" w:rsidR="00CD029F" w:rsidRPr="00CD029F" w:rsidRDefault="00CD029F" w:rsidP="00CD029F">
            <w:pPr>
              <w:rPr>
                <w:rFonts w:ascii="Arial" w:hAnsi="Arial" w:cs="B Nazanin"/>
                <w:b w:val="0"/>
                <w:bCs w:val="0"/>
                <w:color w:val="000000" w:themeColor="text1"/>
                <w:sz w:val="28"/>
                <w:szCs w:val="28"/>
                <w:rtl/>
              </w:rPr>
            </w:pPr>
            <w:r w:rsidRPr="00CD029F">
              <w:rPr>
                <w:rFonts w:ascii="Calibri" w:hAnsi="Calibri" w:cs="B Nazanin"/>
                <w:color w:val="000000"/>
                <w:sz w:val="28"/>
                <w:szCs w:val="28"/>
              </w:rPr>
              <w:t>14</w:t>
            </w:r>
          </w:p>
        </w:tc>
        <w:tc>
          <w:tcPr>
            <w:tcW w:w="1391" w:type="dxa"/>
            <w:tcBorders>
              <w:right w:val="single" w:sz="4" w:space="0" w:color="auto"/>
            </w:tcBorders>
            <w:vAlign w:val="bottom"/>
          </w:tcPr>
          <w:p w14:paraId="346934E6" w14:textId="69354A6C"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themeColor="text1"/>
                <w:sz w:val="28"/>
                <w:szCs w:val="28"/>
                <w:rtl/>
              </w:rPr>
            </w:pPr>
            <w:r w:rsidRPr="00CD029F">
              <w:rPr>
                <w:rFonts w:ascii="Calibri" w:hAnsi="Calibri" w:cs="B Nazanin"/>
                <w:color w:val="000000"/>
                <w:sz w:val="28"/>
                <w:szCs w:val="28"/>
                <w:rtl/>
              </w:rPr>
              <w:t xml:space="preserve">و  </w:t>
            </w:r>
          </w:p>
        </w:tc>
      </w:tr>
      <w:tr w:rsidR="00CD029F" w:rsidRPr="00CD029F" w14:paraId="427F5792"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799AD4F2" w14:textId="6F8A259E" w:rsidR="00CD029F" w:rsidRPr="00CD029F" w:rsidRDefault="00CD029F" w:rsidP="00CD029F">
            <w:pPr>
              <w:rPr>
                <w:rFonts w:ascii="Arial" w:hAnsi="Arial" w:cs="B Nazanin"/>
                <w:b w:val="0"/>
                <w:bCs w:val="0"/>
                <w:color w:val="000000" w:themeColor="text1"/>
                <w:sz w:val="28"/>
                <w:szCs w:val="28"/>
              </w:rPr>
            </w:pPr>
            <w:r w:rsidRPr="00CD029F">
              <w:rPr>
                <w:rFonts w:ascii="Calibri" w:hAnsi="Calibri" w:cs="B Nazanin"/>
                <w:color w:val="000000"/>
                <w:sz w:val="28"/>
                <w:szCs w:val="28"/>
              </w:rPr>
              <w:t>15</w:t>
            </w:r>
          </w:p>
        </w:tc>
        <w:tc>
          <w:tcPr>
            <w:tcW w:w="1391" w:type="dxa"/>
            <w:tcBorders>
              <w:right w:val="single" w:sz="4" w:space="0" w:color="auto"/>
            </w:tcBorders>
            <w:vAlign w:val="bottom"/>
          </w:tcPr>
          <w:p w14:paraId="43E83649" w14:textId="15A4C36B"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themeColor="text1"/>
                <w:sz w:val="28"/>
                <w:szCs w:val="28"/>
                <w:rtl/>
              </w:rPr>
            </w:pPr>
            <w:r w:rsidRPr="00CD029F">
              <w:rPr>
                <w:rFonts w:ascii="Calibri" w:hAnsi="Calibri" w:cs="B Nazanin"/>
                <w:color w:val="000000"/>
                <w:sz w:val="28"/>
                <w:szCs w:val="28"/>
                <w:rtl/>
              </w:rPr>
              <w:t xml:space="preserve">ه  </w:t>
            </w:r>
          </w:p>
        </w:tc>
      </w:tr>
      <w:tr w:rsidR="00CD029F" w:rsidRPr="00CD029F" w14:paraId="03B6FE6C"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0D61E871" w14:textId="59789B79" w:rsidR="00CD029F" w:rsidRPr="00CD029F" w:rsidRDefault="00CD029F" w:rsidP="00CD029F">
            <w:pPr>
              <w:rPr>
                <w:rFonts w:ascii="Arial" w:hAnsi="Arial" w:cs="B Nazanin"/>
                <w:b w:val="0"/>
                <w:bCs w:val="0"/>
                <w:color w:val="000000" w:themeColor="text1"/>
                <w:sz w:val="28"/>
                <w:szCs w:val="28"/>
                <w:rtl/>
              </w:rPr>
            </w:pPr>
            <w:r w:rsidRPr="00CD029F">
              <w:rPr>
                <w:rFonts w:ascii="Calibri" w:hAnsi="Calibri" w:cs="B Nazanin"/>
                <w:color w:val="000000"/>
                <w:sz w:val="28"/>
                <w:szCs w:val="28"/>
              </w:rPr>
              <w:t>16</w:t>
            </w:r>
          </w:p>
        </w:tc>
        <w:tc>
          <w:tcPr>
            <w:tcW w:w="1391" w:type="dxa"/>
            <w:tcBorders>
              <w:right w:val="single" w:sz="4" w:space="0" w:color="auto"/>
            </w:tcBorders>
            <w:vAlign w:val="bottom"/>
          </w:tcPr>
          <w:p w14:paraId="001EDC5F" w14:textId="023BD2D5"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themeColor="text1"/>
                <w:sz w:val="28"/>
                <w:szCs w:val="28"/>
                <w:rtl/>
              </w:rPr>
            </w:pPr>
            <w:r w:rsidRPr="00CD029F">
              <w:rPr>
                <w:rFonts w:ascii="Calibri" w:hAnsi="Calibri" w:cs="B Nazanin"/>
                <w:color w:val="000000"/>
                <w:sz w:val="28"/>
                <w:szCs w:val="28"/>
                <w:rtl/>
              </w:rPr>
              <w:t xml:space="preserve">ی  </w:t>
            </w:r>
          </w:p>
        </w:tc>
      </w:tr>
      <w:tr w:rsidR="00CD029F" w:rsidRPr="00CD029F" w14:paraId="6BD9CCE0"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7FD6C598" w14:textId="30EA9879" w:rsidR="00CD029F" w:rsidRPr="00CD029F" w:rsidRDefault="00CD029F" w:rsidP="00CD029F">
            <w:pPr>
              <w:rPr>
                <w:rFonts w:ascii="Arial" w:hAnsi="Arial" w:cs="B Nazanin"/>
                <w:b w:val="0"/>
                <w:bCs w:val="0"/>
                <w:color w:val="000000"/>
                <w:sz w:val="28"/>
                <w:szCs w:val="28"/>
                <w:rtl/>
              </w:rPr>
            </w:pPr>
            <w:r w:rsidRPr="00CD029F">
              <w:rPr>
                <w:rFonts w:ascii="Calibri" w:hAnsi="Calibri" w:cs="B Nazanin"/>
                <w:color w:val="000000"/>
                <w:sz w:val="28"/>
                <w:szCs w:val="28"/>
              </w:rPr>
              <w:t>17</w:t>
            </w:r>
          </w:p>
        </w:tc>
        <w:tc>
          <w:tcPr>
            <w:tcW w:w="1391" w:type="dxa"/>
            <w:tcBorders>
              <w:right w:val="single" w:sz="4" w:space="0" w:color="auto"/>
            </w:tcBorders>
            <w:vAlign w:val="bottom"/>
          </w:tcPr>
          <w:p w14:paraId="6D674D08" w14:textId="114308D8"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8"/>
                <w:szCs w:val="28"/>
                <w:rtl/>
              </w:rPr>
            </w:pPr>
            <w:r w:rsidRPr="00CD029F">
              <w:rPr>
                <w:rFonts w:ascii="Calibri" w:hAnsi="Calibri" w:cs="B Nazanin"/>
                <w:color w:val="000000"/>
                <w:sz w:val="28"/>
                <w:szCs w:val="28"/>
                <w:rtl/>
              </w:rPr>
              <w:t xml:space="preserve">ر  </w:t>
            </w:r>
          </w:p>
        </w:tc>
      </w:tr>
      <w:tr w:rsidR="00CD029F" w:rsidRPr="00CD029F" w14:paraId="063E99C2"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76E9C76D" w14:textId="2FCA51A1" w:rsidR="00CD029F" w:rsidRPr="00CD029F" w:rsidRDefault="00CD029F" w:rsidP="00CD029F">
            <w:pPr>
              <w:rPr>
                <w:rFonts w:ascii="Arial" w:hAnsi="Arial" w:cs="B Nazanin"/>
                <w:b w:val="0"/>
                <w:bCs w:val="0"/>
                <w:color w:val="000000"/>
                <w:sz w:val="28"/>
                <w:szCs w:val="28"/>
                <w:rtl/>
              </w:rPr>
            </w:pPr>
            <w:r w:rsidRPr="00CD029F">
              <w:rPr>
                <w:rFonts w:ascii="Calibri" w:hAnsi="Calibri" w:cs="B Nazanin"/>
                <w:color w:val="000000"/>
                <w:sz w:val="28"/>
                <w:szCs w:val="28"/>
              </w:rPr>
              <w:t>18</w:t>
            </w:r>
          </w:p>
        </w:tc>
        <w:tc>
          <w:tcPr>
            <w:tcW w:w="1391" w:type="dxa"/>
            <w:tcBorders>
              <w:right w:val="single" w:sz="4" w:space="0" w:color="auto"/>
            </w:tcBorders>
            <w:vAlign w:val="bottom"/>
          </w:tcPr>
          <w:p w14:paraId="019496D7" w14:textId="4303A476"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sz w:val="28"/>
                <w:szCs w:val="28"/>
                <w:rtl/>
              </w:rPr>
            </w:pPr>
            <w:r w:rsidRPr="00CD029F">
              <w:rPr>
                <w:rFonts w:ascii="Calibri" w:hAnsi="Calibri" w:cs="B Nazanin"/>
                <w:color w:val="000000"/>
                <w:sz w:val="28"/>
                <w:szCs w:val="28"/>
                <w:rtl/>
              </w:rPr>
              <w:t xml:space="preserve">ک  </w:t>
            </w:r>
          </w:p>
        </w:tc>
      </w:tr>
      <w:tr w:rsidR="00CD029F" w:rsidRPr="00CD029F" w14:paraId="33B4B787"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31381D93" w14:textId="26E662DC" w:rsidR="00CD029F" w:rsidRPr="00CD029F" w:rsidRDefault="00CD029F" w:rsidP="00CD029F">
            <w:pPr>
              <w:rPr>
                <w:rFonts w:ascii="Arial" w:hAnsi="Arial" w:cs="B Nazanin"/>
                <w:b w:val="0"/>
                <w:bCs w:val="0"/>
                <w:color w:val="000000"/>
                <w:sz w:val="28"/>
                <w:szCs w:val="28"/>
                <w:rtl/>
              </w:rPr>
            </w:pPr>
            <w:r w:rsidRPr="00CD029F">
              <w:rPr>
                <w:rFonts w:ascii="Calibri" w:hAnsi="Calibri" w:cs="B Nazanin"/>
                <w:color w:val="000000"/>
                <w:sz w:val="28"/>
                <w:szCs w:val="28"/>
              </w:rPr>
              <w:t>19</w:t>
            </w:r>
          </w:p>
        </w:tc>
        <w:tc>
          <w:tcPr>
            <w:tcW w:w="1391" w:type="dxa"/>
            <w:tcBorders>
              <w:right w:val="single" w:sz="4" w:space="0" w:color="auto"/>
            </w:tcBorders>
            <w:vAlign w:val="bottom"/>
          </w:tcPr>
          <w:p w14:paraId="50D35CAE" w14:textId="04320AA0"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8"/>
                <w:szCs w:val="28"/>
                <w:rtl/>
              </w:rPr>
            </w:pPr>
            <w:r w:rsidRPr="00CD029F">
              <w:rPr>
                <w:rFonts w:ascii="Calibri" w:hAnsi="Calibri" w:cs="B Nazanin"/>
                <w:color w:val="000000"/>
                <w:sz w:val="28"/>
                <w:szCs w:val="28"/>
                <w:rtl/>
              </w:rPr>
              <w:t xml:space="preserve">ژ  </w:t>
            </w:r>
          </w:p>
        </w:tc>
      </w:tr>
      <w:tr w:rsidR="00CD029F" w:rsidRPr="00CD029F" w14:paraId="201C4C82"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329D0B1E" w14:textId="18E53A3F" w:rsidR="00CD029F" w:rsidRPr="00CD029F" w:rsidRDefault="00CD029F" w:rsidP="00CD029F">
            <w:pPr>
              <w:rPr>
                <w:rFonts w:ascii="Arial" w:hAnsi="Arial" w:cs="B Nazanin"/>
                <w:b w:val="0"/>
                <w:bCs w:val="0"/>
                <w:sz w:val="28"/>
                <w:szCs w:val="28"/>
                <w:rtl/>
              </w:rPr>
            </w:pPr>
            <w:r w:rsidRPr="00CD029F">
              <w:rPr>
                <w:rFonts w:ascii="Calibri" w:hAnsi="Calibri" w:cs="B Nazanin"/>
                <w:color w:val="000000"/>
                <w:sz w:val="28"/>
                <w:szCs w:val="28"/>
              </w:rPr>
              <w:t>20</w:t>
            </w:r>
          </w:p>
        </w:tc>
        <w:tc>
          <w:tcPr>
            <w:tcW w:w="1391" w:type="dxa"/>
            <w:tcBorders>
              <w:right w:val="single" w:sz="4" w:space="0" w:color="auto"/>
            </w:tcBorders>
            <w:vAlign w:val="bottom"/>
          </w:tcPr>
          <w:p w14:paraId="4DC05C4F" w14:textId="48D1A4E3"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sz w:val="28"/>
                <w:szCs w:val="28"/>
                <w:rtl/>
              </w:rPr>
            </w:pPr>
            <w:r w:rsidRPr="00CD029F">
              <w:rPr>
                <w:rFonts w:ascii="Calibri" w:hAnsi="Calibri" w:cs="B Nazanin"/>
                <w:color w:val="000000"/>
                <w:sz w:val="28"/>
                <w:szCs w:val="28"/>
                <w:rtl/>
              </w:rPr>
              <w:t xml:space="preserve">پ  </w:t>
            </w:r>
          </w:p>
        </w:tc>
      </w:tr>
      <w:tr w:rsidR="00CD029F" w:rsidRPr="00CD029F" w14:paraId="2E7A8373"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1FF2E89C" w14:textId="41A0CAE7" w:rsidR="00CD029F" w:rsidRPr="00CD029F" w:rsidRDefault="00CD029F" w:rsidP="00CD029F">
            <w:pPr>
              <w:rPr>
                <w:rFonts w:ascii="Arial" w:hAnsi="Arial" w:cs="B Nazanin"/>
                <w:b w:val="0"/>
                <w:bCs w:val="0"/>
                <w:sz w:val="28"/>
                <w:szCs w:val="28"/>
                <w:rtl/>
              </w:rPr>
            </w:pPr>
            <w:r w:rsidRPr="00CD029F">
              <w:rPr>
                <w:rFonts w:ascii="Calibri" w:hAnsi="Calibri" w:cs="B Nazanin"/>
                <w:color w:val="000000"/>
                <w:sz w:val="28"/>
                <w:szCs w:val="28"/>
              </w:rPr>
              <w:t>24</w:t>
            </w:r>
          </w:p>
        </w:tc>
        <w:tc>
          <w:tcPr>
            <w:tcW w:w="1391" w:type="dxa"/>
            <w:tcBorders>
              <w:right w:val="single" w:sz="4" w:space="0" w:color="auto"/>
            </w:tcBorders>
            <w:vAlign w:val="bottom"/>
          </w:tcPr>
          <w:p w14:paraId="44D26F2E" w14:textId="76819B07"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sz w:val="28"/>
                <w:szCs w:val="28"/>
                <w:rtl/>
              </w:rPr>
            </w:pPr>
            <w:r w:rsidRPr="00CD029F">
              <w:rPr>
                <w:rFonts w:ascii="Calibri" w:hAnsi="Calibri" w:cs="B Nazanin"/>
                <w:color w:val="000000"/>
                <w:sz w:val="28"/>
                <w:szCs w:val="28"/>
                <w:rtl/>
              </w:rPr>
              <w:t xml:space="preserve">ظ  </w:t>
            </w:r>
          </w:p>
        </w:tc>
      </w:tr>
      <w:tr w:rsidR="00CD029F" w:rsidRPr="00CD029F" w14:paraId="029620CA"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75752BD8" w14:textId="6600F756" w:rsidR="00CD029F" w:rsidRPr="00CD029F" w:rsidRDefault="00CD029F" w:rsidP="00CD029F">
            <w:pPr>
              <w:rPr>
                <w:rFonts w:ascii="Arial" w:hAnsi="Arial" w:cs="B Nazanin"/>
                <w:b w:val="0"/>
                <w:bCs w:val="0"/>
                <w:sz w:val="28"/>
                <w:szCs w:val="28"/>
                <w:rtl/>
              </w:rPr>
            </w:pPr>
            <w:r w:rsidRPr="00CD029F">
              <w:rPr>
                <w:rFonts w:ascii="Calibri" w:hAnsi="Calibri" w:cs="B Nazanin"/>
                <w:color w:val="000000"/>
                <w:sz w:val="28"/>
                <w:szCs w:val="28"/>
              </w:rPr>
              <w:t>25</w:t>
            </w:r>
          </w:p>
        </w:tc>
        <w:tc>
          <w:tcPr>
            <w:tcW w:w="1391" w:type="dxa"/>
            <w:tcBorders>
              <w:right w:val="single" w:sz="4" w:space="0" w:color="auto"/>
            </w:tcBorders>
            <w:vAlign w:val="bottom"/>
          </w:tcPr>
          <w:p w14:paraId="2B1FEB64" w14:textId="608DF602"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sz w:val="28"/>
                <w:szCs w:val="28"/>
                <w:rtl/>
              </w:rPr>
            </w:pPr>
            <w:r w:rsidRPr="00CD029F">
              <w:rPr>
                <w:rFonts w:ascii="Calibri" w:hAnsi="Calibri" w:cs="B Nazanin"/>
                <w:color w:val="000000"/>
                <w:sz w:val="28"/>
                <w:szCs w:val="28"/>
                <w:rtl/>
              </w:rPr>
              <w:t xml:space="preserve">ض  </w:t>
            </w:r>
          </w:p>
        </w:tc>
      </w:tr>
      <w:tr w:rsidR="00CD029F" w:rsidRPr="00CD029F" w14:paraId="67359188"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3C09F97C" w14:textId="0CEEC5D7" w:rsidR="00CD029F" w:rsidRPr="00CD029F" w:rsidRDefault="00CD029F" w:rsidP="00CD029F">
            <w:pPr>
              <w:rPr>
                <w:rFonts w:ascii="Arial" w:hAnsi="Arial" w:cs="B Nazanin"/>
                <w:b w:val="0"/>
                <w:bCs w:val="0"/>
                <w:sz w:val="28"/>
                <w:szCs w:val="28"/>
                <w:rtl/>
              </w:rPr>
            </w:pPr>
            <w:r w:rsidRPr="00CD029F">
              <w:rPr>
                <w:rFonts w:ascii="Calibri" w:hAnsi="Calibri" w:cs="B Nazanin"/>
                <w:color w:val="000000"/>
                <w:sz w:val="28"/>
                <w:szCs w:val="28"/>
              </w:rPr>
              <w:t>41</w:t>
            </w:r>
          </w:p>
        </w:tc>
        <w:tc>
          <w:tcPr>
            <w:tcW w:w="1391" w:type="dxa"/>
            <w:tcBorders>
              <w:right w:val="single" w:sz="4" w:space="0" w:color="auto"/>
            </w:tcBorders>
            <w:vAlign w:val="bottom"/>
          </w:tcPr>
          <w:p w14:paraId="65B4E156" w14:textId="0F0F5401"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sz w:val="28"/>
                <w:szCs w:val="28"/>
                <w:rtl/>
              </w:rPr>
            </w:pPr>
            <w:r w:rsidRPr="00CD029F">
              <w:rPr>
                <w:rFonts w:ascii="Calibri" w:hAnsi="Calibri" w:cs="B Nazanin"/>
                <w:color w:val="000000"/>
                <w:sz w:val="28"/>
                <w:szCs w:val="28"/>
                <w:rtl/>
              </w:rPr>
              <w:t xml:space="preserve">ز  </w:t>
            </w:r>
          </w:p>
        </w:tc>
      </w:tr>
      <w:tr w:rsidR="00CD029F" w:rsidRPr="00CD029F" w14:paraId="42F17D4A"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451A6B44" w14:textId="2609BF11" w:rsidR="00CD029F" w:rsidRPr="00CD029F" w:rsidRDefault="00CD029F" w:rsidP="00CD029F">
            <w:pPr>
              <w:rPr>
                <w:rFonts w:ascii="Arial" w:hAnsi="Arial" w:cs="B Nazanin"/>
                <w:b w:val="0"/>
                <w:bCs w:val="0"/>
                <w:color w:val="000000"/>
                <w:sz w:val="28"/>
                <w:szCs w:val="28"/>
                <w:rtl/>
              </w:rPr>
            </w:pPr>
            <w:r w:rsidRPr="00CD029F">
              <w:rPr>
                <w:rFonts w:ascii="Calibri" w:hAnsi="Calibri" w:cs="B Nazanin"/>
                <w:color w:val="000000"/>
                <w:sz w:val="28"/>
                <w:szCs w:val="28"/>
              </w:rPr>
              <w:t>42</w:t>
            </w:r>
          </w:p>
        </w:tc>
        <w:tc>
          <w:tcPr>
            <w:tcW w:w="1391" w:type="dxa"/>
            <w:tcBorders>
              <w:right w:val="single" w:sz="4" w:space="0" w:color="auto"/>
            </w:tcBorders>
            <w:vAlign w:val="bottom"/>
          </w:tcPr>
          <w:p w14:paraId="2191E99F" w14:textId="44D04589"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sz w:val="28"/>
                <w:szCs w:val="28"/>
                <w:rtl/>
              </w:rPr>
            </w:pPr>
            <w:r w:rsidRPr="00CD029F">
              <w:rPr>
                <w:rFonts w:ascii="Calibri" w:hAnsi="Calibri" w:cs="B Nazanin"/>
                <w:color w:val="000000"/>
                <w:sz w:val="28"/>
                <w:szCs w:val="28"/>
                <w:rtl/>
              </w:rPr>
              <w:t xml:space="preserve">ش  </w:t>
            </w:r>
          </w:p>
        </w:tc>
      </w:tr>
      <w:tr w:rsidR="00CD029F" w:rsidRPr="00CD029F" w14:paraId="5B37D5C4"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291DC902" w14:textId="3229E4F0" w:rsidR="00CD029F" w:rsidRPr="00CD029F" w:rsidRDefault="00CD029F" w:rsidP="00CD029F">
            <w:pPr>
              <w:rPr>
                <w:rFonts w:ascii="Arial" w:hAnsi="Arial" w:cs="B Nazanin"/>
                <w:b w:val="0"/>
                <w:bCs w:val="0"/>
                <w:color w:val="000000" w:themeColor="text1"/>
                <w:sz w:val="28"/>
                <w:szCs w:val="28"/>
                <w:rtl/>
              </w:rPr>
            </w:pPr>
            <w:r w:rsidRPr="00CD029F">
              <w:rPr>
                <w:rFonts w:ascii="Calibri" w:hAnsi="Calibri" w:cs="B Nazanin"/>
                <w:color w:val="000000"/>
                <w:sz w:val="28"/>
                <w:szCs w:val="28"/>
              </w:rPr>
              <w:t>43</w:t>
            </w:r>
          </w:p>
        </w:tc>
        <w:tc>
          <w:tcPr>
            <w:tcW w:w="1391" w:type="dxa"/>
            <w:tcBorders>
              <w:right w:val="single" w:sz="4" w:space="0" w:color="auto"/>
            </w:tcBorders>
            <w:vAlign w:val="bottom"/>
          </w:tcPr>
          <w:p w14:paraId="76B52678" w14:textId="246A0D5A"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themeColor="text1"/>
                <w:sz w:val="28"/>
                <w:szCs w:val="28"/>
                <w:rtl/>
              </w:rPr>
            </w:pPr>
            <w:r w:rsidRPr="00CD029F">
              <w:rPr>
                <w:rFonts w:ascii="Calibri" w:hAnsi="Calibri" w:cs="B Nazanin"/>
                <w:color w:val="000000"/>
                <w:sz w:val="28"/>
                <w:szCs w:val="28"/>
                <w:rtl/>
              </w:rPr>
              <w:t xml:space="preserve">گ  </w:t>
            </w:r>
          </w:p>
        </w:tc>
      </w:tr>
      <w:tr w:rsidR="00CD029F" w:rsidRPr="00CD029F" w14:paraId="7F282FC5"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1080CA12" w14:textId="6CADED7D" w:rsidR="00CD029F" w:rsidRPr="00CD029F" w:rsidRDefault="00CD029F" w:rsidP="00CD029F">
            <w:pPr>
              <w:rPr>
                <w:rFonts w:ascii="Arial" w:hAnsi="Arial" w:cs="B Nazanin"/>
                <w:b w:val="0"/>
                <w:bCs w:val="0"/>
                <w:color w:val="000000" w:themeColor="text1"/>
                <w:sz w:val="28"/>
                <w:szCs w:val="28"/>
                <w:rtl/>
              </w:rPr>
            </w:pPr>
            <w:r w:rsidRPr="00CD029F">
              <w:rPr>
                <w:rFonts w:ascii="Calibri" w:hAnsi="Calibri" w:cs="B Nazanin"/>
                <w:color w:val="000000"/>
                <w:sz w:val="28"/>
                <w:szCs w:val="28"/>
              </w:rPr>
              <w:t>44</w:t>
            </w:r>
          </w:p>
        </w:tc>
        <w:tc>
          <w:tcPr>
            <w:tcW w:w="1391" w:type="dxa"/>
            <w:tcBorders>
              <w:right w:val="single" w:sz="4" w:space="0" w:color="auto"/>
            </w:tcBorders>
            <w:vAlign w:val="bottom"/>
          </w:tcPr>
          <w:p w14:paraId="37D4DE92" w14:textId="3B14FB6F"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themeColor="text1"/>
                <w:sz w:val="28"/>
                <w:szCs w:val="28"/>
                <w:rtl/>
              </w:rPr>
            </w:pPr>
            <w:r w:rsidRPr="00CD029F">
              <w:rPr>
                <w:rFonts w:ascii="Calibri" w:hAnsi="Calibri" w:cs="B Nazanin"/>
                <w:color w:val="000000"/>
                <w:sz w:val="28"/>
                <w:szCs w:val="28"/>
                <w:rtl/>
              </w:rPr>
              <w:t xml:space="preserve">ث  </w:t>
            </w:r>
          </w:p>
        </w:tc>
      </w:tr>
      <w:tr w:rsidR="00CD029F" w:rsidRPr="00CD029F" w14:paraId="4DA2DEB7"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63802468" w14:textId="7BF350AD" w:rsidR="00CD029F" w:rsidRPr="00CD029F" w:rsidRDefault="00CD029F" w:rsidP="00CD029F">
            <w:pPr>
              <w:rPr>
                <w:rFonts w:ascii="Arial" w:hAnsi="Arial" w:cs="B Nazanin"/>
                <w:b w:val="0"/>
                <w:bCs w:val="0"/>
                <w:color w:val="000000" w:themeColor="text1"/>
                <w:sz w:val="28"/>
                <w:szCs w:val="28"/>
                <w:rtl/>
              </w:rPr>
            </w:pPr>
            <w:r w:rsidRPr="00CD029F">
              <w:rPr>
                <w:rFonts w:ascii="Calibri" w:hAnsi="Calibri" w:cs="B Nazanin"/>
                <w:color w:val="000000"/>
                <w:sz w:val="28"/>
                <w:szCs w:val="28"/>
              </w:rPr>
              <w:t>45</w:t>
            </w:r>
          </w:p>
        </w:tc>
        <w:tc>
          <w:tcPr>
            <w:tcW w:w="1391" w:type="dxa"/>
            <w:tcBorders>
              <w:right w:val="single" w:sz="4" w:space="0" w:color="auto"/>
            </w:tcBorders>
            <w:vAlign w:val="bottom"/>
          </w:tcPr>
          <w:p w14:paraId="4601A2B7" w14:textId="616CA50F"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themeColor="text1"/>
                <w:sz w:val="28"/>
                <w:szCs w:val="28"/>
                <w:rtl/>
              </w:rPr>
            </w:pPr>
            <w:r w:rsidRPr="00CD029F">
              <w:rPr>
                <w:rFonts w:ascii="Calibri" w:hAnsi="Calibri" w:cs="B Nazanin"/>
                <w:color w:val="000000"/>
                <w:sz w:val="28"/>
                <w:szCs w:val="28"/>
              </w:rPr>
              <w:t xml:space="preserve">D  </w:t>
            </w:r>
          </w:p>
        </w:tc>
      </w:tr>
      <w:tr w:rsidR="00CD029F" w:rsidRPr="00CD029F" w14:paraId="12A2BBDF"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09E733A6" w14:textId="20052317" w:rsidR="00CD029F" w:rsidRPr="00CD029F" w:rsidRDefault="00CD029F" w:rsidP="00CD029F">
            <w:pPr>
              <w:rPr>
                <w:rFonts w:ascii="Arial" w:hAnsi="Arial" w:cs="B Nazanin"/>
                <w:b w:val="0"/>
                <w:bCs w:val="0"/>
                <w:color w:val="000000" w:themeColor="text1"/>
                <w:sz w:val="28"/>
                <w:szCs w:val="28"/>
              </w:rPr>
            </w:pPr>
            <w:r w:rsidRPr="00CD029F">
              <w:rPr>
                <w:rFonts w:ascii="Calibri" w:hAnsi="Calibri" w:cs="B Nazanin"/>
                <w:color w:val="000000"/>
                <w:sz w:val="28"/>
                <w:szCs w:val="28"/>
              </w:rPr>
              <w:t>46</w:t>
            </w:r>
          </w:p>
        </w:tc>
        <w:tc>
          <w:tcPr>
            <w:tcW w:w="1391" w:type="dxa"/>
            <w:tcBorders>
              <w:right w:val="single" w:sz="4" w:space="0" w:color="auto"/>
            </w:tcBorders>
            <w:vAlign w:val="bottom"/>
          </w:tcPr>
          <w:p w14:paraId="05B52D97" w14:textId="001FFFC1"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themeColor="text1"/>
                <w:sz w:val="28"/>
                <w:szCs w:val="28"/>
                <w:rtl/>
              </w:rPr>
            </w:pPr>
            <w:r w:rsidRPr="00CD029F">
              <w:rPr>
                <w:rFonts w:ascii="Calibri" w:hAnsi="Calibri" w:cs="B Nazanin"/>
                <w:color w:val="000000"/>
                <w:sz w:val="28"/>
                <w:szCs w:val="28"/>
              </w:rPr>
              <w:t xml:space="preserve">S  </w:t>
            </w:r>
          </w:p>
        </w:tc>
      </w:tr>
      <w:tr w:rsidR="00CD029F" w:rsidRPr="00CD029F" w14:paraId="2003484F" w14:textId="77777777" w:rsidTr="00C477E3">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6CE05816" w14:textId="66A32CC8" w:rsidR="00CD029F" w:rsidRPr="00CD029F" w:rsidRDefault="00CD029F" w:rsidP="00CD029F">
            <w:pPr>
              <w:rPr>
                <w:rFonts w:ascii="Arial" w:hAnsi="Arial" w:cs="B Nazanin"/>
                <w:b w:val="0"/>
                <w:bCs w:val="0"/>
                <w:color w:val="000000" w:themeColor="text1"/>
                <w:sz w:val="28"/>
                <w:szCs w:val="28"/>
              </w:rPr>
            </w:pPr>
            <w:r w:rsidRPr="00CD029F">
              <w:rPr>
                <w:rFonts w:ascii="Calibri" w:hAnsi="Calibri" w:cs="B Nazanin"/>
                <w:color w:val="000000"/>
                <w:sz w:val="28"/>
                <w:szCs w:val="28"/>
              </w:rPr>
              <w:t>47</w:t>
            </w:r>
          </w:p>
        </w:tc>
        <w:tc>
          <w:tcPr>
            <w:tcW w:w="1391" w:type="dxa"/>
            <w:tcBorders>
              <w:right w:val="single" w:sz="4" w:space="0" w:color="auto"/>
            </w:tcBorders>
            <w:vAlign w:val="bottom"/>
          </w:tcPr>
          <w:p w14:paraId="75A041A5" w14:textId="1CF9F22A" w:rsidR="00CD029F" w:rsidRPr="00CD029F" w:rsidRDefault="00CD029F" w:rsidP="00CD029F">
            <w:pPr>
              <w:cnfStyle w:val="000000100000" w:firstRow="0" w:lastRow="0" w:firstColumn="0" w:lastColumn="0" w:oddVBand="0" w:evenVBand="0" w:oddHBand="1" w:evenHBand="0" w:firstRowFirstColumn="0" w:firstRowLastColumn="0" w:lastRowFirstColumn="0" w:lastRowLastColumn="0"/>
              <w:rPr>
                <w:rFonts w:ascii="Arial" w:hAnsi="Arial" w:cs="B Nazanin"/>
                <w:color w:val="000000" w:themeColor="text1"/>
                <w:sz w:val="28"/>
                <w:szCs w:val="28"/>
                <w:rtl/>
              </w:rPr>
            </w:pPr>
            <w:r w:rsidRPr="00CD029F">
              <w:rPr>
                <w:rFonts w:ascii="Calibri" w:hAnsi="Calibri" w:cs="B Nazanin"/>
                <w:color w:val="000000"/>
                <w:sz w:val="28"/>
                <w:szCs w:val="28"/>
                <w:rtl/>
              </w:rPr>
              <w:t xml:space="preserve">ح  </w:t>
            </w:r>
          </w:p>
        </w:tc>
      </w:tr>
      <w:tr w:rsidR="00CD029F" w:rsidRPr="00CD029F" w14:paraId="42EC4EAB" w14:textId="77777777" w:rsidTr="00C477E3">
        <w:trPr>
          <w:trHeight w:val="465"/>
          <w:jc w:val="center"/>
        </w:trPr>
        <w:tc>
          <w:tcPr>
            <w:cnfStyle w:val="001000000000" w:firstRow="0" w:lastRow="0" w:firstColumn="1" w:lastColumn="0" w:oddVBand="0" w:evenVBand="0" w:oddHBand="0" w:evenHBand="0" w:firstRowFirstColumn="0" w:firstRowLastColumn="0" w:lastRowFirstColumn="0" w:lastRowLastColumn="0"/>
            <w:tcW w:w="1713" w:type="dxa"/>
            <w:vAlign w:val="bottom"/>
          </w:tcPr>
          <w:p w14:paraId="2F8DEBF4" w14:textId="3BCC00A3" w:rsidR="00CD029F" w:rsidRPr="00CD029F" w:rsidRDefault="00CD029F" w:rsidP="00CD029F">
            <w:pPr>
              <w:rPr>
                <w:rFonts w:ascii="Arial" w:hAnsi="Arial" w:cs="B Nazanin"/>
                <w:b w:val="0"/>
                <w:bCs w:val="0"/>
                <w:color w:val="000000" w:themeColor="text1"/>
                <w:sz w:val="28"/>
                <w:szCs w:val="28"/>
              </w:rPr>
            </w:pPr>
            <w:r w:rsidRPr="00CD029F">
              <w:rPr>
                <w:rFonts w:ascii="Calibri" w:hAnsi="Calibri" w:cs="B Nazanin"/>
                <w:color w:val="000000"/>
                <w:sz w:val="28"/>
                <w:szCs w:val="28"/>
              </w:rPr>
              <w:t>48</w:t>
            </w:r>
          </w:p>
        </w:tc>
        <w:tc>
          <w:tcPr>
            <w:tcW w:w="1391" w:type="dxa"/>
            <w:tcBorders>
              <w:right w:val="single" w:sz="4" w:space="0" w:color="auto"/>
            </w:tcBorders>
            <w:vAlign w:val="bottom"/>
          </w:tcPr>
          <w:p w14:paraId="72A1C415" w14:textId="1C413CB7" w:rsidR="00CD029F" w:rsidRPr="00CD029F" w:rsidRDefault="00CD029F" w:rsidP="00CD029F">
            <w:pPr>
              <w:cnfStyle w:val="000000000000" w:firstRow="0" w:lastRow="0" w:firstColumn="0" w:lastColumn="0" w:oddVBand="0" w:evenVBand="0" w:oddHBand="0" w:evenHBand="0" w:firstRowFirstColumn="0" w:firstRowLastColumn="0" w:lastRowFirstColumn="0" w:lastRowLastColumn="0"/>
              <w:rPr>
                <w:rFonts w:ascii="Arial" w:hAnsi="Arial" w:cs="B Nazanin"/>
                <w:color w:val="000000" w:themeColor="text1"/>
                <w:sz w:val="28"/>
                <w:szCs w:val="28"/>
                <w:rtl/>
              </w:rPr>
            </w:pPr>
            <w:r w:rsidRPr="00CD029F">
              <w:rPr>
                <w:rFonts w:ascii="Calibri" w:hAnsi="Calibri" w:cs="B Nazanin"/>
                <w:color w:val="000000"/>
                <w:sz w:val="28"/>
                <w:szCs w:val="28"/>
                <w:rtl/>
              </w:rPr>
              <w:t xml:space="preserve">ف  </w:t>
            </w:r>
          </w:p>
        </w:tc>
      </w:tr>
    </w:tbl>
    <w:p w14:paraId="2A4F646A" w14:textId="77777777" w:rsidR="0006103B" w:rsidRPr="00F733A3" w:rsidRDefault="0006103B" w:rsidP="00475B29">
      <w:pPr>
        <w:rPr>
          <w:rFonts w:cs="B Lotus"/>
          <w:sz w:val="28"/>
          <w:szCs w:val="28"/>
          <w:rtl/>
        </w:rPr>
      </w:pPr>
    </w:p>
    <w:p w14:paraId="42CC1152" w14:textId="77777777" w:rsidR="00475B29" w:rsidRPr="00F733A3" w:rsidRDefault="0006103B" w:rsidP="00475B29">
      <w:pPr>
        <w:rPr>
          <w:rFonts w:cs="B Lotus"/>
          <w:b/>
          <w:bCs/>
          <w:sz w:val="24"/>
          <w:szCs w:val="24"/>
          <w:rtl/>
        </w:rPr>
      </w:pPr>
      <w:r w:rsidRPr="00F733A3">
        <w:rPr>
          <w:rFonts w:cs="B Lotus" w:hint="cs"/>
          <w:b/>
          <w:bCs/>
          <w:sz w:val="24"/>
          <w:szCs w:val="24"/>
          <w:u w:val="single"/>
          <w:rtl/>
        </w:rPr>
        <w:t xml:space="preserve"> </w:t>
      </w:r>
      <w:r w:rsidR="00136865" w:rsidRPr="00F733A3">
        <w:rPr>
          <w:rFonts w:cs="B Lotus"/>
          <w:b/>
          <w:bCs/>
          <w:sz w:val="24"/>
          <w:szCs w:val="24"/>
          <w:u w:val="single"/>
        </w:rPr>
        <w:t xml:space="preserve"> </w:t>
      </w:r>
      <w:r w:rsidRPr="00F733A3">
        <w:rPr>
          <w:rFonts w:cs="B Lotus"/>
          <w:b/>
          <w:bCs/>
          <w:sz w:val="24"/>
          <w:szCs w:val="24"/>
          <w:u w:val="single"/>
        </w:rPr>
        <w:t xml:space="preserve">D </w:t>
      </w:r>
      <w:r w:rsidR="00136865" w:rsidRPr="00F733A3">
        <w:rPr>
          <w:rFonts w:cs="B Lotus" w:hint="cs"/>
          <w:b/>
          <w:bCs/>
          <w:sz w:val="24"/>
          <w:szCs w:val="24"/>
          <w:u w:val="single"/>
          <w:rtl/>
        </w:rPr>
        <w:t xml:space="preserve">و </w:t>
      </w:r>
      <w:r w:rsidR="00136865" w:rsidRPr="00F733A3">
        <w:rPr>
          <w:rFonts w:cs="B Lotus"/>
          <w:b/>
          <w:bCs/>
          <w:sz w:val="24"/>
          <w:szCs w:val="24"/>
          <w:u w:val="single"/>
        </w:rPr>
        <w:t xml:space="preserve">S </w:t>
      </w:r>
      <w:r w:rsidRPr="00F733A3">
        <w:rPr>
          <w:rFonts w:cs="B Lotus" w:hint="cs"/>
          <w:b/>
          <w:bCs/>
          <w:sz w:val="24"/>
          <w:szCs w:val="24"/>
          <w:u w:val="single"/>
          <w:rtl/>
        </w:rPr>
        <w:t>مربوط به خودروهای دیپلماتیک و سیاسی می باشد</w:t>
      </w:r>
      <w:r w:rsidRPr="00F733A3">
        <w:rPr>
          <w:rFonts w:cs="B Lotus" w:hint="cs"/>
          <w:b/>
          <w:bCs/>
          <w:sz w:val="24"/>
          <w:szCs w:val="24"/>
          <w:rtl/>
        </w:rPr>
        <w:t>.</w:t>
      </w:r>
    </w:p>
    <w:p w14:paraId="29C15653" w14:textId="7791D066" w:rsidR="00C53FAE" w:rsidRPr="00F733A3" w:rsidRDefault="001529A5" w:rsidP="00632176">
      <w:pPr>
        <w:pStyle w:val="Heading2"/>
        <w:rPr>
          <w:rFonts w:cs="B Lotus"/>
          <w:sz w:val="28"/>
          <w:szCs w:val="28"/>
        </w:rPr>
      </w:pPr>
      <w:bookmarkStart w:id="30" w:name="_جدول_نوع_بیمه"/>
      <w:bookmarkStart w:id="31" w:name="_Toc439461585"/>
      <w:bookmarkStart w:id="32" w:name="_Toc38109478"/>
      <w:bookmarkEnd w:id="30"/>
      <w:r w:rsidRPr="00F733A3">
        <w:rPr>
          <w:rFonts w:cs="B Lotus" w:hint="cs"/>
          <w:sz w:val="28"/>
          <w:szCs w:val="28"/>
          <w:rtl/>
        </w:rPr>
        <w:t>جدول نوع بیمه نامه</w:t>
      </w:r>
      <w:r w:rsidR="009E29C7" w:rsidRPr="00F733A3">
        <w:rPr>
          <w:rFonts w:cs="B Lotus" w:hint="cs"/>
          <w:sz w:val="28"/>
          <w:szCs w:val="28"/>
          <w:rtl/>
        </w:rPr>
        <w:t xml:space="preserve"> بر اساس مدت بیمه نامه</w:t>
      </w:r>
      <w:r w:rsidR="00B43339" w:rsidRPr="00F733A3">
        <w:rPr>
          <w:rFonts w:cs="B Lotus" w:hint="cs"/>
          <w:sz w:val="28"/>
          <w:szCs w:val="28"/>
          <w:rtl/>
        </w:rPr>
        <w:t>:</w:t>
      </w:r>
      <w:bookmarkEnd w:id="31"/>
      <w:bookmarkEnd w:id="32"/>
    </w:p>
    <w:tbl>
      <w:tblPr>
        <w:tblStyle w:val="PlainTable11"/>
        <w:bidiVisual/>
        <w:tblW w:w="4253" w:type="dxa"/>
        <w:jc w:val="center"/>
        <w:tblLook w:val="04A0" w:firstRow="1" w:lastRow="0" w:firstColumn="1" w:lastColumn="0" w:noHBand="0" w:noVBand="1"/>
      </w:tblPr>
      <w:tblGrid>
        <w:gridCol w:w="2227"/>
        <w:gridCol w:w="2026"/>
      </w:tblGrid>
      <w:tr w:rsidR="00B70375" w:rsidRPr="00F733A3" w14:paraId="294C663B" w14:textId="77777777" w:rsidTr="00FC737A">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227" w:type="dxa"/>
            <w:shd w:val="clear" w:color="auto" w:fill="DDD9C3" w:themeFill="background2" w:themeFillShade="E6"/>
            <w:hideMark/>
          </w:tcPr>
          <w:p w14:paraId="79197854" w14:textId="056D18D4" w:rsidR="00B70375" w:rsidRPr="00F733A3" w:rsidRDefault="00CC3314" w:rsidP="00D536CF">
            <w:pPr>
              <w:jc w:val="center"/>
              <w:rPr>
                <w:rFonts w:ascii="Arial" w:hAnsi="Arial" w:cs="B Lotus"/>
                <w:b w:val="0"/>
                <w:bCs w:val="0"/>
                <w:color w:val="000000"/>
                <w:sz w:val="28"/>
                <w:szCs w:val="28"/>
              </w:rPr>
            </w:pPr>
            <w:r w:rsidRPr="00F733A3">
              <w:rPr>
                <w:rFonts w:cs="B Lotus" w:hint="cs"/>
                <w:sz w:val="24"/>
                <w:szCs w:val="24"/>
                <w:rtl/>
              </w:rPr>
              <w:t>کدنوع بیمه نامه بر اساس مدت بیمه نامه</w:t>
            </w:r>
          </w:p>
        </w:tc>
        <w:tc>
          <w:tcPr>
            <w:tcW w:w="2026" w:type="dxa"/>
            <w:shd w:val="clear" w:color="auto" w:fill="DDD9C3" w:themeFill="background2" w:themeFillShade="E6"/>
            <w:hideMark/>
          </w:tcPr>
          <w:p w14:paraId="612A27F9" w14:textId="5F97DF9F" w:rsidR="00B70375" w:rsidRPr="00F733A3" w:rsidRDefault="00CC3314" w:rsidP="00D536CF">
            <w:pPr>
              <w:jc w:val="center"/>
              <w:cnfStyle w:val="100000000000" w:firstRow="1" w:lastRow="0" w:firstColumn="0" w:lastColumn="0" w:oddVBand="0" w:evenVBand="0" w:oddHBand="0" w:evenHBand="0" w:firstRowFirstColumn="0" w:firstRowLastColumn="0" w:lastRowFirstColumn="0" w:lastRowLastColumn="0"/>
              <w:rPr>
                <w:rFonts w:ascii="Arial" w:hAnsi="Arial" w:cs="B Lotus"/>
                <w:b w:val="0"/>
                <w:bCs w:val="0"/>
                <w:color w:val="000000"/>
                <w:sz w:val="28"/>
                <w:szCs w:val="28"/>
              </w:rPr>
            </w:pPr>
            <w:r w:rsidRPr="00F733A3">
              <w:rPr>
                <w:rFonts w:cs="B Lotus" w:hint="cs"/>
                <w:sz w:val="24"/>
                <w:szCs w:val="24"/>
                <w:rtl/>
              </w:rPr>
              <w:t>نوع بیمه نامه بر اساس مدت بیمه نامه</w:t>
            </w:r>
          </w:p>
        </w:tc>
      </w:tr>
      <w:tr w:rsidR="00B70375" w:rsidRPr="00F733A3" w14:paraId="0E5113FD" w14:textId="77777777" w:rsidTr="00FC737A">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227" w:type="dxa"/>
            <w:hideMark/>
          </w:tcPr>
          <w:p w14:paraId="72FAB90D" w14:textId="77777777" w:rsidR="00B70375" w:rsidRPr="00FC737A" w:rsidRDefault="00B70375" w:rsidP="00C53FAE">
            <w:pPr>
              <w:jc w:val="center"/>
              <w:rPr>
                <w:rFonts w:ascii="Arial" w:hAnsi="Arial" w:cs="B Lotus"/>
                <w:b w:val="0"/>
                <w:bCs w:val="0"/>
                <w:color w:val="000000"/>
                <w:sz w:val="28"/>
                <w:szCs w:val="28"/>
              </w:rPr>
            </w:pPr>
            <w:r w:rsidRPr="00FC737A">
              <w:rPr>
                <w:rFonts w:ascii="Arial" w:hAnsi="Arial" w:cs="B Lotus" w:hint="cs"/>
                <w:color w:val="000000"/>
                <w:sz w:val="28"/>
                <w:szCs w:val="28"/>
                <w:rtl/>
              </w:rPr>
              <w:t>1</w:t>
            </w:r>
          </w:p>
        </w:tc>
        <w:tc>
          <w:tcPr>
            <w:tcW w:w="2026" w:type="dxa"/>
            <w:hideMark/>
          </w:tcPr>
          <w:p w14:paraId="179A1CD7" w14:textId="77777777" w:rsidR="00B70375" w:rsidRPr="00F733A3" w:rsidRDefault="00B70375" w:rsidP="00475B29">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يکساله</w:t>
            </w:r>
          </w:p>
        </w:tc>
      </w:tr>
      <w:tr w:rsidR="00B70375" w:rsidRPr="00F733A3" w14:paraId="45AF0FC7" w14:textId="77777777" w:rsidTr="00FC737A">
        <w:trPr>
          <w:trHeight w:val="375"/>
          <w:jc w:val="center"/>
        </w:trPr>
        <w:tc>
          <w:tcPr>
            <w:cnfStyle w:val="001000000000" w:firstRow="0" w:lastRow="0" w:firstColumn="1" w:lastColumn="0" w:oddVBand="0" w:evenVBand="0" w:oddHBand="0" w:evenHBand="0" w:firstRowFirstColumn="0" w:firstRowLastColumn="0" w:lastRowFirstColumn="0" w:lastRowLastColumn="0"/>
            <w:tcW w:w="2227" w:type="dxa"/>
            <w:hideMark/>
          </w:tcPr>
          <w:p w14:paraId="57788702" w14:textId="77777777" w:rsidR="00B70375" w:rsidRPr="00FC737A" w:rsidRDefault="00B70375" w:rsidP="00C53FAE">
            <w:pPr>
              <w:jc w:val="center"/>
              <w:rPr>
                <w:rFonts w:ascii="Arial" w:hAnsi="Arial" w:cs="B Lotus"/>
                <w:b w:val="0"/>
                <w:bCs w:val="0"/>
                <w:color w:val="000000"/>
                <w:sz w:val="28"/>
                <w:szCs w:val="28"/>
              </w:rPr>
            </w:pPr>
            <w:r w:rsidRPr="00FC737A">
              <w:rPr>
                <w:rFonts w:ascii="Arial" w:hAnsi="Arial" w:cs="B Lotus" w:hint="cs"/>
                <w:color w:val="000000"/>
                <w:sz w:val="28"/>
                <w:szCs w:val="28"/>
                <w:rtl/>
              </w:rPr>
              <w:t>2</w:t>
            </w:r>
          </w:p>
        </w:tc>
        <w:tc>
          <w:tcPr>
            <w:tcW w:w="2026" w:type="dxa"/>
            <w:hideMark/>
          </w:tcPr>
          <w:p w14:paraId="45E0371C" w14:textId="77777777" w:rsidR="00B70375" w:rsidRPr="00F733A3" w:rsidRDefault="00B70375" w:rsidP="00475B29">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روزشمار</w:t>
            </w:r>
          </w:p>
        </w:tc>
      </w:tr>
      <w:tr w:rsidR="00B70375" w:rsidRPr="00F733A3" w14:paraId="5D6C5E62" w14:textId="77777777" w:rsidTr="00FC737A">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227" w:type="dxa"/>
            <w:hideMark/>
          </w:tcPr>
          <w:p w14:paraId="67FD20A1" w14:textId="77777777" w:rsidR="00B70375" w:rsidRPr="00FC737A" w:rsidRDefault="00B70375" w:rsidP="00C53FAE">
            <w:pPr>
              <w:jc w:val="center"/>
              <w:rPr>
                <w:rFonts w:ascii="Arial" w:hAnsi="Arial" w:cs="B Lotus"/>
                <w:b w:val="0"/>
                <w:bCs w:val="0"/>
                <w:color w:val="000000"/>
                <w:sz w:val="28"/>
                <w:szCs w:val="28"/>
              </w:rPr>
            </w:pPr>
            <w:r w:rsidRPr="00FC737A">
              <w:rPr>
                <w:rFonts w:ascii="Arial" w:hAnsi="Arial" w:cs="B Lotus" w:hint="cs"/>
                <w:color w:val="000000"/>
                <w:sz w:val="28"/>
                <w:szCs w:val="28"/>
                <w:rtl/>
              </w:rPr>
              <w:t>3</w:t>
            </w:r>
          </w:p>
        </w:tc>
        <w:tc>
          <w:tcPr>
            <w:tcW w:w="2026" w:type="dxa"/>
            <w:hideMark/>
          </w:tcPr>
          <w:p w14:paraId="74D9AA6F" w14:textId="77777777" w:rsidR="00B70375" w:rsidRPr="00F733A3" w:rsidRDefault="00B70375" w:rsidP="00475B29">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کوتاه مدت</w:t>
            </w:r>
          </w:p>
        </w:tc>
      </w:tr>
      <w:tr w:rsidR="00B70375" w:rsidRPr="00F733A3" w14:paraId="66EE6380" w14:textId="77777777" w:rsidTr="00FC737A">
        <w:trPr>
          <w:trHeight w:val="375"/>
          <w:jc w:val="center"/>
        </w:trPr>
        <w:tc>
          <w:tcPr>
            <w:cnfStyle w:val="001000000000" w:firstRow="0" w:lastRow="0" w:firstColumn="1" w:lastColumn="0" w:oddVBand="0" w:evenVBand="0" w:oddHBand="0" w:evenHBand="0" w:firstRowFirstColumn="0" w:firstRowLastColumn="0" w:lastRowFirstColumn="0" w:lastRowLastColumn="0"/>
            <w:tcW w:w="2227" w:type="dxa"/>
            <w:hideMark/>
          </w:tcPr>
          <w:p w14:paraId="216DAB66" w14:textId="77777777" w:rsidR="00B70375" w:rsidRPr="00FC737A" w:rsidRDefault="00B70375" w:rsidP="00C53FAE">
            <w:pPr>
              <w:jc w:val="center"/>
              <w:rPr>
                <w:rFonts w:ascii="Arial" w:hAnsi="Arial" w:cs="B Lotus"/>
                <w:b w:val="0"/>
                <w:bCs w:val="0"/>
                <w:color w:val="000000"/>
                <w:sz w:val="28"/>
                <w:szCs w:val="28"/>
              </w:rPr>
            </w:pPr>
            <w:r w:rsidRPr="00FC737A">
              <w:rPr>
                <w:rFonts w:ascii="Arial" w:hAnsi="Arial" w:cs="B Lotus" w:hint="cs"/>
                <w:color w:val="000000"/>
                <w:sz w:val="28"/>
                <w:szCs w:val="28"/>
                <w:rtl/>
              </w:rPr>
              <w:t>4</w:t>
            </w:r>
          </w:p>
        </w:tc>
        <w:tc>
          <w:tcPr>
            <w:tcW w:w="2026" w:type="dxa"/>
            <w:hideMark/>
          </w:tcPr>
          <w:p w14:paraId="07551AB6" w14:textId="77777777" w:rsidR="00B70375" w:rsidRPr="00F733A3" w:rsidRDefault="00B70375" w:rsidP="00475B29">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چند ساله</w:t>
            </w:r>
          </w:p>
        </w:tc>
      </w:tr>
    </w:tbl>
    <w:p w14:paraId="38F637EF" w14:textId="77777777" w:rsidR="007E173C" w:rsidRPr="00F733A3" w:rsidRDefault="007E173C" w:rsidP="007E173C">
      <w:pPr>
        <w:jc w:val="center"/>
        <w:rPr>
          <w:rFonts w:asciiTheme="majorHAnsi" w:eastAsiaTheme="majorEastAsia" w:hAnsiTheme="majorHAnsi" w:cs="B Titr"/>
          <w:b/>
          <w:bCs/>
          <w:color w:val="4F81BD" w:themeColor="accent1"/>
          <w:sz w:val="28"/>
          <w:szCs w:val="28"/>
          <w:rtl/>
        </w:rPr>
      </w:pPr>
      <w:bookmarkStart w:id="33" w:name="_Toc439461586"/>
    </w:p>
    <w:p w14:paraId="626C05DB" w14:textId="7DED3919" w:rsidR="00C53FAE" w:rsidRPr="00F733A3" w:rsidRDefault="00CA239A" w:rsidP="00561332">
      <w:pPr>
        <w:pStyle w:val="Heading2"/>
        <w:rPr>
          <w:rtl/>
        </w:rPr>
      </w:pPr>
      <w:bookmarkStart w:id="34" w:name="_جدول_کد_نوع"/>
      <w:bookmarkStart w:id="35" w:name="_Toc38109479"/>
      <w:bookmarkEnd w:id="34"/>
      <w:r w:rsidRPr="00F733A3">
        <w:rPr>
          <w:rFonts w:hint="cs"/>
          <w:rtl/>
        </w:rPr>
        <w:t xml:space="preserve">جدول </w:t>
      </w:r>
      <w:r w:rsidR="0063691A" w:rsidRPr="00F733A3">
        <w:rPr>
          <w:rFonts w:hint="cs"/>
          <w:rtl/>
        </w:rPr>
        <w:t>کد نوع الحاقیه استاندارد</w:t>
      </w:r>
      <w:r w:rsidR="00B43339" w:rsidRPr="00F733A3">
        <w:rPr>
          <w:rFonts w:hint="cs"/>
          <w:rtl/>
        </w:rPr>
        <w:t>:</w:t>
      </w:r>
      <w:bookmarkEnd w:id="33"/>
      <w:bookmarkEnd w:id="35"/>
    </w:p>
    <w:tbl>
      <w:tblPr>
        <w:tblStyle w:val="PlainTable11"/>
        <w:bidiVisual/>
        <w:tblW w:w="7767" w:type="dxa"/>
        <w:jc w:val="center"/>
        <w:tblLook w:val="04A0" w:firstRow="1" w:lastRow="0" w:firstColumn="1" w:lastColumn="0" w:noHBand="0" w:noVBand="1"/>
      </w:tblPr>
      <w:tblGrid>
        <w:gridCol w:w="1463"/>
        <w:gridCol w:w="6304"/>
      </w:tblGrid>
      <w:tr w:rsidR="0095344B" w:rsidRPr="00F733A3" w14:paraId="496971F1" w14:textId="77777777" w:rsidTr="0089252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1463" w:type="dxa"/>
            <w:shd w:val="clear" w:color="auto" w:fill="DDD9C3" w:themeFill="background2" w:themeFillShade="E6"/>
          </w:tcPr>
          <w:p w14:paraId="65299306" w14:textId="77777777" w:rsidR="0095344B" w:rsidRPr="00F733A3" w:rsidRDefault="0095344B" w:rsidP="00D536CF">
            <w:pPr>
              <w:jc w:val="center"/>
              <w:rPr>
                <w:rFonts w:cs="B Lotus"/>
                <w:sz w:val="28"/>
                <w:szCs w:val="28"/>
                <w:rtl/>
              </w:rPr>
            </w:pPr>
            <w:r w:rsidRPr="00F733A3">
              <w:rPr>
                <w:rFonts w:cs="B Lotus" w:hint="cs"/>
                <w:sz w:val="28"/>
                <w:szCs w:val="28"/>
                <w:rtl/>
              </w:rPr>
              <w:t>کد نوع الحاقیه</w:t>
            </w:r>
          </w:p>
        </w:tc>
        <w:tc>
          <w:tcPr>
            <w:tcW w:w="6304" w:type="dxa"/>
            <w:shd w:val="clear" w:color="auto" w:fill="DDD9C3" w:themeFill="background2" w:themeFillShade="E6"/>
          </w:tcPr>
          <w:p w14:paraId="06FA3FAD" w14:textId="77777777" w:rsidR="0095344B" w:rsidRPr="00F733A3" w:rsidRDefault="0095344B" w:rsidP="00D536CF">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sidRPr="00F733A3">
              <w:rPr>
                <w:rFonts w:cs="B Lotus" w:hint="cs"/>
                <w:sz w:val="28"/>
                <w:szCs w:val="28"/>
                <w:rtl/>
              </w:rPr>
              <w:t>شرح نوع الحاقیه</w:t>
            </w:r>
          </w:p>
        </w:tc>
      </w:tr>
      <w:tr w:rsidR="0095344B" w:rsidRPr="00F733A3" w14:paraId="5815F541" w14:textId="77777777" w:rsidTr="00892523">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1463" w:type="dxa"/>
          </w:tcPr>
          <w:p w14:paraId="6D44F6D3" w14:textId="77777777" w:rsidR="0095344B" w:rsidRPr="00FC737A" w:rsidRDefault="0095344B" w:rsidP="00C53FAE">
            <w:pPr>
              <w:jc w:val="center"/>
              <w:rPr>
                <w:rFonts w:cs="B Lotus"/>
                <w:b w:val="0"/>
                <w:bCs w:val="0"/>
                <w:sz w:val="28"/>
                <w:szCs w:val="28"/>
                <w:rtl/>
              </w:rPr>
            </w:pPr>
            <w:r w:rsidRPr="00FC737A">
              <w:rPr>
                <w:rFonts w:cs="B Lotus" w:hint="cs"/>
                <w:sz w:val="28"/>
                <w:szCs w:val="28"/>
                <w:rtl/>
              </w:rPr>
              <w:t>1</w:t>
            </w:r>
          </w:p>
        </w:tc>
        <w:tc>
          <w:tcPr>
            <w:tcW w:w="6304" w:type="dxa"/>
          </w:tcPr>
          <w:p w14:paraId="09BDF969" w14:textId="77777777" w:rsidR="0095344B" w:rsidRPr="00F733A3" w:rsidRDefault="0095344B" w:rsidP="00475B29">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cs="B Lotus" w:hint="cs"/>
                <w:sz w:val="28"/>
                <w:szCs w:val="28"/>
                <w:rtl/>
              </w:rPr>
              <w:t>فسخ</w:t>
            </w:r>
          </w:p>
        </w:tc>
      </w:tr>
      <w:tr w:rsidR="0095344B" w:rsidRPr="00F733A3" w14:paraId="687177B8" w14:textId="77777777" w:rsidTr="00892523">
        <w:trPr>
          <w:trHeight w:val="343"/>
          <w:jc w:val="center"/>
        </w:trPr>
        <w:tc>
          <w:tcPr>
            <w:cnfStyle w:val="001000000000" w:firstRow="0" w:lastRow="0" w:firstColumn="1" w:lastColumn="0" w:oddVBand="0" w:evenVBand="0" w:oddHBand="0" w:evenHBand="0" w:firstRowFirstColumn="0" w:firstRowLastColumn="0" w:lastRowFirstColumn="0" w:lastRowLastColumn="0"/>
            <w:tcW w:w="1463" w:type="dxa"/>
          </w:tcPr>
          <w:p w14:paraId="5D6E9CB9" w14:textId="77777777" w:rsidR="0095344B" w:rsidRPr="00FC737A" w:rsidRDefault="0095344B" w:rsidP="00C53FAE">
            <w:pPr>
              <w:jc w:val="center"/>
              <w:rPr>
                <w:rFonts w:cs="B Lotus"/>
                <w:b w:val="0"/>
                <w:bCs w:val="0"/>
                <w:sz w:val="28"/>
                <w:szCs w:val="28"/>
                <w:rtl/>
              </w:rPr>
            </w:pPr>
            <w:r w:rsidRPr="00FC737A">
              <w:rPr>
                <w:rFonts w:cs="B Lotus" w:hint="cs"/>
                <w:sz w:val="28"/>
                <w:szCs w:val="28"/>
                <w:rtl/>
              </w:rPr>
              <w:t>2</w:t>
            </w:r>
          </w:p>
        </w:tc>
        <w:tc>
          <w:tcPr>
            <w:tcW w:w="6304" w:type="dxa"/>
          </w:tcPr>
          <w:p w14:paraId="777F4470" w14:textId="77777777" w:rsidR="0095344B" w:rsidRPr="00F733A3" w:rsidRDefault="0095344B" w:rsidP="00475B29">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cs="B Lotus" w:hint="cs"/>
                <w:sz w:val="28"/>
                <w:szCs w:val="28"/>
                <w:rtl/>
              </w:rPr>
              <w:t>ابطال</w:t>
            </w:r>
          </w:p>
        </w:tc>
      </w:tr>
      <w:tr w:rsidR="0095344B" w:rsidRPr="00F733A3" w14:paraId="22DE01D9" w14:textId="77777777" w:rsidTr="00892523">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63" w:type="dxa"/>
          </w:tcPr>
          <w:p w14:paraId="640AB192" w14:textId="77777777" w:rsidR="0095344B" w:rsidRPr="00FC737A" w:rsidRDefault="0095344B" w:rsidP="00C53FAE">
            <w:pPr>
              <w:jc w:val="center"/>
              <w:rPr>
                <w:rFonts w:cs="B Lotus"/>
                <w:b w:val="0"/>
                <w:bCs w:val="0"/>
                <w:sz w:val="28"/>
                <w:szCs w:val="28"/>
                <w:rtl/>
              </w:rPr>
            </w:pPr>
            <w:r w:rsidRPr="00FC737A">
              <w:rPr>
                <w:rFonts w:cs="B Lotus" w:hint="cs"/>
                <w:sz w:val="28"/>
                <w:szCs w:val="28"/>
                <w:rtl/>
              </w:rPr>
              <w:t>3</w:t>
            </w:r>
          </w:p>
        </w:tc>
        <w:tc>
          <w:tcPr>
            <w:tcW w:w="6304" w:type="dxa"/>
          </w:tcPr>
          <w:p w14:paraId="094B252E" w14:textId="7BB12A7E" w:rsidR="0095344B" w:rsidRPr="00F733A3" w:rsidRDefault="0095344B" w:rsidP="00845554">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cs="B Lotus" w:hint="cs"/>
                <w:sz w:val="28"/>
                <w:szCs w:val="28"/>
                <w:rtl/>
              </w:rPr>
              <w:t>تغییردر</w:t>
            </w:r>
            <w:r w:rsidR="00845554" w:rsidRPr="00F733A3">
              <w:rPr>
                <w:rFonts w:cs="B Lotus" w:hint="cs"/>
                <w:sz w:val="28"/>
                <w:szCs w:val="28"/>
                <w:rtl/>
              </w:rPr>
              <w:t xml:space="preserve"> </w:t>
            </w:r>
            <w:r w:rsidRPr="00F733A3">
              <w:rPr>
                <w:rFonts w:cs="B Lotus" w:hint="cs"/>
                <w:sz w:val="28"/>
                <w:szCs w:val="28"/>
                <w:rtl/>
              </w:rPr>
              <w:t>مفاد</w:t>
            </w:r>
            <w:r w:rsidR="00845554" w:rsidRPr="00F733A3">
              <w:rPr>
                <w:rFonts w:cs="B Lotus" w:hint="cs"/>
                <w:sz w:val="28"/>
                <w:szCs w:val="28"/>
                <w:rtl/>
              </w:rPr>
              <w:t xml:space="preserve"> </w:t>
            </w:r>
            <w:r w:rsidRPr="00F733A3">
              <w:rPr>
                <w:rFonts w:cs="B Lotus" w:hint="cs"/>
                <w:sz w:val="28"/>
                <w:szCs w:val="28"/>
                <w:rtl/>
              </w:rPr>
              <w:t>بیمه نامه</w:t>
            </w:r>
          </w:p>
        </w:tc>
      </w:tr>
      <w:tr w:rsidR="0095344B" w:rsidRPr="00F733A3" w14:paraId="0B0A35AC" w14:textId="77777777" w:rsidTr="00892523">
        <w:trPr>
          <w:trHeight w:val="356"/>
          <w:jc w:val="center"/>
        </w:trPr>
        <w:tc>
          <w:tcPr>
            <w:cnfStyle w:val="001000000000" w:firstRow="0" w:lastRow="0" w:firstColumn="1" w:lastColumn="0" w:oddVBand="0" w:evenVBand="0" w:oddHBand="0" w:evenHBand="0" w:firstRowFirstColumn="0" w:firstRowLastColumn="0" w:lastRowFirstColumn="0" w:lastRowLastColumn="0"/>
            <w:tcW w:w="1463" w:type="dxa"/>
          </w:tcPr>
          <w:p w14:paraId="39F994C9" w14:textId="77777777" w:rsidR="0095344B" w:rsidRPr="005472A8" w:rsidRDefault="0095344B" w:rsidP="00C53FAE">
            <w:pPr>
              <w:jc w:val="center"/>
              <w:rPr>
                <w:rFonts w:cs="B Lotus"/>
                <w:b w:val="0"/>
                <w:bCs w:val="0"/>
                <w:sz w:val="28"/>
                <w:szCs w:val="28"/>
                <w:rtl/>
              </w:rPr>
            </w:pPr>
            <w:r w:rsidRPr="005472A8">
              <w:rPr>
                <w:rFonts w:cs="B Lotus" w:hint="cs"/>
                <w:sz w:val="28"/>
                <w:szCs w:val="28"/>
                <w:rtl/>
              </w:rPr>
              <w:t>4</w:t>
            </w:r>
          </w:p>
        </w:tc>
        <w:tc>
          <w:tcPr>
            <w:tcW w:w="6304" w:type="dxa"/>
          </w:tcPr>
          <w:p w14:paraId="36CDAA47" w14:textId="033D7691" w:rsidR="0095344B" w:rsidRPr="005472A8" w:rsidRDefault="0095344B" w:rsidP="00475B29">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5472A8">
              <w:rPr>
                <w:rFonts w:cs="B Lotus" w:hint="cs"/>
                <w:sz w:val="28"/>
                <w:szCs w:val="28"/>
                <w:rtl/>
              </w:rPr>
              <w:t>تغییر سابقه</w:t>
            </w:r>
            <w:r w:rsidR="000B7EFE" w:rsidRPr="005472A8">
              <w:rPr>
                <w:rFonts w:cs="B Lotus" w:hint="cs"/>
                <w:sz w:val="28"/>
                <w:szCs w:val="28"/>
                <w:rtl/>
              </w:rPr>
              <w:t xml:space="preserve"> عدم خسارت</w:t>
            </w:r>
            <w:r w:rsidRPr="005472A8">
              <w:rPr>
                <w:rFonts w:cs="B Lotus" w:hint="cs"/>
                <w:sz w:val="28"/>
                <w:szCs w:val="28"/>
                <w:rtl/>
              </w:rPr>
              <w:t xml:space="preserve"> به علت انتقال مالکیت</w:t>
            </w:r>
            <w:r w:rsidR="0068254A" w:rsidRPr="005472A8">
              <w:rPr>
                <w:rFonts w:cs="B Lotus" w:hint="cs"/>
                <w:sz w:val="28"/>
                <w:szCs w:val="28"/>
                <w:rtl/>
              </w:rPr>
              <w:t xml:space="preserve"> (</w:t>
            </w:r>
            <w:r w:rsidR="0068254A" w:rsidRPr="005472A8">
              <w:rPr>
                <w:rFonts w:ascii="Calibri" w:hAnsi="Calibri" w:cs="B Lotus"/>
                <w:sz w:val="24"/>
                <w:szCs w:val="24"/>
                <w:rtl/>
              </w:rPr>
              <w:t>تغيير در</w:t>
            </w:r>
            <w:r w:rsidR="009D1864" w:rsidRPr="005472A8">
              <w:rPr>
                <w:rFonts w:ascii="Calibri" w:hAnsi="Calibri" w:cs="B Lotus" w:hint="cs"/>
                <w:sz w:val="24"/>
                <w:szCs w:val="24"/>
                <w:rtl/>
              </w:rPr>
              <w:t xml:space="preserve"> </w:t>
            </w:r>
            <w:r w:rsidR="0068254A" w:rsidRPr="005472A8">
              <w:rPr>
                <w:rFonts w:ascii="Calibri" w:hAnsi="Calibri" w:cs="B Lotus"/>
                <w:sz w:val="24"/>
                <w:szCs w:val="24"/>
                <w:rtl/>
              </w:rPr>
              <w:t>سابقه</w:t>
            </w:r>
            <w:r w:rsidR="0068254A" w:rsidRPr="005472A8">
              <w:rPr>
                <w:rFonts w:ascii="Calibri" w:hAnsi="Calibri" w:cs="B Lotus" w:hint="cs"/>
                <w:sz w:val="24"/>
                <w:szCs w:val="24"/>
                <w:rtl/>
              </w:rPr>
              <w:t xml:space="preserve"> عدم خسارت</w:t>
            </w:r>
            <w:r w:rsidR="0068254A" w:rsidRPr="005472A8">
              <w:rPr>
                <w:rFonts w:ascii="Calibri" w:hAnsi="Calibri" w:cs="B Lotus"/>
                <w:sz w:val="24"/>
                <w:szCs w:val="24"/>
                <w:rtl/>
              </w:rPr>
              <w:t xml:space="preserve"> به علت تغيير مالکيت</w:t>
            </w:r>
            <w:r w:rsidR="0068254A" w:rsidRPr="005472A8">
              <w:rPr>
                <w:rFonts w:ascii="Calibri" w:hAnsi="Calibri" w:cs="B Lotus" w:hint="cs"/>
                <w:sz w:val="24"/>
                <w:szCs w:val="24"/>
                <w:rtl/>
              </w:rPr>
              <w:t>)</w:t>
            </w:r>
            <w:r w:rsidR="000B7EFE" w:rsidRPr="005472A8">
              <w:rPr>
                <w:rFonts w:ascii="Calibri" w:hAnsi="Calibri" w:cs="B Lotus" w:hint="cs"/>
                <w:sz w:val="24"/>
                <w:szCs w:val="24"/>
                <w:rtl/>
              </w:rPr>
              <w:t xml:space="preserve"> </w:t>
            </w:r>
            <w:r w:rsidR="000B7EFE" w:rsidRPr="005472A8">
              <w:rPr>
                <w:rFonts w:ascii="Sakkal Majalla" w:hAnsi="Sakkal Majalla" w:cs="Sakkal Majalla" w:hint="cs"/>
                <w:sz w:val="24"/>
                <w:szCs w:val="24"/>
                <w:rtl/>
              </w:rPr>
              <w:t>–</w:t>
            </w:r>
            <w:r w:rsidR="000B7EFE" w:rsidRPr="005472A8">
              <w:rPr>
                <w:rFonts w:ascii="Calibri" w:hAnsi="Calibri" w:cs="B Lotus" w:hint="cs"/>
                <w:sz w:val="24"/>
                <w:szCs w:val="24"/>
                <w:rtl/>
              </w:rPr>
              <w:t>گواهی نگه داری تخفیفات در مدت اعتبار بیمه نامه</w:t>
            </w:r>
            <w:r w:rsidR="00D07079">
              <w:rPr>
                <w:rFonts w:ascii="Calibri" w:hAnsi="Calibri" w:cs="B Lotus" w:hint="cs"/>
                <w:sz w:val="24"/>
                <w:szCs w:val="24"/>
                <w:rtl/>
              </w:rPr>
              <w:t xml:space="preserve">  </w:t>
            </w:r>
            <w:r w:rsidR="00D07079" w:rsidRPr="00D07079">
              <w:rPr>
                <w:rFonts w:ascii="Calibri" w:hAnsi="Calibri" w:cs="B Lotus" w:hint="cs"/>
                <w:color w:val="FF0000"/>
                <w:sz w:val="24"/>
                <w:szCs w:val="24"/>
                <w:rtl/>
              </w:rPr>
              <w:t xml:space="preserve">و منقضی شده </w:t>
            </w:r>
            <w:r w:rsidR="000B7EFE" w:rsidRPr="00D07079">
              <w:rPr>
                <w:rFonts w:ascii="Calibri" w:hAnsi="Calibri" w:cs="B Lotus" w:hint="cs"/>
                <w:color w:val="FF0000"/>
                <w:sz w:val="24"/>
                <w:szCs w:val="24"/>
                <w:rtl/>
              </w:rPr>
              <w:t xml:space="preserve"> </w:t>
            </w:r>
            <w:r w:rsidR="000B7EFE" w:rsidRPr="005472A8">
              <w:rPr>
                <w:rFonts w:ascii="Calibri" w:hAnsi="Calibri" w:cs="B Lotus" w:hint="cs"/>
                <w:sz w:val="24"/>
                <w:szCs w:val="24"/>
                <w:rtl/>
              </w:rPr>
              <w:t>به درخواست مالک در این حالت تخفیف برای مالک نگه داری می شود</w:t>
            </w:r>
            <w:r w:rsidR="00D07079">
              <w:rPr>
                <w:rFonts w:ascii="Calibri" w:hAnsi="Calibri" w:cs="B Lotus" w:hint="cs"/>
                <w:sz w:val="24"/>
                <w:szCs w:val="24"/>
                <w:rtl/>
              </w:rPr>
              <w:t>.</w:t>
            </w:r>
          </w:p>
        </w:tc>
      </w:tr>
      <w:tr w:rsidR="000A4BB0" w:rsidRPr="00F733A3" w14:paraId="62F75ECB" w14:textId="77777777" w:rsidTr="00892523">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63" w:type="dxa"/>
          </w:tcPr>
          <w:p w14:paraId="21B9ACBA" w14:textId="77777777" w:rsidR="000A4BB0" w:rsidRPr="005472A8" w:rsidRDefault="000A4BB0" w:rsidP="00C53FAE">
            <w:pPr>
              <w:jc w:val="center"/>
              <w:rPr>
                <w:rFonts w:cs="B Lotus"/>
                <w:b w:val="0"/>
                <w:bCs w:val="0"/>
                <w:sz w:val="28"/>
                <w:szCs w:val="28"/>
                <w:rtl/>
              </w:rPr>
            </w:pPr>
            <w:r w:rsidRPr="005472A8">
              <w:rPr>
                <w:rFonts w:cs="B Lotus" w:hint="cs"/>
                <w:sz w:val="28"/>
                <w:szCs w:val="28"/>
                <w:rtl/>
              </w:rPr>
              <w:t>5</w:t>
            </w:r>
          </w:p>
        </w:tc>
        <w:tc>
          <w:tcPr>
            <w:tcW w:w="6304" w:type="dxa"/>
          </w:tcPr>
          <w:p w14:paraId="6B24199C" w14:textId="77777777" w:rsidR="000A4BB0" w:rsidRPr="005472A8" w:rsidRDefault="009D1864" w:rsidP="00475B29">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5472A8">
              <w:rPr>
                <w:rFonts w:cs="B Lotus" w:hint="cs"/>
                <w:sz w:val="28"/>
                <w:szCs w:val="28"/>
                <w:rtl/>
              </w:rPr>
              <w:t>تغییر</w:t>
            </w:r>
            <w:r w:rsidR="000A4BB0" w:rsidRPr="005472A8">
              <w:rPr>
                <w:rFonts w:cs="B Lotus" w:hint="cs"/>
                <w:sz w:val="28"/>
                <w:szCs w:val="28"/>
                <w:rtl/>
              </w:rPr>
              <w:t xml:space="preserve"> بیمه گذار</w:t>
            </w:r>
          </w:p>
        </w:tc>
      </w:tr>
      <w:tr w:rsidR="000A4BB0" w:rsidRPr="00F733A3" w14:paraId="372F746A" w14:textId="77777777" w:rsidTr="00892523">
        <w:trPr>
          <w:trHeight w:val="356"/>
          <w:jc w:val="center"/>
        </w:trPr>
        <w:tc>
          <w:tcPr>
            <w:cnfStyle w:val="001000000000" w:firstRow="0" w:lastRow="0" w:firstColumn="1" w:lastColumn="0" w:oddVBand="0" w:evenVBand="0" w:oddHBand="0" w:evenHBand="0" w:firstRowFirstColumn="0" w:firstRowLastColumn="0" w:lastRowFirstColumn="0" w:lastRowLastColumn="0"/>
            <w:tcW w:w="1463" w:type="dxa"/>
          </w:tcPr>
          <w:p w14:paraId="46FC8BF4" w14:textId="77777777" w:rsidR="000A4BB0" w:rsidRPr="005472A8" w:rsidRDefault="000A4BB0" w:rsidP="00C53FAE">
            <w:pPr>
              <w:jc w:val="center"/>
              <w:rPr>
                <w:rFonts w:cs="B Lotus"/>
                <w:b w:val="0"/>
                <w:bCs w:val="0"/>
                <w:sz w:val="28"/>
                <w:szCs w:val="28"/>
                <w:rtl/>
              </w:rPr>
            </w:pPr>
            <w:r w:rsidRPr="005472A8">
              <w:rPr>
                <w:rFonts w:cs="B Lotus" w:hint="cs"/>
                <w:sz w:val="28"/>
                <w:szCs w:val="28"/>
                <w:rtl/>
              </w:rPr>
              <w:t>6</w:t>
            </w:r>
          </w:p>
        </w:tc>
        <w:tc>
          <w:tcPr>
            <w:tcW w:w="6304" w:type="dxa"/>
          </w:tcPr>
          <w:p w14:paraId="6191F34B" w14:textId="77777777" w:rsidR="000A4BB0" w:rsidRPr="005472A8" w:rsidRDefault="000A4BB0" w:rsidP="00475B29">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5472A8">
              <w:rPr>
                <w:rFonts w:cs="B Lotus" w:hint="cs"/>
                <w:sz w:val="28"/>
                <w:szCs w:val="28"/>
                <w:rtl/>
              </w:rPr>
              <w:t>تعلیق بیمه نامه</w:t>
            </w:r>
          </w:p>
        </w:tc>
      </w:tr>
      <w:tr w:rsidR="000A4BB0" w:rsidRPr="00F733A3" w14:paraId="56929E74" w14:textId="77777777" w:rsidTr="00892523">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63" w:type="dxa"/>
          </w:tcPr>
          <w:p w14:paraId="3291DD20" w14:textId="77777777" w:rsidR="000A4BB0" w:rsidRPr="005472A8" w:rsidRDefault="000A4BB0" w:rsidP="00C53FAE">
            <w:pPr>
              <w:jc w:val="center"/>
              <w:rPr>
                <w:rFonts w:cs="B Lotus"/>
                <w:b w:val="0"/>
                <w:bCs w:val="0"/>
                <w:sz w:val="28"/>
                <w:szCs w:val="28"/>
                <w:rtl/>
              </w:rPr>
            </w:pPr>
            <w:r w:rsidRPr="005472A8">
              <w:rPr>
                <w:rFonts w:cs="B Lotus" w:hint="cs"/>
                <w:sz w:val="28"/>
                <w:szCs w:val="28"/>
                <w:rtl/>
              </w:rPr>
              <w:t>7</w:t>
            </w:r>
          </w:p>
        </w:tc>
        <w:tc>
          <w:tcPr>
            <w:tcW w:w="6304" w:type="dxa"/>
          </w:tcPr>
          <w:p w14:paraId="20DCED91" w14:textId="77777777" w:rsidR="000A4BB0" w:rsidRPr="005472A8" w:rsidRDefault="000A4BB0" w:rsidP="00475B29">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5472A8">
              <w:rPr>
                <w:rFonts w:cs="B Lotus" w:hint="cs"/>
                <w:sz w:val="28"/>
                <w:szCs w:val="28"/>
                <w:rtl/>
              </w:rPr>
              <w:t>ب</w:t>
            </w:r>
            <w:r w:rsidRPr="005472A8">
              <w:rPr>
                <w:rFonts w:cs="B Lotus"/>
                <w:sz w:val="28"/>
                <w:szCs w:val="28"/>
                <w:rtl/>
              </w:rPr>
              <w:t>رگشت بيمه نامه به حالت جاري</w:t>
            </w:r>
            <w:r w:rsidRPr="005472A8">
              <w:rPr>
                <w:rFonts w:cs="B Lotus" w:hint="cs"/>
                <w:sz w:val="28"/>
                <w:szCs w:val="28"/>
                <w:rtl/>
              </w:rPr>
              <w:t>(از حالت تعلیق به جاری تبدیل شود )</w:t>
            </w:r>
          </w:p>
        </w:tc>
      </w:tr>
      <w:tr w:rsidR="000A4BB0" w:rsidRPr="00F733A3" w14:paraId="3B7AC66C" w14:textId="77777777" w:rsidTr="00892523">
        <w:trPr>
          <w:trHeight w:val="356"/>
          <w:jc w:val="center"/>
        </w:trPr>
        <w:tc>
          <w:tcPr>
            <w:cnfStyle w:val="001000000000" w:firstRow="0" w:lastRow="0" w:firstColumn="1" w:lastColumn="0" w:oddVBand="0" w:evenVBand="0" w:oddHBand="0" w:evenHBand="0" w:firstRowFirstColumn="0" w:firstRowLastColumn="0" w:lastRowFirstColumn="0" w:lastRowLastColumn="0"/>
            <w:tcW w:w="1463" w:type="dxa"/>
          </w:tcPr>
          <w:p w14:paraId="51D5AC9E" w14:textId="77777777" w:rsidR="000A4BB0" w:rsidRPr="005472A8" w:rsidRDefault="000A4BB0" w:rsidP="00C53FAE">
            <w:pPr>
              <w:jc w:val="center"/>
              <w:rPr>
                <w:rFonts w:cs="B Lotus"/>
                <w:b w:val="0"/>
                <w:bCs w:val="0"/>
                <w:sz w:val="28"/>
                <w:szCs w:val="28"/>
                <w:rtl/>
              </w:rPr>
            </w:pPr>
            <w:r w:rsidRPr="005472A8">
              <w:rPr>
                <w:rFonts w:cs="B Lotus" w:hint="cs"/>
                <w:sz w:val="28"/>
                <w:szCs w:val="28"/>
                <w:rtl/>
              </w:rPr>
              <w:t>8</w:t>
            </w:r>
          </w:p>
        </w:tc>
        <w:tc>
          <w:tcPr>
            <w:tcW w:w="6304" w:type="dxa"/>
          </w:tcPr>
          <w:p w14:paraId="0D4C197F" w14:textId="77777777" w:rsidR="000A4BB0" w:rsidRPr="005472A8" w:rsidRDefault="000A4BB0" w:rsidP="009A5567">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5472A8">
              <w:rPr>
                <w:rFonts w:cs="B Lotus"/>
                <w:sz w:val="28"/>
                <w:szCs w:val="28"/>
                <w:rtl/>
              </w:rPr>
              <w:t>تغيير تعهدات</w:t>
            </w:r>
            <w:r w:rsidR="009A5567" w:rsidRPr="005472A8">
              <w:rPr>
                <w:rFonts w:cs="B Lotus" w:hint="cs"/>
                <w:sz w:val="28"/>
                <w:szCs w:val="28"/>
                <w:rtl/>
              </w:rPr>
              <w:t xml:space="preserve"> حوادث</w:t>
            </w:r>
            <w:r w:rsidRPr="005472A8">
              <w:rPr>
                <w:rFonts w:cs="B Lotus"/>
                <w:sz w:val="28"/>
                <w:szCs w:val="28"/>
                <w:rtl/>
              </w:rPr>
              <w:t xml:space="preserve"> </w:t>
            </w:r>
            <w:r w:rsidR="009A5567" w:rsidRPr="005472A8">
              <w:rPr>
                <w:rFonts w:cs="B Lotus" w:hint="cs"/>
                <w:sz w:val="28"/>
                <w:szCs w:val="28"/>
                <w:rtl/>
              </w:rPr>
              <w:t xml:space="preserve">راننده </w:t>
            </w:r>
            <w:r w:rsidRPr="005472A8">
              <w:rPr>
                <w:rFonts w:cs="B Lotus"/>
                <w:sz w:val="28"/>
                <w:szCs w:val="28"/>
                <w:rtl/>
              </w:rPr>
              <w:t xml:space="preserve">بيمه </w:t>
            </w:r>
            <w:r w:rsidR="009A5567" w:rsidRPr="005472A8">
              <w:rPr>
                <w:rFonts w:cs="B Lotus" w:hint="cs"/>
                <w:sz w:val="28"/>
                <w:szCs w:val="28"/>
                <w:rtl/>
              </w:rPr>
              <w:t>نامه</w:t>
            </w:r>
          </w:p>
        </w:tc>
      </w:tr>
      <w:tr w:rsidR="000A4BB0" w:rsidRPr="00F733A3" w14:paraId="7F6A5B29" w14:textId="77777777" w:rsidTr="00892523">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63" w:type="dxa"/>
          </w:tcPr>
          <w:p w14:paraId="701AFA4B" w14:textId="77777777" w:rsidR="000A4BB0" w:rsidRPr="005472A8" w:rsidRDefault="000A4BB0" w:rsidP="00C53FAE">
            <w:pPr>
              <w:jc w:val="center"/>
              <w:rPr>
                <w:rFonts w:cs="B Lotus"/>
                <w:b w:val="0"/>
                <w:bCs w:val="0"/>
                <w:sz w:val="28"/>
                <w:szCs w:val="28"/>
                <w:rtl/>
              </w:rPr>
            </w:pPr>
            <w:r w:rsidRPr="005472A8">
              <w:rPr>
                <w:rFonts w:cs="B Lotus" w:hint="cs"/>
                <w:sz w:val="28"/>
                <w:szCs w:val="28"/>
                <w:rtl/>
              </w:rPr>
              <w:t>9</w:t>
            </w:r>
          </w:p>
        </w:tc>
        <w:tc>
          <w:tcPr>
            <w:tcW w:w="6304" w:type="dxa"/>
          </w:tcPr>
          <w:p w14:paraId="56010003" w14:textId="77777777" w:rsidR="000A4BB0" w:rsidRPr="005472A8" w:rsidRDefault="000A4BB0" w:rsidP="00475B29">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5472A8">
              <w:rPr>
                <w:rFonts w:cs="B Lotus"/>
                <w:sz w:val="28"/>
                <w:szCs w:val="28"/>
                <w:rtl/>
              </w:rPr>
              <w:t>محاسبه مجدد صندوق</w:t>
            </w:r>
          </w:p>
        </w:tc>
      </w:tr>
      <w:tr w:rsidR="000A4BB0" w:rsidRPr="00F733A3" w14:paraId="622832C6" w14:textId="77777777" w:rsidTr="00892523">
        <w:trPr>
          <w:trHeight w:val="356"/>
          <w:jc w:val="center"/>
        </w:trPr>
        <w:tc>
          <w:tcPr>
            <w:cnfStyle w:val="001000000000" w:firstRow="0" w:lastRow="0" w:firstColumn="1" w:lastColumn="0" w:oddVBand="0" w:evenVBand="0" w:oddHBand="0" w:evenHBand="0" w:firstRowFirstColumn="0" w:firstRowLastColumn="0" w:lastRowFirstColumn="0" w:lastRowLastColumn="0"/>
            <w:tcW w:w="1463" w:type="dxa"/>
          </w:tcPr>
          <w:p w14:paraId="2E383F90" w14:textId="77777777" w:rsidR="000A4BB0" w:rsidRPr="005472A8" w:rsidRDefault="000A4BB0" w:rsidP="00C53FAE">
            <w:pPr>
              <w:jc w:val="center"/>
              <w:rPr>
                <w:rFonts w:cs="B Lotus"/>
                <w:b w:val="0"/>
                <w:bCs w:val="0"/>
                <w:sz w:val="28"/>
                <w:szCs w:val="28"/>
              </w:rPr>
            </w:pPr>
            <w:r w:rsidRPr="005472A8">
              <w:rPr>
                <w:rFonts w:cs="B Lotus" w:hint="cs"/>
                <w:sz w:val="28"/>
                <w:szCs w:val="28"/>
                <w:rtl/>
              </w:rPr>
              <w:t>10</w:t>
            </w:r>
          </w:p>
        </w:tc>
        <w:tc>
          <w:tcPr>
            <w:tcW w:w="6304" w:type="dxa"/>
          </w:tcPr>
          <w:p w14:paraId="3EEB40F8" w14:textId="77777777" w:rsidR="000A4BB0" w:rsidRPr="005472A8" w:rsidRDefault="000A4BB0" w:rsidP="00475B29">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5472A8">
              <w:rPr>
                <w:rFonts w:cs="B Lotus"/>
                <w:sz w:val="28"/>
                <w:szCs w:val="28"/>
                <w:rtl/>
              </w:rPr>
              <w:t>اصلاح نوع دريافت جريمه صندوق</w:t>
            </w:r>
          </w:p>
        </w:tc>
      </w:tr>
      <w:tr w:rsidR="000A4BB0" w:rsidRPr="00F733A3" w14:paraId="74C288D5" w14:textId="77777777" w:rsidTr="00892523">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463" w:type="dxa"/>
          </w:tcPr>
          <w:p w14:paraId="3B30B71D" w14:textId="77777777" w:rsidR="000A4BB0" w:rsidRPr="005472A8" w:rsidRDefault="000A4BB0" w:rsidP="00C53FAE">
            <w:pPr>
              <w:jc w:val="center"/>
              <w:rPr>
                <w:rFonts w:cs="B Lotus"/>
                <w:b w:val="0"/>
                <w:bCs w:val="0"/>
                <w:sz w:val="28"/>
                <w:szCs w:val="28"/>
                <w:rtl/>
              </w:rPr>
            </w:pPr>
            <w:r w:rsidRPr="005472A8">
              <w:rPr>
                <w:rFonts w:cs="B Lotus" w:hint="cs"/>
                <w:sz w:val="28"/>
                <w:szCs w:val="28"/>
                <w:rtl/>
              </w:rPr>
              <w:lastRenderedPageBreak/>
              <w:t>11</w:t>
            </w:r>
          </w:p>
        </w:tc>
        <w:tc>
          <w:tcPr>
            <w:tcW w:w="6304" w:type="dxa"/>
          </w:tcPr>
          <w:p w14:paraId="56ED9D90" w14:textId="77777777" w:rsidR="000A4BB0" w:rsidRPr="005472A8" w:rsidRDefault="001E4265" w:rsidP="009A5567">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5472A8">
              <w:rPr>
                <w:rFonts w:ascii="Calibri" w:hAnsi="Calibri" w:cs="B Lotus"/>
                <w:sz w:val="24"/>
                <w:szCs w:val="24"/>
                <w:rtl/>
              </w:rPr>
              <w:t>تغيير تعهدات</w:t>
            </w:r>
            <w:r w:rsidR="009A5567" w:rsidRPr="005472A8">
              <w:rPr>
                <w:rFonts w:ascii="Calibri" w:hAnsi="Calibri" w:cs="B Lotus" w:hint="cs"/>
                <w:sz w:val="24"/>
                <w:szCs w:val="24"/>
                <w:rtl/>
              </w:rPr>
              <w:t xml:space="preserve"> مالی</w:t>
            </w:r>
            <w:r w:rsidRPr="005472A8">
              <w:rPr>
                <w:rFonts w:ascii="Calibri" w:hAnsi="Calibri" w:cs="B Lotus"/>
                <w:sz w:val="24"/>
                <w:szCs w:val="24"/>
                <w:rtl/>
              </w:rPr>
              <w:t xml:space="preserve"> بيمه نامه</w:t>
            </w:r>
          </w:p>
        </w:tc>
      </w:tr>
      <w:tr w:rsidR="009A5567" w:rsidRPr="00F733A3" w14:paraId="1E94B6F5" w14:textId="77777777" w:rsidTr="00892523">
        <w:trPr>
          <w:trHeight w:val="317"/>
          <w:jc w:val="center"/>
        </w:trPr>
        <w:tc>
          <w:tcPr>
            <w:cnfStyle w:val="001000000000" w:firstRow="0" w:lastRow="0" w:firstColumn="1" w:lastColumn="0" w:oddVBand="0" w:evenVBand="0" w:oddHBand="0" w:evenHBand="0" w:firstRowFirstColumn="0" w:firstRowLastColumn="0" w:lastRowFirstColumn="0" w:lastRowLastColumn="0"/>
            <w:tcW w:w="1463" w:type="dxa"/>
          </w:tcPr>
          <w:p w14:paraId="66084651" w14:textId="77777777" w:rsidR="009A5567" w:rsidRPr="005472A8" w:rsidRDefault="009A5567" w:rsidP="009A5567">
            <w:pPr>
              <w:jc w:val="center"/>
              <w:rPr>
                <w:rFonts w:cs="B Lotus"/>
                <w:b w:val="0"/>
                <w:bCs w:val="0"/>
                <w:sz w:val="28"/>
                <w:szCs w:val="28"/>
                <w:rtl/>
              </w:rPr>
            </w:pPr>
            <w:r w:rsidRPr="005472A8">
              <w:rPr>
                <w:rFonts w:cs="B Lotus" w:hint="cs"/>
                <w:sz w:val="28"/>
                <w:szCs w:val="28"/>
                <w:rtl/>
              </w:rPr>
              <w:t>12</w:t>
            </w:r>
          </w:p>
        </w:tc>
        <w:tc>
          <w:tcPr>
            <w:tcW w:w="6304" w:type="dxa"/>
          </w:tcPr>
          <w:p w14:paraId="667E83D7" w14:textId="77777777" w:rsidR="009A5567" w:rsidRPr="005472A8" w:rsidRDefault="009A5567" w:rsidP="00892523">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5472A8">
              <w:rPr>
                <w:rFonts w:ascii="Calibri" w:hAnsi="Calibri" w:cs="B Lotus"/>
                <w:sz w:val="24"/>
                <w:szCs w:val="24"/>
                <w:rtl/>
              </w:rPr>
              <w:t xml:space="preserve">تغيير تعهدات </w:t>
            </w:r>
            <w:r w:rsidR="00946FEC" w:rsidRPr="005472A8">
              <w:rPr>
                <w:rFonts w:ascii="Calibri" w:hAnsi="Calibri" w:cs="B Lotus" w:hint="cs"/>
                <w:sz w:val="24"/>
                <w:szCs w:val="24"/>
                <w:rtl/>
              </w:rPr>
              <w:t xml:space="preserve">بخش </w:t>
            </w:r>
            <w:del w:id="36" w:author="khanmohammadi" w:date="2018-01-02T14:57:00Z">
              <w:r w:rsidRPr="005472A8" w:rsidDel="008F04D4">
                <w:rPr>
                  <w:rFonts w:ascii="Calibri" w:hAnsi="Calibri" w:cs="B Lotus"/>
                  <w:sz w:val="24"/>
                  <w:szCs w:val="24"/>
                  <w:rtl/>
                </w:rPr>
                <w:delText xml:space="preserve"> </w:delText>
              </w:r>
            </w:del>
            <w:r w:rsidRPr="005472A8">
              <w:rPr>
                <w:rFonts w:ascii="Calibri" w:hAnsi="Calibri" w:cs="B Lotus" w:hint="cs"/>
                <w:sz w:val="24"/>
                <w:szCs w:val="24"/>
                <w:rtl/>
              </w:rPr>
              <w:t xml:space="preserve">حوادث راننده و </w:t>
            </w:r>
            <w:r w:rsidR="00C315EA" w:rsidRPr="005472A8">
              <w:rPr>
                <w:rFonts w:ascii="Calibri" w:hAnsi="Calibri" w:cs="B Lotus"/>
                <w:sz w:val="24"/>
                <w:szCs w:val="24"/>
                <w:rtl/>
              </w:rPr>
              <w:t>تغيير تعهدات</w:t>
            </w:r>
            <w:r w:rsidR="00C315EA" w:rsidRPr="005472A8">
              <w:rPr>
                <w:rFonts w:ascii="Calibri" w:hAnsi="Calibri" w:cs="B Lotus" w:hint="cs"/>
                <w:sz w:val="24"/>
                <w:szCs w:val="24"/>
                <w:rtl/>
              </w:rPr>
              <w:t xml:space="preserve"> مالی</w:t>
            </w:r>
            <w:r w:rsidR="00C315EA" w:rsidRPr="005472A8">
              <w:rPr>
                <w:rFonts w:ascii="Calibri" w:hAnsi="Calibri" w:cs="B Lotus"/>
                <w:sz w:val="24"/>
                <w:szCs w:val="24"/>
                <w:rtl/>
              </w:rPr>
              <w:t xml:space="preserve"> </w:t>
            </w:r>
          </w:p>
        </w:tc>
      </w:tr>
      <w:tr w:rsidR="000B7EFE" w:rsidRPr="00F733A3" w14:paraId="1DF29E9C" w14:textId="77777777" w:rsidTr="00892523">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463" w:type="dxa"/>
          </w:tcPr>
          <w:p w14:paraId="78FB57BF" w14:textId="5BD4D2F9" w:rsidR="000B7EFE" w:rsidRPr="005472A8" w:rsidRDefault="000B7EFE" w:rsidP="009A5567">
            <w:pPr>
              <w:jc w:val="center"/>
              <w:rPr>
                <w:rFonts w:cs="B Lotus"/>
                <w:b w:val="0"/>
                <w:bCs w:val="0"/>
                <w:sz w:val="28"/>
                <w:szCs w:val="28"/>
                <w:rtl/>
              </w:rPr>
            </w:pPr>
            <w:r w:rsidRPr="005472A8">
              <w:rPr>
                <w:rFonts w:cs="B Lotus" w:hint="cs"/>
                <w:sz w:val="28"/>
                <w:szCs w:val="28"/>
                <w:rtl/>
              </w:rPr>
              <w:t>13</w:t>
            </w:r>
          </w:p>
        </w:tc>
        <w:tc>
          <w:tcPr>
            <w:tcW w:w="6304" w:type="dxa"/>
          </w:tcPr>
          <w:p w14:paraId="5D6244B4" w14:textId="27E7C7C0" w:rsidR="000B7EFE" w:rsidRPr="005472A8" w:rsidRDefault="000B7EFE" w:rsidP="00DA782E">
            <w:pPr>
              <w:cnfStyle w:val="000000100000" w:firstRow="0" w:lastRow="0" w:firstColumn="0" w:lastColumn="0" w:oddVBand="0" w:evenVBand="0" w:oddHBand="1" w:evenHBand="0" w:firstRowFirstColumn="0" w:firstRowLastColumn="0" w:lastRowFirstColumn="0" w:lastRowLastColumn="0"/>
              <w:rPr>
                <w:rFonts w:ascii="Calibri" w:hAnsi="Calibri" w:cs="B Lotus"/>
                <w:sz w:val="24"/>
                <w:szCs w:val="24"/>
                <w:rtl/>
              </w:rPr>
            </w:pPr>
            <w:r w:rsidRPr="005472A8">
              <w:rPr>
                <w:rFonts w:ascii="Calibri" w:hAnsi="Calibri" w:cs="B Lotus" w:hint="cs"/>
                <w:sz w:val="24"/>
                <w:szCs w:val="24"/>
                <w:rtl/>
              </w:rPr>
              <w:t xml:space="preserve">تمدید بیمه نامه در شرکت مبدا </w:t>
            </w:r>
            <w:r w:rsidRPr="005472A8">
              <w:rPr>
                <w:rFonts w:ascii="Sakkal Majalla" w:hAnsi="Sakkal Majalla" w:cs="Sakkal Majalla" w:hint="cs"/>
                <w:sz w:val="24"/>
                <w:szCs w:val="24"/>
                <w:rtl/>
              </w:rPr>
              <w:t>–</w:t>
            </w:r>
            <w:r w:rsidRPr="005472A8">
              <w:rPr>
                <w:rFonts w:ascii="Calibri" w:hAnsi="Calibri" w:cs="B Lotus" w:hint="cs"/>
                <w:sz w:val="24"/>
                <w:szCs w:val="24"/>
                <w:rtl/>
              </w:rPr>
              <w:t xml:space="preserve">در هنگام صدور بیمه نامه جدید در </w:t>
            </w:r>
            <w:r w:rsidR="00DA782E" w:rsidRPr="005472A8">
              <w:rPr>
                <w:rFonts w:ascii="Calibri" w:hAnsi="Calibri" w:cs="B Lotus" w:hint="cs"/>
                <w:sz w:val="24"/>
                <w:szCs w:val="24"/>
                <w:rtl/>
              </w:rPr>
              <w:t>همان شرکت</w:t>
            </w:r>
          </w:p>
        </w:tc>
      </w:tr>
      <w:tr w:rsidR="000B7EFE" w:rsidRPr="00F733A3" w14:paraId="4CCD84AE" w14:textId="77777777" w:rsidTr="00892523">
        <w:trPr>
          <w:trHeight w:val="317"/>
          <w:jc w:val="center"/>
        </w:trPr>
        <w:tc>
          <w:tcPr>
            <w:cnfStyle w:val="001000000000" w:firstRow="0" w:lastRow="0" w:firstColumn="1" w:lastColumn="0" w:oddVBand="0" w:evenVBand="0" w:oddHBand="0" w:evenHBand="0" w:firstRowFirstColumn="0" w:firstRowLastColumn="0" w:lastRowFirstColumn="0" w:lastRowLastColumn="0"/>
            <w:tcW w:w="1463" w:type="dxa"/>
          </w:tcPr>
          <w:p w14:paraId="68E036EB" w14:textId="26EA391B" w:rsidR="000B7EFE" w:rsidRPr="005472A8" w:rsidRDefault="000B7EFE" w:rsidP="009A5567">
            <w:pPr>
              <w:jc w:val="center"/>
              <w:rPr>
                <w:rFonts w:cs="B Lotus"/>
                <w:b w:val="0"/>
                <w:bCs w:val="0"/>
                <w:sz w:val="28"/>
                <w:szCs w:val="28"/>
                <w:rtl/>
              </w:rPr>
            </w:pPr>
            <w:r w:rsidRPr="005472A8">
              <w:rPr>
                <w:rFonts w:cs="B Lotus" w:hint="cs"/>
                <w:sz w:val="28"/>
                <w:szCs w:val="28"/>
                <w:rtl/>
              </w:rPr>
              <w:t>14</w:t>
            </w:r>
          </w:p>
        </w:tc>
        <w:tc>
          <w:tcPr>
            <w:tcW w:w="6304" w:type="dxa"/>
          </w:tcPr>
          <w:p w14:paraId="7CA7CF6D" w14:textId="7D6E485F" w:rsidR="000B7EFE" w:rsidRPr="005472A8" w:rsidRDefault="000B7EFE" w:rsidP="00892523">
            <w:pPr>
              <w:cnfStyle w:val="000000000000" w:firstRow="0" w:lastRow="0" w:firstColumn="0" w:lastColumn="0" w:oddVBand="0" w:evenVBand="0" w:oddHBand="0" w:evenHBand="0" w:firstRowFirstColumn="0" w:firstRowLastColumn="0" w:lastRowFirstColumn="0" w:lastRowLastColumn="0"/>
              <w:rPr>
                <w:rFonts w:ascii="Calibri" w:hAnsi="Calibri" w:cs="B Lotus"/>
                <w:sz w:val="24"/>
                <w:szCs w:val="24"/>
                <w:rtl/>
              </w:rPr>
            </w:pPr>
            <w:r w:rsidRPr="005472A8">
              <w:rPr>
                <w:rFonts w:ascii="Calibri" w:hAnsi="Calibri" w:cs="B Lotus" w:hint="cs"/>
                <w:sz w:val="24"/>
                <w:szCs w:val="24"/>
                <w:rtl/>
              </w:rPr>
              <w:t>گواهی نگه داری تخفیفات به علت عدم مراجعه مالک وسیله نقلیه جهت تمدید بیمه نامه</w:t>
            </w:r>
          </w:p>
        </w:tc>
      </w:tr>
      <w:tr w:rsidR="000B7EFE" w:rsidRPr="00F733A3" w14:paraId="4A204875" w14:textId="77777777" w:rsidTr="00892523">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463" w:type="dxa"/>
          </w:tcPr>
          <w:p w14:paraId="10CCAD5D" w14:textId="1771164F" w:rsidR="000B7EFE" w:rsidRPr="005472A8" w:rsidRDefault="000B7EFE" w:rsidP="000B7EFE">
            <w:pPr>
              <w:jc w:val="center"/>
              <w:rPr>
                <w:rFonts w:cs="B Lotus"/>
                <w:b w:val="0"/>
                <w:bCs w:val="0"/>
                <w:sz w:val="28"/>
                <w:szCs w:val="28"/>
                <w:rtl/>
              </w:rPr>
            </w:pPr>
            <w:r w:rsidRPr="005472A8">
              <w:rPr>
                <w:rFonts w:cs="B Lotus" w:hint="cs"/>
                <w:sz w:val="28"/>
                <w:szCs w:val="28"/>
                <w:rtl/>
              </w:rPr>
              <w:t>15</w:t>
            </w:r>
          </w:p>
        </w:tc>
        <w:tc>
          <w:tcPr>
            <w:tcW w:w="6304" w:type="dxa"/>
          </w:tcPr>
          <w:p w14:paraId="17238E8C" w14:textId="4CF3BB48" w:rsidR="000B7EFE" w:rsidRPr="005472A8" w:rsidRDefault="000B7EFE" w:rsidP="000B7EFE">
            <w:pPr>
              <w:cnfStyle w:val="000000100000" w:firstRow="0" w:lastRow="0" w:firstColumn="0" w:lastColumn="0" w:oddVBand="0" w:evenVBand="0" w:oddHBand="1" w:evenHBand="0" w:firstRowFirstColumn="0" w:firstRowLastColumn="0" w:lastRowFirstColumn="0" w:lastRowLastColumn="0"/>
              <w:rPr>
                <w:rFonts w:ascii="Calibri" w:hAnsi="Calibri" w:cs="B Lotus"/>
                <w:sz w:val="24"/>
                <w:szCs w:val="24"/>
                <w:rtl/>
              </w:rPr>
            </w:pPr>
            <w:r w:rsidRPr="005472A8">
              <w:rPr>
                <w:rFonts w:cs="B Lotus" w:hint="cs"/>
                <w:sz w:val="28"/>
                <w:szCs w:val="28"/>
                <w:rtl/>
              </w:rPr>
              <w:t>تغییر سابقه عدم خسارت به علت انتقال مالکیت (</w:t>
            </w:r>
            <w:r w:rsidRPr="005472A8">
              <w:rPr>
                <w:rFonts w:ascii="Calibri" w:hAnsi="Calibri" w:cs="B Lotus"/>
                <w:sz w:val="24"/>
                <w:szCs w:val="24"/>
                <w:rtl/>
              </w:rPr>
              <w:t>تغيير در</w:t>
            </w:r>
            <w:r w:rsidRPr="005472A8">
              <w:rPr>
                <w:rFonts w:ascii="Calibri" w:hAnsi="Calibri" w:cs="B Lotus" w:hint="cs"/>
                <w:sz w:val="24"/>
                <w:szCs w:val="24"/>
                <w:rtl/>
              </w:rPr>
              <w:t xml:space="preserve"> </w:t>
            </w:r>
            <w:r w:rsidRPr="005472A8">
              <w:rPr>
                <w:rFonts w:ascii="Calibri" w:hAnsi="Calibri" w:cs="B Lotus"/>
                <w:sz w:val="24"/>
                <w:szCs w:val="24"/>
                <w:rtl/>
              </w:rPr>
              <w:t>سابقه</w:t>
            </w:r>
            <w:r w:rsidRPr="005472A8">
              <w:rPr>
                <w:rFonts w:ascii="Calibri" w:hAnsi="Calibri" w:cs="B Lotus" w:hint="cs"/>
                <w:sz w:val="24"/>
                <w:szCs w:val="24"/>
                <w:rtl/>
              </w:rPr>
              <w:t xml:space="preserve"> عدم خسارت</w:t>
            </w:r>
            <w:r w:rsidRPr="005472A8">
              <w:rPr>
                <w:rFonts w:ascii="Calibri" w:hAnsi="Calibri" w:cs="B Lotus"/>
                <w:sz w:val="24"/>
                <w:szCs w:val="24"/>
                <w:rtl/>
              </w:rPr>
              <w:t xml:space="preserve"> به علت تغيير مالکيت</w:t>
            </w:r>
            <w:r w:rsidRPr="005472A8">
              <w:rPr>
                <w:rFonts w:ascii="Calibri" w:hAnsi="Calibri" w:cs="B Lotus" w:hint="cs"/>
                <w:sz w:val="24"/>
                <w:szCs w:val="24"/>
                <w:rtl/>
              </w:rPr>
              <w:t xml:space="preserve">) </w:t>
            </w:r>
            <w:r w:rsidRPr="005472A8">
              <w:rPr>
                <w:rFonts w:ascii="Sakkal Majalla" w:hAnsi="Sakkal Majalla" w:cs="Sakkal Majalla" w:hint="cs"/>
                <w:sz w:val="24"/>
                <w:szCs w:val="24"/>
                <w:rtl/>
              </w:rPr>
              <w:t>–</w:t>
            </w:r>
            <w:r w:rsidRPr="005472A8">
              <w:rPr>
                <w:rFonts w:ascii="Calibri" w:hAnsi="Calibri" w:cs="B Lotus" w:hint="cs"/>
                <w:sz w:val="24"/>
                <w:szCs w:val="24"/>
                <w:rtl/>
              </w:rPr>
              <w:t>گواهی نگه داری تخفیفات در مدت اعتبار بیمه نامه به درخواست مالک برای همسر یا والدین و یا  اولاد مالک</w:t>
            </w:r>
          </w:p>
        </w:tc>
      </w:tr>
      <w:tr w:rsidR="00815366" w:rsidRPr="00F733A3" w14:paraId="26A46B4B" w14:textId="77777777" w:rsidTr="00892523">
        <w:trPr>
          <w:trHeight w:val="317"/>
          <w:jc w:val="center"/>
        </w:trPr>
        <w:tc>
          <w:tcPr>
            <w:cnfStyle w:val="001000000000" w:firstRow="0" w:lastRow="0" w:firstColumn="1" w:lastColumn="0" w:oddVBand="0" w:evenVBand="0" w:oddHBand="0" w:evenHBand="0" w:firstRowFirstColumn="0" w:firstRowLastColumn="0" w:lastRowFirstColumn="0" w:lastRowLastColumn="0"/>
            <w:tcW w:w="1463" w:type="dxa"/>
          </w:tcPr>
          <w:p w14:paraId="4EFDBC62" w14:textId="77777777" w:rsidR="00815366" w:rsidRPr="005472A8" w:rsidRDefault="00815366" w:rsidP="000B7EFE">
            <w:pPr>
              <w:jc w:val="center"/>
              <w:rPr>
                <w:rFonts w:cs="B Lotus"/>
                <w:sz w:val="28"/>
                <w:szCs w:val="28"/>
                <w:rtl/>
              </w:rPr>
            </w:pPr>
          </w:p>
        </w:tc>
        <w:tc>
          <w:tcPr>
            <w:tcW w:w="6304" w:type="dxa"/>
          </w:tcPr>
          <w:p w14:paraId="7730CFE5" w14:textId="77777777" w:rsidR="00815366" w:rsidRPr="005472A8" w:rsidRDefault="00815366" w:rsidP="000B7EFE">
            <w:pPr>
              <w:cnfStyle w:val="000000000000" w:firstRow="0" w:lastRow="0" w:firstColumn="0" w:lastColumn="0" w:oddVBand="0" w:evenVBand="0" w:oddHBand="0" w:evenHBand="0" w:firstRowFirstColumn="0" w:firstRowLastColumn="0" w:lastRowFirstColumn="0" w:lastRowLastColumn="0"/>
              <w:rPr>
                <w:rFonts w:cs="B Lotus"/>
                <w:sz w:val="28"/>
                <w:szCs w:val="28"/>
                <w:rtl/>
              </w:rPr>
            </w:pPr>
          </w:p>
        </w:tc>
      </w:tr>
    </w:tbl>
    <w:p w14:paraId="4A3BA567" w14:textId="77777777" w:rsidR="00D536CF" w:rsidRPr="00F733A3" w:rsidRDefault="00B70375" w:rsidP="00A128BD">
      <w:pPr>
        <w:rPr>
          <w:rFonts w:cs="B Lotus"/>
          <w:sz w:val="24"/>
          <w:szCs w:val="24"/>
        </w:rPr>
      </w:pPr>
      <w:r w:rsidRPr="00F733A3">
        <w:rPr>
          <w:rFonts w:cs="B Lotus"/>
          <w:sz w:val="28"/>
          <w:szCs w:val="28"/>
          <w:rtl/>
        </w:rPr>
        <w:t xml:space="preserve"> </w:t>
      </w:r>
    </w:p>
    <w:p w14:paraId="153141D4" w14:textId="18644920" w:rsidR="00815366" w:rsidRDefault="00815366" w:rsidP="00815366">
      <w:pPr>
        <w:pStyle w:val="Heading2"/>
        <w:rPr>
          <w:rtl/>
        </w:rPr>
      </w:pPr>
      <w:bookmarkStart w:id="37" w:name="_Toc439461587"/>
      <w:bookmarkStart w:id="38" w:name="_Toc38109480"/>
      <w:r>
        <w:rPr>
          <w:rFonts w:hint="cs"/>
          <w:rtl/>
        </w:rPr>
        <w:t>نکته :</w:t>
      </w:r>
      <w:r w:rsidRPr="00815366">
        <w:rPr>
          <w:rtl/>
        </w:rPr>
        <w:t xml:space="preserve"> </w:t>
      </w:r>
      <w:r>
        <w:rPr>
          <w:rtl/>
        </w:rPr>
        <w:t>همانگونه که در توضیحات بندهای 4، 14 و 15 نیز مشخص شده است، این الحاقیه های برای مالک وسیله نقلیه صادر می شود. در حالت 4؛ مالک درخواست ارائه می کند / در حالت 14؛ مالک مراجعه نمی کند و شرکت بیمه می بایست تخفیفات را حفظ کند/ در حالت 15؛ مالک درخواست می کند که تخفیفات به اقارب منتقل شود</w:t>
      </w:r>
      <w:r>
        <w:t xml:space="preserve">. </w:t>
      </w:r>
      <w:r>
        <w:rPr>
          <w:rtl/>
        </w:rPr>
        <w:t>دریافت تخفیفات نیز در زمان تمدید بیمه نامه صورت می گیرد</w:t>
      </w:r>
      <w:r>
        <w:t xml:space="preserve">. </w:t>
      </w:r>
      <w:r>
        <w:rPr>
          <w:rtl/>
        </w:rPr>
        <w:t>به صورت کلی نمی توان گفت که تاریخ صدور الحاقیه با تاریخ شروع می تواند یکسان باشد یا خیر. بسته به حالات مختلف متفاوت است. چراکه سابقه خسارات (زمان وقوع خسارت) در محاسبه میزان تخفیفات موثر است</w:t>
      </w:r>
      <w:r>
        <w:t>.</w:t>
      </w:r>
    </w:p>
    <w:p w14:paraId="780A7551" w14:textId="77777777" w:rsidR="00815366" w:rsidRDefault="00815366" w:rsidP="004A7367">
      <w:pPr>
        <w:rPr>
          <w:rtl/>
        </w:rPr>
      </w:pPr>
    </w:p>
    <w:p w14:paraId="6D45366F" w14:textId="2707F9E4" w:rsidR="00B70375" w:rsidRPr="00F733A3" w:rsidRDefault="00CA239A" w:rsidP="00561332">
      <w:pPr>
        <w:pStyle w:val="Heading2"/>
      </w:pPr>
      <w:r w:rsidRPr="00F733A3">
        <w:rPr>
          <w:rFonts w:hint="cs"/>
          <w:rtl/>
        </w:rPr>
        <w:t xml:space="preserve">جدول </w:t>
      </w:r>
      <w:r w:rsidR="00475B29" w:rsidRPr="00F733A3">
        <w:rPr>
          <w:rFonts w:hint="cs"/>
          <w:rtl/>
        </w:rPr>
        <w:t>کد علت صدور الحاقیه</w:t>
      </w:r>
      <w:r w:rsidR="00B43339" w:rsidRPr="00F733A3">
        <w:rPr>
          <w:rFonts w:hint="cs"/>
          <w:rtl/>
        </w:rPr>
        <w:t>:</w:t>
      </w:r>
      <w:bookmarkEnd w:id="37"/>
      <w:bookmarkEnd w:id="38"/>
    </w:p>
    <w:tbl>
      <w:tblPr>
        <w:tblStyle w:val="PlainTable11"/>
        <w:bidiVisual/>
        <w:tblW w:w="5273" w:type="dxa"/>
        <w:jc w:val="center"/>
        <w:tblLook w:val="04A0" w:firstRow="1" w:lastRow="0" w:firstColumn="1" w:lastColumn="0" w:noHBand="0" w:noVBand="1"/>
      </w:tblPr>
      <w:tblGrid>
        <w:gridCol w:w="2012"/>
        <w:gridCol w:w="3261"/>
      </w:tblGrid>
      <w:tr w:rsidR="00B70375" w:rsidRPr="00F733A3" w14:paraId="023FD46C" w14:textId="77777777" w:rsidTr="00C53FAE">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012" w:type="dxa"/>
            <w:shd w:val="clear" w:color="auto" w:fill="DDD9C3" w:themeFill="background2" w:themeFillShade="E6"/>
            <w:hideMark/>
          </w:tcPr>
          <w:p w14:paraId="13462E3F" w14:textId="77777777" w:rsidR="00B70375" w:rsidRPr="00F733A3" w:rsidRDefault="00B70375" w:rsidP="00475B29">
            <w:pPr>
              <w:rPr>
                <w:rFonts w:ascii="Arial" w:hAnsi="Arial" w:cs="B Lotus"/>
                <w:b w:val="0"/>
                <w:bCs w:val="0"/>
                <w:color w:val="000000"/>
                <w:sz w:val="24"/>
                <w:szCs w:val="24"/>
              </w:rPr>
            </w:pPr>
            <w:r w:rsidRPr="00F733A3">
              <w:rPr>
                <w:rFonts w:ascii="Arial" w:hAnsi="Arial" w:cs="B Lotus" w:hint="cs"/>
                <w:color w:val="000000"/>
                <w:sz w:val="24"/>
                <w:szCs w:val="24"/>
                <w:rtl/>
              </w:rPr>
              <w:t>کد دلیل صدور الحاقیه</w:t>
            </w:r>
          </w:p>
        </w:tc>
        <w:tc>
          <w:tcPr>
            <w:tcW w:w="3261" w:type="dxa"/>
            <w:shd w:val="clear" w:color="auto" w:fill="DDD9C3" w:themeFill="background2" w:themeFillShade="E6"/>
            <w:hideMark/>
          </w:tcPr>
          <w:p w14:paraId="0668EC59" w14:textId="77777777" w:rsidR="00B70375" w:rsidRPr="00F733A3" w:rsidRDefault="00B70375" w:rsidP="00475B29">
            <w:pPr>
              <w:cnfStyle w:val="100000000000" w:firstRow="1" w:lastRow="0" w:firstColumn="0" w:lastColumn="0" w:oddVBand="0" w:evenVBand="0" w:oddHBand="0" w:evenHBand="0" w:firstRowFirstColumn="0" w:firstRowLastColumn="0" w:lastRowFirstColumn="0" w:lastRowLastColumn="0"/>
              <w:rPr>
                <w:rFonts w:ascii="Arial" w:hAnsi="Arial" w:cs="B Lotus"/>
                <w:b w:val="0"/>
                <w:bCs w:val="0"/>
                <w:color w:val="000000"/>
                <w:sz w:val="24"/>
                <w:szCs w:val="24"/>
              </w:rPr>
            </w:pPr>
            <w:r w:rsidRPr="00F733A3">
              <w:rPr>
                <w:rFonts w:ascii="Arial" w:hAnsi="Arial" w:cs="B Lotus" w:hint="cs"/>
                <w:color w:val="000000"/>
                <w:sz w:val="24"/>
                <w:szCs w:val="24"/>
                <w:rtl/>
              </w:rPr>
              <w:t>دلیل صدور الحاقیه</w:t>
            </w:r>
          </w:p>
        </w:tc>
      </w:tr>
      <w:tr w:rsidR="00B70375" w:rsidRPr="00F733A3" w14:paraId="74B3FF2F" w14:textId="77777777" w:rsidTr="00C53FAE">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012" w:type="dxa"/>
            <w:hideMark/>
          </w:tcPr>
          <w:p w14:paraId="65C4EEA7" w14:textId="77777777" w:rsidR="00B70375" w:rsidRPr="00FC737A" w:rsidRDefault="00B70375" w:rsidP="00C53FAE">
            <w:pPr>
              <w:jc w:val="center"/>
              <w:rPr>
                <w:rFonts w:ascii="Arial" w:hAnsi="Arial" w:cs="B Lotus"/>
                <w:b w:val="0"/>
                <w:bCs w:val="0"/>
                <w:color w:val="000000"/>
                <w:sz w:val="24"/>
                <w:szCs w:val="24"/>
              </w:rPr>
            </w:pPr>
            <w:r w:rsidRPr="00FC737A">
              <w:rPr>
                <w:rFonts w:ascii="Arial" w:hAnsi="Arial" w:cs="B Lotus" w:hint="cs"/>
                <w:color w:val="000000"/>
                <w:sz w:val="24"/>
                <w:szCs w:val="24"/>
                <w:rtl/>
              </w:rPr>
              <w:t>1</w:t>
            </w:r>
          </w:p>
        </w:tc>
        <w:tc>
          <w:tcPr>
            <w:tcW w:w="3261" w:type="dxa"/>
            <w:hideMark/>
          </w:tcPr>
          <w:p w14:paraId="4F045815" w14:textId="77777777" w:rsidR="00B70375" w:rsidRPr="00FC737A" w:rsidRDefault="00B70375" w:rsidP="00475B29">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4"/>
                <w:szCs w:val="24"/>
              </w:rPr>
            </w:pPr>
            <w:r w:rsidRPr="00FC737A">
              <w:rPr>
                <w:rFonts w:ascii="Arial" w:hAnsi="Arial" w:cs="B Lotus" w:hint="cs"/>
                <w:color w:val="000000"/>
                <w:sz w:val="24"/>
                <w:szCs w:val="24"/>
                <w:rtl/>
              </w:rPr>
              <w:t>درخواست بيمه گر</w:t>
            </w:r>
          </w:p>
        </w:tc>
      </w:tr>
      <w:tr w:rsidR="00B70375" w:rsidRPr="00F733A3" w14:paraId="22A5F5B4" w14:textId="77777777" w:rsidTr="00C53FAE">
        <w:trPr>
          <w:trHeight w:val="420"/>
          <w:jc w:val="center"/>
        </w:trPr>
        <w:tc>
          <w:tcPr>
            <w:cnfStyle w:val="001000000000" w:firstRow="0" w:lastRow="0" w:firstColumn="1" w:lastColumn="0" w:oddVBand="0" w:evenVBand="0" w:oddHBand="0" w:evenHBand="0" w:firstRowFirstColumn="0" w:firstRowLastColumn="0" w:lastRowFirstColumn="0" w:lastRowLastColumn="0"/>
            <w:tcW w:w="2012" w:type="dxa"/>
            <w:hideMark/>
          </w:tcPr>
          <w:p w14:paraId="38519AF2" w14:textId="77777777" w:rsidR="00B70375" w:rsidRPr="00FC737A" w:rsidRDefault="00B70375" w:rsidP="00C53FAE">
            <w:pPr>
              <w:jc w:val="center"/>
              <w:rPr>
                <w:rFonts w:ascii="Arial" w:hAnsi="Arial" w:cs="B Lotus"/>
                <w:b w:val="0"/>
                <w:bCs w:val="0"/>
                <w:color w:val="000000"/>
                <w:sz w:val="24"/>
                <w:szCs w:val="24"/>
              </w:rPr>
            </w:pPr>
            <w:r w:rsidRPr="00FC737A">
              <w:rPr>
                <w:rFonts w:ascii="Arial" w:hAnsi="Arial" w:cs="B Lotus" w:hint="cs"/>
                <w:color w:val="000000"/>
                <w:sz w:val="24"/>
                <w:szCs w:val="24"/>
                <w:rtl/>
              </w:rPr>
              <w:t>2</w:t>
            </w:r>
          </w:p>
        </w:tc>
        <w:tc>
          <w:tcPr>
            <w:tcW w:w="3261" w:type="dxa"/>
            <w:hideMark/>
          </w:tcPr>
          <w:p w14:paraId="2DB20CE8" w14:textId="77777777" w:rsidR="00B70375" w:rsidRPr="00FC737A" w:rsidRDefault="00B70375" w:rsidP="00475B29">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4"/>
                <w:szCs w:val="24"/>
              </w:rPr>
            </w:pPr>
            <w:r w:rsidRPr="00FC737A">
              <w:rPr>
                <w:rFonts w:ascii="Arial" w:hAnsi="Arial" w:cs="B Lotus" w:hint="cs"/>
                <w:color w:val="000000"/>
                <w:sz w:val="24"/>
                <w:szCs w:val="24"/>
                <w:rtl/>
              </w:rPr>
              <w:t>درخواست بيمه گذار</w:t>
            </w:r>
          </w:p>
        </w:tc>
      </w:tr>
      <w:tr w:rsidR="00B70375" w:rsidRPr="00F733A3" w14:paraId="07C9DA3F" w14:textId="77777777" w:rsidTr="00C53FAE">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012" w:type="dxa"/>
            <w:hideMark/>
          </w:tcPr>
          <w:p w14:paraId="53CFB090" w14:textId="77777777" w:rsidR="00B70375" w:rsidRPr="00FC737A" w:rsidRDefault="00B70375" w:rsidP="00C53FAE">
            <w:pPr>
              <w:jc w:val="center"/>
              <w:rPr>
                <w:rFonts w:ascii="Arial" w:hAnsi="Arial" w:cs="B Lotus"/>
                <w:b w:val="0"/>
                <w:bCs w:val="0"/>
                <w:color w:val="000000"/>
                <w:sz w:val="24"/>
                <w:szCs w:val="24"/>
              </w:rPr>
            </w:pPr>
            <w:r w:rsidRPr="00FC737A">
              <w:rPr>
                <w:rFonts w:ascii="Arial" w:hAnsi="Arial" w:cs="B Lotus" w:hint="cs"/>
                <w:color w:val="000000"/>
                <w:sz w:val="24"/>
                <w:szCs w:val="24"/>
                <w:rtl/>
              </w:rPr>
              <w:t>3</w:t>
            </w:r>
          </w:p>
        </w:tc>
        <w:tc>
          <w:tcPr>
            <w:tcW w:w="3261" w:type="dxa"/>
            <w:hideMark/>
          </w:tcPr>
          <w:p w14:paraId="61B56AAA" w14:textId="77777777" w:rsidR="00B70375" w:rsidRPr="00FC737A" w:rsidRDefault="00B70375" w:rsidP="00475B29">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4"/>
                <w:szCs w:val="24"/>
              </w:rPr>
            </w:pPr>
            <w:r w:rsidRPr="00FC737A">
              <w:rPr>
                <w:rFonts w:ascii="Arial" w:hAnsi="Arial" w:cs="B Lotus" w:hint="cs"/>
                <w:color w:val="000000"/>
                <w:sz w:val="24"/>
                <w:szCs w:val="24"/>
                <w:rtl/>
              </w:rPr>
              <w:t>اشتباه اپراتور</w:t>
            </w:r>
          </w:p>
        </w:tc>
      </w:tr>
    </w:tbl>
    <w:p w14:paraId="65C6583C" w14:textId="77777777" w:rsidR="00B70375" w:rsidRPr="00F733A3" w:rsidRDefault="00B70375" w:rsidP="00347634">
      <w:pPr>
        <w:rPr>
          <w:rFonts w:cs="B Lotus"/>
          <w:sz w:val="28"/>
          <w:szCs w:val="28"/>
        </w:rPr>
      </w:pPr>
      <w:r w:rsidRPr="00F733A3">
        <w:rPr>
          <w:rFonts w:cs="B Lotus"/>
          <w:sz w:val="28"/>
          <w:szCs w:val="28"/>
          <w:rtl/>
        </w:rPr>
        <w:t xml:space="preserve"> </w:t>
      </w:r>
    </w:p>
    <w:p w14:paraId="0533DC3A" w14:textId="16FA4674" w:rsidR="00475B29" w:rsidRPr="00F733A3" w:rsidRDefault="00CA239A" w:rsidP="00DC2ED0">
      <w:pPr>
        <w:pStyle w:val="Heading2"/>
        <w:rPr>
          <w:rFonts w:cs="B Lotus"/>
          <w:sz w:val="28"/>
          <w:szCs w:val="28"/>
          <w:rtl/>
        </w:rPr>
      </w:pPr>
      <w:bookmarkStart w:id="39" w:name="_جدول_کد_شهر:"/>
      <w:bookmarkStart w:id="40" w:name="_Toc439461588"/>
      <w:bookmarkStart w:id="41" w:name="_Toc38109481"/>
      <w:bookmarkEnd w:id="39"/>
      <w:r w:rsidRPr="00F733A3">
        <w:rPr>
          <w:rFonts w:cs="B Lotus" w:hint="cs"/>
          <w:sz w:val="28"/>
          <w:szCs w:val="28"/>
          <w:rtl/>
        </w:rPr>
        <w:t xml:space="preserve">جدول </w:t>
      </w:r>
      <w:r w:rsidR="00475B29" w:rsidRPr="00F733A3">
        <w:rPr>
          <w:rFonts w:cs="B Lotus" w:hint="cs"/>
          <w:sz w:val="28"/>
          <w:szCs w:val="28"/>
          <w:rtl/>
        </w:rPr>
        <w:t>کد شهر</w:t>
      </w:r>
      <w:r w:rsidR="00B43339" w:rsidRPr="00F733A3">
        <w:rPr>
          <w:rFonts w:cs="B Lotus" w:hint="cs"/>
          <w:sz w:val="28"/>
          <w:szCs w:val="28"/>
          <w:rtl/>
        </w:rPr>
        <w:t>:</w:t>
      </w:r>
      <w:bookmarkEnd w:id="40"/>
      <w:bookmarkEnd w:id="41"/>
    </w:p>
    <w:p w14:paraId="31945C29" w14:textId="3309B684" w:rsidR="00923526" w:rsidRDefault="00CE5A54" w:rsidP="00CE5A54">
      <w:pPr>
        <w:spacing w:after="0" w:line="240" w:lineRule="auto"/>
        <w:rPr>
          <w:rFonts w:ascii="Calibri" w:hAnsi="Calibri" w:cs="B Lotus"/>
          <w:color w:val="000000"/>
          <w:sz w:val="28"/>
          <w:szCs w:val="28"/>
          <w:rtl/>
        </w:rPr>
      </w:pPr>
      <w:r w:rsidRPr="00F733A3">
        <w:rPr>
          <w:rFonts w:ascii="Calibri" w:hAnsi="Calibri" w:cs="B Lotus" w:hint="cs"/>
          <w:color w:val="000000"/>
          <w:sz w:val="28"/>
          <w:szCs w:val="28"/>
          <w:rtl/>
        </w:rPr>
        <w:t>توضیح اینکه تکمیل فیلد کد شهر ونام شهر برطبق جدول ذیل کفایت می کند ونیاز به ذکرکد و نام استان نمی باشد</w:t>
      </w:r>
    </w:p>
    <w:p w14:paraId="16ABAF16" w14:textId="02255BFD" w:rsidR="005472A8" w:rsidRDefault="005472A8" w:rsidP="00CE5A54">
      <w:pPr>
        <w:spacing w:after="0" w:line="240" w:lineRule="auto"/>
        <w:rPr>
          <w:rFonts w:ascii="Calibri" w:hAnsi="Calibri" w:cs="B Lotus"/>
          <w:color w:val="000000"/>
          <w:sz w:val="28"/>
          <w:szCs w:val="28"/>
          <w:rtl/>
        </w:rPr>
      </w:pPr>
    </w:p>
    <w:p w14:paraId="6E46A3EB" w14:textId="34E0AC5D" w:rsidR="005472A8" w:rsidRDefault="005472A8" w:rsidP="00CE5A54">
      <w:pPr>
        <w:spacing w:after="0" w:line="240" w:lineRule="auto"/>
        <w:rPr>
          <w:rFonts w:ascii="Calibri" w:hAnsi="Calibri" w:cs="B Lotus"/>
          <w:color w:val="000000"/>
          <w:sz w:val="28"/>
          <w:szCs w:val="28"/>
          <w:rtl/>
        </w:rPr>
      </w:pPr>
    </w:p>
    <w:p w14:paraId="2A4148C6" w14:textId="38A254A5" w:rsidR="005472A8" w:rsidRDefault="005472A8" w:rsidP="00CE5A54">
      <w:pPr>
        <w:spacing w:after="0" w:line="240" w:lineRule="auto"/>
        <w:rPr>
          <w:rFonts w:ascii="Calibri" w:hAnsi="Calibri" w:cs="B Lotus"/>
          <w:color w:val="000000"/>
          <w:sz w:val="28"/>
          <w:szCs w:val="28"/>
          <w:rtl/>
        </w:rPr>
      </w:pPr>
    </w:p>
    <w:p w14:paraId="46961B74" w14:textId="2A4FCFB1" w:rsidR="005472A8" w:rsidRDefault="005472A8" w:rsidP="00CE5A54">
      <w:pPr>
        <w:spacing w:after="0" w:line="240" w:lineRule="auto"/>
        <w:rPr>
          <w:rFonts w:ascii="Calibri" w:hAnsi="Calibri" w:cs="B Lotus"/>
          <w:color w:val="000000"/>
          <w:sz w:val="28"/>
          <w:szCs w:val="28"/>
          <w:rtl/>
        </w:rPr>
      </w:pPr>
    </w:p>
    <w:p w14:paraId="52DF75FE" w14:textId="77777777" w:rsidR="005472A8" w:rsidRPr="00F733A3" w:rsidRDefault="005472A8" w:rsidP="00CE5A54">
      <w:pPr>
        <w:spacing w:after="0" w:line="240" w:lineRule="auto"/>
        <w:rPr>
          <w:rFonts w:ascii="Calibri" w:hAnsi="Calibri" w:cs="B Lotus"/>
          <w:color w:val="000000"/>
          <w:sz w:val="28"/>
          <w:szCs w:val="28"/>
          <w:rtl/>
        </w:rPr>
      </w:pPr>
    </w:p>
    <w:p w14:paraId="1C1E3E1B" w14:textId="77777777" w:rsidR="004A7367" w:rsidRDefault="004A7367">
      <w:pPr>
        <w:bidi w:val="0"/>
        <w:rPr>
          <w:rFonts w:cs="B Nazanin"/>
          <w:b/>
          <w:bCs/>
          <w:sz w:val="28"/>
          <w:szCs w:val="28"/>
          <w:rtl/>
        </w:rPr>
      </w:pPr>
      <w:r>
        <w:rPr>
          <w:rFonts w:cs="B Nazanin"/>
          <w:b/>
          <w:bCs/>
          <w:sz w:val="28"/>
          <w:szCs w:val="28"/>
          <w:rtl/>
        </w:rPr>
        <w:br w:type="page"/>
      </w:r>
    </w:p>
    <w:p w14:paraId="24024FD3" w14:textId="77694237" w:rsidR="00453173" w:rsidRPr="004A7367" w:rsidRDefault="00453173" w:rsidP="00453173">
      <w:pPr>
        <w:jc w:val="center"/>
        <w:rPr>
          <w:rFonts w:cs="B Nazanin"/>
          <w:b/>
          <w:bCs/>
          <w:rtl/>
        </w:rPr>
      </w:pPr>
      <w:r w:rsidRPr="004A7367">
        <w:rPr>
          <w:rFonts w:cs="B Nazanin" w:hint="cs"/>
          <w:b/>
          <w:bCs/>
          <w:rtl/>
        </w:rPr>
        <w:lastRenderedPageBreak/>
        <w:t>کدینگ شهرها  و استانهای ایران</w:t>
      </w:r>
    </w:p>
    <w:tbl>
      <w:tblPr>
        <w:tblStyle w:val="TableGrid"/>
        <w:bidiVisual/>
        <w:tblW w:w="0" w:type="auto"/>
        <w:tblLook w:val="04A0" w:firstRow="1" w:lastRow="0" w:firstColumn="1" w:lastColumn="0" w:noHBand="0" w:noVBand="1"/>
      </w:tblPr>
      <w:tblGrid>
        <w:gridCol w:w="1803"/>
        <w:gridCol w:w="1803"/>
        <w:gridCol w:w="1803"/>
        <w:gridCol w:w="1803"/>
        <w:gridCol w:w="1803"/>
      </w:tblGrid>
      <w:tr w:rsidR="00372823" w:rsidRPr="004A7367" w14:paraId="3E53970E" w14:textId="77777777" w:rsidTr="00372823">
        <w:tc>
          <w:tcPr>
            <w:tcW w:w="1803" w:type="dxa"/>
          </w:tcPr>
          <w:p w14:paraId="2EF73789" w14:textId="679E69A2" w:rsidR="00372823" w:rsidRPr="004A7367" w:rsidRDefault="00372823" w:rsidP="00372823">
            <w:pPr>
              <w:jc w:val="center"/>
              <w:rPr>
                <w:rFonts w:cs="B Lotus"/>
                <w:b/>
                <w:bCs/>
              </w:rPr>
            </w:pPr>
            <w:r w:rsidRPr="004A7367">
              <w:rPr>
                <w:rFonts w:cs="B Lotus" w:hint="cs"/>
                <w:b/>
                <w:bCs/>
                <w:rtl/>
              </w:rPr>
              <w:t>ردیف</w:t>
            </w:r>
          </w:p>
        </w:tc>
        <w:tc>
          <w:tcPr>
            <w:tcW w:w="1803" w:type="dxa"/>
          </w:tcPr>
          <w:p w14:paraId="342D39DC" w14:textId="7D801EA4" w:rsidR="00372823" w:rsidRPr="004A7367" w:rsidRDefault="00372823" w:rsidP="00372823">
            <w:pPr>
              <w:jc w:val="center"/>
              <w:rPr>
                <w:rFonts w:cs="B Lotus"/>
                <w:b/>
                <w:bCs/>
                <w:sz w:val="28"/>
                <w:szCs w:val="28"/>
                <w:rtl/>
              </w:rPr>
            </w:pPr>
            <w:r w:rsidRPr="004A7367">
              <w:rPr>
                <w:rFonts w:cs="B Lotus" w:hint="cs"/>
                <w:b/>
                <w:bCs/>
                <w:rtl/>
              </w:rPr>
              <w:t>کد شهر</w:t>
            </w:r>
          </w:p>
        </w:tc>
        <w:tc>
          <w:tcPr>
            <w:tcW w:w="1803" w:type="dxa"/>
          </w:tcPr>
          <w:p w14:paraId="46117215" w14:textId="5431CE5C" w:rsidR="00372823" w:rsidRPr="004A7367" w:rsidRDefault="00372823" w:rsidP="00372823">
            <w:pPr>
              <w:jc w:val="center"/>
              <w:rPr>
                <w:rFonts w:cs="B Lotus"/>
                <w:b/>
                <w:bCs/>
                <w:sz w:val="28"/>
                <w:szCs w:val="28"/>
                <w:rtl/>
              </w:rPr>
            </w:pPr>
            <w:r w:rsidRPr="004A7367">
              <w:rPr>
                <w:rFonts w:cs="B Lotus" w:hint="cs"/>
                <w:b/>
                <w:bCs/>
                <w:rtl/>
              </w:rPr>
              <w:t>نام شهر</w:t>
            </w:r>
          </w:p>
        </w:tc>
        <w:tc>
          <w:tcPr>
            <w:tcW w:w="1803" w:type="dxa"/>
          </w:tcPr>
          <w:p w14:paraId="26525C35" w14:textId="7108A7FF" w:rsidR="00372823" w:rsidRPr="004A7367" w:rsidRDefault="00372823" w:rsidP="00372823">
            <w:pPr>
              <w:jc w:val="center"/>
              <w:rPr>
                <w:rFonts w:cs="B Lotus"/>
                <w:b/>
                <w:bCs/>
                <w:sz w:val="28"/>
                <w:szCs w:val="28"/>
                <w:rtl/>
              </w:rPr>
            </w:pPr>
            <w:r w:rsidRPr="004A7367">
              <w:rPr>
                <w:rFonts w:cs="B Lotus" w:hint="cs"/>
                <w:b/>
                <w:bCs/>
                <w:rtl/>
              </w:rPr>
              <w:t>کد استان</w:t>
            </w:r>
          </w:p>
        </w:tc>
        <w:tc>
          <w:tcPr>
            <w:tcW w:w="1803" w:type="dxa"/>
          </w:tcPr>
          <w:p w14:paraId="40A82928" w14:textId="47248C89" w:rsidR="00372823" w:rsidRPr="004A7367" w:rsidRDefault="00372823" w:rsidP="00372823">
            <w:pPr>
              <w:jc w:val="center"/>
              <w:rPr>
                <w:rFonts w:cs="B Lotus"/>
                <w:b/>
                <w:bCs/>
                <w:sz w:val="28"/>
                <w:szCs w:val="28"/>
                <w:rtl/>
              </w:rPr>
            </w:pPr>
            <w:r w:rsidRPr="004A7367">
              <w:rPr>
                <w:rFonts w:cs="B Lotus" w:hint="cs"/>
                <w:b/>
                <w:bCs/>
                <w:rtl/>
              </w:rPr>
              <w:t>نام استان</w:t>
            </w:r>
          </w:p>
        </w:tc>
      </w:tr>
      <w:tr w:rsidR="004A7367" w:rsidRPr="004A7367" w14:paraId="007E8079" w14:textId="77777777" w:rsidTr="00372823">
        <w:tc>
          <w:tcPr>
            <w:tcW w:w="1803" w:type="dxa"/>
          </w:tcPr>
          <w:p w14:paraId="5562D53C" w14:textId="77777777" w:rsidR="004A7367" w:rsidRPr="004A7367" w:rsidRDefault="004A7367" w:rsidP="004A7367">
            <w:pPr>
              <w:pStyle w:val="ListParagraph"/>
              <w:numPr>
                <w:ilvl w:val="0"/>
                <w:numId w:val="63"/>
              </w:numPr>
              <w:bidi/>
              <w:jc w:val="center"/>
              <w:rPr>
                <w:rFonts w:cs="B Lotus"/>
                <w:rtl/>
              </w:rPr>
            </w:pPr>
          </w:p>
        </w:tc>
        <w:tc>
          <w:tcPr>
            <w:tcW w:w="1803" w:type="dxa"/>
          </w:tcPr>
          <w:p w14:paraId="1B52AAC9" w14:textId="07AE87B9" w:rsidR="004A7367" w:rsidRPr="004A7367" w:rsidRDefault="004A7367" w:rsidP="004A7367">
            <w:pPr>
              <w:jc w:val="center"/>
              <w:rPr>
                <w:rFonts w:cs="B Lotus"/>
                <w:sz w:val="28"/>
                <w:szCs w:val="28"/>
                <w:rtl/>
              </w:rPr>
            </w:pPr>
            <w:r w:rsidRPr="004A7367">
              <w:rPr>
                <w:rFonts w:cs="B Lotus"/>
                <w:rtl/>
              </w:rPr>
              <w:t>1</w:t>
            </w:r>
          </w:p>
        </w:tc>
        <w:tc>
          <w:tcPr>
            <w:tcW w:w="1803" w:type="dxa"/>
          </w:tcPr>
          <w:p w14:paraId="4D6EB430" w14:textId="4D99864B" w:rsidR="004A7367" w:rsidRPr="004A7367" w:rsidRDefault="004A7367" w:rsidP="004A7367">
            <w:pPr>
              <w:jc w:val="center"/>
              <w:rPr>
                <w:rFonts w:cs="B Lotus"/>
                <w:sz w:val="28"/>
                <w:szCs w:val="28"/>
                <w:rtl/>
              </w:rPr>
            </w:pPr>
            <w:r w:rsidRPr="004A7367">
              <w:rPr>
                <w:rFonts w:cs="B Lotus" w:hint="cs"/>
                <w:rtl/>
              </w:rPr>
              <w:t>تبریز</w:t>
            </w:r>
          </w:p>
        </w:tc>
        <w:tc>
          <w:tcPr>
            <w:tcW w:w="1803" w:type="dxa"/>
          </w:tcPr>
          <w:p w14:paraId="2B03871B" w14:textId="15C1CD08" w:rsidR="004A7367" w:rsidRPr="004A7367" w:rsidRDefault="004A7367" w:rsidP="004A7367">
            <w:pPr>
              <w:jc w:val="center"/>
              <w:rPr>
                <w:rFonts w:cs="B Lotus"/>
                <w:sz w:val="28"/>
                <w:szCs w:val="28"/>
                <w:rtl/>
              </w:rPr>
            </w:pPr>
            <w:r w:rsidRPr="004A7367">
              <w:rPr>
                <w:rFonts w:cs="B Lotus"/>
                <w:rtl/>
              </w:rPr>
              <w:t>1</w:t>
            </w:r>
          </w:p>
        </w:tc>
        <w:tc>
          <w:tcPr>
            <w:tcW w:w="1803" w:type="dxa"/>
          </w:tcPr>
          <w:p w14:paraId="4162DF57" w14:textId="46E360F5"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419DDD56" w14:textId="77777777" w:rsidTr="00372823">
        <w:tc>
          <w:tcPr>
            <w:tcW w:w="1803" w:type="dxa"/>
          </w:tcPr>
          <w:p w14:paraId="1CDB76C3" w14:textId="77777777" w:rsidR="004A7367" w:rsidRPr="004A7367" w:rsidRDefault="004A7367" w:rsidP="004A7367">
            <w:pPr>
              <w:pStyle w:val="ListParagraph"/>
              <w:numPr>
                <w:ilvl w:val="0"/>
                <w:numId w:val="63"/>
              </w:numPr>
              <w:bidi/>
              <w:jc w:val="center"/>
              <w:rPr>
                <w:rFonts w:cs="B Lotus"/>
                <w:rtl/>
              </w:rPr>
            </w:pPr>
          </w:p>
        </w:tc>
        <w:tc>
          <w:tcPr>
            <w:tcW w:w="1803" w:type="dxa"/>
          </w:tcPr>
          <w:p w14:paraId="10134002" w14:textId="1C0B618F" w:rsidR="004A7367" w:rsidRPr="004A7367" w:rsidRDefault="004A7367" w:rsidP="004A7367">
            <w:pPr>
              <w:jc w:val="center"/>
              <w:rPr>
                <w:rFonts w:cs="B Lotus"/>
                <w:sz w:val="28"/>
                <w:szCs w:val="28"/>
                <w:rtl/>
              </w:rPr>
            </w:pPr>
            <w:r w:rsidRPr="004A7367">
              <w:rPr>
                <w:rFonts w:cs="B Lotus"/>
                <w:rtl/>
              </w:rPr>
              <w:t>2</w:t>
            </w:r>
          </w:p>
        </w:tc>
        <w:tc>
          <w:tcPr>
            <w:tcW w:w="1803" w:type="dxa"/>
          </w:tcPr>
          <w:p w14:paraId="4D8B39FC" w14:textId="7BAA7A85" w:rsidR="004A7367" w:rsidRPr="004A7367" w:rsidRDefault="004A7367" w:rsidP="004A7367">
            <w:pPr>
              <w:jc w:val="center"/>
              <w:rPr>
                <w:rFonts w:cs="B Lotus"/>
                <w:sz w:val="28"/>
                <w:szCs w:val="28"/>
                <w:rtl/>
              </w:rPr>
            </w:pPr>
            <w:r w:rsidRPr="004A7367">
              <w:rPr>
                <w:rFonts w:cs="B Lotus" w:hint="cs"/>
                <w:rtl/>
              </w:rPr>
              <w:t>مرند</w:t>
            </w:r>
          </w:p>
        </w:tc>
        <w:tc>
          <w:tcPr>
            <w:tcW w:w="1803" w:type="dxa"/>
          </w:tcPr>
          <w:p w14:paraId="713C52CC" w14:textId="562B3CC5" w:rsidR="004A7367" w:rsidRPr="004A7367" w:rsidRDefault="004A7367" w:rsidP="004A7367">
            <w:pPr>
              <w:jc w:val="center"/>
              <w:rPr>
                <w:rFonts w:cs="B Lotus"/>
                <w:sz w:val="28"/>
                <w:szCs w:val="28"/>
                <w:rtl/>
              </w:rPr>
            </w:pPr>
            <w:r w:rsidRPr="004A7367">
              <w:rPr>
                <w:rFonts w:cs="B Lotus"/>
                <w:rtl/>
              </w:rPr>
              <w:t>1</w:t>
            </w:r>
          </w:p>
        </w:tc>
        <w:tc>
          <w:tcPr>
            <w:tcW w:w="1803" w:type="dxa"/>
          </w:tcPr>
          <w:p w14:paraId="324140F7" w14:textId="53C74687"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50850873" w14:textId="77777777" w:rsidTr="00372823">
        <w:tc>
          <w:tcPr>
            <w:tcW w:w="1803" w:type="dxa"/>
          </w:tcPr>
          <w:p w14:paraId="6A19FEFC" w14:textId="77777777" w:rsidR="004A7367" w:rsidRPr="004A7367" w:rsidRDefault="004A7367" w:rsidP="004A7367">
            <w:pPr>
              <w:pStyle w:val="ListParagraph"/>
              <w:numPr>
                <w:ilvl w:val="0"/>
                <w:numId w:val="63"/>
              </w:numPr>
              <w:bidi/>
              <w:jc w:val="center"/>
              <w:rPr>
                <w:rFonts w:cs="B Lotus"/>
                <w:rtl/>
              </w:rPr>
            </w:pPr>
          </w:p>
        </w:tc>
        <w:tc>
          <w:tcPr>
            <w:tcW w:w="1803" w:type="dxa"/>
          </w:tcPr>
          <w:p w14:paraId="604102EF" w14:textId="1EE997A4" w:rsidR="004A7367" w:rsidRPr="004A7367" w:rsidRDefault="004A7367" w:rsidP="004A7367">
            <w:pPr>
              <w:jc w:val="center"/>
              <w:rPr>
                <w:rFonts w:cs="B Lotus"/>
                <w:sz w:val="28"/>
                <w:szCs w:val="28"/>
                <w:rtl/>
              </w:rPr>
            </w:pPr>
            <w:r w:rsidRPr="004A7367">
              <w:rPr>
                <w:rFonts w:cs="B Lotus"/>
                <w:rtl/>
              </w:rPr>
              <w:t>3</w:t>
            </w:r>
          </w:p>
        </w:tc>
        <w:tc>
          <w:tcPr>
            <w:tcW w:w="1803" w:type="dxa"/>
          </w:tcPr>
          <w:p w14:paraId="391A6ABC" w14:textId="026B25F4" w:rsidR="004A7367" w:rsidRPr="004A7367" w:rsidRDefault="004A7367" w:rsidP="004A7367">
            <w:pPr>
              <w:jc w:val="center"/>
              <w:rPr>
                <w:rFonts w:cs="B Lotus"/>
                <w:sz w:val="28"/>
                <w:szCs w:val="28"/>
                <w:rtl/>
              </w:rPr>
            </w:pPr>
            <w:r w:rsidRPr="004A7367">
              <w:rPr>
                <w:rFonts w:cs="B Lotus" w:hint="cs"/>
                <w:rtl/>
              </w:rPr>
              <w:t>میانه</w:t>
            </w:r>
          </w:p>
        </w:tc>
        <w:tc>
          <w:tcPr>
            <w:tcW w:w="1803" w:type="dxa"/>
          </w:tcPr>
          <w:p w14:paraId="457D74F4" w14:textId="639BBE08" w:rsidR="004A7367" w:rsidRPr="004A7367" w:rsidRDefault="004A7367" w:rsidP="004A7367">
            <w:pPr>
              <w:jc w:val="center"/>
              <w:rPr>
                <w:rFonts w:cs="B Lotus"/>
                <w:sz w:val="28"/>
                <w:szCs w:val="28"/>
                <w:rtl/>
              </w:rPr>
            </w:pPr>
            <w:r w:rsidRPr="004A7367">
              <w:rPr>
                <w:rFonts w:cs="B Lotus"/>
                <w:rtl/>
              </w:rPr>
              <w:t>1</w:t>
            </w:r>
          </w:p>
        </w:tc>
        <w:tc>
          <w:tcPr>
            <w:tcW w:w="1803" w:type="dxa"/>
          </w:tcPr>
          <w:p w14:paraId="78FC997E" w14:textId="68D6222E"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0347E7C2" w14:textId="77777777" w:rsidTr="00372823">
        <w:tc>
          <w:tcPr>
            <w:tcW w:w="1803" w:type="dxa"/>
          </w:tcPr>
          <w:p w14:paraId="03D75AD1" w14:textId="77777777" w:rsidR="004A7367" w:rsidRPr="004A7367" w:rsidRDefault="004A7367" w:rsidP="004A7367">
            <w:pPr>
              <w:pStyle w:val="ListParagraph"/>
              <w:numPr>
                <w:ilvl w:val="0"/>
                <w:numId w:val="63"/>
              </w:numPr>
              <w:bidi/>
              <w:jc w:val="center"/>
              <w:rPr>
                <w:rFonts w:cs="B Lotus"/>
                <w:rtl/>
              </w:rPr>
            </w:pPr>
          </w:p>
        </w:tc>
        <w:tc>
          <w:tcPr>
            <w:tcW w:w="1803" w:type="dxa"/>
          </w:tcPr>
          <w:p w14:paraId="1AA209AF" w14:textId="79EA376B" w:rsidR="004A7367" w:rsidRPr="004A7367" w:rsidRDefault="004A7367" w:rsidP="004A7367">
            <w:pPr>
              <w:jc w:val="center"/>
              <w:rPr>
                <w:rFonts w:cs="B Lotus"/>
                <w:sz w:val="28"/>
                <w:szCs w:val="28"/>
                <w:rtl/>
              </w:rPr>
            </w:pPr>
            <w:r w:rsidRPr="004A7367">
              <w:rPr>
                <w:rFonts w:cs="B Lotus"/>
                <w:rtl/>
              </w:rPr>
              <w:t>4</w:t>
            </w:r>
          </w:p>
        </w:tc>
        <w:tc>
          <w:tcPr>
            <w:tcW w:w="1803" w:type="dxa"/>
          </w:tcPr>
          <w:p w14:paraId="555A333F" w14:textId="295CF59D" w:rsidR="004A7367" w:rsidRPr="004A7367" w:rsidRDefault="004A7367" w:rsidP="004A7367">
            <w:pPr>
              <w:jc w:val="center"/>
              <w:rPr>
                <w:rFonts w:cs="B Lotus"/>
                <w:sz w:val="28"/>
                <w:szCs w:val="28"/>
                <w:rtl/>
              </w:rPr>
            </w:pPr>
            <w:r w:rsidRPr="004A7367">
              <w:rPr>
                <w:rFonts w:cs="B Lotus" w:hint="cs"/>
                <w:rtl/>
              </w:rPr>
              <w:t>مراغه</w:t>
            </w:r>
          </w:p>
        </w:tc>
        <w:tc>
          <w:tcPr>
            <w:tcW w:w="1803" w:type="dxa"/>
          </w:tcPr>
          <w:p w14:paraId="006CEC54" w14:textId="6E4757AE" w:rsidR="004A7367" w:rsidRPr="004A7367" w:rsidRDefault="004A7367" w:rsidP="004A7367">
            <w:pPr>
              <w:jc w:val="center"/>
              <w:rPr>
                <w:rFonts w:cs="B Lotus"/>
                <w:sz w:val="28"/>
                <w:szCs w:val="28"/>
                <w:rtl/>
              </w:rPr>
            </w:pPr>
            <w:r w:rsidRPr="004A7367">
              <w:rPr>
                <w:rFonts w:cs="B Lotus"/>
                <w:rtl/>
              </w:rPr>
              <w:t>1</w:t>
            </w:r>
          </w:p>
        </w:tc>
        <w:tc>
          <w:tcPr>
            <w:tcW w:w="1803" w:type="dxa"/>
          </w:tcPr>
          <w:p w14:paraId="6DB31054" w14:textId="41FBB1A3"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71117F4D" w14:textId="77777777" w:rsidTr="00372823">
        <w:tc>
          <w:tcPr>
            <w:tcW w:w="1803" w:type="dxa"/>
          </w:tcPr>
          <w:p w14:paraId="2BB5E3B2" w14:textId="77777777" w:rsidR="004A7367" w:rsidRPr="004A7367" w:rsidRDefault="004A7367" w:rsidP="004A7367">
            <w:pPr>
              <w:pStyle w:val="ListParagraph"/>
              <w:numPr>
                <w:ilvl w:val="0"/>
                <w:numId w:val="63"/>
              </w:numPr>
              <w:bidi/>
              <w:jc w:val="center"/>
              <w:rPr>
                <w:rFonts w:cs="B Lotus"/>
                <w:rtl/>
              </w:rPr>
            </w:pPr>
          </w:p>
        </w:tc>
        <w:tc>
          <w:tcPr>
            <w:tcW w:w="1803" w:type="dxa"/>
          </w:tcPr>
          <w:p w14:paraId="7892B1A0" w14:textId="6FDA84C4" w:rsidR="004A7367" w:rsidRPr="004A7367" w:rsidRDefault="004A7367" w:rsidP="004A7367">
            <w:pPr>
              <w:jc w:val="center"/>
              <w:rPr>
                <w:rFonts w:cs="B Lotus"/>
                <w:sz w:val="28"/>
                <w:szCs w:val="28"/>
                <w:rtl/>
              </w:rPr>
            </w:pPr>
            <w:r w:rsidRPr="004A7367">
              <w:rPr>
                <w:rFonts w:cs="B Lotus"/>
                <w:rtl/>
              </w:rPr>
              <w:t>5</w:t>
            </w:r>
          </w:p>
        </w:tc>
        <w:tc>
          <w:tcPr>
            <w:tcW w:w="1803" w:type="dxa"/>
          </w:tcPr>
          <w:p w14:paraId="2EB53127" w14:textId="2D244924" w:rsidR="004A7367" w:rsidRPr="004A7367" w:rsidRDefault="004A7367" w:rsidP="004A7367">
            <w:pPr>
              <w:jc w:val="center"/>
              <w:rPr>
                <w:rFonts w:cs="B Lotus"/>
                <w:sz w:val="28"/>
                <w:szCs w:val="28"/>
                <w:rtl/>
              </w:rPr>
            </w:pPr>
            <w:r w:rsidRPr="004A7367">
              <w:rPr>
                <w:rFonts w:cs="B Lotus" w:hint="cs"/>
                <w:rtl/>
              </w:rPr>
              <w:t>اهر</w:t>
            </w:r>
          </w:p>
        </w:tc>
        <w:tc>
          <w:tcPr>
            <w:tcW w:w="1803" w:type="dxa"/>
          </w:tcPr>
          <w:p w14:paraId="782B7078" w14:textId="6416C052" w:rsidR="004A7367" w:rsidRPr="004A7367" w:rsidRDefault="004A7367" w:rsidP="004A7367">
            <w:pPr>
              <w:jc w:val="center"/>
              <w:rPr>
                <w:rFonts w:cs="B Lotus"/>
                <w:sz w:val="28"/>
                <w:szCs w:val="28"/>
                <w:rtl/>
              </w:rPr>
            </w:pPr>
            <w:r w:rsidRPr="004A7367">
              <w:rPr>
                <w:rFonts w:cs="B Lotus"/>
                <w:rtl/>
              </w:rPr>
              <w:t>1</w:t>
            </w:r>
          </w:p>
        </w:tc>
        <w:tc>
          <w:tcPr>
            <w:tcW w:w="1803" w:type="dxa"/>
          </w:tcPr>
          <w:p w14:paraId="35869A7D" w14:textId="57DCE640"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316A6BCB" w14:textId="77777777" w:rsidTr="00372823">
        <w:tc>
          <w:tcPr>
            <w:tcW w:w="1803" w:type="dxa"/>
          </w:tcPr>
          <w:p w14:paraId="4B536BBA" w14:textId="77777777" w:rsidR="004A7367" w:rsidRPr="004A7367" w:rsidRDefault="004A7367" w:rsidP="004A7367">
            <w:pPr>
              <w:pStyle w:val="ListParagraph"/>
              <w:numPr>
                <w:ilvl w:val="0"/>
                <w:numId w:val="63"/>
              </w:numPr>
              <w:bidi/>
              <w:jc w:val="center"/>
              <w:rPr>
                <w:rFonts w:cs="B Lotus"/>
                <w:rtl/>
              </w:rPr>
            </w:pPr>
          </w:p>
        </w:tc>
        <w:tc>
          <w:tcPr>
            <w:tcW w:w="1803" w:type="dxa"/>
          </w:tcPr>
          <w:p w14:paraId="474D97BF" w14:textId="507A04A2" w:rsidR="004A7367" w:rsidRPr="004A7367" w:rsidRDefault="004A7367" w:rsidP="004A7367">
            <w:pPr>
              <w:jc w:val="center"/>
              <w:rPr>
                <w:rFonts w:cs="B Lotus"/>
                <w:sz w:val="28"/>
                <w:szCs w:val="28"/>
                <w:rtl/>
              </w:rPr>
            </w:pPr>
            <w:r w:rsidRPr="004A7367">
              <w:rPr>
                <w:rFonts w:cs="B Lotus"/>
                <w:rtl/>
              </w:rPr>
              <w:t>6</w:t>
            </w:r>
          </w:p>
        </w:tc>
        <w:tc>
          <w:tcPr>
            <w:tcW w:w="1803" w:type="dxa"/>
          </w:tcPr>
          <w:p w14:paraId="06C34E16" w14:textId="74109D74" w:rsidR="004A7367" w:rsidRPr="004A7367" w:rsidRDefault="004A7367" w:rsidP="004A7367">
            <w:pPr>
              <w:jc w:val="center"/>
              <w:rPr>
                <w:rFonts w:cs="B Lotus"/>
                <w:sz w:val="28"/>
                <w:szCs w:val="28"/>
                <w:rtl/>
              </w:rPr>
            </w:pPr>
            <w:r w:rsidRPr="004A7367">
              <w:rPr>
                <w:rFonts w:cs="B Lotus" w:hint="cs"/>
                <w:rtl/>
              </w:rPr>
              <w:t>شبستر</w:t>
            </w:r>
          </w:p>
        </w:tc>
        <w:tc>
          <w:tcPr>
            <w:tcW w:w="1803" w:type="dxa"/>
          </w:tcPr>
          <w:p w14:paraId="0D97515A" w14:textId="3C756CD8" w:rsidR="004A7367" w:rsidRPr="004A7367" w:rsidRDefault="004A7367" w:rsidP="004A7367">
            <w:pPr>
              <w:jc w:val="center"/>
              <w:rPr>
                <w:rFonts w:cs="B Lotus"/>
                <w:sz w:val="28"/>
                <w:szCs w:val="28"/>
                <w:rtl/>
              </w:rPr>
            </w:pPr>
            <w:r w:rsidRPr="004A7367">
              <w:rPr>
                <w:rFonts w:cs="B Lotus"/>
                <w:rtl/>
              </w:rPr>
              <w:t>1</w:t>
            </w:r>
          </w:p>
        </w:tc>
        <w:tc>
          <w:tcPr>
            <w:tcW w:w="1803" w:type="dxa"/>
          </w:tcPr>
          <w:p w14:paraId="01189562" w14:textId="7FDD5E20"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20A8A85D" w14:textId="77777777" w:rsidTr="00372823">
        <w:tc>
          <w:tcPr>
            <w:tcW w:w="1803" w:type="dxa"/>
          </w:tcPr>
          <w:p w14:paraId="1631AAEB" w14:textId="77777777" w:rsidR="004A7367" w:rsidRPr="004A7367" w:rsidRDefault="004A7367" w:rsidP="004A7367">
            <w:pPr>
              <w:pStyle w:val="ListParagraph"/>
              <w:numPr>
                <w:ilvl w:val="0"/>
                <w:numId w:val="63"/>
              </w:numPr>
              <w:bidi/>
              <w:jc w:val="center"/>
              <w:rPr>
                <w:rFonts w:cs="B Lotus"/>
                <w:rtl/>
              </w:rPr>
            </w:pPr>
          </w:p>
        </w:tc>
        <w:tc>
          <w:tcPr>
            <w:tcW w:w="1803" w:type="dxa"/>
          </w:tcPr>
          <w:p w14:paraId="5AB623DF" w14:textId="6A70F2A6" w:rsidR="004A7367" w:rsidRPr="004A7367" w:rsidRDefault="004A7367" w:rsidP="004A7367">
            <w:pPr>
              <w:jc w:val="center"/>
              <w:rPr>
                <w:rFonts w:cs="B Lotus"/>
                <w:sz w:val="28"/>
                <w:szCs w:val="28"/>
                <w:rtl/>
              </w:rPr>
            </w:pPr>
            <w:r w:rsidRPr="004A7367">
              <w:rPr>
                <w:rFonts w:cs="B Lotus"/>
                <w:rtl/>
              </w:rPr>
              <w:t>7</w:t>
            </w:r>
          </w:p>
        </w:tc>
        <w:tc>
          <w:tcPr>
            <w:tcW w:w="1803" w:type="dxa"/>
          </w:tcPr>
          <w:p w14:paraId="188B1165" w14:textId="0A19C26B" w:rsidR="004A7367" w:rsidRPr="004A7367" w:rsidRDefault="004A7367" w:rsidP="004A7367">
            <w:pPr>
              <w:jc w:val="center"/>
              <w:rPr>
                <w:rFonts w:cs="B Lotus"/>
                <w:sz w:val="28"/>
                <w:szCs w:val="28"/>
                <w:rtl/>
              </w:rPr>
            </w:pPr>
            <w:r w:rsidRPr="004A7367">
              <w:rPr>
                <w:rFonts w:cs="B Lotus" w:hint="cs"/>
                <w:rtl/>
              </w:rPr>
              <w:t>صوفیان</w:t>
            </w:r>
          </w:p>
        </w:tc>
        <w:tc>
          <w:tcPr>
            <w:tcW w:w="1803" w:type="dxa"/>
          </w:tcPr>
          <w:p w14:paraId="2A2716BA" w14:textId="19443CDE" w:rsidR="004A7367" w:rsidRPr="004A7367" w:rsidRDefault="004A7367" w:rsidP="004A7367">
            <w:pPr>
              <w:jc w:val="center"/>
              <w:rPr>
                <w:rFonts w:cs="B Lotus"/>
                <w:sz w:val="28"/>
                <w:szCs w:val="28"/>
                <w:rtl/>
              </w:rPr>
            </w:pPr>
            <w:r w:rsidRPr="004A7367">
              <w:rPr>
                <w:rFonts w:cs="B Lotus"/>
                <w:rtl/>
              </w:rPr>
              <w:t>1</w:t>
            </w:r>
          </w:p>
        </w:tc>
        <w:tc>
          <w:tcPr>
            <w:tcW w:w="1803" w:type="dxa"/>
          </w:tcPr>
          <w:p w14:paraId="389F988A" w14:textId="69DFDAC0"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689893EA" w14:textId="77777777" w:rsidTr="00372823">
        <w:tc>
          <w:tcPr>
            <w:tcW w:w="1803" w:type="dxa"/>
          </w:tcPr>
          <w:p w14:paraId="098667D4" w14:textId="77777777" w:rsidR="004A7367" w:rsidRPr="004A7367" w:rsidRDefault="004A7367" w:rsidP="004A7367">
            <w:pPr>
              <w:pStyle w:val="ListParagraph"/>
              <w:numPr>
                <w:ilvl w:val="0"/>
                <w:numId w:val="63"/>
              </w:numPr>
              <w:bidi/>
              <w:jc w:val="center"/>
              <w:rPr>
                <w:rFonts w:cs="B Lotus"/>
                <w:rtl/>
              </w:rPr>
            </w:pPr>
          </w:p>
        </w:tc>
        <w:tc>
          <w:tcPr>
            <w:tcW w:w="1803" w:type="dxa"/>
          </w:tcPr>
          <w:p w14:paraId="014FC51E" w14:textId="4BD7EA3D" w:rsidR="004A7367" w:rsidRPr="004A7367" w:rsidRDefault="004A7367" w:rsidP="004A7367">
            <w:pPr>
              <w:jc w:val="center"/>
              <w:rPr>
                <w:rFonts w:cs="B Lotus"/>
                <w:sz w:val="28"/>
                <w:szCs w:val="28"/>
                <w:rtl/>
              </w:rPr>
            </w:pPr>
            <w:r w:rsidRPr="004A7367">
              <w:rPr>
                <w:rFonts w:cs="B Lotus"/>
                <w:rtl/>
              </w:rPr>
              <w:t>8</w:t>
            </w:r>
          </w:p>
        </w:tc>
        <w:tc>
          <w:tcPr>
            <w:tcW w:w="1803" w:type="dxa"/>
          </w:tcPr>
          <w:p w14:paraId="6C49AE64" w14:textId="354214FB" w:rsidR="004A7367" w:rsidRPr="004A7367" w:rsidRDefault="004A7367" w:rsidP="004A7367">
            <w:pPr>
              <w:jc w:val="center"/>
              <w:rPr>
                <w:rFonts w:cs="B Lotus"/>
                <w:sz w:val="28"/>
                <w:szCs w:val="28"/>
                <w:rtl/>
              </w:rPr>
            </w:pPr>
            <w:r w:rsidRPr="004A7367">
              <w:rPr>
                <w:rFonts w:cs="B Lotus" w:hint="cs"/>
                <w:rtl/>
              </w:rPr>
              <w:t>بناب</w:t>
            </w:r>
          </w:p>
        </w:tc>
        <w:tc>
          <w:tcPr>
            <w:tcW w:w="1803" w:type="dxa"/>
          </w:tcPr>
          <w:p w14:paraId="61B42FC2" w14:textId="432BAD76" w:rsidR="004A7367" w:rsidRPr="004A7367" w:rsidRDefault="004A7367" w:rsidP="004A7367">
            <w:pPr>
              <w:jc w:val="center"/>
              <w:rPr>
                <w:rFonts w:cs="B Lotus"/>
                <w:sz w:val="28"/>
                <w:szCs w:val="28"/>
                <w:rtl/>
              </w:rPr>
            </w:pPr>
            <w:r w:rsidRPr="004A7367">
              <w:rPr>
                <w:rFonts w:cs="B Lotus"/>
                <w:rtl/>
              </w:rPr>
              <w:t>1</w:t>
            </w:r>
          </w:p>
        </w:tc>
        <w:tc>
          <w:tcPr>
            <w:tcW w:w="1803" w:type="dxa"/>
          </w:tcPr>
          <w:p w14:paraId="58990D67" w14:textId="7DAA5E42"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26F3B6B7" w14:textId="77777777" w:rsidTr="00372823">
        <w:tc>
          <w:tcPr>
            <w:tcW w:w="1803" w:type="dxa"/>
          </w:tcPr>
          <w:p w14:paraId="24C286C1" w14:textId="77777777" w:rsidR="004A7367" w:rsidRPr="004A7367" w:rsidRDefault="004A7367" w:rsidP="004A7367">
            <w:pPr>
              <w:pStyle w:val="ListParagraph"/>
              <w:numPr>
                <w:ilvl w:val="0"/>
                <w:numId w:val="63"/>
              </w:numPr>
              <w:bidi/>
              <w:jc w:val="center"/>
              <w:rPr>
                <w:rFonts w:cs="B Lotus"/>
                <w:rtl/>
              </w:rPr>
            </w:pPr>
          </w:p>
        </w:tc>
        <w:tc>
          <w:tcPr>
            <w:tcW w:w="1803" w:type="dxa"/>
          </w:tcPr>
          <w:p w14:paraId="406F664E" w14:textId="0BEEF461" w:rsidR="004A7367" w:rsidRPr="004A7367" w:rsidRDefault="004A7367" w:rsidP="004A7367">
            <w:pPr>
              <w:jc w:val="center"/>
              <w:rPr>
                <w:rFonts w:cs="B Lotus"/>
                <w:sz w:val="28"/>
                <w:szCs w:val="28"/>
                <w:rtl/>
              </w:rPr>
            </w:pPr>
            <w:r w:rsidRPr="004A7367">
              <w:rPr>
                <w:rFonts w:cs="B Lotus"/>
                <w:rtl/>
              </w:rPr>
              <w:t>9</w:t>
            </w:r>
          </w:p>
        </w:tc>
        <w:tc>
          <w:tcPr>
            <w:tcW w:w="1803" w:type="dxa"/>
          </w:tcPr>
          <w:p w14:paraId="0CB49734" w14:textId="6921DE04" w:rsidR="004A7367" w:rsidRPr="004A7367" w:rsidRDefault="004A7367" w:rsidP="004A7367">
            <w:pPr>
              <w:jc w:val="center"/>
              <w:rPr>
                <w:rFonts w:cs="B Lotus"/>
                <w:sz w:val="28"/>
                <w:szCs w:val="28"/>
                <w:rtl/>
              </w:rPr>
            </w:pPr>
            <w:r w:rsidRPr="004A7367">
              <w:rPr>
                <w:rFonts w:cs="B Lotus" w:hint="cs"/>
                <w:rtl/>
              </w:rPr>
              <w:t>آذر</w:t>
            </w:r>
            <w:r w:rsidRPr="004A7367">
              <w:rPr>
                <w:rFonts w:cs="B Lotus"/>
                <w:rtl/>
              </w:rPr>
              <w:t xml:space="preserve"> </w:t>
            </w:r>
            <w:r w:rsidRPr="004A7367">
              <w:rPr>
                <w:rFonts w:cs="B Lotus" w:hint="cs"/>
                <w:rtl/>
              </w:rPr>
              <w:t>شهر</w:t>
            </w:r>
          </w:p>
        </w:tc>
        <w:tc>
          <w:tcPr>
            <w:tcW w:w="1803" w:type="dxa"/>
          </w:tcPr>
          <w:p w14:paraId="071969B4" w14:textId="534F22CF" w:rsidR="004A7367" w:rsidRPr="004A7367" w:rsidRDefault="004A7367" w:rsidP="004A7367">
            <w:pPr>
              <w:jc w:val="center"/>
              <w:rPr>
                <w:rFonts w:cs="B Lotus"/>
                <w:sz w:val="28"/>
                <w:szCs w:val="28"/>
                <w:rtl/>
              </w:rPr>
            </w:pPr>
            <w:r w:rsidRPr="004A7367">
              <w:rPr>
                <w:rFonts w:cs="B Lotus"/>
                <w:rtl/>
              </w:rPr>
              <w:t>1</w:t>
            </w:r>
          </w:p>
        </w:tc>
        <w:tc>
          <w:tcPr>
            <w:tcW w:w="1803" w:type="dxa"/>
          </w:tcPr>
          <w:p w14:paraId="74F8E0A0" w14:textId="1DF7337F"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05A5F7A6" w14:textId="77777777" w:rsidTr="00372823">
        <w:tc>
          <w:tcPr>
            <w:tcW w:w="1803" w:type="dxa"/>
          </w:tcPr>
          <w:p w14:paraId="1C799507" w14:textId="77777777" w:rsidR="004A7367" w:rsidRPr="004A7367" w:rsidRDefault="004A7367" w:rsidP="004A7367">
            <w:pPr>
              <w:pStyle w:val="ListParagraph"/>
              <w:numPr>
                <w:ilvl w:val="0"/>
                <w:numId w:val="63"/>
              </w:numPr>
              <w:bidi/>
              <w:jc w:val="center"/>
              <w:rPr>
                <w:rFonts w:cs="B Lotus"/>
                <w:rtl/>
              </w:rPr>
            </w:pPr>
          </w:p>
        </w:tc>
        <w:tc>
          <w:tcPr>
            <w:tcW w:w="1803" w:type="dxa"/>
          </w:tcPr>
          <w:p w14:paraId="6EB55CC0" w14:textId="2F7F4FE0" w:rsidR="004A7367" w:rsidRPr="004A7367" w:rsidRDefault="004A7367" w:rsidP="004A7367">
            <w:pPr>
              <w:jc w:val="center"/>
              <w:rPr>
                <w:rFonts w:cs="B Lotus"/>
                <w:sz w:val="28"/>
                <w:szCs w:val="28"/>
                <w:rtl/>
              </w:rPr>
            </w:pPr>
            <w:r w:rsidRPr="004A7367">
              <w:rPr>
                <w:rFonts w:cs="B Lotus"/>
                <w:rtl/>
              </w:rPr>
              <w:t>10</w:t>
            </w:r>
          </w:p>
        </w:tc>
        <w:tc>
          <w:tcPr>
            <w:tcW w:w="1803" w:type="dxa"/>
          </w:tcPr>
          <w:p w14:paraId="3EB41C86" w14:textId="42281BD1" w:rsidR="004A7367" w:rsidRPr="004A7367" w:rsidRDefault="004A7367" w:rsidP="004A7367">
            <w:pPr>
              <w:jc w:val="center"/>
              <w:rPr>
                <w:rFonts w:cs="B Lotus"/>
                <w:sz w:val="28"/>
                <w:szCs w:val="28"/>
                <w:rtl/>
              </w:rPr>
            </w:pPr>
            <w:r w:rsidRPr="004A7367">
              <w:rPr>
                <w:rFonts w:cs="B Lotus" w:hint="cs"/>
                <w:rtl/>
              </w:rPr>
              <w:t>اسکو</w:t>
            </w:r>
          </w:p>
        </w:tc>
        <w:tc>
          <w:tcPr>
            <w:tcW w:w="1803" w:type="dxa"/>
          </w:tcPr>
          <w:p w14:paraId="1EB71460" w14:textId="17BFF9CB" w:rsidR="004A7367" w:rsidRPr="004A7367" w:rsidRDefault="004A7367" w:rsidP="004A7367">
            <w:pPr>
              <w:jc w:val="center"/>
              <w:rPr>
                <w:rFonts w:cs="B Lotus"/>
                <w:sz w:val="28"/>
                <w:szCs w:val="28"/>
                <w:rtl/>
              </w:rPr>
            </w:pPr>
            <w:r w:rsidRPr="004A7367">
              <w:rPr>
                <w:rFonts w:cs="B Lotus"/>
                <w:rtl/>
              </w:rPr>
              <w:t>1</w:t>
            </w:r>
          </w:p>
        </w:tc>
        <w:tc>
          <w:tcPr>
            <w:tcW w:w="1803" w:type="dxa"/>
          </w:tcPr>
          <w:p w14:paraId="70957C97" w14:textId="3ADEA48F"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086980F1" w14:textId="77777777" w:rsidTr="00372823">
        <w:tc>
          <w:tcPr>
            <w:tcW w:w="1803" w:type="dxa"/>
          </w:tcPr>
          <w:p w14:paraId="44B83AD5" w14:textId="77777777" w:rsidR="004A7367" w:rsidRPr="004A7367" w:rsidRDefault="004A7367" w:rsidP="004A7367">
            <w:pPr>
              <w:pStyle w:val="ListParagraph"/>
              <w:numPr>
                <w:ilvl w:val="0"/>
                <w:numId w:val="63"/>
              </w:numPr>
              <w:bidi/>
              <w:jc w:val="center"/>
              <w:rPr>
                <w:rFonts w:cs="B Lotus"/>
                <w:rtl/>
              </w:rPr>
            </w:pPr>
          </w:p>
        </w:tc>
        <w:tc>
          <w:tcPr>
            <w:tcW w:w="1803" w:type="dxa"/>
          </w:tcPr>
          <w:p w14:paraId="4B1A5BE4" w14:textId="0A5BC430" w:rsidR="004A7367" w:rsidRPr="004A7367" w:rsidRDefault="004A7367" w:rsidP="004A7367">
            <w:pPr>
              <w:jc w:val="center"/>
              <w:rPr>
                <w:rFonts w:cs="B Lotus"/>
                <w:sz w:val="28"/>
                <w:szCs w:val="28"/>
                <w:rtl/>
              </w:rPr>
            </w:pPr>
            <w:r w:rsidRPr="004A7367">
              <w:rPr>
                <w:rFonts w:cs="B Lotus"/>
                <w:rtl/>
              </w:rPr>
              <w:t>11</w:t>
            </w:r>
          </w:p>
        </w:tc>
        <w:tc>
          <w:tcPr>
            <w:tcW w:w="1803" w:type="dxa"/>
          </w:tcPr>
          <w:p w14:paraId="4D4429B2" w14:textId="7D822ECA" w:rsidR="004A7367" w:rsidRPr="004A7367" w:rsidRDefault="004A7367" w:rsidP="004A7367">
            <w:pPr>
              <w:jc w:val="center"/>
              <w:rPr>
                <w:rFonts w:cs="B Lotus"/>
                <w:sz w:val="28"/>
                <w:szCs w:val="28"/>
                <w:rtl/>
              </w:rPr>
            </w:pPr>
            <w:r w:rsidRPr="004A7367">
              <w:rPr>
                <w:rFonts w:cs="B Lotus" w:hint="cs"/>
                <w:rtl/>
              </w:rPr>
              <w:t>بستان</w:t>
            </w:r>
            <w:r w:rsidRPr="004A7367">
              <w:rPr>
                <w:rFonts w:cs="B Lotus"/>
                <w:rtl/>
              </w:rPr>
              <w:t xml:space="preserve"> </w:t>
            </w:r>
            <w:r w:rsidRPr="004A7367">
              <w:rPr>
                <w:rFonts w:cs="B Lotus" w:hint="cs"/>
                <w:rtl/>
              </w:rPr>
              <w:t>آباد</w:t>
            </w:r>
          </w:p>
        </w:tc>
        <w:tc>
          <w:tcPr>
            <w:tcW w:w="1803" w:type="dxa"/>
          </w:tcPr>
          <w:p w14:paraId="4B0072C5" w14:textId="0649F4EC" w:rsidR="004A7367" w:rsidRPr="004A7367" w:rsidRDefault="004A7367" w:rsidP="004A7367">
            <w:pPr>
              <w:jc w:val="center"/>
              <w:rPr>
                <w:rFonts w:cs="B Lotus"/>
                <w:sz w:val="28"/>
                <w:szCs w:val="28"/>
                <w:rtl/>
              </w:rPr>
            </w:pPr>
            <w:r w:rsidRPr="004A7367">
              <w:rPr>
                <w:rFonts w:cs="B Lotus"/>
                <w:rtl/>
              </w:rPr>
              <w:t>1</w:t>
            </w:r>
          </w:p>
        </w:tc>
        <w:tc>
          <w:tcPr>
            <w:tcW w:w="1803" w:type="dxa"/>
          </w:tcPr>
          <w:p w14:paraId="6B3FD8FD" w14:textId="5E45A6D3"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11E46517" w14:textId="77777777" w:rsidTr="00372823">
        <w:tc>
          <w:tcPr>
            <w:tcW w:w="1803" w:type="dxa"/>
          </w:tcPr>
          <w:p w14:paraId="5B1FE742" w14:textId="77777777" w:rsidR="004A7367" w:rsidRPr="004A7367" w:rsidRDefault="004A7367" w:rsidP="004A7367">
            <w:pPr>
              <w:pStyle w:val="ListParagraph"/>
              <w:numPr>
                <w:ilvl w:val="0"/>
                <w:numId w:val="63"/>
              </w:numPr>
              <w:bidi/>
              <w:jc w:val="center"/>
              <w:rPr>
                <w:rFonts w:cs="B Lotus"/>
                <w:rtl/>
              </w:rPr>
            </w:pPr>
          </w:p>
        </w:tc>
        <w:tc>
          <w:tcPr>
            <w:tcW w:w="1803" w:type="dxa"/>
          </w:tcPr>
          <w:p w14:paraId="5284548C" w14:textId="311DC31F" w:rsidR="004A7367" w:rsidRPr="004A7367" w:rsidRDefault="004A7367" w:rsidP="004A7367">
            <w:pPr>
              <w:jc w:val="center"/>
              <w:rPr>
                <w:rFonts w:cs="B Lotus"/>
                <w:sz w:val="28"/>
                <w:szCs w:val="28"/>
                <w:rtl/>
              </w:rPr>
            </w:pPr>
            <w:r w:rsidRPr="004A7367">
              <w:rPr>
                <w:rFonts w:cs="B Lotus"/>
                <w:rtl/>
              </w:rPr>
              <w:t>12</w:t>
            </w:r>
          </w:p>
        </w:tc>
        <w:tc>
          <w:tcPr>
            <w:tcW w:w="1803" w:type="dxa"/>
          </w:tcPr>
          <w:p w14:paraId="39AC6523" w14:textId="5DD34743" w:rsidR="004A7367" w:rsidRPr="004A7367" w:rsidRDefault="004A7367" w:rsidP="004A7367">
            <w:pPr>
              <w:jc w:val="center"/>
              <w:rPr>
                <w:rFonts w:cs="B Lotus"/>
                <w:sz w:val="28"/>
                <w:szCs w:val="28"/>
                <w:rtl/>
              </w:rPr>
            </w:pPr>
            <w:r w:rsidRPr="004A7367">
              <w:rPr>
                <w:rFonts w:cs="B Lotus" w:hint="cs"/>
                <w:rtl/>
              </w:rPr>
              <w:t>جلفا</w:t>
            </w:r>
          </w:p>
        </w:tc>
        <w:tc>
          <w:tcPr>
            <w:tcW w:w="1803" w:type="dxa"/>
          </w:tcPr>
          <w:p w14:paraId="25B0C73C" w14:textId="0D61CEBA" w:rsidR="004A7367" w:rsidRPr="004A7367" w:rsidRDefault="004A7367" w:rsidP="004A7367">
            <w:pPr>
              <w:jc w:val="center"/>
              <w:rPr>
                <w:rFonts w:cs="B Lotus"/>
                <w:sz w:val="28"/>
                <w:szCs w:val="28"/>
                <w:rtl/>
              </w:rPr>
            </w:pPr>
            <w:r w:rsidRPr="004A7367">
              <w:rPr>
                <w:rFonts w:cs="B Lotus"/>
                <w:rtl/>
              </w:rPr>
              <w:t>1</w:t>
            </w:r>
          </w:p>
        </w:tc>
        <w:tc>
          <w:tcPr>
            <w:tcW w:w="1803" w:type="dxa"/>
          </w:tcPr>
          <w:p w14:paraId="09D80245" w14:textId="7C4472EF"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658A48C8" w14:textId="77777777" w:rsidTr="00372823">
        <w:tc>
          <w:tcPr>
            <w:tcW w:w="1803" w:type="dxa"/>
          </w:tcPr>
          <w:p w14:paraId="47C04CD1" w14:textId="77777777" w:rsidR="004A7367" w:rsidRPr="004A7367" w:rsidRDefault="004A7367" w:rsidP="004A7367">
            <w:pPr>
              <w:pStyle w:val="ListParagraph"/>
              <w:numPr>
                <w:ilvl w:val="0"/>
                <w:numId w:val="63"/>
              </w:numPr>
              <w:bidi/>
              <w:jc w:val="center"/>
              <w:rPr>
                <w:rFonts w:cs="B Lotus"/>
                <w:rtl/>
              </w:rPr>
            </w:pPr>
          </w:p>
        </w:tc>
        <w:tc>
          <w:tcPr>
            <w:tcW w:w="1803" w:type="dxa"/>
          </w:tcPr>
          <w:p w14:paraId="0206E931" w14:textId="68FA31F5" w:rsidR="004A7367" w:rsidRPr="004A7367" w:rsidRDefault="004A7367" w:rsidP="004A7367">
            <w:pPr>
              <w:jc w:val="center"/>
              <w:rPr>
                <w:rFonts w:cs="B Lotus"/>
                <w:sz w:val="28"/>
                <w:szCs w:val="28"/>
                <w:rtl/>
              </w:rPr>
            </w:pPr>
            <w:r w:rsidRPr="004A7367">
              <w:rPr>
                <w:rFonts w:cs="B Lotus"/>
                <w:rtl/>
              </w:rPr>
              <w:t>13</w:t>
            </w:r>
          </w:p>
        </w:tc>
        <w:tc>
          <w:tcPr>
            <w:tcW w:w="1803" w:type="dxa"/>
          </w:tcPr>
          <w:p w14:paraId="5E2CBB5D" w14:textId="615B7D03" w:rsidR="004A7367" w:rsidRPr="004A7367" w:rsidRDefault="004A7367" w:rsidP="004A7367">
            <w:pPr>
              <w:jc w:val="center"/>
              <w:rPr>
                <w:rFonts w:cs="B Lotus"/>
                <w:sz w:val="28"/>
                <w:szCs w:val="28"/>
                <w:rtl/>
              </w:rPr>
            </w:pPr>
            <w:r w:rsidRPr="004A7367">
              <w:rPr>
                <w:rFonts w:cs="B Lotus" w:hint="cs"/>
                <w:rtl/>
              </w:rPr>
              <w:t>ملکان</w:t>
            </w:r>
          </w:p>
        </w:tc>
        <w:tc>
          <w:tcPr>
            <w:tcW w:w="1803" w:type="dxa"/>
          </w:tcPr>
          <w:p w14:paraId="751CD253" w14:textId="0DD7C358" w:rsidR="004A7367" w:rsidRPr="004A7367" w:rsidRDefault="004A7367" w:rsidP="004A7367">
            <w:pPr>
              <w:jc w:val="center"/>
              <w:rPr>
                <w:rFonts w:cs="B Lotus"/>
                <w:sz w:val="28"/>
                <w:szCs w:val="28"/>
                <w:rtl/>
              </w:rPr>
            </w:pPr>
            <w:r w:rsidRPr="004A7367">
              <w:rPr>
                <w:rFonts w:cs="B Lotus"/>
                <w:rtl/>
              </w:rPr>
              <w:t>1</w:t>
            </w:r>
          </w:p>
        </w:tc>
        <w:tc>
          <w:tcPr>
            <w:tcW w:w="1803" w:type="dxa"/>
          </w:tcPr>
          <w:p w14:paraId="6DBDAE70" w14:textId="296DC5FC"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2F9EC61B" w14:textId="77777777" w:rsidTr="00372823">
        <w:tc>
          <w:tcPr>
            <w:tcW w:w="1803" w:type="dxa"/>
          </w:tcPr>
          <w:p w14:paraId="0D1C5FF2" w14:textId="77777777" w:rsidR="004A7367" w:rsidRPr="004A7367" w:rsidRDefault="004A7367" w:rsidP="004A7367">
            <w:pPr>
              <w:pStyle w:val="ListParagraph"/>
              <w:numPr>
                <w:ilvl w:val="0"/>
                <w:numId w:val="63"/>
              </w:numPr>
              <w:bidi/>
              <w:jc w:val="center"/>
              <w:rPr>
                <w:rFonts w:cs="B Lotus"/>
                <w:rtl/>
              </w:rPr>
            </w:pPr>
          </w:p>
        </w:tc>
        <w:tc>
          <w:tcPr>
            <w:tcW w:w="1803" w:type="dxa"/>
          </w:tcPr>
          <w:p w14:paraId="05170703" w14:textId="7351252B" w:rsidR="004A7367" w:rsidRPr="004A7367" w:rsidRDefault="004A7367" w:rsidP="004A7367">
            <w:pPr>
              <w:jc w:val="center"/>
              <w:rPr>
                <w:rFonts w:cs="B Lotus"/>
                <w:sz w:val="28"/>
                <w:szCs w:val="28"/>
                <w:rtl/>
              </w:rPr>
            </w:pPr>
            <w:r w:rsidRPr="004A7367">
              <w:rPr>
                <w:rFonts w:cs="B Lotus"/>
                <w:rtl/>
              </w:rPr>
              <w:t>14</w:t>
            </w:r>
          </w:p>
        </w:tc>
        <w:tc>
          <w:tcPr>
            <w:tcW w:w="1803" w:type="dxa"/>
          </w:tcPr>
          <w:p w14:paraId="5F74B636" w14:textId="0B0BCD8C" w:rsidR="004A7367" w:rsidRPr="004A7367" w:rsidRDefault="004A7367" w:rsidP="004A7367">
            <w:pPr>
              <w:jc w:val="center"/>
              <w:rPr>
                <w:rFonts w:cs="B Lotus"/>
                <w:sz w:val="28"/>
                <w:szCs w:val="28"/>
                <w:rtl/>
              </w:rPr>
            </w:pPr>
            <w:r w:rsidRPr="004A7367">
              <w:rPr>
                <w:rFonts w:cs="B Lotus" w:hint="cs"/>
                <w:rtl/>
              </w:rPr>
              <w:t>عجبشیر</w:t>
            </w:r>
          </w:p>
        </w:tc>
        <w:tc>
          <w:tcPr>
            <w:tcW w:w="1803" w:type="dxa"/>
          </w:tcPr>
          <w:p w14:paraId="1B7F1155" w14:textId="5ED92F20" w:rsidR="004A7367" w:rsidRPr="004A7367" w:rsidRDefault="004A7367" w:rsidP="004A7367">
            <w:pPr>
              <w:jc w:val="center"/>
              <w:rPr>
                <w:rFonts w:cs="B Lotus"/>
                <w:sz w:val="28"/>
                <w:szCs w:val="28"/>
                <w:rtl/>
              </w:rPr>
            </w:pPr>
            <w:r w:rsidRPr="004A7367">
              <w:rPr>
                <w:rFonts w:cs="B Lotus"/>
                <w:rtl/>
              </w:rPr>
              <w:t>1</w:t>
            </w:r>
          </w:p>
        </w:tc>
        <w:tc>
          <w:tcPr>
            <w:tcW w:w="1803" w:type="dxa"/>
          </w:tcPr>
          <w:p w14:paraId="74C8A9F1" w14:textId="4CF1D277"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550A2133" w14:textId="77777777" w:rsidTr="00372823">
        <w:tc>
          <w:tcPr>
            <w:tcW w:w="1803" w:type="dxa"/>
          </w:tcPr>
          <w:p w14:paraId="5DBCEE39" w14:textId="77777777" w:rsidR="004A7367" w:rsidRPr="004A7367" w:rsidRDefault="004A7367" w:rsidP="004A7367">
            <w:pPr>
              <w:pStyle w:val="ListParagraph"/>
              <w:numPr>
                <w:ilvl w:val="0"/>
                <w:numId w:val="63"/>
              </w:numPr>
              <w:bidi/>
              <w:jc w:val="center"/>
              <w:rPr>
                <w:rFonts w:cs="B Lotus"/>
                <w:rtl/>
              </w:rPr>
            </w:pPr>
          </w:p>
        </w:tc>
        <w:tc>
          <w:tcPr>
            <w:tcW w:w="1803" w:type="dxa"/>
          </w:tcPr>
          <w:p w14:paraId="7922C82E" w14:textId="7423F206" w:rsidR="004A7367" w:rsidRPr="004A7367" w:rsidRDefault="004A7367" w:rsidP="004A7367">
            <w:pPr>
              <w:jc w:val="center"/>
              <w:rPr>
                <w:rFonts w:cs="B Lotus"/>
                <w:sz w:val="28"/>
                <w:szCs w:val="28"/>
                <w:rtl/>
              </w:rPr>
            </w:pPr>
            <w:r w:rsidRPr="004A7367">
              <w:rPr>
                <w:rFonts w:cs="B Lotus"/>
                <w:rtl/>
              </w:rPr>
              <w:t>15</w:t>
            </w:r>
          </w:p>
        </w:tc>
        <w:tc>
          <w:tcPr>
            <w:tcW w:w="1803" w:type="dxa"/>
          </w:tcPr>
          <w:p w14:paraId="46668CC3" w14:textId="2208C55F" w:rsidR="004A7367" w:rsidRPr="004A7367" w:rsidRDefault="004A7367" w:rsidP="004A7367">
            <w:pPr>
              <w:jc w:val="center"/>
              <w:rPr>
                <w:rFonts w:cs="B Lotus"/>
                <w:sz w:val="28"/>
                <w:szCs w:val="28"/>
                <w:rtl/>
              </w:rPr>
            </w:pPr>
            <w:r w:rsidRPr="004A7367">
              <w:rPr>
                <w:rFonts w:cs="B Lotus" w:hint="cs"/>
                <w:rtl/>
              </w:rPr>
              <w:t>هشترود</w:t>
            </w:r>
          </w:p>
        </w:tc>
        <w:tc>
          <w:tcPr>
            <w:tcW w:w="1803" w:type="dxa"/>
          </w:tcPr>
          <w:p w14:paraId="6732FF03" w14:textId="45888449" w:rsidR="004A7367" w:rsidRPr="004A7367" w:rsidRDefault="004A7367" w:rsidP="004A7367">
            <w:pPr>
              <w:jc w:val="center"/>
              <w:rPr>
                <w:rFonts w:cs="B Lotus"/>
                <w:sz w:val="28"/>
                <w:szCs w:val="28"/>
                <w:rtl/>
              </w:rPr>
            </w:pPr>
            <w:r w:rsidRPr="004A7367">
              <w:rPr>
                <w:rFonts w:cs="B Lotus"/>
                <w:rtl/>
              </w:rPr>
              <w:t>1</w:t>
            </w:r>
          </w:p>
        </w:tc>
        <w:tc>
          <w:tcPr>
            <w:tcW w:w="1803" w:type="dxa"/>
          </w:tcPr>
          <w:p w14:paraId="2A6DFEB1" w14:textId="2147B5E5"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42EF988C" w14:textId="77777777" w:rsidTr="00372823">
        <w:tc>
          <w:tcPr>
            <w:tcW w:w="1803" w:type="dxa"/>
          </w:tcPr>
          <w:p w14:paraId="4A6C4940" w14:textId="77777777" w:rsidR="004A7367" w:rsidRPr="004A7367" w:rsidRDefault="004A7367" w:rsidP="004A7367">
            <w:pPr>
              <w:pStyle w:val="ListParagraph"/>
              <w:numPr>
                <w:ilvl w:val="0"/>
                <w:numId w:val="63"/>
              </w:numPr>
              <w:bidi/>
              <w:jc w:val="center"/>
              <w:rPr>
                <w:rFonts w:cs="B Lotus"/>
                <w:rtl/>
              </w:rPr>
            </w:pPr>
          </w:p>
        </w:tc>
        <w:tc>
          <w:tcPr>
            <w:tcW w:w="1803" w:type="dxa"/>
          </w:tcPr>
          <w:p w14:paraId="00A89333" w14:textId="5719CFB5" w:rsidR="004A7367" w:rsidRPr="004A7367" w:rsidRDefault="004A7367" w:rsidP="004A7367">
            <w:pPr>
              <w:jc w:val="center"/>
              <w:rPr>
                <w:rFonts w:cs="B Lotus"/>
                <w:sz w:val="28"/>
                <w:szCs w:val="28"/>
                <w:rtl/>
              </w:rPr>
            </w:pPr>
            <w:r w:rsidRPr="004A7367">
              <w:rPr>
                <w:rFonts w:cs="B Lotus"/>
                <w:rtl/>
              </w:rPr>
              <w:t>16</w:t>
            </w:r>
          </w:p>
        </w:tc>
        <w:tc>
          <w:tcPr>
            <w:tcW w:w="1803" w:type="dxa"/>
          </w:tcPr>
          <w:p w14:paraId="5E23ADB1" w14:textId="14423177" w:rsidR="004A7367" w:rsidRPr="004A7367" w:rsidRDefault="004A7367" w:rsidP="004A7367">
            <w:pPr>
              <w:jc w:val="center"/>
              <w:rPr>
                <w:rFonts w:cs="B Lotus"/>
                <w:sz w:val="28"/>
                <w:szCs w:val="28"/>
                <w:rtl/>
              </w:rPr>
            </w:pPr>
            <w:r w:rsidRPr="004A7367">
              <w:rPr>
                <w:rFonts w:cs="B Lotus" w:hint="cs"/>
                <w:rtl/>
              </w:rPr>
              <w:t>سراب</w:t>
            </w:r>
          </w:p>
        </w:tc>
        <w:tc>
          <w:tcPr>
            <w:tcW w:w="1803" w:type="dxa"/>
          </w:tcPr>
          <w:p w14:paraId="19CB58EA" w14:textId="4A706C7C" w:rsidR="004A7367" w:rsidRPr="004A7367" w:rsidRDefault="004A7367" w:rsidP="004A7367">
            <w:pPr>
              <w:jc w:val="center"/>
              <w:rPr>
                <w:rFonts w:cs="B Lotus"/>
                <w:sz w:val="28"/>
                <w:szCs w:val="28"/>
                <w:rtl/>
              </w:rPr>
            </w:pPr>
            <w:r w:rsidRPr="004A7367">
              <w:rPr>
                <w:rFonts w:cs="B Lotus"/>
                <w:rtl/>
              </w:rPr>
              <w:t>1</w:t>
            </w:r>
          </w:p>
        </w:tc>
        <w:tc>
          <w:tcPr>
            <w:tcW w:w="1803" w:type="dxa"/>
          </w:tcPr>
          <w:p w14:paraId="291EC062" w14:textId="55FEAB1C"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3AAEEC19" w14:textId="77777777" w:rsidTr="00372823">
        <w:tc>
          <w:tcPr>
            <w:tcW w:w="1803" w:type="dxa"/>
          </w:tcPr>
          <w:p w14:paraId="1D5AF3E0" w14:textId="77777777" w:rsidR="004A7367" w:rsidRPr="004A7367" w:rsidRDefault="004A7367" w:rsidP="004A7367">
            <w:pPr>
              <w:pStyle w:val="ListParagraph"/>
              <w:numPr>
                <w:ilvl w:val="0"/>
                <w:numId w:val="63"/>
              </w:numPr>
              <w:bidi/>
              <w:jc w:val="center"/>
              <w:rPr>
                <w:rFonts w:cs="B Lotus"/>
                <w:rtl/>
              </w:rPr>
            </w:pPr>
          </w:p>
        </w:tc>
        <w:tc>
          <w:tcPr>
            <w:tcW w:w="1803" w:type="dxa"/>
          </w:tcPr>
          <w:p w14:paraId="7CBC1490" w14:textId="25F737C0" w:rsidR="004A7367" w:rsidRPr="004A7367" w:rsidRDefault="004A7367" w:rsidP="004A7367">
            <w:pPr>
              <w:jc w:val="center"/>
              <w:rPr>
                <w:rFonts w:cs="B Lotus"/>
                <w:sz w:val="28"/>
                <w:szCs w:val="28"/>
                <w:rtl/>
              </w:rPr>
            </w:pPr>
            <w:r w:rsidRPr="004A7367">
              <w:rPr>
                <w:rFonts w:cs="B Lotus"/>
                <w:rtl/>
              </w:rPr>
              <w:t>17</w:t>
            </w:r>
          </w:p>
        </w:tc>
        <w:tc>
          <w:tcPr>
            <w:tcW w:w="1803" w:type="dxa"/>
          </w:tcPr>
          <w:p w14:paraId="566DD31E" w14:textId="18228DC7" w:rsidR="004A7367" w:rsidRPr="004A7367" w:rsidRDefault="004A7367" w:rsidP="004A7367">
            <w:pPr>
              <w:jc w:val="center"/>
              <w:rPr>
                <w:rFonts w:cs="B Lotus"/>
                <w:sz w:val="28"/>
                <w:szCs w:val="28"/>
                <w:rtl/>
              </w:rPr>
            </w:pPr>
            <w:r w:rsidRPr="004A7367">
              <w:rPr>
                <w:rFonts w:cs="B Lotus" w:hint="cs"/>
                <w:rtl/>
              </w:rPr>
              <w:t>گوگان</w:t>
            </w:r>
          </w:p>
        </w:tc>
        <w:tc>
          <w:tcPr>
            <w:tcW w:w="1803" w:type="dxa"/>
          </w:tcPr>
          <w:p w14:paraId="4E491B03" w14:textId="00A5DAA5" w:rsidR="004A7367" w:rsidRPr="004A7367" w:rsidRDefault="004A7367" w:rsidP="004A7367">
            <w:pPr>
              <w:jc w:val="center"/>
              <w:rPr>
                <w:rFonts w:cs="B Lotus"/>
                <w:sz w:val="28"/>
                <w:szCs w:val="28"/>
                <w:rtl/>
              </w:rPr>
            </w:pPr>
            <w:r w:rsidRPr="004A7367">
              <w:rPr>
                <w:rFonts w:cs="B Lotus"/>
                <w:rtl/>
              </w:rPr>
              <w:t>1</w:t>
            </w:r>
          </w:p>
        </w:tc>
        <w:tc>
          <w:tcPr>
            <w:tcW w:w="1803" w:type="dxa"/>
          </w:tcPr>
          <w:p w14:paraId="659E1841" w14:textId="75C1AD20"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1C012903" w14:textId="77777777" w:rsidTr="00372823">
        <w:tc>
          <w:tcPr>
            <w:tcW w:w="1803" w:type="dxa"/>
          </w:tcPr>
          <w:p w14:paraId="5C8FC611" w14:textId="77777777" w:rsidR="004A7367" w:rsidRPr="004A7367" w:rsidRDefault="004A7367" w:rsidP="004A7367">
            <w:pPr>
              <w:pStyle w:val="ListParagraph"/>
              <w:numPr>
                <w:ilvl w:val="0"/>
                <w:numId w:val="63"/>
              </w:numPr>
              <w:bidi/>
              <w:jc w:val="center"/>
              <w:rPr>
                <w:rFonts w:cs="B Lotus"/>
                <w:rtl/>
              </w:rPr>
            </w:pPr>
          </w:p>
        </w:tc>
        <w:tc>
          <w:tcPr>
            <w:tcW w:w="1803" w:type="dxa"/>
          </w:tcPr>
          <w:p w14:paraId="63A45D50" w14:textId="221BA5E1" w:rsidR="004A7367" w:rsidRPr="004A7367" w:rsidRDefault="004A7367" w:rsidP="004A7367">
            <w:pPr>
              <w:jc w:val="center"/>
              <w:rPr>
                <w:rFonts w:cs="B Lotus"/>
                <w:sz w:val="28"/>
                <w:szCs w:val="28"/>
                <w:rtl/>
              </w:rPr>
            </w:pPr>
            <w:r w:rsidRPr="004A7367">
              <w:rPr>
                <w:rFonts w:cs="B Lotus"/>
                <w:rtl/>
              </w:rPr>
              <w:t>18</w:t>
            </w:r>
          </w:p>
        </w:tc>
        <w:tc>
          <w:tcPr>
            <w:tcW w:w="1803" w:type="dxa"/>
          </w:tcPr>
          <w:p w14:paraId="339CA4EC" w14:textId="19B7747E" w:rsidR="004A7367" w:rsidRPr="004A7367" w:rsidRDefault="004A7367" w:rsidP="004A7367">
            <w:pPr>
              <w:jc w:val="center"/>
              <w:rPr>
                <w:rFonts w:cs="B Lotus"/>
                <w:sz w:val="28"/>
                <w:szCs w:val="28"/>
                <w:rtl/>
              </w:rPr>
            </w:pPr>
            <w:r w:rsidRPr="004A7367">
              <w:rPr>
                <w:rFonts w:cs="B Lotus" w:hint="cs"/>
                <w:rtl/>
              </w:rPr>
              <w:t>هریس</w:t>
            </w:r>
          </w:p>
        </w:tc>
        <w:tc>
          <w:tcPr>
            <w:tcW w:w="1803" w:type="dxa"/>
          </w:tcPr>
          <w:p w14:paraId="1B6FC9ED" w14:textId="2DFCD1C1" w:rsidR="004A7367" w:rsidRPr="004A7367" w:rsidRDefault="004A7367" w:rsidP="004A7367">
            <w:pPr>
              <w:jc w:val="center"/>
              <w:rPr>
                <w:rFonts w:cs="B Lotus"/>
                <w:sz w:val="28"/>
                <w:szCs w:val="28"/>
                <w:rtl/>
              </w:rPr>
            </w:pPr>
            <w:r w:rsidRPr="004A7367">
              <w:rPr>
                <w:rFonts w:cs="B Lotus"/>
                <w:rtl/>
              </w:rPr>
              <w:t>1</w:t>
            </w:r>
          </w:p>
        </w:tc>
        <w:tc>
          <w:tcPr>
            <w:tcW w:w="1803" w:type="dxa"/>
          </w:tcPr>
          <w:p w14:paraId="2AA25AEC" w14:textId="570793A2"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08418800" w14:textId="77777777" w:rsidTr="00372823">
        <w:tc>
          <w:tcPr>
            <w:tcW w:w="1803" w:type="dxa"/>
          </w:tcPr>
          <w:p w14:paraId="46949B35" w14:textId="77777777" w:rsidR="004A7367" w:rsidRPr="004A7367" w:rsidRDefault="004A7367" w:rsidP="004A7367">
            <w:pPr>
              <w:pStyle w:val="ListParagraph"/>
              <w:numPr>
                <w:ilvl w:val="0"/>
                <w:numId w:val="63"/>
              </w:numPr>
              <w:bidi/>
              <w:jc w:val="center"/>
              <w:rPr>
                <w:rFonts w:cs="B Lotus"/>
                <w:rtl/>
              </w:rPr>
            </w:pPr>
          </w:p>
        </w:tc>
        <w:tc>
          <w:tcPr>
            <w:tcW w:w="1803" w:type="dxa"/>
          </w:tcPr>
          <w:p w14:paraId="738F2497" w14:textId="58B7825F" w:rsidR="004A7367" w:rsidRPr="004A7367" w:rsidRDefault="004A7367" w:rsidP="004A7367">
            <w:pPr>
              <w:jc w:val="center"/>
              <w:rPr>
                <w:rFonts w:cs="B Lotus"/>
                <w:sz w:val="28"/>
                <w:szCs w:val="28"/>
                <w:rtl/>
              </w:rPr>
            </w:pPr>
            <w:r w:rsidRPr="004A7367">
              <w:rPr>
                <w:rFonts w:cs="B Lotus"/>
                <w:rtl/>
              </w:rPr>
              <w:t>19</w:t>
            </w:r>
          </w:p>
        </w:tc>
        <w:tc>
          <w:tcPr>
            <w:tcW w:w="1803" w:type="dxa"/>
          </w:tcPr>
          <w:p w14:paraId="557BA027" w14:textId="13114C28" w:rsidR="004A7367" w:rsidRPr="004A7367" w:rsidRDefault="004A7367" w:rsidP="004A7367">
            <w:pPr>
              <w:jc w:val="center"/>
              <w:rPr>
                <w:rFonts w:cs="B Lotus"/>
                <w:sz w:val="28"/>
                <w:szCs w:val="28"/>
                <w:rtl/>
              </w:rPr>
            </w:pPr>
            <w:r w:rsidRPr="004A7367">
              <w:rPr>
                <w:rFonts w:cs="B Lotus" w:hint="cs"/>
                <w:rtl/>
              </w:rPr>
              <w:t>مهربان</w:t>
            </w:r>
          </w:p>
        </w:tc>
        <w:tc>
          <w:tcPr>
            <w:tcW w:w="1803" w:type="dxa"/>
          </w:tcPr>
          <w:p w14:paraId="02BBD635" w14:textId="19A3659D" w:rsidR="004A7367" w:rsidRPr="004A7367" w:rsidRDefault="004A7367" w:rsidP="004A7367">
            <w:pPr>
              <w:jc w:val="center"/>
              <w:rPr>
                <w:rFonts w:cs="B Lotus"/>
                <w:sz w:val="28"/>
                <w:szCs w:val="28"/>
                <w:rtl/>
              </w:rPr>
            </w:pPr>
            <w:r w:rsidRPr="004A7367">
              <w:rPr>
                <w:rFonts w:cs="B Lotus"/>
                <w:rtl/>
              </w:rPr>
              <w:t>1</w:t>
            </w:r>
          </w:p>
        </w:tc>
        <w:tc>
          <w:tcPr>
            <w:tcW w:w="1803" w:type="dxa"/>
          </w:tcPr>
          <w:p w14:paraId="7B156127" w14:textId="2C7DEBAA"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3C787C9A" w14:textId="77777777" w:rsidTr="00372823">
        <w:tc>
          <w:tcPr>
            <w:tcW w:w="1803" w:type="dxa"/>
          </w:tcPr>
          <w:p w14:paraId="506C3EE7" w14:textId="77777777" w:rsidR="004A7367" w:rsidRPr="004A7367" w:rsidRDefault="004A7367" w:rsidP="004A7367">
            <w:pPr>
              <w:pStyle w:val="ListParagraph"/>
              <w:numPr>
                <w:ilvl w:val="0"/>
                <w:numId w:val="63"/>
              </w:numPr>
              <w:bidi/>
              <w:jc w:val="center"/>
              <w:rPr>
                <w:rFonts w:cs="B Lotus"/>
                <w:rtl/>
              </w:rPr>
            </w:pPr>
          </w:p>
        </w:tc>
        <w:tc>
          <w:tcPr>
            <w:tcW w:w="1803" w:type="dxa"/>
          </w:tcPr>
          <w:p w14:paraId="550B255E" w14:textId="75C69200" w:rsidR="004A7367" w:rsidRPr="004A7367" w:rsidRDefault="004A7367" w:rsidP="004A7367">
            <w:pPr>
              <w:jc w:val="center"/>
              <w:rPr>
                <w:rFonts w:cs="B Lotus"/>
                <w:sz w:val="28"/>
                <w:szCs w:val="28"/>
                <w:rtl/>
              </w:rPr>
            </w:pPr>
            <w:r w:rsidRPr="004A7367">
              <w:rPr>
                <w:rFonts w:cs="B Lotus"/>
                <w:rtl/>
              </w:rPr>
              <w:t>20</w:t>
            </w:r>
          </w:p>
        </w:tc>
        <w:tc>
          <w:tcPr>
            <w:tcW w:w="1803" w:type="dxa"/>
          </w:tcPr>
          <w:p w14:paraId="27A557EC" w14:textId="5DDC0182" w:rsidR="004A7367" w:rsidRPr="004A7367" w:rsidRDefault="004A7367" w:rsidP="004A7367">
            <w:pPr>
              <w:jc w:val="center"/>
              <w:rPr>
                <w:rFonts w:cs="B Lotus"/>
                <w:sz w:val="28"/>
                <w:szCs w:val="28"/>
                <w:rtl/>
              </w:rPr>
            </w:pPr>
            <w:r w:rsidRPr="004A7367">
              <w:rPr>
                <w:rFonts w:cs="B Lotus" w:hint="cs"/>
                <w:rtl/>
              </w:rPr>
              <w:t>هادی</w:t>
            </w:r>
            <w:r w:rsidRPr="004A7367">
              <w:rPr>
                <w:rFonts w:cs="B Lotus"/>
                <w:rtl/>
              </w:rPr>
              <w:t xml:space="preserve"> </w:t>
            </w:r>
            <w:r w:rsidRPr="004A7367">
              <w:rPr>
                <w:rFonts w:cs="B Lotus" w:hint="cs"/>
                <w:rtl/>
              </w:rPr>
              <w:t>شهر</w:t>
            </w:r>
          </w:p>
        </w:tc>
        <w:tc>
          <w:tcPr>
            <w:tcW w:w="1803" w:type="dxa"/>
          </w:tcPr>
          <w:p w14:paraId="0D2ACB3C" w14:textId="5C32CDA3" w:rsidR="004A7367" w:rsidRPr="004A7367" w:rsidRDefault="004A7367" w:rsidP="004A7367">
            <w:pPr>
              <w:jc w:val="center"/>
              <w:rPr>
                <w:rFonts w:cs="B Lotus"/>
                <w:sz w:val="28"/>
                <w:szCs w:val="28"/>
                <w:rtl/>
              </w:rPr>
            </w:pPr>
            <w:r w:rsidRPr="004A7367">
              <w:rPr>
                <w:rFonts w:cs="B Lotus"/>
                <w:rtl/>
              </w:rPr>
              <w:t>1</w:t>
            </w:r>
          </w:p>
        </w:tc>
        <w:tc>
          <w:tcPr>
            <w:tcW w:w="1803" w:type="dxa"/>
          </w:tcPr>
          <w:p w14:paraId="3DC36FC0" w14:textId="2407D842"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047B27DE" w14:textId="77777777" w:rsidTr="00372823">
        <w:tc>
          <w:tcPr>
            <w:tcW w:w="1803" w:type="dxa"/>
          </w:tcPr>
          <w:p w14:paraId="5AAEEC4C" w14:textId="77777777" w:rsidR="004A7367" w:rsidRPr="004A7367" w:rsidRDefault="004A7367" w:rsidP="004A7367">
            <w:pPr>
              <w:pStyle w:val="ListParagraph"/>
              <w:numPr>
                <w:ilvl w:val="0"/>
                <w:numId w:val="63"/>
              </w:numPr>
              <w:bidi/>
              <w:jc w:val="center"/>
              <w:rPr>
                <w:rFonts w:cs="B Lotus"/>
                <w:rtl/>
              </w:rPr>
            </w:pPr>
          </w:p>
        </w:tc>
        <w:tc>
          <w:tcPr>
            <w:tcW w:w="1803" w:type="dxa"/>
          </w:tcPr>
          <w:p w14:paraId="7550EB8C" w14:textId="5C0020FC" w:rsidR="004A7367" w:rsidRPr="004A7367" w:rsidRDefault="004A7367" w:rsidP="004A7367">
            <w:pPr>
              <w:jc w:val="center"/>
              <w:rPr>
                <w:rFonts w:cs="B Lotus"/>
                <w:sz w:val="28"/>
                <w:szCs w:val="28"/>
                <w:rtl/>
              </w:rPr>
            </w:pPr>
            <w:r w:rsidRPr="004A7367">
              <w:rPr>
                <w:rFonts w:cs="B Lotus"/>
                <w:rtl/>
              </w:rPr>
              <w:t>21</w:t>
            </w:r>
          </w:p>
        </w:tc>
        <w:tc>
          <w:tcPr>
            <w:tcW w:w="1803" w:type="dxa"/>
          </w:tcPr>
          <w:p w14:paraId="3C693E44" w14:textId="0BFE488E" w:rsidR="004A7367" w:rsidRPr="004A7367" w:rsidRDefault="004A7367" w:rsidP="004A7367">
            <w:pPr>
              <w:jc w:val="center"/>
              <w:rPr>
                <w:rFonts w:cs="B Lotus"/>
                <w:sz w:val="28"/>
                <w:szCs w:val="28"/>
                <w:rtl/>
              </w:rPr>
            </w:pPr>
            <w:r w:rsidRPr="004A7367">
              <w:rPr>
                <w:rFonts w:cs="B Lotus" w:hint="cs"/>
                <w:rtl/>
              </w:rPr>
              <w:t>ایلخچی</w:t>
            </w:r>
          </w:p>
        </w:tc>
        <w:tc>
          <w:tcPr>
            <w:tcW w:w="1803" w:type="dxa"/>
          </w:tcPr>
          <w:p w14:paraId="2C867977" w14:textId="35321D5E" w:rsidR="004A7367" w:rsidRPr="004A7367" w:rsidRDefault="004A7367" w:rsidP="004A7367">
            <w:pPr>
              <w:jc w:val="center"/>
              <w:rPr>
                <w:rFonts w:cs="B Lotus"/>
                <w:sz w:val="28"/>
                <w:szCs w:val="28"/>
                <w:rtl/>
              </w:rPr>
            </w:pPr>
            <w:r w:rsidRPr="004A7367">
              <w:rPr>
                <w:rFonts w:cs="B Lotus"/>
                <w:rtl/>
              </w:rPr>
              <w:t>1</w:t>
            </w:r>
          </w:p>
        </w:tc>
        <w:tc>
          <w:tcPr>
            <w:tcW w:w="1803" w:type="dxa"/>
          </w:tcPr>
          <w:p w14:paraId="3DEE9E00" w14:textId="5E9D7850"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3E6C6E1F" w14:textId="77777777" w:rsidTr="00372823">
        <w:tc>
          <w:tcPr>
            <w:tcW w:w="1803" w:type="dxa"/>
          </w:tcPr>
          <w:p w14:paraId="7B9853E3" w14:textId="77777777" w:rsidR="004A7367" w:rsidRPr="004A7367" w:rsidRDefault="004A7367" w:rsidP="004A7367">
            <w:pPr>
              <w:pStyle w:val="ListParagraph"/>
              <w:numPr>
                <w:ilvl w:val="0"/>
                <w:numId w:val="63"/>
              </w:numPr>
              <w:bidi/>
              <w:jc w:val="center"/>
              <w:rPr>
                <w:rFonts w:cs="B Lotus"/>
                <w:rtl/>
              </w:rPr>
            </w:pPr>
          </w:p>
        </w:tc>
        <w:tc>
          <w:tcPr>
            <w:tcW w:w="1803" w:type="dxa"/>
          </w:tcPr>
          <w:p w14:paraId="03B51F88" w14:textId="5A1D74BF" w:rsidR="004A7367" w:rsidRPr="004A7367" w:rsidRDefault="004A7367" w:rsidP="004A7367">
            <w:pPr>
              <w:jc w:val="center"/>
              <w:rPr>
                <w:rFonts w:cs="B Lotus"/>
                <w:sz w:val="28"/>
                <w:szCs w:val="28"/>
                <w:rtl/>
              </w:rPr>
            </w:pPr>
            <w:r w:rsidRPr="004A7367">
              <w:rPr>
                <w:rFonts w:cs="B Lotus"/>
                <w:rtl/>
              </w:rPr>
              <w:t>22</w:t>
            </w:r>
          </w:p>
        </w:tc>
        <w:tc>
          <w:tcPr>
            <w:tcW w:w="1803" w:type="dxa"/>
          </w:tcPr>
          <w:p w14:paraId="56875A81" w14:textId="37149B81" w:rsidR="004A7367" w:rsidRPr="004A7367" w:rsidRDefault="004A7367" w:rsidP="004A7367">
            <w:pPr>
              <w:jc w:val="center"/>
              <w:rPr>
                <w:rFonts w:cs="B Lotus"/>
                <w:sz w:val="28"/>
                <w:szCs w:val="28"/>
                <w:rtl/>
              </w:rPr>
            </w:pPr>
            <w:r w:rsidRPr="004A7367">
              <w:rPr>
                <w:rFonts w:cs="B Lotus" w:hint="cs"/>
                <w:rtl/>
              </w:rPr>
              <w:t>کلیبر</w:t>
            </w:r>
          </w:p>
        </w:tc>
        <w:tc>
          <w:tcPr>
            <w:tcW w:w="1803" w:type="dxa"/>
          </w:tcPr>
          <w:p w14:paraId="21A7E640" w14:textId="2C9E6EB8" w:rsidR="004A7367" w:rsidRPr="004A7367" w:rsidRDefault="004A7367" w:rsidP="004A7367">
            <w:pPr>
              <w:jc w:val="center"/>
              <w:rPr>
                <w:rFonts w:cs="B Lotus"/>
                <w:sz w:val="28"/>
                <w:szCs w:val="28"/>
                <w:rtl/>
              </w:rPr>
            </w:pPr>
            <w:r w:rsidRPr="004A7367">
              <w:rPr>
                <w:rFonts w:cs="B Lotus"/>
                <w:rtl/>
              </w:rPr>
              <w:t>1</w:t>
            </w:r>
          </w:p>
        </w:tc>
        <w:tc>
          <w:tcPr>
            <w:tcW w:w="1803" w:type="dxa"/>
          </w:tcPr>
          <w:p w14:paraId="4138E17E" w14:textId="550A4DED"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6AC707BF" w14:textId="77777777" w:rsidTr="00372823">
        <w:tc>
          <w:tcPr>
            <w:tcW w:w="1803" w:type="dxa"/>
          </w:tcPr>
          <w:p w14:paraId="6484BBEA" w14:textId="77777777" w:rsidR="004A7367" w:rsidRPr="004A7367" w:rsidRDefault="004A7367" w:rsidP="004A7367">
            <w:pPr>
              <w:pStyle w:val="ListParagraph"/>
              <w:numPr>
                <w:ilvl w:val="0"/>
                <w:numId w:val="63"/>
              </w:numPr>
              <w:bidi/>
              <w:jc w:val="center"/>
              <w:rPr>
                <w:rFonts w:cs="B Lotus"/>
                <w:rtl/>
              </w:rPr>
            </w:pPr>
          </w:p>
        </w:tc>
        <w:tc>
          <w:tcPr>
            <w:tcW w:w="1803" w:type="dxa"/>
          </w:tcPr>
          <w:p w14:paraId="60C96EF4" w14:textId="075C6913" w:rsidR="004A7367" w:rsidRPr="004A7367" w:rsidRDefault="004A7367" w:rsidP="004A7367">
            <w:pPr>
              <w:jc w:val="center"/>
              <w:rPr>
                <w:rFonts w:cs="B Lotus"/>
                <w:sz w:val="28"/>
                <w:szCs w:val="28"/>
                <w:rtl/>
              </w:rPr>
            </w:pPr>
            <w:r w:rsidRPr="004A7367">
              <w:rPr>
                <w:rFonts w:cs="B Lotus"/>
                <w:rtl/>
              </w:rPr>
              <w:t>23</w:t>
            </w:r>
          </w:p>
        </w:tc>
        <w:tc>
          <w:tcPr>
            <w:tcW w:w="1803" w:type="dxa"/>
          </w:tcPr>
          <w:p w14:paraId="2AB282B9" w14:textId="7F37A78F" w:rsidR="004A7367" w:rsidRPr="004A7367" w:rsidRDefault="004A7367" w:rsidP="004A7367">
            <w:pPr>
              <w:jc w:val="center"/>
              <w:rPr>
                <w:rFonts w:cs="B Lotus"/>
                <w:sz w:val="28"/>
                <w:szCs w:val="28"/>
                <w:rtl/>
              </w:rPr>
            </w:pPr>
            <w:r w:rsidRPr="004A7367">
              <w:rPr>
                <w:rFonts w:cs="B Lotus" w:hint="cs"/>
                <w:rtl/>
              </w:rPr>
              <w:t>ترکمانچای</w:t>
            </w:r>
          </w:p>
        </w:tc>
        <w:tc>
          <w:tcPr>
            <w:tcW w:w="1803" w:type="dxa"/>
          </w:tcPr>
          <w:p w14:paraId="1D4DC542" w14:textId="152418DB" w:rsidR="004A7367" w:rsidRPr="004A7367" w:rsidRDefault="004A7367" w:rsidP="004A7367">
            <w:pPr>
              <w:jc w:val="center"/>
              <w:rPr>
                <w:rFonts w:cs="B Lotus"/>
                <w:sz w:val="28"/>
                <w:szCs w:val="28"/>
                <w:rtl/>
              </w:rPr>
            </w:pPr>
            <w:r w:rsidRPr="004A7367">
              <w:rPr>
                <w:rFonts w:cs="B Lotus"/>
                <w:rtl/>
              </w:rPr>
              <w:t>1</w:t>
            </w:r>
          </w:p>
        </w:tc>
        <w:tc>
          <w:tcPr>
            <w:tcW w:w="1803" w:type="dxa"/>
          </w:tcPr>
          <w:p w14:paraId="4B95247B" w14:textId="24DA3F6F"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6C00A9A9" w14:textId="77777777" w:rsidTr="00372823">
        <w:tc>
          <w:tcPr>
            <w:tcW w:w="1803" w:type="dxa"/>
          </w:tcPr>
          <w:p w14:paraId="0C00D8AF" w14:textId="77777777" w:rsidR="004A7367" w:rsidRPr="004A7367" w:rsidRDefault="004A7367" w:rsidP="004A7367">
            <w:pPr>
              <w:pStyle w:val="ListParagraph"/>
              <w:numPr>
                <w:ilvl w:val="0"/>
                <w:numId w:val="63"/>
              </w:numPr>
              <w:bidi/>
              <w:jc w:val="center"/>
              <w:rPr>
                <w:rFonts w:cs="B Lotus"/>
                <w:rtl/>
              </w:rPr>
            </w:pPr>
          </w:p>
        </w:tc>
        <w:tc>
          <w:tcPr>
            <w:tcW w:w="1803" w:type="dxa"/>
          </w:tcPr>
          <w:p w14:paraId="70810B1E" w14:textId="63C04FCD" w:rsidR="004A7367" w:rsidRPr="004A7367" w:rsidRDefault="004A7367" w:rsidP="004A7367">
            <w:pPr>
              <w:jc w:val="center"/>
              <w:rPr>
                <w:rFonts w:cs="B Lotus"/>
                <w:sz w:val="28"/>
                <w:szCs w:val="28"/>
                <w:rtl/>
              </w:rPr>
            </w:pPr>
            <w:r w:rsidRPr="004A7367">
              <w:rPr>
                <w:rFonts w:cs="B Lotus"/>
                <w:rtl/>
              </w:rPr>
              <w:t>24</w:t>
            </w:r>
          </w:p>
        </w:tc>
        <w:tc>
          <w:tcPr>
            <w:tcW w:w="1803" w:type="dxa"/>
          </w:tcPr>
          <w:p w14:paraId="21946AEC" w14:textId="63C25A71" w:rsidR="004A7367" w:rsidRPr="004A7367" w:rsidRDefault="004A7367" w:rsidP="004A7367">
            <w:pPr>
              <w:jc w:val="center"/>
              <w:rPr>
                <w:rFonts w:cs="B Lotus"/>
                <w:sz w:val="28"/>
                <w:szCs w:val="28"/>
                <w:rtl/>
              </w:rPr>
            </w:pPr>
            <w:r w:rsidRPr="004A7367">
              <w:rPr>
                <w:rFonts w:cs="B Lotus" w:hint="cs"/>
                <w:rtl/>
              </w:rPr>
              <w:t>سردرود</w:t>
            </w:r>
          </w:p>
        </w:tc>
        <w:tc>
          <w:tcPr>
            <w:tcW w:w="1803" w:type="dxa"/>
          </w:tcPr>
          <w:p w14:paraId="55D69E4C" w14:textId="32147B44" w:rsidR="004A7367" w:rsidRPr="004A7367" w:rsidRDefault="004A7367" w:rsidP="004A7367">
            <w:pPr>
              <w:jc w:val="center"/>
              <w:rPr>
                <w:rFonts w:cs="B Lotus"/>
                <w:sz w:val="28"/>
                <w:szCs w:val="28"/>
                <w:rtl/>
              </w:rPr>
            </w:pPr>
            <w:r w:rsidRPr="004A7367">
              <w:rPr>
                <w:rFonts w:cs="B Lotus"/>
                <w:rtl/>
              </w:rPr>
              <w:t>1</w:t>
            </w:r>
          </w:p>
        </w:tc>
        <w:tc>
          <w:tcPr>
            <w:tcW w:w="1803" w:type="dxa"/>
          </w:tcPr>
          <w:p w14:paraId="2583BD27" w14:textId="56C9ADDA"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061DA3FB" w14:textId="77777777" w:rsidTr="00372823">
        <w:tc>
          <w:tcPr>
            <w:tcW w:w="1803" w:type="dxa"/>
          </w:tcPr>
          <w:p w14:paraId="72322486" w14:textId="77777777" w:rsidR="004A7367" w:rsidRPr="004A7367" w:rsidRDefault="004A7367" w:rsidP="004A7367">
            <w:pPr>
              <w:pStyle w:val="ListParagraph"/>
              <w:numPr>
                <w:ilvl w:val="0"/>
                <w:numId w:val="63"/>
              </w:numPr>
              <w:bidi/>
              <w:jc w:val="center"/>
              <w:rPr>
                <w:rFonts w:cs="B Lotus"/>
                <w:rtl/>
              </w:rPr>
            </w:pPr>
          </w:p>
        </w:tc>
        <w:tc>
          <w:tcPr>
            <w:tcW w:w="1803" w:type="dxa"/>
          </w:tcPr>
          <w:p w14:paraId="7079BA64" w14:textId="121F6F59" w:rsidR="004A7367" w:rsidRPr="004A7367" w:rsidRDefault="004A7367" w:rsidP="004A7367">
            <w:pPr>
              <w:jc w:val="center"/>
              <w:rPr>
                <w:rFonts w:cs="B Lotus"/>
                <w:sz w:val="28"/>
                <w:szCs w:val="28"/>
                <w:rtl/>
              </w:rPr>
            </w:pPr>
            <w:r w:rsidRPr="004A7367">
              <w:rPr>
                <w:rFonts w:cs="B Lotus"/>
                <w:rtl/>
              </w:rPr>
              <w:t>25</w:t>
            </w:r>
          </w:p>
        </w:tc>
        <w:tc>
          <w:tcPr>
            <w:tcW w:w="1803" w:type="dxa"/>
          </w:tcPr>
          <w:p w14:paraId="08F0943B" w14:textId="5AFF5311" w:rsidR="004A7367" w:rsidRPr="004A7367" w:rsidRDefault="004A7367" w:rsidP="004A7367">
            <w:pPr>
              <w:jc w:val="center"/>
              <w:rPr>
                <w:rFonts w:cs="B Lotus"/>
                <w:sz w:val="28"/>
                <w:szCs w:val="28"/>
                <w:rtl/>
              </w:rPr>
            </w:pPr>
            <w:r w:rsidRPr="004A7367">
              <w:rPr>
                <w:rFonts w:cs="B Lotus" w:hint="cs"/>
                <w:rtl/>
              </w:rPr>
              <w:t>باسمنج</w:t>
            </w:r>
          </w:p>
        </w:tc>
        <w:tc>
          <w:tcPr>
            <w:tcW w:w="1803" w:type="dxa"/>
          </w:tcPr>
          <w:p w14:paraId="10733F54" w14:textId="102293B0" w:rsidR="004A7367" w:rsidRPr="004A7367" w:rsidRDefault="004A7367" w:rsidP="004A7367">
            <w:pPr>
              <w:jc w:val="center"/>
              <w:rPr>
                <w:rFonts w:cs="B Lotus"/>
                <w:sz w:val="28"/>
                <w:szCs w:val="28"/>
                <w:rtl/>
              </w:rPr>
            </w:pPr>
            <w:r w:rsidRPr="004A7367">
              <w:rPr>
                <w:rFonts w:cs="B Lotus"/>
                <w:rtl/>
              </w:rPr>
              <w:t>1</w:t>
            </w:r>
          </w:p>
        </w:tc>
        <w:tc>
          <w:tcPr>
            <w:tcW w:w="1803" w:type="dxa"/>
          </w:tcPr>
          <w:p w14:paraId="30512D38" w14:textId="1988789E"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7E73118E" w14:textId="77777777" w:rsidTr="00372823">
        <w:tc>
          <w:tcPr>
            <w:tcW w:w="1803" w:type="dxa"/>
          </w:tcPr>
          <w:p w14:paraId="6690B521" w14:textId="77777777" w:rsidR="004A7367" w:rsidRPr="004A7367" w:rsidRDefault="004A7367" w:rsidP="004A7367">
            <w:pPr>
              <w:pStyle w:val="ListParagraph"/>
              <w:numPr>
                <w:ilvl w:val="0"/>
                <w:numId w:val="63"/>
              </w:numPr>
              <w:bidi/>
              <w:jc w:val="center"/>
              <w:rPr>
                <w:rFonts w:cs="B Lotus"/>
                <w:rtl/>
              </w:rPr>
            </w:pPr>
          </w:p>
        </w:tc>
        <w:tc>
          <w:tcPr>
            <w:tcW w:w="1803" w:type="dxa"/>
          </w:tcPr>
          <w:p w14:paraId="3A287D2C" w14:textId="23880949" w:rsidR="004A7367" w:rsidRPr="004A7367" w:rsidRDefault="004A7367" w:rsidP="004A7367">
            <w:pPr>
              <w:jc w:val="center"/>
              <w:rPr>
                <w:rFonts w:cs="B Lotus"/>
                <w:sz w:val="28"/>
                <w:szCs w:val="28"/>
                <w:rtl/>
              </w:rPr>
            </w:pPr>
            <w:r w:rsidRPr="004A7367">
              <w:rPr>
                <w:rFonts w:cs="B Lotus"/>
                <w:rtl/>
              </w:rPr>
              <w:t>26</w:t>
            </w:r>
          </w:p>
        </w:tc>
        <w:tc>
          <w:tcPr>
            <w:tcW w:w="1803" w:type="dxa"/>
          </w:tcPr>
          <w:p w14:paraId="3E56C22C" w14:textId="34D8FEBA" w:rsidR="004A7367" w:rsidRPr="004A7367" w:rsidRDefault="004A7367" w:rsidP="004A7367">
            <w:pPr>
              <w:jc w:val="center"/>
              <w:rPr>
                <w:rFonts w:cs="B Lotus"/>
                <w:sz w:val="28"/>
                <w:szCs w:val="28"/>
                <w:rtl/>
              </w:rPr>
            </w:pPr>
            <w:r w:rsidRPr="004A7367">
              <w:rPr>
                <w:rFonts w:cs="B Lotus" w:hint="cs"/>
                <w:rtl/>
              </w:rPr>
              <w:t>ممقان</w:t>
            </w:r>
          </w:p>
        </w:tc>
        <w:tc>
          <w:tcPr>
            <w:tcW w:w="1803" w:type="dxa"/>
          </w:tcPr>
          <w:p w14:paraId="2163ECE0" w14:textId="03B0EACF" w:rsidR="004A7367" w:rsidRPr="004A7367" w:rsidRDefault="004A7367" w:rsidP="004A7367">
            <w:pPr>
              <w:jc w:val="center"/>
              <w:rPr>
                <w:rFonts w:cs="B Lotus"/>
                <w:sz w:val="28"/>
                <w:szCs w:val="28"/>
                <w:rtl/>
              </w:rPr>
            </w:pPr>
            <w:r w:rsidRPr="004A7367">
              <w:rPr>
                <w:rFonts w:cs="B Lotus"/>
                <w:rtl/>
              </w:rPr>
              <w:t>1</w:t>
            </w:r>
          </w:p>
        </w:tc>
        <w:tc>
          <w:tcPr>
            <w:tcW w:w="1803" w:type="dxa"/>
          </w:tcPr>
          <w:p w14:paraId="11830D84" w14:textId="352CB462"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353E2253" w14:textId="77777777" w:rsidTr="00372823">
        <w:tc>
          <w:tcPr>
            <w:tcW w:w="1803" w:type="dxa"/>
          </w:tcPr>
          <w:p w14:paraId="7F2979FC" w14:textId="77777777" w:rsidR="004A7367" w:rsidRPr="004A7367" w:rsidRDefault="004A7367" w:rsidP="004A7367">
            <w:pPr>
              <w:pStyle w:val="ListParagraph"/>
              <w:numPr>
                <w:ilvl w:val="0"/>
                <w:numId w:val="63"/>
              </w:numPr>
              <w:bidi/>
              <w:jc w:val="center"/>
              <w:rPr>
                <w:rFonts w:cs="B Lotus"/>
                <w:rtl/>
              </w:rPr>
            </w:pPr>
          </w:p>
        </w:tc>
        <w:tc>
          <w:tcPr>
            <w:tcW w:w="1803" w:type="dxa"/>
          </w:tcPr>
          <w:p w14:paraId="1F758247" w14:textId="0F10DB63" w:rsidR="004A7367" w:rsidRPr="004A7367" w:rsidRDefault="004A7367" w:rsidP="004A7367">
            <w:pPr>
              <w:jc w:val="center"/>
              <w:rPr>
                <w:rFonts w:cs="B Lotus"/>
                <w:sz w:val="28"/>
                <w:szCs w:val="28"/>
                <w:rtl/>
              </w:rPr>
            </w:pPr>
            <w:r w:rsidRPr="004A7367">
              <w:rPr>
                <w:rFonts w:cs="B Lotus"/>
                <w:rtl/>
              </w:rPr>
              <w:t>27</w:t>
            </w:r>
          </w:p>
        </w:tc>
        <w:tc>
          <w:tcPr>
            <w:tcW w:w="1803" w:type="dxa"/>
          </w:tcPr>
          <w:p w14:paraId="7A13A3D9" w14:textId="14BD18E5" w:rsidR="004A7367" w:rsidRPr="004A7367" w:rsidRDefault="004A7367" w:rsidP="004A7367">
            <w:pPr>
              <w:jc w:val="center"/>
              <w:rPr>
                <w:rFonts w:cs="B Lotus"/>
                <w:sz w:val="28"/>
                <w:szCs w:val="28"/>
                <w:rtl/>
              </w:rPr>
            </w:pPr>
            <w:r w:rsidRPr="004A7367">
              <w:rPr>
                <w:rFonts w:cs="B Lotus" w:hint="cs"/>
                <w:rtl/>
              </w:rPr>
              <w:t>خسروشهر</w:t>
            </w:r>
          </w:p>
        </w:tc>
        <w:tc>
          <w:tcPr>
            <w:tcW w:w="1803" w:type="dxa"/>
          </w:tcPr>
          <w:p w14:paraId="5E81B5AA" w14:textId="3570B7F3" w:rsidR="004A7367" w:rsidRPr="004A7367" w:rsidRDefault="004A7367" w:rsidP="004A7367">
            <w:pPr>
              <w:jc w:val="center"/>
              <w:rPr>
                <w:rFonts w:cs="B Lotus"/>
                <w:sz w:val="28"/>
                <w:szCs w:val="28"/>
                <w:rtl/>
              </w:rPr>
            </w:pPr>
            <w:r w:rsidRPr="004A7367">
              <w:rPr>
                <w:rFonts w:cs="B Lotus"/>
                <w:rtl/>
              </w:rPr>
              <w:t>1</w:t>
            </w:r>
          </w:p>
        </w:tc>
        <w:tc>
          <w:tcPr>
            <w:tcW w:w="1803" w:type="dxa"/>
          </w:tcPr>
          <w:p w14:paraId="31232216" w14:textId="404DA5F1"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3FFE6442" w14:textId="77777777" w:rsidTr="00372823">
        <w:tc>
          <w:tcPr>
            <w:tcW w:w="1803" w:type="dxa"/>
          </w:tcPr>
          <w:p w14:paraId="3F667278" w14:textId="77777777" w:rsidR="004A7367" w:rsidRPr="004A7367" w:rsidRDefault="004A7367" w:rsidP="004A7367">
            <w:pPr>
              <w:pStyle w:val="ListParagraph"/>
              <w:numPr>
                <w:ilvl w:val="0"/>
                <w:numId w:val="63"/>
              </w:numPr>
              <w:bidi/>
              <w:jc w:val="center"/>
              <w:rPr>
                <w:rFonts w:cs="B Lotus"/>
                <w:rtl/>
              </w:rPr>
            </w:pPr>
          </w:p>
        </w:tc>
        <w:tc>
          <w:tcPr>
            <w:tcW w:w="1803" w:type="dxa"/>
          </w:tcPr>
          <w:p w14:paraId="2BB78F17" w14:textId="7DE3DF05" w:rsidR="004A7367" w:rsidRPr="004A7367" w:rsidRDefault="004A7367" w:rsidP="004A7367">
            <w:pPr>
              <w:jc w:val="center"/>
              <w:rPr>
                <w:rFonts w:cs="B Lotus"/>
                <w:sz w:val="28"/>
                <w:szCs w:val="28"/>
                <w:rtl/>
              </w:rPr>
            </w:pPr>
            <w:r w:rsidRPr="004A7367">
              <w:rPr>
                <w:rFonts w:cs="B Lotus"/>
                <w:rtl/>
              </w:rPr>
              <w:t>28</w:t>
            </w:r>
          </w:p>
        </w:tc>
        <w:tc>
          <w:tcPr>
            <w:tcW w:w="1803" w:type="dxa"/>
          </w:tcPr>
          <w:p w14:paraId="3BF91D07" w14:textId="29EFC62B" w:rsidR="004A7367" w:rsidRPr="004A7367" w:rsidRDefault="004A7367" w:rsidP="004A7367">
            <w:pPr>
              <w:jc w:val="center"/>
              <w:rPr>
                <w:rFonts w:cs="B Lotus"/>
                <w:sz w:val="28"/>
                <w:szCs w:val="28"/>
                <w:rtl/>
              </w:rPr>
            </w:pPr>
            <w:r w:rsidRPr="004A7367">
              <w:rPr>
                <w:rFonts w:cs="B Lotus" w:hint="cs"/>
                <w:rtl/>
              </w:rPr>
              <w:t>تیکمه</w:t>
            </w:r>
            <w:r w:rsidRPr="004A7367">
              <w:rPr>
                <w:rFonts w:cs="B Lotus"/>
                <w:rtl/>
              </w:rPr>
              <w:t xml:space="preserve"> </w:t>
            </w:r>
            <w:r w:rsidRPr="004A7367">
              <w:rPr>
                <w:rFonts w:cs="B Lotus" w:hint="cs"/>
                <w:rtl/>
              </w:rPr>
              <w:t>داش</w:t>
            </w:r>
          </w:p>
        </w:tc>
        <w:tc>
          <w:tcPr>
            <w:tcW w:w="1803" w:type="dxa"/>
          </w:tcPr>
          <w:p w14:paraId="5EDB6DCF" w14:textId="6E922321" w:rsidR="004A7367" w:rsidRPr="004A7367" w:rsidRDefault="004A7367" w:rsidP="004A7367">
            <w:pPr>
              <w:jc w:val="center"/>
              <w:rPr>
                <w:rFonts w:cs="B Lotus"/>
                <w:sz w:val="28"/>
                <w:szCs w:val="28"/>
                <w:rtl/>
              </w:rPr>
            </w:pPr>
            <w:r w:rsidRPr="004A7367">
              <w:rPr>
                <w:rFonts w:cs="B Lotus"/>
                <w:rtl/>
              </w:rPr>
              <w:t>1</w:t>
            </w:r>
          </w:p>
        </w:tc>
        <w:tc>
          <w:tcPr>
            <w:tcW w:w="1803" w:type="dxa"/>
          </w:tcPr>
          <w:p w14:paraId="231076FE" w14:textId="775A9C13"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7D14218A" w14:textId="77777777" w:rsidTr="00372823">
        <w:tc>
          <w:tcPr>
            <w:tcW w:w="1803" w:type="dxa"/>
          </w:tcPr>
          <w:p w14:paraId="011DD046" w14:textId="77777777" w:rsidR="004A7367" w:rsidRPr="004A7367" w:rsidRDefault="004A7367" w:rsidP="004A7367">
            <w:pPr>
              <w:pStyle w:val="ListParagraph"/>
              <w:numPr>
                <w:ilvl w:val="0"/>
                <w:numId w:val="63"/>
              </w:numPr>
              <w:bidi/>
              <w:jc w:val="center"/>
              <w:rPr>
                <w:rFonts w:cs="B Lotus"/>
                <w:rtl/>
              </w:rPr>
            </w:pPr>
          </w:p>
        </w:tc>
        <w:tc>
          <w:tcPr>
            <w:tcW w:w="1803" w:type="dxa"/>
          </w:tcPr>
          <w:p w14:paraId="1D5900F6" w14:textId="6A22851A" w:rsidR="004A7367" w:rsidRPr="004A7367" w:rsidRDefault="004A7367" w:rsidP="004A7367">
            <w:pPr>
              <w:jc w:val="center"/>
              <w:rPr>
                <w:rFonts w:cs="B Lotus"/>
                <w:sz w:val="28"/>
                <w:szCs w:val="28"/>
                <w:rtl/>
              </w:rPr>
            </w:pPr>
            <w:r w:rsidRPr="004A7367">
              <w:rPr>
                <w:rFonts w:cs="B Lotus"/>
                <w:rtl/>
              </w:rPr>
              <w:t>29</w:t>
            </w:r>
          </w:p>
        </w:tc>
        <w:tc>
          <w:tcPr>
            <w:tcW w:w="1803" w:type="dxa"/>
          </w:tcPr>
          <w:p w14:paraId="7A868DB1" w14:textId="49592E8E" w:rsidR="004A7367" w:rsidRPr="004A7367" w:rsidRDefault="004A7367" w:rsidP="004A7367">
            <w:pPr>
              <w:jc w:val="center"/>
              <w:rPr>
                <w:rFonts w:cs="B Lotus"/>
                <w:sz w:val="28"/>
                <w:szCs w:val="28"/>
                <w:rtl/>
              </w:rPr>
            </w:pPr>
            <w:r w:rsidRPr="004A7367">
              <w:rPr>
                <w:rFonts w:cs="B Lotus" w:hint="cs"/>
                <w:rtl/>
              </w:rPr>
              <w:t>لیلان</w:t>
            </w:r>
          </w:p>
        </w:tc>
        <w:tc>
          <w:tcPr>
            <w:tcW w:w="1803" w:type="dxa"/>
          </w:tcPr>
          <w:p w14:paraId="16F6C593" w14:textId="7D5BDDF1" w:rsidR="004A7367" w:rsidRPr="004A7367" w:rsidRDefault="004A7367" w:rsidP="004A7367">
            <w:pPr>
              <w:jc w:val="center"/>
              <w:rPr>
                <w:rFonts w:cs="B Lotus"/>
                <w:sz w:val="28"/>
                <w:szCs w:val="28"/>
                <w:rtl/>
              </w:rPr>
            </w:pPr>
            <w:r w:rsidRPr="004A7367">
              <w:rPr>
                <w:rFonts w:cs="B Lotus"/>
                <w:rtl/>
              </w:rPr>
              <w:t>1</w:t>
            </w:r>
          </w:p>
        </w:tc>
        <w:tc>
          <w:tcPr>
            <w:tcW w:w="1803" w:type="dxa"/>
          </w:tcPr>
          <w:p w14:paraId="14065F10" w14:textId="485E5705"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5325212C" w14:textId="77777777" w:rsidTr="00372823">
        <w:tc>
          <w:tcPr>
            <w:tcW w:w="1803" w:type="dxa"/>
          </w:tcPr>
          <w:p w14:paraId="79047B4F" w14:textId="77777777" w:rsidR="004A7367" w:rsidRPr="004A7367" w:rsidRDefault="004A7367" w:rsidP="004A7367">
            <w:pPr>
              <w:pStyle w:val="ListParagraph"/>
              <w:numPr>
                <w:ilvl w:val="0"/>
                <w:numId w:val="63"/>
              </w:numPr>
              <w:bidi/>
              <w:jc w:val="center"/>
              <w:rPr>
                <w:rFonts w:cs="B Lotus"/>
                <w:rtl/>
              </w:rPr>
            </w:pPr>
          </w:p>
        </w:tc>
        <w:tc>
          <w:tcPr>
            <w:tcW w:w="1803" w:type="dxa"/>
          </w:tcPr>
          <w:p w14:paraId="0857B2E8" w14:textId="663D2704" w:rsidR="004A7367" w:rsidRPr="004A7367" w:rsidRDefault="004A7367" w:rsidP="004A7367">
            <w:pPr>
              <w:jc w:val="center"/>
              <w:rPr>
                <w:rFonts w:cs="B Lotus"/>
                <w:sz w:val="28"/>
                <w:szCs w:val="28"/>
                <w:rtl/>
              </w:rPr>
            </w:pPr>
            <w:r w:rsidRPr="004A7367">
              <w:rPr>
                <w:rFonts w:cs="B Lotus"/>
                <w:rtl/>
              </w:rPr>
              <w:t>31</w:t>
            </w:r>
          </w:p>
        </w:tc>
        <w:tc>
          <w:tcPr>
            <w:tcW w:w="1803" w:type="dxa"/>
          </w:tcPr>
          <w:p w14:paraId="277726DB" w14:textId="530EBA3D" w:rsidR="004A7367" w:rsidRPr="004A7367" w:rsidRDefault="004A7367" w:rsidP="004A7367">
            <w:pPr>
              <w:jc w:val="center"/>
              <w:rPr>
                <w:rFonts w:cs="B Lotus"/>
                <w:sz w:val="28"/>
                <w:szCs w:val="28"/>
                <w:rtl/>
              </w:rPr>
            </w:pPr>
            <w:r w:rsidRPr="004A7367">
              <w:rPr>
                <w:rFonts w:cs="B Lotus" w:hint="cs"/>
                <w:rtl/>
              </w:rPr>
              <w:t>قره</w:t>
            </w:r>
            <w:r w:rsidRPr="004A7367">
              <w:rPr>
                <w:rFonts w:cs="B Lotus"/>
                <w:rtl/>
              </w:rPr>
              <w:t xml:space="preserve"> </w:t>
            </w:r>
            <w:r w:rsidRPr="004A7367">
              <w:rPr>
                <w:rFonts w:cs="B Lotus" w:hint="cs"/>
                <w:rtl/>
              </w:rPr>
              <w:t>چمن</w:t>
            </w:r>
          </w:p>
        </w:tc>
        <w:tc>
          <w:tcPr>
            <w:tcW w:w="1803" w:type="dxa"/>
          </w:tcPr>
          <w:p w14:paraId="211A585B" w14:textId="770BA4AD" w:rsidR="004A7367" w:rsidRPr="004A7367" w:rsidRDefault="004A7367" w:rsidP="004A7367">
            <w:pPr>
              <w:jc w:val="center"/>
              <w:rPr>
                <w:rFonts w:cs="B Lotus"/>
                <w:sz w:val="28"/>
                <w:szCs w:val="28"/>
                <w:rtl/>
              </w:rPr>
            </w:pPr>
            <w:r w:rsidRPr="004A7367">
              <w:rPr>
                <w:rFonts w:cs="B Lotus"/>
                <w:rtl/>
              </w:rPr>
              <w:t>1</w:t>
            </w:r>
          </w:p>
        </w:tc>
        <w:tc>
          <w:tcPr>
            <w:tcW w:w="1803" w:type="dxa"/>
          </w:tcPr>
          <w:p w14:paraId="0ABC68C3" w14:textId="14B97DFB"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0CC530CF" w14:textId="77777777" w:rsidTr="00372823">
        <w:tc>
          <w:tcPr>
            <w:tcW w:w="1803" w:type="dxa"/>
          </w:tcPr>
          <w:p w14:paraId="3C387610" w14:textId="77777777" w:rsidR="004A7367" w:rsidRPr="004A7367" w:rsidRDefault="004A7367" w:rsidP="004A7367">
            <w:pPr>
              <w:pStyle w:val="ListParagraph"/>
              <w:numPr>
                <w:ilvl w:val="0"/>
                <w:numId w:val="63"/>
              </w:numPr>
              <w:bidi/>
              <w:jc w:val="center"/>
              <w:rPr>
                <w:rFonts w:cs="B Lotus"/>
                <w:rtl/>
              </w:rPr>
            </w:pPr>
          </w:p>
        </w:tc>
        <w:tc>
          <w:tcPr>
            <w:tcW w:w="1803" w:type="dxa"/>
          </w:tcPr>
          <w:p w14:paraId="52767351" w14:textId="2B22C6D9" w:rsidR="004A7367" w:rsidRPr="004A7367" w:rsidRDefault="004A7367" w:rsidP="004A7367">
            <w:pPr>
              <w:jc w:val="center"/>
              <w:rPr>
                <w:rFonts w:cs="B Lotus"/>
                <w:sz w:val="28"/>
                <w:szCs w:val="28"/>
                <w:rtl/>
              </w:rPr>
            </w:pPr>
            <w:r w:rsidRPr="004A7367">
              <w:rPr>
                <w:rFonts w:cs="B Lotus"/>
                <w:rtl/>
              </w:rPr>
              <w:t>32</w:t>
            </w:r>
          </w:p>
        </w:tc>
        <w:tc>
          <w:tcPr>
            <w:tcW w:w="1803" w:type="dxa"/>
          </w:tcPr>
          <w:p w14:paraId="2532DE91" w14:textId="7033434D" w:rsidR="004A7367" w:rsidRPr="004A7367" w:rsidRDefault="004A7367" w:rsidP="004A7367">
            <w:pPr>
              <w:jc w:val="center"/>
              <w:rPr>
                <w:rFonts w:cs="B Lotus"/>
                <w:sz w:val="28"/>
                <w:szCs w:val="28"/>
                <w:rtl/>
              </w:rPr>
            </w:pPr>
            <w:r w:rsidRPr="004A7367">
              <w:rPr>
                <w:rFonts w:cs="B Lotus" w:hint="cs"/>
                <w:rtl/>
              </w:rPr>
              <w:t>ورزقان</w:t>
            </w:r>
          </w:p>
        </w:tc>
        <w:tc>
          <w:tcPr>
            <w:tcW w:w="1803" w:type="dxa"/>
          </w:tcPr>
          <w:p w14:paraId="2B9128FC" w14:textId="79A9E452" w:rsidR="004A7367" w:rsidRPr="004A7367" w:rsidRDefault="004A7367" w:rsidP="004A7367">
            <w:pPr>
              <w:jc w:val="center"/>
              <w:rPr>
                <w:rFonts w:cs="B Lotus"/>
                <w:sz w:val="28"/>
                <w:szCs w:val="28"/>
                <w:rtl/>
              </w:rPr>
            </w:pPr>
            <w:r w:rsidRPr="004A7367">
              <w:rPr>
                <w:rFonts w:cs="B Lotus"/>
                <w:rtl/>
              </w:rPr>
              <w:t>1</w:t>
            </w:r>
          </w:p>
        </w:tc>
        <w:tc>
          <w:tcPr>
            <w:tcW w:w="1803" w:type="dxa"/>
          </w:tcPr>
          <w:p w14:paraId="7ADE09E2" w14:textId="05A907AB"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2D9E200A" w14:textId="77777777" w:rsidTr="00372823">
        <w:tc>
          <w:tcPr>
            <w:tcW w:w="1803" w:type="dxa"/>
          </w:tcPr>
          <w:p w14:paraId="30D06BA1" w14:textId="77777777" w:rsidR="004A7367" w:rsidRPr="004A7367" w:rsidRDefault="004A7367" w:rsidP="004A7367">
            <w:pPr>
              <w:pStyle w:val="ListParagraph"/>
              <w:numPr>
                <w:ilvl w:val="0"/>
                <w:numId w:val="63"/>
              </w:numPr>
              <w:bidi/>
              <w:jc w:val="center"/>
              <w:rPr>
                <w:rFonts w:cs="B Lotus"/>
                <w:rtl/>
              </w:rPr>
            </w:pPr>
          </w:p>
        </w:tc>
        <w:tc>
          <w:tcPr>
            <w:tcW w:w="1803" w:type="dxa"/>
          </w:tcPr>
          <w:p w14:paraId="03EE33FE" w14:textId="4097D18F" w:rsidR="004A7367" w:rsidRPr="004A7367" w:rsidRDefault="004A7367" w:rsidP="004A7367">
            <w:pPr>
              <w:jc w:val="center"/>
              <w:rPr>
                <w:rFonts w:cs="B Lotus"/>
                <w:sz w:val="28"/>
                <w:szCs w:val="28"/>
                <w:rtl/>
              </w:rPr>
            </w:pPr>
            <w:r w:rsidRPr="004A7367">
              <w:rPr>
                <w:rFonts w:cs="B Lotus"/>
                <w:rtl/>
              </w:rPr>
              <w:t>33</w:t>
            </w:r>
          </w:p>
        </w:tc>
        <w:tc>
          <w:tcPr>
            <w:tcW w:w="1803" w:type="dxa"/>
          </w:tcPr>
          <w:p w14:paraId="644D52FD" w14:textId="1B4F3BC2" w:rsidR="004A7367" w:rsidRPr="004A7367" w:rsidRDefault="004A7367" w:rsidP="004A7367">
            <w:pPr>
              <w:jc w:val="center"/>
              <w:rPr>
                <w:rFonts w:cs="B Lotus"/>
                <w:sz w:val="28"/>
                <w:szCs w:val="28"/>
                <w:rtl/>
              </w:rPr>
            </w:pPr>
            <w:r w:rsidRPr="004A7367">
              <w:rPr>
                <w:rFonts w:cs="B Lotus" w:hint="cs"/>
                <w:rtl/>
              </w:rPr>
              <w:t>وایقان</w:t>
            </w:r>
          </w:p>
        </w:tc>
        <w:tc>
          <w:tcPr>
            <w:tcW w:w="1803" w:type="dxa"/>
          </w:tcPr>
          <w:p w14:paraId="0575AB33" w14:textId="49B44F07" w:rsidR="004A7367" w:rsidRPr="004A7367" w:rsidRDefault="004A7367" w:rsidP="004A7367">
            <w:pPr>
              <w:jc w:val="center"/>
              <w:rPr>
                <w:rFonts w:cs="B Lotus"/>
                <w:sz w:val="28"/>
                <w:szCs w:val="28"/>
                <w:rtl/>
              </w:rPr>
            </w:pPr>
            <w:r w:rsidRPr="004A7367">
              <w:rPr>
                <w:rFonts w:cs="B Lotus"/>
                <w:rtl/>
              </w:rPr>
              <w:t>1</w:t>
            </w:r>
          </w:p>
        </w:tc>
        <w:tc>
          <w:tcPr>
            <w:tcW w:w="1803" w:type="dxa"/>
          </w:tcPr>
          <w:p w14:paraId="0E357D9A" w14:textId="2548994F"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34E84632" w14:textId="77777777" w:rsidTr="00372823">
        <w:tc>
          <w:tcPr>
            <w:tcW w:w="1803" w:type="dxa"/>
          </w:tcPr>
          <w:p w14:paraId="7CF0D58E" w14:textId="77777777" w:rsidR="004A7367" w:rsidRPr="004A7367" w:rsidRDefault="004A7367" w:rsidP="004A7367">
            <w:pPr>
              <w:pStyle w:val="ListParagraph"/>
              <w:numPr>
                <w:ilvl w:val="0"/>
                <w:numId w:val="63"/>
              </w:numPr>
              <w:bidi/>
              <w:jc w:val="center"/>
              <w:rPr>
                <w:rFonts w:cs="B Lotus"/>
                <w:rtl/>
              </w:rPr>
            </w:pPr>
          </w:p>
        </w:tc>
        <w:tc>
          <w:tcPr>
            <w:tcW w:w="1803" w:type="dxa"/>
          </w:tcPr>
          <w:p w14:paraId="263FE877" w14:textId="6D2E3666" w:rsidR="004A7367" w:rsidRPr="004A7367" w:rsidRDefault="004A7367" w:rsidP="004A7367">
            <w:pPr>
              <w:jc w:val="center"/>
              <w:rPr>
                <w:rFonts w:cs="B Lotus"/>
                <w:sz w:val="28"/>
                <w:szCs w:val="28"/>
                <w:rtl/>
              </w:rPr>
            </w:pPr>
            <w:r w:rsidRPr="004A7367">
              <w:rPr>
                <w:rFonts w:cs="B Lotus"/>
                <w:rtl/>
              </w:rPr>
              <w:t>477</w:t>
            </w:r>
          </w:p>
        </w:tc>
        <w:tc>
          <w:tcPr>
            <w:tcW w:w="1803" w:type="dxa"/>
          </w:tcPr>
          <w:p w14:paraId="7CC5E5FC" w14:textId="20E9EAEE" w:rsidR="004A7367" w:rsidRPr="004A7367" w:rsidRDefault="004A7367" w:rsidP="004A7367">
            <w:pPr>
              <w:jc w:val="center"/>
              <w:rPr>
                <w:rFonts w:cs="B Lotus"/>
                <w:sz w:val="28"/>
                <w:szCs w:val="28"/>
                <w:rtl/>
              </w:rPr>
            </w:pPr>
            <w:r w:rsidRPr="004A7367">
              <w:rPr>
                <w:rFonts w:cs="B Lotus" w:hint="cs"/>
                <w:rtl/>
              </w:rPr>
              <w:t>هوراند</w:t>
            </w:r>
          </w:p>
        </w:tc>
        <w:tc>
          <w:tcPr>
            <w:tcW w:w="1803" w:type="dxa"/>
          </w:tcPr>
          <w:p w14:paraId="4F14DCB2" w14:textId="48E67A50" w:rsidR="004A7367" w:rsidRPr="004A7367" w:rsidRDefault="004A7367" w:rsidP="004A7367">
            <w:pPr>
              <w:jc w:val="center"/>
              <w:rPr>
                <w:rFonts w:cs="B Lotus"/>
                <w:sz w:val="28"/>
                <w:szCs w:val="28"/>
                <w:rtl/>
              </w:rPr>
            </w:pPr>
            <w:r w:rsidRPr="004A7367">
              <w:rPr>
                <w:rFonts w:cs="B Lotus"/>
                <w:rtl/>
              </w:rPr>
              <w:t>1</w:t>
            </w:r>
          </w:p>
        </w:tc>
        <w:tc>
          <w:tcPr>
            <w:tcW w:w="1803" w:type="dxa"/>
          </w:tcPr>
          <w:p w14:paraId="6E638515" w14:textId="4CEF1E56"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099A00A2" w14:textId="77777777" w:rsidTr="00372823">
        <w:tc>
          <w:tcPr>
            <w:tcW w:w="1803" w:type="dxa"/>
          </w:tcPr>
          <w:p w14:paraId="5C7E9634" w14:textId="77777777" w:rsidR="004A7367" w:rsidRPr="004A7367" w:rsidRDefault="004A7367" w:rsidP="004A7367">
            <w:pPr>
              <w:pStyle w:val="ListParagraph"/>
              <w:numPr>
                <w:ilvl w:val="0"/>
                <w:numId w:val="63"/>
              </w:numPr>
              <w:bidi/>
              <w:jc w:val="center"/>
              <w:rPr>
                <w:rFonts w:cs="B Lotus"/>
                <w:rtl/>
              </w:rPr>
            </w:pPr>
          </w:p>
        </w:tc>
        <w:tc>
          <w:tcPr>
            <w:tcW w:w="1803" w:type="dxa"/>
          </w:tcPr>
          <w:p w14:paraId="4DD9B239" w14:textId="0C6BA9D4" w:rsidR="004A7367" w:rsidRPr="004A7367" w:rsidRDefault="004A7367" w:rsidP="004A7367">
            <w:pPr>
              <w:jc w:val="center"/>
              <w:rPr>
                <w:rFonts w:cs="B Lotus"/>
                <w:sz w:val="28"/>
                <w:szCs w:val="28"/>
                <w:rtl/>
              </w:rPr>
            </w:pPr>
            <w:r w:rsidRPr="004A7367">
              <w:rPr>
                <w:rFonts w:cs="B Lotus"/>
                <w:rtl/>
              </w:rPr>
              <w:t>478</w:t>
            </w:r>
          </w:p>
        </w:tc>
        <w:tc>
          <w:tcPr>
            <w:tcW w:w="1803" w:type="dxa"/>
          </w:tcPr>
          <w:p w14:paraId="3397082E" w14:textId="195EE2AA" w:rsidR="004A7367" w:rsidRPr="004A7367" w:rsidRDefault="004A7367" w:rsidP="004A7367">
            <w:pPr>
              <w:jc w:val="center"/>
              <w:rPr>
                <w:rFonts w:cs="B Lotus"/>
                <w:sz w:val="28"/>
                <w:szCs w:val="28"/>
                <w:rtl/>
              </w:rPr>
            </w:pPr>
            <w:r w:rsidRPr="004A7367">
              <w:rPr>
                <w:rFonts w:cs="B Lotus" w:hint="cs"/>
                <w:rtl/>
              </w:rPr>
              <w:t>خراجو</w:t>
            </w:r>
          </w:p>
        </w:tc>
        <w:tc>
          <w:tcPr>
            <w:tcW w:w="1803" w:type="dxa"/>
          </w:tcPr>
          <w:p w14:paraId="44218D86" w14:textId="682A5385" w:rsidR="004A7367" w:rsidRPr="004A7367" w:rsidRDefault="004A7367" w:rsidP="004A7367">
            <w:pPr>
              <w:jc w:val="center"/>
              <w:rPr>
                <w:rFonts w:cs="B Lotus"/>
                <w:sz w:val="28"/>
                <w:szCs w:val="28"/>
                <w:rtl/>
              </w:rPr>
            </w:pPr>
            <w:r w:rsidRPr="004A7367">
              <w:rPr>
                <w:rFonts w:cs="B Lotus"/>
                <w:rtl/>
              </w:rPr>
              <w:t>1</w:t>
            </w:r>
          </w:p>
        </w:tc>
        <w:tc>
          <w:tcPr>
            <w:tcW w:w="1803" w:type="dxa"/>
          </w:tcPr>
          <w:p w14:paraId="563F2C17" w14:textId="3AD30543"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1B80587B" w14:textId="77777777" w:rsidTr="00372823">
        <w:tc>
          <w:tcPr>
            <w:tcW w:w="1803" w:type="dxa"/>
          </w:tcPr>
          <w:p w14:paraId="01614341" w14:textId="77777777" w:rsidR="004A7367" w:rsidRPr="004A7367" w:rsidRDefault="004A7367" w:rsidP="004A7367">
            <w:pPr>
              <w:pStyle w:val="ListParagraph"/>
              <w:numPr>
                <w:ilvl w:val="0"/>
                <w:numId w:val="63"/>
              </w:numPr>
              <w:bidi/>
              <w:jc w:val="center"/>
              <w:rPr>
                <w:rFonts w:cs="B Lotus"/>
                <w:rtl/>
              </w:rPr>
            </w:pPr>
          </w:p>
        </w:tc>
        <w:tc>
          <w:tcPr>
            <w:tcW w:w="1803" w:type="dxa"/>
          </w:tcPr>
          <w:p w14:paraId="74170590" w14:textId="4C7D9D0D" w:rsidR="004A7367" w:rsidRPr="004A7367" w:rsidRDefault="004A7367" w:rsidP="004A7367">
            <w:pPr>
              <w:jc w:val="center"/>
              <w:rPr>
                <w:rFonts w:cs="B Lotus"/>
                <w:sz w:val="28"/>
                <w:szCs w:val="28"/>
                <w:rtl/>
              </w:rPr>
            </w:pPr>
            <w:r w:rsidRPr="004A7367">
              <w:rPr>
                <w:rFonts w:cs="B Lotus"/>
                <w:rtl/>
              </w:rPr>
              <w:t>479</w:t>
            </w:r>
          </w:p>
        </w:tc>
        <w:tc>
          <w:tcPr>
            <w:tcW w:w="1803" w:type="dxa"/>
          </w:tcPr>
          <w:p w14:paraId="323D66CA" w14:textId="09FEE108" w:rsidR="004A7367" w:rsidRPr="004A7367" w:rsidRDefault="004A7367" w:rsidP="004A7367">
            <w:pPr>
              <w:jc w:val="center"/>
              <w:rPr>
                <w:rFonts w:cs="B Lotus"/>
                <w:sz w:val="28"/>
                <w:szCs w:val="28"/>
                <w:rtl/>
              </w:rPr>
            </w:pPr>
            <w:r w:rsidRPr="004A7367">
              <w:rPr>
                <w:rFonts w:cs="B Lotus" w:hint="cs"/>
                <w:rtl/>
              </w:rPr>
              <w:t>زنور</w:t>
            </w:r>
          </w:p>
        </w:tc>
        <w:tc>
          <w:tcPr>
            <w:tcW w:w="1803" w:type="dxa"/>
          </w:tcPr>
          <w:p w14:paraId="789D286C" w14:textId="120B9333" w:rsidR="004A7367" w:rsidRPr="004A7367" w:rsidRDefault="004A7367" w:rsidP="004A7367">
            <w:pPr>
              <w:jc w:val="center"/>
              <w:rPr>
                <w:rFonts w:cs="B Lotus"/>
                <w:sz w:val="28"/>
                <w:szCs w:val="28"/>
                <w:rtl/>
              </w:rPr>
            </w:pPr>
            <w:r w:rsidRPr="004A7367">
              <w:rPr>
                <w:rFonts w:cs="B Lotus"/>
                <w:rtl/>
              </w:rPr>
              <w:t>1</w:t>
            </w:r>
          </w:p>
        </w:tc>
        <w:tc>
          <w:tcPr>
            <w:tcW w:w="1803" w:type="dxa"/>
          </w:tcPr>
          <w:p w14:paraId="4024BDA8" w14:textId="611AD435"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12167CEE" w14:textId="77777777" w:rsidTr="00372823">
        <w:tc>
          <w:tcPr>
            <w:tcW w:w="1803" w:type="dxa"/>
          </w:tcPr>
          <w:p w14:paraId="2833A7A2" w14:textId="77777777" w:rsidR="004A7367" w:rsidRPr="004A7367" w:rsidRDefault="004A7367" w:rsidP="004A7367">
            <w:pPr>
              <w:pStyle w:val="ListParagraph"/>
              <w:numPr>
                <w:ilvl w:val="0"/>
                <w:numId w:val="63"/>
              </w:numPr>
              <w:bidi/>
              <w:jc w:val="center"/>
              <w:rPr>
                <w:rFonts w:cs="B Lotus"/>
                <w:rtl/>
              </w:rPr>
            </w:pPr>
          </w:p>
        </w:tc>
        <w:tc>
          <w:tcPr>
            <w:tcW w:w="1803" w:type="dxa"/>
          </w:tcPr>
          <w:p w14:paraId="25CF2567" w14:textId="5D4BD66F" w:rsidR="004A7367" w:rsidRPr="004A7367" w:rsidRDefault="004A7367" w:rsidP="004A7367">
            <w:pPr>
              <w:jc w:val="center"/>
              <w:rPr>
                <w:rFonts w:cs="B Lotus"/>
                <w:sz w:val="28"/>
                <w:szCs w:val="28"/>
                <w:rtl/>
              </w:rPr>
            </w:pPr>
            <w:r w:rsidRPr="004A7367">
              <w:rPr>
                <w:rFonts w:cs="B Lotus"/>
                <w:rtl/>
              </w:rPr>
              <w:t>480</w:t>
            </w:r>
          </w:p>
        </w:tc>
        <w:tc>
          <w:tcPr>
            <w:tcW w:w="1803" w:type="dxa"/>
          </w:tcPr>
          <w:p w14:paraId="16DA952C" w14:textId="416E50B8" w:rsidR="004A7367" w:rsidRPr="004A7367" w:rsidRDefault="004A7367" w:rsidP="004A7367">
            <w:pPr>
              <w:jc w:val="center"/>
              <w:rPr>
                <w:rFonts w:cs="B Lotus"/>
                <w:sz w:val="28"/>
                <w:szCs w:val="28"/>
                <w:rtl/>
              </w:rPr>
            </w:pPr>
            <w:r w:rsidRPr="004A7367">
              <w:rPr>
                <w:rFonts w:cs="B Lotus" w:hint="cs"/>
                <w:rtl/>
              </w:rPr>
              <w:t>کشکسرای</w:t>
            </w:r>
          </w:p>
        </w:tc>
        <w:tc>
          <w:tcPr>
            <w:tcW w:w="1803" w:type="dxa"/>
          </w:tcPr>
          <w:p w14:paraId="5A9967AA" w14:textId="401B6801" w:rsidR="004A7367" w:rsidRPr="004A7367" w:rsidRDefault="004A7367" w:rsidP="004A7367">
            <w:pPr>
              <w:jc w:val="center"/>
              <w:rPr>
                <w:rFonts w:cs="B Lotus"/>
                <w:sz w:val="28"/>
                <w:szCs w:val="28"/>
                <w:rtl/>
              </w:rPr>
            </w:pPr>
            <w:r w:rsidRPr="004A7367">
              <w:rPr>
                <w:rFonts w:cs="B Lotus"/>
                <w:rtl/>
              </w:rPr>
              <w:t>1</w:t>
            </w:r>
          </w:p>
        </w:tc>
        <w:tc>
          <w:tcPr>
            <w:tcW w:w="1803" w:type="dxa"/>
          </w:tcPr>
          <w:p w14:paraId="4A2AC4D1" w14:textId="7671BAF0"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4253A5C2" w14:textId="77777777" w:rsidTr="00372823">
        <w:tc>
          <w:tcPr>
            <w:tcW w:w="1803" w:type="dxa"/>
          </w:tcPr>
          <w:p w14:paraId="4424FF18" w14:textId="77777777" w:rsidR="004A7367" w:rsidRPr="004A7367" w:rsidRDefault="004A7367" w:rsidP="004A7367">
            <w:pPr>
              <w:pStyle w:val="ListParagraph"/>
              <w:numPr>
                <w:ilvl w:val="0"/>
                <w:numId w:val="63"/>
              </w:numPr>
              <w:bidi/>
              <w:jc w:val="center"/>
              <w:rPr>
                <w:rFonts w:cs="B Lotus"/>
                <w:rtl/>
              </w:rPr>
            </w:pPr>
          </w:p>
        </w:tc>
        <w:tc>
          <w:tcPr>
            <w:tcW w:w="1803" w:type="dxa"/>
          </w:tcPr>
          <w:p w14:paraId="03C37D6C" w14:textId="041D7B75" w:rsidR="004A7367" w:rsidRPr="004A7367" w:rsidRDefault="004A7367" w:rsidP="004A7367">
            <w:pPr>
              <w:jc w:val="center"/>
              <w:rPr>
                <w:rFonts w:cs="B Lotus"/>
                <w:sz w:val="28"/>
                <w:szCs w:val="28"/>
                <w:rtl/>
              </w:rPr>
            </w:pPr>
            <w:r w:rsidRPr="004A7367">
              <w:rPr>
                <w:rFonts w:cs="B Lotus"/>
                <w:rtl/>
              </w:rPr>
              <w:t>481</w:t>
            </w:r>
          </w:p>
        </w:tc>
        <w:tc>
          <w:tcPr>
            <w:tcW w:w="1803" w:type="dxa"/>
          </w:tcPr>
          <w:p w14:paraId="7DAF4C3B" w14:textId="7A15EB20" w:rsidR="004A7367" w:rsidRPr="004A7367" w:rsidRDefault="004A7367" w:rsidP="004A7367">
            <w:pPr>
              <w:jc w:val="center"/>
              <w:rPr>
                <w:rFonts w:cs="B Lotus"/>
                <w:sz w:val="28"/>
                <w:szCs w:val="28"/>
                <w:rtl/>
              </w:rPr>
            </w:pPr>
            <w:r w:rsidRPr="004A7367">
              <w:rPr>
                <w:rFonts w:cs="B Lotus" w:hint="cs"/>
                <w:rtl/>
              </w:rPr>
              <w:t>قره</w:t>
            </w:r>
            <w:r w:rsidRPr="004A7367">
              <w:rPr>
                <w:rFonts w:cs="B Lotus"/>
                <w:rtl/>
              </w:rPr>
              <w:t xml:space="preserve"> </w:t>
            </w:r>
            <w:r w:rsidRPr="004A7367">
              <w:rPr>
                <w:rFonts w:cs="B Lotus" w:hint="cs"/>
                <w:rtl/>
              </w:rPr>
              <w:t>اغاج</w:t>
            </w:r>
          </w:p>
        </w:tc>
        <w:tc>
          <w:tcPr>
            <w:tcW w:w="1803" w:type="dxa"/>
          </w:tcPr>
          <w:p w14:paraId="490C75E2" w14:textId="35EA3099" w:rsidR="004A7367" w:rsidRPr="004A7367" w:rsidRDefault="004A7367" w:rsidP="004A7367">
            <w:pPr>
              <w:jc w:val="center"/>
              <w:rPr>
                <w:rFonts w:cs="B Lotus"/>
                <w:sz w:val="28"/>
                <w:szCs w:val="28"/>
                <w:rtl/>
              </w:rPr>
            </w:pPr>
            <w:r w:rsidRPr="004A7367">
              <w:rPr>
                <w:rFonts w:cs="B Lotus"/>
                <w:rtl/>
              </w:rPr>
              <w:t>1</w:t>
            </w:r>
          </w:p>
        </w:tc>
        <w:tc>
          <w:tcPr>
            <w:tcW w:w="1803" w:type="dxa"/>
          </w:tcPr>
          <w:p w14:paraId="7E134214" w14:textId="74572EBA"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073B6F54" w14:textId="77777777" w:rsidTr="00372823">
        <w:tc>
          <w:tcPr>
            <w:tcW w:w="1803" w:type="dxa"/>
          </w:tcPr>
          <w:p w14:paraId="7096A04E" w14:textId="77777777" w:rsidR="004A7367" w:rsidRPr="004A7367" w:rsidRDefault="004A7367" w:rsidP="004A7367">
            <w:pPr>
              <w:pStyle w:val="ListParagraph"/>
              <w:numPr>
                <w:ilvl w:val="0"/>
                <w:numId w:val="63"/>
              </w:numPr>
              <w:bidi/>
              <w:jc w:val="center"/>
              <w:rPr>
                <w:rFonts w:cs="B Lotus"/>
                <w:rtl/>
              </w:rPr>
            </w:pPr>
          </w:p>
        </w:tc>
        <w:tc>
          <w:tcPr>
            <w:tcW w:w="1803" w:type="dxa"/>
          </w:tcPr>
          <w:p w14:paraId="1E0AD90C" w14:textId="4FA88AE8" w:rsidR="004A7367" w:rsidRPr="004A7367" w:rsidRDefault="004A7367" w:rsidP="004A7367">
            <w:pPr>
              <w:jc w:val="center"/>
              <w:rPr>
                <w:rFonts w:cs="B Lotus"/>
                <w:sz w:val="28"/>
                <w:szCs w:val="28"/>
                <w:rtl/>
              </w:rPr>
            </w:pPr>
            <w:r w:rsidRPr="004A7367">
              <w:rPr>
                <w:rFonts w:cs="B Lotus"/>
                <w:rtl/>
              </w:rPr>
              <w:t>482</w:t>
            </w:r>
          </w:p>
        </w:tc>
        <w:tc>
          <w:tcPr>
            <w:tcW w:w="1803" w:type="dxa"/>
          </w:tcPr>
          <w:p w14:paraId="21356579" w14:textId="0FE5D182" w:rsidR="004A7367" w:rsidRPr="004A7367" w:rsidRDefault="004A7367" w:rsidP="004A7367">
            <w:pPr>
              <w:jc w:val="center"/>
              <w:rPr>
                <w:rFonts w:cs="B Lotus"/>
                <w:sz w:val="28"/>
                <w:szCs w:val="28"/>
                <w:rtl/>
              </w:rPr>
            </w:pPr>
            <w:r w:rsidRPr="004A7367">
              <w:rPr>
                <w:rFonts w:cs="B Lotus" w:hint="cs"/>
                <w:rtl/>
              </w:rPr>
              <w:t>شنداباد</w:t>
            </w:r>
          </w:p>
        </w:tc>
        <w:tc>
          <w:tcPr>
            <w:tcW w:w="1803" w:type="dxa"/>
          </w:tcPr>
          <w:p w14:paraId="18828AB5" w14:textId="7EA318ED" w:rsidR="004A7367" w:rsidRPr="004A7367" w:rsidRDefault="004A7367" w:rsidP="004A7367">
            <w:pPr>
              <w:jc w:val="center"/>
              <w:rPr>
                <w:rFonts w:cs="B Lotus"/>
                <w:sz w:val="28"/>
                <w:szCs w:val="28"/>
                <w:rtl/>
              </w:rPr>
            </w:pPr>
            <w:r w:rsidRPr="004A7367">
              <w:rPr>
                <w:rFonts w:cs="B Lotus"/>
                <w:rtl/>
              </w:rPr>
              <w:t>1</w:t>
            </w:r>
          </w:p>
        </w:tc>
        <w:tc>
          <w:tcPr>
            <w:tcW w:w="1803" w:type="dxa"/>
          </w:tcPr>
          <w:p w14:paraId="630FFA9F" w14:textId="52003ED9"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3B07AAE1" w14:textId="77777777" w:rsidTr="00372823">
        <w:tc>
          <w:tcPr>
            <w:tcW w:w="1803" w:type="dxa"/>
          </w:tcPr>
          <w:p w14:paraId="13A09DB8" w14:textId="77777777" w:rsidR="004A7367" w:rsidRPr="004A7367" w:rsidRDefault="004A7367" w:rsidP="004A7367">
            <w:pPr>
              <w:pStyle w:val="ListParagraph"/>
              <w:numPr>
                <w:ilvl w:val="0"/>
                <w:numId w:val="63"/>
              </w:numPr>
              <w:bidi/>
              <w:jc w:val="center"/>
              <w:rPr>
                <w:rFonts w:cs="B Lotus"/>
                <w:rtl/>
              </w:rPr>
            </w:pPr>
          </w:p>
        </w:tc>
        <w:tc>
          <w:tcPr>
            <w:tcW w:w="1803" w:type="dxa"/>
          </w:tcPr>
          <w:p w14:paraId="0E2AAC6E" w14:textId="6E77E352" w:rsidR="004A7367" w:rsidRPr="004A7367" w:rsidRDefault="004A7367" w:rsidP="004A7367">
            <w:pPr>
              <w:jc w:val="center"/>
              <w:rPr>
                <w:rFonts w:cs="B Lotus"/>
                <w:sz w:val="28"/>
                <w:szCs w:val="28"/>
                <w:rtl/>
              </w:rPr>
            </w:pPr>
            <w:r w:rsidRPr="004A7367">
              <w:rPr>
                <w:rFonts w:cs="B Lotus"/>
                <w:rtl/>
              </w:rPr>
              <w:t>483</w:t>
            </w:r>
          </w:p>
        </w:tc>
        <w:tc>
          <w:tcPr>
            <w:tcW w:w="1803" w:type="dxa"/>
          </w:tcPr>
          <w:p w14:paraId="1625B34F" w14:textId="0858AE7D" w:rsidR="004A7367" w:rsidRPr="004A7367" w:rsidRDefault="004A7367" w:rsidP="004A7367">
            <w:pPr>
              <w:jc w:val="center"/>
              <w:rPr>
                <w:rFonts w:cs="B Lotus"/>
                <w:sz w:val="28"/>
                <w:szCs w:val="28"/>
                <w:rtl/>
              </w:rPr>
            </w:pPr>
            <w:r w:rsidRPr="004A7367">
              <w:rPr>
                <w:rFonts w:cs="B Lotus" w:hint="cs"/>
                <w:rtl/>
              </w:rPr>
              <w:t>سیس</w:t>
            </w:r>
          </w:p>
        </w:tc>
        <w:tc>
          <w:tcPr>
            <w:tcW w:w="1803" w:type="dxa"/>
          </w:tcPr>
          <w:p w14:paraId="3F5C8BC8" w14:textId="4D2AA1E3" w:rsidR="004A7367" w:rsidRPr="004A7367" w:rsidRDefault="004A7367" w:rsidP="004A7367">
            <w:pPr>
              <w:jc w:val="center"/>
              <w:rPr>
                <w:rFonts w:cs="B Lotus"/>
                <w:sz w:val="28"/>
                <w:szCs w:val="28"/>
                <w:rtl/>
              </w:rPr>
            </w:pPr>
            <w:r w:rsidRPr="004A7367">
              <w:rPr>
                <w:rFonts w:cs="B Lotus"/>
                <w:rtl/>
              </w:rPr>
              <w:t>1</w:t>
            </w:r>
          </w:p>
        </w:tc>
        <w:tc>
          <w:tcPr>
            <w:tcW w:w="1803" w:type="dxa"/>
          </w:tcPr>
          <w:p w14:paraId="5C6B4654" w14:textId="77916F4F"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22616D6C" w14:textId="77777777" w:rsidTr="00372823">
        <w:tc>
          <w:tcPr>
            <w:tcW w:w="1803" w:type="dxa"/>
          </w:tcPr>
          <w:p w14:paraId="13D7E651" w14:textId="77777777" w:rsidR="004A7367" w:rsidRPr="004A7367" w:rsidRDefault="004A7367" w:rsidP="004A7367">
            <w:pPr>
              <w:pStyle w:val="ListParagraph"/>
              <w:numPr>
                <w:ilvl w:val="0"/>
                <w:numId w:val="63"/>
              </w:numPr>
              <w:bidi/>
              <w:jc w:val="center"/>
              <w:rPr>
                <w:rFonts w:cs="B Lotus"/>
                <w:rtl/>
              </w:rPr>
            </w:pPr>
          </w:p>
        </w:tc>
        <w:tc>
          <w:tcPr>
            <w:tcW w:w="1803" w:type="dxa"/>
          </w:tcPr>
          <w:p w14:paraId="30335CDF" w14:textId="21680E7B" w:rsidR="004A7367" w:rsidRPr="004A7367" w:rsidRDefault="004A7367" w:rsidP="004A7367">
            <w:pPr>
              <w:jc w:val="center"/>
              <w:rPr>
                <w:rFonts w:cs="B Lotus"/>
                <w:sz w:val="28"/>
                <w:szCs w:val="28"/>
                <w:rtl/>
              </w:rPr>
            </w:pPr>
            <w:r w:rsidRPr="004A7367">
              <w:rPr>
                <w:rFonts w:cs="B Lotus"/>
                <w:rtl/>
              </w:rPr>
              <w:t>484</w:t>
            </w:r>
          </w:p>
        </w:tc>
        <w:tc>
          <w:tcPr>
            <w:tcW w:w="1803" w:type="dxa"/>
          </w:tcPr>
          <w:p w14:paraId="3D7E9667" w14:textId="30004400" w:rsidR="004A7367" w:rsidRPr="004A7367" w:rsidRDefault="004A7367" w:rsidP="004A7367">
            <w:pPr>
              <w:jc w:val="center"/>
              <w:rPr>
                <w:rFonts w:cs="B Lotus"/>
                <w:sz w:val="28"/>
                <w:szCs w:val="28"/>
                <w:rtl/>
              </w:rPr>
            </w:pPr>
            <w:r w:rsidRPr="004A7367">
              <w:rPr>
                <w:rFonts w:cs="B Lotus" w:hint="cs"/>
                <w:rtl/>
              </w:rPr>
              <w:t>شرفخانه</w:t>
            </w:r>
          </w:p>
        </w:tc>
        <w:tc>
          <w:tcPr>
            <w:tcW w:w="1803" w:type="dxa"/>
          </w:tcPr>
          <w:p w14:paraId="3C5CBA85" w14:textId="153D7A23" w:rsidR="004A7367" w:rsidRPr="004A7367" w:rsidRDefault="004A7367" w:rsidP="004A7367">
            <w:pPr>
              <w:jc w:val="center"/>
              <w:rPr>
                <w:rFonts w:cs="B Lotus"/>
                <w:sz w:val="28"/>
                <w:szCs w:val="28"/>
                <w:rtl/>
              </w:rPr>
            </w:pPr>
            <w:r w:rsidRPr="004A7367">
              <w:rPr>
                <w:rFonts w:cs="B Lotus"/>
                <w:rtl/>
              </w:rPr>
              <w:t>1</w:t>
            </w:r>
          </w:p>
        </w:tc>
        <w:tc>
          <w:tcPr>
            <w:tcW w:w="1803" w:type="dxa"/>
          </w:tcPr>
          <w:p w14:paraId="4C6C56A2" w14:textId="728344CA"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202DF6CA" w14:textId="77777777" w:rsidTr="00372823">
        <w:tc>
          <w:tcPr>
            <w:tcW w:w="1803" w:type="dxa"/>
          </w:tcPr>
          <w:p w14:paraId="378F94FA" w14:textId="77777777" w:rsidR="004A7367" w:rsidRPr="004A7367" w:rsidRDefault="004A7367" w:rsidP="004A7367">
            <w:pPr>
              <w:pStyle w:val="ListParagraph"/>
              <w:numPr>
                <w:ilvl w:val="0"/>
                <w:numId w:val="63"/>
              </w:numPr>
              <w:bidi/>
              <w:jc w:val="center"/>
              <w:rPr>
                <w:rFonts w:cs="B Lotus"/>
                <w:rtl/>
              </w:rPr>
            </w:pPr>
          </w:p>
        </w:tc>
        <w:tc>
          <w:tcPr>
            <w:tcW w:w="1803" w:type="dxa"/>
          </w:tcPr>
          <w:p w14:paraId="0EAF8501" w14:textId="30F2DC70" w:rsidR="004A7367" w:rsidRPr="004A7367" w:rsidRDefault="004A7367" w:rsidP="004A7367">
            <w:pPr>
              <w:jc w:val="center"/>
              <w:rPr>
                <w:rFonts w:cs="B Lotus"/>
                <w:sz w:val="28"/>
                <w:szCs w:val="28"/>
                <w:rtl/>
              </w:rPr>
            </w:pPr>
            <w:r w:rsidRPr="004A7367">
              <w:rPr>
                <w:rFonts w:cs="B Lotus"/>
                <w:rtl/>
              </w:rPr>
              <w:t>485</w:t>
            </w:r>
          </w:p>
        </w:tc>
        <w:tc>
          <w:tcPr>
            <w:tcW w:w="1803" w:type="dxa"/>
          </w:tcPr>
          <w:p w14:paraId="7E8E36C0" w14:textId="6FFF939E" w:rsidR="004A7367" w:rsidRPr="004A7367" w:rsidRDefault="004A7367" w:rsidP="004A7367">
            <w:pPr>
              <w:jc w:val="center"/>
              <w:rPr>
                <w:rFonts w:cs="B Lotus"/>
                <w:sz w:val="28"/>
                <w:szCs w:val="28"/>
                <w:rtl/>
              </w:rPr>
            </w:pPr>
            <w:r w:rsidRPr="004A7367">
              <w:rPr>
                <w:rFonts w:cs="B Lotus" w:hint="cs"/>
                <w:rtl/>
              </w:rPr>
              <w:t>خامنه</w:t>
            </w:r>
          </w:p>
        </w:tc>
        <w:tc>
          <w:tcPr>
            <w:tcW w:w="1803" w:type="dxa"/>
          </w:tcPr>
          <w:p w14:paraId="30D75737" w14:textId="3ACF19EC" w:rsidR="004A7367" w:rsidRPr="004A7367" w:rsidRDefault="004A7367" w:rsidP="004A7367">
            <w:pPr>
              <w:jc w:val="center"/>
              <w:rPr>
                <w:rFonts w:cs="B Lotus"/>
                <w:sz w:val="28"/>
                <w:szCs w:val="28"/>
                <w:rtl/>
              </w:rPr>
            </w:pPr>
            <w:r w:rsidRPr="004A7367">
              <w:rPr>
                <w:rFonts w:cs="B Lotus"/>
                <w:rtl/>
              </w:rPr>
              <w:t>1</w:t>
            </w:r>
          </w:p>
        </w:tc>
        <w:tc>
          <w:tcPr>
            <w:tcW w:w="1803" w:type="dxa"/>
          </w:tcPr>
          <w:p w14:paraId="5039AF5F" w14:textId="36224096"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49861FCB" w14:textId="77777777" w:rsidTr="00372823">
        <w:tc>
          <w:tcPr>
            <w:tcW w:w="1803" w:type="dxa"/>
          </w:tcPr>
          <w:p w14:paraId="7F6F1305" w14:textId="77777777" w:rsidR="004A7367" w:rsidRPr="004A7367" w:rsidRDefault="004A7367" w:rsidP="004A7367">
            <w:pPr>
              <w:pStyle w:val="ListParagraph"/>
              <w:numPr>
                <w:ilvl w:val="0"/>
                <w:numId w:val="63"/>
              </w:numPr>
              <w:bidi/>
              <w:jc w:val="center"/>
              <w:rPr>
                <w:rFonts w:cs="B Lotus"/>
                <w:rtl/>
              </w:rPr>
            </w:pPr>
          </w:p>
        </w:tc>
        <w:tc>
          <w:tcPr>
            <w:tcW w:w="1803" w:type="dxa"/>
          </w:tcPr>
          <w:p w14:paraId="1E616060" w14:textId="5B1489C4" w:rsidR="004A7367" w:rsidRPr="004A7367" w:rsidRDefault="004A7367" w:rsidP="004A7367">
            <w:pPr>
              <w:jc w:val="center"/>
              <w:rPr>
                <w:rFonts w:cs="B Lotus"/>
                <w:sz w:val="28"/>
                <w:szCs w:val="28"/>
                <w:rtl/>
              </w:rPr>
            </w:pPr>
            <w:r w:rsidRPr="004A7367">
              <w:rPr>
                <w:rFonts w:cs="B Lotus"/>
                <w:rtl/>
              </w:rPr>
              <w:t>486</w:t>
            </w:r>
          </w:p>
        </w:tc>
        <w:tc>
          <w:tcPr>
            <w:tcW w:w="1803" w:type="dxa"/>
          </w:tcPr>
          <w:p w14:paraId="18BB172C" w14:textId="3DF604C9" w:rsidR="004A7367" w:rsidRPr="004A7367" w:rsidRDefault="004A7367" w:rsidP="004A7367">
            <w:pPr>
              <w:jc w:val="center"/>
              <w:rPr>
                <w:rFonts w:cs="B Lotus"/>
                <w:sz w:val="28"/>
                <w:szCs w:val="28"/>
                <w:rtl/>
              </w:rPr>
            </w:pPr>
            <w:r w:rsidRPr="004A7367">
              <w:rPr>
                <w:rFonts w:cs="B Lotus" w:hint="cs"/>
                <w:rtl/>
              </w:rPr>
              <w:t>تسوج</w:t>
            </w:r>
          </w:p>
        </w:tc>
        <w:tc>
          <w:tcPr>
            <w:tcW w:w="1803" w:type="dxa"/>
          </w:tcPr>
          <w:p w14:paraId="5C74B3B9" w14:textId="22227208" w:rsidR="004A7367" w:rsidRPr="004A7367" w:rsidRDefault="004A7367" w:rsidP="004A7367">
            <w:pPr>
              <w:jc w:val="center"/>
              <w:rPr>
                <w:rFonts w:cs="B Lotus"/>
                <w:sz w:val="28"/>
                <w:szCs w:val="28"/>
                <w:rtl/>
              </w:rPr>
            </w:pPr>
            <w:r w:rsidRPr="004A7367">
              <w:rPr>
                <w:rFonts w:cs="B Lotus"/>
                <w:rtl/>
              </w:rPr>
              <w:t>1</w:t>
            </w:r>
          </w:p>
        </w:tc>
        <w:tc>
          <w:tcPr>
            <w:tcW w:w="1803" w:type="dxa"/>
          </w:tcPr>
          <w:p w14:paraId="041F97A7" w14:textId="1E7D5CAC"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26740C71" w14:textId="77777777" w:rsidTr="00372823">
        <w:tc>
          <w:tcPr>
            <w:tcW w:w="1803" w:type="dxa"/>
          </w:tcPr>
          <w:p w14:paraId="37478B4A" w14:textId="77777777" w:rsidR="004A7367" w:rsidRPr="004A7367" w:rsidRDefault="004A7367" w:rsidP="004A7367">
            <w:pPr>
              <w:pStyle w:val="ListParagraph"/>
              <w:numPr>
                <w:ilvl w:val="0"/>
                <w:numId w:val="63"/>
              </w:numPr>
              <w:bidi/>
              <w:jc w:val="center"/>
              <w:rPr>
                <w:rFonts w:cs="B Lotus"/>
                <w:rtl/>
              </w:rPr>
            </w:pPr>
          </w:p>
        </w:tc>
        <w:tc>
          <w:tcPr>
            <w:tcW w:w="1803" w:type="dxa"/>
          </w:tcPr>
          <w:p w14:paraId="397E9759" w14:textId="4A58FC10" w:rsidR="004A7367" w:rsidRPr="004A7367" w:rsidRDefault="004A7367" w:rsidP="004A7367">
            <w:pPr>
              <w:jc w:val="center"/>
              <w:rPr>
                <w:rFonts w:cs="B Lotus"/>
                <w:sz w:val="28"/>
                <w:szCs w:val="28"/>
                <w:rtl/>
              </w:rPr>
            </w:pPr>
            <w:r w:rsidRPr="004A7367">
              <w:rPr>
                <w:rFonts w:cs="B Lotus"/>
                <w:rtl/>
              </w:rPr>
              <w:t>487</w:t>
            </w:r>
          </w:p>
        </w:tc>
        <w:tc>
          <w:tcPr>
            <w:tcW w:w="1803" w:type="dxa"/>
          </w:tcPr>
          <w:p w14:paraId="4880FAB0" w14:textId="52CAD9E3" w:rsidR="004A7367" w:rsidRPr="004A7367" w:rsidRDefault="004A7367" w:rsidP="004A7367">
            <w:pPr>
              <w:jc w:val="center"/>
              <w:rPr>
                <w:rFonts w:cs="B Lotus"/>
                <w:sz w:val="28"/>
                <w:szCs w:val="28"/>
                <w:rtl/>
              </w:rPr>
            </w:pPr>
            <w:r w:rsidRPr="004A7367">
              <w:rPr>
                <w:rFonts w:cs="B Lotus" w:hint="cs"/>
                <w:rtl/>
              </w:rPr>
              <w:t>خمارلو</w:t>
            </w:r>
          </w:p>
        </w:tc>
        <w:tc>
          <w:tcPr>
            <w:tcW w:w="1803" w:type="dxa"/>
          </w:tcPr>
          <w:p w14:paraId="171E051C" w14:textId="4B15BEC4" w:rsidR="004A7367" w:rsidRPr="004A7367" w:rsidRDefault="004A7367" w:rsidP="004A7367">
            <w:pPr>
              <w:jc w:val="center"/>
              <w:rPr>
                <w:rFonts w:cs="B Lotus"/>
                <w:sz w:val="28"/>
                <w:szCs w:val="28"/>
                <w:rtl/>
              </w:rPr>
            </w:pPr>
            <w:r w:rsidRPr="004A7367">
              <w:rPr>
                <w:rFonts w:cs="B Lotus"/>
                <w:rtl/>
              </w:rPr>
              <w:t>1</w:t>
            </w:r>
          </w:p>
        </w:tc>
        <w:tc>
          <w:tcPr>
            <w:tcW w:w="1803" w:type="dxa"/>
          </w:tcPr>
          <w:p w14:paraId="75B6CE79" w14:textId="1C445539"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384271C6" w14:textId="77777777" w:rsidTr="00372823">
        <w:tc>
          <w:tcPr>
            <w:tcW w:w="1803" w:type="dxa"/>
          </w:tcPr>
          <w:p w14:paraId="6C8E11AA" w14:textId="77777777" w:rsidR="004A7367" w:rsidRPr="004A7367" w:rsidRDefault="004A7367" w:rsidP="004A7367">
            <w:pPr>
              <w:pStyle w:val="ListParagraph"/>
              <w:numPr>
                <w:ilvl w:val="0"/>
                <w:numId w:val="63"/>
              </w:numPr>
              <w:bidi/>
              <w:jc w:val="center"/>
              <w:rPr>
                <w:rFonts w:cs="B Lotus"/>
                <w:rtl/>
              </w:rPr>
            </w:pPr>
          </w:p>
        </w:tc>
        <w:tc>
          <w:tcPr>
            <w:tcW w:w="1803" w:type="dxa"/>
          </w:tcPr>
          <w:p w14:paraId="4D0E1D53" w14:textId="04863464" w:rsidR="004A7367" w:rsidRPr="004A7367" w:rsidRDefault="004A7367" w:rsidP="004A7367">
            <w:pPr>
              <w:jc w:val="center"/>
              <w:rPr>
                <w:rFonts w:cs="B Lotus"/>
                <w:sz w:val="28"/>
                <w:szCs w:val="28"/>
                <w:rtl/>
              </w:rPr>
            </w:pPr>
            <w:r w:rsidRPr="004A7367">
              <w:rPr>
                <w:rFonts w:cs="B Lotus"/>
                <w:rtl/>
              </w:rPr>
              <w:t>491</w:t>
            </w:r>
          </w:p>
        </w:tc>
        <w:tc>
          <w:tcPr>
            <w:tcW w:w="1803" w:type="dxa"/>
          </w:tcPr>
          <w:p w14:paraId="3187C911" w14:textId="2B949B26" w:rsidR="004A7367" w:rsidRPr="004A7367" w:rsidRDefault="004A7367" w:rsidP="004A7367">
            <w:pPr>
              <w:jc w:val="center"/>
              <w:rPr>
                <w:rFonts w:cs="B Lotus"/>
                <w:sz w:val="28"/>
                <w:szCs w:val="28"/>
                <w:rtl/>
              </w:rPr>
            </w:pPr>
            <w:r w:rsidRPr="004A7367">
              <w:rPr>
                <w:rFonts w:cs="B Lotus" w:hint="cs"/>
                <w:rtl/>
              </w:rPr>
              <w:t>زرنق</w:t>
            </w:r>
          </w:p>
        </w:tc>
        <w:tc>
          <w:tcPr>
            <w:tcW w:w="1803" w:type="dxa"/>
          </w:tcPr>
          <w:p w14:paraId="41394D1E" w14:textId="7F10CAD5" w:rsidR="004A7367" w:rsidRPr="004A7367" w:rsidRDefault="004A7367" w:rsidP="004A7367">
            <w:pPr>
              <w:jc w:val="center"/>
              <w:rPr>
                <w:rFonts w:cs="B Lotus"/>
                <w:sz w:val="28"/>
                <w:szCs w:val="28"/>
                <w:rtl/>
              </w:rPr>
            </w:pPr>
            <w:r w:rsidRPr="004A7367">
              <w:rPr>
                <w:rFonts w:cs="B Lotus"/>
                <w:rtl/>
              </w:rPr>
              <w:t>1</w:t>
            </w:r>
          </w:p>
        </w:tc>
        <w:tc>
          <w:tcPr>
            <w:tcW w:w="1803" w:type="dxa"/>
          </w:tcPr>
          <w:p w14:paraId="4E505DBA" w14:textId="424238E7"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43B086D9" w14:textId="77777777" w:rsidTr="00372823">
        <w:tc>
          <w:tcPr>
            <w:tcW w:w="1803" w:type="dxa"/>
          </w:tcPr>
          <w:p w14:paraId="77EA0330" w14:textId="77777777" w:rsidR="004A7367" w:rsidRPr="004A7367" w:rsidRDefault="004A7367" w:rsidP="004A7367">
            <w:pPr>
              <w:pStyle w:val="ListParagraph"/>
              <w:numPr>
                <w:ilvl w:val="0"/>
                <w:numId w:val="63"/>
              </w:numPr>
              <w:bidi/>
              <w:jc w:val="center"/>
              <w:rPr>
                <w:rFonts w:cs="B Lotus"/>
                <w:rtl/>
              </w:rPr>
            </w:pPr>
          </w:p>
        </w:tc>
        <w:tc>
          <w:tcPr>
            <w:tcW w:w="1803" w:type="dxa"/>
          </w:tcPr>
          <w:p w14:paraId="68139CCF" w14:textId="018DC293" w:rsidR="004A7367" w:rsidRPr="004A7367" w:rsidRDefault="004A7367" w:rsidP="004A7367">
            <w:pPr>
              <w:jc w:val="center"/>
              <w:rPr>
                <w:rFonts w:cs="B Lotus"/>
                <w:sz w:val="28"/>
                <w:szCs w:val="28"/>
                <w:rtl/>
              </w:rPr>
            </w:pPr>
            <w:r w:rsidRPr="004A7367">
              <w:rPr>
                <w:rFonts w:cs="B Lotus"/>
                <w:rtl/>
              </w:rPr>
              <w:t>492</w:t>
            </w:r>
          </w:p>
        </w:tc>
        <w:tc>
          <w:tcPr>
            <w:tcW w:w="1803" w:type="dxa"/>
          </w:tcPr>
          <w:p w14:paraId="53738FE8" w14:textId="366E2DE9" w:rsidR="004A7367" w:rsidRPr="004A7367" w:rsidRDefault="004A7367" w:rsidP="004A7367">
            <w:pPr>
              <w:jc w:val="center"/>
              <w:rPr>
                <w:rFonts w:cs="B Lotus"/>
                <w:sz w:val="28"/>
                <w:szCs w:val="28"/>
                <w:rtl/>
              </w:rPr>
            </w:pPr>
            <w:r w:rsidRPr="004A7367">
              <w:rPr>
                <w:rFonts w:cs="B Lotus" w:hint="cs"/>
                <w:rtl/>
              </w:rPr>
              <w:t>بخشایش</w:t>
            </w:r>
          </w:p>
        </w:tc>
        <w:tc>
          <w:tcPr>
            <w:tcW w:w="1803" w:type="dxa"/>
          </w:tcPr>
          <w:p w14:paraId="1364A7E7" w14:textId="3BE41970" w:rsidR="004A7367" w:rsidRPr="004A7367" w:rsidRDefault="004A7367" w:rsidP="004A7367">
            <w:pPr>
              <w:jc w:val="center"/>
              <w:rPr>
                <w:rFonts w:cs="B Lotus"/>
                <w:sz w:val="28"/>
                <w:szCs w:val="28"/>
                <w:rtl/>
              </w:rPr>
            </w:pPr>
            <w:r w:rsidRPr="004A7367">
              <w:rPr>
                <w:rFonts w:cs="B Lotus"/>
                <w:rtl/>
              </w:rPr>
              <w:t>1</w:t>
            </w:r>
          </w:p>
        </w:tc>
        <w:tc>
          <w:tcPr>
            <w:tcW w:w="1803" w:type="dxa"/>
          </w:tcPr>
          <w:p w14:paraId="1789FC9F" w14:textId="38B0C22B"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6BFB6956" w14:textId="77777777" w:rsidTr="00372823">
        <w:tc>
          <w:tcPr>
            <w:tcW w:w="1803" w:type="dxa"/>
          </w:tcPr>
          <w:p w14:paraId="16DA42BE" w14:textId="77777777" w:rsidR="004A7367" w:rsidRPr="004A7367" w:rsidRDefault="004A7367" w:rsidP="004A7367">
            <w:pPr>
              <w:pStyle w:val="ListParagraph"/>
              <w:numPr>
                <w:ilvl w:val="0"/>
                <w:numId w:val="63"/>
              </w:numPr>
              <w:bidi/>
              <w:jc w:val="center"/>
              <w:rPr>
                <w:rFonts w:cs="B Lotus"/>
                <w:rtl/>
              </w:rPr>
            </w:pPr>
          </w:p>
        </w:tc>
        <w:tc>
          <w:tcPr>
            <w:tcW w:w="1803" w:type="dxa"/>
          </w:tcPr>
          <w:p w14:paraId="6632022E" w14:textId="7015B559" w:rsidR="004A7367" w:rsidRPr="004A7367" w:rsidRDefault="004A7367" w:rsidP="004A7367">
            <w:pPr>
              <w:jc w:val="center"/>
              <w:rPr>
                <w:rFonts w:cs="B Lotus"/>
                <w:sz w:val="28"/>
                <w:szCs w:val="28"/>
                <w:rtl/>
              </w:rPr>
            </w:pPr>
            <w:r w:rsidRPr="004A7367">
              <w:rPr>
                <w:rFonts w:cs="B Lotus"/>
                <w:rtl/>
              </w:rPr>
              <w:t>493</w:t>
            </w:r>
          </w:p>
        </w:tc>
        <w:tc>
          <w:tcPr>
            <w:tcW w:w="1803" w:type="dxa"/>
          </w:tcPr>
          <w:p w14:paraId="278A8643" w14:textId="0BDB0D59" w:rsidR="004A7367" w:rsidRPr="004A7367" w:rsidRDefault="004A7367" w:rsidP="004A7367">
            <w:pPr>
              <w:jc w:val="center"/>
              <w:rPr>
                <w:rFonts w:cs="B Lotus"/>
                <w:sz w:val="28"/>
                <w:szCs w:val="28"/>
                <w:rtl/>
              </w:rPr>
            </w:pPr>
            <w:r w:rsidRPr="004A7367">
              <w:rPr>
                <w:rFonts w:cs="B Lotus" w:hint="cs"/>
                <w:rtl/>
              </w:rPr>
              <w:t>کلوانق</w:t>
            </w:r>
          </w:p>
        </w:tc>
        <w:tc>
          <w:tcPr>
            <w:tcW w:w="1803" w:type="dxa"/>
          </w:tcPr>
          <w:p w14:paraId="084D933B" w14:textId="6D9BC61A" w:rsidR="004A7367" w:rsidRPr="004A7367" w:rsidRDefault="004A7367" w:rsidP="004A7367">
            <w:pPr>
              <w:jc w:val="center"/>
              <w:rPr>
                <w:rFonts w:cs="B Lotus"/>
                <w:sz w:val="28"/>
                <w:szCs w:val="28"/>
                <w:rtl/>
              </w:rPr>
            </w:pPr>
            <w:r w:rsidRPr="004A7367">
              <w:rPr>
                <w:rFonts w:cs="B Lotus"/>
                <w:rtl/>
              </w:rPr>
              <w:t>1</w:t>
            </w:r>
          </w:p>
        </w:tc>
        <w:tc>
          <w:tcPr>
            <w:tcW w:w="1803" w:type="dxa"/>
          </w:tcPr>
          <w:p w14:paraId="2315FE93" w14:textId="0C0BCB2F"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6FEA0B4F" w14:textId="77777777" w:rsidTr="00372823">
        <w:tc>
          <w:tcPr>
            <w:tcW w:w="1803" w:type="dxa"/>
          </w:tcPr>
          <w:p w14:paraId="6824E920" w14:textId="77777777" w:rsidR="004A7367" w:rsidRPr="004A7367" w:rsidRDefault="004A7367" w:rsidP="004A7367">
            <w:pPr>
              <w:pStyle w:val="ListParagraph"/>
              <w:numPr>
                <w:ilvl w:val="0"/>
                <w:numId w:val="63"/>
              </w:numPr>
              <w:bidi/>
              <w:jc w:val="center"/>
              <w:rPr>
                <w:rFonts w:cs="B Lotus"/>
                <w:rtl/>
              </w:rPr>
            </w:pPr>
          </w:p>
        </w:tc>
        <w:tc>
          <w:tcPr>
            <w:tcW w:w="1803" w:type="dxa"/>
          </w:tcPr>
          <w:p w14:paraId="2704EF6C" w14:textId="3B7E87BE" w:rsidR="004A7367" w:rsidRPr="004A7367" w:rsidRDefault="004A7367" w:rsidP="004A7367">
            <w:pPr>
              <w:jc w:val="center"/>
              <w:rPr>
                <w:rFonts w:cs="B Lotus"/>
                <w:sz w:val="28"/>
                <w:szCs w:val="28"/>
                <w:rtl/>
              </w:rPr>
            </w:pPr>
            <w:r w:rsidRPr="004A7367">
              <w:rPr>
                <w:rFonts w:cs="B Lotus"/>
                <w:rtl/>
              </w:rPr>
              <w:t>494</w:t>
            </w:r>
          </w:p>
        </w:tc>
        <w:tc>
          <w:tcPr>
            <w:tcW w:w="1803" w:type="dxa"/>
          </w:tcPr>
          <w:p w14:paraId="0361BA5C" w14:textId="002A4A4F" w:rsidR="004A7367" w:rsidRPr="004A7367" w:rsidRDefault="004A7367" w:rsidP="004A7367">
            <w:pPr>
              <w:jc w:val="center"/>
              <w:rPr>
                <w:rFonts w:cs="B Lotus"/>
                <w:sz w:val="28"/>
                <w:szCs w:val="28"/>
                <w:rtl/>
              </w:rPr>
            </w:pPr>
            <w:r w:rsidRPr="004A7367">
              <w:rPr>
                <w:rFonts w:cs="B Lotus" w:hint="cs"/>
                <w:rtl/>
              </w:rPr>
              <w:t>خواجه</w:t>
            </w:r>
          </w:p>
        </w:tc>
        <w:tc>
          <w:tcPr>
            <w:tcW w:w="1803" w:type="dxa"/>
          </w:tcPr>
          <w:p w14:paraId="573710C5" w14:textId="71717AB5" w:rsidR="004A7367" w:rsidRPr="004A7367" w:rsidRDefault="004A7367" w:rsidP="004A7367">
            <w:pPr>
              <w:jc w:val="center"/>
              <w:rPr>
                <w:rFonts w:cs="B Lotus"/>
                <w:sz w:val="28"/>
                <w:szCs w:val="28"/>
                <w:rtl/>
              </w:rPr>
            </w:pPr>
            <w:r w:rsidRPr="004A7367">
              <w:rPr>
                <w:rFonts w:cs="B Lotus"/>
                <w:rtl/>
              </w:rPr>
              <w:t>1</w:t>
            </w:r>
          </w:p>
        </w:tc>
        <w:tc>
          <w:tcPr>
            <w:tcW w:w="1803" w:type="dxa"/>
          </w:tcPr>
          <w:p w14:paraId="768B3BFE" w14:textId="297D72EF"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557BE4F2" w14:textId="77777777" w:rsidTr="00372823">
        <w:tc>
          <w:tcPr>
            <w:tcW w:w="1803" w:type="dxa"/>
          </w:tcPr>
          <w:p w14:paraId="6F9D3401" w14:textId="77777777" w:rsidR="004A7367" w:rsidRPr="004A7367" w:rsidRDefault="004A7367" w:rsidP="004A7367">
            <w:pPr>
              <w:pStyle w:val="ListParagraph"/>
              <w:numPr>
                <w:ilvl w:val="0"/>
                <w:numId w:val="63"/>
              </w:numPr>
              <w:bidi/>
              <w:jc w:val="center"/>
              <w:rPr>
                <w:rFonts w:cs="B Lotus"/>
                <w:rtl/>
              </w:rPr>
            </w:pPr>
          </w:p>
        </w:tc>
        <w:tc>
          <w:tcPr>
            <w:tcW w:w="1803" w:type="dxa"/>
          </w:tcPr>
          <w:p w14:paraId="00C0CA71" w14:textId="4CAF0261" w:rsidR="004A7367" w:rsidRPr="004A7367" w:rsidRDefault="004A7367" w:rsidP="004A7367">
            <w:pPr>
              <w:jc w:val="center"/>
              <w:rPr>
                <w:rFonts w:cs="B Lotus"/>
                <w:sz w:val="28"/>
                <w:szCs w:val="28"/>
                <w:rtl/>
              </w:rPr>
            </w:pPr>
            <w:r w:rsidRPr="004A7367">
              <w:rPr>
                <w:rFonts w:cs="B Lotus"/>
                <w:rtl/>
              </w:rPr>
              <w:t>861</w:t>
            </w:r>
          </w:p>
        </w:tc>
        <w:tc>
          <w:tcPr>
            <w:tcW w:w="1803" w:type="dxa"/>
          </w:tcPr>
          <w:p w14:paraId="7F230486" w14:textId="70FB2EFC" w:rsidR="004A7367" w:rsidRPr="004A7367" w:rsidRDefault="004A7367" w:rsidP="004A7367">
            <w:pPr>
              <w:jc w:val="center"/>
              <w:rPr>
                <w:rFonts w:cs="B Lotus"/>
                <w:sz w:val="28"/>
                <w:szCs w:val="28"/>
                <w:rtl/>
              </w:rPr>
            </w:pPr>
            <w:r w:rsidRPr="004A7367">
              <w:rPr>
                <w:rFonts w:cs="B Lotus" w:hint="cs"/>
                <w:rtl/>
              </w:rPr>
              <w:t>سهلان</w:t>
            </w:r>
          </w:p>
        </w:tc>
        <w:tc>
          <w:tcPr>
            <w:tcW w:w="1803" w:type="dxa"/>
          </w:tcPr>
          <w:p w14:paraId="7D7180B6" w14:textId="6F465B07" w:rsidR="004A7367" w:rsidRPr="004A7367" w:rsidRDefault="004A7367" w:rsidP="004A7367">
            <w:pPr>
              <w:jc w:val="center"/>
              <w:rPr>
                <w:rFonts w:cs="B Lotus"/>
                <w:sz w:val="28"/>
                <w:szCs w:val="28"/>
                <w:rtl/>
              </w:rPr>
            </w:pPr>
            <w:r w:rsidRPr="004A7367">
              <w:rPr>
                <w:rFonts w:cs="B Lotus"/>
                <w:rtl/>
              </w:rPr>
              <w:t>1</w:t>
            </w:r>
          </w:p>
        </w:tc>
        <w:tc>
          <w:tcPr>
            <w:tcW w:w="1803" w:type="dxa"/>
          </w:tcPr>
          <w:p w14:paraId="0663D16A" w14:textId="791F0184"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51AC9EE3" w14:textId="77777777" w:rsidTr="00372823">
        <w:tc>
          <w:tcPr>
            <w:tcW w:w="1803" w:type="dxa"/>
          </w:tcPr>
          <w:p w14:paraId="60AFAACD" w14:textId="77777777" w:rsidR="004A7367" w:rsidRPr="004A7367" w:rsidRDefault="004A7367" w:rsidP="004A7367">
            <w:pPr>
              <w:pStyle w:val="ListParagraph"/>
              <w:numPr>
                <w:ilvl w:val="0"/>
                <w:numId w:val="63"/>
              </w:numPr>
              <w:bidi/>
              <w:jc w:val="center"/>
              <w:rPr>
                <w:rFonts w:cs="B Lotus"/>
                <w:rtl/>
              </w:rPr>
            </w:pPr>
          </w:p>
        </w:tc>
        <w:tc>
          <w:tcPr>
            <w:tcW w:w="1803" w:type="dxa"/>
          </w:tcPr>
          <w:p w14:paraId="0D0AF31B" w14:textId="358A2D66" w:rsidR="004A7367" w:rsidRPr="004A7367" w:rsidRDefault="004A7367" w:rsidP="004A7367">
            <w:pPr>
              <w:jc w:val="center"/>
              <w:rPr>
                <w:rFonts w:cs="B Lotus"/>
                <w:sz w:val="28"/>
                <w:szCs w:val="28"/>
                <w:rtl/>
              </w:rPr>
            </w:pPr>
            <w:r w:rsidRPr="004A7367">
              <w:rPr>
                <w:rFonts w:cs="B Lotus"/>
                <w:rtl/>
              </w:rPr>
              <w:t>867</w:t>
            </w:r>
          </w:p>
        </w:tc>
        <w:tc>
          <w:tcPr>
            <w:tcW w:w="1803" w:type="dxa"/>
          </w:tcPr>
          <w:p w14:paraId="781D0874" w14:textId="10FC730E" w:rsidR="004A7367" w:rsidRPr="004A7367" w:rsidRDefault="004A7367" w:rsidP="004A7367">
            <w:pPr>
              <w:jc w:val="center"/>
              <w:rPr>
                <w:rFonts w:cs="B Lotus"/>
                <w:sz w:val="28"/>
                <w:szCs w:val="28"/>
                <w:rtl/>
              </w:rPr>
            </w:pPr>
            <w:r w:rsidRPr="004A7367">
              <w:rPr>
                <w:rFonts w:cs="B Lotus" w:hint="cs"/>
                <w:rtl/>
              </w:rPr>
              <w:t>ارس</w:t>
            </w:r>
          </w:p>
        </w:tc>
        <w:tc>
          <w:tcPr>
            <w:tcW w:w="1803" w:type="dxa"/>
          </w:tcPr>
          <w:p w14:paraId="0CDA4C72" w14:textId="3FD6A120" w:rsidR="004A7367" w:rsidRPr="004A7367" w:rsidRDefault="004A7367" w:rsidP="004A7367">
            <w:pPr>
              <w:jc w:val="center"/>
              <w:rPr>
                <w:rFonts w:cs="B Lotus"/>
                <w:sz w:val="28"/>
                <w:szCs w:val="28"/>
                <w:rtl/>
              </w:rPr>
            </w:pPr>
            <w:r w:rsidRPr="004A7367">
              <w:rPr>
                <w:rFonts w:cs="B Lotus"/>
                <w:rtl/>
              </w:rPr>
              <w:t>1</w:t>
            </w:r>
          </w:p>
        </w:tc>
        <w:tc>
          <w:tcPr>
            <w:tcW w:w="1803" w:type="dxa"/>
          </w:tcPr>
          <w:p w14:paraId="2DB36019" w14:textId="27F01594"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210824C2" w14:textId="77777777" w:rsidTr="00372823">
        <w:tc>
          <w:tcPr>
            <w:tcW w:w="1803" w:type="dxa"/>
          </w:tcPr>
          <w:p w14:paraId="62F8C7DF" w14:textId="77777777" w:rsidR="004A7367" w:rsidRPr="004A7367" w:rsidRDefault="004A7367" w:rsidP="004A7367">
            <w:pPr>
              <w:pStyle w:val="ListParagraph"/>
              <w:numPr>
                <w:ilvl w:val="0"/>
                <w:numId w:val="63"/>
              </w:numPr>
              <w:bidi/>
              <w:jc w:val="center"/>
              <w:rPr>
                <w:rFonts w:cs="B Lotus"/>
                <w:rtl/>
              </w:rPr>
            </w:pPr>
          </w:p>
        </w:tc>
        <w:tc>
          <w:tcPr>
            <w:tcW w:w="1803" w:type="dxa"/>
          </w:tcPr>
          <w:p w14:paraId="66584713" w14:textId="40789726" w:rsidR="004A7367" w:rsidRPr="004A7367" w:rsidRDefault="004A7367" w:rsidP="004A7367">
            <w:pPr>
              <w:jc w:val="center"/>
              <w:rPr>
                <w:rFonts w:cs="B Lotus"/>
                <w:sz w:val="28"/>
                <w:szCs w:val="28"/>
                <w:rtl/>
              </w:rPr>
            </w:pPr>
            <w:r w:rsidRPr="004A7367">
              <w:rPr>
                <w:rFonts w:cs="B Lotus"/>
                <w:rtl/>
              </w:rPr>
              <w:t>964</w:t>
            </w:r>
          </w:p>
        </w:tc>
        <w:tc>
          <w:tcPr>
            <w:tcW w:w="1803" w:type="dxa"/>
          </w:tcPr>
          <w:p w14:paraId="63AB9139" w14:textId="6D4B521C" w:rsidR="004A7367" w:rsidRPr="004A7367" w:rsidRDefault="004A7367" w:rsidP="004A7367">
            <w:pPr>
              <w:jc w:val="center"/>
              <w:rPr>
                <w:rFonts w:cs="B Lotus"/>
                <w:sz w:val="28"/>
                <w:szCs w:val="28"/>
                <w:rtl/>
              </w:rPr>
            </w:pPr>
            <w:r w:rsidRPr="004A7367">
              <w:rPr>
                <w:rFonts w:cs="B Lotus" w:hint="cs"/>
                <w:rtl/>
              </w:rPr>
              <w:t>دوزدوزان</w:t>
            </w:r>
          </w:p>
        </w:tc>
        <w:tc>
          <w:tcPr>
            <w:tcW w:w="1803" w:type="dxa"/>
          </w:tcPr>
          <w:p w14:paraId="47EF1212" w14:textId="7D99FD0C" w:rsidR="004A7367" w:rsidRPr="004A7367" w:rsidRDefault="004A7367" w:rsidP="004A7367">
            <w:pPr>
              <w:jc w:val="center"/>
              <w:rPr>
                <w:rFonts w:cs="B Lotus"/>
                <w:sz w:val="28"/>
                <w:szCs w:val="28"/>
                <w:rtl/>
              </w:rPr>
            </w:pPr>
            <w:r w:rsidRPr="004A7367">
              <w:rPr>
                <w:rFonts w:cs="B Lotus"/>
                <w:rtl/>
              </w:rPr>
              <w:t>1</w:t>
            </w:r>
          </w:p>
        </w:tc>
        <w:tc>
          <w:tcPr>
            <w:tcW w:w="1803" w:type="dxa"/>
          </w:tcPr>
          <w:p w14:paraId="399518A0" w14:textId="178D9F63"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514E7D3C" w14:textId="77777777" w:rsidTr="00372823">
        <w:tc>
          <w:tcPr>
            <w:tcW w:w="1803" w:type="dxa"/>
          </w:tcPr>
          <w:p w14:paraId="321FB232" w14:textId="77777777" w:rsidR="004A7367" w:rsidRPr="004A7367" w:rsidRDefault="004A7367" w:rsidP="004A7367">
            <w:pPr>
              <w:pStyle w:val="ListParagraph"/>
              <w:numPr>
                <w:ilvl w:val="0"/>
                <w:numId w:val="63"/>
              </w:numPr>
              <w:bidi/>
              <w:jc w:val="center"/>
              <w:rPr>
                <w:rFonts w:cs="B Lotus"/>
                <w:rtl/>
              </w:rPr>
            </w:pPr>
          </w:p>
        </w:tc>
        <w:tc>
          <w:tcPr>
            <w:tcW w:w="1803" w:type="dxa"/>
          </w:tcPr>
          <w:p w14:paraId="5076D994" w14:textId="2F284D57" w:rsidR="004A7367" w:rsidRPr="004A7367" w:rsidRDefault="004A7367" w:rsidP="004A7367">
            <w:pPr>
              <w:jc w:val="center"/>
              <w:rPr>
                <w:rFonts w:cs="B Lotus"/>
                <w:sz w:val="28"/>
                <w:szCs w:val="28"/>
                <w:rtl/>
              </w:rPr>
            </w:pPr>
            <w:r w:rsidRPr="004A7367">
              <w:rPr>
                <w:rFonts w:cs="B Lotus"/>
                <w:rtl/>
              </w:rPr>
              <w:t>1096</w:t>
            </w:r>
          </w:p>
        </w:tc>
        <w:tc>
          <w:tcPr>
            <w:tcW w:w="1803" w:type="dxa"/>
          </w:tcPr>
          <w:p w14:paraId="7A85D7F5" w14:textId="382BDB2C" w:rsidR="004A7367" w:rsidRPr="004A7367" w:rsidRDefault="004A7367" w:rsidP="004A7367">
            <w:pPr>
              <w:jc w:val="center"/>
              <w:rPr>
                <w:rFonts w:cs="B Lotus"/>
                <w:sz w:val="28"/>
                <w:szCs w:val="28"/>
                <w:rtl/>
              </w:rPr>
            </w:pPr>
            <w:r w:rsidRPr="004A7367">
              <w:rPr>
                <w:rFonts w:cs="B Lotus" w:hint="cs"/>
                <w:rtl/>
              </w:rPr>
              <w:t>آبش</w:t>
            </w:r>
            <w:r w:rsidRPr="004A7367">
              <w:rPr>
                <w:rFonts w:cs="B Lotus"/>
                <w:rtl/>
              </w:rPr>
              <w:t xml:space="preserve"> </w:t>
            </w:r>
            <w:r w:rsidRPr="004A7367">
              <w:rPr>
                <w:rFonts w:cs="B Lotus" w:hint="cs"/>
                <w:rtl/>
              </w:rPr>
              <w:t>احمد</w:t>
            </w:r>
          </w:p>
        </w:tc>
        <w:tc>
          <w:tcPr>
            <w:tcW w:w="1803" w:type="dxa"/>
          </w:tcPr>
          <w:p w14:paraId="7BBABFFF" w14:textId="0583F54A" w:rsidR="004A7367" w:rsidRPr="004A7367" w:rsidRDefault="004A7367" w:rsidP="004A7367">
            <w:pPr>
              <w:jc w:val="center"/>
              <w:rPr>
                <w:rFonts w:cs="B Lotus"/>
                <w:sz w:val="28"/>
                <w:szCs w:val="28"/>
                <w:rtl/>
              </w:rPr>
            </w:pPr>
            <w:r w:rsidRPr="004A7367">
              <w:rPr>
                <w:rFonts w:cs="B Lotus"/>
                <w:rtl/>
              </w:rPr>
              <w:t>1</w:t>
            </w:r>
          </w:p>
        </w:tc>
        <w:tc>
          <w:tcPr>
            <w:tcW w:w="1803" w:type="dxa"/>
          </w:tcPr>
          <w:p w14:paraId="46648C5A" w14:textId="3265C43E"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439A05F4" w14:textId="77777777" w:rsidTr="00372823">
        <w:tc>
          <w:tcPr>
            <w:tcW w:w="1803" w:type="dxa"/>
          </w:tcPr>
          <w:p w14:paraId="055AB736" w14:textId="77777777" w:rsidR="004A7367" w:rsidRPr="004A7367" w:rsidRDefault="004A7367" w:rsidP="004A7367">
            <w:pPr>
              <w:pStyle w:val="ListParagraph"/>
              <w:numPr>
                <w:ilvl w:val="0"/>
                <w:numId w:val="63"/>
              </w:numPr>
              <w:bidi/>
              <w:jc w:val="center"/>
              <w:rPr>
                <w:rFonts w:cs="B Lotus"/>
                <w:rtl/>
              </w:rPr>
            </w:pPr>
          </w:p>
        </w:tc>
        <w:tc>
          <w:tcPr>
            <w:tcW w:w="1803" w:type="dxa"/>
          </w:tcPr>
          <w:p w14:paraId="4B273A31" w14:textId="05264662" w:rsidR="004A7367" w:rsidRPr="004A7367" w:rsidRDefault="004A7367" w:rsidP="004A7367">
            <w:pPr>
              <w:jc w:val="center"/>
              <w:rPr>
                <w:rFonts w:cs="B Lotus"/>
                <w:sz w:val="28"/>
                <w:szCs w:val="28"/>
                <w:rtl/>
              </w:rPr>
            </w:pPr>
            <w:r w:rsidRPr="004A7367">
              <w:rPr>
                <w:rFonts w:cs="B Lotus"/>
                <w:rtl/>
              </w:rPr>
              <w:t>1115</w:t>
            </w:r>
          </w:p>
        </w:tc>
        <w:tc>
          <w:tcPr>
            <w:tcW w:w="1803" w:type="dxa"/>
          </w:tcPr>
          <w:p w14:paraId="3AF04A02" w14:textId="2866D87F" w:rsidR="004A7367" w:rsidRPr="004A7367" w:rsidRDefault="004A7367" w:rsidP="004A7367">
            <w:pPr>
              <w:jc w:val="center"/>
              <w:rPr>
                <w:rFonts w:cs="B Lotus"/>
                <w:sz w:val="28"/>
                <w:szCs w:val="28"/>
                <w:rtl/>
              </w:rPr>
            </w:pPr>
            <w:r w:rsidRPr="004A7367">
              <w:rPr>
                <w:rFonts w:cs="B Lotus" w:hint="cs"/>
                <w:rtl/>
              </w:rPr>
              <w:t>ارسباران</w:t>
            </w:r>
          </w:p>
        </w:tc>
        <w:tc>
          <w:tcPr>
            <w:tcW w:w="1803" w:type="dxa"/>
          </w:tcPr>
          <w:p w14:paraId="2F541142" w14:textId="0C8C5123" w:rsidR="004A7367" w:rsidRPr="004A7367" w:rsidRDefault="004A7367" w:rsidP="004A7367">
            <w:pPr>
              <w:jc w:val="center"/>
              <w:rPr>
                <w:rFonts w:cs="B Lotus"/>
                <w:sz w:val="28"/>
                <w:szCs w:val="28"/>
                <w:rtl/>
              </w:rPr>
            </w:pPr>
            <w:r w:rsidRPr="004A7367">
              <w:rPr>
                <w:rFonts w:cs="B Lotus"/>
                <w:rtl/>
              </w:rPr>
              <w:t>1</w:t>
            </w:r>
          </w:p>
        </w:tc>
        <w:tc>
          <w:tcPr>
            <w:tcW w:w="1803" w:type="dxa"/>
          </w:tcPr>
          <w:p w14:paraId="4726E559" w14:textId="7E116CC0"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02D042A1" w14:textId="77777777" w:rsidTr="00372823">
        <w:tc>
          <w:tcPr>
            <w:tcW w:w="1803" w:type="dxa"/>
          </w:tcPr>
          <w:p w14:paraId="3FB88582" w14:textId="77777777" w:rsidR="004A7367" w:rsidRPr="004A7367" w:rsidRDefault="004A7367" w:rsidP="004A7367">
            <w:pPr>
              <w:pStyle w:val="ListParagraph"/>
              <w:numPr>
                <w:ilvl w:val="0"/>
                <w:numId w:val="63"/>
              </w:numPr>
              <w:bidi/>
              <w:jc w:val="center"/>
              <w:rPr>
                <w:rFonts w:cs="B Lotus"/>
                <w:rtl/>
              </w:rPr>
            </w:pPr>
          </w:p>
        </w:tc>
        <w:tc>
          <w:tcPr>
            <w:tcW w:w="1803" w:type="dxa"/>
          </w:tcPr>
          <w:p w14:paraId="06E33AE2" w14:textId="7D85F510" w:rsidR="004A7367" w:rsidRPr="004A7367" w:rsidRDefault="004A7367" w:rsidP="004A7367">
            <w:pPr>
              <w:jc w:val="center"/>
              <w:rPr>
                <w:rFonts w:cs="B Lotus"/>
                <w:sz w:val="28"/>
                <w:szCs w:val="28"/>
                <w:rtl/>
              </w:rPr>
            </w:pPr>
            <w:r w:rsidRPr="004A7367">
              <w:rPr>
                <w:rFonts w:cs="B Lotus"/>
                <w:rtl/>
              </w:rPr>
              <w:t>1118</w:t>
            </w:r>
          </w:p>
        </w:tc>
        <w:tc>
          <w:tcPr>
            <w:tcW w:w="1803" w:type="dxa"/>
          </w:tcPr>
          <w:p w14:paraId="5656B064" w14:textId="171755A2" w:rsidR="004A7367" w:rsidRPr="004A7367" w:rsidRDefault="004A7367" w:rsidP="004A7367">
            <w:pPr>
              <w:jc w:val="center"/>
              <w:rPr>
                <w:rFonts w:cs="B Lotus"/>
                <w:sz w:val="28"/>
                <w:szCs w:val="28"/>
                <w:rtl/>
              </w:rPr>
            </w:pPr>
            <w:r w:rsidRPr="004A7367">
              <w:rPr>
                <w:rFonts w:cs="B Lotus" w:hint="cs"/>
                <w:rtl/>
              </w:rPr>
              <w:t>چاراویماق</w:t>
            </w:r>
          </w:p>
        </w:tc>
        <w:tc>
          <w:tcPr>
            <w:tcW w:w="1803" w:type="dxa"/>
          </w:tcPr>
          <w:p w14:paraId="56B9C052" w14:textId="753CF433" w:rsidR="004A7367" w:rsidRPr="004A7367" w:rsidRDefault="004A7367" w:rsidP="004A7367">
            <w:pPr>
              <w:jc w:val="center"/>
              <w:rPr>
                <w:rFonts w:cs="B Lotus"/>
                <w:sz w:val="28"/>
                <w:szCs w:val="28"/>
                <w:rtl/>
              </w:rPr>
            </w:pPr>
            <w:r w:rsidRPr="004A7367">
              <w:rPr>
                <w:rFonts w:cs="B Lotus"/>
                <w:rtl/>
              </w:rPr>
              <w:t>1</w:t>
            </w:r>
          </w:p>
        </w:tc>
        <w:tc>
          <w:tcPr>
            <w:tcW w:w="1803" w:type="dxa"/>
          </w:tcPr>
          <w:p w14:paraId="2F13FB62" w14:textId="3E714C40"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5080541D" w14:textId="77777777" w:rsidTr="00372823">
        <w:tc>
          <w:tcPr>
            <w:tcW w:w="1803" w:type="dxa"/>
          </w:tcPr>
          <w:p w14:paraId="413E17AC" w14:textId="77777777" w:rsidR="004A7367" w:rsidRPr="004A7367" w:rsidRDefault="004A7367" w:rsidP="004A7367">
            <w:pPr>
              <w:pStyle w:val="ListParagraph"/>
              <w:numPr>
                <w:ilvl w:val="0"/>
                <w:numId w:val="63"/>
              </w:numPr>
              <w:bidi/>
              <w:jc w:val="center"/>
              <w:rPr>
                <w:rFonts w:cs="B Lotus"/>
                <w:rtl/>
              </w:rPr>
            </w:pPr>
          </w:p>
        </w:tc>
        <w:tc>
          <w:tcPr>
            <w:tcW w:w="1803" w:type="dxa"/>
          </w:tcPr>
          <w:p w14:paraId="0A98C606" w14:textId="1B8719AE" w:rsidR="004A7367" w:rsidRPr="004A7367" w:rsidRDefault="004A7367" w:rsidP="004A7367">
            <w:pPr>
              <w:jc w:val="center"/>
              <w:rPr>
                <w:rFonts w:cs="B Lotus"/>
                <w:sz w:val="28"/>
                <w:szCs w:val="28"/>
                <w:rtl/>
              </w:rPr>
            </w:pPr>
            <w:r w:rsidRPr="004A7367">
              <w:rPr>
                <w:rFonts w:cs="B Lotus"/>
                <w:rtl/>
              </w:rPr>
              <w:t>1123</w:t>
            </w:r>
          </w:p>
        </w:tc>
        <w:tc>
          <w:tcPr>
            <w:tcW w:w="1803" w:type="dxa"/>
          </w:tcPr>
          <w:p w14:paraId="21F19C1E" w14:textId="28F0E74D" w:rsidR="004A7367" w:rsidRPr="004A7367" w:rsidRDefault="004A7367" w:rsidP="004A7367">
            <w:pPr>
              <w:jc w:val="center"/>
              <w:rPr>
                <w:rFonts w:cs="B Lotus"/>
                <w:sz w:val="28"/>
                <w:szCs w:val="28"/>
                <w:rtl/>
              </w:rPr>
            </w:pPr>
            <w:r w:rsidRPr="004A7367">
              <w:rPr>
                <w:rFonts w:cs="B Lotus" w:hint="cs"/>
                <w:rtl/>
              </w:rPr>
              <w:t>سهند</w:t>
            </w:r>
          </w:p>
        </w:tc>
        <w:tc>
          <w:tcPr>
            <w:tcW w:w="1803" w:type="dxa"/>
          </w:tcPr>
          <w:p w14:paraId="4CFEDD64" w14:textId="3CE64C90" w:rsidR="004A7367" w:rsidRPr="004A7367" w:rsidRDefault="004A7367" w:rsidP="004A7367">
            <w:pPr>
              <w:jc w:val="center"/>
              <w:rPr>
                <w:rFonts w:cs="B Lotus"/>
                <w:sz w:val="28"/>
                <w:szCs w:val="28"/>
                <w:rtl/>
              </w:rPr>
            </w:pPr>
            <w:r w:rsidRPr="004A7367">
              <w:rPr>
                <w:rFonts w:cs="B Lotus"/>
                <w:rtl/>
              </w:rPr>
              <w:t>1</w:t>
            </w:r>
          </w:p>
        </w:tc>
        <w:tc>
          <w:tcPr>
            <w:tcW w:w="1803" w:type="dxa"/>
          </w:tcPr>
          <w:p w14:paraId="68802040" w14:textId="6A14171D"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4798D413" w14:textId="77777777" w:rsidTr="00372823">
        <w:tc>
          <w:tcPr>
            <w:tcW w:w="1803" w:type="dxa"/>
          </w:tcPr>
          <w:p w14:paraId="6EEFA190" w14:textId="77777777" w:rsidR="004A7367" w:rsidRPr="004A7367" w:rsidRDefault="004A7367" w:rsidP="004A7367">
            <w:pPr>
              <w:pStyle w:val="ListParagraph"/>
              <w:numPr>
                <w:ilvl w:val="0"/>
                <w:numId w:val="63"/>
              </w:numPr>
              <w:bidi/>
              <w:jc w:val="center"/>
              <w:rPr>
                <w:rFonts w:cs="B Lotus"/>
                <w:rtl/>
              </w:rPr>
            </w:pPr>
          </w:p>
        </w:tc>
        <w:tc>
          <w:tcPr>
            <w:tcW w:w="1803" w:type="dxa"/>
          </w:tcPr>
          <w:p w14:paraId="6627C56F" w14:textId="1FC79578" w:rsidR="004A7367" w:rsidRPr="004A7367" w:rsidRDefault="004A7367" w:rsidP="004A7367">
            <w:pPr>
              <w:jc w:val="center"/>
              <w:rPr>
                <w:rFonts w:cs="B Lotus"/>
                <w:sz w:val="28"/>
                <w:szCs w:val="28"/>
                <w:rtl/>
              </w:rPr>
            </w:pPr>
            <w:r w:rsidRPr="004A7367">
              <w:rPr>
                <w:rFonts w:cs="B Lotus"/>
                <w:rtl/>
              </w:rPr>
              <w:t>1124</w:t>
            </w:r>
          </w:p>
        </w:tc>
        <w:tc>
          <w:tcPr>
            <w:tcW w:w="1803" w:type="dxa"/>
          </w:tcPr>
          <w:p w14:paraId="1ECE188E" w14:textId="46BDDF94" w:rsidR="004A7367" w:rsidRPr="004A7367" w:rsidRDefault="004A7367" w:rsidP="004A7367">
            <w:pPr>
              <w:jc w:val="center"/>
              <w:rPr>
                <w:rFonts w:cs="B Lotus"/>
                <w:sz w:val="28"/>
                <w:szCs w:val="28"/>
                <w:rtl/>
              </w:rPr>
            </w:pPr>
            <w:r w:rsidRPr="004A7367">
              <w:rPr>
                <w:rFonts w:cs="B Lotus" w:hint="cs"/>
                <w:rtl/>
              </w:rPr>
              <w:t>ربط</w:t>
            </w:r>
          </w:p>
        </w:tc>
        <w:tc>
          <w:tcPr>
            <w:tcW w:w="1803" w:type="dxa"/>
          </w:tcPr>
          <w:p w14:paraId="6390C245" w14:textId="7D371970" w:rsidR="004A7367" w:rsidRPr="004A7367" w:rsidRDefault="004A7367" w:rsidP="004A7367">
            <w:pPr>
              <w:jc w:val="center"/>
              <w:rPr>
                <w:rFonts w:cs="B Lotus"/>
                <w:sz w:val="28"/>
                <w:szCs w:val="28"/>
                <w:rtl/>
              </w:rPr>
            </w:pPr>
            <w:r w:rsidRPr="004A7367">
              <w:rPr>
                <w:rFonts w:cs="B Lotus"/>
                <w:rtl/>
              </w:rPr>
              <w:t>1</w:t>
            </w:r>
          </w:p>
        </w:tc>
        <w:tc>
          <w:tcPr>
            <w:tcW w:w="1803" w:type="dxa"/>
          </w:tcPr>
          <w:p w14:paraId="4379C43B" w14:textId="45D7D460"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331267FF" w14:textId="77777777" w:rsidTr="00372823">
        <w:tc>
          <w:tcPr>
            <w:tcW w:w="1803" w:type="dxa"/>
          </w:tcPr>
          <w:p w14:paraId="37B6F439" w14:textId="77777777" w:rsidR="004A7367" w:rsidRPr="004A7367" w:rsidRDefault="004A7367" w:rsidP="004A7367">
            <w:pPr>
              <w:pStyle w:val="ListParagraph"/>
              <w:numPr>
                <w:ilvl w:val="0"/>
                <w:numId w:val="63"/>
              </w:numPr>
              <w:bidi/>
              <w:jc w:val="center"/>
              <w:rPr>
                <w:rFonts w:cs="B Lotus"/>
                <w:rtl/>
              </w:rPr>
            </w:pPr>
          </w:p>
        </w:tc>
        <w:tc>
          <w:tcPr>
            <w:tcW w:w="1803" w:type="dxa"/>
          </w:tcPr>
          <w:p w14:paraId="4D0CB6AA" w14:textId="03FB35EE" w:rsidR="004A7367" w:rsidRPr="004A7367" w:rsidRDefault="004A7367" w:rsidP="004A7367">
            <w:pPr>
              <w:jc w:val="center"/>
              <w:rPr>
                <w:rFonts w:cs="B Lotus"/>
                <w:sz w:val="28"/>
                <w:szCs w:val="28"/>
                <w:rtl/>
              </w:rPr>
            </w:pPr>
            <w:r w:rsidRPr="004A7367">
              <w:rPr>
                <w:rFonts w:cs="B Lotus"/>
                <w:rtl/>
              </w:rPr>
              <w:t>1157</w:t>
            </w:r>
          </w:p>
        </w:tc>
        <w:tc>
          <w:tcPr>
            <w:tcW w:w="1803" w:type="dxa"/>
          </w:tcPr>
          <w:p w14:paraId="7BC888D2" w14:textId="575090C6"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جلفا</w:t>
            </w:r>
          </w:p>
        </w:tc>
        <w:tc>
          <w:tcPr>
            <w:tcW w:w="1803" w:type="dxa"/>
          </w:tcPr>
          <w:p w14:paraId="5735E429" w14:textId="48CEE74D" w:rsidR="004A7367" w:rsidRPr="004A7367" w:rsidRDefault="004A7367" w:rsidP="004A7367">
            <w:pPr>
              <w:jc w:val="center"/>
              <w:rPr>
                <w:rFonts w:cs="B Lotus"/>
                <w:sz w:val="28"/>
                <w:szCs w:val="28"/>
                <w:rtl/>
              </w:rPr>
            </w:pPr>
            <w:r w:rsidRPr="004A7367">
              <w:rPr>
                <w:rFonts w:cs="B Lotus"/>
                <w:rtl/>
              </w:rPr>
              <w:t>1</w:t>
            </w:r>
          </w:p>
        </w:tc>
        <w:tc>
          <w:tcPr>
            <w:tcW w:w="1803" w:type="dxa"/>
          </w:tcPr>
          <w:p w14:paraId="497EED1C" w14:textId="448C59FA"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2FB3E57F" w14:textId="77777777" w:rsidTr="00372823">
        <w:tc>
          <w:tcPr>
            <w:tcW w:w="1803" w:type="dxa"/>
          </w:tcPr>
          <w:p w14:paraId="7B71B590" w14:textId="77777777" w:rsidR="004A7367" w:rsidRPr="004A7367" w:rsidRDefault="004A7367" w:rsidP="004A7367">
            <w:pPr>
              <w:pStyle w:val="ListParagraph"/>
              <w:numPr>
                <w:ilvl w:val="0"/>
                <w:numId w:val="63"/>
              </w:numPr>
              <w:bidi/>
              <w:jc w:val="center"/>
              <w:rPr>
                <w:rFonts w:cs="B Lotus"/>
                <w:rtl/>
              </w:rPr>
            </w:pPr>
          </w:p>
        </w:tc>
        <w:tc>
          <w:tcPr>
            <w:tcW w:w="1803" w:type="dxa"/>
          </w:tcPr>
          <w:p w14:paraId="642C80A5" w14:textId="57649FF7" w:rsidR="004A7367" w:rsidRPr="004A7367" w:rsidRDefault="004A7367" w:rsidP="004A7367">
            <w:pPr>
              <w:jc w:val="center"/>
              <w:rPr>
                <w:rFonts w:cs="B Lotus"/>
                <w:sz w:val="28"/>
                <w:szCs w:val="28"/>
                <w:rtl/>
              </w:rPr>
            </w:pPr>
            <w:r w:rsidRPr="004A7367">
              <w:rPr>
                <w:rFonts w:cs="B Lotus"/>
                <w:rtl/>
              </w:rPr>
              <w:t>1195</w:t>
            </w:r>
          </w:p>
        </w:tc>
        <w:tc>
          <w:tcPr>
            <w:tcW w:w="1803" w:type="dxa"/>
          </w:tcPr>
          <w:p w14:paraId="1A502012" w14:textId="4A599FE5" w:rsidR="004A7367" w:rsidRPr="004A7367" w:rsidRDefault="004A7367" w:rsidP="004A7367">
            <w:pPr>
              <w:jc w:val="center"/>
              <w:rPr>
                <w:rFonts w:cs="B Lotus"/>
                <w:sz w:val="28"/>
                <w:szCs w:val="28"/>
                <w:rtl/>
              </w:rPr>
            </w:pPr>
            <w:r w:rsidRPr="004A7367">
              <w:rPr>
                <w:rFonts w:cs="B Lotus" w:hint="cs"/>
                <w:rtl/>
              </w:rPr>
              <w:t>نظر</w:t>
            </w:r>
            <w:r w:rsidRPr="004A7367">
              <w:rPr>
                <w:rFonts w:cs="B Lotus"/>
                <w:rtl/>
              </w:rPr>
              <w:t xml:space="preserve"> </w:t>
            </w:r>
            <w:r w:rsidRPr="004A7367">
              <w:rPr>
                <w:rFonts w:cs="B Lotus" w:hint="cs"/>
                <w:rtl/>
              </w:rPr>
              <w:t>کهریزی</w:t>
            </w:r>
          </w:p>
        </w:tc>
        <w:tc>
          <w:tcPr>
            <w:tcW w:w="1803" w:type="dxa"/>
          </w:tcPr>
          <w:p w14:paraId="0EEB1C1F" w14:textId="6B57F3DF" w:rsidR="004A7367" w:rsidRPr="004A7367" w:rsidRDefault="004A7367" w:rsidP="004A7367">
            <w:pPr>
              <w:jc w:val="center"/>
              <w:rPr>
                <w:rFonts w:cs="B Lotus"/>
                <w:sz w:val="28"/>
                <w:szCs w:val="28"/>
                <w:rtl/>
              </w:rPr>
            </w:pPr>
            <w:r w:rsidRPr="004A7367">
              <w:rPr>
                <w:rFonts w:cs="B Lotus"/>
                <w:rtl/>
              </w:rPr>
              <w:t>1</w:t>
            </w:r>
          </w:p>
        </w:tc>
        <w:tc>
          <w:tcPr>
            <w:tcW w:w="1803" w:type="dxa"/>
          </w:tcPr>
          <w:p w14:paraId="6CA292F9" w14:textId="2833B07E"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7DE744DF" w14:textId="77777777" w:rsidTr="00372823">
        <w:tc>
          <w:tcPr>
            <w:tcW w:w="1803" w:type="dxa"/>
          </w:tcPr>
          <w:p w14:paraId="01B05055" w14:textId="77777777" w:rsidR="004A7367" w:rsidRPr="004A7367" w:rsidRDefault="004A7367" w:rsidP="004A7367">
            <w:pPr>
              <w:pStyle w:val="ListParagraph"/>
              <w:numPr>
                <w:ilvl w:val="0"/>
                <w:numId w:val="63"/>
              </w:numPr>
              <w:bidi/>
              <w:jc w:val="center"/>
              <w:rPr>
                <w:rFonts w:cs="B Lotus"/>
                <w:rtl/>
              </w:rPr>
            </w:pPr>
          </w:p>
        </w:tc>
        <w:tc>
          <w:tcPr>
            <w:tcW w:w="1803" w:type="dxa"/>
          </w:tcPr>
          <w:p w14:paraId="237801D2" w14:textId="62069CA0" w:rsidR="004A7367" w:rsidRPr="004A7367" w:rsidRDefault="004A7367" w:rsidP="004A7367">
            <w:pPr>
              <w:jc w:val="center"/>
              <w:rPr>
                <w:rFonts w:cs="B Lotus"/>
                <w:sz w:val="28"/>
                <w:szCs w:val="28"/>
                <w:rtl/>
              </w:rPr>
            </w:pPr>
            <w:r w:rsidRPr="004A7367">
              <w:rPr>
                <w:rFonts w:cs="B Lotus"/>
                <w:rtl/>
              </w:rPr>
              <w:t>1196</w:t>
            </w:r>
          </w:p>
        </w:tc>
        <w:tc>
          <w:tcPr>
            <w:tcW w:w="1803" w:type="dxa"/>
          </w:tcPr>
          <w:p w14:paraId="4DEA901B" w14:textId="32B39193" w:rsidR="004A7367" w:rsidRPr="004A7367" w:rsidRDefault="004A7367" w:rsidP="004A7367">
            <w:pPr>
              <w:jc w:val="center"/>
              <w:rPr>
                <w:rFonts w:cs="B Lotus"/>
                <w:sz w:val="28"/>
                <w:szCs w:val="28"/>
                <w:rtl/>
              </w:rPr>
            </w:pPr>
            <w:r w:rsidRPr="004A7367">
              <w:rPr>
                <w:rFonts w:cs="B Lotus" w:hint="cs"/>
                <w:rtl/>
              </w:rPr>
              <w:t>خاروانا</w:t>
            </w:r>
          </w:p>
        </w:tc>
        <w:tc>
          <w:tcPr>
            <w:tcW w:w="1803" w:type="dxa"/>
          </w:tcPr>
          <w:p w14:paraId="3AA74C34" w14:textId="2DE47A03" w:rsidR="004A7367" w:rsidRPr="004A7367" w:rsidRDefault="004A7367" w:rsidP="004A7367">
            <w:pPr>
              <w:jc w:val="center"/>
              <w:rPr>
                <w:rFonts w:cs="B Lotus"/>
                <w:sz w:val="28"/>
                <w:szCs w:val="28"/>
                <w:rtl/>
              </w:rPr>
            </w:pPr>
            <w:r w:rsidRPr="004A7367">
              <w:rPr>
                <w:rFonts w:cs="B Lotus"/>
                <w:rtl/>
              </w:rPr>
              <w:t>1</w:t>
            </w:r>
          </w:p>
        </w:tc>
        <w:tc>
          <w:tcPr>
            <w:tcW w:w="1803" w:type="dxa"/>
          </w:tcPr>
          <w:p w14:paraId="3F232C0D" w14:textId="3129951D"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43AF81D4" w14:textId="77777777" w:rsidTr="00372823">
        <w:tc>
          <w:tcPr>
            <w:tcW w:w="1803" w:type="dxa"/>
          </w:tcPr>
          <w:p w14:paraId="65B6B46A" w14:textId="77777777" w:rsidR="004A7367" w:rsidRPr="004A7367" w:rsidRDefault="004A7367" w:rsidP="004A7367">
            <w:pPr>
              <w:pStyle w:val="ListParagraph"/>
              <w:numPr>
                <w:ilvl w:val="0"/>
                <w:numId w:val="63"/>
              </w:numPr>
              <w:bidi/>
              <w:jc w:val="center"/>
              <w:rPr>
                <w:rFonts w:cs="B Lotus"/>
                <w:rtl/>
              </w:rPr>
            </w:pPr>
          </w:p>
        </w:tc>
        <w:tc>
          <w:tcPr>
            <w:tcW w:w="1803" w:type="dxa"/>
          </w:tcPr>
          <w:p w14:paraId="2C4A1F4A" w14:textId="234A5314" w:rsidR="004A7367" w:rsidRPr="004A7367" w:rsidRDefault="004A7367" w:rsidP="004A7367">
            <w:pPr>
              <w:jc w:val="center"/>
              <w:rPr>
                <w:rFonts w:cs="B Lotus"/>
                <w:sz w:val="28"/>
                <w:szCs w:val="28"/>
                <w:rtl/>
              </w:rPr>
            </w:pPr>
            <w:r w:rsidRPr="004A7367">
              <w:rPr>
                <w:rFonts w:cs="B Lotus"/>
                <w:rtl/>
              </w:rPr>
              <w:t>1197</w:t>
            </w:r>
          </w:p>
        </w:tc>
        <w:tc>
          <w:tcPr>
            <w:tcW w:w="1803" w:type="dxa"/>
          </w:tcPr>
          <w:p w14:paraId="329F3286" w14:textId="7561DC10" w:rsidR="004A7367" w:rsidRPr="004A7367" w:rsidRDefault="004A7367" w:rsidP="004A7367">
            <w:pPr>
              <w:jc w:val="center"/>
              <w:rPr>
                <w:rFonts w:cs="B Lotus"/>
                <w:sz w:val="28"/>
                <w:szCs w:val="28"/>
                <w:rtl/>
              </w:rPr>
            </w:pPr>
            <w:r w:rsidRPr="004A7367">
              <w:rPr>
                <w:rFonts w:cs="B Lotus" w:hint="cs"/>
                <w:rtl/>
              </w:rPr>
              <w:t>خداآفرین</w:t>
            </w:r>
          </w:p>
        </w:tc>
        <w:tc>
          <w:tcPr>
            <w:tcW w:w="1803" w:type="dxa"/>
          </w:tcPr>
          <w:p w14:paraId="206213F3" w14:textId="46443BB0" w:rsidR="004A7367" w:rsidRPr="004A7367" w:rsidRDefault="004A7367" w:rsidP="004A7367">
            <w:pPr>
              <w:jc w:val="center"/>
              <w:rPr>
                <w:rFonts w:cs="B Lotus"/>
                <w:sz w:val="28"/>
                <w:szCs w:val="28"/>
                <w:rtl/>
              </w:rPr>
            </w:pPr>
            <w:r w:rsidRPr="004A7367">
              <w:rPr>
                <w:rFonts w:cs="B Lotus"/>
                <w:rtl/>
              </w:rPr>
              <w:t>1</w:t>
            </w:r>
          </w:p>
        </w:tc>
        <w:tc>
          <w:tcPr>
            <w:tcW w:w="1803" w:type="dxa"/>
          </w:tcPr>
          <w:p w14:paraId="6DA41FE0" w14:textId="42B29BBD"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3FAD6C90" w14:textId="77777777" w:rsidTr="00372823">
        <w:tc>
          <w:tcPr>
            <w:tcW w:w="1803" w:type="dxa"/>
          </w:tcPr>
          <w:p w14:paraId="48FF8BFF" w14:textId="77777777" w:rsidR="004A7367" w:rsidRPr="004A7367" w:rsidRDefault="004A7367" w:rsidP="004A7367">
            <w:pPr>
              <w:pStyle w:val="ListParagraph"/>
              <w:numPr>
                <w:ilvl w:val="0"/>
                <w:numId w:val="63"/>
              </w:numPr>
              <w:bidi/>
              <w:jc w:val="center"/>
              <w:rPr>
                <w:rFonts w:cs="B Lotus"/>
                <w:rtl/>
              </w:rPr>
            </w:pPr>
          </w:p>
        </w:tc>
        <w:tc>
          <w:tcPr>
            <w:tcW w:w="1803" w:type="dxa"/>
          </w:tcPr>
          <w:p w14:paraId="3F1484C6" w14:textId="590D8277" w:rsidR="004A7367" w:rsidRPr="004A7367" w:rsidRDefault="004A7367" w:rsidP="004A7367">
            <w:pPr>
              <w:jc w:val="center"/>
              <w:rPr>
                <w:rFonts w:cs="B Lotus"/>
                <w:sz w:val="28"/>
                <w:szCs w:val="28"/>
                <w:rtl/>
              </w:rPr>
            </w:pPr>
            <w:r w:rsidRPr="004A7367">
              <w:rPr>
                <w:rFonts w:cs="B Lotus"/>
                <w:rtl/>
              </w:rPr>
              <w:t>1436</w:t>
            </w:r>
          </w:p>
        </w:tc>
        <w:tc>
          <w:tcPr>
            <w:tcW w:w="1803" w:type="dxa"/>
          </w:tcPr>
          <w:p w14:paraId="113662D8" w14:textId="76530324" w:rsidR="004A7367" w:rsidRPr="004A7367" w:rsidRDefault="004A7367" w:rsidP="004A7367">
            <w:pPr>
              <w:jc w:val="center"/>
              <w:rPr>
                <w:rFonts w:cs="B Lotus"/>
                <w:sz w:val="28"/>
                <w:szCs w:val="28"/>
                <w:rtl/>
              </w:rPr>
            </w:pPr>
            <w:r w:rsidRPr="004A7367">
              <w:rPr>
                <w:rFonts w:cs="B Lotus" w:hint="cs"/>
                <w:rtl/>
              </w:rPr>
              <w:t>شربیان</w:t>
            </w:r>
          </w:p>
        </w:tc>
        <w:tc>
          <w:tcPr>
            <w:tcW w:w="1803" w:type="dxa"/>
          </w:tcPr>
          <w:p w14:paraId="6E7AB3CF" w14:textId="69AC7C34" w:rsidR="004A7367" w:rsidRPr="004A7367" w:rsidRDefault="004A7367" w:rsidP="004A7367">
            <w:pPr>
              <w:jc w:val="center"/>
              <w:rPr>
                <w:rFonts w:cs="B Lotus"/>
                <w:sz w:val="28"/>
                <w:szCs w:val="28"/>
                <w:rtl/>
              </w:rPr>
            </w:pPr>
            <w:r w:rsidRPr="004A7367">
              <w:rPr>
                <w:rFonts w:cs="B Lotus"/>
                <w:rtl/>
              </w:rPr>
              <w:t>1</w:t>
            </w:r>
          </w:p>
        </w:tc>
        <w:tc>
          <w:tcPr>
            <w:tcW w:w="1803" w:type="dxa"/>
          </w:tcPr>
          <w:p w14:paraId="74510701" w14:textId="1925C81C"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2F99950A" w14:textId="77777777" w:rsidTr="00372823">
        <w:tc>
          <w:tcPr>
            <w:tcW w:w="1803" w:type="dxa"/>
          </w:tcPr>
          <w:p w14:paraId="4123C36C" w14:textId="77777777" w:rsidR="004A7367" w:rsidRPr="004A7367" w:rsidRDefault="004A7367" w:rsidP="004A7367">
            <w:pPr>
              <w:pStyle w:val="ListParagraph"/>
              <w:numPr>
                <w:ilvl w:val="0"/>
                <w:numId w:val="63"/>
              </w:numPr>
              <w:bidi/>
              <w:jc w:val="center"/>
              <w:rPr>
                <w:rFonts w:cs="B Lotus"/>
                <w:rtl/>
              </w:rPr>
            </w:pPr>
          </w:p>
        </w:tc>
        <w:tc>
          <w:tcPr>
            <w:tcW w:w="1803" w:type="dxa"/>
          </w:tcPr>
          <w:p w14:paraId="7B2AACC5" w14:textId="597A9F41" w:rsidR="004A7367" w:rsidRPr="004A7367" w:rsidRDefault="004A7367" w:rsidP="004A7367">
            <w:pPr>
              <w:jc w:val="center"/>
              <w:rPr>
                <w:rFonts w:cs="B Lotus"/>
                <w:sz w:val="28"/>
                <w:szCs w:val="28"/>
                <w:rtl/>
              </w:rPr>
            </w:pPr>
            <w:r w:rsidRPr="004A7367">
              <w:rPr>
                <w:rFonts w:cs="B Lotus"/>
                <w:rtl/>
              </w:rPr>
              <w:t>1437</w:t>
            </w:r>
          </w:p>
        </w:tc>
        <w:tc>
          <w:tcPr>
            <w:tcW w:w="1803" w:type="dxa"/>
          </w:tcPr>
          <w:p w14:paraId="2F330751" w14:textId="503C6C96" w:rsidR="004A7367" w:rsidRPr="004A7367" w:rsidRDefault="004A7367" w:rsidP="004A7367">
            <w:pPr>
              <w:jc w:val="center"/>
              <w:rPr>
                <w:rFonts w:cs="B Lotus"/>
                <w:sz w:val="28"/>
                <w:szCs w:val="28"/>
                <w:rtl/>
              </w:rPr>
            </w:pPr>
            <w:r w:rsidRPr="004A7367">
              <w:rPr>
                <w:rFonts w:cs="B Lotus" w:hint="cs"/>
                <w:rtl/>
              </w:rPr>
              <w:t>سیه</w:t>
            </w:r>
            <w:r w:rsidRPr="004A7367">
              <w:rPr>
                <w:rFonts w:cs="B Lotus"/>
                <w:rtl/>
              </w:rPr>
              <w:t xml:space="preserve"> </w:t>
            </w:r>
            <w:r w:rsidRPr="004A7367">
              <w:rPr>
                <w:rFonts w:cs="B Lotus" w:hint="cs"/>
                <w:rtl/>
              </w:rPr>
              <w:t>رود</w:t>
            </w:r>
          </w:p>
        </w:tc>
        <w:tc>
          <w:tcPr>
            <w:tcW w:w="1803" w:type="dxa"/>
          </w:tcPr>
          <w:p w14:paraId="53AC6ABE" w14:textId="391E8684" w:rsidR="004A7367" w:rsidRPr="004A7367" w:rsidRDefault="004A7367" w:rsidP="004A7367">
            <w:pPr>
              <w:jc w:val="center"/>
              <w:rPr>
                <w:rFonts w:cs="B Lotus"/>
                <w:sz w:val="28"/>
                <w:szCs w:val="28"/>
                <w:rtl/>
              </w:rPr>
            </w:pPr>
            <w:r w:rsidRPr="004A7367">
              <w:rPr>
                <w:rFonts w:cs="B Lotus"/>
                <w:rtl/>
              </w:rPr>
              <w:t>1</w:t>
            </w:r>
          </w:p>
        </w:tc>
        <w:tc>
          <w:tcPr>
            <w:tcW w:w="1803" w:type="dxa"/>
          </w:tcPr>
          <w:p w14:paraId="1887DD55" w14:textId="631B4F7E"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6A2EF49B" w14:textId="77777777" w:rsidTr="00372823">
        <w:tc>
          <w:tcPr>
            <w:tcW w:w="1803" w:type="dxa"/>
          </w:tcPr>
          <w:p w14:paraId="4D3687FD" w14:textId="77777777" w:rsidR="004A7367" w:rsidRPr="004A7367" w:rsidRDefault="004A7367" w:rsidP="004A7367">
            <w:pPr>
              <w:pStyle w:val="ListParagraph"/>
              <w:numPr>
                <w:ilvl w:val="0"/>
                <w:numId w:val="63"/>
              </w:numPr>
              <w:bidi/>
              <w:jc w:val="center"/>
              <w:rPr>
                <w:rFonts w:cs="B Lotus"/>
                <w:rtl/>
              </w:rPr>
            </w:pPr>
          </w:p>
        </w:tc>
        <w:tc>
          <w:tcPr>
            <w:tcW w:w="1803" w:type="dxa"/>
          </w:tcPr>
          <w:p w14:paraId="31F772D5" w14:textId="29C570F0" w:rsidR="004A7367" w:rsidRPr="004A7367" w:rsidRDefault="004A7367" w:rsidP="004A7367">
            <w:pPr>
              <w:jc w:val="center"/>
              <w:rPr>
                <w:rFonts w:cs="B Lotus"/>
                <w:sz w:val="28"/>
                <w:szCs w:val="28"/>
                <w:rtl/>
              </w:rPr>
            </w:pPr>
            <w:r w:rsidRPr="004A7367">
              <w:rPr>
                <w:rFonts w:cs="B Lotus"/>
                <w:rtl/>
              </w:rPr>
              <w:t>1438</w:t>
            </w:r>
          </w:p>
        </w:tc>
        <w:tc>
          <w:tcPr>
            <w:tcW w:w="1803" w:type="dxa"/>
          </w:tcPr>
          <w:p w14:paraId="7CFD12D1" w14:textId="168A6AB3" w:rsidR="004A7367" w:rsidRPr="004A7367" w:rsidRDefault="004A7367" w:rsidP="004A7367">
            <w:pPr>
              <w:jc w:val="center"/>
              <w:rPr>
                <w:rFonts w:cs="B Lotus"/>
                <w:sz w:val="28"/>
                <w:szCs w:val="28"/>
                <w:rtl/>
              </w:rPr>
            </w:pPr>
            <w:r w:rsidRPr="004A7367">
              <w:rPr>
                <w:rFonts w:cs="B Lotus" w:hint="cs"/>
                <w:rtl/>
              </w:rPr>
              <w:t>آقکند</w:t>
            </w:r>
          </w:p>
        </w:tc>
        <w:tc>
          <w:tcPr>
            <w:tcW w:w="1803" w:type="dxa"/>
          </w:tcPr>
          <w:p w14:paraId="13C7DA08" w14:textId="572C21C1" w:rsidR="004A7367" w:rsidRPr="004A7367" w:rsidRDefault="004A7367" w:rsidP="004A7367">
            <w:pPr>
              <w:jc w:val="center"/>
              <w:rPr>
                <w:rFonts w:cs="B Lotus"/>
                <w:sz w:val="28"/>
                <w:szCs w:val="28"/>
                <w:rtl/>
              </w:rPr>
            </w:pPr>
            <w:r w:rsidRPr="004A7367">
              <w:rPr>
                <w:rFonts w:cs="B Lotus"/>
                <w:rtl/>
              </w:rPr>
              <w:t>1</w:t>
            </w:r>
          </w:p>
        </w:tc>
        <w:tc>
          <w:tcPr>
            <w:tcW w:w="1803" w:type="dxa"/>
          </w:tcPr>
          <w:p w14:paraId="7504335A" w14:textId="5317C2F4"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0B125175" w14:textId="77777777" w:rsidTr="00372823">
        <w:tc>
          <w:tcPr>
            <w:tcW w:w="1803" w:type="dxa"/>
          </w:tcPr>
          <w:p w14:paraId="1F1BB807" w14:textId="77777777" w:rsidR="004A7367" w:rsidRPr="004A7367" w:rsidRDefault="004A7367" w:rsidP="004A7367">
            <w:pPr>
              <w:pStyle w:val="ListParagraph"/>
              <w:numPr>
                <w:ilvl w:val="0"/>
                <w:numId w:val="63"/>
              </w:numPr>
              <w:bidi/>
              <w:jc w:val="center"/>
              <w:rPr>
                <w:rFonts w:cs="B Lotus"/>
                <w:rtl/>
              </w:rPr>
            </w:pPr>
          </w:p>
        </w:tc>
        <w:tc>
          <w:tcPr>
            <w:tcW w:w="1803" w:type="dxa"/>
          </w:tcPr>
          <w:p w14:paraId="266ACE41" w14:textId="519EDC50" w:rsidR="004A7367" w:rsidRPr="004A7367" w:rsidRDefault="004A7367" w:rsidP="004A7367">
            <w:pPr>
              <w:jc w:val="center"/>
              <w:rPr>
                <w:rFonts w:cs="B Lotus"/>
                <w:sz w:val="28"/>
                <w:szCs w:val="28"/>
                <w:rtl/>
              </w:rPr>
            </w:pPr>
            <w:r w:rsidRPr="004A7367">
              <w:rPr>
                <w:rFonts w:cs="B Lotus"/>
                <w:rtl/>
              </w:rPr>
              <w:t>1439</w:t>
            </w:r>
          </w:p>
        </w:tc>
        <w:tc>
          <w:tcPr>
            <w:tcW w:w="1803" w:type="dxa"/>
          </w:tcPr>
          <w:p w14:paraId="6A775553" w14:textId="5676C273" w:rsidR="004A7367" w:rsidRPr="004A7367" w:rsidRDefault="004A7367" w:rsidP="004A7367">
            <w:pPr>
              <w:jc w:val="center"/>
              <w:rPr>
                <w:rFonts w:cs="B Lotus"/>
                <w:sz w:val="28"/>
                <w:szCs w:val="28"/>
                <w:rtl/>
              </w:rPr>
            </w:pPr>
            <w:r w:rsidRPr="004A7367">
              <w:rPr>
                <w:rFonts w:cs="B Lotus" w:hint="cs"/>
                <w:rtl/>
              </w:rPr>
              <w:t>کوزه</w:t>
            </w:r>
            <w:r w:rsidRPr="004A7367">
              <w:rPr>
                <w:rFonts w:cs="B Lotus"/>
                <w:rtl/>
              </w:rPr>
              <w:t xml:space="preserve"> </w:t>
            </w:r>
            <w:r w:rsidRPr="004A7367">
              <w:rPr>
                <w:rFonts w:cs="B Lotus" w:hint="cs"/>
                <w:rtl/>
              </w:rPr>
              <w:t>کنان</w:t>
            </w:r>
          </w:p>
        </w:tc>
        <w:tc>
          <w:tcPr>
            <w:tcW w:w="1803" w:type="dxa"/>
          </w:tcPr>
          <w:p w14:paraId="7F113674" w14:textId="250EAA5E" w:rsidR="004A7367" w:rsidRPr="004A7367" w:rsidRDefault="004A7367" w:rsidP="004A7367">
            <w:pPr>
              <w:jc w:val="center"/>
              <w:rPr>
                <w:rFonts w:cs="B Lotus"/>
                <w:sz w:val="28"/>
                <w:szCs w:val="28"/>
                <w:rtl/>
              </w:rPr>
            </w:pPr>
            <w:r w:rsidRPr="004A7367">
              <w:rPr>
                <w:rFonts w:cs="B Lotus"/>
                <w:rtl/>
              </w:rPr>
              <w:t>1</w:t>
            </w:r>
          </w:p>
        </w:tc>
        <w:tc>
          <w:tcPr>
            <w:tcW w:w="1803" w:type="dxa"/>
          </w:tcPr>
          <w:p w14:paraId="5262F028" w14:textId="3EAAA3E7"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49DE045C" w14:textId="77777777" w:rsidTr="00372823">
        <w:tc>
          <w:tcPr>
            <w:tcW w:w="1803" w:type="dxa"/>
          </w:tcPr>
          <w:p w14:paraId="29BC94BA" w14:textId="77777777" w:rsidR="004A7367" w:rsidRPr="004A7367" w:rsidRDefault="004A7367" w:rsidP="004A7367">
            <w:pPr>
              <w:pStyle w:val="ListParagraph"/>
              <w:numPr>
                <w:ilvl w:val="0"/>
                <w:numId w:val="63"/>
              </w:numPr>
              <w:bidi/>
              <w:jc w:val="center"/>
              <w:rPr>
                <w:rFonts w:cs="B Lotus"/>
                <w:rtl/>
              </w:rPr>
            </w:pPr>
          </w:p>
        </w:tc>
        <w:tc>
          <w:tcPr>
            <w:tcW w:w="1803" w:type="dxa"/>
          </w:tcPr>
          <w:p w14:paraId="58CBBB69" w14:textId="335EA0E5" w:rsidR="004A7367" w:rsidRPr="004A7367" w:rsidRDefault="004A7367" w:rsidP="004A7367">
            <w:pPr>
              <w:jc w:val="center"/>
              <w:rPr>
                <w:rFonts w:cs="B Lotus"/>
                <w:sz w:val="28"/>
                <w:szCs w:val="28"/>
                <w:rtl/>
              </w:rPr>
            </w:pPr>
            <w:r w:rsidRPr="004A7367">
              <w:rPr>
                <w:rFonts w:cs="B Lotus"/>
                <w:rtl/>
              </w:rPr>
              <w:t>1820</w:t>
            </w:r>
          </w:p>
        </w:tc>
        <w:tc>
          <w:tcPr>
            <w:tcW w:w="1803" w:type="dxa"/>
          </w:tcPr>
          <w:p w14:paraId="1AE1970B" w14:textId="504F5213" w:rsidR="004A7367" w:rsidRPr="004A7367" w:rsidRDefault="004A7367" w:rsidP="004A7367">
            <w:pPr>
              <w:jc w:val="center"/>
              <w:rPr>
                <w:rFonts w:cs="B Lotus"/>
                <w:sz w:val="28"/>
                <w:szCs w:val="28"/>
                <w:rtl/>
              </w:rPr>
            </w:pPr>
            <w:r w:rsidRPr="004A7367">
              <w:rPr>
                <w:rFonts w:cs="B Lotus" w:hint="cs"/>
                <w:rtl/>
              </w:rPr>
              <w:t>جوان</w:t>
            </w:r>
            <w:r w:rsidRPr="004A7367">
              <w:rPr>
                <w:rFonts w:cs="B Lotus"/>
                <w:rtl/>
              </w:rPr>
              <w:t xml:space="preserve"> </w:t>
            </w:r>
            <w:r w:rsidRPr="004A7367">
              <w:rPr>
                <w:rFonts w:cs="B Lotus" w:hint="cs"/>
                <w:rtl/>
              </w:rPr>
              <w:t>قلعه</w:t>
            </w:r>
          </w:p>
        </w:tc>
        <w:tc>
          <w:tcPr>
            <w:tcW w:w="1803" w:type="dxa"/>
          </w:tcPr>
          <w:p w14:paraId="5B6C4A0D" w14:textId="0E0C776D" w:rsidR="004A7367" w:rsidRPr="004A7367" w:rsidRDefault="004A7367" w:rsidP="004A7367">
            <w:pPr>
              <w:jc w:val="center"/>
              <w:rPr>
                <w:rFonts w:cs="B Lotus"/>
                <w:sz w:val="28"/>
                <w:szCs w:val="28"/>
                <w:rtl/>
              </w:rPr>
            </w:pPr>
            <w:r w:rsidRPr="004A7367">
              <w:rPr>
                <w:rFonts w:cs="B Lotus"/>
                <w:rtl/>
              </w:rPr>
              <w:t>1</w:t>
            </w:r>
          </w:p>
        </w:tc>
        <w:tc>
          <w:tcPr>
            <w:tcW w:w="1803" w:type="dxa"/>
          </w:tcPr>
          <w:p w14:paraId="6461B262" w14:textId="0F4E3FE1"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7554D4AC" w14:textId="77777777" w:rsidTr="00372823">
        <w:tc>
          <w:tcPr>
            <w:tcW w:w="1803" w:type="dxa"/>
          </w:tcPr>
          <w:p w14:paraId="69DDEE6D" w14:textId="77777777" w:rsidR="004A7367" w:rsidRPr="004A7367" w:rsidRDefault="004A7367" w:rsidP="004A7367">
            <w:pPr>
              <w:pStyle w:val="ListParagraph"/>
              <w:numPr>
                <w:ilvl w:val="0"/>
                <w:numId w:val="63"/>
              </w:numPr>
              <w:bidi/>
              <w:jc w:val="center"/>
              <w:rPr>
                <w:rFonts w:cs="B Lotus"/>
                <w:rtl/>
              </w:rPr>
            </w:pPr>
          </w:p>
        </w:tc>
        <w:tc>
          <w:tcPr>
            <w:tcW w:w="1803" w:type="dxa"/>
          </w:tcPr>
          <w:p w14:paraId="655A1EC0" w14:textId="47F565D1" w:rsidR="004A7367" w:rsidRPr="004A7367" w:rsidRDefault="004A7367" w:rsidP="004A7367">
            <w:pPr>
              <w:jc w:val="center"/>
              <w:rPr>
                <w:rFonts w:cs="B Lotus"/>
                <w:sz w:val="28"/>
                <w:szCs w:val="28"/>
                <w:rtl/>
              </w:rPr>
            </w:pPr>
            <w:r w:rsidRPr="004A7367">
              <w:rPr>
                <w:rFonts w:cs="B Lotus"/>
                <w:rtl/>
              </w:rPr>
              <w:t>1821</w:t>
            </w:r>
          </w:p>
        </w:tc>
        <w:tc>
          <w:tcPr>
            <w:tcW w:w="1803" w:type="dxa"/>
          </w:tcPr>
          <w:p w14:paraId="4D5AAA14" w14:textId="2C4FDCEB" w:rsidR="004A7367" w:rsidRPr="004A7367" w:rsidRDefault="004A7367" w:rsidP="004A7367">
            <w:pPr>
              <w:jc w:val="center"/>
              <w:rPr>
                <w:rFonts w:cs="B Lotus"/>
                <w:sz w:val="28"/>
                <w:szCs w:val="28"/>
                <w:rtl/>
              </w:rPr>
            </w:pPr>
            <w:r w:rsidRPr="004A7367">
              <w:rPr>
                <w:rFonts w:cs="B Lotus" w:hint="cs"/>
                <w:rtl/>
              </w:rPr>
              <w:t>تیمورلو</w:t>
            </w:r>
          </w:p>
        </w:tc>
        <w:tc>
          <w:tcPr>
            <w:tcW w:w="1803" w:type="dxa"/>
          </w:tcPr>
          <w:p w14:paraId="2A3BA48C" w14:textId="0EDADC9F" w:rsidR="004A7367" w:rsidRPr="004A7367" w:rsidRDefault="004A7367" w:rsidP="004A7367">
            <w:pPr>
              <w:jc w:val="center"/>
              <w:rPr>
                <w:rFonts w:cs="B Lotus"/>
                <w:sz w:val="28"/>
                <w:szCs w:val="28"/>
                <w:rtl/>
              </w:rPr>
            </w:pPr>
            <w:r w:rsidRPr="004A7367">
              <w:rPr>
                <w:rFonts w:cs="B Lotus"/>
                <w:rtl/>
              </w:rPr>
              <w:t>1</w:t>
            </w:r>
          </w:p>
        </w:tc>
        <w:tc>
          <w:tcPr>
            <w:tcW w:w="1803" w:type="dxa"/>
          </w:tcPr>
          <w:p w14:paraId="4D245C2F" w14:textId="7D4E6A8B"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5F899447" w14:textId="77777777" w:rsidTr="00372823">
        <w:tc>
          <w:tcPr>
            <w:tcW w:w="1803" w:type="dxa"/>
          </w:tcPr>
          <w:p w14:paraId="54AFFF76" w14:textId="77777777" w:rsidR="004A7367" w:rsidRPr="004A7367" w:rsidRDefault="004A7367" w:rsidP="004A7367">
            <w:pPr>
              <w:pStyle w:val="ListParagraph"/>
              <w:numPr>
                <w:ilvl w:val="0"/>
                <w:numId w:val="63"/>
              </w:numPr>
              <w:bidi/>
              <w:jc w:val="center"/>
              <w:rPr>
                <w:rFonts w:cs="B Lotus"/>
                <w:rtl/>
              </w:rPr>
            </w:pPr>
          </w:p>
        </w:tc>
        <w:tc>
          <w:tcPr>
            <w:tcW w:w="1803" w:type="dxa"/>
          </w:tcPr>
          <w:p w14:paraId="526FCD3C" w14:textId="445A4BD5" w:rsidR="004A7367" w:rsidRPr="004A7367" w:rsidRDefault="004A7367" w:rsidP="004A7367">
            <w:pPr>
              <w:jc w:val="center"/>
              <w:rPr>
                <w:rFonts w:cs="B Lotus"/>
                <w:sz w:val="28"/>
                <w:szCs w:val="28"/>
                <w:rtl/>
              </w:rPr>
            </w:pPr>
            <w:r w:rsidRPr="004A7367">
              <w:rPr>
                <w:rFonts w:cs="B Lotus"/>
                <w:rtl/>
              </w:rPr>
              <w:t>1822</w:t>
            </w:r>
          </w:p>
        </w:tc>
        <w:tc>
          <w:tcPr>
            <w:tcW w:w="1803" w:type="dxa"/>
          </w:tcPr>
          <w:p w14:paraId="26214F4A" w14:textId="571C159A" w:rsidR="004A7367" w:rsidRPr="004A7367" w:rsidRDefault="004A7367" w:rsidP="004A7367">
            <w:pPr>
              <w:jc w:val="center"/>
              <w:rPr>
                <w:rFonts w:cs="B Lotus"/>
                <w:sz w:val="28"/>
                <w:szCs w:val="28"/>
                <w:rtl/>
              </w:rPr>
            </w:pPr>
            <w:r w:rsidRPr="004A7367">
              <w:rPr>
                <w:rFonts w:cs="B Lotus" w:hint="cs"/>
                <w:rtl/>
              </w:rPr>
              <w:t>مبارک</w:t>
            </w:r>
            <w:r w:rsidRPr="004A7367">
              <w:rPr>
                <w:rFonts w:cs="B Lotus"/>
                <w:rtl/>
              </w:rPr>
              <w:t xml:space="preserve"> </w:t>
            </w:r>
            <w:r w:rsidRPr="004A7367">
              <w:rPr>
                <w:rFonts w:cs="B Lotus" w:hint="cs"/>
                <w:rtl/>
              </w:rPr>
              <w:t>شهر</w:t>
            </w:r>
          </w:p>
        </w:tc>
        <w:tc>
          <w:tcPr>
            <w:tcW w:w="1803" w:type="dxa"/>
          </w:tcPr>
          <w:p w14:paraId="66EB9136" w14:textId="6B758C02" w:rsidR="004A7367" w:rsidRPr="004A7367" w:rsidRDefault="004A7367" w:rsidP="004A7367">
            <w:pPr>
              <w:jc w:val="center"/>
              <w:rPr>
                <w:rFonts w:cs="B Lotus"/>
                <w:sz w:val="28"/>
                <w:szCs w:val="28"/>
                <w:rtl/>
              </w:rPr>
            </w:pPr>
            <w:r w:rsidRPr="004A7367">
              <w:rPr>
                <w:rFonts w:cs="B Lotus"/>
                <w:rtl/>
              </w:rPr>
              <w:t>1</w:t>
            </w:r>
          </w:p>
        </w:tc>
        <w:tc>
          <w:tcPr>
            <w:tcW w:w="1803" w:type="dxa"/>
          </w:tcPr>
          <w:p w14:paraId="762EC1D2" w14:textId="17892B7B"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70DA01AF" w14:textId="77777777" w:rsidTr="00372823">
        <w:tc>
          <w:tcPr>
            <w:tcW w:w="1803" w:type="dxa"/>
          </w:tcPr>
          <w:p w14:paraId="2C7CE072" w14:textId="77777777" w:rsidR="004A7367" w:rsidRPr="004A7367" w:rsidRDefault="004A7367" w:rsidP="004A7367">
            <w:pPr>
              <w:pStyle w:val="ListParagraph"/>
              <w:numPr>
                <w:ilvl w:val="0"/>
                <w:numId w:val="63"/>
              </w:numPr>
              <w:bidi/>
              <w:jc w:val="center"/>
              <w:rPr>
                <w:rFonts w:cs="B Lotus"/>
                <w:rtl/>
              </w:rPr>
            </w:pPr>
          </w:p>
        </w:tc>
        <w:tc>
          <w:tcPr>
            <w:tcW w:w="1803" w:type="dxa"/>
          </w:tcPr>
          <w:p w14:paraId="3C0A5B68" w14:textId="0455BFD1" w:rsidR="004A7367" w:rsidRPr="004A7367" w:rsidRDefault="004A7367" w:rsidP="004A7367">
            <w:pPr>
              <w:jc w:val="center"/>
              <w:rPr>
                <w:rFonts w:cs="B Lotus"/>
                <w:sz w:val="28"/>
                <w:szCs w:val="28"/>
                <w:rtl/>
              </w:rPr>
            </w:pPr>
            <w:r w:rsidRPr="004A7367">
              <w:rPr>
                <w:rFonts w:cs="B Lotus"/>
                <w:rtl/>
              </w:rPr>
              <w:t>1823</w:t>
            </w:r>
          </w:p>
        </w:tc>
        <w:tc>
          <w:tcPr>
            <w:tcW w:w="1803" w:type="dxa"/>
          </w:tcPr>
          <w:p w14:paraId="74618908" w14:textId="68AC55E4" w:rsidR="004A7367" w:rsidRPr="004A7367" w:rsidRDefault="004A7367" w:rsidP="004A7367">
            <w:pPr>
              <w:jc w:val="center"/>
              <w:rPr>
                <w:rFonts w:cs="B Lotus"/>
                <w:sz w:val="28"/>
                <w:szCs w:val="28"/>
                <w:rtl/>
              </w:rPr>
            </w:pPr>
            <w:r w:rsidRPr="004A7367">
              <w:rPr>
                <w:rFonts w:cs="B Lotus" w:hint="cs"/>
                <w:rtl/>
              </w:rPr>
              <w:t>آچاچی</w:t>
            </w:r>
          </w:p>
        </w:tc>
        <w:tc>
          <w:tcPr>
            <w:tcW w:w="1803" w:type="dxa"/>
          </w:tcPr>
          <w:p w14:paraId="5CD2F975" w14:textId="36680909" w:rsidR="004A7367" w:rsidRPr="004A7367" w:rsidRDefault="004A7367" w:rsidP="004A7367">
            <w:pPr>
              <w:jc w:val="center"/>
              <w:rPr>
                <w:rFonts w:cs="B Lotus"/>
                <w:sz w:val="28"/>
                <w:szCs w:val="28"/>
                <w:rtl/>
              </w:rPr>
            </w:pPr>
            <w:r w:rsidRPr="004A7367">
              <w:rPr>
                <w:rFonts w:cs="B Lotus"/>
                <w:rtl/>
              </w:rPr>
              <w:t>1</w:t>
            </w:r>
          </w:p>
        </w:tc>
        <w:tc>
          <w:tcPr>
            <w:tcW w:w="1803" w:type="dxa"/>
          </w:tcPr>
          <w:p w14:paraId="24B8D998" w14:textId="502F65C0"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6D055FA4" w14:textId="77777777" w:rsidTr="00372823">
        <w:tc>
          <w:tcPr>
            <w:tcW w:w="1803" w:type="dxa"/>
          </w:tcPr>
          <w:p w14:paraId="25974564" w14:textId="77777777" w:rsidR="004A7367" w:rsidRPr="004A7367" w:rsidRDefault="004A7367" w:rsidP="004A7367">
            <w:pPr>
              <w:pStyle w:val="ListParagraph"/>
              <w:numPr>
                <w:ilvl w:val="0"/>
                <w:numId w:val="63"/>
              </w:numPr>
              <w:bidi/>
              <w:jc w:val="center"/>
              <w:rPr>
                <w:rFonts w:cs="B Lotus"/>
                <w:rtl/>
              </w:rPr>
            </w:pPr>
          </w:p>
        </w:tc>
        <w:tc>
          <w:tcPr>
            <w:tcW w:w="1803" w:type="dxa"/>
          </w:tcPr>
          <w:p w14:paraId="767F9666" w14:textId="455F5B87" w:rsidR="004A7367" w:rsidRPr="004A7367" w:rsidRDefault="004A7367" w:rsidP="004A7367">
            <w:pPr>
              <w:jc w:val="center"/>
              <w:rPr>
                <w:rFonts w:cs="B Lotus"/>
                <w:sz w:val="28"/>
                <w:szCs w:val="28"/>
                <w:rtl/>
              </w:rPr>
            </w:pPr>
            <w:r w:rsidRPr="004A7367">
              <w:rPr>
                <w:rFonts w:cs="B Lotus"/>
                <w:rtl/>
              </w:rPr>
              <w:t>1824</w:t>
            </w:r>
          </w:p>
        </w:tc>
        <w:tc>
          <w:tcPr>
            <w:tcW w:w="1803" w:type="dxa"/>
          </w:tcPr>
          <w:p w14:paraId="17B9C2C4" w14:textId="76472FA5" w:rsidR="004A7367" w:rsidRPr="004A7367" w:rsidRDefault="004A7367" w:rsidP="004A7367">
            <w:pPr>
              <w:jc w:val="center"/>
              <w:rPr>
                <w:rFonts w:cs="B Lotus"/>
                <w:sz w:val="28"/>
                <w:szCs w:val="28"/>
                <w:rtl/>
              </w:rPr>
            </w:pPr>
            <w:r w:rsidRPr="004A7367">
              <w:rPr>
                <w:rFonts w:cs="B Lotus" w:hint="cs"/>
                <w:rtl/>
              </w:rPr>
              <w:t>ترک</w:t>
            </w:r>
          </w:p>
        </w:tc>
        <w:tc>
          <w:tcPr>
            <w:tcW w:w="1803" w:type="dxa"/>
          </w:tcPr>
          <w:p w14:paraId="4C71887C" w14:textId="23FBB279" w:rsidR="004A7367" w:rsidRPr="004A7367" w:rsidRDefault="004A7367" w:rsidP="004A7367">
            <w:pPr>
              <w:jc w:val="center"/>
              <w:rPr>
                <w:rFonts w:cs="B Lotus"/>
                <w:sz w:val="28"/>
                <w:szCs w:val="28"/>
                <w:rtl/>
              </w:rPr>
            </w:pPr>
            <w:r w:rsidRPr="004A7367">
              <w:rPr>
                <w:rFonts w:cs="B Lotus"/>
                <w:rtl/>
              </w:rPr>
              <w:t>1</w:t>
            </w:r>
          </w:p>
        </w:tc>
        <w:tc>
          <w:tcPr>
            <w:tcW w:w="1803" w:type="dxa"/>
          </w:tcPr>
          <w:p w14:paraId="3A8DC820" w14:textId="09FA843B"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1454D8B6" w14:textId="77777777" w:rsidTr="00372823">
        <w:tc>
          <w:tcPr>
            <w:tcW w:w="1803" w:type="dxa"/>
          </w:tcPr>
          <w:p w14:paraId="402C0B01" w14:textId="77777777" w:rsidR="004A7367" w:rsidRPr="004A7367" w:rsidRDefault="004A7367" w:rsidP="004A7367">
            <w:pPr>
              <w:pStyle w:val="ListParagraph"/>
              <w:numPr>
                <w:ilvl w:val="0"/>
                <w:numId w:val="63"/>
              </w:numPr>
              <w:bidi/>
              <w:jc w:val="center"/>
              <w:rPr>
                <w:rFonts w:cs="B Lotus"/>
                <w:rtl/>
              </w:rPr>
            </w:pPr>
          </w:p>
        </w:tc>
        <w:tc>
          <w:tcPr>
            <w:tcW w:w="1803" w:type="dxa"/>
          </w:tcPr>
          <w:p w14:paraId="02330E18" w14:textId="6AAF8EB8" w:rsidR="004A7367" w:rsidRPr="004A7367" w:rsidRDefault="004A7367" w:rsidP="004A7367">
            <w:pPr>
              <w:jc w:val="center"/>
              <w:rPr>
                <w:rFonts w:cs="B Lotus"/>
                <w:sz w:val="28"/>
                <w:szCs w:val="28"/>
                <w:rtl/>
              </w:rPr>
            </w:pPr>
            <w:r w:rsidRPr="004A7367">
              <w:rPr>
                <w:rFonts w:cs="B Lotus"/>
                <w:rtl/>
              </w:rPr>
              <w:t>1825</w:t>
            </w:r>
          </w:p>
        </w:tc>
        <w:tc>
          <w:tcPr>
            <w:tcW w:w="1803" w:type="dxa"/>
          </w:tcPr>
          <w:p w14:paraId="7BB05767" w14:textId="6C030707" w:rsidR="004A7367" w:rsidRPr="004A7367" w:rsidRDefault="004A7367" w:rsidP="004A7367">
            <w:pPr>
              <w:jc w:val="center"/>
              <w:rPr>
                <w:rFonts w:cs="B Lotus"/>
                <w:sz w:val="28"/>
                <w:szCs w:val="28"/>
                <w:rtl/>
              </w:rPr>
            </w:pPr>
            <w:r w:rsidRPr="004A7367">
              <w:rPr>
                <w:rFonts w:cs="B Lotus" w:hint="cs"/>
                <w:rtl/>
              </w:rPr>
              <w:t>یامچی</w:t>
            </w:r>
          </w:p>
        </w:tc>
        <w:tc>
          <w:tcPr>
            <w:tcW w:w="1803" w:type="dxa"/>
          </w:tcPr>
          <w:p w14:paraId="3715FC76" w14:textId="4B317DBF" w:rsidR="004A7367" w:rsidRPr="004A7367" w:rsidRDefault="004A7367" w:rsidP="004A7367">
            <w:pPr>
              <w:jc w:val="center"/>
              <w:rPr>
                <w:rFonts w:cs="B Lotus"/>
                <w:sz w:val="28"/>
                <w:szCs w:val="28"/>
                <w:rtl/>
              </w:rPr>
            </w:pPr>
            <w:r w:rsidRPr="004A7367">
              <w:rPr>
                <w:rFonts w:cs="B Lotus"/>
                <w:rtl/>
              </w:rPr>
              <w:t>1</w:t>
            </w:r>
          </w:p>
        </w:tc>
        <w:tc>
          <w:tcPr>
            <w:tcW w:w="1803" w:type="dxa"/>
          </w:tcPr>
          <w:p w14:paraId="618316F4" w14:textId="44B1D8EF"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1C29B31A" w14:textId="77777777" w:rsidTr="00372823">
        <w:tc>
          <w:tcPr>
            <w:tcW w:w="1803" w:type="dxa"/>
          </w:tcPr>
          <w:p w14:paraId="778FCA6C" w14:textId="77777777" w:rsidR="004A7367" w:rsidRPr="004A7367" w:rsidRDefault="004A7367" w:rsidP="004A7367">
            <w:pPr>
              <w:pStyle w:val="ListParagraph"/>
              <w:numPr>
                <w:ilvl w:val="0"/>
                <w:numId w:val="63"/>
              </w:numPr>
              <w:bidi/>
              <w:jc w:val="center"/>
              <w:rPr>
                <w:rFonts w:cs="B Lotus"/>
                <w:rtl/>
              </w:rPr>
            </w:pPr>
          </w:p>
        </w:tc>
        <w:tc>
          <w:tcPr>
            <w:tcW w:w="1803" w:type="dxa"/>
          </w:tcPr>
          <w:p w14:paraId="160A714C" w14:textId="75DC2CC7" w:rsidR="004A7367" w:rsidRPr="004A7367" w:rsidRDefault="004A7367" w:rsidP="004A7367">
            <w:pPr>
              <w:jc w:val="center"/>
              <w:rPr>
                <w:rFonts w:cs="B Lotus"/>
                <w:sz w:val="28"/>
                <w:szCs w:val="28"/>
                <w:rtl/>
              </w:rPr>
            </w:pPr>
            <w:r w:rsidRPr="004A7367">
              <w:rPr>
                <w:rFonts w:cs="B Lotus"/>
                <w:rtl/>
              </w:rPr>
              <w:t>1826</w:t>
            </w:r>
          </w:p>
        </w:tc>
        <w:tc>
          <w:tcPr>
            <w:tcW w:w="1803" w:type="dxa"/>
          </w:tcPr>
          <w:p w14:paraId="29A92669" w14:textId="1AAEB3F9" w:rsidR="004A7367" w:rsidRPr="004A7367" w:rsidRDefault="004A7367" w:rsidP="004A7367">
            <w:pPr>
              <w:jc w:val="center"/>
              <w:rPr>
                <w:rFonts w:cs="B Lotus"/>
                <w:sz w:val="28"/>
                <w:szCs w:val="28"/>
                <w:rtl/>
              </w:rPr>
            </w:pPr>
            <w:r w:rsidRPr="004A7367">
              <w:rPr>
                <w:rFonts w:cs="B Lotus" w:hint="cs"/>
                <w:rtl/>
              </w:rPr>
              <w:t>بناب</w:t>
            </w:r>
            <w:r w:rsidRPr="004A7367">
              <w:rPr>
                <w:rFonts w:cs="B Lotus"/>
                <w:rtl/>
              </w:rPr>
              <w:t xml:space="preserve"> </w:t>
            </w:r>
            <w:r w:rsidRPr="004A7367">
              <w:rPr>
                <w:rFonts w:cs="B Lotus" w:hint="cs"/>
                <w:rtl/>
              </w:rPr>
              <w:t>مرند</w:t>
            </w:r>
          </w:p>
        </w:tc>
        <w:tc>
          <w:tcPr>
            <w:tcW w:w="1803" w:type="dxa"/>
          </w:tcPr>
          <w:p w14:paraId="59334DA7" w14:textId="3B3B1DAA" w:rsidR="004A7367" w:rsidRPr="004A7367" w:rsidRDefault="004A7367" w:rsidP="004A7367">
            <w:pPr>
              <w:jc w:val="center"/>
              <w:rPr>
                <w:rFonts w:cs="B Lotus"/>
                <w:sz w:val="28"/>
                <w:szCs w:val="28"/>
                <w:rtl/>
              </w:rPr>
            </w:pPr>
            <w:r w:rsidRPr="004A7367">
              <w:rPr>
                <w:rFonts w:cs="B Lotus"/>
                <w:rtl/>
              </w:rPr>
              <w:t>1</w:t>
            </w:r>
          </w:p>
        </w:tc>
        <w:tc>
          <w:tcPr>
            <w:tcW w:w="1803" w:type="dxa"/>
          </w:tcPr>
          <w:p w14:paraId="2036F2C3" w14:textId="65EDE42A"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شرقی</w:t>
            </w:r>
          </w:p>
        </w:tc>
      </w:tr>
      <w:tr w:rsidR="004A7367" w:rsidRPr="004A7367" w14:paraId="775846DC" w14:textId="77777777" w:rsidTr="00372823">
        <w:tc>
          <w:tcPr>
            <w:tcW w:w="1803" w:type="dxa"/>
          </w:tcPr>
          <w:p w14:paraId="07D04667" w14:textId="77777777" w:rsidR="004A7367" w:rsidRPr="004A7367" w:rsidRDefault="004A7367" w:rsidP="004A7367">
            <w:pPr>
              <w:pStyle w:val="ListParagraph"/>
              <w:numPr>
                <w:ilvl w:val="0"/>
                <w:numId w:val="63"/>
              </w:numPr>
              <w:bidi/>
              <w:jc w:val="center"/>
              <w:rPr>
                <w:rFonts w:cs="B Lotus"/>
                <w:rtl/>
              </w:rPr>
            </w:pPr>
          </w:p>
        </w:tc>
        <w:tc>
          <w:tcPr>
            <w:tcW w:w="1803" w:type="dxa"/>
          </w:tcPr>
          <w:p w14:paraId="06C89FA0" w14:textId="7256FE30" w:rsidR="004A7367" w:rsidRPr="004A7367" w:rsidRDefault="004A7367" w:rsidP="004A7367">
            <w:pPr>
              <w:jc w:val="center"/>
              <w:rPr>
                <w:rFonts w:cs="B Lotus"/>
                <w:sz w:val="28"/>
                <w:szCs w:val="28"/>
                <w:rtl/>
              </w:rPr>
            </w:pPr>
            <w:r w:rsidRPr="004A7367">
              <w:rPr>
                <w:rFonts w:cs="B Lotus"/>
                <w:rtl/>
              </w:rPr>
              <w:t>34</w:t>
            </w:r>
          </w:p>
        </w:tc>
        <w:tc>
          <w:tcPr>
            <w:tcW w:w="1803" w:type="dxa"/>
          </w:tcPr>
          <w:p w14:paraId="59A072EC" w14:textId="0E627CF7" w:rsidR="004A7367" w:rsidRPr="004A7367" w:rsidRDefault="004A7367" w:rsidP="004A7367">
            <w:pPr>
              <w:jc w:val="center"/>
              <w:rPr>
                <w:rFonts w:cs="B Lotus"/>
                <w:sz w:val="28"/>
                <w:szCs w:val="28"/>
                <w:rtl/>
              </w:rPr>
            </w:pPr>
            <w:r w:rsidRPr="004A7367">
              <w:rPr>
                <w:rFonts w:cs="B Lotus" w:hint="cs"/>
                <w:rtl/>
              </w:rPr>
              <w:t>ارومیه</w:t>
            </w:r>
          </w:p>
        </w:tc>
        <w:tc>
          <w:tcPr>
            <w:tcW w:w="1803" w:type="dxa"/>
          </w:tcPr>
          <w:p w14:paraId="7B65B19B" w14:textId="7360B737" w:rsidR="004A7367" w:rsidRPr="004A7367" w:rsidRDefault="004A7367" w:rsidP="004A7367">
            <w:pPr>
              <w:jc w:val="center"/>
              <w:rPr>
                <w:rFonts w:cs="B Lotus"/>
                <w:sz w:val="28"/>
                <w:szCs w:val="28"/>
                <w:rtl/>
              </w:rPr>
            </w:pPr>
            <w:r w:rsidRPr="004A7367">
              <w:rPr>
                <w:rFonts w:cs="B Lotus"/>
                <w:rtl/>
              </w:rPr>
              <w:t>2</w:t>
            </w:r>
          </w:p>
        </w:tc>
        <w:tc>
          <w:tcPr>
            <w:tcW w:w="1803" w:type="dxa"/>
          </w:tcPr>
          <w:p w14:paraId="075B7A67" w14:textId="6061AE9E"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219C4690" w14:textId="77777777" w:rsidTr="00372823">
        <w:tc>
          <w:tcPr>
            <w:tcW w:w="1803" w:type="dxa"/>
          </w:tcPr>
          <w:p w14:paraId="43717E4D" w14:textId="77777777" w:rsidR="004A7367" w:rsidRPr="004A7367" w:rsidRDefault="004A7367" w:rsidP="004A7367">
            <w:pPr>
              <w:pStyle w:val="ListParagraph"/>
              <w:numPr>
                <w:ilvl w:val="0"/>
                <w:numId w:val="63"/>
              </w:numPr>
              <w:bidi/>
              <w:jc w:val="center"/>
              <w:rPr>
                <w:rFonts w:cs="B Lotus"/>
                <w:rtl/>
              </w:rPr>
            </w:pPr>
          </w:p>
        </w:tc>
        <w:tc>
          <w:tcPr>
            <w:tcW w:w="1803" w:type="dxa"/>
          </w:tcPr>
          <w:p w14:paraId="10A365AE" w14:textId="1E74C422" w:rsidR="004A7367" w:rsidRPr="004A7367" w:rsidRDefault="004A7367" w:rsidP="004A7367">
            <w:pPr>
              <w:jc w:val="center"/>
              <w:rPr>
                <w:rFonts w:cs="B Lotus"/>
                <w:sz w:val="28"/>
                <w:szCs w:val="28"/>
                <w:rtl/>
              </w:rPr>
            </w:pPr>
            <w:r w:rsidRPr="004A7367">
              <w:rPr>
                <w:rFonts w:cs="B Lotus"/>
                <w:rtl/>
              </w:rPr>
              <w:t>35</w:t>
            </w:r>
          </w:p>
        </w:tc>
        <w:tc>
          <w:tcPr>
            <w:tcW w:w="1803" w:type="dxa"/>
          </w:tcPr>
          <w:p w14:paraId="67806C25" w14:textId="009512F0" w:rsidR="004A7367" w:rsidRPr="004A7367" w:rsidRDefault="004A7367" w:rsidP="004A7367">
            <w:pPr>
              <w:jc w:val="center"/>
              <w:rPr>
                <w:rFonts w:cs="B Lotus"/>
                <w:sz w:val="28"/>
                <w:szCs w:val="28"/>
                <w:rtl/>
              </w:rPr>
            </w:pPr>
            <w:r w:rsidRPr="004A7367">
              <w:rPr>
                <w:rFonts w:cs="B Lotus" w:hint="cs"/>
                <w:rtl/>
              </w:rPr>
              <w:t>خوی</w:t>
            </w:r>
          </w:p>
        </w:tc>
        <w:tc>
          <w:tcPr>
            <w:tcW w:w="1803" w:type="dxa"/>
          </w:tcPr>
          <w:p w14:paraId="44C1C087" w14:textId="720438B5" w:rsidR="004A7367" w:rsidRPr="004A7367" w:rsidRDefault="004A7367" w:rsidP="004A7367">
            <w:pPr>
              <w:jc w:val="center"/>
              <w:rPr>
                <w:rFonts w:cs="B Lotus"/>
                <w:sz w:val="28"/>
                <w:szCs w:val="28"/>
                <w:rtl/>
              </w:rPr>
            </w:pPr>
            <w:r w:rsidRPr="004A7367">
              <w:rPr>
                <w:rFonts w:cs="B Lotus"/>
                <w:rtl/>
              </w:rPr>
              <w:t>2</w:t>
            </w:r>
          </w:p>
        </w:tc>
        <w:tc>
          <w:tcPr>
            <w:tcW w:w="1803" w:type="dxa"/>
          </w:tcPr>
          <w:p w14:paraId="5803C2E6" w14:textId="27006873"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3E340253" w14:textId="77777777" w:rsidTr="00372823">
        <w:tc>
          <w:tcPr>
            <w:tcW w:w="1803" w:type="dxa"/>
          </w:tcPr>
          <w:p w14:paraId="5154C850" w14:textId="77777777" w:rsidR="004A7367" w:rsidRPr="004A7367" w:rsidRDefault="004A7367" w:rsidP="004A7367">
            <w:pPr>
              <w:pStyle w:val="ListParagraph"/>
              <w:numPr>
                <w:ilvl w:val="0"/>
                <w:numId w:val="63"/>
              </w:numPr>
              <w:bidi/>
              <w:jc w:val="center"/>
              <w:rPr>
                <w:rFonts w:cs="B Lotus"/>
                <w:rtl/>
              </w:rPr>
            </w:pPr>
          </w:p>
        </w:tc>
        <w:tc>
          <w:tcPr>
            <w:tcW w:w="1803" w:type="dxa"/>
          </w:tcPr>
          <w:p w14:paraId="034BC35B" w14:textId="55B3C9FC" w:rsidR="004A7367" w:rsidRPr="004A7367" w:rsidRDefault="004A7367" w:rsidP="004A7367">
            <w:pPr>
              <w:jc w:val="center"/>
              <w:rPr>
                <w:rFonts w:cs="B Lotus"/>
                <w:sz w:val="28"/>
                <w:szCs w:val="28"/>
                <w:rtl/>
              </w:rPr>
            </w:pPr>
            <w:r w:rsidRPr="004A7367">
              <w:rPr>
                <w:rFonts w:cs="B Lotus"/>
                <w:rtl/>
              </w:rPr>
              <w:t>36</w:t>
            </w:r>
          </w:p>
        </w:tc>
        <w:tc>
          <w:tcPr>
            <w:tcW w:w="1803" w:type="dxa"/>
          </w:tcPr>
          <w:p w14:paraId="0C9220A6" w14:textId="6D58A9F4" w:rsidR="004A7367" w:rsidRPr="004A7367" w:rsidRDefault="004A7367" w:rsidP="004A7367">
            <w:pPr>
              <w:jc w:val="center"/>
              <w:rPr>
                <w:rFonts w:cs="B Lotus"/>
                <w:sz w:val="28"/>
                <w:szCs w:val="28"/>
                <w:rtl/>
              </w:rPr>
            </w:pPr>
            <w:r w:rsidRPr="004A7367">
              <w:rPr>
                <w:rFonts w:cs="B Lotus" w:hint="cs"/>
                <w:rtl/>
              </w:rPr>
              <w:t>مهاباد</w:t>
            </w:r>
          </w:p>
        </w:tc>
        <w:tc>
          <w:tcPr>
            <w:tcW w:w="1803" w:type="dxa"/>
          </w:tcPr>
          <w:p w14:paraId="5CFB48B0" w14:textId="7D7CD492" w:rsidR="004A7367" w:rsidRPr="004A7367" w:rsidRDefault="004A7367" w:rsidP="004A7367">
            <w:pPr>
              <w:jc w:val="center"/>
              <w:rPr>
                <w:rFonts w:cs="B Lotus"/>
                <w:sz w:val="28"/>
                <w:szCs w:val="28"/>
                <w:rtl/>
              </w:rPr>
            </w:pPr>
            <w:r w:rsidRPr="004A7367">
              <w:rPr>
                <w:rFonts w:cs="B Lotus"/>
                <w:rtl/>
              </w:rPr>
              <w:t>2</w:t>
            </w:r>
          </w:p>
        </w:tc>
        <w:tc>
          <w:tcPr>
            <w:tcW w:w="1803" w:type="dxa"/>
          </w:tcPr>
          <w:p w14:paraId="2F20643E" w14:textId="38F3EAA3"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7E25B639" w14:textId="77777777" w:rsidTr="00372823">
        <w:tc>
          <w:tcPr>
            <w:tcW w:w="1803" w:type="dxa"/>
          </w:tcPr>
          <w:p w14:paraId="4E6BB301" w14:textId="77777777" w:rsidR="004A7367" w:rsidRPr="004A7367" w:rsidRDefault="004A7367" w:rsidP="004A7367">
            <w:pPr>
              <w:pStyle w:val="ListParagraph"/>
              <w:numPr>
                <w:ilvl w:val="0"/>
                <w:numId w:val="63"/>
              </w:numPr>
              <w:bidi/>
              <w:jc w:val="center"/>
              <w:rPr>
                <w:rFonts w:cs="B Lotus"/>
                <w:rtl/>
              </w:rPr>
            </w:pPr>
          </w:p>
        </w:tc>
        <w:tc>
          <w:tcPr>
            <w:tcW w:w="1803" w:type="dxa"/>
          </w:tcPr>
          <w:p w14:paraId="6C4A0171" w14:textId="007D43F7" w:rsidR="004A7367" w:rsidRPr="004A7367" w:rsidRDefault="004A7367" w:rsidP="004A7367">
            <w:pPr>
              <w:jc w:val="center"/>
              <w:rPr>
                <w:rFonts w:cs="B Lotus"/>
                <w:sz w:val="28"/>
                <w:szCs w:val="28"/>
                <w:rtl/>
              </w:rPr>
            </w:pPr>
            <w:r w:rsidRPr="004A7367">
              <w:rPr>
                <w:rFonts w:cs="B Lotus"/>
                <w:rtl/>
              </w:rPr>
              <w:t>37</w:t>
            </w:r>
          </w:p>
        </w:tc>
        <w:tc>
          <w:tcPr>
            <w:tcW w:w="1803" w:type="dxa"/>
          </w:tcPr>
          <w:p w14:paraId="6E263D57" w14:textId="60A4F88D" w:rsidR="004A7367" w:rsidRPr="004A7367" w:rsidRDefault="004A7367" w:rsidP="004A7367">
            <w:pPr>
              <w:jc w:val="center"/>
              <w:rPr>
                <w:rFonts w:cs="B Lotus"/>
                <w:sz w:val="28"/>
                <w:szCs w:val="28"/>
                <w:rtl/>
              </w:rPr>
            </w:pPr>
            <w:r w:rsidRPr="004A7367">
              <w:rPr>
                <w:rFonts w:cs="B Lotus" w:hint="cs"/>
                <w:rtl/>
              </w:rPr>
              <w:t>نقده</w:t>
            </w:r>
          </w:p>
        </w:tc>
        <w:tc>
          <w:tcPr>
            <w:tcW w:w="1803" w:type="dxa"/>
          </w:tcPr>
          <w:p w14:paraId="4C0C2505" w14:textId="33E01E4E" w:rsidR="004A7367" w:rsidRPr="004A7367" w:rsidRDefault="004A7367" w:rsidP="004A7367">
            <w:pPr>
              <w:jc w:val="center"/>
              <w:rPr>
                <w:rFonts w:cs="B Lotus"/>
                <w:sz w:val="28"/>
                <w:szCs w:val="28"/>
                <w:rtl/>
              </w:rPr>
            </w:pPr>
            <w:r w:rsidRPr="004A7367">
              <w:rPr>
                <w:rFonts w:cs="B Lotus"/>
                <w:rtl/>
              </w:rPr>
              <w:t>2</w:t>
            </w:r>
          </w:p>
        </w:tc>
        <w:tc>
          <w:tcPr>
            <w:tcW w:w="1803" w:type="dxa"/>
          </w:tcPr>
          <w:p w14:paraId="08F518BF" w14:textId="37F7568D"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41C4FA13" w14:textId="77777777" w:rsidTr="00372823">
        <w:tc>
          <w:tcPr>
            <w:tcW w:w="1803" w:type="dxa"/>
          </w:tcPr>
          <w:p w14:paraId="7E98722A" w14:textId="77777777" w:rsidR="004A7367" w:rsidRPr="004A7367" w:rsidRDefault="004A7367" w:rsidP="004A7367">
            <w:pPr>
              <w:pStyle w:val="ListParagraph"/>
              <w:numPr>
                <w:ilvl w:val="0"/>
                <w:numId w:val="63"/>
              </w:numPr>
              <w:bidi/>
              <w:jc w:val="center"/>
              <w:rPr>
                <w:rFonts w:cs="B Lotus"/>
                <w:rtl/>
              </w:rPr>
            </w:pPr>
          </w:p>
        </w:tc>
        <w:tc>
          <w:tcPr>
            <w:tcW w:w="1803" w:type="dxa"/>
          </w:tcPr>
          <w:p w14:paraId="07CC9701" w14:textId="26C02C40" w:rsidR="004A7367" w:rsidRPr="004A7367" w:rsidRDefault="004A7367" w:rsidP="004A7367">
            <w:pPr>
              <w:jc w:val="center"/>
              <w:rPr>
                <w:rFonts w:cs="B Lotus"/>
                <w:sz w:val="28"/>
                <w:szCs w:val="28"/>
                <w:rtl/>
              </w:rPr>
            </w:pPr>
            <w:r w:rsidRPr="004A7367">
              <w:rPr>
                <w:rFonts w:cs="B Lotus"/>
                <w:rtl/>
              </w:rPr>
              <w:t>38</w:t>
            </w:r>
          </w:p>
        </w:tc>
        <w:tc>
          <w:tcPr>
            <w:tcW w:w="1803" w:type="dxa"/>
          </w:tcPr>
          <w:p w14:paraId="4EC9C33A" w14:textId="356E629A" w:rsidR="004A7367" w:rsidRPr="004A7367" w:rsidRDefault="004A7367" w:rsidP="004A7367">
            <w:pPr>
              <w:jc w:val="center"/>
              <w:rPr>
                <w:rFonts w:cs="B Lotus"/>
                <w:sz w:val="28"/>
                <w:szCs w:val="28"/>
                <w:rtl/>
              </w:rPr>
            </w:pPr>
            <w:r w:rsidRPr="004A7367">
              <w:rPr>
                <w:rFonts w:cs="B Lotus" w:hint="cs"/>
                <w:rtl/>
              </w:rPr>
              <w:t>ماکو</w:t>
            </w:r>
          </w:p>
        </w:tc>
        <w:tc>
          <w:tcPr>
            <w:tcW w:w="1803" w:type="dxa"/>
          </w:tcPr>
          <w:p w14:paraId="2D5354F3" w14:textId="66C96F22" w:rsidR="004A7367" w:rsidRPr="004A7367" w:rsidRDefault="004A7367" w:rsidP="004A7367">
            <w:pPr>
              <w:jc w:val="center"/>
              <w:rPr>
                <w:rFonts w:cs="B Lotus"/>
                <w:sz w:val="28"/>
                <w:szCs w:val="28"/>
                <w:rtl/>
              </w:rPr>
            </w:pPr>
            <w:r w:rsidRPr="004A7367">
              <w:rPr>
                <w:rFonts w:cs="B Lotus"/>
                <w:rtl/>
              </w:rPr>
              <w:t>2</w:t>
            </w:r>
          </w:p>
        </w:tc>
        <w:tc>
          <w:tcPr>
            <w:tcW w:w="1803" w:type="dxa"/>
          </w:tcPr>
          <w:p w14:paraId="70EEAFB0" w14:textId="58B9463D"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1B314D34" w14:textId="77777777" w:rsidTr="00372823">
        <w:tc>
          <w:tcPr>
            <w:tcW w:w="1803" w:type="dxa"/>
          </w:tcPr>
          <w:p w14:paraId="4CF34F10" w14:textId="77777777" w:rsidR="004A7367" w:rsidRPr="004A7367" w:rsidRDefault="004A7367" w:rsidP="004A7367">
            <w:pPr>
              <w:pStyle w:val="ListParagraph"/>
              <w:numPr>
                <w:ilvl w:val="0"/>
                <w:numId w:val="63"/>
              </w:numPr>
              <w:bidi/>
              <w:jc w:val="center"/>
              <w:rPr>
                <w:rFonts w:cs="B Lotus"/>
                <w:rtl/>
              </w:rPr>
            </w:pPr>
          </w:p>
        </w:tc>
        <w:tc>
          <w:tcPr>
            <w:tcW w:w="1803" w:type="dxa"/>
          </w:tcPr>
          <w:p w14:paraId="3CBA7216" w14:textId="56C878A9" w:rsidR="004A7367" w:rsidRPr="004A7367" w:rsidRDefault="004A7367" w:rsidP="004A7367">
            <w:pPr>
              <w:jc w:val="center"/>
              <w:rPr>
                <w:rFonts w:cs="B Lotus"/>
                <w:sz w:val="28"/>
                <w:szCs w:val="28"/>
                <w:rtl/>
              </w:rPr>
            </w:pPr>
            <w:r w:rsidRPr="004A7367">
              <w:rPr>
                <w:rFonts w:cs="B Lotus"/>
                <w:rtl/>
              </w:rPr>
              <w:t>39</w:t>
            </w:r>
          </w:p>
        </w:tc>
        <w:tc>
          <w:tcPr>
            <w:tcW w:w="1803" w:type="dxa"/>
          </w:tcPr>
          <w:p w14:paraId="57B77EE5" w14:textId="63C9D7D0" w:rsidR="004A7367" w:rsidRPr="004A7367" w:rsidRDefault="004A7367" w:rsidP="004A7367">
            <w:pPr>
              <w:jc w:val="center"/>
              <w:rPr>
                <w:rFonts w:cs="B Lotus"/>
                <w:sz w:val="28"/>
                <w:szCs w:val="28"/>
                <w:rtl/>
              </w:rPr>
            </w:pPr>
            <w:r w:rsidRPr="004A7367">
              <w:rPr>
                <w:rFonts w:cs="B Lotus" w:hint="cs"/>
                <w:rtl/>
              </w:rPr>
              <w:t>میاندوآب</w:t>
            </w:r>
          </w:p>
        </w:tc>
        <w:tc>
          <w:tcPr>
            <w:tcW w:w="1803" w:type="dxa"/>
          </w:tcPr>
          <w:p w14:paraId="358C0D48" w14:textId="51694065" w:rsidR="004A7367" w:rsidRPr="004A7367" w:rsidRDefault="004A7367" w:rsidP="004A7367">
            <w:pPr>
              <w:jc w:val="center"/>
              <w:rPr>
                <w:rFonts w:cs="B Lotus"/>
                <w:sz w:val="28"/>
                <w:szCs w:val="28"/>
                <w:rtl/>
              </w:rPr>
            </w:pPr>
            <w:r w:rsidRPr="004A7367">
              <w:rPr>
                <w:rFonts w:cs="B Lotus"/>
                <w:rtl/>
              </w:rPr>
              <w:t>2</w:t>
            </w:r>
          </w:p>
        </w:tc>
        <w:tc>
          <w:tcPr>
            <w:tcW w:w="1803" w:type="dxa"/>
          </w:tcPr>
          <w:p w14:paraId="58E640D2" w14:textId="4DD849DE"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229AC4AF" w14:textId="77777777" w:rsidTr="00372823">
        <w:tc>
          <w:tcPr>
            <w:tcW w:w="1803" w:type="dxa"/>
          </w:tcPr>
          <w:p w14:paraId="325CCBB5" w14:textId="77777777" w:rsidR="004A7367" w:rsidRPr="004A7367" w:rsidRDefault="004A7367" w:rsidP="004A7367">
            <w:pPr>
              <w:pStyle w:val="ListParagraph"/>
              <w:numPr>
                <w:ilvl w:val="0"/>
                <w:numId w:val="63"/>
              </w:numPr>
              <w:bidi/>
              <w:jc w:val="center"/>
              <w:rPr>
                <w:rFonts w:cs="B Lotus"/>
                <w:rtl/>
              </w:rPr>
            </w:pPr>
          </w:p>
        </w:tc>
        <w:tc>
          <w:tcPr>
            <w:tcW w:w="1803" w:type="dxa"/>
          </w:tcPr>
          <w:p w14:paraId="4D6B7857" w14:textId="7D96A80E" w:rsidR="004A7367" w:rsidRPr="004A7367" w:rsidRDefault="004A7367" w:rsidP="004A7367">
            <w:pPr>
              <w:jc w:val="center"/>
              <w:rPr>
                <w:rFonts w:cs="B Lotus"/>
                <w:sz w:val="28"/>
                <w:szCs w:val="28"/>
                <w:rtl/>
              </w:rPr>
            </w:pPr>
            <w:r w:rsidRPr="004A7367">
              <w:rPr>
                <w:rFonts w:cs="B Lotus"/>
                <w:rtl/>
              </w:rPr>
              <w:t>40</w:t>
            </w:r>
          </w:p>
        </w:tc>
        <w:tc>
          <w:tcPr>
            <w:tcW w:w="1803" w:type="dxa"/>
          </w:tcPr>
          <w:p w14:paraId="2EF48124" w14:textId="17BA1C32" w:rsidR="004A7367" w:rsidRPr="004A7367" w:rsidRDefault="004A7367" w:rsidP="004A7367">
            <w:pPr>
              <w:jc w:val="center"/>
              <w:rPr>
                <w:rFonts w:cs="B Lotus"/>
                <w:sz w:val="28"/>
                <w:szCs w:val="28"/>
                <w:rtl/>
              </w:rPr>
            </w:pPr>
            <w:r w:rsidRPr="004A7367">
              <w:rPr>
                <w:rFonts w:cs="B Lotus" w:hint="cs"/>
                <w:rtl/>
              </w:rPr>
              <w:t>سلماس</w:t>
            </w:r>
          </w:p>
        </w:tc>
        <w:tc>
          <w:tcPr>
            <w:tcW w:w="1803" w:type="dxa"/>
          </w:tcPr>
          <w:p w14:paraId="750B0C41" w14:textId="59D86E6C" w:rsidR="004A7367" w:rsidRPr="004A7367" w:rsidRDefault="004A7367" w:rsidP="004A7367">
            <w:pPr>
              <w:jc w:val="center"/>
              <w:rPr>
                <w:rFonts w:cs="B Lotus"/>
                <w:sz w:val="28"/>
                <w:szCs w:val="28"/>
                <w:rtl/>
              </w:rPr>
            </w:pPr>
            <w:r w:rsidRPr="004A7367">
              <w:rPr>
                <w:rFonts w:cs="B Lotus"/>
                <w:rtl/>
              </w:rPr>
              <w:t>2</w:t>
            </w:r>
          </w:p>
        </w:tc>
        <w:tc>
          <w:tcPr>
            <w:tcW w:w="1803" w:type="dxa"/>
          </w:tcPr>
          <w:p w14:paraId="43E21312" w14:textId="5F111148"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565E85D2" w14:textId="77777777" w:rsidTr="00372823">
        <w:tc>
          <w:tcPr>
            <w:tcW w:w="1803" w:type="dxa"/>
          </w:tcPr>
          <w:p w14:paraId="6A704458" w14:textId="77777777" w:rsidR="004A7367" w:rsidRPr="004A7367" w:rsidRDefault="004A7367" w:rsidP="004A7367">
            <w:pPr>
              <w:pStyle w:val="ListParagraph"/>
              <w:numPr>
                <w:ilvl w:val="0"/>
                <w:numId w:val="63"/>
              </w:numPr>
              <w:bidi/>
              <w:jc w:val="center"/>
              <w:rPr>
                <w:rFonts w:cs="B Lotus"/>
                <w:rtl/>
              </w:rPr>
            </w:pPr>
          </w:p>
        </w:tc>
        <w:tc>
          <w:tcPr>
            <w:tcW w:w="1803" w:type="dxa"/>
          </w:tcPr>
          <w:p w14:paraId="26783C53" w14:textId="2CD0CE26" w:rsidR="004A7367" w:rsidRPr="004A7367" w:rsidRDefault="004A7367" w:rsidP="004A7367">
            <w:pPr>
              <w:jc w:val="center"/>
              <w:rPr>
                <w:rFonts w:cs="B Lotus"/>
                <w:sz w:val="28"/>
                <w:szCs w:val="28"/>
                <w:rtl/>
              </w:rPr>
            </w:pPr>
            <w:r w:rsidRPr="004A7367">
              <w:rPr>
                <w:rFonts w:cs="B Lotus"/>
                <w:rtl/>
              </w:rPr>
              <w:t>41</w:t>
            </w:r>
          </w:p>
        </w:tc>
        <w:tc>
          <w:tcPr>
            <w:tcW w:w="1803" w:type="dxa"/>
          </w:tcPr>
          <w:p w14:paraId="6DAF1251" w14:textId="61815D39" w:rsidR="004A7367" w:rsidRPr="004A7367" w:rsidRDefault="004A7367" w:rsidP="004A7367">
            <w:pPr>
              <w:jc w:val="center"/>
              <w:rPr>
                <w:rFonts w:cs="B Lotus"/>
                <w:sz w:val="28"/>
                <w:szCs w:val="28"/>
                <w:rtl/>
              </w:rPr>
            </w:pPr>
            <w:r w:rsidRPr="004A7367">
              <w:rPr>
                <w:rFonts w:cs="B Lotus" w:hint="cs"/>
                <w:rtl/>
              </w:rPr>
              <w:t>بوکان</w:t>
            </w:r>
          </w:p>
        </w:tc>
        <w:tc>
          <w:tcPr>
            <w:tcW w:w="1803" w:type="dxa"/>
          </w:tcPr>
          <w:p w14:paraId="705EA948" w14:textId="3AE2303E" w:rsidR="004A7367" w:rsidRPr="004A7367" w:rsidRDefault="004A7367" w:rsidP="004A7367">
            <w:pPr>
              <w:jc w:val="center"/>
              <w:rPr>
                <w:rFonts w:cs="B Lotus"/>
                <w:sz w:val="28"/>
                <w:szCs w:val="28"/>
                <w:rtl/>
              </w:rPr>
            </w:pPr>
            <w:r w:rsidRPr="004A7367">
              <w:rPr>
                <w:rFonts w:cs="B Lotus"/>
                <w:rtl/>
              </w:rPr>
              <w:t>2</w:t>
            </w:r>
          </w:p>
        </w:tc>
        <w:tc>
          <w:tcPr>
            <w:tcW w:w="1803" w:type="dxa"/>
          </w:tcPr>
          <w:p w14:paraId="7A9112BC" w14:textId="1261A0E1"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4841C707" w14:textId="77777777" w:rsidTr="00372823">
        <w:tc>
          <w:tcPr>
            <w:tcW w:w="1803" w:type="dxa"/>
          </w:tcPr>
          <w:p w14:paraId="0494FA3E" w14:textId="77777777" w:rsidR="004A7367" w:rsidRPr="004A7367" w:rsidRDefault="004A7367" w:rsidP="004A7367">
            <w:pPr>
              <w:pStyle w:val="ListParagraph"/>
              <w:numPr>
                <w:ilvl w:val="0"/>
                <w:numId w:val="63"/>
              </w:numPr>
              <w:bidi/>
              <w:jc w:val="center"/>
              <w:rPr>
                <w:rFonts w:cs="B Lotus"/>
                <w:rtl/>
              </w:rPr>
            </w:pPr>
          </w:p>
        </w:tc>
        <w:tc>
          <w:tcPr>
            <w:tcW w:w="1803" w:type="dxa"/>
          </w:tcPr>
          <w:p w14:paraId="0340A4B5" w14:textId="46658FDC" w:rsidR="004A7367" w:rsidRPr="004A7367" w:rsidRDefault="004A7367" w:rsidP="004A7367">
            <w:pPr>
              <w:jc w:val="center"/>
              <w:rPr>
                <w:rFonts w:cs="B Lotus"/>
                <w:sz w:val="28"/>
                <w:szCs w:val="28"/>
                <w:rtl/>
              </w:rPr>
            </w:pPr>
            <w:r w:rsidRPr="004A7367">
              <w:rPr>
                <w:rFonts w:cs="B Lotus"/>
                <w:rtl/>
              </w:rPr>
              <w:t>42</w:t>
            </w:r>
          </w:p>
        </w:tc>
        <w:tc>
          <w:tcPr>
            <w:tcW w:w="1803" w:type="dxa"/>
          </w:tcPr>
          <w:p w14:paraId="61FB57F1" w14:textId="414CC6A2" w:rsidR="004A7367" w:rsidRPr="004A7367" w:rsidRDefault="004A7367" w:rsidP="004A7367">
            <w:pPr>
              <w:jc w:val="center"/>
              <w:rPr>
                <w:rFonts w:cs="B Lotus"/>
                <w:sz w:val="28"/>
                <w:szCs w:val="28"/>
                <w:rtl/>
              </w:rPr>
            </w:pPr>
            <w:r w:rsidRPr="004A7367">
              <w:rPr>
                <w:rFonts w:cs="B Lotus" w:hint="cs"/>
                <w:rtl/>
              </w:rPr>
              <w:t>پیرانشهر</w:t>
            </w:r>
          </w:p>
        </w:tc>
        <w:tc>
          <w:tcPr>
            <w:tcW w:w="1803" w:type="dxa"/>
          </w:tcPr>
          <w:p w14:paraId="0269AE7F" w14:textId="396D1B47" w:rsidR="004A7367" w:rsidRPr="004A7367" w:rsidRDefault="004A7367" w:rsidP="004A7367">
            <w:pPr>
              <w:jc w:val="center"/>
              <w:rPr>
                <w:rFonts w:cs="B Lotus"/>
                <w:sz w:val="28"/>
                <w:szCs w:val="28"/>
                <w:rtl/>
              </w:rPr>
            </w:pPr>
            <w:r w:rsidRPr="004A7367">
              <w:rPr>
                <w:rFonts w:cs="B Lotus"/>
                <w:rtl/>
              </w:rPr>
              <w:t>2</w:t>
            </w:r>
          </w:p>
        </w:tc>
        <w:tc>
          <w:tcPr>
            <w:tcW w:w="1803" w:type="dxa"/>
          </w:tcPr>
          <w:p w14:paraId="2B57DE82" w14:textId="29BC583F"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3C279901" w14:textId="77777777" w:rsidTr="00372823">
        <w:tc>
          <w:tcPr>
            <w:tcW w:w="1803" w:type="dxa"/>
          </w:tcPr>
          <w:p w14:paraId="4FBBB385" w14:textId="77777777" w:rsidR="004A7367" w:rsidRPr="004A7367" w:rsidRDefault="004A7367" w:rsidP="004A7367">
            <w:pPr>
              <w:pStyle w:val="ListParagraph"/>
              <w:numPr>
                <w:ilvl w:val="0"/>
                <w:numId w:val="63"/>
              </w:numPr>
              <w:bidi/>
              <w:jc w:val="center"/>
              <w:rPr>
                <w:rFonts w:cs="B Lotus"/>
                <w:rtl/>
              </w:rPr>
            </w:pPr>
          </w:p>
        </w:tc>
        <w:tc>
          <w:tcPr>
            <w:tcW w:w="1803" w:type="dxa"/>
          </w:tcPr>
          <w:p w14:paraId="1E7D3043" w14:textId="3992407B" w:rsidR="004A7367" w:rsidRPr="004A7367" w:rsidRDefault="004A7367" w:rsidP="004A7367">
            <w:pPr>
              <w:jc w:val="center"/>
              <w:rPr>
                <w:rFonts w:cs="B Lotus"/>
                <w:sz w:val="28"/>
                <w:szCs w:val="28"/>
                <w:rtl/>
              </w:rPr>
            </w:pPr>
            <w:r w:rsidRPr="004A7367">
              <w:rPr>
                <w:rFonts w:cs="B Lotus"/>
                <w:rtl/>
              </w:rPr>
              <w:t>43</w:t>
            </w:r>
          </w:p>
        </w:tc>
        <w:tc>
          <w:tcPr>
            <w:tcW w:w="1803" w:type="dxa"/>
          </w:tcPr>
          <w:p w14:paraId="43B13037" w14:textId="3AC06F1F" w:rsidR="004A7367" w:rsidRPr="004A7367" w:rsidRDefault="004A7367" w:rsidP="004A7367">
            <w:pPr>
              <w:jc w:val="center"/>
              <w:rPr>
                <w:rFonts w:cs="B Lotus"/>
                <w:sz w:val="28"/>
                <w:szCs w:val="28"/>
                <w:rtl/>
              </w:rPr>
            </w:pPr>
            <w:r w:rsidRPr="004A7367">
              <w:rPr>
                <w:rFonts w:cs="B Lotus" w:hint="cs"/>
                <w:rtl/>
              </w:rPr>
              <w:t>شاهیندژ</w:t>
            </w:r>
          </w:p>
        </w:tc>
        <w:tc>
          <w:tcPr>
            <w:tcW w:w="1803" w:type="dxa"/>
          </w:tcPr>
          <w:p w14:paraId="7F937875" w14:textId="0373DA32" w:rsidR="004A7367" w:rsidRPr="004A7367" w:rsidRDefault="004A7367" w:rsidP="004A7367">
            <w:pPr>
              <w:jc w:val="center"/>
              <w:rPr>
                <w:rFonts w:cs="B Lotus"/>
                <w:sz w:val="28"/>
                <w:szCs w:val="28"/>
                <w:rtl/>
              </w:rPr>
            </w:pPr>
            <w:r w:rsidRPr="004A7367">
              <w:rPr>
                <w:rFonts w:cs="B Lotus"/>
                <w:rtl/>
              </w:rPr>
              <w:t>2</w:t>
            </w:r>
          </w:p>
        </w:tc>
        <w:tc>
          <w:tcPr>
            <w:tcW w:w="1803" w:type="dxa"/>
          </w:tcPr>
          <w:p w14:paraId="57810F79" w14:textId="0E867327"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09A5AF93" w14:textId="77777777" w:rsidTr="00372823">
        <w:tc>
          <w:tcPr>
            <w:tcW w:w="1803" w:type="dxa"/>
          </w:tcPr>
          <w:p w14:paraId="0D1E0F9F" w14:textId="77777777" w:rsidR="004A7367" w:rsidRPr="004A7367" w:rsidRDefault="004A7367" w:rsidP="004A7367">
            <w:pPr>
              <w:pStyle w:val="ListParagraph"/>
              <w:numPr>
                <w:ilvl w:val="0"/>
                <w:numId w:val="63"/>
              </w:numPr>
              <w:bidi/>
              <w:jc w:val="center"/>
              <w:rPr>
                <w:rFonts w:cs="B Lotus"/>
                <w:rtl/>
              </w:rPr>
            </w:pPr>
          </w:p>
        </w:tc>
        <w:tc>
          <w:tcPr>
            <w:tcW w:w="1803" w:type="dxa"/>
          </w:tcPr>
          <w:p w14:paraId="5625A263" w14:textId="56FC617A" w:rsidR="004A7367" w:rsidRPr="004A7367" w:rsidRDefault="004A7367" w:rsidP="004A7367">
            <w:pPr>
              <w:jc w:val="center"/>
              <w:rPr>
                <w:rFonts w:cs="B Lotus"/>
                <w:sz w:val="28"/>
                <w:szCs w:val="28"/>
                <w:rtl/>
              </w:rPr>
            </w:pPr>
            <w:r w:rsidRPr="004A7367">
              <w:rPr>
                <w:rFonts w:cs="B Lotus"/>
                <w:rtl/>
              </w:rPr>
              <w:t>44</w:t>
            </w:r>
          </w:p>
        </w:tc>
        <w:tc>
          <w:tcPr>
            <w:tcW w:w="1803" w:type="dxa"/>
          </w:tcPr>
          <w:p w14:paraId="7CD3A6CC" w14:textId="2B347C02" w:rsidR="004A7367" w:rsidRPr="004A7367" w:rsidRDefault="004A7367" w:rsidP="004A7367">
            <w:pPr>
              <w:jc w:val="center"/>
              <w:rPr>
                <w:rFonts w:cs="B Lotus"/>
                <w:sz w:val="28"/>
                <w:szCs w:val="28"/>
                <w:rtl/>
              </w:rPr>
            </w:pPr>
            <w:r w:rsidRPr="004A7367">
              <w:rPr>
                <w:rFonts w:cs="B Lotus" w:hint="cs"/>
                <w:rtl/>
              </w:rPr>
              <w:t>بازرگان</w:t>
            </w:r>
          </w:p>
        </w:tc>
        <w:tc>
          <w:tcPr>
            <w:tcW w:w="1803" w:type="dxa"/>
          </w:tcPr>
          <w:p w14:paraId="5EB2E375" w14:textId="178627C7" w:rsidR="004A7367" w:rsidRPr="004A7367" w:rsidRDefault="004A7367" w:rsidP="004A7367">
            <w:pPr>
              <w:jc w:val="center"/>
              <w:rPr>
                <w:rFonts w:cs="B Lotus"/>
                <w:sz w:val="28"/>
                <w:szCs w:val="28"/>
                <w:rtl/>
              </w:rPr>
            </w:pPr>
            <w:r w:rsidRPr="004A7367">
              <w:rPr>
                <w:rFonts w:cs="B Lotus"/>
                <w:rtl/>
              </w:rPr>
              <w:t>2</w:t>
            </w:r>
          </w:p>
        </w:tc>
        <w:tc>
          <w:tcPr>
            <w:tcW w:w="1803" w:type="dxa"/>
          </w:tcPr>
          <w:p w14:paraId="0FCCE961" w14:textId="10B0C8F9"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4A81CD81" w14:textId="77777777" w:rsidTr="00372823">
        <w:tc>
          <w:tcPr>
            <w:tcW w:w="1803" w:type="dxa"/>
          </w:tcPr>
          <w:p w14:paraId="13D233A9" w14:textId="77777777" w:rsidR="004A7367" w:rsidRPr="004A7367" w:rsidRDefault="004A7367" w:rsidP="004A7367">
            <w:pPr>
              <w:pStyle w:val="ListParagraph"/>
              <w:numPr>
                <w:ilvl w:val="0"/>
                <w:numId w:val="63"/>
              </w:numPr>
              <w:bidi/>
              <w:jc w:val="center"/>
              <w:rPr>
                <w:rFonts w:cs="B Lotus"/>
                <w:rtl/>
              </w:rPr>
            </w:pPr>
          </w:p>
        </w:tc>
        <w:tc>
          <w:tcPr>
            <w:tcW w:w="1803" w:type="dxa"/>
          </w:tcPr>
          <w:p w14:paraId="344D45B6" w14:textId="691ABD77" w:rsidR="004A7367" w:rsidRPr="004A7367" w:rsidRDefault="004A7367" w:rsidP="004A7367">
            <w:pPr>
              <w:jc w:val="center"/>
              <w:rPr>
                <w:rFonts w:cs="B Lotus"/>
                <w:sz w:val="28"/>
                <w:szCs w:val="28"/>
                <w:rtl/>
              </w:rPr>
            </w:pPr>
            <w:r w:rsidRPr="004A7367">
              <w:rPr>
                <w:rFonts w:cs="B Lotus"/>
                <w:rtl/>
              </w:rPr>
              <w:t>45</w:t>
            </w:r>
          </w:p>
        </w:tc>
        <w:tc>
          <w:tcPr>
            <w:tcW w:w="1803" w:type="dxa"/>
          </w:tcPr>
          <w:p w14:paraId="13783082" w14:textId="41E3633C" w:rsidR="004A7367" w:rsidRPr="004A7367" w:rsidRDefault="004A7367" w:rsidP="004A7367">
            <w:pPr>
              <w:jc w:val="center"/>
              <w:rPr>
                <w:rFonts w:cs="B Lotus"/>
                <w:sz w:val="28"/>
                <w:szCs w:val="28"/>
                <w:rtl/>
              </w:rPr>
            </w:pPr>
            <w:r w:rsidRPr="004A7367">
              <w:rPr>
                <w:rFonts w:cs="B Lotus" w:hint="cs"/>
                <w:rtl/>
              </w:rPr>
              <w:t>پلدشت</w:t>
            </w:r>
          </w:p>
        </w:tc>
        <w:tc>
          <w:tcPr>
            <w:tcW w:w="1803" w:type="dxa"/>
          </w:tcPr>
          <w:p w14:paraId="04E9B975" w14:textId="4B62C8F1" w:rsidR="004A7367" w:rsidRPr="004A7367" w:rsidRDefault="004A7367" w:rsidP="004A7367">
            <w:pPr>
              <w:jc w:val="center"/>
              <w:rPr>
                <w:rFonts w:cs="B Lotus"/>
                <w:sz w:val="28"/>
                <w:szCs w:val="28"/>
                <w:rtl/>
              </w:rPr>
            </w:pPr>
            <w:r w:rsidRPr="004A7367">
              <w:rPr>
                <w:rFonts w:cs="B Lotus"/>
                <w:rtl/>
              </w:rPr>
              <w:t>2</w:t>
            </w:r>
          </w:p>
        </w:tc>
        <w:tc>
          <w:tcPr>
            <w:tcW w:w="1803" w:type="dxa"/>
          </w:tcPr>
          <w:p w14:paraId="157C62E5" w14:textId="27C39EB8"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3F6D80A9" w14:textId="77777777" w:rsidTr="00372823">
        <w:tc>
          <w:tcPr>
            <w:tcW w:w="1803" w:type="dxa"/>
          </w:tcPr>
          <w:p w14:paraId="6AE6A66C" w14:textId="77777777" w:rsidR="004A7367" w:rsidRPr="004A7367" w:rsidRDefault="004A7367" w:rsidP="004A7367">
            <w:pPr>
              <w:pStyle w:val="ListParagraph"/>
              <w:numPr>
                <w:ilvl w:val="0"/>
                <w:numId w:val="63"/>
              </w:numPr>
              <w:bidi/>
              <w:jc w:val="center"/>
              <w:rPr>
                <w:rFonts w:cs="B Lotus"/>
                <w:rtl/>
              </w:rPr>
            </w:pPr>
          </w:p>
        </w:tc>
        <w:tc>
          <w:tcPr>
            <w:tcW w:w="1803" w:type="dxa"/>
          </w:tcPr>
          <w:p w14:paraId="70B5A261" w14:textId="16ACB22B" w:rsidR="004A7367" w:rsidRPr="004A7367" w:rsidRDefault="004A7367" w:rsidP="004A7367">
            <w:pPr>
              <w:jc w:val="center"/>
              <w:rPr>
                <w:rFonts w:cs="B Lotus"/>
                <w:sz w:val="28"/>
                <w:szCs w:val="28"/>
                <w:rtl/>
              </w:rPr>
            </w:pPr>
            <w:r w:rsidRPr="004A7367">
              <w:rPr>
                <w:rFonts w:cs="B Lotus"/>
                <w:rtl/>
              </w:rPr>
              <w:t>46</w:t>
            </w:r>
          </w:p>
        </w:tc>
        <w:tc>
          <w:tcPr>
            <w:tcW w:w="1803" w:type="dxa"/>
          </w:tcPr>
          <w:p w14:paraId="03235F40" w14:textId="7A3BCD5F" w:rsidR="004A7367" w:rsidRPr="004A7367" w:rsidRDefault="004A7367" w:rsidP="004A7367">
            <w:pPr>
              <w:jc w:val="center"/>
              <w:rPr>
                <w:rFonts w:cs="B Lotus"/>
                <w:sz w:val="28"/>
                <w:szCs w:val="28"/>
                <w:rtl/>
              </w:rPr>
            </w:pPr>
            <w:r w:rsidRPr="004A7367">
              <w:rPr>
                <w:rFonts w:cs="B Lotus" w:hint="cs"/>
                <w:rtl/>
              </w:rPr>
              <w:t>چالدران</w:t>
            </w:r>
          </w:p>
        </w:tc>
        <w:tc>
          <w:tcPr>
            <w:tcW w:w="1803" w:type="dxa"/>
          </w:tcPr>
          <w:p w14:paraId="7F09BF09" w14:textId="6342A6BA" w:rsidR="004A7367" w:rsidRPr="004A7367" w:rsidRDefault="004A7367" w:rsidP="004A7367">
            <w:pPr>
              <w:jc w:val="center"/>
              <w:rPr>
                <w:rFonts w:cs="B Lotus"/>
                <w:sz w:val="28"/>
                <w:szCs w:val="28"/>
                <w:rtl/>
              </w:rPr>
            </w:pPr>
            <w:r w:rsidRPr="004A7367">
              <w:rPr>
                <w:rFonts w:cs="B Lotus"/>
                <w:rtl/>
              </w:rPr>
              <w:t>2</w:t>
            </w:r>
          </w:p>
        </w:tc>
        <w:tc>
          <w:tcPr>
            <w:tcW w:w="1803" w:type="dxa"/>
          </w:tcPr>
          <w:p w14:paraId="33F2C398" w14:textId="0F031919"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6201FDE9" w14:textId="77777777" w:rsidTr="00372823">
        <w:tc>
          <w:tcPr>
            <w:tcW w:w="1803" w:type="dxa"/>
          </w:tcPr>
          <w:p w14:paraId="576447E2" w14:textId="77777777" w:rsidR="004A7367" w:rsidRPr="004A7367" w:rsidRDefault="004A7367" w:rsidP="004A7367">
            <w:pPr>
              <w:pStyle w:val="ListParagraph"/>
              <w:numPr>
                <w:ilvl w:val="0"/>
                <w:numId w:val="63"/>
              </w:numPr>
              <w:bidi/>
              <w:jc w:val="center"/>
              <w:rPr>
                <w:rFonts w:cs="B Lotus"/>
                <w:rtl/>
              </w:rPr>
            </w:pPr>
          </w:p>
        </w:tc>
        <w:tc>
          <w:tcPr>
            <w:tcW w:w="1803" w:type="dxa"/>
          </w:tcPr>
          <w:p w14:paraId="66ED9B8D" w14:textId="04E67A4D" w:rsidR="004A7367" w:rsidRPr="004A7367" w:rsidRDefault="004A7367" w:rsidP="004A7367">
            <w:pPr>
              <w:jc w:val="center"/>
              <w:rPr>
                <w:rFonts w:cs="B Lotus"/>
                <w:sz w:val="28"/>
                <w:szCs w:val="28"/>
                <w:rtl/>
              </w:rPr>
            </w:pPr>
            <w:r w:rsidRPr="004A7367">
              <w:rPr>
                <w:rFonts w:cs="B Lotus"/>
                <w:rtl/>
              </w:rPr>
              <w:t>47</w:t>
            </w:r>
          </w:p>
        </w:tc>
        <w:tc>
          <w:tcPr>
            <w:tcW w:w="1803" w:type="dxa"/>
          </w:tcPr>
          <w:p w14:paraId="44755DFE" w14:textId="18EE8184" w:rsidR="004A7367" w:rsidRPr="004A7367" w:rsidRDefault="004A7367" w:rsidP="004A7367">
            <w:pPr>
              <w:jc w:val="center"/>
              <w:rPr>
                <w:rFonts w:cs="B Lotus"/>
                <w:sz w:val="28"/>
                <w:szCs w:val="28"/>
                <w:rtl/>
              </w:rPr>
            </w:pPr>
            <w:r w:rsidRPr="004A7367">
              <w:rPr>
                <w:rFonts w:cs="B Lotus" w:hint="cs"/>
                <w:rtl/>
              </w:rPr>
              <w:t>شوط</w:t>
            </w:r>
          </w:p>
        </w:tc>
        <w:tc>
          <w:tcPr>
            <w:tcW w:w="1803" w:type="dxa"/>
          </w:tcPr>
          <w:p w14:paraId="65A3B715" w14:textId="10EB5882" w:rsidR="004A7367" w:rsidRPr="004A7367" w:rsidRDefault="004A7367" w:rsidP="004A7367">
            <w:pPr>
              <w:jc w:val="center"/>
              <w:rPr>
                <w:rFonts w:cs="B Lotus"/>
                <w:sz w:val="28"/>
                <w:szCs w:val="28"/>
                <w:rtl/>
              </w:rPr>
            </w:pPr>
            <w:r w:rsidRPr="004A7367">
              <w:rPr>
                <w:rFonts w:cs="B Lotus"/>
                <w:rtl/>
              </w:rPr>
              <w:t>2</w:t>
            </w:r>
          </w:p>
        </w:tc>
        <w:tc>
          <w:tcPr>
            <w:tcW w:w="1803" w:type="dxa"/>
          </w:tcPr>
          <w:p w14:paraId="54B38A5A" w14:textId="2FAF2581"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52FBA061" w14:textId="77777777" w:rsidTr="00372823">
        <w:tc>
          <w:tcPr>
            <w:tcW w:w="1803" w:type="dxa"/>
          </w:tcPr>
          <w:p w14:paraId="0CB8E3DA" w14:textId="77777777" w:rsidR="004A7367" w:rsidRPr="004A7367" w:rsidRDefault="004A7367" w:rsidP="004A7367">
            <w:pPr>
              <w:pStyle w:val="ListParagraph"/>
              <w:numPr>
                <w:ilvl w:val="0"/>
                <w:numId w:val="63"/>
              </w:numPr>
              <w:bidi/>
              <w:jc w:val="center"/>
              <w:rPr>
                <w:rFonts w:cs="B Lotus"/>
                <w:rtl/>
              </w:rPr>
            </w:pPr>
          </w:p>
        </w:tc>
        <w:tc>
          <w:tcPr>
            <w:tcW w:w="1803" w:type="dxa"/>
          </w:tcPr>
          <w:p w14:paraId="0176CAEF" w14:textId="6D3E9B21" w:rsidR="004A7367" w:rsidRPr="004A7367" w:rsidRDefault="004A7367" w:rsidP="004A7367">
            <w:pPr>
              <w:jc w:val="center"/>
              <w:rPr>
                <w:rFonts w:cs="B Lotus"/>
                <w:sz w:val="28"/>
                <w:szCs w:val="28"/>
                <w:rtl/>
              </w:rPr>
            </w:pPr>
            <w:r w:rsidRPr="004A7367">
              <w:rPr>
                <w:rFonts w:cs="B Lotus"/>
                <w:rtl/>
              </w:rPr>
              <w:t>48</w:t>
            </w:r>
          </w:p>
        </w:tc>
        <w:tc>
          <w:tcPr>
            <w:tcW w:w="1803" w:type="dxa"/>
          </w:tcPr>
          <w:p w14:paraId="4553ECE5" w14:textId="15D235F4" w:rsidR="004A7367" w:rsidRPr="004A7367" w:rsidRDefault="004A7367" w:rsidP="004A7367">
            <w:pPr>
              <w:jc w:val="center"/>
              <w:rPr>
                <w:rFonts w:cs="B Lotus"/>
                <w:sz w:val="28"/>
                <w:szCs w:val="28"/>
                <w:rtl/>
              </w:rPr>
            </w:pPr>
            <w:r w:rsidRPr="004A7367">
              <w:rPr>
                <w:rFonts w:cs="B Lotus" w:hint="cs"/>
                <w:rtl/>
              </w:rPr>
              <w:t>تکاب</w:t>
            </w:r>
          </w:p>
        </w:tc>
        <w:tc>
          <w:tcPr>
            <w:tcW w:w="1803" w:type="dxa"/>
          </w:tcPr>
          <w:p w14:paraId="3FB3DE44" w14:textId="3C6C99F2" w:rsidR="004A7367" w:rsidRPr="004A7367" w:rsidRDefault="004A7367" w:rsidP="004A7367">
            <w:pPr>
              <w:jc w:val="center"/>
              <w:rPr>
                <w:rFonts w:cs="B Lotus"/>
                <w:sz w:val="28"/>
                <w:szCs w:val="28"/>
                <w:rtl/>
              </w:rPr>
            </w:pPr>
            <w:r w:rsidRPr="004A7367">
              <w:rPr>
                <w:rFonts w:cs="B Lotus"/>
                <w:rtl/>
              </w:rPr>
              <w:t>2</w:t>
            </w:r>
          </w:p>
        </w:tc>
        <w:tc>
          <w:tcPr>
            <w:tcW w:w="1803" w:type="dxa"/>
          </w:tcPr>
          <w:p w14:paraId="7262AA2C" w14:textId="2D5ABD9F"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3CA3670D" w14:textId="77777777" w:rsidTr="00372823">
        <w:tc>
          <w:tcPr>
            <w:tcW w:w="1803" w:type="dxa"/>
          </w:tcPr>
          <w:p w14:paraId="10039CE9" w14:textId="77777777" w:rsidR="004A7367" w:rsidRPr="004A7367" w:rsidRDefault="004A7367" w:rsidP="004A7367">
            <w:pPr>
              <w:pStyle w:val="ListParagraph"/>
              <w:numPr>
                <w:ilvl w:val="0"/>
                <w:numId w:val="63"/>
              </w:numPr>
              <w:bidi/>
              <w:jc w:val="center"/>
              <w:rPr>
                <w:rFonts w:cs="B Lotus"/>
                <w:rtl/>
              </w:rPr>
            </w:pPr>
          </w:p>
        </w:tc>
        <w:tc>
          <w:tcPr>
            <w:tcW w:w="1803" w:type="dxa"/>
          </w:tcPr>
          <w:p w14:paraId="1A4484F4" w14:textId="0D293509" w:rsidR="004A7367" w:rsidRPr="004A7367" w:rsidRDefault="004A7367" w:rsidP="004A7367">
            <w:pPr>
              <w:jc w:val="center"/>
              <w:rPr>
                <w:rFonts w:cs="B Lotus"/>
                <w:sz w:val="28"/>
                <w:szCs w:val="28"/>
                <w:rtl/>
              </w:rPr>
            </w:pPr>
            <w:r w:rsidRPr="004A7367">
              <w:rPr>
                <w:rFonts w:cs="B Lotus"/>
                <w:rtl/>
              </w:rPr>
              <w:t>49</w:t>
            </w:r>
          </w:p>
        </w:tc>
        <w:tc>
          <w:tcPr>
            <w:tcW w:w="1803" w:type="dxa"/>
          </w:tcPr>
          <w:p w14:paraId="51AD44B4" w14:textId="00E45D8F" w:rsidR="004A7367" w:rsidRPr="004A7367" w:rsidRDefault="004A7367" w:rsidP="004A7367">
            <w:pPr>
              <w:jc w:val="center"/>
              <w:rPr>
                <w:rFonts w:cs="B Lotus"/>
                <w:sz w:val="28"/>
                <w:szCs w:val="28"/>
                <w:rtl/>
              </w:rPr>
            </w:pPr>
            <w:r w:rsidRPr="004A7367">
              <w:rPr>
                <w:rFonts w:cs="B Lotus" w:hint="cs"/>
                <w:rtl/>
              </w:rPr>
              <w:t>سردشت</w:t>
            </w:r>
          </w:p>
        </w:tc>
        <w:tc>
          <w:tcPr>
            <w:tcW w:w="1803" w:type="dxa"/>
          </w:tcPr>
          <w:p w14:paraId="7F3192D7" w14:textId="53E5EEC5" w:rsidR="004A7367" w:rsidRPr="004A7367" w:rsidRDefault="004A7367" w:rsidP="004A7367">
            <w:pPr>
              <w:jc w:val="center"/>
              <w:rPr>
                <w:rFonts w:cs="B Lotus"/>
                <w:sz w:val="28"/>
                <w:szCs w:val="28"/>
                <w:rtl/>
              </w:rPr>
            </w:pPr>
            <w:r w:rsidRPr="004A7367">
              <w:rPr>
                <w:rFonts w:cs="B Lotus"/>
                <w:rtl/>
              </w:rPr>
              <w:t>2</w:t>
            </w:r>
          </w:p>
        </w:tc>
        <w:tc>
          <w:tcPr>
            <w:tcW w:w="1803" w:type="dxa"/>
          </w:tcPr>
          <w:p w14:paraId="2BDB4010" w14:textId="3705E1C5"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1185DF19" w14:textId="77777777" w:rsidTr="00372823">
        <w:tc>
          <w:tcPr>
            <w:tcW w:w="1803" w:type="dxa"/>
          </w:tcPr>
          <w:p w14:paraId="2E6BB215" w14:textId="77777777" w:rsidR="004A7367" w:rsidRPr="004A7367" w:rsidRDefault="004A7367" w:rsidP="004A7367">
            <w:pPr>
              <w:pStyle w:val="ListParagraph"/>
              <w:numPr>
                <w:ilvl w:val="0"/>
                <w:numId w:val="63"/>
              </w:numPr>
              <w:bidi/>
              <w:jc w:val="center"/>
              <w:rPr>
                <w:rFonts w:cs="B Lotus"/>
                <w:rtl/>
              </w:rPr>
            </w:pPr>
          </w:p>
        </w:tc>
        <w:tc>
          <w:tcPr>
            <w:tcW w:w="1803" w:type="dxa"/>
          </w:tcPr>
          <w:p w14:paraId="63B542F3" w14:textId="77B31E93" w:rsidR="004A7367" w:rsidRPr="004A7367" w:rsidRDefault="004A7367" w:rsidP="004A7367">
            <w:pPr>
              <w:jc w:val="center"/>
              <w:rPr>
                <w:rFonts w:cs="B Lotus"/>
                <w:sz w:val="28"/>
                <w:szCs w:val="28"/>
                <w:rtl/>
              </w:rPr>
            </w:pPr>
            <w:r w:rsidRPr="004A7367">
              <w:rPr>
                <w:rFonts w:cs="B Lotus"/>
                <w:rtl/>
              </w:rPr>
              <w:t>50</w:t>
            </w:r>
          </w:p>
        </w:tc>
        <w:tc>
          <w:tcPr>
            <w:tcW w:w="1803" w:type="dxa"/>
          </w:tcPr>
          <w:p w14:paraId="3BD64D54" w14:textId="2DA8EFB4" w:rsidR="004A7367" w:rsidRPr="004A7367" w:rsidRDefault="004A7367" w:rsidP="004A7367">
            <w:pPr>
              <w:jc w:val="center"/>
              <w:rPr>
                <w:rFonts w:cs="B Lotus"/>
                <w:sz w:val="28"/>
                <w:szCs w:val="28"/>
                <w:rtl/>
              </w:rPr>
            </w:pPr>
            <w:r w:rsidRPr="004A7367">
              <w:rPr>
                <w:rFonts w:cs="B Lotus" w:hint="cs"/>
                <w:rtl/>
              </w:rPr>
              <w:t>نوشین</w:t>
            </w:r>
            <w:r w:rsidRPr="004A7367">
              <w:rPr>
                <w:rFonts w:cs="B Lotus"/>
                <w:rtl/>
              </w:rPr>
              <w:t xml:space="preserve"> </w:t>
            </w:r>
            <w:r w:rsidRPr="004A7367">
              <w:rPr>
                <w:rFonts w:cs="B Lotus" w:hint="cs"/>
                <w:rtl/>
              </w:rPr>
              <w:t>شهر</w:t>
            </w:r>
          </w:p>
        </w:tc>
        <w:tc>
          <w:tcPr>
            <w:tcW w:w="1803" w:type="dxa"/>
          </w:tcPr>
          <w:p w14:paraId="27615C52" w14:textId="4500A16F" w:rsidR="004A7367" w:rsidRPr="004A7367" w:rsidRDefault="004A7367" w:rsidP="004A7367">
            <w:pPr>
              <w:jc w:val="center"/>
              <w:rPr>
                <w:rFonts w:cs="B Lotus"/>
                <w:sz w:val="28"/>
                <w:szCs w:val="28"/>
                <w:rtl/>
              </w:rPr>
            </w:pPr>
            <w:r w:rsidRPr="004A7367">
              <w:rPr>
                <w:rFonts w:cs="B Lotus"/>
                <w:rtl/>
              </w:rPr>
              <w:t>2</w:t>
            </w:r>
          </w:p>
        </w:tc>
        <w:tc>
          <w:tcPr>
            <w:tcW w:w="1803" w:type="dxa"/>
          </w:tcPr>
          <w:p w14:paraId="5D1F703B" w14:textId="443DFF62"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2E00D364" w14:textId="77777777" w:rsidTr="00372823">
        <w:tc>
          <w:tcPr>
            <w:tcW w:w="1803" w:type="dxa"/>
          </w:tcPr>
          <w:p w14:paraId="0EB660D4" w14:textId="77777777" w:rsidR="004A7367" w:rsidRPr="004A7367" w:rsidRDefault="004A7367" w:rsidP="004A7367">
            <w:pPr>
              <w:pStyle w:val="ListParagraph"/>
              <w:numPr>
                <w:ilvl w:val="0"/>
                <w:numId w:val="63"/>
              </w:numPr>
              <w:bidi/>
              <w:jc w:val="center"/>
              <w:rPr>
                <w:rFonts w:cs="B Lotus"/>
                <w:rtl/>
              </w:rPr>
            </w:pPr>
          </w:p>
        </w:tc>
        <w:tc>
          <w:tcPr>
            <w:tcW w:w="1803" w:type="dxa"/>
          </w:tcPr>
          <w:p w14:paraId="57CC8CC9" w14:textId="197B2733" w:rsidR="004A7367" w:rsidRPr="004A7367" w:rsidRDefault="004A7367" w:rsidP="004A7367">
            <w:pPr>
              <w:jc w:val="center"/>
              <w:rPr>
                <w:rFonts w:cs="B Lotus"/>
                <w:sz w:val="28"/>
                <w:szCs w:val="28"/>
                <w:rtl/>
              </w:rPr>
            </w:pPr>
            <w:r w:rsidRPr="004A7367">
              <w:rPr>
                <w:rFonts w:cs="B Lotus"/>
                <w:rtl/>
              </w:rPr>
              <w:t>51</w:t>
            </w:r>
          </w:p>
        </w:tc>
        <w:tc>
          <w:tcPr>
            <w:tcW w:w="1803" w:type="dxa"/>
          </w:tcPr>
          <w:p w14:paraId="5D41D887" w14:textId="249B85C7" w:rsidR="004A7367" w:rsidRPr="004A7367" w:rsidRDefault="004A7367" w:rsidP="004A7367">
            <w:pPr>
              <w:jc w:val="center"/>
              <w:rPr>
                <w:rFonts w:cs="B Lotus"/>
                <w:sz w:val="28"/>
                <w:szCs w:val="28"/>
                <w:rtl/>
              </w:rPr>
            </w:pPr>
            <w:r w:rsidRPr="004A7367">
              <w:rPr>
                <w:rFonts w:cs="B Lotus" w:hint="cs"/>
                <w:rtl/>
              </w:rPr>
              <w:t>اشنویه</w:t>
            </w:r>
          </w:p>
        </w:tc>
        <w:tc>
          <w:tcPr>
            <w:tcW w:w="1803" w:type="dxa"/>
          </w:tcPr>
          <w:p w14:paraId="421CA742" w14:textId="7D67EA3F" w:rsidR="004A7367" w:rsidRPr="004A7367" w:rsidRDefault="004A7367" w:rsidP="004A7367">
            <w:pPr>
              <w:jc w:val="center"/>
              <w:rPr>
                <w:rFonts w:cs="B Lotus"/>
                <w:sz w:val="28"/>
                <w:szCs w:val="28"/>
                <w:rtl/>
              </w:rPr>
            </w:pPr>
            <w:r w:rsidRPr="004A7367">
              <w:rPr>
                <w:rFonts w:cs="B Lotus"/>
                <w:rtl/>
              </w:rPr>
              <w:t>2</w:t>
            </w:r>
          </w:p>
        </w:tc>
        <w:tc>
          <w:tcPr>
            <w:tcW w:w="1803" w:type="dxa"/>
          </w:tcPr>
          <w:p w14:paraId="60495E40" w14:textId="1692739E"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47BD16DA" w14:textId="77777777" w:rsidTr="00372823">
        <w:tc>
          <w:tcPr>
            <w:tcW w:w="1803" w:type="dxa"/>
          </w:tcPr>
          <w:p w14:paraId="643A41B0" w14:textId="77777777" w:rsidR="004A7367" w:rsidRPr="004A7367" w:rsidRDefault="004A7367" w:rsidP="004A7367">
            <w:pPr>
              <w:pStyle w:val="ListParagraph"/>
              <w:numPr>
                <w:ilvl w:val="0"/>
                <w:numId w:val="63"/>
              </w:numPr>
              <w:bidi/>
              <w:jc w:val="center"/>
              <w:rPr>
                <w:rFonts w:cs="B Lotus"/>
                <w:rtl/>
              </w:rPr>
            </w:pPr>
          </w:p>
        </w:tc>
        <w:tc>
          <w:tcPr>
            <w:tcW w:w="1803" w:type="dxa"/>
          </w:tcPr>
          <w:p w14:paraId="70BA6317" w14:textId="0B6A2A47" w:rsidR="004A7367" w:rsidRPr="004A7367" w:rsidRDefault="004A7367" w:rsidP="004A7367">
            <w:pPr>
              <w:jc w:val="center"/>
              <w:rPr>
                <w:rFonts w:cs="B Lotus"/>
                <w:sz w:val="28"/>
                <w:szCs w:val="28"/>
                <w:rtl/>
              </w:rPr>
            </w:pPr>
            <w:r w:rsidRPr="004A7367">
              <w:rPr>
                <w:rFonts w:cs="B Lotus"/>
                <w:rtl/>
              </w:rPr>
              <w:t>52</w:t>
            </w:r>
          </w:p>
        </w:tc>
        <w:tc>
          <w:tcPr>
            <w:tcW w:w="1803" w:type="dxa"/>
          </w:tcPr>
          <w:p w14:paraId="3978594D" w14:textId="02E489EA" w:rsidR="004A7367" w:rsidRPr="004A7367" w:rsidRDefault="004A7367" w:rsidP="004A7367">
            <w:pPr>
              <w:jc w:val="center"/>
              <w:rPr>
                <w:rFonts w:cs="B Lotus"/>
                <w:sz w:val="28"/>
                <w:szCs w:val="28"/>
                <w:rtl/>
              </w:rPr>
            </w:pPr>
            <w:r w:rsidRPr="004A7367">
              <w:rPr>
                <w:rFonts w:cs="B Lotus" w:hint="cs"/>
                <w:rtl/>
              </w:rPr>
              <w:t>محمدیار</w:t>
            </w:r>
          </w:p>
        </w:tc>
        <w:tc>
          <w:tcPr>
            <w:tcW w:w="1803" w:type="dxa"/>
          </w:tcPr>
          <w:p w14:paraId="5906A0D5" w14:textId="148B7841" w:rsidR="004A7367" w:rsidRPr="004A7367" w:rsidRDefault="004A7367" w:rsidP="004A7367">
            <w:pPr>
              <w:jc w:val="center"/>
              <w:rPr>
                <w:rFonts w:cs="B Lotus"/>
                <w:sz w:val="28"/>
                <w:szCs w:val="28"/>
                <w:rtl/>
              </w:rPr>
            </w:pPr>
            <w:r w:rsidRPr="004A7367">
              <w:rPr>
                <w:rFonts w:cs="B Lotus"/>
                <w:rtl/>
              </w:rPr>
              <w:t>2</w:t>
            </w:r>
          </w:p>
        </w:tc>
        <w:tc>
          <w:tcPr>
            <w:tcW w:w="1803" w:type="dxa"/>
          </w:tcPr>
          <w:p w14:paraId="6E54FE9E" w14:textId="45910977"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29673A43" w14:textId="77777777" w:rsidTr="00372823">
        <w:tc>
          <w:tcPr>
            <w:tcW w:w="1803" w:type="dxa"/>
          </w:tcPr>
          <w:p w14:paraId="00468331" w14:textId="77777777" w:rsidR="004A7367" w:rsidRPr="004A7367" w:rsidRDefault="004A7367" w:rsidP="004A7367">
            <w:pPr>
              <w:pStyle w:val="ListParagraph"/>
              <w:numPr>
                <w:ilvl w:val="0"/>
                <w:numId w:val="63"/>
              </w:numPr>
              <w:bidi/>
              <w:jc w:val="center"/>
              <w:rPr>
                <w:rFonts w:cs="B Lotus"/>
                <w:rtl/>
              </w:rPr>
            </w:pPr>
          </w:p>
        </w:tc>
        <w:tc>
          <w:tcPr>
            <w:tcW w:w="1803" w:type="dxa"/>
          </w:tcPr>
          <w:p w14:paraId="3C228A4E" w14:textId="6824FF62" w:rsidR="004A7367" w:rsidRPr="004A7367" w:rsidRDefault="004A7367" w:rsidP="004A7367">
            <w:pPr>
              <w:jc w:val="center"/>
              <w:rPr>
                <w:rFonts w:cs="B Lotus"/>
                <w:sz w:val="28"/>
                <w:szCs w:val="28"/>
                <w:rtl/>
              </w:rPr>
            </w:pPr>
            <w:r w:rsidRPr="004A7367">
              <w:rPr>
                <w:rFonts w:cs="B Lotus"/>
                <w:rtl/>
              </w:rPr>
              <w:t>495</w:t>
            </w:r>
          </w:p>
        </w:tc>
        <w:tc>
          <w:tcPr>
            <w:tcW w:w="1803" w:type="dxa"/>
          </w:tcPr>
          <w:p w14:paraId="14209566" w14:textId="6E6634AE" w:rsidR="004A7367" w:rsidRPr="004A7367" w:rsidRDefault="004A7367" w:rsidP="004A7367">
            <w:pPr>
              <w:jc w:val="center"/>
              <w:rPr>
                <w:rFonts w:cs="B Lotus"/>
                <w:sz w:val="28"/>
                <w:szCs w:val="28"/>
                <w:rtl/>
              </w:rPr>
            </w:pPr>
            <w:r w:rsidRPr="004A7367">
              <w:rPr>
                <w:rFonts w:cs="B Lotus" w:hint="cs"/>
                <w:rtl/>
              </w:rPr>
              <w:t>قوشچی</w:t>
            </w:r>
          </w:p>
        </w:tc>
        <w:tc>
          <w:tcPr>
            <w:tcW w:w="1803" w:type="dxa"/>
          </w:tcPr>
          <w:p w14:paraId="41103356" w14:textId="61FFEE7F" w:rsidR="004A7367" w:rsidRPr="004A7367" w:rsidRDefault="004A7367" w:rsidP="004A7367">
            <w:pPr>
              <w:jc w:val="center"/>
              <w:rPr>
                <w:rFonts w:cs="B Lotus"/>
                <w:sz w:val="28"/>
                <w:szCs w:val="28"/>
                <w:rtl/>
              </w:rPr>
            </w:pPr>
            <w:r w:rsidRPr="004A7367">
              <w:rPr>
                <w:rFonts w:cs="B Lotus"/>
                <w:rtl/>
              </w:rPr>
              <w:t>2</w:t>
            </w:r>
          </w:p>
        </w:tc>
        <w:tc>
          <w:tcPr>
            <w:tcW w:w="1803" w:type="dxa"/>
          </w:tcPr>
          <w:p w14:paraId="258E3672" w14:textId="326D5E92"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7D833EA0" w14:textId="77777777" w:rsidTr="00372823">
        <w:tc>
          <w:tcPr>
            <w:tcW w:w="1803" w:type="dxa"/>
          </w:tcPr>
          <w:p w14:paraId="6AC275BF" w14:textId="77777777" w:rsidR="004A7367" w:rsidRPr="004A7367" w:rsidRDefault="004A7367" w:rsidP="004A7367">
            <w:pPr>
              <w:pStyle w:val="ListParagraph"/>
              <w:numPr>
                <w:ilvl w:val="0"/>
                <w:numId w:val="63"/>
              </w:numPr>
              <w:bidi/>
              <w:jc w:val="center"/>
              <w:rPr>
                <w:rFonts w:cs="B Lotus"/>
                <w:rtl/>
              </w:rPr>
            </w:pPr>
          </w:p>
        </w:tc>
        <w:tc>
          <w:tcPr>
            <w:tcW w:w="1803" w:type="dxa"/>
          </w:tcPr>
          <w:p w14:paraId="7832F31B" w14:textId="28D1D81D" w:rsidR="004A7367" w:rsidRPr="004A7367" w:rsidRDefault="004A7367" w:rsidP="004A7367">
            <w:pPr>
              <w:jc w:val="center"/>
              <w:rPr>
                <w:rFonts w:cs="B Lotus"/>
                <w:sz w:val="28"/>
                <w:szCs w:val="28"/>
                <w:rtl/>
              </w:rPr>
            </w:pPr>
            <w:r w:rsidRPr="004A7367">
              <w:rPr>
                <w:rFonts w:cs="B Lotus"/>
                <w:rtl/>
              </w:rPr>
              <w:t>496</w:t>
            </w:r>
          </w:p>
        </w:tc>
        <w:tc>
          <w:tcPr>
            <w:tcW w:w="1803" w:type="dxa"/>
          </w:tcPr>
          <w:p w14:paraId="55A539AF" w14:textId="155C988B" w:rsidR="004A7367" w:rsidRPr="004A7367" w:rsidRDefault="004A7367" w:rsidP="004A7367">
            <w:pPr>
              <w:jc w:val="center"/>
              <w:rPr>
                <w:rFonts w:cs="B Lotus"/>
                <w:sz w:val="28"/>
                <w:szCs w:val="28"/>
                <w:rtl/>
              </w:rPr>
            </w:pPr>
            <w:r w:rsidRPr="004A7367">
              <w:rPr>
                <w:rFonts w:cs="B Lotus" w:hint="cs"/>
                <w:rtl/>
              </w:rPr>
              <w:t>فیرورق</w:t>
            </w:r>
          </w:p>
        </w:tc>
        <w:tc>
          <w:tcPr>
            <w:tcW w:w="1803" w:type="dxa"/>
          </w:tcPr>
          <w:p w14:paraId="3EA2D78D" w14:textId="1C54D554" w:rsidR="004A7367" w:rsidRPr="004A7367" w:rsidRDefault="004A7367" w:rsidP="004A7367">
            <w:pPr>
              <w:jc w:val="center"/>
              <w:rPr>
                <w:rFonts w:cs="B Lotus"/>
                <w:sz w:val="28"/>
                <w:szCs w:val="28"/>
                <w:rtl/>
              </w:rPr>
            </w:pPr>
            <w:r w:rsidRPr="004A7367">
              <w:rPr>
                <w:rFonts w:cs="B Lotus"/>
                <w:rtl/>
              </w:rPr>
              <w:t>2</w:t>
            </w:r>
          </w:p>
        </w:tc>
        <w:tc>
          <w:tcPr>
            <w:tcW w:w="1803" w:type="dxa"/>
          </w:tcPr>
          <w:p w14:paraId="0834020F" w14:textId="7D88C044"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42B74FD6" w14:textId="77777777" w:rsidTr="00372823">
        <w:tc>
          <w:tcPr>
            <w:tcW w:w="1803" w:type="dxa"/>
          </w:tcPr>
          <w:p w14:paraId="50170A23" w14:textId="77777777" w:rsidR="004A7367" w:rsidRPr="004A7367" w:rsidRDefault="004A7367" w:rsidP="004A7367">
            <w:pPr>
              <w:pStyle w:val="ListParagraph"/>
              <w:numPr>
                <w:ilvl w:val="0"/>
                <w:numId w:val="63"/>
              </w:numPr>
              <w:bidi/>
              <w:jc w:val="center"/>
              <w:rPr>
                <w:rFonts w:cs="B Lotus"/>
                <w:rtl/>
              </w:rPr>
            </w:pPr>
          </w:p>
        </w:tc>
        <w:tc>
          <w:tcPr>
            <w:tcW w:w="1803" w:type="dxa"/>
          </w:tcPr>
          <w:p w14:paraId="2F0683C6" w14:textId="0244FF39" w:rsidR="004A7367" w:rsidRPr="004A7367" w:rsidRDefault="004A7367" w:rsidP="004A7367">
            <w:pPr>
              <w:jc w:val="center"/>
              <w:rPr>
                <w:rFonts w:cs="B Lotus"/>
                <w:sz w:val="28"/>
                <w:szCs w:val="28"/>
                <w:rtl/>
              </w:rPr>
            </w:pPr>
            <w:r w:rsidRPr="004A7367">
              <w:rPr>
                <w:rFonts w:cs="B Lotus"/>
                <w:rtl/>
              </w:rPr>
              <w:t>498</w:t>
            </w:r>
          </w:p>
        </w:tc>
        <w:tc>
          <w:tcPr>
            <w:tcW w:w="1803" w:type="dxa"/>
          </w:tcPr>
          <w:p w14:paraId="27FA2251" w14:textId="2BFFCD67" w:rsidR="004A7367" w:rsidRPr="004A7367" w:rsidRDefault="004A7367" w:rsidP="004A7367">
            <w:pPr>
              <w:jc w:val="center"/>
              <w:rPr>
                <w:rFonts w:cs="B Lotus"/>
                <w:sz w:val="28"/>
                <w:szCs w:val="28"/>
                <w:rtl/>
              </w:rPr>
            </w:pPr>
            <w:r w:rsidRPr="004A7367">
              <w:rPr>
                <w:rFonts w:cs="B Lotus" w:hint="cs"/>
                <w:rtl/>
              </w:rPr>
              <w:t>قره</w:t>
            </w:r>
            <w:r w:rsidRPr="004A7367">
              <w:rPr>
                <w:rFonts w:cs="B Lotus"/>
                <w:rtl/>
              </w:rPr>
              <w:t xml:space="preserve"> </w:t>
            </w:r>
            <w:r w:rsidRPr="004A7367">
              <w:rPr>
                <w:rFonts w:cs="B Lotus" w:hint="cs"/>
                <w:rtl/>
              </w:rPr>
              <w:t>ضیاالدین</w:t>
            </w:r>
          </w:p>
        </w:tc>
        <w:tc>
          <w:tcPr>
            <w:tcW w:w="1803" w:type="dxa"/>
          </w:tcPr>
          <w:p w14:paraId="420339AB" w14:textId="0F77BBE5" w:rsidR="004A7367" w:rsidRPr="004A7367" w:rsidRDefault="004A7367" w:rsidP="004A7367">
            <w:pPr>
              <w:jc w:val="center"/>
              <w:rPr>
                <w:rFonts w:cs="B Lotus"/>
                <w:sz w:val="28"/>
                <w:szCs w:val="28"/>
                <w:rtl/>
              </w:rPr>
            </w:pPr>
            <w:r w:rsidRPr="004A7367">
              <w:rPr>
                <w:rFonts w:cs="B Lotus"/>
                <w:rtl/>
              </w:rPr>
              <w:t>2</w:t>
            </w:r>
          </w:p>
        </w:tc>
        <w:tc>
          <w:tcPr>
            <w:tcW w:w="1803" w:type="dxa"/>
          </w:tcPr>
          <w:p w14:paraId="10C83076" w14:textId="7F6FF1A4"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30BE1400" w14:textId="77777777" w:rsidTr="00372823">
        <w:tc>
          <w:tcPr>
            <w:tcW w:w="1803" w:type="dxa"/>
          </w:tcPr>
          <w:p w14:paraId="7BC61F5B" w14:textId="77777777" w:rsidR="004A7367" w:rsidRPr="004A7367" w:rsidRDefault="004A7367" w:rsidP="004A7367">
            <w:pPr>
              <w:pStyle w:val="ListParagraph"/>
              <w:numPr>
                <w:ilvl w:val="0"/>
                <w:numId w:val="63"/>
              </w:numPr>
              <w:bidi/>
              <w:jc w:val="center"/>
              <w:rPr>
                <w:rFonts w:cs="B Lotus"/>
                <w:rtl/>
              </w:rPr>
            </w:pPr>
          </w:p>
        </w:tc>
        <w:tc>
          <w:tcPr>
            <w:tcW w:w="1803" w:type="dxa"/>
          </w:tcPr>
          <w:p w14:paraId="0D7E9A8A" w14:textId="04961C4A" w:rsidR="004A7367" w:rsidRPr="004A7367" w:rsidRDefault="004A7367" w:rsidP="004A7367">
            <w:pPr>
              <w:jc w:val="center"/>
              <w:rPr>
                <w:rFonts w:cs="B Lotus"/>
                <w:sz w:val="28"/>
                <w:szCs w:val="28"/>
                <w:rtl/>
              </w:rPr>
            </w:pPr>
            <w:r w:rsidRPr="004A7367">
              <w:rPr>
                <w:rFonts w:cs="B Lotus"/>
                <w:rtl/>
              </w:rPr>
              <w:t>500</w:t>
            </w:r>
          </w:p>
        </w:tc>
        <w:tc>
          <w:tcPr>
            <w:tcW w:w="1803" w:type="dxa"/>
          </w:tcPr>
          <w:p w14:paraId="4CFB52C9" w14:textId="0DC7F22A" w:rsidR="004A7367" w:rsidRPr="004A7367" w:rsidRDefault="004A7367" w:rsidP="004A7367">
            <w:pPr>
              <w:jc w:val="center"/>
              <w:rPr>
                <w:rFonts w:cs="B Lotus"/>
                <w:sz w:val="28"/>
                <w:szCs w:val="28"/>
                <w:rtl/>
              </w:rPr>
            </w:pPr>
            <w:r w:rsidRPr="004A7367">
              <w:rPr>
                <w:rFonts w:cs="B Lotus" w:hint="cs"/>
                <w:rtl/>
              </w:rPr>
              <w:t>تازه</w:t>
            </w:r>
            <w:r w:rsidRPr="004A7367">
              <w:rPr>
                <w:rFonts w:cs="B Lotus"/>
                <w:rtl/>
              </w:rPr>
              <w:t xml:space="preserve"> </w:t>
            </w:r>
            <w:r w:rsidRPr="004A7367">
              <w:rPr>
                <w:rFonts w:cs="B Lotus" w:hint="cs"/>
                <w:rtl/>
              </w:rPr>
              <w:t>شهر</w:t>
            </w:r>
            <w:r w:rsidRPr="004A7367">
              <w:rPr>
                <w:rFonts w:cs="B Lotus"/>
                <w:rtl/>
              </w:rPr>
              <w:t xml:space="preserve"> </w:t>
            </w:r>
          </w:p>
        </w:tc>
        <w:tc>
          <w:tcPr>
            <w:tcW w:w="1803" w:type="dxa"/>
          </w:tcPr>
          <w:p w14:paraId="60A3BAC4" w14:textId="4AA20056" w:rsidR="004A7367" w:rsidRPr="004A7367" w:rsidRDefault="004A7367" w:rsidP="004A7367">
            <w:pPr>
              <w:jc w:val="center"/>
              <w:rPr>
                <w:rFonts w:cs="B Lotus"/>
                <w:sz w:val="28"/>
                <w:szCs w:val="28"/>
                <w:rtl/>
              </w:rPr>
            </w:pPr>
            <w:r w:rsidRPr="004A7367">
              <w:rPr>
                <w:rFonts w:cs="B Lotus"/>
                <w:rtl/>
              </w:rPr>
              <w:t>2</w:t>
            </w:r>
          </w:p>
        </w:tc>
        <w:tc>
          <w:tcPr>
            <w:tcW w:w="1803" w:type="dxa"/>
          </w:tcPr>
          <w:p w14:paraId="0440D191" w14:textId="43F3BD3B"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7980D6C0" w14:textId="77777777" w:rsidTr="00372823">
        <w:tc>
          <w:tcPr>
            <w:tcW w:w="1803" w:type="dxa"/>
          </w:tcPr>
          <w:p w14:paraId="7D02A31A" w14:textId="77777777" w:rsidR="004A7367" w:rsidRPr="004A7367" w:rsidRDefault="004A7367" w:rsidP="004A7367">
            <w:pPr>
              <w:pStyle w:val="ListParagraph"/>
              <w:numPr>
                <w:ilvl w:val="0"/>
                <w:numId w:val="63"/>
              </w:numPr>
              <w:bidi/>
              <w:jc w:val="center"/>
              <w:rPr>
                <w:rFonts w:cs="B Lotus"/>
                <w:rtl/>
              </w:rPr>
            </w:pPr>
          </w:p>
        </w:tc>
        <w:tc>
          <w:tcPr>
            <w:tcW w:w="1803" w:type="dxa"/>
          </w:tcPr>
          <w:p w14:paraId="07120C76" w14:textId="78AF600A" w:rsidR="004A7367" w:rsidRPr="004A7367" w:rsidRDefault="004A7367" w:rsidP="004A7367">
            <w:pPr>
              <w:jc w:val="center"/>
              <w:rPr>
                <w:rFonts w:cs="B Lotus"/>
                <w:sz w:val="28"/>
                <w:szCs w:val="28"/>
                <w:rtl/>
              </w:rPr>
            </w:pPr>
            <w:r w:rsidRPr="004A7367">
              <w:rPr>
                <w:rFonts w:cs="B Lotus"/>
                <w:rtl/>
              </w:rPr>
              <w:t>503</w:t>
            </w:r>
          </w:p>
        </w:tc>
        <w:tc>
          <w:tcPr>
            <w:tcW w:w="1803" w:type="dxa"/>
          </w:tcPr>
          <w:p w14:paraId="5A74B0C8" w14:textId="7B045724" w:rsidR="004A7367" w:rsidRPr="004A7367" w:rsidRDefault="004A7367" w:rsidP="004A7367">
            <w:pPr>
              <w:jc w:val="center"/>
              <w:rPr>
                <w:rFonts w:cs="B Lotus"/>
                <w:sz w:val="28"/>
                <w:szCs w:val="28"/>
                <w:rtl/>
              </w:rPr>
            </w:pPr>
            <w:r w:rsidRPr="004A7367">
              <w:rPr>
                <w:rFonts w:cs="B Lotus" w:hint="cs"/>
                <w:rtl/>
              </w:rPr>
              <w:t>سیه</w:t>
            </w:r>
            <w:r w:rsidRPr="004A7367">
              <w:rPr>
                <w:rFonts w:cs="B Lotus"/>
                <w:rtl/>
              </w:rPr>
              <w:t xml:space="preserve"> </w:t>
            </w:r>
            <w:r w:rsidRPr="004A7367">
              <w:rPr>
                <w:rFonts w:cs="B Lotus" w:hint="cs"/>
                <w:rtl/>
              </w:rPr>
              <w:t>چشمه</w:t>
            </w:r>
            <w:r w:rsidRPr="004A7367">
              <w:rPr>
                <w:rFonts w:cs="B Lotus"/>
                <w:rtl/>
              </w:rPr>
              <w:t xml:space="preserve"> </w:t>
            </w:r>
          </w:p>
        </w:tc>
        <w:tc>
          <w:tcPr>
            <w:tcW w:w="1803" w:type="dxa"/>
          </w:tcPr>
          <w:p w14:paraId="49AEBF0C" w14:textId="708FF57D" w:rsidR="004A7367" w:rsidRPr="004A7367" w:rsidRDefault="004A7367" w:rsidP="004A7367">
            <w:pPr>
              <w:jc w:val="center"/>
              <w:rPr>
                <w:rFonts w:cs="B Lotus"/>
                <w:sz w:val="28"/>
                <w:szCs w:val="28"/>
                <w:rtl/>
              </w:rPr>
            </w:pPr>
            <w:r w:rsidRPr="004A7367">
              <w:rPr>
                <w:rFonts w:cs="B Lotus"/>
                <w:rtl/>
              </w:rPr>
              <w:t>2</w:t>
            </w:r>
          </w:p>
        </w:tc>
        <w:tc>
          <w:tcPr>
            <w:tcW w:w="1803" w:type="dxa"/>
          </w:tcPr>
          <w:p w14:paraId="4FE419C2" w14:textId="5DC9AE86"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13925401" w14:textId="77777777" w:rsidTr="00372823">
        <w:tc>
          <w:tcPr>
            <w:tcW w:w="1803" w:type="dxa"/>
          </w:tcPr>
          <w:p w14:paraId="251247B2" w14:textId="77777777" w:rsidR="004A7367" w:rsidRPr="004A7367" w:rsidRDefault="004A7367" w:rsidP="004A7367">
            <w:pPr>
              <w:pStyle w:val="ListParagraph"/>
              <w:numPr>
                <w:ilvl w:val="0"/>
                <w:numId w:val="63"/>
              </w:numPr>
              <w:bidi/>
              <w:jc w:val="center"/>
              <w:rPr>
                <w:rFonts w:cs="B Lotus"/>
                <w:rtl/>
              </w:rPr>
            </w:pPr>
          </w:p>
        </w:tc>
        <w:tc>
          <w:tcPr>
            <w:tcW w:w="1803" w:type="dxa"/>
          </w:tcPr>
          <w:p w14:paraId="5EBB7E8E" w14:textId="1D393D19" w:rsidR="004A7367" w:rsidRPr="004A7367" w:rsidRDefault="004A7367" w:rsidP="004A7367">
            <w:pPr>
              <w:jc w:val="center"/>
              <w:rPr>
                <w:rFonts w:cs="B Lotus"/>
                <w:sz w:val="28"/>
                <w:szCs w:val="28"/>
                <w:rtl/>
              </w:rPr>
            </w:pPr>
            <w:r w:rsidRPr="004A7367">
              <w:rPr>
                <w:rFonts w:cs="B Lotus"/>
                <w:rtl/>
              </w:rPr>
              <w:t>504</w:t>
            </w:r>
          </w:p>
        </w:tc>
        <w:tc>
          <w:tcPr>
            <w:tcW w:w="1803" w:type="dxa"/>
          </w:tcPr>
          <w:p w14:paraId="59F302B3" w14:textId="37E9A992" w:rsidR="004A7367" w:rsidRPr="004A7367" w:rsidRDefault="004A7367" w:rsidP="004A7367">
            <w:pPr>
              <w:jc w:val="center"/>
              <w:rPr>
                <w:rFonts w:cs="B Lotus"/>
                <w:sz w:val="28"/>
                <w:szCs w:val="28"/>
                <w:rtl/>
              </w:rPr>
            </w:pPr>
            <w:r w:rsidRPr="004A7367">
              <w:rPr>
                <w:rFonts w:cs="B Lotus" w:hint="cs"/>
                <w:rtl/>
              </w:rPr>
              <w:t>چهار</w:t>
            </w:r>
            <w:r w:rsidRPr="004A7367">
              <w:rPr>
                <w:rFonts w:cs="B Lotus"/>
                <w:rtl/>
              </w:rPr>
              <w:t xml:space="preserve"> </w:t>
            </w:r>
            <w:r w:rsidRPr="004A7367">
              <w:rPr>
                <w:rFonts w:cs="B Lotus" w:hint="cs"/>
                <w:rtl/>
              </w:rPr>
              <w:t>برج</w:t>
            </w:r>
          </w:p>
        </w:tc>
        <w:tc>
          <w:tcPr>
            <w:tcW w:w="1803" w:type="dxa"/>
          </w:tcPr>
          <w:p w14:paraId="5ABB6332" w14:textId="1A1B1671" w:rsidR="004A7367" w:rsidRPr="004A7367" w:rsidRDefault="004A7367" w:rsidP="004A7367">
            <w:pPr>
              <w:jc w:val="center"/>
              <w:rPr>
                <w:rFonts w:cs="B Lotus"/>
                <w:sz w:val="28"/>
                <w:szCs w:val="28"/>
                <w:rtl/>
              </w:rPr>
            </w:pPr>
            <w:r w:rsidRPr="004A7367">
              <w:rPr>
                <w:rFonts w:cs="B Lotus"/>
                <w:rtl/>
              </w:rPr>
              <w:t>2</w:t>
            </w:r>
          </w:p>
        </w:tc>
        <w:tc>
          <w:tcPr>
            <w:tcW w:w="1803" w:type="dxa"/>
          </w:tcPr>
          <w:p w14:paraId="61D94AA8" w14:textId="1C389CB5"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66F78BFB" w14:textId="77777777" w:rsidTr="00372823">
        <w:tc>
          <w:tcPr>
            <w:tcW w:w="1803" w:type="dxa"/>
          </w:tcPr>
          <w:p w14:paraId="67C30371" w14:textId="77777777" w:rsidR="004A7367" w:rsidRPr="004A7367" w:rsidRDefault="004A7367" w:rsidP="004A7367">
            <w:pPr>
              <w:pStyle w:val="ListParagraph"/>
              <w:numPr>
                <w:ilvl w:val="0"/>
                <w:numId w:val="63"/>
              </w:numPr>
              <w:bidi/>
              <w:jc w:val="center"/>
              <w:rPr>
                <w:rFonts w:cs="B Lotus"/>
                <w:rtl/>
              </w:rPr>
            </w:pPr>
          </w:p>
        </w:tc>
        <w:tc>
          <w:tcPr>
            <w:tcW w:w="1803" w:type="dxa"/>
          </w:tcPr>
          <w:p w14:paraId="6FAD62DB" w14:textId="42E09350" w:rsidR="004A7367" w:rsidRPr="004A7367" w:rsidRDefault="004A7367" w:rsidP="004A7367">
            <w:pPr>
              <w:jc w:val="center"/>
              <w:rPr>
                <w:rFonts w:cs="B Lotus"/>
                <w:sz w:val="28"/>
                <w:szCs w:val="28"/>
                <w:rtl/>
              </w:rPr>
            </w:pPr>
            <w:r w:rsidRPr="004A7367">
              <w:rPr>
                <w:rFonts w:cs="B Lotus"/>
                <w:rtl/>
              </w:rPr>
              <w:t>848</w:t>
            </w:r>
          </w:p>
        </w:tc>
        <w:tc>
          <w:tcPr>
            <w:tcW w:w="1803" w:type="dxa"/>
          </w:tcPr>
          <w:p w14:paraId="69B66A1C" w14:textId="3C802972" w:rsidR="004A7367" w:rsidRPr="004A7367" w:rsidRDefault="004A7367" w:rsidP="004A7367">
            <w:pPr>
              <w:jc w:val="center"/>
              <w:rPr>
                <w:rFonts w:cs="B Lotus"/>
                <w:sz w:val="28"/>
                <w:szCs w:val="28"/>
                <w:rtl/>
              </w:rPr>
            </w:pPr>
            <w:r w:rsidRPr="004A7367">
              <w:rPr>
                <w:rFonts w:cs="B Lotus" w:hint="cs"/>
                <w:rtl/>
              </w:rPr>
              <w:t>باروق</w:t>
            </w:r>
          </w:p>
        </w:tc>
        <w:tc>
          <w:tcPr>
            <w:tcW w:w="1803" w:type="dxa"/>
          </w:tcPr>
          <w:p w14:paraId="1611AC6F" w14:textId="1BC2DBE6" w:rsidR="004A7367" w:rsidRPr="004A7367" w:rsidRDefault="004A7367" w:rsidP="004A7367">
            <w:pPr>
              <w:jc w:val="center"/>
              <w:rPr>
                <w:rFonts w:cs="B Lotus"/>
                <w:sz w:val="28"/>
                <w:szCs w:val="28"/>
                <w:rtl/>
              </w:rPr>
            </w:pPr>
            <w:r w:rsidRPr="004A7367">
              <w:rPr>
                <w:rFonts w:cs="B Lotus"/>
                <w:rtl/>
              </w:rPr>
              <w:t>2</w:t>
            </w:r>
          </w:p>
        </w:tc>
        <w:tc>
          <w:tcPr>
            <w:tcW w:w="1803" w:type="dxa"/>
          </w:tcPr>
          <w:p w14:paraId="3F10E641" w14:textId="1D7AC619"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06FF7CE7" w14:textId="77777777" w:rsidTr="00372823">
        <w:tc>
          <w:tcPr>
            <w:tcW w:w="1803" w:type="dxa"/>
          </w:tcPr>
          <w:p w14:paraId="102D122F" w14:textId="77777777" w:rsidR="004A7367" w:rsidRPr="004A7367" w:rsidRDefault="004A7367" w:rsidP="004A7367">
            <w:pPr>
              <w:pStyle w:val="ListParagraph"/>
              <w:numPr>
                <w:ilvl w:val="0"/>
                <w:numId w:val="63"/>
              </w:numPr>
              <w:bidi/>
              <w:jc w:val="center"/>
              <w:rPr>
                <w:rFonts w:cs="B Lotus"/>
                <w:rtl/>
              </w:rPr>
            </w:pPr>
          </w:p>
        </w:tc>
        <w:tc>
          <w:tcPr>
            <w:tcW w:w="1803" w:type="dxa"/>
          </w:tcPr>
          <w:p w14:paraId="41C203F6" w14:textId="0A0E61C3" w:rsidR="004A7367" w:rsidRPr="004A7367" w:rsidRDefault="004A7367" w:rsidP="004A7367">
            <w:pPr>
              <w:jc w:val="center"/>
              <w:rPr>
                <w:rFonts w:cs="B Lotus"/>
                <w:sz w:val="28"/>
                <w:szCs w:val="28"/>
                <w:rtl/>
              </w:rPr>
            </w:pPr>
            <w:r w:rsidRPr="004A7367">
              <w:rPr>
                <w:rFonts w:cs="B Lotus"/>
                <w:rtl/>
              </w:rPr>
              <w:t>849</w:t>
            </w:r>
          </w:p>
        </w:tc>
        <w:tc>
          <w:tcPr>
            <w:tcW w:w="1803" w:type="dxa"/>
          </w:tcPr>
          <w:p w14:paraId="4B1EBDCC" w14:textId="64C91D8D" w:rsidR="004A7367" w:rsidRPr="004A7367" w:rsidRDefault="004A7367" w:rsidP="004A7367">
            <w:pPr>
              <w:jc w:val="center"/>
              <w:rPr>
                <w:rFonts w:cs="B Lotus"/>
                <w:sz w:val="28"/>
                <w:szCs w:val="28"/>
                <w:rtl/>
              </w:rPr>
            </w:pPr>
            <w:r w:rsidRPr="004A7367">
              <w:rPr>
                <w:rFonts w:cs="B Lotus" w:hint="cs"/>
                <w:rtl/>
              </w:rPr>
              <w:t>چایپاره</w:t>
            </w:r>
          </w:p>
        </w:tc>
        <w:tc>
          <w:tcPr>
            <w:tcW w:w="1803" w:type="dxa"/>
          </w:tcPr>
          <w:p w14:paraId="7564153F" w14:textId="127F8E68" w:rsidR="004A7367" w:rsidRPr="004A7367" w:rsidRDefault="004A7367" w:rsidP="004A7367">
            <w:pPr>
              <w:jc w:val="center"/>
              <w:rPr>
                <w:rFonts w:cs="B Lotus"/>
                <w:sz w:val="28"/>
                <w:szCs w:val="28"/>
                <w:rtl/>
              </w:rPr>
            </w:pPr>
            <w:r w:rsidRPr="004A7367">
              <w:rPr>
                <w:rFonts w:cs="B Lotus"/>
                <w:rtl/>
              </w:rPr>
              <w:t>2</w:t>
            </w:r>
          </w:p>
        </w:tc>
        <w:tc>
          <w:tcPr>
            <w:tcW w:w="1803" w:type="dxa"/>
          </w:tcPr>
          <w:p w14:paraId="1B8FFF6F" w14:textId="4286D9A3"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5A78E8E3" w14:textId="77777777" w:rsidTr="00372823">
        <w:tc>
          <w:tcPr>
            <w:tcW w:w="1803" w:type="dxa"/>
          </w:tcPr>
          <w:p w14:paraId="46BEFFF0" w14:textId="77777777" w:rsidR="004A7367" w:rsidRPr="004A7367" w:rsidRDefault="004A7367" w:rsidP="004A7367">
            <w:pPr>
              <w:pStyle w:val="ListParagraph"/>
              <w:numPr>
                <w:ilvl w:val="0"/>
                <w:numId w:val="63"/>
              </w:numPr>
              <w:bidi/>
              <w:jc w:val="center"/>
              <w:rPr>
                <w:rFonts w:cs="B Lotus"/>
                <w:rtl/>
              </w:rPr>
            </w:pPr>
          </w:p>
        </w:tc>
        <w:tc>
          <w:tcPr>
            <w:tcW w:w="1803" w:type="dxa"/>
          </w:tcPr>
          <w:p w14:paraId="12675F7F" w14:textId="4A582259" w:rsidR="004A7367" w:rsidRPr="004A7367" w:rsidRDefault="004A7367" w:rsidP="004A7367">
            <w:pPr>
              <w:jc w:val="center"/>
              <w:rPr>
                <w:rFonts w:cs="B Lotus"/>
                <w:sz w:val="28"/>
                <w:szCs w:val="28"/>
                <w:rtl/>
              </w:rPr>
            </w:pPr>
            <w:r w:rsidRPr="004A7367">
              <w:rPr>
                <w:rFonts w:cs="B Lotus"/>
                <w:rtl/>
              </w:rPr>
              <w:t>869</w:t>
            </w:r>
          </w:p>
        </w:tc>
        <w:tc>
          <w:tcPr>
            <w:tcW w:w="1803" w:type="dxa"/>
          </w:tcPr>
          <w:p w14:paraId="22C739BF" w14:textId="322A8BE5" w:rsidR="004A7367" w:rsidRPr="004A7367" w:rsidRDefault="004A7367" w:rsidP="004A7367">
            <w:pPr>
              <w:jc w:val="center"/>
              <w:rPr>
                <w:rFonts w:cs="B Lotus"/>
                <w:sz w:val="28"/>
                <w:szCs w:val="28"/>
                <w:rtl/>
              </w:rPr>
            </w:pPr>
            <w:r w:rsidRPr="004A7367">
              <w:rPr>
                <w:rFonts w:cs="B Lotus" w:hint="cs"/>
                <w:rtl/>
              </w:rPr>
              <w:t>ترکیه</w:t>
            </w:r>
          </w:p>
        </w:tc>
        <w:tc>
          <w:tcPr>
            <w:tcW w:w="1803" w:type="dxa"/>
          </w:tcPr>
          <w:p w14:paraId="4FFF071D" w14:textId="2545A8AF" w:rsidR="004A7367" w:rsidRPr="004A7367" w:rsidRDefault="004A7367" w:rsidP="004A7367">
            <w:pPr>
              <w:jc w:val="center"/>
              <w:rPr>
                <w:rFonts w:cs="B Lotus"/>
                <w:sz w:val="28"/>
                <w:szCs w:val="28"/>
                <w:rtl/>
              </w:rPr>
            </w:pPr>
            <w:r w:rsidRPr="004A7367">
              <w:rPr>
                <w:rFonts w:cs="B Lotus"/>
                <w:rtl/>
              </w:rPr>
              <w:t>2</w:t>
            </w:r>
          </w:p>
        </w:tc>
        <w:tc>
          <w:tcPr>
            <w:tcW w:w="1803" w:type="dxa"/>
          </w:tcPr>
          <w:p w14:paraId="05C0BC41" w14:textId="7C6508E7"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34F966D6" w14:textId="77777777" w:rsidTr="00372823">
        <w:tc>
          <w:tcPr>
            <w:tcW w:w="1803" w:type="dxa"/>
          </w:tcPr>
          <w:p w14:paraId="0B0E9673" w14:textId="77777777" w:rsidR="004A7367" w:rsidRPr="004A7367" w:rsidRDefault="004A7367" w:rsidP="004A7367">
            <w:pPr>
              <w:pStyle w:val="ListParagraph"/>
              <w:numPr>
                <w:ilvl w:val="0"/>
                <w:numId w:val="63"/>
              </w:numPr>
              <w:bidi/>
              <w:jc w:val="center"/>
              <w:rPr>
                <w:rFonts w:cs="B Lotus"/>
                <w:rtl/>
              </w:rPr>
            </w:pPr>
          </w:p>
        </w:tc>
        <w:tc>
          <w:tcPr>
            <w:tcW w:w="1803" w:type="dxa"/>
          </w:tcPr>
          <w:p w14:paraId="6B8B3B6E" w14:textId="4B13831F" w:rsidR="004A7367" w:rsidRPr="004A7367" w:rsidRDefault="004A7367" w:rsidP="004A7367">
            <w:pPr>
              <w:jc w:val="center"/>
              <w:rPr>
                <w:rFonts w:cs="B Lotus"/>
                <w:sz w:val="28"/>
                <w:szCs w:val="28"/>
                <w:rtl/>
              </w:rPr>
            </w:pPr>
            <w:r w:rsidRPr="004A7367">
              <w:rPr>
                <w:rFonts w:cs="B Lotus"/>
                <w:rtl/>
              </w:rPr>
              <w:t>872</w:t>
            </w:r>
          </w:p>
        </w:tc>
        <w:tc>
          <w:tcPr>
            <w:tcW w:w="1803" w:type="dxa"/>
          </w:tcPr>
          <w:p w14:paraId="5773EB89" w14:textId="469A2A2E" w:rsidR="004A7367" w:rsidRPr="004A7367" w:rsidRDefault="004A7367" w:rsidP="004A7367">
            <w:pPr>
              <w:jc w:val="center"/>
              <w:rPr>
                <w:rFonts w:cs="B Lotus"/>
                <w:sz w:val="28"/>
                <w:szCs w:val="28"/>
                <w:rtl/>
              </w:rPr>
            </w:pPr>
            <w:r w:rsidRPr="004A7367">
              <w:rPr>
                <w:rFonts w:cs="B Lotus" w:hint="cs"/>
                <w:rtl/>
              </w:rPr>
              <w:t>سرو</w:t>
            </w:r>
          </w:p>
        </w:tc>
        <w:tc>
          <w:tcPr>
            <w:tcW w:w="1803" w:type="dxa"/>
          </w:tcPr>
          <w:p w14:paraId="151FDB49" w14:textId="23511276" w:rsidR="004A7367" w:rsidRPr="004A7367" w:rsidRDefault="004A7367" w:rsidP="004A7367">
            <w:pPr>
              <w:jc w:val="center"/>
              <w:rPr>
                <w:rFonts w:cs="B Lotus"/>
                <w:sz w:val="28"/>
                <w:szCs w:val="28"/>
                <w:rtl/>
              </w:rPr>
            </w:pPr>
            <w:r w:rsidRPr="004A7367">
              <w:rPr>
                <w:rFonts w:cs="B Lotus"/>
                <w:rtl/>
              </w:rPr>
              <w:t>2</w:t>
            </w:r>
          </w:p>
        </w:tc>
        <w:tc>
          <w:tcPr>
            <w:tcW w:w="1803" w:type="dxa"/>
          </w:tcPr>
          <w:p w14:paraId="022C444F" w14:textId="783DF3FC"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37A7432B" w14:textId="77777777" w:rsidTr="00372823">
        <w:tc>
          <w:tcPr>
            <w:tcW w:w="1803" w:type="dxa"/>
          </w:tcPr>
          <w:p w14:paraId="44DB7A30" w14:textId="77777777" w:rsidR="004A7367" w:rsidRPr="004A7367" w:rsidRDefault="004A7367" w:rsidP="004A7367">
            <w:pPr>
              <w:pStyle w:val="ListParagraph"/>
              <w:numPr>
                <w:ilvl w:val="0"/>
                <w:numId w:val="63"/>
              </w:numPr>
              <w:bidi/>
              <w:jc w:val="center"/>
              <w:rPr>
                <w:rFonts w:cs="B Lotus"/>
                <w:rtl/>
              </w:rPr>
            </w:pPr>
          </w:p>
        </w:tc>
        <w:tc>
          <w:tcPr>
            <w:tcW w:w="1803" w:type="dxa"/>
          </w:tcPr>
          <w:p w14:paraId="5EEAE87F" w14:textId="7BC5F072" w:rsidR="004A7367" w:rsidRPr="004A7367" w:rsidRDefault="004A7367" w:rsidP="004A7367">
            <w:pPr>
              <w:jc w:val="center"/>
              <w:rPr>
                <w:rFonts w:cs="B Lotus"/>
                <w:sz w:val="28"/>
                <w:szCs w:val="28"/>
                <w:rtl/>
              </w:rPr>
            </w:pPr>
            <w:r w:rsidRPr="004A7367">
              <w:rPr>
                <w:rFonts w:cs="B Lotus"/>
                <w:rtl/>
              </w:rPr>
              <w:t>959</w:t>
            </w:r>
          </w:p>
        </w:tc>
        <w:tc>
          <w:tcPr>
            <w:tcW w:w="1803" w:type="dxa"/>
          </w:tcPr>
          <w:p w14:paraId="74E63849" w14:textId="73A646D0" w:rsidR="004A7367" w:rsidRPr="004A7367" w:rsidRDefault="004A7367" w:rsidP="004A7367">
            <w:pPr>
              <w:jc w:val="center"/>
              <w:rPr>
                <w:rFonts w:cs="B Lotus"/>
                <w:sz w:val="28"/>
                <w:szCs w:val="28"/>
                <w:rtl/>
              </w:rPr>
            </w:pPr>
            <w:r w:rsidRPr="004A7367">
              <w:rPr>
                <w:rFonts w:cs="B Lotus" w:hint="cs"/>
                <w:rtl/>
              </w:rPr>
              <w:t>رضائيه</w:t>
            </w:r>
          </w:p>
        </w:tc>
        <w:tc>
          <w:tcPr>
            <w:tcW w:w="1803" w:type="dxa"/>
          </w:tcPr>
          <w:p w14:paraId="3F0A34CB" w14:textId="4CF78E13" w:rsidR="004A7367" w:rsidRPr="004A7367" w:rsidRDefault="004A7367" w:rsidP="004A7367">
            <w:pPr>
              <w:jc w:val="center"/>
              <w:rPr>
                <w:rFonts w:cs="B Lotus"/>
                <w:sz w:val="28"/>
                <w:szCs w:val="28"/>
                <w:rtl/>
              </w:rPr>
            </w:pPr>
            <w:r w:rsidRPr="004A7367">
              <w:rPr>
                <w:rFonts w:cs="B Lotus"/>
                <w:rtl/>
              </w:rPr>
              <w:t>2</w:t>
            </w:r>
          </w:p>
        </w:tc>
        <w:tc>
          <w:tcPr>
            <w:tcW w:w="1803" w:type="dxa"/>
          </w:tcPr>
          <w:p w14:paraId="0598155C" w14:textId="50125A20"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42FF1E59" w14:textId="77777777" w:rsidTr="00372823">
        <w:tc>
          <w:tcPr>
            <w:tcW w:w="1803" w:type="dxa"/>
          </w:tcPr>
          <w:p w14:paraId="0C014BFA" w14:textId="77777777" w:rsidR="004A7367" w:rsidRPr="004A7367" w:rsidRDefault="004A7367" w:rsidP="004A7367">
            <w:pPr>
              <w:pStyle w:val="ListParagraph"/>
              <w:numPr>
                <w:ilvl w:val="0"/>
                <w:numId w:val="63"/>
              </w:numPr>
              <w:bidi/>
              <w:jc w:val="center"/>
              <w:rPr>
                <w:rFonts w:cs="B Lotus"/>
                <w:rtl/>
              </w:rPr>
            </w:pPr>
          </w:p>
        </w:tc>
        <w:tc>
          <w:tcPr>
            <w:tcW w:w="1803" w:type="dxa"/>
          </w:tcPr>
          <w:p w14:paraId="26C8A4C9" w14:textId="6B1854B0" w:rsidR="004A7367" w:rsidRPr="004A7367" w:rsidRDefault="004A7367" w:rsidP="004A7367">
            <w:pPr>
              <w:jc w:val="center"/>
              <w:rPr>
                <w:rFonts w:cs="B Lotus"/>
                <w:sz w:val="28"/>
                <w:szCs w:val="28"/>
                <w:rtl/>
              </w:rPr>
            </w:pPr>
            <w:r w:rsidRPr="004A7367">
              <w:rPr>
                <w:rFonts w:cs="B Lotus"/>
                <w:rtl/>
              </w:rPr>
              <w:t>1255</w:t>
            </w:r>
          </w:p>
        </w:tc>
        <w:tc>
          <w:tcPr>
            <w:tcW w:w="1803" w:type="dxa"/>
          </w:tcPr>
          <w:p w14:paraId="7A667687" w14:textId="1F75E6B1" w:rsidR="004A7367" w:rsidRPr="004A7367" w:rsidRDefault="004A7367" w:rsidP="004A7367">
            <w:pPr>
              <w:jc w:val="center"/>
              <w:rPr>
                <w:rFonts w:cs="B Lotus"/>
                <w:sz w:val="28"/>
                <w:szCs w:val="28"/>
                <w:rtl/>
              </w:rPr>
            </w:pPr>
            <w:r w:rsidRPr="004A7367">
              <w:rPr>
                <w:rFonts w:cs="B Lotus" w:hint="cs"/>
                <w:rtl/>
              </w:rPr>
              <w:t>سیمینه</w:t>
            </w:r>
          </w:p>
        </w:tc>
        <w:tc>
          <w:tcPr>
            <w:tcW w:w="1803" w:type="dxa"/>
          </w:tcPr>
          <w:p w14:paraId="47DE0C22" w14:textId="091FC66E" w:rsidR="004A7367" w:rsidRPr="004A7367" w:rsidRDefault="004A7367" w:rsidP="004A7367">
            <w:pPr>
              <w:jc w:val="center"/>
              <w:rPr>
                <w:rFonts w:cs="B Lotus"/>
                <w:sz w:val="28"/>
                <w:szCs w:val="28"/>
                <w:rtl/>
              </w:rPr>
            </w:pPr>
            <w:r w:rsidRPr="004A7367">
              <w:rPr>
                <w:rFonts w:cs="B Lotus"/>
                <w:rtl/>
              </w:rPr>
              <w:t>2</w:t>
            </w:r>
          </w:p>
        </w:tc>
        <w:tc>
          <w:tcPr>
            <w:tcW w:w="1803" w:type="dxa"/>
          </w:tcPr>
          <w:p w14:paraId="2C844E31" w14:textId="230C314B"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2D42493E" w14:textId="77777777" w:rsidTr="00372823">
        <w:tc>
          <w:tcPr>
            <w:tcW w:w="1803" w:type="dxa"/>
          </w:tcPr>
          <w:p w14:paraId="42CB52FC" w14:textId="77777777" w:rsidR="004A7367" w:rsidRPr="004A7367" w:rsidRDefault="004A7367" w:rsidP="004A7367">
            <w:pPr>
              <w:pStyle w:val="ListParagraph"/>
              <w:numPr>
                <w:ilvl w:val="0"/>
                <w:numId w:val="63"/>
              </w:numPr>
              <w:bidi/>
              <w:jc w:val="center"/>
              <w:rPr>
                <w:rFonts w:cs="B Lotus"/>
                <w:rtl/>
              </w:rPr>
            </w:pPr>
          </w:p>
        </w:tc>
        <w:tc>
          <w:tcPr>
            <w:tcW w:w="1803" w:type="dxa"/>
          </w:tcPr>
          <w:p w14:paraId="503C0A8E" w14:textId="25CBE117" w:rsidR="004A7367" w:rsidRPr="004A7367" w:rsidRDefault="004A7367" w:rsidP="004A7367">
            <w:pPr>
              <w:jc w:val="center"/>
              <w:rPr>
                <w:rFonts w:cs="B Lotus"/>
                <w:sz w:val="28"/>
                <w:szCs w:val="28"/>
                <w:rtl/>
              </w:rPr>
            </w:pPr>
            <w:r w:rsidRPr="004A7367">
              <w:rPr>
                <w:rFonts w:cs="B Lotus"/>
                <w:rtl/>
              </w:rPr>
              <w:t>1420</w:t>
            </w:r>
          </w:p>
        </w:tc>
        <w:tc>
          <w:tcPr>
            <w:tcW w:w="1803" w:type="dxa"/>
          </w:tcPr>
          <w:p w14:paraId="2A6DDBB4" w14:textId="1986F6D7" w:rsidR="004A7367" w:rsidRPr="004A7367" w:rsidRDefault="004A7367" w:rsidP="004A7367">
            <w:pPr>
              <w:jc w:val="center"/>
              <w:rPr>
                <w:rFonts w:cs="B Lotus"/>
                <w:sz w:val="28"/>
                <w:szCs w:val="28"/>
                <w:rtl/>
              </w:rPr>
            </w:pPr>
            <w:r w:rsidRPr="004A7367">
              <w:rPr>
                <w:rFonts w:cs="B Lotus" w:hint="cs"/>
                <w:rtl/>
              </w:rPr>
              <w:t>نالوس</w:t>
            </w:r>
          </w:p>
        </w:tc>
        <w:tc>
          <w:tcPr>
            <w:tcW w:w="1803" w:type="dxa"/>
          </w:tcPr>
          <w:p w14:paraId="5392545E" w14:textId="69B85485" w:rsidR="004A7367" w:rsidRPr="004A7367" w:rsidRDefault="004A7367" w:rsidP="004A7367">
            <w:pPr>
              <w:jc w:val="center"/>
              <w:rPr>
                <w:rFonts w:cs="B Lotus"/>
                <w:sz w:val="28"/>
                <w:szCs w:val="28"/>
                <w:rtl/>
              </w:rPr>
            </w:pPr>
            <w:r w:rsidRPr="004A7367">
              <w:rPr>
                <w:rFonts w:cs="B Lotus"/>
                <w:rtl/>
              </w:rPr>
              <w:t>2</w:t>
            </w:r>
          </w:p>
        </w:tc>
        <w:tc>
          <w:tcPr>
            <w:tcW w:w="1803" w:type="dxa"/>
          </w:tcPr>
          <w:p w14:paraId="2FBB7B08" w14:textId="5F8F57EB"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04DD8F8A" w14:textId="77777777" w:rsidTr="00372823">
        <w:tc>
          <w:tcPr>
            <w:tcW w:w="1803" w:type="dxa"/>
          </w:tcPr>
          <w:p w14:paraId="3822D35B" w14:textId="77777777" w:rsidR="004A7367" w:rsidRPr="004A7367" w:rsidRDefault="004A7367" w:rsidP="004A7367">
            <w:pPr>
              <w:pStyle w:val="ListParagraph"/>
              <w:numPr>
                <w:ilvl w:val="0"/>
                <w:numId w:val="63"/>
              </w:numPr>
              <w:bidi/>
              <w:jc w:val="center"/>
              <w:rPr>
                <w:rFonts w:cs="B Lotus"/>
                <w:rtl/>
              </w:rPr>
            </w:pPr>
          </w:p>
        </w:tc>
        <w:tc>
          <w:tcPr>
            <w:tcW w:w="1803" w:type="dxa"/>
          </w:tcPr>
          <w:p w14:paraId="63009A9A" w14:textId="192CB7E7" w:rsidR="004A7367" w:rsidRPr="004A7367" w:rsidRDefault="004A7367" w:rsidP="004A7367">
            <w:pPr>
              <w:jc w:val="center"/>
              <w:rPr>
                <w:rFonts w:cs="B Lotus"/>
                <w:sz w:val="28"/>
                <w:szCs w:val="28"/>
                <w:rtl/>
              </w:rPr>
            </w:pPr>
            <w:r w:rsidRPr="004A7367">
              <w:rPr>
                <w:rFonts w:cs="B Lotus"/>
                <w:rtl/>
              </w:rPr>
              <w:t>1421</w:t>
            </w:r>
          </w:p>
        </w:tc>
        <w:tc>
          <w:tcPr>
            <w:tcW w:w="1803" w:type="dxa"/>
          </w:tcPr>
          <w:p w14:paraId="2937DFF0" w14:textId="6397D11D" w:rsidR="004A7367" w:rsidRPr="004A7367" w:rsidRDefault="004A7367" w:rsidP="004A7367">
            <w:pPr>
              <w:jc w:val="center"/>
              <w:rPr>
                <w:rFonts w:cs="B Lotus"/>
                <w:sz w:val="28"/>
                <w:szCs w:val="28"/>
                <w:rtl/>
              </w:rPr>
            </w:pPr>
            <w:r w:rsidRPr="004A7367">
              <w:rPr>
                <w:rFonts w:cs="B Lotus" w:hint="cs"/>
                <w:rtl/>
              </w:rPr>
              <w:t>مرگنلر</w:t>
            </w:r>
          </w:p>
        </w:tc>
        <w:tc>
          <w:tcPr>
            <w:tcW w:w="1803" w:type="dxa"/>
          </w:tcPr>
          <w:p w14:paraId="5F96B36E" w14:textId="523E2837" w:rsidR="004A7367" w:rsidRPr="004A7367" w:rsidRDefault="004A7367" w:rsidP="004A7367">
            <w:pPr>
              <w:jc w:val="center"/>
              <w:rPr>
                <w:rFonts w:cs="B Lotus"/>
                <w:sz w:val="28"/>
                <w:szCs w:val="28"/>
                <w:rtl/>
              </w:rPr>
            </w:pPr>
            <w:r w:rsidRPr="004A7367">
              <w:rPr>
                <w:rFonts w:cs="B Lotus"/>
                <w:rtl/>
              </w:rPr>
              <w:t>2</w:t>
            </w:r>
          </w:p>
        </w:tc>
        <w:tc>
          <w:tcPr>
            <w:tcW w:w="1803" w:type="dxa"/>
          </w:tcPr>
          <w:p w14:paraId="336E7A79" w14:textId="3599A84A"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07456513" w14:textId="77777777" w:rsidTr="00372823">
        <w:tc>
          <w:tcPr>
            <w:tcW w:w="1803" w:type="dxa"/>
          </w:tcPr>
          <w:p w14:paraId="1949553D" w14:textId="77777777" w:rsidR="004A7367" w:rsidRPr="004A7367" w:rsidRDefault="004A7367" w:rsidP="004A7367">
            <w:pPr>
              <w:pStyle w:val="ListParagraph"/>
              <w:numPr>
                <w:ilvl w:val="0"/>
                <w:numId w:val="63"/>
              </w:numPr>
              <w:bidi/>
              <w:jc w:val="center"/>
              <w:rPr>
                <w:rFonts w:cs="B Lotus"/>
                <w:rtl/>
              </w:rPr>
            </w:pPr>
          </w:p>
        </w:tc>
        <w:tc>
          <w:tcPr>
            <w:tcW w:w="1803" w:type="dxa"/>
          </w:tcPr>
          <w:p w14:paraId="42D843E6" w14:textId="62D9DE58" w:rsidR="004A7367" w:rsidRPr="004A7367" w:rsidRDefault="004A7367" w:rsidP="004A7367">
            <w:pPr>
              <w:jc w:val="center"/>
              <w:rPr>
                <w:rFonts w:cs="B Lotus"/>
                <w:sz w:val="28"/>
                <w:szCs w:val="28"/>
                <w:rtl/>
              </w:rPr>
            </w:pPr>
            <w:r w:rsidRPr="004A7367">
              <w:rPr>
                <w:rFonts w:cs="B Lotus"/>
                <w:rtl/>
              </w:rPr>
              <w:t>1422</w:t>
            </w:r>
          </w:p>
        </w:tc>
        <w:tc>
          <w:tcPr>
            <w:tcW w:w="1803" w:type="dxa"/>
          </w:tcPr>
          <w:p w14:paraId="7DB1B32E" w14:textId="5B33D066" w:rsidR="004A7367" w:rsidRPr="004A7367" w:rsidRDefault="004A7367" w:rsidP="004A7367">
            <w:pPr>
              <w:jc w:val="center"/>
              <w:rPr>
                <w:rFonts w:cs="B Lotus"/>
                <w:sz w:val="28"/>
                <w:szCs w:val="28"/>
                <w:rtl/>
              </w:rPr>
            </w:pPr>
            <w:r w:rsidRPr="004A7367">
              <w:rPr>
                <w:rFonts w:cs="B Lotus" w:hint="cs"/>
                <w:rtl/>
              </w:rPr>
              <w:t>سیلوانه</w:t>
            </w:r>
          </w:p>
        </w:tc>
        <w:tc>
          <w:tcPr>
            <w:tcW w:w="1803" w:type="dxa"/>
          </w:tcPr>
          <w:p w14:paraId="2533E9BE" w14:textId="6DCED19D" w:rsidR="004A7367" w:rsidRPr="004A7367" w:rsidRDefault="004A7367" w:rsidP="004A7367">
            <w:pPr>
              <w:jc w:val="center"/>
              <w:rPr>
                <w:rFonts w:cs="B Lotus"/>
                <w:sz w:val="28"/>
                <w:szCs w:val="28"/>
                <w:rtl/>
              </w:rPr>
            </w:pPr>
            <w:r w:rsidRPr="004A7367">
              <w:rPr>
                <w:rFonts w:cs="B Lotus"/>
                <w:rtl/>
              </w:rPr>
              <w:t>2</w:t>
            </w:r>
          </w:p>
        </w:tc>
        <w:tc>
          <w:tcPr>
            <w:tcW w:w="1803" w:type="dxa"/>
          </w:tcPr>
          <w:p w14:paraId="539AE594" w14:textId="324C57D7"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42535AA6" w14:textId="77777777" w:rsidTr="00372823">
        <w:tc>
          <w:tcPr>
            <w:tcW w:w="1803" w:type="dxa"/>
          </w:tcPr>
          <w:p w14:paraId="18814055" w14:textId="77777777" w:rsidR="004A7367" w:rsidRPr="004A7367" w:rsidRDefault="004A7367" w:rsidP="004A7367">
            <w:pPr>
              <w:pStyle w:val="ListParagraph"/>
              <w:numPr>
                <w:ilvl w:val="0"/>
                <w:numId w:val="63"/>
              </w:numPr>
              <w:bidi/>
              <w:jc w:val="center"/>
              <w:rPr>
                <w:rFonts w:cs="B Lotus"/>
                <w:rtl/>
              </w:rPr>
            </w:pPr>
          </w:p>
        </w:tc>
        <w:tc>
          <w:tcPr>
            <w:tcW w:w="1803" w:type="dxa"/>
          </w:tcPr>
          <w:p w14:paraId="0C434985" w14:textId="35D2AAD9" w:rsidR="004A7367" w:rsidRPr="004A7367" w:rsidRDefault="004A7367" w:rsidP="004A7367">
            <w:pPr>
              <w:jc w:val="center"/>
              <w:rPr>
                <w:rFonts w:cs="B Lotus"/>
                <w:sz w:val="28"/>
                <w:szCs w:val="28"/>
                <w:rtl/>
              </w:rPr>
            </w:pPr>
            <w:r w:rsidRPr="004A7367">
              <w:rPr>
                <w:rFonts w:cs="B Lotus"/>
                <w:rtl/>
              </w:rPr>
              <w:t>1810</w:t>
            </w:r>
          </w:p>
        </w:tc>
        <w:tc>
          <w:tcPr>
            <w:tcW w:w="1803" w:type="dxa"/>
          </w:tcPr>
          <w:p w14:paraId="0C682EF6" w14:textId="6DF11534" w:rsidR="004A7367" w:rsidRPr="004A7367" w:rsidRDefault="004A7367" w:rsidP="004A7367">
            <w:pPr>
              <w:jc w:val="center"/>
              <w:rPr>
                <w:rFonts w:cs="B Lotus"/>
                <w:sz w:val="28"/>
                <w:szCs w:val="28"/>
                <w:rtl/>
              </w:rPr>
            </w:pPr>
            <w:r w:rsidRPr="004A7367">
              <w:rPr>
                <w:rFonts w:cs="B Lotus" w:hint="cs"/>
                <w:rtl/>
              </w:rPr>
              <w:t>گردکشانه</w:t>
            </w:r>
          </w:p>
        </w:tc>
        <w:tc>
          <w:tcPr>
            <w:tcW w:w="1803" w:type="dxa"/>
          </w:tcPr>
          <w:p w14:paraId="13DE5D53" w14:textId="54C76BF1" w:rsidR="004A7367" w:rsidRPr="004A7367" w:rsidRDefault="004A7367" w:rsidP="004A7367">
            <w:pPr>
              <w:jc w:val="center"/>
              <w:rPr>
                <w:rFonts w:cs="B Lotus"/>
                <w:sz w:val="28"/>
                <w:szCs w:val="28"/>
                <w:rtl/>
              </w:rPr>
            </w:pPr>
            <w:r w:rsidRPr="004A7367">
              <w:rPr>
                <w:rFonts w:cs="B Lotus"/>
                <w:rtl/>
              </w:rPr>
              <w:t>2</w:t>
            </w:r>
          </w:p>
        </w:tc>
        <w:tc>
          <w:tcPr>
            <w:tcW w:w="1803" w:type="dxa"/>
          </w:tcPr>
          <w:p w14:paraId="54AEF758" w14:textId="0184E6BA"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2692CAC5" w14:textId="77777777" w:rsidTr="00372823">
        <w:tc>
          <w:tcPr>
            <w:tcW w:w="1803" w:type="dxa"/>
          </w:tcPr>
          <w:p w14:paraId="22B94FFC" w14:textId="77777777" w:rsidR="004A7367" w:rsidRPr="004A7367" w:rsidRDefault="004A7367" w:rsidP="004A7367">
            <w:pPr>
              <w:pStyle w:val="ListParagraph"/>
              <w:numPr>
                <w:ilvl w:val="0"/>
                <w:numId w:val="63"/>
              </w:numPr>
              <w:bidi/>
              <w:jc w:val="center"/>
              <w:rPr>
                <w:rFonts w:cs="B Lotus"/>
                <w:rtl/>
              </w:rPr>
            </w:pPr>
          </w:p>
        </w:tc>
        <w:tc>
          <w:tcPr>
            <w:tcW w:w="1803" w:type="dxa"/>
          </w:tcPr>
          <w:p w14:paraId="12C96FBE" w14:textId="62942FCE" w:rsidR="004A7367" w:rsidRPr="004A7367" w:rsidRDefault="004A7367" w:rsidP="004A7367">
            <w:pPr>
              <w:jc w:val="center"/>
              <w:rPr>
                <w:rFonts w:cs="B Lotus"/>
                <w:sz w:val="28"/>
                <w:szCs w:val="28"/>
                <w:rtl/>
              </w:rPr>
            </w:pPr>
            <w:r w:rsidRPr="004A7367">
              <w:rPr>
                <w:rFonts w:cs="B Lotus"/>
                <w:rtl/>
              </w:rPr>
              <w:t>1811</w:t>
            </w:r>
          </w:p>
        </w:tc>
        <w:tc>
          <w:tcPr>
            <w:tcW w:w="1803" w:type="dxa"/>
          </w:tcPr>
          <w:p w14:paraId="54D092E8" w14:textId="69FAE18E" w:rsidR="004A7367" w:rsidRPr="004A7367" w:rsidRDefault="004A7367" w:rsidP="004A7367">
            <w:pPr>
              <w:jc w:val="center"/>
              <w:rPr>
                <w:rFonts w:cs="B Lotus"/>
                <w:sz w:val="28"/>
                <w:szCs w:val="28"/>
                <w:rtl/>
              </w:rPr>
            </w:pPr>
            <w:r w:rsidRPr="004A7367">
              <w:rPr>
                <w:rFonts w:cs="B Lotus" w:hint="cs"/>
                <w:rtl/>
              </w:rPr>
              <w:t>دیزج</w:t>
            </w:r>
            <w:r w:rsidRPr="004A7367">
              <w:rPr>
                <w:rFonts w:cs="B Lotus"/>
                <w:rtl/>
              </w:rPr>
              <w:t xml:space="preserve"> </w:t>
            </w:r>
            <w:r w:rsidRPr="004A7367">
              <w:rPr>
                <w:rFonts w:cs="B Lotus" w:hint="cs"/>
                <w:rtl/>
              </w:rPr>
              <w:t>دیز</w:t>
            </w:r>
          </w:p>
        </w:tc>
        <w:tc>
          <w:tcPr>
            <w:tcW w:w="1803" w:type="dxa"/>
          </w:tcPr>
          <w:p w14:paraId="60A0A1AD" w14:textId="58ABE338" w:rsidR="004A7367" w:rsidRPr="004A7367" w:rsidRDefault="004A7367" w:rsidP="004A7367">
            <w:pPr>
              <w:jc w:val="center"/>
              <w:rPr>
                <w:rFonts w:cs="B Lotus"/>
                <w:sz w:val="28"/>
                <w:szCs w:val="28"/>
                <w:rtl/>
              </w:rPr>
            </w:pPr>
            <w:r w:rsidRPr="004A7367">
              <w:rPr>
                <w:rFonts w:cs="B Lotus"/>
                <w:rtl/>
              </w:rPr>
              <w:t>2</w:t>
            </w:r>
          </w:p>
        </w:tc>
        <w:tc>
          <w:tcPr>
            <w:tcW w:w="1803" w:type="dxa"/>
          </w:tcPr>
          <w:p w14:paraId="0D674A0F" w14:textId="5538C4FE"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6C2122ED" w14:textId="77777777" w:rsidTr="00372823">
        <w:tc>
          <w:tcPr>
            <w:tcW w:w="1803" w:type="dxa"/>
          </w:tcPr>
          <w:p w14:paraId="7FCA83BC" w14:textId="77777777" w:rsidR="004A7367" w:rsidRPr="004A7367" w:rsidRDefault="004A7367" w:rsidP="004A7367">
            <w:pPr>
              <w:pStyle w:val="ListParagraph"/>
              <w:numPr>
                <w:ilvl w:val="0"/>
                <w:numId w:val="63"/>
              </w:numPr>
              <w:bidi/>
              <w:jc w:val="center"/>
              <w:rPr>
                <w:rFonts w:cs="B Lotus"/>
                <w:rtl/>
              </w:rPr>
            </w:pPr>
          </w:p>
        </w:tc>
        <w:tc>
          <w:tcPr>
            <w:tcW w:w="1803" w:type="dxa"/>
          </w:tcPr>
          <w:p w14:paraId="6879AF45" w14:textId="7DEA2274" w:rsidR="004A7367" w:rsidRPr="004A7367" w:rsidRDefault="004A7367" w:rsidP="004A7367">
            <w:pPr>
              <w:jc w:val="center"/>
              <w:rPr>
                <w:rFonts w:cs="B Lotus"/>
                <w:sz w:val="28"/>
                <w:szCs w:val="28"/>
                <w:rtl/>
              </w:rPr>
            </w:pPr>
            <w:r w:rsidRPr="004A7367">
              <w:rPr>
                <w:rFonts w:cs="B Lotus"/>
                <w:rtl/>
              </w:rPr>
              <w:t>1812</w:t>
            </w:r>
          </w:p>
        </w:tc>
        <w:tc>
          <w:tcPr>
            <w:tcW w:w="1803" w:type="dxa"/>
          </w:tcPr>
          <w:p w14:paraId="1F45E3C1" w14:textId="1A38C8B5" w:rsidR="004A7367" w:rsidRPr="004A7367" w:rsidRDefault="004A7367" w:rsidP="004A7367">
            <w:pPr>
              <w:jc w:val="center"/>
              <w:rPr>
                <w:rFonts w:cs="B Lotus"/>
                <w:sz w:val="28"/>
                <w:szCs w:val="28"/>
                <w:rtl/>
              </w:rPr>
            </w:pPr>
            <w:r w:rsidRPr="004A7367">
              <w:rPr>
                <w:rFonts w:cs="B Lotus" w:hint="cs"/>
                <w:rtl/>
              </w:rPr>
              <w:t>زرآباد</w:t>
            </w:r>
          </w:p>
        </w:tc>
        <w:tc>
          <w:tcPr>
            <w:tcW w:w="1803" w:type="dxa"/>
          </w:tcPr>
          <w:p w14:paraId="573F15FD" w14:textId="0F78984E" w:rsidR="004A7367" w:rsidRPr="004A7367" w:rsidRDefault="004A7367" w:rsidP="004A7367">
            <w:pPr>
              <w:jc w:val="center"/>
              <w:rPr>
                <w:rFonts w:cs="B Lotus"/>
                <w:sz w:val="28"/>
                <w:szCs w:val="28"/>
                <w:rtl/>
              </w:rPr>
            </w:pPr>
            <w:r w:rsidRPr="004A7367">
              <w:rPr>
                <w:rFonts w:cs="B Lotus"/>
                <w:rtl/>
              </w:rPr>
              <w:t>2</w:t>
            </w:r>
          </w:p>
        </w:tc>
        <w:tc>
          <w:tcPr>
            <w:tcW w:w="1803" w:type="dxa"/>
          </w:tcPr>
          <w:p w14:paraId="2A3B7190" w14:textId="2077A5EE"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2DD577F9" w14:textId="77777777" w:rsidTr="00372823">
        <w:tc>
          <w:tcPr>
            <w:tcW w:w="1803" w:type="dxa"/>
          </w:tcPr>
          <w:p w14:paraId="29245064" w14:textId="77777777" w:rsidR="004A7367" w:rsidRPr="004A7367" w:rsidRDefault="004A7367" w:rsidP="004A7367">
            <w:pPr>
              <w:pStyle w:val="ListParagraph"/>
              <w:numPr>
                <w:ilvl w:val="0"/>
                <w:numId w:val="63"/>
              </w:numPr>
              <w:bidi/>
              <w:jc w:val="center"/>
              <w:rPr>
                <w:rFonts w:cs="B Lotus"/>
                <w:rtl/>
              </w:rPr>
            </w:pPr>
          </w:p>
        </w:tc>
        <w:tc>
          <w:tcPr>
            <w:tcW w:w="1803" w:type="dxa"/>
          </w:tcPr>
          <w:p w14:paraId="4E45C606" w14:textId="29255AC7" w:rsidR="004A7367" w:rsidRPr="004A7367" w:rsidRDefault="004A7367" w:rsidP="004A7367">
            <w:pPr>
              <w:jc w:val="center"/>
              <w:rPr>
                <w:rFonts w:cs="B Lotus"/>
                <w:sz w:val="28"/>
                <w:szCs w:val="28"/>
                <w:rtl/>
              </w:rPr>
            </w:pPr>
            <w:r w:rsidRPr="004A7367">
              <w:rPr>
                <w:rFonts w:cs="B Lotus"/>
                <w:rtl/>
              </w:rPr>
              <w:t>1813</w:t>
            </w:r>
          </w:p>
        </w:tc>
        <w:tc>
          <w:tcPr>
            <w:tcW w:w="1803" w:type="dxa"/>
          </w:tcPr>
          <w:p w14:paraId="65CAAB9E" w14:textId="19184A6E" w:rsidR="004A7367" w:rsidRPr="004A7367" w:rsidRDefault="004A7367" w:rsidP="004A7367">
            <w:pPr>
              <w:jc w:val="center"/>
              <w:rPr>
                <w:rFonts w:cs="B Lotus"/>
                <w:sz w:val="28"/>
                <w:szCs w:val="28"/>
                <w:rtl/>
              </w:rPr>
            </w:pPr>
            <w:r w:rsidRPr="004A7367">
              <w:rPr>
                <w:rFonts w:cs="B Lotus" w:hint="cs"/>
                <w:rtl/>
              </w:rPr>
              <w:t>ایواوغلی</w:t>
            </w:r>
          </w:p>
        </w:tc>
        <w:tc>
          <w:tcPr>
            <w:tcW w:w="1803" w:type="dxa"/>
          </w:tcPr>
          <w:p w14:paraId="2B26CBA1" w14:textId="53EC1209" w:rsidR="004A7367" w:rsidRPr="004A7367" w:rsidRDefault="004A7367" w:rsidP="004A7367">
            <w:pPr>
              <w:jc w:val="center"/>
              <w:rPr>
                <w:rFonts w:cs="B Lotus"/>
                <w:sz w:val="28"/>
                <w:szCs w:val="28"/>
                <w:rtl/>
              </w:rPr>
            </w:pPr>
            <w:r w:rsidRPr="004A7367">
              <w:rPr>
                <w:rFonts w:cs="B Lotus"/>
                <w:rtl/>
              </w:rPr>
              <w:t>2</w:t>
            </w:r>
          </w:p>
        </w:tc>
        <w:tc>
          <w:tcPr>
            <w:tcW w:w="1803" w:type="dxa"/>
          </w:tcPr>
          <w:p w14:paraId="0A5EA34D" w14:textId="227CC654"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4E7F2D01" w14:textId="77777777" w:rsidTr="00372823">
        <w:tc>
          <w:tcPr>
            <w:tcW w:w="1803" w:type="dxa"/>
          </w:tcPr>
          <w:p w14:paraId="6227F58F" w14:textId="77777777" w:rsidR="004A7367" w:rsidRPr="004A7367" w:rsidRDefault="004A7367" w:rsidP="004A7367">
            <w:pPr>
              <w:pStyle w:val="ListParagraph"/>
              <w:numPr>
                <w:ilvl w:val="0"/>
                <w:numId w:val="63"/>
              </w:numPr>
              <w:bidi/>
              <w:jc w:val="center"/>
              <w:rPr>
                <w:rFonts w:cs="B Lotus"/>
                <w:rtl/>
              </w:rPr>
            </w:pPr>
          </w:p>
        </w:tc>
        <w:tc>
          <w:tcPr>
            <w:tcW w:w="1803" w:type="dxa"/>
          </w:tcPr>
          <w:p w14:paraId="71685EB3" w14:textId="27D13CF0" w:rsidR="004A7367" w:rsidRPr="004A7367" w:rsidRDefault="004A7367" w:rsidP="004A7367">
            <w:pPr>
              <w:jc w:val="center"/>
              <w:rPr>
                <w:rFonts w:cs="B Lotus"/>
                <w:sz w:val="28"/>
                <w:szCs w:val="28"/>
                <w:rtl/>
              </w:rPr>
            </w:pPr>
            <w:r w:rsidRPr="004A7367">
              <w:rPr>
                <w:rFonts w:cs="B Lotus"/>
                <w:rtl/>
              </w:rPr>
              <w:t>1814</w:t>
            </w:r>
          </w:p>
        </w:tc>
        <w:tc>
          <w:tcPr>
            <w:tcW w:w="1803" w:type="dxa"/>
          </w:tcPr>
          <w:p w14:paraId="4C05F1A9" w14:textId="211B9469" w:rsidR="004A7367" w:rsidRPr="004A7367" w:rsidRDefault="004A7367" w:rsidP="004A7367">
            <w:pPr>
              <w:jc w:val="center"/>
              <w:rPr>
                <w:rFonts w:cs="B Lotus"/>
                <w:sz w:val="28"/>
                <w:szCs w:val="28"/>
                <w:rtl/>
              </w:rPr>
            </w:pPr>
            <w:r w:rsidRPr="004A7367">
              <w:rPr>
                <w:rFonts w:cs="B Lotus" w:hint="cs"/>
                <w:rtl/>
              </w:rPr>
              <w:t>قطور</w:t>
            </w:r>
          </w:p>
        </w:tc>
        <w:tc>
          <w:tcPr>
            <w:tcW w:w="1803" w:type="dxa"/>
          </w:tcPr>
          <w:p w14:paraId="1B14CB52" w14:textId="3A195617" w:rsidR="004A7367" w:rsidRPr="004A7367" w:rsidRDefault="004A7367" w:rsidP="004A7367">
            <w:pPr>
              <w:jc w:val="center"/>
              <w:rPr>
                <w:rFonts w:cs="B Lotus"/>
                <w:sz w:val="28"/>
                <w:szCs w:val="28"/>
                <w:rtl/>
              </w:rPr>
            </w:pPr>
            <w:r w:rsidRPr="004A7367">
              <w:rPr>
                <w:rFonts w:cs="B Lotus"/>
                <w:rtl/>
              </w:rPr>
              <w:t>2</w:t>
            </w:r>
          </w:p>
        </w:tc>
        <w:tc>
          <w:tcPr>
            <w:tcW w:w="1803" w:type="dxa"/>
          </w:tcPr>
          <w:p w14:paraId="07C8C3FC" w14:textId="790870F1"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24060AAA" w14:textId="77777777" w:rsidTr="00372823">
        <w:tc>
          <w:tcPr>
            <w:tcW w:w="1803" w:type="dxa"/>
          </w:tcPr>
          <w:p w14:paraId="6C7CDB9E" w14:textId="77777777" w:rsidR="004A7367" w:rsidRPr="004A7367" w:rsidRDefault="004A7367" w:rsidP="004A7367">
            <w:pPr>
              <w:pStyle w:val="ListParagraph"/>
              <w:numPr>
                <w:ilvl w:val="0"/>
                <w:numId w:val="63"/>
              </w:numPr>
              <w:bidi/>
              <w:jc w:val="center"/>
              <w:rPr>
                <w:rFonts w:cs="B Lotus"/>
                <w:rtl/>
              </w:rPr>
            </w:pPr>
          </w:p>
        </w:tc>
        <w:tc>
          <w:tcPr>
            <w:tcW w:w="1803" w:type="dxa"/>
          </w:tcPr>
          <w:p w14:paraId="7FEE4DCF" w14:textId="53E1BD6B" w:rsidR="004A7367" w:rsidRPr="004A7367" w:rsidRDefault="004A7367" w:rsidP="004A7367">
            <w:pPr>
              <w:jc w:val="center"/>
              <w:rPr>
                <w:rFonts w:cs="B Lotus"/>
                <w:sz w:val="28"/>
                <w:szCs w:val="28"/>
                <w:rtl/>
              </w:rPr>
            </w:pPr>
            <w:r w:rsidRPr="004A7367">
              <w:rPr>
                <w:rFonts w:cs="B Lotus"/>
                <w:rtl/>
              </w:rPr>
              <w:t>1815</w:t>
            </w:r>
          </w:p>
        </w:tc>
        <w:tc>
          <w:tcPr>
            <w:tcW w:w="1803" w:type="dxa"/>
          </w:tcPr>
          <w:p w14:paraId="742C0538" w14:textId="162C930E" w:rsidR="004A7367" w:rsidRPr="004A7367" w:rsidRDefault="004A7367" w:rsidP="004A7367">
            <w:pPr>
              <w:jc w:val="center"/>
              <w:rPr>
                <w:rFonts w:cs="B Lotus"/>
                <w:sz w:val="28"/>
                <w:szCs w:val="28"/>
                <w:rtl/>
              </w:rPr>
            </w:pPr>
            <w:r w:rsidRPr="004A7367">
              <w:rPr>
                <w:rFonts w:cs="B Lotus" w:hint="cs"/>
                <w:rtl/>
              </w:rPr>
              <w:t>میرآباد</w:t>
            </w:r>
          </w:p>
        </w:tc>
        <w:tc>
          <w:tcPr>
            <w:tcW w:w="1803" w:type="dxa"/>
          </w:tcPr>
          <w:p w14:paraId="57D11B78" w14:textId="47124A1D" w:rsidR="004A7367" w:rsidRPr="004A7367" w:rsidRDefault="004A7367" w:rsidP="004A7367">
            <w:pPr>
              <w:jc w:val="center"/>
              <w:rPr>
                <w:rFonts w:cs="B Lotus"/>
                <w:sz w:val="28"/>
                <w:szCs w:val="28"/>
                <w:rtl/>
              </w:rPr>
            </w:pPr>
            <w:r w:rsidRPr="004A7367">
              <w:rPr>
                <w:rFonts w:cs="B Lotus"/>
                <w:rtl/>
              </w:rPr>
              <w:t>2</w:t>
            </w:r>
          </w:p>
        </w:tc>
        <w:tc>
          <w:tcPr>
            <w:tcW w:w="1803" w:type="dxa"/>
          </w:tcPr>
          <w:p w14:paraId="0C17BA9D" w14:textId="23B2260F"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42A78A64" w14:textId="77777777" w:rsidTr="00372823">
        <w:tc>
          <w:tcPr>
            <w:tcW w:w="1803" w:type="dxa"/>
          </w:tcPr>
          <w:p w14:paraId="274C4F2E" w14:textId="77777777" w:rsidR="004A7367" w:rsidRPr="004A7367" w:rsidRDefault="004A7367" w:rsidP="004A7367">
            <w:pPr>
              <w:pStyle w:val="ListParagraph"/>
              <w:numPr>
                <w:ilvl w:val="0"/>
                <w:numId w:val="63"/>
              </w:numPr>
              <w:bidi/>
              <w:jc w:val="center"/>
              <w:rPr>
                <w:rFonts w:cs="B Lotus"/>
                <w:rtl/>
              </w:rPr>
            </w:pPr>
          </w:p>
        </w:tc>
        <w:tc>
          <w:tcPr>
            <w:tcW w:w="1803" w:type="dxa"/>
          </w:tcPr>
          <w:p w14:paraId="16D3E5CA" w14:textId="046ADA08" w:rsidR="004A7367" w:rsidRPr="004A7367" w:rsidRDefault="004A7367" w:rsidP="004A7367">
            <w:pPr>
              <w:jc w:val="center"/>
              <w:rPr>
                <w:rFonts w:cs="B Lotus"/>
                <w:sz w:val="28"/>
                <w:szCs w:val="28"/>
                <w:rtl/>
              </w:rPr>
            </w:pPr>
            <w:r w:rsidRPr="004A7367">
              <w:rPr>
                <w:rFonts w:cs="B Lotus"/>
                <w:rtl/>
              </w:rPr>
              <w:t>1816</w:t>
            </w:r>
          </w:p>
        </w:tc>
        <w:tc>
          <w:tcPr>
            <w:tcW w:w="1803" w:type="dxa"/>
          </w:tcPr>
          <w:p w14:paraId="5A233B8A" w14:textId="123B0A73" w:rsidR="004A7367" w:rsidRPr="004A7367" w:rsidRDefault="004A7367" w:rsidP="004A7367">
            <w:pPr>
              <w:jc w:val="center"/>
              <w:rPr>
                <w:rFonts w:cs="B Lotus"/>
                <w:sz w:val="28"/>
                <w:szCs w:val="28"/>
                <w:rtl/>
              </w:rPr>
            </w:pPr>
            <w:r w:rsidRPr="004A7367">
              <w:rPr>
                <w:rFonts w:cs="B Lotus" w:hint="cs"/>
                <w:rtl/>
              </w:rPr>
              <w:t>خلیفان</w:t>
            </w:r>
          </w:p>
        </w:tc>
        <w:tc>
          <w:tcPr>
            <w:tcW w:w="1803" w:type="dxa"/>
          </w:tcPr>
          <w:p w14:paraId="14B01013" w14:textId="7E0C9153" w:rsidR="004A7367" w:rsidRPr="004A7367" w:rsidRDefault="004A7367" w:rsidP="004A7367">
            <w:pPr>
              <w:jc w:val="center"/>
              <w:rPr>
                <w:rFonts w:cs="B Lotus"/>
                <w:sz w:val="28"/>
                <w:szCs w:val="28"/>
                <w:rtl/>
              </w:rPr>
            </w:pPr>
            <w:r w:rsidRPr="004A7367">
              <w:rPr>
                <w:rFonts w:cs="B Lotus"/>
                <w:rtl/>
              </w:rPr>
              <w:t>2</w:t>
            </w:r>
          </w:p>
        </w:tc>
        <w:tc>
          <w:tcPr>
            <w:tcW w:w="1803" w:type="dxa"/>
          </w:tcPr>
          <w:p w14:paraId="416574CE" w14:textId="43301C28"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40279A81" w14:textId="77777777" w:rsidTr="00372823">
        <w:tc>
          <w:tcPr>
            <w:tcW w:w="1803" w:type="dxa"/>
          </w:tcPr>
          <w:p w14:paraId="7FCDB644" w14:textId="77777777" w:rsidR="004A7367" w:rsidRPr="004A7367" w:rsidRDefault="004A7367" w:rsidP="004A7367">
            <w:pPr>
              <w:pStyle w:val="ListParagraph"/>
              <w:numPr>
                <w:ilvl w:val="0"/>
                <w:numId w:val="63"/>
              </w:numPr>
              <w:bidi/>
              <w:jc w:val="center"/>
              <w:rPr>
                <w:rFonts w:cs="B Lotus"/>
                <w:rtl/>
              </w:rPr>
            </w:pPr>
          </w:p>
        </w:tc>
        <w:tc>
          <w:tcPr>
            <w:tcW w:w="1803" w:type="dxa"/>
          </w:tcPr>
          <w:p w14:paraId="3074F3AC" w14:textId="27B4FFE0" w:rsidR="004A7367" w:rsidRPr="004A7367" w:rsidRDefault="004A7367" w:rsidP="004A7367">
            <w:pPr>
              <w:jc w:val="center"/>
              <w:rPr>
                <w:rFonts w:cs="B Lotus"/>
                <w:sz w:val="28"/>
                <w:szCs w:val="28"/>
                <w:rtl/>
              </w:rPr>
            </w:pPr>
            <w:r w:rsidRPr="004A7367">
              <w:rPr>
                <w:rFonts w:cs="B Lotus"/>
                <w:rtl/>
              </w:rPr>
              <w:t>1817</w:t>
            </w:r>
          </w:p>
        </w:tc>
        <w:tc>
          <w:tcPr>
            <w:tcW w:w="1803" w:type="dxa"/>
          </w:tcPr>
          <w:p w14:paraId="11B4E30E" w14:textId="65C909F1" w:rsidR="004A7367" w:rsidRPr="004A7367" w:rsidRDefault="004A7367" w:rsidP="004A7367">
            <w:pPr>
              <w:jc w:val="center"/>
              <w:rPr>
                <w:rFonts w:cs="B Lotus"/>
                <w:sz w:val="28"/>
                <w:szCs w:val="28"/>
                <w:rtl/>
              </w:rPr>
            </w:pPr>
            <w:r w:rsidRPr="004A7367">
              <w:rPr>
                <w:rFonts w:cs="B Lotus" w:hint="cs"/>
                <w:rtl/>
              </w:rPr>
              <w:t>کشاورز</w:t>
            </w:r>
          </w:p>
        </w:tc>
        <w:tc>
          <w:tcPr>
            <w:tcW w:w="1803" w:type="dxa"/>
          </w:tcPr>
          <w:p w14:paraId="63775432" w14:textId="6C8F4D06" w:rsidR="004A7367" w:rsidRPr="004A7367" w:rsidRDefault="004A7367" w:rsidP="004A7367">
            <w:pPr>
              <w:jc w:val="center"/>
              <w:rPr>
                <w:rFonts w:cs="B Lotus"/>
                <w:sz w:val="28"/>
                <w:szCs w:val="28"/>
                <w:rtl/>
              </w:rPr>
            </w:pPr>
            <w:r w:rsidRPr="004A7367">
              <w:rPr>
                <w:rFonts w:cs="B Lotus"/>
                <w:rtl/>
              </w:rPr>
              <w:t>2</w:t>
            </w:r>
          </w:p>
        </w:tc>
        <w:tc>
          <w:tcPr>
            <w:tcW w:w="1803" w:type="dxa"/>
          </w:tcPr>
          <w:p w14:paraId="73E5E045" w14:textId="508ABD4A"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4657E3AF" w14:textId="77777777" w:rsidTr="00372823">
        <w:tc>
          <w:tcPr>
            <w:tcW w:w="1803" w:type="dxa"/>
          </w:tcPr>
          <w:p w14:paraId="63286846" w14:textId="77777777" w:rsidR="004A7367" w:rsidRPr="004A7367" w:rsidRDefault="004A7367" w:rsidP="004A7367">
            <w:pPr>
              <w:pStyle w:val="ListParagraph"/>
              <w:numPr>
                <w:ilvl w:val="0"/>
                <w:numId w:val="63"/>
              </w:numPr>
              <w:bidi/>
              <w:jc w:val="center"/>
              <w:rPr>
                <w:rFonts w:cs="B Lotus"/>
                <w:rtl/>
              </w:rPr>
            </w:pPr>
          </w:p>
        </w:tc>
        <w:tc>
          <w:tcPr>
            <w:tcW w:w="1803" w:type="dxa"/>
          </w:tcPr>
          <w:p w14:paraId="4A5F0B0C" w14:textId="758C9F1D" w:rsidR="004A7367" w:rsidRPr="004A7367" w:rsidRDefault="004A7367" w:rsidP="004A7367">
            <w:pPr>
              <w:jc w:val="center"/>
              <w:rPr>
                <w:rFonts w:cs="B Lotus"/>
                <w:sz w:val="28"/>
                <w:szCs w:val="28"/>
                <w:rtl/>
              </w:rPr>
            </w:pPr>
            <w:r w:rsidRPr="004A7367">
              <w:rPr>
                <w:rFonts w:cs="B Lotus"/>
                <w:rtl/>
              </w:rPr>
              <w:t>1818</w:t>
            </w:r>
          </w:p>
        </w:tc>
        <w:tc>
          <w:tcPr>
            <w:tcW w:w="1803" w:type="dxa"/>
          </w:tcPr>
          <w:p w14:paraId="3B37B070" w14:textId="2EC11692" w:rsidR="004A7367" w:rsidRPr="004A7367" w:rsidRDefault="004A7367" w:rsidP="004A7367">
            <w:pPr>
              <w:jc w:val="center"/>
              <w:rPr>
                <w:rFonts w:cs="B Lotus"/>
                <w:sz w:val="28"/>
                <w:szCs w:val="28"/>
                <w:rtl/>
              </w:rPr>
            </w:pPr>
            <w:r w:rsidRPr="004A7367">
              <w:rPr>
                <w:rFonts w:cs="B Lotus" w:hint="cs"/>
                <w:rtl/>
              </w:rPr>
              <w:t>آواجیق</w:t>
            </w:r>
          </w:p>
        </w:tc>
        <w:tc>
          <w:tcPr>
            <w:tcW w:w="1803" w:type="dxa"/>
          </w:tcPr>
          <w:p w14:paraId="627893CC" w14:textId="408B9C68" w:rsidR="004A7367" w:rsidRPr="004A7367" w:rsidRDefault="004A7367" w:rsidP="004A7367">
            <w:pPr>
              <w:jc w:val="center"/>
              <w:rPr>
                <w:rFonts w:cs="B Lotus"/>
                <w:sz w:val="28"/>
                <w:szCs w:val="28"/>
                <w:rtl/>
              </w:rPr>
            </w:pPr>
            <w:r w:rsidRPr="004A7367">
              <w:rPr>
                <w:rFonts w:cs="B Lotus"/>
                <w:rtl/>
              </w:rPr>
              <w:t>2</w:t>
            </w:r>
          </w:p>
        </w:tc>
        <w:tc>
          <w:tcPr>
            <w:tcW w:w="1803" w:type="dxa"/>
          </w:tcPr>
          <w:p w14:paraId="46CAF484" w14:textId="46FC128E"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4409DF95" w14:textId="77777777" w:rsidTr="00372823">
        <w:tc>
          <w:tcPr>
            <w:tcW w:w="1803" w:type="dxa"/>
          </w:tcPr>
          <w:p w14:paraId="33F169BA" w14:textId="77777777" w:rsidR="004A7367" w:rsidRPr="004A7367" w:rsidRDefault="004A7367" w:rsidP="004A7367">
            <w:pPr>
              <w:pStyle w:val="ListParagraph"/>
              <w:numPr>
                <w:ilvl w:val="0"/>
                <w:numId w:val="63"/>
              </w:numPr>
              <w:bidi/>
              <w:jc w:val="center"/>
              <w:rPr>
                <w:rFonts w:cs="B Lotus"/>
                <w:rtl/>
              </w:rPr>
            </w:pPr>
          </w:p>
        </w:tc>
        <w:tc>
          <w:tcPr>
            <w:tcW w:w="1803" w:type="dxa"/>
          </w:tcPr>
          <w:p w14:paraId="34C68D43" w14:textId="4F60A415" w:rsidR="004A7367" w:rsidRPr="004A7367" w:rsidRDefault="004A7367" w:rsidP="004A7367">
            <w:pPr>
              <w:jc w:val="center"/>
              <w:rPr>
                <w:rFonts w:cs="B Lotus"/>
                <w:sz w:val="28"/>
                <w:szCs w:val="28"/>
                <w:rtl/>
              </w:rPr>
            </w:pPr>
            <w:r w:rsidRPr="004A7367">
              <w:rPr>
                <w:rFonts w:cs="B Lotus"/>
                <w:rtl/>
              </w:rPr>
              <w:t>1819</w:t>
            </w:r>
          </w:p>
        </w:tc>
        <w:tc>
          <w:tcPr>
            <w:tcW w:w="1803" w:type="dxa"/>
          </w:tcPr>
          <w:p w14:paraId="40261144" w14:textId="498392F1" w:rsidR="004A7367" w:rsidRPr="004A7367" w:rsidRDefault="004A7367" w:rsidP="004A7367">
            <w:pPr>
              <w:jc w:val="center"/>
              <w:rPr>
                <w:rFonts w:cs="B Lotus"/>
                <w:sz w:val="28"/>
                <w:szCs w:val="28"/>
                <w:rtl/>
              </w:rPr>
            </w:pPr>
            <w:r w:rsidRPr="004A7367">
              <w:rPr>
                <w:rFonts w:cs="B Lotus" w:hint="cs"/>
                <w:rtl/>
              </w:rPr>
              <w:t>نازک</w:t>
            </w:r>
            <w:r w:rsidRPr="004A7367">
              <w:rPr>
                <w:rFonts w:cs="B Lotus"/>
                <w:rtl/>
              </w:rPr>
              <w:t xml:space="preserve"> </w:t>
            </w:r>
            <w:r w:rsidRPr="004A7367">
              <w:rPr>
                <w:rFonts w:cs="B Lotus" w:hint="cs"/>
                <w:rtl/>
              </w:rPr>
              <w:t>علیا</w:t>
            </w:r>
          </w:p>
        </w:tc>
        <w:tc>
          <w:tcPr>
            <w:tcW w:w="1803" w:type="dxa"/>
          </w:tcPr>
          <w:p w14:paraId="0F7133F3" w14:textId="57A9152B" w:rsidR="004A7367" w:rsidRPr="004A7367" w:rsidRDefault="004A7367" w:rsidP="004A7367">
            <w:pPr>
              <w:jc w:val="center"/>
              <w:rPr>
                <w:rFonts w:cs="B Lotus"/>
                <w:sz w:val="28"/>
                <w:szCs w:val="28"/>
                <w:rtl/>
              </w:rPr>
            </w:pPr>
            <w:r w:rsidRPr="004A7367">
              <w:rPr>
                <w:rFonts w:cs="B Lotus"/>
                <w:rtl/>
              </w:rPr>
              <w:t>2</w:t>
            </w:r>
          </w:p>
        </w:tc>
        <w:tc>
          <w:tcPr>
            <w:tcW w:w="1803" w:type="dxa"/>
          </w:tcPr>
          <w:p w14:paraId="04E2A761" w14:textId="0C9E08DD" w:rsidR="004A7367" w:rsidRPr="004A7367" w:rsidRDefault="004A7367" w:rsidP="004A7367">
            <w:pPr>
              <w:jc w:val="center"/>
              <w:rPr>
                <w:rFonts w:cs="B Lotus"/>
                <w:sz w:val="28"/>
                <w:szCs w:val="28"/>
                <w:rtl/>
              </w:rPr>
            </w:pPr>
            <w:r w:rsidRPr="004A7367">
              <w:rPr>
                <w:rFonts w:cs="B Lotus" w:hint="cs"/>
                <w:rtl/>
              </w:rPr>
              <w:t>آذربایجان</w:t>
            </w:r>
            <w:r w:rsidRPr="004A7367">
              <w:rPr>
                <w:rFonts w:cs="B Lotus"/>
                <w:rtl/>
              </w:rPr>
              <w:t xml:space="preserve"> </w:t>
            </w:r>
            <w:r w:rsidRPr="004A7367">
              <w:rPr>
                <w:rFonts w:cs="B Lotus" w:hint="cs"/>
                <w:rtl/>
              </w:rPr>
              <w:t>غربی</w:t>
            </w:r>
          </w:p>
        </w:tc>
      </w:tr>
      <w:tr w:rsidR="004A7367" w:rsidRPr="004A7367" w14:paraId="3663A4BA" w14:textId="77777777" w:rsidTr="00372823">
        <w:tc>
          <w:tcPr>
            <w:tcW w:w="1803" w:type="dxa"/>
          </w:tcPr>
          <w:p w14:paraId="5CEA2546" w14:textId="77777777" w:rsidR="004A7367" w:rsidRPr="004A7367" w:rsidRDefault="004A7367" w:rsidP="004A7367">
            <w:pPr>
              <w:pStyle w:val="ListParagraph"/>
              <w:numPr>
                <w:ilvl w:val="0"/>
                <w:numId w:val="63"/>
              </w:numPr>
              <w:bidi/>
              <w:jc w:val="center"/>
              <w:rPr>
                <w:rFonts w:cs="B Lotus"/>
                <w:rtl/>
              </w:rPr>
            </w:pPr>
          </w:p>
        </w:tc>
        <w:tc>
          <w:tcPr>
            <w:tcW w:w="1803" w:type="dxa"/>
          </w:tcPr>
          <w:p w14:paraId="49D33277" w14:textId="25C6AB87" w:rsidR="004A7367" w:rsidRPr="004A7367" w:rsidRDefault="004A7367" w:rsidP="004A7367">
            <w:pPr>
              <w:jc w:val="center"/>
              <w:rPr>
                <w:rFonts w:cs="B Lotus"/>
                <w:sz w:val="28"/>
                <w:szCs w:val="28"/>
                <w:rtl/>
              </w:rPr>
            </w:pPr>
            <w:r w:rsidRPr="004A7367">
              <w:rPr>
                <w:rFonts w:cs="B Lotus"/>
                <w:rtl/>
              </w:rPr>
              <w:t>53</w:t>
            </w:r>
          </w:p>
        </w:tc>
        <w:tc>
          <w:tcPr>
            <w:tcW w:w="1803" w:type="dxa"/>
          </w:tcPr>
          <w:p w14:paraId="4643E92E" w14:textId="51AF1815" w:rsidR="004A7367" w:rsidRPr="004A7367" w:rsidRDefault="004A7367" w:rsidP="004A7367">
            <w:pPr>
              <w:jc w:val="center"/>
              <w:rPr>
                <w:rFonts w:cs="B Lotus"/>
                <w:sz w:val="28"/>
                <w:szCs w:val="28"/>
                <w:rtl/>
              </w:rPr>
            </w:pPr>
            <w:r w:rsidRPr="004A7367">
              <w:rPr>
                <w:rFonts w:cs="B Lotus" w:hint="cs"/>
                <w:rtl/>
              </w:rPr>
              <w:t>اردبیل</w:t>
            </w:r>
          </w:p>
        </w:tc>
        <w:tc>
          <w:tcPr>
            <w:tcW w:w="1803" w:type="dxa"/>
          </w:tcPr>
          <w:p w14:paraId="36555D68" w14:textId="453BC6C1" w:rsidR="004A7367" w:rsidRPr="004A7367" w:rsidRDefault="004A7367" w:rsidP="004A7367">
            <w:pPr>
              <w:jc w:val="center"/>
              <w:rPr>
                <w:rFonts w:cs="B Lotus"/>
                <w:sz w:val="28"/>
                <w:szCs w:val="28"/>
                <w:rtl/>
              </w:rPr>
            </w:pPr>
            <w:r w:rsidRPr="004A7367">
              <w:rPr>
                <w:rFonts w:cs="B Lotus"/>
                <w:rtl/>
              </w:rPr>
              <w:t>3</w:t>
            </w:r>
          </w:p>
        </w:tc>
        <w:tc>
          <w:tcPr>
            <w:tcW w:w="1803" w:type="dxa"/>
          </w:tcPr>
          <w:p w14:paraId="03ED3481" w14:textId="2144ADE3"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4253408B" w14:textId="77777777" w:rsidTr="00372823">
        <w:tc>
          <w:tcPr>
            <w:tcW w:w="1803" w:type="dxa"/>
          </w:tcPr>
          <w:p w14:paraId="58755047" w14:textId="77777777" w:rsidR="004A7367" w:rsidRPr="004A7367" w:rsidRDefault="004A7367" w:rsidP="004A7367">
            <w:pPr>
              <w:pStyle w:val="ListParagraph"/>
              <w:numPr>
                <w:ilvl w:val="0"/>
                <w:numId w:val="63"/>
              </w:numPr>
              <w:bidi/>
              <w:jc w:val="center"/>
              <w:rPr>
                <w:rFonts w:cs="B Lotus"/>
                <w:rtl/>
              </w:rPr>
            </w:pPr>
          </w:p>
        </w:tc>
        <w:tc>
          <w:tcPr>
            <w:tcW w:w="1803" w:type="dxa"/>
          </w:tcPr>
          <w:p w14:paraId="27B3538E" w14:textId="62CF93C9" w:rsidR="004A7367" w:rsidRPr="004A7367" w:rsidRDefault="004A7367" w:rsidP="004A7367">
            <w:pPr>
              <w:jc w:val="center"/>
              <w:rPr>
                <w:rFonts w:cs="B Lotus"/>
                <w:sz w:val="28"/>
                <w:szCs w:val="28"/>
                <w:rtl/>
              </w:rPr>
            </w:pPr>
            <w:r w:rsidRPr="004A7367">
              <w:rPr>
                <w:rFonts w:cs="B Lotus"/>
                <w:rtl/>
              </w:rPr>
              <w:t>54</w:t>
            </w:r>
          </w:p>
        </w:tc>
        <w:tc>
          <w:tcPr>
            <w:tcW w:w="1803" w:type="dxa"/>
          </w:tcPr>
          <w:p w14:paraId="25993C37" w14:textId="50657A4F" w:rsidR="004A7367" w:rsidRPr="004A7367" w:rsidRDefault="004A7367" w:rsidP="004A7367">
            <w:pPr>
              <w:jc w:val="center"/>
              <w:rPr>
                <w:rFonts w:cs="B Lotus"/>
                <w:sz w:val="28"/>
                <w:szCs w:val="28"/>
                <w:rtl/>
              </w:rPr>
            </w:pPr>
            <w:r w:rsidRPr="004A7367">
              <w:rPr>
                <w:rFonts w:cs="B Lotus" w:hint="cs"/>
                <w:rtl/>
              </w:rPr>
              <w:t>خلخال</w:t>
            </w:r>
          </w:p>
        </w:tc>
        <w:tc>
          <w:tcPr>
            <w:tcW w:w="1803" w:type="dxa"/>
          </w:tcPr>
          <w:p w14:paraId="02A7C45B" w14:textId="6011FEF1" w:rsidR="004A7367" w:rsidRPr="004A7367" w:rsidRDefault="004A7367" w:rsidP="004A7367">
            <w:pPr>
              <w:jc w:val="center"/>
              <w:rPr>
                <w:rFonts w:cs="B Lotus"/>
                <w:sz w:val="28"/>
                <w:szCs w:val="28"/>
                <w:rtl/>
              </w:rPr>
            </w:pPr>
            <w:r w:rsidRPr="004A7367">
              <w:rPr>
                <w:rFonts w:cs="B Lotus"/>
                <w:rtl/>
              </w:rPr>
              <w:t>3</w:t>
            </w:r>
          </w:p>
        </w:tc>
        <w:tc>
          <w:tcPr>
            <w:tcW w:w="1803" w:type="dxa"/>
          </w:tcPr>
          <w:p w14:paraId="79247746" w14:textId="2D6E4004"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582A39F6" w14:textId="77777777" w:rsidTr="00372823">
        <w:tc>
          <w:tcPr>
            <w:tcW w:w="1803" w:type="dxa"/>
          </w:tcPr>
          <w:p w14:paraId="2F8CAFD8" w14:textId="77777777" w:rsidR="004A7367" w:rsidRPr="004A7367" w:rsidRDefault="004A7367" w:rsidP="004A7367">
            <w:pPr>
              <w:pStyle w:val="ListParagraph"/>
              <w:numPr>
                <w:ilvl w:val="0"/>
                <w:numId w:val="63"/>
              </w:numPr>
              <w:bidi/>
              <w:jc w:val="center"/>
              <w:rPr>
                <w:rFonts w:cs="B Lotus"/>
                <w:rtl/>
              </w:rPr>
            </w:pPr>
          </w:p>
        </w:tc>
        <w:tc>
          <w:tcPr>
            <w:tcW w:w="1803" w:type="dxa"/>
          </w:tcPr>
          <w:p w14:paraId="0EDFEC77" w14:textId="799A9278" w:rsidR="004A7367" w:rsidRPr="004A7367" w:rsidRDefault="004A7367" w:rsidP="004A7367">
            <w:pPr>
              <w:jc w:val="center"/>
              <w:rPr>
                <w:rFonts w:cs="B Lotus"/>
                <w:sz w:val="28"/>
                <w:szCs w:val="28"/>
                <w:rtl/>
              </w:rPr>
            </w:pPr>
            <w:r w:rsidRPr="004A7367">
              <w:rPr>
                <w:rFonts w:cs="B Lotus"/>
                <w:rtl/>
              </w:rPr>
              <w:t>55</w:t>
            </w:r>
          </w:p>
        </w:tc>
        <w:tc>
          <w:tcPr>
            <w:tcW w:w="1803" w:type="dxa"/>
          </w:tcPr>
          <w:p w14:paraId="3F7F4E26" w14:textId="39F20E90" w:rsidR="004A7367" w:rsidRPr="004A7367" w:rsidRDefault="004A7367" w:rsidP="004A7367">
            <w:pPr>
              <w:jc w:val="center"/>
              <w:rPr>
                <w:rFonts w:cs="B Lotus"/>
                <w:sz w:val="28"/>
                <w:szCs w:val="28"/>
                <w:rtl/>
              </w:rPr>
            </w:pPr>
            <w:r w:rsidRPr="004A7367">
              <w:rPr>
                <w:rFonts w:cs="B Lotus" w:hint="cs"/>
                <w:rtl/>
              </w:rPr>
              <w:t>مشکین</w:t>
            </w:r>
            <w:r w:rsidRPr="004A7367">
              <w:rPr>
                <w:rFonts w:cs="B Lotus"/>
                <w:rtl/>
              </w:rPr>
              <w:t xml:space="preserve"> </w:t>
            </w:r>
            <w:r w:rsidRPr="004A7367">
              <w:rPr>
                <w:rFonts w:cs="B Lotus" w:hint="cs"/>
                <w:rtl/>
              </w:rPr>
              <w:t>شهر</w:t>
            </w:r>
          </w:p>
        </w:tc>
        <w:tc>
          <w:tcPr>
            <w:tcW w:w="1803" w:type="dxa"/>
          </w:tcPr>
          <w:p w14:paraId="11E5D522" w14:textId="162585A7" w:rsidR="004A7367" w:rsidRPr="004A7367" w:rsidRDefault="004A7367" w:rsidP="004A7367">
            <w:pPr>
              <w:jc w:val="center"/>
              <w:rPr>
                <w:rFonts w:cs="B Lotus"/>
                <w:sz w:val="28"/>
                <w:szCs w:val="28"/>
                <w:rtl/>
              </w:rPr>
            </w:pPr>
            <w:r w:rsidRPr="004A7367">
              <w:rPr>
                <w:rFonts w:cs="B Lotus"/>
                <w:rtl/>
              </w:rPr>
              <w:t>3</w:t>
            </w:r>
          </w:p>
        </w:tc>
        <w:tc>
          <w:tcPr>
            <w:tcW w:w="1803" w:type="dxa"/>
          </w:tcPr>
          <w:p w14:paraId="392E3E36" w14:textId="38851B41"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2FCC16DA" w14:textId="77777777" w:rsidTr="00372823">
        <w:tc>
          <w:tcPr>
            <w:tcW w:w="1803" w:type="dxa"/>
          </w:tcPr>
          <w:p w14:paraId="7225A266" w14:textId="77777777" w:rsidR="004A7367" w:rsidRPr="004A7367" w:rsidRDefault="004A7367" w:rsidP="004A7367">
            <w:pPr>
              <w:pStyle w:val="ListParagraph"/>
              <w:numPr>
                <w:ilvl w:val="0"/>
                <w:numId w:val="63"/>
              </w:numPr>
              <w:bidi/>
              <w:jc w:val="center"/>
              <w:rPr>
                <w:rFonts w:cs="B Lotus"/>
                <w:rtl/>
              </w:rPr>
            </w:pPr>
          </w:p>
        </w:tc>
        <w:tc>
          <w:tcPr>
            <w:tcW w:w="1803" w:type="dxa"/>
          </w:tcPr>
          <w:p w14:paraId="66FE6AC8" w14:textId="6573604E" w:rsidR="004A7367" w:rsidRPr="004A7367" w:rsidRDefault="004A7367" w:rsidP="004A7367">
            <w:pPr>
              <w:jc w:val="center"/>
              <w:rPr>
                <w:rFonts w:cs="B Lotus"/>
                <w:sz w:val="28"/>
                <w:szCs w:val="28"/>
                <w:rtl/>
              </w:rPr>
            </w:pPr>
            <w:r w:rsidRPr="004A7367">
              <w:rPr>
                <w:rFonts w:cs="B Lotus"/>
                <w:rtl/>
              </w:rPr>
              <w:t>56</w:t>
            </w:r>
          </w:p>
        </w:tc>
        <w:tc>
          <w:tcPr>
            <w:tcW w:w="1803" w:type="dxa"/>
          </w:tcPr>
          <w:p w14:paraId="49536162" w14:textId="16428C6C" w:rsidR="004A7367" w:rsidRPr="004A7367" w:rsidRDefault="004A7367" w:rsidP="004A7367">
            <w:pPr>
              <w:jc w:val="center"/>
              <w:rPr>
                <w:rFonts w:cs="B Lotus"/>
                <w:sz w:val="28"/>
                <w:szCs w:val="28"/>
                <w:rtl/>
              </w:rPr>
            </w:pPr>
            <w:r w:rsidRPr="004A7367">
              <w:rPr>
                <w:rFonts w:cs="B Lotus" w:hint="cs"/>
                <w:rtl/>
              </w:rPr>
              <w:t>پارس</w:t>
            </w:r>
            <w:r w:rsidRPr="004A7367">
              <w:rPr>
                <w:rFonts w:cs="B Lotus"/>
                <w:rtl/>
              </w:rPr>
              <w:t xml:space="preserve"> </w:t>
            </w:r>
            <w:r w:rsidRPr="004A7367">
              <w:rPr>
                <w:rFonts w:cs="B Lotus" w:hint="cs"/>
                <w:rtl/>
              </w:rPr>
              <w:t>آباد</w:t>
            </w:r>
            <w:r w:rsidRPr="004A7367">
              <w:rPr>
                <w:rFonts w:cs="B Lotus"/>
                <w:rtl/>
              </w:rPr>
              <w:t xml:space="preserve"> </w:t>
            </w:r>
            <w:r w:rsidRPr="004A7367">
              <w:rPr>
                <w:rFonts w:cs="B Lotus" w:hint="cs"/>
                <w:rtl/>
              </w:rPr>
              <w:t>مغان</w:t>
            </w:r>
          </w:p>
        </w:tc>
        <w:tc>
          <w:tcPr>
            <w:tcW w:w="1803" w:type="dxa"/>
          </w:tcPr>
          <w:p w14:paraId="1ECBC791" w14:textId="1211B6EC" w:rsidR="004A7367" w:rsidRPr="004A7367" w:rsidRDefault="004A7367" w:rsidP="004A7367">
            <w:pPr>
              <w:jc w:val="center"/>
              <w:rPr>
                <w:rFonts w:cs="B Lotus"/>
                <w:sz w:val="28"/>
                <w:szCs w:val="28"/>
                <w:rtl/>
              </w:rPr>
            </w:pPr>
            <w:r w:rsidRPr="004A7367">
              <w:rPr>
                <w:rFonts w:cs="B Lotus"/>
                <w:rtl/>
              </w:rPr>
              <w:t>3</w:t>
            </w:r>
          </w:p>
        </w:tc>
        <w:tc>
          <w:tcPr>
            <w:tcW w:w="1803" w:type="dxa"/>
          </w:tcPr>
          <w:p w14:paraId="0AB3CCC9" w14:textId="4CA32B3D"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53ED4D22" w14:textId="77777777" w:rsidTr="00372823">
        <w:tc>
          <w:tcPr>
            <w:tcW w:w="1803" w:type="dxa"/>
          </w:tcPr>
          <w:p w14:paraId="6A2071C3" w14:textId="77777777" w:rsidR="004A7367" w:rsidRPr="004A7367" w:rsidRDefault="004A7367" w:rsidP="004A7367">
            <w:pPr>
              <w:pStyle w:val="ListParagraph"/>
              <w:numPr>
                <w:ilvl w:val="0"/>
                <w:numId w:val="63"/>
              </w:numPr>
              <w:bidi/>
              <w:jc w:val="center"/>
              <w:rPr>
                <w:rFonts w:cs="B Lotus"/>
                <w:rtl/>
              </w:rPr>
            </w:pPr>
          </w:p>
        </w:tc>
        <w:tc>
          <w:tcPr>
            <w:tcW w:w="1803" w:type="dxa"/>
          </w:tcPr>
          <w:p w14:paraId="4395667D" w14:textId="2ABEA325" w:rsidR="004A7367" w:rsidRPr="004A7367" w:rsidRDefault="004A7367" w:rsidP="004A7367">
            <w:pPr>
              <w:jc w:val="center"/>
              <w:rPr>
                <w:rFonts w:cs="B Lotus"/>
                <w:sz w:val="28"/>
                <w:szCs w:val="28"/>
                <w:rtl/>
              </w:rPr>
            </w:pPr>
            <w:r w:rsidRPr="004A7367">
              <w:rPr>
                <w:rFonts w:cs="B Lotus"/>
                <w:rtl/>
              </w:rPr>
              <w:t>57</w:t>
            </w:r>
          </w:p>
        </w:tc>
        <w:tc>
          <w:tcPr>
            <w:tcW w:w="1803" w:type="dxa"/>
          </w:tcPr>
          <w:p w14:paraId="55899337" w14:textId="6E859011" w:rsidR="004A7367" w:rsidRPr="004A7367" w:rsidRDefault="004A7367" w:rsidP="004A7367">
            <w:pPr>
              <w:jc w:val="center"/>
              <w:rPr>
                <w:rFonts w:cs="B Lotus"/>
                <w:sz w:val="28"/>
                <w:szCs w:val="28"/>
                <w:rtl/>
              </w:rPr>
            </w:pPr>
            <w:r w:rsidRPr="004A7367">
              <w:rPr>
                <w:rFonts w:cs="B Lotus" w:hint="cs"/>
                <w:rtl/>
              </w:rPr>
              <w:t>نمین</w:t>
            </w:r>
          </w:p>
        </w:tc>
        <w:tc>
          <w:tcPr>
            <w:tcW w:w="1803" w:type="dxa"/>
          </w:tcPr>
          <w:p w14:paraId="19E17B9A" w14:textId="14F4BCE9" w:rsidR="004A7367" w:rsidRPr="004A7367" w:rsidRDefault="004A7367" w:rsidP="004A7367">
            <w:pPr>
              <w:jc w:val="center"/>
              <w:rPr>
                <w:rFonts w:cs="B Lotus"/>
                <w:sz w:val="28"/>
                <w:szCs w:val="28"/>
                <w:rtl/>
              </w:rPr>
            </w:pPr>
            <w:r w:rsidRPr="004A7367">
              <w:rPr>
                <w:rFonts w:cs="B Lotus"/>
                <w:rtl/>
              </w:rPr>
              <w:t>3</w:t>
            </w:r>
          </w:p>
        </w:tc>
        <w:tc>
          <w:tcPr>
            <w:tcW w:w="1803" w:type="dxa"/>
          </w:tcPr>
          <w:p w14:paraId="7A4F7585" w14:textId="0BFFFD4E"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774CF8F3" w14:textId="77777777" w:rsidTr="00372823">
        <w:tc>
          <w:tcPr>
            <w:tcW w:w="1803" w:type="dxa"/>
          </w:tcPr>
          <w:p w14:paraId="52B591B2" w14:textId="77777777" w:rsidR="004A7367" w:rsidRPr="004A7367" w:rsidRDefault="004A7367" w:rsidP="004A7367">
            <w:pPr>
              <w:pStyle w:val="ListParagraph"/>
              <w:numPr>
                <w:ilvl w:val="0"/>
                <w:numId w:val="63"/>
              </w:numPr>
              <w:bidi/>
              <w:jc w:val="center"/>
              <w:rPr>
                <w:rFonts w:cs="B Lotus"/>
                <w:rtl/>
              </w:rPr>
            </w:pPr>
          </w:p>
        </w:tc>
        <w:tc>
          <w:tcPr>
            <w:tcW w:w="1803" w:type="dxa"/>
          </w:tcPr>
          <w:p w14:paraId="51B4E904" w14:textId="76A557D3" w:rsidR="004A7367" w:rsidRPr="004A7367" w:rsidRDefault="004A7367" w:rsidP="004A7367">
            <w:pPr>
              <w:jc w:val="center"/>
              <w:rPr>
                <w:rFonts w:cs="B Lotus"/>
                <w:sz w:val="28"/>
                <w:szCs w:val="28"/>
                <w:rtl/>
              </w:rPr>
            </w:pPr>
            <w:r w:rsidRPr="004A7367">
              <w:rPr>
                <w:rFonts w:cs="B Lotus"/>
                <w:rtl/>
              </w:rPr>
              <w:t>58</w:t>
            </w:r>
          </w:p>
        </w:tc>
        <w:tc>
          <w:tcPr>
            <w:tcW w:w="1803" w:type="dxa"/>
          </w:tcPr>
          <w:p w14:paraId="245C2C3A" w14:textId="40272639" w:rsidR="004A7367" w:rsidRPr="004A7367" w:rsidRDefault="004A7367" w:rsidP="004A7367">
            <w:pPr>
              <w:jc w:val="center"/>
              <w:rPr>
                <w:rFonts w:cs="B Lotus"/>
                <w:sz w:val="28"/>
                <w:szCs w:val="28"/>
                <w:rtl/>
              </w:rPr>
            </w:pPr>
            <w:r w:rsidRPr="004A7367">
              <w:rPr>
                <w:rFonts w:cs="B Lotus" w:hint="cs"/>
                <w:rtl/>
              </w:rPr>
              <w:t>نیر</w:t>
            </w:r>
          </w:p>
        </w:tc>
        <w:tc>
          <w:tcPr>
            <w:tcW w:w="1803" w:type="dxa"/>
          </w:tcPr>
          <w:p w14:paraId="7F196484" w14:textId="38F23A31" w:rsidR="004A7367" w:rsidRPr="004A7367" w:rsidRDefault="004A7367" w:rsidP="004A7367">
            <w:pPr>
              <w:jc w:val="center"/>
              <w:rPr>
                <w:rFonts w:cs="B Lotus"/>
                <w:sz w:val="28"/>
                <w:szCs w:val="28"/>
                <w:rtl/>
              </w:rPr>
            </w:pPr>
            <w:r w:rsidRPr="004A7367">
              <w:rPr>
                <w:rFonts w:cs="B Lotus"/>
                <w:rtl/>
              </w:rPr>
              <w:t>3</w:t>
            </w:r>
          </w:p>
        </w:tc>
        <w:tc>
          <w:tcPr>
            <w:tcW w:w="1803" w:type="dxa"/>
          </w:tcPr>
          <w:p w14:paraId="0C3205AE" w14:textId="3FAF2957"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58D7F856" w14:textId="77777777" w:rsidTr="00372823">
        <w:tc>
          <w:tcPr>
            <w:tcW w:w="1803" w:type="dxa"/>
          </w:tcPr>
          <w:p w14:paraId="01DEEED5" w14:textId="77777777" w:rsidR="004A7367" w:rsidRPr="004A7367" w:rsidRDefault="004A7367" w:rsidP="004A7367">
            <w:pPr>
              <w:pStyle w:val="ListParagraph"/>
              <w:numPr>
                <w:ilvl w:val="0"/>
                <w:numId w:val="63"/>
              </w:numPr>
              <w:bidi/>
              <w:jc w:val="center"/>
              <w:rPr>
                <w:rFonts w:cs="B Lotus"/>
                <w:rtl/>
              </w:rPr>
            </w:pPr>
          </w:p>
        </w:tc>
        <w:tc>
          <w:tcPr>
            <w:tcW w:w="1803" w:type="dxa"/>
          </w:tcPr>
          <w:p w14:paraId="5EF77597" w14:textId="3DD1C9A5" w:rsidR="004A7367" w:rsidRPr="004A7367" w:rsidRDefault="004A7367" w:rsidP="004A7367">
            <w:pPr>
              <w:jc w:val="center"/>
              <w:rPr>
                <w:rFonts w:cs="B Lotus"/>
                <w:sz w:val="28"/>
                <w:szCs w:val="28"/>
                <w:rtl/>
              </w:rPr>
            </w:pPr>
            <w:r w:rsidRPr="004A7367">
              <w:rPr>
                <w:rFonts w:cs="B Lotus"/>
                <w:rtl/>
              </w:rPr>
              <w:t>59</w:t>
            </w:r>
          </w:p>
        </w:tc>
        <w:tc>
          <w:tcPr>
            <w:tcW w:w="1803" w:type="dxa"/>
          </w:tcPr>
          <w:p w14:paraId="566710AC" w14:textId="34318D05" w:rsidR="004A7367" w:rsidRPr="004A7367" w:rsidRDefault="004A7367" w:rsidP="004A7367">
            <w:pPr>
              <w:jc w:val="center"/>
              <w:rPr>
                <w:rFonts w:cs="B Lotus"/>
                <w:sz w:val="28"/>
                <w:szCs w:val="28"/>
                <w:rtl/>
              </w:rPr>
            </w:pPr>
            <w:r w:rsidRPr="004A7367">
              <w:rPr>
                <w:rFonts w:cs="B Lotus" w:hint="cs"/>
                <w:rtl/>
              </w:rPr>
              <w:t>گرمی</w:t>
            </w:r>
          </w:p>
        </w:tc>
        <w:tc>
          <w:tcPr>
            <w:tcW w:w="1803" w:type="dxa"/>
          </w:tcPr>
          <w:p w14:paraId="4AF78920" w14:textId="6BFBB6A1" w:rsidR="004A7367" w:rsidRPr="004A7367" w:rsidRDefault="004A7367" w:rsidP="004A7367">
            <w:pPr>
              <w:jc w:val="center"/>
              <w:rPr>
                <w:rFonts w:cs="B Lotus"/>
                <w:sz w:val="28"/>
                <w:szCs w:val="28"/>
                <w:rtl/>
              </w:rPr>
            </w:pPr>
            <w:r w:rsidRPr="004A7367">
              <w:rPr>
                <w:rFonts w:cs="B Lotus"/>
                <w:rtl/>
              </w:rPr>
              <w:t>3</w:t>
            </w:r>
          </w:p>
        </w:tc>
        <w:tc>
          <w:tcPr>
            <w:tcW w:w="1803" w:type="dxa"/>
          </w:tcPr>
          <w:p w14:paraId="15546705" w14:textId="329A3912"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24629F11" w14:textId="77777777" w:rsidTr="00372823">
        <w:tc>
          <w:tcPr>
            <w:tcW w:w="1803" w:type="dxa"/>
          </w:tcPr>
          <w:p w14:paraId="39F1E318" w14:textId="77777777" w:rsidR="004A7367" w:rsidRPr="004A7367" w:rsidRDefault="004A7367" w:rsidP="004A7367">
            <w:pPr>
              <w:pStyle w:val="ListParagraph"/>
              <w:numPr>
                <w:ilvl w:val="0"/>
                <w:numId w:val="63"/>
              </w:numPr>
              <w:bidi/>
              <w:jc w:val="center"/>
              <w:rPr>
                <w:rFonts w:cs="B Lotus"/>
                <w:rtl/>
              </w:rPr>
            </w:pPr>
          </w:p>
        </w:tc>
        <w:tc>
          <w:tcPr>
            <w:tcW w:w="1803" w:type="dxa"/>
          </w:tcPr>
          <w:p w14:paraId="705EDE98" w14:textId="618C47AC" w:rsidR="004A7367" w:rsidRPr="004A7367" w:rsidRDefault="004A7367" w:rsidP="004A7367">
            <w:pPr>
              <w:jc w:val="center"/>
              <w:rPr>
                <w:rFonts w:cs="B Lotus"/>
                <w:sz w:val="28"/>
                <w:szCs w:val="28"/>
                <w:rtl/>
              </w:rPr>
            </w:pPr>
            <w:r w:rsidRPr="004A7367">
              <w:rPr>
                <w:rFonts w:cs="B Lotus"/>
                <w:rtl/>
              </w:rPr>
              <w:t>60</w:t>
            </w:r>
          </w:p>
        </w:tc>
        <w:tc>
          <w:tcPr>
            <w:tcW w:w="1803" w:type="dxa"/>
          </w:tcPr>
          <w:p w14:paraId="028E67E1" w14:textId="5DA66D0C" w:rsidR="004A7367" w:rsidRPr="004A7367" w:rsidRDefault="004A7367" w:rsidP="004A7367">
            <w:pPr>
              <w:jc w:val="center"/>
              <w:rPr>
                <w:rFonts w:cs="B Lotus"/>
                <w:sz w:val="28"/>
                <w:szCs w:val="28"/>
                <w:rtl/>
              </w:rPr>
            </w:pPr>
            <w:r w:rsidRPr="004A7367">
              <w:rPr>
                <w:rFonts w:cs="B Lotus" w:hint="cs"/>
                <w:rtl/>
              </w:rPr>
              <w:t>پیله</w:t>
            </w:r>
            <w:r w:rsidRPr="004A7367">
              <w:rPr>
                <w:rFonts w:cs="B Lotus"/>
                <w:rtl/>
              </w:rPr>
              <w:t xml:space="preserve"> </w:t>
            </w:r>
            <w:r w:rsidRPr="004A7367">
              <w:rPr>
                <w:rFonts w:cs="B Lotus" w:hint="cs"/>
                <w:rtl/>
              </w:rPr>
              <w:t>سوار</w:t>
            </w:r>
          </w:p>
        </w:tc>
        <w:tc>
          <w:tcPr>
            <w:tcW w:w="1803" w:type="dxa"/>
          </w:tcPr>
          <w:p w14:paraId="2C33E38E" w14:textId="54B23DD9" w:rsidR="004A7367" w:rsidRPr="004A7367" w:rsidRDefault="004A7367" w:rsidP="004A7367">
            <w:pPr>
              <w:jc w:val="center"/>
              <w:rPr>
                <w:rFonts w:cs="B Lotus"/>
                <w:sz w:val="28"/>
                <w:szCs w:val="28"/>
                <w:rtl/>
              </w:rPr>
            </w:pPr>
            <w:r w:rsidRPr="004A7367">
              <w:rPr>
                <w:rFonts w:cs="B Lotus"/>
                <w:rtl/>
              </w:rPr>
              <w:t>3</w:t>
            </w:r>
          </w:p>
        </w:tc>
        <w:tc>
          <w:tcPr>
            <w:tcW w:w="1803" w:type="dxa"/>
          </w:tcPr>
          <w:p w14:paraId="5DAD76A2" w14:textId="54FB9B87"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1D2871C1" w14:textId="77777777" w:rsidTr="00372823">
        <w:tc>
          <w:tcPr>
            <w:tcW w:w="1803" w:type="dxa"/>
          </w:tcPr>
          <w:p w14:paraId="52673AAA" w14:textId="77777777" w:rsidR="004A7367" w:rsidRPr="004A7367" w:rsidRDefault="004A7367" w:rsidP="004A7367">
            <w:pPr>
              <w:pStyle w:val="ListParagraph"/>
              <w:numPr>
                <w:ilvl w:val="0"/>
                <w:numId w:val="63"/>
              </w:numPr>
              <w:bidi/>
              <w:jc w:val="center"/>
              <w:rPr>
                <w:rFonts w:cs="B Lotus"/>
                <w:rtl/>
              </w:rPr>
            </w:pPr>
          </w:p>
        </w:tc>
        <w:tc>
          <w:tcPr>
            <w:tcW w:w="1803" w:type="dxa"/>
          </w:tcPr>
          <w:p w14:paraId="767D0EB6" w14:textId="538A60E2" w:rsidR="004A7367" w:rsidRPr="004A7367" w:rsidRDefault="004A7367" w:rsidP="004A7367">
            <w:pPr>
              <w:jc w:val="center"/>
              <w:rPr>
                <w:rFonts w:cs="B Lotus"/>
                <w:sz w:val="28"/>
                <w:szCs w:val="28"/>
                <w:rtl/>
              </w:rPr>
            </w:pPr>
            <w:r w:rsidRPr="004A7367">
              <w:rPr>
                <w:rFonts w:cs="B Lotus"/>
                <w:rtl/>
              </w:rPr>
              <w:t>61</w:t>
            </w:r>
          </w:p>
        </w:tc>
        <w:tc>
          <w:tcPr>
            <w:tcW w:w="1803" w:type="dxa"/>
          </w:tcPr>
          <w:p w14:paraId="36AA5D85" w14:textId="7EB3ABF1" w:rsidR="004A7367" w:rsidRPr="004A7367" w:rsidRDefault="004A7367" w:rsidP="004A7367">
            <w:pPr>
              <w:jc w:val="center"/>
              <w:rPr>
                <w:rFonts w:cs="B Lotus"/>
                <w:sz w:val="28"/>
                <w:szCs w:val="28"/>
                <w:rtl/>
              </w:rPr>
            </w:pPr>
            <w:r w:rsidRPr="004A7367">
              <w:rPr>
                <w:rFonts w:cs="B Lotus" w:hint="cs"/>
                <w:rtl/>
              </w:rPr>
              <w:t>سرعین</w:t>
            </w:r>
          </w:p>
        </w:tc>
        <w:tc>
          <w:tcPr>
            <w:tcW w:w="1803" w:type="dxa"/>
          </w:tcPr>
          <w:p w14:paraId="40D28578" w14:textId="4DD847B1" w:rsidR="004A7367" w:rsidRPr="004A7367" w:rsidRDefault="004A7367" w:rsidP="004A7367">
            <w:pPr>
              <w:jc w:val="center"/>
              <w:rPr>
                <w:rFonts w:cs="B Lotus"/>
                <w:sz w:val="28"/>
                <w:szCs w:val="28"/>
                <w:rtl/>
              </w:rPr>
            </w:pPr>
            <w:r w:rsidRPr="004A7367">
              <w:rPr>
                <w:rFonts w:cs="B Lotus"/>
                <w:rtl/>
              </w:rPr>
              <w:t>3</w:t>
            </w:r>
          </w:p>
        </w:tc>
        <w:tc>
          <w:tcPr>
            <w:tcW w:w="1803" w:type="dxa"/>
          </w:tcPr>
          <w:p w14:paraId="67571160" w14:textId="7D4336FA"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03E65B0C" w14:textId="77777777" w:rsidTr="00372823">
        <w:tc>
          <w:tcPr>
            <w:tcW w:w="1803" w:type="dxa"/>
          </w:tcPr>
          <w:p w14:paraId="559FA301" w14:textId="77777777" w:rsidR="004A7367" w:rsidRPr="004A7367" w:rsidRDefault="004A7367" w:rsidP="004A7367">
            <w:pPr>
              <w:pStyle w:val="ListParagraph"/>
              <w:numPr>
                <w:ilvl w:val="0"/>
                <w:numId w:val="63"/>
              </w:numPr>
              <w:bidi/>
              <w:jc w:val="center"/>
              <w:rPr>
                <w:rFonts w:cs="B Lotus"/>
                <w:rtl/>
              </w:rPr>
            </w:pPr>
          </w:p>
        </w:tc>
        <w:tc>
          <w:tcPr>
            <w:tcW w:w="1803" w:type="dxa"/>
          </w:tcPr>
          <w:p w14:paraId="33A0AACB" w14:textId="16A10152" w:rsidR="004A7367" w:rsidRPr="004A7367" w:rsidRDefault="004A7367" w:rsidP="004A7367">
            <w:pPr>
              <w:jc w:val="center"/>
              <w:rPr>
                <w:rFonts w:cs="B Lotus"/>
                <w:sz w:val="28"/>
                <w:szCs w:val="28"/>
                <w:rtl/>
              </w:rPr>
            </w:pPr>
            <w:r w:rsidRPr="004A7367">
              <w:rPr>
                <w:rFonts w:cs="B Lotus"/>
                <w:rtl/>
              </w:rPr>
              <w:t>505</w:t>
            </w:r>
          </w:p>
        </w:tc>
        <w:tc>
          <w:tcPr>
            <w:tcW w:w="1803" w:type="dxa"/>
          </w:tcPr>
          <w:p w14:paraId="35C4F1A2" w14:textId="39BC5ADD" w:rsidR="004A7367" w:rsidRPr="004A7367" w:rsidRDefault="004A7367" w:rsidP="004A7367">
            <w:pPr>
              <w:jc w:val="center"/>
              <w:rPr>
                <w:rFonts w:cs="B Lotus"/>
                <w:sz w:val="28"/>
                <w:szCs w:val="28"/>
                <w:rtl/>
              </w:rPr>
            </w:pPr>
            <w:r w:rsidRPr="004A7367">
              <w:rPr>
                <w:rFonts w:cs="B Lotus" w:hint="cs"/>
                <w:rtl/>
              </w:rPr>
              <w:t>بیله</w:t>
            </w:r>
            <w:r w:rsidRPr="004A7367">
              <w:rPr>
                <w:rFonts w:cs="B Lotus"/>
                <w:rtl/>
              </w:rPr>
              <w:t xml:space="preserve"> </w:t>
            </w:r>
            <w:r w:rsidRPr="004A7367">
              <w:rPr>
                <w:rFonts w:cs="B Lotus" w:hint="cs"/>
                <w:rtl/>
              </w:rPr>
              <w:t>سوار</w:t>
            </w:r>
          </w:p>
        </w:tc>
        <w:tc>
          <w:tcPr>
            <w:tcW w:w="1803" w:type="dxa"/>
          </w:tcPr>
          <w:p w14:paraId="5F769D0E" w14:textId="09F6B358" w:rsidR="004A7367" w:rsidRPr="004A7367" w:rsidRDefault="004A7367" w:rsidP="004A7367">
            <w:pPr>
              <w:jc w:val="center"/>
              <w:rPr>
                <w:rFonts w:cs="B Lotus"/>
                <w:sz w:val="28"/>
                <w:szCs w:val="28"/>
                <w:rtl/>
              </w:rPr>
            </w:pPr>
            <w:r w:rsidRPr="004A7367">
              <w:rPr>
                <w:rFonts w:cs="B Lotus"/>
                <w:rtl/>
              </w:rPr>
              <w:t>3</w:t>
            </w:r>
          </w:p>
        </w:tc>
        <w:tc>
          <w:tcPr>
            <w:tcW w:w="1803" w:type="dxa"/>
          </w:tcPr>
          <w:p w14:paraId="64740DAE" w14:textId="584AEF63"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4DF7AA4D" w14:textId="77777777" w:rsidTr="00372823">
        <w:tc>
          <w:tcPr>
            <w:tcW w:w="1803" w:type="dxa"/>
          </w:tcPr>
          <w:p w14:paraId="12BA5231" w14:textId="77777777" w:rsidR="004A7367" w:rsidRPr="004A7367" w:rsidRDefault="004A7367" w:rsidP="004A7367">
            <w:pPr>
              <w:pStyle w:val="ListParagraph"/>
              <w:numPr>
                <w:ilvl w:val="0"/>
                <w:numId w:val="63"/>
              </w:numPr>
              <w:bidi/>
              <w:jc w:val="center"/>
              <w:rPr>
                <w:rFonts w:cs="B Lotus"/>
                <w:rtl/>
              </w:rPr>
            </w:pPr>
          </w:p>
        </w:tc>
        <w:tc>
          <w:tcPr>
            <w:tcW w:w="1803" w:type="dxa"/>
          </w:tcPr>
          <w:p w14:paraId="373F8F49" w14:textId="4DCEA08D" w:rsidR="004A7367" w:rsidRPr="004A7367" w:rsidRDefault="004A7367" w:rsidP="004A7367">
            <w:pPr>
              <w:jc w:val="center"/>
              <w:rPr>
                <w:rFonts w:cs="B Lotus"/>
                <w:sz w:val="28"/>
                <w:szCs w:val="28"/>
                <w:rtl/>
              </w:rPr>
            </w:pPr>
            <w:r w:rsidRPr="004A7367">
              <w:rPr>
                <w:rFonts w:cs="B Lotus"/>
                <w:rtl/>
              </w:rPr>
              <w:t>506</w:t>
            </w:r>
          </w:p>
        </w:tc>
        <w:tc>
          <w:tcPr>
            <w:tcW w:w="1803" w:type="dxa"/>
          </w:tcPr>
          <w:p w14:paraId="1C68B8A4" w14:textId="0AF2172B" w:rsidR="004A7367" w:rsidRPr="004A7367" w:rsidRDefault="004A7367" w:rsidP="004A7367">
            <w:pPr>
              <w:jc w:val="center"/>
              <w:rPr>
                <w:rFonts w:cs="B Lotus"/>
                <w:sz w:val="28"/>
                <w:szCs w:val="28"/>
                <w:rtl/>
              </w:rPr>
            </w:pPr>
            <w:r w:rsidRPr="004A7367">
              <w:rPr>
                <w:rFonts w:cs="B Lotus" w:hint="cs"/>
                <w:rtl/>
              </w:rPr>
              <w:t>جعفراباد</w:t>
            </w:r>
          </w:p>
        </w:tc>
        <w:tc>
          <w:tcPr>
            <w:tcW w:w="1803" w:type="dxa"/>
          </w:tcPr>
          <w:p w14:paraId="78802C3D" w14:textId="046F8D37" w:rsidR="004A7367" w:rsidRPr="004A7367" w:rsidRDefault="004A7367" w:rsidP="004A7367">
            <w:pPr>
              <w:jc w:val="center"/>
              <w:rPr>
                <w:rFonts w:cs="B Lotus"/>
                <w:sz w:val="28"/>
                <w:szCs w:val="28"/>
                <w:rtl/>
              </w:rPr>
            </w:pPr>
            <w:r w:rsidRPr="004A7367">
              <w:rPr>
                <w:rFonts w:cs="B Lotus"/>
                <w:rtl/>
              </w:rPr>
              <w:t>3</w:t>
            </w:r>
          </w:p>
        </w:tc>
        <w:tc>
          <w:tcPr>
            <w:tcW w:w="1803" w:type="dxa"/>
          </w:tcPr>
          <w:p w14:paraId="682E16FF" w14:textId="46891A1F"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00BD05CC" w14:textId="77777777" w:rsidTr="00372823">
        <w:tc>
          <w:tcPr>
            <w:tcW w:w="1803" w:type="dxa"/>
          </w:tcPr>
          <w:p w14:paraId="5B827A37" w14:textId="77777777" w:rsidR="004A7367" w:rsidRPr="004A7367" w:rsidRDefault="004A7367" w:rsidP="004A7367">
            <w:pPr>
              <w:pStyle w:val="ListParagraph"/>
              <w:numPr>
                <w:ilvl w:val="0"/>
                <w:numId w:val="63"/>
              </w:numPr>
              <w:bidi/>
              <w:jc w:val="center"/>
              <w:rPr>
                <w:rFonts w:cs="B Lotus"/>
                <w:rtl/>
              </w:rPr>
            </w:pPr>
          </w:p>
        </w:tc>
        <w:tc>
          <w:tcPr>
            <w:tcW w:w="1803" w:type="dxa"/>
          </w:tcPr>
          <w:p w14:paraId="314D2FDA" w14:textId="14BBF85F" w:rsidR="004A7367" w:rsidRPr="004A7367" w:rsidRDefault="004A7367" w:rsidP="004A7367">
            <w:pPr>
              <w:jc w:val="center"/>
              <w:rPr>
                <w:rFonts w:cs="B Lotus"/>
                <w:sz w:val="28"/>
                <w:szCs w:val="28"/>
                <w:rtl/>
              </w:rPr>
            </w:pPr>
            <w:r w:rsidRPr="004A7367">
              <w:rPr>
                <w:rFonts w:cs="B Lotus"/>
                <w:rtl/>
              </w:rPr>
              <w:t>508</w:t>
            </w:r>
          </w:p>
        </w:tc>
        <w:tc>
          <w:tcPr>
            <w:tcW w:w="1803" w:type="dxa"/>
          </w:tcPr>
          <w:p w14:paraId="79319CE7" w14:textId="0A341793" w:rsidR="004A7367" w:rsidRPr="004A7367" w:rsidRDefault="004A7367" w:rsidP="004A7367">
            <w:pPr>
              <w:jc w:val="center"/>
              <w:rPr>
                <w:rFonts w:cs="B Lotus"/>
                <w:sz w:val="28"/>
                <w:szCs w:val="28"/>
                <w:rtl/>
              </w:rPr>
            </w:pPr>
            <w:r w:rsidRPr="004A7367">
              <w:rPr>
                <w:rFonts w:cs="B Lotus" w:hint="cs"/>
                <w:rtl/>
              </w:rPr>
              <w:t>اصلاندوز</w:t>
            </w:r>
          </w:p>
        </w:tc>
        <w:tc>
          <w:tcPr>
            <w:tcW w:w="1803" w:type="dxa"/>
          </w:tcPr>
          <w:p w14:paraId="7F5D3A88" w14:textId="0B792BB0" w:rsidR="004A7367" w:rsidRPr="004A7367" w:rsidRDefault="004A7367" w:rsidP="004A7367">
            <w:pPr>
              <w:jc w:val="center"/>
              <w:rPr>
                <w:rFonts w:cs="B Lotus"/>
                <w:sz w:val="28"/>
                <w:szCs w:val="28"/>
                <w:rtl/>
              </w:rPr>
            </w:pPr>
            <w:r w:rsidRPr="004A7367">
              <w:rPr>
                <w:rFonts w:cs="B Lotus"/>
                <w:rtl/>
              </w:rPr>
              <w:t>3</w:t>
            </w:r>
          </w:p>
        </w:tc>
        <w:tc>
          <w:tcPr>
            <w:tcW w:w="1803" w:type="dxa"/>
          </w:tcPr>
          <w:p w14:paraId="369B73E9" w14:textId="428DA4C7"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2D019CE0" w14:textId="77777777" w:rsidTr="00372823">
        <w:tc>
          <w:tcPr>
            <w:tcW w:w="1803" w:type="dxa"/>
          </w:tcPr>
          <w:p w14:paraId="475BC81B" w14:textId="77777777" w:rsidR="004A7367" w:rsidRPr="004A7367" w:rsidRDefault="004A7367" w:rsidP="004A7367">
            <w:pPr>
              <w:pStyle w:val="ListParagraph"/>
              <w:numPr>
                <w:ilvl w:val="0"/>
                <w:numId w:val="63"/>
              </w:numPr>
              <w:bidi/>
              <w:jc w:val="center"/>
              <w:rPr>
                <w:rFonts w:cs="B Lotus"/>
                <w:rtl/>
              </w:rPr>
            </w:pPr>
          </w:p>
        </w:tc>
        <w:tc>
          <w:tcPr>
            <w:tcW w:w="1803" w:type="dxa"/>
          </w:tcPr>
          <w:p w14:paraId="6E940859" w14:textId="4EF735B7" w:rsidR="004A7367" w:rsidRPr="004A7367" w:rsidRDefault="004A7367" w:rsidP="004A7367">
            <w:pPr>
              <w:jc w:val="center"/>
              <w:rPr>
                <w:rFonts w:cs="B Lotus"/>
                <w:sz w:val="28"/>
                <w:szCs w:val="28"/>
                <w:rtl/>
              </w:rPr>
            </w:pPr>
            <w:r w:rsidRPr="004A7367">
              <w:rPr>
                <w:rFonts w:cs="B Lotus"/>
                <w:rtl/>
              </w:rPr>
              <w:t>509</w:t>
            </w:r>
          </w:p>
        </w:tc>
        <w:tc>
          <w:tcPr>
            <w:tcW w:w="1803" w:type="dxa"/>
          </w:tcPr>
          <w:p w14:paraId="401122BD" w14:textId="7CD49BFF" w:rsidR="004A7367" w:rsidRPr="004A7367" w:rsidRDefault="004A7367" w:rsidP="004A7367">
            <w:pPr>
              <w:jc w:val="center"/>
              <w:rPr>
                <w:rFonts w:cs="B Lotus"/>
                <w:sz w:val="28"/>
                <w:szCs w:val="28"/>
                <w:rtl/>
              </w:rPr>
            </w:pPr>
            <w:r w:rsidRPr="004A7367">
              <w:rPr>
                <w:rFonts w:cs="B Lotus" w:hint="cs"/>
                <w:rtl/>
              </w:rPr>
              <w:t>هشتجین</w:t>
            </w:r>
          </w:p>
        </w:tc>
        <w:tc>
          <w:tcPr>
            <w:tcW w:w="1803" w:type="dxa"/>
          </w:tcPr>
          <w:p w14:paraId="6C6E7AF5" w14:textId="037182C5" w:rsidR="004A7367" w:rsidRPr="004A7367" w:rsidRDefault="004A7367" w:rsidP="004A7367">
            <w:pPr>
              <w:jc w:val="center"/>
              <w:rPr>
                <w:rFonts w:cs="B Lotus"/>
                <w:sz w:val="28"/>
                <w:szCs w:val="28"/>
                <w:rtl/>
              </w:rPr>
            </w:pPr>
            <w:r w:rsidRPr="004A7367">
              <w:rPr>
                <w:rFonts w:cs="B Lotus"/>
                <w:rtl/>
              </w:rPr>
              <w:t>3</w:t>
            </w:r>
          </w:p>
        </w:tc>
        <w:tc>
          <w:tcPr>
            <w:tcW w:w="1803" w:type="dxa"/>
          </w:tcPr>
          <w:p w14:paraId="65700216" w14:textId="34B2803B"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55390009" w14:textId="77777777" w:rsidTr="00372823">
        <w:tc>
          <w:tcPr>
            <w:tcW w:w="1803" w:type="dxa"/>
          </w:tcPr>
          <w:p w14:paraId="75B0F772" w14:textId="77777777" w:rsidR="004A7367" w:rsidRPr="004A7367" w:rsidRDefault="004A7367" w:rsidP="004A7367">
            <w:pPr>
              <w:pStyle w:val="ListParagraph"/>
              <w:numPr>
                <w:ilvl w:val="0"/>
                <w:numId w:val="63"/>
              </w:numPr>
              <w:bidi/>
              <w:jc w:val="center"/>
              <w:rPr>
                <w:rFonts w:cs="B Lotus"/>
                <w:rtl/>
              </w:rPr>
            </w:pPr>
          </w:p>
        </w:tc>
        <w:tc>
          <w:tcPr>
            <w:tcW w:w="1803" w:type="dxa"/>
          </w:tcPr>
          <w:p w14:paraId="31EC0E60" w14:textId="3EEE27E8" w:rsidR="004A7367" w:rsidRPr="004A7367" w:rsidRDefault="004A7367" w:rsidP="004A7367">
            <w:pPr>
              <w:jc w:val="center"/>
              <w:rPr>
                <w:rFonts w:cs="B Lotus"/>
                <w:sz w:val="28"/>
                <w:szCs w:val="28"/>
                <w:rtl/>
              </w:rPr>
            </w:pPr>
            <w:r w:rsidRPr="004A7367">
              <w:rPr>
                <w:rFonts w:cs="B Lotus"/>
                <w:rtl/>
              </w:rPr>
              <w:t>510</w:t>
            </w:r>
          </w:p>
        </w:tc>
        <w:tc>
          <w:tcPr>
            <w:tcW w:w="1803" w:type="dxa"/>
          </w:tcPr>
          <w:p w14:paraId="47F039EA" w14:textId="517DCC44" w:rsidR="004A7367" w:rsidRPr="004A7367" w:rsidRDefault="004A7367" w:rsidP="004A7367">
            <w:pPr>
              <w:jc w:val="center"/>
              <w:rPr>
                <w:rFonts w:cs="B Lotus"/>
                <w:sz w:val="28"/>
                <w:szCs w:val="28"/>
                <w:rtl/>
              </w:rPr>
            </w:pPr>
            <w:r w:rsidRPr="004A7367">
              <w:rPr>
                <w:rFonts w:cs="B Lotus" w:hint="cs"/>
                <w:rtl/>
              </w:rPr>
              <w:t>کلور</w:t>
            </w:r>
          </w:p>
        </w:tc>
        <w:tc>
          <w:tcPr>
            <w:tcW w:w="1803" w:type="dxa"/>
          </w:tcPr>
          <w:p w14:paraId="65EA92F5" w14:textId="62123680" w:rsidR="004A7367" w:rsidRPr="004A7367" w:rsidRDefault="004A7367" w:rsidP="004A7367">
            <w:pPr>
              <w:jc w:val="center"/>
              <w:rPr>
                <w:rFonts w:cs="B Lotus"/>
                <w:sz w:val="28"/>
                <w:szCs w:val="28"/>
                <w:rtl/>
              </w:rPr>
            </w:pPr>
            <w:r w:rsidRPr="004A7367">
              <w:rPr>
                <w:rFonts w:cs="B Lotus"/>
                <w:rtl/>
              </w:rPr>
              <w:t>3</w:t>
            </w:r>
          </w:p>
        </w:tc>
        <w:tc>
          <w:tcPr>
            <w:tcW w:w="1803" w:type="dxa"/>
          </w:tcPr>
          <w:p w14:paraId="7314AFBF" w14:textId="6FC1B89E"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7E7D9AA9" w14:textId="77777777" w:rsidTr="00372823">
        <w:tc>
          <w:tcPr>
            <w:tcW w:w="1803" w:type="dxa"/>
          </w:tcPr>
          <w:p w14:paraId="4226FE76" w14:textId="77777777" w:rsidR="004A7367" w:rsidRPr="004A7367" w:rsidRDefault="004A7367" w:rsidP="004A7367">
            <w:pPr>
              <w:pStyle w:val="ListParagraph"/>
              <w:numPr>
                <w:ilvl w:val="0"/>
                <w:numId w:val="63"/>
              </w:numPr>
              <w:bidi/>
              <w:jc w:val="center"/>
              <w:rPr>
                <w:rFonts w:cs="B Lotus"/>
                <w:rtl/>
              </w:rPr>
            </w:pPr>
          </w:p>
        </w:tc>
        <w:tc>
          <w:tcPr>
            <w:tcW w:w="1803" w:type="dxa"/>
          </w:tcPr>
          <w:p w14:paraId="06C34A57" w14:textId="75D489B8" w:rsidR="004A7367" w:rsidRPr="004A7367" w:rsidRDefault="004A7367" w:rsidP="004A7367">
            <w:pPr>
              <w:jc w:val="center"/>
              <w:rPr>
                <w:rFonts w:cs="B Lotus"/>
                <w:sz w:val="28"/>
                <w:szCs w:val="28"/>
                <w:rtl/>
              </w:rPr>
            </w:pPr>
            <w:r w:rsidRPr="004A7367">
              <w:rPr>
                <w:rFonts w:cs="B Lotus"/>
                <w:rtl/>
              </w:rPr>
              <w:t>511</w:t>
            </w:r>
          </w:p>
        </w:tc>
        <w:tc>
          <w:tcPr>
            <w:tcW w:w="1803" w:type="dxa"/>
          </w:tcPr>
          <w:p w14:paraId="0D07A2C2" w14:textId="75B44FA7" w:rsidR="004A7367" w:rsidRPr="004A7367" w:rsidRDefault="004A7367" w:rsidP="004A7367">
            <w:pPr>
              <w:jc w:val="center"/>
              <w:rPr>
                <w:rFonts w:cs="B Lotus"/>
                <w:sz w:val="28"/>
                <w:szCs w:val="28"/>
                <w:rtl/>
              </w:rPr>
            </w:pPr>
            <w:r w:rsidRPr="004A7367">
              <w:rPr>
                <w:rFonts w:cs="B Lotus" w:hint="cs"/>
                <w:rtl/>
              </w:rPr>
              <w:t>گیوی</w:t>
            </w:r>
          </w:p>
        </w:tc>
        <w:tc>
          <w:tcPr>
            <w:tcW w:w="1803" w:type="dxa"/>
          </w:tcPr>
          <w:p w14:paraId="78FB93F6" w14:textId="2160A498" w:rsidR="004A7367" w:rsidRPr="004A7367" w:rsidRDefault="004A7367" w:rsidP="004A7367">
            <w:pPr>
              <w:jc w:val="center"/>
              <w:rPr>
                <w:rFonts w:cs="B Lotus"/>
                <w:sz w:val="28"/>
                <w:szCs w:val="28"/>
                <w:rtl/>
              </w:rPr>
            </w:pPr>
            <w:r w:rsidRPr="004A7367">
              <w:rPr>
                <w:rFonts w:cs="B Lotus"/>
                <w:rtl/>
              </w:rPr>
              <w:t>3</w:t>
            </w:r>
          </w:p>
        </w:tc>
        <w:tc>
          <w:tcPr>
            <w:tcW w:w="1803" w:type="dxa"/>
          </w:tcPr>
          <w:p w14:paraId="66683A01" w14:textId="1397167D"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05D0B3F8" w14:textId="77777777" w:rsidTr="00372823">
        <w:tc>
          <w:tcPr>
            <w:tcW w:w="1803" w:type="dxa"/>
          </w:tcPr>
          <w:p w14:paraId="3842768F" w14:textId="77777777" w:rsidR="004A7367" w:rsidRPr="004A7367" w:rsidRDefault="004A7367" w:rsidP="004A7367">
            <w:pPr>
              <w:pStyle w:val="ListParagraph"/>
              <w:numPr>
                <w:ilvl w:val="0"/>
                <w:numId w:val="63"/>
              </w:numPr>
              <w:bidi/>
              <w:jc w:val="center"/>
              <w:rPr>
                <w:rFonts w:cs="B Lotus"/>
                <w:rtl/>
              </w:rPr>
            </w:pPr>
          </w:p>
        </w:tc>
        <w:tc>
          <w:tcPr>
            <w:tcW w:w="1803" w:type="dxa"/>
          </w:tcPr>
          <w:p w14:paraId="33A349A5" w14:textId="264686E3" w:rsidR="004A7367" w:rsidRPr="004A7367" w:rsidRDefault="004A7367" w:rsidP="004A7367">
            <w:pPr>
              <w:jc w:val="center"/>
              <w:rPr>
                <w:rFonts w:cs="B Lotus"/>
                <w:sz w:val="28"/>
                <w:szCs w:val="28"/>
                <w:rtl/>
              </w:rPr>
            </w:pPr>
            <w:r w:rsidRPr="004A7367">
              <w:rPr>
                <w:rFonts w:cs="B Lotus"/>
                <w:rtl/>
              </w:rPr>
              <w:t>512</w:t>
            </w:r>
          </w:p>
        </w:tc>
        <w:tc>
          <w:tcPr>
            <w:tcW w:w="1803" w:type="dxa"/>
          </w:tcPr>
          <w:p w14:paraId="1A4D0959" w14:textId="7AB18542" w:rsidR="004A7367" w:rsidRPr="004A7367" w:rsidRDefault="004A7367" w:rsidP="004A7367">
            <w:pPr>
              <w:jc w:val="center"/>
              <w:rPr>
                <w:rFonts w:cs="B Lotus"/>
                <w:sz w:val="28"/>
                <w:szCs w:val="28"/>
                <w:rtl/>
              </w:rPr>
            </w:pPr>
            <w:r w:rsidRPr="004A7367">
              <w:rPr>
                <w:rFonts w:cs="B Lotus" w:hint="cs"/>
                <w:rtl/>
              </w:rPr>
              <w:t>لاهرود</w:t>
            </w:r>
          </w:p>
        </w:tc>
        <w:tc>
          <w:tcPr>
            <w:tcW w:w="1803" w:type="dxa"/>
          </w:tcPr>
          <w:p w14:paraId="186C5CF9" w14:textId="07522A2B" w:rsidR="004A7367" w:rsidRPr="004A7367" w:rsidRDefault="004A7367" w:rsidP="004A7367">
            <w:pPr>
              <w:jc w:val="center"/>
              <w:rPr>
                <w:rFonts w:cs="B Lotus"/>
                <w:sz w:val="28"/>
                <w:szCs w:val="28"/>
                <w:rtl/>
              </w:rPr>
            </w:pPr>
            <w:r w:rsidRPr="004A7367">
              <w:rPr>
                <w:rFonts w:cs="B Lotus"/>
                <w:rtl/>
              </w:rPr>
              <w:t>3</w:t>
            </w:r>
          </w:p>
        </w:tc>
        <w:tc>
          <w:tcPr>
            <w:tcW w:w="1803" w:type="dxa"/>
          </w:tcPr>
          <w:p w14:paraId="1037746F" w14:textId="76286A64"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7836AD99" w14:textId="77777777" w:rsidTr="00372823">
        <w:tc>
          <w:tcPr>
            <w:tcW w:w="1803" w:type="dxa"/>
          </w:tcPr>
          <w:p w14:paraId="51EBE548" w14:textId="77777777" w:rsidR="004A7367" w:rsidRPr="004A7367" w:rsidRDefault="004A7367" w:rsidP="004A7367">
            <w:pPr>
              <w:pStyle w:val="ListParagraph"/>
              <w:numPr>
                <w:ilvl w:val="0"/>
                <w:numId w:val="63"/>
              </w:numPr>
              <w:bidi/>
              <w:jc w:val="center"/>
              <w:rPr>
                <w:rFonts w:cs="B Lotus"/>
                <w:rtl/>
              </w:rPr>
            </w:pPr>
          </w:p>
        </w:tc>
        <w:tc>
          <w:tcPr>
            <w:tcW w:w="1803" w:type="dxa"/>
          </w:tcPr>
          <w:p w14:paraId="3294EF6F" w14:textId="07867611" w:rsidR="004A7367" w:rsidRPr="004A7367" w:rsidRDefault="004A7367" w:rsidP="004A7367">
            <w:pPr>
              <w:jc w:val="center"/>
              <w:rPr>
                <w:rFonts w:cs="B Lotus"/>
                <w:sz w:val="28"/>
                <w:szCs w:val="28"/>
                <w:rtl/>
              </w:rPr>
            </w:pPr>
            <w:r w:rsidRPr="004A7367">
              <w:rPr>
                <w:rFonts w:cs="B Lotus"/>
                <w:rtl/>
              </w:rPr>
              <w:t>513</w:t>
            </w:r>
          </w:p>
        </w:tc>
        <w:tc>
          <w:tcPr>
            <w:tcW w:w="1803" w:type="dxa"/>
          </w:tcPr>
          <w:p w14:paraId="16B253F6" w14:textId="4C6C27D7" w:rsidR="004A7367" w:rsidRPr="004A7367" w:rsidRDefault="004A7367" w:rsidP="004A7367">
            <w:pPr>
              <w:jc w:val="center"/>
              <w:rPr>
                <w:rFonts w:cs="B Lotus"/>
                <w:sz w:val="28"/>
                <w:szCs w:val="28"/>
                <w:rtl/>
              </w:rPr>
            </w:pPr>
            <w:r w:rsidRPr="004A7367">
              <w:rPr>
                <w:rFonts w:cs="B Lotus" w:hint="cs"/>
                <w:rtl/>
              </w:rPr>
              <w:t>رضی</w:t>
            </w:r>
          </w:p>
        </w:tc>
        <w:tc>
          <w:tcPr>
            <w:tcW w:w="1803" w:type="dxa"/>
          </w:tcPr>
          <w:p w14:paraId="524BC7A7" w14:textId="6C414FC0" w:rsidR="004A7367" w:rsidRPr="004A7367" w:rsidRDefault="004A7367" w:rsidP="004A7367">
            <w:pPr>
              <w:jc w:val="center"/>
              <w:rPr>
                <w:rFonts w:cs="B Lotus"/>
                <w:sz w:val="28"/>
                <w:szCs w:val="28"/>
                <w:rtl/>
              </w:rPr>
            </w:pPr>
            <w:r w:rsidRPr="004A7367">
              <w:rPr>
                <w:rFonts w:cs="B Lotus"/>
                <w:rtl/>
              </w:rPr>
              <w:t>3</w:t>
            </w:r>
          </w:p>
        </w:tc>
        <w:tc>
          <w:tcPr>
            <w:tcW w:w="1803" w:type="dxa"/>
          </w:tcPr>
          <w:p w14:paraId="40372FDA" w14:textId="209D6121"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4DF29032" w14:textId="77777777" w:rsidTr="00372823">
        <w:tc>
          <w:tcPr>
            <w:tcW w:w="1803" w:type="dxa"/>
          </w:tcPr>
          <w:p w14:paraId="4BC9FAB8" w14:textId="77777777" w:rsidR="004A7367" w:rsidRPr="004A7367" w:rsidRDefault="004A7367" w:rsidP="004A7367">
            <w:pPr>
              <w:pStyle w:val="ListParagraph"/>
              <w:numPr>
                <w:ilvl w:val="0"/>
                <w:numId w:val="63"/>
              </w:numPr>
              <w:bidi/>
              <w:jc w:val="center"/>
              <w:rPr>
                <w:rFonts w:cs="B Lotus"/>
                <w:rtl/>
              </w:rPr>
            </w:pPr>
          </w:p>
        </w:tc>
        <w:tc>
          <w:tcPr>
            <w:tcW w:w="1803" w:type="dxa"/>
          </w:tcPr>
          <w:p w14:paraId="64AED0E6" w14:textId="50A3E383" w:rsidR="004A7367" w:rsidRPr="004A7367" w:rsidRDefault="004A7367" w:rsidP="004A7367">
            <w:pPr>
              <w:jc w:val="center"/>
              <w:rPr>
                <w:rFonts w:cs="B Lotus"/>
                <w:sz w:val="28"/>
                <w:szCs w:val="28"/>
                <w:rtl/>
              </w:rPr>
            </w:pPr>
            <w:r w:rsidRPr="004A7367">
              <w:rPr>
                <w:rFonts w:cs="B Lotus"/>
                <w:rtl/>
              </w:rPr>
              <w:t>515</w:t>
            </w:r>
          </w:p>
        </w:tc>
        <w:tc>
          <w:tcPr>
            <w:tcW w:w="1803" w:type="dxa"/>
          </w:tcPr>
          <w:p w14:paraId="2190ED62" w14:textId="3A5BFF18" w:rsidR="004A7367" w:rsidRPr="004A7367" w:rsidRDefault="004A7367" w:rsidP="004A7367">
            <w:pPr>
              <w:jc w:val="center"/>
              <w:rPr>
                <w:rFonts w:cs="B Lotus"/>
                <w:sz w:val="28"/>
                <w:szCs w:val="28"/>
                <w:rtl/>
              </w:rPr>
            </w:pPr>
            <w:r w:rsidRPr="004A7367">
              <w:rPr>
                <w:rFonts w:cs="B Lotus" w:hint="cs"/>
                <w:rtl/>
              </w:rPr>
              <w:t>هیر</w:t>
            </w:r>
          </w:p>
        </w:tc>
        <w:tc>
          <w:tcPr>
            <w:tcW w:w="1803" w:type="dxa"/>
          </w:tcPr>
          <w:p w14:paraId="4FEF9CAC" w14:textId="765601C6" w:rsidR="004A7367" w:rsidRPr="004A7367" w:rsidRDefault="004A7367" w:rsidP="004A7367">
            <w:pPr>
              <w:jc w:val="center"/>
              <w:rPr>
                <w:rFonts w:cs="B Lotus"/>
                <w:sz w:val="28"/>
                <w:szCs w:val="28"/>
                <w:rtl/>
              </w:rPr>
            </w:pPr>
            <w:r w:rsidRPr="004A7367">
              <w:rPr>
                <w:rFonts w:cs="B Lotus"/>
                <w:rtl/>
              </w:rPr>
              <w:t>3</w:t>
            </w:r>
          </w:p>
        </w:tc>
        <w:tc>
          <w:tcPr>
            <w:tcW w:w="1803" w:type="dxa"/>
          </w:tcPr>
          <w:p w14:paraId="365A44AE" w14:textId="5C8F02C3"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315E8D73" w14:textId="77777777" w:rsidTr="00372823">
        <w:tc>
          <w:tcPr>
            <w:tcW w:w="1803" w:type="dxa"/>
          </w:tcPr>
          <w:p w14:paraId="20333829" w14:textId="77777777" w:rsidR="004A7367" w:rsidRPr="004A7367" w:rsidRDefault="004A7367" w:rsidP="004A7367">
            <w:pPr>
              <w:pStyle w:val="ListParagraph"/>
              <w:numPr>
                <w:ilvl w:val="0"/>
                <w:numId w:val="63"/>
              </w:numPr>
              <w:bidi/>
              <w:jc w:val="center"/>
              <w:rPr>
                <w:rFonts w:cs="B Lotus"/>
                <w:rtl/>
              </w:rPr>
            </w:pPr>
          </w:p>
        </w:tc>
        <w:tc>
          <w:tcPr>
            <w:tcW w:w="1803" w:type="dxa"/>
          </w:tcPr>
          <w:p w14:paraId="6D929C89" w14:textId="7569DA2A" w:rsidR="004A7367" w:rsidRPr="004A7367" w:rsidRDefault="004A7367" w:rsidP="004A7367">
            <w:pPr>
              <w:jc w:val="center"/>
              <w:rPr>
                <w:rFonts w:cs="B Lotus"/>
                <w:sz w:val="28"/>
                <w:szCs w:val="28"/>
                <w:rtl/>
              </w:rPr>
            </w:pPr>
            <w:r w:rsidRPr="004A7367">
              <w:rPr>
                <w:rFonts w:cs="B Lotus"/>
                <w:rtl/>
              </w:rPr>
              <w:t>1006</w:t>
            </w:r>
          </w:p>
        </w:tc>
        <w:tc>
          <w:tcPr>
            <w:tcW w:w="1803" w:type="dxa"/>
          </w:tcPr>
          <w:p w14:paraId="2C8C33D3" w14:textId="78E3699A" w:rsidR="004A7367" w:rsidRPr="004A7367" w:rsidRDefault="004A7367" w:rsidP="004A7367">
            <w:pPr>
              <w:jc w:val="center"/>
              <w:rPr>
                <w:rFonts w:cs="B Lotus"/>
                <w:sz w:val="28"/>
                <w:szCs w:val="28"/>
                <w:rtl/>
              </w:rPr>
            </w:pPr>
            <w:r w:rsidRPr="004A7367">
              <w:rPr>
                <w:rFonts w:cs="B Lotus" w:hint="cs"/>
                <w:rtl/>
              </w:rPr>
              <w:t>عنبران</w:t>
            </w:r>
          </w:p>
        </w:tc>
        <w:tc>
          <w:tcPr>
            <w:tcW w:w="1803" w:type="dxa"/>
          </w:tcPr>
          <w:p w14:paraId="19ACE977" w14:textId="47572BF6" w:rsidR="004A7367" w:rsidRPr="004A7367" w:rsidRDefault="004A7367" w:rsidP="004A7367">
            <w:pPr>
              <w:jc w:val="center"/>
              <w:rPr>
                <w:rFonts w:cs="B Lotus"/>
                <w:sz w:val="28"/>
                <w:szCs w:val="28"/>
                <w:rtl/>
              </w:rPr>
            </w:pPr>
            <w:r w:rsidRPr="004A7367">
              <w:rPr>
                <w:rFonts w:cs="B Lotus"/>
                <w:rtl/>
              </w:rPr>
              <w:t>3</w:t>
            </w:r>
          </w:p>
        </w:tc>
        <w:tc>
          <w:tcPr>
            <w:tcW w:w="1803" w:type="dxa"/>
          </w:tcPr>
          <w:p w14:paraId="19853C78" w14:textId="763E4F4F"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67C7116D" w14:textId="77777777" w:rsidTr="00372823">
        <w:tc>
          <w:tcPr>
            <w:tcW w:w="1803" w:type="dxa"/>
          </w:tcPr>
          <w:p w14:paraId="1E6CF45B" w14:textId="77777777" w:rsidR="004A7367" w:rsidRPr="004A7367" w:rsidRDefault="004A7367" w:rsidP="004A7367">
            <w:pPr>
              <w:pStyle w:val="ListParagraph"/>
              <w:numPr>
                <w:ilvl w:val="0"/>
                <w:numId w:val="63"/>
              </w:numPr>
              <w:bidi/>
              <w:jc w:val="center"/>
              <w:rPr>
                <w:rFonts w:cs="B Lotus"/>
                <w:rtl/>
              </w:rPr>
            </w:pPr>
          </w:p>
        </w:tc>
        <w:tc>
          <w:tcPr>
            <w:tcW w:w="1803" w:type="dxa"/>
          </w:tcPr>
          <w:p w14:paraId="13654015" w14:textId="4F758CD3" w:rsidR="004A7367" w:rsidRPr="004A7367" w:rsidRDefault="004A7367" w:rsidP="004A7367">
            <w:pPr>
              <w:jc w:val="center"/>
              <w:rPr>
                <w:rFonts w:cs="B Lotus"/>
                <w:sz w:val="28"/>
                <w:szCs w:val="28"/>
                <w:rtl/>
              </w:rPr>
            </w:pPr>
            <w:r w:rsidRPr="004A7367">
              <w:rPr>
                <w:rFonts w:cs="B Lotus"/>
                <w:rtl/>
              </w:rPr>
              <w:t>1148</w:t>
            </w:r>
          </w:p>
        </w:tc>
        <w:tc>
          <w:tcPr>
            <w:tcW w:w="1803" w:type="dxa"/>
          </w:tcPr>
          <w:p w14:paraId="2E582E29" w14:textId="6BA84FB2" w:rsidR="004A7367" w:rsidRPr="004A7367" w:rsidRDefault="004A7367" w:rsidP="004A7367">
            <w:pPr>
              <w:jc w:val="center"/>
              <w:rPr>
                <w:rFonts w:cs="B Lotus"/>
                <w:sz w:val="28"/>
                <w:szCs w:val="28"/>
                <w:rtl/>
              </w:rPr>
            </w:pPr>
            <w:r w:rsidRPr="004A7367">
              <w:rPr>
                <w:rFonts w:cs="B Lotus" w:hint="cs"/>
                <w:rtl/>
              </w:rPr>
              <w:t>آبی</w:t>
            </w:r>
            <w:r w:rsidRPr="004A7367">
              <w:rPr>
                <w:rFonts w:cs="B Lotus"/>
                <w:rtl/>
              </w:rPr>
              <w:t xml:space="preserve"> </w:t>
            </w:r>
            <w:r w:rsidRPr="004A7367">
              <w:rPr>
                <w:rFonts w:cs="B Lotus" w:hint="cs"/>
                <w:rtl/>
              </w:rPr>
              <w:t>بیگلو</w:t>
            </w:r>
          </w:p>
        </w:tc>
        <w:tc>
          <w:tcPr>
            <w:tcW w:w="1803" w:type="dxa"/>
          </w:tcPr>
          <w:p w14:paraId="07EFAE25" w14:textId="33063FB9" w:rsidR="004A7367" w:rsidRPr="004A7367" w:rsidRDefault="004A7367" w:rsidP="004A7367">
            <w:pPr>
              <w:jc w:val="center"/>
              <w:rPr>
                <w:rFonts w:cs="B Lotus"/>
                <w:sz w:val="28"/>
                <w:szCs w:val="28"/>
                <w:rtl/>
              </w:rPr>
            </w:pPr>
            <w:r w:rsidRPr="004A7367">
              <w:rPr>
                <w:rFonts w:cs="B Lotus"/>
                <w:rtl/>
              </w:rPr>
              <w:t>3</w:t>
            </w:r>
          </w:p>
        </w:tc>
        <w:tc>
          <w:tcPr>
            <w:tcW w:w="1803" w:type="dxa"/>
          </w:tcPr>
          <w:p w14:paraId="10F86D5A" w14:textId="11C770F4"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29455487" w14:textId="77777777" w:rsidTr="00372823">
        <w:tc>
          <w:tcPr>
            <w:tcW w:w="1803" w:type="dxa"/>
          </w:tcPr>
          <w:p w14:paraId="40E334DE" w14:textId="77777777" w:rsidR="004A7367" w:rsidRPr="004A7367" w:rsidRDefault="004A7367" w:rsidP="004A7367">
            <w:pPr>
              <w:pStyle w:val="ListParagraph"/>
              <w:numPr>
                <w:ilvl w:val="0"/>
                <w:numId w:val="63"/>
              </w:numPr>
              <w:bidi/>
              <w:jc w:val="center"/>
              <w:rPr>
                <w:rFonts w:cs="B Lotus"/>
                <w:rtl/>
              </w:rPr>
            </w:pPr>
          </w:p>
        </w:tc>
        <w:tc>
          <w:tcPr>
            <w:tcW w:w="1803" w:type="dxa"/>
          </w:tcPr>
          <w:p w14:paraId="5AF477B6" w14:textId="2B4504D4" w:rsidR="004A7367" w:rsidRPr="004A7367" w:rsidRDefault="004A7367" w:rsidP="004A7367">
            <w:pPr>
              <w:jc w:val="center"/>
              <w:rPr>
                <w:rFonts w:cs="B Lotus"/>
                <w:sz w:val="28"/>
                <w:szCs w:val="28"/>
                <w:rtl/>
              </w:rPr>
            </w:pPr>
            <w:r w:rsidRPr="004A7367">
              <w:rPr>
                <w:rFonts w:cs="B Lotus"/>
                <w:rtl/>
              </w:rPr>
              <w:t>1149</w:t>
            </w:r>
          </w:p>
        </w:tc>
        <w:tc>
          <w:tcPr>
            <w:tcW w:w="1803" w:type="dxa"/>
          </w:tcPr>
          <w:p w14:paraId="6FA15748" w14:textId="11D6F7BC" w:rsidR="004A7367" w:rsidRPr="004A7367" w:rsidRDefault="004A7367" w:rsidP="004A7367">
            <w:pPr>
              <w:jc w:val="center"/>
              <w:rPr>
                <w:rFonts w:cs="B Lotus"/>
                <w:sz w:val="28"/>
                <w:szCs w:val="28"/>
                <w:rtl/>
              </w:rPr>
            </w:pPr>
            <w:r w:rsidRPr="004A7367">
              <w:rPr>
                <w:rFonts w:cs="B Lotus" w:hint="cs"/>
                <w:rtl/>
              </w:rPr>
              <w:t>قشلاق</w:t>
            </w:r>
            <w:r w:rsidRPr="004A7367">
              <w:rPr>
                <w:rFonts w:cs="B Lotus"/>
                <w:rtl/>
              </w:rPr>
              <w:t xml:space="preserve"> </w:t>
            </w:r>
            <w:r w:rsidRPr="004A7367">
              <w:rPr>
                <w:rFonts w:cs="B Lotus" w:hint="cs"/>
                <w:rtl/>
              </w:rPr>
              <w:t>دشت</w:t>
            </w:r>
          </w:p>
        </w:tc>
        <w:tc>
          <w:tcPr>
            <w:tcW w:w="1803" w:type="dxa"/>
          </w:tcPr>
          <w:p w14:paraId="1B9E6104" w14:textId="7EEA9C0B" w:rsidR="004A7367" w:rsidRPr="004A7367" w:rsidRDefault="004A7367" w:rsidP="004A7367">
            <w:pPr>
              <w:jc w:val="center"/>
              <w:rPr>
                <w:rFonts w:cs="B Lotus"/>
                <w:sz w:val="28"/>
                <w:szCs w:val="28"/>
                <w:rtl/>
              </w:rPr>
            </w:pPr>
            <w:r w:rsidRPr="004A7367">
              <w:rPr>
                <w:rFonts w:cs="B Lotus"/>
                <w:rtl/>
              </w:rPr>
              <w:t>3</w:t>
            </w:r>
          </w:p>
        </w:tc>
        <w:tc>
          <w:tcPr>
            <w:tcW w:w="1803" w:type="dxa"/>
          </w:tcPr>
          <w:p w14:paraId="25FC93AC" w14:textId="09714D68"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0B2BE4B2" w14:textId="77777777" w:rsidTr="00372823">
        <w:tc>
          <w:tcPr>
            <w:tcW w:w="1803" w:type="dxa"/>
          </w:tcPr>
          <w:p w14:paraId="4D225DD8" w14:textId="77777777" w:rsidR="004A7367" w:rsidRPr="004A7367" w:rsidRDefault="004A7367" w:rsidP="004A7367">
            <w:pPr>
              <w:pStyle w:val="ListParagraph"/>
              <w:numPr>
                <w:ilvl w:val="0"/>
                <w:numId w:val="63"/>
              </w:numPr>
              <w:bidi/>
              <w:jc w:val="center"/>
              <w:rPr>
                <w:rFonts w:cs="B Lotus"/>
                <w:rtl/>
              </w:rPr>
            </w:pPr>
          </w:p>
        </w:tc>
        <w:tc>
          <w:tcPr>
            <w:tcW w:w="1803" w:type="dxa"/>
          </w:tcPr>
          <w:p w14:paraId="63C8979B" w14:textId="5AB3488D" w:rsidR="004A7367" w:rsidRPr="004A7367" w:rsidRDefault="004A7367" w:rsidP="004A7367">
            <w:pPr>
              <w:jc w:val="center"/>
              <w:rPr>
                <w:rFonts w:cs="B Lotus"/>
                <w:sz w:val="28"/>
                <w:szCs w:val="28"/>
                <w:rtl/>
              </w:rPr>
            </w:pPr>
            <w:r w:rsidRPr="004A7367">
              <w:rPr>
                <w:rFonts w:cs="B Lotus"/>
                <w:rtl/>
              </w:rPr>
              <w:t>1198</w:t>
            </w:r>
          </w:p>
        </w:tc>
        <w:tc>
          <w:tcPr>
            <w:tcW w:w="1803" w:type="dxa"/>
          </w:tcPr>
          <w:p w14:paraId="216D09F9" w14:textId="2AF324C9" w:rsidR="004A7367" w:rsidRPr="004A7367" w:rsidRDefault="004A7367" w:rsidP="004A7367">
            <w:pPr>
              <w:jc w:val="center"/>
              <w:rPr>
                <w:rFonts w:cs="B Lotus"/>
                <w:sz w:val="28"/>
                <w:szCs w:val="28"/>
                <w:rtl/>
              </w:rPr>
            </w:pPr>
            <w:r w:rsidRPr="004A7367">
              <w:rPr>
                <w:rFonts w:cs="B Lotus" w:hint="cs"/>
                <w:rtl/>
              </w:rPr>
              <w:t>کوثر</w:t>
            </w:r>
          </w:p>
        </w:tc>
        <w:tc>
          <w:tcPr>
            <w:tcW w:w="1803" w:type="dxa"/>
          </w:tcPr>
          <w:p w14:paraId="6F24682D" w14:textId="4CD70B82" w:rsidR="004A7367" w:rsidRPr="004A7367" w:rsidRDefault="004A7367" w:rsidP="004A7367">
            <w:pPr>
              <w:jc w:val="center"/>
              <w:rPr>
                <w:rFonts w:cs="B Lotus"/>
                <w:sz w:val="28"/>
                <w:szCs w:val="28"/>
                <w:rtl/>
              </w:rPr>
            </w:pPr>
            <w:r w:rsidRPr="004A7367">
              <w:rPr>
                <w:rFonts w:cs="B Lotus"/>
                <w:rtl/>
              </w:rPr>
              <w:t>3</w:t>
            </w:r>
          </w:p>
        </w:tc>
        <w:tc>
          <w:tcPr>
            <w:tcW w:w="1803" w:type="dxa"/>
          </w:tcPr>
          <w:p w14:paraId="62BD7491" w14:textId="70E167EB"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3EC0989F" w14:textId="77777777" w:rsidTr="00372823">
        <w:tc>
          <w:tcPr>
            <w:tcW w:w="1803" w:type="dxa"/>
          </w:tcPr>
          <w:p w14:paraId="01DECC5C" w14:textId="77777777" w:rsidR="004A7367" w:rsidRPr="004A7367" w:rsidRDefault="004A7367" w:rsidP="004A7367">
            <w:pPr>
              <w:pStyle w:val="ListParagraph"/>
              <w:numPr>
                <w:ilvl w:val="0"/>
                <w:numId w:val="63"/>
              </w:numPr>
              <w:bidi/>
              <w:jc w:val="center"/>
              <w:rPr>
                <w:rFonts w:cs="B Lotus"/>
                <w:rtl/>
              </w:rPr>
            </w:pPr>
          </w:p>
        </w:tc>
        <w:tc>
          <w:tcPr>
            <w:tcW w:w="1803" w:type="dxa"/>
          </w:tcPr>
          <w:p w14:paraId="2DF13D95" w14:textId="125C9F94" w:rsidR="004A7367" w:rsidRPr="004A7367" w:rsidRDefault="004A7367" w:rsidP="004A7367">
            <w:pPr>
              <w:jc w:val="center"/>
              <w:rPr>
                <w:rFonts w:cs="B Lotus"/>
                <w:sz w:val="28"/>
                <w:szCs w:val="28"/>
                <w:rtl/>
              </w:rPr>
            </w:pPr>
            <w:r w:rsidRPr="004A7367">
              <w:rPr>
                <w:rFonts w:cs="B Lotus"/>
                <w:rtl/>
              </w:rPr>
              <w:t>1258</w:t>
            </w:r>
          </w:p>
        </w:tc>
        <w:tc>
          <w:tcPr>
            <w:tcW w:w="1803" w:type="dxa"/>
          </w:tcPr>
          <w:p w14:paraId="1AD44A75" w14:textId="0662B853" w:rsidR="004A7367" w:rsidRPr="004A7367" w:rsidRDefault="004A7367" w:rsidP="004A7367">
            <w:pPr>
              <w:jc w:val="center"/>
              <w:rPr>
                <w:rFonts w:cs="B Lotus"/>
                <w:sz w:val="28"/>
                <w:szCs w:val="28"/>
                <w:rtl/>
              </w:rPr>
            </w:pPr>
            <w:r w:rsidRPr="004A7367">
              <w:rPr>
                <w:rFonts w:cs="B Lotus" w:hint="cs"/>
                <w:rtl/>
              </w:rPr>
              <w:t>ثمرین</w:t>
            </w:r>
          </w:p>
        </w:tc>
        <w:tc>
          <w:tcPr>
            <w:tcW w:w="1803" w:type="dxa"/>
          </w:tcPr>
          <w:p w14:paraId="5D392F5D" w14:textId="14460D8A" w:rsidR="004A7367" w:rsidRPr="004A7367" w:rsidRDefault="004A7367" w:rsidP="004A7367">
            <w:pPr>
              <w:jc w:val="center"/>
              <w:rPr>
                <w:rFonts w:cs="B Lotus"/>
                <w:sz w:val="28"/>
                <w:szCs w:val="28"/>
                <w:rtl/>
              </w:rPr>
            </w:pPr>
            <w:r w:rsidRPr="004A7367">
              <w:rPr>
                <w:rFonts w:cs="B Lotus"/>
                <w:rtl/>
              </w:rPr>
              <w:t>3</w:t>
            </w:r>
          </w:p>
        </w:tc>
        <w:tc>
          <w:tcPr>
            <w:tcW w:w="1803" w:type="dxa"/>
          </w:tcPr>
          <w:p w14:paraId="75DAD9D9" w14:textId="5E822240"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436A5EE3" w14:textId="77777777" w:rsidTr="00372823">
        <w:tc>
          <w:tcPr>
            <w:tcW w:w="1803" w:type="dxa"/>
          </w:tcPr>
          <w:p w14:paraId="098A0F33" w14:textId="77777777" w:rsidR="004A7367" w:rsidRPr="004A7367" w:rsidRDefault="004A7367" w:rsidP="004A7367">
            <w:pPr>
              <w:pStyle w:val="ListParagraph"/>
              <w:numPr>
                <w:ilvl w:val="0"/>
                <w:numId w:val="63"/>
              </w:numPr>
              <w:bidi/>
              <w:jc w:val="center"/>
              <w:rPr>
                <w:rFonts w:cs="B Lotus"/>
                <w:rtl/>
              </w:rPr>
            </w:pPr>
          </w:p>
        </w:tc>
        <w:tc>
          <w:tcPr>
            <w:tcW w:w="1803" w:type="dxa"/>
          </w:tcPr>
          <w:p w14:paraId="7DABD317" w14:textId="4168D727" w:rsidR="004A7367" w:rsidRPr="004A7367" w:rsidRDefault="004A7367" w:rsidP="004A7367">
            <w:pPr>
              <w:jc w:val="center"/>
              <w:rPr>
                <w:rFonts w:cs="B Lotus"/>
                <w:sz w:val="28"/>
                <w:szCs w:val="28"/>
                <w:rtl/>
              </w:rPr>
            </w:pPr>
            <w:r w:rsidRPr="004A7367">
              <w:rPr>
                <w:rFonts w:cs="B Lotus"/>
                <w:rtl/>
              </w:rPr>
              <w:t>1855</w:t>
            </w:r>
          </w:p>
        </w:tc>
        <w:tc>
          <w:tcPr>
            <w:tcW w:w="1803" w:type="dxa"/>
          </w:tcPr>
          <w:p w14:paraId="43CE1690" w14:textId="6E12CE34" w:rsidR="004A7367" w:rsidRPr="004A7367" w:rsidRDefault="004A7367" w:rsidP="004A7367">
            <w:pPr>
              <w:jc w:val="center"/>
              <w:rPr>
                <w:rFonts w:cs="B Lotus"/>
                <w:sz w:val="28"/>
                <w:szCs w:val="28"/>
                <w:rtl/>
              </w:rPr>
            </w:pPr>
            <w:r w:rsidRPr="004A7367">
              <w:rPr>
                <w:rFonts w:cs="B Lotus" w:hint="cs"/>
                <w:rtl/>
              </w:rPr>
              <w:t>کورائیم</w:t>
            </w:r>
          </w:p>
        </w:tc>
        <w:tc>
          <w:tcPr>
            <w:tcW w:w="1803" w:type="dxa"/>
          </w:tcPr>
          <w:p w14:paraId="544459DE" w14:textId="627D9554" w:rsidR="004A7367" w:rsidRPr="004A7367" w:rsidRDefault="004A7367" w:rsidP="004A7367">
            <w:pPr>
              <w:jc w:val="center"/>
              <w:rPr>
                <w:rFonts w:cs="B Lotus"/>
                <w:sz w:val="28"/>
                <w:szCs w:val="28"/>
                <w:rtl/>
              </w:rPr>
            </w:pPr>
            <w:r w:rsidRPr="004A7367">
              <w:rPr>
                <w:rFonts w:cs="B Lotus"/>
                <w:rtl/>
              </w:rPr>
              <w:t>3</w:t>
            </w:r>
          </w:p>
        </w:tc>
        <w:tc>
          <w:tcPr>
            <w:tcW w:w="1803" w:type="dxa"/>
          </w:tcPr>
          <w:p w14:paraId="5D388565" w14:textId="06D69BD9"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382C67B8" w14:textId="77777777" w:rsidTr="00372823">
        <w:tc>
          <w:tcPr>
            <w:tcW w:w="1803" w:type="dxa"/>
          </w:tcPr>
          <w:p w14:paraId="13108A7E" w14:textId="77777777" w:rsidR="004A7367" w:rsidRPr="004A7367" w:rsidRDefault="004A7367" w:rsidP="004A7367">
            <w:pPr>
              <w:pStyle w:val="ListParagraph"/>
              <w:numPr>
                <w:ilvl w:val="0"/>
                <w:numId w:val="63"/>
              </w:numPr>
              <w:bidi/>
              <w:jc w:val="center"/>
              <w:rPr>
                <w:rFonts w:cs="B Lotus"/>
                <w:rtl/>
              </w:rPr>
            </w:pPr>
          </w:p>
        </w:tc>
        <w:tc>
          <w:tcPr>
            <w:tcW w:w="1803" w:type="dxa"/>
          </w:tcPr>
          <w:p w14:paraId="62C70580" w14:textId="72258F9F" w:rsidR="004A7367" w:rsidRPr="004A7367" w:rsidRDefault="004A7367" w:rsidP="004A7367">
            <w:pPr>
              <w:jc w:val="center"/>
              <w:rPr>
                <w:rFonts w:cs="B Lotus"/>
                <w:sz w:val="28"/>
                <w:szCs w:val="28"/>
                <w:rtl/>
              </w:rPr>
            </w:pPr>
            <w:r w:rsidRPr="004A7367">
              <w:rPr>
                <w:rFonts w:cs="B Lotus"/>
                <w:rtl/>
              </w:rPr>
              <w:t>1856</w:t>
            </w:r>
          </w:p>
        </w:tc>
        <w:tc>
          <w:tcPr>
            <w:tcW w:w="1803" w:type="dxa"/>
          </w:tcPr>
          <w:p w14:paraId="082AF3F1" w14:textId="2603C505" w:rsidR="004A7367" w:rsidRPr="004A7367" w:rsidRDefault="004A7367" w:rsidP="004A7367">
            <w:pPr>
              <w:jc w:val="center"/>
              <w:rPr>
                <w:rFonts w:cs="B Lotus"/>
                <w:sz w:val="28"/>
                <w:szCs w:val="28"/>
                <w:rtl/>
              </w:rPr>
            </w:pPr>
            <w:r w:rsidRPr="004A7367">
              <w:rPr>
                <w:rFonts w:cs="B Lotus" w:hint="cs"/>
                <w:rtl/>
              </w:rPr>
              <w:t>اسلام</w:t>
            </w:r>
            <w:r w:rsidRPr="004A7367">
              <w:rPr>
                <w:rFonts w:cs="B Lotus"/>
                <w:rtl/>
              </w:rPr>
              <w:t xml:space="preserve"> </w:t>
            </w:r>
            <w:r w:rsidRPr="004A7367">
              <w:rPr>
                <w:rFonts w:cs="B Lotus" w:hint="cs"/>
                <w:rtl/>
              </w:rPr>
              <w:t>آباد</w:t>
            </w:r>
          </w:p>
        </w:tc>
        <w:tc>
          <w:tcPr>
            <w:tcW w:w="1803" w:type="dxa"/>
          </w:tcPr>
          <w:p w14:paraId="72DD225D" w14:textId="79AA06D6" w:rsidR="004A7367" w:rsidRPr="004A7367" w:rsidRDefault="004A7367" w:rsidP="004A7367">
            <w:pPr>
              <w:jc w:val="center"/>
              <w:rPr>
                <w:rFonts w:cs="B Lotus"/>
                <w:sz w:val="28"/>
                <w:szCs w:val="28"/>
                <w:rtl/>
              </w:rPr>
            </w:pPr>
            <w:r w:rsidRPr="004A7367">
              <w:rPr>
                <w:rFonts w:cs="B Lotus"/>
                <w:rtl/>
              </w:rPr>
              <w:t>3</w:t>
            </w:r>
          </w:p>
        </w:tc>
        <w:tc>
          <w:tcPr>
            <w:tcW w:w="1803" w:type="dxa"/>
          </w:tcPr>
          <w:p w14:paraId="287C445F" w14:textId="0AD53E86"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7B663170" w14:textId="77777777" w:rsidTr="00372823">
        <w:tc>
          <w:tcPr>
            <w:tcW w:w="1803" w:type="dxa"/>
          </w:tcPr>
          <w:p w14:paraId="4CD05E4A" w14:textId="77777777" w:rsidR="004A7367" w:rsidRPr="004A7367" w:rsidRDefault="004A7367" w:rsidP="004A7367">
            <w:pPr>
              <w:pStyle w:val="ListParagraph"/>
              <w:numPr>
                <w:ilvl w:val="0"/>
                <w:numId w:val="63"/>
              </w:numPr>
              <w:bidi/>
              <w:jc w:val="center"/>
              <w:rPr>
                <w:rFonts w:cs="B Lotus"/>
                <w:rtl/>
              </w:rPr>
            </w:pPr>
          </w:p>
        </w:tc>
        <w:tc>
          <w:tcPr>
            <w:tcW w:w="1803" w:type="dxa"/>
          </w:tcPr>
          <w:p w14:paraId="1A93D656" w14:textId="31CC5B0B" w:rsidR="004A7367" w:rsidRPr="004A7367" w:rsidRDefault="004A7367" w:rsidP="004A7367">
            <w:pPr>
              <w:jc w:val="center"/>
              <w:rPr>
                <w:rFonts w:cs="B Lotus"/>
                <w:sz w:val="28"/>
                <w:szCs w:val="28"/>
                <w:rtl/>
              </w:rPr>
            </w:pPr>
            <w:r w:rsidRPr="004A7367">
              <w:rPr>
                <w:rFonts w:cs="B Lotus"/>
                <w:rtl/>
              </w:rPr>
              <w:t>1857</w:t>
            </w:r>
          </w:p>
        </w:tc>
        <w:tc>
          <w:tcPr>
            <w:tcW w:w="1803" w:type="dxa"/>
          </w:tcPr>
          <w:p w14:paraId="34926893" w14:textId="07CD8FF6" w:rsidR="004A7367" w:rsidRPr="004A7367" w:rsidRDefault="004A7367" w:rsidP="004A7367">
            <w:pPr>
              <w:jc w:val="center"/>
              <w:rPr>
                <w:rFonts w:cs="B Lotus"/>
                <w:sz w:val="28"/>
                <w:szCs w:val="28"/>
                <w:rtl/>
              </w:rPr>
            </w:pPr>
            <w:r w:rsidRPr="004A7367">
              <w:rPr>
                <w:rFonts w:cs="B Lotus" w:hint="cs"/>
                <w:rtl/>
              </w:rPr>
              <w:t>تازه</w:t>
            </w:r>
            <w:r w:rsidRPr="004A7367">
              <w:rPr>
                <w:rFonts w:cs="B Lotus"/>
                <w:rtl/>
              </w:rPr>
              <w:t xml:space="preserve"> </w:t>
            </w:r>
            <w:r w:rsidRPr="004A7367">
              <w:rPr>
                <w:rFonts w:cs="B Lotus" w:hint="cs"/>
                <w:rtl/>
              </w:rPr>
              <w:t>کند</w:t>
            </w:r>
          </w:p>
        </w:tc>
        <w:tc>
          <w:tcPr>
            <w:tcW w:w="1803" w:type="dxa"/>
          </w:tcPr>
          <w:p w14:paraId="6FC2A63E" w14:textId="74189779" w:rsidR="004A7367" w:rsidRPr="004A7367" w:rsidRDefault="004A7367" w:rsidP="004A7367">
            <w:pPr>
              <w:jc w:val="center"/>
              <w:rPr>
                <w:rFonts w:cs="B Lotus"/>
                <w:sz w:val="28"/>
                <w:szCs w:val="28"/>
                <w:rtl/>
              </w:rPr>
            </w:pPr>
            <w:r w:rsidRPr="004A7367">
              <w:rPr>
                <w:rFonts w:cs="B Lotus"/>
                <w:rtl/>
              </w:rPr>
              <w:t>3</w:t>
            </w:r>
          </w:p>
        </w:tc>
        <w:tc>
          <w:tcPr>
            <w:tcW w:w="1803" w:type="dxa"/>
          </w:tcPr>
          <w:p w14:paraId="1970865F" w14:textId="6E77E541"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593A0626" w14:textId="77777777" w:rsidTr="00372823">
        <w:tc>
          <w:tcPr>
            <w:tcW w:w="1803" w:type="dxa"/>
          </w:tcPr>
          <w:p w14:paraId="45EDDABA" w14:textId="77777777" w:rsidR="004A7367" w:rsidRPr="004A7367" w:rsidRDefault="004A7367" w:rsidP="004A7367">
            <w:pPr>
              <w:pStyle w:val="ListParagraph"/>
              <w:numPr>
                <w:ilvl w:val="0"/>
                <w:numId w:val="63"/>
              </w:numPr>
              <w:bidi/>
              <w:jc w:val="center"/>
              <w:rPr>
                <w:rFonts w:cs="B Lotus"/>
                <w:rtl/>
              </w:rPr>
            </w:pPr>
          </w:p>
        </w:tc>
        <w:tc>
          <w:tcPr>
            <w:tcW w:w="1803" w:type="dxa"/>
          </w:tcPr>
          <w:p w14:paraId="1A839957" w14:textId="08A2E8D3" w:rsidR="004A7367" w:rsidRPr="004A7367" w:rsidRDefault="004A7367" w:rsidP="004A7367">
            <w:pPr>
              <w:jc w:val="center"/>
              <w:rPr>
                <w:rFonts w:cs="B Lotus"/>
                <w:sz w:val="28"/>
                <w:szCs w:val="28"/>
                <w:rtl/>
              </w:rPr>
            </w:pPr>
            <w:r w:rsidRPr="004A7367">
              <w:rPr>
                <w:rFonts w:cs="B Lotus"/>
                <w:rtl/>
              </w:rPr>
              <w:t>1858</w:t>
            </w:r>
          </w:p>
        </w:tc>
        <w:tc>
          <w:tcPr>
            <w:tcW w:w="1803" w:type="dxa"/>
          </w:tcPr>
          <w:p w14:paraId="459E57A0" w14:textId="6CCAA404" w:rsidR="004A7367" w:rsidRPr="004A7367" w:rsidRDefault="004A7367" w:rsidP="004A7367">
            <w:pPr>
              <w:jc w:val="center"/>
              <w:rPr>
                <w:rFonts w:cs="B Lotus"/>
                <w:sz w:val="28"/>
                <w:szCs w:val="28"/>
                <w:rtl/>
              </w:rPr>
            </w:pPr>
            <w:r w:rsidRPr="004A7367">
              <w:rPr>
                <w:rFonts w:cs="B Lotus" w:hint="cs"/>
                <w:rtl/>
              </w:rPr>
              <w:t>تازه</w:t>
            </w:r>
            <w:r w:rsidRPr="004A7367">
              <w:rPr>
                <w:rFonts w:cs="B Lotus"/>
                <w:rtl/>
              </w:rPr>
              <w:t xml:space="preserve"> </w:t>
            </w:r>
            <w:r w:rsidRPr="004A7367">
              <w:rPr>
                <w:rFonts w:cs="B Lotus" w:hint="cs"/>
                <w:rtl/>
              </w:rPr>
              <w:t>کندانگوت</w:t>
            </w:r>
          </w:p>
        </w:tc>
        <w:tc>
          <w:tcPr>
            <w:tcW w:w="1803" w:type="dxa"/>
          </w:tcPr>
          <w:p w14:paraId="669477BB" w14:textId="35032497" w:rsidR="004A7367" w:rsidRPr="004A7367" w:rsidRDefault="004A7367" w:rsidP="004A7367">
            <w:pPr>
              <w:jc w:val="center"/>
              <w:rPr>
                <w:rFonts w:cs="B Lotus"/>
                <w:sz w:val="28"/>
                <w:szCs w:val="28"/>
                <w:rtl/>
              </w:rPr>
            </w:pPr>
            <w:r w:rsidRPr="004A7367">
              <w:rPr>
                <w:rFonts w:cs="B Lotus"/>
                <w:rtl/>
              </w:rPr>
              <w:t>3</w:t>
            </w:r>
          </w:p>
        </w:tc>
        <w:tc>
          <w:tcPr>
            <w:tcW w:w="1803" w:type="dxa"/>
          </w:tcPr>
          <w:p w14:paraId="68C21C45" w14:textId="549F8780"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0F38A1A1" w14:textId="77777777" w:rsidTr="00372823">
        <w:tc>
          <w:tcPr>
            <w:tcW w:w="1803" w:type="dxa"/>
          </w:tcPr>
          <w:p w14:paraId="2AFBF93C" w14:textId="77777777" w:rsidR="004A7367" w:rsidRPr="004A7367" w:rsidRDefault="004A7367" w:rsidP="004A7367">
            <w:pPr>
              <w:pStyle w:val="ListParagraph"/>
              <w:numPr>
                <w:ilvl w:val="0"/>
                <w:numId w:val="63"/>
              </w:numPr>
              <w:bidi/>
              <w:jc w:val="center"/>
              <w:rPr>
                <w:rFonts w:cs="B Lotus"/>
                <w:rtl/>
              </w:rPr>
            </w:pPr>
          </w:p>
        </w:tc>
        <w:tc>
          <w:tcPr>
            <w:tcW w:w="1803" w:type="dxa"/>
          </w:tcPr>
          <w:p w14:paraId="220AB59A" w14:textId="071E20C1" w:rsidR="004A7367" w:rsidRPr="004A7367" w:rsidRDefault="004A7367" w:rsidP="004A7367">
            <w:pPr>
              <w:jc w:val="center"/>
              <w:rPr>
                <w:rFonts w:cs="B Lotus"/>
                <w:sz w:val="28"/>
                <w:szCs w:val="28"/>
                <w:rtl/>
              </w:rPr>
            </w:pPr>
            <w:r w:rsidRPr="004A7367">
              <w:rPr>
                <w:rFonts w:cs="B Lotus"/>
                <w:rtl/>
              </w:rPr>
              <w:t>1859</w:t>
            </w:r>
          </w:p>
        </w:tc>
        <w:tc>
          <w:tcPr>
            <w:tcW w:w="1803" w:type="dxa"/>
          </w:tcPr>
          <w:p w14:paraId="0FE5879A" w14:textId="29DB4B21" w:rsidR="004A7367" w:rsidRPr="004A7367" w:rsidRDefault="004A7367" w:rsidP="004A7367">
            <w:pPr>
              <w:jc w:val="center"/>
              <w:rPr>
                <w:rFonts w:cs="B Lotus"/>
                <w:sz w:val="28"/>
                <w:szCs w:val="28"/>
                <w:rtl/>
              </w:rPr>
            </w:pPr>
            <w:r w:rsidRPr="004A7367">
              <w:rPr>
                <w:rFonts w:cs="B Lotus" w:hint="cs"/>
                <w:rtl/>
              </w:rPr>
              <w:t>قصابه</w:t>
            </w:r>
          </w:p>
        </w:tc>
        <w:tc>
          <w:tcPr>
            <w:tcW w:w="1803" w:type="dxa"/>
          </w:tcPr>
          <w:p w14:paraId="738FCA53" w14:textId="5CDE019C" w:rsidR="004A7367" w:rsidRPr="004A7367" w:rsidRDefault="004A7367" w:rsidP="004A7367">
            <w:pPr>
              <w:jc w:val="center"/>
              <w:rPr>
                <w:rFonts w:cs="B Lotus"/>
                <w:sz w:val="28"/>
                <w:szCs w:val="28"/>
                <w:rtl/>
              </w:rPr>
            </w:pPr>
            <w:r w:rsidRPr="004A7367">
              <w:rPr>
                <w:rFonts w:cs="B Lotus"/>
                <w:rtl/>
              </w:rPr>
              <w:t>3</w:t>
            </w:r>
          </w:p>
        </w:tc>
        <w:tc>
          <w:tcPr>
            <w:tcW w:w="1803" w:type="dxa"/>
          </w:tcPr>
          <w:p w14:paraId="6E51D8DF" w14:textId="4BF0A898"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58660A11" w14:textId="77777777" w:rsidTr="00372823">
        <w:tc>
          <w:tcPr>
            <w:tcW w:w="1803" w:type="dxa"/>
          </w:tcPr>
          <w:p w14:paraId="39A4C930" w14:textId="77777777" w:rsidR="004A7367" w:rsidRPr="004A7367" w:rsidRDefault="004A7367" w:rsidP="004A7367">
            <w:pPr>
              <w:pStyle w:val="ListParagraph"/>
              <w:numPr>
                <w:ilvl w:val="0"/>
                <w:numId w:val="63"/>
              </w:numPr>
              <w:bidi/>
              <w:jc w:val="center"/>
              <w:rPr>
                <w:rFonts w:cs="B Lotus"/>
                <w:rtl/>
              </w:rPr>
            </w:pPr>
          </w:p>
        </w:tc>
        <w:tc>
          <w:tcPr>
            <w:tcW w:w="1803" w:type="dxa"/>
          </w:tcPr>
          <w:p w14:paraId="0A9D64AC" w14:textId="6A80B0C6" w:rsidR="004A7367" w:rsidRPr="004A7367" w:rsidRDefault="004A7367" w:rsidP="004A7367">
            <w:pPr>
              <w:jc w:val="center"/>
              <w:rPr>
                <w:rFonts w:cs="B Lotus"/>
                <w:sz w:val="28"/>
                <w:szCs w:val="28"/>
                <w:rtl/>
              </w:rPr>
            </w:pPr>
            <w:r w:rsidRPr="004A7367">
              <w:rPr>
                <w:rFonts w:cs="B Lotus"/>
                <w:rtl/>
              </w:rPr>
              <w:t>1860</w:t>
            </w:r>
          </w:p>
        </w:tc>
        <w:tc>
          <w:tcPr>
            <w:tcW w:w="1803" w:type="dxa"/>
          </w:tcPr>
          <w:p w14:paraId="532BE364" w14:textId="660A88CC" w:rsidR="004A7367" w:rsidRPr="004A7367" w:rsidRDefault="004A7367" w:rsidP="004A7367">
            <w:pPr>
              <w:jc w:val="center"/>
              <w:rPr>
                <w:rFonts w:cs="B Lotus"/>
                <w:sz w:val="28"/>
                <w:szCs w:val="28"/>
                <w:rtl/>
              </w:rPr>
            </w:pPr>
            <w:r w:rsidRPr="004A7367">
              <w:rPr>
                <w:rFonts w:cs="B Lotus" w:hint="cs"/>
                <w:rtl/>
              </w:rPr>
              <w:t>مرادلو</w:t>
            </w:r>
          </w:p>
        </w:tc>
        <w:tc>
          <w:tcPr>
            <w:tcW w:w="1803" w:type="dxa"/>
          </w:tcPr>
          <w:p w14:paraId="55BF430D" w14:textId="3D2EF764" w:rsidR="004A7367" w:rsidRPr="004A7367" w:rsidRDefault="004A7367" w:rsidP="004A7367">
            <w:pPr>
              <w:jc w:val="center"/>
              <w:rPr>
                <w:rFonts w:cs="B Lotus"/>
                <w:sz w:val="28"/>
                <w:szCs w:val="28"/>
                <w:rtl/>
              </w:rPr>
            </w:pPr>
            <w:r w:rsidRPr="004A7367">
              <w:rPr>
                <w:rFonts w:cs="B Lotus"/>
                <w:rtl/>
              </w:rPr>
              <w:t>3</w:t>
            </w:r>
          </w:p>
        </w:tc>
        <w:tc>
          <w:tcPr>
            <w:tcW w:w="1803" w:type="dxa"/>
          </w:tcPr>
          <w:p w14:paraId="257C2DC1" w14:textId="4DD585C7"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5A186A24" w14:textId="77777777" w:rsidTr="00372823">
        <w:tc>
          <w:tcPr>
            <w:tcW w:w="1803" w:type="dxa"/>
          </w:tcPr>
          <w:p w14:paraId="4997EA31" w14:textId="77777777" w:rsidR="004A7367" w:rsidRPr="004A7367" w:rsidRDefault="004A7367" w:rsidP="004A7367">
            <w:pPr>
              <w:pStyle w:val="ListParagraph"/>
              <w:numPr>
                <w:ilvl w:val="0"/>
                <w:numId w:val="63"/>
              </w:numPr>
              <w:bidi/>
              <w:jc w:val="center"/>
              <w:rPr>
                <w:rFonts w:cs="B Lotus"/>
                <w:rtl/>
              </w:rPr>
            </w:pPr>
          </w:p>
        </w:tc>
        <w:tc>
          <w:tcPr>
            <w:tcW w:w="1803" w:type="dxa"/>
          </w:tcPr>
          <w:p w14:paraId="5D9D08FD" w14:textId="137A03F4" w:rsidR="004A7367" w:rsidRPr="004A7367" w:rsidRDefault="004A7367" w:rsidP="004A7367">
            <w:pPr>
              <w:jc w:val="center"/>
              <w:rPr>
                <w:rFonts w:cs="B Lotus"/>
                <w:sz w:val="28"/>
                <w:szCs w:val="28"/>
                <w:rtl/>
              </w:rPr>
            </w:pPr>
            <w:r w:rsidRPr="004A7367">
              <w:rPr>
                <w:rFonts w:cs="B Lotus"/>
                <w:rtl/>
              </w:rPr>
              <w:t>1861</w:t>
            </w:r>
          </w:p>
        </w:tc>
        <w:tc>
          <w:tcPr>
            <w:tcW w:w="1803" w:type="dxa"/>
          </w:tcPr>
          <w:p w14:paraId="6C6EB171" w14:textId="4AF66741" w:rsidR="004A7367" w:rsidRPr="004A7367" w:rsidRDefault="004A7367" w:rsidP="004A7367">
            <w:pPr>
              <w:jc w:val="center"/>
              <w:rPr>
                <w:rFonts w:cs="B Lotus"/>
                <w:sz w:val="28"/>
                <w:szCs w:val="28"/>
                <w:rtl/>
              </w:rPr>
            </w:pPr>
            <w:r w:rsidRPr="004A7367">
              <w:rPr>
                <w:rFonts w:cs="B Lotus" w:hint="cs"/>
                <w:rtl/>
              </w:rPr>
              <w:t>فخرآباد</w:t>
            </w:r>
          </w:p>
        </w:tc>
        <w:tc>
          <w:tcPr>
            <w:tcW w:w="1803" w:type="dxa"/>
          </w:tcPr>
          <w:p w14:paraId="6D9A2C97" w14:textId="69E40A9E" w:rsidR="004A7367" w:rsidRPr="004A7367" w:rsidRDefault="004A7367" w:rsidP="004A7367">
            <w:pPr>
              <w:jc w:val="center"/>
              <w:rPr>
                <w:rFonts w:cs="B Lotus"/>
                <w:sz w:val="28"/>
                <w:szCs w:val="28"/>
                <w:rtl/>
              </w:rPr>
            </w:pPr>
            <w:r w:rsidRPr="004A7367">
              <w:rPr>
                <w:rFonts w:cs="B Lotus"/>
                <w:rtl/>
              </w:rPr>
              <w:t>3</w:t>
            </w:r>
          </w:p>
        </w:tc>
        <w:tc>
          <w:tcPr>
            <w:tcW w:w="1803" w:type="dxa"/>
          </w:tcPr>
          <w:p w14:paraId="4EAD9677" w14:textId="6C783FB7" w:rsidR="004A7367" w:rsidRPr="004A7367" w:rsidRDefault="004A7367" w:rsidP="004A7367">
            <w:pPr>
              <w:jc w:val="center"/>
              <w:rPr>
                <w:rFonts w:cs="B Lotus"/>
                <w:sz w:val="28"/>
                <w:szCs w:val="28"/>
                <w:rtl/>
              </w:rPr>
            </w:pPr>
            <w:r w:rsidRPr="004A7367">
              <w:rPr>
                <w:rFonts w:cs="B Lotus" w:hint="cs"/>
                <w:rtl/>
              </w:rPr>
              <w:t>اردبیل</w:t>
            </w:r>
          </w:p>
        </w:tc>
      </w:tr>
      <w:tr w:rsidR="004A7367" w:rsidRPr="004A7367" w14:paraId="537C07DD" w14:textId="77777777" w:rsidTr="00372823">
        <w:tc>
          <w:tcPr>
            <w:tcW w:w="1803" w:type="dxa"/>
          </w:tcPr>
          <w:p w14:paraId="79A42267" w14:textId="77777777" w:rsidR="004A7367" w:rsidRPr="004A7367" w:rsidRDefault="004A7367" w:rsidP="004A7367">
            <w:pPr>
              <w:pStyle w:val="ListParagraph"/>
              <w:numPr>
                <w:ilvl w:val="0"/>
                <w:numId w:val="63"/>
              </w:numPr>
              <w:bidi/>
              <w:jc w:val="center"/>
              <w:rPr>
                <w:rFonts w:cs="B Lotus"/>
                <w:rtl/>
              </w:rPr>
            </w:pPr>
          </w:p>
        </w:tc>
        <w:tc>
          <w:tcPr>
            <w:tcW w:w="1803" w:type="dxa"/>
          </w:tcPr>
          <w:p w14:paraId="75ACDD16" w14:textId="5C313408" w:rsidR="004A7367" w:rsidRPr="004A7367" w:rsidRDefault="004A7367" w:rsidP="004A7367">
            <w:pPr>
              <w:jc w:val="center"/>
              <w:rPr>
                <w:rFonts w:cs="B Lotus"/>
                <w:sz w:val="28"/>
                <w:szCs w:val="28"/>
                <w:rtl/>
              </w:rPr>
            </w:pPr>
            <w:r w:rsidRPr="004A7367">
              <w:rPr>
                <w:rFonts w:cs="B Lotus"/>
                <w:rtl/>
              </w:rPr>
              <w:t>62</w:t>
            </w:r>
          </w:p>
        </w:tc>
        <w:tc>
          <w:tcPr>
            <w:tcW w:w="1803" w:type="dxa"/>
          </w:tcPr>
          <w:p w14:paraId="03AA986C" w14:textId="66A60E1D" w:rsidR="004A7367" w:rsidRPr="004A7367" w:rsidRDefault="004A7367" w:rsidP="004A7367">
            <w:pPr>
              <w:jc w:val="center"/>
              <w:rPr>
                <w:rFonts w:cs="B Lotus"/>
                <w:sz w:val="28"/>
                <w:szCs w:val="28"/>
                <w:rtl/>
              </w:rPr>
            </w:pPr>
            <w:r w:rsidRPr="004A7367">
              <w:rPr>
                <w:rFonts w:cs="B Lotus" w:hint="cs"/>
                <w:rtl/>
              </w:rPr>
              <w:t>اصفهان</w:t>
            </w:r>
          </w:p>
        </w:tc>
        <w:tc>
          <w:tcPr>
            <w:tcW w:w="1803" w:type="dxa"/>
          </w:tcPr>
          <w:p w14:paraId="42A60B6D" w14:textId="0B786E5E" w:rsidR="004A7367" w:rsidRPr="004A7367" w:rsidRDefault="004A7367" w:rsidP="004A7367">
            <w:pPr>
              <w:jc w:val="center"/>
              <w:rPr>
                <w:rFonts w:cs="B Lotus"/>
                <w:sz w:val="28"/>
                <w:szCs w:val="28"/>
                <w:rtl/>
              </w:rPr>
            </w:pPr>
            <w:r w:rsidRPr="004A7367">
              <w:rPr>
                <w:rFonts w:cs="B Lotus"/>
                <w:rtl/>
              </w:rPr>
              <w:t>4</w:t>
            </w:r>
          </w:p>
        </w:tc>
        <w:tc>
          <w:tcPr>
            <w:tcW w:w="1803" w:type="dxa"/>
          </w:tcPr>
          <w:p w14:paraId="7711242B" w14:textId="262EBAFB"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5581E95" w14:textId="77777777" w:rsidTr="00372823">
        <w:tc>
          <w:tcPr>
            <w:tcW w:w="1803" w:type="dxa"/>
          </w:tcPr>
          <w:p w14:paraId="36DAEDE4" w14:textId="77777777" w:rsidR="004A7367" w:rsidRPr="004A7367" w:rsidRDefault="004A7367" w:rsidP="004A7367">
            <w:pPr>
              <w:pStyle w:val="ListParagraph"/>
              <w:numPr>
                <w:ilvl w:val="0"/>
                <w:numId w:val="63"/>
              </w:numPr>
              <w:bidi/>
              <w:jc w:val="center"/>
              <w:rPr>
                <w:rFonts w:cs="B Lotus"/>
                <w:rtl/>
              </w:rPr>
            </w:pPr>
          </w:p>
        </w:tc>
        <w:tc>
          <w:tcPr>
            <w:tcW w:w="1803" w:type="dxa"/>
          </w:tcPr>
          <w:p w14:paraId="584697E1" w14:textId="69C7F6D0" w:rsidR="004A7367" w:rsidRPr="004A7367" w:rsidRDefault="004A7367" w:rsidP="004A7367">
            <w:pPr>
              <w:jc w:val="center"/>
              <w:rPr>
                <w:rFonts w:cs="B Lotus"/>
                <w:sz w:val="28"/>
                <w:szCs w:val="28"/>
                <w:rtl/>
              </w:rPr>
            </w:pPr>
            <w:r w:rsidRPr="004A7367">
              <w:rPr>
                <w:rFonts w:cs="B Lotus"/>
                <w:rtl/>
              </w:rPr>
              <w:t>63</w:t>
            </w:r>
          </w:p>
        </w:tc>
        <w:tc>
          <w:tcPr>
            <w:tcW w:w="1803" w:type="dxa"/>
          </w:tcPr>
          <w:p w14:paraId="273D707A" w14:textId="37547C47" w:rsidR="004A7367" w:rsidRPr="004A7367" w:rsidRDefault="004A7367" w:rsidP="004A7367">
            <w:pPr>
              <w:jc w:val="center"/>
              <w:rPr>
                <w:rFonts w:cs="B Lotus"/>
                <w:sz w:val="28"/>
                <w:szCs w:val="28"/>
                <w:rtl/>
              </w:rPr>
            </w:pPr>
            <w:r w:rsidRPr="004A7367">
              <w:rPr>
                <w:rFonts w:cs="B Lotus" w:hint="cs"/>
                <w:rtl/>
              </w:rPr>
              <w:t>خوراسگان</w:t>
            </w:r>
          </w:p>
        </w:tc>
        <w:tc>
          <w:tcPr>
            <w:tcW w:w="1803" w:type="dxa"/>
          </w:tcPr>
          <w:p w14:paraId="7B10B4B6" w14:textId="3F308D27" w:rsidR="004A7367" w:rsidRPr="004A7367" w:rsidRDefault="004A7367" w:rsidP="004A7367">
            <w:pPr>
              <w:jc w:val="center"/>
              <w:rPr>
                <w:rFonts w:cs="B Lotus"/>
                <w:sz w:val="28"/>
                <w:szCs w:val="28"/>
                <w:rtl/>
              </w:rPr>
            </w:pPr>
            <w:r w:rsidRPr="004A7367">
              <w:rPr>
                <w:rFonts w:cs="B Lotus"/>
                <w:rtl/>
              </w:rPr>
              <w:t>4</w:t>
            </w:r>
          </w:p>
        </w:tc>
        <w:tc>
          <w:tcPr>
            <w:tcW w:w="1803" w:type="dxa"/>
          </w:tcPr>
          <w:p w14:paraId="4AF19364" w14:textId="44A3F772"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4EE3E827" w14:textId="77777777" w:rsidTr="00372823">
        <w:tc>
          <w:tcPr>
            <w:tcW w:w="1803" w:type="dxa"/>
          </w:tcPr>
          <w:p w14:paraId="79D5B021" w14:textId="77777777" w:rsidR="004A7367" w:rsidRPr="004A7367" w:rsidRDefault="004A7367" w:rsidP="004A7367">
            <w:pPr>
              <w:pStyle w:val="ListParagraph"/>
              <w:numPr>
                <w:ilvl w:val="0"/>
                <w:numId w:val="63"/>
              </w:numPr>
              <w:bidi/>
              <w:jc w:val="center"/>
              <w:rPr>
                <w:rFonts w:cs="B Lotus"/>
                <w:rtl/>
              </w:rPr>
            </w:pPr>
          </w:p>
        </w:tc>
        <w:tc>
          <w:tcPr>
            <w:tcW w:w="1803" w:type="dxa"/>
          </w:tcPr>
          <w:p w14:paraId="509A2B0C" w14:textId="6158A7EE" w:rsidR="004A7367" w:rsidRPr="004A7367" w:rsidRDefault="004A7367" w:rsidP="004A7367">
            <w:pPr>
              <w:jc w:val="center"/>
              <w:rPr>
                <w:rFonts w:cs="B Lotus"/>
                <w:sz w:val="28"/>
                <w:szCs w:val="28"/>
                <w:rtl/>
              </w:rPr>
            </w:pPr>
            <w:r w:rsidRPr="004A7367">
              <w:rPr>
                <w:rFonts w:cs="B Lotus"/>
                <w:rtl/>
              </w:rPr>
              <w:t>64</w:t>
            </w:r>
          </w:p>
        </w:tc>
        <w:tc>
          <w:tcPr>
            <w:tcW w:w="1803" w:type="dxa"/>
          </w:tcPr>
          <w:p w14:paraId="45723B02" w14:textId="212F354C" w:rsidR="004A7367" w:rsidRPr="004A7367" w:rsidRDefault="004A7367" w:rsidP="004A7367">
            <w:pPr>
              <w:jc w:val="center"/>
              <w:rPr>
                <w:rFonts w:cs="B Lotus"/>
                <w:sz w:val="28"/>
                <w:szCs w:val="28"/>
                <w:rtl/>
              </w:rPr>
            </w:pPr>
            <w:r w:rsidRPr="004A7367">
              <w:rPr>
                <w:rFonts w:cs="B Lotus" w:hint="cs"/>
                <w:rtl/>
              </w:rPr>
              <w:t>کاشان</w:t>
            </w:r>
          </w:p>
        </w:tc>
        <w:tc>
          <w:tcPr>
            <w:tcW w:w="1803" w:type="dxa"/>
          </w:tcPr>
          <w:p w14:paraId="4A4E98CA" w14:textId="2B1C644D" w:rsidR="004A7367" w:rsidRPr="004A7367" w:rsidRDefault="004A7367" w:rsidP="004A7367">
            <w:pPr>
              <w:jc w:val="center"/>
              <w:rPr>
                <w:rFonts w:cs="B Lotus"/>
                <w:sz w:val="28"/>
                <w:szCs w:val="28"/>
                <w:rtl/>
              </w:rPr>
            </w:pPr>
            <w:r w:rsidRPr="004A7367">
              <w:rPr>
                <w:rFonts w:cs="B Lotus"/>
                <w:rtl/>
              </w:rPr>
              <w:t>4</w:t>
            </w:r>
          </w:p>
        </w:tc>
        <w:tc>
          <w:tcPr>
            <w:tcW w:w="1803" w:type="dxa"/>
          </w:tcPr>
          <w:p w14:paraId="444847C9" w14:textId="7B40A095"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9EB0909" w14:textId="77777777" w:rsidTr="00372823">
        <w:tc>
          <w:tcPr>
            <w:tcW w:w="1803" w:type="dxa"/>
          </w:tcPr>
          <w:p w14:paraId="5495B67C" w14:textId="77777777" w:rsidR="004A7367" w:rsidRPr="004A7367" w:rsidRDefault="004A7367" w:rsidP="004A7367">
            <w:pPr>
              <w:pStyle w:val="ListParagraph"/>
              <w:numPr>
                <w:ilvl w:val="0"/>
                <w:numId w:val="63"/>
              </w:numPr>
              <w:bidi/>
              <w:jc w:val="center"/>
              <w:rPr>
                <w:rFonts w:cs="B Lotus"/>
                <w:rtl/>
              </w:rPr>
            </w:pPr>
          </w:p>
        </w:tc>
        <w:tc>
          <w:tcPr>
            <w:tcW w:w="1803" w:type="dxa"/>
          </w:tcPr>
          <w:p w14:paraId="184DEDF2" w14:textId="795D6052" w:rsidR="004A7367" w:rsidRPr="004A7367" w:rsidRDefault="004A7367" w:rsidP="004A7367">
            <w:pPr>
              <w:jc w:val="center"/>
              <w:rPr>
                <w:rFonts w:cs="B Lotus"/>
                <w:sz w:val="28"/>
                <w:szCs w:val="28"/>
                <w:rtl/>
              </w:rPr>
            </w:pPr>
            <w:r w:rsidRPr="004A7367">
              <w:rPr>
                <w:rFonts w:cs="B Lotus"/>
                <w:rtl/>
              </w:rPr>
              <w:t>65</w:t>
            </w:r>
          </w:p>
        </w:tc>
        <w:tc>
          <w:tcPr>
            <w:tcW w:w="1803" w:type="dxa"/>
          </w:tcPr>
          <w:p w14:paraId="00AE2539" w14:textId="0E453516" w:rsidR="004A7367" w:rsidRPr="004A7367" w:rsidRDefault="004A7367" w:rsidP="004A7367">
            <w:pPr>
              <w:jc w:val="center"/>
              <w:rPr>
                <w:rFonts w:cs="B Lotus"/>
                <w:sz w:val="28"/>
                <w:szCs w:val="28"/>
                <w:rtl/>
              </w:rPr>
            </w:pPr>
            <w:r w:rsidRPr="004A7367">
              <w:rPr>
                <w:rFonts w:cs="B Lotus" w:hint="cs"/>
                <w:rtl/>
              </w:rPr>
              <w:t>مبارکه</w:t>
            </w:r>
          </w:p>
        </w:tc>
        <w:tc>
          <w:tcPr>
            <w:tcW w:w="1803" w:type="dxa"/>
          </w:tcPr>
          <w:p w14:paraId="33D6BA0C" w14:textId="101233E2" w:rsidR="004A7367" w:rsidRPr="004A7367" w:rsidRDefault="004A7367" w:rsidP="004A7367">
            <w:pPr>
              <w:jc w:val="center"/>
              <w:rPr>
                <w:rFonts w:cs="B Lotus"/>
                <w:sz w:val="28"/>
                <w:szCs w:val="28"/>
                <w:rtl/>
              </w:rPr>
            </w:pPr>
            <w:r w:rsidRPr="004A7367">
              <w:rPr>
                <w:rFonts w:cs="B Lotus"/>
                <w:rtl/>
              </w:rPr>
              <w:t>4</w:t>
            </w:r>
          </w:p>
        </w:tc>
        <w:tc>
          <w:tcPr>
            <w:tcW w:w="1803" w:type="dxa"/>
          </w:tcPr>
          <w:p w14:paraId="4FAC3CFF" w14:textId="255D22FF"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B15672E" w14:textId="77777777" w:rsidTr="00372823">
        <w:tc>
          <w:tcPr>
            <w:tcW w:w="1803" w:type="dxa"/>
          </w:tcPr>
          <w:p w14:paraId="5992E0C0" w14:textId="77777777" w:rsidR="004A7367" w:rsidRPr="004A7367" w:rsidRDefault="004A7367" w:rsidP="004A7367">
            <w:pPr>
              <w:pStyle w:val="ListParagraph"/>
              <w:numPr>
                <w:ilvl w:val="0"/>
                <w:numId w:val="63"/>
              </w:numPr>
              <w:bidi/>
              <w:jc w:val="center"/>
              <w:rPr>
                <w:rFonts w:cs="B Lotus"/>
                <w:rtl/>
              </w:rPr>
            </w:pPr>
          </w:p>
        </w:tc>
        <w:tc>
          <w:tcPr>
            <w:tcW w:w="1803" w:type="dxa"/>
          </w:tcPr>
          <w:p w14:paraId="18C647DC" w14:textId="01144577" w:rsidR="004A7367" w:rsidRPr="004A7367" w:rsidRDefault="004A7367" w:rsidP="004A7367">
            <w:pPr>
              <w:jc w:val="center"/>
              <w:rPr>
                <w:rFonts w:cs="B Lotus"/>
                <w:sz w:val="28"/>
                <w:szCs w:val="28"/>
                <w:rtl/>
              </w:rPr>
            </w:pPr>
            <w:r w:rsidRPr="004A7367">
              <w:rPr>
                <w:rFonts w:cs="B Lotus"/>
                <w:rtl/>
              </w:rPr>
              <w:t>66</w:t>
            </w:r>
          </w:p>
        </w:tc>
        <w:tc>
          <w:tcPr>
            <w:tcW w:w="1803" w:type="dxa"/>
          </w:tcPr>
          <w:p w14:paraId="09BF6F22" w14:textId="01B99BE2" w:rsidR="004A7367" w:rsidRPr="004A7367" w:rsidRDefault="004A7367" w:rsidP="004A7367">
            <w:pPr>
              <w:jc w:val="center"/>
              <w:rPr>
                <w:rFonts w:cs="B Lotus"/>
                <w:sz w:val="28"/>
                <w:szCs w:val="28"/>
                <w:rtl/>
              </w:rPr>
            </w:pPr>
            <w:r w:rsidRPr="004A7367">
              <w:rPr>
                <w:rFonts w:cs="B Lotus" w:hint="cs"/>
                <w:rtl/>
              </w:rPr>
              <w:t>زرین</w:t>
            </w:r>
            <w:r w:rsidRPr="004A7367">
              <w:rPr>
                <w:rFonts w:cs="B Lotus"/>
                <w:rtl/>
              </w:rPr>
              <w:t xml:space="preserve"> </w:t>
            </w:r>
            <w:r w:rsidRPr="004A7367">
              <w:rPr>
                <w:rFonts w:cs="B Lotus" w:hint="cs"/>
                <w:rtl/>
              </w:rPr>
              <w:t>شهر</w:t>
            </w:r>
          </w:p>
        </w:tc>
        <w:tc>
          <w:tcPr>
            <w:tcW w:w="1803" w:type="dxa"/>
          </w:tcPr>
          <w:p w14:paraId="10172546" w14:textId="489DE2AD" w:rsidR="004A7367" w:rsidRPr="004A7367" w:rsidRDefault="004A7367" w:rsidP="004A7367">
            <w:pPr>
              <w:jc w:val="center"/>
              <w:rPr>
                <w:rFonts w:cs="B Lotus"/>
                <w:sz w:val="28"/>
                <w:szCs w:val="28"/>
                <w:rtl/>
              </w:rPr>
            </w:pPr>
            <w:r w:rsidRPr="004A7367">
              <w:rPr>
                <w:rFonts w:cs="B Lotus"/>
                <w:rtl/>
              </w:rPr>
              <w:t>4</w:t>
            </w:r>
          </w:p>
        </w:tc>
        <w:tc>
          <w:tcPr>
            <w:tcW w:w="1803" w:type="dxa"/>
          </w:tcPr>
          <w:p w14:paraId="62FDB190" w14:textId="6C0DE750"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5A8F313" w14:textId="77777777" w:rsidTr="00372823">
        <w:tc>
          <w:tcPr>
            <w:tcW w:w="1803" w:type="dxa"/>
          </w:tcPr>
          <w:p w14:paraId="0B48ED20" w14:textId="77777777" w:rsidR="004A7367" w:rsidRPr="004A7367" w:rsidRDefault="004A7367" w:rsidP="004A7367">
            <w:pPr>
              <w:pStyle w:val="ListParagraph"/>
              <w:numPr>
                <w:ilvl w:val="0"/>
                <w:numId w:val="63"/>
              </w:numPr>
              <w:bidi/>
              <w:jc w:val="center"/>
              <w:rPr>
                <w:rFonts w:cs="B Lotus"/>
                <w:rtl/>
              </w:rPr>
            </w:pPr>
          </w:p>
        </w:tc>
        <w:tc>
          <w:tcPr>
            <w:tcW w:w="1803" w:type="dxa"/>
          </w:tcPr>
          <w:p w14:paraId="6F241F82" w14:textId="6C6FDF32" w:rsidR="004A7367" w:rsidRPr="004A7367" w:rsidRDefault="004A7367" w:rsidP="004A7367">
            <w:pPr>
              <w:jc w:val="center"/>
              <w:rPr>
                <w:rFonts w:cs="B Lotus"/>
                <w:sz w:val="28"/>
                <w:szCs w:val="28"/>
                <w:rtl/>
              </w:rPr>
            </w:pPr>
            <w:r w:rsidRPr="004A7367">
              <w:rPr>
                <w:rFonts w:cs="B Lotus"/>
                <w:rtl/>
              </w:rPr>
              <w:t>67</w:t>
            </w:r>
          </w:p>
        </w:tc>
        <w:tc>
          <w:tcPr>
            <w:tcW w:w="1803" w:type="dxa"/>
          </w:tcPr>
          <w:p w14:paraId="57D9A939" w14:textId="1AD27A2D" w:rsidR="004A7367" w:rsidRPr="004A7367" w:rsidRDefault="004A7367" w:rsidP="004A7367">
            <w:pPr>
              <w:jc w:val="center"/>
              <w:rPr>
                <w:rFonts w:cs="B Lotus"/>
                <w:sz w:val="28"/>
                <w:szCs w:val="28"/>
                <w:rtl/>
              </w:rPr>
            </w:pPr>
            <w:r w:rsidRPr="004A7367">
              <w:rPr>
                <w:rFonts w:cs="B Lotus" w:hint="cs"/>
                <w:rtl/>
              </w:rPr>
              <w:t>شاهین</w:t>
            </w:r>
            <w:r w:rsidRPr="004A7367">
              <w:rPr>
                <w:rFonts w:cs="B Lotus"/>
                <w:rtl/>
              </w:rPr>
              <w:t xml:space="preserve"> </w:t>
            </w:r>
            <w:r w:rsidRPr="004A7367">
              <w:rPr>
                <w:rFonts w:cs="B Lotus" w:hint="cs"/>
                <w:rtl/>
              </w:rPr>
              <w:t>شهر</w:t>
            </w:r>
          </w:p>
        </w:tc>
        <w:tc>
          <w:tcPr>
            <w:tcW w:w="1803" w:type="dxa"/>
          </w:tcPr>
          <w:p w14:paraId="543DD83B" w14:textId="17A5D150" w:rsidR="004A7367" w:rsidRPr="004A7367" w:rsidRDefault="004A7367" w:rsidP="004A7367">
            <w:pPr>
              <w:jc w:val="center"/>
              <w:rPr>
                <w:rFonts w:cs="B Lotus"/>
                <w:sz w:val="28"/>
                <w:szCs w:val="28"/>
                <w:rtl/>
              </w:rPr>
            </w:pPr>
            <w:r w:rsidRPr="004A7367">
              <w:rPr>
                <w:rFonts w:cs="B Lotus"/>
                <w:rtl/>
              </w:rPr>
              <w:t>4</w:t>
            </w:r>
          </w:p>
        </w:tc>
        <w:tc>
          <w:tcPr>
            <w:tcW w:w="1803" w:type="dxa"/>
          </w:tcPr>
          <w:p w14:paraId="639D382E" w14:textId="4F5BB00B"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C2E92DC" w14:textId="77777777" w:rsidTr="00372823">
        <w:tc>
          <w:tcPr>
            <w:tcW w:w="1803" w:type="dxa"/>
          </w:tcPr>
          <w:p w14:paraId="0F8C6E9A" w14:textId="77777777" w:rsidR="004A7367" w:rsidRPr="004A7367" w:rsidRDefault="004A7367" w:rsidP="004A7367">
            <w:pPr>
              <w:pStyle w:val="ListParagraph"/>
              <w:numPr>
                <w:ilvl w:val="0"/>
                <w:numId w:val="63"/>
              </w:numPr>
              <w:bidi/>
              <w:jc w:val="center"/>
              <w:rPr>
                <w:rFonts w:cs="B Lotus"/>
                <w:rtl/>
              </w:rPr>
            </w:pPr>
          </w:p>
        </w:tc>
        <w:tc>
          <w:tcPr>
            <w:tcW w:w="1803" w:type="dxa"/>
          </w:tcPr>
          <w:p w14:paraId="6D821251" w14:textId="0B7D88DD" w:rsidR="004A7367" w:rsidRPr="004A7367" w:rsidRDefault="004A7367" w:rsidP="004A7367">
            <w:pPr>
              <w:jc w:val="center"/>
              <w:rPr>
                <w:rFonts w:cs="B Lotus"/>
                <w:sz w:val="28"/>
                <w:szCs w:val="28"/>
                <w:rtl/>
              </w:rPr>
            </w:pPr>
            <w:r w:rsidRPr="004A7367">
              <w:rPr>
                <w:rFonts w:cs="B Lotus"/>
                <w:rtl/>
              </w:rPr>
              <w:t>68</w:t>
            </w:r>
          </w:p>
        </w:tc>
        <w:tc>
          <w:tcPr>
            <w:tcW w:w="1803" w:type="dxa"/>
          </w:tcPr>
          <w:p w14:paraId="3205955A" w14:textId="69F84B38" w:rsidR="004A7367" w:rsidRPr="004A7367" w:rsidRDefault="004A7367" w:rsidP="004A7367">
            <w:pPr>
              <w:jc w:val="center"/>
              <w:rPr>
                <w:rFonts w:cs="B Lotus"/>
                <w:sz w:val="28"/>
                <w:szCs w:val="28"/>
                <w:rtl/>
              </w:rPr>
            </w:pPr>
            <w:r w:rsidRPr="004A7367">
              <w:rPr>
                <w:rFonts w:cs="B Lotus" w:hint="cs"/>
                <w:rtl/>
              </w:rPr>
              <w:t>لنجان</w:t>
            </w:r>
          </w:p>
        </w:tc>
        <w:tc>
          <w:tcPr>
            <w:tcW w:w="1803" w:type="dxa"/>
          </w:tcPr>
          <w:p w14:paraId="1B3F7524" w14:textId="756A8160" w:rsidR="004A7367" w:rsidRPr="004A7367" w:rsidRDefault="004A7367" w:rsidP="004A7367">
            <w:pPr>
              <w:jc w:val="center"/>
              <w:rPr>
                <w:rFonts w:cs="B Lotus"/>
                <w:sz w:val="28"/>
                <w:szCs w:val="28"/>
                <w:rtl/>
              </w:rPr>
            </w:pPr>
            <w:r w:rsidRPr="004A7367">
              <w:rPr>
                <w:rFonts w:cs="B Lotus"/>
                <w:rtl/>
              </w:rPr>
              <w:t>4</w:t>
            </w:r>
          </w:p>
        </w:tc>
        <w:tc>
          <w:tcPr>
            <w:tcW w:w="1803" w:type="dxa"/>
          </w:tcPr>
          <w:p w14:paraId="6C7D9894" w14:textId="11F23E82"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5533B82" w14:textId="77777777" w:rsidTr="00372823">
        <w:tc>
          <w:tcPr>
            <w:tcW w:w="1803" w:type="dxa"/>
          </w:tcPr>
          <w:p w14:paraId="3E54C4EB" w14:textId="77777777" w:rsidR="004A7367" w:rsidRPr="004A7367" w:rsidRDefault="004A7367" w:rsidP="004A7367">
            <w:pPr>
              <w:pStyle w:val="ListParagraph"/>
              <w:numPr>
                <w:ilvl w:val="0"/>
                <w:numId w:val="63"/>
              </w:numPr>
              <w:bidi/>
              <w:jc w:val="center"/>
              <w:rPr>
                <w:rFonts w:cs="B Lotus"/>
                <w:rtl/>
              </w:rPr>
            </w:pPr>
          </w:p>
        </w:tc>
        <w:tc>
          <w:tcPr>
            <w:tcW w:w="1803" w:type="dxa"/>
          </w:tcPr>
          <w:p w14:paraId="21C4F89C" w14:textId="1554B3CE" w:rsidR="004A7367" w:rsidRPr="004A7367" w:rsidRDefault="004A7367" w:rsidP="004A7367">
            <w:pPr>
              <w:jc w:val="center"/>
              <w:rPr>
                <w:rFonts w:cs="B Lotus"/>
                <w:sz w:val="28"/>
                <w:szCs w:val="28"/>
                <w:rtl/>
              </w:rPr>
            </w:pPr>
            <w:r w:rsidRPr="004A7367">
              <w:rPr>
                <w:rFonts w:cs="B Lotus"/>
                <w:rtl/>
              </w:rPr>
              <w:t>69</w:t>
            </w:r>
          </w:p>
        </w:tc>
        <w:tc>
          <w:tcPr>
            <w:tcW w:w="1803" w:type="dxa"/>
          </w:tcPr>
          <w:p w14:paraId="1C8247B9" w14:textId="6D82B09D" w:rsidR="004A7367" w:rsidRPr="004A7367" w:rsidRDefault="004A7367" w:rsidP="004A7367">
            <w:pPr>
              <w:jc w:val="center"/>
              <w:rPr>
                <w:rFonts w:cs="B Lotus"/>
                <w:sz w:val="28"/>
                <w:szCs w:val="28"/>
                <w:rtl/>
              </w:rPr>
            </w:pPr>
            <w:r w:rsidRPr="004A7367">
              <w:rPr>
                <w:rFonts w:cs="B Lotus" w:hint="cs"/>
                <w:rtl/>
              </w:rPr>
              <w:t>خمینی</w:t>
            </w:r>
            <w:r w:rsidRPr="004A7367">
              <w:rPr>
                <w:rFonts w:cs="B Lotus"/>
                <w:rtl/>
              </w:rPr>
              <w:t xml:space="preserve"> </w:t>
            </w:r>
            <w:r w:rsidRPr="004A7367">
              <w:rPr>
                <w:rFonts w:cs="B Lotus" w:hint="cs"/>
                <w:rtl/>
              </w:rPr>
              <w:t>شهر</w:t>
            </w:r>
          </w:p>
        </w:tc>
        <w:tc>
          <w:tcPr>
            <w:tcW w:w="1803" w:type="dxa"/>
          </w:tcPr>
          <w:p w14:paraId="4D064FE2" w14:textId="49BE5B84" w:rsidR="004A7367" w:rsidRPr="004A7367" w:rsidRDefault="004A7367" w:rsidP="004A7367">
            <w:pPr>
              <w:jc w:val="center"/>
              <w:rPr>
                <w:rFonts w:cs="B Lotus"/>
                <w:sz w:val="28"/>
                <w:szCs w:val="28"/>
                <w:rtl/>
              </w:rPr>
            </w:pPr>
            <w:r w:rsidRPr="004A7367">
              <w:rPr>
                <w:rFonts w:cs="B Lotus"/>
                <w:rtl/>
              </w:rPr>
              <w:t>4</w:t>
            </w:r>
          </w:p>
        </w:tc>
        <w:tc>
          <w:tcPr>
            <w:tcW w:w="1803" w:type="dxa"/>
          </w:tcPr>
          <w:p w14:paraId="06337C7A" w14:textId="26C9A0C2"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0F3D166" w14:textId="77777777" w:rsidTr="00372823">
        <w:tc>
          <w:tcPr>
            <w:tcW w:w="1803" w:type="dxa"/>
          </w:tcPr>
          <w:p w14:paraId="60D9E8B3" w14:textId="77777777" w:rsidR="004A7367" w:rsidRPr="004A7367" w:rsidRDefault="004A7367" w:rsidP="004A7367">
            <w:pPr>
              <w:pStyle w:val="ListParagraph"/>
              <w:numPr>
                <w:ilvl w:val="0"/>
                <w:numId w:val="63"/>
              </w:numPr>
              <w:bidi/>
              <w:jc w:val="center"/>
              <w:rPr>
                <w:rFonts w:cs="B Lotus"/>
                <w:rtl/>
              </w:rPr>
            </w:pPr>
          </w:p>
        </w:tc>
        <w:tc>
          <w:tcPr>
            <w:tcW w:w="1803" w:type="dxa"/>
          </w:tcPr>
          <w:p w14:paraId="151EE9C2" w14:textId="20290919" w:rsidR="004A7367" w:rsidRPr="004A7367" w:rsidRDefault="004A7367" w:rsidP="004A7367">
            <w:pPr>
              <w:jc w:val="center"/>
              <w:rPr>
                <w:rFonts w:cs="B Lotus"/>
                <w:sz w:val="28"/>
                <w:szCs w:val="28"/>
                <w:rtl/>
              </w:rPr>
            </w:pPr>
            <w:r w:rsidRPr="004A7367">
              <w:rPr>
                <w:rFonts w:cs="B Lotus"/>
                <w:rtl/>
              </w:rPr>
              <w:t>70</w:t>
            </w:r>
          </w:p>
        </w:tc>
        <w:tc>
          <w:tcPr>
            <w:tcW w:w="1803" w:type="dxa"/>
          </w:tcPr>
          <w:p w14:paraId="5DFA7F2E" w14:textId="614EB6A8" w:rsidR="004A7367" w:rsidRPr="004A7367" w:rsidRDefault="004A7367" w:rsidP="004A7367">
            <w:pPr>
              <w:jc w:val="center"/>
              <w:rPr>
                <w:rFonts w:cs="B Lotus"/>
                <w:sz w:val="28"/>
                <w:szCs w:val="28"/>
                <w:rtl/>
              </w:rPr>
            </w:pPr>
            <w:r w:rsidRPr="004A7367">
              <w:rPr>
                <w:rFonts w:cs="B Lotus" w:hint="cs"/>
                <w:rtl/>
              </w:rPr>
              <w:t>نجف</w:t>
            </w:r>
            <w:r w:rsidRPr="004A7367">
              <w:rPr>
                <w:rFonts w:cs="B Lotus"/>
                <w:rtl/>
              </w:rPr>
              <w:t xml:space="preserve"> </w:t>
            </w:r>
            <w:r w:rsidRPr="004A7367">
              <w:rPr>
                <w:rFonts w:cs="B Lotus" w:hint="cs"/>
                <w:rtl/>
              </w:rPr>
              <w:t>آباد</w:t>
            </w:r>
          </w:p>
        </w:tc>
        <w:tc>
          <w:tcPr>
            <w:tcW w:w="1803" w:type="dxa"/>
          </w:tcPr>
          <w:p w14:paraId="6DEE0164" w14:textId="23C23C2D" w:rsidR="004A7367" w:rsidRPr="004A7367" w:rsidRDefault="004A7367" w:rsidP="004A7367">
            <w:pPr>
              <w:jc w:val="center"/>
              <w:rPr>
                <w:rFonts w:cs="B Lotus"/>
                <w:sz w:val="28"/>
                <w:szCs w:val="28"/>
                <w:rtl/>
              </w:rPr>
            </w:pPr>
            <w:r w:rsidRPr="004A7367">
              <w:rPr>
                <w:rFonts w:cs="B Lotus"/>
                <w:rtl/>
              </w:rPr>
              <w:t>4</w:t>
            </w:r>
          </w:p>
        </w:tc>
        <w:tc>
          <w:tcPr>
            <w:tcW w:w="1803" w:type="dxa"/>
          </w:tcPr>
          <w:p w14:paraId="5EB858EE" w14:textId="6D8B4876"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BF6517F" w14:textId="77777777" w:rsidTr="00372823">
        <w:tc>
          <w:tcPr>
            <w:tcW w:w="1803" w:type="dxa"/>
          </w:tcPr>
          <w:p w14:paraId="61AC613B" w14:textId="77777777" w:rsidR="004A7367" w:rsidRPr="004A7367" w:rsidRDefault="004A7367" w:rsidP="004A7367">
            <w:pPr>
              <w:pStyle w:val="ListParagraph"/>
              <w:numPr>
                <w:ilvl w:val="0"/>
                <w:numId w:val="63"/>
              </w:numPr>
              <w:bidi/>
              <w:jc w:val="center"/>
              <w:rPr>
                <w:rFonts w:cs="B Lotus"/>
                <w:rtl/>
              </w:rPr>
            </w:pPr>
          </w:p>
        </w:tc>
        <w:tc>
          <w:tcPr>
            <w:tcW w:w="1803" w:type="dxa"/>
          </w:tcPr>
          <w:p w14:paraId="34B52387" w14:textId="1367C6F7" w:rsidR="004A7367" w:rsidRPr="004A7367" w:rsidRDefault="004A7367" w:rsidP="004A7367">
            <w:pPr>
              <w:jc w:val="center"/>
              <w:rPr>
                <w:rFonts w:cs="B Lotus"/>
                <w:sz w:val="28"/>
                <w:szCs w:val="28"/>
                <w:rtl/>
              </w:rPr>
            </w:pPr>
            <w:r w:rsidRPr="004A7367">
              <w:rPr>
                <w:rFonts w:cs="B Lotus"/>
                <w:rtl/>
              </w:rPr>
              <w:t>71</w:t>
            </w:r>
          </w:p>
        </w:tc>
        <w:tc>
          <w:tcPr>
            <w:tcW w:w="1803" w:type="dxa"/>
          </w:tcPr>
          <w:p w14:paraId="2420B3FB" w14:textId="0F489B05" w:rsidR="004A7367" w:rsidRPr="004A7367" w:rsidRDefault="004A7367" w:rsidP="004A7367">
            <w:pPr>
              <w:jc w:val="center"/>
              <w:rPr>
                <w:rFonts w:cs="B Lotus"/>
                <w:sz w:val="28"/>
                <w:szCs w:val="28"/>
                <w:rtl/>
              </w:rPr>
            </w:pPr>
            <w:r w:rsidRPr="004A7367">
              <w:rPr>
                <w:rFonts w:cs="B Lotus" w:hint="cs"/>
                <w:rtl/>
              </w:rPr>
              <w:t>شهرضا</w:t>
            </w:r>
          </w:p>
        </w:tc>
        <w:tc>
          <w:tcPr>
            <w:tcW w:w="1803" w:type="dxa"/>
          </w:tcPr>
          <w:p w14:paraId="15A57808" w14:textId="6F6FC583" w:rsidR="004A7367" w:rsidRPr="004A7367" w:rsidRDefault="004A7367" w:rsidP="004A7367">
            <w:pPr>
              <w:jc w:val="center"/>
              <w:rPr>
                <w:rFonts w:cs="B Lotus"/>
                <w:sz w:val="28"/>
                <w:szCs w:val="28"/>
                <w:rtl/>
              </w:rPr>
            </w:pPr>
            <w:r w:rsidRPr="004A7367">
              <w:rPr>
                <w:rFonts w:cs="B Lotus"/>
                <w:rtl/>
              </w:rPr>
              <w:t>4</w:t>
            </w:r>
          </w:p>
        </w:tc>
        <w:tc>
          <w:tcPr>
            <w:tcW w:w="1803" w:type="dxa"/>
          </w:tcPr>
          <w:p w14:paraId="07FA8834" w14:textId="2DF9235C"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118F178" w14:textId="77777777" w:rsidTr="00372823">
        <w:tc>
          <w:tcPr>
            <w:tcW w:w="1803" w:type="dxa"/>
          </w:tcPr>
          <w:p w14:paraId="7E0E3B45" w14:textId="77777777" w:rsidR="004A7367" w:rsidRPr="004A7367" w:rsidRDefault="004A7367" w:rsidP="004A7367">
            <w:pPr>
              <w:pStyle w:val="ListParagraph"/>
              <w:numPr>
                <w:ilvl w:val="0"/>
                <w:numId w:val="63"/>
              </w:numPr>
              <w:bidi/>
              <w:jc w:val="center"/>
              <w:rPr>
                <w:rFonts w:cs="B Lotus"/>
                <w:rtl/>
              </w:rPr>
            </w:pPr>
          </w:p>
        </w:tc>
        <w:tc>
          <w:tcPr>
            <w:tcW w:w="1803" w:type="dxa"/>
          </w:tcPr>
          <w:p w14:paraId="23A14E14" w14:textId="49CE4222" w:rsidR="004A7367" w:rsidRPr="004A7367" w:rsidRDefault="004A7367" w:rsidP="004A7367">
            <w:pPr>
              <w:jc w:val="center"/>
              <w:rPr>
                <w:rFonts w:cs="B Lotus"/>
                <w:sz w:val="28"/>
                <w:szCs w:val="28"/>
                <w:rtl/>
              </w:rPr>
            </w:pPr>
            <w:r w:rsidRPr="004A7367">
              <w:rPr>
                <w:rFonts w:cs="B Lotus"/>
                <w:rtl/>
              </w:rPr>
              <w:t>72</w:t>
            </w:r>
          </w:p>
        </w:tc>
        <w:tc>
          <w:tcPr>
            <w:tcW w:w="1803" w:type="dxa"/>
          </w:tcPr>
          <w:p w14:paraId="7E3D200A" w14:textId="08CBF7A9" w:rsidR="004A7367" w:rsidRPr="004A7367" w:rsidRDefault="004A7367" w:rsidP="004A7367">
            <w:pPr>
              <w:jc w:val="center"/>
              <w:rPr>
                <w:rFonts w:cs="B Lotus"/>
                <w:sz w:val="28"/>
                <w:szCs w:val="28"/>
                <w:rtl/>
              </w:rPr>
            </w:pPr>
            <w:r w:rsidRPr="004A7367">
              <w:rPr>
                <w:rFonts w:cs="B Lotus" w:hint="cs"/>
                <w:rtl/>
              </w:rPr>
              <w:t>سمیرم</w:t>
            </w:r>
          </w:p>
        </w:tc>
        <w:tc>
          <w:tcPr>
            <w:tcW w:w="1803" w:type="dxa"/>
          </w:tcPr>
          <w:p w14:paraId="0A032A7B" w14:textId="13E8B1B0" w:rsidR="004A7367" w:rsidRPr="004A7367" w:rsidRDefault="004A7367" w:rsidP="004A7367">
            <w:pPr>
              <w:jc w:val="center"/>
              <w:rPr>
                <w:rFonts w:cs="B Lotus"/>
                <w:sz w:val="28"/>
                <w:szCs w:val="28"/>
                <w:rtl/>
              </w:rPr>
            </w:pPr>
            <w:r w:rsidRPr="004A7367">
              <w:rPr>
                <w:rFonts w:cs="B Lotus"/>
                <w:rtl/>
              </w:rPr>
              <w:t>4</w:t>
            </w:r>
          </w:p>
        </w:tc>
        <w:tc>
          <w:tcPr>
            <w:tcW w:w="1803" w:type="dxa"/>
          </w:tcPr>
          <w:p w14:paraId="36815420" w14:textId="60F5759E"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7C9C88A" w14:textId="77777777" w:rsidTr="00372823">
        <w:tc>
          <w:tcPr>
            <w:tcW w:w="1803" w:type="dxa"/>
          </w:tcPr>
          <w:p w14:paraId="68346273" w14:textId="77777777" w:rsidR="004A7367" w:rsidRPr="004A7367" w:rsidRDefault="004A7367" w:rsidP="004A7367">
            <w:pPr>
              <w:pStyle w:val="ListParagraph"/>
              <w:numPr>
                <w:ilvl w:val="0"/>
                <w:numId w:val="63"/>
              </w:numPr>
              <w:bidi/>
              <w:jc w:val="center"/>
              <w:rPr>
                <w:rFonts w:cs="B Lotus"/>
                <w:rtl/>
              </w:rPr>
            </w:pPr>
          </w:p>
        </w:tc>
        <w:tc>
          <w:tcPr>
            <w:tcW w:w="1803" w:type="dxa"/>
          </w:tcPr>
          <w:p w14:paraId="34F42D03" w14:textId="43AE0F95" w:rsidR="004A7367" w:rsidRPr="004A7367" w:rsidRDefault="004A7367" w:rsidP="004A7367">
            <w:pPr>
              <w:jc w:val="center"/>
              <w:rPr>
                <w:rFonts w:cs="B Lotus"/>
                <w:sz w:val="28"/>
                <w:szCs w:val="28"/>
                <w:rtl/>
              </w:rPr>
            </w:pPr>
            <w:r w:rsidRPr="004A7367">
              <w:rPr>
                <w:rFonts w:cs="B Lotus"/>
                <w:rtl/>
              </w:rPr>
              <w:t>73</w:t>
            </w:r>
          </w:p>
        </w:tc>
        <w:tc>
          <w:tcPr>
            <w:tcW w:w="1803" w:type="dxa"/>
          </w:tcPr>
          <w:p w14:paraId="166F8A36" w14:textId="07989129" w:rsidR="004A7367" w:rsidRPr="004A7367" w:rsidRDefault="004A7367" w:rsidP="004A7367">
            <w:pPr>
              <w:jc w:val="center"/>
              <w:rPr>
                <w:rFonts w:cs="B Lotus"/>
                <w:sz w:val="28"/>
                <w:szCs w:val="28"/>
                <w:rtl/>
              </w:rPr>
            </w:pPr>
            <w:r w:rsidRPr="004A7367">
              <w:rPr>
                <w:rFonts w:cs="B Lotus" w:hint="cs"/>
                <w:rtl/>
              </w:rPr>
              <w:t>نطنز</w:t>
            </w:r>
            <w:r w:rsidRPr="004A7367">
              <w:rPr>
                <w:rFonts w:cs="B Lotus"/>
                <w:rtl/>
              </w:rPr>
              <w:t>(</w:t>
            </w:r>
            <w:r w:rsidRPr="004A7367">
              <w:rPr>
                <w:rFonts w:cs="B Lotus" w:hint="cs"/>
                <w:rtl/>
              </w:rPr>
              <w:t>نورآباد</w:t>
            </w:r>
            <w:r w:rsidRPr="004A7367">
              <w:rPr>
                <w:rFonts w:cs="B Lotus"/>
                <w:rtl/>
              </w:rPr>
              <w:t>)</w:t>
            </w:r>
          </w:p>
        </w:tc>
        <w:tc>
          <w:tcPr>
            <w:tcW w:w="1803" w:type="dxa"/>
          </w:tcPr>
          <w:p w14:paraId="5015E87C" w14:textId="0305970F" w:rsidR="004A7367" w:rsidRPr="004A7367" w:rsidRDefault="004A7367" w:rsidP="004A7367">
            <w:pPr>
              <w:jc w:val="center"/>
              <w:rPr>
                <w:rFonts w:cs="B Lotus"/>
                <w:sz w:val="28"/>
                <w:szCs w:val="28"/>
                <w:rtl/>
              </w:rPr>
            </w:pPr>
            <w:r w:rsidRPr="004A7367">
              <w:rPr>
                <w:rFonts w:cs="B Lotus"/>
                <w:rtl/>
              </w:rPr>
              <w:t>4</w:t>
            </w:r>
          </w:p>
        </w:tc>
        <w:tc>
          <w:tcPr>
            <w:tcW w:w="1803" w:type="dxa"/>
          </w:tcPr>
          <w:p w14:paraId="7384BB57" w14:textId="0880C0AB"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FDB90C5" w14:textId="77777777" w:rsidTr="00372823">
        <w:tc>
          <w:tcPr>
            <w:tcW w:w="1803" w:type="dxa"/>
          </w:tcPr>
          <w:p w14:paraId="0C7C5199" w14:textId="77777777" w:rsidR="004A7367" w:rsidRPr="004A7367" w:rsidRDefault="004A7367" w:rsidP="004A7367">
            <w:pPr>
              <w:pStyle w:val="ListParagraph"/>
              <w:numPr>
                <w:ilvl w:val="0"/>
                <w:numId w:val="63"/>
              </w:numPr>
              <w:bidi/>
              <w:jc w:val="center"/>
              <w:rPr>
                <w:rFonts w:cs="B Lotus"/>
                <w:rtl/>
              </w:rPr>
            </w:pPr>
          </w:p>
        </w:tc>
        <w:tc>
          <w:tcPr>
            <w:tcW w:w="1803" w:type="dxa"/>
          </w:tcPr>
          <w:p w14:paraId="631EFF0B" w14:textId="4E6C05A9" w:rsidR="004A7367" w:rsidRPr="004A7367" w:rsidRDefault="004A7367" w:rsidP="004A7367">
            <w:pPr>
              <w:jc w:val="center"/>
              <w:rPr>
                <w:rFonts w:cs="B Lotus"/>
                <w:sz w:val="28"/>
                <w:szCs w:val="28"/>
                <w:rtl/>
              </w:rPr>
            </w:pPr>
            <w:r w:rsidRPr="004A7367">
              <w:rPr>
                <w:rFonts w:cs="B Lotus"/>
                <w:rtl/>
              </w:rPr>
              <w:t>74</w:t>
            </w:r>
          </w:p>
        </w:tc>
        <w:tc>
          <w:tcPr>
            <w:tcW w:w="1803" w:type="dxa"/>
          </w:tcPr>
          <w:p w14:paraId="372B2994" w14:textId="2122154E" w:rsidR="004A7367" w:rsidRPr="004A7367" w:rsidRDefault="004A7367" w:rsidP="004A7367">
            <w:pPr>
              <w:jc w:val="center"/>
              <w:rPr>
                <w:rFonts w:cs="B Lotus"/>
                <w:sz w:val="28"/>
                <w:szCs w:val="28"/>
                <w:rtl/>
              </w:rPr>
            </w:pPr>
            <w:r w:rsidRPr="004A7367">
              <w:rPr>
                <w:rFonts w:cs="B Lotus" w:hint="cs"/>
                <w:rtl/>
              </w:rPr>
              <w:t>کوهپایه</w:t>
            </w:r>
          </w:p>
        </w:tc>
        <w:tc>
          <w:tcPr>
            <w:tcW w:w="1803" w:type="dxa"/>
          </w:tcPr>
          <w:p w14:paraId="0DE6F1C7" w14:textId="339811A0" w:rsidR="004A7367" w:rsidRPr="004A7367" w:rsidRDefault="004A7367" w:rsidP="004A7367">
            <w:pPr>
              <w:jc w:val="center"/>
              <w:rPr>
                <w:rFonts w:cs="B Lotus"/>
                <w:sz w:val="28"/>
                <w:szCs w:val="28"/>
                <w:rtl/>
              </w:rPr>
            </w:pPr>
            <w:r w:rsidRPr="004A7367">
              <w:rPr>
                <w:rFonts w:cs="B Lotus"/>
                <w:rtl/>
              </w:rPr>
              <w:t>4</w:t>
            </w:r>
          </w:p>
        </w:tc>
        <w:tc>
          <w:tcPr>
            <w:tcW w:w="1803" w:type="dxa"/>
          </w:tcPr>
          <w:p w14:paraId="6FD61F0E" w14:textId="6BE8FB1E"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6AC8178" w14:textId="77777777" w:rsidTr="00372823">
        <w:tc>
          <w:tcPr>
            <w:tcW w:w="1803" w:type="dxa"/>
          </w:tcPr>
          <w:p w14:paraId="43667D1B" w14:textId="77777777" w:rsidR="004A7367" w:rsidRPr="004A7367" w:rsidRDefault="004A7367" w:rsidP="004A7367">
            <w:pPr>
              <w:pStyle w:val="ListParagraph"/>
              <w:numPr>
                <w:ilvl w:val="0"/>
                <w:numId w:val="63"/>
              </w:numPr>
              <w:bidi/>
              <w:jc w:val="center"/>
              <w:rPr>
                <w:rFonts w:cs="B Lotus"/>
                <w:rtl/>
              </w:rPr>
            </w:pPr>
          </w:p>
        </w:tc>
        <w:tc>
          <w:tcPr>
            <w:tcW w:w="1803" w:type="dxa"/>
          </w:tcPr>
          <w:p w14:paraId="154DA272" w14:textId="63F69F7D" w:rsidR="004A7367" w:rsidRPr="004A7367" w:rsidRDefault="004A7367" w:rsidP="004A7367">
            <w:pPr>
              <w:jc w:val="center"/>
              <w:rPr>
                <w:rFonts w:cs="B Lotus"/>
                <w:sz w:val="28"/>
                <w:szCs w:val="28"/>
                <w:rtl/>
              </w:rPr>
            </w:pPr>
            <w:r w:rsidRPr="004A7367">
              <w:rPr>
                <w:rFonts w:cs="B Lotus"/>
                <w:rtl/>
              </w:rPr>
              <w:t>75</w:t>
            </w:r>
          </w:p>
        </w:tc>
        <w:tc>
          <w:tcPr>
            <w:tcW w:w="1803" w:type="dxa"/>
          </w:tcPr>
          <w:p w14:paraId="5E5DB0D3" w14:textId="07516657" w:rsidR="004A7367" w:rsidRPr="004A7367" w:rsidRDefault="004A7367" w:rsidP="004A7367">
            <w:pPr>
              <w:jc w:val="center"/>
              <w:rPr>
                <w:rFonts w:cs="B Lotus"/>
                <w:sz w:val="28"/>
                <w:szCs w:val="28"/>
                <w:rtl/>
              </w:rPr>
            </w:pPr>
            <w:r w:rsidRPr="004A7367">
              <w:rPr>
                <w:rFonts w:cs="B Lotus" w:hint="cs"/>
                <w:rtl/>
              </w:rPr>
              <w:t>ورزنه</w:t>
            </w:r>
          </w:p>
        </w:tc>
        <w:tc>
          <w:tcPr>
            <w:tcW w:w="1803" w:type="dxa"/>
          </w:tcPr>
          <w:p w14:paraId="4B557E72" w14:textId="58CFC89B" w:rsidR="004A7367" w:rsidRPr="004A7367" w:rsidRDefault="004A7367" w:rsidP="004A7367">
            <w:pPr>
              <w:jc w:val="center"/>
              <w:rPr>
                <w:rFonts w:cs="B Lotus"/>
                <w:sz w:val="28"/>
                <w:szCs w:val="28"/>
                <w:rtl/>
              </w:rPr>
            </w:pPr>
            <w:r w:rsidRPr="004A7367">
              <w:rPr>
                <w:rFonts w:cs="B Lotus"/>
                <w:rtl/>
              </w:rPr>
              <w:t>4</w:t>
            </w:r>
          </w:p>
        </w:tc>
        <w:tc>
          <w:tcPr>
            <w:tcW w:w="1803" w:type="dxa"/>
          </w:tcPr>
          <w:p w14:paraId="29E0B58E" w14:textId="364FDA92"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15B115E" w14:textId="77777777" w:rsidTr="00372823">
        <w:tc>
          <w:tcPr>
            <w:tcW w:w="1803" w:type="dxa"/>
          </w:tcPr>
          <w:p w14:paraId="4C77F76C" w14:textId="77777777" w:rsidR="004A7367" w:rsidRPr="004A7367" w:rsidRDefault="004A7367" w:rsidP="004A7367">
            <w:pPr>
              <w:pStyle w:val="ListParagraph"/>
              <w:numPr>
                <w:ilvl w:val="0"/>
                <w:numId w:val="63"/>
              </w:numPr>
              <w:bidi/>
              <w:jc w:val="center"/>
              <w:rPr>
                <w:rFonts w:cs="B Lotus"/>
                <w:rtl/>
              </w:rPr>
            </w:pPr>
          </w:p>
        </w:tc>
        <w:tc>
          <w:tcPr>
            <w:tcW w:w="1803" w:type="dxa"/>
          </w:tcPr>
          <w:p w14:paraId="32EFCEAF" w14:textId="3080DAF9" w:rsidR="004A7367" w:rsidRPr="004A7367" w:rsidRDefault="004A7367" w:rsidP="004A7367">
            <w:pPr>
              <w:jc w:val="center"/>
              <w:rPr>
                <w:rFonts w:cs="B Lotus"/>
                <w:sz w:val="28"/>
                <w:szCs w:val="28"/>
                <w:rtl/>
              </w:rPr>
            </w:pPr>
            <w:r w:rsidRPr="004A7367">
              <w:rPr>
                <w:rFonts w:cs="B Lotus"/>
                <w:rtl/>
              </w:rPr>
              <w:t>76</w:t>
            </w:r>
          </w:p>
        </w:tc>
        <w:tc>
          <w:tcPr>
            <w:tcW w:w="1803" w:type="dxa"/>
          </w:tcPr>
          <w:p w14:paraId="34D8CD3E" w14:textId="5A5D4451" w:rsidR="004A7367" w:rsidRPr="004A7367" w:rsidRDefault="004A7367" w:rsidP="004A7367">
            <w:pPr>
              <w:jc w:val="center"/>
              <w:rPr>
                <w:rFonts w:cs="B Lotus"/>
                <w:sz w:val="28"/>
                <w:szCs w:val="28"/>
                <w:rtl/>
              </w:rPr>
            </w:pPr>
            <w:r w:rsidRPr="004A7367">
              <w:rPr>
                <w:rFonts w:cs="B Lotus" w:hint="cs"/>
                <w:rtl/>
              </w:rPr>
              <w:t>فلاورجان</w:t>
            </w:r>
          </w:p>
        </w:tc>
        <w:tc>
          <w:tcPr>
            <w:tcW w:w="1803" w:type="dxa"/>
          </w:tcPr>
          <w:p w14:paraId="7C4689CE" w14:textId="4712CAAA" w:rsidR="004A7367" w:rsidRPr="004A7367" w:rsidRDefault="004A7367" w:rsidP="004A7367">
            <w:pPr>
              <w:jc w:val="center"/>
              <w:rPr>
                <w:rFonts w:cs="B Lotus"/>
                <w:sz w:val="28"/>
                <w:szCs w:val="28"/>
                <w:rtl/>
              </w:rPr>
            </w:pPr>
            <w:r w:rsidRPr="004A7367">
              <w:rPr>
                <w:rFonts w:cs="B Lotus"/>
                <w:rtl/>
              </w:rPr>
              <w:t>4</w:t>
            </w:r>
          </w:p>
        </w:tc>
        <w:tc>
          <w:tcPr>
            <w:tcW w:w="1803" w:type="dxa"/>
          </w:tcPr>
          <w:p w14:paraId="39218C36" w14:textId="36F5C389"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3BF97EE" w14:textId="77777777" w:rsidTr="00372823">
        <w:tc>
          <w:tcPr>
            <w:tcW w:w="1803" w:type="dxa"/>
          </w:tcPr>
          <w:p w14:paraId="29DC8ECC" w14:textId="77777777" w:rsidR="004A7367" w:rsidRPr="004A7367" w:rsidRDefault="004A7367" w:rsidP="004A7367">
            <w:pPr>
              <w:pStyle w:val="ListParagraph"/>
              <w:numPr>
                <w:ilvl w:val="0"/>
                <w:numId w:val="63"/>
              </w:numPr>
              <w:bidi/>
              <w:jc w:val="center"/>
              <w:rPr>
                <w:rFonts w:cs="B Lotus"/>
                <w:rtl/>
              </w:rPr>
            </w:pPr>
          </w:p>
        </w:tc>
        <w:tc>
          <w:tcPr>
            <w:tcW w:w="1803" w:type="dxa"/>
          </w:tcPr>
          <w:p w14:paraId="3DB60935" w14:textId="0D5B2834" w:rsidR="004A7367" w:rsidRPr="004A7367" w:rsidRDefault="004A7367" w:rsidP="004A7367">
            <w:pPr>
              <w:jc w:val="center"/>
              <w:rPr>
                <w:rFonts w:cs="B Lotus"/>
                <w:sz w:val="28"/>
                <w:szCs w:val="28"/>
                <w:rtl/>
              </w:rPr>
            </w:pPr>
            <w:r w:rsidRPr="004A7367">
              <w:rPr>
                <w:rFonts w:cs="B Lotus"/>
                <w:rtl/>
              </w:rPr>
              <w:t>77</w:t>
            </w:r>
          </w:p>
        </w:tc>
        <w:tc>
          <w:tcPr>
            <w:tcW w:w="1803" w:type="dxa"/>
          </w:tcPr>
          <w:p w14:paraId="0B8C09BA" w14:textId="7D2206AA" w:rsidR="004A7367" w:rsidRPr="004A7367" w:rsidRDefault="004A7367" w:rsidP="004A7367">
            <w:pPr>
              <w:jc w:val="center"/>
              <w:rPr>
                <w:rFonts w:cs="B Lotus"/>
                <w:sz w:val="28"/>
                <w:szCs w:val="28"/>
                <w:rtl/>
              </w:rPr>
            </w:pPr>
            <w:r w:rsidRPr="004A7367">
              <w:rPr>
                <w:rFonts w:cs="B Lotus" w:hint="cs"/>
                <w:rtl/>
              </w:rPr>
              <w:t>تیران</w:t>
            </w:r>
          </w:p>
        </w:tc>
        <w:tc>
          <w:tcPr>
            <w:tcW w:w="1803" w:type="dxa"/>
          </w:tcPr>
          <w:p w14:paraId="165DE563" w14:textId="1D66954E" w:rsidR="004A7367" w:rsidRPr="004A7367" w:rsidRDefault="004A7367" w:rsidP="004A7367">
            <w:pPr>
              <w:jc w:val="center"/>
              <w:rPr>
                <w:rFonts w:cs="B Lotus"/>
                <w:sz w:val="28"/>
                <w:szCs w:val="28"/>
                <w:rtl/>
              </w:rPr>
            </w:pPr>
            <w:r w:rsidRPr="004A7367">
              <w:rPr>
                <w:rFonts w:cs="B Lotus"/>
                <w:rtl/>
              </w:rPr>
              <w:t>4</w:t>
            </w:r>
          </w:p>
        </w:tc>
        <w:tc>
          <w:tcPr>
            <w:tcW w:w="1803" w:type="dxa"/>
          </w:tcPr>
          <w:p w14:paraId="2B35BF03" w14:textId="037A9A65"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3E95DEE6" w14:textId="77777777" w:rsidTr="00372823">
        <w:tc>
          <w:tcPr>
            <w:tcW w:w="1803" w:type="dxa"/>
          </w:tcPr>
          <w:p w14:paraId="102E20B6" w14:textId="77777777" w:rsidR="004A7367" w:rsidRPr="004A7367" w:rsidRDefault="004A7367" w:rsidP="004A7367">
            <w:pPr>
              <w:pStyle w:val="ListParagraph"/>
              <w:numPr>
                <w:ilvl w:val="0"/>
                <w:numId w:val="63"/>
              </w:numPr>
              <w:bidi/>
              <w:jc w:val="center"/>
              <w:rPr>
                <w:rFonts w:cs="B Lotus"/>
                <w:rtl/>
              </w:rPr>
            </w:pPr>
          </w:p>
        </w:tc>
        <w:tc>
          <w:tcPr>
            <w:tcW w:w="1803" w:type="dxa"/>
          </w:tcPr>
          <w:p w14:paraId="6834442C" w14:textId="1181CBFE" w:rsidR="004A7367" w:rsidRPr="004A7367" w:rsidRDefault="004A7367" w:rsidP="004A7367">
            <w:pPr>
              <w:jc w:val="center"/>
              <w:rPr>
                <w:rFonts w:cs="B Lotus"/>
                <w:sz w:val="28"/>
                <w:szCs w:val="28"/>
                <w:rtl/>
              </w:rPr>
            </w:pPr>
            <w:r w:rsidRPr="004A7367">
              <w:rPr>
                <w:rFonts w:cs="B Lotus"/>
                <w:rtl/>
              </w:rPr>
              <w:t>78</w:t>
            </w:r>
          </w:p>
        </w:tc>
        <w:tc>
          <w:tcPr>
            <w:tcW w:w="1803" w:type="dxa"/>
          </w:tcPr>
          <w:p w14:paraId="38284D76" w14:textId="3B7B84B3" w:rsidR="004A7367" w:rsidRPr="004A7367" w:rsidRDefault="004A7367" w:rsidP="004A7367">
            <w:pPr>
              <w:jc w:val="center"/>
              <w:rPr>
                <w:rFonts w:cs="B Lotus"/>
                <w:sz w:val="28"/>
                <w:szCs w:val="28"/>
                <w:rtl/>
              </w:rPr>
            </w:pPr>
            <w:r w:rsidRPr="004A7367">
              <w:rPr>
                <w:rFonts w:cs="B Lotus" w:hint="cs"/>
                <w:rtl/>
              </w:rPr>
              <w:t>دهق</w:t>
            </w:r>
          </w:p>
        </w:tc>
        <w:tc>
          <w:tcPr>
            <w:tcW w:w="1803" w:type="dxa"/>
          </w:tcPr>
          <w:p w14:paraId="7D307CE8" w14:textId="0C9E8E10" w:rsidR="004A7367" w:rsidRPr="004A7367" w:rsidRDefault="004A7367" w:rsidP="004A7367">
            <w:pPr>
              <w:jc w:val="center"/>
              <w:rPr>
                <w:rFonts w:cs="B Lotus"/>
                <w:sz w:val="28"/>
                <w:szCs w:val="28"/>
                <w:rtl/>
              </w:rPr>
            </w:pPr>
            <w:r w:rsidRPr="004A7367">
              <w:rPr>
                <w:rFonts w:cs="B Lotus"/>
                <w:rtl/>
              </w:rPr>
              <w:t>4</w:t>
            </w:r>
          </w:p>
        </w:tc>
        <w:tc>
          <w:tcPr>
            <w:tcW w:w="1803" w:type="dxa"/>
          </w:tcPr>
          <w:p w14:paraId="4834D6B4" w14:textId="39BCB6C8"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0CAC75D" w14:textId="77777777" w:rsidTr="00372823">
        <w:tc>
          <w:tcPr>
            <w:tcW w:w="1803" w:type="dxa"/>
          </w:tcPr>
          <w:p w14:paraId="0BF4512F" w14:textId="77777777" w:rsidR="004A7367" w:rsidRPr="004A7367" w:rsidRDefault="004A7367" w:rsidP="004A7367">
            <w:pPr>
              <w:pStyle w:val="ListParagraph"/>
              <w:numPr>
                <w:ilvl w:val="0"/>
                <w:numId w:val="63"/>
              </w:numPr>
              <w:bidi/>
              <w:jc w:val="center"/>
              <w:rPr>
                <w:rFonts w:cs="B Lotus"/>
                <w:rtl/>
              </w:rPr>
            </w:pPr>
          </w:p>
        </w:tc>
        <w:tc>
          <w:tcPr>
            <w:tcW w:w="1803" w:type="dxa"/>
          </w:tcPr>
          <w:p w14:paraId="169502A3" w14:textId="17BCEEA0" w:rsidR="004A7367" w:rsidRPr="004A7367" w:rsidRDefault="004A7367" w:rsidP="004A7367">
            <w:pPr>
              <w:jc w:val="center"/>
              <w:rPr>
                <w:rFonts w:cs="B Lotus"/>
                <w:sz w:val="28"/>
                <w:szCs w:val="28"/>
                <w:rtl/>
              </w:rPr>
            </w:pPr>
            <w:r w:rsidRPr="004A7367">
              <w:rPr>
                <w:rFonts w:cs="B Lotus"/>
                <w:rtl/>
              </w:rPr>
              <w:t>79</w:t>
            </w:r>
          </w:p>
        </w:tc>
        <w:tc>
          <w:tcPr>
            <w:tcW w:w="1803" w:type="dxa"/>
          </w:tcPr>
          <w:p w14:paraId="6D92DBF6" w14:textId="461B2D0B" w:rsidR="004A7367" w:rsidRPr="004A7367" w:rsidRDefault="004A7367" w:rsidP="004A7367">
            <w:pPr>
              <w:jc w:val="center"/>
              <w:rPr>
                <w:rFonts w:cs="B Lotus"/>
                <w:sz w:val="28"/>
                <w:szCs w:val="28"/>
                <w:rtl/>
              </w:rPr>
            </w:pPr>
            <w:r w:rsidRPr="004A7367">
              <w:rPr>
                <w:rFonts w:cs="B Lotus" w:hint="cs"/>
                <w:rtl/>
              </w:rPr>
              <w:t>جرمهین</w:t>
            </w:r>
          </w:p>
        </w:tc>
        <w:tc>
          <w:tcPr>
            <w:tcW w:w="1803" w:type="dxa"/>
          </w:tcPr>
          <w:p w14:paraId="360D67C6" w14:textId="1B9BCC53" w:rsidR="004A7367" w:rsidRPr="004A7367" w:rsidRDefault="004A7367" w:rsidP="004A7367">
            <w:pPr>
              <w:jc w:val="center"/>
              <w:rPr>
                <w:rFonts w:cs="B Lotus"/>
                <w:sz w:val="28"/>
                <w:szCs w:val="28"/>
                <w:rtl/>
              </w:rPr>
            </w:pPr>
            <w:r w:rsidRPr="004A7367">
              <w:rPr>
                <w:rFonts w:cs="B Lotus"/>
                <w:rtl/>
              </w:rPr>
              <w:t>4</w:t>
            </w:r>
          </w:p>
        </w:tc>
        <w:tc>
          <w:tcPr>
            <w:tcW w:w="1803" w:type="dxa"/>
          </w:tcPr>
          <w:p w14:paraId="3B52F710" w14:textId="42FA5103"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EB9123F" w14:textId="77777777" w:rsidTr="00372823">
        <w:tc>
          <w:tcPr>
            <w:tcW w:w="1803" w:type="dxa"/>
          </w:tcPr>
          <w:p w14:paraId="11F18896" w14:textId="77777777" w:rsidR="004A7367" w:rsidRPr="004A7367" w:rsidRDefault="004A7367" w:rsidP="004A7367">
            <w:pPr>
              <w:pStyle w:val="ListParagraph"/>
              <w:numPr>
                <w:ilvl w:val="0"/>
                <w:numId w:val="63"/>
              </w:numPr>
              <w:bidi/>
              <w:jc w:val="center"/>
              <w:rPr>
                <w:rFonts w:cs="B Lotus"/>
                <w:rtl/>
              </w:rPr>
            </w:pPr>
          </w:p>
        </w:tc>
        <w:tc>
          <w:tcPr>
            <w:tcW w:w="1803" w:type="dxa"/>
          </w:tcPr>
          <w:p w14:paraId="0E4F288F" w14:textId="1802B729" w:rsidR="004A7367" w:rsidRPr="004A7367" w:rsidRDefault="004A7367" w:rsidP="004A7367">
            <w:pPr>
              <w:jc w:val="center"/>
              <w:rPr>
                <w:rFonts w:cs="B Lotus"/>
                <w:sz w:val="28"/>
                <w:szCs w:val="28"/>
                <w:rtl/>
              </w:rPr>
            </w:pPr>
            <w:r w:rsidRPr="004A7367">
              <w:rPr>
                <w:rFonts w:cs="B Lotus"/>
                <w:rtl/>
              </w:rPr>
              <w:t>80</w:t>
            </w:r>
          </w:p>
        </w:tc>
        <w:tc>
          <w:tcPr>
            <w:tcW w:w="1803" w:type="dxa"/>
          </w:tcPr>
          <w:p w14:paraId="0DD3AD66" w14:textId="3B3955EB" w:rsidR="004A7367" w:rsidRPr="004A7367" w:rsidRDefault="004A7367" w:rsidP="004A7367">
            <w:pPr>
              <w:jc w:val="center"/>
              <w:rPr>
                <w:rFonts w:cs="B Lotus"/>
                <w:sz w:val="28"/>
                <w:szCs w:val="28"/>
                <w:rtl/>
              </w:rPr>
            </w:pPr>
            <w:r w:rsidRPr="004A7367">
              <w:rPr>
                <w:rFonts w:cs="B Lotus" w:hint="cs"/>
                <w:rtl/>
              </w:rPr>
              <w:t>اردستان</w:t>
            </w:r>
          </w:p>
        </w:tc>
        <w:tc>
          <w:tcPr>
            <w:tcW w:w="1803" w:type="dxa"/>
          </w:tcPr>
          <w:p w14:paraId="0CAFE56B" w14:textId="21A1F0CA" w:rsidR="004A7367" w:rsidRPr="004A7367" w:rsidRDefault="004A7367" w:rsidP="004A7367">
            <w:pPr>
              <w:jc w:val="center"/>
              <w:rPr>
                <w:rFonts w:cs="B Lotus"/>
                <w:sz w:val="28"/>
                <w:szCs w:val="28"/>
                <w:rtl/>
              </w:rPr>
            </w:pPr>
            <w:r w:rsidRPr="004A7367">
              <w:rPr>
                <w:rFonts w:cs="B Lotus"/>
                <w:rtl/>
              </w:rPr>
              <w:t>4</w:t>
            </w:r>
          </w:p>
        </w:tc>
        <w:tc>
          <w:tcPr>
            <w:tcW w:w="1803" w:type="dxa"/>
          </w:tcPr>
          <w:p w14:paraId="5300F8A9" w14:textId="5C9F35BF"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A386448" w14:textId="77777777" w:rsidTr="00372823">
        <w:tc>
          <w:tcPr>
            <w:tcW w:w="1803" w:type="dxa"/>
          </w:tcPr>
          <w:p w14:paraId="1128CBF5" w14:textId="77777777" w:rsidR="004A7367" w:rsidRPr="004A7367" w:rsidRDefault="004A7367" w:rsidP="004A7367">
            <w:pPr>
              <w:pStyle w:val="ListParagraph"/>
              <w:numPr>
                <w:ilvl w:val="0"/>
                <w:numId w:val="63"/>
              </w:numPr>
              <w:bidi/>
              <w:jc w:val="center"/>
              <w:rPr>
                <w:rFonts w:cs="B Lotus"/>
                <w:rtl/>
              </w:rPr>
            </w:pPr>
          </w:p>
        </w:tc>
        <w:tc>
          <w:tcPr>
            <w:tcW w:w="1803" w:type="dxa"/>
          </w:tcPr>
          <w:p w14:paraId="6CFDB4F4" w14:textId="62DDBB59" w:rsidR="004A7367" w:rsidRPr="004A7367" w:rsidRDefault="004A7367" w:rsidP="004A7367">
            <w:pPr>
              <w:jc w:val="center"/>
              <w:rPr>
                <w:rFonts w:cs="B Lotus"/>
                <w:sz w:val="28"/>
                <w:szCs w:val="28"/>
                <w:rtl/>
              </w:rPr>
            </w:pPr>
            <w:r w:rsidRPr="004A7367">
              <w:rPr>
                <w:rFonts w:cs="B Lotus"/>
                <w:rtl/>
              </w:rPr>
              <w:t>81</w:t>
            </w:r>
          </w:p>
        </w:tc>
        <w:tc>
          <w:tcPr>
            <w:tcW w:w="1803" w:type="dxa"/>
          </w:tcPr>
          <w:p w14:paraId="5C13EC13" w14:textId="6F6932CD" w:rsidR="004A7367" w:rsidRPr="004A7367" w:rsidRDefault="004A7367" w:rsidP="004A7367">
            <w:pPr>
              <w:jc w:val="center"/>
              <w:rPr>
                <w:rFonts w:cs="B Lotus"/>
                <w:sz w:val="28"/>
                <w:szCs w:val="28"/>
                <w:rtl/>
              </w:rPr>
            </w:pPr>
            <w:r w:rsidRPr="004A7367">
              <w:rPr>
                <w:rFonts w:cs="B Lotus" w:hint="cs"/>
                <w:rtl/>
              </w:rPr>
              <w:t>زواره</w:t>
            </w:r>
          </w:p>
        </w:tc>
        <w:tc>
          <w:tcPr>
            <w:tcW w:w="1803" w:type="dxa"/>
          </w:tcPr>
          <w:p w14:paraId="0354836D" w14:textId="31CECAC6" w:rsidR="004A7367" w:rsidRPr="004A7367" w:rsidRDefault="004A7367" w:rsidP="004A7367">
            <w:pPr>
              <w:jc w:val="center"/>
              <w:rPr>
                <w:rFonts w:cs="B Lotus"/>
                <w:sz w:val="28"/>
                <w:szCs w:val="28"/>
                <w:rtl/>
              </w:rPr>
            </w:pPr>
            <w:r w:rsidRPr="004A7367">
              <w:rPr>
                <w:rFonts w:cs="B Lotus"/>
                <w:rtl/>
              </w:rPr>
              <w:t>4</w:t>
            </w:r>
          </w:p>
        </w:tc>
        <w:tc>
          <w:tcPr>
            <w:tcW w:w="1803" w:type="dxa"/>
          </w:tcPr>
          <w:p w14:paraId="5C429D00" w14:textId="6545E1C6"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C95A9A3" w14:textId="77777777" w:rsidTr="00372823">
        <w:tc>
          <w:tcPr>
            <w:tcW w:w="1803" w:type="dxa"/>
          </w:tcPr>
          <w:p w14:paraId="5DD7A3CD" w14:textId="77777777" w:rsidR="004A7367" w:rsidRPr="004A7367" w:rsidRDefault="004A7367" w:rsidP="004A7367">
            <w:pPr>
              <w:pStyle w:val="ListParagraph"/>
              <w:numPr>
                <w:ilvl w:val="0"/>
                <w:numId w:val="63"/>
              </w:numPr>
              <w:bidi/>
              <w:jc w:val="center"/>
              <w:rPr>
                <w:rFonts w:cs="B Lotus"/>
                <w:rtl/>
              </w:rPr>
            </w:pPr>
          </w:p>
        </w:tc>
        <w:tc>
          <w:tcPr>
            <w:tcW w:w="1803" w:type="dxa"/>
          </w:tcPr>
          <w:p w14:paraId="006BD3F6" w14:textId="44F34C96" w:rsidR="004A7367" w:rsidRPr="004A7367" w:rsidRDefault="004A7367" w:rsidP="004A7367">
            <w:pPr>
              <w:jc w:val="center"/>
              <w:rPr>
                <w:rFonts w:cs="B Lotus"/>
                <w:sz w:val="28"/>
                <w:szCs w:val="28"/>
                <w:rtl/>
              </w:rPr>
            </w:pPr>
            <w:r w:rsidRPr="004A7367">
              <w:rPr>
                <w:rFonts w:cs="B Lotus"/>
                <w:rtl/>
              </w:rPr>
              <w:t>82</w:t>
            </w:r>
          </w:p>
        </w:tc>
        <w:tc>
          <w:tcPr>
            <w:tcW w:w="1803" w:type="dxa"/>
          </w:tcPr>
          <w:p w14:paraId="43AF3884" w14:textId="44CDE04C" w:rsidR="004A7367" w:rsidRPr="004A7367" w:rsidRDefault="004A7367" w:rsidP="004A7367">
            <w:pPr>
              <w:jc w:val="center"/>
              <w:rPr>
                <w:rFonts w:cs="B Lotus"/>
                <w:sz w:val="28"/>
                <w:szCs w:val="28"/>
                <w:rtl/>
              </w:rPr>
            </w:pPr>
            <w:r w:rsidRPr="004A7367">
              <w:rPr>
                <w:rFonts w:cs="B Lotus" w:hint="cs"/>
                <w:rtl/>
              </w:rPr>
              <w:t>علویجه</w:t>
            </w:r>
          </w:p>
        </w:tc>
        <w:tc>
          <w:tcPr>
            <w:tcW w:w="1803" w:type="dxa"/>
          </w:tcPr>
          <w:p w14:paraId="341809FB" w14:textId="29229A3A" w:rsidR="004A7367" w:rsidRPr="004A7367" w:rsidRDefault="004A7367" w:rsidP="004A7367">
            <w:pPr>
              <w:jc w:val="center"/>
              <w:rPr>
                <w:rFonts w:cs="B Lotus"/>
                <w:sz w:val="28"/>
                <w:szCs w:val="28"/>
                <w:rtl/>
              </w:rPr>
            </w:pPr>
            <w:r w:rsidRPr="004A7367">
              <w:rPr>
                <w:rFonts w:cs="B Lotus"/>
                <w:rtl/>
              </w:rPr>
              <w:t>4</w:t>
            </w:r>
          </w:p>
        </w:tc>
        <w:tc>
          <w:tcPr>
            <w:tcW w:w="1803" w:type="dxa"/>
          </w:tcPr>
          <w:p w14:paraId="1943A1F3" w14:textId="2F837C03"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216B28D" w14:textId="77777777" w:rsidTr="00372823">
        <w:tc>
          <w:tcPr>
            <w:tcW w:w="1803" w:type="dxa"/>
          </w:tcPr>
          <w:p w14:paraId="7443E56F" w14:textId="77777777" w:rsidR="004A7367" w:rsidRPr="004A7367" w:rsidRDefault="004A7367" w:rsidP="004A7367">
            <w:pPr>
              <w:pStyle w:val="ListParagraph"/>
              <w:numPr>
                <w:ilvl w:val="0"/>
                <w:numId w:val="63"/>
              </w:numPr>
              <w:bidi/>
              <w:jc w:val="center"/>
              <w:rPr>
                <w:rFonts w:cs="B Lotus"/>
                <w:rtl/>
              </w:rPr>
            </w:pPr>
          </w:p>
        </w:tc>
        <w:tc>
          <w:tcPr>
            <w:tcW w:w="1803" w:type="dxa"/>
          </w:tcPr>
          <w:p w14:paraId="04999129" w14:textId="623949DE" w:rsidR="004A7367" w:rsidRPr="004A7367" w:rsidRDefault="004A7367" w:rsidP="004A7367">
            <w:pPr>
              <w:jc w:val="center"/>
              <w:rPr>
                <w:rFonts w:cs="B Lotus"/>
                <w:sz w:val="28"/>
                <w:szCs w:val="28"/>
                <w:rtl/>
              </w:rPr>
            </w:pPr>
            <w:r w:rsidRPr="004A7367">
              <w:rPr>
                <w:rFonts w:cs="B Lotus"/>
                <w:rtl/>
              </w:rPr>
              <w:t>83</w:t>
            </w:r>
          </w:p>
        </w:tc>
        <w:tc>
          <w:tcPr>
            <w:tcW w:w="1803" w:type="dxa"/>
          </w:tcPr>
          <w:p w14:paraId="12627530" w14:textId="4AD3AE20" w:rsidR="004A7367" w:rsidRPr="004A7367" w:rsidRDefault="004A7367" w:rsidP="004A7367">
            <w:pPr>
              <w:jc w:val="center"/>
              <w:rPr>
                <w:rFonts w:cs="B Lotus"/>
                <w:sz w:val="28"/>
                <w:szCs w:val="28"/>
                <w:rtl/>
              </w:rPr>
            </w:pPr>
            <w:r w:rsidRPr="004A7367">
              <w:rPr>
                <w:rFonts w:cs="B Lotus" w:hint="cs"/>
                <w:rtl/>
              </w:rPr>
              <w:t>گلپایگان</w:t>
            </w:r>
          </w:p>
        </w:tc>
        <w:tc>
          <w:tcPr>
            <w:tcW w:w="1803" w:type="dxa"/>
          </w:tcPr>
          <w:p w14:paraId="66367B1E" w14:textId="35CBF1B8" w:rsidR="004A7367" w:rsidRPr="004A7367" w:rsidRDefault="004A7367" w:rsidP="004A7367">
            <w:pPr>
              <w:jc w:val="center"/>
              <w:rPr>
                <w:rFonts w:cs="B Lotus"/>
                <w:sz w:val="28"/>
                <w:szCs w:val="28"/>
                <w:rtl/>
              </w:rPr>
            </w:pPr>
            <w:r w:rsidRPr="004A7367">
              <w:rPr>
                <w:rFonts w:cs="B Lotus"/>
                <w:rtl/>
              </w:rPr>
              <w:t>4</w:t>
            </w:r>
          </w:p>
        </w:tc>
        <w:tc>
          <w:tcPr>
            <w:tcW w:w="1803" w:type="dxa"/>
          </w:tcPr>
          <w:p w14:paraId="531E0F14" w14:textId="6C04EF7D"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248116B" w14:textId="77777777" w:rsidTr="00372823">
        <w:tc>
          <w:tcPr>
            <w:tcW w:w="1803" w:type="dxa"/>
          </w:tcPr>
          <w:p w14:paraId="1C9ED2D5" w14:textId="77777777" w:rsidR="004A7367" w:rsidRPr="004A7367" w:rsidRDefault="004A7367" w:rsidP="004A7367">
            <w:pPr>
              <w:pStyle w:val="ListParagraph"/>
              <w:numPr>
                <w:ilvl w:val="0"/>
                <w:numId w:val="63"/>
              </w:numPr>
              <w:bidi/>
              <w:jc w:val="center"/>
              <w:rPr>
                <w:rFonts w:cs="B Lotus"/>
                <w:rtl/>
              </w:rPr>
            </w:pPr>
          </w:p>
        </w:tc>
        <w:tc>
          <w:tcPr>
            <w:tcW w:w="1803" w:type="dxa"/>
          </w:tcPr>
          <w:p w14:paraId="6BCCBE29" w14:textId="146491D6" w:rsidR="004A7367" w:rsidRPr="004A7367" w:rsidRDefault="004A7367" w:rsidP="004A7367">
            <w:pPr>
              <w:jc w:val="center"/>
              <w:rPr>
                <w:rFonts w:cs="B Lotus"/>
                <w:sz w:val="28"/>
                <w:szCs w:val="28"/>
                <w:rtl/>
              </w:rPr>
            </w:pPr>
            <w:r w:rsidRPr="004A7367">
              <w:rPr>
                <w:rFonts w:cs="B Lotus"/>
                <w:rtl/>
              </w:rPr>
              <w:t>84</w:t>
            </w:r>
          </w:p>
        </w:tc>
        <w:tc>
          <w:tcPr>
            <w:tcW w:w="1803" w:type="dxa"/>
          </w:tcPr>
          <w:p w14:paraId="28A81D50" w14:textId="713B894B" w:rsidR="004A7367" w:rsidRPr="004A7367" w:rsidRDefault="004A7367" w:rsidP="004A7367">
            <w:pPr>
              <w:jc w:val="center"/>
              <w:rPr>
                <w:rFonts w:cs="B Lotus"/>
                <w:sz w:val="28"/>
                <w:szCs w:val="28"/>
                <w:rtl/>
              </w:rPr>
            </w:pPr>
            <w:r w:rsidRPr="004A7367">
              <w:rPr>
                <w:rFonts w:cs="B Lotus" w:hint="cs"/>
                <w:rtl/>
              </w:rPr>
              <w:t>خوانسار</w:t>
            </w:r>
          </w:p>
        </w:tc>
        <w:tc>
          <w:tcPr>
            <w:tcW w:w="1803" w:type="dxa"/>
          </w:tcPr>
          <w:p w14:paraId="547947A0" w14:textId="140EF830" w:rsidR="004A7367" w:rsidRPr="004A7367" w:rsidRDefault="004A7367" w:rsidP="004A7367">
            <w:pPr>
              <w:jc w:val="center"/>
              <w:rPr>
                <w:rFonts w:cs="B Lotus"/>
                <w:sz w:val="28"/>
                <w:szCs w:val="28"/>
                <w:rtl/>
              </w:rPr>
            </w:pPr>
            <w:r w:rsidRPr="004A7367">
              <w:rPr>
                <w:rFonts w:cs="B Lotus"/>
                <w:rtl/>
              </w:rPr>
              <w:t>4</w:t>
            </w:r>
          </w:p>
        </w:tc>
        <w:tc>
          <w:tcPr>
            <w:tcW w:w="1803" w:type="dxa"/>
          </w:tcPr>
          <w:p w14:paraId="4BBD9C7E" w14:textId="1D53F952"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BD5B4B0" w14:textId="77777777" w:rsidTr="00372823">
        <w:tc>
          <w:tcPr>
            <w:tcW w:w="1803" w:type="dxa"/>
          </w:tcPr>
          <w:p w14:paraId="014EEE57" w14:textId="77777777" w:rsidR="004A7367" w:rsidRPr="004A7367" w:rsidRDefault="004A7367" w:rsidP="004A7367">
            <w:pPr>
              <w:pStyle w:val="ListParagraph"/>
              <w:numPr>
                <w:ilvl w:val="0"/>
                <w:numId w:val="63"/>
              </w:numPr>
              <w:bidi/>
              <w:jc w:val="center"/>
              <w:rPr>
                <w:rFonts w:cs="B Lotus"/>
                <w:rtl/>
              </w:rPr>
            </w:pPr>
          </w:p>
        </w:tc>
        <w:tc>
          <w:tcPr>
            <w:tcW w:w="1803" w:type="dxa"/>
          </w:tcPr>
          <w:p w14:paraId="21D0F7BC" w14:textId="399074E3" w:rsidR="004A7367" w:rsidRPr="004A7367" w:rsidRDefault="004A7367" w:rsidP="004A7367">
            <w:pPr>
              <w:jc w:val="center"/>
              <w:rPr>
                <w:rFonts w:cs="B Lotus"/>
                <w:sz w:val="28"/>
                <w:szCs w:val="28"/>
                <w:rtl/>
              </w:rPr>
            </w:pPr>
            <w:r w:rsidRPr="004A7367">
              <w:rPr>
                <w:rFonts w:cs="B Lotus"/>
                <w:rtl/>
              </w:rPr>
              <w:t>85</w:t>
            </w:r>
          </w:p>
        </w:tc>
        <w:tc>
          <w:tcPr>
            <w:tcW w:w="1803" w:type="dxa"/>
          </w:tcPr>
          <w:p w14:paraId="68BCB42C" w14:textId="75E107D8" w:rsidR="004A7367" w:rsidRPr="004A7367" w:rsidRDefault="004A7367" w:rsidP="004A7367">
            <w:pPr>
              <w:jc w:val="center"/>
              <w:rPr>
                <w:rFonts w:cs="B Lotus"/>
                <w:sz w:val="28"/>
                <w:szCs w:val="28"/>
                <w:rtl/>
              </w:rPr>
            </w:pPr>
            <w:r w:rsidRPr="004A7367">
              <w:rPr>
                <w:rFonts w:cs="B Lotus" w:hint="cs"/>
                <w:rtl/>
              </w:rPr>
              <w:t>میمه</w:t>
            </w:r>
          </w:p>
        </w:tc>
        <w:tc>
          <w:tcPr>
            <w:tcW w:w="1803" w:type="dxa"/>
          </w:tcPr>
          <w:p w14:paraId="2A58FAC4" w14:textId="54F6F270" w:rsidR="004A7367" w:rsidRPr="004A7367" w:rsidRDefault="004A7367" w:rsidP="004A7367">
            <w:pPr>
              <w:jc w:val="center"/>
              <w:rPr>
                <w:rFonts w:cs="B Lotus"/>
                <w:sz w:val="28"/>
                <w:szCs w:val="28"/>
                <w:rtl/>
              </w:rPr>
            </w:pPr>
            <w:r w:rsidRPr="004A7367">
              <w:rPr>
                <w:rFonts w:cs="B Lotus"/>
                <w:rtl/>
              </w:rPr>
              <w:t>4</w:t>
            </w:r>
          </w:p>
        </w:tc>
        <w:tc>
          <w:tcPr>
            <w:tcW w:w="1803" w:type="dxa"/>
          </w:tcPr>
          <w:p w14:paraId="3298F191" w14:textId="20BF8E07"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320DCB15" w14:textId="77777777" w:rsidTr="00372823">
        <w:tc>
          <w:tcPr>
            <w:tcW w:w="1803" w:type="dxa"/>
          </w:tcPr>
          <w:p w14:paraId="21A85B04" w14:textId="77777777" w:rsidR="004A7367" w:rsidRPr="004A7367" w:rsidRDefault="004A7367" w:rsidP="004A7367">
            <w:pPr>
              <w:pStyle w:val="ListParagraph"/>
              <w:numPr>
                <w:ilvl w:val="0"/>
                <w:numId w:val="63"/>
              </w:numPr>
              <w:bidi/>
              <w:jc w:val="center"/>
              <w:rPr>
                <w:rFonts w:cs="B Lotus"/>
                <w:rtl/>
              </w:rPr>
            </w:pPr>
          </w:p>
        </w:tc>
        <w:tc>
          <w:tcPr>
            <w:tcW w:w="1803" w:type="dxa"/>
          </w:tcPr>
          <w:p w14:paraId="208185E0" w14:textId="6FB86620" w:rsidR="004A7367" w:rsidRPr="004A7367" w:rsidRDefault="004A7367" w:rsidP="004A7367">
            <w:pPr>
              <w:jc w:val="center"/>
              <w:rPr>
                <w:rFonts w:cs="B Lotus"/>
                <w:sz w:val="28"/>
                <w:szCs w:val="28"/>
                <w:rtl/>
              </w:rPr>
            </w:pPr>
            <w:r w:rsidRPr="004A7367">
              <w:rPr>
                <w:rFonts w:cs="B Lotus"/>
                <w:rtl/>
              </w:rPr>
              <w:t>86</w:t>
            </w:r>
          </w:p>
        </w:tc>
        <w:tc>
          <w:tcPr>
            <w:tcW w:w="1803" w:type="dxa"/>
          </w:tcPr>
          <w:p w14:paraId="23F9B639" w14:textId="1032D3B0" w:rsidR="004A7367" w:rsidRPr="004A7367" w:rsidRDefault="004A7367" w:rsidP="004A7367">
            <w:pPr>
              <w:jc w:val="center"/>
              <w:rPr>
                <w:rFonts w:cs="B Lotus"/>
                <w:sz w:val="28"/>
                <w:szCs w:val="28"/>
                <w:rtl/>
              </w:rPr>
            </w:pPr>
            <w:r w:rsidRPr="004A7367">
              <w:rPr>
                <w:rFonts w:cs="B Lotus" w:hint="cs"/>
                <w:rtl/>
              </w:rPr>
              <w:t>مورچه</w:t>
            </w:r>
            <w:r w:rsidRPr="004A7367">
              <w:rPr>
                <w:rFonts w:cs="B Lotus"/>
                <w:rtl/>
              </w:rPr>
              <w:t xml:space="preserve"> </w:t>
            </w:r>
            <w:r w:rsidRPr="004A7367">
              <w:rPr>
                <w:rFonts w:cs="B Lotus" w:hint="cs"/>
                <w:rtl/>
              </w:rPr>
              <w:t>خورت</w:t>
            </w:r>
          </w:p>
        </w:tc>
        <w:tc>
          <w:tcPr>
            <w:tcW w:w="1803" w:type="dxa"/>
          </w:tcPr>
          <w:p w14:paraId="3DD06600" w14:textId="08EFB65F" w:rsidR="004A7367" w:rsidRPr="004A7367" w:rsidRDefault="004A7367" w:rsidP="004A7367">
            <w:pPr>
              <w:jc w:val="center"/>
              <w:rPr>
                <w:rFonts w:cs="B Lotus"/>
                <w:sz w:val="28"/>
                <w:szCs w:val="28"/>
                <w:rtl/>
              </w:rPr>
            </w:pPr>
            <w:r w:rsidRPr="004A7367">
              <w:rPr>
                <w:rFonts w:cs="B Lotus"/>
                <w:rtl/>
              </w:rPr>
              <w:t>4</w:t>
            </w:r>
          </w:p>
        </w:tc>
        <w:tc>
          <w:tcPr>
            <w:tcW w:w="1803" w:type="dxa"/>
          </w:tcPr>
          <w:p w14:paraId="7EE5D7CD" w14:textId="6F340D29"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D55E1E6" w14:textId="77777777" w:rsidTr="00372823">
        <w:tc>
          <w:tcPr>
            <w:tcW w:w="1803" w:type="dxa"/>
          </w:tcPr>
          <w:p w14:paraId="0671E237" w14:textId="77777777" w:rsidR="004A7367" w:rsidRPr="004A7367" w:rsidRDefault="004A7367" w:rsidP="004A7367">
            <w:pPr>
              <w:pStyle w:val="ListParagraph"/>
              <w:numPr>
                <w:ilvl w:val="0"/>
                <w:numId w:val="63"/>
              </w:numPr>
              <w:bidi/>
              <w:jc w:val="center"/>
              <w:rPr>
                <w:rFonts w:cs="B Lotus"/>
                <w:rtl/>
              </w:rPr>
            </w:pPr>
          </w:p>
        </w:tc>
        <w:tc>
          <w:tcPr>
            <w:tcW w:w="1803" w:type="dxa"/>
          </w:tcPr>
          <w:p w14:paraId="5634AF68" w14:textId="3AE9D601" w:rsidR="004A7367" w:rsidRPr="004A7367" w:rsidRDefault="004A7367" w:rsidP="004A7367">
            <w:pPr>
              <w:jc w:val="center"/>
              <w:rPr>
                <w:rFonts w:cs="B Lotus"/>
                <w:sz w:val="28"/>
                <w:szCs w:val="28"/>
                <w:rtl/>
              </w:rPr>
            </w:pPr>
            <w:r w:rsidRPr="004A7367">
              <w:rPr>
                <w:rFonts w:cs="B Lotus"/>
                <w:rtl/>
              </w:rPr>
              <w:t>87</w:t>
            </w:r>
          </w:p>
        </w:tc>
        <w:tc>
          <w:tcPr>
            <w:tcW w:w="1803" w:type="dxa"/>
          </w:tcPr>
          <w:p w14:paraId="3E3A0D43" w14:textId="37C3C4CC" w:rsidR="004A7367" w:rsidRPr="004A7367" w:rsidRDefault="004A7367" w:rsidP="004A7367">
            <w:pPr>
              <w:jc w:val="center"/>
              <w:rPr>
                <w:rFonts w:cs="B Lotus"/>
                <w:sz w:val="28"/>
                <w:szCs w:val="28"/>
                <w:rtl/>
              </w:rPr>
            </w:pPr>
            <w:r w:rsidRPr="004A7367">
              <w:rPr>
                <w:rFonts w:cs="B Lotus" w:hint="cs"/>
                <w:rtl/>
              </w:rPr>
              <w:t>نائین</w:t>
            </w:r>
          </w:p>
        </w:tc>
        <w:tc>
          <w:tcPr>
            <w:tcW w:w="1803" w:type="dxa"/>
          </w:tcPr>
          <w:p w14:paraId="541B8D12" w14:textId="6C61972E" w:rsidR="004A7367" w:rsidRPr="004A7367" w:rsidRDefault="004A7367" w:rsidP="004A7367">
            <w:pPr>
              <w:jc w:val="center"/>
              <w:rPr>
                <w:rFonts w:cs="B Lotus"/>
                <w:sz w:val="28"/>
                <w:szCs w:val="28"/>
                <w:rtl/>
              </w:rPr>
            </w:pPr>
            <w:r w:rsidRPr="004A7367">
              <w:rPr>
                <w:rFonts w:cs="B Lotus"/>
                <w:rtl/>
              </w:rPr>
              <w:t>4</w:t>
            </w:r>
          </w:p>
        </w:tc>
        <w:tc>
          <w:tcPr>
            <w:tcW w:w="1803" w:type="dxa"/>
          </w:tcPr>
          <w:p w14:paraId="3FFFBB30" w14:textId="76F1AE14"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68CEA9EC" w14:textId="77777777" w:rsidTr="00372823">
        <w:tc>
          <w:tcPr>
            <w:tcW w:w="1803" w:type="dxa"/>
          </w:tcPr>
          <w:p w14:paraId="4C54953D" w14:textId="77777777" w:rsidR="004A7367" w:rsidRPr="004A7367" w:rsidRDefault="004A7367" w:rsidP="004A7367">
            <w:pPr>
              <w:pStyle w:val="ListParagraph"/>
              <w:numPr>
                <w:ilvl w:val="0"/>
                <w:numId w:val="63"/>
              </w:numPr>
              <w:bidi/>
              <w:jc w:val="center"/>
              <w:rPr>
                <w:rFonts w:cs="B Lotus"/>
                <w:rtl/>
              </w:rPr>
            </w:pPr>
          </w:p>
        </w:tc>
        <w:tc>
          <w:tcPr>
            <w:tcW w:w="1803" w:type="dxa"/>
          </w:tcPr>
          <w:p w14:paraId="62C842EB" w14:textId="30B02489" w:rsidR="004A7367" w:rsidRPr="004A7367" w:rsidRDefault="004A7367" w:rsidP="004A7367">
            <w:pPr>
              <w:jc w:val="center"/>
              <w:rPr>
                <w:rFonts w:cs="B Lotus"/>
                <w:sz w:val="28"/>
                <w:szCs w:val="28"/>
                <w:rtl/>
              </w:rPr>
            </w:pPr>
            <w:r w:rsidRPr="004A7367">
              <w:rPr>
                <w:rFonts w:cs="B Lotus"/>
                <w:rtl/>
              </w:rPr>
              <w:t>88</w:t>
            </w:r>
          </w:p>
        </w:tc>
        <w:tc>
          <w:tcPr>
            <w:tcW w:w="1803" w:type="dxa"/>
          </w:tcPr>
          <w:p w14:paraId="37BC0FB5" w14:textId="70766B91" w:rsidR="004A7367" w:rsidRPr="004A7367" w:rsidRDefault="004A7367" w:rsidP="004A7367">
            <w:pPr>
              <w:jc w:val="center"/>
              <w:rPr>
                <w:rFonts w:cs="B Lotus"/>
                <w:sz w:val="28"/>
                <w:szCs w:val="28"/>
                <w:rtl/>
              </w:rPr>
            </w:pPr>
            <w:r w:rsidRPr="004A7367">
              <w:rPr>
                <w:rFonts w:cs="B Lotus" w:hint="cs"/>
                <w:rtl/>
              </w:rPr>
              <w:t>باغبهادران</w:t>
            </w:r>
          </w:p>
        </w:tc>
        <w:tc>
          <w:tcPr>
            <w:tcW w:w="1803" w:type="dxa"/>
          </w:tcPr>
          <w:p w14:paraId="44B36088" w14:textId="0A0984AD" w:rsidR="004A7367" w:rsidRPr="004A7367" w:rsidRDefault="004A7367" w:rsidP="004A7367">
            <w:pPr>
              <w:jc w:val="center"/>
              <w:rPr>
                <w:rFonts w:cs="B Lotus"/>
                <w:sz w:val="28"/>
                <w:szCs w:val="28"/>
                <w:rtl/>
              </w:rPr>
            </w:pPr>
            <w:r w:rsidRPr="004A7367">
              <w:rPr>
                <w:rFonts w:cs="B Lotus"/>
                <w:rtl/>
              </w:rPr>
              <w:t>4</w:t>
            </w:r>
          </w:p>
        </w:tc>
        <w:tc>
          <w:tcPr>
            <w:tcW w:w="1803" w:type="dxa"/>
          </w:tcPr>
          <w:p w14:paraId="308B09B7" w14:textId="2A33A303"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981025B" w14:textId="77777777" w:rsidTr="00372823">
        <w:tc>
          <w:tcPr>
            <w:tcW w:w="1803" w:type="dxa"/>
          </w:tcPr>
          <w:p w14:paraId="42DFE0E3" w14:textId="77777777" w:rsidR="004A7367" w:rsidRPr="004A7367" w:rsidRDefault="004A7367" w:rsidP="004A7367">
            <w:pPr>
              <w:pStyle w:val="ListParagraph"/>
              <w:numPr>
                <w:ilvl w:val="0"/>
                <w:numId w:val="63"/>
              </w:numPr>
              <w:bidi/>
              <w:jc w:val="center"/>
              <w:rPr>
                <w:rFonts w:cs="B Lotus"/>
                <w:rtl/>
              </w:rPr>
            </w:pPr>
          </w:p>
        </w:tc>
        <w:tc>
          <w:tcPr>
            <w:tcW w:w="1803" w:type="dxa"/>
          </w:tcPr>
          <w:p w14:paraId="5B59AC62" w14:textId="1A016C7B" w:rsidR="004A7367" w:rsidRPr="004A7367" w:rsidRDefault="004A7367" w:rsidP="004A7367">
            <w:pPr>
              <w:jc w:val="center"/>
              <w:rPr>
                <w:rFonts w:cs="B Lotus"/>
                <w:sz w:val="28"/>
                <w:szCs w:val="28"/>
                <w:rtl/>
              </w:rPr>
            </w:pPr>
            <w:r w:rsidRPr="004A7367">
              <w:rPr>
                <w:rFonts w:cs="B Lotus"/>
                <w:rtl/>
              </w:rPr>
              <w:t>89</w:t>
            </w:r>
          </w:p>
        </w:tc>
        <w:tc>
          <w:tcPr>
            <w:tcW w:w="1803" w:type="dxa"/>
          </w:tcPr>
          <w:p w14:paraId="1A3709CA" w14:textId="43AB5B9D" w:rsidR="004A7367" w:rsidRPr="004A7367" w:rsidRDefault="004A7367" w:rsidP="004A7367">
            <w:pPr>
              <w:jc w:val="center"/>
              <w:rPr>
                <w:rFonts w:cs="B Lotus"/>
                <w:sz w:val="28"/>
                <w:szCs w:val="28"/>
                <w:rtl/>
              </w:rPr>
            </w:pPr>
            <w:r w:rsidRPr="004A7367">
              <w:rPr>
                <w:rFonts w:cs="B Lotus" w:hint="cs"/>
                <w:rtl/>
              </w:rPr>
              <w:t>دهاقان</w:t>
            </w:r>
          </w:p>
        </w:tc>
        <w:tc>
          <w:tcPr>
            <w:tcW w:w="1803" w:type="dxa"/>
          </w:tcPr>
          <w:p w14:paraId="4C7F4A39" w14:textId="1FE660F7" w:rsidR="004A7367" w:rsidRPr="004A7367" w:rsidRDefault="004A7367" w:rsidP="004A7367">
            <w:pPr>
              <w:jc w:val="center"/>
              <w:rPr>
                <w:rFonts w:cs="B Lotus"/>
                <w:sz w:val="28"/>
                <w:szCs w:val="28"/>
                <w:rtl/>
              </w:rPr>
            </w:pPr>
            <w:r w:rsidRPr="004A7367">
              <w:rPr>
                <w:rFonts w:cs="B Lotus"/>
                <w:rtl/>
              </w:rPr>
              <w:t>4</w:t>
            </w:r>
          </w:p>
        </w:tc>
        <w:tc>
          <w:tcPr>
            <w:tcW w:w="1803" w:type="dxa"/>
          </w:tcPr>
          <w:p w14:paraId="4A4F3D41" w14:textId="6422AFC8"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3B18F38B" w14:textId="77777777" w:rsidTr="00372823">
        <w:tc>
          <w:tcPr>
            <w:tcW w:w="1803" w:type="dxa"/>
          </w:tcPr>
          <w:p w14:paraId="57A7C59F" w14:textId="77777777" w:rsidR="004A7367" w:rsidRPr="004A7367" w:rsidRDefault="004A7367" w:rsidP="004A7367">
            <w:pPr>
              <w:pStyle w:val="ListParagraph"/>
              <w:numPr>
                <w:ilvl w:val="0"/>
                <w:numId w:val="63"/>
              </w:numPr>
              <w:bidi/>
              <w:jc w:val="center"/>
              <w:rPr>
                <w:rFonts w:cs="B Lotus"/>
                <w:rtl/>
              </w:rPr>
            </w:pPr>
          </w:p>
        </w:tc>
        <w:tc>
          <w:tcPr>
            <w:tcW w:w="1803" w:type="dxa"/>
          </w:tcPr>
          <w:p w14:paraId="55442331" w14:textId="21BE7382" w:rsidR="004A7367" w:rsidRPr="004A7367" w:rsidRDefault="004A7367" w:rsidP="004A7367">
            <w:pPr>
              <w:jc w:val="center"/>
              <w:rPr>
                <w:rFonts w:cs="B Lotus"/>
                <w:sz w:val="28"/>
                <w:szCs w:val="28"/>
                <w:rtl/>
              </w:rPr>
            </w:pPr>
            <w:r w:rsidRPr="004A7367">
              <w:rPr>
                <w:rFonts w:cs="B Lotus"/>
                <w:rtl/>
              </w:rPr>
              <w:t>90</w:t>
            </w:r>
          </w:p>
        </w:tc>
        <w:tc>
          <w:tcPr>
            <w:tcW w:w="1803" w:type="dxa"/>
          </w:tcPr>
          <w:p w14:paraId="3206E93E" w14:textId="226212A0" w:rsidR="004A7367" w:rsidRPr="004A7367" w:rsidRDefault="004A7367" w:rsidP="004A7367">
            <w:pPr>
              <w:jc w:val="center"/>
              <w:rPr>
                <w:rFonts w:cs="B Lotus"/>
                <w:sz w:val="28"/>
                <w:szCs w:val="28"/>
                <w:rtl/>
              </w:rPr>
            </w:pPr>
            <w:r w:rsidRPr="004A7367">
              <w:rPr>
                <w:rFonts w:cs="B Lotus" w:hint="cs"/>
                <w:rtl/>
              </w:rPr>
              <w:t>دولت</w:t>
            </w:r>
            <w:r w:rsidRPr="004A7367">
              <w:rPr>
                <w:rFonts w:cs="B Lotus"/>
                <w:rtl/>
              </w:rPr>
              <w:t xml:space="preserve"> </w:t>
            </w:r>
            <w:r w:rsidRPr="004A7367">
              <w:rPr>
                <w:rFonts w:cs="B Lotus" w:hint="cs"/>
                <w:rtl/>
              </w:rPr>
              <w:t>آباد</w:t>
            </w:r>
          </w:p>
        </w:tc>
        <w:tc>
          <w:tcPr>
            <w:tcW w:w="1803" w:type="dxa"/>
          </w:tcPr>
          <w:p w14:paraId="4E2EAC37" w14:textId="27715A25" w:rsidR="004A7367" w:rsidRPr="004A7367" w:rsidRDefault="004A7367" w:rsidP="004A7367">
            <w:pPr>
              <w:jc w:val="center"/>
              <w:rPr>
                <w:rFonts w:cs="B Lotus"/>
                <w:sz w:val="28"/>
                <w:szCs w:val="28"/>
                <w:rtl/>
              </w:rPr>
            </w:pPr>
            <w:r w:rsidRPr="004A7367">
              <w:rPr>
                <w:rFonts w:cs="B Lotus"/>
                <w:rtl/>
              </w:rPr>
              <w:t>4</w:t>
            </w:r>
          </w:p>
        </w:tc>
        <w:tc>
          <w:tcPr>
            <w:tcW w:w="1803" w:type="dxa"/>
          </w:tcPr>
          <w:p w14:paraId="6F9198C3" w14:textId="429C0500"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7472A28" w14:textId="77777777" w:rsidTr="00372823">
        <w:tc>
          <w:tcPr>
            <w:tcW w:w="1803" w:type="dxa"/>
          </w:tcPr>
          <w:p w14:paraId="16B0A4B1" w14:textId="77777777" w:rsidR="004A7367" w:rsidRPr="004A7367" w:rsidRDefault="004A7367" w:rsidP="004A7367">
            <w:pPr>
              <w:pStyle w:val="ListParagraph"/>
              <w:numPr>
                <w:ilvl w:val="0"/>
                <w:numId w:val="63"/>
              </w:numPr>
              <w:bidi/>
              <w:jc w:val="center"/>
              <w:rPr>
                <w:rFonts w:cs="B Lotus"/>
                <w:rtl/>
              </w:rPr>
            </w:pPr>
          </w:p>
        </w:tc>
        <w:tc>
          <w:tcPr>
            <w:tcW w:w="1803" w:type="dxa"/>
          </w:tcPr>
          <w:p w14:paraId="4743DC16" w14:textId="76789661" w:rsidR="004A7367" w:rsidRPr="004A7367" w:rsidRDefault="004A7367" w:rsidP="004A7367">
            <w:pPr>
              <w:jc w:val="center"/>
              <w:rPr>
                <w:rFonts w:cs="B Lotus"/>
                <w:sz w:val="28"/>
                <w:szCs w:val="28"/>
                <w:rtl/>
              </w:rPr>
            </w:pPr>
            <w:r w:rsidRPr="004A7367">
              <w:rPr>
                <w:rFonts w:cs="B Lotus"/>
                <w:rtl/>
              </w:rPr>
              <w:t>91</w:t>
            </w:r>
          </w:p>
        </w:tc>
        <w:tc>
          <w:tcPr>
            <w:tcW w:w="1803" w:type="dxa"/>
          </w:tcPr>
          <w:p w14:paraId="115F0180" w14:textId="0B2E0F16" w:rsidR="004A7367" w:rsidRPr="004A7367" w:rsidRDefault="004A7367" w:rsidP="004A7367">
            <w:pPr>
              <w:jc w:val="center"/>
              <w:rPr>
                <w:rFonts w:cs="B Lotus"/>
                <w:sz w:val="28"/>
                <w:szCs w:val="28"/>
                <w:rtl/>
              </w:rPr>
            </w:pPr>
            <w:r w:rsidRPr="004A7367">
              <w:rPr>
                <w:rFonts w:cs="B Lotus" w:hint="cs"/>
                <w:rtl/>
              </w:rPr>
              <w:t>درچه</w:t>
            </w:r>
            <w:r w:rsidRPr="004A7367">
              <w:rPr>
                <w:rFonts w:cs="B Lotus"/>
                <w:rtl/>
              </w:rPr>
              <w:t xml:space="preserve"> </w:t>
            </w:r>
            <w:r w:rsidRPr="004A7367">
              <w:rPr>
                <w:rFonts w:cs="B Lotus" w:hint="cs"/>
                <w:rtl/>
              </w:rPr>
              <w:t>اصفهان</w:t>
            </w:r>
          </w:p>
        </w:tc>
        <w:tc>
          <w:tcPr>
            <w:tcW w:w="1803" w:type="dxa"/>
          </w:tcPr>
          <w:p w14:paraId="04C9463F" w14:textId="01057E9C" w:rsidR="004A7367" w:rsidRPr="004A7367" w:rsidRDefault="004A7367" w:rsidP="004A7367">
            <w:pPr>
              <w:jc w:val="center"/>
              <w:rPr>
                <w:rFonts w:cs="B Lotus"/>
                <w:sz w:val="28"/>
                <w:szCs w:val="28"/>
                <w:rtl/>
              </w:rPr>
            </w:pPr>
            <w:r w:rsidRPr="004A7367">
              <w:rPr>
                <w:rFonts w:cs="B Lotus"/>
                <w:rtl/>
              </w:rPr>
              <w:t>4</w:t>
            </w:r>
          </w:p>
        </w:tc>
        <w:tc>
          <w:tcPr>
            <w:tcW w:w="1803" w:type="dxa"/>
          </w:tcPr>
          <w:p w14:paraId="3898A1F3" w14:textId="4AD6E251"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324CFEDD" w14:textId="77777777" w:rsidTr="00372823">
        <w:tc>
          <w:tcPr>
            <w:tcW w:w="1803" w:type="dxa"/>
          </w:tcPr>
          <w:p w14:paraId="646811A4" w14:textId="77777777" w:rsidR="004A7367" w:rsidRPr="004A7367" w:rsidRDefault="004A7367" w:rsidP="004A7367">
            <w:pPr>
              <w:pStyle w:val="ListParagraph"/>
              <w:numPr>
                <w:ilvl w:val="0"/>
                <w:numId w:val="63"/>
              </w:numPr>
              <w:bidi/>
              <w:jc w:val="center"/>
              <w:rPr>
                <w:rFonts w:cs="B Lotus"/>
                <w:rtl/>
              </w:rPr>
            </w:pPr>
          </w:p>
        </w:tc>
        <w:tc>
          <w:tcPr>
            <w:tcW w:w="1803" w:type="dxa"/>
          </w:tcPr>
          <w:p w14:paraId="5028E997" w14:textId="30B50762" w:rsidR="004A7367" w:rsidRPr="004A7367" w:rsidRDefault="004A7367" w:rsidP="004A7367">
            <w:pPr>
              <w:jc w:val="center"/>
              <w:rPr>
                <w:rFonts w:cs="B Lotus"/>
                <w:sz w:val="28"/>
                <w:szCs w:val="28"/>
                <w:rtl/>
              </w:rPr>
            </w:pPr>
            <w:r w:rsidRPr="004A7367">
              <w:rPr>
                <w:rFonts w:cs="B Lotus"/>
                <w:rtl/>
              </w:rPr>
              <w:t>92</w:t>
            </w:r>
          </w:p>
        </w:tc>
        <w:tc>
          <w:tcPr>
            <w:tcW w:w="1803" w:type="dxa"/>
          </w:tcPr>
          <w:p w14:paraId="4C963460" w14:textId="2BE90442" w:rsidR="004A7367" w:rsidRPr="004A7367" w:rsidRDefault="004A7367" w:rsidP="004A7367">
            <w:pPr>
              <w:jc w:val="center"/>
              <w:rPr>
                <w:rFonts w:cs="B Lotus"/>
                <w:sz w:val="28"/>
                <w:szCs w:val="28"/>
                <w:rtl/>
              </w:rPr>
            </w:pPr>
            <w:r w:rsidRPr="004A7367">
              <w:rPr>
                <w:rFonts w:cs="B Lotus" w:hint="cs"/>
                <w:rtl/>
              </w:rPr>
              <w:t>بادرود</w:t>
            </w:r>
          </w:p>
        </w:tc>
        <w:tc>
          <w:tcPr>
            <w:tcW w:w="1803" w:type="dxa"/>
          </w:tcPr>
          <w:p w14:paraId="39641DA5" w14:textId="255520A9" w:rsidR="004A7367" w:rsidRPr="004A7367" w:rsidRDefault="004A7367" w:rsidP="004A7367">
            <w:pPr>
              <w:jc w:val="center"/>
              <w:rPr>
                <w:rFonts w:cs="B Lotus"/>
                <w:sz w:val="28"/>
                <w:szCs w:val="28"/>
                <w:rtl/>
              </w:rPr>
            </w:pPr>
            <w:r w:rsidRPr="004A7367">
              <w:rPr>
                <w:rFonts w:cs="B Lotus"/>
                <w:rtl/>
              </w:rPr>
              <w:t>4</w:t>
            </w:r>
          </w:p>
        </w:tc>
        <w:tc>
          <w:tcPr>
            <w:tcW w:w="1803" w:type="dxa"/>
          </w:tcPr>
          <w:p w14:paraId="50D20374" w14:textId="4DD2AE36"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958368B" w14:textId="77777777" w:rsidTr="00372823">
        <w:tc>
          <w:tcPr>
            <w:tcW w:w="1803" w:type="dxa"/>
          </w:tcPr>
          <w:p w14:paraId="5F28AC69" w14:textId="77777777" w:rsidR="004A7367" w:rsidRPr="004A7367" w:rsidRDefault="004A7367" w:rsidP="004A7367">
            <w:pPr>
              <w:pStyle w:val="ListParagraph"/>
              <w:numPr>
                <w:ilvl w:val="0"/>
                <w:numId w:val="63"/>
              </w:numPr>
              <w:bidi/>
              <w:jc w:val="center"/>
              <w:rPr>
                <w:rFonts w:cs="B Lotus"/>
                <w:rtl/>
              </w:rPr>
            </w:pPr>
          </w:p>
        </w:tc>
        <w:tc>
          <w:tcPr>
            <w:tcW w:w="1803" w:type="dxa"/>
          </w:tcPr>
          <w:p w14:paraId="4EDA26F9" w14:textId="26723E03" w:rsidR="004A7367" w:rsidRPr="004A7367" w:rsidRDefault="004A7367" w:rsidP="004A7367">
            <w:pPr>
              <w:jc w:val="center"/>
              <w:rPr>
                <w:rFonts w:cs="B Lotus"/>
                <w:sz w:val="28"/>
                <w:szCs w:val="28"/>
                <w:rtl/>
              </w:rPr>
            </w:pPr>
            <w:r w:rsidRPr="004A7367">
              <w:rPr>
                <w:rFonts w:cs="B Lotus"/>
                <w:rtl/>
              </w:rPr>
              <w:t>93</w:t>
            </w:r>
          </w:p>
        </w:tc>
        <w:tc>
          <w:tcPr>
            <w:tcW w:w="1803" w:type="dxa"/>
          </w:tcPr>
          <w:p w14:paraId="2215EB43" w14:textId="07C1BE41" w:rsidR="004A7367" w:rsidRPr="004A7367" w:rsidRDefault="004A7367" w:rsidP="004A7367">
            <w:pPr>
              <w:jc w:val="center"/>
              <w:rPr>
                <w:rFonts w:cs="B Lotus"/>
                <w:sz w:val="28"/>
                <w:szCs w:val="28"/>
                <w:rtl/>
              </w:rPr>
            </w:pPr>
            <w:r w:rsidRPr="004A7367">
              <w:rPr>
                <w:rFonts w:cs="B Lotus" w:hint="cs"/>
                <w:rtl/>
              </w:rPr>
              <w:t>فولادشهر</w:t>
            </w:r>
          </w:p>
        </w:tc>
        <w:tc>
          <w:tcPr>
            <w:tcW w:w="1803" w:type="dxa"/>
          </w:tcPr>
          <w:p w14:paraId="3DEF23C9" w14:textId="2EAC69D4" w:rsidR="004A7367" w:rsidRPr="004A7367" w:rsidRDefault="004A7367" w:rsidP="004A7367">
            <w:pPr>
              <w:jc w:val="center"/>
              <w:rPr>
                <w:rFonts w:cs="B Lotus"/>
                <w:sz w:val="28"/>
                <w:szCs w:val="28"/>
                <w:rtl/>
              </w:rPr>
            </w:pPr>
            <w:r w:rsidRPr="004A7367">
              <w:rPr>
                <w:rFonts w:cs="B Lotus"/>
                <w:rtl/>
              </w:rPr>
              <w:t>4</w:t>
            </w:r>
          </w:p>
        </w:tc>
        <w:tc>
          <w:tcPr>
            <w:tcW w:w="1803" w:type="dxa"/>
          </w:tcPr>
          <w:p w14:paraId="1A3CA393" w14:textId="2764B5EB"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4E8FC6F0" w14:textId="77777777" w:rsidTr="00372823">
        <w:tc>
          <w:tcPr>
            <w:tcW w:w="1803" w:type="dxa"/>
          </w:tcPr>
          <w:p w14:paraId="49AE27E4" w14:textId="77777777" w:rsidR="004A7367" w:rsidRPr="004A7367" w:rsidRDefault="004A7367" w:rsidP="004A7367">
            <w:pPr>
              <w:pStyle w:val="ListParagraph"/>
              <w:numPr>
                <w:ilvl w:val="0"/>
                <w:numId w:val="63"/>
              </w:numPr>
              <w:bidi/>
              <w:jc w:val="center"/>
              <w:rPr>
                <w:rFonts w:cs="B Lotus"/>
                <w:rtl/>
              </w:rPr>
            </w:pPr>
          </w:p>
        </w:tc>
        <w:tc>
          <w:tcPr>
            <w:tcW w:w="1803" w:type="dxa"/>
          </w:tcPr>
          <w:p w14:paraId="683129A4" w14:textId="5DA3D249" w:rsidR="004A7367" w:rsidRPr="004A7367" w:rsidRDefault="004A7367" w:rsidP="004A7367">
            <w:pPr>
              <w:jc w:val="center"/>
              <w:rPr>
                <w:rFonts w:cs="B Lotus"/>
                <w:sz w:val="28"/>
                <w:szCs w:val="28"/>
                <w:rtl/>
              </w:rPr>
            </w:pPr>
            <w:r w:rsidRPr="004A7367">
              <w:rPr>
                <w:rFonts w:cs="B Lotus"/>
                <w:rtl/>
              </w:rPr>
              <w:t>94</w:t>
            </w:r>
          </w:p>
        </w:tc>
        <w:tc>
          <w:tcPr>
            <w:tcW w:w="1803" w:type="dxa"/>
          </w:tcPr>
          <w:p w14:paraId="41176CCB" w14:textId="70C71328" w:rsidR="004A7367" w:rsidRPr="004A7367" w:rsidRDefault="004A7367" w:rsidP="004A7367">
            <w:pPr>
              <w:jc w:val="center"/>
              <w:rPr>
                <w:rFonts w:cs="B Lotus"/>
                <w:sz w:val="28"/>
                <w:szCs w:val="28"/>
                <w:rtl/>
              </w:rPr>
            </w:pPr>
            <w:r w:rsidRPr="004A7367">
              <w:rPr>
                <w:rFonts w:cs="B Lotus" w:hint="cs"/>
                <w:rtl/>
              </w:rPr>
              <w:t>سپاهان</w:t>
            </w:r>
            <w:r w:rsidRPr="004A7367">
              <w:rPr>
                <w:rFonts w:cs="B Lotus"/>
                <w:rtl/>
              </w:rPr>
              <w:t xml:space="preserve"> </w:t>
            </w:r>
            <w:r w:rsidRPr="004A7367">
              <w:rPr>
                <w:rFonts w:cs="B Lotus" w:hint="cs"/>
                <w:rtl/>
              </w:rPr>
              <w:t>شهر</w:t>
            </w:r>
          </w:p>
        </w:tc>
        <w:tc>
          <w:tcPr>
            <w:tcW w:w="1803" w:type="dxa"/>
          </w:tcPr>
          <w:p w14:paraId="3AB57705" w14:textId="2036E12A" w:rsidR="004A7367" w:rsidRPr="004A7367" w:rsidRDefault="004A7367" w:rsidP="004A7367">
            <w:pPr>
              <w:jc w:val="center"/>
              <w:rPr>
                <w:rFonts w:cs="B Lotus"/>
                <w:sz w:val="28"/>
                <w:szCs w:val="28"/>
                <w:rtl/>
              </w:rPr>
            </w:pPr>
            <w:r w:rsidRPr="004A7367">
              <w:rPr>
                <w:rFonts w:cs="B Lotus"/>
                <w:rtl/>
              </w:rPr>
              <w:t>4</w:t>
            </w:r>
          </w:p>
        </w:tc>
        <w:tc>
          <w:tcPr>
            <w:tcW w:w="1803" w:type="dxa"/>
          </w:tcPr>
          <w:p w14:paraId="5EA3DB66" w14:textId="7468D701"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8DE5C17" w14:textId="77777777" w:rsidTr="00372823">
        <w:tc>
          <w:tcPr>
            <w:tcW w:w="1803" w:type="dxa"/>
          </w:tcPr>
          <w:p w14:paraId="7E76C0F7" w14:textId="77777777" w:rsidR="004A7367" w:rsidRPr="004A7367" w:rsidRDefault="004A7367" w:rsidP="004A7367">
            <w:pPr>
              <w:pStyle w:val="ListParagraph"/>
              <w:numPr>
                <w:ilvl w:val="0"/>
                <w:numId w:val="63"/>
              </w:numPr>
              <w:bidi/>
              <w:jc w:val="center"/>
              <w:rPr>
                <w:rFonts w:cs="B Lotus"/>
                <w:rtl/>
              </w:rPr>
            </w:pPr>
          </w:p>
        </w:tc>
        <w:tc>
          <w:tcPr>
            <w:tcW w:w="1803" w:type="dxa"/>
          </w:tcPr>
          <w:p w14:paraId="7CCFD521" w14:textId="750D3DE4" w:rsidR="004A7367" w:rsidRPr="004A7367" w:rsidRDefault="004A7367" w:rsidP="004A7367">
            <w:pPr>
              <w:jc w:val="center"/>
              <w:rPr>
                <w:rFonts w:cs="B Lotus"/>
                <w:sz w:val="28"/>
                <w:szCs w:val="28"/>
                <w:rtl/>
              </w:rPr>
            </w:pPr>
            <w:r w:rsidRPr="004A7367">
              <w:rPr>
                <w:rFonts w:cs="B Lotus"/>
                <w:rtl/>
              </w:rPr>
              <w:t>95</w:t>
            </w:r>
          </w:p>
        </w:tc>
        <w:tc>
          <w:tcPr>
            <w:tcW w:w="1803" w:type="dxa"/>
          </w:tcPr>
          <w:p w14:paraId="4C303B10" w14:textId="180C4FD6" w:rsidR="004A7367" w:rsidRPr="004A7367" w:rsidRDefault="004A7367" w:rsidP="004A7367">
            <w:pPr>
              <w:jc w:val="center"/>
              <w:rPr>
                <w:rFonts w:cs="B Lotus"/>
                <w:sz w:val="28"/>
                <w:szCs w:val="28"/>
                <w:rtl/>
              </w:rPr>
            </w:pPr>
            <w:r w:rsidRPr="004A7367">
              <w:rPr>
                <w:rFonts w:cs="B Lotus" w:hint="cs"/>
                <w:rtl/>
              </w:rPr>
              <w:t>هرند</w:t>
            </w:r>
          </w:p>
        </w:tc>
        <w:tc>
          <w:tcPr>
            <w:tcW w:w="1803" w:type="dxa"/>
          </w:tcPr>
          <w:p w14:paraId="7156BA30" w14:textId="2B5F8FE6" w:rsidR="004A7367" w:rsidRPr="004A7367" w:rsidRDefault="004A7367" w:rsidP="004A7367">
            <w:pPr>
              <w:jc w:val="center"/>
              <w:rPr>
                <w:rFonts w:cs="B Lotus"/>
                <w:sz w:val="28"/>
                <w:szCs w:val="28"/>
                <w:rtl/>
              </w:rPr>
            </w:pPr>
            <w:r w:rsidRPr="004A7367">
              <w:rPr>
                <w:rFonts w:cs="B Lotus"/>
                <w:rtl/>
              </w:rPr>
              <w:t>4</w:t>
            </w:r>
          </w:p>
        </w:tc>
        <w:tc>
          <w:tcPr>
            <w:tcW w:w="1803" w:type="dxa"/>
          </w:tcPr>
          <w:p w14:paraId="2731BA6D" w14:textId="0C202527"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3CCAC56F" w14:textId="77777777" w:rsidTr="00372823">
        <w:tc>
          <w:tcPr>
            <w:tcW w:w="1803" w:type="dxa"/>
          </w:tcPr>
          <w:p w14:paraId="21208A42" w14:textId="77777777" w:rsidR="004A7367" w:rsidRPr="004A7367" w:rsidRDefault="004A7367" w:rsidP="004A7367">
            <w:pPr>
              <w:pStyle w:val="ListParagraph"/>
              <w:numPr>
                <w:ilvl w:val="0"/>
                <w:numId w:val="63"/>
              </w:numPr>
              <w:bidi/>
              <w:jc w:val="center"/>
              <w:rPr>
                <w:rFonts w:cs="B Lotus"/>
                <w:rtl/>
              </w:rPr>
            </w:pPr>
          </w:p>
        </w:tc>
        <w:tc>
          <w:tcPr>
            <w:tcW w:w="1803" w:type="dxa"/>
          </w:tcPr>
          <w:p w14:paraId="557FA4DD" w14:textId="483DFE4B" w:rsidR="004A7367" w:rsidRPr="004A7367" w:rsidRDefault="004A7367" w:rsidP="004A7367">
            <w:pPr>
              <w:jc w:val="center"/>
              <w:rPr>
                <w:rFonts w:cs="B Lotus"/>
                <w:sz w:val="28"/>
                <w:szCs w:val="28"/>
                <w:rtl/>
              </w:rPr>
            </w:pPr>
            <w:r w:rsidRPr="004A7367">
              <w:rPr>
                <w:rFonts w:cs="B Lotus"/>
                <w:rtl/>
              </w:rPr>
              <w:t>96</w:t>
            </w:r>
          </w:p>
        </w:tc>
        <w:tc>
          <w:tcPr>
            <w:tcW w:w="1803" w:type="dxa"/>
          </w:tcPr>
          <w:p w14:paraId="1CE48934" w14:textId="0D5154C6" w:rsidR="004A7367" w:rsidRPr="004A7367" w:rsidRDefault="004A7367" w:rsidP="004A7367">
            <w:pPr>
              <w:jc w:val="center"/>
              <w:rPr>
                <w:rFonts w:cs="B Lotus"/>
                <w:sz w:val="28"/>
                <w:szCs w:val="28"/>
                <w:rtl/>
              </w:rPr>
            </w:pPr>
            <w:r w:rsidRPr="004A7367">
              <w:rPr>
                <w:rFonts w:cs="B Lotus" w:hint="cs"/>
                <w:rtl/>
              </w:rPr>
              <w:t>داران</w:t>
            </w:r>
          </w:p>
        </w:tc>
        <w:tc>
          <w:tcPr>
            <w:tcW w:w="1803" w:type="dxa"/>
          </w:tcPr>
          <w:p w14:paraId="06705E58" w14:textId="042DD506" w:rsidR="004A7367" w:rsidRPr="004A7367" w:rsidRDefault="004A7367" w:rsidP="004A7367">
            <w:pPr>
              <w:jc w:val="center"/>
              <w:rPr>
                <w:rFonts w:cs="B Lotus"/>
                <w:sz w:val="28"/>
                <w:szCs w:val="28"/>
                <w:rtl/>
              </w:rPr>
            </w:pPr>
            <w:r w:rsidRPr="004A7367">
              <w:rPr>
                <w:rFonts w:cs="B Lotus"/>
                <w:rtl/>
              </w:rPr>
              <w:t>4</w:t>
            </w:r>
          </w:p>
        </w:tc>
        <w:tc>
          <w:tcPr>
            <w:tcW w:w="1803" w:type="dxa"/>
          </w:tcPr>
          <w:p w14:paraId="1FE01044" w14:textId="6D51F748"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4190A030" w14:textId="77777777" w:rsidTr="00372823">
        <w:tc>
          <w:tcPr>
            <w:tcW w:w="1803" w:type="dxa"/>
          </w:tcPr>
          <w:p w14:paraId="4E6FE32E" w14:textId="77777777" w:rsidR="004A7367" w:rsidRPr="004A7367" w:rsidRDefault="004A7367" w:rsidP="004A7367">
            <w:pPr>
              <w:pStyle w:val="ListParagraph"/>
              <w:numPr>
                <w:ilvl w:val="0"/>
                <w:numId w:val="63"/>
              </w:numPr>
              <w:bidi/>
              <w:jc w:val="center"/>
              <w:rPr>
                <w:rFonts w:cs="B Lotus"/>
                <w:rtl/>
              </w:rPr>
            </w:pPr>
          </w:p>
        </w:tc>
        <w:tc>
          <w:tcPr>
            <w:tcW w:w="1803" w:type="dxa"/>
          </w:tcPr>
          <w:p w14:paraId="4A04FD47" w14:textId="7C887685" w:rsidR="004A7367" w:rsidRPr="004A7367" w:rsidRDefault="004A7367" w:rsidP="004A7367">
            <w:pPr>
              <w:jc w:val="center"/>
              <w:rPr>
                <w:rFonts w:cs="B Lotus"/>
                <w:sz w:val="28"/>
                <w:szCs w:val="28"/>
                <w:rtl/>
              </w:rPr>
            </w:pPr>
            <w:r w:rsidRPr="004A7367">
              <w:rPr>
                <w:rFonts w:cs="B Lotus"/>
                <w:rtl/>
              </w:rPr>
              <w:t>97</w:t>
            </w:r>
          </w:p>
        </w:tc>
        <w:tc>
          <w:tcPr>
            <w:tcW w:w="1803" w:type="dxa"/>
          </w:tcPr>
          <w:p w14:paraId="3C757159" w14:textId="1A37C5C7" w:rsidR="004A7367" w:rsidRPr="004A7367" w:rsidRDefault="004A7367" w:rsidP="004A7367">
            <w:pPr>
              <w:jc w:val="center"/>
              <w:rPr>
                <w:rFonts w:cs="B Lotus"/>
                <w:sz w:val="28"/>
                <w:szCs w:val="28"/>
                <w:rtl/>
              </w:rPr>
            </w:pPr>
            <w:r w:rsidRPr="004A7367">
              <w:rPr>
                <w:rFonts w:cs="B Lotus" w:hint="cs"/>
                <w:rtl/>
              </w:rPr>
              <w:t>چمگردان</w:t>
            </w:r>
          </w:p>
        </w:tc>
        <w:tc>
          <w:tcPr>
            <w:tcW w:w="1803" w:type="dxa"/>
          </w:tcPr>
          <w:p w14:paraId="008A3409" w14:textId="68AB27B3" w:rsidR="004A7367" w:rsidRPr="004A7367" w:rsidRDefault="004A7367" w:rsidP="004A7367">
            <w:pPr>
              <w:jc w:val="center"/>
              <w:rPr>
                <w:rFonts w:cs="B Lotus"/>
                <w:sz w:val="28"/>
                <w:szCs w:val="28"/>
                <w:rtl/>
              </w:rPr>
            </w:pPr>
            <w:r w:rsidRPr="004A7367">
              <w:rPr>
                <w:rFonts w:cs="B Lotus"/>
                <w:rtl/>
              </w:rPr>
              <w:t>4</w:t>
            </w:r>
          </w:p>
        </w:tc>
        <w:tc>
          <w:tcPr>
            <w:tcW w:w="1803" w:type="dxa"/>
          </w:tcPr>
          <w:p w14:paraId="50FAE26F" w14:textId="091EF804"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4C7BB8CB" w14:textId="77777777" w:rsidTr="00372823">
        <w:tc>
          <w:tcPr>
            <w:tcW w:w="1803" w:type="dxa"/>
          </w:tcPr>
          <w:p w14:paraId="6B6585BD" w14:textId="77777777" w:rsidR="004A7367" w:rsidRPr="004A7367" w:rsidRDefault="004A7367" w:rsidP="004A7367">
            <w:pPr>
              <w:pStyle w:val="ListParagraph"/>
              <w:numPr>
                <w:ilvl w:val="0"/>
                <w:numId w:val="63"/>
              </w:numPr>
              <w:bidi/>
              <w:jc w:val="center"/>
              <w:rPr>
                <w:rFonts w:cs="B Lotus"/>
                <w:rtl/>
              </w:rPr>
            </w:pPr>
          </w:p>
        </w:tc>
        <w:tc>
          <w:tcPr>
            <w:tcW w:w="1803" w:type="dxa"/>
          </w:tcPr>
          <w:p w14:paraId="645E1CD0" w14:textId="041D59D8" w:rsidR="004A7367" w:rsidRPr="004A7367" w:rsidRDefault="004A7367" w:rsidP="004A7367">
            <w:pPr>
              <w:jc w:val="center"/>
              <w:rPr>
                <w:rFonts w:cs="B Lotus"/>
                <w:sz w:val="28"/>
                <w:szCs w:val="28"/>
                <w:rtl/>
              </w:rPr>
            </w:pPr>
            <w:r w:rsidRPr="004A7367">
              <w:rPr>
                <w:rFonts w:cs="B Lotus"/>
                <w:rtl/>
              </w:rPr>
              <w:t>98</w:t>
            </w:r>
          </w:p>
        </w:tc>
        <w:tc>
          <w:tcPr>
            <w:tcW w:w="1803" w:type="dxa"/>
          </w:tcPr>
          <w:p w14:paraId="09844D6E" w14:textId="750C6345" w:rsidR="004A7367" w:rsidRPr="004A7367" w:rsidRDefault="004A7367" w:rsidP="004A7367">
            <w:pPr>
              <w:jc w:val="center"/>
              <w:rPr>
                <w:rFonts w:cs="B Lotus"/>
                <w:sz w:val="28"/>
                <w:szCs w:val="28"/>
                <w:rtl/>
              </w:rPr>
            </w:pPr>
            <w:r w:rsidRPr="004A7367">
              <w:rPr>
                <w:rFonts w:cs="B Lotus" w:hint="cs"/>
                <w:rtl/>
              </w:rPr>
              <w:t>اشکاوند</w:t>
            </w:r>
          </w:p>
        </w:tc>
        <w:tc>
          <w:tcPr>
            <w:tcW w:w="1803" w:type="dxa"/>
          </w:tcPr>
          <w:p w14:paraId="339B1DB9" w14:textId="774949EB" w:rsidR="004A7367" w:rsidRPr="004A7367" w:rsidRDefault="004A7367" w:rsidP="004A7367">
            <w:pPr>
              <w:jc w:val="center"/>
              <w:rPr>
                <w:rFonts w:cs="B Lotus"/>
                <w:sz w:val="28"/>
                <w:szCs w:val="28"/>
                <w:rtl/>
              </w:rPr>
            </w:pPr>
            <w:r w:rsidRPr="004A7367">
              <w:rPr>
                <w:rFonts w:cs="B Lotus"/>
                <w:rtl/>
              </w:rPr>
              <w:t>4</w:t>
            </w:r>
          </w:p>
        </w:tc>
        <w:tc>
          <w:tcPr>
            <w:tcW w:w="1803" w:type="dxa"/>
          </w:tcPr>
          <w:p w14:paraId="60D014DA" w14:textId="51A5C650"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9EC5B60" w14:textId="77777777" w:rsidTr="00372823">
        <w:tc>
          <w:tcPr>
            <w:tcW w:w="1803" w:type="dxa"/>
          </w:tcPr>
          <w:p w14:paraId="1B2F3373" w14:textId="77777777" w:rsidR="004A7367" w:rsidRPr="004A7367" w:rsidRDefault="004A7367" w:rsidP="004A7367">
            <w:pPr>
              <w:pStyle w:val="ListParagraph"/>
              <w:numPr>
                <w:ilvl w:val="0"/>
                <w:numId w:val="63"/>
              </w:numPr>
              <w:bidi/>
              <w:jc w:val="center"/>
              <w:rPr>
                <w:rFonts w:cs="B Lotus"/>
                <w:rtl/>
              </w:rPr>
            </w:pPr>
          </w:p>
        </w:tc>
        <w:tc>
          <w:tcPr>
            <w:tcW w:w="1803" w:type="dxa"/>
          </w:tcPr>
          <w:p w14:paraId="416D145F" w14:textId="5FB5D456" w:rsidR="004A7367" w:rsidRPr="004A7367" w:rsidRDefault="004A7367" w:rsidP="004A7367">
            <w:pPr>
              <w:jc w:val="center"/>
              <w:rPr>
                <w:rFonts w:cs="B Lotus"/>
                <w:sz w:val="28"/>
                <w:szCs w:val="28"/>
                <w:rtl/>
              </w:rPr>
            </w:pPr>
            <w:r w:rsidRPr="004A7367">
              <w:rPr>
                <w:rFonts w:cs="B Lotus"/>
                <w:rtl/>
              </w:rPr>
              <w:t>99</w:t>
            </w:r>
          </w:p>
        </w:tc>
        <w:tc>
          <w:tcPr>
            <w:tcW w:w="1803" w:type="dxa"/>
          </w:tcPr>
          <w:p w14:paraId="10B34513" w14:textId="5D9FC8F2" w:rsidR="004A7367" w:rsidRPr="004A7367" w:rsidRDefault="004A7367" w:rsidP="004A7367">
            <w:pPr>
              <w:jc w:val="center"/>
              <w:rPr>
                <w:rFonts w:cs="B Lotus"/>
                <w:sz w:val="28"/>
                <w:szCs w:val="28"/>
                <w:rtl/>
              </w:rPr>
            </w:pPr>
            <w:r w:rsidRPr="004A7367">
              <w:rPr>
                <w:rFonts w:cs="B Lotus" w:hint="cs"/>
                <w:rtl/>
              </w:rPr>
              <w:t>عسکران</w:t>
            </w:r>
          </w:p>
        </w:tc>
        <w:tc>
          <w:tcPr>
            <w:tcW w:w="1803" w:type="dxa"/>
          </w:tcPr>
          <w:p w14:paraId="486DA518" w14:textId="55ECE6B8" w:rsidR="004A7367" w:rsidRPr="004A7367" w:rsidRDefault="004A7367" w:rsidP="004A7367">
            <w:pPr>
              <w:jc w:val="center"/>
              <w:rPr>
                <w:rFonts w:cs="B Lotus"/>
                <w:sz w:val="28"/>
                <w:szCs w:val="28"/>
                <w:rtl/>
              </w:rPr>
            </w:pPr>
            <w:r w:rsidRPr="004A7367">
              <w:rPr>
                <w:rFonts w:cs="B Lotus"/>
                <w:rtl/>
              </w:rPr>
              <w:t>4</w:t>
            </w:r>
          </w:p>
        </w:tc>
        <w:tc>
          <w:tcPr>
            <w:tcW w:w="1803" w:type="dxa"/>
          </w:tcPr>
          <w:p w14:paraId="31637697" w14:textId="7C5C15E1"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3FE08F3" w14:textId="77777777" w:rsidTr="00372823">
        <w:tc>
          <w:tcPr>
            <w:tcW w:w="1803" w:type="dxa"/>
          </w:tcPr>
          <w:p w14:paraId="26EC6D58" w14:textId="77777777" w:rsidR="004A7367" w:rsidRPr="004A7367" w:rsidRDefault="004A7367" w:rsidP="004A7367">
            <w:pPr>
              <w:pStyle w:val="ListParagraph"/>
              <w:numPr>
                <w:ilvl w:val="0"/>
                <w:numId w:val="63"/>
              </w:numPr>
              <w:bidi/>
              <w:jc w:val="center"/>
              <w:rPr>
                <w:rFonts w:cs="B Lotus"/>
                <w:rtl/>
              </w:rPr>
            </w:pPr>
          </w:p>
        </w:tc>
        <w:tc>
          <w:tcPr>
            <w:tcW w:w="1803" w:type="dxa"/>
          </w:tcPr>
          <w:p w14:paraId="7B7A78E4" w14:textId="73C04E4C" w:rsidR="004A7367" w:rsidRPr="004A7367" w:rsidRDefault="004A7367" w:rsidP="004A7367">
            <w:pPr>
              <w:jc w:val="center"/>
              <w:rPr>
                <w:rFonts w:cs="B Lotus"/>
                <w:sz w:val="28"/>
                <w:szCs w:val="28"/>
                <w:rtl/>
              </w:rPr>
            </w:pPr>
            <w:r w:rsidRPr="004A7367">
              <w:rPr>
                <w:rFonts w:cs="B Lotus"/>
                <w:rtl/>
              </w:rPr>
              <w:t>100</w:t>
            </w:r>
          </w:p>
        </w:tc>
        <w:tc>
          <w:tcPr>
            <w:tcW w:w="1803" w:type="dxa"/>
          </w:tcPr>
          <w:p w14:paraId="247CCF52" w14:textId="3388B9AA" w:rsidR="004A7367" w:rsidRPr="004A7367" w:rsidRDefault="004A7367" w:rsidP="004A7367">
            <w:pPr>
              <w:jc w:val="center"/>
              <w:rPr>
                <w:rFonts w:cs="B Lotus"/>
                <w:sz w:val="28"/>
                <w:szCs w:val="28"/>
                <w:rtl/>
              </w:rPr>
            </w:pPr>
            <w:r w:rsidRPr="004A7367">
              <w:rPr>
                <w:rFonts w:cs="B Lotus" w:hint="cs"/>
                <w:rtl/>
              </w:rPr>
              <w:t>ابریشم</w:t>
            </w:r>
          </w:p>
        </w:tc>
        <w:tc>
          <w:tcPr>
            <w:tcW w:w="1803" w:type="dxa"/>
          </w:tcPr>
          <w:p w14:paraId="632A4671" w14:textId="1F477292" w:rsidR="004A7367" w:rsidRPr="004A7367" w:rsidRDefault="004A7367" w:rsidP="004A7367">
            <w:pPr>
              <w:jc w:val="center"/>
              <w:rPr>
                <w:rFonts w:cs="B Lotus"/>
                <w:sz w:val="28"/>
                <w:szCs w:val="28"/>
                <w:rtl/>
              </w:rPr>
            </w:pPr>
            <w:r w:rsidRPr="004A7367">
              <w:rPr>
                <w:rFonts w:cs="B Lotus"/>
                <w:rtl/>
              </w:rPr>
              <w:t>4</w:t>
            </w:r>
          </w:p>
        </w:tc>
        <w:tc>
          <w:tcPr>
            <w:tcW w:w="1803" w:type="dxa"/>
          </w:tcPr>
          <w:p w14:paraId="67DD4C18" w14:textId="13030D47"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4B71C7D" w14:textId="77777777" w:rsidTr="00372823">
        <w:tc>
          <w:tcPr>
            <w:tcW w:w="1803" w:type="dxa"/>
          </w:tcPr>
          <w:p w14:paraId="3CF294D3" w14:textId="77777777" w:rsidR="004A7367" w:rsidRPr="004A7367" w:rsidRDefault="004A7367" w:rsidP="004A7367">
            <w:pPr>
              <w:pStyle w:val="ListParagraph"/>
              <w:numPr>
                <w:ilvl w:val="0"/>
                <w:numId w:val="63"/>
              </w:numPr>
              <w:bidi/>
              <w:jc w:val="center"/>
              <w:rPr>
                <w:rFonts w:cs="B Lotus"/>
                <w:rtl/>
              </w:rPr>
            </w:pPr>
          </w:p>
        </w:tc>
        <w:tc>
          <w:tcPr>
            <w:tcW w:w="1803" w:type="dxa"/>
          </w:tcPr>
          <w:p w14:paraId="43AA1770" w14:textId="77212625" w:rsidR="004A7367" w:rsidRPr="004A7367" w:rsidRDefault="004A7367" w:rsidP="004A7367">
            <w:pPr>
              <w:jc w:val="center"/>
              <w:rPr>
                <w:rFonts w:cs="B Lotus"/>
                <w:sz w:val="28"/>
                <w:szCs w:val="28"/>
                <w:rtl/>
              </w:rPr>
            </w:pPr>
            <w:r w:rsidRPr="004A7367">
              <w:rPr>
                <w:rFonts w:cs="B Lotus"/>
                <w:rtl/>
              </w:rPr>
              <w:t>516</w:t>
            </w:r>
          </w:p>
        </w:tc>
        <w:tc>
          <w:tcPr>
            <w:tcW w:w="1803" w:type="dxa"/>
          </w:tcPr>
          <w:p w14:paraId="6F51F043" w14:textId="4DC152F9" w:rsidR="004A7367" w:rsidRPr="004A7367" w:rsidRDefault="004A7367" w:rsidP="004A7367">
            <w:pPr>
              <w:jc w:val="center"/>
              <w:rPr>
                <w:rFonts w:cs="B Lotus"/>
                <w:sz w:val="28"/>
                <w:szCs w:val="28"/>
                <w:rtl/>
              </w:rPr>
            </w:pPr>
            <w:r w:rsidRPr="004A7367">
              <w:rPr>
                <w:rFonts w:cs="B Lotus" w:hint="cs"/>
                <w:rtl/>
              </w:rPr>
              <w:t>فریدون</w:t>
            </w:r>
            <w:r w:rsidRPr="004A7367">
              <w:rPr>
                <w:rFonts w:cs="B Lotus"/>
                <w:rtl/>
              </w:rPr>
              <w:t xml:space="preserve"> </w:t>
            </w:r>
            <w:r w:rsidRPr="004A7367">
              <w:rPr>
                <w:rFonts w:cs="B Lotus" w:hint="cs"/>
                <w:rtl/>
              </w:rPr>
              <w:t>شهر</w:t>
            </w:r>
          </w:p>
        </w:tc>
        <w:tc>
          <w:tcPr>
            <w:tcW w:w="1803" w:type="dxa"/>
          </w:tcPr>
          <w:p w14:paraId="357B2C9B" w14:textId="0C990C47" w:rsidR="004A7367" w:rsidRPr="004A7367" w:rsidRDefault="004A7367" w:rsidP="004A7367">
            <w:pPr>
              <w:jc w:val="center"/>
              <w:rPr>
                <w:rFonts w:cs="B Lotus"/>
                <w:sz w:val="28"/>
                <w:szCs w:val="28"/>
                <w:rtl/>
              </w:rPr>
            </w:pPr>
            <w:r w:rsidRPr="004A7367">
              <w:rPr>
                <w:rFonts w:cs="B Lotus"/>
                <w:rtl/>
              </w:rPr>
              <w:t>4</w:t>
            </w:r>
          </w:p>
        </w:tc>
        <w:tc>
          <w:tcPr>
            <w:tcW w:w="1803" w:type="dxa"/>
          </w:tcPr>
          <w:p w14:paraId="516B104C" w14:textId="6678AFE5"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6D3176A7" w14:textId="77777777" w:rsidTr="00372823">
        <w:tc>
          <w:tcPr>
            <w:tcW w:w="1803" w:type="dxa"/>
          </w:tcPr>
          <w:p w14:paraId="70F70945" w14:textId="77777777" w:rsidR="004A7367" w:rsidRPr="004A7367" w:rsidRDefault="004A7367" w:rsidP="004A7367">
            <w:pPr>
              <w:pStyle w:val="ListParagraph"/>
              <w:numPr>
                <w:ilvl w:val="0"/>
                <w:numId w:val="63"/>
              </w:numPr>
              <w:bidi/>
              <w:jc w:val="center"/>
              <w:rPr>
                <w:rFonts w:cs="B Lotus"/>
                <w:rtl/>
              </w:rPr>
            </w:pPr>
          </w:p>
        </w:tc>
        <w:tc>
          <w:tcPr>
            <w:tcW w:w="1803" w:type="dxa"/>
          </w:tcPr>
          <w:p w14:paraId="2FCCDCC0" w14:textId="3F00D58F" w:rsidR="004A7367" w:rsidRPr="004A7367" w:rsidRDefault="004A7367" w:rsidP="004A7367">
            <w:pPr>
              <w:jc w:val="center"/>
              <w:rPr>
                <w:rFonts w:cs="B Lotus"/>
                <w:sz w:val="28"/>
                <w:szCs w:val="28"/>
                <w:rtl/>
              </w:rPr>
            </w:pPr>
            <w:r w:rsidRPr="004A7367">
              <w:rPr>
                <w:rFonts w:cs="B Lotus"/>
                <w:rtl/>
              </w:rPr>
              <w:t>518</w:t>
            </w:r>
          </w:p>
        </w:tc>
        <w:tc>
          <w:tcPr>
            <w:tcW w:w="1803" w:type="dxa"/>
          </w:tcPr>
          <w:p w14:paraId="613D769B" w14:textId="1E0DA1F9" w:rsidR="004A7367" w:rsidRPr="004A7367" w:rsidRDefault="004A7367" w:rsidP="004A7367">
            <w:pPr>
              <w:jc w:val="center"/>
              <w:rPr>
                <w:rFonts w:cs="B Lotus"/>
                <w:sz w:val="28"/>
                <w:szCs w:val="28"/>
                <w:rtl/>
              </w:rPr>
            </w:pPr>
            <w:r w:rsidRPr="004A7367">
              <w:rPr>
                <w:rFonts w:cs="B Lotus" w:hint="cs"/>
                <w:rtl/>
              </w:rPr>
              <w:t>رحنان</w:t>
            </w:r>
          </w:p>
        </w:tc>
        <w:tc>
          <w:tcPr>
            <w:tcW w:w="1803" w:type="dxa"/>
          </w:tcPr>
          <w:p w14:paraId="0DFC15BE" w14:textId="0C0B8AD4" w:rsidR="004A7367" w:rsidRPr="004A7367" w:rsidRDefault="004A7367" w:rsidP="004A7367">
            <w:pPr>
              <w:jc w:val="center"/>
              <w:rPr>
                <w:rFonts w:cs="B Lotus"/>
                <w:sz w:val="28"/>
                <w:szCs w:val="28"/>
                <w:rtl/>
              </w:rPr>
            </w:pPr>
            <w:r w:rsidRPr="004A7367">
              <w:rPr>
                <w:rFonts w:cs="B Lotus"/>
                <w:rtl/>
              </w:rPr>
              <w:t>4</w:t>
            </w:r>
          </w:p>
        </w:tc>
        <w:tc>
          <w:tcPr>
            <w:tcW w:w="1803" w:type="dxa"/>
          </w:tcPr>
          <w:p w14:paraId="1ADAD00D" w14:textId="31D9916D"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A2235CA" w14:textId="77777777" w:rsidTr="00372823">
        <w:tc>
          <w:tcPr>
            <w:tcW w:w="1803" w:type="dxa"/>
          </w:tcPr>
          <w:p w14:paraId="34F70ABA" w14:textId="77777777" w:rsidR="004A7367" w:rsidRPr="004A7367" w:rsidRDefault="004A7367" w:rsidP="004A7367">
            <w:pPr>
              <w:pStyle w:val="ListParagraph"/>
              <w:numPr>
                <w:ilvl w:val="0"/>
                <w:numId w:val="63"/>
              </w:numPr>
              <w:bidi/>
              <w:jc w:val="center"/>
              <w:rPr>
                <w:rFonts w:cs="B Lotus"/>
                <w:rtl/>
              </w:rPr>
            </w:pPr>
          </w:p>
        </w:tc>
        <w:tc>
          <w:tcPr>
            <w:tcW w:w="1803" w:type="dxa"/>
          </w:tcPr>
          <w:p w14:paraId="1DA1E5FF" w14:textId="02ACD519" w:rsidR="004A7367" w:rsidRPr="004A7367" w:rsidRDefault="004A7367" w:rsidP="004A7367">
            <w:pPr>
              <w:jc w:val="center"/>
              <w:rPr>
                <w:rFonts w:cs="B Lotus"/>
                <w:sz w:val="28"/>
                <w:szCs w:val="28"/>
                <w:rtl/>
              </w:rPr>
            </w:pPr>
            <w:r w:rsidRPr="004A7367">
              <w:rPr>
                <w:rFonts w:cs="B Lotus"/>
                <w:rtl/>
              </w:rPr>
              <w:t>519</w:t>
            </w:r>
          </w:p>
        </w:tc>
        <w:tc>
          <w:tcPr>
            <w:tcW w:w="1803" w:type="dxa"/>
          </w:tcPr>
          <w:p w14:paraId="67012EE4" w14:textId="3B77D309" w:rsidR="004A7367" w:rsidRPr="004A7367" w:rsidRDefault="004A7367" w:rsidP="004A7367">
            <w:pPr>
              <w:jc w:val="center"/>
              <w:rPr>
                <w:rFonts w:cs="B Lotus"/>
                <w:sz w:val="28"/>
                <w:szCs w:val="28"/>
                <w:rtl/>
              </w:rPr>
            </w:pPr>
            <w:r w:rsidRPr="004A7367">
              <w:rPr>
                <w:rFonts w:cs="B Lotus" w:hint="cs"/>
                <w:rtl/>
              </w:rPr>
              <w:t>اژبه</w:t>
            </w:r>
          </w:p>
        </w:tc>
        <w:tc>
          <w:tcPr>
            <w:tcW w:w="1803" w:type="dxa"/>
          </w:tcPr>
          <w:p w14:paraId="3370D711" w14:textId="7EE7C786" w:rsidR="004A7367" w:rsidRPr="004A7367" w:rsidRDefault="004A7367" w:rsidP="004A7367">
            <w:pPr>
              <w:jc w:val="center"/>
              <w:rPr>
                <w:rFonts w:cs="B Lotus"/>
                <w:sz w:val="28"/>
                <w:szCs w:val="28"/>
                <w:rtl/>
              </w:rPr>
            </w:pPr>
            <w:r w:rsidRPr="004A7367">
              <w:rPr>
                <w:rFonts w:cs="B Lotus"/>
                <w:rtl/>
              </w:rPr>
              <w:t>4</w:t>
            </w:r>
          </w:p>
        </w:tc>
        <w:tc>
          <w:tcPr>
            <w:tcW w:w="1803" w:type="dxa"/>
          </w:tcPr>
          <w:p w14:paraId="0AF772C8" w14:textId="1CDE6CEC"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6D4C0A8E" w14:textId="77777777" w:rsidTr="00372823">
        <w:tc>
          <w:tcPr>
            <w:tcW w:w="1803" w:type="dxa"/>
          </w:tcPr>
          <w:p w14:paraId="71830AA7" w14:textId="77777777" w:rsidR="004A7367" w:rsidRPr="004A7367" w:rsidRDefault="004A7367" w:rsidP="004A7367">
            <w:pPr>
              <w:pStyle w:val="ListParagraph"/>
              <w:numPr>
                <w:ilvl w:val="0"/>
                <w:numId w:val="63"/>
              </w:numPr>
              <w:bidi/>
              <w:jc w:val="center"/>
              <w:rPr>
                <w:rFonts w:cs="B Lotus"/>
                <w:rtl/>
              </w:rPr>
            </w:pPr>
          </w:p>
        </w:tc>
        <w:tc>
          <w:tcPr>
            <w:tcW w:w="1803" w:type="dxa"/>
          </w:tcPr>
          <w:p w14:paraId="7D765A26" w14:textId="1C055C59" w:rsidR="004A7367" w:rsidRPr="004A7367" w:rsidRDefault="004A7367" w:rsidP="004A7367">
            <w:pPr>
              <w:jc w:val="center"/>
              <w:rPr>
                <w:rFonts w:cs="B Lotus"/>
                <w:sz w:val="28"/>
                <w:szCs w:val="28"/>
                <w:rtl/>
              </w:rPr>
            </w:pPr>
            <w:r w:rsidRPr="004A7367">
              <w:rPr>
                <w:rFonts w:cs="B Lotus"/>
                <w:rtl/>
              </w:rPr>
              <w:t>520</w:t>
            </w:r>
          </w:p>
        </w:tc>
        <w:tc>
          <w:tcPr>
            <w:tcW w:w="1803" w:type="dxa"/>
          </w:tcPr>
          <w:p w14:paraId="406D66DB" w14:textId="14B4882B" w:rsidR="004A7367" w:rsidRPr="004A7367" w:rsidRDefault="004A7367" w:rsidP="004A7367">
            <w:pPr>
              <w:jc w:val="center"/>
              <w:rPr>
                <w:rFonts w:cs="B Lotus"/>
                <w:sz w:val="28"/>
                <w:szCs w:val="28"/>
                <w:rtl/>
              </w:rPr>
            </w:pPr>
            <w:r w:rsidRPr="004A7367">
              <w:rPr>
                <w:rFonts w:cs="B Lotus" w:hint="cs"/>
                <w:rtl/>
              </w:rPr>
              <w:t>نیک</w:t>
            </w:r>
            <w:r w:rsidRPr="004A7367">
              <w:rPr>
                <w:rFonts w:cs="B Lotus"/>
                <w:rtl/>
              </w:rPr>
              <w:t xml:space="preserve"> </w:t>
            </w:r>
            <w:r w:rsidRPr="004A7367">
              <w:rPr>
                <w:rFonts w:cs="B Lotus" w:hint="cs"/>
                <w:rtl/>
              </w:rPr>
              <w:t>اباد</w:t>
            </w:r>
          </w:p>
        </w:tc>
        <w:tc>
          <w:tcPr>
            <w:tcW w:w="1803" w:type="dxa"/>
          </w:tcPr>
          <w:p w14:paraId="400FAD8F" w14:textId="6CD8982F" w:rsidR="004A7367" w:rsidRPr="004A7367" w:rsidRDefault="004A7367" w:rsidP="004A7367">
            <w:pPr>
              <w:jc w:val="center"/>
              <w:rPr>
                <w:rFonts w:cs="B Lotus"/>
                <w:sz w:val="28"/>
                <w:szCs w:val="28"/>
                <w:rtl/>
              </w:rPr>
            </w:pPr>
            <w:r w:rsidRPr="004A7367">
              <w:rPr>
                <w:rFonts w:cs="B Lotus"/>
                <w:rtl/>
              </w:rPr>
              <w:t>4</w:t>
            </w:r>
          </w:p>
        </w:tc>
        <w:tc>
          <w:tcPr>
            <w:tcW w:w="1803" w:type="dxa"/>
          </w:tcPr>
          <w:p w14:paraId="34822429" w14:textId="4C53369D"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8146954" w14:textId="77777777" w:rsidTr="00372823">
        <w:tc>
          <w:tcPr>
            <w:tcW w:w="1803" w:type="dxa"/>
          </w:tcPr>
          <w:p w14:paraId="6E2D871A" w14:textId="77777777" w:rsidR="004A7367" w:rsidRPr="004A7367" w:rsidRDefault="004A7367" w:rsidP="004A7367">
            <w:pPr>
              <w:pStyle w:val="ListParagraph"/>
              <w:numPr>
                <w:ilvl w:val="0"/>
                <w:numId w:val="63"/>
              </w:numPr>
              <w:bidi/>
              <w:jc w:val="center"/>
              <w:rPr>
                <w:rFonts w:cs="B Lotus"/>
                <w:rtl/>
              </w:rPr>
            </w:pPr>
          </w:p>
        </w:tc>
        <w:tc>
          <w:tcPr>
            <w:tcW w:w="1803" w:type="dxa"/>
          </w:tcPr>
          <w:p w14:paraId="193DC8D3" w14:textId="2F630279" w:rsidR="004A7367" w:rsidRPr="004A7367" w:rsidRDefault="004A7367" w:rsidP="004A7367">
            <w:pPr>
              <w:jc w:val="center"/>
              <w:rPr>
                <w:rFonts w:cs="B Lotus"/>
                <w:sz w:val="28"/>
                <w:szCs w:val="28"/>
                <w:rtl/>
              </w:rPr>
            </w:pPr>
            <w:r w:rsidRPr="004A7367">
              <w:rPr>
                <w:rFonts w:cs="B Lotus"/>
                <w:rtl/>
              </w:rPr>
              <w:t>521</w:t>
            </w:r>
          </w:p>
        </w:tc>
        <w:tc>
          <w:tcPr>
            <w:tcW w:w="1803" w:type="dxa"/>
          </w:tcPr>
          <w:p w14:paraId="724DF508" w14:textId="0462A2D8" w:rsidR="004A7367" w:rsidRPr="004A7367" w:rsidRDefault="004A7367" w:rsidP="004A7367">
            <w:pPr>
              <w:jc w:val="center"/>
              <w:rPr>
                <w:rFonts w:cs="B Lotus"/>
                <w:sz w:val="28"/>
                <w:szCs w:val="28"/>
                <w:rtl/>
              </w:rPr>
            </w:pPr>
            <w:r w:rsidRPr="004A7367">
              <w:rPr>
                <w:rFonts w:cs="B Lotus" w:hint="cs"/>
                <w:rtl/>
              </w:rPr>
              <w:t>محمد</w:t>
            </w:r>
            <w:r w:rsidRPr="004A7367">
              <w:rPr>
                <w:rFonts w:cs="B Lotus"/>
                <w:rtl/>
              </w:rPr>
              <w:t xml:space="preserve"> </w:t>
            </w:r>
            <w:r w:rsidRPr="004A7367">
              <w:rPr>
                <w:rFonts w:cs="B Lotus" w:hint="cs"/>
                <w:rtl/>
              </w:rPr>
              <w:t>آباد</w:t>
            </w:r>
            <w:r w:rsidRPr="004A7367">
              <w:rPr>
                <w:rFonts w:cs="B Lotus"/>
                <w:rtl/>
              </w:rPr>
              <w:t xml:space="preserve"> </w:t>
            </w:r>
            <w:r w:rsidRPr="004A7367">
              <w:rPr>
                <w:rFonts w:cs="B Lotus" w:hint="cs"/>
                <w:rtl/>
              </w:rPr>
              <w:t>جرقویه</w:t>
            </w:r>
          </w:p>
        </w:tc>
        <w:tc>
          <w:tcPr>
            <w:tcW w:w="1803" w:type="dxa"/>
          </w:tcPr>
          <w:p w14:paraId="33BE1E75" w14:textId="570DE580" w:rsidR="004A7367" w:rsidRPr="004A7367" w:rsidRDefault="004A7367" w:rsidP="004A7367">
            <w:pPr>
              <w:jc w:val="center"/>
              <w:rPr>
                <w:rFonts w:cs="B Lotus"/>
                <w:sz w:val="28"/>
                <w:szCs w:val="28"/>
                <w:rtl/>
              </w:rPr>
            </w:pPr>
            <w:r w:rsidRPr="004A7367">
              <w:rPr>
                <w:rFonts w:cs="B Lotus"/>
                <w:rtl/>
              </w:rPr>
              <w:t>4</w:t>
            </w:r>
          </w:p>
        </w:tc>
        <w:tc>
          <w:tcPr>
            <w:tcW w:w="1803" w:type="dxa"/>
          </w:tcPr>
          <w:p w14:paraId="1FA32D5F" w14:textId="4B2A3FB5"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4BA5C8D" w14:textId="77777777" w:rsidTr="00372823">
        <w:tc>
          <w:tcPr>
            <w:tcW w:w="1803" w:type="dxa"/>
          </w:tcPr>
          <w:p w14:paraId="48A58E27" w14:textId="77777777" w:rsidR="004A7367" w:rsidRPr="004A7367" w:rsidRDefault="004A7367" w:rsidP="004A7367">
            <w:pPr>
              <w:pStyle w:val="ListParagraph"/>
              <w:numPr>
                <w:ilvl w:val="0"/>
                <w:numId w:val="63"/>
              </w:numPr>
              <w:bidi/>
              <w:jc w:val="center"/>
              <w:rPr>
                <w:rFonts w:cs="B Lotus"/>
                <w:rtl/>
              </w:rPr>
            </w:pPr>
          </w:p>
        </w:tc>
        <w:tc>
          <w:tcPr>
            <w:tcW w:w="1803" w:type="dxa"/>
          </w:tcPr>
          <w:p w14:paraId="22199C53" w14:textId="2EDAE549" w:rsidR="004A7367" w:rsidRPr="004A7367" w:rsidRDefault="004A7367" w:rsidP="004A7367">
            <w:pPr>
              <w:jc w:val="center"/>
              <w:rPr>
                <w:rFonts w:cs="B Lotus"/>
                <w:sz w:val="28"/>
                <w:szCs w:val="28"/>
                <w:rtl/>
              </w:rPr>
            </w:pPr>
            <w:r w:rsidRPr="004A7367">
              <w:rPr>
                <w:rFonts w:cs="B Lotus"/>
                <w:rtl/>
              </w:rPr>
              <w:t>522</w:t>
            </w:r>
          </w:p>
        </w:tc>
        <w:tc>
          <w:tcPr>
            <w:tcW w:w="1803" w:type="dxa"/>
          </w:tcPr>
          <w:p w14:paraId="4B8EE9B4" w14:textId="1E9AF5E4" w:rsidR="004A7367" w:rsidRPr="004A7367" w:rsidRDefault="004A7367" w:rsidP="004A7367">
            <w:pPr>
              <w:jc w:val="center"/>
              <w:rPr>
                <w:rFonts w:cs="B Lotus"/>
                <w:sz w:val="28"/>
                <w:szCs w:val="28"/>
                <w:rtl/>
              </w:rPr>
            </w:pPr>
            <w:r w:rsidRPr="004A7367">
              <w:rPr>
                <w:rFonts w:cs="B Lotus" w:hint="cs"/>
                <w:rtl/>
              </w:rPr>
              <w:t>حسن</w:t>
            </w:r>
            <w:r w:rsidRPr="004A7367">
              <w:rPr>
                <w:rFonts w:cs="B Lotus"/>
                <w:rtl/>
              </w:rPr>
              <w:t xml:space="preserve"> </w:t>
            </w:r>
            <w:r w:rsidRPr="004A7367">
              <w:rPr>
                <w:rFonts w:cs="B Lotus" w:hint="cs"/>
                <w:rtl/>
              </w:rPr>
              <w:t>آباد</w:t>
            </w:r>
          </w:p>
        </w:tc>
        <w:tc>
          <w:tcPr>
            <w:tcW w:w="1803" w:type="dxa"/>
          </w:tcPr>
          <w:p w14:paraId="44A87828" w14:textId="39D7F389" w:rsidR="004A7367" w:rsidRPr="004A7367" w:rsidRDefault="004A7367" w:rsidP="004A7367">
            <w:pPr>
              <w:jc w:val="center"/>
              <w:rPr>
                <w:rFonts w:cs="B Lotus"/>
                <w:sz w:val="28"/>
                <w:szCs w:val="28"/>
                <w:rtl/>
              </w:rPr>
            </w:pPr>
            <w:r w:rsidRPr="004A7367">
              <w:rPr>
                <w:rFonts w:cs="B Lotus"/>
                <w:rtl/>
              </w:rPr>
              <w:t>4</w:t>
            </w:r>
          </w:p>
        </w:tc>
        <w:tc>
          <w:tcPr>
            <w:tcW w:w="1803" w:type="dxa"/>
          </w:tcPr>
          <w:p w14:paraId="0E16613D" w14:textId="2CA6A217"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1B14503" w14:textId="77777777" w:rsidTr="00372823">
        <w:tc>
          <w:tcPr>
            <w:tcW w:w="1803" w:type="dxa"/>
          </w:tcPr>
          <w:p w14:paraId="6F0D4FC4" w14:textId="77777777" w:rsidR="004A7367" w:rsidRPr="004A7367" w:rsidRDefault="004A7367" w:rsidP="004A7367">
            <w:pPr>
              <w:pStyle w:val="ListParagraph"/>
              <w:numPr>
                <w:ilvl w:val="0"/>
                <w:numId w:val="63"/>
              </w:numPr>
              <w:bidi/>
              <w:jc w:val="center"/>
              <w:rPr>
                <w:rFonts w:cs="B Lotus"/>
                <w:rtl/>
              </w:rPr>
            </w:pPr>
          </w:p>
        </w:tc>
        <w:tc>
          <w:tcPr>
            <w:tcW w:w="1803" w:type="dxa"/>
          </w:tcPr>
          <w:p w14:paraId="1C7D5C80" w14:textId="0FA52599" w:rsidR="004A7367" w:rsidRPr="004A7367" w:rsidRDefault="004A7367" w:rsidP="004A7367">
            <w:pPr>
              <w:jc w:val="center"/>
              <w:rPr>
                <w:rFonts w:cs="B Lotus"/>
                <w:sz w:val="28"/>
                <w:szCs w:val="28"/>
                <w:rtl/>
              </w:rPr>
            </w:pPr>
            <w:r w:rsidRPr="004A7367">
              <w:rPr>
                <w:rFonts w:cs="B Lotus"/>
                <w:rtl/>
              </w:rPr>
              <w:t>523</w:t>
            </w:r>
          </w:p>
        </w:tc>
        <w:tc>
          <w:tcPr>
            <w:tcW w:w="1803" w:type="dxa"/>
          </w:tcPr>
          <w:p w14:paraId="105254B9" w14:textId="4DA01EDF" w:rsidR="004A7367" w:rsidRPr="004A7367" w:rsidRDefault="004A7367" w:rsidP="004A7367">
            <w:pPr>
              <w:jc w:val="center"/>
              <w:rPr>
                <w:rFonts w:cs="B Lotus"/>
                <w:sz w:val="28"/>
                <w:szCs w:val="28"/>
                <w:rtl/>
              </w:rPr>
            </w:pPr>
            <w:r w:rsidRPr="004A7367">
              <w:rPr>
                <w:rFonts w:cs="B Lotus" w:hint="cs"/>
                <w:rtl/>
              </w:rPr>
              <w:t>درچه</w:t>
            </w:r>
            <w:r w:rsidRPr="004A7367">
              <w:rPr>
                <w:rFonts w:cs="B Lotus"/>
                <w:rtl/>
              </w:rPr>
              <w:t xml:space="preserve"> </w:t>
            </w:r>
            <w:r w:rsidRPr="004A7367">
              <w:rPr>
                <w:rFonts w:cs="B Lotus" w:hint="cs"/>
                <w:rtl/>
              </w:rPr>
              <w:t>پیاز</w:t>
            </w:r>
          </w:p>
        </w:tc>
        <w:tc>
          <w:tcPr>
            <w:tcW w:w="1803" w:type="dxa"/>
          </w:tcPr>
          <w:p w14:paraId="4188F5DA" w14:textId="12CD2502" w:rsidR="004A7367" w:rsidRPr="004A7367" w:rsidRDefault="004A7367" w:rsidP="004A7367">
            <w:pPr>
              <w:jc w:val="center"/>
              <w:rPr>
                <w:rFonts w:cs="B Lotus"/>
                <w:sz w:val="28"/>
                <w:szCs w:val="28"/>
                <w:rtl/>
              </w:rPr>
            </w:pPr>
            <w:r w:rsidRPr="004A7367">
              <w:rPr>
                <w:rFonts w:cs="B Lotus"/>
                <w:rtl/>
              </w:rPr>
              <w:t>4</w:t>
            </w:r>
          </w:p>
        </w:tc>
        <w:tc>
          <w:tcPr>
            <w:tcW w:w="1803" w:type="dxa"/>
          </w:tcPr>
          <w:p w14:paraId="3E4C9253" w14:textId="631188F4"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8E6EA6D" w14:textId="77777777" w:rsidTr="00372823">
        <w:tc>
          <w:tcPr>
            <w:tcW w:w="1803" w:type="dxa"/>
          </w:tcPr>
          <w:p w14:paraId="34B80720" w14:textId="77777777" w:rsidR="004A7367" w:rsidRPr="004A7367" w:rsidRDefault="004A7367" w:rsidP="004A7367">
            <w:pPr>
              <w:pStyle w:val="ListParagraph"/>
              <w:numPr>
                <w:ilvl w:val="0"/>
                <w:numId w:val="63"/>
              </w:numPr>
              <w:bidi/>
              <w:jc w:val="center"/>
              <w:rPr>
                <w:rFonts w:cs="B Lotus"/>
                <w:rtl/>
              </w:rPr>
            </w:pPr>
          </w:p>
        </w:tc>
        <w:tc>
          <w:tcPr>
            <w:tcW w:w="1803" w:type="dxa"/>
          </w:tcPr>
          <w:p w14:paraId="58B14307" w14:textId="32BFE091" w:rsidR="004A7367" w:rsidRPr="004A7367" w:rsidRDefault="004A7367" w:rsidP="004A7367">
            <w:pPr>
              <w:jc w:val="center"/>
              <w:rPr>
                <w:rFonts w:cs="B Lotus"/>
                <w:sz w:val="28"/>
                <w:szCs w:val="28"/>
                <w:rtl/>
              </w:rPr>
            </w:pPr>
            <w:r w:rsidRPr="004A7367">
              <w:rPr>
                <w:rFonts w:cs="B Lotus"/>
                <w:rtl/>
              </w:rPr>
              <w:t>524</w:t>
            </w:r>
          </w:p>
        </w:tc>
        <w:tc>
          <w:tcPr>
            <w:tcW w:w="1803" w:type="dxa"/>
          </w:tcPr>
          <w:p w14:paraId="23655390" w14:textId="0616F20C" w:rsidR="004A7367" w:rsidRPr="004A7367" w:rsidRDefault="004A7367" w:rsidP="004A7367">
            <w:pPr>
              <w:jc w:val="center"/>
              <w:rPr>
                <w:rFonts w:cs="B Lotus"/>
                <w:sz w:val="28"/>
                <w:szCs w:val="28"/>
                <w:rtl/>
              </w:rPr>
            </w:pPr>
            <w:r w:rsidRPr="004A7367">
              <w:rPr>
                <w:rFonts w:cs="B Lotus" w:hint="cs"/>
                <w:rtl/>
              </w:rPr>
              <w:t>کوشک</w:t>
            </w:r>
          </w:p>
        </w:tc>
        <w:tc>
          <w:tcPr>
            <w:tcW w:w="1803" w:type="dxa"/>
          </w:tcPr>
          <w:p w14:paraId="014383FF" w14:textId="395061E5" w:rsidR="004A7367" w:rsidRPr="004A7367" w:rsidRDefault="004A7367" w:rsidP="004A7367">
            <w:pPr>
              <w:jc w:val="center"/>
              <w:rPr>
                <w:rFonts w:cs="B Lotus"/>
                <w:sz w:val="28"/>
                <w:szCs w:val="28"/>
                <w:rtl/>
              </w:rPr>
            </w:pPr>
            <w:r w:rsidRPr="004A7367">
              <w:rPr>
                <w:rFonts w:cs="B Lotus"/>
                <w:rtl/>
              </w:rPr>
              <w:t>4</w:t>
            </w:r>
          </w:p>
        </w:tc>
        <w:tc>
          <w:tcPr>
            <w:tcW w:w="1803" w:type="dxa"/>
          </w:tcPr>
          <w:p w14:paraId="162B8875" w14:textId="5BC8561F"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E3E0B3F" w14:textId="77777777" w:rsidTr="00372823">
        <w:tc>
          <w:tcPr>
            <w:tcW w:w="1803" w:type="dxa"/>
          </w:tcPr>
          <w:p w14:paraId="0735B35C" w14:textId="77777777" w:rsidR="004A7367" w:rsidRPr="004A7367" w:rsidRDefault="004A7367" w:rsidP="004A7367">
            <w:pPr>
              <w:pStyle w:val="ListParagraph"/>
              <w:numPr>
                <w:ilvl w:val="0"/>
                <w:numId w:val="63"/>
              </w:numPr>
              <w:bidi/>
              <w:jc w:val="center"/>
              <w:rPr>
                <w:rFonts w:cs="B Lotus"/>
                <w:rtl/>
              </w:rPr>
            </w:pPr>
          </w:p>
        </w:tc>
        <w:tc>
          <w:tcPr>
            <w:tcW w:w="1803" w:type="dxa"/>
          </w:tcPr>
          <w:p w14:paraId="4DBC5930" w14:textId="2F9CCB7D" w:rsidR="004A7367" w:rsidRPr="004A7367" w:rsidRDefault="004A7367" w:rsidP="004A7367">
            <w:pPr>
              <w:jc w:val="center"/>
              <w:rPr>
                <w:rFonts w:cs="B Lotus"/>
                <w:sz w:val="28"/>
                <w:szCs w:val="28"/>
                <w:rtl/>
              </w:rPr>
            </w:pPr>
            <w:r w:rsidRPr="004A7367">
              <w:rPr>
                <w:rFonts w:cs="B Lotus"/>
                <w:rtl/>
              </w:rPr>
              <w:t>527</w:t>
            </w:r>
          </w:p>
        </w:tc>
        <w:tc>
          <w:tcPr>
            <w:tcW w:w="1803" w:type="dxa"/>
          </w:tcPr>
          <w:p w14:paraId="4DB652CA" w14:textId="2D37474A" w:rsidR="004A7367" w:rsidRPr="004A7367" w:rsidRDefault="004A7367" w:rsidP="004A7367">
            <w:pPr>
              <w:jc w:val="center"/>
              <w:rPr>
                <w:rFonts w:cs="B Lotus"/>
                <w:sz w:val="28"/>
                <w:szCs w:val="28"/>
                <w:rtl/>
              </w:rPr>
            </w:pPr>
            <w:r w:rsidRPr="004A7367">
              <w:rPr>
                <w:rFonts w:cs="B Lotus" w:hint="cs"/>
                <w:rtl/>
              </w:rPr>
              <w:t>حنا</w:t>
            </w:r>
          </w:p>
        </w:tc>
        <w:tc>
          <w:tcPr>
            <w:tcW w:w="1803" w:type="dxa"/>
          </w:tcPr>
          <w:p w14:paraId="6692ECBE" w14:textId="3CB6A34C" w:rsidR="004A7367" w:rsidRPr="004A7367" w:rsidRDefault="004A7367" w:rsidP="004A7367">
            <w:pPr>
              <w:jc w:val="center"/>
              <w:rPr>
                <w:rFonts w:cs="B Lotus"/>
                <w:sz w:val="28"/>
                <w:szCs w:val="28"/>
                <w:rtl/>
              </w:rPr>
            </w:pPr>
            <w:r w:rsidRPr="004A7367">
              <w:rPr>
                <w:rFonts w:cs="B Lotus"/>
                <w:rtl/>
              </w:rPr>
              <w:t>4</w:t>
            </w:r>
          </w:p>
        </w:tc>
        <w:tc>
          <w:tcPr>
            <w:tcW w:w="1803" w:type="dxa"/>
          </w:tcPr>
          <w:p w14:paraId="2D911B4D" w14:textId="45A3640A"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34E197DA" w14:textId="77777777" w:rsidTr="00372823">
        <w:tc>
          <w:tcPr>
            <w:tcW w:w="1803" w:type="dxa"/>
          </w:tcPr>
          <w:p w14:paraId="3B593951" w14:textId="77777777" w:rsidR="004A7367" w:rsidRPr="004A7367" w:rsidRDefault="004A7367" w:rsidP="004A7367">
            <w:pPr>
              <w:pStyle w:val="ListParagraph"/>
              <w:numPr>
                <w:ilvl w:val="0"/>
                <w:numId w:val="63"/>
              </w:numPr>
              <w:bidi/>
              <w:jc w:val="center"/>
              <w:rPr>
                <w:rFonts w:cs="B Lotus"/>
                <w:rtl/>
              </w:rPr>
            </w:pPr>
          </w:p>
        </w:tc>
        <w:tc>
          <w:tcPr>
            <w:tcW w:w="1803" w:type="dxa"/>
          </w:tcPr>
          <w:p w14:paraId="4D422F93" w14:textId="2841ADC6" w:rsidR="004A7367" w:rsidRPr="004A7367" w:rsidRDefault="004A7367" w:rsidP="004A7367">
            <w:pPr>
              <w:jc w:val="center"/>
              <w:rPr>
                <w:rFonts w:cs="B Lotus"/>
                <w:sz w:val="28"/>
                <w:szCs w:val="28"/>
                <w:rtl/>
              </w:rPr>
            </w:pPr>
            <w:r w:rsidRPr="004A7367">
              <w:rPr>
                <w:rFonts w:cs="B Lotus"/>
                <w:rtl/>
              </w:rPr>
              <w:t>528</w:t>
            </w:r>
          </w:p>
        </w:tc>
        <w:tc>
          <w:tcPr>
            <w:tcW w:w="1803" w:type="dxa"/>
          </w:tcPr>
          <w:p w14:paraId="7F280360" w14:textId="7AB44C1C" w:rsidR="004A7367" w:rsidRPr="004A7367" w:rsidRDefault="004A7367" w:rsidP="004A7367">
            <w:pPr>
              <w:jc w:val="center"/>
              <w:rPr>
                <w:rFonts w:cs="B Lotus"/>
                <w:sz w:val="28"/>
                <w:szCs w:val="28"/>
                <w:rtl/>
              </w:rPr>
            </w:pPr>
            <w:r w:rsidRPr="004A7367">
              <w:rPr>
                <w:rFonts w:cs="B Lotus" w:hint="cs"/>
                <w:rtl/>
              </w:rPr>
              <w:t>ونک</w:t>
            </w:r>
          </w:p>
        </w:tc>
        <w:tc>
          <w:tcPr>
            <w:tcW w:w="1803" w:type="dxa"/>
          </w:tcPr>
          <w:p w14:paraId="3D166612" w14:textId="71D8BD70" w:rsidR="004A7367" w:rsidRPr="004A7367" w:rsidRDefault="004A7367" w:rsidP="004A7367">
            <w:pPr>
              <w:jc w:val="center"/>
              <w:rPr>
                <w:rFonts w:cs="B Lotus"/>
                <w:sz w:val="28"/>
                <w:szCs w:val="28"/>
                <w:rtl/>
              </w:rPr>
            </w:pPr>
            <w:r w:rsidRPr="004A7367">
              <w:rPr>
                <w:rFonts w:cs="B Lotus"/>
                <w:rtl/>
              </w:rPr>
              <w:t>4</w:t>
            </w:r>
          </w:p>
        </w:tc>
        <w:tc>
          <w:tcPr>
            <w:tcW w:w="1803" w:type="dxa"/>
          </w:tcPr>
          <w:p w14:paraId="1F56A578" w14:textId="22E867DA"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2BE614B" w14:textId="77777777" w:rsidTr="00372823">
        <w:tc>
          <w:tcPr>
            <w:tcW w:w="1803" w:type="dxa"/>
          </w:tcPr>
          <w:p w14:paraId="26DEB7C2" w14:textId="77777777" w:rsidR="004A7367" w:rsidRPr="004A7367" w:rsidRDefault="004A7367" w:rsidP="004A7367">
            <w:pPr>
              <w:pStyle w:val="ListParagraph"/>
              <w:numPr>
                <w:ilvl w:val="0"/>
                <w:numId w:val="63"/>
              </w:numPr>
              <w:bidi/>
              <w:jc w:val="center"/>
              <w:rPr>
                <w:rFonts w:cs="B Lotus"/>
                <w:rtl/>
              </w:rPr>
            </w:pPr>
          </w:p>
        </w:tc>
        <w:tc>
          <w:tcPr>
            <w:tcW w:w="1803" w:type="dxa"/>
          </w:tcPr>
          <w:p w14:paraId="4D8B6581" w14:textId="48E4DAE8" w:rsidR="004A7367" w:rsidRPr="004A7367" w:rsidRDefault="004A7367" w:rsidP="004A7367">
            <w:pPr>
              <w:jc w:val="center"/>
              <w:rPr>
                <w:rFonts w:cs="B Lotus"/>
                <w:sz w:val="28"/>
                <w:szCs w:val="28"/>
                <w:rtl/>
              </w:rPr>
            </w:pPr>
            <w:r w:rsidRPr="004A7367">
              <w:rPr>
                <w:rFonts w:cs="B Lotus"/>
                <w:rtl/>
              </w:rPr>
              <w:t>530</w:t>
            </w:r>
          </w:p>
        </w:tc>
        <w:tc>
          <w:tcPr>
            <w:tcW w:w="1803" w:type="dxa"/>
          </w:tcPr>
          <w:p w14:paraId="77C1E17F" w14:textId="0EAEBF6A" w:rsidR="004A7367" w:rsidRPr="004A7367" w:rsidRDefault="004A7367" w:rsidP="004A7367">
            <w:pPr>
              <w:jc w:val="center"/>
              <w:rPr>
                <w:rFonts w:cs="B Lotus"/>
                <w:sz w:val="28"/>
                <w:szCs w:val="28"/>
                <w:rtl/>
              </w:rPr>
            </w:pPr>
            <w:r w:rsidRPr="004A7367">
              <w:rPr>
                <w:rFonts w:cs="B Lotus" w:hint="cs"/>
                <w:rtl/>
              </w:rPr>
              <w:t>دامنه</w:t>
            </w:r>
          </w:p>
        </w:tc>
        <w:tc>
          <w:tcPr>
            <w:tcW w:w="1803" w:type="dxa"/>
          </w:tcPr>
          <w:p w14:paraId="63F4CAF5" w14:textId="60F203C6" w:rsidR="004A7367" w:rsidRPr="004A7367" w:rsidRDefault="004A7367" w:rsidP="004A7367">
            <w:pPr>
              <w:jc w:val="center"/>
              <w:rPr>
                <w:rFonts w:cs="B Lotus"/>
                <w:sz w:val="28"/>
                <w:szCs w:val="28"/>
                <w:rtl/>
              </w:rPr>
            </w:pPr>
            <w:r w:rsidRPr="004A7367">
              <w:rPr>
                <w:rFonts w:cs="B Lotus"/>
                <w:rtl/>
              </w:rPr>
              <w:t>4</w:t>
            </w:r>
          </w:p>
        </w:tc>
        <w:tc>
          <w:tcPr>
            <w:tcW w:w="1803" w:type="dxa"/>
          </w:tcPr>
          <w:p w14:paraId="411B02BA" w14:textId="3F879A99"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EEA0B68" w14:textId="77777777" w:rsidTr="00372823">
        <w:tc>
          <w:tcPr>
            <w:tcW w:w="1803" w:type="dxa"/>
          </w:tcPr>
          <w:p w14:paraId="2A1E4516" w14:textId="77777777" w:rsidR="004A7367" w:rsidRPr="004A7367" w:rsidRDefault="004A7367" w:rsidP="004A7367">
            <w:pPr>
              <w:pStyle w:val="ListParagraph"/>
              <w:numPr>
                <w:ilvl w:val="0"/>
                <w:numId w:val="63"/>
              </w:numPr>
              <w:bidi/>
              <w:jc w:val="center"/>
              <w:rPr>
                <w:rFonts w:cs="B Lotus"/>
                <w:rtl/>
              </w:rPr>
            </w:pPr>
          </w:p>
        </w:tc>
        <w:tc>
          <w:tcPr>
            <w:tcW w:w="1803" w:type="dxa"/>
          </w:tcPr>
          <w:p w14:paraId="2CA724CF" w14:textId="5042A6FD" w:rsidR="004A7367" w:rsidRPr="004A7367" w:rsidRDefault="004A7367" w:rsidP="004A7367">
            <w:pPr>
              <w:jc w:val="center"/>
              <w:rPr>
                <w:rFonts w:cs="B Lotus"/>
                <w:sz w:val="28"/>
                <w:szCs w:val="28"/>
                <w:rtl/>
              </w:rPr>
            </w:pPr>
            <w:r w:rsidRPr="004A7367">
              <w:rPr>
                <w:rFonts w:cs="B Lotus"/>
                <w:rtl/>
              </w:rPr>
              <w:t>532</w:t>
            </w:r>
          </w:p>
        </w:tc>
        <w:tc>
          <w:tcPr>
            <w:tcW w:w="1803" w:type="dxa"/>
          </w:tcPr>
          <w:p w14:paraId="233BD345" w14:textId="280D15B9" w:rsidR="004A7367" w:rsidRPr="004A7367" w:rsidRDefault="004A7367" w:rsidP="004A7367">
            <w:pPr>
              <w:jc w:val="center"/>
              <w:rPr>
                <w:rFonts w:cs="B Lotus"/>
                <w:sz w:val="28"/>
                <w:szCs w:val="28"/>
                <w:rtl/>
              </w:rPr>
            </w:pPr>
            <w:r w:rsidRPr="004A7367">
              <w:rPr>
                <w:rFonts w:cs="B Lotus" w:hint="cs"/>
                <w:rtl/>
              </w:rPr>
              <w:t>بوئن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میاندشت</w:t>
            </w:r>
          </w:p>
        </w:tc>
        <w:tc>
          <w:tcPr>
            <w:tcW w:w="1803" w:type="dxa"/>
          </w:tcPr>
          <w:p w14:paraId="4924CF23" w14:textId="19071D92" w:rsidR="004A7367" w:rsidRPr="004A7367" w:rsidRDefault="004A7367" w:rsidP="004A7367">
            <w:pPr>
              <w:jc w:val="center"/>
              <w:rPr>
                <w:rFonts w:cs="B Lotus"/>
                <w:sz w:val="28"/>
                <w:szCs w:val="28"/>
                <w:rtl/>
              </w:rPr>
            </w:pPr>
            <w:r w:rsidRPr="004A7367">
              <w:rPr>
                <w:rFonts w:cs="B Lotus"/>
                <w:rtl/>
              </w:rPr>
              <w:t>4</w:t>
            </w:r>
          </w:p>
        </w:tc>
        <w:tc>
          <w:tcPr>
            <w:tcW w:w="1803" w:type="dxa"/>
          </w:tcPr>
          <w:p w14:paraId="242B6016" w14:textId="410628D4"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3ED10D56" w14:textId="77777777" w:rsidTr="00372823">
        <w:tc>
          <w:tcPr>
            <w:tcW w:w="1803" w:type="dxa"/>
          </w:tcPr>
          <w:p w14:paraId="3993EE31" w14:textId="77777777" w:rsidR="004A7367" w:rsidRPr="004A7367" w:rsidRDefault="004A7367" w:rsidP="004A7367">
            <w:pPr>
              <w:pStyle w:val="ListParagraph"/>
              <w:numPr>
                <w:ilvl w:val="0"/>
                <w:numId w:val="63"/>
              </w:numPr>
              <w:bidi/>
              <w:jc w:val="center"/>
              <w:rPr>
                <w:rFonts w:cs="B Lotus"/>
                <w:rtl/>
              </w:rPr>
            </w:pPr>
          </w:p>
        </w:tc>
        <w:tc>
          <w:tcPr>
            <w:tcW w:w="1803" w:type="dxa"/>
          </w:tcPr>
          <w:p w14:paraId="53C47CEE" w14:textId="24592F19" w:rsidR="004A7367" w:rsidRPr="004A7367" w:rsidRDefault="004A7367" w:rsidP="004A7367">
            <w:pPr>
              <w:jc w:val="center"/>
              <w:rPr>
                <w:rFonts w:cs="B Lotus"/>
                <w:sz w:val="28"/>
                <w:szCs w:val="28"/>
                <w:rtl/>
              </w:rPr>
            </w:pPr>
            <w:r w:rsidRPr="004A7367">
              <w:rPr>
                <w:rFonts w:cs="B Lotus"/>
                <w:rtl/>
              </w:rPr>
              <w:t>533</w:t>
            </w:r>
          </w:p>
        </w:tc>
        <w:tc>
          <w:tcPr>
            <w:tcW w:w="1803" w:type="dxa"/>
          </w:tcPr>
          <w:p w14:paraId="33F9A2BC" w14:textId="0C70A302" w:rsidR="004A7367" w:rsidRPr="004A7367" w:rsidRDefault="004A7367" w:rsidP="004A7367">
            <w:pPr>
              <w:jc w:val="center"/>
              <w:rPr>
                <w:rFonts w:cs="B Lotus"/>
                <w:sz w:val="28"/>
                <w:szCs w:val="28"/>
                <w:rtl/>
              </w:rPr>
            </w:pPr>
            <w:r w:rsidRPr="004A7367">
              <w:rPr>
                <w:rFonts w:cs="B Lotus" w:hint="cs"/>
                <w:rtl/>
              </w:rPr>
              <w:t>افوس</w:t>
            </w:r>
          </w:p>
        </w:tc>
        <w:tc>
          <w:tcPr>
            <w:tcW w:w="1803" w:type="dxa"/>
          </w:tcPr>
          <w:p w14:paraId="0AE4CBD5" w14:textId="582A3DCB" w:rsidR="004A7367" w:rsidRPr="004A7367" w:rsidRDefault="004A7367" w:rsidP="004A7367">
            <w:pPr>
              <w:jc w:val="center"/>
              <w:rPr>
                <w:rFonts w:cs="B Lotus"/>
                <w:sz w:val="28"/>
                <w:szCs w:val="28"/>
                <w:rtl/>
              </w:rPr>
            </w:pPr>
            <w:r w:rsidRPr="004A7367">
              <w:rPr>
                <w:rFonts w:cs="B Lotus"/>
                <w:rtl/>
              </w:rPr>
              <w:t>4</w:t>
            </w:r>
          </w:p>
        </w:tc>
        <w:tc>
          <w:tcPr>
            <w:tcW w:w="1803" w:type="dxa"/>
          </w:tcPr>
          <w:p w14:paraId="066C7370" w14:textId="67918C2E"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9546921" w14:textId="77777777" w:rsidTr="00372823">
        <w:tc>
          <w:tcPr>
            <w:tcW w:w="1803" w:type="dxa"/>
          </w:tcPr>
          <w:p w14:paraId="6DF657C0" w14:textId="77777777" w:rsidR="004A7367" w:rsidRPr="004A7367" w:rsidRDefault="004A7367" w:rsidP="004A7367">
            <w:pPr>
              <w:pStyle w:val="ListParagraph"/>
              <w:numPr>
                <w:ilvl w:val="0"/>
                <w:numId w:val="63"/>
              </w:numPr>
              <w:bidi/>
              <w:jc w:val="center"/>
              <w:rPr>
                <w:rFonts w:cs="B Lotus"/>
                <w:rtl/>
              </w:rPr>
            </w:pPr>
          </w:p>
        </w:tc>
        <w:tc>
          <w:tcPr>
            <w:tcW w:w="1803" w:type="dxa"/>
          </w:tcPr>
          <w:p w14:paraId="74F96345" w14:textId="55BBAF14" w:rsidR="004A7367" w:rsidRPr="004A7367" w:rsidRDefault="004A7367" w:rsidP="004A7367">
            <w:pPr>
              <w:jc w:val="center"/>
              <w:rPr>
                <w:rFonts w:cs="B Lotus"/>
                <w:sz w:val="28"/>
                <w:szCs w:val="28"/>
                <w:rtl/>
              </w:rPr>
            </w:pPr>
            <w:r w:rsidRPr="004A7367">
              <w:rPr>
                <w:rFonts w:cs="B Lotus"/>
                <w:rtl/>
              </w:rPr>
              <w:t>534</w:t>
            </w:r>
          </w:p>
        </w:tc>
        <w:tc>
          <w:tcPr>
            <w:tcW w:w="1803" w:type="dxa"/>
          </w:tcPr>
          <w:p w14:paraId="1E6255C4" w14:textId="1C388176" w:rsidR="004A7367" w:rsidRPr="004A7367" w:rsidRDefault="004A7367" w:rsidP="004A7367">
            <w:pPr>
              <w:jc w:val="center"/>
              <w:rPr>
                <w:rFonts w:cs="B Lotus"/>
                <w:sz w:val="28"/>
                <w:szCs w:val="28"/>
                <w:rtl/>
              </w:rPr>
            </w:pPr>
            <w:r w:rsidRPr="004A7367">
              <w:rPr>
                <w:rFonts w:cs="B Lotus" w:hint="cs"/>
                <w:rtl/>
              </w:rPr>
              <w:t>چادگان</w:t>
            </w:r>
          </w:p>
        </w:tc>
        <w:tc>
          <w:tcPr>
            <w:tcW w:w="1803" w:type="dxa"/>
          </w:tcPr>
          <w:p w14:paraId="3D80F1E2" w14:textId="3ECB549F" w:rsidR="004A7367" w:rsidRPr="004A7367" w:rsidRDefault="004A7367" w:rsidP="004A7367">
            <w:pPr>
              <w:jc w:val="center"/>
              <w:rPr>
                <w:rFonts w:cs="B Lotus"/>
                <w:sz w:val="28"/>
                <w:szCs w:val="28"/>
                <w:rtl/>
              </w:rPr>
            </w:pPr>
            <w:r w:rsidRPr="004A7367">
              <w:rPr>
                <w:rFonts w:cs="B Lotus"/>
                <w:rtl/>
              </w:rPr>
              <w:t>4</w:t>
            </w:r>
          </w:p>
        </w:tc>
        <w:tc>
          <w:tcPr>
            <w:tcW w:w="1803" w:type="dxa"/>
          </w:tcPr>
          <w:p w14:paraId="16CC2EFD" w14:textId="197A3FEA"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69C44C98" w14:textId="77777777" w:rsidTr="00372823">
        <w:tc>
          <w:tcPr>
            <w:tcW w:w="1803" w:type="dxa"/>
          </w:tcPr>
          <w:p w14:paraId="45C3761E" w14:textId="77777777" w:rsidR="004A7367" w:rsidRPr="004A7367" w:rsidRDefault="004A7367" w:rsidP="004A7367">
            <w:pPr>
              <w:pStyle w:val="ListParagraph"/>
              <w:numPr>
                <w:ilvl w:val="0"/>
                <w:numId w:val="63"/>
              </w:numPr>
              <w:bidi/>
              <w:jc w:val="center"/>
              <w:rPr>
                <w:rFonts w:cs="B Lotus"/>
                <w:rtl/>
              </w:rPr>
            </w:pPr>
          </w:p>
        </w:tc>
        <w:tc>
          <w:tcPr>
            <w:tcW w:w="1803" w:type="dxa"/>
          </w:tcPr>
          <w:p w14:paraId="365210E6" w14:textId="01F2B9EC" w:rsidR="004A7367" w:rsidRPr="004A7367" w:rsidRDefault="004A7367" w:rsidP="004A7367">
            <w:pPr>
              <w:jc w:val="center"/>
              <w:rPr>
                <w:rFonts w:cs="B Lotus"/>
                <w:sz w:val="28"/>
                <w:szCs w:val="28"/>
                <w:rtl/>
              </w:rPr>
            </w:pPr>
            <w:r w:rsidRPr="004A7367">
              <w:rPr>
                <w:rFonts w:cs="B Lotus"/>
                <w:rtl/>
              </w:rPr>
              <w:t>535</w:t>
            </w:r>
          </w:p>
        </w:tc>
        <w:tc>
          <w:tcPr>
            <w:tcW w:w="1803" w:type="dxa"/>
          </w:tcPr>
          <w:p w14:paraId="055F0F6A" w14:textId="57D331E7" w:rsidR="004A7367" w:rsidRPr="004A7367" w:rsidRDefault="004A7367" w:rsidP="004A7367">
            <w:pPr>
              <w:jc w:val="center"/>
              <w:rPr>
                <w:rFonts w:cs="B Lotus"/>
                <w:sz w:val="28"/>
                <w:szCs w:val="28"/>
                <w:rtl/>
              </w:rPr>
            </w:pPr>
            <w:r w:rsidRPr="004A7367">
              <w:rPr>
                <w:rFonts w:cs="B Lotus" w:hint="cs"/>
                <w:rtl/>
              </w:rPr>
              <w:t>رزوه</w:t>
            </w:r>
          </w:p>
        </w:tc>
        <w:tc>
          <w:tcPr>
            <w:tcW w:w="1803" w:type="dxa"/>
          </w:tcPr>
          <w:p w14:paraId="2ADF1067" w14:textId="5C2E5A56" w:rsidR="004A7367" w:rsidRPr="004A7367" w:rsidRDefault="004A7367" w:rsidP="004A7367">
            <w:pPr>
              <w:jc w:val="center"/>
              <w:rPr>
                <w:rFonts w:cs="B Lotus"/>
                <w:sz w:val="28"/>
                <w:szCs w:val="28"/>
                <w:rtl/>
              </w:rPr>
            </w:pPr>
            <w:r w:rsidRPr="004A7367">
              <w:rPr>
                <w:rFonts w:cs="B Lotus"/>
                <w:rtl/>
              </w:rPr>
              <w:t>4</w:t>
            </w:r>
          </w:p>
        </w:tc>
        <w:tc>
          <w:tcPr>
            <w:tcW w:w="1803" w:type="dxa"/>
          </w:tcPr>
          <w:p w14:paraId="4A85106A" w14:textId="794C89E7"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ADC1796" w14:textId="77777777" w:rsidTr="00372823">
        <w:tc>
          <w:tcPr>
            <w:tcW w:w="1803" w:type="dxa"/>
          </w:tcPr>
          <w:p w14:paraId="22E7D927" w14:textId="77777777" w:rsidR="004A7367" w:rsidRPr="004A7367" w:rsidRDefault="004A7367" w:rsidP="004A7367">
            <w:pPr>
              <w:pStyle w:val="ListParagraph"/>
              <w:numPr>
                <w:ilvl w:val="0"/>
                <w:numId w:val="63"/>
              </w:numPr>
              <w:bidi/>
              <w:jc w:val="center"/>
              <w:rPr>
                <w:rFonts w:cs="B Lotus"/>
                <w:rtl/>
              </w:rPr>
            </w:pPr>
          </w:p>
        </w:tc>
        <w:tc>
          <w:tcPr>
            <w:tcW w:w="1803" w:type="dxa"/>
          </w:tcPr>
          <w:p w14:paraId="2ABB520A" w14:textId="08535C01" w:rsidR="004A7367" w:rsidRPr="004A7367" w:rsidRDefault="004A7367" w:rsidP="004A7367">
            <w:pPr>
              <w:jc w:val="center"/>
              <w:rPr>
                <w:rFonts w:cs="B Lotus"/>
                <w:sz w:val="28"/>
                <w:szCs w:val="28"/>
                <w:rtl/>
              </w:rPr>
            </w:pPr>
            <w:r w:rsidRPr="004A7367">
              <w:rPr>
                <w:rFonts w:cs="B Lotus"/>
                <w:rtl/>
              </w:rPr>
              <w:t>536</w:t>
            </w:r>
          </w:p>
        </w:tc>
        <w:tc>
          <w:tcPr>
            <w:tcW w:w="1803" w:type="dxa"/>
          </w:tcPr>
          <w:p w14:paraId="6F4715E8" w14:textId="00FD5A39" w:rsidR="004A7367" w:rsidRPr="004A7367" w:rsidRDefault="004A7367" w:rsidP="004A7367">
            <w:pPr>
              <w:jc w:val="center"/>
              <w:rPr>
                <w:rFonts w:cs="B Lotus"/>
                <w:sz w:val="28"/>
                <w:szCs w:val="28"/>
                <w:rtl/>
              </w:rPr>
            </w:pPr>
            <w:r w:rsidRPr="004A7367">
              <w:rPr>
                <w:rFonts w:cs="B Lotus" w:hint="cs"/>
                <w:rtl/>
              </w:rPr>
              <w:t>کلیشاد</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سورجان</w:t>
            </w:r>
          </w:p>
        </w:tc>
        <w:tc>
          <w:tcPr>
            <w:tcW w:w="1803" w:type="dxa"/>
          </w:tcPr>
          <w:p w14:paraId="1520620A" w14:textId="127AF79B" w:rsidR="004A7367" w:rsidRPr="004A7367" w:rsidRDefault="004A7367" w:rsidP="004A7367">
            <w:pPr>
              <w:jc w:val="center"/>
              <w:rPr>
                <w:rFonts w:cs="B Lotus"/>
                <w:sz w:val="28"/>
                <w:szCs w:val="28"/>
                <w:rtl/>
              </w:rPr>
            </w:pPr>
            <w:r w:rsidRPr="004A7367">
              <w:rPr>
                <w:rFonts w:cs="B Lotus"/>
                <w:rtl/>
              </w:rPr>
              <w:t>4</w:t>
            </w:r>
          </w:p>
        </w:tc>
        <w:tc>
          <w:tcPr>
            <w:tcW w:w="1803" w:type="dxa"/>
          </w:tcPr>
          <w:p w14:paraId="165DDDBF" w14:textId="12799FF2"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763AA26" w14:textId="77777777" w:rsidTr="00372823">
        <w:tc>
          <w:tcPr>
            <w:tcW w:w="1803" w:type="dxa"/>
          </w:tcPr>
          <w:p w14:paraId="2DD9138F" w14:textId="77777777" w:rsidR="004A7367" w:rsidRPr="004A7367" w:rsidRDefault="004A7367" w:rsidP="004A7367">
            <w:pPr>
              <w:pStyle w:val="ListParagraph"/>
              <w:numPr>
                <w:ilvl w:val="0"/>
                <w:numId w:val="63"/>
              </w:numPr>
              <w:bidi/>
              <w:jc w:val="center"/>
              <w:rPr>
                <w:rFonts w:cs="B Lotus"/>
                <w:rtl/>
              </w:rPr>
            </w:pPr>
          </w:p>
        </w:tc>
        <w:tc>
          <w:tcPr>
            <w:tcW w:w="1803" w:type="dxa"/>
          </w:tcPr>
          <w:p w14:paraId="4881AA29" w14:textId="5EF9D374" w:rsidR="004A7367" w:rsidRPr="004A7367" w:rsidRDefault="004A7367" w:rsidP="004A7367">
            <w:pPr>
              <w:jc w:val="center"/>
              <w:rPr>
                <w:rFonts w:cs="B Lotus"/>
                <w:sz w:val="28"/>
                <w:szCs w:val="28"/>
                <w:rtl/>
              </w:rPr>
            </w:pPr>
            <w:r w:rsidRPr="004A7367">
              <w:rPr>
                <w:rFonts w:cs="B Lotus"/>
                <w:rtl/>
              </w:rPr>
              <w:t>538</w:t>
            </w:r>
          </w:p>
        </w:tc>
        <w:tc>
          <w:tcPr>
            <w:tcW w:w="1803" w:type="dxa"/>
          </w:tcPr>
          <w:p w14:paraId="3169CA7A" w14:textId="3131E4BE" w:rsidR="004A7367" w:rsidRPr="004A7367" w:rsidRDefault="004A7367" w:rsidP="004A7367">
            <w:pPr>
              <w:jc w:val="center"/>
              <w:rPr>
                <w:rFonts w:cs="B Lotus"/>
                <w:sz w:val="28"/>
                <w:szCs w:val="28"/>
                <w:rtl/>
              </w:rPr>
            </w:pPr>
            <w:r w:rsidRPr="004A7367">
              <w:rPr>
                <w:rFonts w:cs="B Lotus" w:hint="cs"/>
                <w:rtl/>
              </w:rPr>
              <w:t>پیربکران</w:t>
            </w:r>
          </w:p>
        </w:tc>
        <w:tc>
          <w:tcPr>
            <w:tcW w:w="1803" w:type="dxa"/>
          </w:tcPr>
          <w:p w14:paraId="42896D28" w14:textId="622115DA" w:rsidR="004A7367" w:rsidRPr="004A7367" w:rsidRDefault="004A7367" w:rsidP="004A7367">
            <w:pPr>
              <w:jc w:val="center"/>
              <w:rPr>
                <w:rFonts w:cs="B Lotus"/>
                <w:sz w:val="28"/>
                <w:szCs w:val="28"/>
                <w:rtl/>
              </w:rPr>
            </w:pPr>
            <w:r w:rsidRPr="004A7367">
              <w:rPr>
                <w:rFonts w:cs="B Lotus"/>
                <w:rtl/>
              </w:rPr>
              <w:t>4</w:t>
            </w:r>
          </w:p>
        </w:tc>
        <w:tc>
          <w:tcPr>
            <w:tcW w:w="1803" w:type="dxa"/>
          </w:tcPr>
          <w:p w14:paraId="2D2D7245" w14:textId="2A503B51"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3EA8FEBF" w14:textId="77777777" w:rsidTr="00372823">
        <w:tc>
          <w:tcPr>
            <w:tcW w:w="1803" w:type="dxa"/>
          </w:tcPr>
          <w:p w14:paraId="7CAB4C89" w14:textId="77777777" w:rsidR="004A7367" w:rsidRPr="004A7367" w:rsidRDefault="004A7367" w:rsidP="004A7367">
            <w:pPr>
              <w:pStyle w:val="ListParagraph"/>
              <w:numPr>
                <w:ilvl w:val="0"/>
                <w:numId w:val="63"/>
              </w:numPr>
              <w:bidi/>
              <w:jc w:val="center"/>
              <w:rPr>
                <w:rFonts w:cs="B Lotus"/>
                <w:rtl/>
              </w:rPr>
            </w:pPr>
          </w:p>
        </w:tc>
        <w:tc>
          <w:tcPr>
            <w:tcW w:w="1803" w:type="dxa"/>
          </w:tcPr>
          <w:p w14:paraId="45836CE4" w14:textId="63005436" w:rsidR="004A7367" w:rsidRPr="004A7367" w:rsidRDefault="004A7367" w:rsidP="004A7367">
            <w:pPr>
              <w:jc w:val="center"/>
              <w:rPr>
                <w:rFonts w:cs="B Lotus"/>
                <w:sz w:val="28"/>
                <w:szCs w:val="28"/>
                <w:rtl/>
              </w:rPr>
            </w:pPr>
            <w:r w:rsidRPr="004A7367">
              <w:rPr>
                <w:rFonts w:cs="B Lotus"/>
                <w:rtl/>
              </w:rPr>
              <w:t>539</w:t>
            </w:r>
          </w:p>
        </w:tc>
        <w:tc>
          <w:tcPr>
            <w:tcW w:w="1803" w:type="dxa"/>
          </w:tcPr>
          <w:p w14:paraId="5DF52EAF" w14:textId="1EAB87E4" w:rsidR="004A7367" w:rsidRPr="004A7367" w:rsidRDefault="004A7367" w:rsidP="004A7367">
            <w:pPr>
              <w:jc w:val="center"/>
              <w:rPr>
                <w:rFonts w:cs="B Lotus"/>
                <w:sz w:val="28"/>
                <w:szCs w:val="28"/>
                <w:rtl/>
              </w:rPr>
            </w:pPr>
            <w:r w:rsidRPr="004A7367">
              <w:rPr>
                <w:rFonts w:cs="B Lotus" w:hint="cs"/>
                <w:rtl/>
              </w:rPr>
              <w:t>نیاسر</w:t>
            </w:r>
          </w:p>
        </w:tc>
        <w:tc>
          <w:tcPr>
            <w:tcW w:w="1803" w:type="dxa"/>
          </w:tcPr>
          <w:p w14:paraId="220CD0D5" w14:textId="3588FB5D" w:rsidR="004A7367" w:rsidRPr="004A7367" w:rsidRDefault="004A7367" w:rsidP="004A7367">
            <w:pPr>
              <w:jc w:val="center"/>
              <w:rPr>
                <w:rFonts w:cs="B Lotus"/>
                <w:sz w:val="28"/>
                <w:szCs w:val="28"/>
                <w:rtl/>
              </w:rPr>
            </w:pPr>
            <w:r w:rsidRPr="004A7367">
              <w:rPr>
                <w:rFonts w:cs="B Lotus"/>
                <w:rtl/>
              </w:rPr>
              <w:t>4</w:t>
            </w:r>
          </w:p>
        </w:tc>
        <w:tc>
          <w:tcPr>
            <w:tcW w:w="1803" w:type="dxa"/>
          </w:tcPr>
          <w:p w14:paraId="60B44C60" w14:textId="631FE7D7"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640093CF" w14:textId="77777777" w:rsidTr="00372823">
        <w:tc>
          <w:tcPr>
            <w:tcW w:w="1803" w:type="dxa"/>
          </w:tcPr>
          <w:p w14:paraId="7B80F62B" w14:textId="77777777" w:rsidR="004A7367" w:rsidRPr="004A7367" w:rsidRDefault="004A7367" w:rsidP="004A7367">
            <w:pPr>
              <w:pStyle w:val="ListParagraph"/>
              <w:numPr>
                <w:ilvl w:val="0"/>
                <w:numId w:val="63"/>
              </w:numPr>
              <w:bidi/>
              <w:jc w:val="center"/>
              <w:rPr>
                <w:rFonts w:cs="B Lotus"/>
                <w:rtl/>
              </w:rPr>
            </w:pPr>
          </w:p>
        </w:tc>
        <w:tc>
          <w:tcPr>
            <w:tcW w:w="1803" w:type="dxa"/>
          </w:tcPr>
          <w:p w14:paraId="7441ADD7" w14:textId="5A0E00C4" w:rsidR="004A7367" w:rsidRPr="004A7367" w:rsidRDefault="004A7367" w:rsidP="004A7367">
            <w:pPr>
              <w:jc w:val="center"/>
              <w:rPr>
                <w:rFonts w:cs="B Lotus"/>
                <w:sz w:val="28"/>
                <w:szCs w:val="28"/>
                <w:rtl/>
              </w:rPr>
            </w:pPr>
            <w:r w:rsidRPr="004A7367">
              <w:rPr>
                <w:rFonts w:cs="B Lotus"/>
                <w:rtl/>
              </w:rPr>
              <w:t>540</w:t>
            </w:r>
          </w:p>
        </w:tc>
        <w:tc>
          <w:tcPr>
            <w:tcW w:w="1803" w:type="dxa"/>
          </w:tcPr>
          <w:p w14:paraId="16B703C0" w14:textId="66403AFD" w:rsidR="004A7367" w:rsidRPr="004A7367" w:rsidRDefault="004A7367" w:rsidP="004A7367">
            <w:pPr>
              <w:jc w:val="center"/>
              <w:rPr>
                <w:rFonts w:cs="B Lotus"/>
                <w:sz w:val="28"/>
                <w:szCs w:val="28"/>
                <w:rtl/>
              </w:rPr>
            </w:pPr>
            <w:r w:rsidRPr="004A7367">
              <w:rPr>
                <w:rFonts w:cs="B Lotus" w:hint="cs"/>
                <w:rtl/>
              </w:rPr>
              <w:t>قمصر</w:t>
            </w:r>
          </w:p>
        </w:tc>
        <w:tc>
          <w:tcPr>
            <w:tcW w:w="1803" w:type="dxa"/>
          </w:tcPr>
          <w:p w14:paraId="06178CEF" w14:textId="4923E94E" w:rsidR="004A7367" w:rsidRPr="004A7367" w:rsidRDefault="004A7367" w:rsidP="004A7367">
            <w:pPr>
              <w:jc w:val="center"/>
              <w:rPr>
                <w:rFonts w:cs="B Lotus"/>
                <w:sz w:val="28"/>
                <w:szCs w:val="28"/>
                <w:rtl/>
              </w:rPr>
            </w:pPr>
            <w:r w:rsidRPr="004A7367">
              <w:rPr>
                <w:rFonts w:cs="B Lotus"/>
                <w:rtl/>
              </w:rPr>
              <w:t>4</w:t>
            </w:r>
          </w:p>
        </w:tc>
        <w:tc>
          <w:tcPr>
            <w:tcW w:w="1803" w:type="dxa"/>
          </w:tcPr>
          <w:p w14:paraId="5086586F" w14:textId="01BA36AC"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43790C14" w14:textId="77777777" w:rsidTr="00372823">
        <w:tc>
          <w:tcPr>
            <w:tcW w:w="1803" w:type="dxa"/>
          </w:tcPr>
          <w:p w14:paraId="0D37B416" w14:textId="77777777" w:rsidR="004A7367" w:rsidRPr="004A7367" w:rsidRDefault="004A7367" w:rsidP="004A7367">
            <w:pPr>
              <w:pStyle w:val="ListParagraph"/>
              <w:numPr>
                <w:ilvl w:val="0"/>
                <w:numId w:val="63"/>
              </w:numPr>
              <w:bidi/>
              <w:jc w:val="center"/>
              <w:rPr>
                <w:rFonts w:cs="B Lotus"/>
                <w:rtl/>
              </w:rPr>
            </w:pPr>
          </w:p>
        </w:tc>
        <w:tc>
          <w:tcPr>
            <w:tcW w:w="1803" w:type="dxa"/>
          </w:tcPr>
          <w:p w14:paraId="05335FD1" w14:textId="5FD01616" w:rsidR="004A7367" w:rsidRPr="004A7367" w:rsidRDefault="004A7367" w:rsidP="004A7367">
            <w:pPr>
              <w:jc w:val="center"/>
              <w:rPr>
                <w:rFonts w:cs="B Lotus"/>
                <w:sz w:val="28"/>
                <w:szCs w:val="28"/>
                <w:rtl/>
              </w:rPr>
            </w:pPr>
            <w:r w:rsidRPr="004A7367">
              <w:rPr>
                <w:rFonts w:cs="B Lotus"/>
                <w:rtl/>
              </w:rPr>
              <w:t>541</w:t>
            </w:r>
          </w:p>
        </w:tc>
        <w:tc>
          <w:tcPr>
            <w:tcW w:w="1803" w:type="dxa"/>
          </w:tcPr>
          <w:p w14:paraId="1EEF92D2" w14:textId="4CEC2D46" w:rsidR="004A7367" w:rsidRPr="004A7367" w:rsidRDefault="004A7367" w:rsidP="004A7367">
            <w:pPr>
              <w:jc w:val="center"/>
              <w:rPr>
                <w:rFonts w:cs="B Lotus"/>
                <w:sz w:val="28"/>
                <w:szCs w:val="28"/>
                <w:rtl/>
              </w:rPr>
            </w:pPr>
            <w:r w:rsidRPr="004A7367">
              <w:rPr>
                <w:rFonts w:cs="B Lotus" w:hint="cs"/>
                <w:rtl/>
              </w:rPr>
              <w:t>اران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بیدگل</w:t>
            </w:r>
          </w:p>
        </w:tc>
        <w:tc>
          <w:tcPr>
            <w:tcW w:w="1803" w:type="dxa"/>
          </w:tcPr>
          <w:p w14:paraId="67E0371D" w14:textId="1B91BAC3" w:rsidR="004A7367" w:rsidRPr="004A7367" w:rsidRDefault="004A7367" w:rsidP="004A7367">
            <w:pPr>
              <w:jc w:val="center"/>
              <w:rPr>
                <w:rFonts w:cs="B Lotus"/>
                <w:sz w:val="28"/>
                <w:szCs w:val="28"/>
                <w:rtl/>
              </w:rPr>
            </w:pPr>
            <w:r w:rsidRPr="004A7367">
              <w:rPr>
                <w:rFonts w:cs="B Lotus"/>
                <w:rtl/>
              </w:rPr>
              <w:t>4</w:t>
            </w:r>
          </w:p>
        </w:tc>
        <w:tc>
          <w:tcPr>
            <w:tcW w:w="1803" w:type="dxa"/>
          </w:tcPr>
          <w:p w14:paraId="1FAF2F8D" w14:textId="40B686A2"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26555EF" w14:textId="77777777" w:rsidTr="00372823">
        <w:tc>
          <w:tcPr>
            <w:tcW w:w="1803" w:type="dxa"/>
          </w:tcPr>
          <w:p w14:paraId="1FAD3EA2" w14:textId="77777777" w:rsidR="004A7367" w:rsidRPr="004A7367" w:rsidRDefault="004A7367" w:rsidP="004A7367">
            <w:pPr>
              <w:pStyle w:val="ListParagraph"/>
              <w:numPr>
                <w:ilvl w:val="0"/>
                <w:numId w:val="63"/>
              </w:numPr>
              <w:bidi/>
              <w:jc w:val="center"/>
              <w:rPr>
                <w:rFonts w:cs="B Lotus"/>
                <w:rtl/>
              </w:rPr>
            </w:pPr>
          </w:p>
        </w:tc>
        <w:tc>
          <w:tcPr>
            <w:tcW w:w="1803" w:type="dxa"/>
          </w:tcPr>
          <w:p w14:paraId="15D1345C" w14:textId="3557CCBE" w:rsidR="004A7367" w:rsidRPr="004A7367" w:rsidRDefault="004A7367" w:rsidP="004A7367">
            <w:pPr>
              <w:jc w:val="center"/>
              <w:rPr>
                <w:rFonts w:cs="B Lotus"/>
                <w:sz w:val="28"/>
                <w:szCs w:val="28"/>
                <w:rtl/>
              </w:rPr>
            </w:pPr>
            <w:r w:rsidRPr="004A7367">
              <w:rPr>
                <w:rFonts w:cs="B Lotus"/>
                <w:rtl/>
              </w:rPr>
              <w:t>542</w:t>
            </w:r>
          </w:p>
        </w:tc>
        <w:tc>
          <w:tcPr>
            <w:tcW w:w="1803" w:type="dxa"/>
          </w:tcPr>
          <w:p w14:paraId="15D25FC7" w14:textId="04567157" w:rsidR="004A7367" w:rsidRPr="004A7367" w:rsidRDefault="004A7367" w:rsidP="004A7367">
            <w:pPr>
              <w:jc w:val="center"/>
              <w:rPr>
                <w:rFonts w:cs="B Lotus"/>
                <w:sz w:val="28"/>
                <w:szCs w:val="28"/>
                <w:rtl/>
              </w:rPr>
            </w:pPr>
            <w:r w:rsidRPr="004A7367">
              <w:rPr>
                <w:rFonts w:cs="B Lotus" w:hint="cs"/>
                <w:rtl/>
              </w:rPr>
              <w:t>ابوزیداباد</w:t>
            </w:r>
          </w:p>
        </w:tc>
        <w:tc>
          <w:tcPr>
            <w:tcW w:w="1803" w:type="dxa"/>
          </w:tcPr>
          <w:p w14:paraId="42B10B2B" w14:textId="0346C1B1" w:rsidR="004A7367" w:rsidRPr="004A7367" w:rsidRDefault="004A7367" w:rsidP="004A7367">
            <w:pPr>
              <w:jc w:val="center"/>
              <w:rPr>
                <w:rFonts w:cs="B Lotus"/>
                <w:sz w:val="28"/>
                <w:szCs w:val="28"/>
                <w:rtl/>
              </w:rPr>
            </w:pPr>
            <w:r w:rsidRPr="004A7367">
              <w:rPr>
                <w:rFonts w:cs="B Lotus"/>
                <w:rtl/>
              </w:rPr>
              <w:t>4</w:t>
            </w:r>
          </w:p>
        </w:tc>
        <w:tc>
          <w:tcPr>
            <w:tcW w:w="1803" w:type="dxa"/>
          </w:tcPr>
          <w:p w14:paraId="1D063B1A" w14:textId="4C8167C9"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8752415" w14:textId="77777777" w:rsidTr="00372823">
        <w:tc>
          <w:tcPr>
            <w:tcW w:w="1803" w:type="dxa"/>
          </w:tcPr>
          <w:p w14:paraId="00A017F4" w14:textId="77777777" w:rsidR="004A7367" w:rsidRPr="004A7367" w:rsidRDefault="004A7367" w:rsidP="004A7367">
            <w:pPr>
              <w:pStyle w:val="ListParagraph"/>
              <w:numPr>
                <w:ilvl w:val="0"/>
                <w:numId w:val="63"/>
              </w:numPr>
              <w:bidi/>
              <w:jc w:val="center"/>
              <w:rPr>
                <w:rFonts w:cs="B Lotus"/>
                <w:rtl/>
              </w:rPr>
            </w:pPr>
          </w:p>
        </w:tc>
        <w:tc>
          <w:tcPr>
            <w:tcW w:w="1803" w:type="dxa"/>
          </w:tcPr>
          <w:p w14:paraId="149EA657" w14:textId="1B77649D" w:rsidR="004A7367" w:rsidRPr="004A7367" w:rsidRDefault="004A7367" w:rsidP="004A7367">
            <w:pPr>
              <w:jc w:val="center"/>
              <w:rPr>
                <w:rFonts w:cs="B Lotus"/>
                <w:sz w:val="28"/>
                <w:szCs w:val="28"/>
                <w:rtl/>
              </w:rPr>
            </w:pPr>
            <w:r w:rsidRPr="004A7367">
              <w:rPr>
                <w:rFonts w:cs="B Lotus"/>
                <w:rtl/>
              </w:rPr>
              <w:t>543</w:t>
            </w:r>
          </w:p>
        </w:tc>
        <w:tc>
          <w:tcPr>
            <w:tcW w:w="1803" w:type="dxa"/>
          </w:tcPr>
          <w:p w14:paraId="25601C64" w14:textId="4E5B964E" w:rsidR="004A7367" w:rsidRPr="004A7367" w:rsidRDefault="004A7367" w:rsidP="004A7367">
            <w:pPr>
              <w:jc w:val="center"/>
              <w:rPr>
                <w:rFonts w:cs="B Lotus"/>
                <w:sz w:val="28"/>
                <w:szCs w:val="28"/>
                <w:rtl/>
              </w:rPr>
            </w:pPr>
            <w:r w:rsidRPr="004A7367">
              <w:rPr>
                <w:rFonts w:cs="B Lotus" w:hint="cs"/>
                <w:rtl/>
              </w:rPr>
              <w:t>گوگد</w:t>
            </w:r>
          </w:p>
        </w:tc>
        <w:tc>
          <w:tcPr>
            <w:tcW w:w="1803" w:type="dxa"/>
          </w:tcPr>
          <w:p w14:paraId="732DF86C" w14:textId="2AA1FBD0" w:rsidR="004A7367" w:rsidRPr="004A7367" w:rsidRDefault="004A7367" w:rsidP="004A7367">
            <w:pPr>
              <w:jc w:val="center"/>
              <w:rPr>
                <w:rFonts w:cs="B Lotus"/>
                <w:sz w:val="28"/>
                <w:szCs w:val="28"/>
                <w:rtl/>
              </w:rPr>
            </w:pPr>
            <w:r w:rsidRPr="004A7367">
              <w:rPr>
                <w:rFonts w:cs="B Lotus"/>
                <w:rtl/>
              </w:rPr>
              <w:t>4</w:t>
            </w:r>
          </w:p>
        </w:tc>
        <w:tc>
          <w:tcPr>
            <w:tcW w:w="1803" w:type="dxa"/>
          </w:tcPr>
          <w:p w14:paraId="45A04E1B" w14:textId="23462D5C"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25A15DE" w14:textId="77777777" w:rsidTr="00372823">
        <w:tc>
          <w:tcPr>
            <w:tcW w:w="1803" w:type="dxa"/>
          </w:tcPr>
          <w:p w14:paraId="234638E0" w14:textId="77777777" w:rsidR="004A7367" w:rsidRPr="004A7367" w:rsidRDefault="004A7367" w:rsidP="004A7367">
            <w:pPr>
              <w:pStyle w:val="ListParagraph"/>
              <w:numPr>
                <w:ilvl w:val="0"/>
                <w:numId w:val="63"/>
              </w:numPr>
              <w:bidi/>
              <w:jc w:val="center"/>
              <w:rPr>
                <w:rFonts w:cs="B Lotus"/>
                <w:rtl/>
              </w:rPr>
            </w:pPr>
          </w:p>
        </w:tc>
        <w:tc>
          <w:tcPr>
            <w:tcW w:w="1803" w:type="dxa"/>
          </w:tcPr>
          <w:p w14:paraId="30F602D6" w14:textId="5646F13F" w:rsidR="004A7367" w:rsidRPr="004A7367" w:rsidRDefault="004A7367" w:rsidP="004A7367">
            <w:pPr>
              <w:jc w:val="center"/>
              <w:rPr>
                <w:rFonts w:cs="B Lotus"/>
                <w:sz w:val="28"/>
                <w:szCs w:val="28"/>
                <w:rtl/>
              </w:rPr>
            </w:pPr>
            <w:r w:rsidRPr="004A7367">
              <w:rPr>
                <w:rFonts w:cs="B Lotus"/>
                <w:rtl/>
              </w:rPr>
              <w:t>544</w:t>
            </w:r>
          </w:p>
        </w:tc>
        <w:tc>
          <w:tcPr>
            <w:tcW w:w="1803" w:type="dxa"/>
          </w:tcPr>
          <w:p w14:paraId="68D790F9" w14:textId="7AA1DB05" w:rsidR="004A7367" w:rsidRPr="004A7367" w:rsidRDefault="004A7367" w:rsidP="004A7367">
            <w:pPr>
              <w:jc w:val="center"/>
              <w:rPr>
                <w:rFonts w:cs="B Lotus"/>
                <w:sz w:val="28"/>
                <w:szCs w:val="28"/>
                <w:rtl/>
              </w:rPr>
            </w:pPr>
            <w:r w:rsidRPr="004A7367">
              <w:rPr>
                <w:rFonts w:cs="B Lotus" w:hint="cs"/>
                <w:rtl/>
              </w:rPr>
              <w:t>ورنامخواست</w:t>
            </w:r>
          </w:p>
        </w:tc>
        <w:tc>
          <w:tcPr>
            <w:tcW w:w="1803" w:type="dxa"/>
          </w:tcPr>
          <w:p w14:paraId="30E19A5E" w14:textId="2E5C468E" w:rsidR="004A7367" w:rsidRPr="004A7367" w:rsidRDefault="004A7367" w:rsidP="004A7367">
            <w:pPr>
              <w:jc w:val="center"/>
              <w:rPr>
                <w:rFonts w:cs="B Lotus"/>
                <w:sz w:val="28"/>
                <w:szCs w:val="28"/>
                <w:rtl/>
              </w:rPr>
            </w:pPr>
            <w:r w:rsidRPr="004A7367">
              <w:rPr>
                <w:rFonts w:cs="B Lotus"/>
                <w:rtl/>
              </w:rPr>
              <w:t>4</w:t>
            </w:r>
          </w:p>
        </w:tc>
        <w:tc>
          <w:tcPr>
            <w:tcW w:w="1803" w:type="dxa"/>
          </w:tcPr>
          <w:p w14:paraId="59EBCFEE" w14:textId="250B7341"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46920743" w14:textId="77777777" w:rsidTr="00372823">
        <w:tc>
          <w:tcPr>
            <w:tcW w:w="1803" w:type="dxa"/>
          </w:tcPr>
          <w:p w14:paraId="2E892B06" w14:textId="77777777" w:rsidR="004A7367" w:rsidRPr="004A7367" w:rsidRDefault="004A7367" w:rsidP="004A7367">
            <w:pPr>
              <w:pStyle w:val="ListParagraph"/>
              <w:numPr>
                <w:ilvl w:val="0"/>
                <w:numId w:val="63"/>
              </w:numPr>
              <w:bidi/>
              <w:jc w:val="center"/>
              <w:rPr>
                <w:rFonts w:cs="B Lotus"/>
                <w:rtl/>
              </w:rPr>
            </w:pPr>
          </w:p>
        </w:tc>
        <w:tc>
          <w:tcPr>
            <w:tcW w:w="1803" w:type="dxa"/>
          </w:tcPr>
          <w:p w14:paraId="6505CCAC" w14:textId="43514AE5" w:rsidR="004A7367" w:rsidRPr="004A7367" w:rsidRDefault="004A7367" w:rsidP="004A7367">
            <w:pPr>
              <w:jc w:val="center"/>
              <w:rPr>
                <w:rFonts w:cs="B Lotus"/>
                <w:sz w:val="28"/>
                <w:szCs w:val="28"/>
                <w:rtl/>
              </w:rPr>
            </w:pPr>
            <w:r w:rsidRPr="004A7367">
              <w:rPr>
                <w:rFonts w:cs="B Lotus"/>
                <w:rtl/>
              </w:rPr>
              <w:t>545</w:t>
            </w:r>
          </w:p>
        </w:tc>
        <w:tc>
          <w:tcPr>
            <w:tcW w:w="1803" w:type="dxa"/>
          </w:tcPr>
          <w:p w14:paraId="2A89D953" w14:textId="20B31B92" w:rsidR="004A7367" w:rsidRPr="004A7367" w:rsidRDefault="004A7367" w:rsidP="004A7367">
            <w:pPr>
              <w:jc w:val="center"/>
              <w:rPr>
                <w:rFonts w:cs="B Lotus"/>
                <w:sz w:val="28"/>
                <w:szCs w:val="28"/>
                <w:rtl/>
              </w:rPr>
            </w:pPr>
            <w:r w:rsidRPr="004A7367">
              <w:rPr>
                <w:rFonts w:cs="B Lotus" w:hint="cs"/>
                <w:rtl/>
              </w:rPr>
              <w:t>چرمهین</w:t>
            </w:r>
          </w:p>
        </w:tc>
        <w:tc>
          <w:tcPr>
            <w:tcW w:w="1803" w:type="dxa"/>
          </w:tcPr>
          <w:p w14:paraId="0562FBC7" w14:textId="1235647E" w:rsidR="004A7367" w:rsidRPr="004A7367" w:rsidRDefault="004A7367" w:rsidP="004A7367">
            <w:pPr>
              <w:jc w:val="center"/>
              <w:rPr>
                <w:rFonts w:cs="B Lotus"/>
                <w:sz w:val="28"/>
                <w:szCs w:val="28"/>
                <w:rtl/>
              </w:rPr>
            </w:pPr>
            <w:r w:rsidRPr="004A7367">
              <w:rPr>
                <w:rFonts w:cs="B Lotus"/>
                <w:rtl/>
              </w:rPr>
              <w:t>4</w:t>
            </w:r>
          </w:p>
        </w:tc>
        <w:tc>
          <w:tcPr>
            <w:tcW w:w="1803" w:type="dxa"/>
          </w:tcPr>
          <w:p w14:paraId="4161C4BB" w14:textId="255CEEF2"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5CBDF41" w14:textId="77777777" w:rsidTr="00372823">
        <w:tc>
          <w:tcPr>
            <w:tcW w:w="1803" w:type="dxa"/>
          </w:tcPr>
          <w:p w14:paraId="59971BAC" w14:textId="77777777" w:rsidR="004A7367" w:rsidRPr="004A7367" w:rsidRDefault="004A7367" w:rsidP="004A7367">
            <w:pPr>
              <w:pStyle w:val="ListParagraph"/>
              <w:numPr>
                <w:ilvl w:val="0"/>
                <w:numId w:val="63"/>
              </w:numPr>
              <w:bidi/>
              <w:jc w:val="center"/>
              <w:rPr>
                <w:rFonts w:cs="B Lotus"/>
                <w:rtl/>
              </w:rPr>
            </w:pPr>
          </w:p>
        </w:tc>
        <w:tc>
          <w:tcPr>
            <w:tcW w:w="1803" w:type="dxa"/>
          </w:tcPr>
          <w:p w14:paraId="6B2D66A2" w14:textId="79478417" w:rsidR="004A7367" w:rsidRPr="004A7367" w:rsidRDefault="004A7367" w:rsidP="004A7367">
            <w:pPr>
              <w:jc w:val="center"/>
              <w:rPr>
                <w:rFonts w:cs="B Lotus"/>
                <w:sz w:val="28"/>
                <w:szCs w:val="28"/>
                <w:rtl/>
              </w:rPr>
            </w:pPr>
            <w:r w:rsidRPr="004A7367">
              <w:rPr>
                <w:rFonts w:cs="B Lotus"/>
                <w:rtl/>
              </w:rPr>
              <w:t>546</w:t>
            </w:r>
          </w:p>
        </w:tc>
        <w:tc>
          <w:tcPr>
            <w:tcW w:w="1803" w:type="dxa"/>
          </w:tcPr>
          <w:p w14:paraId="47C75820" w14:textId="47A35FD0" w:rsidR="004A7367" w:rsidRPr="004A7367" w:rsidRDefault="004A7367" w:rsidP="004A7367">
            <w:pPr>
              <w:jc w:val="center"/>
              <w:rPr>
                <w:rFonts w:cs="B Lotus"/>
                <w:sz w:val="28"/>
                <w:szCs w:val="28"/>
                <w:rtl/>
              </w:rPr>
            </w:pPr>
            <w:r w:rsidRPr="004A7367">
              <w:rPr>
                <w:rFonts w:cs="B Lotus" w:hint="cs"/>
                <w:rtl/>
              </w:rPr>
              <w:t>انارک</w:t>
            </w:r>
          </w:p>
        </w:tc>
        <w:tc>
          <w:tcPr>
            <w:tcW w:w="1803" w:type="dxa"/>
          </w:tcPr>
          <w:p w14:paraId="458CA675" w14:textId="619F9955" w:rsidR="004A7367" w:rsidRPr="004A7367" w:rsidRDefault="004A7367" w:rsidP="004A7367">
            <w:pPr>
              <w:jc w:val="center"/>
              <w:rPr>
                <w:rFonts w:cs="B Lotus"/>
                <w:sz w:val="28"/>
                <w:szCs w:val="28"/>
                <w:rtl/>
              </w:rPr>
            </w:pPr>
            <w:r w:rsidRPr="004A7367">
              <w:rPr>
                <w:rFonts w:cs="B Lotus"/>
                <w:rtl/>
              </w:rPr>
              <w:t>4</w:t>
            </w:r>
          </w:p>
        </w:tc>
        <w:tc>
          <w:tcPr>
            <w:tcW w:w="1803" w:type="dxa"/>
          </w:tcPr>
          <w:p w14:paraId="3FDAA062" w14:textId="42CA4BDD"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34B9033" w14:textId="77777777" w:rsidTr="00372823">
        <w:tc>
          <w:tcPr>
            <w:tcW w:w="1803" w:type="dxa"/>
          </w:tcPr>
          <w:p w14:paraId="428B1142" w14:textId="77777777" w:rsidR="004A7367" w:rsidRPr="004A7367" w:rsidRDefault="004A7367" w:rsidP="004A7367">
            <w:pPr>
              <w:pStyle w:val="ListParagraph"/>
              <w:numPr>
                <w:ilvl w:val="0"/>
                <w:numId w:val="63"/>
              </w:numPr>
              <w:bidi/>
              <w:jc w:val="center"/>
              <w:rPr>
                <w:rFonts w:cs="B Lotus"/>
                <w:rtl/>
              </w:rPr>
            </w:pPr>
          </w:p>
        </w:tc>
        <w:tc>
          <w:tcPr>
            <w:tcW w:w="1803" w:type="dxa"/>
          </w:tcPr>
          <w:p w14:paraId="2940B222" w14:textId="65CD2C08" w:rsidR="004A7367" w:rsidRPr="004A7367" w:rsidRDefault="004A7367" w:rsidP="004A7367">
            <w:pPr>
              <w:jc w:val="center"/>
              <w:rPr>
                <w:rFonts w:cs="B Lotus"/>
                <w:sz w:val="28"/>
                <w:szCs w:val="28"/>
                <w:rtl/>
              </w:rPr>
            </w:pPr>
            <w:r w:rsidRPr="004A7367">
              <w:rPr>
                <w:rFonts w:cs="B Lotus"/>
                <w:rtl/>
              </w:rPr>
              <w:t>547</w:t>
            </w:r>
          </w:p>
        </w:tc>
        <w:tc>
          <w:tcPr>
            <w:tcW w:w="1803" w:type="dxa"/>
          </w:tcPr>
          <w:p w14:paraId="31FE7D06" w14:textId="0B1F2B71" w:rsidR="004A7367" w:rsidRPr="004A7367" w:rsidRDefault="004A7367" w:rsidP="004A7367">
            <w:pPr>
              <w:jc w:val="center"/>
              <w:rPr>
                <w:rFonts w:cs="B Lotus"/>
                <w:sz w:val="28"/>
                <w:szCs w:val="28"/>
                <w:rtl/>
              </w:rPr>
            </w:pPr>
            <w:r w:rsidRPr="004A7367">
              <w:rPr>
                <w:rFonts w:cs="B Lotus" w:hint="cs"/>
                <w:rtl/>
              </w:rPr>
              <w:t>خور</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بيابانک</w:t>
            </w:r>
          </w:p>
        </w:tc>
        <w:tc>
          <w:tcPr>
            <w:tcW w:w="1803" w:type="dxa"/>
          </w:tcPr>
          <w:p w14:paraId="0B0F0B47" w14:textId="45D23D2E" w:rsidR="004A7367" w:rsidRPr="004A7367" w:rsidRDefault="004A7367" w:rsidP="004A7367">
            <w:pPr>
              <w:jc w:val="center"/>
              <w:rPr>
                <w:rFonts w:cs="B Lotus"/>
                <w:sz w:val="28"/>
                <w:szCs w:val="28"/>
                <w:rtl/>
              </w:rPr>
            </w:pPr>
            <w:r w:rsidRPr="004A7367">
              <w:rPr>
                <w:rFonts w:cs="B Lotus"/>
                <w:rtl/>
              </w:rPr>
              <w:t>4</w:t>
            </w:r>
          </w:p>
        </w:tc>
        <w:tc>
          <w:tcPr>
            <w:tcW w:w="1803" w:type="dxa"/>
          </w:tcPr>
          <w:p w14:paraId="5B3049D4" w14:textId="2D81F138"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CFE1B41" w14:textId="77777777" w:rsidTr="00372823">
        <w:tc>
          <w:tcPr>
            <w:tcW w:w="1803" w:type="dxa"/>
          </w:tcPr>
          <w:p w14:paraId="6ECC67FB" w14:textId="77777777" w:rsidR="004A7367" w:rsidRPr="004A7367" w:rsidRDefault="004A7367" w:rsidP="004A7367">
            <w:pPr>
              <w:pStyle w:val="ListParagraph"/>
              <w:numPr>
                <w:ilvl w:val="0"/>
                <w:numId w:val="63"/>
              </w:numPr>
              <w:bidi/>
              <w:jc w:val="center"/>
              <w:rPr>
                <w:rFonts w:cs="B Lotus"/>
                <w:rtl/>
              </w:rPr>
            </w:pPr>
          </w:p>
        </w:tc>
        <w:tc>
          <w:tcPr>
            <w:tcW w:w="1803" w:type="dxa"/>
          </w:tcPr>
          <w:p w14:paraId="14E7D14B" w14:textId="6D0FAD36" w:rsidR="004A7367" w:rsidRPr="004A7367" w:rsidRDefault="004A7367" w:rsidP="004A7367">
            <w:pPr>
              <w:jc w:val="center"/>
              <w:rPr>
                <w:rFonts w:cs="B Lotus"/>
                <w:sz w:val="28"/>
                <w:szCs w:val="28"/>
                <w:rtl/>
              </w:rPr>
            </w:pPr>
            <w:r w:rsidRPr="004A7367">
              <w:rPr>
                <w:rFonts w:cs="B Lotus"/>
                <w:rtl/>
              </w:rPr>
              <w:t>549</w:t>
            </w:r>
          </w:p>
        </w:tc>
        <w:tc>
          <w:tcPr>
            <w:tcW w:w="1803" w:type="dxa"/>
          </w:tcPr>
          <w:p w14:paraId="1C54D8C7" w14:textId="0D74CF7B" w:rsidR="004A7367" w:rsidRPr="004A7367" w:rsidRDefault="004A7367" w:rsidP="004A7367">
            <w:pPr>
              <w:jc w:val="center"/>
              <w:rPr>
                <w:rFonts w:cs="B Lotus"/>
                <w:sz w:val="28"/>
                <w:szCs w:val="28"/>
                <w:rtl/>
              </w:rPr>
            </w:pPr>
            <w:r w:rsidRPr="004A7367">
              <w:rPr>
                <w:rFonts w:cs="B Lotus" w:hint="cs"/>
                <w:rtl/>
              </w:rPr>
              <w:t>جندق</w:t>
            </w:r>
          </w:p>
        </w:tc>
        <w:tc>
          <w:tcPr>
            <w:tcW w:w="1803" w:type="dxa"/>
          </w:tcPr>
          <w:p w14:paraId="7E0D1C69" w14:textId="554853A9" w:rsidR="004A7367" w:rsidRPr="004A7367" w:rsidRDefault="004A7367" w:rsidP="004A7367">
            <w:pPr>
              <w:jc w:val="center"/>
              <w:rPr>
                <w:rFonts w:cs="B Lotus"/>
                <w:sz w:val="28"/>
                <w:szCs w:val="28"/>
                <w:rtl/>
              </w:rPr>
            </w:pPr>
            <w:r w:rsidRPr="004A7367">
              <w:rPr>
                <w:rFonts w:cs="B Lotus"/>
                <w:rtl/>
              </w:rPr>
              <w:t>4</w:t>
            </w:r>
          </w:p>
        </w:tc>
        <w:tc>
          <w:tcPr>
            <w:tcW w:w="1803" w:type="dxa"/>
          </w:tcPr>
          <w:p w14:paraId="5807EB58" w14:textId="52BE5A27"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E93913C" w14:textId="77777777" w:rsidTr="00372823">
        <w:tc>
          <w:tcPr>
            <w:tcW w:w="1803" w:type="dxa"/>
          </w:tcPr>
          <w:p w14:paraId="3BD3B810" w14:textId="77777777" w:rsidR="004A7367" w:rsidRPr="004A7367" w:rsidRDefault="004A7367" w:rsidP="004A7367">
            <w:pPr>
              <w:pStyle w:val="ListParagraph"/>
              <w:numPr>
                <w:ilvl w:val="0"/>
                <w:numId w:val="63"/>
              </w:numPr>
              <w:bidi/>
              <w:jc w:val="center"/>
              <w:rPr>
                <w:rFonts w:cs="B Lotus"/>
                <w:rtl/>
              </w:rPr>
            </w:pPr>
          </w:p>
        </w:tc>
        <w:tc>
          <w:tcPr>
            <w:tcW w:w="1803" w:type="dxa"/>
          </w:tcPr>
          <w:p w14:paraId="5B683F57" w14:textId="6B956940" w:rsidR="004A7367" w:rsidRPr="004A7367" w:rsidRDefault="004A7367" w:rsidP="004A7367">
            <w:pPr>
              <w:jc w:val="center"/>
              <w:rPr>
                <w:rFonts w:cs="B Lotus"/>
                <w:sz w:val="28"/>
                <w:szCs w:val="28"/>
                <w:rtl/>
              </w:rPr>
            </w:pPr>
            <w:r w:rsidRPr="004A7367">
              <w:rPr>
                <w:rFonts w:cs="B Lotus"/>
                <w:rtl/>
              </w:rPr>
              <w:t>550</w:t>
            </w:r>
          </w:p>
        </w:tc>
        <w:tc>
          <w:tcPr>
            <w:tcW w:w="1803" w:type="dxa"/>
          </w:tcPr>
          <w:p w14:paraId="4952C552" w14:textId="5DF3A958" w:rsidR="004A7367" w:rsidRPr="004A7367" w:rsidRDefault="004A7367" w:rsidP="004A7367">
            <w:pPr>
              <w:jc w:val="center"/>
              <w:rPr>
                <w:rFonts w:cs="B Lotus"/>
                <w:sz w:val="28"/>
                <w:szCs w:val="28"/>
                <w:rtl/>
              </w:rPr>
            </w:pPr>
            <w:r w:rsidRPr="004A7367">
              <w:rPr>
                <w:rFonts w:cs="B Lotus" w:hint="cs"/>
                <w:rtl/>
              </w:rPr>
              <w:t>گلدشت</w:t>
            </w:r>
          </w:p>
        </w:tc>
        <w:tc>
          <w:tcPr>
            <w:tcW w:w="1803" w:type="dxa"/>
          </w:tcPr>
          <w:p w14:paraId="0768B708" w14:textId="67B480CA" w:rsidR="004A7367" w:rsidRPr="004A7367" w:rsidRDefault="004A7367" w:rsidP="004A7367">
            <w:pPr>
              <w:jc w:val="center"/>
              <w:rPr>
                <w:rFonts w:cs="B Lotus"/>
                <w:sz w:val="28"/>
                <w:szCs w:val="28"/>
                <w:rtl/>
              </w:rPr>
            </w:pPr>
            <w:r w:rsidRPr="004A7367">
              <w:rPr>
                <w:rFonts w:cs="B Lotus"/>
                <w:rtl/>
              </w:rPr>
              <w:t>4</w:t>
            </w:r>
          </w:p>
        </w:tc>
        <w:tc>
          <w:tcPr>
            <w:tcW w:w="1803" w:type="dxa"/>
          </w:tcPr>
          <w:p w14:paraId="57425205" w14:textId="12BDADD6"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7A2AE82" w14:textId="77777777" w:rsidTr="00372823">
        <w:tc>
          <w:tcPr>
            <w:tcW w:w="1803" w:type="dxa"/>
          </w:tcPr>
          <w:p w14:paraId="414E6829" w14:textId="77777777" w:rsidR="004A7367" w:rsidRPr="004A7367" w:rsidRDefault="004A7367" w:rsidP="004A7367">
            <w:pPr>
              <w:pStyle w:val="ListParagraph"/>
              <w:numPr>
                <w:ilvl w:val="0"/>
                <w:numId w:val="63"/>
              </w:numPr>
              <w:bidi/>
              <w:jc w:val="center"/>
              <w:rPr>
                <w:rFonts w:cs="B Lotus"/>
                <w:rtl/>
              </w:rPr>
            </w:pPr>
          </w:p>
        </w:tc>
        <w:tc>
          <w:tcPr>
            <w:tcW w:w="1803" w:type="dxa"/>
          </w:tcPr>
          <w:p w14:paraId="1E3778F3" w14:textId="11C2A62A" w:rsidR="004A7367" w:rsidRPr="004A7367" w:rsidRDefault="004A7367" w:rsidP="004A7367">
            <w:pPr>
              <w:jc w:val="center"/>
              <w:rPr>
                <w:rFonts w:cs="B Lotus"/>
                <w:sz w:val="28"/>
                <w:szCs w:val="28"/>
                <w:rtl/>
              </w:rPr>
            </w:pPr>
            <w:r w:rsidRPr="004A7367">
              <w:rPr>
                <w:rFonts w:cs="B Lotus"/>
                <w:rtl/>
              </w:rPr>
              <w:t>551</w:t>
            </w:r>
          </w:p>
        </w:tc>
        <w:tc>
          <w:tcPr>
            <w:tcW w:w="1803" w:type="dxa"/>
          </w:tcPr>
          <w:p w14:paraId="5127C710" w14:textId="736D4E4E" w:rsidR="004A7367" w:rsidRPr="004A7367" w:rsidRDefault="004A7367" w:rsidP="004A7367">
            <w:pPr>
              <w:jc w:val="center"/>
              <w:rPr>
                <w:rFonts w:cs="B Lotus"/>
                <w:sz w:val="28"/>
                <w:szCs w:val="28"/>
                <w:rtl/>
              </w:rPr>
            </w:pPr>
            <w:r w:rsidRPr="004A7367">
              <w:rPr>
                <w:rFonts w:cs="B Lotus" w:hint="cs"/>
                <w:rtl/>
              </w:rPr>
              <w:t>حبیب</w:t>
            </w:r>
            <w:r w:rsidRPr="004A7367">
              <w:rPr>
                <w:rFonts w:cs="B Lotus"/>
                <w:rtl/>
              </w:rPr>
              <w:t xml:space="preserve"> </w:t>
            </w:r>
            <w:r w:rsidRPr="004A7367">
              <w:rPr>
                <w:rFonts w:cs="B Lotus" w:hint="cs"/>
                <w:rtl/>
              </w:rPr>
              <w:t>اباد</w:t>
            </w:r>
          </w:p>
        </w:tc>
        <w:tc>
          <w:tcPr>
            <w:tcW w:w="1803" w:type="dxa"/>
          </w:tcPr>
          <w:p w14:paraId="7E0C80E8" w14:textId="4361F741" w:rsidR="004A7367" w:rsidRPr="004A7367" w:rsidRDefault="004A7367" w:rsidP="004A7367">
            <w:pPr>
              <w:jc w:val="center"/>
              <w:rPr>
                <w:rFonts w:cs="B Lotus"/>
                <w:sz w:val="28"/>
                <w:szCs w:val="28"/>
                <w:rtl/>
              </w:rPr>
            </w:pPr>
            <w:r w:rsidRPr="004A7367">
              <w:rPr>
                <w:rFonts w:cs="B Lotus"/>
                <w:rtl/>
              </w:rPr>
              <w:t>4</w:t>
            </w:r>
          </w:p>
        </w:tc>
        <w:tc>
          <w:tcPr>
            <w:tcW w:w="1803" w:type="dxa"/>
          </w:tcPr>
          <w:p w14:paraId="40BA4B27" w14:textId="20574844"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8605A6B" w14:textId="77777777" w:rsidTr="00372823">
        <w:tc>
          <w:tcPr>
            <w:tcW w:w="1803" w:type="dxa"/>
          </w:tcPr>
          <w:p w14:paraId="05BBB938" w14:textId="77777777" w:rsidR="004A7367" w:rsidRPr="004A7367" w:rsidRDefault="004A7367" w:rsidP="004A7367">
            <w:pPr>
              <w:pStyle w:val="ListParagraph"/>
              <w:numPr>
                <w:ilvl w:val="0"/>
                <w:numId w:val="63"/>
              </w:numPr>
              <w:bidi/>
              <w:jc w:val="center"/>
              <w:rPr>
                <w:rFonts w:cs="B Lotus"/>
                <w:rtl/>
              </w:rPr>
            </w:pPr>
          </w:p>
        </w:tc>
        <w:tc>
          <w:tcPr>
            <w:tcW w:w="1803" w:type="dxa"/>
          </w:tcPr>
          <w:p w14:paraId="070D5412" w14:textId="4F7C0F66" w:rsidR="004A7367" w:rsidRPr="004A7367" w:rsidRDefault="004A7367" w:rsidP="004A7367">
            <w:pPr>
              <w:jc w:val="center"/>
              <w:rPr>
                <w:rFonts w:cs="B Lotus"/>
                <w:sz w:val="28"/>
                <w:szCs w:val="28"/>
                <w:rtl/>
              </w:rPr>
            </w:pPr>
            <w:r w:rsidRPr="004A7367">
              <w:rPr>
                <w:rFonts w:cs="B Lotus"/>
                <w:rtl/>
              </w:rPr>
              <w:t>553</w:t>
            </w:r>
          </w:p>
        </w:tc>
        <w:tc>
          <w:tcPr>
            <w:tcW w:w="1803" w:type="dxa"/>
          </w:tcPr>
          <w:p w14:paraId="255EFBC6" w14:textId="6567ACD2" w:rsidR="004A7367" w:rsidRPr="004A7367" w:rsidRDefault="004A7367" w:rsidP="004A7367">
            <w:pPr>
              <w:jc w:val="center"/>
              <w:rPr>
                <w:rFonts w:cs="B Lotus"/>
                <w:sz w:val="28"/>
                <w:szCs w:val="28"/>
                <w:rtl/>
              </w:rPr>
            </w:pPr>
            <w:r w:rsidRPr="004A7367">
              <w:rPr>
                <w:rFonts w:cs="B Lotus" w:hint="cs"/>
                <w:rtl/>
              </w:rPr>
              <w:t>گز</w:t>
            </w:r>
          </w:p>
        </w:tc>
        <w:tc>
          <w:tcPr>
            <w:tcW w:w="1803" w:type="dxa"/>
          </w:tcPr>
          <w:p w14:paraId="47EDAE79" w14:textId="555DDC4A" w:rsidR="004A7367" w:rsidRPr="004A7367" w:rsidRDefault="004A7367" w:rsidP="004A7367">
            <w:pPr>
              <w:jc w:val="center"/>
              <w:rPr>
                <w:rFonts w:cs="B Lotus"/>
                <w:sz w:val="28"/>
                <w:szCs w:val="28"/>
                <w:rtl/>
              </w:rPr>
            </w:pPr>
            <w:r w:rsidRPr="004A7367">
              <w:rPr>
                <w:rFonts w:cs="B Lotus"/>
                <w:rtl/>
              </w:rPr>
              <w:t>4</w:t>
            </w:r>
          </w:p>
        </w:tc>
        <w:tc>
          <w:tcPr>
            <w:tcW w:w="1803" w:type="dxa"/>
          </w:tcPr>
          <w:p w14:paraId="044B461B" w14:textId="0CD8E139"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619C78EE" w14:textId="77777777" w:rsidTr="00372823">
        <w:tc>
          <w:tcPr>
            <w:tcW w:w="1803" w:type="dxa"/>
          </w:tcPr>
          <w:p w14:paraId="349A4A8B" w14:textId="77777777" w:rsidR="004A7367" w:rsidRPr="004A7367" w:rsidRDefault="004A7367" w:rsidP="004A7367">
            <w:pPr>
              <w:pStyle w:val="ListParagraph"/>
              <w:numPr>
                <w:ilvl w:val="0"/>
                <w:numId w:val="63"/>
              </w:numPr>
              <w:bidi/>
              <w:jc w:val="center"/>
              <w:rPr>
                <w:rFonts w:cs="B Lotus"/>
                <w:rtl/>
              </w:rPr>
            </w:pPr>
          </w:p>
        </w:tc>
        <w:tc>
          <w:tcPr>
            <w:tcW w:w="1803" w:type="dxa"/>
          </w:tcPr>
          <w:p w14:paraId="43797B89" w14:textId="7744EF1E" w:rsidR="004A7367" w:rsidRPr="004A7367" w:rsidRDefault="004A7367" w:rsidP="004A7367">
            <w:pPr>
              <w:jc w:val="center"/>
              <w:rPr>
                <w:rFonts w:cs="B Lotus"/>
                <w:sz w:val="28"/>
                <w:szCs w:val="28"/>
                <w:rtl/>
              </w:rPr>
            </w:pPr>
            <w:r w:rsidRPr="004A7367">
              <w:rPr>
                <w:rFonts w:cs="B Lotus"/>
                <w:rtl/>
              </w:rPr>
              <w:t>554</w:t>
            </w:r>
          </w:p>
        </w:tc>
        <w:tc>
          <w:tcPr>
            <w:tcW w:w="1803" w:type="dxa"/>
          </w:tcPr>
          <w:p w14:paraId="2685073F" w14:textId="2A964092" w:rsidR="004A7367" w:rsidRPr="004A7367" w:rsidRDefault="004A7367" w:rsidP="004A7367">
            <w:pPr>
              <w:jc w:val="center"/>
              <w:rPr>
                <w:rFonts w:cs="B Lotus"/>
                <w:sz w:val="28"/>
                <w:szCs w:val="28"/>
                <w:rtl/>
              </w:rPr>
            </w:pPr>
            <w:r w:rsidRPr="004A7367">
              <w:rPr>
                <w:rFonts w:cs="B Lotus" w:hint="cs"/>
                <w:rtl/>
              </w:rPr>
              <w:t>دستگرد</w:t>
            </w:r>
          </w:p>
        </w:tc>
        <w:tc>
          <w:tcPr>
            <w:tcW w:w="1803" w:type="dxa"/>
          </w:tcPr>
          <w:p w14:paraId="5873B282" w14:textId="6137DF74" w:rsidR="004A7367" w:rsidRPr="004A7367" w:rsidRDefault="004A7367" w:rsidP="004A7367">
            <w:pPr>
              <w:jc w:val="center"/>
              <w:rPr>
                <w:rFonts w:cs="B Lotus"/>
                <w:sz w:val="28"/>
                <w:szCs w:val="28"/>
                <w:rtl/>
              </w:rPr>
            </w:pPr>
            <w:r w:rsidRPr="004A7367">
              <w:rPr>
                <w:rFonts w:cs="B Lotus"/>
                <w:rtl/>
              </w:rPr>
              <w:t>4</w:t>
            </w:r>
          </w:p>
        </w:tc>
        <w:tc>
          <w:tcPr>
            <w:tcW w:w="1803" w:type="dxa"/>
          </w:tcPr>
          <w:p w14:paraId="69940F06" w14:textId="37844ABF"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45553EDE" w14:textId="77777777" w:rsidTr="00372823">
        <w:tc>
          <w:tcPr>
            <w:tcW w:w="1803" w:type="dxa"/>
          </w:tcPr>
          <w:p w14:paraId="632C36B0" w14:textId="77777777" w:rsidR="004A7367" w:rsidRPr="004A7367" w:rsidRDefault="004A7367" w:rsidP="004A7367">
            <w:pPr>
              <w:pStyle w:val="ListParagraph"/>
              <w:numPr>
                <w:ilvl w:val="0"/>
                <w:numId w:val="63"/>
              </w:numPr>
              <w:bidi/>
              <w:jc w:val="center"/>
              <w:rPr>
                <w:rFonts w:cs="B Lotus"/>
                <w:rtl/>
              </w:rPr>
            </w:pPr>
          </w:p>
        </w:tc>
        <w:tc>
          <w:tcPr>
            <w:tcW w:w="1803" w:type="dxa"/>
          </w:tcPr>
          <w:p w14:paraId="4AD83A45" w14:textId="6934408D" w:rsidR="004A7367" w:rsidRPr="004A7367" w:rsidRDefault="004A7367" w:rsidP="004A7367">
            <w:pPr>
              <w:jc w:val="center"/>
              <w:rPr>
                <w:rFonts w:cs="B Lotus"/>
                <w:sz w:val="28"/>
                <w:szCs w:val="28"/>
                <w:rtl/>
              </w:rPr>
            </w:pPr>
            <w:r w:rsidRPr="004A7367">
              <w:rPr>
                <w:rFonts w:cs="B Lotus"/>
                <w:rtl/>
              </w:rPr>
              <w:t>555</w:t>
            </w:r>
          </w:p>
        </w:tc>
        <w:tc>
          <w:tcPr>
            <w:tcW w:w="1803" w:type="dxa"/>
          </w:tcPr>
          <w:p w14:paraId="644053EA" w14:textId="149D3FC9" w:rsidR="004A7367" w:rsidRPr="004A7367" w:rsidRDefault="004A7367" w:rsidP="004A7367">
            <w:pPr>
              <w:jc w:val="center"/>
              <w:rPr>
                <w:rFonts w:cs="B Lotus"/>
                <w:sz w:val="28"/>
                <w:szCs w:val="28"/>
                <w:rtl/>
              </w:rPr>
            </w:pPr>
            <w:r w:rsidRPr="004A7367">
              <w:rPr>
                <w:rFonts w:cs="B Lotus" w:hint="cs"/>
                <w:rtl/>
              </w:rPr>
              <w:t>خورزوق</w:t>
            </w:r>
          </w:p>
        </w:tc>
        <w:tc>
          <w:tcPr>
            <w:tcW w:w="1803" w:type="dxa"/>
          </w:tcPr>
          <w:p w14:paraId="12E01299" w14:textId="6FA4BE56" w:rsidR="004A7367" w:rsidRPr="004A7367" w:rsidRDefault="004A7367" w:rsidP="004A7367">
            <w:pPr>
              <w:jc w:val="center"/>
              <w:rPr>
                <w:rFonts w:cs="B Lotus"/>
                <w:sz w:val="28"/>
                <w:szCs w:val="28"/>
                <w:rtl/>
              </w:rPr>
            </w:pPr>
            <w:r w:rsidRPr="004A7367">
              <w:rPr>
                <w:rFonts w:cs="B Lotus"/>
                <w:rtl/>
              </w:rPr>
              <w:t>4</w:t>
            </w:r>
          </w:p>
        </w:tc>
        <w:tc>
          <w:tcPr>
            <w:tcW w:w="1803" w:type="dxa"/>
          </w:tcPr>
          <w:p w14:paraId="39364236" w14:textId="1E26CB8D"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477505E" w14:textId="77777777" w:rsidTr="00372823">
        <w:tc>
          <w:tcPr>
            <w:tcW w:w="1803" w:type="dxa"/>
          </w:tcPr>
          <w:p w14:paraId="1771B396" w14:textId="77777777" w:rsidR="004A7367" w:rsidRPr="004A7367" w:rsidRDefault="004A7367" w:rsidP="004A7367">
            <w:pPr>
              <w:pStyle w:val="ListParagraph"/>
              <w:numPr>
                <w:ilvl w:val="0"/>
                <w:numId w:val="63"/>
              </w:numPr>
              <w:bidi/>
              <w:jc w:val="center"/>
              <w:rPr>
                <w:rFonts w:cs="B Lotus"/>
                <w:rtl/>
              </w:rPr>
            </w:pPr>
          </w:p>
        </w:tc>
        <w:tc>
          <w:tcPr>
            <w:tcW w:w="1803" w:type="dxa"/>
          </w:tcPr>
          <w:p w14:paraId="725999B2" w14:textId="515B9FB0" w:rsidR="004A7367" w:rsidRPr="004A7367" w:rsidRDefault="004A7367" w:rsidP="004A7367">
            <w:pPr>
              <w:jc w:val="center"/>
              <w:rPr>
                <w:rFonts w:cs="B Lotus"/>
                <w:sz w:val="28"/>
                <w:szCs w:val="28"/>
                <w:rtl/>
              </w:rPr>
            </w:pPr>
            <w:r w:rsidRPr="004A7367">
              <w:rPr>
                <w:rFonts w:cs="B Lotus"/>
                <w:rtl/>
              </w:rPr>
              <w:t>556</w:t>
            </w:r>
          </w:p>
        </w:tc>
        <w:tc>
          <w:tcPr>
            <w:tcW w:w="1803" w:type="dxa"/>
          </w:tcPr>
          <w:p w14:paraId="726A33B4" w14:textId="4309F702" w:rsidR="004A7367" w:rsidRPr="004A7367" w:rsidRDefault="004A7367" w:rsidP="004A7367">
            <w:pPr>
              <w:jc w:val="center"/>
              <w:rPr>
                <w:rFonts w:cs="B Lotus"/>
                <w:sz w:val="28"/>
                <w:szCs w:val="28"/>
                <w:rtl/>
              </w:rPr>
            </w:pPr>
            <w:r w:rsidRPr="004A7367">
              <w:rPr>
                <w:rFonts w:cs="B Lotus" w:hint="cs"/>
                <w:rtl/>
              </w:rPr>
              <w:t>وزوان</w:t>
            </w:r>
          </w:p>
        </w:tc>
        <w:tc>
          <w:tcPr>
            <w:tcW w:w="1803" w:type="dxa"/>
          </w:tcPr>
          <w:p w14:paraId="6F4E6BE9" w14:textId="7055D9EC" w:rsidR="004A7367" w:rsidRPr="004A7367" w:rsidRDefault="004A7367" w:rsidP="004A7367">
            <w:pPr>
              <w:jc w:val="center"/>
              <w:rPr>
                <w:rFonts w:cs="B Lotus"/>
                <w:sz w:val="28"/>
                <w:szCs w:val="28"/>
                <w:rtl/>
              </w:rPr>
            </w:pPr>
            <w:r w:rsidRPr="004A7367">
              <w:rPr>
                <w:rFonts w:cs="B Lotus"/>
                <w:rtl/>
              </w:rPr>
              <w:t>4</w:t>
            </w:r>
          </w:p>
        </w:tc>
        <w:tc>
          <w:tcPr>
            <w:tcW w:w="1803" w:type="dxa"/>
          </w:tcPr>
          <w:p w14:paraId="2E8EBCA9" w14:textId="2896168A"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5CF0838" w14:textId="77777777" w:rsidTr="00372823">
        <w:tc>
          <w:tcPr>
            <w:tcW w:w="1803" w:type="dxa"/>
          </w:tcPr>
          <w:p w14:paraId="19277C55" w14:textId="77777777" w:rsidR="004A7367" w:rsidRPr="004A7367" w:rsidRDefault="004A7367" w:rsidP="004A7367">
            <w:pPr>
              <w:pStyle w:val="ListParagraph"/>
              <w:numPr>
                <w:ilvl w:val="0"/>
                <w:numId w:val="63"/>
              </w:numPr>
              <w:bidi/>
              <w:jc w:val="center"/>
              <w:rPr>
                <w:rFonts w:cs="B Lotus"/>
                <w:rtl/>
              </w:rPr>
            </w:pPr>
          </w:p>
        </w:tc>
        <w:tc>
          <w:tcPr>
            <w:tcW w:w="1803" w:type="dxa"/>
          </w:tcPr>
          <w:p w14:paraId="0052FB0C" w14:textId="20EB83E0" w:rsidR="004A7367" w:rsidRPr="004A7367" w:rsidRDefault="004A7367" w:rsidP="004A7367">
            <w:pPr>
              <w:jc w:val="center"/>
              <w:rPr>
                <w:rFonts w:cs="B Lotus"/>
                <w:sz w:val="28"/>
                <w:szCs w:val="28"/>
                <w:rtl/>
              </w:rPr>
            </w:pPr>
            <w:r w:rsidRPr="004A7367">
              <w:rPr>
                <w:rFonts w:cs="B Lotus"/>
                <w:rtl/>
              </w:rPr>
              <w:t>557</w:t>
            </w:r>
          </w:p>
        </w:tc>
        <w:tc>
          <w:tcPr>
            <w:tcW w:w="1803" w:type="dxa"/>
          </w:tcPr>
          <w:p w14:paraId="0A75A71F" w14:textId="062EF6C1" w:rsidR="004A7367" w:rsidRPr="004A7367" w:rsidRDefault="004A7367" w:rsidP="004A7367">
            <w:pPr>
              <w:jc w:val="center"/>
              <w:rPr>
                <w:rFonts w:cs="B Lotus"/>
                <w:sz w:val="28"/>
                <w:szCs w:val="28"/>
                <w:rtl/>
              </w:rPr>
            </w:pPr>
            <w:r w:rsidRPr="004A7367">
              <w:rPr>
                <w:rFonts w:cs="B Lotus" w:hint="cs"/>
                <w:rtl/>
              </w:rPr>
              <w:t>دیزیچه</w:t>
            </w:r>
          </w:p>
        </w:tc>
        <w:tc>
          <w:tcPr>
            <w:tcW w:w="1803" w:type="dxa"/>
          </w:tcPr>
          <w:p w14:paraId="5E9906BC" w14:textId="52BCFD70" w:rsidR="004A7367" w:rsidRPr="004A7367" w:rsidRDefault="004A7367" w:rsidP="004A7367">
            <w:pPr>
              <w:jc w:val="center"/>
              <w:rPr>
                <w:rFonts w:cs="B Lotus"/>
                <w:sz w:val="28"/>
                <w:szCs w:val="28"/>
                <w:rtl/>
              </w:rPr>
            </w:pPr>
            <w:r w:rsidRPr="004A7367">
              <w:rPr>
                <w:rFonts w:cs="B Lotus"/>
                <w:rtl/>
              </w:rPr>
              <w:t>4</w:t>
            </w:r>
          </w:p>
        </w:tc>
        <w:tc>
          <w:tcPr>
            <w:tcW w:w="1803" w:type="dxa"/>
          </w:tcPr>
          <w:p w14:paraId="2FA4448A" w14:textId="37539BC9"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4302B06" w14:textId="77777777" w:rsidTr="00372823">
        <w:tc>
          <w:tcPr>
            <w:tcW w:w="1803" w:type="dxa"/>
          </w:tcPr>
          <w:p w14:paraId="27B4E9D4" w14:textId="77777777" w:rsidR="004A7367" w:rsidRPr="004A7367" w:rsidRDefault="004A7367" w:rsidP="004A7367">
            <w:pPr>
              <w:pStyle w:val="ListParagraph"/>
              <w:numPr>
                <w:ilvl w:val="0"/>
                <w:numId w:val="63"/>
              </w:numPr>
              <w:bidi/>
              <w:jc w:val="center"/>
              <w:rPr>
                <w:rFonts w:cs="B Lotus"/>
                <w:rtl/>
              </w:rPr>
            </w:pPr>
          </w:p>
        </w:tc>
        <w:tc>
          <w:tcPr>
            <w:tcW w:w="1803" w:type="dxa"/>
          </w:tcPr>
          <w:p w14:paraId="027B42F6" w14:textId="1D8C4FA7" w:rsidR="004A7367" w:rsidRPr="004A7367" w:rsidRDefault="004A7367" w:rsidP="004A7367">
            <w:pPr>
              <w:jc w:val="center"/>
              <w:rPr>
                <w:rFonts w:cs="B Lotus"/>
                <w:sz w:val="28"/>
                <w:szCs w:val="28"/>
                <w:rtl/>
              </w:rPr>
            </w:pPr>
            <w:r w:rsidRPr="004A7367">
              <w:rPr>
                <w:rFonts w:cs="B Lotus"/>
                <w:rtl/>
              </w:rPr>
              <w:t>558</w:t>
            </w:r>
          </w:p>
        </w:tc>
        <w:tc>
          <w:tcPr>
            <w:tcW w:w="1803" w:type="dxa"/>
          </w:tcPr>
          <w:p w14:paraId="4DC47916" w14:textId="2AD88725" w:rsidR="004A7367" w:rsidRPr="004A7367" w:rsidRDefault="004A7367" w:rsidP="004A7367">
            <w:pPr>
              <w:jc w:val="center"/>
              <w:rPr>
                <w:rFonts w:cs="B Lotus"/>
                <w:sz w:val="28"/>
                <w:szCs w:val="28"/>
                <w:rtl/>
              </w:rPr>
            </w:pPr>
            <w:r w:rsidRPr="004A7367">
              <w:rPr>
                <w:rFonts w:cs="B Lotus" w:hint="cs"/>
                <w:rtl/>
              </w:rPr>
              <w:t>طالخونچه</w:t>
            </w:r>
          </w:p>
        </w:tc>
        <w:tc>
          <w:tcPr>
            <w:tcW w:w="1803" w:type="dxa"/>
          </w:tcPr>
          <w:p w14:paraId="056610CC" w14:textId="4FC5693D" w:rsidR="004A7367" w:rsidRPr="004A7367" w:rsidRDefault="004A7367" w:rsidP="004A7367">
            <w:pPr>
              <w:jc w:val="center"/>
              <w:rPr>
                <w:rFonts w:cs="B Lotus"/>
                <w:sz w:val="28"/>
                <w:szCs w:val="28"/>
                <w:rtl/>
              </w:rPr>
            </w:pPr>
            <w:r w:rsidRPr="004A7367">
              <w:rPr>
                <w:rFonts w:cs="B Lotus"/>
                <w:rtl/>
              </w:rPr>
              <w:t>4</w:t>
            </w:r>
          </w:p>
        </w:tc>
        <w:tc>
          <w:tcPr>
            <w:tcW w:w="1803" w:type="dxa"/>
          </w:tcPr>
          <w:p w14:paraId="379F1762" w14:textId="636317FC"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F8FB5D0" w14:textId="77777777" w:rsidTr="00372823">
        <w:tc>
          <w:tcPr>
            <w:tcW w:w="1803" w:type="dxa"/>
          </w:tcPr>
          <w:p w14:paraId="2AFD0BCB" w14:textId="77777777" w:rsidR="004A7367" w:rsidRPr="004A7367" w:rsidRDefault="004A7367" w:rsidP="004A7367">
            <w:pPr>
              <w:pStyle w:val="ListParagraph"/>
              <w:numPr>
                <w:ilvl w:val="0"/>
                <w:numId w:val="63"/>
              </w:numPr>
              <w:bidi/>
              <w:jc w:val="center"/>
              <w:rPr>
                <w:rFonts w:cs="B Lotus"/>
                <w:rtl/>
              </w:rPr>
            </w:pPr>
          </w:p>
        </w:tc>
        <w:tc>
          <w:tcPr>
            <w:tcW w:w="1803" w:type="dxa"/>
          </w:tcPr>
          <w:p w14:paraId="56EF5C78" w14:textId="6B9BFBAE" w:rsidR="004A7367" w:rsidRPr="004A7367" w:rsidRDefault="004A7367" w:rsidP="004A7367">
            <w:pPr>
              <w:jc w:val="center"/>
              <w:rPr>
                <w:rFonts w:cs="B Lotus"/>
                <w:sz w:val="28"/>
                <w:szCs w:val="28"/>
                <w:rtl/>
              </w:rPr>
            </w:pPr>
            <w:r w:rsidRPr="004A7367">
              <w:rPr>
                <w:rFonts w:cs="B Lotus"/>
                <w:rtl/>
              </w:rPr>
              <w:t>874</w:t>
            </w:r>
          </w:p>
        </w:tc>
        <w:tc>
          <w:tcPr>
            <w:tcW w:w="1803" w:type="dxa"/>
          </w:tcPr>
          <w:p w14:paraId="37BB58E3" w14:textId="5A1339F2" w:rsidR="004A7367" w:rsidRPr="004A7367" w:rsidRDefault="004A7367" w:rsidP="004A7367">
            <w:pPr>
              <w:jc w:val="center"/>
              <w:rPr>
                <w:rFonts w:cs="B Lotus"/>
                <w:sz w:val="28"/>
                <w:szCs w:val="28"/>
                <w:rtl/>
              </w:rPr>
            </w:pPr>
            <w:r w:rsidRPr="004A7367">
              <w:rPr>
                <w:rFonts w:cs="B Lotus" w:hint="cs"/>
                <w:rtl/>
              </w:rPr>
              <w:t>قمشه</w:t>
            </w:r>
          </w:p>
        </w:tc>
        <w:tc>
          <w:tcPr>
            <w:tcW w:w="1803" w:type="dxa"/>
          </w:tcPr>
          <w:p w14:paraId="294DC885" w14:textId="2EA2DCF2" w:rsidR="004A7367" w:rsidRPr="004A7367" w:rsidRDefault="004A7367" w:rsidP="004A7367">
            <w:pPr>
              <w:jc w:val="center"/>
              <w:rPr>
                <w:rFonts w:cs="B Lotus"/>
                <w:sz w:val="28"/>
                <w:szCs w:val="28"/>
                <w:rtl/>
              </w:rPr>
            </w:pPr>
            <w:r w:rsidRPr="004A7367">
              <w:rPr>
                <w:rFonts w:cs="B Lotus"/>
                <w:rtl/>
              </w:rPr>
              <w:t>4</w:t>
            </w:r>
          </w:p>
        </w:tc>
        <w:tc>
          <w:tcPr>
            <w:tcW w:w="1803" w:type="dxa"/>
          </w:tcPr>
          <w:p w14:paraId="281257CE" w14:textId="3902F633"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83D515D" w14:textId="77777777" w:rsidTr="00372823">
        <w:tc>
          <w:tcPr>
            <w:tcW w:w="1803" w:type="dxa"/>
          </w:tcPr>
          <w:p w14:paraId="293FCA32" w14:textId="77777777" w:rsidR="004A7367" w:rsidRPr="004A7367" w:rsidRDefault="004A7367" w:rsidP="004A7367">
            <w:pPr>
              <w:pStyle w:val="ListParagraph"/>
              <w:numPr>
                <w:ilvl w:val="0"/>
                <w:numId w:val="63"/>
              </w:numPr>
              <w:bidi/>
              <w:jc w:val="center"/>
              <w:rPr>
                <w:rFonts w:cs="B Lotus"/>
                <w:rtl/>
              </w:rPr>
            </w:pPr>
          </w:p>
        </w:tc>
        <w:tc>
          <w:tcPr>
            <w:tcW w:w="1803" w:type="dxa"/>
          </w:tcPr>
          <w:p w14:paraId="273EDA7C" w14:textId="41ABC48A" w:rsidR="004A7367" w:rsidRPr="004A7367" w:rsidRDefault="004A7367" w:rsidP="004A7367">
            <w:pPr>
              <w:jc w:val="center"/>
              <w:rPr>
                <w:rFonts w:cs="B Lotus"/>
                <w:sz w:val="28"/>
                <w:szCs w:val="28"/>
                <w:rtl/>
              </w:rPr>
            </w:pPr>
            <w:r w:rsidRPr="004A7367">
              <w:rPr>
                <w:rFonts w:cs="B Lotus"/>
                <w:rtl/>
              </w:rPr>
              <w:t>918</w:t>
            </w:r>
          </w:p>
        </w:tc>
        <w:tc>
          <w:tcPr>
            <w:tcW w:w="1803" w:type="dxa"/>
          </w:tcPr>
          <w:p w14:paraId="31508C6F" w14:textId="759FBCF1" w:rsidR="004A7367" w:rsidRPr="004A7367" w:rsidRDefault="004A7367" w:rsidP="004A7367">
            <w:pPr>
              <w:jc w:val="center"/>
              <w:rPr>
                <w:rFonts w:cs="B Lotus"/>
                <w:sz w:val="28"/>
                <w:szCs w:val="28"/>
                <w:rtl/>
              </w:rPr>
            </w:pPr>
            <w:r w:rsidRPr="004A7367">
              <w:rPr>
                <w:rFonts w:cs="B Lotus" w:hint="cs"/>
                <w:rtl/>
              </w:rPr>
              <w:t>برخوار</w:t>
            </w:r>
          </w:p>
        </w:tc>
        <w:tc>
          <w:tcPr>
            <w:tcW w:w="1803" w:type="dxa"/>
          </w:tcPr>
          <w:p w14:paraId="7A283970" w14:textId="0C206F73" w:rsidR="004A7367" w:rsidRPr="004A7367" w:rsidRDefault="004A7367" w:rsidP="004A7367">
            <w:pPr>
              <w:jc w:val="center"/>
              <w:rPr>
                <w:rFonts w:cs="B Lotus"/>
                <w:sz w:val="28"/>
                <w:szCs w:val="28"/>
                <w:rtl/>
              </w:rPr>
            </w:pPr>
            <w:r w:rsidRPr="004A7367">
              <w:rPr>
                <w:rFonts w:cs="B Lotus"/>
                <w:rtl/>
              </w:rPr>
              <w:t>4</w:t>
            </w:r>
          </w:p>
        </w:tc>
        <w:tc>
          <w:tcPr>
            <w:tcW w:w="1803" w:type="dxa"/>
          </w:tcPr>
          <w:p w14:paraId="743089F3" w14:textId="53605908"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8879693" w14:textId="77777777" w:rsidTr="00372823">
        <w:tc>
          <w:tcPr>
            <w:tcW w:w="1803" w:type="dxa"/>
          </w:tcPr>
          <w:p w14:paraId="2725F0A2" w14:textId="77777777" w:rsidR="004A7367" w:rsidRPr="004A7367" w:rsidRDefault="004A7367" w:rsidP="004A7367">
            <w:pPr>
              <w:pStyle w:val="ListParagraph"/>
              <w:numPr>
                <w:ilvl w:val="0"/>
                <w:numId w:val="63"/>
              </w:numPr>
              <w:bidi/>
              <w:jc w:val="center"/>
              <w:rPr>
                <w:rFonts w:cs="B Lotus"/>
                <w:rtl/>
              </w:rPr>
            </w:pPr>
          </w:p>
        </w:tc>
        <w:tc>
          <w:tcPr>
            <w:tcW w:w="1803" w:type="dxa"/>
          </w:tcPr>
          <w:p w14:paraId="03672193" w14:textId="324461F9" w:rsidR="004A7367" w:rsidRPr="004A7367" w:rsidRDefault="004A7367" w:rsidP="004A7367">
            <w:pPr>
              <w:jc w:val="center"/>
              <w:rPr>
                <w:rFonts w:cs="B Lotus"/>
                <w:sz w:val="28"/>
                <w:szCs w:val="28"/>
                <w:rtl/>
              </w:rPr>
            </w:pPr>
            <w:r w:rsidRPr="004A7367">
              <w:rPr>
                <w:rFonts w:cs="B Lotus"/>
                <w:rtl/>
              </w:rPr>
              <w:t>922</w:t>
            </w:r>
          </w:p>
        </w:tc>
        <w:tc>
          <w:tcPr>
            <w:tcW w:w="1803" w:type="dxa"/>
          </w:tcPr>
          <w:p w14:paraId="267FAE24" w14:textId="046F4DAD" w:rsidR="004A7367" w:rsidRPr="004A7367" w:rsidRDefault="004A7367" w:rsidP="004A7367">
            <w:pPr>
              <w:jc w:val="center"/>
              <w:rPr>
                <w:rFonts w:cs="B Lotus"/>
                <w:sz w:val="28"/>
                <w:szCs w:val="28"/>
                <w:rtl/>
              </w:rPr>
            </w:pPr>
            <w:r w:rsidRPr="004A7367">
              <w:rPr>
                <w:rFonts w:cs="B Lotus" w:hint="cs"/>
                <w:rtl/>
              </w:rPr>
              <w:t>فریدن</w:t>
            </w:r>
          </w:p>
        </w:tc>
        <w:tc>
          <w:tcPr>
            <w:tcW w:w="1803" w:type="dxa"/>
          </w:tcPr>
          <w:p w14:paraId="0B48553A" w14:textId="3D038C83" w:rsidR="004A7367" w:rsidRPr="004A7367" w:rsidRDefault="004A7367" w:rsidP="004A7367">
            <w:pPr>
              <w:jc w:val="center"/>
              <w:rPr>
                <w:rFonts w:cs="B Lotus"/>
                <w:sz w:val="28"/>
                <w:szCs w:val="28"/>
                <w:rtl/>
              </w:rPr>
            </w:pPr>
            <w:r w:rsidRPr="004A7367">
              <w:rPr>
                <w:rFonts w:cs="B Lotus"/>
                <w:rtl/>
              </w:rPr>
              <w:t>4</w:t>
            </w:r>
          </w:p>
        </w:tc>
        <w:tc>
          <w:tcPr>
            <w:tcW w:w="1803" w:type="dxa"/>
          </w:tcPr>
          <w:p w14:paraId="70FA43BF" w14:textId="4C324CF0"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53E96A1" w14:textId="77777777" w:rsidTr="00372823">
        <w:tc>
          <w:tcPr>
            <w:tcW w:w="1803" w:type="dxa"/>
          </w:tcPr>
          <w:p w14:paraId="464CAB47" w14:textId="77777777" w:rsidR="004A7367" w:rsidRPr="004A7367" w:rsidRDefault="004A7367" w:rsidP="004A7367">
            <w:pPr>
              <w:pStyle w:val="ListParagraph"/>
              <w:numPr>
                <w:ilvl w:val="0"/>
                <w:numId w:val="63"/>
              </w:numPr>
              <w:bidi/>
              <w:jc w:val="center"/>
              <w:rPr>
                <w:rFonts w:cs="B Lotus"/>
                <w:rtl/>
              </w:rPr>
            </w:pPr>
          </w:p>
        </w:tc>
        <w:tc>
          <w:tcPr>
            <w:tcW w:w="1803" w:type="dxa"/>
          </w:tcPr>
          <w:p w14:paraId="24A83236" w14:textId="40BE7ABD" w:rsidR="004A7367" w:rsidRPr="004A7367" w:rsidRDefault="004A7367" w:rsidP="004A7367">
            <w:pPr>
              <w:jc w:val="center"/>
              <w:rPr>
                <w:rFonts w:cs="B Lotus"/>
                <w:sz w:val="28"/>
                <w:szCs w:val="28"/>
                <w:rtl/>
              </w:rPr>
            </w:pPr>
            <w:r w:rsidRPr="004A7367">
              <w:rPr>
                <w:rFonts w:cs="B Lotus"/>
                <w:rtl/>
              </w:rPr>
              <w:t>948</w:t>
            </w:r>
          </w:p>
        </w:tc>
        <w:tc>
          <w:tcPr>
            <w:tcW w:w="1803" w:type="dxa"/>
          </w:tcPr>
          <w:p w14:paraId="639B0CEB" w14:textId="66777F8C" w:rsidR="004A7367" w:rsidRPr="004A7367" w:rsidRDefault="004A7367" w:rsidP="004A7367">
            <w:pPr>
              <w:jc w:val="center"/>
              <w:rPr>
                <w:rFonts w:cs="B Lotus"/>
                <w:sz w:val="28"/>
                <w:szCs w:val="28"/>
                <w:rtl/>
              </w:rPr>
            </w:pPr>
            <w:r w:rsidRPr="004A7367">
              <w:rPr>
                <w:rFonts w:cs="B Lotus" w:hint="cs"/>
                <w:rtl/>
              </w:rPr>
              <w:t>قهدريجان</w:t>
            </w:r>
          </w:p>
        </w:tc>
        <w:tc>
          <w:tcPr>
            <w:tcW w:w="1803" w:type="dxa"/>
          </w:tcPr>
          <w:p w14:paraId="4E4B8244" w14:textId="1165045D" w:rsidR="004A7367" w:rsidRPr="004A7367" w:rsidRDefault="004A7367" w:rsidP="004A7367">
            <w:pPr>
              <w:jc w:val="center"/>
              <w:rPr>
                <w:rFonts w:cs="B Lotus"/>
                <w:sz w:val="28"/>
                <w:szCs w:val="28"/>
                <w:rtl/>
              </w:rPr>
            </w:pPr>
            <w:r w:rsidRPr="004A7367">
              <w:rPr>
                <w:rFonts w:cs="B Lotus"/>
                <w:rtl/>
              </w:rPr>
              <w:t>4</w:t>
            </w:r>
          </w:p>
        </w:tc>
        <w:tc>
          <w:tcPr>
            <w:tcW w:w="1803" w:type="dxa"/>
          </w:tcPr>
          <w:p w14:paraId="41D13DF3" w14:textId="6B6529D7"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31323994" w14:textId="77777777" w:rsidTr="00372823">
        <w:tc>
          <w:tcPr>
            <w:tcW w:w="1803" w:type="dxa"/>
          </w:tcPr>
          <w:p w14:paraId="527E6F92" w14:textId="77777777" w:rsidR="004A7367" w:rsidRPr="004A7367" w:rsidRDefault="004A7367" w:rsidP="004A7367">
            <w:pPr>
              <w:pStyle w:val="ListParagraph"/>
              <w:numPr>
                <w:ilvl w:val="0"/>
                <w:numId w:val="63"/>
              </w:numPr>
              <w:bidi/>
              <w:jc w:val="center"/>
              <w:rPr>
                <w:rFonts w:cs="B Lotus"/>
                <w:rtl/>
              </w:rPr>
            </w:pPr>
          </w:p>
        </w:tc>
        <w:tc>
          <w:tcPr>
            <w:tcW w:w="1803" w:type="dxa"/>
          </w:tcPr>
          <w:p w14:paraId="7D259878" w14:textId="230316F1" w:rsidR="004A7367" w:rsidRPr="004A7367" w:rsidRDefault="004A7367" w:rsidP="004A7367">
            <w:pPr>
              <w:jc w:val="center"/>
              <w:rPr>
                <w:rFonts w:cs="B Lotus"/>
                <w:sz w:val="28"/>
                <w:szCs w:val="28"/>
                <w:rtl/>
              </w:rPr>
            </w:pPr>
            <w:r w:rsidRPr="004A7367">
              <w:rPr>
                <w:rFonts w:cs="B Lotus"/>
                <w:rtl/>
              </w:rPr>
              <w:t>963</w:t>
            </w:r>
          </w:p>
        </w:tc>
        <w:tc>
          <w:tcPr>
            <w:tcW w:w="1803" w:type="dxa"/>
          </w:tcPr>
          <w:p w14:paraId="265728B5" w14:textId="4893DC83" w:rsidR="004A7367" w:rsidRPr="004A7367" w:rsidRDefault="004A7367" w:rsidP="004A7367">
            <w:pPr>
              <w:jc w:val="center"/>
              <w:rPr>
                <w:rFonts w:cs="B Lotus"/>
                <w:sz w:val="28"/>
                <w:szCs w:val="28"/>
                <w:rtl/>
              </w:rPr>
            </w:pPr>
            <w:r w:rsidRPr="004A7367">
              <w:rPr>
                <w:rFonts w:cs="B Lotus" w:hint="cs"/>
                <w:rtl/>
              </w:rPr>
              <w:t>مهاباد</w:t>
            </w:r>
          </w:p>
        </w:tc>
        <w:tc>
          <w:tcPr>
            <w:tcW w:w="1803" w:type="dxa"/>
          </w:tcPr>
          <w:p w14:paraId="78C17DFE" w14:textId="6B7F79EF" w:rsidR="004A7367" w:rsidRPr="004A7367" w:rsidRDefault="004A7367" w:rsidP="004A7367">
            <w:pPr>
              <w:jc w:val="center"/>
              <w:rPr>
                <w:rFonts w:cs="B Lotus"/>
                <w:sz w:val="28"/>
                <w:szCs w:val="28"/>
                <w:rtl/>
              </w:rPr>
            </w:pPr>
            <w:r w:rsidRPr="004A7367">
              <w:rPr>
                <w:rFonts w:cs="B Lotus"/>
                <w:rtl/>
              </w:rPr>
              <w:t>4</w:t>
            </w:r>
          </w:p>
        </w:tc>
        <w:tc>
          <w:tcPr>
            <w:tcW w:w="1803" w:type="dxa"/>
          </w:tcPr>
          <w:p w14:paraId="320B7C19" w14:textId="1475B8B1"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968C4E2" w14:textId="77777777" w:rsidTr="00372823">
        <w:tc>
          <w:tcPr>
            <w:tcW w:w="1803" w:type="dxa"/>
          </w:tcPr>
          <w:p w14:paraId="0FFE9B9E" w14:textId="77777777" w:rsidR="004A7367" w:rsidRPr="004A7367" w:rsidRDefault="004A7367" w:rsidP="004A7367">
            <w:pPr>
              <w:pStyle w:val="ListParagraph"/>
              <w:numPr>
                <w:ilvl w:val="0"/>
                <w:numId w:val="63"/>
              </w:numPr>
              <w:bidi/>
              <w:jc w:val="center"/>
              <w:rPr>
                <w:rFonts w:cs="B Lotus"/>
                <w:rtl/>
              </w:rPr>
            </w:pPr>
          </w:p>
        </w:tc>
        <w:tc>
          <w:tcPr>
            <w:tcW w:w="1803" w:type="dxa"/>
          </w:tcPr>
          <w:p w14:paraId="6ED7B602" w14:textId="033B2350" w:rsidR="004A7367" w:rsidRPr="004A7367" w:rsidRDefault="004A7367" w:rsidP="004A7367">
            <w:pPr>
              <w:jc w:val="center"/>
              <w:rPr>
                <w:rFonts w:cs="B Lotus"/>
                <w:sz w:val="28"/>
                <w:szCs w:val="28"/>
                <w:rtl/>
              </w:rPr>
            </w:pPr>
            <w:r w:rsidRPr="004A7367">
              <w:rPr>
                <w:rFonts w:cs="B Lotus"/>
                <w:rtl/>
              </w:rPr>
              <w:t>965</w:t>
            </w:r>
          </w:p>
        </w:tc>
        <w:tc>
          <w:tcPr>
            <w:tcW w:w="1803" w:type="dxa"/>
          </w:tcPr>
          <w:p w14:paraId="646E635C" w14:textId="0EC672B5" w:rsidR="004A7367" w:rsidRPr="004A7367" w:rsidRDefault="004A7367" w:rsidP="004A7367">
            <w:pPr>
              <w:jc w:val="center"/>
              <w:rPr>
                <w:rFonts w:cs="B Lotus"/>
                <w:sz w:val="28"/>
                <w:szCs w:val="28"/>
                <w:rtl/>
              </w:rPr>
            </w:pPr>
            <w:r w:rsidRPr="004A7367">
              <w:rPr>
                <w:rFonts w:cs="B Lotus" w:hint="cs"/>
                <w:rtl/>
              </w:rPr>
              <w:t>اسلام</w:t>
            </w:r>
            <w:r w:rsidRPr="004A7367">
              <w:rPr>
                <w:rFonts w:cs="B Lotus"/>
                <w:rtl/>
              </w:rPr>
              <w:t xml:space="preserve"> </w:t>
            </w:r>
            <w:r w:rsidRPr="004A7367">
              <w:rPr>
                <w:rFonts w:cs="B Lotus" w:hint="cs"/>
                <w:rtl/>
              </w:rPr>
              <w:t>آباد</w:t>
            </w:r>
          </w:p>
        </w:tc>
        <w:tc>
          <w:tcPr>
            <w:tcW w:w="1803" w:type="dxa"/>
          </w:tcPr>
          <w:p w14:paraId="79E6AB57" w14:textId="6E2B3789" w:rsidR="004A7367" w:rsidRPr="004A7367" w:rsidRDefault="004A7367" w:rsidP="004A7367">
            <w:pPr>
              <w:jc w:val="center"/>
              <w:rPr>
                <w:rFonts w:cs="B Lotus"/>
                <w:sz w:val="28"/>
                <w:szCs w:val="28"/>
                <w:rtl/>
              </w:rPr>
            </w:pPr>
            <w:r w:rsidRPr="004A7367">
              <w:rPr>
                <w:rFonts w:cs="B Lotus"/>
                <w:rtl/>
              </w:rPr>
              <w:t>4</w:t>
            </w:r>
          </w:p>
        </w:tc>
        <w:tc>
          <w:tcPr>
            <w:tcW w:w="1803" w:type="dxa"/>
          </w:tcPr>
          <w:p w14:paraId="21483087" w14:textId="0AFE72F1"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1984F85" w14:textId="77777777" w:rsidTr="00372823">
        <w:tc>
          <w:tcPr>
            <w:tcW w:w="1803" w:type="dxa"/>
          </w:tcPr>
          <w:p w14:paraId="089D45D4" w14:textId="77777777" w:rsidR="004A7367" w:rsidRPr="004A7367" w:rsidRDefault="004A7367" w:rsidP="004A7367">
            <w:pPr>
              <w:pStyle w:val="ListParagraph"/>
              <w:numPr>
                <w:ilvl w:val="0"/>
                <w:numId w:val="63"/>
              </w:numPr>
              <w:bidi/>
              <w:jc w:val="center"/>
              <w:rPr>
                <w:rFonts w:cs="B Lotus"/>
                <w:rtl/>
              </w:rPr>
            </w:pPr>
          </w:p>
        </w:tc>
        <w:tc>
          <w:tcPr>
            <w:tcW w:w="1803" w:type="dxa"/>
          </w:tcPr>
          <w:p w14:paraId="6355D84F" w14:textId="5E8C37E1" w:rsidR="004A7367" w:rsidRPr="004A7367" w:rsidRDefault="004A7367" w:rsidP="004A7367">
            <w:pPr>
              <w:jc w:val="center"/>
              <w:rPr>
                <w:rFonts w:cs="B Lotus"/>
                <w:sz w:val="28"/>
                <w:szCs w:val="28"/>
                <w:rtl/>
              </w:rPr>
            </w:pPr>
            <w:r w:rsidRPr="004A7367">
              <w:rPr>
                <w:rFonts w:cs="B Lotus"/>
                <w:rtl/>
              </w:rPr>
              <w:t>1070</w:t>
            </w:r>
          </w:p>
        </w:tc>
        <w:tc>
          <w:tcPr>
            <w:tcW w:w="1803" w:type="dxa"/>
          </w:tcPr>
          <w:p w14:paraId="6F58301A" w14:textId="444892A6" w:rsidR="004A7367" w:rsidRPr="004A7367" w:rsidRDefault="004A7367" w:rsidP="004A7367">
            <w:pPr>
              <w:jc w:val="center"/>
              <w:rPr>
                <w:rFonts w:cs="B Lotus"/>
                <w:sz w:val="28"/>
                <w:szCs w:val="28"/>
                <w:rtl/>
              </w:rPr>
            </w:pPr>
            <w:r w:rsidRPr="004A7367">
              <w:rPr>
                <w:rFonts w:cs="B Lotus" w:hint="cs"/>
                <w:rtl/>
              </w:rPr>
              <w:t>کمه</w:t>
            </w:r>
          </w:p>
        </w:tc>
        <w:tc>
          <w:tcPr>
            <w:tcW w:w="1803" w:type="dxa"/>
          </w:tcPr>
          <w:p w14:paraId="253A5ABF" w14:textId="2F2EB0F7" w:rsidR="004A7367" w:rsidRPr="004A7367" w:rsidRDefault="004A7367" w:rsidP="004A7367">
            <w:pPr>
              <w:jc w:val="center"/>
              <w:rPr>
                <w:rFonts w:cs="B Lotus"/>
                <w:sz w:val="28"/>
                <w:szCs w:val="28"/>
                <w:rtl/>
              </w:rPr>
            </w:pPr>
            <w:r w:rsidRPr="004A7367">
              <w:rPr>
                <w:rFonts w:cs="B Lotus"/>
                <w:rtl/>
              </w:rPr>
              <w:t>4</w:t>
            </w:r>
          </w:p>
        </w:tc>
        <w:tc>
          <w:tcPr>
            <w:tcW w:w="1803" w:type="dxa"/>
          </w:tcPr>
          <w:p w14:paraId="4AB80A42" w14:textId="2D47B239"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DD8CCB9" w14:textId="77777777" w:rsidTr="00372823">
        <w:tc>
          <w:tcPr>
            <w:tcW w:w="1803" w:type="dxa"/>
          </w:tcPr>
          <w:p w14:paraId="6F0D723C" w14:textId="77777777" w:rsidR="004A7367" w:rsidRPr="004A7367" w:rsidRDefault="004A7367" w:rsidP="004A7367">
            <w:pPr>
              <w:pStyle w:val="ListParagraph"/>
              <w:numPr>
                <w:ilvl w:val="0"/>
                <w:numId w:val="63"/>
              </w:numPr>
              <w:bidi/>
              <w:jc w:val="center"/>
              <w:rPr>
                <w:rFonts w:cs="B Lotus"/>
                <w:rtl/>
              </w:rPr>
            </w:pPr>
          </w:p>
        </w:tc>
        <w:tc>
          <w:tcPr>
            <w:tcW w:w="1803" w:type="dxa"/>
          </w:tcPr>
          <w:p w14:paraId="5B2F8A84" w14:textId="328CFAEA" w:rsidR="004A7367" w:rsidRPr="004A7367" w:rsidRDefault="004A7367" w:rsidP="004A7367">
            <w:pPr>
              <w:jc w:val="center"/>
              <w:rPr>
                <w:rFonts w:cs="B Lotus"/>
                <w:sz w:val="28"/>
                <w:szCs w:val="28"/>
                <w:rtl/>
              </w:rPr>
            </w:pPr>
            <w:r w:rsidRPr="004A7367">
              <w:rPr>
                <w:rFonts w:cs="B Lotus"/>
                <w:rtl/>
              </w:rPr>
              <w:t>1071</w:t>
            </w:r>
          </w:p>
        </w:tc>
        <w:tc>
          <w:tcPr>
            <w:tcW w:w="1803" w:type="dxa"/>
          </w:tcPr>
          <w:p w14:paraId="49E1C4B1" w14:textId="6582C46A" w:rsidR="004A7367" w:rsidRPr="004A7367" w:rsidRDefault="004A7367" w:rsidP="004A7367">
            <w:pPr>
              <w:jc w:val="center"/>
              <w:rPr>
                <w:rFonts w:cs="B Lotus"/>
                <w:sz w:val="28"/>
                <w:szCs w:val="28"/>
                <w:rtl/>
              </w:rPr>
            </w:pPr>
            <w:r w:rsidRPr="004A7367">
              <w:rPr>
                <w:rFonts w:cs="B Lotus" w:hint="cs"/>
                <w:rtl/>
              </w:rPr>
              <w:t>مشکات</w:t>
            </w:r>
          </w:p>
        </w:tc>
        <w:tc>
          <w:tcPr>
            <w:tcW w:w="1803" w:type="dxa"/>
          </w:tcPr>
          <w:p w14:paraId="754392DD" w14:textId="64B5F571" w:rsidR="004A7367" w:rsidRPr="004A7367" w:rsidRDefault="004A7367" w:rsidP="004A7367">
            <w:pPr>
              <w:jc w:val="center"/>
              <w:rPr>
                <w:rFonts w:cs="B Lotus"/>
                <w:sz w:val="28"/>
                <w:szCs w:val="28"/>
                <w:rtl/>
              </w:rPr>
            </w:pPr>
            <w:r w:rsidRPr="004A7367">
              <w:rPr>
                <w:rFonts w:cs="B Lotus"/>
                <w:rtl/>
              </w:rPr>
              <w:t>4</w:t>
            </w:r>
          </w:p>
        </w:tc>
        <w:tc>
          <w:tcPr>
            <w:tcW w:w="1803" w:type="dxa"/>
          </w:tcPr>
          <w:p w14:paraId="3C661CF3" w14:textId="3395CF36"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BEF78A5" w14:textId="77777777" w:rsidTr="00372823">
        <w:tc>
          <w:tcPr>
            <w:tcW w:w="1803" w:type="dxa"/>
          </w:tcPr>
          <w:p w14:paraId="617F64DE" w14:textId="77777777" w:rsidR="004A7367" w:rsidRPr="004A7367" w:rsidRDefault="004A7367" w:rsidP="004A7367">
            <w:pPr>
              <w:pStyle w:val="ListParagraph"/>
              <w:numPr>
                <w:ilvl w:val="0"/>
                <w:numId w:val="63"/>
              </w:numPr>
              <w:bidi/>
              <w:jc w:val="center"/>
              <w:rPr>
                <w:rFonts w:cs="B Lotus"/>
                <w:rtl/>
              </w:rPr>
            </w:pPr>
          </w:p>
        </w:tc>
        <w:tc>
          <w:tcPr>
            <w:tcW w:w="1803" w:type="dxa"/>
          </w:tcPr>
          <w:p w14:paraId="0132D8B6" w14:textId="153B1852" w:rsidR="004A7367" w:rsidRPr="004A7367" w:rsidRDefault="004A7367" w:rsidP="004A7367">
            <w:pPr>
              <w:jc w:val="center"/>
              <w:rPr>
                <w:rFonts w:cs="B Lotus"/>
                <w:sz w:val="28"/>
                <w:szCs w:val="28"/>
                <w:rtl/>
              </w:rPr>
            </w:pPr>
            <w:r w:rsidRPr="004A7367">
              <w:rPr>
                <w:rFonts w:cs="B Lotus"/>
                <w:rtl/>
              </w:rPr>
              <w:t>1072</w:t>
            </w:r>
          </w:p>
        </w:tc>
        <w:tc>
          <w:tcPr>
            <w:tcW w:w="1803" w:type="dxa"/>
          </w:tcPr>
          <w:p w14:paraId="16B06934" w14:textId="1720C321" w:rsidR="004A7367" w:rsidRPr="004A7367" w:rsidRDefault="004A7367" w:rsidP="004A7367">
            <w:pPr>
              <w:jc w:val="center"/>
              <w:rPr>
                <w:rFonts w:cs="B Lotus"/>
                <w:sz w:val="28"/>
                <w:szCs w:val="28"/>
                <w:rtl/>
              </w:rPr>
            </w:pPr>
            <w:r w:rsidRPr="004A7367">
              <w:rPr>
                <w:rFonts w:cs="B Lotus" w:hint="cs"/>
                <w:rtl/>
              </w:rPr>
              <w:t>منظریه</w:t>
            </w:r>
          </w:p>
        </w:tc>
        <w:tc>
          <w:tcPr>
            <w:tcW w:w="1803" w:type="dxa"/>
          </w:tcPr>
          <w:p w14:paraId="08C0B461" w14:textId="5EEA8B73" w:rsidR="004A7367" w:rsidRPr="004A7367" w:rsidRDefault="004A7367" w:rsidP="004A7367">
            <w:pPr>
              <w:jc w:val="center"/>
              <w:rPr>
                <w:rFonts w:cs="B Lotus"/>
                <w:sz w:val="28"/>
                <w:szCs w:val="28"/>
                <w:rtl/>
              </w:rPr>
            </w:pPr>
            <w:r w:rsidRPr="004A7367">
              <w:rPr>
                <w:rFonts w:cs="B Lotus"/>
                <w:rtl/>
              </w:rPr>
              <w:t>4</w:t>
            </w:r>
          </w:p>
        </w:tc>
        <w:tc>
          <w:tcPr>
            <w:tcW w:w="1803" w:type="dxa"/>
          </w:tcPr>
          <w:p w14:paraId="63D4ACF7" w14:textId="66F49909"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8C7A361" w14:textId="77777777" w:rsidTr="00372823">
        <w:tc>
          <w:tcPr>
            <w:tcW w:w="1803" w:type="dxa"/>
          </w:tcPr>
          <w:p w14:paraId="0B899BED" w14:textId="77777777" w:rsidR="004A7367" w:rsidRPr="004A7367" w:rsidRDefault="004A7367" w:rsidP="004A7367">
            <w:pPr>
              <w:pStyle w:val="ListParagraph"/>
              <w:numPr>
                <w:ilvl w:val="0"/>
                <w:numId w:val="63"/>
              </w:numPr>
              <w:bidi/>
              <w:jc w:val="center"/>
              <w:rPr>
                <w:rFonts w:cs="B Lotus"/>
                <w:rtl/>
              </w:rPr>
            </w:pPr>
          </w:p>
        </w:tc>
        <w:tc>
          <w:tcPr>
            <w:tcW w:w="1803" w:type="dxa"/>
          </w:tcPr>
          <w:p w14:paraId="4CF42064" w14:textId="509FDB70" w:rsidR="004A7367" w:rsidRPr="004A7367" w:rsidRDefault="004A7367" w:rsidP="004A7367">
            <w:pPr>
              <w:jc w:val="center"/>
              <w:rPr>
                <w:rFonts w:cs="B Lotus"/>
                <w:sz w:val="28"/>
                <w:szCs w:val="28"/>
                <w:rtl/>
              </w:rPr>
            </w:pPr>
            <w:r w:rsidRPr="004A7367">
              <w:rPr>
                <w:rFonts w:cs="B Lotus"/>
                <w:rtl/>
              </w:rPr>
              <w:t>1073</w:t>
            </w:r>
          </w:p>
        </w:tc>
        <w:tc>
          <w:tcPr>
            <w:tcW w:w="1803" w:type="dxa"/>
          </w:tcPr>
          <w:p w14:paraId="4C8B7CFC" w14:textId="1FB24A7B" w:rsidR="004A7367" w:rsidRPr="004A7367" w:rsidRDefault="004A7367" w:rsidP="004A7367">
            <w:pPr>
              <w:jc w:val="center"/>
              <w:rPr>
                <w:rFonts w:cs="B Lotus"/>
                <w:sz w:val="28"/>
                <w:szCs w:val="28"/>
                <w:rtl/>
              </w:rPr>
            </w:pPr>
            <w:r w:rsidRPr="004A7367">
              <w:rPr>
                <w:rFonts w:cs="B Lotus" w:hint="cs"/>
                <w:rtl/>
              </w:rPr>
              <w:t>نوش</w:t>
            </w:r>
            <w:r w:rsidRPr="004A7367">
              <w:rPr>
                <w:rFonts w:cs="B Lotus"/>
                <w:rtl/>
              </w:rPr>
              <w:t xml:space="preserve"> </w:t>
            </w:r>
            <w:r w:rsidRPr="004A7367">
              <w:rPr>
                <w:rFonts w:cs="B Lotus" w:hint="cs"/>
                <w:rtl/>
              </w:rPr>
              <w:t>آباد</w:t>
            </w:r>
          </w:p>
        </w:tc>
        <w:tc>
          <w:tcPr>
            <w:tcW w:w="1803" w:type="dxa"/>
          </w:tcPr>
          <w:p w14:paraId="1E46B587" w14:textId="15E00EA7" w:rsidR="004A7367" w:rsidRPr="004A7367" w:rsidRDefault="004A7367" w:rsidP="004A7367">
            <w:pPr>
              <w:jc w:val="center"/>
              <w:rPr>
                <w:rFonts w:cs="B Lotus"/>
                <w:sz w:val="28"/>
                <w:szCs w:val="28"/>
                <w:rtl/>
              </w:rPr>
            </w:pPr>
            <w:r w:rsidRPr="004A7367">
              <w:rPr>
                <w:rFonts w:cs="B Lotus"/>
                <w:rtl/>
              </w:rPr>
              <w:t>4</w:t>
            </w:r>
          </w:p>
        </w:tc>
        <w:tc>
          <w:tcPr>
            <w:tcW w:w="1803" w:type="dxa"/>
          </w:tcPr>
          <w:p w14:paraId="19AEB7B0" w14:textId="4F9ED876"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F6B0E66" w14:textId="77777777" w:rsidTr="00372823">
        <w:tc>
          <w:tcPr>
            <w:tcW w:w="1803" w:type="dxa"/>
          </w:tcPr>
          <w:p w14:paraId="71C2EA9F" w14:textId="77777777" w:rsidR="004A7367" w:rsidRPr="004A7367" w:rsidRDefault="004A7367" w:rsidP="004A7367">
            <w:pPr>
              <w:pStyle w:val="ListParagraph"/>
              <w:numPr>
                <w:ilvl w:val="0"/>
                <w:numId w:val="63"/>
              </w:numPr>
              <w:bidi/>
              <w:jc w:val="center"/>
              <w:rPr>
                <w:rFonts w:cs="B Lotus"/>
                <w:rtl/>
              </w:rPr>
            </w:pPr>
          </w:p>
        </w:tc>
        <w:tc>
          <w:tcPr>
            <w:tcW w:w="1803" w:type="dxa"/>
          </w:tcPr>
          <w:p w14:paraId="1DD3B74D" w14:textId="1BE2FEC3" w:rsidR="004A7367" w:rsidRPr="004A7367" w:rsidRDefault="004A7367" w:rsidP="004A7367">
            <w:pPr>
              <w:jc w:val="center"/>
              <w:rPr>
                <w:rFonts w:cs="B Lotus"/>
                <w:sz w:val="28"/>
                <w:szCs w:val="28"/>
                <w:rtl/>
              </w:rPr>
            </w:pPr>
            <w:r w:rsidRPr="004A7367">
              <w:rPr>
                <w:rFonts w:cs="B Lotus"/>
                <w:rtl/>
              </w:rPr>
              <w:t>1074</w:t>
            </w:r>
          </w:p>
        </w:tc>
        <w:tc>
          <w:tcPr>
            <w:tcW w:w="1803" w:type="dxa"/>
          </w:tcPr>
          <w:p w14:paraId="5E2BD093" w14:textId="6E5434C9" w:rsidR="004A7367" w:rsidRPr="004A7367" w:rsidRDefault="004A7367" w:rsidP="004A7367">
            <w:pPr>
              <w:jc w:val="center"/>
              <w:rPr>
                <w:rFonts w:cs="B Lotus"/>
                <w:sz w:val="28"/>
                <w:szCs w:val="28"/>
                <w:rtl/>
              </w:rPr>
            </w:pPr>
            <w:r w:rsidRPr="004A7367">
              <w:rPr>
                <w:rFonts w:cs="B Lotus" w:hint="cs"/>
                <w:rtl/>
              </w:rPr>
              <w:t>نصر</w:t>
            </w:r>
            <w:r w:rsidRPr="004A7367">
              <w:rPr>
                <w:rFonts w:cs="B Lotus"/>
                <w:rtl/>
              </w:rPr>
              <w:t xml:space="preserve"> </w:t>
            </w:r>
            <w:r w:rsidRPr="004A7367">
              <w:rPr>
                <w:rFonts w:cs="B Lotus" w:hint="cs"/>
                <w:rtl/>
              </w:rPr>
              <w:t>آباد</w:t>
            </w:r>
          </w:p>
        </w:tc>
        <w:tc>
          <w:tcPr>
            <w:tcW w:w="1803" w:type="dxa"/>
          </w:tcPr>
          <w:p w14:paraId="51ED7BCE" w14:textId="2F79FAD5" w:rsidR="004A7367" w:rsidRPr="004A7367" w:rsidRDefault="004A7367" w:rsidP="004A7367">
            <w:pPr>
              <w:jc w:val="center"/>
              <w:rPr>
                <w:rFonts w:cs="B Lotus"/>
                <w:sz w:val="28"/>
                <w:szCs w:val="28"/>
                <w:rtl/>
              </w:rPr>
            </w:pPr>
            <w:r w:rsidRPr="004A7367">
              <w:rPr>
                <w:rFonts w:cs="B Lotus"/>
                <w:rtl/>
              </w:rPr>
              <w:t>4</w:t>
            </w:r>
          </w:p>
        </w:tc>
        <w:tc>
          <w:tcPr>
            <w:tcW w:w="1803" w:type="dxa"/>
          </w:tcPr>
          <w:p w14:paraId="1EB376F6" w14:textId="759881EF"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4850EFC" w14:textId="77777777" w:rsidTr="00372823">
        <w:tc>
          <w:tcPr>
            <w:tcW w:w="1803" w:type="dxa"/>
          </w:tcPr>
          <w:p w14:paraId="39FBA128" w14:textId="77777777" w:rsidR="004A7367" w:rsidRPr="004A7367" w:rsidRDefault="004A7367" w:rsidP="004A7367">
            <w:pPr>
              <w:pStyle w:val="ListParagraph"/>
              <w:numPr>
                <w:ilvl w:val="0"/>
                <w:numId w:val="63"/>
              </w:numPr>
              <w:bidi/>
              <w:jc w:val="center"/>
              <w:rPr>
                <w:rFonts w:cs="B Lotus"/>
                <w:rtl/>
              </w:rPr>
            </w:pPr>
          </w:p>
        </w:tc>
        <w:tc>
          <w:tcPr>
            <w:tcW w:w="1803" w:type="dxa"/>
          </w:tcPr>
          <w:p w14:paraId="49145358" w14:textId="76BDB5BE" w:rsidR="004A7367" w:rsidRPr="004A7367" w:rsidRDefault="004A7367" w:rsidP="004A7367">
            <w:pPr>
              <w:jc w:val="center"/>
              <w:rPr>
                <w:rFonts w:cs="B Lotus"/>
                <w:sz w:val="28"/>
                <w:szCs w:val="28"/>
                <w:rtl/>
              </w:rPr>
            </w:pPr>
            <w:r w:rsidRPr="004A7367">
              <w:rPr>
                <w:rFonts w:cs="B Lotus"/>
                <w:rtl/>
              </w:rPr>
              <w:t>1075</w:t>
            </w:r>
          </w:p>
        </w:tc>
        <w:tc>
          <w:tcPr>
            <w:tcW w:w="1803" w:type="dxa"/>
          </w:tcPr>
          <w:p w14:paraId="2BCE2D36" w14:textId="66F2270B" w:rsidR="004A7367" w:rsidRPr="004A7367" w:rsidRDefault="004A7367" w:rsidP="004A7367">
            <w:pPr>
              <w:jc w:val="center"/>
              <w:rPr>
                <w:rFonts w:cs="B Lotus"/>
                <w:sz w:val="28"/>
                <w:szCs w:val="28"/>
                <w:rtl/>
              </w:rPr>
            </w:pPr>
            <w:r w:rsidRPr="004A7367">
              <w:rPr>
                <w:rFonts w:cs="B Lotus" w:hint="cs"/>
                <w:rtl/>
              </w:rPr>
              <w:t>جوزدان</w:t>
            </w:r>
          </w:p>
        </w:tc>
        <w:tc>
          <w:tcPr>
            <w:tcW w:w="1803" w:type="dxa"/>
          </w:tcPr>
          <w:p w14:paraId="1FA94D15" w14:textId="72D0B5EC" w:rsidR="004A7367" w:rsidRPr="004A7367" w:rsidRDefault="004A7367" w:rsidP="004A7367">
            <w:pPr>
              <w:jc w:val="center"/>
              <w:rPr>
                <w:rFonts w:cs="B Lotus"/>
                <w:sz w:val="28"/>
                <w:szCs w:val="28"/>
                <w:rtl/>
              </w:rPr>
            </w:pPr>
            <w:r w:rsidRPr="004A7367">
              <w:rPr>
                <w:rFonts w:cs="B Lotus"/>
                <w:rtl/>
              </w:rPr>
              <w:t>4</w:t>
            </w:r>
          </w:p>
        </w:tc>
        <w:tc>
          <w:tcPr>
            <w:tcW w:w="1803" w:type="dxa"/>
          </w:tcPr>
          <w:p w14:paraId="3CFED7A6" w14:textId="4BE01246"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A1D6CB9" w14:textId="77777777" w:rsidTr="00372823">
        <w:tc>
          <w:tcPr>
            <w:tcW w:w="1803" w:type="dxa"/>
          </w:tcPr>
          <w:p w14:paraId="26416867" w14:textId="77777777" w:rsidR="004A7367" w:rsidRPr="004A7367" w:rsidRDefault="004A7367" w:rsidP="004A7367">
            <w:pPr>
              <w:pStyle w:val="ListParagraph"/>
              <w:numPr>
                <w:ilvl w:val="0"/>
                <w:numId w:val="63"/>
              </w:numPr>
              <w:bidi/>
              <w:jc w:val="center"/>
              <w:rPr>
                <w:rFonts w:cs="B Lotus"/>
                <w:rtl/>
              </w:rPr>
            </w:pPr>
          </w:p>
        </w:tc>
        <w:tc>
          <w:tcPr>
            <w:tcW w:w="1803" w:type="dxa"/>
          </w:tcPr>
          <w:p w14:paraId="7F9C9D21" w14:textId="6E29E4DD" w:rsidR="004A7367" w:rsidRPr="004A7367" w:rsidRDefault="004A7367" w:rsidP="004A7367">
            <w:pPr>
              <w:jc w:val="center"/>
              <w:rPr>
                <w:rFonts w:cs="B Lotus"/>
                <w:sz w:val="28"/>
                <w:szCs w:val="28"/>
                <w:rtl/>
              </w:rPr>
            </w:pPr>
            <w:r w:rsidRPr="004A7367">
              <w:rPr>
                <w:rFonts w:cs="B Lotus"/>
                <w:rtl/>
              </w:rPr>
              <w:t>1076</w:t>
            </w:r>
          </w:p>
        </w:tc>
        <w:tc>
          <w:tcPr>
            <w:tcW w:w="1803" w:type="dxa"/>
          </w:tcPr>
          <w:p w14:paraId="3644F50C" w14:textId="583DDF88" w:rsidR="004A7367" w:rsidRPr="004A7367" w:rsidRDefault="004A7367" w:rsidP="004A7367">
            <w:pPr>
              <w:jc w:val="center"/>
              <w:rPr>
                <w:rFonts w:cs="B Lotus"/>
                <w:sz w:val="28"/>
                <w:szCs w:val="28"/>
                <w:rtl/>
              </w:rPr>
            </w:pPr>
            <w:r w:rsidRPr="004A7367">
              <w:rPr>
                <w:rFonts w:cs="B Lotus" w:hint="cs"/>
                <w:rtl/>
              </w:rPr>
              <w:t>قهجاورستان</w:t>
            </w:r>
          </w:p>
        </w:tc>
        <w:tc>
          <w:tcPr>
            <w:tcW w:w="1803" w:type="dxa"/>
          </w:tcPr>
          <w:p w14:paraId="0E79A328" w14:textId="58B537F3" w:rsidR="004A7367" w:rsidRPr="004A7367" w:rsidRDefault="004A7367" w:rsidP="004A7367">
            <w:pPr>
              <w:jc w:val="center"/>
              <w:rPr>
                <w:rFonts w:cs="B Lotus"/>
                <w:sz w:val="28"/>
                <w:szCs w:val="28"/>
                <w:rtl/>
              </w:rPr>
            </w:pPr>
            <w:r w:rsidRPr="004A7367">
              <w:rPr>
                <w:rFonts w:cs="B Lotus"/>
                <w:rtl/>
              </w:rPr>
              <w:t>4</w:t>
            </w:r>
          </w:p>
        </w:tc>
        <w:tc>
          <w:tcPr>
            <w:tcW w:w="1803" w:type="dxa"/>
          </w:tcPr>
          <w:p w14:paraId="6B74E82E" w14:textId="3B30536C"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E5A21F8" w14:textId="77777777" w:rsidTr="00372823">
        <w:tc>
          <w:tcPr>
            <w:tcW w:w="1803" w:type="dxa"/>
          </w:tcPr>
          <w:p w14:paraId="11F706EB" w14:textId="77777777" w:rsidR="004A7367" w:rsidRPr="004A7367" w:rsidRDefault="004A7367" w:rsidP="004A7367">
            <w:pPr>
              <w:pStyle w:val="ListParagraph"/>
              <w:numPr>
                <w:ilvl w:val="0"/>
                <w:numId w:val="63"/>
              </w:numPr>
              <w:bidi/>
              <w:jc w:val="center"/>
              <w:rPr>
                <w:rFonts w:cs="B Lotus"/>
                <w:rtl/>
              </w:rPr>
            </w:pPr>
          </w:p>
        </w:tc>
        <w:tc>
          <w:tcPr>
            <w:tcW w:w="1803" w:type="dxa"/>
          </w:tcPr>
          <w:p w14:paraId="45E0C65B" w14:textId="47FD3086" w:rsidR="004A7367" w:rsidRPr="004A7367" w:rsidRDefault="004A7367" w:rsidP="004A7367">
            <w:pPr>
              <w:jc w:val="center"/>
              <w:rPr>
                <w:rFonts w:cs="B Lotus"/>
                <w:sz w:val="28"/>
                <w:szCs w:val="28"/>
                <w:rtl/>
              </w:rPr>
            </w:pPr>
            <w:r w:rsidRPr="004A7367">
              <w:rPr>
                <w:rFonts w:cs="B Lotus"/>
                <w:rtl/>
              </w:rPr>
              <w:t>1077</w:t>
            </w:r>
          </w:p>
        </w:tc>
        <w:tc>
          <w:tcPr>
            <w:tcW w:w="1803" w:type="dxa"/>
          </w:tcPr>
          <w:p w14:paraId="5B266008" w14:textId="573B59CC" w:rsidR="004A7367" w:rsidRPr="004A7367" w:rsidRDefault="004A7367" w:rsidP="004A7367">
            <w:pPr>
              <w:jc w:val="center"/>
              <w:rPr>
                <w:rFonts w:cs="B Lotus"/>
                <w:sz w:val="28"/>
                <w:szCs w:val="28"/>
                <w:rtl/>
              </w:rPr>
            </w:pPr>
            <w:r w:rsidRPr="004A7367">
              <w:rPr>
                <w:rFonts w:cs="B Lotus" w:hint="cs"/>
                <w:rtl/>
              </w:rPr>
              <w:t>ایمان</w:t>
            </w:r>
            <w:r w:rsidRPr="004A7367">
              <w:rPr>
                <w:rFonts w:cs="B Lotus"/>
                <w:rtl/>
              </w:rPr>
              <w:t xml:space="preserve"> </w:t>
            </w:r>
            <w:r w:rsidRPr="004A7367">
              <w:rPr>
                <w:rFonts w:cs="B Lotus" w:hint="cs"/>
                <w:rtl/>
              </w:rPr>
              <w:t>شهر</w:t>
            </w:r>
          </w:p>
        </w:tc>
        <w:tc>
          <w:tcPr>
            <w:tcW w:w="1803" w:type="dxa"/>
          </w:tcPr>
          <w:p w14:paraId="6A3EFDFA" w14:textId="1AF0CE23" w:rsidR="004A7367" w:rsidRPr="004A7367" w:rsidRDefault="004A7367" w:rsidP="004A7367">
            <w:pPr>
              <w:jc w:val="center"/>
              <w:rPr>
                <w:rFonts w:cs="B Lotus"/>
                <w:sz w:val="28"/>
                <w:szCs w:val="28"/>
                <w:rtl/>
              </w:rPr>
            </w:pPr>
            <w:r w:rsidRPr="004A7367">
              <w:rPr>
                <w:rFonts w:cs="B Lotus"/>
                <w:rtl/>
              </w:rPr>
              <w:t>4</w:t>
            </w:r>
          </w:p>
        </w:tc>
        <w:tc>
          <w:tcPr>
            <w:tcW w:w="1803" w:type="dxa"/>
          </w:tcPr>
          <w:p w14:paraId="0DA24F51" w14:textId="2320E531"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3CBE797" w14:textId="77777777" w:rsidTr="00372823">
        <w:tc>
          <w:tcPr>
            <w:tcW w:w="1803" w:type="dxa"/>
          </w:tcPr>
          <w:p w14:paraId="0FC3CB34" w14:textId="77777777" w:rsidR="004A7367" w:rsidRPr="004A7367" w:rsidRDefault="004A7367" w:rsidP="004A7367">
            <w:pPr>
              <w:pStyle w:val="ListParagraph"/>
              <w:numPr>
                <w:ilvl w:val="0"/>
                <w:numId w:val="63"/>
              </w:numPr>
              <w:bidi/>
              <w:jc w:val="center"/>
              <w:rPr>
                <w:rFonts w:cs="B Lotus"/>
                <w:rtl/>
              </w:rPr>
            </w:pPr>
          </w:p>
        </w:tc>
        <w:tc>
          <w:tcPr>
            <w:tcW w:w="1803" w:type="dxa"/>
          </w:tcPr>
          <w:p w14:paraId="02D5EE81" w14:textId="40053F6D" w:rsidR="004A7367" w:rsidRPr="004A7367" w:rsidRDefault="004A7367" w:rsidP="004A7367">
            <w:pPr>
              <w:jc w:val="center"/>
              <w:rPr>
                <w:rFonts w:cs="B Lotus"/>
                <w:sz w:val="28"/>
                <w:szCs w:val="28"/>
                <w:rtl/>
              </w:rPr>
            </w:pPr>
            <w:r w:rsidRPr="004A7367">
              <w:rPr>
                <w:rFonts w:cs="B Lotus"/>
                <w:rtl/>
              </w:rPr>
              <w:t>1078</w:t>
            </w:r>
          </w:p>
        </w:tc>
        <w:tc>
          <w:tcPr>
            <w:tcW w:w="1803" w:type="dxa"/>
          </w:tcPr>
          <w:p w14:paraId="642B824F" w14:textId="245EFC09" w:rsidR="004A7367" w:rsidRPr="004A7367" w:rsidRDefault="004A7367" w:rsidP="004A7367">
            <w:pPr>
              <w:jc w:val="center"/>
              <w:rPr>
                <w:rFonts w:cs="B Lotus"/>
                <w:sz w:val="28"/>
                <w:szCs w:val="28"/>
                <w:rtl/>
              </w:rPr>
            </w:pPr>
            <w:r w:rsidRPr="004A7367">
              <w:rPr>
                <w:rFonts w:cs="B Lotus" w:hint="cs"/>
                <w:rtl/>
              </w:rPr>
              <w:t>بهاران</w:t>
            </w:r>
          </w:p>
        </w:tc>
        <w:tc>
          <w:tcPr>
            <w:tcW w:w="1803" w:type="dxa"/>
          </w:tcPr>
          <w:p w14:paraId="7432FA6C" w14:textId="6AF7AB07" w:rsidR="004A7367" w:rsidRPr="004A7367" w:rsidRDefault="004A7367" w:rsidP="004A7367">
            <w:pPr>
              <w:jc w:val="center"/>
              <w:rPr>
                <w:rFonts w:cs="B Lotus"/>
                <w:sz w:val="28"/>
                <w:szCs w:val="28"/>
                <w:rtl/>
              </w:rPr>
            </w:pPr>
            <w:r w:rsidRPr="004A7367">
              <w:rPr>
                <w:rFonts w:cs="B Lotus"/>
                <w:rtl/>
              </w:rPr>
              <w:t>4</w:t>
            </w:r>
          </w:p>
        </w:tc>
        <w:tc>
          <w:tcPr>
            <w:tcW w:w="1803" w:type="dxa"/>
          </w:tcPr>
          <w:p w14:paraId="62BDFD64" w14:textId="3A690981"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0275FB5" w14:textId="77777777" w:rsidTr="00372823">
        <w:tc>
          <w:tcPr>
            <w:tcW w:w="1803" w:type="dxa"/>
          </w:tcPr>
          <w:p w14:paraId="5CE8C731" w14:textId="77777777" w:rsidR="004A7367" w:rsidRPr="004A7367" w:rsidRDefault="004A7367" w:rsidP="004A7367">
            <w:pPr>
              <w:pStyle w:val="ListParagraph"/>
              <w:numPr>
                <w:ilvl w:val="0"/>
                <w:numId w:val="63"/>
              </w:numPr>
              <w:bidi/>
              <w:jc w:val="center"/>
              <w:rPr>
                <w:rFonts w:cs="B Lotus"/>
                <w:rtl/>
              </w:rPr>
            </w:pPr>
          </w:p>
        </w:tc>
        <w:tc>
          <w:tcPr>
            <w:tcW w:w="1803" w:type="dxa"/>
          </w:tcPr>
          <w:p w14:paraId="608041BA" w14:textId="6A9E6B4F" w:rsidR="004A7367" w:rsidRPr="004A7367" w:rsidRDefault="004A7367" w:rsidP="004A7367">
            <w:pPr>
              <w:jc w:val="center"/>
              <w:rPr>
                <w:rFonts w:cs="B Lotus"/>
                <w:sz w:val="28"/>
                <w:szCs w:val="28"/>
                <w:rtl/>
              </w:rPr>
            </w:pPr>
            <w:r w:rsidRPr="004A7367">
              <w:rPr>
                <w:rFonts w:cs="B Lotus"/>
                <w:rtl/>
              </w:rPr>
              <w:t>1079</w:t>
            </w:r>
          </w:p>
        </w:tc>
        <w:tc>
          <w:tcPr>
            <w:tcW w:w="1803" w:type="dxa"/>
          </w:tcPr>
          <w:p w14:paraId="33666D6A" w14:textId="5A87A08C" w:rsidR="004A7367" w:rsidRPr="004A7367" w:rsidRDefault="004A7367" w:rsidP="004A7367">
            <w:pPr>
              <w:jc w:val="center"/>
              <w:rPr>
                <w:rFonts w:cs="B Lotus"/>
                <w:sz w:val="28"/>
                <w:szCs w:val="28"/>
                <w:rtl/>
              </w:rPr>
            </w:pPr>
            <w:r w:rsidRPr="004A7367">
              <w:rPr>
                <w:rFonts w:cs="B Lotus" w:hint="cs"/>
                <w:rtl/>
              </w:rPr>
              <w:t>برزک</w:t>
            </w:r>
          </w:p>
        </w:tc>
        <w:tc>
          <w:tcPr>
            <w:tcW w:w="1803" w:type="dxa"/>
          </w:tcPr>
          <w:p w14:paraId="7B80441C" w14:textId="2026F573" w:rsidR="004A7367" w:rsidRPr="004A7367" w:rsidRDefault="004A7367" w:rsidP="004A7367">
            <w:pPr>
              <w:jc w:val="center"/>
              <w:rPr>
                <w:rFonts w:cs="B Lotus"/>
                <w:sz w:val="28"/>
                <w:szCs w:val="28"/>
                <w:rtl/>
              </w:rPr>
            </w:pPr>
            <w:r w:rsidRPr="004A7367">
              <w:rPr>
                <w:rFonts w:cs="B Lotus"/>
                <w:rtl/>
              </w:rPr>
              <w:t>4</w:t>
            </w:r>
          </w:p>
        </w:tc>
        <w:tc>
          <w:tcPr>
            <w:tcW w:w="1803" w:type="dxa"/>
          </w:tcPr>
          <w:p w14:paraId="02C1E6C1" w14:textId="11A30769"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48333FF0" w14:textId="77777777" w:rsidTr="00372823">
        <w:tc>
          <w:tcPr>
            <w:tcW w:w="1803" w:type="dxa"/>
          </w:tcPr>
          <w:p w14:paraId="3ABAAB5C" w14:textId="77777777" w:rsidR="004A7367" w:rsidRPr="004A7367" w:rsidRDefault="004A7367" w:rsidP="004A7367">
            <w:pPr>
              <w:pStyle w:val="ListParagraph"/>
              <w:numPr>
                <w:ilvl w:val="0"/>
                <w:numId w:val="63"/>
              </w:numPr>
              <w:bidi/>
              <w:jc w:val="center"/>
              <w:rPr>
                <w:rFonts w:cs="B Lotus"/>
                <w:rtl/>
              </w:rPr>
            </w:pPr>
          </w:p>
        </w:tc>
        <w:tc>
          <w:tcPr>
            <w:tcW w:w="1803" w:type="dxa"/>
          </w:tcPr>
          <w:p w14:paraId="518F637E" w14:textId="365FF753" w:rsidR="004A7367" w:rsidRPr="004A7367" w:rsidRDefault="004A7367" w:rsidP="004A7367">
            <w:pPr>
              <w:jc w:val="center"/>
              <w:rPr>
                <w:rFonts w:cs="B Lotus"/>
                <w:sz w:val="28"/>
                <w:szCs w:val="28"/>
                <w:rtl/>
              </w:rPr>
            </w:pPr>
            <w:r w:rsidRPr="004A7367">
              <w:rPr>
                <w:rFonts w:cs="B Lotus"/>
                <w:rtl/>
              </w:rPr>
              <w:t>1080</w:t>
            </w:r>
          </w:p>
        </w:tc>
        <w:tc>
          <w:tcPr>
            <w:tcW w:w="1803" w:type="dxa"/>
          </w:tcPr>
          <w:p w14:paraId="04E8B038" w14:textId="1A9FFD20" w:rsidR="004A7367" w:rsidRPr="004A7367" w:rsidRDefault="004A7367" w:rsidP="004A7367">
            <w:pPr>
              <w:jc w:val="center"/>
              <w:rPr>
                <w:rFonts w:cs="B Lotus"/>
                <w:sz w:val="28"/>
                <w:szCs w:val="28"/>
                <w:rtl/>
              </w:rPr>
            </w:pPr>
            <w:r w:rsidRPr="004A7367">
              <w:rPr>
                <w:rFonts w:cs="B Lotus" w:hint="cs"/>
                <w:rtl/>
              </w:rPr>
              <w:t>برف</w:t>
            </w:r>
            <w:r w:rsidRPr="004A7367">
              <w:rPr>
                <w:rFonts w:cs="B Lotus"/>
                <w:rtl/>
              </w:rPr>
              <w:t xml:space="preserve"> </w:t>
            </w:r>
            <w:r w:rsidRPr="004A7367">
              <w:rPr>
                <w:rFonts w:cs="B Lotus" w:hint="cs"/>
                <w:rtl/>
              </w:rPr>
              <w:t>انبار</w:t>
            </w:r>
          </w:p>
        </w:tc>
        <w:tc>
          <w:tcPr>
            <w:tcW w:w="1803" w:type="dxa"/>
          </w:tcPr>
          <w:p w14:paraId="6DBD06D8" w14:textId="06BE8387" w:rsidR="004A7367" w:rsidRPr="004A7367" w:rsidRDefault="004A7367" w:rsidP="004A7367">
            <w:pPr>
              <w:jc w:val="center"/>
              <w:rPr>
                <w:rFonts w:cs="B Lotus"/>
                <w:sz w:val="28"/>
                <w:szCs w:val="28"/>
                <w:rtl/>
              </w:rPr>
            </w:pPr>
            <w:r w:rsidRPr="004A7367">
              <w:rPr>
                <w:rFonts w:cs="B Lotus"/>
                <w:rtl/>
              </w:rPr>
              <w:t>4</w:t>
            </w:r>
          </w:p>
        </w:tc>
        <w:tc>
          <w:tcPr>
            <w:tcW w:w="1803" w:type="dxa"/>
          </w:tcPr>
          <w:p w14:paraId="07BC76A5" w14:textId="55C88FC8"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7514C15C" w14:textId="77777777" w:rsidTr="00372823">
        <w:tc>
          <w:tcPr>
            <w:tcW w:w="1803" w:type="dxa"/>
          </w:tcPr>
          <w:p w14:paraId="66F99636" w14:textId="77777777" w:rsidR="004A7367" w:rsidRPr="004A7367" w:rsidRDefault="004A7367" w:rsidP="004A7367">
            <w:pPr>
              <w:pStyle w:val="ListParagraph"/>
              <w:numPr>
                <w:ilvl w:val="0"/>
                <w:numId w:val="63"/>
              </w:numPr>
              <w:bidi/>
              <w:jc w:val="center"/>
              <w:rPr>
                <w:rFonts w:cs="B Lotus"/>
                <w:rtl/>
              </w:rPr>
            </w:pPr>
          </w:p>
        </w:tc>
        <w:tc>
          <w:tcPr>
            <w:tcW w:w="1803" w:type="dxa"/>
          </w:tcPr>
          <w:p w14:paraId="7128A93C" w14:textId="0A40DF46" w:rsidR="004A7367" w:rsidRPr="004A7367" w:rsidRDefault="004A7367" w:rsidP="004A7367">
            <w:pPr>
              <w:jc w:val="center"/>
              <w:rPr>
                <w:rFonts w:cs="B Lotus"/>
                <w:sz w:val="28"/>
                <w:szCs w:val="28"/>
                <w:rtl/>
              </w:rPr>
            </w:pPr>
            <w:r w:rsidRPr="004A7367">
              <w:rPr>
                <w:rFonts w:cs="B Lotus"/>
                <w:rtl/>
              </w:rPr>
              <w:t>1081</w:t>
            </w:r>
          </w:p>
        </w:tc>
        <w:tc>
          <w:tcPr>
            <w:tcW w:w="1803" w:type="dxa"/>
          </w:tcPr>
          <w:p w14:paraId="3FF154D7" w14:textId="75C23E51" w:rsidR="004A7367" w:rsidRPr="004A7367" w:rsidRDefault="004A7367" w:rsidP="004A7367">
            <w:pPr>
              <w:jc w:val="center"/>
              <w:rPr>
                <w:rFonts w:cs="B Lotus"/>
                <w:sz w:val="28"/>
                <w:szCs w:val="28"/>
                <w:rtl/>
              </w:rPr>
            </w:pPr>
            <w:r w:rsidRPr="004A7367">
              <w:rPr>
                <w:rFonts w:cs="B Lotus" w:hint="cs"/>
                <w:rtl/>
              </w:rPr>
              <w:t>تودشک</w:t>
            </w:r>
          </w:p>
        </w:tc>
        <w:tc>
          <w:tcPr>
            <w:tcW w:w="1803" w:type="dxa"/>
          </w:tcPr>
          <w:p w14:paraId="28508144" w14:textId="37DDAAFA" w:rsidR="004A7367" w:rsidRPr="004A7367" w:rsidRDefault="004A7367" w:rsidP="004A7367">
            <w:pPr>
              <w:jc w:val="center"/>
              <w:rPr>
                <w:rFonts w:cs="B Lotus"/>
                <w:sz w:val="28"/>
                <w:szCs w:val="28"/>
                <w:rtl/>
              </w:rPr>
            </w:pPr>
            <w:r w:rsidRPr="004A7367">
              <w:rPr>
                <w:rFonts w:cs="B Lotus"/>
                <w:rtl/>
              </w:rPr>
              <w:t>4</w:t>
            </w:r>
          </w:p>
        </w:tc>
        <w:tc>
          <w:tcPr>
            <w:tcW w:w="1803" w:type="dxa"/>
          </w:tcPr>
          <w:p w14:paraId="337BDA48" w14:textId="4DF514E8"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D0D9FFE" w14:textId="77777777" w:rsidTr="00372823">
        <w:tc>
          <w:tcPr>
            <w:tcW w:w="1803" w:type="dxa"/>
          </w:tcPr>
          <w:p w14:paraId="19705C6C" w14:textId="77777777" w:rsidR="004A7367" w:rsidRPr="004A7367" w:rsidRDefault="004A7367" w:rsidP="004A7367">
            <w:pPr>
              <w:pStyle w:val="ListParagraph"/>
              <w:numPr>
                <w:ilvl w:val="0"/>
                <w:numId w:val="63"/>
              </w:numPr>
              <w:bidi/>
              <w:jc w:val="center"/>
              <w:rPr>
                <w:rFonts w:cs="B Lotus"/>
                <w:rtl/>
              </w:rPr>
            </w:pPr>
          </w:p>
        </w:tc>
        <w:tc>
          <w:tcPr>
            <w:tcW w:w="1803" w:type="dxa"/>
          </w:tcPr>
          <w:p w14:paraId="384AE56D" w14:textId="4E2FEB30" w:rsidR="004A7367" w:rsidRPr="004A7367" w:rsidRDefault="004A7367" w:rsidP="004A7367">
            <w:pPr>
              <w:jc w:val="center"/>
              <w:rPr>
                <w:rFonts w:cs="B Lotus"/>
                <w:sz w:val="28"/>
                <w:szCs w:val="28"/>
                <w:rtl/>
              </w:rPr>
            </w:pPr>
            <w:r w:rsidRPr="004A7367">
              <w:rPr>
                <w:rFonts w:cs="B Lotus"/>
                <w:rtl/>
              </w:rPr>
              <w:t>1082</w:t>
            </w:r>
          </w:p>
        </w:tc>
        <w:tc>
          <w:tcPr>
            <w:tcW w:w="1803" w:type="dxa"/>
          </w:tcPr>
          <w:p w14:paraId="2C505BF1" w14:textId="1F5E614A" w:rsidR="004A7367" w:rsidRPr="004A7367" w:rsidRDefault="004A7367" w:rsidP="004A7367">
            <w:pPr>
              <w:jc w:val="center"/>
              <w:rPr>
                <w:rFonts w:cs="B Lotus"/>
                <w:sz w:val="28"/>
                <w:szCs w:val="28"/>
                <w:rtl/>
              </w:rPr>
            </w:pPr>
            <w:r w:rsidRPr="004A7367">
              <w:rPr>
                <w:rFonts w:cs="B Lotus" w:hint="cs"/>
                <w:rtl/>
              </w:rPr>
              <w:t>جوشقان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کامو</w:t>
            </w:r>
          </w:p>
        </w:tc>
        <w:tc>
          <w:tcPr>
            <w:tcW w:w="1803" w:type="dxa"/>
          </w:tcPr>
          <w:p w14:paraId="21E4021F" w14:textId="02C706FD" w:rsidR="004A7367" w:rsidRPr="004A7367" w:rsidRDefault="004A7367" w:rsidP="004A7367">
            <w:pPr>
              <w:jc w:val="center"/>
              <w:rPr>
                <w:rFonts w:cs="B Lotus"/>
                <w:sz w:val="28"/>
                <w:szCs w:val="28"/>
                <w:rtl/>
              </w:rPr>
            </w:pPr>
            <w:r w:rsidRPr="004A7367">
              <w:rPr>
                <w:rFonts w:cs="B Lotus"/>
                <w:rtl/>
              </w:rPr>
              <w:t>4</w:t>
            </w:r>
          </w:p>
        </w:tc>
        <w:tc>
          <w:tcPr>
            <w:tcW w:w="1803" w:type="dxa"/>
          </w:tcPr>
          <w:p w14:paraId="4332235F" w14:textId="2863C6BE"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469B2FB8" w14:textId="77777777" w:rsidTr="00372823">
        <w:tc>
          <w:tcPr>
            <w:tcW w:w="1803" w:type="dxa"/>
          </w:tcPr>
          <w:p w14:paraId="5227ED54" w14:textId="77777777" w:rsidR="004A7367" w:rsidRPr="004A7367" w:rsidRDefault="004A7367" w:rsidP="004A7367">
            <w:pPr>
              <w:pStyle w:val="ListParagraph"/>
              <w:numPr>
                <w:ilvl w:val="0"/>
                <w:numId w:val="63"/>
              </w:numPr>
              <w:bidi/>
              <w:jc w:val="center"/>
              <w:rPr>
                <w:rFonts w:cs="B Lotus"/>
                <w:rtl/>
              </w:rPr>
            </w:pPr>
          </w:p>
        </w:tc>
        <w:tc>
          <w:tcPr>
            <w:tcW w:w="1803" w:type="dxa"/>
          </w:tcPr>
          <w:p w14:paraId="6EBFCE61" w14:textId="16CC2EA9" w:rsidR="004A7367" w:rsidRPr="004A7367" w:rsidRDefault="004A7367" w:rsidP="004A7367">
            <w:pPr>
              <w:jc w:val="center"/>
              <w:rPr>
                <w:rFonts w:cs="B Lotus"/>
                <w:sz w:val="28"/>
                <w:szCs w:val="28"/>
                <w:rtl/>
              </w:rPr>
            </w:pPr>
            <w:r w:rsidRPr="004A7367">
              <w:rPr>
                <w:rFonts w:cs="B Lotus"/>
                <w:rtl/>
              </w:rPr>
              <w:t>1083</w:t>
            </w:r>
          </w:p>
        </w:tc>
        <w:tc>
          <w:tcPr>
            <w:tcW w:w="1803" w:type="dxa"/>
          </w:tcPr>
          <w:p w14:paraId="4F5D49C9" w14:textId="3226C663" w:rsidR="004A7367" w:rsidRPr="004A7367" w:rsidRDefault="004A7367" w:rsidP="004A7367">
            <w:pPr>
              <w:jc w:val="center"/>
              <w:rPr>
                <w:rFonts w:cs="B Lotus"/>
                <w:sz w:val="28"/>
                <w:szCs w:val="28"/>
                <w:rtl/>
              </w:rPr>
            </w:pPr>
            <w:r w:rsidRPr="004A7367">
              <w:rPr>
                <w:rFonts w:cs="B Lotus" w:hint="cs"/>
                <w:rtl/>
              </w:rPr>
              <w:t>خالدآباد</w:t>
            </w:r>
          </w:p>
        </w:tc>
        <w:tc>
          <w:tcPr>
            <w:tcW w:w="1803" w:type="dxa"/>
          </w:tcPr>
          <w:p w14:paraId="48E4893F" w14:textId="14959843" w:rsidR="004A7367" w:rsidRPr="004A7367" w:rsidRDefault="004A7367" w:rsidP="004A7367">
            <w:pPr>
              <w:jc w:val="center"/>
              <w:rPr>
                <w:rFonts w:cs="B Lotus"/>
                <w:sz w:val="28"/>
                <w:szCs w:val="28"/>
                <w:rtl/>
              </w:rPr>
            </w:pPr>
            <w:r w:rsidRPr="004A7367">
              <w:rPr>
                <w:rFonts w:cs="B Lotus"/>
                <w:rtl/>
              </w:rPr>
              <w:t>4</w:t>
            </w:r>
          </w:p>
        </w:tc>
        <w:tc>
          <w:tcPr>
            <w:tcW w:w="1803" w:type="dxa"/>
          </w:tcPr>
          <w:p w14:paraId="02721EF1" w14:textId="49FF0314"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F68508C" w14:textId="77777777" w:rsidTr="00372823">
        <w:tc>
          <w:tcPr>
            <w:tcW w:w="1803" w:type="dxa"/>
          </w:tcPr>
          <w:p w14:paraId="086F980E" w14:textId="77777777" w:rsidR="004A7367" w:rsidRPr="004A7367" w:rsidRDefault="004A7367" w:rsidP="004A7367">
            <w:pPr>
              <w:pStyle w:val="ListParagraph"/>
              <w:numPr>
                <w:ilvl w:val="0"/>
                <w:numId w:val="63"/>
              </w:numPr>
              <w:bidi/>
              <w:jc w:val="center"/>
              <w:rPr>
                <w:rFonts w:cs="B Lotus"/>
                <w:rtl/>
              </w:rPr>
            </w:pPr>
          </w:p>
        </w:tc>
        <w:tc>
          <w:tcPr>
            <w:tcW w:w="1803" w:type="dxa"/>
          </w:tcPr>
          <w:p w14:paraId="4A828A79" w14:textId="5725EDB5" w:rsidR="004A7367" w:rsidRPr="004A7367" w:rsidRDefault="004A7367" w:rsidP="004A7367">
            <w:pPr>
              <w:jc w:val="center"/>
              <w:rPr>
                <w:rFonts w:cs="B Lotus"/>
                <w:sz w:val="28"/>
                <w:szCs w:val="28"/>
                <w:rtl/>
              </w:rPr>
            </w:pPr>
            <w:r w:rsidRPr="004A7367">
              <w:rPr>
                <w:rFonts w:cs="B Lotus"/>
                <w:rtl/>
              </w:rPr>
              <w:t>1085</w:t>
            </w:r>
          </w:p>
        </w:tc>
        <w:tc>
          <w:tcPr>
            <w:tcW w:w="1803" w:type="dxa"/>
          </w:tcPr>
          <w:p w14:paraId="0D071BA0" w14:textId="651D119E" w:rsidR="004A7367" w:rsidRPr="004A7367" w:rsidRDefault="004A7367" w:rsidP="004A7367">
            <w:pPr>
              <w:jc w:val="center"/>
              <w:rPr>
                <w:rFonts w:cs="B Lotus"/>
                <w:sz w:val="28"/>
                <w:szCs w:val="28"/>
                <w:rtl/>
              </w:rPr>
            </w:pPr>
            <w:r w:rsidRPr="004A7367">
              <w:rPr>
                <w:rFonts w:cs="B Lotus" w:hint="cs"/>
                <w:rtl/>
              </w:rPr>
              <w:t>رضوان</w:t>
            </w:r>
            <w:r w:rsidRPr="004A7367">
              <w:rPr>
                <w:rFonts w:cs="B Lotus"/>
                <w:rtl/>
              </w:rPr>
              <w:t xml:space="preserve"> </w:t>
            </w:r>
            <w:r w:rsidRPr="004A7367">
              <w:rPr>
                <w:rFonts w:cs="B Lotus" w:hint="cs"/>
                <w:rtl/>
              </w:rPr>
              <w:t>شهر</w:t>
            </w:r>
          </w:p>
        </w:tc>
        <w:tc>
          <w:tcPr>
            <w:tcW w:w="1803" w:type="dxa"/>
          </w:tcPr>
          <w:p w14:paraId="64BB9088" w14:textId="2739C493" w:rsidR="004A7367" w:rsidRPr="004A7367" w:rsidRDefault="004A7367" w:rsidP="004A7367">
            <w:pPr>
              <w:jc w:val="center"/>
              <w:rPr>
                <w:rFonts w:cs="B Lotus"/>
                <w:sz w:val="28"/>
                <w:szCs w:val="28"/>
                <w:rtl/>
              </w:rPr>
            </w:pPr>
            <w:r w:rsidRPr="004A7367">
              <w:rPr>
                <w:rFonts w:cs="B Lotus"/>
                <w:rtl/>
              </w:rPr>
              <w:t>4</w:t>
            </w:r>
          </w:p>
        </w:tc>
        <w:tc>
          <w:tcPr>
            <w:tcW w:w="1803" w:type="dxa"/>
          </w:tcPr>
          <w:p w14:paraId="0AA48F38" w14:textId="6E36FDA3"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A261269" w14:textId="77777777" w:rsidTr="00372823">
        <w:tc>
          <w:tcPr>
            <w:tcW w:w="1803" w:type="dxa"/>
          </w:tcPr>
          <w:p w14:paraId="0A481504" w14:textId="77777777" w:rsidR="004A7367" w:rsidRPr="004A7367" w:rsidRDefault="004A7367" w:rsidP="004A7367">
            <w:pPr>
              <w:pStyle w:val="ListParagraph"/>
              <w:numPr>
                <w:ilvl w:val="0"/>
                <w:numId w:val="63"/>
              </w:numPr>
              <w:bidi/>
              <w:jc w:val="center"/>
              <w:rPr>
                <w:rFonts w:cs="B Lotus"/>
                <w:rtl/>
              </w:rPr>
            </w:pPr>
          </w:p>
        </w:tc>
        <w:tc>
          <w:tcPr>
            <w:tcW w:w="1803" w:type="dxa"/>
          </w:tcPr>
          <w:p w14:paraId="7FE6C693" w14:textId="4EAD45EF" w:rsidR="004A7367" w:rsidRPr="004A7367" w:rsidRDefault="004A7367" w:rsidP="004A7367">
            <w:pPr>
              <w:jc w:val="center"/>
              <w:rPr>
                <w:rFonts w:cs="B Lotus"/>
                <w:sz w:val="28"/>
                <w:szCs w:val="28"/>
                <w:rtl/>
              </w:rPr>
            </w:pPr>
            <w:r w:rsidRPr="004A7367">
              <w:rPr>
                <w:rFonts w:cs="B Lotus"/>
                <w:rtl/>
              </w:rPr>
              <w:t>1093</w:t>
            </w:r>
          </w:p>
        </w:tc>
        <w:tc>
          <w:tcPr>
            <w:tcW w:w="1803" w:type="dxa"/>
          </w:tcPr>
          <w:p w14:paraId="535CECB0" w14:textId="6860B511" w:rsidR="004A7367" w:rsidRPr="004A7367" w:rsidRDefault="004A7367" w:rsidP="004A7367">
            <w:pPr>
              <w:jc w:val="center"/>
              <w:rPr>
                <w:rFonts w:cs="B Lotus"/>
                <w:sz w:val="28"/>
                <w:szCs w:val="28"/>
                <w:rtl/>
              </w:rPr>
            </w:pPr>
            <w:r w:rsidRPr="004A7367">
              <w:rPr>
                <w:rFonts w:cs="B Lotus" w:hint="cs"/>
                <w:rtl/>
              </w:rPr>
              <w:t>کهریزسنگ</w:t>
            </w:r>
          </w:p>
        </w:tc>
        <w:tc>
          <w:tcPr>
            <w:tcW w:w="1803" w:type="dxa"/>
          </w:tcPr>
          <w:p w14:paraId="2EF0FC5F" w14:textId="610F45CF" w:rsidR="004A7367" w:rsidRPr="004A7367" w:rsidRDefault="004A7367" w:rsidP="004A7367">
            <w:pPr>
              <w:jc w:val="center"/>
              <w:rPr>
                <w:rFonts w:cs="B Lotus"/>
                <w:sz w:val="28"/>
                <w:szCs w:val="28"/>
                <w:rtl/>
              </w:rPr>
            </w:pPr>
            <w:r w:rsidRPr="004A7367">
              <w:rPr>
                <w:rFonts w:cs="B Lotus"/>
                <w:rtl/>
              </w:rPr>
              <w:t>4</w:t>
            </w:r>
          </w:p>
        </w:tc>
        <w:tc>
          <w:tcPr>
            <w:tcW w:w="1803" w:type="dxa"/>
          </w:tcPr>
          <w:p w14:paraId="6E0E9995" w14:textId="21F600F9"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3170D90A" w14:textId="77777777" w:rsidTr="00372823">
        <w:tc>
          <w:tcPr>
            <w:tcW w:w="1803" w:type="dxa"/>
          </w:tcPr>
          <w:p w14:paraId="5FED5808" w14:textId="77777777" w:rsidR="004A7367" w:rsidRPr="004A7367" w:rsidRDefault="004A7367" w:rsidP="004A7367">
            <w:pPr>
              <w:pStyle w:val="ListParagraph"/>
              <w:numPr>
                <w:ilvl w:val="0"/>
                <w:numId w:val="63"/>
              </w:numPr>
              <w:bidi/>
              <w:jc w:val="center"/>
              <w:rPr>
                <w:rFonts w:cs="B Lotus"/>
                <w:rtl/>
              </w:rPr>
            </w:pPr>
          </w:p>
        </w:tc>
        <w:tc>
          <w:tcPr>
            <w:tcW w:w="1803" w:type="dxa"/>
          </w:tcPr>
          <w:p w14:paraId="719CEF81" w14:textId="75902413" w:rsidR="004A7367" w:rsidRPr="004A7367" w:rsidRDefault="004A7367" w:rsidP="004A7367">
            <w:pPr>
              <w:jc w:val="center"/>
              <w:rPr>
                <w:rFonts w:cs="B Lotus"/>
                <w:sz w:val="28"/>
                <w:szCs w:val="28"/>
                <w:rtl/>
              </w:rPr>
            </w:pPr>
            <w:r w:rsidRPr="004A7367">
              <w:rPr>
                <w:rFonts w:cs="B Lotus"/>
                <w:rtl/>
              </w:rPr>
              <w:t>1097</w:t>
            </w:r>
          </w:p>
        </w:tc>
        <w:tc>
          <w:tcPr>
            <w:tcW w:w="1803" w:type="dxa"/>
          </w:tcPr>
          <w:p w14:paraId="2C9D0BE5" w14:textId="35C4E204" w:rsidR="004A7367" w:rsidRPr="004A7367" w:rsidRDefault="004A7367" w:rsidP="004A7367">
            <w:pPr>
              <w:jc w:val="center"/>
              <w:rPr>
                <w:rFonts w:cs="B Lotus"/>
                <w:sz w:val="28"/>
                <w:szCs w:val="28"/>
                <w:rtl/>
              </w:rPr>
            </w:pPr>
            <w:r w:rsidRPr="004A7367">
              <w:rPr>
                <w:rFonts w:cs="B Lotus" w:hint="cs"/>
                <w:rtl/>
              </w:rPr>
              <w:t>زاینده</w:t>
            </w:r>
            <w:r w:rsidRPr="004A7367">
              <w:rPr>
                <w:rFonts w:cs="B Lotus"/>
                <w:rtl/>
              </w:rPr>
              <w:t xml:space="preserve"> </w:t>
            </w:r>
            <w:r w:rsidRPr="004A7367">
              <w:rPr>
                <w:rFonts w:cs="B Lotus" w:hint="cs"/>
                <w:rtl/>
              </w:rPr>
              <w:t>رود</w:t>
            </w:r>
          </w:p>
        </w:tc>
        <w:tc>
          <w:tcPr>
            <w:tcW w:w="1803" w:type="dxa"/>
          </w:tcPr>
          <w:p w14:paraId="1FDE168D" w14:textId="5D1F89B2" w:rsidR="004A7367" w:rsidRPr="004A7367" w:rsidRDefault="004A7367" w:rsidP="004A7367">
            <w:pPr>
              <w:jc w:val="center"/>
              <w:rPr>
                <w:rFonts w:cs="B Lotus"/>
                <w:sz w:val="28"/>
                <w:szCs w:val="28"/>
                <w:rtl/>
              </w:rPr>
            </w:pPr>
            <w:r w:rsidRPr="004A7367">
              <w:rPr>
                <w:rFonts w:cs="B Lotus"/>
                <w:rtl/>
              </w:rPr>
              <w:t>4</w:t>
            </w:r>
          </w:p>
        </w:tc>
        <w:tc>
          <w:tcPr>
            <w:tcW w:w="1803" w:type="dxa"/>
          </w:tcPr>
          <w:p w14:paraId="2613E834" w14:textId="1DF24E21"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7A9EEF9" w14:textId="77777777" w:rsidTr="00372823">
        <w:tc>
          <w:tcPr>
            <w:tcW w:w="1803" w:type="dxa"/>
          </w:tcPr>
          <w:p w14:paraId="3D124EDF" w14:textId="77777777" w:rsidR="004A7367" w:rsidRPr="004A7367" w:rsidRDefault="004A7367" w:rsidP="004A7367">
            <w:pPr>
              <w:pStyle w:val="ListParagraph"/>
              <w:numPr>
                <w:ilvl w:val="0"/>
                <w:numId w:val="63"/>
              </w:numPr>
              <w:bidi/>
              <w:jc w:val="center"/>
              <w:rPr>
                <w:rFonts w:cs="B Lotus"/>
                <w:rtl/>
              </w:rPr>
            </w:pPr>
          </w:p>
        </w:tc>
        <w:tc>
          <w:tcPr>
            <w:tcW w:w="1803" w:type="dxa"/>
          </w:tcPr>
          <w:p w14:paraId="51431B4A" w14:textId="73AC0102" w:rsidR="004A7367" w:rsidRPr="004A7367" w:rsidRDefault="004A7367" w:rsidP="004A7367">
            <w:pPr>
              <w:jc w:val="center"/>
              <w:rPr>
                <w:rFonts w:cs="B Lotus"/>
                <w:sz w:val="28"/>
                <w:szCs w:val="28"/>
                <w:rtl/>
              </w:rPr>
            </w:pPr>
            <w:r w:rsidRPr="004A7367">
              <w:rPr>
                <w:rFonts w:cs="B Lotus"/>
                <w:rtl/>
              </w:rPr>
              <w:t>1099</w:t>
            </w:r>
          </w:p>
        </w:tc>
        <w:tc>
          <w:tcPr>
            <w:tcW w:w="1803" w:type="dxa"/>
          </w:tcPr>
          <w:p w14:paraId="167ACABD" w14:textId="28AF8C55" w:rsidR="004A7367" w:rsidRPr="004A7367" w:rsidRDefault="004A7367" w:rsidP="004A7367">
            <w:pPr>
              <w:jc w:val="center"/>
              <w:rPr>
                <w:rFonts w:cs="B Lotus"/>
                <w:sz w:val="28"/>
                <w:szCs w:val="28"/>
                <w:rtl/>
              </w:rPr>
            </w:pPr>
            <w:r w:rsidRPr="004A7367">
              <w:rPr>
                <w:rFonts w:cs="B Lotus" w:hint="cs"/>
                <w:rtl/>
              </w:rPr>
              <w:t>قهرود</w:t>
            </w:r>
          </w:p>
        </w:tc>
        <w:tc>
          <w:tcPr>
            <w:tcW w:w="1803" w:type="dxa"/>
          </w:tcPr>
          <w:p w14:paraId="7FC07ADD" w14:textId="71A77437" w:rsidR="004A7367" w:rsidRPr="004A7367" w:rsidRDefault="004A7367" w:rsidP="004A7367">
            <w:pPr>
              <w:jc w:val="center"/>
              <w:rPr>
                <w:rFonts w:cs="B Lotus"/>
                <w:sz w:val="28"/>
                <w:szCs w:val="28"/>
                <w:rtl/>
              </w:rPr>
            </w:pPr>
            <w:r w:rsidRPr="004A7367">
              <w:rPr>
                <w:rFonts w:cs="B Lotus"/>
                <w:rtl/>
              </w:rPr>
              <w:t>4</w:t>
            </w:r>
          </w:p>
        </w:tc>
        <w:tc>
          <w:tcPr>
            <w:tcW w:w="1803" w:type="dxa"/>
          </w:tcPr>
          <w:p w14:paraId="1636780F" w14:textId="40224BEE"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304CA49F" w14:textId="77777777" w:rsidTr="00372823">
        <w:tc>
          <w:tcPr>
            <w:tcW w:w="1803" w:type="dxa"/>
          </w:tcPr>
          <w:p w14:paraId="01E9D04B" w14:textId="77777777" w:rsidR="004A7367" w:rsidRPr="004A7367" w:rsidRDefault="004A7367" w:rsidP="004A7367">
            <w:pPr>
              <w:pStyle w:val="ListParagraph"/>
              <w:numPr>
                <w:ilvl w:val="0"/>
                <w:numId w:val="63"/>
              </w:numPr>
              <w:bidi/>
              <w:jc w:val="center"/>
              <w:rPr>
                <w:rFonts w:cs="B Lotus"/>
                <w:rtl/>
              </w:rPr>
            </w:pPr>
          </w:p>
        </w:tc>
        <w:tc>
          <w:tcPr>
            <w:tcW w:w="1803" w:type="dxa"/>
          </w:tcPr>
          <w:p w14:paraId="2D41BA86" w14:textId="7EC7BD4D" w:rsidR="004A7367" w:rsidRPr="004A7367" w:rsidRDefault="004A7367" w:rsidP="004A7367">
            <w:pPr>
              <w:jc w:val="center"/>
              <w:rPr>
                <w:rFonts w:cs="B Lotus"/>
                <w:sz w:val="28"/>
                <w:szCs w:val="28"/>
                <w:rtl/>
              </w:rPr>
            </w:pPr>
            <w:r w:rsidRPr="004A7367">
              <w:rPr>
                <w:rFonts w:cs="B Lotus"/>
                <w:rtl/>
              </w:rPr>
              <w:t>1125</w:t>
            </w:r>
          </w:p>
        </w:tc>
        <w:tc>
          <w:tcPr>
            <w:tcW w:w="1803" w:type="dxa"/>
          </w:tcPr>
          <w:p w14:paraId="4D9D6804" w14:textId="4FB63CFD" w:rsidR="004A7367" w:rsidRPr="004A7367" w:rsidRDefault="004A7367" w:rsidP="004A7367">
            <w:pPr>
              <w:jc w:val="center"/>
              <w:rPr>
                <w:rFonts w:cs="B Lotus"/>
                <w:sz w:val="28"/>
                <w:szCs w:val="28"/>
                <w:rtl/>
              </w:rPr>
            </w:pPr>
            <w:r w:rsidRPr="004A7367">
              <w:rPr>
                <w:rFonts w:cs="B Lotus" w:hint="cs"/>
                <w:rtl/>
              </w:rPr>
              <w:t>زیباشهر</w:t>
            </w:r>
          </w:p>
        </w:tc>
        <w:tc>
          <w:tcPr>
            <w:tcW w:w="1803" w:type="dxa"/>
          </w:tcPr>
          <w:p w14:paraId="2AAC4A48" w14:textId="1D4EA63B" w:rsidR="004A7367" w:rsidRPr="004A7367" w:rsidRDefault="004A7367" w:rsidP="004A7367">
            <w:pPr>
              <w:jc w:val="center"/>
              <w:rPr>
                <w:rFonts w:cs="B Lotus"/>
                <w:sz w:val="28"/>
                <w:szCs w:val="28"/>
                <w:rtl/>
              </w:rPr>
            </w:pPr>
            <w:r w:rsidRPr="004A7367">
              <w:rPr>
                <w:rFonts w:cs="B Lotus"/>
                <w:rtl/>
              </w:rPr>
              <w:t>4</w:t>
            </w:r>
          </w:p>
        </w:tc>
        <w:tc>
          <w:tcPr>
            <w:tcW w:w="1803" w:type="dxa"/>
          </w:tcPr>
          <w:p w14:paraId="2EAA640E" w14:textId="6D4BE39F"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29C9AD9" w14:textId="77777777" w:rsidTr="00372823">
        <w:tc>
          <w:tcPr>
            <w:tcW w:w="1803" w:type="dxa"/>
          </w:tcPr>
          <w:p w14:paraId="509936A0" w14:textId="77777777" w:rsidR="004A7367" w:rsidRPr="004A7367" w:rsidRDefault="004A7367" w:rsidP="004A7367">
            <w:pPr>
              <w:pStyle w:val="ListParagraph"/>
              <w:numPr>
                <w:ilvl w:val="0"/>
                <w:numId w:val="63"/>
              </w:numPr>
              <w:bidi/>
              <w:jc w:val="center"/>
              <w:rPr>
                <w:rFonts w:cs="B Lotus"/>
                <w:rtl/>
              </w:rPr>
            </w:pPr>
          </w:p>
        </w:tc>
        <w:tc>
          <w:tcPr>
            <w:tcW w:w="1803" w:type="dxa"/>
          </w:tcPr>
          <w:p w14:paraId="075425BB" w14:textId="136841D3" w:rsidR="004A7367" w:rsidRPr="004A7367" w:rsidRDefault="004A7367" w:rsidP="004A7367">
            <w:pPr>
              <w:jc w:val="center"/>
              <w:rPr>
                <w:rFonts w:cs="B Lotus"/>
                <w:sz w:val="28"/>
                <w:szCs w:val="28"/>
                <w:rtl/>
              </w:rPr>
            </w:pPr>
            <w:r w:rsidRPr="004A7367">
              <w:rPr>
                <w:rFonts w:cs="B Lotus"/>
                <w:rtl/>
              </w:rPr>
              <w:t>1126</w:t>
            </w:r>
          </w:p>
        </w:tc>
        <w:tc>
          <w:tcPr>
            <w:tcW w:w="1803" w:type="dxa"/>
          </w:tcPr>
          <w:p w14:paraId="423832BA" w14:textId="21B20742" w:rsidR="004A7367" w:rsidRPr="004A7367" w:rsidRDefault="004A7367" w:rsidP="004A7367">
            <w:pPr>
              <w:jc w:val="center"/>
              <w:rPr>
                <w:rFonts w:cs="B Lotus"/>
                <w:sz w:val="28"/>
                <w:szCs w:val="28"/>
                <w:rtl/>
              </w:rPr>
            </w:pPr>
            <w:r w:rsidRPr="004A7367">
              <w:rPr>
                <w:rFonts w:cs="B Lotus" w:hint="cs"/>
                <w:rtl/>
              </w:rPr>
              <w:t>ملک</w:t>
            </w:r>
            <w:r w:rsidRPr="004A7367">
              <w:rPr>
                <w:rFonts w:cs="B Lotus"/>
                <w:rtl/>
              </w:rPr>
              <w:t xml:space="preserve"> </w:t>
            </w:r>
            <w:r w:rsidRPr="004A7367">
              <w:rPr>
                <w:rFonts w:cs="B Lotus" w:hint="cs"/>
                <w:rtl/>
              </w:rPr>
              <w:t>شهر</w:t>
            </w:r>
          </w:p>
        </w:tc>
        <w:tc>
          <w:tcPr>
            <w:tcW w:w="1803" w:type="dxa"/>
          </w:tcPr>
          <w:p w14:paraId="00FEE177" w14:textId="45CD2D04" w:rsidR="004A7367" w:rsidRPr="004A7367" w:rsidRDefault="004A7367" w:rsidP="004A7367">
            <w:pPr>
              <w:jc w:val="center"/>
              <w:rPr>
                <w:rFonts w:cs="B Lotus"/>
                <w:sz w:val="28"/>
                <w:szCs w:val="28"/>
                <w:rtl/>
              </w:rPr>
            </w:pPr>
            <w:r w:rsidRPr="004A7367">
              <w:rPr>
                <w:rFonts w:cs="B Lotus"/>
                <w:rtl/>
              </w:rPr>
              <w:t>4</w:t>
            </w:r>
          </w:p>
        </w:tc>
        <w:tc>
          <w:tcPr>
            <w:tcW w:w="1803" w:type="dxa"/>
          </w:tcPr>
          <w:p w14:paraId="4D1C482E" w14:textId="6B44DB93"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674F88B" w14:textId="77777777" w:rsidTr="00372823">
        <w:tc>
          <w:tcPr>
            <w:tcW w:w="1803" w:type="dxa"/>
          </w:tcPr>
          <w:p w14:paraId="1F3F35A4" w14:textId="77777777" w:rsidR="004A7367" w:rsidRPr="004A7367" w:rsidRDefault="004A7367" w:rsidP="004A7367">
            <w:pPr>
              <w:pStyle w:val="ListParagraph"/>
              <w:numPr>
                <w:ilvl w:val="0"/>
                <w:numId w:val="63"/>
              </w:numPr>
              <w:bidi/>
              <w:jc w:val="center"/>
              <w:rPr>
                <w:rFonts w:cs="B Lotus"/>
                <w:rtl/>
              </w:rPr>
            </w:pPr>
          </w:p>
        </w:tc>
        <w:tc>
          <w:tcPr>
            <w:tcW w:w="1803" w:type="dxa"/>
          </w:tcPr>
          <w:p w14:paraId="4CED230A" w14:textId="4BA89089" w:rsidR="004A7367" w:rsidRPr="004A7367" w:rsidRDefault="004A7367" w:rsidP="004A7367">
            <w:pPr>
              <w:jc w:val="center"/>
              <w:rPr>
                <w:rFonts w:cs="B Lotus"/>
                <w:sz w:val="28"/>
                <w:szCs w:val="28"/>
                <w:rtl/>
              </w:rPr>
            </w:pPr>
            <w:r w:rsidRPr="004A7367">
              <w:rPr>
                <w:rFonts w:cs="B Lotus"/>
                <w:rtl/>
              </w:rPr>
              <w:t>1450</w:t>
            </w:r>
          </w:p>
        </w:tc>
        <w:tc>
          <w:tcPr>
            <w:tcW w:w="1803" w:type="dxa"/>
          </w:tcPr>
          <w:p w14:paraId="406616EB" w14:textId="1CBDB49C" w:rsidR="004A7367" w:rsidRPr="004A7367" w:rsidRDefault="004A7367" w:rsidP="004A7367">
            <w:pPr>
              <w:jc w:val="center"/>
              <w:rPr>
                <w:rFonts w:cs="B Lotus"/>
                <w:sz w:val="28"/>
                <w:szCs w:val="28"/>
                <w:rtl/>
              </w:rPr>
            </w:pPr>
            <w:r w:rsidRPr="004A7367">
              <w:rPr>
                <w:rFonts w:cs="B Lotus" w:hint="cs"/>
                <w:rtl/>
              </w:rPr>
              <w:t>زازران</w:t>
            </w:r>
          </w:p>
        </w:tc>
        <w:tc>
          <w:tcPr>
            <w:tcW w:w="1803" w:type="dxa"/>
          </w:tcPr>
          <w:p w14:paraId="278A0F83" w14:textId="34C67A2C" w:rsidR="004A7367" w:rsidRPr="004A7367" w:rsidRDefault="004A7367" w:rsidP="004A7367">
            <w:pPr>
              <w:jc w:val="center"/>
              <w:rPr>
                <w:rFonts w:cs="B Lotus"/>
                <w:sz w:val="28"/>
                <w:szCs w:val="28"/>
                <w:rtl/>
              </w:rPr>
            </w:pPr>
            <w:r w:rsidRPr="004A7367">
              <w:rPr>
                <w:rFonts w:cs="B Lotus"/>
                <w:rtl/>
              </w:rPr>
              <w:t>4</w:t>
            </w:r>
          </w:p>
        </w:tc>
        <w:tc>
          <w:tcPr>
            <w:tcW w:w="1803" w:type="dxa"/>
          </w:tcPr>
          <w:p w14:paraId="7681DBC5" w14:textId="3D49B7FC"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4C927C66" w14:textId="77777777" w:rsidTr="00372823">
        <w:tc>
          <w:tcPr>
            <w:tcW w:w="1803" w:type="dxa"/>
          </w:tcPr>
          <w:p w14:paraId="424C2010" w14:textId="77777777" w:rsidR="004A7367" w:rsidRPr="004A7367" w:rsidRDefault="004A7367" w:rsidP="004A7367">
            <w:pPr>
              <w:pStyle w:val="ListParagraph"/>
              <w:numPr>
                <w:ilvl w:val="0"/>
                <w:numId w:val="63"/>
              </w:numPr>
              <w:bidi/>
              <w:jc w:val="center"/>
              <w:rPr>
                <w:rFonts w:cs="B Lotus"/>
                <w:rtl/>
              </w:rPr>
            </w:pPr>
          </w:p>
        </w:tc>
        <w:tc>
          <w:tcPr>
            <w:tcW w:w="1803" w:type="dxa"/>
          </w:tcPr>
          <w:p w14:paraId="206FB135" w14:textId="50241BC2" w:rsidR="004A7367" w:rsidRPr="004A7367" w:rsidRDefault="004A7367" w:rsidP="004A7367">
            <w:pPr>
              <w:jc w:val="center"/>
              <w:rPr>
                <w:rFonts w:cs="B Lotus"/>
                <w:sz w:val="28"/>
                <w:szCs w:val="28"/>
                <w:rtl/>
              </w:rPr>
            </w:pPr>
            <w:r w:rsidRPr="004A7367">
              <w:rPr>
                <w:rFonts w:cs="B Lotus"/>
                <w:rtl/>
              </w:rPr>
              <w:t>1453</w:t>
            </w:r>
          </w:p>
        </w:tc>
        <w:tc>
          <w:tcPr>
            <w:tcW w:w="1803" w:type="dxa"/>
          </w:tcPr>
          <w:p w14:paraId="77EE0761" w14:textId="1449B9D2" w:rsidR="004A7367" w:rsidRPr="004A7367" w:rsidRDefault="004A7367" w:rsidP="004A7367">
            <w:pPr>
              <w:jc w:val="center"/>
              <w:rPr>
                <w:rFonts w:cs="B Lotus"/>
                <w:sz w:val="28"/>
                <w:szCs w:val="28"/>
                <w:rtl/>
              </w:rPr>
            </w:pPr>
            <w:r w:rsidRPr="004A7367">
              <w:rPr>
                <w:rFonts w:cs="B Lotus" w:hint="cs"/>
                <w:rtl/>
              </w:rPr>
              <w:t>بهارستان</w:t>
            </w:r>
          </w:p>
        </w:tc>
        <w:tc>
          <w:tcPr>
            <w:tcW w:w="1803" w:type="dxa"/>
          </w:tcPr>
          <w:p w14:paraId="019E1F3C" w14:textId="6B6A66AF" w:rsidR="004A7367" w:rsidRPr="004A7367" w:rsidRDefault="004A7367" w:rsidP="004A7367">
            <w:pPr>
              <w:jc w:val="center"/>
              <w:rPr>
                <w:rFonts w:cs="B Lotus"/>
                <w:sz w:val="28"/>
                <w:szCs w:val="28"/>
                <w:rtl/>
              </w:rPr>
            </w:pPr>
            <w:r w:rsidRPr="004A7367">
              <w:rPr>
                <w:rFonts w:cs="B Lotus"/>
                <w:rtl/>
              </w:rPr>
              <w:t>4</w:t>
            </w:r>
          </w:p>
        </w:tc>
        <w:tc>
          <w:tcPr>
            <w:tcW w:w="1803" w:type="dxa"/>
          </w:tcPr>
          <w:p w14:paraId="2A20F22D" w14:textId="6BF226A8"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6830AB45" w14:textId="77777777" w:rsidTr="00372823">
        <w:tc>
          <w:tcPr>
            <w:tcW w:w="1803" w:type="dxa"/>
          </w:tcPr>
          <w:p w14:paraId="53BCA35B" w14:textId="77777777" w:rsidR="004A7367" w:rsidRPr="004A7367" w:rsidRDefault="004A7367" w:rsidP="004A7367">
            <w:pPr>
              <w:pStyle w:val="ListParagraph"/>
              <w:numPr>
                <w:ilvl w:val="0"/>
                <w:numId w:val="63"/>
              </w:numPr>
              <w:bidi/>
              <w:jc w:val="center"/>
              <w:rPr>
                <w:rFonts w:cs="B Lotus"/>
                <w:rtl/>
              </w:rPr>
            </w:pPr>
          </w:p>
        </w:tc>
        <w:tc>
          <w:tcPr>
            <w:tcW w:w="1803" w:type="dxa"/>
          </w:tcPr>
          <w:p w14:paraId="2ABB277A" w14:textId="43C1E834" w:rsidR="004A7367" w:rsidRPr="004A7367" w:rsidRDefault="004A7367" w:rsidP="004A7367">
            <w:pPr>
              <w:jc w:val="center"/>
              <w:rPr>
                <w:rFonts w:cs="B Lotus"/>
                <w:sz w:val="28"/>
                <w:szCs w:val="28"/>
                <w:rtl/>
              </w:rPr>
            </w:pPr>
            <w:r w:rsidRPr="004A7367">
              <w:rPr>
                <w:rFonts w:cs="B Lotus"/>
                <w:rtl/>
              </w:rPr>
              <w:t>1837</w:t>
            </w:r>
          </w:p>
        </w:tc>
        <w:tc>
          <w:tcPr>
            <w:tcW w:w="1803" w:type="dxa"/>
          </w:tcPr>
          <w:p w14:paraId="68E645AA" w14:textId="00F5DF66" w:rsidR="004A7367" w:rsidRPr="004A7367" w:rsidRDefault="004A7367" w:rsidP="004A7367">
            <w:pPr>
              <w:jc w:val="center"/>
              <w:rPr>
                <w:rFonts w:cs="B Lotus"/>
                <w:sz w:val="28"/>
                <w:szCs w:val="28"/>
                <w:rtl/>
              </w:rPr>
            </w:pPr>
            <w:r w:rsidRPr="004A7367">
              <w:rPr>
                <w:rFonts w:cs="B Lotus" w:hint="cs"/>
                <w:rtl/>
              </w:rPr>
              <w:t>سجزی</w:t>
            </w:r>
          </w:p>
        </w:tc>
        <w:tc>
          <w:tcPr>
            <w:tcW w:w="1803" w:type="dxa"/>
          </w:tcPr>
          <w:p w14:paraId="650B7C7F" w14:textId="7387EA9F" w:rsidR="004A7367" w:rsidRPr="004A7367" w:rsidRDefault="004A7367" w:rsidP="004A7367">
            <w:pPr>
              <w:jc w:val="center"/>
              <w:rPr>
                <w:rFonts w:cs="B Lotus"/>
                <w:sz w:val="28"/>
                <w:szCs w:val="28"/>
                <w:rtl/>
              </w:rPr>
            </w:pPr>
            <w:r w:rsidRPr="004A7367">
              <w:rPr>
                <w:rFonts w:cs="B Lotus"/>
                <w:rtl/>
              </w:rPr>
              <w:t>4</w:t>
            </w:r>
          </w:p>
        </w:tc>
        <w:tc>
          <w:tcPr>
            <w:tcW w:w="1803" w:type="dxa"/>
          </w:tcPr>
          <w:p w14:paraId="04B40A01" w14:textId="4040DA29"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4DA01730" w14:textId="77777777" w:rsidTr="00372823">
        <w:tc>
          <w:tcPr>
            <w:tcW w:w="1803" w:type="dxa"/>
          </w:tcPr>
          <w:p w14:paraId="0663A54B" w14:textId="77777777" w:rsidR="004A7367" w:rsidRPr="004A7367" w:rsidRDefault="004A7367" w:rsidP="004A7367">
            <w:pPr>
              <w:pStyle w:val="ListParagraph"/>
              <w:numPr>
                <w:ilvl w:val="0"/>
                <w:numId w:val="63"/>
              </w:numPr>
              <w:bidi/>
              <w:jc w:val="center"/>
              <w:rPr>
                <w:rFonts w:cs="B Lotus"/>
                <w:rtl/>
              </w:rPr>
            </w:pPr>
          </w:p>
        </w:tc>
        <w:tc>
          <w:tcPr>
            <w:tcW w:w="1803" w:type="dxa"/>
          </w:tcPr>
          <w:p w14:paraId="2E275D52" w14:textId="12FE3AC7" w:rsidR="004A7367" w:rsidRPr="004A7367" w:rsidRDefault="004A7367" w:rsidP="004A7367">
            <w:pPr>
              <w:jc w:val="center"/>
              <w:rPr>
                <w:rFonts w:cs="B Lotus"/>
                <w:sz w:val="28"/>
                <w:szCs w:val="28"/>
                <w:rtl/>
              </w:rPr>
            </w:pPr>
            <w:r w:rsidRPr="004A7367">
              <w:rPr>
                <w:rFonts w:cs="B Lotus"/>
                <w:rtl/>
              </w:rPr>
              <w:t>1838</w:t>
            </w:r>
          </w:p>
        </w:tc>
        <w:tc>
          <w:tcPr>
            <w:tcW w:w="1803" w:type="dxa"/>
          </w:tcPr>
          <w:p w14:paraId="3733D1CE" w14:textId="3E219CA4" w:rsidR="004A7367" w:rsidRPr="004A7367" w:rsidRDefault="004A7367" w:rsidP="004A7367">
            <w:pPr>
              <w:jc w:val="center"/>
              <w:rPr>
                <w:rFonts w:cs="B Lotus"/>
                <w:sz w:val="28"/>
                <w:szCs w:val="28"/>
                <w:rtl/>
              </w:rPr>
            </w:pPr>
            <w:r w:rsidRPr="004A7367">
              <w:rPr>
                <w:rFonts w:cs="B Lotus" w:hint="cs"/>
                <w:rtl/>
              </w:rPr>
              <w:t>زیار</w:t>
            </w:r>
          </w:p>
        </w:tc>
        <w:tc>
          <w:tcPr>
            <w:tcW w:w="1803" w:type="dxa"/>
          </w:tcPr>
          <w:p w14:paraId="5A049C75" w14:textId="2A8309D5" w:rsidR="004A7367" w:rsidRPr="004A7367" w:rsidRDefault="004A7367" w:rsidP="004A7367">
            <w:pPr>
              <w:jc w:val="center"/>
              <w:rPr>
                <w:rFonts w:cs="B Lotus"/>
                <w:sz w:val="28"/>
                <w:szCs w:val="28"/>
                <w:rtl/>
              </w:rPr>
            </w:pPr>
            <w:r w:rsidRPr="004A7367">
              <w:rPr>
                <w:rFonts w:cs="B Lotus"/>
                <w:rtl/>
              </w:rPr>
              <w:t>4</w:t>
            </w:r>
          </w:p>
        </w:tc>
        <w:tc>
          <w:tcPr>
            <w:tcW w:w="1803" w:type="dxa"/>
          </w:tcPr>
          <w:p w14:paraId="7DF31F6C" w14:textId="001D0A72"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4DE576E3" w14:textId="77777777" w:rsidTr="00372823">
        <w:tc>
          <w:tcPr>
            <w:tcW w:w="1803" w:type="dxa"/>
          </w:tcPr>
          <w:p w14:paraId="32657269" w14:textId="77777777" w:rsidR="004A7367" w:rsidRPr="004A7367" w:rsidRDefault="004A7367" w:rsidP="004A7367">
            <w:pPr>
              <w:pStyle w:val="ListParagraph"/>
              <w:numPr>
                <w:ilvl w:val="0"/>
                <w:numId w:val="63"/>
              </w:numPr>
              <w:bidi/>
              <w:jc w:val="center"/>
              <w:rPr>
                <w:rFonts w:cs="B Lotus"/>
                <w:rtl/>
              </w:rPr>
            </w:pPr>
          </w:p>
        </w:tc>
        <w:tc>
          <w:tcPr>
            <w:tcW w:w="1803" w:type="dxa"/>
          </w:tcPr>
          <w:p w14:paraId="11A6715E" w14:textId="752677A0" w:rsidR="004A7367" w:rsidRPr="004A7367" w:rsidRDefault="004A7367" w:rsidP="004A7367">
            <w:pPr>
              <w:jc w:val="center"/>
              <w:rPr>
                <w:rFonts w:cs="B Lotus"/>
                <w:sz w:val="28"/>
                <w:szCs w:val="28"/>
                <w:rtl/>
              </w:rPr>
            </w:pPr>
            <w:r w:rsidRPr="004A7367">
              <w:rPr>
                <w:rFonts w:cs="B Lotus"/>
                <w:rtl/>
              </w:rPr>
              <w:t>1839</w:t>
            </w:r>
          </w:p>
        </w:tc>
        <w:tc>
          <w:tcPr>
            <w:tcW w:w="1803" w:type="dxa"/>
          </w:tcPr>
          <w:p w14:paraId="3957F053" w14:textId="5FC82884" w:rsidR="004A7367" w:rsidRPr="004A7367" w:rsidRDefault="004A7367" w:rsidP="004A7367">
            <w:pPr>
              <w:jc w:val="center"/>
              <w:rPr>
                <w:rFonts w:cs="B Lotus"/>
                <w:sz w:val="28"/>
                <w:szCs w:val="28"/>
                <w:rtl/>
              </w:rPr>
            </w:pPr>
            <w:r w:rsidRPr="004A7367">
              <w:rPr>
                <w:rFonts w:cs="B Lotus" w:hint="cs"/>
                <w:rtl/>
              </w:rPr>
              <w:t>اصغرآباد</w:t>
            </w:r>
          </w:p>
        </w:tc>
        <w:tc>
          <w:tcPr>
            <w:tcW w:w="1803" w:type="dxa"/>
          </w:tcPr>
          <w:p w14:paraId="7DAB7D6F" w14:textId="1CC72DB1" w:rsidR="004A7367" w:rsidRPr="004A7367" w:rsidRDefault="004A7367" w:rsidP="004A7367">
            <w:pPr>
              <w:jc w:val="center"/>
              <w:rPr>
                <w:rFonts w:cs="B Lotus"/>
                <w:sz w:val="28"/>
                <w:szCs w:val="28"/>
                <w:rtl/>
              </w:rPr>
            </w:pPr>
            <w:r w:rsidRPr="004A7367">
              <w:rPr>
                <w:rFonts w:cs="B Lotus"/>
                <w:rtl/>
              </w:rPr>
              <w:t>4</w:t>
            </w:r>
          </w:p>
        </w:tc>
        <w:tc>
          <w:tcPr>
            <w:tcW w:w="1803" w:type="dxa"/>
          </w:tcPr>
          <w:p w14:paraId="36F810FF" w14:textId="20309BB2"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7307392" w14:textId="77777777" w:rsidTr="00372823">
        <w:tc>
          <w:tcPr>
            <w:tcW w:w="1803" w:type="dxa"/>
          </w:tcPr>
          <w:p w14:paraId="38692DE0" w14:textId="77777777" w:rsidR="004A7367" w:rsidRPr="004A7367" w:rsidRDefault="004A7367" w:rsidP="004A7367">
            <w:pPr>
              <w:pStyle w:val="ListParagraph"/>
              <w:numPr>
                <w:ilvl w:val="0"/>
                <w:numId w:val="63"/>
              </w:numPr>
              <w:bidi/>
              <w:jc w:val="center"/>
              <w:rPr>
                <w:rFonts w:cs="B Lotus"/>
                <w:rtl/>
              </w:rPr>
            </w:pPr>
          </w:p>
        </w:tc>
        <w:tc>
          <w:tcPr>
            <w:tcW w:w="1803" w:type="dxa"/>
          </w:tcPr>
          <w:p w14:paraId="770ECC09" w14:textId="03D1BE94" w:rsidR="004A7367" w:rsidRPr="004A7367" w:rsidRDefault="004A7367" w:rsidP="004A7367">
            <w:pPr>
              <w:jc w:val="center"/>
              <w:rPr>
                <w:rFonts w:cs="B Lotus"/>
                <w:sz w:val="28"/>
                <w:szCs w:val="28"/>
                <w:rtl/>
              </w:rPr>
            </w:pPr>
            <w:r w:rsidRPr="004A7367">
              <w:rPr>
                <w:rFonts w:cs="B Lotus"/>
                <w:rtl/>
              </w:rPr>
              <w:t>1840</w:t>
            </w:r>
          </w:p>
        </w:tc>
        <w:tc>
          <w:tcPr>
            <w:tcW w:w="1803" w:type="dxa"/>
          </w:tcPr>
          <w:p w14:paraId="0DB672DA" w14:textId="2088EF1C" w:rsidR="004A7367" w:rsidRPr="004A7367" w:rsidRDefault="004A7367" w:rsidP="004A7367">
            <w:pPr>
              <w:jc w:val="center"/>
              <w:rPr>
                <w:rFonts w:cs="B Lotus"/>
                <w:sz w:val="28"/>
                <w:szCs w:val="28"/>
                <w:rtl/>
              </w:rPr>
            </w:pPr>
            <w:r w:rsidRPr="004A7367">
              <w:rPr>
                <w:rFonts w:cs="B Lotus" w:hint="cs"/>
                <w:rtl/>
              </w:rPr>
              <w:t>جوشقان</w:t>
            </w:r>
            <w:r w:rsidRPr="004A7367">
              <w:rPr>
                <w:rFonts w:cs="B Lotus"/>
                <w:rtl/>
              </w:rPr>
              <w:t xml:space="preserve"> </w:t>
            </w:r>
            <w:r w:rsidRPr="004A7367">
              <w:rPr>
                <w:rFonts w:cs="B Lotus" w:hint="cs"/>
                <w:rtl/>
              </w:rPr>
              <w:t>قالی</w:t>
            </w:r>
          </w:p>
        </w:tc>
        <w:tc>
          <w:tcPr>
            <w:tcW w:w="1803" w:type="dxa"/>
          </w:tcPr>
          <w:p w14:paraId="2B60D928" w14:textId="4049D99E" w:rsidR="004A7367" w:rsidRPr="004A7367" w:rsidRDefault="004A7367" w:rsidP="004A7367">
            <w:pPr>
              <w:jc w:val="center"/>
              <w:rPr>
                <w:rFonts w:cs="B Lotus"/>
                <w:sz w:val="28"/>
                <w:szCs w:val="28"/>
                <w:rtl/>
              </w:rPr>
            </w:pPr>
            <w:r w:rsidRPr="004A7367">
              <w:rPr>
                <w:rFonts w:cs="B Lotus"/>
                <w:rtl/>
              </w:rPr>
              <w:t>4</w:t>
            </w:r>
          </w:p>
        </w:tc>
        <w:tc>
          <w:tcPr>
            <w:tcW w:w="1803" w:type="dxa"/>
          </w:tcPr>
          <w:p w14:paraId="3D77A3B4" w14:textId="6C2E5112"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0CE2941" w14:textId="77777777" w:rsidTr="00372823">
        <w:tc>
          <w:tcPr>
            <w:tcW w:w="1803" w:type="dxa"/>
          </w:tcPr>
          <w:p w14:paraId="5F2BEB7C" w14:textId="77777777" w:rsidR="004A7367" w:rsidRPr="004A7367" w:rsidRDefault="004A7367" w:rsidP="004A7367">
            <w:pPr>
              <w:pStyle w:val="ListParagraph"/>
              <w:numPr>
                <w:ilvl w:val="0"/>
                <w:numId w:val="63"/>
              </w:numPr>
              <w:bidi/>
              <w:jc w:val="center"/>
              <w:rPr>
                <w:rFonts w:cs="B Lotus"/>
                <w:rtl/>
              </w:rPr>
            </w:pPr>
          </w:p>
        </w:tc>
        <w:tc>
          <w:tcPr>
            <w:tcW w:w="1803" w:type="dxa"/>
          </w:tcPr>
          <w:p w14:paraId="38CE6C4D" w14:textId="47E9151A" w:rsidR="004A7367" w:rsidRPr="004A7367" w:rsidRDefault="004A7367" w:rsidP="004A7367">
            <w:pPr>
              <w:jc w:val="center"/>
              <w:rPr>
                <w:rFonts w:cs="B Lotus"/>
                <w:sz w:val="28"/>
                <w:szCs w:val="28"/>
                <w:rtl/>
              </w:rPr>
            </w:pPr>
            <w:r w:rsidRPr="004A7367">
              <w:rPr>
                <w:rFonts w:cs="B Lotus"/>
                <w:rtl/>
              </w:rPr>
              <w:t>1841</w:t>
            </w:r>
          </w:p>
        </w:tc>
        <w:tc>
          <w:tcPr>
            <w:tcW w:w="1803" w:type="dxa"/>
          </w:tcPr>
          <w:p w14:paraId="621D8BA7" w14:textId="53DB6022" w:rsidR="004A7367" w:rsidRPr="004A7367" w:rsidRDefault="004A7367" w:rsidP="004A7367">
            <w:pPr>
              <w:jc w:val="center"/>
              <w:rPr>
                <w:rFonts w:cs="B Lotus"/>
                <w:sz w:val="28"/>
                <w:szCs w:val="28"/>
                <w:rtl/>
              </w:rPr>
            </w:pPr>
            <w:r w:rsidRPr="004A7367">
              <w:rPr>
                <w:rFonts w:cs="B Lotus" w:hint="cs"/>
                <w:rtl/>
              </w:rPr>
              <w:t>گلشهر</w:t>
            </w:r>
          </w:p>
        </w:tc>
        <w:tc>
          <w:tcPr>
            <w:tcW w:w="1803" w:type="dxa"/>
          </w:tcPr>
          <w:p w14:paraId="22838306" w14:textId="2203E274" w:rsidR="004A7367" w:rsidRPr="004A7367" w:rsidRDefault="004A7367" w:rsidP="004A7367">
            <w:pPr>
              <w:jc w:val="center"/>
              <w:rPr>
                <w:rFonts w:cs="B Lotus"/>
                <w:sz w:val="28"/>
                <w:szCs w:val="28"/>
                <w:rtl/>
              </w:rPr>
            </w:pPr>
            <w:r w:rsidRPr="004A7367">
              <w:rPr>
                <w:rFonts w:cs="B Lotus"/>
                <w:rtl/>
              </w:rPr>
              <w:t>4</w:t>
            </w:r>
          </w:p>
        </w:tc>
        <w:tc>
          <w:tcPr>
            <w:tcW w:w="1803" w:type="dxa"/>
          </w:tcPr>
          <w:p w14:paraId="2A465299" w14:textId="0A13376A"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C07C080" w14:textId="77777777" w:rsidTr="00372823">
        <w:tc>
          <w:tcPr>
            <w:tcW w:w="1803" w:type="dxa"/>
          </w:tcPr>
          <w:p w14:paraId="1B558A3A" w14:textId="77777777" w:rsidR="004A7367" w:rsidRPr="004A7367" w:rsidRDefault="004A7367" w:rsidP="004A7367">
            <w:pPr>
              <w:pStyle w:val="ListParagraph"/>
              <w:numPr>
                <w:ilvl w:val="0"/>
                <w:numId w:val="63"/>
              </w:numPr>
              <w:bidi/>
              <w:jc w:val="center"/>
              <w:rPr>
                <w:rFonts w:cs="B Lotus"/>
                <w:rtl/>
              </w:rPr>
            </w:pPr>
          </w:p>
        </w:tc>
        <w:tc>
          <w:tcPr>
            <w:tcW w:w="1803" w:type="dxa"/>
          </w:tcPr>
          <w:p w14:paraId="50115ABC" w14:textId="1E41849F" w:rsidR="004A7367" w:rsidRPr="004A7367" w:rsidRDefault="004A7367" w:rsidP="004A7367">
            <w:pPr>
              <w:jc w:val="center"/>
              <w:rPr>
                <w:rFonts w:cs="B Lotus"/>
                <w:sz w:val="28"/>
                <w:szCs w:val="28"/>
                <w:rtl/>
              </w:rPr>
            </w:pPr>
            <w:r w:rsidRPr="004A7367">
              <w:rPr>
                <w:rFonts w:cs="B Lotus"/>
                <w:rtl/>
              </w:rPr>
              <w:t>1842</w:t>
            </w:r>
          </w:p>
        </w:tc>
        <w:tc>
          <w:tcPr>
            <w:tcW w:w="1803" w:type="dxa"/>
          </w:tcPr>
          <w:p w14:paraId="44D2BA02" w14:textId="52899A8F" w:rsidR="004A7367" w:rsidRPr="004A7367" w:rsidRDefault="004A7367" w:rsidP="004A7367">
            <w:pPr>
              <w:jc w:val="center"/>
              <w:rPr>
                <w:rFonts w:cs="B Lotus"/>
                <w:sz w:val="28"/>
                <w:szCs w:val="28"/>
                <w:rtl/>
              </w:rPr>
            </w:pPr>
            <w:r w:rsidRPr="004A7367">
              <w:rPr>
                <w:rFonts w:cs="B Lotus" w:hint="cs"/>
                <w:rtl/>
              </w:rPr>
              <w:t>باغشاد</w:t>
            </w:r>
          </w:p>
        </w:tc>
        <w:tc>
          <w:tcPr>
            <w:tcW w:w="1803" w:type="dxa"/>
          </w:tcPr>
          <w:p w14:paraId="6336C527" w14:textId="03FB2EC7" w:rsidR="004A7367" w:rsidRPr="004A7367" w:rsidRDefault="004A7367" w:rsidP="004A7367">
            <w:pPr>
              <w:jc w:val="center"/>
              <w:rPr>
                <w:rFonts w:cs="B Lotus"/>
                <w:sz w:val="28"/>
                <w:szCs w:val="28"/>
                <w:rtl/>
              </w:rPr>
            </w:pPr>
            <w:r w:rsidRPr="004A7367">
              <w:rPr>
                <w:rFonts w:cs="B Lotus"/>
                <w:rtl/>
              </w:rPr>
              <w:t>4</w:t>
            </w:r>
          </w:p>
        </w:tc>
        <w:tc>
          <w:tcPr>
            <w:tcW w:w="1803" w:type="dxa"/>
          </w:tcPr>
          <w:p w14:paraId="47364E9F" w14:textId="563E3F11"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03E5BC0" w14:textId="77777777" w:rsidTr="00372823">
        <w:tc>
          <w:tcPr>
            <w:tcW w:w="1803" w:type="dxa"/>
          </w:tcPr>
          <w:p w14:paraId="314080BD" w14:textId="77777777" w:rsidR="004A7367" w:rsidRPr="004A7367" w:rsidRDefault="004A7367" w:rsidP="004A7367">
            <w:pPr>
              <w:pStyle w:val="ListParagraph"/>
              <w:numPr>
                <w:ilvl w:val="0"/>
                <w:numId w:val="63"/>
              </w:numPr>
              <w:bidi/>
              <w:jc w:val="center"/>
              <w:rPr>
                <w:rFonts w:cs="B Lotus"/>
                <w:rtl/>
              </w:rPr>
            </w:pPr>
          </w:p>
        </w:tc>
        <w:tc>
          <w:tcPr>
            <w:tcW w:w="1803" w:type="dxa"/>
          </w:tcPr>
          <w:p w14:paraId="7070AA11" w14:textId="2D06408D" w:rsidR="004A7367" w:rsidRPr="004A7367" w:rsidRDefault="004A7367" w:rsidP="004A7367">
            <w:pPr>
              <w:jc w:val="center"/>
              <w:rPr>
                <w:rFonts w:cs="B Lotus"/>
                <w:sz w:val="28"/>
                <w:szCs w:val="28"/>
                <w:rtl/>
              </w:rPr>
            </w:pPr>
            <w:r w:rsidRPr="004A7367">
              <w:rPr>
                <w:rFonts w:cs="B Lotus"/>
                <w:rtl/>
              </w:rPr>
              <w:t>1843</w:t>
            </w:r>
          </w:p>
        </w:tc>
        <w:tc>
          <w:tcPr>
            <w:tcW w:w="1803" w:type="dxa"/>
          </w:tcPr>
          <w:p w14:paraId="2D393787" w14:textId="63E71EBD" w:rsidR="004A7367" w:rsidRPr="004A7367" w:rsidRDefault="004A7367" w:rsidP="004A7367">
            <w:pPr>
              <w:jc w:val="center"/>
              <w:rPr>
                <w:rFonts w:cs="B Lotus"/>
                <w:sz w:val="28"/>
                <w:szCs w:val="28"/>
                <w:rtl/>
              </w:rPr>
            </w:pPr>
            <w:r w:rsidRPr="004A7367">
              <w:rPr>
                <w:rFonts w:cs="B Lotus" w:hint="cs"/>
                <w:rtl/>
              </w:rPr>
              <w:t>بافران</w:t>
            </w:r>
          </w:p>
        </w:tc>
        <w:tc>
          <w:tcPr>
            <w:tcW w:w="1803" w:type="dxa"/>
          </w:tcPr>
          <w:p w14:paraId="0713F882" w14:textId="3493175F" w:rsidR="004A7367" w:rsidRPr="004A7367" w:rsidRDefault="004A7367" w:rsidP="004A7367">
            <w:pPr>
              <w:jc w:val="center"/>
              <w:rPr>
                <w:rFonts w:cs="B Lotus"/>
                <w:sz w:val="28"/>
                <w:szCs w:val="28"/>
                <w:rtl/>
              </w:rPr>
            </w:pPr>
            <w:r w:rsidRPr="004A7367">
              <w:rPr>
                <w:rFonts w:cs="B Lotus"/>
                <w:rtl/>
              </w:rPr>
              <w:t>4</w:t>
            </w:r>
          </w:p>
        </w:tc>
        <w:tc>
          <w:tcPr>
            <w:tcW w:w="1803" w:type="dxa"/>
          </w:tcPr>
          <w:p w14:paraId="24314B20" w14:textId="09F461C5"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11E199A" w14:textId="77777777" w:rsidTr="00372823">
        <w:tc>
          <w:tcPr>
            <w:tcW w:w="1803" w:type="dxa"/>
          </w:tcPr>
          <w:p w14:paraId="6096329A" w14:textId="77777777" w:rsidR="004A7367" w:rsidRPr="004A7367" w:rsidRDefault="004A7367" w:rsidP="004A7367">
            <w:pPr>
              <w:pStyle w:val="ListParagraph"/>
              <w:numPr>
                <w:ilvl w:val="0"/>
                <w:numId w:val="63"/>
              </w:numPr>
              <w:bidi/>
              <w:jc w:val="center"/>
              <w:rPr>
                <w:rFonts w:cs="B Lotus"/>
                <w:rtl/>
              </w:rPr>
            </w:pPr>
          </w:p>
        </w:tc>
        <w:tc>
          <w:tcPr>
            <w:tcW w:w="1803" w:type="dxa"/>
          </w:tcPr>
          <w:p w14:paraId="0352B915" w14:textId="7F577643" w:rsidR="004A7367" w:rsidRPr="004A7367" w:rsidRDefault="004A7367" w:rsidP="004A7367">
            <w:pPr>
              <w:jc w:val="center"/>
              <w:rPr>
                <w:rFonts w:cs="B Lotus"/>
                <w:sz w:val="28"/>
                <w:szCs w:val="28"/>
                <w:rtl/>
              </w:rPr>
            </w:pPr>
            <w:r w:rsidRPr="004A7367">
              <w:rPr>
                <w:rFonts w:cs="B Lotus"/>
                <w:rtl/>
              </w:rPr>
              <w:t>1844</w:t>
            </w:r>
          </w:p>
        </w:tc>
        <w:tc>
          <w:tcPr>
            <w:tcW w:w="1803" w:type="dxa"/>
          </w:tcPr>
          <w:p w14:paraId="1793166D" w14:textId="5960F547" w:rsidR="004A7367" w:rsidRPr="004A7367" w:rsidRDefault="004A7367" w:rsidP="004A7367">
            <w:pPr>
              <w:jc w:val="center"/>
              <w:rPr>
                <w:rFonts w:cs="B Lotus"/>
                <w:sz w:val="28"/>
                <w:szCs w:val="28"/>
                <w:rtl/>
              </w:rPr>
            </w:pPr>
            <w:r w:rsidRPr="004A7367">
              <w:rPr>
                <w:rFonts w:cs="B Lotus" w:hint="cs"/>
                <w:rtl/>
              </w:rPr>
              <w:t>طرق</w:t>
            </w:r>
            <w:r w:rsidRPr="004A7367">
              <w:rPr>
                <w:rFonts w:cs="B Lotus"/>
                <w:rtl/>
              </w:rPr>
              <w:t xml:space="preserve"> </w:t>
            </w:r>
            <w:r w:rsidRPr="004A7367">
              <w:rPr>
                <w:rFonts w:cs="B Lotus" w:hint="cs"/>
                <w:rtl/>
              </w:rPr>
              <w:t>رود</w:t>
            </w:r>
          </w:p>
        </w:tc>
        <w:tc>
          <w:tcPr>
            <w:tcW w:w="1803" w:type="dxa"/>
          </w:tcPr>
          <w:p w14:paraId="00D00522" w14:textId="77AE9841" w:rsidR="004A7367" w:rsidRPr="004A7367" w:rsidRDefault="004A7367" w:rsidP="004A7367">
            <w:pPr>
              <w:jc w:val="center"/>
              <w:rPr>
                <w:rFonts w:cs="B Lotus"/>
                <w:sz w:val="28"/>
                <w:szCs w:val="28"/>
                <w:rtl/>
              </w:rPr>
            </w:pPr>
            <w:r w:rsidRPr="004A7367">
              <w:rPr>
                <w:rFonts w:cs="B Lotus"/>
                <w:rtl/>
              </w:rPr>
              <w:t>4</w:t>
            </w:r>
          </w:p>
        </w:tc>
        <w:tc>
          <w:tcPr>
            <w:tcW w:w="1803" w:type="dxa"/>
          </w:tcPr>
          <w:p w14:paraId="47618FF1" w14:textId="0013F24C"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0D59F763" w14:textId="77777777" w:rsidTr="00372823">
        <w:tc>
          <w:tcPr>
            <w:tcW w:w="1803" w:type="dxa"/>
          </w:tcPr>
          <w:p w14:paraId="5376C91B" w14:textId="77777777" w:rsidR="004A7367" w:rsidRPr="004A7367" w:rsidRDefault="004A7367" w:rsidP="004A7367">
            <w:pPr>
              <w:pStyle w:val="ListParagraph"/>
              <w:numPr>
                <w:ilvl w:val="0"/>
                <w:numId w:val="63"/>
              </w:numPr>
              <w:bidi/>
              <w:jc w:val="center"/>
              <w:rPr>
                <w:rFonts w:cs="B Lotus"/>
                <w:rtl/>
              </w:rPr>
            </w:pPr>
          </w:p>
        </w:tc>
        <w:tc>
          <w:tcPr>
            <w:tcW w:w="1803" w:type="dxa"/>
          </w:tcPr>
          <w:p w14:paraId="7AC8D513" w14:textId="18430AAE" w:rsidR="004A7367" w:rsidRPr="004A7367" w:rsidRDefault="004A7367" w:rsidP="004A7367">
            <w:pPr>
              <w:jc w:val="center"/>
              <w:rPr>
                <w:rFonts w:cs="B Lotus"/>
                <w:sz w:val="28"/>
                <w:szCs w:val="28"/>
                <w:rtl/>
              </w:rPr>
            </w:pPr>
            <w:r w:rsidRPr="004A7367">
              <w:rPr>
                <w:rFonts w:cs="B Lotus"/>
                <w:rtl/>
              </w:rPr>
              <w:t>1845</w:t>
            </w:r>
          </w:p>
        </w:tc>
        <w:tc>
          <w:tcPr>
            <w:tcW w:w="1803" w:type="dxa"/>
          </w:tcPr>
          <w:p w14:paraId="05A33996" w14:textId="5EFD6A1C" w:rsidR="004A7367" w:rsidRPr="004A7367" w:rsidRDefault="004A7367" w:rsidP="004A7367">
            <w:pPr>
              <w:jc w:val="center"/>
              <w:rPr>
                <w:rFonts w:cs="B Lotus"/>
                <w:sz w:val="28"/>
                <w:szCs w:val="28"/>
                <w:rtl/>
              </w:rPr>
            </w:pPr>
            <w:r w:rsidRPr="004A7367">
              <w:rPr>
                <w:rFonts w:cs="B Lotus" w:hint="cs"/>
                <w:rtl/>
              </w:rPr>
              <w:t>لای</w:t>
            </w:r>
            <w:r w:rsidRPr="004A7367">
              <w:rPr>
                <w:rFonts w:cs="B Lotus"/>
                <w:rtl/>
              </w:rPr>
              <w:t xml:space="preserve"> </w:t>
            </w:r>
            <w:r w:rsidRPr="004A7367">
              <w:rPr>
                <w:rFonts w:cs="B Lotus" w:hint="cs"/>
                <w:rtl/>
              </w:rPr>
              <w:t>بید</w:t>
            </w:r>
          </w:p>
        </w:tc>
        <w:tc>
          <w:tcPr>
            <w:tcW w:w="1803" w:type="dxa"/>
          </w:tcPr>
          <w:p w14:paraId="61E4DBEC" w14:textId="3ADCA4CF" w:rsidR="004A7367" w:rsidRPr="004A7367" w:rsidRDefault="004A7367" w:rsidP="004A7367">
            <w:pPr>
              <w:jc w:val="center"/>
              <w:rPr>
                <w:rFonts w:cs="B Lotus"/>
                <w:sz w:val="28"/>
                <w:szCs w:val="28"/>
                <w:rtl/>
              </w:rPr>
            </w:pPr>
            <w:r w:rsidRPr="004A7367">
              <w:rPr>
                <w:rFonts w:cs="B Lotus"/>
                <w:rtl/>
              </w:rPr>
              <w:t>4</w:t>
            </w:r>
          </w:p>
        </w:tc>
        <w:tc>
          <w:tcPr>
            <w:tcW w:w="1803" w:type="dxa"/>
          </w:tcPr>
          <w:p w14:paraId="23D5E1ED" w14:textId="3DAB6B65"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69975314" w14:textId="77777777" w:rsidTr="00372823">
        <w:tc>
          <w:tcPr>
            <w:tcW w:w="1803" w:type="dxa"/>
          </w:tcPr>
          <w:p w14:paraId="2309BE53" w14:textId="77777777" w:rsidR="004A7367" w:rsidRPr="004A7367" w:rsidRDefault="004A7367" w:rsidP="004A7367">
            <w:pPr>
              <w:pStyle w:val="ListParagraph"/>
              <w:numPr>
                <w:ilvl w:val="0"/>
                <w:numId w:val="63"/>
              </w:numPr>
              <w:bidi/>
              <w:jc w:val="center"/>
              <w:rPr>
                <w:rFonts w:cs="B Lotus"/>
                <w:rtl/>
              </w:rPr>
            </w:pPr>
          </w:p>
        </w:tc>
        <w:tc>
          <w:tcPr>
            <w:tcW w:w="1803" w:type="dxa"/>
          </w:tcPr>
          <w:p w14:paraId="4F744E7B" w14:textId="7443E57E" w:rsidR="004A7367" w:rsidRPr="004A7367" w:rsidRDefault="004A7367" w:rsidP="004A7367">
            <w:pPr>
              <w:jc w:val="center"/>
              <w:rPr>
                <w:rFonts w:cs="B Lotus"/>
                <w:sz w:val="28"/>
                <w:szCs w:val="28"/>
                <w:rtl/>
              </w:rPr>
            </w:pPr>
            <w:r w:rsidRPr="004A7367">
              <w:rPr>
                <w:rFonts w:cs="B Lotus"/>
                <w:rtl/>
              </w:rPr>
              <w:t>1846</w:t>
            </w:r>
          </w:p>
        </w:tc>
        <w:tc>
          <w:tcPr>
            <w:tcW w:w="1803" w:type="dxa"/>
          </w:tcPr>
          <w:p w14:paraId="3BF3A365" w14:textId="6BC810E0" w:rsidR="004A7367" w:rsidRPr="004A7367" w:rsidRDefault="004A7367" w:rsidP="004A7367">
            <w:pPr>
              <w:jc w:val="center"/>
              <w:rPr>
                <w:rFonts w:cs="B Lotus"/>
                <w:sz w:val="28"/>
                <w:szCs w:val="28"/>
                <w:rtl/>
              </w:rPr>
            </w:pPr>
            <w:r w:rsidRPr="004A7367">
              <w:rPr>
                <w:rFonts w:cs="B Lotus" w:hint="cs"/>
                <w:rtl/>
              </w:rPr>
              <w:t>گرگاب</w:t>
            </w:r>
          </w:p>
        </w:tc>
        <w:tc>
          <w:tcPr>
            <w:tcW w:w="1803" w:type="dxa"/>
          </w:tcPr>
          <w:p w14:paraId="0CD023F3" w14:textId="753C562F" w:rsidR="004A7367" w:rsidRPr="004A7367" w:rsidRDefault="004A7367" w:rsidP="004A7367">
            <w:pPr>
              <w:jc w:val="center"/>
              <w:rPr>
                <w:rFonts w:cs="B Lotus"/>
                <w:sz w:val="28"/>
                <w:szCs w:val="28"/>
                <w:rtl/>
              </w:rPr>
            </w:pPr>
            <w:r w:rsidRPr="004A7367">
              <w:rPr>
                <w:rFonts w:cs="B Lotus"/>
                <w:rtl/>
              </w:rPr>
              <w:t>4</w:t>
            </w:r>
          </w:p>
        </w:tc>
        <w:tc>
          <w:tcPr>
            <w:tcW w:w="1803" w:type="dxa"/>
          </w:tcPr>
          <w:p w14:paraId="27FFD4FB" w14:textId="26C3502C"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73ABB9B" w14:textId="77777777" w:rsidTr="00372823">
        <w:tc>
          <w:tcPr>
            <w:tcW w:w="1803" w:type="dxa"/>
          </w:tcPr>
          <w:p w14:paraId="27BD709F" w14:textId="77777777" w:rsidR="004A7367" w:rsidRPr="004A7367" w:rsidRDefault="004A7367" w:rsidP="004A7367">
            <w:pPr>
              <w:pStyle w:val="ListParagraph"/>
              <w:numPr>
                <w:ilvl w:val="0"/>
                <w:numId w:val="63"/>
              </w:numPr>
              <w:bidi/>
              <w:jc w:val="center"/>
              <w:rPr>
                <w:rFonts w:cs="B Lotus"/>
                <w:rtl/>
              </w:rPr>
            </w:pPr>
          </w:p>
        </w:tc>
        <w:tc>
          <w:tcPr>
            <w:tcW w:w="1803" w:type="dxa"/>
          </w:tcPr>
          <w:p w14:paraId="6D5B1BFA" w14:textId="2DE76EA5" w:rsidR="004A7367" w:rsidRPr="004A7367" w:rsidRDefault="004A7367" w:rsidP="004A7367">
            <w:pPr>
              <w:jc w:val="center"/>
              <w:rPr>
                <w:rFonts w:cs="B Lotus"/>
                <w:sz w:val="28"/>
                <w:szCs w:val="28"/>
                <w:rtl/>
              </w:rPr>
            </w:pPr>
            <w:r w:rsidRPr="004A7367">
              <w:rPr>
                <w:rFonts w:cs="B Lotus"/>
                <w:rtl/>
              </w:rPr>
              <w:t>1847</w:t>
            </w:r>
          </w:p>
        </w:tc>
        <w:tc>
          <w:tcPr>
            <w:tcW w:w="1803" w:type="dxa"/>
          </w:tcPr>
          <w:p w14:paraId="5B4D2D5F" w14:textId="228C6E6F" w:rsidR="004A7367" w:rsidRPr="004A7367" w:rsidRDefault="004A7367" w:rsidP="004A7367">
            <w:pPr>
              <w:jc w:val="center"/>
              <w:rPr>
                <w:rFonts w:cs="B Lotus"/>
                <w:sz w:val="28"/>
                <w:szCs w:val="28"/>
                <w:rtl/>
              </w:rPr>
            </w:pPr>
            <w:r w:rsidRPr="004A7367">
              <w:rPr>
                <w:rFonts w:cs="B Lotus" w:hint="cs"/>
                <w:rtl/>
              </w:rPr>
              <w:t>مجلسی</w:t>
            </w:r>
          </w:p>
        </w:tc>
        <w:tc>
          <w:tcPr>
            <w:tcW w:w="1803" w:type="dxa"/>
          </w:tcPr>
          <w:p w14:paraId="3AD2708D" w14:textId="00755E89" w:rsidR="004A7367" w:rsidRPr="004A7367" w:rsidRDefault="004A7367" w:rsidP="004A7367">
            <w:pPr>
              <w:jc w:val="center"/>
              <w:rPr>
                <w:rFonts w:cs="B Lotus"/>
                <w:sz w:val="28"/>
                <w:szCs w:val="28"/>
                <w:rtl/>
              </w:rPr>
            </w:pPr>
            <w:r w:rsidRPr="004A7367">
              <w:rPr>
                <w:rFonts w:cs="B Lotus"/>
                <w:rtl/>
              </w:rPr>
              <w:t>4</w:t>
            </w:r>
          </w:p>
        </w:tc>
        <w:tc>
          <w:tcPr>
            <w:tcW w:w="1803" w:type="dxa"/>
          </w:tcPr>
          <w:p w14:paraId="36349F4D" w14:textId="31B868D0"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5B5D551E" w14:textId="77777777" w:rsidTr="00372823">
        <w:tc>
          <w:tcPr>
            <w:tcW w:w="1803" w:type="dxa"/>
          </w:tcPr>
          <w:p w14:paraId="086F302C" w14:textId="77777777" w:rsidR="004A7367" w:rsidRPr="004A7367" w:rsidRDefault="004A7367" w:rsidP="004A7367">
            <w:pPr>
              <w:pStyle w:val="ListParagraph"/>
              <w:numPr>
                <w:ilvl w:val="0"/>
                <w:numId w:val="63"/>
              </w:numPr>
              <w:bidi/>
              <w:jc w:val="center"/>
              <w:rPr>
                <w:rFonts w:cs="B Lotus"/>
                <w:rtl/>
              </w:rPr>
            </w:pPr>
          </w:p>
        </w:tc>
        <w:tc>
          <w:tcPr>
            <w:tcW w:w="1803" w:type="dxa"/>
          </w:tcPr>
          <w:p w14:paraId="433BE314" w14:textId="0A99D280" w:rsidR="004A7367" w:rsidRPr="004A7367" w:rsidRDefault="004A7367" w:rsidP="004A7367">
            <w:pPr>
              <w:jc w:val="center"/>
              <w:rPr>
                <w:rFonts w:cs="B Lotus"/>
                <w:sz w:val="28"/>
                <w:szCs w:val="28"/>
                <w:rtl/>
              </w:rPr>
            </w:pPr>
            <w:r w:rsidRPr="004A7367">
              <w:rPr>
                <w:rFonts w:cs="B Lotus"/>
                <w:rtl/>
              </w:rPr>
              <w:t>1848</w:t>
            </w:r>
          </w:p>
        </w:tc>
        <w:tc>
          <w:tcPr>
            <w:tcW w:w="1803" w:type="dxa"/>
          </w:tcPr>
          <w:p w14:paraId="6B8351D3" w14:textId="4A2D3CCC" w:rsidR="004A7367" w:rsidRPr="004A7367" w:rsidRDefault="004A7367" w:rsidP="004A7367">
            <w:pPr>
              <w:jc w:val="center"/>
              <w:rPr>
                <w:rFonts w:cs="B Lotus"/>
                <w:sz w:val="28"/>
                <w:szCs w:val="28"/>
                <w:rtl/>
              </w:rPr>
            </w:pPr>
            <w:r w:rsidRPr="004A7367">
              <w:rPr>
                <w:rFonts w:cs="B Lotus" w:hint="cs"/>
                <w:rtl/>
              </w:rPr>
              <w:t>کرکوند</w:t>
            </w:r>
          </w:p>
        </w:tc>
        <w:tc>
          <w:tcPr>
            <w:tcW w:w="1803" w:type="dxa"/>
          </w:tcPr>
          <w:p w14:paraId="27E70A82" w14:textId="44823A75" w:rsidR="004A7367" w:rsidRPr="004A7367" w:rsidRDefault="004A7367" w:rsidP="004A7367">
            <w:pPr>
              <w:jc w:val="center"/>
              <w:rPr>
                <w:rFonts w:cs="B Lotus"/>
                <w:sz w:val="28"/>
                <w:szCs w:val="28"/>
                <w:rtl/>
              </w:rPr>
            </w:pPr>
            <w:r w:rsidRPr="004A7367">
              <w:rPr>
                <w:rFonts w:cs="B Lotus"/>
                <w:rtl/>
              </w:rPr>
              <w:t>4</w:t>
            </w:r>
          </w:p>
        </w:tc>
        <w:tc>
          <w:tcPr>
            <w:tcW w:w="1803" w:type="dxa"/>
          </w:tcPr>
          <w:p w14:paraId="658AE4A2" w14:textId="530982A7"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58AABDA" w14:textId="77777777" w:rsidTr="00372823">
        <w:tc>
          <w:tcPr>
            <w:tcW w:w="1803" w:type="dxa"/>
          </w:tcPr>
          <w:p w14:paraId="55979D2C" w14:textId="77777777" w:rsidR="004A7367" w:rsidRPr="004A7367" w:rsidRDefault="004A7367" w:rsidP="004A7367">
            <w:pPr>
              <w:pStyle w:val="ListParagraph"/>
              <w:numPr>
                <w:ilvl w:val="0"/>
                <w:numId w:val="63"/>
              </w:numPr>
              <w:bidi/>
              <w:jc w:val="center"/>
              <w:rPr>
                <w:rFonts w:cs="B Lotus"/>
                <w:rtl/>
              </w:rPr>
            </w:pPr>
          </w:p>
        </w:tc>
        <w:tc>
          <w:tcPr>
            <w:tcW w:w="1803" w:type="dxa"/>
          </w:tcPr>
          <w:p w14:paraId="2697450E" w14:textId="2EE62CF1" w:rsidR="004A7367" w:rsidRPr="004A7367" w:rsidRDefault="004A7367" w:rsidP="004A7367">
            <w:pPr>
              <w:jc w:val="center"/>
              <w:rPr>
                <w:rFonts w:cs="B Lotus"/>
                <w:sz w:val="28"/>
                <w:szCs w:val="28"/>
                <w:rtl/>
              </w:rPr>
            </w:pPr>
            <w:r w:rsidRPr="004A7367">
              <w:rPr>
                <w:rFonts w:cs="B Lotus"/>
                <w:rtl/>
              </w:rPr>
              <w:t>1849</w:t>
            </w:r>
          </w:p>
        </w:tc>
        <w:tc>
          <w:tcPr>
            <w:tcW w:w="1803" w:type="dxa"/>
          </w:tcPr>
          <w:p w14:paraId="1440E5CF" w14:textId="4F56DF15" w:rsidR="004A7367" w:rsidRPr="004A7367" w:rsidRDefault="004A7367" w:rsidP="004A7367">
            <w:pPr>
              <w:jc w:val="center"/>
              <w:rPr>
                <w:rFonts w:cs="B Lotus"/>
                <w:sz w:val="28"/>
                <w:szCs w:val="28"/>
                <w:rtl/>
              </w:rPr>
            </w:pPr>
            <w:r w:rsidRPr="004A7367">
              <w:rPr>
                <w:rFonts w:cs="B Lotus" w:hint="cs"/>
                <w:rtl/>
              </w:rPr>
              <w:t>سفیدشهر</w:t>
            </w:r>
          </w:p>
        </w:tc>
        <w:tc>
          <w:tcPr>
            <w:tcW w:w="1803" w:type="dxa"/>
          </w:tcPr>
          <w:p w14:paraId="18BCE0C3" w14:textId="52B9180C" w:rsidR="004A7367" w:rsidRPr="004A7367" w:rsidRDefault="004A7367" w:rsidP="004A7367">
            <w:pPr>
              <w:jc w:val="center"/>
              <w:rPr>
                <w:rFonts w:cs="B Lotus"/>
                <w:sz w:val="28"/>
                <w:szCs w:val="28"/>
                <w:rtl/>
              </w:rPr>
            </w:pPr>
            <w:r w:rsidRPr="004A7367">
              <w:rPr>
                <w:rFonts w:cs="B Lotus"/>
                <w:rtl/>
              </w:rPr>
              <w:t>4</w:t>
            </w:r>
          </w:p>
        </w:tc>
        <w:tc>
          <w:tcPr>
            <w:tcW w:w="1803" w:type="dxa"/>
          </w:tcPr>
          <w:p w14:paraId="210752E9" w14:textId="21DC6206"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31E1994" w14:textId="77777777" w:rsidTr="00372823">
        <w:tc>
          <w:tcPr>
            <w:tcW w:w="1803" w:type="dxa"/>
          </w:tcPr>
          <w:p w14:paraId="1E2E91B3" w14:textId="77777777" w:rsidR="004A7367" w:rsidRPr="004A7367" w:rsidRDefault="004A7367" w:rsidP="004A7367">
            <w:pPr>
              <w:pStyle w:val="ListParagraph"/>
              <w:numPr>
                <w:ilvl w:val="0"/>
                <w:numId w:val="63"/>
              </w:numPr>
              <w:bidi/>
              <w:jc w:val="center"/>
              <w:rPr>
                <w:rFonts w:cs="B Lotus"/>
                <w:rtl/>
              </w:rPr>
            </w:pPr>
          </w:p>
        </w:tc>
        <w:tc>
          <w:tcPr>
            <w:tcW w:w="1803" w:type="dxa"/>
          </w:tcPr>
          <w:p w14:paraId="03EF9308" w14:textId="1EA9359B" w:rsidR="004A7367" w:rsidRPr="004A7367" w:rsidRDefault="004A7367" w:rsidP="004A7367">
            <w:pPr>
              <w:jc w:val="center"/>
              <w:rPr>
                <w:rFonts w:cs="B Lotus"/>
                <w:sz w:val="28"/>
                <w:szCs w:val="28"/>
                <w:rtl/>
              </w:rPr>
            </w:pPr>
            <w:r w:rsidRPr="004A7367">
              <w:rPr>
                <w:rFonts w:cs="B Lotus"/>
                <w:rtl/>
              </w:rPr>
              <w:t>1850</w:t>
            </w:r>
          </w:p>
        </w:tc>
        <w:tc>
          <w:tcPr>
            <w:tcW w:w="1803" w:type="dxa"/>
          </w:tcPr>
          <w:p w14:paraId="18E83C4D" w14:textId="5C7A4257" w:rsidR="004A7367" w:rsidRPr="004A7367" w:rsidRDefault="004A7367" w:rsidP="004A7367">
            <w:pPr>
              <w:jc w:val="center"/>
              <w:rPr>
                <w:rFonts w:cs="B Lotus"/>
                <w:sz w:val="28"/>
                <w:szCs w:val="28"/>
                <w:rtl/>
              </w:rPr>
            </w:pPr>
            <w:r w:rsidRPr="004A7367">
              <w:rPr>
                <w:rFonts w:cs="B Lotus" w:hint="cs"/>
                <w:rtl/>
              </w:rPr>
              <w:t>گلشن</w:t>
            </w:r>
          </w:p>
        </w:tc>
        <w:tc>
          <w:tcPr>
            <w:tcW w:w="1803" w:type="dxa"/>
          </w:tcPr>
          <w:p w14:paraId="205E17C3" w14:textId="594FE4F0" w:rsidR="004A7367" w:rsidRPr="004A7367" w:rsidRDefault="004A7367" w:rsidP="004A7367">
            <w:pPr>
              <w:jc w:val="center"/>
              <w:rPr>
                <w:rFonts w:cs="B Lotus"/>
                <w:sz w:val="28"/>
                <w:szCs w:val="28"/>
                <w:rtl/>
              </w:rPr>
            </w:pPr>
            <w:r w:rsidRPr="004A7367">
              <w:rPr>
                <w:rFonts w:cs="B Lotus"/>
                <w:rtl/>
              </w:rPr>
              <w:t>4</w:t>
            </w:r>
          </w:p>
        </w:tc>
        <w:tc>
          <w:tcPr>
            <w:tcW w:w="1803" w:type="dxa"/>
          </w:tcPr>
          <w:p w14:paraId="54C259BF" w14:textId="690EA327"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BD3C8A2" w14:textId="77777777" w:rsidTr="00372823">
        <w:tc>
          <w:tcPr>
            <w:tcW w:w="1803" w:type="dxa"/>
          </w:tcPr>
          <w:p w14:paraId="1C6C45F7" w14:textId="77777777" w:rsidR="004A7367" w:rsidRPr="004A7367" w:rsidRDefault="004A7367" w:rsidP="004A7367">
            <w:pPr>
              <w:pStyle w:val="ListParagraph"/>
              <w:numPr>
                <w:ilvl w:val="0"/>
                <w:numId w:val="63"/>
              </w:numPr>
              <w:bidi/>
              <w:jc w:val="center"/>
              <w:rPr>
                <w:rFonts w:cs="B Lotus"/>
                <w:rtl/>
              </w:rPr>
            </w:pPr>
          </w:p>
        </w:tc>
        <w:tc>
          <w:tcPr>
            <w:tcW w:w="1803" w:type="dxa"/>
          </w:tcPr>
          <w:p w14:paraId="04C7FA11" w14:textId="7195F272" w:rsidR="004A7367" w:rsidRPr="004A7367" w:rsidRDefault="004A7367" w:rsidP="004A7367">
            <w:pPr>
              <w:jc w:val="center"/>
              <w:rPr>
                <w:rFonts w:cs="B Lotus"/>
                <w:sz w:val="28"/>
                <w:szCs w:val="28"/>
                <w:rtl/>
              </w:rPr>
            </w:pPr>
            <w:r w:rsidRPr="004A7367">
              <w:rPr>
                <w:rFonts w:cs="B Lotus"/>
                <w:rtl/>
              </w:rPr>
              <w:t>1851</w:t>
            </w:r>
          </w:p>
        </w:tc>
        <w:tc>
          <w:tcPr>
            <w:tcW w:w="1803" w:type="dxa"/>
          </w:tcPr>
          <w:p w14:paraId="06D1139A" w14:textId="2082F31B" w:rsidR="004A7367" w:rsidRPr="004A7367" w:rsidRDefault="004A7367" w:rsidP="004A7367">
            <w:pPr>
              <w:jc w:val="center"/>
              <w:rPr>
                <w:rFonts w:cs="B Lotus"/>
                <w:sz w:val="28"/>
                <w:szCs w:val="28"/>
                <w:rtl/>
              </w:rPr>
            </w:pPr>
            <w:r w:rsidRPr="004A7367">
              <w:rPr>
                <w:rFonts w:cs="B Lotus" w:hint="cs"/>
                <w:rtl/>
              </w:rPr>
              <w:t>شاپورآباد</w:t>
            </w:r>
          </w:p>
        </w:tc>
        <w:tc>
          <w:tcPr>
            <w:tcW w:w="1803" w:type="dxa"/>
          </w:tcPr>
          <w:p w14:paraId="1DE9C1FB" w14:textId="5AB517AB" w:rsidR="004A7367" w:rsidRPr="004A7367" w:rsidRDefault="004A7367" w:rsidP="004A7367">
            <w:pPr>
              <w:jc w:val="center"/>
              <w:rPr>
                <w:rFonts w:cs="B Lotus"/>
                <w:sz w:val="28"/>
                <w:szCs w:val="28"/>
                <w:rtl/>
              </w:rPr>
            </w:pPr>
            <w:r w:rsidRPr="004A7367">
              <w:rPr>
                <w:rFonts w:cs="B Lotus"/>
                <w:rtl/>
              </w:rPr>
              <w:t>4</w:t>
            </w:r>
          </w:p>
        </w:tc>
        <w:tc>
          <w:tcPr>
            <w:tcW w:w="1803" w:type="dxa"/>
          </w:tcPr>
          <w:p w14:paraId="2BC37527" w14:textId="7059D22F"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6516D1BC" w14:textId="77777777" w:rsidTr="00372823">
        <w:tc>
          <w:tcPr>
            <w:tcW w:w="1803" w:type="dxa"/>
          </w:tcPr>
          <w:p w14:paraId="18EDE32B" w14:textId="77777777" w:rsidR="004A7367" w:rsidRPr="004A7367" w:rsidRDefault="004A7367" w:rsidP="004A7367">
            <w:pPr>
              <w:pStyle w:val="ListParagraph"/>
              <w:numPr>
                <w:ilvl w:val="0"/>
                <w:numId w:val="63"/>
              </w:numPr>
              <w:bidi/>
              <w:jc w:val="center"/>
              <w:rPr>
                <w:rFonts w:cs="B Lotus"/>
                <w:rtl/>
              </w:rPr>
            </w:pPr>
          </w:p>
        </w:tc>
        <w:tc>
          <w:tcPr>
            <w:tcW w:w="1803" w:type="dxa"/>
          </w:tcPr>
          <w:p w14:paraId="76C4BC2D" w14:textId="40E157D3" w:rsidR="004A7367" w:rsidRPr="004A7367" w:rsidRDefault="004A7367" w:rsidP="004A7367">
            <w:pPr>
              <w:jc w:val="center"/>
              <w:rPr>
                <w:rFonts w:cs="B Lotus"/>
                <w:sz w:val="28"/>
                <w:szCs w:val="28"/>
                <w:rtl/>
              </w:rPr>
            </w:pPr>
            <w:r w:rsidRPr="004A7367">
              <w:rPr>
                <w:rFonts w:cs="B Lotus"/>
                <w:rtl/>
              </w:rPr>
              <w:t>1852</w:t>
            </w:r>
          </w:p>
        </w:tc>
        <w:tc>
          <w:tcPr>
            <w:tcW w:w="1803" w:type="dxa"/>
          </w:tcPr>
          <w:p w14:paraId="7473F591" w14:textId="1FF31225" w:rsidR="004A7367" w:rsidRPr="004A7367" w:rsidRDefault="004A7367" w:rsidP="004A7367">
            <w:pPr>
              <w:jc w:val="center"/>
              <w:rPr>
                <w:rFonts w:cs="B Lotus"/>
                <w:sz w:val="28"/>
                <w:szCs w:val="28"/>
                <w:rtl/>
              </w:rPr>
            </w:pPr>
            <w:r w:rsidRPr="004A7367">
              <w:rPr>
                <w:rFonts w:cs="B Lotus" w:hint="cs"/>
                <w:rtl/>
              </w:rPr>
              <w:t>کمشچه</w:t>
            </w:r>
          </w:p>
        </w:tc>
        <w:tc>
          <w:tcPr>
            <w:tcW w:w="1803" w:type="dxa"/>
          </w:tcPr>
          <w:p w14:paraId="1FA0B92F" w14:textId="4B0BDCC6" w:rsidR="004A7367" w:rsidRPr="004A7367" w:rsidRDefault="004A7367" w:rsidP="004A7367">
            <w:pPr>
              <w:jc w:val="center"/>
              <w:rPr>
                <w:rFonts w:cs="B Lotus"/>
                <w:sz w:val="28"/>
                <w:szCs w:val="28"/>
                <w:rtl/>
              </w:rPr>
            </w:pPr>
            <w:r w:rsidRPr="004A7367">
              <w:rPr>
                <w:rFonts w:cs="B Lotus"/>
                <w:rtl/>
              </w:rPr>
              <w:t>4</w:t>
            </w:r>
          </w:p>
        </w:tc>
        <w:tc>
          <w:tcPr>
            <w:tcW w:w="1803" w:type="dxa"/>
          </w:tcPr>
          <w:p w14:paraId="73ECFD23" w14:textId="21216EC6"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27304EAF" w14:textId="77777777" w:rsidTr="00372823">
        <w:tc>
          <w:tcPr>
            <w:tcW w:w="1803" w:type="dxa"/>
          </w:tcPr>
          <w:p w14:paraId="5C00644D" w14:textId="77777777" w:rsidR="004A7367" w:rsidRPr="004A7367" w:rsidRDefault="004A7367" w:rsidP="004A7367">
            <w:pPr>
              <w:pStyle w:val="ListParagraph"/>
              <w:numPr>
                <w:ilvl w:val="0"/>
                <w:numId w:val="63"/>
              </w:numPr>
              <w:bidi/>
              <w:jc w:val="center"/>
              <w:rPr>
                <w:rFonts w:cs="B Lotus"/>
                <w:rtl/>
              </w:rPr>
            </w:pPr>
          </w:p>
        </w:tc>
        <w:tc>
          <w:tcPr>
            <w:tcW w:w="1803" w:type="dxa"/>
          </w:tcPr>
          <w:p w14:paraId="3778FF0D" w14:textId="1AA3696A" w:rsidR="004A7367" w:rsidRPr="004A7367" w:rsidRDefault="004A7367" w:rsidP="004A7367">
            <w:pPr>
              <w:jc w:val="center"/>
              <w:rPr>
                <w:rFonts w:cs="B Lotus"/>
                <w:sz w:val="28"/>
                <w:szCs w:val="28"/>
                <w:rtl/>
              </w:rPr>
            </w:pPr>
            <w:r w:rsidRPr="004A7367">
              <w:rPr>
                <w:rFonts w:cs="B Lotus"/>
                <w:rtl/>
              </w:rPr>
              <w:t>1853</w:t>
            </w:r>
          </w:p>
        </w:tc>
        <w:tc>
          <w:tcPr>
            <w:tcW w:w="1803" w:type="dxa"/>
          </w:tcPr>
          <w:p w14:paraId="37DD62D3" w14:textId="0A0FC5ED" w:rsidR="004A7367" w:rsidRPr="004A7367" w:rsidRDefault="004A7367" w:rsidP="004A7367">
            <w:pPr>
              <w:jc w:val="center"/>
              <w:rPr>
                <w:rFonts w:cs="B Lotus"/>
                <w:sz w:val="28"/>
                <w:szCs w:val="28"/>
                <w:rtl/>
              </w:rPr>
            </w:pPr>
            <w:r w:rsidRPr="004A7367">
              <w:rPr>
                <w:rFonts w:cs="B Lotus" w:hint="cs"/>
                <w:rtl/>
              </w:rPr>
              <w:t>سین</w:t>
            </w:r>
          </w:p>
        </w:tc>
        <w:tc>
          <w:tcPr>
            <w:tcW w:w="1803" w:type="dxa"/>
          </w:tcPr>
          <w:p w14:paraId="43250EF8" w14:textId="1A28D457" w:rsidR="004A7367" w:rsidRPr="004A7367" w:rsidRDefault="004A7367" w:rsidP="004A7367">
            <w:pPr>
              <w:jc w:val="center"/>
              <w:rPr>
                <w:rFonts w:cs="B Lotus"/>
                <w:sz w:val="28"/>
                <w:szCs w:val="28"/>
                <w:rtl/>
              </w:rPr>
            </w:pPr>
            <w:r w:rsidRPr="004A7367">
              <w:rPr>
                <w:rFonts w:cs="B Lotus"/>
                <w:rtl/>
              </w:rPr>
              <w:t>4</w:t>
            </w:r>
          </w:p>
        </w:tc>
        <w:tc>
          <w:tcPr>
            <w:tcW w:w="1803" w:type="dxa"/>
          </w:tcPr>
          <w:p w14:paraId="7FBC2385" w14:textId="2B66CCC6"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19C36182" w14:textId="77777777" w:rsidTr="00372823">
        <w:tc>
          <w:tcPr>
            <w:tcW w:w="1803" w:type="dxa"/>
          </w:tcPr>
          <w:p w14:paraId="36C7D69C" w14:textId="77777777" w:rsidR="004A7367" w:rsidRPr="004A7367" w:rsidRDefault="004A7367" w:rsidP="004A7367">
            <w:pPr>
              <w:pStyle w:val="ListParagraph"/>
              <w:numPr>
                <w:ilvl w:val="0"/>
                <w:numId w:val="63"/>
              </w:numPr>
              <w:bidi/>
              <w:jc w:val="center"/>
              <w:rPr>
                <w:rFonts w:cs="B Lotus"/>
                <w:rtl/>
              </w:rPr>
            </w:pPr>
          </w:p>
        </w:tc>
        <w:tc>
          <w:tcPr>
            <w:tcW w:w="1803" w:type="dxa"/>
          </w:tcPr>
          <w:p w14:paraId="03474F0B" w14:textId="21CA8021" w:rsidR="004A7367" w:rsidRPr="004A7367" w:rsidRDefault="004A7367" w:rsidP="004A7367">
            <w:pPr>
              <w:jc w:val="center"/>
              <w:rPr>
                <w:rFonts w:cs="B Lotus"/>
                <w:sz w:val="28"/>
                <w:szCs w:val="28"/>
                <w:rtl/>
              </w:rPr>
            </w:pPr>
            <w:r w:rsidRPr="004A7367">
              <w:rPr>
                <w:rFonts w:cs="B Lotus"/>
                <w:rtl/>
              </w:rPr>
              <w:t>1854</w:t>
            </w:r>
          </w:p>
        </w:tc>
        <w:tc>
          <w:tcPr>
            <w:tcW w:w="1803" w:type="dxa"/>
          </w:tcPr>
          <w:p w14:paraId="61B006B3" w14:textId="70A22E4E" w:rsidR="004A7367" w:rsidRPr="004A7367" w:rsidRDefault="004A7367" w:rsidP="004A7367">
            <w:pPr>
              <w:jc w:val="center"/>
              <w:rPr>
                <w:rFonts w:cs="B Lotus"/>
                <w:sz w:val="28"/>
                <w:szCs w:val="28"/>
                <w:rtl/>
              </w:rPr>
            </w:pPr>
            <w:r w:rsidRPr="004A7367">
              <w:rPr>
                <w:rFonts w:cs="B Lotus" w:hint="cs"/>
                <w:rtl/>
              </w:rPr>
              <w:t>فرخی</w:t>
            </w:r>
          </w:p>
        </w:tc>
        <w:tc>
          <w:tcPr>
            <w:tcW w:w="1803" w:type="dxa"/>
          </w:tcPr>
          <w:p w14:paraId="38FDF997" w14:textId="18D748A5" w:rsidR="004A7367" w:rsidRPr="004A7367" w:rsidRDefault="004A7367" w:rsidP="004A7367">
            <w:pPr>
              <w:jc w:val="center"/>
              <w:rPr>
                <w:rFonts w:cs="B Lotus"/>
                <w:sz w:val="28"/>
                <w:szCs w:val="28"/>
                <w:rtl/>
              </w:rPr>
            </w:pPr>
            <w:r w:rsidRPr="004A7367">
              <w:rPr>
                <w:rFonts w:cs="B Lotus"/>
                <w:rtl/>
              </w:rPr>
              <w:t>4</w:t>
            </w:r>
          </w:p>
        </w:tc>
        <w:tc>
          <w:tcPr>
            <w:tcW w:w="1803" w:type="dxa"/>
          </w:tcPr>
          <w:p w14:paraId="025CEA4E" w14:textId="160AA169" w:rsidR="004A7367" w:rsidRPr="004A7367" w:rsidRDefault="004A7367" w:rsidP="004A7367">
            <w:pPr>
              <w:jc w:val="center"/>
              <w:rPr>
                <w:rFonts w:cs="B Lotus"/>
                <w:sz w:val="28"/>
                <w:szCs w:val="28"/>
                <w:rtl/>
              </w:rPr>
            </w:pPr>
            <w:r w:rsidRPr="004A7367">
              <w:rPr>
                <w:rFonts w:cs="B Lotus" w:hint="cs"/>
                <w:rtl/>
              </w:rPr>
              <w:t>اصفهان</w:t>
            </w:r>
          </w:p>
        </w:tc>
      </w:tr>
      <w:tr w:rsidR="004A7367" w:rsidRPr="004A7367" w14:paraId="36B7EE9C" w14:textId="77777777" w:rsidTr="00372823">
        <w:tc>
          <w:tcPr>
            <w:tcW w:w="1803" w:type="dxa"/>
          </w:tcPr>
          <w:p w14:paraId="0E20C763" w14:textId="77777777" w:rsidR="004A7367" w:rsidRPr="004A7367" w:rsidRDefault="004A7367" w:rsidP="004A7367">
            <w:pPr>
              <w:pStyle w:val="ListParagraph"/>
              <w:numPr>
                <w:ilvl w:val="0"/>
                <w:numId w:val="63"/>
              </w:numPr>
              <w:bidi/>
              <w:jc w:val="center"/>
              <w:rPr>
                <w:rFonts w:cs="B Lotus"/>
                <w:rtl/>
              </w:rPr>
            </w:pPr>
          </w:p>
        </w:tc>
        <w:tc>
          <w:tcPr>
            <w:tcW w:w="1803" w:type="dxa"/>
          </w:tcPr>
          <w:p w14:paraId="7780827A" w14:textId="30DEE6DA" w:rsidR="004A7367" w:rsidRPr="004A7367" w:rsidRDefault="004A7367" w:rsidP="004A7367">
            <w:pPr>
              <w:jc w:val="center"/>
              <w:rPr>
                <w:rFonts w:cs="B Lotus"/>
                <w:sz w:val="28"/>
                <w:szCs w:val="28"/>
                <w:rtl/>
              </w:rPr>
            </w:pPr>
            <w:r w:rsidRPr="004A7367">
              <w:rPr>
                <w:rFonts w:cs="B Lotus"/>
                <w:rtl/>
              </w:rPr>
              <w:t>101</w:t>
            </w:r>
          </w:p>
        </w:tc>
        <w:tc>
          <w:tcPr>
            <w:tcW w:w="1803" w:type="dxa"/>
          </w:tcPr>
          <w:p w14:paraId="181A82C0" w14:textId="724B0B64" w:rsidR="004A7367" w:rsidRPr="004A7367" w:rsidRDefault="004A7367" w:rsidP="004A7367">
            <w:pPr>
              <w:jc w:val="center"/>
              <w:rPr>
                <w:rFonts w:cs="B Lotus"/>
                <w:sz w:val="28"/>
                <w:szCs w:val="28"/>
                <w:rtl/>
              </w:rPr>
            </w:pPr>
            <w:r w:rsidRPr="004A7367">
              <w:rPr>
                <w:rFonts w:cs="B Lotus" w:hint="cs"/>
                <w:rtl/>
              </w:rPr>
              <w:t>ایلام</w:t>
            </w:r>
          </w:p>
        </w:tc>
        <w:tc>
          <w:tcPr>
            <w:tcW w:w="1803" w:type="dxa"/>
          </w:tcPr>
          <w:p w14:paraId="4C16C01D" w14:textId="4400DF22" w:rsidR="004A7367" w:rsidRPr="004A7367" w:rsidRDefault="004A7367" w:rsidP="004A7367">
            <w:pPr>
              <w:jc w:val="center"/>
              <w:rPr>
                <w:rFonts w:cs="B Lotus"/>
                <w:sz w:val="28"/>
                <w:szCs w:val="28"/>
                <w:rtl/>
              </w:rPr>
            </w:pPr>
            <w:r w:rsidRPr="004A7367">
              <w:rPr>
                <w:rFonts w:cs="B Lotus"/>
                <w:rtl/>
              </w:rPr>
              <w:t>5</w:t>
            </w:r>
          </w:p>
        </w:tc>
        <w:tc>
          <w:tcPr>
            <w:tcW w:w="1803" w:type="dxa"/>
          </w:tcPr>
          <w:p w14:paraId="1FD4F380" w14:textId="707CF317"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7049A9D7" w14:textId="77777777" w:rsidTr="00372823">
        <w:tc>
          <w:tcPr>
            <w:tcW w:w="1803" w:type="dxa"/>
          </w:tcPr>
          <w:p w14:paraId="4CC2D43E" w14:textId="77777777" w:rsidR="004A7367" w:rsidRPr="004A7367" w:rsidRDefault="004A7367" w:rsidP="004A7367">
            <w:pPr>
              <w:pStyle w:val="ListParagraph"/>
              <w:numPr>
                <w:ilvl w:val="0"/>
                <w:numId w:val="63"/>
              </w:numPr>
              <w:bidi/>
              <w:jc w:val="center"/>
              <w:rPr>
                <w:rFonts w:cs="B Lotus"/>
                <w:rtl/>
              </w:rPr>
            </w:pPr>
          </w:p>
        </w:tc>
        <w:tc>
          <w:tcPr>
            <w:tcW w:w="1803" w:type="dxa"/>
          </w:tcPr>
          <w:p w14:paraId="4949AA84" w14:textId="0486AE19" w:rsidR="004A7367" w:rsidRPr="004A7367" w:rsidRDefault="004A7367" w:rsidP="004A7367">
            <w:pPr>
              <w:jc w:val="center"/>
              <w:rPr>
                <w:rFonts w:cs="B Lotus"/>
                <w:sz w:val="28"/>
                <w:szCs w:val="28"/>
                <w:rtl/>
              </w:rPr>
            </w:pPr>
            <w:r w:rsidRPr="004A7367">
              <w:rPr>
                <w:rFonts w:cs="B Lotus"/>
                <w:rtl/>
              </w:rPr>
              <w:t>102</w:t>
            </w:r>
          </w:p>
        </w:tc>
        <w:tc>
          <w:tcPr>
            <w:tcW w:w="1803" w:type="dxa"/>
          </w:tcPr>
          <w:p w14:paraId="2A1F6D9C" w14:textId="3DD1A88F" w:rsidR="004A7367" w:rsidRPr="004A7367" w:rsidRDefault="004A7367" w:rsidP="004A7367">
            <w:pPr>
              <w:jc w:val="center"/>
              <w:rPr>
                <w:rFonts w:cs="B Lotus"/>
                <w:sz w:val="28"/>
                <w:szCs w:val="28"/>
                <w:rtl/>
              </w:rPr>
            </w:pPr>
            <w:r w:rsidRPr="004A7367">
              <w:rPr>
                <w:rFonts w:cs="B Lotus" w:hint="cs"/>
                <w:rtl/>
              </w:rPr>
              <w:t>ایوان</w:t>
            </w:r>
            <w:r w:rsidRPr="004A7367">
              <w:rPr>
                <w:rFonts w:cs="B Lotus"/>
                <w:rtl/>
              </w:rPr>
              <w:t xml:space="preserve"> </w:t>
            </w:r>
            <w:r w:rsidRPr="004A7367">
              <w:rPr>
                <w:rFonts w:cs="B Lotus" w:hint="cs"/>
                <w:rtl/>
              </w:rPr>
              <w:t>غرب</w:t>
            </w:r>
          </w:p>
        </w:tc>
        <w:tc>
          <w:tcPr>
            <w:tcW w:w="1803" w:type="dxa"/>
          </w:tcPr>
          <w:p w14:paraId="12BCC37B" w14:textId="2F3C479F" w:rsidR="004A7367" w:rsidRPr="004A7367" w:rsidRDefault="004A7367" w:rsidP="004A7367">
            <w:pPr>
              <w:jc w:val="center"/>
              <w:rPr>
                <w:rFonts w:cs="B Lotus"/>
                <w:sz w:val="28"/>
                <w:szCs w:val="28"/>
                <w:rtl/>
              </w:rPr>
            </w:pPr>
            <w:r w:rsidRPr="004A7367">
              <w:rPr>
                <w:rFonts w:cs="B Lotus"/>
                <w:rtl/>
              </w:rPr>
              <w:t>5</w:t>
            </w:r>
          </w:p>
        </w:tc>
        <w:tc>
          <w:tcPr>
            <w:tcW w:w="1803" w:type="dxa"/>
          </w:tcPr>
          <w:p w14:paraId="6EA3F5EF" w14:textId="36947827"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6461E4CB" w14:textId="77777777" w:rsidTr="00372823">
        <w:tc>
          <w:tcPr>
            <w:tcW w:w="1803" w:type="dxa"/>
          </w:tcPr>
          <w:p w14:paraId="0248117B" w14:textId="77777777" w:rsidR="004A7367" w:rsidRPr="004A7367" w:rsidRDefault="004A7367" w:rsidP="004A7367">
            <w:pPr>
              <w:pStyle w:val="ListParagraph"/>
              <w:numPr>
                <w:ilvl w:val="0"/>
                <w:numId w:val="63"/>
              </w:numPr>
              <w:bidi/>
              <w:jc w:val="center"/>
              <w:rPr>
                <w:rFonts w:cs="B Lotus"/>
                <w:rtl/>
              </w:rPr>
            </w:pPr>
          </w:p>
        </w:tc>
        <w:tc>
          <w:tcPr>
            <w:tcW w:w="1803" w:type="dxa"/>
          </w:tcPr>
          <w:p w14:paraId="5505888D" w14:textId="78D23E64" w:rsidR="004A7367" w:rsidRPr="004A7367" w:rsidRDefault="004A7367" w:rsidP="004A7367">
            <w:pPr>
              <w:jc w:val="center"/>
              <w:rPr>
                <w:rFonts w:cs="B Lotus"/>
                <w:sz w:val="28"/>
                <w:szCs w:val="28"/>
                <w:rtl/>
              </w:rPr>
            </w:pPr>
            <w:r w:rsidRPr="004A7367">
              <w:rPr>
                <w:rFonts w:cs="B Lotus"/>
                <w:rtl/>
              </w:rPr>
              <w:t>103</w:t>
            </w:r>
          </w:p>
        </w:tc>
        <w:tc>
          <w:tcPr>
            <w:tcW w:w="1803" w:type="dxa"/>
          </w:tcPr>
          <w:p w14:paraId="50547558" w14:textId="34B07472" w:rsidR="004A7367" w:rsidRPr="004A7367" w:rsidRDefault="004A7367" w:rsidP="004A7367">
            <w:pPr>
              <w:jc w:val="center"/>
              <w:rPr>
                <w:rFonts w:cs="B Lotus"/>
                <w:sz w:val="28"/>
                <w:szCs w:val="28"/>
                <w:rtl/>
              </w:rPr>
            </w:pPr>
            <w:r w:rsidRPr="004A7367">
              <w:rPr>
                <w:rFonts w:cs="B Lotus" w:hint="cs"/>
                <w:rtl/>
              </w:rPr>
              <w:t>دره</w:t>
            </w:r>
            <w:r w:rsidRPr="004A7367">
              <w:rPr>
                <w:rFonts w:cs="B Lotus"/>
                <w:rtl/>
              </w:rPr>
              <w:t xml:space="preserve"> </w:t>
            </w:r>
            <w:r w:rsidRPr="004A7367">
              <w:rPr>
                <w:rFonts w:cs="B Lotus" w:hint="cs"/>
                <w:rtl/>
              </w:rPr>
              <w:t>شهر</w:t>
            </w:r>
          </w:p>
        </w:tc>
        <w:tc>
          <w:tcPr>
            <w:tcW w:w="1803" w:type="dxa"/>
          </w:tcPr>
          <w:p w14:paraId="53268EEE" w14:textId="70700577" w:rsidR="004A7367" w:rsidRPr="004A7367" w:rsidRDefault="004A7367" w:rsidP="004A7367">
            <w:pPr>
              <w:jc w:val="center"/>
              <w:rPr>
                <w:rFonts w:cs="B Lotus"/>
                <w:sz w:val="28"/>
                <w:szCs w:val="28"/>
                <w:rtl/>
              </w:rPr>
            </w:pPr>
            <w:r w:rsidRPr="004A7367">
              <w:rPr>
                <w:rFonts w:cs="B Lotus"/>
                <w:rtl/>
              </w:rPr>
              <w:t>5</w:t>
            </w:r>
          </w:p>
        </w:tc>
        <w:tc>
          <w:tcPr>
            <w:tcW w:w="1803" w:type="dxa"/>
          </w:tcPr>
          <w:p w14:paraId="094611C3" w14:textId="148E8E16"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07B8F1E7" w14:textId="77777777" w:rsidTr="00372823">
        <w:tc>
          <w:tcPr>
            <w:tcW w:w="1803" w:type="dxa"/>
          </w:tcPr>
          <w:p w14:paraId="408B40D9" w14:textId="77777777" w:rsidR="004A7367" w:rsidRPr="004A7367" w:rsidRDefault="004A7367" w:rsidP="004A7367">
            <w:pPr>
              <w:pStyle w:val="ListParagraph"/>
              <w:numPr>
                <w:ilvl w:val="0"/>
                <w:numId w:val="63"/>
              </w:numPr>
              <w:bidi/>
              <w:jc w:val="center"/>
              <w:rPr>
                <w:rFonts w:cs="B Lotus"/>
                <w:rtl/>
              </w:rPr>
            </w:pPr>
          </w:p>
        </w:tc>
        <w:tc>
          <w:tcPr>
            <w:tcW w:w="1803" w:type="dxa"/>
          </w:tcPr>
          <w:p w14:paraId="1A932FFE" w14:textId="3BED8C2D" w:rsidR="004A7367" w:rsidRPr="004A7367" w:rsidRDefault="004A7367" w:rsidP="004A7367">
            <w:pPr>
              <w:jc w:val="center"/>
              <w:rPr>
                <w:rFonts w:cs="B Lotus"/>
                <w:sz w:val="28"/>
                <w:szCs w:val="28"/>
                <w:rtl/>
              </w:rPr>
            </w:pPr>
            <w:r w:rsidRPr="004A7367">
              <w:rPr>
                <w:rFonts w:cs="B Lotus"/>
                <w:rtl/>
              </w:rPr>
              <w:t>104</w:t>
            </w:r>
          </w:p>
        </w:tc>
        <w:tc>
          <w:tcPr>
            <w:tcW w:w="1803" w:type="dxa"/>
          </w:tcPr>
          <w:p w14:paraId="1BA4DA80" w14:textId="23277E4E" w:rsidR="004A7367" w:rsidRPr="004A7367" w:rsidRDefault="004A7367" w:rsidP="004A7367">
            <w:pPr>
              <w:jc w:val="center"/>
              <w:rPr>
                <w:rFonts w:cs="B Lotus"/>
                <w:sz w:val="28"/>
                <w:szCs w:val="28"/>
                <w:rtl/>
              </w:rPr>
            </w:pPr>
            <w:r w:rsidRPr="004A7367">
              <w:rPr>
                <w:rFonts w:cs="B Lotus" w:hint="cs"/>
                <w:rtl/>
              </w:rPr>
              <w:t>دهلران</w:t>
            </w:r>
          </w:p>
        </w:tc>
        <w:tc>
          <w:tcPr>
            <w:tcW w:w="1803" w:type="dxa"/>
          </w:tcPr>
          <w:p w14:paraId="1E5F0EF5" w14:textId="3D2535A7" w:rsidR="004A7367" w:rsidRPr="004A7367" w:rsidRDefault="004A7367" w:rsidP="004A7367">
            <w:pPr>
              <w:jc w:val="center"/>
              <w:rPr>
                <w:rFonts w:cs="B Lotus"/>
                <w:sz w:val="28"/>
                <w:szCs w:val="28"/>
                <w:rtl/>
              </w:rPr>
            </w:pPr>
            <w:r w:rsidRPr="004A7367">
              <w:rPr>
                <w:rFonts w:cs="B Lotus"/>
                <w:rtl/>
              </w:rPr>
              <w:t>5</w:t>
            </w:r>
          </w:p>
        </w:tc>
        <w:tc>
          <w:tcPr>
            <w:tcW w:w="1803" w:type="dxa"/>
          </w:tcPr>
          <w:p w14:paraId="3FCD9828" w14:textId="57880DCD"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151F01E6" w14:textId="77777777" w:rsidTr="00372823">
        <w:tc>
          <w:tcPr>
            <w:tcW w:w="1803" w:type="dxa"/>
          </w:tcPr>
          <w:p w14:paraId="71BAE332" w14:textId="77777777" w:rsidR="004A7367" w:rsidRPr="004A7367" w:rsidRDefault="004A7367" w:rsidP="004A7367">
            <w:pPr>
              <w:pStyle w:val="ListParagraph"/>
              <w:numPr>
                <w:ilvl w:val="0"/>
                <w:numId w:val="63"/>
              </w:numPr>
              <w:bidi/>
              <w:jc w:val="center"/>
              <w:rPr>
                <w:rFonts w:cs="B Lotus"/>
                <w:rtl/>
              </w:rPr>
            </w:pPr>
          </w:p>
        </w:tc>
        <w:tc>
          <w:tcPr>
            <w:tcW w:w="1803" w:type="dxa"/>
          </w:tcPr>
          <w:p w14:paraId="5D24D613" w14:textId="19864BEA" w:rsidR="004A7367" w:rsidRPr="004A7367" w:rsidRDefault="004A7367" w:rsidP="004A7367">
            <w:pPr>
              <w:jc w:val="center"/>
              <w:rPr>
                <w:rFonts w:cs="B Lotus"/>
                <w:sz w:val="28"/>
                <w:szCs w:val="28"/>
                <w:rtl/>
              </w:rPr>
            </w:pPr>
            <w:r w:rsidRPr="004A7367">
              <w:rPr>
                <w:rFonts w:cs="B Lotus"/>
                <w:rtl/>
              </w:rPr>
              <w:t>105</w:t>
            </w:r>
          </w:p>
        </w:tc>
        <w:tc>
          <w:tcPr>
            <w:tcW w:w="1803" w:type="dxa"/>
          </w:tcPr>
          <w:p w14:paraId="693588B7" w14:textId="501B0CB3" w:rsidR="004A7367" w:rsidRPr="004A7367" w:rsidRDefault="004A7367" w:rsidP="004A7367">
            <w:pPr>
              <w:jc w:val="center"/>
              <w:rPr>
                <w:rFonts w:cs="B Lotus"/>
                <w:sz w:val="28"/>
                <w:szCs w:val="28"/>
                <w:rtl/>
              </w:rPr>
            </w:pPr>
            <w:r w:rsidRPr="004A7367">
              <w:rPr>
                <w:rFonts w:cs="B Lotus" w:hint="cs"/>
                <w:rtl/>
              </w:rPr>
              <w:t>سرابله</w:t>
            </w:r>
          </w:p>
        </w:tc>
        <w:tc>
          <w:tcPr>
            <w:tcW w:w="1803" w:type="dxa"/>
          </w:tcPr>
          <w:p w14:paraId="45CAD150" w14:textId="38C30DD0" w:rsidR="004A7367" w:rsidRPr="004A7367" w:rsidRDefault="004A7367" w:rsidP="004A7367">
            <w:pPr>
              <w:jc w:val="center"/>
              <w:rPr>
                <w:rFonts w:cs="B Lotus"/>
                <w:sz w:val="28"/>
                <w:szCs w:val="28"/>
                <w:rtl/>
              </w:rPr>
            </w:pPr>
            <w:r w:rsidRPr="004A7367">
              <w:rPr>
                <w:rFonts w:cs="B Lotus"/>
                <w:rtl/>
              </w:rPr>
              <w:t>5</w:t>
            </w:r>
          </w:p>
        </w:tc>
        <w:tc>
          <w:tcPr>
            <w:tcW w:w="1803" w:type="dxa"/>
          </w:tcPr>
          <w:p w14:paraId="10CCB512" w14:textId="2DF5B5C9"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009224BC" w14:textId="77777777" w:rsidTr="00372823">
        <w:tc>
          <w:tcPr>
            <w:tcW w:w="1803" w:type="dxa"/>
          </w:tcPr>
          <w:p w14:paraId="1F997D34" w14:textId="77777777" w:rsidR="004A7367" w:rsidRPr="004A7367" w:rsidRDefault="004A7367" w:rsidP="004A7367">
            <w:pPr>
              <w:pStyle w:val="ListParagraph"/>
              <w:numPr>
                <w:ilvl w:val="0"/>
                <w:numId w:val="63"/>
              </w:numPr>
              <w:bidi/>
              <w:jc w:val="center"/>
              <w:rPr>
                <w:rFonts w:cs="B Lotus"/>
                <w:rtl/>
              </w:rPr>
            </w:pPr>
          </w:p>
        </w:tc>
        <w:tc>
          <w:tcPr>
            <w:tcW w:w="1803" w:type="dxa"/>
          </w:tcPr>
          <w:p w14:paraId="61987EF6" w14:textId="464BB5F6" w:rsidR="004A7367" w:rsidRPr="004A7367" w:rsidRDefault="004A7367" w:rsidP="004A7367">
            <w:pPr>
              <w:jc w:val="center"/>
              <w:rPr>
                <w:rFonts w:cs="B Lotus"/>
                <w:sz w:val="28"/>
                <w:szCs w:val="28"/>
                <w:rtl/>
              </w:rPr>
            </w:pPr>
            <w:r w:rsidRPr="004A7367">
              <w:rPr>
                <w:rFonts w:cs="B Lotus"/>
                <w:rtl/>
              </w:rPr>
              <w:t>106</w:t>
            </w:r>
          </w:p>
        </w:tc>
        <w:tc>
          <w:tcPr>
            <w:tcW w:w="1803" w:type="dxa"/>
          </w:tcPr>
          <w:p w14:paraId="324B9C3A" w14:textId="61908551" w:rsidR="004A7367" w:rsidRPr="004A7367" w:rsidRDefault="004A7367" w:rsidP="004A7367">
            <w:pPr>
              <w:jc w:val="center"/>
              <w:rPr>
                <w:rFonts w:cs="B Lotus"/>
                <w:sz w:val="28"/>
                <w:szCs w:val="28"/>
                <w:rtl/>
              </w:rPr>
            </w:pPr>
            <w:r w:rsidRPr="004A7367">
              <w:rPr>
                <w:rFonts w:cs="B Lotus" w:hint="cs"/>
                <w:rtl/>
              </w:rPr>
              <w:t>آبدانان</w:t>
            </w:r>
          </w:p>
        </w:tc>
        <w:tc>
          <w:tcPr>
            <w:tcW w:w="1803" w:type="dxa"/>
          </w:tcPr>
          <w:p w14:paraId="19B53663" w14:textId="0057644C" w:rsidR="004A7367" w:rsidRPr="004A7367" w:rsidRDefault="004A7367" w:rsidP="004A7367">
            <w:pPr>
              <w:jc w:val="center"/>
              <w:rPr>
                <w:rFonts w:cs="B Lotus"/>
                <w:sz w:val="28"/>
                <w:szCs w:val="28"/>
                <w:rtl/>
              </w:rPr>
            </w:pPr>
            <w:r w:rsidRPr="004A7367">
              <w:rPr>
                <w:rFonts w:cs="B Lotus"/>
                <w:rtl/>
              </w:rPr>
              <w:t>5</w:t>
            </w:r>
          </w:p>
        </w:tc>
        <w:tc>
          <w:tcPr>
            <w:tcW w:w="1803" w:type="dxa"/>
          </w:tcPr>
          <w:p w14:paraId="57F43B38" w14:textId="33AF725B"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77E934C0" w14:textId="77777777" w:rsidTr="00372823">
        <w:tc>
          <w:tcPr>
            <w:tcW w:w="1803" w:type="dxa"/>
          </w:tcPr>
          <w:p w14:paraId="635CCCAB" w14:textId="77777777" w:rsidR="004A7367" w:rsidRPr="004A7367" w:rsidRDefault="004A7367" w:rsidP="004A7367">
            <w:pPr>
              <w:pStyle w:val="ListParagraph"/>
              <w:numPr>
                <w:ilvl w:val="0"/>
                <w:numId w:val="63"/>
              </w:numPr>
              <w:bidi/>
              <w:jc w:val="center"/>
              <w:rPr>
                <w:rFonts w:cs="B Lotus"/>
                <w:rtl/>
              </w:rPr>
            </w:pPr>
          </w:p>
        </w:tc>
        <w:tc>
          <w:tcPr>
            <w:tcW w:w="1803" w:type="dxa"/>
          </w:tcPr>
          <w:p w14:paraId="0197FE57" w14:textId="6CC2D01E" w:rsidR="004A7367" w:rsidRPr="004A7367" w:rsidRDefault="004A7367" w:rsidP="004A7367">
            <w:pPr>
              <w:jc w:val="center"/>
              <w:rPr>
                <w:rFonts w:cs="B Lotus"/>
                <w:sz w:val="28"/>
                <w:szCs w:val="28"/>
                <w:rtl/>
              </w:rPr>
            </w:pPr>
            <w:r w:rsidRPr="004A7367">
              <w:rPr>
                <w:rFonts w:cs="B Lotus"/>
                <w:rtl/>
              </w:rPr>
              <w:t>107</w:t>
            </w:r>
          </w:p>
        </w:tc>
        <w:tc>
          <w:tcPr>
            <w:tcW w:w="1803" w:type="dxa"/>
          </w:tcPr>
          <w:p w14:paraId="3F05125E" w14:textId="08B70CEE" w:rsidR="004A7367" w:rsidRPr="004A7367" w:rsidRDefault="004A7367" w:rsidP="004A7367">
            <w:pPr>
              <w:jc w:val="center"/>
              <w:rPr>
                <w:rFonts w:cs="B Lotus"/>
                <w:sz w:val="28"/>
                <w:szCs w:val="28"/>
                <w:rtl/>
              </w:rPr>
            </w:pPr>
            <w:r w:rsidRPr="004A7367">
              <w:rPr>
                <w:rFonts w:cs="B Lotus" w:hint="cs"/>
                <w:rtl/>
              </w:rPr>
              <w:t>مهران</w:t>
            </w:r>
          </w:p>
        </w:tc>
        <w:tc>
          <w:tcPr>
            <w:tcW w:w="1803" w:type="dxa"/>
          </w:tcPr>
          <w:p w14:paraId="409E7F6B" w14:textId="7177CE04" w:rsidR="004A7367" w:rsidRPr="004A7367" w:rsidRDefault="004A7367" w:rsidP="004A7367">
            <w:pPr>
              <w:jc w:val="center"/>
              <w:rPr>
                <w:rFonts w:cs="B Lotus"/>
                <w:sz w:val="28"/>
                <w:szCs w:val="28"/>
                <w:rtl/>
              </w:rPr>
            </w:pPr>
            <w:r w:rsidRPr="004A7367">
              <w:rPr>
                <w:rFonts w:cs="B Lotus"/>
                <w:rtl/>
              </w:rPr>
              <w:t>5</w:t>
            </w:r>
          </w:p>
        </w:tc>
        <w:tc>
          <w:tcPr>
            <w:tcW w:w="1803" w:type="dxa"/>
          </w:tcPr>
          <w:p w14:paraId="1B8B003E" w14:textId="1C275B34"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27B43C04" w14:textId="77777777" w:rsidTr="00372823">
        <w:tc>
          <w:tcPr>
            <w:tcW w:w="1803" w:type="dxa"/>
          </w:tcPr>
          <w:p w14:paraId="6A519C40" w14:textId="77777777" w:rsidR="004A7367" w:rsidRPr="004A7367" w:rsidRDefault="004A7367" w:rsidP="004A7367">
            <w:pPr>
              <w:pStyle w:val="ListParagraph"/>
              <w:numPr>
                <w:ilvl w:val="0"/>
                <w:numId w:val="63"/>
              </w:numPr>
              <w:bidi/>
              <w:jc w:val="center"/>
              <w:rPr>
                <w:rFonts w:cs="B Lotus"/>
                <w:rtl/>
              </w:rPr>
            </w:pPr>
          </w:p>
        </w:tc>
        <w:tc>
          <w:tcPr>
            <w:tcW w:w="1803" w:type="dxa"/>
          </w:tcPr>
          <w:p w14:paraId="4899A95A" w14:textId="2CE29529" w:rsidR="004A7367" w:rsidRPr="004A7367" w:rsidRDefault="004A7367" w:rsidP="004A7367">
            <w:pPr>
              <w:jc w:val="center"/>
              <w:rPr>
                <w:rFonts w:cs="B Lotus"/>
                <w:sz w:val="28"/>
                <w:szCs w:val="28"/>
                <w:rtl/>
              </w:rPr>
            </w:pPr>
            <w:r w:rsidRPr="004A7367">
              <w:rPr>
                <w:rFonts w:cs="B Lotus"/>
                <w:rtl/>
              </w:rPr>
              <w:t>560</w:t>
            </w:r>
          </w:p>
        </w:tc>
        <w:tc>
          <w:tcPr>
            <w:tcW w:w="1803" w:type="dxa"/>
          </w:tcPr>
          <w:p w14:paraId="4A02C86C" w14:textId="0B811360" w:rsidR="004A7367" w:rsidRPr="004A7367" w:rsidRDefault="004A7367" w:rsidP="004A7367">
            <w:pPr>
              <w:jc w:val="center"/>
              <w:rPr>
                <w:rFonts w:cs="B Lotus"/>
                <w:sz w:val="28"/>
                <w:szCs w:val="28"/>
                <w:rtl/>
              </w:rPr>
            </w:pPr>
            <w:r w:rsidRPr="004A7367">
              <w:rPr>
                <w:rFonts w:cs="B Lotus" w:hint="cs"/>
                <w:rtl/>
              </w:rPr>
              <w:t>چوار</w:t>
            </w:r>
          </w:p>
        </w:tc>
        <w:tc>
          <w:tcPr>
            <w:tcW w:w="1803" w:type="dxa"/>
          </w:tcPr>
          <w:p w14:paraId="67CFB232" w14:textId="71D0F64E" w:rsidR="004A7367" w:rsidRPr="004A7367" w:rsidRDefault="004A7367" w:rsidP="004A7367">
            <w:pPr>
              <w:jc w:val="center"/>
              <w:rPr>
                <w:rFonts w:cs="B Lotus"/>
                <w:sz w:val="28"/>
                <w:szCs w:val="28"/>
                <w:rtl/>
              </w:rPr>
            </w:pPr>
            <w:r w:rsidRPr="004A7367">
              <w:rPr>
                <w:rFonts w:cs="B Lotus"/>
                <w:rtl/>
              </w:rPr>
              <w:t>5</w:t>
            </w:r>
          </w:p>
        </w:tc>
        <w:tc>
          <w:tcPr>
            <w:tcW w:w="1803" w:type="dxa"/>
          </w:tcPr>
          <w:p w14:paraId="25F415A3" w14:textId="78860385"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6E9D0E3B" w14:textId="77777777" w:rsidTr="00372823">
        <w:tc>
          <w:tcPr>
            <w:tcW w:w="1803" w:type="dxa"/>
          </w:tcPr>
          <w:p w14:paraId="686D284C" w14:textId="77777777" w:rsidR="004A7367" w:rsidRPr="004A7367" w:rsidRDefault="004A7367" w:rsidP="004A7367">
            <w:pPr>
              <w:pStyle w:val="ListParagraph"/>
              <w:numPr>
                <w:ilvl w:val="0"/>
                <w:numId w:val="63"/>
              </w:numPr>
              <w:bidi/>
              <w:jc w:val="center"/>
              <w:rPr>
                <w:rFonts w:cs="B Lotus"/>
                <w:rtl/>
              </w:rPr>
            </w:pPr>
          </w:p>
        </w:tc>
        <w:tc>
          <w:tcPr>
            <w:tcW w:w="1803" w:type="dxa"/>
          </w:tcPr>
          <w:p w14:paraId="486F22BF" w14:textId="484208D1" w:rsidR="004A7367" w:rsidRPr="004A7367" w:rsidRDefault="004A7367" w:rsidP="004A7367">
            <w:pPr>
              <w:jc w:val="center"/>
              <w:rPr>
                <w:rFonts w:cs="B Lotus"/>
                <w:sz w:val="28"/>
                <w:szCs w:val="28"/>
                <w:rtl/>
              </w:rPr>
            </w:pPr>
            <w:r w:rsidRPr="004A7367">
              <w:rPr>
                <w:rFonts w:cs="B Lotus"/>
                <w:rtl/>
              </w:rPr>
              <w:t>561</w:t>
            </w:r>
          </w:p>
        </w:tc>
        <w:tc>
          <w:tcPr>
            <w:tcW w:w="1803" w:type="dxa"/>
          </w:tcPr>
          <w:p w14:paraId="6A94C330" w14:textId="28590B60" w:rsidR="004A7367" w:rsidRPr="004A7367" w:rsidRDefault="004A7367" w:rsidP="004A7367">
            <w:pPr>
              <w:jc w:val="center"/>
              <w:rPr>
                <w:rFonts w:cs="B Lotus"/>
                <w:sz w:val="28"/>
                <w:szCs w:val="28"/>
                <w:rtl/>
              </w:rPr>
            </w:pPr>
            <w:r w:rsidRPr="004A7367">
              <w:rPr>
                <w:rFonts w:cs="B Lotus" w:hint="cs"/>
                <w:rtl/>
              </w:rPr>
              <w:t>بدره</w:t>
            </w:r>
          </w:p>
        </w:tc>
        <w:tc>
          <w:tcPr>
            <w:tcW w:w="1803" w:type="dxa"/>
          </w:tcPr>
          <w:p w14:paraId="6811056A" w14:textId="7B16265B" w:rsidR="004A7367" w:rsidRPr="004A7367" w:rsidRDefault="004A7367" w:rsidP="004A7367">
            <w:pPr>
              <w:jc w:val="center"/>
              <w:rPr>
                <w:rFonts w:cs="B Lotus"/>
                <w:sz w:val="28"/>
                <w:szCs w:val="28"/>
                <w:rtl/>
              </w:rPr>
            </w:pPr>
            <w:r w:rsidRPr="004A7367">
              <w:rPr>
                <w:rFonts w:cs="B Lotus"/>
                <w:rtl/>
              </w:rPr>
              <w:t>5</w:t>
            </w:r>
          </w:p>
        </w:tc>
        <w:tc>
          <w:tcPr>
            <w:tcW w:w="1803" w:type="dxa"/>
          </w:tcPr>
          <w:p w14:paraId="7009B2CF" w14:textId="1BCA7203"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53A99723" w14:textId="77777777" w:rsidTr="00372823">
        <w:tc>
          <w:tcPr>
            <w:tcW w:w="1803" w:type="dxa"/>
          </w:tcPr>
          <w:p w14:paraId="7AF9BEA2" w14:textId="77777777" w:rsidR="004A7367" w:rsidRPr="004A7367" w:rsidRDefault="004A7367" w:rsidP="004A7367">
            <w:pPr>
              <w:pStyle w:val="ListParagraph"/>
              <w:numPr>
                <w:ilvl w:val="0"/>
                <w:numId w:val="63"/>
              </w:numPr>
              <w:bidi/>
              <w:jc w:val="center"/>
              <w:rPr>
                <w:rFonts w:cs="B Lotus"/>
                <w:rtl/>
              </w:rPr>
            </w:pPr>
          </w:p>
        </w:tc>
        <w:tc>
          <w:tcPr>
            <w:tcW w:w="1803" w:type="dxa"/>
          </w:tcPr>
          <w:p w14:paraId="1A37EB77" w14:textId="4084A7CB" w:rsidR="004A7367" w:rsidRPr="004A7367" w:rsidRDefault="004A7367" w:rsidP="004A7367">
            <w:pPr>
              <w:jc w:val="center"/>
              <w:rPr>
                <w:rFonts w:cs="B Lotus"/>
                <w:sz w:val="28"/>
                <w:szCs w:val="28"/>
                <w:rtl/>
              </w:rPr>
            </w:pPr>
            <w:r w:rsidRPr="004A7367">
              <w:rPr>
                <w:rFonts w:cs="B Lotus"/>
                <w:rtl/>
              </w:rPr>
              <w:t>562</w:t>
            </w:r>
          </w:p>
        </w:tc>
        <w:tc>
          <w:tcPr>
            <w:tcW w:w="1803" w:type="dxa"/>
          </w:tcPr>
          <w:p w14:paraId="6E50FBC9" w14:textId="3C25F442" w:rsidR="004A7367" w:rsidRPr="004A7367" w:rsidRDefault="004A7367" w:rsidP="004A7367">
            <w:pPr>
              <w:jc w:val="center"/>
              <w:rPr>
                <w:rFonts w:cs="B Lotus"/>
                <w:sz w:val="28"/>
                <w:szCs w:val="28"/>
                <w:rtl/>
              </w:rPr>
            </w:pPr>
            <w:r w:rsidRPr="004A7367">
              <w:rPr>
                <w:rFonts w:cs="B Lotus" w:hint="cs"/>
                <w:rtl/>
              </w:rPr>
              <w:t>میمه</w:t>
            </w:r>
          </w:p>
        </w:tc>
        <w:tc>
          <w:tcPr>
            <w:tcW w:w="1803" w:type="dxa"/>
          </w:tcPr>
          <w:p w14:paraId="33D839C4" w14:textId="171855D4" w:rsidR="004A7367" w:rsidRPr="004A7367" w:rsidRDefault="004A7367" w:rsidP="004A7367">
            <w:pPr>
              <w:jc w:val="center"/>
              <w:rPr>
                <w:rFonts w:cs="B Lotus"/>
                <w:sz w:val="28"/>
                <w:szCs w:val="28"/>
                <w:rtl/>
              </w:rPr>
            </w:pPr>
            <w:r w:rsidRPr="004A7367">
              <w:rPr>
                <w:rFonts w:cs="B Lotus"/>
                <w:rtl/>
              </w:rPr>
              <w:t>5</w:t>
            </w:r>
          </w:p>
        </w:tc>
        <w:tc>
          <w:tcPr>
            <w:tcW w:w="1803" w:type="dxa"/>
          </w:tcPr>
          <w:p w14:paraId="092CF5D7" w14:textId="1BA1754B"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18B61C52" w14:textId="77777777" w:rsidTr="00372823">
        <w:tc>
          <w:tcPr>
            <w:tcW w:w="1803" w:type="dxa"/>
          </w:tcPr>
          <w:p w14:paraId="2EFC00CE" w14:textId="77777777" w:rsidR="004A7367" w:rsidRPr="004A7367" w:rsidRDefault="004A7367" w:rsidP="004A7367">
            <w:pPr>
              <w:pStyle w:val="ListParagraph"/>
              <w:numPr>
                <w:ilvl w:val="0"/>
                <w:numId w:val="63"/>
              </w:numPr>
              <w:bidi/>
              <w:jc w:val="center"/>
              <w:rPr>
                <w:rFonts w:cs="B Lotus"/>
                <w:rtl/>
              </w:rPr>
            </w:pPr>
          </w:p>
        </w:tc>
        <w:tc>
          <w:tcPr>
            <w:tcW w:w="1803" w:type="dxa"/>
          </w:tcPr>
          <w:p w14:paraId="2C180EE7" w14:textId="1C1D7878" w:rsidR="004A7367" w:rsidRPr="004A7367" w:rsidRDefault="004A7367" w:rsidP="004A7367">
            <w:pPr>
              <w:jc w:val="center"/>
              <w:rPr>
                <w:rFonts w:cs="B Lotus"/>
                <w:sz w:val="28"/>
                <w:szCs w:val="28"/>
                <w:rtl/>
              </w:rPr>
            </w:pPr>
            <w:r w:rsidRPr="004A7367">
              <w:rPr>
                <w:rFonts w:cs="B Lotus"/>
                <w:rtl/>
              </w:rPr>
              <w:t>563</w:t>
            </w:r>
          </w:p>
        </w:tc>
        <w:tc>
          <w:tcPr>
            <w:tcW w:w="1803" w:type="dxa"/>
          </w:tcPr>
          <w:p w14:paraId="3200910E" w14:textId="31A34C3E" w:rsidR="004A7367" w:rsidRPr="004A7367" w:rsidRDefault="004A7367" w:rsidP="004A7367">
            <w:pPr>
              <w:jc w:val="center"/>
              <w:rPr>
                <w:rFonts w:cs="B Lotus"/>
                <w:sz w:val="28"/>
                <w:szCs w:val="28"/>
                <w:rtl/>
              </w:rPr>
            </w:pPr>
            <w:r w:rsidRPr="004A7367">
              <w:rPr>
                <w:rFonts w:cs="B Lotus" w:hint="cs"/>
                <w:rtl/>
              </w:rPr>
              <w:t>پهله</w:t>
            </w:r>
          </w:p>
        </w:tc>
        <w:tc>
          <w:tcPr>
            <w:tcW w:w="1803" w:type="dxa"/>
          </w:tcPr>
          <w:p w14:paraId="5AC99775" w14:textId="60B0A649" w:rsidR="004A7367" w:rsidRPr="004A7367" w:rsidRDefault="004A7367" w:rsidP="004A7367">
            <w:pPr>
              <w:jc w:val="center"/>
              <w:rPr>
                <w:rFonts w:cs="B Lotus"/>
                <w:sz w:val="28"/>
                <w:szCs w:val="28"/>
                <w:rtl/>
              </w:rPr>
            </w:pPr>
            <w:r w:rsidRPr="004A7367">
              <w:rPr>
                <w:rFonts w:cs="B Lotus"/>
                <w:rtl/>
              </w:rPr>
              <w:t>5</w:t>
            </w:r>
          </w:p>
        </w:tc>
        <w:tc>
          <w:tcPr>
            <w:tcW w:w="1803" w:type="dxa"/>
          </w:tcPr>
          <w:p w14:paraId="02C44763" w14:textId="73E82E76"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4E121DF4" w14:textId="77777777" w:rsidTr="00372823">
        <w:tc>
          <w:tcPr>
            <w:tcW w:w="1803" w:type="dxa"/>
          </w:tcPr>
          <w:p w14:paraId="62CAE958" w14:textId="77777777" w:rsidR="004A7367" w:rsidRPr="004A7367" w:rsidRDefault="004A7367" w:rsidP="004A7367">
            <w:pPr>
              <w:pStyle w:val="ListParagraph"/>
              <w:numPr>
                <w:ilvl w:val="0"/>
                <w:numId w:val="63"/>
              </w:numPr>
              <w:bidi/>
              <w:jc w:val="center"/>
              <w:rPr>
                <w:rFonts w:cs="B Lotus"/>
                <w:rtl/>
              </w:rPr>
            </w:pPr>
          </w:p>
        </w:tc>
        <w:tc>
          <w:tcPr>
            <w:tcW w:w="1803" w:type="dxa"/>
          </w:tcPr>
          <w:p w14:paraId="1D69407F" w14:textId="2D4B4CF2" w:rsidR="004A7367" w:rsidRPr="004A7367" w:rsidRDefault="004A7367" w:rsidP="004A7367">
            <w:pPr>
              <w:jc w:val="center"/>
              <w:rPr>
                <w:rFonts w:cs="B Lotus"/>
                <w:sz w:val="28"/>
                <w:szCs w:val="28"/>
                <w:rtl/>
              </w:rPr>
            </w:pPr>
            <w:r w:rsidRPr="004A7367">
              <w:rPr>
                <w:rFonts w:cs="B Lotus"/>
                <w:rtl/>
              </w:rPr>
              <w:t>564</w:t>
            </w:r>
          </w:p>
        </w:tc>
        <w:tc>
          <w:tcPr>
            <w:tcW w:w="1803" w:type="dxa"/>
          </w:tcPr>
          <w:p w14:paraId="69DBFF48" w14:textId="3CD39EEE" w:rsidR="004A7367" w:rsidRPr="004A7367" w:rsidRDefault="004A7367" w:rsidP="004A7367">
            <w:pPr>
              <w:jc w:val="center"/>
              <w:rPr>
                <w:rFonts w:cs="B Lotus"/>
                <w:sz w:val="28"/>
                <w:szCs w:val="28"/>
                <w:rtl/>
              </w:rPr>
            </w:pPr>
            <w:r w:rsidRPr="004A7367">
              <w:rPr>
                <w:rFonts w:cs="B Lotus" w:hint="cs"/>
                <w:rtl/>
              </w:rPr>
              <w:t>موسیان</w:t>
            </w:r>
          </w:p>
        </w:tc>
        <w:tc>
          <w:tcPr>
            <w:tcW w:w="1803" w:type="dxa"/>
          </w:tcPr>
          <w:p w14:paraId="37DD615F" w14:textId="1D84E116" w:rsidR="004A7367" w:rsidRPr="004A7367" w:rsidRDefault="004A7367" w:rsidP="004A7367">
            <w:pPr>
              <w:jc w:val="center"/>
              <w:rPr>
                <w:rFonts w:cs="B Lotus"/>
                <w:sz w:val="28"/>
                <w:szCs w:val="28"/>
                <w:rtl/>
              </w:rPr>
            </w:pPr>
            <w:r w:rsidRPr="004A7367">
              <w:rPr>
                <w:rFonts w:cs="B Lotus"/>
                <w:rtl/>
              </w:rPr>
              <w:t>5</w:t>
            </w:r>
          </w:p>
        </w:tc>
        <w:tc>
          <w:tcPr>
            <w:tcW w:w="1803" w:type="dxa"/>
          </w:tcPr>
          <w:p w14:paraId="42ED48C9" w14:textId="0DBBCD8E"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38BF8E88" w14:textId="77777777" w:rsidTr="00372823">
        <w:tc>
          <w:tcPr>
            <w:tcW w:w="1803" w:type="dxa"/>
          </w:tcPr>
          <w:p w14:paraId="087ADF4C" w14:textId="77777777" w:rsidR="004A7367" w:rsidRPr="004A7367" w:rsidRDefault="004A7367" w:rsidP="004A7367">
            <w:pPr>
              <w:pStyle w:val="ListParagraph"/>
              <w:numPr>
                <w:ilvl w:val="0"/>
                <w:numId w:val="63"/>
              </w:numPr>
              <w:bidi/>
              <w:jc w:val="center"/>
              <w:rPr>
                <w:rFonts w:cs="B Lotus"/>
                <w:rtl/>
              </w:rPr>
            </w:pPr>
          </w:p>
        </w:tc>
        <w:tc>
          <w:tcPr>
            <w:tcW w:w="1803" w:type="dxa"/>
          </w:tcPr>
          <w:p w14:paraId="2813FFC5" w14:textId="78C97BC7" w:rsidR="004A7367" w:rsidRPr="004A7367" w:rsidRDefault="004A7367" w:rsidP="004A7367">
            <w:pPr>
              <w:jc w:val="center"/>
              <w:rPr>
                <w:rFonts w:cs="B Lotus"/>
                <w:sz w:val="28"/>
                <w:szCs w:val="28"/>
                <w:rtl/>
              </w:rPr>
            </w:pPr>
            <w:r w:rsidRPr="004A7367">
              <w:rPr>
                <w:rFonts w:cs="B Lotus"/>
                <w:rtl/>
              </w:rPr>
              <w:t>566</w:t>
            </w:r>
          </w:p>
        </w:tc>
        <w:tc>
          <w:tcPr>
            <w:tcW w:w="1803" w:type="dxa"/>
          </w:tcPr>
          <w:p w14:paraId="2247F226" w14:textId="649E6E29" w:rsidR="004A7367" w:rsidRPr="004A7367" w:rsidRDefault="004A7367" w:rsidP="004A7367">
            <w:pPr>
              <w:jc w:val="center"/>
              <w:rPr>
                <w:rFonts w:cs="B Lotus"/>
                <w:sz w:val="28"/>
                <w:szCs w:val="28"/>
                <w:rtl/>
              </w:rPr>
            </w:pPr>
            <w:r w:rsidRPr="004A7367">
              <w:rPr>
                <w:rFonts w:cs="B Lotus" w:hint="cs"/>
                <w:rtl/>
              </w:rPr>
              <w:t>لومار</w:t>
            </w:r>
          </w:p>
        </w:tc>
        <w:tc>
          <w:tcPr>
            <w:tcW w:w="1803" w:type="dxa"/>
          </w:tcPr>
          <w:p w14:paraId="3D215D84" w14:textId="2CF51840" w:rsidR="004A7367" w:rsidRPr="004A7367" w:rsidRDefault="004A7367" w:rsidP="004A7367">
            <w:pPr>
              <w:jc w:val="center"/>
              <w:rPr>
                <w:rFonts w:cs="B Lotus"/>
                <w:sz w:val="28"/>
                <w:szCs w:val="28"/>
                <w:rtl/>
              </w:rPr>
            </w:pPr>
            <w:r w:rsidRPr="004A7367">
              <w:rPr>
                <w:rFonts w:cs="B Lotus"/>
                <w:rtl/>
              </w:rPr>
              <w:t>5</w:t>
            </w:r>
          </w:p>
        </w:tc>
        <w:tc>
          <w:tcPr>
            <w:tcW w:w="1803" w:type="dxa"/>
          </w:tcPr>
          <w:p w14:paraId="440D7642" w14:textId="51B024AB"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51AE8D29" w14:textId="77777777" w:rsidTr="00372823">
        <w:tc>
          <w:tcPr>
            <w:tcW w:w="1803" w:type="dxa"/>
          </w:tcPr>
          <w:p w14:paraId="44AA42EF" w14:textId="77777777" w:rsidR="004A7367" w:rsidRPr="004A7367" w:rsidRDefault="004A7367" w:rsidP="004A7367">
            <w:pPr>
              <w:pStyle w:val="ListParagraph"/>
              <w:numPr>
                <w:ilvl w:val="0"/>
                <w:numId w:val="63"/>
              </w:numPr>
              <w:bidi/>
              <w:jc w:val="center"/>
              <w:rPr>
                <w:rFonts w:cs="B Lotus"/>
                <w:rtl/>
              </w:rPr>
            </w:pPr>
          </w:p>
        </w:tc>
        <w:tc>
          <w:tcPr>
            <w:tcW w:w="1803" w:type="dxa"/>
          </w:tcPr>
          <w:p w14:paraId="27CBD897" w14:textId="6D7B90A8" w:rsidR="004A7367" w:rsidRPr="004A7367" w:rsidRDefault="004A7367" w:rsidP="004A7367">
            <w:pPr>
              <w:jc w:val="center"/>
              <w:rPr>
                <w:rFonts w:cs="B Lotus"/>
                <w:sz w:val="28"/>
                <w:szCs w:val="28"/>
                <w:rtl/>
              </w:rPr>
            </w:pPr>
            <w:r w:rsidRPr="004A7367">
              <w:rPr>
                <w:rFonts w:cs="B Lotus"/>
                <w:rtl/>
              </w:rPr>
              <w:t>567</w:t>
            </w:r>
          </w:p>
        </w:tc>
        <w:tc>
          <w:tcPr>
            <w:tcW w:w="1803" w:type="dxa"/>
          </w:tcPr>
          <w:p w14:paraId="5240E2E2" w14:textId="3869636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قلعه</w:t>
            </w:r>
            <w:r w:rsidRPr="004A7367">
              <w:rPr>
                <w:rFonts w:cs="B Lotus"/>
                <w:rtl/>
              </w:rPr>
              <w:t xml:space="preserve"> </w:t>
            </w:r>
            <w:r w:rsidRPr="004A7367">
              <w:rPr>
                <w:rFonts w:cs="B Lotus" w:hint="cs"/>
                <w:rtl/>
              </w:rPr>
              <w:t>دره</w:t>
            </w:r>
            <w:r w:rsidRPr="004A7367">
              <w:rPr>
                <w:rFonts w:cs="B Lotus"/>
                <w:rtl/>
              </w:rPr>
              <w:t xml:space="preserve"> </w:t>
            </w:r>
            <w:r w:rsidRPr="004A7367">
              <w:rPr>
                <w:rFonts w:cs="B Lotus" w:hint="cs"/>
                <w:rtl/>
              </w:rPr>
              <w:t>ملکشاهی‏</w:t>
            </w:r>
          </w:p>
        </w:tc>
        <w:tc>
          <w:tcPr>
            <w:tcW w:w="1803" w:type="dxa"/>
          </w:tcPr>
          <w:p w14:paraId="1E4CE3A0" w14:textId="3E16853D" w:rsidR="004A7367" w:rsidRPr="004A7367" w:rsidRDefault="004A7367" w:rsidP="004A7367">
            <w:pPr>
              <w:jc w:val="center"/>
              <w:rPr>
                <w:rFonts w:cs="B Lotus"/>
                <w:sz w:val="28"/>
                <w:szCs w:val="28"/>
                <w:rtl/>
              </w:rPr>
            </w:pPr>
            <w:r w:rsidRPr="004A7367">
              <w:rPr>
                <w:rFonts w:cs="B Lotus"/>
                <w:rtl/>
              </w:rPr>
              <w:t>5</w:t>
            </w:r>
          </w:p>
        </w:tc>
        <w:tc>
          <w:tcPr>
            <w:tcW w:w="1803" w:type="dxa"/>
          </w:tcPr>
          <w:p w14:paraId="06C53DB5" w14:textId="01023873"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3649D971" w14:textId="77777777" w:rsidTr="00372823">
        <w:tc>
          <w:tcPr>
            <w:tcW w:w="1803" w:type="dxa"/>
          </w:tcPr>
          <w:p w14:paraId="0F721FB1" w14:textId="77777777" w:rsidR="004A7367" w:rsidRPr="004A7367" w:rsidRDefault="004A7367" w:rsidP="004A7367">
            <w:pPr>
              <w:pStyle w:val="ListParagraph"/>
              <w:numPr>
                <w:ilvl w:val="0"/>
                <w:numId w:val="63"/>
              </w:numPr>
              <w:bidi/>
              <w:jc w:val="center"/>
              <w:rPr>
                <w:rFonts w:cs="B Lotus"/>
                <w:rtl/>
              </w:rPr>
            </w:pPr>
          </w:p>
        </w:tc>
        <w:tc>
          <w:tcPr>
            <w:tcW w:w="1803" w:type="dxa"/>
          </w:tcPr>
          <w:p w14:paraId="306A3689" w14:textId="4D3C4B99" w:rsidR="004A7367" w:rsidRPr="004A7367" w:rsidRDefault="004A7367" w:rsidP="004A7367">
            <w:pPr>
              <w:jc w:val="center"/>
              <w:rPr>
                <w:rFonts w:cs="B Lotus"/>
                <w:sz w:val="28"/>
                <w:szCs w:val="28"/>
                <w:rtl/>
              </w:rPr>
            </w:pPr>
            <w:r w:rsidRPr="004A7367">
              <w:rPr>
                <w:rFonts w:cs="B Lotus"/>
                <w:rtl/>
              </w:rPr>
              <w:t>568</w:t>
            </w:r>
          </w:p>
        </w:tc>
        <w:tc>
          <w:tcPr>
            <w:tcW w:w="1803" w:type="dxa"/>
          </w:tcPr>
          <w:p w14:paraId="75BAFB09" w14:textId="1D2D12CA" w:rsidR="004A7367" w:rsidRPr="004A7367" w:rsidRDefault="004A7367" w:rsidP="004A7367">
            <w:pPr>
              <w:jc w:val="center"/>
              <w:rPr>
                <w:rFonts w:cs="B Lotus"/>
                <w:sz w:val="28"/>
                <w:szCs w:val="28"/>
                <w:rtl/>
              </w:rPr>
            </w:pPr>
            <w:r w:rsidRPr="004A7367">
              <w:rPr>
                <w:rFonts w:cs="B Lotus" w:hint="cs"/>
                <w:rtl/>
              </w:rPr>
              <w:t>صالح</w:t>
            </w:r>
            <w:r w:rsidRPr="004A7367">
              <w:rPr>
                <w:rFonts w:cs="B Lotus"/>
                <w:rtl/>
              </w:rPr>
              <w:t xml:space="preserve"> </w:t>
            </w:r>
            <w:r w:rsidRPr="004A7367">
              <w:rPr>
                <w:rFonts w:cs="B Lotus" w:hint="cs"/>
                <w:rtl/>
              </w:rPr>
              <w:t>اباد</w:t>
            </w:r>
          </w:p>
        </w:tc>
        <w:tc>
          <w:tcPr>
            <w:tcW w:w="1803" w:type="dxa"/>
          </w:tcPr>
          <w:p w14:paraId="213D7D3C" w14:textId="65368508" w:rsidR="004A7367" w:rsidRPr="004A7367" w:rsidRDefault="004A7367" w:rsidP="004A7367">
            <w:pPr>
              <w:jc w:val="center"/>
              <w:rPr>
                <w:rFonts w:cs="B Lotus"/>
                <w:sz w:val="28"/>
                <w:szCs w:val="28"/>
                <w:rtl/>
              </w:rPr>
            </w:pPr>
            <w:r w:rsidRPr="004A7367">
              <w:rPr>
                <w:rFonts w:cs="B Lotus"/>
                <w:rtl/>
              </w:rPr>
              <w:t>5</w:t>
            </w:r>
          </w:p>
        </w:tc>
        <w:tc>
          <w:tcPr>
            <w:tcW w:w="1803" w:type="dxa"/>
          </w:tcPr>
          <w:p w14:paraId="4EFA2F1A" w14:textId="779A5FD7"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791E2926" w14:textId="77777777" w:rsidTr="00372823">
        <w:tc>
          <w:tcPr>
            <w:tcW w:w="1803" w:type="dxa"/>
          </w:tcPr>
          <w:p w14:paraId="4E88A284" w14:textId="77777777" w:rsidR="004A7367" w:rsidRPr="004A7367" w:rsidRDefault="004A7367" w:rsidP="004A7367">
            <w:pPr>
              <w:pStyle w:val="ListParagraph"/>
              <w:numPr>
                <w:ilvl w:val="0"/>
                <w:numId w:val="63"/>
              </w:numPr>
              <w:bidi/>
              <w:jc w:val="center"/>
              <w:rPr>
                <w:rFonts w:cs="B Lotus"/>
                <w:rtl/>
              </w:rPr>
            </w:pPr>
          </w:p>
        </w:tc>
        <w:tc>
          <w:tcPr>
            <w:tcW w:w="1803" w:type="dxa"/>
          </w:tcPr>
          <w:p w14:paraId="4A278769" w14:textId="785BB66F" w:rsidR="004A7367" w:rsidRPr="004A7367" w:rsidRDefault="004A7367" w:rsidP="004A7367">
            <w:pPr>
              <w:jc w:val="center"/>
              <w:rPr>
                <w:rFonts w:cs="B Lotus"/>
                <w:sz w:val="28"/>
                <w:szCs w:val="28"/>
                <w:rtl/>
              </w:rPr>
            </w:pPr>
            <w:r w:rsidRPr="004A7367">
              <w:rPr>
                <w:rFonts w:cs="B Lotus"/>
                <w:rtl/>
              </w:rPr>
              <w:t>905</w:t>
            </w:r>
          </w:p>
        </w:tc>
        <w:tc>
          <w:tcPr>
            <w:tcW w:w="1803" w:type="dxa"/>
          </w:tcPr>
          <w:p w14:paraId="6982AC4C" w14:textId="7172BFED" w:rsidR="004A7367" w:rsidRPr="004A7367" w:rsidRDefault="004A7367" w:rsidP="004A7367">
            <w:pPr>
              <w:jc w:val="center"/>
              <w:rPr>
                <w:rFonts w:cs="B Lotus"/>
                <w:sz w:val="28"/>
                <w:szCs w:val="28"/>
                <w:rtl/>
              </w:rPr>
            </w:pPr>
            <w:r w:rsidRPr="004A7367">
              <w:rPr>
                <w:rFonts w:cs="B Lotus" w:hint="cs"/>
                <w:rtl/>
              </w:rPr>
              <w:t>شیروان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چرداول</w:t>
            </w:r>
          </w:p>
        </w:tc>
        <w:tc>
          <w:tcPr>
            <w:tcW w:w="1803" w:type="dxa"/>
          </w:tcPr>
          <w:p w14:paraId="5518C1B1" w14:textId="5A39CDD3" w:rsidR="004A7367" w:rsidRPr="004A7367" w:rsidRDefault="004A7367" w:rsidP="004A7367">
            <w:pPr>
              <w:jc w:val="center"/>
              <w:rPr>
                <w:rFonts w:cs="B Lotus"/>
                <w:sz w:val="28"/>
                <w:szCs w:val="28"/>
                <w:rtl/>
              </w:rPr>
            </w:pPr>
            <w:r w:rsidRPr="004A7367">
              <w:rPr>
                <w:rFonts w:cs="B Lotus"/>
                <w:rtl/>
              </w:rPr>
              <w:t>5</w:t>
            </w:r>
          </w:p>
        </w:tc>
        <w:tc>
          <w:tcPr>
            <w:tcW w:w="1803" w:type="dxa"/>
          </w:tcPr>
          <w:p w14:paraId="31CB7439" w14:textId="7699F2B0"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0193BD5E" w14:textId="77777777" w:rsidTr="00372823">
        <w:tc>
          <w:tcPr>
            <w:tcW w:w="1803" w:type="dxa"/>
          </w:tcPr>
          <w:p w14:paraId="33BEB893" w14:textId="77777777" w:rsidR="004A7367" w:rsidRPr="004A7367" w:rsidRDefault="004A7367" w:rsidP="004A7367">
            <w:pPr>
              <w:pStyle w:val="ListParagraph"/>
              <w:numPr>
                <w:ilvl w:val="0"/>
                <w:numId w:val="63"/>
              </w:numPr>
              <w:bidi/>
              <w:jc w:val="center"/>
              <w:rPr>
                <w:rFonts w:cs="B Lotus"/>
                <w:rtl/>
              </w:rPr>
            </w:pPr>
          </w:p>
        </w:tc>
        <w:tc>
          <w:tcPr>
            <w:tcW w:w="1803" w:type="dxa"/>
          </w:tcPr>
          <w:p w14:paraId="151D852D" w14:textId="0B003E61" w:rsidR="004A7367" w:rsidRPr="004A7367" w:rsidRDefault="004A7367" w:rsidP="004A7367">
            <w:pPr>
              <w:jc w:val="center"/>
              <w:rPr>
                <w:rFonts w:cs="B Lotus"/>
                <w:sz w:val="28"/>
                <w:szCs w:val="28"/>
                <w:rtl/>
              </w:rPr>
            </w:pPr>
            <w:r w:rsidRPr="004A7367">
              <w:rPr>
                <w:rFonts w:cs="B Lotus"/>
                <w:rtl/>
              </w:rPr>
              <w:t>1005</w:t>
            </w:r>
          </w:p>
        </w:tc>
        <w:tc>
          <w:tcPr>
            <w:tcW w:w="1803" w:type="dxa"/>
          </w:tcPr>
          <w:p w14:paraId="288AD841" w14:textId="2365CD35" w:rsidR="004A7367" w:rsidRPr="004A7367" w:rsidRDefault="004A7367" w:rsidP="004A7367">
            <w:pPr>
              <w:jc w:val="center"/>
              <w:rPr>
                <w:rFonts w:cs="B Lotus"/>
                <w:sz w:val="28"/>
                <w:szCs w:val="28"/>
                <w:rtl/>
              </w:rPr>
            </w:pPr>
            <w:r w:rsidRPr="004A7367">
              <w:rPr>
                <w:rFonts w:cs="B Lotus" w:hint="cs"/>
                <w:rtl/>
              </w:rPr>
              <w:t>جوی</w:t>
            </w:r>
            <w:r w:rsidRPr="004A7367">
              <w:rPr>
                <w:rFonts w:cs="B Lotus"/>
                <w:rtl/>
              </w:rPr>
              <w:t xml:space="preserve"> </w:t>
            </w:r>
            <w:r w:rsidRPr="004A7367">
              <w:rPr>
                <w:rFonts w:cs="B Lotus" w:hint="cs"/>
                <w:rtl/>
              </w:rPr>
              <w:t>زریوان</w:t>
            </w:r>
          </w:p>
        </w:tc>
        <w:tc>
          <w:tcPr>
            <w:tcW w:w="1803" w:type="dxa"/>
          </w:tcPr>
          <w:p w14:paraId="71970556" w14:textId="137E260D" w:rsidR="004A7367" w:rsidRPr="004A7367" w:rsidRDefault="004A7367" w:rsidP="004A7367">
            <w:pPr>
              <w:jc w:val="center"/>
              <w:rPr>
                <w:rFonts w:cs="B Lotus"/>
                <w:sz w:val="28"/>
                <w:szCs w:val="28"/>
                <w:rtl/>
              </w:rPr>
            </w:pPr>
            <w:r w:rsidRPr="004A7367">
              <w:rPr>
                <w:rFonts w:cs="B Lotus"/>
                <w:rtl/>
              </w:rPr>
              <w:t>5</w:t>
            </w:r>
          </w:p>
        </w:tc>
        <w:tc>
          <w:tcPr>
            <w:tcW w:w="1803" w:type="dxa"/>
          </w:tcPr>
          <w:p w14:paraId="49B49845" w14:textId="69867240"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3E95E521" w14:textId="77777777" w:rsidTr="00372823">
        <w:tc>
          <w:tcPr>
            <w:tcW w:w="1803" w:type="dxa"/>
          </w:tcPr>
          <w:p w14:paraId="5B3CCB81" w14:textId="77777777" w:rsidR="004A7367" w:rsidRPr="004A7367" w:rsidRDefault="004A7367" w:rsidP="004A7367">
            <w:pPr>
              <w:pStyle w:val="ListParagraph"/>
              <w:numPr>
                <w:ilvl w:val="0"/>
                <w:numId w:val="63"/>
              </w:numPr>
              <w:bidi/>
              <w:jc w:val="center"/>
              <w:rPr>
                <w:rFonts w:cs="B Lotus"/>
                <w:rtl/>
              </w:rPr>
            </w:pPr>
          </w:p>
        </w:tc>
        <w:tc>
          <w:tcPr>
            <w:tcW w:w="1803" w:type="dxa"/>
          </w:tcPr>
          <w:p w14:paraId="1BD46F7B" w14:textId="65D9DD8F" w:rsidR="004A7367" w:rsidRPr="004A7367" w:rsidRDefault="004A7367" w:rsidP="004A7367">
            <w:pPr>
              <w:jc w:val="center"/>
              <w:rPr>
                <w:rFonts w:cs="B Lotus"/>
                <w:sz w:val="28"/>
                <w:szCs w:val="28"/>
                <w:rtl/>
              </w:rPr>
            </w:pPr>
            <w:r w:rsidRPr="004A7367">
              <w:rPr>
                <w:rFonts w:cs="B Lotus"/>
                <w:rtl/>
              </w:rPr>
              <w:t>1113</w:t>
            </w:r>
          </w:p>
        </w:tc>
        <w:tc>
          <w:tcPr>
            <w:tcW w:w="1803" w:type="dxa"/>
          </w:tcPr>
          <w:p w14:paraId="3FC57B3B" w14:textId="7215AEC2" w:rsidR="004A7367" w:rsidRPr="004A7367" w:rsidRDefault="004A7367" w:rsidP="004A7367">
            <w:pPr>
              <w:jc w:val="center"/>
              <w:rPr>
                <w:rFonts w:cs="B Lotus"/>
                <w:sz w:val="28"/>
                <w:szCs w:val="28"/>
                <w:rtl/>
              </w:rPr>
            </w:pPr>
            <w:r w:rsidRPr="004A7367">
              <w:rPr>
                <w:rFonts w:cs="B Lotus" w:hint="cs"/>
                <w:rtl/>
              </w:rPr>
              <w:t>ارکواز</w:t>
            </w:r>
          </w:p>
        </w:tc>
        <w:tc>
          <w:tcPr>
            <w:tcW w:w="1803" w:type="dxa"/>
          </w:tcPr>
          <w:p w14:paraId="16155898" w14:textId="44DE3353" w:rsidR="004A7367" w:rsidRPr="004A7367" w:rsidRDefault="004A7367" w:rsidP="004A7367">
            <w:pPr>
              <w:jc w:val="center"/>
              <w:rPr>
                <w:rFonts w:cs="B Lotus"/>
                <w:sz w:val="28"/>
                <w:szCs w:val="28"/>
                <w:rtl/>
              </w:rPr>
            </w:pPr>
            <w:r w:rsidRPr="004A7367">
              <w:rPr>
                <w:rFonts w:cs="B Lotus"/>
                <w:rtl/>
              </w:rPr>
              <w:t>5</w:t>
            </w:r>
          </w:p>
        </w:tc>
        <w:tc>
          <w:tcPr>
            <w:tcW w:w="1803" w:type="dxa"/>
          </w:tcPr>
          <w:p w14:paraId="4BF48C65" w14:textId="1B63D1E5"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05E6FB07" w14:textId="77777777" w:rsidTr="00372823">
        <w:tc>
          <w:tcPr>
            <w:tcW w:w="1803" w:type="dxa"/>
          </w:tcPr>
          <w:p w14:paraId="37C812BC" w14:textId="77777777" w:rsidR="004A7367" w:rsidRPr="004A7367" w:rsidRDefault="004A7367" w:rsidP="004A7367">
            <w:pPr>
              <w:pStyle w:val="ListParagraph"/>
              <w:numPr>
                <w:ilvl w:val="0"/>
                <w:numId w:val="63"/>
              </w:numPr>
              <w:bidi/>
              <w:jc w:val="center"/>
              <w:rPr>
                <w:rFonts w:cs="B Lotus"/>
                <w:rtl/>
              </w:rPr>
            </w:pPr>
          </w:p>
        </w:tc>
        <w:tc>
          <w:tcPr>
            <w:tcW w:w="1803" w:type="dxa"/>
          </w:tcPr>
          <w:p w14:paraId="1783FEA1" w14:textId="5F77F064" w:rsidR="004A7367" w:rsidRPr="004A7367" w:rsidRDefault="004A7367" w:rsidP="004A7367">
            <w:pPr>
              <w:jc w:val="center"/>
              <w:rPr>
                <w:rFonts w:cs="B Lotus"/>
                <w:sz w:val="28"/>
                <w:szCs w:val="28"/>
                <w:rtl/>
              </w:rPr>
            </w:pPr>
            <w:r w:rsidRPr="004A7367">
              <w:rPr>
                <w:rFonts w:cs="B Lotus"/>
                <w:rtl/>
              </w:rPr>
              <w:t>1227</w:t>
            </w:r>
          </w:p>
        </w:tc>
        <w:tc>
          <w:tcPr>
            <w:tcW w:w="1803" w:type="dxa"/>
          </w:tcPr>
          <w:p w14:paraId="3DCC1F96" w14:textId="174E20FF" w:rsidR="004A7367" w:rsidRPr="004A7367" w:rsidRDefault="004A7367" w:rsidP="004A7367">
            <w:pPr>
              <w:jc w:val="center"/>
              <w:rPr>
                <w:rFonts w:cs="B Lotus"/>
                <w:sz w:val="28"/>
                <w:szCs w:val="28"/>
                <w:rtl/>
              </w:rPr>
            </w:pPr>
            <w:r w:rsidRPr="004A7367">
              <w:rPr>
                <w:rFonts w:cs="B Lotus" w:hint="cs"/>
                <w:rtl/>
              </w:rPr>
              <w:t>آسمان</w:t>
            </w:r>
            <w:r w:rsidRPr="004A7367">
              <w:rPr>
                <w:rFonts w:cs="B Lotus"/>
                <w:rtl/>
              </w:rPr>
              <w:t xml:space="preserve"> </w:t>
            </w:r>
            <w:r w:rsidRPr="004A7367">
              <w:rPr>
                <w:rFonts w:cs="B Lotus" w:hint="cs"/>
                <w:rtl/>
              </w:rPr>
              <w:t>آباد</w:t>
            </w:r>
          </w:p>
        </w:tc>
        <w:tc>
          <w:tcPr>
            <w:tcW w:w="1803" w:type="dxa"/>
          </w:tcPr>
          <w:p w14:paraId="5AE480B4" w14:textId="2B5482FF" w:rsidR="004A7367" w:rsidRPr="004A7367" w:rsidRDefault="004A7367" w:rsidP="004A7367">
            <w:pPr>
              <w:jc w:val="center"/>
              <w:rPr>
                <w:rFonts w:cs="B Lotus"/>
                <w:sz w:val="28"/>
                <w:szCs w:val="28"/>
                <w:rtl/>
              </w:rPr>
            </w:pPr>
            <w:r w:rsidRPr="004A7367">
              <w:rPr>
                <w:rFonts w:cs="B Lotus"/>
                <w:rtl/>
              </w:rPr>
              <w:t>5</w:t>
            </w:r>
          </w:p>
        </w:tc>
        <w:tc>
          <w:tcPr>
            <w:tcW w:w="1803" w:type="dxa"/>
          </w:tcPr>
          <w:p w14:paraId="0B2A509C" w14:textId="6432387E"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7A7EFF6A" w14:textId="77777777" w:rsidTr="00372823">
        <w:tc>
          <w:tcPr>
            <w:tcW w:w="1803" w:type="dxa"/>
          </w:tcPr>
          <w:p w14:paraId="7CE77B48" w14:textId="77777777" w:rsidR="004A7367" w:rsidRPr="004A7367" w:rsidRDefault="004A7367" w:rsidP="004A7367">
            <w:pPr>
              <w:pStyle w:val="ListParagraph"/>
              <w:numPr>
                <w:ilvl w:val="0"/>
                <w:numId w:val="63"/>
              </w:numPr>
              <w:bidi/>
              <w:jc w:val="center"/>
              <w:rPr>
                <w:rFonts w:cs="B Lotus"/>
                <w:rtl/>
              </w:rPr>
            </w:pPr>
          </w:p>
        </w:tc>
        <w:tc>
          <w:tcPr>
            <w:tcW w:w="1803" w:type="dxa"/>
          </w:tcPr>
          <w:p w14:paraId="0938FCCF" w14:textId="75AE1B07" w:rsidR="004A7367" w:rsidRPr="004A7367" w:rsidRDefault="004A7367" w:rsidP="004A7367">
            <w:pPr>
              <w:jc w:val="center"/>
              <w:rPr>
                <w:rFonts w:cs="B Lotus"/>
                <w:sz w:val="28"/>
                <w:szCs w:val="28"/>
                <w:rtl/>
              </w:rPr>
            </w:pPr>
            <w:r w:rsidRPr="004A7367">
              <w:rPr>
                <w:rFonts w:cs="B Lotus"/>
                <w:rtl/>
              </w:rPr>
              <w:t>1410</w:t>
            </w:r>
          </w:p>
        </w:tc>
        <w:tc>
          <w:tcPr>
            <w:tcW w:w="1803" w:type="dxa"/>
          </w:tcPr>
          <w:p w14:paraId="6A474CB1" w14:textId="334FD2E8" w:rsidR="004A7367" w:rsidRPr="004A7367" w:rsidRDefault="004A7367" w:rsidP="004A7367">
            <w:pPr>
              <w:jc w:val="center"/>
              <w:rPr>
                <w:rFonts w:cs="B Lotus"/>
                <w:sz w:val="28"/>
                <w:szCs w:val="28"/>
                <w:rtl/>
              </w:rPr>
            </w:pPr>
            <w:r w:rsidRPr="004A7367">
              <w:rPr>
                <w:rFonts w:cs="B Lotus" w:hint="cs"/>
                <w:rtl/>
              </w:rPr>
              <w:t>مورموری</w:t>
            </w:r>
          </w:p>
        </w:tc>
        <w:tc>
          <w:tcPr>
            <w:tcW w:w="1803" w:type="dxa"/>
          </w:tcPr>
          <w:p w14:paraId="4C5604AE" w14:textId="185ACF66" w:rsidR="004A7367" w:rsidRPr="004A7367" w:rsidRDefault="004A7367" w:rsidP="004A7367">
            <w:pPr>
              <w:jc w:val="center"/>
              <w:rPr>
                <w:rFonts w:cs="B Lotus"/>
                <w:sz w:val="28"/>
                <w:szCs w:val="28"/>
                <w:rtl/>
              </w:rPr>
            </w:pPr>
            <w:r w:rsidRPr="004A7367">
              <w:rPr>
                <w:rFonts w:cs="B Lotus"/>
                <w:rtl/>
              </w:rPr>
              <w:t>5</w:t>
            </w:r>
          </w:p>
        </w:tc>
        <w:tc>
          <w:tcPr>
            <w:tcW w:w="1803" w:type="dxa"/>
          </w:tcPr>
          <w:p w14:paraId="1AFE7402" w14:textId="6ED3299C"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667351C8" w14:textId="77777777" w:rsidTr="00372823">
        <w:tc>
          <w:tcPr>
            <w:tcW w:w="1803" w:type="dxa"/>
          </w:tcPr>
          <w:p w14:paraId="39323A2F" w14:textId="77777777" w:rsidR="004A7367" w:rsidRPr="004A7367" w:rsidRDefault="004A7367" w:rsidP="004A7367">
            <w:pPr>
              <w:pStyle w:val="ListParagraph"/>
              <w:numPr>
                <w:ilvl w:val="0"/>
                <w:numId w:val="63"/>
              </w:numPr>
              <w:bidi/>
              <w:jc w:val="center"/>
              <w:rPr>
                <w:rFonts w:cs="B Lotus"/>
                <w:rtl/>
              </w:rPr>
            </w:pPr>
          </w:p>
        </w:tc>
        <w:tc>
          <w:tcPr>
            <w:tcW w:w="1803" w:type="dxa"/>
          </w:tcPr>
          <w:p w14:paraId="75198C27" w14:textId="35F0304C" w:rsidR="004A7367" w:rsidRPr="004A7367" w:rsidRDefault="004A7367" w:rsidP="004A7367">
            <w:pPr>
              <w:jc w:val="center"/>
              <w:rPr>
                <w:rFonts w:cs="B Lotus"/>
                <w:sz w:val="28"/>
                <w:szCs w:val="28"/>
                <w:rtl/>
              </w:rPr>
            </w:pPr>
            <w:r w:rsidRPr="004A7367">
              <w:rPr>
                <w:rFonts w:cs="B Lotus"/>
                <w:rtl/>
              </w:rPr>
              <w:t>1411</w:t>
            </w:r>
          </w:p>
        </w:tc>
        <w:tc>
          <w:tcPr>
            <w:tcW w:w="1803" w:type="dxa"/>
          </w:tcPr>
          <w:p w14:paraId="70229DBD" w14:textId="5A79995E" w:rsidR="004A7367" w:rsidRPr="004A7367" w:rsidRDefault="004A7367" w:rsidP="004A7367">
            <w:pPr>
              <w:jc w:val="center"/>
              <w:rPr>
                <w:rFonts w:cs="B Lotus"/>
                <w:sz w:val="28"/>
                <w:szCs w:val="28"/>
                <w:rtl/>
              </w:rPr>
            </w:pPr>
            <w:r w:rsidRPr="004A7367">
              <w:rPr>
                <w:rFonts w:cs="B Lotus" w:hint="cs"/>
                <w:rtl/>
              </w:rPr>
              <w:t>زرنه</w:t>
            </w:r>
          </w:p>
        </w:tc>
        <w:tc>
          <w:tcPr>
            <w:tcW w:w="1803" w:type="dxa"/>
          </w:tcPr>
          <w:p w14:paraId="7B0A5950" w14:textId="05FD891D" w:rsidR="004A7367" w:rsidRPr="004A7367" w:rsidRDefault="004A7367" w:rsidP="004A7367">
            <w:pPr>
              <w:jc w:val="center"/>
              <w:rPr>
                <w:rFonts w:cs="B Lotus"/>
                <w:sz w:val="28"/>
                <w:szCs w:val="28"/>
                <w:rtl/>
              </w:rPr>
            </w:pPr>
            <w:r w:rsidRPr="004A7367">
              <w:rPr>
                <w:rFonts w:cs="B Lotus"/>
                <w:rtl/>
              </w:rPr>
              <w:t>5</w:t>
            </w:r>
          </w:p>
        </w:tc>
        <w:tc>
          <w:tcPr>
            <w:tcW w:w="1803" w:type="dxa"/>
          </w:tcPr>
          <w:p w14:paraId="5711436E" w14:textId="6A81C878"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1CCB728D" w14:textId="77777777" w:rsidTr="00372823">
        <w:tc>
          <w:tcPr>
            <w:tcW w:w="1803" w:type="dxa"/>
          </w:tcPr>
          <w:p w14:paraId="27FC26C2" w14:textId="77777777" w:rsidR="004A7367" w:rsidRPr="004A7367" w:rsidRDefault="004A7367" w:rsidP="004A7367">
            <w:pPr>
              <w:pStyle w:val="ListParagraph"/>
              <w:numPr>
                <w:ilvl w:val="0"/>
                <w:numId w:val="63"/>
              </w:numPr>
              <w:bidi/>
              <w:jc w:val="center"/>
              <w:rPr>
                <w:rFonts w:cs="B Lotus"/>
                <w:rtl/>
              </w:rPr>
            </w:pPr>
          </w:p>
        </w:tc>
        <w:tc>
          <w:tcPr>
            <w:tcW w:w="1803" w:type="dxa"/>
          </w:tcPr>
          <w:p w14:paraId="711558AB" w14:textId="0FF48082" w:rsidR="004A7367" w:rsidRPr="004A7367" w:rsidRDefault="004A7367" w:rsidP="004A7367">
            <w:pPr>
              <w:jc w:val="center"/>
              <w:rPr>
                <w:rFonts w:cs="B Lotus"/>
                <w:sz w:val="28"/>
                <w:szCs w:val="28"/>
                <w:rtl/>
              </w:rPr>
            </w:pPr>
            <w:r w:rsidRPr="004A7367">
              <w:rPr>
                <w:rFonts w:cs="B Lotus"/>
                <w:rtl/>
              </w:rPr>
              <w:t>1827</w:t>
            </w:r>
          </w:p>
        </w:tc>
        <w:tc>
          <w:tcPr>
            <w:tcW w:w="1803" w:type="dxa"/>
          </w:tcPr>
          <w:p w14:paraId="5AF7915B" w14:textId="31F2B7B2" w:rsidR="004A7367" w:rsidRPr="004A7367" w:rsidRDefault="004A7367" w:rsidP="004A7367">
            <w:pPr>
              <w:jc w:val="center"/>
              <w:rPr>
                <w:rFonts w:cs="B Lotus"/>
                <w:sz w:val="28"/>
                <w:szCs w:val="28"/>
                <w:rtl/>
              </w:rPr>
            </w:pPr>
            <w:r w:rsidRPr="004A7367">
              <w:rPr>
                <w:rFonts w:cs="B Lotus" w:hint="cs"/>
                <w:rtl/>
              </w:rPr>
              <w:t>ماژین</w:t>
            </w:r>
          </w:p>
        </w:tc>
        <w:tc>
          <w:tcPr>
            <w:tcW w:w="1803" w:type="dxa"/>
          </w:tcPr>
          <w:p w14:paraId="66902600" w14:textId="477DF18B" w:rsidR="004A7367" w:rsidRPr="004A7367" w:rsidRDefault="004A7367" w:rsidP="004A7367">
            <w:pPr>
              <w:jc w:val="center"/>
              <w:rPr>
                <w:rFonts w:cs="B Lotus"/>
                <w:sz w:val="28"/>
                <w:szCs w:val="28"/>
                <w:rtl/>
              </w:rPr>
            </w:pPr>
            <w:r w:rsidRPr="004A7367">
              <w:rPr>
                <w:rFonts w:cs="B Lotus"/>
                <w:rtl/>
              </w:rPr>
              <w:t>5</w:t>
            </w:r>
          </w:p>
        </w:tc>
        <w:tc>
          <w:tcPr>
            <w:tcW w:w="1803" w:type="dxa"/>
          </w:tcPr>
          <w:p w14:paraId="430EB4F4" w14:textId="45A83F15"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021FD143" w14:textId="77777777" w:rsidTr="00372823">
        <w:tc>
          <w:tcPr>
            <w:tcW w:w="1803" w:type="dxa"/>
          </w:tcPr>
          <w:p w14:paraId="199A24A5" w14:textId="77777777" w:rsidR="004A7367" w:rsidRPr="004A7367" w:rsidRDefault="004A7367" w:rsidP="004A7367">
            <w:pPr>
              <w:pStyle w:val="ListParagraph"/>
              <w:numPr>
                <w:ilvl w:val="0"/>
                <w:numId w:val="63"/>
              </w:numPr>
              <w:bidi/>
              <w:jc w:val="center"/>
              <w:rPr>
                <w:rFonts w:cs="B Lotus"/>
                <w:rtl/>
              </w:rPr>
            </w:pPr>
          </w:p>
        </w:tc>
        <w:tc>
          <w:tcPr>
            <w:tcW w:w="1803" w:type="dxa"/>
          </w:tcPr>
          <w:p w14:paraId="43F64E49" w14:textId="6288DD72" w:rsidR="004A7367" w:rsidRPr="004A7367" w:rsidRDefault="004A7367" w:rsidP="004A7367">
            <w:pPr>
              <w:jc w:val="center"/>
              <w:rPr>
                <w:rFonts w:cs="B Lotus"/>
                <w:sz w:val="28"/>
                <w:szCs w:val="28"/>
                <w:rtl/>
              </w:rPr>
            </w:pPr>
            <w:r w:rsidRPr="004A7367">
              <w:rPr>
                <w:rFonts w:cs="B Lotus"/>
                <w:rtl/>
              </w:rPr>
              <w:t>1828</w:t>
            </w:r>
          </w:p>
        </w:tc>
        <w:tc>
          <w:tcPr>
            <w:tcW w:w="1803" w:type="dxa"/>
          </w:tcPr>
          <w:p w14:paraId="5B260FCC" w14:textId="37A44FEE" w:rsidR="004A7367" w:rsidRPr="004A7367" w:rsidRDefault="004A7367" w:rsidP="004A7367">
            <w:pPr>
              <w:jc w:val="center"/>
              <w:rPr>
                <w:rFonts w:cs="B Lotus"/>
                <w:sz w:val="28"/>
                <w:szCs w:val="28"/>
                <w:rtl/>
              </w:rPr>
            </w:pPr>
            <w:r w:rsidRPr="004A7367">
              <w:rPr>
                <w:rFonts w:cs="B Lotus" w:hint="cs"/>
                <w:rtl/>
              </w:rPr>
              <w:t>توحید</w:t>
            </w:r>
          </w:p>
        </w:tc>
        <w:tc>
          <w:tcPr>
            <w:tcW w:w="1803" w:type="dxa"/>
          </w:tcPr>
          <w:p w14:paraId="5E38F7AC" w14:textId="359B3E6B" w:rsidR="004A7367" w:rsidRPr="004A7367" w:rsidRDefault="004A7367" w:rsidP="004A7367">
            <w:pPr>
              <w:jc w:val="center"/>
              <w:rPr>
                <w:rFonts w:cs="B Lotus"/>
                <w:sz w:val="28"/>
                <w:szCs w:val="28"/>
                <w:rtl/>
              </w:rPr>
            </w:pPr>
            <w:r w:rsidRPr="004A7367">
              <w:rPr>
                <w:rFonts w:cs="B Lotus"/>
                <w:rtl/>
              </w:rPr>
              <w:t>5</w:t>
            </w:r>
          </w:p>
        </w:tc>
        <w:tc>
          <w:tcPr>
            <w:tcW w:w="1803" w:type="dxa"/>
          </w:tcPr>
          <w:p w14:paraId="4A827745" w14:textId="1FB66A5C"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645B103E" w14:textId="77777777" w:rsidTr="00372823">
        <w:tc>
          <w:tcPr>
            <w:tcW w:w="1803" w:type="dxa"/>
          </w:tcPr>
          <w:p w14:paraId="48301B09" w14:textId="77777777" w:rsidR="004A7367" w:rsidRPr="004A7367" w:rsidRDefault="004A7367" w:rsidP="004A7367">
            <w:pPr>
              <w:pStyle w:val="ListParagraph"/>
              <w:numPr>
                <w:ilvl w:val="0"/>
                <w:numId w:val="63"/>
              </w:numPr>
              <w:bidi/>
              <w:jc w:val="center"/>
              <w:rPr>
                <w:rFonts w:cs="B Lotus"/>
                <w:rtl/>
              </w:rPr>
            </w:pPr>
          </w:p>
        </w:tc>
        <w:tc>
          <w:tcPr>
            <w:tcW w:w="1803" w:type="dxa"/>
          </w:tcPr>
          <w:p w14:paraId="19ABB7DB" w14:textId="341B1CF2" w:rsidR="004A7367" w:rsidRPr="004A7367" w:rsidRDefault="004A7367" w:rsidP="004A7367">
            <w:pPr>
              <w:jc w:val="center"/>
              <w:rPr>
                <w:rFonts w:cs="B Lotus"/>
                <w:sz w:val="28"/>
                <w:szCs w:val="28"/>
                <w:rtl/>
              </w:rPr>
            </w:pPr>
            <w:r w:rsidRPr="004A7367">
              <w:rPr>
                <w:rFonts w:cs="B Lotus"/>
                <w:rtl/>
              </w:rPr>
              <w:t>1829</w:t>
            </w:r>
          </w:p>
        </w:tc>
        <w:tc>
          <w:tcPr>
            <w:tcW w:w="1803" w:type="dxa"/>
          </w:tcPr>
          <w:p w14:paraId="6BB90F18" w14:textId="0F323B5F" w:rsidR="004A7367" w:rsidRPr="004A7367" w:rsidRDefault="004A7367" w:rsidP="004A7367">
            <w:pPr>
              <w:jc w:val="center"/>
              <w:rPr>
                <w:rFonts w:cs="B Lotus"/>
                <w:sz w:val="28"/>
                <w:szCs w:val="28"/>
                <w:rtl/>
              </w:rPr>
            </w:pPr>
            <w:r w:rsidRPr="004A7367">
              <w:rPr>
                <w:rFonts w:cs="B Lotus" w:hint="cs"/>
                <w:rtl/>
              </w:rPr>
              <w:t>شباب</w:t>
            </w:r>
          </w:p>
        </w:tc>
        <w:tc>
          <w:tcPr>
            <w:tcW w:w="1803" w:type="dxa"/>
          </w:tcPr>
          <w:p w14:paraId="358507F3" w14:textId="151C5B9E" w:rsidR="004A7367" w:rsidRPr="004A7367" w:rsidRDefault="004A7367" w:rsidP="004A7367">
            <w:pPr>
              <w:jc w:val="center"/>
              <w:rPr>
                <w:rFonts w:cs="B Lotus"/>
                <w:sz w:val="28"/>
                <w:szCs w:val="28"/>
                <w:rtl/>
              </w:rPr>
            </w:pPr>
            <w:r w:rsidRPr="004A7367">
              <w:rPr>
                <w:rFonts w:cs="B Lotus"/>
                <w:rtl/>
              </w:rPr>
              <w:t>5</w:t>
            </w:r>
          </w:p>
        </w:tc>
        <w:tc>
          <w:tcPr>
            <w:tcW w:w="1803" w:type="dxa"/>
          </w:tcPr>
          <w:p w14:paraId="4B8ED569" w14:textId="7BF38766"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1385BD50" w14:textId="77777777" w:rsidTr="00372823">
        <w:tc>
          <w:tcPr>
            <w:tcW w:w="1803" w:type="dxa"/>
          </w:tcPr>
          <w:p w14:paraId="60DBE537" w14:textId="77777777" w:rsidR="004A7367" w:rsidRPr="004A7367" w:rsidRDefault="004A7367" w:rsidP="004A7367">
            <w:pPr>
              <w:pStyle w:val="ListParagraph"/>
              <w:numPr>
                <w:ilvl w:val="0"/>
                <w:numId w:val="63"/>
              </w:numPr>
              <w:bidi/>
              <w:jc w:val="center"/>
              <w:rPr>
                <w:rFonts w:cs="B Lotus"/>
                <w:rtl/>
              </w:rPr>
            </w:pPr>
          </w:p>
        </w:tc>
        <w:tc>
          <w:tcPr>
            <w:tcW w:w="1803" w:type="dxa"/>
          </w:tcPr>
          <w:p w14:paraId="148B0839" w14:textId="489E4D70" w:rsidR="004A7367" w:rsidRPr="004A7367" w:rsidRDefault="004A7367" w:rsidP="004A7367">
            <w:pPr>
              <w:jc w:val="center"/>
              <w:rPr>
                <w:rFonts w:cs="B Lotus"/>
                <w:sz w:val="28"/>
                <w:szCs w:val="28"/>
                <w:rtl/>
              </w:rPr>
            </w:pPr>
            <w:r w:rsidRPr="004A7367">
              <w:rPr>
                <w:rFonts w:cs="B Lotus"/>
                <w:rtl/>
              </w:rPr>
              <w:t>1830</w:t>
            </w:r>
          </w:p>
        </w:tc>
        <w:tc>
          <w:tcPr>
            <w:tcW w:w="1803" w:type="dxa"/>
          </w:tcPr>
          <w:p w14:paraId="34C72330" w14:textId="7C0DA56A" w:rsidR="004A7367" w:rsidRPr="004A7367" w:rsidRDefault="004A7367" w:rsidP="004A7367">
            <w:pPr>
              <w:jc w:val="center"/>
              <w:rPr>
                <w:rFonts w:cs="B Lotus"/>
                <w:sz w:val="28"/>
                <w:szCs w:val="28"/>
                <w:rtl/>
              </w:rPr>
            </w:pPr>
            <w:r w:rsidRPr="004A7367">
              <w:rPr>
                <w:rFonts w:cs="B Lotus" w:hint="cs"/>
                <w:rtl/>
              </w:rPr>
              <w:t>بلاوه</w:t>
            </w:r>
          </w:p>
        </w:tc>
        <w:tc>
          <w:tcPr>
            <w:tcW w:w="1803" w:type="dxa"/>
          </w:tcPr>
          <w:p w14:paraId="569DAFEB" w14:textId="328FCAA5" w:rsidR="004A7367" w:rsidRPr="004A7367" w:rsidRDefault="004A7367" w:rsidP="004A7367">
            <w:pPr>
              <w:jc w:val="center"/>
              <w:rPr>
                <w:rFonts w:cs="B Lotus"/>
                <w:sz w:val="28"/>
                <w:szCs w:val="28"/>
                <w:rtl/>
              </w:rPr>
            </w:pPr>
            <w:r w:rsidRPr="004A7367">
              <w:rPr>
                <w:rFonts w:cs="B Lotus"/>
                <w:rtl/>
              </w:rPr>
              <w:t>5</w:t>
            </w:r>
          </w:p>
        </w:tc>
        <w:tc>
          <w:tcPr>
            <w:tcW w:w="1803" w:type="dxa"/>
          </w:tcPr>
          <w:p w14:paraId="7A72AF25" w14:textId="515DEE96"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3072A8DF" w14:textId="77777777" w:rsidTr="00372823">
        <w:tc>
          <w:tcPr>
            <w:tcW w:w="1803" w:type="dxa"/>
          </w:tcPr>
          <w:p w14:paraId="539E2A76" w14:textId="77777777" w:rsidR="004A7367" w:rsidRPr="004A7367" w:rsidRDefault="004A7367" w:rsidP="004A7367">
            <w:pPr>
              <w:pStyle w:val="ListParagraph"/>
              <w:numPr>
                <w:ilvl w:val="0"/>
                <w:numId w:val="63"/>
              </w:numPr>
              <w:bidi/>
              <w:jc w:val="center"/>
              <w:rPr>
                <w:rFonts w:cs="B Lotus"/>
                <w:rtl/>
              </w:rPr>
            </w:pPr>
          </w:p>
        </w:tc>
        <w:tc>
          <w:tcPr>
            <w:tcW w:w="1803" w:type="dxa"/>
          </w:tcPr>
          <w:p w14:paraId="0CBC5E43" w14:textId="1B96D7BF" w:rsidR="004A7367" w:rsidRPr="004A7367" w:rsidRDefault="004A7367" w:rsidP="004A7367">
            <w:pPr>
              <w:jc w:val="center"/>
              <w:rPr>
                <w:rFonts w:cs="B Lotus"/>
                <w:sz w:val="28"/>
                <w:szCs w:val="28"/>
                <w:rtl/>
              </w:rPr>
            </w:pPr>
            <w:r w:rsidRPr="004A7367">
              <w:rPr>
                <w:rFonts w:cs="B Lotus"/>
                <w:rtl/>
              </w:rPr>
              <w:t>1831</w:t>
            </w:r>
          </w:p>
        </w:tc>
        <w:tc>
          <w:tcPr>
            <w:tcW w:w="1803" w:type="dxa"/>
          </w:tcPr>
          <w:p w14:paraId="3178ECA9" w14:textId="04DF7968" w:rsidR="004A7367" w:rsidRPr="004A7367" w:rsidRDefault="004A7367" w:rsidP="004A7367">
            <w:pPr>
              <w:jc w:val="center"/>
              <w:rPr>
                <w:rFonts w:cs="B Lotus"/>
                <w:sz w:val="28"/>
                <w:szCs w:val="28"/>
                <w:rtl/>
              </w:rPr>
            </w:pPr>
            <w:r w:rsidRPr="004A7367">
              <w:rPr>
                <w:rFonts w:cs="B Lotus" w:hint="cs"/>
                <w:rtl/>
              </w:rPr>
              <w:t>سراب</w:t>
            </w:r>
            <w:r w:rsidRPr="004A7367">
              <w:rPr>
                <w:rFonts w:cs="B Lotus"/>
                <w:rtl/>
              </w:rPr>
              <w:t xml:space="preserve"> </w:t>
            </w:r>
            <w:r w:rsidRPr="004A7367">
              <w:rPr>
                <w:rFonts w:cs="B Lotus" w:hint="cs"/>
                <w:rtl/>
              </w:rPr>
              <w:t>باغ</w:t>
            </w:r>
          </w:p>
        </w:tc>
        <w:tc>
          <w:tcPr>
            <w:tcW w:w="1803" w:type="dxa"/>
          </w:tcPr>
          <w:p w14:paraId="071BCB57" w14:textId="0C41350B" w:rsidR="004A7367" w:rsidRPr="004A7367" w:rsidRDefault="004A7367" w:rsidP="004A7367">
            <w:pPr>
              <w:jc w:val="center"/>
              <w:rPr>
                <w:rFonts w:cs="B Lotus"/>
                <w:sz w:val="28"/>
                <w:szCs w:val="28"/>
                <w:rtl/>
              </w:rPr>
            </w:pPr>
            <w:r w:rsidRPr="004A7367">
              <w:rPr>
                <w:rFonts w:cs="B Lotus"/>
                <w:rtl/>
              </w:rPr>
              <w:t>5</w:t>
            </w:r>
          </w:p>
        </w:tc>
        <w:tc>
          <w:tcPr>
            <w:tcW w:w="1803" w:type="dxa"/>
          </w:tcPr>
          <w:p w14:paraId="50548812" w14:textId="3C9CAB8E"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243B2549" w14:textId="77777777" w:rsidTr="00372823">
        <w:tc>
          <w:tcPr>
            <w:tcW w:w="1803" w:type="dxa"/>
          </w:tcPr>
          <w:p w14:paraId="3E3BE376" w14:textId="77777777" w:rsidR="004A7367" w:rsidRPr="004A7367" w:rsidRDefault="004A7367" w:rsidP="004A7367">
            <w:pPr>
              <w:pStyle w:val="ListParagraph"/>
              <w:numPr>
                <w:ilvl w:val="0"/>
                <w:numId w:val="63"/>
              </w:numPr>
              <w:bidi/>
              <w:jc w:val="center"/>
              <w:rPr>
                <w:rFonts w:cs="B Lotus"/>
                <w:rtl/>
              </w:rPr>
            </w:pPr>
          </w:p>
        </w:tc>
        <w:tc>
          <w:tcPr>
            <w:tcW w:w="1803" w:type="dxa"/>
          </w:tcPr>
          <w:p w14:paraId="39C53074" w14:textId="616E4824" w:rsidR="004A7367" w:rsidRPr="004A7367" w:rsidRDefault="004A7367" w:rsidP="004A7367">
            <w:pPr>
              <w:jc w:val="center"/>
              <w:rPr>
                <w:rFonts w:cs="B Lotus"/>
                <w:sz w:val="28"/>
                <w:szCs w:val="28"/>
                <w:rtl/>
              </w:rPr>
            </w:pPr>
            <w:r w:rsidRPr="004A7367">
              <w:rPr>
                <w:rFonts w:cs="B Lotus"/>
                <w:rtl/>
              </w:rPr>
              <w:t>1832</w:t>
            </w:r>
          </w:p>
        </w:tc>
        <w:tc>
          <w:tcPr>
            <w:tcW w:w="1803" w:type="dxa"/>
          </w:tcPr>
          <w:p w14:paraId="5CE0A9E1" w14:textId="5ED279F3" w:rsidR="004A7367" w:rsidRPr="004A7367" w:rsidRDefault="004A7367" w:rsidP="004A7367">
            <w:pPr>
              <w:jc w:val="center"/>
              <w:rPr>
                <w:rFonts w:cs="B Lotus"/>
                <w:sz w:val="28"/>
                <w:szCs w:val="28"/>
                <w:rtl/>
              </w:rPr>
            </w:pPr>
            <w:r w:rsidRPr="004A7367">
              <w:rPr>
                <w:rFonts w:cs="B Lotus" w:hint="cs"/>
                <w:rtl/>
              </w:rPr>
              <w:t>دلگشا</w:t>
            </w:r>
          </w:p>
        </w:tc>
        <w:tc>
          <w:tcPr>
            <w:tcW w:w="1803" w:type="dxa"/>
          </w:tcPr>
          <w:p w14:paraId="31E2117A" w14:textId="4B9D3632" w:rsidR="004A7367" w:rsidRPr="004A7367" w:rsidRDefault="004A7367" w:rsidP="004A7367">
            <w:pPr>
              <w:jc w:val="center"/>
              <w:rPr>
                <w:rFonts w:cs="B Lotus"/>
                <w:sz w:val="28"/>
                <w:szCs w:val="28"/>
                <w:rtl/>
              </w:rPr>
            </w:pPr>
            <w:r w:rsidRPr="004A7367">
              <w:rPr>
                <w:rFonts w:cs="B Lotus"/>
                <w:rtl/>
              </w:rPr>
              <w:t>5</w:t>
            </w:r>
          </w:p>
        </w:tc>
        <w:tc>
          <w:tcPr>
            <w:tcW w:w="1803" w:type="dxa"/>
          </w:tcPr>
          <w:p w14:paraId="48C54F02" w14:textId="6934EA9D"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787359C3" w14:textId="77777777" w:rsidTr="00372823">
        <w:tc>
          <w:tcPr>
            <w:tcW w:w="1803" w:type="dxa"/>
          </w:tcPr>
          <w:p w14:paraId="6FD77FBB" w14:textId="77777777" w:rsidR="004A7367" w:rsidRPr="004A7367" w:rsidRDefault="004A7367" w:rsidP="004A7367">
            <w:pPr>
              <w:pStyle w:val="ListParagraph"/>
              <w:numPr>
                <w:ilvl w:val="0"/>
                <w:numId w:val="63"/>
              </w:numPr>
              <w:bidi/>
              <w:jc w:val="center"/>
              <w:rPr>
                <w:rFonts w:cs="B Lotus"/>
                <w:rtl/>
              </w:rPr>
            </w:pPr>
          </w:p>
        </w:tc>
        <w:tc>
          <w:tcPr>
            <w:tcW w:w="1803" w:type="dxa"/>
          </w:tcPr>
          <w:p w14:paraId="0C122F00" w14:textId="2E1969B2" w:rsidR="004A7367" w:rsidRPr="004A7367" w:rsidRDefault="004A7367" w:rsidP="004A7367">
            <w:pPr>
              <w:jc w:val="center"/>
              <w:rPr>
                <w:rFonts w:cs="B Lotus"/>
                <w:sz w:val="28"/>
                <w:szCs w:val="28"/>
                <w:rtl/>
              </w:rPr>
            </w:pPr>
            <w:r w:rsidRPr="004A7367">
              <w:rPr>
                <w:rFonts w:cs="B Lotus"/>
                <w:rtl/>
              </w:rPr>
              <w:t>1833</w:t>
            </w:r>
          </w:p>
        </w:tc>
        <w:tc>
          <w:tcPr>
            <w:tcW w:w="1803" w:type="dxa"/>
          </w:tcPr>
          <w:p w14:paraId="30A1BF6F" w14:textId="1FF89148" w:rsidR="004A7367" w:rsidRPr="004A7367" w:rsidRDefault="004A7367" w:rsidP="004A7367">
            <w:pPr>
              <w:jc w:val="center"/>
              <w:rPr>
                <w:rFonts w:cs="B Lotus"/>
                <w:sz w:val="28"/>
                <w:szCs w:val="28"/>
                <w:rtl/>
              </w:rPr>
            </w:pPr>
            <w:r w:rsidRPr="004A7367">
              <w:rPr>
                <w:rFonts w:cs="B Lotus" w:hint="cs"/>
                <w:rtl/>
              </w:rPr>
              <w:t>مهر</w:t>
            </w:r>
          </w:p>
        </w:tc>
        <w:tc>
          <w:tcPr>
            <w:tcW w:w="1803" w:type="dxa"/>
          </w:tcPr>
          <w:p w14:paraId="4839D426" w14:textId="1DEA32CD" w:rsidR="004A7367" w:rsidRPr="004A7367" w:rsidRDefault="004A7367" w:rsidP="004A7367">
            <w:pPr>
              <w:jc w:val="center"/>
              <w:rPr>
                <w:rFonts w:cs="B Lotus"/>
                <w:sz w:val="28"/>
                <w:szCs w:val="28"/>
                <w:rtl/>
              </w:rPr>
            </w:pPr>
            <w:r w:rsidRPr="004A7367">
              <w:rPr>
                <w:rFonts w:cs="B Lotus"/>
                <w:rtl/>
              </w:rPr>
              <w:t>5</w:t>
            </w:r>
          </w:p>
        </w:tc>
        <w:tc>
          <w:tcPr>
            <w:tcW w:w="1803" w:type="dxa"/>
          </w:tcPr>
          <w:p w14:paraId="6D8C92F0" w14:textId="3CABAC6D" w:rsidR="004A7367" w:rsidRPr="004A7367" w:rsidRDefault="004A7367" w:rsidP="004A7367">
            <w:pPr>
              <w:jc w:val="center"/>
              <w:rPr>
                <w:rFonts w:cs="B Lotus"/>
                <w:sz w:val="28"/>
                <w:szCs w:val="28"/>
                <w:rtl/>
              </w:rPr>
            </w:pPr>
            <w:r w:rsidRPr="004A7367">
              <w:rPr>
                <w:rFonts w:cs="B Lotus" w:hint="cs"/>
                <w:rtl/>
              </w:rPr>
              <w:t>ایلام</w:t>
            </w:r>
          </w:p>
        </w:tc>
      </w:tr>
      <w:tr w:rsidR="004A7367" w:rsidRPr="004A7367" w14:paraId="0EB05D04" w14:textId="77777777" w:rsidTr="00372823">
        <w:tc>
          <w:tcPr>
            <w:tcW w:w="1803" w:type="dxa"/>
          </w:tcPr>
          <w:p w14:paraId="38ADC2A7" w14:textId="77777777" w:rsidR="004A7367" w:rsidRPr="004A7367" w:rsidRDefault="004A7367" w:rsidP="004A7367">
            <w:pPr>
              <w:pStyle w:val="ListParagraph"/>
              <w:numPr>
                <w:ilvl w:val="0"/>
                <w:numId w:val="63"/>
              </w:numPr>
              <w:bidi/>
              <w:jc w:val="center"/>
              <w:rPr>
                <w:rFonts w:cs="B Lotus"/>
                <w:rtl/>
              </w:rPr>
            </w:pPr>
          </w:p>
        </w:tc>
        <w:tc>
          <w:tcPr>
            <w:tcW w:w="1803" w:type="dxa"/>
          </w:tcPr>
          <w:p w14:paraId="7C477A7C" w14:textId="2102B627" w:rsidR="004A7367" w:rsidRPr="004A7367" w:rsidRDefault="004A7367" w:rsidP="004A7367">
            <w:pPr>
              <w:jc w:val="center"/>
              <w:rPr>
                <w:rFonts w:cs="B Lotus"/>
                <w:sz w:val="28"/>
                <w:szCs w:val="28"/>
                <w:rtl/>
              </w:rPr>
            </w:pPr>
            <w:r w:rsidRPr="004A7367">
              <w:rPr>
                <w:rFonts w:cs="B Lotus"/>
                <w:rtl/>
              </w:rPr>
              <w:t>108</w:t>
            </w:r>
          </w:p>
        </w:tc>
        <w:tc>
          <w:tcPr>
            <w:tcW w:w="1803" w:type="dxa"/>
          </w:tcPr>
          <w:p w14:paraId="5D32CF92" w14:textId="0012C6DF" w:rsidR="004A7367" w:rsidRPr="004A7367" w:rsidRDefault="004A7367" w:rsidP="004A7367">
            <w:pPr>
              <w:jc w:val="center"/>
              <w:rPr>
                <w:rFonts w:cs="B Lotus"/>
                <w:sz w:val="28"/>
                <w:szCs w:val="28"/>
                <w:rtl/>
              </w:rPr>
            </w:pPr>
            <w:r w:rsidRPr="004A7367">
              <w:rPr>
                <w:rFonts w:cs="B Lotus" w:hint="cs"/>
                <w:rtl/>
              </w:rPr>
              <w:t>کنگاور</w:t>
            </w:r>
          </w:p>
        </w:tc>
        <w:tc>
          <w:tcPr>
            <w:tcW w:w="1803" w:type="dxa"/>
          </w:tcPr>
          <w:p w14:paraId="0151FCDE" w14:textId="6B63FE2D" w:rsidR="004A7367" w:rsidRPr="004A7367" w:rsidRDefault="004A7367" w:rsidP="004A7367">
            <w:pPr>
              <w:jc w:val="center"/>
              <w:rPr>
                <w:rFonts w:cs="B Lotus"/>
                <w:sz w:val="28"/>
                <w:szCs w:val="28"/>
                <w:rtl/>
              </w:rPr>
            </w:pPr>
            <w:r w:rsidRPr="004A7367">
              <w:rPr>
                <w:rFonts w:cs="B Lotus"/>
                <w:rtl/>
              </w:rPr>
              <w:t>6</w:t>
            </w:r>
          </w:p>
        </w:tc>
        <w:tc>
          <w:tcPr>
            <w:tcW w:w="1803" w:type="dxa"/>
          </w:tcPr>
          <w:p w14:paraId="415E888C" w14:textId="761AE1C8"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45E6AA41" w14:textId="77777777" w:rsidTr="00372823">
        <w:tc>
          <w:tcPr>
            <w:tcW w:w="1803" w:type="dxa"/>
          </w:tcPr>
          <w:p w14:paraId="1E84D67F" w14:textId="77777777" w:rsidR="004A7367" w:rsidRPr="004A7367" w:rsidRDefault="004A7367" w:rsidP="004A7367">
            <w:pPr>
              <w:pStyle w:val="ListParagraph"/>
              <w:numPr>
                <w:ilvl w:val="0"/>
                <w:numId w:val="63"/>
              </w:numPr>
              <w:bidi/>
              <w:jc w:val="center"/>
              <w:rPr>
                <w:rFonts w:cs="B Lotus"/>
                <w:rtl/>
              </w:rPr>
            </w:pPr>
          </w:p>
        </w:tc>
        <w:tc>
          <w:tcPr>
            <w:tcW w:w="1803" w:type="dxa"/>
          </w:tcPr>
          <w:p w14:paraId="1EED1867" w14:textId="0054B09E" w:rsidR="004A7367" w:rsidRPr="004A7367" w:rsidRDefault="004A7367" w:rsidP="004A7367">
            <w:pPr>
              <w:jc w:val="center"/>
              <w:rPr>
                <w:rFonts w:cs="B Lotus"/>
                <w:sz w:val="28"/>
                <w:szCs w:val="28"/>
                <w:rtl/>
              </w:rPr>
            </w:pPr>
            <w:r w:rsidRPr="004A7367">
              <w:rPr>
                <w:rFonts w:cs="B Lotus"/>
                <w:rtl/>
              </w:rPr>
              <w:t>109</w:t>
            </w:r>
          </w:p>
        </w:tc>
        <w:tc>
          <w:tcPr>
            <w:tcW w:w="1803" w:type="dxa"/>
          </w:tcPr>
          <w:p w14:paraId="08CDF8DE" w14:textId="4C0853B9" w:rsidR="004A7367" w:rsidRPr="004A7367" w:rsidRDefault="004A7367" w:rsidP="004A7367">
            <w:pPr>
              <w:jc w:val="center"/>
              <w:rPr>
                <w:rFonts w:cs="B Lotus"/>
                <w:sz w:val="28"/>
                <w:szCs w:val="28"/>
                <w:rtl/>
              </w:rPr>
            </w:pPr>
            <w:r w:rsidRPr="004A7367">
              <w:rPr>
                <w:rFonts w:cs="B Lotus" w:hint="cs"/>
                <w:rtl/>
              </w:rPr>
              <w:t>کرمانشاه</w:t>
            </w:r>
          </w:p>
        </w:tc>
        <w:tc>
          <w:tcPr>
            <w:tcW w:w="1803" w:type="dxa"/>
          </w:tcPr>
          <w:p w14:paraId="60D12122" w14:textId="7680AE22" w:rsidR="004A7367" w:rsidRPr="004A7367" w:rsidRDefault="004A7367" w:rsidP="004A7367">
            <w:pPr>
              <w:jc w:val="center"/>
              <w:rPr>
                <w:rFonts w:cs="B Lotus"/>
                <w:sz w:val="28"/>
                <w:szCs w:val="28"/>
                <w:rtl/>
              </w:rPr>
            </w:pPr>
            <w:r w:rsidRPr="004A7367">
              <w:rPr>
                <w:rFonts w:cs="B Lotus"/>
                <w:rtl/>
              </w:rPr>
              <w:t>6</w:t>
            </w:r>
          </w:p>
        </w:tc>
        <w:tc>
          <w:tcPr>
            <w:tcW w:w="1803" w:type="dxa"/>
          </w:tcPr>
          <w:p w14:paraId="51F0EFF0" w14:textId="41A532FB"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4B0C8FB8" w14:textId="77777777" w:rsidTr="00372823">
        <w:tc>
          <w:tcPr>
            <w:tcW w:w="1803" w:type="dxa"/>
          </w:tcPr>
          <w:p w14:paraId="5DC2CD30" w14:textId="77777777" w:rsidR="004A7367" w:rsidRPr="004A7367" w:rsidRDefault="004A7367" w:rsidP="004A7367">
            <w:pPr>
              <w:pStyle w:val="ListParagraph"/>
              <w:numPr>
                <w:ilvl w:val="0"/>
                <w:numId w:val="63"/>
              </w:numPr>
              <w:bidi/>
              <w:jc w:val="center"/>
              <w:rPr>
                <w:rFonts w:cs="B Lotus"/>
                <w:rtl/>
              </w:rPr>
            </w:pPr>
          </w:p>
        </w:tc>
        <w:tc>
          <w:tcPr>
            <w:tcW w:w="1803" w:type="dxa"/>
          </w:tcPr>
          <w:p w14:paraId="3D1E5196" w14:textId="79A19EEC" w:rsidR="004A7367" w:rsidRPr="004A7367" w:rsidRDefault="004A7367" w:rsidP="004A7367">
            <w:pPr>
              <w:jc w:val="center"/>
              <w:rPr>
                <w:rFonts w:cs="B Lotus"/>
                <w:sz w:val="28"/>
                <w:szCs w:val="28"/>
                <w:rtl/>
              </w:rPr>
            </w:pPr>
            <w:r w:rsidRPr="004A7367">
              <w:rPr>
                <w:rFonts w:cs="B Lotus"/>
                <w:rtl/>
              </w:rPr>
              <w:t>110</w:t>
            </w:r>
          </w:p>
        </w:tc>
        <w:tc>
          <w:tcPr>
            <w:tcW w:w="1803" w:type="dxa"/>
          </w:tcPr>
          <w:p w14:paraId="4F2CB664" w14:textId="485AB879" w:rsidR="004A7367" w:rsidRPr="004A7367" w:rsidRDefault="004A7367" w:rsidP="004A7367">
            <w:pPr>
              <w:jc w:val="center"/>
              <w:rPr>
                <w:rFonts w:cs="B Lotus"/>
                <w:sz w:val="28"/>
                <w:szCs w:val="28"/>
                <w:rtl/>
              </w:rPr>
            </w:pPr>
            <w:r w:rsidRPr="004A7367">
              <w:rPr>
                <w:rFonts w:cs="B Lotus" w:hint="cs"/>
                <w:rtl/>
              </w:rPr>
              <w:t>سنقر</w:t>
            </w:r>
          </w:p>
        </w:tc>
        <w:tc>
          <w:tcPr>
            <w:tcW w:w="1803" w:type="dxa"/>
          </w:tcPr>
          <w:p w14:paraId="015DFE70" w14:textId="5B63D3CB" w:rsidR="004A7367" w:rsidRPr="004A7367" w:rsidRDefault="004A7367" w:rsidP="004A7367">
            <w:pPr>
              <w:jc w:val="center"/>
              <w:rPr>
                <w:rFonts w:cs="B Lotus"/>
                <w:sz w:val="28"/>
                <w:szCs w:val="28"/>
                <w:rtl/>
              </w:rPr>
            </w:pPr>
            <w:r w:rsidRPr="004A7367">
              <w:rPr>
                <w:rFonts w:cs="B Lotus"/>
                <w:rtl/>
              </w:rPr>
              <w:t>6</w:t>
            </w:r>
          </w:p>
        </w:tc>
        <w:tc>
          <w:tcPr>
            <w:tcW w:w="1803" w:type="dxa"/>
          </w:tcPr>
          <w:p w14:paraId="0DF6B594" w14:textId="1FC10AC9"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74D5DBF6" w14:textId="77777777" w:rsidTr="00372823">
        <w:tc>
          <w:tcPr>
            <w:tcW w:w="1803" w:type="dxa"/>
          </w:tcPr>
          <w:p w14:paraId="5083847A" w14:textId="77777777" w:rsidR="004A7367" w:rsidRPr="004A7367" w:rsidRDefault="004A7367" w:rsidP="004A7367">
            <w:pPr>
              <w:pStyle w:val="ListParagraph"/>
              <w:numPr>
                <w:ilvl w:val="0"/>
                <w:numId w:val="63"/>
              </w:numPr>
              <w:bidi/>
              <w:jc w:val="center"/>
              <w:rPr>
                <w:rFonts w:cs="B Lotus"/>
                <w:rtl/>
              </w:rPr>
            </w:pPr>
          </w:p>
        </w:tc>
        <w:tc>
          <w:tcPr>
            <w:tcW w:w="1803" w:type="dxa"/>
          </w:tcPr>
          <w:p w14:paraId="3BF2708B" w14:textId="4BC7740C" w:rsidR="004A7367" w:rsidRPr="004A7367" w:rsidRDefault="004A7367" w:rsidP="004A7367">
            <w:pPr>
              <w:jc w:val="center"/>
              <w:rPr>
                <w:rFonts w:cs="B Lotus"/>
                <w:sz w:val="28"/>
                <w:szCs w:val="28"/>
                <w:rtl/>
              </w:rPr>
            </w:pPr>
            <w:r w:rsidRPr="004A7367">
              <w:rPr>
                <w:rFonts w:cs="B Lotus"/>
                <w:rtl/>
              </w:rPr>
              <w:t>111</w:t>
            </w:r>
          </w:p>
        </w:tc>
        <w:tc>
          <w:tcPr>
            <w:tcW w:w="1803" w:type="dxa"/>
          </w:tcPr>
          <w:p w14:paraId="5ED45125" w14:textId="3DBBBE96" w:rsidR="004A7367" w:rsidRPr="004A7367" w:rsidRDefault="004A7367" w:rsidP="004A7367">
            <w:pPr>
              <w:jc w:val="center"/>
              <w:rPr>
                <w:rFonts w:cs="B Lotus"/>
                <w:sz w:val="28"/>
                <w:szCs w:val="28"/>
                <w:rtl/>
              </w:rPr>
            </w:pPr>
            <w:r w:rsidRPr="004A7367">
              <w:rPr>
                <w:rFonts w:cs="B Lotus" w:hint="cs"/>
                <w:rtl/>
              </w:rPr>
              <w:t>صحنه</w:t>
            </w:r>
          </w:p>
        </w:tc>
        <w:tc>
          <w:tcPr>
            <w:tcW w:w="1803" w:type="dxa"/>
          </w:tcPr>
          <w:p w14:paraId="1239F1AE" w14:textId="668B4C3E" w:rsidR="004A7367" w:rsidRPr="004A7367" w:rsidRDefault="004A7367" w:rsidP="004A7367">
            <w:pPr>
              <w:jc w:val="center"/>
              <w:rPr>
                <w:rFonts w:cs="B Lotus"/>
                <w:sz w:val="28"/>
                <w:szCs w:val="28"/>
                <w:rtl/>
              </w:rPr>
            </w:pPr>
            <w:r w:rsidRPr="004A7367">
              <w:rPr>
                <w:rFonts w:cs="B Lotus"/>
                <w:rtl/>
              </w:rPr>
              <w:t>6</w:t>
            </w:r>
          </w:p>
        </w:tc>
        <w:tc>
          <w:tcPr>
            <w:tcW w:w="1803" w:type="dxa"/>
          </w:tcPr>
          <w:p w14:paraId="53F94FA4" w14:textId="08F8D8DE"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6E4E2744" w14:textId="77777777" w:rsidTr="00372823">
        <w:tc>
          <w:tcPr>
            <w:tcW w:w="1803" w:type="dxa"/>
          </w:tcPr>
          <w:p w14:paraId="61ABE2FA" w14:textId="77777777" w:rsidR="004A7367" w:rsidRPr="004A7367" w:rsidRDefault="004A7367" w:rsidP="004A7367">
            <w:pPr>
              <w:pStyle w:val="ListParagraph"/>
              <w:numPr>
                <w:ilvl w:val="0"/>
                <w:numId w:val="63"/>
              </w:numPr>
              <w:bidi/>
              <w:jc w:val="center"/>
              <w:rPr>
                <w:rFonts w:cs="B Lotus"/>
                <w:rtl/>
              </w:rPr>
            </w:pPr>
          </w:p>
        </w:tc>
        <w:tc>
          <w:tcPr>
            <w:tcW w:w="1803" w:type="dxa"/>
          </w:tcPr>
          <w:p w14:paraId="4B647317" w14:textId="4DA4772B" w:rsidR="004A7367" w:rsidRPr="004A7367" w:rsidRDefault="004A7367" w:rsidP="004A7367">
            <w:pPr>
              <w:jc w:val="center"/>
              <w:rPr>
                <w:rFonts w:cs="B Lotus"/>
                <w:sz w:val="28"/>
                <w:szCs w:val="28"/>
                <w:rtl/>
              </w:rPr>
            </w:pPr>
            <w:r w:rsidRPr="004A7367">
              <w:rPr>
                <w:rFonts w:cs="B Lotus"/>
                <w:rtl/>
              </w:rPr>
              <w:t>112</w:t>
            </w:r>
          </w:p>
        </w:tc>
        <w:tc>
          <w:tcPr>
            <w:tcW w:w="1803" w:type="dxa"/>
          </w:tcPr>
          <w:p w14:paraId="67A0039B" w14:textId="397C8124" w:rsidR="004A7367" w:rsidRPr="004A7367" w:rsidRDefault="004A7367" w:rsidP="004A7367">
            <w:pPr>
              <w:jc w:val="center"/>
              <w:rPr>
                <w:rFonts w:cs="B Lotus"/>
                <w:sz w:val="28"/>
                <w:szCs w:val="28"/>
                <w:rtl/>
              </w:rPr>
            </w:pPr>
            <w:r w:rsidRPr="004A7367">
              <w:rPr>
                <w:rFonts w:cs="B Lotus" w:hint="cs"/>
                <w:rtl/>
              </w:rPr>
              <w:t>هرسین</w:t>
            </w:r>
          </w:p>
        </w:tc>
        <w:tc>
          <w:tcPr>
            <w:tcW w:w="1803" w:type="dxa"/>
          </w:tcPr>
          <w:p w14:paraId="00B751BD" w14:textId="787317B8" w:rsidR="004A7367" w:rsidRPr="004A7367" w:rsidRDefault="004A7367" w:rsidP="004A7367">
            <w:pPr>
              <w:jc w:val="center"/>
              <w:rPr>
                <w:rFonts w:cs="B Lotus"/>
                <w:sz w:val="28"/>
                <w:szCs w:val="28"/>
                <w:rtl/>
              </w:rPr>
            </w:pPr>
            <w:r w:rsidRPr="004A7367">
              <w:rPr>
                <w:rFonts w:cs="B Lotus"/>
                <w:rtl/>
              </w:rPr>
              <w:t>6</w:t>
            </w:r>
          </w:p>
        </w:tc>
        <w:tc>
          <w:tcPr>
            <w:tcW w:w="1803" w:type="dxa"/>
          </w:tcPr>
          <w:p w14:paraId="13C77FE0" w14:textId="7261DF48"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17E156F8" w14:textId="77777777" w:rsidTr="00372823">
        <w:tc>
          <w:tcPr>
            <w:tcW w:w="1803" w:type="dxa"/>
          </w:tcPr>
          <w:p w14:paraId="2A494DFB" w14:textId="77777777" w:rsidR="004A7367" w:rsidRPr="004A7367" w:rsidRDefault="004A7367" w:rsidP="004A7367">
            <w:pPr>
              <w:pStyle w:val="ListParagraph"/>
              <w:numPr>
                <w:ilvl w:val="0"/>
                <w:numId w:val="63"/>
              </w:numPr>
              <w:bidi/>
              <w:jc w:val="center"/>
              <w:rPr>
                <w:rFonts w:cs="B Lotus"/>
                <w:rtl/>
              </w:rPr>
            </w:pPr>
          </w:p>
        </w:tc>
        <w:tc>
          <w:tcPr>
            <w:tcW w:w="1803" w:type="dxa"/>
          </w:tcPr>
          <w:p w14:paraId="474551F1" w14:textId="2FBFCDA9" w:rsidR="004A7367" w:rsidRPr="004A7367" w:rsidRDefault="004A7367" w:rsidP="004A7367">
            <w:pPr>
              <w:jc w:val="center"/>
              <w:rPr>
                <w:rFonts w:cs="B Lotus"/>
                <w:sz w:val="28"/>
                <w:szCs w:val="28"/>
                <w:rtl/>
              </w:rPr>
            </w:pPr>
            <w:r w:rsidRPr="004A7367">
              <w:rPr>
                <w:rFonts w:cs="B Lotus"/>
                <w:rtl/>
              </w:rPr>
              <w:t>113</w:t>
            </w:r>
          </w:p>
        </w:tc>
        <w:tc>
          <w:tcPr>
            <w:tcW w:w="1803" w:type="dxa"/>
          </w:tcPr>
          <w:p w14:paraId="4965564E" w14:textId="6C4193A6" w:rsidR="004A7367" w:rsidRPr="004A7367" w:rsidRDefault="004A7367" w:rsidP="004A7367">
            <w:pPr>
              <w:jc w:val="center"/>
              <w:rPr>
                <w:rFonts w:cs="B Lotus"/>
                <w:sz w:val="28"/>
                <w:szCs w:val="28"/>
                <w:rtl/>
              </w:rPr>
            </w:pPr>
            <w:r w:rsidRPr="004A7367">
              <w:rPr>
                <w:rFonts w:cs="B Lotus" w:hint="cs"/>
                <w:rtl/>
              </w:rPr>
              <w:t>اسلام</w:t>
            </w:r>
            <w:r w:rsidRPr="004A7367">
              <w:rPr>
                <w:rFonts w:cs="B Lotus"/>
                <w:rtl/>
              </w:rPr>
              <w:t xml:space="preserve"> </w:t>
            </w:r>
            <w:r w:rsidRPr="004A7367">
              <w:rPr>
                <w:rFonts w:cs="B Lotus" w:hint="cs"/>
                <w:rtl/>
              </w:rPr>
              <w:t>آبادغرب</w:t>
            </w:r>
          </w:p>
        </w:tc>
        <w:tc>
          <w:tcPr>
            <w:tcW w:w="1803" w:type="dxa"/>
          </w:tcPr>
          <w:p w14:paraId="4FACBA50" w14:textId="2ACA3D8B" w:rsidR="004A7367" w:rsidRPr="004A7367" w:rsidRDefault="004A7367" w:rsidP="004A7367">
            <w:pPr>
              <w:jc w:val="center"/>
              <w:rPr>
                <w:rFonts w:cs="B Lotus"/>
                <w:sz w:val="28"/>
                <w:szCs w:val="28"/>
                <w:rtl/>
              </w:rPr>
            </w:pPr>
            <w:r w:rsidRPr="004A7367">
              <w:rPr>
                <w:rFonts w:cs="B Lotus"/>
                <w:rtl/>
              </w:rPr>
              <w:t>6</w:t>
            </w:r>
          </w:p>
        </w:tc>
        <w:tc>
          <w:tcPr>
            <w:tcW w:w="1803" w:type="dxa"/>
          </w:tcPr>
          <w:p w14:paraId="30746FF2" w14:textId="2BA7C940"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4B95499B" w14:textId="77777777" w:rsidTr="00372823">
        <w:tc>
          <w:tcPr>
            <w:tcW w:w="1803" w:type="dxa"/>
          </w:tcPr>
          <w:p w14:paraId="398E203D" w14:textId="77777777" w:rsidR="004A7367" w:rsidRPr="004A7367" w:rsidRDefault="004A7367" w:rsidP="004A7367">
            <w:pPr>
              <w:pStyle w:val="ListParagraph"/>
              <w:numPr>
                <w:ilvl w:val="0"/>
                <w:numId w:val="63"/>
              </w:numPr>
              <w:bidi/>
              <w:jc w:val="center"/>
              <w:rPr>
                <w:rFonts w:cs="B Lotus"/>
                <w:rtl/>
              </w:rPr>
            </w:pPr>
          </w:p>
        </w:tc>
        <w:tc>
          <w:tcPr>
            <w:tcW w:w="1803" w:type="dxa"/>
          </w:tcPr>
          <w:p w14:paraId="3AD2333F" w14:textId="5EE0683A" w:rsidR="004A7367" w:rsidRPr="004A7367" w:rsidRDefault="004A7367" w:rsidP="004A7367">
            <w:pPr>
              <w:jc w:val="center"/>
              <w:rPr>
                <w:rFonts w:cs="B Lotus"/>
                <w:sz w:val="28"/>
                <w:szCs w:val="28"/>
                <w:rtl/>
              </w:rPr>
            </w:pPr>
            <w:r w:rsidRPr="004A7367">
              <w:rPr>
                <w:rFonts w:cs="B Lotus"/>
                <w:rtl/>
              </w:rPr>
              <w:t>114</w:t>
            </w:r>
          </w:p>
        </w:tc>
        <w:tc>
          <w:tcPr>
            <w:tcW w:w="1803" w:type="dxa"/>
          </w:tcPr>
          <w:p w14:paraId="2D04D8D8" w14:textId="620B59F3" w:rsidR="004A7367" w:rsidRPr="004A7367" w:rsidRDefault="004A7367" w:rsidP="004A7367">
            <w:pPr>
              <w:jc w:val="center"/>
              <w:rPr>
                <w:rFonts w:cs="B Lotus"/>
                <w:sz w:val="28"/>
                <w:szCs w:val="28"/>
                <w:rtl/>
              </w:rPr>
            </w:pPr>
            <w:r w:rsidRPr="004A7367">
              <w:rPr>
                <w:rFonts w:cs="B Lotus" w:hint="cs"/>
                <w:rtl/>
              </w:rPr>
              <w:t>روانسر</w:t>
            </w:r>
          </w:p>
        </w:tc>
        <w:tc>
          <w:tcPr>
            <w:tcW w:w="1803" w:type="dxa"/>
          </w:tcPr>
          <w:p w14:paraId="2DFFB1F5" w14:textId="6886BA28" w:rsidR="004A7367" w:rsidRPr="004A7367" w:rsidRDefault="004A7367" w:rsidP="004A7367">
            <w:pPr>
              <w:jc w:val="center"/>
              <w:rPr>
                <w:rFonts w:cs="B Lotus"/>
                <w:sz w:val="28"/>
                <w:szCs w:val="28"/>
                <w:rtl/>
              </w:rPr>
            </w:pPr>
            <w:r w:rsidRPr="004A7367">
              <w:rPr>
                <w:rFonts w:cs="B Lotus"/>
                <w:rtl/>
              </w:rPr>
              <w:t>6</w:t>
            </w:r>
          </w:p>
        </w:tc>
        <w:tc>
          <w:tcPr>
            <w:tcW w:w="1803" w:type="dxa"/>
          </w:tcPr>
          <w:p w14:paraId="455AD587" w14:textId="13A08C8A"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6F2EE5B5" w14:textId="77777777" w:rsidTr="00372823">
        <w:tc>
          <w:tcPr>
            <w:tcW w:w="1803" w:type="dxa"/>
          </w:tcPr>
          <w:p w14:paraId="32F28350" w14:textId="77777777" w:rsidR="004A7367" w:rsidRPr="004A7367" w:rsidRDefault="004A7367" w:rsidP="004A7367">
            <w:pPr>
              <w:pStyle w:val="ListParagraph"/>
              <w:numPr>
                <w:ilvl w:val="0"/>
                <w:numId w:val="63"/>
              </w:numPr>
              <w:bidi/>
              <w:jc w:val="center"/>
              <w:rPr>
                <w:rFonts w:cs="B Lotus"/>
                <w:rtl/>
              </w:rPr>
            </w:pPr>
          </w:p>
        </w:tc>
        <w:tc>
          <w:tcPr>
            <w:tcW w:w="1803" w:type="dxa"/>
          </w:tcPr>
          <w:p w14:paraId="39358A50" w14:textId="113C5537" w:rsidR="004A7367" w:rsidRPr="004A7367" w:rsidRDefault="004A7367" w:rsidP="004A7367">
            <w:pPr>
              <w:jc w:val="center"/>
              <w:rPr>
                <w:rFonts w:cs="B Lotus"/>
                <w:sz w:val="28"/>
                <w:szCs w:val="28"/>
                <w:rtl/>
              </w:rPr>
            </w:pPr>
            <w:r w:rsidRPr="004A7367">
              <w:rPr>
                <w:rFonts w:cs="B Lotus"/>
                <w:rtl/>
              </w:rPr>
              <w:t>115</w:t>
            </w:r>
          </w:p>
        </w:tc>
        <w:tc>
          <w:tcPr>
            <w:tcW w:w="1803" w:type="dxa"/>
          </w:tcPr>
          <w:p w14:paraId="5607F215" w14:textId="529DD29B" w:rsidR="004A7367" w:rsidRPr="004A7367" w:rsidRDefault="004A7367" w:rsidP="004A7367">
            <w:pPr>
              <w:jc w:val="center"/>
              <w:rPr>
                <w:rFonts w:cs="B Lotus"/>
                <w:sz w:val="28"/>
                <w:szCs w:val="28"/>
                <w:rtl/>
              </w:rPr>
            </w:pPr>
            <w:r w:rsidRPr="004A7367">
              <w:rPr>
                <w:rFonts w:cs="B Lotus" w:hint="cs"/>
                <w:rtl/>
              </w:rPr>
              <w:t>پاوه</w:t>
            </w:r>
          </w:p>
        </w:tc>
        <w:tc>
          <w:tcPr>
            <w:tcW w:w="1803" w:type="dxa"/>
          </w:tcPr>
          <w:p w14:paraId="09DEF35D" w14:textId="0BA563EC" w:rsidR="004A7367" w:rsidRPr="004A7367" w:rsidRDefault="004A7367" w:rsidP="004A7367">
            <w:pPr>
              <w:jc w:val="center"/>
              <w:rPr>
                <w:rFonts w:cs="B Lotus"/>
                <w:sz w:val="28"/>
                <w:szCs w:val="28"/>
                <w:rtl/>
              </w:rPr>
            </w:pPr>
            <w:r w:rsidRPr="004A7367">
              <w:rPr>
                <w:rFonts w:cs="B Lotus"/>
                <w:rtl/>
              </w:rPr>
              <w:t>6</w:t>
            </w:r>
          </w:p>
        </w:tc>
        <w:tc>
          <w:tcPr>
            <w:tcW w:w="1803" w:type="dxa"/>
          </w:tcPr>
          <w:p w14:paraId="492AE132" w14:textId="62F6FF84"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3C002A99" w14:textId="77777777" w:rsidTr="00372823">
        <w:tc>
          <w:tcPr>
            <w:tcW w:w="1803" w:type="dxa"/>
          </w:tcPr>
          <w:p w14:paraId="691F1F59" w14:textId="77777777" w:rsidR="004A7367" w:rsidRPr="004A7367" w:rsidRDefault="004A7367" w:rsidP="004A7367">
            <w:pPr>
              <w:pStyle w:val="ListParagraph"/>
              <w:numPr>
                <w:ilvl w:val="0"/>
                <w:numId w:val="63"/>
              </w:numPr>
              <w:bidi/>
              <w:jc w:val="center"/>
              <w:rPr>
                <w:rFonts w:cs="B Lotus"/>
                <w:rtl/>
              </w:rPr>
            </w:pPr>
          </w:p>
        </w:tc>
        <w:tc>
          <w:tcPr>
            <w:tcW w:w="1803" w:type="dxa"/>
          </w:tcPr>
          <w:p w14:paraId="752F3E5F" w14:textId="38B5604B" w:rsidR="004A7367" w:rsidRPr="004A7367" w:rsidRDefault="004A7367" w:rsidP="004A7367">
            <w:pPr>
              <w:jc w:val="center"/>
              <w:rPr>
                <w:rFonts w:cs="B Lotus"/>
                <w:sz w:val="28"/>
                <w:szCs w:val="28"/>
                <w:rtl/>
              </w:rPr>
            </w:pPr>
            <w:r w:rsidRPr="004A7367">
              <w:rPr>
                <w:rFonts w:cs="B Lotus"/>
                <w:rtl/>
              </w:rPr>
              <w:t>116</w:t>
            </w:r>
          </w:p>
        </w:tc>
        <w:tc>
          <w:tcPr>
            <w:tcW w:w="1803" w:type="dxa"/>
          </w:tcPr>
          <w:p w14:paraId="3078B8D3" w14:textId="213BE1F5" w:rsidR="004A7367" w:rsidRPr="004A7367" w:rsidRDefault="004A7367" w:rsidP="004A7367">
            <w:pPr>
              <w:jc w:val="center"/>
              <w:rPr>
                <w:rFonts w:cs="B Lotus"/>
                <w:sz w:val="28"/>
                <w:szCs w:val="28"/>
                <w:rtl/>
              </w:rPr>
            </w:pPr>
            <w:r w:rsidRPr="004A7367">
              <w:rPr>
                <w:rFonts w:cs="B Lotus" w:hint="cs"/>
                <w:rtl/>
              </w:rPr>
              <w:t>جوانرود</w:t>
            </w:r>
          </w:p>
        </w:tc>
        <w:tc>
          <w:tcPr>
            <w:tcW w:w="1803" w:type="dxa"/>
          </w:tcPr>
          <w:p w14:paraId="2257494D" w14:textId="11583D23" w:rsidR="004A7367" w:rsidRPr="004A7367" w:rsidRDefault="004A7367" w:rsidP="004A7367">
            <w:pPr>
              <w:jc w:val="center"/>
              <w:rPr>
                <w:rFonts w:cs="B Lotus"/>
                <w:sz w:val="28"/>
                <w:szCs w:val="28"/>
                <w:rtl/>
              </w:rPr>
            </w:pPr>
            <w:r w:rsidRPr="004A7367">
              <w:rPr>
                <w:rFonts w:cs="B Lotus"/>
                <w:rtl/>
              </w:rPr>
              <w:t>6</w:t>
            </w:r>
          </w:p>
        </w:tc>
        <w:tc>
          <w:tcPr>
            <w:tcW w:w="1803" w:type="dxa"/>
          </w:tcPr>
          <w:p w14:paraId="09A3CFDD" w14:textId="012E25FC"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40A164F7" w14:textId="77777777" w:rsidTr="00372823">
        <w:tc>
          <w:tcPr>
            <w:tcW w:w="1803" w:type="dxa"/>
          </w:tcPr>
          <w:p w14:paraId="002DB56E" w14:textId="77777777" w:rsidR="004A7367" w:rsidRPr="004A7367" w:rsidRDefault="004A7367" w:rsidP="004A7367">
            <w:pPr>
              <w:pStyle w:val="ListParagraph"/>
              <w:numPr>
                <w:ilvl w:val="0"/>
                <w:numId w:val="63"/>
              </w:numPr>
              <w:bidi/>
              <w:jc w:val="center"/>
              <w:rPr>
                <w:rFonts w:cs="B Lotus"/>
                <w:rtl/>
              </w:rPr>
            </w:pPr>
          </w:p>
        </w:tc>
        <w:tc>
          <w:tcPr>
            <w:tcW w:w="1803" w:type="dxa"/>
          </w:tcPr>
          <w:p w14:paraId="6D6EF424" w14:textId="6273E5D9" w:rsidR="004A7367" w:rsidRPr="004A7367" w:rsidRDefault="004A7367" w:rsidP="004A7367">
            <w:pPr>
              <w:jc w:val="center"/>
              <w:rPr>
                <w:rFonts w:cs="B Lotus"/>
                <w:sz w:val="28"/>
                <w:szCs w:val="28"/>
                <w:rtl/>
              </w:rPr>
            </w:pPr>
            <w:r w:rsidRPr="004A7367">
              <w:rPr>
                <w:rFonts w:cs="B Lotus"/>
                <w:rtl/>
              </w:rPr>
              <w:t>117</w:t>
            </w:r>
          </w:p>
        </w:tc>
        <w:tc>
          <w:tcPr>
            <w:tcW w:w="1803" w:type="dxa"/>
          </w:tcPr>
          <w:p w14:paraId="5498EAA2" w14:textId="1345A39B" w:rsidR="004A7367" w:rsidRPr="004A7367" w:rsidRDefault="004A7367" w:rsidP="004A7367">
            <w:pPr>
              <w:jc w:val="center"/>
              <w:rPr>
                <w:rFonts w:cs="B Lotus"/>
                <w:sz w:val="28"/>
                <w:szCs w:val="28"/>
                <w:rtl/>
              </w:rPr>
            </w:pPr>
            <w:r w:rsidRPr="004A7367">
              <w:rPr>
                <w:rFonts w:cs="B Lotus" w:hint="cs"/>
                <w:rtl/>
              </w:rPr>
              <w:t>سرپل</w:t>
            </w:r>
            <w:r w:rsidRPr="004A7367">
              <w:rPr>
                <w:rFonts w:cs="B Lotus"/>
                <w:rtl/>
              </w:rPr>
              <w:t xml:space="preserve"> </w:t>
            </w:r>
            <w:r w:rsidRPr="004A7367">
              <w:rPr>
                <w:rFonts w:cs="B Lotus" w:hint="cs"/>
                <w:rtl/>
              </w:rPr>
              <w:t>ذهاب</w:t>
            </w:r>
          </w:p>
        </w:tc>
        <w:tc>
          <w:tcPr>
            <w:tcW w:w="1803" w:type="dxa"/>
          </w:tcPr>
          <w:p w14:paraId="096E35E0" w14:textId="71A23438" w:rsidR="004A7367" w:rsidRPr="004A7367" w:rsidRDefault="004A7367" w:rsidP="004A7367">
            <w:pPr>
              <w:jc w:val="center"/>
              <w:rPr>
                <w:rFonts w:cs="B Lotus"/>
                <w:sz w:val="28"/>
                <w:szCs w:val="28"/>
                <w:rtl/>
              </w:rPr>
            </w:pPr>
            <w:r w:rsidRPr="004A7367">
              <w:rPr>
                <w:rFonts w:cs="B Lotus"/>
                <w:rtl/>
              </w:rPr>
              <w:t>6</w:t>
            </w:r>
          </w:p>
        </w:tc>
        <w:tc>
          <w:tcPr>
            <w:tcW w:w="1803" w:type="dxa"/>
          </w:tcPr>
          <w:p w14:paraId="641590DD" w14:textId="76BA2A0C"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74A5D6CE" w14:textId="77777777" w:rsidTr="00372823">
        <w:tc>
          <w:tcPr>
            <w:tcW w:w="1803" w:type="dxa"/>
          </w:tcPr>
          <w:p w14:paraId="35FF5854" w14:textId="77777777" w:rsidR="004A7367" w:rsidRPr="004A7367" w:rsidRDefault="004A7367" w:rsidP="004A7367">
            <w:pPr>
              <w:pStyle w:val="ListParagraph"/>
              <w:numPr>
                <w:ilvl w:val="0"/>
                <w:numId w:val="63"/>
              </w:numPr>
              <w:bidi/>
              <w:jc w:val="center"/>
              <w:rPr>
                <w:rFonts w:cs="B Lotus"/>
                <w:rtl/>
              </w:rPr>
            </w:pPr>
          </w:p>
        </w:tc>
        <w:tc>
          <w:tcPr>
            <w:tcW w:w="1803" w:type="dxa"/>
          </w:tcPr>
          <w:p w14:paraId="0AAB36AB" w14:textId="5EEC092A" w:rsidR="004A7367" w:rsidRPr="004A7367" w:rsidRDefault="004A7367" w:rsidP="004A7367">
            <w:pPr>
              <w:jc w:val="center"/>
              <w:rPr>
                <w:rFonts w:cs="B Lotus"/>
                <w:sz w:val="28"/>
                <w:szCs w:val="28"/>
                <w:rtl/>
              </w:rPr>
            </w:pPr>
            <w:r w:rsidRPr="004A7367">
              <w:rPr>
                <w:rFonts w:cs="B Lotus"/>
                <w:rtl/>
              </w:rPr>
              <w:t>118</w:t>
            </w:r>
          </w:p>
        </w:tc>
        <w:tc>
          <w:tcPr>
            <w:tcW w:w="1803" w:type="dxa"/>
          </w:tcPr>
          <w:p w14:paraId="655CF6EA" w14:textId="2028855F" w:rsidR="004A7367" w:rsidRPr="004A7367" w:rsidRDefault="004A7367" w:rsidP="004A7367">
            <w:pPr>
              <w:jc w:val="center"/>
              <w:rPr>
                <w:rFonts w:cs="B Lotus"/>
                <w:sz w:val="28"/>
                <w:szCs w:val="28"/>
                <w:rtl/>
              </w:rPr>
            </w:pPr>
            <w:r w:rsidRPr="004A7367">
              <w:rPr>
                <w:rFonts w:cs="B Lotus" w:hint="cs"/>
                <w:rtl/>
              </w:rPr>
              <w:t>گیلان</w:t>
            </w:r>
            <w:r w:rsidRPr="004A7367">
              <w:rPr>
                <w:rFonts w:cs="B Lotus"/>
                <w:rtl/>
              </w:rPr>
              <w:t xml:space="preserve"> </w:t>
            </w:r>
            <w:r w:rsidRPr="004A7367">
              <w:rPr>
                <w:rFonts w:cs="B Lotus" w:hint="cs"/>
                <w:rtl/>
              </w:rPr>
              <w:t>غرب</w:t>
            </w:r>
          </w:p>
        </w:tc>
        <w:tc>
          <w:tcPr>
            <w:tcW w:w="1803" w:type="dxa"/>
          </w:tcPr>
          <w:p w14:paraId="3A796313" w14:textId="4D9163AE" w:rsidR="004A7367" w:rsidRPr="004A7367" w:rsidRDefault="004A7367" w:rsidP="004A7367">
            <w:pPr>
              <w:jc w:val="center"/>
              <w:rPr>
                <w:rFonts w:cs="B Lotus"/>
                <w:sz w:val="28"/>
                <w:szCs w:val="28"/>
                <w:rtl/>
              </w:rPr>
            </w:pPr>
            <w:r w:rsidRPr="004A7367">
              <w:rPr>
                <w:rFonts w:cs="B Lotus"/>
                <w:rtl/>
              </w:rPr>
              <w:t>6</w:t>
            </w:r>
          </w:p>
        </w:tc>
        <w:tc>
          <w:tcPr>
            <w:tcW w:w="1803" w:type="dxa"/>
          </w:tcPr>
          <w:p w14:paraId="5DDA913D" w14:textId="5DA9DFB4"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60D00444" w14:textId="77777777" w:rsidTr="00372823">
        <w:tc>
          <w:tcPr>
            <w:tcW w:w="1803" w:type="dxa"/>
          </w:tcPr>
          <w:p w14:paraId="4B387F0F" w14:textId="77777777" w:rsidR="004A7367" w:rsidRPr="004A7367" w:rsidRDefault="004A7367" w:rsidP="004A7367">
            <w:pPr>
              <w:pStyle w:val="ListParagraph"/>
              <w:numPr>
                <w:ilvl w:val="0"/>
                <w:numId w:val="63"/>
              </w:numPr>
              <w:bidi/>
              <w:jc w:val="center"/>
              <w:rPr>
                <w:rFonts w:cs="B Lotus"/>
                <w:rtl/>
              </w:rPr>
            </w:pPr>
          </w:p>
        </w:tc>
        <w:tc>
          <w:tcPr>
            <w:tcW w:w="1803" w:type="dxa"/>
          </w:tcPr>
          <w:p w14:paraId="192E8A02" w14:textId="58F7DFE5" w:rsidR="004A7367" w:rsidRPr="004A7367" w:rsidRDefault="004A7367" w:rsidP="004A7367">
            <w:pPr>
              <w:jc w:val="center"/>
              <w:rPr>
                <w:rFonts w:cs="B Lotus"/>
                <w:sz w:val="28"/>
                <w:szCs w:val="28"/>
                <w:rtl/>
              </w:rPr>
            </w:pPr>
            <w:r w:rsidRPr="004A7367">
              <w:rPr>
                <w:rFonts w:cs="B Lotus"/>
                <w:rtl/>
              </w:rPr>
              <w:t>119</w:t>
            </w:r>
          </w:p>
        </w:tc>
        <w:tc>
          <w:tcPr>
            <w:tcW w:w="1803" w:type="dxa"/>
          </w:tcPr>
          <w:p w14:paraId="29713B3B" w14:textId="3855366C" w:rsidR="004A7367" w:rsidRPr="004A7367" w:rsidRDefault="004A7367" w:rsidP="004A7367">
            <w:pPr>
              <w:jc w:val="center"/>
              <w:rPr>
                <w:rFonts w:cs="B Lotus"/>
                <w:sz w:val="28"/>
                <w:szCs w:val="28"/>
                <w:rtl/>
              </w:rPr>
            </w:pPr>
            <w:r w:rsidRPr="004A7367">
              <w:rPr>
                <w:rFonts w:cs="B Lotus" w:hint="cs"/>
                <w:rtl/>
              </w:rPr>
              <w:t>بیستون</w:t>
            </w:r>
          </w:p>
        </w:tc>
        <w:tc>
          <w:tcPr>
            <w:tcW w:w="1803" w:type="dxa"/>
          </w:tcPr>
          <w:p w14:paraId="77FA0B5D" w14:textId="3815AC18" w:rsidR="004A7367" w:rsidRPr="004A7367" w:rsidRDefault="004A7367" w:rsidP="004A7367">
            <w:pPr>
              <w:jc w:val="center"/>
              <w:rPr>
                <w:rFonts w:cs="B Lotus"/>
                <w:sz w:val="28"/>
                <w:szCs w:val="28"/>
                <w:rtl/>
              </w:rPr>
            </w:pPr>
            <w:r w:rsidRPr="004A7367">
              <w:rPr>
                <w:rFonts w:cs="B Lotus"/>
                <w:rtl/>
              </w:rPr>
              <w:t>6</w:t>
            </w:r>
          </w:p>
        </w:tc>
        <w:tc>
          <w:tcPr>
            <w:tcW w:w="1803" w:type="dxa"/>
          </w:tcPr>
          <w:p w14:paraId="4E92F32F" w14:textId="3277ECE9"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29826AD8" w14:textId="77777777" w:rsidTr="00372823">
        <w:tc>
          <w:tcPr>
            <w:tcW w:w="1803" w:type="dxa"/>
          </w:tcPr>
          <w:p w14:paraId="32F5B9BB" w14:textId="77777777" w:rsidR="004A7367" w:rsidRPr="004A7367" w:rsidRDefault="004A7367" w:rsidP="004A7367">
            <w:pPr>
              <w:pStyle w:val="ListParagraph"/>
              <w:numPr>
                <w:ilvl w:val="0"/>
                <w:numId w:val="63"/>
              </w:numPr>
              <w:bidi/>
              <w:jc w:val="center"/>
              <w:rPr>
                <w:rFonts w:cs="B Lotus"/>
                <w:rtl/>
              </w:rPr>
            </w:pPr>
          </w:p>
        </w:tc>
        <w:tc>
          <w:tcPr>
            <w:tcW w:w="1803" w:type="dxa"/>
          </w:tcPr>
          <w:p w14:paraId="274083F0" w14:textId="3DC87877" w:rsidR="004A7367" w:rsidRPr="004A7367" w:rsidRDefault="004A7367" w:rsidP="004A7367">
            <w:pPr>
              <w:jc w:val="center"/>
              <w:rPr>
                <w:rFonts w:cs="B Lotus"/>
                <w:sz w:val="28"/>
                <w:szCs w:val="28"/>
                <w:rtl/>
              </w:rPr>
            </w:pPr>
            <w:r w:rsidRPr="004A7367">
              <w:rPr>
                <w:rFonts w:cs="B Lotus"/>
                <w:rtl/>
              </w:rPr>
              <w:t>751</w:t>
            </w:r>
          </w:p>
        </w:tc>
        <w:tc>
          <w:tcPr>
            <w:tcW w:w="1803" w:type="dxa"/>
          </w:tcPr>
          <w:p w14:paraId="711262DB" w14:textId="4EC2548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قصرشیرین‏</w:t>
            </w:r>
          </w:p>
        </w:tc>
        <w:tc>
          <w:tcPr>
            <w:tcW w:w="1803" w:type="dxa"/>
          </w:tcPr>
          <w:p w14:paraId="69674F23" w14:textId="1032B7EF" w:rsidR="004A7367" w:rsidRPr="004A7367" w:rsidRDefault="004A7367" w:rsidP="004A7367">
            <w:pPr>
              <w:jc w:val="center"/>
              <w:rPr>
                <w:rFonts w:cs="B Lotus"/>
                <w:sz w:val="28"/>
                <w:szCs w:val="28"/>
                <w:rtl/>
              </w:rPr>
            </w:pPr>
            <w:r w:rsidRPr="004A7367">
              <w:rPr>
                <w:rFonts w:cs="B Lotus"/>
                <w:rtl/>
              </w:rPr>
              <w:t>6</w:t>
            </w:r>
          </w:p>
        </w:tc>
        <w:tc>
          <w:tcPr>
            <w:tcW w:w="1803" w:type="dxa"/>
          </w:tcPr>
          <w:p w14:paraId="3B53DAFD" w14:textId="04C71854"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029F6308" w14:textId="77777777" w:rsidTr="00372823">
        <w:tc>
          <w:tcPr>
            <w:tcW w:w="1803" w:type="dxa"/>
          </w:tcPr>
          <w:p w14:paraId="7984B0EE" w14:textId="77777777" w:rsidR="004A7367" w:rsidRPr="004A7367" w:rsidRDefault="004A7367" w:rsidP="004A7367">
            <w:pPr>
              <w:pStyle w:val="ListParagraph"/>
              <w:numPr>
                <w:ilvl w:val="0"/>
                <w:numId w:val="63"/>
              </w:numPr>
              <w:bidi/>
              <w:jc w:val="center"/>
              <w:rPr>
                <w:rFonts w:cs="B Lotus"/>
                <w:rtl/>
              </w:rPr>
            </w:pPr>
          </w:p>
        </w:tc>
        <w:tc>
          <w:tcPr>
            <w:tcW w:w="1803" w:type="dxa"/>
          </w:tcPr>
          <w:p w14:paraId="0B49AF26" w14:textId="64FD1373" w:rsidR="004A7367" w:rsidRPr="004A7367" w:rsidRDefault="004A7367" w:rsidP="004A7367">
            <w:pPr>
              <w:jc w:val="center"/>
              <w:rPr>
                <w:rFonts w:cs="B Lotus"/>
                <w:sz w:val="28"/>
                <w:szCs w:val="28"/>
                <w:rtl/>
              </w:rPr>
            </w:pPr>
            <w:r w:rsidRPr="004A7367">
              <w:rPr>
                <w:rFonts w:cs="B Lotus"/>
                <w:rtl/>
              </w:rPr>
              <w:t>752</w:t>
            </w:r>
          </w:p>
        </w:tc>
        <w:tc>
          <w:tcPr>
            <w:tcW w:w="1803" w:type="dxa"/>
          </w:tcPr>
          <w:p w14:paraId="24D0EDA5" w14:textId="5BE000D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رباط‏</w:t>
            </w:r>
          </w:p>
        </w:tc>
        <w:tc>
          <w:tcPr>
            <w:tcW w:w="1803" w:type="dxa"/>
          </w:tcPr>
          <w:p w14:paraId="7E398630" w14:textId="3B8C03D4" w:rsidR="004A7367" w:rsidRPr="004A7367" w:rsidRDefault="004A7367" w:rsidP="004A7367">
            <w:pPr>
              <w:jc w:val="center"/>
              <w:rPr>
                <w:rFonts w:cs="B Lotus"/>
                <w:sz w:val="28"/>
                <w:szCs w:val="28"/>
                <w:rtl/>
              </w:rPr>
            </w:pPr>
            <w:r w:rsidRPr="004A7367">
              <w:rPr>
                <w:rFonts w:cs="B Lotus"/>
                <w:rtl/>
              </w:rPr>
              <w:t>6</w:t>
            </w:r>
          </w:p>
        </w:tc>
        <w:tc>
          <w:tcPr>
            <w:tcW w:w="1803" w:type="dxa"/>
          </w:tcPr>
          <w:p w14:paraId="7FDDE8ED" w14:textId="057BB4CF"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7958F7BA" w14:textId="77777777" w:rsidTr="00372823">
        <w:tc>
          <w:tcPr>
            <w:tcW w:w="1803" w:type="dxa"/>
          </w:tcPr>
          <w:p w14:paraId="65EEA954" w14:textId="77777777" w:rsidR="004A7367" w:rsidRPr="004A7367" w:rsidRDefault="004A7367" w:rsidP="004A7367">
            <w:pPr>
              <w:pStyle w:val="ListParagraph"/>
              <w:numPr>
                <w:ilvl w:val="0"/>
                <w:numId w:val="63"/>
              </w:numPr>
              <w:bidi/>
              <w:jc w:val="center"/>
              <w:rPr>
                <w:rFonts w:cs="B Lotus"/>
                <w:rtl/>
              </w:rPr>
            </w:pPr>
          </w:p>
        </w:tc>
        <w:tc>
          <w:tcPr>
            <w:tcW w:w="1803" w:type="dxa"/>
          </w:tcPr>
          <w:p w14:paraId="37A6DCC9" w14:textId="75D4260A" w:rsidR="004A7367" w:rsidRPr="004A7367" w:rsidRDefault="004A7367" w:rsidP="004A7367">
            <w:pPr>
              <w:jc w:val="center"/>
              <w:rPr>
                <w:rFonts w:cs="B Lotus"/>
                <w:sz w:val="28"/>
                <w:szCs w:val="28"/>
                <w:rtl/>
              </w:rPr>
            </w:pPr>
            <w:r w:rsidRPr="004A7367">
              <w:rPr>
                <w:rFonts w:cs="B Lotus"/>
                <w:rtl/>
              </w:rPr>
              <w:t>753</w:t>
            </w:r>
          </w:p>
        </w:tc>
        <w:tc>
          <w:tcPr>
            <w:tcW w:w="1803" w:type="dxa"/>
          </w:tcPr>
          <w:p w14:paraId="1770CB50" w14:textId="66C43A5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کرند‏</w:t>
            </w:r>
          </w:p>
        </w:tc>
        <w:tc>
          <w:tcPr>
            <w:tcW w:w="1803" w:type="dxa"/>
          </w:tcPr>
          <w:p w14:paraId="5D3480B2" w14:textId="10FF7E1E" w:rsidR="004A7367" w:rsidRPr="004A7367" w:rsidRDefault="004A7367" w:rsidP="004A7367">
            <w:pPr>
              <w:jc w:val="center"/>
              <w:rPr>
                <w:rFonts w:cs="B Lotus"/>
                <w:sz w:val="28"/>
                <w:szCs w:val="28"/>
                <w:rtl/>
              </w:rPr>
            </w:pPr>
            <w:r w:rsidRPr="004A7367">
              <w:rPr>
                <w:rFonts w:cs="B Lotus"/>
                <w:rtl/>
              </w:rPr>
              <w:t>6</w:t>
            </w:r>
          </w:p>
        </w:tc>
        <w:tc>
          <w:tcPr>
            <w:tcW w:w="1803" w:type="dxa"/>
          </w:tcPr>
          <w:p w14:paraId="423A1530" w14:textId="3495FC32"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12FEA3EE" w14:textId="77777777" w:rsidTr="00372823">
        <w:tc>
          <w:tcPr>
            <w:tcW w:w="1803" w:type="dxa"/>
          </w:tcPr>
          <w:p w14:paraId="0E813A51" w14:textId="77777777" w:rsidR="004A7367" w:rsidRPr="004A7367" w:rsidRDefault="004A7367" w:rsidP="004A7367">
            <w:pPr>
              <w:pStyle w:val="ListParagraph"/>
              <w:numPr>
                <w:ilvl w:val="0"/>
                <w:numId w:val="63"/>
              </w:numPr>
              <w:bidi/>
              <w:jc w:val="center"/>
              <w:rPr>
                <w:rFonts w:cs="B Lotus"/>
                <w:rtl/>
              </w:rPr>
            </w:pPr>
          </w:p>
        </w:tc>
        <w:tc>
          <w:tcPr>
            <w:tcW w:w="1803" w:type="dxa"/>
          </w:tcPr>
          <w:p w14:paraId="65248BDC" w14:textId="78F8E5F3" w:rsidR="004A7367" w:rsidRPr="004A7367" w:rsidRDefault="004A7367" w:rsidP="004A7367">
            <w:pPr>
              <w:jc w:val="center"/>
              <w:rPr>
                <w:rFonts w:cs="B Lotus"/>
                <w:sz w:val="28"/>
                <w:szCs w:val="28"/>
                <w:rtl/>
              </w:rPr>
            </w:pPr>
            <w:r w:rsidRPr="004A7367">
              <w:rPr>
                <w:rFonts w:cs="B Lotus"/>
                <w:rtl/>
              </w:rPr>
              <w:t>754</w:t>
            </w:r>
          </w:p>
        </w:tc>
        <w:tc>
          <w:tcPr>
            <w:tcW w:w="1803" w:type="dxa"/>
          </w:tcPr>
          <w:p w14:paraId="46166956" w14:textId="7F9A88AB"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باینگان‏</w:t>
            </w:r>
          </w:p>
        </w:tc>
        <w:tc>
          <w:tcPr>
            <w:tcW w:w="1803" w:type="dxa"/>
          </w:tcPr>
          <w:p w14:paraId="64D3F017" w14:textId="667A0FD0" w:rsidR="004A7367" w:rsidRPr="004A7367" w:rsidRDefault="004A7367" w:rsidP="004A7367">
            <w:pPr>
              <w:jc w:val="center"/>
              <w:rPr>
                <w:rFonts w:cs="B Lotus"/>
                <w:sz w:val="28"/>
                <w:szCs w:val="28"/>
                <w:rtl/>
              </w:rPr>
            </w:pPr>
            <w:r w:rsidRPr="004A7367">
              <w:rPr>
                <w:rFonts w:cs="B Lotus"/>
                <w:rtl/>
              </w:rPr>
              <w:t>6</w:t>
            </w:r>
          </w:p>
        </w:tc>
        <w:tc>
          <w:tcPr>
            <w:tcW w:w="1803" w:type="dxa"/>
          </w:tcPr>
          <w:p w14:paraId="31AE991E" w14:textId="73BD9CF7"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5D058DD4" w14:textId="77777777" w:rsidTr="00372823">
        <w:tc>
          <w:tcPr>
            <w:tcW w:w="1803" w:type="dxa"/>
          </w:tcPr>
          <w:p w14:paraId="357DE95D" w14:textId="77777777" w:rsidR="004A7367" w:rsidRPr="004A7367" w:rsidRDefault="004A7367" w:rsidP="004A7367">
            <w:pPr>
              <w:pStyle w:val="ListParagraph"/>
              <w:numPr>
                <w:ilvl w:val="0"/>
                <w:numId w:val="63"/>
              </w:numPr>
              <w:bidi/>
              <w:jc w:val="center"/>
              <w:rPr>
                <w:rFonts w:cs="B Lotus"/>
                <w:rtl/>
              </w:rPr>
            </w:pPr>
          </w:p>
        </w:tc>
        <w:tc>
          <w:tcPr>
            <w:tcW w:w="1803" w:type="dxa"/>
          </w:tcPr>
          <w:p w14:paraId="4DE3A6D8" w14:textId="4C3B99FA" w:rsidR="004A7367" w:rsidRPr="004A7367" w:rsidRDefault="004A7367" w:rsidP="004A7367">
            <w:pPr>
              <w:jc w:val="center"/>
              <w:rPr>
                <w:rFonts w:cs="B Lotus"/>
                <w:sz w:val="28"/>
                <w:szCs w:val="28"/>
                <w:rtl/>
              </w:rPr>
            </w:pPr>
            <w:r w:rsidRPr="004A7367">
              <w:rPr>
                <w:rFonts w:cs="B Lotus"/>
                <w:rtl/>
              </w:rPr>
              <w:t>755</w:t>
            </w:r>
          </w:p>
        </w:tc>
        <w:tc>
          <w:tcPr>
            <w:tcW w:w="1803" w:type="dxa"/>
          </w:tcPr>
          <w:p w14:paraId="31848DF4" w14:textId="258EFB8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نودشه‏</w:t>
            </w:r>
          </w:p>
        </w:tc>
        <w:tc>
          <w:tcPr>
            <w:tcW w:w="1803" w:type="dxa"/>
          </w:tcPr>
          <w:p w14:paraId="4546892E" w14:textId="7954B04D" w:rsidR="004A7367" w:rsidRPr="004A7367" w:rsidRDefault="004A7367" w:rsidP="004A7367">
            <w:pPr>
              <w:jc w:val="center"/>
              <w:rPr>
                <w:rFonts w:cs="B Lotus"/>
                <w:sz w:val="28"/>
                <w:szCs w:val="28"/>
                <w:rtl/>
              </w:rPr>
            </w:pPr>
            <w:r w:rsidRPr="004A7367">
              <w:rPr>
                <w:rFonts w:cs="B Lotus"/>
                <w:rtl/>
              </w:rPr>
              <w:t>6</w:t>
            </w:r>
          </w:p>
        </w:tc>
        <w:tc>
          <w:tcPr>
            <w:tcW w:w="1803" w:type="dxa"/>
          </w:tcPr>
          <w:p w14:paraId="3E0984C0" w14:textId="40FC6BA4"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2A65A8A6" w14:textId="77777777" w:rsidTr="00372823">
        <w:tc>
          <w:tcPr>
            <w:tcW w:w="1803" w:type="dxa"/>
          </w:tcPr>
          <w:p w14:paraId="3A93B66B" w14:textId="77777777" w:rsidR="004A7367" w:rsidRPr="004A7367" w:rsidRDefault="004A7367" w:rsidP="004A7367">
            <w:pPr>
              <w:pStyle w:val="ListParagraph"/>
              <w:numPr>
                <w:ilvl w:val="0"/>
                <w:numId w:val="63"/>
              </w:numPr>
              <w:bidi/>
              <w:jc w:val="center"/>
              <w:rPr>
                <w:rFonts w:cs="B Lotus"/>
                <w:rtl/>
              </w:rPr>
            </w:pPr>
          </w:p>
        </w:tc>
        <w:tc>
          <w:tcPr>
            <w:tcW w:w="1803" w:type="dxa"/>
          </w:tcPr>
          <w:p w14:paraId="391EF899" w14:textId="2EBA3B2F" w:rsidR="004A7367" w:rsidRPr="004A7367" w:rsidRDefault="004A7367" w:rsidP="004A7367">
            <w:pPr>
              <w:jc w:val="center"/>
              <w:rPr>
                <w:rFonts w:cs="B Lotus"/>
                <w:sz w:val="28"/>
                <w:szCs w:val="28"/>
                <w:rtl/>
              </w:rPr>
            </w:pPr>
            <w:r w:rsidRPr="004A7367">
              <w:rPr>
                <w:rFonts w:cs="B Lotus"/>
                <w:rtl/>
              </w:rPr>
              <w:t>756</w:t>
            </w:r>
          </w:p>
        </w:tc>
        <w:tc>
          <w:tcPr>
            <w:tcW w:w="1803" w:type="dxa"/>
          </w:tcPr>
          <w:p w14:paraId="7433E5B6" w14:textId="397D544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نوسود‏</w:t>
            </w:r>
          </w:p>
        </w:tc>
        <w:tc>
          <w:tcPr>
            <w:tcW w:w="1803" w:type="dxa"/>
          </w:tcPr>
          <w:p w14:paraId="0600790C" w14:textId="18176909" w:rsidR="004A7367" w:rsidRPr="004A7367" w:rsidRDefault="004A7367" w:rsidP="004A7367">
            <w:pPr>
              <w:jc w:val="center"/>
              <w:rPr>
                <w:rFonts w:cs="B Lotus"/>
                <w:sz w:val="28"/>
                <w:szCs w:val="28"/>
                <w:rtl/>
              </w:rPr>
            </w:pPr>
            <w:r w:rsidRPr="004A7367">
              <w:rPr>
                <w:rFonts w:cs="B Lotus"/>
                <w:rtl/>
              </w:rPr>
              <w:t>6</w:t>
            </w:r>
          </w:p>
        </w:tc>
        <w:tc>
          <w:tcPr>
            <w:tcW w:w="1803" w:type="dxa"/>
          </w:tcPr>
          <w:p w14:paraId="5B3073A3" w14:textId="5525430E"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7516B539" w14:textId="77777777" w:rsidTr="00372823">
        <w:tc>
          <w:tcPr>
            <w:tcW w:w="1803" w:type="dxa"/>
          </w:tcPr>
          <w:p w14:paraId="10DDF692" w14:textId="77777777" w:rsidR="004A7367" w:rsidRPr="004A7367" w:rsidRDefault="004A7367" w:rsidP="004A7367">
            <w:pPr>
              <w:pStyle w:val="ListParagraph"/>
              <w:numPr>
                <w:ilvl w:val="0"/>
                <w:numId w:val="63"/>
              </w:numPr>
              <w:bidi/>
              <w:jc w:val="center"/>
              <w:rPr>
                <w:rFonts w:cs="B Lotus"/>
                <w:rtl/>
              </w:rPr>
            </w:pPr>
          </w:p>
        </w:tc>
        <w:tc>
          <w:tcPr>
            <w:tcW w:w="1803" w:type="dxa"/>
          </w:tcPr>
          <w:p w14:paraId="1903B09D" w14:textId="118A4030" w:rsidR="004A7367" w:rsidRPr="004A7367" w:rsidRDefault="004A7367" w:rsidP="004A7367">
            <w:pPr>
              <w:jc w:val="center"/>
              <w:rPr>
                <w:rFonts w:cs="B Lotus"/>
                <w:sz w:val="28"/>
                <w:szCs w:val="28"/>
                <w:rtl/>
              </w:rPr>
            </w:pPr>
            <w:r w:rsidRPr="004A7367">
              <w:rPr>
                <w:rFonts w:cs="B Lotus"/>
                <w:rtl/>
              </w:rPr>
              <w:t>757</w:t>
            </w:r>
          </w:p>
        </w:tc>
        <w:tc>
          <w:tcPr>
            <w:tcW w:w="1803" w:type="dxa"/>
          </w:tcPr>
          <w:p w14:paraId="3D9B3560" w14:textId="7FCD2B94"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تازه</w:t>
            </w:r>
            <w:r w:rsidRPr="004A7367">
              <w:rPr>
                <w:rFonts w:cs="B Lotus"/>
                <w:rtl/>
              </w:rPr>
              <w:t xml:space="preserve"> </w:t>
            </w:r>
            <w:r w:rsidRPr="004A7367">
              <w:rPr>
                <w:rFonts w:cs="B Lotus" w:hint="cs"/>
                <w:rtl/>
              </w:rPr>
              <w:t>آباد‏</w:t>
            </w:r>
          </w:p>
        </w:tc>
        <w:tc>
          <w:tcPr>
            <w:tcW w:w="1803" w:type="dxa"/>
          </w:tcPr>
          <w:p w14:paraId="065B8283" w14:textId="7D0DCB2B" w:rsidR="004A7367" w:rsidRPr="004A7367" w:rsidRDefault="004A7367" w:rsidP="004A7367">
            <w:pPr>
              <w:jc w:val="center"/>
              <w:rPr>
                <w:rFonts w:cs="B Lotus"/>
                <w:sz w:val="28"/>
                <w:szCs w:val="28"/>
                <w:rtl/>
              </w:rPr>
            </w:pPr>
            <w:r w:rsidRPr="004A7367">
              <w:rPr>
                <w:rFonts w:cs="B Lotus"/>
                <w:rtl/>
              </w:rPr>
              <w:t>6</w:t>
            </w:r>
          </w:p>
        </w:tc>
        <w:tc>
          <w:tcPr>
            <w:tcW w:w="1803" w:type="dxa"/>
          </w:tcPr>
          <w:p w14:paraId="7FAA9EDF" w14:textId="15381AF3"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3B053A0C" w14:textId="77777777" w:rsidTr="00372823">
        <w:tc>
          <w:tcPr>
            <w:tcW w:w="1803" w:type="dxa"/>
          </w:tcPr>
          <w:p w14:paraId="42BCDEE6" w14:textId="77777777" w:rsidR="004A7367" w:rsidRPr="004A7367" w:rsidRDefault="004A7367" w:rsidP="004A7367">
            <w:pPr>
              <w:pStyle w:val="ListParagraph"/>
              <w:numPr>
                <w:ilvl w:val="0"/>
                <w:numId w:val="63"/>
              </w:numPr>
              <w:bidi/>
              <w:jc w:val="center"/>
              <w:rPr>
                <w:rFonts w:cs="B Lotus"/>
                <w:rtl/>
              </w:rPr>
            </w:pPr>
          </w:p>
        </w:tc>
        <w:tc>
          <w:tcPr>
            <w:tcW w:w="1803" w:type="dxa"/>
          </w:tcPr>
          <w:p w14:paraId="03334997" w14:textId="246E862A" w:rsidR="004A7367" w:rsidRPr="004A7367" w:rsidRDefault="004A7367" w:rsidP="004A7367">
            <w:pPr>
              <w:jc w:val="center"/>
              <w:rPr>
                <w:rFonts w:cs="B Lotus"/>
                <w:sz w:val="28"/>
                <w:szCs w:val="28"/>
                <w:rtl/>
              </w:rPr>
            </w:pPr>
            <w:r w:rsidRPr="004A7367">
              <w:rPr>
                <w:rFonts w:cs="B Lotus"/>
                <w:rtl/>
              </w:rPr>
              <w:t>758</w:t>
            </w:r>
          </w:p>
        </w:tc>
        <w:tc>
          <w:tcPr>
            <w:tcW w:w="1803" w:type="dxa"/>
          </w:tcPr>
          <w:p w14:paraId="619ADF53" w14:textId="3F1DC15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سومار‏</w:t>
            </w:r>
          </w:p>
        </w:tc>
        <w:tc>
          <w:tcPr>
            <w:tcW w:w="1803" w:type="dxa"/>
          </w:tcPr>
          <w:p w14:paraId="0D765936" w14:textId="738EF667" w:rsidR="004A7367" w:rsidRPr="004A7367" w:rsidRDefault="004A7367" w:rsidP="004A7367">
            <w:pPr>
              <w:jc w:val="center"/>
              <w:rPr>
                <w:rFonts w:cs="B Lotus"/>
                <w:sz w:val="28"/>
                <w:szCs w:val="28"/>
                <w:rtl/>
              </w:rPr>
            </w:pPr>
            <w:r w:rsidRPr="004A7367">
              <w:rPr>
                <w:rFonts w:cs="B Lotus"/>
                <w:rtl/>
              </w:rPr>
              <w:t>6</w:t>
            </w:r>
          </w:p>
        </w:tc>
        <w:tc>
          <w:tcPr>
            <w:tcW w:w="1803" w:type="dxa"/>
          </w:tcPr>
          <w:p w14:paraId="10491FDF" w14:textId="4E8FB86A"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265D8220" w14:textId="77777777" w:rsidTr="00372823">
        <w:tc>
          <w:tcPr>
            <w:tcW w:w="1803" w:type="dxa"/>
          </w:tcPr>
          <w:p w14:paraId="768611C3" w14:textId="77777777" w:rsidR="004A7367" w:rsidRPr="004A7367" w:rsidRDefault="004A7367" w:rsidP="004A7367">
            <w:pPr>
              <w:pStyle w:val="ListParagraph"/>
              <w:numPr>
                <w:ilvl w:val="0"/>
                <w:numId w:val="63"/>
              </w:numPr>
              <w:bidi/>
              <w:jc w:val="center"/>
              <w:rPr>
                <w:rFonts w:cs="B Lotus"/>
                <w:rtl/>
              </w:rPr>
            </w:pPr>
          </w:p>
        </w:tc>
        <w:tc>
          <w:tcPr>
            <w:tcW w:w="1803" w:type="dxa"/>
          </w:tcPr>
          <w:p w14:paraId="5290AB76" w14:textId="7AA2A308" w:rsidR="004A7367" w:rsidRPr="004A7367" w:rsidRDefault="004A7367" w:rsidP="004A7367">
            <w:pPr>
              <w:jc w:val="center"/>
              <w:rPr>
                <w:rFonts w:cs="B Lotus"/>
                <w:sz w:val="28"/>
                <w:szCs w:val="28"/>
                <w:rtl/>
              </w:rPr>
            </w:pPr>
            <w:r w:rsidRPr="004A7367">
              <w:rPr>
                <w:rFonts w:cs="B Lotus"/>
                <w:rtl/>
              </w:rPr>
              <w:t>845</w:t>
            </w:r>
          </w:p>
        </w:tc>
        <w:tc>
          <w:tcPr>
            <w:tcW w:w="1803" w:type="dxa"/>
          </w:tcPr>
          <w:p w14:paraId="130EA430" w14:textId="4C5552A8" w:rsidR="004A7367" w:rsidRPr="004A7367" w:rsidRDefault="004A7367" w:rsidP="004A7367">
            <w:pPr>
              <w:jc w:val="center"/>
              <w:rPr>
                <w:rFonts w:cs="B Lotus"/>
                <w:sz w:val="28"/>
                <w:szCs w:val="28"/>
                <w:rtl/>
              </w:rPr>
            </w:pPr>
            <w:r w:rsidRPr="004A7367">
              <w:rPr>
                <w:rFonts w:cs="B Lotus" w:hint="cs"/>
                <w:rtl/>
              </w:rPr>
              <w:t>باختران</w:t>
            </w:r>
          </w:p>
        </w:tc>
        <w:tc>
          <w:tcPr>
            <w:tcW w:w="1803" w:type="dxa"/>
          </w:tcPr>
          <w:p w14:paraId="33BD8281" w14:textId="0050CE7A" w:rsidR="004A7367" w:rsidRPr="004A7367" w:rsidRDefault="004A7367" w:rsidP="004A7367">
            <w:pPr>
              <w:jc w:val="center"/>
              <w:rPr>
                <w:rFonts w:cs="B Lotus"/>
                <w:sz w:val="28"/>
                <w:szCs w:val="28"/>
                <w:rtl/>
              </w:rPr>
            </w:pPr>
            <w:r w:rsidRPr="004A7367">
              <w:rPr>
                <w:rFonts w:cs="B Lotus"/>
                <w:rtl/>
              </w:rPr>
              <w:t>6</w:t>
            </w:r>
          </w:p>
        </w:tc>
        <w:tc>
          <w:tcPr>
            <w:tcW w:w="1803" w:type="dxa"/>
          </w:tcPr>
          <w:p w14:paraId="08446A21" w14:textId="370DD0D3"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617FEBEE" w14:textId="77777777" w:rsidTr="00372823">
        <w:tc>
          <w:tcPr>
            <w:tcW w:w="1803" w:type="dxa"/>
          </w:tcPr>
          <w:p w14:paraId="7427A2B6" w14:textId="77777777" w:rsidR="004A7367" w:rsidRPr="004A7367" w:rsidRDefault="004A7367" w:rsidP="004A7367">
            <w:pPr>
              <w:pStyle w:val="ListParagraph"/>
              <w:numPr>
                <w:ilvl w:val="0"/>
                <w:numId w:val="63"/>
              </w:numPr>
              <w:bidi/>
              <w:jc w:val="center"/>
              <w:rPr>
                <w:rFonts w:cs="B Lotus"/>
                <w:rtl/>
              </w:rPr>
            </w:pPr>
          </w:p>
        </w:tc>
        <w:tc>
          <w:tcPr>
            <w:tcW w:w="1803" w:type="dxa"/>
          </w:tcPr>
          <w:p w14:paraId="6C55DAF7" w14:textId="2810F277" w:rsidR="004A7367" w:rsidRPr="004A7367" w:rsidRDefault="004A7367" w:rsidP="004A7367">
            <w:pPr>
              <w:jc w:val="center"/>
              <w:rPr>
                <w:rFonts w:cs="B Lotus"/>
                <w:sz w:val="28"/>
                <w:szCs w:val="28"/>
                <w:rtl/>
              </w:rPr>
            </w:pPr>
            <w:r w:rsidRPr="004A7367">
              <w:rPr>
                <w:rFonts w:cs="B Lotus"/>
                <w:rtl/>
              </w:rPr>
              <w:t>868</w:t>
            </w:r>
          </w:p>
        </w:tc>
        <w:tc>
          <w:tcPr>
            <w:tcW w:w="1803" w:type="dxa"/>
          </w:tcPr>
          <w:p w14:paraId="34BE31AA" w14:textId="2D328FDB" w:rsidR="004A7367" w:rsidRPr="004A7367" w:rsidRDefault="004A7367" w:rsidP="004A7367">
            <w:pPr>
              <w:jc w:val="center"/>
              <w:rPr>
                <w:rFonts w:cs="B Lotus"/>
                <w:sz w:val="28"/>
                <w:szCs w:val="28"/>
                <w:rtl/>
              </w:rPr>
            </w:pPr>
            <w:r w:rsidRPr="004A7367">
              <w:rPr>
                <w:rFonts w:cs="B Lotus" w:hint="cs"/>
                <w:rtl/>
              </w:rPr>
              <w:t>ماهیدشت</w:t>
            </w:r>
          </w:p>
        </w:tc>
        <w:tc>
          <w:tcPr>
            <w:tcW w:w="1803" w:type="dxa"/>
          </w:tcPr>
          <w:p w14:paraId="7F840B04" w14:textId="07C5891F" w:rsidR="004A7367" w:rsidRPr="004A7367" w:rsidRDefault="004A7367" w:rsidP="004A7367">
            <w:pPr>
              <w:jc w:val="center"/>
              <w:rPr>
                <w:rFonts w:cs="B Lotus"/>
                <w:sz w:val="28"/>
                <w:szCs w:val="28"/>
                <w:rtl/>
              </w:rPr>
            </w:pPr>
            <w:r w:rsidRPr="004A7367">
              <w:rPr>
                <w:rFonts w:cs="B Lotus"/>
                <w:rtl/>
              </w:rPr>
              <w:t>6</w:t>
            </w:r>
          </w:p>
        </w:tc>
        <w:tc>
          <w:tcPr>
            <w:tcW w:w="1803" w:type="dxa"/>
          </w:tcPr>
          <w:p w14:paraId="07A78481" w14:textId="402A2575"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0E2F280F" w14:textId="77777777" w:rsidTr="00372823">
        <w:tc>
          <w:tcPr>
            <w:tcW w:w="1803" w:type="dxa"/>
          </w:tcPr>
          <w:p w14:paraId="426D0E70" w14:textId="77777777" w:rsidR="004A7367" w:rsidRPr="004A7367" w:rsidRDefault="004A7367" w:rsidP="004A7367">
            <w:pPr>
              <w:pStyle w:val="ListParagraph"/>
              <w:numPr>
                <w:ilvl w:val="0"/>
                <w:numId w:val="63"/>
              </w:numPr>
              <w:bidi/>
              <w:jc w:val="center"/>
              <w:rPr>
                <w:rFonts w:cs="B Lotus"/>
                <w:rtl/>
              </w:rPr>
            </w:pPr>
          </w:p>
        </w:tc>
        <w:tc>
          <w:tcPr>
            <w:tcW w:w="1803" w:type="dxa"/>
          </w:tcPr>
          <w:p w14:paraId="038B041F" w14:textId="2BEBC003" w:rsidR="004A7367" w:rsidRPr="004A7367" w:rsidRDefault="004A7367" w:rsidP="004A7367">
            <w:pPr>
              <w:jc w:val="center"/>
              <w:rPr>
                <w:rFonts w:cs="B Lotus"/>
                <w:sz w:val="28"/>
                <w:szCs w:val="28"/>
                <w:rtl/>
              </w:rPr>
            </w:pPr>
            <w:r w:rsidRPr="004A7367">
              <w:rPr>
                <w:rFonts w:cs="B Lotus"/>
                <w:rtl/>
              </w:rPr>
              <w:t>1068</w:t>
            </w:r>
          </w:p>
        </w:tc>
        <w:tc>
          <w:tcPr>
            <w:tcW w:w="1803" w:type="dxa"/>
          </w:tcPr>
          <w:p w14:paraId="0729DA01" w14:textId="0E320A03" w:rsidR="004A7367" w:rsidRPr="004A7367" w:rsidRDefault="004A7367" w:rsidP="004A7367">
            <w:pPr>
              <w:jc w:val="center"/>
              <w:rPr>
                <w:rFonts w:cs="B Lotus"/>
                <w:sz w:val="28"/>
                <w:szCs w:val="28"/>
                <w:rtl/>
              </w:rPr>
            </w:pPr>
            <w:r w:rsidRPr="004A7367">
              <w:rPr>
                <w:rFonts w:cs="B Lotus" w:hint="cs"/>
                <w:rtl/>
              </w:rPr>
              <w:t>دالاهو</w:t>
            </w:r>
          </w:p>
        </w:tc>
        <w:tc>
          <w:tcPr>
            <w:tcW w:w="1803" w:type="dxa"/>
          </w:tcPr>
          <w:p w14:paraId="6B9D0970" w14:textId="30B6BD2E" w:rsidR="004A7367" w:rsidRPr="004A7367" w:rsidRDefault="004A7367" w:rsidP="004A7367">
            <w:pPr>
              <w:jc w:val="center"/>
              <w:rPr>
                <w:rFonts w:cs="B Lotus"/>
                <w:sz w:val="28"/>
                <w:szCs w:val="28"/>
                <w:rtl/>
              </w:rPr>
            </w:pPr>
            <w:r w:rsidRPr="004A7367">
              <w:rPr>
                <w:rFonts w:cs="B Lotus"/>
                <w:rtl/>
              </w:rPr>
              <w:t>6</w:t>
            </w:r>
          </w:p>
        </w:tc>
        <w:tc>
          <w:tcPr>
            <w:tcW w:w="1803" w:type="dxa"/>
          </w:tcPr>
          <w:p w14:paraId="02800CEB" w14:textId="6D844801"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1EBAF607" w14:textId="77777777" w:rsidTr="00372823">
        <w:tc>
          <w:tcPr>
            <w:tcW w:w="1803" w:type="dxa"/>
          </w:tcPr>
          <w:p w14:paraId="756BA14B" w14:textId="77777777" w:rsidR="004A7367" w:rsidRPr="004A7367" w:rsidRDefault="004A7367" w:rsidP="004A7367">
            <w:pPr>
              <w:pStyle w:val="ListParagraph"/>
              <w:numPr>
                <w:ilvl w:val="0"/>
                <w:numId w:val="63"/>
              </w:numPr>
              <w:bidi/>
              <w:jc w:val="center"/>
              <w:rPr>
                <w:rFonts w:cs="B Lotus"/>
                <w:rtl/>
              </w:rPr>
            </w:pPr>
          </w:p>
        </w:tc>
        <w:tc>
          <w:tcPr>
            <w:tcW w:w="1803" w:type="dxa"/>
          </w:tcPr>
          <w:p w14:paraId="42207931" w14:textId="06CB3458" w:rsidR="004A7367" w:rsidRPr="004A7367" w:rsidRDefault="004A7367" w:rsidP="004A7367">
            <w:pPr>
              <w:jc w:val="center"/>
              <w:rPr>
                <w:rFonts w:cs="B Lotus"/>
                <w:sz w:val="28"/>
                <w:szCs w:val="28"/>
                <w:rtl/>
              </w:rPr>
            </w:pPr>
            <w:r w:rsidRPr="004A7367">
              <w:rPr>
                <w:rFonts w:cs="B Lotus"/>
                <w:rtl/>
              </w:rPr>
              <w:t>1117</w:t>
            </w:r>
          </w:p>
        </w:tc>
        <w:tc>
          <w:tcPr>
            <w:tcW w:w="1803" w:type="dxa"/>
          </w:tcPr>
          <w:p w14:paraId="72D62EC4" w14:textId="3CA3CFB0" w:rsidR="004A7367" w:rsidRPr="004A7367" w:rsidRDefault="004A7367" w:rsidP="004A7367">
            <w:pPr>
              <w:jc w:val="center"/>
              <w:rPr>
                <w:rFonts w:cs="B Lotus"/>
                <w:sz w:val="28"/>
                <w:szCs w:val="28"/>
                <w:rtl/>
              </w:rPr>
            </w:pPr>
            <w:r w:rsidRPr="004A7367">
              <w:rPr>
                <w:rFonts w:cs="B Lotus" w:hint="cs"/>
                <w:rtl/>
              </w:rPr>
              <w:t>ثلاث</w:t>
            </w:r>
            <w:r w:rsidRPr="004A7367">
              <w:rPr>
                <w:rFonts w:cs="B Lotus"/>
                <w:rtl/>
              </w:rPr>
              <w:t xml:space="preserve"> </w:t>
            </w:r>
            <w:r w:rsidRPr="004A7367">
              <w:rPr>
                <w:rFonts w:cs="B Lotus" w:hint="cs"/>
                <w:rtl/>
              </w:rPr>
              <w:t>باباجانی</w:t>
            </w:r>
          </w:p>
        </w:tc>
        <w:tc>
          <w:tcPr>
            <w:tcW w:w="1803" w:type="dxa"/>
          </w:tcPr>
          <w:p w14:paraId="1DCD152F" w14:textId="736363DB" w:rsidR="004A7367" w:rsidRPr="004A7367" w:rsidRDefault="004A7367" w:rsidP="004A7367">
            <w:pPr>
              <w:jc w:val="center"/>
              <w:rPr>
                <w:rFonts w:cs="B Lotus"/>
                <w:sz w:val="28"/>
                <w:szCs w:val="28"/>
                <w:rtl/>
              </w:rPr>
            </w:pPr>
            <w:r w:rsidRPr="004A7367">
              <w:rPr>
                <w:rFonts w:cs="B Lotus"/>
                <w:rtl/>
              </w:rPr>
              <w:t>6</w:t>
            </w:r>
          </w:p>
        </w:tc>
        <w:tc>
          <w:tcPr>
            <w:tcW w:w="1803" w:type="dxa"/>
          </w:tcPr>
          <w:p w14:paraId="5FB268D7" w14:textId="46FACF5B"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35DC2308" w14:textId="77777777" w:rsidTr="00372823">
        <w:tc>
          <w:tcPr>
            <w:tcW w:w="1803" w:type="dxa"/>
          </w:tcPr>
          <w:p w14:paraId="50CBF15F" w14:textId="77777777" w:rsidR="004A7367" w:rsidRPr="004A7367" w:rsidRDefault="004A7367" w:rsidP="004A7367">
            <w:pPr>
              <w:pStyle w:val="ListParagraph"/>
              <w:numPr>
                <w:ilvl w:val="0"/>
                <w:numId w:val="63"/>
              </w:numPr>
              <w:bidi/>
              <w:jc w:val="center"/>
              <w:rPr>
                <w:rFonts w:cs="B Lotus"/>
                <w:rtl/>
              </w:rPr>
            </w:pPr>
          </w:p>
        </w:tc>
        <w:tc>
          <w:tcPr>
            <w:tcW w:w="1803" w:type="dxa"/>
          </w:tcPr>
          <w:p w14:paraId="057D1A80" w14:textId="1EF1A735" w:rsidR="004A7367" w:rsidRPr="004A7367" w:rsidRDefault="004A7367" w:rsidP="004A7367">
            <w:pPr>
              <w:jc w:val="center"/>
              <w:rPr>
                <w:rFonts w:cs="B Lotus"/>
                <w:sz w:val="28"/>
                <w:szCs w:val="28"/>
                <w:rtl/>
              </w:rPr>
            </w:pPr>
            <w:r w:rsidRPr="004A7367">
              <w:rPr>
                <w:rFonts w:cs="B Lotus"/>
                <w:rtl/>
              </w:rPr>
              <w:t>1119</w:t>
            </w:r>
          </w:p>
        </w:tc>
        <w:tc>
          <w:tcPr>
            <w:tcW w:w="1803" w:type="dxa"/>
          </w:tcPr>
          <w:p w14:paraId="2B6E5D91" w14:textId="37A86B3B" w:rsidR="004A7367" w:rsidRPr="004A7367" w:rsidRDefault="004A7367" w:rsidP="004A7367">
            <w:pPr>
              <w:jc w:val="center"/>
              <w:rPr>
                <w:rFonts w:cs="B Lotus"/>
                <w:sz w:val="28"/>
                <w:szCs w:val="28"/>
                <w:rtl/>
              </w:rPr>
            </w:pPr>
            <w:r w:rsidRPr="004A7367">
              <w:rPr>
                <w:rFonts w:cs="B Lotus" w:hint="cs"/>
                <w:rtl/>
              </w:rPr>
              <w:t>حمیل</w:t>
            </w:r>
          </w:p>
        </w:tc>
        <w:tc>
          <w:tcPr>
            <w:tcW w:w="1803" w:type="dxa"/>
          </w:tcPr>
          <w:p w14:paraId="44085EF0" w14:textId="53267B24" w:rsidR="004A7367" w:rsidRPr="004A7367" w:rsidRDefault="004A7367" w:rsidP="004A7367">
            <w:pPr>
              <w:jc w:val="center"/>
              <w:rPr>
                <w:rFonts w:cs="B Lotus"/>
                <w:sz w:val="28"/>
                <w:szCs w:val="28"/>
                <w:rtl/>
              </w:rPr>
            </w:pPr>
            <w:r w:rsidRPr="004A7367">
              <w:rPr>
                <w:rFonts w:cs="B Lotus"/>
                <w:rtl/>
              </w:rPr>
              <w:t>6</w:t>
            </w:r>
          </w:p>
        </w:tc>
        <w:tc>
          <w:tcPr>
            <w:tcW w:w="1803" w:type="dxa"/>
          </w:tcPr>
          <w:p w14:paraId="102F002C" w14:textId="064F0393"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496617E7" w14:textId="77777777" w:rsidTr="00372823">
        <w:tc>
          <w:tcPr>
            <w:tcW w:w="1803" w:type="dxa"/>
          </w:tcPr>
          <w:p w14:paraId="4939E5C1" w14:textId="77777777" w:rsidR="004A7367" w:rsidRPr="004A7367" w:rsidRDefault="004A7367" w:rsidP="004A7367">
            <w:pPr>
              <w:pStyle w:val="ListParagraph"/>
              <w:numPr>
                <w:ilvl w:val="0"/>
                <w:numId w:val="63"/>
              </w:numPr>
              <w:bidi/>
              <w:jc w:val="center"/>
              <w:rPr>
                <w:rFonts w:cs="B Lotus"/>
                <w:rtl/>
              </w:rPr>
            </w:pPr>
          </w:p>
        </w:tc>
        <w:tc>
          <w:tcPr>
            <w:tcW w:w="1803" w:type="dxa"/>
          </w:tcPr>
          <w:p w14:paraId="5938BF8C" w14:textId="2048DCAC" w:rsidR="004A7367" w:rsidRPr="004A7367" w:rsidRDefault="004A7367" w:rsidP="004A7367">
            <w:pPr>
              <w:jc w:val="center"/>
              <w:rPr>
                <w:rFonts w:cs="B Lotus"/>
                <w:sz w:val="28"/>
                <w:szCs w:val="28"/>
                <w:rtl/>
              </w:rPr>
            </w:pPr>
            <w:r w:rsidRPr="004A7367">
              <w:rPr>
                <w:rFonts w:cs="B Lotus"/>
                <w:rtl/>
              </w:rPr>
              <w:t>1611</w:t>
            </w:r>
          </w:p>
        </w:tc>
        <w:tc>
          <w:tcPr>
            <w:tcW w:w="1803" w:type="dxa"/>
          </w:tcPr>
          <w:p w14:paraId="71194F4C" w14:textId="264663CA" w:rsidR="004A7367" w:rsidRPr="004A7367" w:rsidRDefault="004A7367" w:rsidP="004A7367">
            <w:pPr>
              <w:jc w:val="center"/>
              <w:rPr>
                <w:rFonts w:cs="B Lotus"/>
                <w:sz w:val="28"/>
                <w:szCs w:val="28"/>
                <w:rtl/>
              </w:rPr>
            </w:pPr>
            <w:r w:rsidRPr="004A7367">
              <w:rPr>
                <w:rFonts w:cs="B Lotus" w:hint="cs"/>
                <w:rtl/>
              </w:rPr>
              <w:t>شاهو</w:t>
            </w:r>
          </w:p>
        </w:tc>
        <w:tc>
          <w:tcPr>
            <w:tcW w:w="1803" w:type="dxa"/>
          </w:tcPr>
          <w:p w14:paraId="730416F5" w14:textId="756F03C9" w:rsidR="004A7367" w:rsidRPr="004A7367" w:rsidRDefault="004A7367" w:rsidP="004A7367">
            <w:pPr>
              <w:jc w:val="center"/>
              <w:rPr>
                <w:rFonts w:cs="B Lotus"/>
                <w:sz w:val="28"/>
                <w:szCs w:val="28"/>
                <w:rtl/>
              </w:rPr>
            </w:pPr>
            <w:r w:rsidRPr="004A7367">
              <w:rPr>
                <w:rFonts w:cs="B Lotus"/>
                <w:rtl/>
              </w:rPr>
              <w:t>6</w:t>
            </w:r>
          </w:p>
        </w:tc>
        <w:tc>
          <w:tcPr>
            <w:tcW w:w="1803" w:type="dxa"/>
          </w:tcPr>
          <w:p w14:paraId="7EF1BB0C" w14:textId="3EF13A32"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551E3444" w14:textId="77777777" w:rsidTr="00372823">
        <w:tc>
          <w:tcPr>
            <w:tcW w:w="1803" w:type="dxa"/>
          </w:tcPr>
          <w:p w14:paraId="45EACBC0" w14:textId="77777777" w:rsidR="004A7367" w:rsidRPr="004A7367" w:rsidRDefault="004A7367" w:rsidP="004A7367">
            <w:pPr>
              <w:pStyle w:val="ListParagraph"/>
              <w:numPr>
                <w:ilvl w:val="0"/>
                <w:numId w:val="63"/>
              </w:numPr>
              <w:bidi/>
              <w:jc w:val="center"/>
              <w:rPr>
                <w:rFonts w:cs="B Lotus"/>
                <w:rtl/>
              </w:rPr>
            </w:pPr>
          </w:p>
        </w:tc>
        <w:tc>
          <w:tcPr>
            <w:tcW w:w="1803" w:type="dxa"/>
          </w:tcPr>
          <w:p w14:paraId="6CAFE736" w14:textId="47525386" w:rsidR="004A7367" w:rsidRPr="004A7367" w:rsidRDefault="004A7367" w:rsidP="004A7367">
            <w:pPr>
              <w:jc w:val="center"/>
              <w:rPr>
                <w:rFonts w:cs="B Lotus"/>
                <w:sz w:val="28"/>
                <w:szCs w:val="28"/>
                <w:rtl/>
              </w:rPr>
            </w:pPr>
            <w:r w:rsidRPr="004A7367">
              <w:rPr>
                <w:rFonts w:cs="B Lotus"/>
                <w:rtl/>
              </w:rPr>
              <w:t>1612</w:t>
            </w:r>
          </w:p>
        </w:tc>
        <w:tc>
          <w:tcPr>
            <w:tcW w:w="1803" w:type="dxa"/>
          </w:tcPr>
          <w:p w14:paraId="3345EAD8" w14:textId="3C5B20D5" w:rsidR="004A7367" w:rsidRPr="004A7367" w:rsidRDefault="004A7367" w:rsidP="004A7367">
            <w:pPr>
              <w:jc w:val="center"/>
              <w:rPr>
                <w:rFonts w:cs="B Lotus"/>
                <w:sz w:val="28"/>
                <w:szCs w:val="28"/>
                <w:rtl/>
              </w:rPr>
            </w:pPr>
            <w:r w:rsidRPr="004A7367">
              <w:rPr>
                <w:rFonts w:cs="B Lotus" w:hint="cs"/>
                <w:rtl/>
              </w:rPr>
              <w:t>ریجاب</w:t>
            </w:r>
          </w:p>
        </w:tc>
        <w:tc>
          <w:tcPr>
            <w:tcW w:w="1803" w:type="dxa"/>
          </w:tcPr>
          <w:p w14:paraId="1C4F2D6C" w14:textId="0F076D77" w:rsidR="004A7367" w:rsidRPr="004A7367" w:rsidRDefault="004A7367" w:rsidP="004A7367">
            <w:pPr>
              <w:jc w:val="center"/>
              <w:rPr>
                <w:rFonts w:cs="B Lotus"/>
                <w:sz w:val="28"/>
                <w:szCs w:val="28"/>
                <w:rtl/>
              </w:rPr>
            </w:pPr>
            <w:r w:rsidRPr="004A7367">
              <w:rPr>
                <w:rFonts w:cs="B Lotus"/>
                <w:rtl/>
              </w:rPr>
              <w:t>6</w:t>
            </w:r>
          </w:p>
        </w:tc>
        <w:tc>
          <w:tcPr>
            <w:tcW w:w="1803" w:type="dxa"/>
          </w:tcPr>
          <w:p w14:paraId="248E509E" w14:textId="2AFF18CB"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78B79631" w14:textId="77777777" w:rsidTr="00372823">
        <w:tc>
          <w:tcPr>
            <w:tcW w:w="1803" w:type="dxa"/>
          </w:tcPr>
          <w:p w14:paraId="588D7E9B" w14:textId="77777777" w:rsidR="004A7367" w:rsidRPr="004A7367" w:rsidRDefault="004A7367" w:rsidP="004A7367">
            <w:pPr>
              <w:pStyle w:val="ListParagraph"/>
              <w:numPr>
                <w:ilvl w:val="0"/>
                <w:numId w:val="63"/>
              </w:numPr>
              <w:bidi/>
              <w:jc w:val="center"/>
              <w:rPr>
                <w:rFonts w:cs="B Lotus"/>
                <w:rtl/>
              </w:rPr>
            </w:pPr>
          </w:p>
        </w:tc>
        <w:tc>
          <w:tcPr>
            <w:tcW w:w="1803" w:type="dxa"/>
          </w:tcPr>
          <w:p w14:paraId="02C7FEBC" w14:textId="1766DDD1" w:rsidR="004A7367" w:rsidRPr="004A7367" w:rsidRDefault="004A7367" w:rsidP="004A7367">
            <w:pPr>
              <w:jc w:val="center"/>
              <w:rPr>
                <w:rFonts w:cs="B Lotus"/>
                <w:sz w:val="28"/>
                <w:szCs w:val="28"/>
                <w:rtl/>
              </w:rPr>
            </w:pPr>
            <w:r w:rsidRPr="004A7367">
              <w:rPr>
                <w:rFonts w:cs="B Lotus"/>
                <w:rtl/>
              </w:rPr>
              <w:t>1613</w:t>
            </w:r>
          </w:p>
        </w:tc>
        <w:tc>
          <w:tcPr>
            <w:tcW w:w="1803" w:type="dxa"/>
          </w:tcPr>
          <w:p w14:paraId="4D84173C" w14:textId="60586BFF" w:rsidR="004A7367" w:rsidRPr="004A7367" w:rsidRDefault="004A7367" w:rsidP="004A7367">
            <w:pPr>
              <w:jc w:val="center"/>
              <w:rPr>
                <w:rFonts w:cs="B Lotus"/>
                <w:sz w:val="28"/>
                <w:szCs w:val="28"/>
                <w:rtl/>
              </w:rPr>
            </w:pPr>
            <w:r w:rsidRPr="004A7367">
              <w:rPr>
                <w:rFonts w:cs="B Lotus" w:hint="cs"/>
                <w:rtl/>
              </w:rPr>
              <w:t>گهواره</w:t>
            </w:r>
          </w:p>
        </w:tc>
        <w:tc>
          <w:tcPr>
            <w:tcW w:w="1803" w:type="dxa"/>
          </w:tcPr>
          <w:p w14:paraId="5F7C47B1" w14:textId="3B340402" w:rsidR="004A7367" w:rsidRPr="004A7367" w:rsidRDefault="004A7367" w:rsidP="004A7367">
            <w:pPr>
              <w:jc w:val="center"/>
              <w:rPr>
                <w:rFonts w:cs="B Lotus"/>
                <w:sz w:val="28"/>
                <w:szCs w:val="28"/>
                <w:rtl/>
              </w:rPr>
            </w:pPr>
            <w:r w:rsidRPr="004A7367">
              <w:rPr>
                <w:rFonts w:cs="B Lotus"/>
                <w:rtl/>
              </w:rPr>
              <w:t>6</w:t>
            </w:r>
          </w:p>
        </w:tc>
        <w:tc>
          <w:tcPr>
            <w:tcW w:w="1803" w:type="dxa"/>
          </w:tcPr>
          <w:p w14:paraId="3DD73B8D" w14:textId="558A898E"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1860B329" w14:textId="77777777" w:rsidTr="00372823">
        <w:tc>
          <w:tcPr>
            <w:tcW w:w="1803" w:type="dxa"/>
          </w:tcPr>
          <w:p w14:paraId="517A5305" w14:textId="77777777" w:rsidR="004A7367" w:rsidRPr="004A7367" w:rsidRDefault="004A7367" w:rsidP="004A7367">
            <w:pPr>
              <w:pStyle w:val="ListParagraph"/>
              <w:numPr>
                <w:ilvl w:val="0"/>
                <w:numId w:val="63"/>
              </w:numPr>
              <w:bidi/>
              <w:jc w:val="center"/>
              <w:rPr>
                <w:rFonts w:cs="B Lotus"/>
                <w:rtl/>
              </w:rPr>
            </w:pPr>
          </w:p>
        </w:tc>
        <w:tc>
          <w:tcPr>
            <w:tcW w:w="1803" w:type="dxa"/>
          </w:tcPr>
          <w:p w14:paraId="3609CFB6" w14:textId="3ECBFBB4" w:rsidR="004A7367" w:rsidRPr="004A7367" w:rsidRDefault="004A7367" w:rsidP="004A7367">
            <w:pPr>
              <w:jc w:val="center"/>
              <w:rPr>
                <w:rFonts w:cs="B Lotus"/>
                <w:sz w:val="28"/>
                <w:szCs w:val="28"/>
                <w:rtl/>
              </w:rPr>
            </w:pPr>
            <w:r w:rsidRPr="004A7367">
              <w:rPr>
                <w:rFonts w:cs="B Lotus"/>
                <w:rtl/>
              </w:rPr>
              <w:t>1614</w:t>
            </w:r>
          </w:p>
        </w:tc>
        <w:tc>
          <w:tcPr>
            <w:tcW w:w="1803" w:type="dxa"/>
          </w:tcPr>
          <w:p w14:paraId="317240FA" w14:textId="3284108B" w:rsidR="004A7367" w:rsidRPr="004A7367" w:rsidRDefault="004A7367" w:rsidP="004A7367">
            <w:pPr>
              <w:jc w:val="center"/>
              <w:rPr>
                <w:rFonts w:cs="B Lotus"/>
                <w:sz w:val="28"/>
                <w:szCs w:val="28"/>
                <w:rtl/>
              </w:rPr>
            </w:pPr>
            <w:r w:rsidRPr="004A7367">
              <w:rPr>
                <w:rFonts w:cs="B Lotus" w:hint="cs"/>
                <w:rtl/>
              </w:rPr>
              <w:t>ازگله</w:t>
            </w:r>
          </w:p>
        </w:tc>
        <w:tc>
          <w:tcPr>
            <w:tcW w:w="1803" w:type="dxa"/>
          </w:tcPr>
          <w:p w14:paraId="073371B8" w14:textId="0F7B6A68" w:rsidR="004A7367" w:rsidRPr="004A7367" w:rsidRDefault="004A7367" w:rsidP="004A7367">
            <w:pPr>
              <w:jc w:val="center"/>
              <w:rPr>
                <w:rFonts w:cs="B Lotus"/>
                <w:sz w:val="28"/>
                <w:szCs w:val="28"/>
                <w:rtl/>
              </w:rPr>
            </w:pPr>
            <w:r w:rsidRPr="004A7367">
              <w:rPr>
                <w:rFonts w:cs="B Lotus"/>
                <w:rtl/>
              </w:rPr>
              <w:t>6</w:t>
            </w:r>
          </w:p>
        </w:tc>
        <w:tc>
          <w:tcPr>
            <w:tcW w:w="1803" w:type="dxa"/>
          </w:tcPr>
          <w:p w14:paraId="5B9E4A7A" w14:textId="0CADDD51"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4D9A6EDA" w14:textId="77777777" w:rsidTr="00372823">
        <w:tc>
          <w:tcPr>
            <w:tcW w:w="1803" w:type="dxa"/>
          </w:tcPr>
          <w:p w14:paraId="28D12232" w14:textId="77777777" w:rsidR="004A7367" w:rsidRPr="004A7367" w:rsidRDefault="004A7367" w:rsidP="004A7367">
            <w:pPr>
              <w:pStyle w:val="ListParagraph"/>
              <w:numPr>
                <w:ilvl w:val="0"/>
                <w:numId w:val="63"/>
              </w:numPr>
              <w:bidi/>
              <w:jc w:val="center"/>
              <w:rPr>
                <w:rFonts w:cs="B Lotus"/>
                <w:rtl/>
              </w:rPr>
            </w:pPr>
          </w:p>
        </w:tc>
        <w:tc>
          <w:tcPr>
            <w:tcW w:w="1803" w:type="dxa"/>
          </w:tcPr>
          <w:p w14:paraId="50C5F446" w14:textId="0510357C" w:rsidR="004A7367" w:rsidRPr="004A7367" w:rsidRDefault="004A7367" w:rsidP="004A7367">
            <w:pPr>
              <w:jc w:val="center"/>
              <w:rPr>
                <w:rFonts w:cs="B Lotus"/>
                <w:sz w:val="28"/>
                <w:szCs w:val="28"/>
                <w:rtl/>
              </w:rPr>
            </w:pPr>
            <w:r w:rsidRPr="004A7367">
              <w:rPr>
                <w:rFonts w:cs="B Lotus"/>
                <w:rtl/>
              </w:rPr>
              <w:t>1615</w:t>
            </w:r>
          </w:p>
        </w:tc>
        <w:tc>
          <w:tcPr>
            <w:tcW w:w="1803" w:type="dxa"/>
          </w:tcPr>
          <w:p w14:paraId="55390D1A" w14:textId="59E08D58" w:rsidR="004A7367" w:rsidRPr="004A7367" w:rsidRDefault="004A7367" w:rsidP="004A7367">
            <w:pPr>
              <w:jc w:val="center"/>
              <w:rPr>
                <w:rFonts w:cs="B Lotus"/>
                <w:sz w:val="28"/>
                <w:szCs w:val="28"/>
                <w:rtl/>
              </w:rPr>
            </w:pPr>
            <w:r w:rsidRPr="004A7367">
              <w:rPr>
                <w:rFonts w:cs="B Lotus" w:hint="cs"/>
                <w:rtl/>
              </w:rPr>
              <w:t>میان</w:t>
            </w:r>
            <w:r w:rsidRPr="004A7367">
              <w:rPr>
                <w:rFonts w:cs="B Lotus"/>
                <w:rtl/>
              </w:rPr>
              <w:t xml:space="preserve"> </w:t>
            </w:r>
            <w:r w:rsidRPr="004A7367">
              <w:rPr>
                <w:rFonts w:cs="B Lotus" w:hint="cs"/>
                <w:rtl/>
              </w:rPr>
              <w:t>راهان</w:t>
            </w:r>
          </w:p>
        </w:tc>
        <w:tc>
          <w:tcPr>
            <w:tcW w:w="1803" w:type="dxa"/>
          </w:tcPr>
          <w:p w14:paraId="08B878F6" w14:textId="169B44C2" w:rsidR="004A7367" w:rsidRPr="004A7367" w:rsidRDefault="004A7367" w:rsidP="004A7367">
            <w:pPr>
              <w:jc w:val="center"/>
              <w:rPr>
                <w:rFonts w:cs="B Lotus"/>
                <w:sz w:val="28"/>
                <w:szCs w:val="28"/>
                <w:rtl/>
              </w:rPr>
            </w:pPr>
            <w:r w:rsidRPr="004A7367">
              <w:rPr>
                <w:rFonts w:cs="B Lotus"/>
                <w:rtl/>
              </w:rPr>
              <w:t>6</w:t>
            </w:r>
          </w:p>
        </w:tc>
        <w:tc>
          <w:tcPr>
            <w:tcW w:w="1803" w:type="dxa"/>
          </w:tcPr>
          <w:p w14:paraId="28053907" w14:textId="5DA98D82"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259FDB95" w14:textId="77777777" w:rsidTr="00372823">
        <w:tc>
          <w:tcPr>
            <w:tcW w:w="1803" w:type="dxa"/>
          </w:tcPr>
          <w:p w14:paraId="462AC968" w14:textId="77777777" w:rsidR="004A7367" w:rsidRPr="004A7367" w:rsidRDefault="004A7367" w:rsidP="004A7367">
            <w:pPr>
              <w:pStyle w:val="ListParagraph"/>
              <w:numPr>
                <w:ilvl w:val="0"/>
                <w:numId w:val="63"/>
              </w:numPr>
              <w:bidi/>
              <w:jc w:val="center"/>
              <w:rPr>
                <w:rFonts w:cs="B Lotus"/>
                <w:rtl/>
              </w:rPr>
            </w:pPr>
          </w:p>
        </w:tc>
        <w:tc>
          <w:tcPr>
            <w:tcW w:w="1803" w:type="dxa"/>
          </w:tcPr>
          <w:p w14:paraId="389B73B1" w14:textId="4CA6958F" w:rsidR="004A7367" w:rsidRPr="004A7367" w:rsidRDefault="004A7367" w:rsidP="004A7367">
            <w:pPr>
              <w:jc w:val="center"/>
              <w:rPr>
                <w:rFonts w:cs="B Lotus"/>
                <w:sz w:val="28"/>
                <w:szCs w:val="28"/>
                <w:rtl/>
              </w:rPr>
            </w:pPr>
            <w:r w:rsidRPr="004A7367">
              <w:rPr>
                <w:rFonts w:cs="B Lotus"/>
                <w:rtl/>
              </w:rPr>
              <w:t>1616</w:t>
            </w:r>
          </w:p>
        </w:tc>
        <w:tc>
          <w:tcPr>
            <w:tcW w:w="1803" w:type="dxa"/>
          </w:tcPr>
          <w:p w14:paraId="3EB2269E" w14:textId="2DC466EB" w:rsidR="004A7367" w:rsidRPr="004A7367" w:rsidRDefault="004A7367" w:rsidP="004A7367">
            <w:pPr>
              <w:jc w:val="center"/>
              <w:rPr>
                <w:rFonts w:cs="B Lotus"/>
                <w:sz w:val="28"/>
                <w:szCs w:val="28"/>
                <w:rtl/>
              </w:rPr>
            </w:pPr>
            <w:r w:rsidRPr="004A7367">
              <w:rPr>
                <w:rFonts w:cs="B Lotus" w:hint="cs"/>
                <w:rtl/>
              </w:rPr>
              <w:t>سرمست</w:t>
            </w:r>
          </w:p>
        </w:tc>
        <w:tc>
          <w:tcPr>
            <w:tcW w:w="1803" w:type="dxa"/>
          </w:tcPr>
          <w:p w14:paraId="538042A8" w14:textId="62AD0249" w:rsidR="004A7367" w:rsidRPr="004A7367" w:rsidRDefault="004A7367" w:rsidP="004A7367">
            <w:pPr>
              <w:jc w:val="center"/>
              <w:rPr>
                <w:rFonts w:cs="B Lotus"/>
                <w:sz w:val="28"/>
                <w:szCs w:val="28"/>
                <w:rtl/>
              </w:rPr>
            </w:pPr>
            <w:r w:rsidRPr="004A7367">
              <w:rPr>
                <w:rFonts w:cs="B Lotus"/>
                <w:rtl/>
              </w:rPr>
              <w:t>6</w:t>
            </w:r>
          </w:p>
        </w:tc>
        <w:tc>
          <w:tcPr>
            <w:tcW w:w="1803" w:type="dxa"/>
          </w:tcPr>
          <w:p w14:paraId="7A89F6E7" w14:textId="223D9E36"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3023C3DE" w14:textId="77777777" w:rsidTr="00372823">
        <w:tc>
          <w:tcPr>
            <w:tcW w:w="1803" w:type="dxa"/>
          </w:tcPr>
          <w:p w14:paraId="529681EF" w14:textId="77777777" w:rsidR="004A7367" w:rsidRPr="004A7367" w:rsidRDefault="004A7367" w:rsidP="004A7367">
            <w:pPr>
              <w:pStyle w:val="ListParagraph"/>
              <w:numPr>
                <w:ilvl w:val="0"/>
                <w:numId w:val="63"/>
              </w:numPr>
              <w:bidi/>
              <w:jc w:val="center"/>
              <w:rPr>
                <w:rFonts w:cs="B Lotus"/>
                <w:rtl/>
              </w:rPr>
            </w:pPr>
          </w:p>
        </w:tc>
        <w:tc>
          <w:tcPr>
            <w:tcW w:w="1803" w:type="dxa"/>
          </w:tcPr>
          <w:p w14:paraId="00B7ACDD" w14:textId="30EB427A" w:rsidR="004A7367" w:rsidRPr="004A7367" w:rsidRDefault="004A7367" w:rsidP="004A7367">
            <w:pPr>
              <w:jc w:val="center"/>
              <w:rPr>
                <w:rFonts w:cs="B Lotus"/>
                <w:sz w:val="28"/>
                <w:szCs w:val="28"/>
                <w:rtl/>
              </w:rPr>
            </w:pPr>
            <w:r w:rsidRPr="004A7367">
              <w:rPr>
                <w:rFonts w:cs="B Lotus"/>
                <w:rtl/>
              </w:rPr>
              <w:t>1617</w:t>
            </w:r>
          </w:p>
        </w:tc>
        <w:tc>
          <w:tcPr>
            <w:tcW w:w="1803" w:type="dxa"/>
          </w:tcPr>
          <w:p w14:paraId="216F4393" w14:textId="4C621963" w:rsidR="004A7367" w:rsidRPr="004A7367" w:rsidRDefault="004A7367" w:rsidP="004A7367">
            <w:pPr>
              <w:jc w:val="center"/>
              <w:rPr>
                <w:rFonts w:cs="B Lotus"/>
                <w:sz w:val="28"/>
                <w:szCs w:val="28"/>
                <w:rtl/>
              </w:rPr>
            </w:pPr>
            <w:r w:rsidRPr="004A7367">
              <w:rPr>
                <w:rFonts w:cs="B Lotus" w:hint="cs"/>
                <w:rtl/>
              </w:rPr>
              <w:t>گودین</w:t>
            </w:r>
          </w:p>
        </w:tc>
        <w:tc>
          <w:tcPr>
            <w:tcW w:w="1803" w:type="dxa"/>
          </w:tcPr>
          <w:p w14:paraId="4480151A" w14:textId="6A74C759" w:rsidR="004A7367" w:rsidRPr="004A7367" w:rsidRDefault="004A7367" w:rsidP="004A7367">
            <w:pPr>
              <w:jc w:val="center"/>
              <w:rPr>
                <w:rFonts w:cs="B Lotus"/>
                <w:sz w:val="28"/>
                <w:szCs w:val="28"/>
                <w:rtl/>
              </w:rPr>
            </w:pPr>
            <w:r w:rsidRPr="004A7367">
              <w:rPr>
                <w:rFonts w:cs="B Lotus"/>
                <w:rtl/>
              </w:rPr>
              <w:t>6</w:t>
            </w:r>
          </w:p>
        </w:tc>
        <w:tc>
          <w:tcPr>
            <w:tcW w:w="1803" w:type="dxa"/>
          </w:tcPr>
          <w:p w14:paraId="00B65C5B" w14:textId="1D10A01D"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52339B34" w14:textId="77777777" w:rsidTr="00372823">
        <w:tc>
          <w:tcPr>
            <w:tcW w:w="1803" w:type="dxa"/>
          </w:tcPr>
          <w:p w14:paraId="6813E677" w14:textId="77777777" w:rsidR="004A7367" w:rsidRPr="004A7367" w:rsidRDefault="004A7367" w:rsidP="004A7367">
            <w:pPr>
              <w:pStyle w:val="ListParagraph"/>
              <w:numPr>
                <w:ilvl w:val="0"/>
                <w:numId w:val="63"/>
              </w:numPr>
              <w:bidi/>
              <w:jc w:val="center"/>
              <w:rPr>
                <w:rFonts w:cs="B Lotus"/>
                <w:rtl/>
              </w:rPr>
            </w:pPr>
          </w:p>
        </w:tc>
        <w:tc>
          <w:tcPr>
            <w:tcW w:w="1803" w:type="dxa"/>
          </w:tcPr>
          <w:p w14:paraId="671DF2F0" w14:textId="21DB38E7" w:rsidR="004A7367" w:rsidRPr="004A7367" w:rsidRDefault="004A7367" w:rsidP="004A7367">
            <w:pPr>
              <w:jc w:val="center"/>
              <w:rPr>
                <w:rFonts w:cs="B Lotus"/>
                <w:sz w:val="28"/>
                <w:szCs w:val="28"/>
                <w:rtl/>
              </w:rPr>
            </w:pPr>
            <w:r w:rsidRPr="004A7367">
              <w:rPr>
                <w:rFonts w:cs="B Lotus"/>
                <w:rtl/>
              </w:rPr>
              <w:t>1618</w:t>
            </w:r>
          </w:p>
        </w:tc>
        <w:tc>
          <w:tcPr>
            <w:tcW w:w="1803" w:type="dxa"/>
          </w:tcPr>
          <w:p w14:paraId="02FDD27C" w14:textId="7222AA84" w:rsidR="004A7367" w:rsidRPr="004A7367" w:rsidRDefault="004A7367" w:rsidP="004A7367">
            <w:pPr>
              <w:jc w:val="center"/>
              <w:rPr>
                <w:rFonts w:cs="B Lotus"/>
                <w:sz w:val="28"/>
                <w:szCs w:val="28"/>
                <w:rtl/>
              </w:rPr>
            </w:pPr>
            <w:r w:rsidRPr="004A7367">
              <w:rPr>
                <w:rFonts w:cs="B Lotus" w:hint="cs"/>
                <w:rtl/>
              </w:rPr>
              <w:t>سطر</w:t>
            </w:r>
          </w:p>
        </w:tc>
        <w:tc>
          <w:tcPr>
            <w:tcW w:w="1803" w:type="dxa"/>
          </w:tcPr>
          <w:p w14:paraId="5E8084BC" w14:textId="36F4776D" w:rsidR="004A7367" w:rsidRPr="004A7367" w:rsidRDefault="004A7367" w:rsidP="004A7367">
            <w:pPr>
              <w:jc w:val="center"/>
              <w:rPr>
                <w:rFonts w:cs="B Lotus"/>
                <w:sz w:val="28"/>
                <w:szCs w:val="28"/>
                <w:rtl/>
              </w:rPr>
            </w:pPr>
            <w:r w:rsidRPr="004A7367">
              <w:rPr>
                <w:rFonts w:cs="B Lotus"/>
                <w:rtl/>
              </w:rPr>
              <w:t>6</w:t>
            </w:r>
          </w:p>
        </w:tc>
        <w:tc>
          <w:tcPr>
            <w:tcW w:w="1803" w:type="dxa"/>
          </w:tcPr>
          <w:p w14:paraId="03710827" w14:textId="5B96529C"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6DF8D805" w14:textId="77777777" w:rsidTr="00372823">
        <w:tc>
          <w:tcPr>
            <w:tcW w:w="1803" w:type="dxa"/>
          </w:tcPr>
          <w:p w14:paraId="07689886" w14:textId="77777777" w:rsidR="004A7367" w:rsidRPr="004A7367" w:rsidRDefault="004A7367" w:rsidP="004A7367">
            <w:pPr>
              <w:pStyle w:val="ListParagraph"/>
              <w:numPr>
                <w:ilvl w:val="0"/>
                <w:numId w:val="63"/>
              </w:numPr>
              <w:bidi/>
              <w:jc w:val="center"/>
              <w:rPr>
                <w:rFonts w:cs="B Lotus"/>
                <w:rtl/>
              </w:rPr>
            </w:pPr>
          </w:p>
        </w:tc>
        <w:tc>
          <w:tcPr>
            <w:tcW w:w="1803" w:type="dxa"/>
          </w:tcPr>
          <w:p w14:paraId="20D608A3" w14:textId="30EC057C" w:rsidR="004A7367" w:rsidRPr="004A7367" w:rsidRDefault="004A7367" w:rsidP="004A7367">
            <w:pPr>
              <w:jc w:val="center"/>
              <w:rPr>
                <w:rFonts w:cs="B Lotus"/>
                <w:sz w:val="28"/>
                <w:szCs w:val="28"/>
                <w:rtl/>
              </w:rPr>
            </w:pPr>
            <w:r w:rsidRPr="004A7367">
              <w:rPr>
                <w:rFonts w:cs="B Lotus"/>
                <w:rtl/>
              </w:rPr>
              <w:t>1619</w:t>
            </w:r>
          </w:p>
        </w:tc>
        <w:tc>
          <w:tcPr>
            <w:tcW w:w="1803" w:type="dxa"/>
          </w:tcPr>
          <w:p w14:paraId="4E161A86" w14:textId="699B4594" w:rsidR="004A7367" w:rsidRPr="004A7367" w:rsidRDefault="004A7367" w:rsidP="004A7367">
            <w:pPr>
              <w:jc w:val="center"/>
              <w:rPr>
                <w:rFonts w:cs="B Lotus"/>
                <w:sz w:val="28"/>
                <w:szCs w:val="28"/>
                <w:rtl/>
              </w:rPr>
            </w:pPr>
            <w:r w:rsidRPr="004A7367">
              <w:rPr>
                <w:rFonts w:cs="B Lotus" w:hint="cs"/>
                <w:rtl/>
              </w:rPr>
              <w:t>بانوره</w:t>
            </w:r>
          </w:p>
        </w:tc>
        <w:tc>
          <w:tcPr>
            <w:tcW w:w="1803" w:type="dxa"/>
          </w:tcPr>
          <w:p w14:paraId="41046131" w14:textId="04C92F50" w:rsidR="004A7367" w:rsidRPr="004A7367" w:rsidRDefault="004A7367" w:rsidP="004A7367">
            <w:pPr>
              <w:jc w:val="center"/>
              <w:rPr>
                <w:rFonts w:cs="B Lotus"/>
                <w:sz w:val="28"/>
                <w:szCs w:val="28"/>
                <w:rtl/>
              </w:rPr>
            </w:pPr>
            <w:r w:rsidRPr="004A7367">
              <w:rPr>
                <w:rFonts w:cs="B Lotus"/>
                <w:rtl/>
              </w:rPr>
              <w:t>6</w:t>
            </w:r>
          </w:p>
        </w:tc>
        <w:tc>
          <w:tcPr>
            <w:tcW w:w="1803" w:type="dxa"/>
          </w:tcPr>
          <w:p w14:paraId="60117ED3" w14:textId="3528BCCC"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730DEE19" w14:textId="77777777" w:rsidTr="00372823">
        <w:tc>
          <w:tcPr>
            <w:tcW w:w="1803" w:type="dxa"/>
          </w:tcPr>
          <w:p w14:paraId="43DD9D65" w14:textId="77777777" w:rsidR="004A7367" w:rsidRPr="004A7367" w:rsidRDefault="004A7367" w:rsidP="004A7367">
            <w:pPr>
              <w:pStyle w:val="ListParagraph"/>
              <w:numPr>
                <w:ilvl w:val="0"/>
                <w:numId w:val="63"/>
              </w:numPr>
              <w:bidi/>
              <w:jc w:val="center"/>
              <w:rPr>
                <w:rFonts w:cs="B Lotus"/>
                <w:rtl/>
              </w:rPr>
            </w:pPr>
          </w:p>
        </w:tc>
        <w:tc>
          <w:tcPr>
            <w:tcW w:w="1803" w:type="dxa"/>
          </w:tcPr>
          <w:p w14:paraId="7E843099" w14:textId="76DFA271" w:rsidR="004A7367" w:rsidRPr="004A7367" w:rsidRDefault="004A7367" w:rsidP="004A7367">
            <w:pPr>
              <w:jc w:val="center"/>
              <w:rPr>
                <w:rFonts w:cs="B Lotus"/>
                <w:sz w:val="28"/>
                <w:szCs w:val="28"/>
                <w:rtl/>
              </w:rPr>
            </w:pPr>
            <w:r w:rsidRPr="004A7367">
              <w:rPr>
                <w:rFonts w:cs="B Lotus"/>
                <w:rtl/>
              </w:rPr>
              <w:t>1620</w:t>
            </w:r>
          </w:p>
        </w:tc>
        <w:tc>
          <w:tcPr>
            <w:tcW w:w="1803" w:type="dxa"/>
          </w:tcPr>
          <w:p w14:paraId="3049564B" w14:textId="7C67BC10" w:rsidR="004A7367" w:rsidRPr="004A7367" w:rsidRDefault="004A7367" w:rsidP="004A7367">
            <w:pPr>
              <w:jc w:val="center"/>
              <w:rPr>
                <w:rFonts w:cs="B Lotus"/>
                <w:sz w:val="28"/>
                <w:szCs w:val="28"/>
                <w:rtl/>
              </w:rPr>
            </w:pPr>
            <w:r w:rsidRPr="004A7367">
              <w:rPr>
                <w:rFonts w:cs="B Lotus" w:hint="cs"/>
                <w:rtl/>
              </w:rPr>
              <w:t>کوزران</w:t>
            </w:r>
          </w:p>
        </w:tc>
        <w:tc>
          <w:tcPr>
            <w:tcW w:w="1803" w:type="dxa"/>
          </w:tcPr>
          <w:p w14:paraId="088046B4" w14:textId="32A6AB1F" w:rsidR="004A7367" w:rsidRPr="004A7367" w:rsidRDefault="004A7367" w:rsidP="004A7367">
            <w:pPr>
              <w:jc w:val="center"/>
              <w:rPr>
                <w:rFonts w:cs="B Lotus"/>
                <w:sz w:val="28"/>
                <w:szCs w:val="28"/>
                <w:rtl/>
              </w:rPr>
            </w:pPr>
            <w:r w:rsidRPr="004A7367">
              <w:rPr>
                <w:rFonts w:cs="B Lotus"/>
                <w:rtl/>
              </w:rPr>
              <w:t>6</w:t>
            </w:r>
          </w:p>
        </w:tc>
        <w:tc>
          <w:tcPr>
            <w:tcW w:w="1803" w:type="dxa"/>
          </w:tcPr>
          <w:p w14:paraId="3C25177F" w14:textId="3EFFA119"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0AD2BCB7" w14:textId="77777777" w:rsidTr="00372823">
        <w:tc>
          <w:tcPr>
            <w:tcW w:w="1803" w:type="dxa"/>
          </w:tcPr>
          <w:p w14:paraId="244C87B4" w14:textId="77777777" w:rsidR="004A7367" w:rsidRPr="004A7367" w:rsidRDefault="004A7367" w:rsidP="004A7367">
            <w:pPr>
              <w:pStyle w:val="ListParagraph"/>
              <w:numPr>
                <w:ilvl w:val="0"/>
                <w:numId w:val="63"/>
              </w:numPr>
              <w:bidi/>
              <w:jc w:val="center"/>
              <w:rPr>
                <w:rFonts w:cs="B Lotus"/>
                <w:rtl/>
              </w:rPr>
            </w:pPr>
          </w:p>
        </w:tc>
        <w:tc>
          <w:tcPr>
            <w:tcW w:w="1803" w:type="dxa"/>
          </w:tcPr>
          <w:p w14:paraId="787418CF" w14:textId="6FD417F1" w:rsidR="004A7367" w:rsidRPr="004A7367" w:rsidRDefault="004A7367" w:rsidP="004A7367">
            <w:pPr>
              <w:jc w:val="center"/>
              <w:rPr>
                <w:rFonts w:cs="B Lotus"/>
                <w:sz w:val="28"/>
                <w:szCs w:val="28"/>
                <w:rtl/>
              </w:rPr>
            </w:pPr>
            <w:r w:rsidRPr="004A7367">
              <w:rPr>
                <w:rFonts w:cs="B Lotus"/>
                <w:rtl/>
              </w:rPr>
              <w:t>1621</w:t>
            </w:r>
          </w:p>
        </w:tc>
        <w:tc>
          <w:tcPr>
            <w:tcW w:w="1803" w:type="dxa"/>
          </w:tcPr>
          <w:p w14:paraId="18E8B46A" w14:textId="36A76CEA" w:rsidR="004A7367" w:rsidRPr="004A7367" w:rsidRDefault="004A7367" w:rsidP="004A7367">
            <w:pPr>
              <w:jc w:val="center"/>
              <w:rPr>
                <w:rFonts w:cs="B Lotus"/>
                <w:sz w:val="28"/>
                <w:szCs w:val="28"/>
                <w:rtl/>
              </w:rPr>
            </w:pPr>
            <w:r w:rsidRPr="004A7367">
              <w:rPr>
                <w:rFonts w:cs="B Lotus" w:hint="cs"/>
                <w:rtl/>
              </w:rPr>
              <w:t>هلشی</w:t>
            </w:r>
          </w:p>
        </w:tc>
        <w:tc>
          <w:tcPr>
            <w:tcW w:w="1803" w:type="dxa"/>
          </w:tcPr>
          <w:p w14:paraId="325DF9AF" w14:textId="500A2A4B" w:rsidR="004A7367" w:rsidRPr="004A7367" w:rsidRDefault="004A7367" w:rsidP="004A7367">
            <w:pPr>
              <w:jc w:val="center"/>
              <w:rPr>
                <w:rFonts w:cs="B Lotus"/>
                <w:sz w:val="28"/>
                <w:szCs w:val="28"/>
                <w:rtl/>
              </w:rPr>
            </w:pPr>
            <w:r w:rsidRPr="004A7367">
              <w:rPr>
                <w:rFonts w:cs="B Lotus"/>
                <w:rtl/>
              </w:rPr>
              <w:t>6</w:t>
            </w:r>
          </w:p>
        </w:tc>
        <w:tc>
          <w:tcPr>
            <w:tcW w:w="1803" w:type="dxa"/>
          </w:tcPr>
          <w:p w14:paraId="5A408ABC" w14:textId="31055E8E" w:rsidR="004A7367" w:rsidRPr="004A7367" w:rsidRDefault="004A7367" w:rsidP="004A7367">
            <w:pPr>
              <w:jc w:val="center"/>
              <w:rPr>
                <w:rFonts w:cs="B Lotus"/>
                <w:sz w:val="28"/>
                <w:szCs w:val="28"/>
                <w:rtl/>
              </w:rPr>
            </w:pPr>
            <w:r w:rsidRPr="004A7367">
              <w:rPr>
                <w:rFonts w:cs="B Lotus" w:hint="cs"/>
                <w:rtl/>
              </w:rPr>
              <w:t>کرمانشاه</w:t>
            </w:r>
          </w:p>
        </w:tc>
      </w:tr>
      <w:tr w:rsidR="004A7367" w:rsidRPr="004A7367" w14:paraId="59D3D2D2" w14:textId="77777777" w:rsidTr="00372823">
        <w:tc>
          <w:tcPr>
            <w:tcW w:w="1803" w:type="dxa"/>
          </w:tcPr>
          <w:p w14:paraId="14DAD195" w14:textId="77777777" w:rsidR="004A7367" w:rsidRPr="004A7367" w:rsidRDefault="004A7367" w:rsidP="004A7367">
            <w:pPr>
              <w:pStyle w:val="ListParagraph"/>
              <w:numPr>
                <w:ilvl w:val="0"/>
                <w:numId w:val="63"/>
              </w:numPr>
              <w:bidi/>
              <w:jc w:val="center"/>
              <w:rPr>
                <w:rFonts w:cs="B Lotus"/>
                <w:rtl/>
              </w:rPr>
            </w:pPr>
          </w:p>
        </w:tc>
        <w:tc>
          <w:tcPr>
            <w:tcW w:w="1803" w:type="dxa"/>
          </w:tcPr>
          <w:p w14:paraId="519E6BF5" w14:textId="36094939" w:rsidR="004A7367" w:rsidRPr="004A7367" w:rsidRDefault="004A7367" w:rsidP="004A7367">
            <w:pPr>
              <w:jc w:val="center"/>
              <w:rPr>
                <w:rFonts w:cs="B Lotus"/>
                <w:sz w:val="28"/>
                <w:szCs w:val="28"/>
                <w:rtl/>
              </w:rPr>
            </w:pPr>
            <w:r w:rsidRPr="004A7367">
              <w:rPr>
                <w:rFonts w:cs="B Lotus"/>
                <w:rtl/>
              </w:rPr>
              <w:t>120</w:t>
            </w:r>
          </w:p>
        </w:tc>
        <w:tc>
          <w:tcPr>
            <w:tcW w:w="1803" w:type="dxa"/>
          </w:tcPr>
          <w:p w14:paraId="45A067AD" w14:textId="1D4AEF2B" w:rsidR="004A7367" w:rsidRPr="004A7367" w:rsidRDefault="004A7367" w:rsidP="004A7367">
            <w:pPr>
              <w:jc w:val="center"/>
              <w:rPr>
                <w:rFonts w:cs="B Lotus"/>
                <w:sz w:val="28"/>
                <w:szCs w:val="28"/>
                <w:rtl/>
              </w:rPr>
            </w:pPr>
            <w:r w:rsidRPr="004A7367">
              <w:rPr>
                <w:rFonts w:cs="B Lotus" w:hint="cs"/>
                <w:rtl/>
              </w:rPr>
              <w:t>بوشهر</w:t>
            </w:r>
          </w:p>
        </w:tc>
        <w:tc>
          <w:tcPr>
            <w:tcW w:w="1803" w:type="dxa"/>
          </w:tcPr>
          <w:p w14:paraId="35B6313D" w14:textId="5EC607D5" w:rsidR="004A7367" w:rsidRPr="004A7367" w:rsidRDefault="004A7367" w:rsidP="004A7367">
            <w:pPr>
              <w:jc w:val="center"/>
              <w:rPr>
                <w:rFonts w:cs="B Lotus"/>
                <w:sz w:val="28"/>
                <w:szCs w:val="28"/>
                <w:rtl/>
              </w:rPr>
            </w:pPr>
            <w:r w:rsidRPr="004A7367">
              <w:rPr>
                <w:rFonts w:cs="B Lotus"/>
                <w:rtl/>
              </w:rPr>
              <w:t>7</w:t>
            </w:r>
          </w:p>
        </w:tc>
        <w:tc>
          <w:tcPr>
            <w:tcW w:w="1803" w:type="dxa"/>
          </w:tcPr>
          <w:p w14:paraId="298BBF63" w14:textId="6E274D98"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65CAD292" w14:textId="77777777" w:rsidTr="00372823">
        <w:tc>
          <w:tcPr>
            <w:tcW w:w="1803" w:type="dxa"/>
          </w:tcPr>
          <w:p w14:paraId="062DA289" w14:textId="77777777" w:rsidR="004A7367" w:rsidRPr="004A7367" w:rsidRDefault="004A7367" w:rsidP="004A7367">
            <w:pPr>
              <w:pStyle w:val="ListParagraph"/>
              <w:numPr>
                <w:ilvl w:val="0"/>
                <w:numId w:val="63"/>
              </w:numPr>
              <w:bidi/>
              <w:jc w:val="center"/>
              <w:rPr>
                <w:rFonts w:cs="B Lotus"/>
                <w:rtl/>
              </w:rPr>
            </w:pPr>
          </w:p>
        </w:tc>
        <w:tc>
          <w:tcPr>
            <w:tcW w:w="1803" w:type="dxa"/>
          </w:tcPr>
          <w:p w14:paraId="2E4BA353" w14:textId="74D8AA8A" w:rsidR="004A7367" w:rsidRPr="004A7367" w:rsidRDefault="004A7367" w:rsidP="004A7367">
            <w:pPr>
              <w:jc w:val="center"/>
              <w:rPr>
                <w:rFonts w:cs="B Lotus"/>
                <w:sz w:val="28"/>
                <w:szCs w:val="28"/>
                <w:rtl/>
              </w:rPr>
            </w:pPr>
            <w:r w:rsidRPr="004A7367">
              <w:rPr>
                <w:rFonts w:cs="B Lotus"/>
                <w:rtl/>
              </w:rPr>
              <w:t>121</w:t>
            </w:r>
          </w:p>
        </w:tc>
        <w:tc>
          <w:tcPr>
            <w:tcW w:w="1803" w:type="dxa"/>
          </w:tcPr>
          <w:p w14:paraId="26C5633F" w14:textId="371366BF" w:rsidR="004A7367" w:rsidRPr="004A7367" w:rsidRDefault="004A7367" w:rsidP="004A7367">
            <w:pPr>
              <w:jc w:val="center"/>
              <w:rPr>
                <w:rFonts w:cs="B Lotus"/>
                <w:sz w:val="28"/>
                <w:szCs w:val="28"/>
                <w:rtl/>
              </w:rPr>
            </w:pPr>
            <w:r w:rsidRPr="004A7367">
              <w:rPr>
                <w:rFonts w:cs="B Lotus" w:hint="cs"/>
                <w:rtl/>
              </w:rPr>
              <w:t>گناوه</w:t>
            </w:r>
          </w:p>
        </w:tc>
        <w:tc>
          <w:tcPr>
            <w:tcW w:w="1803" w:type="dxa"/>
          </w:tcPr>
          <w:p w14:paraId="7D7D3549" w14:textId="7E59758A" w:rsidR="004A7367" w:rsidRPr="004A7367" w:rsidRDefault="004A7367" w:rsidP="004A7367">
            <w:pPr>
              <w:jc w:val="center"/>
              <w:rPr>
                <w:rFonts w:cs="B Lotus"/>
                <w:sz w:val="28"/>
                <w:szCs w:val="28"/>
                <w:rtl/>
              </w:rPr>
            </w:pPr>
            <w:r w:rsidRPr="004A7367">
              <w:rPr>
                <w:rFonts w:cs="B Lotus"/>
                <w:rtl/>
              </w:rPr>
              <w:t>7</w:t>
            </w:r>
          </w:p>
        </w:tc>
        <w:tc>
          <w:tcPr>
            <w:tcW w:w="1803" w:type="dxa"/>
          </w:tcPr>
          <w:p w14:paraId="477223B6" w14:textId="48FF2C43"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1165FD0A" w14:textId="77777777" w:rsidTr="00372823">
        <w:tc>
          <w:tcPr>
            <w:tcW w:w="1803" w:type="dxa"/>
          </w:tcPr>
          <w:p w14:paraId="4C4AAFB7" w14:textId="77777777" w:rsidR="004A7367" w:rsidRPr="004A7367" w:rsidRDefault="004A7367" w:rsidP="004A7367">
            <w:pPr>
              <w:pStyle w:val="ListParagraph"/>
              <w:numPr>
                <w:ilvl w:val="0"/>
                <w:numId w:val="63"/>
              </w:numPr>
              <w:bidi/>
              <w:jc w:val="center"/>
              <w:rPr>
                <w:rFonts w:cs="B Lotus"/>
                <w:rtl/>
              </w:rPr>
            </w:pPr>
          </w:p>
        </w:tc>
        <w:tc>
          <w:tcPr>
            <w:tcW w:w="1803" w:type="dxa"/>
          </w:tcPr>
          <w:p w14:paraId="30FD264C" w14:textId="0051ED5F" w:rsidR="004A7367" w:rsidRPr="004A7367" w:rsidRDefault="004A7367" w:rsidP="004A7367">
            <w:pPr>
              <w:jc w:val="center"/>
              <w:rPr>
                <w:rFonts w:cs="B Lotus"/>
                <w:sz w:val="28"/>
                <w:szCs w:val="28"/>
                <w:rtl/>
              </w:rPr>
            </w:pPr>
            <w:r w:rsidRPr="004A7367">
              <w:rPr>
                <w:rFonts w:cs="B Lotus"/>
                <w:rtl/>
              </w:rPr>
              <w:t>122</w:t>
            </w:r>
          </w:p>
        </w:tc>
        <w:tc>
          <w:tcPr>
            <w:tcW w:w="1803" w:type="dxa"/>
          </w:tcPr>
          <w:p w14:paraId="7AB30F31" w14:textId="620BFF9F" w:rsidR="004A7367" w:rsidRPr="004A7367" w:rsidRDefault="004A7367" w:rsidP="004A7367">
            <w:pPr>
              <w:jc w:val="center"/>
              <w:rPr>
                <w:rFonts w:cs="B Lotus"/>
                <w:sz w:val="28"/>
                <w:szCs w:val="28"/>
                <w:rtl/>
              </w:rPr>
            </w:pPr>
            <w:r w:rsidRPr="004A7367">
              <w:rPr>
                <w:rFonts w:cs="B Lotus" w:hint="cs"/>
                <w:rtl/>
              </w:rPr>
              <w:t>برازجان</w:t>
            </w:r>
          </w:p>
        </w:tc>
        <w:tc>
          <w:tcPr>
            <w:tcW w:w="1803" w:type="dxa"/>
          </w:tcPr>
          <w:p w14:paraId="425AC5FC" w14:textId="015A53C1" w:rsidR="004A7367" w:rsidRPr="004A7367" w:rsidRDefault="004A7367" w:rsidP="004A7367">
            <w:pPr>
              <w:jc w:val="center"/>
              <w:rPr>
                <w:rFonts w:cs="B Lotus"/>
                <w:sz w:val="28"/>
                <w:szCs w:val="28"/>
                <w:rtl/>
              </w:rPr>
            </w:pPr>
            <w:r w:rsidRPr="004A7367">
              <w:rPr>
                <w:rFonts w:cs="B Lotus"/>
                <w:rtl/>
              </w:rPr>
              <w:t>7</w:t>
            </w:r>
          </w:p>
        </w:tc>
        <w:tc>
          <w:tcPr>
            <w:tcW w:w="1803" w:type="dxa"/>
          </w:tcPr>
          <w:p w14:paraId="2F6A1FB4" w14:textId="014BBE93"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4D43682F" w14:textId="77777777" w:rsidTr="00372823">
        <w:tc>
          <w:tcPr>
            <w:tcW w:w="1803" w:type="dxa"/>
          </w:tcPr>
          <w:p w14:paraId="0E736AC6" w14:textId="77777777" w:rsidR="004A7367" w:rsidRPr="004A7367" w:rsidRDefault="004A7367" w:rsidP="004A7367">
            <w:pPr>
              <w:pStyle w:val="ListParagraph"/>
              <w:numPr>
                <w:ilvl w:val="0"/>
                <w:numId w:val="63"/>
              </w:numPr>
              <w:bidi/>
              <w:jc w:val="center"/>
              <w:rPr>
                <w:rFonts w:cs="B Lotus"/>
                <w:rtl/>
              </w:rPr>
            </w:pPr>
          </w:p>
        </w:tc>
        <w:tc>
          <w:tcPr>
            <w:tcW w:w="1803" w:type="dxa"/>
          </w:tcPr>
          <w:p w14:paraId="10A913CB" w14:textId="51DACE5E" w:rsidR="004A7367" w:rsidRPr="004A7367" w:rsidRDefault="004A7367" w:rsidP="004A7367">
            <w:pPr>
              <w:jc w:val="center"/>
              <w:rPr>
                <w:rFonts w:cs="B Lotus"/>
                <w:sz w:val="28"/>
                <w:szCs w:val="28"/>
                <w:rtl/>
              </w:rPr>
            </w:pPr>
            <w:r w:rsidRPr="004A7367">
              <w:rPr>
                <w:rFonts w:cs="B Lotus"/>
                <w:rtl/>
              </w:rPr>
              <w:t>123</w:t>
            </w:r>
          </w:p>
        </w:tc>
        <w:tc>
          <w:tcPr>
            <w:tcW w:w="1803" w:type="dxa"/>
          </w:tcPr>
          <w:p w14:paraId="41691E33" w14:textId="522BBDA1" w:rsidR="004A7367" w:rsidRPr="004A7367" w:rsidRDefault="004A7367" w:rsidP="004A7367">
            <w:pPr>
              <w:jc w:val="center"/>
              <w:rPr>
                <w:rFonts w:cs="B Lotus"/>
                <w:sz w:val="28"/>
                <w:szCs w:val="28"/>
                <w:rtl/>
              </w:rPr>
            </w:pPr>
            <w:r w:rsidRPr="004A7367">
              <w:rPr>
                <w:rFonts w:cs="B Lotus" w:hint="cs"/>
                <w:rtl/>
              </w:rPr>
              <w:t>بندر</w:t>
            </w:r>
            <w:r w:rsidRPr="004A7367">
              <w:rPr>
                <w:rFonts w:cs="B Lotus"/>
                <w:rtl/>
              </w:rPr>
              <w:t xml:space="preserve"> </w:t>
            </w:r>
            <w:r w:rsidRPr="004A7367">
              <w:rPr>
                <w:rFonts w:cs="B Lotus" w:hint="cs"/>
                <w:rtl/>
              </w:rPr>
              <w:t>دیر</w:t>
            </w:r>
          </w:p>
        </w:tc>
        <w:tc>
          <w:tcPr>
            <w:tcW w:w="1803" w:type="dxa"/>
          </w:tcPr>
          <w:p w14:paraId="78B860FE" w14:textId="7316B409" w:rsidR="004A7367" w:rsidRPr="004A7367" w:rsidRDefault="004A7367" w:rsidP="004A7367">
            <w:pPr>
              <w:jc w:val="center"/>
              <w:rPr>
                <w:rFonts w:cs="B Lotus"/>
                <w:sz w:val="28"/>
                <w:szCs w:val="28"/>
                <w:rtl/>
              </w:rPr>
            </w:pPr>
            <w:r w:rsidRPr="004A7367">
              <w:rPr>
                <w:rFonts w:cs="B Lotus"/>
                <w:rtl/>
              </w:rPr>
              <w:t>7</w:t>
            </w:r>
          </w:p>
        </w:tc>
        <w:tc>
          <w:tcPr>
            <w:tcW w:w="1803" w:type="dxa"/>
          </w:tcPr>
          <w:p w14:paraId="546DE1A4" w14:textId="4905A259"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1DB5E22E" w14:textId="77777777" w:rsidTr="00372823">
        <w:tc>
          <w:tcPr>
            <w:tcW w:w="1803" w:type="dxa"/>
          </w:tcPr>
          <w:p w14:paraId="68FC531F" w14:textId="77777777" w:rsidR="004A7367" w:rsidRPr="004A7367" w:rsidRDefault="004A7367" w:rsidP="004A7367">
            <w:pPr>
              <w:pStyle w:val="ListParagraph"/>
              <w:numPr>
                <w:ilvl w:val="0"/>
                <w:numId w:val="63"/>
              </w:numPr>
              <w:bidi/>
              <w:jc w:val="center"/>
              <w:rPr>
                <w:rFonts w:cs="B Lotus"/>
                <w:rtl/>
              </w:rPr>
            </w:pPr>
          </w:p>
        </w:tc>
        <w:tc>
          <w:tcPr>
            <w:tcW w:w="1803" w:type="dxa"/>
          </w:tcPr>
          <w:p w14:paraId="2E009FBA" w14:textId="78320B84" w:rsidR="004A7367" w:rsidRPr="004A7367" w:rsidRDefault="004A7367" w:rsidP="004A7367">
            <w:pPr>
              <w:jc w:val="center"/>
              <w:rPr>
                <w:rFonts w:cs="B Lotus"/>
                <w:sz w:val="28"/>
                <w:szCs w:val="28"/>
                <w:rtl/>
              </w:rPr>
            </w:pPr>
            <w:r w:rsidRPr="004A7367">
              <w:rPr>
                <w:rFonts w:cs="B Lotus"/>
                <w:rtl/>
              </w:rPr>
              <w:t>124</w:t>
            </w:r>
          </w:p>
        </w:tc>
        <w:tc>
          <w:tcPr>
            <w:tcW w:w="1803" w:type="dxa"/>
          </w:tcPr>
          <w:p w14:paraId="68FC7570" w14:textId="32F0C954" w:rsidR="004A7367" w:rsidRPr="004A7367" w:rsidRDefault="004A7367" w:rsidP="004A7367">
            <w:pPr>
              <w:jc w:val="center"/>
              <w:rPr>
                <w:rFonts w:cs="B Lotus"/>
                <w:sz w:val="28"/>
                <w:szCs w:val="28"/>
                <w:rtl/>
              </w:rPr>
            </w:pPr>
            <w:r w:rsidRPr="004A7367">
              <w:rPr>
                <w:rFonts w:cs="B Lotus" w:hint="cs"/>
                <w:rtl/>
              </w:rPr>
              <w:t>دشتستان</w:t>
            </w:r>
          </w:p>
        </w:tc>
        <w:tc>
          <w:tcPr>
            <w:tcW w:w="1803" w:type="dxa"/>
          </w:tcPr>
          <w:p w14:paraId="383245D8" w14:textId="5A687774" w:rsidR="004A7367" w:rsidRPr="004A7367" w:rsidRDefault="004A7367" w:rsidP="004A7367">
            <w:pPr>
              <w:jc w:val="center"/>
              <w:rPr>
                <w:rFonts w:cs="B Lotus"/>
                <w:sz w:val="28"/>
                <w:szCs w:val="28"/>
                <w:rtl/>
              </w:rPr>
            </w:pPr>
            <w:r w:rsidRPr="004A7367">
              <w:rPr>
                <w:rFonts w:cs="B Lotus"/>
                <w:rtl/>
              </w:rPr>
              <w:t>7</w:t>
            </w:r>
          </w:p>
        </w:tc>
        <w:tc>
          <w:tcPr>
            <w:tcW w:w="1803" w:type="dxa"/>
          </w:tcPr>
          <w:p w14:paraId="7BAE487B" w14:textId="74BB721B"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410F677D" w14:textId="77777777" w:rsidTr="00372823">
        <w:tc>
          <w:tcPr>
            <w:tcW w:w="1803" w:type="dxa"/>
          </w:tcPr>
          <w:p w14:paraId="3113DDCE" w14:textId="77777777" w:rsidR="004A7367" w:rsidRPr="004A7367" w:rsidRDefault="004A7367" w:rsidP="004A7367">
            <w:pPr>
              <w:pStyle w:val="ListParagraph"/>
              <w:numPr>
                <w:ilvl w:val="0"/>
                <w:numId w:val="63"/>
              </w:numPr>
              <w:bidi/>
              <w:jc w:val="center"/>
              <w:rPr>
                <w:rFonts w:cs="B Lotus"/>
                <w:rtl/>
              </w:rPr>
            </w:pPr>
          </w:p>
        </w:tc>
        <w:tc>
          <w:tcPr>
            <w:tcW w:w="1803" w:type="dxa"/>
          </w:tcPr>
          <w:p w14:paraId="65B2CFC8" w14:textId="56157543" w:rsidR="004A7367" w:rsidRPr="004A7367" w:rsidRDefault="004A7367" w:rsidP="004A7367">
            <w:pPr>
              <w:jc w:val="center"/>
              <w:rPr>
                <w:rFonts w:cs="B Lotus"/>
                <w:sz w:val="28"/>
                <w:szCs w:val="28"/>
                <w:rtl/>
              </w:rPr>
            </w:pPr>
            <w:r w:rsidRPr="004A7367">
              <w:rPr>
                <w:rFonts w:cs="B Lotus"/>
                <w:rtl/>
              </w:rPr>
              <w:t>125</w:t>
            </w:r>
          </w:p>
        </w:tc>
        <w:tc>
          <w:tcPr>
            <w:tcW w:w="1803" w:type="dxa"/>
          </w:tcPr>
          <w:p w14:paraId="17DA1A07" w14:textId="10406422" w:rsidR="004A7367" w:rsidRPr="004A7367" w:rsidRDefault="004A7367" w:rsidP="004A7367">
            <w:pPr>
              <w:jc w:val="center"/>
              <w:rPr>
                <w:rFonts w:cs="B Lotus"/>
                <w:sz w:val="28"/>
                <w:szCs w:val="28"/>
                <w:rtl/>
              </w:rPr>
            </w:pPr>
            <w:r w:rsidRPr="004A7367">
              <w:rPr>
                <w:rFonts w:cs="B Lotus" w:hint="cs"/>
                <w:rtl/>
              </w:rPr>
              <w:t>دلوار</w:t>
            </w:r>
          </w:p>
        </w:tc>
        <w:tc>
          <w:tcPr>
            <w:tcW w:w="1803" w:type="dxa"/>
          </w:tcPr>
          <w:p w14:paraId="25254760" w14:textId="114E2932" w:rsidR="004A7367" w:rsidRPr="004A7367" w:rsidRDefault="004A7367" w:rsidP="004A7367">
            <w:pPr>
              <w:jc w:val="center"/>
              <w:rPr>
                <w:rFonts w:cs="B Lotus"/>
                <w:sz w:val="28"/>
                <w:szCs w:val="28"/>
                <w:rtl/>
              </w:rPr>
            </w:pPr>
            <w:r w:rsidRPr="004A7367">
              <w:rPr>
                <w:rFonts w:cs="B Lotus"/>
                <w:rtl/>
              </w:rPr>
              <w:t>7</w:t>
            </w:r>
          </w:p>
        </w:tc>
        <w:tc>
          <w:tcPr>
            <w:tcW w:w="1803" w:type="dxa"/>
          </w:tcPr>
          <w:p w14:paraId="222FF6A2" w14:textId="7E8F2985"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76313063" w14:textId="77777777" w:rsidTr="00372823">
        <w:tc>
          <w:tcPr>
            <w:tcW w:w="1803" w:type="dxa"/>
          </w:tcPr>
          <w:p w14:paraId="094307C1" w14:textId="77777777" w:rsidR="004A7367" w:rsidRPr="004A7367" w:rsidRDefault="004A7367" w:rsidP="004A7367">
            <w:pPr>
              <w:pStyle w:val="ListParagraph"/>
              <w:numPr>
                <w:ilvl w:val="0"/>
                <w:numId w:val="63"/>
              </w:numPr>
              <w:bidi/>
              <w:jc w:val="center"/>
              <w:rPr>
                <w:rFonts w:cs="B Lotus"/>
                <w:rtl/>
              </w:rPr>
            </w:pPr>
          </w:p>
        </w:tc>
        <w:tc>
          <w:tcPr>
            <w:tcW w:w="1803" w:type="dxa"/>
          </w:tcPr>
          <w:p w14:paraId="0701EBF3" w14:textId="5538C2A9" w:rsidR="004A7367" w:rsidRPr="004A7367" w:rsidRDefault="004A7367" w:rsidP="004A7367">
            <w:pPr>
              <w:jc w:val="center"/>
              <w:rPr>
                <w:rFonts w:cs="B Lotus"/>
                <w:sz w:val="28"/>
                <w:szCs w:val="28"/>
                <w:rtl/>
              </w:rPr>
            </w:pPr>
            <w:r w:rsidRPr="004A7367">
              <w:rPr>
                <w:rFonts w:cs="B Lotus"/>
                <w:rtl/>
              </w:rPr>
              <w:t>126</w:t>
            </w:r>
          </w:p>
        </w:tc>
        <w:tc>
          <w:tcPr>
            <w:tcW w:w="1803" w:type="dxa"/>
          </w:tcPr>
          <w:p w14:paraId="6FC56BF7" w14:textId="7D90A43C" w:rsidR="004A7367" w:rsidRPr="004A7367" w:rsidRDefault="004A7367" w:rsidP="004A7367">
            <w:pPr>
              <w:jc w:val="center"/>
              <w:rPr>
                <w:rFonts w:cs="B Lotus"/>
                <w:sz w:val="28"/>
                <w:szCs w:val="28"/>
                <w:rtl/>
              </w:rPr>
            </w:pPr>
            <w:r w:rsidRPr="004A7367">
              <w:rPr>
                <w:rFonts w:cs="B Lotus" w:hint="cs"/>
                <w:rtl/>
              </w:rPr>
              <w:t>کنگان</w:t>
            </w:r>
          </w:p>
        </w:tc>
        <w:tc>
          <w:tcPr>
            <w:tcW w:w="1803" w:type="dxa"/>
          </w:tcPr>
          <w:p w14:paraId="03CBE6C2" w14:textId="30F97FA5" w:rsidR="004A7367" w:rsidRPr="004A7367" w:rsidRDefault="004A7367" w:rsidP="004A7367">
            <w:pPr>
              <w:jc w:val="center"/>
              <w:rPr>
                <w:rFonts w:cs="B Lotus"/>
                <w:sz w:val="28"/>
                <w:szCs w:val="28"/>
                <w:rtl/>
              </w:rPr>
            </w:pPr>
            <w:r w:rsidRPr="004A7367">
              <w:rPr>
                <w:rFonts w:cs="B Lotus"/>
                <w:rtl/>
              </w:rPr>
              <w:t>7</w:t>
            </w:r>
          </w:p>
        </w:tc>
        <w:tc>
          <w:tcPr>
            <w:tcW w:w="1803" w:type="dxa"/>
          </w:tcPr>
          <w:p w14:paraId="4060560D" w14:textId="6EA29B81"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1AE50B84" w14:textId="77777777" w:rsidTr="00372823">
        <w:tc>
          <w:tcPr>
            <w:tcW w:w="1803" w:type="dxa"/>
          </w:tcPr>
          <w:p w14:paraId="201546A3" w14:textId="77777777" w:rsidR="004A7367" w:rsidRPr="004A7367" w:rsidRDefault="004A7367" w:rsidP="004A7367">
            <w:pPr>
              <w:pStyle w:val="ListParagraph"/>
              <w:numPr>
                <w:ilvl w:val="0"/>
                <w:numId w:val="63"/>
              </w:numPr>
              <w:bidi/>
              <w:jc w:val="center"/>
              <w:rPr>
                <w:rFonts w:cs="B Lotus"/>
                <w:rtl/>
              </w:rPr>
            </w:pPr>
          </w:p>
        </w:tc>
        <w:tc>
          <w:tcPr>
            <w:tcW w:w="1803" w:type="dxa"/>
          </w:tcPr>
          <w:p w14:paraId="581A450B" w14:textId="6F349766" w:rsidR="004A7367" w:rsidRPr="004A7367" w:rsidRDefault="004A7367" w:rsidP="004A7367">
            <w:pPr>
              <w:jc w:val="center"/>
              <w:rPr>
                <w:rFonts w:cs="B Lotus"/>
                <w:sz w:val="28"/>
                <w:szCs w:val="28"/>
                <w:rtl/>
              </w:rPr>
            </w:pPr>
            <w:r w:rsidRPr="004A7367">
              <w:rPr>
                <w:rFonts w:cs="B Lotus"/>
                <w:rtl/>
              </w:rPr>
              <w:t>127</w:t>
            </w:r>
          </w:p>
        </w:tc>
        <w:tc>
          <w:tcPr>
            <w:tcW w:w="1803" w:type="dxa"/>
          </w:tcPr>
          <w:p w14:paraId="02D7933D" w14:textId="4FA127DA" w:rsidR="004A7367" w:rsidRPr="004A7367" w:rsidRDefault="004A7367" w:rsidP="004A7367">
            <w:pPr>
              <w:jc w:val="center"/>
              <w:rPr>
                <w:rFonts w:cs="B Lotus"/>
                <w:sz w:val="28"/>
                <w:szCs w:val="28"/>
                <w:rtl/>
              </w:rPr>
            </w:pPr>
            <w:r w:rsidRPr="004A7367">
              <w:rPr>
                <w:rFonts w:cs="B Lotus" w:hint="cs"/>
                <w:rtl/>
              </w:rPr>
              <w:t>دیلم</w:t>
            </w:r>
          </w:p>
        </w:tc>
        <w:tc>
          <w:tcPr>
            <w:tcW w:w="1803" w:type="dxa"/>
          </w:tcPr>
          <w:p w14:paraId="23382F47" w14:textId="7482C383" w:rsidR="004A7367" w:rsidRPr="004A7367" w:rsidRDefault="004A7367" w:rsidP="004A7367">
            <w:pPr>
              <w:jc w:val="center"/>
              <w:rPr>
                <w:rFonts w:cs="B Lotus"/>
                <w:sz w:val="28"/>
                <w:szCs w:val="28"/>
                <w:rtl/>
              </w:rPr>
            </w:pPr>
            <w:r w:rsidRPr="004A7367">
              <w:rPr>
                <w:rFonts w:cs="B Lotus"/>
                <w:rtl/>
              </w:rPr>
              <w:t>7</w:t>
            </w:r>
          </w:p>
        </w:tc>
        <w:tc>
          <w:tcPr>
            <w:tcW w:w="1803" w:type="dxa"/>
          </w:tcPr>
          <w:p w14:paraId="3D7A7F67" w14:textId="57937951"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08D05434" w14:textId="77777777" w:rsidTr="00372823">
        <w:tc>
          <w:tcPr>
            <w:tcW w:w="1803" w:type="dxa"/>
          </w:tcPr>
          <w:p w14:paraId="19F3EBE8" w14:textId="77777777" w:rsidR="004A7367" w:rsidRPr="004A7367" w:rsidRDefault="004A7367" w:rsidP="004A7367">
            <w:pPr>
              <w:pStyle w:val="ListParagraph"/>
              <w:numPr>
                <w:ilvl w:val="0"/>
                <w:numId w:val="63"/>
              </w:numPr>
              <w:bidi/>
              <w:jc w:val="center"/>
              <w:rPr>
                <w:rFonts w:cs="B Lotus"/>
                <w:rtl/>
              </w:rPr>
            </w:pPr>
          </w:p>
        </w:tc>
        <w:tc>
          <w:tcPr>
            <w:tcW w:w="1803" w:type="dxa"/>
          </w:tcPr>
          <w:p w14:paraId="5FF78C8F" w14:textId="4FA1F4A9" w:rsidR="004A7367" w:rsidRPr="004A7367" w:rsidRDefault="004A7367" w:rsidP="004A7367">
            <w:pPr>
              <w:jc w:val="center"/>
              <w:rPr>
                <w:rFonts w:cs="B Lotus"/>
                <w:sz w:val="28"/>
                <w:szCs w:val="28"/>
                <w:rtl/>
              </w:rPr>
            </w:pPr>
            <w:r w:rsidRPr="004A7367">
              <w:rPr>
                <w:rFonts w:cs="B Lotus"/>
                <w:rtl/>
              </w:rPr>
              <w:t>128</w:t>
            </w:r>
          </w:p>
        </w:tc>
        <w:tc>
          <w:tcPr>
            <w:tcW w:w="1803" w:type="dxa"/>
          </w:tcPr>
          <w:p w14:paraId="36D84056" w14:textId="1333E83D" w:rsidR="004A7367" w:rsidRPr="004A7367" w:rsidRDefault="004A7367" w:rsidP="004A7367">
            <w:pPr>
              <w:jc w:val="center"/>
              <w:rPr>
                <w:rFonts w:cs="B Lotus"/>
                <w:sz w:val="28"/>
                <w:szCs w:val="28"/>
                <w:rtl/>
              </w:rPr>
            </w:pPr>
            <w:r w:rsidRPr="004A7367">
              <w:rPr>
                <w:rFonts w:cs="B Lotus" w:hint="cs"/>
                <w:rtl/>
              </w:rPr>
              <w:t>دشتی</w:t>
            </w:r>
            <w:r w:rsidRPr="004A7367">
              <w:rPr>
                <w:rFonts w:cs="B Lotus"/>
                <w:rtl/>
              </w:rPr>
              <w:t>(</w:t>
            </w:r>
            <w:r w:rsidRPr="004A7367">
              <w:rPr>
                <w:rFonts w:cs="B Lotus" w:hint="cs"/>
                <w:rtl/>
              </w:rPr>
              <w:t>خورموج</w:t>
            </w:r>
            <w:r w:rsidRPr="004A7367">
              <w:rPr>
                <w:rFonts w:cs="B Lotus"/>
                <w:rtl/>
              </w:rPr>
              <w:t>)</w:t>
            </w:r>
          </w:p>
        </w:tc>
        <w:tc>
          <w:tcPr>
            <w:tcW w:w="1803" w:type="dxa"/>
          </w:tcPr>
          <w:p w14:paraId="2128FCC9" w14:textId="496134C4" w:rsidR="004A7367" w:rsidRPr="004A7367" w:rsidRDefault="004A7367" w:rsidP="004A7367">
            <w:pPr>
              <w:jc w:val="center"/>
              <w:rPr>
                <w:rFonts w:cs="B Lotus"/>
                <w:sz w:val="28"/>
                <w:szCs w:val="28"/>
                <w:rtl/>
              </w:rPr>
            </w:pPr>
            <w:r w:rsidRPr="004A7367">
              <w:rPr>
                <w:rFonts w:cs="B Lotus"/>
                <w:rtl/>
              </w:rPr>
              <w:t>7</w:t>
            </w:r>
          </w:p>
        </w:tc>
        <w:tc>
          <w:tcPr>
            <w:tcW w:w="1803" w:type="dxa"/>
          </w:tcPr>
          <w:p w14:paraId="3C7660D2" w14:textId="31321D6B"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029E4509" w14:textId="77777777" w:rsidTr="00372823">
        <w:tc>
          <w:tcPr>
            <w:tcW w:w="1803" w:type="dxa"/>
          </w:tcPr>
          <w:p w14:paraId="52A7100B" w14:textId="77777777" w:rsidR="004A7367" w:rsidRPr="004A7367" w:rsidRDefault="004A7367" w:rsidP="004A7367">
            <w:pPr>
              <w:pStyle w:val="ListParagraph"/>
              <w:numPr>
                <w:ilvl w:val="0"/>
                <w:numId w:val="63"/>
              </w:numPr>
              <w:bidi/>
              <w:jc w:val="center"/>
              <w:rPr>
                <w:rFonts w:cs="B Lotus"/>
                <w:rtl/>
              </w:rPr>
            </w:pPr>
          </w:p>
        </w:tc>
        <w:tc>
          <w:tcPr>
            <w:tcW w:w="1803" w:type="dxa"/>
          </w:tcPr>
          <w:p w14:paraId="3B3B025E" w14:textId="6A9F6005" w:rsidR="004A7367" w:rsidRPr="004A7367" w:rsidRDefault="004A7367" w:rsidP="004A7367">
            <w:pPr>
              <w:jc w:val="center"/>
              <w:rPr>
                <w:rFonts w:cs="B Lotus"/>
                <w:sz w:val="28"/>
                <w:szCs w:val="28"/>
                <w:rtl/>
              </w:rPr>
            </w:pPr>
            <w:r w:rsidRPr="004A7367">
              <w:rPr>
                <w:rFonts w:cs="B Lotus"/>
                <w:rtl/>
              </w:rPr>
              <w:t>129</w:t>
            </w:r>
          </w:p>
        </w:tc>
        <w:tc>
          <w:tcPr>
            <w:tcW w:w="1803" w:type="dxa"/>
          </w:tcPr>
          <w:p w14:paraId="61D6A1D2" w14:textId="7F338AF6" w:rsidR="004A7367" w:rsidRPr="004A7367" w:rsidRDefault="004A7367" w:rsidP="004A7367">
            <w:pPr>
              <w:jc w:val="center"/>
              <w:rPr>
                <w:rFonts w:cs="B Lotus"/>
                <w:sz w:val="28"/>
                <w:szCs w:val="28"/>
                <w:rtl/>
              </w:rPr>
            </w:pPr>
            <w:r w:rsidRPr="004A7367">
              <w:rPr>
                <w:rFonts w:cs="B Lotus" w:hint="cs"/>
                <w:rtl/>
              </w:rPr>
              <w:t>اهرم</w:t>
            </w:r>
          </w:p>
        </w:tc>
        <w:tc>
          <w:tcPr>
            <w:tcW w:w="1803" w:type="dxa"/>
          </w:tcPr>
          <w:p w14:paraId="020ACEAF" w14:textId="7766F5D3" w:rsidR="004A7367" w:rsidRPr="004A7367" w:rsidRDefault="004A7367" w:rsidP="004A7367">
            <w:pPr>
              <w:jc w:val="center"/>
              <w:rPr>
                <w:rFonts w:cs="B Lotus"/>
                <w:sz w:val="28"/>
                <w:szCs w:val="28"/>
                <w:rtl/>
              </w:rPr>
            </w:pPr>
            <w:r w:rsidRPr="004A7367">
              <w:rPr>
                <w:rFonts w:cs="B Lotus"/>
                <w:rtl/>
              </w:rPr>
              <w:t>7</w:t>
            </w:r>
          </w:p>
        </w:tc>
        <w:tc>
          <w:tcPr>
            <w:tcW w:w="1803" w:type="dxa"/>
          </w:tcPr>
          <w:p w14:paraId="73A7B76F" w14:textId="43F1A699"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6E07F0DE" w14:textId="77777777" w:rsidTr="00372823">
        <w:tc>
          <w:tcPr>
            <w:tcW w:w="1803" w:type="dxa"/>
          </w:tcPr>
          <w:p w14:paraId="41FBD9C7" w14:textId="77777777" w:rsidR="004A7367" w:rsidRPr="004A7367" w:rsidRDefault="004A7367" w:rsidP="004A7367">
            <w:pPr>
              <w:pStyle w:val="ListParagraph"/>
              <w:numPr>
                <w:ilvl w:val="0"/>
                <w:numId w:val="63"/>
              </w:numPr>
              <w:bidi/>
              <w:jc w:val="center"/>
              <w:rPr>
                <w:rFonts w:cs="B Lotus"/>
                <w:rtl/>
              </w:rPr>
            </w:pPr>
          </w:p>
        </w:tc>
        <w:tc>
          <w:tcPr>
            <w:tcW w:w="1803" w:type="dxa"/>
          </w:tcPr>
          <w:p w14:paraId="0CCB1BBA" w14:textId="28911AAB" w:rsidR="004A7367" w:rsidRPr="004A7367" w:rsidRDefault="004A7367" w:rsidP="004A7367">
            <w:pPr>
              <w:jc w:val="center"/>
              <w:rPr>
                <w:rFonts w:cs="B Lotus"/>
                <w:sz w:val="28"/>
                <w:szCs w:val="28"/>
                <w:rtl/>
              </w:rPr>
            </w:pPr>
            <w:r w:rsidRPr="004A7367">
              <w:rPr>
                <w:rFonts w:cs="B Lotus"/>
                <w:rtl/>
              </w:rPr>
              <w:t>130</w:t>
            </w:r>
          </w:p>
        </w:tc>
        <w:tc>
          <w:tcPr>
            <w:tcW w:w="1803" w:type="dxa"/>
          </w:tcPr>
          <w:p w14:paraId="66F35D8D" w14:textId="61B8D8DA" w:rsidR="004A7367" w:rsidRPr="004A7367" w:rsidRDefault="004A7367" w:rsidP="004A7367">
            <w:pPr>
              <w:jc w:val="center"/>
              <w:rPr>
                <w:rFonts w:cs="B Lotus"/>
                <w:sz w:val="28"/>
                <w:szCs w:val="28"/>
                <w:rtl/>
              </w:rPr>
            </w:pPr>
            <w:r w:rsidRPr="004A7367">
              <w:rPr>
                <w:rFonts w:cs="B Lotus" w:hint="cs"/>
                <w:rtl/>
              </w:rPr>
              <w:t>جزیره</w:t>
            </w:r>
            <w:r w:rsidRPr="004A7367">
              <w:rPr>
                <w:rFonts w:cs="B Lotus"/>
                <w:rtl/>
              </w:rPr>
              <w:t xml:space="preserve"> </w:t>
            </w:r>
            <w:r w:rsidRPr="004A7367">
              <w:rPr>
                <w:rFonts w:cs="B Lotus" w:hint="cs"/>
                <w:rtl/>
              </w:rPr>
              <w:t>خارک</w:t>
            </w:r>
          </w:p>
        </w:tc>
        <w:tc>
          <w:tcPr>
            <w:tcW w:w="1803" w:type="dxa"/>
          </w:tcPr>
          <w:p w14:paraId="2158D6C9" w14:textId="0B640F05" w:rsidR="004A7367" w:rsidRPr="004A7367" w:rsidRDefault="004A7367" w:rsidP="004A7367">
            <w:pPr>
              <w:jc w:val="center"/>
              <w:rPr>
                <w:rFonts w:cs="B Lotus"/>
                <w:sz w:val="28"/>
                <w:szCs w:val="28"/>
                <w:rtl/>
              </w:rPr>
            </w:pPr>
            <w:r w:rsidRPr="004A7367">
              <w:rPr>
                <w:rFonts w:cs="B Lotus"/>
                <w:rtl/>
              </w:rPr>
              <w:t>7</w:t>
            </w:r>
          </w:p>
        </w:tc>
        <w:tc>
          <w:tcPr>
            <w:tcW w:w="1803" w:type="dxa"/>
          </w:tcPr>
          <w:p w14:paraId="6834AF24" w14:textId="18A0F4E8"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6137C6F9" w14:textId="77777777" w:rsidTr="00372823">
        <w:tc>
          <w:tcPr>
            <w:tcW w:w="1803" w:type="dxa"/>
          </w:tcPr>
          <w:p w14:paraId="72CAD581" w14:textId="77777777" w:rsidR="004A7367" w:rsidRPr="004A7367" w:rsidRDefault="004A7367" w:rsidP="004A7367">
            <w:pPr>
              <w:pStyle w:val="ListParagraph"/>
              <w:numPr>
                <w:ilvl w:val="0"/>
                <w:numId w:val="63"/>
              </w:numPr>
              <w:bidi/>
              <w:jc w:val="center"/>
              <w:rPr>
                <w:rFonts w:cs="B Lotus"/>
                <w:rtl/>
              </w:rPr>
            </w:pPr>
          </w:p>
        </w:tc>
        <w:tc>
          <w:tcPr>
            <w:tcW w:w="1803" w:type="dxa"/>
          </w:tcPr>
          <w:p w14:paraId="41B06903" w14:textId="71E023B2" w:rsidR="004A7367" w:rsidRPr="004A7367" w:rsidRDefault="004A7367" w:rsidP="004A7367">
            <w:pPr>
              <w:jc w:val="center"/>
              <w:rPr>
                <w:rFonts w:cs="B Lotus"/>
                <w:sz w:val="28"/>
                <w:szCs w:val="28"/>
                <w:rtl/>
              </w:rPr>
            </w:pPr>
            <w:r w:rsidRPr="004A7367">
              <w:rPr>
                <w:rFonts w:cs="B Lotus"/>
                <w:rtl/>
              </w:rPr>
              <w:t>131</w:t>
            </w:r>
          </w:p>
        </w:tc>
        <w:tc>
          <w:tcPr>
            <w:tcW w:w="1803" w:type="dxa"/>
          </w:tcPr>
          <w:p w14:paraId="27B97561" w14:textId="3EC66571" w:rsidR="004A7367" w:rsidRPr="004A7367" w:rsidRDefault="004A7367" w:rsidP="004A7367">
            <w:pPr>
              <w:jc w:val="center"/>
              <w:rPr>
                <w:rFonts w:cs="B Lotus"/>
                <w:sz w:val="28"/>
                <w:szCs w:val="28"/>
                <w:rtl/>
              </w:rPr>
            </w:pPr>
            <w:r w:rsidRPr="004A7367">
              <w:rPr>
                <w:rFonts w:cs="B Lotus" w:hint="cs"/>
                <w:rtl/>
              </w:rPr>
              <w:t>خورموج</w:t>
            </w:r>
          </w:p>
        </w:tc>
        <w:tc>
          <w:tcPr>
            <w:tcW w:w="1803" w:type="dxa"/>
          </w:tcPr>
          <w:p w14:paraId="10D8C330" w14:textId="5C2E6A9A" w:rsidR="004A7367" w:rsidRPr="004A7367" w:rsidRDefault="004A7367" w:rsidP="004A7367">
            <w:pPr>
              <w:jc w:val="center"/>
              <w:rPr>
                <w:rFonts w:cs="B Lotus"/>
                <w:sz w:val="28"/>
                <w:szCs w:val="28"/>
                <w:rtl/>
              </w:rPr>
            </w:pPr>
            <w:r w:rsidRPr="004A7367">
              <w:rPr>
                <w:rFonts w:cs="B Lotus"/>
                <w:rtl/>
              </w:rPr>
              <w:t>7</w:t>
            </w:r>
          </w:p>
        </w:tc>
        <w:tc>
          <w:tcPr>
            <w:tcW w:w="1803" w:type="dxa"/>
          </w:tcPr>
          <w:p w14:paraId="66C4BDB6" w14:textId="7BBC8BE1"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0161EDBE" w14:textId="77777777" w:rsidTr="00372823">
        <w:tc>
          <w:tcPr>
            <w:tcW w:w="1803" w:type="dxa"/>
          </w:tcPr>
          <w:p w14:paraId="0E10FA60" w14:textId="77777777" w:rsidR="004A7367" w:rsidRPr="004A7367" w:rsidRDefault="004A7367" w:rsidP="004A7367">
            <w:pPr>
              <w:pStyle w:val="ListParagraph"/>
              <w:numPr>
                <w:ilvl w:val="0"/>
                <w:numId w:val="63"/>
              </w:numPr>
              <w:bidi/>
              <w:jc w:val="center"/>
              <w:rPr>
                <w:rFonts w:cs="B Lotus"/>
                <w:rtl/>
              </w:rPr>
            </w:pPr>
          </w:p>
        </w:tc>
        <w:tc>
          <w:tcPr>
            <w:tcW w:w="1803" w:type="dxa"/>
          </w:tcPr>
          <w:p w14:paraId="33D93C0A" w14:textId="0B4F3333" w:rsidR="004A7367" w:rsidRPr="004A7367" w:rsidRDefault="004A7367" w:rsidP="004A7367">
            <w:pPr>
              <w:jc w:val="center"/>
              <w:rPr>
                <w:rFonts w:cs="B Lotus"/>
                <w:sz w:val="28"/>
                <w:szCs w:val="28"/>
                <w:rtl/>
              </w:rPr>
            </w:pPr>
            <w:r w:rsidRPr="004A7367">
              <w:rPr>
                <w:rFonts w:cs="B Lotus"/>
                <w:rtl/>
              </w:rPr>
              <w:t>132</w:t>
            </w:r>
          </w:p>
        </w:tc>
        <w:tc>
          <w:tcPr>
            <w:tcW w:w="1803" w:type="dxa"/>
          </w:tcPr>
          <w:p w14:paraId="2FE10F98" w14:textId="786BD3C3" w:rsidR="004A7367" w:rsidRPr="004A7367" w:rsidRDefault="004A7367" w:rsidP="004A7367">
            <w:pPr>
              <w:jc w:val="center"/>
              <w:rPr>
                <w:rFonts w:cs="B Lotus"/>
                <w:sz w:val="28"/>
                <w:szCs w:val="28"/>
                <w:rtl/>
              </w:rPr>
            </w:pPr>
            <w:r w:rsidRPr="004A7367">
              <w:rPr>
                <w:rFonts w:cs="B Lotus" w:hint="cs"/>
                <w:rtl/>
              </w:rPr>
              <w:t>آب</w:t>
            </w:r>
            <w:r w:rsidRPr="004A7367">
              <w:rPr>
                <w:rFonts w:cs="B Lotus"/>
                <w:rtl/>
              </w:rPr>
              <w:t xml:space="preserve"> </w:t>
            </w:r>
            <w:r w:rsidRPr="004A7367">
              <w:rPr>
                <w:rFonts w:cs="B Lotus" w:hint="cs"/>
                <w:rtl/>
              </w:rPr>
              <w:t>پخش</w:t>
            </w:r>
          </w:p>
        </w:tc>
        <w:tc>
          <w:tcPr>
            <w:tcW w:w="1803" w:type="dxa"/>
          </w:tcPr>
          <w:p w14:paraId="68200A64" w14:textId="5BA7CE6F" w:rsidR="004A7367" w:rsidRPr="004A7367" w:rsidRDefault="004A7367" w:rsidP="004A7367">
            <w:pPr>
              <w:jc w:val="center"/>
              <w:rPr>
                <w:rFonts w:cs="B Lotus"/>
                <w:sz w:val="28"/>
                <w:szCs w:val="28"/>
                <w:rtl/>
              </w:rPr>
            </w:pPr>
            <w:r w:rsidRPr="004A7367">
              <w:rPr>
                <w:rFonts w:cs="B Lotus"/>
                <w:rtl/>
              </w:rPr>
              <w:t>7</w:t>
            </w:r>
          </w:p>
        </w:tc>
        <w:tc>
          <w:tcPr>
            <w:tcW w:w="1803" w:type="dxa"/>
          </w:tcPr>
          <w:p w14:paraId="303B85CE" w14:textId="4FA7560F"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789F8DB8" w14:textId="77777777" w:rsidTr="00372823">
        <w:tc>
          <w:tcPr>
            <w:tcW w:w="1803" w:type="dxa"/>
          </w:tcPr>
          <w:p w14:paraId="126C3E42" w14:textId="77777777" w:rsidR="004A7367" w:rsidRPr="004A7367" w:rsidRDefault="004A7367" w:rsidP="004A7367">
            <w:pPr>
              <w:pStyle w:val="ListParagraph"/>
              <w:numPr>
                <w:ilvl w:val="0"/>
                <w:numId w:val="63"/>
              </w:numPr>
              <w:bidi/>
              <w:jc w:val="center"/>
              <w:rPr>
                <w:rFonts w:cs="B Lotus"/>
                <w:rtl/>
              </w:rPr>
            </w:pPr>
          </w:p>
        </w:tc>
        <w:tc>
          <w:tcPr>
            <w:tcW w:w="1803" w:type="dxa"/>
          </w:tcPr>
          <w:p w14:paraId="24EA316C" w14:textId="619D6034" w:rsidR="004A7367" w:rsidRPr="004A7367" w:rsidRDefault="004A7367" w:rsidP="004A7367">
            <w:pPr>
              <w:jc w:val="center"/>
              <w:rPr>
                <w:rFonts w:cs="B Lotus"/>
                <w:sz w:val="28"/>
                <w:szCs w:val="28"/>
                <w:rtl/>
              </w:rPr>
            </w:pPr>
            <w:r w:rsidRPr="004A7367">
              <w:rPr>
                <w:rFonts w:cs="B Lotus"/>
                <w:rtl/>
              </w:rPr>
              <w:t>133</w:t>
            </w:r>
          </w:p>
        </w:tc>
        <w:tc>
          <w:tcPr>
            <w:tcW w:w="1803" w:type="dxa"/>
          </w:tcPr>
          <w:p w14:paraId="4776B3D5" w14:textId="6D80942A" w:rsidR="004A7367" w:rsidRPr="004A7367" w:rsidRDefault="004A7367" w:rsidP="004A7367">
            <w:pPr>
              <w:jc w:val="center"/>
              <w:rPr>
                <w:rFonts w:cs="B Lotus"/>
                <w:sz w:val="28"/>
                <w:szCs w:val="28"/>
                <w:rtl/>
              </w:rPr>
            </w:pPr>
            <w:r w:rsidRPr="004A7367">
              <w:rPr>
                <w:rFonts w:cs="B Lotus" w:hint="cs"/>
                <w:rtl/>
              </w:rPr>
              <w:t>بندر</w:t>
            </w:r>
            <w:r w:rsidRPr="004A7367">
              <w:rPr>
                <w:rFonts w:cs="B Lotus"/>
                <w:rtl/>
              </w:rPr>
              <w:t xml:space="preserve"> </w:t>
            </w:r>
            <w:r w:rsidRPr="004A7367">
              <w:rPr>
                <w:rFonts w:cs="B Lotus" w:hint="cs"/>
                <w:rtl/>
              </w:rPr>
              <w:t>عسلویه</w:t>
            </w:r>
          </w:p>
        </w:tc>
        <w:tc>
          <w:tcPr>
            <w:tcW w:w="1803" w:type="dxa"/>
          </w:tcPr>
          <w:p w14:paraId="2FDDCF2E" w14:textId="78C0F0F6" w:rsidR="004A7367" w:rsidRPr="004A7367" w:rsidRDefault="004A7367" w:rsidP="004A7367">
            <w:pPr>
              <w:jc w:val="center"/>
              <w:rPr>
                <w:rFonts w:cs="B Lotus"/>
                <w:sz w:val="28"/>
                <w:szCs w:val="28"/>
                <w:rtl/>
              </w:rPr>
            </w:pPr>
            <w:r w:rsidRPr="004A7367">
              <w:rPr>
                <w:rFonts w:cs="B Lotus"/>
                <w:rtl/>
              </w:rPr>
              <w:t>7</w:t>
            </w:r>
          </w:p>
        </w:tc>
        <w:tc>
          <w:tcPr>
            <w:tcW w:w="1803" w:type="dxa"/>
          </w:tcPr>
          <w:p w14:paraId="6B61DCF1" w14:textId="1CE9082D"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04061A77" w14:textId="77777777" w:rsidTr="00372823">
        <w:tc>
          <w:tcPr>
            <w:tcW w:w="1803" w:type="dxa"/>
          </w:tcPr>
          <w:p w14:paraId="729BF8FD" w14:textId="77777777" w:rsidR="004A7367" w:rsidRPr="004A7367" w:rsidRDefault="004A7367" w:rsidP="004A7367">
            <w:pPr>
              <w:pStyle w:val="ListParagraph"/>
              <w:numPr>
                <w:ilvl w:val="0"/>
                <w:numId w:val="63"/>
              </w:numPr>
              <w:bidi/>
              <w:jc w:val="center"/>
              <w:rPr>
                <w:rFonts w:cs="B Lotus"/>
                <w:rtl/>
              </w:rPr>
            </w:pPr>
          </w:p>
        </w:tc>
        <w:tc>
          <w:tcPr>
            <w:tcW w:w="1803" w:type="dxa"/>
          </w:tcPr>
          <w:p w14:paraId="1C0CD377" w14:textId="32EB7519" w:rsidR="004A7367" w:rsidRPr="004A7367" w:rsidRDefault="004A7367" w:rsidP="004A7367">
            <w:pPr>
              <w:jc w:val="center"/>
              <w:rPr>
                <w:rFonts w:cs="B Lotus"/>
                <w:sz w:val="28"/>
                <w:szCs w:val="28"/>
                <w:rtl/>
              </w:rPr>
            </w:pPr>
            <w:r w:rsidRPr="004A7367">
              <w:rPr>
                <w:rFonts w:cs="B Lotus"/>
                <w:rtl/>
              </w:rPr>
              <w:t>134</w:t>
            </w:r>
          </w:p>
        </w:tc>
        <w:tc>
          <w:tcPr>
            <w:tcW w:w="1803" w:type="dxa"/>
          </w:tcPr>
          <w:p w14:paraId="33194D61" w14:textId="0DF81641" w:rsidR="004A7367" w:rsidRPr="004A7367" w:rsidRDefault="004A7367" w:rsidP="004A7367">
            <w:pPr>
              <w:jc w:val="center"/>
              <w:rPr>
                <w:rFonts w:cs="B Lotus"/>
                <w:sz w:val="28"/>
                <w:szCs w:val="28"/>
                <w:rtl/>
              </w:rPr>
            </w:pPr>
            <w:r w:rsidRPr="004A7367">
              <w:rPr>
                <w:rFonts w:cs="B Lotus" w:hint="cs"/>
                <w:rtl/>
              </w:rPr>
              <w:t>جم</w:t>
            </w:r>
          </w:p>
        </w:tc>
        <w:tc>
          <w:tcPr>
            <w:tcW w:w="1803" w:type="dxa"/>
          </w:tcPr>
          <w:p w14:paraId="6CBA5136" w14:textId="017A6ABF" w:rsidR="004A7367" w:rsidRPr="004A7367" w:rsidRDefault="004A7367" w:rsidP="004A7367">
            <w:pPr>
              <w:jc w:val="center"/>
              <w:rPr>
                <w:rFonts w:cs="B Lotus"/>
                <w:sz w:val="28"/>
                <w:szCs w:val="28"/>
                <w:rtl/>
              </w:rPr>
            </w:pPr>
            <w:r w:rsidRPr="004A7367">
              <w:rPr>
                <w:rFonts w:cs="B Lotus"/>
                <w:rtl/>
              </w:rPr>
              <w:t>7</w:t>
            </w:r>
          </w:p>
        </w:tc>
        <w:tc>
          <w:tcPr>
            <w:tcW w:w="1803" w:type="dxa"/>
          </w:tcPr>
          <w:p w14:paraId="42CA6FB1" w14:textId="505DDE87"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65CEA6D5" w14:textId="77777777" w:rsidTr="00372823">
        <w:tc>
          <w:tcPr>
            <w:tcW w:w="1803" w:type="dxa"/>
          </w:tcPr>
          <w:p w14:paraId="3170372F" w14:textId="77777777" w:rsidR="004A7367" w:rsidRPr="004A7367" w:rsidRDefault="004A7367" w:rsidP="004A7367">
            <w:pPr>
              <w:pStyle w:val="ListParagraph"/>
              <w:numPr>
                <w:ilvl w:val="0"/>
                <w:numId w:val="63"/>
              </w:numPr>
              <w:bidi/>
              <w:jc w:val="center"/>
              <w:rPr>
                <w:rFonts w:cs="B Lotus"/>
                <w:rtl/>
              </w:rPr>
            </w:pPr>
          </w:p>
        </w:tc>
        <w:tc>
          <w:tcPr>
            <w:tcW w:w="1803" w:type="dxa"/>
          </w:tcPr>
          <w:p w14:paraId="7931F469" w14:textId="3C2EC347" w:rsidR="004A7367" w:rsidRPr="004A7367" w:rsidRDefault="004A7367" w:rsidP="004A7367">
            <w:pPr>
              <w:jc w:val="center"/>
              <w:rPr>
                <w:rFonts w:cs="B Lotus"/>
                <w:sz w:val="28"/>
                <w:szCs w:val="28"/>
                <w:rtl/>
              </w:rPr>
            </w:pPr>
            <w:r w:rsidRPr="004A7367">
              <w:rPr>
                <w:rFonts w:cs="B Lotus"/>
                <w:rtl/>
              </w:rPr>
              <w:t>570</w:t>
            </w:r>
          </w:p>
        </w:tc>
        <w:tc>
          <w:tcPr>
            <w:tcW w:w="1803" w:type="dxa"/>
          </w:tcPr>
          <w:p w14:paraId="0C7A4E4B" w14:textId="69063EC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بندرکنگان‏</w:t>
            </w:r>
          </w:p>
        </w:tc>
        <w:tc>
          <w:tcPr>
            <w:tcW w:w="1803" w:type="dxa"/>
          </w:tcPr>
          <w:p w14:paraId="4B1A4752" w14:textId="2FA2424A" w:rsidR="004A7367" w:rsidRPr="004A7367" w:rsidRDefault="004A7367" w:rsidP="004A7367">
            <w:pPr>
              <w:jc w:val="center"/>
              <w:rPr>
                <w:rFonts w:cs="B Lotus"/>
                <w:sz w:val="28"/>
                <w:szCs w:val="28"/>
                <w:rtl/>
              </w:rPr>
            </w:pPr>
            <w:r w:rsidRPr="004A7367">
              <w:rPr>
                <w:rFonts w:cs="B Lotus"/>
                <w:rtl/>
              </w:rPr>
              <w:t>7</w:t>
            </w:r>
          </w:p>
        </w:tc>
        <w:tc>
          <w:tcPr>
            <w:tcW w:w="1803" w:type="dxa"/>
          </w:tcPr>
          <w:p w14:paraId="4A2EF7D8" w14:textId="7ED5D1FE"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46C882B4" w14:textId="77777777" w:rsidTr="00372823">
        <w:tc>
          <w:tcPr>
            <w:tcW w:w="1803" w:type="dxa"/>
          </w:tcPr>
          <w:p w14:paraId="157CA243" w14:textId="77777777" w:rsidR="004A7367" w:rsidRPr="004A7367" w:rsidRDefault="004A7367" w:rsidP="004A7367">
            <w:pPr>
              <w:pStyle w:val="ListParagraph"/>
              <w:numPr>
                <w:ilvl w:val="0"/>
                <w:numId w:val="63"/>
              </w:numPr>
              <w:bidi/>
              <w:jc w:val="center"/>
              <w:rPr>
                <w:rFonts w:cs="B Lotus"/>
                <w:rtl/>
              </w:rPr>
            </w:pPr>
          </w:p>
        </w:tc>
        <w:tc>
          <w:tcPr>
            <w:tcW w:w="1803" w:type="dxa"/>
          </w:tcPr>
          <w:p w14:paraId="43E335AF" w14:textId="6BE5F78E" w:rsidR="004A7367" w:rsidRPr="004A7367" w:rsidRDefault="004A7367" w:rsidP="004A7367">
            <w:pPr>
              <w:jc w:val="center"/>
              <w:rPr>
                <w:rFonts w:cs="B Lotus"/>
                <w:sz w:val="28"/>
                <w:szCs w:val="28"/>
                <w:rtl/>
              </w:rPr>
            </w:pPr>
            <w:r w:rsidRPr="004A7367">
              <w:rPr>
                <w:rFonts w:cs="B Lotus"/>
                <w:rtl/>
              </w:rPr>
              <w:t>571</w:t>
            </w:r>
          </w:p>
        </w:tc>
        <w:tc>
          <w:tcPr>
            <w:tcW w:w="1803" w:type="dxa"/>
          </w:tcPr>
          <w:p w14:paraId="7E8F6186" w14:textId="7056ED35"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خارک‏</w:t>
            </w:r>
          </w:p>
        </w:tc>
        <w:tc>
          <w:tcPr>
            <w:tcW w:w="1803" w:type="dxa"/>
          </w:tcPr>
          <w:p w14:paraId="5D9D418C" w14:textId="51D6F660" w:rsidR="004A7367" w:rsidRPr="004A7367" w:rsidRDefault="004A7367" w:rsidP="004A7367">
            <w:pPr>
              <w:jc w:val="center"/>
              <w:rPr>
                <w:rFonts w:cs="B Lotus"/>
                <w:sz w:val="28"/>
                <w:szCs w:val="28"/>
                <w:rtl/>
              </w:rPr>
            </w:pPr>
            <w:r w:rsidRPr="004A7367">
              <w:rPr>
                <w:rFonts w:cs="B Lotus"/>
                <w:rtl/>
              </w:rPr>
              <w:t>7</w:t>
            </w:r>
          </w:p>
        </w:tc>
        <w:tc>
          <w:tcPr>
            <w:tcW w:w="1803" w:type="dxa"/>
          </w:tcPr>
          <w:p w14:paraId="74E8790A" w14:textId="3EB69EE9"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1BF44630" w14:textId="77777777" w:rsidTr="00372823">
        <w:tc>
          <w:tcPr>
            <w:tcW w:w="1803" w:type="dxa"/>
          </w:tcPr>
          <w:p w14:paraId="17222E5D" w14:textId="77777777" w:rsidR="004A7367" w:rsidRPr="004A7367" w:rsidRDefault="004A7367" w:rsidP="004A7367">
            <w:pPr>
              <w:pStyle w:val="ListParagraph"/>
              <w:numPr>
                <w:ilvl w:val="0"/>
                <w:numId w:val="63"/>
              </w:numPr>
              <w:bidi/>
              <w:jc w:val="center"/>
              <w:rPr>
                <w:rFonts w:cs="B Lotus"/>
                <w:rtl/>
              </w:rPr>
            </w:pPr>
          </w:p>
        </w:tc>
        <w:tc>
          <w:tcPr>
            <w:tcW w:w="1803" w:type="dxa"/>
          </w:tcPr>
          <w:p w14:paraId="154AFFF8" w14:textId="7EFB28E8" w:rsidR="004A7367" w:rsidRPr="004A7367" w:rsidRDefault="004A7367" w:rsidP="004A7367">
            <w:pPr>
              <w:jc w:val="center"/>
              <w:rPr>
                <w:rFonts w:cs="B Lotus"/>
                <w:sz w:val="28"/>
                <w:szCs w:val="28"/>
                <w:rtl/>
              </w:rPr>
            </w:pPr>
            <w:r w:rsidRPr="004A7367">
              <w:rPr>
                <w:rFonts w:cs="B Lotus"/>
                <w:rtl/>
              </w:rPr>
              <w:t>572</w:t>
            </w:r>
          </w:p>
        </w:tc>
        <w:tc>
          <w:tcPr>
            <w:tcW w:w="1803" w:type="dxa"/>
          </w:tcPr>
          <w:p w14:paraId="794A98FE" w14:textId="045D4B70" w:rsidR="004A7367" w:rsidRPr="004A7367" w:rsidRDefault="004A7367" w:rsidP="004A7367">
            <w:pPr>
              <w:jc w:val="center"/>
              <w:rPr>
                <w:rFonts w:cs="B Lotus"/>
                <w:sz w:val="28"/>
                <w:szCs w:val="28"/>
                <w:rtl/>
              </w:rPr>
            </w:pPr>
            <w:r w:rsidRPr="004A7367">
              <w:rPr>
                <w:rFonts w:cs="B Lotus" w:hint="cs"/>
                <w:rtl/>
              </w:rPr>
              <w:t>سعداباد</w:t>
            </w:r>
          </w:p>
        </w:tc>
        <w:tc>
          <w:tcPr>
            <w:tcW w:w="1803" w:type="dxa"/>
          </w:tcPr>
          <w:p w14:paraId="3DDC488D" w14:textId="0A23C49C" w:rsidR="004A7367" w:rsidRPr="004A7367" w:rsidRDefault="004A7367" w:rsidP="004A7367">
            <w:pPr>
              <w:jc w:val="center"/>
              <w:rPr>
                <w:rFonts w:cs="B Lotus"/>
                <w:sz w:val="28"/>
                <w:szCs w:val="28"/>
                <w:rtl/>
              </w:rPr>
            </w:pPr>
            <w:r w:rsidRPr="004A7367">
              <w:rPr>
                <w:rFonts w:cs="B Lotus"/>
                <w:rtl/>
              </w:rPr>
              <w:t>7</w:t>
            </w:r>
          </w:p>
        </w:tc>
        <w:tc>
          <w:tcPr>
            <w:tcW w:w="1803" w:type="dxa"/>
          </w:tcPr>
          <w:p w14:paraId="46D821DD" w14:textId="193A3BA3"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2AFF8177" w14:textId="77777777" w:rsidTr="00372823">
        <w:tc>
          <w:tcPr>
            <w:tcW w:w="1803" w:type="dxa"/>
          </w:tcPr>
          <w:p w14:paraId="1F4C5651" w14:textId="77777777" w:rsidR="004A7367" w:rsidRPr="004A7367" w:rsidRDefault="004A7367" w:rsidP="004A7367">
            <w:pPr>
              <w:pStyle w:val="ListParagraph"/>
              <w:numPr>
                <w:ilvl w:val="0"/>
                <w:numId w:val="63"/>
              </w:numPr>
              <w:bidi/>
              <w:jc w:val="center"/>
              <w:rPr>
                <w:rFonts w:cs="B Lotus"/>
                <w:rtl/>
              </w:rPr>
            </w:pPr>
          </w:p>
        </w:tc>
        <w:tc>
          <w:tcPr>
            <w:tcW w:w="1803" w:type="dxa"/>
          </w:tcPr>
          <w:p w14:paraId="053567BF" w14:textId="6A0EA112" w:rsidR="004A7367" w:rsidRPr="004A7367" w:rsidRDefault="004A7367" w:rsidP="004A7367">
            <w:pPr>
              <w:jc w:val="center"/>
              <w:rPr>
                <w:rFonts w:cs="B Lotus"/>
                <w:sz w:val="28"/>
                <w:szCs w:val="28"/>
                <w:rtl/>
              </w:rPr>
            </w:pPr>
            <w:r w:rsidRPr="004A7367">
              <w:rPr>
                <w:rFonts w:cs="B Lotus"/>
                <w:rtl/>
              </w:rPr>
              <w:t>573</w:t>
            </w:r>
          </w:p>
        </w:tc>
        <w:tc>
          <w:tcPr>
            <w:tcW w:w="1803" w:type="dxa"/>
          </w:tcPr>
          <w:p w14:paraId="6CD9C8BA" w14:textId="4E462CF8"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شبانکاره‏</w:t>
            </w:r>
          </w:p>
        </w:tc>
        <w:tc>
          <w:tcPr>
            <w:tcW w:w="1803" w:type="dxa"/>
          </w:tcPr>
          <w:p w14:paraId="79F66634" w14:textId="7538027A" w:rsidR="004A7367" w:rsidRPr="004A7367" w:rsidRDefault="004A7367" w:rsidP="004A7367">
            <w:pPr>
              <w:jc w:val="center"/>
              <w:rPr>
                <w:rFonts w:cs="B Lotus"/>
                <w:sz w:val="28"/>
                <w:szCs w:val="28"/>
                <w:rtl/>
              </w:rPr>
            </w:pPr>
            <w:r w:rsidRPr="004A7367">
              <w:rPr>
                <w:rFonts w:cs="B Lotus"/>
                <w:rtl/>
              </w:rPr>
              <w:t>7</w:t>
            </w:r>
          </w:p>
        </w:tc>
        <w:tc>
          <w:tcPr>
            <w:tcW w:w="1803" w:type="dxa"/>
          </w:tcPr>
          <w:p w14:paraId="7CBBC29C" w14:textId="00C4011A"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79F9AE65" w14:textId="77777777" w:rsidTr="00372823">
        <w:tc>
          <w:tcPr>
            <w:tcW w:w="1803" w:type="dxa"/>
          </w:tcPr>
          <w:p w14:paraId="3DA87999" w14:textId="77777777" w:rsidR="004A7367" w:rsidRPr="004A7367" w:rsidRDefault="004A7367" w:rsidP="004A7367">
            <w:pPr>
              <w:pStyle w:val="ListParagraph"/>
              <w:numPr>
                <w:ilvl w:val="0"/>
                <w:numId w:val="63"/>
              </w:numPr>
              <w:bidi/>
              <w:jc w:val="center"/>
              <w:rPr>
                <w:rFonts w:cs="B Lotus"/>
                <w:rtl/>
              </w:rPr>
            </w:pPr>
          </w:p>
        </w:tc>
        <w:tc>
          <w:tcPr>
            <w:tcW w:w="1803" w:type="dxa"/>
          </w:tcPr>
          <w:p w14:paraId="27168601" w14:textId="7A6B02CE" w:rsidR="004A7367" w:rsidRPr="004A7367" w:rsidRDefault="004A7367" w:rsidP="004A7367">
            <w:pPr>
              <w:jc w:val="center"/>
              <w:rPr>
                <w:rFonts w:cs="B Lotus"/>
                <w:sz w:val="28"/>
                <w:szCs w:val="28"/>
                <w:rtl/>
              </w:rPr>
            </w:pPr>
            <w:r w:rsidRPr="004A7367">
              <w:rPr>
                <w:rFonts w:cs="B Lotus"/>
                <w:rtl/>
              </w:rPr>
              <w:t>574</w:t>
            </w:r>
          </w:p>
        </w:tc>
        <w:tc>
          <w:tcPr>
            <w:tcW w:w="1803" w:type="dxa"/>
          </w:tcPr>
          <w:p w14:paraId="261F8AB0" w14:textId="76579A2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کاکی‏</w:t>
            </w:r>
          </w:p>
        </w:tc>
        <w:tc>
          <w:tcPr>
            <w:tcW w:w="1803" w:type="dxa"/>
          </w:tcPr>
          <w:p w14:paraId="23184FDD" w14:textId="19C20FE8" w:rsidR="004A7367" w:rsidRPr="004A7367" w:rsidRDefault="004A7367" w:rsidP="004A7367">
            <w:pPr>
              <w:jc w:val="center"/>
              <w:rPr>
                <w:rFonts w:cs="B Lotus"/>
                <w:sz w:val="28"/>
                <w:szCs w:val="28"/>
                <w:rtl/>
              </w:rPr>
            </w:pPr>
            <w:r w:rsidRPr="004A7367">
              <w:rPr>
                <w:rFonts w:cs="B Lotus"/>
                <w:rtl/>
              </w:rPr>
              <w:t>7</w:t>
            </w:r>
          </w:p>
        </w:tc>
        <w:tc>
          <w:tcPr>
            <w:tcW w:w="1803" w:type="dxa"/>
          </w:tcPr>
          <w:p w14:paraId="76BCA786" w14:textId="44E8F83E"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1E81CC81" w14:textId="77777777" w:rsidTr="00372823">
        <w:tc>
          <w:tcPr>
            <w:tcW w:w="1803" w:type="dxa"/>
          </w:tcPr>
          <w:p w14:paraId="54CA14DE" w14:textId="77777777" w:rsidR="004A7367" w:rsidRPr="004A7367" w:rsidRDefault="004A7367" w:rsidP="004A7367">
            <w:pPr>
              <w:pStyle w:val="ListParagraph"/>
              <w:numPr>
                <w:ilvl w:val="0"/>
                <w:numId w:val="63"/>
              </w:numPr>
              <w:bidi/>
              <w:jc w:val="center"/>
              <w:rPr>
                <w:rFonts w:cs="B Lotus"/>
                <w:rtl/>
              </w:rPr>
            </w:pPr>
          </w:p>
        </w:tc>
        <w:tc>
          <w:tcPr>
            <w:tcW w:w="1803" w:type="dxa"/>
          </w:tcPr>
          <w:p w14:paraId="7AA4493B" w14:textId="38884EDF" w:rsidR="004A7367" w:rsidRPr="004A7367" w:rsidRDefault="004A7367" w:rsidP="004A7367">
            <w:pPr>
              <w:jc w:val="center"/>
              <w:rPr>
                <w:rFonts w:cs="B Lotus"/>
                <w:sz w:val="28"/>
                <w:szCs w:val="28"/>
                <w:rtl/>
              </w:rPr>
            </w:pPr>
            <w:r w:rsidRPr="004A7367">
              <w:rPr>
                <w:rFonts w:cs="B Lotus"/>
                <w:rtl/>
              </w:rPr>
              <w:t>575</w:t>
            </w:r>
          </w:p>
        </w:tc>
        <w:tc>
          <w:tcPr>
            <w:tcW w:w="1803" w:type="dxa"/>
          </w:tcPr>
          <w:p w14:paraId="0B9A560C" w14:textId="60468D83" w:rsidR="004A7367" w:rsidRPr="004A7367" w:rsidRDefault="004A7367" w:rsidP="004A7367">
            <w:pPr>
              <w:jc w:val="center"/>
              <w:rPr>
                <w:rFonts w:cs="B Lotus"/>
                <w:sz w:val="28"/>
                <w:szCs w:val="28"/>
                <w:rtl/>
              </w:rPr>
            </w:pPr>
            <w:r w:rsidRPr="004A7367">
              <w:rPr>
                <w:rFonts w:cs="B Lotus" w:hint="cs"/>
                <w:rtl/>
              </w:rPr>
              <w:t>ولایت</w:t>
            </w:r>
          </w:p>
        </w:tc>
        <w:tc>
          <w:tcPr>
            <w:tcW w:w="1803" w:type="dxa"/>
          </w:tcPr>
          <w:p w14:paraId="3AE3B658" w14:textId="0DAFC5E4" w:rsidR="004A7367" w:rsidRPr="004A7367" w:rsidRDefault="004A7367" w:rsidP="004A7367">
            <w:pPr>
              <w:jc w:val="center"/>
              <w:rPr>
                <w:rFonts w:cs="B Lotus"/>
                <w:sz w:val="28"/>
                <w:szCs w:val="28"/>
                <w:rtl/>
              </w:rPr>
            </w:pPr>
            <w:r w:rsidRPr="004A7367">
              <w:rPr>
                <w:rFonts w:cs="B Lotus"/>
                <w:rtl/>
              </w:rPr>
              <w:t>7</w:t>
            </w:r>
          </w:p>
        </w:tc>
        <w:tc>
          <w:tcPr>
            <w:tcW w:w="1803" w:type="dxa"/>
          </w:tcPr>
          <w:p w14:paraId="4CD71959" w14:textId="2B477380"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5B77D708" w14:textId="77777777" w:rsidTr="00372823">
        <w:tc>
          <w:tcPr>
            <w:tcW w:w="1803" w:type="dxa"/>
          </w:tcPr>
          <w:p w14:paraId="03CD9210" w14:textId="77777777" w:rsidR="004A7367" w:rsidRPr="004A7367" w:rsidRDefault="004A7367" w:rsidP="004A7367">
            <w:pPr>
              <w:pStyle w:val="ListParagraph"/>
              <w:numPr>
                <w:ilvl w:val="0"/>
                <w:numId w:val="63"/>
              </w:numPr>
              <w:bidi/>
              <w:jc w:val="center"/>
              <w:rPr>
                <w:rFonts w:cs="B Lotus"/>
                <w:rtl/>
              </w:rPr>
            </w:pPr>
          </w:p>
        </w:tc>
        <w:tc>
          <w:tcPr>
            <w:tcW w:w="1803" w:type="dxa"/>
          </w:tcPr>
          <w:p w14:paraId="748F4382" w14:textId="6F26CDC3" w:rsidR="004A7367" w:rsidRPr="004A7367" w:rsidRDefault="004A7367" w:rsidP="004A7367">
            <w:pPr>
              <w:jc w:val="center"/>
              <w:rPr>
                <w:rFonts w:cs="B Lotus"/>
                <w:sz w:val="28"/>
                <w:szCs w:val="28"/>
                <w:rtl/>
              </w:rPr>
            </w:pPr>
            <w:r w:rsidRPr="004A7367">
              <w:rPr>
                <w:rFonts w:cs="B Lotus"/>
                <w:rtl/>
              </w:rPr>
              <w:t>576</w:t>
            </w:r>
          </w:p>
        </w:tc>
        <w:tc>
          <w:tcPr>
            <w:tcW w:w="1803" w:type="dxa"/>
          </w:tcPr>
          <w:p w14:paraId="371DB97B" w14:textId="3EB0B0F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بندر</w:t>
            </w:r>
            <w:r w:rsidRPr="004A7367">
              <w:rPr>
                <w:rFonts w:cs="B Lotus"/>
                <w:rtl/>
              </w:rPr>
              <w:t xml:space="preserve"> </w:t>
            </w:r>
            <w:r w:rsidRPr="004A7367">
              <w:rPr>
                <w:rFonts w:cs="B Lotus" w:hint="cs"/>
                <w:rtl/>
              </w:rPr>
              <w:t>ریگ‏</w:t>
            </w:r>
          </w:p>
        </w:tc>
        <w:tc>
          <w:tcPr>
            <w:tcW w:w="1803" w:type="dxa"/>
          </w:tcPr>
          <w:p w14:paraId="0A6162DA" w14:textId="1B82E38E" w:rsidR="004A7367" w:rsidRPr="004A7367" w:rsidRDefault="004A7367" w:rsidP="004A7367">
            <w:pPr>
              <w:jc w:val="center"/>
              <w:rPr>
                <w:rFonts w:cs="B Lotus"/>
                <w:sz w:val="28"/>
                <w:szCs w:val="28"/>
                <w:rtl/>
              </w:rPr>
            </w:pPr>
            <w:r w:rsidRPr="004A7367">
              <w:rPr>
                <w:rFonts w:cs="B Lotus"/>
                <w:rtl/>
              </w:rPr>
              <w:t>7</w:t>
            </w:r>
          </w:p>
        </w:tc>
        <w:tc>
          <w:tcPr>
            <w:tcW w:w="1803" w:type="dxa"/>
          </w:tcPr>
          <w:p w14:paraId="5519FD64" w14:textId="07608BEA"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23D9D5DD" w14:textId="77777777" w:rsidTr="00372823">
        <w:tc>
          <w:tcPr>
            <w:tcW w:w="1803" w:type="dxa"/>
          </w:tcPr>
          <w:p w14:paraId="5B1CEF55" w14:textId="77777777" w:rsidR="004A7367" w:rsidRPr="004A7367" w:rsidRDefault="004A7367" w:rsidP="004A7367">
            <w:pPr>
              <w:pStyle w:val="ListParagraph"/>
              <w:numPr>
                <w:ilvl w:val="0"/>
                <w:numId w:val="63"/>
              </w:numPr>
              <w:bidi/>
              <w:jc w:val="center"/>
              <w:rPr>
                <w:rFonts w:cs="B Lotus"/>
                <w:rtl/>
              </w:rPr>
            </w:pPr>
          </w:p>
        </w:tc>
        <w:tc>
          <w:tcPr>
            <w:tcW w:w="1803" w:type="dxa"/>
          </w:tcPr>
          <w:p w14:paraId="1F8133BC" w14:textId="1DE454DF" w:rsidR="004A7367" w:rsidRPr="004A7367" w:rsidRDefault="004A7367" w:rsidP="004A7367">
            <w:pPr>
              <w:jc w:val="center"/>
              <w:rPr>
                <w:rFonts w:cs="B Lotus"/>
                <w:sz w:val="28"/>
                <w:szCs w:val="28"/>
                <w:rtl/>
              </w:rPr>
            </w:pPr>
            <w:r w:rsidRPr="004A7367">
              <w:rPr>
                <w:rFonts w:cs="B Lotus"/>
                <w:rtl/>
              </w:rPr>
              <w:t>887</w:t>
            </w:r>
          </w:p>
        </w:tc>
        <w:tc>
          <w:tcPr>
            <w:tcW w:w="1803" w:type="dxa"/>
          </w:tcPr>
          <w:p w14:paraId="3AAA875E" w14:textId="5B989FB7" w:rsidR="004A7367" w:rsidRPr="004A7367" w:rsidRDefault="004A7367" w:rsidP="004A7367">
            <w:pPr>
              <w:jc w:val="center"/>
              <w:rPr>
                <w:rFonts w:cs="B Lotus"/>
                <w:sz w:val="28"/>
                <w:szCs w:val="28"/>
                <w:rtl/>
              </w:rPr>
            </w:pPr>
            <w:r w:rsidRPr="004A7367">
              <w:rPr>
                <w:rFonts w:cs="B Lotus" w:hint="cs"/>
                <w:rtl/>
              </w:rPr>
              <w:t>تنگستان</w:t>
            </w:r>
          </w:p>
        </w:tc>
        <w:tc>
          <w:tcPr>
            <w:tcW w:w="1803" w:type="dxa"/>
          </w:tcPr>
          <w:p w14:paraId="3B17F358" w14:textId="09340BDF" w:rsidR="004A7367" w:rsidRPr="004A7367" w:rsidRDefault="004A7367" w:rsidP="004A7367">
            <w:pPr>
              <w:jc w:val="center"/>
              <w:rPr>
                <w:rFonts w:cs="B Lotus"/>
                <w:sz w:val="28"/>
                <w:szCs w:val="28"/>
                <w:rtl/>
              </w:rPr>
            </w:pPr>
            <w:r w:rsidRPr="004A7367">
              <w:rPr>
                <w:rFonts w:cs="B Lotus"/>
                <w:rtl/>
              </w:rPr>
              <w:t>7</w:t>
            </w:r>
          </w:p>
        </w:tc>
        <w:tc>
          <w:tcPr>
            <w:tcW w:w="1803" w:type="dxa"/>
          </w:tcPr>
          <w:p w14:paraId="20DF5AC7" w14:textId="2CB81C11"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57E5A1B8" w14:textId="77777777" w:rsidTr="00372823">
        <w:tc>
          <w:tcPr>
            <w:tcW w:w="1803" w:type="dxa"/>
          </w:tcPr>
          <w:p w14:paraId="776C91B1" w14:textId="77777777" w:rsidR="004A7367" w:rsidRPr="004A7367" w:rsidRDefault="004A7367" w:rsidP="004A7367">
            <w:pPr>
              <w:pStyle w:val="ListParagraph"/>
              <w:numPr>
                <w:ilvl w:val="0"/>
                <w:numId w:val="63"/>
              </w:numPr>
              <w:bidi/>
              <w:jc w:val="center"/>
              <w:rPr>
                <w:rFonts w:cs="B Lotus"/>
                <w:rtl/>
              </w:rPr>
            </w:pPr>
          </w:p>
        </w:tc>
        <w:tc>
          <w:tcPr>
            <w:tcW w:w="1803" w:type="dxa"/>
          </w:tcPr>
          <w:p w14:paraId="76EE329C" w14:textId="2E19788A" w:rsidR="004A7367" w:rsidRPr="004A7367" w:rsidRDefault="004A7367" w:rsidP="004A7367">
            <w:pPr>
              <w:jc w:val="center"/>
              <w:rPr>
                <w:rFonts w:cs="B Lotus"/>
                <w:sz w:val="28"/>
                <w:szCs w:val="28"/>
                <w:rtl/>
              </w:rPr>
            </w:pPr>
            <w:r w:rsidRPr="004A7367">
              <w:rPr>
                <w:rFonts w:cs="B Lotus"/>
                <w:rtl/>
              </w:rPr>
              <w:t>912</w:t>
            </w:r>
          </w:p>
        </w:tc>
        <w:tc>
          <w:tcPr>
            <w:tcW w:w="1803" w:type="dxa"/>
          </w:tcPr>
          <w:p w14:paraId="2B1874C6" w14:textId="22322119" w:rsidR="004A7367" w:rsidRPr="004A7367" w:rsidRDefault="004A7367" w:rsidP="004A7367">
            <w:pPr>
              <w:jc w:val="center"/>
              <w:rPr>
                <w:rFonts w:cs="B Lotus"/>
                <w:sz w:val="28"/>
                <w:szCs w:val="28"/>
                <w:rtl/>
              </w:rPr>
            </w:pPr>
            <w:r w:rsidRPr="004A7367">
              <w:rPr>
                <w:rFonts w:cs="B Lotus" w:hint="cs"/>
                <w:rtl/>
              </w:rPr>
              <w:t>خلیج</w:t>
            </w:r>
            <w:r w:rsidRPr="004A7367">
              <w:rPr>
                <w:rFonts w:cs="B Lotus"/>
                <w:rtl/>
              </w:rPr>
              <w:t xml:space="preserve"> </w:t>
            </w:r>
            <w:r w:rsidRPr="004A7367">
              <w:rPr>
                <w:rFonts w:cs="B Lotus" w:hint="cs"/>
                <w:rtl/>
              </w:rPr>
              <w:t>فارس</w:t>
            </w:r>
          </w:p>
        </w:tc>
        <w:tc>
          <w:tcPr>
            <w:tcW w:w="1803" w:type="dxa"/>
          </w:tcPr>
          <w:p w14:paraId="64448B32" w14:textId="782C8330" w:rsidR="004A7367" w:rsidRPr="004A7367" w:rsidRDefault="004A7367" w:rsidP="004A7367">
            <w:pPr>
              <w:jc w:val="center"/>
              <w:rPr>
                <w:rFonts w:cs="B Lotus"/>
                <w:sz w:val="28"/>
                <w:szCs w:val="28"/>
                <w:rtl/>
              </w:rPr>
            </w:pPr>
            <w:r w:rsidRPr="004A7367">
              <w:rPr>
                <w:rFonts w:cs="B Lotus"/>
                <w:rtl/>
              </w:rPr>
              <w:t>7</w:t>
            </w:r>
          </w:p>
        </w:tc>
        <w:tc>
          <w:tcPr>
            <w:tcW w:w="1803" w:type="dxa"/>
          </w:tcPr>
          <w:p w14:paraId="349CF101" w14:textId="5EB1B0BC"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3E5B4FE6" w14:textId="77777777" w:rsidTr="00372823">
        <w:tc>
          <w:tcPr>
            <w:tcW w:w="1803" w:type="dxa"/>
          </w:tcPr>
          <w:p w14:paraId="6EFB8EA5" w14:textId="77777777" w:rsidR="004A7367" w:rsidRPr="004A7367" w:rsidRDefault="004A7367" w:rsidP="004A7367">
            <w:pPr>
              <w:pStyle w:val="ListParagraph"/>
              <w:numPr>
                <w:ilvl w:val="0"/>
                <w:numId w:val="63"/>
              </w:numPr>
              <w:bidi/>
              <w:jc w:val="center"/>
              <w:rPr>
                <w:rFonts w:cs="B Lotus"/>
                <w:rtl/>
              </w:rPr>
            </w:pPr>
          </w:p>
        </w:tc>
        <w:tc>
          <w:tcPr>
            <w:tcW w:w="1803" w:type="dxa"/>
          </w:tcPr>
          <w:p w14:paraId="1F79ECFB" w14:textId="61D61681" w:rsidR="004A7367" w:rsidRPr="004A7367" w:rsidRDefault="004A7367" w:rsidP="004A7367">
            <w:pPr>
              <w:jc w:val="center"/>
              <w:rPr>
                <w:rFonts w:cs="B Lotus"/>
                <w:sz w:val="28"/>
                <w:szCs w:val="28"/>
                <w:rtl/>
              </w:rPr>
            </w:pPr>
            <w:r w:rsidRPr="004A7367">
              <w:rPr>
                <w:rFonts w:cs="B Lotus"/>
                <w:rtl/>
              </w:rPr>
              <w:t>1128</w:t>
            </w:r>
          </w:p>
        </w:tc>
        <w:tc>
          <w:tcPr>
            <w:tcW w:w="1803" w:type="dxa"/>
          </w:tcPr>
          <w:p w14:paraId="23852A8F" w14:textId="6D2A3684" w:rsidR="004A7367" w:rsidRPr="004A7367" w:rsidRDefault="004A7367" w:rsidP="004A7367">
            <w:pPr>
              <w:jc w:val="center"/>
              <w:rPr>
                <w:rFonts w:cs="B Lotus"/>
                <w:sz w:val="28"/>
                <w:szCs w:val="28"/>
                <w:rtl/>
              </w:rPr>
            </w:pPr>
            <w:r w:rsidRPr="004A7367">
              <w:rPr>
                <w:rFonts w:cs="B Lotus" w:hint="cs"/>
                <w:rtl/>
              </w:rPr>
              <w:t>وحدتیه</w:t>
            </w:r>
          </w:p>
        </w:tc>
        <w:tc>
          <w:tcPr>
            <w:tcW w:w="1803" w:type="dxa"/>
          </w:tcPr>
          <w:p w14:paraId="46BE6D77" w14:textId="077A5620" w:rsidR="004A7367" w:rsidRPr="004A7367" w:rsidRDefault="004A7367" w:rsidP="004A7367">
            <w:pPr>
              <w:jc w:val="center"/>
              <w:rPr>
                <w:rFonts w:cs="B Lotus"/>
                <w:sz w:val="28"/>
                <w:szCs w:val="28"/>
                <w:rtl/>
              </w:rPr>
            </w:pPr>
            <w:r w:rsidRPr="004A7367">
              <w:rPr>
                <w:rFonts w:cs="B Lotus"/>
                <w:rtl/>
              </w:rPr>
              <w:t>7</w:t>
            </w:r>
          </w:p>
        </w:tc>
        <w:tc>
          <w:tcPr>
            <w:tcW w:w="1803" w:type="dxa"/>
          </w:tcPr>
          <w:p w14:paraId="127A4CF1" w14:textId="7B46B9F3"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3666266B" w14:textId="77777777" w:rsidTr="00372823">
        <w:tc>
          <w:tcPr>
            <w:tcW w:w="1803" w:type="dxa"/>
          </w:tcPr>
          <w:p w14:paraId="5AF2B8D8" w14:textId="77777777" w:rsidR="004A7367" w:rsidRPr="004A7367" w:rsidRDefault="004A7367" w:rsidP="004A7367">
            <w:pPr>
              <w:pStyle w:val="ListParagraph"/>
              <w:numPr>
                <w:ilvl w:val="0"/>
                <w:numId w:val="63"/>
              </w:numPr>
              <w:bidi/>
              <w:jc w:val="center"/>
              <w:rPr>
                <w:rFonts w:cs="B Lotus"/>
                <w:rtl/>
              </w:rPr>
            </w:pPr>
          </w:p>
        </w:tc>
        <w:tc>
          <w:tcPr>
            <w:tcW w:w="1803" w:type="dxa"/>
          </w:tcPr>
          <w:p w14:paraId="50151148" w14:textId="6358A58C" w:rsidR="004A7367" w:rsidRPr="004A7367" w:rsidRDefault="004A7367" w:rsidP="004A7367">
            <w:pPr>
              <w:jc w:val="center"/>
              <w:rPr>
                <w:rFonts w:cs="B Lotus"/>
                <w:sz w:val="28"/>
                <w:szCs w:val="28"/>
                <w:rtl/>
              </w:rPr>
            </w:pPr>
            <w:r w:rsidRPr="004A7367">
              <w:rPr>
                <w:rFonts w:cs="B Lotus"/>
                <w:rtl/>
              </w:rPr>
              <w:t>1129</w:t>
            </w:r>
          </w:p>
        </w:tc>
        <w:tc>
          <w:tcPr>
            <w:tcW w:w="1803" w:type="dxa"/>
          </w:tcPr>
          <w:p w14:paraId="5344D21E" w14:textId="5AD3D8E1" w:rsidR="004A7367" w:rsidRPr="004A7367" w:rsidRDefault="004A7367" w:rsidP="004A7367">
            <w:pPr>
              <w:jc w:val="center"/>
              <w:rPr>
                <w:rFonts w:cs="B Lotus"/>
                <w:sz w:val="28"/>
                <w:szCs w:val="28"/>
                <w:rtl/>
              </w:rPr>
            </w:pPr>
            <w:r w:rsidRPr="004A7367">
              <w:rPr>
                <w:rFonts w:cs="B Lotus" w:hint="cs"/>
                <w:rtl/>
              </w:rPr>
              <w:t>چغادک</w:t>
            </w:r>
          </w:p>
        </w:tc>
        <w:tc>
          <w:tcPr>
            <w:tcW w:w="1803" w:type="dxa"/>
          </w:tcPr>
          <w:p w14:paraId="123DB65F" w14:textId="0C341498" w:rsidR="004A7367" w:rsidRPr="004A7367" w:rsidRDefault="004A7367" w:rsidP="004A7367">
            <w:pPr>
              <w:jc w:val="center"/>
              <w:rPr>
                <w:rFonts w:cs="B Lotus"/>
                <w:sz w:val="28"/>
                <w:szCs w:val="28"/>
                <w:rtl/>
              </w:rPr>
            </w:pPr>
            <w:r w:rsidRPr="004A7367">
              <w:rPr>
                <w:rFonts w:cs="B Lotus"/>
                <w:rtl/>
              </w:rPr>
              <w:t>7</w:t>
            </w:r>
          </w:p>
        </w:tc>
        <w:tc>
          <w:tcPr>
            <w:tcW w:w="1803" w:type="dxa"/>
          </w:tcPr>
          <w:p w14:paraId="648A1C72" w14:textId="4506D16D"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02A94786" w14:textId="77777777" w:rsidTr="00372823">
        <w:tc>
          <w:tcPr>
            <w:tcW w:w="1803" w:type="dxa"/>
          </w:tcPr>
          <w:p w14:paraId="166DF3C6" w14:textId="77777777" w:rsidR="004A7367" w:rsidRPr="004A7367" w:rsidRDefault="004A7367" w:rsidP="004A7367">
            <w:pPr>
              <w:pStyle w:val="ListParagraph"/>
              <w:numPr>
                <w:ilvl w:val="0"/>
                <w:numId w:val="63"/>
              </w:numPr>
              <w:bidi/>
              <w:jc w:val="center"/>
              <w:rPr>
                <w:rFonts w:cs="B Lotus"/>
                <w:rtl/>
              </w:rPr>
            </w:pPr>
          </w:p>
        </w:tc>
        <w:tc>
          <w:tcPr>
            <w:tcW w:w="1803" w:type="dxa"/>
          </w:tcPr>
          <w:p w14:paraId="07DCA0AE" w14:textId="319D2401" w:rsidR="004A7367" w:rsidRPr="004A7367" w:rsidRDefault="004A7367" w:rsidP="004A7367">
            <w:pPr>
              <w:jc w:val="center"/>
              <w:rPr>
                <w:rFonts w:cs="B Lotus"/>
                <w:sz w:val="28"/>
                <w:szCs w:val="28"/>
                <w:rtl/>
              </w:rPr>
            </w:pPr>
            <w:r w:rsidRPr="004A7367">
              <w:rPr>
                <w:rFonts w:cs="B Lotus"/>
                <w:rtl/>
              </w:rPr>
              <w:t>1150</w:t>
            </w:r>
          </w:p>
        </w:tc>
        <w:tc>
          <w:tcPr>
            <w:tcW w:w="1803" w:type="dxa"/>
          </w:tcPr>
          <w:p w14:paraId="360CE377" w14:textId="747B194B" w:rsidR="004A7367" w:rsidRPr="004A7367" w:rsidRDefault="004A7367" w:rsidP="004A7367">
            <w:pPr>
              <w:jc w:val="center"/>
              <w:rPr>
                <w:rFonts w:cs="B Lotus"/>
                <w:sz w:val="28"/>
                <w:szCs w:val="28"/>
                <w:rtl/>
              </w:rPr>
            </w:pPr>
            <w:r w:rsidRPr="004A7367">
              <w:rPr>
                <w:rFonts w:cs="B Lotus" w:hint="cs"/>
                <w:rtl/>
              </w:rPr>
              <w:t>عالی</w:t>
            </w:r>
            <w:r w:rsidRPr="004A7367">
              <w:rPr>
                <w:rFonts w:cs="B Lotus"/>
                <w:rtl/>
              </w:rPr>
              <w:t xml:space="preserve"> </w:t>
            </w:r>
            <w:r w:rsidRPr="004A7367">
              <w:rPr>
                <w:rFonts w:cs="B Lotus" w:hint="cs"/>
                <w:rtl/>
              </w:rPr>
              <w:t>شهر</w:t>
            </w:r>
          </w:p>
        </w:tc>
        <w:tc>
          <w:tcPr>
            <w:tcW w:w="1803" w:type="dxa"/>
          </w:tcPr>
          <w:p w14:paraId="277F252C" w14:textId="318657C5" w:rsidR="004A7367" w:rsidRPr="004A7367" w:rsidRDefault="004A7367" w:rsidP="004A7367">
            <w:pPr>
              <w:jc w:val="center"/>
              <w:rPr>
                <w:rFonts w:cs="B Lotus"/>
                <w:sz w:val="28"/>
                <w:szCs w:val="28"/>
                <w:rtl/>
              </w:rPr>
            </w:pPr>
            <w:r w:rsidRPr="004A7367">
              <w:rPr>
                <w:rFonts w:cs="B Lotus"/>
                <w:rtl/>
              </w:rPr>
              <w:t>7</w:t>
            </w:r>
          </w:p>
        </w:tc>
        <w:tc>
          <w:tcPr>
            <w:tcW w:w="1803" w:type="dxa"/>
          </w:tcPr>
          <w:p w14:paraId="53C1D3C3" w14:textId="09E1EE6C"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6E4B3402" w14:textId="77777777" w:rsidTr="00372823">
        <w:tc>
          <w:tcPr>
            <w:tcW w:w="1803" w:type="dxa"/>
          </w:tcPr>
          <w:p w14:paraId="5CB6EE86" w14:textId="77777777" w:rsidR="004A7367" w:rsidRPr="004A7367" w:rsidRDefault="004A7367" w:rsidP="004A7367">
            <w:pPr>
              <w:pStyle w:val="ListParagraph"/>
              <w:numPr>
                <w:ilvl w:val="0"/>
                <w:numId w:val="63"/>
              </w:numPr>
              <w:bidi/>
              <w:jc w:val="center"/>
              <w:rPr>
                <w:rFonts w:cs="B Lotus"/>
                <w:rtl/>
              </w:rPr>
            </w:pPr>
          </w:p>
        </w:tc>
        <w:tc>
          <w:tcPr>
            <w:tcW w:w="1803" w:type="dxa"/>
          </w:tcPr>
          <w:p w14:paraId="332988F7" w14:textId="3B844E25" w:rsidR="004A7367" w:rsidRPr="004A7367" w:rsidRDefault="004A7367" w:rsidP="004A7367">
            <w:pPr>
              <w:jc w:val="center"/>
              <w:rPr>
                <w:rFonts w:cs="B Lotus"/>
                <w:sz w:val="28"/>
                <w:szCs w:val="28"/>
                <w:rtl/>
              </w:rPr>
            </w:pPr>
            <w:r w:rsidRPr="004A7367">
              <w:rPr>
                <w:rFonts w:cs="B Lotus"/>
                <w:rtl/>
              </w:rPr>
              <w:t>1158</w:t>
            </w:r>
          </w:p>
        </w:tc>
        <w:tc>
          <w:tcPr>
            <w:tcW w:w="1803" w:type="dxa"/>
          </w:tcPr>
          <w:p w14:paraId="5B7848CB" w14:textId="5DB6C206"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بوشهر</w:t>
            </w:r>
          </w:p>
        </w:tc>
        <w:tc>
          <w:tcPr>
            <w:tcW w:w="1803" w:type="dxa"/>
          </w:tcPr>
          <w:p w14:paraId="308D7527" w14:textId="473E3F30" w:rsidR="004A7367" w:rsidRPr="004A7367" w:rsidRDefault="004A7367" w:rsidP="004A7367">
            <w:pPr>
              <w:jc w:val="center"/>
              <w:rPr>
                <w:rFonts w:cs="B Lotus"/>
                <w:sz w:val="28"/>
                <w:szCs w:val="28"/>
                <w:rtl/>
              </w:rPr>
            </w:pPr>
            <w:r w:rsidRPr="004A7367">
              <w:rPr>
                <w:rFonts w:cs="B Lotus"/>
                <w:rtl/>
              </w:rPr>
              <w:t>7</w:t>
            </w:r>
          </w:p>
        </w:tc>
        <w:tc>
          <w:tcPr>
            <w:tcW w:w="1803" w:type="dxa"/>
          </w:tcPr>
          <w:p w14:paraId="3DD4381A" w14:textId="3A0AFA91"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4DE792EF" w14:textId="77777777" w:rsidTr="00372823">
        <w:tc>
          <w:tcPr>
            <w:tcW w:w="1803" w:type="dxa"/>
          </w:tcPr>
          <w:p w14:paraId="488508AA" w14:textId="77777777" w:rsidR="004A7367" w:rsidRPr="004A7367" w:rsidRDefault="004A7367" w:rsidP="004A7367">
            <w:pPr>
              <w:pStyle w:val="ListParagraph"/>
              <w:numPr>
                <w:ilvl w:val="0"/>
                <w:numId w:val="63"/>
              </w:numPr>
              <w:bidi/>
              <w:jc w:val="center"/>
              <w:rPr>
                <w:rFonts w:cs="B Lotus"/>
                <w:rtl/>
              </w:rPr>
            </w:pPr>
          </w:p>
        </w:tc>
        <w:tc>
          <w:tcPr>
            <w:tcW w:w="1803" w:type="dxa"/>
          </w:tcPr>
          <w:p w14:paraId="5617186D" w14:textId="523B5641" w:rsidR="004A7367" w:rsidRPr="004A7367" w:rsidRDefault="004A7367" w:rsidP="004A7367">
            <w:pPr>
              <w:jc w:val="center"/>
              <w:rPr>
                <w:rFonts w:cs="B Lotus"/>
                <w:sz w:val="28"/>
                <w:szCs w:val="28"/>
                <w:rtl/>
              </w:rPr>
            </w:pPr>
            <w:r w:rsidRPr="004A7367">
              <w:rPr>
                <w:rFonts w:cs="B Lotus"/>
                <w:rtl/>
              </w:rPr>
              <w:t>1159</w:t>
            </w:r>
          </w:p>
        </w:tc>
        <w:tc>
          <w:tcPr>
            <w:tcW w:w="1803" w:type="dxa"/>
          </w:tcPr>
          <w:p w14:paraId="4F10F66C" w14:textId="4968E3B0"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کشتی</w:t>
            </w:r>
            <w:r w:rsidRPr="004A7367">
              <w:rPr>
                <w:rFonts w:cs="B Lotus"/>
                <w:rtl/>
              </w:rPr>
              <w:t xml:space="preserve"> </w:t>
            </w:r>
            <w:r w:rsidRPr="004A7367">
              <w:rPr>
                <w:rFonts w:cs="B Lotus" w:hint="cs"/>
                <w:rtl/>
              </w:rPr>
              <w:t>سازی</w:t>
            </w:r>
            <w:r w:rsidRPr="004A7367">
              <w:rPr>
                <w:rFonts w:cs="B Lotus"/>
                <w:rtl/>
              </w:rPr>
              <w:t xml:space="preserve"> </w:t>
            </w:r>
            <w:r w:rsidRPr="004A7367">
              <w:rPr>
                <w:rFonts w:cs="B Lotus" w:hint="cs"/>
                <w:rtl/>
              </w:rPr>
              <w:t>خلیج</w:t>
            </w:r>
            <w:r w:rsidRPr="004A7367">
              <w:rPr>
                <w:rFonts w:cs="B Lotus"/>
                <w:rtl/>
              </w:rPr>
              <w:t xml:space="preserve"> </w:t>
            </w:r>
            <w:r w:rsidRPr="004A7367">
              <w:rPr>
                <w:rFonts w:cs="B Lotus" w:hint="cs"/>
                <w:rtl/>
              </w:rPr>
              <w:t>فارس</w:t>
            </w:r>
          </w:p>
        </w:tc>
        <w:tc>
          <w:tcPr>
            <w:tcW w:w="1803" w:type="dxa"/>
          </w:tcPr>
          <w:p w14:paraId="58CA6B7E" w14:textId="57F3BC3D" w:rsidR="004A7367" w:rsidRPr="004A7367" w:rsidRDefault="004A7367" w:rsidP="004A7367">
            <w:pPr>
              <w:jc w:val="center"/>
              <w:rPr>
                <w:rFonts w:cs="B Lotus"/>
                <w:sz w:val="28"/>
                <w:szCs w:val="28"/>
                <w:rtl/>
              </w:rPr>
            </w:pPr>
            <w:r w:rsidRPr="004A7367">
              <w:rPr>
                <w:rFonts w:cs="B Lotus"/>
                <w:rtl/>
              </w:rPr>
              <w:t>7</w:t>
            </w:r>
          </w:p>
        </w:tc>
        <w:tc>
          <w:tcPr>
            <w:tcW w:w="1803" w:type="dxa"/>
          </w:tcPr>
          <w:p w14:paraId="688AADF1" w14:textId="3C89602E"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70DF1126" w14:textId="77777777" w:rsidTr="00372823">
        <w:tc>
          <w:tcPr>
            <w:tcW w:w="1803" w:type="dxa"/>
          </w:tcPr>
          <w:p w14:paraId="47C2EDFF" w14:textId="77777777" w:rsidR="004A7367" w:rsidRPr="004A7367" w:rsidRDefault="004A7367" w:rsidP="004A7367">
            <w:pPr>
              <w:pStyle w:val="ListParagraph"/>
              <w:numPr>
                <w:ilvl w:val="0"/>
                <w:numId w:val="63"/>
              </w:numPr>
              <w:bidi/>
              <w:jc w:val="center"/>
              <w:rPr>
                <w:rFonts w:cs="B Lotus"/>
                <w:rtl/>
              </w:rPr>
            </w:pPr>
          </w:p>
        </w:tc>
        <w:tc>
          <w:tcPr>
            <w:tcW w:w="1803" w:type="dxa"/>
          </w:tcPr>
          <w:p w14:paraId="47FCBCFB" w14:textId="7D3B8D63" w:rsidR="004A7367" w:rsidRPr="004A7367" w:rsidRDefault="004A7367" w:rsidP="004A7367">
            <w:pPr>
              <w:jc w:val="center"/>
              <w:rPr>
                <w:rFonts w:cs="B Lotus"/>
                <w:sz w:val="28"/>
                <w:szCs w:val="28"/>
                <w:rtl/>
              </w:rPr>
            </w:pPr>
            <w:r w:rsidRPr="004A7367">
              <w:rPr>
                <w:rFonts w:cs="B Lotus"/>
                <w:rtl/>
              </w:rPr>
              <w:t>1199</w:t>
            </w:r>
          </w:p>
        </w:tc>
        <w:tc>
          <w:tcPr>
            <w:tcW w:w="1803" w:type="dxa"/>
          </w:tcPr>
          <w:p w14:paraId="45EAC113" w14:textId="70AC1682" w:rsidR="004A7367" w:rsidRPr="004A7367" w:rsidRDefault="004A7367" w:rsidP="004A7367">
            <w:pPr>
              <w:jc w:val="center"/>
              <w:rPr>
                <w:rFonts w:cs="B Lotus"/>
                <w:sz w:val="28"/>
                <w:szCs w:val="28"/>
                <w:rtl/>
              </w:rPr>
            </w:pPr>
            <w:r w:rsidRPr="004A7367">
              <w:rPr>
                <w:rFonts w:cs="B Lotus" w:hint="cs"/>
                <w:rtl/>
              </w:rPr>
              <w:t>بردخون</w:t>
            </w:r>
          </w:p>
        </w:tc>
        <w:tc>
          <w:tcPr>
            <w:tcW w:w="1803" w:type="dxa"/>
          </w:tcPr>
          <w:p w14:paraId="59FDD236" w14:textId="14E869B2" w:rsidR="004A7367" w:rsidRPr="004A7367" w:rsidRDefault="004A7367" w:rsidP="004A7367">
            <w:pPr>
              <w:jc w:val="center"/>
              <w:rPr>
                <w:rFonts w:cs="B Lotus"/>
                <w:sz w:val="28"/>
                <w:szCs w:val="28"/>
                <w:rtl/>
              </w:rPr>
            </w:pPr>
            <w:r w:rsidRPr="004A7367">
              <w:rPr>
                <w:rFonts w:cs="B Lotus"/>
                <w:rtl/>
              </w:rPr>
              <w:t>7</w:t>
            </w:r>
          </w:p>
        </w:tc>
        <w:tc>
          <w:tcPr>
            <w:tcW w:w="1803" w:type="dxa"/>
          </w:tcPr>
          <w:p w14:paraId="7976596D" w14:textId="332B9DDE"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7ED01F2E" w14:textId="77777777" w:rsidTr="00372823">
        <w:tc>
          <w:tcPr>
            <w:tcW w:w="1803" w:type="dxa"/>
          </w:tcPr>
          <w:p w14:paraId="23C38DFF" w14:textId="77777777" w:rsidR="004A7367" w:rsidRPr="004A7367" w:rsidRDefault="004A7367" w:rsidP="004A7367">
            <w:pPr>
              <w:pStyle w:val="ListParagraph"/>
              <w:numPr>
                <w:ilvl w:val="0"/>
                <w:numId w:val="63"/>
              </w:numPr>
              <w:bidi/>
              <w:jc w:val="center"/>
              <w:rPr>
                <w:rFonts w:cs="B Lotus"/>
                <w:rtl/>
              </w:rPr>
            </w:pPr>
          </w:p>
        </w:tc>
        <w:tc>
          <w:tcPr>
            <w:tcW w:w="1803" w:type="dxa"/>
          </w:tcPr>
          <w:p w14:paraId="38A1DDBC" w14:textId="2B541D13" w:rsidR="004A7367" w:rsidRPr="004A7367" w:rsidRDefault="004A7367" w:rsidP="004A7367">
            <w:pPr>
              <w:jc w:val="center"/>
              <w:rPr>
                <w:rFonts w:cs="B Lotus"/>
                <w:sz w:val="28"/>
                <w:szCs w:val="28"/>
                <w:rtl/>
              </w:rPr>
            </w:pPr>
            <w:r w:rsidRPr="004A7367">
              <w:rPr>
                <w:rFonts w:cs="B Lotus"/>
                <w:rtl/>
              </w:rPr>
              <w:t>1794</w:t>
            </w:r>
          </w:p>
        </w:tc>
        <w:tc>
          <w:tcPr>
            <w:tcW w:w="1803" w:type="dxa"/>
          </w:tcPr>
          <w:p w14:paraId="34C443BF" w14:textId="54EC2A0F" w:rsidR="004A7367" w:rsidRPr="004A7367" w:rsidRDefault="004A7367" w:rsidP="004A7367">
            <w:pPr>
              <w:jc w:val="center"/>
              <w:rPr>
                <w:rFonts w:cs="B Lotus"/>
                <w:sz w:val="28"/>
                <w:szCs w:val="28"/>
                <w:rtl/>
              </w:rPr>
            </w:pPr>
            <w:r w:rsidRPr="004A7367">
              <w:rPr>
                <w:rFonts w:cs="B Lotus" w:hint="cs"/>
                <w:rtl/>
              </w:rPr>
              <w:t>آباد</w:t>
            </w:r>
          </w:p>
        </w:tc>
        <w:tc>
          <w:tcPr>
            <w:tcW w:w="1803" w:type="dxa"/>
          </w:tcPr>
          <w:p w14:paraId="6867D70B" w14:textId="03165838" w:rsidR="004A7367" w:rsidRPr="004A7367" w:rsidRDefault="004A7367" w:rsidP="004A7367">
            <w:pPr>
              <w:jc w:val="center"/>
              <w:rPr>
                <w:rFonts w:cs="B Lotus"/>
                <w:sz w:val="28"/>
                <w:szCs w:val="28"/>
                <w:rtl/>
              </w:rPr>
            </w:pPr>
            <w:r w:rsidRPr="004A7367">
              <w:rPr>
                <w:rFonts w:cs="B Lotus"/>
                <w:rtl/>
              </w:rPr>
              <w:t>7</w:t>
            </w:r>
          </w:p>
        </w:tc>
        <w:tc>
          <w:tcPr>
            <w:tcW w:w="1803" w:type="dxa"/>
          </w:tcPr>
          <w:p w14:paraId="72B1A6F9" w14:textId="0B431CDC"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20D2CF00" w14:textId="77777777" w:rsidTr="00372823">
        <w:tc>
          <w:tcPr>
            <w:tcW w:w="1803" w:type="dxa"/>
          </w:tcPr>
          <w:p w14:paraId="34840377" w14:textId="77777777" w:rsidR="004A7367" w:rsidRPr="004A7367" w:rsidRDefault="004A7367" w:rsidP="004A7367">
            <w:pPr>
              <w:pStyle w:val="ListParagraph"/>
              <w:numPr>
                <w:ilvl w:val="0"/>
                <w:numId w:val="63"/>
              </w:numPr>
              <w:bidi/>
              <w:jc w:val="center"/>
              <w:rPr>
                <w:rFonts w:cs="B Lotus"/>
                <w:rtl/>
              </w:rPr>
            </w:pPr>
          </w:p>
        </w:tc>
        <w:tc>
          <w:tcPr>
            <w:tcW w:w="1803" w:type="dxa"/>
          </w:tcPr>
          <w:p w14:paraId="114932A2" w14:textId="28B6E676" w:rsidR="004A7367" w:rsidRPr="004A7367" w:rsidRDefault="004A7367" w:rsidP="004A7367">
            <w:pPr>
              <w:jc w:val="center"/>
              <w:rPr>
                <w:rFonts w:cs="B Lotus"/>
                <w:sz w:val="28"/>
                <w:szCs w:val="28"/>
                <w:rtl/>
              </w:rPr>
            </w:pPr>
            <w:r w:rsidRPr="004A7367">
              <w:rPr>
                <w:rFonts w:cs="B Lotus"/>
                <w:rtl/>
              </w:rPr>
              <w:t>1795</w:t>
            </w:r>
          </w:p>
        </w:tc>
        <w:tc>
          <w:tcPr>
            <w:tcW w:w="1803" w:type="dxa"/>
          </w:tcPr>
          <w:p w14:paraId="40281B56" w14:textId="0BB412BB" w:rsidR="004A7367" w:rsidRPr="004A7367" w:rsidRDefault="004A7367" w:rsidP="004A7367">
            <w:pPr>
              <w:jc w:val="center"/>
              <w:rPr>
                <w:rFonts w:cs="B Lotus"/>
                <w:sz w:val="28"/>
                <w:szCs w:val="28"/>
                <w:rtl/>
              </w:rPr>
            </w:pPr>
            <w:r w:rsidRPr="004A7367">
              <w:rPr>
                <w:rFonts w:cs="B Lotus" w:hint="cs"/>
                <w:rtl/>
              </w:rPr>
              <w:t>دالکی</w:t>
            </w:r>
          </w:p>
        </w:tc>
        <w:tc>
          <w:tcPr>
            <w:tcW w:w="1803" w:type="dxa"/>
          </w:tcPr>
          <w:p w14:paraId="5DAD8BB5" w14:textId="163F3A4F" w:rsidR="004A7367" w:rsidRPr="004A7367" w:rsidRDefault="004A7367" w:rsidP="004A7367">
            <w:pPr>
              <w:jc w:val="center"/>
              <w:rPr>
                <w:rFonts w:cs="B Lotus"/>
                <w:sz w:val="28"/>
                <w:szCs w:val="28"/>
                <w:rtl/>
              </w:rPr>
            </w:pPr>
            <w:r w:rsidRPr="004A7367">
              <w:rPr>
                <w:rFonts w:cs="B Lotus"/>
                <w:rtl/>
              </w:rPr>
              <w:t>7</w:t>
            </w:r>
          </w:p>
        </w:tc>
        <w:tc>
          <w:tcPr>
            <w:tcW w:w="1803" w:type="dxa"/>
          </w:tcPr>
          <w:p w14:paraId="65D573F2" w14:textId="12ACA488"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0567146D" w14:textId="77777777" w:rsidTr="00372823">
        <w:tc>
          <w:tcPr>
            <w:tcW w:w="1803" w:type="dxa"/>
          </w:tcPr>
          <w:p w14:paraId="6DEAA1CD" w14:textId="77777777" w:rsidR="004A7367" w:rsidRPr="004A7367" w:rsidRDefault="004A7367" w:rsidP="004A7367">
            <w:pPr>
              <w:pStyle w:val="ListParagraph"/>
              <w:numPr>
                <w:ilvl w:val="0"/>
                <w:numId w:val="63"/>
              </w:numPr>
              <w:bidi/>
              <w:jc w:val="center"/>
              <w:rPr>
                <w:rFonts w:cs="B Lotus"/>
                <w:rtl/>
              </w:rPr>
            </w:pPr>
          </w:p>
        </w:tc>
        <w:tc>
          <w:tcPr>
            <w:tcW w:w="1803" w:type="dxa"/>
          </w:tcPr>
          <w:p w14:paraId="525BE9FF" w14:textId="0430BD9B" w:rsidR="004A7367" w:rsidRPr="004A7367" w:rsidRDefault="004A7367" w:rsidP="004A7367">
            <w:pPr>
              <w:jc w:val="center"/>
              <w:rPr>
                <w:rFonts w:cs="B Lotus"/>
                <w:sz w:val="28"/>
                <w:szCs w:val="28"/>
                <w:rtl/>
              </w:rPr>
            </w:pPr>
            <w:r w:rsidRPr="004A7367">
              <w:rPr>
                <w:rFonts w:cs="B Lotus"/>
                <w:rtl/>
              </w:rPr>
              <w:t>1796</w:t>
            </w:r>
          </w:p>
        </w:tc>
        <w:tc>
          <w:tcPr>
            <w:tcW w:w="1803" w:type="dxa"/>
          </w:tcPr>
          <w:p w14:paraId="2B2CC1EA" w14:textId="5CE68403" w:rsidR="004A7367" w:rsidRPr="004A7367" w:rsidRDefault="004A7367" w:rsidP="004A7367">
            <w:pPr>
              <w:jc w:val="center"/>
              <w:rPr>
                <w:rFonts w:cs="B Lotus"/>
                <w:sz w:val="28"/>
                <w:szCs w:val="28"/>
                <w:rtl/>
              </w:rPr>
            </w:pPr>
            <w:r w:rsidRPr="004A7367">
              <w:rPr>
                <w:rFonts w:cs="B Lotus" w:hint="cs"/>
                <w:rtl/>
              </w:rPr>
              <w:t>تنگ</w:t>
            </w:r>
            <w:r w:rsidRPr="004A7367">
              <w:rPr>
                <w:rFonts w:cs="B Lotus"/>
                <w:rtl/>
              </w:rPr>
              <w:t xml:space="preserve"> </w:t>
            </w:r>
            <w:r w:rsidRPr="004A7367">
              <w:rPr>
                <w:rFonts w:cs="B Lotus" w:hint="cs"/>
                <w:rtl/>
              </w:rPr>
              <w:t>ارم</w:t>
            </w:r>
          </w:p>
        </w:tc>
        <w:tc>
          <w:tcPr>
            <w:tcW w:w="1803" w:type="dxa"/>
          </w:tcPr>
          <w:p w14:paraId="6F180586" w14:textId="12635F17" w:rsidR="004A7367" w:rsidRPr="004A7367" w:rsidRDefault="004A7367" w:rsidP="004A7367">
            <w:pPr>
              <w:jc w:val="center"/>
              <w:rPr>
                <w:rFonts w:cs="B Lotus"/>
                <w:sz w:val="28"/>
                <w:szCs w:val="28"/>
                <w:rtl/>
              </w:rPr>
            </w:pPr>
            <w:r w:rsidRPr="004A7367">
              <w:rPr>
                <w:rFonts w:cs="B Lotus"/>
                <w:rtl/>
              </w:rPr>
              <w:t>7</w:t>
            </w:r>
          </w:p>
        </w:tc>
        <w:tc>
          <w:tcPr>
            <w:tcW w:w="1803" w:type="dxa"/>
          </w:tcPr>
          <w:p w14:paraId="0798C584" w14:textId="0943B80C"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2F07EBD2" w14:textId="77777777" w:rsidTr="00372823">
        <w:tc>
          <w:tcPr>
            <w:tcW w:w="1803" w:type="dxa"/>
          </w:tcPr>
          <w:p w14:paraId="19AADF69" w14:textId="77777777" w:rsidR="004A7367" w:rsidRPr="004A7367" w:rsidRDefault="004A7367" w:rsidP="004A7367">
            <w:pPr>
              <w:pStyle w:val="ListParagraph"/>
              <w:numPr>
                <w:ilvl w:val="0"/>
                <w:numId w:val="63"/>
              </w:numPr>
              <w:bidi/>
              <w:jc w:val="center"/>
              <w:rPr>
                <w:rFonts w:cs="B Lotus"/>
                <w:rtl/>
              </w:rPr>
            </w:pPr>
          </w:p>
        </w:tc>
        <w:tc>
          <w:tcPr>
            <w:tcW w:w="1803" w:type="dxa"/>
          </w:tcPr>
          <w:p w14:paraId="5E875B4F" w14:textId="05F84ACD" w:rsidR="004A7367" w:rsidRPr="004A7367" w:rsidRDefault="004A7367" w:rsidP="004A7367">
            <w:pPr>
              <w:jc w:val="center"/>
              <w:rPr>
                <w:rFonts w:cs="B Lotus"/>
                <w:sz w:val="28"/>
                <w:szCs w:val="28"/>
                <w:rtl/>
              </w:rPr>
            </w:pPr>
            <w:r w:rsidRPr="004A7367">
              <w:rPr>
                <w:rFonts w:cs="B Lotus"/>
                <w:rtl/>
              </w:rPr>
              <w:t>1797</w:t>
            </w:r>
          </w:p>
        </w:tc>
        <w:tc>
          <w:tcPr>
            <w:tcW w:w="1803" w:type="dxa"/>
          </w:tcPr>
          <w:p w14:paraId="09C6CB02" w14:textId="215A54EB" w:rsidR="004A7367" w:rsidRPr="004A7367" w:rsidRDefault="004A7367" w:rsidP="004A7367">
            <w:pPr>
              <w:jc w:val="center"/>
              <w:rPr>
                <w:rFonts w:cs="B Lotus"/>
                <w:sz w:val="28"/>
                <w:szCs w:val="28"/>
                <w:rtl/>
              </w:rPr>
            </w:pPr>
            <w:r w:rsidRPr="004A7367">
              <w:rPr>
                <w:rFonts w:cs="B Lotus" w:hint="cs"/>
                <w:rtl/>
              </w:rPr>
              <w:t>کلمه</w:t>
            </w:r>
          </w:p>
        </w:tc>
        <w:tc>
          <w:tcPr>
            <w:tcW w:w="1803" w:type="dxa"/>
          </w:tcPr>
          <w:p w14:paraId="2A66AF05" w14:textId="217888ED" w:rsidR="004A7367" w:rsidRPr="004A7367" w:rsidRDefault="004A7367" w:rsidP="004A7367">
            <w:pPr>
              <w:jc w:val="center"/>
              <w:rPr>
                <w:rFonts w:cs="B Lotus"/>
                <w:sz w:val="28"/>
                <w:szCs w:val="28"/>
                <w:rtl/>
              </w:rPr>
            </w:pPr>
            <w:r w:rsidRPr="004A7367">
              <w:rPr>
                <w:rFonts w:cs="B Lotus"/>
                <w:rtl/>
              </w:rPr>
              <w:t>7</w:t>
            </w:r>
          </w:p>
        </w:tc>
        <w:tc>
          <w:tcPr>
            <w:tcW w:w="1803" w:type="dxa"/>
          </w:tcPr>
          <w:p w14:paraId="40551B7F" w14:textId="28299F80"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54980A60" w14:textId="77777777" w:rsidTr="00372823">
        <w:tc>
          <w:tcPr>
            <w:tcW w:w="1803" w:type="dxa"/>
          </w:tcPr>
          <w:p w14:paraId="5F2BC7FD" w14:textId="77777777" w:rsidR="004A7367" w:rsidRPr="004A7367" w:rsidRDefault="004A7367" w:rsidP="004A7367">
            <w:pPr>
              <w:pStyle w:val="ListParagraph"/>
              <w:numPr>
                <w:ilvl w:val="0"/>
                <w:numId w:val="63"/>
              </w:numPr>
              <w:bidi/>
              <w:jc w:val="center"/>
              <w:rPr>
                <w:rFonts w:cs="B Lotus"/>
                <w:rtl/>
              </w:rPr>
            </w:pPr>
          </w:p>
        </w:tc>
        <w:tc>
          <w:tcPr>
            <w:tcW w:w="1803" w:type="dxa"/>
          </w:tcPr>
          <w:p w14:paraId="5DEE9C72" w14:textId="5FD8BC34" w:rsidR="004A7367" w:rsidRPr="004A7367" w:rsidRDefault="004A7367" w:rsidP="004A7367">
            <w:pPr>
              <w:jc w:val="center"/>
              <w:rPr>
                <w:rFonts w:cs="B Lotus"/>
                <w:sz w:val="28"/>
                <w:szCs w:val="28"/>
                <w:rtl/>
              </w:rPr>
            </w:pPr>
            <w:r w:rsidRPr="004A7367">
              <w:rPr>
                <w:rFonts w:cs="B Lotus"/>
                <w:rtl/>
              </w:rPr>
              <w:t>1798</w:t>
            </w:r>
          </w:p>
        </w:tc>
        <w:tc>
          <w:tcPr>
            <w:tcW w:w="1803" w:type="dxa"/>
          </w:tcPr>
          <w:p w14:paraId="25F4B45B" w14:textId="18B8F467" w:rsidR="004A7367" w:rsidRPr="004A7367" w:rsidRDefault="004A7367" w:rsidP="004A7367">
            <w:pPr>
              <w:jc w:val="center"/>
              <w:rPr>
                <w:rFonts w:cs="B Lotus"/>
                <w:sz w:val="28"/>
                <w:szCs w:val="28"/>
                <w:rtl/>
              </w:rPr>
            </w:pPr>
            <w:r w:rsidRPr="004A7367">
              <w:rPr>
                <w:rFonts w:cs="B Lotus" w:hint="cs"/>
                <w:rtl/>
              </w:rPr>
              <w:t>بوشکان</w:t>
            </w:r>
          </w:p>
        </w:tc>
        <w:tc>
          <w:tcPr>
            <w:tcW w:w="1803" w:type="dxa"/>
          </w:tcPr>
          <w:p w14:paraId="37B7D2F6" w14:textId="0A84E146" w:rsidR="004A7367" w:rsidRPr="004A7367" w:rsidRDefault="004A7367" w:rsidP="004A7367">
            <w:pPr>
              <w:jc w:val="center"/>
              <w:rPr>
                <w:rFonts w:cs="B Lotus"/>
                <w:sz w:val="28"/>
                <w:szCs w:val="28"/>
                <w:rtl/>
              </w:rPr>
            </w:pPr>
            <w:r w:rsidRPr="004A7367">
              <w:rPr>
                <w:rFonts w:cs="B Lotus"/>
                <w:rtl/>
              </w:rPr>
              <w:t>7</w:t>
            </w:r>
          </w:p>
        </w:tc>
        <w:tc>
          <w:tcPr>
            <w:tcW w:w="1803" w:type="dxa"/>
          </w:tcPr>
          <w:p w14:paraId="22250149" w14:textId="26C2E358"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053FDC04" w14:textId="77777777" w:rsidTr="00372823">
        <w:tc>
          <w:tcPr>
            <w:tcW w:w="1803" w:type="dxa"/>
          </w:tcPr>
          <w:p w14:paraId="0B213E8E" w14:textId="77777777" w:rsidR="004A7367" w:rsidRPr="004A7367" w:rsidRDefault="004A7367" w:rsidP="004A7367">
            <w:pPr>
              <w:pStyle w:val="ListParagraph"/>
              <w:numPr>
                <w:ilvl w:val="0"/>
                <w:numId w:val="63"/>
              </w:numPr>
              <w:bidi/>
              <w:jc w:val="center"/>
              <w:rPr>
                <w:rFonts w:cs="B Lotus"/>
                <w:rtl/>
              </w:rPr>
            </w:pPr>
          </w:p>
        </w:tc>
        <w:tc>
          <w:tcPr>
            <w:tcW w:w="1803" w:type="dxa"/>
          </w:tcPr>
          <w:p w14:paraId="67D2F9D6" w14:textId="1D986131" w:rsidR="004A7367" w:rsidRPr="004A7367" w:rsidRDefault="004A7367" w:rsidP="004A7367">
            <w:pPr>
              <w:jc w:val="center"/>
              <w:rPr>
                <w:rFonts w:cs="B Lotus"/>
                <w:sz w:val="28"/>
                <w:szCs w:val="28"/>
                <w:rtl/>
              </w:rPr>
            </w:pPr>
            <w:r w:rsidRPr="004A7367">
              <w:rPr>
                <w:rFonts w:cs="B Lotus"/>
                <w:rtl/>
              </w:rPr>
              <w:t>1799</w:t>
            </w:r>
          </w:p>
        </w:tc>
        <w:tc>
          <w:tcPr>
            <w:tcW w:w="1803" w:type="dxa"/>
          </w:tcPr>
          <w:p w14:paraId="23C780CD" w14:textId="79D54D72" w:rsidR="004A7367" w:rsidRPr="004A7367" w:rsidRDefault="004A7367" w:rsidP="004A7367">
            <w:pPr>
              <w:jc w:val="center"/>
              <w:rPr>
                <w:rFonts w:cs="B Lotus"/>
                <w:sz w:val="28"/>
                <w:szCs w:val="28"/>
                <w:rtl/>
              </w:rPr>
            </w:pPr>
            <w:r w:rsidRPr="004A7367">
              <w:rPr>
                <w:rFonts w:cs="B Lotus" w:hint="cs"/>
                <w:rtl/>
              </w:rPr>
              <w:t>بادوله</w:t>
            </w:r>
          </w:p>
        </w:tc>
        <w:tc>
          <w:tcPr>
            <w:tcW w:w="1803" w:type="dxa"/>
          </w:tcPr>
          <w:p w14:paraId="37A50E31" w14:textId="0708F48C" w:rsidR="004A7367" w:rsidRPr="004A7367" w:rsidRDefault="004A7367" w:rsidP="004A7367">
            <w:pPr>
              <w:jc w:val="center"/>
              <w:rPr>
                <w:rFonts w:cs="B Lotus"/>
                <w:sz w:val="28"/>
                <w:szCs w:val="28"/>
                <w:rtl/>
              </w:rPr>
            </w:pPr>
            <w:r w:rsidRPr="004A7367">
              <w:rPr>
                <w:rFonts w:cs="B Lotus"/>
                <w:rtl/>
              </w:rPr>
              <w:t>7</w:t>
            </w:r>
          </w:p>
        </w:tc>
        <w:tc>
          <w:tcPr>
            <w:tcW w:w="1803" w:type="dxa"/>
          </w:tcPr>
          <w:p w14:paraId="521E3FD9" w14:textId="7D9A4226"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463ADA3D" w14:textId="77777777" w:rsidTr="00372823">
        <w:tc>
          <w:tcPr>
            <w:tcW w:w="1803" w:type="dxa"/>
          </w:tcPr>
          <w:p w14:paraId="096F8CAC" w14:textId="77777777" w:rsidR="004A7367" w:rsidRPr="004A7367" w:rsidRDefault="004A7367" w:rsidP="004A7367">
            <w:pPr>
              <w:pStyle w:val="ListParagraph"/>
              <w:numPr>
                <w:ilvl w:val="0"/>
                <w:numId w:val="63"/>
              </w:numPr>
              <w:bidi/>
              <w:jc w:val="center"/>
              <w:rPr>
                <w:rFonts w:cs="B Lotus"/>
                <w:rtl/>
              </w:rPr>
            </w:pPr>
          </w:p>
        </w:tc>
        <w:tc>
          <w:tcPr>
            <w:tcW w:w="1803" w:type="dxa"/>
          </w:tcPr>
          <w:p w14:paraId="7DE82CC9" w14:textId="21E89ADA" w:rsidR="004A7367" w:rsidRPr="004A7367" w:rsidRDefault="004A7367" w:rsidP="004A7367">
            <w:pPr>
              <w:jc w:val="center"/>
              <w:rPr>
                <w:rFonts w:cs="B Lotus"/>
                <w:sz w:val="28"/>
                <w:szCs w:val="28"/>
                <w:rtl/>
              </w:rPr>
            </w:pPr>
            <w:r w:rsidRPr="004A7367">
              <w:rPr>
                <w:rFonts w:cs="B Lotus"/>
                <w:rtl/>
              </w:rPr>
              <w:t>1800</w:t>
            </w:r>
          </w:p>
        </w:tc>
        <w:tc>
          <w:tcPr>
            <w:tcW w:w="1803" w:type="dxa"/>
          </w:tcPr>
          <w:p w14:paraId="4F0B2915" w14:textId="73895829" w:rsidR="004A7367" w:rsidRPr="004A7367" w:rsidRDefault="004A7367" w:rsidP="004A7367">
            <w:pPr>
              <w:jc w:val="center"/>
              <w:rPr>
                <w:rFonts w:cs="B Lotus"/>
                <w:sz w:val="28"/>
                <w:szCs w:val="28"/>
                <w:rtl/>
              </w:rPr>
            </w:pPr>
            <w:r w:rsidRPr="004A7367">
              <w:rPr>
                <w:rFonts w:cs="B Lotus" w:hint="cs"/>
                <w:rtl/>
              </w:rPr>
              <w:t>شنبه</w:t>
            </w:r>
          </w:p>
        </w:tc>
        <w:tc>
          <w:tcPr>
            <w:tcW w:w="1803" w:type="dxa"/>
          </w:tcPr>
          <w:p w14:paraId="7A33F373" w14:textId="77081B38" w:rsidR="004A7367" w:rsidRPr="004A7367" w:rsidRDefault="004A7367" w:rsidP="004A7367">
            <w:pPr>
              <w:jc w:val="center"/>
              <w:rPr>
                <w:rFonts w:cs="B Lotus"/>
                <w:sz w:val="28"/>
                <w:szCs w:val="28"/>
                <w:rtl/>
              </w:rPr>
            </w:pPr>
            <w:r w:rsidRPr="004A7367">
              <w:rPr>
                <w:rFonts w:cs="B Lotus"/>
                <w:rtl/>
              </w:rPr>
              <w:t>7</w:t>
            </w:r>
          </w:p>
        </w:tc>
        <w:tc>
          <w:tcPr>
            <w:tcW w:w="1803" w:type="dxa"/>
          </w:tcPr>
          <w:p w14:paraId="360F8767" w14:textId="0D093D24"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1461A617" w14:textId="77777777" w:rsidTr="00372823">
        <w:tc>
          <w:tcPr>
            <w:tcW w:w="1803" w:type="dxa"/>
          </w:tcPr>
          <w:p w14:paraId="6582AAFE" w14:textId="77777777" w:rsidR="004A7367" w:rsidRPr="004A7367" w:rsidRDefault="004A7367" w:rsidP="004A7367">
            <w:pPr>
              <w:pStyle w:val="ListParagraph"/>
              <w:numPr>
                <w:ilvl w:val="0"/>
                <w:numId w:val="63"/>
              </w:numPr>
              <w:bidi/>
              <w:jc w:val="center"/>
              <w:rPr>
                <w:rFonts w:cs="B Lotus"/>
                <w:rtl/>
              </w:rPr>
            </w:pPr>
          </w:p>
        </w:tc>
        <w:tc>
          <w:tcPr>
            <w:tcW w:w="1803" w:type="dxa"/>
          </w:tcPr>
          <w:p w14:paraId="5AD3323F" w14:textId="367B430E" w:rsidR="004A7367" w:rsidRPr="004A7367" w:rsidRDefault="004A7367" w:rsidP="004A7367">
            <w:pPr>
              <w:jc w:val="center"/>
              <w:rPr>
                <w:rFonts w:cs="B Lotus"/>
                <w:sz w:val="28"/>
                <w:szCs w:val="28"/>
                <w:rtl/>
              </w:rPr>
            </w:pPr>
            <w:r w:rsidRPr="004A7367">
              <w:rPr>
                <w:rFonts w:cs="B Lotus"/>
                <w:rtl/>
              </w:rPr>
              <w:t>1801</w:t>
            </w:r>
          </w:p>
        </w:tc>
        <w:tc>
          <w:tcPr>
            <w:tcW w:w="1803" w:type="dxa"/>
          </w:tcPr>
          <w:p w14:paraId="733B7DCA" w14:textId="31C833AC" w:rsidR="004A7367" w:rsidRPr="004A7367" w:rsidRDefault="004A7367" w:rsidP="004A7367">
            <w:pPr>
              <w:jc w:val="center"/>
              <w:rPr>
                <w:rFonts w:cs="B Lotus"/>
                <w:sz w:val="28"/>
                <w:szCs w:val="28"/>
                <w:rtl/>
              </w:rPr>
            </w:pPr>
            <w:r w:rsidRPr="004A7367">
              <w:rPr>
                <w:rFonts w:cs="B Lotus" w:hint="cs"/>
                <w:rtl/>
              </w:rPr>
              <w:t>بردستان</w:t>
            </w:r>
          </w:p>
        </w:tc>
        <w:tc>
          <w:tcPr>
            <w:tcW w:w="1803" w:type="dxa"/>
          </w:tcPr>
          <w:p w14:paraId="4C55A598" w14:textId="6873212D" w:rsidR="004A7367" w:rsidRPr="004A7367" w:rsidRDefault="004A7367" w:rsidP="004A7367">
            <w:pPr>
              <w:jc w:val="center"/>
              <w:rPr>
                <w:rFonts w:cs="B Lotus"/>
                <w:sz w:val="28"/>
                <w:szCs w:val="28"/>
                <w:rtl/>
              </w:rPr>
            </w:pPr>
            <w:r w:rsidRPr="004A7367">
              <w:rPr>
                <w:rFonts w:cs="B Lotus"/>
                <w:rtl/>
              </w:rPr>
              <w:t>7</w:t>
            </w:r>
          </w:p>
        </w:tc>
        <w:tc>
          <w:tcPr>
            <w:tcW w:w="1803" w:type="dxa"/>
          </w:tcPr>
          <w:p w14:paraId="0CBE91C3" w14:textId="23CCB76E"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5BF9F9F0" w14:textId="77777777" w:rsidTr="00372823">
        <w:tc>
          <w:tcPr>
            <w:tcW w:w="1803" w:type="dxa"/>
          </w:tcPr>
          <w:p w14:paraId="10FD5151" w14:textId="77777777" w:rsidR="004A7367" w:rsidRPr="004A7367" w:rsidRDefault="004A7367" w:rsidP="004A7367">
            <w:pPr>
              <w:pStyle w:val="ListParagraph"/>
              <w:numPr>
                <w:ilvl w:val="0"/>
                <w:numId w:val="63"/>
              </w:numPr>
              <w:bidi/>
              <w:jc w:val="center"/>
              <w:rPr>
                <w:rFonts w:cs="B Lotus"/>
                <w:rtl/>
              </w:rPr>
            </w:pPr>
          </w:p>
        </w:tc>
        <w:tc>
          <w:tcPr>
            <w:tcW w:w="1803" w:type="dxa"/>
          </w:tcPr>
          <w:p w14:paraId="012D8D16" w14:textId="7FA5C901" w:rsidR="004A7367" w:rsidRPr="004A7367" w:rsidRDefault="004A7367" w:rsidP="004A7367">
            <w:pPr>
              <w:jc w:val="center"/>
              <w:rPr>
                <w:rFonts w:cs="B Lotus"/>
                <w:sz w:val="28"/>
                <w:szCs w:val="28"/>
                <w:rtl/>
              </w:rPr>
            </w:pPr>
            <w:r w:rsidRPr="004A7367">
              <w:rPr>
                <w:rFonts w:cs="B Lotus"/>
                <w:rtl/>
              </w:rPr>
              <w:t>1802</w:t>
            </w:r>
          </w:p>
        </w:tc>
        <w:tc>
          <w:tcPr>
            <w:tcW w:w="1803" w:type="dxa"/>
          </w:tcPr>
          <w:p w14:paraId="4B8A3878" w14:textId="161D2799" w:rsidR="004A7367" w:rsidRPr="004A7367" w:rsidRDefault="004A7367" w:rsidP="004A7367">
            <w:pPr>
              <w:jc w:val="center"/>
              <w:rPr>
                <w:rFonts w:cs="B Lotus"/>
                <w:sz w:val="28"/>
                <w:szCs w:val="28"/>
                <w:rtl/>
              </w:rPr>
            </w:pPr>
            <w:r w:rsidRPr="004A7367">
              <w:rPr>
                <w:rFonts w:cs="B Lotus" w:hint="cs"/>
                <w:rtl/>
              </w:rPr>
              <w:t>دوراهک</w:t>
            </w:r>
          </w:p>
        </w:tc>
        <w:tc>
          <w:tcPr>
            <w:tcW w:w="1803" w:type="dxa"/>
          </w:tcPr>
          <w:p w14:paraId="10A52545" w14:textId="7784D259" w:rsidR="004A7367" w:rsidRPr="004A7367" w:rsidRDefault="004A7367" w:rsidP="004A7367">
            <w:pPr>
              <w:jc w:val="center"/>
              <w:rPr>
                <w:rFonts w:cs="B Lotus"/>
                <w:sz w:val="28"/>
                <w:szCs w:val="28"/>
                <w:rtl/>
              </w:rPr>
            </w:pPr>
            <w:r w:rsidRPr="004A7367">
              <w:rPr>
                <w:rFonts w:cs="B Lotus"/>
                <w:rtl/>
              </w:rPr>
              <w:t>7</w:t>
            </w:r>
          </w:p>
        </w:tc>
        <w:tc>
          <w:tcPr>
            <w:tcW w:w="1803" w:type="dxa"/>
          </w:tcPr>
          <w:p w14:paraId="2A93868F" w14:textId="3D86A242"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6AB3B31F" w14:textId="77777777" w:rsidTr="00372823">
        <w:tc>
          <w:tcPr>
            <w:tcW w:w="1803" w:type="dxa"/>
          </w:tcPr>
          <w:p w14:paraId="6DF86318" w14:textId="77777777" w:rsidR="004A7367" w:rsidRPr="004A7367" w:rsidRDefault="004A7367" w:rsidP="004A7367">
            <w:pPr>
              <w:pStyle w:val="ListParagraph"/>
              <w:numPr>
                <w:ilvl w:val="0"/>
                <w:numId w:val="63"/>
              </w:numPr>
              <w:bidi/>
              <w:jc w:val="center"/>
              <w:rPr>
                <w:rFonts w:cs="B Lotus"/>
                <w:rtl/>
              </w:rPr>
            </w:pPr>
          </w:p>
        </w:tc>
        <w:tc>
          <w:tcPr>
            <w:tcW w:w="1803" w:type="dxa"/>
          </w:tcPr>
          <w:p w14:paraId="1FF64B20" w14:textId="710B969D" w:rsidR="004A7367" w:rsidRPr="004A7367" w:rsidRDefault="004A7367" w:rsidP="004A7367">
            <w:pPr>
              <w:jc w:val="center"/>
              <w:rPr>
                <w:rFonts w:cs="B Lotus"/>
                <w:sz w:val="28"/>
                <w:szCs w:val="28"/>
                <w:rtl/>
              </w:rPr>
            </w:pPr>
            <w:r w:rsidRPr="004A7367">
              <w:rPr>
                <w:rFonts w:cs="B Lotus"/>
                <w:rtl/>
              </w:rPr>
              <w:t>1803</w:t>
            </w:r>
          </w:p>
        </w:tc>
        <w:tc>
          <w:tcPr>
            <w:tcW w:w="1803" w:type="dxa"/>
          </w:tcPr>
          <w:p w14:paraId="46ACC36C" w14:textId="649E00AA" w:rsidR="004A7367" w:rsidRPr="004A7367" w:rsidRDefault="004A7367" w:rsidP="004A7367">
            <w:pPr>
              <w:jc w:val="center"/>
              <w:rPr>
                <w:rFonts w:cs="B Lotus"/>
                <w:sz w:val="28"/>
                <w:szCs w:val="28"/>
                <w:rtl/>
              </w:rPr>
            </w:pPr>
            <w:r w:rsidRPr="004A7367">
              <w:rPr>
                <w:rFonts w:cs="B Lotus" w:hint="cs"/>
                <w:rtl/>
              </w:rPr>
              <w:t>آبدان</w:t>
            </w:r>
          </w:p>
        </w:tc>
        <w:tc>
          <w:tcPr>
            <w:tcW w:w="1803" w:type="dxa"/>
          </w:tcPr>
          <w:p w14:paraId="6CD1D3EF" w14:textId="1C8C6EE0" w:rsidR="004A7367" w:rsidRPr="004A7367" w:rsidRDefault="004A7367" w:rsidP="004A7367">
            <w:pPr>
              <w:jc w:val="center"/>
              <w:rPr>
                <w:rFonts w:cs="B Lotus"/>
                <w:sz w:val="28"/>
                <w:szCs w:val="28"/>
                <w:rtl/>
              </w:rPr>
            </w:pPr>
            <w:r w:rsidRPr="004A7367">
              <w:rPr>
                <w:rFonts w:cs="B Lotus"/>
                <w:rtl/>
              </w:rPr>
              <w:t>7</w:t>
            </w:r>
          </w:p>
        </w:tc>
        <w:tc>
          <w:tcPr>
            <w:tcW w:w="1803" w:type="dxa"/>
          </w:tcPr>
          <w:p w14:paraId="48BC5F86" w14:textId="5286372E"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376A26C0" w14:textId="77777777" w:rsidTr="00372823">
        <w:tc>
          <w:tcPr>
            <w:tcW w:w="1803" w:type="dxa"/>
          </w:tcPr>
          <w:p w14:paraId="7D657C95" w14:textId="77777777" w:rsidR="004A7367" w:rsidRPr="004A7367" w:rsidRDefault="004A7367" w:rsidP="004A7367">
            <w:pPr>
              <w:pStyle w:val="ListParagraph"/>
              <w:numPr>
                <w:ilvl w:val="0"/>
                <w:numId w:val="63"/>
              </w:numPr>
              <w:bidi/>
              <w:jc w:val="center"/>
              <w:rPr>
                <w:rFonts w:cs="B Lotus"/>
                <w:rtl/>
              </w:rPr>
            </w:pPr>
          </w:p>
        </w:tc>
        <w:tc>
          <w:tcPr>
            <w:tcW w:w="1803" w:type="dxa"/>
          </w:tcPr>
          <w:p w14:paraId="0AEB9996" w14:textId="01FFB535" w:rsidR="004A7367" w:rsidRPr="004A7367" w:rsidRDefault="004A7367" w:rsidP="004A7367">
            <w:pPr>
              <w:jc w:val="center"/>
              <w:rPr>
                <w:rFonts w:cs="B Lotus"/>
                <w:sz w:val="28"/>
                <w:szCs w:val="28"/>
                <w:rtl/>
              </w:rPr>
            </w:pPr>
            <w:r w:rsidRPr="004A7367">
              <w:rPr>
                <w:rFonts w:cs="B Lotus"/>
                <w:rtl/>
              </w:rPr>
              <w:t>1804</w:t>
            </w:r>
          </w:p>
        </w:tc>
        <w:tc>
          <w:tcPr>
            <w:tcW w:w="1803" w:type="dxa"/>
          </w:tcPr>
          <w:p w14:paraId="0B6FC37F" w14:textId="49D76F65" w:rsidR="004A7367" w:rsidRPr="004A7367" w:rsidRDefault="004A7367" w:rsidP="004A7367">
            <w:pPr>
              <w:jc w:val="center"/>
              <w:rPr>
                <w:rFonts w:cs="B Lotus"/>
                <w:sz w:val="28"/>
                <w:szCs w:val="28"/>
                <w:rtl/>
              </w:rPr>
            </w:pPr>
            <w:r w:rsidRPr="004A7367">
              <w:rPr>
                <w:rFonts w:cs="B Lotus" w:hint="cs"/>
                <w:rtl/>
              </w:rPr>
              <w:t>بنک</w:t>
            </w:r>
          </w:p>
        </w:tc>
        <w:tc>
          <w:tcPr>
            <w:tcW w:w="1803" w:type="dxa"/>
          </w:tcPr>
          <w:p w14:paraId="59AB94DC" w14:textId="68D957EC" w:rsidR="004A7367" w:rsidRPr="004A7367" w:rsidRDefault="004A7367" w:rsidP="004A7367">
            <w:pPr>
              <w:jc w:val="center"/>
              <w:rPr>
                <w:rFonts w:cs="B Lotus"/>
                <w:sz w:val="28"/>
                <w:szCs w:val="28"/>
                <w:rtl/>
              </w:rPr>
            </w:pPr>
            <w:r w:rsidRPr="004A7367">
              <w:rPr>
                <w:rFonts w:cs="B Lotus"/>
                <w:rtl/>
              </w:rPr>
              <w:t>7</w:t>
            </w:r>
          </w:p>
        </w:tc>
        <w:tc>
          <w:tcPr>
            <w:tcW w:w="1803" w:type="dxa"/>
          </w:tcPr>
          <w:p w14:paraId="267A9ED4" w14:textId="750EEE98"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41331999" w14:textId="77777777" w:rsidTr="00372823">
        <w:tc>
          <w:tcPr>
            <w:tcW w:w="1803" w:type="dxa"/>
          </w:tcPr>
          <w:p w14:paraId="1B876448" w14:textId="77777777" w:rsidR="004A7367" w:rsidRPr="004A7367" w:rsidRDefault="004A7367" w:rsidP="004A7367">
            <w:pPr>
              <w:pStyle w:val="ListParagraph"/>
              <w:numPr>
                <w:ilvl w:val="0"/>
                <w:numId w:val="63"/>
              </w:numPr>
              <w:bidi/>
              <w:jc w:val="center"/>
              <w:rPr>
                <w:rFonts w:cs="B Lotus"/>
                <w:rtl/>
              </w:rPr>
            </w:pPr>
          </w:p>
        </w:tc>
        <w:tc>
          <w:tcPr>
            <w:tcW w:w="1803" w:type="dxa"/>
          </w:tcPr>
          <w:p w14:paraId="7E5D68F1" w14:textId="58E432B5" w:rsidR="004A7367" w:rsidRPr="004A7367" w:rsidRDefault="004A7367" w:rsidP="004A7367">
            <w:pPr>
              <w:jc w:val="center"/>
              <w:rPr>
                <w:rFonts w:cs="B Lotus"/>
                <w:sz w:val="28"/>
                <w:szCs w:val="28"/>
                <w:rtl/>
              </w:rPr>
            </w:pPr>
            <w:r w:rsidRPr="004A7367">
              <w:rPr>
                <w:rFonts w:cs="B Lotus"/>
                <w:rtl/>
              </w:rPr>
              <w:t>1805</w:t>
            </w:r>
          </w:p>
        </w:tc>
        <w:tc>
          <w:tcPr>
            <w:tcW w:w="1803" w:type="dxa"/>
          </w:tcPr>
          <w:p w14:paraId="608FD38B" w14:textId="457A1C66" w:rsidR="004A7367" w:rsidRPr="004A7367" w:rsidRDefault="004A7367" w:rsidP="004A7367">
            <w:pPr>
              <w:jc w:val="center"/>
              <w:rPr>
                <w:rFonts w:cs="B Lotus"/>
                <w:sz w:val="28"/>
                <w:szCs w:val="28"/>
                <w:rtl/>
              </w:rPr>
            </w:pPr>
            <w:r w:rsidRPr="004A7367">
              <w:rPr>
                <w:rFonts w:cs="B Lotus" w:hint="cs"/>
                <w:rtl/>
              </w:rPr>
              <w:t>سیراف</w:t>
            </w:r>
          </w:p>
        </w:tc>
        <w:tc>
          <w:tcPr>
            <w:tcW w:w="1803" w:type="dxa"/>
          </w:tcPr>
          <w:p w14:paraId="08B36E37" w14:textId="78A05C4E" w:rsidR="004A7367" w:rsidRPr="004A7367" w:rsidRDefault="004A7367" w:rsidP="004A7367">
            <w:pPr>
              <w:jc w:val="center"/>
              <w:rPr>
                <w:rFonts w:cs="B Lotus"/>
                <w:sz w:val="28"/>
                <w:szCs w:val="28"/>
                <w:rtl/>
              </w:rPr>
            </w:pPr>
            <w:r w:rsidRPr="004A7367">
              <w:rPr>
                <w:rFonts w:cs="B Lotus"/>
                <w:rtl/>
              </w:rPr>
              <w:t>7</w:t>
            </w:r>
          </w:p>
        </w:tc>
        <w:tc>
          <w:tcPr>
            <w:tcW w:w="1803" w:type="dxa"/>
          </w:tcPr>
          <w:p w14:paraId="6697EAFA" w14:textId="3B0201B7"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3A993D81" w14:textId="77777777" w:rsidTr="00372823">
        <w:tc>
          <w:tcPr>
            <w:tcW w:w="1803" w:type="dxa"/>
          </w:tcPr>
          <w:p w14:paraId="20ACFF60" w14:textId="77777777" w:rsidR="004A7367" w:rsidRPr="004A7367" w:rsidRDefault="004A7367" w:rsidP="004A7367">
            <w:pPr>
              <w:pStyle w:val="ListParagraph"/>
              <w:numPr>
                <w:ilvl w:val="0"/>
                <w:numId w:val="63"/>
              </w:numPr>
              <w:bidi/>
              <w:jc w:val="center"/>
              <w:rPr>
                <w:rFonts w:cs="B Lotus"/>
                <w:rtl/>
              </w:rPr>
            </w:pPr>
          </w:p>
        </w:tc>
        <w:tc>
          <w:tcPr>
            <w:tcW w:w="1803" w:type="dxa"/>
          </w:tcPr>
          <w:p w14:paraId="6069E26A" w14:textId="57089A2D" w:rsidR="004A7367" w:rsidRPr="004A7367" w:rsidRDefault="004A7367" w:rsidP="004A7367">
            <w:pPr>
              <w:jc w:val="center"/>
              <w:rPr>
                <w:rFonts w:cs="B Lotus"/>
                <w:sz w:val="28"/>
                <w:szCs w:val="28"/>
                <w:rtl/>
              </w:rPr>
            </w:pPr>
            <w:r w:rsidRPr="004A7367">
              <w:rPr>
                <w:rFonts w:cs="B Lotus"/>
                <w:rtl/>
              </w:rPr>
              <w:t>1806</w:t>
            </w:r>
          </w:p>
        </w:tc>
        <w:tc>
          <w:tcPr>
            <w:tcW w:w="1803" w:type="dxa"/>
          </w:tcPr>
          <w:p w14:paraId="591FE28F" w14:textId="000FA23E" w:rsidR="004A7367" w:rsidRPr="004A7367" w:rsidRDefault="004A7367" w:rsidP="004A7367">
            <w:pPr>
              <w:jc w:val="center"/>
              <w:rPr>
                <w:rFonts w:cs="B Lotus"/>
                <w:sz w:val="28"/>
                <w:szCs w:val="28"/>
                <w:rtl/>
              </w:rPr>
            </w:pPr>
            <w:r w:rsidRPr="004A7367">
              <w:rPr>
                <w:rFonts w:cs="B Lotus" w:hint="cs"/>
                <w:rtl/>
              </w:rPr>
              <w:t>بندرامام</w:t>
            </w:r>
            <w:r w:rsidRPr="004A7367">
              <w:rPr>
                <w:rFonts w:cs="B Lotus"/>
                <w:rtl/>
              </w:rPr>
              <w:t xml:space="preserve"> </w:t>
            </w:r>
            <w:r w:rsidRPr="004A7367">
              <w:rPr>
                <w:rFonts w:cs="B Lotus" w:hint="cs"/>
                <w:rtl/>
              </w:rPr>
              <w:t>حسن</w:t>
            </w:r>
          </w:p>
        </w:tc>
        <w:tc>
          <w:tcPr>
            <w:tcW w:w="1803" w:type="dxa"/>
          </w:tcPr>
          <w:p w14:paraId="374370ED" w14:textId="72CFDB98" w:rsidR="004A7367" w:rsidRPr="004A7367" w:rsidRDefault="004A7367" w:rsidP="004A7367">
            <w:pPr>
              <w:jc w:val="center"/>
              <w:rPr>
                <w:rFonts w:cs="B Lotus"/>
                <w:sz w:val="28"/>
                <w:szCs w:val="28"/>
                <w:rtl/>
              </w:rPr>
            </w:pPr>
            <w:r w:rsidRPr="004A7367">
              <w:rPr>
                <w:rFonts w:cs="B Lotus"/>
                <w:rtl/>
              </w:rPr>
              <w:t>7</w:t>
            </w:r>
          </w:p>
        </w:tc>
        <w:tc>
          <w:tcPr>
            <w:tcW w:w="1803" w:type="dxa"/>
          </w:tcPr>
          <w:p w14:paraId="314FF9EF" w14:textId="2B284378"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7CB25C57" w14:textId="77777777" w:rsidTr="00372823">
        <w:tc>
          <w:tcPr>
            <w:tcW w:w="1803" w:type="dxa"/>
          </w:tcPr>
          <w:p w14:paraId="1C044F95" w14:textId="77777777" w:rsidR="004A7367" w:rsidRPr="004A7367" w:rsidRDefault="004A7367" w:rsidP="004A7367">
            <w:pPr>
              <w:pStyle w:val="ListParagraph"/>
              <w:numPr>
                <w:ilvl w:val="0"/>
                <w:numId w:val="63"/>
              </w:numPr>
              <w:bidi/>
              <w:jc w:val="center"/>
              <w:rPr>
                <w:rFonts w:cs="B Lotus"/>
                <w:rtl/>
              </w:rPr>
            </w:pPr>
          </w:p>
        </w:tc>
        <w:tc>
          <w:tcPr>
            <w:tcW w:w="1803" w:type="dxa"/>
          </w:tcPr>
          <w:p w14:paraId="23D95B27" w14:textId="42B10D6A" w:rsidR="004A7367" w:rsidRPr="004A7367" w:rsidRDefault="004A7367" w:rsidP="004A7367">
            <w:pPr>
              <w:jc w:val="center"/>
              <w:rPr>
                <w:rFonts w:cs="B Lotus"/>
                <w:sz w:val="28"/>
                <w:szCs w:val="28"/>
                <w:rtl/>
              </w:rPr>
            </w:pPr>
            <w:r w:rsidRPr="004A7367">
              <w:rPr>
                <w:rFonts w:cs="B Lotus"/>
                <w:rtl/>
              </w:rPr>
              <w:t>1807</w:t>
            </w:r>
          </w:p>
        </w:tc>
        <w:tc>
          <w:tcPr>
            <w:tcW w:w="1803" w:type="dxa"/>
          </w:tcPr>
          <w:p w14:paraId="648AA01D" w14:textId="1D5C658A" w:rsidR="004A7367" w:rsidRPr="004A7367" w:rsidRDefault="004A7367" w:rsidP="004A7367">
            <w:pPr>
              <w:jc w:val="center"/>
              <w:rPr>
                <w:rFonts w:cs="B Lotus"/>
                <w:sz w:val="28"/>
                <w:szCs w:val="28"/>
                <w:rtl/>
              </w:rPr>
            </w:pPr>
            <w:r w:rsidRPr="004A7367">
              <w:rPr>
                <w:rFonts w:cs="B Lotus" w:hint="cs"/>
                <w:rtl/>
              </w:rPr>
              <w:t>انارستان</w:t>
            </w:r>
          </w:p>
        </w:tc>
        <w:tc>
          <w:tcPr>
            <w:tcW w:w="1803" w:type="dxa"/>
          </w:tcPr>
          <w:p w14:paraId="352D542C" w14:textId="7CB0244A" w:rsidR="004A7367" w:rsidRPr="004A7367" w:rsidRDefault="004A7367" w:rsidP="004A7367">
            <w:pPr>
              <w:jc w:val="center"/>
              <w:rPr>
                <w:rFonts w:cs="B Lotus"/>
                <w:sz w:val="28"/>
                <w:szCs w:val="28"/>
                <w:rtl/>
              </w:rPr>
            </w:pPr>
            <w:r w:rsidRPr="004A7367">
              <w:rPr>
                <w:rFonts w:cs="B Lotus"/>
                <w:rtl/>
              </w:rPr>
              <w:t>7</w:t>
            </w:r>
          </w:p>
        </w:tc>
        <w:tc>
          <w:tcPr>
            <w:tcW w:w="1803" w:type="dxa"/>
          </w:tcPr>
          <w:p w14:paraId="2702FB72" w14:textId="0C6D1DD4"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23849055" w14:textId="77777777" w:rsidTr="00372823">
        <w:tc>
          <w:tcPr>
            <w:tcW w:w="1803" w:type="dxa"/>
          </w:tcPr>
          <w:p w14:paraId="4BCA1961" w14:textId="77777777" w:rsidR="004A7367" w:rsidRPr="004A7367" w:rsidRDefault="004A7367" w:rsidP="004A7367">
            <w:pPr>
              <w:pStyle w:val="ListParagraph"/>
              <w:numPr>
                <w:ilvl w:val="0"/>
                <w:numId w:val="63"/>
              </w:numPr>
              <w:bidi/>
              <w:jc w:val="center"/>
              <w:rPr>
                <w:rFonts w:cs="B Lotus"/>
                <w:rtl/>
              </w:rPr>
            </w:pPr>
          </w:p>
        </w:tc>
        <w:tc>
          <w:tcPr>
            <w:tcW w:w="1803" w:type="dxa"/>
          </w:tcPr>
          <w:p w14:paraId="618D5FED" w14:textId="511DF3B4" w:rsidR="004A7367" w:rsidRPr="004A7367" w:rsidRDefault="004A7367" w:rsidP="004A7367">
            <w:pPr>
              <w:jc w:val="center"/>
              <w:rPr>
                <w:rFonts w:cs="B Lotus"/>
                <w:sz w:val="28"/>
                <w:szCs w:val="28"/>
                <w:rtl/>
              </w:rPr>
            </w:pPr>
            <w:r w:rsidRPr="004A7367">
              <w:rPr>
                <w:rFonts w:cs="B Lotus"/>
                <w:rtl/>
              </w:rPr>
              <w:t>1808</w:t>
            </w:r>
          </w:p>
        </w:tc>
        <w:tc>
          <w:tcPr>
            <w:tcW w:w="1803" w:type="dxa"/>
          </w:tcPr>
          <w:p w14:paraId="07A5FDB7" w14:textId="051B283F" w:rsidR="004A7367" w:rsidRPr="004A7367" w:rsidRDefault="004A7367" w:rsidP="004A7367">
            <w:pPr>
              <w:jc w:val="center"/>
              <w:rPr>
                <w:rFonts w:cs="B Lotus"/>
                <w:sz w:val="28"/>
                <w:szCs w:val="28"/>
                <w:rtl/>
              </w:rPr>
            </w:pPr>
            <w:r w:rsidRPr="004A7367">
              <w:rPr>
                <w:rFonts w:cs="B Lotus" w:hint="cs"/>
                <w:rtl/>
              </w:rPr>
              <w:t>ریز</w:t>
            </w:r>
          </w:p>
        </w:tc>
        <w:tc>
          <w:tcPr>
            <w:tcW w:w="1803" w:type="dxa"/>
          </w:tcPr>
          <w:p w14:paraId="0602F734" w14:textId="7DE3A2EB" w:rsidR="004A7367" w:rsidRPr="004A7367" w:rsidRDefault="004A7367" w:rsidP="004A7367">
            <w:pPr>
              <w:jc w:val="center"/>
              <w:rPr>
                <w:rFonts w:cs="B Lotus"/>
                <w:sz w:val="28"/>
                <w:szCs w:val="28"/>
                <w:rtl/>
              </w:rPr>
            </w:pPr>
            <w:r w:rsidRPr="004A7367">
              <w:rPr>
                <w:rFonts w:cs="B Lotus"/>
                <w:rtl/>
              </w:rPr>
              <w:t>7</w:t>
            </w:r>
          </w:p>
        </w:tc>
        <w:tc>
          <w:tcPr>
            <w:tcW w:w="1803" w:type="dxa"/>
          </w:tcPr>
          <w:p w14:paraId="3AD22F54" w14:textId="20EE0DC1"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5FB5DFA2" w14:textId="77777777" w:rsidTr="00372823">
        <w:tc>
          <w:tcPr>
            <w:tcW w:w="1803" w:type="dxa"/>
          </w:tcPr>
          <w:p w14:paraId="653B81E1" w14:textId="77777777" w:rsidR="004A7367" w:rsidRPr="004A7367" w:rsidRDefault="004A7367" w:rsidP="004A7367">
            <w:pPr>
              <w:pStyle w:val="ListParagraph"/>
              <w:numPr>
                <w:ilvl w:val="0"/>
                <w:numId w:val="63"/>
              </w:numPr>
              <w:bidi/>
              <w:jc w:val="center"/>
              <w:rPr>
                <w:rFonts w:cs="B Lotus"/>
                <w:rtl/>
              </w:rPr>
            </w:pPr>
          </w:p>
        </w:tc>
        <w:tc>
          <w:tcPr>
            <w:tcW w:w="1803" w:type="dxa"/>
          </w:tcPr>
          <w:p w14:paraId="2FA1CF44" w14:textId="67926CAB" w:rsidR="004A7367" w:rsidRPr="004A7367" w:rsidRDefault="004A7367" w:rsidP="004A7367">
            <w:pPr>
              <w:jc w:val="center"/>
              <w:rPr>
                <w:rFonts w:cs="B Lotus"/>
                <w:sz w:val="28"/>
                <w:szCs w:val="28"/>
                <w:rtl/>
              </w:rPr>
            </w:pPr>
            <w:r w:rsidRPr="004A7367">
              <w:rPr>
                <w:rFonts w:cs="B Lotus"/>
                <w:rtl/>
              </w:rPr>
              <w:t>1809</w:t>
            </w:r>
          </w:p>
        </w:tc>
        <w:tc>
          <w:tcPr>
            <w:tcW w:w="1803" w:type="dxa"/>
          </w:tcPr>
          <w:p w14:paraId="6D993AFE" w14:textId="775FC7DD" w:rsidR="004A7367" w:rsidRPr="004A7367" w:rsidRDefault="004A7367" w:rsidP="004A7367">
            <w:pPr>
              <w:jc w:val="center"/>
              <w:rPr>
                <w:rFonts w:cs="B Lotus"/>
                <w:sz w:val="28"/>
                <w:szCs w:val="28"/>
                <w:rtl/>
              </w:rPr>
            </w:pPr>
            <w:r w:rsidRPr="004A7367">
              <w:rPr>
                <w:rFonts w:cs="B Lotus" w:hint="cs"/>
                <w:rtl/>
              </w:rPr>
              <w:t>نخل</w:t>
            </w:r>
            <w:r w:rsidRPr="004A7367">
              <w:rPr>
                <w:rFonts w:cs="B Lotus"/>
                <w:rtl/>
              </w:rPr>
              <w:t xml:space="preserve"> </w:t>
            </w:r>
            <w:r w:rsidRPr="004A7367">
              <w:rPr>
                <w:rFonts w:cs="B Lotus" w:hint="cs"/>
                <w:rtl/>
              </w:rPr>
              <w:t>تقی</w:t>
            </w:r>
          </w:p>
        </w:tc>
        <w:tc>
          <w:tcPr>
            <w:tcW w:w="1803" w:type="dxa"/>
          </w:tcPr>
          <w:p w14:paraId="2A791391" w14:textId="30837122" w:rsidR="004A7367" w:rsidRPr="004A7367" w:rsidRDefault="004A7367" w:rsidP="004A7367">
            <w:pPr>
              <w:jc w:val="center"/>
              <w:rPr>
                <w:rFonts w:cs="B Lotus"/>
                <w:sz w:val="28"/>
                <w:szCs w:val="28"/>
                <w:rtl/>
              </w:rPr>
            </w:pPr>
            <w:r w:rsidRPr="004A7367">
              <w:rPr>
                <w:rFonts w:cs="B Lotus"/>
                <w:rtl/>
              </w:rPr>
              <w:t>7</w:t>
            </w:r>
          </w:p>
        </w:tc>
        <w:tc>
          <w:tcPr>
            <w:tcW w:w="1803" w:type="dxa"/>
          </w:tcPr>
          <w:p w14:paraId="01F06DBB" w14:textId="3D97E4F7" w:rsidR="004A7367" w:rsidRPr="004A7367" w:rsidRDefault="004A7367" w:rsidP="004A7367">
            <w:pPr>
              <w:jc w:val="center"/>
              <w:rPr>
                <w:rFonts w:cs="B Lotus"/>
                <w:sz w:val="28"/>
                <w:szCs w:val="28"/>
                <w:rtl/>
              </w:rPr>
            </w:pPr>
            <w:r w:rsidRPr="004A7367">
              <w:rPr>
                <w:rFonts w:cs="B Lotus" w:hint="cs"/>
                <w:rtl/>
              </w:rPr>
              <w:t>بوشهر</w:t>
            </w:r>
          </w:p>
        </w:tc>
      </w:tr>
      <w:tr w:rsidR="004A7367" w:rsidRPr="004A7367" w14:paraId="4B40E3EB" w14:textId="77777777" w:rsidTr="00372823">
        <w:tc>
          <w:tcPr>
            <w:tcW w:w="1803" w:type="dxa"/>
          </w:tcPr>
          <w:p w14:paraId="10ADD13B" w14:textId="77777777" w:rsidR="004A7367" w:rsidRPr="004A7367" w:rsidRDefault="004A7367" w:rsidP="004A7367">
            <w:pPr>
              <w:pStyle w:val="ListParagraph"/>
              <w:numPr>
                <w:ilvl w:val="0"/>
                <w:numId w:val="63"/>
              </w:numPr>
              <w:bidi/>
              <w:jc w:val="center"/>
              <w:rPr>
                <w:rFonts w:cs="B Lotus"/>
                <w:rtl/>
              </w:rPr>
            </w:pPr>
          </w:p>
        </w:tc>
        <w:tc>
          <w:tcPr>
            <w:tcW w:w="1803" w:type="dxa"/>
          </w:tcPr>
          <w:p w14:paraId="5F5136DF" w14:textId="0737B9BE" w:rsidR="004A7367" w:rsidRPr="004A7367" w:rsidRDefault="004A7367" w:rsidP="004A7367">
            <w:pPr>
              <w:jc w:val="center"/>
              <w:rPr>
                <w:rFonts w:cs="B Lotus"/>
                <w:sz w:val="28"/>
                <w:szCs w:val="28"/>
                <w:rtl/>
              </w:rPr>
            </w:pPr>
            <w:r w:rsidRPr="004A7367">
              <w:rPr>
                <w:rFonts w:cs="B Lotus"/>
                <w:rtl/>
              </w:rPr>
              <w:t>135</w:t>
            </w:r>
          </w:p>
        </w:tc>
        <w:tc>
          <w:tcPr>
            <w:tcW w:w="1803" w:type="dxa"/>
          </w:tcPr>
          <w:p w14:paraId="49B2EDDD" w14:textId="7FDD519C" w:rsidR="004A7367" w:rsidRPr="004A7367" w:rsidRDefault="004A7367" w:rsidP="004A7367">
            <w:pPr>
              <w:jc w:val="center"/>
              <w:rPr>
                <w:rFonts w:cs="B Lotus"/>
                <w:sz w:val="28"/>
                <w:szCs w:val="28"/>
                <w:rtl/>
              </w:rPr>
            </w:pPr>
            <w:r w:rsidRPr="004A7367">
              <w:rPr>
                <w:rFonts w:cs="B Lotus" w:hint="cs"/>
                <w:rtl/>
              </w:rPr>
              <w:t>یاسوج</w:t>
            </w:r>
          </w:p>
        </w:tc>
        <w:tc>
          <w:tcPr>
            <w:tcW w:w="1803" w:type="dxa"/>
          </w:tcPr>
          <w:p w14:paraId="705C23DB" w14:textId="6890D896" w:rsidR="004A7367" w:rsidRPr="004A7367" w:rsidRDefault="004A7367" w:rsidP="004A7367">
            <w:pPr>
              <w:jc w:val="center"/>
              <w:rPr>
                <w:rFonts w:cs="B Lotus"/>
                <w:sz w:val="28"/>
                <w:szCs w:val="28"/>
                <w:rtl/>
              </w:rPr>
            </w:pPr>
            <w:r w:rsidRPr="004A7367">
              <w:rPr>
                <w:rFonts w:cs="B Lotus"/>
                <w:rtl/>
              </w:rPr>
              <w:t>8</w:t>
            </w:r>
          </w:p>
        </w:tc>
        <w:tc>
          <w:tcPr>
            <w:tcW w:w="1803" w:type="dxa"/>
          </w:tcPr>
          <w:p w14:paraId="19D869F8" w14:textId="17D1E9B5"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5C89CA31" w14:textId="77777777" w:rsidTr="00372823">
        <w:tc>
          <w:tcPr>
            <w:tcW w:w="1803" w:type="dxa"/>
          </w:tcPr>
          <w:p w14:paraId="7EC0BD43" w14:textId="77777777" w:rsidR="004A7367" w:rsidRPr="004A7367" w:rsidRDefault="004A7367" w:rsidP="004A7367">
            <w:pPr>
              <w:pStyle w:val="ListParagraph"/>
              <w:numPr>
                <w:ilvl w:val="0"/>
                <w:numId w:val="63"/>
              </w:numPr>
              <w:bidi/>
              <w:jc w:val="center"/>
              <w:rPr>
                <w:rFonts w:cs="B Lotus"/>
                <w:rtl/>
              </w:rPr>
            </w:pPr>
          </w:p>
        </w:tc>
        <w:tc>
          <w:tcPr>
            <w:tcW w:w="1803" w:type="dxa"/>
          </w:tcPr>
          <w:p w14:paraId="13747C13" w14:textId="6AFF77DA" w:rsidR="004A7367" w:rsidRPr="004A7367" w:rsidRDefault="004A7367" w:rsidP="004A7367">
            <w:pPr>
              <w:jc w:val="center"/>
              <w:rPr>
                <w:rFonts w:cs="B Lotus"/>
                <w:sz w:val="28"/>
                <w:szCs w:val="28"/>
                <w:rtl/>
              </w:rPr>
            </w:pPr>
            <w:r w:rsidRPr="004A7367">
              <w:rPr>
                <w:rFonts w:cs="B Lotus"/>
                <w:rtl/>
              </w:rPr>
              <w:t>136</w:t>
            </w:r>
          </w:p>
        </w:tc>
        <w:tc>
          <w:tcPr>
            <w:tcW w:w="1803" w:type="dxa"/>
          </w:tcPr>
          <w:p w14:paraId="76C8A63D" w14:textId="65A5E1C0" w:rsidR="004A7367" w:rsidRPr="004A7367" w:rsidRDefault="004A7367" w:rsidP="004A7367">
            <w:pPr>
              <w:jc w:val="center"/>
              <w:rPr>
                <w:rFonts w:cs="B Lotus"/>
                <w:sz w:val="28"/>
                <w:szCs w:val="28"/>
                <w:rtl/>
              </w:rPr>
            </w:pPr>
            <w:r w:rsidRPr="004A7367">
              <w:rPr>
                <w:rFonts w:cs="B Lotus" w:hint="cs"/>
                <w:rtl/>
              </w:rPr>
              <w:t>دهدشت</w:t>
            </w:r>
          </w:p>
        </w:tc>
        <w:tc>
          <w:tcPr>
            <w:tcW w:w="1803" w:type="dxa"/>
          </w:tcPr>
          <w:p w14:paraId="0A9E5AFD" w14:textId="27D270D2" w:rsidR="004A7367" w:rsidRPr="004A7367" w:rsidRDefault="004A7367" w:rsidP="004A7367">
            <w:pPr>
              <w:jc w:val="center"/>
              <w:rPr>
                <w:rFonts w:cs="B Lotus"/>
                <w:sz w:val="28"/>
                <w:szCs w:val="28"/>
                <w:rtl/>
              </w:rPr>
            </w:pPr>
            <w:r w:rsidRPr="004A7367">
              <w:rPr>
                <w:rFonts w:cs="B Lotus"/>
                <w:rtl/>
              </w:rPr>
              <w:t>8</w:t>
            </w:r>
          </w:p>
        </w:tc>
        <w:tc>
          <w:tcPr>
            <w:tcW w:w="1803" w:type="dxa"/>
          </w:tcPr>
          <w:p w14:paraId="781553E1" w14:textId="4F3EFB9C"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30C795DE" w14:textId="77777777" w:rsidTr="00372823">
        <w:tc>
          <w:tcPr>
            <w:tcW w:w="1803" w:type="dxa"/>
          </w:tcPr>
          <w:p w14:paraId="317231E6" w14:textId="77777777" w:rsidR="004A7367" w:rsidRPr="004A7367" w:rsidRDefault="004A7367" w:rsidP="004A7367">
            <w:pPr>
              <w:pStyle w:val="ListParagraph"/>
              <w:numPr>
                <w:ilvl w:val="0"/>
                <w:numId w:val="63"/>
              </w:numPr>
              <w:bidi/>
              <w:jc w:val="center"/>
              <w:rPr>
                <w:rFonts w:cs="B Lotus"/>
                <w:rtl/>
              </w:rPr>
            </w:pPr>
          </w:p>
        </w:tc>
        <w:tc>
          <w:tcPr>
            <w:tcW w:w="1803" w:type="dxa"/>
          </w:tcPr>
          <w:p w14:paraId="2D1EAC71" w14:textId="3E4768E9" w:rsidR="004A7367" w:rsidRPr="004A7367" w:rsidRDefault="004A7367" w:rsidP="004A7367">
            <w:pPr>
              <w:jc w:val="center"/>
              <w:rPr>
                <w:rFonts w:cs="B Lotus"/>
                <w:sz w:val="28"/>
                <w:szCs w:val="28"/>
                <w:rtl/>
              </w:rPr>
            </w:pPr>
            <w:r w:rsidRPr="004A7367">
              <w:rPr>
                <w:rFonts w:cs="B Lotus"/>
                <w:rtl/>
              </w:rPr>
              <w:t>137</w:t>
            </w:r>
          </w:p>
        </w:tc>
        <w:tc>
          <w:tcPr>
            <w:tcW w:w="1803" w:type="dxa"/>
          </w:tcPr>
          <w:p w14:paraId="0CCA4172" w14:textId="5490994C" w:rsidR="004A7367" w:rsidRPr="004A7367" w:rsidRDefault="004A7367" w:rsidP="004A7367">
            <w:pPr>
              <w:jc w:val="center"/>
              <w:rPr>
                <w:rFonts w:cs="B Lotus"/>
                <w:sz w:val="28"/>
                <w:szCs w:val="28"/>
                <w:rtl/>
              </w:rPr>
            </w:pPr>
            <w:r w:rsidRPr="004A7367">
              <w:rPr>
                <w:rFonts w:cs="B Lotus" w:hint="cs"/>
                <w:rtl/>
              </w:rPr>
              <w:t>گچساران</w:t>
            </w:r>
            <w:r w:rsidRPr="004A7367">
              <w:rPr>
                <w:rFonts w:cs="B Lotus"/>
                <w:rtl/>
              </w:rPr>
              <w:t xml:space="preserve">( </w:t>
            </w:r>
            <w:r w:rsidRPr="004A7367">
              <w:rPr>
                <w:rFonts w:cs="B Lotus" w:hint="cs"/>
                <w:rtl/>
              </w:rPr>
              <w:t>دوگنبدان</w:t>
            </w:r>
            <w:r w:rsidRPr="004A7367">
              <w:rPr>
                <w:rFonts w:cs="B Lotus"/>
                <w:rtl/>
              </w:rPr>
              <w:t>)</w:t>
            </w:r>
          </w:p>
        </w:tc>
        <w:tc>
          <w:tcPr>
            <w:tcW w:w="1803" w:type="dxa"/>
          </w:tcPr>
          <w:p w14:paraId="463D7673" w14:textId="4A55CC9B" w:rsidR="004A7367" w:rsidRPr="004A7367" w:rsidRDefault="004A7367" w:rsidP="004A7367">
            <w:pPr>
              <w:jc w:val="center"/>
              <w:rPr>
                <w:rFonts w:cs="B Lotus"/>
                <w:sz w:val="28"/>
                <w:szCs w:val="28"/>
                <w:rtl/>
              </w:rPr>
            </w:pPr>
            <w:r w:rsidRPr="004A7367">
              <w:rPr>
                <w:rFonts w:cs="B Lotus"/>
                <w:rtl/>
              </w:rPr>
              <w:t>8</w:t>
            </w:r>
          </w:p>
        </w:tc>
        <w:tc>
          <w:tcPr>
            <w:tcW w:w="1803" w:type="dxa"/>
          </w:tcPr>
          <w:p w14:paraId="3EF5F0EB" w14:textId="58972189"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3B8A3CFA" w14:textId="77777777" w:rsidTr="00372823">
        <w:tc>
          <w:tcPr>
            <w:tcW w:w="1803" w:type="dxa"/>
          </w:tcPr>
          <w:p w14:paraId="315E77E8" w14:textId="77777777" w:rsidR="004A7367" w:rsidRPr="004A7367" w:rsidRDefault="004A7367" w:rsidP="004A7367">
            <w:pPr>
              <w:pStyle w:val="ListParagraph"/>
              <w:numPr>
                <w:ilvl w:val="0"/>
                <w:numId w:val="63"/>
              </w:numPr>
              <w:bidi/>
              <w:jc w:val="center"/>
              <w:rPr>
                <w:rFonts w:cs="B Lotus"/>
                <w:rtl/>
              </w:rPr>
            </w:pPr>
          </w:p>
        </w:tc>
        <w:tc>
          <w:tcPr>
            <w:tcW w:w="1803" w:type="dxa"/>
          </w:tcPr>
          <w:p w14:paraId="73CD2675" w14:textId="38EE6CB2" w:rsidR="004A7367" w:rsidRPr="004A7367" w:rsidRDefault="004A7367" w:rsidP="004A7367">
            <w:pPr>
              <w:jc w:val="center"/>
              <w:rPr>
                <w:rFonts w:cs="B Lotus"/>
                <w:sz w:val="28"/>
                <w:szCs w:val="28"/>
                <w:rtl/>
              </w:rPr>
            </w:pPr>
            <w:r w:rsidRPr="004A7367">
              <w:rPr>
                <w:rFonts w:cs="B Lotus"/>
                <w:rtl/>
              </w:rPr>
              <w:t>138</w:t>
            </w:r>
          </w:p>
        </w:tc>
        <w:tc>
          <w:tcPr>
            <w:tcW w:w="1803" w:type="dxa"/>
          </w:tcPr>
          <w:p w14:paraId="20495B47" w14:textId="2DCCC008" w:rsidR="004A7367" w:rsidRPr="004A7367" w:rsidRDefault="004A7367" w:rsidP="004A7367">
            <w:pPr>
              <w:jc w:val="center"/>
              <w:rPr>
                <w:rFonts w:cs="B Lotus"/>
                <w:sz w:val="28"/>
                <w:szCs w:val="28"/>
                <w:rtl/>
              </w:rPr>
            </w:pPr>
            <w:r w:rsidRPr="004A7367">
              <w:rPr>
                <w:rFonts w:cs="B Lotus" w:hint="cs"/>
                <w:rtl/>
              </w:rPr>
              <w:t>دنا</w:t>
            </w:r>
          </w:p>
        </w:tc>
        <w:tc>
          <w:tcPr>
            <w:tcW w:w="1803" w:type="dxa"/>
          </w:tcPr>
          <w:p w14:paraId="393F878A" w14:textId="22EFC4CE" w:rsidR="004A7367" w:rsidRPr="004A7367" w:rsidRDefault="004A7367" w:rsidP="004A7367">
            <w:pPr>
              <w:jc w:val="center"/>
              <w:rPr>
                <w:rFonts w:cs="B Lotus"/>
                <w:sz w:val="28"/>
                <w:szCs w:val="28"/>
                <w:rtl/>
              </w:rPr>
            </w:pPr>
            <w:r w:rsidRPr="004A7367">
              <w:rPr>
                <w:rFonts w:cs="B Lotus"/>
                <w:rtl/>
              </w:rPr>
              <w:t>8</w:t>
            </w:r>
          </w:p>
        </w:tc>
        <w:tc>
          <w:tcPr>
            <w:tcW w:w="1803" w:type="dxa"/>
          </w:tcPr>
          <w:p w14:paraId="553F7D51" w14:textId="635DDAC4"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6DB9DF86" w14:textId="77777777" w:rsidTr="00372823">
        <w:tc>
          <w:tcPr>
            <w:tcW w:w="1803" w:type="dxa"/>
          </w:tcPr>
          <w:p w14:paraId="568AAF6D" w14:textId="77777777" w:rsidR="004A7367" w:rsidRPr="004A7367" w:rsidRDefault="004A7367" w:rsidP="004A7367">
            <w:pPr>
              <w:pStyle w:val="ListParagraph"/>
              <w:numPr>
                <w:ilvl w:val="0"/>
                <w:numId w:val="63"/>
              </w:numPr>
              <w:bidi/>
              <w:jc w:val="center"/>
              <w:rPr>
                <w:rFonts w:cs="B Lotus"/>
                <w:rtl/>
              </w:rPr>
            </w:pPr>
          </w:p>
        </w:tc>
        <w:tc>
          <w:tcPr>
            <w:tcW w:w="1803" w:type="dxa"/>
          </w:tcPr>
          <w:p w14:paraId="415217DD" w14:textId="229E796E" w:rsidR="004A7367" w:rsidRPr="004A7367" w:rsidRDefault="004A7367" w:rsidP="004A7367">
            <w:pPr>
              <w:jc w:val="center"/>
              <w:rPr>
                <w:rFonts w:cs="B Lotus"/>
                <w:sz w:val="28"/>
                <w:szCs w:val="28"/>
                <w:rtl/>
              </w:rPr>
            </w:pPr>
            <w:r w:rsidRPr="004A7367">
              <w:rPr>
                <w:rFonts w:cs="B Lotus"/>
                <w:rtl/>
              </w:rPr>
              <w:t>139</w:t>
            </w:r>
          </w:p>
        </w:tc>
        <w:tc>
          <w:tcPr>
            <w:tcW w:w="1803" w:type="dxa"/>
          </w:tcPr>
          <w:p w14:paraId="056A5959" w14:textId="34A53DD7" w:rsidR="004A7367" w:rsidRPr="004A7367" w:rsidRDefault="004A7367" w:rsidP="004A7367">
            <w:pPr>
              <w:jc w:val="center"/>
              <w:rPr>
                <w:rFonts w:cs="B Lotus"/>
                <w:sz w:val="28"/>
                <w:szCs w:val="28"/>
                <w:rtl/>
              </w:rPr>
            </w:pPr>
            <w:r w:rsidRPr="004A7367">
              <w:rPr>
                <w:rFonts w:cs="B Lotus" w:hint="cs"/>
                <w:rtl/>
              </w:rPr>
              <w:t>چرام</w:t>
            </w:r>
          </w:p>
        </w:tc>
        <w:tc>
          <w:tcPr>
            <w:tcW w:w="1803" w:type="dxa"/>
          </w:tcPr>
          <w:p w14:paraId="5BF25990" w14:textId="42422285" w:rsidR="004A7367" w:rsidRPr="004A7367" w:rsidRDefault="004A7367" w:rsidP="004A7367">
            <w:pPr>
              <w:jc w:val="center"/>
              <w:rPr>
                <w:rFonts w:cs="B Lotus"/>
                <w:sz w:val="28"/>
                <w:szCs w:val="28"/>
                <w:rtl/>
              </w:rPr>
            </w:pPr>
            <w:r w:rsidRPr="004A7367">
              <w:rPr>
                <w:rFonts w:cs="B Lotus"/>
                <w:rtl/>
              </w:rPr>
              <w:t>8</w:t>
            </w:r>
          </w:p>
        </w:tc>
        <w:tc>
          <w:tcPr>
            <w:tcW w:w="1803" w:type="dxa"/>
          </w:tcPr>
          <w:p w14:paraId="7B62C5EC" w14:textId="7E3311BE"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7B230D5C" w14:textId="77777777" w:rsidTr="00372823">
        <w:tc>
          <w:tcPr>
            <w:tcW w:w="1803" w:type="dxa"/>
          </w:tcPr>
          <w:p w14:paraId="30243BBB" w14:textId="77777777" w:rsidR="004A7367" w:rsidRPr="004A7367" w:rsidRDefault="004A7367" w:rsidP="004A7367">
            <w:pPr>
              <w:pStyle w:val="ListParagraph"/>
              <w:numPr>
                <w:ilvl w:val="0"/>
                <w:numId w:val="63"/>
              </w:numPr>
              <w:bidi/>
              <w:jc w:val="center"/>
              <w:rPr>
                <w:rFonts w:cs="B Lotus"/>
                <w:rtl/>
              </w:rPr>
            </w:pPr>
          </w:p>
        </w:tc>
        <w:tc>
          <w:tcPr>
            <w:tcW w:w="1803" w:type="dxa"/>
          </w:tcPr>
          <w:p w14:paraId="0EC0FABD" w14:textId="083CA687" w:rsidR="004A7367" w:rsidRPr="004A7367" w:rsidRDefault="004A7367" w:rsidP="004A7367">
            <w:pPr>
              <w:jc w:val="center"/>
              <w:rPr>
                <w:rFonts w:cs="B Lotus"/>
                <w:sz w:val="28"/>
                <w:szCs w:val="28"/>
                <w:rtl/>
              </w:rPr>
            </w:pPr>
            <w:r w:rsidRPr="004A7367">
              <w:rPr>
                <w:rFonts w:cs="B Lotus"/>
                <w:rtl/>
              </w:rPr>
              <w:t>140</w:t>
            </w:r>
          </w:p>
        </w:tc>
        <w:tc>
          <w:tcPr>
            <w:tcW w:w="1803" w:type="dxa"/>
          </w:tcPr>
          <w:p w14:paraId="1C5FDD3C" w14:textId="19CD504D" w:rsidR="004A7367" w:rsidRPr="004A7367" w:rsidRDefault="004A7367" w:rsidP="004A7367">
            <w:pPr>
              <w:jc w:val="center"/>
              <w:rPr>
                <w:rFonts w:cs="B Lotus"/>
                <w:sz w:val="28"/>
                <w:szCs w:val="28"/>
                <w:rtl/>
              </w:rPr>
            </w:pPr>
            <w:r w:rsidRPr="004A7367">
              <w:rPr>
                <w:rFonts w:cs="B Lotus" w:hint="cs"/>
                <w:rtl/>
              </w:rPr>
              <w:t>بهمئی</w:t>
            </w:r>
          </w:p>
        </w:tc>
        <w:tc>
          <w:tcPr>
            <w:tcW w:w="1803" w:type="dxa"/>
          </w:tcPr>
          <w:p w14:paraId="24B6FF98" w14:textId="748E69D8" w:rsidR="004A7367" w:rsidRPr="004A7367" w:rsidRDefault="004A7367" w:rsidP="004A7367">
            <w:pPr>
              <w:jc w:val="center"/>
              <w:rPr>
                <w:rFonts w:cs="B Lotus"/>
                <w:sz w:val="28"/>
                <w:szCs w:val="28"/>
                <w:rtl/>
              </w:rPr>
            </w:pPr>
            <w:r w:rsidRPr="004A7367">
              <w:rPr>
                <w:rFonts w:cs="B Lotus"/>
                <w:rtl/>
              </w:rPr>
              <w:t>8</w:t>
            </w:r>
          </w:p>
        </w:tc>
        <w:tc>
          <w:tcPr>
            <w:tcW w:w="1803" w:type="dxa"/>
          </w:tcPr>
          <w:p w14:paraId="1B7837EC" w14:textId="167F7570"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0C8EE8E3" w14:textId="77777777" w:rsidTr="00372823">
        <w:tc>
          <w:tcPr>
            <w:tcW w:w="1803" w:type="dxa"/>
          </w:tcPr>
          <w:p w14:paraId="1BC2AC3C" w14:textId="77777777" w:rsidR="004A7367" w:rsidRPr="004A7367" w:rsidRDefault="004A7367" w:rsidP="004A7367">
            <w:pPr>
              <w:pStyle w:val="ListParagraph"/>
              <w:numPr>
                <w:ilvl w:val="0"/>
                <w:numId w:val="63"/>
              </w:numPr>
              <w:bidi/>
              <w:jc w:val="center"/>
              <w:rPr>
                <w:rFonts w:cs="B Lotus"/>
                <w:rtl/>
              </w:rPr>
            </w:pPr>
          </w:p>
        </w:tc>
        <w:tc>
          <w:tcPr>
            <w:tcW w:w="1803" w:type="dxa"/>
          </w:tcPr>
          <w:p w14:paraId="0AC48720" w14:textId="32C907CE" w:rsidR="004A7367" w:rsidRPr="004A7367" w:rsidRDefault="004A7367" w:rsidP="004A7367">
            <w:pPr>
              <w:jc w:val="center"/>
              <w:rPr>
                <w:rFonts w:cs="B Lotus"/>
                <w:sz w:val="28"/>
                <w:szCs w:val="28"/>
                <w:rtl/>
              </w:rPr>
            </w:pPr>
            <w:r w:rsidRPr="004A7367">
              <w:rPr>
                <w:rFonts w:cs="B Lotus"/>
                <w:rtl/>
              </w:rPr>
              <w:t>141</w:t>
            </w:r>
          </w:p>
        </w:tc>
        <w:tc>
          <w:tcPr>
            <w:tcW w:w="1803" w:type="dxa"/>
          </w:tcPr>
          <w:p w14:paraId="30807E1D" w14:textId="653D3390" w:rsidR="004A7367" w:rsidRPr="004A7367" w:rsidRDefault="004A7367" w:rsidP="004A7367">
            <w:pPr>
              <w:jc w:val="center"/>
              <w:rPr>
                <w:rFonts w:cs="B Lotus"/>
                <w:sz w:val="28"/>
                <w:szCs w:val="28"/>
                <w:rtl/>
              </w:rPr>
            </w:pPr>
            <w:r w:rsidRPr="004A7367">
              <w:rPr>
                <w:rFonts w:cs="B Lotus" w:hint="cs"/>
                <w:rtl/>
              </w:rPr>
              <w:t>باشت</w:t>
            </w:r>
          </w:p>
        </w:tc>
        <w:tc>
          <w:tcPr>
            <w:tcW w:w="1803" w:type="dxa"/>
          </w:tcPr>
          <w:p w14:paraId="4C72EDCF" w14:textId="77F01152" w:rsidR="004A7367" w:rsidRPr="004A7367" w:rsidRDefault="004A7367" w:rsidP="004A7367">
            <w:pPr>
              <w:jc w:val="center"/>
              <w:rPr>
                <w:rFonts w:cs="B Lotus"/>
                <w:sz w:val="28"/>
                <w:szCs w:val="28"/>
                <w:rtl/>
              </w:rPr>
            </w:pPr>
            <w:r w:rsidRPr="004A7367">
              <w:rPr>
                <w:rFonts w:cs="B Lotus"/>
                <w:rtl/>
              </w:rPr>
              <w:t>8</w:t>
            </w:r>
          </w:p>
        </w:tc>
        <w:tc>
          <w:tcPr>
            <w:tcW w:w="1803" w:type="dxa"/>
          </w:tcPr>
          <w:p w14:paraId="7019FEC7" w14:textId="4FD57A36"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59CAFC84" w14:textId="77777777" w:rsidTr="00372823">
        <w:tc>
          <w:tcPr>
            <w:tcW w:w="1803" w:type="dxa"/>
          </w:tcPr>
          <w:p w14:paraId="025030E6" w14:textId="77777777" w:rsidR="004A7367" w:rsidRPr="004A7367" w:rsidRDefault="004A7367" w:rsidP="004A7367">
            <w:pPr>
              <w:pStyle w:val="ListParagraph"/>
              <w:numPr>
                <w:ilvl w:val="0"/>
                <w:numId w:val="63"/>
              </w:numPr>
              <w:bidi/>
              <w:jc w:val="center"/>
              <w:rPr>
                <w:rFonts w:cs="B Lotus"/>
                <w:rtl/>
              </w:rPr>
            </w:pPr>
          </w:p>
        </w:tc>
        <w:tc>
          <w:tcPr>
            <w:tcW w:w="1803" w:type="dxa"/>
          </w:tcPr>
          <w:p w14:paraId="6189160B" w14:textId="4BBE5A89" w:rsidR="004A7367" w:rsidRPr="004A7367" w:rsidRDefault="004A7367" w:rsidP="004A7367">
            <w:pPr>
              <w:jc w:val="center"/>
              <w:rPr>
                <w:rFonts w:cs="B Lotus"/>
                <w:sz w:val="28"/>
                <w:szCs w:val="28"/>
                <w:rtl/>
              </w:rPr>
            </w:pPr>
            <w:r w:rsidRPr="004A7367">
              <w:rPr>
                <w:rFonts w:cs="B Lotus"/>
                <w:rtl/>
              </w:rPr>
              <w:t>759</w:t>
            </w:r>
          </w:p>
        </w:tc>
        <w:tc>
          <w:tcPr>
            <w:tcW w:w="1803" w:type="dxa"/>
          </w:tcPr>
          <w:p w14:paraId="631F8C12" w14:textId="60A4095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سی</w:t>
            </w:r>
            <w:r w:rsidRPr="004A7367">
              <w:rPr>
                <w:rFonts w:cs="B Lotus"/>
                <w:rtl/>
              </w:rPr>
              <w:t xml:space="preserve"> </w:t>
            </w:r>
            <w:r w:rsidRPr="004A7367">
              <w:rPr>
                <w:rFonts w:cs="B Lotus" w:hint="cs"/>
                <w:rtl/>
              </w:rPr>
              <w:t>سخت‏</w:t>
            </w:r>
          </w:p>
        </w:tc>
        <w:tc>
          <w:tcPr>
            <w:tcW w:w="1803" w:type="dxa"/>
          </w:tcPr>
          <w:p w14:paraId="4C4D73D7" w14:textId="10074B11" w:rsidR="004A7367" w:rsidRPr="004A7367" w:rsidRDefault="004A7367" w:rsidP="004A7367">
            <w:pPr>
              <w:jc w:val="center"/>
              <w:rPr>
                <w:rFonts w:cs="B Lotus"/>
                <w:sz w:val="28"/>
                <w:szCs w:val="28"/>
                <w:rtl/>
              </w:rPr>
            </w:pPr>
            <w:r w:rsidRPr="004A7367">
              <w:rPr>
                <w:rFonts w:cs="B Lotus"/>
                <w:rtl/>
              </w:rPr>
              <w:t>8</w:t>
            </w:r>
          </w:p>
        </w:tc>
        <w:tc>
          <w:tcPr>
            <w:tcW w:w="1803" w:type="dxa"/>
          </w:tcPr>
          <w:p w14:paraId="5261EF1F" w14:textId="02D77357"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322C18C7" w14:textId="77777777" w:rsidTr="00372823">
        <w:tc>
          <w:tcPr>
            <w:tcW w:w="1803" w:type="dxa"/>
          </w:tcPr>
          <w:p w14:paraId="51A7802E" w14:textId="77777777" w:rsidR="004A7367" w:rsidRPr="004A7367" w:rsidRDefault="004A7367" w:rsidP="004A7367">
            <w:pPr>
              <w:pStyle w:val="ListParagraph"/>
              <w:numPr>
                <w:ilvl w:val="0"/>
                <w:numId w:val="63"/>
              </w:numPr>
              <w:bidi/>
              <w:jc w:val="center"/>
              <w:rPr>
                <w:rFonts w:cs="B Lotus"/>
                <w:rtl/>
              </w:rPr>
            </w:pPr>
          </w:p>
        </w:tc>
        <w:tc>
          <w:tcPr>
            <w:tcW w:w="1803" w:type="dxa"/>
          </w:tcPr>
          <w:p w14:paraId="5B464458" w14:textId="1E7091DF" w:rsidR="004A7367" w:rsidRPr="004A7367" w:rsidRDefault="004A7367" w:rsidP="004A7367">
            <w:pPr>
              <w:jc w:val="center"/>
              <w:rPr>
                <w:rFonts w:cs="B Lotus"/>
                <w:sz w:val="28"/>
                <w:szCs w:val="28"/>
                <w:rtl/>
              </w:rPr>
            </w:pPr>
            <w:r w:rsidRPr="004A7367">
              <w:rPr>
                <w:rFonts w:cs="B Lotus"/>
                <w:rtl/>
              </w:rPr>
              <w:t>760</w:t>
            </w:r>
          </w:p>
        </w:tc>
        <w:tc>
          <w:tcPr>
            <w:tcW w:w="1803" w:type="dxa"/>
          </w:tcPr>
          <w:p w14:paraId="31B8CF7E" w14:textId="5F98D381"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سوق‏</w:t>
            </w:r>
          </w:p>
        </w:tc>
        <w:tc>
          <w:tcPr>
            <w:tcW w:w="1803" w:type="dxa"/>
          </w:tcPr>
          <w:p w14:paraId="19FCE15A" w14:textId="04F6F540" w:rsidR="004A7367" w:rsidRPr="004A7367" w:rsidRDefault="004A7367" w:rsidP="004A7367">
            <w:pPr>
              <w:jc w:val="center"/>
              <w:rPr>
                <w:rFonts w:cs="B Lotus"/>
                <w:sz w:val="28"/>
                <w:szCs w:val="28"/>
                <w:rtl/>
              </w:rPr>
            </w:pPr>
            <w:r w:rsidRPr="004A7367">
              <w:rPr>
                <w:rFonts w:cs="B Lotus"/>
                <w:rtl/>
              </w:rPr>
              <w:t>8</w:t>
            </w:r>
          </w:p>
        </w:tc>
        <w:tc>
          <w:tcPr>
            <w:tcW w:w="1803" w:type="dxa"/>
          </w:tcPr>
          <w:p w14:paraId="155E059A" w14:textId="112B559F"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6CD2AF30" w14:textId="77777777" w:rsidTr="00372823">
        <w:tc>
          <w:tcPr>
            <w:tcW w:w="1803" w:type="dxa"/>
          </w:tcPr>
          <w:p w14:paraId="283FF978" w14:textId="77777777" w:rsidR="004A7367" w:rsidRPr="004A7367" w:rsidRDefault="004A7367" w:rsidP="004A7367">
            <w:pPr>
              <w:pStyle w:val="ListParagraph"/>
              <w:numPr>
                <w:ilvl w:val="0"/>
                <w:numId w:val="63"/>
              </w:numPr>
              <w:bidi/>
              <w:jc w:val="center"/>
              <w:rPr>
                <w:rFonts w:cs="B Lotus"/>
                <w:rtl/>
              </w:rPr>
            </w:pPr>
          </w:p>
        </w:tc>
        <w:tc>
          <w:tcPr>
            <w:tcW w:w="1803" w:type="dxa"/>
          </w:tcPr>
          <w:p w14:paraId="60BF5F8F" w14:textId="46805F2C" w:rsidR="004A7367" w:rsidRPr="004A7367" w:rsidRDefault="004A7367" w:rsidP="004A7367">
            <w:pPr>
              <w:jc w:val="center"/>
              <w:rPr>
                <w:rFonts w:cs="B Lotus"/>
                <w:sz w:val="28"/>
                <w:szCs w:val="28"/>
                <w:rtl/>
              </w:rPr>
            </w:pPr>
            <w:r w:rsidRPr="004A7367">
              <w:rPr>
                <w:rFonts w:cs="B Lotus"/>
                <w:rtl/>
              </w:rPr>
              <w:t>761</w:t>
            </w:r>
          </w:p>
        </w:tc>
        <w:tc>
          <w:tcPr>
            <w:tcW w:w="1803" w:type="dxa"/>
          </w:tcPr>
          <w:p w14:paraId="28C1E5EA" w14:textId="45CFED7B"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لنده‏</w:t>
            </w:r>
          </w:p>
        </w:tc>
        <w:tc>
          <w:tcPr>
            <w:tcW w:w="1803" w:type="dxa"/>
          </w:tcPr>
          <w:p w14:paraId="319E0A3D" w14:textId="54D660FF" w:rsidR="004A7367" w:rsidRPr="004A7367" w:rsidRDefault="004A7367" w:rsidP="004A7367">
            <w:pPr>
              <w:jc w:val="center"/>
              <w:rPr>
                <w:rFonts w:cs="B Lotus"/>
                <w:sz w:val="28"/>
                <w:szCs w:val="28"/>
                <w:rtl/>
              </w:rPr>
            </w:pPr>
            <w:r w:rsidRPr="004A7367">
              <w:rPr>
                <w:rFonts w:cs="B Lotus"/>
                <w:rtl/>
              </w:rPr>
              <w:t>8</w:t>
            </w:r>
          </w:p>
        </w:tc>
        <w:tc>
          <w:tcPr>
            <w:tcW w:w="1803" w:type="dxa"/>
          </w:tcPr>
          <w:p w14:paraId="16FBA3E6" w14:textId="3F540442"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20B5E5D8" w14:textId="77777777" w:rsidTr="00372823">
        <w:tc>
          <w:tcPr>
            <w:tcW w:w="1803" w:type="dxa"/>
          </w:tcPr>
          <w:p w14:paraId="2454BDA1" w14:textId="77777777" w:rsidR="004A7367" w:rsidRPr="004A7367" w:rsidRDefault="004A7367" w:rsidP="004A7367">
            <w:pPr>
              <w:pStyle w:val="ListParagraph"/>
              <w:numPr>
                <w:ilvl w:val="0"/>
                <w:numId w:val="63"/>
              </w:numPr>
              <w:bidi/>
              <w:jc w:val="center"/>
              <w:rPr>
                <w:rFonts w:cs="B Lotus"/>
                <w:rtl/>
              </w:rPr>
            </w:pPr>
          </w:p>
        </w:tc>
        <w:tc>
          <w:tcPr>
            <w:tcW w:w="1803" w:type="dxa"/>
          </w:tcPr>
          <w:p w14:paraId="6997A624" w14:textId="153427DA" w:rsidR="004A7367" w:rsidRPr="004A7367" w:rsidRDefault="004A7367" w:rsidP="004A7367">
            <w:pPr>
              <w:jc w:val="center"/>
              <w:rPr>
                <w:rFonts w:cs="B Lotus"/>
                <w:sz w:val="28"/>
                <w:szCs w:val="28"/>
                <w:rtl/>
              </w:rPr>
            </w:pPr>
            <w:r w:rsidRPr="004A7367">
              <w:rPr>
                <w:rFonts w:cs="B Lotus"/>
                <w:rtl/>
              </w:rPr>
              <w:t>852</w:t>
            </w:r>
          </w:p>
        </w:tc>
        <w:tc>
          <w:tcPr>
            <w:tcW w:w="1803" w:type="dxa"/>
          </w:tcPr>
          <w:p w14:paraId="79CDADE2" w14:textId="0CE9A1CD" w:rsidR="004A7367" w:rsidRPr="004A7367" w:rsidRDefault="004A7367" w:rsidP="004A7367">
            <w:pPr>
              <w:jc w:val="center"/>
              <w:rPr>
                <w:rFonts w:cs="B Lotus"/>
                <w:sz w:val="28"/>
                <w:szCs w:val="28"/>
                <w:rtl/>
              </w:rPr>
            </w:pPr>
            <w:r w:rsidRPr="004A7367">
              <w:rPr>
                <w:rFonts w:cs="B Lotus" w:hint="cs"/>
                <w:rtl/>
              </w:rPr>
              <w:t>قلعه</w:t>
            </w:r>
            <w:r w:rsidRPr="004A7367">
              <w:rPr>
                <w:rFonts w:cs="B Lotus"/>
                <w:rtl/>
              </w:rPr>
              <w:t xml:space="preserve"> </w:t>
            </w:r>
            <w:r w:rsidRPr="004A7367">
              <w:rPr>
                <w:rFonts w:cs="B Lotus" w:hint="cs"/>
                <w:rtl/>
              </w:rPr>
              <w:t>رئیسی</w:t>
            </w:r>
          </w:p>
        </w:tc>
        <w:tc>
          <w:tcPr>
            <w:tcW w:w="1803" w:type="dxa"/>
          </w:tcPr>
          <w:p w14:paraId="6294AC23" w14:textId="79F0F383" w:rsidR="004A7367" w:rsidRPr="004A7367" w:rsidRDefault="004A7367" w:rsidP="004A7367">
            <w:pPr>
              <w:jc w:val="center"/>
              <w:rPr>
                <w:rFonts w:cs="B Lotus"/>
                <w:sz w:val="28"/>
                <w:szCs w:val="28"/>
                <w:rtl/>
              </w:rPr>
            </w:pPr>
            <w:r w:rsidRPr="004A7367">
              <w:rPr>
                <w:rFonts w:cs="B Lotus"/>
                <w:rtl/>
              </w:rPr>
              <w:t>8</w:t>
            </w:r>
          </w:p>
        </w:tc>
        <w:tc>
          <w:tcPr>
            <w:tcW w:w="1803" w:type="dxa"/>
          </w:tcPr>
          <w:p w14:paraId="7C9CB06C" w14:textId="2BBAD1B7"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25231734" w14:textId="77777777" w:rsidTr="00372823">
        <w:tc>
          <w:tcPr>
            <w:tcW w:w="1803" w:type="dxa"/>
          </w:tcPr>
          <w:p w14:paraId="09D5EBCF" w14:textId="77777777" w:rsidR="004A7367" w:rsidRPr="004A7367" w:rsidRDefault="004A7367" w:rsidP="004A7367">
            <w:pPr>
              <w:pStyle w:val="ListParagraph"/>
              <w:numPr>
                <w:ilvl w:val="0"/>
                <w:numId w:val="63"/>
              </w:numPr>
              <w:bidi/>
              <w:jc w:val="center"/>
              <w:rPr>
                <w:rFonts w:cs="B Lotus"/>
                <w:rtl/>
              </w:rPr>
            </w:pPr>
          </w:p>
        </w:tc>
        <w:tc>
          <w:tcPr>
            <w:tcW w:w="1803" w:type="dxa"/>
          </w:tcPr>
          <w:p w14:paraId="7D3F5D8A" w14:textId="390C2D53" w:rsidR="004A7367" w:rsidRPr="004A7367" w:rsidRDefault="004A7367" w:rsidP="004A7367">
            <w:pPr>
              <w:jc w:val="center"/>
              <w:rPr>
                <w:rFonts w:cs="B Lotus"/>
                <w:sz w:val="28"/>
                <w:szCs w:val="28"/>
                <w:rtl/>
              </w:rPr>
            </w:pPr>
            <w:r w:rsidRPr="004A7367">
              <w:rPr>
                <w:rFonts w:cs="B Lotus"/>
                <w:rtl/>
              </w:rPr>
              <w:t>875</w:t>
            </w:r>
          </w:p>
        </w:tc>
        <w:tc>
          <w:tcPr>
            <w:tcW w:w="1803" w:type="dxa"/>
          </w:tcPr>
          <w:p w14:paraId="02F481AE" w14:textId="2333ACCF" w:rsidR="004A7367" w:rsidRPr="004A7367" w:rsidRDefault="004A7367" w:rsidP="004A7367">
            <w:pPr>
              <w:jc w:val="center"/>
              <w:rPr>
                <w:rFonts w:cs="B Lotus"/>
                <w:sz w:val="28"/>
                <w:szCs w:val="28"/>
                <w:rtl/>
              </w:rPr>
            </w:pPr>
            <w:r w:rsidRPr="004A7367">
              <w:rPr>
                <w:rFonts w:cs="B Lotus" w:hint="cs"/>
                <w:rtl/>
              </w:rPr>
              <w:t>بویر</w:t>
            </w:r>
            <w:r w:rsidRPr="004A7367">
              <w:rPr>
                <w:rFonts w:cs="B Lotus"/>
                <w:rtl/>
              </w:rPr>
              <w:t xml:space="preserve"> </w:t>
            </w:r>
            <w:r w:rsidRPr="004A7367">
              <w:rPr>
                <w:rFonts w:cs="B Lotus" w:hint="cs"/>
                <w:rtl/>
              </w:rPr>
              <w:t>احمد</w:t>
            </w:r>
          </w:p>
        </w:tc>
        <w:tc>
          <w:tcPr>
            <w:tcW w:w="1803" w:type="dxa"/>
          </w:tcPr>
          <w:p w14:paraId="791F9E24" w14:textId="10794B02" w:rsidR="004A7367" w:rsidRPr="004A7367" w:rsidRDefault="004A7367" w:rsidP="004A7367">
            <w:pPr>
              <w:jc w:val="center"/>
              <w:rPr>
                <w:rFonts w:cs="B Lotus"/>
                <w:sz w:val="28"/>
                <w:szCs w:val="28"/>
                <w:rtl/>
              </w:rPr>
            </w:pPr>
            <w:r w:rsidRPr="004A7367">
              <w:rPr>
                <w:rFonts w:cs="B Lotus"/>
                <w:rtl/>
              </w:rPr>
              <w:t>8</w:t>
            </w:r>
          </w:p>
        </w:tc>
        <w:tc>
          <w:tcPr>
            <w:tcW w:w="1803" w:type="dxa"/>
          </w:tcPr>
          <w:p w14:paraId="4D02B22E" w14:textId="183F3BFC"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1A713890" w14:textId="77777777" w:rsidTr="00372823">
        <w:tc>
          <w:tcPr>
            <w:tcW w:w="1803" w:type="dxa"/>
          </w:tcPr>
          <w:p w14:paraId="7414F649" w14:textId="77777777" w:rsidR="004A7367" w:rsidRPr="004A7367" w:rsidRDefault="004A7367" w:rsidP="004A7367">
            <w:pPr>
              <w:pStyle w:val="ListParagraph"/>
              <w:numPr>
                <w:ilvl w:val="0"/>
                <w:numId w:val="63"/>
              </w:numPr>
              <w:bidi/>
              <w:jc w:val="center"/>
              <w:rPr>
                <w:rFonts w:cs="B Lotus"/>
                <w:rtl/>
              </w:rPr>
            </w:pPr>
          </w:p>
        </w:tc>
        <w:tc>
          <w:tcPr>
            <w:tcW w:w="1803" w:type="dxa"/>
          </w:tcPr>
          <w:p w14:paraId="4E3DE68E" w14:textId="4CECE51F" w:rsidR="004A7367" w:rsidRPr="004A7367" w:rsidRDefault="004A7367" w:rsidP="004A7367">
            <w:pPr>
              <w:jc w:val="center"/>
              <w:rPr>
                <w:rFonts w:cs="B Lotus"/>
                <w:sz w:val="28"/>
                <w:szCs w:val="28"/>
                <w:rtl/>
              </w:rPr>
            </w:pPr>
            <w:r w:rsidRPr="004A7367">
              <w:rPr>
                <w:rFonts w:cs="B Lotus"/>
                <w:rtl/>
              </w:rPr>
              <w:t>878</w:t>
            </w:r>
          </w:p>
        </w:tc>
        <w:tc>
          <w:tcPr>
            <w:tcW w:w="1803" w:type="dxa"/>
          </w:tcPr>
          <w:p w14:paraId="37C2A60F" w14:textId="371EC768" w:rsidR="004A7367" w:rsidRPr="004A7367" w:rsidRDefault="004A7367" w:rsidP="004A7367">
            <w:pPr>
              <w:jc w:val="center"/>
              <w:rPr>
                <w:rFonts w:cs="B Lotus"/>
                <w:sz w:val="28"/>
                <w:szCs w:val="28"/>
                <w:rtl/>
              </w:rPr>
            </w:pPr>
            <w:r w:rsidRPr="004A7367">
              <w:rPr>
                <w:rFonts w:cs="B Lotus" w:hint="cs"/>
                <w:rtl/>
              </w:rPr>
              <w:t>کهکیلویه</w:t>
            </w:r>
          </w:p>
        </w:tc>
        <w:tc>
          <w:tcPr>
            <w:tcW w:w="1803" w:type="dxa"/>
          </w:tcPr>
          <w:p w14:paraId="41696A6F" w14:textId="32D49EE6" w:rsidR="004A7367" w:rsidRPr="004A7367" w:rsidRDefault="004A7367" w:rsidP="004A7367">
            <w:pPr>
              <w:jc w:val="center"/>
              <w:rPr>
                <w:rFonts w:cs="B Lotus"/>
                <w:sz w:val="28"/>
                <w:szCs w:val="28"/>
                <w:rtl/>
              </w:rPr>
            </w:pPr>
            <w:r w:rsidRPr="004A7367">
              <w:rPr>
                <w:rFonts w:cs="B Lotus"/>
                <w:rtl/>
              </w:rPr>
              <w:t>8</w:t>
            </w:r>
          </w:p>
        </w:tc>
        <w:tc>
          <w:tcPr>
            <w:tcW w:w="1803" w:type="dxa"/>
          </w:tcPr>
          <w:p w14:paraId="04250E20" w14:textId="21E0A749"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77A73FC6" w14:textId="77777777" w:rsidTr="00372823">
        <w:tc>
          <w:tcPr>
            <w:tcW w:w="1803" w:type="dxa"/>
          </w:tcPr>
          <w:p w14:paraId="248E8EFF" w14:textId="77777777" w:rsidR="004A7367" w:rsidRPr="004A7367" w:rsidRDefault="004A7367" w:rsidP="004A7367">
            <w:pPr>
              <w:pStyle w:val="ListParagraph"/>
              <w:numPr>
                <w:ilvl w:val="0"/>
                <w:numId w:val="63"/>
              </w:numPr>
              <w:bidi/>
              <w:jc w:val="center"/>
              <w:rPr>
                <w:rFonts w:cs="B Lotus"/>
                <w:rtl/>
              </w:rPr>
            </w:pPr>
          </w:p>
        </w:tc>
        <w:tc>
          <w:tcPr>
            <w:tcW w:w="1803" w:type="dxa"/>
          </w:tcPr>
          <w:p w14:paraId="0493BD9D" w14:textId="427E6B2B" w:rsidR="004A7367" w:rsidRPr="004A7367" w:rsidRDefault="004A7367" w:rsidP="004A7367">
            <w:pPr>
              <w:jc w:val="center"/>
              <w:rPr>
                <w:rFonts w:cs="B Lotus"/>
                <w:sz w:val="28"/>
                <w:szCs w:val="28"/>
                <w:rtl/>
              </w:rPr>
            </w:pPr>
            <w:r w:rsidRPr="004A7367">
              <w:rPr>
                <w:rFonts w:cs="B Lotus"/>
                <w:rtl/>
              </w:rPr>
              <w:t>1107</w:t>
            </w:r>
          </w:p>
        </w:tc>
        <w:tc>
          <w:tcPr>
            <w:tcW w:w="1803" w:type="dxa"/>
          </w:tcPr>
          <w:p w14:paraId="32DDE696" w14:textId="06E22DB0" w:rsidR="004A7367" w:rsidRPr="004A7367" w:rsidRDefault="004A7367" w:rsidP="004A7367">
            <w:pPr>
              <w:jc w:val="center"/>
              <w:rPr>
                <w:rFonts w:cs="B Lotus"/>
                <w:sz w:val="28"/>
                <w:szCs w:val="28"/>
                <w:rtl/>
              </w:rPr>
            </w:pPr>
            <w:r w:rsidRPr="004A7367">
              <w:rPr>
                <w:rFonts w:cs="B Lotus" w:hint="cs"/>
                <w:rtl/>
              </w:rPr>
              <w:t>پاتاوه</w:t>
            </w:r>
          </w:p>
        </w:tc>
        <w:tc>
          <w:tcPr>
            <w:tcW w:w="1803" w:type="dxa"/>
          </w:tcPr>
          <w:p w14:paraId="05E3C4F7" w14:textId="2DFF5CFB" w:rsidR="004A7367" w:rsidRPr="004A7367" w:rsidRDefault="004A7367" w:rsidP="004A7367">
            <w:pPr>
              <w:jc w:val="center"/>
              <w:rPr>
                <w:rFonts w:cs="B Lotus"/>
                <w:sz w:val="28"/>
                <w:szCs w:val="28"/>
                <w:rtl/>
              </w:rPr>
            </w:pPr>
            <w:r w:rsidRPr="004A7367">
              <w:rPr>
                <w:rFonts w:cs="B Lotus"/>
                <w:rtl/>
              </w:rPr>
              <w:t>8</w:t>
            </w:r>
          </w:p>
        </w:tc>
        <w:tc>
          <w:tcPr>
            <w:tcW w:w="1803" w:type="dxa"/>
          </w:tcPr>
          <w:p w14:paraId="0E07DB40" w14:textId="389ECAD2"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613D0D30" w14:textId="77777777" w:rsidTr="00372823">
        <w:tc>
          <w:tcPr>
            <w:tcW w:w="1803" w:type="dxa"/>
          </w:tcPr>
          <w:p w14:paraId="726E2EEB" w14:textId="77777777" w:rsidR="004A7367" w:rsidRPr="004A7367" w:rsidRDefault="004A7367" w:rsidP="004A7367">
            <w:pPr>
              <w:pStyle w:val="ListParagraph"/>
              <w:numPr>
                <w:ilvl w:val="0"/>
                <w:numId w:val="63"/>
              </w:numPr>
              <w:bidi/>
              <w:jc w:val="center"/>
              <w:rPr>
                <w:rFonts w:cs="B Lotus"/>
                <w:rtl/>
              </w:rPr>
            </w:pPr>
          </w:p>
        </w:tc>
        <w:tc>
          <w:tcPr>
            <w:tcW w:w="1803" w:type="dxa"/>
          </w:tcPr>
          <w:p w14:paraId="66468072" w14:textId="3ED7B8A0" w:rsidR="004A7367" w:rsidRPr="004A7367" w:rsidRDefault="004A7367" w:rsidP="004A7367">
            <w:pPr>
              <w:jc w:val="center"/>
              <w:rPr>
                <w:rFonts w:cs="B Lotus"/>
                <w:sz w:val="28"/>
                <w:szCs w:val="28"/>
                <w:rtl/>
              </w:rPr>
            </w:pPr>
            <w:r w:rsidRPr="004A7367">
              <w:rPr>
                <w:rFonts w:cs="B Lotus"/>
                <w:rtl/>
              </w:rPr>
              <w:t>1386</w:t>
            </w:r>
          </w:p>
        </w:tc>
        <w:tc>
          <w:tcPr>
            <w:tcW w:w="1803" w:type="dxa"/>
          </w:tcPr>
          <w:p w14:paraId="39BA7672" w14:textId="74D29FE6" w:rsidR="004A7367" w:rsidRPr="004A7367" w:rsidRDefault="004A7367" w:rsidP="004A7367">
            <w:pPr>
              <w:jc w:val="center"/>
              <w:rPr>
                <w:rFonts w:cs="B Lotus"/>
                <w:sz w:val="28"/>
                <w:szCs w:val="28"/>
                <w:rtl/>
              </w:rPr>
            </w:pPr>
            <w:r w:rsidRPr="004A7367">
              <w:rPr>
                <w:rFonts w:cs="B Lotus" w:hint="cs"/>
                <w:rtl/>
              </w:rPr>
              <w:t>لیکک</w:t>
            </w:r>
          </w:p>
        </w:tc>
        <w:tc>
          <w:tcPr>
            <w:tcW w:w="1803" w:type="dxa"/>
          </w:tcPr>
          <w:p w14:paraId="415ED5DF" w14:textId="4F4D2939" w:rsidR="004A7367" w:rsidRPr="004A7367" w:rsidRDefault="004A7367" w:rsidP="004A7367">
            <w:pPr>
              <w:jc w:val="center"/>
              <w:rPr>
                <w:rFonts w:cs="B Lotus"/>
                <w:sz w:val="28"/>
                <w:szCs w:val="28"/>
                <w:rtl/>
              </w:rPr>
            </w:pPr>
            <w:r w:rsidRPr="004A7367">
              <w:rPr>
                <w:rFonts w:cs="B Lotus"/>
                <w:rtl/>
              </w:rPr>
              <w:t>8</w:t>
            </w:r>
          </w:p>
        </w:tc>
        <w:tc>
          <w:tcPr>
            <w:tcW w:w="1803" w:type="dxa"/>
          </w:tcPr>
          <w:p w14:paraId="6E3F9969" w14:textId="5E33547C"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3DDB504A" w14:textId="77777777" w:rsidTr="00372823">
        <w:tc>
          <w:tcPr>
            <w:tcW w:w="1803" w:type="dxa"/>
          </w:tcPr>
          <w:p w14:paraId="22637EF4" w14:textId="77777777" w:rsidR="004A7367" w:rsidRPr="004A7367" w:rsidRDefault="004A7367" w:rsidP="004A7367">
            <w:pPr>
              <w:pStyle w:val="ListParagraph"/>
              <w:numPr>
                <w:ilvl w:val="0"/>
                <w:numId w:val="63"/>
              </w:numPr>
              <w:bidi/>
              <w:jc w:val="center"/>
              <w:rPr>
                <w:rFonts w:cs="B Lotus"/>
                <w:rtl/>
              </w:rPr>
            </w:pPr>
          </w:p>
        </w:tc>
        <w:tc>
          <w:tcPr>
            <w:tcW w:w="1803" w:type="dxa"/>
          </w:tcPr>
          <w:p w14:paraId="7E2FC732" w14:textId="723CFEA6" w:rsidR="004A7367" w:rsidRPr="004A7367" w:rsidRDefault="004A7367" w:rsidP="004A7367">
            <w:pPr>
              <w:jc w:val="center"/>
              <w:rPr>
                <w:rFonts w:cs="B Lotus"/>
                <w:sz w:val="28"/>
                <w:szCs w:val="28"/>
                <w:rtl/>
              </w:rPr>
            </w:pPr>
            <w:r w:rsidRPr="004A7367">
              <w:rPr>
                <w:rFonts w:cs="B Lotus"/>
                <w:rtl/>
              </w:rPr>
              <w:t>1605</w:t>
            </w:r>
          </w:p>
        </w:tc>
        <w:tc>
          <w:tcPr>
            <w:tcW w:w="1803" w:type="dxa"/>
          </w:tcPr>
          <w:p w14:paraId="09F9C46D" w14:textId="29020BD6" w:rsidR="004A7367" w:rsidRPr="004A7367" w:rsidRDefault="004A7367" w:rsidP="004A7367">
            <w:pPr>
              <w:jc w:val="center"/>
              <w:rPr>
                <w:rFonts w:cs="B Lotus"/>
                <w:sz w:val="28"/>
                <w:szCs w:val="28"/>
                <w:rtl/>
              </w:rPr>
            </w:pPr>
            <w:r w:rsidRPr="004A7367">
              <w:rPr>
                <w:rFonts w:cs="B Lotus" w:hint="cs"/>
                <w:rtl/>
              </w:rPr>
              <w:t>سرفارياب</w:t>
            </w:r>
          </w:p>
        </w:tc>
        <w:tc>
          <w:tcPr>
            <w:tcW w:w="1803" w:type="dxa"/>
          </w:tcPr>
          <w:p w14:paraId="4DF1356E" w14:textId="4E8CC903" w:rsidR="004A7367" w:rsidRPr="004A7367" w:rsidRDefault="004A7367" w:rsidP="004A7367">
            <w:pPr>
              <w:jc w:val="center"/>
              <w:rPr>
                <w:rFonts w:cs="B Lotus"/>
                <w:sz w:val="28"/>
                <w:szCs w:val="28"/>
                <w:rtl/>
              </w:rPr>
            </w:pPr>
            <w:r w:rsidRPr="004A7367">
              <w:rPr>
                <w:rFonts w:cs="B Lotus"/>
                <w:rtl/>
              </w:rPr>
              <w:t>8</w:t>
            </w:r>
          </w:p>
        </w:tc>
        <w:tc>
          <w:tcPr>
            <w:tcW w:w="1803" w:type="dxa"/>
          </w:tcPr>
          <w:p w14:paraId="399BA0C4" w14:textId="0A0861BE"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58A9F676" w14:textId="77777777" w:rsidTr="00372823">
        <w:tc>
          <w:tcPr>
            <w:tcW w:w="1803" w:type="dxa"/>
          </w:tcPr>
          <w:p w14:paraId="43B7011D" w14:textId="77777777" w:rsidR="004A7367" w:rsidRPr="004A7367" w:rsidRDefault="004A7367" w:rsidP="004A7367">
            <w:pPr>
              <w:pStyle w:val="ListParagraph"/>
              <w:numPr>
                <w:ilvl w:val="0"/>
                <w:numId w:val="63"/>
              </w:numPr>
              <w:bidi/>
              <w:jc w:val="center"/>
              <w:rPr>
                <w:rFonts w:cs="B Lotus"/>
                <w:rtl/>
              </w:rPr>
            </w:pPr>
          </w:p>
        </w:tc>
        <w:tc>
          <w:tcPr>
            <w:tcW w:w="1803" w:type="dxa"/>
          </w:tcPr>
          <w:p w14:paraId="21A40093" w14:textId="7E9A6DD7" w:rsidR="004A7367" w:rsidRPr="004A7367" w:rsidRDefault="004A7367" w:rsidP="004A7367">
            <w:pPr>
              <w:jc w:val="center"/>
              <w:rPr>
                <w:rFonts w:cs="B Lotus"/>
                <w:sz w:val="28"/>
                <w:szCs w:val="28"/>
                <w:rtl/>
              </w:rPr>
            </w:pPr>
            <w:r w:rsidRPr="004A7367">
              <w:rPr>
                <w:rFonts w:cs="B Lotus"/>
                <w:rtl/>
              </w:rPr>
              <w:t>1606</w:t>
            </w:r>
          </w:p>
        </w:tc>
        <w:tc>
          <w:tcPr>
            <w:tcW w:w="1803" w:type="dxa"/>
          </w:tcPr>
          <w:p w14:paraId="2BB6CB24" w14:textId="0574DDAD" w:rsidR="004A7367" w:rsidRPr="004A7367" w:rsidRDefault="004A7367" w:rsidP="004A7367">
            <w:pPr>
              <w:jc w:val="center"/>
              <w:rPr>
                <w:rFonts w:cs="B Lotus"/>
                <w:sz w:val="28"/>
                <w:szCs w:val="28"/>
                <w:rtl/>
              </w:rPr>
            </w:pPr>
            <w:r w:rsidRPr="004A7367">
              <w:rPr>
                <w:rFonts w:cs="B Lotus" w:hint="cs"/>
                <w:rtl/>
              </w:rPr>
              <w:t>ديشموك</w:t>
            </w:r>
          </w:p>
        </w:tc>
        <w:tc>
          <w:tcPr>
            <w:tcW w:w="1803" w:type="dxa"/>
          </w:tcPr>
          <w:p w14:paraId="1E9BDF59" w14:textId="6F68E008" w:rsidR="004A7367" w:rsidRPr="004A7367" w:rsidRDefault="004A7367" w:rsidP="004A7367">
            <w:pPr>
              <w:jc w:val="center"/>
              <w:rPr>
                <w:rFonts w:cs="B Lotus"/>
                <w:sz w:val="28"/>
                <w:szCs w:val="28"/>
                <w:rtl/>
              </w:rPr>
            </w:pPr>
            <w:r w:rsidRPr="004A7367">
              <w:rPr>
                <w:rFonts w:cs="B Lotus"/>
                <w:rtl/>
              </w:rPr>
              <w:t>8</w:t>
            </w:r>
          </w:p>
        </w:tc>
        <w:tc>
          <w:tcPr>
            <w:tcW w:w="1803" w:type="dxa"/>
          </w:tcPr>
          <w:p w14:paraId="5CD426CE" w14:textId="256776DD"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4517F688" w14:textId="77777777" w:rsidTr="00372823">
        <w:tc>
          <w:tcPr>
            <w:tcW w:w="1803" w:type="dxa"/>
          </w:tcPr>
          <w:p w14:paraId="003F2990" w14:textId="77777777" w:rsidR="004A7367" w:rsidRPr="004A7367" w:rsidRDefault="004A7367" w:rsidP="004A7367">
            <w:pPr>
              <w:pStyle w:val="ListParagraph"/>
              <w:numPr>
                <w:ilvl w:val="0"/>
                <w:numId w:val="63"/>
              </w:numPr>
              <w:bidi/>
              <w:jc w:val="center"/>
              <w:rPr>
                <w:rFonts w:cs="B Lotus"/>
                <w:rtl/>
              </w:rPr>
            </w:pPr>
          </w:p>
        </w:tc>
        <w:tc>
          <w:tcPr>
            <w:tcW w:w="1803" w:type="dxa"/>
          </w:tcPr>
          <w:p w14:paraId="0B60EA02" w14:textId="0D47BBC1" w:rsidR="004A7367" w:rsidRPr="004A7367" w:rsidRDefault="004A7367" w:rsidP="004A7367">
            <w:pPr>
              <w:jc w:val="center"/>
              <w:rPr>
                <w:rFonts w:cs="B Lotus"/>
                <w:sz w:val="28"/>
                <w:szCs w:val="28"/>
                <w:rtl/>
              </w:rPr>
            </w:pPr>
            <w:r w:rsidRPr="004A7367">
              <w:rPr>
                <w:rFonts w:cs="B Lotus"/>
                <w:rtl/>
              </w:rPr>
              <w:t>1607</w:t>
            </w:r>
          </w:p>
        </w:tc>
        <w:tc>
          <w:tcPr>
            <w:tcW w:w="1803" w:type="dxa"/>
          </w:tcPr>
          <w:p w14:paraId="1FFDF9BD" w14:textId="13FA88D3" w:rsidR="004A7367" w:rsidRPr="004A7367" w:rsidRDefault="004A7367" w:rsidP="004A7367">
            <w:pPr>
              <w:jc w:val="center"/>
              <w:rPr>
                <w:rFonts w:cs="B Lotus"/>
                <w:sz w:val="28"/>
                <w:szCs w:val="28"/>
                <w:rtl/>
              </w:rPr>
            </w:pPr>
            <w:r w:rsidRPr="004A7367">
              <w:rPr>
                <w:rFonts w:cs="B Lotus" w:hint="cs"/>
                <w:rtl/>
              </w:rPr>
              <w:t>چيتاب</w:t>
            </w:r>
          </w:p>
        </w:tc>
        <w:tc>
          <w:tcPr>
            <w:tcW w:w="1803" w:type="dxa"/>
          </w:tcPr>
          <w:p w14:paraId="6D62852D" w14:textId="0D5FB27D" w:rsidR="004A7367" w:rsidRPr="004A7367" w:rsidRDefault="004A7367" w:rsidP="004A7367">
            <w:pPr>
              <w:jc w:val="center"/>
              <w:rPr>
                <w:rFonts w:cs="B Lotus"/>
                <w:sz w:val="28"/>
                <w:szCs w:val="28"/>
                <w:rtl/>
              </w:rPr>
            </w:pPr>
            <w:r w:rsidRPr="004A7367">
              <w:rPr>
                <w:rFonts w:cs="B Lotus"/>
                <w:rtl/>
              </w:rPr>
              <w:t>8</w:t>
            </w:r>
          </w:p>
        </w:tc>
        <w:tc>
          <w:tcPr>
            <w:tcW w:w="1803" w:type="dxa"/>
          </w:tcPr>
          <w:p w14:paraId="779BEE0E" w14:textId="2B4F22DA"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403404A0" w14:textId="77777777" w:rsidTr="00372823">
        <w:tc>
          <w:tcPr>
            <w:tcW w:w="1803" w:type="dxa"/>
          </w:tcPr>
          <w:p w14:paraId="7866A325" w14:textId="77777777" w:rsidR="004A7367" w:rsidRPr="004A7367" w:rsidRDefault="004A7367" w:rsidP="004A7367">
            <w:pPr>
              <w:pStyle w:val="ListParagraph"/>
              <w:numPr>
                <w:ilvl w:val="0"/>
                <w:numId w:val="63"/>
              </w:numPr>
              <w:bidi/>
              <w:jc w:val="center"/>
              <w:rPr>
                <w:rFonts w:cs="B Lotus"/>
                <w:rtl/>
              </w:rPr>
            </w:pPr>
          </w:p>
        </w:tc>
        <w:tc>
          <w:tcPr>
            <w:tcW w:w="1803" w:type="dxa"/>
          </w:tcPr>
          <w:p w14:paraId="43598697" w14:textId="15F8DCF0" w:rsidR="004A7367" w:rsidRPr="004A7367" w:rsidRDefault="004A7367" w:rsidP="004A7367">
            <w:pPr>
              <w:jc w:val="center"/>
              <w:rPr>
                <w:rFonts w:cs="B Lotus"/>
                <w:sz w:val="28"/>
                <w:szCs w:val="28"/>
                <w:rtl/>
              </w:rPr>
            </w:pPr>
            <w:r w:rsidRPr="004A7367">
              <w:rPr>
                <w:rFonts w:cs="B Lotus"/>
                <w:rtl/>
              </w:rPr>
              <w:t>1608</w:t>
            </w:r>
          </w:p>
        </w:tc>
        <w:tc>
          <w:tcPr>
            <w:tcW w:w="1803" w:type="dxa"/>
          </w:tcPr>
          <w:p w14:paraId="5C8D17C2" w14:textId="0740B191" w:rsidR="004A7367" w:rsidRPr="004A7367" w:rsidRDefault="004A7367" w:rsidP="004A7367">
            <w:pPr>
              <w:jc w:val="center"/>
              <w:rPr>
                <w:rFonts w:cs="B Lotus"/>
                <w:sz w:val="28"/>
                <w:szCs w:val="28"/>
                <w:rtl/>
              </w:rPr>
            </w:pPr>
            <w:r w:rsidRPr="004A7367">
              <w:rPr>
                <w:rFonts w:cs="B Lotus" w:hint="cs"/>
                <w:rtl/>
              </w:rPr>
              <w:t>گراب</w:t>
            </w:r>
            <w:r w:rsidRPr="004A7367">
              <w:rPr>
                <w:rFonts w:cs="B Lotus"/>
                <w:rtl/>
              </w:rPr>
              <w:t xml:space="preserve"> </w:t>
            </w:r>
            <w:r w:rsidRPr="004A7367">
              <w:rPr>
                <w:rFonts w:cs="B Lotus" w:hint="cs"/>
                <w:rtl/>
              </w:rPr>
              <w:t>سفلي</w:t>
            </w:r>
          </w:p>
        </w:tc>
        <w:tc>
          <w:tcPr>
            <w:tcW w:w="1803" w:type="dxa"/>
          </w:tcPr>
          <w:p w14:paraId="2BD56391" w14:textId="57E8BB00" w:rsidR="004A7367" w:rsidRPr="004A7367" w:rsidRDefault="004A7367" w:rsidP="004A7367">
            <w:pPr>
              <w:jc w:val="center"/>
              <w:rPr>
                <w:rFonts w:cs="B Lotus"/>
                <w:sz w:val="28"/>
                <w:szCs w:val="28"/>
                <w:rtl/>
              </w:rPr>
            </w:pPr>
            <w:r w:rsidRPr="004A7367">
              <w:rPr>
                <w:rFonts w:cs="B Lotus"/>
                <w:rtl/>
              </w:rPr>
              <w:t>8</w:t>
            </w:r>
          </w:p>
        </w:tc>
        <w:tc>
          <w:tcPr>
            <w:tcW w:w="1803" w:type="dxa"/>
          </w:tcPr>
          <w:p w14:paraId="34596F58" w14:textId="165AD91A"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1C855E75" w14:textId="77777777" w:rsidTr="00372823">
        <w:tc>
          <w:tcPr>
            <w:tcW w:w="1803" w:type="dxa"/>
          </w:tcPr>
          <w:p w14:paraId="1E4DA3C9" w14:textId="77777777" w:rsidR="004A7367" w:rsidRPr="004A7367" w:rsidRDefault="004A7367" w:rsidP="004A7367">
            <w:pPr>
              <w:pStyle w:val="ListParagraph"/>
              <w:numPr>
                <w:ilvl w:val="0"/>
                <w:numId w:val="63"/>
              </w:numPr>
              <w:bidi/>
              <w:jc w:val="center"/>
              <w:rPr>
                <w:rFonts w:cs="B Lotus"/>
                <w:rtl/>
              </w:rPr>
            </w:pPr>
          </w:p>
        </w:tc>
        <w:tc>
          <w:tcPr>
            <w:tcW w:w="1803" w:type="dxa"/>
          </w:tcPr>
          <w:p w14:paraId="26A248F1" w14:textId="364775B7" w:rsidR="004A7367" w:rsidRPr="004A7367" w:rsidRDefault="004A7367" w:rsidP="004A7367">
            <w:pPr>
              <w:jc w:val="center"/>
              <w:rPr>
                <w:rFonts w:cs="B Lotus"/>
                <w:sz w:val="28"/>
                <w:szCs w:val="28"/>
                <w:rtl/>
              </w:rPr>
            </w:pPr>
            <w:r w:rsidRPr="004A7367">
              <w:rPr>
                <w:rFonts w:cs="B Lotus"/>
                <w:rtl/>
              </w:rPr>
              <w:t>1609</w:t>
            </w:r>
          </w:p>
        </w:tc>
        <w:tc>
          <w:tcPr>
            <w:tcW w:w="1803" w:type="dxa"/>
          </w:tcPr>
          <w:p w14:paraId="3AD4FEB9" w14:textId="6E7BBAF4" w:rsidR="004A7367" w:rsidRPr="004A7367" w:rsidRDefault="004A7367" w:rsidP="004A7367">
            <w:pPr>
              <w:jc w:val="center"/>
              <w:rPr>
                <w:rFonts w:cs="B Lotus"/>
                <w:sz w:val="28"/>
                <w:szCs w:val="28"/>
                <w:rtl/>
              </w:rPr>
            </w:pPr>
            <w:r w:rsidRPr="004A7367">
              <w:rPr>
                <w:rFonts w:cs="B Lotus" w:hint="cs"/>
                <w:rtl/>
              </w:rPr>
              <w:t>مادوان</w:t>
            </w:r>
          </w:p>
        </w:tc>
        <w:tc>
          <w:tcPr>
            <w:tcW w:w="1803" w:type="dxa"/>
          </w:tcPr>
          <w:p w14:paraId="183CC964" w14:textId="1BC01BCD" w:rsidR="004A7367" w:rsidRPr="004A7367" w:rsidRDefault="004A7367" w:rsidP="004A7367">
            <w:pPr>
              <w:jc w:val="center"/>
              <w:rPr>
                <w:rFonts w:cs="B Lotus"/>
                <w:sz w:val="28"/>
                <w:szCs w:val="28"/>
                <w:rtl/>
              </w:rPr>
            </w:pPr>
            <w:r w:rsidRPr="004A7367">
              <w:rPr>
                <w:rFonts w:cs="B Lotus"/>
                <w:rtl/>
              </w:rPr>
              <w:t>8</w:t>
            </w:r>
          </w:p>
        </w:tc>
        <w:tc>
          <w:tcPr>
            <w:tcW w:w="1803" w:type="dxa"/>
          </w:tcPr>
          <w:p w14:paraId="6F06AE0F" w14:textId="33F75660"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5D722CF8" w14:textId="77777777" w:rsidTr="00372823">
        <w:tc>
          <w:tcPr>
            <w:tcW w:w="1803" w:type="dxa"/>
          </w:tcPr>
          <w:p w14:paraId="0DFB00C0" w14:textId="77777777" w:rsidR="004A7367" w:rsidRPr="004A7367" w:rsidRDefault="004A7367" w:rsidP="004A7367">
            <w:pPr>
              <w:pStyle w:val="ListParagraph"/>
              <w:numPr>
                <w:ilvl w:val="0"/>
                <w:numId w:val="63"/>
              </w:numPr>
              <w:bidi/>
              <w:jc w:val="center"/>
              <w:rPr>
                <w:rFonts w:cs="B Lotus"/>
                <w:rtl/>
              </w:rPr>
            </w:pPr>
          </w:p>
        </w:tc>
        <w:tc>
          <w:tcPr>
            <w:tcW w:w="1803" w:type="dxa"/>
          </w:tcPr>
          <w:p w14:paraId="43858173" w14:textId="32B95E9E" w:rsidR="004A7367" w:rsidRPr="004A7367" w:rsidRDefault="004A7367" w:rsidP="004A7367">
            <w:pPr>
              <w:jc w:val="center"/>
              <w:rPr>
                <w:rFonts w:cs="B Lotus"/>
                <w:sz w:val="28"/>
                <w:szCs w:val="28"/>
                <w:rtl/>
              </w:rPr>
            </w:pPr>
            <w:r w:rsidRPr="004A7367">
              <w:rPr>
                <w:rFonts w:cs="B Lotus"/>
                <w:rtl/>
              </w:rPr>
              <w:t>1610</w:t>
            </w:r>
          </w:p>
        </w:tc>
        <w:tc>
          <w:tcPr>
            <w:tcW w:w="1803" w:type="dxa"/>
          </w:tcPr>
          <w:p w14:paraId="73C3F589" w14:textId="0C6FA0A7" w:rsidR="004A7367" w:rsidRPr="004A7367" w:rsidRDefault="004A7367" w:rsidP="004A7367">
            <w:pPr>
              <w:jc w:val="center"/>
              <w:rPr>
                <w:rFonts w:cs="B Lotus"/>
                <w:sz w:val="28"/>
                <w:szCs w:val="28"/>
                <w:rtl/>
              </w:rPr>
            </w:pPr>
            <w:r w:rsidRPr="004A7367">
              <w:rPr>
                <w:rFonts w:cs="B Lotus" w:hint="cs"/>
                <w:rtl/>
              </w:rPr>
              <w:t>مارگون</w:t>
            </w:r>
          </w:p>
        </w:tc>
        <w:tc>
          <w:tcPr>
            <w:tcW w:w="1803" w:type="dxa"/>
          </w:tcPr>
          <w:p w14:paraId="3FAF8407" w14:textId="3172E48F" w:rsidR="004A7367" w:rsidRPr="004A7367" w:rsidRDefault="004A7367" w:rsidP="004A7367">
            <w:pPr>
              <w:jc w:val="center"/>
              <w:rPr>
                <w:rFonts w:cs="B Lotus"/>
                <w:sz w:val="28"/>
                <w:szCs w:val="28"/>
                <w:rtl/>
              </w:rPr>
            </w:pPr>
            <w:r w:rsidRPr="004A7367">
              <w:rPr>
                <w:rFonts w:cs="B Lotus"/>
                <w:rtl/>
              </w:rPr>
              <w:t>8</w:t>
            </w:r>
          </w:p>
        </w:tc>
        <w:tc>
          <w:tcPr>
            <w:tcW w:w="1803" w:type="dxa"/>
          </w:tcPr>
          <w:p w14:paraId="4B68D2BD" w14:textId="1FB71D24" w:rsidR="004A7367" w:rsidRPr="004A7367" w:rsidRDefault="004A7367" w:rsidP="004A7367">
            <w:pPr>
              <w:jc w:val="center"/>
              <w:rPr>
                <w:rFonts w:cs="B Lotus"/>
                <w:sz w:val="28"/>
                <w:szCs w:val="28"/>
                <w:rtl/>
              </w:rPr>
            </w:pPr>
            <w:r w:rsidRPr="004A7367">
              <w:rPr>
                <w:rFonts w:cs="B Lotus" w:hint="cs"/>
                <w:rtl/>
              </w:rPr>
              <w:t>کهکیلویه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بویراحمد</w:t>
            </w:r>
          </w:p>
        </w:tc>
      </w:tr>
      <w:tr w:rsidR="004A7367" w:rsidRPr="004A7367" w14:paraId="54DC102E" w14:textId="77777777" w:rsidTr="00372823">
        <w:tc>
          <w:tcPr>
            <w:tcW w:w="1803" w:type="dxa"/>
          </w:tcPr>
          <w:p w14:paraId="42F1F7EE" w14:textId="77777777" w:rsidR="004A7367" w:rsidRPr="004A7367" w:rsidRDefault="004A7367" w:rsidP="004A7367">
            <w:pPr>
              <w:pStyle w:val="ListParagraph"/>
              <w:numPr>
                <w:ilvl w:val="0"/>
                <w:numId w:val="63"/>
              </w:numPr>
              <w:bidi/>
              <w:jc w:val="center"/>
              <w:rPr>
                <w:rFonts w:cs="B Lotus"/>
                <w:rtl/>
              </w:rPr>
            </w:pPr>
          </w:p>
        </w:tc>
        <w:tc>
          <w:tcPr>
            <w:tcW w:w="1803" w:type="dxa"/>
          </w:tcPr>
          <w:p w14:paraId="6F59D4F7" w14:textId="76C5BB53" w:rsidR="004A7367" w:rsidRPr="004A7367" w:rsidRDefault="004A7367" w:rsidP="004A7367">
            <w:pPr>
              <w:jc w:val="center"/>
              <w:rPr>
                <w:rFonts w:cs="B Lotus"/>
                <w:sz w:val="28"/>
                <w:szCs w:val="28"/>
                <w:rtl/>
              </w:rPr>
            </w:pPr>
            <w:r w:rsidRPr="004A7367">
              <w:rPr>
                <w:rFonts w:cs="B Lotus"/>
                <w:rtl/>
              </w:rPr>
              <w:t>142</w:t>
            </w:r>
          </w:p>
        </w:tc>
        <w:tc>
          <w:tcPr>
            <w:tcW w:w="1803" w:type="dxa"/>
          </w:tcPr>
          <w:p w14:paraId="644BF340" w14:textId="1AB061C1" w:rsidR="004A7367" w:rsidRPr="004A7367" w:rsidRDefault="004A7367" w:rsidP="004A7367">
            <w:pPr>
              <w:jc w:val="center"/>
              <w:rPr>
                <w:rFonts w:cs="B Lotus"/>
                <w:sz w:val="28"/>
                <w:szCs w:val="28"/>
                <w:rtl/>
              </w:rPr>
            </w:pPr>
            <w:r w:rsidRPr="004A7367">
              <w:rPr>
                <w:rFonts w:cs="B Lotus" w:hint="cs"/>
                <w:rtl/>
              </w:rPr>
              <w:t>تهران</w:t>
            </w:r>
          </w:p>
        </w:tc>
        <w:tc>
          <w:tcPr>
            <w:tcW w:w="1803" w:type="dxa"/>
          </w:tcPr>
          <w:p w14:paraId="50BFD144" w14:textId="7BA2F3AA" w:rsidR="004A7367" w:rsidRPr="004A7367" w:rsidRDefault="004A7367" w:rsidP="004A7367">
            <w:pPr>
              <w:jc w:val="center"/>
              <w:rPr>
                <w:rFonts w:cs="B Lotus"/>
                <w:sz w:val="28"/>
                <w:szCs w:val="28"/>
                <w:rtl/>
              </w:rPr>
            </w:pPr>
            <w:r w:rsidRPr="004A7367">
              <w:rPr>
                <w:rFonts w:cs="B Lotus"/>
                <w:rtl/>
              </w:rPr>
              <w:t>9</w:t>
            </w:r>
          </w:p>
        </w:tc>
        <w:tc>
          <w:tcPr>
            <w:tcW w:w="1803" w:type="dxa"/>
          </w:tcPr>
          <w:p w14:paraId="69CBF092" w14:textId="356AB6B2"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1AC23FA6" w14:textId="77777777" w:rsidTr="00372823">
        <w:tc>
          <w:tcPr>
            <w:tcW w:w="1803" w:type="dxa"/>
          </w:tcPr>
          <w:p w14:paraId="28EE9DF1" w14:textId="77777777" w:rsidR="004A7367" w:rsidRPr="004A7367" w:rsidRDefault="004A7367" w:rsidP="004A7367">
            <w:pPr>
              <w:pStyle w:val="ListParagraph"/>
              <w:numPr>
                <w:ilvl w:val="0"/>
                <w:numId w:val="63"/>
              </w:numPr>
              <w:bidi/>
              <w:jc w:val="center"/>
              <w:rPr>
                <w:rFonts w:cs="B Lotus"/>
                <w:rtl/>
              </w:rPr>
            </w:pPr>
          </w:p>
        </w:tc>
        <w:tc>
          <w:tcPr>
            <w:tcW w:w="1803" w:type="dxa"/>
          </w:tcPr>
          <w:p w14:paraId="19658676" w14:textId="59EFA0E8" w:rsidR="004A7367" w:rsidRPr="004A7367" w:rsidRDefault="004A7367" w:rsidP="004A7367">
            <w:pPr>
              <w:jc w:val="center"/>
              <w:rPr>
                <w:rFonts w:cs="B Lotus"/>
                <w:sz w:val="28"/>
                <w:szCs w:val="28"/>
                <w:rtl/>
              </w:rPr>
            </w:pPr>
            <w:r w:rsidRPr="004A7367">
              <w:rPr>
                <w:rFonts w:cs="B Lotus"/>
                <w:rtl/>
              </w:rPr>
              <w:t>143</w:t>
            </w:r>
          </w:p>
        </w:tc>
        <w:tc>
          <w:tcPr>
            <w:tcW w:w="1803" w:type="dxa"/>
          </w:tcPr>
          <w:p w14:paraId="66E416DC" w14:textId="58FCC0BE" w:rsidR="004A7367" w:rsidRPr="004A7367" w:rsidRDefault="004A7367" w:rsidP="004A7367">
            <w:pPr>
              <w:jc w:val="center"/>
              <w:rPr>
                <w:rFonts w:cs="B Lotus"/>
                <w:sz w:val="28"/>
                <w:szCs w:val="28"/>
                <w:rtl/>
              </w:rPr>
            </w:pPr>
            <w:r w:rsidRPr="004A7367">
              <w:rPr>
                <w:rFonts w:cs="B Lotus" w:hint="cs"/>
                <w:rtl/>
              </w:rPr>
              <w:t>شهر</w:t>
            </w:r>
            <w:r w:rsidRPr="004A7367">
              <w:rPr>
                <w:rFonts w:cs="B Lotus"/>
                <w:rtl/>
              </w:rPr>
              <w:t xml:space="preserve"> </w:t>
            </w:r>
            <w:r w:rsidRPr="004A7367">
              <w:rPr>
                <w:rFonts w:cs="B Lotus" w:hint="cs"/>
                <w:rtl/>
              </w:rPr>
              <w:t>ری</w:t>
            </w:r>
          </w:p>
        </w:tc>
        <w:tc>
          <w:tcPr>
            <w:tcW w:w="1803" w:type="dxa"/>
          </w:tcPr>
          <w:p w14:paraId="574DE663" w14:textId="737B1868" w:rsidR="004A7367" w:rsidRPr="004A7367" w:rsidRDefault="004A7367" w:rsidP="004A7367">
            <w:pPr>
              <w:jc w:val="center"/>
              <w:rPr>
                <w:rFonts w:cs="B Lotus"/>
                <w:sz w:val="28"/>
                <w:szCs w:val="28"/>
                <w:rtl/>
              </w:rPr>
            </w:pPr>
            <w:r w:rsidRPr="004A7367">
              <w:rPr>
                <w:rFonts w:cs="B Lotus"/>
                <w:rtl/>
              </w:rPr>
              <w:t>9</w:t>
            </w:r>
          </w:p>
        </w:tc>
        <w:tc>
          <w:tcPr>
            <w:tcW w:w="1803" w:type="dxa"/>
          </w:tcPr>
          <w:p w14:paraId="628C5674" w14:textId="54643063"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68AE1039" w14:textId="77777777" w:rsidTr="00372823">
        <w:tc>
          <w:tcPr>
            <w:tcW w:w="1803" w:type="dxa"/>
          </w:tcPr>
          <w:p w14:paraId="30BACF09" w14:textId="77777777" w:rsidR="004A7367" w:rsidRPr="004A7367" w:rsidRDefault="004A7367" w:rsidP="004A7367">
            <w:pPr>
              <w:pStyle w:val="ListParagraph"/>
              <w:numPr>
                <w:ilvl w:val="0"/>
                <w:numId w:val="63"/>
              </w:numPr>
              <w:bidi/>
              <w:jc w:val="center"/>
              <w:rPr>
                <w:rFonts w:cs="B Lotus"/>
                <w:rtl/>
              </w:rPr>
            </w:pPr>
          </w:p>
        </w:tc>
        <w:tc>
          <w:tcPr>
            <w:tcW w:w="1803" w:type="dxa"/>
          </w:tcPr>
          <w:p w14:paraId="29107356" w14:textId="22A1214E" w:rsidR="004A7367" w:rsidRPr="004A7367" w:rsidRDefault="004A7367" w:rsidP="004A7367">
            <w:pPr>
              <w:jc w:val="center"/>
              <w:rPr>
                <w:rFonts w:cs="B Lotus"/>
                <w:sz w:val="28"/>
                <w:szCs w:val="28"/>
                <w:rtl/>
              </w:rPr>
            </w:pPr>
            <w:r w:rsidRPr="004A7367">
              <w:rPr>
                <w:rFonts w:cs="B Lotus"/>
                <w:rtl/>
              </w:rPr>
              <w:t>144</w:t>
            </w:r>
          </w:p>
        </w:tc>
        <w:tc>
          <w:tcPr>
            <w:tcW w:w="1803" w:type="dxa"/>
          </w:tcPr>
          <w:p w14:paraId="77256E46" w14:textId="1A8770ED" w:rsidR="004A7367" w:rsidRPr="004A7367" w:rsidRDefault="004A7367" w:rsidP="004A7367">
            <w:pPr>
              <w:jc w:val="center"/>
              <w:rPr>
                <w:rFonts w:cs="B Lotus"/>
                <w:sz w:val="28"/>
                <w:szCs w:val="28"/>
                <w:rtl/>
              </w:rPr>
            </w:pPr>
            <w:r w:rsidRPr="004A7367">
              <w:rPr>
                <w:rFonts w:cs="B Lotus" w:hint="cs"/>
                <w:rtl/>
              </w:rPr>
              <w:t>پاکدشت</w:t>
            </w:r>
          </w:p>
        </w:tc>
        <w:tc>
          <w:tcPr>
            <w:tcW w:w="1803" w:type="dxa"/>
          </w:tcPr>
          <w:p w14:paraId="720470EF" w14:textId="5903E16E" w:rsidR="004A7367" w:rsidRPr="004A7367" w:rsidRDefault="004A7367" w:rsidP="004A7367">
            <w:pPr>
              <w:jc w:val="center"/>
              <w:rPr>
                <w:rFonts w:cs="B Lotus"/>
                <w:sz w:val="28"/>
                <w:szCs w:val="28"/>
                <w:rtl/>
              </w:rPr>
            </w:pPr>
            <w:r w:rsidRPr="004A7367">
              <w:rPr>
                <w:rFonts w:cs="B Lotus"/>
                <w:rtl/>
              </w:rPr>
              <w:t>9</w:t>
            </w:r>
          </w:p>
        </w:tc>
        <w:tc>
          <w:tcPr>
            <w:tcW w:w="1803" w:type="dxa"/>
          </w:tcPr>
          <w:p w14:paraId="2F6D6441" w14:textId="04EC0EAF"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1AECCC63" w14:textId="77777777" w:rsidTr="00372823">
        <w:tc>
          <w:tcPr>
            <w:tcW w:w="1803" w:type="dxa"/>
          </w:tcPr>
          <w:p w14:paraId="286ADBEF" w14:textId="77777777" w:rsidR="004A7367" w:rsidRPr="004A7367" w:rsidRDefault="004A7367" w:rsidP="004A7367">
            <w:pPr>
              <w:pStyle w:val="ListParagraph"/>
              <w:numPr>
                <w:ilvl w:val="0"/>
                <w:numId w:val="63"/>
              </w:numPr>
              <w:bidi/>
              <w:jc w:val="center"/>
              <w:rPr>
                <w:rFonts w:cs="B Lotus"/>
                <w:rtl/>
              </w:rPr>
            </w:pPr>
          </w:p>
        </w:tc>
        <w:tc>
          <w:tcPr>
            <w:tcW w:w="1803" w:type="dxa"/>
          </w:tcPr>
          <w:p w14:paraId="78B154C3" w14:textId="6EFBFB41" w:rsidR="004A7367" w:rsidRPr="004A7367" w:rsidRDefault="004A7367" w:rsidP="004A7367">
            <w:pPr>
              <w:jc w:val="center"/>
              <w:rPr>
                <w:rFonts w:cs="B Lotus"/>
                <w:sz w:val="28"/>
                <w:szCs w:val="28"/>
                <w:rtl/>
              </w:rPr>
            </w:pPr>
            <w:r w:rsidRPr="004A7367">
              <w:rPr>
                <w:rFonts w:cs="B Lotus"/>
                <w:rtl/>
              </w:rPr>
              <w:t>145</w:t>
            </w:r>
          </w:p>
        </w:tc>
        <w:tc>
          <w:tcPr>
            <w:tcW w:w="1803" w:type="dxa"/>
          </w:tcPr>
          <w:p w14:paraId="460DB8EC" w14:textId="53E2E8D8" w:rsidR="004A7367" w:rsidRPr="004A7367" w:rsidRDefault="004A7367" w:rsidP="004A7367">
            <w:pPr>
              <w:jc w:val="center"/>
              <w:rPr>
                <w:rFonts w:cs="B Lotus"/>
                <w:sz w:val="28"/>
                <w:szCs w:val="28"/>
                <w:rtl/>
              </w:rPr>
            </w:pPr>
            <w:r w:rsidRPr="004A7367">
              <w:rPr>
                <w:rFonts w:cs="B Lotus" w:hint="cs"/>
                <w:rtl/>
              </w:rPr>
              <w:t>شمیرانات</w:t>
            </w:r>
          </w:p>
        </w:tc>
        <w:tc>
          <w:tcPr>
            <w:tcW w:w="1803" w:type="dxa"/>
          </w:tcPr>
          <w:p w14:paraId="177C07C9" w14:textId="430B869A" w:rsidR="004A7367" w:rsidRPr="004A7367" w:rsidRDefault="004A7367" w:rsidP="004A7367">
            <w:pPr>
              <w:jc w:val="center"/>
              <w:rPr>
                <w:rFonts w:cs="B Lotus"/>
                <w:sz w:val="28"/>
                <w:szCs w:val="28"/>
                <w:rtl/>
              </w:rPr>
            </w:pPr>
            <w:r w:rsidRPr="004A7367">
              <w:rPr>
                <w:rFonts w:cs="B Lotus"/>
                <w:rtl/>
              </w:rPr>
              <w:t>9</w:t>
            </w:r>
          </w:p>
        </w:tc>
        <w:tc>
          <w:tcPr>
            <w:tcW w:w="1803" w:type="dxa"/>
          </w:tcPr>
          <w:p w14:paraId="0C435987" w14:textId="2C379D82"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52372602" w14:textId="77777777" w:rsidTr="00372823">
        <w:tc>
          <w:tcPr>
            <w:tcW w:w="1803" w:type="dxa"/>
          </w:tcPr>
          <w:p w14:paraId="3601AA55" w14:textId="77777777" w:rsidR="004A7367" w:rsidRPr="004A7367" w:rsidRDefault="004A7367" w:rsidP="004A7367">
            <w:pPr>
              <w:pStyle w:val="ListParagraph"/>
              <w:numPr>
                <w:ilvl w:val="0"/>
                <w:numId w:val="63"/>
              </w:numPr>
              <w:bidi/>
              <w:jc w:val="center"/>
              <w:rPr>
                <w:rFonts w:cs="B Lotus"/>
                <w:rtl/>
              </w:rPr>
            </w:pPr>
          </w:p>
        </w:tc>
        <w:tc>
          <w:tcPr>
            <w:tcW w:w="1803" w:type="dxa"/>
          </w:tcPr>
          <w:p w14:paraId="0969AC56" w14:textId="6CA25CB7" w:rsidR="004A7367" w:rsidRPr="004A7367" w:rsidRDefault="004A7367" w:rsidP="004A7367">
            <w:pPr>
              <w:jc w:val="center"/>
              <w:rPr>
                <w:rFonts w:cs="B Lotus"/>
                <w:sz w:val="28"/>
                <w:szCs w:val="28"/>
                <w:rtl/>
              </w:rPr>
            </w:pPr>
            <w:r w:rsidRPr="004A7367">
              <w:rPr>
                <w:rFonts w:cs="B Lotus"/>
                <w:rtl/>
              </w:rPr>
              <w:t>146</w:t>
            </w:r>
          </w:p>
        </w:tc>
        <w:tc>
          <w:tcPr>
            <w:tcW w:w="1803" w:type="dxa"/>
          </w:tcPr>
          <w:p w14:paraId="360525D3" w14:textId="2BCBC62D" w:rsidR="004A7367" w:rsidRPr="004A7367" w:rsidRDefault="004A7367" w:rsidP="004A7367">
            <w:pPr>
              <w:jc w:val="center"/>
              <w:rPr>
                <w:rFonts w:cs="B Lotus"/>
                <w:sz w:val="28"/>
                <w:szCs w:val="28"/>
                <w:rtl/>
              </w:rPr>
            </w:pPr>
            <w:r w:rsidRPr="004A7367">
              <w:rPr>
                <w:rFonts w:cs="B Lotus" w:hint="cs"/>
                <w:rtl/>
              </w:rPr>
              <w:t>ورامین</w:t>
            </w:r>
          </w:p>
        </w:tc>
        <w:tc>
          <w:tcPr>
            <w:tcW w:w="1803" w:type="dxa"/>
          </w:tcPr>
          <w:p w14:paraId="7E88ED89" w14:textId="437E8331" w:rsidR="004A7367" w:rsidRPr="004A7367" w:rsidRDefault="004A7367" w:rsidP="004A7367">
            <w:pPr>
              <w:jc w:val="center"/>
              <w:rPr>
                <w:rFonts w:cs="B Lotus"/>
                <w:sz w:val="28"/>
                <w:szCs w:val="28"/>
                <w:rtl/>
              </w:rPr>
            </w:pPr>
            <w:r w:rsidRPr="004A7367">
              <w:rPr>
                <w:rFonts w:cs="B Lotus"/>
                <w:rtl/>
              </w:rPr>
              <w:t>9</w:t>
            </w:r>
          </w:p>
        </w:tc>
        <w:tc>
          <w:tcPr>
            <w:tcW w:w="1803" w:type="dxa"/>
          </w:tcPr>
          <w:p w14:paraId="660D9176" w14:textId="677BB648"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06E8089E" w14:textId="77777777" w:rsidTr="00372823">
        <w:tc>
          <w:tcPr>
            <w:tcW w:w="1803" w:type="dxa"/>
          </w:tcPr>
          <w:p w14:paraId="3657AA3A" w14:textId="77777777" w:rsidR="004A7367" w:rsidRPr="004A7367" w:rsidRDefault="004A7367" w:rsidP="004A7367">
            <w:pPr>
              <w:pStyle w:val="ListParagraph"/>
              <w:numPr>
                <w:ilvl w:val="0"/>
                <w:numId w:val="63"/>
              </w:numPr>
              <w:bidi/>
              <w:jc w:val="center"/>
              <w:rPr>
                <w:rFonts w:cs="B Lotus"/>
                <w:rtl/>
              </w:rPr>
            </w:pPr>
          </w:p>
        </w:tc>
        <w:tc>
          <w:tcPr>
            <w:tcW w:w="1803" w:type="dxa"/>
          </w:tcPr>
          <w:p w14:paraId="28BA0E7E" w14:textId="100CCCF0" w:rsidR="004A7367" w:rsidRPr="004A7367" w:rsidRDefault="004A7367" w:rsidP="004A7367">
            <w:pPr>
              <w:jc w:val="center"/>
              <w:rPr>
                <w:rFonts w:cs="B Lotus"/>
                <w:sz w:val="28"/>
                <w:szCs w:val="28"/>
                <w:rtl/>
              </w:rPr>
            </w:pPr>
            <w:r w:rsidRPr="004A7367">
              <w:rPr>
                <w:rFonts w:cs="B Lotus"/>
                <w:rtl/>
              </w:rPr>
              <w:t>147</w:t>
            </w:r>
          </w:p>
        </w:tc>
        <w:tc>
          <w:tcPr>
            <w:tcW w:w="1803" w:type="dxa"/>
          </w:tcPr>
          <w:p w14:paraId="04CAC39B" w14:textId="561ED26D" w:rsidR="004A7367" w:rsidRPr="004A7367" w:rsidRDefault="004A7367" w:rsidP="004A7367">
            <w:pPr>
              <w:jc w:val="center"/>
              <w:rPr>
                <w:rFonts w:cs="B Lotus"/>
                <w:sz w:val="28"/>
                <w:szCs w:val="28"/>
                <w:rtl/>
              </w:rPr>
            </w:pPr>
            <w:r w:rsidRPr="004A7367">
              <w:rPr>
                <w:rFonts w:cs="B Lotus" w:hint="cs"/>
                <w:rtl/>
              </w:rPr>
              <w:t>رباط</w:t>
            </w:r>
            <w:r w:rsidRPr="004A7367">
              <w:rPr>
                <w:rFonts w:cs="B Lotus"/>
                <w:rtl/>
              </w:rPr>
              <w:t xml:space="preserve"> </w:t>
            </w:r>
            <w:r w:rsidRPr="004A7367">
              <w:rPr>
                <w:rFonts w:cs="B Lotus" w:hint="cs"/>
                <w:rtl/>
              </w:rPr>
              <w:t>کریم</w:t>
            </w:r>
          </w:p>
        </w:tc>
        <w:tc>
          <w:tcPr>
            <w:tcW w:w="1803" w:type="dxa"/>
          </w:tcPr>
          <w:p w14:paraId="71BEBDE3" w14:textId="777B851F" w:rsidR="004A7367" w:rsidRPr="004A7367" w:rsidRDefault="004A7367" w:rsidP="004A7367">
            <w:pPr>
              <w:jc w:val="center"/>
              <w:rPr>
                <w:rFonts w:cs="B Lotus"/>
                <w:sz w:val="28"/>
                <w:szCs w:val="28"/>
                <w:rtl/>
              </w:rPr>
            </w:pPr>
            <w:r w:rsidRPr="004A7367">
              <w:rPr>
                <w:rFonts w:cs="B Lotus"/>
                <w:rtl/>
              </w:rPr>
              <w:t>9</w:t>
            </w:r>
          </w:p>
        </w:tc>
        <w:tc>
          <w:tcPr>
            <w:tcW w:w="1803" w:type="dxa"/>
          </w:tcPr>
          <w:p w14:paraId="3D87B097" w14:textId="58AEFB2F"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7CA0AC64" w14:textId="77777777" w:rsidTr="00372823">
        <w:tc>
          <w:tcPr>
            <w:tcW w:w="1803" w:type="dxa"/>
          </w:tcPr>
          <w:p w14:paraId="5A3D81B3" w14:textId="77777777" w:rsidR="004A7367" w:rsidRPr="004A7367" w:rsidRDefault="004A7367" w:rsidP="004A7367">
            <w:pPr>
              <w:pStyle w:val="ListParagraph"/>
              <w:numPr>
                <w:ilvl w:val="0"/>
                <w:numId w:val="63"/>
              </w:numPr>
              <w:bidi/>
              <w:jc w:val="center"/>
              <w:rPr>
                <w:rFonts w:cs="B Lotus"/>
                <w:rtl/>
              </w:rPr>
            </w:pPr>
          </w:p>
        </w:tc>
        <w:tc>
          <w:tcPr>
            <w:tcW w:w="1803" w:type="dxa"/>
          </w:tcPr>
          <w:p w14:paraId="0E9F43A2" w14:textId="4BE71CE7" w:rsidR="004A7367" w:rsidRPr="004A7367" w:rsidRDefault="004A7367" w:rsidP="004A7367">
            <w:pPr>
              <w:jc w:val="center"/>
              <w:rPr>
                <w:rFonts w:cs="B Lotus"/>
                <w:sz w:val="28"/>
                <w:szCs w:val="28"/>
                <w:rtl/>
              </w:rPr>
            </w:pPr>
            <w:r w:rsidRPr="004A7367">
              <w:rPr>
                <w:rFonts w:cs="B Lotus"/>
                <w:rtl/>
              </w:rPr>
              <w:t>148</w:t>
            </w:r>
          </w:p>
        </w:tc>
        <w:tc>
          <w:tcPr>
            <w:tcW w:w="1803" w:type="dxa"/>
          </w:tcPr>
          <w:p w14:paraId="0EF2541A" w14:textId="7C4CBA28" w:rsidR="004A7367" w:rsidRPr="004A7367" w:rsidRDefault="004A7367" w:rsidP="004A7367">
            <w:pPr>
              <w:jc w:val="center"/>
              <w:rPr>
                <w:rFonts w:cs="B Lotus"/>
                <w:sz w:val="28"/>
                <w:szCs w:val="28"/>
                <w:rtl/>
              </w:rPr>
            </w:pPr>
            <w:r w:rsidRPr="004A7367">
              <w:rPr>
                <w:rFonts w:cs="B Lotus" w:hint="cs"/>
                <w:rtl/>
              </w:rPr>
              <w:t>شهریار</w:t>
            </w:r>
          </w:p>
        </w:tc>
        <w:tc>
          <w:tcPr>
            <w:tcW w:w="1803" w:type="dxa"/>
          </w:tcPr>
          <w:p w14:paraId="01913068" w14:textId="268E947B" w:rsidR="004A7367" w:rsidRPr="004A7367" w:rsidRDefault="004A7367" w:rsidP="004A7367">
            <w:pPr>
              <w:jc w:val="center"/>
              <w:rPr>
                <w:rFonts w:cs="B Lotus"/>
                <w:sz w:val="28"/>
                <w:szCs w:val="28"/>
                <w:rtl/>
              </w:rPr>
            </w:pPr>
            <w:r w:rsidRPr="004A7367">
              <w:rPr>
                <w:rFonts w:cs="B Lotus"/>
                <w:rtl/>
              </w:rPr>
              <w:t>9</w:t>
            </w:r>
          </w:p>
        </w:tc>
        <w:tc>
          <w:tcPr>
            <w:tcW w:w="1803" w:type="dxa"/>
          </w:tcPr>
          <w:p w14:paraId="39FAB9C8" w14:textId="46E30794"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10EC1727" w14:textId="77777777" w:rsidTr="00372823">
        <w:tc>
          <w:tcPr>
            <w:tcW w:w="1803" w:type="dxa"/>
          </w:tcPr>
          <w:p w14:paraId="5FBD8344" w14:textId="77777777" w:rsidR="004A7367" w:rsidRPr="004A7367" w:rsidRDefault="004A7367" w:rsidP="004A7367">
            <w:pPr>
              <w:pStyle w:val="ListParagraph"/>
              <w:numPr>
                <w:ilvl w:val="0"/>
                <w:numId w:val="63"/>
              </w:numPr>
              <w:bidi/>
              <w:jc w:val="center"/>
              <w:rPr>
                <w:rFonts w:cs="B Lotus"/>
                <w:rtl/>
              </w:rPr>
            </w:pPr>
          </w:p>
        </w:tc>
        <w:tc>
          <w:tcPr>
            <w:tcW w:w="1803" w:type="dxa"/>
          </w:tcPr>
          <w:p w14:paraId="3B026786" w14:textId="0EA68AE4" w:rsidR="004A7367" w:rsidRPr="004A7367" w:rsidRDefault="004A7367" w:rsidP="004A7367">
            <w:pPr>
              <w:jc w:val="center"/>
              <w:rPr>
                <w:rFonts w:cs="B Lotus"/>
                <w:sz w:val="28"/>
                <w:szCs w:val="28"/>
                <w:rtl/>
              </w:rPr>
            </w:pPr>
            <w:r w:rsidRPr="004A7367">
              <w:rPr>
                <w:rFonts w:cs="B Lotus"/>
                <w:rtl/>
              </w:rPr>
              <w:t>149</w:t>
            </w:r>
          </w:p>
        </w:tc>
        <w:tc>
          <w:tcPr>
            <w:tcW w:w="1803" w:type="dxa"/>
          </w:tcPr>
          <w:p w14:paraId="664A486F" w14:textId="262B034E" w:rsidR="004A7367" w:rsidRPr="004A7367" w:rsidRDefault="004A7367" w:rsidP="004A7367">
            <w:pPr>
              <w:jc w:val="center"/>
              <w:rPr>
                <w:rFonts w:cs="B Lotus"/>
                <w:sz w:val="28"/>
                <w:szCs w:val="28"/>
                <w:rtl/>
              </w:rPr>
            </w:pPr>
            <w:r w:rsidRPr="004A7367">
              <w:rPr>
                <w:rFonts w:cs="B Lotus" w:hint="cs"/>
                <w:rtl/>
              </w:rPr>
              <w:t>فیروزکوه</w:t>
            </w:r>
          </w:p>
        </w:tc>
        <w:tc>
          <w:tcPr>
            <w:tcW w:w="1803" w:type="dxa"/>
          </w:tcPr>
          <w:p w14:paraId="4AC9B279" w14:textId="5B2A7CD5" w:rsidR="004A7367" w:rsidRPr="004A7367" w:rsidRDefault="004A7367" w:rsidP="004A7367">
            <w:pPr>
              <w:jc w:val="center"/>
              <w:rPr>
                <w:rFonts w:cs="B Lotus"/>
                <w:sz w:val="28"/>
                <w:szCs w:val="28"/>
                <w:rtl/>
              </w:rPr>
            </w:pPr>
            <w:r w:rsidRPr="004A7367">
              <w:rPr>
                <w:rFonts w:cs="B Lotus"/>
                <w:rtl/>
              </w:rPr>
              <w:t>9</w:t>
            </w:r>
          </w:p>
        </w:tc>
        <w:tc>
          <w:tcPr>
            <w:tcW w:w="1803" w:type="dxa"/>
          </w:tcPr>
          <w:p w14:paraId="36D0B83B" w14:textId="0803EBBF"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7A6ACAEE" w14:textId="77777777" w:rsidTr="00372823">
        <w:tc>
          <w:tcPr>
            <w:tcW w:w="1803" w:type="dxa"/>
          </w:tcPr>
          <w:p w14:paraId="308AA2A7" w14:textId="77777777" w:rsidR="004A7367" w:rsidRPr="004A7367" w:rsidRDefault="004A7367" w:rsidP="004A7367">
            <w:pPr>
              <w:pStyle w:val="ListParagraph"/>
              <w:numPr>
                <w:ilvl w:val="0"/>
                <w:numId w:val="63"/>
              </w:numPr>
              <w:bidi/>
              <w:jc w:val="center"/>
              <w:rPr>
                <w:rFonts w:cs="B Lotus"/>
                <w:rtl/>
              </w:rPr>
            </w:pPr>
          </w:p>
        </w:tc>
        <w:tc>
          <w:tcPr>
            <w:tcW w:w="1803" w:type="dxa"/>
          </w:tcPr>
          <w:p w14:paraId="4C40EA77" w14:textId="1977B53D" w:rsidR="004A7367" w:rsidRPr="004A7367" w:rsidRDefault="004A7367" w:rsidP="004A7367">
            <w:pPr>
              <w:jc w:val="center"/>
              <w:rPr>
                <w:rFonts w:cs="B Lotus"/>
                <w:sz w:val="28"/>
                <w:szCs w:val="28"/>
                <w:rtl/>
              </w:rPr>
            </w:pPr>
            <w:r w:rsidRPr="004A7367">
              <w:rPr>
                <w:rFonts w:cs="B Lotus"/>
                <w:rtl/>
              </w:rPr>
              <w:t>150</w:t>
            </w:r>
          </w:p>
        </w:tc>
        <w:tc>
          <w:tcPr>
            <w:tcW w:w="1803" w:type="dxa"/>
          </w:tcPr>
          <w:p w14:paraId="716FC162" w14:textId="20709724" w:rsidR="004A7367" w:rsidRPr="004A7367" w:rsidRDefault="004A7367" w:rsidP="004A7367">
            <w:pPr>
              <w:jc w:val="center"/>
              <w:rPr>
                <w:rFonts w:cs="B Lotus"/>
                <w:sz w:val="28"/>
                <w:szCs w:val="28"/>
                <w:rtl/>
              </w:rPr>
            </w:pPr>
            <w:r w:rsidRPr="004A7367">
              <w:rPr>
                <w:rFonts w:cs="B Lotus" w:hint="cs"/>
                <w:rtl/>
              </w:rPr>
              <w:t>رودهن</w:t>
            </w:r>
          </w:p>
        </w:tc>
        <w:tc>
          <w:tcPr>
            <w:tcW w:w="1803" w:type="dxa"/>
          </w:tcPr>
          <w:p w14:paraId="675ABD11" w14:textId="1A62F97A" w:rsidR="004A7367" w:rsidRPr="004A7367" w:rsidRDefault="004A7367" w:rsidP="004A7367">
            <w:pPr>
              <w:jc w:val="center"/>
              <w:rPr>
                <w:rFonts w:cs="B Lotus"/>
                <w:sz w:val="28"/>
                <w:szCs w:val="28"/>
                <w:rtl/>
              </w:rPr>
            </w:pPr>
            <w:r w:rsidRPr="004A7367">
              <w:rPr>
                <w:rFonts w:cs="B Lotus"/>
                <w:rtl/>
              </w:rPr>
              <w:t>9</w:t>
            </w:r>
          </w:p>
        </w:tc>
        <w:tc>
          <w:tcPr>
            <w:tcW w:w="1803" w:type="dxa"/>
          </w:tcPr>
          <w:p w14:paraId="1F1427BE" w14:textId="6209760A"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1305CE2B" w14:textId="77777777" w:rsidTr="00372823">
        <w:tc>
          <w:tcPr>
            <w:tcW w:w="1803" w:type="dxa"/>
          </w:tcPr>
          <w:p w14:paraId="690C3C20" w14:textId="77777777" w:rsidR="004A7367" w:rsidRPr="004A7367" w:rsidRDefault="004A7367" w:rsidP="004A7367">
            <w:pPr>
              <w:pStyle w:val="ListParagraph"/>
              <w:numPr>
                <w:ilvl w:val="0"/>
                <w:numId w:val="63"/>
              </w:numPr>
              <w:bidi/>
              <w:jc w:val="center"/>
              <w:rPr>
                <w:rFonts w:cs="B Lotus"/>
                <w:rtl/>
              </w:rPr>
            </w:pPr>
          </w:p>
        </w:tc>
        <w:tc>
          <w:tcPr>
            <w:tcW w:w="1803" w:type="dxa"/>
          </w:tcPr>
          <w:p w14:paraId="6DF80997" w14:textId="20024ABB" w:rsidR="004A7367" w:rsidRPr="004A7367" w:rsidRDefault="004A7367" w:rsidP="004A7367">
            <w:pPr>
              <w:jc w:val="center"/>
              <w:rPr>
                <w:rFonts w:cs="B Lotus"/>
                <w:sz w:val="28"/>
                <w:szCs w:val="28"/>
                <w:rtl/>
              </w:rPr>
            </w:pPr>
            <w:r w:rsidRPr="004A7367">
              <w:rPr>
                <w:rFonts w:cs="B Lotus"/>
                <w:rtl/>
              </w:rPr>
              <w:t>151</w:t>
            </w:r>
          </w:p>
        </w:tc>
        <w:tc>
          <w:tcPr>
            <w:tcW w:w="1803" w:type="dxa"/>
          </w:tcPr>
          <w:p w14:paraId="5F94CCE1" w14:textId="12F9AD65" w:rsidR="004A7367" w:rsidRPr="004A7367" w:rsidRDefault="004A7367" w:rsidP="004A7367">
            <w:pPr>
              <w:jc w:val="center"/>
              <w:rPr>
                <w:rFonts w:cs="B Lotus"/>
                <w:sz w:val="28"/>
                <w:szCs w:val="28"/>
                <w:rtl/>
              </w:rPr>
            </w:pPr>
            <w:r w:rsidRPr="004A7367">
              <w:rPr>
                <w:rFonts w:cs="B Lotus" w:hint="cs"/>
                <w:rtl/>
              </w:rPr>
              <w:t>پیشوا</w:t>
            </w:r>
          </w:p>
        </w:tc>
        <w:tc>
          <w:tcPr>
            <w:tcW w:w="1803" w:type="dxa"/>
          </w:tcPr>
          <w:p w14:paraId="6A84CAA6" w14:textId="0F7DBDC8" w:rsidR="004A7367" w:rsidRPr="004A7367" w:rsidRDefault="004A7367" w:rsidP="004A7367">
            <w:pPr>
              <w:jc w:val="center"/>
              <w:rPr>
                <w:rFonts w:cs="B Lotus"/>
                <w:sz w:val="28"/>
                <w:szCs w:val="28"/>
                <w:rtl/>
              </w:rPr>
            </w:pPr>
            <w:r w:rsidRPr="004A7367">
              <w:rPr>
                <w:rFonts w:cs="B Lotus"/>
                <w:rtl/>
              </w:rPr>
              <w:t>9</w:t>
            </w:r>
          </w:p>
        </w:tc>
        <w:tc>
          <w:tcPr>
            <w:tcW w:w="1803" w:type="dxa"/>
          </w:tcPr>
          <w:p w14:paraId="035F2643" w14:textId="65E65D13"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6974DE66" w14:textId="77777777" w:rsidTr="00372823">
        <w:tc>
          <w:tcPr>
            <w:tcW w:w="1803" w:type="dxa"/>
          </w:tcPr>
          <w:p w14:paraId="5773A250" w14:textId="77777777" w:rsidR="004A7367" w:rsidRPr="004A7367" w:rsidRDefault="004A7367" w:rsidP="004A7367">
            <w:pPr>
              <w:pStyle w:val="ListParagraph"/>
              <w:numPr>
                <w:ilvl w:val="0"/>
                <w:numId w:val="63"/>
              </w:numPr>
              <w:bidi/>
              <w:jc w:val="center"/>
              <w:rPr>
                <w:rFonts w:cs="B Lotus"/>
                <w:rtl/>
              </w:rPr>
            </w:pPr>
          </w:p>
        </w:tc>
        <w:tc>
          <w:tcPr>
            <w:tcW w:w="1803" w:type="dxa"/>
          </w:tcPr>
          <w:p w14:paraId="60C2FBB2" w14:textId="518D7D50" w:rsidR="004A7367" w:rsidRPr="004A7367" w:rsidRDefault="004A7367" w:rsidP="004A7367">
            <w:pPr>
              <w:jc w:val="center"/>
              <w:rPr>
                <w:rFonts w:cs="B Lotus"/>
                <w:sz w:val="28"/>
                <w:szCs w:val="28"/>
                <w:rtl/>
              </w:rPr>
            </w:pPr>
            <w:r w:rsidRPr="004A7367">
              <w:rPr>
                <w:rFonts w:cs="B Lotus"/>
                <w:rtl/>
              </w:rPr>
              <w:t>152</w:t>
            </w:r>
          </w:p>
        </w:tc>
        <w:tc>
          <w:tcPr>
            <w:tcW w:w="1803" w:type="dxa"/>
          </w:tcPr>
          <w:p w14:paraId="333EBEB8" w14:textId="3C0D56FB" w:rsidR="004A7367" w:rsidRPr="004A7367" w:rsidRDefault="004A7367" w:rsidP="004A7367">
            <w:pPr>
              <w:jc w:val="center"/>
              <w:rPr>
                <w:rFonts w:cs="B Lotus"/>
                <w:sz w:val="28"/>
                <w:szCs w:val="28"/>
                <w:rtl/>
              </w:rPr>
            </w:pPr>
            <w:r w:rsidRPr="004A7367">
              <w:rPr>
                <w:rFonts w:cs="B Lotus" w:hint="cs"/>
                <w:rtl/>
              </w:rPr>
              <w:t>شهر</w:t>
            </w:r>
            <w:r w:rsidRPr="004A7367">
              <w:rPr>
                <w:rFonts w:cs="B Lotus"/>
                <w:rtl/>
              </w:rPr>
              <w:t xml:space="preserve"> </w:t>
            </w:r>
            <w:r w:rsidRPr="004A7367">
              <w:rPr>
                <w:rFonts w:cs="B Lotus" w:hint="cs"/>
                <w:rtl/>
              </w:rPr>
              <w:t>قدس</w:t>
            </w:r>
          </w:p>
        </w:tc>
        <w:tc>
          <w:tcPr>
            <w:tcW w:w="1803" w:type="dxa"/>
          </w:tcPr>
          <w:p w14:paraId="092777A2" w14:textId="66CEAAC1" w:rsidR="004A7367" w:rsidRPr="004A7367" w:rsidRDefault="004A7367" w:rsidP="004A7367">
            <w:pPr>
              <w:jc w:val="center"/>
              <w:rPr>
                <w:rFonts w:cs="B Lotus"/>
                <w:sz w:val="28"/>
                <w:szCs w:val="28"/>
                <w:rtl/>
              </w:rPr>
            </w:pPr>
            <w:r w:rsidRPr="004A7367">
              <w:rPr>
                <w:rFonts w:cs="B Lotus"/>
                <w:rtl/>
              </w:rPr>
              <w:t>9</w:t>
            </w:r>
          </w:p>
        </w:tc>
        <w:tc>
          <w:tcPr>
            <w:tcW w:w="1803" w:type="dxa"/>
          </w:tcPr>
          <w:p w14:paraId="4A252CB6" w14:textId="2179AA92"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38E8F394" w14:textId="77777777" w:rsidTr="00372823">
        <w:tc>
          <w:tcPr>
            <w:tcW w:w="1803" w:type="dxa"/>
          </w:tcPr>
          <w:p w14:paraId="0B8B0681" w14:textId="77777777" w:rsidR="004A7367" w:rsidRPr="004A7367" w:rsidRDefault="004A7367" w:rsidP="004A7367">
            <w:pPr>
              <w:pStyle w:val="ListParagraph"/>
              <w:numPr>
                <w:ilvl w:val="0"/>
                <w:numId w:val="63"/>
              </w:numPr>
              <w:bidi/>
              <w:jc w:val="center"/>
              <w:rPr>
                <w:rFonts w:cs="B Lotus"/>
                <w:rtl/>
              </w:rPr>
            </w:pPr>
          </w:p>
        </w:tc>
        <w:tc>
          <w:tcPr>
            <w:tcW w:w="1803" w:type="dxa"/>
          </w:tcPr>
          <w:p w14:paraId="4384DEEC" w14:textId="53917190" w:rsidR="004A7367" w:rsidRPr="004A7367" w:rsidRDefault="004A7367" w:rsidP="004A7367">
            <w:pPr>
              <w:jc w:val="center"/>
              <w:rPr>
                <w:rFonts w:cs="B Lotus"/>
                <w:sz w:val="28"/>
                <w:szCs w:val="28"/>
                <w:rtl/>
              </w:rPr>
            </w:pPr>
            <w:r w:rsidRPr="004A7367">
              <w:rPr>
                <w:rFonts w:cs="B Lotus"/>
                <w:rtl/>
              </w:rPr>
              <w:t>153</w:t>
            </w:r>
          </w:p>
        </w:tc>
        <w:tc>
          <w:tcPr>
            <w:tcW w:w="1803" w:type="dxa"/>
          </w:tcPr>
          <w:p w14:paraId="5B68E4D7" w14:textId="0DBE88F1" w:rsidR="004A7367" w:rsidRPr="004A7367" w:rsidRDefault="004A7367" w:rsidP="004A7367">
            <w:pPr>
              <w:jc w:val="center"/>
              <w:rPr>
                <w:rFonts w:cs="B Lotus"/>
                <w:sz w:val="28"/>
                <w:szCs w:val="28"/>
                <w:rtl/>
              </w:rPr>
            </w:pPr>
            <w:r w:rsidRPr="004A7367">
              <w:rPr>
                <w:rFonts w:cs="B Lotus" w:hint="cs"/>
                <w:rtl/>
              </w:rPr>
              <w:t>دماوند</w:t>
            </w:r>
          </w:p>
        </w:tc>
        <w:tc>
          <w:tcPr>
            <w:tcW w:w="1803" w:type="dxa"/>
          </w:tcPr>
          <w:p w14:paraId="621FF587" w14:textId="6198410B" w:rsidR="004A7367" w:rsidRPr="004A7367" w:rsidRDefault="004A7367" w:rsidP="004A7367">
            <w:pPr>
              <w:jc w:val="center"/>
              <w:rPr>
                <w:rFonts w:cs="B Lotus"/>
                <w:sz w:val="28"/>
                <w:szCs w:val="28"/>
                <w:rtl/>
              </w:rPr>
            </w:pPr>
            <w:r w:rsidRPr="004A7367">
              <w:rPr>
                <w:rFonts w:cs="B Lotus"/>
                <w:rtl/>
              </w:rPr>
              <w:t>9</w:t>
            </w:r>
          </w:p>
        </w:tc>
        <w:tc>
          <w:tcPr>
            <w:tcW w:w="1803" w:type="dxa"/>
          </w:tcPr>
          <w:p w14:paraId="7F1B2BAF" w14:textId="29042561"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5ECD0ED3" w14:textId="77777777" w:rsidTr="00372823">
        <w:tc>
          <w:tcPr>
            <w:tcW w:w="1803" w:type="dxa"/>
          </w:tcPr>
          <w:p w14:paraId="655CEF72" w14:textId="77777777" w:rsidR="004A7367" w:rsidRPr="004A7367" w:rsidRDefault="004A7367" w:rsidP="004A7367">
            <w:pPr>
              <w:pStyle w:val="ListParagraph"/>
              <w:numPr>
                <w:ilvl w:val="0"/>
                <w:numId w:val="63"/>
              </w:numPr>
              <w:bidi/>
              <w:jc w:val="center"/>
              <w:rPr>
                <w:rFonts w:cs="B Lotus"/>
                <w:rtl/>
              </w:rPr>
            </w:pPr>
          </w:p>
        </w:tc>
        <w:tc>
          <w:tcPr>
            <w:tcW w:w="1803" w:type="dxa"/>
          </w:tcPr>
          <w:p w14:paraId="5BD543E3" w14:textId="1F1AC0AC" w:rsidR="004A7367" w:rsidRPr="004A7367" w:rsidRDefault="004A7367" w:rsidP="004A7367">
            <w:pPr>
              <w:jc w:val="center"/>
              <w:rPr>
                <w:rFonts w:cs="B Lotus"/>
                <w:sz w:val="28"/>
                <w:szCs w:val="28"/>
                <w:rtl/>
              </w:rPr>
            </w:pPr>
            <w:r w:rsidRPr="004A7367">
              <w:rPr>
                <w:rFonts w:cs="B Lotus"/>
                <w:rtl/>
              </w:rPr>
              <w:t>154</w:t>
            </w:r>
          </w:p>
        </w:tc>
        <w:tc>
          <w:tcPr>
            <w:tcW w:w="1803" w:type="dxa"/>
          </w:tcPr>
          <w:p w14:paraId="1F9A547A" w14:textId="605E566E" w:rsidR="004A7367" w:rsidRPr="004A7367" w:rsidRDefault="004A7367" w:rsidP="004A7367">
            <w:pPr>
              <w:jc w:val="center"/>
              <w:rPr>
                <w:rFonts w:cs="B Lotus"/>
                <w:sz w:val="28"/>
                <w:szCs w:val="28"/>
                <w:rtl/>
              </w:rPr>
            </w:pPr>
            <w:r w:rsidRPr="004A7367">
              <w:rPr>
                <w:rFonts w:cs="B Lotus" w:hint="cs"/>
                <w:rtl/>
              </w:rPr>
              <w:t>لواسان</w:t>
            </w:r>
          </w:p>
        </w:tc>
        <w:tc>
          <w:tcPr>
            <w:tcW w:w="1803" w:type="dxa"/>
          </w:tcPr>
          <w:p w14:paraId="7EA78D34" w14:textId="1E26B2E6" w:rsidR="004A7367" w:rsidRPr="004A7367" w:rsidRDefault="004A7367" w:rsidP="004A7367">
            <w:pPr>
              <w:jc w:val="center"/>
              <w:rPr>
                <w:rFonts w:cs="B Lotus"/>
                <w:sz w:val="28"/>
                <w:szCs w:val="28"/>
                <w:rtl/>
              </w:rPr>
            </w:pPr>
            <w:r w:rsidRPr="004A7367">
              <w:rPr>
                <w:rFonts w:cs="B Lotus"/>
                <w:rtl/>
              </w:rPr>
              <w:t>9</w:t>
            </w:r>
          </w:p>
        </w:tc>
        <w:tc>
          <w:tcPr>
            <w:tcW w:w="1803" w:type="dxa"/>
          </w:tcPr>
          <w:p w14:paraId="7CE10FA1" w14:textId="4DA9DB79"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18AD91AB" w14:textId="77777777" w:rsidTr="00372823">
        <w:tc>
          <w:tcPr>
            <w:tcW w:w="1803" w:type="dxa"/>
          </w:tcPr>
          <w:p w14:paraId="6E9DD273" w14:textId="77777777" w:rsidR="004A7367" w:rsidRPr="004A7367" w:rsidRDefault="004A7367" w:rsidP="004A7367">
            <w:pPr>
              <w:pStyle w:val="ListParagraph"/>
              <w:numPr>
                <w:ilvl w:val="0"/>
                <w:numId w:val="63"/>
              </w:numPr>
              <w:bidi/>
              <w:jc w:val="center"/>
              <w:rPr>
                <w:rFonts w:cs="B Lotus"/>
                <w:rtl/>
              </w:rPr>
            </w:pPr>
          </w:p>
        </w:tc>
        <w:tc>
          <w:tcPr>
            <w:tcW w:w="1803" w:type="dxa"/>
          </w:tcPr>
          <w:p w14:paraId="7BBE990E" w14:textId="08559A76" w:rsidR="004A7367" w:rsidRPr="004A7367" w:rsidRDefault="004A7367" w:rsidP="004A7367">
            <w:pPr>
              <w:jc w:val="center"/>
              <w:rPr>
                <w:rFonts w:cs="B Lotus"/>
                <w:sz w:val="28"/>
                <w:szCs w:val="28"/>
                <w:rtl/>
              </w:rPr>
            </w:pPr>
            <w:r w:rsidRPr="004A7367">
              <w:rPr>
                <w:rFonts w:cs="B Lotus"/>
                <w:rtl/>
              </w:rPr>
              <w:t>155</w:t>
            </w:r>
          </w:p>
        </w:tc>
        <w:tc>
          <w:tcPr>
            <w:tcW w:w="1803" w:type="dxa"/>
          </w:tcPr>
          <w:p w14:paraId="5A029736" w14:textId="57134AC0" w:rsidR="004A7367" w:rsidRPr="004A7367" w:rsidRDefault="004A7367" w:rsidP="004A7367">
            <w:pPr>
              <w:jc w:val="center"/>
              <w:rPr>
                <w:rFonts w:cs="B Lotus"/>
                <w:sz w:val="28"/>
                <w:szCs w:val="28"/>
                <w:rtl/>
              </w:rPr>
            </w:pPr>
            <w:r w:rsidRPr="004A7367">
              <w:rPr>
                <w:rFonts w:cs="B Lotus" w:hint="cs"/>
                <w:rtl/>
              </w:rPr>
              <w:t>بهارستان</w:t>
            </w:r>
          </w:p>
        </w:tc>
        <w:tc>
          <w:tcPr>
            <w:tcW w:w="1803" w:type="dxa"/>
          </w:tcPr>
          <w:p w14:paraId="306FC677" w14:textId="1A279632" w:rsidR="004A7367" w:rsidRPr="004A7367" w:rsidRDefault="004A7367" w:rsidP="004A7367">
            <w:pPr>
              <w:jc w:val="center"/>
              <w:rPr>
                <w:rFonts w:cs="B Lotus"/>
                <w:sz w:val="28"/>
                <w:szCs w:val="28"/>
                <w:rtl/>
              </w:rPr>
            </w:pPr>
            <w:r w:rsidRPr="004A7367">
              <w:rPr>
                <w:rFonts w:cs="B Lotus"/>
                <w:rtl/>
              </w:rPr>
              <w:t>9</w:t>
            </w:r>
          </w:p>
        </w:tc>
        <w:tc>
          <w:tcPr>
            <w:tcW w:w="1803" w:type="dxa"/>
          </w:tcPr>
          <w:p w14:paraId="4B1D8085" w14:textId="7BB9CBF6"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2F31BBC6" w14:textId="77777777" w:rsidTr="00372823">
        <w:tc>
          <w:tcPr>
            <w:tcW w:w="1803" w:type="dxa"/>
          </w:tcPr>
          <w:p w14:paraId="7AADA4EA" w14:textId="77777777" w:rsidR="004A7367" w:rsidRPr="004A7367" w:rsidRDefault="004A7367" w:rsidP="004A7367">
            <w:pPr>
              <w:pStyle w:val="ListParagraph"/>
              <w:numPr>
                <w:ilvl w:val="0"/>
                <w:numId w:val="63"/>
              </w:numPr>
              <w:bidi/>
              <w:jc w:val="center"/>
              <w:rPr>
                <w:rFonts w:cs="B Lotus"/>
                <w:rtl/>
              </w:rPr>
            </w:pPr>
          </w:p>
        </w:tc>
        <w:tc>
          <w:tcPr>
            <w:tcW w:w="1803" w:type="dxa"/>
          </w:tcPr>
          <w:p w14:paraId="55B9FFB2" w14:textId="21D2875E" w:rsidR="004A7367" w:rsidRPr="004A7367" w:rsidRDefault="004A7367" w:rsidP="004A7367">
            <w:pPr>
              <w:jc w:val="center"/>
              <w:rPr>
                <w:rFonts w:cs="B Lotus"/>
                <w:sz w:val="28"/>
                <w:szCs w:val="28"/>
                <w:rtl/>
              </w:rPr>
            </w:pPr>
            <w:r w:rsidRPr="004A7367">
              <w:rPr>
                <w:rFonts w:cs="B Lotus"/>
                <w:rtl/>
              </w:rPr>
              <w:t>156</w:t>
            </w:r>
          </w:p>
        </w:tc>
        <w:tc>
          <w:tcPr>
            <w:tcW w:w="1803" w:type="dxa"/>
          </w:tcPr>
          <w:p w14:paraId="5B9340CE" w14:textId="249FE350" w:rsidR="004A7367" w:rsidRPr="004A7367" w:rsidRDefault="004A7367" w:rsidP="004A7367">
            <w:pPr>
              <w:jc w:val="center"/>
              <w:rPr>
                <w:rFonts w:cs="B Lotus"/>
                <w:sz w:val="28"/>
                <w:szCs w:val="28"/>
                <w:rtl/>
              </w:rPr>
            </w:pPr>
            <w:r w:rsidRPr="004A7367">
              <w:rPr>
                <w:rFonts w:cs="B Lotus" w:hint="cs"/>
                <w:rtl/>
              </w:rPr>
              <w:t>اسلام</w:t>
            </w:r>
            <w:r w:rsidRPr="004A7367">
              <w:rPr>
                <w:rFonts w:cs="B Lotus"/>
                <w:rtl/>
              </w:rPr>
              <w:t xml:space="preserve"> </w:t>
            </w:r>
            <w:r w:rsidRPr="004A7367">
              <w:rPr>
                <w:rFonts w:cs="B Lotus" w:hint="cs"/>
                <w:rtl/>
              </w:rPr>
              <w:t>شهر</w:t>
            </w:r>
          </w:p>
        </w:tc>
        <w:tc>
          <w:tcPr>
            <w:tcW w:w="1803" w:type="dxa"/>
          </w:tcPr>
          <w:p w14:paraId="3B2A0351" w14:textId="24E03673" w:rsidR="004A7367" w:rsidRPr="004A7367" w:rsidRDefault="004A7367" w:rsidP="004A7367">
            <w:pPr>
              <w:jc w:val="center"/>
              <w:rPr>
                <w:rFonts w:cs="B Lotus"/>
                <w:sz w:val="28"/>
                <w:szCs w:val="28"/>
                <w:rtl/>
              </w:rPr>
            </w:pPr>
            <w:r w:rsidRPr="004A7367">
              <w:rPr>
                <w:rFonts w:cs="B Lotus"/>
                <w:rtl/>
              </w:rPr>
              <w:t>9</w:t>
            </w:r>
          </w:p>
        </w:tc>
        <w:tc>
          <w:tcPr>
            <w:tcW w:w="1803" w:type="dxa"/>
          </w:tcPr>
          <w:p w14:paraId="55CE0427" w14:textId="4895B112"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175DE4A9" w14:textId="77777777" w:rsidTr="00372823">
        <w:tc>
          <w:tcPr>
            <w:tcW w:w="1803" w:type="dxa"/>
          </w:tcPr>
          <w:p w14:paraId="7DDCC166" w14:textId="77777777" w:rsidR="004A7367" w:rsidRPr="004A7367" w:rsidRDefault="004A7367" w:rsidP="004A7367">
            <w:pPr>
              <w:pStyle w:val="ListParagraph"/>
              <w:numPr>
                <w:ilvl w:val="0"/>
                <w:numId w:val="63"/>
              </w:numPr>
              <w:bidi/>
              <w:jc w:val="center"/>
              <w:rPr>
                <w:rFonts w:cs="B Lotus"/>
                <w:rtl/>
              </w:rPr>
            </w:pPr>
          </w:p>
        </w:tc>
        <w:tc>
          <w:tcPr>
            <w:tcW w:w="1803" w:type="dxa"/>
          </w:tcPr>
          <w:p w14:paraId="21FD6556" w14:textId="31B6CA78" w:rsidR="004A7367" w:rsidRPr="004A7367" w:rsidRDefault="004A7367" w:rsidP="004A7367">
            <w:pPr>
              <w:jc w:val="center"/>
              <w:rPr>
                <w:rFonts w:cs="B Lotus"/>
                <w:sz w:val="28"/>
                <w:szCs w:val="28"/>
                <w:rtl/>
              </w:rPr>
            </w:pPr>
            <w:r w:rsidRPr="004A7367">
              <w:rPr>
                <w:rFonts w:cs="B Lotus"/>
                <w:rtl/>
              </w:rPr>
              <w:t>157</w:t>
            </w:r>
          </w:p>
        </w:tc>
        <w:tc>
          <w:tcPr>
            <w:tcW w:w="1803" w:type="dxa"/>
          </w:tcPr>
          <w:p w14:paraId="112555E2" w14:textId="4C8229A5" w:rsidR="004A7367" w:rsidRPr="004A7367" w:rsidRDefault="004A7367" w:rsidP="004A7367">
            <w:pPr>
              <w:jc w:val="center"/>
              <w:rPr>
                <w:rFonts w:cs="B Lotus"/>
                <w:sz w:val="28"/>
                <w:szCs w:val="28"/>
                <w:rtl/>
              </w:rPr>
            </w:pPr>
            <w:r w:rsidRPr="004A7367">
              <w:rPr>
                <w:rFonts w:cs="B Lotus" w:hint="cs"/>
                <w:rtl/>
              </w:rPr>
              <w:t>بومهن</w:t>
            </w:r>
          </w:p>
        </w:tc>
        <w:tc>
          <w:tcPr>
            <w:tcW w:w="1803" w:type="dxa"/>
          </w:tcPr>
          <w:p w14:paraId="605C7712" w14:textId="388486CB" w:rsidR="004A7367" w:rsidRPr="004A7367" w:rsidRDefault="004A7367" w:rsidP="004A7367">
            <w:pPr>
              <w:jc w:val="center"/>
              <w:rPr>
                <w:rFonts w:cs="B Lotus"/>
                <w:sz w:val="28"/>
                <w:szCs w:val="28"/>
                <w:rtl/>
              </w:rPr>
            </w:pPr>
            <w:r w:rsidRPr="004A7367">
              <w:rPr>
                <w:rFonts w:cs="B Lotus"/>
                <w:rtl/>
              </w:rPr>
              <w:t>9</w:t>
            </w:r>
          </w:p>
        </w:tc>
        <w:tc>
          <w:tcPr>
            <w:tcW w:w="1803" w:type="dxa"/>
          </w:tcPr>
          <w:p w14:paraId="5650E1AD" w14:textId="4F33EA25"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562A2A78" w14:textId="77777777" w:rsidTr="00372823">
        <w:tc>
          <w:tcPr>
            <w:tcW w:w="1803" w:type="dxa"/>
          </w:tcPr>
          <w:p w14:paraId="726E4A72" w14:textId="77777777" w:rsidR="004A7367" w:rsidRPr="004A7367" w:rsidRDefault="004A7367" w:rsidP="004A7367">
            <w:pPr>
              <w:pStyle w:val="ListParagraph"/>
              <w:numPr>
                <w:ilvl w:val="0"/>
                <w:numId w:val="63"/>
              </w:numPr>
              <w:bidi/>
              <w:jc w:val="center"/>
              <w:rPr>
                <w:rFonts w:cs="B Lotus"/>
                <w:rtl/>
              </w:rPr>
            </w:pPr>
          </w:p>
        </w:tc>
        <w:tc>
          <w:tcPr>
            <w:tcW w:w="1803" w:type="dxa"/>
          </w:tcPr>
          <w:p w14:paraId="0819DFAB" w14:textId="15AA6376" w:rsidR="004A7367" w:rsidRPr="004A7367" w:rsidRDefault="004A7367" w:rsidP="004A7367">
            <w:pPr>
              <w:jc w:val="center"/>
              <w:rPr>
                <w:rFonts w:cs="B Lotus"/>
                <w:sz w:val="28"/>
                <w:szCs w:val="28"/>
                <w:rtl/>
              </w:rPr>
            </w:pPr>
            <w:r w:rsidRPr="004A7367">
              <w:rPr>
                <w:rFonts w:cs="B Lotus"/>
                <w:rtl/>
              </w:rPr>
              <w:t>158</w:t>
            </w:r>
          </w:p>
        </w:tc>
        <w:tc>
          <w:tcPr>
            <w:tcW w:w="1803" w:type="dxa"/>
          </w:tcPr>
          <w:p w14:paraId="63A66668" w14:textId="44B66D6C" w:rsidR="004A7367" w:rsidRPr="004A7367" w:rsidRDefault="004A7367" w:rsidP="004A7367">
            <w:pPr>
              <w:jc w:val="center"/>
              <w:rPr>
                <w:rFonts w:cs="B Lotus"/>
                <w:sz w:val="28"/>
                <w:szCs w:val="28"/>
                <w:rtl/>
              </w:rPr>
            </w:pPr>
            <w:r w:rsidRPr="004A7367">
              <w:rPr>
                <w:rFonts w:cs="B Lotus" w:hint="cs"/>
                <w:rtl/>
              </w:rPr>
              <w:t>کهریزک</w:t>
            </w:r>
          </w:p>
        </w:tc>
        <w:tc>
          <w:tcPr>
            <w:tcW w:w="1803" w:type="dxa"/>
          </w:tcPr>
          <w:p w14:paraId="01B381F8" w14:textId="2590B3FC" w:rsidR="004A7367" w:rsidRPr="004A7367" w:rsidRDefault="004A7367" w:rsidP="004A7367">
            <w:pPr>
              <w:jc w:val="center"/>
              <w:rPr>
                <w:rFonts w:cs="B Lotus"/>
                <w:sz w:val="28"/>
                <w:szCs w:val="28"/>
                <w:rtl/>
              </w:rPr>
            </w:pPr>
            <w:r w:rsidRPr="004A7367">
              <w:rPr>
                <w:rFonts w:cs="B Lotus"/>
                <w:rtl/>
              </w:rPr>
              <w:t>9</w:t>
            </w:r>
          </w:p>
        </w:tc>
        <w:tc>
          <w:tcPr>
            <w:tcW w:w="1803" w:type="dxa"/>
          </w:tcPr>
          <w:p w14:paraId="5E8DC6EE" w14:textId="3B5585AA"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0978D357" w14:textId="77777777" w:rsidTr="00372823">
        <w:tc>
          <w:tcPr>
            <w:tcW w:w="1803" w:type="dxa"/>
          </w:tcPr>
          <w:p w14:paraId="6602EA62" w14:textId="77777777" w:rsidR="004A7367" w:rsidRPr="004A7367" w:rsidRDefault="004A7367" w:rsidP="004A7367">
            <w:pPr>
              <w:pStyle w:val="ListParagraph"/>
              <w:numPr>
                <w:ilvl w:val="0"/>
                <w:numId w:val="63"/>
              </w:numPr>
              <w:bidi/>
              <w:jc w:val="center"/>
              <w:rPr>
                <w:rFonts w:cs="B Lotus"/>
                <w:rtl/>
              </w:rPr>
            </w:pPr>
          </w:p>
        </w:tc>
        <w:tc>
          <w:tcPr>
            <w:tcW w:w="1803" w:type="dxa"/>
          </w:tcPr>
          <w:p w14:paraId="2AAC1A35" w14:textId="5AF5B0A9" w:rsidR="004A7367" w:rsidRPr="004A7367" w:rsidRDefault="004A7367" w:rsidP="004A7367">
            <w:pPr>
              <w:jc w:val="center"/>
              <w:rPr>
                <w:rFonts w:cs="B Lotus"/>
                <w:sz w:val="28"/>
                <w:szCs w:val="28"/>
                <w:rtl/>
              </w:rPr>
            </w:pPr>
            <w:r w:rsidRPr="004A7367">
              <w:rPr>
                <w:rFonts w:cs="B Lotus"/>
                <w:rtl/>
              </w:rPr>
              <w:t>159</w:t>
            </w:r>
          </w:p>
        </w:tc>
        <w:tc>
          <w:tcPr>
            <w:tcW w:w="1803" w:type="dxa"/>
          </w:tcPr>
          <w:p w14:paraId="277637DA" w14:textId="1E871E6F" w:rsidR="004A7367" w:rsidRPr="004A7367" w:rsidRDefault="004A7367" w:rsidP="004A7367">
            <w:pPr>
              <w:jc w:val="center"/>
              <w:rPr>
                <w:rFonts w:cs="B Lotus"/>
                <w:sz w:val="28"/>
                <w:szCs w:val="28"/>
                <w:rtl/>
              </w:rPr>
            </w:pPr>
            <w:r w:rsidRPr="004A7367">
              <w:rPr>
                <w:rFonts w:cs="B Lotus" w:hint="cs"/>
                <w:rtl/>
              </w:rPr>
              <w:t>ملارد</w:t>
            </w:r>
          </w:p>
        </w:tc>
        <w:tc>
          <w:tcPr>
            <w:tcW w:w="1803" w:type="dxa"/>
          </w:tcPr>
          <w:p w14:paraId="7D495C71" w14:textId="40A75666" w:rsidR="004A7367" w:rsidRPr="004A7367" w:rsidRDefault="004A7367" w:rsidP="004A7367">
            <w:pPr>
              <w:jc w:val="center"/>
              <w:rPr>
                <w:rFonts w:cs="B Lotus"/>
                <w:sz w:val="28"/>
                <w:szCs w:val="28"/>
                <w:rtl/>
              </w:rPr>
            </w:pPr>
            <w:r w:rsidRPr="004A7367">
              <w:rPr>
                <w:rFonts w:cs="B Lotus"/>
                <w:rtl/>
              </w:rPr>
              <w:t>9</w:t>
            </w:r>
          </w:p>
        </w:tc>
        <w:tc>
          <w:tcPr>
            <w:tcW w:w="1803" w:type="dxa"/>
          </w:tcPr>
          <w:p w14:paraId="026C4860" w14:textId="6EAA6B3B"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1F5404A8" w14:textId="77777777" w:rsidTr="00372823">
        <w:tc>
          <w:tcPr>
            <w:tcW w:w="1803" w:type="dxa"/>
          </w:tcPr>
          <w:p w14:paraId="63FB2C1F" w14:textId="77777777" w:rsidR="004A7367" w:rsidRPr="004A7367" w:rsidRDefault="004A7367" w:rsidP="004A7367">
            <w:pPr>
              <w:pStyle w:val="ListParagraph"/>
              <w:numPr>
                <w:ilvl w:val="0"/>
                <w:numId w:val="63"/>
              </w:numPr>
              <w:bidi/>
              <w:jc w:val="center"/>
              <w:rPr>
                <w:rFonts w:cs="B Lotus"/>
                <w:rtl/>
              </w:rPr>
            </w:pPr>
          </w:p>
        </w:tc>
        <w:tc>
          <w:tcPr>
            <w:tcW w:w="1803" w:type="dxa"/>
          </w:tcPr>
          <w:p w14:paraId="7B5059AA" w14:textId="1AE0B105" w:rsidR="004A7367" w:rsidRPr="004A7367" w:rsidRDefault="004A7367" w:rsidP="004A7367">
            <w:pPr>
              <w:jc w:val="center"/>
              <w:rPr>
                <w:rFonts w:cs="B Lotus"/>
                <w:sz w:val="28"/>
                <w:szCs w:val="28"/>
                <w:rtl/>
              </w:rPr>
            </w:pPr>
            <w:r w:rsidRPr="004A7367">
              <w:rPr>
                <w:rFonts w:cs="B Lotus"/>
                <w:rtl/>
              </w:rPr>
              <w:t>577</w:t>
            </w:r>
          </w:p>
        </w:tc>
        <w:tc>
          <w:tcPr>
            <w:tcW w:w="1803" w:type="dxa"/>
          </w:tcPr>
          <w:p w14:paraId="548CBD47" w14:textId="38F3C69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کیلان‏</w:t>
            </w:r>
          </w:p>
        </w:tc>
        <w:tc>
          <w:tcPr>
            <w:tcW w:w="1803" w:type="dxa"/>
          </w:tcPr>
          <w:p w14:paraId="364623A3" w14:textId="7B16440D" w:rsidR="004A7367" w:rsidRPr="004A7367" w:rsidRDefault="004A7367" w:rsidP="004A7367">
            <w:pPr>
              <w:jc w:val="center"/>
              <w:rPr>
                <w:rFonts w:cs="B Lotus"/>
                <w:sz w:val="28"/>
                <w:szCs w:val="28"/>
                <w:rtl/>
              </w:rPr>
            </w:pPr>
            <w:r w:rsidRPr="004A7367">
              <w:rPr>
                <w:rFonts w:cs="B Lotus"/>
                <w:rtl/>
              </w:rPr>
              <w:t>9</w:t>
            </w:r>
          </w:p>
        </w:tc>
        <w:tc>
          <w:tcPr>
            <w:tcW w:w="1803" w:type="dxa"/>
          </w:tcPr>
          <w:p w14:paraId="3BD1EBB2" w14:textId="203DA594"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76060F3D" w14:textId="77777777" w:rsidTr="00372823">
        <w:tc>
          <w:tcPr>
            <w:tcW w:w="1803" w:type="dxa"/>
          </w:tcPr>
          <w:p w14:paraId="4DB23DB6" w14:textId="77777777" w:rsidR="004A7367" w:rsidRPr="004A7367" w:rsidRDefault="004A7367" w:rsidP="004A7367">
            <w:pPr>
              <w:pStyle w:val="ListParagraph"/>
              <w:numPr>
                <w:ilvl w:val="0"/>
                <w:numId w:val="63"/>
              </w:numPr>
              <w:bidi/>
              <w:jc w:val="center"/>
              <w:rPr>
                <w:rFonts w:cs="B Lotus"/>
                <w:rtl/>
              </w:rPr>
            </w:pPr>
          </w:p>
        </w:tc>
        <w:tc>
          <w:tcPr>
            <w:tcW w:w="1803" w:type="dxa"/>
          </w:tcPr>
          <w:p w14:paraId="75436031" w14:textId="7805E62B" w:rsidR="004A7367" w:rsidRPr="004A7367" w:rsidRDefault="004A7367" w:rsidP="004A7367">
            <w:pPr>
              <w:jc w:val="center"/>
              <w:rPr>
                <w:rFonts w:cs="B Lotus"/>
                <w:sz w:val="28"/>
                <w:szCs w:val="28"/>
                <w:rtl/>
              </w:rPr>
            </w:pPr>
            <w:r w:rsidRPr="004A7367">
              <w:rPr>
                <w:rFonts w:cs="B Lotus"/>
                <w:rtl/>
              </w:rPr>
              <w:t>578</w:t>
            </w:r>
          </w:p>
        </w:tc>
        <w:tc>
          <w:tcPr>
            <w:tcW w:w="1803" w:type="dxa"/>
          </w:tcPr>
          <w:p w14:paraId="34CE3CB9" w14:textId="155C03CC"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ابسرد‏</w:t>
            </w:r>
          </w:p>
        </w:tc>
        <w:tc>
          <w:tcPr>
            <w:tcW w:w="1803" w:type="dxa"/>
          </w:tcPr>
          <w:p w14:paraId="66FC6809" w14:textId="060A6C79" w:rsidR="004A7367" w:rsidRPr="004A7367" w:rsidRDefault="004A7367" w:rsidP="004A7367">
            <w:pPr>
              <w:jc w:val="center"/>
              <w:rPr>
                <w:rFonts w:cs="B Lotus"/>
                <w:sz w:val="28"/>
                <w:szCs w:val="28"/>
                <w:rtl/>
              </w:rPr>
            </w:pPr>
            <w:r w:rsidRPr="004A7367">
              <w:rPr>
                <w:rFonts w:cs="B Lotus"/>
                <w:rtl/>
              </w:rPr>
              <w:t>9</w:t>
            </w:r>
          </w:p>
        </w:tc>
        <w:tc>
          <w:tcPr>
            <w:tcW w:w="1803" w:type="dxa"/>
          </w:tcPr>
          <w:p w14:paraId="7C301182" w14:textId="58F01CBF"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246B569D" w14:textId="77777777" w:rsidTr="00372823">
        <w:tc>
          <w:tcPr>
            <w:tcW w:w="1803" w:type="dxa"/>
          </w:tcPr>
          <w:p w14:paraId="0862504B" w14:textId="77777777" w:rsidR="004A7367" w:rsidRPr="004A7367" w:rsidRDefault="004A7367" w:rsidP="004A7367">
            <w:pPr>
              <w:pStyle w:val="ListParagraph"/>
              <w:numPr>
                <w:ilvl w:val="0"/>
                <w:numId w:val="63"/>
              </w:numPr>
              <w:bidi/>
              <w:jc w:val="center"/>
              <w:rPr>
                <w:rFonts w:cs="B Lotus"/>
                <w:rtl/>
              </w:rPr>
            </w:pPr>
          </w:p>
        </w:tc>
        <w:tc>
          <w:tcPr>
            <w:tcW w:w="1803" w:type="dxa"/>
          </w:tcPr>
          <w:p w14:paraId="61838FA5" w14:textId="0E8BAD79" w:rsidR="004A7367" w:rsidRPr="004A7367" w:rsidRDefault="004A7367" w:rsidP="004A7367">
            <w:pPr>
              <w:jc w:val="center"/>
              <w:rPr>
                <w:rFonts w:cs="B Lotus"/>
                <w:sz w:val="28"/>
                <w:szCs w:val="28"/>
                <w:rtl/>
              </w:rPr>
            </w:pPr>
            <w:r w:rsidRPr="004A7367">
              <w:rPr>
                <w:rFonts w:cs="B Lotus"/>
                <w:rtl/>
              </w:rPr>
              <w:t>579</w:t>
            </w:r>
          </w:p>
        </w:tc>
        <w:tc>
          <w:tcPr>
            <w:tcW w:w="1803" w:type="dxa"/>
          </w:tcPr>
          <w:p w14:paraId="0F2A89C8" w14:textId="1F8AA585" w:rsidR="004A7367" w:rsidRPr="004A7367" w:rsidRDefault="004A7367" w:rsidP="004A7367">
            <w:pPr>
              <w:jc w:val="center"/>
              <w:rPr>
                <w:rFonts w:cs="B Lotus"/>
                <w:sz w:val="28"/>
                <w:szCs w:val="28"/>
                <w:rtl/>
              </w:rPr>
            </w:pPr>
            <w:r w:rsidRPr="004A7367">
              <w:rPr>
                <w:rFonts w:cs="B Lotus" w:hint="cs"/>
                <w:rtl/>
              </w:rPr>
              <w:t>حسن</w:t>
            </w:r>
            <w:r w:rsidRPr="004A7367">
              <w:rPr>
                <w:rFonts w:cs="B Lotus"/>
                <w:rtl/>
              </w:rPr>
              <w:t xml:space="preserve"> </w:t>
            </w:r>
            <w:r w:rsidRPr="004A7367">
              <w:rPr>
                <w:rFonts w:cs="B Lotus" w:hint="cs"/>
                <w:rtl/>
              </w:rPr>
              <w:t>اباد</w:t>
            </w:r>
          </w:p>
        </w:tc>
        <w:tc>
          <w:tcPr>
            <w:tcW w:w="1803" w:type="dxa"/>
          </w:tcPr>
          <w:p w14:paraId="6DF47327" w14:textId="24FC9963" w:rsidR="004A7367" w:rsidRPr="004A7367" w:rsidRDefault="004A7367" w:rsidP="004A7367">
            <w:pPr>
              <w:jc w:val="center"/>
              <w:rPr>
                <w:rFonts w:cs="B Lotus"/>
                <w:sz w:val="28"/>
                <w:szCs w:val="28"/>
                <w:rtl/>
              </w:rPr>
            </w:pPr>
            <w:r w:rsidRPr="004A7367">
              <w:rPr>
                <w:rFonts w:cs="B Lotus"/>
                <w:rtl/>
              </w:rPr>
              <w:t>9</w:t>
            </w:r>
          </w:p>
        </w:tc>
        <w:tc>
          <w:tcPr>
            <w:tcW w:w="1803" w:type="dxa"/>
          </w:tcPr>
          <w:p w14:paraId="55F29388" w14:textId="09953C0A"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5CDA0009" w14:textId="77777777" w:rsidTr="00372823">
        <w:tc>
          <w:tcPr>
            <w:tcW w:w="1803" w:type="dxa"/>
          </w:tcPr>
          <w:p w14:paraId="58D000FE" w14:textId="77777777" w:rsidR="004A7367" w:rsidRPr="004A7367" w:rsidRDefault="004A7367" w:rsidP="004A7367">
            <w:pPr>
              <w:pStyle w:val="ListParagraph"/>
              <w:numPr>
                <w:ilvl w:val="0"/>
                <w:numId w:val="63"/>
              </w:numPr>
              <w:bidi/>
              <w:jc w:val="center"/>
              <w:rPr>
                <w:rFonts w:cs="B Lotus"/>
                <w:rtl/>
              </w:rPr>
            </w:pPr>
          </w:p>
        </w:tc>
        <w:tc>
          <w:tcPr>
            <w:tcW w:w="1803" w:type="dxa"/>
          </w:tcPr>
          <w:p w14:paraId="44E67A4F" w14:textId="3D2D13A4" w:rsidR="004A7367" w:rsidRPr="004A7367" w:rsidRDefault="004A7367" w:rsidP="004A7367">
            <w:pPr>
              <w:jc w:val="center"/>
              <w:rPr>
                <w:rFonts w:cs="B Lotus"/>
                <w:sz w:val="28"/>
                <w:szCs w:val="28"/>
                <w:rtl/>
              </w:rPr>
            </w:pPr>
            <w:r w:rsidRPr="004A7367">
              <w:rPr>
                <w:rFonts w:cs="B Lotus"/>
                <w:rtl/>
              </w:rPr>
              <w:t>580</w:t>
            </w:r>
          </w:p>
        </w:tc>
        <w:tc>
          <w:tcPr>
            <w:tcW w:w="1803" w:type="dxa"/>
          </w:tcPr>
          <w:p w14:paraId="58EF0828" w14:textId="0557436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باقر</w:t>
            </w:r>
            <w:r w:rsidRPr="004A7367">
              <w:rPr>
                <w:rFonts w:cs="B Lotus"/>
                <w:rtl/>
              </w:rPr>
              <w:t xml:space="preserve"> </w:t>
            </w:r>
            <w:r w:rsidRPr="004A7367">
              <w:rPr>
                <w:rFonts w:cs="B Lotus" w:hint="cs"/>
                <w:rtl/>
              </w:rPr>
              <w:t>شهر‏</w:t>
            </w:r>
          </w:p>
        </w:tc>
        <w:tc>
          <w:tcPr>
            <w:tcW w:w="1803" w:type="dxa"/>
          </w:tcPr>
          <w:p w14:paraId="6518D01A" w14:textId="7FC1DBE5" w:rsidR="004A7367" w:rsidRPr="004A7367" w:rsidRDefault="004A7367" w:rsidP="004A7367">
            <w:pPr>
              <w:jc w:val="center"/>
              <w:rPr>
                <w:rFonts w:cs="B Lotus"/>
                <w:sz w:val="28"/>
                <w:szCs w:val="28"/>
                <w:rtl/>
              </w:rPr>
            </w:pPr>
            <w:r w:rsidRPr="004A7367">
              <w:rPr>
                <w:rFonts w:cs="B Lotus"/>
                <w:rtl/>
              </w:rPr>
              <w:t>9</w:t>
            </w:r>
          </w:p>
        </w:tc>
        <w:tc>
          <w:tcPr>
            <w:tcW w:w="1803" w:type="dxa"/>
          </w:tcPr>
          <w:p w14:paraId="03F47307" w14:textId="4B1DEEB4"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5A0F66E6" w14:textId="77777777" w:rsidTr="00372823">
        <w:tc>
          <w:tcPr>
            <w:tcW w:w="1803" w:type="dxa"/>
          </w:tcPr>
          <w:p w14:paraId="58AA348A" w14:textId="77777777" w:rsidR="004A7367" w:rsidRPr="004A7367" w:rsidRDefault="004A7367" w:rsidP="004A7367">
            <w:pPr>
              <w:pStyle w:val="ListParagraph"/>
              <w:numPr>
                <w:ilvl w:val="0"/>
                <w:numId w:val="63"/>
              </w:numPr>
              <w:bidi/>
              <w:jc w:val="center"/>
              <w:rPr>
                <w:rFonts w:cs="B Lotus"/>
                <w:rtl/>
              </w:rPr>
            </w:pPr>
          </w:p>
        </w:tc>
        <w:tc>
          <w:tcPr>
            <w:tcW w:w="1803" w:type="dxa"/>
          </w:tcPr>
          <w:p w14:paraId="324040BF" w14:textId="565B5BD0" w:rsidR="004A7367" w:rsidRPr="004A7367" w:rsidRDefault="004A7367" w:rsidP="004A7367">
            <w:pPr>
              <w:jc w:val="center"/>
              <w:rPr>
                <w:rFonts w:cs="B Lotus"/>
                <w:sz w:val="28"/>
                <w:szCs w:val="28"/>
                <w:rtl/>
              </w:rPr>
            </w:pPr>
            <w:r w:rsidRPr="004A7367">
              <w:rPr>
                <w:rFonts w:cs="B Lotus"/>
                <w:rtl/>
              </w:rPr>
              <w:t>582</w:t>
            </w:r>
          </w:p>
        </w:tc>
        <w:tc>
          <w:tcPr>
            <w:tcW w:w="1803" w:type="dxa"/>
          </w:tcPr>
          <w:p w14:paraId="6600B34E" w14:textId="09DE0E0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نظراباد‏</w:t>
            </w:r>
          </w:p>
        </w:tc>
        <w:tc>
          <w:tcPr>
            <w:tcW w:w="1803" w:type="dxa"/>
          </w:tcPr>
          <w:p w14:paraId="43EBA1F5" w14:textId="26CD3016" w:rsidR="004A7367" w:rsidRPr="004A7367" w:rsidRDefault="004A7367" w:rsidP="004A7367">
            <w:pPr>
              <w:jc w:val="center"/>
              <w:rPr>
                <w:rFonts w:cs="B Lotus"/>
                <w:sz w:val="28"/>
                <w:szCs w:val="28"/>
                <w:rtl/>
              </w:rPr>
            </w:pPr>
            <w:r w:rsidRPr="004A7367">
              <w:rPr>
                <w:rFonts w:cs="B Lotus"/>
                <w:rtl/>
              </w:rPr>
              <w:t>9</w:t>
            </w:r>
          </w:p>
        </w:tc>
        <w:tc>
          <w:tcPr>
            <w:tcW w:w="1803" w:type="dxa"/>
          </w:tcPr>
          <w:p w14:paraId="41B1200D" w14:textId="28BA740A"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3A58DA24" w14:textId="77777777" w:rsidTr="00372823">
        <w:tc>
          <w:tcPr>
            <w:tcW w:w="1803" w:type="dxa"/>
          </w:tcPr>
          <w:p w14:paraId="0456CB47" w14:textId="77777777" w:rsidR="004A7367" w:rsidRPr="004A7367" w:rsidRDefault="004A7367" w:rsidP="004A7367">
            <w:pPr>
              <w:pStyle w:val="ListParagraph"/>
              <w:numPr>
                <w:ilvl w:val="0"/>
                <w:numId w:val="63"/>
              </w:numPr>
              <w:bidi/>
              <w:jc w:val="center"/>
              <w:rPr>
                <w:rFonts w:cs="B Lotus"/>
                <w:rtl/>
              </w:rPr>
            </w:pPr>
          </w:p>
        </w:tc>
        <w:tc>
          <w:tcPr>
            <w:tcW w:w="1803" w:type="dxa"/>
          </w:tcPr>
          <w:p w14:paraId="1BEB6218" w14:textId="14027861" w:rsidR="004A7367" w:rsidRPr="004A7367" w:rsidRDefault="004A7367" w:rsidP="004A7367">
            <w:pPr>
              <w:jc w:val="center"/>
              <w:rPr>
                <w:rFonts w:cs="B Lotus"/>
                <w:sz w:val="28"/>
                <w:szCs w:val="28"/>
                <w:rtl/>
              </w:rPr>
            </w:pPr>
            <w:r w:rsidRPr="004A7367">
              <w:rPr>
                <w:rFonts w:cs="B Lotus"/>
                <w:rtl/>
              </w:rPr>
              <w:t>583</w:t>
            </w:r>
          </w:p>
        </w:tc>
        <w:tc>
          <w:tcPr>
            <w:tcW w:w="1803" w:type="dxa"/>
          </w:tcPr>
          <w:p w14:paraId="301EF2B5" w14:textId="3DD0E56C"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شاهد</w:t>
            </w:r>
            <w:r w:rsidRPr="004A7367">
              <w:rPr>
                <w:rFonts w:cs="B Lotus"/>
                <w:rtl/>
              </w:rPr>
              <w:t xml:space="preserve"> </w:t>
            </w:r>
            <w:r w:rsidRPr="004A7367">
              <w:rPr>
                <w:rFonts w:cs="B Lotus" w:hint="cs"/>
                <w:rtl/>
              </w:rPr>
              <w:t>شهر‏</w:t>
            </w:r>
          </w:p>
        </w:tc>
        <w:tc>
          <w:tcPr>
            <w:tcW w:w="1803" w:type="dxa"/>
          </w:tcPr>
          <w:p w14:paraId="2E51E83D" w14:textId="11FE4551" w:rsidR="004A7367" w:rsidRPr="004A7367" w:rsidRDefault="004A7367" w:rsidP="004A7367">
            <w:pPr>
              <w:jc w:val="center"/>
              <w:rPr>
                <w:rFonts w:cs="B Lotus"/>
                <w:sz w:val="28"/>
                <w:szCs w:val="28"/>
                <w:rtl/>
              </w:rPr>
            </w:pPr>
            <w:r w:rsidRPr="004A7367">
              <w:rPr>
                <w:rFonts w:cs="B Lotus"/>
                <w:rtl/>
              </w:rPr>
              <w:t>9</w:t>
            </w:r>
          </w:p>
        </w:tc>
        <w:tc>
          <w:tcPr>
            <w:tcW w:w="1803" w:type="dxa"/>
          </w:tcPr>
          <w:p w14:paraId="174747E0" w14:textId="62B5E92C"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6C003B5E" w14:textId="77777777" w:rsidTr="00372823">
        <w:tc>
          <w:tcPr>
            <w:tcW w:w="1803" w:type="dxa"/>
          </w:tcPr>
          <w:p w14:paraId="598BD1BB" w14:textId="77777777" w:rsidR="004A7367" w:rsidRPr="004A7367" w:rsidRDefault="004A7367" w:rsidP="004A7367">
            <w:pPr>
              <w:pStyle w:val="ListParagraph"/>
              <w:numPr>
                <w:ilvl w:val="0"/>
                <w:numId w:val="63"/>
              </w:numPr>
              <w:bidi/>
              <w:jc w:val="center"/>
              <w:rPr>
                <w:rFonts w:cs="B Lotus"/>
                <w:rtl/>
              </w:rPr>
            </w:pPr>
          </w:p>
        </w:tc>
        <w:tc>
          <w:tcPr>
            <w:tcW w:w="1803" w:type="dxa"/>
          </w:tcPr>
          <w:p w14:paraId="7DB56EAA" w14:textId="77BF3863" w:rsidR="004A7367" w:rsidRPr="004A7367" w:rsidRDefault="004A7367" w:rsidP="004A7367">
            <w:pPr>
              <w:jc w:val="center"/>
              <w:rPr>
                <w:rFonts w:cs="B Lotus"/>
                <w:sz w:val="28"/>
                <w:szCs w:val="28"/>
                <w:rtl/>
              </w:rPr>
            </w:pPr>
            <w:r w:rsidRPr="004A7367">
              <w:rPr>
                <w:rFonts w:cs="B Lotus"/>
                <w:rtl/>
              </w:rPr>
              <w:t>585</w:t>
            </w:r>
          </w:p>
        </w:tc>
        <w:tc>
          <w:tcPr>
            <w:tcW w:w="1803" w:type="dxa"/>
          </w:tcPr>
          <w:p w14:paraId="34637CEC" w14:textId="7DE3346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وحیدیه‏</w:t>
            </w:r>
          </w:p>
        </w:tc>
        <w:tc>
          <w:tcPr>
            <w:tcW w:w="1803" w:type="dxa"/>
          </w:tcPr>
          <w:p w14:paraId="67BC4BAA" w14:textId="105D8EB6" w:rsidR="004A7367" w:rsidRPr="004A7367" w:rsidRDefault="004A7367" w:rsidP="004A7367">
            <w:pPr>
              <w:jc w:val="center"/>
              <w:rPr>
                <w:rFonts w:cs="B Lotus"/>
                <w:sz w:val="28"/>
                <w:szCs w:val="28"/>
                <w:rtl/>
              </w:rPr>
            </w:pPr>
            <w:r w:rsidRPr="004A7367">
              <w:rPr>
                <w:rFonts w:cs="B Lotus"/>
                <w:rtl/>
              </w:rPr>
              <w:t>9</w:t>
            </w:r>
          </w:p>
        </w:tc>
        <w:tc>
          <w:tcPr>
            <w:tcW w:w="1803" w:type="dxa"/>
          </w:tcPr>
          <w:p w14:paraId="3DAFA21C" w14:textId="7038A060"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71A669D1" w14:textId="77777777" w:rsidTr="00372823">
        <w:tc>
          <w:tcPr>
            <w:tcW w:w="1803" w:type="dxa"/>
          </w:tcPr>
          <w:p w14:paraId="01E0F1B7" w14:textId="77777777" w:rsidR="004A7367" w:rsidRPr="004A7367" w:rsidRDefault="004A7367" w:rsidP="004A7367">
            <w:pPr>
              <w:pStyle w:val="ListParagraph"/>
              <w:numPr>
                <w:ilvl w:val="0"/>
                <w:numId w:val="63"/>
              </w:numPr>
              <w:bidi/>
              <w:jc w:val="center"/>
              <w:rPr>
                <w:rFonts w:cs="B Lotus"/>
                <w:rtl/>
              </w:rPr>
            </w:pPr>
          </w:p>
        </w:tc>
        <w:tc>
          <w:tcPr>
            <w:tcW w:w="1803" w:type="dxa"/>
          </w:tcPr>
          <w:p w14:paraId="5FF27A8F" w14:textId="476D6EEC" w:rsidR="004A7367" w:rsidRPr="004A7367" w:rsidRDefault="004A7367" w:rsidP="004A7367">
            <w:pPr>
              <w:jc w:val="center"/>
              <w:rPr>
                <w:rFonts w:cs="B Lotus"/>
                <w:sz w:val="28"/>
                <w:szCs w:val="28"/>
                <w:rtl/>
              </w:rPr>
            </w:pPr>
            <w:r w:rsidRPr="004A7367">
              <w:rPr>
                <w:rFonts w:cs="B Lotus"/>
                <w:rtl/>
              </w:rPr>
              <w:t>586</w:t>
            </w:r>
          </w:p>
        </w:tc>
        <w:tc>
          <w:tcPr>
            <w:tcW w:w="1803" w:type="dxa"/>
          </w:tcPr>
          <w:p w14:paraId="7454B210" w14:textId="4C452AE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صبا</w:t>
            </w:r>
            <w:r w:rsidRPr="004A7367">
              <w:rPr>
                <w:rFonts w:cs="B Lotus"/>
                <w:rtl/>
              </w:rPr>
              <w:t xml:space="preserve"> </w:t>
            </w:r>
            <w:r w:rsidRPr="004A7367">
              <w:rPr>
                <w:rFonts w:cs="B Lotus" w:hint="cs"/>
                <w:rtl/>
              </w:rPr>
              <w:t>شهر‏</w:t>
            </w:r>
          </w:p>
        </w:tc>
        <w:tc>
          <w:tcPr>
            <w:tcW w:w="1803" w:type="dxa"/>
          </w:tcPr>
          <w:p w14:paraId="70400227" w14:textId="148AB6BC" w:rsidR="004A7367" w:rsidRPr="004A7367" w:rsidRDefault="004A7367" w:rsidP="004A7367">
            <w:pPr>
              <w:jc w:val="center"/>
              <w:rPr>
                <w:rFonts w:cs="B Lotus"/>
                <w:sz w:val="28"/>
                <w:szCs w:val="28"/>
                <w:rtl/>
              </w:rPr>
            </w:pPr>
            <w:r w:rsidRPr="004A7367">
              <w:rPr>
                <w:rFonts w:cs="B Lotus"/>
                <w:rtl/>
              </w:rPr>
              <w:t>9</w:t>
            </w:r>
          </w:p>
        </w:tc>
        <w:tc>
          <w:tcPr>
            <w:tcW w:w="1803" w:type="dxa"/>
          </w:tcPr>
          <w:p w14:paraId="629F7333" w14:textId="2890F83B"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36A81291" w14:textId="77777777" w:rsidTr="00372823">
        <w:tc>
          <w:tcPr>
            <w:tcW w:w="1803" w:type="dxa"/>
          </w:tcPr>
          <w:p w14:paraId="4A6A07D7" w14:textId="77777777" w:rsidR="004A7367" w:rsidRPr="004A7367" w:rsidRDefault="004A7367" w:rsidP="004A7367">
            <w:pPr>
              <w:pStyle w:val="ListParagraph"/>
              <w:numPr>
                <w:ilvl w:val="0"/>
                <w:numId w:val="63"/>
              </w:numPr>
              <w:bidi/>
              <w:jc w:val="center"/>
              <w:rPr>
                <w:rFonts w:cs="B Lotus"/>
                <w:rtl/>
              </w:rPr>
            </w:pPr>
          </w:p>
        </w:tc>
        <w:tc>
          <w:tcPr>
            <w:tcW w:w="1803" w:type="dxa"/>
          </w:tcPr>
          <w:p w14:paraId="18366500" w14:textId="5C8FB02C" w:rsidR="004A7367" w:rsidRPr="004A7367" w:rsidRDefault="004A7367" w:rsidP="004A7367">
            <w:pPr>
              <w:jc w:val="center"/>
              <w:rPr>
                <w:rFonts w:cs="B Lotus"/>
                <w:sz w:val="28"/>
                <w:szCs w:val="28"/>
                <w:rtl/>
              </w:rPr>
            </w:pPr>
            <w:r w:rsidRPr="004A7367">
              <w:rPr>
                <w:rFonts w:cs="B Lotus"/>
                <w:rtl/>
              </w:rPr>
              <w:t>587</w:t>
            </w:r>
          </w:p>
        </w:tc>
        <w:tc>
          <w:tcPr>
            <w:tcW w:w="1803" w:type="dxa"/>
          </w:tcPr>
          <w:p w14:paraId="79CD5E07" w14:textId="0F665F6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صفادشت‏</w:t>
            </w:r>
          </w:p>
        </w:tc>
        <w:tc>
          <w:tcPr>
            <w:tcW w:w="1803" w:type="dxa"/>
          </w:tcPr>
          <w:p w14:paraId="569D391D" w14:textId="6567B176" w:rsidR="004A7367" w:rsidRPr="004A7367" w:rsidRDefault="004A7367" w:rsidP="004A7367">
            <w:pPr>
              <w:jc w:val="center"/>
              <w:rPr>
                <w:rFonts w:cs="B Lotus"/>
                <w:sz w:val="28"/>
                <w:szCs w:val="28"/>
                <w:rtl/>
              </w:rPr>
            </w:pPr>
            <w:r w:rsidRPr="004A7367">
              <w:rPr>
                <w:rFonts w:cs="B Lotus"/>
                <w:rtl/>
              </w:rPr>
              <w:t>9</w:t>
            </w:r>
          </w:p>
        </w:tc>
        <w:tc>
          <w:tcPr>
            <w:tcW w:w="1803" w:type="dxa"/>
          </w:tcPr>
          <w:p w14:paraId="68A4F010" w14:textId="560FE60A"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7B716858" w14:textId="77777777" w:rsidTr="00372823">
        <w:tc>
          <w:tcPr>
            <w:tcW w:w="1803" w:type="dxa"/>
          </w:tcPr>
          <w:p w14:paraId="166459E7" w14:textId="77777777" w:rsidR="004A7367" w:rsidRPr="004A7367" w:rsidRDefault="004A7367" w:rsidP="004A7367">
            <w:pPr>
              <w:pStyle w:val="ListParagraph"/>
              <w:numPr>
                <w:ilvl w:val="0"/>
                <w:numId w:val="63"/>
              </w:numPr>
              <w:bidi/>
              <w:jc w:val="center"/>
              <w:rPr>
                <w:rFonts w:cs="B Lotus"/>
                <w:rtl/>
              </w:rPr>
            </w:pPr>
          </w:p>
        </w:tc>
        <w:tc>
          <w:tcPr>
            <w:tcW w:w="1803" w:type="dxa"/>
          </w:tcPr>
          <w:p w14:paraId="68DD17FE" w14:textId="3AF8F63C" w:rsidR="004A7367" w:rsidRPr="004A7367" w:rsidRDefault="004A7367" w:rsidP="004A7367">
            <w:pPr>
              <w:jc w:val="center"/>
              <w:rPr>
                <w:rFonts w:cs="B Lotus"/>
                <w:sz w:val="28"/>
                <w:szCs w:val="28"/>
                <w:rtl/>
              </w:rPr>
            </w:pPr>
            <w:r w:rsidRPr="004A7367">
              <w:rPr>
                <w:rFonts w:cs="B Lotus"/>
                <w:rtl/>
              </w:rPr>
              <w:t>588</w:t>
            </w:r>
          </w:p>
        </w:tc>
        <w:tc>
          <w:tcPr>
            <w:tcW w:w="1803" w:type="dxa"/>
          </w:tcPr>
          <w:p w14:paraId="04EE6AE1" w14:textId="7C0B252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مهاجر</w:t>
            </w:r>
            <w:r w:rsidRPr="004A7367">
              <w:rPr>
                <w:rFonts w:cs="B Lotus"/>
                <w:rtl/>
              </w:rPr>
              <w:t xml:space="preserve"> </w:t>
            </w:r>
            <w:r w:rsidRPr="004A7367">
              <w:rPr>
                <w:rFonts w:cs="B Lotus" w:hint="cs"/>
                <w:rtl/>
              </w:rPr>
              <w:t>شهر‏</w:t>
            </w:r>
          </w:p>
        </w:tc>
        <w:tc>
          <w:tcPr>
            <w:tcW w:w="1803" w:type="dxa"/>
          </w:tcPr>
          <w:p w14:paraId="4986FA07" w14:textId="529D1C56" w:rsidR="004A7367" w:rsidRPr="004A7367" w:rsidRDefault="004A7367" w:rsidP="004A7367">
            <w:pPr>
              <w:jc w:val="center"/>
              <w:rPr>
                <w:rFonts w:cs="B Lotus"/>
                <w:sz w:val="28"/>
                <w:szCs w:val="28"/>
                <w:rtl/>
              </w:rPr>
            </w:pPr>
            <w:r w:rsidRPr="004A7367">
              <w:rPr>
                <w:rFonts w:cs="B Lotus"/>
                <w:rtl/>
              </w:rPr>
              <w:t>9</w:t>
            </w:r>
          </w:p>
        </w:tc>
        <w:tc>
          <w:tcPr>
            <w:tcW w:w="1803" w:type="dxa"/>
          </w:tcPr>
          <w:p w14:paraId="5A32B289" w14:textId="7055010E"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0C891491" w14:textId="77777777" w:rsidTr="00372823">
        <w:tc>
          <w:tcPr>
            <w:tcW w:w="1803" w:type="dxa"/>
          </w:tcPr>
          <w:p w14:paraId="13DF7636" w14:textId="77777777" w:rsidR="004A7367" w:rsidRPr="004A7367" w:rsidRDefault="004A7367" w:rsidP="004A7367">
            <w:pPr>
              <w:pStyle w:val="ListParagraph"/>
              <w:numPr>
                <w:ilvl w:val="0"/>
                <w:numId w:val="63"/>
              </w:numPr>
              <w:bidi/>
              <w:jc w:val="center"/>
              <w:rPr>
                <w:rFonts w:cs="B Lotus"/>
                <w:rtl/>
              </w:rPr>
            </w:pPr>
          </w:p>
        </w:tc>
        <w:tc>
          <w:tcPr>
            <w:tcW w:w="1803" w:type="dxa"/>
          </w:tcPr>
          <w:p w14:paraId="48BCF5B3" w14:textId="081672EC" w:rsidR="004A7367" w:rsidRPr="004A7367" w:rsidRDefault="004A7367" w:rsidP="004A7367">
            <w:pPr>
              <w:jc w:val="center"/>
              <w:rPr>
                <w:rFonts w:cs="B Lotus"/>
                <w:sz w:val="28"/>
                <w:szCs w:val="28"/>
                <w:rtl/>
              </w:rPr>
            </w:pPr>
            <w:r w:rsidRPr="004A7367">
              <w:rPr>
                <w:rFonts w:cs="B Lotus"/>
                <w:rtl/>
              </w:rPr>
              <w:t>589</w:t>
            </w:r>
          </w:p>
        </w:tc>
        <w:tc>
          <w:tcPr>
            <w:tcW w:w="1803" w:type="dxa"/>
          </w:tcPr>
          <w:p w14:paraId="142AA614" w14:textId="60436C8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گلستان‏</w:t>
            </w:r>
          </w:p>
        </w:tc>
        <w:tc>
          <w:tcPr>
            <w:tcW w:w="1803" w:type="dxa"/>
          </w:tcPr>
          <w:p w14:paraId="4331FCC5" w14:textId="15A731A4" w:rsidR="004A7367" w:rsidRPr="004A7367" w:rsidRDefault="004A7367" w:rsidP="004A7367">
            <w:pPr>
              <w:jc w:val="center"/>
              <w:rPr>
                <w:rFonts w:cs="B Lotus"/>
                <w:sz w:val="28"/>
                <w:szCs w:val="28"/>
                <w:rtl/>
              </w:rPr>
            </w:pPr>
            <w:r w:rsidRPr="004A7367">
              <w:rPr>
                <w:rFonts w:cs="B Lotus"/>
                <w:rtl/>
              </w:rPr>
              <w:t>9</w:t>
            </w:r>
          </w:p>
        </w:tc>
        <w:tc>
          <w:tcPr>
            <w:tcW w:w="1803" w:type="dxa"/>
          </w:tcPr>
          <w:p w14:paraId="6FBAF18C" w14:textId="4A2815B4"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1F30FA58" w14:textId="77777777" w:rsidTr="00372823">
        <w:tc>
          <w:tcPr>
            <w:tcW w:w="1803" w:type="dxa"/>
          </w:tcPr>
          <w:p w14:paraId="25B0D6A3" w14:textId="77777777" w:rsidR="004A7367" w:rsidRPr="004A7367" w:rsidRDefault="004A7367" w:rsidP="004A7367">
            <w:pPr>
              <w:pStyle w:val="ListParagraph"/>
              <w:numPr>
                <w:ilvl w:val="0"/>
                <w:numId w:val="63"/>
              </w:numPr>
              <w:bidi/>
              <w:jc w:val="center"/>
              <w:rPr>
                <w:rFonts w:cs="B Lotus"/>
                <w:rtl/>
              </w:rPr>
            </w:pPr>
          </w:p>
        </w:tc>
        <w:tc>
          <w:tcPr>
            <w:tcW w:w="1803" w:type="dxa"/>
          </w:tcPr>
          <w:p w14:paraId="01E6C556" w14:textId="7ED56BE9" w:rsidR="004A7367" w:rsidRPr="004A7367" w:rsidRDefault="004A7367" w:rsidP="004A7367">
            <w:pPr>
              <w:jc w:val="center"/>
              <w:rPr>
                <w:rFonts w:cs="B Lotus"/>
                <w:sz w:val="28"/>
                <w:szCs w:val="28"/>
                <w:rtl/>
              </w:rPr>
            </w:pPr>
            <w:r w:rsidRPr="004A7367">
              <w:rPr>
                <w:rFonts w:cs="B Lotus"/>
                <w:rtl/>
              </w:rPr>
              <w:t>591</w:t>
            </w:r>
          </w:p>
        </w:tc>
        <w:tc>
          <w:tcPr>
            <w:tcW w:w="1803" w:type="dxa"/>
          </w:tcPr>
          <w:p w14:paraId="0D2D32BC" w14:textId="5C99BB7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مشکین</w:t>
            </w:r>
            <w:r w:rsidRPr="004A7367">
              <w:rPr>
                <w:rFonts w:cs="B Lotus"/>
                <w:rtl/>
              </w:rPr>
              <w:t xml:space="preserve"> </w:t>
            </w:r>
            <w:r w:rsidRPr="004A7367">
              <w:rPr>
                <w:rFonts w:cs="B Lotus" w:hint="cs"/>
                <w:rtl/>
              </w:rPr>
              <w:t>دشت‏</w:t>
            </w:r>
          </w:p>
        </w:tc>
        <w:tc>
          <w:tcPr>
            <w:tcW w:w="1803" w:type="dxa"/>
          </w:tcPr>
          <w:p w14:paraId="1A001C82" w14:textId="10B9746A" w:rsidR="004A7367" w:rsidRPr="004A7367" w:rsidRDefault="004A7367" w:rsidP="004A7367">
            <w:pPr>
              <w:jc w:val="center"/>
              <w:rPr>
                <w:rFonts w:cs="B Lotus"/>
                <w:sz w:val="28"/>
                <w:szCs w:val="28"/>
                <w:rtl/>
              </w:rPr>
            </w:pPr>
            <w:r w:rsidRPr="004A7367">
              <w:rPr>
                <w:rFonts w:cs="B Lotus"/>
                <w:rtl/>
              </w:rPr>
              <w:t>9</w:t>
            </w:r>
          </w:p>
        </w:tc>
        <w:tc>
          <w:tcPr>
            <w:tcW w:w="1803" w:type="dxa"/>
          </w:tcPr>
          <w:p w14:paraId="11527944" w14:textId="35B3B21E"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73BFE4DE" w14:textId="77777777" w:rsidTr="00372823">
        <w:tc>
          <w:tcPr>
            <w:tcW w:w="1803" w:type="dxa"/>
          </w:tcPr>
          <w:p w14:paraId="4A457D74" w14:textId="77777777" w:rsidR="004A7367" w:rsidRPr="004A7367" w:rsidRDefault="004A7367" w:rsidP="004A7367">
            <w:pPr>
              <w:pStyle w:val="ListParagraph"/>
              <w:numPr>
                <w:ilvl w:val="0"/>
                <w:numId w:val="63"/>
              </w:numPr>
              <w:bidi/>
              <w:jc w:val="center"/>
              <w:rPr>
                <w:rFonts w:cs="B Lotus"/>
                <w:rtl/>
              </w:rPr>
            </w:pPr>
          </w:p>
        </w:tc>
        <w:tc>
          <w:tcPr>
            <w:tcW w:w="1803" w:type="dxa"/>
          </w:tcPr>
          <w:p w14:paraId="3500B70E" w14:textId="49C4F7CC" w:rsidR="004A7367" w:rsidRPr="004A7367" w:rsidRDefault="004A7367" w:rsidP="004A7367">
            <w:pPr>
              <w:jc w:val="center"/>
              <w:rPr>
                <w:rFonts w:cs="B Lotus"/>
                <w:sz w:val="28"/>
                <w:szCs w:val="28"/>
                <w:rtl/>
              </w:rPr>
            </w:pPr>
            <w:r w:rsidRPr="004A7367">
              <w:rPr>
                <w:rFonts w:cs="B Lotus"/>
                <w:rtl/>
              </w:rPr>
              <w:t>592</w:t>
            </w:r>
          </w:p>
        </w:tc>
        <w:tc>
          <w:tcPr>
            <w:tcW w:w="1803" w:type="dxa"/>
          </w:tcPr>
          <w:p w14:paraId="777B754D" w14:textId="2463313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قرچک‏</w:t>
            </w:r>
          </w:p>
        </w:tc>
        <w:tc>
          <w:tcPr>
            <w:tcW w:w="1803" w:type="dxa"/>
          </w:tcPr>
          <w:p w14:paraId="56501208" w14:textId="0C63D83C" w:rsidR="004A7367" w:rsidRPr="004A7367" w:rsidRDefault="004A7367" w:rsidP="004A7367">
            <w:pPr>
              <w:jc w:val="center"/>
              <w:rPr>
                <w:rFonts w:cs="B Lotus"/>
                <w:sz w:val="28"/>
                <w:szCs w:val="28"/>
                <w:rtl/>
              </w:rPr>
            </w:pPr>
            <w:r w:rsidRPr="004A7367">
              <w:rPr>
                <w:rFonts w:cs="B Lotus"/>
                <w:rtl/>
              </w:rPr>
              <w:t>9</w:t>
            </w:r>
          </w:p>
        </w:tc>
        <w:tc>
          <w:tcPr>
            <w:tcW w:w="1803" w:type="dxa"/>
          </w:tcPr>
          <w:p w14:paraId="58D0934C" w14:textId="6D6B33AF"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5AEEF25D" w14:textId="77777777" w:rsidTr="00372823">
        <w:tc>
          <w:tcPr>
            <w:tcW w:w="1803" w:type="dxa"/>
          </w:tcPr>
          <w:p w14:paraId="55FE1DDE" w14:textId="77777777" w:rsidR="004A7367" w:rsidRPr="004A7367" w:rsidRDefault="004A7367" w:rsidP="004A7367">
            <w:pPr>
              <w:pStyle w:val="ListParagraph"/>
              <w:numPr>
                <w:ilvl w:val="0"/>
                <w:numId w:val="63"/>
              </w:numPr>
              <w:bidi/>
              <w:jc w:val="center"/>
              <w:rPr>
                <w:rFonts w:cs="B Lotus"/>
                <w:rtl/>
              </w:rPr>
            </w:pPr>
          </w:p>
        </w:tc>
        <w:tc>
          <w:tcPr>
            <w:tcW w:w="1803" w:type="dxa"/>
          </w:tcPr>
          <w:p w14:paraId="23BBFC01" w14:textId="44AAC220" w:rsidR="004A7367" w:rsidRPr="004A7367" w:rsidRDefault="004A7367" w:rsidP="004A7367">
            <w:pPr>
              <w:jc w:val="center"/>
              <w:rPr>
                <w:rFonts w:cs="B Lotus"/>
                <w:sz w:val="28"/>
                <w:szCs w:val="28"/>
                <w:rtl/>
              </w:rPr>
            </w:pPr>
            <w:r w:rsidRPr="004A7367">
              <w:rPr>
                <w:rFonts w:cs="B Lotus"/>
                <w:rtl/>
              </w:rPr>
              <w:t>594</w:t>
            </w:r>
          </w:p>
        </w:tc>
        <w:tc>
          <w:tcPr>
            <w:tcW w:w="1803" w:type="dxa"/>
          </w:tcPr>
          <w:p w14:paraId="7DBF86CE" w14:textId="65E621B6" w:rsidR="004A7367" w:rsidRPr="004A7367" w:rsidRDefault="004A7367" w:rsidP="004A7367">
            <w:pPr>
              <w:jc w:val="center"/>
              <w:rPr>
                <w:rFonts w:cs="B Lotus"/>
                <w:sz w:val="28"/>
                <w:szCs w:val="28"/>
                <w:rtl/>
              </w:rPr>
            </w:pPr>
            <w:r w:rsidRPr="004A7367">
              <w:rPr>
                <w:rFonts w:cs="B Lotus" w:hint="cs"/>
                <w:rtl/>
              </w:rPr>
              <w:t>جوادیه‏</w:t>
            </w:r>
          </w:p>
        </w:tc>
        <w:tc>
          <w:tcPr>
            <w:tcW w:w="1803" w:type="dxa"/>
          </w:tcPr>
          <w:p w14:paraId="37A381E0" w14:textId="48A82606" w:rsidR="004A7367" w:rsidRPr="004A7367" w:rsidRDefault="004A7367" w:rsidP="004A7367">
            <w:pPr>
              <w:jc w:val="center"/>
              <w:rPr>
                <w:rFonts w:cs="B Lotus"/>
                <w:sz w:val="28"/>
                <w:szCs w:val="28"/>
                <w:rtl/>
              </w:rPr>
            </w:pPr>
            <w:r w:rsidRPr="004A7367">
              <w:rPr>
                <w:rFonts w:cs="B Lotus"/>
                <w:rtl/>
              </w:rPr>
              <w:t>9</w:t>
            </w:r>
          </w:p>
        </w:tc>
        <w:tc>
          <w:tcPr>
            <w:tcW w:w="1803" w:type="dxa"/>
          </w:tcPr>
          <w:p w14:paraId="16BA3DBA" w14:textId="75C78506"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4A543199" w14:textId="77777777" w:rsidTr="00372823">
        <w:tc>
          <w:tcPr>
            <w:tcW w:w="1803" w:type="dxa"/>
          </w:tcPr>
          <w:p w14:paraId="17C9267F" w14:textId="77777777" w:rsidR="004A7367" w:rsidRPr="004A7367" w:rsidRDefault="004A7367" w:rsidP="004A7367">
            <w:pPr>
              <w:pStyle w:val="ListParagraph"/>
              <w:numPr>
                <w:ilvl w:val="0"/>
                <w:numId w:val="63"/>
              </w:numPr>
              <w:bidi/>
              <w:jc w:val="center"/>
              <w:rPr>
                <w:rFonts w:cs="B Lotus"/>
                <w:rtl/>
              </w:rPr>
            </w:pPr>
          </w:p>
        </w:tc>
        <w:tc>
          <w:tcPr>
            <w:tcW w:w="1803" w:type="dxa"/>
          </w:tcPr>
          <w:p w14:paraId="1BD4C04B" w14:textId="02473703" w:rsidR="004A7367" w:rsidRPr="004A7367" w:rsidRDefault="004A7367" w:rsidP="004A7367">
            <w:pPr>
              <w:jc w:val="center"/>
              <w:rPr>
                <w:rFonts w:cs="B Lotus"/>
                <w:sz w:val="28"/>
                <w:szCs w:val="28"/>
                <w:rtl/>
              </w:rPr>
            </w:pPr>
            <w:r w:rsidRPr="004A7367">
              <w:rPr>
                <w:rFonts w:cs="B Lotus"/>
                <w:rtl/>
              </w:rPr>
              <w:t>896</w:t>
            </w:r>
          </w:p>
        </w:tc>
        <w:tc>
          <w:tcPr>
            <w:tcW w:w="1803" w:type="dxa"/>
          </w:tcPr>
          <w:p w14:paraId="4BE1B3F1" w14:textId="01161D13" w:rsidR="004A7367" w:rsidRPr="004A7367" w:rsidRDefault="004A7367" w:rsidP="004A7367">
            <w:pPr>
              <w:jc w:val="center"/>
              <w:rPr>
                <w:rFonts w:cs="B Lotus"/>
                <w:sz w:val="28"/>
                <w:szCs w:val="28"/>
                <w:rtl/>
              </w:rPr>
            </w:pPr>
            <w:r w:rsidRPr="004A7367">
              <w:rPr>
                <w:rFonts w:cs="B Lotus" w:hint="cs"/>
                <w:rtl/>
              </w:rPr>
              <w:t>شهر</w:t>
            </w:r>
            <w:r w:rsidRPr="004A7367">
              <w:rPr>
                <w:rFonts w:cs="B Lotus"/>
                <w:rtl/>
              </w:rPr>
              <w:t xml:space="preserve"> </w:t>
            </w:r>
            <w:r w:rsidRPr="004A7367">
              <w:rPr>
                <w:rFonts w:cs="B Lotus" w:hint="cs"/>
                <w:rtl/>
              </w:rPr>
              <w:t>اندیشه</w:t>
            </w:r>
          </w:p>
        </w:tc>
        <w:tc>
          <w:tcPr>
            <w:tcW w:w="1803" w:type="dxa"/>
          </w:tcPr>
          <w:p w14:paraId="2CC11552" w14:textId="4866111C" w:rsidR="004A7367" w:rsidRPr="004A7367" w:rsidRDefault="004A7367" w:rsidP="004A7367">
            <w:pPr>
              <w:jc w:val="center"/>
              <w:rPr>
                <w:rFonts w:cs="B Lotus"/>
                <w:sz w:val="28"/>
                <w:szCs w:val="28"/>
                <w:rtl/>
              </w:rPr>
            </w:pPr>
            <w:r w:rsidRPr="004A7367">
              <w:rPr>
                <w:rFonts w:cs="B Lotus"/>
                <w:rtl/>
              </w:rPr>
              <w:t>9</w:t>
            </w:r>
          </w:p>
        </w:tc>
        <w:tc>
          <w:tcPr>
            <w:tcW w:w="1803" w:type="dxa"/>
          </w:tcPr>
          <w:p w14:paraId="065BAC6E" w14:textId="0EAB3A48"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796C54FB" w14:textId="77777777" w:rsidTr="00372823">
        <w:tc>
          <w:tcPr>
            <w:tcW w:w="1803" w:type="dxa"/>
          </w:tcPr>
          <w:p w14:paraId="3597C49E" w14:textId="77777777" w:rsidR="004A7367" w:rsidRPr="004A7367" w:rsidRDefault="004A7367" w:rsidP="004A7367">
            <w:pPr>
              <w:pStyle w:val="ListParagraph"/>
              <w:numPr>
                <w:ilvl w:val="0"/>
                <w:numId w:val="63"/>
              </w:numPr>
              <w:bidi/>
              <w:jc w:val="center"/>
              <w:rPr>
                <w:rFonts w:cs="B Lotus"/>
                <w:rtl/>
              </w:rPr>
            </w:pPr>
          </w:p>
        </w:tc>
        <w:tc>
          <w:tcPr>
            <w:tcW w:w="1803" w:type="dxa"/>
          </w:tcPr>
          <w:p w14:paraId="1AFFA941" w14:textId="59E79E18" w:rsidR="004A7367" w:rsidRPr="004A7367" w:rsidRDefault="004A7367" w:rsidP="004A7367">
            <w:pPr>
              <w:jc w:val="center"/>
              <w:rPr>
                <w:rFonts w:cs="B Lotus"/>
                <w:sz w:val="28"/>
                <w:szCs w:val="28"/>
                <w:rtl/>
              </w:rPr>
            </w:pPr>
            <w:r w:rsidRPr="004A7367">
              <w:rPr>
                <w:rFonts w:cs="B Lotus"/>
                <w:rtl/>
              </w:rPr>
              <w:t>897</w:t>
            </w:r>
          </w:p>
        </w:tc>
        <w:tc>
          <w:tcPr>
            <w:tcW w:w="1803" w:type="dxa"/>
          </w:tcPr>
          <w:p w14:paraId="5D0CE0F4" w14:textId="25A8D291" w:rsidR="004A7367" w:rsidRPr="004A7367" w:rsidRDefault="004A7367" w:rsidP="004A7367">
            <w:pPr>
              <w:jc w:val="center"/>
              <w:rPr>
                <w:rFonts w:cs="B Lotus"/>
                <w:sz w:val="28"/>
                <w:szCs w:val="28"/>
                <w:rtl/>
              </w:rPr>
            </w:pPr>
            <w:r w:rsidRPr="004A7367">
              <w:rPr>
                <w:rFonts w:cs="B Lotus" w:hint="cs"/>
                <w:rtl/>
              </w:rPr>
              <w:t>نسیم</w:t>
            </w:r>
            <w:r w:rsidRPr="004A7367">
              <w:rPr>
                <w:rFonts w:cs="B Lotus"/>
                <w:rtl/>
              </w:rPr>
              <w:t xml:space="preserve"> </w:t>
            </w:r>
            <w:r w:rsidRPr="004A7367">
              <w:rPr>
                <w:rFonts w:cs="B Lotus" w:hint="cs"/>
                <w:rtl/>
              </w:rPr>
              <w:t>شهر</w:t>
            </w:r>
          </w:p>
        </w:tc>
        <w:tc>
          <w:tcPr>
            <w:tcW w:w="1803" w:type="dxa"/>
          </w:tcPr>
          <w:p w14:paraId="521ECF46" w14:textId="58A2C1F7" w:rsidR="004A7367" w:rsidRPr="004A7367" w:rsidRDefault="004A7367" w:rsidP="004A7367">
            <w:pPr>
              <w:jc w:val="center"/>
              <w:rPr>
                <w:rFonts w:cs="B Lotus"/>
                <w:sz w:val="28"/>
                <w:szCs w:val="28"/>
                <w:rtl/>
              </w:rPr>
            </w:pPr>
            <w:r w:rsidRPr="004A7367">
              <w:rPr>
                <w:rFonts w:cs="B Lotus"/>
                <w:rtl/>
              </w:rPr>
              <w:t>9</w:t>
            </w:r>
          </w:p>
        </w:tc>
        <w:tc>
          <w:tcPr>
            <w:tcW w:w="1803" w:type="dxa"/>
          </w:tcPr>
          <w:p w14:paraId="03029A15" w14:textId="76F810E5"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354FF7D4" w14:textId="77777777" w:rsidTr="00372823">
        <w:tc>
          <w:tcPr>
            <w:tcW w:w="1803" w:type="dxa"/>
          </w:tcPr>
          <w:p w14:paraId="401C5B01" w14:textId="77777777" w:rsidR="004A7367" w:rsidRPr="004A7367" w:rsidRDefault="004A7367" w:rsidP="004A7367">
            <w:pPr>
              <w:pStyle w:val="ListParagraph"/>
              <w:numPr>
                <w:ilvl w:val="0"/>
                <w:numId w:val="63"/>
              </w:numPr>
              <w:bidi/>
              <w:jc w:val="center"/>
              <w:rPr>
                <w:rFonts w:cs="B Lotus"/>
                <w:rtl/>
              </w:rPr>
            </w:pPr>
          </w:p>
        </w:tc>
        <w:tc>
          <w:tcPr>
            <w:tcW w:w="1803" w:type="dxa"/>
          </w:tcPr>
          <w:p w14:paraId="4C0508BC" w14:textId="25AD1E2C" w:rsidR="004A7367" w:rsidRPr="004A7367" w:rsidRDefault="004A7367" w:rsidP="004A7367">
            <w:pPr>
              <w:jc w:val="center"/>
              <w:rPr>
                <w:rFonts w:cs="B Lotus"/>
                <w:sz w:val="28"/>
                <w:szCs w:val="28"/>
                <w:rtl/>
              </w:rPr>
            </w:pPr>
            <w:r w:rsidRPr="004A7367">
              <w:rPr>
                <w:rFonts w:cs="B Lotus"/>
                <w:rtl/>
              </w:rPr>
              <w:t>901</w:t>
            </w:r>
          </w:p>
        </w:tc>
        <w:tc>
          <w:tcPr>
            <w:tcW w:w="1803" w:type="dxa"/>
          </w:tcPr>
          <w:p w14:paraId="782CEF55" w14:textId="7D6B56EC" w:rsidR="004A7367" w:rsidRPr="004A7367" w:rsidRDefault="004A7367" w:rsidP="004A7367">
            <w:pPr>
              <w:jc w:val="center"/>
              <w:rPr>
                <w:rFonts w:cs="B Lotus"/>
                <w:sz w:val="28"/>
                <w:szCs w:val="28"/>
                <w:rtl/>
              </w:rPr>
            </w:pPr>
            <w:r w:rsidRPr="004A7367">
              <w:rPr>
                <w:rFonts w:cs="B Lotus" w:hint="cs"/>
                <w:rtl/>
              </w:rPr>
              <w:t>اوشان،</w:t>
            </w:r>
            <w:r w:rsidRPr="004A7367">
              <w:rPr>
                <w:rFonts w:cs="B Lotus"/>
                <w:rtl/>
              </w:rPr>
              <w:t xml:space="preserve"> </w:t>
            </w:r>
            <w:r w:rsidRPr="004A7367">
              <w:rPr>
                <w:rFonts w:cs="B Lotus" w:hint="cs"/>
                <w:rtl/>
              </w:rPr>
              <w:t>فشم،</w:t>
            </w:r>
            <w:r w:rsidRPr="004A7367">
              <w:rPr>
                <w:rFonts w:cs="B Lotus"/>
                <w:rtl/>
              </w:rPr>
              <w:t xml:space="preserve"> </w:t>
            </w:r>
            <w:r w:rsidRPr="004A7367">
              <w:rPr>
                <w:rFonts w:cs="B Lotus" w:hint="cs"/>
                <w:rtl/>
              </w:rPr>
              <w:t>میگون</w:t>
            </w:r>
          </w:p>
        </w:tc>
        <w:tc>
          <w:tcPr>
            <w:tcW w:w="1803" w:type="dxa"/>
          </w:tcPr>
          <w:p w14:paraId="6EE68451" w14:textId="19F28CE1" w:rsidR="004A7367" w:rsidRPr="004A7367" w:rsidRDefault="004A7367" w:rsidP="004A7367">
            <w:pPr>
              <w:jc w:val="center"/>
              <w:rPr>
                <w:rFonts w:cs="B Lotus"/>
                <w:sz w:val="28"/>
                <w:szCs w:val="28"/>
                <w:rtl/>
              </w:rPr>
            </w:pPr>
            <w:r w:rsidRPr="004A7367">
              <w:rPr>
                <w:rFonts w:cs="B Lotus"/>
                <w:rtl/>
              </w:rPr>
              <w:t>9</w:t>
            </w:r>
          </w:p>
        </w:tc>
        <w:tc>
          <w:tcPr>
            <w:tcW w:w="1803" w:type="dxa"/>
          </w:tcPr>
          <w:p w14:paraId="1C6EFBC2" w14:textId="09135202"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25E338D0" w14:textId="77777777" w:rsidTr="00372823">
        <w:tc>
          <w:tcPr>
            <w:tcW w:w="1803" w:type="dxa"/>
          </w:tcPr>
          <w:p w14:paraId="063D5B35" w14:textId="77777777" w:rsidR="004A7367" w:rsidRPr="004A7367" w:rsidRDefault="004A7367" w:rsidP="004A7367">
            <w:pPr>
              <w:pStyle w:val="ListParagraph"/>
              <w:numPr>
                <w:ilvl w:val="0"/>
                <w:numId w:val="63"/>
              </w:numPr>
              <w:bidi/>
              <w:jc w:val="center"/>
              <w:rPr>
                <w:rFonts w:cs="B Lotus"/>
                <w:rtl/>
              </w:rPr>
            </w:pPr>
          </w:p>
        </w:tc>
        <w:tc>
          <w:tcPr>
            <w:tcW w:w="1803" w:type="dxa"/>
          </w:tcPr>
          <w:p w14:paraId="57E35835" w14:textId="453DC808" w:rsidR="004A7367" w:rsidRPr="004A7367" w:rsidRDefault="004A7367" w:rsidP="004A7367">
            <w:pPr>
              <w:jc w:val="center"/>
              <w:rPr>
                <w:rFonts w:cs="B Lotus"/>
                <w:sz w:val="28"/>
                <w:szCs w:val="28"/>
                <w:rtl/>
              </w:rPr>
            </w:pPr>
            <w:r w:rsidRPr="004A7367">
              <w:rPr>
                <w:rFonts w:cs="B Lotus"/>
                <w:rtl/>
              </w:rPr>
              <w:t>902</w:t>
            </w:r>
          </w:p>
        </w:tc>
        <w:tc>
          <w:tcPr>
            <w:tcW w:w="1803" w:type="dxa"/>
          </w:tcPr>
          <w:p w14:paraId="47BBBB13" w14:textId="6E2FA24F" w:rsidR="004A7367" w:rsidRPr="004A7367" w:rsidRDefault="004A7367" w:rsidP="004A7367">
            <w:pPr>
              <w:jc w:val="center"/>
              <w:rPr>
                <w:rFonts w:cs="B Lotus"/>
                <w:sz w:val="28"/>
                <w:szCs w:val="28"/>
                <w:rtl/>
              </w:rPr>
            </w:pPr>
            <w:r w:rsidRPr="004A7367">
              <w:rPr>
                <w:rFonts w:cs="B Lotus" w:hint="cs"/>
                <w:rtl/>
              </w:rPr>
              <w:t>چهاردانگه</w:t>
            </w:r>
          </w:p>
        </w:tc>
        <w:tc>
          <w:tcPr>
            <w:tcW w:w="1803" w:type="dxa"/>
          </w:tcPr>
          <w:p w14:paraId="0804AF3B" w14:textId="3472B4E0" w:rsidR="004A7367" w:rsidRPr="004A7367" w:rsidRDefault="004A7367" w:rsidP="004A7367">
            <w:pPr>
              <w:jc w:val="center"/>
              <w:rPr>
                <w:rFonts w:cs="B Lotus"/>
                <w:sz w:val="28"/>
                <w:szCs w:val="28"/>
                <w:rtl/>
              </w:rPr>
            </w:pPr>
            <w:r w:rsidRPr="004A7367">
              <w:rPr>
                <w:rFonts w:cs="B Lotus"/>
                <w:rtl/>
              </w:rPr>
              <w:t>9</w:t>
            </w:r>
          </w:p>
        </w:tc>
        <w:tc>
          <w:tcPr>
            <w:tcW w:w="1803" w:type="dxa"/>
          </w:tcPr>
          <w:p w14:paraId="36C3306B" w14:textId="2F91B8BD"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1E9FE407" w14:textId="77777777" w:rsidTr="00372823">
        <w:tc>
          <w:tcPr>
            <w:tcW w:w="1803" w:type="dxa"/>
          </w:tcPr>
          <w:p w14:paraId="1761F55F" w14:textId="77777777" w:rsidR="004A7367" w:rsidRPr="004A7367" w:rsidRDefault="004A7367" w:rsidP="004A7367">
            <w:pPr>
              <w:pStyle w:val="ListParagraph"/>
              <w:numPr>
                <w:ilvl w:val="0"/>
                <w:numId w:val="63"/>
              </w:numPr>
              <w:bidi/>
              <w:jc w:val="center"/>
              <w:rPr>
                <w:rFonts w:cs="B Lotus"/>
                <w:rtl/>
              </w:rPr>
            </w:pPr>
          </w:p>
        </w:tc>
        <w:tc>
          <w:tcPr>
            <w:tcW w:w="1803" w:type="dxa"/>
          </w:tcPr>
          <w:p w14:paraId="19073B3D" w14:textId="0468E974" w:rsidR="004A7367" w:rsidRPr="004A7367" w:rsidRDefault="004A7367" w:rsidP="004A7367">
            <w:pPr>
              <w:jc w:val="center"/>
              <w:rPr>
                <w:rFonts w:cs="B Lotus"/>
                <w:sz w:val="28"/>
                <w:szCs w:val="28"/>
                <w:rtl/>
              </w:rPr>
            </w:pPr>
            <w:r w:rsidRPr="004A7367">
              <w:rPr>
                <w:rFonts w:cs="B Lotus"/>
                <w:rtl/>
              </w:rPr>
              <w:t>947</w:t>
            </w:r>
          </w:p>
        </w:tc>
        <w:tc>
          <w:tcPr>
            <w:tcW w:w="1803" w:type="dxa"/>
          </w:tcPr>
          <w:p w14:paraId="45784510" w14:textId="47D0C2DC" w:rsidR="004A7367" w:rsidRPr="004A7367" w:rsidRDefault="004A7367" w:rsidP="004A7367">
            <w:pPr>
              <w:jc w:val="center"/>
              <w:rPr>
                <w:rFonts w:cs="B Lotus"/>
                <w:sz w:val="28"/>
                <w:szCs w:val="28"/>
                <w:rtl/>
              </w:rPr>
            </w:pPr>
            <w:r w:rsidRPr="004A7367">
              <w:rPr>
                <w:rFonts w:cs="B Lotus" w:hint="cs"/>
                <w:rtl/>
              </w:rPr>
              <w:t>پرند</w:t>
            </w:r>
          </w:p>
        </w:tc>
        <w:tc>
          <w:tcPr>
            <w:tcW w:w="1803" w:type="dxa"/>
          </w:tcPr>
          <w:p w14:paraId="31FE4F9B" w14:textId="2ED042D9" w:rsidR="004A7367" w:rsidRPr="004A7367" w:rsidRDefault="004A7367" w:rsidP="004A7367">
            <w:pPr>
              <w:jc w:val="center"/>
              <w:rPr>
                <w:rFonts w:cs="B Lotus"/>
                <w:sz w:val="28"/>
                <w:szCs w:val="28"/>
                <w:rtl/>
              </w:rPr>
            </w:pPr>
            <w:r w:rsidRPr="004A7367">
              <w:rPr>
                <w:rFonts w:cs="B Lotus"/>
                <w:rtl/>
              </w:rPr>
              <w:t>9</w:t>
            </w:r>
          </w:p>
        </w:tc>
        <w:tc>
          <w:tcPr>
            <w:tcW w:w="1803" w:type="dxa"/>
          </w:tcPr>
          <w:p w14:paraId="0440AA28" w14:textId="06A138E8"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449C6F4E" w14:textId="77777777" w:rsidTr="00372823">
        <w:tc>
          <w:tcPr>
            <w:tcW w:w="1803" w:type="dxa"/>
          </w:tcPr>
          <w:p w14:paraId="6BAA724E" w14:textId="77777777" w:rsidR="004A7367" w:rsidRPr="004A7367" w:rsidRDefault="004A7367" w:rsidP="004A7367">
            <w:pPr>
              <w:pStyle w:val="ListParagraph"/>
              <w:numPr>
                <w:ilvl w:val="0"/>
                <w:numId w:val="63"/>
              </w:numPr>
              <w:bidi/>
              <w:jc w:val="center"/>
              <w:rPr>
                <w:rFonts w:cs="B Lotus"/>
                <w:rtl/>
              </w:rPr>
            </w:pPr>
          </w:p>
        </w:tc>
        <w:tc>
          <w:tcPr>
            <w:tcW w:w="1803" w:type="dxa"/>
          </w:tcPr>
          <w:p w14:paraId="76FB90DE" w14:textId="7210C6FD" w:rsidR="004A7367" w:rsidRPr="004A7367" w:rsidRDefault="004A7367" w:rsidP="004A7367">
            <w:pPr>
              <w:jc w:val="center"/>
              <w:rPr>
                <w:rFonts w:cs="B Lotus"/>
                <w:sz w:val="28"/>
                <w:szCs w:val="28"/>
                <w:rtl/>
              </w:rPr>
            </w:pPr>
            <w:r w:rsidRPr="004A7367">
              <w:rPr>
                <w:rFonts w:cs="B Lotus"/>
                <w:rtl/>
              </w:rPr>
              <w:t>949</w:t>
            </w:r>
          </w:p>
        </w:tc>
        <w:tc>
          <w:tcPr>
            <w:tcW w:w="1803" w:type="dxa"/>
          </w:tcPr>
          <w:p w14:paraId="2BF19AEC" w14:textId="08AEC649" w:rsidR="004A7367" w:rsidRPr="004A7367" w:rsidRDefault="004A7367" w:rsidP="004A7367">
            <w:pPr>
              <w:jc w:val="center"/>
              <w:rPr>
                <w:rFonts w:cs="B Lotus"/>
                <w:sz w:val="28"/>
                <w:szCs w:val="28"/>
                <w:rtl/>
              </w:rPr>
            </w:pPr>
            <w:r w:rsidRPr="004A7367">
              <w:rPr>
                <w:rFonts w:cs="B Lotus" w:hint="cs"/>
                <w:rtl/>
              </w:rPr>
              <w:t>تجریش</w:t>
            </w:r>
          </w:p>
        </w:tc>
        <w:tc>
          <w:tcPr>
            <w:tcW w:w="1803" w:type="dxa"/>
          </w:tcPr>
          <w:p w14:paraId="6ED11664" w14:textId="33F98110" w:rsidR="004A7367" w:rsidRPr="004A7367" w:rsidRDefault="004A7367" w:rsidP="004A7367">
            <w:pPr>
              <w:jc w:val="center"/>
              <w:rPr>
                <w:rFonts w:cs="B Lotus"/>
                <w:sz w:val="28"/>
                <w:szCs w:val="28"/>
                <w:rtl/>
              </w:rPr>
            </w:pPr>
            <w:r w:rsidRPr="004A7367">
              <w:rPr>
                <w:rFonts w:cs="B Lotus"/>
                <w:rtl/>
              </w:rPr>
              <w:t>9</w:t>
            </w:r>
          </w:p>
        </w:tc>
        <w:tc>
          <w:tcPr>
            <w:tcW w:w="1803" w:type="dxa"/>
          </w:tcPr>
          <w:p w14:paraId="6654DF2E" w14:textId="05D9128A"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67D2C998" w14:textId="77777777" w:rsidTr="00372823">
        <w:tc>
          <w:tcPr>
            <w:tcW w:w="1803" w:type="dxa"/>
          </w:tcPr>
          <w:p w14:paraId="07C44E14" w14:textId="77777777" w:rsidR="004A7367" w:rsidRPr="004A7367" w:rsidRDefault="004A7367" w:rsidP="004A7367">
            <w:pPr>
              <w:pStyle w:val="ListParagraph"/>
              <w:numPr>
                <w:ilvl w:val="0"/>
                <w:numId w:val="63"/>
              </w:numPr>
              <w:bidi/>
              <w:jc w:val="center"/>
              <w:rPr>
                <w:rFonts w:cs="B Lotus"/>
                <w:rtl/>
              </w:rPr>
            </w:pPr>
          </w:p>
        </w:tc>
        <w:tc>
          <w:tcPr>
            <w:tcW w:w="1803" w:type="dxa"/>
          </w:tcPr>
          <w:p w14:paraId="4066DA07" w14:textId="73A8F5CC" w:rsidR="004A7367" w:rsidRPr="004A7367" w:rsidRDefault="004A7367" w:rsidP="004A7367">
            <w:pPr>
              <w:jc w:val="center"/>
              <w:rPr>
                <w:rFonts w:cs="B Lotus"/>
                <w:sz w:val="28"/>
                <w:szCs w:val="28"/>
                <w:rtl/>
              </w:rPr>
            </w:pPr>
            <w:r w:rsidRPr="004A7367">
              <w:rPr>
                <w:rFonts w:cs="B Lotus"/>
                <w:rtl/>
              </w:rPr>
              <w:t>1007</w:t>
            </w:r>
          </w:p>
        </w:tc>
        <w:tc>
          <w:tcPr>
            <w:tcW w:w="1803" w:type="dxa"/>
          </w:tcPr>
          <w:p w14:paraId="44C71E74" w14:textId="33EA7FC2" w:rsidR="004A7367" w:rsidRPr="004A7367" w:rsidRDefault="004A7367" w:rsidP="004A7367">
            <w:pPr>
              <w:jc w:val="center"/>
              <w:rPr>
                <w:rFonts w:cs="B Lotus"/>
                <w:sz w:val="28"/>
                <w:szCs w:val="28"/>
                <w:rtl/>
              </w:rPr>
            </w:pPr>
            <w:r w:rsidRPr="004A7367">
              <w:rPr>
                <w:rFonts w:cs="B Lotus" w:hint="cs"/>
                <w:rtl/>
              </w:rPr>
              <w:t>گیلان</w:t>
            </w:r>
            <w:r w:rsidRPr="004A7367">
              <w:rPr>
                <w:rFonts w:cs="B Lotus"/>
                <w:rtl/>
              </w:rPr>
              <w:t xml:space="preserve"> (</w:t>
            </w:r>
            <w:r w:rsidRPr="004A7367">
              <w:rPr>
                <w:rFonts w:cs="B Lotus" w:hint="cs"/>
                <w:rtl/>
              </w:rPr>
              <w:t>گیلاوند</w:t>
            </w:r>
            <w:r w:rsidRPr="004A7367">
              <w:rPr>
                <w:rFonts w:cs="B Lotus"/>
                <w:rtl/>
              </w:rPr>
              <w:t>)</w:t>
            </w:r>
          </w:p>
        </w:tc>
        <w:tc>
          <w:tcPr>
            <w:tcW w:w="1803" w:type="dxa"/>
          </w:tcPr>
          <w:p w14:paraId="25E80ECD" w14:textId="4633F7A3" w:rsidR="004A7367" w:rsidRPr="004A7367" w:rsidRDefault="004A7367" w:rsidP="004A7367">
            <w:pPr>
              <w:jc w:val="center"/>
              <w:rPr>
                <w:rFonts w:cs="B Lotus"/>
                <w:sz w:val="28"/>
                <w:szCs w:val="28"/>
                <w:rtl/>
              </w:rPr>
            </w:pPr>
            <w:r w:rsidRPr="004A7367">
              <w:rPr>
                <w:rFonts w:cs="B Lotus"/>
                <w:rtl/>
              </w:rPr>
              <w:t>9</w:t>
            </w:r>
          </w:p>
        </w:tc>
        <w:tc>
          <w:tcPr>
            <w:tcW w:w="1803" w:type="dxa"/>
          </w:tcPr>
          <w:p w14:paraId="528C8CF6" w14:textId="52B010F7"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7DE07A87" w14:textId="77777777" w:rsidTr="00372823">
        <w:tc>
          <w:tcPr>
            <w:tcW w:w="1803" w:type="dxa"/>
          </w:tcPr>
          <w:p w14:paraId="7AA1ADFB" w14:textId="77777777" w:rsidR="004A7367" w:rsidRPr="004A7367" w:rsidRDefault="004A7367" w:rsidP="004A7367">
            <w:pPr>
              <w:pStyle w:val="ListParagraph"/>
              <w:numPr>
                <w:ilvl w:val="0"/>
                <w:numId w:val="63"/>
              </w:numPr>
              <w:bidi/>
              <w:jc w:val="center"/>
              <w:rPr>
                <w:rFonts w:cs="B Lotus"/>
                <w:rtl/>
              </w:rPr>
            </w:pPr>
          </w:p>
        </w:tc>
        <w:tc>
          <w:tcPr>
            <w:tcW w:w="1803" w:type="dxa"/>
          </w:tcPr>
          <w:p w14:paraId="1C8CAB28" w14:textId="4787AB06" w:rsidR="004A7367" w:rsidRPr="004A7367" w:rsidRDefault="004A7367" w:rsidP="004A7367">
            <w:pPr>
              <w:jc w:val="center"/>
              <w:rPr>
                <w:rFonts w:cs="B Lotus"/>
                <w:sz w:val="28"/>
                <w:szCs w:val="28"/>
                <w:rtl/>
              </w:rPr>
            </w:pPr>
            <w:r w:rsidRPr="004A7367">
              <w:rPr>
                <w:rFonts w:cs="B Lotus"/>
                <w:rtl/>
              </w:rPr>
              <w:t>1008</w:t>
            </w:r>
          </w:p>
        </w:tc>
        <w:tc>
          <w:tcPr>
            <w:tcW w:w="1803" w:type="dxa"/>
          </w:tcPr>
          <w:p w14:paraId="5B8ED653" w14:textId="3AB8D01C" w:rsidR="004A7367" w:rsidRPr="004A7367" w:rsidRDefault="004A7367" w:rsidP="004A7367">
            <w:pPr>
              <w:jc w:val="center"/>
              <w:rPr>
                <w:rFonts w:cs="B Lotus"/>
                <w:sz w:val="28"/>
                <w:szCs w:val="28"/>
                <w:rtl/>
              </w:rPr>
            </w:pPr>
            <w:r w:rsidRPr="004A7367">
              <w:rPr>
                <w:rFonts w:cs="B Lotus" w:hint="cs"/>
                <w:rtl/>
              </w:rPr>
              <w:t>رجایی</w:t>
            </w:r>
            <w:r w:rsidRPr="004A7367">
              <w:rPr>
                <w:rFonts w:cs="B Lotus"/>
                <w:rtl/>
              </w:rPr>
              <w:t xml:space="preserve"> </w:t>
            </w:r>
            <w:r w:rsidRPr="004A7367">
              <w:rPr>
                <w:rFonts w:cs="B Lotus" w:hint="cs"/>
                <w:rtl/>
              </w:rPr>
              <w:t>شهر</w:t>
            </w:r>
          </w:p>
        </w:tc>
        <w:tc>
          <w:tcPr>
            <w:tcW w:w="1803" w:type="dxa"/>
          </w:tcPr>
          <w:p w14:paraId="11C12238" w14:textId="5F148E39" w:rsidR="004A7367" w:rsidRPr="004A7367" w:rsidRDefault="004A7367" w:rsidP="004A7367">
            <w:pPr>
              <w:jc w:val="center"/>
              <w:rPr>
                <w:rFonts w:cs="B Lotus"/>
                <w:sz w:val="28"/>
                <w:szCs w:val="28"/>
                <w:rtl/>
              </w:rPr>
            </w:pPr>
            <w:r w:rsidRPr="004A7367">
              <w:rPr>
                <w:rFonts w:cs="B Lotus"/>
                <w:rtl/>
              </w:rPr>
              <w:t>9</w:t>
            </w:r>
          </w:p>
        </w:tc>
        <w:tc>
          <w:tcPr>
            <w:tcW w:w="1803" w:type="dxa"/>
          </w:tcPr>
          <w:p w14:paraId="394A7FAF" w14:textId="32A1088F"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5506AAED" w14:textId="77777777" w:rsidTr="00372823">
        <w:tc>
          <w:tcPr>
            <w:tcW w:w="1803" w:type="dxa"/>
          </w:tcPr>
          <w:p w14:paraId="3679BCAE" w14:textId="77777777" w:rsidR="004A7367" w:rsidRPr="004A7367" w:rsidRDefault="004A7367" w:rsidP="004A7367">
            <w:pPr>
              <w:pStyle w:val="ListParagraph"/>
              <w:numPr>
                <w:ilvl w:val="0"/>
                <w:numId w:val="63"/>
              </w:numPr>
              <w:bidi/>
              <w:jc w:val="center"/>
              <w:rPr>
                <w:rFonts w:cs="B Lotus"/>
                <w:rtl/>
              </w:rPr>
            </w:pPr>
          </w:p>
        </w:tc>
        <w:tc>
          <w:tcPr>
            <w:tcW w:w="1803" w:type="dxa"/>
          </w:tcPr>
          <w:p w14:paraId="27C97A5D" w14:textId="66D22658" w:rsidR="004A7367" w:rsidRPr="004A7367" w:rsidRDefault="004A7367" w:rsidP="004A7367">
            <w:pPr>
              <w:jc w:val="center"/>
              <w:rPr>
                <w:rFonts w:cs="B Lotus"/>
                <w:sz w:val="28"/>
                <w:szCs w:val="28"/>
                <w:rtl/>
              </w:rPr>
            </w:pPr>
            <w:r w:rsidRPr="004A7367">
              <w:rPr>
                <w:rFonts w:cs="B Lotus"/>
                <w:rtl/>
              </w:rPr>
              <w:t>1009</w:t>
            </w:r>
          </w:p>
        </w:tc>
        <w:tc>
          <w:tcPr>
            <w:tcW w:w="1803" w:type="dxa"/>
          </w:tcPr>
          <w:p w14:paraId="77681C38" w14:textId="2715FA5A" w:rsidR="004A7367" w:rsidRPr="004A7367" w:rsidRDefault="004A7367" w:rsidP="004A7367">
            <w:pPr>
              <w:jc w:val="center"/>
              <w:rPr>
                <w:rFonts w:cs="B Lotus"/>
                <w:sz w:val="28"/>
                <w:szCs w:val="28"/>
                <w:rtl/>
              </w:rPr>
            </w:pPr>
            <w:r w:rsidRPr="004A7367">
              <w:rPr>
                <w:rFonts w:cs="B Lotus" w:hint="cs"/>
                <w:rtl/>
              </w:rPr>
              <w:t>مهرشهر</w:t>
            </w:r>
          </w:p>
        </w:tc>
        <w:tc>
          <w:tcPr>
            <w:tcW w:w="1803" w:type="dxa"/>
          </w:tcPr>
          <w:p w14:paraId="700F99C2" w14:textId="11321641" w:rsidR="004A7367" w:rsidRPr="004A7367" w:rsidRDefault="004A7367" w:rsidP="004A7367">
            <w:pPr>
              <w:jc w:val="center"/>
              <w:rPr>
                <w:rFonts w:cs="B Lotus"/>
                <w:sz w:val="28"/>
                <w:szCs w:val="28"/>
                <w:rtl/>
              </w:rPr>
            </w:pPr>
            <w:r w:rsidRPr="004A7367">
              <w:rPr>
                <w:rFonts w:cs="B Lotus"/>
                <w:rtl/>
              </w:rPr>
              <w:t>9</w:t>
            </w:r>
          </w:p>
        </w:tc>
        <w:tc>
          <w:tcPr>
            <w:tcW w:w="1803" w:type="dxa"/>
          </w:tcPr>
          <w:p w14:paraId="218AACC7" w14:textId="498C80FF"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24F3C008" w14:textId="77777777" w:rsidTr="00372823">
        <w:tc>
          <w:tcPr>
            <w:tcW w:w="1803" w:type="dxa"/>
          </w:tcPr>
          <w:p w14:paraId="251B436D" w14:textId="77777777" w:rsidR="004A7367" w:rsidRPr="004A7367" w:rsidRDefault="004A7367" w:rsidP="004A7367">
            <w:pPr>
              <w:pStyle w:val="ListParagraph"/>
              <w:numPr>
                <w:ilvl w:val="0"/>
                <w:numId w:val="63"/>
              </w:numPr>
              <w:bidi/>
              <w:jc w:val="center"/>
              <w:rPr>
                <w:rFonts w:cs="B Lotus"/>
                <w:rtl/>
              </w:rPr>
            </w:pPr>
          </w:p>
        </w:tc>
        <w:tc>
          <w:tcPr>
            <w:tcW w:w="1803" w:type="dxa"/>
          </w:tcPr>
          <w:p w14:paraId="7BD829AD" w14:textId="2E3D981F" w:rsidR="004A7367" w:rsidRPr="004A7367" w:rsidRDefault="004A7367" w:rsidP="004A7367">
            <w:pPr>
              <w:jc w:val="center"/>
              <w:rPr>
                <w:rFonts w:cs="B Lotus"/>
                <w:sz w:val="28"/>
                <w:szCs w:val="28"/>
                <w:rtl/>
              </w:rPr>
            </w:pPr>
            <w:r w:rsidRPr="004A7367">
              <w:rPr>
                <w:rFonts w:cs="B Lotus"/>
                <w:rtl/>
              </w:rPr>
              <w:t>1010</w:t>
            </w:r>
          </w:p>
        </w:tc>
        <w:tc>
          <w:tcPr>
            <w:tcW w:w="1803" w:type="dxa"/>
          </w:tcPr>
          <w:p w14:paraId="2EC3BB0C" w14:textId="0C019CCE" w:rsidR="004A7367" w:rsidRPr="004A7367" w:rsidRDefault="004A7367" w:rsidP="004A7367">
            <w:pPr>
              <w:jc w:val="center"/>
              <w:rPr>
                <w:rFonts w:cs="B Lotus"/>
                <w:sz w:val="28"/>
                <w:szCs w:val="28"/>
                <w:rtl/>
              </w:rPr>
            </w:pPr>
            <w:r w:rsidRPr="004A7367">
              <w:rPr>
                <w:rFonts w:cs="B Lotus" w:hint="cs"/>
                <w:rtl/>
              </w:rPr>
              <w:t>گلندوک</w:t>
            </w:r>
          </w:p>
        </w:tc>
        <w:tc>
          <w:tcPr>
            <w:tcW w:w="1803" w:type="dxa"/>
          </w:tcPr>
          <w:p w14:paraId="25EB9619" w14:textId="34E93F83" w:rsidR="004A7367" w:rsidRPr="004A7367" w:rsidRDefault="004A7367" w:rsidP="004A7367">
            <w:pPr>
              <w:jc w:val="center"/>
              <w:rPr>
                <w:rFonts w:cs="B Lotus"/>
                <w:sz w:val="28"/>
                <w:szCs w:val="28"/>
                <w:rtl/>
              </w:rPr>
            </w:pPr>
            <w:r w:rsidRPr="004A7367">
              <w:rPr>
                <w:rFonts w:cs="B Lotus"/>
                <w:rtl/>
              </w:rPr>
              <w:t>9</w:t>
            </w:r>
          </w:p>
        </w:tc>
        <w:tc>
          <w:tcPr>
            <w:tcW w:w="1803" w:type="dxa"/>
          </w:tcPr>
          <w:p w14:paraId="59EA15A5" w14:textId="733652AA"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6B7B0C5B" w14:textId="77777777" w:rsidTr="00372823">
        <w:tc>
          <w:tcPr>
            <w:tcW w:w="1803" w:type="dxa"/>
          </w:tcPr>
          <w:p w14:paraId="09008ED4" w14:textId="77777777" w:rsidR="004A7367" w:rsidRPr="004A7367" w:rsidRDefault="004A7367" w:rsidP="004A7367">
            <w:pPr>
              <w:pStyle w:val="ListParagraph"/>
              <w:numPr>
                <w:ilvl w:val="0"/>
                <w:numId w:val="63"/>
              </w:numPr>
              <w:bidi/>
              <w:jc w:val="center"/>
              <w:rPr>
                <w:rFonts w:cs="B Lotus"/>
                <w:rtl/>
              </w:rPr>
            </w:pPr>
          </w:p>
        </w:tc>
        <w:tc>
          <w:tcPr>
            <w:tcW w:w="1803" w:type="dxa"/>
          </w:tcPr>
          <w:p w14:paraId="361ABAC3" w14:textId="060E27F1" w:rsidR="004A7367" w:rsidRPr="004A7367" w:rsidRDefault="004A7367" w:rsidP="004A7367">
            <w:pPr>
              <w:jc w:val="center"/>
              <w:rPr>
                <w:rFonts w:cs="B Lotus"/>
                <w:sz w:val="28"/>
                <w:szCs w:val="28"/>
                <w:rtl/>
              </w:rPr>
            </w:pPr>
            <w:r w:rsidRPr="004A7367">
              <w:rPr>
                <w:rFonts w:cs="B Lotus"/>
                <w:rtl/>
              </w:rPr>
              <w:t>1011</w:t>
            </w:r>
          </w:p>
        </w:tc>
        <w:tc>
          <w:tcPr>
            <w:tcW w:w="1803" w:type="dxa"/>
          </w:tcPr>
          <w:p w14:paraId="3A7BAC19" w14:textId="681EF67B" w:rsidR="004A7367" w:rsidRPr="004A7367" w:rsidRDefault="004A7367" w:rsidP="004A7367">
            <w:pPr>
              <w:jc w:val="center"/>
              <w:rPr>
                <w:rFonts w:cs="B Lotus"/>
                <w:sz w:val="28"/>
                <w:szCs w:val="28"/>
                <w:rtl/>
              </w:rPr>
            </w:pPr>
            <w:r w:rsidRPr="004A7367">
              <w:rPr>
                <w:rFonts w:cs="B Lotus" w:hint="cs"/>
                <w:rtl/>
              </w:rPr>
              <w:t>معلم</w:t>
            </w:r>
            <w:r w:rsidRPr="004A7367">
              <w:rPr>
                <w:rFonts w:cs="B Lotus"/>
                <w:rtl/>
              </w:rPr>
              <w:t xml:space="preserve"> </w:t>
            </w:r>
            <w:r w:rsidRPr="004A7367">
              <w:rPr>
                <w:rFonts w:cs="B Lotus" w:hint="cs"/>
                <w:rtl/>
              </w:rPr>
              <w:t>كلايه</w:t>
            </w:r>
            <w:r w:rsidRPr="004A7367">
              <w:rPr>
                <w:rFonts w:cs="B Lotus"/>
                <w:rtl/>
              </w:rPr>
              <w:t xml:space="preserve"> (</w:t>
            </w:r>
            <w:r w:rsidRPr="004A7367">
              <w:rPr>
                <w:rFonts w:cs="B Lotus" w:hint="cs"/>
                <w:rtl/>
              </w:rPr>
              <w:t>رودبارالموت</w:t>
            </w:r>
            <w:r w:rsidRPr="004A7367">
              <w:rPr>
                <w:rFonts w:cs="B Lotus"/>
                <w:rtl/>
              </w:rPr>
              <w:t>)</w:t>
            </w:r>
          </w:p>
        </w:tc>
        <w:tc>
          <w:tcPr>
            <w:tcW w:w="1803" w:type="dxa"/>
          </w:tcPr>
          <w:p w14:paraId="35860C15" w14:textId="06E2B3CA" w:rsidR="004A7367" w:rsidRPr="004A7367" w:rsidRDefault="004A7367" w:rsidP="004A7367">
            <w:pPr>
              <w:jc w:val="center"/>
              <w:rPr>
                <w:rFonts w:cs="B Lotus"/>
                <w:sz w:val="28"/>
                <w:szCs w:val="28"/>
                <w:rtl/>
              </w:rPr>
            </w:pPr>
            <w:r w:rsidRPr="004A7367">
              <w:rPr>
                <w:rFonts w:cs="B Lotus"/>
                <w:rtl/>
              </w:rPr>
              <w:t>9</w:t>
            </w:r>
          </w:p>
        </w:tc>
        <w:tc>
          <w:tcPr>
            <w:tcW w:w="1803" w:type="dxa"/>
          </w:tcPr>
          <w:p w14:paraId="728A42AA" w14:textId="4217FD76"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112CDAB5" w14:textId="77777777" w:rsidTr="00372823">
        <w:tc>
          <w:tcPr>
            <w:tcW w:w="1803" w:type="dxa"/>
          </w:tcPr>
          <w:p w14:paraId="026DB1A7" w14:textId="77777777" w:rsidR="004A7367" w:rsidRPr="004A7367" w:rsidRDefault="004A7367" w:rsidP="004A7367">
            <w:pPr>
              <w:pStyle w:val="ListParagraph"/>
              <w:numPr>
                <w:ilvl w:val="0"/>
                <w:numId w:val="63"/>
              </w:numPr>
              <w:bidi/>
              <w:jc w:val="center"/>
              <w:rPr>
                <w:rFonts w:cs="B Lotus"/>
                <w:rtl/>
              </w:rPr>
            </w:pPr>
          </w:p>
        </w:tc>
        <w:tc>
          <w:tcPr>
            <w:tcW w:w="1803" w:type="dxa"/>
          </w:tcPr>
          <w:p w14:paraId="6A95F1B2" w14:textId="2D6370BC" w:rsidR="004A7367" w:rsidRPr="004A7367" w:rsidRDefault="004A7367" w:rsidP="004A7367">
            <w:pPr>
              <w:jc w:val="center"/>
              <w:rPr>
                <w:rFonts w:cs="B Lotus"/>
                <w:sz w:val="28"/>
                <w:szCs w:val="28"/>
                <w:rtl/>
              </w:rPr>
            </w:pPr>
            <w:r w:rsidRPr="004A7367">
              <w:rPr>
                <w:rFonts w:cs="B Lotus"/>
                <w:rtl/>
              </w:rPr>
              <w:t>1111</w:t>
            </w:r>
          </w:p>
        </w:tc>
        <w:tc>
          <w:tcPr>
            <w:tcW w:w="1803" w:type="dxa"/>
          </w:tcPr>
          <w:p w14:paraId="15663693" w14:textId="5AE8A01B" w:rsidR="004A7367" w:rsidRPr="004A7367" w:rsidRDefault="004A7367" w:rsidP="004A7367">
            <w:pPr>
              <w:jc w:val="center"/>
              <w:rPr>
                <w:rFonts w:cs="B Lotus"/>
                <w:sz w:val="28"/>
                <w:szCs w:val="28"/>
                <w:rtl/>
              </w:rPr>
            </w:pPr>
            <w:r w:rsidRPr="004A7367">
              <w:rPr>
                <w:rFonts w:cs="B Lotus" w:hint="cs"/>
                <w:rtl/>
              </w:rPr>
              <w:t>قیام</w:t>
            </w:r>
            <w:r w:rsidRPr="004A7367">
              <w:rPr>
                <w:rFonts w:cs="B Lotus"/>
                <w:rtl/>
              </w:rPr>
              <w:t xml:space="preserve"> </w:t>
            </w:r>
            <w:r w:rsidRPr="004A7367">
              <w:rPr>
                <w:rFonts w:cs="B Lotus" w:hint="cs"/>
                <w:rtl/>
              </w:rPr>
              <w:t>دشت</w:t>
            </w:r>
          </w:p>
        </w:tc>
        <w:tc>
          <w:tcPr>
            <w:tcW w:w="1803" w:type="dxa"/>
          </w:tcPr>
          <w:p w14:paraId="0D485104" w14:textId="29531469" w:rsidR="004A7367" w:rsidRPr="004A7367" w:rsidRDefault="004A7367" w:rsidP="004A7367">
            <w:pPr>
              <w:jc w:val="center"/>
              <w:rPr>
                <w:rFonts w:cs="B Lotus"/>
                <w:sz w:val="28"/>
                <w:szCs w:val="28"/>
                <w:rtl/>
              </w:rPr>
            </w:pPr>
            <w:r w:rsidRPr="004A7367">
              <w:rPr>
                <w:rFonts w:cs="B Lotus"/>
                <w:rtl/>
              </w:rPr>
              <w:t>9</w:t>
            </w:r>
          </w:p>
        </w:tc>
        <w:tc>
          <w:tcPr>
            <w:tcW w:w="1803" w:type="dxa"/>
          </w:tcPr>
          <w:p w14:paraId="2A58AEFE" w14:textId="7342C97F"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1CB562ED" w14:textId="77777777" w:rsidTr="00372823">
        <w:tc>
          <w:tcPr>
            <w:tcW w:w="1803" w:type="dxa"/>
          </w:tcPr>
          <w:p w14:paraId="057D591E" w14:textId="77777777" w:rsidR="004A7367" w:rsidRPr="004A7367" w:rsidRDefault="004A7367" w:rsidP="004A7367">
            <w:pPr>
              <w:pStyle w:val="ListParagraph"/>
              <w:numPr>
                <w:ilvl w:val="0"/>
                <w:numId w:val="63"/>
              </w:numPr>
              <w:bidi/>
              <w:jc w:val="center"/>
              <w:rPr>
                <w:rFonts w:cs="B Lotus"/>
                <w:rtl/>
              </w:rPr>
            </w:pPr>
          </w:p>
        </w:tc>
        <w:tc>
          <w:tcPr>
            <w:tcW w:w="1803" w:type="dxa"/>
          </w:tcPr>
          <w:p w14:paraId="00CF0FA6" w14:textId="643906AB" w:rsidR="004A7367" w:rsidRPr="004A7367" w:rsidRDefault="004A7367" w:rsidP="004A7367">
            <w:pPr>
              <w:jc w:val="center"/>
              <w:rPr>
                <w:rFonts w:cs="B Lotus"/>
                <w:sz w:val="28"/>
                <w:szCs w:val="28"/>
                <w:rtl/>
              </w:rPr>
            </w:pPr>
            <w:r w:rsidRPr="004A7367">
              <w:rPr>
                <w:rFonts w:cs="B Lotus"/>
                <w:rtl/>
              </w:rPr>
              <w:t>1130</w:t>
            </w:r>
          </w:p>
        </w:tc>
        <w:tc>
          <w:tcPr>
            <w:tcW w:w="1803" w:type="dxa"/>
          </w:tcPr>
          <w:p w14:paraId="22980822" w14:textId="7AC1BFEF" w:rsidR="004A7367" w:rsidRPr="004A7367" w:rsidRDefault="004A7367" w:rsidP="004A7367">
            <w:pPr>
              <w:jc w:val="center"/>
              <w:rPr>
                <w:rFonts w:cs="B Lotus"/>
                <w:sz w:val="28"/>
                <w:szCs w:val="28"/>
                <w:rtl/>
              </w:rPr>
            </w:pPr>
            <w:r w:rsidRPr="004A7367">
              <w:rPr>
                <w:rFonts w:cs="B Lotus" w:hint="cs"/>
                <w:rtl/>
              </w:rPr>
              <w:t>باغستان</w:t>
            </w:r>
          </w:p>
        </w:tc>
        <w:tc>
          <w:tcPr>
            <w:tcW w:w="1803" w:type="dxa"/>
          </w:tcPr>
          <w:p w14:paraId="3D7CB600" w14:textId="75ED30A7" w:rsidR="004A7367" w:rsidRPr="004A7367" w:rsidRDefault="004A7367" w:rsidP="004A7367">
            <w:pPr>
              <w:jc w:val="center"/>
              <w:rPr>
                <w:rFonts w:cs="B Lotus"/>
                <w:sz w:val="28"/>
                <w:szCs w:val="28"/>
                <w:rtl/>
              </w:rPr>
            </w:pPr>
            <w:r w:rsidRPr="004A7367">
              <w:rPr>
                <w:rFonts w:cs="B Lotus"/>
                <w:rtl/>
              </w:rPr>
              <w:t>9</w:t>
            </w:r>
          </w:p>
        </w:tc>
        <w:tc>
          <w:tcPr>
            <w:tcW w:w="1803" w:type="dxa"/>
          </w:tcPr>
          <w:p w14:paraId="745F0570" w14:textId="27706830"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622E3107" w14:textId="77777777" w:rsidTr="00372823">
        <w:tc>
          <w:tcPr>
            <w:tcW w:w="1803" w:type="dxa"/>
          </w:tcPr>
          <w:p w14:paraId="3FA11724" w14:textId="77777777" w:rsidR="004A7367" w:rsidRPr="004A7367" w:rsidRDefault="004A7367" w:rsidP="004A7367">
            <w:pPr>
              <w:pStyle w:val="ListParagraph"/>
              <w:numPr>
                <w:ilvl w:val="0"/>
                <w:numId w:val="63"/>
              </w:numPr>
              <w:bidi/>
              <w:jc w:val="center"/>
              <w:rPr>
                <w:rFonts w:cs="B Lotus"/>
                <w:rtl/>
              </w:rPr>
            </w:pPr>
          </w:p>
        </w:tc>
        <w:tc>
          <w:tcPr>
            <w:tcW w:w="1803" w:type="dxa"/>
          </w:tcPr>
          <w:p w14:paraId="75A0DC5C" w14:textId="1E59B41C" w:rsidR="004A7367" w:rsidRPr="004A7367" w:rsidRDefault="004A7367" w:rsidP="004A7367">
            <w:pPr>
              <w:jc w:val="center"/>
              <w:rPr>
                <w:rFonts w:cs="B Lotus"/>
                <w:sz w:val="28"/>
                <w:szCs w:val="28"/>
                <w:rtl/>
              </w:rPr>
            </w:pPr>
            <w:r w:rsidRPr="004A7367">
              <w:rPr>
                <w:rFonts w:cs="B Lotus"/>
                <w:rtl/>
              </w:rPr>
              <w:t>1131</w:t>
            </w:r>
          </w:p>
        </w:tc>
        <w:tc>
          <w:tcPr>
            <w:tcW w:w="1803" w:type="dxa"/>
          </w:tcPr>
          <w:p w14:paraId="3732B374" w14:textId="725F5243" w:rsidR="004A7367" w:rsidRPr="004A7367" w:rsidRDefault="004A7367" w:rsidP="004A7367">
            <w:pPr>
              <w:jc w:val="center"/>
              <w:rPr>
                <w:rFonts w:cs="B Lotus"/>
                <w:sz w:val="28"/>
                <w:szCs w:val="28"/>
                <w:rtl/>
              </w:rPr>
            </w:pPr>
            <w:r w:rsidRPr="004A7367">
              <w:rPr>
                <w:rFonts w:cs="B Lotus" w:hint="cs"/>
                <w:rtl/>
              </w:rPr>
              <w:t>پردیس</w:t>
            </w:r>
          </w:p>
        </w:tc>
        <w:tc>
          <w:tcPr>
            <w:tcW w:w="1803" w:type="dxa"/>
          </w:tcPr>
          <w:p w14:paraId="2F1B30B3" w14:textId="4DE3C81B" w:rsidR="004A7367" w:rsidRPr="004A7367" w:rsidRDefault="004A7367" w:rsidP="004A7367">
            <w:pPr>
              <w:jc w:val="center"/>
              <w:rPr>
                <w:rFonts w:cs="B Lotus"/>
                <w:sz w:val="28"/>
                <w:szCs w:val="28"/>
                <w:rtl/>
              </w:rPr>
            </w:pPr>
            <w:r w:rsidRPr="004A7367">
              <w:rPr>
                <w:rFonts w:cs="B Lotus"/>
                <w:rtl/>
              </w:rPr>
              <w:t>9</w:t>
            </w:r>
          </w:p>
        </w:tc>
        <w:tc>
          <w:tcPr>
            <w:tcW w:w="1803" w:type="dxa"/>
          </w:tcPr>
          <w:p w14:paraId="41280869" w14:textId="36807FB6"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30BD2D3C" w14:textId="77777777" w:rsidTr="00372823">
        <w:tc>
          <w:tcPr>
            <w:tcW w:w="1803" w:type="dxa"/>
          </w:tcPr>
          <w:p w14:paraId="32833DA8" w14:textId="77777777" w:rsidR="004A7367" w:rsidRPr="004A7367" w:rsidRDefault="004A7367" w:rsidP="004A7367">
            <w:pPr>
              <w:pStyle w:val="ListParagraph"/>
              <w:numPr>
                <w:ilvl w:val="0"/>
                <w:numId w:val="63"/>
              </w:numPr>
              <w:bidi/>
              <w:jc w:val="center"/>
              <w:rPr>
                <w:rFonts w:cs="B Lotus"/>
                <w:rtl/>
              </w:rPr>
            </w:pPr>
          </w:p>
        </w:tc>
        <w:tc>
          <w:tcPr>
            <w:tcW w:w="1803" w:type="dxa"/>
          </w:tcPr>
          <w:p w14:paraId="211BB495" w14:textId="7AB04307" w:rsidR="004A7367" w:rsidRPr="004A7367" w:rsidRDefault="004A7367" w:rsidP="004A7367">
            <w:pPr>
              <w:jc w:val="center"/>
              <w:rPr>
                <w:rFonts w:cs="B Lotus"/>
                <w:sz w:val="28"/>
                <w:szCs w:val="28"/>
                <w:rtl/>
              </w:rPr>
            </w:pPr>
            <w:r w:rsidRPr="004A7367">
              <w:rPr>
                <w:rFonts w:cs="B Lotus"/>
                <w:rtl/>
              </w:rPr>
              <w:t>1160</w:t>
            </w:r>
          </w:p>
        </w:tc>
        <w:tc>
          <w:tcPr>
            <w:tcW w:w="1803" w:type="dxa"/>
          </w:tcPr>
          <w:p w14:paraId="3EEB8634" w14:textId="5708628C" w:rsidR="004A7367" w:rsidRPr="004A7367" w:rsidRDefault="004A7367" w:rsidP="004A7367">
            <w:pPr>
              <w:jc w:val="center"/>
              <w:rPr>
                <w:rFonts w:cs="B Lotus"/>
                <w:sz w:val="28"/>
                <w:szCs w:val="28"/>
                <w:rtl/>
              </w:rPr>
            </w:pPr>
            <w:r w:rsidRPr="004A7367">
              <w:rPr>
                <w:rFonts w:cs="B Lotus" w:hint="cs"/>
                <w:rtl/>
              </w:rPr>
              <w:t>جاجرود</w:t>
            </w:r>
          </w:p>
        </w:tc>
        <w:tc>
          <w:tcPr>
            <w:tcW w:w="1803" w:type="dxa"/>
          </w:tcPr>
          <w:p w14:paraId="6C885D11" w14:textId="77B96A33" w:rsidR="004A7367" w:rsidRPr="004A7367" w:rsidRDefault="004A7367" w:rsidP="004A7367">
            <w:pPr>
              <w:jc w:val="center"/>
              <w:rPr>
                <w:rFonts w:cs="B Lotus"/>
                <w:sz w:val="28"/>
                <w:szCs w:val="28"/>
                <w:rtl/>
              </w:rPr>
            </w:pPr>
            <w:r w:rsidRPr="004A7367">
              <w:rPr>
                <w:rFonts w:cs="B Lotus"/>
                <w:rtl/>
              </w:rPr>
              <w:t>9</w:t>
            </w:r>
          </w:p>
        </w:tc>
        <w:tc>
          <w:tcPr>
            <w:tcW w:w="1803" w:type="dxa"/>
          </w:tcPr>
          <w:p w14:paraId="46674FC2" w14:textId="1F2C2276"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2F92FB98" w14:textId="77777777" w:rsidTr="00372823">
        <w:tc>
          <w:tcPr>
            <w:tcW w:w="1803" w:type="dxa"/>
          </w:tcPr>
          <w:p w14:paraId="2B0AC5CD" w14:textId="77777777" w:rsidR="004A7367" w:rsidRPr="004A7367" w:rsidRDefault="004A7367" w:rsidP="004A7367">
            <w:pPr>
              <w:pStyle w:val="ListParagraph"/>
              <w:numPr>
                <w:ilvl w:val="0"/>
                <w:numId w:val="63"/>
              </w:numPr>
              <w:bidi/>
              <w:jc w:val="center"/>
              <w:rPr>
                <w:rFonts w:cs="B Lotus"/>
                <w:rtl/>
              </w:rPr>
            </w:pPr>
          </w:p>
        </w:tc>
        <w:tc>
          <w:tcPr>
            <w:tcW w:w="1803" w:type="dxa"/>
          </w:tcPr>
          <w:p w14:paraId="647D2F49" w14:textId="7B32CD20" w:rsidR="004A7367" w:rsidRPr="004A7367" w:rsidRDefault="004A7367" w:rsidP="004A7367">
            <w:pPr>
              <w:jc w:val="center"/>
              <w:rPr>
                <w:rFonts w:cs="B Lotus"/>
                <w:sz w:val="28"/>
                <w:szCs w:val="28"/>
                <w:rtl/>
              </w:rPr>
            </w:pPr>
            <w:r w:rsidRPr="004A7367">
              <w:rPr>
                <w:rFonts w:cs="B Lotus"/>
                <w:rtl/>
              </w:rPr>
              <w:t>1161</w:t>
            </w:r>
          </w:p>
        </w:tc>
        <w:tc>
          <w:tcPr>
            <w:tcW w:w="1803" w:type="dxa"/>
          </w:tcPr>
          <w:p w14:paraId="318BF137" w14:textId="66F430AB"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پیام</w:t>
            </w:r>
          </w:p>
        </w:tc>
        <w:tc>
          <w:tcPr>
            <w:tcW w:w="1803" w:type="dxa"/>
          </w:tcPr>
          <w:p w14:paraId="60B1A1D2" w14:textId="40FC0DA0" w:rsidR="004A7367" w:rsidRPr="004A7367" w:rsidRDefault="004A7367" w:rsidP="004A7367">
            <w:pPr>
              <w:jc w:val="center"/>
              <w:rPr>
                <w:rFonts w:cs="B Lotus"/>
                <w:sz w:val="28"/>
                <w:szCs w:val="28"/>
                <w:rtl/>
              </w:rPr>
            </w:pPr>
            <w:r w:rsidRPr="004A7367">
              <w:rPr>
                <w:rFonts w:cs="B Lotus"/>
                <w:rtl/>
              </w:rPr>
              <w:t>9</w:t>
            </w:r>
          </w:p>
        </w:tc>
        <w:tc>
          <w:tcPr>
            <w:tcW w:w="1803" w:type="dxa"/>
          </w:tcPr>
          <w:p w14:paraId="1999E323" w14:textId="20A3967B"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38E68C46" w14:textId="77777777" w:rsidTr="00372823">
        <w:tc>
          <w:tcPr>
            <w:tcW w:w="1803" w:type="dxa"/>
          </w:tcPr>
          <w:p w14:paraId="27CFB028" w14:textId="77777777" w:rsidR="004A7367" w:rsidRPr="004A7367" w:rsidRDefault="004A7367" w:rsidP="004A7367">
            <w:pPr>
              <w:pStyle w:val="ListParagraph"/>
              <w:numPr>
                <w:ilvl w:val="0"/>
                <w:numId w:val="63"/>
              </w:numPr>
              <w:bidi/>
              <w:jc w:val="center"/>
              <w:rPr>
                <w:rFonts w:cs="B Lotus"/>
                <w:rtl/>
              </w:rPr>
            </w:pPr>
          </w:p>
        </w:tc>
        <w:tc>
          <w:tcPr>
            <w:tcW w:w="1803" w:type="dxa"/>
          </w:tcPr>
          <w:p w14:paraId="34CAB562" w14:textId="3ED0C0FA" w:rsidR="004A7367" w:rsidRPr="004A7367" w:rsidRDefault="004A7367" w:rsidP="004A7367">
            <w:pPr>
              <w:jc w:val="center"/>
              <w:rPr>
                <w:rFonts w:cs="B Lotus"/>
                <w:sz w:val="28"/>
                <w:szCs w:val="28"/>
                <w:rtl/>
              </w:rPr>
            </w:pPr>
            <w:r w:rsidRPr="004A7367">
              <w:rPr>
                <w:rFonts w:cs="B Lotus"/>
                <w:rtl/>
              </w:rPr>
              <w:t>1163</w:t>
            </w:r>
          </w:p>
        </w:tc>
        <w:tc>
          <w:tcPr>
            <w:tcW w:w="1803" w:type="dxa"/>
          </w:tcPr>
          <w:p w14:paraId="5F9D4F29" w14:textId="69881DEB" w:rsidR="004A7367" w:rsidRPr="004A7367" w:rsidRDefault="004A7367" w:rsidP="004A7367">
            <w:pPr>
              <w:jc w:val="center"/>
              <w:rPr>
                <w:rFonts w:cs="B Lotus"/>
                <w:sz w:val="28"/>
                <w:szCs w:val="28"/>
                <w:rtl/>
              </w:rPr>
            </w:pPr>
            <w:r w:rsidRPr="004A7367">
              <w:rPr>
                <w:rFonts w:cs="B Lotus" w:hint="cs"/>
                <w:rtl/>
              </w:rPr>
              <w:t>قدس</w:t>
            </w:r>
            <w:r w:rsidRPr="004A7367">
              <w:rPr>
                <w:rFonts w:cs="B Lotus"/>
                <w:rtl/>
              </w:rPr>
              <w:t xml:space="preserve"> (</w:t>
            </w:r>
            <w:r w:rsidRPr="004A7367">
              <w:rPr>
                <w:rFonts w:cs="B Lotus" w:hint="cs"/>
                <w:rtl/>
              </w:rPr>
              <w:t>قلعه</w:t>
            </w:r>
            <w:r w:rsidRPr="004A7367">
              <w:rPr>
                <w:rFonts w:cs="B Lotus"/>
                <w:rtl/>
              </w:rPr>
              <w:t xml:space="preserve"> </w:t>
            </w:r>
            <w:r w:rsidRPr="004A7367">
              <w:rPr>
                <w:rFonts w:cs="B Lotus" w:hint="cs"/>
                <w:rtl/>
              </w:rPr>
              <w:t>حسن</w:t>
            </w:r>
            <w:r w:rsidRPr="004A7367">
              <w:rPr>
                <w:rFonts w:cs="B Lotus"/>
                <w:rtl/>
              </w:rPr>
              <w:t xml:space="preserve"> </w:t>
            </w:r>
            <w:r w:rsidRPr="004A7367">
              <w:rPr>
                <w:rFonts w:cs="B Lotus" w:hint="cs"/>
                <w:rtl/>
              </w:rPr>
              <w:t>خان</w:t>
            </w:r>
            <w:r w:rsidRPr="004A7367">
              <w:rPr>
                <w:rFonts w:cs="B Lotus"/>
                <w:rtl/>
              </w:rPr>
              <w:t>)</w:t>
            </w:r>
          </w:p>
        </w:tc>
        <w:tc>
          <w:tcPr>
            <w:tcW w:w="1803" w:type="dxa"/>
          </w:tcPr>
          <w:p w14:paraId="30F2BA94" w14:textId="25F0BE2D" w:rsidR="004A7367" w:rsidRPr="004A7367" w:rsidRDefault="004A7367" w:rsidP="004A7367">
            <w:pPr>
              <w:jc w:val="center"/>
              <w:rPr>
                <w:rFonts w:cs="B Lotus"/>
                <w:sz w:val="28"/>
                <w:szCs w:val="28"/>
                <w:rtl/>
              </w:rPr>
            </w:pPr>
            <w:r w:rsidRPr="004A7367">
              <w:rPr>
                <w:rFonts w:cs="B Lotus"/>
                <w:rtl/>
              </w:rPr>
              <w:t>9</w:t>
            </w:r>
          </w:p>
        </w:tc>
        <w:tc>
          <w:tcPr>
            <w:tcW w:w="1803" w:type="dxa"/>
          </w:tcPr>
          <w:p w14:paraId="6AEC7BB5" w14:textId="1FBC9D37"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7FEC0DED" w14:textId="77777777" w:rsidTr="00372823">
        <w:tc>
          <w:tcPr>
            <w:tcW w:w="1803" w:type="dxa"/>
          </w:tcPr>
          <w:p w14:paraId="1F8CA9A8" w14:textId="77777777" w:rsidR="004A7367" w:rsidRPr="004A7367" w:rsidRDefault="004A7367" w:rsidP="004A7367">
            <w:pPr>
              <w:pStyle w:val="ListParagraph"/>
              <w:numPr>
                <w:ilvl w:val="0"/>
                <w:numId w:val="63"/>
              </w:numPr>
              <w:bidi/>
              <w:jc w:val="center"/>
              <w:rPr>
                <w:rFonts w:cs="B Lotus"/>
                <w:rtl/>
              </w:rPr>
            </w:pPr>
          </w:p>
        </w:tc>
        <w:tc>
          <w:tcPr>
            <w:tcW w:w="1803" w:type="dxa"/>
          </w:tcPr>
          <w:p w14:paraId="7FA03297" w14:textId="21E80ACB" w:rsidR="004A7367" w:rsidRPr="004A7367" w:rsidRDefault="004A7367" w:rsidP="004A7367">
            <w:pPr>
              <w:jc w:val="center"/>
              <w:rPr>
                <w:rFonts w:cs="B Lotus"/>
                <w:sz w:val="28"/>
                <w:szCs w:val="28"/>
                <w:rtl/>
              </w:rPr>
            </w:pPr>
            <w:r w:rsidRPr="004A7367">
              <w:rPr>
                <w:rFonts w:cs="B Lotus"/>
                <w:rtl/>
              </w:rPr>
              <w:t>1200</w:t>
            </w:r>
          </w:p>
        </w:tc>
        <w:tc>
          <w:tcPr>
            <w:tcW w:w="1803" w:type="dxa"/>
          </w:tcPr>
          <w:p w14:paraId="3FC1D0E7" w14:textId="5DF2CFFB" w:rsidR="004A7367" w:rsidRPr="004A7367" w:rsidRDefault="004A7367" w:rsidP="004A7367">
            <w:pPr>
              <w:jc w:val="center"/>
              <w:rPr>
                <w:rFonts w:cs="B Lotus"/>
                <w:sz w:val="28"/>
                <w:szCs w:val="28"/>
                <w:rtl/>
              </w:rPr>
            </w:pPr>
            <w:r w:rsidRPr="004A7367">
              <w:rPr>
                <w:rFonts w:cs="B Lotus" w:hint="cs"/>
                <w:rtl/>
              </w:rPr>
              <w:t>آبعلی</w:t>
            </w:r>
          </w:p>
        </w:tc>
        <w:tc>
          <w:tcPr>
            <w:tcW w:w="1803" w:type="dxa"/>
          </w:tcPr>
          <w:p w14:paraId="0978061D" w14:textId="4721BFE7" w:rsidR="004A7367" w:rsidRPr="004A7367" w:rsidRDefault="004A7367" w:rsidP="004A7367">
            <w:pPr>
              <w:jc w:val="center"/>
              <w:rPr>
                <w:rFonts w:cs="B Lotus"/>
                <w:sz w:val="28"/>
                <w:szCs w:val="28"/>
                <w:rtl/>
              </w:rPr>
            </w:pPr>
            <w:r w:rsidRPr="004A7367">
              <w:rPr>
                <w:rFonts w:cs="B Lotus"/>
                <w:rtl/>
              </w:rPr>
              <w:t>9</w:t>
            </w:r>
          </w:p>
        </w:tc>
        <w:tc>
          <w:tcPr>
            <w:tcW w:w="1803" w:type="dxa"/>
          </w:tcPr>
          <w:p w14:paraId="5C8F31FE" w14:textId="74CBD416"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6DB5191F" w14:textId="77777777" w:rsidTr="00372823">
        <w:tc>
          <w:tcPr>
            <w:tcW w:w="1803" w:type="dxa"/>
          </w:tcPr>
          <w:p w14:paraId="509CACC1" w14:textId="77777777" w:rsidR="004A7367" w:rsidRPr="004A7367" w:rsidRDefault="004A7367" w:rsidP="004A7367">
            <w:pPr>
              <w:pStyle w:val="ListParagraph"/>
              <w:numPr>
                <w:ilvl w:val="0"/>
                <w:numId w:val="63"/>
              </w:numPr>
              <w:bidi/>
              <w:jc w:val="center"/>
              <w:rPr>
                <w:rFonts w:cs="B Lotus"/>
                <w:rtl/>
              </w:rPr>
            </w:pPr>
          </w:p>
        </w:tc>
        <w:tc>
          <w:tcPr>
            <w:tcW w:w="1803" w:type="dxa"/>
          </w:tcPr>
          <w:p w14:paraId="1DDF301D" w14:textId="4A9441A8" w:rsidR="004A7367" w:rsidRPr="004A7367" w:rsidRDefault="004A7367" w:rsidP="004A7367">
            <w:pPr>
              <w:jc w:val="center"/>
              <w:rPr>
                <w:rFonts w:cs="B Lotus"/>
                <w:sz w:val="28"/>
                <w:szCs w:val="28"/>
                <w:rtl/>
              </w:rPr>
            </w:pPr>
            <w:r w:rsidRPr="004A7367">
              <w:rPr>
                <w:rFonts w:cs="B Lotus"/>
                <w:rtl/>
              </w:rPr>
              <w:t>1455</w:t>
            </w:r>
          </w:p>
        </w:tc>
        <w:tc>
          <w:tcPr>
            <w:tcW w:w="1803" w:type="dxa"/>
          </w:tcPr>
          <w:p w14:paraId="16459B7C" w14:textId="34A7B900" w:rsidR="004A7367" w:rsidRPr="004A7367" w:rsidRDefault="004A7367" w:rsidP="004A7367">
            <w:pPr>
              <w:jc w:val="center"/>
              <w:rPr>
                <w:rFonts w:cs="B Lotus"/>
                <w:sz w:val="28"/>
                <w:szCs w:val="28"/>
                <w:rtl/>
              </w:rPr>
            </w:pPr>
            <w:r w:rsidRPr="004A7367">
              <w:rPr>
                <w:rFonts w:cs="B Lotus" w:hint="cs"/>
                <w:rtl/>
              </w:rPr>
              <w:t>شمشک</w:t>
            </w:r>
            <w:r w:rsidRPr="004A7367">
              <w:rPr>
                <w:rFonts w:cs="B Lotus"/>
                <w:rtl/>
              </w:rPr>
              <w:t xml:space="preserve"> </w:t>
            </w:r>
            <w:r w:rsidRPr="004A7367">
              <w:rPr>
                <w:rFonts w:cs="B Lotus" w:hint="cs"/>
                <w:rtl/>
              </w:rPr>
              <w:t>دربندسر</w:t>
            </w:r>
          </w:p>
        </w:tc>
        <w:tc>
          <w:tcPr>
            <w:tcW w:w="1803" w:type="dxa"/>
          </w:tcPr>
          <w:p w14:paraId="076A9A73" w14:textId="21710F37" w:rsidR="004A7367" w:rsidRPr="004A7367" w:rsidRDefault="004A7367" w:rsidP="004A7367">
            <w:pPr>
              <w:jc w:val="center"/>
              <w:rPr>
                <w:rFonts w:cs="B Lotus"/>
                <w:sz w:val="28"/>
                <w:szCs w:val="28"/>
                <w:rtl/>
              </w:rPr>
            </w:pPr>
            <w:r w:rsidRPr="004A7367">
              <w:rPr>
                <w:rFonts w:cs="B Lotus"/>
                <w:rtl/>
              </w:rPr>
              <w:t>9</w:t>
            </w:r>
          </w:p>
        </w:tc>
        <w:tc>
          <w:tcPr>
            <w:tcW w:w="1803" w:type="dxa"/>
          </w:tcPr>
          <w:p w14:paraId="1FB3DC4F" w14:textId="09617F22"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1821B663" w14:textId="77777777" w:rsidTr="00372823">
        <w:tc>
          <w:tcPr>
            <w:tcW w:w="1803" w:type="dxa"/>
          </w:tcPr>
          <w:p w14:paraId="7797F3EE" w14:textId="77777777" w:rsidR="004A7367" w:rsidRPr="004A7367" w:rsidRDefault="004A7367" w:rsidP="004A7367">
            <w:pPr>
              <w:pStyle w:val="ListParagraph"/>
              <w:numPr>
                <w:ilvl w:val="0"/>
                <w:numId w:val="63"/>
              </w:numPr>
              <w:bidi/>
              <w:jc w:val="center"/>
              <w:rPr>
                <w:rFonts w:cs="B Lotus"/>
                <w:rtl/>
              </w:rPr>
            </w:pPr>
          </w:p>
        </w:tc>
        <w:tc>
          <w:tcPr>
            <w:tcW w:w="1803" w:type="dxa"/>
          </w:tcPr>
          <w:p w14:paraId="5791BC7C" w14:textId="7C570022" w:rsidR="004A7367" w:rsidRPr="004A7367" w:rsidRDefault="004A7367" w:rsidP="004A7367">
            <w:pPr>
              <w:jc w:val="center"/>
              <w:rPr>
                <w:rFonts w:cs="B Lotus"/>
                <w:sz w:val="28"/>
                <w:szCs w:val="28"/>
                <w:rtl/>
              </w:rPr>
            </w:pPr>
            <w:r w:rsidRPr="004A7367">
              <w:rPr>
                <w:rFonts w:cs="B Lotus"/>
                <w:rtl/>
              </w:rPr>
              <w:t>1787</w:t>
            </w:r>
          </w:p>
        </w:tc>
        <w:tc>
          <w:tcPr>
            <w:tcW w:w="1803" w:type="dxa"/>
          </w:tcPr>
          <w:p w14:paraId="0CF8D590" w14:textId="30AD0ED1" w:rsidR="004A7367" w:rsidRPr="004A7367" w:rsidRDefault="004A7367" w:rsidP="004A7367">
            <w:pPr>
              <w:jc w:val="center"/>
              <w:rPr>
                <w:rFonts w:cs="B Lotus"/>
                <w:sz w:val="28"/>
                <w:szCs w:val="28"/>
                <w:rtl/>
              </w:rPr>
            </w:pPr>
            <w:r w:rsidRPr="004A7367">
              <w:rPr>
                <w:rFonts w:cs="B Lotus" w:hint="cs"/>
                <w:rtl/>
              </w:rPr>
              <w:t>فردوسیه</w:t>
            </w:r>
          </w:p>
        </w:tc>
        <w:tc>
          <w:tcPr>
            <w:tcW w:w="1803" w:type="dxa"/>
          </w:tcPr>
          <w:p w14:paraId="4125BA19" w14:textId="7A1E2224" w:rsidR="004A7367" w:rsidRPr="004A7367" w:rsidRDefault="004A7367" w:rsidP="004A7367">
            <w:pPr>
              <w:jc w:val="center"/>
              <w:rPr>
                <w:rFonts w:cs="B Lotus"/>
                <w:sz w:val="28"/>
                <w:szCs w:val="28"/>
                <w:rtl/>
              </w:rPr>
            </w:pPr>
            <w:r w:rsidRPr="004A7367">
              <w:rPr>
                <w:rFonts w:cs="B Lotus"/>
                <w:rtl/>
              </w:rPr>
              <w:t>9</w:t>
            </w:r>
          </w:p>
        </w:tc>
        <w:tc>
          <w:tcPr>
            <w:tcW w:w="1803" w:type="dxa"/>
          </w:tcPr>
          <w:p w14:paraId="5F61212E" w14:textId="7110C473"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073D3122" w14:textId="77777777" w:rsidTr="00372823">
        <w:tc>
          <w:tcPr>
            <w:tcW w:w="1803" w:type="dxa"/>
          </w:tcPr>
          <w:p w14:paraId="1418B74A" w14:textId="77777777" w:rsidR="004A7367" w:rsidRPr="004A7367" w:rsidRDefault="004A7367" w:rsidP="004A7367">
            <w:pPr>
              <w:pStyle w:val="ListParagraph"/>
              <w:numPr>
                <w:ilvl w:val="0"/>
                <w:numId w:val="63"/>
              </w:numPr>
              <w:bidi/>
              <w:jc w:val="center"/>
              <w:rPr>
                <w:rFonts w:cs="B Lotus"/>
                <w:rtl/>
              </w:rPr>
            </w:pPr>
          </w:p>
        </w:tc>
        <w:tc>
          <w:tcPr>
            <w:tcW w:w="1803" w:type="dxa"/>
          </w:tcPr>
          <w:p w14:paraId="605EB7D9" w14:textId="2B4D55E8" w:rsidR="004A7367" w:rsidRPr="004A7367" w:rsidRDefault="004A7367" w:rsidP="004A7367">
            <w:pPr>
              <w:jc w:val="center"/>
              <w:rPr>
                <w:rFonts w:cs="B Lotus"/>
                <w:sz w:val="28"/>
                <w:szCs w:val="28"/>
                <w:rtl/>
              </w:rPr>
            </w:pPr>
            <w:r w:rsidRPr="004A7367">
              <w:rPr>
                <w:rFonts w:cs="B Lotus"/>
                <w:rtl/>
              </w:rPr>
              <w:t>1788</w:t>
            </w:r>
          </w:p>
        </w:tc>
        <w:tc>
          <w:tcPr>
            <w:tcW w:w="1803" w:type="dxa"/>
          </w:tcPr>
          <w:p w14:paraId="2CBFEF67" w14:textId="50E56EEF" w:rsidR="004A7367" w:rsidRPr="004A7367" w:rsidRDefault="004A7367" w:rsidP="004A7367">
            <w:pPr>
              <w:jc w:val="center"/>
              <w:rPr>
                <w:rFonts w:cs="B Lotus"/>
                <w:sz w:val="28"/>
                <w:szCs w:val="28"/>
                <w:rtl/>
              </w:rPr>
            </w:pPr>
            <w:r w:rsidRPr="004A7367">
              <w:rPr>
                <w:rFonts w:cs="B Lotus" w:hint="cs"/>
                <w:rtl/>
              </w:rPr>
              <w:t>احمدآباد</w:t>
            </w:r>
            <w:r w:rsidRPr="004A7367">
              <w:rPr>
                <w:rFonts w:cs="B Lotus"/>
                <w:rtl/>
              </w:rPr>
              <w:t xml:space="preserve"> </w:t>
            </w:r>
            <w:r w:rsidRPr="004A7367">
              <w:rPr>
                <w:rFonts w:cs="B Lotus" w:hint="cs"/>
                <w:rtl/>
              </w:rPr>
              <w:t>مستوفی</w:t>
            </w:r>
          </w:p>
        </w:tc>
        <w:tc>
          <w:tcPr>
            <w:tcW w:w="1803" w:type="dxa"/>
          </w:tcPr>
          <w:p w14:paraId="5A5007A7" w14:textId="0CDDB5DF" w:rsidR="004A7367" w:rsidRPr="004A7367" w:rsidRDefault="004A7367" w:rsidP="004A7367">
            <w:pPr>
              <w:jc w:val="center"/>
              <w:rPr>
                <w:rFonts w:cs="B Lotus"/>
                <w:sz w:val="28"/>
                <w:szCs w:val="28"/>
                <w:rtl/>
              </w:rPr>
            </w:pPr>
            <w:r w:rsidRPr="004A7367">
              <w:rPr>
                <w:rFonts w:cs="B Lotus"/>
                <w:rtl/>
              </w:rPr>
              <w:t>9</w:t>
            </w:r>
          </w:p>
        </w:tc>
        <w:tc>
          <w:tcPr>
            <w:tcW w:w="1803" w:type="dxa"/>
          </w:tcPr>
          <w:p w14:paraId="4B426536" w14:textId="3096E6D5"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49C97DF2" w14:textId="77777777" w:rsidTr="00372823">
        <w:tc>
          <w:tcPr>
            <w:tcW w:w="1803" w:type="dxa"/>
          </w:tcPr>
          <w:p w14:paraId="08B99D8E" w14:textId="77777777" w:rsidR="004A7367" w:rsidRPr="004A7367" w:rsidRDefault="004A7367" w:rsidP="004A7367">
            <w:pPr>
              <w:pStyle w:val="ListParagraph"/>
              <w:numPr>
                <w:ilvl w:val="0"/>
                <w:numId w:val="63"/>
              </w:numPr>
              <w:bidi/>
              <w:jc w:val="center"/>
              <w:rPr>
                <w:rFonts w:cs="B Lotus"/>
                <w:rtl/>
              </w:rPr>
            </w:pPr>
          </w:p>
        </w:tc>
        <w:tc>
          <w:tcPr>
            <w:tcW w:w="1803" w:type="dxa"/>
          </w:tcPr>
          <w:p w14:paraId="5192941B" w14:textId="28224369" w:rsidR="004A7367" w:rsidRPr="004A7367" w:rsidRDefault="004A7367" w:rsidP="004A7367">
            <w:pPr>
              <w:jc w:val="center"/>
              <w:rPr>
                <w:rFonts w:cs="B Lotus"/>
                <w:sz w:val="28"/>
                <w:szCs w:val="28"/>
                <w:rtl/>
              </w:rPr>
            </w:pPr>
            <w:r w:rsidRPr="004A7367">
              <w:rPr>
                <w:rFonts w:cs="B Lotus"/>
                <w:rtl/>
              </w:rPr>
              <w:t>1789</w:t>
            </w:r>
          </w:p>
        </w:tc>
        <w:tc>
          <w:tcPr>
            <w:tcW w:w="1803" w:type="dxa"/>
          </w:tcPr>
          <w:p w14:paraId="7F48B6D5" w14:textId="4580D84E" w:rsidR="004A7367" w:rsidRPr="004A7367" w:rsidRDefault="004A7367" w:rsidP="004A7367">
            <w:pPr>
              <w:jc w:val="center"/>
              <w:rPr>
                <w:rFonts w:cs="B Lotus"/>
                <w:sz w:val="28"/>
                <w:szCs w:val="28"/>
                <w:rtl/>
              </w:rPr>
            </w:pPr>
            <w:r w:rsidRPr="004A7367">
              <w:rPr>
                <w:rFonts w:cs="B Lotus" w:hint="cs"/>
                <w:rtl/>
              </w:rPr>
              <w:t>نصیرشهر</w:t>
            </w:r>
          </w:p>
        </w:tc>
        <w:tc>
          <w:tcPr>
            <w:tcW w:w="1803" w:type="dxa"/>
          </w:tcPr>
          <w:p w14:paraId="239B0038" w14:textId="7AF6F4E9" w:rsidR="004A7367" w:rsidRPr="004A7367" w:rsidRDefault="004A7367" w:rsidP="004A7367">
            <w:pPr>
              <w:jc w:val="center"/>
              <w:rPr>
                <w:rFonts w:cs="B Lotus"/>
                <w:sz w:val="28"/>
                <w:szCs w:val="28"/>
                <w:rtl/>
              </w:rPr>
            </w:pPr>
            <w:r w:rsidRPr="004A7367">
              <w:rPr>
                <w:rFonts w:cs="B Lotus"/>
                <w:rtl/>
              </w:rPr>
              <w:t>9</w:t>
            </w:r>
          </w:p>
        </w:tc>
        <w:tc>
          <w:tcPr>
            <w:tcW w:w="1803" w:type="dxa"/>
          </w:tcPr>
          <w:p w14:paraId="0C641B1F" w14:textId="6F1E80E8"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5B76B181" w14:textId="77777777" w:rsidTr="00372823">
        <w:tc>
          <w:tcPr>
            <w:tcW w:w="1803" w:type="dxa"/>
          </w:tcPr>
          <w:p w14:paraId="0A202B07" w14:textId="77777777" w:rsidR="004A7367" w:rsidRPr="004A7367" w:rsidRDefault="004A7367" w:rsidP="004A7367">
            <w:pPr>
              <w:pStyle w:val="ListParagraph"/>
              <w:numPr>
                <w:ilvl w:val="0"/>
                <w:numId w:val="63"/>
              </w:numPr>
              <w:bidi/>
              <w:jc w:val="center"/>
              <w:rPr>
                <w:rFonts w:cs="B Lotus"/>
                <w:rtl/>
              </w:rPr>
            </w:pPr>
          </w:p>
        </w:tc>
        <w:tc>
          <w:tcPr>
            <w:tcW w:w="1803" w:type="dxa"/>
          </w:tcPr>
          <w:p w14:paraId="51F18BB3" w14:textId="004444A3" w:rsidR="004A7367" w:rsidRPr="004A7367" w:rsidRDefault="004A7367" w:rsidP="004A7367">
            <w:pPr>
              <w:jc w:val="center"/>
              <w:rPr>
                <w:rFonts w:cs="B Lotus"/>
                <w:sz w:val="28"/>
                <w:szCs w:val="28"/>
                <w:rtl/>
              </w:rPr>
            </w:pPr>
            <w:r w:rsidRPr="004A7367">
              <w:rPr>
                <w:rFonts w:cs="B Lotus"/>
                <w:rtl/>
              </w:rPr>
              <w:t>1790</w:t>
            </w:r>
          </w:p>
        </w:tc>
        <w:tc>
          <w:tcPr>
            <w:tcW w:w="1803" w:type="dxa"/>
          </w:tcPr>
          <w:p w14:paraId="3A892340" w14:textId="5609DA89" w:rsidR="004A7367" w:rsidRPr="004A7367" w:rsidRDefault="004A7367" w:rsidP="004A7367">
            <w:pPr>
              <w:jc w:val="center"/>
              <w:rPr>
                <w:rFonts w:cs="B Lotus"/>
                <w:sz w:val="28"/>
                <w:szCs w:val="28"/>
                <w:rtl/>
              </w:rPr>
            </w:pPr>
            <w:r w:rsidRPr="004A7367">
              <w:rPr>
                <w:rFonts w:cs="B Lotus" w:hint="cs"/>
                <w:rtl/>
              </w:rPr>
              <w:t>شریف</w:t>
            </w:r>
            <w:r w:rsidRPr="004A7367">
              <w:rPr>
                <w:rFonts w:cs="B Lotus"/>
                <w:rtl/>
              </w:rPr>
              <w:t xml:space="preserve"> </w:t>
            </w:r>
            <w:r w:rsidRPr="004A7367">
              <w:rPr>
                <w:rFonts w:cs="B Lotus" w:hint="cs"/>
                <w:rtl/>
              </w:rPr>
              <w:t>آباد</w:t>
            </w:r>
          </w:p>
        </w:tc>
        <w:tc>
          <w:tcPr>
            <w:tcW w:w="1803" w:type="dxa"/>
          </w:tcPr>
          <w:p w14:paraId="3A1A2432" w14:textId="531191E3" w:rsidR="004A7367" w:rsidRPr="004A7367" w:rsidRDefault="004A7367" w:rsidP="004A7367">
            <w:pPr>
              <w:jc w:val="center"/>
              <w:rPr>
                <w:rFonts w:cs="B Lotus"/>
                <w:sz w:val="28"/>
                <w:szCs w:val="28"/>
                <w:rtl/>
              </w:rPr>
            </w:pPr>
            <w:r w:rsidRPr="004A7367">
              <w:rPr>
                <w:rFonts w:cs="B Lotus"/>
                <w:rtl/>
              </w:rPr>
              <w:t>9</w:t>
            </w:r>
          </w:p>
        </w:tc>
        <w:tc>
          <w:tcPr>
            <w:tcW w:w="1803" w:type="dxa"/>
          </w:tcPr>
          <w:p w14:paraId="17EB52C1" w14:textId="64168AB4"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3BE1A797" w14:textId="77777777" w:rsidTr="00372823">
        <w:tc>
          <w:tcPr>
            <w:tcW w:w="1803" w:type="dxa"/>
          </w:tcPr>
          <w:p w14:paraId="41B272CF" w14:textId="77777777" w:rsidR="004A7367" w:rsidRPr="004A7367" w:rsidRDefault="004A7367" w:rsidP="004A7367">
            <w:pPr>
              <w:pStyle w:val="ListParagraph"/>
              <w:numPr>
                <w:ilvl w:val="0"/>
                <w:numId w:val="63"/>
              </w:numPr>
              <w:bidi/>
              <w:jc w:val="center"/>
              <w:rPr>
                <w:rFonts w:cs="B Lotus"/>
                <w:rtl/>
              </w:rPr>
            </w:pPr>
          </w:p>
        </w:tc>
        <w:tc>
          <w:tcPr>
            <w:tcW w:w="1803" w:type="dxa"/>
          </w:tcPr>
          <w:p w14:paraId="73848B49" w14:textId="4FD4020B" w:rsidR="004A7367" w:rsidRPr="004A7367" w:rsidRDefault="004A7367" w:rsidP="004A7367">
            <w:pPr>
              <w:jc w:val="center"/>
              <w:rPr>
                <w:rFonts w:cs="B Lotus"/>
                <w:sz w:val="28"/>
                <w:szCs w:val="28"/>
                <w:rtl/>
              </w:rPr>
            </w:pPr>
            <w:r w:rsidRPr="004A7367">
              <w:rPr>
                <w:rFonts w:cs="B Lotus"/>
                <w:rtl/>
              </w:rPr>
              <w:t>1791</w:t>
            </w:r>
          </w:p>
        </w:tc>
        <w:tc>
          <w:tcPr>
            <w:tcW w:w="1803" w:type="dxa"/>
          </w:tcPr>
          <w:p w14:paraId="3EE05F2A" w14:textId="135F33FE" w:rsidR="004A7367" w:rsidRPr="004A7367" w:rsidRDefault="004A7367" w:rsidP="004A7367">
            <w:pPr>
              <w:jc w:val="center"/>
              <w:rPr>
                <w:rFonts w:cs="B Lotus"/>
                <w:sz w:val="28"/>
                <w:szCs w:val="28"/>
                <w:rtl/>
              </w:rPr>
            </w:pPr>
            <w:r w:rsidRPr="004A7367">
              <w:rPr>
                <w:rFonts w:cs="B Lotus" w:hint="cs"/>
                <w:rtl/>
              </w:rPr>
              <w:t>فرون</w:t>
            </w:r>
            <w:r w:rsidRPr="004A7367">
              <w:rPr>
                <w:rFonts w:cs="B Lotus"/>
                <w:rtl/>
              </w:rPr>
              <w:t xml:space="preserve"> </w:t>
            </w:r>
            <w:r w:rsidRPr="004A7367">
              <w:rPr>
                <w:rFonts w:cs="B Lotus" w:hint="cs"/>
                <w:rtl/>
              </w:rPr>
              <w:t>آباد</w:t>
            </w:r>
          </w:p>
        </w:tc>
        <w:tc>
          <w:tcPr>
            <w:tcW w:w="1803" w:type="dxa"/>
          </w:tcPr>
          <w:p w14:paraId="40AF9A9C" w14:textId="465A6280" w:rsidR="004A7367" w:rsidRPr="004A7367" w:rsidRDefault="004A7367" w:rsidP="004A7367">
            <w:pPr>
              <w:jc w:val="center"/>
              <w:rPr>
                <w:rFonts w:cs="B Lotus"/>
                <w:sz w:val="28"/>
                <w:szCs w:val="28"/>
                <w:rtl/>
              </w:rPr>
            </w:pPr>
            <w:r w:rsidRPr="004A7367">
              <w:rPr>
                <w:rFonts w:cs="B Lotus"/>
                <w:rtl/>
              </w:rPr>
              <w:t>9</w:t>
            </w:r>
          </w:p>
        </w:tc>
        <w:tc>
          <w:tcPr>
            <w:tcW w:w="1803" w:type="dxa"/>
          </w:tcPr>
          <w:p w14:paraId="2BCB3009" w14:textId="1481B06E"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2442C513" w14:textId="77777777" w:rsidTr="00372823">
        <w:tc>
          <w:tcPr>
            <w:tcW w:w="1803" w:type="dxa"/>
          </w:tcPr>
          <w:p w14:paraId="5C051155" w14:textId="77777777" w:rsidR="004A7367" w:rsidRPr="004A7367" w:rsidRDefault="004A7367" w:rsidP="004A7367">
            <w:pPr>
              <w:pStyle w:val="ListParagraph"/>
              <w:numPr>
                <w:ilvl w:val="0"/>
                <w:numId w:val="63"/>
              </w:numPr>
              <w:bidi/>
              <w:jc w:val="center"/>
              <w:rPr>
                <w:rFonts w:cs="B Lotus"/>
                <w:rtl/>
              </w:rPr>
            </w:pPr>
          </w:p>
        </w:tc>
        <w:tc>
          <w:tcPr>
            <w:tcW w:w="1803" w:type="dxa"/>
          </w:tcPr>
          <w:p w14:paraId="5AE72BB0" w14:textId="4E5A1CF7" w:rsidR="004A7367" w:rsidRPr="004A7367" w:rsidRDefault="004A7367" w:rsidP="004A7367">
            <w:pPr>
              <w:jc w:val="center"/>
              <w:rPr>
                <w:rFonts w:cs="B Lotus"/>
                <w:sz w:val="28"/>
                <w:szCs w:val="28"/>
                <w:rtl/>
              </w:rPr>
            </w:pPr>
            <w:r w:rsidRPr="004A7367">
              <w:rPr>
                <w:rFonts w:cs="B Lotus"/>
                <w:rtl/>
              </w:rPr>
              <w:t>1792</w:t>
            </w:r>
          </w:p>
        </w:tc>
        <w:tc>
          <w:tcPr>
            <w:tcW w:w="1803" w:type="dxa"/>
          </w:tcPr>
          <w:p w14:paraId="7183E4FD" w14:textId="721601A0" w:rsidR="004A7367" w:rsidRPr="004A7367" w:rsidRDefault="004A7367" w:rsidP="004A7367">
            <w:pPr>
              <w:jc w:val="center"/>
              <w:rPr>
                <w:rFonts w:cs="B Lotus"/>
                <w:sz w:val="28"/>
                <w:szCs w:val="28"/>
                <w:rtl/>
              </w:rPr>
            </w:pPr>
            <w:r w:rsidRPr="004A7367">
              <w:rPr>
                <w:rFonts w:cs="B Lotus" w:hint="cs"/>
                <w:rtl/>
              </w:rPr>
              <w:t>ارجمند</w:t>
            </w:r>
          </w:p>
        </w:tc>
        <w:tc>
          <w:tcPr>
            <w:tcW w:w="1803" w:type="dxa"/>
          </w:tcPr>
          <w:p w14:paraId="6BF4A6E2" w14:textId="5149456B" w:rsidR="004A7367" w:rsidRPr="004A7367" w:rsidRDefault="004A7367" w:rsidP="004A7367">
            <w:pPr>
              <w:jc w:val="center"/>
              <w:rPr>
                <w:rFonts w:cs="B Lotus"/>
                <w:sz w:val="28"/>
                <w:szCs w:val="28"/>
                <w:rtl/>
              </w:rPr>
            </w:pPr>
            <w:r w:rsidRPr="004A7367">
              <w:rPr>
                <w:rFonts w:cs="B Lotus"/>
                <w:rtl/>
              </w:rPr>
              <w:t>9</w:t>
            </w:r>
          </w:p>
        </w:tc>
        <w:tc>
          <w:tcPr>
            <w:tcW w:w="1803" w:type="dxa"/>
          </w:tcPr>
          <w:p w14:paraId="23B31860" w14:textId="02F9021A"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5108C212" w14:textId="77777777" w:rsidTr="00372823">
        <w:tc>
          <w:tcPr>
            <w:tcW w:w="1803" w:type="dxa"/>
          </w:tcPr>
          <w:p w14:paraId="6EC8DE49" w14:textId="77777777" w:rsidR="004A7367" w:rsidRPr="004A7367" w:rsidRDefault="004A7367" w:rsidP="004A7367">
            <w:pPr>
              <w:pStyle w:val="ListParagraph"/>
              <w:numPr>
                <w:ilvl w:val="0"/>
                <w:numId w:val="63"/>
              </w:numPr>
              <w:bidi/>
              <w:jc w:val="center"/>
              <w:rPr>
                <w:rFonts w:cs="B Lotus"/>
                <w:rtl/>
              </w:rPr>
            </w:pPr>
          </w:p>
        </w:tc>
        <w:tc>
          <w:tcPr>
            <w:tcW w:w="1803" w:type="dxa"/>
          </w:tcPr>
          <w:p w14:paraId="308F1D14" w14:textId="25D245F6" w:rsidR="004A7367" w:rsidRPr="004A7367" w:rsidRDefault="004A7367" w:rsidP="004A7367">
            <w:pPr>
              <w:jc w:val="center"/>
              <w:rPr>
                <w:rFonts w:cs="B Lotus"/>
                <w:sz w:val="28"/>
                <w:szCs w:val="28"/>
                <w:rtl/>
              </w:rPr>
            </w:pPr>
            <w:r w:rsidRPr="004A7367">
              <w:rPr>
                <w:rFonts w:cs="B Lotus"/>
                <w:rtl/>
              </w:rPr>
              <w:t>1793</w:t>
            </w:r>
          </w:p>
        </w:tc>
        <w:tc>
          <w:tcPr>
            <w:tcW w:w="1803" w:type="dxa"/>
          </w:tcPr>
          <w:p w14:paraId="7D5B646D" w14:textId="0ED2AFC9" w:rsidR="004A7367" w:rsidRPr="004A7367" w:rsidRDefault="004A7367" w:rsidP="004A7367">
            <w:pPr>
              <w:jc w:val="center"/>
              <w:rPr>
                <w:rFonts w:cs="B Lotus"/>
                <w:sz w:val="28"/>
                <w:szCs w:val="28"/>
                <w:rtl/>
              </w:rPr>
            </w:pPr>
            <w:r w:rsidRPr="004A7367">
              <w:rPr>
                <w:rFonts w:cs="B Lotus" w:hint="cs"/>
                <w:rtl/>
              </w:rPr>
              <w:t>صالحیه</w:t>
            </w:r>
          </w:p>
        </w:tc>
        <w:tc>
          <w:tcPr>
            <w:tcW w:w="1803" w:type="dxa"/>
          </w:tcPr>
          <w:p w14:paraId="36289379" w14:textId="43AE6C17" w:rsidR="004A7367" w:rsidRPr="004A7367" w:rsidRDefault="004A7367" w:rsidP="004A7367">
            <w:pPr>
              <w:jc w:val="center"/>
              <w:rPr>
                <w:rFonts w:cs="B Lotus"/>
                <w:sz w:val="28"/>
                <w:szCs w:val="28"/>
                <w:rtl/>
              </w:rPr>
            </w:pPr>
            <w:r w:rsidRPr="004A7367">
              <w:rPr>
                <w:rFonts w:cs="B Lotus"/>
                <w:rtl/>
              </w:rPr>
              <w:t>9</w:t>
            </w:r>
          </w:p>
        </w:tc>
        <w:tc>
          <w:tcPr>
            <w:tcW w:w="1803" w:type="dxa"/>
          </w:tcPr>
          <w:p w14:paraId="4DAE55C2" w14:textId="15757F6E" w:rsidR="004A7367" w:rsidRPr="004A7367" w:rsidRDefault="004A7367" w:rsidP="004A7367">
            <w:pPr>
              <w:jc w:val="center"/>
              <w:rPr>
                <w:rFonts w:cs="B Lotus"/>
                <w:sz w:val="28"/>
                <w:szCs w:val="28"/>
                <w:rtl/>
              </w:rPr>
            </w:pPr>
            <w:r w:rsidRPr="004A7367">
              <w:rPr>
                <w:rFonts w:cs="B Lotus" w:hint="cs"/>
                <w:rtl/>
              </w:rPr>
              <w:t>تهران</w:t>
            </w:r>
          </w:p>
        </w:tc>
      </w:tr>
      <w:tr w:rsidR="004A7367" w:rsidRPr="004A7367" w14:paraId="69DAD5E6" w14:textId="77777777" w:rsidTr="00372823">
        <w:tc>
          <w:tcPr>
            <w:tcW w:w="1803" w:type="dxa"/>
          </w:tcPr>
          <w:p w14:paraId="686D9C18" w14:textId="77777777" w:rsidR="004A7367" w:rsidRPr="004A7367" w:rsidRDefault="004A7367" w:rsidP="004A7367">
            <w:pPr>
              <w:pStyle w:val="ListParagraph"/>
              <w:numPr>
                <w:ilvl w:val="0"/>
                <w:numId w:val="63"/>
              </w:numPr>
              <w:bidi/>
              <w:jc w:val="center"/>
              <w:rPr>
                <w:rFonts w:cs="B Lotus"/>
                <w:rtl/>
              </w:rPr>
            </w:pPr>
          </w:p>
        </w:tc>
        <w:tc>
          <w:tcPr>
            <w:tcW w:w="1803" w:type="dxa"/>
          </w:tcPr>
          <w:p w14:paraId="580A064D" w14:textId="57A666F7" w:rsidR="004A7367" w:rsidRPr="004A7367" w:rsidRDefault="004A7367" w:rsidP="004A7367">
            <w:pPr>
              <w:jc w:val="center"/>
              <w:rPr>
                <w:rFonts w:cs="B Lotus"/>
                <w:sz w:val="28"/>
                <w:szCs w:val="28"/>
                <w:rtl/>
              </w:rPr>
            </w:pPr>
            <w:r w:rsidRPr="004A7367">
              <w:rPr>
                <w:rFonts w:cs="B Lotus"/>
                <w:rtl/>
              </w:rPr>
              <w:t>160</w:t>
            </w:r>
          </w:p>
        </w:tc>
        <w:tc>
          <w:tcPr>
            <w:tcW w:w="1803" w:type="dxa"/>
          </w:tcPr>
          <w:p w14:paraId="13A0A90B" w14:textId="25C900ED" w:rsidR="004A7367" w:rsidRPr="004A7367" w:rsidRDefault="004A7367" w:rsidP="004A7367">
            <w:pPr>
              <w:jc w:val="center"/>
              <w:rPr>
                <w:rFonts w:cs="B Lotus"/>
                <w:sz w:val="28"/>
                <w:szCs w:val="28"/>
                <w:rtl/>
              </w:rPr>
            </w:pPr>
            <w:r w:rsidRPr="004A7367">
              <w:rPr>
                <w:rFonts w:cs="B Lotus" w:hint="cs"/>
                <w:rtl/>
              </w:rPr>
              <w:t>شهرکرد</w:t>
            </w:r>
          </w:p>
        </w:tc>
        <w:tc>
          <w:tcPr>
            <w:tcW w:w="1803" w:type="dxa"/>
          </w:tcPr>
          <w:p w14:paraId="1581C225" w14:textId="2B354CDB" w:rsidR="004A7367" w:rsidRPr="004A7367" w:rsidRDefault="004A7367" w:rsidP="004A7367">
            <w:pPr>
              <w:jc w:val="center"/>
              <w:rPr>
                <w:rFonts w:cs="B Lotus"/>
                <w:sz w:val="28"/>
                <w:szCs w:val="28"/>
                <w:rtl/>
              </w:rPr>
            </w:pPr>
            <w:r w:rsidRPr="004A7367">
              <w:rPr>
                <w:rFonts w:cs="B Lotus"/>
                <w:rtl/>
              </w:rPr>
              <w:t>10</w:t>
            </w:r>
          </w:p>
        </w:tc>
        <w:tc>
          <w:tcPr>
            <w:tcW w:w="1803" w:type="dxa"/>
          </w:tcPr>
          <w:p w14:paraId="2E01D34B" w14:textId="36D22F59"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0F95510E" w14:textId="77777777" w:rsidTr="00372823">
        <w:tc>
          <w:tcPr>
            <w:tcW w:w="1803" w:type="dxa"/>
          </w:tcPr>
          <w:p w14:paraId="2FA7C119" w14:textId="77777777" w:rsidR="004A7367" w:rsidRPr="004A7367" w:rsidRDefault="004A7367" w:rsidP="004A7367">
            <w:pPr>
              <w:pStyle w:val="ListParagraph"/>
              <w:numPr>
                <w:ilvl w:val="0"/>
                <w:numId w:val="63"/>
              </w:numPr>
              <w:bidi/>
              <w:jc w:val="center"/>
              <w:rPr>
                <w:rFonts w:cs="B Lotus"/>
                <w:rtl/>
              </w:rPr>
            </w:pPr>
          </w:p>
        </w:tc>
        <w:tc>
          <w:tcPr>
            <w:tcW w:w="1803" w:type="dxa"/>
          </w:tcPr>
          <w:p w14:paraId="0B4CB791" w14:textId="386F2F3E" w:rsidR="004A7367" w:rsidRPr="004A7367" w:rsidRDefault="004A7367" w:rsidP="004A7367">
            <w:pPr>
              <w:jc w:val="center"/>
              <w:rPr>
                <w:rFonts w:cs="B Lotus"/>
                <w:sz w:val="28"/>
                <w:szCs w:val="28"/>
                <w:rtl/>
              </w:rPr>
            </w:pPr>
            <w:r w:rsidRPr="004A7367">
              <w:rPr>
                <w:rFonts w:cs="B Lotus"/>
                <w:rtl/>
              </w:rPr>
              <w:t>161</w:t>
            </w:r>
          </w:p>
        </w:tc>
        <w:tc>
          <w:tcPr>
            <w:tcW w:w="1803" w:type="dxa"/>
          </w:tcPr>
          <w:p w14:paraId="192AF571" w14:textId="1C74230F" w:rsidR="004A7367" w:rsidRPr="004A7367" w:rsidRDefault="004A7367" w:rsidP="004A7367">
            <w:pPr>
              <w:jc w:val="center"/>
              <w:rPr>
                <w:rFonts w:cs="B Lotus"/>
                <w:sz w:val="28"/>
                <w:szCs w:val="28"/>
                <w:rtl/>
              </w:rPr>
            </w:pPr>
            <w:r w:rsidRPr="004A7367">
              <w:rPr>
                <w:rFonts w:cs="B Lotus" w:hint="cs"/>
                <w:rtl/>
              </w:rPr>
              <w:t>فرخ</w:t>
            </w:r>
            <w:r w:rsidRPr="004A7367">
              <w:rPr>
                <w:rFonts w:cs="B Lotus"/>
                <w:rtl/>
              </w:rPr>
              <w:t xml:space="preserve"> </w:t>
            </w:r>
            <w:r w:rsidRPr="004A7367">
              <w:rPr>
                <w:rFonts w:cs="B Lotus" w:hint="cs"/>
                <w:rtl/>
              </w:rPr>
              <w:t>شهر</w:t>
            </w:r>
          </w:p>
        </w:tc>
        <w:tc>
          <w:tcPr>
            <w:tcW w:w="1803" w:type="dxa"/>
          </w:tcPr>
          <w:p w14:paraId="2016B9A2" w14:textId="2E71BF81" w:rsidR="004A7367" w:rsidRPr="004A7367" w:rsidRDefault="004A7367" w:rsidP="004A7367">
            <w:pPr>
              <w:jc w:val="center"/>
              <w:rPr>
                <w:rFonts w:cs="B Lotus"/>
                <w:sz w:val="28"/>
                <w:szCs w:val="28"/>
                <w:rtl/>
              </w:rPr>
            </w:pPr>
            <w:r w:rsidRPr="004A7367">
              <w:rPr>
                <w:rFonts w:cs="B Lotus"/>
                <w:rtl/>
              </w:rPr>
              <w:t>10</w:t>
            </w:r>
          </w:p>
        </w:tc>
        <w:tc>
          <w:tcPr>
            <w:tcW w:w="1803" w:type="dxa"/>
          </w:tcPr>
          <w:p w14:paraId="22DC3D91" w14:textId="5CCC9586"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269E98E5" w14:textId="77777777" w:rsidTr="00372823">
        <w:tc>
          <w:tcPr>
            <w:tcW w:w="1803" w:type="dxa"/>
          </w:tcPr>
          <w:p w14:paraId="258B837E" w14:textId="77777777" w:rsidR="004A7367" w:rsidRPr="004A7367" w:rsidRDefault="004A7367" w:rsidP="004A7367">
            <w:pPr>
              <w:pStyle w:val="ListParagraph"/>
              <w:numPr>
                <w:ilvl w:val="0"/>
                <w:numId w:val="63"/>
              </w:numPr>
              <w:bidi/>
              <w:jc w:val="center"/>
              <w:rPr>
                <w:rFonts w:cs="B Lotus"/>
                <w:rtl/>
              </w:rPr>
            </w:pPr>
          </w:p>
        </w:tc>
        <w:tc>
          <w:tcPr>
            <w:tcW w:w="1803" w:type="dxa"/>
          </w:tcPr>
          <w:p w14:paraId="6E534ED7" w14:textId="2F911178" w:rsidR="004A7367" w:rsidRPr="004A7367" w:rsidRDefault="004A7367" w:rsidP="004A7367">
            <w:pPr>
              <w:jc w:val="center"/>
              <w:rPr>
                <w:rFonts w:cs="B Lotus"/>
                <w:sz w:val="28"/>
                <w:szCs w:val="28"/>
                <w:rtl/>
              </w:rPr>
            </w:pPr>
            <w:r w:rsidRPr="004A7367">
              <w:rPr>
                <w:rFonts w:cs="B Lotus"/>
                <w:rtl/>
              </w:rPr>
              <w:t>162</w:t>
            </w:r>
          </w:p>
        </w:tc>
        <w:tc>
          <w:tcPr>
            <w:tcW w:w="1803" w:type="dxa"/>
          </w:tcPr>
          <w:p w14:paraId="0D047642" w14:textId="6B57EFA0" w:rsidR="004A7367" w:rsidRPr="004A7367" w:rsidRDefault="004A7367" w:rsidP="004A7367">
            <w:pPr>
              <w:jc w:val="center"/>
              <w:rPr>
                <w:rFonts w:cs="B Lotus"/>
                <w:sz w:val="28"/>
                <w:szCs w:val="28"/>
                <w:rtl/>
              </w:rPr>
            </w:pPr>
            <w:r w:rsidRPr="004A7367">
              <w:rPr>
                <w:rFonts w:cs="B Lotus" w:hint="cs"/>
                <w:rtl/>
              </w:rPr>
              <w:t>بروجن</w:t>
            </w:r>
          </w:p>
        </w:tc>
        <w:tc>
          <w:tcPr>
            <w:tcW w:w="1803" w:type="dxa"/>
          </w:tcPr>
          <w:p w14:paraId="7F398808" w14:textId="2790AE75" w:rsidR="004A7367" w:rsidRPr="004A7367" w:rsidRDefault="004A7367" w:rsidP="004A7367">
            <w:pPr>
              <w:jc w:val="center"/>
              <w:rPr>
                <w:rFonts w:cs="B Lotus"/>
                <w:sz w:val="28"/>
                <w:szCs w:val="28"/>
                <w:rtl/>
              </w:rPr>
            </w:pPr>
            <w:r w:rsidRPr="004A7367">
              <w:rPr>
                <w:rFonts w:cs="B Lotus"/>
                <w:rtl/>
              </w:rPr>
              <w:t>10</w:t>
            </w:r>
          </w:p>
        </w:tc>
        <w:tc>
          <w:tcPr>
            <w:tcW w:w="1803" w:type="dxa"/>
          </w:tcPr>
          <w:p w14:paraId="5D2494BD" w14:textId="7481968B"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34F2FE11" w14:textId="77777777" w:rsidTr="00372823">
        <w:tc>
          <w:tcPr>
            <w:tcW w:w="1803" w:type="dxa"/>
          </w:tcPr>
          <w:p w14:paraId="5F58691D" w14:textId="77777777" w:rsidR="004A7367" w:rsidRPr="004A7367" w:rsidRDefault="004A7367" w:rsidP="004A7367">
            <w:pPr>
              <w:pStyle w:val="ListParagraph"/>
              <w:numPr>
                <w:ilvl w:val="0"/>
                <w:numId w:val="63"/>
              </w:numPr>
              <w:bidi/>
              <w:jc w:val="center"/>
              <w:rPr>
                <w:rFonts w:cs="B Lotus"/>
                <w:rtl/>
              </w:rPr>
            </w:pPr>
          </w:p>
        </w:tc>
        <w:tc>
          <w:tcPr>
            <w:tcW w:w="1803" w:type="dxa"/>
          </w:tcPr>
          <w:p w14:paraId="2D5C55B2" w14:textId="2A793CBF" w:rsidR="004A7367" w:rsidRPr="004A7367" w:rsidRDefault="004A7367" w:rsidP="004A7367">
            <w:pPr>
              <w:jc w:val="center"/>
              <w:rPr>
                <w:rFonts w:cs="B Lotus"/>
                <w:sz w:val="28"/>
                <w:szCs w:val="28"/>
                <w:rtl/>
              </w:rPr>
            </w:pPr>
            <w:r w:rsidRPr="004A7367">
              <w:rPr>
                <w:rFonts w:cs="B Lotus"/>
                <w:rtl/>
              </w:rPr>
              <w:t>163</w:t>
            </w:r>
          </w:p>
        </w:tc>
        <w:tc>
          <w:tcPr>
            <w:tcW w:w="1803" w:type="dxa"/>
          </w:tcPr>
          <w:p w14:paraId="4A505299" w14:textId="081C34BF" w:rsidR="004A7367" w:rsidRPr="004A7367" w:rsidRDefault="004A7367" w:rsidP="004A7367">
            <w:pPr>
              <w:jc w:val="center"/>
              <w:rPr>
                <w:rFonts w:cs="B Lotus"/>
                <w:sz w:val="28"/>
                <w:szCs w:val="28"/>
                <w:rtl/>
              </w:rPr>
            </w:pPr>
            <w:r w:rsidRPr="004A7367">
              <w:rPr>
                <w:rFonts w:cs="B Lotus" w:hint="cs"/>
                <w:rtl/>
              </w:rPr>
              <w:t>بن</w:t>
            </w:r>
          </w:p>
        </w:tc>
        <w:tc>
          <w:tcPr>
            <w:tcW w:w="1803" w:type="dxa"/>
          </w:tcPr>
          <w:p w14:paraId="067D959F" w14:textId="3D203032" w:rsidR="004A7367" w:rsidRPr="004A7367" w:rsidRDefault="004A7367" w:rsidP="004A7367">
            <w:pPr>
              <w:jc w:val="center"/>
              <w:rPr>
                <w:rFonts w:cs="B Lotus"/>
                <w:sz w:val="28"/>
                <w:szCs w:val="28"/>
                <w:rtl/>
              </w:rPr>
            </w:pPr>
            <w:r w:rsidRPr="004A7367">
              <w:rPr>
                <w:rFonts w:cs="B Lotus"/>
                <w:rtl/>
              </w:rPr>
              <w:t>10</w:t>
            </w:r>
          </w:p>
        </w:tc>
        <w:tc>
          <w:tcPr>
            <w:tcW w:w="1803" w:type="dxa"/>
          </w:tcPr>
          <w:p w14:paraId="1AE1A6AB" w14:textId="16E5B978"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1C7F3109" w14:textId="77777777" w:rsidTr="00372823">
        <w:tc>
          <w:tcPr>
            <w:tcW w:w="1803" w:type="dxa"/>
          </w:tcPr>
          <w:p w14:paraId="7BDA5450" w14:textId="77777777" w:rsidR="004A7367" w:rsidRPr="004A7367" w:rsidRDefault="004A7367" w:rsidP="004A7367">
            <w:pPr>
              <w:pStyle w:val="ListParagraph"/>
              <w:numPr>
                <w:ilvl w:val="0"/>
                <w:numId w:val="63"/>
              </w:numPr>
              <w:bidi/>
              <w:jc w:val="center"/>
              <w:rPr>
                <w:rFonts w:cs="B Lotus"/>
                <w:rtl/>
              </w:rPr>
            </w:pPr>
          </w:p>
        </w:tc>
        <w:tc>
          <w:tcPr>
            <w:tcW w:w="1803" w:type="dxa"/>
          </w:tcPr>
          <w:p w14:paraId="69099888" w14:textId="0608F921" w:rsidR="004A7367" w:rsidRPr="004A7367" w:rsidRDefault="004A7367" w:rsidP="004A7367">
            <w:pPr>
              <w:jc w:val="center"/>
              <w:rPr>
                <w:rFonts w:cs="B Lotus"/>
                <w:sz w:val="28"/>
                <w:szCs w:val="28"/>
                <w:rtl/>
              </w:rPr>
            </w:pPr>
            <w:r w:rsidRPr="004A7367">
              <w:rPr>
                <w:rFonts w:cs="B Lotus"/>
                <w:rtl/>
              </w:rPr>
              <w:t>164</w:t>
            </w:r>
          </w:p>
        </w:tc>
        <w:tc>
          <w:tcPr>
            <w:tcW w:w="1803" w:type="dxa"/>
          </w:tcPr>
          <w:p w14:paraId="302D88C0" w14:textId="214A13DF" w:rsidR="004A7367" w:rsidRPr="004A7367" w:rsidRDefault="004A7367" w:rsidP="004A7367">
            <w:pPr>
              <w:jc w:val="center"/>
              <w:rPr>
                <w:rFonts w:cs="B Lotus"/>
                <w:sz w:val="28"/>
                <w:szCs w:val="28"/>
                <w:rtl/>
              </w:rPr>
            </w:pPr>
            <w:r w:rsidRPr="004A7367">
              <w:rPr>
                <w:rFonts w:cs="B Lotus" w:hint="cs"/>
                <w:rtl/>
              </w:rPr>
              <w:t>لردگان</w:t>
            </w:r>
          </w:p>
        </w:tc>
        <w:tc>
          <w:tcPr>
            <w:tcW w:w="1803" w:type="dxa"/>
          </w:tcPr>
          <w:p w14:paraId="5DE40471" w14:textId="31E92449" w:rsidR="004A7367" w:rsidRPr="004A7367" w:rsidRDefault="004A7367" w:rsidP="004A7367">
            <w:pPr>
              <w:jc w:val="center"/>
              <w:rPr>
                <w:rFonts w:cs="B Lotus"/>
                <w:sz w:val="28"/>
                <w:szCs w:val="28"/>
                <w:rtl/>
              </w:rPr>
            </w:pPr>
            <w:r w:rsidRPr="004A7367">
              <w:rPr>
                <w:rFonts w:cs="B Lotus"/>
                <w:rtl/>
              </w:rPr>
              <w:t>10</w:t>
            </w:r>
          </w:p>
        </w:tc>
        <w:tc>
          <w:tcPr>
            <w:tcW w:w="1803" w:type="dxa"/>
          </w:tcPr>
          <w:p w14:paraId="0F8B42F6" w14:textId="5821C8EE"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3D71AB41" w14:textId="77777777" w:rsidTr="00372823">
        <w:tc>
          <w:tcPr>
            <w:tcW w:w="1803" w:type="dxa"/>
          </w:tcPr>
          <w:p w14:paraId="41F26D6B" w14:textId="77777777" w:rsidR="004A7367" w:rsidRPr="004A7367" w:rsidRDefault="004A7367" w:rsidP="004A7367">
            <w:pPr>
              <w:pStyle w:val="ListParagraph"/>
              <w:numPr>
                <w:ilvl w:val="0"/>
                <w:numId w:val="63"/>
              </w:numPr>
              <w:bidi/>
              <w:jc w:val="center"/>
              <w:rPr>
                <w:rFonts w:cs="B Lotus"/>
                <w:rtl/>
              </w:rPr>
            </w:pPr>
          </w:p>
        </w:tc>
        <w:tc>
          <w:tcPr>
            <w:tcW w:w="1803" w:type="dxa"/>
          </w:tcPr>
          <w:p w14:paraId="5688ECA0" w14:textId="23262615" w:rsidR="004A7367" w:rsidRPr="004A7367" w:rsidRDefault="004A7367" w:rsidP="004A7367">
            <w:pPr>
              <w:jc w:val="center"/>
              <w:rPr>
                <w:rFonts w:cs="B Lotus"/>
                <w:sz w:val="28"/>
                <w:szCs w:val="28"/>
                <w:rtl/>
              </w:rPr>
            </w:pPr>
            <w:r w:rsidRPr="004A7367">
              <w:rPr>
                <w:rFonts w:cs="B Lotus"/>
                <w:rtl/>
              </w:rPr>
              <w:t>165</w:t>
            </w:r>
          </w:p>
        </w:tc>
        <w:tc>
          <w:tcPr>
            <w:tcW w:w="1803" w:type="dxa"/>
          </w:tcPr>
          <w:p w14:paraId="5DEAA578" w14:textId="098FC262" w:rsidR="004A7367" w:rsidRPr="004A7367" w:rsidRDefault="004A7367" w:rsidP="004A7367">
            <w:pPr>
              <w:jc w:val="center"/>
              <w:rPr>
                <w:rFonts w:cs="B Lotus"/>
                <w:sz w:val="28"/>
                <w:szCs w:val="28"/>
                <w:rtl/>
              </w:rPr>
            </w:pPr>
            <w:r w:rsidRPr="004A7367">
              <w:rPr>
                <w:rFonts w:cs="B Lotus" w:hint="cs"/>
                <w:rtl/>
              </w:rPr>
              <w:t>فارسان</w:t>
            </w:r>
          </w:p>
        </w:tc>
        <w:tc>
          <w:tcPr>
            <w:tcW w:w="1803" w:type="dxa"/>
          </w:tcPr>
          <w:p w14:paraId="0DDAC34A" w14:textId="6B20D967" w:rsidR="004A7367" w:rsidRPr="004A7367" w:rsidRDefault="004A7367" w:rsidP="004A7367">
            <w:pPr>
              <w:jc w:val="center"/>
              <w:rPr>
                <w:rFonts w:cs="B Lotus"/>
                <w:sz w:val="28"/>
                <w:szCs w:val="28"/>
                <w:rtl/>
              </w:rPr>
            </w:pPr>
            <w:r w:rsidRPr="004A7367">
              <w:rPr>
                <w:rFonts w:cs="B Lotus"/>
                <w:rtl/>
              </w:rPr>
              <w:t>10</w:t>
            </w:r>
          </w:p>
        </w:tc>
        <w:tc>
          <w:tcPr>
            <w:tcW w:w="1803" w:type="dxa"/>
          </w:tcPr>
          <w:p w14:paraId="1C82A76E" w14:textId="66414046"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06B894E9" w14:textId="77777777" w:rsidTr="00372823">
        <w:tc>
          <w:tcPr>
            <w:tcW w:w="1803" w:type="dxa"/>
          </w:tcPr>
          <w:p w14:paraId="51B28CEC" w14:textId="77777777" w:rsidR="004A7367" w:rsidRPr="004A7367" w:rsidRDefault="004A7367" w:rsidP="004A7367">
            <w:pPr>
              <w:pStyle w:val="ListParagraph"/>
              <w:numPr>
                <w:ilvl w:val="0"/>
                <w:numId w:val="63"/>
              </w:numPr>
              <w:bidi/>
              <w:jc w:val="center"/>
              <w:rPr>
                <w:rFonts w:cs="B Lotus"/>
                <w:rtl/>
              </w:rPr>
            </w:pPr>
          </w:p>
        </w:tc>
        <w:tc>
          <w:tcPr>
            <w:tcW w:w="1803" w:type="dxa"/>
          </w:tcPr>
          <w:p w14:paraId="4CC3A2D2" w14:textId="704BA102" w:rsidR="004A7367" w:rsidRPr="004A7367" w:rsidRDefault="004A7367" w:rsidP="004A7367">
            <w:pPr>
              <w:jc w:val="center"/>
              <w:rPr>
                <w:rFonts w:cs="B Lotus"/>
                <w:sz w:val="28"/>
                <w:szCs w:val="28"/>
                <w:rtl/>
              </w:rPr>
            </w:pPr>
            <w:r w:rsidRPr="004A7367">
              <w:rPr>
                <w:rFonts w:cs="B Lotus"/>
                <w:rtl/>
              </w:rPr>
              <w:t>166</w:t>
            </w:r>
          </w:p>
        </w:tc>
        <w:tc>
          <w:tcPr>
            <w:tcW w:w="1803" w:type="dxa"/>
          </w:tcPr>
          <w:p w14:paraId="084A33B3" w14:textId="206CB2EE" w:rsidR="004A7367" w:rsidRPr="004A7367" w:rsidRDefault="004A7367" w:rsidP="004A7367">
            <w:pPr>
              <w:jc w:val="center"/>
              <w:rPr>
                <w:rFonts w:cs="B Lotus"/>
                <w:sz w:val="28"/>
                <w:szCs w:val="28"/>
                <w:rtl/>
              </w:rPr>
            </w:pPr>
            <w:r w:rsidRPr="004A7367">
              <w:rPr>
                <w:rFonts w:cs="B Lotus" w:hint="cs"/>
                <w:rtl/>
              </w:rPr>
              <w:t>سامان</w:t>
            </w:r>
          </w:p>
        </w:tc>
        <w:tc>
          <w:tcPr>
            <w:tcW w:w="1803" w:type="dxa"/>
          </w:tcPr>
          <w:p w14:paraId="21AE129A" w14:textId="051908D7" w:rsidR="004A7367" w:rsidRPr="004A7367" w:rsidRDefault="004A7367" w:rsidP="004A7367">
            <w:pPr>
              <w:jc w:val="center"/>
              <w:rPr>
                <w:rFonts w:cs="B Lotus"/>
                <w:sz w:val="28"/>
                <w:szCs w:val="28"/>
                <w:rtl/>
              </w:rPr>
            </w:pPr>
            <w:r w:rsidRPr="004A7367">
              <w:rPr>
                <w:rFonts w:cs="B Lotus"/>
                <w:rtl/>
              </w:rPr>
              <w:t>10</w:t>
            </w:r>
          </w:p>
        </w:tc>
        <w:tc>
          <w:tcPr>
            <w:tcW w:w="1803" w:type="dxa"/>
          </w:tcPr>
          <w:p w14:paraId="2E0C56BE" w14:textId="2C74D24F"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73657565" w14:textId="77777777" w:rsidTr="00372823">
        <w:tc>
          <w:tcPr>
            <w:tcW w:w="1803" w:type="dxa"/>
          </w:tcPr>
          <w:p w14:paraId="10342ADE" w14:textId="77777777" w:rsidR="004A7367" w:rsidRPr="004A7367" w:rsidRDefault="004A7367" w:rsidP="004A7367">
            <w:pPr>
              <w:pStyle w:val="ListParagraph"/>
              <w:numPr>
                <w:ilvl w:val="0"/>
                <w:numId w:val="63"/>
              </w:numPr>
              <w:bidi/>
              <w:jc w:val="center"/>
              <w:rPr>
                <w:rFonts w:cs="B Lotus"/>
                <w:rtl/>
              </w:rPr>
            </w:pPr>
          </w:p>
        </w:tc>
        <w:tc>
          <w:tcPr>
            <w:tcW w:w="1803" w:type="dxa"/>
          </w:tcPr>
          <w:p w14:paraId="7235711A" w14:textId="18B4EF01" w:rsidR="004A7367" w:rsidRPr="004A7367" w:rsidRDefault="004A7367" w:rsidP="004A7367">
            <w:pPr>
              <w:jc w:val="center"/>
              <w:rPr>
                <w:rFonts w:cs="B Lotus"/>
                <w:sz w:val="28"/>
                <w:szCs w:val="28"/>
                <w:rtl/>
              </w:rPr>
            </w:pPr>
            <w:r w:rsidRPr="004A7367">
              <w:rPr>
                <w:rFonts w:cs="B Lotus"/>
                <w:rtl/>
              </w:rPr>
              <w:t>167</w:t>
            </w:r>
          </w:p>
        </w:tc>
        <w:tc>
          <w:tcPr>
            <w:tcW w:w="1803" w:type="dxa"/>
          </w:tcPr>
          <w:p w14:paraId="0740F712" w14:textId="7041A5B8" w:rsidR="004A7367" w:rsidRPr="004A7367" w:rsidRDefault="004A7367" w:rsidP="004A7367">
            <w:pPr>
              <w:jc w:val="center"/>
              <w:rPr>
                <w:rFonts w:cs="B Lotus"/>
                <w:sz w:val="28"/>
                <w:szCs w:val="28"/>
                <w:rtl/>
              </w:rPr>
            </w:pPr>
            <w:r w:rsidRPr="004A7367">
              <w:rPr>
                <w:rFonts w:cs="B Lotus" w:hint="cs"/>
                <w:rtl/>
              </w:rPr>
              <w:t>شهر</w:t>
            </w:r>
            <w:r w:rsidRPr="004A7367">
              <w:rPr>
                <w:rFonts w:cs="B Lotus"/>
                <w:rtl/>
              </w:rPr>
              <w:t xml:space="preserve"> </w:t>
            </w:r>
            <w:r w:rsidRPr="004A7367">
              <w:rPr>
                <w:rFonts w:cs="B Lotus" w:hint="cs"/>
                <w:rtl/>
              </w:rPr>
              <w:t>کیان</w:t>
            </w:r>
          </w:p>
        </w:tc>
        <w:tc>
          <w:tcPr>
            <w:tcW w:w="1803" w:type="dxa"/>
          </w:tcPr>
          <w:p w14:paraId="6253347F" w14:textId="217F7211" w:rsidR="004A7367" w:rsidRPr="004A7367" w:rsidRDefault="004A7367" w:rsidP="004A7367">
            <w:pPr>
              <w:jc w:val="center"/>
              <w:rPr>
                <w:rFonts w:cs="B Lotus"/>
                <w:sz w:val="28"/>
                <w:szCs w:val="28"/>
                <w:rtl/>
              </w:rPr>
            </w:pPr>
            <w:r w:rsidRPr="004A7367">
              <w:rPr>
                <w:rFonts w:cs="B Lotus"/>
                <w:rtl/>
              </w:rPr>
              <w:t>10</w:t>
            </w:r>
          </w:p>
        </w:tc>
        <w:tc>
          <w:tcPr>
            <w:tcW w:w="1803" w:type="dxa"/>
          </w:tcPr>
          <w:p w14:paraId="2D11C680" w14:textId="3147B125"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6CE52A62" w14:textId="77777777" w:rsidTr="00372823">
        <w:tc>
          <w:tcPr>
            <w:tcW w:w="1803" w:type="dxa"/>
          </w:tcPr>
          <w:p w14:paraId="61ADD6B9" w14:textId="77777777" w:rsidR="004A7367" w:rsidRPr="004A7367" w:rsidRDefault="004A7367" w:rsidP="004A7367">
            <w:pPr>
              <w:pStyle w:val="ListParagraph"/>
              <w:numPr>
                <w:ilvl w:val="0"/>
                <w:numId w:val="63"/>
              </w:numPr>
              <w:bidi/>
              <w:jc w:val="center"/>
              <w:rPr>
                <w:rFonts w:cs="B Lotus"/>
                <w:rtl/>
              </w:rPr>
            </w:pPr>
          </w:p>
        </w:tc>
        <w:tc>
          <w:tcPr>
            <w:tcW w:w="1803" w:type="dxa"/>
          </w:tcPr>
          <w:p w14:paraId="16559AE8" w14:textId="2663B069" w:rsidR="004A7367" w:rsidRPr="004A7367" w:rsidRDefault="004A7367" w:rsidP="004A7367">
            <w:pPr>
              <w:jc w:val="center"/>
              <w:rPr>
                <w:rFonts w:cs="B Lotus"/>
                <w:sz w:val="28"/>
                <w:szCs w:val="28"/>
                <w:rtl/>
              </w:rPr>
            </w:pPr>
            <w:r w:rsidRPr="004A7367">
              <w:rPr>
                <w:rFonts w:cs="B Lotus"/>
                <w:rtl/>
              </w:rPr>
              <w:t>168</w:t>
            </w:r>
          </w:p>
        </w:tc>
        <w:tc>
          <w:tcPr>
            <w:tcW w:w="1803" w:type="dxa"/>
          </w:tcPr>
          <w:p w14:paraId="6D246974" w14:textId="5973690F" w:rsidR="004A7367" w:rsidRPr="004A7367" w:rsidRDefault="004A7367" w:rsidP="004A7367">
            <w:pPr>
              <w:jc w:val="center"/>
              <w:rPr>
                <w:rFonts w:cs="B Lotus"/>
                <w:sz w:val="28"/>
                <w:szCs w:val="28"/>
                <w:rtl/>
              </w:rPr>
            </w:pPr>
            <w:r w:rsidRPr="004A7367">
              <w:rPr>
                <w:rFonts w:cs="B Lotus" w:hint="cs"/>
                <w:rtl/>
              </w:rPr>
              <w:t>سورشجان</w:t>
            </w:r>
          </w:p>
        </w:tc>
        <w:tc>
          <w:tcPr>
            <w:tcW w:w="1803" w:type="dxa"/>
          </w:tcPr>
          <w:p w14:paraId="28EE89AB" w14:textId="3B925824" w:rsidR="004A7367" w:rsidRPr="004A7367" w:rsidRDefault="004A7367" w:rsidP="004A7367">
            <w:pPr>
              <w:jc w:val="center"/>
              <w:rPr>
                <w:rFonts w:cs="B Lotus"/>
                <w:sz w:val="28"/>
                <w:szCs w:val="28"/>
                <w:rtl/>
              </w:rPr>
            </w:pPr>
            <w:r w:rsidRPr="004A7367">
              <w:rPr>
                <w:rFonts w:cs="B Lotus"/>
                <w:rtl/>
              </w:rPr>
              <w:t>10</w:t>
            </w:r>
          </w:p>
        </w:tc>
        <w:tc>
          <w:tcPr>
            <w:tcW w:w="1803" w:type="dxa"/>
          </w:tcPr>
          <w:p w14:paraId="622428C8" w14:textId="784C21EF"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3E1238FA" w14:textId="77777777" w:rsidTr="00372823">
        <w:tc>
          <w:tcPr>
            <w:tcW w:w="1803" w:type="dxa"/>
          </w:tcPr>
          <w:p w14:paraId="346BE4C0" w14:textId="77777777" w:rsidR="004A7367" w:rsidRPr="004A7367" w:rsidRDefault="004A7367" w:rsidP="004A7367">
            <w:pPr>
              <w:pStyle w:val="ListParagraph"/>
              <w:numPr>
                <w:ilvl w:val="0"/>
                <w:numId w:val="63"/>
              </w:numPr>
              <w:bidi/>
              <w:jc w:val="center"/>
              <w:rPr>
                <w:rFonts w:cs="B Lotus"/>
                <w:rtl/>
              </w:rPr>
            </w:pPr>
          </w:p>
        </w:tc>
        <w:tc>
          <w:tcPr>
            <w:tcW w:w="1803" w:type="dxa"/>
          </w:tcPr>
          <w:p w14:paraId="2E97EA63" w14:textId="1BBECB42" w:rsidR="004A7367" w:rsidRPr="004A7367" w:rsidRDefault="004A7367" w:rsidP="004A7367">
            <w:pPr>
              <w:jc w:val="center"/>
              <w:rPr>
                <w:rFonts w:cs="B Lotus"/>
                <w:sz w:val="28"/>
                <w:szCs w:val="28"/>
                <w:rtl/>
              </w:rPr>
            </w:pPr>
            <w:r w:rsidRPr="004A7367">
              <w:rPr>
                <w:rFonts w:cs="B Lotus"/>
                <w:rtl/>
              </w:rPr>
              <w:t>169</w:t>
            </w:r>
          </w:p>
        </w:tc>
        <w:tc>
          <w:tcPr>
            <w:tcW w:w="1803" w:type="dxa"/>
          </w:tcPr>
          <w:p w14:paraId="1507AA50" w14:textId="01885927" w:rsidR="004A7367" w:rsidRPr="004A7367" w:rsidRDefault="004A7367" w:rsidP="004A7367">
            <w:pPr>
              <w:jc w:val="center"/>
              <w:rPr>
                <w:rFonts w:cs="B Lotus"/>
                <w:sz w:val="28"/>
                <w:szCs w:val="28"/>
                <w:rtl/>
              </w:rPr>
            </w:pPr>
            <w:r w:rsidRPr="004A7367">
              <w:rPr>
                <w:rFonts w:cs="B Lotus" w:hint="cs"/>
                <w:rtl/>
              </w:rPr>
              <w:t>بلداجی</w:t>
            </w:r>
          </w:p>
        </w:tc>
        <w:tc>
          <w:tcPr>
            <w:tcW w:w="1803" w:type="dxa"/>
          </w:tcPr>
          <w:p w14:paraId="621D8A70" w14:textId="66D0ED28" w:rsidR="004A7367" w:rsidRPr="004A7367" w:rsidRDefault="004A7367" w:rsidP="004A7367">
            <w:pPr>
              <w:jc w:val="center"/>
              <w:rPr>
                <w:rFonts w:cs="B Lotus"/>
                <w:sz w:val="28"/>
                <w:szCs w:val="28"/>
                <w:rtl/>
              </w:rPr>
            </w:pPr>
            <w:r w:rsidRPr="004A7367">
              <w:rPr>
                <w:rFonts w:cs="B Lotus"/>
                <w:rtl/>
              </w:rPr>
              <w:t>10</w:t>
            </w:r>
          </w:p>
        </w:tc>
        <w:tc>
          <w:tcPr>
            <w:tcW w:w="1803" w:type="dxa"/>
          </w:tcPr>
          <w:p w14:paraId="2254E08D" w14:textId="7826F604"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4ED2FDB7" w14:textId="77777777" w:rsidTr="00372823">
        <w:tc>
          <w:tcPr>
            <w:tcW w:w="1803" w:type="dxa"/>
          </w:tcPr>
          <w:p w14:paraId="13FFECDB" w14:textId="77777777" w:rsidR="004A7367" w:rsidRPr="004A7367" w:rsidRDefault="004A7367" w:rsidP="004A7367">
            <w:pPr>
              <w:pStyle w:val="ListParagraph"/>
              <w:numPr>
                <w:ilvl w:val="0"/>
                <w:numId w:val="63"/>
              </w:numPr>
              <w:bidi/>
              <w:jc w:val="center"/>
              <w:rPr>
                <w:rFonts w:cs="B Lotus"/>
                <w:rtl/>
              </w:rPr>
            </w:pPr>
          </w:p>
        </w:tc>
        <w:tc>
          <w:tcPr>
            <w:tcW w:w="1803" w:type="dxa"/>
          </w:tcPr>
          <w:p w14:paraId="5C20B612" w14:textId="09B8DEA2" w:rsidR="004A7367" w:rsidRPr="004A7367" w:rsidRDefault="004A7367" w:rsidP="004A7367">
            <w:pPr>
              <w:jc w:val="center"/>
              <w:rPr>
                <w:rFonts w:cs="B Lotus"/>
                <w:sz w:val="28"/>
                <w:szCs w:val="28"/>
                <w:rtl/>
              </w:rPr>
            </w:pPr>
            <w:r w:rsidRPr="004A7367">
              <w:rPr>
                <w:rFonts w:cs="B Lotus"/>
                <w:rtl/>
              </w:rPr>
              <w:t>170</w:t>
            </w:r>
          </w:p>
        </w:tc>
        <w:tc>
          <w:tcPr>
            <w:tcW w:w="1803" w:type="dxa"/>
          </w:tcPr>
          <w:p w14:paraId="6DF5B5EA" w14:textId="1441A4FA" w:rsidR="004A7367" w:rsidRPr="004A7367" w:rsidRDefault="004A7367" w:rsidP="004A7367">
            <w:pPr>
              <w:jc w:val="center"/>
              <w:rPr>
                <w:rFonts w:cs="B Lotus"/>
                <w:sz w:val="28"/>
                <w:szCs w:val="28"/>
                <w:rtl/>
              </w:rPr>
            </w:pPr>
            <w:r w:rsidRPr="004A7367">
              <w:rPr>
                <w:rFonts w:cs="B Lotus" w:hint="cs"/>
                <w:rtl/>
              </w:rPr>
              <w:t>اردل</w:t>
            </w:r>
          </w:p>
        </w:tc>
        <w:tc>
          <w:tcPr>
            <w:tcW w:w="1803" w:type="dxa"/>
          </w:tcPr>
          <w:p w14:paraId="0650C8FF" w14:textId="3562C02C" w:rsidR="004A7367" w:rsidRPr="004A7367" w:rsidRDefault="004A7367" w:rsidP="004A7367">
            <w:pPr>
              <w:jc w:val="center"/>
              <w:rPr>
                <w:rFonts w:cs="B Lotus"/>
                <w:sz w:val="28"/>
                <w:szCs w:val="28"/>
                <w:rtl/>
              </w:rPr>
            </w:pPr>
            <w:r w:rsidRPr="004A7367">
              <w:rPr>
                <w:rFonts w:cs="B Lotus"/>
                <w:rtl/>
              </w:rPr>
              <w:t>10</w:t>
            </w:r>
          </w:p>
        </w:tc>
        <w:tc>
          <w:tcPr>
            <w:tcW w:w="1803" w:type="dxa"/>
          </w:tcPr>
          <w:p w14:paraId="643BA332" w14:textId="2873180D"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3C9BCA91" w14:textId="77777777" w:rsidTr="00372823">
        <w:tc>
          <w:tcPr>
            <w:tcW w:w="1803" w:type="dxa"/>
          </w:tcPr>
          <w:p w14:paraId="7828296B" w14:textId="77777777" w:rsidR="004A7367" w:rsidRPr="004A7367" w:rsidRDefault="004A7367" w:rsidP="004A7367">
            <w:pPr>
              <w:pStyle w:val="ListParagraph"/>
              <w:numPr>
                <w:ilvl w:val="0"/>
                <w:numId w:val="63"/>
              </w:numPr>
              <w:bidi/>
              <w:jc w:val="center"/>
              <w:rPr>
                <w:rFonts w:cs="B Lotus"/>
                <w:rtl/>
              </w:rPr>
            </w:pPr>
          </w:p>
        </w:tc>
        <w:tc>
          <w:tcPr>
            <w:tcW w:w="1803" w:type="dxa"/>
          </w:tcPr>
          <w:p w14:paraId="0F5C2C67" w14:textId="626E69CF" w:rsidR="004A7367" w:rsidRPr="004A7367" w:rsidRDefault="004A7367" w:rsidP="004A7367">
            <w:pPr>
              <w:jc w:val="center"/>
              <w:rPr>
                <w:rFonts w:cs="B Lotus"/>
                <w:sz w:val="28"/>
                <w:szCs w:val="28"/>
                <w:rtl/>
              </w:rPr>
            </w:pPr>
            <w:r w:rsidRPr="004A7367">
              <w:rPr>
                <w:rFonts w:cs="B Lotus"/>
                <w:rtl/>
              </w:rPr>
              <w:t>597</w:t>
            </w:r>
          </w:p>
        </w:tc>
        <w:tc>
          <w:tcPr>
            <w:tcW w:w="1803" w:type="dxa"/>
          </w:tcPr>
          <w:p w14:paraId="5E201381" w14:textId="40DE2827" w:rsidR="004A7367" w:rsidRPr="004A7367" w:rsidRDefault="004A7367" w:rsidP="004A7367">
            <w:pPr>
              <w:jc w:val="center"/>
              <w:rPr>
                <w:rFonts w:cs="B Lotus"/>
                <w:sz w:val="28"/>
                <w:szCs w:val="28"/>
                <w:rtl/>
              </w:rPr>
            </w:pPr>
            <w:r w:rsidRPr="004A7367">
              <w:rPr>
                <w:rFonts w:cs="B Lotus" w:hint="cs"/>
                <w:rtl/>
              </w:rPr>
              <w:t>کیان‏</w:t>
            </w:r>
          </w:p>
        </w:tc>
        <w:tc>
          <w:tcPr>
            <w:tcW w:w="1803" w:type="dxa"/>
          </w:tcPr>
          <w:p w14:paraId="0F991C86" w14:textId="25B746F9" w:rsidR="004A7367" w:rsidRPr="004A7367" w:rsidRDefault="004A7367" w:rsidP="004A7367">
            <w:pPr>
              <w:jc w:val="center"/>
              <w:rPr>
                <w:rFonts w:cs="B Lotus"/>
                <w:sz w:val="28"/>
                <w:szCs w:val="28"/>
                <w:rtl/>
              </w:rPr>
            </w:pPr>
            <w:r w:rsidRPr="004A7367">
              <w:rPr>
                <w:rFonts w:cs="B Lotus"/>
                <w:rtl/>
              </w:rPr>
              <w:t>10</w:t>
            </w:r>
          </w:p>
        </w:tc>
        <w:tc>
          <w:tcPr>
            <w:tcW w:w="1803" w:type="dxa"/>
          </w:tcPr>
          <w:p w14:paraId="7FE8004A" w14:textId="032A7A07"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2C80C330" w14:textId="77777777" w:rsidTr="00372823">
        <w:tc>
          <w:tcPr>
            <w:tcW w:w="1803" w:type="dxa"/>
          </w:tcPr>
          <w:p w14:paraId="56A878B4" w14:textId="77777777" w:rsidR="004A7367" w:rsidRPr="004A7367" w:rsidRDefault="004A7367" w:rsidP="004A7367">
            <w:pPr>
              <w:pStyle w:val="ListParagraph"/>
              <w:numPr>
                <w:ilvl w:val="0"/>
                <w:numId w:val="63"/>
              </w:numPr>
              <w:bidi/>
              <w:jc w:val="center"/>
              <w:rPr>
                <w:rFonts w:cs="B Lotus"/>
                <w:rtl/>
              </w:rPr>
            </w:pPr>
          </w:p>
        </w:tc>
        <w:tc>
          <w:tcPr>
            <w:tcW w:w="1803" w:type="dxa"/>
          </w:tcPr>
          <w:p w14:paraId="3FB7013B" w14:textId="0F982188" w:rsidR="004A7367" w:rsidRPr="004A7367" w:rsidRDefault="004A7367" w:rsidP="004A7367">
            <w:pPr>
              <w:jc w:val="center"/>
              <w:rPr>
                <w:rFonts w:cs="B Lotus"/>
                <w:sz w:val="28"/>
                <w:szCs w:val="28"/>
                <w:rtl/>
              </w:rPr>
            </w:pPr>
            <w:r w:rsidRPr="004A7367">
              <w:rPr>
                <w:rFonts w:cs="B Lotus"/>
                <w:rtl/>
              </w:rPr>
              <w:t>598</w:t>
            </w:r>
          </w:p>
        </w:tc>
        <w:tc>
          <w:tcPr>
            <w:tcW w:w="1803" w:type="dxa"/>
          </w:tcPr>
          <w:p w14:paraId="6AB71C22" w14:textId="5A4B20B8"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شلمزار‏</w:t>
            </w:r>
          </w:p>
        </w:tc>
        <w:tc>
          <w:tcPr>
            <w:tcW w:w="1803" w:type="dxa"/>
          </w:tcPr>
          <w:p w14:paraId="0DBF2D2E" w14:textId="0F331A2C" w:rsidR="004A7367" w:rsidRPr="004A7367" w:rsidRDefault="004A7367" w:rsidP="004A7367">
            <w:pPr>
              <w:jc w:val="center"/>
              <w:rPr>
                <w:rFonts w:cs="B Lotus"/>
                <w:sz w:val="28"/>
                <w:szCs w:val="28"/>
                <w:rtl/>
              </w:rPr>
            </w:pPr>
            <w:r w:rsidRPr="004A7367">
              <w:rPr>
                <w:rFonts w:cs="B Lotus"/>
                <w:rtl/>
              </w:rPr>
              <w:t>10</w:t>
            </w:r>
          </w:p>
        </w:tc>
        <w:tc>
          <w:tcPr>
            <w:tcW w:w="1803" w:type="dxa"/>
          </w:tcPr>
          <w:p w14:paraId="7A34F59B" w14:textId="367FCFF8"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3704A9D7" w14:textId="77777777" w:rsidTr="00372823">
        <w:tc>
          <w:tcPr>
            <w:tcW w:w="1803" w:type="dxa"/>
          </w:tcPr>
          <w:p w14:paraId="559ADE25" w14:textId="77777777" w:rsidR="004A7367" w:rsidRPr="004A7367" w:rsidRDefault="004A7367" w:rsidP="004A7367">
            <w:pPr>
              <w:pStyle w:val="ListParagraph"/>
              <w:numPr>
                <w:ilvl w:val="0"/>
                <w:numId w:val="63"/>
              </w:numPr>
              <w:bidi/>
              <w:jc w:val="center"/>
              <w:rPr>
                <w:rFonts w:cs="B Lotus"/>
                <w:rtl/>
              </w:rPr>
            </w:pPr>
          </w:p>
        </w:tc>
        <w:tc>
          <w:tcPr>
            <w:tcW w:w="1803" w:type="dxa"/>
          </w:tcPr>
          <w:p w14:paraId="62CCCD5F" w14:textId="605A2998" w:rsidR="004A7367" w:rsidRPr="004A7367" w:rsidRDefault="004A7367" w:rsidP="004A7367">
            <w:pPr>
              <w:jc w:val="center"/>
              <w:rPr>
                <w:rFonts w:cs="B Lotus"/>
                <w:sz w:val="28"/>
                <w:szCs w:val="28"/>
                <w:rtl/>
              </w:rPr>
            </w:pPr>
            <w:r w:rsidRPr="004A7367">
              <w:rPr>
                <w:rFonts w:cs="B Lotus"/>
                <w:rtl/>
              </w:rPr>
              <w:t>599</w:t>
            </w:r>
          </w:p>
        </w:tc>
        <w:tc>
          <w:tcPr>
            <w:tcW w:w="1803" w:type="dxa"/>
          </w:tcPr>
          <w:p w14:paraId="65EF938B" w14:textId="7DFA9783" w:rsidR="004A7367" w:rsidRPr="004A7367" w:rsidRDefault="004A7367" w:rsidP="004A7367">
            <w:pPr>
              <w:jc w:val="center"/>
              <w:rPr>
                <w:rFonts w:cs="B Lotus"/>
                <w:sz w:val="28"/>
                <w:szCs w:val="28"/>
                <w:rtl/>
              </w:rPr>
            </w:pPr>
            <w:r w:rsidRPr="004A7367">
              <w:rPr>
                <w:rFonts w:cs="B Lotus" w:hint="cs"/>
                <w:rtl/>
              </w:rPr>
              <w:t>ناغان‏</w:t>
            </w:r>
          </w:p>
        </w:tc>
        <w:tc>
          <w:tcPr>
            <w:tcW w:w="1803" w:type="dxa"/>
          </w:tcPr>
          <w:p w14:paraId="32FC3A20" w14:textId="119380FE" w:rsidR="004A7367" w:rsidRPr="004A7367" w:rsidRDefault="004A7367" w:rsidP="004A7367">
            <w:pPr>
              <w:jc w:val="center"/>
              <w:rPr>
                <w:rFonts w:cs="B Lotus"/>
                <w:sz w:val="28"/>
                <w:szCs w:val="28"/>
                <w:rtl/>
              </w:rPr>
            </w:pPr>
            <w:r w:rsidRPr="004A7367">
              <w:rPr>
                <w:rFonts w:cs="B Lotus"/>
                <w:rtl/>
              </w:rPr>
              <w:t>10</w:t>
            </w:r>
          </w:p>
        </w:tc>
        <w:tc>
          <w:tcPr>
            <w:tcW w:w="1803" w:type="dxa"/>
          </w:tcPr>
          <w:p w14:paraId="114EB66B" w14:textId="62C84240"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17A2FD19" w14:textId="77777777" w:rsidTr="00372823">
        <w:tc>
          <w:tcPr>
            <w:tcW w:w="1803" w:type="dxa"/>
          </w:tcPr>
          <w:p w14:paraId="5E618B5D" w14:textId="77777777" w:rsidR="004A7367" w:rsidRPr="004A7367" w:rsidRDefault="004A7367" w:rsidP="004A7367">
            <w:pPr>
              <w:pStyle w:val="ListParagraph"/>
              <w:numPr>
                <w:ilvl w:val="0"/>
                <w:numId w:val="63"/>
              </w:numPr>
              <w:bidi/>
              <w:jc w:val="center"/>
              <w:rPr>
                <w:rFonts w:cs="B Lotus"/>
                <w:rtl/>
              </w:rPr>
            </w:pPr>
          </w:p>
        </w:tc>
        <w:tc>
          <w:tcPr>
            <w:tcW w:w="1803" w:type="dxa"/>
          </w:tcPr>
          <w:p w14:paraId="48F46616" w14:textId="37A27102" w:rsidR="004A7367" w:rsidRPr="004A7367" w:rsidRDefault="004A7367" w:rsidP="004A7367">
            <w:pPr>
              <w:jc w:val="center"/>
              <w:rPr>
                <w:rFonts w:cs="B Lotus"/>
                <w:sz w:val="28"/>
                <w:szCs w:val="28"/>
                <w:rtl/>
              </w:rPr>
            </w:pPr>
            <w:r w:rsidRPr="004A7367">
              <w:rPr>
                <w:rFonts w:cs="B Lotus"/>
                <w:rtl/>
              </w:rPr>
              <w:t>600</w:t>
            </w:r>
          </w:p>
        </w:tc>
        <w:tc>
          <w:tcPr>
            <w:tcW w:w="1803" w:type="dxa"/>
          </w:tcPr>
          <w:p w14:paraId="62FD30AF" w14:textId="6DD638CF"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فرادنبه‏</w:t>
            </w:r>
          </w:p>
        </w:tc>
        <w:tc>
          <w:tcPr>
            <w:tcW w:w="1803" w:type="dxa"/>
          </w:tcPr>
          <w:p w14:paraId="2641897C" w14:textId="4E4E4A4B" w:rsidR="004A7367" w:rsidRPr="004A7367" w:rsidRDefault="004A7367" w:rsidP="004A7367">
            <w:pPr>
              <w:jc w:val="center"/>
              <w:rPr>
                <w:rFonts w:cs="B Lotus"/>
                <w:sz w:val="28"/>
                <w:szCs w:val="28"/>
                <w:rtl/>
              </w:rPr>
            </w:pPr>
            <w:r w:rsidRPr="004A7367">
              <w:rPr>
                <w:rFonts w:cs="B Lotus"/>
                <w:rtl/>
              </w:rPr>
              <w:t>10</w:t>
            </w:r>
          </w:p>
        </w:tc>
        <w:tc>
          <w:tcPr>
            <w:tcW w:w="1803" w:type="dxa"/>
          </w:tcPr>
          <w:p w14:paraId="3B4420B4" w14:textId="2C850B12"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69BC21F1" w14:textId="77777777" w:rsidTr="00372823">
        <w:tc>
          <w:tcPr>
            <w:tcW w:w="1803" w:type="dxa"/>
          </w:tcPr>
          <w:p w14:paraId="4429AE6C" w14:textId="77777777" w:rsidR="004A7367" w:rsidRPr="004A7367" w:rsidRDefault="004A7367" w:rsidP="004A7367">
            <w:pPr>
              <w:pStyle w:val="ListParagraph"/>
              <w:numPr>
                <w:ilvl w:val="0"/>
                <w:numId w:val="63"/>
              </w:numPr>
              <w:bidi/>
              <w:jc w:val="center"/>
              <w:rPr>
                <w:rFonts w:cs="B Lotus"/>
                <w:rtl/>
              </w:rPr>
            </w:pPr>
          </w:p>
        </w:tc>
        <w:tc>
          <w:tcPr>
            <w:tcW w:w="1803" w:type="dxa"/>
          </w:tcPr>
          <w:p w14:paraId="62D46320" w14:textId="070673A1" w:rsidR="004A7367" w:rsidRPr="004A7367" w:rsidRDefault="004A7367" w:rsidP="004A7367">
            <w:pPr>
              <w:jc w:val="center"/>
              <w:rPr>
                <w:rFonts w:cs="B Lotus"/>
                <w:sz w:val="28"/>
                <w:szCs w:val="28"/>
                <w:rtl/>
              </w:rPr>
            </w:pPr>
            <w:r w:rsidRPr="004A7367">
              <w:rPr>
                <w:rFonts w:cs="B Lotus"/>
                <w:rtl/>
              </w:rPr>
              <w:t>604</w:t>
            </w:r>
          </w:p>
        </w:tc>
        <w:tc>
          <w:tcPr>
            <w:tcW w:w="1803" w:type="dxa"/>
          </w:tcPr>
          <w:p w14:paraId="08EBA190" w14:textId="1D8EA2E9" w:rsidR="004A7367" w:rsidRPr="004A7367" w:rsidRDefault="004A7367" w:rsidP="004A7367">
            <w:pPr>
              <w:jc w:val="center"/>
              <w:rPr>
                <w:rFonts w:cs="B Lotus"/>
                <w:sz w:val="28"/>
                <w:szCs w:val="28"/>
                <w:rtl/>
              </w:rPr>
            </w:pPr>
            <w:r w:rsidRPr="004A7367">
              <w:rPr>
                <w:rFonts w:cs="B Lotus" w:hint="cs"/>
                <w:rtl/>
              </w:rPr>
              <w:t>سفید</w:t>
            </w:r>
            <w:r w:rsidRPr="004A7367">
              <w:rPr>
                <w:rFonts w:cs="B Lotus"/>
                <w:rtl/>
              </w:rPr>
              <w:t xml:space="preserve"> </w:t>
            </w:r>
            <w:r w:rsidRPr="004A7367">
              <w:rPr>
                <w:rFonts w:cs="B Lotus" w:hint="cs"/>
                <w:rtl/>
              </w:rPr>
              <w:t>دشت‏</w:t>
            </w:r>
          </w:p>
        </w:tc>
        <w:tc>
          <w:tcPr>
            <w:tcW w:w="1803" w:type="dxa"/>
          </w:tcPr>
          <w:p w14:paraId="52A1CA1B" w14:textId="040C79B3" w:rsidR="004A7367" w:rsidRPr="004A7367" w:rsidRDefault="004A7367" w:rsidP="004A7367">
            <w:pPr>
              <w:jc w:val="center"/>
              <w:rPr>
                <w:rFonts w:cs="B Lotus"/>
                <w:sz w:val="28"/>
                <w:szCs w:val="28"/>
                <w:rtl/>
              </w:rPr>
            </w:pPr>
            <w:r w:rsidRPr="004A7367">
              <w:rPr>
                <w:rFonts w:cs="B Lotus"/>
                <w:rtl/>
              </w:rPr>
              <w:t>10</w:t>
            </w:r>
          </w:p>
        </w:tc>
        <w:tc>
          <w:tcPr>
            <w:tcW w:w="1803" w:type="dxa"/>
          </w:tcPr>
          <w:p w14:paraId="23D361E0" w14:textId="6DA56C37"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5B1BB41D" w14:textId="77777777" w:rsidTr="00372823">
        <w:tc>
          <w:tcPr>
            <w:tcW w:w="1803" w:type="dxa"/>
          </w:tcPr>
          <w:p w14:paraId="5FCE3153" w14:textId="77777777" w:rsidR="004A7367" w:rsidRPr="004A7367" w:rsidRDefault="004A7367" w:rsidP="004A7367">
            <w:pPr>
              <w:pStyle w:val="ListParagraph"/>
              <w:numPr>
                <w:ilvl w:val="0"/>
                <w:numId w:val="63"/>
              </w:numPr>
              <w:bidi/>
              <w:jc w:val="center"/>
              <w:rPr>
                <w:rFonts w:cs="B Lotus"/>
                <w:rtl/>
              </w:rPr>
            </w:pPr>
          </w:p>
        </w:tc>
        <w:tc>
          <w:tcPr>
            <w:tcW w:w="1803" w:type="dxa"/>
          </w:tcPr>
          <w:p w14:paraId="716EF8E2" w14:textId="7E356FEA" w:rsidR="004A7367" w:rsidRPr="004A7367" w:rsidRDefault="004A7367" w:rsidP="004A7367">
            <w:pPr>
              <w:jc w:val="center"/>
              <w:rPr>
                <w:rFonts w:cs="B Lotus"/>
                <w:sz w:val="28"/>
                <w:szCs w:val="28"/>
                <w:rtl/>
              </w:rPr>
            </w:pPr>
            <w:r w:rsidRPr="004A7367">
              <w:rPr>
                <w:rFonts w:cs="B Lotus"/>
                <w:rtl/>
              </w:rPr>
              <w:t>605</w:t>
            </w:r>
          </w:p>
        </w:tc>
        <w:tc>
          <w:tcPr>
            <w:tcW w:w="1803" w:type="dxa"/>
          </w:tcPr>
          <w:p w14:paraId="494EEA3D" w14:textId="6313609D"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گندمان‏</w:t>
            </w:r>
          </w:p>
        </w:tc>
        <w:tc>
          <w:tcPr>
            <w:tcW w:w="1803" w:type="dxa"/>
          </w:tcPr>
          <w:p w14:paraId="737D14FA" w14:textId="796E4392" w:rsidR="004A7367" w:rsidRPr="004A7367" w:rsidRDefault="004A7367" w:rsidP="004A7367">
            <w:pPr>
              <w:jc w:val="center"/>
              <w:rPr>
                <w:rFonts w:cs="B Lotus"/>
                <w:sz w:val="28"/>
                <w:szCs w:val="28"/>
                <w:rtl/>
              </w:rPr>
            </w:pPr>
            <w:r w:rsidRPr="004A7367">
              <w:rPr>
                <w:rFonts w:cs="B Lotus"/>
                <w:rtl/>
              </w:rPr>
              <w:t>10</w:t>
            </w:r>
          </w:p>
        </w:tc>
        <w:tc>
          <w:tcPr>
            <w:tcW w:w="1803" w:type="dxa"/>
          </w:tcPr>
          <w:p w14:paraId="209AAD76" w14:textId="16231E65"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18AE53A4" w14:textId="77777777" w:rsidTr="00372823">
        <w:tc>
          <w:tcPr>
            <w:tcW w:w="1803" w:type="dxa"/>
          </w:tcPr>
          <w:p w14:paraId="36E23918" w14:textId="77777777" w:rsidR="004A7367" w:rsidRPr="004A7367" w:rsidRDefault="004A7367" w:rsidP="004A7367">
            <w:pPr>
              <w:pStyle w:val="ListParagraph"/>
              <w:numPr>
                <w:ilvl w:val="0"/>
                <w:numId w:val="63"/>
              </w:numPr>
              <w:bidi/>
              <w:jc w:val="center"/>
              <w:rPr>
                <w:rFonts w:cs="B Lotus"/>
                <w:rtl/>
              </w:rPr>
            </w:pPr>
          </w:p>
        </w:tc>
        <w:tc>
          <w:tcPr>
            <w:tcW w:w="1803" w:type="dxa"/>
          </w:tcPr>
          <w:p w14:paraId="50D9B1CC" w14:textId="5C51C0F6" w:rsidR="004A7367" w:rsidRPr="004A7367" w:rsidRDefault="004A7367" w:rsidP="004A7367">
            <w:pPr>
              <w:jc w:val="center"/>
              <w:rPr>
                <w:rFonts w:cs="B Lotus"/>
                <w:sz w:val="28"/>
                <w:szCs w:val="28"/>
                <w:rtl/>
              </w:rPr>
            </w:pPr>
            <w:r w:rsidRPr="004A7367">
              <w:rPr>
                <w:rFonts w:cs="B Lotus"/>
                <w:rtl/>
              </w:rPr>
              <w:t>606</w:t>
            </w:r>
          </w:p>
        </w:tc>
        <w:tc>
          <w:tcPr>
            <w:tcW w:w="1803" w:type="dxa"/>
          </w:tcPr>
          <w:p w14:paraId="4A86C337" w14:textId="47648704"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جونقان‏</w:t>
            </w:r>
          </w:p>
        </w:tc>
        <w:tc>
          <w:tcPr>
            <w:tcW w:w="1803" w:type="dxa"/>
          </w:tcPr>
          <w:p w14:paraId="2EFBE23C" w14:textId="769C82A3" w:rsidR="004A7367" w:rsidRPr="004A7367" w:rsidRDefault="004A7367" w:rsidP="004A7367">
            <w:pPr>
              <w:jc w:val="center"/>
              <w:rPr>
                <w:rFonts w:cs="B Lotus"/>
                <w:sz w:val="28"/>
                <w:szCs w:val="28"/>
                <w:rtl/>
              </w:rPr>
            </w:pPr>
            <w:r w:rsidRPr="004A7367">
              <w:rPr>
                <w:rFonts w:cs="B Lotus"/>
                <w:rtl/>
              </w:rPr>
              <w:t>10</w:t>
            </w:r>
          </w:p>
        </w:tc>
        <w:tc>
          <w:tcPr>
            <w:tcW w:w="1803" w:type="dxa"/>
          </w:tcPr>
          <w:p w14:paraId="1022D5B1" w14:textId="6D4C8D6A"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57884DF0" w14:textId="77777777" w:rsidTr="00372823">
        <w:tc>
          <w:tcPr>
            <w:tcW w:w="1803" w:type="dxa"/>
          </w:tcPr>
          <w:p w14:paraId="7FADB94E" w14:textId="77777777" w:rsidR="004A7367" w:rsidRPr="004A7367" w:rsidRDefault="004A7367" w:rsidP="004A7367">
            <w:pPr>
              <w:pStyle w:val="ListParagraph"/>
              <w:numPr>
                <w:ilvl w:val="0"/>
                <w:numId w:val="63"/>
              </w:numPr>
              <w:bidi/>
              <w:jc w:val="center"/>
              <w:rPr>
                <w:rFonts w:cs="B Lotus"/>
                <w:rtl/>
              </w:rPr>
            </w:pPr>
          </w:p>
        </w:tc>
        <w:tc>
          <w:tcPr>
            <w:tcW w:w="1803" w:type="dxa"/>
          </w:tcPr>
          <w:p w14:paraId="72CB7026" w14:textId="2CDA126C" w:rsidR="004A7367" w:rsidRPr="004A7367" w:rsidRDefault="004A7367" w:rsidP="004A7367">
            <w:pPr>
              <w:jc w:val="center"/>
              <w:rPr>
                <w:rFonts w:cs="B Lotus"/>
                <w:sz w:val="28"/>
                <w:szCs w:val="28"/>
                <w:rtl/>
              </w:rPr>
            </w:pPr>
            <w:r w:rsidRPr="004A7367">
              <w:rPr>
                <w:rFonts w:cs="B Lotus"/>
                <w:rtl/>
              </w:rPr>
              <w:t>607</w:t>
            </w:r>
          </w:p>
        </w:tc>
        <w:tc>
          <w:tcPr>
            <w:tcW w:w="1803" w:type="dxa"/>
          </w:tcPr>
          <w:p w14:paraId="019A5D24" w14:textId="450176E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باباحیدر‏</w:t>
            </w:r>
          </w:p>
        </w:tc>
        <w:tc>
          <w:tcPr>
            <w:tcW w:w="1803" w:type="dxa"/>
          </w:tcPr>
          <w:p w14:paraId="19F3E0F5" w14:textId="643B4233" w:rsidR="004A7367" w:rsidRPr="004A7367" w:rsidRDefault="004A7367" w:rsidP="004A7367">
            <w:pPr>
              <w:jc w:val="center"/>
              <w:rPr>
                <w:rFonts w:cs="B Lotus"/>
                <w:sz w:val="28"/>
                <w:szCs w:val="28"/>
                <w:rtl/>
              </w:rPr>
            </w:pPr>
            <w:r w:rsidRPr="004A7367">
              <w:rPr>
                <w:rFonts w:cs="B Lotus"/>
                <w:rtl/>
              </w:rPr>
              <w:t>10</w:t>
            </w:r>
          </w:p>
        </w:tc>
        <w:tc>
          <w:tcPr>
            <w:tcW w:w="1803" w:type="dxa"/>
          </w:tcPr>
          <w:p w14:paraId="3C09D74B" w14:textId="506786E7"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024BF2FC" w14:textId="77777777" w:rsidTr="00372823">
        <w:tc>
          <w:tcPr>
            <w:tcW w:w="1803" w:type="dxa"/>
          </w:tcPr>
          <w:p w14:paraId="23DEA032" w14:textId="77777777" w:rsidR="004A7367" w:rsidRPr="004A7367" w:rsidRDefault="004A7367" w:rsidP="004A7367">
            <w:pPr>
              <w:pStyle w:val="ListParagraph"/>
              <w:numPr>
                <w:ilvl w:val="0"/>
                <w:numId w:val="63"/>
              </w:numPr>
              <w:bidi/>
              <w:jc w:val="center"/>
              <w:rPr>
                <w:rFonts w:cs="B Lotus"/>
                <w:rtl/>
              </w:rPr>
            </w:pPr>
          </w:p>
        </w:tc>
        <w:tc>
          <w:tcPr>
            <w:tcW w:w="1803" w:type="dxa"/>
          </w:tcPr>
          <w:p w14:paraId="2322C8D4" w14:textId="2EAF26BC" w:rsidR="004A7367" w:rsidRPr="004A7367" w:rsidRDefault="004A7367" w:rsidP="004A7367">
            <w:pPr>
              <w:jc w:val="center"/>
              <w:rPr>
                <w:rFonts w:cs="B Lotus"/>
                <w:sz w:val="28"/>
                <w:szCs w:val="28"/>
                <w:rtl/>
              </w:rPr>
            </w:pPr>
            <w:r w:rsidRPr="004A7367">
              <w:rPr>
                <w:rFonts w:cs="B Lotus"/>
                <w:rtl/>
              </w:rPr>
              <w:t>873</w:t>
            </w:r>
          </w:p>
        </w:tc>
        <w:tc>
          <w:tcPr>
            <w:tcW w:w="1803" w:type="dxa"/>
          </w:tcPr>
          <w:p w14:paraId="087F424A" w14:textId="106DB378" w:rsidR="004A7367" w:rsidRPr="004A7367" w:rsidRDefault="004A7367" w:rsidP="004A7367">
            <w:pPr>
              <w:jc w:val="center"/>
              <w:rPr>
                <w:rFonts w:cs="B Lotus"/>
                <w:sz w:val="28"/>
                <w:szCs w:val="28"/>
                <w:rtl/>
              </w:rPr>
            </w:pPr>
            <w:r w:rsidRPr="004A7367">
              <w:rPr>
                <w:rFonts w:cs="B Lotus" w:hint="cs"/>
                <w:rtl/>
              </w:rPr>
              <w:t>کیار</w:t>
            </w:r>
          </w:p>
        </w:tc>
        <w:tc>
          <w:tcPr>
            <w:tcW w:w="1803" w:type="dxa"/>
          </w:tcPr>
          <w:p w14:paraId="151EB91F" w14:textId="5B8ACCC5" w:rsidR="004A7367" w:rsidRPr="004A7367" w:rsidRDefault="004A7367" w:rsidP="004A7367">
            <w:pPr>
              <w:jc w:val="center"/>
              <w:rPr>
                <w:rFonts w:cs="B Lotus"/>
                <w:sz w:val="28"/>
                <w:szCs w:val="28"/>
                <w:rtl/>
              </w:rPr>
            </w:pPr>
            <w:r w:rsidRPr="004A7367">
              <w:rPr>
                <w:rFonts w:cs="B Lotus"/>
                <w:rtl/>
              </w:rPr>
              <w:t>10</w:t>
            </w:r>
          </w:p>
        </w:tc>
        <w:tc>
          <w:tcPr>
            <w:tcW w:w="1803" w:type="dxa"/>
          </w:tcPr>
          <w:p w14:paraId="56B0A27E" w14:textId="76DE9B06"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656C1467" w14:textId="77777777" w:rsidTr="00372823">
        <w:tc>
          <w:tcPr>
            <w:tcW w:w="1803" w:type="dxa"/>
          </w:tcPr>
          <w:p w14:paraId="5B1C3F2A" w14:textId="77777777" w:rsidR="004A7367" w:rsidRPr="004A7367" w:rsidRDefault="004A7367" w:rsidP="004A7367">
            <w:pPr>
              <w:pStyle w:val="ListParagraph"/>
              <w:numPr>
                <w:ilvl w:val="0"/>
                <w:numId w:val="63"/>
              </w:numPr>
              <w:bidi/>
              <w:jc w:val="center"/>
              <w:rPr>
                <w:rFonts w:cs="B Lotus"/>
                <w:rtl/>
              </w:rPr>
            </w:pPr>
          </w:p>
        </w:tc>
        <w:tc>
          <w:tcPr>
            <w:tcW w:w="1803" w:type="dxa"/>
          </w:tcPr>
          <w:p w14:paraId="36B57075" w14:textId="54EE1FE0" w:rsidR="004A7367" w:rsidRPr="004A7367" w:rsidRDefault="004A7367" w:rsidP="004A7367">
            <w:pPr>
              <w:jc w:val="center"/>
              <w:rPr>
                <w:rFonts w:cs="B Lotus"/>
                <w:sz w:val="28"/>
                <w:szCs w:val="28"/>
                <w:rtl/>
              </w:rPr>
            </w:pPr>
            <w:r w:rsidRPr="004A7367">
              <w:rPr>
                <w:rFonts w:cs="B Lotus"/>
                <w:rtl/>
              </w:rPr>
              <w:t>883</w:t>
            </w:r>
          </w:p>
        </w:tc>
        <w:tc>
          <w:tcPr>
            <w:tcW w:w="1803" w:type="dxa"/>
          </w:tcPr>
          <w:p w14:paraId="69A81A36" w14:textId="4E49C764" w:rsidR="004A7367" w:rsidRPr="004A7367" w:rsidRDefault="004A7367" w:rsidP="004A7367">
            <w:pPr>
              <w:jc w:val="center"/>
              <w:rPr>
                <w:rFonts w:cs="B Lotus"/>
                <w:sz w:val="28"/>
                <w:szCs w:val="28"/>
                <w:rtl/>
              </w:rPr>
            </w:pPr>
            <w:r w:rsidRPr="004A7367">
              <w:rPr>
                <w:rFonts w:cs="B Lotus" w:hint="cs"/>
                <w:rtl/>
              </w:rPr>
              <w:t>هفشجان</w:t>
            </w:r>
          </w:p>
        </w:tc>
        <w:tc>
          <w:tcPr>
            <w:tcW w:w="1803" w:type="dxa"/>
          </w:tcPr>
          <w:p w14:paraId="71027510" w14:textId="7F731A32" w:rsidR="004A7367" w:rsidRPr="004A7367" w:rsidRDefault="004A7367" w:rsidP="004A7367">
            <w:pPr>
              <w:jc w:val="center"/>
              <w:rPr>
                <w:rFonts w:cs="B Lotus"/>
                <w:sz w:val="28"/>
                <w:szCs w:val="28"/>
                <w:rtl/>
              </w:rPr>
            </w:pPr>
            <w:r w:rsidRPr="004A7367">
              <w:rPr>
                <w:rFonts w:cs="B Lotus"/>
                <w:rtl/>
              </w:rPr>
              <w:t>10</w:t>
            </w:r>
          </w:p>
        </w:tc>
        <w:tc>
          <w:tcPr>
            <w:tcW w:w="1803" w:type="dxa"/>
          </w:tcPr>
          <w:p w14:paraId="0651D2CA" w14:textId="7DC0EC51"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6E8A5DDB" w14:textId="77777777" w:rsidTr="00372823">
        <w:tc>
          <w:tcPr>
            <w:tcW w:w="1803" w:type="dxa"/>
          </w:tcPr>
          <w:p w14:paraId="3066B3E6" w14:textId="77777777" w:rsidR="004A7367" w:rsidRPr="004A7367" w:rsidRDefault="004A7367" w:rsidP="004A7367">
            <w:pPr>
              <w:pStyle w:val="ListParagraph"/>
              <w:numPr>
                <w:ilvl w:val="0"/>
                <w:numId w:val="63"/>
              </w:numPr>
              <w:bidi/>
              <w:jc w:val="center"/>
              <w:rPr>
                <w:rFonts w:cs="B Lotus"/>
                <w:rtl/>
              </w:rPr>
            </w:pPr>
          </w:p>
        </w:tc>
        <w:tc>
          <w:tcPr>
            <w:tcW w:w="1803" w:type="dxa"/>
          </w:tcPr>
          <w:p w14:paraId="7E57B1D2" w14:textId="6D36DEE0" w:rsidR="004A7367" w:rsidRPr="004A7367" w:rsidRDefault="004A7367" w:rsidP="004A7367">
            <w:pPr>
              <w:jc w:val="center"/>
              <w:rPr>
                <w:rFonts w:cs="B Lotus"/>
                <w:sz w:val="28"/>
                <w:szCs w:val="28"/>
                <w:rtl/>
              </w:rPr>
            </w:pPr>
            <w:r w:rsidRPr="004A7367">
              <w:rPr>
                <w:rFonts w:cs="B Lotus"/>
                <w:rtl/>
              </w:rPr>
              <w:t>892</w:t>
            </w:r>
          </w:p>
        </w:tc>
        <w:tc>
          <w:tcPr>
            <w:tcW w:w="1803" w:type="dxa"/>
          </w:tcPr>
          <w:p w14:paraId="054DAF8B" w14:textId="6D113687" w:rsidR="004A7367" w:rsidRPr="004A7367" w:rsidRDefault="004A7367" w:rsidP="004A7367">
            <w:pPr>
              <w:jc w:val="center"/>
              <w:rPr>
                <w:rFonts w:cs="B Lotus"/>
                <w:sz w:val="28"/>
                <w:szCs w:val="28"/>
                <w:rtl/>
              </w:rPr>
            </w:pPr>
            <w:r w:rsidRPr="004A7367">
              <w:rPr>
                <w:rFonts w:cs="B Lotus" w:hint="cs"/>
                <w:rtl/>
              </w:rPr>
              <w:t>کوهرنگ</w:t>
            </w:r>
          </w:p>
        </w:tc>
        <w:tc>
          <w:tcPr>
            <w:tcW w:w="1803" w:type="dxa"/>
          </w:tcPr>
          <w:p w14:paraId="10540A7E" w14:textId="4865BC53" w:rsidR="004A7367" w:rsidRPr="004A7367" w:rsidRDefault="004A7367" w:rsidP="004A7367">
            <w:pPr>
              <w:jc w:val="center"/>
              <w:rPr>
                <w:rFonts w:cs="B Lotus"/>
                <w:sz w:val="28"/>
                <w:szCs w:val="28"/>
                <w:rtl/>
              </w:rPr>
            </w:pPr>
            <w:r w:rsidRPr="004A7367">
              <w:rPr>
                <w:rFonts w:cs="B Lotus"/>
                <w:rtl/>
              </w:rPr>
              <w:t>10</w:t>
            </w:r>
          </w:p>
        </w:tc>
        <w:tc>
          <w:tcPr>
            <w:tcW w:w="1803" w:type="dxa"/>
          </w:tcPr>
          <w:p w14:paraId="03233096" w14:textId="01F6898F"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3C6ED617" w14:textId="77777777" w:rsidTr="00372823">
        <w:tc>
          <w:tcPr>
            <w:tcW w:w="1803" w:type="dxa"/>
          </w:tcPr>
          <w:p w14:paraId="5D8135E0" w14:textId="77777777" w:rsidR="004A7367" w:rsidRPr="004A7367" w:rsidRDefault="004A7367" w:rsidP="004A7367">
            <w:pPr>
              <w:pStyle w:val="ListParagraph"/>
              <w:numPr>
                <w:ilvl w:val="0"/>
                <w:numId w:val="63"/>
              </w:numPr>
              <w:bidi/>
              <w:jc w:val="center"/>
              <w:rPr>
                <w:rFonts w:cs="B Lotus"/>
                <w:rtl/>
              </w:rPr>
            </w:pPr>
          </w:p>
        </w:tc>
        <w:tc>
          <w:tcPr>
            <w:tcW w:w="1803" w:type="dxa"/>
          </w:tcPr>
          <w:p w14:paraId="4D3F84E2" w14:textId="6A07D869" w:rsidR="004A7367" w:rsidRPr="004A7367" w:rsidRDefault="004A7367" w:rsidP="004A7367">
            <w:pPr>
              <w:jc w:val="center"/>
              <w:rPr>
                <w:rFonts w:cs="B Lotus"/>
                <w:sz w:val="28"/>
                <w:szCs w:val="28"/>
                <w:rtl/>
              </w:rPr>
            </w:pPr>
            <w:r w:rsidRPr="004A7367">
              <w:rPr>
                <w:rFonts w:cs="B Lotus"/>
                <w:rtl/>
              </w:rPr>
              <w:t>1098</w:t>
            </w:r>
          </w:p>
        </w:tc>
        <w:tc>
          <w:tcPr>
            <w:tcW w:w="1803" w:type="dxa"/>
          </w:tcPr>
          <w:p w14:paraId="18D9A25A" w14:textId="4A062D75" w:rsidR="004A7367" w:rsidRPr="004A7367" w:rsidRDefault="004A7367" w:rsidP="004A7367">
            <w:pPr>
              <w:jc w:val="center"/>
              <w:rPr>
                <w:rFonts w:cs="B Lotus"/>
                <w:sz w:val="28"/>
                <w:szCs w:val="28"/>
                <w:rtl/>
              </w:rPr>
            </w:pPr>
            <w:r w:rsidRPr="004A7367">
              <w:rPr>
                <w:rFonts w:cs="B Lotus" w:hint="cs"/>
                <w:rtl/>
              </w:rPr>
              <w:t>آلونی</w:t>
            </w:r>
          </w:p>
        </w:tc>
        <w:tc>
          <w:tcPr>
            <w:tcW w:w="1803" w:type="dxa"/>
          </w:tcPr>
          <w:p w14:paraId="70361EC6" w14:textId="6A0AAEE7" w:rsidR="004A7367" w:rsidRPr="004A7367" w:rsidRDefault="004A7367" w:rsidP="004A7367">
            <w:pPr>
              <w:jc w:val="center"/>
              <w:rPr>
                <w:rFonts w:cs="B Lotus"/>
                <w:sz w:val="28"/>
                <w:szCs w:val="28"/>
                <w:rtl/>
              </w:rPr>
            </w:pPr>
            <w:r w:rsidRPr="004A7367">
              <w:rPr>
                <w:rFonts w:cs="B Lotus"/>
                <w:rtl/>
              </w:rPr>
              <w:t>10</w:t>
            </w:r>
          </w:p>
        </w:tc>
        <w:tc>
          <w:tcPr>
            <w:tcW w:w="1803" w:type="dxa"/>
          </w:tcPr>
          <w:p w14:paraId="67478817" w14:textId="36E4C61C"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7A0CBC40" w14:textId="77777777" w:rsidTr="00372823">
        <w:tc>
          <w:tcPr>
            <w:tcW w:w="1803" w:type="dxa"/>
          </w:tcPr>
          <w:p w14:paraId="3B1F2C5B" w14:textId="77777777" w:rsidR="004A7367" w:rsidRPr="004A7367" w:rsidRDefault="004A7367" w:rsidP="004A7367">
            <w:pPr>
              <w:pStyle w:val="ListParagraph"/>
              <w:numPr>
                <w:ilvl w:val="0"/>
                <w:numId w:val="63"/>
              </w:numPr>
              <w:bidi/>
              <w:jc w:val="center"/>
              <w:rPr>
                <w:rFonts w:cs="B Lotus"/>
                <w:rtl/>
              </w:rPr>
            </w:pPr>
          </w:p>
        </w:tc>
        <w:tc>
          <w:tcPr>
            <w:tcW w:w="1803" w:type="dxa"/>
          </w:tcPr>
          <w:p w14:paraId="031814FD" w14:textId="0190F31F" w:rsidR="004A7367" w:rsidRPr="004A7367" w:rsidRDefault="004A7367" w:rsidP="004A7367">
            <w:pPr>
              <w:jc w:val="center"/>
              <w:rPr>
                <w:rFonts w:cs="B Lotus"/>
                <w:sz w:val="28"/>
                <w:szCs w:val="28"/>
                <w:rtl/>
              </w:rPr>
            </w:pPr>
            <w:r w:rsidRPr="004A7367">
              <w:rPr>
                <w:rFonts w:cs="B Lotus"/>
                <w:rtl/>
              </w:rPr>
              <w:t>1141</w:t>
            </w:r>
          </w:p>
        </w:tc>
        <w:tc>
          <w:tcPr>
            <w:tcW w:w="1803" w:type="dxa"/>
          </w:tcPr>
          <w:p w14:paraId="4DE9DF36" w14:textId="30CBA2A9" w:rsidR="004A7367" w:rsidRPr="004A7367" w:rsidRDefault="004A7367" w:rsidP="004A7367">
            <w:pPr>
              <w:jc w:val="center"/>
              <w:rPr>
                <w:rFonts w:cs="B Lotus"/>
                <w:sz w:val="28"/>
                <w:szCs w:val="28"/>
                <w:rtl/>
              </w:rPr>
            </w:pPr>
            <w:r w:rsidRPr="004A7367">
              <w:rPr>
                <w:rFonts w:cs="B Lotus" w:hint="cs"/>
                <w:rtl/>
              </w:rPr>
              <w:t>طاقانک</w:t>
            </w:r>
          </w:p>
        </w:tc>
        <w:tc>
          <w:tcPr>
            <w:tcW w:w="1803" w:type="dxa"/>
          </w:tcPr>
          <w:p w14:paraId="20250864" w14:textId="0F2C024B" w:rsidR="004A7367" w:rsidRPr="004A7367" w:rsidRDefault="004A7367" w:rsidP="004A7367">
            <w:pPr>
              <w:jc w:val="center"/>
              <w:rPr>
                <w:rFonts w:cs="B Lotus"/>
                <w:sz w:val="28"/>
                <w:szCs w:val="28"/>
                <w:rtl/>
              </w:rPr>
            </w:pPr>
            <w:r w:rsidRPr="004A7367">
              <w:rPr>
                <w:rFonts w:cs="B Lotus"/>
                <w:rtl/>
              </w:rPr>
              <w:t>10</w:t>
            </w:r>
          </w:p>
        </w:tc>
        <w:tc>
          <w:tcPr>
            <w:tcW w:w="1803" w:type="dxa"/>
          </w:tcPr>
          <w:p w14:paraId="47BFB2C7" w14:textId="2660AE82"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30E03433" w14:textId="77777777" w:rsidTr="00372823">
        <w:tc>
          <w:tcPr>
            <w:tcW w:w="1803" w:type="dxa"/>
          </w:tcPr>
          <w:p w14:paraId="252061BF" w14:textId="77777777" w:rsidR="004A7367" w:rsidRPr="004A7367" w:rsidRDefault="004A7367" w:rsidP="004A7367">
            <w:pPr>
              <w:pStyle w:val="ListParagraph"/>
              <w:numPr>
                <w:ilvl w:val="0"/>
                <w:numId w:val="63"/>
              </w:numPr>
              <w:bidi/>
              <w:jc w:val="center"/>
              <w:rPr>
                <w:rFonts w:cs="B Lotus"/>
                <w:rtl/>
              </w:rPr>
            </w:pPr>
          </w:p>
        </w:tc>
        <w:tc>
          <w:tcPr>
            <w:tcW w:w="1803" w:type="dxa"/>
          </w:tcPr>
          <w:p w14:paraId="559EEB9E" w14:textId="66137659" w:rsidR="004A7367" w:rsidRPr="004A7367" w:rsidRDefault="004A7367" w:rsidP="004A7367">
            <w:pPr>
              <w:jc w:val="center"/>
              <w:rPr>
                <w:rFonts w:cs="B Lotus"/>
                <w:sz w:val="28"/>
                <w:szCs w:val="28"/>
                <w:rtl/>
              </w:rPr>
            </w:pPr>
            <w:r w:rsidRPr="004A7367">
              <w:rPr>
                <w:rFonts w:cs="B Lotus"/>
                <w:rtl/>
              </w:rPr>
              <w:t>1201</w:t>
            </w:r>
          </w:p>
        </w:tc>
        <w:tc>
          <w:tcPr>
            <w:tcW w:w="1803" w:type="dxa"/>
          </w:tcPr>
          <w:p w14:paraId="4CC1FCB7" w14:textId="13B0109C" w:rsidR="004A7367" w:rsidRPr="004A7367" w:rsidRDefault="004A7367" w:rsidP="004A7367">
            <w:pPr>
              <w:jc w:val="center"/>
              <w:rPr>
                <w:rFonts w:cs="B Lotus"/>
                <w:sz w:val="28"/>
                <w:szCs w:val="28"/>
                <w:rtl/>
              </w:rPr>
            </w:pPr>
            <w:r w:rsidRPr="004A7367">
              <w:rPr>
                <w:rFonts w:cs="B Lotus" w:hint="cs"/>
                <w:rtl/>
              </w:rPr>
              <w:t>وردنجان</w:t>
            </w:r>
          </w:p>
        </w:tc>
        <w:tc>
          <w:tcPr>
            <w:tcW w:w="1803" w:type="dxa"/>
          </w:tcPr>
          <w:p w14:paraId="4908DD09" w14:textId="6479EB6A" w:rsidR="004A7367" w:rsidRPr="004A7367" w:rsidRDefault="004A7367" w:rsidP="004A7367">
            <w:pPr>
              <w:jc w:val="center"/>
              <w:rPr>
                <w:rFonts w:cs="B Lotus"/>
                <w:sz w:val="28"/>
                <w:szCs w:val="28"/>
                <w:rtl/>
              </w:rPr>
            </w:pPr>
            <w:r w:rsidRPr="004A7367">
              <w:rPr>
                <w:rFonts w:cs="B Lotus"/>
                <w:rtl/>
              </w:rPr>
              <w:t>10</w:t>
            </w:r>
          </w:p>
        </w:tc>
        <w:tc>
          <w:tcPr>
            <w:tcW w:w="1803" w:type="dxa"/>
          </w:tcPr>
          <w:p w14:paraId="741472F7" w14:textId="34492AEF"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251AEEB3" w14:textId="77777777" w:rsidTr="00372823">
        <w:tc>
          <w:tcPr>
            <w:tcW w:w="1803" w:type="dxa"/>
          </w:tcPr>
          <w:p w14:paraId="0ACD0749" w14:textId="77777777" w:rsidR="004A7367" w:rsidRPr="004A7367" w:rsidRDefault="004A7367" w:rsidP="004A7367">
            <w:pPr>
              <w:pStyle w:val="ListParagraph"/>
              <w:numPr>
                <w:ilvl w:val="0"/>
                <w:numId w:val="63"/>
              </w:numPr>
              <w:bidi/>
              <w:jc w:val="center"/>
              <w:rPr>
                <w:rFonts w:cs="B Lotus"/>
                <w:rtl/>
              </w:rPr>
            </w:pPr>
          </w:p>
        </w:tc>
        <w:tc>
          <w:tcPr>
            <w:tcW w:w="1803" w:type="dxa"/>
          </w:tcPr>
          <w:p w14:paraId="243F4F69" w14:textId="7600DC1A" w:rsidR="004A7367" w:rsidRPr="004A7367" w:rsidRDefault="004A7367" w:rsidP="004A7367">
            <w:pPr>
              <w:jc w:val="center"/>
              <w:rPr>
                <w:rFonts w:cs="B Lotus"/>
                <w:sz w:val="28"/>
                <w:szCs w:val="28"/>
                <w:rtl/>
              </w:rPr>
            </w:pPr>
            <w:r w:rsidRPr="004A7367">
              <w:rPr>
                <w:rFonts w:cs="B Lotus"/>
                <w:rtl/>
              </w:rPr>
              <w:t>1202</w:t>
            </w:r>
          </w:p>
        </w:tc>
        <w:tc>
          <w:tcPr>
            <w:tcW w:w="1803" w:type="dxa"/>
          </w:tcPr>
          <w:p w14:paraId="2BD6428B" w14:textId="1A08C403" w:rsidR="004A7367" w:rsidRPr="004A7367" w:rsidRDefault="004A7367" w:rsidP="004A7367">
            <w:pPr>
              <w:jc w:val="center"/>
              <w:rPr>
                <w:rFonts w:cs="B Lotus"/>
                <w:sz w:val="28"/>
                <w:szCs w:val="28"/>
                <w:rtl/>
              </w:rPr>
            </w:pPr>
            <w:r w:rsidRPr="004A7367">
              <w:rPr>
                <w:rFonts w:cs="B Lotus" w:hint="cs"/>
                <w:rtl/>
              </w:rPr>
              <w:t>پردنجان</w:t>
            </w:r>
          </w:p>
        </w:tc>
        <w:tc>
          <w:tcPr>
            <w:tcW w:w="1803" w:type="dxa"/>
          </w:tcPr>
          <w:p w14:paraId="55C38857" w14:textId="5D547696" w:rsidR="004A7367" w:rsidRPr="004A7367" w:rsidRDefault="004A7367" w:rsidP="004A7367">
            <w:pPr>
              <w:jc w:val="center"/>
              <w:rPr>
                <w:rFonts w:cs="B Lotus"/>
                <w:sz w:val="28"/>
                <w:szCs w:val="28"/>
                <w:rtl/>
              </w:rPr>
            </w:pPr>
            <w:r w:rsidRPr="004A7367">
              <w:rPr>
                <w:rFonts w:cs="B Lotus"/>
                <w:rtl/>
              </w:rPr>
              <w:t>10</w:t>
            </w:r>
          </w:p>
        </w:tc>
        <w:tc>
          <w:tcPr>
            <w:tcW w:w="1803" w:type="dxa"/>
          </w:tcPr>
          <w:p w14:paraId="49525423" w14:textId="0C564DFC"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43DB3477" w14:textId="77777777" w:rsidTr="00372823">
        <w:tc>
          <w:tcPr>
            <w:tcW w:w="1803" w:type="dxa"/>
          </w:tcPr>
          <w:p w14:paraId="0720BE50" w14:textId="77777777" w:rsidR="004A7367" w:rsidRPr="004A7367" w:rsidRDefault="004A7367" w:rsidP="004A7367">
            <w:pPr>
              <w:pStyle w:val="ListParagraph"/>
              <w:numPr>
                <w:ilvl w:val="0"/>
                <w:numId w:val="63"/>
              </w:numPr>
              <w:bidi/>
              <w:jc w:val="center"/>
              <w:rPr>
                <w:rFonts w:cs="B Lotus"/>
                <w:rtl/>
              </w:rPr>
            </w:pPr>
          </w:p>
        </w:tc>
        <w:tc>
          <w:tcPr>
            <w:tcW w:w="1803" w:type="dxa"/>
          </w:tcPr>
          <w:p w14:paraId="15441C6D" w14:textId="65FA68D4" w:rsidR="004A7367" w:rsidRPr="004A7367" w:rsidRDefault="004A7367" w:rsidP="004A7367">
            <w:pPr>
              <w:jc w:val="center"/>
              <w:rPr>
                <w:rFonts w:cs="B Lotus"/>
                <w:sz w:val="28"/>
                <w:szCs w:val="28"/>
                <w:rtl/>
              </w:rPr>
            </w:pPr>
            <w:r w:rsidRPr="004A7367">
              <w:rPr>
                <w:rFonts w:cs="B Lotus"/>
                <w:rtl/>
              </w:rPr>
              <w:t>1203</w:t>
            </w:r>
          </w:p>
        </w:tc>
        <w:tc>
          <w:tcPr>
            <w:tcW w:w="1803" w:type="dxa"/>
          </w:tcPr>
          <w:p w14:paraId="71033B71" w14:textId="52947444" w:rsidR="004A7367" w:rsidRPr="004A7367" w:rsidRDefault="004A7367" w:rsidP="004A7367">
            <w:pPr>
              <w:jc w:val="center"/>
              <w:rPr>
                <w:rFonts w:cs="B Lotus"/>
                <w:sz w:val="28"/>
                <w:szCs w:val="28"/>
                <w:rtl/>
              </w:rPr>
            </w:pPr>
            <w:r w:rsidRPr="004A7367">
              <w:rPr>
                <w:rFonts w:cs="B Lotus" w:hint="cs"/>
                <w:rtl/>
              </w:rPr>
              <w:t>بازفت</w:t>
            </w:r>
          </w:p>
        </w:tc>
        <w:tc>
          <w:tcPr>
            <w:tcW w:w="1803" w:type="dxa"/>
          </w:tcPr>
          <w:p w14:paraId="240C4095" w14:textId="243D3A15" w:rsidR="004A7367" w:rsidRPr="004A7367" w:rsidRDefault="004A7367" w:rsidP="004A7367">
            <w:pPr>
              <w:jc w:val="center"/>
              <w:rPr>
                <w:rFonts w:cs="B Lotus"/>
                <w:sz w:val="28"/>
                <w:szCs w:val="28"/>
                <w:rtl/>
              </w:rPr>
            </w:pPr>
            <w:r w:rsidRPr="004A7367">
              <w:rPr>
                <w:rFonts w:cs="B Lotus"/>
                <w:rtl/>
              </w:rPr>
              <w:t>10</w:t>
            </w:r>
          </w:p>
        </w:tc>
        <w:tc>
          <w:tcPr>
            <w:tcW w:w="1803" w:type="dxa"/>
          </w:tcPr>
          <w:p w14:paraId="05166894" w14:textId="5BEA0840"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53935FBB" w14:textId="77777777" w:rsidTr="00372823">
        <w:tc>
          <w:tcPr>
            <w:tcW w:w="1803" w:type="dxa"/>
          </w:tcPr>
          <w:p w14:paraId="24291E53" w14:textId="77777777" w:rsidR="004A7367" w:rsidRPr="004A7367" w:rsidRDefault="004A7367" w:rsidP="004A7367">
            <w:pPr>
              <w:pStyle w:val="ListParagraph"/>
              <w:numPr>
                <w:ilvl w:val="0"/>
                <w:numId w:val="63"/>
              </w:numPr>
              <w:bidi/>
              <w:jc w:val="center"/>
              <w:rPr>
                <w:rFonts w:cs="B Lotus"/>
                <w:rtl/>
              </w:rPr>
            </w:pPr>
          </w:p>
        </w:tc>
        <w:tc>
          <w:tcPr>
            <w:tcW w:w="1803" w:type="dxa"/>
          </w:tcPr>
          <w:p w14:paraId="4B7892D8" w14:textId="3C4B6A2C" w:rsidR="004A7367" w:rsidRPr="004A7367" w:rsidRDefault="004A7367" w:rsidP="004A7367">
            <w:pPr>
              <w:jc w:val="center"/>
              <w:rPr>
                <w:rFonts w:cs="B Lotus"/>
                <w:sz w:val="28"/>
                <w:szCs w:val="28"/>
                <w:rtl/>
              </w:rPr>
            </w:pPr>
            <w:r w:rsidRPr="004A7367">
              <w:rPr>
                <w:rFonts w:cs="B Lotus"/>
                <w:rtl/>
              </w:rPr>
              <w:t>1204</w:t>
            </w:r>
          </w:p>
        </w:tc>
        <w:tc>
          <w:tcPr>
            <w:tcW w:w="1803" w:type="dxa"/>
          </w:tcPr>
          <w:p w14:paraId="6BA64B99" w14:textId="3434FB8B" w:rsidR="004A7367" w:rsidRPr="004A7367" w:rsidRDefault="004A7367" w:rsidP="004A7367">
            <w:pPr>
              <w:jc w:val="center"/>
              <w:rPr>
                <w:rFonts w:cs="B Lotus"/>
                <w:sz w:val="28"/>
                <w:szCs w:val="28"/>
                <w:rtl/>
              </w:rPr>
            </w:pPr>
            <w:r w:rsidRPr="004A7367">
              <w:rPr>
                <w:rFonts w:cs="B Lotus" w:hint="cs"/>
                <w:rtl/>
              </w:rPr>
              <w:t>خانمیرزا</w:t>
            </w:r>
          </w:p>
        </w:tc>
        <w:tc>
          <w:tcPr>
            <w:tcW w:w="1803" w:type="dxa"/>
          </w:tcPr>
          <w:p w14:paraId="65AF1255" w14:textId="6FA2CA00" w:rsidR="004A7367" w:rsidRPr="004A7367" w:rsidRDefault="004A7367" w:rsidP="004A7367">
            <w:pPr>
              <w:jc w:val="center"/>
              <w:rPr>
                <w:rFonts w:cs="B Lotus"/>
                <w:sz w:val="28"/>
                <w:szCs w:val="28"/>
                <w:rtl/>
              </w:rPr>
            </w:pPr>
            <w:r w:rsidRPr="004A7367">
              <w:rPr>
                <w:rFonts w:cs="B Lotus"/>
                <w:rtl/>
              </w:rPr>
              <w:t>10</w:t>
            </w:r>
          </w:p>
        </w:tc>
        <w:tc>
          <w:tcPr>
            <w:tcW w:w="1803" w:type="dxa"/>
          </w:tcPr>
          <w:p w14:paraId="085F3A7F" w14:textId="532C5F47"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5A466298" w14:textId="77777777" w:rsidTr="00372823">
        <w:tc>
          <w:tcPr>
            <w:tcW w:w="1803" w:type="dxa"/>
          </w:tcPr>
          <w:p w14:paraId="524E5B7C" w14:textId="77777777" w:rsidR="004A7367" w:rsidRPr="004A7367" w:rsidRDefault="004A7367" w:rsidP="004A7367">
            <w:pPr>
              <w:pStyle w:val="ListParagraph"/>
              <w:numPr>
                <w:ilvl w:val="0"/>
                <w:numId w:val="63"/>
              </w:numPr>
              <w:bidi/>
              <w:jc w:val="center"/>
              <w:rPr>
                <w:rFonts w:cs="B Lotus"/>
                <w:rtl/>
              </w:rPr>
            </w:pPr>
          </w:p>
        </w:tc>
        <w:tc>
          <w:tcPr>
            <w:tcW w:w="1803" w:type="dxa"/>
          </w:tcPr>
          <w:p w14:paraId="57CC64F2" w14:textId="68501B9B" w:rsidR="004A7367" w:rsidRPr="004A7367" w:rsidRDefault="004A7367" w:rsidP="004A7367">
            <w:pPr>
              <w:jc w:val="center"/>
              <w:rPr>
                <w:rFonts w:cs="B Lotus"/>
                <w:sz w:val="28"/>
                <w:szCs w:val="28"/>
                <w:rtl/>
              </w:rPr>
            </w:pPr>
            <w:r w:rsidRPr="004A7367">
              <w:rPr>
                <w:rFonts w:cs="B Lotus"/>
                <w:rtl/>
              </w:rPr>
              <w:t>1205</w:t>
            </w:r>
          </w:p>
        </w:tc>
        <w:tc>
          <w:tcPr>
            <w:tcW w:w="1803" w:type="dxa"/>
          </w:tcPr>
          <w:p w14:paraId="574973DA" w14:textId="643FE9F7" w:rsidR="004A7367" w:rsidRPr="004A7367" w:rsidRDefault="004A7367" w:rsidP="004A7367">
            <w:pPr>
              <w:jc w:val="center"/>
              <w:rPr>
                <w:rFonts w:cs="B Lotus"/>
                <w:sz w:val="28"/>
                <w:szCs w:val="28"/>
                <w:rtl/>
              </w:rPr>
            </w:pPr>
            <w:r w:rsidRPr="004A7367">
              <w:rPr>
                <w:rFonts w:cs="B Lotus" w:hint="cs"/>
                <w:rtl/>
              </w:rPr>
              <w:t>مال</w:t>
            </w:r>
            <w:r w:rsidRPr="004A7367">
              <w:rPr>
                <w:rFonts w:cs="B Lotus"/>
                <w:rtl/>
              </w:rPr>
              <w:t xml:space="preserve"> </w:t>
            </w:r>
            <w:r w:rsidRPr="004A7367">
              <w:rPr>
                <w:rFonts w:cs="B Lotus" w:hint="cs"/>
                <w:rtl/>
              </w:rPr>
              <w:t>خلیفه</w:t>
            </w:r>
          </w:p>
        </w:tc>
        <w:tc>
          <w:tcPr>
            <w:tcW w:w="1803" w:type="dxa"/>
          </w:tcPr>
          <w:p w14:paraId="37EE472A" w14:textId="02FF8EB6" w:rsidR="004A7367" w:rsidRPr="004A7367" w:rsidRDefault="004A7367" w:rsidP="004A7367">
            <w:pPr>
              <w:jc w:val="center"/>
              <w:rPr>
                <w:rFonts w:cs="B Lotus"/>
                <w:sz w:val="28"/>
                <w:szCs w:val="28"/>
                <w:rtl/>
              </w:rPr>
            </w:pPr>
            <w:r w:rsidRPr="004A7367">
              <w:rPr>
                <w:rFonts w:cs="B Lotus"/>
                <w:rtl/>
              </w:rPr>
              <w:t>10</w:t>
            </w:r>
          </w:p>
        </w:tc>
        <w:tc>
          <w:tcPr>
            <w:tcW w:w="1803" w:type="dxa"/>
          </w:tcPr>
          <w:p w14:paraId="4B2CEF59" w14:textId="211297C3"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2BF2E22C" w14:textId="77777777" w:rsidTr="00372823">
        <w:tc>
          <w:tcPr>
            <w:tcW w:w="1803" w:type="dxa"/>
          </w:tcPr>
          <w:p w14:paraId="7DA23F22" w14:textId="77777777" w:rsidR="004A7367" w:rsidRPr="004A7367" w:rsidRDefault="004A7367" w:rsidP="004A7367">
            <w:pPr>
              <w:pStyle w:val="ListParagraph"/>
              <w:numPr>
                <w:ilvl w:val="0"/>
                <w:numId w:val="63"/>
              </w:numPr>
              <w:bidi/>
              <w:jc w:val="center"/>
              <w:rPr>
                <w:rFonts w:cs="B Lotus"/>
                <w:rtl/>
              </w:rPr>
            </w:pPr>
          </w:p>
        </w:tc>
        <w:tc>
          <w:tcPr>
            <w:tcW w:w="1803" w:type="dxa"/>
          </w:tcPr>
          <w:p w14:paraId="5941520F" w14:textId="6154DDCB" w:rsidR="004A7367" w:rsidRPr="004A7367" w:rsidRDefault="004A7367" w:rsidP="004A7367">
            <w:pPr>
              <w:jc w:val="center"/>
              <w:rPr>
                <w:rFonts w:cs="B Lotus"/>
                <w:sz w:val="28"/>
                <w:szCs w:val="28"/>
                <w:rtl/>
              </w:rPr>
            </w:pPr>
            <w:r w:rsidRPr="004A7367">
              <w:rPr>
                <w:rFonts w:cs="B Lotus"/>
                <w:rtl/>
              </w:rPr>
              <w:t>1236</w:t>
            </w:r>
          </w:p>
        </w:tc>
        <w:tc>
          <w:tcPr>
            <w:tcW w:w="1803" w:type="dxa"/>
          </w:tcPr>
          <w:p w14:paraId="39F5F86B" w14:textId="0FCDB04E" w:rsidR="004A7367" w:rsidRPr="004A7367" w:rsidRDefault="004A7367" w:rsidP="004A7367">
            <w:pPr>
              <w:jc w:val="center"/>
              <w:rPr>
                <w:rFonts w:cs="B Lotus"/>
                <w:sz w:val="28"/>
                <w:szCs w:val="28"/>
                <w:rtl/>
              </w:rPr>
            </w:pPr>
            <w:r w:rsidRPr="004A7367">
              <w:rPr>
                <w:rFonts w:cs="B Lotus" w:hint="cs"/>
                <w:rtl/>
              </w:rPr>
              <w:t>نافچ</w:t>
            </w:r>
          </w:p>
        </w:tc>
        <w:tc>
          <w:tcPr>
            <w:tcW w:w="1803" w:type="dxa"/>
          </w:tcPr>
          <w:p w14:paraId="2C47FB16" w14:textId="60F167F7" w:rsidR="004A7367" w:rsidRPr="004A7367" w:rsidRDefault="004A7367" w:rsidP="004A7367">
            <w:pPr>
              <w:jc w:val="center"/>
              <w:rPr>
                <w:rFonts w:cs="B Lotus"/>
                <w:sz w:val="28"/>
                <w:szCs w:val="28"/>
                <w:rtl/>
              </w:rPr>
            </w:pPr>
            <w:r w:rsidRPr="004A7367">
              <w:rPr>
                <w:rFonts w:cs="B Lotus"/>
                <w:rtl/>
              </w:rPr>
              <w:t>10</w:t>
            </w:r>
          </w:p>
        </w:tc>
        <w:tc>
          <w:tcPr>
            <w:tcW w:w="1803" w:type="dxa"/>
          </w:tcPr>
          <w:p w14:paraId="60784924" w14:textId="282E6173"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540ABC1D" w14:textId="77777777" w:rsidTr="00372823">
        <w:tc>
          <w:tcPr>
            <w:tcW w:w="1803" w:type="dxa"/>
          </w:tcPr>
          <w:p w14:paraId="0E1A091D" w14:textId="77777777" w:rsidR="004A7367" w:rsidRPr="004A7367" w:rsidRDefault="004A7367" w:rsidP="004A7367">
            <w:pPr>
              <w:pStyle w:val="ListParagraph"/>
              <w:numPr>
                <w:ilvl w:val="0"/>
                <w:numId w:val="63"/>
              </w:numPr>
              <w:bidi/>
              <w:jc w:val="center"/>
              <w:rPr>
                <w:rFonts w:cs="B Lotus"/>
                <w:rtl/>
              </w:rPr>
            </w:pPr>
          </w:p>
        </w:tc>
        <w:tc>
          <w:tcPr>
            <w:tcW w:w="1803" w:type="dxa"/>
          </w:tcPr>
          <w:p w14:paraId="1FDB6C22" w14:textId="165D2FC7" w:rsidR="004A7367" w:rsidRPr="004A7367" w:rsidRDefault="004A7367" w:rsidP="004A7367">
            <w:pPr>
              <w:jc w:val="center"/>
              <w:rPr>
                <w:rFonts w:cs="B Lotus"/>
                <w:sz w:val="28"/>
                <w:szCs w:val="28"/>
                <w:rtl/>
              </w:rPr>
            </w:pPr>
            <w:r w:rsidRPr="004A7367">
              <w:rPr>
                <w:rFonts w:cs="B Lotus"/>
                <w:rtl/>
              </w:rPr>
              <w:t>1403</w:t>
            </w:r>
          </w:p>
        </w:tc>
        <w:tc>
          <w:tcPr>
            <w:tcW w:w="1803" w:type="dxa"/>
          </w:tcPr>
          <w:p w14:paraId="3FD01188" w14:textId="0FFEA536" w:rsidR="004A7367" w:rsidRPr="004A7367" w:rsidRDefault="004A7367" w:rsidP="004A7367">
            <w:pPr>
              <w:jc w:val="center"/>
              <w:rPr>
                <w:rFonts w:cs="B Lotus"/>
                <w:sz w:val="28"/>
                <w:szCs w:val="28"/>
                <w:rtl/>
              </w:rPr>
            </w:pPr>
            <w:r w:rsidRPr="004A7367">
              <w:rPr>
                <w:rFonts w:cs="B Lotus" w:hint="cs"/>
                <w:rtl/>
              </w:rPr>
              <w:t>سرخون</w:t>
            </w:r>
          </w:p>
        </w:tc>
        <w:tc>
          <w:tcPr>
            <w:tcW w:w="1803" w:type="dxa"/>
          </w:tcPr>
          <w:p w14:paraId="2C3D60F1" w14:textId="3714B9C5" w:rsidR="004A7367" w:rsidRPr="004A7367" w:rsidRDefault="004A7367" w:rsidP="004A7367">
            <w:pPr>
              <w:jc w:val="center"/>
              <w:rPr>
                <w:rFonts w:cs="B Lotus"/>
                <w:sz w:val="28"/>
                <w:szCs w:val="28"/>
                <w:rtl/>
              </w:rPr>
            </w:pPr>
            <w:r w:rsidRPr="004A7367">
              <w:rPr>
                <w:rFonts w:cs="B Lotus"/>
                <w:rtl/>
              </w:rPr>
              <w:t>10</w:t>
            </w:r>
          </w:p>
        </w:tc>
        <w:tc>
          <w:tcPr>
            <w:tcW w:w="1803" w:type="dxa"/>
          </w:tcPr>
          <w:p w14:paraId="49BCC721" w14:textId="31279A67"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7A8FD02F" w14:textId="77777777" w:rsidTr="00372823">
        <w:tc>
          <w:tcPr>
            <w:tcW w:w="1803" w:type="dxa"/>
          </w:tcPr>
          <w:p w14:paraId="790B9E0B" w14:textId="77777777" w:rsidR="004A7367" w:rsidRPr="004A7367" w:rsidRDefault="004A7367" w:rsidP="004A7367">
            <w:pPr>
              <w:pStyle w:val="ListParagraph"/>
              <w:numPr>
                <w:ilvl w:val="0"/>
                <w:numId w:val="63"/>
              </w:numPr>
              <w:bidi/>
              <w:jc w:val="center"/>
              <w:rPr>
                <w:rFonts w:cs="B Lotus"/>
                <w:rtl/>
              </w:rPr>
            </w:pPr>
          </w:p>
        </w:tc>
        <w:tc>
          <w:tcPr>
            <w:tcW w:w="1803" w:type="dxa"/>
          </w:tcPr>
          <w:p w14:paraId="3ADF948E" w14:textId="575B211B" w:rsidR="004A7367" w:rsidRPr="004A7367" w:rsidRDefault="004A7367" w:rsidP="004A7367">
            <w:pPr>
              <w:jc w:val="center"/>
              <w:rPr>
                <w:rFonts w:cs="B Lotus"/>
                <w:sz w:val="28"/>
                <w:szCs w:val="28"/>
                <w:rtl/>
              </w:rPr>
            </w:pPr>
            <w:r w:rsidRPr="004A7367">
              <w:rPr>
                <w:rFonts w:cs="B Lotus"/>
                <w:rtl/>
              </w:rPr>
              <w:t>1404</w:t>
            </w:r>
          </w:p>
        </w:tc>
        <w:tc>
          <w:tcPr>
            <w:tcW w:w="1803" w:type="dxa"/>
          </w:tcPr>
          <w:p w14:paraId="2E52D445" w14:textId="5E11F1C8" w:rsidR="004A7367" w:rsidRPr="004A7367" w:rsidRDefault="004A7367" w:rsidP="004A7367">
            <w:pPr>
              <w:jc w:val="center"/>
              <w:rPr>
                <w:rFonts w:cs="B Lotus"/>
                <w:sz w:val="28"/>
                <w:szCs w:val="28"/>
                <w:rtl/>
              </w:rPr>
            </w:pPr>
            <w:r w:rsidRPr="004A7367">
              <w:rPr>
                <w:rFonts w:cs="B Lotus" w:hint="cs"/>
                <w:rtl/>
              </w:rPr>
              <w:t>گوجان</w:t>
            </w:r>
          </w:p>
        </w:tc>
        <w:tc>
          <w:tcPr>
            <w:tcW w:w="1803" w:type="dxa"/>
          </w:tcPr>
          <w:p w14:paraId="3AA615E3" w14:textId="717571DA" w:rsidR="004A7367" w:rsidRPr="004A7367" w:rsidRDefault="004A7367" w:rsidP="004A7367">
            <w:pPr>
              <w:jc w:val="center"/>
              <w:rPr>
                <w:rFonts w:cs="B Lotus"/>
                <w:sz w:val="28"/>
                <w:szCs w:val="28"/>
                <w:rtl/>
              </w:rPr>
            </w:pPr>
            <w:r w:rsidRPr="004A7367">
              <w:rPr>
                <w:rFonts w:cs="B Lotus"/>
                <w:rtl/>
              </w:rPr>
              <w:t>10</w:t>
            </w:r>
          </w:p>
        </w:tc>
        <w:tc>
          <w:tcPr>
            <w:tcW w:w="1803" w:type="dxa"/>
          </w:tcPr>
          <w:p w14:paraId="10A26F7F" w14:textId="419D9D20"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2B484BE1" w14:textId="77777777" w:rsidTr="00372823">
        <w:tc>
          <w:tcPr>
            <w:tcW w:w="1803" w:type="dxa"/>
          </w:tcPr>
          <w:p w14:paraId="1CEC658C" w14:textId="77777777" w:rsidR="004A7367" w:rsidRPr="004A7367" w:rsidRDefault="004A7367" w:rsidP="004A7367">
            <w:pPr>
              <w:pStyle w:val="ListParagraph"/>
              <w:numPr>
                <w:ilvl w:val="0"/>
                <w:numId w:val="63"/>
              </w:numPr>
              <w:bidi/>
              <w:jc w:val="center"/>
              <w:rPr>
                <w:rFonts w:cs="B Lotus"/>
                <w:rtl/>
              </w:rPr>
            </w:pPr>
          </w:p>
        </w:tc>
        <w:tc>
          <w:tcPr>
            <w:tcW w:w="1803" w:type="dxa"/>
          </w:tcPr>
          <w:p w14:paraId="7A328D56" w14:textId="56A1A1E0" w:rsidR="004A7367" w:rsidRPr="004A7367" w:rsidRDefault="004A7367" w:rsidP="004A7367">
            <w:pPr>
              <w:jc w:val="center"/>
              <w:rPr>
                <w:rFonts w:cs="B Lotus"/>
                <w:sz w:val="28"/>
                <w:szCs w:val="28"/>
                <w:rtl/>
              </w:rPr>
            </w:pPr>
            <w:r w:rsidRPr="004A7367">
              <w:rPr>
                <w:rFonts w:cs="B Lotus"/>
                <w:rtl/>
              </w:rPr>
              <w:t>1405</w:t>
            </w:r>
          </w:p>
        </w:tc>
        <w:tc>
          <w:tcPr>
            <w:tcW w:w="1803" w:type="dxa"/>
          </w:tcPr>
          <w:p w14:paraId="00651C99" w14:textId="11CBF2A2" w:rsidR="004A7367" w:rsidRPr="004A7367" w:rsidRDefault="004A7367" w:rsidP="004A7367">
            <w:pPr>
              <w:jc w:val="center"/>
              <w:rPr>
                <w:rFonts w:cs="B Lotus"/>
                <w:sz w:val="28"/>
                <w:szCs w:val="28"/>
                <w:rtl/>
              </w:rPr>
            </w:pPr>
            <w:r w:rsidRPr="004A7367">
              <w:rPr>
                <w:rFonts w:cs="B Lotus" w:hint="cs"/>
                <w:rtl/>
              </w:rPr>
              <w:t>نقنه</w:t>
            </w:r>
          </w:p>
        </w:tc>
        <w:tc>
          <w:tcPr>
            <w:tcW w:w="1803" w:type="dxa"/>
          </w:tcPr>
          <w:p w14:paraId="4206D2E7" w14:textId="5827E5AD" w:rsidR="004A7367" w:rsidRPr="004A7367" w:rsidRDefault="004A7367" w:rsidP="004A7367">
            <w:pPr>
              <w:jc w:val="center"/>
              <w:rPr>
                <w:rFonts w:cs="B Lotus"/>
                <w:sz w:val="28"/>
                <w:szCs w:val="28"/>
                <w:rtl/>
              </w:rPr>
            </w:pPr>
            <w:r w:rsidRPr="004A7367">
              <w:rPr>
                <w:rFonts w:cs="B Lotus"/>
                <w:rtl/>
              </w:rPr>
              <w:t>10</w:t>
            </w:r>
          </w:p>
        </w:tc>
        <w:tc>
          <w:tcPr>
            <w:tcW w:w="1803" w:type="dxa"/>
          </w:tcPr>
          <w:p w14:paraId="1AD5C00A" w14:textId="0DA2F9DD"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1FD05B65" w14:textId="77777777" w:rsidTr="00372823">
        <w:tc>
          <w:tcPr>
            <w:tcW w:w="1803" w:type="dxa"/>
          </w:tcPr>
          <w:p w14:paraId="11752874" w14:textId="77777777" w:rsidR="004A7367" w:rsidRPr="004A7367" w:rsidRDefault="004A7367" w:rsidP="004A7367">
            <w:pPr>
              <w:pStyle w:val="ListParagraph"/>
              <w:numPr>
                <w:ilvl w:val="0"/>
                <w:numId w:val="63"/>
              </w:numPr>
              <w:bidi/>
              <w:jc w:val="center"/>
              <w:rPr>
                <w:rFonts w:cs="B Lotus"/>
                <w:rtl/>
              </w:rPr>
            </w:pPr>
          </w:p>
        </w:tc>
        <w:tc>
          <w:tcPr>
            <w:tcW w:w="1803" w:type="dxa"/>
          </w:tcPr>
          <w:p w14:paraId="0F93CABC" w14:textId="405848DC" w:rsidR="004A7367" w:rsidRPr="004A7367" w:rsidRDefault="004A7367" w:rsidP="004A7367">
            <w:pPr>
              <w:jc w:val="center"/>
              <w:rPr>
                <w:rFonts w:cs="B Lotus"/>
                <w:sz w:val="28"/>
                <w:szCs w:val="28"/>
                <w:rtl/>
              </w:rPr>
            </w:pPr>
            <w:r w:rsidRPr="004A7367">
              <w:rPr>
                <w:rFonts w:cs="B Lotus"/>
                <w:rtl/>
              </w:rPr>
              <w:t>1406</w:t>
            </w:r>
          </w:p>
        </w:tc>
        <w:tc>
          <w:tcPr>
            <w:tcW w:w="1803" w:type="dxa"/>
          </w:tcPr>
          <w:p w14:paraId="33D55987" w14:textId="15EFF4E5" w:rsidR="004A7367" w:rsidRPr="004A7367" w:rsidRDefault="004A7367" w:rsidP="004A7367">
            <w:pPr>
              <w:jc w:val="center"/>
              <w:rPr>
                <w:rFonts w:cs="B Lotus"/>
                <w:sz w:val="28"/>
                <w:szCs w:val="28"/>
                <w:rtl/>
              </w:rPr>
            </w:pPr>
            <w:r w:rsidRPr="004A7367">
              <w:rPr>
                <w:rFonts w:cs="B Lotus" w:hint="cs"/>
                <w:rtl/>
              </w:rPr>
              <w:t>دشتک</w:t>
            </w:r>
          </w:p>
        </w:tc>
        <w:tc>
          <w:tcPr>
            <w:tcW w:w="1803" w:type="dxa"/>
          </w:tcPr>
          <w:p w14:paraId="1AD8519C" w14:textId="3192A7EB" w:rsidR="004A7367" w:rsidRPr="004A7367" w:rsidRDefault="004A7367" w:rsidP="004A7367">
            <w:pPr>
              <w:jc w:val="center"/>
              <w:rPr>
                <w:rFonts w:cs="B Lotus"/>
                <w:sz w:val="28"/>
                <w:szCs w:val="28"/>
                <w:rtl/>
              </w:rPr>
            </w:pPr>
            <w:r w:rsidRPr="004A7367">
              <w:rPr>
                <w:rFonts w:cs="B Lotus"/>
                <w:rtl/>
              </w:rPr>
              <w:t>10</w:t>
            </w:r>
          </w:p>
        </w:tc>
        <w:tc>
          <w:tcPr>
            <w:tcW w:w="1803" w:type="dxa"/>
          </w:tcPr>
          <w:p w14:paraId="77BF7EAC" w14:textId="6240BB16"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29C70E06" w14:textId="77777777" w:rsidTr="00372823">
        <w:tc>
          <w:tcPr>
            <w:tcW w:w="1803" w:type="dxa"/>
          </w:tcPr>
          <w:p w14:paraId="7AF342B1" w14:textId="77777777" w:rsidR="004A7367" w:rsidRPr="004A7367" w:rsidRDefault="004A7367" w:rsidP="004A7367">
            <w:pPr>
              <w:pStyle w:val="ListParagraph"/>
              <w:numPr>
                <w:ilvl w:val="0"/>
                <w:numId w:val="63"/>
              </w:numPr>
              <w:bidi/>
              <w:jc w:val="center"/>
              <w:rPr>
                <w:rFonts w:cs="B Lotus"/>
                <w:rtl/>
              </w:rPr>
            </w:pPr>
          </w:p>
        </w:tc>
        <w:tc>
          <w:tcPr>
            <w:tcW w:w="1803" w:type="dxa"/>
          </w:tcPr>
          <w:p w14:paraId="174EFA86" w14:textId="6856173A" w:rsidR="004A7367" w:rsidRPr="004A7367" w:rsidRDefault="004A7367" w:rsidP="004A7367">
            <w:pPr>
              <w:jc w:val="center"/>
              <w:rPr>
                <w:rFonts w:cs="B Lotus"/>
                <w:sz w:val="28"/>
                <w:szCs w:val="28"/>
                <w:rtl/>
              </w:rPr>
            </w:pPr>
            <w:r w:rsidRPr="004A7367">
              <w:rPr>
                <w:rFonts w:cs="B Lotus"/>
                <w:rtl/>
              </w:rPr>
              <w:t>1407</w:t>
            </w:r>
          </w:p>
        </w:tc>
        <w:tc>
          <w:tcPr>
            <w:tcW w:w="1803" w:type="dxa"/>
          </w:tcPr>
          <w:p w14:paraId="4BEDAF6F" w14:textId="49C5FCE9" w:rsidR="004A7367" w:rsidRPr="004A7367" w:rsidRDefault="004A7367" w:rsidP="004A7367">
            <w:pPr>
              <w:jc w:val="center"/>
              <w:rPr>
                <w:rFonts w:cs="B Lotus"/>
                <w:sz w:val="28"/>
                <w:szCs w:val="28"/>
                <w:rtl/>
              </w:rPr>
            </w:pPr>
            <w:r w:rsidRPr="004A7367">
              <w:rPr>
                <w:rFonts w:cs="B Lotus" w:hint="cs"/>
                <w:rtl/>
              </w:rPr>
              <w:t>گهرو</w:t>
            </w:r>
          </w:p>
        </w:tc>
        <w:tc>
          <w:tcPr>
            <w:tcW w:w="1803" w:type="dxa"/>
          </w:tcPr>
          <w:p w14:paraId="78701D79" w14:textId="4B84659D" w:rsidR="004A7367" w:rsidRPr="004A7367" w:rsidRDefault="004A7367" w:rsidP="004A7367">
            <w:pPr>
              <w:jc w:val="center"/>
              <w:rPr>
                <w:rFonts w:cs="B Lotus"/>
                <w:sz w:val="28"/>
                <w:szCs w:val="28"/>
                <w:rtl/>
              </w:rPr>
            </w:pPr>
            <w:r w:rsidRPr="004A7367">
              <w:rPr>
                <w:rFonts w:cs="B Lotus"/>
                <w:rtl/>
              </w:rPr>
              <w:t>10</w:t>
            </w:r>
          </w:p>
        </w:tc>
        <w:tc>
          <w:tcPr>
            <w:tcW w:w="1803" w:type="dxa"/>
          </w:tcPr>
          <w:p w14:paraId="0027973C" w14:textId="313B1240"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3851909B" w14:textId="77777777" w:rsidTr="00372823">
        <w:tc>
          <w:tcPr>
            <w:tcW w:w="1803" w:type="dxa"/>
          </w:tcPr>
          <w:p w14:paraId="34C54A70" w14:textId="77777777" w:rsidR="004A7367" w:rsidRPr="004A7367" w:rsidRDefault="004A7367" w:rsidP="004A7367">
            <w:pPr>
              <w:pStyle w:val="ListParagraph"/>
              <w:numPr>
                <w:ilvl w:val="0"/>
                <w:numId w:val="63"/>
              </w:numPr>
              <w:bidi/>
              <w:jc w:val="center"/>
              <w:rPr>
                <w:rFonts w:cs="B Lotus"/>
                <w:rtl/>
              </w:rPr>
            </w:pPr>
          </w:p>
        </w:tc>
        <w:tc>
          <w:tcPr>
            <w:tcW w:w="1803" w:type="dxa"/>
          </w:tcPr>
          <w:p w14:paraId="5471BDBB" w14:textId="4237EF67" w:rsidR="004A7367" w:rsidRPr="004A7367" w:rsidRDefault="004A7367" w:rsidP="004A7367">
            <w:pPr>
              <w:jc w:val="center"/>
              <w:rPr>
                <w:rFonts w:cs="B Lotus"/>
                <w:sz w:val="28"/>
                <w:szCs w:val="28"/>
                <w:rtl/>
              </w:rPr>
            </w:pPr>
            <w:r w:rsidRPr="004A7367">
              <w:rPr>
                <w:rFonts w:cs="B Lotus"/>
                <w:rtl/>
              </w:rPr>
              <w:t>1408</w:t>
            </w:r>
          </w:p>
        </w:tc>
        <w:tc>
          <w:tcPr>
            <w:tcW w:w="1803" w:type="dxa"/>
          </w:tcPr>
          <w:p w14:paraId="2A889D6B" w14:textId="76E80733" w:rsidR="004A7367" w:rsidRPr="004A7367" w:rsidRDefault="004A7367" w:rsidP="004A7367">
            <w:pPr>
              <w:jc w:val="center"/>
              <w:rPr>
                <w:rFonts w:cs="B Lotus"/>
                <w:sz w:val="28"/>
                <w:szCs w:val="28"/>
                <w:rtl/>
              </w:rPr>
            </w:pPr>
            <w:r w:rsidRPr="004A7367">
              <w:rPr>
                <w:rFonts w:cs="B Lotus" w:hint="cs"/>
                <w:rtl/>
              </w:rPr>
              <w:t>هوره</w:t>
            </w:r>
          </w:p>
        </w:tc>
        <w:tc>
          <w:tcPr>
            <w:tcW w:w="1803" w:type="dxa"/>
          </w:tcPr>
          <w:p w14:paraId="560BD202" w14:textId="3E6925FD" w:rsidR="004A7367" w:rsidRPr="004A7367" w:rsidRDefault="004A7367" w:rsidP="004A7367">
            <w:pPr>
              <w:jc w:val="center"/>
              <w:rPr>
                <w:rFonts w:cs="B Lotus"/>
                <w:sz w:val="28"/>
                <w:szCs w:val="28"/>
                <w:rtl/>
              </w:rPr>
            </w:pPr>
            <w:r w:rsidRPr="004A7367">
              <w:rPr>
                <w:rFonts w:cs="B Lotus"/>
                <w:rtl/>
              </w:rPr>
              <w:t>10</w:t>
            </w:r>
          </w:p>
        </w:tc>
        <w:tc>
          <w:tcPr>
            <w:tcW w:w="1803" w:type="dxa"/>
          </w:tcPr>
          <w:p w14:paraId="1E848326" w14:textId="62E33B7E"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29B7857B" w14:textId="77777777" w:rsidTr="00372823">
        <w:tc>
          <w:tcPr>
            <w:tcW w:w="1803" w:type="dxa"/>
          </w:tcPr>
          <w:p w14:paraId="24694406" w14:textId="77777777" w:rsidR="004A7367" w:rsidRPr="004A7367" w:rsidRDefault="004A7367" w:rsidP="004A7367">
            <w:pPr>
              <w:pStyle w:val="ListParagraph"/>
              <w:numPr>
                <w:ilvl w:val="0"/>
                <w:numId w:val="63"/>
              </w:numPr>
              <w:bidi/>
              <w:jc w:val="center"/>
              <w:rPr>
                <w:rFonts w:cs="B Lotus"/>
                <w:rtl/>
              </w:rPr>
            </w:pPr>
          </w:p>
        </w:tc>
        <w:tc>
          <w:tcPr>
            <w:tcW w:w="1803" w:type="dxa"/>
          </w:tcPr>
          <w:p w14:paraId="2C2568B8" w14:textId="426E2FC8" w:rsidR="004A7367" w:rsidRPr="004A7367" w:rsidRDefault="004A7367" w:rsidP="004A7367">
            <w:pPr>
              <w:jc w:val="center"/>
              <w:rPr>
                <w:rFonts w:cs="B Lotus"/>
                <w:sz w:val="28"/>
                <w:szCs w:val="28"/>
                <w:rtl/>
              </w:rPr>
            </w:pPr>
            <w:r w:rsidRPr="004A7367">
              <w:rPr>
                <w:rFonts w:cs="B Lotus"/>
                <w:rtl/>
              </w:rPr>
              <w:t>1409</w:t>
            </w:r>
          </w:p>
        </w:tc>
        <w:tc>
          <w:tcPr>
            <w:tcW w:w="1803" w:type="dxa"/>
          </w:tcPr>
          <w:p w14:paraId="322F2F97" w14:textId="182BF1C9" w:rsidR="004A7367" w:rsidRPr="004A7367" w:rsidRDefault="004A7367" w:rsidP="004A7367">
            <w:pPr>
              <w:jc w:val="center"/>
              <w:rPr>
                <w:rFonts w:cs="B Lotus"/>
                <w:sz w:val="28"/>
                <w:szCs w:val="28"/>
                <w:rtl/>
              </w:rPr>
            </w:pPr>
            <w:r w:rsidRPr="004A7367">
              <w:rPr>
                <w:rFonts w:cs="B Lotus" w:hint="cs"/>
                <w:rtl/>
              </w:rPr>
              <w:t>هارونی</w:t>
            </w:r>
          </w:p>
        </w:tc>
        <w:tc>
          <w:tcPr>
            <w:tcW w:w="1803" w:type="dxa"/>
          </w:tcPr>
          <w:p w14:paraId="5741780A" w14:textId="68E77599" w:rsidR="004A7367" w:rsidRPr="004A7367" w:rsidRDefault="004A7367" w:rsidP="004A7367">
            <w:pPr>
              <w:jc w:val="center"/>
              <w:rPr>
                <w:rFonts w:cs="B Lotus"/>
                <w:sz w:val="28"/>
                <w:szCs w:val="28"/>
                <w:rtl/>
              </w:rPr>
            </w:pPr>
            <w:r w:rsidRPr="004A7367">
              <w:rPr>
                <w:rFonts w:cs="B Lotus"/>
                <w:rtl/>
              </w:rPr>
              <w:t>10</w:t>
            </w:r>
          </w:p>
        </w:tc>
        <w:tc>
          <w:tcPr>
            <w:tcW w:w="1803" w:type="dxa"/>
          </w:tcPr>
          <w:p w14:paraId="05A6FCB7" w14:textId="129756A9"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1FE3B063" w14:textId="77777777" w:rsidTr="00372823">
        <w:tc>
          <w:tcPr>
            <w:tcW w:w="1803" w:type="dxa"/>
          </w:tcPr>
          <w:p w14:paraId="7F75C2E1" w14:textId="77777777" w:rsidR="004A7367" w:rsidRPr="004A7367" w:rsidRDefault="004A7367" w:rsidP="004A7367">
            <w:pPr>
              <w:pStyle w:val="ListParagraph"/>
              <w:numPr>
                <w:ilvl w:val="0"/>
                <w:numId w:val="63"/>
              </w:numPr>
              <w:bidi/>
              <w:jc w:val="center"/>
              <w:rPr>
                <w:rFonts w:cs="B Lotus"/>
                <w:rtl/>
              </w:rPr>
            </w:pPr>
          </w:p>
        </w:tc>
        <w:tc>
          <w:tcPr>
            <w:tcW w:w="1803" w:type="dxa"/>
          </w:tcPr>
          <w:p w14:paraId="00887975" w14:textId="52E45055" w:rsidR="004A7367" w:rsidRPr="004A7367" w:rsidRDefault="004A7367" w:rsidP="004A7367">
            <w:pPr>
              <w:jc w:val="center"/>
              <w:rPr>
                <w:rFonts w:cs="B Lotus"/>
                <w:sz w:val="28"/>
                <w:szCs w:val="28"/>
                <w:rtl/>
              </w:rPr>
            </w:pPr>
            <w:r w:rsidRPr="004A7367">
              <w:rPr>
                <w:rFonts w:cs="B Lotus"/>
                <w:rtl/>
              </w:rPr>
              <w:t>1508</w:t>
            </w:r>
          </w:p>
        </w:tc>
        <w:tc>
          <w:tcPr>
            <w:tcW w:w="1803" w:type="dxa"/>
          </w:tcPr>
          <w:p w14:paraId="0EA832B5" w14:textId="1BEABCE6" w:rsidR="004A7367" w:rsidRPr="004A7367" w:rsidRDefault="004A7367" w:rsidP="004A7367">
            <w:pPr>
              <w:jc w:val="center"/>
              <w:rPr>
                <w:rFonts w:cs="B Lotus"/>
                <w:sz w:val="28"/>
                <w:szCs w:val="28"/>
                <w:rtl/>
              </w:rPr>
            </w:pPr>
            <w:r w:rsidRPr="004A7367">
              <w:rPr>
                <w:rFonts w:cs="B Lotus" w:hint="cs"/>
                <w:rtl/>
              </w:rPr>
              <w:t>چلگرد</w:t>
            </w:r>
          </w:p>
        </w:tc>
        <w:tc>
          <w:tcPr>
            <w:tcW w:w="1803" w:type="dxa"/>
          </w:tcPr>
          <w:p w14:paraId="65ADFBE1" w14:textId="175D8C3D" w:rsidR="004A7367" w:rsidRPr="004A7367" w:rsidRDefault="004A7367" w:rsidP="004A7367">
            <w:pPr>
              <w:jc w:val="center"/>
              <w:rPr>
                <w:rFonts w:cs="B Lotus"/>
                <w:sz w:val="28"/>
                <w:szCs w:val="28"/>
                <w:rtl/>
              </w:rPr>
            </w:pPr>
            <w:r w:rsidRPr="004A7367">
              <w:rPr>
                <w:rFonts w:cs="B Lotus"/>
                <w:rtl/>
              </w:rPr>
              <w:t>10</w:t>
            </w:r>
          </w:p>
        </w:tc>
        <w:tc>
          <w:tcPr>
            <w:tcW w:w="1803" w:type="dxa"/>
          </w:tcPr>
          <w:p w14:paraId="5EA4DFEF" w14:textId="7AD9BAFA"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7A9B423A" w14:textId="77777777" w:rsidTr="00372823">
        <w:tc>
          <w:tcPr>
            <w:tcW w:w="1803" w:type="dxa"/>
          </w:tcPr>
          <w:p w14:paraId="2A425079" w14:textId="77777777" w:rsidR="004A7367" w:rsidRPr="004A7367" w:rsidRDefault="004A7367" w:rsidP="004A7367">
            <w:pPr>
              <w:pStyle w:val="ListParagraph"/>
              <w:numPr>
                <w:ilvl w:val="0"/>
                <w:numId w:val="63"/>
              </w:numPr>
              <w:bidi/>
              <w:jc w:val="center"/>
              <w:rPr>
                <w:rFonts w:cs="B Lotus"/>
                <w:rtl/>
              </w:rPr>
            </w:pPr>
          </w:p>
        </w:tc>
        <w:tc>
          <w:tcPr>
            <w:tcW w:w="1803" w:type="dxa"/>
          </w:tcPr>
          <w:p w14:paraId="7CF2867A" w14:textId="0DE6F937" w:rsidR="004A7367" w:rsidRPr="004A7367" w:rsidRDefault="004A7367" w:rsidP="004A7367">
            <w:pPr>
              <w:jc w:val="center"/>
              <w:rPr>
                <w:rFonts w:cs="B Lotus"/>
                <w:sz w:val="28"/>
                <w:szCs w:val="28"/>
                <w:rtl/>
              </w:rPr>
            </w:pPr>
            <w:r w:rsidRPr="004A7367">
              <w:rPr>
                <w:rFonts w:cs="B Lotus"/>
                <w:rtl/>
              </w:rPr>
              <w:t>1780</w:t>
            </w:r>
          </w:p>
        </w:tc>
        <w:tc>
          <w:tcPr>
            <w:tcW w:w="1803" w:type="dxa"/>
          </w:tcPr>
          <w:p w14:paraId="7F1DDF37" w14:textId="70F37823" w:rsidR="004A7367" w:rsidRPr="004A7367" w:rsidRDefault="004A7367" w:rsidP="004A7367">
            <w:pPr>
              <w:jc w:val="center"/>
              <w:rPr>
                <w:rFonts w:cs="B Lotus"/>
                <w:sz w:val="28"/>
                <w:szCs w:val="28"/>
                <w:rtl/>
              </w:rPr>
            </w:pPr>
            <w:r w:rsidRPr="004A7367">
              <w:rPr>
                <w:rFonts w:cs="B Lotus" w:hint="cs"/>
                <w:rtl/>
              </w:rPr>
              <w:t>سودجان</w:t>
            </w:r>
          </w:p>
        </w:tc>
        <w:tc>
          <w:tcPr>
            <w:tcW w:w="1803" w:type="dxa"/>
          </w:tcPr>
          <w:p w14:paraId="38094C93" w14:textId="4754C9A8" w:rsidR="004A7367" w:rsidRPr="004A7367" w:rsidRDefault="004A7367" w:rsidP="004A7367">
            <w:pPr>
              <w:jc w:val="center"/>
              <w:rPr>
                <w:rFonts w:cs="B Lotus"/>
                <w:sz w:val="28"/>
                <w:szCs w:val="28"/>
                <w:rtl/>
              </w:rPr>
            </w:pPr>
            <w:r w:rsidRPr="004A7367">
              <w:rPr>
                <w:rFonts w:cs="B Lotus"/>
                <w:rtl/>
              </w:rPr>
              <w:t>10</w:t>
            </w:r>
          </w:p>
        </w:tc>
        <w:tc>
          <w:tcPr>
            <w:tcW w:w="1803" w:type="dxa"/>
          </w:tcPr>
          <w:p w14:paraId="57CB662A" w14:textId="1AC8FE16"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137A5EB0" w14:textId="77777777" w:rsidTr="00372823">
        <w:tc>
          <w:tcPr>
            <w:tcW w:w="1803" w:type="dxa"/>
          </w:tcPr>
          <w:p w14:paraId="61650791" w14:textId="77777777" w:rsidR="004A7367" w:rsidRPr="004A7367" w:rsidRDefault="004A7367" w:rsidP="004A7367">
            <w:pPr>
              <w:pStyle w:val="ListParagraph"/>
              <w:numPr>
                <w:ilvl w:val="0"/>
                <w:numId w:val="63"/>
              </w:numPr>
              <w:bidi/>
              <w:jc w:val="center"/>
              <w:rPr>
                <w:rFonts w:cs="B Lotus"/>
                <w:rtl/>
              </w:rPr>
            </w:pPr>
          </w:p>
        </w:tc>
        <w:tc>
          <w:tcPr>
            <w:tcW w:w="1803" w:type="dxa"/>
          </w:tcPr>
          <w:p w14:paraId="31489F5C" w14:textId="2BC8537B" w:rsidR="004A7367" w:rsidRPr="004A7367" w:rsidRDefault="004A7367" w:rsidP="004A7367">
            <w:pPr>
              <w:jc w:val="center"/>
              <w:rPr>
                <w:rFonts w:cs="B Lotus"/>
                <w:sz w:val="28"/>
                <w:szCs w:val="28"/>
                <w:rtl/>
              </w:rPr>
            </w:pPr>
            <w:r w:rsidRPr="004A7367">
              <w:rPr>
                <w:rFonts w:cs="B Lotus"/>
                <w:rtl/>
              </w:rPr>
              <w:t>1781</w:t>
            </w:r>
          </w:p>
        </w:tc>
        <w:tc>
          <w:tcPr>
            <w:tcW w:w="1803" w:type="dxa"/>
          </w:tcPr>
          <w:p w14:paraId="4A1662AA" w14:textId="3F376615" w:rsidR="004A7367" w:rsidRPr="004A7367" w:rsidRDefault="004A7367" w:rsidP="004A7367">
            <w:pPr>
              <w:jc w:val="center"/>
              <w:rPr>
                <w:rFonts w:cs="B Lotus"/>
                <w:sz w:val="28"/>
                <w:szCs w:val="28"/>
                <w:rtl/>
              </w:rPr>
            </w:pPr>
            <w:r w:rsidRPr="004A7367">
              <w:rPr>
                <w:rFonts w:cs="B Lotus" w:hint="cs"/>
                <w:rtl/>
              </w:rPr>
              <w:t>چلیچه</w:t>
            </w:r>
          </w:p>
        </w:tc>
        <w:tc>
          <w:tcPr>
            <w:tcW w:w="1803" w:type="dxa"/>
          </w:tcPr>
          <w:p w14:paraId="57D3F038" w14:textId="4B5409A5" w:rsidR="004A7367" w:rsidRPr="004A7367" w:rsidRDefault="004A7367" w:rsidP="004A7367">
            <w:pPr>
              <w:jc w:val="center"/>
              <w:rPr>
                <w:rFonts w:cs="B Lotus"/>
                <w:sz w:val="28"/>
                <w:szCs w:val="28"/>
                <w:rtl/>
              </w:rPr>
            </w:pPr>
            <w:r w:rsidRPr="004A7367">
              <w:rPr>
                <w:rFonts w:cs="B Lotus"/>
                <w:rtl/>
              </w:rPr>
              <w:t>10</w:t>
            </w:r>
          </w:p>
        </w:tc>
        <w:tc>
          <w:tcPr>
            <w:tcW w:w="1803" w:type="dxa"/>
          </w:tcPr>
          <w:p w14:paraId="78B373B9" w14:textId="7202ECDC"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460C2506" w14:textId="77777777" w:rsidTr="00372823">
        <w:tc>
          <w:tcPr>
            <w:tcW w:w="1803" w:type="dxa"/>
          </w:tcPr>
          <w:p w14:paraId="5FEF3F15" w14:textId="77777777" w:rsidR="004A7367" w:rsidRPr="004A7367" w:rsidRDefault="004A7367" w:rsidP="004A7367">
            <w:pPr>
              <w:pStyle w:val="ListParagraph"/>
              <w:numPr>
                <w:ilvl w:val="0"/>
                <w:numId w:val="63"/>
              </w:numPr>
              <w:bidi/>
              <w:jc w:val="center"/>
              <w:rPr>
                <w:rFonts w:cs="B Lotus"/>
                <w:rtl/>
              </w:rPr>
            </w:pPr>
          </w:p>
        </w:tc>
        <w:tc>
          <w:tcPr>
            <w:tcW w:w="1803" w:type="dxa"/>
          </w:tcPr>
          <w:p w14:paraId="588F4986" w14:textId="75459FAA" w:rsidR="004A7367" w:rsidRPr="004A7367" w:rsidRDefault="004A7367" w:rsidP="004A7367">
            <w:pPr>
              <w:jc w:val="center"/>
              <w:rPr>
                <w:rFonts w:cs="B Lotus"/>
                <w:sz w:val="28"/>
                <w:szCs w:val="28"/>
                <w:rtl/>
              </w:rPr>
            </w:pPr>
            <w:r w:rsidRPr="004A7367">
              <w:rPr>
                <w:rFonts w:cs="B Lotus"/>
                <w:rtl/>
              </w:rPr>
              <w:t>1782</w:t>
            </w:r>
          </w:p>
        </w:tc>
        <w:tc>
          <w:tcPr>
            <w:tcW w:w="1803" w:type="dxa"/>
          </w:tcPr>
          <w:p w14:paraId="0C046D61" w14:textId="0B0B44C2" w:rsidR="004A7367" w:rsidRPr="004A7367" w:rsidRDefault="004A7367" w:rsidP="004A7367">
            <w:pPr>
              <w:jc w:val="center"/>
              <w:rPr>
                <w:rFonts w:cs="B Lotus"/>
                <w:sz w:val="28"/>
                <w:szCs w:val="28"/>
                <w:rtl/>
              </w:rPr>
            </w:pPr>
            <w:r w:rsidRPr="004A7367">
              <w:rPr>
                <w:rFonts w:cs="B Lotus" w:hint="cs"/>
                <w:rtl/>
              </w:rPr>
              <w:t>منج</w:t>
            </w:r>
          </w:p>
        </w:tc>
        <w:tc>
          <w:tcPr>
            <w:tcW w:w="1803" w:type="dxa"/>
          </w:tcPr>
          <w:p w14:paraId="20E4D198" w14:textId="4A596DAA" w:rsidR="004A7367" w:rsidRPr="004A7367" w:rsidRDefault="004A7367" w:rsidP="004A7367">
            <w:pPr>
              <w:jc w:val="center"/>
              <w:rPr>
                <w:rFonts w:cs="B Lotus"/>
                <w:sz w:val="28"/>
                <w:szCs w:val="28"/>
                <w:rtl/>
              </w:rPr>
            </w:pPr>
            <w:r w:rsidRPr="004A7367">
              <w:rPr>
                <w:rFonts w:cs="B Lotus"/>
                <w:rtl/>
              </w:rPr>
              <w:t>10</w:t>
            </w:r>
          </w:p>
        </w:tc>
        <w:tc>
          <w:tcPr>
            <w:tcW w:w="1803" w:type="dxa"/>
          </w:tcPr>
          <w:p w14:paraId="05498645" w14:textId="63D0EC85"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6809ABCA" w14:textId="77777777" w:rsidTr="00372823">
        <w:tc>
          <w:tcPr>
            <w:tcW w:w="1803" w:type="dxa"/>
          </w:tcPr>
          <w:p w14:paraId="4551E532" w14:textId="77777777" w:rsidR="004A7367" w:rsidRPr="004A7367" w:rsidRDefault="004A7367" w:rsidP="004A7367">
            <w:pPr>
              <w:pStyle w:val="ListParagraph"/>
              <w:numPr>
                <w:ilvl w:val="0"/>
                <w:numId w:val="63"/>
              </w:numPr>
              <w:bidi/>
              <w:jc w:val="center"/>
              <w:rPr>
                <w:rFonts w:cs="B Lotus"/>
                <w:rtl/>
              </w:rPr>
            </w:pPr>
          </w:p>
        </w:tc>
        <w:tc>
          <w:tcPr>
            <w:tcW w:w="1803" w:type="dxa"/>
          </w:tcPr>
          <w:p w14:paraId="5AF524E1" w14:textId="610E9B62" w:rsidR="004A7367" w:rsidRPr="004A7367" w:rsidRDefault="004A7367" w:rsidP="004A7367">
            <w:pPr>
              <w:jc w:val="center"/>
              <w:rPr>
                <w:rFonts w:cs="B Lotus"/>
                <w:sz w:val="28"/>
                <w:szCs w:val="28"/>
                <w:rtl/>
              </w:rPr>
            </w:pPr>
            <w:r w:rsidRPr="004A7367">
              <w:rPr>
                <w:rFonts w:cs="B Lotus"/>
                <w:rtl/>
              </w:rPr>
              <w:t>1783</w:t>
            </w:r>
          </w:p>
        </w:tc>
        <w:tc>
          <w:tcPr>
            <w:tcW w:w="1803" w:type="dxa"/>
          </w:tcPr>
          <w:p w14:paraId="0994B371" w14:textId="086BDC1E" w:rsidR="004A7367" w:rsidRPr="004A7367" w:rsidRDefault="004A7367" w:rsidP="004A7367">
            <w:pPr>
              <w:jc w:val="center"/>
              <w:rPr>
                <w:rFonts w:cs="B Lotus"/>
                <w:sz w:val="28"/>
                <w:szCs w:val="28"/>
                <w:rtl/>
              </w:rPr>
            </w:pPr>
            <w:r w:rsidRPr="004A7367">
              <w:rPr>
                <w:rFonts w:cs="B Lotus" w:hint="cs"/>
                <w:rtl/>
              </w:rPr>
              <w:t>سردشت</w:t>
            </w:r>
          </w:p>
        </w:tc>
        <w:tc>
          <w:tcPr>
            <w:tcW w:w="1803" w:type="dxa"/>
          </w:tcPr>
          <w:p w14:paraId="28B4B884" w14:textId="2CE81263" w:rsidR="004A7367" w:rsidRPr="004A7367" w:rsidRDefault="004A7367" w:rsidP="004A7367">
            <w:pPr>
              <w:jc w:val="center"/>
              <w:rPr>
                <w:rFonts w:cs="B Lotus"/>
                <w:sz w:val="28"/>
                <w:szCs w:val="28"/>
                <w:rtl/>
              </w:rPr>
            </w:pPr>
            <w:r w:rsidRPr="004A7367">
              <w:rPr>
                <w:rFonts w:cs="B Lotus"/>
                <w:rtl/>
              </w:rPr>
              <w:t>10</w:t>
            </w:r>
          </w:p>
        </w:tc>
        <w:tc>
          <w:tcPr>
            <w:tcW w:w="1803" w:type="dxa"/>
          </w:tcPr>
          <w:p w14:paraId="381757DA" w14:textId="5E162F3D"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53C202C0" w14:textId="77777777" w:rsidTr="00372823">
        <w:tc>
          <w:tcPr>
            <w:tcW w:w="1803" w:type="dxa"/>
          </w:tcPr>
          <w:p w14:paraId="36712AEE" w14:textId="77777777" w:rsidR="004A7367" w:rsidRPr="004A7367" w:rsidRDefault="004A7367" w:rsidP="004A7367">
            <w:pPr>
              <w:pStyle w:val="ListParagraph"/>
              <w:numPr>
                <w:ilvl w:val="0"/>
                <w:numId w:val="63"/>
              </w:numPr>
              <w:bidi/>
              <w:jc w:val="center"/>
              <w:rPr>
                <w:rFonts w:cs="B Lotus"/>
                <w:rtl/>
              </w:rPr>
            </w:pPr>
          </w:p>
        </w:tc>
        <w:tc>
          <w:tcPr>
            <w:tcW w:w="1803" w:type="dxa"/>
          </w:tcPr>
          <w:p w14:paraId="561048B6" w14:textId="141F17BF" w:rsidR="004A7367" w:rsidRPr="004A7367" w:rsidRDefault="004A7367" w:rsidP="004A7367">
            <w:pPr>
              <w:jc w:val="center"/>
              <w:rPr>
                <w:rFonts w:cs="B Lotus"/>
                <w:sz w:val="28"/>
                <w:szCs w:val="28"/>
                <w:rtl/>
              </w:rPr>
            </w:pPr>
            <w:r w:rsidRPr="004A7367">
              <w:rPr>
                <w:rFonts w:cs="B Lotus"/>
                <w:rtl/>
              </w:rPr>
              <w:t>1784</w:t>
            </w:r>
          </w:p>
        </w:tc>
        <w:tc>
          <w:tcPr>
            <w:tcW w:w="1803" w:type="dxa"/>
          </w:tcPr>
          <w:p w14:paraId="49C25046" w14:textId="07DEB309" w:rsidR="004A7367" w:rsidRPr="004A7367" w:rsidRDefault="004A7367" w:rsidP="004A7367">
            <w:pPr>
              <w:jc w:val="center"/>
              <w:rPr>
                <w:rFonts w:cs="B Lotus"/>
                <w:sz w:val="28"/>
                <w:szCs w:val="28"/>
                <w:rtl/>
              </w:rPr>
            </w:pPr>
            <w:r w:rsidRPr="004A7367">
              <w:rPr>
                <w:rFonts w:cs="B Lotus" w:hint="cs"/>
                <w:rtl/>
              </w:rPr>
              <w:t>کاج</w:t>
            </w:r>
          </w:p>
        </w:tc>
        <w:tc>
          <w:tcPr>
            <w:tcW w:w="1803" w:type="dxa"/>
          </w:tcPr>
          <w:p w14:paraId="3E8E6552" w14:textId="0587200A" w:rsidR="004A7367" w:rsidRPr="004A7367" w:rsidRDefault="004A7367" w:rsidP="004A7367">
            <w:pPr>
              <w:jc w:val="center"/>
              <w:rPr>
                <w:rFonts w:cs="B Lotus"/>
                <w:sz w:val="28"/>
                <w:szCs w:val="28"/>
                <w:rtl/>
              </w:rPr>
            </w:pPr>
            <w:r w:rsidRPr="004A7367">
              <w:rPr>
                <w:rFonts w:cs="B Lotus"/>
                <w:rtl/>
              </w:rPr>
              <w:t>10</w:t>
            </w:r>
          </w:p>
        </w:tc>
        <w:tc>
          <w:tcPr>
            <w:tcW w:w="1803" w:type="dxa"/>
          </w:tcPr>
          <w:p w14:paraId="77D1D719" w14:textId="2BE4C2DA"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5E70B529" w14:textId="77777777" w:rsidTr="00372823">
        <w:tc>
          <w:tcPr>
            <w:tcW w:w="1803" w:type="dxa"/>
          </w:tcPr>
          <w:p w14:paraId="4FE74CBF" w14:textId="77777777" w:rsidR="004A7367" w:rsidRPr="004A7367" w:rsidRDefault="004A7367" w:rsidP="004A7367">
            <w:pPr>
              <w:pStyle w:val="ListParagraph"/>
              <w:numPr>
                <w:ilvl w:val="0"/>
                <w:numId w:val="63"/>
              </w:numPr>
              <w:bidi/>
              <w:jc w:val="center"/>
              <w:rPr>
                <w:rFonts w:cs="B Lotus"/>
                <w:rtl/>
              </w:rPr>
            </w:pPr>
          </w:p>
        </w:tc>
        <w:tc>
          <w:tcPr>
            <w:tcW w:w="1803" w:type="dxa"/>
          </w:tcPr>
          <w:p w14:paraId="54F0614E" w14:textId="0213E6E9" w:rsidR="004A7367" w:rsidRPr="004A7367" w:rsidRDefault="004A7367" w:rsidP="004A7367">
            <w:pPr>
              <w:jc w:val="center"/>
              <w:rPr>
                <w:rFonts w:cs="B Lotus"/>
                <w:sz w:val="28"/>
                <w:szCs w:val="28"/>
                <w:rtl/>
              </w:rPr>
            </w:pPr>
            <w:r w:rsidRPr="004A7367">
              <w:rPr>
                <w:rFonts w:cs="B Lotus"/>
                <w:rtl/>
              </w:rPr>
              <w:t>1785</w:t>
            </w:r>
          </w:p>
        </w:tc>
        <w:tc>
          <w:tcPr>
            <w:tcW w:w="1803" w:type="dxa"/>
          </w:tcPr>
          <w:p w14:paraId="24D1DA35" w14:textId="508E3795" w:rsidR="004A7367" w:rsidRPr="004A7367" w:rsidRDefault="004A7367" w:rsidP="004A7367">
            <w:pPr>
              <w:jc w:val="center"/>
              <w:rPr>
                <w:rFonts w:cs="B Lotus"/>
                <w:sz w:val="28"/>
                <w:szCs w:val="28"/>
                <w:rtl/>
              </w:rPr>
            </w:pPr>
            <w:r w:rsidRPr="004A7367">
              <w:rPr>
                <w:rFonts w:cs="B Lotus" w:hint="cs"/>
                <w:rtl/>
              </w:rPr>
              <w:t>صمصامی</w:t>
            </w:r>
          </w:p>
        </w:tc>
        <w:tc>
          <w:tcPr>
            <w:tcW w:w="1803" w:type="dxa"/>
          </w:tcPr>
          <w:p w14:paraId="21ACFA2C" w14:textId="7AF73F25" w:rsidR="004A7367" w:rsidRPr="004A7367" w:rsidRDefault="004A7367" w:rsidP="004A7367">
            <w:pPr>
              <w:jc w:val="center"/>
              <w:rPr>
                <w:rFonts w:cs="B Lotus"/>
                <w:sz w:val="28"/>
                <w:szCs w:val="28"/>
                <w:rtl/>
              </w:rPr>
            </w:pPr>
            <w:r w:rsidRPr="004A7367">
              <w:rPr>
                <w:rFonts w:cs="B Lotus"/>
                <w:rtl/>
              </w:rPr>
              <w:t>10</w:t>
            </w:r>
          </w:p>
        </w:tc>
        <w:tc>
          <w:tcPr>
            <w:tcW w:w="1803" w:type="dxa"/>
          </w:tcPr>
          <w:p w14:paraId="04063870" w14:textId="7A3E747C"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31CE45D6" w14:textId="77777777" w:rsidTr="00372823">
        <w:tc>
          <w:tcPr>
            <w:tcW w:w="1803" w:type="dxa"/>
          </w:tcPr>
          <w:p w14:paraId="5814BE3D" w14:textId="77777777" w:rsidR="004A7367" w:rsidRPr="004A7367" w:rsidRDefault="004A7367" w:rsidP="004A7367">
            <w:pPr>
              <w:pStyle w:val="ListParagraph"/>
              <w:numPr>
                <w:ilvl w:val="0"/>
                <w:numId w:val="63"/>
              </w:numPr>
              <w:bidi/>
              <w:jc w:val="center"/>
              <w:rPr>
                <w:rFonts w:cs="B Lotus"/>
                <w:rtl/>
              </w:rPr>
            </w:pPr>
          </w:p>
        </w:tc>
        <w:tc>
          <w:tcPr>
            <w:tcW w:w="1803" w:type="dxa"/>
          </w:tcPr>
          <w:p w14:paraId="24E2C7FA" w14:textId="4907B79A" w:rsidR="004A7367" w:rsidRPr="004A7367" w:rsidRDefault="004A7367" w:rsidP="004A7367">
            <w:pPr>
              <w:jc w:val="center"/>
              <w:rPr>
                <w:rFonts w:cs="B Lotus"/>
                <w:sz w:val="28"/>
                <w:szCs w:val="28"/>
                <w:rtl/>
              </w:rPr>
            </w:pPr>
            <w:r w:rsidRPr="004A7367">
              <w:rPr>
                <w:rFonts w:cs="B Lotus"/>
                <w:rtl/>
              </w:rPr>
              <w:t>1786</w:t>
            </w:r>
          </w:p>
        </w:tc>
        <w:tc>
          <w:tcPr>
            <w:tcW w:w="1803" w:type="dxa"/>
          </w:tcPr>
          <w:p w14:paraId="2B1E92BF" w14:textId="481B60D7" w:rsidR="004A7367" w:rsidRPr="004A7367" w:rsidRDefault="004A7367" w:rsidP="004A7367">
            <w:pPr>
              <w:jc w:val="center"/>
              <w:rPr>
                <w:rFonts w:cs="B Lotus"/>
                <w:sz w:val="28"/>
                <w:szCs w:val="28"/>
                <w:rtl/>
              </w:rPr>
            </w:pPr>
            <w:r w:rsidRPr="004A7367">
              <w:rPr>
                <w:rFonts w:cs="B Lotus" w:hint="cs"/>
                <w:rtl/>
              </w:rPr>
              <w:t>دستنا</w:t>
            </w:r>
          </w:p>
        </w:tc>
        <w:tc>
          <w:tcPr>
            <w:tcW w:w="1803" w:type="dxa"/>
          </w:tcPr>
          <w:p w14:paraId="4EF06375" w14:textId="5D5F0666" w:rsidR="004A7367" w:rsidRPr="004A7367" w:rsidRDefault="004A7367" w:rsidP="004A7367">
            <w:pPr>
              <w:jc w:val="center"/>
              <w:rPr>
                <w:rFonts w:cs="B Lotus"/>
                <w:sz w:val="28"/>
                <w:szCs w:val="28"/>
                <w:rtl/>
              </w:rPr>
            </w:pPr>
            <w:r w:rsidRPr="004A7367">
              <w:rPr>
                <w:rFonts w:cs="B Lotus"/>
                <w:rtl/>
              </w:rPr>
              <w:t>10</w:t>
            </w:r>
          </w:p>
        </w:tc>
        <w:tc>
          <w:tcPr>
            <w:tcW w:w="1803" w:type="dxa"/>
          </w:tcPr>
          <w:p w14:paraId="77245093" w14:textId="21855F48" w:rsidR="004A7367" w:rsidRPr="004A7367" w:rsidRDefault="004A7367" w:rsidP="004A7367">
            <w:pPr>
              <w:jc w:val="center"/>
              <w:rPr>
                <w:rFonts w:cs="B Lotus"/>
                <w:sz w:val="28"/>
                <w:szCs w:val="28"/>
                <w:rtl/>
              </w:rPr>
            </w:pPr>
            <w:r w:rsidRPr="004A7367">
              <w:rPr>
                <w:rFonts w:cs="B Lotus" w:hint="cs"/>
                <w:rtl/>
              </w:rPr>
              <w:t>چهارمحال</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بختیاری</w:t>
            </w:r>
          </w:p>
        </w:tc>
      </w:tr>
      <w:tr w:rsidR="004A7367" w:rsidRPr="004A7367" w14:paraId="1AF366E0" w14:textId="77777777" w:rsidTr="00372823">
        <w:tc>
          <w:tcPr>
            <w:tcW w:w="1803" w:type="dxa"/>
          </w:tcPr>
          <w:p w14:paraId="6F5BD088" w14:textId="77777777" w:rsidR="004A7367" w:rsidRPr="004A7367" w:rsidRDefault="004A7367" w:rsidP="004A7367">
            <w:pPr>
              <w:pStyle w:val="ListParagraph"/>
              <w:numPr>
                <w:ilvl w:val="0"/>
                <w:numId w:val="63"/>
              </w:numPr>
              <w:bidi/>
              <w:jc w:val="center"/>
              <w:rPr>
                <w:rFonts w:cs="B Lotus"/>
                <w:rtl/>
              </w:rPr>
            </w:pPr>
          </w:p>
        </w:tc>
        <w:tc>
          <w:tcPr>
            <w:tcW w:w="1803" w:type="dxa"/>
          </w:tcPr>
          <w:p w14:paraId="5159F277" w14:textId="14A51A09" w:rsidR="004A7367" w:rsidRPr="004A7367" w:rsidRDefault="004A7367" w:rsidP="004A7367">
            <w:pPr>
              <w:jc w:val="center"/>
              <w:rPr>
                <w:rFonts w:cs="B Lotus"/>
                <w:sz w:val="28"/>
                <w:szCs w:val="28"/>
                <w:rtl/>
              </w:rPr>
            </w:pPr>
            <w:r w:rsidRPr="004A7367">
              <w:rPr>
                <w:rFonts w:cs="B Lotus"/>
                <w:rtl/>
              </w:rPr>
              <w:t>171</w:t>
            </w:r>
          </w:p>
        </w:tc>
        <w:tc>
          <w:tcPr>
            <w:tcW w:w="1803" w:type="dxa"/>
          </w:tcPr>
          <w:p w14:paraId="02B7A344" w14:textId="1CE48CAF" w:rsidR="004A7367" w:rsidRPr="004A7367" w:rsidRDefault="004A7367" w:rsidP="004A7367">
            <w:pPr>
              <w:jc w:val="center"/>
              <w:rPr>
                <w:rFonts w:cs="B Lotus"/>
                <w:sz w:val="28"/>
                <w:szCs w:val="28"/>
                <w:rtl/>
              </w:rPr>
            </w:pPr>
            <w:r w:rsidRPr="004A7367">
              <w:rPr>
                <w:rFonts w:cs="B Lotus" w:hint="cs"/>
                <w:rtl/>
              </w:rPr>
              <w:t>مشهد</w:t>
            </w:r>
          </w:p>
        </w:tc>
        <w:tc>
          <w:tcPr>
            <w:tcW w:w="1803" w:type="dxa"/>
          </w:tcPr>
          <w:p w14:paraId="59FF079F" w14:textId="06F5DF02" w:rsidR="004A7367" w:rsidRPr="004A7367" w:rsidRDefault="004A7367" w:rsidP="004A7367">
            <w:pPr>
              <w:jc w:val="center"/>
              <w:rPr>
                <w:rFonts w:cs="B Lotus"/>
                <w:sz w:val="28"/>
                <w:szCs w:val="28"/>
                <w:rtl/>
              </w:rPr>
            </w:pPr>
            <w:r w:rsidRPr="004A7367">
              <w:rPr>
                <w:rFonts w:cs="B Lotus"/>
                <w:rtl/>
              </w:rPr>
              <w:t>11</w:t>
            </w:r>
          </w:p>
        </w:tc>
        <w:tc>
          <w:tcPr>
            <w:tcW w:w="1803" w:type="dxa"/>
          </w:tcPr>
          <w:p w14:paraId="27D44724" w14:textId="21790381"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8069130" w14:textId="77777777" w:rsidTr="00372823">
        <w:tc>
          <w:tcPr>
            <w:tcW w:w="1803" w:type="dxa"/>
          </w:tcPr>
          <w:p w14:paraId="5261FEA4" w14:textId="77777777" w:rsidR="004A7367" w:rsidRPr="004A7367" w:rsidRDefault="004A7367" w:rsidP="004A7367">
            <w:pPr>
              <w:pStyle w:val="ListParagraph"/>
              <w:numPr>
                <w:ilvl w:val="0"/>
                <w:numId w:val="63"/>
              </w:numPr>
              <w:bidi/>
              <w:jc w:val="center"/>
              <w:rPr>
                <w:rFonts w:cs="B Lotus"/>
                <w:rtl/>
              </w:rPr>
            </w:pPr>
          </w:p>
        </w:tc>
        <w:tc>
          <w:tcPr>
            <w:tcW w:w="1803" w:type="dxa"/>
          </w:tcPr>
          <w:p w14:paraId="06BE6A62" w14:textId="3A88330C" w:rsidR="004A7367" w:rsidRPr="004A7367" w:rsidRDefault="004A7367" w:rsidP="004A7367">
            <w:pPr>
              <w:jc w:val="center"/>
              <w:rPr>
                <w:rFonts w:cs="B Lotus"/>
                <w:sz w:val="28"/>
                <w:szCs w:val="28"/>
                <w:rtl/>
              </w:rPr>
            </w:pPr>
            <w:r w:rsidRPr="004A7367">
              <w:rPr>
                <w:rFonts w:cs="B Lotus"/>
                <w:rtl/>
              </w:rPr>
              <w:t>172</w:t>
            </w:r>
          </w:p>
        </w:tc>
        <w:tc>
          <w:tcPr>
            <w:tcW w:w="1803" w:type="dxa"/>
          </w:tcPr>
          <w:p w14:paraId="5203DE42" w14:textId="161B1C44" w:rsidR="004A7367" w:rsidRPr="004A7367" w:rsidRDefault="004A7367" w:rsidP="004A7367">
            <w:pPr>
              <w:jc w:val="center"/>
              <w:rPr>
                <w:rFonts w:cs="B Lotus"/>
                <w:sz w:val="28"/>
                <w:szCs w:val="28"/>
                <w:rtl/>
              </w:rPr>
            </w:pPr>
            <w:r w:rsidRPr="004A7367">
              <w:rPr>
                <w:rFonts w:cs="B Lotus" w:hint="cs"/>
                <w:rtl/>
              </w:rPr>
              <w:t>نیشابور</w:t>
            </w:r>
          </w:p>
        </w:tc>
        <w:tc>
          <w:tcPr>
            <w:tcW w:w="1803" w:type="dxa"/>
          </w:tcPr>
          <w:p w14:paraId="79726DB4" w14:textId="29182C6E" w:rsidR="004A7367" w:rsidRPr="004A7367" w:rsidRDefault="004A7367" w:rsidP="004A7367">
            <w:pPr>
              <w:jc w:val="center"/>
              <w:rPr>
                <w:rFonts w:cs="B Lotus"/>
                <w:sz w:val="28"/>
                <w:szCs w:val="28"/>
                <w:rtl/>
              </w:rPr>
            </w:pPr>
            <w:r w:rsidRPr="004A7367">
              <w:rPr>
                <w:rFonts w:cs="B Lotus"/>
                <w:rtl/>
              </w:rPr>
              <w:t>11</w:t>
            </w:r>
          </w:p>
        </w:tc>
        <w:tc>
          <w:tcPr>
            <w:tcW w:w="1803" w:type="dxa"/>
          </w:tcPr>
          <w:p w14:paraId="35E78987" w14:textId="1F6D35A1"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296CF254" w14:textId="77777777" w:rsidTr="00372823">
        <w:tc>
          <w:tcPr>
            <w:tcW w:w="1803" w:type="dxa"/>
          </w:tcPr>
          <w:p w14:paraId="125F1EC2" w14:textId="77777777" w:rsidR="004A7367" w:rsidRPr="004A7367" w:rsidRDefault="004A7367" w:rsidP="004A7367">
            <w:pPr>
              <w:pStyle w:val="ListParagraph"/>
              <w:numPr>
                <w:ilvl w:val="0"/>
                <w:numId w:val="63"/>
              </w:numPr>
              <w:bidi/>
              <w:jc w:val="center"/>
              <w:rPr>
                <w:rFonts w:cs="B Lotus"/>
                <w:rtl/>
              </w:rPr>
            </w:pPr>
          </w:p>
        </w:tc>
        <w:tc>
          <w:tcPr>
            <w:tcW w:w="1803" w:type="dxa"/>
          </w:tcPr>
          <w:p w14:paraId="0EFCC3D2" w14:textId="3BAF27C6" w:rsidR="004A7367" w:rsidRPr="004A7367" w:rsidRDefault="004A7367" w:rsidP="004A7367">
            <w:pPr>
              <w:jc w:val="center"/>
              <w:rPr>
                <w:rFonts w:cs="B Lotus"/>
                <w:sz w:val="28"/>
                <w:szCs w:val="28"/>
                <w:rtl/>
              </w:rPr>
            </w:pPr>
            <w:r w:rsidRPr="004A7367">
              <w:rPr>
                <w:rFonts w:cs="B Lotus"/>
                <w:rtl/>
              </w:rPr>
              <w:t>173</w:t>
            </w:r>
          </w:p>
        </w:tc>
        <w:tc>
          <w:tcPr>
            <w:tcW w:w="1803" w:type="dxa"/>
          </w:tcPr>
          <w:p w14:paraId="11F0F98D" w14:textId="499598F1" w:rsidR="004A7367" w:rsidRPr="004A7367" w:rsidRDefault="004A7367" w:rsidP="004A7367">
            <w:pPr>
              <w:jc w:val="center"/>
              <w:rPr>
                <w:rFonts w:cs="B Lotus"/>
                <w:sz w:val="28"/>
                <w:szCs w:val="28"/>
                <w:rtl/>
              </w:rPr>
            </w:pPr>
            <w:r w:rsidRPr="004A7367">
              <w:rPr>
                <w:rFonts w:cs="B Lotus" w:hint="cs"/>
                <w:rtl/>
              </w:rPr>
              <w:t>سبزوار</w:t>
            </w:r>
          </w:p>
        </w:tc>
        <w:tc>
          <w:tcPr>
            <w:tcW w:w="1803" w:type="dxa"/>
          </w:tcPr>
          <w:p w14:paraId="64A25AC8" w14:textId="0B19305E" w:rsidR="004A7367" w:rsidRPr="004A7367" w:rsidRDefault="004A7367" w:rsidP="004A7367">
            <w:pPr>
              <w:jc w:val="center"/>
              <w:rPr>
                <w:rFonts w:cs="B Lotus"/>
                <w:sz w:val="28"/>
                <w:szCs w:val="28"/>
                <w:rtl/>
              </w:rPr>
            </w:pPr>
            <w:r w:rsidRPr="004A7367">
              <w:rPr>
                <w:rFonts w:cs="B Lotus"/>
                <w:rtl/>
              </w:rPr>
              <w:t>11</w:t>
            </w:r>
          </w:p>
        </w:tc>
        <w:tc>
          <w:tcPr>
            <w:tcW w:w="1803" w:type="dxa"/>
          </w:tcPr>
          <w:p w14:paraId="43818C37" w14:textId="60613F51"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68D1B578" w14:textId="77777777" w:rsidTr="00372823">
        <w:tc>
          <w:tcPr>
            <w:tcW w:w="1803" w:type="dxa"/>
          </w:tcPr>
          <w:p w14:paraId="34F79B3C" w14:textId="77777777" w:rsidR="004A7367" w:rsidRPr="004A7367" w:rsidRDefault="004A7367" w:rsidP="004A7367">
            <w:pPr>
              <w:pStyle w:val="ListParagraph"/>
              <w:numPr>
                <w:ilvl w:val="0"/>
                <w:numId w:val="63"/>
              </w:numPr>
              <w:bidi/>
              <w:jc w:val="center"/>
              <w:rPr>
                <w:rFonts w:cs="B Lotus"/>
                <w:rtl/>
              </w:rPr>
            </w:pPr>
          </w:p>
        </w:tc>
        <w:tc>
          <w:tcPr>
            <w:tcW w:w="1803" w:type="dxa"/>
          </w:tcPr>
          <w:p w14:paraId="53994EF7" w14:textId="0DC6F6F9" w:rsidR="004A7367" w:rsidRPr="004A7367" w:rsidRDefault="004A7367" w:rsidP="004A7367">
            <w:pPr>
              <w:jc w:val="center"/>
              <w:rPr>
                <w:rFonts w:cs="B Lotus"/>
                <w:sz w:val="28"/>
                <w:szCs w:val="28"/>
                <w:rtl/>
              </w:rPr>
            </w:pPr>
            <w:r w:rsidRPr="004A7367">
              <w:rPr>
                <w:rFonts w:cs="B Lotus"/>
                <w:rtl/>
              </w:rPr>
              <w:t>174</w:t>
            </w:r>
          </w:p>
        </w:tc>
        <w:tc>
          <w:tcPr>
            <w:tcW w:w="1803" w:type="dxa"/>
          </w:tcPr>
          <w:p w14:paraId="3B773A63" w14:textId="24FD5B31" w:rsidR="004A7367" w:rsidRPr="004A7367" w:rsidRDefault="004A7367" w:rsidP="004A7367">
            <w:pPr>
              <w:jc w:val="center"/>
              <w:rPr>
                <w:rFonts w:cs="B Lotus"/>
                <w:sz w:val="28"/>
                <w:szCs w:val="28"/>
                <w:rtl/>
              </w:rPr>
            </w:pPr>
            <w:r w:rsidRPr="004A7367">
              <w:rPr>
                <w:rFonts w:cs="B Lotus" w:hint="cs"/>
                <w:rtl/>
              </w:rPr>
              <w:t>قوچان</w:t>
            </w:r>
          </w:p>
        </w:tc>
        <w:tc>
          <w:tcPr>
            <w:tcW w:w="1803" w:type="dxa"/>
          </w:tcPr>
          <w:p w14:paraId="6807CDF1" w14:textId="26A02B23" w:rsidR="004A7367" w:rsidRPr="004A7367" w:rsidRDefault="004A7367" w:rsidP="004A7367">
            <w:pPr>
              <w:jc w:val="center"/>
              <w:rPr>
                <w:rFonts w:cs="B Lotus"/>
                <w:sz w:val="28"/>
                <w:szCs w:val="28"/>
                <w:rtl/>
              </w:rPr>
            </w:pPr>
            <w:r w:rsidRPr="004A7367">
              <w:rPr>
                <w:rFonts w:cs="B Lotus"/>
                <w:rtl/>
              </w:rPr>
              <w:t>11</w:t>
            </w:r>
          </w:p>
        </w:tc>
        <w:tc>
          <w:tcPr>
            <w:tcW w:w="1803" w:type="dxa"/>
          </w:tcPr>
          <w:p w14:paraId="0E74788F" w14:textId="69A3AA5D"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26BAB47" w14:textId="77777777" w:rsidTr="00372823">
        <w:tc>
          <w:tcPr>
            <w:tcW w:w="1803" w:type="dxa"/>
          </w:tcPr>
          <w:p w14:paraId="387CF0E6" w14:textId="77777777" w:rsidR="004A7367" w:rsidRPr="004A7367" w:rsidRDefault="004A7367" w:rsidP="004A7367">
            <w:pPr>
              <w:pStyle w:val="ListParagraph"/>
              <w:numPr>
                <w:ilvl w:val="0"/>
                <w:numId w:val="63"/>
              </w:numPr>
              <w:bidi/>
              <w:jc w:val="center"/>
              <w:rPr>
                <w:rFonts w:cs="B Lotus"/>
                <w:rtl/>
              </w:rPr>
            </w:pPr>
          </w:p>
        </w:tc>
        <w:tc>
          <w:tcPr>
            <w:tcW w:w="1803" w:type="dxa"/>
          </w:tcPr>
          <w:p w14:paraId="502BB3A7" w14:textId="46CBAB05" w:rsidR="004A7367" w:rsidRPr="004A7367" w:rsidRDefault="004A7367" w:rsidP="004A7367">
            <w:pPr>
              <w:jc w:val="center"/>
              <w:rPr>
                <w:rFonts w:cs="B Lotus"/>
                <w:sz w:val="28"/>
                <w:szCs w:val="28"/>
                <w:rtl/>
              </w:rPr>
            </w:pPr>
            <w:r w:rsidRPr="004A7367">
              <w:rPr>
                <w:rFonts w:cs="B Lotus"/>
                <w:rtl/>
              </w:rPr>
              <w:t>175</w:t>
            </w:r>
          </w:p>
        </w:tc>
        <w:tc>
          <w:tcPr>
            <w:tcW w:w="1803" w:type="dxa"/>
          </w:tcPr>
          <w:p w14:paraId="3797FF8F" w14:textId="0E6CB49D" w:rsidR="004A7367" w:rsidRPr="004A7367" w:rsidRDefault="004A7367" w:rsidP="004A7367">
            <w:pPr>
              <w:jc w:val="center"/>
              <w:rPr>
                <w:rFonts w:cs="B Lotus"/>
                <w:sz w:val="28"/>
                <w:szCs w:val="28"/>
                <w:rtl/>
              </w:rPr>
            </w:pPr>
            <w:r w:rsidRPr="004A7367">
              <w:rPr>
                <w:rFonts w:cs="B Lotus" w:hint="cs"/>
                <w:rtl/>
              </w:rPr>
              <w:t>گناباد</w:t>
            </w:r>
          </w:p>
        </w:tc>
        <w:tc>
          <w:tcPr>
            <w:tcW w:w="1803" w:type="dxa"/>
          </w:tcPr>
          <w:p w14:paraId="5D33EE62" w14:textId="7B599DAF" w:rsidR="004A7367" w:rsidRPr="004A7367" w:rsidRDefault="004A7367" w:rsidP="004A7367">
            <w:pPr>
              <w:jc w:val="center"/>
              <w:rPr>
                <w:rFonts w:cs="B Lotus"/>
                <w:sz w:val="28"/>
                <w:szCs w:val="28"/>
                <w:rtl/>
              </w:rPr>
            </w:pPr>
            <w:r w:rsidRPr="004A7367">
              <w:rPr>
                <w:rFonts w:cs="B Lotus"/>
                <w:rtl/>
              </w:rPr>
              <w:t>11</w:t>
            </w:r>
          </w:p>
        </w:tc>
        <w:tc>
          <w:tcPr>
            <w:tcW w:w="1803" w:type="dxa"/>
          </w:tcPr>
          <w:p w14:paraId="2C4D12D9" w14:textId="38033AAF"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65444020" w14:textId="77777777" w:rsidTr="00372823">
        <w:tc>
          <w:tcPr>
            <w:tcW w:w="1803" w:type="dxa"/>
          </w:tcPr>
          <w:p w14:paraId="24AF9E80" w14:textId="77777777" w:rsidR="004A7367" w:rsidRPr="004A7367" w:rsidRDefault="004A7367" w:rsidP="004A7367">
            <w:pPr>
              <w:pStyle w:val="ListParagraph"/>
              <w:numPr>
                <w:ilvl w:val="0"/>
                <w:numId w:val="63"/>
              </w:numPr>
              <w:bidi/>
              <w:jc w:val="center"/>
              <w:rPr>
                <w:rFonts w:cs="B Lotus"/>
                <w:rtl/>
              </w:rPr>
            </w:pPr>
          </w:p>
        </w:tc>
        <w:tc>
          <w:tcPr>
            <w:tcW w:w="1803" w:type="dxa"/>
          </w:tcPr>
          <w:p w14:paraId="0796A554" w14:textId="6EEF2C01" w:rsidR="004A7367" w:rsidRPr="004A7367" w:rsidRDefault="004A7367" w:rsidP="004A7367">
            <w:pPr>
              <w:jc w:val="center"/>
              <w:rPr>
                <w:rFonts w:cs="B Lotus"/>
                <w:sz w:val="28"/>
                <w:szCs w:val="28"/>
                <w:rtl/>
              </w:rPr>
            </w:pPr>
            <w:r w:rsidRPr="004A7367">
              <w:rPr>
                <w:rFonts w:cs="B Lotus"/>
                <w:rtl/>
              </w:rPr>
              <w:t>176</w:t>
            </w:r>
          </w:p>
        </w:tc>
        <w:tc>
          <w:tcPr>
            <w:tcW w:w="1803" w:type="dxa"/>
          </w:tcPr>
          <w:p w14:paraId="39513586" w14:textId="687819CC" w:rsidR="004A7367" w:rsidRPr="004A7367" w:rsidRDefault="004A7367" w:rsidP="004A7367">
            <w:pPr>
              <w:jc w:val="center"/>
              <w:rPr>
                <w:rFonts w:cs="B Lotus"/>
                <w:sz w:val="28"/>
                <w:szCs w:val="28"/>
                <w:rtl/>
              </w:rPr>
            </w:pPr>
            <w:r w:rsidRPr="004A7367">
              <w:rPr>
                <w:rFonts w:cs="B Lotus" w:hint="cs"/>
                <w:rtl/>
              </w:rPr>
              <w:t>تربت</w:t>
            </w:r>
            <w:r w:rsidRPr="004A7367">
              <w:rPr>
                <w:rFonts w:cs="B Lotus"/>
                <w:rtl/>
              </w:rPr>
              <w:t xml:space="preserve"> </w:t>
            </w:r>
            <w:r w:rsidRPr="004A7367">
              <w:rPr>
                <w:rFonts w:cs="B Lotus" w:hint="cs"/>
                <w:rtl/>
              </w:rPr>
              <w:t>حیدریه</w:t>
            </w:r>
          </w:p>
        </w:tc>
        <w:tc>
          <w:tcPr>
            <w:tcW w:w="1803" w:type="dxa"/>
          </w:tcPr>
          <w:p w14:paraId="7B7F1D62" w14:textId="628295A0" w:rsidR="004A7367" w:rsidRPr="004A7367" w:rsidRDefault="004A7367" w:rsidP="004A7367">
            <w:pPr>
              <w:jc w:val="center"/>
              <w:rPr>
                <w:rFonts w:cs="B Lotus"/>
                <w:sz w:val="28"/>
                <w:szCs w:val="28"/>
                <w:rtl/>
              </w:rPr>
            </w:pPr>
            <w:r w:rsidRPr="004A7367">
              <w:rPr>
                <w:rFonts w:cs="B Lotus"/>
                <w:rtl/>
              </w:rPr>
              <w:t>11</w:t>
            </w:r>
          </w:p>
        </w:tc>
        <w:tc>
          <w:tcPr>
            <w:tcW w:w="1803" w:type="dxa"/>
          </w:tcPr>
          <w:p w14:paraId="56973249" w14:textId="46B31841"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B3FED06" w14:textId="77777777" w:rsidTr="00372823">
        <w:tc>
          <w:tcPr>
            <w:tcW w:w="1803" w:type="dxa"/>
          </w:tcPr>
          <w:p w14:paraId="0B7653D0" w14:textId="77777777" w:rsidR="004A7367" w:rsidRPr="004A7367" w:rsidRDefault="004A7367" w:rsidP="004A7367">
            <w:pPr>
              <w:pStyle w:val="ListParagraph"/>
              <w:numPr>
                <w:ilvl w:val="0"/>
                <w:numId w:val="63"/>
              </w:numPr>
              <w:bidi/>
              <w:jc w:val="center"/>
              <w:rPr>
                <w:rFonts w:cs="B Lotus"/>
                <w:rtl/>
              </w:rPr>
            </w:pPr>
          </w:p>
        </w:tc>
        <w:tc>
          <w:tcPr>
            <w:tcW w:w="1803" w:type="dxa"/>
          </w:tcPr>
          <w:p w14:paraId="065D05FD" w14:textId="5FB65C7D" w:rsidR="004A7367" w:rsidRPr="004A7367" w:rsidRDefault="004A7367" w:rsidP="004A7367">
            <w:pPr>
              <w:jc w:val="center"/>
              <w:rPr>
                <w:rFonts w:cs="B Lotus"/>
                <w:sz w:val="28"/>
                <w:szCs w:val="28"/>
                <w:rtl/>
              </w:rPr>
            </w:pPr>
            <w:r w:rsidRPr="004A7367">
              <w:rPr>
                <w:rFonts w:cs="B Lotus"/>
                <w:rtl/>
              </w:rPr>
              <w:t>177</w:t>
            </w:r>
          </w:p>
        </w:tc>
        <w:tc>
          <w:tcPr>
            <w:tcW w:w="1803" w:type="dxa"/>
          </w:tcPr>
          <w:p w14:paraId="39BB6B3D" w14:textId="7207104F" w:rsidR="004A7367" w:rsidRPr="004A7367" w:rsidRDefault="004A7367" w:rsidP="004A7367">
            <w:pPr>
              <w:jc w:val="center"/>
              <w:rPr>
                <w:rFonts w:cs="B Lotus"/>
                <w:sz w:val="28"/>
                <w:szCs w:val="28"/>
                <w:rtl/>
              </w:rPr>
            </w:pPr>
            <w:r w:rsidRPr="004A7367">
              <w:rPr>
                <w:rFonts w:cs="B Lotus" w:hint="cs"/>
                <w:rtl/>
              </w:rPr>
              <w:t>بینالود</w:t>
            </w:r>
          </w:p>
        </w:tc>
        <w:tc>
          <w:tcPr>
            <w:tcW w:w="1803" w:type="dxa"/>
          </w:tcPr>
          <w:p w14:paraId="660DE311" w14:textId="14098BEE" w:rsidR="004A7367" w:rsidRPr="004A7367" w:rsidRDefault="004A7367" w:rsidP="004A7367">
            <w:pPr>
              <w:jc w:val="center"/>
              <w:rPr>
                <w:rFonts w:cs="B Lotus"/>
                <w:sz w:val="28"/>
                <w:szCs w:val="28"/>
                <w:rtl/>
              </w:rPr>
            </w:pPr>
            <w:r w:rsidRPr="004A7367">
              <w:rPr>
                <w:rFonts w:cs="B Lotus"/>
                <w:rtl/>
              </w:rPr>
              <w:t>11</w:t>
            </w:r>
          </w:p>
        </w:tc>
        <w:tc>
          <w:tcPr>
            <w:tcW w:w="1803" w:type="dxa"/>
          </w:tcPr>
          <w:p w14:paraId="3DCCF032" w14:textId="4D49EC39"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E0D3318" w14:textId="77777777" w:rsidTr="00372823">
        <w:tc>
          <w:tcPr>
            <w:tcW w:w="1803" w:type="dxa"/>
          </w:tcPr>
          <w:p w14:paraId="4360C38A" w14:textId="77777777" w:rsidR="004A7367" w:rsidRPr="004A7367" w:rsidRDefault="004A7367" w:rsidP="004A7367">
            <w:pPr>
              <w:pStyle w:val="ListParagraph"/>
              <w:numPr>
                <w:ilvl w:val="0"/>
                <w:numId w:val="63"/>
              </w:numPr>
              <w:bidi/>
              <w:jc w:val="center"/>
              <w:rPr>
                <w:rFonts w:cs="B Lotus"/>
                <w:rtl/>
              </w:rPr>
            </w:pPr>
          </w:p>
        </w:tc>
        <w:tc>
          <w:tcPr>
            <w:tcW w:w="1803" w:type="dxa"/>
          </w:tcPr>
          <w:p w14:paraId="3E74E0A9" w14:textId="27F81A7B" w:rsidR="004A7367" w:rsidRPr="004A7367" w:rsidRDefault="004A7367" w:rsidP="004A7367">
            <w:pPr>
              <w:jc w:val="center"/>
              <w:rPr>
                <w:rFonts w:cs="B Lotus"/>
                <w:sz w:val="28"/>
                <w:szCs w:val="28"/>
                <w:rtl/>
              </w:rPr>
            </w:pPr>
            <w:r w:rsidRPr="004A7367">
              <w:rPr>
                <w:rFonts w:cs="B Lotus"/>
                <w:rtl/>
              </w:rPr>
              <w:t>178</w:t>
            </w:r>
          </w:p>
        </w:tc>
        <w:tc>
          <w:tcPr>
            <w:tcW w:w="1803" w:type="dxa"/>
          </w:tcPr>
          <w:p w14:paraId="24DB994D" w14:textId="741C9701" w:rsidR="004A7367" w:rsidRPr="004A7367" w:rsidRDefault="004A7367" w:rsidP="004A7367">
            <w:pPr>
              <w:jc w:val="center"/>
              <w:rPr>
                <w:rFonts w:cs="B Lotus"/>
                <w:sz w:val="28"/>
                <w:szCs w:val="28"/>
                <w:rtl/>
              </w:rPr>
            </w:pPr>
            <w:r w:rsidRPr="004A7367">
              <w:rPr>
                <w:rFonts w:cs="B Lotus" w:hint="cs"/>
                <w:rtl/>
              </w:rPr>
              <w:t>خلیل</w:t>
            </w:r>
            <w:r w:rsidRPr="004A7367">
              <w:rPr>
                <w:rFonts w:cs="B Lotus"/>
                <w:rtl/>
              </w:rPr>
              <w:t xml:space="preserve"> </w:t>
            </w:r>
            <w:r w:rsidRPr="004A7367">
              <w:rPr>
                <w:rFonts w:cs="B Lotus" w:hint="cs"/>
                <w:rtl/>
              </w:rPr>
              <w:t>آباد</w:t>
            </w:r>
          </w:p>
        </w:tc>
        <w:tc>
          <w:tcPr>
            <w:tcW w:w="1803" w:type="dxa"/>
          </w:tcPr>
          <w:p w14:paraId="1794D3A6" w14:textId="07D9F5A8" w:rsidR="004A7367" w:rsidRPr="004A7367" w:rsidRDefault="004A7367" w:rsidP="004A7367">
            <w:pPr>
              <w:jc w:val="center"/>
              <w:rPr>
                <w:rFonts w:cs="B Lotus"/>
                <w:sz w:val="28"/>
                <w:szCs w:val="28"/>
                <w:rtl/>
              </w:rPr>
            </w:pPr>
            <w:r w:rsidRPr="004A7367">
              <w:rPr>
                <w:rFonts w:cs="B Lotus"/>
                <w:rtl/>
              </w:rPr>
              <w:t>11</w:t>
            </w:r>
          </w:p>
        </w:tc>
        <w:tc>
          <w:tcPr>
            <w:tcW w:w="1803" w:type="dxa"/>
          </w:tcPr>
          <w:p w14:paraId="43885561" w14:textId="4FB1DDE9"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F43C6D7" w14:textId="77777777" w:rsidTr="00372823">
        <w:tc>
          <w:tcPr>
            <w:tcW w:w="1803" w:type="dxa"/>
          </w:tcPr>
          <w:p w14:paraId="4229C159" w14:textId="77777777" w:rsidR="004A7367" w:rsidRPr="004A7367" w:rsidRDefault="004A7367" w:rsidP="004A7367">
            <w:pPr>
              <w:pStyle w:val="ListParagraph"/>
              <w:numPr>
                <w:ilvl w:val="0"/>
                <w:numId w:val="63"/>
              </w:numPr>
              <w:bidi/>
              <w:jc w:val="center"/>
              <w:rPr>
                <w:rFonts w:cs="B Lotus"/>
                <w:rtl/>
              </w:rPr>
            </w:pPr>
          </w:p>
        </w:tc>
        <w:tc>
          <w:tcPr>
            <w:tcW w:w="1803" w:type="dxa"/>
          </w:tcPr>
          <w:p w14:paraId="7B6DD97C" w14:textId="759B101A" w:rsidR="004A7367" w:rsidRPr="004A7367" w:rsidRDefault="004A7367" w:rsidP="004A7367">
            <w:pPr>
              <w:jc w:val="center"/>
              <w:rPr>
                <w:rFonts w:cs="B Lotus"/>
                <w:sz w:val="28"/>
                <w:szCs w:val="28"/>
                <w:rtl/>
              </w:rPr>
            </w:pPr>
            <w:r w:rsidRPr="004A7367">
              <w:rPr>
                <w:rFonts w:cs="B Lotus"/>
                <w:rtl/>
              </w:rPr>
              <w:t>179</w:t>
            </w:r>
          </w:p>
        </w:tc>
        <w:tc>
          <w:tcPr>
            <w:tcW w:w="1803" w:type="dxa"/>
          </w:tcPr>
          <w:p w14:paraId="403D6BF9" w14:textId="58C5BB31" w:rsidR="004A7367" w:rsidRPr="004A7367" w:rsidRDefault="004A7367" w:rsidP="004A7367">
            <w:pPr>
              <w:jc w:val="center"/>
              <w:rPr>
                <w:rFonts w:cs="B Lotus"/>
                <w:sz w:val="28"/>
                <w:szCs w:val="28"/>
                <w:rtl/>
              </w:rPr>
            </w:pPr>
            <w:r w:rsidRPr="004A7367">
              <w:rPr>
                <w:rFonts w:cs="B Lotus" w:hint="cs"/>
                <w:rtl/>
              </w:rPr>
              <w:t>کلات</w:t>
            </w:r>
          </w:p>
        </w:tc>
        <w:tc>
          <w:tcPr>
            <w:tcW w:w="1803" w:type="dxa"/>
          </w:tcPr>
          <w:p w14:paraId="0F64081A" w14:textId="34AB297B" w:rsidR="004A7367" w:rsidRPr="004A7367" w:rsidRDefault="004A7367" w:rsidP="004A7367">
            <w:pPr>
              <w:jc w:val="center"/>
              <w:rPr>
                <w:rFonts w:cs="B Lotus"/>
                <w:sz w:val="28"/>
                <w:szCs w:val="28"/>
                <w:rtl/>
              </w:rPr>
            </w:pPr>
            <w:r w:rsidRPr="004A7367">
              <w:rPr>
                <w:rFonts w:cs="B Lotus"/>
                <w:rtl/>
              </w:rPr>
              <w:t>11</w:t>
            </w:r>
          </w:p>
        </w:tc>
        <w:tc>
          <w:tcPr>
            <w:tcW w:w="1803" w:type="dxa"/>
          </w:tcPr>
          <w:p w14:paraId="0B977C5B" w14:textId="256335FE"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2B9BD796" w14:textId="77777777" w:rsidTr="00372823">
        <w:tc>
          <w:tcPr>
            <w:tcW w:w="1803" w:type="dxa"/>
          </w:tcPr>
          <w:p w14:paraId="1BA066CC" w14:textId="77777777" w:rsidR="004A7367" w:rsidRPr="004A7367" w:rsidRDefault="004A7367" w:rsidP="004A7367">
            <w:pPr>
              <w:pStyle w:val="ListParagraph"/>
              <w:numPr>
                <w:ilvl w:val="0"/>
                <w:numId w:val="63"/>
              </w:numPr>
              <w:bidi/>
              <w:jc w:val="center"/>
              <w:rPr>
                <w:rFonts w:cs="B Lotus"/>
                <w:rtl/>
              </w:rPr>
            </w:pPr>
          </w:p>
        </w:tc>
        <w:tc>
          <w:tcPr>
            <w:tcW w:w="1803" w:type="dxa"/>
          </w:tcPr>
          <w:p w14:paraId="763003D6" w14:textId="6A1B10BC" w:rsidR="004A7367" w:rsidRPr="004A7367" w:rsidRDefault="004A7367" w:rsidP="004A7367">
            <w:pPr>
              <w:jc w:val="center"/>
              <w:rPr>
                <w:rFonts w:cs="B Lotus"/>
                <w:sz w:val="28"/>
                <w:szCs w:val="28"/>
                <w:rtl/>
              </w:rPr>
            </w:pPr>
            <w:r w:rsidRPr="004A7367">
              <w:rPr>
                <w:rFonts w:cs="B Lotus"/>
                <w:rtl/>
              </w:rPr>
              <w:t>180</w:t>
            </w:r>
          </w:p>
        </w:tc>
        <w:tc>
          <w:tcPr>
            <w:tcW w:w="1803" w:type="dxa"/>
          </w:tcPr>
          <w:p w14:paraId="2B1031DD" w14:textId="2B5DF6BB" w:rsidR="004A7367" w:rsidRPr="004A7367" w:rsidRDefault="004A7367" w:rsidP="004A7367">
            <w:pPr>
              <w:jc w:val="center"/>
              <w:rPr>
                <w:rFonts w:cs="B Lotus"/>
                <w:sz w:val="28"/>
                <w:szCs w:val="28"/>
                <w:rtl/>
              </w:rPr>
            </w:pPr>
            <w:r w:rsidRPr="004A7367">
              <w:rPr>
                <w:rFonts w:cs="B Lotus" w:hint="cs"/>
                <w:rtl/>
              </w:rPr>
              <w:t>خواف</w:t>
            </w:r>
          </w:p>
        </w:tc>
        <w:tc>
          <w:tcPr>
            <w:tcW w:w="1803" w:type="dxa"/>
          </w:tcPr>
          <w:p w14:paraId="2755AE59" w14:textId="4ECF3621" w:rsidR="004A7367" w:rsidRPr="004A7367" w:rsidRDefault="004A7367" w:rsidP="004A7367">
            <w:pPr>
              <w:jc w:val="center"/>
              <w:rPr>
                <w:rFonts w:cs="B Lotus"/>
                <w:sz w:val="28"/>
                <w:szCs w:val="28"/>
                <w:rtl/>
              </w:rPr>
            </w:pPr>
            <w:r w:rsidRPr="004A7367">
              <w:rPr>
                <w:rFonts w:cs="B Lotus"/>
                <w:rtl/>
              </w:rPr>
              <w:t>11</w:t>
            </w:r>
          </w:p>
        </w:tc>
        <w:tc>
          <w:tcPr>
            <w:tcW w:w="1803" w:type="dxa"/>
          </w:tcPr>
          <w:p w14:paraId="1D0E559D" w14:textId="7E5C73CA"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2B67C4C7" w14:textId="77777777" w:rsidTr="00372823">
        <w:tc>
          <w:tcPr>
            <w:tcW w:w="1803" w:type="dxa"/>
          </w:tcPr>
          <w:p w14:paraId="1ECA16F9" w14:textId="77777777" w:rsidR="004A7367" w:rsidRPr="004A7367" w:rsidRDefault="004A7367" w:rsidP="004A7367">
            <w:pPr>
              <w:pStyle w:val="ListParagraph"/>
              <w:numPr>
                <w:ilvl w:val="0"/>
                <w:numId w:val="63"/>
              </w:numPr>
              <w:bidi/>
              <w:jc w:val="center"/>
              <w:rPr>
                <w:rFonts w:cs="B Lotus"/>
                <w:rtl/>
              </w:rPr>
            </w:pPr>
          </w:p>
        </w:tc>
        <w:tc>
          <w:tcPr>
            <w:tcW w:w="1803" w:type="dxa"/>
          </w:tcPr>
          <w:p w14:paraId="14AA5DA7" w14:textId="3BD30A7D" w:rsidR="004A7367" w:rsidRPr="004A7367" w:rsidRDefault="004A7367" w:rsidP="004A7367">
            <w:pPr>
              <w:jc w:val="center"/>
              <w:rPr>
                <w:rFonts w:cs="B Lotus"/>
                <w:sz w:val="28"/>
                <w:szCs w:val="28"/>
                <w:rtl/>
              </w:rPr>
            </w:pPr>
            <w:r w:rsidRPr="004A7367">
              <w:rPr>
                <w:rFonts w:cs="B Lotus"/>
                <w:rtl/>
              </w:rPr>
              <w:t>181</w:t>
            </w:r>
          </w:p>
        </w:tc>
        <w:tc>
          <w:tcPr>
            <w:tcW w:w="1803" w:type="dxa"/>
          </w:tcPr>
          <w:p w14:paraId="66D78012" w14:textId="2A462BDD" w:rsidR="004A7367" w:rsidRPr="004A7367" w:rsidRDefault="004A7367" w:rsidP="004A7367">
            <w:pPr>
              <w:jc w:val="center"/>
              <w:rPr>
                <w:rFonts w:cs="B Lotus"/>
                <w:sz w:val="28"/>
                <w:szCs w:val="28"/>
                <w:rtl/>
              </w:rPr>
            </w:pPr>
            <w:r w:rsidRPr="004A7367">
              <w:rPr>
                <w:rFonts w:cs="B Lotus" w:hint="cs"/>
                <w:rtl/>
              </w:rPr>
              <w:t>کاشمر</w:t>
            </w:r>
          </w:p>
        </w:tc>
        <w:tc>
          <w:tcPr>
            <w:tcW w:w="1803" w:type="dxa"/>
          </w:tcPr>
          <w:p w14:paraId="7459196A" w14:textId="610D7794" w:rsidR="004A7367" w:rsidRPr="004A7367" w:rsidRDefault="004A7367" w:rsidP="004A7367">
            <w:pPr>
              <w:jc w:val="center"/>
              <w:rPr>
                <w:rFonts w:cs="B Lotus"/>
                <w:sz w:val="28"/>
                <w:szCs w:val="28"/>
                <w:rtl/>
              </w:rPr>
            </w:pPr>
            <w:r w:rsidRPr="004A7367">
              <w:rPr>
                <w:rFonts w:cs="B Lotus"/>
                <w:rtl/>
              </w:rPr>
              <w:t>11</w:t>
            </w:r>
          </w:p>
        </w:tc>
        <w:tc>
          <w:tcPr>
            <w:tcW w:w="1803" w:type="dxa"/>
          </w:tcPr>
          <w:p w14:paraId="1930E069" w14:textId="5CB14EBE"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925390B" w14:textId="77777777" w:rsidTr="00372823">
        <w:tc>
          <w:tcPr>
            <w:tcW w:w="1803" w:type="dxa"/>
          </w:tcPr>
          <w:p w14:paraId="34FE59BC" w14:textId="77777777" w:rsidR="004A7367" w:rsidRPr="004A7367" w:rsidRDefault="004A7367" w:rsidP="004A7367">
            <w:pPr>
              <w:pStyle w:val="ListParagraph"/>
              <w:numPr>
                <w:ilvl w:val="0"/>
                <w:numId w:val="63"/>
              </w:numPr>
              <w:bidi/>
              <w:jc w:val="center"/>
              <w:rPr>
                <w:rFonts w:cs="B Lotus"/>
                <w:rtl/>
              </w:rPr>
            </w:pPr>
          </w:p>
        </w:tc>
        <w:tc>
          <w:tcPr>
            <w:tcW w:w="1803" w:type="dxa"/>
          </w:tcPr>
          <w:p w14:paraId="46F4D319" w14:textId="1926B108" w:rsidR="004A7367" w:rsidRPr="004A7367" w:rsidRDefault="004A7367" w:rsidP="004A7367">
            <w:pPr>
              <w:jc w:val="center"/>
              <w:rPr>
                <w:rFonts w:cs="B Lotus"/>
                <w:sz w:val="28"/>
                <w:szCs w:val="28"/>
                <w:rtl/>
              </w:rPr>
            </w:pPr>
            <w:r w:rsidRPr="004A7367">
              <w:rPr>
                <w:rFonts w:cs="B Lotus"/>
                <w:rtl/>
              </w:rPr>
              <w:t>183</w:t>
            </w:r>
          </w:p>
        </w:tc>
        <w:tc>
          <w:tcPr>
            <w:tcW w:w="1803" w:type="dxa"/>
          </w:tcPr>
          <w:p w14:paraId="39533788" w14:textId="7C6249DB" w:rsidR="004A7367" w:rsidRPr="004A7367" w:rsidRDefault="004A7367" w:rsidP="004A7367">
            <w:pPr>
              <w:jc w:val="center"/>
              <w:rPr>
                <w:rFonts w:cs="B Lotus"/>
                <w:sz w:val="28"/>
                <w:szCs w:val="28"/>
                <w:rtl/>
              </w:rPr>
            </w:pPr>
            <w:r w:rsidRPr="004A7367">
              <w:rPr>
                <w:rFonts w:cs="B Lotus" w:hint="cs"/>
                <w:rtl/>
              </w:rPr>
              <w:t>باجگیران</w:t>
            </w:r>
          </w:p>
        </w:tc>
        <w:tc>
          <w:tcPr>
            <w:tcW w:w="1803" w:type="dxa"/>
          </w:tcPr>
          <w:p w14:paraId="488620E4" w14:textId="61B86179" w:rsidR="004A7367" w:rsidRPr="004A7367" w:rsidRDefault="004A7367" w:rsidP="004A7367">
            <w:pPr>
              <w:jc w:val="center"/>
              <w:rPr>
                <w:rFonts w:cs="B Lotus"/>
                <w:sz w:val="28"/>
                <w:szCs w:val="28"/>
                <w:rtl/>
              </w:rPr>
            </w:pPr>
            <w:r w:rsidRPr="004A7367">
              <w:rPr>
                <w:rFonts w:cs="B Lotus"/>
                <w:rtl/>
              </w:rPr>
              <w:t>11</w:t>
            </w:r>
          </w:p>
        </w:tc>
        <w:tc>
          <w:tcPr>
            <w:tcW w:w="1803" w:type="dxa"/>
          </w:tcPr>
          <w:p w14:paraId="5CA8A56A" w14:textId="7980562A"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671E95F2" w14:textId="77777777" w:rsidTr="00372823">
        <w:tc>
          <w:tcPr>
            <w:tcW w:w="1803" w:type="dxa"/>
          </w:tcPr>
          <w:p w14:paraId="5818787A" w14:textId="77777777" w:rsidR="004A7367" w:rsidRPr="004A7367" w:rsidRDefault="004A7367" w:rsidP="004A7367">
            <w:pPr>
              <w:pStyle w:val="ListParagraph"/>
              <w:numPr>
                <w:ilvl w:val="0"/>
                <w:numId w:val="63"/>
              </w:numPr>
              <w:bidi/>
              <w:jc w:val="center"/>
              <w:rPr>
                <w:rFonts w:cs="B Lotus"/>
                <w:rtl/>
              </w:rPr>
            </w:pPr>
          </w:p>
        </w:tc>
        <w:tc>
          <w:tcPr>
            <w:tcW w:w="1803" w:type="dxa"/>
          </w:tcPr>
          <w:p w14:paraId="440A2CF8" w14:textId="4B768916" w:rsidR="004A7367" w:rsidRPr="004A7367" w:rsidRDefault="004A7367" w:rsidP="004A7367">
            <w:pPr>
              <w:jc w:val="center"/>
              <w:rPr>
                <w:rFonts w:cs="B Lotus"/>
                <w:sz w:val="28"/>
                <w:szCs w:val="28"/>
                <w:rtl/>
              </w:rPr>
            </w:pPr>
            <w:r w:rsidRPr="004A7367">
              <w:rPr>
                <w:rFonts w:cs="B Lotus"/>
                <w:rtl/>
              </w:rPr>
              <w:t>184</w:t>
            </w:r>
          </w:p>
        </w:tc>
        <w:tc>
          <w:tcPr>
            <w:tcW w:w="1803" w:type="dxa"/>
          </w:tcPr>
          <w:p w14:paraId="556BF4FE" w14:textId="1D75E657" w:rsidR="004A7367" w:rsidRPr="004A7367" w:rsidRDefault="004A7367" w:rsidP="004A7367">
            <w:pPr>
              <w:jc w:val="center"/>
              <w:rPr>
                <w:rFonts w:cs="B Lotus"/>
                <w:sz w:val="28"/>
                <w:szCs w:val="28"/>
                <w:rtl/>
              </w:rPr>
            </w:pPr>
            <w:r w:rsidRPr="004A7367">
              <w:rPr>
                <w:rFonts w:cs="B Lotus" w:hint="cs"/>
                <w:rtl/>
              </w:rPr>
              <w:t>چناران</w:t>
            </w:r>
          </w:p>
        </w:tc>
        <w:tc>
          <w:tcPr>
            <w:tcW w:w="1803" w:type="dxa"/>
          </w:tcPr>
          <w:p w14:paraId="29A29861" w14:textId="4F1246CF" w:rsidR="004A7367" w:rsidRPr="004A7367" w:rsidRDefault="004A7367" w:rsidP="004A7367">
            <w:pPr>
              <w:jc w:val="center"/>
              <w:rPr>
                <w:rFonts w:cs="B Lotus"/>
                <w:sz w:val="28"/>
                <w:szCs w:val="28"/>
                <w:rtl/>
              </w:rPr>
            </w:pPr>
            <w:r w:rsidRPr="004A7367">
              <w:rPr>
                <w:rFonts w:cs="B Lotus"/>
                <w:rtl/>
              </w:rPr>
              <w:t>11</w:t>
            </w:r>
          </w:p>
        </w:tc>
        <w:tc>
          <w:tcPr>
            <w:tcW w:w="1803" w:type="dxa"/>
          </w:tcPr>
          <w:p w14:paraId="5DBC8E7D" w14:textId="0B335DAD"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3A0B31C0" w14:textId="77777777" w:rsidTr="00372823">
        <w:tc>
          <w:tcPr>
            <w:tcW w:w="1803" w:type="dxa"/>
          </w:tcPr>
          <w:p w14:paraId="573F93F2" w14:textId="77777777" w:rsidR="004A7367" w:rsidRPr="004A7367" w:rsidRDefault="004A7367" w:rsidP="004A7367">
            <w:pPr>
              <w:pStyle w:val="ListParagraph"/>
              <w:numPr>
                <w:ilvl w:val="0"/>
                <w:numId w:val="63"/>
              </w:numPr>
              <w:bidi/>
              <w:jc w:val="center"/>
              <w:rPr>
                <w:rFonts w:cs="B Lotus"/>
                <w:rtl/>
              </w:rPr>
            </w:pPr>
          </w:p>
        </w:tc>
        <w:tc>
          <w:tcPr>
            <w:tcW w:w="1803" w:type="dxa"/>
          </w:tcPr>
          <w:p w14:paraId="1B6B40EE" w14:textId="4C9D6D98" w:rsidR="004A7367" w:rsidRPr="004A7367" w:rsidRDefault="004A7367" w:rsidP="004A7367">
            <w:pPr>
              <w:jc w:val="center"/>
              <w:rPr>
                <w:rFonts w:cs="B Lotus"/>
                <w:sz w:val="28"/>
                <w:szCs w:val="28"/>
                <w:rtl/>
              </w:rPr>
            </w:pPr>
            <w:r w:rsidRPr="004A7367">
              <w:rPr>
                <w:rFonts w:cs="B Lotus"/>
                <w:rtl/>
              </w:rPr>
              <w:t>185</w:t>
            </w:r>
          </w:p>
        </w:tc>
        <w:tc>
          <w:tcPr>
            <w:tcW w:w="1803" w:type="dxa"/>
          </w:tcPr>
          <w:p w14:paraId="7CA6A008" w14:textId="4E823F74" w:rsidR="004A7367" w:rsidRPr="004A7367" w:rsidRDefault="004A7367" w:rsidP="004A7367">
            <w:pPr>
              <w:jc w:val="center"/>
              <w:rPr>
                <w:rFonts w:cs="B Lotus"/>
                <w:sz w:val="28"/>
                <w:szCs w:val="28"/>
                <w:rtl/>
              </w:rPr>
            </w:pPr>
            <w:r w:rsidRPr="004A7367">
              <w:rPr>
                <w:rFonts w:cs="B Lotus" w:hint="cs"/>
                <w:rtl/>
              </w:rPr>
              <w:t>سرخس</w:t>
            </w:r>
          </w:p>
        </w:tc>
        <w:tc>
          <w:tcPr>
            <w:tcW w:w="1803" w:type="dxa"/>
          </w:tcPr>
          <w:p w14:paraId="1F564E3E" w14:textId="75C919CE" w:rsidR="004A7367" w:rsidRPr="004A7367" w:rsidRDefault="004A7367" w:rsidP="004A7367">
            <w:pPr>
              <w:jc w:val="center"/>
              <w:rPr>
                <w:rFonts w:cs="B Lotus"/>
                <w:sz w:val="28"/>
                <w:szCs w:val="28"/>
                <w:rtl/>
              </w:rPr>
            </w:pPr>
            <w:r w:rsidRPr="004A7367">
              <w:rPr>
                <w:rFonts w:cs="B Lotus"/>
                <w:rtl/>
              </w:rPr>
              <w:t>11</w:t>
            </w:r>
          </w:p>
        </w:tc>
        <w:tc>
          <w:tcPr>
            <w:tcW w:w="1803" w:type="dxa"/>
          </w:tcPr>
          <w:p w14:paraId="4D045366" w14:textId="3EEFFDC8"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5BC6A0A" w14:textId="77777777" w:rsidTr="00372823">
        <w:tc>
          <w:tcPr>
            <w:tcW w:w="1803" w:type="dxa"/>
          </w:tcPr>
          <w:p w14:paraId="664A548E" w14:textId="77777777" w:rsidR="004A7367" w:rsidRPr="004A7367" w:rsidRDefault="004A7367" w:rsidP="004A7367">
            <w:pPr>
              <w:pStyle w:val="ListParagraph"/>
              <w:numPr>
                <w:ilvl w:val="0"/>
                <w:numId w:val="63"/>
              </w:numPr>
              <w:bidi/>
              <w:jc w:val="center"/>
              <w:rPr>
                <w:rFonts w:cs="B Lotus"/>
                <w:rtl/>
              </w:rPr>
            </w:pPr>
          </w:p>
        </w:tc>
        <w:tc>
          <w:tcPr>
            <w:tcW w:w="1803" w:type="dxa"/>
          </w:tcPr>
          <w:p w14:paraId="5A805DFA" w14:textId="17E7A492" w:rsidR="004A7367" w:rsidRPr="004A7367" w:rsidRDefault="004A7367" w:rsidP="004A7367">
            <w:pPr>
              <w:jc w:val="center"/>
              <w:rPr>
                <w:rFonts w:cs="B Lotus"/>
                <w:sz w:val="28"/>
                <w:szCs w:val="28"/>
                <w:rtl/>
              </w:rPr>
            </w:pPr>
            <w:r w:rsidRPr="004A7367">
              <w:rPr>
                <w:rFonts w:cs="B Lotus"/>
                <w:rtl/>
              </w:rPr>
              <w:t>186</w:t>
            </w:r>
          </w:p>
        </w:tc>
        <w:tc>
          <w:tcPr>
            <w:tcW w:w="1803" w:type="dxa"/>
          </w:tcPr>
          <w:p w14:paraId="09A227C0" w14:textId="2CA13062" w:rsidR="004A7367" w:rsidRPr="004A7367" w:rsidRDefault="004A7367" w:rsidP="004A7367">
            <w:pPr>
              <w:jc w:val="center"/>
              <w:rPr>
                <w:rFonts w:cs="B Lotus"/>
                <w:sz w:val="28"/>
                <w:szCs w:val="28"/>
                <w:rtl/>
              </w:rPr>
            </w:pPr>
            <w:r w:rsidRPr="004A7367">
              <w:rPr>
                <w:rFonts w:cs="B Lotus" w:hint="cs"/>
                <w:rtl/>
              </w:rPr>
              <w:t>باخزر</w:t>
            </w:r>
          </w:p>
        </w:tc>
        <w:tc>
          <w:tcPr>
            <w:tcW w:w="1803" w:type="dxa"/>
          </w:tcPr>
          <w:p w14:paraId="2CDBA1C1" w14:textId="3EC9F40C" w:rsidR="004A7367" w:rsidRPr="004A7367" w:rsidRDefault="004A7367" w:rsidP="004A7367">
            <w:pPr>
              <w:jc w:val="center"/>
              <w:rPr>
                <w:rFonts w:cs="B Lotus"/>
                <w:sz w:val="28"/>
                <w:szCs w:val="28"/>
                <w:rtl/>
              </w:rPr>
            </w:pPr>
            <w:r w:rsidRPr="004A7367">
              <w:rPr>
                <w:rFonts w:cs="B Lotus"/>
                <w:rtl/>
              </w:rPr>
              <w:t>11</w:t>
            </w:r>
          </w:p>
        </w:tc>
        <w:tc>
          <w:tcPr>
            <w:tcW w:w="1803" w:type="dxa"/>
          </w:tcPr>
          <w:p w14:paraId="00D93B04" w14:textId="64A43F08"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02A2347" w14:textId="77777777" w:rsidTr="00372823">
        <w:tc>
          <w:tcPr>
            <w:tcW w:w="1803" w:type="dxa"/>
          </w:tcPr>
          <w:p w14:paraId="67DF6931" w14:textId="77777777" w:rsidR="004A7367" w:rsidRPr="004A7367" w:rsidRDefault="004A7367" w:rsidP="004A7367">
            <w:pPr>
              <w:pStyle w:val="ListParagraph"/>
              <w:numPr>
                <w:ilvl w:val="0"/>
                <w:numId w:val="63"/>
              </w:numPr>
              <w:bidi/>
              <w:jc w:val="center"/>
              <w:rPr>
                <w:rFonts w:cs="B Lotus"/>
                <w:rtl/>
              </w:rPr>
            </w:pPr>
          </w:p>
        </w:tc>
        <w:tc>
          <w:tcPr>
            <w:tcW w:w="1803" w:type="dxa"/>
          </w:tcPr>
          <w:p w14:paraId="583D005F" w14:textId="0C130B79" w:rsidR="004A7367" w:rsidRPr="004A7367" w:rsidRDefault="004A7367" w:rsidP="004A7367">
            <w:pPr>
              <w:jc w:val="center"/>
              <w:rPr>
                <w:rFonts w:cs="B Lotus"/>
                <w:sz w:val="28"/>
                <w:szCs w:val="28"/>
                <w:rtl/>
              </w:rPr>
            </w:pPr>
            <w:r w:rsidRPr="004A7367">
              <w:rPr>
                <w:rFonts w:cs="B Lotus"/>
                <w:rtl/>
              </w:rPr>
              <w:t>187</w:t>
            </w:r>
          </w:p>
        </w:tc>
        <w:tc>
          <w:tcPr>
            <w:tcW w:w="1803" w:type="dxa"/>
          </w:tcPr>
          <w:p w14:paraId="374432F9" w14:textId="51ABD435" w:rsidR="004A7367" w:rsidRPr="004A7367" w:rsidRDefault="004A7367" w:rsidP="004A7367">
            <w:pPr>
              <w:jc w:val="center"/>
              <w:rPr>
                <w:rFonts w:cs="B Lotus"/>
                <w:sz w:val="28"/>
                <w:szCs w:val="28"/>
                <w:rtl/>
              </w:rPr>
            </w:pPr>
            <w:r w:rsidRPr="004A7367">
              <w:rPr>
                <w:rFonts w:cs="B Lotus" w:hint="cs"/>
                <w:rtl/>
              </w:rPr>
              <w:t>بیدخت</w:t>
            </w:r>
          </w:p>
        </w:tc>
        <w:tc>
          <w:tcPr>
            <w:tcW w:w="1803" w:type="dxa"/>
          </w:tcPr>
          <w:p w14:paraId="4E645AF7" w14:textId="47F8D862" w:rsidR="004A7367" w:rsidRPr="004A7367" w:rsidRDefault="004A7367" w:rsidP="004A7367">
            <w:pPr>
              <w:jc w:val="center"/>
              <w:rPr>
                <w:rFonts w:cs="B Lotus"/>
                <w:sz w:val="28"/>
                <w:szCs w:val="28"/>
                <w:rtl/>
              </w:rPr>
            </w:pPr>
            <w:r w:rsidRPr="004A7367">
              <w:rPr>
                <w:rFonts w:cs="B Lotus"/>
                <w:rtl/>
              </w:rPr>
              <w:t>11</w:t>
            </w:r>
          </w:p>
        </w:tc>
        <w:tc>
          <w:tcPr>
            <w:tcW w:w="1803" w:type="dxa"/>
          </w:tcPr>
          <w:p w14:paraId="7B028DC5" w14:textId="30920D5B"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641E325" w14:textId="77777777" w:rsidTr="00372823">
        <w:tc>
          <w:tcPr>
            <w:tcW w:w="1803" w:type="dxa"/>
          </w:tcPr>
          <w:p w14:paraId="4BC8A889" w14:textId="77777777" w:rsidR="004A7367" w:rsidRPr="004A7367" w:rsidRDefault="004A7367" w:rsidP="004A7367">
            <w:pPr>
              <w:pStyle w:val="ListParagraph"/>
              <w:numPr>
                <w:ilvl w:val="0"/>
                <w:numId w:val="63"/>
              </w:numPr>
              <w:bidi/>
              <w:jc w:val="center"/>
              <w:rPr>
                <w:rFonts w:cs="B Lotus"/>
                <w:rtl/>
              </w:rPr>
            </w:pPr>
          </w:p>
        </w:tc>
        <w:tc>
          <w:tcPr>
            <w:tcW w:w="1803" w:type="dxa"/>
          </w:tcPr>
          <w:p w14:paraId="1B985454" w14:textId="6E172928" w:rsidR="004A7367" w:rsidRPr="004A7367" w:rsidRDefault="004A7367" w:rsidP="004A7367">
            <w:pPr>
              <w:jc w:val="center"/>
              <w:rPr>
                <w:rFonts w:cs="B Lotus"/>
                <w:sz w:val="28"/>
                <w:szCs w:val="28"/>
                <w:rtl/>
              </w:rPr>
            </w:pPr>
            <w:r w:rsidRPr="004A7367">
              <w:rPr>
                <w:rFonts w:cs="B Lotus"/>
                <w:rtl/>
              </w:rPr>
              <w:t>188</w:t>
            </w:r>
          </w:p>
        </w:tc>
        <w:tc>
          <w:tcPr>
            <w:tcW w:w="1803" w:type="dxa"/>
          </w:tcPr>
          <w:p w14:paraId="3DE7E5F8" w14:textId="0992E037" w:rsidR="004A7367" w:rsidRPr="004A7367" w:rsidRDefault="004A7367" w:rsidP="004A7367">
            <w:pPr>
              <w:jc w:val="center"/>
              <w:rPr>
                <w:rFonts w:cs="B Lotus"/>
                <w:sz w:val="28"/>
                <w:szCs w:val="28"/>
                <w:rtl/>
              </w:rPr>
            </w:pPr>
            <w:r w:rsidRPr="004A7367">
              <w:rPr>
                <w:rFonts w:cs="B Lotus" w:hint="cs"/>
                <w:rtl/>
              </w:rPr>
              <w:t>بجستان</w:t>
            </w:r>
          </w:p>
        </w:tc>
        <w:tc>
          <w:tcPr>
            <w:tcW w:w="1803" w:type="dxa"/>
          </w:tcPr>
          <w:p w14:paraId="046E3191" w14:textId="62B05B0C" w:rsidR="004A7367" w:rsidRPr="004A7367" w:rsidRDefault="004A7367" w:rsidP="004A7367">
            <w:pPr>
              <w:jc w:val="center"/>
              <w:rPr>
                <w:rFonts w:cs="B Lotus"/>
                <w:sz w:val="28"/>
                <w:szCs w:val="28"/>
                <w:rtl/>
              </w:rPr>
            </w:pPr>
            <w:r w:rsidRPr="004A7367">
              <w:rPr>
                <w:rFonts w:cs="B Lotus"/>
                <w:rtl/>
              </w:rPr>
              <w:t>11</w:t>
            </w:r>
          </w:p>
        </w:tc>
        <w:tc>
          <w:tcPr>
            <w:tcW w:w="1803" w:type="dxa"/>
          </w:tcPr>
          <w:p w14:paraId="12702C52" w14:textId="22A1B6A0"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2A466E3" w14:textId="77777777" w:rsidTr="00372823">
        <w:tc>
          <w:tcPr>
            <w:tcW w:w="1803" w:type="dxa"/>
          </w:tcPr>
          <w:p w14:paraId="68805452" w14:textId="77777777" w:rsidR="004A7367" w:rsidRPr="004A7367" w:rsidRDefault="004A7367" w:rsidP="004A7367">
            <w:pPr>
              <w:pStyle w:val="ListParagraph"/>
              <w:numPr>
                <w:ilvl w:val="0"/>
                <w:numId w:val="63"/>
              </w:numPr>
              <w:bidi/>
              <w:jc w:val="center"/>
              <w:rPr>
                <w:rFonts w:cs="B Lotus"/>
                <w:rtl/>
              </w:rPr>
            </w:pPr>
          </w:p>
        </w:tc>
        <w:tc>
          <w:tcPr>
            <w:tcW w:w="1803" w:type="dxa"/>
          </w:tcPr>
          <w:p w14:paraId="68B3D349" w14:textId="30E7D4BE" w:rsidR="004A7367" w:rsidRPr="004A7367" w:rsidRDefault="004A7367" w:rsidP="004A7367">
            <w:pPr>
              <w:jc w:val="center"/>
              <w:rPr>
                <w:rFonts w:cs="B Lotus"/>
                <w:sz w:val="28"/>
                <w:szCs w:val="28"/>
                <w:rtl/>
              </w:rPr>
            </w:pPr>
            <w:r w:rsidRPr="004A7367">
              <w:rPr>
                <w:rFonts w:cs="B Lotus"/>
                <w:rtl/>
              </w:rPr>
              <w:t>189</w:t>
            </w:r>
          </w:p>
        </w:tc>
        <w:tc>
          <w:tcPr>
            <w:tcW w:w="1803" w:type="dxa"/>
          </w:tcPr>
          <w:p w14:paraId="55BD9759" w14:textId="48D954D7" w:rsidR="004A7367" w:rsidRPr="004A7367" w:rsidRDefault="004A7367" w:rsidP="004A7367">
            <w:pPr>
              <w:jc w:val="center"/>
              <w:rPr>
                <w:rFonts w:cs="B Lotus"/>
                <w:sz w:val="28"/>
                <w:szCs w:val="28"/>
                <w:rtl/>
              </w:rPr>
            </w:pPr>
            <w:r w:rsidRPr="004A7367">
              <w:rPr>
                <w:rFonts w:cs="B Lotus" w:hint="cs"/>
                <w:rtl/>
              </w:rPr>
              <w:t>تربت</w:t>
            </w:r>
            <w:r w:rsidRPr="004A7367">
              <w:rPr>
                <w:rFonts w:cs="B Lotus"/>
                <w:rtl/>
              </w:rPr>
              <w:t xml:space="preserve"> </w:t>
            </w:r>
            <w:r w:rsidRPr="004A7367">
              <w:rPr>
                <w:rFonts w:cs="B Lotus" w:hint="cs"/>
                <w:rtl/>
              </w:rPr>
              <w:t>جام</w:t>
            </w:r>
          </w:p>
        </w:tc>
        <w:tc>
          <w:tcPr>
            <w:tcW w:w="1803" w:type="dxa"/>
          </w:tcPr>
          <w:p w14:paraId="65640686" w14:textId="54989173" w:rsidR="004A7367" w:rsidRPr="004A7367" w:rsidRDefault="004A7367" w:rsidP="004A7367">
            <w:pPr>
              <w:jc w:val="center"/>
              <w:rPr>
                <w:rFonts w:cs="B Lotus"/>
                <w:sz w:val="28"/>
                <w:szCs w:val="28"/>
                <w:rtl/>
              </w:rPr>
            </w:pPr>
            <w:r w:rsidRPr="004A7367">
              <w:rPr>
                <w:rFonts w:cs="B Lotus"/>
                <w:rtl/>
              </w:rPr>
              <w:t>11</w:t>
            </w:r>
          </w:p>
        </w:tc>
        <w:tc>
          <w:tcPr>
            <w:tcW w:w="1803" w:type="dxa"/>
          </w:tcPr>
          <w:p w14:paraId="495B30AD" w14:textId="7C10BE58"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5E33B35" w14:textId="77777777" w:rsidTr="00372823">
        <w:tc>
          <w:tcPr>
            <w:tcW w:w="1803" w:type="dxa"/>
          </w:tcPr>
          <w:p w14:paraId="298E6B80" w14:textId="77777777" w:rsidR="004A7367" w:rsidRPr="004A7367" w:rsidRDefault="004A7367" w:rsidP="004A7367">
            <w:pPr>
              <w:pStyle w:val="ListParagraph"/>
              <w:numPr>
                <w:ilvl w:val="0"/>
                <w:numId w:val="63"/>
              </w:numPr>
              <w:bidi/>
              <w:jc w:val="center"/>
              <w:rPr>
                <w:rFonts w:cs="B Lotus"/>
                <w:rtl/>
              </w:rPr>
            </w:pPr>
          </w:p>
        </w:tc>
        <w:tc>
          <w:tcPr>
            <w:tcW w:w="1803" w:type="dxa"/>
          </w:tcPr>
          <w:p w14:paraId="280BF8BE" w14:textId="29632072" w:rsidR="004A7367" w:rsidRPr="004A7367" w:rsidRDefault="004A7367" w:rsidP="004A7367">
            <w:pPr>
              <w:jc w:val="center"/>
              <w:rPr>
                <w:rFonts w:cs="B Lotus"/>
                <w:sz w:val="28"/>
                <w:szCs w:val="28"/>
                <w:rtl/>
              </w:rPr>
            </w:pPr>
            <w:r w:rsidRPr="004A7367">
              <w:rPr>
                <w:rFonts w:cs="B Lotus"/>
                <w:rtl/>
              </w:rPr>
              <w:t>191</w:t>
            </w:r>
          </w:p>
        </w:tc>
        <w:tc>
          <w:tcPr>
            <w:tcW w:w="1803" w:type="dxa"/>
          </w:tcPr>
          <w:p w14:paraId="6E52689D" w14:textId="5AE06D3C" w:rsidR="004A7367" w:rsidRPr="004A7367" w:rsidRDefault="004A7367" w:rsidP="004A7367">
            <w:pPr>
              <w:jc w:val="center"/>
              <w:rPr>
                <w:rFonts w:cs="B Lotus"/>
                <w:sz w:val="28"/>
                <w:szCs w:val="28"/>
                <w:rtl/>
              </w:rPr>
            </w:pPr>
            <w:r w:rsidRPr="004A7367">
              <w:rPr>
                <w:rFonts w:cs="B Lotus" w:hint="cs"/>
                <w:rtl/>
              </w:rPr>
              <w:t>فریمان</w:t>
            </w:r>
          </w:p>
        </w:tc>
        <w:tc>
          <w:tcPr>
            <w:tcW w:w="1803" w:type="dxa"/>
          </w:tcPr>
          <w:p w14:paraId="6A8435D6" w14:textId="6ECB7CFF" w:rsidR="004A7367" w:rsidRPr="004A7367" w:rsidRDefault="004A7367" w:rsidP="004A7367">
            <w:pPr>
              <w:jc w:val="center"/>
              <w:rPr>
                <w:rFonts w:cs="B Lotus"/>
                <w:sz w:val="28"/>
                <w:szCs w:val="28"/>
                <w:rtl/>
              </w:rPr>
            </w:pPr>
            <w:r w:rsidRPr="004A7367">
              <w:rPr>
                <w:rFonts w:cs="B Lotus"/>
                <w:rtl/>
              </w:rPr>
              <w:t>11</w:t>
            </w:r>
          </w:p>
        </w:tc>
        <w:tc>
          <w:tcPr>
            <w:tcW w:w="1803" w:type="dxa"/>
          </w:tcPr>
          <w:p w14:paraId="6D1234AC" w14:textId="0F87398D"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AEAA567" w14:textId="77777777" w:rsidTr="00372823">
        <w:tc>
          <w:tcPr>
            <w:tcW w:w="1803" w:type="dxa"/>
          </w:tcPr>
          <w:p w14:paraId="503C979B" w14:textId="77777777" w:rsidR="004A7367" w:rsidRPr="004A7367" w:rsidRDefault="004A7367" w:rsidP="004A7367">
            <w:pPr>
              <w:pStyle w:val="ListParagraph"/>
              <w:numPr>
                <w:ilvl w:val="0"/>
                <w:numId w:val="63"/>
              </w:numPr>
              <w:bidi/>
              <w:jc w:val="center"/>
              <w:rPr>
                <w:rFonts w:cs="B Lotus"/>
                <w:rtl/>
              </w:rPr>
            </w:pPr>
          </w:p>
        </w:tc>
        <w:tc>
          <w:tcPr>
            <w:tcW w:w="1803" w:type="dxa"/>
          </w:tcPr>
          <w:p w14:paraId="4963183A" w14:textId="51B793E3" w:rsidR="004A7367" w:rsidRPr="004A7367" w:rsidRDefault="004A7367" w:rsidP="004A7367">
            <w:pPr>
              <w:jc w:val="center"/>
              <w:rPr>
                <w:rFonts w:cs="B Lotus"/>
                <w:sz w:val="28"/>
                <w:szCs w:val="28"/>
                <w:rtl/>
              </w:rPr>
            </w:pPr>
            <w:r w:rsidRPr="004A7367">
              <w:rPr>
                <w:rFonts w:cs="B Lotus"/>
                <w:rtl/>
              </w:rPr>
              <w:t>192</w:t>
            </w:r>
          </w:p>
        </w:tc>
        <w:tc>
          <w:tcPr>
            <w:tcW w:w="1803" w:type="dxa"/>
          </w:tcPr>
          <w:p w14:paraId="79A536D8" w14:textId="0AB1581D" w:rsidR="004A7367" w:rsidRPr="004A7367" w:rsidRDefault="004A7367" w:rsidP="004A7367">
            <w:pPr>
              <w:jc w:val="center"/>
              <w:rPr>
                <w:rFonts w:cs="B Lotus"/>
                <w:sz w:val="28"/>
                <w:szCs w:val="28"/>
                <w:rtl/>
              </w:rPr>
            </w:pPr>
            <w:r w:rsidRPr="004A7367">
              <w:rPr>
                <w:rFonts w:cs="B Lotus" w:hint="cs"/>
                <w:rtl/>
              </w:rPr>
              <w:t>درگز</w:t>
            </w:r>
          </w:p>
        </w:tc>
        <w:tc>
          <w:tcPr>
            <w:tcW w:w="1803" w:type="dxa"/>
          </w:tcPr>
          <w:p w14:paraId="5235EB23" w14:textId="508E128C" w:rsidR="004A7367" w:rsidRPr="004A7367" w:rsidRDefault="004A7367" w:rsidP="004A7367">
            <w:pPr>
              <w:jc w:val="center"/>
              <w:rPr>
                <w:rFonts w:cs="B Lotus"/>
                <w:sz w:val="28"/>
                <w:szCs w:val="28"/>
                <w:rtl/>
              </w:rPr>
            </w:pPr>
            <w:r w:rsidRPr="004A7367">
              <w:rPr>
                <w:rFonts w:cs="B Lotus"/>
                <w:rtl/>
              </w:rPr>
              <w:t>11</w:t>
            </w:r>
          </w:p>
        </w:tc>
        <w:tc>
          <w:tcPr>
            <w:tcW w:w="1803" w:type="dxa"/>
          </w:tcPr>
          <w:p w14:paraId="798A827D" w14:textId="756A5FAB"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DA5236A" w14:textId="77777777" w:rsidTr="00372823">
        <w:tc>
          <w:tcPr>
            <w:tcW w:w="1803" w:type="dxa"/>
          </w:tcPr>
          <w:p w14:paraId="3866BD21" w14:textId="77777777" w:rsidR="004A7367" w:rsidRPr="004A7367" w:rsidRDefault="004A7367" w:rsidP="004A7367">
            <w:pPr>
              <w:pStyle w:val="ListParagraph"/>
              <w:numPr>
                <w:ilvl w:val="0"/>
                <w:numId w:val="63"/>
              </w:numPr>
              <w:bidi/>
              <w:jc w:val="center"/>
              <w:rPr>
                <w:rFonts w:cs="B Lotus"/>
                <w:rtl/>
              </w:rPr>
            </w:pPr>
          </w:p>
        </w:tc>
        <w:tc>
          <w:tcPr>
            <w:tcW w:w="1803" w:type="dxa"/>
          </w:tcPr>
          <w:p w14:paraId="76D83EF9" w14:textId="0CE52905" w:rsidR="004A7367" w:rsidRPr="004A7367" w:rsidRDefault="004A7367" w:rsidP="004A7367">
            <w:pPr>
              <w:jc w:val="center"/>
              <w:rPr>
                <w:rFonts w:cs="B Lotus"/>
                <w:sz w:val="28"/>
                <w:szCs w:val="28"/>
                <w:rtl/>
              </w:rPr>
            </w:pPr>
            <w:r w:rsidRPr="004A7367">
              <w:rPr>
                <w:rFonts w:cs="B Lotus"/>
                <w:rtl/>
              </w:rPr>
              <w:t>193</w:t>
            </w:r>
          </w:p>
        </w:tc>
        <w:tc>
          <w:tcPr>
            <w:tcW w:w="1803" w:type="dxa"/>
          </w:tcPr>
          <w:p w14:paraId="60F4DF80" w14:textId="4E636F12" w:rsidR="004A7367" w:rsidRPr="004A7367" w:rsidRDefault="004A7367" w:rsidP="004A7367">
            <w:pPr>
              <w:jc w:val="center"/>
              <w:rPr>
                <w:rFonts w:cs="B Lotus"/>
                <w:sz w:val="28"/>
                <w:szCs w:val="28"/>
                <w:rtl/>
              </w:rPr>
            </w:pPr>
            <w:r w:rsidRPr="004A7367">
              <w:rPr>
                <w:rFonts w:cs="B Lotus" w:hint="cs"/>
                <w:rtl/>
              </w:rPr>
              <w:t>تایباد</w:t>
            </w:r>
          </w:p>
        </w:tc>
        <w:tc>
          <w:tcPr>
            <w:tcW w:w="1803" w:type="dxa"/>
          </w:tcPr>
          <w:p w14:paraId="2D2F13E2" w14:textId="57A8DF9A" w:rsidR="004A7367" w:rsidRPr="004A7367" w:rsidRDefault="004A7367" w:rsidP="004A7367">
            <w:pPr>
              <w:jc w:val="center"/>
              <w:rPr>
                <w:rFonts w:cs="B Lotus"/>
                <w:sz w:val="28"/>
                <w:szCs w:val="28"/>
                <w:rtl/>
              </w:rPr>
            </w:pPr>
            <w:r w:rsidRPr="004A7367">
              <w:rPr>
                <w:rFonts w:cs="B Lotus"/>
                <w:rtl/>
              </w:rPr>
              <w:t>11</w:t>
            </w:r>
          </w:p>
        </w:tc>
        <w:tc>
          <w:tcPr>
            <w:tcW w:w="1803" w:type="dxa"/>
          </w:tcPr>
          <w:p w14:paraId="021A8B8A" w14:textId="0496FD8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452D0A1" w14:textId="77777777" w:rsidTr="00372823">
        <w:tc>
          <w:tcPr>
            <w:tcW w:w="1803" w:type="dxa"/>
          </w:tcPr>
          <w:p w14:paraId="3996FF16" w14:textId="77777777" w:rsidR="004A7367" w:rsidRPr="004A7367" w:rsidRDefault="004A7367" w:rsidP="004A7367">
            <w:pPr>
              <w:pStyle w:val="ListParagraph"/>
              <w:numPr>
                <w:ilvl w:val="0"/>
                <w:numId w:val="63"/>
              </w:numPr>
              <w:bidi/>
              <w:jc w:val="center"/>
              <w:rPr>
                <w:rFonts w:cs="B Lotus"/>
                <w:rtl/>
              </w:rPr>
            </w:pPr>
          </w:p>
        </w:tc>
        <w:tc>
          <w:tcPr>
            <w:tcW w:w="1803" w:type="dxa"/>
          </w:tcPr>
          <w:p w14:paraId="234C90CC" w14:textId="2F88CAB5" w:rsidR="004A7367" w:rsidRPr="004A7367" w:rsidRDefault="004A7367" w:rsidP="004A7367">
            <w:pPr>
              <w:jc w:val="center"/>
              <w:rPr>
                <w:rFonts w:cs="B Lotus"/>
                <w:sz w:val="28"/>
                <w:szCs w:val="28"/>
                <w:rtl/>
              </w:rPr>
            </w:pPr>
            <w:r w:rsidRPr="004A7367">
              <w:rPr>
                <w:rFonts w:cs="B Lotus"/>
                <w:rtl/>
              </w:rPr>
              <w:t>194</w:t>
            </w:r>
          </w:p>
        </w:tc>
        <w:tc>
          <w:tcPr>
            <w:tcW w:w="1803" w:type="dxa"/>
          </w:tcPr>
          <w:p w14:paraId="4B5B9C2E" w14:textId="2DD5511B" w:rsidR="004A7367" w:rsidRPr="004A7367" w:rsidRDefault="004A7367" w:rsidP="004A7367">
            <w:pPr>
              <w:jc w:val="center"/>
              <w:rPr>
                <w:rFonts w:cs="B Lotus"/>
                <w:sz w:val="28"/>
                <w:szCs w:val="28"/>
                <w:rtl/>
              </w:rPr>
            </w:pPr>
            <w:r w:rsidRPr="004A7367">
              <w:rPr>
                <w:rFonts w:cs="B Lotus" w:hint="cs"/>
                <w:rtl/>
              </w:rPr>
              <w:t>جوین</w:t>
            </w:r>
          </w:p>
        </w:tc>
        <w:tc>
          <w:tcPr>
            <w:tcW w:w="1803" w:type="dxa"/>
          </w:tcPr>
          <w:p w14:paraId="148361C9" w14:textId="6B9539FE" w:rsidR="004A7367" w:rsidRPr="004A7367" w:rsidRDefault="004A7367" w:rsidP="004A7367">
            <w:pPr>
              <w:jc w:val="center"/>
              <w:rPr>
                <w:rFonts w:cs="B Lotus"/>
                <w:sz w:val="28"/>
                <w:szCs w:val="28"/>
                <w:rtl/>
              </w:rPr>
            </w:pPr>
            <w:r w:rsidRPr="004A7367">
              <w:rPr>
                <w:rFonts w:cs="B Lotus"/>
                <w:rtl/>
              </w:rPr>
              <w:t>11</w:t>
            </w:r>
          </w:p>
        </w:tc>
        <w:tc>
          <w:tcPr>
            <w:tcW w:w="1803" w:type="dxa"/>
          </w:tcPr>
          <w:p w14:paraId="0F4B2407" w14:textId="56DEC686"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38E79FE7" w14:textId="77777777" w:rsidTr="00372823">
        <w:tc>
          <w:tcPr>
            <w:tcW w:w="1803" w:type="dxa"/>
          </w:tcPr>
          <w:p w14:paraId="46487CD9" w14:textId="77777777" w:rsidR="004A7367" w:rsidRPr="004A7367" w:rsidRDefault="004A7367" w:rsidP="004A7367">
            <w:pPr>
              <w:pStyle w:val="ListParagraph"/>
              <w:numPr>
                <w:ilvl w:val="0"/>
                <w:numId w:val="63"/>
              </w:numPr>
              <w:bidi/>
              <w:jc w:val="center"/>
              <w:rPr>
                <w:rFonts w:cs="B Lotus"/>
                <w:rtl/>
              </w:rPr>
            </w:pPr>
          </w:p>
        </w:tc>
        <w:tc>
          <w:tcPr>
            <w:tcW w:w="1803" w:type="dxa"/>
          </w:tcPr>
          <w:p w14:paraId="081A98A4" w14:textId="3B72E942" w:rsidR="004A7367" w:rsidRPr="004A7367" w:rsidRDefault="004A7367" w:rsidP="004A7367">
            <w:pPr>
              <w:jc w:val="center"/>
              <w:rPr>
                <w:rFonts w:cs="B Lotus"/>
                <w:sz w:val="28"/>
                <w:szCs w:val="28"/>
                <w:rtl/>
              </w:rPr>
            </w:pPr>
            <w:r w:rsidRPr="004A7367">
              <w:rPr>
                <w:rFonts w:cs="B Lotus"/>
                <w:rtl/>
              </w:rPr>
              <w:t>195</w:t>
            </w:r>
          </w:p>
        </w:tc>
        <w:tc>
          <w:tcPr>
            <w:tcW w:w="1803" w:type="dxa"/>
          </w:tcPr>
          <w:p w14:paraId="7F5E917C" w14:textId="426B5601" w:rsidR="004A7367" w:rsidRPr="004A7367" w:rsidRDefault="004A7367" w:rsidP="004A7367">
            <w:pPr>
              <w:jc w:val="center"/>
              <w:rPr>
                <w:rFonts w:cs="B Lotus"/>
                <w:sz w:val="28"/>
                <w:szCs w:val="28"/>
                <w:rtl/>
              </w:rPr>
            </w:pPr>
            <w:r w:rsidRPr="004A7367">
              <w:rPr>
                <w:rFonts w:cs="B Lotus" w:hint="cs"/>
                <w:rtl/>
              </w:rPr>
              <w:t>آشخانه</w:t>
            </w:r>
          </w:p>
        </w:tc>
        <w:tc>
          <w:tcPr>
            <w:tcW w:w="1803" w:type="dxa"/>
          </w:tcPr>
          <w:p w14:paraId="6A002DF1" w14:textId="2ACF33B7" w:rsidR="004A7367" w:rsidRPr="004A7367" w:rsidRDefault="004A7367" w:rsidP="004A7367">
            <w:pPr>
              <w:jc w:val="center"/>
              <w:rPr>
                <w:rFonts w:cs="B Lotus"/>
                <w:sz w:val="28"/>
                <w:szCs w:val="28"/>
                <w:rtl/>
              </w:rPr>
            </w:pPr>
            <w:r w:rsidRPr="004A7367">
              <w:rPr>
                <w:rFonts w:cs="B Lotus"/>
                <w:rtl/>
              </w:rPr>
              <w:t>11</w:t>
            </w:r>
          </w:p>
        </w:tc>
        <w:tc>
          <w:tcPr>
            <w:tcW w:w="1803" w:type="dxa"/>
          </w:tcPr>
          <w:p w14:paraId="23EF65F9" w14:textId="69FFB4AA"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6AA73916" w14:textId="77777777" w:rsidTr="00372823">
        <w:tc>
          <w:tcPr>
            <w:tcW w:w="1803" w:type="dxa"/>
          </w:tcPr>
          <w:p w14:paraId="6BA6AA31" w14:textId="77777777" w:rsidR="004A7367" w:rsidRPr="004A7367" w:rsidRDefault="004A7367" w:rsidP="004A7367">
            <w:pPr>
              <w:pStyle w:val="ListParagraph"/>
              <w:numPr>
                <w:ilvl w:val="0"/>
                <w:numId w:val="63"/>
              </w:numPr>
              <w:bidi/>
              <w:jc w:val="center"/>
              <w:rPr>
                <w:rFonts w:cs="B Lotus"/>
                <w:rtl/>
              </w:rPr>
            </w:pPr>
          </w:p>
        </w:tc>
        <w:tc>
          <w:tcPr>
            <w:tcW w:w="1803" w:type="dxa"/>
          </w:tcPr>
          <w:p w14:paraId="28EE27F4" w14:textId="11C2DF03" w:rsidR="004A7367" w:rsidRPr="004A7367" w:rsidRDefault="004A7367" w:rsidP="004A7367">
            <w:pPr>
              <w:jc w:val="center"/>
              <w:rPr>
                <w:rFonts w:cs="B Lotus"/>
                <w:sz w:val="28"/>
                <w:szCs w:val="28"/>
                <w:rtl/>
              </w:rPr>
            </w:pPr>
            <w:r w:rsidRPr="004A7367">
              <w:rPr>
                <w:rFonts w:cs="B Lotus"/>
                <w:rtl/>
              </w:rPr>
              <w:t>196</w:t>
            </w:r>
          </w:p>
        </w:tc>
        <w:tc>
          <w:tcPr>
            <w:tcW w:w="1803" w:type="dxa"/>
          </w:tcPr>
          <w:p w14:paraId="537F769C" w14:textId="7BF2363A" w:rsidR="004A7367" w:rsidRPr="004A7367" w:rsidRDefault="004A7367" w:rsidP="004A7367">
            <w:pPr>
              <w:jc w:val="center"/>
              <w:rPr>
                <w:rFonts w:cs="B Lotus"/>
                <w:sz w:val="28"/>
                <w:szCs w:val="28"/>
                <w:rtl/>
              </w:rPr>
            </w:pPr>
            <w:r w:rsidRPr="004A7367">
              <w:rPr>
                <w:rFonts w:cs="B Lotus" w:hint="cs"/>
                <w:rtl/>
              </w:rPr>
              <w:t>جغتای</w:t>
            </w:r>
          </w:p>
        </w:tc>
        <w:tc>
          <w:tcPr>
            <w:tcW w:w="1803" w:type="dxa"/>
          </w:tcPr>
          <w:p w14:paraId="5BF616A3" w14:textId="16173B7F" w:rsidR="004A7367" w:rsidRPr="004A7367" w:rsidRDefault="004A7367" w:rsidP="004A7367">
            <w:pPr>
              <w:jc w:val="center"/>
              <w:rPr>
                <w:rFonts w:cs="B Lotus"/>
                <w:sz w:val="28"/>
                <w:szCs w:val="28"/>
                <w:rtl/>
              </w:rPr>
            </w:pPr>
            <w:r w:rsidRPr="004A7367">
              <w:rPr>
                <w:rFonts w:cs="B Lotus"/>
                <w:rtl/>
              </w:rPr>
              <w:t>11</w:t>
            </w:r>
          </w:p>
        </w:tc>
        <w:tc>
          <w:tcPr>
            <w:tcW w:w="1803" w:type="dxa"/>
          </w:tcPr>
          <w:p w14:paraId="0ACF4E80" w14:textId="14522452"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E401CC1" w14:textId="77777777" w:rsidTr="00372823">
        <w:tc>
          <w:tcPr>
            <w:tcW w:w="1803" w:type="dxa"/>
          </w:tcPr>
          <w:p w14:paraId="59E4D7E4" w14:textId="77777777" w:rsidR="004A7367" w:rsidRPr="004A7367" w:rsidRDefault="004A7367" w:rsidP="004A7367">
            <w:pPr>
              <w:pStyle w:val="ListParagraph"/>
              <w:numPr>
                <w:ilvl w:val="0"/>
                <w:numId w:val="63"/>
              </w:numPr>
              <w:bidi/>
              <w:jc w:val="center"/>
              <w:rPr>
                <w:rFonts w:cs="B Lotus"/>
                <w:rtl/>
              </w:rPr>
            </w:pPr>
          </w:p>
        </w:tc>
        <w:tc>
          <w:tcPr>
            <w:tcW w:w="1803" w:type="dxa"/>
          </w:tcPr>
          <w:p w14:paraId="2C45FE6C" w14:textId="2E482592" w:rsidR="004A7367" w:rsidRPr="004A7367" w:rsidRDefault="004A7367" w:rsidP="004A7367">
            <w:pPr>
              <w:jc w:val="center"/>
              <w:rPr>
                <w:rFonts w:cs="B Lotus"/>
                <w:sz w:val="28"/>
                <w:szCs w:val="28"/>
                <w:rtl/>
              </w:rPr>
            </w:pPr>
            <w:r w:rsidRPr="004A7367">
              <w:rPr>
                <w:rFonts w:cs="B Lotus"/>
                <w:rtl/>
              </w:rPr>
              <w:t>197</w:t>
            </w:r>
          </w:p>
        </w:tc>
        <w:tc>
          <w:tcPr>
            <w:tcW w:w="1803" w:type="dxa"/>
          </w:tcPr>
          <w:p w14:paraId="143E51A0" w14:textId="20D62C54" w:rsidR="004A7367" w:rsidRPr="004A7367" w:rsidRDefault="004A7367" w:rsidP="004A7367">
            <w:pPr>
              <w:jc w:val="center"/>
              <w:rPr>
                <w:rFonts w:cs="B Lotus"/>
                <w:sz w:val="28"/>
                <w:szCs w:val="28"/>
                <w:rtl/>
              </w:rPr>
            </w:pPr>
            <w:r w:rsidRPr="004A7367">
              <w:rPr>
                <w:rFonts w:cs="B Lotus" w:hint="cs"/>
                <w:rtl/>
              </w:rPr>
              <w:t>تحت</w:t>
            </w:r>
            <w:r w:rsidRPr="004A7367">
              <w:rPr>
                <w:rFonts w:cs="B Lotus"/>
                <w:rtl/>
              </w:rPr>
              <w:t xml:space="preserve"> </w:t>
            </w:r>
            <w:r w:rsidRPr="004A7367">
              <w:rPr>
                <w:rFonts w:cs="B Lotus" w:hint="cs"/>
                <w:rtl/>
              </w:rPr>
              <w:t>جلگه</w:t>
            </w:r>
          </w:p>
        </w:tc>
        <w:tc>
          <w:tcPr>
            <w:tcW w:w="1803" w:type="dxa"/>
          </w:tcPr>
          <w:p w14:paraId="35CE192E" w14:textId="536F67A2" w:rsidR="004A7367" w:rsidRPr="004A7367" w:rsidRDefault="004A7367" w:rsidP="004A7367">
            <w:pPr>
              <w:jc w:val="center"/>
              <w:rPr>
                <w:rFonts w:cs="B Lotus"/>
                <w:sz w:val="28"/>
                <w:szCs w:val="28"/>
                <w:rtl/>
              </w:rPr>
            </w:pPr>
            <w:r w:rsidRPr="004A7367">
              <w:rPr>
                <w:rFonts w:cs="B Lotus"/>
                <w:rtl/>
              </w:rPr>
              <w:t>11</w:t>
            </w:r>
          </w:p>
        </w:tc>
        <w:tc>
          <w:tcPr>
            <w:tcW w:w="1803" w:type="dxa"/>
          </w:tcPr>
          <w:p w14:paraId="3EA8BA13" w14:textId="73E798E0"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0C5A94D8" w14:textId="77777777" w:rsidTr="00372823">
        <w:tc>
          <w:tcPr>
            <w:tcW w:w="1803" w:type="dxa"/>
          </w:tcPr>
          <w:p w14:paraId="675FE79A" w14:textId="77777777" w:rsidR="004A7367" w:rsidRPr="004A7367" w:rsidRDefault="004A7367" w:rsidP="004A7367">
            <w:pPr>
              <w:pStyle w:val="ListParagraph"/>
              <w:numPr>
                <w:ilvl w:val="0"/>
                <w:numId w:val="63"/>
              </w:numPr>
              <w:bidi/>
              <w:jc w:val="center"/>
              <w:rPr>
                <w:rFonts w:cs="B Lotus"/>
                <w:rtl/>
              </w:rPr>
            </w:pPr>
          </w:p>
        </w:tc>
        <w:tc>
          <w:tcPr>
            <w:tcW w:w="1803" w:type="dxa"/>
          </w:tcPr>
          <w:p w14:paraId="0C9C006B" w14:textId="16E0C037" w:rsidR="004A7367" w:rsidRPr="004A7367" w:rsidRDefault="004A7367" w:rsidP="004A7367">
            <w:pPr>
              <w:jc w:val="center"/>
              <w:rPr>
                <w:rFonts w:cs="B Lotus"/>
                <w:sz w:val="28"/>
                <w:szCs w:val="28"/>
                <w:rtl/>
              </w:rPr>
            </w:pPr>
            <w:r w:rsidRPr="004A7367">
              <w:rPr>
                <w:rFonts w:cs="B Lotus"/>
                <w:rtl/>
              </w:rPr>
              <w:t>198</w:t>
            </w:r>
          </w:p>
        </w:tc>
        <w:tc>
          <w:tcPr>
            <w:tcW w:w="1803" w:type="dxa"/>
          </w:tcPr>
          <w:p w14:paraId="57C8B65A" w14:textId="473AB4C1" w:rsidR="004A7367" w:rsidRPr="004A7367" w:rsidRDefault="004A7367" w:rsidP="004A7367">
            <w:pPr>
              <w:jc w:val="center"/>
              <w:rPr>
                <w:rFonts w:cs="B Lotus"/>
                <w:sz w:val="28"/>
                <w:szCs w:val="28"/>
                <w:rtl/>
              </w:rPr>
            </w:pPr>
            <w:r w:rsidRPr="004A7367">
              <w:rPr>
                <w:rFonts w:cs="B Lotus" w:hint="cs"/>
                <w:rtl/>
              </w:rPr>
              <w:t>رشتخوار</w:t>
            </w:r>
          </w:p>
        </w:tc>
        <w:tc>
          <w:tcPr>
            <w:tcW w:w="1803" w:type="dxa"/>
          </w:tcPr>
          <w:p w14:paraId="4A087E5A" w14:textId="3235217D" w:rsidR="004A7367" w:rsidRPr="004A7367" w:rsidRDefault="004A7367" w:rsidP="004A7367">
            <w:pPr>
              <w:jc w:val="center"/>
              <w:rPr>
                <w:rFonts w:cs="B Lotus"/>
                <w:sz w:val="28"/>
                <w:szCs w:val="28"/>
                <w:rtl/>
              </w:rPr>
            </w:pPr>
            <w:r w:rsidRPr="004A7367">
              <w:rPr>
                <w:rFonts w:cs="B Lotus"/>
                <w:rtl/>
              </w:rPr>
              <w:t>11</w:t>
            </w:r>
          </w:p>
        </w:tc>
        <w:tc>
          <w:tcPr>
            <w:tcW w:w="1803" w:type="dxa"/>
          </w:tcPr>
          <w:p w14:paraId="42E40C80" w14:textId="3B5275ED"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C9015B9" w14:textId="77777777" w:rsidTr="00372823">
        <w:tc>
          <w:tcPr>
            <w:tcW w:w="1803" w:type="dxa"/>
          </w:tcPr>
          <w:p w14:paraId="1D6B66A0" w14:textId="77777777" w:rsidR="004A7367" w:rsidRPr="004A7367" w:rsidRDefault="004A7367" w:rsidP="004A7367">
            <w:pPr>
              <w:pStyle w:val="ListParagraph"/>
              <w:numPr>
                <w:ilvl w:val="0"/>
                <w:numId w:val="63"/>
              </w:numPr>
              <w:bidi/>
              <w:jc w:val="center"/>
              <w:rPr>
                <w:rFonts w:cs="B Lotus"/>
                <w:rtl/>
              </w:rPr>
            </w:pPr>
          </w:p>
        </w:tc>
        <w:tc>
          <w:tcPr>
            <w:tcW w:w="1803" w:type="dxa"/>
          </w:tcPr>
          <w:p w14:paraId="0A0CC6E3" w14:textId="6582E3CE" w:rsidR="004A7367" w:rsidRPr="004A7367" w:rsidRDefault="004A7367" w:rsidP="004A7367">
            <w:pPr>
              <w:jc w:val="center"/>
              <w:rPr>
                <w:rFonts w:cs="B Lotus"/>
                <w:sz w:val="28"/>
                <w:szCs w:val="28"/>
                <w:rtl/>
              </w:rPr>
            </w:pPr>
            <w:r w:rsidRPr="004A7367">
              <w:rPr>
                <w:rFonts w:cs="B Lotus"/>
                <w:rtl/>
              </w:rPr>
              <w:t>199</w:t>
            </w:r>
          </w:p>
        </w:tc>
        <w:tc>
          <w:tcPr>
            <w:tcW w:w="1803" w:type="dxa"/>
          </w:tcPr>
          <w:p w14:paraId="2736B095" w14:textId="696A4673" w:rsidR="004A7367" w:rsidRPr="004A7367" w:rsidRDefault="004A7367" w:rsidP="004A7367">
            <w:pPr>
              <w:jc w:val="center"/>
              <w:rPr>
                <w:rFonts w:cs="B Lotus"/>
                <w:sz w:val="28"/>
                <w:szCs w:val="28"/>
                <w:rtl/>
              </w:rPr>
            </w:pPr>
            <w:r w:rsidRPr="004A7367">
              <w:rPr>
                <w:rFonts w:cs="B Lotus" w:hint="cs"/>
                <w:rtl/>
              </w:rPr>
              <w:t>بردسکن</w:t>
            </w:r>
          </w:p>
        </w:tc>
        <w:tc>
          <w:tcPr>
            <w:tcW w:w="1803" w:type="dxa"/>
          </w:tcPr>
          <w:p w14:paraId="78210DDB" w14:textId="2D1DAA35" w:rsidR="004A7367" w:rsidRPr="004A7367" w:rsidRDefault="004A7367" w:rsidP="004A7367">
            <w:pPr>
              <w:jc w:val="center"/>
              <w:rPr>
                <w:rFonts w:cs="B Lotus"/>
                <w:sz w:val="28"/>
                <w:szCs w:val="28"/>
                <w:rtl/>
              </w:rPr>
            </w:pPr>
            <w:r w:rsidRPr="004A7367">
              <w:rPr>
                <w:rFonts w:cs="B Lotus"/>
                <w:rtl/>
              </w:rPr>
              <w:t>11</w:t>
            </w:r>
          </w:p>
        </w:tc>
        <w:tc>
          <w:tcPr>
            <w:tcW w:w="1803" w:type="dxa"/>
          </w:tcPr>
          <w:p w14:paraId="271D8093" w14:textId="6617737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77A935F" w14:textId="77777777" w:rsidTr="00372823">
        <w:tc>
          <w:tcPr>
            <w:tcW w:w="1803" w:type="dxa"/>
          </w:tcPr>
          <w:p w14:paraId="685282C5" w14:textId="77777777" w:rsidR="004A7367" w:rsidRPr="004A7367" w:rsidRDefault="004A7367" w:rsidP="004A7367">
            <w:pPr>
              <w:pStyle w:val="ListParagraph"/>
              <w:numPr>
                <w:ilvl w:val="0"/>
                <w:numId w:val="63"/>
              </w:numPr>
              <w:bidi/>
              <w:jc w:val="center"/>
              <w:rPr>
                <w:rFonts w:cs="B Lotus"/>
                <w:rtl/>
              </w:rPr>
            </w:pPr>
          </w:p>
        </w:tc>
        <w:tc>
          <w:tcPr>
            <w:tcW w:w="1803" w:type="dxa"/>
          </w:tcPr>
          <w:p w14:paraId="5E9E17B9" w14:textId="2CB58F9F" w:rsidR="004A7367" w:rsidRPr="004A7367" w:rsidRDefault="004A7367" w:rsidP="004A7367">
            <w:pPr>
              <w:jc w:val="center"/>
              <w:rPr>
                <w:rFonts w:cs="B Lotus"/>
                <w:sz w:val="28"/>
                <w:szCs w:val="28"/>
                <w:rtl/>
              </w:rPr>
            </w:pPr>
            <w:r w:rsidRPr="004A7367">
              <w:rPr>
                <w:rFonts w:cs="B Lotus"/>
                <w:rtl/>
              </w:rPr>
              <w:t>200</w:t>
            </w:r>
          </w:p>
        </w:tc>
        <w:tc>
          <w:tcPr>
            <w:tcW w:w="1803" w:type="dxa"/>
          </w:tcPr>
          <w:p w14:paraId="7200F2EA" w14:textId="4C53961C" w:rsidR="004A7367" w:rsidRPr="004A7367" w:rsidRDefault="004A7367" w:rsidP="004A7367">
            <w:pPr>
              <w:jc w:val="center"/>
              <w:rPr>
                <w:rFonts w:cs="B Lotus"/>
                <w:sz w:val="28"/>
                <w:szCs w:val="28"/>
                <w:rtl/>
              </w:rPr>
            </w:pPr>
            <w:r w:rsidRPr="004A7367">
              <w:rPr>
                <w:rFonts w:cs="B Lotus" w:hint="cs"/>
                <w:rtl/>
              </w:rPr>
              <w:t>فیض</w:t>
            </w:r>
            <w:r w:rsidRPr="004A7367">
              <w:rPr>
                <w:rFonts w:cs="B Lotus"/>
                <w:rtl/>
              </w:rPr>
              <w:t xml:space="preserve"> </w:t>
            </w:r>
            <w:r w:rsidRPr="004A7367">
              <w:rPr>
                <w:rFonts w:cs="B Lotus" w:hint="cs"/>
                <w:rtl/>
              </w:rPr>
              <w:t>آباد</w:t>
            </w:r>
            <w:r w:rsidRPr="004A7367">
              <w:rPr>
                <w:rFonts w:cs="B Lotus"/>
                <w:rtl/>
              </w:rPr>
              <w:t xml:space="preserve"> (</w:t>
            </w:r>
            <w:r w:rsidRPr="004A7367">
              <w:rPr>
                <w:rFonts w:cs="B Lotus" w:hint="cs"/>
                <w:rtl/>
              </w:rPr>
              <w:t>مه</w:t>
            </w:r>
            <w:r w:rsidRPr="004A7367">
              <w:rPr>
                <w:rFonts w:cs="B Lotus"/>
                <w:rtl/>
              </w:rPr>
              <w:t xml:space="preserve"> </w:t>
            </w:r>
            <w:r w:rsidRPr="004A7367">
              <w:rPr>
                <w:rFonts w:cs="B Lotus" w:hint="cs"/>
                <w:rtl/>
              </w:rPr>
              <w:t>ولات</w:t>
            </w:r>
            <w:r w:rsidRPr="004A7367">
              <w:rPr>
                <w:rFonts w:cs="B Lotus"/>
                <w:rtl/>
              </w:rPr>
              <w:t xml:space="preserve"> )</w:t>
            </w:r>
          </w:p>
        </w:tc>
        <w:tc>
          <w:tcPr>
            <w:tcW w:w="1803" w:type="dxa"/>
          </w:tcPr>
          <w:p w14:paraId="2973EBA0" w14:textId="3DB297B9" w:rsidR="004A7367" w:rsidRPr="004A7367" w:rsidRDefault="004A7367" w:rsidP="004A7367">
            <w:pPr>
              <w:jc w:val="center"/>
              <w:rPr>
                <w:rFonts w:cs="B Lotus"/>
                <w:sz w:val="28"/>
                <w:szCs w:val="28"/>
                <w:rtl/>
              </w:rPr>
            </w:pPr>
            <w:r w:rsidRPr="004A7367">
              <w:rPr>
                <w:rFonts w:cs="B Lotus"/>
                <w:rtl/>
              </w:rPr>
              <w:t>11</w:t>
            </w:r>
          </w:p>
        </w:tc>
        <w:tc>
          <w:tcPr>
            <w:tcW w:w="1803" w:type="dxa"/>
          </w:tcPr>
          <w:p w14:paraId="5F233343" w14:textId="07736F19"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880D0F4" w14:textId="77777777" w:rsidTr="00372823">
        <w:tc>
          <w:tcPr>
            <w:tcW w:w="1803" w:type="dxa"/>
          </w:tcPr>
          <w:p w14:paraId="154E7198" w14:textId="77777777" w:rsidR="004A7367" w:rsidRPr="004A7367" w:rsidRDefault="004A7367" w:rsidP="004A7367">
            <w:pPr>
              <w:pStyle w:val="ListParagraph"/>
              <w:numPr>
                <w:ilvl w:val="0"/>
                <w:numId w:val="63"/>
              </w:numPr>
              <w:bidi/>
              <w:jc w:val="center"/>
              <w:rPr>
                <w:rFonts w:cs="B Lotus"/>
                <w:rtl/>
              </w:rPr>
            </w:pPr>
          </w:p>
        </w:tc>
        <w:tc>
          <w:tcPr>
            <w:tcW w:w="1803" w:type="dxa"/>
          </w:tcPr>
          <w:p w14:paraId="5474733C" w14:textId="7279D238" w:rsidR="004A7367" w:rsidRPr="004A7367" w:rsidRDefault="004A7367" w:rsidP="004A7367">
            <w:pPr>
              <w:jc w:val="center"/>
              <w:rPr>
                <w:rFonts w:cs="B Lotus"/>
                <w:sz w:val="28"/>
                <w:szCs w:val="28"/>
                <w:rtl/>
              </w:rPr>
            </w:pPr>
            <w:r w:rsidRPr="004A7367">
              <w:rPr>
                <w:rFonts w:cs="B Lotus"/>
                <w:rtl/>
              </w:rPr>
              <w:t>608</w:t>
            </w:r>
          </w:p>
        </w:tc>
        <w:tc>
          <w:tcPr>
            <w:tcW w:w="1803" w:type="dxa"/>
          </w:tcPr>
          <w:p w14:paraId="1275A8D4" w14:textId="46829AC4" w:rsidR="004A7367" w:rsidRPr="004A7367" w:rsidRDefault="004A7367" w:rsidP="004A7367">
            <w:pPr>
              <w:jc w:val="center"/>
              <w:rPr>
                <w:rFonts w:cs="B Lotus"/>
                <w:sz w:val="28"/>
                <w:szCs w:val="28"/>
                <w:rtl/>
              </w:rPr>
            </w:pPr>
            <w:r w:rsidRPr="004A7367">
              <w:rPr>
                <w:rFonts w:cs="B Lotus" w:hint="cs"/>
                <w:rtl/>
              </w:rPr>
              <w:t>طرقبه‏</w:t>
            </w:r>
          </w:p>
        </w:tc>
        <w:tc>
          <w:tcPr>
            <w:tcW w:w="1803" w:type="dxa"/>
          </w:tcPr>
          <w:p w14:paraId="46DA934C" w14:textId="1B7824C0" w:rsidR="004A7367" w:rsidRPr="004A7367" w:rsidRDefault="004A7367" w:rsidP="004A7367">
            <w:pPr>
              <w:jc w:val="center"/>
              <w:rPr>
                <w:rFonts w:cs="B Lotus"/>
                <w:sz w:val="28"/>
                <w:szCs w:val="28"/>
                <w:rtl/>
              </w:rPr>
            </w:pPr>
            <w:r w:rsidRPr="004A7367">
              <w:rPr>
                <w:rFonts w:cs="B Lotus"/>
                <w:rtl/>
              </w:rPr>
              <w:t>11</w:t>
            </w:r>
          </w:p>
        </w:tc>
        <w:tc>
          <w:tcPr>
            <w:tcW w:w="1803" w:type="dxa"/>
          </w:tcPr>
          <w:p w14:paraId="4A51B2FC" w14:textId="6B26A18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2E2155B" w14:textId="77777777" w:rsidTr="00372823">
        <w:tc>
          <w:tcPr>
            <w:tcW w:w="1803" w:type="dxa"/>
          </w:tcPr>
          <w:p w14:paraId="2DF6CBAA" w14:textId="77777777" w:rsidR="004A7367" w:rsidRPr="004A7367" w:rsidRDefault="004A7367" w:rsidP="004A7367">
            <w:pPr>
              <w:pStyle w:val="ListParagraph"/>
              <w:numPr>
                <w:ilvl w:val="0"/>
                <w:numId w:val="63"/>
              </w:numPr>
              <w:bidi/>
              <w:jc w:val="center"/>
              <w:rPr>
                <w:rFonts w:cs="B Lotus"/>
                <w:rtl/>
              </w:rPr>
            </w:pPr>
          </w:p>
        </w:tc>
        <w:tc>
          <w:tcPr>
            <w:tcW w:w="1803" w:type="dxa"/>
          </w:tcPr>
          <w:p w14:paraId="00DD1130" w14:textId="440FB8B2" w:rsidR="004A7367" w:rsidRPr="004A7367" w:rsidRDefault="004A7367" w:rsidP="004A7367">
            <w:pPr>
              <w:jc w:val="center"/>
              <w:rPr>
                <w:rFonts w:cs="B Lotus"/>
                <w:sz w:val="28"/>
                <w:szCs w:val="28"/>
                <w:rtl/>
              </w:rPr>
            </w:pPr>
            <w:r w:rsidRPr="004A7367">
              <w:rPr>
                <w:rFonts w:cs="B Lotus"/>
                <w:rtl/>
              </w:rPr>
              <w:t>609</w:t>
            </w:r>
          </w:p>
        </w:tc>
        <w:tc>
          <w:tcPr>
            <w:tcW w:w="1803" w:type="dxa"/>
          </w:tcPr>
          <w:p w14:paraId="3BE90B52" w14:textId="2A2D59DC"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شاندیز‏</w:t>
            </w:r>
          </w:p>
        </w:tc>
        <w:tc>
          <w:tcPr>
            <w:tcW w:w="1803" w:type="dxa"/>
          </w:tcPr>
          <w:p w14:paraId="76641B0F" w14:textId="28DD148E" w:rsidR="004A7367" w:rsidRPr="004A7367" w:rsidRDefault="004A7367" w:rsidP="004A7367">
            <w:pPr>
              <w:jc w:val="center"/>
              <w:rPr>
                <w:rFonts w:cs="B Lotus"/>
                <w:sz w:val="28"/>
                <w:szCs w:val="28"/>
                <w:rtl/>
              </w:rPr>
            </w:pPr>
            <w:r w:rsidRPr="004A7367">
              <w:rPr>
                <w:rFonts w:cs="B Lotus"/>
                <w:rtl/>
              </w:rPr>
              <w:t>11</w:t>
            </w:r>
          </w:p>
        </w:tc>
        <w:tc>
          <w:tcPr>
            <w:tcW w:w="1803" w:type="dxa"/>
          </w:tcPr>
          <w:p w14:paraId="796F04AF" w14:textId="446A57F0"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3B3F9A57" w14:textId="77777777" w:rsidTr="00372823">
        <w:tc>
          <w:tcPr>
            <w:tcW w:w="1803" w:type="dxa"/>
          </w:tcPr>
          <w:p w14:paraId="67934E6D" w14:textId="77777777" w:rsidR="004A7367" w:rsidRPr="004A7367" w:rsidRDefault="004A7367" w:rsidP="004A7367">
            <w:pPr>
              <w:pStyle w:val="ListParagraph"/>
              <w:numPr>
                <w:ilvl w:val="0"/>
                <w:numId w:val="63"/>
              </w:numPr>
              <w:bidi/>
              <w:jc w:val="center"/>
              <w:rPr>
                <w:rFonts w:cs="B Lotus"/>
                <w:rtl/>
              </w:rPr>
            </w:pPr>
          </w:p>
        </w:tc>
        <w:tc>
          <w:tcPr>
            <w:tcW w:w="1803" w:type="dxa"/>
          </w:tcPr>
          <w:p w14:paraId="065A058D" w14:textId="3EBC6F8C" w:rsidR="004A7367" w:rsidRPr="004A7367" w:rsidRDefault="004A7367" w:rsidP="004A7367">
            <w:pPr>
              <w:jc w:val="center"/>
              <w:rPr>
                <w:rFonts w:cs="B Lotus"/>
                <w:sz w:val="28"/>
                <w:szCs w:val="28"/>
                <w:rtl/>
              </w:rPr>
            </w:pPr>
            <w:r w:rsidRPr="004A7367">
              <w:rPr>
                <w:rFonts w:cs="B Lotus"/>
                <w:rtl/>
              </w:rPr>
              <w:t>610</w:t>
            </w:r>
          </w:p>
        </w:tc>
        <w:tc>
          <w:tcPr>
            <w:tcW w:w="1803" w:type="dxa"/>
          </w:tcPr>
          <w:p w14:paraId="46939C42" w14:textId="5E10342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راز‏</w:t>
            </w:r>
          </w:p>
        </w:tc>
        <w:tc>
          <w:tcPr>
            <w:tcW w:w="1803" w:type="dxa"/>
          </w:tcPr>
          <w:p w14:paraId="27DE65FF" w14:textId="2EACFA3C" w:rsidR="004A7367" w:rsidRPr="004A7367" w:rsidRDefault="004A7367" w:rsidP="004A7367">
            <w:pPr>
              <w:jc w:val="center"/>
              <w:rPr>
                <w:rFonts w:cs="B Lotus"/>
                <w:sz w:val="28"/>
                <w:szCs w:val="28"/>
                <w:rtl/>
              </w:rPr>
            </w:pPr>
            <w:r w:rsidRPr="004A7367">
              <w:rPr>
                <w:rFonts w:cs="B Lotus"/>
                <w:rtl/>
              </w:rPr>
              <w:t>11</w:t>
            </w:r>
          </w:p>
        </w:tc>
        <w:tc>
          <w:tcPr>
            <w:tcW w:w="1803" w:type="dxa"/>
          </w:tcPr>
          <w:p w14:paraId="19FBAF32" w14:textId="3D08894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017D5B7C" w14:textId="77777777" w:rsidTr="00372823">
        <w:tc>
          <w:tcPr>
            <w:tcW w:w="1803" w:type="dxa"/>
          </w:tcPr>
          <w:p w14:paraId="10995839" w14:textId="77777777" w:rsidR="004A7367" w:rsidRPr="004A7367" w:rsidRDefault="004A7367" w:rsidP="004A7367">
            <w:pPr>
              <w:pStyle w:val="ListParagraph"/>
              <w:numPr>
                <w:ilvl w:val="0"/>
                <w:numId w:val="63"/>
              </w:numPr>
              <w:bidi/>
              <w:jc w:val="center"/>
              <w:rPr>
                <w:rFonts w:cs="B Lotus"/>
                <w:rtl/>
              </w:rPr>
            </w:pPr>
          </w:p>
        </w:tc>
        <w:tc>
          <w:tcPr>
            <w:tcW w:w="1803" w:type="dxa"/>
          </w:tcPr>
          <w:p w14:paraId="1210E183" w14:textId="0B86DBC2" w:rsidR="004A7367" w:rsidRPr="004A7367" w:rsidRDefault="004A7367" w:rsidP="004A7367">
            <w:pPr>
              <w:jc w:val="center"/>
              <w:rPr>
                <w:rFonts w:cs="B Lotus"/>
                <w:sz w:val="28"/>
                <w:szCs w:val="28"/>
                <w:rtl/>
              </w:rPr>
            </w:pPr>
            <w:r w:rsidRPr="004A7367">
              <w:rPr>
                <w:rFonts w:cs="B Lotus"/>
                <w:rtl/>
              </w:rPr>
              <w:t>611</w:t>
            </w:r>
          </w:p>
        </w:tc>
        <w:tc>
          <w:tcPr>
            <w:tcW w:w="1803" w:type="dxa"/>
          </w:tcPr>
          <w:p w14:paraId="2CA81344" w14:textId="4FA9641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خوسف‏</w:t>
            </w:r>
          </w:p>
        </w:tc>
        <w:tc>
          <w:tcPr>
            <w:tcW w:w="1803" w:type="dxa"/>
          </w:tcPr>
          <w:p w14:paraId="46F7E5C7" w14:textId="30718C31" w:rsidR="004A7367" w:rsidRPr="004A7367" w:rsidRDefault="004A7367" w:rsidP="004A7367">
            <w:pPr>
              <w:jc w:val="center"/>
              <w:rPr>
                <w:rFonts w:cs="B Lotus"/>
                <w:sz w:val="28"/>
                <w:szCs w:val="28"/>
                <w:rtl/>
              </w:rPr>
            </w:pPr>
            <w:r w:rsidRPr="004A7367">
              <w:rPr>
                <w:rFonts w:cs="B Lotus"/>
                <w:rtl/>
              </w:rPr>
              <w:t>11</w:t>
            </w:r>
          </w:p>
        </w:tc>
        <w:tc>
          <w:tcPr>
            <w:tcW w:w="1803" w:type="dxa"/>
          </w:tcPr>
          <w:p w14:paraId="2F36E779" w14:textId="0F1BF25F"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03A255EF" w14:textId="77777777" w:rsidTr="00372823">
        <w:tc>
          <w:tcPr>
            <w:tcW w:w="1803" w:type="dxa"/>
          </w:tcPr>
          <w:p w14:paraId="7FE1B4CB" w14:textId="77777777" w:rsidR="004A7367" w:rsidRPr="004A7367" w:rsidRDefault="004A7367" w:rsidP="004A7367">
            <w:pPr>
              <w:pStyle w:val="ListParagraph"/>
              <w:numPr>
                <w:ilvl w:val="0"/>
                <w:numId w:val="63"/>
              </w:numPr>
              <w:bidi/>
              <w:jc w:val="center"/>
              <w:rPr>
                <w:rFonts w:cs="B Lotus"/>
                <w:rtl/>
              </w:rPr>
            </w:pPr>
          </w:p>
        </w:tc>
        <w:tc>
          <w:tcPr>
            <w:tcW w:w="1803" w:type="dxa"/>
          </w:tcPr>
          <w:p w14:paraId="412B593F" w14:textId="3E2DCD53" w:rsidR="004A7367" w:rsidRPr="004A7367" w:rsidRDefault="004A7367" w:rsidP="004A7367">
            <w:pPr>
              <w:jc w:val="center"/>
              <w:rPr>
                <w:rFonts w:cs="B Lotus"/>
                <w:sz w:val="28"/>
                <w:szCs w:val="28"/>
                <w:rtl/>
              </w:rPr>
            </w:pPr>
            <w:r w:rsidRPr="004A7367">
              <w:rPr>
                <w:rFonts w:cs="B Lotus"/>
                <w:rtl/>
              </w:rPr>
              <w:t>616</w:t>
            </w:r>
          </w:p>
        </w:tc>
        <w:tc>
          <w:tcPr>
            <w:tcW w:w="1803" w:type="dxa"/>
          </w:tcPr>
          <w:p w14:paraId="370B9E61" w14:textId="7E2AC66F" w:rsidR="004A7367" w:rsidRPr="004A7367" w:rsidRDefault="004A7367" w:rsidP="004A7367">
            <w:pPr>
              <w:jc w:val="center"/>
              <w:rPr>
                <w:rFonts w:cs="B Lotus"/>
                <w:sz w:val="28"/>
                <w:szCs w:val="28"/>
                <w:rtl/>
              </w:rPr>
            </w:pPr>
            <w:r w:rsidRPr="004A7367">
              <w:rPr>
                <w:rFonts w:cs="B Lotus" w:hint="cs"/>
                <w:rtl/>
              </w:rPr>
              <w:t>اسدیه</w:t>
            </w:r>
          </w:p>
        </w:tc>
        <w:tc>
          <w:tcPr>
            <w:tcW w:w="1803" w:type="dxa"/>
          </w:tcPr>
          <w:p w14:paraId="53C7C208" w14:textId="4A0B95FF" w:rsidR="004A7367" w:rsidRPr="004A7367" w:rsidRDefault="004A7367" w:rsidP="004A7367">
            <w:pPr>
              <w:jc w:val="center"/>
              <w:rPr>
                <w:rFonts w:cs="B Lotus"/>
                <w:sz w:val="28"/>
                <w:szCs w:val="28"/>
                <w:rtl/>
              </w:rPr>
            </w:pPr>
            <w:r w:rsidRPr="004A7367">
              <w:rPr>
                <w:rFonts w:cs="B Lotus"/>
                <w:rtl/>
              </w:rPr>
              <w:t>11</w:t>
            </w:r>
          </w:p>
        </w:tc>
        <w:tc>
          <w:tcPr>
            <w:tcW w:w="1803" w:type="dxa"/>
          </w:tcPr>
          <w:p w14:paraId="316BA218" w14:textId="39863346"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2364EC0" w14:textId="77777777" w:rsidTr="00372823">
        <w:tc>
          <w:tcPr>
            <w:tcW w:w="1803" w:type="dxa"/>
          </w:tcPr>
          <w:p w14:paraId="42386BEC" w14:textId="77777777" w:rsidR="004A7367" w:rsidRPr="004A7367" w:rsidRDefault="004A7367" w:rsidP="004A7367">
            <w:pPr>
              <w:pStyle w:val="ListParagraph"/>
              <w:numPr>
                <w:ilvl w:val="0"/>
                <w:numId w:val="63"/>
              </w:numPr>
              <w:bidi/>
              <w:jc w:val="center"/>
              <w:rPr>
                <w:rFonts w:cs="B Lotus"/>
                <w:rtl/>
              </w:rPr>
            </w:pPr>
          </w:p>
        </w:tc>
        <w:tc>
          <w:tcPr>
            <w:tcW w:w="1803" w:type="dxa"/>
          </w:tcPr>
          <w:p w14:paraId="05C76F58" w14:textId="6C69E3E3" w:rsidR="004A7367" w:rsidRPr="004A7367" w:rsidRDefault="004A7367" w:rsidP="004A7367">
            <w:pPr>
              <w:jc w:val="center"/>
              <w:rPr>
                <w:rFonts w:cs="B Lotus"/>
                <w:sz w:val="28"/>
                <w:szCs w:val="28"/>
                <w:rtl/>
              </w:rPr>
            </w:pPr>
            <w:r w:rsidRPr="004A7367">
              <w:rPr>
                <w:rFonts w:cs="B Lotus"/>
                <w:rtl/>
              </w:rPr>
              <w:t>617</w:t>
            </w:r>
          </w:p>
        </w:tc>
        <w:tc>
          <w:tcPr>
            <w:tcW w:w="1803" w:type="dxa"/>
          </w:tcPr>
          <w:p w14:paraId="4F073B50" w14:textId="3558650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کدکن‏</w:t>
            </w:r>
          </w:p>
        </w:tc>
        <w:tc>
          <w:tcPr>
            <w:tcW w:w="1803" w:type="dxa"/>
          </w:tcPr>
          <w:p w14:paraId="637B5CAE" w14:textId="1B2907ED" w:rsidR="004A7367" w:rsidRPr="004A7367" w:rsidRDefault="004A7367" w:rsidP="004A7367">
            <w:pPr>
              <w:jc w:val="center"/>
              <w:rPr>
                <w:rFonts w:cs="B Lotus"/>
                <w:sz w:val="28"/>
                <w:szCs w:val="28"/>
                <w:rtl/>
              </w:rPr>
            </w:pPr>
            <w:r w:rsidRPr="004A7367">
              <w:rPr>
                <w:rFonts w:cs="B Lotus"/>
                <w:rtl/>
              </w:rPr>
              <w:t>11</w:t>
            </w:r>
          </w:p>
        </w:tc>
        <w:tc>
          <w:tcPr>
            <w:tcW w:w="1803" w:type="dxa"/>
          </w:tcPr>
          <w:p w14:paraId="0E9F5947" w14:textId="1021DA0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6BA1465C" w14:textId="77777777" w:rsidTr="00372823">
        <w:tc>
          <w:tcPr>
            <w:tcW w:w="1803" w:type="dxa"/>
          </w:tcPr>
          <w:p w14:paraId="1BC3121B" w14:textId="77777777" w:rsidR="004A7367" w:rsidRPr="004A7367" w:rsidRDefault="004A7367" w:rsidP="004A7367">
            <w:pPr>
              <w:pStyle w:val="ListParagraph"/>
              <w:numPr>
                <w:ilvl w:val="0"/>
                <w:numId w:val="63"/>
              </w:numPr>
              <w:bidi/>
              <w:jc w:val="center"/>
              <w:rPr>
                <w:rFonts w:cs="B Lotus"/>
                <w:rtl/>
              </w:rPr>
            </w:pPr>
          </w:p>
        </w:tc>
        <w:tc>
          <w:tcPr>
            <w:tcW w:w="1803" w:type="dxa"/>
          </w:tcPr>
          <w:p w14:paraId="28781177" w14:textId="7DB60A97" w:rsidR="004A7367" w:rsidRPr="004A7367" w:rsidRDefault="004A7367" w:rsidP="004A7367">
            <w:pPr>
              <w:jc w:val="center"/>
              <w:rPr>
                <w:rFonts w:cs="B Lotus"/>
                <w:sz w:val="28"/>
                <w:szCs w:val="28"/>
                <w:rtl/>
              </w:rPr>
            </w:pPr>
            <w:r w:rsidRPr="004A7367">
              <w:rPr>
                <w:rFonts w:cs="B Lotus"/>
                <w:rtl/>
              </w:rPr>
              <w:t>618</w:t>
            </w:r>
          </w:p>
        </w:tc>
        <w:tc>
          <w:tcPr>
            <w:tcW w:w="1803" w:type="dxa"/>
          </w:tcPr>
          <w:p w14:paraId="2142C37F" w14:textId="4BC1511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سنگان‏</w:t>
            </w:r>
          </w:p>
        </w:tc>
        <w:tc>
          <w:tcPr>
            <w:tcW w:w="1803" w:type="dxa"/>
          </w:tcPr>
          <w:p w14:paraId="19529AA2" w14:textId="524FF016" w:rsidR="004A7367" w:rsidRPr="004A7367" w:rsidRDefault="004A7367" w:rsidP="004A7367">
            <w:pPr>
              <w:jc w:val="center"/>
              <w:rPr>
                <w:rFonts w:cs="B Lotus"/>
                <w:sz w:val="28"/>
                <w:szCs w:val="28"/>
                <w:rtl/>
              </w:rPr>
            </w:pPr>
            <w:r w:rsidRPr="004A7367">
              <w:rPr>
                <w:rFonts w:cs="B Lotus"/>
                <w:rtl/>
              </w:rPr>
              <w:t>11</w:t>
            </w:r>
          </w:p>
        </w:tc>
        <w:tc>
          <w:tcPr>
            <w:tcW w:w="1803" w:type="dxa"/>
          </w:tcPr>
          <w:p w14:paraId="1102F4DF" w14:textId="5FBA5FF2"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41F28D0" w14:textId="77777777" w:rsidTr="00372823">
        <w:tc>
          <w:tcPr>
            <w:tcW w:w="1803" w:type="dxa"/>
          </w:tcPr>
          <w:p w14:paraId="2D810A18" w14:textId="77777777" w:rsidR="004A7367" w:rsidRPr="004A7367" w:rsidRDefault="004A7367" w:rsidP="004A7367">
            <w:pPr>
              <w:pStyle w:val="ListParagraph"/>
              <w:numPr>
                <w:ilvl w:val="0"/>
                <w:numId w:val="63"/>
              </w:numPr>
              <w:bidi/>
              <w:jc w:val="center"/>
              <w:rPr>
                <w:rFonts w:cs="B Lotus"/>
                <w:rtl/>
              </w:rPr>
            </w:pPr>
          </w:p>
        </w:tc>
        <w:tc>
          <w:tcPr>
            <w:tcW w:w="1803" w:type="dxa"/>
          </w:tcPr>
          <w:p w14:paraId="2515305C" w14:textId="0BFFAC98" w:rsidR="004A7367" w:rsidRPr="004A7367" w:rsidRDefault="004A7367" w:rsidP="004A7367">
            <w:pPr>
              <w:jc w:val="center"/>
              <w:rPr>
                <w:rFonts w:cs="B Lotus"/>
                <w:sz w:val="28"/>
                <w:szCs w:val="28"/>
                <w:rtl/>
              </w:rPr>
            </w:pPr>
            <w:r w:rsidRPr="004A7367">
              <w:rPr>
                <w:rFonts w:cs="B Lotus"/>
                <w:rtl/>
              </w:rPr>
              <w:t>619</w:t>
            </w:r>
          </w:p>
        </w:tc>
        <w:tc>
          <w:tcPr>
            <w:tcW w:w="1803" w:type="dxa"/>
          </w:tcPr>
          <w:p w14:paraId="38ECF37E" w14:textId="6A8D095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چاپشلو‏</w:t>
            </w:r>
          </w:p>
        </w:tc>
        <w:tc>
          <w:tcPr>
            <w:tcW w:w="1803" w:type="dxa"/>
          </w:tcPr>
          <w:p w14:paraId="7545F9D8" w14:textId="3FAC9C22" w:rsidR="004A7367" w:rsidRPr="004A7367" w:rsidRDefault="004A7367" w:rsidP="004A7367">
            <w:pPr>
              <w:jc w:val="center"/>
              <w:rPr>
                <w:rFonts w:cs="B Lotus"/>
                <w:sz w:val="28"/>
                <w:szCs w:val="28"/>
                <w:rtl/>
              </w:rPr>
            </w:pPr>
            <w:r w:rsidRPr="004A7367">
              <w:rPr>
                <w:rFonts w:cs="B Lotus"/>
                <w:rtl/>
              </w:rPr>
              <w:t>11</w:t>
            </w:r>
          </w:p>
        </w:tc>
        <w:tc>
          <w:tcPr>
            <w:tcW w:w="1803" w:type="dxa"/>
          </w:tcPr>
          <w:p w14:paraId="188EC1D7" w14:textId="5BEEA768"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1F50CA2" w14:textId="77777777" w:rsidTr="00372823">
        <w:tc>
          <w:tcPr>
            <w:tcW w:w="1803" w:type="dxa"/>
          </w:tcPr>
          <w:p w14:paraId="54AF2FA6" w14:textId="77777777" w:rsidR="004A7367" w:rsidRPr="004A7367" w:rsidRDefault="004A7367" w:rsidP="004A7367">
            <w:pPr>
              <w:pStyle w:val="ListParagraph"/>
              <w:numPr>
                <w:ilvl w:val="0"/>
                <w:numId w:val="63"/>
              </w:numPr>
              <w:bidi/>
              <w:jc w:val="center"/>
              <w:rPr>
                <w:rFonts w:cs="B Lotus"/>
                <w:rtl/>
              </w:rPr>
            </w:pPr>
          </w:p>
        </w:tc>
        <w:tc>
          <w:tcPr>
            <w:tcW w:w="1803" w:type="dxa"/>
          </w:tcPr>
          <w:p w14:paraId="4A6D9797" w14:textId="6D991F90" w:rsidR="004A7367" w:rsidRPr="004A7367" w:rsidRDefault="004A7367" w:rsidP="004A7367">
            <w:pPr>
              <w:jc w:val="center"/>
              <w:rPr>
                <w:rFonts w:cs="B Lotus"/>
                <w:sz w:val="28"/>
                <w:szCs w:val="28"/>
                <w:rtl/>
              </w:rPr>
            </w:pPr>
            <w:r w:rsidRPr="004A7367">
              <w:rPr>
                <w:rFonts w:cs="B Lotus"/>
                <w:rtl/>
              </w:rPr>
              <w:t>620</w:t>
            </w:r>
          </w:p>
        </w:tc>
        <w:tc>
          <w:tcPr>
            <w:tcW w:w="1803" w:type="dxa"/>
          </w:tcPr>
          <w:p w14:paraId="695D6880" w14:textId="265CCEE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لطف</w:t>
            </w:r>
            <w:r w:rsidRPr="004A7367">
              <w:rPr>
                <w:rFonts w:cs="B Lotus"/>
                <w:rtl/>
              </w:rPr>
              <w:t xml:space="preserve"> </w:t>
            </w:r>
            <w:r w:rsidRPr="004A7367">
              <w:rPr>
                <w:rFonts w:cs="B Lotus" w:hint="cs"/>
                <w:rtl/>
              </w:rPr>
              <w:t>اباد‏</w:t>
            </w:r>
          </w:p>
        </w:tc>
        <w:tc>
          <w:tcPr>
            <w:tcW w:w="1803" w:type="dxa"/>
          </w:tcPr>
          <w:p w14:paraId="3F7EDEE0" w14:textId="517A237F" w:rsidR="004A7367" w:rsidRPr="004A7367" w:rsidRDefault="004A7367" w:rsidP="004A7367">
            <w:pPr>
              <w:jc w:val="center"/>
              <w:rPr>
                <w:rFonts w:cs="B Lotus"/>
                <w:sz w:val="28"/>
                <w:szCs w:val="28"/>
                <w:rtl/>
              </w:rPr>
            </w:pPr>
            <w:r w:rsidRPr="004A7367">
              <w:rPr>
                <w:rFonts w:cs="B Lotus"/>
                <w:rtl/>
              </w:rPr>
              <w:t>11</w:t>
            </w:r>
          </w:p>
        </w:tc>
        <w:tc>
          <w:tcPr>
            <w:tcW w:w="1803" w:type="dxa"/>
          </w:tcPr>
          <w:p w14:paraId="01391231" w14:textId="55B0A616"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8C98004" w14:textId="77777777" w:rsidTr="00372823">
        <w:tc>
          <w:tcPr>
            <w:tcW w:w="1803" w:type="dxa"/>
          </w:tcPr>
          <w:p w14:paraId="75823788" w14:textId="77777777" w:rsidR="004A7367" w:rsidRPr="004A7367" w:rsidRDefault="004A7367" w:rsidP="004A7367">
            <w:pPr>
              <w:pStyle w:val="ListParagraph"/>
              <w:numPr>
                <w:ilvl w:val="0"/>
                <w:numId w:val="63"/>
              </w:numPr>
              <w:bidi/>
              <w:jc w:val="center"/>
              <w:rPr>
                <w:rFonts w:cs="B Lotus"/>
                <w:rtl/>
              </w:rPr>
            </w:pPr>
          </w:p>
        </w:tc>
        <w:tc>
          <w:tcPr>
            <w:tcW w:w="1803" w:type="dxa"/>
          </w:tcPr>
          <w:p w14:paraId="60F2A7CE" w14:textId="74E089DB" w:rsidR="004A7367" w:rsidRPr="004A7367" w:rsidRDefault="004A7367" w:rsidP="004A7367">
            <w:pPr>
              <w:jc w:val="center"/>
              <w:rPr>
                <w:rFonts w:cs="B Lotus"/>
                <w:sz w:val="28"/>
                <w:szCs w:val="28"/>
                <w:rtl/>
              </w:rPr>
            </w:pPr>
            <w:r w:rsidRPr="004A7367">
              <w:rPr>
                <w:rFonts w:cs="B Lotus"/>
                <w:rtl/>
              </w:rPr>
              <w:t>622</w:t>
            </w:r>
          </w:p>
        </w:tc>
        <w:tc>
          <w:tcPr>
            <w:tcW w:w="1803" w:type="dxa"/>
          </w:tcPr>
          <w:p w14:paraId="581C7BA7" w14:textId="65159E0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نوخندان‏</w:t>
            </w:r>
          </w:p>
        </w:tc>
        <w:tc>
          <w:tcPr>
            <w:tcW w:w="1803" w:type="dxa"/>
          </w:tcPr>
          <w:p w14:paraId="57C08C22" w14:textId="095C5BF9" w:rsidR="004A7367" w:rsidRPr="004A7367" w:rsidRDefault="004A7367" w:rsidP="004A7367">
            <w:pPr>
              <w:jc w:val="center"/>
              <w:rPr>
                <w:rFonts w:cs="B Lotus"/>
                <w:sz w:val="28"/>
                <w:szCs w:val="28"/>
                <w:rtl/>
              </w:rPr>
            </w:pPr>
            <w:r w:rsidRPr="004A7367">
              <w:rPr>
                <w:rFonts w:cs="B Lotus"/>
                <w:rtl/>
              </w:rPr>
              <w:t>11</w:t>
            </w:r>
          </w:p>
        </w:tc>
        <w:tc>
          <w:tcPr>
            <w:tcW w:w="1803" w:type="dxa"/>
          </w:tcPr>
          <w:p w14:paraId="10CCE5B9" w14:textId="37410260"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018F5F6" w14:textId="77777777" w:rsidTr="00372823">
        <w:tc>
          <w:tcPr>
            <w:tcW w:w="1803" w:type="dxa"/>
          </w:tcPr>
          <w:p w14:paraId="5A7CB33E" w14:textId="77777777" w:rsidR="004A7367" w:rsidRPr="004A7367" w:rsidRDefault="004A7367" w:rsidP="004A7367">
            <w:pPr>
              <w:pStyle w:val="ListParagraph"/>
              <w:numPr>
                <w:ilvl w:val="0"/>
                <w:numId w:val="63"/>
              </w:numPr>
              <w:bidi/>
              <w:jc w:val="center"/>
              <w:rPr>
                <w:rFonts w:cs="B Lotus"/>
                <w:rtl/>
              </w:rPr>
            </w:pPr>
          </w:p>
        </w:tc>
        <w:tc>
          <w:tcPr>
            <w:tcW w:w="1803" w:type="dxa"/>
          </w:tcPr>
          <w:p w14:paraId="7540EA39" w14:textId="5404E914" w:rsidR="004A7367" w:rsidRPr="004A7367" w:rsidRDefault="004A7367" w:rsidP="004A7367">
            <w:pPr>
              <w:jc w:val="center"/>
              <w:rPr>
                <w:rFonts w:cs="B Lotus"/>
                <w:sz w:val="28"/>
                <w:szCs w:val="28"/>
                <w:rtl/>
              </w:rPr>
            </w:pPr>
            <w:r w:rsidRPr="004A7367">
              <w:rPr>
                <w:rFonts w:cs="B Lotus"/>
                <w:rtl/>
              </w:rPr>
              <w:t>623</w:t>
            </w:r>
          </w:p>
        </w:tc>
        <w:tc>
          <w:tcPr>
            <w:tcW w:w="1803" w:type="dxa"/>
          </w:tcPr>
          <w:p w14:paraId="56668591" w14:textId="5B6E73B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نقاب‏</w:t>
            </w:r>
          </w:p>
        </w:tc>
        <w:tc>
          <w:tcPr>
            <w:tcW w:w="1803" w:type="dxa"/>
          </w:tcPr>
          <w:p w14:paraId="361EE511" w14:textId="37591575" w:rsidR="004A7367" w:rsidRPr="004A7367" w:rsidRDefault="004A7367" w:rsidP="004A7367">
            <w:pPr>
              <w:jc w:val="center"/>
              <w:rPr>
                <w:rFonts w:cs="B Lotus"/>
                <w:sz w:val="28"/>
                <w:szCs w:val="28"/>
                <w:rtl/>
              </w:rPr>
            </w:pPr>
            <w:r w:rsidRPr="004A7367">
              <w:rPr>
                <w:rFonts w:cs="B Lotus"/>
                <w:rtl/>
              </w:rPr>
              <w:t>11</w:t>
            </w:r>
          </w:p>
        </w:tc>
        <w:tc>
          <w:tcPr>
            <w:tcW w:w="1803" w:type="dxa"/>
          </w:tcPr>
          <w:p w14:paraId="5A468B66" w14:textId="6F990045"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6E466551" w14:textId="77777777" w:rsidTr="00372823">
        <w:tc>
          <w:tcPr>
            <w:tcW w:w="1803" w:type="dxa"/>
          </w:tcPr>
          <w:p w14:paraId="64960011" w14:textId="77777777" w:rsidR="004A7367" w:rsidRPr="004A7367" w:rsidRDefault="004A7367" w:rsidP="004A7367">
            <w:pPr>
              <w:pStyle w:val="ListParagraph"/>
              <w:numPr>
                <w:ilvl w:val="0"/>
                <w:numId w:val="63"/>
              </w:numPr>
              <w:bidi/>
              <w:jc w:val="center"/>
              <w:rPr>
                <w:rFonts w:cs="B Lotus"/>
                <w:rtl/>
              </w:rPr>
            </w:pPr>
          </w:p>
        </w:tc>
        <w:tc>
          <w:tcPr>
            <w:tcW w:w="1803" w:type="dxa"/>
          </w:tcPr>
          <w:p w14:paraId="68A0BF3F" w14:textId="5BAC3DF1" w:rsidR="004A7367" w:rsidRPr="004A7367" w:rsidRDefault="004A7367" w:rsidP="004A7367">
            <w:pPr>
              <w:jc w:val="center"/>
              <w:rPr>
                <w:rFonts w:cs="B Lotus"/>
                <w:sz w:val="28"/>
                <w:szCs w:val="28"/>
                <w:rtl/>
              </w:rPr>
            </w:pPr>
            <w:r w:rsidRPr="004A7367">
              <w:rPr>
                <w:rFonts w:cs="B Lotus"/>
                <w:rtl/>
              </w:rPr>
              <w:t>624</w:t>
            </w:r>
          </w:p>
        </w:tc>
        <w:tc>
          <w:tcPr>
            <w:tcW w:w="1803" w:type="dxa"/>
          </w:tcPr>
          <w:p w14:paraId="79D5CEC4" w14:textId="79D12F8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داورزن‏</w:t>
            </w:r>
          </w:p>
        </w:tc>
        <w:tc>
          <w:tcPr>
            <w:tcW w:w="1803" w:type="dxa"/>
          </w:tcPr>
          <w:p w14:paraId="1A6A3136" w14:textId="691913E0" w:rsidR="004A7367" w:rsidRPr="004A7367" w:rsidRDefault="004A7367" w:rsidP="004A7367">
            <w:pPr>
              <w:jc w:val="center"/>
              <w:rPr>
                <w:rFonts w:cs="B Lotus"/>
                <w:sz w:val="28"/>
                <w:szCs w:val="28"/>
                <w:rtl/>
              </w:rPr>
            </w:pPr>
            <w:r w:rsidRPr="004A7367">
              <w:rPr>
                <w:rFonts w:cs="B Lotus"/>
                <w:rtl/>
              </w:rPr>
              <w:t>11</w:t>
            </w:r>
          </w:p>
        </w:tc>
        <w:tc>
          <w:tcPr>
            <w:tcW w:w="1803" w:type="dxa"/>
          </w:tcPr>
          <w:p w14:paraId="76EEAFC4" w14:textId="021C5D4F"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68DB82AD" w14:textId="77777777" w:rsidTr="00372823">
        <w:tc>
          <w:tcPr>
            <w:tcW w:w="1803" w:type="dxa"/>
          </w:tcPr>
          <w:p w14:paraId="74668CE5" w14:textId="77777777" w:rsidR="004A7367" w:rsidRPr="004A7367" w:rsidRDefault="004A7367" w:rsidP="004A7367">
            <w:pPr>
              <w:pStyle w:val="ListParagraph"/>
              <w:numPr>
                <w:ilvl w:val="0"/>
                <w:numId w:val="63"/>
              </w:numPr>
              <w:bidi/>
              <w:jc w:val="center"/>
              <w:rPr>
                <w:rFonts w:cs="B Lotus"/>
                <w:rtl/>
              </w:rPr>
            </w:pPr>
          </w:p>
        </w:tc>
        <w:tc>
          <w:tcPr>
            <w:tcW w:w="1803" w:type="dxa"/>
          </w:tcPr>
          <w:p w14:paraId="1DA9B3E3" w14:textId="15344684" w:rsidR="004A7367" w:rsidRPr="004A7367" w:rsidRDefault="004A7367" w:rsidP="004A7367">
            <w:pPr>
              <w:jc w:val="center"/>
              <w:rPr>
                <w:rFonts w:cs="B Lotus"/>
                <w:sz w:val="28"/>
                <w:szCs w:val="28"/>
                <w:rtl/>
              </w:rPr>
            </w:pPr>
            <w:r w:rsidRPr="004A7367">
              <w:rPr>
                <w:rFonts w:cs="B Lotus"/>
                <w:rtl/>
              </w:rPr>
              <w:t>625</w:t>
            </w:r>
          </w:p>
        </w:tc>
        <w:tc>
          <w:tcPr>
            <w:tcW w:w="1803" w:type="dxa"/>
          </w:tcPr>
          <w:p w14:paraId="1266CED4" w14:textId="1181ECE2" w:rsidR="004A7367" w:rsidRPr="004A7367" w:rsidRDefault="004A7367" w:rsidP="004A7367">
            <w:pPr>
              <w:jc w:val="center"/>
              <w:rPr>
                <w:rFonts w:cs="B Lotus"/>
                <w:sz w:val="28"/>
                <w:szCs w:val="28"/>
                <w:rtl/>
              </w:rPr>
            </w:pPr>
            <w:r w:rsidRPr="004A7367">
              <w:rPr>
                <w:rFonts w:cs="B Lotus" w:hint="cs"/>
                <w:rtl/>
              </w:rPr>
              <w:t>روداب‏</w:t>
            </w:r>
          </w:p>
        </w:tc>
        <w:tc>
          <w:tcPr>
            <w:tcW w:w="1803" w:type="dxa"/>
          </w:tcPr>
          <w:p w14:paraId="0D1959CF" w14:textId="406943B0" w:rsidR="004A7367" w:rsidRPr="004A7367" w:rsidRDefault="004A7367" w:rsidP="004A7367">
            <w:pPr>
              <w:jc w:val="center"/>
              <w:rPr>
                <w:rFonts w:cs="B Lotus"/>
                <w:sz w:val="28"/>
                <w:szCs w:val="28"/>
                <w:rtl/>
              </w:rPr>
            </w:pPr>
            <w:r w:rsidRPr="004A7367">
              <w:rPr>
                <w:rFonts w:cs="B Lotus"/>
                <w:rtl/>
              </w:rPr>
              <w:t>11</w:t>
            </w:r>
          </w:p>
        </w:tc>
        <w:tc>
          <w:tcPr>
            <w:tcW w:w="1803" w:type="dxa"/>
          </w:tcPr>
          <w:p w14:paraId="209715EB" w14:textId="21568983"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0CA41424" w14:textId="77777777" w:rsidTr="00372823">
        <w:tc>
          <w:tcPr>
            <w:tcW w:w="1803" w:type="dxa"/>
          </w:tcPr>
          <w:p w14:paraId="0AE27F1A" w14:textId="77777777" w:rsidR="004A7367" w:rsidRPr="004A7367" w:rsidRDefault="004A7367" w:rsidP="004A7367">
            <w:pPr>
              <w:pStyle w:val="ListParagraph"/>
              <w:numPr>
                <w:ilvl w:val="0"/>
                <w:numId w:val="63"/>
              </w:numPr>
              <w:bidi/>
              <w:jc w:val="center"/>
              <w:rPr>
                <w:rFonts w:cs="B Lotus"/>
                <w:rtl/>
              </w:rPr>
            </w:pPr>
          </w:p>
        </w:tc>
        <w:tc>
          <w:tcPr>
            <w:tcW w:w="1803" w:type="dxa"/>
          </w:tcPr>
          <w:p w14:paraId="48311E48" w14:textId="0FE62083" w:rsidR="004A7367" w:rsidRPr="004A7367" w:rsidRDefault="004A7367" w:rsidP="004A7367">
            <w:pPr>
              <w:jc w:val="center"/>
              <w:rPr>
                <w:rFonts w:cs="B Lotus"/>
                <w:sz w:val="28"/>
                <w:szCs w:val="28"/>
                <w:rtl/>
              </w:rPr>
            </w:pPr>
            <w:r w:rsidRPr="004A7367">
              <w:rPr>
                <w:rFonts w:cs="B Lotus"/>
                <w:rtl/>
              </w:rPr>
              <w:t>626</w:t>
            </w:r>
          </w:p>
        </w:tc>
        <w:tc>
          <w:tcPr>
            <w:tcW w:w="1803" w:type="dxa"/>
          </w:tcPr>
          <w:p w14:paraId="1F639E87" w14:textId="0A7A04BB"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اسلامیه‏</w:t>
            </w:r>
          </w:p>
        </w:tc>
        <w:tc>
          <w:tcPr>
            <w:tcW w:w="1803" w:type="dxa"/>
          </w:tcPr>
          <w:p w14:paraId="4BC569DF" w14:textId="061423D3" w:rsidR="004A7367" w:rsidRPr="004A7367" w:rsidRDefault="004A7367" w:rsidP="004A7367">
            <w:pPr>
              <w:jc w:val="center"/>
              <w:rPr>
                <w:rFonts w:cs="B Lotus"/>
                <w:sz w:val="28"/>
                <w:szCs w:val="28"/>
                <w:rtl/>
              </w:rPr>
            </w:pPr>
            <w:r w:rsidRPr="004A7367">
              <w:rPr>
                <w:rFonts w:cs="B Lotus"/>
                <w:rtl/>
              </w:rPr>
              <w:t>11</w:t>
            </w:r>
          </w:p>
        </w:tc>
        <w:tc>
          <w:tcPr>
            <w:tcW w:w="1803" w:type="dxa"/>
          </w:tcPr>
          <w:p w14:paraId="6F7B7F21" w14:textId="4DAEF75F"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2460F854" w14:textId="77777777" w:rsidTr="00372823">
        <w:tc>
          <w:tcPr>
            <w:tcW w:w="1803" w:type="dxa"/>
          </w:tcPr>
          <w:p w14:paraId="6DCA2299" w14:textId="77777777" w:rsidR="004A7367" w:rsidRPr="004A7367" w:rsidRDefault="004A7367" w:rsidP="004A7367">
            <w:pPr>
              <w:pStyle w:val="ListParagraph"/>
              <w:numPr>
                <w:ilvl w:val="0"/>
                <w:numId w:val="63"/>
              </w:numPr>
              <w:bidi/>
              <w:jc w:val="center"/>
              <w:rPr>
                <w:rFonts w:cs="B Lotus"/>
                <w:rtl/>
              </w:rPr>
            </w:pPr>
          </w:p>
        </w:tc>
        <w:tc>
          <w:tcPr>
            <w:tcW w:w="1803" w:type="dxa"/>
          </w:tcPr>
          <w:p w14:paraId="0DA55643" w14:textId="4C54C74F" w:rsidR="004A7367" w:rsidRPr="004A7367" w:rsidRDefault="004A7367" w:rsidP="004A7367">
            <w:pPr>
              <w:jc w:val="center"/>
              <w:rPr>
                <w:rFonts w:cs="B Lotus"/>
                <w:sz w:val="28"/>
                <w:szCs w:val="28"/>
                <w:rtl/>
              </w:rPr>
            </w:pPr>
            <w:r w:rsidRPr="004A7367">
              <w:rPr>
                <w:rFonts w:cs="B Lotus"/>
                <w:rtl/>
              </w:rPr>
              <w:t>627</w:t>
            </w:r>
          </w:p>
        </w:tc>
        <w:tc>
          <w:tcPr>
            <w:tcW w:w="1803" w:type="dxa"/>
          </w:tcPr>
          <w:p w14:paraId="1AEB1020" w14:textId="6B6F0CB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خضری</w:t>
            </w:r>
            <w:r w:rsidRPr="004A7367">
              <w:rPr>
                <w:rFonts w:cs="B Lotus"/>
                <w:rtl/>
              </w:rPr>
              <w:t xml:space="preserve"> </w:t>
            </w:r>
            <w:r w:rsidRPr="004A7367">
              <w:rPr>
                <w:rFonts w:cs="B Lotus" w:hint="cs"/>
                <w:rtl/>
              </w:rPr>
              <w:t>دشت</w:t>
            </w:r>
            <w:r w:rsidRPr="004A7367">
              <w:rPr>
                <w:rFonts w:cs="B Lotus"/>
                <w:rtl/>
              </w:rPr>
              <w:t xml:space="preserve"> </w:t>
            </w:r>
            <w:r w:rsidRPr="004A7367">
              <w:rPr>
                <w:rFonts w:cs="B Lotus" w:hint="cs"/>
                <w:rtl/>
              </w:rPr>
              <w:t>بیاض‏</w:t>
            </w:r>
          </w:p>
        </w:tc>
        <w:tc>
          <w:tcPr>
            <w:tcW w:w="1803" w:type="dxa"/>
          </w:tcPr>
          <w:p w14:paraId="46D64F8D" w14:textId="1E46F131" w:rsidR="004A7367" w:rsidRPr="004A7367" w:rsidRDefault="004A7367" w:rsidP="004A7367">
            <w:pPr>
              <w:jc w:val="center"/>
              <w:rPr>
                <w:rFonts w:cs="B Lotus"/>
                <w:sz w:val="28"/>
                <w:szCs w:val="28"/>
                <w:rtl/>
              </w:rPr>
            </w:pPr>
            <w:r w:rsidRPr="004A7367">
              <w:rPr>
                <w:rFonts w:cs="B Lotus"/>
                <w:rtl/>
              </w:rPr>
              <w:t>11</w:t>
            </w:r>
          </w:p>
        </w:tc>
        <w:tc>
          <w:tcPr>
            <w:tcW w:w="1803" w:type="dxa"/>
          </w:tcPr>
          <w:p w14:paraId="26B6A958" w14:textId="229FA74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E7F2F39" w14:textId="77777777" w:rsidTr="00372823">
        <w:tc>
          <w:tcPr>
            <w:tcW w:w="1803" w:type="dxa"/>
          </w:tcPr>
          <w:p w14:paraId="1896A2CF" w14:textId="77777777" w:rsidR="004A7367" w:rsidRPr="004A7367" w:rsidRDefault="004A7367" w:rsidP="004A7367">
            <w:pPr>
              <w:pStyle w:val="ListParagraph"/>
              <w:numPr>
                <w:ilvl w:val="0"/>
                <w:numId w:val="63"/>
              </w:numPr>
              <w:bidi/>
              <w:jc w:val="center"/>
              <w:rPr>
                <w:rFonts w:cs="B Lotus"/>
                <w:rtl/>
              </w:rPr>
            </w:pPr>
          </w:p>
        </w:tc>
        <w:tc>
          <w:tcPr>
            <w:tcW w:w="1803" w:type="dxa"/>
          </w:tcPr>
          <w:p w14:paraId="37236524" w14:textId="61E09399" w:rsidR="004A7367" w:rsidRPr="004A7367" w:rsidRDefault="004A7367" w:rsidP="004A7367">
            <w:pPr>
              <w:jc w:val="center"/>
              <w:rPr>
                <w:rFonts w:cs="B Lotus"/>
                <w:sz w:val="28"/>
                <w:szCs w:val="28"/>
                <w:rtl/>
              </w:rPr>
            </w:pPr>
            <w:r w:rsidRPr="004A7367">
              <w:rPr>
                <w:rFonts w:cs="B Lotus"/>
                <w:rtl/>
              </w:rPr>
              <w:t>629</w:t>
            </w:r>
          </w:p>
        </w:tc>
        <w:tc>
          <w:tcPr>
            <w:tcW w:w="1803" w:type="dxa"/>
          </w:tcPr>
          <w:p w14:paraId="63EBD983" w14:textId="7F8B41C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کاخک‏</w:t>
            </w:r>
          </w:p>
        </w:tc>
        <w:tc>
          <w:tcPr>
            <w:tcW w:w="1803" w:type="dxa"/>
          </w:tcPr>
          <w:p w14:paraId="6A0462B6" w14:textId="1C66558B" w:rsidR="004A7367" w:rsidRPr="004A7367" w:rsidRDefault="004A7367" w:rsidP="004A7367">
            <w:pPr>
              <w:jc w:val="center"/>
              <w:rPr>
                <w:rFonts w:cs="B Lotus"/>
                <w:sz w:val="28"/>
                <w:szCs w:val="28"/>
                <w:rtl/>
              </w:rPr>
            </w:pPr>
            <w:r w:rsidRPr="004A7367">
              <w:rPr>
                <w:rFonts w:cs="B Lotus"/>
                <w:rtl/>
              </w:rPr>
              <w:t>11</w:t>
            </w:r>
          </w:p>
        </w:tc>
        <w:tc>
          <w:tcPr>
            <w:tcW w:w="1803" w:type="dxa"/>
          </w:tcPr>
          <w:p w14:paraId="454BBE14" w14:textId="1CEC737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4B3CE62" w14:textId="77777777" w:rsidTr="00372823">
        <w:tc>
          <w:tcPr>
            <w:tcW w:w="1803" w:type="dxa"/>
          </w:tcPr>
          <w:p w14:paraId="58A24F3E" w14:textId="77777777" w:rsidR="004A7367" w:rsidRPr="004A7367" w:rsidRDefault="004A7367" w:rsidP="004A7367">
            <w:pPr>
              <w:pStyle w:val="ListParagraph"/>
              <w:numPr>
                <w:ilvl w:val="0"/>
                <w:numId w:val="63"/>
              </w:numPr>
              <w:bidi/>
              <w:jc w:val="center"/>
              <w:rPr>
                <w:rFonts w:cs="B Lotus"/>
                <w:rtl/>
              </w:rPr>
            </w:pPr>
          </w:p>
        </w:tc>
        <w:tc>
          <w:tcPr>
            <w:tcW w:w="1803" w:type="dxa"/>
          </w:tcPr>
          <w:p w14:paraId="50438089" w14:textId="36165806" w:rsidR="004A7367" w:rsidRPr="004A7367" w:rsidRDefault="004A7367" w:rsidP="004A7367">
            <w:pPr>
              <w:jc w:val="center"/>
              <w:rPr>
                <w:rFonts w:cs="B Lotus"/>
                <w:sz w:val="28"/>
                <w:szCs w:val="28"/>
                <w:rtl/>
              </w:rPr>
            </w:pPr>
            <w:r w:rsidRPr="004A7367">
              <w:rPr>
                <w:rFonts w:cs="B Lotus"/>
                <w:rtl/>
              </w:rPr>
              <w:t>630</w:t>
            </w:r>
          </w:p>
        </w:tc>
        <w:tc>
          <w:tcPr>
            <w:tcW w:w="1803" w:type="dxa"/>
          </w:tcPr>
          <w:p w14:paraId="48A6F803" w14:textId="123BB61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دررود‏</w:t>
            </w:r>
          </w:p>
        </w:tc>
        <w:tc>
          <w:tcPr>
            <w:tcW w:w="1803" w:type="dxa"/>
          </w:tcPr>
          <w:p w14:paraId="488568AD" w14:textId="17C4ACDA" w:rsidR="004A7367" w:rsidRPr="004A7367" w:rsidRDefault="004A7367" w:rsidP="004A7367">
            <w:pPr>
              <w:jc w:val="center"/>
              <w:rPr>
                <w:rFonts w:cs="B Lotus"/>
                <w:sz w:val="28"/>
                <w:szCs w:val="28"/>
                <w:rtl/>
              </w:rPr>
            </w:pPr>
            <w:r w:rsidRPr="004A7367">
              <w:rPr>
                <w:rFonts w:cs="B Lotus"/>
                <w:rtl/>
              </w:rPr>
              <w:t>11</w:t>
            </w:r>
          </w:p>
        </w:tc>
        <w:tc>
          <w:tcPr>
            <w:tcW w:w="1803" w:type="dxa"/>
          </w:tcPr>
          <w:p w14:paraId="410D89AB" w14:textId="6F27F8A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976B406" w14:textId="77777777" w:rsidTr="00372823">
        <w:tc>
          <w:tcPr>
            <w:tcW w:w="1803" w:type="dxa"/>
          </w:tcPr>
          <w:p w14:paraId="1B8DF670" w14:textId="77777777" w:rsidR="004A7367" w:rsidRPr="004A7367" w:rsidRDefault="004A7367" w:rsidP="004A7367">
            <w:pPr>
              <w:pStyle w:val="ListParagraph"/>
              <w:numPr>
                <w:ilvl w:val="0"/>
                <w:numId w:val="63"/>
              </w:numPr>
              <w:bidi/>
              <w:jc w:val="center"/>
              <w:rPr>
                <w:rFonts w:cs="B Lotus"/>
                <w:rtl/>
              </w:rPr>
            </w:pPr>
          </w:p>
        </w:tc>
        <w:tc>
          <w:tcPr>
            <w:tcW w:w="1803" w:type="dxa"/>
          </w:tcPr>
          <w:p w14:paraId="31018774" w14:textId="6B7A966C" w:rsidR="004A7367" w:rsidRPr="004A7367" w:rsidRDefault="004A7367" w:rsidP="004A7367">
            <w:pPr>
              <w:jc w:val="center"/>
              <w:rPr>
                <w:rFonts w:cs="B Lotus"/>
                <w:sz w:val="28"/>
                <w:szCs w:val="28"/>
                <w:rtl/>
              </w:rPr>
            </w:pPr>
            <w:r w:rsidRPr="004A7367">
              <w:rPr>
                <w:rFonts w:cs="B Lotus"/>
                <w:rtl/>
              </w:rPr>
              <w:t>631</w:t>
            </w:r>
          </w:p>
        </w:tc>
        <w:tc>
          <w:tcPr>
            <w:tcW w:w="1803" w:type="dxa"/>
          </w:tcPr>
          <w:p w14:paraId="22B63EBD" w14:textId="58E9AE5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قدمگاه‏</w:t>
            </w:r>
          </w:p>
        </w:tc>
        <w:tc>
          <w:tcPr>
            <w:tcW w:w="1803" w:type="dxa"/>
          </w:tcPr>
          <w:p w14:paraId="4491AB15" w14:textId="17D1F1E3" w:rsidR="004A7367" w:rsidRPr="004A7367" w:rsidRDefault="004A7367" w:rsidP="004A7367">
            <w:pPr>
              <w:jc w:val="center"/>
              <w:rPr>
                <w:rFonts w:cs="B Lotus"/>
                <w:sz w:val="28"/>
                <w:szCs w:val="28"/>
                <w:rtl/>
              </w:rPr>
            </w:pPr>
            <w:r w:rsidRPr="004A7367">
              <w:rPr>
                <w:rFonts w:cs="B Lotus"/>
                <w:rtl/>
              </w:rPr>
              <w:t>11</w:t>
            </w:r>
          </w:p>
        </w:tc>
        <w:tc>
          <w:tcPr>
            <w:tcW w:w="1803" w:type="dxa"/>
          </w:tcPr>
          <w:p w14:paraId="235D16FA" w14:textId="6C39405E"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8BE6A1C" w14:textId="77777777" w:rsidTr="00372823">
        <w:tc>
          <w:tcPr>
            <w:tcW w:w="1803" w:type="dxa"/>
          </w:tcPr>
          <w:p w14:paraId="529B3407" w14:textId="77777777" w:rsidR="004A7367" w:rsidRPr="004A7367" w:rsidRDefault="004A7367" w:rsidP="004A7367">
            <w:pPr>
              <w:pStyle w:val="ListParagraph"/>
              <w:numPr>
                <w:ilvl w:val="0"/>
                <w:numId w:val="63"/>
              </w:numPr>
              <w:bidi/>
              <w:jc w:val="center"/>
              <w:rPr>
                <w:rFonts w:cs="B Lotus"/>
                <w:rtl/>
              </w:rPr>
            </w:pPr>
          </w:p>
        </w:tc>
        <w:tc>
          <w:tcPr>
            <w:tcW w:w="1803" w:type="dxa"/>
          </w:tcPr>
          <w:p w14:paraId="39E53FAB" w14:textId="6B674B1C" w:rsidR="004A7367" w:rsidRPr="004A7367" w:rsidRDefault="004A7367" w:rsidP="004A7367">
            <w:pPr>
              <w:jc w:val="center"/>
              <w:rPr>
                <w:rFonts w:cs="B Lotus"/>
                <w:sz w:val="28"/>
                <w:szCs w:val="28"/>
                <w:rtl/>
              </w:rPr>
            </w:pPr>
            <w:r w:rsidRPr="004A7367">
              <w:rPr>
                <w:rFonts w:cs="B Lotus"/>
                <w:rtl/>
              </w:rPr>
              <w:t>632</w:t>
            </w:r>
          </w:p>
        </w:tc>
        <w:tc>
          <w:tcPr>
            <w:tcW w:w="1803" w:type="dxa"/>
          </w:tcPr>
          <w:p w14:paraId="2AC855C5" w14:textId="74B95FD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بزغان‏</w:t>
            </w:r>
          </w:p>
        </w:tc>
        <w:tc>
          <w:tcPr>
            <w:tcW w:w="1803" w:type="dxa"/>
          </w:tcPr>
          <w:p w14:paraId="628F2774" w14:textId="069E9FE3" w:rsidR="004A7367" w:rsidRPr="004A7367" w:rsidRDefault="004A7367" w:rsidP="004A7367">
            <w:pPr>
              <w:jc w:val="center"/>
              <w:rPr>
                <w:rFonts w:cs="B Lotus"/>
                <w:sz w:val="28"/>
                <w:szCs w:val="28"/>
                <w:rtl/>
              </w:rPr>
            </w:pPr>
            <w:r w:rsidRPr="004A7367">
              <w:rPr>
                <w:rFonts w:cs="B Lotus"/>
                <w:rtl/>
              </w:rPr>
              <w:t>11</w:t>
            </w:r>
          </w:p>
        </w:tc>
        <w:tc>
          <w:tcPr>
            <w:tcW w:w="1803" w:type="dxa"/>
          </w:tcPr>
          <w:p w14:paraId="28E97285" w14:textId="0E6886C8"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1E06D03" w14:textId="77777777" w:rsidTr="00372823">
        <w:tc>
          <w:tcPr>
            <w:tcW w:w="1803" w:type="dxa"/>
          </w:tcPr>
          <w:p w14:paraId="40407899" w14:textId="77777777" w:rsidR="004A7367" w:rsidRPr="004A7367" w:rsidRDefault="004A7367" w:rsidP="004A7367">
            <w:pPr>
              <w:pStyle w:val="ListParagraph"/>
              <w:numPr>
                <w:ilvl w:val="0"/>
                <w:numId w:val="63"/>
              </w:numPr>
              <w:bidi/>
              <w:jc w:val="center"/>
              <w:rPr>
                <w:rFonts w:cs="B Lotus"/>
                <w:rtl/>
              </w:rPr>
            </w:pPr>
          </w:p>
        </w:tc>
        <w:tc>
          <w:tcPr>
            <w:tcW w:w="1803" w:type="dxa"/>
          </w:tcPr>
          <w:p w14:paraId="1BF995BB" w14:textId="5B076CCA" w:rsidR="004A7367" w:rsidRPr="004A7367" w:rsidRDefault="004A7367" w:rsidP="004A7367">
            <w:pPr>
              <w:jc w:val="center"/>
              <w:rPr>
                <w:rFonts w:cs="B Lotus"/>
                <w:sz w:val="28"/>
                <w:szCs w:val="28"/>
                <w:rtl/>
              </w:rPr>
            </w:pPr>
            <w:r w:rsidRPr="004A7367">
              <w:rPr>
                <w:rFonts w:cs="B Lotus"/>
                <w:rtl/>
              </w:rPr>
              <w:t>907</w:t>
            </w:r>
          </w:p>
        </w:tc>
        <w:tc>
          <w:tcPr>
            <w:tcW w:w="1803" w:type="dxa"/>
          </w:tcPr>
          <w:p w14:paraId="50F1ED71" w14:textId="46E55BD2" w:rsidR="004A7367" w:rsidRPr="004A7367" w:rsidRDefault="004A7367" w:rsidP="004A7367">
            <w:pPr>
              <w:jc w:val="center"/>
              <w:rPr>
                <w:rFonts w:cs="B Lotus"/>
                <w:sz w:val="28"/>
                <w:szCs w:val="28"/>
                <w:rtl/>
              </w:rPr>
            </w:pPr>
            <w:r w:rsidRPr="004A7367">
              <w:rPr>
                <w:rFonts w:cs="B Lotus" w:hint="cs"/>
                <w:rtl/>
              </w:rPr>
              <w:t>اسفراین</w:t>
            </w:r>
          </w:p>
        </w:tc>
        <w:tc>
          <w:tcPr>
            <w:tcW w:w="1803" w:type="dxa"/>
          </w:tcPr>
          <w:p w14:paraId="6C2EDEF7" w14:textId="68006A58" w:rsidR="004A7367" w:rsidRPr="004A7367" w:rsidRDefault="004A7367" w:rsidP="004A7367">
            <w:pPr>
              <w:jc w:val="center"/>
              <w:rPr>
                <w:rFonts w:cs="B Lotus"/>
                <w:sz w:val="28"/>
                <w:szCs w:val="28"/>
                <w:rtl/>
              </w:rPr>
            </w:pPr>
            <w:r w:rsidRPr="004A7367">
              <w:rPr>
                <w:rFonts w:cs="B Lotus"/>
                <w:rtl/>
              </w:rPr>
              <w:t>11</w:t>
            </w:r>
          </w:p>
        </w:tc>
        <w:tc>
          <w:tcPr>
            <w:tcW w:w="1803" w:type="dxa"/>
          </w:tcPr>
          <w:p w14:paraId="5D2C9E8B" w14:textId="72FC90C0"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6225EE8" w14:textId="77777777" w:rsidTr="00372823">
        <w:tc>
          <w:tcPr>
            <w:tcW w:w="1803" w:type="dxa"/>
          </w:tcPr>
          <w:p w14:paraId="5736226D" w14:textId="77777777" w:rsidR="004A7367" w:rsidRPr="004A7367" w:rsidRDefault="004A7367" w:rsidP="004A7367">
            <w:pPr>
              <w:pStyle w:val="ListParagraph"/>
              <w:numPr>
                <w:ilvl w:val="0"/>
                <w:numId w:val="63"/>
              </w:numPr>
              <w:bidi/>
              <w:jc w:val="center"/>
              <w:rPr>
                <w:rFonts w:cs="B Lotus"/>
                <w:rtl/>
              </w:rPr>
            </w:pPr>
          </w:p>
        </w:tc>
        <w:tc>
          <w:tcPr>
            <w:tcW w:w="1803" w:type="dxa"/>
          </w:tcPr>
          <w:p w14:paraId="49C31057" w14:textId="5E4A0D56" w:rsidR="004A7367" w:rsidRPr="004A7367" w:rsidRDefault="004A7367" w:rsidP="004A7367">
            <w:pPr>
              <w:jc w:val="center"/>
              <w:rPr>
                <w:rFonts w:cs="B Lotus"/>
                <w:sz w:val="28"/>
                <w:szCs w:val="28"/>
                <w:rtl/>
              </w:rPr>
            </w:pPr>
            <w:r w:rsidRPr="004A7367">
              <w:rPr>
                <w:rFonts w:cs="B Lotus"/>
                <w:rtl/>
              </w:rPr>
              <w:t>966</w:t>
            </w:r>
          </w:p>
        </w:tc>
        <w:tc>
          <w:tcPr>
            <w:tcW w:w="1803" w:type="dxa"/>
          </w:tcPr>
          <w:p w14:paraId="5B56A402" w14:textId="59EE722F" w:rsidR="004A7367" w:rsidRPr="004A7367" w:rsidRDefault="004A7367" w:rsidP="004A7367">
            <w:pPr>
              <w:jc w:val="center"/>
              <w:rPr>
                <w:rFonts w:cs="B Lotus"/>
                <w:sz w:val="28"/>
                <w:szCs w:val="28"/>
                <w:rtl/>
              </w:rPr>
            </w:pPr>
            <w:r w:rsidRPr="004A7367">
              <w:rPr>
                <w:rFonts w:cs="B Lotus" w:hint="cs"/>
                <w:rtl/>
              </w:rPr>
              <w:t>صالح</w:t>
            </w:r>
            <w:r w:rsidRPr="004A7367">
              <w:rPr>
                <w:rFonts w:cs="B Lotus"/>
                <w:rtl/>
              </w:rPr>
              <w:t xml:space="preserve"> </w:t>
            </w:r>
            <w:r w:rsidRPr="004A7367">
              <w:rPr>
                <w:rFonts w:cs="B Lotus" w:hint="cs"/>
                <w:rtl/>
              </w:rPr>
              <w:t>آباد</w:t>
            </w:r>
          </w:p>
        </w:tc>
        <w:tc>
          <w:tcPr>
            <w:tcW w:w="1803" w:type="dxa"/>
          </w:tcPr>
          <w:p w14:paraId="25DEC8BB" w14:textId="2B9F5C07" w:rsidR="004A7367" w:rsidRPr="004A7367" w:rsidRDefault="004A7367" w:rsidP="004A7367">
            <w:pPr>
              <w:jc w:val="center"/>
              <w:rPr>
                <w:rFonts w:cs="B Lotus"/>
                <w:sz w:val="28"/>
                <w:szCs w:val="28"/>
                <w:rtl/>
              </w:rPr>
            </w:pPr>
            <w:r w:rsidRPr="004A7367">
              <w:rPr>
                <w:rFonts w:cs="B Lotus"/>
                <w:rtl/>
              </w:rPr>
              <w:t>11</w:t>
            </w:r>
          </w:p>
        </w:tc>
        <w:tc>
          <w:tcPr>
            <w:tcW w:w="1803" w:type="dxa"/>
          </w:tcPr>
          <w:p w14:paraId="6EC765E7" w14:textId="1B9A420D"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ABCA86F" w14:textId="77777777" w:rsidTr="00372823">
        <w:tc>
          <w:tcPr>
            <w:tcW w:w="1803" w:type="dxa"/>
          </w:tcPr>
          <w:p w14:paraId="1A4088DC" w14:textId="77777777" w:rsidR="004A7367" w:rsidRPr="004A7367" w:rsidRDefault="004A7367" w:rsidP="004A7367">
            <w:pPr>
              <w:pStyle w:val="ListParagraph"/>
              <w:numPr>
                <w:ilvl w:val="0"/>
                <w:numId w:val="63"/>
              </w:numPr>
              <w:bidi/>
              <w:jc w:val="center"/>
              <w:rPr>
                <w:rFonts w:cs="B Lotus"/>
                <w:rtl/>
              </w:rPr>
            </w:pPr>
          </w:p>
        </w:tc>
        <w:tc>
          <w:tcPr>
            <w:tcW w:w="1803" w:type="dxa"/>
          </w:tcPr>
          <w:p w14:paraId="3F9FB6A2" w14:textId="07E4A778" w:rsidR="004A7367" w:rsidRPr="004A7367" w:rsidRDefault="004A7367" w:rsidP="004A7367">
            <w:pPr>
              <w:jc w:val="center"/>
              <w:rPr>
                <w:rFonts w:cs="B Lotus"/>
                <w:sz w:val="28"/>
                <w:szCs w:val="28"/>
                <w:rtl/>
              </w:rPr>
            </w:pPr>
            <w:r w:rsidRPr="004A7367">
              <w:rPr>
                <w:rFonts w:cs="B Lotus"/>
                <w:rtl/>
              </w:rPr>
              <w:t>967</w:t>
            </w:r>
          </w:p>
        </w:tc>
        <w:tc>
          <w:tcPr>
            <w:tcW w:w="1803" w:type="dxa"/>
          </w:tcPr>
          <w:p w14:paraId="6D2E4236" w14:textId="69F969A7" w:rsidR="004A7367" w:rsidRPr="004A7367" w:rsidRDefault="004A7367" w:rsidP="004A7367">
            <w:pPr>
              <w:jc w:val="center"/>
              <w:rPr>
                <w:rFonts w:cs="B Lotus"/>
                <w:sz w:val="28"/>
                <w:szCs w:val="28"/>
                <w:rtl/>
              </w:rPr>
            </w:pPr>
            <w:r w:rsidRPr="004A7367">
              <w:rPr>
                <w:rFonts w:cs="B Lotus" w:hint="cs"/>
                <w:rtl/>
              </w:rPr>
              <w:t>دولت</w:t>
            </w:r>
            <w:r w:rsidRPr="004A7367">
              <w:rPr>
                <w:rFonts w:cs="B Lotus"/>
                <w:rtl/>
              </w:rPr>
              <w:t xml:space="preserve"> </w:t>
            </w:r>
            <w:r w:rsidRPr="004A7367">
              <w:rPr>
                <w:rFonts w:cs="B Lotus" w:hint="cs"/>
                <w:rtl/>
              </w:rPr>
              <w:t>آباد</w:t>
            </w:r>
            <w:r w:rsidRPr="004A7367">
              <w:rPr>
                <w:rFonts w:cs="B Lotus"/>
                <w:rtl/>
              </w:rPr>
              <w:t xml:space="preserve"> ( </w:t>
            </w:r>
            <w:r w:rsidRPr="004A7367">
              <w:rPr>
                <w:rFonts w:cs="B Lotus" w:hint="cs"/>
                <w:rtl/>
              </w:rPr>
              <w:t>جلگه</w:t>
            </w:r>
            <w:r w:rsidRPr="004A7367">
              <w:rPr>
                <w:rFonts w:cs="B Lotus"/>
                <w:rtl/>
              </w:rPr>
              <w:t xml:space="preserve"> </w:t>
            </w:r>
            <w:r w:rsidRPr="004A7367">
              <w:rPr>
                <w:rFonts w:cs="B Lotus" w:hint="cs"/>
                <w:rtl/>
              </w:rPr>
              <w:t>زاوه</w:t>
            </w:r>
            <w:r w:rsidRPr="004A7367">
              <w:rPr>
                <w:rFonts w:cs="B Lotus"/>
                <w:rtl/>
              </w:rPr>
              <w:t xml:space="preserve"> )</w:t>
            </w:r>
          </w:p>
        </w:tc>
        <w:tc>
          <w:tcPr>
            <w:tcW w:w="1803" w:type="dxa"/>
          </w:tcPr>
          <w:p w14:paraId="22AEF7E5" w14:textId="20571B50" w:rsidR="004A7367" w:rsidRPr="004A7367" w:rsidRDefault="004A7367" w:rsidP="004A7367">
            <w:pPr>
              <w:jc w:val="center"/>
              <w:rPr>
                <w:rFonts w:cs="B Lotus"/>
                <w:sz w:val="28"/>
                <w:szCs w:val="28"/>
                <w:rtl/>
              </w:rPr>
            </w:pPr>
            <w:r w:rsidRPr="004A7367">
              <w:rPr>
                <w:rFonts w:cs="B Lotus"/>
                <w:rtl/>
              </w:rPr>
              <w:t>11</w:t>
            </w:r>
          </w:p>
        </w:tc>
        <w:tc>
          <w:tcPr>
            <w:tcW w:w="1803" w:type="dxa"/>
          </w:tcPr>
          <w:p w14:paraId="2D68E3C9" w14:textId="48BF984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4FF4186" w14:textId="77777777" w:rsidTr="00372823">
        <w:tc>
          <w:tcPr>
            <w:tcW w:w="1803" w:type="dxa"/>
          </w:tcPr>
          <w:p w14:paraId="7CDCEE11" w14:textId="77777777" w:rsidR="004A7367" w:rsidRPr="004A7367" w:rsidRDefault="004A7367" w:rsidP="004A7367">
            <w:pPr>
              <w:pStyle w:val="ListParagraph"/>
              <w:numPr>
                <w:ilvl w:val="0"/>
                <w:numId w:val="63"/>
              </w:numPr>
              <w:bidi/>
              <w:jc w:val="center"/>
              <w:rPr>
                <w:rFonts w:cs="B Lotus"/>
                <w:rtl/>
              </w:rPr>
            </w:pPr>
          </w:p>
        </w:tc>
        <w:tc>
          <w:tcPr>
            <w:tcW w:w="1803" w:type="dxa"/>
          </w:tcPr>
          <w:p w14:paraId="429693AC" w14:textId="79413820" w:rsidR="004A7367" w:rsidRPr="004A7367" w:rsidRDefault="004A7367" w:rsidP="004A7367">
            <w:pPr>
              <w:jc w:val="center"/>
              <w:rPr>
                <w:rFonts w:cs="B Lotus"/>
                <w:sz w:val="28"/>
                <w:szCs w:val="28"/>
                <w:rtl/>
              </w:rPr>
            </w:pPr>
            <w:r w:rsidRPr="004A7367">
              <w:rPr>
                <w:rFonts w:cs="B Lotus"/>
                <w:rtl/>
              </w:rPr>
              <w:t>968</w:t>
            </w:r>
          </w:p>
        </w:tc>
        <w:tc>
          <w:tcPr>
            <w:tcW w:w="1803" w:type="dxa"/>
          </w:tcPr>
          <w:p w14:paraId="25AC1629" w14:textId="56131225" w:rsidR="004A7367" w:rsidRPr="004A7367" w:rsidRDefault="004A7367" w:rsidP="004A7367">
            <w:pPr>
              <w:jc w:val="center"/>
              <w:rPr>
                <w:rFonts w:cs="B Lotus"/>
                <w:sz w:val="28"/>
                <w:szCs w:val="28"/>
                <w:rtl/>
              </w:rPr>
            </w:pPr>
            <w:r w:rsidRPr="004A7367">
              <w:rPr>
                <w:rFonts w:cs="B Lotus" w:hint="cs"/>
                <w:rtl/>
              </w:rPr>
              <w:t>درود</w:t>
            </w:r>
            <w:r w:rsidRPr="004A7367">
              <w:rPr>
                <w:rFonts w:cs="B Lotus"/>
                <w:rtl/>
              </w:rPr>
              <w:t xml:space="preserve"> </w:t>
            </w:r>
            <w:r w:rsidRPr="004A7367">
              <w:rPr>
                <w:rFonts w:cs="B Lotus" w:hint="cs"/>
                <w:rtl/>
              </w:rPr>
              <w:t>نیشابور</w:t>
            </w:r>
          </w:p>
        </w:tc>
        <w:tc>
          <w:tcPr>
            <w:tcW w:w="1803" w:type="dxa"/>
          </w:tcPr>
          <w:p w14:paraId="55DAF337" w14:textId="34ABEC49" w:rsidR="004A7367" w:rsidRPr="004A7367" w:rsidRDefault="004A7367" w:rsidP="004A7367">
            <w:pPr>
              <w:jc w:val="center"/>
              <w:rPr>
                <w:rFonts w:cs="B Lotus"/>
                <w:sz w:val="28"/>
                <w:szCs w:val="28"/>
                <w:rtl/>
              </w:rPr>
            </w:pPr>
            <w:r w:rsidRPr="004A7367">
              <w:rPr>
                <w:rFonts w:cs="B Lotus"/>
                <w:rtl/>
              </w:rPr>
              <w:t>11</w:t>
            </w:r>
          </w:p>
        </w:tc>
        <w:tc>
          <w:tcPr>
            <w:tcW w:w="1803" w:type="dxa"/>
          </w:tcPr>
          <w:p w14:paraId="4BB17A65" w14:textId="42947400"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6390EEBE" w14:textId="77777777" w:rsidTr="00372823">
        <w:tc>
          <w:tcPr>
            <w:tcW w:w="1803" w:type="dxa"/>
          </w:tcPr>
          <w:p w14:paraId="73C1EB7C" w14:textId="77777777" w:rsidR="004A7367" w:rsidRPr="004A7367" w:rsidRDefault="004A7367" w:rsidP="004A7367">
            <w:pPr>
              <w:pStyle w:val="ListParagraph"/>
              <w:numPr>
                <w:ilvl w:val="0"/>
                <w:numId w:val="63"/>
              </w:numPr>
              <w:bidi/>
              <w:jc w:val="center"/>
              <w:rPr>
                <w:rFonts w:cs="B Lotus"/>
                <w:rtl/>
              </w:rPr>
            </w:pPr>
          </w:p>
        </w:tc>
        <w:tc>
          <w:tcPr>
            <w:tcW w:w="1803" w:type="dxa"/>
          </w:tcPr>
          <w:p w14:paraId="1F817066" w14:textId="543308C7" w:rsidR="004A7367" w:rsidRPr="004A7367" w:rsidRDefault="004A7367" w:rsidP="004A7367">
            <w:pPr>
              <w:jc w:val="center"/>
              <w:rPr>
                <w:rFonts w:cs="B Lotus"/>
                <w:sz w:val="28"/>
                <w:szCs w:val="28"/>
                <w:rtl/>
              </w:rPr>
            </w:pPr>
            <w:r w:rsidRPr="004A7367">
              <w:rPr>
                <w:rFonts w:cs="B Lotus"/>
                <w:rtl/>
              </w:rPr>
              <w:t>1062</w:t>
            </w:r>
          </w:p>
        </w:tc>
        <w:tc>
          <w:tcPr>
            <w:tcW w:w="1803" w:type="dxa"/>
          </w:tcPr>
          <w:p w14:paraId="43C1ADCE" w14:textId="44E49FE5" w:rsidR="004A7367" w:rsidRPr="004A7367" w:rsidRDefault="004A7367" w:rsidP="004A7367">
            <w:pPr>
              <w:jc w:val="center"/>
              <w:rPr>
                <w:rFonts w:cs="B Lotus"/>
                <w:sz w:val="28"/>
                <w:szCs w:val="28"/>
                <w:rtl/>
              </w:rPr>
            </w:pPr>
            <w:r w:rsidRPr="004A7367">
              <w:rPr>
                <w:rFonts w:cs="B Lotus" w:hint="cs"/>
                <w:rtl/>
              </w:rPr>
              <w:t>قائن</w:t>
            </w:r>
          </w:p>
        </w:tc>
        <w:tc>
          <w:tcPr>
            <w:tcW w:w="1803" w:type="dxa"/>
          </w:tcPr>
          <w:p w14:paraId="78358CE0" w14:textId="11D6F9B9" w:rsidR="004A7367" w:rsidRPr="004A7367" w:rsidRDefault="004A7367" w:rsidP="004A7367">
            <w:pPr>
              <w:jc w:val="center"/>
              <w:rPr>
                <w:rFonts w:cs="B Lotus"/>
                <w:sz w:val="28"/>
                <w:szCs w:val="28"/>
                <w:rtl/>
              </w:rPr>
            </w:pPr>
            <w:r w:rsidRPr="004A7367">
              <w:rPr>
                <w:rFonts w:cs="B Lotus"/>
                <w:rtl/>
              </w:rPr>
              <w:t>11</w:t>
            </w:r>
          </w:p>
        </w:tc>
        <w:tc>
          <w:tcPr>
            <w:tcW w:w="1803" w:type="dxa"/>
          </w:tcPr>
          <w:p w14:paraId="396A73CC" w14:textId="7F36E666"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7206991" w14:textId="77777777" w:rsidTr="00372823">
        <w:tc>
          <w:tcPr>
            <w:tcW w:w="1803" w:type="dxa"/>
          </w:tcPr>
          <w:p w14:paraId="07A1F61C" w14:textId="77777777" w:rsidR="004A7367" w:rsidRPr="004A7367" w:rsidRDefault="004A7367" w:rsidP="004A7367">
            <w:pPr>
              <w:pStyle w:val="ListParagraph"/>
              <w:numPr>
                <w:ilvl w:val="0"/>
                <w:numId w:val="63"/>
              </w:numPr>
              <w:bidi/>
              <w:jc w:val="center"/>
              <w:rPr>
                <w:rFonts w:cs="B Lotus"/>
                <w:rtl/>
              </w:rPr>
            </w:pPr>
          </w:p>
        </w:tc>
        <w:tc>
          <w:tcPr>
            <w:tcW w:w="1803" w:type="dxa"/>
          </w:tcPr>
          <w:p w14:paraId="4A23D41A" w14:textId="7831E018" w:rsidR="004A7367" w:rsidRPr="004A7367" w:rsidRDefault="004A7367" w:rsidP="004A7367">
            <w:pPr>
              <w:jc w:val="center"/>
              <w:rPr>
                <w:rFonts w:cs="B Lotus"/>
                <w:sz w:val="28"/>
                <w:szCs w:val="28"/>
                <w:rtl/>
              </w:rPr>
            </w:pPr>
            <w:r w:rsidRPr="004A7367">
              <w:rPr>
                <w:rFonts w:cs="B Lotus"/>
                <w:rtl/>
              </w:rPr>
              <w:t>1105</w:t>
            </w:r>
          </w:p>
        </w:tc>
        <w:tc>
          <w:tcPr>
            <w:tcW w:w="1803" w:type="dxa"/>
          </w:tcPr>
          <w:p w14:paraId="5B8CC48F" w14:textId="2C6F0177" w:rsidR="004A7367" w:rsidRPr="004A7367" w:rsidRDefault="004A7367" w:rsidP="004A7367">
            <w:pPr>
              <w:jc w:val="center"/>
              <w:rPr>
                <w:rFonts w:cs="B Lotus"/>
                <w:sz w:val="28"/>
                <w:szCs w:val="28"/>
                <w:rtl/>
              </w:rPr>
            </w:pPr>
            <w:r w:rsidRPr="004A7367">
              <w:rPr>
                <w:rFonts w:cs="B Lotus" w:hint="cs"/>
                <w:rtl/>
              </w:rPr>
              <w:t>گلبهار</w:t>
            </w:r>
          </w:p>
        </w:tc>
        <w:tc>
          <w:tcPr>
            <w:tcW w:w="1803" w:type="dxa"/>
          </w:tcPr>
          <w:p w14:paraId="425D76FE" w14:textId="3997F8BD" w:rsidR="004A7367" w:rsidRPr="004A7367" w:rsidRDefault="004A7367" w:rsidP="004A7367">
            <w:pPr>
              <w:jc w:val="center"/>
              <w:rPr>
                <w:rFonts w:cs="B Lotus"/>
                <w:sz w:val="28"/>
                <w:szCs w:val="28"/>
                <w:rtl/>
              </w:rPr>
            </w:pPr>
            <w:r w:rsidRPr="004A7367">
              <w:rPr>
                <w:rFonts w:cs="B Lotus"/>
                <w:rtl/>
              </w:rPr>
              <w:t>11</w:t>
            </w:r>
          </w:p>
        </w:tc>
        <w:tc>
          <w:tcPr>
            <w:tcW w:w="1803" w:type="dxa"/>
          </w:tcPr>
          <w:p w14:paraId="16AACE56" w14:textId="162E419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37E97E2" w14:textId="77777777" w:rsidTr="00372823">
        <w:tc>
          <w:tcPr>
            <w:tcW w:w="1803" w:type="dxa"/>
          </w:tcPr>
          <w:p w14:paraId="0ADBA254" w14:textId="77777777" w:rsidR="004A7367" w:rsidRPr="004A7367" w:rsidRDefault="004A7367" w:rsidP="004A7367">
            <w:pPr>
              <w:pStyle w:val="ListParagraph"/>
              <w:numPr>
                <w:ilvl w:val="0"/>
                <w:numId w:val="63"/>
              </w:numPr>
              <w:bidi/>
              <w:jc w:val="center"/>
              <w:rPr>
                <w:rFonts w:cs="B Lotus"/>
                <w:rtl/>
              </w:rPr>
            </w:pPr>
          </w:p>
        </w:tc>
        <w:tc>
          <w:tcPr>
            <w:tcW w:w="1803" w:type="dxa"/>
          </w:tcPr>
          <w:p w14:paraId="117ECD00" w14:textId="07969938" w:rsidR="004A7367" w:rsidRPr="004A7367" w:rsidRDefault="004A7367" w:rsidP="004A7367">
            <w:pPr>
              <w:jc w:val="center"/>
              <w:rPr>
                <w:rFonts w:cs="B Lotus"/>
                <w:sz w:val="28"/>
                <w:szCs w:val="28"/>
                <w:rtl/>
              </w:rPr>
            </w:pPr>
            <w:r w:rsidRPr="004A7367">
              <w:rPr>
                <w:rFonts w:cs="B Lotus"/>
                <w:rtl/>
              </w:rPr>
              <w:t>1154</w:t>
            </w:r>
          </w:p>
        </w:tc>
        <w:tc>
          <w:tcPr>
            <w:tcW w:w="1803" w:type="dxa"/>
          </w:tcPr>
          <w:p w14:paraId="488B2D00" w14:textId="3780B3A4" w:rsidR="004A7367" w:rsidRPr="004A7367" w:rsidRDefault="004A7367" w:rsidP="004A7367">
            <w:pPr>
              <w:jc w:val="center"/>
              <w:rPr>
                <w:rFonts w:cs="B Lotus"/>
                <w:sz w:val="28"/>
                <w:szCs w:val="28"/>
                <w:rtl/>
              </w:rPr>
            </w:pPr>
            <w:r w:rsidRPr="004A7367">
              <w:rPr>
                <w:rFonts w:cs="B Lotus" w:hint="cs"/>
                <w:rtl/>
              </w:rPr>
              <w:t>کوه</w:t>
            </w:r>
            <w:r w:rsidRPr="004A7367">
              <w:rPr>
                <w:rFonts w:cs="B Lotus"/>
                <w:rtl/>
              </w:rPr>
              <w:t xml:space="preserve"> </w:t>
            </w:r>
            <w:r w:rsidRPr="004A7367">
              <w:rPr>
                <w:rFonts w:cs="B Lotus" w:hint="cs"/>
                <w:rtl/>
              </w:rPr>
              <w:t>سرخ</w:t>
            </w:r>
          </w:p>
        </w:tc>
        <w:tc>
          <w:tcPr>
            <w:tcW w:w="1803" w:type="dxa"/>
          </w:tcPr>
          <w:p w14:paraId="1E4A3517" w14:textId="5F785A31" w:rsidR="004A7367" w:rsidRPr="004A7367" w:rsidRDefault="004A7367" w:rsidP="004A7367">
            <w:pPr>
              <w:jc w:val="center"/>
              <w:rPr>
                <w:rFonts w:cs="B Lotus"/>
                <w:sz w:val="28"/>
                <w:szCs w:val="28"/>
                <w:rtl/>
              </w:rPr>
            </w:pPr>
            <w:r w:rsidRPr="004A7367">
              <w:rPr>
                <w:rFonts w:cs="B Lotus"/>
                <w:rtl/>
              </w:rPr>
              <w:t>11</w:t>
            </w:r>
          </w:p>
        </w:tc>
        <w:tc>
          <w:tcPr>
            <w:tcW w:w="1803" w:type="dxa"/>
          </w:tcPr>
          <w:p w14:paraId="1FE36FE6" w14:textId="2728EBCF"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A944BBA" w14:textId="77777777" w:rsidTr="00372823">
        <w:tc>
          <w:tcPr>
            <w:tcW w:w="1803" w:type="dxa"/>
          </w:tcPr>
          <w:p w14:paraId="3F8995D8" w14:textId="77777777" w:rsidR="004A7367" w:rsidRPr="004A7367" w:rsidRDefault="004A7367" w:rsidP="004A7367">
            <w:pPr>
              <w:pStyle w:val="ListParagraph"/>
              <w:numPr>
                <w:ilvl w:val="0"/>
                <w:numId w:val="63"/>
              </w:numPr>
              <w:bidi/>
              <w:jc w:val="center"/>
              <w:rPr>
                <w:rFonts w:cs="B Lotus"/>
                <w:rtl/>
              </w:rPr>
            </w:pPr>
          </w:p>
        </w:tc>
        <w:tc>
          <w:tcPr>
            <w:tcW w:w="1803" w:type="dxa"/>
          </w:tcPr>
          <w:p w14:paraId="6A958E71" w14:textId="67EB2E27" w:rsidR="004A7367" w:rsidRPr="004A7367" w:rsidRDefault="004A7367" w:rsidP="004A7367">
            <w:pPr>
              <w:jc w:val="center"/>
              <w:rPr>
                <w:rFonts w:cs="B Lotus"/>
                <w:sz w:val="28"/>
                <w:szCs w:val="28"/>
                <w:rtl/>
              </w:rPr>
            </w:pPr>
            <w:r w:rsidRPr="004A7367">
              <w:rPr>
                <w:rFonts w:cs="B Lotus"/>
                <w:rtl/>
              </w:rPr>
              <w:t>1164</w:t>
            </w:r>
          </w:p>
        </w:tc>
        <w:tc>
          <w:tcPr>
            <w:tcW w:w="1803" w:type="dxa"/>
          </w:tcPr>
          <w:p w14:paraId="068680FC" w14:textId="445672B9"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معادن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فلزات</w:t>
            </w:r>
          </w:p>
        </w:tc>
        <w:tc>
          <w:tcPr>
            <w:tcW w:w="1803" w:type="dxa"/>
          </w:tcPr>
          <w:p w14:paraId="710F07A7" w14:textId="437BF3E8" w:rsidR="004A7367" w:rsidRPr="004A7367" w:rsidRDefault="004A7367" w:rsidP="004A7367">
            <w:pPr>
              <w:jc w:val="center"/>
              <w:rPr>
                <w:rFonts w:cs="B Lotus"/>
                <w:sz w:val="28"/>
                <w:szCs w:val="28"/>
                <w:rtl/>
              </w:rPr>
            </w:pPr>
            <w:r w:rsidRPr="004A7367">
              <w:rPr>
                <w:rFonts w:cs="B Lotus"/>
                <w:rtl/>
              </w:rPr>
              <w:t>11</w:t>
            </w:r>
          </w:p>
        </w:tc>
        <w:tc>
          <w:tcPr>
            <w:tcW w:w="1803" w:type="dxa"/>
          </w:tcPr>
          <w:p w14:paraId="68A59624" w14:textId="0548D6D0"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C16AB85" w14:textId="77777777" w:rsidTr="00372823">
        <w:tc>
          <w:tcPr>
            <w:tcW w:w="1803" w:type="dxa"/>
          </w:tcPr>
          <w:p w14:paraId="4E78E46D" w14:textId="77777777" w:rsidR="004A7367" w:rsidRPr="004A7367" w:rsidRDefault="004A7367" w:rsidP="004A7367">
            <w:pPr>
              <w:pStyle w:val="ListParagraph"/>
              <w:numPr>
                <w:ilvl w:val="0"/>
                <w:numId w:val="63"/>
              </w:numPr>
              <w:bidi/>
              <w:jc w:val="center"/>
              <w:rPr>
                <w:rFonts w:cs="B Lotus"/>
                <w:rtl/>
              </w:rPr>
            </w:pPr>
          </w:p>
        </w:tc>
        <w:tc>
          <w:tcPr>
            <w:tcW w:w="1803" w:type="dxa"/>
          </w:tcPr>
          <w:p w14:paraId="262A2884" w14:textId="5665A0A2" w:rsidR="004A7367" w:rsidRPr="004A7367" w:rsidRDefault="004A7367" w:rsidP="004A7367">
            <w:pPr>
              <w:jc w:val="center"/>
              <w:rPr>
                <w:rFonts w:cs="B Lotus"/>
                <w:sz w:val="28"/>
                <w:szCs w:val="28"/>
                <w:rtl/>
              </w:rPr>
            </w:pPr>
            <w:r w:rsidRPr="004A7367">
              <w:rPr>
                <w:rFonts w:cs="B Lotus"/>
                <w:rtl/>
              </w:rPr>
              <w:t>1165</w:t>
            </w:r>
          </w:p>
        </w:tc>
        <w:tc>
          <w:tcPr>
            <w:tcW w:w="1803" w:type="dxa"/>
          </w:tcPr>
          <w:p w14:paraId="3A6112DD" w14:textId="13D0541A" w:rsidR="004A7367" w:rsidRPr="004A7367" w:rsidRDefault="004A7367" w:rsidP="004A7367">
            <w:pPr>
              <w:jc w:val="center"/>
              <w:rPr>
                <w:rFonts w:cs="B Lotus"/>
                <w:sz w:val="28"/>
                <w:szCs w:val="28"/>
                <w:rtl/>
              </w:rPr>
            </w:pPr>
            <w:r w:rsidRPr="004A7367">
              <w:rPr>
                <w:rFonts w:cs="B Lotus" w:hint="cs"/>
                <w:rtl/>
              </w:rPr>
              <w:t>زبرخان</w:t>
            </w:r>
            <w:r w:rsidRPr="004A7367">
              <w:rPr>
                <w:rFonts w:cs="B Lotus"/>
                <w:rtl/>
              </w:rPr>
              <w:t xml:space="preserve"> </w:t>
            </w:r>
            <w:r w:rsidRPr="004A7367">
              <w:rPr>
                <w:rFonts w:cs="B Lotus" w:hint="cs"/>
                <w:rtl/>
              </w:rPr>
              <w:t>نیشابور</w:t>
            </w:r>
          </w:p>
        </w:tc>
        <w:tc>
          <w:tcPr>
            <w:tcW w:w="1803" w:type="dxa"/>
          </w:tcPr>
          <w:p w14:paraId="391D89FE" w14:textId="3A37167A" w:rsidR="004A7367" w:rsidRPr="004A7367" w:rsidRDefault="004A7367" w:rsidP="004A7367">
            <w:pPr>
              <w:jc w:val="center"/>
              <w:rPr>
                <w:rFonts w:cs="B Lotus"/>
                <w:sz w:val="28"/>
                <w:szCs w:val="28"/>
                <w:rtl/>
              </w:rPr>
            </w:pPr>
            <w:r w:rsidRPr="004A7367">
              <w:rPr>
                <w:rFonts w:cs="B Lotus"/>
                <w:rtl/>
              </w:rPr>
              <w:t>11</w:t>
            </w:r>
          </w:p>
        </w:tc>
        <w:tc>
          <w:tcPr>
            <w:tcW w:w="1803" w:type="dxa"/>
          </w:tcPr>
          <w:p w14:paraId="3D43A9B8" w14:textId="6E66268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B50BC39" w14:textId="77777777" w:rsidTr="00372823">
        <w:tc>
          <w:tcPr>
            <w:tcW w:w="1803" w:type="dxa"/>
          </w:tcPr>
          <w:p w14:paraId="456914E8" w14:textId="77777777" w:rsidR="004A7367" w:rsidRPr="004A7367" w:rsidRDefault="004A7367" w:rsidP="004A7367">
            <w:pPr>
              <w:pStyle w:val="ListParagraph"/>
              <w:numPr>
                <w:ilvl w:val="0"/>
                <w:numId w:val="63"/>
              </w:numPr>
              <w:bidi/>
              <w:jc w:val="center"/>
              <w:rPr>
                <w:rFonts w:cs="B Lotus"/>
                <w:rtl/>
              </w:rPr>
            </w:pPr>
          </w:p>
        </w:tc>
        <w:tc>
          <w:tcPr>
            <w:tcW w:w="1803" w:type="dxa"/>
          </w:tcPr>
          <w:p w14:paraId="2CBEC092" w14:textId="5FE0EB92" w:rsidR="004A7367" w:rsidRPr="004A7367" w:rsidRDefault="004A7367" w:rsidP="004A7367">
            <w:pPr>
              <w:jc w:val="center"/>
              <w:rPr>
                <w:rFonts w:cs="B Lotus"/>
                <w:sz w:val="28"/>
                <w:szCs w:val="28"/>
                <w:rtl/>
              </w:rPr>
            </w:pPr>
            <w:r w:rsidRPr="004A7367">
              <w:rPr>
                <w:rFonts w:cs="B Lotus"/>
                <w:rtl/>
              </w:rPr>
              <w:t>1206</w:t>
            </w:r>
          </w:p>
        </w:tc>
        <w:tc>
          <w:tcPr>
            <w:tcW w:w="1803" w:type="dxa"/>
          </w:tcPr>
          <w:p w14:paraId="2CEE5DCF" w14:textId="52BA3AD9" w:rsidR="004A7367" w:rsidRPr="004A7367" w:rsidRDefault="004A7367" w:rsidP="004A7367">
            <w:pPr>
              <w:jc w:val="center"/>
              <w:rPr>
                <w:rFonts w:cs="B Lotus"/>
                <w:sz w:val="28"/>
                <w:szCs w:val="28"/>
                <w:rtl/>
              </w:rPr>
            </w:pPr>
            <w:r w:rsidRPr="004A7367">
              <w:rPr>
                <w:rFonts w:cs="B Lotus" w:hint="cs"/>
                <w:rtl/>
              </w:rPr>
              <w:t>میان</w:t>
            </w:r>
            <w:r w:rsidRPr="004A7367">
              <w:rPr>
                <w:rFonts w:cs="B Lotus"/>
                <w:rtl/>
              </w:rPr>
              <w:t xml:space="preserve"> </w:t>
            </w:r>
            <w:r w:rsidRPr="004A7367">
              <w:rPr>
                <w:rFonts w:cs="B Lotus" w:hint="cs"/>
                <w:rtl/>
              </w:rPr>
              <w:t>جلگه</w:t>
            </w:r>
          </w:p>
        </w:tc>
        <w:tc>
          <w:tcPr>
            <w:tcW w:w="1803" w:type="dxa"/>
          </w:tcPr>
          <w:p w14:paraId="4F918D97" w14:textId="4D706582" w:rsidR="004A7367" w:rsidRPr="004A7367" w:rsidRDefault="004A7367" w:rsidP="004A7367">
            <w:pPr>
              <w:jc w:val="center"/>
              <w:rPr>
                <w:rFonts w:cs="B Lotus"/>
                <w:sz w:val="28"/>
                <w:szCs w:val="28"/>
                <w:rtl/>
              </w:rPr>
            </w:pPr>
            <w:r w:rsidRPr="004A7367">
              <w:rPr>
                <w:rFonts w:cs="B Lotus"/>
                <w:rtl/>
              </w:rPr>
              <w:t>11</w:t>
            </w:r>
          </w:p>
        </w:tc>
        <w:tc>
          <w:tcPr>
            <w:tcW w:w="1803" w:type="dxa"/>
          </w:tcPr>
          <w:p w14:paraId="1DF1A6F6" w14:textId="6BF2FB6C"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A4D5A3F" w14:textId="77777777" w:rsidTr="00372823">
        <w:tc>
          <w:tcPr>
            <w:tcW w:w="1803" w:type="dxa"/>
          </w:tcPr>
          <w:p w14:paraId="0E21B966" w14:textId="77777777" w:rsidR="004A7367" w:rsidRPr="004A7367" w:rsidRDefault="004A7367" w:rsidP="004A7367">
            <w:pPr>
              <w:pStyle w:val="ListParagraph"/>
              <w:numPr>
                <w:ilvl w:val="0"/>
                <w:numId w:val="63"/>
              </w:numPr>
              <w:bidi/>
              <w:jc w:val="center"/>
              <w:rPr>
                <w:rFonts w:cs="B Lotus"/>
                <w:rtl/>
              </w:rPr>
            </w:pPr>
          </w:p>
        </w:tc>
        <w:tc>
          <w:tcPr>
            <w:tcW w:w="1803" w:type="dxa"/>
          </w:tcPr>
          <w:p w14:paraId="03518B9C" w14:textId="63A45E36" w:rsidR="004A7367" w:rsidRPr="004A7367" w:rsidRDefault="004A7367" w:rsidP="004A7367">
            <w:pPr>
              <w:jc w:val="center"/>
              <w:rPr>
                <w:rFonts w:cs="B Lotus"/>
                <w:sz w:val="28"/>
                <w:szCs w:val="28"/>
                <w:rtl/>
              </w:rPr>
            </w:pPr>
            <w:r w:rsidRPr="004A7367">
              <w:rPr>
                <w:rFonts w:cs="B Lotus"/>
                <w:rtl/>
              </w:rPr>
              <w:t>1207</w:t>
            </w:r>
          </w:p>
        </w:tc>
        <w:tc>
          <w:tcPr>
            <w:tcW w:w="1803" w:type="dxa"/>
          </w:tcPr>
          <w:p w14:paraId="6A659C49" w14:textId="33BF20C0" w:rsidR="004A7367" w:rsidRPr="004A7367" w:rsidRDefault="004A7367" w:rsidP="004A7367">
            <w:pPr>
              <w:jc w:val="center"/>
              <w:rPr>
                <w:rFonts w:cs="B Lotus"/>
                <w:sz w:val="28"/>
                <w:szCs w:val="28"/>
                <w:rtl/>
              </w:rPr>
            </w:pPr>
            <w:r w:rsidRPr="004A7367">
              <w:rPr>
                <w:rFonts w:cs="B Lotus" w:hint="cs"/>
                <w:rtl/>
              </w:rPr>
              <w:t>ششتمد</w:t>
            </w:r>
          </w:p>
        </w:tc>
        <w:tc>
          <w:tcPr>
            <w:tcW w:w="1803" w:type="dxa"/>
          </w:tcPr>
          <w:p w14:paraId="57299AB3" w14:textId="46582524" w:rsidR="004A7367" w:rsidRPr="004A7367" w:rsidRDefault="004A7367" w:rsidP="004A7367">
            <w:pPr>
              <w:jc w:val="center"/>
              <w:rPr>
                <w:rFonts w:cs="B Lotus"/>
                <w:sz w:val="28"/>
                <w:szCs w:val="28"/>
                <w:rtl/>
              </w:rPr>
            </w:pPr>
            <w:r w:rsidRPr="004A7367">
              <w:rPr>
                <w:rFonts w:cs="B Lotus"/>
                <w:rtl/>
              </w:rPr>
              <w:t>11</w:t>
            </w:r>
          </w:p>
        </w:tc>
        <w:tc>
          <w:tcPr>
            <w:tcW w:w="1803" w:type="dxa"/>
          </w:tcPr>
          <w:p w14:paraId="7220B15F" w14:textId="3E95A32E"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CE4B92B" w14:textId="77777777" w:rsidTr="00372823">
        <w:tc>
          <w:tcPr>
            <w:tcW w:w="1803" w:type="dxa"/>
          </w:tcPr>
          <w:p w14:paraId="2346E31C" w14:textId="77777777" w:rsidR="004A7367" w:rsidRPr="004A7367" w:rsidRDefault="004A7367" w:rsidP="004A7367">
            <w:pPr>
              <w:pStyle w:val="ListParagraph"/>
              <w:numPr>
                <w:ilvl w:val="0"/>
                <w:numId w:val="63"/>
              </w:numPr>
              <w:bidi/>
              <w:jc w:val="center"/>
              <w:rPr>
                <w:rFonts w:cs="B Lotus"/>
                <w:rtl/>
              </w:rPr>
            </w:pPr>
          </w:p>
        </w:tc>
        <w:tc>
          <w:tcPr>
            <w:tcW w:w="1803" w:type="dxa"/>
          </w:tcPr>
          <w:p w14:paraId="148C07F8" w14:textId="0DA1F208" w:rsidR="004A7367" w:rsidRPr="004A7367" w:rsidRDefault="004A7367" w:rsidP="004A7367">
            <w:pPr>
              <w:jc w:val="center"/>
              <w:rPr>
                <w:rFonts w:cs="B Lotus"/>
                <w:sz w:val="28"/>
                <w:szCs w:val="28"/>
                <w:rtl/>
              </w:rPr>
            </w:pPr>
            <w:r w:rsidRPr="004A7367">
              <w:rPr>
                <w:rFonts w:cs="B Lotus"/>
                <w:rtl/>
              </w:rPr>
              <w:t>1208</w:t>
            </w:r>
          </w:p>
        </w:tc>
        <w:tc>
          <w:tcPr>
            <w:tcW w:w="1803" w:type="dxa"/>
          </w:tcPr>
          <w:p w14:paraId="5B1A69D8" w14:textId="18CED9FA" w:rsidR="004A7367" w:rsidRPr="004A7367" w:rsidRDefault="004A7367" w:rsidP="004A7367">
            <w:pPr>
              <w:jc w:val="center"/>
              <w:rPr>
                <w:rFonts w:cs="B Lotus"/>
                <w:sz w:val="28"/>
                <w:szCs w:val="28"/>
                <w:rtl/>
              </w:rPr>
            </w:pPr>
            <w:r w:rsidRPr="004A7367">
              <w:rPr>
                <w:rFonts w:cs="B Lotus" w:hint="cs"/>
                <w:rtl/>
              </w:rPr>
              <w:t>خوشاب</w:t>
            </w:r>
          </w:p>
        </w:tc>
        <w:tc>
          <w:tcPr>
            <w:tcW w:w="1803" w:type="dxa"/>
          </w:tcPr>
          <w:p w14:paraId="1F5B5884" w14:textId="528D00B8" w:rsidR="004A7367" w:rsidRPr="004A7367" w:rsidRDefault="004A7367" w:rsidP="004A7367">
            <w:pPr>
              <w:jc w:val="center"/>
              <w:rPr>
                <w:rFonts w:cs="B Lotus"/>
                <w:sz w:val="28"/>
                <w:szCs w:val="28"/>
                <w:rtl/>
              </w:rPr>
            </w:pPr>
            <w:r w:rsidRPr="004A7367">
              <w:rPr>
                <w:rFonts w:cs="B Lotus"/>
                <w:rtl/>
              </w:rPr>
              <w:t>11</w:t>
            </w:r>
          </w:p>
        </w:tc>
        <w:tc>
          <w:tcPr>
            <w:tcW w:w="1803" w:type="dxa"/>
          </w:tcPr>
          <w:p w14:paraId="0E5F79A7" w14:textId="066175D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AD3ADD3" w14:textId="77777777" w:rsidTr="00372823">
        <w:tc>
          <w:tcPr>
            <w:tcW w:w="1803" w:type="dxa"/>
          </w:tcPr>
          <w:p w14:paraId="5CD8A0AD" w14:textId="77777777" w:rsidR="004A7367" w:rsidRPr="004A7367" w:rsidRDefault="004A7367" w:rsidP="004A7367">
            <w:pPr>
              <w:pStyle w:val="ListParagraph"/>
              <w:numPr>
                <w:ilvl w:val="0"/>
                <w:numId w:val="63"/>
              </w:numPr>
              <w:bidi/>
              <w:jc w:val="center"/>
              <w:rPr>
                <w:rFonts w:cs="B Lotus"/>
                <w:rtl/>
              </w:rPr>
            </w:pPr>
          </w:p>
        </w:tc>
        <w:tc>
          <w:tcPr>
            <w:tcW w:w="1803" w:type="dxa"/>
          </w:tcPr>
          <w:p w14:paraId="0DA06D95" w14:textId="63F1F777" w:rsidR="004A7367" w:rsidRPr="004A7367" w:rsidRDefault="004A7367" w:rsidP="004A7367">
            <w:pPr>
              <w:jc w:val="center"/>
              <w:rPr>
                <w:rFonts w:cs="B Lotus"/>
                <w:sz w:val="28"/>
                <w:szCs w:val="28"/>
                <w:rtl/>
              </w:rPr>
            </w:pPr>
            <w:r w:rsidRPr="004A7367">
              <w:rPr>
                <w:rFonts w:cs="B Lotus"/>
                <w:rtl/>
              </w:rPr>
              <w:t>1209</w:t>
            </w:r>
          </w:p>
        </w:tc>
        <w:tc>
          <w:tcPr>
            <w:tcW w:w="1803" w:type="dxa"/>
          </w:tcPr>
          <w:p w14:paraId="5E98A121" w14:textId="54AF8BF0" w:rsidR="004A7367" w:rsidRPr="004A7367" w:rsidRDefault="004A7367" w:rsidP="004A7367">
            <w:pPr>
              <w:jc w:val="center"/>
              <w:rPr>
                <w:rFonts w:cs="B Lotus"/>
                <w:sz w:val="28"/>
                <w:szCs w:val="28"/>
                <w:rtl/>
              </w:rPr>
            </w:pPr>
            <w:r w:rsidRPr="004A7367">
              <w:rPr>
                <w:rFonts w:cs="B Lotus" w:hint="cs"/>
                <w:rtl/>
              </w:rPr>
              <w:t>احمدآباد</w:t>
            </w:r>
          </w:p>
        </w:tc>
        <w:tc>
          <w:tcPr>
            <w:tcW w:w="1803" w:type="dxa"/>
          </w:tcPr>
          <w:p w14:paraId="206A4B14" w14:textId="6D984BC1" w:rsidR="004A7367" w:rsidRPr="004A7367" w:rsidRDefault="004A7367" w:rsidP="004A7367">
            <w:pPr>
              <w:jc w:val="center"/>
              <w:rPr>
                <w:rFonts w:cs="B Lotus"/>
                <w:sz w:val="28"/>
                <w:szCs w:val="28"/>
                <w:rtl/>
              </w:rPr>
            </w:pPr>
            <w:r w:rsidRPr="004A7367">
              <w:rPr>
                <w:rFonts w:cs="B Lotus"/>
                <w:rtl/>
              </w:rPr>
              <w:t>11</w:t>
            </w:r>
          </w:p>
        </w:tc>
        <w:tc>
          <w:tcPr>
            <w:tcW w:w="1803" w:type="dxa"/>
          </w:tcPr>
          <w:p w14:paraId="28CEFACF" w14:textId="069F159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51FBA87" w14:textId="77777777" w:rsidTr="00372823">
        <w:tc>
          <w:tcPr>
            <w:tcW w:w="1803" w:type="dxa"/>
          </w:tcPr>
          <w:p w14:paraId="6E3E3AF3" w14:textId="77777777" w:rsidR="004A7367" w:rsidRPr="004A7367" w:rsidRDefault="004A7367" w:rsidP="004A7367">
            <w:pPr>
              <w:pStyle w:val="ListParagraph"/>
              <w:numPr>
                <w:ilvl w:val="0"/>
                <w:numId w:val="63"/>
              </w:numPr>
              <w:bidi/>
              <w:jc w:val="center"/>
              <w:rPr>
                <w:rFonts w:cs="B Lotus"/>
                <w:rtl/>
              </w:rPr>
            </w:pPr>
          </w:p>
        </w:tc>
        <w:tc>
          <w:tcPr>
            <w:tcW w:w="1803" w:type="dxa"/>
          </w:tcPr>
          <w:p w14:paraId="05C04CDA" w14:textId="200BF9AE" w:rsidR="004A7367" w:rsidRPr="004A7367" w:rsidRDefault="004A7367" w:rsidP="004A7367">
            <w:pPr>
              <w:jc w:val="center"/>
              <w:rPr>
                <w:rFonts w:cs="B Lotus"/>
                <w:sz w:val="28"/>
                <w:szCs w:val="28"/>
                <w:rtl/>
              </w:rPr>
            </w:pPr>
            <w:r w:rsidRPr="004A7367">
              <w:rPr>
                <w:rFonts w:cs="B Lotus"/>
                <w:rtl/>
              </w:rPr>
              <w:t>1210</w:t>
            </w:r>
          </w:p>
        </w:tc>
        <w:tc>
          <w:tcPr>
            <w:tcW w:w="1803" w:type="dxa"/>
          </w:tcPr>
          <w:p w14:paraId="3D50E877" w14:textId="0676480E" w:rsidR="004A7367" w:rsidRPr="004A7367" w:rsidRDefault="004A7367" w:rsidP="004A7367">
            <w:pPr>
              <w:jc w:val="center"/>
              <w:rPr>
                <w:rFonts w:cs="B Lotus"/>
                <w:sz w:val="28"/>
                <w:szCs w:val="28"/>
                <w:rtl/>
              </w:rPr>
            </w:pPr>
            <w:r w:rsidRPr="004A7367">
              <w:rPr>
                <w:rFonts w:cs="B Lotus" w:hint="cs"/>
                <w:rtl/>
              </w:rPr>
              <w:t>ملک</w:t>
            </w:r>
            <w:r w:rsidRPr="004A7367">
              <w:rPr>
                <w:rFonts w:cs="B Lotus"/>
                <w:rtl/>
              </w:rPr>
              <w:t xml:space="preserve"> </w:t>
            </w:r>
            <w:r w:rsidRPr="004A7367">
              <w:rPr>
                <w:rFonts w:cs="B Lotus" w:hint="cs"/>
                <w:rtl/>
              </w:rPr>
              <w:t>آباد</w:t>
            </w:r>
          </w:p>
        </w:tc>
        <w:tc>
          <w:tcPr>
            <w:tcW w:w="1803" w:type="dxa"/>
          </w:tcPr>
          <w:p w14:paraId="63F2E995" w14:textId="02B6EB46" w:rsidR="004A7367" w:rsidRPr="004A7367" w:rsidRDefault="004A7367" w:rsidP="004A7367">
            <w:pPr>
              <w:jc w:val="center"/>
              <w:rPr>
                <w:rFonts w:cs="B Lotus"/>
                <w:sz w:val="28"/>
                <w:szCs w:val="28"/>
                <w:rtl/>
              </w:rPr>
            </w:pPr>
            <w:r w:rsidRPr="004A7367">
              <w:rPr>
                <w:rFonts w:cs="B Lotus"/>
                <w:rtl/>
              </w:rPr>
              <w:t>11</w:t>
            </w:r>
          </w:p>
        </w:tc>
        <w:tc>
          <w:tcPr>
            <w:tcW w:w="1803" w:type="dxa"/>
          </w:tcPr>
          <w:p w14:paraId="78F7D67D" w14:textId="3E6C9A05"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38EF33F" w14:textId="77777777" w:rsidTr="00372823">
        <w:tc>
          <w:tcPr>
            <w:tcW w:w="1803" w:type="dxa"/>
          </w:tcPr>
          <w:p w14:paraId="18344428" w14:textId="77777777" w:rsidR="004A7367" w:rsidRPr="004A7367" w:rsidRDefault="004A7367" w:rsidP="004A7367">
            <w:pPr>
              <w:pStyle w:val="ListParagraph"/>
              <w:numPr>
                <w:ilvl w:val="0"/>
                <w:numId w:val="63"/>
              </w:numPr>
              <w:bidi/>
              <w:jc w:val="center"/>
              <w:rPr>
                <w:rFonts w:cs="B Lotus"/>
                <w:rtl/>
              </w:rPr>
            </w:pPr>
          </w:p>
        </w:tc>
        <w:tc>
          <w:tcPr>
            <w:tcW w:w="1803" w:type="dxa"/>
          </w:tcPr>
          <w:p w14:paraId="6D43B3D8" w14:textId="675D977F" w:rsidR="004A7367" w:rsidRPr="004A7367" w:rsidRDefault="004A7367" w:rsidP="004A7367">
            <w:pPr>
              <w:jc w:val="center"/>
              <w:rPr>
                <w:rFonts w:cs="B Lotus"/>
                <w:sz w:val="28"/>
                <w:szCs w:val="28"/>
                <w:rtl/>
              </w:rPr>
            </w:pPr>
            <w:r w:rsidRPr="004A7367">
              <w:rPr>
                <w:rFonts w:cs="B Lotus"/>
                <w:rtl/>
              </w:rPr>
              <w:t>1256</w:t>
            </w:r>
          </w:p>
        </w:tc>
        <w:tc>
          <w:tcPr>
            <w:tcW w:w="1803" w:type="dxa"/>
          </w:tcPr>
          <w:p w14:paraId="59574766" w14:textId="0C89C047" w:rsidR="004A7367" w:rsidRPr="004A7367" w:rsidRDefault="004A7367" w:rsidP="004A7367">
            <w:pPr>
              <w:jc w:val="center"/>
              <w:rPr>
                <w:rFonts w:cs="B Lotus"/>
                <w:sz w:val="28"/>
                <w:szCs w:val="28"/>
                <w:rtl/>
              </w:rPr>
            </w:pPr>
            <w:r w:rsidRPr="004A7367">
              <w:rPr>
                <w:rFonts w:cs="B Lotus" w:hint="cs"/>
                <w:rtl/>
              </w:rPr>
              <w:t>مشهدریزه</w:t>
            </w:r>
          </w:p>
        </w:tc>
        <w:tc>
          <w:tcPr>
            <w:tcW w:w="1803" w:type="dxa"/>
          </w:tcPr>
          <w:p w14:paraId="045AFD7C" w14:textId="1BA20ECE" w:rsidR="004A7367" w:rsidRPr="004A7367" w:rsidRDefault="004A7367" w:rsidP="004A7367">
            <w:pPr>
              <w:jc w:val="center"/>
              <w:rPr>
                <w:rFonts w:cs="B Lotus"/>
                <w:sz w:val="28"/>
                <w:szCs w:val="28"/>
                <w:rtl/>
              </w:rPr>
            </w:pPr>
            <w:r w:rsidRPr="004A7367">
              <w:rPr>
                <w:rFonts w:cs="B Lotus"/>
                <w:rtl/>
              </w:rPr>
              <w:t>11</w:t>
            </w:r>
          </w:p>
        </w:tc>
        <w:tc>
          <w:tcPr>
            <w:tcW w:w="1803" w:type="dxa"/>
          </w:tcPr>
          <w:p w14:paraId="31BB20F7" w14:textId="331EB25A"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6926FC0" w14:textId="77777777" w:rsidTr="00372823">
        <w:tc>
          <w:tcPr>
            <w:tcW w:w="1803" w:type="dxa"/>
          </w:tcPr>
          <w:p w14:paraId="0C3338E0" w14:textId="77777777" w:rsidR="004A7367" w:rsidRPr="004A7367" w:rsidRDefault="004A7367" w:rsidP="004A7367">
            <w:pPr>
              <w:pStyle w:val="ListParagraph"/>
              <w:numPr>
                <w:ilvl w:val="0"/>
                <w:numId w:val="63"/>
              </w:numPr>
              <w:bidi/>
              <w:jc w:val="center"/>
              <w:rPr>
                <w:rFonts w:cs="B Lotus"/>
                <w:rtl/>
              </w:rPr>
            </w:pPr>
          </w:p>
        </w:tc>
        <w:tc>
          <w:tcPr>
            <w:tcW w:w="1803" w:type="dxa"/>
          </w:tcPr>
          <w:p w14:paraId="4E16A668" w14:textId="3BAD0568" w:rsidR="004A7367" w:rsidRPr="004A7367" w:rsidRDefault="004A7367" w:rsidP="004A7367">
            <w:pPr>
              <w:jc w:val="center"/>
              <w:rPr>
                <w:rFonts w:cs="B Lotus"/>
                <w:sz w:val="28"/>
                <w:szCs w:val="28"/>
                <w:rtl/>
              </w:rPr>
            </w:pPr>
            <w:r w:rsidRPr="004A7367">
              <w:rPr>
                <w:rFonts w:cs="B Lotus"/>
                <w:rtl/>
              </w:rPr>
              <w:t>1257</w:t>
            </w:r>
          </w:p>
        </w:tc>
        <w:tc>
          <w:tcPr>
            <w:tcW w:w="1803" w:type="dxa"/>
          </w:tcPr>
          <w:p w14:paraId="55FABA9F" w14:textId="77B53108" w:rsidR="004A7367" w:rsidRPr="004A7367" w:rsidRDefault="004A7367" w:rsidP="004A7367">
            <w:pPr>
              <w:jc w:val="center"/>
              <w:rPr>
                <w:rFonts w:cs="B Lotus"/>
                <w:sz w:val="28"/>
                <w:szCs w:val="28"/>
                <w:rtl/>
              </w:rPr>
            </w:pPr>
            <w:r w:rsidRPr="004A7367">
              <w:rPr>
                <w:rFonts w:cs="B Lotus" w:hint="cs"/>
                <w:rtl/>
              </w:rPr>
              <w:t>سلطان</w:t>
            </w:r>
            <w:r w:rsidRPr="004A7367">
              <w:rPr>
                <w:rFonts w:cs="B Lotus"/>
                <w:rtl/>
              </w:rPr>
              <w:t xml:space="preserve"> </w:t>
            </w:r>
            <w:r w:rsidRPr="004A7367">
              <w:rPr>
                <w:rFonts w:cs="B Lotus" w:hint="cs"/>
                <w:rtl/>
              </w:rPr>
              <w:t>آباد</w:t>
            </w:r>
          </w:p>
        </w:tc>
        <w:tc>
          <w:tcPr>
            <w:tcW w:w="1803" w:type="dxa"/>
          </w:tcPr>
          <w:p w14:paraId="0ED6539C" w14:textId="7D270054" w:rsidR="004A7367" w:rsidRPr="004A7367" w:rsidRDefault="004A7367" w:rsidP="004A7367">
            <w:pPr>
              <w:jc w:val="center"/>
              <w:rPr>
                <w:rFonts w:cs="B Lotus"/>
                <w:sz w:val="28"/>
                <w:szCs w:val="28"/>
                <w:rtl/>
              </w:rPr>
            </w:pPr>
            <w:r w:rsidRPr="004A7367">
              <w:rPr>
                <w:rFonts w:cs="B Lotus"/>
                <w:rtl/>
              </w:rPr>
              <w:t>11</w:t>
            </w:r>
          </w:p>
        </w:tc>
        <w:tc>
          <w:tcPr>
            <w:tcW w:w="1803" w:type="dxa"/>
          </w:tcPr>
          <w:p w14:paraId="4F524616" w14:textId="5C44A39B"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1DB15F5" w14:textId="77777777" w:rsidTr="00372823">
        <w:tc>
          <w:tcPr>
            <w:tcW w:w="1803" w:type="dxa"/>
          </w:tcPr>
          <w:p w14:paraId="044D1843" w14:textId="77777777" w:rsidR="004A7367" w:rsidRPr="004A7367" w:rsidRDefault="004A7367" w:rsidP="004A7367">
            <w:pPr>
              <w:pStyle w:val="ListParagraph"/>
              <w:numPr>
                <w:ilvl w:val="0"/>
                <w:numId w:val="63"/>
              </w:numPr>
              <w:bidi/>
              <w:jc w:val="center"/>
              <w:rPr>
                <w:rFonts w:cs="B Lotus"/>
                <w:rtl/>
              </w:rPr>
            </w:pPr>
          </w:p>
        </w:tc>
        <w:tc>
          <w:tcPr>
            <w:tcW w:w="1803" w:type="dxa"/>
          </w:tcPr>
          <w:p w14:paraId="0AD5D0F3" w14:textId="50454C59" w:rsidR="004A7367" w:rsidRPr="004A7367" w:rsidRDefault="004A7367" w:rsidP="004A7367">
            <w:pPr>
              <w:jc w:val="center"/>
              <w:rPr>
                <w:rFonts w:cs="B Lotus"/>
                <w:sz w:val="28"/>
                <w:szCs w:val="28"/>
                <w:rtl/>
              </w:rPr>
            </w:pPr>
            <w:r w:rsidRPr="004A7367">
              <w:rPr>
                <w:rFonts w:cs="B Lotus"/>
                <w:rtl/>
              </w:rPr>
              <w:t>1456</w:t>
            </w:r>
          </w:p>
        </w:tc>
        <w:tc>
          <w:tcPr>
            <w:tcW w:w="1803" w:type="dxa"/>
          </w:tcPr>
          <w:p w14:paraId="47BDB698" w14:textId="0D8EC069" w:rsidR="004A7367" w:rsidRPr="004A7367" w:rsidRDefault="004A7367" w:rsidP="004A7367">
            <w:pPr>
              <w:jc w:val="center"/>
              <w:rPr>
                <w:rFonts w:cs="B Lotus"/>
                <w:sz w:val="28"/>
                <w:szCs w:val="28"/>
                <w:rtl/>
              </w:rPr>
            </w:pPr>
            <w:r w:rsidRPr="004A7367">
              <w:rPr>
                <w:rFonts w:cs="B Lotus" w:hint="cs"/>
                <w:rtl/>
              </w:rPr>
              <w:t>قاسم</w:t>
            </w:r>
            <w:r w:rsidRPr="004A7367">
              <w:rPr>
                <w:rFonts w:cs="B Lotus"/>
                <w:rtl/>
              </w:rPr>
              <w:t xml:space="preserve"> </w:t>
            </w:r>
            <w:r w:rsidRPr="004A7367">
              <w:rPr>
                <w:rFonts w:cs="B Lotus" w:hint="cs"/>
                <w:rtl/>
              </w:rPr>
              <w:t>آباد</w:t>
            </w:r>
          </w:p>
        </w:tc>
        <w:tc>
          <w:tcPr>
            <w:tcW w:w="1803" w:type="dxa"/>
          </w:tcPr>
          <w:p w14:paraId="5412C786" w14:textId="387839F6" w:rsidR="004A7367" w:rsidRPr="004A7367" w:rsidRDefault="004A7367" w:rsidP="004A7367">
            <w:pPr>
              <w:jc w:val="center"/>
              <w:rPr>
                <w:rFonts w:cs="B Lotus"/>
                <w:sz w:val="28"/>
                <w:szCs w:val="28"/>
                <w:rtl/>
              </w:rPr>
            </w:pPr>
            <w:r w:rsidRPr="004A7367">
              <w:rPr>
                <w:rFonts w:cs="B Lotus"/>
                <w:rtl/>
              </w:rPr>
              <w:t>11</w:t>
            </w:r>
          </w:p>
        </w:tc>
        <w:tc>
          <w:tcPr>
            <w:tcW w:w="1803" w:type="dxa"/>
          </w:tcPr>
          <w:p w14:paraId="6F7D4581" w14:textId="77546695"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ECA4907" w14:textId="77777777" w:rsidTr="00372823">
        <w:tc>
          <w:tcPr>
            <w:tcW w:w="1803" w:type="dxa"/>
          </w:tcPr>
          <w:p w14:paraId="046C53BC" w14:textId="77777777" w:rsidR="004A7367" w:rsidRPr="004A7367" w:rsidRDefault="004A7367" w:rsidP="004A7367">
            <w:pPr>
              <w:pStyle w:val="ListParagraph"/>
              <w:numPr>
                <w:ilvl w:val="0"/>
                <w:numId w:val="63"/>
              </w:numPr>
              <w:bidi/>
              <w:jc w:val="center"/>
              <w:rPr>
                <w:rFonts w:cs="B Lotus"/>
                <w:rtl/>
              </w:rPr>
            </w:pPr>
          </w:p>
        </w:tc>
        <w:tc>
          <w:tcPr>
            <w:tcW w:w="1803" w:type="dxa"/>
          </w:tcPr>
          <w:p w14:paraId="0CE62363" w14:textId="7BF0689F" w:rsidR="004A7367" w:rsidRPr="004A7367" w:rsidRDefault="004A7367" w:rsidP="004A7367">
            <w:pPr>
              <w:jc w:val="center"/>
              <w:rPr>
                <w:rFonts w:cs="B Lotus"/>
                <w:sz w:val="28"/>
                <w:szCs w:val="28"/>
                <w:rtl/>
              </w:rPr>
            </w:pPr>
            <w:r w:rsidRPr="004A7367">
              <w:rPr>
                <w:rFonts w:cs="B Lotus"/>
                <w:rtl/>
              </w:rPr>
              <w:t>1460</w:t>
            </w:r>
          </w:p>
        </w:tc>
        <w:tc>
          <w:tcPr>
            <w:tcW w:w="1803" w:type="dxa"/>
          </w:tcPr>
          <w:p w14:paraId="73E83619" w14:textId="50EA9DC3" w:rsidR="004A7367" w:rsidRPr="004A7367" w:rsidRDefault="004A7367" w:rsidP="004A7367">
            <w:pPr>
              <w:jc w:val="center"/>
              <w:rPr>
                <w:rFonts w:cs="B Lotus"/>
                <w:sz w:val="28"/>
                <w:szCs w:val="28"/>
                <w:rtl/>
              </w:rPr>
            </w:pPr>
            <w:r w:rsidRPr="004A7367">
              <w:rPr>
                <w:rFonts w:cs="B Lotus" w:hint="cs"/>
                <w:rtl/>
              </w:rPr>
              <w:t>سفیدسنگ</w:t>
            </w:r>
          </w:p>
        </w:tc>
        <w:tc>
          <w:tcPr>
            <w:tcW w:w="1803" w:type="dxa"/>
          </w:tcPr>
          <w:p w14:paraId="2E705292" w14:textId="53B3215F" w:rsidR="004A7367" w:rsidRPr="004A7367" w:rsidRDefault="004A7367" w:rsidP="004A7367">
            <w:pPr>
              <w:jc w:val="center"/>
              <w:rPr>
                <w:rFonts w:cs="B Lotus"/>
                <w:sz w:val="28"/>
                <w:szCs w:val="28"/>
                <w:rtl/>
              </w:rPr>
            </w:pPr>
            <w:r w:rsidRPr="004A7367">
              <w:rPr>
                <w:rFonts w:cs="B Lotus"/>
                <w:rtl/>
              </w:rPr>
              <w:t>11</w:t>
            </w:r>
          </w:p>
        </w:tc>
        <w:tc>
          <w:tcPr>
            <w:tcW w:w="1803" w:type="dxa"/>
          </w:tcPr>
          <w:p w14:paraId="261C7DB0" w14:textId="1A142A0F"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47B0156" w14:textId="77777777" w:rsidTr="00372823">
        <w:tc>
          <w:tcPr>
            <w:tcW w:w="1803" w:type="dxa"/>
          </w:tcPr>
          <w:p w14:paraId="66E528F5" w14:textId="77777777" w:rsidR="004A7367" w:rsidRPr="004A7367" w:rsidRDefault="004A7367" w:rsidP="004A7367">
            <w:pPr>
              <w:pStyle w:val="ListParagraph"/>
              <w:numPr>
                <w:ilvl w:val="0"/>
                <w:numId w:val="63"/>
              </w:numPr>
              <w:bidi/>
              <w:jc w:val="center"/>
              <w:rPr>
                <w:rFonts w:cs="B Lotus"/>
                <w:rtl/>
              </w:rPr>
            </w:pPr>
          </w:p>
        </w:tc>
        <w:tc>
          <w:tcPr>
            <w:tcW w:w="1803" w:type="dxa"/>
          </w:tcPr>
          <w:p w14:paraId="31608888" w14:textId="129E2E2F" w:rsidR="004A7367" w:rsidRPr="004A7367" w:rsidRDefault="004A7367" w:rsidP="004A7367">
            <w:pPr>
              <w:jc w:val="center"/>
              <w:rPr>
                <w:rFonts w:cs="B Lotus"/>
                <w:sz w:val="28"/>
                <w:szCs w:val="28"/>
                <w:rtl/>
              </w:rPr>
            </w:pPr>
            <w:r w:rsidRPr="004A7367">
              <w:rPr>
                <w:rFonts w:cs="B Lotus"/>
                <w:rtl/>
              </w:rPr>
              <w:t>1536</w:t>
            </w:r>
          </w:p>
        </w:tc>
        <w:tc>
          <w:tcPr>
            <w:tcW w:w="1803" w:type="dxa"/>
          </w:tcPr>
          <w:p w14:paraId="5F628DF7" w14:textId="595E8568" w:rsidR="004A7367" w:rsidRPr="004A7367" w:rsidRDefault="004A7367" w:rsidP="004A7367">
            <w:pPr>
              <w:jc w:val="center"/>
              <w:rPr>
                <w:rFonts w:cs="B Lotus"/>
                <w:sz w:val="28"/>
                <w:szCs w:val="28"/>
                <w:rtl/>
              </w:rPr>
            </w:pPr>
            <w:r w:rsidRPr="004A7367">
              <w:rPr>
                <w:rFonts w:cs="B Lotus" w:hint="cs"/>
                <w:rtl/>
              </w:rPr>
              <w:t>سرولایت</w:t>
            </w:r>
          </w:p>
        </w:tc>
        <w:tc>
          <w:tcPr>
            <w:tcW w:w="1803" w:type="dxa"/>
          </w:tcPr>
          <w:p w14:paraId="62ED1E49" w14:textId="1A30D9CC" w:rsidR="004A7367" w:rsidRPr="004A7367" w:rsidRDefault="004A7367" w:rsidP="004A7367">
            <w:pPr>
              <w:jc w:val="center"/>
              <w:rPr>
                <w:rFonts w:cs="B Lotus"/>
                <w:sz w:val="28"/>
                <w:szCs w:val="28"/>
                <w:rtl/>
              </w:rPr>
            </w:pPr>
            <w:r w:rsidRPr="004A7367">
              <w:rPr>
                <w:rFonts w:cs="B Lotus"/>
                <w:rtl/>
              </w:rPr>
              <w:t>11</w:t>
            </w:r>
          </w:p>
        </w:tc>
        <w:tc>
          <w:tcPr>
            <w:tcW w:w="1803" w:type="dxa"/>
          </w:tcPr>
          <w:p w14:paraId="3DAFC364" w14:textId="5F2039FA"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67E4F16" w14:textId="77777777" w:rsidTr="00372823">
        <w:tc>
          <w:tcPr>
            <w:tcW w:w="1803" w:type="dxa"/>
          </w:tcPr>
          <w:p w14:paraId="2A27EF71" w14:textId="77777777" w:rsidR="004A7367" w:rsidRPr="004A7367" w:rsidRDefault="004A7367" w:rsidP="004A7367">
            <w:pPr>
              <w:pStyle w:val="ListParagraph"/>
              <w:numPr>
                <w:ilvl w:val="0"/>
                <w:numId w:val="63"/>
              </w:numPr>
              <w:bidi/>
              <w:jc w:val="center"/>
              <w:rPr>
                <w:rFonts w:cs="B Lotus"/>
                <w:rtl/>
              </w:rPr>
            </w:pPr>
          </w:p>
        </w:tc>
        <w:tc>
          <w:tcPr>
            <w:tcW w:w="1803" w:type="dxa"/>
          </w:tcPr>
          <w:p w14:paraId="3DEF20E6" w14:textId="725D27F9" w:rsidR="004A7367" w:rsidRPr="004A7367" w:rsidRDefault="004A7367" w:rsidP="004A7367">
            <w:pPr>
              <w:jc w:val="center"/>
              <w:rPr>
                <w:rFonts w:cs="B Lotus"/>
                <w:sz w:val="28"/>
                <w:szCs w:val="28"/>
                <w:rtl/>
              </w:rPr>
            </w:pPr>
            <w:r w:rsidRPr="004A7367">
              <w:rPr>
                <w:rFonts w:cs="B Lotus"/>
                <w:rtl/>
              </w:rPr>
              <w:t>1754</w:t>
            </w:r>
          </w:p>
        </w:tc>
        <w:tc>
          <w:tcPr>
            <w:tcW w:w="1803" w:type="dxa"/>
          </w:tcPr>
          <w:p w14:paraId="19CDFD89" w14:textId="7AD37AD5" w:rsidR="004A7367" w:rsidRPr="004A7367" w:rsidRDefault="004A7367" w:rsidP="004A7367">
            <w:pPr>
              <w:jc w:val="center"/>
              <w:rPr>
                <w:rFonts w:cs="B Lotus"/>
                <w:sz w:val="28"/>
                <w:szCs w:val="28"/>
                <w:rtl/>
              </w:rPr>
            </w:pPr>
            <w:r w:rsidRPr="004A7367">
              <w:rPr>
                <w:rFonts w:cs="B Lotus" w:hint="cs"/>
                <w:rtl/>
              </w:rPr>
              <w:t>کاریز</w:t>
            </w:r>
          </w:p>
        </w:tc>
        <w:tc>
          <w:tcPr>
            <w:tcW w:w="1803" w:type="dxa"/>
          </w:tcPr>
          <w:p w14:paraId="0E842C6A" w14:textId="1E1C357E" w:rsidR="004A7367" w:rsidRPr="004A7367" w:rsidRDefault="004A7367" w:rsidP="004A7367">
            <w:pPr>
              <w:jc w:val="center"/>
              <w:rPr>
                <w:rFonts w:cs="B Lotus"/>
                <w:sz w:val="28"/>
                <w:szCs w:val="28"/>
                <w:rtl/>
              </w:rPr>
            </w:pPr>
            <w:r w:rsidRPr="004A7367">
              <w:rPr>
                <w:rFonts w:cs="B Lotus"/>
                <w:rtl/>
              </w:rPr>
              <w:t>11</w:t>
            </w:r>
          </w:p>
        </w:tc>
        <w:tc>
          <w:tcPr>
            <w:tcW w:w="1803" w:type="dxa"/>
          </w:tcPr>
          <w:p w14:paraId="7FA8A875" w14:textId="3B3CDCD8"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39E0DF70" w14:textId="77777777" w:rsidTr="00372823">
        <w:tc>
          <w:tcPr>
            <w:tcW w:w="1803" w:type="dxa"/>
          </w:tcPr>
          <w:p w14:paraId="43735CEF" w14:textId="77777777" w:rsidR="004A7367" w:rsidRPr="004A7367" w:rsidRDefault="004A7367" w:rsidP="004A7367">
            <w:pPr>
              <w:pStyle w:val="ListParagraph"/>
              <w:numPr>
                <w:ilvl w:val="0"/>
                <w:numId w:val="63"/>
              </w:numPr>
              <w:bidi/>
              <w:jc w:val="center"/>
              <w:rPr>
                <w:rFonts w:cs="B Lotus"/>
                <w:rtl/>
              </w:rPr>
            </w:pPr>
          </w:p>
        </w:tc>
        <w:tc>
          <w:tcPr>
            <w:tcW w:w="1803" w:type="dxa"/>
          </w:tcPr>
          <w:p w14:paraId="06ACB219" w14:textId="28F11B8B" w:rsidR="004A7367" w:rsidRPr="004A7367" w:rsidRDefault="004A7367" w:rsidP="004A7367">
            <w:pPr>
              <w:jc w:val="center"/>
              <w:rPr>
                <w:rFonts w:cs="B Lotus"/>
                <w:sz w:val="28"/>
                <w:szCs w:val="28"/>
                <w:rtl/>
              </w:rPr>
            </w:pPr>
            <w:r w:rsidRPr="004A7367">
              <w:rPr>
                <w:rFonts w:cs="B Lotus"/>
                <w:rtl/>
              </w:rPr>
              <w:t>1755</w:t>
            </w:r>
          </w:p>
        </w:tc>
        <w:tc>
          <w:tcPr>
            <w:tcW w:w="1803" w:type="dxa"/>
          </w:tcPr>
          <w:p w14:paraId="2A3917EA" w14:textId="44BA6B81" w:rsidR="004A7367" w:rsidRPr="004A7367" w:rsidRDefault="004A7367" w:rsidP="004A7367">
            <w:pPr>
              <w:jc w:val="center"/>
              <w:rPr>
                <w:rFonts w:cs="B Lotus"/>
                <w:sz w:val="28"/>
                <w:szCs w:val="28"/>
                <w:rtl/>
              </w:rPr>
            </w:pPr>
            <w:r w:rsidRPr="004A7367">
              <w:rPr>
                <w:rFonts w:cs="B Lotus" w:hint="cs"/>
                <w:rtl/>
              </w:rPr>
              <w:t>بایک</w:t>
            </w:r>
          </w:p>
        </w:tc>
        <w:tc>
          <w:tcPr>
            <w:tcW w:w="1803" w:type="dxa"/>
          </w:tcPr>
          <w:p w14:paraId="6B5733A3" w14:textId="3EBAFCB2" w:rsidR="004A7367" w:rsidRPr="004A7367" w:rsidRDefault="004A7367" w:rsidP="004A7367">
            <w:pPr>
              <w:jc w:val="center"/>
              <w:rPr>
                <w:rFonts w:cs="B Lotus"/>
                <w:sz w:val="28"/>
                <w:szCs w:val="28"/>
                <w:rtl/>
              </w:rPr>
            </w:pPr>
            <w:r w:rsidRPr="004A7367">
              <w:rPr>
                <w:rFonts w:cs="B Lotus"/>
                <w:rtl/>
              </w:rPr>
              <w:t>11</w:t>
            </w:r>
          </w:p>
        </w:tc>
        <w:tc>
          <w:tcPr>
            <w:tcW w:w="1803" w:type="dxa"/>
          </w:tcPr>
          <w:p w14:paraId="0B64E6EF" w14:textId="267D016C"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D27B957" w14:textId="77777777" w:rsidTr="00372823">
        <w:tc>
          <w:tcPr>
            <w:tcW w:w="1803" w:type="dxa"/>
          </w:tcPr>
          <w:p w14:paraId="7969EB1C" w14:textId="77777777" w:rsidR="004A7367" w:rsidRPr="004A7367" w:rsidRDefault="004A7367" w:rsidP="004A7367">
            <w:pPr>
              <w:pStyle w:val="ListParagraph"/>
              <w:numPr>
                <w:ilvl w:val="0"/>
                <w:numId w:val="63"/>
              </w:numPr>
              <w:bidi/>
              <w:jc w:val="center"/>
              <w:rPr>
                <w:rFonts w:cs="B Lotus"/>
                <w:rtl/>
              </w:rPr>
            </w:pPr>
          </w:p>
        </w:tc>
        <w:tc>
          <w:tcPr>
            <w:tcW w:w="1803" w:type="dxa"/>
          </w:tcPr>
          <w:p w14:paraId="02E89F16" w14:textId="24AC4E06" w:rsidR="004A7367" w:rsidRPr="004A7367" w:rsidRDefault="004A7367" w:rsidP="004A7367">
            <w:pPr>
              <w:jc w:val="center"/>
              <w:rPr>
                <w:rFonts w:cs="B Lotus"/>
                <w:sz w:val="28"/>
                <w:szCs w:val="28"/>
                <w:rtl/>
              </w:rPr>
            </w:pPr>
            <w:r w:rsidRPr="004A7367">
              <w:rPr>
                <w:rFonts w:cs="B Lotus"/>
                <w:rtl/>
              </w:rPr>
              <w:t>1756</w:t>
            </w:r>
          </w:p>
        </w:tc>
        <w:tc>
          <w:tcPr>
            <w:tcW w:w="1803" w:type="dxa"/>
          </w:tcPr>
          <w:p w14:paraId="312BC8D7" w14:textId="013A0218" w:rsidR="004A7367" w:rsidRPr="004A7367" w:rsidRDefault="004A7367" w:rsidP="004A7367">
            <w:pPr>
              <w:jc w:val="center"/>
              <w:rPr>
                <w:rFonts w:cs="B Lotus"/>
                <w:sz w:val="28"/>
                <w:szCs w:val="28"/>
                <w:rtl/>
              </w:rPr>
            </w:pPr>
            <w:r w:rsidRPr="004A7367">
              <w:rPr>
                <w:rFonts w:cs="B Lotus" w:hint="cs"/>
                <w:rtl/>
              </w:rPr>
              <w:t>رباط</w:t>
            </w:r>
            <w:r w:rsidRPr="004A7367">
              <w:rPr>
                <w:rFonts w:cs="B Lotus"/>
                <w:rtl/>
              </w:rPr>
              <w:t xml:space="preserve"> </w:t>
            </w:r>
            <w:r w:rsidRPr="004A7367">
              <w:rPr>
                <w:rFonts w:cs="B Lotus" w:hint="cs"/>
                <w:rtl/>
              </w:rPr>
              <w:t>سنگ</w:t>
            </w:r>
          </w:p>
        </w:tc>
        <w:tc>
          <w:tcPr>
            <w:tcW w:w="1803" w:type="dxa"/>
          </w:tcPr>
          <w:p w14:paraId="77C49C46" w14:textId="296EF1E4" w:rsidR="004A7367" w:rsidRPr="004A7367" w:rsidRDefault="004A7367" w:rsidP="004A7367">
            <w:pPr>
              <w:jc w:val="center"/>
              <w:rPr>
                <w:rFonts w:cs="B Lotus"/>
                <w:sz w:val="28"/>
                <w:szCs w:val="28"/>
                <w:rtl/>
              </w:rPr>
            </w:pPr>
            <w:r w:rsidRPr="004A7367">
              <w:rPr>
                <w:rFonts w:cs="B Lotus"/>
                <w:rtl/>
              </w:rPr>
              <w:t>11</w:t>
            </w:r>
          </w:p>
        </w:tc>
        <w:tc>
          <w:tcPr>
            <w:tcW w:w="1803" w:type="dxa"/>
          </w:tcPr>
          <w:p w14:paraId="4CAC14CD" w14:textId="204280E3"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062E794" w14:textId="77777777" w:rsidTr="00372823">
        <w:tc>
          <w:tcPr>
            <w:tcW w:w="1803" w:type="dxa"/>
          </w:tcPr>
          <w:p w14:paraId="55E56A49" w14:textId="77777777" w:rsidR="004A7367" w:rsidRPr="004A7367" w:rsidRDefault="004A7367" w:rsidP="004A7367">
            <w:pPr>
              <w:pStyle w:val="ListParagraph"/>
              <w:numPr>
                <w:ilvl w:val="0"/>
                <w:numId w:val="63"/>
              </w:numPr>
              <w:bidi/>
              <w:jc w:val="center"/>
              <w:rPr>
                <w:rFonts w:cs="B Lotus"/>
                <w:rtl/>
              </w:rPr>
            </w:pPr>
          </w:p>
        </w:tc>
        <w:tc>
          <w:tcPr>
            <w:tcW w:w="1803" w:type="dxa"/>
          </w:tcPr>
          <w:p w14:paraId="17FDED4A" w14:textId="32574744" w:rsidR="004A7367" w:rsidRPr="004A7367" w:rsidRDefault="004A7367" w:rsidP="004A7367">
            <w:pPr>
              <w:jc w:val="center"/>
              <w:rPr>
                <w:rFonts w:cs="B Lotus"/>
                <w:sz w:val="28"/>
                <w:szCs w:val="28"/>
                <w:rtl/>
              </w:rPr>
            </w:pPr>
            <w:r w:rsidRPr="004A7367">
              <w:rPr>
                <w:rFonts w:cs="B Lotus"/>
                <w:rtl/>
              </w:rPr>
              <w:t>1757</w:t>
            </w:r>
          </w:p>
        </w:tc>
        <w:tc>
          <w:tcPr>
            <w:tcW w:w="1803" w:type="dxa"/>
          </w:tcPr>
          <w:p w14:paraId="0384F515" w14:textId="5955BFC6" w:rsidR="004A7367" w:rsidRPr="004A7367" w:rsidRDefault="004A7367" w:rsidP="004A7367">
            <w:pPr>
              <w:jc w:val="center"/>
              <w:rPr>
                <w:rFonts w:cs="B Lotus"/>
                <w:sz w:val="28"/>
                <w:szCs w:val="28"/>
                <w:rtl/>
              </w:rPr>
            </w:pPr>
            <w:r w:rsidRPr="004A7367">
              <w:rPr>
                <w:rFonts w:cs="B Lotus" w:hint="cs"/>
                <w:rtl/>
              </w:rPr>
              <w:t>نصر</w:t>
            </w:r>
            <w:r w:rsidRPr="004A7367">
              <w:rPr>
                <w:rFonts w:cs="B Lotus"/>
                <w:rtl/>
              </w:rPr>
              <w:t xml:space="preserve"> </w:t>
            </w:r>
            <w:r w:rsidRPr="004A7367">
              <w:rPr>
                <w:rFonts w:cs="B Lotus" w:hint="cs"/>
                <w:rtl/>
              </w:rPr>
              <w:t>آباد</w:t>
            </w:r>
          </w:p>
        </w:tc>
        <w:tc>
          <w:tcPr>
            <w:tcW w:w="1803" w:type="dxa"/>
          </w:tcPr>
          <w:p w14:paraId="1EBAE383" w14:textId="49AAFCBD" w:rsidR="004A7367" w:rsidRPr="004A7367" w:rsidRDefault="004A7367" w:rsidP="004A7367">
            <w:pPr>
              <w:jc w:val="center"/>
              <w:rPr>
                <w:rFonts w:cs="B Lotus"/>
                <w:sz w:val="28"/>
                <w:szCs w:val="28"/>
                <w:rtl/>
              </w:rPr>
            </w:pPr>
            <w:r w:rsidRPr="004A7367">
              <w:rPr>
                <w:rFonts w:cs="B Lotus"/>
                <w:rtl/>
              </w:rPr>
              <w:t>11</w:t>
            </w:r>
          </w:p>
        </w:tc>
        <w:tc>
          <w:tcPr>
            <w:tcW w:w="1803" w:type="dxa"/>
          </w:tcPr>
          <w:p w14:paraId="02B6CF41" w14:textId="3FAEACBC"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208C54C1" w14:textId="77777777" w:rsidTr="00372823">
        <w:tc>
          <w:tcPr>
            <w:tcW w:w="1803" w:type="dxa"/>
          </w:tcPr>
          <w:p w14:paraId="60204279" w14:textId="77777777" w:rsidR="004A7367" w:rsidRPr="004A7367" w:rsidRDefault="004A7367" w:rsidP="004A7367">
            <w:pPr>
              <w:pStyle w:val="ListParagraph"/>
              <w:numPr>
                <w:ilvl w:val="0"/>
                <w:numId w:val="63"/>
              </w:numPr>
              <w:bidi/>
              <w:jc w:val="center"/>
              <w:rPr>
                <w:rFonts w:cs="B Lotus"/>
                <w:rtl/>
              </w:rPr>
            </w:pPr>
          </w:p>
        </w:tc>
        <w:tc>
          <w:tcPr>
            <w:tcW w:w="1803" w:type="dxa"/>
          </w:tcPr>
          <w:p w14:paraId="7D5AE783" w14:textId="2B258C7A" w:rsidR="004A7367" w:rsidRPr="004A7367" w:rsidRDefault="004A7367" w:rsidP="004A7367">
            <w:pPr>
              <w:jc w:val="center"/>
              <w:rPr>
                <w:rFonts w:cs="B Lotus"/>
                <w:sz w:val="28"/>
                <w:szCs w:val="28"/>
                <w:rtl/>
              </w:rPr>
            </w:pPr>
            <w:r w:rsidRPr="004A7367">
              <w:rPr>
                <w:rFonts w:cs="B Lotus"/>
                <w:rtl/>
              </w:rPr>
              <w:t>1758</w:t>
            </w:r>
          </w:p>
        </w:tc>
        <w:tc>
          <w:tcPr>
            <w:tcW w:w="1803" w:type="dxa"/>
          </w:tcPr>
          <w:p w14:paraId="2370891F" w14:textId="5A8AF88A" w:rsidR="004A7367" w:rsidRPr="004A7367" w:rsidRDefault="004A7367" w:rsidP="004A7367">
            <w:pPr>
              <w:jc w:val="center"/>
              <w:rPr>
                <w:rFonts w:cs="B Lotus"/>
                <w:sz w:val="28"/>
                <w:szCs w:val="28"/>
                <w:rtl/>
              </w:rPr>
            </w:pPr>
            <w:r w:rsidRPr="004A7367">
              <w:rPr>
                <w:rFonts w:cs="B Lotus" w:hint="cs"/>
                <w:rtl/>
              </w:rPr>
              <w:t>نیل</w:t>
            </w:r>
            <w:r w:rsidRPr="004A7367">
              <w:rPr>
                <w:rFonts w:cs="B Lotus"/>
                <w:rtl/>
              </w:rPr>
              <w:t xml:space="preserve"> </w:t>
            </w:r>
            <w:r w:rsidRPr="004A7367">
              <w:rPr>
                <w:rFonts w:cs="B Lotus" w:hint="cs"/>
                <w:rtl/>
              </w:rPr>
              <w:t>شهر</w:t>
            </w:r>
          </w:p>
        </w:tc>
        <w:tc>
          <w:tcPr>
            <w:tcW w:w="1803" w:type="dxa"/>
          </w:tcPr>
          <w:p w14:paraId="2F493FE8" w14:textId="206DA645" w:rsidR="004A7367" w:rsidRPr="004A7367" w:rsidRDefault="004A7367" w:rsidP="004A7367">
            <w:pPr>
              <w:jc w:val="center"/>
              <w:rPr>
                <w:rFonts w:cs="B Lotus"/>
                <w:sz w:val="28"/>
                <w:szCs w:val="28"/>
                <w:rtl/>
              </w:rPr>
            </w:pPr>
            <w:r w:rsidRPr="004A7367">
              <w:rPr>
                <w:rFonts w:cs="B Lotus"/>
                <w:rtl/>
              </w:rPr>
              <w:t>11</w:t>
            </w:r>
          </w:p>
        </w:tc>
        <w:tc>
          <w:tcPr>
            <w:tcW w:w="1803" w:type="dxa"/>
          </w:tcPr>
          <w:p w14:paraId="2825725C" w14:textId="29905A4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26269483" w14:textId="77777777" w:rsidTr="00372823">
        <w:tc>
          <w:tcPr>
            <w:tcW w:w="1803" w:type="dxa"/>
          </w:tcPr>
          <w:p w14:paraId="1946078E" w14:textId="77777777" w:rsidR="004A7367" w:rsidRPr="004A7367" w:rsidRDefault="004A7367" w:rsidP="004A7367">
            <w:pPr>
              <w:pStyle w:val="ListParagraph"/>
              <w:numPr>
                <w:ilvl w:val="0"/>
                <w:numId w:val="63"/>
              </w:numPr>
              <w:bidi/>
              <w:jc w:val="center"/>
              <w:rPr>
                <w:rFonts w:cs="B Lotus"/>
                <w:rtl/>
              </w:rPr>
            </w:pPr>
          </w:p>
        </w:tc>
        <w:tc>
          <w:tcPr>
            <w:tcW w:w="1803" w:type="dxa"/>
          </w:tcPr>
          <w:p w14:paraId="429C4143" w14:textId="21E3BB32" w:rsidR="004A7367" w:rsidRPr="004A7367" w:rsidRDefault="004A7367" w:rsidP="004A7367">
            <w:pPr>
              <w:jc w:val="center"/>
              <w:rPr>
                <w:rFonts w:cs="B Lotus"/>
                <w:sz w:val="28"/>
                <w:szCs w:val="28"/>
                <w:rtl/>
              </w:rPr>
            </w:pPr>
            <w:r w:rsidRPr="004A7367">
              <w:rPr>
                <w:rFonts w:cs="B Lotus"/>
                <w:rtl/>
              </w:rPr>
              <w:t>1759</w:t>
            </w:r>
          </w:p>
        </w:tc>
        <w:tc>
          <w:tcPr>
            <w:tcW w:w="1803" w:type="dxa"/>
          </w:tcPr>
          <w:p w14:paraId="7F807650" w14:textId="3891347F" w:rsidR="004A7367" w:rsidRPr="004A7367" w:rsidRDefault="004A7367" w:rsidP="004A7367">
            <w:pPr>
              <w:jc w:val="center"/>
              <w:rPr>
                <w:rFonts w:cs="B Lotus"/>
                <w:sz w:val="28"/>
                <w:szCs w:val="28"/>
                <w:rtl/>
              </w:rPr>
            </w:pPr>
            <w:r w:rsidRPr="004A7367">
              <w:rPr>
                <w:rFonts w:cs="B Lotus" w:hint="cs"/>
                <w:rtl/>
              </w:rPr>
              <w:t>ریوش</w:t>
            </w:r>
          </w:p>
        </w:tc>
        <w:tc>
          <w:tcPr>
            <w:tcW w:w="1803" w:type="dxa"/>
          </w:tcPr>
          <w:p w14:paraId="7E47C622" w14:textId="3597C2FB" w:rsidR="004A7367" w:rsidRPr="004A7367" w:rsidRDefault="004A7367" w:rsidP="004A7367">
            <w:pPr>
              <w:jc w:val="center"/>
              <w:rPr>
                <w:rFonts w:cs="B Lotus"/>
                <w:sz w:val="28"/>
                <w:szCs w:val="28"/>
                <w:rtl/>
              </w:rPr>
            </w:pPr>
            <w:r w:rsidRPr="004A7367">
              <w:rPr>
                <w:rFonts w:cs="B Lotus"/>
                <w:rtl/>
              </w:rPr>
              <w:t>11</w:t>
            </w:r>
          </w:p>
        </w:tc>
        <w:tc>
          <w:tcPr>
            <w:tcW w:w="1803" w:type="dxa"/>
          </w:tcPr>
          <w:p w14:paraId="2288F5EC" w14:textId="1A1FDEAB"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679E199B" w14:textId="77777777" w:rsidTr="00372823">
        <w:tc>
          <w:tcPr>
            <w:tcW w:w="1803" w:type="dxa"/>
          </w:tcPr>
          <w:p w14:paraId="49E63669" w14:textId="77777777" w:rsidR="004A7367" w:rsidRPr="004A7367" w:rsidRDefault="004A7367" w:rsidP="004A7367">
            <w:pPr>
              <w:pStyle w:val="ListParagraph"/>
              <w:numPr>
                <w:ilvl w:val="0"/>
                <w:numId w:val="63"/>
              </w:numPr>
              <w:bidi/>
              <w:jc w:val="center"/>
              <w:rPr>
                <w:rFonts w:cs="B Lotus"/>
                <w:rtl/>
              </w:rPr>
            </w:pPr>
          </w:p>
        </w:tc>
        <w:tc>
          <w:tcPr>
            <w:tcW w:w="1803" w:type="dxa"/>
          </w:tcPr>
          <w:p w14:paraId="311C2940" w14:textId="53AE0489" w:rsidR="004A7367" w:rsidRPr="004A7367" w:rsidRDefault="004A7367" w:rsidP="004A7367">
            <w:pPr>
              <w:jc w:val="center"/>
              <w:rPr>
                <w:rFonts w:cs="B Lotus"/>
                <w:sz w:val="28"/>
                <w:szCs w:val="28"/>
                <w:rtl/>
              </w:rPr>
            </w:pPr>
            <w:r w:rsidRPr="004A7367">
              <w:rPr>
                <w:rFonts w:cs="B Lotus"/>
                <w:rtl/>
              </w:rPr>
              <w:t>1760</w:t>
            </w:r>
          </w:p>
        </w:tc>
        <w:tc>
          <w:tcPr>
            <w:tcW w:w="1803" w:type="dxa"/>
          </w:tcPr>
          <w:p w14:paraId="206756EA" w14:textId="55F0E15F" w:rsidR="004A7367" w:rsidRPr="004A7367" w:rsidRDefault="004A7367" w:rsidP="004A7367">
            <w:pPr>
              <w:jc w:val="center"/>
              <w:rPr>
                <w:rFonts w:cs="B Lotus"/>
                <w:sz w:val="28"/>
                <w:szCs w:val="28"/>
                <w:rtl/>
              </w:rPr>
            </w:pPr>
            <w:r w:rsidRPr="004A7367">
              <w:rPr>
                <w:rFonts w:cs="B Lotus" w:hint="cs"/>
                <w:rtl/>
              </w:rPr>
              <w:t>مشهدثامن</w:t>
            </w:r>
          </w:p>
        </w:tc>
        <w:tc>
          <w:tcPr>
            <w:tcW w:w="1803" w:type="dxa"/>
          </w:tcPr>
          <w:p w14:paraId="377E209B" w14:textId="1502DF0B" w:rsidR="004A7367" w:rsidRPr="004A7367" w:rsidRDefault="004A7367" w:rsidP="004A7367">
            <w:pPr>
              <w:jc w:val="center"/>
              <w:rPr>
                <w:rFonts w:cs="B Lotus"/>
                <w:sz w:val="28"/>
                <w:szCs w:val="28"/>
                <w:rtl/>
              </w:rPr>
            </w:pPr>
            <w:r w:rsidRPr="004A7367">
              <w:rPr>
                <w:rFonts w:cs="B Lotus"/>
                <w:rtl/>
              </w:rPr>
              <w:t>11</w:t>
            </w:r>
          </w:p>
        </w:tc>
        <w:tc>
          <w:tcPr>
            <w:tcW w:w="1803" w:type="dxa"/>
          </w:tcPr>
          <w:p w14:paraId="7CB5ACBA" w14:textId="2A336132"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6AF027D" w14:textId="77777777" w:rsidTr="00372823">
        <w:tc>
          <w:tcPr>
            <w:tcW w:w="1803" w:type="dxa"/>
          </w:tcPr>
          <w:p w14:paraId="77AA63B7" w14:textId="77777777" w:rsidR="004A7367" w:rsidRPr="004A7367" w:rsidRDefault="004A7367" w:rsidP="004A7367">
            <w:pPr>
              <w:pStyle w:val="ListParagraph"/>
              <w:numPr>
                <w:ilvl w:val="0"/>
                <w:numId w:val="63"/>
              </w:numPr>
              <w:bidi/>
              <w:jc w:val="center"/>
              <w:rPr>
                <w:rFonts w:cs="B Lotus"/>
                <w:rtl/>
              </w:rPr>
            </w:pPr>
          </w:p>
        </w:tc>
        <w:tc>
          <w:tcPr>
            <w:tcW w:w="1803" w:type="dxa"/>
          </w:tcPr>
          <w:p w14:paraId="37494C24" w14:textId="1024777C" w:rsidR="004A7367" w:rsidRPr="004A7367" w:rsidRDefault="004A7367" w:rsidP="004A7367">
            <w:pPr>
              <w:jc w:val="center"/>
              <w:rPr>
                <w:rFonts w:cs="B Lotus"/>
                <w:sz w:val="28"/>
                <w:szCs w:val="28"/>
                <w:rtl/>
              </w:rPr>
            </w:pPr>
            <w:r w:rsidRPr="004A7367">
              <w:rPr>
                <w:rFonts w:cs="B Lotus"/>
                <w:rtl/>
              </w:rPr>
              <w:t>1761</w:t>
            </w:r>
          </w:p>
        </w:tc>
        <w:tc>
          <w:tcPr>
            <w:tcW w:w="1803" w:type="dxa"/>
          </w:tcPr>
          <w:p w14:paraId="11FACC16" w14:textId="62088BFD" w:rsidR="004A7367" w:rsidRPr="004A7367" w:rsidRDefault="004A7367" w:rsidP="004A7367">
            <w:pPr>
              <w:jc w:val="center"/>
              <w:rPr>
                <w:rFonts w:cs="B Lotus"/>
                <w:sz w:val="28"/>
                <w:szCs w:val="28"/>
                <w:rtl/>
              </w:rPr>
            </w:pPr>
            <w:r w:rsidRPr="004A7367">
              <w:rPr>
                <w:rFonts w:cs="B Lotus" w:hint="cs"/>
                <w:rtl/>
              </w:rPr>
              <w:t>رضویه</w:t>
            </w:r>
          </w:p>
        </w:tc>
        <w:tc>
          <w:tcPr>
            <w:tcW w:w="1803" w:type="dxa"/>
          </w:tcPr>
          <w:p w14:paraId="5D7414A6" w14:textId="7CEF4EBC" w:rsidR="004A7367" w:rsidRPr="004A7367" w:rsidRDefault="004A7367" w:rsidP="004A7367">
            <w:pPr>
              <w:jc w:val="center"/>
              <w:rPr>
                <w:rFonts w:cs="B Lotus"/>
                <w:sz w:val="28"/>
                <w:szCs w:val="28"/>
                <w:rtl/>
              </w:rPr>
            </w:pPr>
            <w:r w:rsidRPr="004A7367">
              <w:rPr>
                <w:rFonts w:cs="B Lotus"/>
                <w:rtl/>
              </w:rPr>
              <w:t>11</w:t>
            </w:r>
          </w:p>
        </w:tc>
        <w:tc>
          <w:tcPr>
            <w:tcW w:w="1803" w:type="dxa"/>
          </w:tcPr>
          <w:p w14:paraId="49490809" w14:textId="03AC7CBC"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01254F03" w14:textId="77777777" w:rsidTr="00372823">
        <w:tc>
          <w:tcPr>
            <w:tcW w:w="1803" w:type="dxa"/>
          </w:tcPr>
          <w:p w14:paraId="16FEF3D7" w14:textId="77777777" w:rsidR="004A7367" w:rsidRPr="004A7367" w:rsidRDefault="004A7367" w:rsidP="004A7367">
            <w:pPr>
              <w:pStyle w:val="ListParagraph"/>
              <w:numPr>
                <w:ilvl w:val="0"/>
                <w:numId w:val="63"/>
              </w:numPr>
              <w:bidi/>
              <w:jc w:val="center"/>
              <w:rPr>
                <w:rFonts w:cs="B Lotus"/>
                <w:rtl/>
              </w:rPr>
            </w:pPr>
          </w:p>
        </w:tc>
        <w:tc>
          <w:tcPr>
            <w:tcW w:w="1803" w:type="dxa"/>
          </w:tcPr>
          <w:p w14:paraId="32FF7517" w14:textId="0B39E449" w:rsidR="004A7367" w:rsidRPr="004A7367" w:rsidRDefault="004A7367" w:rsidP="004A7367">
            <w:pPr>
              <w:jc w:val="center"/>
              <w:rPr>
                <w:rFonts w:cs="B Lotus"/>
                <w:sz w:val="28"/>
                <w:szCs w:val="28"/>
                <w:rtl/>
              </w:rPr>
            </w:pPr>
            <w:r w:rsidRPr="004A7367">
              <w:rPr>
                <w:rFonts w:cs="B Lotus"/>
                <w:rtl/>
              </w:rPr>
              <w:t>1762</w:t>
            </w:r>
          </w:p>
        </w:tc>
        <w:tc>
          <w:tcPr>
            <w:tcW w:w="1803" w:type="dxa"/>
          </w:tcPr>
          <w:p w14:paraId="0D3BBA9E" w14:textId="46F76989" w:rsidR="004A7367" w:rsidRPr="004A7367" w:rsidRDefault="004A7367" w:rsidP="004A7367">
            <w:pPr>
              <w:jc w:val="center"/>
              <w:rPr>
                <w:rFonts w:cs="B Lotus"/>
                <w:sz w:val="28"/>
                <w:szCs w:val="28"/>
                <w:rtl/>
              </w:rPr>
            </w:pPr>
            <w:r w:rsidRPr="004A7367">
              <w:rPr>
                <w:rFonts w:cs="B Lotus" w:hint="cs"/>
                <w:rtl/>
              </w:rPr>
              <w:t>چکنه</w:t>
            </w:r>
          </w:p>
        </w:tc>
        <w:tc>
          <w:tcPr>
            <w:tcW w:w="1803" w:type="dxa"/>
          </w:tcPr>
          <w:p w14:paraId="4772E8E9" w14:textId="1C987C45" w:rsidR="004A7367" w:rsidRPr="004A7367" w:rsidRDefault="004A7367" w:rsidP="004A7367">
            <w:pPr>
              <w:jc w:val="center"/>
              <w:rPr>
                <w:rFonts w:cs="B Lotus"/>
                <w:sz w:val="28"/>
                <w:szCs w:val="28"/>
                <w:rtl/>
              </w:rPr>
            </w:pPr>
            <w:r w:rsidRPr="004A7367">
              <w:rPr>
                <w:rFonts w:cs="B Lotus"/>
                <w:rtl/>
              </w:rPr>
              <w:t>11</w:t>
            </w:r>
          </w:p>
        </w:tc>
        <w:tc>
          <w:tcPr>
            <w:tcW w:w="1803" w:type="dxa"/>
          </w:tcPr>
          <w:p w14:paraId="1E5DFE40" w14:textId="20E43231"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2B019301" w14:textId="77777777" w:rsidTr="00372823">
        <w:tc>
          <w:tcPr>
            <w:tcW w:w="1803" w:type="dxa"/>
          </w:tcPr>
          <w:p w14:paraId="3AB6669F" w14:textId="77777777" w:rsidR="004A7367" w:rsidRPr="004A7367" w:rsidRDefault="004A7367" w:rsidP="004A7367">
            <w:pPr>
              <w:pStyle w:val="ListParagraph"/>
              <w:numPr>
                <w:ilvl w:val="0"/>
                <w:numId w:val="63"/>
              </w:numPr>
              <w:bidi/>
              <w:jc w:val="center"/>
              <w:rPr>
                <w:rFonts w:cs="B Lotus"/>
                <w:rtl/>
              </w:rPr>
            </w:pPr>
          </w:p>
        </w:tc>
        <w:tc>
          <w:tcPr>
            <w:tcW w:w="1803" w:type="dxa"/>
          </w:tcPr>
          <w:p w14:paraId="0F54D380" w14:textId="6D665472" w:rsidR="004A7367" w:rsidRPr="004A7367" w:rsidRDefault="004A7367" w:rsidP="004A7367">
            <w:pPr>
              <w:jc w:val="center"/>
              <w:rPr>
                <w:rFonts w:cs="B Lotus"/>
                <w:sz w:val="28"/>
                <w:szCs w:val="28"/>
                <w:rtl/>
              </w:rPr>
            </w:pPr>
            <w:r w:rsidRPr="004A7367">
              <w:rPr>
                <w:rFonts w:cs="B Lotus"/>
                <w:rtl/>
              </w:rPr>
              <w:t>1763</w:t>
            </w:r>
          </w:p>
        </w:tc>
        <w:tc>
          <w:tcPr>
            <w:tcW w:w="1803" w:type="dxa"/>
          </w:tcPr>
          <w:p w14:paraId="44428BD3" w14:textId="09C280AB" w:rsidR="004A7367" w:rsidRPr="004A7367" w:rsidRDefault="004A7367" w:rsidP="004A7367">
            <w:pPr>
              <w:jc w:val="center"/>
              <w:rPr>
                <w:rFonts w:cs="B Lotus"/>
                <w:sz w:val="28"/>
                <w:szCs w:val="28"/>
                <w:rtl/>
              </w:rPr>
            </w:pPr>
            <w:r w:rsidRPr="004A7367">
              <w:rPr>
                <w:rFonts w:cs="B Lotus" w:hint="cs"/>
                <w:rtl/>
              </w:rPr>
              <w:t>بار</w:t>
            </w:r>
          </w:p>
        </w:tc>
        <w:tc>
          <w:tcPr>
            <w:tcW w:w="1803" w:type="dxa"/>
          </w:tcPr>
          <w:p w14:paraId="47FAF714" w14:textId="05CEDF4A" w:rsidR="004A7367" w:rsidRPr="004A7367" w:rsidRDefault="004A7367" w:rsidP="004A7367">
            <w:pPr>
              <w:jc w:val="center"/>
              <w:rPr>
                <w:rFonts w:cs="B Lotus"/>
                <w:sz w:val="28"/>
                <w:szCs w:val="28"/>
                <w:rtl/>
              </w:rPr>
            </w:pPr>
            <w:r w:rsidRPr="004A7367">
              <w:rPr>
                <w:rFonts w:cs="B Lotus"/>
                <w:rtl/>
              </w:rPr>
              <w:t>11</w:t>
            </w:r>
          </w:p>
        </w:tc>
        <w:tc>
          <w:tcPr>
            <w:tcW w:w="1803" w:type="dxa"/>
          </w:tcPr>
          <w:p w14:paraId="01E59F20" w14:textId="6C58D21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58539C0E" w14:textId="77777777" w:rsidTr="00372823">
        <w:tc>
          <w:tcPr>
            <w:tcW w:w="1803" w:type="dxa"/>
          </w:tcPr>
          <w:p w14:paraId="41FCDEE8" w14:textId="77777777" w:rsidR="004A7367" w:rsidRPr="004A7367" w:rsidRDefault="004A7367" w:rsidP="004A7367">
            <w:pPr>
              <w:pStyle w:val="ListParagraph"/>
              <w:numPr>
                <w:ilvl w:val="0"/>
                <w:numId w:val="63"/>
              </w:numPr>
              <w:bidi/>
              <w:jc w:val="center"/>
              <w:rPr>
                <w:rFonts w:cs="B Lotus"/>
                <w:rtl/>
              </w:rPr>
            </w:pPr>
          </w:p>
        </w:tc>
        <w:tc>
          <w:tcPr>
            <w:tcW w:w="1803" w:type="dxa"/>
          </w:tcPr>
          <w:p w14:paraId="76715CEF" w14:textId="26802BF3" w:rsidR="004A7367" w:rsidRPr="004A7367" w:rsidRDefault="004A7367" w:rsidP="004A7367">
            <w:pPr>
              <w:jc w:val="center"/>
              <w:rPr>
                <w:rFonts w:cs="B Lotus"/>
                <w:sz w:val="28"/>
                <w:szCs w:val="28"/>
                <w:rtl/>
              </w:rPr>
            </w:pPr>
            <w:r w:rsidRPr="004A7367">
              <w:rPr>
                <w:rFonts w:cs="B Lotus"/>
                <w:rtl/>
              </w:rPr>
              <w:t>1764</w:t>
            </w:r>
          </w:p>
        </w:tc>
        <w:tc>
          <w:tcPr>
            <w:tcW w:w="1803" w:type="dxa"/>
          </w:tcPr>
          <w:p w14:paraId="76073947" w14:textId="1E22C54C" w:rsidR="004A7367" w:rsidRPr="004A7367" w:rsidRDefault="004A7367" w:rsidP="004A7367">
            <w:pPr>
              <w:jc w:val="center"/>
              <w:rPr>
                <w:rFonts w:cs="B Lotus"/>
                <w:sz w:val="28"/>
                <w:szCs w:val="28"/>
                <w:rtl/>
              </w:rPr>
            </w:pPr>
            <w:r w:rsidRPr="004A7367">
              <w:rPr>
                <w:rFonts w:cs="B Lotus" w:hint="cs"/>
                <w:rtl/>
              </w:rPr>
              <w:t>گلمکان</w:t>
            </w:r>
          </w:p>
        </w:tc>
        <w:tc>
          <w:tcPr>
            <w:tcW w:w="1803" w:type="dxa"/>
          </w:tcPr>
          <w:p w14:paraId="0E2D4DC2" w14:textId="36F7BB0B" w:rsidR="004A7367" w:rsidRPr="004A7367" w:rsidRDefault="004A7367" w:rsidP="004A7367">
            <w:pPr>
              <w:jc w:val="center"/>
              <w:rPr>
                <w:rFonts w:cs="B Lotus"/>
                <w:sz w:val="28"/>
                <w:szCs w:val="28"/>
                <w:rtl/>
              </w:rPr>
            </w:pPr>
            <w:r w:rsidRPr="004A7367">
              <w:rPr>
                <w:rFonts w:cs="B Lotus"/>
                <w:rtl/>
              </w:rPr>
              <w:t>11</w:t>
            </w:r>
          </w:p>
        </w:tc>
        <w:tc>
          <w:tcPr>
            <w:tcW w:w="1803" w:type="dxa"/>
          </w:tcPr>
          <w:p w14:paraId="7B0CD3C7" w14:textId="58CF64F2"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5E25323" w14:textId="77777777" w:rsidTr="00372823">
        <w:tc>
          <w:tcPr>
            <w:tcW w:w="1803" w:type="dxa"/>
          </w:tcPr>
          <w:p w14:paraId="2EEBDA4F" w14:textId="77777777" w:rsidR="004A7367" w:rsidRPr="004A7367" w:rsidRDefault="004A7367" w:rsidP="004A7367">
            <w:pPr>
              <w:pStyle w:val="ListParagraph"/>
              <w:numPr>
                <w:ilvl w:val="0"/>
                <w:numId w:val="63"/>
              </w:numPr>
              <w:bidi/>
              <w:jc w:val="center"/>
              <w:rPr>
                <w:rFonts w:cs="B Lotus"/>
                <w:rtl/>
              </w:rPr>
            </w:pPr>
          </w:p>
        </w:tc>
        <w:tc>
          <w:tcPr>
            <w:tcW w:w="1803" w:type="dxa"/>
          </w:tcPr>
          <w:p w14:paraId="1A96AEBD" w14:textId="27606A7D" w:rsidR="004A7367" w:rsidRPr="004A7367" w:rsidRDefault="004A7367" w:rsidP="004A7367">
            <w:pPr>
              <w:jc w:val="center"/>
              <w:rPr>
                <w:rFonts w:cs="B Lotus"/>
                <w:sz w:val="28"/>
                <w:szCs w:val="28"/>
                <w:rtl/>
              </w:rPr>
            </w:pPr>
            <w:r w:rsidRPr="004A7367">
              <w:rPr>
                <w:rFonts w:cs="B Lotus"/>
                <w:rtl/>
              </w:rPr>
              <w:t>1765</w:t>
            </w:r>
          </w:p>
        </w:tc>
        <w:tc>
          <w:tcPr>
            <w:tcW w:w="1803" w:type="dxa"/>
          </w:tcPr>
          <w:p w14:paraId="21BA407C" w14:textId="38E1F755" w:rsidR="004A7367" w:rsidRPr="004A7367" w:rsidRDefault="004A7367" w:rsidP="004A7367">
            <w:pPr>
              <w:jc w:val="center"/>
              <w:rPr>
                <w:rFonts w:cs="B Lotus"/>
                <w:sz w:val="28"/>
                <w:szCs w:val="28"/>
                <w:rtl/>
              </w:rPr>
            </w:pPr>
            <w:r w:rsidRPr="004A7367">
              <w:rPr>
                <w:rFonts w:cs="B Lotus" w:hint="cs"/>
                <w:rtl/>
              </w:rPr>
              <w:t>نشتیفان</w:t>
            </w:r>
          </w:p>
        </w:tc>
        <w:tc>
          <w:tcPr>
            <w:tcW w:w="1803" w:type="dxa"/>
          </w:tcPr>
          <w:p w14:paraId="014894E4" w14:textId="4FDA3B04" w:rsidR="004A7367" w:rsidRPr="004A7367" w:rsidRDefault="004A7367" w:rsidP="004A7367">
            <w:pPr>
              <w:jc w:val="center"/>
              <w:rPr>
                <w:rFonts w:cs="B Lotus"/>
                <w:sz w:val="28"/>
                <w:szCs w:val="28"/>
                <w:rtl/>
              </w:rPr>
            </w:pPr>
            <w:r w:rsidRPr="004A7367">
              <w:rPr>
                <w:rFonts w:cs="B Lotus"/>
                <w:rtl/>
              </w:rPr>
              <w:t>11</w:t>
            </w:r>
          </w:p>
        </w:tc>
        <w:tc>
          <w:tcPr>
            <w:tcW w:w="1803" w:type="dxa"/>
          </w:tcPr>
          <w:p w14:paraId="58849903" w14:textId="0216D8B5"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3B598D5D" w14:textId="77777777" w:rsidTr="00372823">
        <w:tc>
          <w:tcPr>
            <w:tcW w:w="1803" w:type="dxa"/>
          </w:tcPr>
          <w:p w14:paraId="36FB409A" w14:textId="77777777" w:rsidR="004A7367" w:rsidRPr="004A7367" w:rsidRDefault="004A7367" w:rsidP="004A7367">
            <w:pPr>
              <w:pStyle w:val="ListParagraph"/>
              <w:numPr>
                <w:ilvl w:val="0"/>
                <w:numId w:val="63"/>
              </w:numPr>
              <w:bidi/>
              <w:jc w:val="center"/>
              <w:rPr>
                <w:rFonts w:cs="B Lotus"/>
                <w:rtl/>
              </w:rPr>
            </w:pPr>
          </w:p>
        </w:tc>
        <w:tc>
          <w:tcPr>
            <w:tcW w:w="1803" w:type="dxa"/>
          </w:tcPr>
          <w:p w14:paraId="069C4A59" w14:textId="41843979" w:rsidR="004A7367" w:rsidRPr="004A7367" w:rsidRDefault="004A7367" w:rsidP="004A7367">
            <w:pPr>
              <w:jc w:val="center"/>
              <w:rPr>
                <w:rFonts w:cs="B Lotus"/>
                <w:sz w:val="28"/>
                <w:szCs w:val="28"/>
                <w:rtl/>
              </w:rPr>
            </w:pPr>
            <w:r w:rsidRPr="004A7367">
              <w:rPr>
                <w:rFonts w:cs="B Lotus"/>
                <w:rtl/>
              </w:rPr>
              <w:t>1766</w:t>
            </w:r>
          </w:p>
        </w:tc>
        <w:tc>
          <w:tcPr>
            <w:tcW w:w="1803" w:type="dxa"/>
          </w:tcPr>
          <w:p w14:paraId="34DCE9B6" w14:textId="089DA6C3" w:rsidR="004A7367" w:rsidRPr="004A7367" w:rsidRDefault="004A7367" w:rsidP="004A7367">
            <w:pPr>
              <w:jc w:val="center"/>
              <w:rPr>
                <w:rFonts w:cs="B Lotus"/>
                <w:sz w:val="28"/>
                <w:szCs w:val="28"/>
                <w:rtl/>
              </w:rPr>
            </w:pPr>
            <w:r w:rsidRPr="004A7367">
              <w:rPr>
                <w:rFonts w:cs="B Lotus" w:hint="cs"/>
                <w:rtl/>
              </w:rPr>
              <w:t>سلامی</w:t>
            </w:r>
          </w:p>
        </w:tc>
        <w:tc>
          <w:tcPr>
            <w:tcW w:w="1803" w:type="dxa"/>
          </w:tcPr>
          <w:p w14:paraId="19FEB97F" w14:textId="23133C1E" w:rsidR="004A7367" w:rsidRPr="004A7367" w:rsidRDefault="004A7367" w:rsidP="004A7367">
            <w:pPr>
              <w:jc w:val="center"/>
              <w:rPr>
                <w:rFonts w:cs="B Lotus"/>
                <w:sz w:val="28"/>
                <w:szCs w:val="28"/>
                <w:rtl/>
              </w:rPr>
            </w:pPr>
            <w:r w:rsidRPr="004A7367">
              <w:rPr>
                <w:rFonts w:cs="B Lotus"/>
                <w:rtl/>
              </w:rPr>
              <w:t>11</w:t>
            </w:r>
          </w:p>
        </w:tc>
        <w:tc>
          <w:tcPr>
            <w:tcW w:w="1803" w:type="dxa"/>
          </w:tcPr>
          <w:p w14:paraId="5C1EF076" w14:textId="33F603FF"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4AC13D7" w14:textId="77777777" w:rsidTr="00372823">
        <w:tc>
          <w:tcPr>
            <w:tcW w:w="1803" w:type="dxa"/>
          </w:tcPr>
          <w:p w14:paraId="37277B77" w14:textId="77777777" w:rsidR="004A7367" w:rsidRPr="004A7367" w:rsidRDefault="004A7367" w:rsidP="004A7367">
            <w:pPr>
              <w:pStyle w:val="ListParagraph"/>
              <w:numPr>
                <w:ilvl w:val="0"/>
                <w:numId w:val="63"/>
              </w:numPr>
              <w:bidi/>
              <w:jc w:val="center"/>
              <w:rPr>
                <w:rFonts w:cs="B Lotus"/>
                <w:rtl/>
              </w:rPr>
            </w:pPr>
          </w:p>
        </w:tc>
        <w:tc>
          <w:tcPr>
            <w:tcW w:w="1803" w:type="dxa"/>
          </w:tcPr>
          <w:p w14:paraId="7590F642" w14:textId="000410DA" w:rsidR="004A7367" w:rsidRPr="004A7367" w:rsidRDefault="004A7367" w:rsidP="004A7367">
            <w:pPr>
              <w:jc w:val="center"/>
              <w:rPr>
                <w:rFonts w:cs="B Lotus"/>
                <w:sz w:val="28"/>
                <w:szCs w:val="28"/>
                <w:rtl/>
              </w:rPr>
            </w:pPr>
            <w:r w:rsidRPr="004A7367">
              <w:rPr>
                <w:rFonts w:cs="B Lotus"/>
                <w:rtl/>
              </w:rPr>
              <w:t>1767</w:t>
            </w:r>
          </w:p>
        </w:tc>
        <w:tc>
          <w:tcPr>
            <w:tcW w:w="1803" w:type="dxa"/>
          </w:tcPr>
          <w:p w14:paraId="55443B22" w14:textId="37072C0D" w:rsidR="004A7367" w:rsidRPr="004A7367" w:rsidRDefault="004A7367" w:rsidP="004A7367">
            <w:pPr>
              <w:jc w:val="center"/>
              <w:rPr>
                <w:rFonts w:cs="B Lotus"/>
                <w:sz w:val="28"/>
                <w:szCs w:val="28"/>
                <w:rtl/>
              </w:rPr>
            </w:pPr>
            <w:r w:rsidRPr="004A7367">
              <w:rPr>
                <w:rFonts w:cs="B Lotus" w:hint="cs"/>
                <w:rtl/>
              </w:rPr>
              <w:t>مزدآوند</w:t>
            </w:r>
          </w:p>
        </w:tc>
        <w:tc>
          <w:tcPr>
            <w:tcW w:w="1803" w:type="dxa"/>
          </w:tcPr>
          <w:p w14:paraId="359D7C9E" w14:textId="2931B2B0" w:rsidR="004A7367" w:rsidRPr="004A7367" w:rsidRDefault="004A7367" w:rsidP="004A7367">
            <w:pPr>
              <w:jc w:val="center"/>
              <w:rPr>
                <w:rFonts w:cs="B Lotus"/>
                <w:sz w:val="28"/>
                <w:szCs w:val="28"/>
                <w:rtl/>
              </w:rPr>
            </w:pPr>
            <w:r w:rsidRPr="004A7367">
              <w:rPr>
                <w:rFonts w:cs="B Lotus"/>
                <w:rtl/>
              </w:rPr>
              <w:t>11</w:t>
            </w:r>
          </w:p>
        </w:tc>
        <w:tc>
          <w:tcPr>
            <w:tcW w:w="1803" w:type="dxa"/>
          </w:tcPr>
          <w:p w14:paraId="75C27723" w14:textId="72A0C19B"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51BA67F" w14:textId="77777777" w:rsidTr="00372823">
        <w:tc>
          <w:tcPr>
            <w:tcW w:w="1803" w:type="dxa"/>
          </w:tcPr>
          <w:p w14:paraId="3CFA9ED5" w14:textId="77777777" w:rsidR="004A7367" w:rsidRPr="004A7367" w:rsidRDefault="004A7367" w:rsidP="004A7367">
            <w:pPr>
              <w:pStyle w:val="ListParagraph"/>
              <w:numPr>
                <w:ilvl w:val="0"/>
                <w:numId w:val="63"/>
              </w:numPr>
              <w:bidi/>
              <w:jc w:val="center"/>
              <w:rPr>
                <w:rFonts w:cs="B Lotus"/>
                <w:rtl/>
              </w:rPr>
            </w:pPr>
          </w:p>
        </w:tc>
        <w:tc>
          <w:tcPr>
            <w:tcW w:w="1803" w:type="dxa"/>
          </w:tcPr>
          <w:p w14:paraId="088227A1" w14:textId="1C3055F1" w:rsidR="004A7367" w:rsidRPr="004A7367" w:rsidRDefault="004A7367" w:rsidP="004A7367">
            <w:pPr>
              <w:jc w:val="center"/>
              <w:rPr>
                <w:rFonts w:cs="B Lotus"/>
                <w:sz w:val="28"/>
                <w:szCs w:val="28"/>
                <w:rtl/>
              </w:rPr>
            </w:pPr>
            <w:r w:rsidRPr="004A7367">
              <w:rPr>
                <w:rFonts w:cs="B Lotus"/>
                <w:rtl/>
              </w:rPr>
              <w:t>1768</w:t>
            </w:r>
          </w:p>
        </w:tc>
        <w:tc>
          <w:tcPr>
            <w:tcW w:w="1803" w:type="dxa"/>
          </w:tcPr>
          <w:p w14:paraId="0436FD2B" w14:textId="055DB122" w:rsidR="004A7367" w:rsidRPr="004A7367" w:rsidRDefault="004A7367" w:rsidP="004A7367">
            <w:pPr>
              <w:jc w:val="center"/>
              <w:rPr>
                <w:rFonts w:cs="B Lotus"/>
                <w:sz w:val="28"/>
                <w:szCs w:val="28"/>
                <w:rtl/>
              </w:rPr>
            </w:pPr>
            <w:r w:rsidRPr="004A7367">
              <w:rPr>
                <w:rFonts w:cs="B Lotus" w:hint="cs"/>
                <w:rtl/>
              </w:rPr>
              <w:t>قلندرآباد</w:t>
            </w:r>
          </w:p>
        </w:tc>
        <w:tc>
          <w:tcPr>
            <w:tcW w:w="1803" w:type="dxa"/>
          </w:tcPr>
          <w:p w14:paraId="4C9B1E81" w14:textId="766109C4" w:rsidR="004A7367" w:rsidRPr="004A7367" w:rsidRDefault="004A7367" w:rsidP="004A7367">
            <w:pPr>
              <w:jc w:val="center"/>
              <w:rPr>
                <w:rFonts w:cs="B Lotus"/>
                <w:sz w:val="28"/>
                <w:szCs w:val="28"/>
                <w:rtl/>
              </w:rPr>
            </w:pPr>
            <w:r w:rsidRPr="004A7367">
              <w:rPr>
                <w:rFonts w:cs="B Lotus"/>
                <w:rtl/>
              </w:rPr>
              <w:t>11</w:t>
            </w:r>
          </w:p>
        </w:tc>
        <w:tc>
          <w:tcPr>
            <w:tcW w:w="1803" w:type="dxa"/>
          </w:tcPr>
          <w:p w14:paraId="75EE2A6E" w14:textId="03C088B0"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120DFB00" w14:textId="77777777" w:rsidTr="00372823">
        <w:tc>
          <w:tcPr>
            <w:tcW w:w="1803" w:type="dxa"/>
          </w:tcPr>
          <w:p w14:paraId="6656BF42" w14:textId="77777777" w:rsidR="004A7367" w:rsidRPr="004A7367" w:rsidRDefault="004A7367" w:rsidP="004A7367">
            <w:pPr>
              <w:pStyle w:val="ListParagraph"/>
              <w:numPr>
                <w:ilvl w:val="0"/>
                <w:numId w:val="63"/>
              </w:numPr>
              <w:bidi/>
              <w:jc w:val="center"/>
              <w:rPr>
                <w:rFonts w:cs="B Lotus"/>
                <w:rtl/>
              </w:rPr>
            </w:pPr>
          </w:p>
        </w:tc>
        <w:tc>
          <w:tcPr>
            <w:tcW w:w="1803" w:type="dxa"/>
          </w:tcPr>
          <w:p w14:paraId="60CF1DEB" w14:textId="0C486B62" w:rsidR="004A7367" w:rsidRPr="004A7367" w:rsidRDefault="004A7367" w:rsidP="004A7367">
            <w:pPr>
              <w:jc w:val="center"/>
              <w:rPr>
                <w:rFonts w:cs="B Lotus"/>
                <w:sz w:val="28"/>
                <w:szCs w:val="28"/>
                <w:rtl/>
              </w:rPr>
            </w:pPr>
            <w:r w:rsidRPr="004A7367">
              <w:rPr>
                <w:rFonts w:cs="B Lotus"/>
                <w:rtl/>
              </w:rPr>
              <w:t>1769</w:t>
            </w:r>
          </w:p>
        </w:tc>
        <w:tc>
          <w:tcPr>
            <w:tcW w:w="1803" w:type="dxa"/>
          </w:tcPr>
          <w:p w14:paraId="04BB9AAA" w14:textId="514C3EDB" w:rsidR="004A7367" w:rsidRPr="004A7367" w:rsidRDefault="004A7367" w:rsidP="004A7367">
            <w:pPr>
              <w:jc w:val="center"/>
              <w:rPr>
                <w:rFonts w:cs="B Lotus"/>
                <w:sz w:val="28"/>
                <w:szCs w:val="28"/>
                <w:rtl/>
              </w:rPr>
            </w:pPr>
            <w:r w:rsidRPr="004A7367">
              <w:rPr>
                <w:rFonts w:cs="B Lotus" w:hint="cs"/>
                <w:rtl/>
              </w:rPr>
              <w:t>فرهادگرد</w:t>
            </w:r>
          </w:p>
        </w:tc>
        <w:tc>
          <w:tcPr>
            <w:tcW w:w="1803" w:type="dxa"/>
          </w:tcPr>
          <w:p w14:paraId="2C291A84" w14:textId="7514307F" w:rsidR="004A7367" w:rsidRPr="004A7367" w:rsidRDefault="004A7367" w:rsidP="004A7367">
            <w:pPr>
              <w:jc w:val="center"/>
              <w:rPr>
                <w:rFonts w:cs="B Lotus"/>
                <w:sz w:val="28"/>
                <w:szCs w:val="28"/>
                <w:rtl/>
              </w:rPr>
            </w:pPr>
            <w:r w:rsidRPr="004A7367">
              <w:rPr>
                <w:rFonts w:cs="B Lotus"/>
                <w:rtl/>
              </w:rPr>
              <w:t>11</w:t>
            </w:r>
          </w:p>
        </w:tc>
        <w:tc>
          <w:tcPr>
            <w:tcW w:w="1803" w:type="dxa"/>
          </w:tcPr>
          <w:p w14:paraId="3FEAFA9E" w14:textId="22956948"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63AE305" w14:textId="77777777" w:rsidTr="00372823">
        <w:tc>
          <w:tcPr>
            <w:tcW w:w="1803" w:type="dxa"/>
          </w:tcPr>
          <w:p w14:paraId="3A9B6C94" w14:textId="77777777" w:rsidR="004A7367" w:rsidRPr="004A7367" w:rsidRDefault="004A7367" w:rsidP="004A7367">
            <w:pPr>
              <w:pStyle w:val="ListParagraph"/>
              <w:numPr>
                <w:ilvl w:val="0"/>
                <w:numId w:val="63"/>
              </w:numPr>
              <w:bidi/>
              <w:jc w:val="center"/>
              <w:rPr>
                <w:rFonts w:cs="B Lotus"/>
                <w:rtl/>
              </w:rPr>
            </w:pPr>
          </w:p>
        </w:tc>
        <w:tc>
          <w:tcPr>
            <w:tcW w:w="1803" w:type="dxa"/>
          </w:tcPr>
          <w:p w14:paraId="3D62F270" w14:textId="58F4AD6C" w:rsidR="004A7367" w:rsidRPr="004A7367" w:rsidRDefault="004A7367" w:rsidP="004A7367">
            <w:pPr>
              <w:jc w:val="center"/>
              <w:rPr>
                <w:rFonts w:cs="B Lotus"/>
                <w:sz w:val="28"/>
                <w:szCs w:val="28"/>
                <w:rtl/>
              </w:rPr>
            </w:pPr>
            <w:r w:rsidRPr="004A7367">
              <w:rPr>
                <w:rFonts w:cs="B Lotus"/>
                <w:rtl/>
              </w:rPr>
              <w:t>1770</w:t>
            </w:r>
          </w:p>
        </w:tc>
        <w:tc>
          <w:tcPr>
            <w:tcW w:w="1803" w:type="dxa"/>
          </w:tcPr>
          <w:p w14:paraId="17FB7873" w14:textId="3DADDFE7" w:rsidR="004A7367" w:rsidRPr="004A7367" w:rsidRDefault="004A7367" w:rsidP="004A7367">
            <w:pPr>
              <w:jc w:val="center"/>
              <w:rPr>
                <w:rFonts w:cs="B Lotus"/>
                <w:sz w:val="28"/>
                <w:szCs w:val="28"/>
                <w:rtl/>
              </w:rPr>
            </w:pPr>
            <w:r w:rsidRPr="004A7367">
              <w:rPr>
                <w:rFonts w:cs="B Lotus" w:hint="cs"/>
                <w:rtl/>
              </w:rPr>
              <w:t>انابد</w:t>
            </w:r>
          </w:p>
        </w:tc>
        <w:tc>
          <w:tcPr>
            <w:tcW w:w="1803" w:type="dxa"/>
          </w:tcPr>
          <w:p w14:paraId="25488B60" w14:textId="52736853" w:rsidR="004A7367" w:rsidRPr="004A7367" w:rsidRDefault="004A7367" w:rsidP="004A7367">
            <w:pPr>
              <w:jc w:val="center"/>
              <w:rPr>
                <w:rFonts w:cs="B Lotus"/>
                <w:sz w:val="28"/>
                <w:szCs w:val="28"/>
                <w:rtl/>
              </w:rPr>
            </w:pPr>
            <w:r w:rsidRPr="004A7367">
              <w:rPr>
                <w:rFonts w:cs="B Lotus"/>
                <w:rtl/>
              </w:rPr>
              <w:t>11</w:t>
            </w:r>
          </w:p>
        </w:tc>
        <w:tc>
          <w:tcPr>
            <w:tcW w:w="1803" w:type="dxa"/>
          </w:tcPr>
          <w:p w14:paraId="6B17B32B" w14:textId="307615F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6DDC944C" w14:textId="77777777" w:rsidTr="00372823">
        <w:tc>
          <w:tcPr>
            <w:tcW w:w="1803" w:type="dxa"/>
          </w:tcPr>
          <w:p w14:paraId="7FE7EBC5" w14:textId="77777777" w:rsidR="004A7367" w:rsidRPr="004A7367" w:rsidRDefault="004A7367" w:rsidP="004A7367">
            <w:pPr>
              <w:pStyle w:val="ListParagraph"/>
              <w:numPr>
                <w:ilvl w:val="0"/>
                <w:numId w:val="63"/>
              </w:numPr>
              <w:bidi/>
              <w:jc w:val="center"/>
              <w:rPr>
                <w:rFonts w:cs="B Lotus"/>
                <w:rtl/>
              </w:rPr>
            </w:pPr>
          </w:p>
        </w:tc>
        <w:tc>
          <w:tcPr>
            <w:tcW w:w="1803" w:type="dxa"/>
          </w:tcPr>
          <w:p w14:paraId="4C24270F" w14:textId="3D356817" w:rsidR="004A7367" w:rsidRPr="004A7367" w:rsidRDefault="004A7367" w:rsidP="004A7367">
            <w:pPr>
              <w:jc w:val="center"/>
              <w:rPr>
                <w:rFonts w:cs="B Lotus"/>
                <w:sz w:val="28"/>
                <w:szCs w:val="28"/>
                <w:rtl/>
              </w:rPr>
            </w:pPr>
            <w:r w:rsidRPr="004A7367">
              <w:rPr>
                <w:rFonts w:cs="B Lotus"/>
                <w:rtl/>
              </w:rPr>
              <w:t>1771</w:t>
            </w:r>
          </w:p>
        </w:tc>
        <w:tc>
          <w:tcPr>
            <w:tcW w:w="1803" w:type="dxa"/>
          </w:tcPr>
          <w:p w14:paraId="21FB4830" w14:textId="44E71F82" w:rsidR="004A7367" w:rsidRPr="004A7367" w:rsidRDefault="004A7367" w:rsidP="004A7367">
            <w:pPr>
              <w:jc w:val="center"/>
              <w:rPr>
                <w:rFonts w:cs="B Lotus"/>
                <w:sz w:val="28"/>
                <w:szCs w:val="28"/>
                <w:rtl/>
              </w:rPr>
            </w:pPr>
            <w:r w:rsidRPr="004A7367">
              <w:rPr>
                <w:rFonts w:cs="B Lotus" w:hint="cs"/>
                <w:rtl/>
              </w:rPr>
              <w:t>شهرآباد</w:t>
            </w:r>
          </w:p>
        </w:tc>
        <w:tc>
          <w:tcPr>
            <w:tcW w:w="1803" w:type="dxa"/>
          </w:tcPr>
          <w:p w14:paraId="400D15D4" w14:textId="71B0A04E" w:rsidR="004A7367" w:rsidRPr="004A7367" w:rsidRDefault="004A7367" w:rsidP="004A7367">
            <w:pPr>
              <w:jc w:val="center"/>
              <w:rPr>
                <w:rFonts w:cs="B Lotus"/>
                <w:sz w:val="28"/>
                <w:szCs w:val="28"/>
                <w:rtl/>
              </w:rPr>
            </w:pPr>
            <w:r w:rsidRPr="004A7367">
              <w:rPr>
                <w:rFonts w:cs="B Lotus"/>
                <w:rtl/>
              </w:rPr>
              <w:t>11</w:t>
            </w:r>
          </w:p>
        </w:tc>
        <w:tc>
          <w:tcPr>
            <w:tcW w:w="1803" w:type="dxa"/>
          </w:tcPr>
          <w:p w14:paraId="510B4F4A" w14:textId="2002C7A0"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4272E1E" w14:textId="77777777" w:rsidTr="00372823">
        <w:tc>
          <w:tcPr>
            <w:tcW w:w="1803" w:type="dxa"/>
          </w:tcPr>
          <w:p w14:paraId="45A617A8" w14:textId="77777777" w:rsidR="004A7367" w:rsidRPr="004A7367" w:rsidRDefault="004A7367" w:rsidP="004A7367">
            <w:pPr>
              <w:pStyle w:val="ListParagraph"/>
              <w:numPr>
                <w:ilvl w:val="0"/>
                <w:numId w:val="63"/>
              </w:numPr>
              <w:bidi/>
              <w:jc w:val="center"/>
              <w:rPr>
                <w:rFonts w:cs="B Lotus"/>
                <w:rtl/>
              </w:rPr>
            </w:pPr>
          </w:p>
        </w:tc>
        <w:tc>
          <w:tcPr>
            <w:tcW w:w="1803" w:type="dxa"/>
          </w:tcPr>
          <w:p w14:paraId="42321CA6" w14:textId="25B0FF32" w:rsidR="004A7367" w:rsidRPr="004A7367" w:rsidRDefault="004A7367" w:rsidP="004A7367">
            <w:pPr>
              <w:jc w:val="center"/>
              <w:rPr>
                <w:rFonts w:cs="B Lotus"/>
                <w:sz w:val="28"/>
                <w:szCs w:val="28"/>
                <w:rtl/>
              </w:rPr>
            </w:pPr>
            <w:r w:rsidRPr="004A7367">
              <w:rPr>
                <w:rFonts w:cs="B Lotus"/>
                <w:rtl/>
              </w:rPr>
              <w:t>1772</w:t>
            </w:r>
          </w:p>
        </w:tc>
        <w:tc>
          <w:tcPr>
            <w:tcW w:w="1803" w:type="dxa"/>
          </w:tcPr>
          <w:p w14:paraId="1781DBA8" w14:textId="123AF23D" w:rsidR="004A7367" w:rsidRPr="004A7367" w:rsidRDefault="004A7367" w:rsidP="004A7367">
            <w:pPr>
              <w:jc w:val="center"/>
              <w:rPr>
                <w:rFonts w:cs="B Lotus"/>
                <w:sz w:val="28"/>
                <w:szCs w:val="28"/>
                <w:rtl/>
              </w:rPr>
            </w:pPr>
            <w:r w:rsidRPr="004A7367">
              <w:rPr>
                <w:rFonts w:cs="B Lotus" w:hint="cs"/>
                <w:rtl/>
              </w:rPr>
              <w:t>جنگل</w:t>
            </w:r>
          </w:p>
        </w:tc>
        <w:tc>
          <w:tcPr>
            <w:tcW w:w="1803" w:type="dxa"/>
          </w:tcPr>
          <w:p w14:paraId="6BD47D37" w14:textId="7A6BD62A" w:rsidR="004A7367" w:rsidRPr="004A7367" w:rsidRDefault="004A7367" w:rsidP="004A7367">
            <w:pPr>
              <w:jc w:val="center"/>
              <w:rPr>
                <w:rFonts w:cs="B Lotus"/>
                <w:sz w:val="28"/>
                <w:szCs w:val="28"/>
                <w:rtl/>
              </w:rPr>
            </w:pPr>
            <w:r w:rsidRPr="004A7367">
              <w:rPr>
                <w:rFonts w:cs="B Lotus"/>
                <w:rtl/>
              </w:rPr>
              <w:t>11</w:t>
            </w:r>
          </w:p>
        </w:tc>
        <w:tc>
          <w:tcPr>
            <w:tcW w:w="1803" w:type="dxa"/>
          </w:tcPr>
          <w:p w14:paraId="51D4A83B" w14:textId="1603F87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252CF13" w14:textId="77777777" w:rsidTr="00372823">
        <w:tc>
          <w:tcPr>
            <w:tcW w:w="1803" w:type="dxa"/>
          </w:tcPr>
          <w:p w14:paraId="135F8408" w14:textId="77777777" w:rsidR="004A7367" w:rsidRPr="004A7367" w:rsidRDefault="004A7367" w:rsidP="004A7367">
            <w:pPr>
              <w:pStyle w:val="ListParagraph"/>
              <w:numPr>
                <w:ilvl w:val="0"/>
                <w:numId w:val="63"/>
              </w:numPr>
              <w:bidi/>
              <w:jc w:val="center"/>
              <w:rPr>
                <w:rFonts w:cs="B Lotus"/>
                <w:rtl/>
              </w:rPr>
            </w:pPr>
          </w:p>
        </w:tc>
        <w:tc>
          <w:tcPr>
            <w:tcW w:w="1803" w:type="dxa"/>
          </w:tcPr>
          <w:p w14:paraId="2E210440" w14:textId="315F42E6" w:rsidR="004A7367" w:rsidRPr="004A7367" w:rsidRDefault="004A7367" w:rsidP="004A7367">
            <w:pPr>
              <w:jc w:val="center"/>
              <w:rPr>
                <w:rFonts w:cs="B Lotus"/>
                <w:sz w:val="28"/>
                <w:szCs w:val="28"/>
                <w:rtl/>
              </w:rPr>
            </w:pPr>
            <w:r w:rsidRPr="004A7367">
              <w:rPr>
                <w:rFonts w:cs="B Lotus"/>
                <w:rtl/>
              </w:rPr>
              <w:t>1773</w:t>
            </w:r>
          </w:p>
        </w:tc>
        <w:tc>
          <w:tcPr>
            <w:tcW w:w="1803" w:type="dxa"/>
          </w:tcPr>
          <w:p w14:paraId="43ACCC70" w14:textId="2E963358" w:rsidR="004A7367" w:rsidRPr="004A7367" w:rsidRDefault="004A7367" w:rsidP="004A7367">
            <w:pPr>
              <w:jc w:val="center"/>
              <w:rPr>
                <w:rFonts w:cs="B Lotus"/>
                <w:sz w:val="28"/>
                <w:szCs w:val="28"/>
                <w:rtl/>
              </w:rPr>
            </w:pPr>
            <w:r w:rsidRPr="004A7367">
              <w:rPr>
                <w:rFonts w:cs="B Lotus" w:hint="cs"/>
                <w:rtl/>
              </w:rPr>
              <w:t>شهرزو</w:t>
            </w:r>
          </w:p>
        </w:tc>
        <w:tc>
          <w:tcPr>
            <w:tcW w:w="1803" w:type="dxa"/>
          </w:tcPr>
          <w:p w14:paraId="572BBF93" w14:textId="533C7CE0" w:rsidR="004A7367" w:rsidRPr="004A7367" w:rsidRDefault="004A7367" w:rsidP="004A7367">
            <w:pPr>
              <w:jc w:val="center"/>
              <w:rPr>
                <w:rFonts w:cs="B Lotus"/>
                <w:sz w:val="28"/>
                <w:szCs w:val="28"/>
                <w:rtl/>
              </w:rPr>
            </w:pPr>
            <w:r w:rsidRPr="004A7367">
              <w:rPr>
                <w:rFonts w:cs="B Lotus"/>
                <w:rtl/>
              </w:rPr>
              <w:t>11</w:t>
            </w:r>
          </w:p>
        </w:tc>
        <w:tc>
          <w:tcPr>
            <w:tcW w:w="1803" w:type="dxa"/>
          </w:tcPr>
          <w:p w14:paraId="446150E8" w14:textId="528F8945"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3FF31D4A" w14:textId="77777777" w:rsidTr="00372823">
        <w:tc>
          <w:tcPr>
            <w:tcW w:w="1803" w:type="dxa"/>
          </w:tcPr>
          <w:p w14:paraId="39174CBC" w14:textId="77777777" w:rsidR="004A7367" w:rsidRPr="004A7367" w:rsidRDefault="004A7367" w:rsidP="004A7367">
            <w:pPr>
              <w:pStyle w:val="ListParagraph"/>
              <w:numPr>
                <w:ilvl w:val="0"/>
                <w:numId w:val="63"/>
              </w:numPr>
              <w:bidi/>
              <w:jc w:val="center"/>
              <w:rPr>
                <w:rFonts w:cs="B Lotus"/>
                <w:rtl/>
              </w:rPr>
            </w:pPr>
          </w:p>
        </w:tc>
        <w:tc>
          <w:tcPr>
            <w:tcW w:w="1803" w:type="dxa"/>
          </w:tcPr>
          <w:p w14:paraId="7DDEF313" w14:textId="67920B7C" w:rsidR="004A7367" w:rsidRPr="004A7367" w:rsidRDefault="004A7367" w:rsidP="004A7367">
            <w:pPr>
              <w:jc w:val="center"/>
              <w:rPr>
                <w:rFonts w:cs="B Lotus"/>
                <w:sz w:val="28"/>
                <w:szCs w:val="28"/>
                <w:rtl/>
              </w:rPr>
            </w:pPr>
            <w:r w:rsidRPr="004A7367">
              <w:rPr>
                <w:rFonts w:cs="B Lotus"/>
                <w:rtl/>
              </w:rPr>
              <w:t>1774</w:t>
            </w:r>
          </w:p>
        </w:tc>
        <w:tc>
          <w:tcPr>
            <w:tcW w:w="1803" w:type="dxa"/>
          </w:tcPr>
          <w:p w14:paraId="6D2024AC" w14:textId="68CF71B4" w:rsidR="004A7367" w:rsidRPr="004A7367" w:rsidRDefault="004A7367" w:rsidP="004A7367">
            <w:pPr>
              <w:jc w:val="center"/>
              <w:rPr>
                <w:rFonts w:cs="B Lotus"/>
                <w:sz w:val="28"/>
                <w:szCs w:val="28"/>
                <w:rtl/>
              </w:rPr>
            </w:pPr>
            <w:r w:rsidRPr="004A7367">
              <w:rPr>
                <w:rFonts w:cs="B Lotus" w:hint="cs"/>
                <w:rtl/>
              </w:rPr>
              <w:t>کندر</w:t>
            </w:r>
          </w:p>
        </w:tc>
        <w:tc>
          <w:tcPr>
            <w:tcW w:w="1803" w:type="dxa"/>
          </w:tcPr>
          <w:p w14:paraId="052BD598" w14:textId="794A088A" w:rsidR="004A7367" w:rsidRPr="004A7367" w:rsidRDefault="004A7367" w:rsidP="004A7367">
            <w:pPr>
              <w:jc w:val="center"/>
              <w:rPr>
                <w:rFonts w:cs="B Lotus"/>
                <w:sz w:val="28"/>
                <w:szCs w:val="28"/>
                <w:rtl/>
              </w:rPr>
            </w:pPr>
            <w:r w:rsidRPr="004A7367">
              <w:rPr>
                <w:rFonts w:cs="B Lotus"/>
                <w:rtl/>
              </w:rPr>
              <w:t>11</w:t>
            </w:r>
          </w:p>
        </w:tc>
        <w:tc>
          <w:tcPr>
            <w:tcW w:w="1803" w:type="dxa"/>
          </w:tcPr>
          <w:p w14:paraId="7DADEC7A" w14:textId="28368388"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636102AB" w14:textId="77777777" w:rsidTr="00372823">
        <w:tc>
          <w:tcPr>
            <w:tcW w:w="1803" w:type="dxa"/>
          </w:tcPr>
          <w:p w14:paraId="4A216BF0" w14:textId="77777777" w:rsidR="004A7367" w:rsidRPr="004A7367" w:rsidRDefault="004A7367" w:rsidP="004A7367">
            <w:pPr>
              <w:pStyle w:val="ListParagraph"/>
              <w:numPr>
                <w:ilvl w:val="0"/>
                <w:numId w:val="63"/>
              </w:numPr>
              <w:bidi/>
              <w:jc w:val="center"/>
              <w:rPr>
                <w:rFonts w:cs="B Lotus"/>
                <w:rtl/>
              </w:rPr>
            </w:pPr>
          </w:p>
        </w:tc>
        <w:tc>
          <w:tcPr>
            <w:tcW w:w="1803" w:type="dxa"/>
          </w:tcPr>
          <w:p w14:paraId="6CB7833C" w14:textId="4E60B360" w:rsidR="004A7367" w:rsidRPr="004A7367" w:rsidRDefault="004A7367" w:rsidP="004A7367">
            <w:pPr>
              <w:jc w:val="center"/>
              <w:rPr>
                <w:rFonts w:cs="B Lotus"/>
                <w:sz w:val="28"/>
                <w:szCs w:val="28"/>
                <w:rtl/>
              </w:rPr>
            </w:pPr>
            <w:r w:rsidRPr="004A7367">
              <w:rPr>
                <w:rFonts w:cs="B Lotus"/>
                <w:rtl/>
              </w:rPr>
              <w:t>1775</w:t>
            </w:r>
          </w:p>
        </w:tc>
        <w:tc>
          <w:tcPr>
            <w:tcW w:w="1803" w:type="dxa"/>
          </w:tcPr>
          <w:p w14:paraId="57328F74" w14:textId="6ECE41D7" w:rsidR="004A7367" w:rsidRPr="004A7367" w:rsidRDefault="004A7367" w:rsidP="004A7367">
            <w:pPr>
              <w:jc w:val="center"/>
              <w:rPr>
                <w:rFonts w:cs="B Lotus"/>
                <w:sz w:val="28"/>
                <w:szCs w:val="28"/>
                <w:rtl/>
              </w:rPr>
            </w:pPr>
            <w:r w:rsidRPr="004A7367">
              <w:rPr>
                <w:rFonts w:cs="B Lotus" w:hint="cs"/>
                <w:rtl/>
              </w:rPr>
              <w:t>شادمهر</w:t>
            </w:r>
          </w:p>
        </w:tc>
        <w:tc>
          <w:tcPr>
            <w:tcW w:w="1803" w:type="dxa"/>
          </w:tcPr>
          <w:p w14:paraId="49B63C51" w14:textId="79C0B862" w:rsidR="004A7367" w:rsidRPr="004A7367" w:rsidRDefault="004A7367" w:rsidP="004A7367">
            <w:pPr>
              <w:jc w:val="center"/>
              <w:rPr>
                <w:rFonts w:cs="B Lotus"/>
                <w:sz w:val="28"/>
                <w:szCs w:val="28"/>
                <w:rtl/>
              </w:rPr>
            </w:pPr>
            <w:r w:rsidRPr="004A7367">
              <w:rPr>
                <w:rFonts w:cs="B Lotus"/>
                <w:rtl/>
              </w:rPr>
              <w:t>11</w:t>
            </w:r>
          </w:p>
        </w:tc>
        <w:tc>
          <w:tcPr>
            <w:tcW w:w="1803" w:type="dxa"/>
          </w:tcPr>
          <w:p w14:paraId="6F34CDD5" w14:textId="716E7B5D"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65EA3A03" w14:textId="77777777" w:rsidTr="00372823">
        <w:tc>
          <w:tcPr>
            <w:tcW w:w="1803" w:type="dxa"/>
          </w:tcPr>
          <w:p w14:paraId="71A3FBD9" w14:textId="77777777" w:rsidR="004A7367" w:rsidRPr="004A7367" w:rsidRDefault="004A7367" w:rsidP="004A7367">
            <w:pPr>
              <w:pStyle w:val="ListParagraph"/>
              <w:numPr>
                <w:ilvl w:val="0"/>
                <w:numId w:val="63"/>
              </w:numPr>
              <w:bidi/>
              <w:jc w:val="center"/>
              <w:rPr>
                <w:rFonts w:cs="B Lotus"/>
                <w:rtl/>
              </w:rPr>
            </w:pPr>
          </w:p>
        </w:tc>
        <w:tc>
          <w:tcPr>
            <w:tcW w:w="1803" w:type="dxa"/>
          </w:tcPr>
          <w:p w14:paraId="1BB0462C" w14:textId="367F910D" w:rsidR="004A7367" w:rsidRPr="004A7367" w:rsidRDefault="004A7367" w:rsidP="004A7367">
            <w:pPr>
              <w:jc w:val="center"/>
              <w:rPr>
                <w:rFonts w:cs="B Lotus"/>
                <w:sz w:val="28"/>
                <w:szCs w:val="28"/>
                <w:rtl/>
              </w:rPr>
            </w:pPr>
            <w:r w:rsidRPr="004A7367">
              <w:rPr>
                <w:rFonts w:cs="B Lotus"/>
                <w:rtl/>
              </w:rPr>
              <w:t>1776</w:t>
            </w:r>
          </w:p>
        </w:tc>
        <w:tc>
          <w:tcPr>
            <w:tcW w:w="1803" w:type="dxa"/>
          </w:tcPr>
          <w:p w14:paraId="5480B69D" w14:textId="56EC79B6" w:rsidR="004A7367" w:rsidRPr="004A7367" w:rsidRDefault="004A7367" w:rsidP="004A7367">
            <w:pPr>
              <w:jc w:val="center"/>
              <w:rPr>
                <w:rFonts w:cs="B Lotus"/>
                <w:sz w:val="28"/>
                <w:szCs w:val="28"/>
                <w:rtl/>
              </w:rPr>
            </w:pPr>
            <w:r w:rsidRPr="004A7367">
              <w:rPr>
                <w:rFonts w:cs="B Lotus" w:hint="cs"/>
                <w:rtl/>
              </w:rPr>
              <w:t>یونسی</w:t>
            </w:r>
          </w:p>
        </w:tc>
        <w:tc>
          <w:tcPr>
            <w:tcW w:w="1803" w:type="dxa"/>
          </w:tcPr>
          <w:p w14:paraId="68EA7A74" w14:textId="49061ABA" w:rsidR="004A7367" w:rsidRPr="004A7367" w:rsidRDefault="004A7367" w:rsidP="004A7367">
            <w:pPr>
              <w:jc w:val="center"/>
              <w:rPr>
                <w:rFonts w:cs="B Lotus"/>
                <w:sz w:val="28"/>
                <w:szCs w:val="28"/>
                <w:rtl/>
              </w:rPr>
            </w:pPr>
            <w:r w:rsidRPr="004A7367">
              <w:rPr>
                <w:rFonts w:cs="B Lotus"/>
                <w:rtl/>
              </w:rPr>
              <w:t>11</w:t>
            </w:r>
          </w:p>
        </w:tc>
        <w:tc>
          <w:tcPr>
            <w:tcW w:w="1803" w:type="dxa"/>
          </w:tcPr>
          <w:p w14:paraId="066890AE" w14:textId="0A3C22B9"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24572AA7" w14:textId="77777777" w:rsidTr="00372823">
        <w:tc>
          <w:tcPr>
            <w:tcW w:w="1803" w:type="dxa"/>
          </w:tcPr>
          <w:p w14:paraId="49DDA09B" w14:textId="77777777" w:rsidR="004A7367" w:rsidRPr="004A7367" w:rsidRDefault="004A7367" w:rsidP="004A7367">
            <w:pPr>
              <w:pStyle w:val="ListParagraph"/>
              <w:numPr>
                <w:ilvl w:val="0"/>
                <w:numId w:val="63"/>
              </w:numPr>
              <w:bidi/>
              <w:jc w:val="center"/>
              <w:rPr>
                <w:rFonts w:cs="B Lotus"/>
                <w:rtl/>
              </w:rPr>
            </w:pPr>
          </w:p>
        </w:tc>
        <w:tc>
          <w:tcPr>
            <w:tcW w:w="1803" w:type="dxa"/>
          </w:tcPr>
          <w:p w14:paraId="65C060E0" w14:textId="400CBBD2" w:rsidR="004A7367" w:rsidRPr="004A7367" w:rsidRDefault="004A7367" w:rsidP="004A7367">
            <w:pPr>
              <w:jc w:val="center"/>
              <w:rPr>
                <w:rFonts w:cs="B Lotus"/>
                <w:sz w:val="28"/>
                <w:szCs w:val="28"/>
                <w:rtl/>
              </w:rPr>
            </w:pPr>
            <w:r w:rsidRPr="004A7367">
              <w:rPr>
                <w:rFonts w:cs="B Lotus"/>
                <w:rtl/>
              </w:rPr>
              <w:t>1777</w:t>
            </w:r>
          </w:p>
        </w:tc>
        <w:tc>
          <w:tcPr>
            <w:tcW w:w="1803" w:type="dxa"/>
          </w:tcPr>
          <w:p w14:paraId="20515EC6" w14:textId="438E2C00" w:rsidR="004A7367" w:rsidRPr="004A7367" w:rsidRDefault="004A7367" w:rsidP="004A7367">
            <w:pPr>
              <w:jc w:val="center"/>
              <w:rPr>
                <w:rFonts w:cs="B Lotus"/>
                <w:sz w:val="28"/>
                <w:szCs w:val="28"/>
                <w:rtl/>
              </w:rPr>
            </w:pPr>
            <w:r w:rsidRPr="004A7367">
              <w:rPr>
                <w:rFonts w:cs="B Lotus" w:hint="cs"/>
                <w:rtl/>
              </w:rPr>
              <w:t>فیروزه</w:t>
            </w:r>
          </w:p>
        </w:tc>
        <w:tc>
          <w:tcPr>
            <w:tcW w:w="1803" w:type="dxa"/>
          </w:tcPr>
          <w:p w14:paraId="6CAD8CE5" w14:textId="403AC521" w:rsidR="004A7367" w:rsidRPr="004A7367" w:rsidRDefault="004A7367" w:rsidP="004A7367">
            <w:pPr>
              <w:jc w:val="center"/>
              <w:rPr>
                <w:rFonts w:cs="B Lotus"/>
                <w:sz w:val="28"/>
                <w:szCs w:val="28"/>
                <w:rtl/>
              </w:rPr>
            </w:pPr>
            <w:r w:rsidRPr="004A7367">
              <w:rPr>
                <w:rFonts w:cs="B Lotus"/>
                <w:rtl/>
              </w:rPr>
              <w:t>11</w:t>
            </w:r>
          </w:p>
        </w:tc>
        <w:tc>
          <w:tcPr>
            <w:tcW w:w="1803" w:type="dxa"/>
          </w:tcPr>
          <w:p w14:paraId="59032B85" w14:textId="29A9679E"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4F8171D8" w14:textId="77777777" w:rsidTr="00372823">
        <w:tc>
          <w:tcPr>
            <w:tcW w:w="1803" w:type="dxa"/>
          </w:tcPr>
          <w:p w14:paraId="4F039617" w14:textId="77777777" w:rsidR="004A7367" w:rsidRPr="004A7367" w:rsidRDefault="004A7367" w:rsidP="004A7367">
            <w:pPr>
              <w:pStyle w:val="ListParagraph"/>
              <w:numPr>
                <w:ilvl w:val="0"/>
                <w:numId w:val="63"/>
              </w:numPr>
              <w:bidi/>
              <w:jc w:val="center"/>
              <w:rPr>
                <w:rFonts w:cs="B Lotus"/>
                <w:rtl/>
              </w:rPr>
            </w:pPr>
          </w:p>
        </w:tc>
        <w:tc>
          <w:tcPr>
            <w:tcW w:w="1803" w:type="dxa"/>
          </w:tcPr>
          <w:p w14:paraId="3F0C0549" w14:textId="62F8F010" w:rsidR="004A7367" w:rsidRPr="004A7367" w:rsidRDefault="004A7367" w:rsidP="004A7367">
            <w:pPr>
              <w:jc w:val="center"/>
              <w:rPr>
                <w:rFonts w:cs="B Lotus"/>
                <w:sz w:val="28"/>
                <w:szCs w:val="28"/>
                <w:rtl/>
              </w:rPr>
            </w:pPr>
            <w:r w:rsidRPr="004A7367">
              <w:rPr>
                <w:rFonts w:cs="B Lotus"/>
                <w:rtl/>
              </w:rPr>
              <w:t>1778</w:t>
            </w:r>
          </w:p>
        </w:tc>
        <w:tc>
          <w:tcPr>
            <w:tcW w:w="1803" w:type="dxa"/>
          </w:tcPr>
          <w:p w14:paraId="4B339956" w14:textId="031E8396" w:rsidR="004A7367" w:rsidRPr="004A7367" w:rsidRDefault="004A7367" w:rsidP="004A7367">
            <w:pPr>
              <w:jc w:val="center"/>
              <w:rPr>
                <w:rFonts w:cs="B Lotus"/>
                <w:sz w:val="28"/>
                <w:szCs w:val="28"/>
                <w:rtl/>
              </w:rPr>
            </w:pPr>
            <w:r w:rsidRPr="004A7367">
              <w:rPr>
                <w:rFonts w:cs="B Lotus" w:hint="cs"/>
                <w:rtl/>
              </w:rPr>
              <w:t>همت</w:t>
            </w:r>
            <w:r w:rsidRPr="004A7367">
              <w:rPr>
                <w:rFonts w:cs="B Lotus"/>
                <w:rtl/>
              </w:rPr>
              <w:t xml:space="preserve"> </w:t>
            </w:r>
            <w:r w:rsidRPr="004A7367">
              <w:rPr>
                <w:rFonts w:cs="B Lotus" w:hint="cs"/>
                <w:rtl/>
              </w:rPr>
              <w:t>آباد</w:t>
            </w:r>
          </w:p>
        </w:tc>
        <w:tc>
          <w:tcPr>
            <w:tcW w:w="1803" w:type="dxa"/>
          </w:tcPr>
          <w:p w14:paraId="158E4D97" w14:textId="44AAC8F0" w:rsidR="004A7367" w:rsidRPr="004A7367" w:rsidRDefault="004A7367" w:rsidP="004A7367">
            <w:pPr>
              <w:jc w:val="center"/>
              <w:rPr>
                <w:rFonts w:cs="B Lotus"/>
                <w:sz w:val="28"/>
                <w:szCs w:val="28"/>
                <w:rtl/>
              </w:rPr>
            </w:pPr>
            <w:r w:rsidRPr="004A7367">
              <w:rPr>
                <w:rFonts w:cs="B Lotus"/>
                <w:rtl/>
              </w:rPr>
              <w:t>11</w:t>
            </w:r>
          </w:p>
        </w:tc>
        <w:tc>
          <w:tcPr>
            <w:tcW w:w="1803" w:type="dxa"/>
          </w:tcPr>
          <w:p w14:paraId="0F434910" w14:textId="66EB88E9"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FC53E2A" w14:textId="77777777" w:rsidTr="00372823">
        <w:tc>
          <w:tcPr>
            <w:tcW w:w="1803" w:type="dxa"/>
          </w:tcPr>
          <w:p w14:paraId="7591896D" w14:textId="77777777" w:rsidR="004A7367" w:rsidRPr="004A7367" w:rsidRDefault="004A7367" w:rsidP="004A7367">
            <w:pPr>
              <w:pStyle w:val="ListParagraph"/>
              <w:numPr>
                <w:ilvl w:val="0"/>
                <w:numId w:val="63"/>
              </w:numPr>
              <w:bidi/>
              <w:jc w:val="center"/>
              <w:rPr>
                <w:rFonts w:cs="B Lotus"/>
                <w:rtl/>
              </w:rPr>
            </w:pPr>
          </w:p>
        </w:tc>
        <w:tc>
          <w:tcPr>
            <w:tcW w:w="1803" w:type="dxa"/>
          </w:tcPr>
          <w:p w14:paraId="33F94AB4" w14:textId="74F04ECC" w:rsidR="004A7367" w:rsidRPr="004A7367" w:rsidRDefault="004A7367" w:rsidP="004A7367">
            <w:pPr>
              <w:jc w:val="center"/>
              <w:rPr>
                <w:rFonts w:cs="B Lotus"/>
                <w:sz w:val="28"/>
                <w:szCs w:val="28"/>
                <w:rtl/>
              </w:rPr>
            </w:pPr>
            <w:r w:rsidRPr="004A7367">
              <w:rPr>
                <w:rFonts w:cs="B Lotus"/>
                <w:rtl/>
              </w:rPr>
              <w:t>1779</w:t>
            </w:r>
          </w:p>
        </w:tc>
        <w:tc>
          <w:tcPr>
            <w:tcW w:w="1803" w:type="dxa"/>
          </w:tcPr>
          <w:p w14:paraId="7DB3B00E" w14:textId="420BE77D" w:rsidR="004A7367" w:rsidRPr="004A7367" w:rsidRDefault="004A7367" w:rsidP="004A7367">
            <w:pPr>
              <w:jc w:val="center"/>
              <w:rPr>
                <w:rFonts w:cs="B Lotus"/>
                <w:sz w:val="28"/>
                <w:szCs w:val="28"/>
                <w:rtl/>
              </w:rPr>
            </w:pPr>
            <w:r w:rsidRPr="004A7367">
              <w:rPr>
                <w:rFonts w:cs="B Lotus" w:hint="cs"/>
                <w:rtl/>
              </w:rPr>
              <w:t>خرو</w:t>
            </w:r>
          </w:p>
        </w:tc>
        <w:tc>
          <w:tcPr>
            <w:tcW w:w="1803" w:type="dxa"/>
          </w:tcPr>
          <w:p w14:paraId="71761307" w14:textId="5DBC7828" w:rsidR="004A7367" w:rsidRPr="004A7367" w:rsidRDefault="004A7367" w:rsidP="004A7367">
            <w:pPr>
              <w:jc w:val="center"/>
              <w:rPr>
                <w:rFonts w:cs="B Lotus"/>
                <w:sz w:val="28"/>
                <w:szCs w:val="28"/>
                <w:rtl/>
              </w:rPr>
            </w:pPr>
            <w:r w:rsidRPr="004A7367">
              <w:rPr>
                <w:rFonts w:cs="B Lotus"/>
                <w:rtl/>
              </w:rPr>
              <w:t>11</w:t>
            </w:r>
          </w:p>
        </w:tc>
        <w:tc>
          <w:tcPr>
            <w:tcW w:w="1803" w:type="dxa"/>
          </w:tcPr>
          <w:p w14:paraId="59C4DCD1" w14:textId="225A76E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رضوی</w:t>
            </w:r>
          </w:p>
        </w:tc>
      </w:tr>
      <w:tr w:rsidR="004A7367" w:rsidRPr="004A7367" w14:paraId="7E2AE17B" w14:textId="77777777" w:rsidTr="00372823">
        <w:tc>
          <w:tcPr>
            <w:tcW w:w="1803" w:type="dxa"/>
          </w:tcPr>
          <w:p w14:paraId="47E39BE8" w14:textId="77777777" w:rsidR="004A7367" w:rsidRPr="004A7367" w:rsidRDefault="004A7367" w:rsidP="004A7367">
            <w:pPr>
              <w:pStyle w:val="ListParagraph"/>
              <w:numPr>
                <w:ilvl w:val="0"/>
                <w:numId w:val="63"/>
              </w:numPr>
              <w:bidi/>
              <w:jc w:val="center"/>
              <w:rPr>
                <w:rFonts w:cs="B Lotus"/>
                <w:rtl/>
              </w:rPr>
            </w:pPr>
          </w:p>
        </w:tc>
        <w:tc>
          <w:tcPr>
            <w:tcW w:w="1803" w:type="dxa"/>
          </w:tcPr>
          <w:p w14:paraId="4CEEC22D" w14:textId="038FD2F0" w:rsidR="004A7367" w:rsidRPr="004A7367" w:rsidRDefault="004A7367" w:rsidP="004A7367">
            <w:pPr>
              <w:jc w:val="center"/>
              <w:rPr>
                <w:rFonts w:cs="B Lotus"/>
                <w:sz w:val="28"/>
                <w:szCs w:val="28"/>
                <w:rtl/>
              </w:rPr>
            </w:pPr>
            <w:r w:rsidRPr="004A7367">
              <w:rPr>
                <w:rFonts w:cs="B Lotus"/>
                <w:rtl/>
              </w:rPr>
              <w:t>201</w:t>
            </w:r>
          </w:p>
        </w:tc>
        <w:tc>
          <w:tcPr>
            <w:tcW w:w="1803" w:type="dxa"/>
          </w:tcPr>
          <w:p w14:paraId="7E9C07FE" w14:textId="3F9BE6F4" w:rsidR="004A7367" w:rsidRPr="004A7367" w:rsidRDefault="004A7367" w:rsidP="004A7367">
            <w:pPr>
              <w:jc w:val="center"/>
              <w:rPr>
                <w:rFonts w:cs="B Lotus"/>
                <w:sz w:val="28"/>
                <w:szCs w:val="28"/>
                <w:rtl/>
              </w:rPr>
            </w:pPr>
            <w:r w:rsidRPr="004A7367">
              <w:rPr>
                <w:rFonts w:cs="B Lotus" w:hint="cs"/>
                <w:rtl/>
              </w:rPr>
              <w:t>اهواز</w:t>
            </w:r>
          </w:p>
        </w:tc>
        <w:tc>
          <w:tcPr>
            <w:tcW w:w="1803" w:type="dxa"/>
          </w:tcPr>
          <w:p w14:paraId="42EB9EB3" w14:textId="5AF7E718" w:rsidR="004A7367" w:rsidRPr="004A7367" w:rsidRDefault="004A7367" w:rsidP="004A7367">
            <w:pPr>
              <w:jc w:val="center"/>
              <w:rPr>
                <w:rFonts w:cs="B Lotus"/>
                <w:sz w:val="28"/>
                <w:szCs w:val="28"/>
                <w:rtl/>
              </w:rPr>
            </w:pPr>
            <w:r w:rsidRPr="004A7367">
              <w:rPr>
                <w:rFonts w:cs="B Lotus"/>
                <w:rtl/>
              </w:rPr>
              <w:t>12</w:t>
            </w:r>
          </w:p>
        </w:tc>
        <w:tc>
          <w:tcPr>
            <w:tcW w:w="1803" w:type="dxa"/>
          </w:tcPr>
          <w:p w14:paraId="64340394" w14:textId="7369765B"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69DCD348" w14:textId="77777777" w:rsidTr="00372823">
        <w:tc>
          <w:tcPr>
            <w:tcW w:w="1803" w:type="dxa"/>
          </w:tcPr>
          <w:p w14:paraId="2D238DDE" w14:textId="77777777" w:rsidR="004A7367" w:rsidRPr="004A7367" w:rsidRDefault="004A7367" w:rsidP="004A7367">
            <w:pPr>
              <w:pStyle w:val="ListParagraph"/>
              <w:numPr>
                <w:ilvl w:val="0"/>
                <w:numId w:val="63"/>
              </w:numPr>
              <w:bidi/>
              <w:jc w:val="center"/>
              <w:rPr>
                <w:rFonts w:cs="B Lotus"/>
                <w:rtl/>
              </w:rPr>
            </w:pPr>
          </w:p>
        </w:tc>
        <w:tc>
          <w:tcPr>
            <w:tcW w:w="1803" w:type="dxa"/>
          </w:tcPr>
          <w:p w14:paraId="4E192092" w14:textId="2FEE7DD1" w:rsidR="004A7367" w:rsidRPr="004A7367" w:rsidRDefault="004A7367" w:rsidP="004A7367">
            <w:pPr>
              <w:jc w:val="center"/>
              <w:rPr>
                <w:rFonts w:cs="B Lotus"/>
                <w:sz w:val="28"/>
                <w:szCs w:val="28"/>
                <w:rtl/>
              </w:rPr>
            </w:pPr>
            <w:r w:rsidRPr="004A7367">
              <w:rPr>
                <w:rFonts w:cs="B Lotus"/>
                <w:rtl/>
              </w:rPr>
              <w:t>202</w:t>
            </w:r>
          </w:p>
        </w:tc>
        <w:tc>
          <w:tcPr>
            <w:tcW w:w="1803" w:type="dxa"/>
          </w:tcPr>
          <w:p w14:paraId="350368AA" w14:textId="6B5D7F09" w:rsidR="004A7367" w:rsidRPr="004A7367" w:rsidRDefault="004A7367" w:rsidP="004A7367">
            <w:pPr>
              <w:jc w:val="center"/>
              <w:rPr>
                <w:rFonts w:cs="B Lotus"/>
                <w:sz w:val="28"/>
                <w:szCs w:val="28"/>
                <w:rtl/>
              </w:rPr>
            </w:pPr>
            <w:r w:rsidRPr="004A7367">
              <w:rPr>
                <w:rFonts w:cs="B Lotus" w:hint="cs"/>
                <w:rtl/>
              </w:rPr>
              <w:t>آبادان</w:t>
            </w:r>
          </w:p>
        </w:tc>
        <w:tc>
          <w:tcPr>
            <w:tcW w:w="1803" w:type="dxa"/>
          </w:tcPr>
          <w:p w14:paraId="5ED3239D" w14:textId="7CDF5A60" w:rsidR="004A7367" w:rsidRPr="004A7367" w:rsidRDefault="004A7367" w:rsidP="004A7367">
            <w:pPr>
              <w:jc w:val="center"/>
              <w:rPr>
                <w:rFonts w:cs="B Lotus"/>
                <w:sz w:val="28"/>
                <w:szCs w:val="28"/>
                <w:rtl/>
              </w:rPr>
            </w:pPr>
            <w:r w:rsidRPr="004A7367">
              <w:rPr>
                <w:rFonts w:cs="B Lotus"/>
                <w:rtl/>
              </w:rPr>
              <w:t>12</w:t>
            </w:r>
          </w:p>
        </w:tc>
        <w:tc>
          <w:tcPr>
            <w:tcW w:w="1803" w:type="dxa"/>
          </w:tcPr>
          <w:p w14:paraId="650A206A" w14:textId="1F9B1A79"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3C71D67" w14:textId="77777777" w:rsidTr="00372823">
        <w:tc>
          <w:tcPr>
            <w:tcW w:w="1803" w:type="dxa"/>
          </w:tcPr>
          <w:p w14:paraId="32242F74" w14:textId="77777777" w:rsidR="004A7367" w:rsidRPr="004A7367" w:rsidRDefault="004A7367" w:rsidP="004A7367">
            <w:pPr>
              <w:pStyle w:val="ListParagraph"/>
              <w:numPr>
                <w:ilvl w:val="0"/>
                <w:numId w:val="63"/>
              </w:numPr>
              <w:bidi/>
              <w:jc w:val="center"/>
              <w:rPr>
                <w:rFonts w:cs="B Lotus"/>
                <w:rtl/>
              </w:rPr>
            </w:pPr>
          </w:p>
        </w:tc>
        <w:tc>
          <w:tcPr>
            <w:tcW w:w="1803" w:type="dxa"/>
          </w:tcPr>
          <w:p w14:paraId="57A26A17" w14:textId="1C5368B4" w:rsidR="004A7367" w:rsidRPr="004A7367" w:rsidRDefault="004A7367" w:rsidP="004A7367">
            <w:pPr>
              <w:jc w:val="center"/>
              <w:rPr>
                <w:rFonts w:cs="B Lotus"/>
                <w:sz w:val="28"/>
                <w:szCs w:val="28"/>
                <w:rtl/>
              </w:rPr>
            </w:pPr>
            <w:r w:rsidRPr="004A7367">
              <w:rPr>
                <w:rFonts w:cs="B Lotus"/>
                <w:rtl/>
              </w:rPr>
              <w:t>203</w:t>
            </w:r>
          </w:p>
        </w:tc>
        <w:tc>
          <w:tcPr>
            <w:tcW w:w="1803" w:type="dxa"/>
          </w:tcPr>
          <w:p w14:paraId="0CCCD4A4" w14:textId="46E48593" w:rsidR="004A7367" w:rsidRPr="004A7367" w:rsidRDefault="004A7367" w:rsidP="004A7367">
            <w:pPr>
              <w:jc w:val="center"/>
              <w:rPr>
                <w:rFonts w:cs="B Lotus"/>
                <w:sz w:val="28"/>
                <w:szCs w:val="28"/>
                <w:rtl/>
              </w:rPr>
            </w:pPr>
            <w:r w:rsidRPr="004A7367">
              <w:rPr>
                <w:rFonts w:cs="B Lotus" w:hint="cs"/>
                <w:rtl/>
              </w:rPr>
              <w:t>دزفول</w:t>
            </w:r>
          </w:p>
        </w:tc>
        <w:tc>
          <w:tcPr>
            <w:tcW w:w="1803" w:type="dxa"/>
          </w:tcPr>
          <w:p w14:paraId="29065AB7" w14:textId="47E53D7B" w:rsidR="004A7367" w:rsidRPr="004A7367" w:rsidRDefault="004A7367" w:rsidP="004A7367">
            <w:pPr>
              <w:jc w:val="center"/>
              <w:rPr>
                <w:rFonts w:cs="B Lotus"/>
                <w:sz w:val="28"/>
                <w:szCs w:val="28"/>
                <w:rtl/>
              </w:rPr>
            </w:pPr>
            <w:r w:rsidRPr="004A7367">
              <w:rPr>
                <w:rFonts w:cs="B Lotus"/>
                <w:rtl/>
              </w:rPr>
              <w:t>12</w:t>
            </w:r>
          </w:p>
        </w:tc>
        <w:tc>
          <w:tcPr>
            <w:tcW w:w="1803" w:type="dxa"/>
          </w:tcPr>
          <w:p w14:paraId="73D2EEBA" w14:textId="407472CC"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1B94C94E" w14:textId="77777777" w:rsidTr="00372823">
        <w:tc>
          <w:tcPr>
            <w:tcW w:w="1803" w:type="dxa"/>
          </w:tcPr>
          <w:p w14:paraId="17A169A5" w14:textId="77777777" w:rsidR="004A7367" w:rsidRPr="004A7367" w:rsidRDefault="004A7367" w:rsidP="004A7367">
            <w:pPr>
              <w:pStyle w:val="ListParagraph"/>
              <w:numPr>
                <w:ilvl w:val="0"/>
                <w:numId w:val="63"/>
              </w:numPr>
              <w:bidi/>
              <w:jc w:val="center"/>
              <w:rPr>
                <w:rFonts w:cs="B Lotus"/>
                <w:rtl/>
              </w:rPr>
            </w:pPr>
          </w:p>
        </w:tc>
        <w:tc>
          <w:tcPr>
            <w:tcW w:w="1803" w:type="dxa"/>
          </w:tcPr>
          <w:p w14:paraId="48BFCB10" w14:textId="4E64D127" w:rsidR="004A7367" w:rsidRPr="004A7367" w:rsidRDefault="004A7367" w:rsidP="004A7367">
            <w:pPr>
              <w:jc w:val="center"/>
              <w:rPr>
                <w:rFonts w:cs="B Lotus"/>
                <w:sz w:val="28"/>
                <w:szCs w:val="28"/>
                <w:rtl/>
              </w:rPr>
            </w:pPr>
            <w:r w:rsidRPr="004A7367">
              <w:rPr>
                <w:rFonts w:cs="B Lotus"/>
                <w:rtl/>
              </w:rPr>
              <w:t>204</w:t>
            </w:r>
          </w:p>
        </w:tc>
        <w:tc>
          <w:tcPr>
            <w:tcW w:w="1803" w:type="dxa"/>
          </w:tcPr>
          <w:p w14:paraId="00DE0C11" w14:textId="0CB8A53B" w:rsidR="004A7367" w:rsidRPr="004A7367" w:rsidRDefault="004A7367" w:rsidP="004A7367">
            <w:pPr>
              <w:jc w:val="center"/>
              <w:rPr>
                <w:rFonts w:cs="B Lotus"/>
                <w:sz w:val="28"/>
                <w:szCs w:val="28"/>
                <w:rtl/>
              </w:rPr>
            </w:pPr>
            <w:r w:rsidRPr="004A7367">
              <w:rPr>
                <w:rFonts w:cs="B Lotus" w:hint="cs"/>
                <w:rtl/>
              </w:rPr>
              <w:t>خرمشهر</w:t>
            </w:r>
          </w:p>
        </w:tc>
        <w:tc>
          <w:tcPr>
            <w:tcW w:w="1803" w:type="dxa"/>
          </w:tcPr>
          <w:p w14:paraId="6181A730" w14:textId="22A776AB" w:rsidR="004A7367" w:rsidRPr="004A7367" w:rsidRDefault="004A7367" w:rsidP="004A7367">
            <w:pPr>
              <w:jc w:val="center"/>
              <w:rPr>
                <w:rFonts w:cs="B Lotus"/>
                <w:sz w:val="28"/>
                <w:szCs w:val="28"/>
                <w:rtl/>
              </w:rPr>
            </w:pPr>
            <w:r w:rsidRPr="004A7367">
              <w:rPr>
                <w:rFonts w:cs="B Lotus"/>
                <w:rtl/>
              </w:rPr>
              <w:t>12</w:t>
            </w:r>
          </w:p>
        </w:tc>
        <w:tc>
          <w:tcPr>
            <w:tcW w:w="1803" w:type="dxa"/>
          </w:tcPr>
          <w:p w14:paraId="45F7D36D" w14:textId="0D80345F"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9D9B78A" w14:textId="77777777" w:rsidTr="00372823">
        <w:tc>
          <w:tcPr>
            <w:tcW w:w="1803" w:type="dxa"/>
          </w:tcPr>
          <w:p w14:paraId="14ED4701" w14:textId="77777777" w:rsidR="004A7367" w:rsidRPr="004A7367" w:rsidRDefault="004A7367" w:rsidP="004A7367">
            <w:pPr>
              <w:pStyle w:val="ListParagraph"/>
              <w:numPr>
                <w:ilvl w:val="0"/>
                <w:numId w:val="63"/>
              </w:numPr>
              <w:bidi/>
              <w:jc w:val="center"/>
              <w:rPr>
                <w:rFonts w:cs="B Lotus"/>
                <w:rtl/>
              </w:rPr>
            </w:pPr>
          </w:p>
        </w:tc>
        <w:tc>
          <w:tcPr>
            <w:tcW w:w="1803" w:type="dxa"/>
          </w:tcPr>
          <w:p w14:paraId="35FB6B23" w14:textId="0A65E779" w:rsidR="004A7367" w:rsidRPr="004A7367" w:rsidRDefault="004A7367" w:rsidP="004A7367">
            <w:pPr>
              <w:jc w:val="center"/>
              <w:rPr>
                <w:rFonts w:cs="B Lotus"/>
                <w:sz w:val="28"/>
                <w:szCs w:val="28"/>
                <w:rtl/>
              </w:rPr>
            </w:pPr>
            <w:r w:rsidRPr="004A7367">
              <w:rPr>
                <w:rFonts w:cs="B Lotus"/>
                <w:rtl/>
              </w:rPr>
              <w:t>205</w:t>
            </w:r>
          </w:p>
        </w:tc>
        <w:tc>
          <w:tcPr>
            <w:tcW w:w="1803" w:type="dxa"/>
          </w:tcPr>
          <w:p w14:paraId="0949E13B" w14:textId="026DC0F6" w:rsidR="004A7367" w:rsidRPr="004A7367" w:rsidRDefault="004A7367" w:rsidP="004A7367">
            <w:pPr>
              <w:jc w:val="center"/>
              <w:rPr>
                <w:rFonts w:cs="B Lotus"/>
                <w:sz w:val="28"/>
                <w:szCs w:val="28"/>
                <w:rtl/>
              </w:rPr>
            </w:pPr>
            <w:r w:rsidRPr="004A7367">
              <w:rPr>
                <w:rFonts w:cs="B Lotus" w:hint="cs"/>
                <w:rtl/>
              </w:rPr>
              <w:t>رامهرمز</w:t>
            </w:r>
          </w:p>
        </w:tc>
        <w:tc>
          <w:tcPr>
            <w:tcW w:w="1803" w:type="dxa"/>
          </w:tcPr>
          <w:p w14:paraId="72523ACB" w14:textId="47905317" w:rsidR="004A7367" w:rsidRPr="004A7367" w:rsidRDefault="004A7367" w:rsidP="004A7367">
            <w:pPr>
              <w:jc w:val="center"/>
              <w:rPr>
                <w:rFonts w:cs="B Lotus"/>
                <w:sz w:val="28"/>
                <w:szCs w:val="28"/>
                <w:rtl/>
              </w:rPr>
            </w:pPr>
            <w:r w:rsidRPr="004A7367">
              <w:rPr>
                <w:rFonts w:cs="B Lotus"/>
                <w:rtl/>
              </w:rPr>
              <w:t>12</w:t>
            </w:r>
          </w:p>
        </w:tc>
        <w:tc>
          <w:tcPr>
            <w:tcW w:w="1803" w:type="dxa"/>
          </w:tcPr>
          <w:p w14:paraId="57A67DF3" w14:textId="06D07C44"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098FAF2D" w14:textId="77777777" w:rsidTr="00372823">
        <w:tc>
          <w:tcPr>
            <w:tcW w:w="1803" w:type="dxa"/>
          </w:tcPr>
          <w:p w14:paraId="6BF0BBD6" w14:textId="77777777" w:rsidR="004A7367" w:rsidRPr="004A7367" w:rsidRDefault="004A7367" w:rsidP="004A7367">
            <w:pPr>
              <w:pStyle w:val="ListParagraph"/>
              <w:numPr>
                <w:ilvl w:val="0"/>
                <w:numId w:val="63"/>
              </w:numPr>
              <w:bidi/>
              <w:jc w:val="center"/>
              <w:rPr>
                <w:rFonts w:cs="B Lotus"/>
                <w:rtl/>
              </w:rPr>
            </w:pPr>
          </w:p>
        </w:tc>
        <w:tc>
          <w:tcPr>
            <w:tcW w:w="1803" w:type="dxa"/>
          </w:tcPr>
          <w:p w14:paraId="4062F33D" w14:textId="073BFE32" w:rsidR="004A7367" w:rsidRPr="004A7367" w:rsidRDefault="004A7367" w:rsidP="004A7367">
            <w:pPr>
              <w:jc w:val="center"/>
              <w:rPr>
                <w:rFonts w:cs="B Lotus"/>
                <w:sz w:val="28"/>
                <w:szCs w:val="28"/>
                <w:rtl/>
              </w:rPr>
            </w:pPr>
            <w:r w:rsidRPr="004A7367">
              <w:rPr>
                <w:rFonts w:cs="B Lotus"/>
                <w:rtl/>
              </w:rPr>
              <w:t>206</w:t>
            </w:r>
          </w:p>
        </w:tc>
        <w:tc>
          <w:tcPr>
            <w:tcW w:w="1803" w:type="dxa"/>
          </w:tcPr>
          <w:p w14:paraId="2F1A374A" w14:textId="23936E33" w:rsidR="004A7367" w:rsidRPr="004A7367" w:rsidRDefault="004A7367" w:rsidP="004A7367">
            <w:pPr>
              <w:jc w:val="center"/>
              <w:rPr>
                <w:rFonts w:cs="B Lotus"/>
                <w:sz w:val="28"/>
                <w:szCs w:val="28"/>
                <w:rtl/>
              </w:rPr>
            </w:pPr>
            <w:r w:rsidRPr="004A7367">
              <w:rPr>
                <w:rFonts w:cs="B Lotus" w:hint="cs"/>
                <w:rtl/>
              </w:rPr>
              <w:t>بهبهان</w:t>
            </w:r>
          </w:p>
        </w:tc>
        <w:tc>
          <w:tcPr>
            <w:tcW w:w="1803" w:type="dxa"/>
          </w:tcPr>
          <w:p w14:paraId="1BC7DA57" w14:textId="69F7708B" w:rsidR="004A7367" w:rsidRPr="004A7367" w:rsidRDefault="004A7367" w:rsidP="004A7367">
            <w:pPr>
              <w:jc w:val="center"/>
              <w:rPr>
                <w:rFonts w:cs="B Lotus"/>
                <w:sz w:val="28"/>
                <w:szCs w:val="28"/>
                <w:rtl/>
              </w:rPr>
            </w:pPr>
            <w:r w:rsidRPr="004A7367">
              <w:rPr>
                <w:rFonts w:cs="B Lotus"/>
                <w:rtl/>
              </w:rPr>
              <w:t>12</w:t>
            </w:r>
          </w:p>
        </w:tc>
        <w:tc>
          <w:tcPr>
            <w:tcW w:w="1803" w:type="dxa"/>
          </w:tcPr>
          <w:p w14:paraId="5D1007E2" w14:textId="54A5726A"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E7A619A" w14:textId="77777777" w:rsidTr="00372823">
        <w:tc>
          <w:tcPr>
            <w:tcW w:w="1803" w:type="dxa"/>
          </w:tcPr>
          <w:p w14:paraId="2695FECA" w14:textId="77777777" w:rsidR="004A7367" w:rsidRPr="004A7367" w:rsidRDefault="004A7367" w:rsidP="004A7367">
            <w:pPr>
              <w:pStyle w:val="ListParagraph"/>
              <w:numPr>
                <w:ilvl w:val="0"/>
                <w:numId w:val="63"/>
              </w:numPr>
              <w:bidi/>
              <w:jc w:val="center"/>
              <w:rPr>
                <w:rFonts w:cs="B Lotus"/>
                <w:rtl/>
              </w:rPr>
            </w:pPr>
          </w:p>
        </w:tc>
        <w:tc>
          <w:tcPr>
            <w:tcW w:w="1803" w:type="dxa"/>
          </w:tcPr>
          <w:p w14:paraId="68400220" w14:textId="6A233841" w:rsidR="004A7367" w:rsidRPr="004A7367" w:rsidRDefault="004A7367" w:rsidP="004A7367">
            <w:pPr>
              <w:jc w:val="center"/>
              <w:rPr>
                <w:rFonts w:cs="B Lotus"/>
                <w:sz w:val="28"/>
                <w:szCs w:val="28"/>
                <w:rtl/>
              </w:rPr>
            </w:pPr>
            <w:r w:rsidRPr="004A7367">
              <w:rPr>
                <w:rFonts w:cs="B Lotus"/>
                <w:rtl/>
              </w:rPr>
              <w:t>207</w:t>
            </w:r>
          </w:p>
        </w:tc>
        <w:tc>
          <w:tcPr>
            <w:tcW w:w="1803" w:type="dxa"/>
          </w:tcPr>
          <w:p w14:paraId="7A9E68FA" w14:textId="6431F718" w:rsidR="004A7367" w:rsidRPr="004A7367" w:rsidRDefault="004A7367" w:rsidP="004A7367">
            <w:pPr>
              <w:jc w:val="center"/>
              <w:rPr>
                <w:rFonts w:cs="B Lotus"/>
                <w:sz w:val="28"/>
                <w:szCs w:val="28"/>
                <w:rtl/>
              </w:rPr>
            </w:pPr>
            <w:r w:rsidRPr="004A7367">
              <w:rPr>
                <w:rFonts w:cs="B Lotus" w:hint="cs"/>
                <w:rtl/>
              </w:rPr>
              <w:t>امیدیه</w:t>
            </w:r>
          </w:p>
        </w:tc>
        <w:tc>
          <w:tcPr>
            <w:tcW w:w="1803" w:type="dxa"/>
          </w:tcPr>
          <w:p w14:paraId="2A2E397B" w14:textId="6BE1399E" w:rsidR="004A7367" w:rsidRPr="004A7367" w:rsidRDefault="004A7367" w:rsidP="004A7367">
            <w:pPr>
              <w:jc w:val="center"/>
              <w:rPr>
                <w:rFonts w:cs="B Lotus"/>
                <w:sz w:val="28"/>
                <w:szCs w:val="28"/>
                <w:rtl/>
              </w:rPr>
            </w:pPr>
            <w:r w:rsidRPr="004A7367">
              <w:rPr>
                <w:rFonts w:cs="B Lotus"/>
                <w:rtl/>
              </w:rPr>
              <w:t>12</w:t>
            </w:r>
          </w:p>
        </w:tc>
        <w:tc>
          <w:tcPr>
            <w:tcW w:w="1803" w:type="dxa"/>
          </w:tcPr>
          <w:p w14:paraId="4A5FE47F" w14:textId="3A6C63CD"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53F623F6" w14:textId="77777777" w:rsidTr="00372823">
        <w:tc>
          <w:tcPr>
            <w:tcW w:w="1803" w:type="dxa"/>
          </w:tcPr>
          <w:p w14:paraId="66CA19BC" w14:textId="77777777" w:rsidR="004A7367" w:rsidRPr="004A7367" w:rsidRDefault="004A7367" w:rsidP="004A7367">
            <w:pPr>
              <w:pStyle w:val="ListParagraph"/>
              <w:numPr>
                <w:ilvl w:val="0"/>
                <w:numId w:val="63"/>
              </w:numPr>
              <w:bidi/>
              <w:jc w:val="center"/>
              <w:rPr>
                <w:rFonts w:cs="B Lotus"/>
                <w:rtl/>
              </w:rPr>
            </w:pPr>
          </w:p>
        </w:tc>
        <w:tc>
          <w:tcPr>
            <w:tcW w:w="1803" w:type="dxa"/>
          </w:tcPr>
          <w:p w14:paraId="37FF3B7F" w14:textId="6B3D7D9F" w:rsidR="004A7367" w:rsidRPr="004A7367" w:rsidRDefault="004A7367" w:rsidP="004A7367">
            <w:pPr>
              <w:jc w:val="center"/>
              <w:rPr>
                <w:rFonts w:cs="B Lotus"/>
                <w:sz w:val="28"/>
                <w:szCs w:val="28"/>
                <w:rtl/>
              </w:rPr>
            </w:pPr>
            <w:r w:rsidRPr="004A7367">
              <w:rPr>
                <w:rFonts w:cs="B Lotus"/>
                <w:rtl/>
              </w:rPr>
              <w:t>208</w:t>
            </w:r>
          </w:p>
        </w:tc>
        <w:tc>
          <w:tcPr>
            <w:tcW w:w="1803" w:type="dxa"/>
          </w:tcPr>
          <w:p w14:paraId="559A3600" w14:textId="310927E9" w:rsidR="004A7367" w:rsidRPr="004A7367" w:rsidRDefault="004A7367" w:rsidP="004A7367">
            <w:pPr>
              <w:jc w:val="center"/>
              <w:rPr>
                <w:rFonts w:cs="B Lotus"/>
                <w:sz w:val="28"/>
                <w:szCs w:val="28"/>
                <w:rtl/>
              </w:rPr>
            </w:pPr>
            <w:r w:rsidRPr="004A7367">
              <w:rPr>
                <w:rFonts w:cs="B Lotus" w:hint="cs"/>
                <w:rtl/>
              </w:rPr>
              <w:t>شوش</w:t>
            </w:r>
          </w:p>
        </w:tc>
        <w:tc>
          <w:tcPr>
            <w:tcW w:w="1803" w:type="dxa"/>
          </w:tcPr>
          <w:p w14:paraId="1816870D" w14:textId="474CE5E5" w:rsidR="004A7367" w:rsidRPr="004A7367" w:rsidRDefault="004A7367" w:rsidP="004A7367">
            <w:pPr>
              <w:jc w:val="center"/>
              <w:rPr>
                <w:rFonts w:cs="B Lotus"/>
                <w:sz w:val="28"/>
                <w:szCs w:val="28"/>
                <w:rtl/>
              </w:rPr>
            </w:pPr>
            <w:r w:rsidRPr="004A7367">
              <w:rPr>
                <w:rFonts w:cs="B Lotus"/>
                <w:rtl/>
              </w:rPr>
              <w:t>12</w:t>
            </w:r>
          </w:p>
        </w:tc>
        <w:tc>
          <w:tcPr>
            <w:tcW w:w="1803" w:type="dxa"/>
          </w:tcPr>
          <w:p w14:paraId="3347CA86" w14:textId="6C1C4A45"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1E09850A" w14:textId="77777777" w:rsidTr="00372823">
        <w:tc>
          <w:tcPr>
            <w:tcW w:w="1803" w:type="dxa"/>
          </w:tcPr>
          <w:p w14:paraId="24CB482B" w14:textId="77777777" w:rsidR="004A7367" w:rsidRPr="004A7367" w:rsidRDefault="004A7367" w:rsidP="004A7367">
            <w:pPr>
              <w:pStyle w:val="ListParagraph"/>
              <w:numPr>
                <w:ilvl w:val="0"/>
                <w:numId w:val="63"/>
              </w:numPr>
              <w:bidi/>
              <w:jc w:val="center"/>
              <w:rPr>
                <w:rFonts w:cs="B Lotus"/>
                <w:rtl/>
              </w:rPr>
            </w:pPr>
          </w:p>
        </w:tc>
        <w:tc>
          <w:tcPr>
            <w:tcW w:w="1803" w:type="dxa"/>
          </w:tcPr>
          <w:p w14:paraId="24CE6E22" w14:textId="145A2F3B" w:rsidR="004A7367" w:rsidRPr="004A7367" w:rsidRDefault="004A7367" w:rsidP="004A7367">
            <w:pPr>
              <w:jc w:val="center"/>
              <w:rPr>
                <w:rFonts w:cs="B Lotus"/>
                <w:sz w:val="28"/>
                <w:szCs w:val="28"/>
                <w:rtl/>
              </w:rPr>
            </w:pPr>
            <w:r w:rsidRPr="004A7367">
              <w:rPr>
                <w:rFonts w:cs="B Lotus"/>
                <w:rtl/>
              </w:rPr>
              <w:t>209</w:t>
            </w:r>
          </w:p>
        </w:tc>
        <w:tc>
          <w:tcPr>
            <w:tcW w:w="1803" w:type="dxa"/>
          </w:tcPr>
          <w:p w14:paraId="1E63D90F" w14:textId="62D2AF24" w:rsidR="004A7367" w:rsidRPr="004A7367" w:rsidRDefault="004A7367" w:rsidP="004A7367">
            <w:pPr>
              <w:jc w:val="center"/>
              <w:rPr>
                <w:rFonts w:cs="B Lotus"/>
                <w:sz w:val="28"/>
                <w:szCs w:val="28"/>
                <w:rtl/>
              </w:rPr>
            </w:pPr>
            <w:r w:rsidRPr="004A7367">
              <w:rPr>
                <w:rFonts w:cs="B Lotus" w:hint="cs"/>
                <w:rtl/>
              </w:rPr>
              <w:t>بندر</w:t>
            </w:r>
            <w:r w:rsidRPr="004A7367">
              <w:rPr>
                <w:rFonts w:cs="B Lotus"/>
                <w:rtl/>
              </w:rPr>
              <w:t xml:space="preserve"> </w:t>
            </w:r>
            <w:r w:rsidRPr="004A7367">
              <w:rPr>
                <w:rFonts w:cs="B Lotus" w:hint="cs"/>
                <w:rtl/>
              </w:rPr>
              <w:t>ماهشهر</w:t>
            </w:r>
          </w:p>
        </w:tc>
        <w:tc>
          <w:tcPr>
            <w:tcW w:w="1803" w:type="dxa"/>
          </w:tcPr>
          <w:p w14:paraId="778ACB98" w14:textId="4795E792" w:rsidR="004A7367" w:rsidRPr="004A7367" w:rsidRDefault="004A7367" w:rsidP="004A7367">
            <w:pPr>
              <w:jc w:val="center"/>
              <w:rPr>
                <w:rFonts w:cs="B Lotus"/>
                <w:sz w:val="28"/>
                <w:szCs w:val="28"/>
                <w:rtl/>
              </w:rPr>
            </w:pPr>
            <w:r w:rsidRPr="004A7367">
              <w:rPr>
                <w:rFonts w:cs="B Lotus"/>
                <w:rtl/>
              </w:rPr>
              <w:t>12</w:t>
            </w:r>
          </w:p>
        </w:tc>
        <w:tc>
          <w:tcPr>
            <w:tcW w:w="1803" w:type="dxa"/>
          </w:tcPr>
          <w:p w14:paraId="22B17A6F" w14:textId="5CE1B0AB"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69A77B9D" w14:textId="77777777" w:rsidTr="00372823">
        <w:tc>
          <w:tcPr>
            <w:tcW w:w="1803" w:type="dxa"/>
          </w:tcPr>
          <w:p w14:paraId="78F8C1BC" w14:textId="77777777" w:rsidR="004A7367" w:rsidRPr="004A7367" w:rsidRDefault="004A7367" w:rsidP="004A7367">
            <w:pPr>
              <w:pStyle w:val="ListParagraph"/>
              <w:numPr>
                <w:ilvl w:val="0"/>
                <w:numId w:val="63"/>
              </w:numPr>
              <w:bidi/>
              <w:jc w:val="center"/>
              <w:rPr>
                <w:rFonts w:cs="B Lotus"/>
                <w:rtl/>
              </w:rPr>
            </w:pPr>
          </w:p>
        </w:tc>
        <w:tc>
          <w:tcPr>
            <w:tcW w:w="1803" w:type="dxa"/>
          </w:tcPr>
          <w:p w14:paraId="6E418528" w14:textId="594367C9" w:rsidR="004A7367" w:rsidRPr="004A7367" w:rsidRDefault="004A7367" w:rsidP="004A7367">
            <w:pPr>
              <w:jc w:val="center"/>
              <w:rPr>
                <w:rFonts w:cs="B Lotus"/>
                <w:sz w:val="28"/>
                <w:szCs w:val="28"/>
                <w:rtl/>
              </w:rPr>
            </w:pPr>
            <w:r w:rsidRPr="004A7367">
              <w:rPr>
                <w:rFonts w:cs="B Lotus"/>
                <w:rtl/>
              </w:rPr>
              <w:t>210</w:t>
            </w:r>
          </w:p>
        </w:tc>
        <w:tc>
          <w:tcPr>
            <w:tcW w:w="1803" w:type="dxa"/>
          </w:tcPr>
          <w:p w14:paraId="629E3608" w14:textId="09F177CB" w:rsidR="004A7367" w:rsidRPr="004A7367" w:rsidRDefault="004A7367" w:rsidP="004A7367">
            <w:pPr>
              <w:jc w:val="center"/>
              <w:rPr>
                <w:rFonts w:cs="B Lotus"/>
                <w:sz w:val="28"/>
                <w:szCs w:val="28"/>
                <w:rtl/>
              </w:rPr>
            </w:pPr>
            <w:r w:rsidRPr="004A7367">
              <w:rPr>
                <w:rFonts w:cs="B Lotus" w:hint="cs"/>
                <w:rtl/>
              </w:rPr>
              <w:t>شادگان</w:t>
            </w:r>
          </w:p>
        </w:tc>
        <w:tc>
          <w:tcPr>
            <w:tcW w:w="1803" w:type="dxa"/>
          </w:tcPr>
          <w:p w14:paraId="6A8BBD53" w14:textId="0F8D5E32" w:rsidR="004A7367" w:rsidRPr="004A7367" w:rsidRDefault="004A7367" w:rsidP="004A7367">
            <w:pPr>
              <w:jc w:val="center"/>
              <w:rPr>
                <w:rFonts w:cs="B Lotus"/>
                <w:sz w:val="28"/>
                <w:szCs w:val="28"/>
                <w:rtl/>
              </w:rPr>
            </w:pPr>
            <w:r w:rsidRPr="004A7367">
              <w:rPr>
                <w:rFonts w:cs="B Lotus"/>
                <w:rtl/>
              </w:rPr>
              <w:t>12</w:t>
            </w:r>
          </w:p>
        </w:tc>
        <w:tc>
          <w:tcPr>
            <w:tcW w:w="1803" w:type="dxa"/>
          </w:tcPr>
          <w:p w14:paraId="0DEB12FD" w14:textId="3D636786"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B1531D7" w14:textId="77777777" w:rsidTr="00372823">
        <w:tc>
          <w:tcPr>
            <w:tcW w:w="1803" w:type="dxa"/>
          </w:tcPr>
          <w:p w14:paraId="328CB1BC" w14:textId="77777777" w:rsidR="004A7367" w:rsidRPr="004A7367" w:rsidRDefault="004A7367" w:rsidP="004A7367">
            <w:pPr>
              <w:pStyle w:val="ListParagraph"/>
              <w:numPr>
                <w:ilvl w:val="0"/>
                <w:numId w:val="63"/>
              </w:numPr>
              <w:bidi/>
              <w:jc w:val="center"/>
              <w:rPr>
                <w:rFonts w:cs="B Lotus"/>
                <w:rtl/>
              </w:rPr>
            </w:pPr>
          </w:p>
        </w:tc>
        <w:tc>
          <w:tcPr>
            <w:tcW w:w="1803" w:type="dxa"/>
          </w:tcPr>
          <w:p w14:paraId="593E3124" w14:textId="298764D6" w:rsidR="004A7367" w:rsidRPr="004A7367" w:rsidRDefault="004A7367" w:rsidP="004A7367">
            <w:pPr>
              <w:jc w:val="center"/>
              <w:rPr>
                <w:rFonts w:cs="B Lotus"/>
                <w:sz w:val="28"/>
                <w:szCs w:val="28"/>
                <w:rtl/>
              </w:rPr>
            </w:pPr>
            <w:r w:rsidRPr="004A7367">
              <w:rPr>
                <w:rFonts w:cs="B Lotus"/>
                <w:rtl/>
              </w:rPr>
              <w:t>211</w:t>
            </w:r>
          </w:p>
        </w:tc>
        <w:tc>
          <w:tcPr>
            <w:tcW w:w="1803" w:type="dxa"/>
          </w:tcPr>
          <w:p w14:paraId="41F01CA0" w14:textId="4A342176" w:rsidR="004A7367" w:rsidRPr="004A7367" w:rsidRDefault="004A7367" w:rsidP="004A7367">
            <w:pPr>
              <w:jc w:val="center"/>
              <w:rPr>
                <w:rFonts w:cs="B Lotus"/>
                <w:sz w:val="28"/>
                <w:szCs w:val="28"/>
                <w:rtl/>
              </w:rPr>
            </w:pPr>
            <w:r w:rsidRPr="004A7367">
              <w:rPr>
                <w:rFonts w:cs="B Lotus" w:hint="cs"/>
                <w:rtl/>
              </w:rPr>
              <w:t>بندر</w:t>
            </w:r>
            <w:r w:rsidRPr="004A7367">
              <w:rPr>
                <w:rFonts w:cs="B Lotus"/>
                <w:rtl/>
              </w:rPr>
              <w:t xml:space="preserve"> </w:t>
            </w:r>
            <w:r w:rsidRPr="004A7367">
              <w:rPr>
                <w:rFonts w:cs="B Lotus" w:hint="cs"/>
                <w:rtl/>
              </w:rPr>
              <w:t>امام</w:t>
            </w:r>
            <w:r w:rsidRPr="004A7367">
              <w:rPr>
                <w:rFonts w:cs="B Lotus"/>
                <w:rtl/>
              </w:rPr>
              <w:t xml:space="preserve"> </w:t>
            </w:r>
            <w:r w:rsidRPr="004A7367">
              <w:rPr>
                <w:rFonts w:cs="B Lotus" w:hint="cs"/>
                <w:rtl/>
              </w:rPr>
              <w:t>خمینی</w:t>
            </w:r>
          </w:p>
        </w:tc>
        <w:tc>
          <w:tcPr>
            <w:tcW w:w="1803" w:type="dxa"/>
          </w:tcPr>
          <w:p w14:paraId="33870B34" w14:textId="4CF47CCA" w:rsidR="004A7367" w:rsidRPr="004A7367" w:rsidRDefault="004A7367" w:rsidP="004A7367">
            <w:pPr>
              <w:jc w:val="center"/>
              <w:rPr>
                <w:rFonts w:cs="B Lotus"/>
                <w:sz w:val="28"/>
                <w:szCs w:val="28"/>
                <w:rtl/>
              </w:rPr>
            </w:pPr>
            <w:r w:rsidRPr="004A7367">
              <w:rPr>
                <w:rFonts w:cs="B Lotus"/>
                <w:rtl/>
              </w:rPr>
              <w:t>12</w:t>
            </w:r>
          </w:p>
        </w:tc>
        <w:tc>
          <w:tcPr>
            <w:tcW w:w="1803" w:type="dxa"/>
          </w:tcPr>
          <w:p w14:paraId="5EC5A500" w14:textId="5A6431D0"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9AAC797" w14:textId="77777777" w:rsidTr="00372823">
        <w:tc>
          <w:tcPr>
            <w:tcW w:w="1803" w:type="dxa"/>
          </w:tcPr>
          <w:p w14:paraId="2EB92F1C" w14:textId="77777777" w:rsidR="004A7367" w:rsidRPr="004A7367" w:rsidRDefault="004A7367" w:rsidP="004A7367">
            <w:pPr>
              <w:pStyle w:val="ListParagraph"/>
              <w:numPr>
                <w:ilvl w:val="0"/>
                <w:numId w:val="63"/>
              </w:numPr>
              <w:bidi/>
              <w:jc w:val="center"/>
              <w:rPr>
                <w:rFonts w:cs="B Lotus"/>
                <w:rtl/>
              </w:rPr>
            </w:pPr>
          </w:p>
        </w:tc>
        <w:tc>
          <w:tcPr>
            <w:tcW w:w="1803" w:type="dxa"/>
          </w:tcPr>
          <w:p w14:paraId="0725D9B4" w14:textId="50D7EFFF" w:rsidR="004A7367" w:rsidRPr="004A7367" w:rsidRDefault="004A7367" w:rsidP="004A7367">
            <w:pPr>
              <w:jc w:val="center"/>
              <w:rPr>
                <w:rFonts w:cs="B Lotus"/>
                <w:sz w:val="28"/>
                <w:szCs w:val="28"/>
                <w:rtl/>
              </w:rPr>
            </w:pPr>
            <w:r w:rsidRPr="004A7367">
              <w:rPr>
                <w:rFonts w:cs="B Lotus"/>
                <w:rtl/>
              </w:rPr>
              <w:t>212</w:t>
            </w:r>
          </w:p>
        </w:tc>
        <w:tc>
          <w:tcPr>
            <w:tcW w:w="1803" w:type="dxa"/>
          </w:tcPr>
          <w:p w14:paraId="521D84A3" w14:textId="071EF803" w:rsidR="004A7367" w:rsidRPr="004A7367" w:rsidRDefault="004A7367" w:rsidP="004A7367">
            <w:pPr>
              <w:jc w:val="center"/>
              <w:rPr>
                <w:rFonts w:cs="B Lotus"/>
                <w:sz w:val="28"/>
                <w:szCs w:val="28"/>
                <w:rtl/>
              </w:rPr>
            </w:pPr>
            <w:r w:rsidRPr="004A7367">
              <w:rPr>
                <w:rFonts w:cs="B Lotus" w:hint="cs"/>
                <w:rtl/>
              </w:rPr>
              <w:t>مسجد</w:t>
            </w:r>
            <w:r w:rsidRPr="004A7367">
              <w:rPr>
                <w:rFonts w:cs="B Lotus"/>
                <w:rtl/>
              </w:rPr>
              <w:t xml:space="preserve"> </w:t>
            </w:r>
            <w:r w:rsidRPr="004A7367">
              <w:rPr>
                <w:rFonts w:cs="B Lotus" w:hint="cs"/>
                <w:rtl/>
              </w:rPr>
              <w:t>سلیمان</w:t>
            </w:r>
          </w:p>
        </w:tc>
        <w:tc>
          <w:tcPr>
            <w:tcW w:w="1803" w:type="dxa"/>
          </w:tcPr>
          <w:p w14:paraId="51764E89" w14:textId="4A1D2D8E" w:rsidR="004A7367" w:rsidRPr="004A7367" w:rsidRDefault="004A7367" w:rsidP="004A7367">
            <w:pPr>
              <w:jc w:val="center"/>
              <w:rPr>
                <w:rFonts w:cs="B Lotus"/>
                <w:sz w:val="28"/>
                <w:szCs w:val="28"/>
                <w:rtl/>
              </w:rPr>
            </w:pPr>
            <w:r w:rsidRPr="004A7367">
              <w:rPr>
                <w:rFonts w:cs="B Lotus"/>
                <w:rtl/>
              </w:rPr>
              <w:t>12</w:t>
            </w:r>
          </w:p>
        </w:tc>
        <w:tc>
          <w:tcPr>
            <w:tcW w:w="1803" w:type="dxa"/>
          </w:tcPr>
          <w:p w14:paraId="42AFB822" w14:textId="5C698FB4"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0BDFFD7E" w14:textId="77777777" w:rsidTr="00372823">
        <w:tc>
          <w:tcPr>
            <w:tcW w:w="1803" w:type="dxa"/>
          </w:tcPr>
          <w:p w14:paraId="70C64042" w14:textId="77777777" w:rsidR="004A7367" w:rsidRPr="004A7367" w:rsidRDefault="004A7367" w:rsidP="004A7367">
            <w:pPr>
              <w:pStyle w:val="ListParagraph"/>
              <w:numPr>
                <w:ilvl w:val="0"/>
                <w:numId w:val="63"/>
              </w:numPr>
              <w:bidi/>
              <w:jc w:val="center"/>
              <w:rPr>
                <w:rFonts w:cs="B Lotus"/>
                <w:rtl/>
              </w:rPr>
            </w:pPr>
          </w:p>
        </w:tc>
        <w:tc>
          <w:tcPr>
            <w:tcW w:w="1803" w:type="dxa"/>
          </w:tcPr>
          <w:p w14:paraId="27B7E311" w14:textId="58BAD48A" w:rsidR="004A7367" w:rsidRPr="004A7367" w:rsidRDefault="004A7367" w:rsidP="004A7367">
            <w:pPr>
              <w:jc w:val="center"/>
              <w:rPr>
                <w:rFonts w:cs="B Lotus"/>
                <w:sz w:val="28"/>
                <w:szCs w:val="28"/>
                <w:rtl/>
              </w:rPr>
            </w:pPr>
            <w:r w:rsidRPr="004A7367">
              <w:rPr>
                <w:rFonts w:cs="B Lotus"/>
                <w:rtl/>
              </w:rPr>
              <w:t>213</w:t>
            </w:r>
          </w:p>
        </w:tc>
        <w:tc>
          <w:tcPr>
            <w:tcW w:w="1803" w:type="dxa"/>
          </w:tcPr>
          <w:p w14:paraId="548EDCB7" w14:textId="12789E68" w:rsidR="004A7367" w:rsidRPr="004A7367" w:rsidRDefault="004A7367" w:rsidP="004A7367">
            <w:pPr>
              <w:jc w:val="center"/>
              <w:rPr>
                <w:rFonts w:cs="B Lotus"/>
                <w:sz w:val="28"/>
                <w:szCs w:val="28"/>
                <w:rtl/>
              </w:rPr>
            </w:pPr>
            <w:r w:rsidRPr="004A7367">
              <w:rPr>
                <w:rFonts w:cs="B Lotus" w:hint="cs"/>
                <w:rtl/>
              </w:rPr>
              <w:t>شوشتر</w:t>
            </w:r>
          </w:p>
        </w:tc>
        <w:tc>
          <w:tcPr>
            <w:tcW w:w="1803" w:type="dxa"/>
          </w:tcPr>
          <w:p w14:paraId="07B634A5" w14:textId="3861C151" w:rsidR="004A7367" w:rsidRPr="004A7367" w:rsidRDefault="004A7367" w:rsidP="004A7367">
            <w:pPr>
              <w:jc w:val="center"/>
              <w:rPr>
                <w:rFonts w:cs="B Lotus"/>
                <w:sz w:val="28"/>
                <w:szCs w:val="28"/>
                <w:rtl/>
              </w:rPr>
            </w:pPr>
            <w:r w:rsidRPr="004A7367">
              <w:rPr>
                <w:rFonts w:cs="B Lotus"/>
                <w:rtl/>
              </w:rPr>
              <w:t>12</w:t>
            </w:r>
          </w:p>
        </w:tc>
        <w:tc>
          <w:tcPr>
            <w:tcW w:w="1803" w:type="dxa"/>
          </w:tcPr>
          <w:p w14:paraId="740E6173" w14:textId="1942097C"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20995974" w14:textId="77777777" w:rsidTr="00372823">
        <w:tc>
          <w:tcPr>
            <w:tcW w:w="1803" w:type="dxa"/>
          </w:tcPr>
          <w:p w14:paraId="7FC05A7E" w14:textId="77777777" w:rsidR="004A7367" w:rsidRPr="004A7367" w:rsidRDefault="004A7367" w:rsidP="004A7367">
            <w:pPr>
              <w:pStyle w:val="ListParagraph"/>
              <w:numPr>
                <w:ilvl w:val="0"/>
                <w:numId w:val="63"/>
              </w:numPr>
              <w:bidi/>
              <w:jc w:val="center"/>
              <w:rPr>
                <w:rFonts w:cs="B Lotus"/>
                <w:rtl/>
              </w:rPr>
            </w:pPr>
          </w:p>
        </w:tc>
        <w:tc>
          <w:tcPr>
            <w:tcW w:w="1803" w:type="dxa"/>
          </w:tcPr>
          <w:p w14:paraId="2B0C7615" w14:textId="15729159" w:rsidR="004A7367" w:rsidRPr="004A7367" w:rsidRDefault="004A7367" w:rsidP="004A7367">
            <w:pPr>
              <w:jc w:val="center"/>
              <w:rPr>
                <w:rFonts w:cs="B Lotus"/>
                <w:sz w:val="28"/>
                <w:szCs w:val="28"/>
                <w:rtl/>
              </w:rPr>
            </w:pPr>
            <w:r w:rsidRPr="004A7367">
              <w:rPr>
                <w:rFonts w:cs="B Lotus"/>
                <w:rtl/>
              </w:rPr>
              <w:t>214</w:t>
            </w:r>
          </w:p>
        </w:tc>
        <w:tc>
          <w:tcPr>
            <w:tcW w:w="1803" w:type="dxa"/>
          </w:tcPr>
          <w:p w14:paraId="181ADD05" w14:textId="673EB8C1" w:rsidR="004A7367" w:rsidRPr="004A7367" w:rsidRDefault="004A7367" w:rsidP="004A7367">
            <w:pPr>
              <w:jc w:val="center"/>
              <w:rPr>
                <w:rFonts w:cs="B Lotus"/>
                <w:sz w:val="28"/>
                <w:szCs w:val="28"/>
                <w:rtl/>
              </w:rPr>
            </w:pPr>
            <w:r w:rsidRPr="004A7367">
              <w:rPr>
                <w:rFonts w:cs="B Lotus" w:hint="cs"/>
                <w:rtl/>
              </w:rPr>
              <w:t>اندیمشک</w:t>
            </w:r>
          </w:p>
        </w:tc>
        <w:tc>
          <w:tcPr>
            <w:tcW w:w="1803" w:type="dxa"/>
          </w:tcPr>
          <w:p w14:paraId="599DD70A" w14:textId="6C42B182" w:rsidR="004A7367" w:rsidRPr="004A7367" w:rsidRDefault="004A7367" w:rsidP="004A7367">
            <w:pPr>
              <w:jc w:val="center"/>
              <w:rPr>
                <w:rFonts w:cs="B Lotus"/>
                <w:sz w:val="28"/>
                <w:szCs w:val="28"/>
                <w:rtl/>
              </w:rPr>
            </w:pPr>
            <w:r w:rsidRPr="004A7367">
              <w:rPr>
                <w:rFonts w:cs="B Lotus"/>
                <w:rtl/>
              </w:rPr>
              <w:t>12</w:t>
            </w:r>
          </w:p>
        </w:tc>
        <w:tc>
          <w:tcPr>
            <w:tcW w:w="1803" w:type="dxa"/>
          </w:tcPr>
          <w:p w14:paraId="174F8CC0" w14:textId="55A0A98F"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1BECF305" w14:textId="77777777" w:rsidTr="00372823">
        <w:tc>
          <w:tcPr>
            <w:tcW w:w="1803" w:type="dxa"/>
          </w:tcPr>
          <w:p w14:paraId="24B77CCA" w14:textId="77777777" w:rsidR="004A7367" w:rsidRPr="004A7367" w:rsidRDefault="004A7367" w:rsidP="004A7367">
            <w:pPr>
              <w:pStyle w:val="ListParagraph"/>
              <w:numPr>
                <w:ilvl w:val="0"/>
                <w:numId w:val="63"/>
              </w:numPr>
              <w:bidi/>
              <w:jc w:val="center"/>
              <w:rPr>
                <w:rFonts w:cs="B Lotus"/>
                <w:rtl/>
              </w:rPr>
            </w:pPr>
          </w:p>
        </w:tc>
        <w:tc>
          <w:tcPr>
            <w:tcW w:w="1803" w:type="dxa"/>
          </w:tcPr>
          <w:p w14:paraId="36098BA9" w14:textId="0F95AAFE" w:rsidR="004A7367" w:rsidRPr="004A7367" w:rsidRDefault="004A7367" w:rsidP="004A7367">
            <w:pPr>
              <w:jc w:val="center"/>
              <w:rPr>
                <w:rFonts w:cs="B Lotus"/>
                <w:sz w:val="28"/>
                <w:szCs w:val="28"/>
                <w:rtl/>
              </w:rPr>
            </w:pPr>
            <w:r w:rsidRPr="004A7367">
              <w:rPr>
                <w:rFonts w:cs="B Lotus"/>
                <w:rtl/>
              </w:rPr>
              <w:t>215</w:t>
            </w:r>
          </w:p>
        </w:tc>
        <w:tc>
          <w:tcPr>
            <w:tcW w:w="1803" w:type="dxa"/>
          </w:tcPr>
          <w:p w14:paraId="273FA80A" w14:textId="7BCD9628" w:rsidR="004A7367" w:rsidRPr="004A7367" w:rsidRDefault="004A7367" w:rsidP="004A7367">
            <w:pPr>
              <w:jc w:val="center"/>
              <w:rPr>
                <w:rFonts w:cs="B Lotus"/>
                <w:sz w:val="28"/>
                <w:szCs w:val="28"/>
                <w:rtl/>
              </w:rPr>
            </w:pPr>
            <w:r w:rsidRPr="004A7367">
              <w:rPr>
                <w:rFonts w:cs="B Lotus" w:hint="cs"/>
                <w:rtl/>
              </w:rPr>
              <w:t>رامشیر</w:t>
            </w:r>
          </w:p>
        </w:tc>
        <w:tc>
          <w:tcPr>
            <w:tcW w:w="1803" w:type="dxa"/>
          </w:tcPr>
          <w:p w14:paraId="501E52B6" w14:textId="19066C1A" w:rsidR="004A7367" w:rsidRPr="004A7367" w:rsidRDefault="004A7367" w:rsidP="004A7367">
            <w:pPr>
              <w:jc w:val="center"/>
              <w:rPr>
                <w:rFonts w:cs="B Lotus"/>
                <w:sz w:val="28"/>
                <w:szCs w:val="28"/>
                <w:rtl/>
              </w:rPr>
            </w:pPr>
            <w:r w:rsidRPr="004A7367">
              <w:rPr>
                <w:rFonts w:cs="B Lotus"/>
                <w:rtl/>
              </w:rPr>
              <w:t>12</w:t>
            </w:r>
          </w:p>
        </w:tc>
        <w:tc>
          <w:tcPr>
            <w:tcW w:w="1803" w:type="dxa"/>
          </w:tcPr>
          <w:p w14:paraId="3657EA1B" w14:textId="266DE6C2"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DEEBB4D" w14:textId="77777777" w:rsidTr="00372823">
        <w:tc>
          <w:tcPr>
            <w:tcW w:w="1803" w:type="dxa"/>
          </w:tcPr>
          <w:p w14:paraId="29335DBA" w14:textId="77777777" w:rsidR="004A7367" w:rsidRPr="004A7367" w:rsidRDefault="004A7367" w:rsidP="004A7367">
            <w:pPr>
              <w:pStyle w:val="ListParagraph"/>
              <w:numPr>
                <w:ilvl w:val="0"/>
                <w:numId w:val="63"/>
              </w:numPr>
              <w:bidi/>
              <w:jc w:val="center"/>
              <w:rPr>
                <w:rFonts w:cs="B Lotus"/>
                <w:rtl/>
              </w:rPr>
            </w:pPr>
          </w:p>
        </w:tc>
        <w:tc>
          <w:tcPr>
            <w:tcW w:w="1803" w:type="dxa"/>
          </w:tcPr>
          <w:p w14:paraId="6C33D5CA" w14:textId="613A54A0" w:rsidR="004A7367" w:rsidRPr="004A7367" w:rsidRDefault="004A7367" w:rsidP="004A7367">
            <w:pPr>
              <w:jc w:val="center"/>
              <w:rPr>
                <w:rFonts w:cs="B Lotus"/>
                <w:sz w:val="28"/>
                <w:szCs w:val="28"/>
                <w:rtl/>
              </w:rPr>
            </w:pPr>
            <w:r w:rsidRPr="004A7367">
              <w:rPr>
                <w:rFonts w:cs="B Lotus"/>
                <w:rtl/>
              </w:rPr>
              <w:t>216</w:t>
            </w:r>
          </w:p>
        </w:tc>
        <w:tc>
          <w:tcPr>
            <w:tcW w:w="1803" w:type="dxa"/>
          </w:tcPr>
          <w:p w14:paraId="1B9D9175" w14:textId="15CD6827" w:rsidR="004A7367" w:rsidRPr="004A7367" w:rsidRDefault="004A7367" w:rsidP="004A7367">
            <w:pPr>
              <w:jc w:val="center"/>
              <w:rPr>
                <w:rFonts w:cs="B Lotus"/>
                <w:sz w:val="28"/>
                <w:szCs w:val="28"/>
                <w:rtl/>
              </w:rPr>
            </w:pPr>
            <w:r w:rsidRPr="004A7367">
              <w:rPr>
                <w:rFonts w:cs="B Lotus" w:hint="cs"/>
                <w:rtl/>
              </w:rPr>
              <w:t>ایذه</w:t>
            </w:r>
          </w:p>
        </w:tc>
        <w:tc>
          <w:tcPr>
            <w:tcW w:w="1803" w:type="dxa"/>
          </w:tcPr>
          <w:p w14:paraId="06E1FEB6" w14:textId="04215479" w:rsidR="004A7367" w:rsidRPr="004A7367" w:rsidRDefault="004A7367" w:rsidP="004A7367">
            <w:pPr>
              <w:jc w:val="center"/>
              <w:rPr>
                <w:rFonts w:cs="B Lotus"/>
                <w:sz w:val="28"/>
                <w:szCs w:val="28"/>
                <w:rtl/>
              </w:rPr>
            </w:pPr>
            <w:r w:rsidRPr="004A7367">
              <w:rPr>
                <w:rFonts w:cs="B Lotus"/>
                <w:rtl/>
              </w:rPr>
              <w:t>12</w:t>
            </w:r>
          </w:p>
        </w:tc>
        <w:tc>
          <w:tcPr>
            <w:tcW w:w="1803" w:type="dxa"/>
          </w:tcPr>
          <w:p w14:paraId="26F5515A" w14:textId="0DB25132"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4699878" w14:textId="77777777" w:rsidTr="00372823">
        <w:tc>
          <w:tcPr>
            <w:tcW w:w="1803" w:type="dxa"/>
          </w:tcPr>
          <w:p w14:paraId="2727E3B2" w14:textId="77777777" w:rsidR="004A7367" w:rsidRPr="004A7367" w:rsidRDefault="004A7367" w:rsidP="004A7367">
            <w:pPr>
              <w:pStyle w:val="ListParagraph"/>
              <w:numPr>
                <w:ilvl w:val="0"/>
                <w:numId w:val="63"/>
              </w:numPr>
              <w:bidi/>
              <w:jc w:val="center"/>
              <w:rPr>
                <w:rFonts w:cs="B Lotus"/>
                <w:rtl/>
              </w:rPr>
            </w:pPr>
          </w:p>
        </w:tc>
        <w:tc>
          <w:tcPr>
            <w:tcW w:w="1803" w:type="dxa"/>
          </w:tcPr>
          <w:p w14:paraId="4A9479A0" w14:textId="0CE1973A" w:rsidR="004A7367" w:rsidRPr="004A7367" w:rsidRDefault="004A7367" w:rsidP="004A7367">
            <w:pPr>
              <w:jc w:val="center"/>
              <w:rPr>
                <w:rFonts w:cs="B Lotus"/>
                <w:sz w:val="28"/>
                <w:szCs w:val="28"/>
                <w:rtl/>
              </w:rPr>
            </w:pPr>
            <w:r w:rsidRPr="004A7367">
              <w:rPr>
                <w:rFonts w:cs="B Lotus"/>
                <w:rtl/>
              </w:rPr>
              <w:t>217</w:t>
            </w:r>
          </w:p>
        </w:tc>
        <w:tc>
          <w:tcPr>
            <w:tcW w:w="1803" w:type="dxa"/>
          </w:tcPr>
          <w:p w14:paraId="3D0AC452" w14:textId="4573380E" w:rsidR="004A7367" w:rsidRPr="004A7367" w:rsidRDefault="004A7367" w:rsidP="004A7367">
            <w:pPr>
              <w:jc w:val="center"/>
              <w:rPr>
                <w:rFonts w:cs="B Lotus"/>
                <w:sz w:val="28"/>
                <w:szCs w:val="28"/>
                <w:rtl/>
              </w:rPr>
            </w:pPr>
            <w:r w:rsidRPr="004A7367">
              <w:rPr>
                <w:rFonts w:cs="B Lotus" w:hint="cs"/>
                <w:rtl/>
              </w:rPr>
              <w:t>دشت</w:t>
            </w:r>
            <w:r w:rsidRPr="004A7367">
              <w:rPr>
                <w:rFonts w:cs="B Lotus"/>
                <w:rtl/>
              </w:rPr>
              <w:t xml:space="preserve"> </w:t>
            </w:r>
            <w:r w:rsidRPr="004A7367">
              <w:rPr>
                <w:rFonts w:cs="B Lotus" w:hint="cs"/>
                <w:rtl/>
              </w:rPr>
              <w:t>آزادگان</w:t>
            </w:r>
          </w:p>
        </w:tc>
        <w:tc>
          <w:tcPr>
            <w:tcW w:w="1803" w:type="dxa"/>
          </w:tcPr>
          <w:p w14:paraId="611A456B" w14:textId="703A3C76" w:rsidR="004A7367" w:rsidRPr="004A7367" w:rsidRDefault="004A7367" w:rsidP="004A7367">
            <w:pPr>
              <w:jc w:val="center"/>
              <w:rPr>
                <w:rFonts w:cs="B Lotus"/>
                <w:sz w:val="28"/>
                <w:szCs w:val="28"/>
                <w:rtl/>
              </w:rPr>
            </w:pPr>
            <w:r w:rsidRPr="004A7367">
              <w:rPr>
                <w:rFonts w:cs="B Lotus"/>
                <w:rtl/>
              </w:rPr>
              <w:t>12</w:t>
            </w:r>
          </w:p>
        </w:tc>
        <w:tc>
          <w:tcPr>
            <w:tcW w:w="1803" w:type="dxa"/>
          </w:tcPr>
          <w:p w14:paraId="47E60C96" w14:textId="052E70BC"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080A9EC5" w14:textId="77777777" w:rsidTr="00372823">
        <w:tc>
          <w:tcPr>
            <w:tcW w:w="1803" w:type="dxa"/>
          </w:tcPr>
          <w:p w14:paraId="62B2C1C5" w14:textId="77777777" w:rsidR="004A7367" w:rsidRPr="004A7367" w:rsidRDefault="004A7367" w:rsidP="004A7367">
            <w:pPr>
              <w:pStyle w:val="ListParagraph"/>
              <w:numPr>
                <w:ilvl w:val="0"/>
                <w:numId w:val="63"/>
              </w:numPr>
              <w:bidi/>
              <w:jc w:val="center"/>
              <w:rPr>
                <w:rFonts w:cs="B Lotus"/>
                <w:rtl/>
              </w:rPr>
            </w:pPr>
          </w:p>
        </w:tc>
        <w:tc>
          <w:tcPr>
            <w:tcW w:w="1803" w:type="dxa"/>
          </w:tcPr>
          <w:p w14:paraId="120B317A" w14:textId="61A78522" w:rsidR="004A7367" w:rsidRPr="004A7367" w:rsidRDefault="004A7367" w:rsidP="004A7367">
            <w:pPr>
              <w:jc w:val="center"/>
              <w:rPr>
                <w:rFonts w:cs="B Lotus"/>
                <w:sz w:val="28"/>
                <w:szCs w:val="28"/>
                <w:rtl/>
              </w:rPr>
            </w:pPr>
            <w:r w:rsidRPr="004A7367">
              <w:rPr>
                <w:rFonts w:cs="B Lotus"/>
                <w:rtl/>
              </w:rPr>
              <w:t>218</w:t>
            </w:r>
          </w:p>
        </w:tc>
        <w:tc>
          <w:tcPr>
            <w:tcW w:w="1803" w:type="dxa"/>
          </w:tcPr>
          <w:p w14:paraId="5275CECA" w14:textId="72AB42F7" w:rsidR="004A7367" w:rsidRPr="004A7367" w:rsidRDefault="004A7367" w:rsidP="004A7367">
            <w:pPr>
              <w:jc w:val="center"/>
              <w:rPr>
                <w:rFonts w:cs="B Lotus"/>
                <w:sz w:val="28"/>
                <w:szCs w:val="28"/>
                <w:rtl/>
              </w:rPr>
            </w:pPr>
            <w:r w:rsidRPr="004A7367">
              <w:rPr>
                <w:rFonts w:cs="B Lotus" w:hint="cs"/>
                <w:rtl/>
              </w:rPr>
              <w:t>سوسنگرد</w:t>
            </w:r>
          </w:p>
        </w:tc>
        <w:tc>
          <w:tcPr>
            <w:tcW w:w="1803" w:type="dxa"/>
          </w:tcPr>
          <w:p w14:paraId="0C8B0170" w14:textId="2F34E0DD" w:rsidR="004A7367" w:rsidRPr="004A7367" w:rsidRDefault="004A7367" w:rsidP="004A7367">
            <w:pPr>
              <w:jc w:val="center"/>
              <w:rPr>
                <w:rFonts w:cs="B Lotus"/>
                <w:sz w:val="28"/>
                <w:szCs w:val="28"/>
                <w:rtl/>
              </w:rPr>
            </w:pPr>
            <w:r w:rsidRPr="004A7367">
              <w:rPr>
                <w:rFonts w:cs="B Lotus"/>
                <w:rtl/>
              </w:rPr>
              <w:t>12</w:t>
            </w:r>
          </w:p>
        </w:tc>
        <w:tc>
          <w:tcPr>
            <w:tcW w:w="1803" w:type="dxa"/>
          </w:tcPr>
          <w:p w14:paraId="4BC2E84C" w14:textId="1AA33DC1"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9BAFADF" w14:textId="77777777" w:rsidTr="00372823">
        <w:tc>
          <w:tcPr>
            <w:tcW w:w="1803" w:type="dxa"/>
          </w:tcPr>
          <w:p w14:paraId="3A37CA88" w14:textId="77777777" w:rsidR="004A7367" w:rsidRPr="004A7367" w:rsidRDefault="004A7367" w:rsidP="004A7367">
            <w:pPr>
              <w:pStyle w:val="ListParagraph"/>
              <w:numPr>
                <w:ilvl w:val="0"/>
                <w:numId w:val="63"/>
              </w:numPr>
              <w:bidi/>
              <w:jc w:val="center"/>
              <w:rPr>
                <w:rFonts w:cs="B Lotus"/>
                <w:rtl/>
              </w:rPr>
            </w:pPr>
          </w:p>
        </w:tc>
        <w:tc>
          <w:tcPr>
            <w:tcW w:w="1803" w:type="dxa"/>
          </w:tcPr>
          <w:p w14:paraId="1A799262" w14:textId="0384C2D3" w:rsidR="004A7367" w:rsidRPr="004A7367" w:rsidRDefault="004A7367" w:rsidP="004A7367">
            <w:pPr>
              <w:jc w:val="center"/>
              <w:rPr>
                <w:rFonts w:cs="B Lotus"/>
                <w:sz w:val="28"/>
                <w:szCs w:val="28"/>
                <w:rtl/>
              </w:rPr>
            </w:pPr>
            <w:r w:rsidRPr="004A7367">
              <w:rPr>
                <w:rFonts w:cs="B Lotus"/>
                <w:rtl/>
              </w:rPr>
              <w:t>219</w:t>
            </w:r>
          </w:p>
        </w:tc>
        <w:tc>
          <w:tcPr>
            <w:tcW w:w="1803" w:type="dxa"/>
          </w:tcPr>
          <w:p w14:paraId="44F17086" w14:textId="1732C47D" w:rsidR="004A7367" w:rsidRPr="004A7367" w:rsidRDefault="004A7367" w:rsidP="004A7367">
            <w:pPr>
              <w:jc w:val="center"/>
              <w:rPr>
                <w:rFonts w:cs="B Lotus"/>
                <w:sz w:val="28"/>
                <w:szCs w:val="28"/>
                <w:rtl/>
              </w:rPr>
            </w:pPr>
            <w:r w:rsidRPr="004A7367">
              <w:rPr>
                <w:rFonts w:cs="B Lotus" w:hint="cs"/>
                <w:rtl/>
              </w:rPr>
              <w:t>گتوند</w:t>
            </w:r>
          </w:p>
        </w:tc>
        <w:tc>
          <w:tcPr>
            <w:tcW w:w="1803" w:type="dxa"/>
          </w:tcPr>
          <w:p w14:paraId="7D76A3FC" w14:textId="11A8ACDB" w:rsidR="004A7367" w:rsidRPr="004A7367" w:rsidRDefault="004A7367" w:rsidP="004A7367">
            <w:pPr>
              <w:jc w:val="center"/>
              <w:rPr>
                <w:rFonts w:cs="B Lotus"/>
                <w:sz w:val="28"/>
                <w:szCs w:val="28"/>
                <w:rtl/>
              </w:rPr>
            </w:pPr>
            <w:r w:rsidRPr="004A7367">
              <w:rPr>
                <w:rFonts w:cs="B Lotus"/>
                <w:rtl/>
              </w:rPr>
              <w:t>12</w:t>
            </w:r>
          </w:p>
        </w:tc>
        <w:tc>
          <w:tcPr>
            <w:tcW w:w="1803" w:type="dxa"/>
          </w:tcPr>
          <w:p w14:paraId="4B7DFC8C" w14:textId="0EFBFEF1"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345CAF52" w14:textId="77777777" w:rsidTr="00372823">
        <w:tc>
          <w:tcPr>
            <w:tcW w:w="1803" w:type="dxa"/>
          </w:tcPr>
          <w:p w14:paraId="7E6D677D" w14:textId="77777777" w:rsidR="004A7367" w:rsidRPr="004A7367" w:rsidRDefault="004A7367" w:rsidP="004A7367">
            <w:pPr>
              <w:pStyle w:val="ListParagraph"/>
              <w:numPr>
                <w:ilvl w:val="0"/>
                <w:numId w:val="63"/>
              </w:numPr>
              <w:bidi/>
              <w:jc w:val="center"/>
              <w:rPr>
                <w:rFonts w:cs="B Lotus"/>
                <w:rtl/>
              </w:rPr>
            </w:pPr>
          </w:p>
        </w:tc>
        <w:tc>
          <w:tcPr>
            <w:tcW w:w="1803" w:type="dxa"/>
          </w:tcPr>
          <w:p w14:paraId="2537101C" w14:textId="74700B8F" w:rsidR="004A7367" w:rsidRPr="004A7367" w:rsidRDefault="004A7367" w:rsidP="004A7367">
            <w:pPr>
              <w:jc w:val="center"/>
              <w:rPr>
                <w:rFonts w:cs="B Lotus"/>
                <w:sz w:val="28"/>
                <w:szCs w:val="28"/>
                <w:rtl/>
              </w:rPr>
            </w:pPr>
            <w:r w:rsidRPr="004A7367">
              <w:rPr>
                <w:rFonts w:cs="B Lotus"/>
                <w:rtl/>
              </w:rPr>
              <w:t>633</w:t>
            </w:r>
          </w:p>
        </w:tc>
        <w:tc>
          <w:tcPr>
            <w:tcW w:w="1803" w:type="dxa"/>
          </w:tcPr>
          <w:p w14:paraId="4C71C682" w14:textId="09786D01"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باغ</w:t>
            </w:r>
            <w:r w:rsidRPr="004A7367">
              <w:rPr>
                <w:rFonts w:cs="B Lotus"/>
                <w:rtl/>
              </w:rPr>
              <w:t xml:space="preserve"> </w:t>
            </w:r>
            <w:r w:rsidRPr="004A7367">
              <w:rPr>
                <w:rFonts w:cs="B Lotus" w:hint="cs"/>
                <w:rtl/>
              </w:rPr>
              <w:t>ملک‏</w:t>
            </w:r>
          </w:p>
        </w:tc>
        <w:tc>
          <w:tcPr>
            <w:tcW w:w="1803" w:type="dxa"/>
          </w:tcPr>
          <w:p w14:paraId="43D935E1" w14:textId="6BFA832C" w:rsidR="004A7367" w:rsidRPr="004A7367" w:rsidRDefault="004A7367" w:rsidP="004A7367">
            <w:pPr>
              <w:jc w:val="center"/>
              <w:rPr>
                <w:rFonts w:cs="B Lotus"/>
                <w:sz w:val="28"/>
                <w:szCs w:val="28"/>
                <w:rtl/>
              </w:rPr>
            </w:pPr>
            <w:r w:rsidRPr="004A7367">
              <w:rPr>
                <w:rFonts w:cs="B Lotus"/>
                <w:rtl/>
              </w:rPr>
              <w:t>12</w:t>
            </w:r>
          </w:p>
        </w:tc>
        <w:tc>
          <w:tcPr>
            <w:tcW w:w="1803" w:type="dxa"/>
          </w:tcPr>
          <w:p w14:paraId="7EF4CB9B" w14:textId="04871797"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1A795876" w14:textId="77777777" w:rsidTr="00372823">
        <w:tc>
          <w:tcPr>
            <w:tcW w:w="1803" w:type="dxa"/>
          </w:tcPr>
          <w:p w14:paraId="0E77DA1D" w14:textId="77777777" w:rsidR="004A7367" w:rsidRPr="004A7367" w:rsidRDefault="004A7367" w:rsidP="004A7367">
            <w:pPr>
              <w:pStyle w:val="ListParagraph"/>
              <w:numPr>
                <w:ilvl w:val="0"/>
                <w:numId w:val="63"/>
              </w:numPr>
              <w:bidi/>
              <w:jc w:val="center"/>
              <w:rPr>
                <w:rFonts w:cs="B Lotus"/>
                <w:rtl/>
              </w:rPr>
            </w:pPr>
          </w:p>
        </w:tc>
        <w:tc>
          <w:tcPr>
            <w:tcW w:w="1803" w:type="dxa"/>
          </w:tcPr>
          <w:p w14:paraId="62BEB581" w14:textId="4DA09ED9" w:rsidR="004A7367" w:rsidRPr="004A7367" w:rsidRDefault="004A7367" w:rsidP="004A7367">
            <w:pPr>
              <w:jc w:val="center"/>
              <w:rPr>
                <w:rFonts w:cs="B Lotus"/>
                <w:sz w:val="28"/>
                <w:szCs w:val="28"/>
                <w:rtl/>
              </w:rPr>
            </w:pPr>
            <w:r w:rsidRPr="004A7367">
              <w:rPr>
                <w:rFonts w:cs="B Lotus"/>
                <w:rtl/>
              </w:rPr>
              <w:t>635</w:t>
            </w:r>
          </w:p>
        </w:tc>
        <w:tc>
          <w:tcPr>
            <w:tcW w:w="1803" w:type="dxa"/>
          </w:tcPr>
          <w:p w14:paraId="4945F21A" w14:textId="25FABE01"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بستان‏</w:t>
            </w:r>
          </w:p>
        </w:tc>
        <w:tc>
          <w:tcPr>
            <w:tcW w:w="1803" w:type="dxa"/>
          </w:tcPr>
          <w:p w14:paraId="1B6599ED" w14:textId="1F57F7AB" w:rsidR="004A7367" w:rsidRPr="004A7367" w:rsidRDefault="004A7367" w:rsidP="004A7367">
            <w:pPr>
              <w:jc w:val="center"/>
              <w:rPr>
                <w:rFonts w:cs="B Lotus"/>
                <w:sz w:val="28"/>
                <w:szCs w:val="28"/>
                <w:rtl/>
              </w:rPr>
            </w:pPr>
            <w:r w:rsidRPr="004A7367">
              <w:rPr>
                <w:rFonts w:cs="B Lotus"/>
                <w:rtl/>
              </w:rPr>
              <w:t>12</w:t>
            </w:r>
          </w:p>
        </w:tc>
        <w:tc>
          <w:tcPr>
            <w:tcW w:w="1803" w:type="dxa"/>
          </w:tcPr>
          <w:p w14:paraId="23CEE1B5" w14:textId="0CC523A8"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33DEBD02" w14:textId="77777777" w:rsidTr="00372823">
        <w:tc>
          <w:tcPr>
            <w:tcW w:w="1803" w:type="dxa"/>
          </w:tcPr>
          <w:p w14:paraId="7404C26D" w14:textId="77777777" w:rsidR="004A7367" w:rsidRPr="004A7367" w:rsidRDefault="004A7367" w:rsidP="004A7367">
            <w:pPr>
              <w:pStyle w:val="ListParagraph"/>
              <w:numPr>
                <w:ilvl w:val="0"/>
                <w:numId w:val="63"/>
              </w:numPr>
              <w:bidi/>
              <w:jc w:val="center"/>
              <w:rPr>
                <w:rFonts w:cs="B Lotus"/>
                <w:rtl/>
              </w:rPr>
            </w:pPr>
          </w:p>
        </w:tc>
        <w:tc>
          <w:tcPr>
            <w:tcW w:w="1803" w:type="dxa"/>
          </w:tcPr>
          <w:p w14:paraId="3C436BA7" w14:textId="01F590EB" w:rsidR="004A7367" w:rsidRPr="004A7367" w:rsidRDefault="004A7367" w:rsidP="004A7367">
            <w:pPr>
              <w:jc w:val="center"/>
              <w:rPr>
                <w:rFonts w:cs="B Lotus"/>
                <w:sz w:val="28"/>
                <w:szCs w:val="28"/>
                <w:rtl/>
              </w:rPr>
            </w:pPr>
            <w:r w:rsidRPr="004A7367">
              <w:rPr>
                <w:rFonts w:cs="B Lotus"/>
                <w:rtl/>
              </w:rPr>
              <w:t>636</w:t>
            </w:r>
          </w:p>
        </w:tc>
        <w:tc>
          <w:tcPr>
            <w:tcW w:w="1803" w:type="dxa"/>
          </w:tcPr>
          <w:p w14:paraId="0185B5C5" w14:textId="44C5334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حمیدیه‏</w:t>
            </w:r>
          </w:p>
        </w:tc>
        <w:tc>
          <w:tcPr>
            <w:tcW w:w="1803" w:type="dxa"/>
          </w:tcPr>
          <w:p w14:paraId="019B00B7" w14:textId="5C4D1591" w:rsidR="004A7367" w:rsidRPr="004A7367" w:rsidRDefault="004A7367" w:rsidP="004A7367">
            <w:pPr>
              <w:jc w:val="center"/>
              <w:rPr>
                <w:rFonts w:cs="B Lotus"/>
                <w:sz w:val="28"/>
                <w:szCs w:val="28"/>
                <w:rtl/>
              </w:rPr>
            </w:pPr>
            <w:r w:rsidRPr="004A7367">
              <w:rPr>
                <w:rFonts w:cs="B Lotus"/>
                <w:rtl/>
              </w:rPr>
              <w:t>12</w:t>
            </w:r>
          </w:p>
        </w:tc>
        <w:tc>
          <w:tcPr>
            <w:tcW w:w="1803" w:type="dxa"/>
          </w:tcPr>
          <w:p w14:paraId="32771E29" w14:textId="1441464D"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12DA3702" w14:textId="77777777" w:rsidTr="00372823">
        <w:tc>
          <w:tcPr>
            <w:tcW w:w="1803" w:type="dxa"/>
          </w:tcPr>
          <w:p w14:paraId="265F74B4" w14:textId="77777777" w:rsidR="004A7367" w:rsidRPr="004A7367" w:rsidRDefault="004A7367" w:rsidP="004A7367">
            <w:pPr>
              <w:pStyle w:val="ListParagraph"/>
              <w:numPr>
                <w:ilvl w:val="0"/>
                <w:numId w:val="63"/>
              </w:numPr>
              <w:bidi/>
              <w:jc w:val="center"/>
              <w:rPr>
                <w:rFonts w:cs="B Lotus"/>
                <w:rtl/>
              </w:rPr>
            </w:pPr>
          </w:p>
        </w:tc>
        <w:tc>
          <w:tcPr>
            <w:tcW w:w="1803" w:type="dxa"/>
          </w:tcPr>
          <w:p w14:paraId="0305C471" w14:textId="2732BDA8" w:rsidR="004A7367" w:rsidRPr="004A7367" w:rsidRDefault="004A7367" w:rsidP="004A7367">
            <w:pPr>
              <w:jc w:val="center"/>
              <w:rPr>
                <w:rFonts w:cs="B Lotus"/>
                <w:sz w:val="28"/>
                <w:szCs w:val="28"/>
                <w:rtl/>
              </w:rPr>
            </w:pPr>
            <w:r w:rsidRPr="004A7367">
              <w:rPr>
                <w:rFonts w:cs="B Lotus"/>
                <w:rtl/>
              </w:rPr>
              <w:t>637</w:t>
            </w:r>
          </w:p>
        </w:tc>
        <w:tc>
          <w:tcPr>
            <w:tcW w:w="1803" w:type="dxa"/>
          </w:tcPr>
          <w:p w14:paraId="0F4DE28E" w14:textId="60A2AD05"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ملاثانی‏</w:t>
            </w:r>
          </w:p>
        </w:tc>
        <w:tc>
          <w:tcPr>
            <w:tcW w:w="1803" w:type="dxa"/>
          </w:tcPr>
          <w:p w14:paraId="39F925F6" w14:textId="5BD49499" w:rsidR="004A7367" w:rsidRPr="004A7367" w:rsidRDefault="004A7367" w:rsidP="004A7367">
            <w:pPr>
              <w:jc w:val="center"/>
              <w:rPr>
                <w:rFonts w:cs="B Lotus"/>
                <w:sz w:val="28"/>
                <w:szCs w:val="28"/>
                <w:rtl/>
              </w:rPr>
            </w:pPr>
            <w:r w:rsidRPr="004A7367">
              <w:rPr>
                <w:rFonts w:cs="B Lotus"/>
                <w:rtl/>
              </w:rPr>
              <w:t>12</w:t>
            </w:r>
          </w:p>
        </w:tc>
        <w:tc>
          <w:tcPr>
            <w:tcW w:w="1803" w:type="dxa"/>
          </w:tcPr>
          <w:p w14:paraId="26322254" w14:textId="05558E1F"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606167FE" w14:textId="77777777" w:rsidTr="00372823">
        <w:tc>
          <w:tcPr>
            <w:tcW w:w="1803" w:type="dxa"/>
          </w:tcPr>
          <w:p w14:paraId="064A718F" w14:textId="77777777" w:rsidR="004A7367" w:rsidRPr="004A7367" w:rsidRDefault="004A7367" w:rsidP="004A7367">
            <w:pPr>
              <w:pStyle w:val="ListParagraph"/>
              <w:numPr>
                <w:ilvl w:val="0"/>
                <w:numId w:val="63"/>
              </w:numPr>
              <w:bidi/>
              <w:jc w:val="center"/>
              <w:rPr>
                <w:rFonts w:cs="B Lotus"/>
                <w:rtl/>
              </w:rPr>
            </w:pPr>
          </w:p>
        </w:tc>
        <w:tc>
          <w:tcPr>
            <w:tcW w:w="1803" w:type="dxa"/>
          </w:tcPr>
          <w:p w14:paraId="587D09BD" w14:textId="3E39FB40" w:rsidR="004A7367" w:rsidRPr="004A7367" w:rsidRDefault="004A7367" w:rsidP="004A7367">
            <w:pPr>
              <w:jc w:val="center"/>
              <w:rPr>
                <w:rFonts w:cs="B Lotus"/>
                <w:sz w:val="28"/>
                <w:szCs w:val="28"/>
                <w:rtl/>
              </w:rPr>
            </w:pPr>
            <w:r w:rsidRPr="004A7367">
              <w:rPr>
                <w:rFonts w:cs="B Lotus"/>
                <w:rtl/>
              </w:rPr>
              <w:t>638</w:t>
            </w:r>
          </w:p>
        </w:tc>
        <w:tc>
          <w:tcPr>
            <w:tcW w:w="1803" w:type="dxa"/>
          </w:tcPr>
          <w:p w14:paraId="4FEB7279" w14:textId="5168A4BC"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ویس‏</w:t>
            </w:r>
          </w:p>
        </w:tc>
        <w:tc>
          <w:tcPr>
            <w:tcW w:w="1803" w:type="dxa"/>
          </w:tcPr>
          <w:p w14:paraId="16936B7E" w14:textId="36849C03" w:rsidR="004A7367" w:rsidRPr="004A7367" w:rsidRDefault="004A7367" w:rsidP="004A7367">
            <w:pPr>
              <w:jc w:val="center"/>
              <w:rPr>
                <w:rFonts w:cs="B Lotus"/>
                <w:sz w:val="28"/>
                <w:szCs w:val="28"/>
                <w:rtl/>
              </w:rPr>
            </w:pPr>
            <w:r w:rsidRPr="004A7367">
              <w:rPr>
                <w:rFonts w:cs="B Lotus"/>
                <w:rtl/>
              </w:rPr>
              <w:t>12</w:t>
            </w:r>
          </w:p>
        </w:tc>
        <w:tc>
          <w:tcPr>
            <w:tcW w:w="1803" w:type="dxa"/>
          </w:tcPr>
          <w:p w14:paraId="308F8AF4" w14:textId="1861DF28"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0D3474E" w14:textId="77777777" w:rsidTr="00372823">
        <w:tc>
          <w:tcPr>
            <w:tcW w:w="1803" w:type="dxa"/>
          </w:tcPr>
          <w:p w14:paraId="3D3492AA" w14:textId="77777777" w:rsidR="004A7367" w:rsidRPr="004A7367" w:rsidRDefault="004A7367" w:rsidP="004A7367">
            <w:pPr>
              <w:pStyle w:val="ListParagraph"/>
              <w:numPr>
                <w:ilvl w:val="0"/>
                <w:numId w:val="63"/>
              </w:numPr>
              <w:bidi/>
              <w:jc w:val="center"/>
              <w:rPr>
                <w:rFonts w:cs="B Lotus"/>
                <w:rtl/>
              </w:rPr>
            </w:pPr>
          </w:p>
        </w:tc>
        <w:tc>
          <w:tcPr>
            <w:tcW w:w="1803" w:type="dxa"/>
          </w:tcPr>
          <w:p w14:paraId="13DF6E4B" w14:textId="7DBAC09E" w:rsidR="004A7367" w:rsidRPr="004A7367" w:rsidRDefault="004A7367" w:rsidP="004A7367">
            <w:pPr>
              <w:jc w:val="center"/>
              <w:rPr>
                <w:rFonts w:cs="B Lotus"/>
                <w:sz w:val="28"/>
                <w:szCs w:val="28"/>
                <w:rtl/>
              </w:rPr>
            </w:pPr>
            <w:r w:rsidRPr="004A7367">
              <w:rPr>
                <w:rFonts w:cs="B Lotus"/>
                <w:rtl/>
              </w:rPr>
              <w:t>639</w:t>
            </w:r>
          </w:p>
        </w:tc>
        <w:tc>
          <w:tcPr>
            <w:tcW w:w="1803" w:type="dxa"/>
          </w:tcPr>
          <w:p w14:paraId="7D96DFC0" w14:textId="007C6B5B"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شیبان‏</w:t>
            </w:r>
          </w:p>
        </w:tc>
        <w:tc>
          <w:tcPr>
            <w:tcW w:w="1803" w:type="dxa"/>
          </w:tcPr>
          <w:p w14:paraId="2012C4E9" w14:textId="402F4292" w:rsidR="004A7367" w:rsidRPr="004A7367" w:rsidRDefault="004A7367" w:rsidP="004A7367">
            <w:pPr>
              <w:jc w:val="center"/>
              <w:rPr>
                <w:rFonts w:cs="B Lotus"/>
                <w:sz w:val="28"/>
                <w:szCs w:val="28"/>
                <w:rtl/>
              </w:rPr>
            </w:pPr>
            <w:r w:rsidRPr="004A7367">
              <w:rPr>
                <w:rFonts w:cs="B Lotus"/>
                <w:rtl/>
              </w:rPr>
              <w:t>12</w:t>
            </w:r>
          </w:p>
        </w:tc>
        <w:tc>
          <w:tcPr>
            <w:tcW w:w="1803" w:type="dxa"/>
          </w:tcPr>
          <w:p w14:paraId="0B18D160" w14:textId="7019C3F0"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4A516E2" w14:textId="77777777" w:rsidTr="00372823">
        <w:tc>
          <w:tcPr>
            <w:tcW w:w="1803" w:type="dxa"/>
          </w:tcPr>
          <w:p w14:paraId="757AFC5A" w14:textId="77777777" w:rsidR="004A7367" w:rsidRPr="004A7367" w:rsidRDefault="004A7367" w:rsidP="004A7367">
            <w:pPr>
              <w:pStyle w:val="ListParagraph"/>
              <w:numPr>
                <w:ilvl w:val="0"/>
                <w:numId w:val="63"/>
              </w:numPr>
              <w:bidi/>
              <w:jc w:val="center"/>
              <w:rPr>
                <w:rFonts w:cs="B Lotus"/>
                <w:rtl/>
              </w:rPr>
            </w:pPr>
          </w:p>
        </w:tc>
        <w:tc>
          <w:tcPr>
            <w:tcW w:w="1803" w:type="dxa"/>
          </w:tcPr>
          <w:p w14:paraId="74636C2D" w14:textId="277EBEE2" w:rsidR="004A7367" w:rsidRPr="004A7367" w:rsidRDefault="004A7367" w:rsidP="004A7367">
            <w:pPr>
              <w:jc w:val="center"/>
              <w:rPr>
                <w:rFonts w:cs="B Lotus"/>
                <w:sz w:val="28"/>
                <w:szCs w:val="28"/>
                <w:rtl/>
              </w:rPr>
            </w:pPr>
            <w:r w:rsidRPr="004A7367">
              <w:rPr>
                <w:rFonts w:cs="B Lotus"/>
                <w:rtl/>
              </w:rPr>
              <w:t>640</w:t>
            </w:r>
          </w:p>
        </w:tc>
        <w:tc>
          <w:tcPr>
            <w:tcW w:w="1803" w:type="dxa"/>
          </w:tcPr>
          <w:p w14:paraId="2539E978" w14:textId="446D9EC5"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اروندکنار‏</w:t>
            </w:r>
          </w:p>
        </w:tc>
        <w:tc>
          <w:tcPr>
            <w:tcW w:w="1803" w:type="dxa"/>
          </w:tcPr>
          <w:p w14:paraId="39BE6275" w14:textId="3C70CE06" w:rsidR="004A7367" w:rsidRPr="004A7367" w:rsidRDefault="004A7367" w:rsidP="004A7367">
            <w:pPr>
              <w:jc w:val="center"/>
              <w:rPr>
                <w:rFonts w:cs="B Lotus"/>
                <w:sz w:val="28"/>
                <w:szCs w:val="28"/>
                <w:rtl/>
              </w:rPr>
            </w:pPr>
            <w:r w:rsidRPr="004A7367">
              <w:rPr>
                <w:rFonts w:cs="B Lotus"/>
                <w:rtl/>
              </w:rPr>
              <w:t>12</w:t>
            </w:r>
          </w:p>
        </w:tc>
        <w:tc>
          <w:tcPr>
            <w:tcW w:w="1803" w:type="dxa"/>
          </w:tcPr>
          <w:p w14:paraId="57D3EF61" w14:textId="4E9C8994"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3176CBE" w14:textId="77777777" w:rsidTr="00372823">
        <w:tc>
          <w:tcPr>
            <w:tcW w:w="1803" w:type="dxa"/>
          </w:tcPr>
          <w:p w14:paraId="706D6A51" w14:textId="77777777" w:rsidR="004A7367" w:rsidRPr="004A7367" w:rsidRDefault="004A7367" w:rsidP="004A7367">
            <w:pPr>
              <w:pStyle w:val="ListParagraph"/>
              <w:numPr>
                <w:ilvl w:val="0"/>
                <w:numId w:val="63"/>
              </w:numPr>
              <w:bidi/>
              <w:jc w:val="center"/>
              <w:rPr>
                <w:rFonts w:cs="B Lotus"/>
                <w:rtl/>
              </w:rPr>
            </w:pPr>
          </w:p>
        </w:tc>
        <w:tc>
          <w:tcPr>
            <w:tcW w:w="1803" w:type="dxa"/>
          </w:tcPr>
          <w:p w14:paraId="0C6BB63E" w14:textId="6656E4F4" w:rsidR="004A7367" w:rsidRPr="004A7367" w:rsidRDefault="004A7367" w:rsidP="004A7367">
            <w:pPr>
              <w:jc w:val="center"/>
              <w:rPr>
                <w:rFonts w:cs="B Lotus"/>
                <w:sz w:val="28"/>
                <w:szCs w:val="28"/>
                <w:rtl/>
              </w:rPr>
            </w:pPr>
            <w:r w:rsidRPr="004A7367">
              <w:rPr>
                <w:rFonts w:cs="B Lotus"/>
                <w:rtl/>
              </w:rPr>
              <w:t>641</w:t>
            </w:r>
          </w:p>
        </w:tc>
        <w:tc>
          <w:tcPr>
            <w:tcW w:w="1803" w:type="dxa"/>
          </w:tcPr>
          <w:p w14:paraId="1B3B2FB5" w14:textId="2E9A5DF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چمران‏</w:t>
            </w:r>
          </w:p>
        </w:tc>
        <w:tc>
          <w:tcPr>
            <w:tcW w:w="1803" w:type="dxa"/>
          </w:tcPr>
          <w:p w14:paraId="48A1FBA9" w14:textId="73131009" w:rsidR="004A7367" w:rsidRPr="004A7367" w:rsidRDefault="004A7367" w:rsidP="004A7367">
            <w:pPr>
              <w:jc w:val="center"/>
              <w:rPr>
                <w:rFonts w:cs="B Lotus"/>
                <w:sz w:val="28"/>
                <w:szCs w:val="28"/>
                <w:rtl/>
              </w:rPr>
            </w:pPr>
            <w:r w:rsidRPr="004A7367">
              <w:rPr>
                <w:rFonts w:cs="B Lotus"/>
                <w:rtl/>
              </w:rPr>
              <w:t>12</w:t>
            </w:r>
          </w:p>
        </w:tc>
        <w:tc>
          <w:tcPr>
            <w:tcW w:w="1803" w:type="dxa"/>
          </w:tcPr>
          <w:p w14:paraId="0940521F" w14:textId="3D5B2487"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0FD9EEB2" w14:textId="77777777" w:rsidTr="00372823">
        <w:tc>
          <w:tcPr>
            <w:tcW w:w="1803" w:type="dxa"/>
          </w:tcPr>
          <w:p w14:paraId="4E026CEF" w14:textId="77777777" w:rsidR="004A7367" w:rsidRPr="004A7367" w:rsidRDefault="004A7367" w:rsidP="004A7367">
            <w:pPr>
              <w:pStyle w:val="ListParagraph"/>
              <w:numPr>
                <w:ilvl w:val="0"/>
                <w:numId w:val="63"/>
              </w:numPr>
              <w:bidi/>
              <w:jc w:val="center"/>
              <w:rPr>
                <w:rFonts w:cs="B Lotus"/>
                <w:rtl/>
              </w:rPr>
            </w:pPr>
          </w:p>
        </w:tc>
        <w:tc>
          <w:tcPr>
            <w:tcW w:w="1803" w:type="dxa"/>
          </w:tcPr>
          <w:p w14:paraId="64B39D66" w14:textId="6C95213D" w:rsidR="004A7367" w:rsidRPr="004A7367" w:rsidRDefault="004A7367" w:rsidP="004A7367">
            <w:pPr>
              <w:jc w:val="center"/>
              <w:rPr>
                <w:rFonts w:cs="B Lotus"/>
                <w:sz w:val="28"/>
                <w:szCs w:val="28"/>
                <w:rtl/>
              </w:rPr>
            </w:pPr>
            <w:r w:rsidRPr="004A7367">
              <w:rPr>
                <w:rFonts w:cs="B Lotus"/>
                <w:rtl/>
              </w:rPr>
              <w:t>642</w:t>
            </w:r>
          </w:p>
        </w:tc>
        <w:tc>
          <w:tcPr>
            <w:tcW w:w="1803" w:type="dxa"/>
          </w:tcPr>
          <w:p w14:paraId="59AA2CF1" w14:textId="302904F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هندیجان‏</w:t>
            </w:r>
          </w:p>
        </w:tc>
        <w:tc>
          <w:tcPr>
            <w:tcW w:w="1803" w:type="dxa"/>
          </w:tcPr>
          <w:p w14:paraId="708B000D" w14:textId="30B04F79" w:rsidR="004A7367" w:rsidRPr="004A7367" w:rsidRDefault="004A7367" w:rsidP="004A7367">
            <w:pPr>
              <w:jc w:val="center"/>
              <w:rPr>
                <w:rFonts w:cs="B Lotus"/>
                <w:sz w:val="28"/>
                <w:szCs w:val="28"/>
                <w:rtl/>
              </w:rPr>
            </w:pPr>
            <w:r w:rsidRPr="004A7367">
              <w:rPr>
                <w:rFonts w:cs="B Lotus"/>
                <w:rtl/>
              </w:rPr>
              <w:t>12</w:t>
            </w:r>
          </w:p>
        </w:tc>
        <w:tc>
          <w:tcPr>
            <w:tcW w:w="1803" w:type="dxa"/>
          </w:tcPr>
          <w:p w14:paraId="1F8DDF25" w14:textId="76E5A354"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5DF5F583" w14:textId="77777777" w:rsidTr="00372823">
        <w:tc>
          <w:tcPr>
            <w:tcW w:w="1803" w:type="dxa"/>
          </w:tcPr>
          <w:p w14:paraId="50E40E40" w14:textId="77777777" w:rsidR="004A7367" w:rsidRPr="004A7367" w:rsidRDefault="004A7367" w:rsidP="004A7367">
            <w:pPr>
              <w:pStyle w:val="ListParagraph"/>
              <w:numPr>
                <w:ilvl w:val="0"/>
                <w:numId w:val="63"/>
              </w:numPr>
              <w:bidi/>
              <w:jc w:val="center"/>
              <w:rPr>
                <w:rFonts w:cs="B Lotus"/>
                <w:rtl/>
              </w:rPr>
            </w:pPr>
          </w:p>
        </w:tc>
        <w:tc>
          <w:tcPr>
            <w:tcW w:w="1803" w:type="dxa"/>
          </w:tcPr>
          <w:p w14:paraId="36A6D697" w14:textId="62B7CD91" w:rsidR="004A7367" w:rsidRPr="004A7367" w:rsidRDefault="004A7367" w:rsidP="004A7367">
            <w:pPr>
              <w:jc w:val="center"/>
              <w:rPr>
                <w:rFonts w:cs="B Lotus"/>
                <w:sz w:val="28"/>
                <w:szCs w:val="28"/>
                <w:rtl/>
              </w:rPr>
            </w:pPr>
            <w:r w:rsidRPr="004A7367">
              <w:rPr>
                <w:rFonts w:cs="B Lotus"/>
                <w:rtl/>
              </w:rPr>
              <w:t>643</w:t>
            </w:r>
          </w:p>
        </w:tc>
        <w:tc>
          <w:tcPr>
            <w:tcW w:w="1803" w:type="dxa"/>
          </w:tcPr>
          <w:p w14:paraId="398333FA" w14:textId="40561DD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آغاجاری‏</w:t>
            </w:r>
          </w:p>
        </w:tc>
        <w:tc>
          <w:tcPr>
            <w:tcW w:w="1803" w:type="dxa"/>
          </w:tcPr>
          <w:p w14:paraId="796DBE7B" w14:textId="42C3F66F" w:rsidR="004A7367" w:rsidRPr="004A7367" w:rsidRDefault="004A7367" w:rsidP="004A7367">
            <w:pPr>
              <w:jc w:val="center"/>
              <w:rPr>
                <w:rFonts w:cs="B Lotus"/>
                <w:sz w:val="28"/>
                <w:szCs w:val="28"/>
                <w:rtl/>
              </w:rPr>
            </w:pPr>
            <w:r w:rsidRPr="004A7367">
              <w:rPr>
                <w:rFonts w:cs="B Lotus"/>
                <w:rtl/>
              </w:rPr>
              <w:t>12</w:t>
            </w:r>
          </w:p>
        </w:tc>
        <w:tc>
          <w:tcPr>
            <w:tcW w:w="1803" w:type="dxa"/>
          </w:tcPr>
          <w:p w14:paraId="02316B86" w14:textId="72D1C9AD"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09A2045E" w14:textId="77777777" w:rsidTr="00372823">
        <w:tc>
          <w:tcPr>
            <w:tcW w:w="1803" w:type="dxa"/>
          </w:tcPr>
          <w:p w14:paraId="1C031C47" w14:textId="77777777" w:rsidR="004A7367" w:rsidRPr="004A7367" w:rsidRDefault="004A7367" w:rsidP="004A7367">
            <w:pPr>
              <w:pStyle w:val="ListParagraph"/>
              <w:numPr>
                <w:ilvl w:val="0"/>
                <w:numId w:val="63"/>
              </w:numPr>
              <w:bidi/>
              <w:jc w:val="center"/>
              <w:rPr>
                <w:rFonts w:cs="B Lotus"/>
                <w:rtl/>
              </w:rPr>
            </w:pPr>
          </w:p>
        </w:tc>
        <w:tc>
          <w:tcPr>
            <w:tcW w:w="1803" w:type="dxa"/>
          </w:tcPr>
          <w:p w14:paraId="3FD89D79" w14:textId="7532EB61" w:rsidR="004A7367" w:rsidRPr="004A7367" w:rsidRDefault="004A7367" w:rsidP="004A7367">
            <w:pPr>
              <w:jc w:val="center"/>
              <w:rPr>
                <w:rFonts w:cs="B Lotus"/>
                <w:sz w:val="28"/>
                <w:szCs w:val="28"/>
                <w:rtl/>
              </w:rPr>
            </w:pPr>
            <w:r w:rsidRPr="004A7367">
              <w:rPr>
                <w:rFonts w:cs="B Lotus"/>
                <w:rtl/>
              </w:rPr>
              <w:t>644</w:t>
            </w:r>
          </w:p>
        </w:tc>
        <w:tc>
          <w:tcPr>
            <w:tcW w:w="1803" w:type="dxa"/>
          </w:tcPr>
          <w:p w14:paraId="741E0099" w14:textId="3D7CDA0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مقاومت‏</w:t>
            </w:r>
          </w:p>
        </w:tc>
        <w:tc>
          <w:tcPr>
            <w:tcW w:w="1803" w:type="dxa"/>
          </w:tcPr>
          <w:p w14:paraId="3E09DF06" w14:textId="79C621A0" w:rsidR="004A7367" w:rsidRPr="004A7367" w:rsidRDefault="004A7367" w:rsidP="004A7367">
            <w:pPr>
              <w:jc w:val="center"/>
              <w:rPr>
                <w:rFonts w:cs="B Lotus"/>
                <w:sz w:val="28"/>
                <w:szCs w:val="28"/>
                <w:rtl/>
              </w:rPr>
            </w:pPr>
            <w:r w:rsidRPr="004A7367">
              <w:rPr>
                <w:rFonts w:cs="B Lotus"/>
                <w:rtl/>
              </w:rPr>
              <w:t>12</w:t>
            </w:r>
          </w:p>
        </w:tc>
        <w:tc>
          <w:tcPr>
            <w:tcW w:w="1803" w:type="dxa"/>
          </w:tcPr>
          <w:p w14:paraId="1BBDC352" w14:textId="4104EF76"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61F39C3" w14:textId="77777777" w:rsidTr="00372823">
        <w:tc>
          <w:tcPr>
            <w:tcW w:w="1803" w:type="dxa"/>
          </w:tcPr>
          <w:p w14:paraId="19F74474" w14:textId="77777777" w:rsidR="004A7367" w:rsidRPr="004A7367" w:rsidRDefault="004A7367" w:rsidP="004A7367">
            <w:pPr>
              <w:pStyle w:val="ListParagraph"/>
              <w:numPr>
                <w:ilvl w:val="0"/>
                <w:numId w:val="63"/>
              </w:numPr>
              <w:bidi/>
              <w:jc w:val="center"/>
              <w:rPr>
                <w:rFonts w:cs="B Lotus"/>
                <w:rtl/>
              </w:rPr>
            </w:pPr>
          </w:p>
        </w:tc>
        <w:tc>
          <w:tcPr>
            <w:tcW w:w="1803" w:type="dxa"/>
          </w:tcPr>
          <w:p w14:paraId="278E3383" w14:textId="756350EA" w:rsidR="004A7367" w:rsidRPr="004A7367" w:rsidRDefault="004A7367" w:rsidP="004A7367">
            <w:pPr>
              <w:jc w:val="center"/>
              <w:rPr>
                <w:rFonts w:cs="B Lotus"/>
                <w:sz w:val="28"/>
                <w:szCs w:val="28"/>
                <w:rtl/>
              </w:rPr>
            </w:pPr>
            <w:r w:rsidRPr="004A7367">
              <w:rPr>
                <w:rFonts w:cs="B Lotus"/>
                <w:rtl/>
              </w:rPr>
              <w:t>645</w:t>
            </w:r>
          </w:p>
        </w:tc>
        <w:tc>
          <w:tcPr>
            <w:tcW w:w="1803" w:type="dxa"/>
          </w:tcPr>
          <w:p w14:paraId="155AE642" w14:textId="7E24130C"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مینوشهر‏</w:t>
            </w:r>
          </w:p>
        </w:tc>
        <w:tc>
          <w:tcPr>
            <w:tcW w:w="1803" w:type="dxa"/>
          </w:tcPr>
          <w:p w14:paraId="5B403842" w14:textId="48FB9EE2" w:rsidR="004A7367" w:rsidRPr="004A7367" w:rsidRDefault="004A7367" w:rsidP="004A7367">
            <w:pPr>
              <w:jc w:val="center"/>
              <w:rPr>
                <w:rFonts w:cs="B Lotus"/>
                <w:sz w:val="28"/>
                <w:szCs w:val="28"/>
                <w:rtl/>
              </w:rPr>
            </w:pPr>
            <w:r w:rsidRPr="004A7367">
              <w:rPr>
                <w:rFonts w:cs="B Lotus"/>
                <w:rtl/>
              </w:rPr>
              <w:t>12</w:t>
            </w:r>
          </w:p>
        </w:tc>
        <w:tc>
          <w:tcPr>
            <w:tcW w:w="1803" w:type="dxa"/>
          </w:tcPr>
          <w:p w14:paraId="49BB245A" w14:textId="780B10C0"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022AF9A6" w14:textId="77777777" w:rsidTr="00372823">
        <w:tc>
          <w:tcPr>
            <w:tcW w:w="1803" w:type="dxa"/>
          </w:tcPr>
          <w:p w14:paraId="1A62CEBC" w14:textId="77777777" w:rsidR="004A7367" w:rsidRPr="004A7367" w:rsidRDefault="004A7367" w:rsidP="004A7367">
            <w:pPr>
              <w:pStyle w:val="ListParagraph"/>
              <w:numPr>
                <w:ilvl w:val="0"/>
                <w:numId w:val="63"/>
              </w:numPr>
              <w:bidi/>
              <w:jc w:val="center"/>
              <w:rPr>
                <w:rFonts w:cs="B Lotus"/>
                <w:rtl/>
              </w:rPr>
            </w:pPr>
          </w:p>
        </w:tc>
        <w:tc>
          <w:tcPr>
            <w:tcW w:w="1803" w:type="dxa"/>
          </w:tcPr>
          <w:p w14:paraId="36F7B805" w14:textId="5B8E8EFC" w:rsidR="004A7367" w:rsidRPr="004A7367" w:rsidRDefault="004A7367" w:rsidP="004A7367">
            <w:pPr>
              <w:jc w:val="center"/>
              <w:rPr>
                <w:rFonts w:cs="B Lotus"/>
                <w:sz w:val="28"/>
                <w:szCs w:val="28"/>
                <w:rtl/>
              </w:rPr>
            </w:pPr>
            <w:r w:rsidRPr="004A7367">
              <w:rPr>
                <w:rFonts w:cs="B Lotus"/>
                <w:rtl/>
              </w:rPr>
              <w:t>646</w:t>
            </w:r>
          </w:p>
        </w:tc>
        <w:tc>
          <w:tcPr>
            <w:tcW w:w="1803" w:type="dxa"/>
          </w:tcPr>
          <w:p w14:paraId="585B6AE9" w14:textId="07102F7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هویزه‏</w:t>
            </w:r>
          </w:p>
        </w:tc>
        <w:tc>
          <w:tcPr>
            <w:tcW w:w="1803" w:type="dxa"/>
          </w:tcPr>
          <w:p w14:paraId="46215758" w14:textId="12FAB55D" w:rsidR="004A7367" w:rsidRPr="004A7367" w:rsidRDefault="004A7367" w:rsidP="004A7367">
            <w:pPr>
              <w:jc w:val="center"/>
              <w:rPr>
                <w:rFonts w:cs="B Lotus"/>
                <w:sz w:val="28"/>
                <w:szCs w:val="28"/>
                <w:rtl/>
              </w:rPr>
            </w:pPr>
            <w:r w:rsidRPr="004A7367">
              <w:rPr>
                <w:rFonts w:cs="B Lotus"/>
                <w:rtl/>
              </w:rPr>
              <w:t>12</w:t>
            </w:r>
          </w:p>
        </w:tc>
        <w:tc>
          <w:tcPr>
            <w:tcW w:w="1803" w:type="dxa"/>
          </w:tcPr>
          <w:p w14:paraId="082097A0" w14:textId="370C7A4A"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273E4484" w14:textId="77777777" w:rsidTr="00372823">
        <w:tc>
          <w:tcPr>
            <w:tcW w:w="1803" w:type="dxa"/>
          </w:tcPr>
          <w:p w14:paraId="674B4D24" w14:textId="77777777" w:rsidR="004A7367" w:rsidRPr="004A7367" w:rsidRDefault="004A7367" w:rsidP="004A7367">
            <w:pPr>
              <w:pStyle w:val="ListParagraph"/>
              <w:numPr>
                <w:ilvl w:val="0"/>
                <w:numId w:val="63"/>
              </w:numPr>
              <w:bidi/>
              <w:jc w:val="center"/>
              <w:rPr>
                <w:rFonts w:cs="B Lotus"/>
                <w:rtl/>
              </w:rPr>
            </w:pPr>
          </w:p>
        </w:tc>
        <w:tc>
          <w:tcPr>
            <w:tcW w:w="1803" w:type="dxa"/>
          </w:tcPr>
          <w:p w14:paraId="45B807F5" w14:textId="74BC49FD" w:rsidR="004A7367" w:rsidRPr="004A7367" w:rsidRDefault="004A7367" w:rsidP="004A7367">
            <w:pPr>
              <w:jc w:val="center"/>
              <w:rPr>
                <w:rFonts w:cs="B Lotus"/>
                <w:sz w:val="28"/>
                <w:szCs w:val="28"/>
                <w:rtl/>
              </w:rPr>
            </w:pPr>
            <w:r w:rsidRPr="004A7367">
              <w:rPr>
                <w:rFonts w:cs="B Lotus"/>
                <w:rtl/>
              </w:rPr>
              <w:t>647</w:t>
            </w:r>
          </w:p>
        </w:tc>
        <w:tc>
          <w:tcPr>
            <w:tcW w:w="1803" w:type="dxa"/>
          </w:tcPr>
          <w:p w14:paraId="401613C1" w14:textId="766F5855"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رفیع‏</w:t>
            </w:r>
          </w:p>
        </w:tc>
        <w:tc>
          <w:tcPr>
            <w:tcW w:w="1803" w:type="dxa"/>
          </w:tcPr>
          <w:p w14:paraId="2A00A41D" w14:textId="289CA499" w:rsidR="004A7367" w:rsidRPr="004A7367" w:rsidRDefault="004A7367" w:rsidP="004A7367">
            <w:pPr>
              <w:jc w:val="center"/>
              <w:rPr>
                <w:rFonts w:cs="B Lotus"/>
                <w:sz w:val="28"/>
                <w:szCs w:val="28"/>
                <w:rtl/>
              </w:rPr>
            </w:pPr>
            <w:r w:rsidRPr="004A7367">
              <w:rPr>
                <w:rFonts w:cs="B Lotus"/>
                <w:rtl/>
              </w:rPr>
              <w:t>12</w:t>
            </w:r>
          </w:p>
        </w:tc>
        <w:tc>
          <w:tcPr>
            <w:tcW w:w="1803" w:type="dxa"/>
          </w:tcPr>
          <w:p w14:paraId="75A4AD92" w14:textId="1C6354D4"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04642807" w14:textId="77777777" w:rsidTr="00372823">
        <w:tc>
          <w:tcPr>
            <w:tcW w:w="1803" w:type="dxa"/>
          </w:tcPr>
          <w:p w14:paraId="4DC8C3D7" w14:textId="77777777" w:rsidR="004A7367" w:rsidRPr="004A7367" w:rsidRDefault="004A7367" w:rsidP="004A7367">
            <w:pPr>
              <w:pStyle w:val="ListParagraph"/>
              <w:numPr>
                <w:ilvl w:val="0"/>
                <w:numId w:val="63"/>
              </w:numPr>
              <w:bidi/>
              <w:jc w:val="center"/>
              <w:rPr>
                <w:rFonts w:cs="B Lotus"/>
                <w:rtl/>
              </w:rPr>
            </w:pPr>
          </w:p>
        </w:tc>
        <w:tc>
          <w:tcPr>
            <w:tcW w:w="1803" w:type="dxa"/>
          </w:tcPr>
          <w:p w14:paraId="1AD7483C" w14:textId="29BA1B4A" w:rsidR="004A7367" w:rsidRPr="004A7367" w:rsidRDefault="004A7367" w:rsidP="004A7367">
            <w:pPr>
              <w:jc w:val="center"/>
              <w:rPr>
                <w:rFonts w:cs="B Lotus"/>
                <w:sz w:val="28"/>
                <w:szCs w:val="28"/>
                <w:rtl/>
              </w:rPr>
            </w:pPr>
            <w:r w:rsidRPr="004A7367">
              <w:rPr>
                <w:rFonts w:cs="B Lotus"/>
                <w:rtl/>
              </w:rPr>
              <w:t>648</w:t>
            </w:r>
          </w:p>
        </w:tc>
        <w:tc>
          <w:tcPr>
            <w:tcW w:w="1803" w:type="dxa"/>
          </w:tcPr>
          <w:p w14:paraId="4FFAD5D3" w14:textId="63B5AA4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هفتگل‏</w:t>
            </w:r>
          </w:p>
        </w:tc>
        <w:tc>
          <w:tcPr>
            <w:tcW w:w="1803" w:type="dxa"/>
          </w:tcPr>
          <w:p w14:paraId="64E9EA0C" w14:textId="4B52D2DE" w:rsidR="004A7367" w:rsidRPr="004A7367" w:rsidRDefault="004A7367" w:rsidP="004A7367">
            <w:pPr>
              <w:jc w:val="center"/>
              <w:rPr>
                <w:rFonts w:cs="B Lotus"/>
                <w:sz w:val="28"/>
                <w:szCs w:val="28"/>
                <w:rtl/>
              </w:rPr>
            </w:pPr>
            <w:r w:rsidRPr="004A7367">
              <w:rPr>
                <w:rFonts w:cs="B Lotus"/>
                <w:rtl/>
              </w:rPr>
              <w:t>12</w:t>
            </w:r>
          </w:p>
        </w:tc>
        <w:tc>
          <w:tcPr>
            <w:tcW w:w="1803" w:type="dxa"/>
          </w:tcPr>
          <w:p w14:paraId="7CC4CBDC" w14:textId="43705D66"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3D435C93" w14:textId="77777777" w:rsidTr="00372823">
        <w:tc>
          <w:tcPr>
            <w:tcW w:w="1803" w:type="dxa"/>
          </w:tcPr>
          <w:p w14:paraId="740FEDAD" w14:textId="77777777" w:rsidR="004A7367" w:rsidRPr="004A7367" w:rsidRDefault="004A7367" w:rsidP="004A7367">
            <w:pPr>
              <w:pStyle w:val="ListParagraph"/>
              <w:numPr>
                <w:ilvl w:val="0"/>
                <w:numId w:val="63"/>
              </w:numPr>
              <w:bidi/>
              <w:jc w:val="center"/>
              <w:rPr>
                <w:rFonts w:cs="B Lotus"/>
                <w:rtl/>
              </w:rPr>
            </w:pPr>
          </w:p>
        </w:tc>
        <w:tc>
          <w:tcPr>
            <w:tcW w:w="1803" w:type="dxa"/>
          </w:tcPr>
          <w:p w14:paraId="11603CDC" w14:textId="48BBE839" w:rsidR="004A7367" w:rsidRPr="004A7367" w:rsidRDefault="004A7367" w:rsidP="004A7367">
            <w:pPr>
              <w:jc w:val="center"/>
              <w:rPr>
                <w:rFonts w:cs="B Lotus"/>
                <w:sz w:val="28"/>
                <w:szCs w:val="28"/>
                <w:rtl/>
              </w:rPr>
            </w:pPr>
            <w:r w:rsidRPr="004A7367">
              <w:rPr>
                <w:rFonts w:cs="B Lotus"/>
                <w:rtl/>
              </w:rPr>
              <w:t>649</w:t>
            </w:r>
          </w:p>
        </w:tc>
        <w:tc>
          <w:tcPr>
            <w:tcW w:w="1803" w:type="dxa"/>
          </w:tcPr>
          <w:p w14:paraId="340B6CC2" w14:textId="6BC8A83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الوان‏</w:t>
            </w:r>
          </w:p>
        </w:tc>
        <w:tc>
          <w:tcPr>
            <w:tcW w:w="1803" w:type="dxa"/>
          </w:tcPr>
          <w:p w14:paraId="35582817" w14:textId="0BE99009" w:rsidR="004A7367" w:rsidRPr="004A7367" w:rsidRDefault="004A7367" w:rsidP="004A7367">
            <w:pPr>
              <w:jc w:val="center"/>
              <w:rPr>
                <w:rFonts w:cs="B Lotus"/>
                <w:sz w:val="28"/>
                <w:szCs w:val="28"/>
                <w:rtl/>
              </w:rPr>
            </w:pPr>
            <w:r w:rsidRPr="004A7367">
              <w:rPr>
                <w:rFonts w:cs="B Lotus"/>
                <w:rtl/>
              </w:rPr>
              <w:t>12</w:t>
            </w:r>
          </w:p>
        </w:tc>
        <w:tc>
          <w:tcPr>
            <w:tcW w:w="1803" w:type="dxa"/>
          </w:tcPr>
          <w:p w14:paraId="1206DD7D" w14:textId="1A476524"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27C1B6CD" w14:textId="77777777" w:rsidTr="00372823">
        <w:tc>
          <w:tcPr>
            <w:tcW w:w="1803" w:type="dxa"/>
          </w:tcPr>
          <w:p w14:paraId="73906144" w14:textId="77777777" w:rsidR="004A7367" w:rsidRPr="004A7367" w:rsidRDefault="004A7367" w:rsidP="004A7367">
            <w:pPr>
              <w:pStyle w:val="ListParagraph"/>
              <w:numPr>
                <w:ilvl w:val="0"/>
                <w:numId w:val="63"/>
              </w:numPr>
              <w:bidi/>
              <w:jc w:val="center"/>
              <w:rPr>
                <w:rFonts w:cs="B Lotus"/>
                <w:rtl/>
              </w:rPr>
            </w:pPr>
          </w:p>
        </w:tc>
        <w:tc>
          <w:tcPr>
            <w:tcW w:w="1803" w:type="dxa"/>
          </w:tcPr>
          <w:p w14:paraId="5C4349B8" w14:textId="3FFFCE93" w:rsidR="004A7367" w:rsidRPr="004A7367" w:rsidRDefault="004A7367" w:rsidP="004A7367">
            <w:pPr>
              <w:jc w:val="center"/>
              <w:rPr>
                <w:rFonts w:cs="B Lotus"/>
                <w:sz w:val="28"/>
                <w:szCs w:val="28"/>
                <w:rtl/>
              </w:rPr>
            </w:pPr>
            <w:r w:rsidRPr="004A7367">
              <w:rPr>
                <w:rFonts w:cs="B Lotus"/>
                <w:rtl/>
              </w:rPr>
              <w:t>650</w:t>
            </w:r>
          </w:p>
        </w:tc>
        <w:tc>
          <w:tcPr>
            <w:tcW w:w="1803" w:type="dxa"/>
          </w:tcPr>
          <w:p w14:paraId="1C6FFB47" w14:textId="53A4B598"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لالی‏</w:t>
            </w:r>
          </w:p>
        </w:tc>
        <w:tc>
          <w:tcPr>
            <w:tcW w:w="1803" w:type="dxa"/>
          </w:tcPr>
          <w:p w14:paraId="0F0787B2" w14:textId="70D75A0A" w:rsidR="004A7367" w:rsidRPr="004A7367" w:rsidRDefault="004A7367" w:rsidP="004A7367">
            <w:pPr>
              <w:jc w:val="center"/>
              <w:rPr>
                <w:rFonts w:cs="B Lotus"/>
                <w:sz w:val="28"/>
                <w:szCs w:val="28"/>
                <w:rtl/>
              </w:rPr>
            </w:pPr>
            <w:r w:rsidRPr="004A7367">
              <w:rPr>
                <w:rFonts w:cs="B Lotus"/>
                <w:rtl/>
              </w:rPr>
              <w:t>12</w:t>
            </w:r>
          </w:p>
        </w:tc>
        <w:tc>
          <w:tcPr>
            <w:tcW w:w="1803" w:type="dxa"/>
          </w:tcPr>
          <w:p w14:paraId="2EED7448" w14:textId="10A618F6"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B8B0966" w14:textId="77777777" w:rsidTr="00372823">
        <w:tc>
          <w:tcPr>
            <w:tcW w:w="1803" w:type="dxa"/>
          </w:tcPr>
          <w:p w14:paraId="12EC7AB0" w14:textId="77777777" w:rsidR="004A7367" w:rsidRPr="004A7367" w:rsidRDefault="004A7367" w:rsidP="004A7367">
            <w:pPr>
              <w:pStyle w:val="ListParagraph"/>
              <w:numPr>
                <w:ilvl w:val="0"/>
                <w:numId w:val="63"/>
              </w:numPr>
              <w:bidi/>
              <w:jc w:val="center"/>
              <w:rPr>
                <w:rFonts w:cs="B Lotus"/>
                <w:rtl/>
              </w:rPr>
            </w:pPr>
          </w:p>
        </w:tc>
        <w:tc>
          <w:tcPr>
            <w:tcW w:w="1803" w:type="dxa"/>
          </w:tcPr>
          <w:p w14:paraId="4D8EAC0A" w14:textId="4F185B6D" w:rsidR="004A7367" w:rsidRPr="004A7367" w:rsidRDefault="004A7367" w:rsidP="004A7367">
            <w:pPr>
              <w:jc w:val="center"/>
              <w:rPr>
                <w:rFonts w:cs="B Lotus"/>
                <w:sz w:val="28"/>
                <w:szCs w:val="28"/>
                <w:rtl/>
              </w:rPr>
            </w:pPr>
            <w:r w:rsidRPr="004A7367">
              <w:rPr>
                <w:rFonts w:cs="B Lotus"/>
                <w:rtl/>
              </w:rPr>
              <w:t>900</w:t>
            </w:r>
          </w:p>
        </w:tc>
        <w:tc>
          <w:tcPr>
            <w:tcW w:w="1803" w:type="dxa"/>
          </w:tcPr>
          <w:p w14:paraId="756AE61A" w14:textId="74783811" w:rsidR="004A7367" w:rsidRPr="004A7367" w:rsidRDefault="004A7367" w:rsidP="004A7367">
            <w:pPr>
              <w:jc w:val="center"/>
              <w:rPr>
                <w:rFonts w:cs="B Lotus"/>
                <w:sz w:val="28"/>
                <w:szCs w:val="28"/>
                <w:rtl/>
              </w:rPr>
            </w:pPr>
            <w:r w:rsidRPr="004A7367">
              <w:rPr>
                <w:rFonts w:cs="B Lotus" w:hint="cs"/>
                <w:rtl/>
              </w:rPr>
              <w:t>شاوور</w:t>
            </w:r>
          </w:p>
        </w:tc>
        <w:tc>
          <w:tcPr>
            <w:tcW w:w="1803" w:type="dxa"/>
          </w:tcPr>
          <w:p w14:paraId="210A77EC" w14:textId="430BCB5A" w:rsidR="004A7367" w:rsidRPr="004A7367" w:rsidRDefault="004A7367" w:rsidP="004A7367">
            <w:pPr>
              <w:jc w:val="center"/>
              <w:rPr>
                <w:rFonts w:cs="B Lotus"/>
                <w:sz w:val="28"/>
                <w:szCs w:val="28"/>
                <w:rtl/>
              </w:rPr>
            </w:pPr>
            <w:r w:rsidRPr="004A7367">
              <w:rPr>
                <w:rFonts w:cs="B Lotus"/>
                <w:rtl/>
              </w:rPr>
              <w:t>12</w:t>
            </w:r>
          </w:p>
        </w:tc>
        <w:tc>
          <w:tcPr>
            <w:tcW w:w="1803" w:type="dxa"/>
          </w:tcPr>
          <w:p w14:paraId="29A7519B" w14:textId="36851A2E"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2D2F1FF1" w14:textId="77777777" w:rsidTr="00372823">
        <w:tc>
          <w:tcPr>
            <w:tcW w:w="1803" w:type="dxa"/>
          </w:tcPr>
          <w:p w14:paraId="400BE095" w14:textId="77777777" w:rsidR="004A7367" w:rsidRPr="004A7367" w:rsidRDefault="004A7367" w:rsidP="004A7367">
            <w:pPr>
              <w:pStyle w:val="ListParagraph"/>
              <w:numPr>
                <w:ilvl w:val="0"/>
                <w:numId w:val="63"/>
              </w:numPr>
              <w:bidi/>
              <w:jc w:val="center"/>
              <w:rPr>
                <w:rFonts w:cs="B Lotus"/>
                <w:rtl/>
              </w:rPr>
            </w:pPr>
          </w:p>
        </w:tc>
        <w:tc>
          <w:tcPr>
            <w:tcW w:w="1803" w:type="dxa"/>
          </w:tcPr>
          <w:p w14:paraId="1FF47742" w14:textId="2B4A326D" w:rsidR="004A7367" w:rsidRPr="004A7367" w:rsidRDefault="004A7367" w:rsidP="004A7367">
            <w:pPr>
              <w:jc w:val="center"/>
              <w:rPr>
                <w:rFonts w:cs="B Lotus"/>
                <w:sz w:val="28"/>
                <w:szCs w:val="28"/>
                <w:rtl/>
              </w:rPr>
            </w:pPr>
            <w:r w:rsidRPr="004A7367">
              <w:rPr>
                <w:rFonts w:cs="B Lotus"/>
                <w:rtl/>
              </w:rPr>
              <w:t>911</w:t>
            </w:r>
          </w:p>
        </w:tc>
        <w:tc>
          <w:tcPr>
            <w:tcW w:w="1803" w:type="dxa"/>
          </w:tcPr>
          <w:p w14:paraId="008FD35B" w14:textId="587D3FA9" w:rsidR="004A7367" w:rsidRPr="004A7367" w:rsidRDefault="004A7367" w:rsidP="004A7367">
            <w:pPr>
              <w:jc w:val="center"/>
              <w:rPr>
                <w:rFonts w:cs="B Lotus"/>
                <w:sz w:val="28"/>
                <w:szCs w:val="28"/>
                <w:rtl/>
              </w:rPr>
            </w:pPr>
            <w:r w:rsidRPr="004A7367">
              <w:rPr>
                <w:rFonts w:cs="B Lotus" w:hint="cs"/>
                <w:rtl/>
              </w:rPr>
              <w:t>خلیج</w:t>
            </w:r>
            <w:r w:rsidRPr="004A7367">
              <w:rPr>
                <w:rFonts w:cs="B Lotus"/>
                <w:rtl/>
              </w:rPr>
              <w:t xml:space="preserve"> </w:t>
            </w:r>
            <w:r w:rsidRPr="004A7367">
              <w:rPr>
                <w:rFonts w:cs="B Lotus" w:hint="cs"/>
                <w:rtl/>
              </w:rPr>
              <w:t>فارس</w:t>
            </w:r>
          </w:p>
        </w:tc>
        <w:tc>
          <w:tcPr>
            <w:tcW w:w="1803" w:type="dxa"/>
          </w:tcPr>
          <w:p w14:paraId="28ABFC43" w14:textId="58001BD9" w:rsidR="004A7367" w:rsidRPr="004A7367" w:rsidRDefault="004A7367" w:rsidP="004A7367">
            <w:pPr>
              <w:jc w:val="center"/>
              <w:rPr>
                <w:rFonts w:cs="B Lotus"/>
                <w:sz w:val="28"/>
                <w:szCs w:val="28"/>
                <w:rtl/>
              </w:rPr>
            </w:pPr>
            <w:r w:rsidRPr="004A7367">
              <w:rPr>
                <w:rFonts w:cs="B Lotus"/>
                <w:rtl/>
              </w:rPr>
              <w:t>12</w:t>
            </w:r>
          </w:p>
        </w:tc>
        <w:tc>
          <w:tcPr>
            <w:tcW w:w="1803" w:type="dxa"/>
          </w:tcPr>
          <w:p w14:paraId="68F964A4" w14:textId="17392B6D"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5808B41B" w14:textId="77777777" w:rsidTr="00372823">
        <w:tc>
          <w:tcPr>
            <w:tcW w:w="1803" w:type="dxa"/>
          </w:tcPr>
          <w:p w14:paraId="5AFBB00D" w14:textId="77777777" w:rsidR="004A7367" w:rsidRPr="004A7367" w:rsidRDefault="004A7367" w:rsidP="004A7367">
            <w:pPr>
              <w:pStyle w:val="ListParagraph"/>
              <w:numPr>
                <w:ilvl w:val="0"/>
                <w:numId w:val="63"/>
              </w:numPr>
              <w:bidi/>
              <w:jc w:val="center"/>
              <w:rPr>
                <w:rFonts w:cs="B Lotus"/>
                <w:rtl/>
              </w:rPr>
            </w:pPr>
          </w:p>
        </w:tc>
        <w:tc>
          <w:tcPr>
            <w:tcW w:w="1803" w:type="dxa"/>
          </w:tcPr>
          <w:p w14:paraId="03E92B8F" w14:textId="0743B50A" w:rsidR="004A7367" w:rsidRPr="004A7367" w:rsidRDefault="004A7367" w:rsidP="004A7367">
            <w:pPr>
              <w:jc w:val="center"/>
              <w:rPr>
                <w:rFonts w:cs="B Lotus"/>
                <w:sz w:val="28"/>
                <w:szCs w:val="28"/>
                <w:rtl/>
              </w:rPr>
            </w:pPr>
            <w:r w:rsidRPr="004A7367">
              <w:rPr>
                <w:rFonts w:cs="B Lotus"/>
                <w:rtl/>
              </w:rPr>
              <w:t>920</w:t>
            </w:r>
          </w:p>
        </w:tc>
        <w:tc>
          <w:tcPr>
            <w:tcW w:w="1803" w:type="dxa"/>
          </w:tcPr>
          <w:p w14:paraId="2338B99C" w14:textId="4B84FC33" w:rsidR="004A7367" w:rsidRPr="004A7367" w:rsidRDefault="004A7367" w:rsidP="004A7367">
            <w:pPr>
              <w:jc w:val="center"/>
              <w:rPr>
                <w:rFonts w:cs="B Lotus"/>
                <w:sz w:val="28"/>
                <w:szCs w:val="28"/>
                <w:rtl/>
              </w:rPr>
            </w:pPr>
            <w:r w:rsidRPr="004A7367">
              <w:rPr>
                <w:rFonts w:cs="B Lotus" w:hint="cs"/>
                <w:rtl/>
              </w:rPr>
              <w:t>كارون</w:t>
            </w:r>
          </w:p>
        </w:tc>
        <w:tc>
          <w:tcPr>
            <w:tcW w:w="1803" w:type="dxa"/>
          </w:tcPr>
          <w:p w14:paraId="5235530A" w14:textId="47CC19E0" w:rsidR="004A7367" w:rsidRPr="004A7367" w:rsidRDefault="004A7367" w:rsidP="004A7367">
            <w:pPr>
              <w:jc w:val="center"/>
              <w:rPr>
                <w:rFonts w:cs="B Lotus"/>
                <w:sz w:val="28"/>
                <w:szCs w:val="28"/>
                <w:rtl/>
              </w:rPr>
            </w:pPr>
            <w:r w:rsidRPr="004A7367">
              <w:rPr>
                <w:rFonts w:cs="B Lotus"/>
                <w:rtl/>
              </w:rPr>
              <w:t>12</w:t>
            </w:r>
          </w:p>
        </w:tc>
        <w:tc>
          <w:tcPr>
            <w:tcW w:w="1803" w:type="dxa"/>
          </w:tcPr>
          <w:p w14:paraId="62BF7767" w14:textId="7C098F0C"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6A090AFC" w14:textId="77777777" w:rsidTr="00372823">
        <w:tc>
          <w:tcPr>
            <w:tcW w:w="1803" w:type="dxa"/>
          </w:tcPr>
          <w:p w14:paraId="361AA6A9" w14:textId="77777777" w:rsidR="004A7367" w:rsidRPr="004A7367" w:rsidRDefault="004A7367" w:rsidP="004A7367">
            <w:pPr>
              <w:pStyle w:val="ListParagraph"/>
              <w:numPr>
                <w:ilvl w:val="0"/>
                <w:numId w:val="63"/>
              </w:numPr>
              <w:bidi/>
              <w:jc w:val="center"/>
              <w:rPr>
                <w:rFonts w:cs="B Lotus"/>
                <w:rtl/>
              </w:rPr>
            </w:pPr>
          </w:p>
        </w:tc>
        <w:tc>
          <w:tcPr>
            <w:tcW w:w="1803" w:type="dxa"/>
          </w:tcPr>
          <w:p w14:paraId="60F25D6D" w14:textId="15C1B60C" w:rsidR="004A7367" w:rsidRPr="004A7367" w:rsidRDefault="004A7367" w:rsidP="004A7367">
            <w:pPr>
              <w:jc w:val="center"/>
              <w:rPr>
                <w:rFonts w:cs="B Lotus"/>
                <w:sz w:val="28"/>
                <w:szCs w:val="28"/>
                <w:rtl/>
              </w:rPr>
            </w:pPr>
            <w:r w:rsidRPr="004A7367">
              <w:rPr>
                <w:rFonts w:cs="B Lotus"/>
                <w:rtl/>
              </w:rPr>
              <w:t>946</w:t>
            </w:r>
          </w:p>
        </w:tc>
        <w:tc>
          <w:tcPr>
            <w:tcW w:w="1803" w:type="dxa"/>
          </w:tcPr>
          <w:p w14:paraId="4CF714D6" w14:textId="4371B969" w:rsidR="004A7367" w:rsidRPr="004A7367" w:rsidRDefault="004A7367" w:rsidP="004A7367">
            <w:pPr>
              <w:jc w:val="center"/>
              <w:rPr>
                <w:rFonts w:cs="B Lotus"/>
                <w:sz w:val="28"/>
                <w:szCs w:val="28"/>
                <w:rtl/>
              </w:rPr>
            </w:pPr>
            <w:r w:rsidRPr="004A7367">
              <w:rPr>
                <w:rFonts w:cs="B Lotus" w:hint="cs"/>
                <w:rtl/>
              </w:rPr>
              <w:t>تشان</w:t>
            </w:r>
          </w:p>
        </w:tc>
        <w:tc>
          <w:tcPr>
            <w:tcW w:w="1803" w:type="dxa"/>
          </w:tcPr>
          <w:p w14:paraId="3DE72158" w14:textId="7CE2BCD2" w:rsidR="004A7367" w:rsidRPr="004A7367" w:rsidRDefault="004A7367" w:rsidP="004A7367">
            <w:pPr>
              <w:jc w:val="center"/>
              <w:rPr>
                <w:rFonts w:cs="B Lotus"/>
                <w:sz w:val="28"/>
                <w:szCs w:val="28"/>
                <w:rtl/>
              </w:rPr>
            </w:pPr>
            <w:r w:rsidRPr="004A7367">
              <w:rPr>
                <w:rFonts w:cs="B Lotus"/>
                <w:rtl/>
              </w:rPr>
              <w:t>12</w:t>
            </w:r>
          </w:p>
        </w:tc>
        <w:tc>
          <w:tcPr>
            <w:tcW w:w="1803" w:type="dxa"/>
          </w:tcPr>
          <w:p w14:paraId="66F7115F" w14:textId="2172AFAA"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7464619" w14:textId="77777777" w:rsidTr="00372823">
        <w:tc>
          <w:tcPr>
            <w:tcW w:w="1803" w:type="dxa"/>
          </w:tcPr>
          <w:p w14:paraId="241F5E57" w14:textId="77777777" w:rsidR="004A7367" w:rsidRPr="004A7367" w:rsidRDefault="004A7367" w:rsidP="004A7367">
            <w:pPr>
              <w:pStyle w:val="ListParagraph"/>
              <w:numPr>
                <w:ilvl w:val="0"/>
                <w:numId w:val="63"/>
              </w:numPr>
              <w:bidi/>
              <w:jc w:val="center"/>
              <w:rPr>
                <w:rFonts w:cs="B Lotus"/>
                <w:rtl/>
              </w:rPr>
            </w:pPr>
          </w:p>
        </w:tc>
        <w:tc>
          <w:tcPr>
            <w:tcW w:w="1803" w:type="dxa"/>
          </w:tcPr>
          <w:p w14:paraId="77F7423B" w14:textId="47C9CB79" w:rsidR="004A7367" w:rsidRPr="004A7367" w:rsidRDefault="004A7367" w:rsidP="004A7367">
            <w:pPr>
              <w:jc w:val="center"/>
              <w:rPr>
                <w:rFonts w:cs="B Lotus"/>
                <w:sz w:val="28"/>
                <w:szCs w:val="28"/>
                <w:rtl/>
              </w:rPr>
            </w:pPr>
            <w:r w:rsidRPr="004A7367">
              <w:rPr>
                <w:rFonts w:cs="B Lotus"/>
                <w:rtl/>
              </w:rPr>
              <w:t>1066</w:t>
            </w:r>
          </w:p>
        </w:tc>
        <w:tc>
          <w:tcPr>
            <w:tcW w:w="1803" w:type="dxa"/>
          </w:tcPr>
          <w:p w14:paraId="63B4C5B8" w14:textId="238FBC12" w:rsidR="004A7367" w:rsidRPr="004A7367" w:rsidRDefault="004A7367" w:rsidP="004A7367">
            <w:pPr>
              <w:jc w:val="center"/>
              <w:rPr>
                <w:rFonts w:cs="B Lotus"/>
                <w:sz w:val="28"/>
                <w:szCs w:val="28"/>
                <w:rtl/>
              </w:rPr>
            </w:pPr>
            <w:r w:rsidRPr="004A7367">
              <w:rPr>
                <w:rFonts w:cs="B Lotus" w:hint="cs"/>
                <w:rtl/>
              </w:rPr>
              <w:t>هفت</w:t>
            </w:r>
            <w:r w:rsidRPr="004A7367">
              <w:rPr>
                <w:rFonts w:cs="B Lotus"/>
                <w:rtl/>
              </w:rPr>
              <w:t xml:space="preserve"> </w:t>
            </w:r>
            <w:r w:rsidRPr="004A7367">
              <w:rPr>
                <w:rFonts w:cs="B Lotus" w:hint="cs"/>
                <w:rtl/>
              </w:rPr>
              <w:t>تپه</w:t>
            </w:r>
          </w:p>
        </w:tc>
        <w:tc>
          <w:tcPr>
            <w:tcW w:w="1803" w:type="dxa"/>
          </w:tcPr>
          <w:p w14:paraId="29122074" w14:textId="5C2ED395" w:rsidR="004A7367" w:rsidRPr="004A7367" w:rsidRDefault="004A7367" w:rsidP="004A7367">
            <w:pPr>
              <w:jc w:val="center"/>
              <w:rPr>
                <w:rFonts w:cs="B Lotus"/>
                <w:sz w:val="28"/>
                <w:szCs w:val="28"/>
                <w:rtl/>
              </w:rPr>
            </w:pPr>
            <w:r w:rsidRPr="004A7367">
              <w:rPr>
                <w:rFonts w:cs="B Lotus"/>
                <w:rtl/>
              </w:rPr>
              <w:t>12</w:t>
            </w:r>
          </w:p>
        </w:tc>
        <w:tc>
          <w:tcPr>
            <w:tcW w:w="1803" w:type="dxa"/>
          </w:tcPr>
          <w:p w14:paraId="3773B83D" w14:textId="0B77DB31"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104F8F16" w14:textId="77777777" w:rsidTr="00372823">
        <w:tc>
          <w:tcPr>
            <w:tcW w:w="1803" w:type="dxa"/>
          </w:tcPr>
          <w:p w14:paraId="718ED3F9" w14:textId="77777777" w:rsidR="004A7367" w:rsidRPr="004A7367" w:rsidRDefault="004A7367" w:rsidP="004A7367">
            <w:pPr>
              <w:pStyle w:val="ListParagraph"/>
              <w:numPr>
                <w:ilvl w:val="0"/>
                <w:numId w:val="63"/>
              </w:numPr>
              <w:bidi/>
              <w:jc w:val="center"/>
              <w:rPr>
                <w:rFonts w:cs="B Lotus"/>
                <w:rtl/>
              </w:rPr>
            </w:pPr>
          </w:p>
        </w:tc>
        <w:tc>
          <w:tcPr>
            <w:tcW w:w="1803" w:type="dxa"/>
          </w:tcPr>
          <w:p w14:paraId="5DFC2EC8" w14:textId="10209509" w:rsidR="004A7367" w:rsidRPr="004A7367" w:rsidRDefault="004A7367" w:rsidP="004A7367">
            <w:pPr>
              <w:jc w:val="center"/>
              <w:rPr>
                <w:rFonts w:cs="B Lotus"/>
                <w:sz w:val="28"/>
                <w:szCs w:val="28"/>
                <w:rtl/>
              </w:rPr>
            </w:pPr>
            <w:r w:rsidRPr="004A7367">
              <w:rPr>
                <w:rFonts w:cs="B Lotus"/>
                <w:rtl/>
              </w:rPr>
              <w:t>1094</w:t>
            </w:r>
          </w:p>
        </w:tc>
        <w:tc>
          <w:tcPr>
            <w:tcW w:w="1803" w:type="dxa"/>
          </w:tcPr>
          <w:p w14:paraId="2E9B98AE" w14:textId="4D023084"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آزاد</w:t>
            </w:r>
            <w:r w:rsidRPr="004A7367">
              <w:rPr>
                <w:rFonts w:cs="B Lotus"/>
                <w:rtl/>
              </w:rPr>
              <w:t xml:space="preserve"> </w:t>
            </w:r>
            <w:r w:rsidRPr="004A7367">
              <w:rPr>
                <w:rFonts w:cs="B Lotus" w:hint="cs"/>
                <w:rtl/>
              </w:rPr>
              <w:t>اروند</w:t>
            </w:r>
          </w:p>
        </w:tc>
        <w:tc>
          <w:tcPr>
            <w:tcW w:w="1803" w:type="dxa"/>
          </w:tcPr>
          <w:p w14:paraId="223D25E0" w14:textId="680C2545" w:rsidR="004A7367" w:rsidRPr="004A7367" w:rsidRDefault="004A7367" w:rsidP="004A7367">
            <w:pPr>
              <w:jc w:val="center"/>
              <w:rPr>
                <w:rFonts w:cs="B Lotus"/>
                <w:sz w:val="28"/>
                <w:szCs w:val="28"/>
                <w:rtl/>
              </w:rPr>
            </w:pPr>
            <w:r w:rsidRPr="004A7367">
              <w:rPr>
                <w:rFonts w:cs="B Lotus"/>
                <w:rtl/>
              </w:rPr>
              <w:t>12</w:t>
            </w:r>
          </w:p>
        </w:tc>
        <w:tc>
          <w:tcPr>
            <w:tcW w:w="1803" w:type="dxa"/>
          </w:tcPr>
          <w:p w14:paraId="1EE2D3F9" w14:textId="34FEC8CB"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D203029" w14:textId="77777777" w:rsidTr="00372823">
        <w:tc>
          <w:tcPr>
            <w:tcW w:w="1803" w:type="dxa"/>
          </w:tcPr>
          <w:p w14:paraId="79945E74" w14:textId="77777777" w:rsidR="004A7367" w:rsidRPr="004A7367" w:rsidRDefault="004A7367" w:rsidP="004A7367">
            <w:pPr>
              <w:pStyle w:val="ListParagraph"/>
              <w:numPr>
                <w:ilvl w:val="0"/>
                <w:numId w:val="63"/>
              </w:numPr>
              <w:bidi/>
              <w:jc w:val="center"/>
              <w:rPr>
                <w:rFonts w:cs="B Lotus"/>
                <w:rtl/>
              </w:rPr>
            </w:pPr>
          </w:p>
        </w:tc>
        <w:tc>
          <w:tcPr>
            <w:tcW w:w="1803" w:type="dxa"/>
          </w:tcPr>
          <w:p w14:paraId="57310A72" w14:textId="2D69EFD6" w:rsidR="004A7367" w:rsidRPr="004A7367" w:rsidRDefault="004A7367" w:rsidP="004A7367">
            <w:pPr>
              <w:jc w:val="center"/>
              <w:rPr>
                <w:rFonts w:cs="B Lotus"/>
                <w:sz w:val="28"/>
                <w:szCs w:val="28"/>
                <w:rtl/>
              </w:rPr>
            </w:pPr>
            <w:r w:rsidRPr="004A7367">
              <w:rPr>
                <w:rFonts w:cs="B Lotus"/>
                <w:rtl/>
              </w:rPr>
              <w:t>1132</w:t>
            </w:r>
          </w:p>
        </w:tc>
        <w:tc>
          <w:tcPr>
            <w:tcW w:w="1803" w:type="dxa"/>
          </w:tcPr>
          <w:p w14:paraId="0F6A8DE2" w14:textId="5422A149" w:rsidR="004A7367" w:rsidRPr="004A7367" w:rsidRDefault="004A7367" w:rsidP="004A7367">
            <w:pPr>
              <w:jc w:val="center"/>
              <w:rPr>
                <w:rFonts w:cs="B Lotus"/>
                <w:sz w:val="28"/>
                <w:szCs w:val="28"/>
                <w:rtl/>
              </w:rPr>
            </w:pPr>
            <w:r w:rsidRPr="004A7367">
              <w:rPr>
                <w:rFonts w:cs="B Lotus" w:hint="cs"/>
                <w:rtl/>
              </w:rPr>
              <w:t>سربندر</w:t>
            </w:r>
          </w:p>
        </w:tc>
        <w:tc>
          <w:tcPr>
            <w:tcW w:w="1803" w:type="dxa"/>
          </w:tcPr>
          <w:p w14:paraId="05D1E21C" w14:textId="4F923E5E" w:rsidR="004A7367" w:rsidRPr="004A7367" w:rsidRDefault="004A7367" w:rsidP="004A7367">
            <w:pPr>
              <w:jc w:val="center"/>
              <w:rPr>
                <w:rFonts w:cs="B Lotus"/>
                <w:sz w:val="28"/>
                <w:szCs w:val="28"/>
                <w:rtl/>
              </w:rPr>
            </w:pPr>
            <w:r w:rsidRPr="004A7367">
              <w:rPr>
                <w:rFonts w:cs="B Lotus"/>
                <w:rtl/>
              </w:rPr>
              <w:t>12</w:t>
            </w:r>
          </w:p>
        </w:tc>
        <w:tc>
          <w:tcPr>
            <w:tcW w:w="1803" w:type="dxa"/>
          </w:tcPr>
          <w:p w14:paraId="5FDBF8D4" w14:textId="386F759D"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28CAEC39" w14:textId="77777777" w:rsidTr="00372823">
        <w:tc>
          <w:tcPr>
            <w:tcW w:w="1803" w:type="dxa"/>
          </w:tcPr>
          <w:p w14:paraId="19E97A67" w14:textId="77777777" w:rsidR="004A7367" w:rsidRPr="004A7367" w:rsidRDefault="004A7367" w:rsidP="004A7367">
            <w:pPr>
              <w:pStyle w:val="ListParagraph"/>
              <w:numPr>
                <w:ilvl w:val="0"/>
                <w:numId w:val="63"/>
              </w:numPr>
              <w:bidi/>
              <w:jc w:val="center"/>
              <w:rPr>
                <w:rFonts w:cs="B Lotus"/>
                <w:rtl/>
              </w:rPr>
            </w:pPr>
          </w:p>
        </w:tc>
        <w:tc>
          <w:tcPr>
            <w:tcW w:w="1803" w:type="dxa"/>
          </w:tcPr>
          <w:p w14:paraId="66E46763" w14:textId="26FFDD3B" w:rsidR="004A7367" w:rsidRPr="004A7367" w:rsidRDefault="004A7367" w:rsidP="004A7367">
            <w:pPr>
              <w:jc w:val="center"/>
              <w:rPr>
                <w:rFonts w:cs="B Lotus"/>
                <w:sz w:val="28"/>
                <w:szCs w:val="28"/>
                <w:rtl/>
              </w:rPr>
            </w:pPr>
            <w:r w:rsidRPr="004A7367">
              <w:rPr>
                <w:rFonts w:cs="B Lotus"/>
                <w:rtl/>
              </w:rPr>
              <w:t>1166</w:t>
            </w:r>
          </w:p>
        </w:tc>
        <w:tc>
          <w:tcPr>
            <w:tcW w:w="1803" w:type="dxa"/>
          </w:tcPr>
          <w:p w14:paraId="635F40A4" w14:textId="40D6E811"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خوزستان</w:t>
            </w:r>
          </w:p>
        </w:tc>
        <w:tc>
          <w:tcPr>
            <w:tcW w:w="1803" w:type="dxa"/>
          </w:tcPr>
          <w:p w14:paraId="583FC132" w14:textId="0F91A088" w:rsidR="004A7367" w:rsidRPr="004A7367" w:rsidRDefault="004A7367" w:rsidP="004A7367">
            <w:pPr>
              <w:jc w:val="center"/>
              <w:rPr>
                <w:rFonts w:cs="B Lotus"/>
                <w:sz w:val="28"/>
                <w:szCs w:val="28"/>
                <w:rtl/>
              </w:rPr>
            </w:pPr>
            <w:r w:rsidRPr="004A7367">
              <w:rPr>
                <w:rFonts w:cs="B Lotus"/>
                <w:rtl/>
              </w:rPr>
              <w:t>12</w:t>
            </w:r>
          </w:p>
        </w:tc>
        <w:tc>
          <w:tcPr>
            <w:tcW w:w="1803" w:type="dxa"/>
          </w:tcPr>
          <w:p w14:paraId="20E39167" w14:textId="60C83867"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65B16781" w14:textId="77777777" w:rsidTr="00372823">
        <w:tc>
          <w:tcPr>
            <w:tcW w:w="1803" w:type="dxa"/>
          </w:tcPr>
          <w:p w14:paraId="621AC13A" w14:textId="77777777" w:rsidR="004A7367" w:rsidRPr="004A7367" w:rsidRDefault="004A7367" w:rsidP="004A7367">
            <w:pPr>
              <w:pStyle w:val="ListParagraph"/>
              <w:numPr>
                <w:ilvl w:val="0"/>
                <w:numId w:val="63"/>
              </w:numPr>
              <w:bidi/>
              <w:jc w:val="center"/>
              <w:rPr>
                <w:rFonts w:cs="B Lotus"/>
                <w:rtl/>
              </w:rPr>
            </w:pPr>
          </w:p>
        </w:tc>
        <w:tc>
          <w:tcPr>
            <w:tcW w:w="1803" w:type="dxa"/>
          </w:tcPr>
          <w:p w14:paraId="0BD50979" w14:textId="7C28ADB1" w:rsidR="004A7367" w:rsidRPr="004A7367" w:rsidRDefault="004A7367" w:rsidP="004A7367">
            <w:pPr>
              <w:jc w:val="center"/>
              <w:rPr>
                <w:rFonts w:cs="B Lotus"/>
                <w:sz w:val="28"/>
                <w:szCs w:val="28"/>
                <w:rtl/>
              </w:rPr>
            </w:pPr>
            <w:r w:rsidRPr="004A7367">
              <w:rPr>
                <w:rFonts w:cs="B Lotus"/>
                <w:rtl/>
              </w:rPr>
              <w:t>1167</w:t>
            </w:r>
          </w:p>
        </w:tc>
        <w:tc>
          <w:tcPr>
            <w:tcW w:w="1803" w:type="dxa"/>
          </w:tcPr>
          <w:p w14:paraId="06D9145E" w14:textId="3F9C5D2E"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بندر</w:t>
            </w:r>
            <w:r w:rsidRPr="004A7367">
              <w:rPr>
                <w:rFonts w:cs="B Lotus"/>
                <w:rtl/>
              </w:rPr>
              <w:t xml:space="preserve"> </w:t>
            </w:r>
            <w:r w:rsidRPr="004A7367">
              <w:rPr>
                <w:rFonts w:cs="B Lotus" w:hint="cs"/>
                <w:rtl/>
              </w:rPr>
              <w:t>خرمشهر</w:t>
            </w:r>
          </w:p>
        </w:tc>
        <w:tc>
          <w:tcPr>
            <w:tcW w:w="1803" w:type="dxa"/>
          </w:tcPr>
          <w:p w14:paraId="50EF1079" w14:textId="6CAF8D8B" w:rsidR="004A7367" w:rsidRPr="004A7367" w:rsidRDefault="004A7367" w:rsidP="004A7367">
            <w:pPr>
              <w:jc w:val="center"/>
              <w:rPr>
                <w:rFonts w:cs="B Lotus"/>
                <w:sz w:val="28"/>
                <w:szCs w:val="28"/>
                <w:rtl/>
              </w:rPr>
            </w:pPr>
            <w:r w:rsidRPr="004A7367">
              <w:rPr>
                <w:rFonts w:cs="B Lotus"/>
                <w:rtl/>
              </w:rPr>
              <w:t>12</w:t>
            </w:r>
          </w:p>
        </w:tc>
        <w:tc>
          <w:tcPr>
            <w:tcW w:w="1803" w:type="dxa"/>
          </w:tcPr>
          <w:p w14:paraId="7E57BFE1" w14:textId="25D5F38D"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5E841605" w14:textId="77777777" w:rsidTr="00372823">
        <w:tc>
          <w:tcPr>
            <w:tcW w:w="1803" w:type="dxa"/>
          </w:tcPr>
          <w:p w14:paraId="6F2D9713" w14:textId="77777777" w:rsidR="004A7367" w:rsidRPr="004A7367" w:rsidRDefault="004A7367" w:rsidP="004A7367">
            <w:pPr>
              <w:pStyle w:val="ListParagraph"/>
              <w:numPr>
                <w:ilvl w:val="0"/>
                <w:numId w:val="63"/>
              </w:numPr>
              <w:bidi/>
              <w:jc w:val="center"/>
              <w:rPr>
                <w:rFonts w:cs="B Lotus"/>
                <w:rtl/>
              </w:rPr>
            </w:pPr>
          </w:p>
        </w:tc>
        <w:tc>
          <w:tcPr>
            <w:tcW w:w="1803" w:type="dxa"/>
          </w:tcPr>
          <w:p w14:paraId="61DCA637" w14:textId="1BED2AFC" w:rsidR="004A7367" w:rsidRPr="004A7367" w:rsidRDefault="004A7367" w:rsidP="004A7367">
            <w:pPr>
              <w:jc w:val="center"/>
              <w:rPr>
                <w:rFonts w:cs="B Lotus"/>
                <w:sz w:val="28"/>
                <w:szCs w:val="28"/>
                <w:rtl/>
              </w:rPr>
            </w:pPr>
            <w:r w:rsidRPr="004A7367">
              <w:rPr>
                <w:rFonts w:cs="B Lotus"/>
                <w:rtl/>
              </w:rPr>
              <w:t>1168</w:t>
            </w:r>
          </w:p>
        </w:tc>
        <w:tc>
          <w:tcPr>
            <w:tcW w:w="1803" w:type="dxa"/>
          </w:tcPr>
          <w:p w14:paraId="68E16A76" w14:textId="7496D950"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پتروشیمی</w:t>
            </w:r>
          </w:p>
        </w:tc>
        <w:tc>
          <w:tcPr>
            <w:tcW w:w="1803" w:type="dxa"/>
          </w:tcPr>
          <w:p w14:paraId="2ABE32F2" w14:textId="5A1BD51C" w:rsidR="004A7367" w:rsidRPr="004A7367" w:rsidRDefault="004A7367" w:rsidP="004A7367">
            <w:pPr>
              <w:jc w:val="center"/>
              <w:rPr>
                <w:rFonts w:cs="B Lotus"/>
                <w:sz w:val="28"/>
                <w:szCs w:val="28"/>
                <w:rtl/>
              </w:rPr>
            </w:pPr>
            <w:r w:rsidRPr="004A7367">
              <w:rPr>
                <w:rFonts w:cs="B Lotus"/>
                <w:rtl/>
              </w:rPr>
              <w:t>12</w:t>
            </w:r>
          </w:p>
        </w:tc>
        <w:tc>
          <w:tcPr>
            <w:tcW w:w="1803" w:type="dxa"/>
          </w:tcPr>
          <w:p w14:paraId="5DB52DFA" w14:textId="78CB8788"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65DBF259" w14:textId="77777777" w:rsidTr="00372823">
        <w:tc>
          <w:tcPr>
            <w:tcW w:w="1803" w:type="dxa"/>
          </w:tcPr>
          <w:p w14:paraId="65D966EE" w14:textId="77777777" w:rsidR="004A7367" w:rsidRPr="004A7367" w:rsidRDefault="004A7367" w:rsidP="004A7367">
            <w:pPr>
              <w:pStyle w:val="ListParagraph"/>
              <w:numPr>
                <w:ilvl w:val="0"/>
                <w:numId w:val="63"/>
              </w:numPr>
              <w:bidi/>
              <w:jc w:val="center"/>
              <w:rPr>
                <w:rFonts w:cs="B Lotus"/>
                <w:rtl/>
              </w:rPr>
            </w:pPr>
          </w:p>
        </w:tc>
        <w:tc>
          <w:tcPr>
            <w:tcW w:w="1803" w:type="dxa"/>
          </w:tcPr>
          <w:p w14:paraId="0C4DA49F" w14:textId="331B6FFB" w:rsidR="004A7367" w:rsidRPr="004A7367" w:rsidRDefault="004A7367" w:rsidP="004A7367">
            <w:pPr>
              <w:jc w:val="center"/>
              <w:rPr>
                <w:rFonts w:cs="B Lotus"/>
                <w:sz w:val="28"/>
                <w:szCs w:val="28"/>
                <w:rtl/>
              </w:rPr>
            </w:pPr>
            <w:r w:rsidRPr="004A7367">
              <w:rPr>
                <w:rFonts w:cs="B Lotus"/>
                <w:rtl/>
              </w:rPr>
              <w:t>1211</w:t>
            </w:r>
          </w:p>
        </w:tc>
        <w:tc>
          <w:tcPr>
            <w:tcW w:w="1803" w:type="dxa"/>
          </w:tcPr>
          <w:p w14:paraId="19B12355" w14:textId="3EA3C886" w:rsidR="004A7367" w:rsidRPr="004A7367" w:rsidRDefault="004A7367" w:rsidP="004A7367">
            <w:pPr>
              <w:jc w:val="center"/>
              <w:rPr>
                <w:rFonts w:cs="B Lotus"/>
                <w:sz w:val="28"/>
                <w:szCs w:val="28"/>
                <w:rtl/>
              </w:rPr>
            </w:pPr>
            <w:r w:rsidRPr="004A7367">
              <w:rPr>
                <w:rFonts w:cs="B Lotus" w:hint="cs"/>
                <w:rtl/>
              </w:rPr>
              <w:t>دهدز</w:t>
            </w:r>
          </w:p>
        </w:tc>
        <w:tc>
          <w:tcPr>
            <w:tcW w:w="1803" w:type="dxa"/>
          </w:tcPr>
          <w:p w14:paraId="3BA536DE" w14:textId="2C509C71" w:rsidR="004A7367" w:rsidRPr="004A7367" w:rsidRDefault="004A7367" w:rsidP="004A7367">
            <w:pPr>
              <w:jc w:val="center"/>
              <w:rPr>
                <w:rFonts w:cs="B Lotus"/>
                <w:sz w:val="28"/>
                <w:szCs w:val="28"/>
                <w:rtl/>
              </w:rPr>
            </w:pPr>
            <w:r w:rsidRPr="004A7367">
              <w:rPr>
                <w:rFonts w:cs="B Lotus"/>
                <w:rtl/>
              </w:rPr>
              <w:t>12</w:t>
            </w:r>
          </w:p>
        </w:tc>
        <w:tc>
          <w:tcPr>
            <w:tcW w:w="1803" w:type="dxa"/>
          </w:tcPr>
          <w:p w14:paraId="4C36A4F6" w14:textId="2B8E53C6"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5403EA85" w14:textId="77777777" w:rsidTr="00372823">
        <w:tc>
          <w:tcPr>
            <w:tcW w:w="1803" w:type="dxa"/>
          </w:tcPr>
          <w:p w14:paraId="45A7D398" w14:textId="77777777" w:rsidR="004A7367" w:rsidRPr="004A7367" w:rsidRDefault="004A7367" w:rsidP="004A7367">
            <w:pPr>
              <w:pStyle w:val="ListParagraph"/>
              <w:numPr>
                <w:ilvl w:val="0"/>
                <w:numId w:val="63"/>
              </w:numPr>
              <w:bidi/>
              <w:jc w:val="center"/>
              <w:rPr>
                <w:rFonts w:cs="B Lotus"/>
                <w:rtl/>
              </w:rPr>
            </w:pPr>
          </w:p>
        </w:tc>
        <w:tc>
          <w:tcPr>
            <w:tcW w:w="1803" w:type="dxa"/>
          </w:tcPr>
          <w:p w14:paraId="41ED3260" w14:textId="0E3099AA" w:rsidR="004A7367" w:rsidRPr="004A7367" w:rsidRDefault="004A7367" w:rsidP="004A7367">
            <w:pPr>
              <w:jc w:val="center"/>
              <w:rPr>
                <w:rFonts w:cs="B Lotus"/>
                <w:sz w:val="28"/>
                <w:szCs w:val="28"/>
                <w:rtl/>
              </w:rPr>
            </w:pPr>
            <w:r w:rsidRPr="004A7367">
              <w:rPr>
                <w:rFonts w:cs="B Lotus"/>
                <w:rtl/>
              </w:rPr>
              <w:t>1212</w:t>
            </w:r>
          </w:p>
        </w:tc>
        <w:tc>
          <w:tcPr>
            <w:tcW w:w="1803" w:type="dxa"/>
          </w:tcPr>
          <w:p w14:paraId="43B251E2" w14:textId="7983D437" w:rsidR="004A7367" w:rsidRPr="004A7367" w:rsidRDefault="004A7367" w:rsidP="004A7367">
            <w:pPr>
              <w:jc w:val="center"/>
              <w:rPr>
                <w:rFonts w:cs="B Lotus"/>
                <w:sz w:val="28"/>
                <w:szCs w:val="28"/>
                <w:rtl/>
              </w:rPr>
            </w:pPr>
            <w:r w:rsidRPr="004A7367">
              <w:rPr>
                <w:rFonts w:cs="B Lotus" w:hint="cs"/>
                <w:rtl/>
              </w:rPr>
              <w:t>اندیکا</w:t>
            </w:r>
          </w:p>
        </w:tc>
        <w:tc>
          <w:tcPr>
            <w:tcW w:w="1803" w:type="dxa"/>
          </w:tcPr>
          <w:p w14:paraId="2AFC301B" w14:textId="51712A6E" w:rsidR="004A7367" w:rsidRPr="004A7367" w:rsidRDefault="004A7367" w:rsidP="004A7367">
            <w:pPr>
              <w:jc w:val="center"/>
              <w:rPr>
                <w:rFonts w:cs="B Lotus"/>
                <w:sz w:val="28"/>
                <w:szCs w:val="28"/>
                <w:rtl/>
              </w:rPr>
            </w:pPr>
            <w:r w:rsidRPr="004A7367">
              <w:rPr>
                <w:rFonts w:cs="B Lotus"/>
                <w:rtl/>
              </w:rPr>
              <w:t>12</w:t>
            </w:r>
          </w:p>
        </w:tc>
        <w:tc>
          <w:tcPr>
            <w:tcW w:w="1803" w:type="dxa"/>
          </w:tcPr>
          <w:p w14:paraId="27CE4FF4" w14:textId="7D759FE4"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34347930" w14:textId="77777777" w:rsidTr="00372823">
        <w:tc>
          <w:tcPr>
            <w:tcW w:w="1803" w:type="dxa"/>
          </w:tcPr>
          <w:p w14:paraId="47D67D93" w14:textId="77777777" w:rsidR="004A7367" w:rsidRPr="004A7367" w:rsidRDefault="004A7367" w:rsidP="004A7367">
            <w:pPr>
              <w:pStyle w:val="ListParagraph"/>
              <w:numPr>
                <w:ilvl w:val="0"/>
                <w:numId w:val="63"/>
              </w:numPr>
              <w:bidi/>
              <w:jc w:val="center"/>
              <w:rPr>
                <w:rFonts w:cs="B Lotus"/>
                <w:rtl/>
              </w:rPr>
            </w:pPr>
          </w:p>
        </w:tc>
        <w:tc>
          <w:tcPr>
            <w:tcW w:w="1803" w:type="dxa"/>
          </w:tcPr>
          <w:p w14:paraId="3548C86F" w14:textId="2483D72E" w:rsidR="004A7367" w:rsidRPr="004A7367" w:rsidRDefault="004A7367" w:rsidP="004A7367">
            <w:pPr>
              <w:jc w:val="center"/>
              <w:rPr>
                <w:rFonts w:cs="B Lotus"/>
                <w:sz w:val="28"/>
                <w:szCs w:val="28"/>
                <w:rtl/>
              </w:rPr>
            </w:pPr>
            <w:r w:rsidRPr="004A7367">
              <w:rPr>
                <w:rFonts w:cs="B Lotus"/>
                <w:rtl/>
              </w:rPr>
              <w:t>1213</w:t>
            </w:r>
          </w:p>
        </w:tc>
        <w:tc>
          <w:tcPr>
            <w:tcW w:w="1803" w:type="dxa"/>
          </w:tcPr>
          <w:p w14:paraId="443E152D" w14:textId="70E2C22B" w:rsidR="004A7367" w:rsidRPr="004A7367" w:rsidRDefault="004A7367" w:rsidP="004A7367">
            <w:pPr>
              <w:jc w:val="center"/>
              <w:rPr>
                <w:rFonts w:cs="B Lotus"/>
                <w:sz w:val="28"/>
                <w:szCs w:val="28"/>
                <w:rtl/>
              </w:rPr>
            </w:pPr>
            <w:r w:rsidRPr="004A7367">
              <w:rPr>
                <w:rFonts w:cs="B Lotus" w:hint="cs"/>
                <w:rtl/>
              </w:rPr>
              <w:t>دزآب</w:t>
            </w:r>
          </w:p>
        </w:tc>
        <w:tc>
          <w:tcPr>
            <w:tcW w:w="1803" w:type="dxa"/>
          </w:tcPr>
          <w:p w14:paraId="1CBF4ACC" w14:textId="463FF03E" w:rsidR="004A7367" w:rsidRPr="004A7367" w:rsidRDefault="004A7367" w:rsidP="004A7367">
            <w:pPr>
              <w:jc w:val="center"/>
              <w:rPr>
                <w:rFonts w:cs="B Lotus"/>
                <w:sz w:val="28"/>
                <w:szCs w:val="28"/>
                <w:rtl/>
              </w:rPr>
            </w:pPr>
            <w:r w:rsidRPr="004A7367">
              <w:rPr>
                <w:rFonts w:cs="B Lotus"/>
                <w:rtl/>
              </w:rPr>
              <w:t>12</w:t>
            </w:r>
          </w:p>
        </w:tc>
        <w:tc>
          <w:tcPr>
            <w:tcW w:w="1803" w:type="dxa"/>
          </w:tcPr>
          <w:p w14:paraId="71A539B7" w14:textId="1DF067D9"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354674D6" w14:textId="77777777" w:rsidTr="00372823">
        <w:tc>
          <w:tcPr>
            <w:tcW w:w="1803" w:type="dxa"/>
          </w:tcPr>
          <w:p w14:paraId="29771716" w14:textId="77777777" w:rsidR="004A7367" w:rsidRPr="004A7367" w:rsidRDefault="004A7367" w:rsidP="004A7367">
            <w:pPr>
              <w:pStyle w:val="ListParagraph"/>
              <w:numPr>
                <w:ilvl w:val="0"/>
                <w:numId w:val="63"/>
              </w:numPr>
              <w:bidi/>
              <w:jc w:val="center"/>
              <w:rPr>
                <w:rFonts w:cs="B Lotus"/>
                <w:rtl/>
              </w:rPr>
            </w:pPr>
          </w:p>
        </w:tc>
        <w:tc>
          <w:tcPr>
            <w:tcW w:w="1803" w:type="dxa"/>
          </w:tcPr>
          <w:p w14:paraId="5C1A0299" w14:textId="2ACCA3D5" w:rsidR="004A7367" w:rsidRPr="004A7367" w:rsidRDefault="004A7367" w:rsidP="004A7367">
            <w:pPr>
              <w:jc w:val="center"/>
              <w:rPr>
                <w:rFonts w:cs="B Lotus"/>
                <w:sz w:val="28"/>
                <w:szCs w:val="28"/>
                <w:rtl/>
              </w:rPr>
            </w:pPr>
            <w:r w:rsidRPr="004A7367">
              <w:rPr>
                <w:rFonts w:cs="B Lotus"/>
                <w:rtl/>
              </w:rPr>
              <w:t>1214</w:t>
            </w:r>
          </w:p>
        </w:tc>
        <w:tc>
          <w:tcPr>
            <w:tcW w:w="1803" w:type="dxa"/>
          </w:tcPr>
          <w:p w14:paraId="6CE29174" w14:textId="07B5FE78" w:rsidR="004A7367" w:rsidRPr="004A7367" w:rsidRDefault="004A7367" w:rsidP="004A7367">
            <w:pPr>
              <w:jc w:val="center"/>
              <w:rPr>
                <w:rFonts w:cs="B Lotus"/>
                <w:sz w:val="28"/>
                <w:szCs w:val="28"/>
                <w:rtl/>
              </w:rPr>
            </w:pPr>
            <w:r w:rsidRPr="004A7367">
              <w:rPr>
                <w:rFonts w:cs="B Lotus" w:hint="cs"/>
                <w:rtl/>
              </w:rPr>
              <w:t>قلعه</w:t>
            </w:r>
            <w:r w:rsidRPr="004A7367">
              <w:rPr>
                <w:rFonts w:cs="B Lotus"/>
                <w:rtl/>
              </w:rPr>
              <w:t xml:space="preserve"> </w:t>
            </w:r>
            <w:r w:rsidRPr="004A7367">
              <w:rPr>
                <w:rFonts w:cs="B Lotus" w:hint="cs"/>
                <w:rtl/>
              </w:rPr>
              <w:t>تل</w:t>
            </w:r>
          </w:p>
        </w:tc>
        <w:tc>
          <w:tcPr>
            <w:tcW w:w="1803" w:type="dxa"/>
          </w:tcPr>
          <w:p w14:paraId="4AF3023B" w14:textId="6BEFFE22" w:rsidR="004A7367" w:rsidRPr="004A7367" w:rsidRDefault="004A7367" w:rsidP="004A7367">
            <w:pPr>
              <w:jc w:val="center"/>
              <w:rPr>
                <w:rFonts w:cs="B Lotus"/>
                <w:sz w:val="28"/>
                <w:szCs w:val="28"/>
                <w:rtl/>
              </w:rPr>
            </w:pPr>
            <w:r w:rsidRPr="004A7367">
              <w:rPr>
                <w:rFonts w:cs="B Lotus"/>
                <w:rtl/>
              </w:rPr>
              <w:t>12</w:t>
            </w:r>
          </w:p>
        </w:tc>
        <w:tc>
          <w:tcPr>
            <w:tcW w:w="1803" w:type="dxa"/>
          </w:tcPr>
          <w:p w14:paraId="67A96B45" w14:textId="70F5558F"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5AC25B77" w14:textId="77777777" w:rsidTr="00372823">
        <w:tc>
          <w:tcPr>
            <w:tcW w:w="1803" w:type="dxa"/>
          </w:tcPr>
          <w:p w14:paraId="73BA59F6" w14:textId="77777777" w:rsidR="004A7367" w:rsidRPr="004A7367" w:rsidRDefault="004A7367" w:rsidP="004A7367">
            <w:pPr>
              <w:pStyle w:val="ListParagraph"/>
              <w:numPr>
                <w:ilvl w:val="0"/>
                <w:numId w:val="63"/>
              </w:numPr>
              <w:bidi/>
              <w:jc w:val="center"/>
              <w:rPr>
                <w:rFonts w:cs="B Lotus"/>
                <w:rtl/>
              </w:rPr>
            </w:pPr>
          </w:p>
        </w:tc>
        <w:tc>
          <w:tcPr>
            <w:tcW w:w="1803" w:type="dxa"/>
          </w:tcPr>
          <w:p w14:paraId="6AFD03F7" w14:textId="0EE04EDB" w:rsidR="004A7367" w:rsidRPr="004A7367" w:rsidRDefault="004A7367" w:rsidP="004A7367">
            <w:pPr>
              <w:jc w:val="center"/>
              <w:rPr>
                <w:rFonts w:cs="B Lotus"/>
                <w:sz w:val="28"/>
                <w:szCs w:val="28"/>
                <w:rtl/>
              </w:rPr>
            </w:pPr>
            <w:r w:rsidRPr="004A7367">
              <w:rPr>
                <w:rFonts w:cs="B Lotus"/>
                <w:rtl/>
              </w:rPr>
              <w:t>1237</w:t>
            </w:r>
          </w:p>
        </w:tc>
        <w:tc>
          <w:tcPr>
            <w:tcW w:w="1803" w:type="dxa"/>
          </w:tcPr>
          <w:p w14:paraId="078E0CDA" w14:textId="4E3DDD6E" w:rsidR="004A7367" w:rsidRPr="004A7367" w:rsidRDefault="004A7367" w:rsidP="004A7367">
            <w:pPr>
              <w:jc w:val="center"/>
              <w:rPr>
                <w:rFonts w:cs="B Lotus"/>
                <w:sz w:val="28"/>
                <w:szCs w:val="28"/>
                <w:rtl/>
              </w:rPr>
            </w:pPr>
            <w:r w:rsidRPr="004A7367">
              <w:rPr>
                <w:rFonts w:cs="B Lotus" w:hint="cs"/>
                <w:rtl/>
              </w:rPr>
              <w:t>میانرود</w:t>
            </w:r>
          </w:p>
        </w:tc>
        <w:tc>
          <w:tcPr>
            <w:tcW w:w="1803" w:type="dxa"/>
          </w:tcPr>
          <w:p w14:paraId="6F8FACE2" w14:textId="3664B5CE" w:rsidR="004A7367" w:rsidRPr="004A7367" w:rsidRDefault="004A7367" w:rsidP="004A7367">
            <w:pPr>
              <w:jc w:val="center"/>
              <w:rPr>
                <w:rFonts w:cs="B Lotus"/>
                <w:sz w:val="28"/>
                <w:szCs w:val="28"/>
                <w:rtl/>
              </w:rPr>
            </w:pPr>
            <w:r w:rsidRPr="004A7367">
              <w:rPr>
                <w:rFonts w:cs="B Lotus"/>
                <w:rtl/>
              </w:rPr>
              <w:t>12</w:t>
            </w:r>
          </w:p>
        </w:tc>
        <w:tc>
          <w:tcPr>
            <w:tcW w:w="1803" w:type="dxa"/>
          </w:tcPr>
          <w:p w14:paraId="75E841F3" w14:textId="509F6871"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1F0C0D64" w14:textId="77777777" w:rsidTr="00372823">
        <w:tc>
          <w:tcPr>
            <w:tcW w:w="1803" w:type="dxa"/>
          </w:tcPr>
          <w:p w14:paraId="38AE9868" w14:textId="77777777" w:rsidR="004A7367" w:rsidRPr="004A7367" w:rsidRDefault="004A7367" w:rsidP="004A7367">
            <w:pPr>
              <w:pStyle w:val="ListParagraph"/>
              <w:numPr>
                <w:ilvl w:val="0"/>
                <w:numId w:val="63"/>
              </w:numPr>
              <w:bidi/>
              <w:jc w:val="center"/>
              <w:rPr>
                <w:rFonts w:cs="B Lotus"/>
                <w:rtl/>
              </w:rPr>
            </w:pPr>
          </w:p>
        </w:tc>
        <w:tc>
          <w:tcPr>
            <w:tcW w:w="1803" w:type="dxa"/>
          </w:tcPr>
          <w:p w14:paraId="6D3BD0E0" w14:textId="0E769145" w:rsidR="004A7367" w:rsidRPr="004A7367" w:rsidRDefault="004A7367" w:rsidP="004A7367">
            <w:pPr>
              <w:jc w:val="center"/>
              <w:rPr>
                <w:rFonts w:cs="B Lotus"/>
                <w:sz w:val="28"/>
                <w:szCs w:val="28"/>
                <w:rtl/>
              </w:rPr>
            </w:pPr>
            <w:r w:rsidRPr="004A7367">
              <w:rPr>
                <w:rFonts w:cs="B Lotus"/>
                <w:rtl/>
              </w:rPr>
              <w:t>1423</w:t>
            </w:r>
          </w:p>
        </w:tc>
        <w:tc>
          <w:tcPr>
            <w:tcW w:w="1803" w:type="dxa"/>
          </w:tcPr>
          <w:p w14:paraId="2AC909C0" w14:textId="75AFABDA" w:rsidR="004A7367" w:rsidRPr="004A7367" w:rsidRDefault="004A7367" w:rsidP="004A7367">
            <w:pPr>
              <w:jc w:val="center"/>
              <w:rPr>
                <w:rFonts w:cs="B Lotus"/>
                <w:sz w:val="28"/>
                <w:szCs w:val="28"/>
                <w:rtl/>
              </w:rPr>
            </w:pPr>
            <w:r w:rsidRPr="004A7367">
              <w:rPr>
                <w:rFonts w:cs="B Lotus" w:hint="cs"/>
                <w:rtl/>
              </w:rPr>
              <w:t>الهایی</w:t>
            </w:r>
          </w:p>
        </w:tc>
        <w:tc>
          <w:tcPr>
            <w:tcW w:w="1803" w:type="dxa"/>
          </w:tcPr>
          <w:p w14:paraId="7D87E5A2" w14:textId="6F60B557" w:rsidR="004A7367" w:rsidRPr="004A7367" w:rsidRDefault="004A7367" w:rsidP="004A7367">
            <w:pPr>
              <w:jc w:val="center"/>
              <w:rPr>
                <w:rFonts w:cs="B Lotus"/>
                <w:sz w:val="28"/>
                <w:szCs w:val="28"/>
                <w:rtl/>
              </w:rPr>
            </w:pPr>
            <w:r w:rsidRPr="004A7367">
              <w:rPr>
                <w:rFonts w:cs="B Lotus"/>
                <w:rtl/>
              </w:rPr>
              <w:t>12</w:t>
            </w:r>
          </w:p>
        </w:tc>
        <w:tc>
          <w:tcPr>
            <w:tcW w:w="1803" w:type="dxa"/>
          </w:tcPr>
          <w:p w14:paraId="618184B7" w14:textId="6C19C137"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01F4C911" w14:textId="77777777" w:rsidTr="00372823">
        <w:tc>
          <w:tcPr>
            <w:tcW w:w="1803" w:type="dxa"/>
          </w:tcPr>
          <w:p w14:paraId="7D96610A" w14:textId="77777777" w:rsidR="004A7367" w:rsidRPr="004A7367" w:rsidRDefault="004A7367" w:rsidP="004A7367">
            <w:pPr>
              <w:pStyle w:val="ListParagraph"/>
              <w:numPr>
                <w:ilvl w:val="0"/>
                <w:numId w:val="63"/>
              </w:numPr>
              <w:bidi/>
              <w:jc w:val="center"/>
              <w:rPr>
                <w:rFonts w:cs="B Lotus"/>
                <w:rtl/>
              </w:rPr>
            </w:pPr>
          </w:p>
        </w:tc>
        <w:tc>
          <w:tcPr>
            <w:tcW w:w="1803" w:type="dxa"/>
          </w:tcPr>
          <w:p w14:paraId="2C6A7625" w14:textId="33164980" w:rsidR="004A7367" w:rsidRPr="004A7367" w:rsidRDefault="004A7367" w:rsidP="004A7367">
            <w:pPr>
              <w:jc w:val="center"/>
              <w:rPr>
                <w:rFonts w:cs="B Lotus"/>
                <w:sz w:val="28"/>
                <w:szCs w:val="28"/>
                <w:rtl/>
              </w:rPr>
            </w:pPr>
            <w:r w:rsidRPr="004A7367">
              <w:rPr>
                <w:rFonts w:cs="B Lotus"/>
                <w:rtl/>
              </w:rPr>
              <w:t>1424</w:t>
            </w:r>
          </w:p>
        </w:tc>
        <w:tc>
          <w:tcPr>
            <w:tcW w:w="1803" w:type="dxa"/>
          </w:tcPr>
          <w:p w14:paraId="0B43217E" w14:textId="790E8A57" w:rsidR="004A7367" w:rsidRPr="004A7367" w:rsidRDefault="004A7367" w:rsidP="004A7367">
            <w:pPr>
              <w:jc w:val="center"/>
              <w:rPr>
                <w:rFonts w:cs="B Lotus"/>
                <w:sz w:val="28"/>
                <w:szCs w:val="28"/>
                <w:rtl/>
              </w:rPr>
            </w:pPr>
            <w:r w:rsidRPr="004A7367">
              <w:rPr>
                <w:rFonts w:cs="B Lotus" w:hint="cs"/>
                <w:rtl/>
              </w:rPr>
              <w:t>چوئبده</w:t>
            </w:r>
          </w:p>
        </w:tc>
        <w:tc>
          <w:tcPr>
            <w:tcW w:w="1803" w:type="dxa"/>
          </w:tcPr>
          <w:p w14:paraId="29688D28" w14:textId="3DDE1973" w:rsidR="004A7367" w:rsidRPr="004A7367" w:rsidRDefault="004A7367" w:rsidP="004A7367">
            <w:pPr>
              <w:jc w:val="center"/>
              <w:rPr>
                <w:rFonts w:cs="B Lotus"/>
                <w:sz w:val="28"/>
                <w:szCs w:val="28"/>
                <w:rtl/>
              </w:rPr>
            </w:pPr>
            <w:r w:rsidRPr="004A7367">
              <w:rPr>
                <w:rFonts w:cs="B Lotus"/>
                <w:rtl/>
              </w:rPr>
              <w:t>12</w:t>
            </w:r>
          </w:p>
        </w:tc>
        <w:tc>
          <w:tcPr>
            <w:tcW w:w="1803" w:type="dxa"/>
          </w:tcPr>
          <w:p w14:paraId="2AFBFBB8" w14:textId="0C8335B6"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23E87BCB" w14:textId="77777777" w:rsidTr="00372823">
        <w:tc>
          <w:tcPr>
            <w:tcW w:w="1803" w:type="dxa"/>
          </w:tcPr>
          <w:p w14:paraId="172801D6" w14:textId="77777777" w:rsidR="004A7367" w:rsidRPr="004A7367" w:rsidRDefault="004A7367" w:rsidP="004A7367">
            <w:pPr>
              <w:pStyle w:val="ListParagraph"/>
              <w:numPr>
                <w:ilvl w:val="0"/>
                <w:numId w:val="63"/>
              </w:numPr>
              <w:bidi/>
              <w:jc w:val="center"/>
              <w:rPr>
                <w:rFonts w:cs="B Lotus"/>
                <w:rtl/>
              </w:rPr>
            </w:pPr>
          </w:p>
        </w:tc>
        <w:tc>
          <w:tcPr>
            <w:tcW w:w="1803" w:type="dxa"/>
          </w:tcPr>
          <w:p w14:paraId="26D23FDC" w14:textId="20B02DEF" w:rsidR="004A7367" w:rsidRPr="004A7367" w:rsidRDefault="004A7367" w:rsidP="004A7367">
            <w:pPr>
              <w:jc w:val="center"/>
              <w:rPr>
                <w:rFonts w:cs="B Lotus"/>
                <w:sz w:val="28"/>
                <w:szCs w:val="28"/>
                <w:rtl/>
              </w:rPr>
            </w:pPr>
            <w:r w:rsidRPr="004A7367">
              <w:rPr>
                <w:rFonts w:cs="B Lotus"/>
                <w:rtl/>
              </w:rPr>
              <w:t>1425</w:t>
            </w:r>
          </w:p>
        </w:tc>
        <w:tc>
          <w:tcPr>
            <w:tcW w:w="1803" w:type="dxa"/>
          </w:tcPr>
          <w:p w14:paraId="6AE8949E" w14:textId="21DEE0C0" w:rsidR="004A7367" w:rsidRPr="004A7367" w:rsidRDefault="004A7367" w:rsidP="004A7367">
            <w:pPr>
              <w:jc w:val="center"/>
              <w:rPr>
                <w:rFonts w:cs="B Lotus"/>
                <w:sz w:val="28"/>
                <w:szCs w:val="28"/>
                <w:rtl/>
              </w:rPr>
            </w:pPr>
            <w:r w:rsidRPr="004A7367">
              <w:rPr>
                <w:rFonts w:cs="B Lotus" w:hint="cs"/>
                <w:rtl/>
              </w:rPr>
              <w:t>حسینیه</w:t>
            </w:r>
          </w:p>
        </w:tc>
        <w:tc>
          <w:tcPr>
            <w:tcW w:w="1803" w:type="dxa"/>
          </w:tcPr>
          <w:p w14:paraId="779A5CFE" w14:textId="7E60DEB1" w:rsidR="004A7367" w:rsidRPr="004A7367" w:rsidRDefault="004A7367" w:rsidP="004A7367">
            <w:pPr>
              <w:jc w:val="center"/>
              <w:rPr>
                <w:rFonts w:cs="B Lotus"/>
                <w:sz w:val="28"/>
                <w:szCs w:val="28"/>
                <w:rtl/>
              </w:rPr>
            </w:pPr>
            <w:r w:rsidRPr="004A7367">
              <w:rPr>
                <w:rFonts w:cs="B Lotus"/>
                <w:rtl/>
              </w:rPr>
              <w:t>12</w:t>
            </w:r>
          </w:p>
        </w:tc>
        <w:tc>
          <w:tcPr>
            <w:tcW w:w="1803" w:type="dxa"/>
          </w:tcPr>
          <w:p w14:paraId="77EE762E" w14:textId="654C2E4D"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6821035C" w14:textId="77777777" w:rsidTr="00372823">
        <w:tc>
          <w:tcPr>
            <w:tcW w:w="1803" w:type="dxa"/>
          </w:tcPr>
          <w:p w14:paraId="19D00113" w14:textId="77777777" w:rsidR="004A7367" w:rsidRPr="004A7367" w:rsidRDefault="004A7367" w:rsidP="004A7367">
            <w:pPr>
              <w:pStyle w:val="ListParagraph"/>
              <w:numPr>
                <w:ilvl w:val="0"/>
                <w:numId w:val="63"/>
              </w:numPr>
              <w:bidi/>
              <w:jc w:val="center"/>
              <w:rPr>
                <w:rFonts w:cs="B Lotus"/>
                <w:rtl/>
              </w:rPr>
            </w:pPr>
          </w:p>
        </w:tc>
        <w:tc>
          <w:tcPr>
            <w:tcW w:w="1803" w:type="dxa"/>
          </w:tcPr>
          <w:p w14:paraId="28E1F2B7" w14:textId="36991F82" w:rsidR="004A7367" w:rsidRPr="004A7367" w:rsidRDefault="004A7367" w:rsidP="004A7367">
            <w:pPr>
              <w:jc w:val="center"/>
              <w:rPr>
                <w:rFonts w:cs="B Lotus"/>
                <w:sz w:val="28"/>
                <w:szCs w:val="28"/>
                <w:rtl/>
              </w:rPr>
            </w:pPr>
            <w:r w:rsidRPr="004A7367">
              <w:rPr>
                <w:rFonts w:cs="B Lotus"/>
                <w:rtl/>
              </w:rPr>
              <w:t>1426</w:t>
            </w:r>
          </w:p>
        </w:tc>
        <w:tc>
          <w:tcPr>
            <w:tcW w:w="1803" w:type="dxa"/>
          </w:tcPr>
          <w:p w14:paraId="7F291365" w14:textId="2B5A8868" w:rsidR="004A7367" w:rsidRPr="004A7367" w:rsidRDefault="004A7367" w:rsidP="004A7367">
            <w:pPr>
              <w:jc w:val="center"/>
              <w:rPr>
                <w:rFonts w:cs="B Lotus"/>
                <w:sz w:val="28"/>
                <w:szCs w:val="28"/>
                <w:rtl/>
              </w:rPr>
            </w:pPr>
            <w:r w:rsidRPr="004A7367">
              <w:rPr>
                <w:rFonts w:cs="B Lotus" w:hint="cs"/>
                <w:rtl/>
              </w:rPr>
              <w:t>دارخوئین</w:t>
            </w:r>
          </w:p>
        </w:tc>
        <w:tc>
          <w:tcPr>
            <w:tcW w:w="1803" w:type="dxa"/>
          </w:tcPr>
          <w:p w14:paraId="65D9FD61" w14:textId="4B2FD0E0" w:rsidR="004A7367" w:rsidRPr="004A7367" w:rsidRDefault="004A7367" w:rsidP="004A7367">
            <w:pPr>
              <w:jc w:val="center"/>
              <w:rPr>
                <w:rFonts w:cs="B Lotus"/>
                <w:sz w:val="28"/>
                <w:szCs w:val="28"/>
                <w:rtl/>
              </w:rPr>
            </w:pPr>
            <w:r w:rsidRPr="004A7367">
              <w:rPr>
                <w:rFonts w:cs="B Lotus"/>
                <w:rtl/>
              </w:rPr>
              <w:t>12</w:t>
            </w:r>
          </w:p>
        </w:tc>
        <w:tc>
          <w:tcPr>
            <w:tcW w:w="1803" w:type="dxa"/>
          </w:tcPr>
          <w:p w14:paraId="76DA5D75" w14:textId="046D0C14"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6D33E68" w14:textId="77777777" w:rsidTr="00372823">
        <w:tc>
          <w:tcPr>
            <w:tcW w:w="1803" w:type="dxa"/>
          </w:tcPr>
          <w:p w14:paraId="5291402B" w14:textId="77777777" w:rsidR="004A7367" w:rsidRPr="004A7367" w:rsidRDefault="004A7367" w:rsidP="004A7367">
            <w:pPr>
              <w:pStyle w:val="ListParagraph"/>
              <w:numPr>
                <w:ilvl w:val="0"/>
                <w:numId w:val="63"/>
              </w:numPr>
              <w:bidi/>
              <w:jc w:val="center"/>
              <w:rPr>
                <w:rFonts w:cs="B Lotus"/>
                <w:rtl/>
              </w:rPr>
            </w:pPr>
          </w:p>
        </w:tc>
        <w:tc>
          <w:tcPr>
            <w:tcW w:w="1803" w:type="dxa"/>
          </w:tcPr>
          <w:p w14:paraId="558AC6C6" w14:textId="6675018D" w:rsidR="004A7367" w:rsidRPr="004A7367" w:rsidRDefault="004A7367" w:rsidP="004A7367">
            <w:pPr>
              <w:jc w:val="center"/>
              <w:rPr>
                <w:rFonts w:cs="B Lotus"/>
                <w:sz w:val="28"/>
                <w:szCs w:val="28"/>
                <w:rtl/>
              </w:rPr>
            </w:pPr>
            <w:r w:rsidRPr="004A7367">
              <w:rPr>
                <w:rFonts w:cs="B Lotus"/>
                <w:rtl/>
              </w:rPr>
              <w:t>1427</w:t>
            </w:r>
          </w:p>
        </w:tc>
        <w:tc>
          <w:tcPr>
            <w:tcW w:w="1803" w:type="dxa"/>
          </w:tcPr>
          <w:p w14:paraId="47F8786A" w14:textId="31C97775" w:rsidR="004A7367" w:rsidRPr="004A7367" w:rsidRDefault="004A7367" w:rsidP="004A7367">
            <w:pPr>
              <w:jc w:val="center"/>
              <w:rPr>
                <w:rFonts w:cs="B Lotus"/>
                <w:sz w:val="28"/>
                <w:szCs w:val="28"/>
                <w:rtl/>
              </w:rPr>
            </w:pPr>
            <w:r w:rsidRPr="004A7367">
              <w:rPr>
                <w:rFonts w:cs="B Lotus" w:hint="cs"/>
                <w:rtl/>
              </w:rPr>
              <w:t>گوریه</w:t>
            </w:r>
          </w:p>
        </w:tc>
        <w:tc>
          <w:tcPr>
            <w:tcW w:w="1803" w:type="dxa"/>
          </w:tcPr>
          <w:p w14:paraId="22305639" w14:textId="18F8994D" w:rsidR="004A7367" w:rsidRPr="004A7367" w:rsidRDefault="004A7367" w:rsidP="004A7367">
            <w:pPr>
              <w:jc w:val="center"/>
              <w:rPr>
                <w:rFonts w:cs="B Lotus"/>
                <w:sz w:val="28"/>
                <w:szCs w:val="28"/>
                <w:rtl/>
              </w:rPr>
            </w:pPr>
            <w:r w:rsidRPr="004A7367">
              <w:rPr>
                <w:rFonts w:cs="B Lotus"/>
                <w:rtl/>
              </w:rPr>
              <w:t>12</w:t>
            </w:r>
          </w:p>
        </w:tc>
        <w:tc>
          <w:tcPr>
            <w:tcW w:w="1803" w:type="dxa"/>
          </w:tcPr>
          <w:p w14:paraId="336888C6" w14:textId="141DD1A1"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78F9021" w14:textId="77777777" w:rsidTr="00372823">
        <w:tc>
          <w:tcPr>
            <w:tcW w:w="1803" w:type="dxa"/>
          </w:tcPr>
          <w:p w14:paraId="1FB8F217" w14:textId="77777777" w:rsidR="004A7367" w:rsidRPr="004A7367" w:rsidRDefault="004A7367" w:rsidP="004A7367">
            <w:pPr>
              <w:pStyle w:val="ListParagraph"/>
              <w:numPr>
                <w:ilvl w:val="0"/>
                <w:numId w:val="63"/>
              </w:numPr>
              <w:bidi/>
              <w:jc w:val="center"/>
              <w:rPr>
                <w:rFonts w:cs="B Lotus"/>
                <w:rtl/>
              </w:rPr>
            </w:pPr>
          </w:p>
        </w:tc>
        <w:tc>
          <w:tcPr>
            <w:tcW w:w="1803" w:type="dxa"/>
          </w:tcPr>
          <w:p w14:paraId="310E0296" w14:textId="56FFB8DF" w:rsidR="004A7367" w:rsidRPr="004A7367" w:rsidRDefault="004A7367" w:rsidP="004A7367">
            <w:pPr>
              <w:jc w:val="center"/>
              <w:rPr>
                <w:rFonts w:cs="B Lotus"/>
                <w:sz w:val="28"/>
                <w:szCs w:val="28"/>
                <w:rtl/>
              </w:rPr>
            </w:pPr>
            <w:r w:rsidRPr="004A7367">
              <w:rPr>
                <w:rFonts w:cs="B Lotus"/>
                <w:rtl/>
              </w:rPr>
              <w:t>1428</w:t>
            </w:r>
          </w:p>
        </w:tc>
        <w:tc>
          <w:tcPr>
            <w:tcW w:w="1803" w:type="dxa"/>
          </w:tcPr>
          <w:p w14:paraId="0185F010" w14:textId="2B64235F" w:rsidR="004A7367" w:rsidRPr="004A7367" w:rsidRDefault="004A7367" w:rsidP="004A7367">
            <w:pPr>
              <w:jc w:val="center"/>
              <w:rPr>
                <w:rFonts w:cs="B Lotus"/>
                <w:sz w:val="28"/>
                <w:szCs w:val="28"/>
                <w:rtl/>
              </w:rPr>
            </w:pPr>
            <w:r w:rsidRPr="004A7367">
              <w:rPr>
                <w:rFonts w:cs="B Lotus" w:hint="cs"/>
                <w:rtl/>
              </w:rPr>
              <w:t>جایزان</w:t>
            </w:r>
          </w:p>
        </w:tc>
        <w:tc>
          <w:tcPr>
            <w:tcW w:w="1803" w:type="dxa"/>
          </w:tcPr>
          <w:p w14:paraId="0A5758CD" w14:textId="3BADBD9E" w:rsidR="004A7367" w:rsidRPr="004A7367" w:rsidRDefault="004A7367" w:rsidP="004A7367">
            <w:pPr>
              <w:jc w:val="center"/>
              <w:rPr>
                <w:rFonts w:cs="B Lotus"/>
                <w:sz w:val="28"/>
                <w:szCs w:val="28"/>
                <w:rtl/>
              </w:rPr>
            </w:pPr>
            <w:r w:rsidRPr="004A7367">
              <w:rPr>
                <w:rFonts w:cs="B Lotus"/>
                <w:rtl/>
              </w:rPr>
              <w:t>12</w:t>
            </w:r>
          </w:p>
        </w:tc>
        <w:tc>
          <w:tcPr>
            <w:tcW w:w="1803" w:type="dxa"/>
          </w:tcPr>
          <w:p w14:paraId="53F672C9" w14:textId="13502287"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290533D7" w14:textId="77777777" w:rsidTr="00372823">
        <w:tc>
          <w:tcPr>
            <w:tcW w:w="1803" w:type="dxa"/>
          </w:tcPr>
          <w:p w14:paraId="5B19B9FE" w14:textId="77777777" w:rsidR="004A7367" w:rsidRPr="004A7367" w:rsidRDefault="004A7367" w:rsidP="004A7367">
            <w:pPr>
              <w:pStyle w:val="ListParagraph"/>
              <w:numPr>
                <w:ilvl w:val="0"/>
                <w:numId w:val="63"/>
              </w:numPr>
              <w:bidi/>
              <w:jc w:val="center"/>
              <w:rPr>
                <w:rFonts w:cs="B Lotus"/>
                <w:rtl/>
              </w:rPr>
            </w:pPr>
          </w:p>
        </w:tc>
        <w:tc>
          <w:tcPr>
            <w:tcW w:w="1803" w:type="dxa"/>
          </w:tcPr>
          <w:p w14:paraId="69991DC6" w14:textId="04495D81" w:rsidR="004A7367" w:rsidRPr="004A7367" w:rsidRDefault="004A7367" w:rsidP="004A7367">
            <w:pPr>
              <w:jc w:val="center"/>
              <w:rPr>
                <w:rFonts w:cs="B Lotus"/>
                <w:sz w:val="28"/>
                <w:szCs w:val="28"/>
                <w:rtl/>
              </w:rPr>
            </w:pPr>
            <w:r w:rsidRPr="004A7367">
              <w:rPr>
                <w:rFonts w:cs="B Lotus"/>
                <w:rtl/>
              </w:rPr>
              <w:t>1457</w:t>
            </w:r>
          </w:p>
        </w:tc>
        <w:tc>
          <w:tcPr>
            <w:tcW w:w="1803" w:type="dxa"/>
          </w:tcPr>
          <w:p w14:paraId="32182253" w14:textId="0D94C3C8" w:rsidR="004A7367" w:rsidRPr="004A7367" w:rsidRDefault="004A7367" w:rsidP="004A7367">
            <w:pPr>
              <w:jc w:val="center"/>
              <w:rPr>
                <w:rFonts w:cs="B Lotus"/>
                <w:sz w:val="28"/>
                <w:szCs w:val="28"/>
                <w:rtl/>
              </w:rPr>
            </w:pPr>
            <w:r w:rsidRPr="004A7367">
              <w:rPr>
                <w:rFonts w:cs="B Lotus" w:hint="cs"/>
                <w:rtl/>
              </w:rPr>
              <w:t>میداوود</w:t>
            </w:r>
          </w:p>
        </w:tc>
        <w:tc>
          <w:tcPr>
            <w:tcW w:w="1803" w:type="dxa"/>
          </w:tcPr>
          <w:p w14:paraId="62E9AB7B" w14:textId="1F277FB0" w:rsidR="004A7367" w:rsidRPr="004A7367" w:rsidRDefault="004A7367" w:rsidP="004A7367">
            <w:pPr>
              <w:jc w:val="center"/>
              <w:rPr>
                <w:rFonts w:cs="B Lotus"/>
                <w:sz w:val="28"/>
                <w:szCs w:val="28"/>
                <w:rtl/>
              </w:rPr>
            </w:pPr>
            <w:r w:rsidRPr="004A7367">
              <w:rPr>
                <w:rFonts w:cs="B Lotus"/>
                <w:rtl/>
              </w:rPr>
              <w:t>12</w:t>
            </w:r>
          </w:p>
        </w:tc>
        <w:tc>
          <w:tcPr>
            <w:tcW w:w="1803" w:type="dxa"/>
          </w:tcPr>
          <w:p w14:paraId="39648C03" w14:textId="495A46F9"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DD8173D" w14:textId="77777777" w:rsidTr="00372823">
        <w:tc>
          <w:tcPr>
            <w:tcW w:w="1803" w:type="dxa"/>
          </w:tcPr>
          <w:p w14:paraId="1791E785" w14:textId="77777777" w:rsidR="004A7367" w:rsidRPr="004A7367" w:rsidRDefault="004A7367" w:rsidP="004A7367">
            <w:pPr>
              <w:pStyle w:val="ListParagraph"/>
              <w:numPr>
                <w:ilvl w:val="0"/>
                <w:numId w:val="63"/>
              </w:numPr>
              <w:bidi/>
              <w:jc w:val="center"/>
              <w:rPr>
                <w:rFonts w:cs="B Lotus"/>
                <w:rtl/>
              </w:rPr>
            </w:pPr>
          </w:p>
        </w:tc>
        <w:tc>
          <w:tcPr>
            <w:tcW w:w="1803" w:type="dxa"/>
          </w:tcPr>
          <w:p w14:paraId="47A283F7" w14:textId="2761959A" w:rsidR="004A7367" w:rsidRPr="004A7367" w:rsidRDefault="004A7367" w:rsidP="004A7367">
            <w:pPr>
              <w:jc w:val="center"/>
              <w:rPr>
                <w:rFonts w:cs="B Lotus"/>
                <w:sz w:val="28"/>
                <w:szCs w:val="28"/>
                <w:rtl/>
              </w:rPr>
            </w:pPr>
            <w:r w:rsidRPr="004A7367">
              <w:rPr>
                <w:rFonts w:cs="B Lotus"/>
                <w:rtl/>
              </w:rPr>
              <w:t>1714</w:t>
            </w:r>
          </w:p>
        </w:tc>
        <w:tc>
          <w:tcPr>
            <w:tcW w:w="1803" w:type="dxa"/>
          </w:tcPr>
          <w:p w14:paraId="40AD71CC" w14:textId="65B4F1EF" w:rsidR="004A7367" w:rsidRPr="004A7367" w:rsidRDefault="004A7367" w:rsidP="004A7367">
            <w:pPr>
              <w:jc w:val="center"/>
              <w:rPr>
                <w:rFonts w:cs="B Lotus"/>
                <w:sz w:val="28"/>
                <w:szCs w:val="28"/>
                <w:rtl/>
              </w:rPr>
            </w:pPr>
            <w:r w:rsidRPr="004A7367">
              <w:rPr>
                <w:rFonts w:cs="B Lotus" w:hint="cs"/>
                <w:rtl/>
              </w:rPr>
              <w:t>بيدروبه</w:t>
            </w:r>
          </w:p>
        </w:tc>
        <w:tc>
          <w:tcPr>
            <w:tcW w:w="1803" w:type="dxa"/>
          </w:tcPr>
          <w:p w14:paraId="58F37B7F" w14:textId="69B2587B" w:rsidR="004A7367" w:rsidRPr="004A7367" w:rsidRDefault="004A7367" w:rsidP="004A7367">
            <w:pPr>
              <w:jc w:val="center"/>
              <w:rPr>
                <w:rFonts w:cs="B Lotus"/>
                <w:sz w:val="28"/>
                <w:szCs w:val="28"/>
                <w:rtl/>
              </w:rPr>
            </w:pPr>
            <w:r w:rsidRPr="004A7367">
              <w:rPr>
                <w:rFonts w:cs="B Lotus"/>
                <w:rtl/>
              </w:rPr>
              <w:t>12</w:t>
            </w:r>
          </w:p>
        </w:tc>
        <w:tc>
          <w:tcPr>
            <w:tcW w:w="1803" w:type="dxa"/>
          </w:tcPr>
          <w:p w14:paraId="0FD58F8E" w14:textId="79F94DC8"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3B2DEFE" w14:textId="77777777" w:rsidTr="00372823">
        <w:tc>
          <w:tcPr>
            <w:tcW w:w="1803" w:type="dxa"/>
          </w:tcPr>
          <w:p w14:paraId="61864816" w14:textId="77777777" w:rsidR="004A7367" w:rsidRPr="004A7367" w:rsidRDefault="004A7367" w:rsidP="004A7367">
            <w:pPr>
              <w:pStyle w:val="ListParagraph"/>
              <w:numPr>
                <w:ilvl w:val="0"/>
                <w:numId w:val="63"/>
              </w:numPr>
              <w:bidi/>
              <w:jc w:val="center"/>
              <w:rPr>
                <w:rFonts w:cs="B Lotus"/>
                <w:rtl/>
              </w:rPr>
            </w:pPr>
          </w:p>
        </w:tc>
        <w:tc>
          <w:tcPr>
            <w:tcW w:w="1803" w:type="dxa"/>
          </w:tcPr>
          <w:p w14:paraId="76006CA1" w14:textId="6C29EF75" w:rsidR="004A7367" w:rsidRPr="004A7367" w:rsidRDefault="004A7367" w:rsidP="004A7367">
            <w:pPr>
              <w:jc w:val="center"/>
              <w:rPr>
                <w:rFonts w:cs="B Lotus"/>
                <w:sz w:val="28"/>
                <w:szCs w:val="28"/>
                <w:rtl/>
              </w:rPr>
            </w:pPr>
            <w:r w:rsidRPr="004A7367">
              <w:rPr>
                <w:rFonts w:cs="B Lotus"/>
                <w:rtl/>
              </w:rPr>
              <w:t>1715</w:t>
            </w:r>
          </w:p>
        </w:tc>
        <w:tc>
          <w:tcPr>
            <w:tcW w:w="1803" w:type="dxa"/>
          </w:tcPr>
          <w:p w14:paraId="095444CB" w14:textId="1FD45ACF" w:rsidR="004A7367" w:rsidRPr="004A7367" w:rsidRDefault="004A7367" w:rsidP="004A7367">
            <w:pPr>
              <w:jc w:val="center"/>
              <w:rPr>
                <w:rFonts w:cs="B Lotus"/>
                <w:sz w:val="28"/>
                <w:szCs w:val="28"/>
                <w:rtl/>
              </w:rPr>
            </w:pPr>
            <w:r w:rsidRPr="004A7367">
              <w:rPr>
                <w:rFonts w:cs="B Lotus" w:hint="cs"/>
                <w:rtl/>
              </w:rPr>
              <w:t>آزادی</w:t>
            </w:r>
          </w:p>
        </w:tc>
        <w:tc>
          <w:tcPr>
            <w:tcW w:w="1803" w:type="dxa"/>
          </w:tcPr>
          <w:p w14:paraId="00DFCD3B" w14:textId="30AC820E" w:rsidR="004A7367" w:rsidRPr="004A7367" w:rsidRDefault="004A7367" w:rsidP="004A7367">
            <w:pPr>
              <w:jc w:val="center"/>
              <w:rPr>
                <w:rFonts w:cs="B Lotus"/>
                <w:sz w:val="28"/>
                <w:szCs w:val="28"/>
                <w:rtl/>
              </w:rPr>
            </w:pPr>
            <w:r w:rsidRPr="004A7367">
              <w:rPr>
                <w:rFonts w:cs="B Lotus"/>
                <w:rtl/>
              </w:rPr>
              <w:t>12</w:t>
            </w:r>
          </w:p>
        </w:tc>
        <w:tc>
          <w:tcPr>
            <w:tcW w:w="1803" w:type="dxa"/>
          </w:tcPr>
          <w:p w14:paraId="24D10DBA" w14:textId="6506182B"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3E795327" w14:textId="77777777" w:rsidTr="00372823">
        <w:tc>
          <w:tcPr>
            <w:tcW w:w="1803" w:type="dxa"/>
          </w:tcPr>
          <w:p w14:paraId="46888EBC" w14:textId="77777777" w:rsidR="004A7367" w:rsidRPr="004A7367" w:rsidRDefault="004A7367" w:rsidP="004A7367">
            <w:pPr>
              <w:pStyle w:val="ListParagraph"/>
              <w:numPr>
                <w:ilvl w:val="0"/>
                <w:numId w:val="63"/>
              </w:numPr>
              <w:bidi/>
              <w:jc w:val="center"/>
              <w:rPr>
                <w:rFonts w:cs="B Lotus"/>
                <w:rtl/>
              </w:rPr>
            </w:pPr>
          </w:p>
        </w:tc>
        <w:tc>
          <w:tcPr>
            <w:tcW w:w="1803" w:type="dxa"/>
          </w:tcPr>
          <w:p w14:paraId="30219DDE" w14:textId="35DA1598" w:rsidR="004A7367" w:rsidRPr="004A7367" w:rsidRDefault="004A7367" w:rsidP="004A7367">
            <w:pPr>
              <w:jc w:val="center"/>
              <w:rPr>
                <w:rFonts w:cs="B Lotus"/>
                <w:sz w:val="28"/>
                <w:szCs w:val="28"/>
                <w:rtl/>
              </w:rPr>
            </w:pPr>
            <w:r w:rsidRPr="004A7367">
              <w:rPr>
                <w:rFonts w:cs="B Lotus"/>
                <w:rtl/>
              </w:rPr>
              <w:t>1716</w:t>
            </w:r>
          </w:p>
        </w:tc>
        <w:tc>
          <w:tcPr>
            <w:tcW w:w="1803" w:type="dxa"/>
          </w:tcPr>
          <w:p w14:paraId="14B20985" w14:textId="0A7B383F" w:rsidR="004A7367" w:rsidRPr="004A7367" w:rsidRDefault="004A7367" w:rsidP="004A7367">
            <w:pPr>
              <w:jc w:val="center"/>
              <w:rPr>
                <w:rFonts w:cs="B Lotus"/>
                <w:sz w:val="28"/>
                <w:szCs w:val="28"/>
                <w:rtl/>
              </w:rPr>
            </w:pPr>
            <w:r w:rsidRPr="004A7367">
              <w:rPr>
                <w:rFonts w:cs="B Lotus" w:hint="cs"/>
                <w:rtl/>
              </w:rPr>
              <w:t>چم</w:t>
            </w:r>
            <w:r w:rsidRPr="004A7367">
              <w:rPr>
                <w:rFonts w:cs="B Lotus"/>
                <w:rtl/>
              </w:rPr>
              <w:t xml:space="preserve"> </w:t>
            </w:r>
            <w:r w:rsidRPr="004A7367">
              <w:rPr>
                <w:rFonts w:cs="B Lotus" w:hint="cs"/>
                <w:rtl/>
              </w:rPr>
              <w:t>گلک</w:t>
            </w:r>
          </w:p>
        </w:tc>
        <w:tc>
          <w:tcPr>
            <w:tcW w:w="1803" w:type="dxa"/>
          </w:tcPr>
          <w:p w14:paraId="0D23EBD1" w14:textId="34297C10" w:rsidR="004A7367" w:rsidRPr="004A7367" w:rsidRDefault="004A7367" w:rsidP="004A7367">
            <w:pPr>
              <w:jc w:val="center"/>
              <w:rPr>
                <w:rFonts w:cs="B Lotus"/>
                <w:sz w:val="28"/>
                <w:szCs w:val="28"/>
                <w:rtl/>
              </w:rPr>
            </w:pPr>
            <w:r w:rsidRPr="004A7367">
              <w:rPr>
                <w:rFonts w:cs="B Lotus"/>
                <w:rtl/>
              </w:rPr>
              <w:t>12</w:t>
            </w:r>
          </w:p>
        </w:tc>
        <w:tc>
          <w:tcPr>
            <w:tcW w:w="1803" w:type="dxa"/>
          </w:tcPr>
          <w:p w14:paraId="361A62C1" w14:textId="36894DFA"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022E28A8" w14:textId="77777777" w:rsidTr="00372823">
        <w:tc>
          <w:tcPr>
            <w:tcW w:w="1803" w:type="dxa"/>
          </w:tcPr>
          <w:p w14:paraId="35D92625" w14:textId="77777777" w:rsidR="004A7367" w:rsidRPr="004A7367" w:rsidRDefault="004A7367" w:rsidP="004A7367">
            <w:pPr>
              <w:pStyle w:val="ListParagraph"/>
              <w:numPr>
                <w:ilvl w:val="0"/>
                <w:numId w:val="63"/>
              </w:numPr>
              <w:bidi/>
              <w:jc w:val="center"/>
              <w:rPr>
                <w:rFonts w:cs="B Lotus"/>
                <w:rtl/>
              </w:rPr>
            </w:pPr>
          </w:p>
        </w:tc>
        <w:tc>
          <w:tcPr>
            <w:tcW w:w="1803" w:type="dxa"/>
          </w:tcPr>
          <w:p w14:paraId="4F77C526" w14:textId="4C813355" w:rsidR="004A7367" w:rsidRPr="004A7367" w:rsidRDefault="004A7367" w:rsidP="004A7367">
            <w:pPr>
              <w:jc w:val="center"/>
              <w:rPr>
                <w:rFonts w:cs="B Lotus"/>
                <w:sz w:val="28"/>
                <w:szCs w:val="28"/>
                <w:rtl/>
              </w:rPr>
            </w:pPr>
            <w:r w:rsidRPr="004A7367">
              <w:rPr>
                <w:rFonts w:cs="B Lotus"/>
                <w:rtl/>
              </w:rPr>
              <w:t>1717</w:t>
            </w:r>
          </w:p>
        </w:tc>
        <w:tc>
          <w:tcPr>
            <w:tcW w:w="1803" w:type="dxa"/>
          </w:tcPr>
          <w:p w14:paraId="40D335AC" w14:textId="139B109C" w:rsidR="004A7367" w:rsidRPr="004A7367" w:rsidRDefault="004A7367" w:rsidP="004A7367">
            <w:pPr>
              <w:jc w:val="center"/>
              <w:rPr>
                <w:rFonts w:cs="B Lotus"/>
                <w:sz w:val="28"/>
                <w:szCs w:val="28"/>
                <w:rtl/>
              </w:rPr>
            </w:pPr>
            <w:r w:rsidRPr="004A7367">
              <w:rPr>
                <w:rFonts w:cs="B Lotus" w:hint="cs"/>
                <w:rtl/>
              </w:rPr>
              <w:t>سردشت</w:t>
            </w:r>
          </w:p>
        </w:tc>
        <w:tc>
          <w:tcPr>
            <w:tcW w:w="1803" w:type="dxa"/>
          </w:tcPr>
          <w:p w14:paraId="01BECC6C" w14:textId="3ED8E426" w:rsidR="004A7367" w:rsidRPr="004A7367" w:rsidRDefault="004A7367" w:rsidP="004A7367">
            <w:pPr>
              <w:jc w:val="center"/>
              <w:rPr>
                <w:rFonts w:cs="B Lotus"/>
                <w:sz w:val="28"/>
                <w:szCs w:val="28"/>
                <w:rtl/>
              </w:rPr>
            </w:pPr>
            <w:r w:rsidRPr="004A7367">
              <w:rPr>
                <w:rFonts w:cs="B Lotus"/>
                <w:rtl/>
              </w:rPr>
              <w:t>12</w:t>
            </w:r>
          </w:p>
        </w:tc>
        <w:tc>
          <w:tcPr>
            <w:tcW w:w="1803" w:type="dxa"/>
          </w:tcPr>
          <w:p w14:paraId="0FB502E9" w14:textId="21B5577B"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FCA471A" w14:textId="77777777" w:rsidTr="00372823">
        <w:tc>
          <w:tcPr>
            <w:tcW w:w="1803" w:type="dxa"/>
          </w:tcPr>
          <w:p w14:paraId="1B8842E7" w14:textId="77777777" w:rsidR="004A7367" w:rsidRPr="004A7367" w:rsidRDefault="004A7367" w:rsidP="004A7367">
            <w:pPr>
              <w:pStyle w:val="ListParagraph"/>
              <w:numPr>
                <w:ilvl w:val="0"/>
                <w:numId w:val="63"/>
              </w:numPr>
              <w:bidi/>
              <w:jc w:val="center"/>
              <w:rPr>
                <w:rFonts w:cs="B Lotus"/>
                <w:rtl/>
              </w:rPr>
            </w:pPr>
          </w:p>
        </w:tc>
        <w:tc>
          <w:tcPr>
            <w:tcW w:w="1803" w:type="dxa"/>
          </w:tcPr>
          <w:p w14:paraId="3FDA68CF" w14:textId="44E9BCB6" w:rsidR="004A7367" w:rsidRPr="004A7367" w:rsidRDefault="004A7367" w:rsidP="004A7367">
            <w:pPr>
              <w:jc w:val="center"/>
              <w:rPr>
                <w:rFonts w:cs="B Lotus"/>
                <w:sz w:val="28"/>
                <w:szCs w:val="28"/>
                <w:rtl/>
              </w:rPr>
            </w:pPr>
            <w:r w:rsidRPr="004A7367">
              <w:rPr>
                <w:rFonts w:cs="B Lotus"/>
                <w:rtl/>
              </w:rPr>
              <w:t>1718</w:t>
            </w:r>
          </w:p>
        </w:tc>
        <w:tc>
          <w:tcPr>
            <w:tcW w:w="1803" w:type="dxa"/>
          </w:tcPr>
          <w:p w14:paraId="38F39462" w14:textId="55F96057" w:rsidR="004A7367" w:rsidRPr="004A7367" w:rsidRDefault="004A7367" w:rsidP="004A7367">
            <w:pPr>
              <w:jc w:val="center"/>
              <w:rPr>
                <w:rFonts w:cs="B Lotus"/>
                <w:sz w:val="28"/>
                <w:szCs w:val="28"/>
                <w:rtl/>
              </w:rPr>
            </w:pPr>
            <w:r w:rsidRPr="004A7367">
              <w:rPr>
                <w:rFonts w:cs="B Lotus" w:hint="cs"/>
                <w:rtl/>
              </w:rPr>
              <w:t>منصوریه</w:t>
            </w:r>
          </w:p>
        </w:tc>
        <w:tc>
          <w:tcPr>
            <w:tcW w:w="1803" w:type="dxa"/>
          </w:tcPr>
          <w:p w14:paraId="73905382" w14:textId="5AF1DBB8" w:rsidR="004A7367" w:rsidRPr="004A7367" w:rsidRDefault="004A7367" w:rsidP="004A7367">
            <w:pPr>
              <w:jc w:val="center"/>
              <w:rPr>
                <w:rFonts w:cs="B Lotus"/>
                <w:sz w:val="28"/>
                <w:szCs w:val="28"/>
                <w:rtl/>
              </w:rPr>
            </w:pPr>
            <w:r w:rsidRPr="004A7367">
              <w:rPr>
                <w:rFonts w:cs="B Lotus"/>
                <w:rtl/>
              </w:rPr>
              <w:t>12</w:t>
            </w:r>
          </w:p>
        </w:tc>
        <w:tc>
          <w:tcPr>
            <w:tcW w:w="1803" w:type="dxa"/>
          </w:tcPr>
          <w:p w14:paraId="02E08F40" w14:textId="0B871430"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206EF2D7" w14:textId="77777777" w:rsidTr="00372823">
        <w:tc>
          <w:tcPr>
            <w:tcW w:w="1803" w:type="dxa"/>
          </w:tcPr>
          <w:p w14:paraId="79A5C9B8" w14:textId="77777777" w:rsidR="004A7367" w:rsidRPr="004A7367" w:rsidRDefault="004A7367" w:rsidP="004A7367">
            <w:pPr>
              <w:pStyle w:val="ListParagraph"/>
              <w:numPr>
                <w:ilvl w:val="0"/>
                <w:numId w:val="63"/>
              </w:numPr>
              <w:bidi/>
              <w:jc w:val="center"/>
              <w:rPr>
                <w:rFonts w:cs="B Lotus"/>
                <w:rtl/>
              </w:rPr>
            </w:pPr>
          </w:p>
        </w:tc>
        <w:tc>
          <w:tcPr>
            <w:tcW w:w="1803" w:type="dxa"/>
          </w:tcPr>
          <w:p w14:paraId="0E16A4D0" w14:textId="581E2FF5" w:rsidR="004A7367" w:rsidRPr="004A7367" w:rsidRDefault="004A7367" w:rsidP="004A7367">
            <w:pPr>
              <w:jc w:val="center"/>
              <w:rPr>
                <w:rFonts w:cs="B Lotus"/>
                <w:sz w:val="28"/>
                <w:szCs w:val="28"/>
                <w:rtl/>
              </w:rPr>
            </w:pPr>
            <w:r w:rsidRPr="004A7367">
              <w:rPr>
                <w:rFonts w:cs="B Lotus"/>
                <w:rtl/>
              </w:rPr>
              <w:t>1719</w:t>
            </w:r>
          </w:p>
        </w:tc>
        <w:tc>
          <w:tcPr>
            <w:tcW w:w="1803" w:type="dxa"/>
          </w:tcPr>
          <w:p w14:paraId="15BD767D" w14:textId="19229E87" w:rsidR="004A7367" w:rsidRPr="004A7367" w:rsidRDefault="004A7367" w:rsidP="004A7367">
            <w:pPr>
              <w:jc w:val="center"/>
              <w:rPr>
                <w:rFonts w:cs="B Lotus"/>
                <w:sz w:val="28"/>
                <w:szCs w:val="28"/>
                <w:rtl/>
              </w:rPr>
            </w:pPr>
            <w:r w:rsidRPr="004A7367">
              <w:rPr>
                <w:rFonts w:cs="B Lotus" w:hint="cs"/>
                <w:rtl/>
              </w:rPr>
              <w:t>حمزه</w:t>
            </w:r>
          </w:p>
        </w:tc>
        <w:tc>
          <w:tcPr>
            <w:tcW w:w="1803" w:type="dxa"/>
          </w:tcPr>
          <w:p w14:paraId="2077525C" w14:textId="60285052" w:rsidR="004A7367" w:rsidRPr="004A7367" w:rsidRDefault="004A7367" w:rsidP="004A7367">
            <w:pPr>
              <w:jc w:val="center"/>
              <w:rPr>
                <w:rFonts w:cs="B Lotus"/>
                <w:sz w:val="28"/>
                <w:szCs w:val="28"/>
                <w:rtl/>
              </w:rPr>
            </w:pPr>
            <w:r w:rsidRPr="004A7367">
              <w:rPr>
                <w:rFonts w:cs="B Lotus"/>
                <w:rtl/>
              </w:rPr>
              <w:t>12</w:t>
            </w:r>
          </w:p>
        </w:tc>
        <w:tc>
          <w:tcPr>
            <w:tcW w:w="1803" w:type="dxa"/>
          </w:tcPr>
          <w:p w14:paraId="1C9F48B3" w14:textId="059E4B3C"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1AB3F639" w14:textId="77777777" w:rsidTr="00372823">
        <w:tc>
          <w:tcPr>
            <w:tcW w:w="1803" w:type="dxa"/>
          </w:tcPr>
          <w:p w14:paraId="5AB87DF0" w14:textId="77777777" w:rsidR="004A7367" w:rsidRPr="004A7367" w:rsidRDefault="004A7367" w:rsidP="004A7367">
            <w:pPr>
              <w:pStyle w:val="ListParagraph"/>
              <w:numPr>
                <w:ilvl w:val="0"/>
                <w:numId w:val="63"/>
              </w:numPr>
              <w:bidi/>
              <w:jc w:val="center"/>
              <w:rPr>
                <w:rFonts w:cs="B Lotus"/>
                <w:rtl/>
              </w:rPr>
            </w:pPr>
          </w:p>
        </w:tc>
        <w:tc>
          <w:tcPr>
            <w:tcW w:w="1803" w:type="dxa"/>
          </w:tcPr>
          <w:p w14:paraId="5B66D2F5" w14:textId="24B8F06D" w:rsidR="004A7367" w:rsidRPr="004A7367" w:rsidRDefault="004A7367" w:rsidP="004A7367">
            <w:pPr>
              <w:jc w:val="center"/>
              <w:rPr>
                <w:rFonts w:cs="B Lotus"/>
                <w:sz w:val="28"/>
                <w:szCs w:val="28"/>
                <w:rtl/>
              </w:rPr>
            </w:pPr>
            <w:r w:rsidRPr="004A7367">
              <w:rPr>
                <w:rFonts w:cs="B Lotus"/>
                <w:rtl/>
              </w:rPr>
              <w:t>1720</w:t>
            </w:r>
          </w:p>
        </w:tc>
        <w:tc>
          <w:tcPr>
            <w:tcW w:w="1803" w:type="dxa"/>
          </w:tcPr>
          <w:p w14:paraId="12B7EB55" w14:textId="65EC3ED7" w:rsidR="004A7367" w:rsidRPr="004A7367" w:rsidRDefault="004A7367" w:rsidP="004A7367">
            <w:pPr>
              <w:jc w:val="center"/>
              <w:rPr>
                <w:rFonts w:cs="B Lotus"/>
                <w:sz w:val="28"/>
                <w:szCs w:val="28"/>
                <w:rtl/>
              </w:rPr>
            </w:pPr>
            <w:r w:rsidRPr="004A7367">
              <w:rPr>
                <w:rFonts w:cs="B Lotus" w:hint="cs"/>
                <w:rtl/>
              </w:rPr>
              <w:t>سالند</w:t>
            </w:r>
          </w:p>
        </w:tc>
        <w:tc>
          <w:tcPr>
            <w:tcW w:w="1803" w:type="dxa"/>
          </w:tcPr>
          <w:p w14:paraId="34CBC5B1" w14:textId="3333B59E" w:rsidR="004A7367" w:rsidRPr="004A7367" w:rsidRDefault="004A7367" w:rsidP="004A7367">
            <w:pPr>
              <w:jc w:val="center"/>
              <w:rPr>
                <w:rFonts w:cs="B Lotus"/>
                <w:sz w:val="28"/>
                <w:szCs w:val="28"/>
                <w:rtl/>
              </w:rPr>
            </w:pPr>
            <w:r w:rsidRPr="004A7367">
              <w:rPr>
                <w:rFonts w:cs="B Lotus"/>
                <w:rtl/>
              </w:rPr>
              <w:t>12</w:t>
            </w:r>
          </w:p>
        </w:tc>
        <w:tc>
          <w:tcPr>
            <w:tcW w:w="1803" w:type="dxa"/>
          </w:tcPr>
          <w:p w14:paraId="086BD86B" w14:textId="61CB3D5F"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172792C9" w14:textId="77777777" w:rsidTr="00372823">
        <w:tc>
          <w:tcPr>
            <w:tcW w:w="1803" w:type="dxa"/>
          </w:tcPr>
          <w:p w14:paraId="6E6B7F45" w14:textId="77777777" w:rsidR="004A7367" w:rsidRPr="004A7367" w:rsidRDefault="004A7367" w:rsidP="004A7367">
            <w:pPr>
              <w:pStyle w:val="ListParagraph"/>
              <w:numPr>
                <w:ilvl w:val="0"/>
                <w:numId w:val="63"/>
              </w:numPr>
              <w:bidi/>
              <w:jc w:val="center"/>
              <w:rPr>
                <w:rFonts w:cs="B Lotus"/>
                <w:rtl/>
              </w:rPr>
            </w:pPr>
          </w:p>
        </w:tc>
        <w:tc>
          <w:tcPr>
            <w:tcW w:w="1803" w:type="dxa"/>
          </w:tcPr>
          <w:p w14:paraId="04F9AE65" w14:textId="4CFE5095" w:rsidR="004A7367" w:rsidRPr="004A7367" w:rsidRDefault="004A7367" w:rsidP="004A7367">
            <w:pPr>
              <w:jc w:val="center"/>
              <w:rPr>
                <w:rFonts w:cs="B Lotus"/>
                <w:sz w:val="28"/>
                <w:szCs w:val="28"/>
                <w:rtl/>
              </w:rPr>
            </w:pPr>
            <w:r w:rsidRPr="004A7367">
              <w:rPr>
                <w:rFonts w:cs="B Lotus"/>
                <w:rtl/>
              </w:rPr>
              <w:t>1721</w:t>
            </w:r>
          </w:p>
        </w:tc>
        <w:tc>
          <w:tcPr>
            <w:tcW w:w="1803" w:type="dxa"/>
          </w:tcPr>
          <w:p w14:paraId="79A40951" w14:textId="5366539F" w:rsidR="004A7367" w:rsidRPr="004A7367" w:rsidRDefault="004A7367" w:rsidP="004A7367">
            <w:pPr>
              <w:jc w:val="center"/>
              <w:rPr>
                <w:rFonts w:cs="B Lotus"/>
                <w:sz w:val="28"/>
                <w:szCs w:val="28"/>
                <w:rtl/>
              </w:rPr>
            </w:pPr>
            <w:r w:rsidRPr="004A7367">
              <w:rPr>
                <w:rFonts w:cs="B Lotus" w:hint="cs"/>
                <w:rtl/>
              </w:rPr>
              <w:t>شمس</w:t>
            </w:r>
            <w:r w:rsidRPr="004A7367">
              <w:rPr>
                <w:rFonts w:cs="B Lotus"/>
                <w:rtl/>
              </w:rPr>
              <w:t xml:space="preserve"> </w:t>
            </w:r>
            <w:r w:rsidRPr="004A7367">
              <w:rPr>
                <w:rFonts w:cs="B Lotus" w:hint="cs"/>
                <w:rtl/>
              </w:rPr>
              <w:t>آباد</w:t>
            </w:r>
          </w:p>
        </w:tc>
        <w:tc>
          <w:tcPr>
            <w:tcW w:w="1803" w:type="dxa"/>
          </w:tcPr>
          <w:p w14:paraId="25066436" w14:textId="17A2DF65" w:rsidR="004A7367" w:rsidRPr="004A7367" w:rsidRDefault="004A7367" w:rsidP="004A7367">
            <w:pPr>
              <w:jc w:val="center"/>
              <w:rPr>
                <w:rFonts w:cs="B Lotus"/>
                <w:sz w:val="28"/>
                <w:szCs w:val="28"/>
                <w:rtl/>
              </w:rPr>
            </w:pPr>
            <w:r w:rsidRPr="004A7367">
              <w:rPr>
                <w:rFonts w:cs="B Lotus"/>
                <w:rtl/>
              </w:rPr>
              <w:t>12</w:t>
            </w:r>
          </w:p>
        </w:tc>
        <w:tc>
          <w:tcPr>
            <w:tcW w:w="1803" w:type="dxa"/>
          </w:tcPr>
          <w:p w14:paraId="013F21CB" w14:textId="5E60D6FE"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34C65BC" w14:textId="77777777" w:rsidTr="00372823">
        <w:tc>
          <w:tcPr>
            <w:tcW w:w="1803" w:type="dxa"/>
          </w:tcPr>
          <w:p w14:paraId="392CC03F" w14:textId="77777777" w:rsidR="004A7367" w:rsidRPr="004A7367" w:rsidRDefault="004A7367" w:rsidP="004A7367">
            <w:pPr>
              <w:pStyle w:val="ListParagraph"/>
              <w:numPr>
                <w:ilvl w:val="0"/>
                <w:numId w:val="63"/>
              </w:numPr>
              <w:bidi/>
              <w:jc w:val="center"/>
              <w:rPr>
                <w:rFonts w:cs="B Lotus"/>
                <w:rtl/>
              </w:rPr>
            </w:pPr>
          </w:p>
        </w:tc>
        <w:tc>
          <w:tcPr>
            <w:tcW w:w="1803" w:type="dxa"/>
          </w:tcPr>
          <w:p w14:paraId="6436E9FB" w14:textId="4424BC0B" w:rsidR="004A7367" w:rsidRPr="004A7367" w:rsidRDefault="004A7367" w:rsidP="004A7367">
            <w:pPr>
              <w:jc w:val="center"/>
              <w:rPr>
                <w:rFonts w:cs="B Lotus"/>
                <w:sz w:val="28"/>
                <w:szCs w:val="28"/>
                <w:rtl/>
              </w:rPr>
            </w:pPr>
            <w:r w:rsidRPr="004A7367">
              <w:rPr>
                <w:rFonts w:cs="B Lotus"/>
                <w:rtl/>
              </w:rPr>
              <w:t>1722</w:t>
            </w:r>
          </w:p>
        </w:tc>
        <w:tc>
          <w:tcPr>
            <w:tcW w:w="1803" w:type="dxa"/>
          </w:tcPr>
          <w:p w14:paraId="29BB2E88" w14:textId="504ECFCE" w:rsidR="004A7367" w:rsidRPr="004A7367" w:rsidRDefault="004A7367" w:rsidP="004A7367">
            <w:pPr>
              <w:jc w:val="center"/>
              <w:rPr>
                <w:rFonts w:cs="B Lotus"/>
                <w:sz w:val="28"/>
                <w:szCs w:val="28"/>
                <w:rtl/>
              </w:rPr>
            </w:pPr>
            <w:r w:rsidRPr="004A7367">
              <w:rPr>
                <w:rFonts w:cs="B Lotus" w:hint="cs"/>
                <w:rtl/>
              </w:rPr>
              <w:t>شهرامام</w:t>
            </w:r>
          </w:p>
        </w:tc>
        <w:tc>
          <w:tcPr>
            <w:tcW w:w="1803" w:type="dxa"/>
          </w:tcPr>
          <w:p w14:paraId="0CF4E3E9" w14:textId="7A86FB8E" w:rsidR="004A7367" w:rsidRPr="004A7367" w:rsidRDefault="004A7367" w:rsidP="004A7367">
            <w:pPr>
              <w:jc w:val="center"/>
              <w:rPr>
                <w:rFonts w:cs="B Lotus"/>
                <w:sz w:val="28"/>
                <w:szCs w:val="28"/>
                <w:rtl/>
              </w:rPr>
            </w:pPr>
            <w:r w:rsidRPr="004A7367">
              <w:rPr>
                <w:rFonts w:cs="B Lotus"/>
                <w:rtl/>
              </w:rPr>
              <w:t>12</w:t>
            </w:r>
          </w:p>
        </w:tc>
        <w:tc>
          <w:tcPr>
            <w:tcW w:w="1803" w:type="dxa"/>
          </w:tcPr>
          <w:p w14:paraId="29D82695" w14:textId="276D821B"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5CB73355" w14:textId="77777777" w:rsidTr="00372823">
        <w:tc>
          <w:tcPr>
            <w:tcW w:w="1803" w:type="dxa"/>
          </w:tcPr>
          <w:p w14:paraId="6D4BC852" w14:textId="77777777" w:rsidR="004A7367" w:rsidRPr="004A7367" w:rsidRDefault="004A7367" w:rsidP="004A7367">
            <w:pPr>
              <w:pStyle w:val="ListParagraph"/>
              <w:numPr>
                <w:ilvl w:val="0"/>
                <w:numId w:val="63"/>
              </w:numPr>
              <w:bidi/>
              <w:jc w:val="center"/>
              <w:rPr>
                <w:rFonts w:cs="B Lotus"/>
                <w:rtl/>
              </w:rPr>
            </w:pPr>
          </w:p>
        </w:tc>
        <w:tc>
          <w:tcPr>
            <w:tcW w:w="1803" w:type="dxa"/>
          </w:tcPr>
          <w:p w14:paraId="54E7DC73" w14:textId="2F2501AD" w:rsidR="004A7367" w:rsidRPr="004A7367" w:rsidRDefault="004A7367" w:rsidP="004A7367">
            <w:pPr>
              <w:jc w:val="center"/>
              <w:rPr>
                <w:rFonts w:cs="B Lotus"/>
                <w:sz w:val="28"/>
                <w:szCs w:val="28"/>
                <w:rtl/>
              </w:rPr>
            </w:pPr>
            <w:r w:rsidRPr="004A7367">
              <w:rPr>
                <w:rFonts w:cs="B Lotus"/>
                <w:rtl/>
              </w:rPr>
              <w:t>1723</w:t>
            </w:r>
          </w:p>
        </w:tc>
        <w:tc>
          <w:tcPr>
            <w:tcW w:w="1803" w:type="dxa"/>
          </w:tcPr>
          <w:p w14:paraId="5E010B0E" w14:textId="39BE28B5" w:rsidR="004A7367" w:rsidRPr="004A7367" w:rsidRDefault="004A7367" w:rsidP="004A7367">
            <w:pPr>
              <w:jc w:val="center"/>
              <w:rPr>
                <w:rFonts w:cs="B Lotus"/>
                <w:sz w:val="28"/>
                <w:szCs w:val="28"/>
                <w:rtl/>
              </w:rPr>
            </w:pPr>
            <w:r w:rsidRPr="004A7367">
              <w:rPr>
                <w:rFonts w:cs="B Lotus" w:hint="cs"/>
                <w:rtl/>
              </w:rPr>
              <w:t>صفی</w:t>
            </w:r>
            <w:r w:rsidRPr="004A7367">
              <w:rPr>
                <w:rFonts w:cs="B Lotus"/>
                <w:rtl/>
              </w:rPr>
              <w:t xml:space="preserve"> </w:t>
            </w:r>
            <w:r w:rsidRPr="004A7367">
              <w:rPr>
                <w:rFonts w:cs="B Lotus" w:hint="cs"/>
                <w:rtl/>
              </w:rPr>
              <w:t>آباد</w:t>
            </w:r>
          </w:p>
        </w:tc>
        <w:tc>
          <w:tcPr>
            <w:tcW w:w="1803" w:type="dxa"/>
          </w:tcPr>
          <w:p w14:paraId="69120BC6" w14:textId="4F2C7FF2" w:rsidR="004A7367" w:rsidRPr="004A7367" w:rsidRDefault="004A7367" w:rsidP="004A7367">
            <w:pPr>
              <w:jc w:val="center"/>
              <w:rPr>
                <w:rFonts w:cs="B Lotus"/>
                <w:sz w:val="28"/>
                <w:szCs w:val="28"/>
                <w:rtl/>
              </w:rPr>
            </w:pPr>
            <w:r w:rsidRPr="004A7367">
              <w:rPr>
                <w:rFonts w:cs="B Lotus"/>
                <w:rtl/>
              </w:rPr>
              <w:t>12</w:t>
            </w:r>
          </w:p>
        </w:tc>
        <w:tc>
          <w:tcPr>
            <w:tcW w:w="1803" w:type="dxa"/>
          </w:tcPr>
          <w:p w14:paraId="745A9626" w14:textId="793538BC"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0C218DEE" w14:textId="77777777" w:rsidTr="00372823">
        <w:tc>
          <w:tcPr>
            <w:tcW w:w="1803" w:type="dxa"/>
          </w:tcPr>
          <w:p w14:paraId="2C7DB055" w14:textId="77777777" w:rsidR="004A7367" w:rsidRPr="004A7367" w:rsidRDefault="004A7367" w:rsidP="004A7367">
            <w:pPr>
              <w:pStyle w:val="ListParagraph"/>
              <w:numPr>
                <w:ilvl w:val="0"/>
                <w:numId w:val="63"/>
              </w:numPr>
              <w:bidi/>
              <w:jc w:val="center"/>
              <w:rPr>
                <w:rFonts w:cs="B Lotus"/>
                <w:rtl/>
              </w:rPr>
            </w:pPr>
          </w:p>
        </w:tc>
        <w:tc>
          <w:tcPr>
            <w:tcW w:w="1803" w:type="dxa"/>
          </w:tcPr>
          <w:p w14:paraId="7B392A3A" w14:textId="09CE6BA0" w:rsidR="004A7367" w:rsidRPr="004A7367" w:rsidRDefault="004A7367" w:rsidP="004A7367">
            <w:pPr>
              <w:jc w:val="center"/>
              <w:rPr>
                <w:rFonts w:cs="B Lotus"/>
                <w:sz w:val="28"/>
                <w:szCs w:val="28"/>
                <w:rtl/>
              </w:rPr>
            </w:pPr>
            <w:r w:rsidRPr="004A7367">
              <w:rPr>
                <w:rFonts w:cs="B Lotus"/>
                <w:rtl/>
              </w:rPr>
              <w:t>1724</w:t>
            </w:r>
          </w:p>
        </w:tc>
        <w:tc>
          <w:tcPr>
            <w:tcW w:w="1803" w:type="dxa"/>
          </w:tcPr>
          <w:p w14:paraId="5B15F7EB" w14:textId="4F039F2F" w:rsidR="004A7367" w:rsidRPr="004A7367" w:rsidRDefault="004A7367" w:rsidP="004A7367">
            <w:pPr>
              <w:jc w:val="center"/>
              <w:rPr>
                <w:rFonts w:cs="B Lotus"/>
                <w:sz w:val="28"/>
                <w:szCs w:val="28"/>
                <w:rtl/>
              </w:rPr>
            </w:pPr>
            <w:r w:rsidRPr="004A7367">
              <w:rPr>
                <w:rFonts w:cs="B Lotus" w:hint="cs"/>
                <w:rtl/>
              </w:rPr>
              <w:t>سياه</w:t>
            </w:r>
            <w:r w:rsidRPr="004A7367">
              <w:rPr>
                <w:rFonts w:cs="B Lotus"/>
                <w:rtl/>
              </w:rPr>
              <w:t xml:space="preserve"> </w:t>
            </w:r>
            <w:r w:rsidRPr="004A7367">
              <w:rPr>
                <w:rFonts w:cs="B Lotus" w:hint="cs"/>
                <w:rtl/>
              </w:rPr>
              <w:t>منصور</w:t>
            </w:r>
          </w:p>
        </w:tc>
        <w:tc>
          <w:tcPr>
            <w:tcW w:w="1803" w:type="dxa"/>
          </w:tcPr>
          <w:p w14:paraId="74D4CE28" w14:textId="58FEA18B" w:rsidR="004A7367" w:rsidRPr="004A7367" w:rsidRDefault="004A7367" w:rsidP="004A7367">
            <w:pPr>
              <w:jc w:val="center"/>
              <w:rPr>
                <w:rFonts w:cs="B Lotus"/>
                <w:sz w:val="28"/>
                <w:szCs w:val="28"/>
                <w:rtl/>
              </w:rPr>
            </w:pPr>
            <w:r w:rsidRPr="004A7367">
              <w:rPr>
                <w:rFonts w:cs="B Lotus"/>
                <w:rtl/>
              </w:rPr>
              <w:t>12</w:t>
            </w:r>
          </w:p>
        </w:tc>
        <w:tc>
          <w:tcPr>
            <w:tcW w:w="1803" w:type="dxa"/>
          </w:tcPr>
          <w:p w14:paraId="22F5C1EE" w14:textId="3B8838AC"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2C6ADF7B" w14:textId="77777777" w:rsidTr="00372823">
        <w:tc>
          <w:tcPr>
            <w:tcW w:w="1803" w:type="dxa"/>
          </w:tcPr>
          <w:p w14:paraId="491AB53B" w14:textId="77777777" w:rsidR="004A7367" w:rsidRPr="004A7367" w:rsidRDefault="004A7367" w:rsidP="004A7367">
            <w:pPr>
              <w:pStyle w:val="ListParagraph"/>
              <w:numPr>
                <w:ilvl w:val="0"/>
                <w:numId w:val="63"/>
              </w:numPr>
              <w:bidi/>
              <w:jc w:val="center"/>
              <w:rPr>
                <w:rFonts w:cs="B Lotus"/>
                <w:rtl/>
              </w:rPr>
            </w:pPr>
          </w:p>
        </w:tc>
        <w:tc>
          <w:tcPr>
            <w:tcW w:w="1803" w:type="dxa"/>
          </w:tcPr>
          <w:p w14:paraId="7E4EA060" w14:textId="73F2FCE4" w:rsidR="004A7367" w:rsidRPr="004A7367" w:rsidRDefault="004A7367" w:rsidP="004A7367">
            <w:pPr>
              <w:jc w:val="center"/>
              <w:rPr>
                <w:rFonts w:cs="B Lotus"/>
                <w:sz w:val="28"/>
                <w:szCs w:val="28"/>
                <w:rtl/>
              </w:rPr>
            </w:pPr>
            <w:r w:rsidRPr="004A7367">
              <w:rPr>
                <w:rFonts w:cs="B Lotus"/>
                <w:rtl/>
              </w:rPr>
              <w:t>1725</w:t>
            </w:r>
          </w:p>
        </w:tc>
        <w:tc>
          <w:tcPr>
            <w:tcW w:w="1803" w:type="dxa"/>
          </w:tcPr>
          <w:p w14:paraId="296B7691" w14:textId="4BDCB1EF" w:rsidR="004A7367" w:rsidRPr="004A7367" w:rsidRDefault="004A7367" w:rsidP="004A7367">
            <w:pPr>
              <w:jc w:val="center"/>
              <w:rPr>
                <w:rFonts w:cs="B Lotus"/>
                <w:sz w:val="28"/>
                <w:szCs w:val="28"/>
                <w:rtl/>
              </w:rPr>
            </w:pPr>
            <w:r w:rsidRPr="004A7367">
              <w:rPr>
                <w:rFonts w:cs="B Lotus" w:hint="cs"/>
                <w:rtl/>
              </w:rPr>
              <w:t>چغامیش</w:t>
            </w:r>
          </w:p>
        </w:tc>
        <w:tc>
          <w:tcPr>
            <w:tcW w:w="1803" w:type="dxa"/>
          </w:tcPr>
          <w:p w14:paraId="1AB05D8A" w14:textId="6CA30872" w:rsidR="004A7367" w:rsidRPr="004A7367" w:rsidRDefault="004A7367" w:rsidP="004A7367">
            <w:pPr>
              <w:jc w:val="center"/>
              <w:rPr>
                <w:rFonts w:cs="B Lotus"/>
                <w:sz w:val="28"/>
                <w:szCs w:val="28"/>
                <w:rtl/>
              </w:rPr>
            </w:pPr>
            <w:r w:rsidRPr="004A7367">
              <w:rPr>
                <w:rFonts w:cs="B Lotus"/>
                <w:rtl/>
              </w:rPr>
              <w:t>12</w:t>
            </w:r>
          </w:p>
        </w:tc>
        <w:tc>
          <w:tcPr>
            <w:tcW w:w="1803" w:type="dxa"/>
          </w:tcPr>
          <w:p w14:paraId="7B0127D5" w14:textId="4587E976"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3803FD13" w14:textId="77777777" w:rsidTr="00372823">
        <w:tc>
          <w:tcPr>
            <w:tcW w:w="1803" w:type="dxa"/>
          </w:tcPr>
          <w:p w14:paraId="5441E8CE" w14:textId="77777777" w:rsidR="004A7367" w:rsidRPr="004A7367" w:rsidRDefault="004A7367" w:rsidP="004A7367">
            <w:pPr>
              <w:pStyle w:val="ListParagraph"/>
              <w:numPr>
                <w:ilvl w:val="0"/>
                <w:numId w:val="63"/>
              </w:numPr>
              <w:bidi/>
              <w:jc w:val="center"/>
              <w:rPr>
                <w:rFonts w:cs="B Lotus"/>
                <w:rtl/>
              </w:rPr>
            </w:pPr>
          </w:p>
        </w:tc>
        <w:tc>
          <w:tcPr>
            <w:tcW w:w="1803" w:type="dxa"/>
          </w:tcPr>
          <w:p w14:paraId="1B0C3918" w14:textId="0A142B03" w:rsidR="004A7367" w:rsidRPr="004A7367" w:rsidRDefault="004A7367" w:rsidP="004A7367">
            <w:pPr>
              <w:jc w:val="center"/>
              <w:rPr>
                <w:rFonts w:cs="B Lotus"/>
                <w:sz w:val="28"/>
                <w:szCs w:val="28"/>
                <w:rtl/>
              </w:rPr>
            </w:pPr>
            <w:r w:rsidRPr="004A7367">
              <w:rPr>
                <w:rFonts w:cs="B Lotus"/>
                <w:rtl/>
              </w:rPr>
              <w:t>1726</w:t>
            </w:r>
          </w:p>
        </w:tc>
        <w:tc>
          <w:tcPr>
            <w:tcW w:w="1803" w:type="dxa"/>
          </w:tcPr>
          <w:p w14:paraId="3EF7052B" w14:textId="42C2CF15" w:rsidR="004A7367" w:rsidRPr="004A7367" w:rsidRDefault="004A7367" w:rsidP="004A7367">
            <w:pPr>
              <w:jc w:val="center"/>
              <w:rPr>
                <w:rFonts w:cs="B Lotus"/>
                <w:sz w:val="28"/>
                <w:szCs w:val="28"/>
                <w:rtl/>
              </w:rPr>
            </w:pPr>
            <w:r w:rsidRPr="004A7367">
              <w:rPr>
                <w:rFonts w:cs="B Lotus" w:hint="cs"/>
                <w:rtl/>
              </w:rPr>
              <w:t>کوت</w:t>
            </w:r>
            <w:r w:rsidRPr="004A7367">
              <w:rPr>
                <w:rFonts w:cs="B Lotus"/>
                <w:rtl/>
              </w:rPr>
              <w:t xml:space="preserve"> </w:t>
            </w:r>
            <w:r w:rsidRPr="004A7367">
              <w:rPr>
                <w:rFonts w:cs="B Lotus" w:hint="cs"/>
                <w:rtl/>
              </w:rPr>
              <w:t>سيدنعيم</w:t>
            </w:r>
          </w:p>
        </w:tc>
        <w:tc>
          <w:tcPr>
            <w:tcW w:w="1803" w:type="dxa"/>
          </w:tcPr>
          <w:p w14:paraId="258E05FC" w14:textId="468F2CEC" w:rsidR="004A7367" w:rsidRPr="004A7367" w:rsidRDefault="004A7367" w:rsidP="004A7367">
            <w:pPr>
              <w:jc w:val="center"/>
              <w:rPr>
                <w:rFonts w:cs="B Lotus"/>
                <w:sz w:val="28"/>
                <w:szCs w:val="28"/>
                <w:rtl/>
              </w:rPr>
            </w:pPr>
            <w:r w:rsidRPr="004A7367">
              <w:rPr>
                <w:rFonts w:cs="B Lotus"/>
                <w:rtl/>
              </w:rPr>
              <w:t>12</w:t>
            </w:r>
          </w:p>
        </w:tc>
        <w:tc>
          <w:tcPr>
            <w:tcW w:w="1803" w:type="dxa"/>
          </w:tcPr>
          <w:p w14:paraId="54885356" w14:textId="7DBB40D5"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25AD1590" w14:textId="77777777" w:rsidTr="00372823">
        <w:tc>
          <w:tcPr>
            <w:tcW w:w="1803" w:type="dxa"/>
          </w:tcPr>
          <w:p w14:paraId="61FAA084" w14:textId="77777777" w:rsidR="004A7367" w:rsidRPr="004A7367" w:rsidRDefault="004A7367" w:rsidP="004A7367">
            <w:pPr>
              <w:pStyle w:val="ListParagraph"/>
              <w:numPr>
                <w:ilvl w:val="0"/>
                <w:numId w:val="63"/>
              </w:numPr>
              <w:bidi/>
              <w:jc w:val="center"/>
              <w:rPr>
                <w:rFonts w:cs="B Lotus"/>
                <w:rtl/>
              </w:rPr>
            </w:pPr>
          </w:p>
        </w:tc>
        <w:tc>
          <w:tcPr>
            <w:tcW w:w="1803" w:type="dxa"/>
          </w:tcPr>
          <w:p w14:paraId="0C10A257" w14:textId="13B32930" w:rsidR="004A7367" w:rsidRPr="004A7367" w:rsidRDefault="004A7367" w:rsidP="004A7367">
            <w:pPr>
              <w:jc w:val="center"/>
              <w:rPr>
                <w:rFonts w:cs="B Lotus"/>
                <w:sz w:val="28"/>
                <w:szCs w:val="28"/>
                <w:rtl/>
              </w:rPr>
            </w:pPr>
            <w:r w:rsidRPr="004A7367">
              <w:rPr>
                <w:rFonts w:cs="B Lotus"/>
                <w:rtl/>
              </w:rPr>
              <w:t>1727</w:t>
            </w:r>
          </w:p>
        </w:tc>
        <w:tc>
          <w:tcPr>
            <w:tcW w:w="1803" w:type="dxa"/>
          </w:tcPr>
          <w:p w14:paraId="75308E50" w14:textId="5B3FC903" w:rsidR="004A7367" w:rsidRPr="004A7367" w:rsidRDefault="004A7367" w:rsidP="004A7367">
            <w:pPr>
              <w:jc w:val="center"/>
              <w:rPr>
                <w:rFonts w:cs="B Lotus"/>
                <w:sz w:val="28"/>
                <w:szCs w:val="28"/>
                <w:rtl/>
              </w:rPr>
            </w:pPr>
            <w:r w:rsidRPr="004A7367">
              <w:rPr>
                <w:rFonts w:cs="B Lotus" w:hint="cs"/>
                <w:rtl/>
              </w:rPr>
              <w:t>ابوحميظه</w:t>
            </w:r>
          </w:p>
        </w:tc>
        <w:tc>
          <w:tcPr>
            <w:tcW w:w="1803" w:type="dxa"/>
          </w:tcPr>
          <w:p w14:paraId="62D0816E" w14:textId="390F693B" w:rsidR="004A7367" w:rsidRPr="004A7367" w:rsidRDefault="004A7367" w:rsidP="004A7367">
            <w:pPr>
              <w:jc w:val="center"/>
              <w:rPr>
                <w:rFonts w:cs="B Lotus"/>
                <w:sz w:val="28"/>
                <w:szCs w:val="28"/>
                <w:rtl/>
              </w:rPr>
            </w:pPr>
            <w:r w:rsidRPr="004A7367">
              <w:rPr>
                <w:rFonts w:cs="B Lotus"/>
                <w:rtl/>
              </w:rPr>
              <w:t>12</w:t>
            </w:r>
          </w:p>
        </w:tc>
        <w:tc>
          <w:tcPr>
            <w:tcW w:w="1803" w:type="dxa"/>
          </w:tcPr>
          <w:p w14:paraId="7402483A" w14:textId="1F44E0EA"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5A3B9BB" w14:textId="77777777" w:rsidTr="00372823">
        <w:tc>
          <w:tcPr>
            <w:tcW w:w="1803" w:type="dxa"/>
          </w:tcPr>
          <w:p w14:paraId="243AD5C4" w14:textId="77777777" w:rsidR="004A7367" w:rsidRPr="004A7367" w:rsidRDefault="004A7367" w:rsidP="004A7367">
            <w:pPr>
              <w:pStyle w:val="ListParagraph"/>
              <w:numPr>
                <w:ilvl w:val="0"/>
                <w:numId w:val="63"/>
              </w:numPr>
              <w:bidi/>
              <w:jc w:val="center"/>
              <w:rPr>
                <w:rFonts w:cs="B Lotus"/>
                <w:rtl/>
              </w:rPr>
            </w:pPr>
          </w:p>
        </w:tc>
        <w:tc>
          <w:tcPr>
            <w:tcW w:w="1803" w:type="dxa"/>
          </w:tcPr>
          <w:p w14:paraId="7C20FB98" w14:textId="30753ABD" w:rsidR="004A7367" w:rsidRPr="004A7367" w:rsidRDefault="004A7367" w:rsidP="004A7367">
            <w:pPr>
              <w:jc w:val="center"/>
              <w:rPr>
                <w:rFonts w:cs="B Lotus"/>
                <w:sz w:val="28"/>
                <w:szCs w:val="28"/>
                <w:rtl/>
              </w:rPr>
            </w:pPr>
            <w:r w:rsidRPr="004A7367">
              <w:rPr>
                <w:rFonts w:cs="B Lotus"/>
                <w:rtl/>
              </w:rPr>
              <w:t>1728</w:t>
            </w:r>
          </w:p>
        </w:tc>
        <w:tc>
          <w:tcPr>
            <w:tcW w:w="1803" w:type="dxa"/>
          </w:tcPr>
          <w:p w14:paraId="1860DE99" w14:textId="1C5B3450" w:rsidR="004A7367" w:rsidRPr="004A7367" w:rsidRDefault="004A7367" w:rsidP="004A7367">
            <w:pPr>
              <w:jc w:val="center"/>
              <w:rPr>
                <w:rFonts w:cs="B Lotus"/>
                <w:sz w:val="28"/>
                <w:szCs w:val="28"/>
                <w:rtl/>
              </w:rPr>
            </w:pPr>
            <w:r w:rsidRPr="004A7367">
              <w:rPr>
                <w:rFonts w:cs="B Lotus" w:hint="cs"/>
                <w:rtl/>
              </w:rPr>
              <w:t>خنافره</w:t>
            </w:r>
          </w:p>
        </w:tc>
        <w:tc>
          <w:tcPr>
            <w:tcW w:w="1803" w:type="dxa"/>
          </w:tcPr>
          <w:p w14:paraId="5748481B" w14:textId="71F297C2" w:rsidR="004A7367" w:rsidRPr="004A7367" w:rsidRDefault="004A7367" w:rsidP="004A7367">
            <w:pPr>
              <w:jc w:val="center"/>
              <w:rPr>
                <w:rFonts w:cs="B Lotus"/>
                <w:sz w:val="28"/>
                <w:szCs w:val="28"/>
                <w:rtl/>
              </w:rPr>
            </w:pPr>
            <w:r w:rsidRPr="004A7367">
              <w:rPr>
                <w:rFonts w:cs="B Lotus"/>
                <w:rtl/>
              </w:rPr>
              <w:t>12</w:t>
            </w:r>
          </w:p>
        </w:tc>
        <w:tc>
          <w:tcPr>
            <w:tcW w:w="1803" w:type="dxa"/>
          </w:tcPr>
          <w:p w14:paraId="0B031A50" w14:textId="02B4DE3F"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6324F506" w14:textId="77777777" w:rsidTr="00372823">
        <w:tc>
          <w:tcPr>
            <w:tcW w:w="1803" w:type="dxa"/>
          </w:tcPr>
          <w:p w14:paraId="053FE3DE" w14:textId="77777777" w:rsidR="004A7367" w:rsidRPr="004A7367" w:rsidRDefault="004A7367" w:rsidP="004A7367">
            <w:pPr>
              <w:pStyle w:val="ListParagraph"/>
              <w:numPr>
                <w:ilvl w:val="0"/>
                <w:numId w:val="63"/>
              </w:numPr>
              <w:bidi/>
              <w:jc w:val="center"/>
              <w:rPr>
                <w:rFonts w:cs="B Lotus"/>
                <w:rtl/>
              </w:rPr>
            </w:pPr>
          </w:p>
        </w:tc>
        <w:tc>
          <w:tcPr>
            <w:tcW w:w="1803" w:type="dxa"/>
          </w:tcPr>
          <w:p w14:paraId="2519221D" w14:textId="6FBED899" w:rsidR="004A7367" w:rsidRPr="004A7367" w:rsidRDefault="004A7367" w:rsidP="004A7367">
            <w:pPr>
              <w:jc w:val="center"/>
              <w:rPr>
                <w:rFonts w:cs="B Lotus"/>
                <w:sz w:val="28"/>
                <w:szCs w:val="28"/>
                <w:rtl/>
              </w:rPr>
            </w:pPr>
            <w:r w:rsidRPr="004A7367">
              <w:rPr>
                <w:rFonts w:cs="B Lotus"/>
                <w:rtl/>
              </w:rPr>
              <w:t>1729</w:t>
            </w:r>
          </w:p>
        </w:tc>
        <w:tc>
          <w:tcPr>
            <w:tcW w:w="1803" w:type="dxa"/>
          </w:tcPr>
          <w:p w14:paraId="503E6AA8" w14:textId="07884AE4" w:rsidR="004A7367" w:rsidRPr="004A7367" w:rsidRDefault="004A7367" w:rsidP="004A7367">
            <w:pPr>
              <w:jc w:val="center"/>
              <w:rPr>
                <w:rFonts w:cs="B Lotus"/>
                <w:sz w:val="28"/>
                <w:szCs w:val="28"/>
                <w:rtl/>
              </w:rPr>
            </w:pPr>
            <w:r w:rsidRPr="004A7367">
              <w:rPr>
                <w:rFonts w:cs="B Lotus" w:hint="cs"/>
                <w:rtl/>
              </w:rPr>
              <w:t>شرافت</w:t>
            </w:r>
          </w:p>
        </w:tc>
        <w:tc>
          <w:tcPr>
            <w:tcW w:w="1803" w:type="dxa"/>
          </w:tcPr>
          <w:p w14:paraId="058E8ABF" w14:textId="12ADC733" w:rsidR="004A7367" w:rsidRPr="004A7367" w:rsidRDefault="004A7367" w:rsidP="004A7367">
            <w:pPr>
              <w:jc w:val="center"/>
              <w:rPr>
                <w:rFonts w:cs="B Lotus"/>
                <w:sz w:val="28"/>
                <w:szCs w:val="28"/>
                <w:rtl/>
              </w:rPr>
            </w:pPr>
            <w:r w:rsidRPr="004A7367">
              <w:rPr>
                <w:rFonts w:cs="B Lotus"/>
                <w:rtl/>
              </w:rPr>
              <w:t>12</w:t>
            </w:r>
          </w:p>
        </w:tc>
        <w:tc>
          <w:tcPr>
            <w:tcW w:w="1803" w:type="dxa"/>
          </w:tcPr>
          <w:p w14:paraId="486D8173" w14:textId="2FBFB61C"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36478973" w14:textId="77777777" w:rsidTr="00372823">
        <w:tc>
          <w:tcPr>
            <w:tcW w:w="1803" w:type="dxa"/>
          </w:tcPr>
          <w:p w14:paraId="7637E8F0" w14:textId="77777777" w:rsidR="004A7367" w:rsidRPr="004A7367" w:rsidRDefault="004A7367" w:rsidP="004A7367">
            <w:pPr>
              <w:pStyle w:val="ListParagraph"/>
              <w:numPr>
                <w:ilvl w:val="0"/>
                <w:numId w:val="63"/>
              </w:numPr>
              <w:bidi/>
              <w:jc w:val="center"/>
              <w:rPr>
                <w:rFonts w:cs="B Lotus"/>
                <w:rtl/>
              </w:rPr>
            </w:pPr>
          </w:p>
        </w:tc>
        <w:tc>
          <w:tcPr>
            <w:tcW w:w="1803" w:type="dxa"/>
          </w:tcPr>
          <w:p w14:paraId="1BD8CDFC" w14:textId="68BA2E0E" w:rsidR="004A7367" w:rsidRPr="004A7367" w:rsidRDefault="004A7367" w:rsidP="004A7367">
            <w:pPr>
              <w:jc w:val="center"/>
              <w:rPr>
                <w:rFonts w:cs="B Lotus"/>
                <w:sz w:val="28"/>
                <w:szCs w:val="28"/>
                <w:rtl/>
              </w:rPr>
            </w:pPr>
            <w:r w:rsidRPr="004A7367">
              <w:rPr>
                <w:rFonts w:cs="B Lotus"/>
                <w:rtl/>
              </w:rPr>
              <w:t>1730</w:t>
            </w:r>
          </w:p>
        </w:tc>
        <w:tc>
          <w:tcPr>
            <w:tcW w:w="1803" w:type="dxa"/>
          </w:tcPr>
          <w:p w14:paraId="6762F81D" w14:textId="4985BFC7" w:rsidR="004A7367" w:rsidRPr="004A7367" w:rsidRDefault="004A7367" w:rsidP="004A7367">
            <w:pPr>
              <w:jc w:val="center"/>
              <w:rPr>
                <w:rFonts w:cs="B Lotus"/>
                <w:sz w:val="28"/>
                <w:szCs w:val="28"/>
                <w:rtl/>
              </w:rPr>
            </w:pPr>
            <w:r w:rsidRPr="004A7367">
              <w:rPr>
                <w:rFonts w:cs="B Lotus" w:hint="cs"/>
                <w:rtl/>
              </w:rPr>
              <w:t>سرداران</w:t>
            </w:r>
          </w:p>
        </w:tc>
        <w:tc>
          <w:tcPr>
            <w:tcW w:w="1803" w:type="dxa"/>
          </w:tcPr>
          <w:p w14:paraId="5AD559E2" w14:textId="2B1B1654" w:rsidR="004A7367" w:rsidRPr="004A7367" w:rsidRDefault="004A7367" w:rsidP="004A7367">
            <w:pPr>
              <w:jc w:val="center"/>
              <w:rPr>
                <w:rFonts w:cs="B Lotus"/>
                <w:sz w:val="28"/>
                <w:szCs w:val="28"/>
                <w:rtl/>
              </w:rPr>
            </w:pPr>
            <w:r w:rsidRPr="004A7367">
              <w:rPr>
                <w:rFonts w:cs="B Lotus"/>
                <w:rtl/>
              </w:rPr>
              <w:t>12</w:t>
            </w:r>
          </w:p>
        </w:tc>
        <w:tc>
          <w:tcPr>
            <w:tcW w:w="1803" w:type="dxa"/>
          </w:tcPr>
          <w:p w14:paraId="45E61BC7" w14:textId="4934509C"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089357A2" w14:textId="77777777" w:rsidTr="00372823">
        <w:tc>
          <w:tcPr>
            <w:tcW w:w="1803" w:type="dxa"/>
          </w:tcPr>
          <w:p w14:paraId="72046254" w14:textId="77777777" w:rsidR="004A7367" w:rsidRPr="004A7367" w:rsidRDefault="004A7367" w:rsidP="004A7367">
            <w:pPr>
              <w:pStyle w:val="ListParagraph"/>
              <w:numPr>
                <w:ilvl w:val="0"/>
                <w:numId w:val="63"/>
              </w:numPr>
              <w:bidi/>
              <w:jc w:val="center"/>
              <w:rPr>
                <w:rFonts w:cs="B Lotus"/>
                <w:rtl/>
              </w:rPr>
            </w:pPr>
          </w:p>
        </w:tc>
        <w:tc>
          <w:tcPr>
            <w:tcW w:w="1803" w:type="dxa"/>
          </w:tcPr>
          <w:p w14:paraId="7170CC74" w14:textId="77053E12" w:rsidR="004A7367" w:rsidRPr="004A7367" w:rsidRDefault="004A7367" w:rsidP="004A7367">
            <w:pPr>
              <w:jc w:val="center"/>
              <w:rPr>
                <w:rFonts w:cs="B Lotus"/>
                <w:sz w:val="28"/>
                <w:szCs w:val="28"/>
                <w:rtl/>
              </w:rPr>
            </w:pPr>
            <w:r w:rsidRPr="004A7367">
              <w:rPr>
                <w:rFonts w:cs="B Lotus"/>
                <w:rtl/>
              </w:rPr>
              <w:t>1731</w:t>
            </w:r>
          </w:p>
        </w:tc>
        <w:tc>
          <w:tcPr>
            <w:tcW w:w="1803" w:type="dxa"/>
          </w:tcPr>
          <w:p w14:paraId="0F606984" w14:textId="1F2B2ABB" w:rsidR="004A7367" w:rsidRPr="004A7367" w:rsidRDefault="004A7367" w:rsidP="004A7367">
            <w:pPr>
              <w:jc w:val="center"/>
              <w:rPr>
                <w:rFonts w:cs="B Lotus"/>
                <w:sz w:val="28"/>
                <w:szCs w:val="28"/>
                <w:rtl/>
              </w:rPr>
            </w:pPr>
            <w:r w:rsidRPr="004A7367">
              <w:rPr>
                <w:rFonts w:cs="B Lotus" w:hint="cs"/>
                <w:rtl/>
              </w:rPr>
              <w:t>گلگیر</w:t>
            </w:r>
          </w:p>
        </w:tc>
        <w:tc>
          <w:tcPr>
            <w:tcW w:w="1803" w:type="dxa"/>
          </w:tcPr>
          <w:p w14:paraId="00BCABAC" w14:textId="56131AE1" w:rsidR="004A7367" w:rsidRPr="004A7367" w:rsidRDefault="004A7367" w:rsidP="004A7367">
            <w:pPr>
              <w:jc w:val="center"/>
              <w:rPr>
                <w:rFonts w:cs="B Lotus"/>
                <w:sz w:val="28"/>
                <w:szCs w:val="28"/>
                <w:rtl/>
              </w:rPr>
            </w:pPr>
            <w:r w:rsidRPr="004A7367">
              <w:rPr>
                <w:rFonts w:cs="B Lotus"/>
                <w:rtl/>
              </w:rPr>
              <w:t>12</w:t>
            </w:r>
          </w:p>
        </w:tc>
        <w:tc>
          <w:tcPr>
            <w:tcW w:w="1803" w:type="dxa"/>
          </w:tcPr>
          <w:p w14:paraId="61129A3B" w14:textId="35FB0680"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50E4A154" w14:textId="77777777" w:rsidTr="00372823">
        <w:tc>
          <w:tcPr>
            <w:tcW w:w="1803" w:type="dxa"/>
          </w:tcPr>
          <w:p w14:paraId="1F12B990" w14:textId="77777777" w:rsidR="004A7367" w:rsidRPr="004A7367" w:rsidRDefault="004A7367" w:rsidP="004A7367">
            <w:pPr>
              <w:pStyle w:val="ListParagraph"/>
              <w:numPr>
                <w:ilvl w:val="0"/>
                <w:numId w:val="63"/>
              </w:numPr>
              <w:bidi/>
              <w:jc w:val="center"/>
              <w:rPr>
                <w:rFonts w:cs="B Lotus"/>
                <w:rtl/>
              </w:rPr>
            </w:pPr>
          </w:p>
        </w:tc>
        <w:tc>
          <w:tcPr>
            <w:tcW w:w="1803" w:type="dxa"/>
          </w:tcPr>
          <w:p w14:paraId="17958811" w14:textId="7A353164" w:rsidR="004A7367" w:rsidRPr="004A7367" w:rsidRDefault="004A7367" w:rsidP="004A7367">
            <w:pPr>
              <w:jc w:val="center"/>
              <w:rPr>
                <w:rFonts w:cs="B Lotus"/>
                <w:sz w:val="28"/>
                <w:szCs w:val="28"/>
                <w:rtl/>
              </w:rPr>
            </w:pPr>
            <w:r w:rsidRPr="004A7367">
              <w:rPr>
                <w:rFonts w:cs="B Lotus"/>
                <w:rtl/>
              </w:rPr>
              <w:t>1732</w:t>
            </w:r>
          </w:p>
        </w:tc>
        <w:tc>
          <w:tcPr>
            <w:tcW w:w="1803" w:type="dxa"/>
          </w:tcPr>
          <w:p w14:paraId="5E91C014" w14:textId="65B4C1D0" w:rsidR="004A7367" w:rsidRPr="004A7367" w:rsidRDefault="004A7367" w:rsidP="004A7367">
            <w:pPr>
              <w:jc w:val="center"/>
              <w:rPr>
                <w:rFonts w:cs="B Lotus"/>
                <w:sz w:val="28"/>
                <w:szCs w:val="28"/>
                <w:rtl/>
              </w:rPr>
            </w:pPr>
            <w:r w:rsidRPr="004A7367">
              <w:rPr>
                <w:rFonts w:cs="B Lotus" w:hint="cs"/>
                <w:rtl/>
              </w:rPr>
              <w:t>حر</w:t>
            </w:r>
          </w:p>
        </w:tc>
        <w:tc>
          <w:tcPr>
            <w:tcW w:w="1803" w:type="dxa"/>
          </w:tcPr>
          <w:p w14:paraId="1882992F" w14:textId="627C2566" w:rsidR="004A7367" w:rsidRPr="004A7367" w:rsidRDefault="004A7367" w:rsidP="004A7367">
            <w:pPr>
              <w:jc w:val="center"/>
              <w:rPr>
                <w:rFonts w:cs="B Lotus"/>
                <w:sz w:val="28"/>
                <w:szCs w:val="28"/>
                <w:rtl/>
              </w:rPr>
            </w:pPr>
            <w:r w:rsidRPr="004A7367">
              <w:rPr>
                <w:rFonts w:cs="B Lotus"/>
                <w:rtl/>
              </w:rPr>
              <w:t>12</w:t>
            </w:r>
          </w:p>
        </w:tc>
        <w:tc>
          <w:tcPr>
            <w:tcW w:w="1803" w:type="dxa"/>
          </w:tcPr>
          <w:p w14:paraId="653B5259" w14:textId="4FB395EB"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35C3B8A" w14:textId="77777777" w:rsidTr="00372823">
        <w:tc>
          <w:tcPr>
            <w:tcW w:w="1803" w:type="dxa"/>
          </w:tcPr>
          <w:p w14:paraId="4D76B749" w14:textId="77777777" w:rsidR="004A7367" w:rsidRPr="004A7367" w:rsidRDefault="004A7367" w:rsidP="004A7367">
            <w:pPr>
              <w:pStyle w:val="ListParagraph"/>
              <w:numPr>
                <w:ilvl w:val="0"/>
                <w:numId w:val="63"/>
              </w:numPr>
              <w:bidi/>
              <w:jc w:val="center"/>
              <w:rPr>
                <w:rFonts w:cs="B Lotus"/>
                <w:rtl/>
              </w:rPr>
            </w:pPr>
          </w:p>
        </w:tc>
        <w:tc>
          <w:tcPr>
            <w:tcW w:w="1803" w:type="dxa"/>
          </w:tcPr>
          <w:p w14:paraId="6E0E021B" w14:textId="378B265F" w:rsidR="004A7367" w:rsidRPr="004A7367" w:rsidRDefault="004A7367" w:rsidP="004A7367">
            <w:pPr>
              <w:jc w:val="center"/>
              <w:rPr>
                <w:rFonts w:cs="B Lotus"/>
                <w:sz w:val="28"/>
                <w:szCs w:val="28"/>
                <w:rtl/>
              </w:rPr>
            </w:pPr>
            <w:r w:rsidRPr="004A7367">
              <w:rPr>
                <w:rFonts w:cs="B Lotus"/>
                <w:rtl/>
              </w:rPr>
              <w:t>1733</w:t>
            </w:r>
          </w:p>
        </w:tc>
        <w:tc>
          <w:tcPr>
            <w:tcW w:w="1803" w:type="dxa"/>
          </w:tcPr>
          <w:p w14:paraId="2A73C9E9" w14:textId="704BE7B8" w:rsidR="004A7367" w:rsidRPr="004A7367" w:rsidRDefault="004A7367" w:rsidP="004A7367">
            <w:pPr>
              <w:jc w:val="center"/>
              <w:rPr>
                <w:rFonts w:cs="B Lotus"/>
                <w:sz w:val="28"/>
                <w:szCs w:val="28"/>
                <w:rtl/>
              </w:rPr>
            </w:pPr>
            <w:r w:rsidRPr="004A7367">
              <w:rPr>
                <w:rFonts w:cs="B Lotus" w:hint="cs"/>
                <w:rtl/>
              </w:rPr>
              <w:t>فتح</w:t>
            </w:r>
            <w:r w:rsidRPr="004A7367">
              <w:rPr>
                <w:rFonts w:cs="B Lotus"/>
                <w:rtl/>
              </w:rPr>
              <w:t xml:space="preserve"> </w:t>
            </w:r>
            <w:r w:rsidRPr="004A7367">
              <w:rPr>
                <w:rFonts w:cs="B Lotus" w:hint="cs"/>
                <w:rtl/>
              </w:rPr>
              <w:t>المبین</w:t>
            </w:r>
          </w:p>
        </w:tc>
        <w:tc>
          <w:tcPr>
            <w:tcW w:w="1803" w:type="dxa"/>
          </w:tcPr>
          <w:p w14:paraId="3715AC1D" w14:textId="2B057C8D" w:rsidR="004A7367" w:rsidRPr="004A7367" w:rsidRDefault="004A7367" w:rsidP="004A7367">
            <w:pPr>
              <w:jc w:val="center"/>
              <w:rPr>
                <w:rFonts w:cs="B Lotus"/>
                <w:sz w:val="28"/>
                <w:szCs w:val="28"/>
                <w:rtl/>
              </w:rPr>
            </w:pPr>
            <w:r w:rsidRPr="004A7367">
              <w:rPr>
                <w:rFonts w:cs="B Lotus"/>
                <w:rtl/>
              </w:rPr>
              <w:t>12</w:t>
            </w:r>
          </w:p>
        </w:tc>
        <w:tc>
          <w:tcPr>
            <w:tcW w:w="1803" w:type="dxa"/>
          </w:tcPr>
          <w:p w14:paraId="55789E6A" w14:textId="0C87E6B2"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6A6CA5C0" w14:textId="77777777" w:rsidTr="00372823">
        <w:tc>
          <w:tcPr>
            <w:tcW w:w="1803" w:type="dxa"/>
          </w:tcPr>
          <w:p w14:paraId="7C44FDFE" w14:textId="77777777" w:rsidR="004A7367" w:rsidRPr="004A7367" w:rsidRDefault="004A7367" w:rsidP="004A7367">
            <w:pPr>
              <w:pStyle w:val="ListParagraph"/>
              <w:numPr>
                <w:ilvl w:val="0"/>
                <w:numId w:val="63"/>
              </w:numPr>
              <w:bidi/>
              <w:jc w:val="center"/>
              <w:rPr>
                <w:rFonts w:cs="B Lotus"/>
                <w:rtl/>
              </w:rPr>
            </w:pPr>
          </w:p>
        </w:tc>
        <w:tc>
          <w:tcPr>
            <w:tcW w:w="1803" w:type="dxa"/>
          </w:tcPr>
          <w:p w14:paraId="4464E849" w14:textId="54A9FA5A" w:rsidR="004A7367" w:rsidRPr="004A7367" w:rsidRDefault="004A7367" w:rsidP="004A7367">
            <w:pPr>
              <w:jc w:val="center"/>
              <w:rPr>
                <w:rFonts w:cs="B Lotus"/>
                <w:sz w:val="28"/>
                <w:szCs w:val="28"/>
                <w:rtl/>
              </w:rPr>
            </w:pPr>
            <w:r w:rsidRPr="004A7367">
              <w:rPr>
                <w:rFonts w:cs="B Lotus"/>
                <w:rtl/>
              </w:rPr>
              <w:t>1734</w:t>
            </w:r>
          </w:p>
        </w:tc>
        <w:tc>
          <w:tcPr>
            <w:tcW w:w="1803" w:type="dxa"/>
          </w:tcPr>
          <w:p w14:paraId="6E301979" w14:textId="17F637AC" w:rsidR="004A7367" w:rsidRPr="004A7367" w:rsidRDefault="004A7367" w:rsidP="004A7367">
            <w:pPr>
              <w:jc w:val="center"/>
              <w:rPr>
                <w:rFonts w:cs="B Lotus"/>
                <w:sz w:val="28"/>
                <w:szCs w:val="28"/>
                <w:rtl/>
              </w:rPr>
            </w:pPr>
            <w:r w:rsidRPr="004A7367">
              <w:rPr>
                <w:rFonts w:cs="B Lotus" w:hint="cs"/>
                <w:rtl/>
              </w:rPr>
              <w:t>صیدون</w:t>
            </w:r>
          </w:p>
        </w:tc>
        <w:tc>
          <w:tcPr>
            <w:tcW w:w="1803" w:type="dxa"/>
          </w:tcPr>
          <w:p w14:paraId="464E38CF" w14:textId="5BC28751" w:rsidR="004A7367" w:rsidRPr="004A7367" w:rsidRDefault="004A7367" w:rsidP="004A7367">
            <w:pPr>
              <w:jc w:val="center"/>
              <w:rPr>
                <w:rFonts w:cs="B Lotus"/>
                <w:sz w:val="28"/>
                <w:szCs w:val="28"/>
                <w:rtl/>
              </w:rPr>
            </w:pPr>
            <w:r w:rsidRPr="004A7367">
              <w:rPr>
                <w:rFonts w:cs="B Lotus"/>
                <w:rtl/>
              </w:rPr>
              <w:t>12</w:t>
            </w:r>
          </w:p>
        </w:tc>
        <w:tc>
          <w:tcPr>
            <w:tcW w:w="1803" w:type="dxa"/>
          </w:tcPr>
          <w:p w14:paraId="41E62ECC" w14:textId="50CE135A"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ED313F3" w14:textId="77777777" w:rsidTr="00372823">
        <w:tc>
          <w:tcPr>
            <w:tcW w:w="1803" w:type="dxa"/>
          </w:tcPr>
          <w:p w14:paraId="569A9CA6" w14:textId="77777777" w:rsidR="004A7367" w:rsidRPr="004A7367" w:rsidRDefault="004A7367" w:rsidP="004A7367">
            <w:pPr>
              <w:pStyle w:val="ListParagraph"/>
              <w:numPr>
                <w:ilvl w:val="0"/>
                <w:numId w:val="63"/>
              </w:numPr>
              <w:bidi/>
              <w:jc w:val="center"/>
              <w:rPr>
                <w:rFonts w:cs="B Lotus"/>
                <w:rtl/>
              </w:rPr>
            </w:pPr>
          </w:p>
        </w:tc>
        <w:tc>
          <w:tcPr>
            <w:tcW w:w="1803" w:type="dxa"/>
          </w:tcPr>
          <w:p w14:paraId="651FA87D" w14:textId="0CC9573D" w:rsidR="004A7367" w:rsidRPr="004A7367" w:rsidRDefault="004A7367" w:rsidP="004A7367">
            <w:pPr>
              <w:jc w:val="center"/>
              <w:rPr>
                <w:rFonts w:cs="B Lotus"/>
                <w:sz w:val="28"/>
                <w:szCs w:val="28"/>
                <w:rtl/>
              </w:rPr>
            </w:pPr>
            <w:r w:rsidRPr="004A7367">
              <w:rPr>
                <w:rFonts w:cs="B Lotus"/>
                <w:rtl/>
              </w:rPr>
              <w:t>1735</w:t>
            </w:r>
          </w:p>
        </w:tc>
        <w:tc>
          <w:tcPr>
            <w:tcW w:w="1803" w:type="dxa"/>
          </w:tcPr>
          <w:p w14:paraId="0A8FB947" w14:textId="23247616" w:rsidR="004A7367" w:rsidRPr="004A7367" w:rsidRDefault="004A7367" w:rsidP="004A7367">
            <w:pPr>
              <w:jc w:val="center"/>
              <w:rPr>
                <w:rFonts w:cs="B Lotus"/>
                <w:sz w:val="28"/>
                <w:szCs w:val="28"/>
                <w:rtl/>
              </w:rPr>
            </w:pPr>
            <w:r w:rsidRPr="004A7367">
              <w:rPr>
                <w:rFonts w:cs="B Lotus" w:hint="cs"/>
                <w:rtl/>
              </w:rPr>
              <w:t>زهره</w:t>
            </w:r>
          </w:p>
        </w:tc>
        <w:tc>
          <w:tcPr>
            <w:tcW w:w="1803" w:type="dxa"/>
          </w:tcPr>
          <w:p w14:paraId="46C3818E" w14:textId="48D2E2F0" w:rsidR="004A7367" w:rsidRPr="004A7367" w:rsidRDefault="004A7367" w:rsidP="004A7367">
            <w:pPr>
              <w:jc w:val="center"/>
              <w:rPr>
                <w:rFonts w:cs="B Lotus"/>
                <w:sz w:val="28"/>
                <w:szCs w:val="28"/>
                <w:rtl/>
              </w:rPr>
            </w:pPr>
            <w:r w:rsidRPr="004A7367">
              <w:rPr>
                <w:rFonts w:cs="B Lotus"/>
                <w:rtl/>
              </w:rPr>
              <w:t>12</w:t>
            </w:r>
          </w:p>
        </w:tc>
        <w:tc>
          <w:tcPr>
            <w:tcW w:w="1803" w:type="dxa"/>
          </w:tcPr>
          <w:p w14:paraId="554DF73B" w14:textId="5D58ECD3"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25438ED2" w14:textId="77777777" w:rsidTr="00372823">
        <w:tc>
          <w:tcPr>
            <w:tcW w:w="1803" w:type="dxa"/>
          </w:tcPr>
          <w:p w14:paraId="19E7EBA2" w14:textId="77777777" w:rsidR="004A7367" w:rsidRPr="004A7367" w:rsidRDefault="004A7367" w:rsidP="004A7367">
            <w:pPr>
              <w:pStyle w:val="ListParagraph"/>
              <w:numPr>
                <w:ilvl w:val="0"/>
                <w:numId w:val="63"/>
              </w:numPr>
              <w:bidi/>
              <w:jc w:val="center"/>
              <w:rPr>
                <w:rFonts w:cs="B Lotus"/>
                <w:rtl/>
              </w:rPr>
            </w:pPr>
          </w:p>
        </w:tc>
        <w:tc>
          <w:tcPr>
            <w:tcW w:w="1803" w:type="dxa"/>
          </w:tcPr>
          <w:p w14:paraId="02B14844" w14:textId="37823A1D" w:rsidR="004A7367" w:rsidRPr="004A7367" w:rsidRDefault="004A7367" w:rsidP="004A7367">
            <w:pPr>
              <w:jc w:val="center"/>
              <w:rPr>
                <w:rFonts w:cs="B Lotus"/>
                <w:sz w:val="28"/>
                <w:szCs w:val="28"/>
                <w:rtl/>
              </w:rPr>
            </w:pPr>
            <w:r w:rsidRPr="004A7367">
              <w:rPr>
                <w:rFonts w:cs="B Lotus"/>
                <w:rtl/>
              </w:rPr>
              <w:t>1736</w:t>
            </w:r>
          </w:p>
        </w:tc>
        <w:tc>
          <w:tcPr>
            <w:tcW w:w="1803" w:type="dxa"/>
          </w:tcPr>
          <w:p w14:paraId="662E1D43" w14:textId="19FC2DC0" w:rsidR="004A7367" w:rsidRPr="004A7367" w:rsidRDefault="004A7367" w:rsidP="004A7367">
            <w:pPr>
              <w:jc w:val="center"/>
              <w:rPr>
                <w:rFonts w:cs="B Lotus"/>
                <w:sz w:val="28"/>
                <w:szCs w:val="28"/>
                <w:rtl/>
              </w:rPr>
            </w:pPr>
            <w:r w:rsidRPr="004A7367">
              <w:rPr>
                <w:rFonts w:cs="B Lotus" w:hint="cs"/>
                <w:rtl/>
              </w:rPr>
              <w:t>مشراگه</w:t>
            </w:r>
          </w:p>
        </w:tc>
        <w:tc>
          <w:tcPr>
            <w:tcW w:w="1803" w:type="dxa"/>
          </w:tcPr>
          <w:p w14:paraId="122574E7" w14:textId="7A73CF9A" w:rsidR="004A7367" w:rsidRPr="004A7367" w:rsidRDefault="004A7367" w:rsidP="004A7367">
            <w:pPr>
              <w:jc w:val="center"/>
              <w:rPr>
                <w:rFonts w:cs="B Lotus"/>
                <w:sz w:val="28"/>
                <w:szCs w:val="28"/>
                <w:rtl/>
              </w:rPr>
            </w:pPr>
            <w:r w:rsidRPr="004A7367">
              <w:rPr>
                <w:rFonts w:cs="B Lotus"/>
                <w:rtl/>
              </w:rPr>
              <w:t>12</w:t>
            </w:r>
          </w:p>
        </w:tc>
        <w:tc>
          <w:tcPr>
            <w:tcW w:w="1803" w:type="dxa"/>
          </w:tcPr>
          <w:p w14:paraId="42027911" w14:textId="47F03145"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A5552DA" w14:textId="77777777" w:rsidTr="00372823">
        <w:tc>
          <w:tcPr>
            <w:tcW w:w="1803" w:type="dxa"/>
          </w:tcPr>
          <w:p w14:paraId="5BA1E183" w14:textId="77777777" w:rsidR="004A7367" w:rsidRPr="004A7367" w:rsidRDefault="004A7367" w:rsidP="004A7367">
            <w:pPr>
              <w:pStyle w:val="ListParagraph"/>
              <w:numPr>
                <w:ilvl w:val="0"/>
                <w:numId w:val="63"/>
              </w:numPr>
              <w:bidi/>
              <w:jc w:val="center"/>
              <w:rPr>
                <w:rFonts w:cs="B Lotus"/>
                <w:rtl/>
              </w:rPr>
            </w:pPr>
          </w:p>
        </w:tc>
        <w:tc>
          <w:tcPr>
            <w:tcW w:w="1803" w:type="dxa"/>
          </w:tcPr>
          <w:p w14:paraId="2BCAC8A9" w14:textId="649EF450" w:rsidR="004A7367" w:rsidRPr="004A7367" w:rsidRDefault="004A7367" w:rsidP="004A7367">
            <w:pPr>
              <w:jc w:val="center"/>
              <w:rPr>
                <w:rFonts w:cs="B Lotus"/>
                <w:sz w:val="28"/>
                <w:szCs w:val="28"/>
                <w:rtl/>
              </w:rPr>
            </w:pPr>
            <w:r w:rsidRPr="004A7367">
              <w:rPr>
                <w:rFonts w:cs="B Lotus"/>
                <w:rtl/>
              </w:rPr>
              <w:t>1737</w:t>
            </w:r>
          </w:p>
        </w:tc>
        <w:tc>
          <w:tcPr>
            <w:tcW w:w="1803" w:type="dxa"/>
          </w:tcPr>
          <w:p w14:paraId="1D80C1FB" w14:textId="410F8F82" w:rsidR="004A7367" w:rsidRPr="004A7367" w:rsidRDefault="004A7367" w:rsidP="004A7367">
            <w:pPr>
              <w:jc w:val="center"/>
              <w:rPr>
                <w:rFonts w:cs="B Lotus"/>
                <w:sz w:val="28"/>
                <w:szCs w:val="28"/>
                <w:rtl/>
              </w:rPr>
            </w:pPr>
            <w:r w:rsidRPr="004A7367">
              <w:rPr>
                <w:rFonts w:cs="B Lotus" w:hint="cs"/>
                <w:rtl/>
              </w:rPr>
              <w:t>ترکالکی</w:t>
            </w:r>
          </w:p>
        </w:tc>
        <w:tc>
          <w:tcPr>
            <w:tcW w:w="1803" w:type="dxa"/>
          </w:tcPr>
          <w:p w14:paraId="6F9E71B4" w14:textId="0D013E07" w:rsidR="004A7367" w:rsidRPr="004A7367" w:rsidRDefault="004A7367" w:rsidP="004A7367">
            <w:pPr>
              <w:jc w:val="center"/>
              <w:rPr>
                <w:rFonts w:cs="B Lotus"/>
                <w:sz w:val="28"/>
                <w:szCs w:val="28"/>
                <w:rtl/>
              </w:rPr>
            </w:pPr>
            <w:r w:rsidRPr="004A7367">
              <w:rPr>
                <w:rFonts w:cs="B Lotus"/>
                <w:rtl/>
              </w:rPr>
              <w:t>12</w:t>
            </w:r>
          </w:p>
        </w:tc>
        <w:tc>
          <w:tcPr>
            <w:tcW w:w="1803" w:type="dxa"/>
          </w:tcPr>
          <w:p w14:paraId="2C7CF716" w14:textId="03B5572E"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65F659DE" w14:textId="77777777" w:rsidTr="00372823">
        <w:tc>
          <w:tcPr>
            <w:tcW w:w="1803" w:type="dxa"/>
          </w:tcPr>
          <w:p w14:paraId="1C62A5A3" w14:textId="77777777" w:rsidR="004A7367" w:rsidRPr="004A7367" w:rsidRDefault="004A7367" w:rsidP="004A7367">
            <w:pPr>
              <w:pStyle w:val="ListParagraph"/>
              <w:numPr>
                <w:ilvl w:val="0"/>
                <w:numId w:val="63"/>
              </w:numPr>
              <w:bidi/>
              <w:jc w:val="center"/>
              <w:rPr>
                <w:rFonts w:cs="B Lotus"/>
                <w:rtl/>
              </w:rPr>
            </w:pPr>
          </w:p>
        </w:tc>
        <w:tc>
          <w:tcPr>
            <w:tcW w:w="1803" w:type="dxa"/>
          </w:tcPr>
          <w:p w14:paraId="46584299" w14:textId="5EDE41DF" w:rsidR="004A7367" w:rsidRPr="004A7367" w:rsidRDefault="004A7367" w:rsidP="004A7367">
            <w:pPr>
              <w:jc w:val="center"/>
              <w:rPr>
                <w:rFonts w:cs="B Lotus"/>
                <w:sz w:val="28"/>
                <w:szCs w:val="28"/>
                <w:rtl/>
              </w:rPr>
            </w:pPr>
            <w:r w:rsidRPr="004A7367">
              <w:rPr>
                <w:rFonts w:cs="B Lotus"/>
                <w:rtl/>
              </w:rPr>
              <w:t>1738</w:t>
            </w:r>
          </w:p>
        </w:tc>
        <w:tc>
          <w:tcPr>
            <w:tcW w:w="1803" w:type="dxa"/>
          </w:tcPr>
          <w:p w14:paraId="42FFB369" w14:textId="0F91F0C4" w:rsidR="004A7367" w:rsidRPr="004A7367" w:rsidRDefault="004A7367" w:rsidP="004A7367">
            <w:pPr>
              <w:jc w:val="center"/>
              <w:rPr>
                <w:rFonts w:cs="B Lotus"/>
                <w:sz w:val="28"/>
                <w:szCs w:val="28"/>
                <w:rtl/>
              </w:rPr>
            </w:pPr>
            <w:r w:rsidRPr="004A7367">
              <w:rPr>
                <w:rFonts w:cs="B Lotus" w:hint="cs"/>
                <w:rtl/>
              </w:rPr>
              <w:t>سماله</w:t>
            </w:r>
          </w:p>
        </w:tc>
        <w:tc>
          <w:tcPr>
            <w:tcW w:w="1803" w:type="dxa"/>
          </w:tcPr>
          <w:p w14:paraId="66929617" w14:textId="6CCE4021" w:rsidR="004A7367" w:rsidRPr="004A7367" w:rsidRDefault="004A7367" w:rsidP="004A7367">
            <w:pPr>
              <w:jc w:val="center"/>
              <w:rPr>
                <w:rFonts w:cs="B Lotus"/>
                <w:sz w:val="28"/>
                <w:szCs w:val="28"/>
                <w:rtl/>
              </w:rPr>
            </w:pPr>
            <w:r w:rsidRPr="004A7367">
              <w:rPr>
                <w:rFonts w:cs="B Lotus"/>
                <w:rtl/>
              </w:rPr>
              <w:t>12</w:t>
            </w:r>
          </w:p>
        </w:tc>
        <w:tc>
          <w:tcPr>
            <w:tcW w:w="1803" w:type="dxa"/>
          </w:tcPr>
          <w:p w14:paraId="2094CD1E" w14:textId="3F7F2348"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05C11FFD" w14:textId="77777777" w:rsidTr="00372823">
        <w:tc>
          <w:tcPr>
            <w:tcW w:w="1803" w:type="dxa"/>
          </w:tcPr>
          <w:p w14:paraId="329D057E" w14:textId="77777777" w:rsidR="004A7367" w:rsidRPr="004A7367" w:rsidRDefault="004A7367" w:rsidP="004A7367">
            <w:pPr>
              <w:pStyle w:val="ListParagraph"/>
              <w:numPr>
                <w:ilvl w:val="0"/>
                <w:numId w:val="63"/>
              </w:numPr>
              <w:bidi/>
              <w:jc w:val="center"/>
              <w:rPr>
                <w:rFonts w:cs="B Lotus"/>
                <w:rtl/>
              </w:rPr>
            </w:pPr>
          </w:p>
        </w:tc>
        <w:tc>
          <w:tcPr>
            <w:tcW w:w="1803" w:type="dxa"/>
          </w:tcPr>
          <w:p w14:paraId="36E2767C" w14:textId="0B794D36" w:rsidR="004A7367" w:rsidRPr="004A7367" w:rsidRDefault="004A7367" w:rsidP="004A7367">
            <w:pPr>
              <w:jc w:val="center"/>
              <w:rPr>
                <w:rFonts w:cs="B Lotus"/>
                <w:sz w:val="28"/>
                <w:szCs w:val="28"/>
                <w:rtl/>
              </w:rPr>
            </w:pPr>
            <w:r w:rsidRPr="004A7367">
              <w:rPr>
                <w:rFonts w:cs="B Lotus"/>
                <w:rtl/>
              </w:rPr>
              <w:t>1739</w:t>
            </w:r>
          </w:p>
        </w:tc>
        <w:tc>
          <w:tcPr>
            <w:tcW w:w="1803" w:type="dxa"/>
          </w:tcPr>
          <w:p w14:paraId="28E84EE9" w14:textId="4793D21B" w:rsidR="004A7367" w:rsidRPr="004A7367" w:rsidRDefault="004A7367" w:rsidP="004A7367">
            <w:pPr>
              <w:jc w:val="center"/>
              <w:rPr>
                <w:rFonts w:cs="B Lotus"/>
                <w:sz w:val="28"/>
                <w:szCs w:val="28"/>
                <w:rtl/>
              </w:rPr>
            </w:pPr>
            <w:r w:rsidRPr="004A7367">
              <w:rPr>
                <w:rFonts w:cs="B Lotus" w:hint="cs"/>
                <w:rtl/>
              </w:rPr>
              <w:t>صالح</w:t>
            </w:r>
            <w:r w:rsidRPr="004A7367">
              <w:rPr>
                <w:rFonts w:cs="B Lotus"/>
                <w:rtl/>
              </w:rPr>
              <w:t xml:space="preserve"> </w:t>
            </w:r>
            <w:r w:rsidRPr="004A7367">
              <w:rPr>
                <w:rFonts w:cs="B Lotus" w:hint="cs"/>
                <w:rtl/>
              </w:rPr>
              <w:t>شهر</w:t>
            </w:r>
          </w:p>
        </w:tc>
        <w:tc>
          <w:tcPr>
            <w:tcW w:w="1803" w:type="dxa"/>
          </w:tcPr>
          <w:p w14:paraId="73280EA4" w14:textId="0CF02636" w:rsidR="004A7367" w:rsidRPr="004A7367" w:rsidRDefault="004A7367" w:rsidP="004A7367">
            <w:pPr>
              <w:jc w:val="center"/>
              <w:rPr>
                <w:rFonts w:cs="B Lotus"/>
                <w:sz w:val="28"/>
                <w:szCs w:val="28"/>
                <w:rtl/>
              </w:rPr>
            </w:pPr>
            <w:r w:rsidRPr="004A7367">
              <w:rPr>
                <w:rFonts w:cs="B Lotus"/>
                <w:rtl/>
              </w:rPr>
              <w:t>12</w:t>
            </w:r>
          </w:p>
        </w:tc>
        <w:tc>
          <w:tcPr>
            <w:tcW w:w="1803" w:type="dxa"/>
          </w:tcPr>
          <w:p w14:paraId="62C6AD27" w14:textId="73F69545"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43E535FF" w14:textId="77777777" w:rsidTr="00372823">
        <w:tc>
          <w:tcPr>
            <w:tcW w:w="1803" w:type="dxa"/>
          </w:tcPr>
          <w:p w14:paraId="0D0E9B40" w14:textId="77777777" w:rsidR="004A7367" w:rsidRPr="004A7367" w:rsidRDefault="004A7367" w:rsidP="004A7367">
            <w:pPr>
              <w:pStyle w:val="ListParagraph"/>
              <w:numPr>
                <w:ilvl w:val="0"/>
                <w:numId w:val="63"/>
              </w:numPr>
              <w:bidi/>
              <w:jc w:val="center"/>
              <w:rPr>
                <w:rFonts w:cs="B Lotus"/>
                <w:rtl/>
              </w:rPr>
            </w:pPr>
          </w:p>
        </w:tc>
        <w:tc>
          <w:tcPr>
            <w:tcW w:w="1803" w:type="dxa"/>
          </w:tcPr>
          <w:p w14:paraId="5CF4E5C7" w14:textId="55C965FC" w:rsidR="004A7367" w:rsidRPr="004A7367" w:rsidRDefault="004A7367" w:rsidP="004A7367">
            <w:pPr>
              <w:jc w:val="center"/>
              <w:rPr>
                <w:rFonts w:cs="B Lotus"/>
                <w:sz w:val="28"/>
                <w:szCs w:val="28"/>
                <w:rtl/>
              </w:rPr>
            </w:pPr>
            <w:r w:rsidRPr="004A7367">
              <w:rPr>
                <w:rFonts w:cs="B Lotus"/>
                <w:rtl/>
              </w:rPr>
              <w:t>1740</w:t>
            </w:r>
          </w:p>
        </w:tc>
        <w:tc>
          <w:tcPr>
            <w:tcW w:w="1803" w:type="dxa"/>
          </w:tcPr>
          <w:p w14:paraId="3A1FFE53" w14:textId="2A5A605F" w:rsidR="004A7367" w:rsidRPr="004A7367" w:rsidRDefault="004A7367" w:rsidP="004A7367">
            <w:pPr>
              <w:jc w:val="center"/>
              <w:rPr>
                <w:rFonts w:cs="B Lotus"/>
                <w:sz w:val="28"/>
                <w:szCs w:val="28"/>
                <w:rtl/>
              </w:rPr>
            </w:pPr>
            <w:r w:rsidRPr="004A7367">
              <w:rPr>
                <w:rFonts w:cs="B Lotus" w:hint="cs"/>
                <w:rtl/>
              </w:rPr>
              <w:t>جنت</w:t>
            </w:r>
            <w:r w:rsidRPr="004A7367">
              <w:rPr>
                <w:rFonts w:cs="B Lotus"/>
                <w:rtl/>
              </w:rPr>
              <w:t xml:space="preserve"> </w:t>
            </w:r>
            <w:r w:rsidRPr="004A7367">
              <w:rPr>
                <w:rFonts w:cs="B Lotus" w:hint="cs"/>
                <w:rtl/>
              </w:rPr>
              <w:t>مکان</w:t>
            </w:r>
          </w:p>
        </w:tc>
        <w:tc>
          <w:tcPr>
            <w:tcW w:w="1803" w:type="dxa"/>
          </w:tcPr>
          <w:p w14:paraId="786C99BB" w14:textId="682FDE99" w:rsidR="004A7367" w:rsidRPr="004A7367" w:rsidRDefault="004A7367" w:rsidP="004A7367">
            <w:pPr>
              <w:jc w:val="center"/>
              <w:rPr>
                <w:rFonts w:cs="B Lotus"/>
                <w:sz w:val="28"/>
                <w:szCs w:val="28"/>
                <w:rtl/>
              </w:rPr>
            </w:pPr>
            <w:r w:rsidRPr="004A7367">
              <w:rPr>
                <w:rFonts w:cs="B Lotus"/>
                <w:rtl/>
              </w:rPr>
              <w:t>12</w:t>
            </w:r>
          </w:p>
        </w:tc>
        <w:tc>
          <w:tcPr>
            <w:tcW w:w="1803" w:type="dxa"/>
          </w:tcPr>
          <w:p w14:paraId="79528421" w14:textId="0F7B755E"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26224C91" w14:textId="77777777" w:rsidTr="00372823">
        <w:tc>
          <w:tcPr>
            <w:tcW w:w="1803" w:type="dxa"/>
          </w:tcPr>
          <w:p w14:paraId="6F24463D" w14:textId="77777777" w:rsidR="004A7367" w:rsidRPr="004A7367" w:rsidRDefault="004A7367" w:rsidP="004A7367">
            <w:pPr>
              <w:pStyle w:val="ListParagraph"/>
              <w:numPr>
                <w:ilvl w:val="0"/>
                <w:numId w:val="63"/>
              </w:numPr>
              <w:bidi/>
              <w:jc w:val="center"/>
              <w:rPr>
                <w:rFonts w:cs="B Lotus"/>
                <w:rtl/>
              </w:rPr>
            </w:pPr>
          </w:p>
        </w:tc>
        <w:tc>
          <w:tcPr>
            <w:tcW w:w="1803" w:type="dxa"/>
          </w:tcPr>
          <w:p w14:paraId="4B554CFB" w14:textId="0E524C33" w:rsidR="004A7367" w:rsidRPr="004A7367" w:rsidRDefault="004A7367" w:rsidP="004A7367">
            <w:pPr>
              <w:jc w:val="center"/>
              <w:rPr>
                <w:rFonts w:cs="B Lotus"/>
                <w:sz w:val="28"/>
                <w:szCs w:val="28"/>
                <w:rtl/>
              </w:rPr>
            </w:pPr>
            <w:r w:rsidRPr="004A7367">
              <w:rPr>
                <w:rFonts w:cs="B Lotus"/>
                <w:rtl/>
              </w:rPr>
              <w:t>1741</w:t>
            </w:r>
          </w:p>
        </w:tc>
        <w:tc>
          <w:tcPr>
            <w:tcW w:w="1803" w:type="dxa"/>
          </w:tcPr>
          <w:p w14:paraId="22770EC1" w14:textId="06420B16" w:rsidR="004A7367" w:rsidRPr="004A7367" w:rsidRDefault="004A7367" w:rsidP="004A7367">
            <w:pPr>
              <w:jc w:val="center"/>
              <w:rPr>
                <w:rFonts w:cs="B Lotus"/>
                <w:sz w:val="28"/>
                <w:szCs w:val="28"/>
                <w:rtl/>
              </w:rPr>
            </w:pPr>
            <w:r w:rsidRPr="004A7367">
              <w:rPr>
                <w:rFonts w:cs="B Lotus" w:hint="cs"/>
                <w:rtl/>
              </w:rPr>
              <w:t>آبژدان</w:t>
            </w:r>
          </w:p>
        </w:tc>
        <w:tc>
          <w:tcPr>
            <w:tcW w:w="1803" w:type="dxa"/>
          </w:tcPr>
          <w:p w14:paraId="4C7DC639" w14:textId="2EAFF434" w:rsidR="004A7367" w:rsidRPr="004A7367" w:rsidRDefault="004A7367" w:rsidP="004A7367">
            <w:pPr>
              <w:jc w:val="center"/>
              <w:rPr>
                <w:rFonts w:cs="B Lotus"/>
                <w:sz w:val="28"/>
                <w:szCs w:val="28"/>
                <w:rtl/>
              </w:rPr>
            </w:pPr>
            <w:r w:rsidRPr="004A7367">
              <w:rPr>
                <w:rFonts w:cs="B Lotus"/>
                <w:rtl/>
              </w:rPr>
              <w:t>12</w:t>
            </w:r>
          </w:p>
        </w:tc>
        <w:tc>
          <w:tcPr>
            <w:tcW w:w="1803" w:type="dxa"/>
          </w:tcPr>
          <w:p w14:paraId="102A56D2" w14:textId="2F3844FC"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61A9F905" w14:textId="77777777" w:rsidTr="00372823">
        <w:tc>
          <w:tcPr>
            <w:tcW w:w="1803" w:type="dxa"/>
          </w:tcPr>
          <w:p w14:paraId="00958C50" w14:textId="77777777" w:rsidR="004A7367" w:rsidRPr="004A7367" w:rsidRDefault="004A7367" w:rsidP="004A7367">
            <w:pPr>
              <w:pStyle w:val="ListParagraph"/>
              <w:numPr>
                <w:ilvl w:val="0"/>
                <w:numId w:val="63"/>
              </w:numPr>
              <w:bidi/>
              <w:jc w:val="center"/>
              <w:rPr>
                <w:rFonts w:cs="B Lotus"/>
                <w:rtl/>
              </w:rPr>
            </w:pPr>
          </w:p>
        </w:tc>
        <w:tc>
          <w:tcPr>
            <w:tcW w:w="1803" w:type="dxa"/>
          </w:tcPr>
          <w:p w14:paraId="0CE013E5" w14:textId="1CBB4613" w:rsidR="004A7367" w:rsidRPr="004A7367" w:rsidRDefault="004A7367" w:rsidP="004A7367">
            <w:pPr>
              <w:jc w:val="center"/>
              <w:rPr>
                <w:rFonts w:cs="B Lotus"/>
                <w:sz w:val="28"/>
                <w:szCs w:val="28"/>
                <w:rtl/>
              </w:rPr>
            </w:pPr>
            <w:r w:rsidRPr="004A7367">
              <w:rPr>
                <w:rFonts w:cs="B Lotus"/>
                <w:rtl/>
              </w:rPr>
              <w:t>1742</w:t>
            </w:r>
          </w:p>
        </w:tc>
        <w:tc>
          <w:tcPr>
            <w:tcW w:w="1803" w:type="dxa"/>
          </w:tcPr>
          <w:p w14:paraId="0B67FB08" w14:textId="577C082A" w:rsidR="004A7367" w:rsidRPr="004A7367" w:rsidRDefault="004A7367" w:rsidP="004A7367">
            <w:pPr>
              <w:jc w:val="center"/>
              <w:rPr>
                <w:rFonts w:cs="B Lotus"/>
                <w:sz w:val="28"/>
                <w:szCs w:val="28"/>
                <w:rtl/>
              </w:rPr>
            </w:pPr>
            <w:r w:rsidRPr="004A7367">
              <w:rPr>
                <w:rFonts w:cs="B Lotus" w:hint="cs"/>
                <w:rtl/>
              </w:rPr>
              <w:t>قلعه</w:t>
            </w:r>
            <w:r w:rsidRPr="004A7367">
              <w:rPr>
                <w:rFonts w:cs="B Lotus"/>
                <w:rtl/>
              </w:rPr>
              <w:t xml:space="preserve"> </w:t>
            </w:r>
            <w:r w:rsidRPr="004A7367">
              <w:rPr>
                <w:rFonts w:cs="B Lotus" w:hint="cs"/>
                <w:rtl/>
              </w:rPr>
              <w:t>خواجو</w:t>
            </w:r>
          </w:p>
        </w:tc>
        <w:tc>
          <w:tcPr>
            <w:tcW w:w="1803" w:type="dxa"/>
          </w:tcPr>
          <w:p w14:paraId="2F161648" w14:textId="4C52151D" w:rsidR="004A7367" w:rsidRPr="004A7367" w:rsidRDefault="004A7367" w:rsidP="004A7367">
            <w:pPr>
              <w:jc w:val="center"/>
              <w:rPr>
                <w:rFonts w:cs="B Lotus"/>
                <w:sz w:val="28"/>
                <w:szCs w:val="28"/>
                <w:rtl/>
              </w:rPr>
            </w:pPr>
            <w:r w:rsidRPr="004A7367">
              <w:rPr>
                <w:rFonts w:cs="B Lotus"/>
                <w:rtl/>
              </w:rPr>
              <w:t>12</w:t>
            </w:r>
          </w:p>
        </w:tc>
        <w:tc>
          <w:tcPr>
            <w:tcW w:w="1803" w:type="dxa"/>
          </w:tcPr>
          <w:p w14:paraId="7D61A0B8" w14:textId="0400DBEC"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38B14B63" w14:textId="77777777" w:rsidTr="00372823">
        <w:tc>
          <w:tcPr>
            <w:tcW w:w="1803" w:type="dxa"/>
          </w:tcPr>
          <w:p w14:paraId="6DEF4817" w14:textId="77777777" w:rsidR="004A7367" w:rsidRPr="004A7367" w:rsidRDefault="004A7367" w:rsidP="004A7367">
            <w:pPr>
              <w:pStyle w:val="ListParagraph"/>
              <w:numPr>
                <w:ilvl w:val="0"/>
                <w:numId w:val="63"/>
              </w:numPr>
              <w:bidi/>
              <w:jc w:val="center"/>
              <w:rPr>
                <w:rFonts w:cs="B Lotus"/>
                <w:rtl/>
              </w:rPr>
            </w:pPr>
          </w:p>
        </w:tc>
        <w:tc>
          <w:tcPr>
            <w:tcW w:w="1803" w:type="dxa"/>
          </w:tcPr>
          <w:p w14:paraId="50C32A01" w14:textId="30018CCE" w:rsidR="004A7367" w:rsidRPr="004A7367" w:rsidRDefault="004A7367" w:rsidP="004A7367">
            <w:pPr>
              <w:jc w:val="center"/>
              <w:rPr>
                <w:rFonts w:cs="B Lotus"/>
                <w:sz w:val="28"/>
                <w:szCs w:val="28"/>
                <w:rtl/>
              </w:rPr>
            </w:pPr>
            <w:r w:rsidRPr="004A7367">
              <w:rPr>
                <w:rFonts w:cs="B Lotus"/>
                <w:rtl/>
              </w:rPr>
              <w:t>1743</w:t>
            </w:r>
          </w:p>
        </w:tc>
        <w:tc>
          <w:tcPr>
            <w:tcW w:w="1803" w:type="dxa"/>
          </w:tcPr>
          <w:p w14:paraId="6A2F457F" w14:textId="46838AC9" w:rsidR="004A7367" w:rsidRPr="004A7367" w:rsidRDefault="004A7367" w:rsidP="004A7367">
            <w:pPr>
              <w:jc w:val="center"/>
              <w:rPr>
                <w:rFonts w:cs="B Lotus"/>
                <w:sz w:val="28"/>
                <w:szCs w:val="28"/>
                <w:rtl/>
              </w:rPr>
            </w:pPr>
            <w:r w:rsidRPr="004A7367">
              <w:rPr>
                <w:rFonts w:cs="B Lotus" w:hint="cs"/>
                <w:rtl/>
              </w:rPr>
              <w:t>کوت</w:t>
            </w:r>
            <w:r w:rsidRPr="004A7367">
              <w:rPr>
                <w:rFonts w:cs="B Lotus"/>
                <w:rtl/>
              </w:rPr>
              <w:t xml:space="preserve"> </w:t>
            </w:r>
            <w:r w:rsidRPr="004A7367">
              <w:rPr>
                <w:rFonts w:cs="B Lotus" w:hint="cs"/>
                <w:rtl/>
              </w:rPr>
              <w:t>عبداله</w:t>
            </w:r>
          </w:p>
        </w:tc>
        <w:tc>
          <w:tcPr>
            <w:tcW w:w="1803" w:type="dxa"/>
          </w:tcPr>
          <w:p w14:paraId="328A10E0" w14:textId="3F701397" w:rsidR="004A7367" w:rsidRPr="004A7367" w:rsidRDefault="004A7367" w:rsidP="004A7367">
            <w:pPr>
              <w:jc w:val="center"/>
              <w:rPr>
                <w:rFonts w:cs="B Lotus"/>
                <w:sz w:val="28"/>
                <w:szCs w:val="28"/>
                <w:rtl/>
              </w:rPr>
            </w:pPr>
            <w:r w:rsidRPr="004A7367">
              <w:rPr>
                <w:rFonts w:cs="B Lotus"/>
                <w:rtl/>
              </w:rPr>
              <w:t>12</w:t>
            </w:r>
          </w:p>
        </w:tc>
        <w:tc>
          <w:tcPr>
            <w:tcW w:w="1803" w:type="dxa"/>
          </w:tcPr>
          <w:p w14:paraId="75B61EE3" w14:textId="49AC6823" w:rsidR="004A7367" w:rsidRPr="004A7367" w:rsidRDefault="004A7367" w:rsidP="004A7367">
            <w:pPr>
              <w:jc w:val="center"/>
              <w:rPr>
                <w:rFonts w:cs="B Lotus"/>
                <w:sz w:val="28"/>
                <w:szCs w:val="28"/>
                <w:rtl/>
              </w:rPr>
            </w:pPr>
            <w:r w:rsidRPr="004A7367">
              <w:rPr>
                <w:rFonts w:cs="B Lotus" w:hint="cs"/>
                <w:rtl/>
              </w:rPr>
              <w:t>خوزستان</w:t>
            </w:r>
          </w:p>
        </w:tc>
      </w:tr>
      <w:tr w:rsidR="004A7367" w:rsidRPr="004A7367" w14:paraId="7D92FA4D" w14:textId="77777777" w:rsidTr="00372823">
        <w:tc>
          <w:tcPr>
            <w:tcW w:w="1803" w:type="dxa"/>
          </w:tcPr>
          <w:p w14:paraId="0F251537" w14:textId="77777777" w:rsidR="004A7367" w:rsidRPr="004A7367" w:rsidRDefault="004A7367" w:rsidP="004A7367">
            <w:pPr>
              <w:pStyle w:val="ListParagraph"/>
              <w:numPr>
                <w:ilvl w:val="0"/>
                <w:numId w:val="63"/>
              </w:numPr>
              <w:bidi/>
              <w:jc w:val="center"/>
              <w:rPr>
                <w:rFonts w:cs="B Lotus"/>
                <w:rtl/>
              </w:rPr>
            </w:pPr>
          </w:p>
        </w:tc>
        <w:tc>
          <w:tcPr>
            <w:tcW w:w="1803" w:type="dxa"/>
          </w:tcPr>
          <w:p w14:paraId="04A5EF08" w14:textId="7623F036" w:rsidR="004A7367" w:rsidRPr="004A7367" w:rsidRDefault="004A7367" w:rsidP="004A7367">
            <w:pPr>
              <w:jc w:val="center"/>
              <w:rPr>
                <w:rFonts w:cs="B Lotus"/>
                <w:sz w:val="28"/>
                <w:szCs w:val="28"/>
                <w:rtl/>
              </w:rPr>
            </w:pPr>
            <w:r w:rsidRPr="004A7367">
              <w:rPr>
                <w:rFonts w:cs="B Lotus"/>
                <w:rtl/>
              </w:rPr>
              <w:t>221</w:t>
            </w:r>
          </w:p>
        </w:tc>
        <w:tc>
          <w:tcPr>
            <w:tcW w:w="1803" w:type="dxa"/>
          </w:tcPr>
          <w:p w14:paraId="6CCFC61E" w14:textId="5BC33E3A" w:rsidR="004A7367" w:rsidRPr="004A7367" w:rsidRDefault="004A7367" w:rsidP="004A7367">
            <w:pPr>
              <w:jc w:val="center"/>
              <w:rPr>
                <w:rFonts w:cs="B Lotus"/>
                <w:sz w:val="28"/>
                <w:szCs w:val="28"/>
                <w:rtl/>
              </w:rPr>
            </w:pPr>
            <w:r w:rsidRPr="004A7367">
              <w:rPr>
                <w:rFonts w:cs="B Lotus" w:hint="cs"/>
                <w:rtl/>
              </w:rPr>
              <w:t>زنجان</w:t>
            </w:r>
          </w:p>
        </w:tc>
        <w:tc>
          <w:tcPr>
            <w:tcW w:w="1803" w:type="dxa"/>
          </w:tcPr>
          <w:p w14:paraId="79F06049" w14:textId="6C372596" w:rsidR="004A7367" w:rsidRPr="004A7367" w:rsidRDefault="004A7367" w:rsidP="004A7367">
            <w:pPr>
              <w:jc w:val="center"/>
              <w:rPr>
                <w:rFonts w:cs="B Lotus"/>
                <w:sz w:val="28"/>
                <w:szCs w:val="28"/>
                <w:rtl/>
              </w:rPr>
            </w:pPr>
            <w:r w:rsidRPr="004A7367">
              <w:rPr>
                <w:rFonts w:cs="B Lotus"/>
                <w:rtl/>
              </w:rPr>
              <w:t>13</w:t>
            </w:r>
          </w:p>
        </w:tc>
        <w:tc>
          <w:tcPr>
            <w:tcW w:w="1803" w:type="dxa"/>
          </w:tcPr>
          <w:p w14:paraId="15AAC63C" w14:textId="1AA9E8A0"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24C7F95F" w14:textId="77777777" w:rsidTr="00372823">
        <w:tc>
          <w:tcPr>
            <w:tcW w:w="1803" w:type="dxa"/>
          </w:tcPr>
          <w:p w14:paraId="7F93E7DA" w14:textId="77777777" w:rsidR="004A7367" w:rsidRPr="004A7367" w:rsidRDefault="004A7367" w:rsidP="004A7367">
            <w:pPr>
              <w:pStyle w:val="ListParagraph"/>
              <w:numPr>
                <w:ilvl w:val="0"/>
                <w:numId w:val="63"/>
              </w:numPr>
              <w:bidi/>
              <w:jc w:val="center"/>
              <w:rPr>
                <w:rFonts w:cs="B Lotus"/>
                <w:rtl/>
              </w:rPr>
            </w:pPr>
          </w:p>
        </w:tc>
        <w:tc>
          <w:tcPr>
            <w:tcW w:w="1803" w:type="dxa"/>
          </w:tcPr>
          <w:p w14:paraId="0A9964B8" w14:textId="034E02CB" w:rsidR="004A7367" w:rsidRPr="004A7367" w:rsidRDefault="004A7367" w:rsidP="004A7367">
            <w:pPr>
              <w:jc w:val="center"/>
              <w:rPr>
                <w:rFonts w:cs="B Lotus"/>
                <w:sz w:val="28"/>
                <w:szCs w:val="28"/>
                <w:rtl/>
              </w:rPr>
            </w:pPr>
            <w:r w:rsidRPr="004A7367">
              <w:rPr>
                <w:rFonts w:cs="B Lotus"/>
                <w:rtl/>
              </w:rPr>
              <w:t>222</w:t>
            </w:r>
          </w:p>
        </w:tc>
        <w:tc>
          <w:tcPr>
            <w:tcW w:w="1803" w:type="dxa"/>
          </w:tcPr>
          <w:p w14:paraId="39B9AD5A" w14:textId="62CDCFDB" w:rsidR="004A7367" w:rsidRPr="004A7367" w:rsidRDefault="004A7367" w:rsidP="004A7367">
            <w:pPr>
              <w:jc w:val="center"/>
              <w:rPr>
                <w:rFonts w:cs="B Lotus"/>
                <w:sz w:val="28"/>
                <w:szCs w:val="28"/>
                <w:rtl/>
              </w:rPr>
            </w:pPr>
            <w:r w:rsidRPr="004A7367">
              <w:rPr>
                <w:rFonts w:cs="B Lotus" w:hint="cs"/>
                <w:rtl/>
              </w:rPr>
              <w:t>ابهر</w:t>
            </w:r>
          </w:p>
        </w:tc>
        <w:tc>
          <w:tcPr>
            <w:tcW w:w="1803" w:type="dxa"/>
          </w:tcPr>
          <w:p w14:paraId="233C2C9D" w14:textId="0CABE18D" w:rsidR="004A7367" w:rsidRPr="004A7367" w:rsidRDefault="004A7367" w:rsidP="004A7367">
            <w:pPr>
              <w:jc w:val="center"/>
              <w:rPr>
                <w:rFonts w:cs="B Lotus"/>
                <w:sz w:val="28"/>
                <w:szCs w:val="28"/>
                <w:rtl/>
              </w:rPr>
            </w:pPr>
            <w:r w:rsidRPr="004A7367">
              <w:rPr>
                <w:rFonts w:cs="B Lotus"/>
                <w:rtl/>
              </w:rPr>
              <w:t>13</w:t>
            </w:r>
          </w:p>
        </w:tc>
        <w:tc>
          <w:tcPr>
            <w:tcW w:w="1803" w:type="dxa"/>
          </w:tcPr>
          <w:p w14:paraId="5688517C" w14:textId="38F8924C"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5AE1BC07" w14:textId="77777777" w:rsidTr="00372823">
        <w:tc>
          <w:tcPr>
            <w:tcW w:w="1803" w:type="dxa"/>
          </w:tcPr>
          <w:p w14:paraId="74AA1C4A" w14:textId="77777777" w:rsidR="004A7367" w:rsidRPr="004A7367" w:rsidRDefault="004A7367" w:rsidP="004A7367">
            <w:pPr>
              <w:pStyle w:val="ListParagraph"/>
              <w:numPr>
                <w:ilvl w:val="0"/>
                <w:numId w:val="63"/>
              </w:numPr>
              <w:bidi/>
              <w:jc w:val="center"/>
              <w:rPr>
                <w:rFonts w:cs="B Lotus"/>
                <w:rtl/>
              </w:rPr>
            </w:pPr>
          </w:p>
        </w:tc>
        <w:tc>
          <w:tcPr>
            <w:tcW w:w="1803" w:type="dxa"/>
          </w:tcPr>
          <w:p w14:paraId="26B66D28" w14:textId="331150AA" w:rsidR="004A7367" w:rsidRPr="004A7367" w:rsidRDefault="004A7367" w:rsidP="004A7367">
            <w:pPr>
              <w:jc w:val="center"/>
              <w:rPr>
                <w:rFonts w:cs="B Lotus"/>
                <w:sz w:val="28"/>
                <w:szCs w:val="28"/>
                <w:rtl/>
              </w:rPr>
            </w:pPr>
            <w:r w:rsidRPr="004A7367">
              <w:rPr>
                <w:rFonts w:cs="B Lotus"/>
                <w:rtl/>
              </w:rPr>
              <w:t>223</w:t>
            </w:r>
          </w:p>
        </w:tc>
        <w:tc>
          <w:tcPr>
            <w:tcW w:w="1803" w:type="dxa"/>
          </w:tcPr>
          <w:p w14:paraId="3F86617C" w14:textId="3A50688B" w:rsidR="004A7367" w:rsidRPr="004A7367" w:rsidRDefault="004A7367" w:rsidP="004A7367">
            <w:pPr>
              <w:jc w:val="center"/>
              <w:rPr>
                <w:rFonts w:cs="B Lotus"/>
                <w:sz w:val="28"/>
                <w:szCs w:val="28"/>
                <w:rtl/>
              </w:rPr>
            </w:pPr>
            <w:r w:rsidRPr="004A7367">
              <w:rPr>
                <w:rFonts w:cs="B Lotus" w:hint="cs"/>
                <w:rtl/>
              </w:rPr>
              <w:t>قره</w:t>
            </w:r>
            <w:r w:rsidRPr="004A7367">
              <w:rPr>
                <w:rFonts w:cs="B Lotus"/>
                <w:rtl/>
              </w:rPr>
              <w:t xml:space="preserve"> </w:t>
            </w:r>
            <w:r w:rsidRPr="004A7367">
              <w:rPr>
                <w:rFonts w:cs="B Lotus" w:hint="cs"/>
                <w:rtl/>
              </w:rPr>
              <w:t>چمن</w:t>
            </w:r>
          </w:p>
        </w:tc>
        <w:tc>
          <w:tcPr>
            <w:tcW w:w="1803" w:type="dxa"/>
          </w:tcPr>
          <w:p w14:paraId="2156B69A" w14:textId="39C76DB8" w:rsidR="004A7367" w:rsidRPr="004A7367" w:rsidRDefault="004A7367" w:rsidP="004A7367">
            <w:pPr>
              <w:jc w:val="center"/>
              <w:rPr>
                <w:rFonts w:cs="B Lotus"/>
                <w:sz w:val="28"/>
                <w:szCs w:val="28"/>
                <w:rtl/>
              </w:rPr>
            </w:pPr>
            <w:r w:rsidRPr="004A7367">
              <w:rPr>
                <w:rFonts w:cs="B Lotus"/>
                <w:rtl/>
              </w:rPr>
              <w:t>13</w:t>
            </w:r>
          </w:p>
        </w:tc>
        <w:tc>
          <w:tcPr>
            <w:tcW w:w="1803" w:type="dxa"/>
          </w:tcPr>
          <w:p w14:paraId="16A802A5" w14:textId="32C901CA"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4B474280" w14:textId="77777777" w:rsidTr="00372823">
        <w:tc>
          <w:tcPr>
            <w:tcW w:w="1803" w:type="dxa"/>
          </w:tcPr>
          <w:p w14:paraId="17C1B3FC" w14:textId="77777777" w:rsidR="004A7367" w:rsidRPr="004A7367" w:rsidRDefault="004A7367" w:rsidP="004A7367">
            <w:pPr>
              <w:pStyle w:val="ListParagraph"/>
              <w:numPr>
                <w:ilvl w:val="0"/>
                <w:numId w:val="63"/>
              </w:numPr>
              <w:bidi/>
              <w:jc w:val="center"/>
              <w:rPr>
                <w:rFonts w:cs="B Lotus"/>
                <w:rtl/>
              </w:rPr>
            </w:pPr>
          </w:p>
        </w:tc>
        <w:tc>
          <w:tcPr>
            <w:tcW w:w="1803" w:type="dxa"/>
          </w:tcPr>
          <w:p w14:paraId="20F745CA" w14:textId="645662F8" w:rsidR="004A7367" w:rsidRPr="004A7367" w:rsidRDefault="004A7367" w:rsidP="004A7367">
            <w:pPr>
              <w:jc w:val="center"/>
              <w:rPr>
                <w:rFonts w:cs="B Lotus"/>
                <w:sz w:val="28"/>
                <w:szCs w:val="28"/>
                <w:rtl/>
              </w:rPr>
            </w:pPr>
            <w:r w:rsidRPr="004A7367">
              <w:rPr>
                <w:rFonts w:cs="B Lotus"/>
                <w:rtl/>
              </w:rPr>
              <w:t>224</w:t>
            </w:r>
          </w:p>
        </w:tc>
        <w:tc>
          <w:tcPr>
            <w:tcW w:w="1803" w:type="dxa"/>
          </w:tcPr>
          <w:p w14:paraId="493D29C7" w14:textId="611FB3F6" w:rsidR="004A7367" w:rsidRPr="004A7367" w:rsidRDefault="004A7367" w:rsidP="004A7367">
            <w:pPr>
              <w:jc w:val="center"/>
              <w:rPr>
                <w:rFonts w:cs="B Lotus"/>
                <w:sz w:val="28"/>
                <w:szCs w:val="28"/>
                <w:rtl/>
              </w:rPr>
            </w:pPr>
            <w:r w:rsidRPr="004A7367">
              <w:rPr>
                <w:rFonts w:cs="B Lotus" w:hint="cs"/>
                <w:rtl/>
              </w:rPr>
              <w:t>خرمدره</w:t>
            </w:r>
          </w:p>
        </w:tc>
        <w:tc>
          <w:tcPr>
            <w:tcW w:w="1803" w:type="dxa"/>
          </w:tcPr>
          <w:p w14:paraId="4A789780" w14:textId="1847C57A" w:rsidR="004A7367" w:rsidRPr="004A7367" w:rsidRDefault="004A7367" w:rsidP="004A7367">
            <w:pPr>
              <w:jc w:val="center"/>
              <w:rPr>
                <w:rFonts w:cs="B Lotus"/>
                <w:sz w:val="28"/>
                <w:szCs w:val="28"/>
                <w:rtl/>
              </w:rPr>
            </w:pPr>
            <w:r w:rsidRPr="004A7367">
              <w:rPr>
                <w:rFonts w:cs="B Lotus"/>
                <w:rtl/>
              </w:rPr>
              <w:t>13</w:t>
            </w:r>
          </w:p>
        </w:tc>
        <w:tc>
          <w:tcPr>
            <w:tcW w:w="1803" w:type="dxa"/>
          </w:tcPr>
          <w:p w14:paraId="0F58EC09" w14:textId="146F9C62"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311A46B0" w14:textId="77777777" w:rsidTr="00372823">
        <w:tc>
          <w:tcPr>
            <w:tcW w:w="1803" w:type="dxa"/>
          </w:tcPr>
          <w:p w14:paraId="30AB0DF2" w14:textId="77777777" w:rsidR="004A7367" w:rsidRPr="004A7367" w:rsidRDefault="004A7367" w:rsidP="004A7367">
            <w:pPr>
              <w:pStyle w:val="ListParagraph"/>
              <w:numPr>
                <w:ilvl w:val="0"/>
                <w:numId w:val="63"/>
              </w:numPr>
              <w:bidi/>
              <w:jc w:val="center"/>
              <w:rPr>
                <w:rFonts w:cs="B Lotus"/>
                <w:rtl/>
              </w:rPr>
            </w:pPr>
          </w:p>
        </w:tc>
        <w:tc>
          <w:tcPr>
            <w:tcW w:w="1803" w:type="dxa"/>
          </w:tcPr>
          <w:p w14:paraId="07CEFBD3" w14:textId="18CF24E2" w:rsidR="004A7367" w:rsidRPr="004A7367" w:rsidRDefault="004A7367" w:rsidP="004A7367">
            <w:pPr>
              <w:jc w:val="center"/>
              <w:rPr>
                <w:rFonts w:cs="B Lotus"/>
                <w:sz w:val="28"/>
                <w:szCs w:val="28"/>
                <w:rtl/>
              </w:rPr>
            </w:pPr>
            <w:r w:rsidRPr="004A7367">
              <w:rPr>
                <w:rFonts w:cs="B Lotus"/>
                <w:rtl/>
              </w:rPr>
              <w:t>225</w:t>
            </w:r>
          </w:p>
        </w:tc>
        <w:tc>
          <w:tcPr>
            <w:tcW w:w="1803" w:type="dxa"/>
          </w:tcPr>
          <w:p w14:paraId="2A9F8088" w14:textId="5DC6BE4D" w:rsidR="004A7367" w:rsidRPr="004A7367" w:rsidRDefault="004A7367" w:rsidP="004A7367">
            <w:pPr>
              <w:jc w:val="center"/>
              <w:rPr>
                <w:rFonts w:cs="B Lotus"/>
                <w:sz w:val="28"/>
                <w:szCs w:val="28"/>
                <w:rtl/>
              </w:rPr>
            </w:pPr>
            <w:r w:rsidRPr="004A7367">
              <w:rPr>
                <w:rFonts w:cs="B Lotus" w:hint="cs"/>
                <w:rtl/>
              </w:rPr>
              <w:t>خدابنده</w:t>
            </w:r>
          </w:p>
        </w:tc>
        <w:tc>
          <w:tcPr>
            <w:tcW w:w="1803" w:type="dxa"/>
          </w:tcPr>
          <w:p w14:paraId="4412A1B2" w14:textId="2C7F85C3" w:rsidR="004A7367" w:rsidRPr="004A7367" w:rsidRDefault="004A7367" w:rsidP="004A7367">
            <w:pPr>
              <w:jc w:val="center"/>
              <w:rPr>
                <w:rFonts w:cs="B Lotus"/>
                <w:sz w:val="28"/>
                <w:szCs w:val="28"/>
                <w:rtl/>
              </w:rPr>
            </w:pPr>
            <w:r w:rsidRPr="004A7367">
              <w:rPr>
                <w:rFonts w:cs="B Lotus"/>
                <w:rtl/>
              </w:rPr>
              <w:t>13</w:t>
            </w:r>
          </w:p>
        </w:tc>
        <w:tc>
          <w:tcPr>
            <w:tcW w:w="1803" w:type="dxa"/>
          </w:tcPr>
          <w:p w14:paraId="19D1FDA9" w14:textId="333B51FF"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489ECC79" w14:textId="77777777" w:rsidTr="00372823">
        <w:tc>
          <w:tcPr>
            <w:tcW w:w="1803" w:type="dxa"/>
          </w:tcPr>
          <w:p w14:paraId="76EDCA86" w14:textId="77777777" w:rsidR="004A7367" w:rsidRPr="004A7367" w:rsidRDefault="004A7367" w:rsidP="004A7367">
            <w:pPr>
              <w:pStyle w:val="ListParagraph"/>
              <w:numPr>
                <w:ilvl w:val="0"/>
                <w:numId w:val="63"/>
              </w:numPr>
              <w:bidi/>
              <w:jc w:val="center"/>
              <w:rPr>
                <w:rFonts w:cs="B Lotus"/>
                <w:rtl/>
              </w:rPr>
            </w:pPr>
          </w:p>
        </w:tc>
        <w:tc>
          <w:tcPr>
            <w:tcW w:w="1803" w:type="dxa"/>
          </w:tcPr>
          <w:p w14:paraId="5816A54E" w14:textId="05C57A68" w:rsidR="004A7367" w:rsidRPr="004A7367" w:rsidRDefault="004A7367" w:rsidP="004A7367">
            <w:pPr>
              <w:jc w:val="center"/>
              <w:rPr>
                <w:rFonts w:cs="B Lotus"/>
                <w:sz w:val="28"/>
                <w:szCs w:val="28"/>
                <w:rtl/>
              </w:rPr>
            </w:pPr>
            <w:r w:rsidRPr="004A7367">
              <w:rPr>
                <w:rFonts w:cs="B Lotus"/>
                <w:rtl/>
              </w:rPr>
              <w:t>226</w:t>
            </w:r>
          </w:p>
        </w:tc>
        <w:tc>
          <w:tcPr>
            <w:tcW w:w="1803" w:type="dxa"/>
          </w:tcPr>
          <w:p w14:paraId="77D0733B" w14:textId="03F5A84C" w:rsidR="004A7367" w:rsidRPr="004A7367" w:rsidRDefault="004A7367" w:rsidP="004A7367">
            <w:pPr>
              <w:jc w:val="center"/>
              <w:rPr>
                <w:rFonts w:cs="B Lotus"/>
                <w:sz w:val="28"/>
                <w:szCs w:val="28"/>
                <w:rtl/>
              </w:rPr>
            </w:pPr>
            <w:r w:rsidRPr="004A7367">
              <w:rPr>
                <w:rFonts w:cs="B Lotus" w:hint="cs"/>
                <w:rtl/>
              </w:rPr>
              <w:t>طارم</w:t>
            </w:r>
          </w:p>
        </w:tc>
        <w:tc>
          <w:tcPr>
            <w:tcW w:w="1803" w:type="dxa"/>
          </w:tcPr>
          <w:p w14:paraId="12E18CBB" w14:textId="02462E26" w:rsidR="004A7367" w:rsidRPr="004A7367" w:rsidRDefault="004A7367" w:rsidP="004A7367">
            <w:pPr>
              <w:jc w:val="center"/>
              <w:rPr>
                <w:rFonts w:cs="B Lotus"/>
                <w:sz w:val="28"/>
                <w:szCs w:val="28"/>
                <w:rtl/>
              </w:rPr>
            </w:pPr>
            <w:r w:rsidRPr="004A7367">
              <w:rPr>
                <w:rFonts w:cs="B Lotus"/>
                <w:rtl/>
              </w:rPr>
              <w:t>13</w:t>
            </w:r>
          </w:p>
        </w:tc>
        <w:tc>
          <w:tcPr>
            <w:tcW w:w="1803" w:type="dxa"/>
          </w:tcPr>
          <w:p w14:paraId="71E0A3CB" w14:textId="596526AB"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6EB02D19" w14:textId="77777777" w:rsidTr="00372823">
        <w:tc>
          <w:tcPr>
            <w:tcW w:w="1803" w:type="dxa"/>
          </w:tcPr>
          <w:p w14:paraId="05597E55" w14:textId="77777777" w:rsidR="004A7367" w:rsidRPr="004A7367" w:rsidRDefault="004A7367" w:rsidP="004A7367">
            <w:pPr>
              <w:pStyle w:val="ListParagraph"/>
              <w:numPr>
                <w:ilvl w:val="0"/>
                <w:numId w:val="63"/>
              </w:numPr>
              <w:bidi/>
              <w:jc w:val="center"/>
              <w:rPr>
                <w:rFonts w:cs="B Lotus"/>
                <w:rtl/>
              </w:rPr>
            </w:pPr>
          </w:p>
        </w:tc>
        <w:tc>
          <w:tcPr>
            <w:tcW w:w="1803" w:type="dxa"/>
          </w:tcPr>
          <w:p w14:paraId="0F171554" w14:textId="1889572D" w:rsidR="004A7367" w:rsidRPr="004A7367" w:rsidRDefault="004A7367" w:rsidP="004A7367">
            <w:pPr>
              <w:jc w:val="center"/>
              <w:rPr>
                <w:rFonts w:cs="B Lotus"/>
                <w:sz w:val="28"/>
                <w:szCs w:val="28"/>
                <w:rtl/>
              </w:rPr>
            </w:pPr>
            <w:r w:rsidRPr="004A7367">
              <w:rPr>
                <w:rFonts w:cs="B Lotus"/>
                <w:rtl/>
              </w:rPr>
              <w:t>227</w:t>
            </w:r>
          </w:p>
        </w:tc>
        <w:tc>
          <w:tcPr>
            <w:tcW w:w="1803" w:type="dxa"/>
          </w:tcPr>
          <w:p w14:paraId="0399E30E" w14:textId="67E216C9" w:rsidR="004A7367" w:rsidRPr="004A7367" w:rsidRDefault="004A7367" w:rsidP="004A7367">
            <w:pPr>
              <w:jc w:val="center"/>
              <w:rPr>
                <w:rFonts w:cs="B Lotus"/>
                <w:sz w:val="28"/>
                <w:szCs w:val="28"/>
                <w:rtl/>
              </w:rPr>
            </w:pPr>
            <w:r w:rsidRPr="004A7367">
              <w:rPr>
                <w:rFonts w:cs="B Lotus" w:hint="cs"/>
                <w:rtl/>
              </w:rPr>
              <w:t>سلطانیه</w:t>
            </w:r>
          </w:p>
        </w:tc>
        <w:tc>
          <w:tcPr>
            <w:tcW w:w="1803" w:type="dxa"/>
          </w:tcPr>
          <w:p w14:paraId="41A831A7" w14:textId="67911B1F" w:rsidR="004A7367" w:rsidRPr="004A7367" w:rsidRDefault="004A7367" w:rsidP="004A7367">
            <w:pPr>
              <w:jc w:val="center"/>
              <w:rPr>
                <w:rFonts w:cs="B Lotus"/>
                <w:sz w:val="28"/>
                <w:szCs w:val="28"/>
                <w:rtl/>
              </w:rPr>
            </w:pPr>
            <w:r w:rsidRPr="004A7367">
              <w:rPr>
                <w:rFonts w:cs="B Lotus"/>
                <w:rtl/>
              </w:rPr>
              <w:t>13</w:t>
            </w:r>
          </w:p>
        </w:tc>
        <w:tc>
          <w:tcPr>
            <w:tcW w:w="1803" w:type="dxa"/>
          </w:tcPr>
          <w:p w14:paraId="6C85BBE4" w14:textId="44CA6900"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435ED581" w14:textId="77777777" w:rsidTr="00372823">
        <w:tc>
          <w:tcPr>
            <w:tcW w:w="1803" w:type="dxa"/>
          </w:tcPr>
          <w:p w14:paraId="02DD203E" w14:textId="77777777" w:rsidR="004A7367" w:rsidRPr="004A7367" w:rsidRDefault="004A7367" w:rsidP="004A7367">
            <w:pPr>
              <w:pStyle w:val="ListParagraph"/>
              <w:numPr>
                <w:ilvl w:val="0"/>
                <w:numId w:val="63"/>
              </w:numPr>
              <w:bidi/>
              <w:jc w:val="center"/>
              <w:rPr>
                <w:rFonts w:cs="B Lotus"/>
                <w:rtl/>
              </w:rPr>
            </w:pPr>
          </w:p>
        </w:tc>
        <w:tc>
          <w:tcPr>
            <w:tcW w:w="1803" w:type="dxa"/>
          </w:tcPr>
          <w:p w14:paraId="77BF15CF" w14:textId="242AFEB1" w:rsidR="004A7367" w:rsidRPr="004A7367" w:rsidRDefault="004A7367" w:rsidP="004A7367">
            <w:pPr>
              <w:jc w:val="center"/>
              <w:rPr>
                <w:rFonts w:cs="B Lotus"/>
                <w:sz w:val="28"/>
                <w:szCs w:val="28"/>
                <w:rtl/>
              </w:rPr>
            </w:pPr>
            <w:r w:rsidRPr="004A7367">
              <w:rPr>
                <w:rFonts w:cs="B Lotus"/>
                <w:rtl/>
              </w:rPr>
              <w:t>228</w:t>
            </w:r>
          </w:p>
        </w:tc>
        <w:tc>
          <w:tcPr>
            <w:tcW w:w="1803" w:type="dxa"/>
          </w:tcPr>
          <w:p w14:paraId="78B49E9B" w14:textId="2079900A" w:rsidR="004A7367" w:rsidRPr="004A7367" w:rsidRDefault="004A7367" w:rsidP="004A7367">
            <w:pPr>
              <w:jc w:val="center"/>
              <w:rPr>
                <w:rFonts w:cs="B Lotus"/>
                <w:sz w:val="28"/>
                <w:szCs w:val="28"/>
                <w:rtl/>
              </w:rPr>
            </w:pPr>
            <w:r w:rsidRPr="004A7367">
              <w:rPr>
                <w:rFonts w:cs="B Lotus" w:hint="cs"/>
                <w:rtl/>
              </w:rPr>
              <w:t>صائین</w:t>
            </w:r>
            <w:r w:rsidRPr="004A7367">
              <w:rPr>
                <w:rFonts w:cs="B Lotus"/>
                <w:rtl/>
              </w:rPr>
              <w:t xml:space="preserve"> </w:t>
            </w:r>
            <w:r w:rsidRPr="004A7367">
              <w:rPr>
                <w:rFonts w:cs="B Lotus" w:hint="cs"/>
                <w:rtl/>
              </w:rPr>
              <w:t>قلعه</w:t>
            </w:r>
          </w:p>
        </w:tc>
        <w:tc>
          <w:tcPr>
            <w:tcW w:w="1803" w:type="dxa"/>
          </w:tcPr>
          <w:p w14:paraId="44359C9D" w14:textId="72978AE6" w:rsidR="004A7367" w:rsidRPr="004A7367" w:rsidRDefault="004A7367" w:rsidP="004A7367">
            <w:pPr>
              <w:jc w:val="center"/>
              <w:rPr>
                <w:rFonts w:cs="B Lotus"/>
                <w:sz w:val="28"/>
                <w:szCs w:val="28"/>
                <w:rtl/>
              </w:rPr>
            </w:pPr>
            <w:r w:rsidRPr="004A7367">
              <w:rPr>
                <w:rFonts w:cs="B Lotus"/>
                <w:rtl/>
              </w:rPr>
              <w:t>13</w:t>
            </w:r>
          </w:p>
        </w:tc>
        <w:tc>
          <w:tcPr>
            <w:tcW w:w="1803" w:type="dxa"/>
          </w:tcPr>
          <w:p w14:paraId="57C61A0F" w14:textId="3AB88D65"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1636B9AA" w14:textId="77777777" w:rsidTr="00372823">
        <w:tc>
          <w:tcPr>
            <w:tcW w:w="1803" w:type="dxa"/>
          </w:tcPr>
          <w:p w14:paraId="13D73061" w14:textId="77777777" w:rsidR="004A7367" w:rsidRPr="004A7367" w:rsidRDefault="004A7367" w:rsidP="004A7367">
            <w:pPr>
              <w:pStyle w:val="ListParagraph"/>
              <w:numPr>
                <w:ilvl w:val="0"/>
                <w:numId w:val="63"/>
              </w:numPr>
              <w:bidi/>
              <w:jc w:val="center"/>
              <w:rPr>
                <w:rFonts w:cs="B Lotus"/>
                <w:rtl/>
              </w:rPr>
            </w:pPr>
          </w:p>
        </w:tc>
        <w:tc>
          <w:tcPr>
            <w:tcW w:w="1803" w:type="dxa"/>
          </w:tcPr>
          <w:p w14:paraId="28319FAA" w14:textId="55152EA3" w:rsidR="004A7367" w:rsidRPr="004A7367" w:rsidRDefault="004A7367" w:rsidP="004A7367">
            <w:pPr>
              <w:jc w:val="center"/>
              <w:rPr>
                <w:rFonts w:cs="B Lotus"/>
                <w:sz w:val="28"/>
                <w:szCs w:val="28"/>
                <w:rtl/>
              </w:rPr>
            </w:pPr>
            <w:r w:rsidRPr="004A7367">
              <w:rPr>
                <w:rFonts w:cs="B Lotus"/>
                <w:rtl/>
              </w:rPr>
              <w:t>651</w:t>
            </w:r>
          </w:p>
        </w:tc>
        <w:tc>
          <w:tcPr>
            <w:tcW w:w="1803" w:type="dxa"/>
          </w:tcPr>
          <w:p w14:paraId="12C70285" w14:textId="28AAFFF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زرین</w:t>
            </w:r>
            <w:r w:rsidRPr="004A7367">
              <w:rPr>
                <w:rFonts w:cs="B Lotus"/>
                <w:rtl/>
              </w:rPr>
              <w:t xml:space="preserve"> </w:t>
            </w:r>
            <w:r w:rsidRPr="004A7367">
              <w:rPr>
                <w:rFonts w:cs="B Lotus" w:hint="cs"/>
                <w:rtl/>
              </w:rPr>
              <w:t>آباد‏</w:t>
            </w:r>
          </w:p>
        </w:tc>
        <w:tc>
          <w:tcPr>
            <w:tcW w:w="1803" w:type="dxa"/>
          </w:tcPr>
          <w:p w14:paraId="77B85FE9" w14:textId="432AEEB7" w:rsidR="004A7367" w:rsidRPr="004A7367" w:rsidRDefault="004A7367" w:rsidP="004A7367">
            <w:pPr>
              <w:jc w:val="center"/>
              <w:rPr>
                <w:rFonts w:cs="B Lotus"/>
                <w:sz w:val="28"/>
                <w:szCs w:val="28"/>
                <w:rtl/>
              </w:rPr>
            </w:pPr>
            <w:r w:rsidRPr="004A7367">
              <w:rPr>
                <w:rFonts w:cs="B Lotus"/>
                <w:rtl/>
              </w:rPr>
              <w:t>13</w:t>
            </w:r>
          </w:p>
        </w:tc>
        <w:tc>
          <w:tcPr>
            <w:tcW w:w="1803" w:type="dxa"/>
          </w:tcPr>
          <w:p w14:paraId="7744654D" w14:textId="6114B49A"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10FA0A06" w14:textId="77777777" w:rsidTr="00372823">
        <w:tc>
          <w:tcPr>
            <w:tcW w:w="1803" w:type="dxa"/>
          </w:tcPr>
          <w:p w14:paraId="41F4F32B" w14:textId="77777777" w:rsidR="004A7367" w:rsidRPr="004A7367" w:rsidRDefault="004A7367" w:rsidP="004A7367">
            <w:pPr>
              <w:pStyle w:val="ListParagraph"/>
              <w:numPr>
                <w:ilvl w:val="0"/>
                <w:numId w:val="63"/>
              </w:numPr>
              <w:bidi/>
              <w:jc w:val="center"/>
              <w:rPr>
                <w:rFonts w:cs="B Lotus"/>
                <w:rtl/>
              </w:rPr>
            </w:pPr>
          </w:p>
        </w:tc>
        <w:tc>
          <w:tcPr>
            <w:tcW w:w="1803" w:type="dxa"/>
          </w:tcPr>
          <w:p w14:paraId="4C7D7B7C" w14:textId="726154C7" w:rsidR="004A7367" w:rsidRPr="004A7367" w:rsidRDefault="004A7367" w:rsidP="004A7367">
            <w:pPr>
              <w:jc w:val="center"/>
              <w:rPr>
                <w:rFonts w:cs="B Lotus"/>
                <w:sz w:val="28"/>
                <w:szCs w:val="28"/>
                <w:rtl/>
              </w:rPr>
            </w:pPr>
            <w:r w:rsidRPr="004A7367">
              <w:rPr>
                <w:rFonts w:cs="B Lotus"/>
                <w:rtl/>
              </w:rPr>
              <w:t>654</w:t>
            </w:r>
          </w:p>
        </w:tc>
        <w:tc>
          <w:tcPr>
            <w:tcW w:w="1803" w:type="dxa"/>
          </w:tcPr>
          <w:p w14:paraId="04F71DE4" w14:textId="1AFE5885"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آب</w:t>
            </w:r>
            <w:r w:rsidRPr="004A7367">
              <w:rPr>
                <w:rFonts w:cs="B Lotus"/>
                <w:rtl/>
              </w:rPr>
              <w:t xml:space="preserve"> </w:t>
            </w:r>
            <w:r w:rsidRPr="004A7367">
              <w:rPr>
                <w:rFonts w:cs="B Lotus" w:hint="cs"/>
                <w:rtl/>
              </w:rPr>
              <w:t>بر‏</w:t>
            </w:r>
          </w:p>
        </w:tc>
        <w:tc>
          <w:tcPr>
            <w:tcW w:w="1803" w:type="dxa"/>
          </w:tcPr>
          <w:p w14:paraId="17425F24" w14:textId="2A96B478" w:rsidR="004A7367" w:rsidRPr="004A7367" w:rsidRDefault="004A7367" w:rsidP="004A7367">
            <w:pPr>
              <w:jc w:val="center"/>
              <w:rPr>
                <w:rFonts w:cs="B Lotus"/>
                <w:sz w:val="28"/>
                <w:szCs w:val="28"/>
                <w:rtl/>
              </w:rPr>
            </w:pPr>
            <w:r w:rsidRPr="004A7367">
              <w:rPr>
                <w:rFonts w:cs="B Lotus"/>
                <w:rtl/>
              </w:rPr>
              <w:t>13</w:t>
            </w:r>
          </w:p>
        </w:tc>
        <w:tc>
          <w:tcPr>
            <w:tcW w:w="1803" w:type="dxa"/>
          </w:tcPr>
          <w:p w14:paraId="68489B1A" w14:textId="72962460"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7B250617" w14:textId="77777777" w:rsidTr="00372823">
        <w:tc>
          <w:tcPr>
            <w:tcW w:w="1803" w:type="dxa"/>
          </w:tcPr>
          <w:p w14:paraId="3D107E20" w14:textId="77777777" w:rsidR="004A7367" w:rsidRPr="004A7367" w:rsidRDefault="004A7367" w:rsidP="004A7367">
            <w:pPr>
              <w:pStyle w:val="ListParagraph"/>
              <w:numPr>
                <w:ilvl w:val="0"/>
                <w:numId w:val="63"/>
              </w:numPr>
              <w:bidi/>
              <w:jc w:val="center"/>
              <w:rPr>
                <w:rFonts w:cs="B Lotus"/>
                <w:rtl/>
              </w:rPr>
            </w:pPr>
          </w:p>
        </w:tc>
        <w:tc>
          <w:tcPr>
            <w:tcW w:w="1803" w:type="dxa"/>
          </w:tcPr>
          <w:p w14:paraId="635F5428" w14:textId="04FE6D57" w:rsidR="004A7367" w:rsidRPr="004A7367" w:rsidRDefault="004A7367" w:rsidP="004A7367">
            <w:pPr>
              <w:jc w:val="center"/>
              <w:rPr>
                <w:rFonts w:cs="B Lotus"/>
                <w:sz w:val="28"/>
                <w:szCs w:val="28"/>
                <w:rtl/>
              </w:rPr>
            </w:pPr>
            <w:r w:rsidRPr="004A7367">
              <w:rPr>
                <w:rFonts w:cs="B Lotus"/>
                <w:rtl/>
              </w:rPr>
              <w:t>655</w:t>
            </w:r>
          </w:p>
        </w:tc>
        <w:tc>
          <w:tcPr>
            <w:tcW w:w="1803" w:type="dxa"/>
          </w:tcPr>
          <w:p w14:paraId="5B2C636A" w14:textId="2FB55CD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ماه</w:t>
            </w:r>
            <w:r w:rsidRPr="004A7367">
              <w:rPr>
                <w:rFonts w:cs="B Lotus"/>
                <w:rtl/>
              </w:rPr>
              <w:t xml:space="preserve"> </w:t>
            </w:r>
            <w:r w:rsidRPr="004A7367">
              <w:rPr>
                <w:rFonts w:cs="B Lotus" w:hint="cs"/>
                <w:rtl/>
              </w:rPr>
              <w:t>نشان‏</w:t>
            </w:r>
          </w:p>
        </w:tc>
        <w:tc>
          <w:tcPr>
            <w:tcW w:w="1803" w:type="dxa"/>
          </w:tcPr>
          <w:p w14:paraId="50EEAE07" w14:textId="5BB6E9A9" w:rsidR="004A7367" w:rsidRPr="004A7367" w:rsidRDefault="004A7367" w:rsidP="004A7367">
            <w:pPr>
              <w:jc w:val="center"/>
              <w:rPr>
                <w:rFonts w:cs="B Lotus"/>
                <w:sz w:val="28"/>
                <w:szCs w:val="28"/>
                <w:rtl/>
              </w:rPr>
            </w:pPr>
            <w:r w:rsidRPr="004A7367">
              <w:rPr>
                <w:rFonts w:cs="B Lotus"/>
                <w:rtl/>
              </w:rPr>
              <w:t>13</w:t>
            </w:r>
          </w:p>
        </w:tc>
        <w:tc>
          <w:tcPr>
            <w:tcW w:w="1803" w:type="dxa"/>
          </w:tcPr>
          <w:p w14:paraId="6F97182F" w14:textId="132EDE86"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07314F6F" w14:textId="77777777" w:rsidTr="00372823">
        <w:tc>
          <w:tcPr>
            <w:tcW w:w="1803" w:type="dxa"/>
          </w:tcPr>
          <w:p w14:paraId="2E271B1D" w14:textId="77777777" w:rsidR="004A7367" w:rsidRPr="004A7367" w:rsidRDefault="004A7367" w:rsidP="004A7367">
            <w:pPr>
              <w:pStyle w:val="ListParagraph"/>
              <w:numPr>
                <w:ilvl w:val="0"/>
                <w:numId w:val="63"/>
              </w:numPr>
              <w:bidi/>
              <w:jc w:val="center"/>
              <w:rPr>
                <w:rFonts w:cs="B Lotus"/>
                <w:rtl/>
              </w:rPr>
            </w:pPr>
          </w:p>
        </w:tc>
        <w:tc>
          <w:tcPr>
            <w:tcW w:w="1803" w:type="dxa"/>
          </w:tcPr>
          <w:p w14:paraId="56678DE6" w14:textId="081B8443" w:rsidR="004A7367" w:rsidRPr="004A7367" w:rsidRDefault="004A7367" w:rsidP="004A7367">
            <w:pPr>
              <w:jc w:val="center"/>
              <w:rPr>
                <w:rFonts w:cs="B Lotus"/>
                <w:sz w:val="28"/>
                <w:szCs w:val="28"/>
                <w:rtl/>
              </w:rPr>
            </w:pPr>
            <w:r w:rsidRPr="004A7367">
              <w:rPr>
                <w:rFonts w:cs="B Lotus"/>
                <w:rtl/>
              </w:rPr>
              <w:t>657</w:t>
            </w:r>
          </w:p>
        </w:tc>
        <w:tc>
          <w:tcPr>
            <w:tcW w:w="1803" w:type="dxa"/>
          </w:tcPr>
          <w:p w14:paraId="5DBB9FF9" w14:textId="22ADC00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دندی‏</w:t>
            </w:r>
          </w:p>
        </w:tc>
        <w:tc>
          <w:tcPr>
            <w:tcW w:w="1803" w:type="dxa"/>
          </w:tcPr>
          <w:p w14:paraId="01F4F11F" w14:textId="7EAD9806" w:rsidR="004A7367" w:rsidRPr="004A7367" w:rsidRDefault="004A7367" w:rsidP="004A7367">
            <w:pPr>
              <w:jc w:val="center"/>
              <w:rPr>
                <w:rFonts w:cs="B Lotus"/>
                <w:sz w:val="28"/>
                <w:szCs w:val="28"/>
                <w:rtl/>
              </w:rPr>
            </w:pPr>
            <w:r w:rsidRPr="004A7367">
              <w:rPr>
                <w:rFonts w:cs="B Lotus"/>
                <w:rtl/>
              </w:rPr>
              <w:t>13</w:t>
            </w:r>
          </w:p>
        </w:tc>
        <w:tc>
          <w:tcPr>
            <w:tcW w:w="1803" w:type="dxa"/>
          </w:tcPr>
          <w:p w14:paraId="2CD2E7B0" w14:textId="64AE0E32"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658B7E73" w14:textId="77777777" w:rsidTr="00372823">
        <w:tc>
          <w:tcPr>
            <w:tcW w:w="1803" w:type="dxa"/>
          </w:tcPr>
          <w:p w14:paraId="3C24EBAC" w14:textId="77777777" w:rsidR="004A7367" w:rsidRPr="004A7367" w:rsidRDefault="004A7367" w:rsidP="004A7367">
            <w:pPr>
              <w:pStyle w:val="ListParagraph"/>
              <w:numPr>
                <w:ilvl w:val="0"/>
                <w:numId w:val="63"/>
              </w:numPr>
              <w:bidi/>
              <w:jc w:val="center"/>
              <w:rPr>
                <w:rFonts w:cs="B Lotus"/>
                <w:rtl/>
              </w:rPr>
            </w:pPr>
          </w:p>
        </w:tc>
        <w:tc>
          <w:tcPr>
            <w:tcW w:w="1803" w:type="dxa"/>
          </w:tcPr>
          <w:p w14:paraId="09C0FDDD" w14:textId="04638349" w:rsidR="004A7367" w:rsidRPr="004A7367" w:rsidRDefault="004A7367" w:rsidP="004A7367">
            <w:pPr>
              <w:jc w:val="center"/>
              <w:rPr>
                <w:rFonts w:cs="B Lotus"/>
                <w:sz w:val="28"/>
                <w:szCs w:val="28"/>
                <w:rtl/>
              </w:rPr>
            </w:pPr>
            <w:r w:rsidRPr="004A7367">
              <w:rPr>
                <w:rFonts w:cs="B Lotus"/>
                <w:rtl/>
              </w:rPr>
              <w:t>658</w:t>
            </w:r>
          </w:p>
        </w:tc>
        <w:tc>
          <w:tcPr>
            <w:tcW w:w="1803" w:type="dxa"/>
          </w:tcPr>
          <w:p w14:paraId="4BD7C507" w14:textId="78B0494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هیدج‏</w:t>
            </w:r>
          </w:p>
        </w:tc>
        <w:tc>
          <w:tcPr>
            <w:tcW w:w="1803" w:type="dxa"/>
          </w:tcPr>
          <w:p w14:paraId="2FAE6ACC" w14:textId="1DF9219C" w:rsidR="004A7367" w:rsidRPr="004A7367" w:rsidRDefault="004A7367" w:rsidP="004A7367">
            <w:pPr>
              <w:jc w:val="center"/>
              <w:rPr>
                <w:rFonts w:cs="B Lotus"/>
                <w:sz w:val="28"/>
                <w:szCs w:val="28"/>
                <w:rtl/>
              </w:rPr>
            </w:pPr>
            <w:r w:rsidRPr="004A7367">
              <w:rPr>
                <w:rFonts w:cs="B Lotus"/>
                <w:rtl/>
              </w:rPr>
              <w:t>13</w:t>
            </w:r>
          </w:p>
        </w:tc>
        <w:tc>
          <w:tcPr>
            <w:tcW w:w="1803" w:type="dxa"/>
          </w:tcPr>
          <w:p w14:paraId="5143D200" w14:textId="798B2347"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01A89FAA" w14:textId="77777777" w:rsidTr="00372823">
        <w:tc>
          <w:tcPr>
            <w:tcW w:w="1803" w:type="dxa"/>
          </w:tcPr>
          <w:p w14:paraId="0190F985" w14:textId="77777777" w:rsidR="004A7367" w:rsidRPr="004A7367" w:rsidRDefault="004A7367" w:rsidP="004A7367">
            <w:pPr>
              <w:pStyle w:val="ListParagraph"/>
              <w:numPr>
                <w:ilvl w:val="0"/>
                <w:numId w:val="63"/>
              </w:numPr>
              <w:bidi/>
              <w:jc w:val="center"/>
              <w:rPr>
                <w:rFonts w:cs="B Lotus"/>
                <w:rtl/>
              </w:rPr>
            </w:pPr>
          </w:p>
        </w:tc>
        <w:tc>
          <w:tcPr>
            <w:tcW w:w="1803" w:type="dxa"/>
          </w:tcPr>
          <w:p w14:paraId="337EDDB7" w14:textId="69D5512D" w:rsidR="004A7367" w:rsidRPr="004A7367" w:rsidRDefault="004A7367" w:rsidP="004A7367">
            <w:pPr>
              <w:jc w:val="center"/>
              <w:rPr>
                <w:rFonts w:cs="B Lotus"/>
                <w:sz w:val="28"/>
                <w:szCs w:val="28"/>
                <w:rtl/>
              </w:rPr>
            </w:pPr>
            <w:r w:rsidRPr="004A7367">
              <w:rPr>
                <w:rFonts w:cs="B Lotus"/>
                <w:rtl/>
              </w:rPr>
              <w:t>659</w:t>
            </w:r>
          </w:p>
        </w:tc>
        <w:tc>
          <w:tcPr>
            <w:tcW w:w="1803" w:type="dxa"/>
          </w:tcPr>
          <w:p w14:paraId="250C8A73" w14:textId="37982B4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قیدار‏</w:t>
            </w:r>
          </w:p>
        </w:tc>
        <w:tc>
          <w:tcPr>
            <w:tcW w:w="1803" w:type="dxa"/>
          </w:tcPr>
          <w:p w14:paraId="6D2836DD" w14:textId="63C01269" w:rsidR="004A7367" w:rsidRPr="004A7367" w:rsidRDefault="004A7367" w:rsidP="004A7367">
            <w:pPr>
              <w:jc w:val="center"/>
              <w:rPr>
                <w:rFonts w:cs="B Lotus"/>
                <w:sz w:val="28"/>
                <w:szCs w:val="28"/>
                <w:rtl/>
              </w:rPr>
            </w:pPr>
            <w:r w:rsidRPr="004A7367">
              <w:rPr>
                <w:rFonts w:cs="B Lotus"/>
                <w:rtl/>
              </w:rPr>
              <w:t>13</w:t>
            </w:r>
          </w:p>
        </w:tc>
        <w:tc>
          <w:tcPr>
            <w:tcW w:w="1803" w:type="dxa"/>
          </w:tcPr>
          <w:p w14:paraId="3ACDBB5D" w14:textId="5A8F3004"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040E8410" w14:textId="77777777" w:rsidTr="00372823">
        <w:tc>
          <w:tcPr>
            <w:tcW w:w="1803" w:type="dxa"/>
          </w:tcPr>
          <w:p w14:paraId="589CAF85" w14:textId="77777777" w:rsidR="004A7367" w:rsidRPr="004A7367" w:rsidRDefault="004A7367" w:rsidP="004A7367">
            <w:pPr>
              <w:pStyle w:val="ListParagraph"/>
              <w:numPr>
                <w:ilvl w:val="0"/>
                <w:numId w:val="63"/>
              </w:numPr>
              <w:bidi/>
              <w:jc w:val="center"/>
              <w:rPr>
                <w:rFonts w:cs="B Lotus"/>
                <w:rtl/>
              </w:rPr>
            </w:pPr>
          </w:p>
        </w:tc>
        <w:tc>
          <w:tcPr>
            <w:tcW w:w="1803" w:type="dxa"/>
          </w:tcPr>
          <w:p w14:paraId="3D01DF00" w14:textId="4231FC8B" w:rsidR="004A7367" w:rsidRPr="004A7367" w:rsidRDefault="004A7367" w:rsidP="004A7367">
            <w:pPr>
              <w:jc w:val="center"/>
              <w:rPr>
                <w:rFonts w:cs="B Lotus"/>
                <w:sz w:val="28"/>
                <w:szCs w:val="28"/>
                <w:rtl/>
              </w:rPr>
            </w:pPr>
            <w:r w:rsidRPr="004A7367">
              <w:rPr>
                <w:rFonts w:cs="B Lotus"/>
                <w:rtl/>
              </w:rPr>
              <w:t>660</w:t>
            </w:r>
          </w:p>
        </w:tc>
        <w:tc>
          <w:tcPr>
            <w:tcW w:w="1803" w:type="dxa"/>
          </w:tcPr>
          <w:p w14:paraId="0BD4E8B7" w14:textId="12B23A5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سجاس‏</w:t>
            </w:r>
          </w:p>
        </w:tc>
        <w:tc>
          <w:tcPr>
            <w:tcW w:w="1803" w:type="dxa"/>
          </w:tcPr>
          <w:p w14:paraId="01F07A51" w14:textId="5A74C6EA" w:rsidR="004A7367" w:rsidRPr="004A7367" w:rsidRDefault="004A7367" w:rsidP="004A7367">
            <w:pPr>
              <w:jc w:val="center"/>
              <w:rPr>
                <w:rFonts w:cs="B Lotus"/>
                <w:sz w:val="28"/>
                <w:szCs w:val="28"/>
                <w:rtl/>
              </w:rPr>
            </w:pPr>
            <w:r w:rsidRPr="004A7367">
              <w:rPr>
                <w:rFonts w:cs="B Lotus"/>
                <w:rtl/>
              </w:rPr>
              <w:t>13</w:t>
            </w:r>
          </w:p>
        </w:tc>
        <w:tc>
          <w:tcPr>
            <w:tcW w:w="1803" w:type="dxa"/>
          </w:tcPr>
          <w:p w14:paraId="019133FF" w14:textId="4CFFD866"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5B5C39F5" w14:textId="77777777" w:rsidTr="00372823">
        <w:tc>
          <w:tcPr>
            <w:tcW w:w="1803" w:type="dxa"/>
          </w:tcPr>
          <w:p w14:paraId="27385468" w14:textId="77777777" w:rsidR="004A7367" w:rsidRPr="004A7367" w:rsidRDefault="004A7367" w:rsidP="004A7367">
            <w:pPr>
              <w:pStyle w:val="ListParagraph"/>
              <w:numPr>
                <w:ilvl w:val="0"/>
                <w:numId w:val="63"/>
              </w:numPr>
              <w:bidi/>
              <w:jc w:val="center"/>
              <w:rPr>
                <w:rFonts w:cs="B Lotus"/>
                <w:rtl/>
              </w:rPr>
            </w:pPr>
          </w:p>
        </w:tc>
        <w:tc>
          <w:tcPr>
            <w:tcW w:w="1803" w:type="dxa"/>
          </w:tcPr>
          <w:p w14:paraId="3BED1CF3" w14:textId="0E1D8F48" w:rsidR="004A7367" w:rsidRPr="004A7367" w:rsidRDefault="004A7367" w:rsidP="004A7367">
            <w:pPr>
              <w:jc w:val="center"/>
              <w:rPr>
                <w:rFonts w:cs="B Lotus"/>
                <w:sz w:val="28"/>
                <w:szCs w:val="28"/>
                <w:rtl/>
              </w:rPr>
            </w:pPr>
            <w:r w:rsidRPr="004A7367">
              <w:rPr>
                <w:rFonts w:cs="B Lotus"/>
                <w:rtl/>
              </w:rPr>
              <w:t>661</w:t>
            </w:r>
          </w:p>
        </w:tc>
        <w:tc>
          <w:tcPr>
            <w:tcW w:w="1803" w:type="dxa"/>
          </w:tcPr>
          <w:p w14:paraId="127C6687" w14:textId="1F0E88E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گرماب‏</w:t>
            </w:r>
          </w:p>
        </w:tc>
        <w:tc>
          <w:tcPr>
            <w:tcW w:w="1803" w:type="dxa"/>
          </w:tcPr>
          <w:p w14:paraId="49761120" w14:textId="0BA71EA0" w:rsidR="004A7367" w:rsidRPr="004A7367" w:rsidRDefault="004A7367" w:rsidP="004A7367">
            <w:pPr>
              <w:jc w:val="center"/>
              <w:rPr>
                <w:rFonts w:cs="B Lotus"/>
                <w:sz w:val="28"/>
                <w:szCs w:val="28"/>
                <w:rtl/>
              </w:rPr>
            </w:pPr>
            <w:r w:rsidRPr="004A7367">
              <w:rPr>
                <w:rFonts w:cs="B Lotus"/>
                <w:rtl/>
              </w:rPr>
              <w:t>13</w:t>
            </w:r>
          </w:p>
        </w:tc>
        <w:tc>
          <w:tcPr>
            <w:tcW w:w="1803" w:type="dxa"/>
          </w:tcPr>
          <w:p w14:paraId="517BC86C" w14:textId="254E9AA5"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7D8990A1" w14:textId="77777777" w:rsidTr="00372823">
        <w:tc>
          <w:tcPr>
            <w:tcW w:w="1803" w:type="dxa"/>
          </w:tcPr>
          <w:p w14:paraId="38FA7A67" w14:textId="77777777" w:rsidR="004A7367" w:rsidRPr="004A7367" w:rsidRDefault="004A7367" w:rsidP="004A7367">
            <w:pPr>
              <w:pStyle w:val="ListParagraph"/>
              <w:numPr>
                <w:ilvl w:val="0"/>
                <w:numId w:val="63"/>
              </w:numPr>
              <w:bidi/>
              <w:jc w:val="center"/>
              <w:rPr>
                <w:rFonts w:cs="B Lotus"/>
                <w:rtl/>
              </w:rPr>
            </w:pPr>
          </w:p>
        </w:tc>
        <w:tc>
          <w:tcPr>
            <w:tcW w:w="1803" w:type="dxa"/>
          </w:tcPr>
          <w:p w14:paraId="7C2854C0" w14:textId="538F8076" w:rsidR="004A7367" w:rsidRPr="004A7367" w:rsidRDefault="004A7367" w:rsidP="004A7367">
            <w:pPr>
              <w:jc w:val="center"/>
              <w:rPr>
                <w:rFonts w:cs="B Lotus"/>
                <w:sz w:val="28"/>
                <w:szCs w:val="28"/>
                <w:rtl/>
              </w:rPr>
            </w:pPr>
            <w:r w:rsidRPr="004A7367">
              <w:rPr>
                <w:rFonts w:cs="B Lotus"/>
                <w:rtl/>
              </w:rPr>
              <w:t>958</w:t>
            </w:r>
          </w:p>
        </w:tc>
        <w:tc>
          <w:tcPr>
            <w:tcW w:w="1803" w:type="dxa"/>
          </w:tcPr>
          <w:p w14:paraId="32484768" w14:textId="43400483" w:rsidR="004A7367" w:rsidRPr="004A7367" w:rsidRDefault="004A7367" w:rsidP="004A7367">
            <w:pPr>
              <w:jc w:val="center"/>
              <w:rPr>
                <w:rFonts w:cs="B Lotus"/>
                <w:sz w:val="28"/>
                <w:szCs w:val="28"/>
                <w:rtl/>
              </w:rPr>
            </w:pPr>
            <w:r w:rsidRPr="004A7367">
              <w:rPr>
                <w:rFonts w:cs="B Lotus" w:hint="cs"/>
                <w:rtl/>
              </w:rPr>
              <w:t>ايجرود</w:t>
            </w:r>
          </w:p>
        </w:tc>
        <w:tc>
          <w:tcPr>
            <w:tcW w:w="1803" w:type="dxa"/>
          </w:tcPr>
          <w:p w14:paraId="19E82BCA" w14:textId="09F9E0AC" w:rsidR="004A7367" w:rsidRPr="004A7367" w:rsidRDefault="004A7367" w:rsidP="004A7367">
            <w:pPr>
              <w:jc w:val="center"/>
              <w:rPr>
                <w:rFonts w:cs="B Lotus"/>
                <w:sz w:val="28"/>
                <w:szCs w:val="28"/>
                <w:rtl/>
              </w:rPr>
            </w:pPr>
            <w:r w:rsidRPr="004A7367">
              <w:rPr>
                <w:rFonts w:cs="B Lotus"/>
                <w:rtl/>
              </w:rPr>
              <w:t>13</w:t>
            </w:r>
          </w:p>
        </w:tc>
        <w:tc>
          <w:tcPr>
            <w:tcW w:w="1803" w:type="dxa"/>
          </w:tcPr>
          <w:p w14:paraId="7AE49109" w14:textId="522CDA1C"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66BCA512" w14:textId="77777777" w:rsidTr="00372823">
        <w:tc>
          <w:tcPr>
            <w:tcW w:w="1803" w:type="dxa"/>
          </w:tcPr>
          <w:p w14:paraId="53935FCE" w14:textId="77777777" w:rsidR="004A7367" w:rsidRPr="004A7367" w:rsidRDefault="004A7367" w:rsidP="004A7367">
            <w:pPr>
              <w:pStyle w:val="ListParagraph"/>
              <w:numPr>
                <w:ilvl w:val="0"/>
                <w:numId w:val="63"/>
              </w:numPr>
              <w:bidi/>
              <w:jc w:val="center"/>
              <w:rPr>
                <w:rFonts w:cs="B Lotus"/>
                <w:rtl/>
              </w:rPr>
            </w:pPr>
          </w:p>
        </w:tc>
        <w:tc>
          <w:tcPr>
            <w:tcW w:w="1803" w:type="dxa"/>
          </w:tcPr>
          <w:p w14:paraId="217E7051" w14:textId="1DB843C8" w:rsidR="004A7367" w:rsidRPr="004A7367" w:rsidRDefault="004A7367" w:rsidP="004A7367">
            <w:pPr>
              <w:jc w:val="center"/>
              <w:rPr>
                <w:rFonts w:cs="B Lotus"/>
                <w:sz w:val="28"/>
                <w:szCs w:val="28"/>
                <w:rtl/>
              </w:rPr>
            </w:pPr>
            <w:r w:rsidRPr="004A7367">
              <w:rPr>
                <w:rFonts w:cs="B Lotus"/>
                <w:rtl/>
              </w:rPr>
              <w:t>1215</w:t>
            </w:r>
          </w:p>
        </w:tc>
        <w:tc>
          <w:tcPr>
            <w:tcW w:w="1803" w:type="dxa"/>
          </w:tcPr>
          <w:p w14:paraId="0AA7A8C6" w14:textId="410D20CE" w:rsidR="004A7367" w:rsidRPr="004A7367" w:rsidRDefault="004A7367" w:rsidP="004A7367">
            <w:pPr>
              <w:jc w:val="center"/>
              <w:rPr>
                <w:rFonts w:cs="B Lotus"/>
                <w:sz w:val="28"/>
                <w:szCs w:val="28"/>
                <w:rtl/>
              </w:rPr>
            </w:pPr>
            <w:r w:rsidRPr="004A7367">
              <w:rPr>
                <w:rFonts w:cs="B Lotus" w:hint="cs"/>
                <w:rtl/>
              </w:rPr>
              <w:t>بزینه</w:t>
            </w:r>
            <w:r w:rsidRPr="004A7367">
              <w:rPr>
                <w:rFonts w:cs="B Lotus"/>
                <w:rtl/>
              </w:rPr>
              <w:t xml:space="preserve"> </w:t>
            </w:r>
            <w:r w:rsidRPr="004A7367">
              <w:rPr>
                <w:rFonts w:cs="B Lotus" w:hint="cs"/>
                <w:rtl/>
              </w:rPr>
              <w:t>رود</w:t>
            </w:r>
          </w:p>
        </w:tc>
        <w:tc>
          <w:tcPr>
            <w:tcW w:w="1803" w:type="dxa"/>
          </w:tcPr>
          <w:p w14:paraId="5D026322" w14:textId="2FB04DD0" w:rsidR="004A7367" w:rsidRPr="004A7367" w:rsidRDefault="004A7367" w:rsidP="004A7367">
            <w:pPr>
              <w:jc w:val="center"/>
              <w:rPr>
                <w:rFonts w:cs="B Lotus"/>
                <w:sz w:val="28"/>
                <w:szCs w:val="28"/>
                <w:rtl/>
              </w:rPr>
            </w:pPr>
            <w:r w:rsidRPr="004A7367">
              <w:rPr>
                <w:rFonts w:cs="B Lotus"/>
                <w:rtl/>
              </w:rPr>
              <w:t>13</w:t>
            </w:r>
          </w:p>
        </w:tc>
        <w:tc>
          <w:tcPr>
            <w:tcW w:w="1803" w:type="dxa"/>
          </w:tcPr>
          <w:p w14:paraId="3FA1F9D3" w14:textId="19A5E946"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34845B90" w14:textId="77777777" w:rsidTr="00372823">
        <w:tc>
          <w:tcPr>
            <w:tcW w:w="1803" w:type="dxa"/>
          </w:tcPr>
          <w:p w14:paraId="4756094F" w14:textId="77777777" w:rsidR="004A7367" w:rsidRPr="004A7367" w:rsidRDefault="004A7367" w:rsidP="004A7367">
            <w:pPr>
              <w:pStyle w:val="ListParagraph"/>
              <w:numPr>
                <w:ilvl w:val="0"/>
                <w:numId w:val="63"/>
              </w:numPr>
              <w:bidi/>
              <w:jc w:val="center"/>
              <w:rPr>
                <w:rFonts w:cs="B Lotus"/>
                <w:rtl/>
              </w:rPr>
            </w:pPr>
          </w:p>
        </w:tc>
        <w:tc>
          <w:tcPr>
            <w:tcW w:w="1803" w:type="dxa"/>
          </w:tcPr>
          <w:p w14:paraId="6E159E92" w14:textId="0CF2EB90" w:rsidR="004A7367" w:rsidRPr="004A7367" w:rsidRDefault="004A7367" w:rsidP="004A7367">
            <w:pPr>
              <w:jc w:val="center"/>
              <w:rPr>
                <w:rFonts w:cs="B Lotus"/>
                <w:sz w:val="28"/>
                <w:szCs w:val="28"/>
                <w:rtl/>
              </w:rPr>
            </w:pPr>
            <w:r w:rsidRPr="004A7367">
              <w:rPr>
                <w:rFonts w:cs="B Lotus"/>
                <w:rtl/>
              </w:rPr>
              <w:t>1216</w:t>
            </w:r>
          </w:p>
        </w:tc>
        <w:tc>
          <w:tcPr>
            <w:tcW w:w="1803" w:type="dxa"/>
          </w:tcPr>
          <w:p w14:paraId="4E712A9E" w14:textId="5E43B194" w:rsidR="004A7367" w:rsidRPr="004A7367" w:rsidRDefault="004A7367" w:rsidP="004A7367">
            <w:pPr>
              <w:jc w:val="center"/>
              <w:rPr>
                <w:rFonts w:cs="B Lotus"/>
                <w:sz w:val="28"/>
                <w:szCs w:val="28"/>
                <w:rtl/>
              </w:rPr>
            </w:pPr>
            <w:r w:rsidRPr="004A7367">
              <w:rPr>
                <w:rFonts w:cs="B Lotus" w:hint="cs"/>
                <w:rtl/>
              </w:rPr>
              <w:t>زنجانرود</w:t>
            </w:r>
          </w:p>
        </w:tc>
        <w:tc>
          <w:tcPr>
            <w:tcW w:w="1803" w:type="dxa"/>
          </w:tcPr>
          <w:p w14:paraId="667CD8AC" w14:textId="6600526E" w:rsidR="004A7367" w:rsidRPr="004A7367" w:rsidRDefault="004A7367" w:rsidP="004A7367">
            <w:pPr>
              <w:jc w:val="center"/>
              <w:rPr>
                <w:rFonts w:cs="B Lotus"/>
                <w:sz w:val="28"/>
                <w:szCs w:val="28"/>
                <w:rtl/>
              </w:rPr>
            </w:pPr>
            <w:r w:rsidRPr="004A7367">
              <w:rPr>
                <w:rFonts w:cs="B Lotus"/>
                <w:rtl/>
              </w:rPr>
              <w:t>13</w:t>
            </w:r>
          </w:p>
        </w:tc>
        <w:tc>
          <w:tcPr>
            <w:tcW w:w="1803" w:type="dxa"/>
          </w:tcPr>
          <w:p w14:paraId="5E912030" w14:textId="356733BB"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0B915470" w14:textId="77777777" w:rsidTr="00372823">
        <w:tc>
          <w:tcPr>
            <w:tcW w:w="1803" w:type="dxa"/>
          </w:tcPr>
          <w:p w14:paraId="5AE746C1" w14:textId="77777777" w:rsidR="004A7367" w:rsidRPr="004A7367" w:rsidRDefault="004A7367" w:rsidP="004A7367">
            <w:pPr>
              <w:pStyle w:val="ListParagraph"/>
              <w:numPr>
                <w:ilvl w:val="0"/>
                <w:numId w:val="63"/>
              </w:numPr>
              <w:bidi/>
              <w:jc w:val="center"/>
              <w:rPr>
                <w:rFonts w:cs="B Lotus"/>
                <w:rtl/>
              </w:rPr>
            </w:pPr>
          </w:p>
        </w:tc>
        <w:tc>
          <w:tcPr>
            <w:tcW w:w="1803" w:type="dxa"/>
          </w:tcPr>
          <w:p w14:paraId="54B97283" w14:textId="53386ABE" w:rsidR="004A7367" w:rsidRPr="004A7367" w:rsidRDefault="004A7367" w:rsidP="004A7367">
            <w:pPr>
              <w:jc w:val="center"/>
              <w:rPr>
                <w:rFonts w:cs="B Lotus"/>
                <w:sz w:val="28"/>
                <w:szCs w:val="28"/>
                <w:rtl/>
              </w:rPr>
            </w:pPr>
            <w:r w:rsidRPr="004A7367">
              <w:rPr>
                <w:rFonts w:cs="B Lotus"/>
                <w:rtl/>
              </w:rPr>
              <w:t>1464</w:t>
            </w:r>
          </w:p>
        </w:tc>
        <w:tc>
          <w:tcPr>
            <w:tcW w:w="1803" w:type="dxa"/>
          </w:tcPr>
          <w:p w14:paraId="696AF0B4" w14:textId="3663E4C0" w:rsidR="004A7367" w:rsidRPr="004A7367" w:rsidRDefault="004A7367" w:rsidP="004A7367">
            <w:pPr>
              <w:jc w:val="center"/>
              <w:rPr>
                <w:rFonts w:cs="B Lotus"/>
                <w:sz w:val="28"/>
                <w:szCs w:val="28"/>
                <w:rtl/>
              </w:rPr>
            </w:pPr>
            <w:r w:rsidRPr="004A7367">
              <w:rPr>
                <w:rFonts w:cs="B Lotus" w:hint="cs"/>
                <w:rtl/>
              </w:rPr>
              <w:t>چورزق</w:t>
            </w:r>
          </w:p>
        </w:tc>
        <w:tc>
          <w:tcPr>
            <w:tcW w:w="1803" w:type="dxa"/>
          </w:tcPr>
          <w:p w14:paraId="46A11B22" w14:textId="314B588B" w:rsidR="004A7367" w:rsidRPr="004A7367" w:rsidRDefault="004A7367" w:rsidP="004A7367">
            <w:pPr>
              <w:jc w:val="center"/>
              <w:rPr>
                <w:rFonts w:cs="B Lotus"/>
                <w:sz w:val="28"/>
                <w:szCs w:val="28"/>
                <w:rtl/>
              </w:rPr>
            </w:pPr>
            <w:r w:rsidRPr="004A7367">
              <w:rPr>
                <w:rFonts w:cs="B Lotus"/>
                <w:rtl/>
              </w:rPr>
              <w:t>13</w:t>
            </w:r>
          </w:p>
        </w:tc>
        <w:tc>
          <w:tcPr>
            <w:tcW w:w="1803" w:type="dxa"/>
          </w:tcPr>
          <w:p w14:paraId="2D9AB6DA" w14:textId="32908837"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26579C16" w14:textId="77777777" w:rsidTr="00372823">
        <w:tc>
          <w:tcPr>
            <w:tcW w:w="1803" w:type="dxa"/>
          </w:tcPr>
          <w:p w14:paraId="04786DF9" w14:textId="77777777" w:rsidR="004A7367" w:rsidRPr="004A7367" w:rsidRDefault="004A7367" w:rsidP="004A7367">
            <w:pPr>
              <w:pStyle w:val="ListParagraph"/>
              <w:numPr>
                <w:ilvl w:val="0"/>
                <w:numId w:val="63"/>
              </w:numPr>
              <w:bidi/>
              <w:jc w:val="center"/>
              <w:rPr>
                <w:rFonts w:cs="B Lotus"/>
                <w:rtl/>
              </w:rPr>
            </w:pPr>
          </w:p>
        </w:tc>
        <w:tc>
          <w:tcPr>
            <w:tcW w:w="1803" w:type="dxa"/>
          </w:tcPr>
          <w:p w14:paraId="61610D93" w14:textId="6DC676E7" w:rsidR="004A7367" w:rsidRPr="004A7367" w:rsidRDefault="004A7367" w:rsidP="004A7367">
            <w:pPr>
              <w:jc w:val="center"/>
              <w:rPr>
                <w:rFonts w:cs="B Lotus"/>
                <w:sz w:val="28"/>
                <w:szCs w:val="28"/>
                <w:rtl/>
              </w:rPr>
            </w:pPr>
            <w:r w:rsidRPr="004A7367">
              <w:rPr>
                <w:rFonts w:cs="B Lotus"/>
                <w:rtl/>
              </w:rPr>
              <w:t>1707</w:t>
            </w:r>
          </w:p>
        </w:tc>
        <w:tc>
          <w:tcPr>
            <w:tcW w:w="1803" w:type="dxa"/>
          </w:tcPr>
          <w:p w14:paraId="6352A5C7" w14:textId="71CC5C59" w:rsidR="004A7367" w:rsidRPr="004A7367" w:rsidRDefault="004A7367" w:rsidP="004A7367">
            <w:pPr>
              <w:jc w:val="center"/>
              <w:rPr>
                <w:rFonts w:cs="B Lotus"/>
                <w:sz w:val="28"/>
                <w:szCs w:val="28"/>
                <w:rtl/>
              </w:rPr>
            </w:pPr>
            <w:r w:rsidRPr="004A7367">
              <w:rPr>
                <w:rFonts w:cs="B Lotus" w:hint="cs"/>
                <w:rtl/>
              </w:rPr>
              <w:t>زرین</w:t>
            </w:r>
            <w:r w:rsidRPr="004A7367">
              <w:rPr>
                <w:rFonts w:cs="B Lotus"/>
                <w:rtl/>
              </w:rPr>
              <w:t xml:space="preserve"> </w:t>
            </w:r>
            <w:r w:rsidRPr="004A7367">
              <w:rPr>
                <w:rFonts w:cs="B Lotus" w:hint="cs"/>
                <w:rtl/>
              </w:rPr>
              <w:t>رود</w:t>
            </w:r>
          </w:p>
        </w:tc>
        <w:tc>
          <w:tcPr>
            <w:tcW w:w="1803" w:type="dxa"/>
          </w:tcPr>
          <w:p w14:paraId="74AEBA47" w14:textId="47FFB9D8" w:rsidR="004A7367" w:rsidRPr="004A7367" w:rsidRDefault="004A7367" w:rsidP="004A7367">
            <w:pPr>
              <w:jc w:val="center"/>
              <w:rPr>
                <w:rFonts w:cs="B Lotus"/>
                <w:sz w:val="28"/>
                <w:szCs w:val="28"/>
                <w:rtl/>
              </w:rPr>
            </w:pPr>
            <w:r w:rsidRPr="004A7367">
              <w:rPr>
                <w:rFonts w:cs="B Lotus"/>
                <w:rtl/>
              </w:rPr>
              <w:t>13</w:t>
            </w:r>
          </w:p>
        </w:tc>
        <w:tc>
          <w:tcPr>
            <w:tcW w:w="1803" w:type="dxa"/>
          </w:tcPr>
          <w:p w14:paraId="6E2D20B7" w14:textId="38896285"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4737D896" w14:textId="77777777" w:rsidTr="00372823">
        <w:tc>
          <w:tcPr>
            <w:tcW w:w="1803" w:type="dxa"/>
          </w:tcPr>
          <w:p w14:paraId="260557CF" w14:textId="77777777" w:rsidR="004A7367" w:rsidRPr="004A7367" w:rsidRDefault="004A7367" w:rsidP="004A7367">
            <w:pPr>
              <w:pStyle w:val="ListParagraph"/>
              <w:numPr>
                <w:ilvl w:val="0"/>
                <w:numId w:val="63"/>
              </w:numPr>
              <w:bidi/>
              <w:jc w:val="center"/>
              <w:rPr>
                <w:rFonts w:cs="B Lotus"/>
                <w:rtl/>
              </w:rPr>
            </w:pPr>
          </w:p>
        </w:tc>
        <w:tc>
          <w:tcPr>
            <w:tcW w:w="1803" w:type="dxa"/>
          </w:tcPr>
          <w:p w14:paraId="0A0BD1C3" w14:textId="099553FF" w:rsidR="004A7367" w:rsidRPr="004A7367" w:rsidRDefault="004A7367" w:rsidP="004A7367">
            <w:pPr>
              <w:jc w:val="center"/>
              <w:rPr>
                <w:rFonts w:cs="B Lotus"/>
                <w:sz w:val="28"/>
                <w:szCs w:val="28"/>
                <w:rtl/>
              </w:rPr>
            </w:pPr>
            <w:r w:rsidRPr="004A7367">
              <w:rPr>
                <w:rFonts w:cs="B Lotus"/>
                <w:rtl/>
              </w:rPr>
              <w:t>1708</w:t>
            </w:r>
          </w:p>
        </w:tc>
        <w:tc>
          <w:tcPr>
            <w:tcW w:w="1803" w:type="dxa"/>
          </w:tcPr>
          <w:p w14:paraId="027ACA2F" w14:textId="40C422A5" w:rsidR="004A7367" w:rsidRPr="004A7367" w:rsidRDefault="004A7367" w:rsidP="004A7367">
            <w:pPr>
              <w:jc w:val="center"/>
              <w:rPr>
                <w:rFonts w:cs="B Lotus"/>
                <w:sz w:val="28"/>
                <w:szCs w:val="28"/>
                <w:rtl/>
              </w:rPr>
            </w:pPr>
            <w:r w:rsidRPr="004A7367">
              <w:rPr>
                <w:rFonts w:cs="B Lotus" w:hint="cs"/>
                <w:rtl/>
              </w:rPr>
              <w:t>سهرورد</w:t>
            </w:r>
          </w:p>
        </w:tc>
        <w:tc>
          <w:tcPr>
            <w:tcW w:w="1803" w:type="dxa"/>
          </w:tcPr>
          <w:p w14:paraId="3BAB2439" w14:textId="3F71F8F2" w:rsidR="004A7367" w:rsidRPr="004A7367" w:rsidRDefault="004A7367" w:rsidP="004A7367">
            <w:pPr>
              <w:jc w:val="center"/>
              <w:rPr>
                <w:rFonts w:cs="B Lotus"/>
                <w:sz w:val="28"/>
                <w:szCs w:val="28"/>
                <w:rtl/>
              </w:rPr>
            </w:pPr>
            <w:r w:rsidRPr="004A7367">
              <w:rPr>
                <w:rFonts w:cs="B Lotus"/>
                <w:rtl/>
              </w:rPr>
              <w:t>13</w:t>
            </w:r>
          </w:p>
        </w:tc>
        <w:tc>
          <w:tcPr>
            <w:tcW w:w="1803" w:type="dxa"/>
          </w:tcPr>
          <w:p w14:paraId="2F996C90" w14:textId="12683010"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01AE7437" w14:textId="77777777" w:rsidTr="00372823">
        <w:tc>
          <w:tcPr>
            <w:tcW w:w="1803" w:type="dxa"/>
          </w:tcPr>
          <w:p w14:paraId="2FEC75AC" w14:textId="77777777" w:rsidR="004A7367" w:rsidRPr="004A7367" w:rsidRDefault="004A7367" w:rsidP="004A7367">
            <w:pPr>
              <w:pStyle w:val="ListParagraph"/>
              <w:numPr>
                <w:ilvl w:val="0"/>
                <w:numId w:val="63"/>
              </w:numPr>
              <w:bidi/>
              <w:jc w:val="center"/>
              <w:rPr>
                <w:rFonts w:cs="B Lotus"/>
                <w:rtl/>
              </w:rPr>
            </w:pPr>
          </w:p>
        </w:tc>
        <w:tc>
          <w:tcPr>
            <w:tcW w:w="1803" w:type="dxa"/>
          </w:tcPr>
          <w:p w14:paraId="447CD253" w14:textId="4208889D" w:rsidR="004A7367" w:rsidRPr="004A7367" w:rsidRDefault="004A7367" w:rsidP="004A7367">
            <w:pPr>
              <w:jc w:val="center"/>
              <w:rPr>
                <w:rFonts w:cs="B Lotus"/>
                <w:sz w:val="28"/>
                <w:szCs w:val="28"/>
                <w:rtl/>
              </w:rPr>
            </w:pPr>
            <w:r w:rsidRPr="004A7367">
              <w:rPr>
                <w:rFonts w:cs="B Lotus"/>
                <w:rtl/>
              </w:rPr>
              <w:t>1709</w:t>
            </w:r>
          </w:p>
        </w:tc>
        <w:tc>
          <w:tcPr>
            <w:tcW w:w="1803" w:type="dxa"/>
          </w:tcPr>
          <w:p w14:paraId="039DA035" w14:textId="5C6DCEB8" w:rsidR="004A7367" w:rsidRPr="004A7367" w:rsidRDefault="004A7367" w:rsidP="004A7367">
            <w:pPr>
              <w:jc w:val="center"/>
              <w:rPr>
                <w:rFonts w:cs="B Lotus"/>
                <w:sz w:val="28"/>
                <w:szCs w:val="28"/>
                <w:rtl/>
              </w:rPr>
            </w:pPr>
            <w:r w:rsidRPr="004A7367">
              <w:rPr>
                <w:rFonts w:cs="B Lotus" w:hint="cs"/>
                <w:rtl/>
              </w:rPr>
              <w:t>کرسف</w:t>
            </w:r>
          </w:p>
        </w:tc>
        <w:tc>
          <w:tcPr>
            <w:tcW w:w="1803" w:type="dxa"/>
          </w:tcPr>
          <w:p w14:paraId="5117D3DD" w14:textId="7BA040F5" w:rsidR="004A7367" w:rsidRPr="004A7367" w:rsidRDefault="004A7367" w:rsidP="004A7367">
            <w:pPr>
              <w:jc w:val="center"/>
              <w:rPr>
                <w:rFonts w:cs="B Lotus"/>
                <w:sz w:val="28"/>
                <w:szCs w:val="28"/>
                <w:rtl/>
              </w:rPr>
            </w:pPr>
            <w:r w:rsidRPr="004A7367">
              <w:rPr>
                <w:rFonts w:cs="B Lotus"/>
                <w:rtl/>
              </w:rPr>
              <w:t>13</w:t>
            </w:r>
          </w:p>
        </w:tc>
        <w:tc>
          <w:tcPr>
            <w:tcW w:w="1803" w:type="dxa"/>
          </w:tcPr>
          <w:p w14:paraId="1A27B17C" w14:textId="4DE8E838"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5791783A" w14:textId="77777777" w:rsidTr="00372823">
        <w:tc>
          <w:tcPr>
            <w:tcW w:w="1803" w:type="dxa"/>
          </w:tcPr>
          <w:p w14:paraId="2D8EF101" w14:textId="77777777" w:rsidR="004A7367" w:rsidRPr="004A7367" w:rsidRDefault="004A7367" w:rsidP="004A7367">
            <w:pPr>
              <w:pStyle w:val="ListParagraph"/>
              <w:numPr>
                <w:ilvl w:val="0"/>
                <w:numId w:val="63"/>
              </w:numPr>
              <w:bidi/>
              <w:jc w:val="center"/>
              <w:rPr>
                <w:rFonts w:cs="B Lotus"/>
                <w:rtl/>
              </w:rPr>
            </w:pPr>
          </w:p>
        </w:tc>
        <w:tc>
          <w:tcPr>
            <w:tcW w:w="1803" w:type="dxa"/>
          </w:tcPr>
          <w:p w14:paraId="1CAD190E" w14:textId="7B2197DD" w:rsidR="004A7367" w:rsidRPr="004A7367" w:rsidRDefault="004A7367" w:rsidP="004A7367">
            <w:pPr>
              <w:jc w:val="center"/>
              <w:rPr>
                <w:rFonts w:cs="B Lotus"/>
                <w:sz w:val="28"/>
                <w:szCs w:val="28"/>
                <w:rtl/>
              </w:rPr>
            </w:pPr>
            <w:r w:rsidRPr="004A7367">
              <w:rPr>
                <w:rFonts w:cs="B Lotus"/>
                <w:rtl/>
              </w:rPr>
              <w:t>1710</w:t>
            </w:r>
          </w:p>
        </w:tc>
        <w:tc>
          <w:tcPr>
            <w:tcW w:w="1803" w:type="dxa"/>
          </w:tcPr>
          <w:p w14:paraId="37A6F4F9" w14:textId="52CBEC39" w:rsidR="004A7367" w:rsidRPr="004A7367" w:rsidRDefault="004A7367" w:rsidP="004A7367">
            <w:pPr>
              <w:jc w:val="center"/>
              <w:rPr>
                <w:rFonts w:cs="B Lotus"/>
                <w:sz w:val="28"/>
                <w:szCs w:val="28"/>
                <w:rtl/>
              </w:rPr>
            </w:pPr>
            <w:r w:rsidRPr="004A7367">
              <w:rPr>
                <w:rFonts w:cs="B Lotus" w:hint="cs"/>
                <w:rtl/>
              </w:rPr>
              <w:t>نوربهار</w:t>
            </w:r>
          </w:p>
        </w:tc>
        <w:tc>
          <w:tcPr>
            <w:tcW w:w="1803" w:type="dxa"/>
          </w:tcPr>
          <w:p w14:paraId="1B10B87F" w14:textId="7432391F" w:rsidR="004A7367" w:rsidRPr="004A7367" w:rsidRDefault="004A7367" w:rsidP="004A7367">
            <w:pPr>
              <w:jc w:val="center"/>
              <w:rPr>
                <w:rFonts w:cs="B Lotus"/>
                <w:sz w:val="28"/>
                <w:szCs w:val="28"/>
                <w:rtl/>
              </w:rPr>
            </w:pPr>
            <w:r w:rsidRPr="004A7367">
              <w:rPr>
                <w:rFonts w:cs="B Lotus"/>
                <w:rtl/>
              </w:rPr>
              <w:t>13</w:t>
            </w:r>
          </w:p>
        </w:tc>
        <w:tc>
          <w:tcPr>
            <w:tcW w:w="1803" w:type="dxa"/>
          </w:tcPr>
          <w:p w14:paraId="6B8290EA" w14:textId="45C6421D"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53D53E2F" w14:textId="77777777" w:rsidTr="00372823">
        <w:tc>
          <w:tcPr>
            <w:tcW w:w="1803" w:type="dxa"/>
          </w:tcPr>
          <w:p w14:paraId="770D2B8B" w14:textId="77777777" w:rsidR="004A7367" w:rsidRPr="004A7367" w:rsidRDefault="004A7367" w:rsidP="004A7367">
            <w:pPr>
              <w:pStyle w:val="ListParagraph"/>
              <w:numPr>
                <w:ilvl w:val="0"/>
                <w:numId w:val="63"/>
              </w:numPr>
              <w:bidi/>
              <w:jc w:val="center"/>
              <w:rPr>
                <w:rFonts w:cs="B Lotus"/>
                <w:rtl/>
              </w:rPr>
            </w:pPr>
          </w:p>
        </w:tc>
        <w:tc>
          <w:tcPr>
            <w:tcW w:w="1803" w:type="dxa"/>
          </w:tcPr>
          <w:p w14:paraId="02BE3E1D" w14:textId="61E32315" w:rsidR="004A7367" w:rsidRPr="004A7367" w:rsidRDefault="004A7367" w:rsidP="004A7367">
            <w:pPr>
              <w:jc w:val="center"/>
              <w:rPr>
                <w:rFonts w:cs="B Lotus"/>
                <w:sz w:val="28"/>
                <w:szCs w:val="28"/>
                <w:rtl/>
              </w:rPr>
            </w:pPr>
            <w:r w:rsidRPr="004A7367">
              <w:rPr>
                <w:rFonts w:cs="B Lotus"/>
                <w:rtl/>
              </w:rPr>
              <w:t>1711</w:t>
            </w:r>
          </w:p>
        </w:tc>
        <w:tc>
          <w:tcPr>
            <w:tcW w:w="1803" w:type="dxa"/>
          </w:tcPr>
          <w:p w14:paraId="5761875F" w14:textId="61C5C095" w:rsidR="004A7367" w:rsidRPr="004A7367" w:rsidRDefault="004A7367" w:rsidP="004A7367">
            <w:pPr>
              <w:jc w:val="center"/>
              <w:rPr>
                <w:rFonts w:cs="B Lotus"/>
                <w:sz w:val="28"/>
                <w:szCs w:val="28"/>
                <w:rtl/>
              </w:rPr>
            </w:pPr>
            <w:r w:rsidRPr="004A7367">
              <w:rPr>
                <w:rFonts w:cs="B Lotus" w:hint="cs"/>
                <w:rtl/>
              </w:rPr>
              <w:t>نیک</w:t>
            </w:r>
            <w:r w:rsidRPr="004A7367">
              <w:rPr>
                <w:rFonts w:cs="B Lotus"/>
                <w:rtl/>
              </w:rPr>
              <w:t xml:space="preserve"> </w:t>
            </w:r>
            <w:r w:rsidRPr="004A7367">
              <w:rPr>
                <w:rFonts w:cs="B Lotus" w:hint="cs"/>
                <w:rtl/>
              </w:rPr>
              <w:t>پی</w:t>
            </w:r>
          </w:p>
        </w:tc>
        <w:tc>
          <w:tcPr>
            <w:tcW w:w="1803" w:type="dxa"/>
          </w:tcPr>
          <w:p w14:paraId="53932121" w14:textId="7A79F9CE" w:rsidR="004A7367" w:rsidRPr="004A7367" w:rsidRDefault="004A7367" w:rsidP="004A7367">
            <w:pPr>
              <w:jc w:val="center"/>
              <w:rPr>
                <w:rFonts w:cs="B Lotus"/>
                <w:sz w:val="28"/>
                <w:szCs w:val="28"/>
                <w:rtl/>
              </w:rPr>
            </w:pPr>
            <w:r w:rsidRPr="004A7367">
              <w:rPr>
                <w:rFonts w:cs="B Lotus"/>
                <w:rtl/>
              </w:rPr>
              <w:t>13</w:t>
            </w:r>
          </w:p>
        </w:tc>
        <w:tc>
          <w:tcPr>
            <w:tcW w:w="1803" w:type="dxa"/>
          </w:tcPr>
          <w:p w14:paraId="4E6AC2C2" w14:textId="34714055"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20F53C35" w14:textId="77777777" w:rsidTr="00372823">
        <w:tc>
          <w:tcPr>
            <w:tcW w:w="1803" w:type="dxa"/>
          </w:tcPr>
          <w:p w14:paraId="446F5B38" w14:textId="77777777" w:rsidR="004A7367" w:rsidRPr="004A7367" w:rsidRDefault="004A7367" w:rsidP="004A7367">
            <w:pPr>
              <w:pStyle w:val="ListParagraph"/>
              <w:numPr>
                <w:ilvl w:val="0"/>
                <w:numId w:val="63"/>
              </w:numPr>
              <w:bidi/>
              <w:jc w:val="center"/>
              <w:rPr>
                <w:rFonts w:cs="B Lotus"/>
                <w:rtl/>
              </w:rPr>
            </w:pPr>
          </w:p>
        </w:tc>
        <w:tc>
          <w:tcPr>
            <w:tcW w:w="1803" w:type="dxa"/>
          </w:tcPr>
          <w:p w14:paraId="36BF6751" w14:textId="77BDD750" w:rsidR="004A7367" w:rsidRPr="004A7367" w:rsidRDefault="004A7367" w:rsidP="004A7367">
            <w:pPr>
              <w:jc w:val="center"/>
              <w:rPr>
                <w:rFonts w:cs="B Lotus"/>
                <w:sz w:val="28"/>
                <w:szCs w:val="28"/>
                <w:rtl/>
              </w:rPr>
            </w:pPr>
            <w:r w:rsidRPr="004A7367">
              <w:rPr>
                <w:rFonts w:cs="B Lotus"/>
                <w:rtl/>
              </w:rPr>
              <w:t>1712</w:t>
            </w:r>
          </w:p>
        </w:tc>
        <w:tc>
          <w:tcPr>
            <w:tcW w:w="1803" w:type="dxa"/>
          </w:tcPr>
          <w:p w14:paraId="67EB6AE3" w14:textId="48FA217B" w:rsidR="004A7367" w:rsidRPr="004A7367" w:rsidRDefault="004A7367" w:rsidP="004A7367">
            <w:pPr>
              <w:jc w:val="center"/>
              <w:rPr>
                <w:rFonts w:cs="B Lotus"/>
                <w:sz w:val="28"/>
                <w:szCs w:val="28"/>
                <w:rtl/>
              </w:rPr>
            </w:pPr>
            <w:r w:rsidRPr="004A7367">
              <w:rPr>
                <w:rFonts w:cs="B Lotus" w:hint="cs"/>
                <w:rtl/>
              </w:rPr>
              <w:t>ارمغانخانه</w:t>
            </w:r>
          </w:p>
        </w:tc>
        <w:tc>
          <w:tcPr>
            <w:tcW w:w="1803" w:type="dxa"/>
          </w:tcPr>
          <w:p w14:paraId="4D7065D9" w14:textId="3EE34A9E" w:rsidR="004A7367" w:rsidRPr="004A7367" w:rsidRDefault="004A7367" w:rsidP="004A7367">
            <w:pPr>
              <w:jc w:val="center"/>
              <w:rPr>
                <w:rFonts w:cs="B Lotus"/>
                <w:sz w:val="28"/>
                <w:szCs w:val="28"/>
                <w:rtl/>
              </w:rPr>
            </w:pPr>
            <w:r w:rsidRPr="004A7367">
              <w:rPr>
                <w:rFonts w:cs="B Lotus"/>
                <w:rtl/>
              </w:rPr>
              <w:t>13</w:t>
            </w:r>
          </w:p>
        </w:tc>
        <w:tc>
          <w:tcPr>
            <w:tcW w:w="1803" w:type="dxa"/>
          </w:tcPr>
          <w:p w14:paraId="6C00186F" w14:textId="30B26E8F"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4EEFD64C" w14:textId="77777777" w:rsidTr="00372823">
        <w:tc>
          <w:tcPr>
            <w:tcW w:w="1803" w:type="dxa"/>
          </w:tcPr>
          <w:p w14:paraId="7206D9F0" w14:textId="77777777" w:rsidR="004A7367" w:rsidRPr="004A7367" w:rsidRDefault="004A7367" w:rsidP="004A7367">
            <w:pPr>
              <w:pStyle w:val="ListParagraph"/>
              <w:numPr>
                <w:ilvl w:val="0"/>
                <w:numId w:val="63"/>
              </w:numPr>
              <w:bidi/>
              <w:jc w:val="center"/>
              <w:rPr>
                <w:rFonts w:cs="B Lotus"/>
                <w:rtl/>
              </w:rPr>
            </w:pPr>
          </w:p>
        </w:tc>
        <w:tc>
          <w:tcPr>
            <w:tcW w:w="1803" w:type="dxa"/>
          </w:tcPr>
          <w:p w14:paraId="7B13718D" w14:textId="484831A6" w:rsidR="004A7367" w:rsidRPr="004A7367" w:rsidRDefault="004A7367" w:rsidP="004A7367">
            <w:pPr>
              <w:jc w:val="center"/>
              <w:rPr>
                <w:rFonts w:cs="B Lotus"/>
                <w:sz w:val="28"/>
                <w:szCs w:val="28"/>
                <w:rtl/>
              </w:rPr>
            </w:pPr>
            <w:r w:rsidRPr="004A7367">
              <w:rPr>
                <w:rFonts w:cs="B Lotus"/>
                <w:rtl/>
              </w:rPr>
              <w:t>1713</w:t>
            </w:r>
          </w:p>
        </w:tc>
        <w:tc>
          <w:tcPr>
            <w:tcW w:w="1803" w:type="dxa"/>
          </w:tcPr>
          <w:p w14:paraId="33F8262F" w14:textId="14A59502" w:rsidR="004A7367" w:rsidRPr="004A7367" w:rsidRDefault="004A7367" w:rsidP="004A7367">
            <w:pPr>
              <w:jc w:val="center"/>
              <w:rPr>
                <w:rFonts w:cs="B Lotus"/>
                <w:sz w:val="28"/>
                <w:szCs w:val="28"/>
                <w:rtl/>
              </w:rPr>
            </w:pPr>
            <w:r w:rsidRPr="004A7367">
              <w:rPr>
                <w:rFonts w:cs="B Lotus" w:hint="cs"/>
                <w:rtl/>
              </w:rPr>
              <w:t>حلب</w:t>
            </w:r>
          </w:p>
        </w:tc>
        <w:tc>
          <w:tcPr>
            <w:tcW w:w="1803" w:type="dxa"/>
          </w:tcPr>
          <w:p w14:paraId="51DDAB92" w14:textId="2F523030" w:rsidR="004A7367" w:rsidRPr="004A7367" w:rsidRDefault="004A7367" w:rsidP="004A7367">
            <w:pPr>
              <w:jc w:val="center"/>
              <w:rPr>
                <w:rFonts w:cs="B Lotus"/>
                <w:sz w:val="28"/>
                <w:szCs w:val="28"/>
                <w:rtl/>
              </w:rPr>
            </w:pPr>
            <w:r w:rsidRPr="004A7367">
              <w:rPr>
                <w:rFonts w:cs="B Lotus"/>
                <w:rtl/>
              </w:rPr>
              <w:t>13</w:t>
            </w:r>
          </w:p>
        </w:tc>
        <w:tc>
          <w:tcPr>
            <w:tcW w:w="1803" w:type="dxa"/>
          </w:tcPr>
          <w:p w14:paraId="400BD95B" w14:textId="7F0F7FB2" w:rsidR="004A7367" w:rsidRPr="004A7367" w:rsidRDefault="004A7367" w:rsidP="004A7367">
            <w:pPr>
              <w:jc w:val="center"/>
              <w:rPr>
                <w:rFonts w:cs="B Lotus"/>
                <w:sz w:val="28"/>
                <w:szCs w:val="28"/>
                <w:rtl/>
              </w:rPr>
            </w:pPr>
            <w:r w:rsidRPr="004A7367">
              <w:rPr>
                <w:rFonts w:cs="B Lotus" w:hint="cs"/>
                <w:rtl/>
              </w:rPr>
              <w:t>زنجان</w:t>
            </w:r>
          </w:p>
        </w:tc>
      </w:tr>
      <w:tr w:rsidR="004A7367" w:rsidRPr="004A7367" w14:paraId="09035A59" w14:textId="77777777" w:rsidTr="00372823">
        <w:tc>
          <w:tcPr>
            <w:tcW w:w="1803" w:type="dxa"/>
          </w:tcPr>
          <w:p w14:paraId="3C89B10F" w14:textId="77777777" w:rsidR="004A7367" w:rsidRPr="004A7367" w:rsidRDefault="004A7367" w:rsidP="004A7367">
            <w:pPr>
              <w:pStyle w:val="ListParagraph"/>
              <w:numPr>
                <w:ilvl w:val="0"/>
                <w:numId w:val="63"/>
              </w:numPr>
              <w:bidi/>
              <w:jc w:val="center"/>
              <w:rPr>
                <w:rFonts w:cs="B Lotus"/>
                <w:rtl/>
              </w:rPr>
            </w:pPr>
          </w:p>
        </w:tc>
        <w:tc>
          <w:tcPr>
            <w:tcW w:w="1803" w:type="dxa"/>
          </w:tcPr>
          <w:p w14:paraId="61FD1393" w14:textId="10A2BCD6" w:rsidR="004A7367" w:rsidRPr="004A7367" w:rsidRDefault="004A7367" w:rsidP="004A7367">
            <w:pPr>
              <w:jc w:val="center"/>
              <w:rPr>
                <w:rFonts w:cs="B Lotus"/>
                <w:sz w:val="28"/>
                <w:szCs w:val="28"/>
                <w:rtl/>
              </w:rPr>
            </w:pPr>
            <w:r w:rsidRPr="004A7367">
              <w:rPr>
                <w:rFonts w:cs="B Lotus"/>
                <w:rtl/>
              </w:rPr>
              <w:t>229</w:t>
            </w:r>
          </w:p>
        </w:tc>
        <w:tc>
          <w:tcPr>
            <w:tcW w:w="1803" w:type="dxa"/>
          </w:tcPr>
          <w:p w14:paraId="44E4D2CE" w14:textId="4E332A3E" w:rsidR="004A7367" w:rsidRPr="004A7367" w:rsidRDefault="004A7367" w:rsidP="004A7367">
            <w:pPr>
              <w:jc w:val="center"/>
              <w:rPr>
                <w:rFonts w:cs="B Lotus"/>
                <w:sz w:val="28"/>
                <w:szCs w:val="28"/>
                <w:rtl/>
              </w:rPr>
            </w:pPr>
            <w:r w:rsidRPr="004A7367">
              <w:rPr>
                <w:rFonts w:cs="B Lotus" w:hint="cs"/>
                <w:rtl/>
              </w:rPr>
              <w:t>سمنان</w:t>
            </w:r>
          </w:p>
        </w:tc>
        <w:tc>
          <w:tcPr>
            <w:tcW w:w="1803" w:type="dxa"/>
          </w:tcPr>
          <w:p w14:paraId="197811F7" w14:textId="1BE877D3" w:rsidR="004A7367" w:rsidRPr="004A7367" w:rsidRDefault="004A7367" w:rsidP="004A7367">
            <w:pPr>
              <w:jc w:val="center"/>
              <w:rPr>
                <w:rFonts w:cs="B Lotus"/>
                <w:sz w:val="28"/>
                <w:szCs w:val="28"/>
                <w:rtl/>
              </w:rPr>
            </w:pPr>
            <w:r w:rsidRPr="004A7367">
              <w:rPr>
                <w:rFonts w:cs="B Lotus"/>
                <w:rtl/>
              </w:rPr>
              <w:t>14</w:t>
            </w:r>
          </w:p>
        </w:tc>
        <w:tc>
          <w:tcPr>
            <w:tcW w:w="1803" w:type="dxa"/>
          </w:tcPr>
          <w:p w14:paraId="2E55DE23" w14:textId="40499153"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16A44C23" w14:textId="77777777" w:rsidTr="00372823">
        <w:tc>
          <w:tcPr>
            <w:tcW w:w="1803" w:type="dxa"/>
          </w:tcPr>
          <w:p w14:paraId="6BE7D87E" w14:textId="77777777" w:rsidR="004A7367" w:rsidRPr="004A7367" w:rsidRDefault="004A7367" w:rsidP="004A7367">
            <w:pPr>
              <w:pStyle w:val="ListParagraph"/>
              <w:numPr>
                <w:ilvl w:val="0"/>
                <w:numId w:val="63"/>
              </w:numPr>
              <w:bidi/>
              <w:jc w:val="center"/>
              <w:rPr>
                <w:rFonts w:cs="B Lotus"/>
                <w:rtl/>
              </w:rPr>
            </w:pPr>
          </w:p>
        </w:tc>
        <w:tc>
          <w:tcPr>
            <w:tcW w:w="1803" w:type="dxa"/>
          </w:tcPr>
          <w:p w14:paraId="60ADB836" w14:textId="6158F56B" w:rsidR="004A7367" w:rsidRPr="004A7367" w:rsidRDefault="004A7367" w:rsidP="004A7367">
            <w:pPr>
              <w:jc w:val="center"/>
              <w:rPr>
                <w:rFonts w:cs="B Lotus"/>
                <w:sz w:val="28"/>
                <w:szCs w:val="28"/>
                <w:rtl/>
              </w:rPr>
            </w:pPr>
            <w:r w:rsidRPr="004A7367">
              <w:rPr>
                <w:rFonts w:cs="B Lotus"/>
                <w:rtl/>
              </w:rPr>
              <w:t>230</w:t>
            </w:r>
          </w:p>
        </w:tc>
        <w:tc>
          <w:tcPr>
            <w:tcW w:w="1803" w:type="dxa"/>
          </w:tcPr>
          <w:p w14:paraId="0380CC15" w14:textId="2CCBE2AA" w:rsidR="004A7367" w:rsidRPr="004A7367" w:rsidRDefault="004A7367" w:rsidP="004A7367">
            <w:pPr>
              <w:jc w:val="center"/>
              <w:rPr>
                <w:rFonts w:cs="B Lotus"/>
                <w:sz w:val="28"/>
                <w:szCs w:val="28"/>
                <w:rtl/>
              </w:rPr>
            </w:pPr>
            <w:r w:rsidRPr="004A7367">
              <w:rPr>
                <w:rFonts w:cs="B Lotus" w:hint="cs"/>
                <w:rtl/>
              </w:rPr>
              <w:t>گرمسار</w:t>
            </w:r>
          </w:p>
        </w:tc>
        <w:tc>
          <w:tcPr>
            <w:tcW w:w="1803" w:type="dxa"/>
          </w:tcPr>
          <w:p w14:paraId="7F21FAA5" w14:textId="24C3509A" w:rsidR="004A7367" w:rsidRPr="004A7367" w:rsidRDefault="004A7367" w:rsidP="004A7367">
            <w:pPr>
              <w:jc w:val="center"/>
              <w:rPr>
                <w:rFonts w:cs="B Lotus"/>
                <w:sz w:val="28"/>
                <w:szCs w:val="28"/>
                <w:rtl/>
              </w:rPr>
            </w:pPr>
            <w:r w:rsidRPr="004A7367">
              <w:rPr>
                <w:rFonts w:cs="B Lotus"/>
                <w:rtl/>
              </w:rPr>
              <w:t>14</w:t>
            </w:r>
          </w:p>
        </w:tc>
        <w:tc>
          <w:tcPr>
            <w:tcW w:w="1803" w:type="dxa"/>
          </w:tcPr>
          <w:p w14:paraId="559994E9" w14:textId="73F7EA4D"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38F9ABDA" w14:textId="77777777" w:rsidTr="00372823">
        <w:tc>
          <w:tcPr>
            <w:tcW w:w="1803" w:type="dxa"/>
          </w:tcPr>
          <w:p w14:paraId="3A605828" w14:textId="77777777" w:rsidR="004A7367" w:rsidRPr="004A7367" w:rsidRDefault="004A7367" w:rsidP="004A7367">
            <w:pPr>
              <w:pStyle w:val="ListParagraph"/>
              <w:numPr>
                <w:ilvl w:val="0"/>
                <w:numId w:val="63"/>
              </w:numPr>
              <w:bidi/>
              <w:jc w:val="center"/>
              <w:rPr>
                <w:rFonts w:cs="B Lotus"/>
                <w:rtl/>
              </w:rPr>
            </w:pPr>
          </w:p>
        </w:tc>
        <w:tc>
          <w:tcPr>
            <w:tcW w:w="1803" w:type="dxa"/>
          </w:tcPr>
          <w:p w14:paraId="38098832" w14:textId="08E47B52" w:rsidR="004A7367" w:rsidRPr="004A7367" w:rsidRDefault="004A7367" w:rsidP="004A7367">
            <w:pPr>
              <w:jc w:val="center"/>
              <w:rPr>
                <w:rFonts w:cs="B Lotus"/>
                <w:sz w:val="28"/>
                <w:szCs w:val="28"/>
                <w:rtl/>
              </w:rPr>
            </w:pPr>
            <w:r w:rsidRPr="004A7367">
              <w:rPr>
                <w:rFonts w:cs="B Lotus"/>
                <w:rtl/>
              </w:rPr>
              <w:t>231</w:t>
            </w:r>
          </w:p>
        </w:tc>
        <w:tc>
          <w:tcPr>
            <w:tcW w:w="1803" w:type="dxa"/>
          </w:tcPr>
          <w:p w14:paraId="60BAC9D1" w14:textId="405BA945" w:rsidR="004A7367" w:rsidRPr="004A7367" w:rsidRDefault="004A7367" w:rsidP="004A7367">
            <w:pPr>
              <w:jc w:val="center"/>
              <w:rPr>
                <w:rFonts w:cs="B Lotus"/>
                <w:sz w:val="28"/>
                <w:szCs w:val="28"/>
                <w:rtl/>
              </w:rPr>
            </w:pPr>
            <w:r w:rsidRPr="004A7367">
              <w:rPr>
                <w:rFonts w:cs="B Lotus" w:hint="cs"/>
                <w:rtl/>
              </w:rPr>
              <w:t>دامغان</w:t>
            </w:r>
          </w:p>
        </w:tc>
        <w:tc>
          <w:tcPr>
            <w:tcW w:w="1803" w:type="dxa"/>
          </w:tcPr>
          <w:p w14:paraId="78DD4717" w14:textId="1779838D" w:rsidR="004A7367" w:rsidRPr="004A7367" w:rsidRDefault="004A7367" w:rsidP="004A7367">
            <w:pPr>
              <w:jc w:val="center"/>
              <w:rPr>
                <w:rFonts w:cs="B Lotus"/>
                <w:sz w:val="28"/>
                <w:szCs w:val="28"/>
                <w:rtl/>
              </w:rPr>
            </w:pPr>
            <w:r w:rsidRPr="004A7367">
              <w:rPr>
                <w:rFonts w:cs="B Lotus"/>
                <w:rtl/>
              </w:rPr>
              <w:t>14</w:t>
            </w:r>
          </w:p>
        </w:tc>
        <w:tc>
          <w:tcPr>
            <w:tcW w:w="1803" w:type="dxa"/>
          </w:tcPr>
          <w:p w14:paraId="5BFD3A56" w14:textId="2BB876A4"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146149CC" w14:textId="77777777" w:rsidTr="00372823">
        <w:tc>
          <w:tcPr>
            <w:tcW w:w="1803" w:type="dxa"/>
          </w:tcPr>
          <w:p w14:paraId="5805E7B2" w14:textId="77777777" w:rsidR="004A7367" w:rsidRPr="004A7367" w:rsidRDefault="004A7367" w:rsidP="004A7367">
            <w:pPr>
              <w:pStyle w:val="ListParagraph"/>
              <w:numPr>
                <w:ilvl w:val="0"/>
                <w:numId w:val="63"/>
              </w:numPr>
              <w:bidi/>
              <w:jc w:val="center"/>
              <w:rPr>
                <w:rFonts w:cs="B Lotus"/>
                <w:rtl/>
              </w:rPr>
            </w:pPr>
          </w:p>
        </w:tc>
        <w:tc>
          <w:tcPr>
            <w:tcW w:w="1803" w:type="dxa"/>
          </w:tcPr>
          <w:p w14:paraId="5D42AEAC" w14:textId="5EAC30D1" w:rsidR="004A7367" w:rsidRPr="004A7367" w:rsidRDefault="004A7367" w:rsidP="004A7367">
            <w:pPr>
              <w:jc w:val="center"/>
              <w:rPr>
                <w:rFonts w:cs="B Lotus"/>
                <w:sz w:val="28"/>
                <w:szCs w:val="28"/>
                <w:rtl/>
              </w:rPr>
            </w:pPr>
            <w:r w:rsidRPr="004A7367">
              <w:rPr>
                <w:rFonts w:cs="B Lotus"/>
                <w:rtl/>
              </w:rPr>
              <w:t>232</w:t>
            </w:r>
          </w:p>
        </w:tc>
        <w:tc>
          <w:tcPr>
            <w:tcW w:w="1803" w:type="dxa"/>
          </w:tcPr>
          <w:p w14:paraId="6233EC93" w14:textId="0ED9A775" w:rsidR="004A7367" w:rsidRPr="004A7367" w:rsidRDefault="004A7367" w:rsidP="004A7367">
            <w:pPr>
              <w:jc w:val="center"/>
              <w:rPr>
                <w:rFonts w:cs="B Lotus"/>
                <w:sz w:val="28"/>
                <w:szCs w:val="28"/>
                <w:rtl/>
              </w:rPr>
            </w:pPr>
            <w:r w:rsidRPr="004A7367">
              <w:rPr>
                <w:rFonts w:cs="B Lotus" w:hint="cs"/>
                <w:rtl/>
              </w:rPr>
              <w:t>شاهرود</w:t>
            </w:r>
          </w:p>
        </w:tc>
        <w:tc>
          <w:tcPr>
            <w:tcW w:w="1803" w:type="dxa"/>
          </w:tcPr>
          <w:p w14:paraId="7D07B969" w14:textId="4EF9EBB3" w:rsidR="004A7367" w:rsidRPr="004A7367" w:rsidRDefault="004A7367" w:rsidP="004A7367">
            <w:pPr>
              <w:jc w:val="center"/>
              <w:rPr>
                <w:rFonts w:cs="B Lotus"/>
                <w:sz w:val="28"/>
                <w:szCs w:val="28"/>
                <w:rtl/>
              </w:rPr>
            </w:pPr>
            <w:r w:rsidRPr="004A7367">
              <w:rPr>
                <w:rFonts w:cs="B Lotus"/>
                <w:rtl/>
              </w:rPr>
              <w:t>14</w:t>
            </w:r>
          </w:p>
        </w:tc>
        <w:tc>
          <w:tcPr>
            <w:tcW w:w="1803" w:type="dxa"/>
          </w:tcPr>
          <w:p w14:paraId="2C60F492" w14:textId="64D414B5"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7F56584A" w14:textId="77777777" w:rsidTr="00372823">
        <w:tc>
          <w:tcPr>
            <w:tcW w:w="1803" w:type="dxa"/>
          </w:tcPr>
          <w:p w14:paraId="2A41F45F" w14:textId="77777777" w:rsidR="004A7367" w:rsidRPr="004A7367" w:rsidRDefault="004A7367" w:rsidP="004A7367">
            <w:pPr>
              <w:pStyle w:val="ListParagraph"/>
              <w:numPr>
                <w:ilvl w:val="0"/>
                <w:numId w:val="63"/>
              </w:numPr>
              <w:bidi/>
              <w:jc w:val="center"/>
              <w:rPr>
                <w:rFonts w:cs="B Lotus"/>
                <w:rtl/>
              </w:rPr>
            </w:pPr>
          </w:p>
        </w:tc>
        <w:tc>
          <w:tcPr>
            <w:tcW w:w="1803" w:type="dxa"/>
          </w:tcPr>
          <w:p w14:paraId="7358C6D6" w14:textId="372B4610" w:rsidR="004A7367" w:rsidRPr="004A7367" w:rsidRDefault="004A7367" w:rsidP="004A7367">
            <w:pPr>
              <w:jc w:val="center"/>
              <w:rPr>
                <w:rFonts w:cs="B Lotus"/>
                <w:sz w:val="28"/>
                <w:szCs w:val="28"/>
                <w:rtl/>
              </w:rPr>
            </w:pPr>
            <w:r w:rsidRPr="004A7367">
              <w:rPr>
                <w:rFonts w:cs="B Lotus"/>
                <w:rtl/>
              </w:rPr>
              <w:t>233</w:t>
            </w:r>
          </w:p>
        </w:tc>
        <w:tc>
          <w:tcPr>
            <w:tcW w:w="1803" w:type="dxa"/>
          </w:tcPr>
          <w:p w14:paraId="2FD0F4A2" w14:textId="122B9348" w:rsidR="004A7367" w:rsidRPr="004A7367" w:rsidRDefault="004A7367" w:rsidP="004A7367">
            <w:pPr>
              <w:jc w:val="center"/>
              <w:rPr>
                <w:rFonts w:cs="B Lotus"/>
                <w:sz w:val="28"/>
                <w:szCs w:val="28"/>
                <w:rtl/>
              </w:rPr>
            </w:pPr>
            <w:r w:rsidRPr="004A7367">
              <w:rPr>
                <w:rFonts w:cs="B Lotus" w:hint="cs"/>
                <w:rtl/>
              </w:rPr>
              <w:t>سرخه</w:t>
            </w:r>
          </w:p>
        </w:tc>
        <w:tc>
          <w:tcPr>
            <w:tcW w:w="1803" w:type="dxa"/>
          </w:tcPr>
          <w:p w14:paraId="7E45AC1C" w14:textId="2CBDDEDD" w:rsidR="004A7367" w:rsidRPr="004A7367" w:rsidRDefault="004A7367" w:rsidP="004A7367">
            <w:pPr>
              <w:jc w:val="center"/>
              <w:rPr>
                <w:rFonts w:cs="B Lotus"/>
                <w:sz w:val="28"/>
                <w:szCs w:val="28"/>
                <w:rtl/>
              </w:rPr>
            </w:pPr>
            <w:r w:rsidRPr="004A7367">
              <w:rPr>
                <w:rFonts w:cs="B Lotus"/>
                <w:rtl/>
              </w:rPr>
              <w:t>14</w:t>
            </w:r>
          </w:p>
        </w:tc>
        <w:tc>
          <w:tcPr>
            <w:tcW w:w="1803" w:type="dxa"/>
          </w:tcPr>
          <w:p w14:paraId="51E8B664" w14:textId="0B1B967C"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4F75AC62" w14:textId="77777777" w:rsidTr="00372823">
        <w:tc>
          <w:tcPr>
            <w:tcW w:w="1803" w:type="dxa"/>
          </w:tcPr>
          <w:p w14:paraId="5EF79BDB" w14:textId="77777777" w:rsidR="004A7367" w:rsidRPr="004A7367" w:rsidRDefault="004A7367" w:rsidP="004A7367">
            <w:pPr>
              <w:pStyle w:val="ListParagraph"/>
              <w:numPr>
                <w:ilvl w:val="0"/>
                <w:numId w:val="63"/>
              </w:numPr>
              <w:bidi/>
              <w:jc w:val="center"/>
              <w:rPr>
                <w:rFonts w:cs="B Lotus"/>
                <w:rtl/>
              </w:rPr>
            </w:pPr>
          </w:p>
        </w:tc>
        <w:tc>
          <w:tcPr>
            <w:tcW w:w="1803" w:type="dxa"/>
          </w:tcPr>
          <w:p w14:paraId="2E85FCF4" w14:textId="3C68D07D" w:rsidR="004A7367" w:rsidRPr="004A7367" w:rsidRDefault="004A7367" w:rsidP="004A7367">
            <w:pPr>
              <w:jc w:val="center"/>
              <w:rPr>
                <w:rFonts w:cs="B Lotus"/>
                <w:sz w:val="28"/>
                <w:szCs w:val="28"/>
                <w:rtl/>
              </w:rPr>
            </w:pPr>
            <w:r w:rsidRPr="004A7367">
              <w:rPr>
                <w:rFonts w:cs="B Lotus"/>
                <w:rtl/>
              </w:rPr>
              <w:t>234</w:t>
            </w:r>
          </w:p>
        </w:tc>
        <w:tc>
          <w:tcPr>
            <w:tcW w:w="1803" w:type="dxa"/>
          </w:tcPr>
          <w:p w14:paraId="6545F009" w14:textId="1C132327" w:rsidR="004A7367" w:rsidRPr="004A7367" w:rsidRDefault="004A7367" w:rsidP="004A7367">
            <w:pPr>
              <w:jc w:val="center"/>
              <w:rPr>
                <w:rFonts w:cs="B Lotus"/>
                <w:sz w:val="28"/>
                <w:szCs w:val="28"/>
                <w:rtl/>
              </w:rPr>
            </w:pPr>
            <w:r w:rsidRPr="004A7367">
              <w:rPr>
                <w:rFonts w:cs="B Lotus" w:hint="cs"/>
                <w:rtl/>
              </w:rPr>
              <w:t>بیارجمند</w:t>
            </w:r>
          </w:p>
        </w:tc>
        <w:tc>
          <w:tcPr>
            <w:tcW w:w="1803" w:type="dxa"/>
          </w:tcPr>
          <w:p w14:paraId="4716697A" w14:textId="25385D8C" w:rsidR="004A7367" w:rsidRPr="004A7367" w:rsidRDefault="004A7367" w:rsidP="004A7367">
            <w:pPr>
              <w:jc w:val="center"/>
              <w:rPr>
                <w:rFonts w:cs="B Lotus"/>
                <w:sz w:val="28"/>
                <w:szCs w:val="28"/>
                <w:rtl/>
              </w:rPr>
            </w:pPr>
            <w:r w:rsidRPr="004A7367">
              <w:rPr>
                <w:rFonts w:cs="B Lotus"/>
                <w:rtl/>
              </w:rPr>
              <w:t>14</w:t>
            </w:r>
          </w:p>
        </w:tc>
        <w:tc>
          <w:tcPr>
            <w:tcW w:w="1803" w:type="dxa"/>
          </w:tcPr>
          <w:p w14:paraId="41D94FDA" w14:textId="7E69772F"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6D664DB3" w14:textId="77777777" w:rsidTr="00372823">
        <w:tc>
          <w:tcPr>
            <w:tcW w:w="1803" w:type="dxa"/>
          </w:tcPr>
          <w:p w14:paraId="473D1216" w14:textId="77777777" w:rsidR="004A7367" w:rsidRPr="004A7367" w:rsidRDefault="004A7367" w:rsidP="004A7367">
            <w:pPr>
              <w:pStyle w:val="ListParagraph"/>
              <w:numPr>
                <w:ilvl w:val="0"/>
                <w:numId w:val="63"/>
              </w:numPr>
              <w:bidi/>
              <w:jc w:val="center"/>
              <w:rPr>
                <w:rFonts w:cs="B Lotus"/>
                <w:rtl/>
              </w:rPr>
            </w:pPr>
          </w:p>
        </w:tc>
        <w:tc>
          <w:tcPr>
            <w:tcW w:w="1803" w:type="dxa"/>
          </w:tcPr>
          <w:p w14:paraId="7062FEEB" w14:textId="2F0E302D" w:rsidR="004A7367" w:rsidRPr="004A7367" w:rsidRDefault="004A7367" w:rsidP="004A7367">
            <w:pPr>
              <w:jc w:val="center"/>
              <w:rPr>
                <w:rFonts w:cs="B Lotus"/>
                <w:sz w:val="28"/>
                <w:szCs w:val="28"/>
                <w:rtl/>
              </w:rPr>
            </w:pPr>
            <w:r w:rsidRPr="004A7367">
              <w:rPr>
                <w:rFonts w:cs="B Lotus"/>
                <w:rtl/>
              </w:rPr>
              <w:t>235</w:t>
            </w:r>
          </w:p>
        </w:tc>
        <w:tc>
          <w:tcPr>
            <w:tcW w:w="1803" w:type="dxa"/>
          </w:tcPr>
          <w:p w14:paraId="20DA7CFA" w14:textId="4E5AE99E" w:rsidR="004A7367" w:rsidRPr="004A7367" w:rsidRDefault="004A7367" w:rsidP="004A7367">
            <w:pPr>
              <w:jc w:val="center"/>
              <w:rPr>
                <w:rFonts w:cs="B Lotus"/>
                <w:sz w:val="28"/>
                <w:szCs w:val="28"/>
                <w:rtl/>
              </w:rPr>
            </w:pPr>
            <w:r w:rsidRPr="004A7367">
              <w:rPr>
                <w:rFonts w:cs="B Lotus" w:hint="cs"/>
                <w:rtl/>
              </w:rPr>
              <w:t>مهدیشهر</w:t>
            </w:r>
          </w:p>
        </w:tc>
        <w:tc>
          <w:tcPr>
            <w:tcW w:w="1803" w:type="dxa"/>
          </w:tcPr>
          <w:p w14:paraId="78F9432E" w14:textId="10C11FE1" w:rsidR="004A7367" w:rsidRPr="004A7367" w:rsidRDefault="004A7367" w:rsidP="004A7367">
            <w:pPr>
              <w:jc w:val="center"/>
              <w:rPr>
                <w:rFonts w:cs="B Lotus"/>
                <w:sz w:val="28"/>
                <w:szCs w:val="28"/>
                <w:rtl/>
              </w:rPr>
            </w:pPr>
            <w:r w:rsidRPr="004A7367">
              <w:rPr>
                <w:rFonts w:cs="B Lotus"/>
                <w:rtl/>
              </w:rPr>
              <w:t>14</w:t>
            </w:r>
          </w:p>
        </w:tc>
        <w:tc>
          <w:tcPr>
            <w:tcW w:w="1803" w:type="dxa"/>
          </w:tcPr>
          <w:p w14:paraId="0D933D0A" w14:textId="5BF0A72B"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66BF6AB7" w14:textId="77777777" w:rsidTr="00372823">
        <w:tc>
          <w:tcPr>
            <w:tcW w:w="1803" w:type="dxa"/>
          </w:tcPr>
          <w:p w14:paraId="47F6595D" w14:textId="77777777" w:rsidR="004A7367" w:rsidRPr="004A7367" w:rsidRDefault="004A7367" w:rsidP="004A7367">
            <w:pPr>
              <w:pStyle w:val="ListParagraph"/>
              <w:numPr>
                <w:ilvl w:val="0"/>
                <w:numId w:val="63"/>
              </w:numPr>
              <w:bidi/>
              <w:jc w:val="center"/>
              <w:rPr>
                <w:rFonts w:cs="B Lotus"/>
                <w:rtl/>
              </w:rPr>
            </w:pPr>
          </w:p>
        </w:tc>
        <w:tc>
          <w:tcPr>
            <w:tcW w:w="1803" w:type="dxa"/>
          </w:tcPr>
          <w:p w14:paraId="08BFBDFF" w14:textId="3A4A11CF" w:rsidR="004A7367" w:rsidRPr="004A7367" w:rsidRDefault="004A7367" w:rsidP="004A7367">
            <w:pPr>
              <w:jc w:val="center"/>
              <w:rPr>
                <w:rFonts w:cs="B Lotus"/>
                <w:sz w:val="28"/>
                <w:szCs w:val="28"/>
                <w:rtl/>
              </w:rPr>
            </w:pPr>
            <w:r w:rsidRPr="004A7367">
              <w:rPr>
                <w:rFonts w:cs="B Lotus"/>
                <w:rtl/>
              </w:rPr>
              <w:t>236</w:t>
            </w:r>
          </w:p>
        </w:tc>
        <w:tc>
          <w:tcPr>
            <w:tcW w:w="1803" w:type="dxa"/>
          </w:tcPr>
          <w:p w14:paraId="3EE89DC1" w14:textId="469A0F56" w:rsidR="004A7367" w:rsidRPr="004A7367" w:rsidRDefault="004A7367" w:rsidP="004A7367">
            <w:pPr>
              <w:jc w:val="center"/>
              <w:rPr>
                <w:rFonts w:cs="B Lotus"/>
                <w:sz w:val="28"/>
                <w:szCs w:val="28"/>
                <w:rtl/>
              </w:rPr>
            </w:pPr>
            <w:r w:rsidRPr="004A7367">
              <w:rPr>
                <w:rFonts w:cs="B Lotus" w:hint="cs"/>
                <w:rtl/>
              </w:rPr>
              <w:t>ایوانکی</w:t>
            </w:r>
          </w:p>
        </w:tc>
        <w:tc>
          <w:tcPr>
            <w:tcW w:w="1803" w:type="dxa"/>
          </w:tcPr>
          <w:p w14:paraId="7CF8BED7" w14:textId="1F4B279E" w:rsidR="004A7367" w:rsidRPr="004A7367" w:rsidRDefault="004A7367" w:rsidP="004A7367">
            <w:pPr>
              <w:jc w:val="center"/>
              <w:rPr>
                <w:rFonts w:cs="B Lotus"/>
                <w:sz w:val="28"/>
                <w:szCs w:val="28"/>
                <w:rtl/>
              </w:rPr>
            </w:pPr>
            <w:r w:rsidRPr="004A7367">
              <w:rPr>
                <w:rFonts w:cs="B Lotus"/>
                <w:rtl/>
              </w:rPr>
              <w:t>14</w:t>
            </w:r>
          </w:p>
        </w:tc>
        <w:tc>
          <w:tcPr>
            <w:tcW w:w="1803" w:type="dxa"/>
          </w:tcPr>
          <w:p w14:paraId="6DBE341D" w14:textId="213B95EB"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0683F4AF" w14:textId="77777777" w:rsidTr="00372823">
        <w:tc>
          <w:tcPr>
            <w:tcW w:w="1803" w:type="dxa"/>
          </w:tcPr>
          <w:p w14:paraId="333E842A" w14:textId="77777777" w:rsidR="004A7367" w:rsidRPr="004A7367" w:rsidRDefault="004A7367" w:rsidP="004A7367">
            <w:pPr>
              <w:pStyle w:val="ListParagraph"/>
              <w:numPr>
                <w:ilvl w:val="0"/>
                <w:numId w:val="63"/>
              </w:numPr>
              <w:bidi/>
              <w:jc w:val="center"/>
              <w:rPr>
                <w:rFonts w:cs="B Lotus"/>
                <w:rtl/>
              </w:rPr>
            </w:pPr>
          </w:p>
        </w:tc>
        <w:tc>
          <w:tcPr>
            <w:tcW w:w="1803" w:type="dxa"/>
          </w:tcPr>
          <w:p w14:paraId="586DD954" w14:textId="05F310B9" w:rsidR="004A7367" w:rsidRPr="004A7367" w:rsidRDefault="004A7367" w:rsidP="004A7367">
            <w:pPr>
              <w:jc w:val="center"/>
              <w:rPr>
                <w:rFonts w:cs="B Lotus"/>
                <w:sz w:val="28"/>
                <w:szCs w:val="28"/>
                <w:rtl/>
              </w:rPr>
            </w:pPr>
            <w:r w:rsidRPr="004A7367">
              <w:rPr>
                <w:rFonts w:cs="B Lotus"/>
                <w:rtl/>
              </w:rPr>
              <w:t>662</w:t>
            </w:r>
          </w:p>
        </w:tc>
        <w:tc>
          <w:tcPr>
            <w:tcW w:w="1803" w:type="dxa"/>
          </w:tcPr>
          <w:p w14:paraId="0937461C" w14:textId="58D52D1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میامی‏</w:t>
            </w:r>
          </w:p>
        </w:tc>
        <w:tc>
          <w:tcPr>
            <w:tcW w:w="1803" w:type="dxa"/>
          </w:tcPr>
          <w:p w14:paraId="28894470" w14:textId="052FF226" w:rsidR="004A7367" w:rsidRPr="004A7367" w:rsidRDefault="004A7367" w:rsidP="004A7367">
            <w:pPr>
              <w:jc w:val="center"/>
              <w:rPr>
                <w:rFonts w:cs="B Lotus"/>
                <w:sz w:val="28"/>
                <w:szCs w:val="28"/>
                <w:rtl/>
              </w:rPr>
            </w:pPr>
            <w:r w:rsidRPr="004A7367">
              <w:rPr>
                <w:rFonts w:cs="B Lotus"/>
                <w:rtl/>
              </w:rPr>
              <w:t>14</w:t>
            </w:r>
          </w:p>
        </w:tc>
        <w:tc>
          <w:tcPr>
            <w:tcW w:w="1803" w:type="dxa"/>
          </w:tcPr>
          <w:p w14:paraId="3513533B" w14:textId="1B695C05"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5E2D9838" w14:textId="77777777" w:rsidTr="00372823">
        <w:tc>
          <w:tcPr>
            <w:tcW w:w="1803" w:type="dxa"/>
          </w:tcPr>
          <w:p w14:paraId="23B157EF" w14:textId="77777777" w:rsidR="004A7367" w:rsidRPr="004A7367" w:rsidRDefault="004A7367" w:rsidP="004A7367">
            <w:pPr>
              <w:pStyle w:val="ListParagraph"/>
              <w:numPr>
                <w:ilvl w:val="0"/>
                <w:numId w:val="63"/>
              </w:numPr>
              <w:bidi/>
              <w:jc w:val="center"/>
              <w:rPr>
                <w:rFonts w:cs="B Lotus"/>
                <w:rtl/>
              </w:rPr>
            </w:pPr>
          </w:p>
        </w:tc>
        <w:tc>
          <w:tcPr>
            <w:tcW w:w="1803" w:type="dxa"/>
          </w:tcPr>
          <w:p w14:paraId="0F4E9B52" w14:textId="33FBF8D8" w:rsidR="004A7367" w:rsidRPr="004A7367" w:rsidRDefault="004A7367" w:rsidP="004A7367">
            <w:pPr>
              <w:jc w:val="center"/>
              <w:rPr>
                <w:rFonts w:cs="B Lotus"/>
                <w:sz w:val="28"/>
                <w:szCs w:val="28"/>
                <w:rtl/>
              </w:rPr>
            </w:pPr>
            <w:r w:rsidRPr="004A7367">
              <w:rPr>
                <w:rFonts w:cs="B Lotus"/>
                <w:rtl/>
              </w:rPr>
              <w:t>663</w:t>
            </w:r>
          </w:p>
        </w:tc>
        <w:tc>
          <w:tcPr>
            <w:tcW w:w="1803" w:type="dxa"/>
          </w:tcPr>
          <w:p w14:paraId="55A93FAD" w14:textId="648645D1"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شهمیرزاد‏</w:t>
            </w:r>
          </w:p>
        </w:tc>
        <w:tc>
          <w:tcPr>
            <w:tcW w:w="1803" w:type="dxa"/>
          </w:tcPr>
          <w:p w14:paraId="58FCB41A" w14:textId="0E314A7B" w:rsidR="004A7367" w:rsidRPr="004A7367" w:rsidRDefault="004A7367" w:rsidP="004A7367">
            <w:pPr>
              <w:jc w:val="center"/>
              <w:rPr>
                <w:rFonts w:cs="B Lotus"/>
                <w:sz w:val="28"/>
                <w:szCs w:val="28"/>
                <w:rtl/>
              </w:rPr>
            </w:pPr>
            <w:r w:rsidRPr="004A7367">
              <w:rPr>
                <w:rFonts w:cs="B Lotus"/>
                <w:rtl/>
              </w:rPr>
              <w:t>14</w:t>
            </w:r>
          </w:p>
        </w:tc>
        <w:tc>
          <w:tcPr>
            <w:tcW w:w="1803" w:type="dxa"/>
          </w:tcPr>
          <w:p w14:paraId="719624A1" w14:textId="14030536"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5D25B5B2" w14:textId="77777777" w:rsidTr="00372823">
        <w:tc>
          <w:tcPr>
            <w:tcW w:w="1803" w:type="dxa"/>
          </w:tcPr>
          <w:p w14:paraId="0F9FC0CE" w14:textId="77777777" w:rsidR="004A7367" w:rsidRPr="004A7367" w:rsidRDefault="004A7367" w:rsidP="004A7367">
            <w:pPr>
              <w:pStyle w:val="ListParagraph"/>
              <w:numPr>
                <w:ilvl w:val="0"/>
                <w:numId w:val="63"/>
              </w:numPr>
              <w:bidi/>
              <w:jc w:val="center"/>
              <w:rPr>
                <w:rFonts w:cs="B Lotus"/>
                <w:rtl/>
              </w:rPr>
            </w:pPr>
          </w:p>
        </w:tc>
        <w:tc>
          <w:tcPr>
            <w:tcW w:w="1803" w:type="dxa"/>
          </w:tcPr>
          <w:p w14:paraId="163597AE" w14:textId="52EBA8C1" w:rsidR="004A7367" w:rsidRPr="004A7367" w:rsidRDefault="004A7367" w:rsidP="004A7367">
            <w:pPr>
              <w:jc w:val="center"/>
              <w:rPr>
                <w:rFonts w:cs="B Lotus"/>
                <w:sz w:val="28"/>
                <w:szCs w:val="28"/>
                <w:rtl/>
              </w:rPr>
            </w:pPr>
            <w:r w:rsidRPr="004A7367">
              <w:rPr>
                <w:rFonts w:cs="B Lotus"/>
                <w:rtl/>
              </w:rPr>
              <w:t>665</w:t>
            </w:r>
          </w:p>
        </w:tc>
        <w:tc>
          <w:tcPr>
            <w:tcW w:w="1803" w:type="dxa"/>
          </w:tcPr>
          <w:p w14:paraId="2108A0F1" w14:textId="35B5E08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دیباج‏</w:t>
            </w:r>
          </w:p>
        </w:tc>
        <w:tc>
          <w:tcPr>
            <w:tcW w:w="1803" w:type="dxa"/>
          </w:tcPr>
          <w:p w14:paraId="6312EFE7" w14:textId="1D73BB3E" w:rsidR="004A7367" w:rsidRPr="004A7367" w:rsidRDefault="004A7367" w:rsidP="004A7367">
            <w:pPr>
              <w:jc w:val="center"/>
              <w:rPr>
                <w:rFonts w:cs="B Lotus"/>
                <w:sz w:val="28"/>
                <w:szCs w:val="28"/>
                <w:rtl/>
              </w:rPr>
            </w:pPr>
            <w:r w:rsidRPr="004A7367">
              <w:rPr>
                <w:rFonts w:cs="B Lotus"/>
                <w:rtl/>
              </w:rPr>
              <w:t>14</w:t>
            </w:r>
          </w:p>
        </w:tc>
        <w:tc>
          <w:tcPr>
            <w:tcW w:w="1803" w:type="dxa"/>
          </w:tcPr>
          <w:p w14:paraId="688A4D27" w14:textId="7BE2FA55"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632631F6" w14:textId="77777777" w:rsidTr="00372823">
        <w:tc>
          <w:tcPr>
            <w:tcW w:w="1803" w:type="dxa"/>
          </w:tcPr>
          <w:p w14:paraId="677E9075" w14:textId="77777777" w:rsidR="004A7367" w:rsidRPr="004A7367" w:rsidRDefault="004A7367" w:rsidP="004A7367">
            <w:pPr>
              <w:pStyle w:val="ListParagraph"/>
              <w:numPr>
                <w:ilvl w:val="0"/>
                <w:numId w:val="63"/>
              </w:numPr>
              <w:bidi/>
              <w:jc w:val="center"/>
              <w:rPr>
                <w:rFonts w:cs="B Lotus"/>
                <w:rtl/>
              </w:rPr>
            </w:pPr>
          </w:p>
        </w:tc>
        <w:tc>
          <w:tcPr>
            <w:tcW w:w="1803" w:type="dxa"/>
          </w:tcPr>
          <w:p w14:paraId="0AB847E2" w14:textId="4DAA93A7" w:rsidR="004A7367" w:rsidRPr="004A7367" w:rsidRDefault="004A7367" w:rsidP="004A7367">
            <w:pPr>
              <w:jc w:val="center"/>
              <w:rPr>
                <w:rFonts w:cs="B Lotus"/>
                <w:sz w:val="28"/>
                <w:szCs w:val="28"/>
                <w:rtl/>
              </w:rPr>
            </w:pPr>
            <w:r w:rsidRPr="004A7367">
              <w:rPr>
                <w:rFonts w:cs="B Lotus"/>
                <w:rtl/>
              </w:rPr>
              <w:t>666</w:t>
            </w:r>
          </w:p>
        </w:tc>
        <w:tc>
          <w:tcPr>
            <w:tcW w:w="1803" w:type="dxa"/>
          </w:tcPr>
          <w:p w14:paraId="5AAA50E3" w14:textId="23EF426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امیریه‏</w:t>
            </w:r>
          </w:p>
        </w:tc>
        <w:tc>
          <w:tcPr>
            <w:tcW w:w="1803" w:type="dxa"/>
          </w:tcPr>
          <w:p w14:paraId="52EDFF9D" w14:textId="2CD3A0B2" w:rsidR="004A7367" w:rsidRPr="004A7367" w:rsidRDefault="004A7367" w:rsidP="004A7367">
            <w:pPr>
              <w:jc w:val="center"/>
              <w:rPr>
                <w:rFonts w:cs="B Lotus"/>
                <w:sz w:val="28"/>
                <w:szCs w:val="28"/>
                <w:rtl/>
              </w:rPr>
            </w:pPr>
            <w:r w:rsidRPr="004A7367">
              <w:rPr>
                <w:rFonts w:cs="B Lotus"/>
                <w:rtl/>
              </w:rPr>
              <w:t>14</w:t>
            </w:r>
          </w:p>
        </w:tc>
        <w:tc>
          <w:tcPr>
            <w:tcW w:w="1803" w:type="dxa"/>
          </w:tcPr>
          <w:p w14:paraId="0F73FA23" w14:textId="4DC88B61"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59A62F61" w14:textId="77777777" w:rsidTr="00372823">
        <w:tc>
          <w:tcPr>
            <w:tcW w:w="1803" w:type="dxa"/>
          </w:tcPr>
          <w:p w14:paraId="1B0B23E2" w14:textId="77777777" w:rsidR="004A7367" w:rsidRPr="004A7367" w:rsidRDefault="004A7367" w:rsidP="004A7367">
            <w:pPr>
              <w:pStyle w:val="ListParagraph"/>
              <w:numPr>
                <w:ilvl w:val="0"/>
                <w:numId w:val="63"/>
              </w:numPr>
              <w:bidi/>
              <w:jc w:val="center"/>
              <w:rPr>
                <w:rFonts w:cs="B Lotus"/>
                <w:rtl/>
              </w:rPr>
            </w:pPr>
          </w:p>
        </w:tc>
        <w:tc>
          <w:tcPr>
            <w:tcW w:w="1803" w:type="dxa"/>
          </w:tcPr>
          <w:p w14:paraId="4B5794B1" w14:textId="2197E35A" w:rsidR="004A7367" w:rsidRPr="004A7367" w:rsidRDefault="004A7367" w:rsidP="004A7367">
            <w:pPr>
              <w:jc w:val="center"/>
              <w:rPr>
                <w:rFonts w:cs="B Lotus"/>
                <w:sz w:val="28"/>
                <w:szCs w:val="28"/>
                <w:rtl/>
              </w:rPr>
            </w:pPr>
            <w:r w:rsidRPr="004A7367">
              <w:rPr>
                <w:rFonts w:cs="B Lotus"/>
                <w:rtl/>
              </w:rPr>
              <w:t>667</w:t>
            </w:r>
          </w:p>
        </w:tc>
        <w:tc>
          <w:tcPr>
            <w:tcW w:w="1803" w:type="dxa"/>
          </w:tcPr>
          <w:p w14:paraId="79F01A79" w14:textId="5AF9C8BD"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بسطام‏</w:t>
            </w:r>
          </w:p>
        </w:tc>
        <w:tc>
          <w:tcPr>
            <w:tcW w:w="1803" w:type="dxa"/>
          </w:tcPr>
          <w:p w14:paraId="0B347B70" w14:textId="3B96DAB8" w:rsidR="004A7367" w:rsidRPr="004A7367" w:rsidRDefault="004A7367" w:rsidP="004A7367">
            <w:pPr>
              <w:jc w:val="center"/>
              <w:rPr>
                <w:rFonts w:cs="B Lotus"/>
                <w:sz w:val="28"/>
                <w:szCs w:val="28"/>
                <w:rtl/>
              </w:rPr>
            </w:pPr>
            <w:r w:rsidRPr="004A7367">
              <w:rPr>
                <w:rFonts w:cs="B Lotus"/>
                <w:rtl/>
              </w:rPr>
              <w:t>14</w:t>
            </w:r>
          </w:p>
        </w:tc>
        <w:tc>
          <w:tcPr>
            <w:tcW w:w="1803" w:type="dxa"/>
          </w:tcPr>
          <w:p w14:paraId="77702551" w14:textId="25519971"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5B4D559B" w14:textId="77777777" w:rsidTr="00372823">
        <w:tc>
          <w:tcPr>
            <w:tcW w:w="1803" w:type="dxa"/>
          </w:tcPr>
          <w:p w14:paraId="794E0339" w14:textId="77777777" w:rsidR="004A7367" w:rsidRPr="004A7367" w:rsidRDefault="004A7367" w:rsidP="004A7367">
            <w:pPr>
              <w:pStyle w:val="ListParagraph"/>
              <w:numPr>
                <w:ilvl w:val="0"/>
                <w:numId w:val="63"/>
              </w:numPr>
              <w:bidi/>
              <w:jc w:val="center"/>
              <w:rPr>
                <w:rFonts w:cs="B Lotus"/>
                <w:rtl/>
              </w:rPr>
            </w:pPr>
          </w:p>
        </w:tc>
        <w:tc>
          <w:tcPr>
            <w:tcW w:w="1803" w:type="dxa"/>
          </w:tcPr>
          <w:p w14:paraId="5774739B" w14:textId="46783A4C" w:rsidR="004A7367" w:rsidRPr="004A7367" w:rsidRDefault="004A7367" w:rsidP="004A7367">
            <w:pPr>
              <w:jc w:val="center"/>
              <w:rPr>
                <w:rFonts w:cs="B Lotus"/>
                <w:sz w:val="28"/>
                <w:szCs w:val="28"/>
                <w:rtl/>
              </w:rPr>
            </w:pPr>
            <w:r w:rsidRPr="004A7367">
              <w:rPr>
                <w:rFonts w:cs="B Lotus"/>
                <w:rtl/>
              </w:rPr>
              <w:t>668</w:t>
            </w:r>
          </w:p>
        </w:tc>
        <w:tc>
          <w:tcPr>
            <w:tcW w:w="1803" w:type="dxa"/>
          </w:tcPr>
          <w:p w14:paraId="2983D335" w14:textId="0D6162EF"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آرادان‏</w:t>
            </w:r>
          </w:p>
        </w:tc>
        <w:tc>
          <w:tcPr>
            <w:tcW w:w="1803" w:type="dxa"/>
          </w:tcPr>
          <w:p w14:paraId="414A602F" w14:textId="6C1D1ED2" w:rsidR="004A7367" w:rsidRPr="004A7367" w:rsidRDefault="004A7367" w:rsidP="004A7367">
            <w:pPr>
              <w:jc w:val="center"/>
              <w:rPr>
                <w:rFonts w:cs="B Lotus"/>
                <w:sz w:val="28"/>
                <w:szCs w:val="28"/>
                <w:rtl/>
              </w:rPr>
            </w:pPr>
            <w:r w:rsidRPr="004A7367">
              <w:rPr>
                <w:rFonts w:cs="B Lotus"/>
                <w:rtl/>
              </w:rPr>
              <w:t>14</w:t>
            </w:r>
          </w:p>
        </w:tc>
        <w:tc>
          <w:tcPr>
            <w:tcW w:w="1803" w:type="dxa"/>
          </w:tcPr>
          <w:p w14:paraId="5D58D34C" w14:textId="343460BE"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1A0A64C6" w14:textId="77777777" w:rsidTr="00372823">
        <w:tc>
          <w:tcPr>
            <w:tcW w:w="1803" w:type="dxa"/>
          </w:tcPr>
          <w:p w14:paraId="3771FF57" w14:textId="77777777" w:rsidR="004A7367" w:rsidRPr="004A7367" w:rsidRDefault="004A7367" w:rsidP="004A7367">
            <w:pPr>
              <w:pStyle w:val="ListParagraph"/>
              <w:numPr>
                <w:ilvl w:val="0"/>
                <w:numId w:val="63"/>
              </w:numPr>
              <w:bidi/>
              <w:jc w:val="center"/>
              <w:rPr>
                <w:rFonts w:cs="B Lotus"/>
                <w:rtl/>
              </w:rPr>
            </w:pPr>
          </w:p>
        </w:tc>
        <w:tc>
          <w:tcPr>
            <w:tcW w:w="1803" w:type="dxa"/>
          </w:tcPr>
          <w:p w14:paraId="40DA0B1A" w14:textId="587015A4" w:rsidR="004A7367" w:rsidRPr="004A7367" w:rsidRDefault="004A7367" w:rsidP="004A7367">
            <w:pPr>
              <w:jc w:val="center"/>
              <w:rPr>
                <w:rFonts w:cs="B Lotus"/>
                <w:sz w:val="28"/>
                <w:szCs w:val="28"/>
                <w:rtl/>
              </w:rPr>
            </w:pPr>
            <w:r w:rsidRPr="004A7367">
              <w:rPr>
                <w:rFonts w:cs="B Lotus"/>
                <w:rtl/>
              </w:rPr>
              <w:t>669</w:t>
            </w:r>
          </w:p>
        </w:tc>
        <w:tc>
          <w:tcPr>
            <w:tcW w:w="1803" w:type="dxa"/>
          </w:tcPr>
          <w:p w14:paraId="07E8BE96" w14:textId="5EFB0C64"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مجن‏</w:t>
            </w:r>
          </w:p>
        </w:tc>
        <w:tc>
          <w:tcPr>
            <w:tcW w:w="1803" w:type="dxa"/>
          </w:tcPr>
          <w:p w14:paraId="06E447AE" w14:textId="60175408" w:rsidR="004A7367" w:rsidRPr="004A7367" w:rsidRDefault="004A7367" w:rsidP="004A7367">
            <w:pPr>
              <w:jc w:val="center"/>
              <w:rPr>
                <w:rFonts w:cs="B Lotus"/>
                <w:sz w:val="28"/>
                <w:szCs w:val="28"/>
                <w:rtl/>
              </w:rPr>
            </w:pPr>
            <w:r w:rsidRPr="004A7367">
              <w:rPr>
                <w:rFonts w:cs="B Lotus"/>
                <w:rtl/>
              </w:rPr>
              <w:t>14</w:t>
            </w:r>
          </w:p>
        </w:tc>
        <w:tc>
          <w:tcPr>
            <w:tcW w:w="1803" w:type="dxa"/>
          </w:tcPr>
          <w:p w14:paraId="7E9E80C0" w14:textId="79FFB2D6"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5105ECF9" w14:textId="77777777" w:rsidTr="00372823">
        <w:tc>
          <w:tcPr>
            <w:tcW w:w="1803" w:type="dxa"/>
          </w:tcPr>
          <w:p w14:paraId="3E9F6DB7" w14:textId="77777777" w:rsidR="004A7367" w:rsidRPr="004A7367" w:rsidRDefault="004A7367" w:rsidP="004A7367">
            <w:pPr>
              <w:pStyle w:val="ListParagraph"/>
              <w:numPr>
                <w:ilvl w:val="0"/>
                <w:numId w:val="63"/>
              </w:numPr>
              <w:bidi/>
              <w:jc w:val="center"/>
              <w:rPr>
                <w:rFonts w:cs="B Lotus"/>
                <w:rtl/>
              </w:rPr>
            </w:pPr>
          </w:p>
        </w:tc>
        <w:tc>
          <w:tcPr>
            <w:tcW w:w="1803" w:type="dxa"/>
          </w:tcPr>
          <w:p w14:paraId="1BC8C637" w14:textId="617CA637" w:rsidR="004A7367" w:rsidRPr="004A7367" w:rsidRDefault="004A7367" w:rsidP="004A7367">
            <w:pPr>
              <w:jc w:val="center"/>
              <w:rPr>
                <w:rFonts w:cs="B Lotus"/>
                <w:sz w:val="28"/>
                <w:szCs w:val="28"/>
                <w:rtl/>
              </w:rPr>
            </w:pPr>
            <w:r w:rsidRPr="004A7367">
              <w:rPr>
                <w:rFonts w:cs="B Lotus"/>
                <w:rtl/>
              </w:rPr>
              <w:t>670</w:t>
            </w:r>
          </w:p>
        </w:tc>
        <w:tc>
          <w:tcPr>
            <w:tcW w:w="1803" w:type="dxa"/>
          </w:tcPr>
          <w:p w14:paraId="0068EDFF" w14:textId="06016A2B"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کلاته</w:t>
            </w:r>
            <w:r w:rsidRPr="004A7367">
              <w:rPr>
                <w:rFonts w:cs="B Lotus"/>
                <w:rtl/>
              </w:rPr>
              <w:t xml:space="preserve"> </w:t>
            </w:r>
            <w:r w:rsidRPr="004A7367">
              <w:rPr>
                <w:rFonts w:cs="B Lotus" w:hint="cs"/>
                <w:rtl/>
              </w:rPr>
              <w:t>خیج‏</w:t>
            </w:r>
          </w:p>
        </w:tc>
        <w:tc>
          <w:tcPr>
            <w:tcW w:w="1803" w:type="dxa"/>
          </w:tcPr>
          <w:p w14:paraId="547F0416" w14:textId="7F52B375" w:rsidR="004A7367" w:rsidRPr="004A7367" w:rsidRDefault="004A7367" w:rsidP="004A7367">
            <w:pPr>
              <w:jc w:val="center"/>
              <w:rPr>
                <w:rFonts w:cs="B Lotus"/>
                <w:sz w:val="28"/>
                <w:szCs w:val="28"/>
                <w:rtl/>
              </w:rPr>
            </w:pPr>
            <w:r w:rsidRPr="004A7367">
              <w:rPr>
                <w:rFonts w:cs="B Lotus"/>
                <w:rtl/>
              </w:rPr>
              <w:t>14</w:t>
            </w:r>
          </w:p>
        </w:tc>
        <w:tc>
          <w:tcPr>
            <w:tcW w:w="1803" w:type="dxa"/>
          </w:tcPr>
          <w:p w14:paraId="27CC9F87" w14:textId="22BB866B"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1B95B1EC" w14:textId="77777777" w:rsidTr="00372823">
        <w:tc>
          <w:tcPr>
            <w:tcW w:w="1803" w:type="dxa"/>
          </w:tcPr>
          <w:p w14:paraId="23FDC763" w14:textId="77777777" w:rsidR="004A7367" w:rsidRPr="004A7367" w:rsidRDefault="004A7367" w:rsidP="004A7367">
            <w:pPr>
              <w:pStyle w:val="ListParagraph"/>
              <w:numPr>
                <w:ilvl w:val="0"/>
                <w:numId w:val="63"/>
              </w:numPr>
              <w:bidi/>
              <w:jc w:val="center"/>
              <w:rPr>
                <w:rFonts w:cs="B Lotus"/>
                <w:rtl/>
              </w:rPr>
            </w:pPr>
          </w:p>
        </w:tc>
        <w:tc>
          <w:tcPr>
            <w:tcW w:w="1803" w:type="dxa"/>
          </w:tcPr>
          <w:p w14:paraId="6B60DF40" w14:textId="0F20748A" w:rsidR="004A7367" w:rsidRPr="004A7367" w:rsidRDefault="004A7367" w:rsidP="004A7367">
            <w:pPr>
              <w:jc w:val="center"/>
              <w:rPr>
                <w:rFonts w:cs="B Lotus"/>
                <w:sz w:val="28"/>
                <w:szCs w:val="28"/>
                <w:rtl/>
              </w:rPr>
            </w:pPr>
            <w:r w:rsidRPr="004A7367">
              <w:rPr>
                <w:rFonts w:cs="B Lotus"/>
                <w:rtl/>
              </w:rPr>
              <w:t>1104</w:t>
            </w:r>
          </w:p>
        </w:tc>
        <w:tc>
          <w:tcPr>
            <w:tcW w:w="1803" w:type="dxa"/>
          </w:tcPr>
          <w:p w14:paraId="7E618F6F" w14:textId="6B23986A" w:rsidR="004A7367" w:rsidRPr="004A7367" w:rsidRDefault="004A7367" w:rsidP="004A7367">
            <w:pPr>
              <w:jc w:val="center"/>
              <w:rPr>
                <w:rFonts w:cs="B Lotus"/>
                <w:sz w:val="28"/>
                <w:szCs w:val="28"/>
                <w:rtl/>
              </w:rPr>
            </w:pPr>
            <w:r w:rsidRPr="004A7367">
              <w:rPr>
                <w:rFonts w:cs="B Lotus" w:hint="cs"/>
                <w:rtl/>
              </w:rPr>
              <w:t>طرود</w:t>
            </w:r>
          </w:p>
        </w:tc>
        <w:tc>
          <w:tcPr>
            <w:tcW w:w="1803" w:type="dxa"/>
          </w:tcPr>
          <w:p w14:paraId="7FC898D2" w14:textId="4F9B02E2" w:rsidR="004A7367" w:rsidRPr="004A7367" w:rsidRDefault="004A7367" w:rsidP="004A7367">
            <w:pPr>
              <w:jc w:val="center"/>
              <w:rPr>
                <w:rFonts w:cs="B Lotus"/>
                <w:sz w:val="28"/>
                <w:szCs w:val="28"/>
                <w:rtl/>
              </w:rPr>
            </w:pPr>
            <w:r w:rsidRPr="004A7367">
              <w:rPr>
                <w:rFonts w:cs="B Lotus"/>
                <w:rtl/>
              </w:rPr>
              <w:t>14</w:t>
            </w:r>
          </w:p>
        </w:tc>
        <w:tc>
          <w:tcPr>
            <w:tcW w:w="1803" w:type="dxa"/>
          </w:tcPr>
          <w:p w14:paraId="4D9BA819" w14:textId="08CA72FE"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5A18373B" w14:textId="77777777" w:rsidTr="00372823">
        <w:tc>
          <w:tcPr>
            <w:tcW w:w="1803" w:type="dxa"/>
          </w:tcPr>
          <w:p w14:paraId="23EE0A36" w14:textId="77777777" w:rsidR="004A7367" w:rsidRPr="004A7367" w:rsidRDefault="004A7367" w:rsidP="004A7367">
            <w:pPr>
              <w:pStyle w:val="ListParagraph"/>
              <w:numPr>
                <w:ilvl w:val="0"/>
                <w:numId w:val="63"/>
              </w:numPr>
              <w:bidi/>
              <w:jc w:val="center"/>
              <w:rPr>
                <w:rFonts w:cs="B Lotus"/>
                <w:rtl/>
              </w:rPr>
            </w:pPr>
          </w:p>
        </w:tc>
        <w:tc>
          <w:tcPr>
            <w:tcW w:w="1803" w:type="dxa"/>
          </w:tcPr>
          <w:p w14:paraId="58D7713E" w14:textId="59AA3A69" w:rsidR="004A7367" w:rsidRPr="004A7367" w:rsidRDefault="004A7367" w:rsidP="004A7367">
            <w:pPr>
              <w:jc w:val="center"/>
              <w:rPr>
                <w:rFonts w:cs="B Lotus"/>
                <w:sz w:val="28"/>
                <w:szCs w:val="28"/>
                <w:rtl/>
              </w:rPr>
            </w:pPr>
            <w:r w:rsidRPr="004A7367">
              <w:rPr>
                <w:rFonts w:cs="B Lotus"/>
                <w:rtl/>
              </w:rPr>
              <w:t>1133</w:t>
            </w:r>
          </w:p>
        </w:tc>
        <w:tc>
          <w:tcPr>
            <w:tcW w:w="1803" w:type="dxa"/>
          </w:tcPr>
          <w:p w14:paraId="5C202E70" w14:textId="728FBA90" w:rsidR="004A7367" w:rsidRPr="004A7367" w:rsidRDefault="004A7367" w:rsidP="004A7367">
            <w:pPr>
              <w:jc w:val="center"/>
              <w:rPr>
                <w:rFonts w:cs="B Lotus"/>
                <w:sz w:val="28"/>
                <w:szCs w:val="28"/>
                <w:rtl/>
              </w:rPr>
            </w:pPr>
            <w:r w:rsidRPr="004A7367">
              <w:rPr>
                <w:rFonts w:cs="B Lotus" w:hint="cs"/>
                <w:rtl/>
              </w:rPr>
              <w:t>درجزین</w:t>
            </w:r>
          </w:p>
        </w:tc>
        <w:tc>
          <w:tcPr>
            <w:tcW w:w="1803" w:type="dxa"/>
          </w:tcPr>
          <w:p w14:paraId="59A27380" w14:textId="0EF52026" w:rsidR="004A7367" w:rsidRPr="004A7367" w:rsidRDefault="004A7367" w:rsidP="004A7367">
            <w:pPr>
              <w:jc w:val="center"/>
              <w:rPr>
                <w:rFonts w:cs="B Lotus"/>
                <w:sz w:val="28"/>
                <w:szCs w:val="28"/>
                <w:rtl/>
              </w:rPr>
            </w:pPr>
            <w:r w:rsidRPr="004A7367">
              <w:rPr>
                <w:rFonts w:cs="B Lotus"/>
                <w:rtl/>
              </w:rPr>
              <w:t>14</w:t>
            </w:r>
          </w:p>
        </w:tc>
        <w:tc>
          <w:tcPr>
            <w:tcW w:w="1803" w:type="dxa"/>
          </w:tcPr>
          <w:p w14:paraId="4835D628" w14:textId="6CDF12C4"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0CB6A1E4" w14:textId="77777777" w:rsidTr="00372823">
        <w:tc>
          <w:tcPr>
            <w:tcW w:w="1803" w:type="dxa"/>
          </w:tcPr>
          <w:p w14:paraId="7696E35F" w14:textId="77777777" w:rsidR="004A7367" w:rsidRPr="004A7367" w:rsidRDefault="004A7367" w:rsidP="004A7367">
            <w:pPr>
              <w:pStyle w:val="ListParagraph"/>
              <w:numPr>
                <w:ilvl w:val="0"/>
                <w:numId w:val="63"/>
              </w:numPr>
              <w:bidi/>
              <w:jc w:val="center"/>
              <w:rPr>
                <w:rFonts w:cs="B Lotus"/>
                <w:rtl/>
              </w:rPr>
            </w:pPr>
          </w:p>
        </w:tc>
        <w:tc>
          <w:tcPr>
            <w:tcW w:w="1803" w:type="dxa"/>
          </w:tcPr>
          <w:p w14:paraId="6E0BC2C0" w14:textId="44DFD58D" w:rsidR="004A7367" w:rsidRPr="004A7367" w:rsidRDefault="004A7367" w:rsidP="004A7367">
            <w:pPr>
              <w:jc w:val="center"/>
              <w:rPr>
                <w:rFonts w:cs="B Lotus"/>
                <w:sz w:val="28"/>
                <w:szCs w:val="28"/>
                <w:rtl/>
              </w:rPr>
            </w:pPr>
            <w:r w:rsidRPr="004A7367">
              <w:rPr>
                <w:rFonts w:cs="B Lotus"/>
                <w:rtl/>
              </w:rPr>
              <w:t>1704</w:t>
            </w:r>
          </w:p>
        </w:tc>
        <w:tc>
          <w:tcPr>
            <w:tcW w:w="1803" w:type="dxa"/>
          </w:tcPr>
          <w:p w14:paraId="543B244E" w14:textId="5A104EDF" w:rsidR="004A7367" w:rsidRPr="004A7367" w:rsidRDefault="004A7367" w:rsidP="004A7367">
            <w:pPr>
              <w:jc w:val="center"/>
              <w:rPr>
                <w:rFonts w:cs="B Lotus"/>
                <w:sz w:val="28"/>
                <w:szCs w:val="28"/>
                <w:rtl/>
              </w:rPr>
            </w:pPr>
            <w:r w:rsidRPr="004A7367">
              <w:rPr>
                <w:rFonts w:cs="B Lotus" w:hint="cs"/>
                <w:rtl/>
              </w:rPr>
              <w:t>کلاته</w:t>
            </w:r>
          </w:p>
        </w:tc>
        <w:tc>
          <w:tcPr>
            <w:tcW w:w="1803" w:type="dxa"/>
          </w:tcPr>
          <w:p w14:paraId="7BEC952E" w14:textId="3EAEBA3F" w:rsidR="004A7367" w:rsidRPr="004A7367" w:rsidRDefault="004A7367" w:rsidP="004A7367">
            <w:pPr>
              <w:jc w:val="center"/>
              <w:rPr>
                <w:rFonts w:cs="B Lotus"/>
                <w:sz w:val="28"/>
                <w:szCs w:val="28"/>
                <w:rtl/>
              </w:rPr>
            </w:pPr>
            <w:r w:rsidRPr="004A7367">
              <w:rPr>
                <w:rFonts w:cs="B Lotus"/>
                <w:rtl/>
              </w:rPr>
              <w:t>14</w:t>
            </w:r>
          </w:p>
        </w:tc>
        <w:tc>
          <w:tcPr>
            <w:tcW w:w="1803" w:type="dxa"/>
          </w:tcPr>
          <w:p w14:paraId="3E24058A" w14:textId="502BD8AE"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685E892F" w14:textId="77777777" w:rsidTr="00372823">
        <w:tc>
          <w:tcPr>
            <w:tcW w:w="1803" w:type="dxa"/>
          </w:tcPr>
          <w:p w14:paraId="5CF61162" w14:textId="77777777" w:rsidR="004A7367" w:rsidRPr="004A7367" w:rsidRDefault="004A7367" w:rsidP="004A7367">
            <w:pPr>
              <w:pStyle w:val="ListParagraph"/>
              <w:numPr>
                <w:ilvl w:val="0"/>
                <w:numId w:val="63"/>
              </w:numPr>
              <w:bidi/>
              <w:jc w:val="center"/>
              <w:rPr>
                <w:rFonts w:cs="B Lotus"/>
                <w:rtl/>
              </w:rPr>
            </w:pPr>
          </w:p>
        </w:tc>
        <w:tc>
          <w:tcPr>
            <w:tcW w:w="1803" w:type="dxa"/>
          </w:tcPr>
          <w:p w14:paraId="556D6BF0" w14:textId="3D24643A" w:rsidR="004A7367" w:rsidRPr="004A7367" w:rsidRDefault="004A7367" w:rsidP="004A7367">
            <w:pPr>
              <w:jc w:val="center"/>
              <w:rPr>
                <w:rFonts w:cs="B Lotus"/>
                <w:sz w:val="28"/>
                <w:szCs w:val="28"/>
                <w:rtl/>
              </w:rPr>
            </w:pPr>
            <w:r w:rsidRPr="004A7367">
              <w:rPr>
                <w:rFonts w:cs="B Lotus"/>
                <w:rtl/>
              </w:rPr>
              <w:t>1705</w:t>
            </w:r>
          </w:p>
        </w:tc>
        <w:tc>
          <w:tcPr>
            <w:tcW w:w="1803" w:type="dxa"/>
          </w:tcPr>
          <w:p w14:paraId="61D2B44C" w14:textId="3825D6D1" w:rsidR="004A7367" w:rsidRPr="004A7367" w:rsidRDefault="004A7367" w:rsidP="004A7367">
            <w:pPr>
              <w:jc w:val="center"/>
              <w:rPr>
                <w:rFonts w:cs="B Lotus"/>
                <w:sz w:val="28"/>
                <w:szCs w:val="28"/>
                <w:rtl/>
              </w:rPr>
            </w:pPr>
            <w:r w:rsidRPr="004A7367">
              <w:rPr>
                <w:rFonts w:cs="B Lotus" w:hint="cs"/>
                <w:rtl/>
              </w:rPr>
              <w:t>رودیان</w:t>
            </w:r>
          </w:p>
        </w:tc>
        <w:tc>
          <w:tcPr>
            <w:tcW w:w="1803" w:type="dxa"/>
          </w:tcPr>
          <w:p w14:paraId="6B5BA6D7" w14:textId="1EAEF049" w:rsidR="004A7367" w:rsidRPr="004A7367" w:rsidRDefault="004A7367" w:rsidP="004A7367">
            <w:pPr>
              <w:jc w:val="center"/>
              <w:rPr>
                <w:rFonts w:cs="B Lotus"/>
                <w:sz w:val="28"/>
                <w:szCs w:val="28"/>
                <w:rtl/>
              </w:rPr>
            </w:pPr>
            <w:r w:rsidRPr="004A7367">
              <w:rPr>
                <w:rFonts w:cs="B Lotus"/>
                <w:rtl/>
              </w:rPr>
              <w:t>14</w:t>
            </w:r>
          </w:p>
        </w:tc>
        <w:tc>
          <w:tcPr>
            <w:tcW w:w="1803" w:type="dxa"/>
          </w:tcPr>
          <w:p w14:paraId="361C8123" w14:textId="3844EAA0"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5FA6D3B7" w14:textId="77777777" w:rsidTr="00372823">
        <w:tc>
          <w:tcPr>
            <w:tcW w:w="1803" w:type="dxa"/>
          </w:tcPr>
          <w:p w14:paraId="62BEAD01" w14:textId="77777777" w:rsidR="004A7367" w:rsidRPr="004A7367" w:rsidRDefault="004A7367" w:rsidP="004A7367">
            <w:pPr>
              <w:pStyle w:val="ListParagraph"/>
              <w:numPr>
                <w:ilvl w:val="0"/>
                <w:numId w:val="63"/>
              </w:numPr>
              <w:bidi/>
              <w:jc w:val="center"/>
              <w:rPr>
                <w:rFonts w:cs="B Lotus"/>
                <w:rtl/>
              </w:rPr>
            </w:pPr>
          </w:p>
        </w:tc>
        <w:tc>
          <w:tcPr>
            <w:tcW w:w="1803" w:type="dxa"/>
          </w:tcPr>
          <w:p w14:paraId="0DC1C916" w14:textId="46E9C841" w:rsidR="004A7367" w:rsidRPr="004A7367" w:rsidRDefault="004A7367" w:rsidP="004A7367">
            <w:pPr>
              <w:jc w:val="center"/>
              <w:rPr>
                <w:rFonts w:cs="B Lotus"/>
                <w:sz w:val="28"/>
                <w:szCs w:val="28"/>
                <w:rtl/>
              </w:rPr>
            </w:pPr>
            <w:r w:rsidRPr="004A7367">
              <w:rPr>
                <w:rFonts w:cs="B Lotus"/>
                <w:rtl/>
              </w:rPr>
              <w:t>1706</w:t>
            </w:r>
          </w:p>
        </w:tc>
        <w:tc>
          <w:tcPr>
            <w:tcW w:w="1803" w:type="dxa"/>
          </w:tcPr>
          <w:p w14:paraId="5E4C11E1" w14:textId="11B42E12" w:rsidR="004A7367" w:rsidRPr="004A7367" w:rsidRDefault="004A7367" w:rsidP="004A7367">
            <w:pPr>
              <w:jc w:val="center"/>
              <w:rPr>
                <w:rFonts w:cs="B Lotus"/>
                <w:sz w:val="28"/>
                <w:szCs w:val="28"/>
                <w:rtl/>
              </w:rPr>
            </w:pPr>
            <w:r w:rsidRPr="004A7367">
              <w:rPr>
                <w:rFonts w:cs="B Lotus" w:hint="cs"/>
                <w:rtl/>
              </w:rPr>
              <w:t>کهن</w:t>
            </w:r>
            <w:r w:rsidRPr="004A7367">
              <w:rPr>
                <w:rFonts w:cs="B Lotus"/>
                <w:rtl/>
              </w:rPr>
              <w:t xml:space="preserve"> </w:t>
            </w:r>
            <w:r w:rsidRPr="004A7367">
              <w:rPr>
                <w:rFonts w:cs="B Lotus" w:hint="cs"/>
                <w:rtl/>
              </w:rPr>
              <w:t>آباد</w:t>
            </w:r>
          </w:p>
        </w:tc>
        <w:tc>
          <w:tcPr>
            <w:tcW w:w="1803" w:type="dxa"/>
          </w:tcPr>
          <w:p w14:paraId="2756CA1E" w14:textId="485834D1" w:rsidR="004A7367" w:rsidRPr="004A7367" w:rsidRDefault="004A7367" w:rsidP="004A7367">
            <w:pPr>
              <w:jc w:val="center"/>
              <w:rPr>
                <w:rFonts w:cs="B Lotus"/>
                <w:sz w:val="28"/>
                <w:szCs w:val="28"/>
                <w:rtl/>
              </w:rPr>
            </w:pPr>
            <w:r w:rsidRPr="004A7367">
              <w:rPr>
                <w:rFonts w:cs="B Lotus"/>
                <w:rtl/>
              </w:rPr>
              <w:t>14</w:t>
            </w:r>
          </w:p>
        </w:tc>
        <w:tc>
          <w:tcPr>
            <w:tcW w:w="1803" w:type="dxa"/>
          </w:tcPr>
          <w:p w14:paraId="4794B185" w14:textId="7AEF0C51" w:rsidR="004A7367" w:rsidRPr="004A7367" w:rsidRDefault="004A7367" w:rsidP="004A7367">
            <w:pPr>
              <w:jc w:val="center"/>
              <w:rPr>
                <w:rFonts w:cs="B Lotus"/>
                <w:sz w:val="28"/>
                <w:szCs w:val="28"/>
                <w:rtl/>
              </w:rPr>
            </w:pPr>
            <w:r w:rsidRPr="004A7367">
              <w:rPr>
                <w:rFonts w:cs="B Lotus" w:hint="cs"/>
                <w:rtl/>
              </w:rPr>
              <w:t>سمنان</w:t>
            </w:r>
          </w:p>
        </w:tc>
      </w:tr>
      <w:tr w:rsidR="004A7367" w:rsidRPr="004A7367" w14:paraId="0A3C03F9" w14:textId="77777777" w:rsidTr="00372823">
        <w:tc>
          <w:tcPr>
            <w:tcW w:w="1803" w:type="dxa"/>
          </w:tcPr>
          <w:p w14:paraId="3ECBFF96" w14:textId="77777777" w:rsidR="004A7367" w:rsidRPr="004A7367" w:rsidRDefault="004A7367" w:rsidP="004A7367">
            <w:pPr>
              <w:pStyle w:val="ListParagraph"/>
              <w:numPr>
                <w:ilvl w:val="0"/>
                <w:numId w:val="63"/>
              </w:numPr>
              <w:bidi/>
              <w:jc w:val="center"/>
              <w:rPr>
                <w:rFonts w:cs="B Lotus"/>
                <w:rtl/>
              </w:rPr>
            </w:pPr>
          </w:p>
        </w:tc>
        <w:tc>
          <w:tcPr>
            <w:tcW w:w="1803" w:type="dxa"/>
          </w:tcPr>
          <w:p w14:paraId="1E15005B" w14:textId="3FB869D3" w:rsidR="004A7367" w:rsidRPr="004A7367" w:rsidRDefault="004A7367" w:rsidP="004A7367">
            <w:pPr>
              <w:jc w:val="center"/>
              <w:rPr>
                <w:rFonts w:cs="B Lotus"/>
                <w:sz w:val="28"/>
                <w:szCs w:val="28"/>
                <w:rtl/>
              </w:rPr>
            </w:pPr>
            <w:r w:rsidRPr="004A7367">
              <w:rPr>
                <w:rFonts w:cs="B Lotus"/>
                <w:rtl/>
              </w:rPr>
              <w:t>237</w:t>
            </w:r>
          </w:p>
        </w:tc>
        <w:tc>
          <w:tcPr>
            <w:tcW w:w="1803" w:type="dxa"/>
          </w:tcPr>
          <w:p w14:paraId="26BB539D" w14:textId="20C09ACC" w:rsidR="004A7367" w:rsidRPr="004A7367" w:rsidRDefault="004A7367" w:rsidP="004A7367">
            <w:pPr>
              <w:jc w:val="center"/>
              <w:rPr>
                <w:rFonts w:cs="B Lotus"/>
                <w:sz w:val="28"/>
                <w:szCs w:val="28"/>
                <w:rtl/>
              </w:rPr>
            </w:pPr>
            <w:r w:rsidRPr="004A7367">
              <w:rPr>
                <w:rFonts w:cs="B Lotus" w:hint="cs"/>
                <w:rtl/>
              </w:rPr>
              <w:t>زاهدان</w:t>
            </w:r>
          </w:p>
        </w:tc>
        <w:tc>
          <w:tcPr>
            <w:tcW w:w="1803" w:type="dxa"/>
          </w:tcPr>
          <w:p w14:paraId="7B837C7B" w14:textId="17FF411B" w:rsidR="004A7367" w:rsidRPr="004A7367" w:rsidRDefault="004A7367" w:rsidP="004A7367">
            <w:pPr>
              <w:jc w:val="center"/>
              <w:rPr>
                <w:rFonts w:cs="B Lotus"/>
                <w:sz w:val="28"/>
                <w:szCs w:val="28"/>
                <w:rtl/>
              </w:rPr>
            </w:pPr>
            <w:r w:rsidRPr="004A7367">
              <w:rPr>
                <w:rFonts w:cs="B Lotus"/>
                <w:rtl/>
              </w:rPr>
              <w:t>15</w:t>
            </w:r>
          </w:p>
        </w:tc>
        <w:tc>
          <w:tcPr>
            <w:tcW w:w="1803" w:type="dxa"/>
          </w:tcPr>
          <w:p w14:paraId="7E4B81B3" w14:textId="367156BE"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7D7F45F5" w14:textId="77777777" w:rsidTr="00372823">
        <w:tc>
          <w:tcPr>
            <w:tcW w:w="1803" w:type="dxa"/>
          </w:tcPr>
          <w:p w14:paraId="6028A5CC" w14:textId="77777777" w:rsidR="004A7367" w:rsidRPr="004A7367" w:rsidRDefault="004A7367" w:rsidP="004A7367">
            <w:pPr>
              <w:pStyle w:val="ListParagraph"/>
              <w:numPr>
                <w:ilvl w:val="0"/>
                <w:numId w:val="63"/>
              </w:numPr>
              <w:bidi/>
              <w:jc w:val="center"/>
              <w:rPr>
                <w:rFonts w:cs="B Lotus"/>
                <w:rtl/>
              </w:rPr>
            </w:pPr>
          </w:p>
        </w:tc>
        <w:tc>
          <w:tcPr>
            <w:tcW w:w="1803" w:type="dxa"/>
          </w:tcPr>
          <w:p w14:paraId="3B713023" w14:textId="351977C3" w:rsidR="004A7367" w:rsidRPr="004A7367" w:rsidRDefault="004A7367" w:rsidP="004A7367">
            <w:pPr>
              <w:jc w:val="center"/>
              <w:rPr>
                <w:rFonts w:cs="B Lotus"/>
                <w:sz w:val="28"/>
                <w:szCs w:val="28"/>
                <w:rtl/>
              </w:rPr>
            </w:pPr>
            <w:r w:rsidRPr="004A7367">
              <w:rPr>
                <w:rFonts w:cs="B Lotus"/>
                <w:rtl/>
              </w:rPr>
              <w:t>238</w:t>
            </w:r>
          </w:p>
        </w:tc>
        <w:tc>
          <w:tcPr>
            <w:tcW w:w="1803" w:type="dxa"/>
          </w:tcPr>
          <w:p w14:paraId="00508FE7" w14:textId="2D144B48" w:rsidR="004A7367" w:rsidRPr="004A7367" w:rsidRDefault="004A7367" w:rsidP="004A7367">
            <w:pPr>
              <w:jc w:val="center"/>
              <w:rPr>
                <w:rFonts w:cs="B Lotus"/>
                <w:sz w:val="28"/>
                <w:szCs w:val="28"/>
                <w:rtl/>
              </w:rPr>
            </w:pPr>
            <w:r w:rsidRPr="004A7367">
              <w:rPr>
                <w:rFonts w:cs="B Lotus" w:hint="cs"/>
                <w:rtl/>
              </w:rPr>
              <w:t>زابل</w:t>
            </w:r>
          </w:p>
        </w:tc>
        <w:tc>
          <w:tcPr>
            <w:tcW w:w="1803" w:type="dxa"/>
          </w:tcPr>
          <w:p w14:paraId="2DAD3496" w14:textId="7E98E205" w:rsidR="004A7367" w:rsidRPr="004A7367" w:rsidRDefault="004A7367" w:rsidP="004A7367">
            <w:pPr>
              <w:jc w:val="center"/>
              <w:rPr>
                <w:rFonts w:cs="B Lotus"/>
                <w:sz w:val="28"/>
                <w:szCs w:val="28"/>
                <w:rtl/>
              </w:rPr>
            </w:pPr>
            <w:r w:rsidRPr="004A7367">
              <w:rPr>
                <w:rFonts w:cs="B Lotus"/>
                <w:rtl/>
              </w:rPr>
              <w:t>15</w:t>
            </w:r>
          </w:p>
        </w:tc>
        <w:tc>
          <w:tcPr>
            <w:tcW w:w="1803" w:type="dxa"/>
          </w:tcPr>
          <w:p w14:paraId="68C723A6" w14:textId="4A23C3FD"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5306BAC9" w14:textId="77777777" w:rsidTr="00372823">
        <w:tc>
          <w:tcPr>
            <w:tcW w:w="1803" w:type="dxa"/>
          </w:tcPr>
          <w:p w14:paraId="0D988E25" w14:textId="77777777" w:rsidR="004A7367" w:rsidRPr="004A7367" w:rsidRDefault="004A7367" w:rsidP="004A7367">
            <w:pPr>
              <w:pStyle w:val="ListParagraph"/>
              <w:numPr>
                <w:ilvl w:val="0"/>
                <w:numId w:val="63"/>
              </w:numPr>
              <w:bidi/>
              <w:jc w:val="center"/>
              <w:rPr>
                <w:rFonts w:cs="B Lotus"/>
                <w:rtl/>
              </w:rPr>
            </w:pPr>
          </w:p>
        </w:tc>
        <w:tc>
          <w:tcPr>
            <w:tcW w:w="1803" w:type="dxa"/>
          </w:tcPr>
          <w:p w14:paraId="16ABB04F" w14:textId="5922A995" w:rsidR="004A7367" w:rsidRPr="004A7367" w:rsidRDefault="004A7367" w:rsidP="004A7367">
            <w:pPr>
              <w:jc w:val="center"/>
              <w:rPr>
                <w:rFonts w:cs="B Lotus"/>
                <w:sz w:val="28"/>
                <w:szCs w:val="28"/>
                <w:rtl/>
              </w:rPr>
            </w:pPr>
            <w:r w:rsidRPr="004A7367">
              <w:rPr>
                <w:rFonts w:cs="B Lotus"/>
                <w:rtl/>
              </w:rPr>
              <w:t>239</w:t>
            </w:r>
          </w:p>
        </w:tc>
        <w:tc>
          <w:tcPr>
            <w:tcW w:w="1803" w:type="dxa"/>
          </w:tcPr>
          <w:p w14:paraId="5397742E" w14:textId="21D0AFD1" w:rsidR="004A7367" w:rsidRPr="004A7367" w:rsidRDefault="004A7367" w:rsidP="004A7367">
            <w:pPr>
              <w:jc w:val="center"/>
              <w:rPr>
                <w:rFonts w:cs="B Lotus"/>
                <w:sz w:val="28"/>
                <w:szCs w:val="28"/>
                <w:rtl/>
              </w:rPr>
            </w:pPr>
            <w:r w:rsidRPr="004A7367">
              <w:rPr>
                <w:rFonts w:cs="B Lotus" w:hint="cs"/>
                <w:rtl/>
              </w:rPr>
              <w:t>ایرانشهر</w:t>
            </w:r>
          </w:p>
        </w:tc>
        <w:tc>
          <w:tcPr>
            <w:tcW w:w="1803" w:type="dxa"/>
          </w:tcPr>
          <w:p w14:paraId="7450EC5D" w14:textId="5DF5B3F9" w:rsidR="004A7367" w:rsidRPr="004A7367" w:rsidRDefault="004A7367" w:rsidP="004A7367">
            <w:pPr>
              <w:jc w:val="center"/>
              <w:rPr>
                <w:rFonts w:cs="B Lotus"/>
                <w:sz w:val="28"/>
                <w:szCs w:val="28"/>
                <w:rtl/>
              </w:rPr>
            </w:pPr>
            <w:r w:rsidRPr="004A7367">
              <w:rPr>
                <w:rFonts w:cs="B Lotus"/>
                <w:rtl/>
              </w:rPr>
              <w:t>15</w:t>
            </w:r>
          </w:p>
        </w:tc>
        <w:tc>
          <w:tcPr>
            <w:tcW w:w="1803" w:type="dxa"/>
          </w:tcPr>
          <w:p w14:paraId="5F889BF4" w14:textId="36064980"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2F78FABA" w14:textId="77777777" w:rsidTr="00372823">
        <w:tc>
          <w:tcPr>
            <w:tcW w:w="1803" w:type="dxa"/>
          </w:tcPr>
          <w:p w14:paraId="6576EEFB" w14:textId="77777777" w:rsidR="004A7367" w:rsidRPr="004A7367" w:rsidRDefault="004A7367" w:rsidP="004A7367">
            <w:pPr>
              <w:pStyle w:val="ListParagraph"/>
              <w:numPr>
                <w:ilvl w:val="0"/>
                <w:numId w:val="63"/>
              </w:numPr>
              <w:bidi/>
              <w:jc w:val="center"/>
              <w:rPr>
                <w:rFonts w:cs="B Lotus"/>
                <w:rtl/>
              </w:rPr>
            </w:pPr>
          </w:p>
        </w:tc>
        <w:tc>
          <w:tcPr>
            <w:tcW w:w="1803" w:type="dxa"/>
          </w:tcPr>
          <w:p w14:paraId="44389E0A" w14:textId="2A3E7883" w:rsidR="004A7367" w:rsidRPr="004A7367" w:rsidRDefault="004A7367" w:rsidP="004A7367">
            <w:pPr>
              <w:jc w:val="center"/>
              <w:rPr>
                <w:rFonts w:cs="B Lotus"/>
                <w:sz w:val="28"/>
                <w:szCs w:val="28"/>
                <w:rtl/>
              </w:rPr>
            </w:pPr>
            <w:r w:rsidRPr="004A7367">
              <w:rPr>
                <w:rFonts w:cs="B Lotus"/>
                <w:rtl/>
              </w:rPr>
              <w:t>240</w:t>
            </w:r>
          </w:p>
        </w:tc>
        <w:tc>
          <w:tcPr>
            <w:tcW w:w="1803" w:type="dxa"/>
          </w:tcPr>
          <w:p w14:paraId="4B13CA7C" w14:textId="39A1F83B" w:rsidR="004A7367" w:rsidRPr="004A7367" w:rsidRDefault="004A7367" w:rsidP="004A7367">
            <w:pPr>
              <w:jc w:val="center"/>
              <w:rPr>
                <w:rFonts w:cs="B Lotus"/>
                <w:sz w:val="28"/>
                <w:szCs w:val="28"/>
                <w:rtl/>
              </w:rPr>
            </w:pPr>
            <w:r w:rsidRPr="004A7367">
              <w:rPr>
                <w:rFonts w:cs="B Lotus" w:hint="cs"/>
                <w:rtl/>
              </w:rPr>
              <w:t>چابهار</w:t>
            </w:r>
          </w:p>
        </w:tc>
        <w:tc>
          <w:tcPr>
            <w:tcW w:w="1803" w:type="dxa"/>
          </w:tcPr>
          <w:p w14:paraId="514BE39E" w14:textId="15BCC395" w:rsidR="004A7367" w:rsidRPr="004A7367" w:rsidRDefault="004A7367" w:rsidP="004A7367">
            <w:pPr>
              <w:jc w:val="center"/>
              <w:rPr>
                <w:rFonts w:cs="B Lotus"/>
                <w:sz w:val="28"/>
                <w:szCs w:val="28"/>
                <w:rtl/>
              </w:rPr>
            </w:pPr>
            <w:r w:rsidRPr="004A7367">
              <w:rPr>
                <w:rFonts w:cs="B Lotus"/>
                <w:rtl/>
              </w:rPr>
              <w:t>15</w:t>
            </w:r>
          </w:p>
        </w:tc>
        <w:tc>
          <w:tcPr>
            <w:tcW w:w="1803" w:type="dxa"/>
          </w:tcPr>
          <w:p w14:paraId="676805CE" w14:textId="05A7DDEF"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17D0CA5F" w14:textId="77777777" w:rsidTr="00372823">
        <w:tc>
          <w:tcPr>
            <w:tcW w:w="1803" w:type="dxa"/>
          </w:tcPr>
          <w:p w14:paraId="07964927" w14:textId="77777777" w:rsidR="004A7367" w:rsidRPr="004A7367" w:rsidRDefault="004A7367" w:rsidP="004A7367">
            <w:pPr>
              <w:pStyle w:val="ListParagraph"/>
              <w:numPr>
                <w:ilvl w:val="0"/>
                <w:numId w:val="63"/>
              </w:numPr>
              <w:bidi/>
              <w:jc w:val="center"/>
              <w:rPr>
                <w:rFonts w:cs="B Lotus"/>
                <w:rtl/>
              </w:rPr>
            </w:pPr>
          </w:p>
        </w:tc>
        <w:tc>
          <w:tcPr>
            <w:tcW w:w="1803" w:type="dxa"/>
          </w:tcPr>
          <w:p w14:paraId="4F377F45" w14:textId="13F9D326" w:rsidR="004A7367" w:rsidRPr="004A7367" w:rsidRDefault="004A7367" w:rsidP="004A7367">
            <w:pPr>
              <w:jc w:val="center"/>
              <w:rPr>
                <w:rFonts w:cs="B Lotus"/>
                <w:sz w:val="28"/>
                <w:szCs w:val="28"/>
                <w:rtl/>
              </w:rPr>
            </w:pPr>
            <w:r w:rsidRPr="004A7367">
              <w:rPr>
                <w:rFonts w:cs="B Lotus"/>
                <w:rtl/>
              </w:rPr>
              <w:t>241</w:t>
            </w:r>
          </w:p>
        </w:tc>
        <w:tc>
          <w:tcPr>
            <w:tcW w:w="1803" w:type="dxa"/>
          </w:tcPr>
          <w:p w14:paraId="1F1A61C5" w14:textId="72260A8E" w:rsidR="004A7367" w:rsidRPr="004A7367" w:rsidRDefault="004A7367" w:rsidP="004A7367">
            <w:pPr>
              <w:jc w:val="center"/>
              <w:rPr>
                <w:rFonts w:cs="B Lotus"/>
                <w:sz w:val="28"/>
                <w:szCs w:val="28"/>
                <w:rtl/>
              </w:rPr>
            </w:pPr>
            <w:r w:rsidRPr="004A7367">
              <w:rPr>
                <w:rFonts w:cs="B Lotus" w:hint="cs"/>
                <w:rtl/>
              </w:rPr>
              <w:t>سراوان</w:t>
            </w:r>
          </w:p>
        </w:tc>
        <w:tc>
          <w:tcPr>
            <w:tcW w:w="1803" w:type="dxa"/>
          </w:tcPr>
          <w:p w14:paraId="52258507" w14:textId="386FDACE" w:rsidR="004A7367" w:rsidRPr="004A7367" w:rsidRDefault="004A7367" w:rsidP="004A7367">
            <w:pPr>
              <w:jc w:val="center"/>
              <w:rPr>
                <w:rFonts w:cs="B Lotus"/>
                <w:sz w:val="28"/>
                <w:szCs w:val="28"/>
                <w:rtl/>
              </w:rPr>
            </w:pPr>
            <w:r w:rsidRPr="004A7367">
              <w:rPr>
                <w:rFonts w:cs="B Lotus"/>
                <w:rtl/>
              </w:rPr>
              <w:t>15</w:t>
            </w:r>
          </w:p>
        </w:tc>
        <w:tc>
          <w:tcPr>
            <w:tcW w:w="1803" w:type="dxa"/>
          </w:tcPr>
          <w:p w14:paraId="046D3BCF" w14:textId="3629D5FF"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1D62B76E" w14:textId="77777777" w:rsidTr="00372823">
        <w:tc>
          <w:tcPr>
            <w:tcW w:w="1803" w:type="dxa"/>
          </w:tcPr>
          <w:p w14:paraId="1176BAF8" w14:textId="77777777" w:rsidR="004A7367" w:rsidRPr="004A7367" w:rsidRDefault="004A7367" w:rsidP="004A7367">
            <w:pPr>
              <w:pStyle w:val="ListParagraph"/>
              <w:numPr>
                <w:ilvl w:val="0"/>
                <w:numId w:val="63"/>
              </w:numPr>
              <w:bidi/>
              <w:jc w:val="center"/>
              <w:rPr>
                <w:rFonts w:cs="B Lotus"/>
                <w:rtl/>
              </w:rPr>
            </w:pPr>
          </w:p>
        </w:tc>
        <w:tc>
          <w:tcPr>
            <w:tcW w:w="1803" w:type="dxa"/>
          </w:tcPr>
          <w:p w14:paraId="3FF05C7A" w14:textId="7E036436" w:rsidR="004A7367" w:rsidRPr="004A7367" w:rsidRDefault="004A7367" w:rsidP="004A7367">
            <w:pPr>
              <w:jc w:val="center"/>
              <w:rPr>
                <w:rFonts w:cs="B Lotus"/>
                <w:sz w:val="28"/>
                <w:szCs w:val="28"/>
                <w:rtl/>
              </w:rPr>
            </w:pPr>
            <w:r w:rsidRPr="004A7367">
              <w:rPr>
                <w:rFonts w:cs="B Lotus"/>
                <w:rtl/>
              </w:rPr>
              <w:t>242</w:t>
            </w:r>
          </w:p>
        </w:tc>
        <w:tc>
          <w:tcPr>
            <w:tcW w:w="1803" w:type="dxa"/>
          </w:tcPr>
          <w:p w14:paraId="0318967B" w14:textId="63285DE2" w:rsidR="004A7367" w:rsidRPr="004A7367" w:rsidRDefault="004A7367" w:rsidP="004A7367">
            <w:pPr>
              <w:jc w:val="center"/>
              <w:rPr>
                <w:rFonts w:cs="B Lotus"/>
                <w:sz w:val="28"/>
                <w:szCs w:val="28"/>
                <w:rtl/>
              </w:rPr>
            </w:pPr>
            <w:r w:rsidRPr="004A7367">
              <w:rPr>
                <w:rFonts w:cs="B Lotus" w:hint="cs"/>
                <w:rtl/>
              </w:rPr>
              <w:t>میرجاوه</w:t>
            </w:r>
          </w:p>
        </w:tc>
        <w:tc>
          <w:tcPr>
            <w:tcW w:w="1803" w:type="dxa"/>
          </w:tcPr>
          <w:p w14:paraId="61519E36" w14:textId="1EA68118" w:rsidR="004A7367" w:rsidRPr="004A7367" w:rsidRDefault="004A7367" w:rsidP="004A7367">
            <w:pPr>
              <w:jc w:val="center"/>
              <w:rPr>
                <w:rFonts w:cs="B Lotus"/>
                <w:sz w:val="28"/>
                <w:szCs w:val="28"/>
                <w:rtl/>
              </w:rPr>
            </w:pPr>
            <w:r w:rsidRPr="004A7367">
              <w:rPr>
                <w:rFonts w:cs="B Lotus"/>
                <w:rtl/>
              </w:rPr>
              <w:t>15</w:t>
            </w:r>
          </w:p>
        </w:tc>
        <w:tc>
          <w:tcPr>
            <w:tcW w:w="1803" w:type="dxa"/>
          </w:tcPr>
          <w:p w14:paraId="132F59EF" w14:textId="74B32EF6"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2E5ACBEE" w14:textId="77777777" w:rsidTr="00372823">
        <w:tc>
          <w:tcPr>
            <w:tcW w:w="1803" w:type="dxa"/>
          </w:tcPr>
          <w:p w14:paraId="093007D7" w14:textId="77777777" w:rsidR="004A7367" w:rsidRPr="004A7367" w:rsidRDefault="004A7367" w:rsidP="004A7367">
            <w:pPr>
              <w:pStyle w:val="ListParagraph"/>
              <w:numPr>
                <w:ilvl w:val="0"/>
                <w:numId w:val="63"/>
              </w:numPr>
              <w:bidi/>
              <w:jc w:val="center"/>
              <w:rPr>
                <w:rFonts w:cs="B Lotus"/>
                <w:rtl/>
              </w:rPr>
            </w:pPr>
          </w:p>
        </w:tc>
        <w:tc>
          <w:tcPr>
            <w:tcW w:w="1803" w:type="dxa"/>
          </w:tcPr>
          <w:p w14:paraId="6F23AC02" w14:textId="191D8AE1" w:rsidR="004A7367" w:rsidRPr="004A7367" w:rsidRDefault="004A7367" w:rsidP="004A7367">
            <w:pPr>
              <w:jc w:val="center"/>
              <w:rPr>
                <w:rFonts w:cs="B Lotus"/>
                <w:sz w:val="28"/>
                <w:szCs w:val="28"/>
                <w:rtl/>
              </w:rPr>
            </w:pPr>
            <w:r w:rsidRPr="004A7367">
              <w:rPr>
                <w:rFonts w:cs="B Lotus"/>
                <w:rtl/>
              </w:rPr>
              <w:t>243</w:t>
            </w:r>
          </w:p>
        </w:tc>
        <w:tc>
          <w:tcPr>
            <w:tcW w:w="1803" w:type="dxa"/>
          </w:tcPr>
          <w:p w14:paraId="468AB9A5" w14:textId="1D65A8CA" w:rsidR="004A7367" w:rsidRPr="004A7367" w:rsidRDefault="004A7367" w:rsidP="004A7367">
            <w:pPr>
              <w:jc w:val="center"/>
              <w:rPr>
                <w:rFonts w:cs="B Lotus"/>
                <w:sz w:val="28"/>
                <w:szCs w:val="28"/>
                <w:rtl/>
              </w:rPr>
            </w:pPr>
            <w:r w:rsidRPr="004A7367">
              <w:rPr>
                <w:rFonts w:cs="B Lotus" w:hint="cs"/>
                <w:rtl/>
              </w:rPr>
              <w:t>خاش</w:t>
            </w:r>
          </w:p>
        </w:tc>
        <w:tc>
          <w:tcPr>
            <w:tcW w:w="1803" w:type="dxa"/>
          </w:tcPr>
          <w:p w14:paraId="5300BE97" w14:textId="6009190F" w:rsidR="004A7367" w:rsidRPr="004A7367" w:rsidRDefault="004A7367" w:rsidP="004A7367">
            <w:pPr>
              <w:jc w:val="center"/>
              <w:rPr>
                <w:rFonts w:cs="B Lotus"/>
                <w:sz w:val="28"/>
                <w:szCs w:val="28"/>
                <w:rtl/>
              </w:rPr>
            </w:pPr>
            <w:r w:rsidRPr="004A7367">
              <w:rPr>
                <w:rFonts w:cs="B Lotus"/>
                <w:rtl/>
              </w:rPr>
              <w:t>15</w:t>
            </w:r>
          </w:p>
        </w:tc>
        <w:tc>
          <w:tcPr>
            <w:tcW w:w="1803" w:type="dxa"/>
          </w:tcPr>
          <w:p w14:paraId="5E9C83EA" w14:textId="58133FD2"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65231E28" w14:textId="77777777" w:rsidTr="00372823">
        <w:tc>
          <w:tcPr>
            <w:tcW w:w="1803" w:type="dxa"/>
          </w:tcPr>
          <w:p w14:paraId="0B36D84B" w14:textId="77777777" w:rsidR="004A7367" w:rsidRPr="004A7367" w:rsidRDefault="004A7367" w:rsidP="004A7367">
            <w:pPr>
              <w:pStyle w:val="ListParagraph"/>
              <w:numPr>
                <w:ilvl w:val="0"/>
                <w:numId w:val="63"/>
              </w:numPr>
              <w:bidi/>
              <w:jc w:val="center"/>
              <w:rPr>
                <w:rFonts w:cs="B Lotus"/>
                <w:rtl/>
              </w:rPr>
            </w:pPr>
          </w:p>
        </w:tc>
        <w:tc>
          <w:tcPr>
            <w:tcW w:w="1803" w:type="dxa"/>
          </w:tcPr>
          <w:p w14:paraId="6C4E47CB" w14:textId="7584404A" w:rsidR="004A7367" w:rsidRPr="004A7367" w:rsidRDefault="004A7367" w:rsidP="004A7367">
            <w:pPr>
              <w:jc w:val="center"/>
              <w:rPr>
                <w:rFonts w:cs="B Lotus"/>
                <w:sz w:val="28"/>
                <w:szCs w:val="28"/>
                <w:rtl/>
              </w:rPr>
            </w:pPr>
            <w:r w:rsidRPr="004A7367">
              <w:rPr>
                <w:rFonts w:cs="B Lotus"/>
                <w:rtl/>
              </w:rPr>
              <w:t>244</w:t>
            </w:r>
          </w:p>
        </w:tc>
        <w:tc>
          <w:tcPr>
            <w:tcW w:w="1803" w:type="dxa"/>
          </w:tcPr>
          <w:p w14:paraId="12252AE3" w14:textId="6DA35163" w:rsidR="004A7367" w:rsidRPr="004A7367" w:rsidRDefault="004A7367" w:rsidP="004A7367">
            <w:pPr>
              <w:jc w:val="center"/>
              <w:rPr>
                <w:rFonts w:cs="B Lotus"/>
                <w:sz w:val="28"/>
                <w:szCs w:val="28"/>
                <w:rtl/>
              </w:rPr>
            </w:pPr>
            <w:r w:rsidRPr="004A7367">
              <w:rPr>
                <w:rFonts w:cs="B Lotus" w:hint="cs"/>
                <w:rtl/>
              </w:rPr>
              <w:t>زهک</w:t>
            </w:r>
          </w:p>
        </w:tc>
        <w:tc>
          <w:tcPr>
            <w:tcW w:w="1803" w:type="dxa"/>
          </w:tcPr>
          <w:p w14:paraId="36EB0EEC" w14:textId="2D764292" w:rsidR="004A7367" w:rsidRPr="004A7367" w:rsidRDefault="004A7367" w:rsidP="004A7367">
            <w:pPr>
              <w:jc w:val="center"/>
              <w:rPr>
                <w:rFonts w:cs="B Lotus"/>
                <w:sz w:val="28"/>
                <w:szCs w:val="28"/>
                <w:rtl/>
              </w:rPr>
            </w:pPr>
            <w:r w:rsidRPr="004A7367">
              <w:rPr>
                <w:rFonts w:cs="B Lotus"/>
                <w:rtl/>
              </w:rPr>
              <w:t>15</w:t>
            </w:r>
          </w:p>
        </w:tc>
        <w:tc>
          <w:tcPr>
            <w:tcW w:w="1803" w:type="dxa"/>
          </w:tcPr>
          <w:p w14:paraId="72A84002" w14:textId="2CE49B67"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6E689045" w14:textId="77777777" w:rsidTr="00372823">
        <w:tc>
          <w:tcPr>
            <w:tcW w:w="1803" w:type="dxa"/>
          </w:tcPr>
          <w:p w14:paraId="7677D68E" w14:textId="77777777" w:rsidR="004A7367" w:rsidRPr="004A7367" w:rsidRDefault="004A7367" w:rsidP="004A7367">
            <w:pPr>
              <w:pStyle w:val="ListParagraph"/>
              <w:numPr>
                <w:ilvl w:val="0"/>
                <w:numId w:val="63"/>
              </w:numPr>
              <w:bidi/>
              <w:jc w:val="center"/>
              <w:rPr>
                <w:rFonts w:cs="B Lotus"/>
                <w:rtl/>
              </w:rPr>
            </w:pPr>
          </w:p>
        </w:tc>
        <w:tc>
          <w:tcPr>
            <w:tcW w:w="1803" w:type="dxa"/>
          </w:tcPr>
          <w:p w14:paraId="0F48C2A5" w14:textId="592A9961" w:rsidR="004A7367" w:rsidRPr="004A7367" w:rsidRDefault="004A7367" w:rsidP="004A7367">
            <w:pPr>
              <w:jc w:val="center"/>
              <w:rPr>
                <w:rFonts w:cs="B Lotus"/>
                <w:sz w:val="28"/>
                <w:szCs w:val="28"/>
                <w:rtl/>
              </w:rPr>
            </w:pPr>
            <w:r w:rsidRPr="004A7367">
              <w:rPr>
                <w:rFonts w:cs="B Lotus"/>
                <w:rtl/>
              </w:rPr>
              <w:t>245</w:t>
            </w:r>
          </w:p>
        </w:tc>
        <w:tc>
          <w:tcPr>
            <w:tcW w:w="1803" w:type="dxa"/>
          </w:tcPr>
          <w:p w14:paraId="755FECCF" w14:textId="524B0BB5" w:rsidR="004A7367" w:rsidRPr="004A7367" w:rsidRDefault="004A7367" w:rsidP="004A7367">
            <w:pPr>
              <w:jc w:val="center"/>
              <w:rPr>
                <w:rFonts w:cs="B Lotus"/>
                <w:sz w:val="28"/>
                <w:szCs w:val="28"/>
                <w:rtl/>
              </w:rPr>
            </w:pPr>
            <w:r w:rsidRPr="004A7367">
              <w:rPr>
                <w:rFonts w:cs="B Lotus" w:hint="cs"/>
                <w:rtl/>
              </w:rPr>
              <w:t>هیرمند</w:t>
            </w:r>
          </w:p>
        </w:tc>
        <w:tc>
          <w:tcPr>
            <w:tcW w:w="1803" w:type="dxa"/>
          </w:tcPr>
          <w:p w14:paraId="7C0CBC3A" w14:textId="240D070E" w:rsidR="004A7367" w:rsidRPr="004A7367" w:rsidRDefault="004A7367" w:rsidP="004A7367">
            <w:pPr>
              <w:jc w:val="center"/>
              <w:rPr>
                <w:rFonts w:cs="B Lotus"/>
                <w:sz w:val="28"/>
                <w:szCs w:val="28"/>
                <w:rtl/>
              </w:rPr>
            </w:pPr>
            <w:r w:rsidRPr="004A7367">
              <w:rPr>
                <w:rFonts w:cs="B Lotus"/>
                <w:rtl/>
              </w:rPr>
              <w:t>15</w:t>
            </w:r>
          </w:p>
        </w:tc>
        <w:tc>
          <w:tcPr>
            <w:tcW w:w="1803" w:type="dxa"/>
          </w:tcPr>
          <w:p w14:paraId="0F9E072B" w14:textId="22D477EF"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77071F0D" w14:textId="77777777" w:rsidTr="00372823">
        <w:tc>
          <w:tcPr>
            <w:tcW w:w="1803" w:type="dxa"/>
          </w:tcPr>
          <w:p w14:paraId="31276B9F" w14:textId="77777777" w:rsidR="004A7367" w:rsidRPr="004A7367" w:rsidRDefault="004A7367" w:rsidP="004A7367">
            <w:pPr>
              <w:pStyle w:val="ListParagraph"/>
              <w:numPr>
                <w:ilvl w:val="0"/>
                <w:numId w:val="63"/>
              </w:numPr>
              <w:bidi/>
              <w:jc w:val="center"/>
              <w:rPr>
                <w:rFonts w:cs="B Lotus"/>
                <w:rtl/>
              </w:rPr>
            </w:pPr>
          </w:p>
        </w:tc>
        <w:tc>
          <w:tcPr>
            <w:tcW w:w="1803" w:type="dxa"/>
          </w:tcPr>
          <w:p w14:paraId="3C73A2A0" w14:textId="4C09C91D" w:rsidR="004A7367" w:rsidRPr="004A7367" w:rsidRDefault="004A7367" w:rsidP="004A7367">
            <w:pPr>
              <w:jc w:val="center"/>
              <w:rPr>
                <w:rFonts w:cs="B Lotus"/>
                <w:sz w:val="28"/>
                <w:szCs w:val="28"/>
                <w:rtl/>
              </w:rPr>
            </w:pPr>
            <w:r w:rsidRPr="004A7367">
              <w:rPr>
                <w:rFonts w:cs="B Lotus"/>
                <w:rtl/>
              </w:rPr>
              <w:t>246</w:t>
            </w:r>
          </w:p>
        </w:tc>
        <w:tc>
          <w:tcPr>
            <w:tcW w:w="1803" w:type="dxa"/>
          </w:tcPr>
          <w:p w14:paraId="3B329BD5" w14:textId="2E754DB4" w:rsidR="004A7367" w:rsidRPr="004A7367" w:rsidRDefault="004A7367" w:rsidP="004A7367">
            <w:pPr>
              <w:jc w:val="center"/>
              <w:rPr>
                <w:rFonts w:cs="B Lotus"/>
                <w:sz w:val="28"/>
                <w:szCs w:val="28"/>
                <w:rtl/>
              </w:rPr>
            </w:pPr>
            <w:r w:rsidRPr="004A7367">
              <w:rPr>
                <w:rFonts w:cs="B Lotus" w:hint="cs"/>
                <w:rtl/>
              </w:rPr>
              <w:t>نیک</w:t>
            </w:r>
            <w:r w:rsidRPr="004A7367">
              <w:rPr>
                <w:rFonts w:cs="B Lotus"/>
                <w:rtl/>
              </w:rPr>
              <w:t xml:space="preserve"> </w:t>
            </w:r>
            <w:r w:rsidRPr="004A7367">
              <w:rPr>
                <w:rFonts w:cs="B Lotus" w:hint="cs"/>
                <w:rtl/>
              </w:rPr>
              <w:t>شهر</w:t>
            </w:r>
          </w:p>
        </w:tc>
        <w:tc>
          <w:tcPr>
            <w:tcW w:w="1803" w:type="dxa"/>
          </w:tcPr>
          <w:p w14:paraId="1F910DB4" w14:textId="6532C901" w:rsidR="004A7367" w:rsidRPr="004A7367" w:rsidRDefault="004A7367" w:rsidP="004A7367">
            <w:pPr>
              <w:jc w:val="center"/>
              <w:rPr>
                <w:rFonts w:cs="B Lotus"/>
                <w:sz w:val="28"/>
                <w:szCs w:val="28"/>
                <w:rtl/>
              </w:rPr>
            </w:pPr>
            <w:r w:rsidRPr="004A7367">
              <w:rPr>
                <w:rFonts w:cs="B Lotus"/>
                <w:rtl/>
              </w:rPr>
              <w:t>15</w:t>
            </w:r>
          </w:p>
        </w:tc>
        <w:tc>
          <w:tcPr>
            <w:tcW w:w="1803" w:type="dxa"/>
          </w:tcPr>
          <w:p w14:paraId="1AC76545" w14:textId="68562AAA"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5BB310EF" w14:textId="77777777" w:rsidTr="00372823">
        <w:tc>
          <w:tcPr>
            <w:tcW w:w="1803" w:type="dxa"/>
          </w:tcPr>
          <w:p w14:paraId="6D64E0A7" w14:textId="77777777" w:rsidR="004A7367" w:rsidRPr="004A7367" w:rsidRDefault="004A7367" w:rsidP="004A7367">
            <w:pPr>
              <w:pStyle w:val="ListParagraph"/>
              <w:numPr>
                <w:ilvl w:val="0"/>
                <w:numId w:val="63"/>
              </w:numPr>
              <w:bidi/>
              <w:jc w:val="center"/>
              <w:rPr>
                <w:rFonts w:cs="B Lotus"/>
                <w:rtl/>
              </w:rPr>
            </w:pPr>
          </w:p>
        </w:tc>
        <w:tc>
          <w:tcPr>
            <w:tcW w:w="1803" w:type="dxa"/>
          </w:tcPr>
          <w:p w14:paraId="673F2763" w14:textId="4CAFACE6" w:rsidR="004A7367" w:rsidRPr="004A7367" w:rsidRDefault="004A7367" w:rsidP="004A7367">
            <w:pPr>
              <w:jc w:val="center"/>
              <w:rPr>
                <w:rFonts w:cs="B Lotus"/>
                <w:sz w:val="28"/>
                <w:szCs w:val="28"/>
                <w:rtl/>
              </w:rPr>
            </w:pPr>
            <w:r w:rsidRPr="004A7367">
              <w:rPr>
                <w:rFonts w:cs="B Lotus"/>
                <w:rtl/>
              </w:rPr>
              <w:t>671</w:t>
            </w:r>
          </w:p>
        </w:tc>
        <w:tc>
          <w:tcPr>
            <w:tcW w:w="1803" w:type="dxa"/>
          </w:tcPr>
          <w:p w14:paraId="7CD6EFEE" w14:textId="0A88D80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بمپور‏</w:t>
            </w:r>
          </w:p>
        </w:tc>
        <w:tc>
          <w:tcPr>
            <w:tcW w:w="1803" w:type="dxa"/>
          </w:tcPr>
          <w:p w14:paraId="5CBF7E09" w14:textId="3ED49B00" w:rsidR="004A7367" w:rsidRPr="004A7367" w:rsidRDefault="004A7367" w:rsidP="004A7367">
            <w:pPr>
              <w:jc w:val="center"/>
              <w:rPr>
                <w:rFonts w:cs="B Lotus"/>
                <w:sz w:val="28"/>
                <w:szCs w:val="28"/>
                <w:rtl/>
              </w:rPr>
            </w:pPr>
            <w:r w:rsidRPr="004A7367">
              <w:rPr>
                <w:rFonts w:cs="B Lotus"/>
                <w:rtl/>
              </w:rPr>
              <w:t>15</w:t>
            </w:r>
          </w:p>
        </w:tc>
        <w:tc>
          <w:tcPr>
            <w:tcW w:w="1803" w:type="dxa"/>
          </w:tcPr>
          <w:p w14:paraId="395313C9" w14:textId="7D4B1EA5"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60A6AF01" w14:textId="77777777" w:rsidTr="00372823">
        <w:tc>
          <w:tcPr>
            <w:tcW w:w="1803" w:type="dxa"/>
          </w:tcPr>
          <w:p w14:paraId="19231A06" w14:textId="77777777" w:rsidR="004A7367" w:rsidRPr="004A7367" w:rsidRDefault="004A7367" w:rsidP="004A7367">
            <w:pPr>
              <w:pStyle w:val="ListParagraph"/>
              <w:numPr>
                <w:ilvl w:val="0"/>
                <w:numId w:val="63"/>
              </w:numPr>
              <w:bidi/>
              <w:jc w:val="center"/>
              <w:rPr>
                <w:rFonts w:cs="B Lotus"/>
                <w:rtl/>
              </w:rPr>
            </w:pPr>
          </w:p>
        </w:tc>
        <w:tc>
          <w:tcPr>
            <w:tcW w:w="1803" w:type="dxa"/>
          </w:tcPr>
          <w:p w14:paraId="7F9D8154" w14:textId="45E3A35E" w:rsidR="004A7367" w:rsidRPr="004A7367" w:rsidRDefault="004A7367" w:rsidP="004A7367">
            <w:pPr>
              <w:jc w:val="center"/>
              <w:rPr>
                <w:rFonts w:cs="B Lotus"/>
                <w:sz w:val="28"/>
                <w:szCs w:val="28"/>
                <w:rtl/>
              </w:rPr>
            </w:pPr>
            <w:r w:rsidRPr="004A7367">
              <w:rPr>
                <w:rFonts w:cs="B Lotus"/>
                <w:rtl/>
              </w:rPr>
              <w:t>672</w:t>
            </w:r>
          </w:p>
        </w:tc>
        <w:tc>
          <w:tcPr>
            <w:tcW w:w="1803" w:type="dxa"/>
          </w:tcPr>
          <w:p w14:paraId="587771EB" w14:textId="48FF17B4"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کنارک‏</w:t>
            </w:r>
          </w:p>
        </w:tc>
        <w:tc>
          <w:tcPr>
            <w:tcW w:w="1803" w:type="dxa"/>
          </w:tcPr>
          <w:p w14:paraId="795A2EB1" w14:textId="7D3D23F6" w:rsidR="004A7367" w:rsidRPr="004A7367" w:rsidRDefault="004A7367" w:rsidP="004A7367">
            <w:pPr>
              <w:jc w:val="center"/>
              <w:rPr>
                <w:rFonts w:cs="B Lotus"/>
                <w:sz w:val="28"/>
                <w:szCs w:val="28"/>
                <w:rtl/>
              </w:rPr>
            </w:pPr>
            <w:r w:rsidRPr="004A7367">
              <w:rPr>
                <w:rFonts w:cs="B Lotus"/>
                <w:rtl/>
              </w:rPr>
              <w:t>15</w:t>
            </w:r>
          </w:p>
        </w:tc>
        <w:tc>
          <w:tcPr>
            <w:tcW w:w="1803" w:type="dxa"/>
          </w:tcPr>
          <w:p w14:paraId="13BE32D7" w14:textId="2D9990D3"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4912CDF7" w14:textId="77777777" w:rsidTr="00372823">
        <w:tc>
          <w:tcPr>
            <w:tcW w:w="1803" w:type="dxa"/>
          </w:tcPr>
          <w:p w14:paraId="7FAAE7EB" w14:textId="77777777" w:rsidR="004A7367" w:rsidRPr="004A7367" w:rsidRDefault="004A7367" w:rsidP="004A7367">
            <w:pPr>
              <w:pStyle w:val="ListParagraph"/>
              <w:numPr>
                <w:ilvl w:val="0"/>
                <w:numId w:val="63"/>
              </w:numPr>
              <w:bidi/>
              <w:jc w:val="center"/>
              <w:rPr>
                <w:rFonts w:cs="B Lotus"/>
                <w:rtl/>
              </w:rPr>
            </w:pPr>
          </w:p>
        </w:tc>
        <w:tc>
          <w:tcPr>
            <w:tcW w:w="1803" w:type="dxa"/>
          </w:tcPr>
          <w:p w14:paraId="75949BBE" w14:textId="7755BD40" w:rsidR="004A7367" w:rsidRPr="004A7367" w:rsidRDefault="004A7367" w:rsidP="004A7367">
            <w:pPr>
              <w:jc w:val="center"/>
              <w:rPr>
                <w:rFonts w:cs="B Lotus"/>
                <w:sz w:val="28"/>
                <w:szCs w:val="28"/>
                <w:rtl/>
              </w:rPr>
            </w:pPr>
            <w:r w:rsidRPr="004A7367">
              <w:rPr>
                <w:rFonts w:cs="B Lotus"/>
                <w:rtl/>
              </w:rPr>
              <w:t>673</w:t>
            </w:r>
          </w:p>
        </w:tc>
        <w:tc>
          <w:tcPr>
            <w:tcW w:w="1803" w:type="dxa"/>
          </w:tcPr>
          <w:p w14:paraId="6127CBD2" w14:textId="2F4A2ED8"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نگور‏</w:t>
            </w:r>
          </w:p>
        </w:tc>
        <w:tc>
          <w:tcPr>
            <w:tcW w:w="1803" w:type="dxa"/>
          </w:tcPr>
          <w:p w14:paraId="4EC3249C" w14:textId="4BF3F234" w:rsidR="004A7367" w:rsidRPr="004A7367" w:rsidRDefault="004A7367" w:rsidP="004A7367">
            <w:pPr>
              <w:jc w:val="center"/>
              <w:rPr>
                <w:rFonts w:cs="B Lotus"/>
                <w:sz w:val="28"/>
                <w:szCs w:val="28"/>
                <w:rtl/>
              </w:rPr>
            </w:pPr>
            <w:r w:rsidRPr="004A7367">
              <w:rPr>
                <w:rFonts w:cs="B Lotus"/>
                <w:rtl/>
              </w:rPr>
              <w:t>15</w:t>
            </w:r>
          </w:p>
        </w:tc>
        <w:tc>
          <w:tcPr>
            <w:tcW w:w="1803" w:type="dxa"/>
          </w:tcPr>
          <w:p w14:paraId="2F604F09" w14:textId="689F97A5"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558895CD" w14:textId="77777777" w:rsidTr="00372823">
        <w:tc>
          <w:tcPr>
            <w:tcW w:w="1803" w:type="dxa"/>
          </w:tcPr>
          <w:p w14:paraId="6388D5CE" w14:textId="77777777" w:rsidR="004A7367" w:rsidRPr="004A7367" w:rsidRDefault="004A7367" w:rsidP="004A7367">
            <w:pPr>
              <w:pStyle w:val="ListParagraph"/>
              <w:numPr>
                <w:ilvl w:val="0"/>
                <w:numId w:val="63"/>
              </w:numPr>
              <w:bidi/>
              <w:jc w:val="center"/>
              <w:rPr>
                <w:rFonts w:cs="B Lotus"/>
                <w:rtl/>
              </w:rPr>
            </w:pPr>
          </w:p>
        </w:tc>
        <w:tc>
          <w:tcPr>
            <w:tcW w:w="1803" w:type="dxa"/>
          </w:tcPr>
          <w:p w14:paraId="71744D93" w14:textId="4D897E37" w:rsidR="004A7367" w:rsidRPr="004A7367" w:rsidRDefault="004A7367" w:rsidP="004A7367">
            <w:pPr>
              <w:jc w:val="center"/>
              <w:rPr>
                <w:rFonts w:cs="B Lotus"/>
                <w:sz w:val="28"/>
                <w:szCs w:val="28"/>
                <w:rtl/>
              </w:rPr>
            </w:pPr>
            <w:r w:rsidRPr="004A7367">
              <w:rPr>
                <w:rFonts w:cs="B Lotus"/>
                <w:rtl/>
              </w:rPr>
              <w:t>674</w:t>
            </w:r>
          </w:p>
        </w:tc>
        <w:tc>
          <w:tcPr>
            <w:tcW w:w="1803" w:type="dxa"/>
          </w:tcPr>
          <w:p w14:paraId="15D1003C" w14:textId="2EBBE5B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جالق‏</w:t>
            </w:r>
          </w:p>
        </w:tc>
        <w:tc>
          <w:tcPr>
            <w:tcW w:w="1803" w:type="dxa"/>
          </w:tcPr>
          <w:p w14:paraId="0E02ACC8" w14:textId="79676561" w:rsidR="004A7367" w:rsidRPr="004A7367" w:rsidRDefault="004A7367" w:rsidP="004A7367">
            <w:pPr>
              <w:jc w:val="center"/>
              <w:rPr>
                <w:rFonts w:cs="B Lotus"/>
                <w:sz w:val="28"/>
                <w:szCs w:val="28"/>
                <w:rtl/>
              </w:rPr>
            </w:pPr>
            <w:r w:rsidRPr="004A7367">
              <w:rPr>
                <w:rFonts w:cs="B Lotus"/>
                <w:rtl/>
              </w:rPr>
              <w:t>15</w:t>
            </w:r>
          </w:p>
        </w:tc>
        <w:tc>
          <w:tcPr>
            <w:tcW w:w="1803" w:type="dxa"/>
          </w:tcPr>
          <w:p w14:paraId="17AB23DD" w14:textId="0EA92F48"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664727BC" w14:textId="77777777" w:rsidTr="00372823">
        <w:tc>
          <w:tcPr>
            <w:tcW w:w="1803" w:type="dxa"/>
          </w:tcPr>
          <w:p w14:paraId="138C3406" w14:textId="77777777" w:rsidR="004A7367" w:rsidRPr="004A7367" w:rsidRDefault="004A7367" w:rsidP="004A7367">
            <w:pPr>
              <w:pStyle w:val="ListParagraph"/>
              <w:numPr>
                <w:ilvl w:val="0"/>
                <w:numId w:val="63"/>
              </w:numPr>
              <w:bidi/>
              <w:jc w:val="center"/>
              <w:rPr>
                <w:rFonts w:cs="B Lotus"/>
                <w:rtl/>
              </w:rPr>
            </w:pPr>
          </w:p>
        </w:tc>
        <w:tc>
          <w:tcPr>
            <w:tcW w:w="1803" w:type="dxa"/>
          </w:tcPr>
          <w:p w14:paraId="73E7B8B4" w14:textId="0B878625" w:rsidR="004A7367" w:rsidRPr="004A7367" w:rsidRDefault="004A7367" w:rsidP="004A7367">
            <w:pPr>
              <w:jc w:val="center"/>
              <w:rPr>
                <w:rFonts w:cs="B Lotus"/>
                <w:sz w:val="28"/>
                <w:szCs w:val="28"/>
                <w:rtl/>
              </w:rPr>
            </w:pPr>
            <w:r w:rsidRPr="004A7367">
              <w:rPr>
                <w:rFonts w:cs="B Lotus"/>
                <w:rtl/>
              </w:rPr>
              <w:t>676</w:t>
            </w:r>
          </w:p>
        </w:tc>
        <w:tc>
          <w:tcPr>
            <w:tcW w:w="1803" w:type="dxa"/>
          </w:tcPr>
          <w:p w14:paraId="1BA5CC6D" w14:textId="6931FAA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سوران‏</w:t>
            </w:r>
          </w:p>
        </w:tc>
        <w:tc>
          <w:tcPr>
            <w:tcW w:w="1803" w:type="dxa"/>
          </w:tcPr>
          <w:p w14:paraId="42A02EF7" w14:textId="3D68CD60" w:rsidR="004A7367" w:rsidRPr="004A7367" w:rsidRDefault="004A7367" w:rsidP="004A7367">
            <w:pPr>
              <w:jc w:val="center"/>
              <w:rPr>
                <w:rFonts w:cs="B Lotus"/>
                <w:sz w:val="28"/>
                <w:szCs w:val="28"/>
                <w:rtl/>
              </w:rPr>
            </w:pPr>
            <w:r w:rsidRPr="004A7367">
              <w:rPr>
                <w:rFonts w:cs="B Lotus"/>
                <w:rtl/>
              </w:rPr>
              <w:t>15</w:t>
            </w:r>
          </w:p>
        </w:tc>
        <w:tc>
          <w:tcPr>
            <w:tcW w:w="1803" w:type="dxa"/>
          </w:tcPr>
          <w:p w14:paraId="16368A82" w14:textId="789BC260"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6C7361DA" w14:textId="77777777" w:rsidTr="00372823">
        <w:tc>
          <w:tcPr>
            <w:tcW w:w="1803" w:type="dxa"/>
          </w:tcPr>
          <w:p w14:paraId="1CACB78A" w14:textId="77777777" w:rsidR="004A7367" w:rsidRPr="004A7367" w:rsidRDefault="004A7367" w:rsidP="004A7367">
            <w:pPr>
              <w:pStyle w:val="ListParagraph"/>
              <w:numPr>
                <w:ilvl w:val="0"/>
                <w:numId w:val="63"/>
              </w:numPr>
              <w:bidi/>
              <w:jc w:val="center"/>
              <w:rPr>
                <w:rFonts w:cs="B Lotus"/>
                <w:rtl/>
              </w:rPr>
            </w:pPr>
          </w:p>
        </w:tc>
        <w:tc>
          <w:tcPr>
            <w:tcW w:w="1803" w:type="dxa"/>
          </w:tcPr>
          <w:p w14:paraId="52CC44EB" w14:textId="0A7CC94D" w:rsidR="004A7367" w:rsidRPr="004A7367" w:rsidRDefault="004A7367" w:rsidP="004A7367">
            <w:pPr>
              <w:jc w:val="center"/>
              <w:rPr>
                <w:rFonts w:cs="B Lotus"/>
                <w:sz w:val="28"/>
                <w:szCs w:val="28"/>
                <w:rtl/>
              </w:rPr>
            </w:pPr>
            <w:r w:rsidRPr="004A7367">
              <w:rPr>
                <w:rFonts w:cs="B Lotus"/>
                <w:rtl/>
              </w:rPr>
              <w:t>678</w:t>
            </w:r>
          </w:p>
        </w:tc>
        <w:tc>
          <w:tcPr>
            <w:tcW w:w="1803" w:type="dxa"/>
          </w:tcPr>
          <w:p w14:paraId="017CBB40" w14:textId="70433C2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فنوج‏</w:t>
            </w:r>
          </w:p>
        </w:tc>
        <w:tc>
          <w:tcPr>
            <w:tcW w:w="1803" w:type="dxa"/>
          </w:tcPr>
          <w:p w14:paraId="29282B7E" w14:textId="5E679250" w:rsidR="004A7367" w:rsidRPr="004A7367" w:rsidRDefault="004A7367" w:rsidP="004A7367">
            <w:pPr>
              <w:jc w:val="center"/>
              <w:rPr>
                <w:rFonts w:cs="B Lotus"/>
                <w:sz w:val="28"/>
                <w:szCs w:val="28"/>
                <w:rtl/>
              </w:rPr>
            </w:pPr>
            <w:r w:rsidRPr="004A7367">
              <w:rPr>
                <w:rFonts w:cs="B Lotus"/>
                <w:rtl/>
              </w:rPr>
              <w:t>15</w:t>
            </w:r>
          </w:p>
        </w:tc>
        <w:tc>
          <w:tcPr>
            <w:tcW w:w="1803" w:type="dxa"/>
          </w:tcPr>
          <w:p w14:paraId="05193ED2" w14:textId="4664E180"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083CA4EC" w14:textId="77777777" w:rsidTr="00372823">
        <w:tc>
          <w:tcPr>
            <w:tcW w:w="1803" w:type="dxa"/>
          </w:tcPr>
          <w:p w14:paraId="7D9A1939" w14:textId="77777777" w:rsidR="004A7367" w:rsidRPr="004A7367" w:rsidRDefault="004A7367" w:rsidP="004A7367">
            <w:pPr>
              <w:pStyle w:val="ListParagraph"/>
              <w:numPr>
                <w:ilvl w:val="0"/>
                <w:numId w:val="63"/>
              </w:numPr>
              <w:bidi/>
              <w:jc w:val="center"/>
              <w:rPr>
                <w:rFonts w:cs="B Lotus"/>
                <w:rtl/>
              </w:rPr>
            </w:pPr>
          </w:p>
        </w:tc>
        <w:tc>
          <w:tcPr>
            <w:tcW w:w="1803" w:type="dxa"/>
          </w:tcPr>
          <w:p w14:paraId="217DEBA9" w14:textId="272BCE8F" w:rsidR="004A7367" w:rsidRPr="004A7367" w:rsidRDefault="004A7367" w:rsidP="004A7367">
            <w:pPr>
              <w:jc w:val="center"/>
              <w:rPr>
                <w:rFonts w:cs="B Lotus"/>
                <w:sz w:val="28"/>
                <w:szCs w:val="28"/>
                <w:rtl/>
              </w:rPr>
            </w:pPr>
            <w:r w:rsidRPr="004A7367">
              <w:rPr>
                <w:rFonts w:cs="B Lotus"/>
                <w:rtl/>
              </w:rPr>
              <w:t>854</w:t>
            </w:r>
          </w:p>
        </w:tc>
        <w:tc>
          <w:tcPr>
            <w:tcW w:w="1803" w:type="dxa"/>
          </w:tcPr>
          <w:p w14:paraId="76C66D36" w14:textId="569FFC5F" w:rsidR="004A7367" w:rsidRPr="004A7367" w:rsidRDefault="004A7367" w:rsidP="004A7367">
            <w:pPr>
              <w:jc w:val="center"/>
              <w:rPr>
                <w:rFonts w:cs="B Lotus"/>
                <w:sz w:val="28"/>
                <w:szCs w:val="28"/>
                <w:rtl/>
              </w:rPr>
            </w:pPr>
            <w:r w:rsidRPr="004A7367">
              <w:rPr>
                <w:rFonts w:cs="B Lotus" w:hint="cs"/>
                <w:rtl/>
              </w:rPr>
              <w:t>هیدوچ</w:t>
            </w:r>
          </w:p>
        </w:tc>
        <w:tc>
          <w:tcPr>
            <w:tcW w:w="1803" w:type="dxa"/>
          </w:tcPr>
          <w:p w14:paraId="3558A103" w14:textId="52A199BC" w:rsidR="004A7367" w:rsidRPr="004A7367" w:rsidRDefault="004A7367" w:rsidP="004A7367">
            <w:pPr>
              <w:jc w:val="center"/>
              <w:rPr>
                <w:rFonts w:cs="B Lotus"/>
                <w:sz w:val="28"/>
                <w:szCs w:val="28"/>
                <w:rtl/>
              </w:rPr>
            </w:pPr>
            <w:r w:rsidRPr="004A7367">
              <w:rPr>
                <w:rFonts w:cs="B Lotus"/>
                <w:rtl/>
              </w:rPr>
              <w:t>15</w:t>
            </w:r>
          </w:p>
        </w:tc>
        <w:tc>
          <w:tcPr>
            <w:tcW w:w="1803" w:type="dxa"/>
          </w:tcPr>
          <w:p w14:paraId="2425B540" w14:textId="1C93973E"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4DC5D2E7" w14:textId="77777777" w:rsidTr="00372823">
        <w:tc>
          <w:tcPr>
            <w:tcW w:w="1803" w:type="dxa"/>
          </w:tcPr>
          <w:p w14:paraId="2EDA54D8" w14:textId="77777777" w:rsidR="004A7367" w:rsidRPr="004A7367" w:rsidRDefault="004A7367" w:rsidP="004A7367">
            <w:pPr>
              <w:pStyle w:val="ListParagraph"/>
              <w:numPr>
                <w:ilvl w:val="0"/>
                <w:numId w:val="63"/>
              </w:numPr>
              <w:bidi/>
              <w:jc w:val="center"/>
              <w:rPr>
                <w:rFonts w:cs="B Lotus"/>
                <w:rtl/>
              </w:rPr>
            </w:pPr>
          </w:p>
        </w:tc>
        <w:tc>
          <w:tcPr>
            <w:tcW w:w="1803" w:type="dxa"/>
          </w:tcPr>
          <w:p w14:paraId="198FA54A" w14:textId="651DE61C" w:rsidR="004A7367" w:rsidRPr="004A7367" w:rsidRDefault="004A7367" w:rsidP="004A7367">
            <w:pPr>
              <w:jc w:val="center"/>
              <w:rPr>
                <w:rFonts w:cs="B Lotus"/>
                <w:sz w:val="28"/>
                <w:szCs w:val="28"/>
                <w:rtl/>
              </w:rPr>
            </w:pPr>
            <w:r w:rsidRPr="004A7367">
              <w:rPr>
                <w:rFonts w:cs="B Lotus"/>
                <w:rtl/>
              </w:rPr>
              <w:t>898</w:t>
            </w:r>
          </w:p>
        </w:tc>
        <w:tc>
          <w:tcPr>
            <w:tcW w:w="1803" w:type="dxa"/>
          </w:tcPr>
          <w:p w14:paraId="36C4BA29" w14:textId="4711B00A" w:rsidR="004A7367" w:rsidRPr="004A7367" w:rsidRDefault="004A7367" w:rsidP="004A7367">
            <w:pPr>
              <w:jc w:val="center"/>
              <w:rPr>
                <w:rFonts w:cs="B Lotus"/>
                <w:sz w:val="28"/>
                <w:szCs w:val="28"/>
                <w:rtl/>
              </w:rPr>
            </w:pPr>
            <w:r w:rsidRPr="004A7367">
              <w:rPr>
                <w:rFonts w:cs="B Lotus" w:hint="cs"/>
                <w:rtl/>
              </w:rPr>
              <w:t>دلگان</w:t>
            </w:r>
          </w:p>
        </w:tc>
        <w:tc>
          <w:tcPr>
            <w:tcW w:w="1803" w:type="dxa"/>
          </w:tcPr>
          <w:p w14:paraId="34268C2A" w14:textId="0C9B50BE" w:rsidR="004A7367" w:rsidRPr="004A7367" w:rsidRDefault="004A7367" w:rsidP="004A7367">
            <w:pPr>
              <w:jc w:val="center"/>
              <w:rPr>
                <w:rFonts w:cs="B Lotus"/>
                <w:sz w:val="28"/>
                <w:szCs w:val="28"/>
                <w:rtl/>
              </w:rPr>
            </w:pPr>
            <w:r w:rsidRPr="004A7367">
              <w:rPr>
                <w:rFonts w:cs="B Lotus"/>
                <w:rtl/>
              </w:rPr>
              <w:t>15</w:t>
            </w:r>
          </w:p>
        </w:tc>
        <w:tc>
          <w:tcPr>
            <w:tcW w:w="1803" w:type="dxa"/>
          </w:tcPr>
          <w:p w14:paraId="45DBF5DC" w14:textId="3D754C16"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2096E77A" w14:textId="77777777" w:rsidTr="00372823">
        <w:tc>
          <w:tcPr>
            <w:tcW w:w="1803" w:type="dxa"/>
          </w:tcPr>
          <w:p w14:paraId="522CC393" w14:textId="77777777" w:rsidR="004A7367" w:rsidRPr="004A7367" w:rsidRDefault="004A7367" w:rsidP="004A7367">
            <w:pPr>
              <w:pStyle w:val="ListParagraph"/>
              <w:numPr>
                <w:ilvl w:val="0"/>
                <w:numId w:val="63"/>
              </w:numPr>
              <w:bidi/>
              <w:jc w:val="center"/>
              <w:rPr>
                <w:rFonts w:cs="B Lotus"/>
                <w:rtl/>
              </w:rPr>
            </w:pPr>
          </w:p>
        </w:tc>
        <w:tc>
          <w:tcPr>
            <w:tcW w:w="1803" w:type="dxa"/>
          </w:tcPr>
          <w:p w14:paraId="3938CAAD" w14:textId="57F4B145" w:rsidR="004A7367" w:rsidRPr="004A7367" w:rsidRDefault="004A7367" w:rsidP="004A7367">
            <w:pPr>
              <w:jc w:val="center"/>
              <w:rPr>
                <w:rFonts w:cs="B Lotus"/>
                <w:sz w:val="28"/>
                <w:szCs w:val="28"/>
                <w:rtl/>
              </w:rPr>
            </w:pPr>
            <w:r w:rsidRPr="004A7367">
              <w:rPr>
                <w:rFonts w:cs="B Lotus"/>
                <w:rtl/>
              </w:rPr>
              <w:t>908</w:t>
            </w:r>
          </w:p>
        </w:tc>
        <w:tc>
          <w:tcPr>
            <w:tcW w:w="1803" w:type="dxa"/>
          </w:tcPr>
          <w:p w14:paraId="52C411C2" w14:textId="614196A1" w:rsidR="004A7367" w:rsidRPr="004A7367" w:rsidRDefault="004A7367" w:rsidP="004A7367">
            <w:pPr>
              <w:jc w:val="center"/>
              <w:rPr>
                <w:rFonts w:cs="B Lotus"/>
                <w:sz w:val="28"/>
                <w:szCs w:val="28"/>
                <w:rtl/>
              </w:rPr>
            </w:pPr>
            <w:r w:rsidRPr="004A7367">
              <w:rPr>
                <w:rFonts w:cs="B Lotus" w:hint="cs"/>
                <w:rtl/>
              </w:rPr>
              <w:t>دریای</w:t>
            </w:r>
            <w:r w:rsidRPr="004A7367">
              <w:rPr>
                <w:rFonts w:cs="B Lotus"/>
                <w:rtl/>
              </w:rPr>
              <w:t xml:space="preserve"> </w:t>
            </w:r>
            <w:r w:rsidRPr="004A7367">
              <w:rPr>
                <w:rFonts w:cs="B Lotus" w:hint="cs"/>
                <w:rtl/>
              </w:rPr>
              <w:t>عمان</w:t>
            </w:r>
          </w:p>
        </w:tc>
        <w:tc>
          <w:tcPr>
            <w:tcW w:w="1803" w:type="dxa"/>
          </w:tcPr>
          <w:p w14:paraId="46EA212F" w14:textId="2C3C9447" w:rsidR="004A7367" w:rsidRPr="004A7367" w:rsidRDefault="004A7367" w:rsidP="004A7367">
            <w:pPr>
              <w:jc w:val="center"/>
              <w:rPr>
                <w:rFonts w:cs="B Lotus"/>
                <w:sz w:val="28"/>
                <w:szCs w:val="28"/>
                <w:rtl/>
              </w:rPr>
            </w:pPr>
            <w:r w:rsidRPr="004A7367">
              <w:rPr>
                <w:rFonts w:cs="B Lotus"/>
                <w:rtl/>
              </w:rPr>
              <w:t>15</w:t>
            </w:r>
          </w:p>
        </w:tc>
        <w:tc>
          <w:tcPr>
            <w:tcW w:w="1803" w:type="dxa"/>
          </w:tcPr>
          <w:p w14:paraId="1F07DC85" w14:textId="2B112FF3"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1ED98705" w14:textId="77777777" w:rsidTr="00372823">
        <w:tc>
          <w:tcPr>
            <w:tcW w:w="1803" w:type="dxa"/>
          </w:tcPr>
          <w:p w14:paraId="33664722" w14:textId="77777777" w:rsidR="004A7367" w:rsidRPr="004A7367" w:rsidRDefault="004A7367" w:rsidP="004A7367">
            <w:pPr>
              <w:pStyle w:val="ListParagraph"/>
              <w:numPr>
                <w:ilvl w:val="0"/>
                <w:numId w:val="63"/>
              </w:numPr>
              <w:bidi/>
              <w:jc w:val="center"/>
              <w:rPr>
                <w:rFonts w:cs="B Lotus"/>
                <w:rtl/>
              </w:rPr>
            </w:pPr>
          </w:p>
        </w:tc>
        <w:tc>
          <w:tcPr>
            <w:tcW w:w="1803" w:type="dxa"/>
          </w:tcPr>
          <w:p w14:paraId="583AE692" w14:textId="4D69540B" w:rsidR="004A7367" w:rsidRPr="004A7367" w:rsidRDefault="004A7367" w:rsidP="004A7367">
            <w:pPr>
              <w:jc w:val="center"/>
              <w:rPr>
                <w:rFonts w:cs="B Lotus"/>
                <w:sz w:val="28"/>
                <w:szCs w:val="28"/>
                <w:rtl/>
              </w:rPr>
            </w:pPr>
            <w:r w:rsidRPr="004A7367">
              <w:rPr>
                <w:rFonts w:cs="B Lotus"/>
                <w:rtl/>
              </w:rPr>
              <w:t>950</w:t>
            </w:r>
          </w:p>
        </w:tc>
        <w:tc>
          <w:tcPr>
            <w:tcW w:w="1803" w:type="dxa"/>
          </w:tcPr>
          <w:p w14:paraId="66AC522B" w14:textId="5CCA10DF" w:rsidR="004A7367" w:rsidRPr="004A7367" w:rsidRDefault="004A7367" w:rsidP="004A7367">
            <w:pPr>
              <w:jc w:val="center"/>
              <w:rPr>
                <w:rFonts w:cs="B Lotus"/>
                <w:sz w:val="28"/>
                <w:szCs w:val="28"/>
                <w:rtl/>
              </w:rPr>
            </w:pPr>
            <w:r w:rsidRPr="004A7367">
              <w:rPr>
                <w:rFonts w:cs="B Lotus" w:hint="cs"/>
                <w:rtl/>
              </w:rPr>
              <w:t>قصرقند</w:t>
            </w:r>
          </w:p>
        </w:tc>
        <w:tc>
          <w:tcPr>
            <w:tcW w:w="1803" w:type="dxa"/>
          </w:tcPr>
          <w:p w14:paraId="7BD9215F" w14:textId="4EF623E9" w:rsidR="004A7367" w:rsidRPr="004A7367" w:rsidRDefault="004A7367" w:rsidP="004A7367">
            <w:pPr>
              <w:jc w:val="center"/>
              <w:rPr>
                <w:rFonts w:cs="B Lotus"/>
                <w:sz w:val="28"/>
                <w:szCs w:val="28"/>
                <w:rtl/>
              </w:rPr>
            </w:pPr>
            <w:r w:rsidRPr="004A7367">
              <w:rPr>
                <w:rFonts w:cs="B Lotus"/>
                <w:rtl/>
              </w:rPr>
              <w:t>15</w:t>
            </w:r>
          </w:p>
        </w:tc>
        <w:tc>
          <w:tcPr>
            <w:tcW w:w="1803" w:type="dxa"/>
          </w:tcPr>
          <w:p w14:paraId="53E22CFA" w14:textId="53CC86DF"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5547F5B2" w14:textId="77777777" w:rsidTr="00372823">
        <w:tc>
          <w:tcPr>
            <w:tcW w:w="1803" w:type="dxa"/>
          </w:tcPr>
          <w:p w14:paraId="7209E94A" w14:textId="77777777" w:rsidR="004A7367" w:rsidRPr="004A7367" w:rsidRDefault="004A7367" w:rsidP="004A7367">
            <w:pPr>
              <w:pStyle w:val="ListParagraph"/>
              <w:numPr>
                <w:ilvl w:val="0"/>
                <w:numId w:val="63"/>
              </w:numPr>
              <w:bidi/>
              <w:jc w:val="center"/>
              <w:rPr>
                <w:rFonts w:cs="B Lotus"/>
                <w:rtl/>
              </w:rPr>
            </w:pPr>
          </w:p>
        </w:tc>
        <w:tc>
          <w:tcPr>
            <w:tcW w:w="1803" w:type="dxa"/>
          </w:tcPr>
          <w:p w14:paraId="1A1D7B99" w14:textId="685F020F" w:rsidR="004A7367" w:rsidRPr="004A7367" w:rsidRDefault="004A7367" w:rsidP="004A7367">
            <w:pPr>
              <w:jc w:val="center"/>
              <w:rPr>
                <w:rFonts w:cs="B Lotus"/>
                <w:sz w:val="28"/>
                <w:szCs w:val="28"/>
                <w:rtl/>
              </w:rPr>
            </w:pPr>
            <w:r w:rsidRPr="004A7367">
              <w:rPr>
                <w:rFonts w:cs="B Lotus"/>
                <w:rtl/>
              </w:rPr>
              <w:t>951</w:t>
            </w:r>
          </w:p>
        </w:tc>
        <w:tc>
          <w:tcPr>
            <w:tcW w:w="1803" w:type="dxa"/>
          </w:tcPr>
          <w:p w14:paraId="781B5992" w14:textId="1FDEEC9E" w:rsidR="004A7367" w:rsidRPr="004A7367" w:rsidRDefault="004A7367" w:rsidP="004A7367">
            <w:pPr>
              <w:jc w:val="center"/>
              <w:rPr>
                <w:rFonts w:cs="B Lotus"/>
                <w:sz w:val="28"/>
                <w:szCs w:val="28"/>
                <w:rtl/>
              </w:rPr>
            </w:pPr>
            <w:r w:rsidRPr="004A7367">
              <w:rPr>
                <w:rFonts w:cs="B Lotus" w:hint="cs"/>
                <w:rtl/>
              </w:rPr>
              <w:t>بزمان</w:t>
            </w:r>
          </w:p>
        </w:tc>
        <w:tc>
          <w:tcPr>
            <w:tcW w:w="1803" w:type="dxa"/>
          </w:tcPr>
          <w:p w14:paraId="4C4830B2" w14:textId="462823D8" w:rsidR="004A7367" w:rsidRPr="004A7367" w:rsidRDefault="004A7367" w:rsidP="004A7367">
            <w:pPr>
              <w:jc w:val="center"/>
              <w:rPr>
                <w:rFonts w:cs="B Lotus"/>
                <w:sz w:val="28"/>
                <w:szCs w:val="28"/>
                <w:rtl/>
              </w:rPr>
            </w:pPr>
            <w:r w:rsidRPr="004A7367">
              <w:rPr>
                <w:rFonts w:cs="B Lotus"/>
                <w:rtl/>
              </w:rPr>
              <w:t>15</w:t>
            </w:r>
          </w:p>
        </w:tc>
        <w:tc>
          <w:tcPr>
            <w:tcW w:w="1803" w:type="dxa"/>
          </w:tcPr>
          <w:p w14:paraId="088103D8" w14:textId="0CF3E306"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59936B91" w14:textId="77777777" w:rsidTr="00372823">
        <w:tc>
          <w:tcPr>
            <w:tcW w:w="1803" w:type="dxa"/>
          </w:tcPr>
          <w:p w14:paraId="345E53E6" w14:textId="77777777" w:rsidR="004A7367" w:rsidRPr="004A7367" w:rsidRDefault="004A7367" w:rsidP="004A7367">
            <w:pPr>
              <w:pStyle w:val="ListParagraph"/>
              <w:numPr>
                <w:ilvl w:val="0"/>
                <w:numId w:val="63"/>
              </w:numPr>
              <w:bidi/>
              <w:jc w:val="center"/>
              <w:rPr>
                <w:rFonts w:cs="B Lotus"/>
                <w:rtl/>
              </w:rPr>
            </w:pPr>
          </w:p>
        </w:tc>
        <w:tc>
          <w:tcPr>
            <w:tcW w:w="1803" w:type="dxa"/>
          </w:tcPr>
          <w:p w14:paraId="44A99836" w14:textId="03591096" w:rsidR="004A7367" w:rsidRPr="004A7367" w:rsidRDefault="004A7367" w:rsidP="004A7367">
            <w:pPr>
              <w:jc w:val="center"/>
              <w:rPr>
                <w:rFonts w:cs="B Lotus"/>
                <w:sz w:val="28"/>
                <w:szCs w:val="28"/>
                <w:rtl/>
              </w:rPr>
            </w:pPr>
            <w:r w:rsidRPr="004A7367">
              <w:rPr>
                <w:rFonts w:cs="B Lotus"/>
                <w:rtl/>
              </w:rPr>
              <w:t>952</w:t>
            </w:r>
          </w:p>
        </w:tc>
        <w:tc>
          <w:tcPr>
            <w:tcW w:w="1803" w:type="dxa"/>
          </w:tcPr>
          <w:p w14:paraId="394134B2" w14:textId="0ADDEED6" w:rsidR="004A7367" w:rsidRPr="004A7367" w:rsidRDefault="004A7367" w:rsidP="004A7367">
            <w:pPr>
              <w:jc w:val="center"/>
              <w:rPr>
                <w:rFonts w:cs="B Lotus"/>
                <w:sz w:val="28"/>
                <w:szCs w:val="28"/>
                <w:rtl/>
              </w:rPr>
            </w:pPr>
            <w:r w:rsidRPr="004A7367">
              <w:rPr>
                <w:rFonts w:cs="B Lotus" w:hint="cs"/>
                <w:rtl/>
              </w:rPr>
              <w:t>هامون</w:t>
            </w:r>
          </w:p>
        </w:tc>
        <w:tc>
          <w:tcPr>
            <w:tcW w:w="1803" w:type="dxa"/>
          </w:tcPr>
          <w:p w14:paraId="158F6BC8" w14:textId="7F203EE3" w:rsidR="004A7367" w:rsidRPr="004A7367" w:rsidRDefault="004A7367" w:rsidP="004A7367">
            <w:pPr>
              <w:jc w:val="center"/>
              <w:rPr>
                <w:rFonts w:cs="B Lotus"/>
                <w:sz w:val="28"/>
                <w:szCs w:val="28"/>
                <w:rtl/>
              </w:rPr>
            </w:pPr>
            <w:r w:rsidRPr="004A7367">
              <w:rPr>
                <w:rFonts w:cs="B Lotus"/>
                <w:rtl/>
              </w:rPr>
              <w:t>15</w:t>
            </w:r>
          </w:p>
        </w:tc>
        <w:tc>
          <w:tcPr>
            <w:tcW w:w="1803" w:type="dxa"/>
          </w:tcPr>
          <w:p w14:paraId="3A268656" w14:textId="13197EAF"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33ABC4A7" w14:textId="77777777" w:rsidTr="00372823">
        <w:tc>
          <w:tcPr>
            <w:tcW w:w="1803" w:type="dxa"/>
          </w:tcPr>
          <w:p w14:paraId="30BF6B52" w14:textId="77777777" w:rsidR="004A7367" w:rsidRPr="004A7367" w:rsidRDefault="004A7367" w:rsidP="004A7367">
            <w:pPr>
              <w:pStyle w:val="ListParagraph"/>
              <w:numPr>
                <w:ilvl w:val="0"/>
                <w:numId w:val="63"/>
              </w:numPr>
              <w:bidi/>
              <w:jc w:val="center"/>
              <w:rPr>
                <w:rFonts w:cs="B Lotus"/>
                <w:rtl/>
              </w:rPr>
            </w:pPr>
          </w:p>
        </w:tc>
        <w:tc>
          <w:tcPr>
            <w:tcW w:w="1803" w:type="dxa"/>
          </w:tcPr>
          <w:p w14:paraId="0792765E" w14:textId="541DA88F" w:rsidR="004A7367" w:rsidRPr="004A7367" w:rsidRDefault="004A7367" w:rsidP="004A7367">
            <w:pPr>
              <w:jc w:val="center"/>
              <w:rPr>
                <w:rFonts w:cs="B Lotus"/>
                <w:sz w:val="28"/>
                <w:szCs w:val="28"/>
                <w:rtl/>
              </w:rPr>
            </w:pPr>
            <w:r w:rsidRPr="004A7367">
              <w:rPr>
                <w:rFonts w:cs="B Lotus"/>
                <w:rtl/>
              </w:rPr>
              <w:t>953</w:t>
            </w:r>
          </w:p>
        </w:tc>
        <w:tc>
          <w:tcPr>
            <w:tcW w:w="1803" w:type="dxa"/>
          </w:tcPr>
          <w:p w14:paraId="18D39BB7" w14:textId="10D85D81" w:rsidR="004A7367" w:rsidRPr="004A7367" w:rsidRDefault="004A7367" w:rsidP="004A7367">
            <w:pPr>
              <w:jc w:val="center"/>
              <w:rPr>
                <w:rFonts w:cs="B Lotus"/>
                <w:sz w:val="28"/>
                <w:szCs w:val="28"/>
                <w:rtl/>
              </w:rPr>
            </w:pPr>
            <w:r w:rsidRPr="004A7367">
              <w:rPr>
                <w:rFonts w:cs="B Lotus" w:hint="cs"/>
                <w:rtl/>
              </w:rPr>
              <w:t>راسک</w:t>
            </w:r>
          </w:p>
        </w:tc>
        <w:tc>
          <w:tcPr>
            <w:tcW w:w="1803" w:type="dxa"/>
          </w:tcPr>
          <w:p w14:paraId="09096B5D" w14:textId="5787D263" w:rsidR="004A7367" w:rsidRPr="004A7367" w:rsidRDefault="004A7367" w:rsidP="004A7367">
            <w:pPr>
              <w:jc w:val="center"/>
              <w:rPr>
                <w:rFonts w:cs="B Lotus"/>
                <w:sz w:val="28"/>
                <w:szCs w:val="28"/>
                <w:rtl/>
              </w:rPr>
            </w:pPr>
            <w:r w:rsidRPr="004A7367">
              <w:rPr>
                <w:rFonts w:cs="B Lotus"/>
                <w:rtl/>
              </w:rPr>
              <w:t>15</w:t>
            </w:r>
          </w:p>
        </w:tc>
        <w:tc>
          <w:tcPr>
            <w:tcW w:w="1803" w:type="dxa"/>
          </w:tcPr>
          <w:p w14:paraId="496884E2" w14:textId="109F0678"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01ABA37D" w14:textId="77777777" w:rsidTr="00372823">
        <w:tc>
          <w:tcPr>
            <w:tcW w:w="1803" w:type="dxa"/>
          </w:tcPr>
          <w:p w14:paraId="1B795F76" w14:textId="77777777" w:rsidR="004A7367" w:rsidRPr="004A7367" w:rsidRDefault="004A7367" w:rsidP="004A7367">
            <w:pPr>
              <w:pStyle w:val="ListParagraph"/>
              <w:numPr>
                <w:ilvl w:val="0"/>
                <w:numId w:val="63"/>
              </w:numPr>
              <w:bidi/>
              <w:jc w:val="center"/>
              <w:rPr>
                <w:rFonts w:cs="B Lotus"/>
                <w:rtl/>
              </w:rPr>
            </w:pPr>
          </w:p>
        </w:tc>
        <w:tc>
          <w:tcPr>
            <w:tcW w:w="1803" w:type="dxa"/>
          </w:tcPr>
          <w:p w14:paraId="5FA41601" w14:textId="3FC7EFA7" w:rsidR="004A7367" w:rsidRPr="004A7367" w:rsidRDefault="004A7367" w:rsidP="004A7367">
            <w:pPr>
              <w:jc w:val="center"/>
              <w:rPr>
                <w:rFonts w:cs="B Lotus"/>
                <w:sz w:val="28"/>
                <w:szCs w:val="28"/>
                <w:rtl/>
              </w:rPr>
            </w:pPr>
            <w:r w:rsidRPr="004A7367">
              <w:rPr>
                <w:rFonts w:cs="B Lotus"/>
                <w:rtl/>
              </w:rPr>
              <w:t>954</w:t>
            </w:r>
          </w:p>
        </w:tc>
        <w:tc>
          <w:tcPr>
            <w:tcW w:w="1803" w:type="dxa"/>
          </w:tcPr>
          <w:p w14:paraId="34ED0E50" w14:textId="7441AD23" w:rsidR="004A7367" w:rsidRPr="004A7367" w:rsidRDefault="004A7367" w:rsidP="004A7367">
            <w:pPr>
              <w:jc w:val="center"/>
              <w:rPr>
                <w:rFonts w:cs="B Lotus"/>
                <w:sz w:val="28"/>
                <w:szCs w:val="28"/>
                <w:rtl/>
              </w:rPr>
            </w:pPr>
            <w:r w:rsidRPr="004A7367">
              <w:rPr>
                <w:rFonts w:cs="B Lotus" w:hint="cs"/>
                <w:rtl/>
              </w:rPr>
              <w:t>سرباز</w:t>
            </w:r>
          </w:p>
        </w:tc>
        <w:tc>
          <w:tcPr>
            <w:tcW w:w="1803" w:type="dxa"/>
          </w:tcPr>
          <w:p w14:paraId="054AE6C3" w14:textId="169BFEE5" w:rsidR="004A7367" w:rsidRPr="004A7367" w:rsidRDefault="004A7367" w:rsidP="004A7367">
            <w:pPr>
              <w:jc w:val="center"/>
              <w:rPr>
                <w:rFonts w:cs="B Lotus"/>
                <w:sz w:val="28"/>
                <w:szCs w:val="28"/>
                <w:rtl/>
              </w:rPr>
            </w:pPr>
            <w:r w:rsidRPr="004A7367">
              <w:rPr>
                <w:rFonts w:cs="B Lotus"/>
                <w:rtl/>
              </w:rPr>
              <w:t>15</w:t>
            </w:r>
          </w:p>
        </w:tc>
        <w:tc>
          <w:tcPr>
            <w:tcW w:w="1803" w:type="dxa"/>
          </w:tcPr>
          <w:p w14:paraId="25837632" w14:textId="798E4F4F"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02A6D8BD" w14:textId="77777777" w:rsidTr="00372823">
        <w:tc>
          <w:tcPr>
            <w:tcW w:w="1803" w:type="dxa"/>
          </w:tcPr>
          <w:p w14:paraId="076E8383" w14:textId="77777777" w:rsidR="004A7367" w:rsidRPr="004A7367" w:rsidRDefault="004A7367" w:rsidP="004A7367">
            <w:pPr>
              <w:pStyle w:val="ListParagraph"/>
              <w:numPr>
                <w:ilvl w:val="0"/>
                <w:numId w:val="63"/>
              </w:numPr>
              <w:bidi/>
              <w:jc w:val="center"/>
              <w:rPr>
                <w:rFonts w:cs="B Lotus"/>
                <w:rtl/>
              </w:rPr>
            </w:pPr>
          </w:p>
        </w:tc>
        <w:tc>
          <w:tcPr>
            <w:tcW w:w="1803" w:type="dxa"/>
          </w:tcPr>
          <w:p w14:paraId="30ABAC08" w14:textId="63858BC6" w:rsidR="004A7367" w:rsidRPr="004A7367" w:rsidRDefault="004A7367" w:rsidP="004A7367">
            <w:pPr>
              <w:jc w:val="center"/>
              <w:rPr>
                <w:rFonts w:cs="B Lotus"/>
                <w:sz w:val="28"/>
                <w:szCs w:val="28"/>
                <w:rtl/>
              </w:rPr>
            </w:pPr>
            <w:r w:rsidRPr="004A7367">
              <w:rPr>
                <w:rFonts w:cs="B Lotus"/>
                <w:rtl/>
              </w:rPr>
              <w:t>955</w:t>
            </w:r>
          </w:p>
        </w:tc>
        <w:tc>
          <w:tcPr>
            <w:tcW w:w="1803" w:type="dxa"/>
          </w:tcPr>
          <w:p w14:paraId="44F37C89" w14:textId="1550115C" w:rsidR="004A7367" w:rsidRPr="004A7367" w:rsidRDefault="004A7367" w:rsidP="004A7367">
            <w:pPr>
              <w:jc w:val="center"/>
              <w:rPr>
                <w:rFonts w:cs="B Lotus"/>
                <w:sz w:val="28"/>
                <w:szCs w:val="28"/>
                <w:rtl/>
              </w:rPr>
            </w:pPr>
            <w:r w:rsidRPr="004A7367">
              <w:rPr>
                <w:rFonts w:cs="B Lotus" w:hint="cs"/>
                <w:rtl/>
              </w:rPr>
              <w:t>نيمروز</w:t>
            </w:r>
          </w:p>
        </w:tc>
        <w:tc>
          <w:tcPr>
            <w:tcW w:w="1803" w:type="dxa"/>
          </w:tcPr>
          <w:p w14:paraId="4BFD6524" w14:textId="3BB6B583" w:rsidR="004A7367" w:rsidRPr="004A7367" w:rsidRDefault="004A7367" w:rsidP="004A7367">
            <w:pPr>
              <w:jc w:val="center"/>
              <w:rPr>
                <w:rFonts w:cs="B Lotus"/>
                <w:sz w:val="28"/>
                <w:szCs w:val="28"/>
                <w:rtl/>
              </w:rPr>
            </w:pPr>
            <w:r w:rsidRPr="004A7367">
              <w:rPr>
                <w:rFonts w:cs="B Lotus"/>
                <w:rtl/>
              </w:rPr>
              <w:t>15</w:t>
            </w:r>
          </w:p>
        </w:tc>
        <w:tc>
          <w:tcPr>
            <w:tcW w:w="1803" w:type="dxa"/>
          </w:tcPr>
          <w:p w14:paraId="531DF9F5" w14:textId="6B5E3A2E"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776DB035" w14:textId="77777777" w:rsidTr="00372823">
        <w:tc>
          <w:tcPr>
            <w:tcW w:w="1803" w:type="dxa"/>
          </w:tcPr>
          <w:p w14:paraId="6E521E0A" w14:textId="77777777" w:rsidR="004A7367" w:rsidRPr="004A7367" w:rsidRDefault="004A7367" w:rsidP="004A7367">
            <w:pPr>
              <w:pStyle w:val="ListParagraph"/>
              <w:numPr>
                <w:ilvl w:val="0"/>
                <w:numId w:val="63"/>
              </w:numPr>
              <w:bidi/>
              <w:jc w:val="center"/>
              <w:rPr>
                <w:rFonts w:cs="B Lotus"/>
                <w:rtl/>
              </w:rPr>
            </w:pPr>
          </w:p>
        </w:tc>
        <w:tc>
          <w:tcPr>
            <w:tcW w:w="1803" w:type="dxa"/>
          </w:tcPr>
          <w:p w14:paraId="55D57E5C" w14:textId="18EADD84" w:rsidR="004A7367" w:rsidRPr="004A7367" w:rsidRDefault="004A7367" w:rsidP="004A7367">
            <w:pPr>
              <w:jc w:val="center"/>
              <w:rPr>
                <w:rFonts w:cs="B Lotus"/>
                <w:sz w:val="28"/>
                <w:szCs w:val="28"/>
                <w:rtl/>
              </w:rPr>
            </w:pPr>
            <w:r w:rsidRPr="004A7367">
              <w:rPr>
                <w:rFonts w:cs="B Lotus"/>
                <w:rtl/>
              </w:rPr>
              <w:t>1169</w:t>
            </w:r>
          </w:p>
        </w:tc>
        <w:tc>
          <w:tcPr>
            <w:tcW w:w="1803" w:type="dxa"/>
          </w:tcPr>
          <w:p w14:paraId="7A5D75FF" w14:textId="0540CC86"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آزاد</w:t>
            </w:r>
            <w:r w:rsidRPr="004A7367">
              <w:rPr>
                <w:rFonts w:cs="B Lotus"/>
                <w:rtl/>
              </w:rPr>
              <w:t xml:space="preserve"> </w:t>
            </w:r>
            <w:r w:rsidRPr="004A7367">
              <w:rPr>
                <w:rFonts w:cs="B Lotus" w:hint="cs"/>
                <w:rtl/>
              </w:rPr>
              <w:t>چابهار</w:t>
            </w:r>
          </w:p>
        </w:tc>
        <w:tc>
          <w:tcPr>
            <w:tcW w:w="1803" w:type="dxa"/>
          </w:tcPr>
          <w:p w14:paraId="6E84C207" w14:textId="21F2F3AB" w:rsidR="004A7367" w:rsidRPr="004A7367" w:rsidRDefault="004A7367" w:rsidP="004A7367">
            <w:pPr>
              <w:jc w:val="center"/>
              <w:rPr>
                <w:rFonts w:cs="B Lotus"/>
                <w:sz w:val="28"/>
                <w:szCs w:val="28"/>
                <w:rtl/>
              </w:rPr>
            </w:pPr>
            <w:r w:rsidRPr="004A7367">
              <w:rPr>
                <w:rFonts w:cs="B Lotus"/>
                <w:rtl/>
              </w:rPr>
              <w:t>15</w:t>
            </w:r>
          </w:p>
        </w:tc>
        <w:tc>
          <w:tcPr>
            <w:tcW w:w="1803" w:type="dxa"/>
          </w:tcPr>
          <w:p w14:paraId="76147343" w14:textId="007AA970"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111862EE" w14:textId="77777777" w:rsidTr="00372823">
        <w:tc>
          <w:tcPr>
            <w:tcW w:w="1803" w:type="dxa"/>
          </w:tcPr>
          <w:p w14:paraId="364C7B87" w14:textId="77777777" w:rsidR="004A7367" w:rsidRPr="004A7367" w:rsidRDefault="004A7367" w:rsidP="004A7367">
            <w:pPr>
              <w:pStyle w:val="ListParagraph"/>
              <w:numPr>
                <w:ilvl w:val="0"/>
                <w:numId w:val="63"/>
              </w:numPr>
              <w:bidi/>
              <w:jc w:val="center"/>
              <w:rPr>
                <w:rFonts w:cs="B Lotus"/>
                <w:rtl/>
              </w:rPr>
            </w:pPr>
          </w:p>
        </w:tc>
        <w:tc>
          <w:tcPr>
            <w:tcW w:w="1803" w:type="dxa"/>
          </w:tcPr>
          <w:p w14:paraId="460DEA5F" w14:textId="7CC2D7A5" w:rsidR="004A7367" w:rsidRPr="004A7367" w:rsidRDefault="004A7367" w:rsidP="004A7367">
            <w:pPr>
              <w:jc w:val="center"/>
              <w:rPr>
                <w:rFonts w:cs="B Lotus"/>
                <w:sz w:val="28"/>
                <w:szCs w:val="28"/>
                <w:rtl/>
              </w:rPr>
            </w:pPr>
            <w:r w:rsidRPr="004A7367">
              <w:rPr>
                <w:rFonts w:cs="B Lotus"/>
                <w:rtl/>
              </w:rPr>
              <w:t>1217</w:t>
            </w:r>
          </w:p>
        </w:tc>
        <w:tc>
          <w:tcPr>
            <w:tcW w:w="1803" w:type="dxa"/>
          </w:tcPr>
          <w:p w14:paraId="1EE527F0" w14:textId="59D7CA5B" w:rsidR="004A7367" w:rsidRPr="004A7367" w:rsidRDefault="004A7367" w:rsidP="004A7367">
            <w:pPr>
              <w:jc w:val="center"/>
              <w:rPr>
                <w:rFonts w:cs="B Lotus"/>
                <w:sz w:val="28"/>
                <w:szCs w:val="28"/>
                <w:rtl/>
              </w:rPr>
            </w:pPr>
            <w:r w:rsidRPr="004A7367">
              <w:rPr>
                <w:rFonts w:cs="B Lotus" w:hint="cs"/>
                <w:rtl/>
              </w:rPr>
              <w:t>مهرستان</w:t>
            </w:r>
          </w:p>
        </w:tc>
        <w:tc>
          <w:tcPr>
            <w:tcW w:w="1803" w:type="dxa"/>
          </w:tcPr>
          <w:p w14:paraId="5839EB77" w14:textId="467ADC5A" w:rsidR="004A7367" w:rsidRPr="004A7367" w:rsidRDefault="004A7367" w:rsidP="004A7367">
            <w:pPr>
              <w:jc w:val="center"/>
              <w:rPr>
                <w:rFonts w:cs="B Lotus"/>
                <w:sz w:val="28"/>
                <w:szCs w:val="28"/>
                <w:rtl/>
              </w:rPr>
            </w:pPr>
            <w:r w:rsidRPr="004A7367">
              <w:rPr>
                <w:rFonts w:cs="B Lotus"/>
                <w:rtl/>
              </w:rPr>
              <w:t>15</w:t>
            </w:r>
          </w:p>
        </w:tc>
        <w:tc>
          <w:tcPr>
            <w:tcW w:w="1803" w:type="dxa"/>
          </w:tcPr>
          <w:p w14:paraId="410B26CC" w14:textId="7264339F"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272C573C" w14:textId="77777777" w:rsidTr="00372823">
        <w:tc>
          <w:tcPr>
            <w:tcW w:w="1803" w:type="dxa"/>
          </w:tcPr>
          <w:p w14:paraId="3C6E2DA1" w14:textId="77777777" w:rsidR="004A7367" w:rsidRPr="004A7367" w:rsidRDefault="004A7367" w:rsidP="004A7367">
            <w:pPr>
              <w:pStyle w:val="ListParagraph"/>
              <w:numPr>
                <w:ilvl w:val="0"/>
                <w:numId w:val="63"/>
              </w:numPr>
              <w:bidi/>
              <w:jc w:val="center"/>
              <w:rPr>
                <w:rFonts w:cs="B Lotus"/>
                <w:rtl/>
              </w:rPr>
            </w:pPr>
          </w:p>
        </w:tc>
        <w:tc>
          <w:tcPr>
            <w:tcW w:w="1803" w:type="dxa"/>
          </w:tcPr>
          <w:p w14:paraId="6F97F4DD" w14:textId="091D4D2E" w:rsidR="004A7367" w:rsidRPr="004A7367" w:rsidRDefault="004A7367" w:rsidP="004A7367">
            <w:pPr>
              <w:jc w:val="center"/>
              <w:rPr>
                <w:rFonts w:cs="B Lotus"/>
                <w:sz w:val="28"/>
                <w:szCs w:val="28"/>
                <w:rtl/>
              </w:rPr>
            </w:pPr>
            <w:r w:rsidRPr="004A7367">
              <w:rPr>
                <w:rFonts w:cs="B Lotus"/>
                <w:rtl/>
              </w:rPr>
              <w:t>1218</w:t>
            </w:r>
          </w:p>
        </w:tc>
        <w:tc>
          <w:tcPr>
            <w:tcW w:w="1803" w:type="dxa"/>
          </w:tcPr>
          <w:p w14:paraId="3399A92A" w14:textId="44269F46" w:rsidR="004A7367" w:rsidRPr="004A7367" w:rsidRDefault="004A7367" w:rsidP="004A7367">
            <w:pPr>
              <w:jc w:val="center"/>
              <w:rPr>
                <w:rFonts w:cs="B Lotus"/>
                <w:sz w:val="28"/>
                <w:szCs w:val="28"/>
                <w:rtl/>
              </w:rPr>
            </w:pPr>
            <w:r w:rsidRPr="004A7367">
              <w:rPr>
                <w:rFonts w:cs="B Lotus" w:hint="cs"/>
                <w:rtl/>
              </w:rPr>
              <w:t>ادیمی</w:t>
            </w:r>
          </w:p>
        </w:tc>
        <w:tc>
          <w:tcPr>
            <w:tcW w:w="1803" w:type="dxa"/>
          </w:tcPr>
          <w:p w14:paraId="28FB72DF" w14:textId="18B917CC" w:rsidR="004A7367" w:rsidRPr="004A7367" w:rsidRDefault="004A7367" w:rsidP="004A7367">
            <w:pPr>
              <w:jc w:val="center"/>
              <w:rPr>
                <w:rFonts w:cs="B Lotus"/>
                <w:sz w:val="28"/>
                <w:szCs w:val="28"/>
                <w:rtl/>
              </w:rPr>
            </w:pPr>
            <w:r w:rsidRPr="004A7367">
              <w:rPr>
                <w:rFonts w:cs="B Lotus"/>
                <w:rtl/>
              </w:rPr>
              <w:t>15</w:t>
            </w:r>
          </w:p>
        </w:tc>
        <w:tc>
          <w:tcPr>
            <w:tcW w:w="1803" w:type="dxa"/>
          </w:tcPr>
          <w:p w14:paraId="51729AD8" w14:textId="0FD2BF02"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3198FF95" w14:textId="77777777" w:rsidTr="00372823">
        <w:tc>
          <w:tcPr>
            <w:tcW w:w="1803" w:type="dxa"/>
          </w:tcPr>
          <w:p w14:paraId="4F8A0444" w14:textId="77777777" w:rsidR="004A7367" w:rsidRPr="004A7367" w:rsidRDefault="004A7367" w:rsidP="004A7367">
            <w:pPr>
              <w:pStyle w:val="ListParagraph"/>
              <w:numPr>
                <w:ilvl w:val="0"/>
                <w:numId w:val="63"/>
              </w:numPr>
              <w:bidi/>
              <w:jc w:val="center"/>
              <w:rPr>
                <w:rFonts w:cs="B Lotus"/>
                <w:rtl/>
              </w:rPr>
            </w:pPr>
          </w:p>
        </w:tc>
        <w:tc>
          <w:tcPr>
            <w:tcW w:w="1803" w:type="dxa"/>
          </w:tcPr>
          <w:p w14:paraId="6B1B4FB8" w14:textId="22F677A9" w:rsidR="004A7367" w:rsidRPr="004A7367" w:rsidRDefault="004A7367" w:rsidP="004A7367">
            <w:pPr>
              <w:jc w:val="center"/>
              <w:rPr>
                <w:rFonts w:cs="B Lotus"/>
                <w:sz w:val="28"/>
                <w:szCs w:val="28"/>
                <w:rtl/>
              </w:rPr>
            </w:pPr>
            <w:r w:rsidRPr="004A7367">
              <w:rPr>
                <w:rFonts w:cs="B Lotus"/>
                <w:rtl/>
              </w:rPr>
              <w:t>1387</w:t>
            </w:r>
          </w:p>
        </w:tc>
        <w:tc>
          <w:tcPr>
            <w:tcW w:w="1803" w:type="dxa"/>
          </w:tcPr>
          <w:p w14:paraId="11CE2528" w14:textId="64595041" w:rsidR="004A7367" w:rsidRPr="004A7367" w:rsidRDefault="004A7367" w:rsidP="004A7367">
            <w:pPr>
              <w:jc w:val="center"/>
              <w:rPr>
                <w:rFonts w:cs="B Lotus"/>
                <w:sz w:val="28"/>
                <w:szCs w:val="28"/>
                <w:rtl/>
              </w:rPr>
            </w:pPr>
            <w:r w:rsidRPr="004A7367">
              <w:rPr>
                <w:rFonts w:cs="B Lotus" w:hint="cs"/>
                <w:rtl/>
              </w:rPr>
              <w:t>بنت</w:t>
            </w:r>
          </w:p>
        </w:tc>
        <w:tc>
          <w:tcPr>
            <w:tcW w:w="1803" w:type="dxa"/>
          </w:tcPr>
          <w:p w14:paraId="2C7424CF" w14:textId="5168C0DA" w:rsidR="004A7367" w:rsidRPr="004A7367" w:rsidRDefault="004A7367" w:rsidP="004A7367">
            <w:pPr>
              <w:jc w:val="center"/>
              <w:rPr>
                <w:rFonts w:cs="B Lotus"/>
                <w:sz w:val="28"/>
                <w:szCs w:val="28"/>
                <w:rtl/>
              </w:rPr>
            </w:pPr>
            <w:r w:rsidRPr="004A7367">
              <w:rPr>
                <w:rFonts w:cs="B Lotus"/>
                <w:rtl/>
              </w:rPr>
              <w:t>15</w:t>
            </w:r>
          </w:p>
        </w:tc>
        <w:tc>
          <w:tcPr>
            <w:tcW w:w="1803" w:type="dxa"/>
          </w:tcPr>
          <w:p w14:paraId="7EB4D24B" w14:textId="3ABB52F9"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2C48CB20" w14:textId="77777777" w:rsidTr="00372823">
        <w:tc>
          <w:tcPr>
            <w:tcW w:w="1803" w:type="dxa"/>
          </w:tcPr>
          <w:p w14:paraId="352A6B31" w14:textId="77777777" w:rsidR="004A7367" w:rsidRPr="004A7367" w:rsidRDefault="004A7367" w:rsidP="004A7367">
            <w:pPr>
              <w:pStyle w:val="ListParagraph"/>
              <w:numPr>
                <w:ilvl w:val="0"/>
                <w:numId w:val="63"/>
              </w:numPr>
              <w:bidi/>
              <w:jc w:val="center"/>
              <w:rPr>
                <w:rFonts w:cs="B Lotus"/>
                <w:rtl/>
              </w:rPr>
            </w:pPr>
          </w:p>
        </w:tc>
        <w:tc>
          <w:tcPr>
            <w:tcW w:w="1803" w:type="dxa"/>
          </w:tcPr>
          <w:p w14:paraId="5591C222" w14:textId="3F6AE3E3" w:rsidR="004A7367" w:rsidRPr="004A7367" w:rsidRDefault="004A7367" w:rsidP="004A7367">
            <w:pPr>
              <w:jc w:val="center"/>
              <w:rPr>
                <w:rFonts w:cs="B Lotus"/>
                <w:sz w:val="28"/>
                <w:szCs w:val="28"/>
                <w:rtl/>
              </w:rPr>
            </w:pPr>
            <w:r w:rsidRPr="004A7367">
              <w:rPr>
                <w:rFonts w:cs="B Lotus"/>
                <w:rtl/>
              </w:rPr>
              <w:t>1388</w:t>
            </w:r>
          </w:p>
        </w:tc>
        <w:tc>
          <w:tcPr>
            <w:tcW w:w="1803" w:type="dxa"/>
          </w:tcPr>
          <w:p w14:paraId="53D1655F" w14:textId="02B5559C" w:rsidR="004A7367" w:rsidRPr="004A7367" w:rsidRDefault="004A7367" w:rsidP="004A7367">
            <w:pPr>
              <w:jc w:val="center"/>
              <w:rPr>
                <w:rFonts w:cs="B Lotus"/>
                <w:sz w:val="28"/>
                <w:szCs w:val="28"/>
                <w:rtl/>
              </w:rPr>
            </w:pPr>
            <w:r w:rsidRPr="004A7367">
              <w:rPr>
                <w:rFonts w:cs="B Lotus" w:hint="cs"/>
                <w:rtl/>
              </w:rPr>
              <w:t>سیرکان</w:t>
            </w:r>
          </w:p>
        </w:tc>
        <w:tc>
          <w:tcPr>
            <w:tcW w:w="1803" w:type="dxa"/>
          </w:tcPr>
          <w:p w14:paraId="232AD13E" w14:textId="01A1E27F" w:rsidR="004A7367" w:rsidRPr="004A7367" w:rsidRDefault="004A7367" w:rsidP="004A7367">
            <w:pPr>
              <w:jc w:val="center"/>
              <w:rPr>
                <w:rFonts w:cs="B Lotus"/>
                <w:sz w:val="28"/>
                <w:szCs w:val="28"/>
                <w:rtl/>
              </w:rPr>
            </w:pPr>
            <w:r w:rsidRPr="004A7367">
              <w:rPr>
                <w:rFonts w:cs="B Lotus"/>
                <w:rtl/>
              </w:rPr>
              <w:t>15</w:t>
            </w:r>
          </w:p>
        </w:tc>
        <w:tc>
          <w:tcPr>
            <w:tcW w:w="1803" w:type="dxa"/>
          </w:tcPr>
          <w:p w14:paraId="3CAA084C" w14:textId="3A7AC4AF"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62AB2AC7" w14:textId="77777777" w:rsidTr="00372823">
        <w:tc>
          <w:tcPr>
            <w:tcW w:w="1803" w:type="dxa"/>
          </w:tcPr>
          <w:p w14:paraId="52BE0FE4" w14:textId="77777777" w:rsidR="004A7367" w:rsidRPr="004A7367" w:rsidRDefault="004A7367" w:rsidP="004A7367">
            <w:pPr>
              <w:pStyle w:val="ListParagraph"/>
              <w:numPr>
                <w:ilvl w:val="0"/>
                <w:numId w:val="63"/>
              </w:numPr>
              <w:bidi/>
              <w:jc w:val="center"/>
              <w:rPr>
                <w:rFonts w:cs="B Lotus"/>
                <w:rtl/>
              </w:rPr>
            </w:pPr>
          </w:p>
        </w:tc>
        <w:tc>
          <w:tcPr>
            <w:tcW w:w="1803" w:type="dxa"/>
          </w:tcPr>
          <w:p w14:paraId="7FA551E1" w14:textId="12D82DEF" w:rsidR="004A7367" w:rsidRPr="004A7367" w:rsidRDefault="004A7367" w:rsidP="004A7367">
            <w:pPr>
              <w:jc w:val="center"/>
              <w:rPr>
                <w:rFonts w:cs="B Lotus"/>
                <w:sz w:val="28"/>
                <w:szCs w:val="28"/>
                <w:rtl/>
              </w:rPr>
            </w:pPr>
            <w:r w:rsidRPr="004A7367">
              <w:rPr>
                <w:rFonts w:cs="B Lotus"/>
                <w:rtl/>
              </w:rPr>
              <w:t>1389</w:t>
            </w:r>
          </w:p>
        </w:tc>
        <w:tc>
          <w:tcPr>
            <w:tcW w:w="1803" w:type="dxa"/>
          </w:tcPr>
          <w:p w14:paraId="04431AFB" w14:textId="0A66F1AF" w:rsidR="004A7367" w:rsidRPr="004A7367" w:rsidRDefault="004A7367" w:rsidP="004A7367">
            <w:pPr>
              <w:jc w:val="center"/>
              <w:rPr>
                <w:rFonts w:cs="B Lotus"/>
                <w:sz w:val="28"/>
                <w:szCs w:val="28"/>
                <w:rtl/>
              </w:rPr>
            </w:pPr>
            <w:r w:rsidRPr="004A7367">
              <w:rPr>
                <w:rFonts w:cs="B Lotus" w:hint="cs"/>
                <w:rtl/>
              </w:rPr>
              <w:t>گشت</w:t>
            </w:r>
          </w:p>
        </w:tc>
        <w:tc>
          <w:tcPr>
            <w:tcW w:w="1803" w:type="dxa"/>
          </w:tcPr>
          <w:p w14:paraId="1D6EB493" w14:textId="2A528178" w:rsidR="004A7367" w:rsidRPr="004A7367" w:rsidRDefault="004A7367" w:rsidP="004A7367">
            <w:pPr>
              <w:jc w:val="center"/>
              <w:rPr>
                <w:rFonts w:cs="B Lotus"/>
                <w:sz w:val="28"/>
                <w:szCs w:val="28"/>
                <w:rtl/>
              </w:rPr>
            </w:pPr>
            <w:r w:rsidRPr="004A7367">
              <w:rPr>
                <w:rFonts w:cs="B Lotus"/>
                <w:rtl/>
              </w:rPr>
              <w:t>15</w:t>
            </w:r>
          </w:p>
        </w:tc>
        <w:tc>
          <w:tcPr>
            <w:tcW w:w="1803" w:type="dxa"/>
          </w:tcPr>
          <w:p w14:paraId="3B123761" w14:textId="3A3DA998"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7A1B3BE6" w14:textId="77777777" w:rsidTr="00372823">
        <w:tc>
          <w:tcPr>
            <w:tcW w:w="1803" w:type="dxa"/>
          </w:tcPr>
          <w:p w14:paraId="6FCC2508" w14:textId="77777777" w:rsidR="004A7367" w:rsidRPr="004A7367" w:rsidRDefault="004A7367" w:rsidP="004A7367">
            <w:pPr>
              <w:pStyle w:val="ListParagraph"/>
              <w:numPr>
                <w:ilvl w:val="0"/>
                <w:numId w:val="63"/>
              </w:numPr>
              <w:bidi/>
              <w:jc w:val="center"/>
              <w:rPr>
                <w:rFonts w:cs="B Lotus"/>
                <w:rtl/>
              </w:rPr>
            </w:pPr>
          </w:p>
        </w:tc>
        <w:tc>
          <w:tcPr>
            <w:tcW w:w="1803" w:type="dxa"/>
          </w:tcPr>
          <w:p w14:paraId="5B95104C" w14:textId="6A9FED41" w:rsidR="004A7367" w:rsidRPr="004A7367" w:rsidRDefault="004A7367" w:rsidP="004A7367">
            <w:pPr>
              <w:jc w:val="center"/>
              <w:rPr>
                <w:rFonts w:cs="B Lotus"/>
                <w:sz w:val="28"/>
                <w:szCs w:val="28"/>
                <w:rtl/>
              </w:rPr>
            </w:pPr>
            <w:r w:rsidRPr="004A7367">
              <w:rPr>
                <w:rFonts w:cs="B Lotus"/>
                <w:rtl/>
              </w:rPr>
              <w:t>1390</w:t>
            </w:r>
          </w:p>
        </w:tc>
        <w:tc>
          <w:tcPr>
            <w:tcW w:w="1803" w:type="dxa"/>
          </w:tcPr>
          <w:p w14:paraId="009F250E" w14:textId="145DC9EE" w:rsidR="004A7367" w:rsidRPr="004A7367" w:rsidRDefault="004A7367" w:rsidP="004A7367">
            <w:pPr>
              <w:jc w:val="center"/>
              <w:rPr>
                <w:rFonts w:cs="B Lotus"/>
                <w:sz w:val="28"/>
                <w:szCs w:val="28"/>
                <w:rtl/>
              </w:rPr>
            </w:pPr>
            <w:r w:rsidRPr="004A7367">
              <w:rPr>
                <w:rFonts w:cs="B Lotus" w:hint="cs"/>
                <w:rtl/>
              </w:rPr>
              <w:t>دوست</w:t>
            </w:r>
            <w:r w:rsidRPr="004A7367">
              <w:rPr>
                <w:rFonts w:cs="B Lotus"/>
                <w:rtl/>
              </w:rPr>
              <w:t xml:space="preserve"> </w:t>
            </w:r>
            <w:r w:rsidRPr="004A7367">
              <w:rPr>
                <w:rFonts w:cs="B Lotus" w:hint="cs"/>
                <w:rtl/>
              </w:rPr>
              <w:t>محمد</w:t>
            </w:r>
          </w:p>
        </w:tc>
        <w:tc>
          <w:tcPr>
            <w:tcW w:w="1803" w:type="dxa"/>
          </w:tcPr>
          <w:p w14:paraId="745D3DB5" w14:textId="6D1877D7" w:rsidR="004A7367" w:rsidRPr="004A7367" w:rsidRDefault="004A7367" w:rsidP="004A7367">
            <w:pPr>
              <w:jc w:val="center"/>
              <w:rPr>
                <w:rFonts w:cs="B Lotus"/>
                <w:sz w:val="28"/>
                <w:szCs w:val="28"/>
                <w:rtl/>
              </w:rPr>
            </w:pPr>
            <w:r w:rsidRPr="004A7367">
              <w:rPr>
                <w:rFonts w:cs="B Lotus"/>
                <w:rtl/>
              </w:rPr>
              <w:t>15</w:t>
            </w:r>
          </w:p>
        </w:tc>
        <w:tc>
          <w:tcPr>
            <w:tcW w:w="1803" w:type="dxa"/>
          </w:tcPr>
          <w:p w14:paraId="38154EBA" w14:textId="5EBA5EC7"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63D63574" w14:textId="77777777" w:rsidTr="00372823">
        <w:tc>
          <w:tcPr>
            <w:tcW w:w="1803" w:type="dxa"/>
          </w:tcPr>
          <w:p w14:paraId="21C4F62F" w14:textId="77777777" w:rsidR="004A7367" w:rsidRPr="004A7367" w:rsidRDefault="004A7367" w:rsidP="004A7367">
            <w:pPr>
              <w:pStyle w:val="ListParagraph"/>
              <w:numPr>
                <w:ilvl w:val="0"/>
                <w:numId w:val="63"/>
              </w:numPr>
              <w:bidi/>
              <w:jc w:val="center"/>
              <w:rPr>
                <w:rFonts w:cs="B Lotus"/>
                <w:rtl/>
              </w:rPr>
            </w:pPr>
          </w:p>
        </w:tc>
        <w:tc>
          <w:tcPr>
            <w:tcW w:w="1803" w:type="dxa"/>
          </w:tcPr>
          <w:p w14:paraId="01D5E32A" w14:textId="2ED2D2E2" w:rsidR="004A7367" w:rsidRPr="004A7367" w:rsidRDefault="004A7367" w:rsidP="004A7367">
            <w:pPr>
              <w:jc w:val="center"/>
              <w:rPr>
                <w:rFonts w:cs="B Lotus"/>
                <w:sz w:val="28"/>
                <w:szCs w:val="28"/>
                <w:rtl/>
              </w:rPr>
            </w:pPr>
            <w:r w:rsidRPr="004A7367">
              <w:rPr>
                <w:rFonts w:cs="B Lotus"/>
                <w:rtl/>
              </w:rPr>
              <w:t>1391</w:t>
            </w:r>
          </w:p>
        </w:tc>
        <w:tc>
          <w:tcPr>
            <w:tcW w:w="1803" w:type="dxa"/>
          </w:tcPr>
          <w:p w14:paraId="0578786F" w14:textId="68F0F2BA" w:rsidR="004A7367" w:rsidRPr="004A7367" w:rsidRDefault="004A7367" w:rsidP="004A7367">
            <w:pPr>
              <w:jc w:val="center"/>
              <w:rPr>
                <w:rFonts w:cs="B Lotus"/>
                <w:sz w:val="28"/>
                <w:szCs w:val="28"/>
                <w:rtl/>
              </w:rPr>
            </w:pPr>
            <w:r w:rsidRPr="004A7367">
              <w:rPr>
                <w:rFonts w:cs="B Lotus" w:hint="cs"/>
                <w:rtl/>
              </w:rPr>
              <w:t>بنجار</w:t>
            </w:r>
          </w:p>
        </w:tc>
        <w:tc>
          <w:tcPr>
            <w:tcW w:w="1803" w:type="dxa"/>
          </w:tcPr>
          <w:p w14:paraId="79B0FA50" w14:textId="7E9CC679" w:rsidR="004A7367" w:rsidRPr="004A7367" w:rsidRDefault="004A7367" w:rsidP="004A7367">
            <w:pPr>
              <w:jc w:val="center"/>
              <w:rPr>
                <w:rFonts w:cs="B Lotus"/>
                <w:sz w:val="28"/>
                <w:szCs w:val="28"/>
                <w:rtl/>
              </w:rPr>
            </w:pPr>
            <w:r w:rsidRPr="004A7367">
              <w:rPr>
                <w:rFonts w:cs="B Lotus"/>
                <w:rtl/>
              </w:rPr>
              <w:t>15</w:t>
            </w:r>
          </w:p>
        </w:tc>
        <w:tc>
          <w:tcPr>
            <w:tcW w:w="1803" w:type="dxa"/>
          </w:tcPr>
          <w:p w14:paraId="157FC48B" w14:textId="5F77084A"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7FFAFD60" w14:textId="77777777" w:rsidTr="00372823">
        <w:tc>
          <w:tcPr>
            <w:tcW w:w="1803" w:type="dxa"/>
          </w:tcPr>
          <w:p w14:paraId="58886A97" w14:textId="77777777" w:rsidR="004A7367" w:rsidRPr="004A7367" w:rsidRDefault="004A7367" w:rsidP="004A7367">
            <w:pPr>
              <w:pStyle w:val="ListParagraph"/>
              <w:numPr>
                <w:ilvl w:val="0"/>
                <w:numId w:val="63"/>
              </w:numPr>
              <w:bidi/>
              <w:jc w:val="center"/>
              <w:rPr>
                <w:rFonts w:cs="B Lotus"/>
                <w:rtl/>
              </w:rPr>
            </w:pPr>
          </w:p>
        </w:tc>
        <w:tc>
          <w:tcPr>
            <w:tcW w:w="1803" w:type="dxa"/>
          </w:tcPr>
          <w:p w14:paraId="2BCD7CFB" w14:textId="7485F44B" w:rsidR="004A7367" w:rsidRPr="004A7367" w:rsidRDefault="004A7367" w:rsidP="004A7367">
            <w:pPr>
              <w:jc w:val="center"/>
              <w:rPr>
                <w:rFonts w:cs="B Lotus"/>
                <w:sz w:val="28"/>
                <w:szCs w:val="28"/>
                <w:rtl/>
              </w:rPr>
            </w:pPr>
            <w:r w:rsidRPr="004A7367">
              <w:rPr>
                <w:rFonts w:cs="B Lotus"/>
                <w:rtl/>
              </w:rPr>
              <w:t>1392</w:t>
            </w:r>
          </w:p>
        </w:tc>
        <w:tc>
          <w:tcPr>
            <w:tcW w:w="1803" w:type="dxa"/>
          </w:tcPr>
          <w:p w14:paraId="05407ADC" w14:textId="51F9D349" w:rsidR="004A7367" w:rsidRPr="004A7367" w:rsidRDefault="004A7367" w:rsidP="004A7367">
            <w:pPr>
              <w:jc w:val="center"/>
              <w:rPr>
                <w:rFonts w:cs="B Lotus"/>
                <w:sz w:val="28"/>
                <w:szCs w:val="28"/>
                <w:rtl/>
              </w:rPr>
            </w:pPr>
            <w:r w:rsidRPr="004A7367">
              <w:rPr>
                <w:rFonts w:cs="B Lotus" w:hint="cs"/>
                <w:rtl/>
              </w:rPr>
              <w:t>نوک</w:t>
            </w:r>
            <w:r w:rsidRPr="004A7367">
              <w:rPr>
                <w:rFonts w:cs="B Lotus"/>
                <w:rtl/>
              </w:rPr>
              <w:t xml:space="preserve"> </w:t>
            </w:r>
            <w:r w:rsidRPr="004A7367">
              <w:rPr>
                <w:rFonts w:cs="B Lotus" w:hint="cs"/>
                <w:rtl/>
              </w:rPr>
              <w:t>آباد</w:t>
            </w:r>
          </w:p>
        </w:tc>
        <w:tc>
          <w:tcPr>
            <w:tcW w:w="1803" w:type="dxa"/>
          </w:tcPr>
          <w:p w14:paraId="15B5FCF3" w14:textId="782B830A" w:rsidR="004A7367" w:rsidRPr="004A7367" w:rsidRDefault="004A7367" w:rsidP="004A7367">
            <w:pPr>
              <w:jc w:val="center"/>
              <w:rPr>
                <w:rFonts w:cs="B Lotus"/>
                <w:sz w:val="28"/>
                <w:szCs w:val="28"/>
                <w:rtl/>
              </w:rPr>
            </w:pPr>
            <w:r w:rsidRPr="004A7367">
              <w:rPr>
                <w:rFonts w:cs="B Lotus"/>
                <w:rtl/>
              </w:rPr>
              <w:t>15</w:t>
            </w:r>
          </w:p>
        </w:tc>
        <w:tc>
          <w:tcPr>
            <w:tcW w:w="1803" w:type="dxa"/>
          </w:tcPr>
          <w:p w14:paraId="01B5C482" w14:textId="384F0993"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77CFF0C6" w14:textId="77777777" w:rsidTr="00372823">
        <w:tc>
          <w:tcPr>
            <w:tcW w:w="1803" w:type="dxa"/>
          </w:tcPr>
          <w:p w14:paraId="0B392231" w14:textId="77777777" w:rsidR="004A7367" w:rsidRPr="004A7367" w:rsidRDefault="004A7367" w:rsidP="004A7367">
            <w:pPr>
              <w:pStyle w:val="ListParagraph"/>
              <w:numPr>
                <w:ilvl w:val="0"/>
                <w:numId w:val="63"/>
              </w:numPr>
              <w:bidi/>
              <w:jc w:val="center"/>
              <w:rPr>
                <w:rFonts w:cs="B Lotus"/>
                <w:rtl/>
              </w:rPr>
            </w:pPr>
          </w:p>
        </w:tc>
        <w:tc>
          <w:tcPr>
            <w:tcW w:w="1803" w:type="dxa"/>
          </w:tcPr>
          <w:p w14:paraId="5AD743C2" w14:textId="4B2F1874" w:rsidR="004A7367" w:rsidRPr="004A7367" w:rsidRDefault="004A7367" w:rsidP="004A7367">
            <w:pPr>
              <w:jc w:val="center"/>
              <w:rPr>
                <w:rFonts w:cs="B Lotus"/>
                <w:sz w:val="28"/>
                <w:szCs w:val="28"/>
                <w:rtl/>
              </w:rPr>
            </w:pPr>
            <w:r w:rsidRPr="004A7367">
              <w:rPr>
                <w:rFonts w:cs="B Lotus"/>
                <w:rtl/>
              </w:rPr>
              <w:t>1393</w:t>
            </w:r>
          </w:p>
        </w:tc>
        <w:tc>
          <w:tcPr>
            <w:tcW w:w="1803" w:type="dxa"/>
          </w:tcPr>
          <w:p w14:paraId="0F4F5B4C" w14:textId="68CA01FD" w:rsidR="004A7367" w:rsidRPr="004A7367" w:rsidRDefault="004A7367" w:rsidP="004A7367">
            <w:pPr>
              <w:jc w:val="center"/>
              <w:rPr>
                <w:rFonts w:cs="B Lotus"/>
                <w:sz w:val="28"/>
                <w:szCs w:val="28"/>
                <w:rtl/>
              </w:rPr>
            </w:pPr>
            <w:r w:rsidRPr="004A7367">
              <w:rPr>
                <w:rFonts w:cs="B Lotus" w:hint="cs"/>
                <w:rtl/>
              </w:rPr>
              <w:t>اسپکه</w:t>
            </w:r>
          </w:p>
        </w:tc>
        <w:tc>
          <w:tcPr>
            <w:tcW w:w="1803" w:type="dxa"/>
          </w:tcPr>
          <w:p w14:paraId="726E22B6" w14:textId="28BB3DAC" w:rsidR="004A7367" w:rsidRPr="004A7367" w:rsidRDefault="004A7367" w:rsidP="004A7367">
            <w:pPr>
              <w:jc w:val="center"/>
              <w:rPr>
                <w:rFonts w:cs="B Lotus"/>
                <w:sz w:val="28"/>
                <w:szCs w:val="28"/>
                <w:rtl/>
              </w:rPr>
            </w:pPr>
            <w:r w:rsidRPr="004A7367">
              <w:rPr>
                <w:rFonts w:cs="B Lotus"/>
                <w:rtl/>
              </w:rPr>
              <w:t>15</w:t>
            </w:r>
          </w:p>
        </w:tc>
        <w:tc>
          <w:tcPr>
            <w:tcW w:w="1803" w:type="dxa"/>
          </w:tcPr>
          <w:p w14:paraId="0636917D" w14:textId="3239C581"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03964A6A" w14:textId="77777777" w:rsidTr="00372823">
        <w:tc>
          <w:tcPr>
            <w:tcW w:w="1803" w:type="dxa"/>
          </w:tcPr>
          <w:p w14:paraId="483BF7DA" w14:textId="77777777" w:rsidR="004A7367" w:rsidRPr="004A7367" w:rsidRDefault="004A7367" w:rsidP="004A7367">
            <w:pPr>
              <w:pStyle w:val="ListParagraph"/>
              <w:numPr>
                <w:ilvl w:val="0"/>
                <w:numId w:val="63"/>
              </w:numPr>
              <w:bidi/>
              <w:jc w:val="center"/>
              <w:rPr>
                <w:rFonts w:cs="B Lotus"/>
                <w:rtl/>
              </w:rPr>
            </w:pPr>
          </w:p>
        </w:tc>
        <w:tc>
          <w:tcPr>
            <w:tcW w:w="1803" w:type="dxa"/>
          </w:tcPr>
          <w:p w14:paraId="7F54CEF1" w14:textId="6D5AAD6B" w:rsidR="004A7367" w:rsidRPr="004A7367" w:rsidRDefault="004A7367" w:rsidP="004A7367">
            <w:pPr>
              <w:jc w:val="center"/>
              <w:rPr>
                <w:rFonts w:cs="B Lotus"/>
                <w:sz w:val="28"/>
                <w:szCs w:val="28"/>
                <w:rtl/>
              </w:rPr>
            </w:pPr>
            <w:r w:rsidRPr="004A7367">
              <w:rPr>
                <w:rFonts w:cs="B Lotus"/>
                <w:rtl/>
              </w:rPr>
              <w:t>1394</w:t>
            </w:r>
          </w:p>
        </w:tc>
        <w:tc>
          <w:tcPr>
            <w:tcW w:w="1803" w:type="dxa"/>
          </w:tcPr>
          <w:p w14:paraId="7393ECDB" w14:textId="4ABBCD9E" w:rsidR="004A7367" w:rsidRPr="004A7367" w:rsidRDefault="004A7367" w:rsidP="004A7367">
            <w:pPr>
              <w:jc w:val="center"/>
              <w:rPr>
                <w:rFonts w:cs="B Lotus"/>
                <w:sz w:val="28"/>
                <w:szCs w:val="28"/>
                <w:rtl/>
              </w:rPr>
            </w:pPr>
            <w:r w:rsidRPr="004A7367">
              <w:rPr>
                <w:rFonts w:cs="B Lotus" w:hint="cs"/>
                <w:rtl/>
              </w:rPr>
              <w:t>پیشین</w:t>
            </w:r>
          </w:p>
        </w:tc>
        <w:tc>
          <w:tcPr>
            <w:tcW w:w="1803" w:type="dxa"/>
          </w:tcPr>
          <w:p w14:paraId="0CF290C3" w14:textId="21CC0808" w:rsidR="004A7367" w:rsidRPr="004A7367" w:rsidRDefault="004A7367" w:rsidP="004A7367">
            <w:pPr>
              <w:jc w:val="center"/>
              <w:rPr>
                <w:rFonts w:cs="B Lotus"/>
                <w:sz w:val="28"/>
                <w:szCs w:val="28"/>
                <w:rtl/>
              </w:rPr>
            </w:pPr>
            <w:r w:rsidRPr="004A7367">
              <w:rPr>
                <w:rFonts w:cs="B Lotus"/>
                <w:rtl/>
              </w:rPr>
              <w:t>15</w:t>
            </w:r>
          </w:p>
        </w:tc>
        <w:tc>
          <w:tcPr>
            <w:tcW w:w="1803" w:type="dxa"/>
          </w:tcPr>
          <w:p w14:paraId="50A83E6A" w14:textId="2B5CE862"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0C0F2DB5" w14:textId="77777777" w:rsidTr="00372823">
        <w:tc>
          <w:tcPr>
            <w:tcW w:w="1803" w:type="dxa"/>
          </w:tcPr>
          <w:p w14:paraId="00E814E7" w14:textId="77777777" w:rsidR="004A7367" w:rsidRPr="004A7367" w:rsidRDefault="004A7367" w:rsidP="004A7367">
            <w:pPr>
              <w:pStyle w:val="ListParagraph"/>
              <w:numPr>
                <w:ilvl w:val="0"/>
                <w:numId w:val="63"/>
              </w:numPr>
              <w:bidi/>
              <w:jc w:val="center"/>
              <w:rPr>
                <w:rFonts w:cs="B Lotus"/>
                <w:rtl/>
              </w:rPr>
            </w:pPr>
          </w:p>
        </w:tc>
        <w:tc>
          <w:tcPr>
            <w:tcW w:w="1803" w:type="dxa"/>
          </w:tcPr>
          <w:p w14:paraId="37B176DC" w14:textId="264BCA66" w:rsidR="004A7367" w:rsidRPr="004A7367" w:rsidRDefault="004A7367" w:rsidP="004A7367">
            <w:pPr>
              <w:jc w:val="center"/>
              <w:rPr>
                <w:rFonts w:cs="B Lotus"/>
                <w:sz w:val="28"/>
                <w:szCs w:val="28"/>
                <w:rtl/>
              </w:rPr>
            </w:pPr>
            <w:r w:rsidRPr="004A7367">
              <w:rPr>
                <w:rFonts w:cs="B Lotus"/>
                <w:rtl/>
              </w:rPr>
              <w:t>1395</w:t>
            </w:r>
          </w:p>
        </w:tc>
        <w:tc>
          <w:tcPr>
            <w:tcW w:w="1803" w:type="dxa"/>
          </w:tcPr>
          <w:p w14:paraId="2E29B229" w14:textId="44A079E1" w:rsidR="004A7367" w:rsidRPr="004A7367" w:rsidRDefault="004A7367" w:rsidP="004A7367">
            <w:pPr>
              <w:jc w:val="center"/>
              <w:rPr>
                <w:rFonts w:cs="B Lotus"/>
                <w:sz w:val="28"/>
                <w:szCs w:val="28"/>
                <w:rtl/>
              </w:rPr>
            </w:pPr>
            <w:r w:rsidRPr="004A7367">
              <w:rPr>
                <w:rFonts w:cs="B Lotus" w:hint="cs"/>
                <w:rtl/>
              </w:rPr>
              <w:t>گلمورتی</w:t>
            </w:r>
          </w:p>
        </w:tc>
        <w:tc>
          <w:tcPr>
            <w:tcW w:w="1803" w:type="dxa"/>
          </w:tcPr>
          <w:p w14:paraId="10A49960" w14:textId="5B7089DF" w:rsidR="004A7367" w:rsidRPr="004A7367" w:rsidRDefault="004A7367" w:rsidP="004A7367">
            <w:pPr>
              <w:jc w:val="center"/>
              <w:rPr>
                <w:rFonts w:cs="B Lotus"/>
                <w:sz w:val="28"/>
                <w:szCs w:val="28"/>
                <w:rtl/>
              </w:rPr>
            </w:pPr>
            <w:r w:rsidRPr="004A7367">
              <w:rPr>
                <w:rFonts w:cs="B Lotus"/>
                <w:rtl/>
              </w:rPr>
              <w:t>15</w:t>
            </w:r>
          </w:p>
        </w:tc>
        <w:tc>
          <w:tcPr>
            <w:tcW w:w="1803" w:type="dxa"/>
          </w:tcPr>
          <w:p w14:paraId="159CC07C" w14:textId="076627C0"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04C87AE3" w14:textId="77777777" w:rsidTr="00372823">
        <w:tc>
          <w:tcPr>
            <w:tcW w:w="1803" w:type="dxa"/>
          </w:tcPr>
          <w:p w14:paraId="7BCC6429" w14:textId="77777777" w:rsidR="004A7367" w:rsidRPr="004A7367" w:rsidRDefault="004A7367" w:rsidP="004A7367">
            <w:pPr>
              <w:pStyle w:val="ListParagraph"/>
              <w:numPr>
                <w:ilvl w:val="0"/>
                <w:numId w:val="63"/>
              </w:numPr>
              <w:bidi/>
              <w:jc w:val="center"/>
              <w:rPr>
                <w:rFonts w:cs="B Lotus"/>
                <w:rtl/>
              </w:rPr>
            </w:pPr>
          </w:p>
        </w:tc>
        <w:tc>
          <w:tcPr>
            <w:tcW w:w="1803" w:type="dxa"/>
          </w:tcPr>
          <w:p w14:paraId="3D593D8A" w14:textId="750FAE43" w:rsidR="004A7367" w:rsidRPr="004A7367" w:rsidRDefault="004A7367" w:rsidP="004A7367">
            <w:pPr>
              <w:jc w:val="center"/>
              <w:rPr>
                <w:rFonts w:cs="B Lotus"/>
                <w:sz w:val="28"/>
                <w:szCs w:val="28"/>
                <w:rtl/>
              </w:rPr>
            </w:pPr>
            <w:r w:rsidRPr="004A7367">
              <w:rPr>
                <w:rFonts w:cs="B Lotus"/>
                <w:rtl/>
              </w:rPr>
              <w:t>1396</w:t>
            </w:r>
          </w:p>
        </w:tc>
        <w:tc>
          <w:tcPr>
            <w:tcW w:w="1803" w:type="dxa"/>
          </w:tcPr>
          <w:p w14:paraId="239AA73C" w14:textId="759D4569" w:rsidR="004A7367" w:rsidRPr="004A7367" w:rsidRDefault="004A7367" w:rsidP="004A7367">
            <w:pPr>
              <w:jc w:val="center"/>
              <w:rPr>
                <w:rFonts w:cs="B Lotus"/>
                <w:sz w:val="28"/>
                <w:szCs w:val="28"/>
                <w:rtl/>
              </w:rPr>
            </w:pPr>
            <w:r w:rsidRPr="004A7367">
              <w:rPr>
                <w:rFonts w:cs="B Lotus" w:hint="cs"/>
                <w:rtl/>
              </w:rPr>
              <w:t>نصرت</w:t>
            </w:r>
            <w:r w:rsidRPr="004A7367">
              <w:rPr>
                <w:rFonts w:cs="B Lotus"/>
                <w:rtl/>
              </w:rPr>
              <w:t xml:space="preserve"> </w:t>
            </w:r>
            <w:r w:rsidRPr="004A7367">
              <w:rPr>
                <w:rFonts w:cs="B Lotus" w:hint="cs"/>
                <w:rtl/>
              </w:rPr>
              <w:t>آباد</w:t>
            </w:r>
          </w:p>
        </w:tc>
        <w:tc>
          <w:tcPr>
            <w:tcW w:w="1803" w:type="dxa"/>
          </w:tcPr>
          <w:p w14:paraId="7F0E62F0" w14:textId="2D7CBDC3" w:rsidR="004A7367" w:rsidRPr="004A7367" w:rsidRDefault="004A7367" w:rsidP="004A7367">
            <w:pPr>
              <w:jc w:val="center"/>
              <w:rPr>
                <w:rFonts w:cs="B Lotus"/>
                <w:sz w:val="28"/>
                <w:szCs w:val="28"/>
                <w:rtl/>
              </w:rPr>
            </w:pPr>
            <w:r w:rsidRPr="004A7367">
              <w:rPr>
                <w:rFonts w:cs="B Lotus"/>
                <w:rtl/>
              </w:rPr>
              <w:t>15</w:t>
            </w:r>
          </w:p>
        </w:tc>
        <w:tc>
          <w:tcPr>
            <w:tcW w:w="1803" w:type="dxa"/>
          </w:tcPr>
          <w:p w14:paraId="65F68F97" w14:textId="2588BBFB"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42E6B62A" w14:textId="77777777" w:rsidTr="00372823">
        <w:tc>
          <w:tcPr>
            <w:tcW w:w="1803" w:type="dxa"/>
          </w:tcPr>
          <w:p w14:paraId="7DD185D3" w14:textId="77777777" w:rsidR="004A7367" w:rsidRPr="004A7367" w:rsidRDefault="004A7367" w:rsidP="004A7367">
            <w:pPr>
              <w:pStyle w:val="ListParagraph"/>
              <w:numPr>
                <w:ilvl w:val="0"/>
                <w:numId w:val="63"/>
              </w:numPr>
              <w:bidi/>
              <w:jc w:val="center"/>
              <w:rPr>
                <w:rFonts w:cs="B Lotus"/>
                <w:rtl/>
              </w:rPr>
            </w:pPr>
          </w:p>
        </w:tc>
        <w:tc>
          <w:tcPr>
            <w:tcW w:w="1803" w:type="dxa"/>
          </w:tcPr>
          <w:p w14:paraId="1A1F1795" w14:textId="09A0535E" w:rsidR="004A7367" w:rsidRPr="004A7367" w:rsidRDefault="004A7367" w:rsidP="004A7367">
            <w:pPr>
              <w:jc w:val="center"/>
              <w:rPr>
                <w:rFonts w:cs="B Lotus"/>
                <w:sz w:val="28"/>
                <w:szCs w:val="28"/>
                <w:rtl/>
              </w:rPr>
            </w:pPr>
            <w:r w:rsidRPr="004A7367">
              <w:rPr>
                <w:rFonts w:cs="B Lotus"/>
                <w:rtl/>
              </w:rPr>
              <w:t>1698</w:t>
            </w:r>
          </w:p>
        </w:tc>
        <w:tc>
          <w:tcPr>
            <w:tcW w:w="1803" w:type="dxa"/>
          </w:tcPr>
          <w:p w14:paraId="35D85CB0" w14:textId="66AB060D" w:rsidR="004A7367" w:rsidRPr="004A7367" w:rsidRDefault="004A7367" w:rsidP="004A7367">
            <w:pPr>
              <w:jc w:val="center"/>
              <w:rPr>
                <w:rFonts w:cs="B Lotus"/>
                <w:sz w:val="28"/>
                <w:szCs w:val="28"/>
                <w:rtl/>
              </w:rPr>
            </w:pPr>
            <w:r w:rsidRPr="004A7367">
              <w:rPr>
                <w:rFonts w:cs="B Lotus" w:hint="cs"/>
                <w:rtl/>
              </w:rPr>
              <w:t>محمدان</w:t>
            </w:r>
          </w:p>
        </w:tc>
        <w:tc>
          <w:tcPr>
            <w:tcW w:w="1803" w:type="dxa"/>
          </w:tcPr>
          <w:p w14:paraId="48689032" w14:textId="4A1416CF" w:rsidR="004A7367" w:rsidRPr="004A7367" w:rsidRDefault="004A7367" w:rsidP="004A7367">
            <w:pPr>
              <w:jc w:val="center"/>
              <w:rPr>
                <w:rFonts w:cs="B Lotus"/>
                <w:sz w:val="28"/>
                <w:szCs w:val="28"/>
                <w:rtl/>
              </w:rPr>
            </w:pPr>
            <w:r w:rsidRPr="004A7367">
              <w:rPr>
                <w:rFonts w:cs="B Lotus"/>
                <w:rtl/>
              </w:rPr>
              <w:t>15</w:t>
            </w:r>
          </w:p>
        </w:tc>
        <w:tc>
          <w:tcPr>
            <w:tcW w:w="1803" w:type="dxa"/>
          </w:tcPr>
          <w:p w14:paraId="6E70BA35" w14:textId="7FBBE73A"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49F0B2D3" w14:textId="77777777" w:rsidTr="00372823">
        <w:tc>
          <w:tcPr>
            <w:tcW w:w="1803" w:type="dxa"/>
          </w:tcPr>
          <w:p w14:paraId="4E866AED" w14:textId="77777777" w:rsidR="004A7367" w:rsidRPr="004A7367" w:rsidRDefault="004A7367" w:rsidP="004A7367">
            <w:pPr>
              <w:pStyle w:val="ListParagraph"/>
              <w:numPr>
                <w:ilvl w:val="0"/>
                <w:numId w:val="63"/>
              </w:numPr>
              <w:bidi/>
              <w:jc w:val="center"/>
              <w:rPr>
                <w:rFonts w:cs="B Lotus"/>
                <w:rtl/>
              </w:rPr>
            </w:pPr>
          </w:p>
        </w:tc>
        <w:tc>
          <w:tcPr>
            <w:tcW w:w="1803" w:type="dxa"/>
          </w:tcPr>
          <w:p w14:paraId="27E74CD7" w14:textId="66A288B7" w:rsidR="004A7367" w:rsidRPr="004A7367" w:rsidRDefault="004A7367" w:rsidP="004A7367">
            <w:pPr>
              <w:jc w:val="center"/>
              <w:rPr>
                <w:rFonts w:cs="B Lotus"/>
                <w:sz w:val="28"/>
                <w:szCs w:val="28"/>
                <w:rtl/>
              </w:rPr>
            </w:pPr>
            <w:r w:rsidRPr="004A7367">
              <w:rPr>
                <w:rFonts w:cs="B Lotus"/>
                <w:rtl/>
              </w:rPr>
              <w:t>1699</w:t>
            </w:r>
          </w:p>
        </w:tc>
        <w:tc>
          <w:tcPr>
            <w:tcW w:w="1803" w:type="dxa"/>
          </w:tcPr>
          <w:p w14:paraId="6F7B96F0" w14:textId="0463BD02" w:rsidR="004A7367" w:rsidRPr="004A7367" w:rsidRDefault="004A7367" w:rsidP="004A7367">
            <w:pPr>
              <w:jc w:val="center"/>
              <w:rPr>
                <w:rFonts w:cs="B Lotus"/>
                <w:sz w:val="28"/>
                <w:szCs w:val="28"/>
                <w:rtl/>
              </w:rPr>
            </w:pPr>
            <w:r w:rsidRPr="004A7367">
              <w:rPr>
                <w:rFonts w:cs="B Lotus" w:hint="cs"/>
                <w:rtl/>
              </w:rPr>
              <w:t>محمدی</w:t>
            </w:r>
          </w:p>
        </w:tc>
        <w:tc>
          <w:tcPr>
            <w:tcW w:w="1803" w:type="dxa"/>
          </w:tcPr>
          <w:p w14:paraId="735A7649" w14:textId="0156B81E" w:rsidR="004A7367" w:rsidRPr="004A7367" w:rsidRDefault="004A7367" w:rsidP="004A7367">
            <w:pPr>
              <w:jc w:val="center"/>
              <w:rPr>
                <w:rFonts w:cs="B Lotus"/>
                <w:sz w:val="28"/>
                <w:szCs w:val="28"/>
                <w:rtl/>
              </w:rPr>
            </w:pPr>
            <w:r w:rsidRPr="004A7367">
              <w:rPr>
                <w:rFonts w:cs="B Lotus"/>
                <w:rtl/>
              </w:rPr>
              <w:t>15</w:t>
            </w:r>
          </w:p>
        </w:tc>
        <w:tc>
          <w:tcPr>
            <w:tcW w:w="1803" w:type="dxa"/>
          </w:tcPr>
          <w:p w14:paraId="7078CD85" w14:textId="76E207D3"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1E17EF16" w14:textId="77777777" w:rsidTr="00372823">
        <w:tc>
          <w:tcPr>
            <w:tcW w:w="1803" w:type="dxa"/>
          </w:tcPr>
          <w:p w14:paraId="21BAFE9D" w14:textId="77777777" w:rsidR="004A7367" w:rsidRPr="004A7367" w:rsidRDefault="004A7367" w:rsidP="004A7367">
            <w:pPr>
              <w:pStyle w:val="ListParagraph"/>
              <w:numPr>
                <w:ilvl w:val="0"/>
                <w:numId w:val="63"/>
              </w:numPr>
              <w:bidi/>
              <w:jc w:val="center"/>
              <w:rPr>
                <w:rFonts w:cs="B Lotus"/>
                <w:rtl/>
              </w:rPr>
            </w:pPr>
          </w:p>
        </w:tc>
        <w:tc>
          <w:tcPr>
            <w:tcW w:w="1803" w:type="dxa"/>
          </w:tcPr>
          <w:p w14:paraId="320913BB" w14:textId="58531AF2" w:rsidR="004A7367" w:rsidRPr="004A7367" w:rsidRDefault="004A7367" w:rsidP="004A7367">
            <w:pPr>
              <w:jc w:val="center"/>
              <w:rPr>
                <w:rFonts w:cs="B Lotus"/>
                <w:sz w:val="28"/>
                <w:szCs w:val="28"/>
                <w:rtl/>
              </w:rPr>
            </w:pPr>
            <w:r w:rsidRPr="004A7367">
              <w:rPr>
                <w:rFonts w:cs="B Lotus"/>
                <w:rtl/>
              </w:rPr>
              <w:t>1700</w:t>
            </w:r>
          </w:p>
        </w:tc>
        <w:tc>
          <w:tcPr>
            <w:tcW w:w="1803" w:type="dxa"/>
          </w:tcPr>
          <w:p w14:paraId="2146C6ED" w14:textId="073D8D82" w:rsidR="004A7367" w:rsidRPr="004A7367" w:rsidRDefault="004A7367" w:rsidP="004A7367">
            <w:pPr>
              <w:jc w:val="center"/>
              <w:rPr>
                <w:rFonts w:cs="B Lotus"/>
                <w:sz w:val="28"/>
                <w:szCs w:val="28"/>
                <w:rtl/>
              </w:rPr>
            </w:pPr>
            <w:r w:rsidRPr="004A7367">
              <w:rPr>
                <w:rFonts w:cs="B Lotus" w:hint="cs"/>
                <w:rtl/>
              </w:rPr>
              <w:t>زرآباد</w:t>
            </w:r>
          </w:p>
        </w:tc>
        <w:tc>
          <w:tcPr>
            <w:tcW w:w="1803" w:type="dxa"/>
          </w:tcPr>
          <w:p w14:paraId="334A2B58" w14:textId="5F6A74AA" w:rsidR="004A7367" w:rsidRPr="004A7367" w:rsidRDefault="004A7367" w:rsidP="004A7367">
            <w:pPr>
              <w:jc w:val="center"/>
              <w:rPr>
                <w:rFonts w:cs="B Lotus"/>
                <w:sz w:val="28"/>
                <w:szCs w:val="28"/>
                <w:rtl/>
              </w:rPr>
            </w:pPr>
            <w:r w:rsidRPr="004A7367">
              <w:rPr>
                <w:rFonts w:cs="B Lotus"/>
                <w:rtl/>
              </w:rPr>
              <w:t>15</w:t>
            </w:r>
          </w:p>
        </w:tc>
        <w:tc>
          <w:tcPr>
            <w:tcW w:w="1803" w:type="dxa"/>
          </w:tcPr>
          <w:p w14:paraId="3F6DA01E" w14:textId="120A7FB1"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45FC22DB" w14:textId="77777777" w:rsidTr="00372823">
        <w:tc>
          <w:tcPr>
            <w:tcW w:w="1803" w:type="dxa"/>
          </w:tcPr>
          <w:p w14:paraId="667BADE2" w14:textId="77777777" w:rsidR="004A7367" w:rsidRPr="004A7367" w:rsidRDefault="004A7367" w:rsidP="004A7367">
            <w:pPr>
              <w:pStyle w:val="ListParagraph"/>
              <w:numPr>
                <w:ilvl w:val="0"/>
                <w:numId w:val="63"/>
              </w:numPr>
              <w:bidi/>
              <w:jc w:val="center"/>
              <w:rPr>
                <w:rFonts w:cs="B Lotus"/>
                <w:rtl/>
              </w:rPr>
            </w:pPr>
          </w:p>
        </w:tc>
        <w:tc>
          <w:tcPr>
            <w:tcW w:w="1803" w:type="dxa"/>
          </w:tcPr>
          <w:p w14:paraId="173BE833" w14:textId="37D16C4A" w:rsidR="004A7367" w:rsidRPr="004A7367" w:rsidRDefault="004A7367" w:rsidP="004A7367">
            <w:pPr>
              <w:jc w:val="center"/>
              <w:rPr>
                <w:rFonts w:cs="B Lotus"/>
                <w:sz w:val="28"/>
                <w:szCs w:val="28"/>
                <w:rtl/>
              </w:rPr>
            </w:pPr>
            <w:r w:rsidRPr="004A7367">
              <w:rPr>
                <w:rFonts w:cs="B Lotus"/>
                <w:rtl/>
              </w:rPr>
              <w:t>1701</w:t>
            </w:r>
          </w:p>
        </w:tc>
        <w:tc>
          <w:tcPr>
            <w:tcW w:w="1803" w:type="dxa"/>
          </w:tcPr>
          <w:p w14:paraId="7047B1C2" w14:textId="78341531" w:rsidR="004A7367" w:rsidRPr="004A7367" w:rsidRDefault="004A7367" w:rsidP="004A7367">
            <w:pPr>
              <w:jc w:val="center"/>
              <w:rPr>
                <w:rFonts w:cs="B Lotus"/>
                <w:sz w:val="28"/>
                <w:szCs w:val="28"/>
                <w:rtl/>
              </w:rPr>
            </w:pPr>
            <w:r w:rsidRPr="004A7367">
              <w:rPr>
                <w:rFonts w:cs="B Lotus" w:hint="cs"/>
                <w:rtl/>
              </w:rPr>
              <w:t>زابلی</w:t>
            </w:r>
          </w:p>
        </w:tc>
        <w:tc>
          <w:tcPr>
            <w:tcW w:w="1803" w:type="dxa"/>
          </w:tcPr>
          <w:p w14:paraId="097B5963" w14:textId="011DEF7E" w:rsidR="004A7367" w:rsidRPr="004A7367" w:rsidRDefault="004A7367" w:rsidP="004A7367">
            <w:pPr>
              <w:jc w:val="center"/>
              <w:rPr>
                <w:rFonts w:cs="B Lotus"/>
                <w:sz w:val="28"/>
                <w:szCs w:val="28"/>
                <w:rtl/>
              </w:rPr>
            </w:pPr>
            <w:r w:rsidRPr="004A7367">
              <w:rPr>
                <w:rFonts w:cs="B Lotus"/>
                <w:rtl/>
              </w:rPr>
              <w:t>15</w:t>
            </w:r>
          </w:p>
        </w:tc>
        <w:tc>
          <w:tcPr>
            <w:tcW w:w="1803" w:type="dxa"/>
          </w:tcPr>
          <w:p w14:paraId="5C20F2D2" w14:textId="74795D75"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49C96D68" w14:textId="77777777" w:rsidTr="00372823">
        <w:tc>
          <w:tcPr>
            <w:tcW w:w="1803" w:type="dxa"/>
          </w:tcPr>
          <w:p w14:paraId="4893A0C2" w14:textId="77777777" w:rsidR="004A7367" w:rsidRPr="004A7367" w:rsidRDefault="004A7367" w:rsidP="004A7367">
            <w:pPr>
              <w:pStyle w:val="ListParagraph"/>
              <w:numPr>
                <w:ilvl w:val="0"/>
                <w:numId w:val="63"/>
              </w:numPr>
              <w:bidi/>
              <w:jc w:val="center"/>
              <w:rPr>
                <w:rFonts w:cs="B Lotus"/>
                <w:rtl/>
              </w:rPr>
            </w:pPr>
          </w:p>
        </w:tc>
        <w:tc>
          <w:tcPr>
            <w:tcW w:w="1803" w:type="dxa"/>
          </w:tcPr>
          <w:p w14:paraId="74D21308" w14:textId="6F03438B" w:rsidR="004A7367" w:rsidRPr="004A7367" w:rsidRDefault="004A7367" w:rsidP="004A7367">
            <w:pPr>
              <w:jc w:val="center"/>
              <w:rPr>
                <w:rFonts w:cs="B Lotus"/>
                <w:sz w:val="28"/>
                <w:szCs w:val="28"/>
                <w:rtl/>
              </w:rPr>
            </w:pPr>
            <w:r w:rsidRPr="004A7367">
              <w:rPr>
                <w:rFonts w:cs="B Lotus"/>
                <w:rtl/>
              </w:rPr>
              <w:t>1702</w:t>
            </w:r>
          </w:p>
        </w:tc>
        <w:tc>
          <w:tcPr>
            <w:tcW w:w="1803" w:type="dxa"/>
          </w:tcPr>
          <w:p w14:paraId="3A311431" w14:textId="6B432268" w:rsidR="004A7367" w:rsidRPr="004A7367" w:rsidRDefault="004A7367" w:rsidP="004A7367">
            <w:pPr>
              <w:jc w:val="center"/>
              <w:rPr>
                <w:rFonts w:cs="B Lotus"/>
                <w:sz w:val="28"/>
                <w:szCs w:val="28"/>
                <w:rtl/>
              </w:rPr>
            </w:pPr>
            <w:r w:rsidRPr="004A7367">
              <w:rPr>
                <w:rFonts w:cs="B Lotus" w:hint="cs"/>
                <w:rtl/>
              </w:rPr>
              <w:t>علی</w:t>
            </w:r>
            <w:r w:rsidRPr="004A7367">
              <w:rPr>
                <w:rFonts w:cs="B Lotus"/>
                <w:rtl/>
              </w:rPr>
              <w:t xml:space="preserve"> </w:t>
            </w:r>
            <w:r w:rsidRPr="004A7367">
              <w:rPr>
                <w:rFonts w:cs="B Lotus" w:hint="cs"/>
                <w:rtl/>
              </w:rPr>
              <w:t>اکبر</w:t>
            </w:r>
          </w:p>
        </w:tc>
        <w:tc>
          <w:tcPr>
            <w:tcW w:w="1803" w:type="dxa"/>
          </w:tcPr>
          <w:p w14:paraId="07E06010" w14:textId="098BD3D0" w:rsidR="004A7367" w:rsidRPr="004A7367" w:rsidRDefault="004A7367" w:rsidP="004A7367">
            <w:pPr>
              <w:jc w:val="center"/>
              <w:rPr>
                <w:rFonts w:cs="B Lotus"/>
                <w:sz w:val="28"/>
                <w:szCs w:val="28"/>
                <w:rtl/>
              </w:rPr>
            </w:pPr>
            <w:r w:rsidRPr="004A7367">
              <w:rPr>
                <w:rFonts w:cs="B Lotus"/>
                <w:rtl/>
              </w:rPr>
              <w:t>15</w:t>
            </w:r>
          </w:p>
        </w:tc>
        <w:tc>
          <w:tcPr>
            <w:tcW w:w="1803" w:type="dxa"/>
          </w:tcPr>
          <w:p w14:paraId="45D20B7F" w14:textId="544998EB"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42571CD6" w14:textId="77777777" w:rsidTr="00372823">
        <w:tc>
          <w:tcPr>
            <w:tcW w:w="1803" w:type="dxa"/>
          </w:tcPr>
          <w:p w14:paraId="0BFCAA3F" w14:textId="77777777" w:rsidR="004A7367" w:rsidRPr="004A7367" w:rsidRDefault="004A7367" w:rsidP="004A7367">
            <w:pPr>
              <w:pStyle w:val="ListParagraph"/>
              <w:numPr>
                <w:ilvl w:val="0"/>
                <w:numId w:val="63"/>
              </w:numPr>
              <w:bidi/>
              <w:jc w:val="center"/>
              <w:rPr>
                <w:rFonts w:cs="B Lotus"/>
                <w:rtl/>
              </w:rPr>
            </w:pPr>
          </w:p>
        </w:tc>
        <w:tc>
          <w:tcPr>
            <w:tcW w:w="1803" w:type="dxa"/>
          </w:tcPr>
          <w:p w14:paraId="4F770B51" w14:textId="267C5EB7" w:rsidR="004A7367" w:rsidRPr="004A7367" w:rsidRDefault="004A7367" w:rsidP="004A7367">
            <w:pPr>
              <w:jc w:val="center"/>
              <w:rPr>
                <w:rFonts w:cs="B Lotus"/>
                <w:sz w:val="28"/>
                <w:szCs w:val="28"/>
                <w:rtl/>
              </w:rPr>
            </w:pPr>
            <w:r w:rsidRPr="004A7367">
              <w:rPr>
                <w:rFonts w:cs="B Lotus"/>
                <w:rtl/>
              </w:rPr>
              <w:t>1703</w:t>
            </w:r>
          </w:p>
        </w:tc>
        <w:tc>
          <w:tcPr>
            <w:tcW w:w="1803" w:type="dxa"/>
          </w:tcPr>
          <w:p w14:paraId="24FA08C8" w14:textId="0C4A692D" w:rsidR="004A7367" w:rsidRPr="004A7367" w:rsidRDefault="004A7367" w:rsidP="004A7367">
            <w:pPr>
              <w:jc w:val="center"/>
              <w:rPr>
                <w:rFonts w:cs="B Lotus"/>
                <w:sz w:val="28"/>
                <w:szCs w:val="28"/>
                <w:rtl/>
              </w:rPr>
            </w:pPr>
            <w:r w:rsidRPr="004A7367">
              <w:rPr>
                <w:rFonts w:cs="B Lotus" w:hint="cs"/>
                <w:rtl/>
              </w:rPr>
              <w:t>محمدآباد</w:t>
            </w:r>
          </w:p>
        </w:tc>
        <w:tc>
          <w:tcPr>
            <w:tcW w:w="1803" w:type="dxa"/>
          </w:tcPr>
          <w:p w14:paraId="272F98C8" w14:textId="1DB19CE5" w:rsidR="004A7367" w:rsidRPr="004A7367" w:rsidRDefault="004A7367" w:rsidP="004A7367">
            <w:pPr>
              <w:jc w:val="center"/>
              <w:rPr>
                <w:rFonts w:cs="B Lotus"/>
                <w:sz w:val="28"/>
                <w:szCs w:val="28"/>
                <w:rtl/>
              </w:rPr>
            </w:pPr>
            <w:r w:rsidRPr="004A7367">
              <w:rPr>
                <w:rFonts w:cs="B Lotus"/>
                <w:rtl/>
              </w:rPr>
              <w:t>15</w:t>
            </w:r>
          </w:p>
        </w:tc>
        <w:tc>
          <w:tcPr>
            <w:tcW w:w="1803" w:type="dxa"/>
          </w:tcPr>
          <w:p w14:paraId="6804E601" w14:textId="41DCC3D9" w:rsidR="004A7367" w:rsidRPr="004A7367" w:rsidRDefault="004A7367" w:rsidP="004A7367">
            <w:pPr>
              <w:jc w:val="center"/>
              <w:rPr>
                <w:rFonts w:cs="B Lotus"/>
                <w:sz w:val="28"/>
                <w:szCs w:val="28"/>
                <w:rtl/>
              </w:rPr>
            </w:pPr>
            <w:r w:rsidRPr="004A7367">
              <w:rPr>
                <w:rFonts w:cs="B Lotus" w:hint="cs"/>
                <w:rtl/>
              </w:rPr>
              <w:t>سیستان</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بلوچستان</w:t>
            </w:r>
          </w:p>
        </w:tc>
      </w:tr>
      <w:tr w:rsidR="004A7367" w:rsidRPr="004A7367" w14:paraId="36C5C8CB" w14:textId="77777777" w:rsidTr="00372823">
        <w:tc>
          <w:tcPr>
            <w:tcW w:w="1803" w:type="dxa"/>
          </w:tcPr>
          <w:p w14:paraId="06135BEF" w14:textId="77777777" w:rsidR="004A7367" w:rsidRPr="004A7367" w:rsidRDefault="004A7367" w:rsidP="004A7367">
            <w:pPr>
              <w:pStyle w:val="ListParagraph"/>
              <w:numPr>
                <w:ilvl w:val="0"/>
                <w:numId w:val="63"/>
              </w:numPr>
              <w:bidi/>
              <w:jc w:val="center"/>
              <w:rPr>
                <w:rFonts w:cs="B Lotus"/>
                <w:rtl/>
              </w:rPr>
            </w:pPr>
          </w:p>
        </w:tc>
        <w:tc>
          <w:tcPr>
            <w:tcW w:w="1803" w:type="dxa"/>
          </w:tcPr>
          <w:p w14:paraId="22FA1556" w14:textId="4D5240AF" w:rsidR="004A7367" w:rsidRPr="004A7367" w:rsidRDefault="004A7367" w:rsidP="004A7367">
            <w:pPr>
              <w:jc w:val="center"/>
              <w:rPr>
                <w:rFonts w:cs="B Lotus"/>
                <w:sz w:val="28"/>
                <w:szCs w:val="28"/>
                <w:rtl/>
              </w:rPr>
            </w:pPr>
            <w:r w:rsidRPr="004A7367">
              <w:rPr>
                <w:rFonts w:cs="B Lotus"/>
                <w:rtl/>
              </w:rPr>
              <w:t>247</w:t>
            </w:r>
          </w:p>
        </w:tc>
        <w:tc>
          <w:tcPr>
            <w:tcW w:w="1803" w:type="dxa"/>
          </w:tcPr>
          <w:p w14:paraId="6F1144AE" w14:textId="67886625" w:rsidR="004A7367" w:rsidRPr="004A7367" w:rsidRDefault="004A7367" w:rsidP="004A7367">
            <w:pPr>
              <w:jc w:val="center"/>
              <w:rPr>
                <w:rFonts w:cs="B Lotus"/>
                <w:sz w:val="28"/>
                <w:szCs w:val="28"/>
                <w:rtl/>
              </w:rPr>
            </w:pPr>
            <w:r w:rsidRPr="004A7367">
              <w:rPr>
                <w:rFonts w:cs="B Lotus" w:hint="cs"/>
                <w:rtl/>
              </w:rPr>
              <w:t>شیراز</w:t>
            </w:r>
          </w:p>
        </w:tc>
        <w:tc>
          <w:tcPr>
            <w:tcW w:w="1803" w:type="dxa"/>
          </w:tcPr>
          <w:p w14:paraId="0484A925" w14:textId="76C37AD8" w:rsidR="004A7367" w:rsidRPr="004A7367" w:rsidRDefault="004A7367" w:rsidP="004A7367">
            <w:pPr>
              <w:jc w:val="center"/>
              <w:rPr>
                <w:rFonts w:cs="B Lotus"/>
                <w:sz w:val="28"/>
                <w:szCs w:val="28"/>
                <w:rtl/>
              </w:rPr>
            </w:pPr>
            <w:r w:rsidRPr="004A7367">
              <w:rPr>
                <w:rFonts w:cs="B Lotus"/>
                <w:rtl/>
              </w:rPr>
              <w:t>16</w:t>
            </w:r>
          </w:p>
        </w:tc>
        <w:tc>
          <w:tcPr>
            <w:tcW w:w="1803" w:type="dxa"/>
          </w:tcPr>
          <w:p w14:paraId="7059B380" w14:textId="444CB5C4"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C10599F" w14:textId="77777777" w:rsidTr="00372823">
        <w:tc>
          <w:tcPr>
            <w:tcW w:w="1803" w:type="dxa"/>
          </w:tcPr>
          <w:p w14:paraId="225E91E8" w14:textId="77777777" w:rsidR="004A7367" w:rsidRPr="004A7367" w:rsidRDefault="004A7367" w:rsidP="004A7367">
            <w:pPr>
              <w:pStyle w:val="ListParagraph"/>
              <w:numPr>
                <w:ilvl w:val="0"/>
                <w:numId w:val="63"/>
              </w:numPr>
              <w:bidi/>
              <w:jc w:val="center"/>
              <w:rPr>
                <w:rFonts w:cs="B Lotus"/>
                <w:rtl/>
              </w:rPr>
            </w:pPr>
          </w:p>
        </w:tc>
        <w:tc>
          <w:tcPr>
            <w:tcW w:w="1803" w:type="dxa"/>
          </w:tcPr>
          <w:p w14:paraId="5CB4F11B" w14:textId="4DE5FF70" w:rsidR="004A7367" w:rsidRPr="004A7367" w:rsidRDefault="004A7367" w:rsidP="004A7367">
            <w:pPr>
              <w:jc w:val="center"/>
              <w:rPr>
                <w:rFonts w:cs="B Lotus"/>
                <w:sz w:val="28"/>
                <w:szCs w:val="28"/>
                <w:rtl/>
              </w:rPr>
            </w:pPr>
            <w:r w:rsidRPr="004A7367">
              <w:rPr>
                <w:rFonts w:cs="B Lotus"/>
                <w:rtl/>
              </w:rPr>
              <w:t>248</w:t>
            </w:r>
          </w:p>
        </w:tc>
        <w:tc>
          <w:tcPr>
            <w:tcW w:w="1803" w:type="dxa"/>
          </w:tcPr>
          <w:p w14:paraId="24927F16" w14:textId="0B85405C" w:rsidR="004A7367" w:rsidRPr="004A7367" w:rsidRDefault="004A7367" w:rsidP="004A7367">
            <w:pPr>
              <w:jc w:val="center"/>
              <w:rPr>
                <w:rFonts w:cs="B Lotus"/>
                <w:sz w:val="28"/>
                <w:szCs w:val="28"/>
                <w:rtl/>
              </w:rPr>
            </w:pPr>
            <w:r w:rsidRPr="004A7367">
              <w:rPr>
                <w:rFonts w:cs="B Lotus" w:hint="cs"/>
                <w:rtl/>
              </w:rPr>
              <w:t>نور</w:t>
            </w:r>
            <w:r w:rsidRPr="004A7367">
              <w:rPr>
                <w:rFonts w:cs="B Lotus"/>
                <w:rtl/>
              </w:rPr>
              <w:t xml:space="preserve"> </w:t>
            </w:r>
            <w:r w:rsidRPr="004A7367">
              <w:rPr>
                <w:rFonts w:cs="B Lotus" w:hint="cs"/>
                <w:rtl/>
              </w:rPr>
              <w:t>آباد</w:t>
            </w:r>
            <w:r w:rsidRPr="004A7367">
              <w:rPr>
                <w:rFonts w:cs="B Lotus"/>
                <w:rtl/>
              </w:rPr>
              <w:t xml:space="preserve"> </w:t>
            </w:r>
            <w:r w:rsidRPr="004A7367">
              <w:rPr>
                <w:rFonts w:cs="B Lotus" w:hint="cs"/>
                <w:rtl/>
              </w:rPr>
              <w:t>ممسنی</w:t>
            </w:r>
          </w:p>
        </w:tc>
        <w:tc>
          <w:tcPr>
            <w:tcW w:w="1803" w:type="dxa"/>
          </w:tcPr>
          <w:p w14:paraId="23224683" w14:textId="1202C6A4" w:rsidR="004A7367" w:rsidRPr="004A7367" w:rsidRDefault="004A7367" w:rsidP="004A7367">
            <w:pPr>
              <w:jc w:val="center"/>
              <w:rPr>
                <w:rFonts w:cs="B Lotus"/>
                <w:sz w:val="28"/>
                <w:szCs w:val="28"/>
                <w:rtl/>
              </w:rPr>
            </w:pPr>
            <w:r w:rsidRPr="004A7367">
              <w:rPr>
                <w:rFonts w:cs="B Lotus"/>
                <w:rtl/>
              </w:rPr>
              <w:t>16</w:t>
            </w:r>
          </w:p>
        </w:tc>
        <w:tc>
          <w:tcPr>
            <w:tcW w:w="1803" w:type="dxa"/>
          </w:tcPr>
          <w:p w14:paraId="74F7C90F" w14:textId="0F8B446B"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ACEC8FE" w14:textId="77777777" w:rsidTr="00372823">
        <w:tc>
          <w:tcPr>
            <w:tcW w:w="1803" w:type="dxa"/>
          </w:tcPr>
          <w:p w14:paraId="07304C2E" w14:textId="77777777" w:rsidR="004A7367" w:rsidRPr="004A7367" w:rsidRDefault="004A7367" w:rsidP="004A7367">
            <w:pPr>
              <w:pStyle w:val="ListParagraph"/>
              <w:numPr>
                <w:ilvl w:val="0"/>
                <w:numId w:val="63"/>
              </w:numPr>
              <w:bidi/>
              <w:jc w:val="center"/>
              <w:rPr>
                <w:rFonts w:cs="B Lotus"/>
                <w:rtl/>
              </w:rPr>
            </w:pPr>
          </w:p>
        </w:tc>
        <w:tc>
          <w:tcPr>
            <w:tcW w:w="1803" w:type="dxa"/>
          </w:tcPr>
          <w:p w14:paraId="4A4B22E5" w14:textId="6CCC713E" w:rsidR="004A7367" w:rsidRPr="004A7367" w:rsidRDefault="004A7367" w:rsidP="004A7367">
            <w:pPr>
              <w:jc w:val="center"/>
              <w:rPr>
                <w:rFonts w:cs="B Lotus"/>
                <w:sz w:val="28"/>
                <w:szCs w:val="28"/>
                <w:rtl/>
              </w:rPr>
            </w:pPr>
            <w:r w:rsidRPr="004A7367">
              <w:rPr>
                <w:rFonts w:cs="B Lotus"/>
                <w:rtl/>
              </w:rPr>
              <w:t>249</w:t>
            </w:r>
          </w:p>
        </w:tc>
        <w:tc>
          <w:tcPr>
            <w:tcW w:w="1803" w:type="dxa"/>
          </w:tcPr>
          <w:p w14:paraId="3F868807" w14:textId="7A215673" w:rsidR="004A7367" w:rsidRPr="004A7367" w:rsidRDefault="004A7367" w:rsidP="004A7367">
            <w:pPr>
              <w:jc w:val="center"/>
              <w:rPr>
                <w:rFonts w:cs="B Lotus"/>
                <w:sz w:val="28"/>
                <w:szCs w:val="28"/>
                <w:rtl/>
              </w:rPr>
            </w:pPr>
            <w:r w:rsidRPr="004A7367">
              <w:rPr>
                <w:rFonts w:cs="B Lotus" w:hint="cs"/>
                <w:rtl/>
              </w:rPr>
              <w:t>داراب</w:t>
            </w:r>
          </w:p>
        </w:tc>
        <w:tc>
          <w:tcPr>
            <w:tcW w:w="1803" w:type="dxa"/>
          </w:tcPr>
          <w:p w14:paraId="271D5068" w14:textId="6BFE6E97" w:rsidR="004A7367" w:rsidRPr="004A7367" w:rsidRDefault="004A7367" w:rsidP="004A7367">
            <w:pPr>
              <w:jc w:val="center"/>
              <w:rPr>
                <w:rFonts w:cs="B Lotus"/>
                <w:sz w:val="28"/>
                <w:szCs w:val="28"/>
                <w:rtl/>
              </w:rPr>
            </w:pPr>
            <w:r w:rsidRPr="004A7367">
              <w:rPr>
                <w:rFonts w:cs="B Lotus"/>
                <w:rtl/>
              </w:rPr>
              <w:t>16</w:t>
            </w:r>
          </w:p>
        </w:tc>
        <w:tc>
          <w:tcPr>
            <w:tcW w:w="1803" w:type="dxa"/>
          </w:tcPr>
          <w:p w14:paraId="2AA273C9" w14:textId="1AE57797"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FDC5B5C" w14:textId="77777777" w:rsidTr="00372823">
        <w:tc>
          <w:tcPr>
            <w:tcW w:w="1803" w:type="dxa"/>
          </w:tcPr>
          <w:p w14:paraId="5D760854" w14:textId="77777777" w:rsidR="004A7367" w:rsidRPr="004A7367" w:rsidRDefault="004A7367" w:rsidP="004A7367">
            <w:pPr>
              <w:pStyle w:val="ListParagraph"/>
              <w:numPr>
                <w:ilvl w:val="0"/>
                <w:numId w:val="63"/>
              </w:numPr>
              <w:bidi/>
              <w:jc w:val="center"/>
              <w:rPr>
                <w:rFonts w:cs="B Lotus"/>
                <w:rtl/>
              </w:rPr>
            </w:pPr>
          </w:p>
        </w:tc>
        <w:tc>
          <w:tcPr>
            <w:tcW w:w="1803" w:type="dxa"/>
          </w:tcPr>
          <w:p w14:paraId="3A0171AB" w14:textId="7029A283" w:rsidR="004A7367" w:rsidRPr="004A7367" w:rsidRDefault="004A7367" w:rsidP="004A7367">
            <w:pPr>
              <w:jc w:val="center"/>
              <w:rPr>
                <w:rFonts w:cs="B Lotus"/>
                <w:sz w:val="28"/>
                <w:szCs w:val="28"/>
                <w:rtl/>
              </w:rPr>
            </w:pPr>
            <w:r w:rsidRPr="004A7367">
              <w:rPr>
                <w:rFonts w:cs="B Lotus"/>
                <w:rtl/>
              </w:rPr>
              <w:t>250</w:t>
            </w:r>
          </w:p>
        </w:tc>
        <w:tc>
          <w:tcPr>
            <w:tcW w:w="1803" w:type="dxa"/>
          </w:tcPr>
          <w:p w14:paraId="64728C34" w14:textId="084C6072" w:rsidR="004A7367" w:rsidRPr="004A7367" w:rsidRDefault="004A7367" w:rsidP="004A7367">
            <w:pPr>
              <w:jc w:val="center"/>
              <w:rPr>
                <w:rFonts w:cs="B Lotus"/>
                <w:sz w:val="28"/>
                <w:szCs w:val="28"/>
                <w:rtl/>
              </w:rPr>
            </w:pPr>
            <w:r w:rsidRPr="004A7367">
              <w:rPr>
                <w:rFonts w:cs="B Lotus" w:hint="cs"/>
                <w:rtl/>
              </w:rPr>
              <w:t>کازرون</w:t>
            </w:r>
          </w:p>
        </w:tc>
        <w:tc>
          <w:tcPr>
            <w:tcW w:w="1803" w:type="dxa"/>
          </w:tcPr>
          <w:p w14:paraId="197993FD" w14:textId="751CBBC5" w:rsidR="004A7367" w:rsidRPr="004A7367" w:rsidRDefault="004A7367" w:rsidP="004A7367">
            <w:pPr>
              <w:jc w:val="center"/>
              <w:rPr>
                <w:rFonts w:cs="B Lotus"/>
                <w:sz w:val="28"/>
                <w:szCs w:val="28"/>
                <w:rtl/>
              </w:rPr>
            </w:pPr>
            <w:r w:rsidRPr="004A7367">
              <w:rPr>
                <w:rFonts w:cs="B Lotus"/>
                <w:rtl/>
              </w:rPr>
              <w:t>16</w:t>
            </w:r>
          </w:p>
        </w:tc>
        <w:tc>
          <w:tcPr>
            <w:tcW w:w="1803" w:type="dxa"/>
          </w:tcPr>
          <w:p w14:paraId="682F165E" w14:textId="6A5C63E8"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C25E8A5" w14:textId="77777777" w:rsidTr="00372823">
        <w:tc>
          <w:tcPr>
            <w:tcW w:w="1803" w:type="dxa"/>
          </w:tcPr>
          <w:p w14:paraId="39F950CC" w14:textId="77777777" w:rsidR="004A7367" w:rsidRPr="004A7367" w:rsidRDefault="004A7367" w:rsidP="004A7367">
            <w:pPr>
              <w:pStyle w:val="ListParagraph"/>
              <w:numPr>
                <w:ilvl w:val="0"/>
                <w:numId w:val="63"/>
              </w:numPr>
              <w:bidi/>
              <w:jc w:val="center"/>
              <w:rPr>
                <w:rFonts w:cs="B Lotus"/>
                <w:rtl/>
              </w:rPr>
            </w:pPr>
          </w:p>
        </w:tc>
        <w:tc>
          <w:tcPr>
            <w:tcW w:w="1803" w:type="dxa"/>
          </w:tcPr>
          <w:p w14:paraId="73A9DA45" w14:textId="7571B87C" w:rsidR="004A7367" w:rsidRPr="004A7367" w:rsidRDefault="004A7367" w:rsidP="004A7367">
            <w:pPr>
              <w:jc w:val="center"/>
              <w:rPr>
                <w:rFonts w:cs="B Lotus"/>
                <w:sz w:val="28"/>
                <w:szCs w:val="28"/>
                <w:rtl/>
              </w:rPr>
            </w:pPr>
            <w:r w:rsidRPr="004A7367">
              <w:rPr>
                <w:rFonts w:cs="B Lotus"/>
                <w:rtl/>
              </w:rPr>
              <w:t>251</w:t>
            </w:r>
          </w:p>
        </w:tc>
        <w:tc>
          <w:tcPr>
            <w:tcW w:w="1803" w:type="dxa"/>
          </w:tcPr>
          <w:p w14:paraId="56278107" w14:textId="26BF5AE5" w:rsidR="004A7367" w:rsidRPr="004A7367" w:rsidRDefault="004A7367" w:rsidP="004A7367">
            <w:pPr>
              <w:jc w:val="center"/>
              <w:rPr>
                <w:rFonts w:cs="B Lotus"/>
                <w:sz w:val="28"/>
                <w:szCs w:val="28"/>
                <w:rtl/>
              </w:rPr>
            </w:pPr>
            <w:r w:rsidRPr="004A7367">
              <w:rPr>
                <w:rFonts w:cs="B Lotus" w:hint="cs"/>
                <w:rtl/>
              </w:rPr>
              <w:t>فیروزآباد</w:t>
            </w:r>
          </w:p>
        </w:tc>
        <w:tc>
          <w:tcPr>
            <w:tcW w:w="1803" w:type="dxa"/>
          </w:tcPr>
          <w:p w14:paraId="448DBC0A" w14:textId="160EC1C2" w:rsidR="004A7367" w:rsidRPr="004A7367" w:rsidRDefault="004A7367" w:rsidP="004A7367">
            <w:pPr>
              <w:jc w:val="center"/>
              <w:rPr>
                <w:rFonts w:cs="B Lotus"/>
                <w:sz w:val="28"/>
                <w:szCs w:val="28"/>
                <w:rtl/>
              </w:rPr>
            </w:pPr>
            <w:r w:rsidRPr="004A7367">
              <w:rPr>
                <w:rFonts w:cs="B Lotus"/>
                <w:rtl/>
              </w:rPr>
              <w:t>16</w:t>
            </w:r>
          </w:p>
        </w:tc>
        <w:tc>
          <w:tcPr>
            <w:tcW w:w="1803" w:type="dxa"/>
          </w:tcPr>
          <w:p w14:paraId="0C73A4F3" w14:textId="4F2BFCA7"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9EAA4F0" w14:textId="77777777" w:rsidTr="00372823">
        <w:tc>
          <w:tcPr>
            <w:tcW w:w="1803" w:type="dxa"/>
          </w:tcPr>
          <w:p w14:paraId="2F6CB92D" w14:textId="77777777" w:rsidR="004A7367" w:rsidRPr="004A7367" w:rsidRDefault="004A7367" w:rsidP="004A7367">
            <w:pPr>
              <w:pStyle w:val="ListParagraph"/>
              <w:numPr>
                <w:ilvl w:val="0"/>
                <w:numId w:val="63"/>
              </w:numPr>
              <w:bidi/>
              <w:jc w:val="center"/>
              <w:rPr>
                <w:rFonts w:cs="B Lotus"/>
                <w:rtl/>
              </w:rPr>
            </w:pPr>
          </w:p>
        </w:tc>
        <w:tc>
          <w:tcPr>
            <w:tcW w:w="1803" w:type="dxa"/>
          </w:tcPr>
          <w:p w14:paraId="655ACD8B" w14:textId="65886FF4" w:rsidR="004A7367" w:rsidRPr="004A7367" w:rsidRDefault="004A7367" w:rsidP="004A7367">
            <w:pPr>
              <w:jc w:val="center"/>
              <w:rPr>
                <w:rFonts w:cs="B Lotus"/>
                <w:sz w:val="28"/>
                <w:szCs w:val="28"/>
                <w:rtl/>
              </w:rPr>
            </w:pPr>
            <w:r w:rsidRPr="004A7367">
              <w:rPr>
                <w:rFonts w:cs="B Lotus"/>
                <w:rtl/>
              </w:rPr>
              <w:t>252</w:t>
            </w:r>
          </w:p>
        </w:tc>
        <w:tc>
          <w:tcPr>
            <w:tcW w:w="1803" w:type="dxa"/>
          </w:tcPr>
          <w:p w14:paraId="678C31E6" w14:textId="3E3BC2F3" w:rsidR="004A7367" w:rsidRPr="004A7367" w:rsidRDefault="004A7367" w:rsidP="004A7367">
            <w:pPr>
              <w:jc w:val="center"/>
              <w:rPr>
                <w:rFonts w:cs="B Lotus"/>
                <w:sz w:val="28"/>
                <w:szCs w:val="28"/>
                <w:rtl/>
              </w:rPr>
            </w:pPr>
            <w:r w:rsidRPr="004A7367">
              <w:rPr>
                <w:rFonts w:cs="B Lotus" w:hint="cs"/>
                <w:rtl/>
              </w:rPr>
              <w:t>مرودشت</w:t>
            </w:r>
          </w:p>
        </w:tc>
        <w:tc>
          <w:tcPr>
            <w:tcW w:w="1803" w:type="dxa"/>
          </w:tcPr>
          <w:p w14:paraId="08632DAF" w14:textId="15B2BFEB" w:rsidR="004A7367" w:rsidRPr="004A7367" w:rsidRDefault="004A7367" w:rsidP="004A7367">
            <w:pPr>
              <w:jc w:val="center"/>
              <w:rPr>
                <w:rFonts w:cs="B Lotus"/>
                <w:sz w:val="28"/>
                <w:szCs w:val="28"/>
                <w:rtl/>
              </w:rPr>
            </w:pPr>
            <w:r w:rsidRPr="004A7367">
              <w:rPr>
                <w:rFonts w:cs="B Lotus"/>
                <w:rtl/>
              </w:rPr>
              <w:t>16</w:t>
            </w:r>
          </w:p>
        </w:tc>
        <w:tc>
          <w:tcPr>
            <w:tcW w:w="1803" w:type="dxa"/>
          </w:tcPr>
          <w:p w14:paraId="5FDC3FFB" w14:textId="05795378"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ACE14FA" w14:textId="77777777" w:rsidTr="00372823">
        <w:tc>
          <w:tcPr>
            <w:tcW w:w="1803" w:type="dxa"/>
          </w:tcPr>
          <w:p w14:paraId="6095090A" w14:textId="77777777" w:rsidR="004A7367" w:rsidRPr="004A7367" w:rsidRDefault="004A7367" w:rsidP="004A7367">
            <w:pPr>
              <w:pStyle w:val="ListParagraph"/>
              <w:numPr>
                <w:ilvl w:val="0"/>
                <w:numId w:val="63"/>
              </w:numPr>
              <w:bidi/>
              <w:jc w:val="center"/>
              <w:rPr>
                <w:rFonts w:cs="B Lotus"/>
                <w:rtl/>
              </w:rPr>
            </w:pPr>
          </w:p>
        </w:tc>
        <w:tc>
          <w:tcPr>
            <w:tcW w:w="1803" w:type="dxa"/>
          </w:tcPr>
          <w:p w14:paraId="19C6616F" w14:textId="1A83E5CF" w:rsidR="004A7367" w:rsidRPr="004A7367" w:rsidRDefault="004A7367" w:rsidP="004A7367">
            <w:pPr>
              <w:jc w:val="center"/>
              <w:rPr>
                <w:rFonts w:cs="B Lotus"/>
                <w:sz w:val="28"/>
                <w:szCs w:val="28"/>
                <w:rtl/>
              </w:rPr>
            </w:pPr>
            <w:r w:rsidRPr="004A7367">
              <w:rPr>
                <w:rFonts w:cs="B Lotus"/>
                <w:rtl/>
              </w:rPr>
              <w:t>253</w:t>
            </w:r>
          </w:p>
        </w:tc>
        <w:tc>
          <w:tcPr>
            <w:tcW w:w="1803" w:type="dxa"/>
          </w:tcPr>
          <w:p w14:paraId="6A94956C" w14:textId="5113E70D" w:rsidR="004A7367" w:rsidRPr="004A7367" w:rsidRDefault="004A7367" w:rsidP="004A7367">
            <w:pPr>
              <w:jc w:val="center"/>
              <w:rPr>
                <w:rFonts w:cs="B Lotus"/>
                <w:sz w:val="28"/>
                <w:szCs w:val="28"/>
                <w:rtl/>
              </w:rPr>
            </w:pPr>
            <w:r w:rsidRPr="004A7367">
              <w:rPr>
                <w:rFonts w:cs="B Lotus" w:hint="cs"/>
                <w:rtl/>
              </w:rPr>
              <w:t>اقلید</w:t>
            </w:r>
          </w:p>
        </w:tc>
        <w:tc>
          <w:tcPr>
            <w:tcW w:w="1803" w:type="dxa"/>
          </w:tcPr>
          <w:p w14:paraId="61352F9E" w14:textId="0393C80D" w:rsidR="004A7367" w:rsidRPr="004A7367" w:rsidRDefault="004A7367" w:rsidP="004A7367">
            <w:pPr>
              <w:jc w:val="center"/>
              <w:rPr>
                <w:rFonts w:cs="B Lotus"/>
                <w:sz w:val="28"/>
                <w:szCs w:val="28"/>
                <w:rtl/>
              </w:rPr>
            </w:pPr>
            <w:r w:rsidRPr="004A7367">
              <w:rPr>
                <w:rFonts w:cs="B Lotus"/>
                <w:rtl/>
              </w:rPr>
              <w:t>16</w:t>
            </w:r>
          </w:p>
        </w:tc>
        <w:tc>
          <w:tcPr>
            <w:tcW w:w="1803" w:type="dxa"/>
          </w:tcPr>
          <w:p w14:paraId="5070A301" w14:textId="576E4488"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2BAF02E1" w14:textId="77777777" w:rsidTr="00372823">
        <w:tc>
          <w:tcPr>
            <w:tcW w:w="1803" w:type="dxa"/>
          </w:tcPr>
          <w:p w14:paraId="286D2901" w14:textId="77777777" w:rsidR="004A7367" w:rsidRPr="004A7367" w:rsidRDefault="004A7367" w:rsidP="004A7367">
            <w:pPr>
              <w:pStyle w:val="ListParagraph"/>
              <w:numPr>
                <w:ilvl w:val="0"/>
                <w:numId w:val="63"/>
              </w:numPr>
              <w:bidi/>
              <w:jc w:val="center"/>
              <w:rPr>
                <w:rFonts w:cs="B Lotus"/>
                <w:rtl/>
              </w:rPr>
            </w:pPr>
          </w:p>
        </w:tc>
        <w:tc>
          <w:tcPr>
            <w:tcW w:w="1803" w:type="dxa"/>
          </w:tcPr>
          <w:p w14:paraId="5F078E83" w14:textId="3C47FCE2" w:rsidR="004A7367" w:rsidRPr="004A7367" w:rsidRDefault="004A7367" w:rsidP="004A7367">
            <w:pPr>
              <w:jc w:val="center"/>
              <w:rPr>
                <w:rFonts w:cs="B Lotus"/>
                <w:sz w:val="28"/>
                <w:szCs w:val="28"/>
                <w:rtl/>
              </w:rPr>
            </w:pPr>
            <w:r w:rsidRPr="004A7367">
              <w:rPr>
                <w:rFonts w:cs="B Lotus"/>
                <w:rtl/>
              </w:rPr>
              <w:t>254</w:t>
            </w:r>
          </w:p>
        </w:tc>
        <w:tc>
          <w:tcPr>
            <w:tcW w:w="1803" w:type="dxa"/>
          </w:tcPr>
          <w:p w14:paraId="3FF333AC" w14:textId="30BD3E06" w:rsidR="004A7367" w:rsidRPr="004A7367" w:rsidRDefault="004A7367" w:rsidP="004A7367">
            <w:pPr>
              <w:jc w:val="center"/>
              <w:rPr>
                <w:rFonts w:cs="B Lotus"/>
                <w:sz w:val="28"/>
                <w:szCs w:val="28"/>
                <w:rtl/>
              </w:rPr>
            </w:pPr>
            <w:r w:rsidRPr="004A7367">
              <w:rPr>
                <w:rFonts w:cs="B Lotus" w:hint="cs"/>
                <w:rtl/>
              </w:rPr>
              <w:t>کوار</w:t>
            </w:r>
          </w:p>
        </w:tc>
        <w:tc>
          <w:tcPr>
            <w:tcW w:w="1803" w:type="dxa"/>
          </w:tcPr>
          <w:p w14:paraId="70121F87" w14:textId="67013070" w:rsidR="004A7367" w:rsidRPr="004A7367" w:rsidRDefault="004A7367" w:rsidP="004A7367">
            <w:pPr>
              <w:jc w:val="center"/>
              <w:rPr>
                <w:rFonts w:cs="B Lotus"/>
                <w:sz w:val="28"/>
                <w:szCs w:val="28"/>
                <w:rtl/>
              </w:rPr>
            </w:pPr>
            <w:r w:rsidRPr="004A7367">
              <w:rPr>
                <w:rFonts w:cs="B Lotus"/>
                <w:rtl/>
              </w:rPr>
              <w:t>16</w:t>
            </w:r>
          </w:p>
        </w:tc>
        <w:tc>
          <w:tcPr>
            <w:tcW w:w="1803" w:type="dxa"/>
          </w:tcPr>
          <w:p w14:paraId="02507A47" w14:textId="33AC24BC"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2E8A516" w14:textId="77777777" w:rsidTr="00372823">
        <w:tc>
          <w:tcPr>
            <w:tcW w:w="1803" w:type="dxa"/>
          </w:tcPr>
          <w:p w14:paraId="4677A834" w14:textId="77777777" w:rsidR="004A7367" w:rsidRPr="004A7367" w:rsidRDefault="004A7367" w:rsidP="004A7367">
            <w:pPr>
              <w:pStyle w:val="ListParagraph"/>
              <w:numPr>
                <w:ilvl w:val="0"/>
                <w:numId w:val="63"/>
              </w:numPr>
              <w:bidi/>
              <w:jc w:val="center"/>
              <w:rPr>
                <w:rFonts w:cs="B Lotus"/>
                <w:rtl/>
              </w:rPr>
            </w:pPr>
          </w:p>
        </w:tc>
        <w:tc>
          <w:tcPr>
            <w:tcW w:w="1803" w:type="dxa"/>
          </w:tcPr>
          <w:p w14:paraId="740E3ADE" w14:textId="6E0A1749" w:rsidR="004A7367" w:rsidRPr="004A7367" w:rsidRDefault="004A7367" w:rsidP="004A7367">
            <w:pPr>
              <w:jc w:val="center"/>
              <w:rPr>
                <w:rFonts w:cs="B Lotus"/>
                <w:sz w:val="28"/>
                <w:szCs w:val="28"/>
                <w:rtl/>
              </w:rPr>
            </w:pPr>
            <w:r w:rsidRPr="004A7367">
              <w:rPr>
                <w:rFonts w:cs="B Lotus"/>
                <w:rtl/>
              </w:rPr>
              <w:t>255</w:t>
            </w:r>
          </w:p>
        </w:tc>
        <w:tc>
          <w:tcPr>
            <w:tcW w:w="1803" w:type="dxa"/>
          </w:tcPr>
          <w:p w14:paraId="60F53B47" w14:textId="142C474E" w:rsidR="004A7367" w:rsidRPr="004A7367" w:rsidRDefault="004A7367" w:rsidP="004A7367">
            <w:pPr>
              <w:jc w:val="center"/>
              <w:rPr>
                <w:rFonts w:cs="B Lotus"/>
                <w:sz w:val="28"/>
                <w:szCs w:val="28"/>
                <w:rtl/>
              </w:rPr>
            </w:pPr>
            <w:r w:rsidRPr="004A7367">
              <w:rPr>
                <w:rFonts w:cs="B Lotus" w:hint="cs"/>
                <w:rtl/>
              </w:rPr>
              <w:t>جهرم</w:t>
            </w:r>
          </w:p>
        </w:tc>
        <w:tc>
          <w:tcPr>
            <w:tcW w:w="1803" w:type="dxa"/>
          </w:tcPr>
          <w:p w14:paraId="3AEFEA89" w14:textId="01B83183" w:rsidR="004A7367" w:rsidRPr="004A7367" w:rsidRDefault="004A7367" w:rsidP="004A7367">
            <w:pPr>
              <w:jc w:val="center"/>
              <w:rPr>
                <w:rFonts w:cs="B Lotus"/>
                <w:sz w:val="28"/>
                <w:szCs w:val="28"/>
                <w:rtl/>
              </w:rPr>
            </w:pPr>
            <w:r w:rsidRPr="004A7367">
              <w:rPr>
                <w:rFonts w:cs="B Lotus"/>
                <w:rtl/>
              </w:rPr>
              <w:t>16</w:t>
            </w:r>
          </w:p>
        </w:tc>
        <w:tc>
          <w:tcPr>
            <w:tcW w:w="1803" w:type="dxa"/>
          </w:tcPr>
          <w:p w14:paraId="21055826" w14:textId="12502E95"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430B278" w14:textId="77777777" w:rsidTr="00372823">
        <w:tc>
          <w:tcPr>
            <w:tcW w:w="1803" w:type="dxa"/>
          </w:tcPr>
          <w:p w14:paraId="05A7CBDA" w14:textId="77777777" w:rsidR="004A7367" w:rsidRPr="004A7367" w:rsidRDefault="004A7367" w:rsidP="004A7367">
            <w:pPr>
              <w:pStyle w:val="ListParagraph"/>
              <w:numPr>
                <w:ilvl w:val="0"/>
                <w:numId w:val="63"/>
              </w:numPr>
              <w:bidi/>
              <w:jc w:val="center"/>
              <w:rPr>
                <w:rFonts w:cs="B Lotus"/>
                <w:rtl/>
              </w:rPr>
            </w:pPr>
          </w:p>
        </w:tc>
        <w:tc>
          <w:tcPr>
            <w:tcW w:w="1803" w:type="dxa"/>
          </w:tcPr>
          <w:p w14:paraId="22121EA0" w14:textId="2917C241" w:rsidR="004A7367" w:rsidRPr="004A7367" w:rsidRDefault="004A7367" w:rsidP="004A7367">
            <w:pPr>
              <w:jc w:val="center"/>
              <w:rPr>
                <w:rFonts w:cs="B Lotus"/>
                <w:sz w:val="28"/>
                <w:szCs w:val="28"/>
                <w:rtl/>
              </w:rPr>
            </w:pPr>
            <w:r w:rsidRPr="004A7367">
              <w:rPr>
                <w:rFonts w:cs="B Lotus"/>
                <w:rtl/>
              </w:rPr>
              <w:t>256</w:t>
            </w:r>
          </w:p>
        </w:tc>
        <w:tc>
          <w:tcPr>
            <w:tcW w:w="1803" w:type="dxa"/>
          </w:tcPr>
          <w:p w14:paraId="2C2DAD9A" w14:textId="0F8403F8" w:rsidR="004A7367" w:rsidRPr="004A7367" w:rsidRDefault="004A7367" w:rsidP="004A7367">
            <w:pPr>
              <w:jc w:val="center"/>
              <w:rPr>
                <w:rFonts w:cs="B Lotus"/>
                <w:sz w:val="28"/>
                <w:szCs w:val="28"/>
                <w:rtl/>
              </w:rPr>
            </w:pPr>
            <w:r w:rsidRPr="004A7367">
              <w:rPr>
                <w:rFonts w:cs="B Lotus" w:hint="cs"/>
                <w:rtl/>
              </w:rPr>
              <w:t>گراش</w:t>
            </w:r>
          </w:p>
        </w:tc>
        <w:tc>
          <w:tcPr>
            <w:tcW w:w="1803" w:type="dxa"/>
          </w:tcPr>
          <w:p w14:paraId="6F69BFBD" w14:textId="5698F817" w:rsidR="004A7367" w:rsidRPr="004A7367" w:rsidRDefault="004A7367" w:rsidP="004A7367">
            <w:pPr>
              <w:jc w:val="center"/>
              <w:rPr>
                <w:rFonts w:cs="B Lotus"/>
                <w:sz w:val="28"/>
                <w:szCs w:val="28"/>
                <w:rtl/>
              </w:rPr>
            </w:pPr>
            <w:r w:rsidRPr="004A7367">
              <w:rPr>
                <w:rFonts w:cs="B Lotus"/>
                <w:rtl/>
              </w:rPr>
              <w:t>16</w:t>
            </w:r>
          </w:p>
        </w:tc>
        <w:tc>
          <w:tcPr>
            <w:tcW w:w="1803" w:type="dxa"/>
          </w:tcPr>
          <w:p w14:paraId="46EDAAD9" w14:textId="457270A2"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A79A822" w14:textId="77777777" w:rsidTr="00372823">
        <w:tc>
          <w:tcPr>
            <w:tcW w:w="1803" w:type="dxa"/>
          </w:tcPr>
          <w:p w14:paraId="7A983F28" w14:textId="77777777" w:rsidR="004A7367" w:rsidRPr="004A7367" w:rsidRDefault="004A7367" w:rsidP="004A7367">
            <w:pPr>
              <w:pStyle w:val="ListParagraph"/>
              <w:numPr>
                <w:ilvl w:val="0"/>
                <w:numId w:val="63"/>
              </w:numPr>
              <w:bidi/>
              <w:jc w:val="center"/>
              <w:rPr>
                <w:rFonts w:cs="B Lotus"/>
                <w:rtl/>
              </w:rPr>
            </w:pPr>
          </w:p>
        </w:tc>
        <w:tc>
          <w:tcPr>
            <w:tcW w:w="1803" w:type="dxa"/>
          </w:tcPr>
          <w:p w14:paraId="4B3B631C" w14:textId="5257CE5E" w:rsidR="004A7367" w:rsidRPr="004A7367" w:rsidRDefault="004A7367" w:rsidP="004A7367">
            <w:pPr>
              <w:jc w:val="center"/>
              <w:rPr>
                <w:rFonts w:cs="B Lotus"/>
                <w:sz w:val="28"/>
                <w:szCs w:val="28"/>
                <w:rtl/>
              </w:rPr>
            </w:pPr>
            <w:r w:rsidRPr="004A7367">
              <w:rPr>
                <w:rFonts w:cs="B Lotus"/>
                <w:rtl/>
              </w:rPr>
              <w:t>257</w:t>
            </w:r>
          </w:p>
        </w:tc>
        <w:tc>
          <w:tcPr>
            <w:tcW w:w="1803" w:type="dxa"/>
          </w:tcPr>
          <w:p w14:paraId="405607E2" w14:textId="0D94CBFC" w:rsidR="004A7367" w:rsidRPr="004A7367" w:rsidRDefault="004A7367" w:rsidP="004A7367">
            <w:pPr>
              <w:jc w:val="center"/>
              <w:rPr>
                <w:rFonts w:cs="B Lotus"/>
                <w:sz w:val="28"/>
                <w:szCs w:val="28"/>
                <w:rtl/>
              </w:rPr>
            </w:pPr>
            <w:r w:rsidRPr="004A7367">
              <w:rPr>
                <w:rFonts w:cs="B Lotus" w:hint="cs"/>
                <w:rtl/>
              </w:rPr>
              <w:t>لار</w:t>
            </w:r>
          </w:p>
        </w:tc>
        <w:tc>
          <w:tcPr>
            <w:tcW w:w="1803" w:type="dxa"/>
          </w:tcPr>
          <w:p w14:paraId="3F79335B" w14:textId="2062423D" w:rsidR="004A7367" w:rsidRPr="004A7367" w:rsidRDefault="004A7367" w:rsidP="004A7367">
            <w:pPr>
              <w:jc w:val="center"/>
              <w:rPr>
                <w:rFonts w:cs="B Lotus"/>
                <w:sz w:val="28"/>
                <w:szCs w:val="28"/>
                <w:rtl/>
              </w:rPr>
            </w:pPr>
            <w:r w:rsidRPr="004A7367">
              <w:rPr>
                <w:rFonts w:cs="B Lotus"/>
                <w:rtl/>
              </w:rPr>
              <w:t>16</w:t>
            </w:r>
          </w:p>
        </w:tc>
        <w:tc>
          <w:tcPr>
            <w:tcW w:w="1803" w:type="dxa"/>
          </w:tcPr>
          <w:p w14:paraId="27B40420" w14:textId="7493E0C5"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797F977" w14:textId="77777777" w:rsidTr="00372823">
        <w:tc>
          <w:tcPr>
            <w:tcW w:w="1803" w:type="dxa"/>
          </w:tcPr>
          <w:p w14:paraId="6B4B80FE" w14:textId="77777777" w:rsidR="004A7367" w:rsidRPr="004A7367" w:rsidRDefault="004A7367" w:rsidP="004A7367">
            <w:pPr>
              <w:pStyle w:val="ListParagraph"/>
              <w:numPr>
                <w:ilvl w:val="0"/>
                <w:numId w:val="63"/>
              </w:numPr>
              <w:bidi/>
              <w:jc w:val="center"/>
              <w:rPr>
                <w:rFonts w:cs="B Lotus"/>
                <w:rtl/>
              </w:rPr>
            </w:pPr>
          </w:p>
        </w:tc>
        <w:tc>
          <w:tcPr>
            <w:tcW w:w="1803" w:type="dxa"/>
          </w:tcPr>
          <w:p w14:paraId="4833EFB3" w14:textId="6822D1C3" w:rsidR="004A7367" w:rsidRPr="004A7367" w:rsidRDefault="004A7367" w:rsidP="004A7367">
            <w:pPr>
              <w:jc w:val="center"/>
              <w:rPr>
                <w:rFonts w:cs="B Lotus"/>
                <w:sz w:val="28"/>
                <w:szCs w:val="28"/>
                <w:rtl/>
              </w:rPr>
            </w:pPr>
            <w:r w:rsidRPr="004A7367">
              <w:rPr>
                <w:rFonts w:cs="B Lotus"/>
                <w:rtl/>
              </w:rPr>
              <w:t>258</w:t>
            </w:r>
          </w:p>
        </w:tc>
        <w:tc>
          <w:tcPr>
            <w:tcW w:w="1803" w:type="dxa"/>
          </w:tcPr>
          <w:p w14:paraId="0B7F8D95" w14:textId="1AD60AC5" w:rsidR="004A7367" w:rsidRPr="004A7367" w:rsidRDefault="004A7367" w:rsidP="004A7367">
            <w:pPr>
              <w:jc w:val="center"/>
              <w:rPr>
                <w:rFonts w:cs="B Lotus"/>
                <w:sz w:val="28"/>
                <w:szCs w:val="28"/>
                <w:rtl/>
              </w:rPr>
            </w:pPr>
            <w:r w:rsidRPr="004A7367">
              <w:rPr>
                <w:rFonts w:cs="B Lotus" w:hint="cs"/>
                <w:rtl/>
              </w:rPr>
              <w:t>فسا</w:t>
            </w:r>
          </w:p>
        </w:tc>
        <w:tc>
          <w:tcPr>
            <w:tcW w:w="1803" w:type="dxa"/>
          </w:tcPr>
          <w:p w14:paraId="376741A8" w14:textId="2067F4BF" w:rsidR="004A7367" w:rsidRPr="004A7367" w:rsidRDefault="004A7367" w:rsidP="004A7367">
            <w:pPr>
              <w:jc w:val="center"/>
              <w:rPr>
                <w:rFonts w:cs="B Lotus"/>
                <w:sz w:val="28"/>
                <w:szCs w:val="28"/>
                <w:rtl/>
              </w:rPr>
            </w:pPr>
            <w:r w:rsidRPr="004A7367">
              <w:rPr>
                <w:rFonts w:cs="B Lotus"/>
                <w:rtl/>
              </w:rPr>
              <w:t>16</w:t>
            </w:r>
          </w:p>
        </w:tc>
        <w:tc>
          <w:tcPr>
            <w:tcW w:w="1803" w:type="dxa"/>
          </w:tcPr>
          <w:p w14:paraId="0F4E8A2C" w14:textId="4F24FA4F"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DD31717" w14:textId="77777777" w:rsidTr="00372823">
        <w:tc>
          <w:tcPr>
            <w:tcW w:w="1803" w:type="dxa"/>
          </w:tcPr>
          <w:p w14:paraId="07B784D7" w14:textId="77777777" w:rsidR="004A7367" w:rsidRPr="004A7367" w:rsidRDefault="004A7367" w:rsidP="004A7367">
            <w:pPr>
              <w:pStyle w:val="ListParagraph"/>
              <w:numPr>
                <w:ilvl w:val="0"/>
                <w:numId w:val="63"/>
              </w:numPr>
              <w:bidi/>
              <w:jc w:val="center"/>
              <w:rPr>
                <w:rFonts w:cs="B Lotus"/>
                <w:rtl/>
              </w:rPr>
            </w:pPr>
          </w:p>
        </w:tc>
        <w:tc>
          <w:tcPr>
            <w:tcW w:w="1803" w:type="dxa"/>
          </w:tcPr>
          <w:p w14:paraId="2C4A3169" w14:textId="58A38802" w:rsidR="004A7367" w:rsidRPr="004A7367" w:rsidRDefault="004A7367" w:rsidP="004A7367">
            <w:pPr>
              <w:jc w:val="center"/>
              <w:rPr>
                <w:rFonts w:cs="B Lotus"/>
                <w:sz w:val="28"/>
                <w:szCs w:val="28"/>
                <w:rtl/>
              </w:rPr>
            </w:pPr>
            <w:r w:rsidRPr="004A7367">
              <w:rPr>
                <w:rFonts w:cs="B Lotus"/>
                <w:rtl/>
              </w:rPr>
              <w:t>259</w:t>
            </w:r>
          </w:p>
        </w:tc>
        <w:tc>
          <w:tcPr>
            <w:tcW w:w="1803" w:type="dxa"/>
          </w:tcPr>
          <w:p w14:paraId="35564131" w14:textId="14A5905E" w:rsidR="004A7367" w:rsidRPr="004A7367" w:rsidRDefault="004A7367" w:rsidP="004A7367">
            <w:pPr>
              <w:jc w:val="center"/>
              <w:rPr>
                <w:rFonts w:cs="B Lotus"/>
                <w:sz w:val="28"/>
                <w:szCs w:val="28"/>
                <w:rtl/>
              </w:rPr>
            </w:pPr>
            <w:r w:rsidRPr="004A7367">
              <w:rPr>
                <w:rFonts w:cs="B Lotus" w:hint="cs"/>
                <w:rtl/>
              </w:rPr>
              <w:t>صفاشهر</w:t>
            </w:r>
          </w:p>
        </w:tc>
        <w:tc>
          <w:tcPr>
            <w:tcW w:w="1803" w:type="dxa"/>
          </w:tcPr>
          <w:p w14:paraId="490FC98B" w14:textId="2EA01F3F" w:rsidR="004A7367" w:rsidRPr="004A7367" w:rsidRDefault="004A7367" w:rsidP="004A7367">
            <w:pPr>
              <w:jc w:val="center"/>
              <w:rPr>
                <w:rFonts w:cs="B Lotus"/>
                <w:sz w:val="28"/>
                <w:szCs w:val="28"/>
                <w:rtl/>
              </w:rPr>
            </w:pPr>
            <w:r w:rsidRPr="004A7367">
              <w:rPr>
                <w:rFonts w:cs="B Lotus"/>
                <w:rtl/>
              </w:rPr>
              <w:t>16</w:t>
            </w:r>
          </w:p>
        </w:tc>
        <w:tc>
          <w:tcPr>
            <w:tcW w:w="1803" w:type="dxa"/>
          </w:tcPr>
          <w:p w14:paraId="7DB3C40A" w14:textId="4FDB7719"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AB20D3A" w14:textId="77777777" w:rsidTr="00372823">
        <w:tc>
          <w:tcPr>
            <w:tcW w:w="1803" w:type="dxa"/>
          </w:tcPr>
          <w:p w14:paraId="2C1AD1BA" w14:textId="77777777" w:rsidR="004A7367" w:rsidRPr="004A7367" w:rsidRDefault="004A7367" w:rsidP="004A7367">
            <w:pPr>
              <w:pStyle w:val="ListParagraph"/>
              <w:numPr>
                <w:ilvl w:val="0"/>
                <w:numId w:val="63"/>
              </w:numPr>
              <w:bidi/>
              <w:jc w:val="center"/>
              <w:rPr>
                <w:rFonts w:cs="B Lotus"/>
                <w:rtl/>
              </w:rPr>
            </w:pPr>
          </w:p>
        </w:tc>
        <w:tc>
          <w:tcPr>
            <w:tcW w:w="1803" w:type="dxa"/>
          </w:tcPr>
          <w:p w14:paraId="6629A971" w14:textId="3174D14D" w:rsidR="004A7367" w:rsidRPr="004A7367" w:rsidRDefault="004A7367" w:rsidP="004A7367">
            <w:pPr>
              <w:jc w:val="center"/>
              <w:rPr>
                <w:rFonts w:cs="B Lotus"/>
                <w:sz w:val="28"/>
                <w:szCs w:val="28"/>
                <w:rtl/>
              </w:rPr>
            </w:pPr>
            <w:r w:rsidRPr="004A7367">
              <w:rPr>
                <w:rFonts w:cs="B Lotus"/>
                <w:rtl/>
              </w:rPr>
              <w:t>260</w:t>
            </w:r>
          </w:p>
        </w:tc>
        <w:tc>
          <w:tcPr>
            <w:tcW w:w="1803" w:type="dxa"/>
          </w:tcPr>
          <w:p w14:paraId="675636F4" w14:textId="698E3AEE" w:rsidR="004A7367" w:rsidRPr="004A7367" w:rsidRDefault="004A7367" w:rsidP="004A7367">
            <w:pPr>
              <w:jc w:val="center"/>
              <w:rPr>
                <w:rFonts w:cs="B Lotus"/>
                <w:sz w:val="28"/>
                <w:szCs w:val="28"/>
                <w:rtl/>
              </w:rPr>
            </w:pPr>
            <w:r w:rsidRPr="004A7367">
              <w:rPr>
                <w:rFonts w:cs="B Lotus" w:hint="cs"/>
                <w:rtl/>
              </w:rPr>
              <w:t>ارسنجان</w:t>
            </w:r>
          </w:p>
        </w:tc>
        <w:tc>
          <w:tcPr>
            <w:tcW w:w="1803" w:type="dxa"/>
          </w:tcPr>
          <w:p w14:paraId="718725D9" w14:textId="1077B300" w:rsidR="004A7367" w:rsidRPr="004A7367" w:rsidRDefault="004A7367" w:rsidP="004A7367">
            <w:pPr>
              <w:jc w:val="center"/>
              <w:rPr>
                <w:rFonts w:cs="B Lotus"/>
                <w:sz w:val="28"/>
                <w:szCs w:val="28"/>
                <w:rtl/>
              </w:rPr>
            </w:pPr>
            <w:r w:rsidRPr="004A7367">
              <w:rPr>
                <w:rFonts w:cs="B Lotus"/>
                <w:rtl/>
              </w:rPr>
              <w:t>16</w:t>
            </w:r>
          </w:p>
        </w:tc>
        <w:tc>
          <w:tcPr>
            <w:tcW w:w="1803" w:type="dxa"/>
          </w:tcPr>
          <w:p w14:paraId="68C3F5A8" w14:textId="5B1AC81D"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54FF4F1" w14:textId="77777777" w:rsidTr="00372823">
        <w:tc>
          <w:tcPr>
            <w:tcW w:w="1803" w:type="dxa"/>
          </w:tcPr>
          <w:p w14:paraId="5D466385" w14:textId="77777777" w:rsidR="004A7367" w:rsidRPr="004A7367" w:rsidRDefault="004A7367" w:rsidP="004A7367">
            <w:pPr>
              <w:pStyle w:val="ListParagraph"/>
              <w:numPr>
                <w:ilvl w:val="0"/>
                <w:numId w:val="63"/>
              </w:numPr>
              <w:bidi/>
              <w:jc w:val="center"/>
              <w:rPr>
                <w:rFonts w:cs="B Lotus"/>
                <w:rtl/>
              </w:rPr>
            </w:pPr>
          </w:p>
        </w:tc>
        <w:tc>
          <w:tcPr>
            <w:tcW w:w="1803" w:type="dxa"/>
          </w:tcPr>
          <w:p w14:paraId="7BB2548A" w14:textId="2D7BD475" w:rsidR="004A7367" w:rsidRPr="004A7367" w:rsidRDefault="004A7367" w:rsidP="004A7367">
            <w:pPr>
              <w:jc w:val="center"/>
              <w:rPr>
                <w:rFonts w:cs="B Lotus"/>
                <w:sz w:val="28"/>
                <w:szCs w:val="28"/>
                <w:rtl/>
              </w:rPr>
            </w:pPr>
            <w:r w:rsidRPr="004A7367">
              <w:rPr>
                <w:rFonts w:cs="B Lotus"/>
                <w:rtl/>
              </w:rPr>
              <w:t>261</w:t>
            </w:r>
          </w:p>
        </w:tc>
        <w:tc>
          <w:tcPr>
            <w:tcW w:w="1803" w:type="dxa"/>
          </w:tcPr>
          <w:p w14:paraId="0362369C" w14:textId="029250C5" w:rsidR="004A7367" w:rsidRPr="004A7367" w:rsidRDefault="004A7367" w:rsidP="004A7367">
            <w:pPr>
              <w:jc w:val="center"/>
              <w:rPr>
                <w:rFonts w:cs="B Lotus"/>
                <w:sz w:val="28"/>
                <w:szCs w:val="28"/>
                <w:rtl/>
              </w:rPr>
            </w:pPr>
            <w:r w:rsidRPr="004A7367">
              <w:rPr>
                <w:rFonts w:cs="B Lotus" w:hint="cs"/>
                <w:rtl/>
              </w:rPr>
              <w:t>استهبان</w:t>
            </w:r>
          </w:p>
        </w:tc>
        <w:tc>
          <w:tcPr>
            <w:tcW w:w="1803" w:type="dxa"/>
          </w:tcPr>
          <w:p w14:paraId="69D5B78A" w14:textId="423134E3" w:rsidR="004A7367" w:rsidRPr="004A7367" w:rsidRDefault="004A7367" w:rsidP="004A7367">
            <w:pPr>
              <w:jc w:val="center"/>
              <w:rPr>
                <w:rFonts w:cs="B Lotus"/>
                <w:sz w:val="28"/>
                <w:szCs w:val="28"/>
                <w:rtl/>
              </w:rPr>
            </w:pPr>
            <w:r w:rsidRPr="004A7367">
              <w:rPr>
                <w:rFonts w:cs="B Lotus"/>
                <w:rtl/>
              </w:rPr>
              <w:t>16</w:t>
            </w:r>
          </w:p>
        </w:tc>
        <w:tc>
          <w:tcPr>
            <w:tcW w:w="1803" w:type="dxa"/>
          </w:tcPr>
          <w:p w14:paraId="46EF242A" w14:textId="74C6BF75"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D306377" w14:textId="77777777" w:rsidTr="00372823">
        <w:tc>
          <w:tcPr>
            <w:tcW w:w="1803" w:type="dxa"/>
          </w:tcPr>
          <w:p w14:paraId="63D55566" w14:textId="77777777" w:rsidR="004A7367" w:rsidRPr="004A7367" w:rsidRDefault="004A7367" w:rsidP="004A7367">
            <w:pPr>
              <w:pStyle w:val="ListParagraph"/>
              <w:numPr>
                <w:ilvl w:val="0"/>
                <w:numId w:val="63"/>
              </w:numPr>
              <w:bidi/>
              <w:jc w:val="center"/>
              <w:rPr>
                <w:rFonts w:cs="B Lotus"/>
                <w:rtl/>
              </w:rPr>
            </w:pPr>
          </w:p>
        </w:tc>
        <w:tc>
          <w:tcPr>
            <w:tcW w:w="1803" w:type="dxa"/>
          </w:tcPr>
          <w:p w14:paraId="47749C4A" w14:textId="07ABD7EE" w:rsidR="004A7367" w:rsidRPr="004A7367" w:rsidRDefault="004A7367" w:rsidP="004A7367">
            <w:pPr>
              <w:jc w:val="center"/>
              <w:rPr>
                <w:rFonts w:cs="B Lotus"/>
                <w:sz w:val="28"/>
                <w:szCs w:val="28"/>
                <w:rtl/>
              </w:rPr>
            </w:pPr>
            <w:r w:rsidRPr="004A7367">
              <w:rPr>
                <w:rFonts w:cs="B Lotus"/>
                <w:rtl/>
              </w:rPr>
              <w:t>262</w:t>
            </w:r>
          </w:p>
        </w:tc>
        <w:tc>
          <w:tcPr>
            <w:tcW w:w="1803" w:type="dxa"/>
          </w:tcPr>
          <w:p w14:paraId="5F9C9B72" w14:textId="668772A4" w:rsidR="004A7367" w:rsidRPr="004A7367" w:rsidRDefault="004A7367" w:rsidP="004A7367">
            <w:pPr>
              <w:jc w:val="center"/>
              <w:rPr>
                <w:rFonts w:cs="B Lotus"/>
                <w:sz w:val="28"/>
                <w:szCs w:val="28"/>
                <w:rtl/>
              </w:rPr>
            </w:pPr>
            <w:r w:rsidRPr="004A7367">
              <w:rPr>
                <w:rFonts w:cs="B Lotus" w:hint="cs"/>
                <w:rtl/>
              </w:rPr>
              <w:t>اوز</w:t>
            </w:r>
          </w:p>
        </w:tc>
        <w:tc>
          <w:tcPr>
            <w:tcW w:w="1803" w:type="dxa"/>
          </w:tcPr>
          <w:p w14:paraId="16045915" w14:textId="7545EBB8" w:rsidR="004A7367" w:rsidRPr="004A7367" w:rsidRDefault="004A7367" w:rsidP="004A7367">
            <w:pPr>
              <w:jc w:val="center"/>
              <w:rPr>
                <w:rFonts w:cs="B Lotus"/>
                <w:sz w:val="28"/>
                <w:szCs w:val="28"/>
                <w:rtl/>
              </w:rPr>
            </w:pPr>
            <w:r w:rsidRPr="004A7367">
              <w:rPr>
                <w:rFonts w:cs="B Lotus"/>
                <w:rtl/>
              </w:rPr>
              <w:t>16</w:t>
            </w:r>
          </w:p>
        </w:tc>
        <w:tc>
          <w:tcPr>
            <w:tcW w:w="1803" w:type="dxa"/>
          </w:tcPr>
          <w:p w14:paraId="3FDA26FD" w14:textId="1670F280"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D58AEA6" w14:textId="77777777" w:rsidTr="00372823">
        <w:tc>
          <w:tcPr>
            <w:tcW w:w="1803" w:type="dxa"/>
          </w:tcPr>
          <w:p w14:paraId="7365C3CD" w14:textId="77777777" w:rsidR="004A7367" w:rsidRPr="004A7367" w:rsidRDefault="004A7367" w:rsidP="004A7367">
            <w:pPr>
              <w:pStyle w:val="ListParagraph"/>
              <w:numPr>
                <w:ilvl w:val="0"/>
                <w:numId w:val="63"/>
              </w:numPr>
              <w:bidi/>
              <w:jc w:val="center"/>
              <w:rPr>
                <w:rFonts w:cs="B Lotus"/>
                <w:rtl/>
              </w:rPr>
            </w:pPr>
          </w:p>
        </w:tc>
        <w:tc>
          <w:tcPr>
            <w:tcW w:w="1803" w:type="dxa"/>
          </w:tcPr>
          <w:p w14:paraId="146476DE" w14:textId="0613C756" w:rsidR="004A7367" w:rsidRPr="004A7367" w:rsidRDefault="004A7367" w:rsidP="004A7367">
            <w:pPr>
              <w:jc w:val="center"/>
              <w:rPr>
                <w:rFonts w:cs="B Lotus"/>
                <w:sz w:val="28"/>
                <w:szCs w:val="28"/>
                <w:rtl/>
              </w:rPr>
            </w:pPr>
            <w:r w:rsidRPr="004A7367">
              <w:rPr>
                <w:rFonts w:cs="B Lotus"/>
                <w:rtl/>
              </w:rPr>
              <w:t>263</w:t>
            </w:r>
          </w:p>
        </w:tc>
        <w:tc>
          <w:tcPr>
            <w:tcW w:w="1803" w:type="dxa"/>
          </w:tcPr>
          <w:p w14:paraId="6D30E3AF" w14:textId="3FD2CF83" w:rsidR="004A7367" w:rsidRPr="004A7367" w:rsidRDefault="004A7367" w:rsidP="004A7367">
            <w:pPr>
              <w:jc w:val="center"/>
              <w:rPr>
                <w:rFonts w:cs="B Lotus"/>
                <w:sz w:val="28"/>
                <w:szCs w:val="28"/>
                <w:rtl/>
              </w:rPr>
            </w:pPr>
            <w:r w:rsidRPr="004A7367">
              <w:rPr>
                <w:rFonts w:cs="B Lotus" w:hint="cs"/>
                <w:rtl/>
              </w:rPr>
              <w:t>نی</w:t>
            </w:r>
            <w:r w:rsidRPr="004A7367">
              <w:rPr>
                <w:rFonts w:cs="B Lotus"/>
                <w:rtl/>
              </w:rPr>
              <w:t xml:space="preserve"> </w:t>
            </w:r>
            <w:r w:rsidRPr="004A7367">
              <w:rPr>
                <w:rFonts w:cs="B Lotus" w:hint="cs"/>
                <w:rtl/>
              </w:rPr>
              <w:t>ریز</w:t>
            </w:r>
          </w:p>
        </w:tc>
        <w:tc>
          <w:tcPr>
            <w:tcW w:w="1803" w:type="dxa"/>
          </w:tcPr>
          <w:p w14:paraId="079BA3E5" w14:textId="156FA0F2" w:rsidR="004A7367" w:rsidRPr="004A7367" w:rsidRDefault="004A7367" w:rsidP="004A7367">
            <w:pPr>
              <w:jc w:val="center"/>
              <w:rPr>
                <w:rFonts w:cs="B Lotus"/>
                <w:sz w:val="28"/>
                <w:szCs w:val="28"/>
                <w:rtl/>
              </w:rPr>
            </w:pPr>
            <w:r w:rsidRPr="004A7367">
              <w:rPr>
                <w:rFonts w:cs="B Lotus"/>
                <w:rtl/>
              </w:rPr>
              <w:t>16</w:t>
            </w:r>
          </w:p>
        </w:tc>
        <w:tc>
          <w:tcPr>
            <w:tcW w:w="1803" w:type="dxa"/>
          </w:tcPr>
          <w:p w14:paraId="78EB2A48" w14:textId="767E1AE9"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2261517" w14:textId="77777777" w:rsidTr="00372823">
        <w:tc>
          <w:tcPr>
            <w:tcW w:w="1803" w:type="dxa"/>
          </w:tcPr>
          <w:p w14:paraId="30B42BE8" w14:textId="77777777" w:rsidR="004A7367" w:rsidRPr="004A7367" w:rsidRDefault="004A7367" w:rsidP="004A7367">
            <w:pPr>
              <w:pStyle w:val="ListParagraph"/>
              <w:numPr>
                <w:ilvl w:val="0"/>
                <w:numId w:val="63"/>
              </w:numPr>
              <w:bidi/>
              <w:jc w:val="center"/>
              <w:rPr>
                <w:rFonts w:cs="B Lotus"/>
                <w:rtl/>
              </w:rPr>
            </w:pPr>
          </w:p>
        </w:tc>
        <w:tc>
          <w:tcPr>
            <w:tcW w:w="1803" w:type="dxa"/>
          </w:tcPr>
          <w:p w14:paraId="2E310EB7" w14:textId="5EDB42EC" w:rsidR="004A7367" w:rsidRPr="004A7367" w:rsidRDefault="004A7367" w:rsidP="004A7367">
            <w:pPr>
              <w:jc w:val="center"/>
              <w:rPr>
                <w:rFonts w:cs="B Lotus"/>
                <w:sz w:val="28"/>
                <w:szCs w:val="28"/>
                <w:rtl/>
              </w:rPr>
            </w:pPr>
            <w:r w:rsidRPr="004A7367">
              <w:rPr>
                <w:rFonts w:cs="B Lotus"/>
                <w:rtl/>
              </w:rPr>
              <w:t>264</w:t>
            </w:r>
          </w:p>
        </w:tc>
        <w:tc>
          <w:tcPr>
            <w:tcW w:w="1803" w:type="dxa"/>
          </w:tcPr>
          <w:p w14:paraId="2B0E585A" w14:textId="1CA32F54" w:rsidR="004A7367" w:rsidRPr="004A7367" w:rsidRDefault="004A7367" w:rsidP="004A7367">
            <w:pPr>
              <w:jc w:val="center"/>
              <w:rPr>
                <w:rFonts w:cs="B Lotus"/>
                <w:sz w:val="28"/>
                <w:szCs w:val="28"/>
                <w:rtl/>
              </w:rPr>
            </w:pPr>
            <w:r w:rsidRPr="004A7367">
              <w:rPr>
                <w:rFonts w:cs="B Lotus" w:hint="cs"/>
                <w:rtl/>
              </w:rPr>
              <w:t>آباده</w:t>
            </w:r>
          </w:p>
        </w:tc>
        <w:tc>
          <w:tcPr>
            <w:tcW w:w="1803" w:type="dxa"/>
          </w:tcPr>
          <w:p w14:paraId="60602E50" w14:textId="3B5B69F4" w:rsidR="004A7367" w:rsidRPr="004A7367" w:rsidRDefault="004A7367" w:rsidP="004A7367">
            <w:pPr>
              <w:jc w:val="center"/>
              <w:rPr>
                <w:rFonts w:cs="B Lotus"/>
                <w:sz w:val="28"/>
                <w:szCs w:val="28"/>
                <w:rtl/>
              </w:rPr>
            </w:pPr>
            <w:r w:rsidRPr="004A7367">
              <w:rPr>
                <w:rFonts w:cs="B Lotus"/>
                <w:rtl/>
              </w:rPr>
              <w:t>16</w:t>
            </w:r>
          </w:p>
        </w:tc>
        <w:tc>
          <w:tcPr>
            <w:tcW w:w="1803" w:type="dxa"/>
          </w:tcPr>
          <w:p w14:paraId="64DDA70D" w14:textId="3CFC9793"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78379124" w14:textId="77777777" w:rsidTr="00372823">
        <w:tc>
          <w:tcPr>
            <w:tcW w:w="1803" w:type="dxa"/>
          </w:tcPr>
          <w:p w14:paraId="5FD364CA" w14:textId="77777777" w:rsidR="004A7367" w:rsidRPr="004A7367" w:rsidRDefault="004A7367" w:rsidP="004A7367">
            <w:pPr>
              <w:pStyle w:val="ListParagraph"/>
              <w:numPr>
                <w:ilvl w:val="0"/>
                <w:numId w:val="63"/>
              </w:numPr>
              <w:bidi/>
              <w:jc w:val="center"/>
              <w:rPr>
                <w:rFonts w:cs="B Lotus"/>
                <w:rtl/>
              </w:rPr>
            </w:pPr>
          </w:p>
        </w:tc>
        <w:tc>
          <w:tcPr>
            <w:tcW w:w="1803" w:type="dxa"/>
          </w:tcPr>
          <w:p w14:paraId="5A03CAE0" w14:textId="414FA563" w:rsidR="004A7367" w:rsidRPr="004A7367" w:rsidRDefault="004A7367" w:rsidP="004A7367">
            <w:pPr>
              <w:jc w:val="center"/>
              <w:rPr>
                <w:rFonts w:cs="B Lotus"/>
                <w:sz w:val="28"/>
                <w:szCs w:val="28"/>
                <w:rtl/>
              </w:rPr>
            </w:pPr>
            <w:r w:rsidRPr="004A7367">
              <w:rPr>
                <w:rFonts w:cs="B Lotus"/>
                <w:rtl/>
              </w:rPr>
              <w:t>265</w:t>
            </w:r>
          </w:p>
        </w:tc>
        <w:tc>
          <w:tcPr>
            <w:tcW w:w="1803" w:type="dxa"/>
          </w:tcPr>
          <w:p w14:paraId="5E8AE411" w14:textId="2788AFA4" w:rsidR="004A7367" w:rsidRPr="004A7367" w:rsidRDefault="004A7367" w:rsidP="004A7367">
            <w:pPr>
              <w:jc w:val="center"/>
              <w:rPr>
                <w:rFonts w:cs="B Lotus"/>
                <w:sz w:val="28"/>
                <w:szCs w:val="28"/>
                <w:rtl/>
              </w:rPr>
            </w:pPr>
            <w:r w:rsidRPr="004A7367">
              <w:rPr>
                <w:rFonts w:cs="B Lotus" w:hint="cs"/>
                <w:rtl/>
              </w:rPr>
              <w:t>خنج</w:t>
            </w:r>
          </w:p>
        </w:tc>
        <w:tc>
          <w:tcPr>
            <w:tcW w:w="1803" w:type="dxa"/>
          </w:tcPr>
          <w:p w14:paraId="115C4136" w14:textId="41C6F6E7" w:rsidR="004A7367" w:rsidRPr="004A7367" w:rsidRDefault="004A7367" w:rsidP="004A7367">
            <w:pPr>
              <w:jc w:val="center"/>
              <w:rPr>
                <w:rFonts w:cs="B Lotus"/>
                <w:sz w:val="28"/>
                <w:szCs w:val="28"/>
                <w:rtl/>
              </w:rPr>
            </w:pPr>
            <w:r w:rsidRPr="004A7367">
              <w:rPr>
                <w:rFonts w:cs="B Lotus"/>
                <w:rtl/>
              </w:rPr>
              <w:t>16</w:t>
            </w:r>
          </w:p>
        </w:tc>
        <w:tc>
          <w:tcPr>
            <w:tcW w:w="1803" w:type="dxa"/>
          </w:tcPr>
          <w:p w14:paraId="1B3E70B6" w14:textId="08FACAF9"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8D28DA3" w14:textId="77777777" w:rsidTr="00372823">
        <w:tc>
          <w:tcPr>
            <w:tcW w:w="1803" w:type="dxa"/>
          </w:tcPr>
          <w:p w14:paraId="4D9F5B6B" w14:textId="77777777" w:rsidR="004A7367" w:rsidRPr="004A7367" w:rsidRDefault="004A7367" w:rsidP="004A7367">
            <w:pPr>
              <w:pStyle w:val="ListParagraph"/>
              <w:numPr>
                <w:ilvl w:val="0"/>
                <w:numId w:val="63"/>
              </w:numPr>
              <w:bidi/>
              <w:jc w:val="center"/>
              <w:rPr>
                <w:rFonts w:cs="B Lotus"/>
                <w:rtl/>
              </w:rPr>
            </w:pPr>
          </w:p>
        </w:tc>
        <w:tc>
          <w:tcPr>
            <w:tcW w:w="1803" w:type="dxa"/>
          </w:tcPr>
          <w:p w14:paraId="06C80B64" w14:textId="184957C6" w:rsidR="004A7367" w:rsidRPr="004A7367" w:rsidRDefault="004A7367" w:rsidP="004A7367">
            <w:pPr>
              <w:jc w:val="center"/>
              <w:rPr>
                <w:rFonts w:cs="B Lotus"/>
                <w:sz w:val="28"/>
                <w:szCs w:val="28"/>
                <w:rtl/>
              </w:rPr>
            </w:pPr>
            <w:r w:rsidRPr="004A7367">
              <w:rPr>
                <w:rFonts w:cs="B Lotus"/>
                <w:rtl/>
              </w:rPr>
              <w:t>266</w:t>
            </w:r>
          </w:p>
        </w:tc>
        <w:tc>
          <w:tcPr>
            <w:tcW w:w="1803" w:type="dxa"/>
          </w:tcPr>
          <w:p w14:paraId="4369B1CD" w14:textId="50B90BF0" w:rsidR="004A7367" w:rsidRPr="004A7367" w:rsidRDefault="004A7367" w:rsidP="004A7367">
            <w:pPr>
              <w:jc w:val="center"/>
              <w:rPr>
                <w:rFonts w:cs="B Lotus"/>
                <w:sz w:val="28"/>
                <w:szCs w:val="28"/>
                <w:rtl/>
              </w:rPr>
            </w:pPr>
            <w:r w:rsidRPr="004A7367">
              <w:rPr>
                <w:rFonts w:cs="B Lotus" w:hint="cs"/>
                <w:rtl/>
              </w:rPr>
              <w:t>لارستان</w:t>
            </w:r>
          </w:p>
        </w:tc>
        <w:tc>
          <w:tcPr>
            <w:tcW w:w="1803" w:type="dxa"/>
          </w:tcPr>
          <w:p w14:paraId="48D6E156" w14:textId="660BDB30" w:rsidR="004A7367" w:rsidRPr="004A7367" w:rsidRDefault="004A7367" w:rsidP="004A7367">
            <w:pPr>
              <w:jc w:val="center"/>
              <w:rPr>
                <w:rFonts w:cs="B Lotus"/>
                <w:sz w:val="28"/>
                <w:szCs w:val="28"/>
                <w:rtl/>
              </w:rPr>
            </w:pPr>
            <w:r w:rsidRPr="004A7367">
              <w:rPr>
                <w:rFonts w:cs="B Lotus"/>
                <w:rtl/>
              </w:rPr>
              <w:t>16</w:t>
            </w:r>
          </w:p>
        </w:tc>
        <w:tc>
          <w:tcPr>
            <w:tcW w:w="1803" w:type="dxa"/>
          </w:tcPr>
          <w:p w14:paraId="768F6E3D" w14:textId="6FE4BAF1"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8A5B27B" w14:textId="77777777" w:rsidTr="00372823">
        <w:tc>
          <w:tcPr>
            <w:tcW w:w="1803" w:type="dxa"/>
          </w:tcPr>
          <w:p w14:paraId="3A51D25E" w14:textId="77777777" w:rsidR="004A7367" w:rsidRPr="004A7367" w:rsidRDefault="004A7367" w:rsidP="004A7367">
            <w:pPr>
              <w:pStyle w:val="ListParagraph"/>
              <w:numPr>
                <w:ilvl w:val="0"/>
                <w:numId w:val="63"/>
              </w:numPr>
              <w:bidi/>
              <w:jc w:val="center"/>
              <w:rPr>
                <w:rFonts w:cs="B Lotus"/>
                <w:rtl/>
              </w:rPr>
            </w:pPr>
          </w:p>
        </w:tc>
        <w:tc>
          <w:tcPr>
            <w:tcW w:w="1803" w:type="dxa"/>
          </w:tcPr>
          <w:p w14:paraId="5090860C" w14:textId="34E4AF14" w:rsidR="004A7367" w:rsidRPr="004A7367" w:rsidRDefault="004A7367" w:rsidP="004A7367">
            <w:pPr>
              <w:jc w:val="center"/>
              <w:rPr>
                <w:rFonts w:cs="B Lotus"/>
                <w:sz w:val="28"/>
                <w:szCs w:val="28"/>
                <w:rtl/>
              </w:rPr>
            </w:pPr>
            <w:r w:rsidRPr="004A7367">
              <w:rPr>
                <w:rFonts w:cs="B Lotus"/>
                <w:rtl/>
              </w:rPr>
              <w:t>267</w:t>
            </w:r>
          </w:p>
        </w:tc>
        <w:tc>
          <w:tcPr>
            <w:tcW w:w="1803" w:type="dxa"/>
          </w:tcPr>
          <w:p w14:paraId="53736069" w14:textId="441D7219" w:rsidR="004A7367" w:rsidRPr="004A7367" w:rsidRDefault="004A7367" w:rsidP="004A7367">
            <w:pPr>
              <w:jc w:val="center"/>
              <w:rPr>
                <w:rFonts w:cs="B Lotus"/>
                <w:sz w:val="28"/>
                <w:szCs w:val="28"/>
                <w:rtl/>
              </w:rPr>
            </w:pPr>
            <w:r w:rsidRPr="004A7367">
              <w:rPr>
                <w:rFonts w:cs="B Lotus" w:hint="cs"/>
                <w:rtl/>
              </w:rPr>
              <w:t>سروستان</w:t>
            </w:r>
          </w:p>
        </w:tc>
        <w:tc>
          <w:tcPr>
            <w:tcW w:w="1803" w:type="dxa"/>
          </w:tcPr>
          <w:p w14:paraId="0C46851F" w14:textId="38AF0F23" w:rsidR="004A7367" w:rsidRPr="004A7367" w:rsidRDefault="004A7367" w:rsidP="004A7367">
            <w:pPr>
              <w:jc w:val="center"/>
              <w:rPr>
                <w:rFonts w:cs="B Lotus"/>
                <w:sz w:val="28"/>
                <w:szCs w:val="28"/>
                <w:rtl/>
              </w:rPr>
            </w:pPr>
            <w:r w:rsidRPr="004A7367">
              <w:rPr>
                <w:rFonts w:cs="B Lotus"/>
                <w:rtl/>
              </w:rPr>
              <w:t>16</w:t>
            </w:r>
          </w:p>
        </w:tc>
        <w:tc>
          <w:tcPr>
            <w:tcW w:w="1803" w:type="dxa"/>
          </w:tcPr>
          <w:p w14:paraId="086DBC19" w14:textId="2EE47454"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9A36E92" w14:textId="77777777" w:rsidTr="00372823">
        <w:tc>
          <w:tcPr>
            <w:tcW w:w="1803" w:type="dxa"/>
          </w:tcPr>
          <w:p w14:paraId="554A1EBC" w14:textId="77777777" w:rsidR="004A7367" w:rsidRPr="004A7367" w:rsidRDefault="004A7367" w:rsidP="004A7367">
            <w:pPr>
              <w:pStyle w:val="ListParagraph"/>
              <w:numPr>
                <w:ilvl w:val="0"/>
                <w:numId w:val="63"/>
              </w:numPr>
              <w:bidi/>
              <w:jc w:val="center"/>
              <w:rPr>
                <w:rFonts w:cs="B Lotus"/>
                <w:rtl/>
              </w:rPr>
            </w:pPr>
          </w:p>
        </w:tc>
        <w:tc>
          <w:tcPr>
            <w:tcW w:w="1803" w:type="dxa"/>
          </w:tcPr>
          <w:p w14:paraId="17BCF61F" w14:textId="0D4F805A" w:rsidR="004A7367" w:rsidRPr="004A7367" w:rsidRDefault="004A7367" w:rsidP="004A7367">
            <w:pPr>
              <w:jc w:val="center"/>
              <w:rPr>
                <w:rFonts w:cs="B Lotus"/>
                <w:sz w:val="28"/>
                <w:szCs w:val="28"/>
                <w:rtl/>
              </w:rPr>
            </w:pPr>
            <w:r w:rsidRPr="004A7367">
              <w:rPr>
                <w:rFonts w:cs="B Lotus"/>
                <w:rtl/>
              </w:rPr>
              <w:t>268</w:t>
            </w:r>
          </w:p>
        </w:tc>
        <w:tc>
          <w:tcPr>
            <w:tcW w:w="1803" w:type="dxa"/>
          </w:tcPr>
          <w:p w14:paraId="473ACA25" w14:textId="3DFBBB43" w:rsidR="004A7367" w:rsidRPr="004A7367" w:rsidRDefault="004A7367" w:rsidP="004A7367">
            <w:pPr>
              <w:jc w:val="center"/>
              <w:rPr>
                <w:rFonts w:cs="B Lotus"/>
                <w:sz w:val="28"/>
                <w:szCs w:val="28"/>
                <w:rtl/>
              </w:rPr>
            </w:pPr>
            <w:r w:rsidRPr="004A7367">
              <w:rPr>
                <w:rFonts w:cs="B Lotus" w:hint="cs"/>
                <w:rtl/>
              </w:rPr>
              <w:t>حاجی</w:t>
            </w:r>
            <w:r w:rsidRPr="004A7367">
              <w:rPr>
                <w:rFonts w:cs="B Lotus"/>
                <w:rtl/>
              </w:rPr>
              <w:t xml:space="preserve"> </w:t>
            </w:r>
            <w:r w:rsidRPr="004A7367">
              <w:rPr>
                <w:rFonts w:cs="B Lotus" w:hint="cs"/>
                <w:rtl/>
              </w:rPr>
              <w:t>آباد</w:t>
            </w:r>
          </w:p>
        </w:tc>
        <w:tc>
          <w:tcPr>
            <w:tcW w:w="1803" w:type="dxa"/>
          </w:tcPr>
          <w:p w14:paraId="3569C0D6" w14:textId="7D4BC683" w:rsidR="004A7367" w:rsidRPr="004A7367" w:rsidRDefault="004A7367" w:rsidP="004A7367">
            <w:pPr>
              <w:jc w:val="center"/>
              <w:rPr>
                <w:rFonts w:cs="B Lotus"/>
                <w:sz w:val="28"/>
                <w:szCs w:val="28"/>
                <w:rtl/>
              </w:rPr>
            </w:pPr>
            <w:r w:rsidRPr="004A7367">
              <w:rPr>
                <w:rFonts w:cs="B Lotus"/>
                <w:rtl/>
              </w:rPr>
              <w:t>16</w:t>
            </w:r>
          </w:p>
        </w:tc>
        <w:tc>
          <w:tcPr>
            <w:tcW w:w="1803" w:type="dxa"/>
          </w:tcPr>
          <w:p w14:paraId="3517B1F3" w14:textId="5F0B933D"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358B1F3" w14:textId="77777777" w:rsidTr="00372823">
        <w:tc>
          <w:tcPr>
            <w:tcW w:w="1803" w:type="dxa"/>
          </w:tcPr>
          <w:p w14:paraId="22264187" w14:textId="77777777" w:rsidR="004A7367" w:rsidRPr="004A7367" w:rsidRDefault="004A7367" w:rsidP="004A7367">
            <w:pPr>
              <w:pStyle w:val="ListParagraph"/>
              <w:numPr>
                <w:ilvl w:val="0"/>
                <w:numId w:val="63"/>
              </w:numPr>
              <w:bidi/>
              <w:jc w:val="center"/>
              <w:rPr>
                <w:rFonts w:cs="B Lotus"/>
                <w:rtl/>
              </w:rPr>
            </w:pPr>
          </w:p>
        </w:tc>
        <w:tc>
          <w:tcPr>
            <w:tcW w:w="1803" w:type="dxa"/>
          </w:tcPr>
          <w:p w14:paraId="5DD59EBE" w14:textId="5A1C6A8B" w:rsidR="004A7367" w:rsidRPr="004A7367" w:rsidRDefault="004A7367" w:rsidP="004A7367">
            <w:pPr>
              <w:jc w:val="center"/>
              <w:rPr>
                <w:rFonts w:cs="B Lotus"/>
                <w:sz w:val="28"/>
                <w:szCs w:val="28"/>
                <w:rtl/>
              </w:rPr>
            </w:pPr>
            <w:r w:rsidRPr="004A7367">
              <w:rPr>
                <w:rFonts w:cs="B Lotus"/>
                <w:rtl/>
              </w:rPr>
              <w:t>269</w:t>
            </w:r>
          </w:p>
        </w:tc>
        <w:tc>
          <w:tcPr>
            <w:tcW w:w="1803" w:type="dxa"/>
          </w:tcPr>
          <w:p w14:paraId="6737D8B4" w14:textId="0F30391B" w:rsidR="004A7367" w:rsidRPr="004A7367" w:rsidRDefault="004A7367" w:rsidP="004A7367">
            <w:pPr>
              <w:jc w:val="center"/>
              <w:rPr>
                <w:rFonts w:cs="B Lotus"/>
                <w:sz w:val="28"/>
                <w:szCs w:val="28"/>
                <w:rtl/>
              </w:rPr>
            </w:pPr>
            <w:r w:rsidRPr="004A7367">
              <w:rPr>
                <w:rFonts w:cs="B Lotus" w:hint="cs"/>
                <w:rtl/>
              </w:rPr>
              <w:t>ششده</w:t>
            </w:r>
          </w:p>
        </w:tc>
        <w:tc>
          <w:tcPr>
            <w:tcW w:w="1803" w:type="dxa"/>
          </w:tcPr>
          <w:p w14:paraId="648170FE" w14:textId="480B75C8" w:rsidR="004A7367" w:rsidRPr="004A7367" w:rsidRDefault="004A7367" w:rsidP="004A7367">
            <w:pPr>
              <w:jc w:val="center"/>
              <w:rPr>
                <w:rFonts w:cs="B Lotus"/>
                <w:sz w:val="28"/>
                <w:szCs w:val="28"/>
                <w:rtl/>
              </w:rPr>
            </w:pPr>
            <w:r w:rsidRPr="004A7367">
              <w:rPr>
                <w:rFonts w:cs="B Lotus"/>
                <w:rtl/>
              </w:rPr>
              <w:t>16</w:t>
            </w:r>
          </w:p>
        </w:tc>
        <w:tc>
          <w:tcPr>
            <w:tcW w:w="1803" w:type="dxa"/>
          </w:tcPr>
          <w:p w14:paraId="54D8A6ED" w14:textId="7AB2639A"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CE40042" w14:textId="77777777" w:rsidTr="00372823">
        <w:tc>
          <w:tcPr>
            <w:tcW w:w="1803" w:type="dxa"/>
          </w:tcPr>
          <w:p w14:paraId="663D8150" w14:textId="77777777" w:rsidR="004A7367" w:rsidRPr="004A7367" w:rsidRDefault="004A7367" w:rsidP="004A7367">
            <w:pPr>
              <w:pStyle w:val="ListParagraph"/>
              <w:numPr>
                <w:ilvl w:val="0"/>
                <w:numId w:val="63"/>
              </w:numPr>
              <w:bidi/>
              <w:jc w:val="center"/>
              <w:rPr>
                <w:rFonts w:cs="B Lotus"/>
                <w:rtl/>
              </w:rPr>
            </w:pPr>
          </w:p>
        </w:tc>
        <w:tc>
          <w:tcPr>
            <w:tcW w:w="1803" w:type="dxa"/>
          </w:tcPr>
          <w:p w14:paraId="4CAF78D7" w14:textId="28A40501" w:rsidR="004A7367" w:rsidRPr="004A7367" w:rsidRDefault="004A7367" w:rsidP="004A7367">
            <w:pPr>
              <w:jc w:val="center"/>
              <w:rPr>
                <w:rFonts w:cs="B Lotus"/>
                <w:sz w:val="28"/>
                <w:szCs w:val="28"/>
                <w:rtl/>
              </w:rPr>
            </w:pPr>
            <w:r w:rsidRPr="004A7367">
              <w:rPr>
                <w:rFonts w:cs="B Lotus"/>
                <w:rtl/>
              </w:rPr>
              <w:t>270</w:t>
            </w:r>
          </w:p>
        </w:tc>
        <w:tc>
          <w:tcPr>
            <w:tcW w:w="1803" w:type="dxa"/>
          </w:tcPr>
          <w:p w14:paraId="02BBA77A" w14:textId="3760CD28" w:rsidR="004A7367" w:rsidRPr="004A7367" w:rsidRDefault="004A7367" w:rsidP="004A7367">
            <w:pPr>
              <w:jc w:val="center"/>
              <w:rPr>
                <w:rFonts w:cs="B Lotus"/>
                <w:sz w:val="28"/>
                <w:szCs w:val="28"/>
                <w:rtl/>
              </w:rPr>
            </w:pPr>
            <w:r w:rsidRPr="004A7367">
              <w:rPr>
                <w:rFonts w:cs="B Lotus" w:hint="cs"/>
                <w:rtl/>
              </w:rPr>
              <w:t>خرامه</w:t>
            </w:r>
          </w:p>
        </w:tc>
        <w:tc>
          <w:tcPr>
            <w:tcW w:w="1803" w:type="dxa"/>
          </w:tcPr>
          <w:p w14:paraId="74149EDA" w14:textId="17AB508D" w:rsidR="004A7367" w:rsidRPr="004A7367" w:rsidRDefault="004A7367" w:rsidP="004A7367">
            <w:pPr>
              <w:jc w:val="center"/>
              <w:rPr>
                <w:rFonts w:cs="B Lotus"/>
                <w:sz w:val="28"/>
                <w:szCs w:val="28"/>
                <w:rtl/>
              </w:rPr>
            </w:pPr>
            <w:r w:rsidRPr="004A7367">
              <w:rPr>
                <w:rFonts w:cs="B Lotus"/>
                <w:rtl/>
              </w:rPr>
              <w:t>16</w:t>
            </w:r>
          </w:p>
        </w:tc>
        <w:tc>
          <w:tcPr>
            <w:tcW w:w="1803" w:type="dxa"/>
          </w:tcPr>
          <w:p w14:paraId="561EFF7E" w14:textId="223DDC9C"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AB8A1D3" w14:textId="77777777" w:rsidTr="00372823">
        <w:tc>
          <w:tcPr>
            <w:tcW w:w="1803" w:type="dxa"/>
          </w:tcPr>
          <w:p w14:paraId="15CD398D" w14:textId="77777777" w:rsidR="004A7367" w:rsidRPr="004A7367" w:rsidRDefault="004A7367" w:rsidP="004A7367">
            <w:pPr>
              <w:pStyle w:val="ListParagraph"/>
              <w:numPr>
                <w:ilvl w:val="0"/>
                <w:numId w:val="63"/>
              </w:numPr>
              <w:bidi/>
              <w:jc w:val="center"/>
              <w:rPr>
                <w:rFonts w:cs="B Lotus"/>
                <w:rtl/>
              </w:rPr>
            </w:pPr>
          </w:p>
        </w:tc>
        <w:tc>
          <w:tcPr>
            <w:tcW w:w="1803" w:type="dxa"/>
          </w:tcPr>
          <w:p w14:paraId="01EAC89C" w14:textId="3A4506AB" w:rsidR="004A7367" w:rsidRPr="004A7367" w:rsidRDefault="004A7367" w:rsidP="004A7367">
            <w:pPr>
              <w:jc w:val="center"/>
              <w:rPr>
                <w:rFonts w:cs="B Lotus"/>
                <w:sz w:val="28"/>
                <w:szCs w:val="28"/>
                <w:rtl/>
              </w:rPr>
            </w:pPr>
            <w:r w:rsidRPr="004A7367">
              <w:rPr>
                <w:rFonts w:cs="B Lotus"/>
                <w:rtl/>
              </w:rPr>
              <w:t>271</w:t>
            </w:r>
          </w:p>
        </w:tc>
        <w:tc>
          <w:tcPr>
            <w:tcW w:w="1803" w:type="dxa"/>
          </w:tcPr>
          <w:p w14:paraId="271EBA0D" w14:textId="051D983B" w:rsidR="004A7367" w:rsidRPr="004A7367" w:rsidRDefault="004A7367" w:rsidP="004A7367">
            <w:pPr>
              <w:jc w:val="center"/>
              <w:rPr>
                <w:rFonts w:cs="B Lotus"/>
                <w:sz w:val="28"/>
                <w:szCs w:val="28"/>
                <w:rtl/>
              </w:rPr>
            </w:pPr>
            <w:r w:rsidRPr="004A7367">
              <w:rPr>
                <w:rFonts w:cs="B Lotus" w:hint="cs"/>
                <w:rtl/>
              </w:rPr>
              <w:t>زرقان</w:t>
            </w:r>
          </w:p>
        </w:tc>
        <w:tc>
          <w:tcPr>
            <w:tcW w:w="1803" w:type="dxa"/>
          </w:tcPr>
          <w:p w14:paraId="60D45319" w14:textId="5B65B532" w:rsidR="004A7367" w:rsidRPr="004A7367" w:rsidRDefault="004A7367" w:rsidP="004A7367">
            <w:pPr>
              <w:jc w:val="center"/>
              <w:rPr>
                <w:rFonts w:cs="B Lotus"/>
                <w:sz w:val="28"/>
                <w:szCs w:val="28"/>
                <w:rtl/>
              </w:rPr>
            </w:pPr>
            <w:r w:rsidRPr="004A7367">
              <w:rPr>
                <w:rFonts w:cs="B Lotus"/>
                <w:rtl/>
              </w:rPr>
              <w:t>16</w:t>
            </w:r>
          </w:p>
        </w:tc>
        <w:tc>
          <w:tcPr>
            <w:tcW w:w="1803" w:type="dxa"/>
          </w:tcPr>
          <w:p w14:paraId="4C84D6C6" w14:textId="67E52DFB"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176CA13" w14:textId="77777777" w:rsidTr="00372823">
        <w:tc>
          <w:tcPr>
            <w:tcW w:w="1803" w:type="dxa"/>
          </w:tcPr>
          <w:p w14:paraId="25C416D2" w14:textId="77777777" w:rsidR="004A7367" w:rsidRPr="004A7367" w:rsidRDefault="004A7367" w:rsidP="004A7367">
            <w:pPr>
              <w:pStyle w:val="ListParagraph"/>
              <w:numPr>
                <w:ilvl w:val="0"/>
                <w:numId w:val="63"/>
              </w:numPr>
              <w:bidi/>
              <w:jc w:val="center"/>
              <w:rPr>
                <w:rFonts w:cs="B Lotus"/>
                <w:rtl/>
              </w:rPr>
            </w:pPr>
          </w:p>
        </w:tc>
        <w:tc>
          <w:tcPr>
            <w:tcW w:w="1803" w:type="dxa"/>
          </w:tcPr>
          <w:p w14:paraId="3824E90E" w14:textId="5E21E8D3" w:rsidR="004A7367" w:rsidRPr="004A7367" w:rsidRDefault="004A7367" w:rsidP="004A7367">
            <w:pPr>
              <w:jc w:val="center"/>
              <w:rPr>
                <w:rFonts w:cs="B Lotus"/>
                <w:sz w:val="28"/>
                <w:szCs w:val="28"/>
                <w:rtl/>
              </w:rPr>
            </w:pPr>
            <w:r w:rsidRPr="004A7367">
              <w:rPr>
                <w:rFonts w:cs="B Lotus"/>
                <w:rtl/>
              </w:rPr>
              <w:t>272</w:t>
            </w:r>
          </w:p>
        </w:tc>
        <w:tc>
          <w:tcPr>
            <w:tcW w:w="1803" w:type="dxa"/>
          </w:tcPr>
          <w:p w14:paraId="7B0D89E9" w14:textId="55EDBD0B" w:rsidR="004A7367" w:rsidRPr="004A7367" w:rsidRDefault="004A7367" w:rsidP="004A7367">
            <w:pPr>
              <w:jc w:val="center"/>
              <w:rPr>
                <w:rFonts w:cs="B Lotus"/>
                <w:sz w:val="28"/>
                <w:szCs w:val="28"/>
                <w:rtl/>
              </w:rPr>
            </w:pPr>
            <w:r w:rsidRPr="004A7367">
              <w:rPr>
                <w:rFonts w:cs="B Lotus" w:hint="cs"/>
                <w:rtl/>
              </w:rPr>
              <w:t>لامرد</w:t>
            </w:r>
          </w:p>
        </w:tc>
        <w:tc>
          <w:tcPr>
            <w:tcW w:w="1803" w:type="dxa"/>
          </w:tcPr>
          <w:p w14:paraId="5170A8F4" w14:textId="1C7A3966" w:rsidR="004A7367" w:rsidRPr="004A7367" w:rsidRDefault="004A7367" w:rsidP="004A7367">
            <w:pPr>
              <w:jc w:val="center"/>
              <w:rPr>
                <w:rFonts w:cs="B Lotus"/>
                <w:sz w:val="28"/>
                <w:szCs w:val="28"/>
                <w:rtl/>
              </w:rPr>
            </w:pPr>
            <w:r w:rsidRPr="004A7367">
              <w:rPr>
                <w:rFonts w:cs="B Lotus"/>
                <w:rtl/>
              </w:rPr>
              <w:t>16</w:t>
            </w:r>
          </w:p>
        </w:tc>
        <w:tc>
          <w:tcPr>
            <w:tcW w:w="1803" w:type="dxa"/>
          </w:tcPr>
          <w:p w14:paraId="6A0E7579" w14:textId="17F8AED6"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1FF73B1" w14:textId="77777777" w:rsidTr="00372823">
        <w:tc>
          <w:tcPr>
            <w:tcW w:w="1803" w:type="dxa"/>
          </w:tcPr>
          <w:p w14:paraId="5F8B81B3" w14:textId="77777777" w:rsidR="004A7367" w:rsidRPr="004A7367" w:rsidRDefault="004A7367" w:rsidP="004A7367">
            <w:pPr>
              <w:pStyle w:val="ListParagraph"/>
              <w:numPr>
                <w:ilvl w:val="0"/>
                <w:numId w:val="63"/>
              </w:numPr>
              <w:bidi/>
              <w:jc w:val="center"/>
              <w:rPr>
                <w:rFonts w:cs="B Lotus"/>
                <w:rtl/>
              </w:rPr>
            </w:pPr>
          </w:p>
        </w:tc>
        <w:tc>
          <w:tcPr>
            <w:tcW w:w="1803" w:type="dxa"/>
          </w:tcPr>
          <w:p w14:paraId="5533181D" w14:textId="3A5804BC" w:rsidR="004A7367" w:rsidRPr="004A7367" w:rsidRDefault="004A7367" w:rsidP="004A7367">
            <w:pPr>
              <w:jc w:val="center"/>
              <w:rPr>
                <w:rFonts w:cs="B Lotus"/>
                <w:sz w:val="28"/>
                <w:szCs w:val="28"/>
                <w:rtl/>
              </w:rPr>
            </w:pPr>
            <w:r w:rsidRPr="004A7367">
              <w:rPr>
                <w:rFonts w:cs="B Lotus"/>
                <w:rtl/>
              </w:rPr>
              <w:t>273</w:t>
            </w:r>
          </w:p>
        </w:tc>
        <w:tc>
          <w:tcPr>
            <w:tcW w:w="1803" w:type="dxa"/>
          </w:tcPr>
          <w:p w14:paraId="2430E8E1" w14:textId="5DBA7497" w:rsidR="004A7367" w:rsidRPr="004A7367" w:rsidRDefault="004A7367" w:rsidP="004A7367">
            <w:pPr>
              <w:jc w:val="center"/>
              <w:rPr>
                <w:rFonts w:cs="B Lotus"/>
                <w:sz w:val="28"/>
                <w:szCs w:val="28"/>
                <w:rtl/>
              </w:rPr>
            </w:pPr>
            <w:r w:rsidRPr="004A7367">
              <w:rPr>
                <w:rFonts w:cs="B Lotus" w:hint="cs"/>
                <w:rtl/>
              </w:rPr>
              <w:t>بیضاء</w:t>
            </w:r>
          </w:p>
        </w:tc>
        <w:tc>
          <w:tcPr>
            <w:tcW w:w="1803" w:type="dxa"/>
          </w:tcPr>
          <w:p w14:paraId="0362B923" w14:textId="5517ABF5" w:rsidR="004A7367" w:rsidRPr="004A7367" w:rsidRDefault="004A7367" w:rsidP="004A7367">
            <w:pPr>
              <w:jc w:val="center"/>
              <w:rPr>
                <w:rFonts w:cs="B Lotus"/>
                <w:sz w:val="28"/>
                <w:szCs w:val="28"/>
                <w:rtl/>
              </w:rPr>
            </w:pPr>
            <w:r w:rsidRPr="004A7367">
              <w:rPr>
                <w:rFonts w:cs="B Lotus"/>
                <w:rtl/>
              </w:rPr>
              <w:t>16</w:t>
            </w:r>
          </w:p>
        </w:tc>
        <w:tc>
          <w:tcPr>
            <w:tcW w:w="1803" w:type="dxa"/>
          </w:tcPr>
          <w:p w14:paraId="7D652C6F" w14:textId="082CAD73"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C299816" w14:textId="77777777" w:rsidTr="00372823">
        <w:tc>
          <w:tcPr>
            <w:tcW w:w="1803" w:type="dxa"/>
          </w:tcPr>
          <w:p w14:paraId="1F3DCBCE" w14:textId="77777777" w:rsidR="004A7367" w:rsidRPr="004A7367" w:rsidRDefault="004A7367" w:rsidP="004A7367">
            <w:pPr>
              <w:pStyle w:val="ListParagraph"/>
              <w:numPr>
                <w:ilvl w:val="0"/>
                <w:numId w:val="63"/>
              </w:numPr>
              <w:bidi/>
              <w:jc w:val="center"/>
              <w:rPr>
                <w:rFonts w:cs="B Lotus"/>
                <w:rtl/>
              </w:rPr>
            </w:pPr>
          </w:p>
        </w:tc>
        <w:tc>
          <w:tcPr>
            <w:tcW w:w="1803" w:type="dxa"/>
          </w:tcPr>
          <w:p w14:paraId="500635C0" w14:textId="3506C748" w:rsidR="004A7367" w:rsidRPr="004A7367" w:rsidRDefault="004A7367" w:rsidP="004A7367">
            <w:pPr>
              <w:jc w:val="center"/>
              <w:rPr>
                <w:rFonts w:cs="B Lotus"/>
                <w:sz w:val="28"/>
                <w:szCs w:val="28"/>
                <w:rtl/>
              </w:rPr>
            </w:pPr>
            <w:r w:rsidRPr="004A7367">
              <w:rPr>
                <w:rFonts w:cs="B Lotus"/>
                <w:rtl/>
              </w:rPr>
              <w:t>274</w:t>
            </w:r>
          </w:p>
        </w:tc>
        <w:tc>
          <w:tcPr>
            <w:tcW w:w="1803" w:type="dxa"/>
          </w:tcPr>
          <w:p w14:paraId="1948E889" w14:textId="6017D8F7" w:rsidR="004A7367" w:rsidRPr="004A7367" w:rsidRDefault="004A7367" w:rsidP="004A7367">
            <w:pPr>
              <w:jc w:val="center"/>
              <w:rPr>
                <w:rFonts w:cs="B Lotus"/>
                <w:sz w:val="28"/>
                <w:szCs w:val="28"/>
                <w:rtl/>
              </w:rPr>
            </w:pPr>
            <w:r w:rsidRPr="004A7367">
              <w:rPr>
                <w:rFonts w:cs="B Lotus" w:hint="cs"/>
                <w:rtl/>
              </w:rPr>
              <w:t>سپیدان</w:t>
            </w:r>
          </w:p>
        </w:tc>
        <w:tc>
          <w:tcPr>
            <w:tcW w:w="1803" w:type="dxa"/>
          </w:tcPr>
          <w:p w14:paraId="1D0D84D2" w14:textId="0DEB6455" w:rsidR="004A7367" w:rsidRPr="004A7367" w:rsidRDefault="004A7367" w:rsidP="004A7367">
            <w:pPr>
              <w:jc w:val="center"/>
              <w:rPr>
                <w:rFonts w:cs="B Lotus"/>
                <w:sz w:val="28"/>
                <w:szCs w:val="28"/>
                <w:rtl/>
              </w:rPr>
            </w:pPr>
            <w:r w:rsidRPr="004A7367">
              <w:rPr>
                <w:rFonts w:cs="B Lotus"/>
                <w:rtl/>
              </w:rPr>
              <w:t>16</w:t>
            </w:r>
          </w:p>
        </w:tc>
        <w:tc>
          <w:tcPr>
            <w:tcW w:w="1803" w:type="dxa"/>
          </w:tcPr>
          <w:p w14:paraId="2AAD36D8" w14:textId="1A74DA3C"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EA4784A" w14:textId="77777777" w:rsidTr="00372823">
        <w:tc>
          <w:tcPr>
            <w:tcW w:w="1803" w:type="dxa"/>
          </w:tcPr>
          <w:p w14:paraId="0D8BF545" w14:textId="77777777" w:rsidR="004A7367" w:rsidRPr="004A7367" w:rsidRDefault="004A7367" w:rsidP="004A7367">
            <w:pPr>
              <w:pStyle w:val="ListParagraph"/>
              <w:numPr>
                <w:ilvl w:val="0"/>
                <w:numId w:val="63"/>
              </w:numPr>
              <w:bidi/>
              <w:jc w:val="center"/>
              <w:rPr>
                <w:rFonts w:cs="B Lotus"/>
                <w:rtl/>
              </w:rPr>
            </w:pPr>
          </w:p>
        </w:tc>
        <w:tc>
          <w:tcPr>
            <w:tcW w:w="1803" w:type="dxa"/>
          </w:tcPr>
          <w:p w14:paraId="42BC78E1" w14:textId="0FE502F8" w:rsidR="004A7367" w:rsidRPr="004A7367" w:rsidRDefault="004A7367" w:rsidP="004A7367">
            <w:pPr>
              <w:jc w:val="center"/>
              <w:rPr>
                <w:rFonts w:cs="B Lotus"/>
                <w:sz w:val="28"/>
                <w:szCs w:val="28"/>
                <w:rtl/>
              </w:rPr>
            </w:pPr>
            <w:r w:rsidRPr="004A7367">
              <w:rPr>
                <w:rFonts w:cs="B Lotus"/>
                <w:rtl/>
              </w:rPr>
              <w:t>275</w:t>
            </w:r>
          </w:p>
        </w:tc>
        <w:tc>
          <w:tcPr>
            <w:tcW w:w="1803" w:type="dxa"/>
          </w:tcPr>
          <w:p w14:paraId="5376375D" w14:textId="5FAFAF65" w:rsidR="004A7367" w:rsidRPr="004A7367" w:rsidRDefault="004A7367" w:rsidP="004A7367">
            <w:pPr>
              <w:jc w:val="center"/>
              <w:rPr>
                <w:rFonts w:cs="B Lotus"/>
                <w:sz w:val="28"/>
                <w:szCs w:val="28"/>
                <w:rtl/>
              </w:rPr>
            </w:pPr>
            <w:r w:rsidRPr="004A7367">
              <w:rPr>
                <w:rFonts w:cs="B Lotus" w:hint="cs"/>
                <w:rtl/>
              </w:rPr>
              <w:t>سورمق</w:t>
            </w:r>
          </w:p>
        </w:tc>
        <w:tc>
          <w:tcPr>
            <w:tcW w:w="1803" w:type="dxa"/>
          </w:tcPr>
          <w:p w14:paraId="7936CCA3" w14:textId="71E8A495" w:rsidR="004A7367" w:rsidRPr="004A7367" w:rsidRDefault="004A7367" w:rsidP="004A7367">
            <w:pPr>
              <w:jc w:val="center"/>
              <w:rPr>
                <w:rFonts w:cs="B Lotus"/>
                <w:sz w:val="28"/>
                <w:szCs w:val="28"/>
                <w:rtl/>
              </w:rPr>
            </w:pPr>
            <w:r w:rsidRPr="004A7367">
              <w:rPr>
                <w:rFonts w:cs="B Lotus"/>
                <w:rtl/>
              </w:rPr>
              <w:t>16</w:t>
            </w:r>
          </w:p>
        </w:tc>
        <w:tc>
          <w:tcPr>
            <w:tcW w:w="1803" w:type="dxa"/>
          </w:tcPr>
          <w:p w14:paraId="465591F5" w14:textId="04FEE1BE"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C0A51F6" w14:textId="77777777" w:rsidTr="00372823">
        <w:tc>
          <w:tcPr>
            <w:tcW w:w="1803" w:type="dxa"/>
          </w:tcPr>
          <w:p w14:paraId="234CFC4E" w14:textId="77777777" w:rsidR="004A7367" w:rsidRPr="004A7367" w:rsidRDefault="004A7367" w:rsidP="004A7367">
            <w:pPr>
              <w:pStyle w:val="ListParagraph"/>
              <w:numPr>
                <w:ilvl w:val="0"/>
                <w:numId w:val="63"/>
              </w:numPr>
              <w:bidi/>
              <w:jc w:val="center"/>
              <w:rPr>
                <w:rFonts w:cs="B Lotus"/>
                <w:rtl/>
              </w:rPr>
            </w:pPr>
          </w:p>
        </w:tc>
        <w:tc>
          <w:tcPr>
            <w:tcW w:w="1803" w:type="dxa"/>
          </w:tcPr>
          <w:p w14:paraId="36A7A3B2" w14:textId="4126E202" w:rsidR="004A7367" w:rsidRPr="004A7367" w:rsidRDefault="004A7367" w:rsidP="004A7367">
            <w:pPr>
              <w:jc w:val="center"/>
              <w:rPr>
                <w:rFonts w:cs="B Lotus"/>
                <w:sz w:val="28"/>
                <w:szCs w:val="28"/>
                <w:rtl/>
              </w:rPr>
            </w:pPr>
            <w:r w:rsidRPr="004A7367">
              <w:rPr>
                <w:rFonts w:cs="B Lotus"/>
                <w:rtl/>
              </w:rPr>
              <w:t>276</w:t>
            </w:r>
          </w:p>
        </w:tc>
        <w:tc>
          <w:tcPr>
            <w:tcW w:w="1803" w:type="dxa"/>
          </w:tcPr>
          <w:p w14:paraId="583FC465" w14:textId="0BB9321C" w:rsidR="004A7367" w:rsidRPr="004A7367" w:rsidRDefault="004A7367" w:rsidP="004A7367">
            <w:pPr>
              <w:jc w:val="center"/>
              <w:rPr>
                <w:rFonts w:cs="B Lotus"/>
                <w:sz w:val="28"/>
                <w:szCs w:val="28"/>
                <w:rtl/>
              </w:rPr>
            </w:pPr>
            <w:r w:rsidRPr="004A7367">
              <w:rPr>
                <w:rFonts w:cs="B Lotus" w:hint="cs"/>
                <w:rtl/>
              </w:rPr>
              <w:t>قیروکارزین</w:t>
            </w:r>
          </w:p>
        </w:tc>
        <w:tc>
          <w:tcPr>
            <w:tcW w:w="1803" w:type="dxa"/>
          </w:tcPr>
          <w:p w14:paraId="215E43A4" w14:textId="5AC4054E" w:rsidR="004A7367" w:rsidRPr="004A7367" w:rsidRDefault="004A7367" w:rsidP="004A7367">
            <w:pPr>
              <w:jc w:val="center"/>
              <w:rPr>
                <w:rFonts w:cs="B Lotus"/>
                <w:sz w:val="28"/>
                <w:szCs w:val="28"/>
                <w:rtl/>
              </w:rPr>
            </w:pPr>
            <w:r w:rsidRPr="004A7367">
              <w:rPr>
                <w:rFonts w:cs="B Lotus"/>
                <w:rtl/>
              </w:rPr>
              <w:t>16</w:t>
            </w:r>
          </w:p>
        </w:tc>
        <w:tc>
          <w:tcPr>
            <w:tcW w:w="1803" w:type="dxa"/>
          </w:tcPr>
          <w:p w14:paraId="3855A21A" w14:textId="2D0C76D3"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501C496" w14:textId="77777777" w:rsidTr="00372823">
        <w:tc>
          <w:tcPr>
            <w:tcW w:w="1803" w:type="dxa"/>
          </w:tcPr>
          <w:p w14:paraId="23770D64" w14:textId="77777777" w:rsidR="004A7367" w:rsidRPr="004A7367" w:rsidRDefault="004A7367" w:rsidP="004A7367">
            <w:pPr>
              <w:pStyle w:val="ListParagraph"/>
              <w:numPr>
                <w:ilvl w:val="0"/>
                <w:numId w:val="63"/>
              </w:numPr>
              <w:bidi/>
              <w:jc w:val="center"/>
              <w:rPr>
                <w:rFonts w:cs="B Lotus"/>
                <w:rtl/>
              </w:rPr>
            </w:pPr>
          </w:p>
        </w:tc>
        <w:tc>
          <w:tcPr>
            <w:tcW w:w="1803" w:type="dxa"/>
          </w:tcPr>
          <w:p w14:paraId="72F72CD2" w14:textId="52374F4C" w:rsidR="004A7367" w:rsidRPr="004A7367" w:rsidRDefault="004A7367" w:rsidP="004A7367">
            <w:pPr>
              <w:jc w:val="center"/>
              <w:rPr>
                <w:rFonts w:cs="B Lotus"/>
                <w:sz w:val="28"/>
                <w:szCs w:val="28"/>
                <w:rtl/>
              </w:rPr>
            </w:pPr>
            <w:r w:rsidRPr="004A7367">
              <w:rPr>
                <w:rFonts w:cs="B Lotus"/>
                <w:rtl/>
              </w:rPr>
              <w:t>277</w:t>
            </w:r>
          </w:p>
        </w:tc>
        <w:tc>
          <w:tcPr>
            <w:tcW w:w="1803" w:type="dxa"/>
          </w:tcPr>
          <w:p w14:paraId="0F7F680E" w14:textId="2EE9FDDD" w:rsidR="004A7367" w:rsidRPr="004A7367" w:rsidRDefault="004A7367" w:rsidP="004A7367">
            <w:pPr>
              <w:jc w:val="center"/>
              <w:rPr>
                <w:rFonts w:cs="B Lotus"/>
                <w:sz w:val="28"/>
                <w:szCs w:val="28"/>
                <w:rtl/>
              </w:rPr>
            </w:pPr>
            <w:r w:rsidRPr="004A7367">
              <w:rPr>
                <w:rFonts w:cs="B Lotus" w:hint="cs"/>
                <w:rtl/>
              </w:rPr>
              <w:t>قائمیه</w:t>
            </w:r>
          </w:p>
        </w:tc>
        <w:tc>
          <w:tcPr>
            <w:tcW w:w="1803" w:type="dxa"/>
          </w:tcPr>
          <w:p w14:paraId="25C7ACFD" w14:textId="61BCC64C" w:rsidR="004A7367" w:rsidRPr="004A7367" w:rsidRDefault="004A7367" w:rsidP="004A7367">
            <w:pPr>
              <w:jc w:val="center"/>
              <w:rPr>
                <w:rFonts w:cs="B Lotus"/>
                <w:sz w:val="28"/>
                <w:szCs w:val="28"/>
                <w:rtl/>
              </w:rPr>
            </w:pPr>
            <w:r w:rsidRPr="004A7367">
              <w:rPr>
                <w:rFonts w:cs="B Lotus"/>
                <w:rtl/>
              </w:rPr>
              <w:t>16</w:t>
            </w:r>
          </w:p>
        </w:tc>
        <w:tc>
          <w:tcPr>
            <w:tcW w:w="1803" w:type="dxa"/>
          </w:tcPr>
          <w:p w14:paraId="78443FD2" w14:textId="22104899"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C58C508" w14:textId="77777777" w:rsidTr="00372823">
        <w:tc>
          <w:tcPr>
            <w:tcW w:w="1803" w:type="dxa"/>
          </w:tcPr>
          <w:p w14:paraId="03DE4F21" w14:textId="77777777" w:rsidR="004A7367" w:rsidRPr="004A7367" w:rsidRDefault="004A7367" w:rsidP="004A7367">
            <w:pPr>
              <w:pStyle w:val="ListParagraph"/>
              <w:numPr>
                <w:ilvl w:val="0"/>
                <w:numId w:val="63"/>
              </w:numPr>
              <w:bidi/>
              <w:jc w:val="center"/>
              <w:rPr>
                <w:rFonts w:cs="B Lotus"/>
                <w:rtl/>
              </w:rPr>
            </w:pPr>
          </w:p>
        </w:tc>
        <w:tc>
          <w:tcPr>
            <w:tcW w:w="1803" w:type="dxa"/>
          </w:tcPr>
          <w:p w14:paraId="0FDFAA80" w14:textId="65BDDA24" w:rsidR="004A7367" w:rsidRPr="004A7367" w:rsidRDefault="004A7367" w:rsidP="004A7367">
            <w:pPr>
              <w:jc w:val="center"/>
              <w:rPr>
                <w:rFonts w:cs="B Lotus"/>
                <w:sz w:val="28"/>
                <w:szCs w:val="28"/>
                <w:rtl/>
              </w:rPr>
            </w:pPr>
            <w:r w:rsidRPr="004A7367">
              <w:rPr>
                <w:rFonts w:cs="B Lotus"/>
                <w:rtl/>
              </w:rPr>
              <w:t>681</w:t>
            </w:r>
          </w:p>
        </w:tc>
        <w:tc>
          <w:tcPr>
            <w:tcW w:w="1803" w:type="dxa"/>
          </w:tcPr>
          <w:p w14:paraId="129CBB95" w14:textId="3F6678A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داریان‏</w:t>
            </w:r>
          </w:p>
        </w:tc>
        <w:tc>
          <w:tcPr>
            <w:tcW w:w="1803" w:type="dxa"/>
          </w:tcPr>
          <w:p w14:paraId="21D4F6C2" w14:textId="592ECBB9" w:rsidR="004A7367" w:rsidRPr="004A7367" w:rsidRDefault="004A7367" w:rsidP="004A7367">
            <w:pPr>
              <w:jc w:val="center"/>
              <w:rPr>
                <w:rFonts w:cs="B Lotus"/>
                <w:sz w:val="28"/>
                <w:szCs w:val="28"/>
                <w:rtl/>
              </w:rPr>
            </w:pPr>
            <w:r w:rsidRPr="004A7367">
              <w:rPr>
                <w:rFonts w:cs="B Lotus"/>
                <w:rtl/>
              </w:rPr>
              <w:t>16</w:t>
            </w:r>
          </w:p>
        </w:tc>
        <w:tc>
          <w:tcPr>
            <w:tcW w:w="1803" w:type="dxa"/>
          </w:tcPr>
          <w:p w14:paraId="020B29BA" w14:textId="734A4F1F"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7A852EEF" w14:textId="77777777" w:rsidTr="00372823">
        <w:tc>
          <w:tcPr>
            <w:tcW w:w="1803" w:type="dxa"/>
          </w:tcPr>
          <w:p w14:paraId="27AB7883" w14:textId="77777777" w:rsidR="004A7367" w:rsidRPr="004A7367" w:rsidRDefault="004A7367" w:rsidP="004A7367">
            <w:pPr>
              <w:pStyle w:val="ListParagraph"/>
              <w:numPr>
                <w:ilvl w:val="0"/>
                <w:numId w:val="63"/>
              </w:numPr>
              <w:bidi/>
              <w:jc w:val="center"/>
              <w:rPr>
                <w:rFonts w:cs="B Lotus"/>
                <w:rtl/>
              </w:rPr>
            </w:pPr>
          </w:p>
        </w:tc>
        <w:tc>
          <w:tcPr>
            <w:tcW w:w="1803" w:type="dxa"/>
          </w:tcPr>
          <w:p w14:paraId="248BC5FA" w14:textId="04CA4D14" w:rsidR="004A7367" w:rsidRPr="004A7367" w:rsidRDefault="004A7367" w:rsidP="004A7367">
            <w:pPr>
              <w:jc w:val="center"/>
              <w:rPr>
                <w:rFonts w:cs="B Lotus"/>
                <w:sz w:val="28"/>
                <w:szCs w:val="28"/>
                <w:rtl/>
              </w:rPr>
            </w:pPr>
            <w:r w:rsidRPr="004A7367">
              <w:rPr>
                <w:rFonts w:cs="B Lotus"/>
                <w:rtl/>
              </w:rPr>
              <w:t>682</w:t>
            </w:r>
          </w:p>
        </w:tc>
        <w:tc>
          <w:tcPr>
            <w:tcW w:w="1803" w:type="dxa"/>
          </w:tcPr>
          <w:p w14:paraId="2136DB38" w14:textId="5FFBB2A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صغاد‏</w:t>
            </w:r>
          </w:p>
        </w:tc>
        <w:tc>
          <w:tcPr>
            <w:tcW w:w="1803" w:type="dxa"/>
          </w:tcPr>
          <w:p w14:paraId="5084AD30" w14:textId="5600DDCC" w:rsidR="004A7367" w:rsidRPr="004A7367" w:rsidRDefault="004A7367" w:rsidP="004A7367">
            <w:pPr>
              <w:jc w:val="center"/>
              <w:rPr>
                <w:rFonts w:cs="B Lotus"/>
                <w:sz w:val="28"/>
                <w:szCs w:val="28"/>
                <w:rtl/>
              </w:rPr>
            </w:pPr>
            <w:r w:rsidRPr="004A7367">
              <w:rPr>
                <w:rFonts w:cs="B Lotus"/>
                <w:rtl/>
              </w:rPr>
              <w:t>16</w:t>
            </w:r>
          </w:p>
        </w:tc>
        <w:tc>
          <w:tcPr>
            <w:tcW w:w="1803" w:type="dxa"/>
          </w:tcPr>
          <w:p w14:paraId="0CF4ECF9" w14:textId="7A49B8FE"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4715DA0" w14:textId="77777777" w:rsidTr="00372823">
        <w:tc>
          <w:tcPr>
            <w:tcW w:w="1803" w:type="dxa"/>
          </w:tcPr>
          <w:p w14:paraId="0920FCC9" w14:textId="77777777" w:rsidR="004A7367" w:rsidRPr="004A7367" w:rsidRDefault="004A7367" w:rsidP="004A7367">
            <w:pPr>
              <w:pStyle w:val="ListParagraph"/>
              <w:numPr>
                <w:ilvl w:val="0"/>
                <w:numId w:val="63"/>
              </w:numPr>
              <w:bidi/>
              <w:jc w:val="center"/>
              <w:rPr>
                <w:rFonts w:cs="B Lotus"/>
                <w:rtl/>
              </w:rPr>
            </w:pPr>
          </w:p>
        </w:tc>
        <w:tc>
          <w:tcPr>
            <w:tcW w:w="1803" w:type="dxa"/>
          </w:tcPr>
          <w:p w14:paraId="62668082" w14:textId="794AD8F6" w:rsidR="004A7367" w:rsidRPr="004A7367" w:rsidRDefault="004A7367" w:rsidP="004A7367">
            <w:pPr>
              <w:jc w:val="center"/>
              <w:rPr>
                <w:rFonts w:cs="B Lotus"/>
                <w:sz w:val="28"/>
                <w:szCs w:val="28"/>
                <w:rtl/>
              </w:rPr>
            </w:pPr>
            <w:r w:rsidRPr="004A7367">
              <w:rPr>
                <w:rFonts w:cs="B Lotus"/>
                <w:rtl/>
              </w:rPr>
              <w:t>683</w:t>
            </w:r>
          </w:p>
        </w:tc>
        <w:tc>
          <w:tcPr>
            <w:tcW w:w="1803" w:type="dxa"/>
          </w:tcPr>
          <w:p w14:paraId="115CD478" w14:textId="47725CC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بهمن‏</w:t>
            </w:r>
          </w:p>
        </w:tc>
        <w:tc>
          <w:tcPr>
            <w:tcW w:w="1803" w:type="dxa"/>
          </w:tcPr>
          <w:p w14:paraId="314FBFE2" w14:textId="095D8760" w:rsidR="004A7367" w:rsidRPr="004A7367" w:rsidRDefault="004A7367" w:rsidP="004A7367">
            <w:pPr>
              <w:jc w:val="center"/>
              <w:rPr>
                <w:rFonts w:cs="B Lotus"/>
                <w:sz w:val="28"/>
                <w:szCs w:val="28"/>
                <w:rtl/>
              </w:rPr>
            </w:pPr>
            <w:r w:rsidRPr="004A7367">
              <w:rPr>
                <w:rFonts w:cs="B Lotus"/>
                <w:rtl/>
              </w:rPr>
              <w:t>16</w:t>
            </w:r>
          </w:p>
        </w:tc>
        <w:tc>
          <w:tcPr>
            <w:tcW w:w="1803" w:type="dxa"/>
          </w:tcPr>
          <w:p w14:paraId="5B811518" w14:textId="641F1BE1"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7C55500A" w14:textId="77777777" w:rsidTr="00372823">
        <w:tc>
          <w:tcPr>
            <w:tcW w:w="1803" w:type="dxa"/>
          </w:tcPr>
          <w:p w14:paraId="5B595C00" w14:textId="77777777" w:rsidR="004A7367" w:rsidRPr="004A7367" w:rsidRDefault="004A7367" w:rsidP="004A7367">
            <w:pPr>
              <w:pStyle w:val="ListParagraph"/>
              <w:numPr>
                <w:ilvl w:val="0"/>
                <w:numId w:val="63"/>
              </w:numPr>
              <w:bidi/>
              <w:jc w:val="center"/>
              <w:rPr>
                <w:rFonts w:cs="B Lotus"/>
                <w:rtl/>
              </w:rPr>
            </w:pPr>
          </w:p>
        </w:tc>
        <w:tc>
          <w:tcPr>
            <w:tcW w:w="1803" w:type="dxa"/>
          </w:tcPr>
          <w:p w14:paraId="7C219A7E" w14:textId="187D74D0" w:rsidR="004A7367" w:rsidRPr="004A7367" w:rsidRDefault="004A7367" w:rsidP="004A7367">
            <w:pPr>
              <w:jc w:val="center"/>
              <w:rPr>
                <w:rFonts w:cs="B Lotus"/>
                <w:sz w:val="28"/>
                <w:szCs w:val="28"/>
                <w:rtl/>
              </w:rPr>
            </w:pPr>
            <w:r w:rsidRPr="004A7367">
              <w:rPr>
                <w:rFonts w:cs="B Lotus"/>
                <w:rtl/>
              </w:rPr>
              <w:t>684</w:t>
            </w:r>
          </w:p>
        </w:tc>
        <w:tc>
          <w:tcPr>
            <w:tcW w:w="1803" w:type="dxa"/>
          </w:tcPr>
          <w:p w14:paraId="3030BCAD" w14:textId="1FF6FC8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سوریان‏</w:t>
            </w:r>
          </w:p>
        </w:tc>
        <w:tc>
          <w:tcPr>
            <w:tcW w:w="1803" w:type="dxa"/>
          </w:tcPr>
          <w:p w14:paraId="58C2F7B6" w14:textId="6142538E" w:rsidR="004A7367" w:rsidRPr="004A7367" w:rsidRDefault="004A7367" w:rsidP="004A7367">
            <w:pPr>
              <w:jc w:val="center"/>
              <w:rPr>
                <w:rFonts w:cs="B Lotus"/>
                <w:sz w:val="28"/>
                <w:szCs w:val="28"/>
                <w:rtl/>
              </w:rPr>
            </w:pPr>
            <w:r w:rsidRPr="004A7367">
              <w:rPr>
                <w:rFonts w:cs="B Lotus"/>
                <w:rtl/>
              </w:rPr>
              <w:t>16</w:t>
            </w:r>
          </w:p>
        </w:tc>
        <w:tc>
          <w:tcPr>
            <w:tcW w:w="1803" w:type="dxa"/>
          </w:tcPr>
          <w:p w14:paraId="4AA5EA2B" w14:textId="488C553D"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76DC9109" w14:textId="77777777" w:rsidTr="00372823">
        <w:tc>
          <w:tcPr>
            <w:tcW w:w="1803" w:type="dxa"/>
          </w:tcPr>
          <w:p w14:paraId="2F78FFE1" w14:textId="77777777" w:rsidR="004A7367" w:rsidRPr="004A7367" w:rsidRDefault="004A7367" w:rsidP="004A7367">
            <w:pPr>
              <w:pStyle w:val="ListParagraph"/>
              <w:numPr>
                <w:ilvl w:val="0"/>
                <w:numId w:val="63"/>
              </w:numPr>
              <w:bidi/>
              <w:jc w:val="center"/>
              <w:rPr>
                <w:rFonts w:cs="B Lotus"/>
                <w:rtl/>
              </w:rPr>
            </w:pPr>
          </w:p>
        </w:tc>
        <w:tc>
          <w:tcPr>
            <w:tcW w:w="1803" w:type="dxa"/>
          </w:tcPr>
          <w:p w14:paraId="6FEC838B" w14:textId="4AAED928" w:rsidR="004A7367" w:rsidRPr="004A7367" w:rsidRDefault="004A7367" w:rsidP="004A7367">
            <w:pPr>
              <w:jc w:val="center"/>
              <w:rPr>
                <w:rFonts w:cs="B Lotus"/>
                <w:sz w:val="28"/>
                <w:szCs w:val="28"/>
                <w:rtl/>
              </w:rPr>
            </w:pPr>
            <w:r w:rsidRPr="004A7367">
              <w:rPr>
                <w:rFonts w:cs="B Lotus"/>
                <w:rtl/>
              </w:rPr>
              <w:t>685</w:t>
            </w:r>
          </w:p>
        </w:tc>
        <w:tc>
          <w:tcPr>
            <w:tcW w:w="1803" w:type="dxa"/>
          </w:tcPr>
          <w:p w14:paraId="5F7F6BB2" w14:textId="30CD9EC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رونیز‏</w:t>
            </w:r>
          </w:p>
        </w:tc>
        <w:tc>
          <w:tcPr>
            <w:tcW w:w="1803" w:type="dxa"/>
          </w:tcPr>
          <w:p w14:paraId="365383C6" w14:textId="5B506067" w:rsidR="004A7367" w:rsidRPr="004A7367" w:rsidRDefault="004A7367" w:rsidP="004A7367">
            <w:pPr>
              <w:jc w:val="center"/>
              <w:rPr>
                <w:rFonts w:cs="B Lotus"/>
                <w:sz w:val="28"/>
                <w:szCs w:val="28"/>
                <w:rtl/>
              </w:rPr>
            </w:pPr>
            <w:r w:rsidRPr="004A7367">
              <w:rPr>
                <w:rFonts w:cs="B Lotus"/>
                <w:rtl/>
              </w:rPr>
              <w:t>16</w:t>
            </w:r>
          </w:p>
        </w:tc>
        <w:tc>
          <w:tcPr>
            <w:tcW w:w="1803" w:type="dxa"/>
          </w:tcPr>
          <w:p w14:paraId="3CF3234A" w14:textId="358F26C9"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CE60F91" w14:textId="77777777" w:rsidTr="00372823">
        <w:tc>
          <w:tcPr>
            <w:tcW w:w="1803" w:type="dxa"/>
          </w:tcPr>
          <w:p w14:paraId="3DCBBAFA" w14:textId="77777777" w:rsidR="004A7367" w:rsidRPr="004A7367" w:rsidRDefault="004A7367" w:rsidP="004A7367">
            <w:pPr>
              <w:pStyle w:val="ListParagraph"/>
              <w:numPr>
                <w:ilvl w:val="0"/>
                <w:numId w:val="63"/>
              </w:numPr>
              <w:bidi/>
              <w:jc w:val="center"/>
              <w:rPr>
                <w:rFonts w:cs="B Lotus"/>
                <w:rtl/>
              </w:rPr>
            </w:pPr>
          </w:p>
        </w:tc>
        <w:tc>
          <w:tcPr>
            <w:tcW w:w="1803" w:type="dxa"/>
          </w:tcPr>
          <w:p w14:paraId="06B4F518" w14:textId="4FCFBEEA" w:rsidR="004A7367" w:rsidRPr="004A7367" w:rsidRDefault="004A7367" w:rsidP="004A7367">
            <w:pPr>
              <w:jc w:val="center"/>
              <w:rPr>
                <w:rFonts w:cs="B Lotus"/>
                <w:sz w:val="28"/>
                <w:szCs w:val="28"/>
                <w:rtl/>
              </w:rPr>
            </w:pPr>
            <w:r w:rsidRPr="004A7367">
              <w:rPr>
                <w:rFonts w:cs="B Lotus"/>
                <w:rtl/>
              </w:rPr>
              <w:t>687</w:t>
            </w:r>
          </w:p>
        </w:tc>
        <w:tc>
          <w:tcPr>
            <w:tcW w:w="1803" w:type="dxa"/>
          </w:tcPr>
          <w:p w14:paraId="672B3FB5" w14:textId="6FDC054D"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خاوران‏</w:t>
            </w:r>
          </w:p>
        </w:tc>
        <w:tc>
          <w:tcPr>
            <w:tcW w:w="1803" w:type="dxa"/>
          </w:tcPr>
          <w:p w14:paraId="0137E01E" w14:textId="66C44332" w:rsidR="004A7367" w:rsidRPr="004A7367" w:rsidRDefault="004A7367" w:rsidP="004A7367">
            <w:pPr>
              <w:jc w:val="center"/>
              <w:rPr>
                <w:rFonts w:cs="B Lotus"/>
                <w:sz w:val="28"/>
                <w:szCs w:val="28"/>
                <w:rtl/>
              </w:rPr>
            </w:pPr>
            <w:r w:rsidRPr="004A7367">
              <w:rPr>
                <w:rFonts w:cs="B Lotus"/>
                <w:rtl/>
              </w:rPr>
              <w:t>16</w:t>
            </w:r>
          </w:p>
        </w:tc>
        <w:tc>
          <w:tcPr>
            <w:tcW w:w="1803" w:type="dxa"/>
          </w:tcPr>
          <w:p w14:paraId="579D9ED0" w14:textId="1252C87B"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1470D04" w14:textId="77777777" w:rsidTr="00372823">
        <w:tc>
          <w:tcPr>
            <w:tcW w:w="1803" w:type="dxa"/>
          </w:tcPr>
          <w:p w14:paraId="24EDDD97" w14:textId="77777777" w:rsidR="004A7367" w:rsidRPr="004A7367" w:rsidRDefault="004A7367" w:rsidP="004A7367">
            <w:pPr>
              <w:pStyle w:val="ListParagraph"/>
              <w:numPr>
                <w:ilvl w:val="0"/>
                <w:numId w:val="63"/>
              </w:numPr>
              <w:bidi/>
              <w:jc w:val="center"/>
              <w:rPr>
                <w:rFonts w:cs="B Lotus"/>
                <w:rtl/>
              </w:rPr>
            </w:pPr>
          </w:p>
        </w:tc>
        <w:tc>
          <w:tcPr>
            <w:tcW w:w="1803" w:type="dxa"/>
          </w:tcPr>
          <w:p w14:paraId="70EFE558" w14:textId="0CE1DF11" w:rsidR="004A7367" w:rsidRPr="004A7367" w:rsidRDefault="004A7367" w:rsidP="004A7367">
            <w:pPr>
              <w:jc w:val="center"/>
              <w:rPr>
                <w:rFonts w:cs="B Lotus"/>
                <w:sz w:val="28"/>
                <w:szCs w:val="28"/>
                <w:rtl/>
              </w:rPr>
            </w:pPr>
            <w:r w:rsidRPr="004A7367">
              <w:rPr>
                <w:rFonts w:cs="B Lotus"/>
                <w:rtl/>
              </w:rPr>
              <w:t>688</w:t>
            </w:r>
          </w:p>
        </w:tc>
        <w:tc>
          <w:tcPr>
            <w:tcW w:w="1803" w:type="dxa"/>
          </w:tcPr>
          <w:p w14:paraId="3E3E5F99" w14:textId="5037547C"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باب</w:t>
            </w:r>
            <w:r w:rsidRPr="004A7367">
              <w:rPr>
                <w:rFonts w:cs="B Lotus"/>
                <w:rtl/>
              </w:rPr>
              <w:t xml:space="preserve"> </w:t>
            </w:r>
            <w:r w:rsidRPr="004A7367">
              <w:rPr>
                <w:rFonts w:cs="B Lotus" w:hint="cs"/>
                <w:rtl/>
              </w:rPr>
              <w:t>انار‏</w:t>
            </w:r>
          </w:p>
        </w:tc>
        <w:tc>
          <w:tcPr>
            <w:tcW w:w="1803" w:type="dxa"/>
          </w:tcPr>
          <w:p w14:paraId="79E64985" w14:textId="75B0F38F" w:rsidR="004A7367" w:rsidRPr="004A7367" w:rsidRDefault="004A7367" w:rsidP="004A7367">
            <w:pPr>
              <w:jc w:val="center"/>
              <w:rPr>
                <w:rFonts w:cs="B Lotus"/>
                <w:sz w:val="28"/>
                <w:szCs w:val="28"/>
                <w:rtl/>
              </w:rPr>
            </w:pPr>
            <w:r w:rsidRPr="004A7367">
              <w:rPr>
                <w:rFonts w:cs="B Lotus"/>
                <w:rtl/>
              </w:rPr>
              <w:t>16</w:t>
            </w:r>
          </w:p>
        </w:tc>
        <w:tc>
          <w:tcPr>
            <w:tcW w:w="1803" w:type="dxa"/>
          </w:tcPr>
          <w:p w14:paraId="129F6476" w14:textId="207C9EFA"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57CF997" w14:textId="77777777" w:rsidTr="00372823">
        <w:tc>
          <w:tcPr>
            <w:tcW w:w="1803" w:type="dxa"/>
          </w:tcPr>
          <w:p w14:paraId="3546C10D" w14:textId="77777777" w:rsidR="004A7367" w:rsidRPr="004A7367" w:rsidRDefault="004A7367" w:rsidP="004A7367">
            <w:pPr>
              <w:pStyle w:val="ListParagraph"/>
              <w:numPr>
                <w:ilvl w:val="0"/>
                <w:numId w:val="63"/>
              </w:numPr>
              <w:bidi/>
              <w:jc w:val="center"/>
              <w:rPr>
                <w:rFonts w:cs="B Lotus"/>
                <w:rtl/>
              </w:rPr>
            </w:pPr>
          </w:p>
        </w:tc>
        <w:tc>
          <w:tcPr>
            <w:tcW w:w="1803" w:type="dxa"/>
          </w:tcPr>
          <w:p w14:paraId="7DCB4038" w14:textId="67EB9131" w:rsidR="004A7367" w:rsidRPr="004A7367" w:rsidRDefault="004A7367" w:rsidP="004A7367">
            <w:pPr>
              <w:jc w:val="center"/>
              <w:rPr>
                <w:rFonts w:cs="B Lotus"/>
                <w:sz w:val="28"/>
                <w:szCs w:val="28"/>
                <w:rtl/>
              </w:rPr>
            </w:pPr>
            <w:r w:rsidRPr="004A7367">
              <w:rPr>
                <w:rFonts w:cs="B Lotus"/>
                <w:rtl/>
              </w:rPr>
              <w:t>689</w:t>
            </w:r>
          </w:p>
        </w:tc>
        <w:tc>
          <w:tcPr>
            <w:tcW w:w="1803" w:type="dxa"/>
          </w:tcPr>
          <w:p w14:paraId="796BA884" w14:textId="532E03B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قطب</w:t>
            </w:r>
            <w:r w:rsidRPr="004A7367">
              <w:rPr>
                <w:rFonts w:cs="B Lotus"/>
                <w:rtl/>
              </w:rPr>
              <w:t xml:space="preserve"> </w:t>
            </w:r>
            <w:r w:rsidRPr="004A7367">
              <w:rPr>
                <w:rFonts w:cs="B Lotus" w:hint="cs"/>
                <w:rtl/>
              </w:rPr>
              <w:t>آباد‏</w:t>
            </w:r>
          </w:p>
        </w:tc>
        <w:tc>
          <w:tcPr>
            <w:tcW w:w="1803" w:type="dxa"/>
          </w:tcPr>
          <w:p w14:paraId="322CB9AE" w14:textId="2751EB3C" w:rsidR="004A7367" w:rsidRPr="004A7367" w:rsidRDefault="004A7367" w:rsidP="004A7367">
            <w:pPr>
              <w:jc w:val="center"/>
              <w:rPr>
                <w:rFonts w:cs="B Lotus"/>
                <w:sz w:val="28"/>
                <w:szCs w:val="28"/>
                <w:rtl/>
              </w:rPr>
            </w:pPr>
            <w:r w:rsidRPr="004A7367">
              <w:rPr>
                <w:rFonts w:cs="B Lotus"/>
                <w:rtl/>
              </w:rPr>
              <w:t>16</w:t>
            </w:r>
          </w:p>
        </w:tc>
        <w:tc>
          <w:tcPr>
            <w:tcW w:w="1803" w:type="dxa"/>
          </w:tcPr>
          <w:p w14:paraId="78DC0713" w14:textId="0CBA2F85"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A427FB1" w14:textId="77777777" w:rsidTr="00372823">
        <w:tc>
          <w:tcPr>
            <w:tcW w:w="1803" w:type="dxa"/>
          </w:tcPr>
          <w:p w14:paraId="2DCA398B" w14:textId="77777777" w:rsidR="004A7367" w:rsidRPr="004A7367" w:rsidRDefault="004A7367" w:rsidP="004A7367">
            <w:pPr>
              <w:pStyle w:val="ListParagraph"/>
              <w:numPr>
                <w:ilvl w:val="0"/>
                <w:numId w:val="63"/>
              </w:numPr>
              <w:bidi/>
              <w:jc w:val="center"/>
              <w:rPr>
                <w:rFonts w:cs="B Lotus"/>
                <w:rtl/>
              </w:rPr>
            </w:pPr>
          </w:p>
        </w:tc>
        <w:tc>
          <w:tcPr>
            <w:tcW w:w="1803" w:type="dxa"/>
          </w:tcPr>
          <w:p w14:paraId="3680049A" w14:textId="5DBDC92C" w:rsidR="004A7367" w:rsidRPr="004A7367" w:rsidRDefault="004A7367" w:rsidP="004A7367">
            <w:pPr>
              <w:jc w:val="center"/>
              <w:rPr>
                <w:rFonts w:cs="B Lotus"/>
                <w:sz w:val="28"/>
                <w:szCs w:val="28"/>
                <w:rtl/>
              </w:rPr>
            </w:pPr>
            <w:r w:rsidRPr="004A7367">
              <w:rPr>
                <w:rFonts w:cs="B Lotus"/>
                <w:rtl/>
              </w:rPr>
              <w:t>690</w:t>
            </w:r>
          </w:p>
        </w:tc>
        <w:tc>
          <w:tcPr>
            <w:tcW w:w="1803" w:type="dxa"/>
          </w:tcPr>
          <w:p w14:paraId="683D4D40" w14:textId="54DB7E3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جنت</w:t>
            </w:r>
            <w:r w:rsidRPr="004A7367">
              <w:rPr>
                <w:rFonts w:cs="B Lotus"/>
                <w:rtl/>
              </w:rPr>
              <w:t xml:space="preserve"> </w:t>
            </w:r>
            <w:r w:rsidRPr="004A7367">
              <w:rPr>
                <w:rFonts w:cs="B Lotus" w:hint="cs"/>
                <w:rtl/>
              </w:rPr>
              <w:t>شهر‏</w:t>
            </w:r>
          </w:p>
        </w:tc>
        <w:tc>
          <w:tcPr>
            <w:tcW w:w="1803" w:type="dxa"/>
          </w:tcPr>
          <w:p w14:paraId="12C99121" w14:textId="0386E186" w:rsidR="004A7367" w:rsidRPr="004A7367" w:rsidRDefault="004A7367" w:rsidP="004A7367">
            <w:pPr>
              <w:jc w:val="center"/>
              <w:rPr>
                <w:rFonts w:cs="B Lotus"/>
                <w:sz w:val="28"/>
                <w:szCs w:val="28"/>
                <w:rtl/>
              </w:rPr>
            </w:pPr>
            <w:r w:rsidRPr="004A7367">
              <w:rPr>
                <w:rFonts w:cs="B Lotus"/>
                <w:rtl/>
              </w:rPr>
              <w:t>16</w:t>
            </w:r>
          </w:p>
        </w:tc>
        <w:tc>
          <w:tcPr>
            <w:tcW w:w="1803" w:type="dxa"/>
          </w:tcPr>
          <w:p w14:paraId="59D162A6" w14:textId="688692B7"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C97A7B1" w14:textId="77777777" w:rsidTr="00372823">
        <w:tc>
          <w:tcPr>
            <w:tcW w:w="1803" w:type="dxa"/>
          </w:tcPr>
          <w:p w14:paraId="3B174229" w14:textId="77777777" w:rsidR="004A7367" w:rsidRPr="004A7367" w:rsidRDefault="004A7367" w:rsidP="004A7367">
            <w:pPr>
              <w:pStyle w:val="ListParagraph"/>
              <w:numPr>
                <w:ilvl w:val="0"/>
                <w:numId w:val="63"/>
              </w:numPr>
              <w:bidi/>
              <w:jc w:val="center"/>
              <w:rPr>
                <w:rFonts w:cs="B Lotus"/>
                <w:rtl/>
              </w:rPr>
            </w:pPr>
          </w:p>
        </w:tc>
        <w:tc>
          <w:tcPr>
            <w:tcW w:w="1803" w:type="dxa"/>
          </w:tcPr>
          <w:p w14:paraId="74297BB8" w14:textId="0DB769CC" w:rsidR="004A7367" w:rsidRPr="004A7367" w:rsidRDefault="004A7367" w:rsidP="004A7367">
            <w:pPr>
              <w:jc w:val="center"/>
              <w:rPr>
                <w:rFonts w:cs="B Lotus"/>
                <w:sz w:val="28"/>
                <w:szCs w:val="28"/>
                <w:rtl/>
              </w:rPr>
            </w:pPr>
            <w:r w:rsidRPr="004A7367">
              <w:rPr>
                <w:rFonts w:cs="B Lotus"/>
                <w:rtl/>
              </w:rPr>
              <w:t>692</w:t>
            </w:r>
          </w:p>
        </w:tc>
        <w:tc>
          <w:tcPr>
            <w:tcW w:w="1803" w:type="dxa"/>
          </w:tcPr>
          <w:p w14:paraId="767C3A8D" w14:textId="50627F7D" w:rsidR="004A7367" w:rsidRPr="004A7367" w:rsidRDefault="004A7367" w:rsidP="004A7367">
            <w:pPr>
              <w:jc w:val="center"/>
              <w:rPr>
                <w:rFonts w:cs="B Lotus"/>
                <w:sz w:val="28"/>
                <w:szCs w:val="28"/>
                <w:rtl/>
              </w:rPr>
            </w:pPr>
            <w:r w:rsidRPr="004A7367">
              <w:rPr>
                <w:rFonts w:cs="B Lotus" w:hint="cs"/>
                <w:rtl/>
              </w:rPr>
              <w:t>اردکان</w:t>
            </w:r>
          </w:p>
        </w:tc>
        <w:tc>
          <w:tcPr>
            <w:tcW w:w="1803" w:type="dxa"/>
          </w:tcPr>
          <w:p w14:paraId="16DF250B" w14:textId="6DC1CA14" w:rsidR="004A7367" w:rsidRPr="004A7367" w:rsidRDefault="004A7367" w:rsidP="004A7367">
            <w:pPr>
              <w:jc w:val="center"/>
              <w:rPr>
                <w:rFonts w:cs="B Lotus"/>
                <w:sz w:val="28"/>
                <w:szCs w:val="28"/>
                <w:rtl/>
              </w:rPr>
            </w:pPr>
            <w:r w:rsidRPr="004A7367">
              <w:rPr>
                <w:rFonts w:cs="B Lotus"/>
                <w:rtl/>
              </w:rPr>
              <w:t>16</w:t>
            </w:r>
          </w:p>
        </w:tc>
        <w:tc>
          <w:tcPr>
            <w:tcW w:w="1803" w:type="dxa"/>
          </w:tcPr>
          <w:p w14:paraId="099CC72E" w14:textId="3E726225"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7AAFCC5" w14:textId="77777777" w:rsidTr="00372823">
        <w:tc>
          <w:tcPr>
            <w:tcW w:w="1803" w:type="dxa"/>
          </w:tcPr>
          <w:p w14:paraId="0EAC7968" w14:textId="77777777" w:rsidR="004A7367" w:rsidRPr="004A7367" w:rsidRDefault="004A7367" w:rsidP="004A7367">
            <w:pPr>
              <w:pStyle w:val="ListParagraph"/>
              <w:numPr>
                <w:ilvl w:val="0"/>
                <w:numId w:val="63"/>
              </w:numPr>
              <w:bidi/>
              <w:jc w:val="center"/>
              <w:rPr>
                <w:rFonts w:cs="B Lotus"/>
                <w:rtl/>
              </w:rPr>
            </w:pPr>
          </w:p>
        </w:tc>
        <w:tc>
          <w:tcPr>
            <w:tcW w:w="1803" w:type="dxa"/>
          </w:tcPr>
          <w:p w14:paraId="0108EF0C" w14:textId="452BE91A" w:rsidR="004A7367" w:rsidRPr="004A7367" w:rsidRDefault="004A7367" w:rsidP="004A7367">
            <w:pPr>
              <w:jc w:val="center"/>
              <w:rPr>
                <w:rFonts w:cs="B Lotus"/>
                <w:sz w:val="28"/>
                <w:szCs w:val="28"/>
                <w:rtl/>
              </w:rPr>
            </w:pPr>
            <w:r w:rsidRPr="004A7367">
              <w:rPr>
                <w:rFonts w:cs="B Lotus"/>
                <w:rtl/>
              </w:rPr>
              <w:t>693</w:t>
            </w:r>
          </w:p>
        </w:tc>
        <w:tc>
          <w:tcPr>
            <w:tcW w:w="1803" w:type="dxa"/>
          </w:tcPr>
          <w:p w14:paraId="4EC7463F" w14:textId="409A651C"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زاهدشهر‏</w:t>
            </w:r>
          </w:p>
        </w:tc>
        <w:tc>
          <w:tcPr>
            <w:tcW w:w="1803" w:type="dxa"/>
          </w:tcPr>
          <w:p w14:paraId="4DDEC324" w14:textId="7E25B4C4" w:rsidR="004A7367" w:rsidRPr="004A7367" w:rsidRDefault="004A7367" w:rsidP="004A7367">
            <w:pPr>
              <w:jc w:val="center"/>
              <w:rPr>
                <w:rFonts w:cs="B Lotus"/>
                <w:sz w:val="28"/>
                <w:szCs w:val="28"/>
                <w:rtl/>
              </w:rPr>
            </w:pPr>
            <w:r w:rsidRPr="004A7367">
              <w:rPr>
                <w:rFonts w:cs="B Lotus"/>
                <w:rtl/>
              </w:rPr>
              <w:t>16</w:t>
            </w:r>
          </w:p>
        </w:tc>
        <w:tc>
          <w:tcPr>
            <w:tcW w:w="1803" w:type="dxa"/>
          </w:tcPr>
          <w:p w14:paraId="75F122BA" w14:textId="0794BBFE"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BB650FC" w14:textId="77777777" w:rsidTr="00372823">
        <w:tc>
          <w:tcPr>
            <w:tcW w:w="1803" w:type="dxa"/>
          </w:tcPr>
          <w:p w14:paraId="4B601FB7" w14:textId="77777777" w:rsidR="004A7367" w:rsidRPr="004A7367" w:rsidRDefault="004A7367" w:rsidP="004A7367">
            <w:pPr>
              <w:pStyle w:val="ListParagraph"/>
              <w:numPr>
                <w:ilvl w:val="0"/>
                <w:numId w:val="63"/>
              </w:numPr>
              <w:bidi/>
              <w:jc w:val="center"/>
              <w:rPr>
                <w:rFonts w:cs="B Lotus"/>
                <w:rtl/>
              </w:rPr>
            </w:pPr>
          </w:p>
        </w:tc>
        <w:tc>
          <w:tcPr>
            <w:tcW w:w="1803" w:type="dxa"/>
          </w:tcPr>
          <w:p w14:paraId="45AFB3BC" w14:textId="6FFCAB41" w:rsidR="004A7367" w:rsidRPr="004A7367" w:rsidRDefault="004A7367" w:rsidP="004A7367">
            <w:pPr>
              <w:jc w:val="center"/>
              <w:rPr>
                <w:rFonts w:cs="B Lotus"/>
                <w:sz w:val="28"/>
                <w:szCs w:val="28"/>
                <w:rtl/>
              </w:rPr>
            </w:pPr>
            <w:r w:rsidRPr="004A7367">
              <w:rPr>
                <w:rFonts w:cs="B Lotus"/>
                <w:rtl/>
              </w:rPr>
              <w:t>694</w:t>
            </w:r>
          </w:p>
        </w:tc>
        <w:tc>
          <w:tcPr>
            <w:tcW w:w="1803" w:type="dxa"/>
          </w:tcPr>
          <w:p w14:paraId="008F068C" w14:textId="4B42CE5B"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میمند‏</w:t>
            </w:r>
          </w:p>
        </w:tc>
        <w:tc>
          <w:tcPr>
            <w:tcW w:w="1803" w:type="dxa"/>
          </w:tcPr>
          <w:p w14:paraId="09FAD4C5" w14:textId="5CF348B5" w:rsidR="004A7367" w:rsidRPr="004A7367" w:rsidRDefault="004A7367" w:rsidP="004A7367">
            <w:pPr>
              <w:jc w:val="center"/>
              <w:rPr>
                <w:rFonts w:cs="B Lotus"/>
                <w:sz w:val="28"/>
                <w:szCs w:val="28"/>
                <w:rtl/>
              </w:rPr>
            </w:pPr>
            <w:r w:rsidRPr="004A7367">
              <w:rPr>
                <w:rFonts w:cs="B Lotus"/>
                <w:rtl/>
              </w:rPr>
              <w:t>16</w:t>
            </w:r>
          </w:p>
        </w:tc>
        <w:tc>
          <w:tcPr>
            <w:tcW w:w="1803" w:type="dxa"/>
          </w:tcPr>
          <w:p w14:paraId="76C14DF9" w14:textId="7C3924D0"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758C1BE" w14:textId="77777777" w:rsidTr="00372823">
        <w:tc>
          <w:tcPr>
            <w:tcW w:w="1803" w:type="dxa"/>
          </w:tcPr>
          <w:p w14:paraId="383DAEB0" w14:textId="77777777" w:rsidR="004A7367" w:rsidRPr="004A7367" w:rsidRDefault="004A7367" w:rsidP="004A7367">
            <w:pPr>
              <w:pStyle w:val="ListParagraph"/>
              <w:numPr>
                <w:ilvl w:val="0"/>
                <w:numId w:val="63"/>
              </w:numPr>
              <w:bidi/>
              <w:jc w:val="center"/>
              <w:rPr>
                <w:rFonts w:cs="B Lotus"/>
                <w:rtl/>
              </w:rPr>
            </w:pPr>
          </w:p>
        </w:tc>
        <w:tc>
          <w:tcPr>
            <w:tcW w:w="1803" w:type="dxa"/>
          </w:tcPr>
          <w:p w14:paraId="7C4DC0DD" w14:textId="37463055" w:rsidR="004A7367" w:rsidRPr="004A7367" w:rsidRDefault="004A7367" w:rsidP="004A7367">
            <w:pPr>
              <w:jc w:val="center"/>
              <w:rPr>
                <w:rFonts w:cs="B Lotus"/>
                <w:sz w:val="28"/>
                <w:szCs w:val="28"/>
                <w:rtl/>
              </w:rPr>
            </w:pPr>
            <w:r w:rsidRPr="004A7367">
              <w:rPr>
                <w:rFonts w:cs="B Lotus"/>
                <w:rtl/>
              </w:rPr>
              <w:t>697</w:t>
            </w:r>
          </w:p>
        </w:tc>
        <w:tc>
          <w:tcPr>
            <w:tcW w:w="1803" w:type="dxa"/>
          </w:tcPr>
          <w:p w14:paraId="4DECDF03" w14:textId="1AB8EE98"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فراشبند‏</w:t>
            </w:r>
          </w:p>
        </w:tc>
        <w:tc>
          <w:tcPr>
            <w:tcW w:w="1803" w:type="dxa"/>
          </w:tcPr>
          <w:p w14:paraId="13345254" w14:textId="43A5FC29" w:rsidR="004A7367" w:rsidRPr="004A7367" w:rsidRDefault="004A7367" w:rsidP="004A7367">
            <w:pPr>
              <w:jc w:val="center"/>
              <w:rPr>
                <w:rFonts w:cs="B Lotus"/>
                <w:sz w:val="28"/>
                <w:szCs w:val="28"/>
                <w:rtl/>
              </w:rPr>
            </w:pPr>
            <w:r w:rsidRPr="004A7367">
              <w:rPr>
                <w:rFonts w:cs="B Lotus"/>
                <w:rtl/>
              </w:rPr>
              <w:t>16</w:t>
            </w:r>
          </w:p>
        </w:tc>
        <w:tc>
          <w:tcPr>
            <w:tcW w:w="1803" w:type="dxa"/>
          </w:tcPr>
          <w:p w14:paraId="59472AFE" w14:textId="51C77A8C"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7FEADB80" w14:textId="77777777" w:rsidTr="00372823">
        <w:tc>
          <w:tcPr>
            <w:tcW w:w="1803" w:type="dxa"/>
          </w:tcPr>
          <w:p w14:paraId="4DA483E6" w14:textId="77777777" w:rsidR="004A7367" w:rsidRPr="004A7367" w:rsidRDefault="004A7367" w:rsidP="004A7367">
            <w:pPr>
              <w:pStyle w:val="ListParagraph"/>
              <w:numPr>
                <w:ilvl w:val="0"/>
                <w:numId w:val="63"/>
              </w:numPr>
              <w:bidi/>
              <w:jc w:val="center"/>
              <w:rPr>
                <w:rFonts w:cs="B Lotus"/>
                <w:rtl/>
              </w:rPr>
            </w:pPr>
          </w:p>
        </w:tc>
        <w:tc>
          <w:tcPr>
            <w:tcW w:w="1803" w:type="dxa"/>
          </w:tcPr>
          <w:p w14:paraId="730D3DCF" w14:textId="6CB53BE7" w:rsidR="004A7367" w:rsidRPr="004A7367" w:rsidRDefault="004A7367" w:rsidP="004A7367">
            <w:pPr>
              <w:jc w:val="center"/>
              <w:rPr>
                <w:rFonts w:cs="B Lotus"/>
                <w:sz w:val="28"/>
                <w:szCs w:val="28"/>
                <w:rtl/>
              </w:rPr>
            </w:pPr>
            <w:r w:rsidRPr="004A7367">
              <w:rPr>
                <w:rFonts w:cs="B Lotus"/>
                <w:rtl/>
              </w:rPr>
              <w:t>698</w:t>
            </w:r>
          </w:p>
        </w:tc>
        <w:tc>
          <w:tcPr>
            <w:tcW w:w="1803" w:type="dxa"/>
          </w:tcPr>
          <w:p w14:paraId="5E091958" w14:textId="7FC7EE1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خشت‏</w:t>
            </w:r>
          </w:p>
        </w:tc>
        <w:tc>
          <w:tcPr>
            <w:tcW w:w="1803" w:type="dxa"/>
          </w:tcPr>
          <w:p w14:paraId="1E1E3B95" w14:textId="3406258D" w:rsidR="004A7367" w:rsidRPr="004A7367" w:rsidRDefault="004A7367" w:rsidP="004A7367">
            <w:pPr>
              <w:jc w:val="center"/>
              <w:rPr>
                <w:rFonts w:cs="B Lotus"/>
                <w:sz w:val="28"/>
                <w:szCs w:val="28"/>
                <w:rtl/>
              </w:rPr>
            </w:pPr>
            <w:r w:rsidRPr="004A7367">
              <w:rPr>
                <w:rFonts w:cs="B Lotus"/>
                <w:rtl/>
              </w:rPr>
              <w:t>16</w:t>
            </w:r>
          </w:p>
        </w:tc>
        <w:tc>
          <w:tcPr>
            <w:tcW w:w="1803" w:type="dxa"/>
          </w:tcPr>
          <w:p w14:paraId="08E08B37" w14:textId="6ADB5E6C"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C298FC6" w14:textId="77777777" w:rsidTr="00372823">
        <w:tc>
          <w:tcPr>
            <w:tcW w:w="1803" w:type="dxa"/>
          </w:tcPr>
          <w:p w14:paraId="27A78E36" w14:textId="77777777" w:rsidR="004A7367" w:rsidRPr="004A7367" w:rsidRDefault="004A7367" w:rsidP="004A7367">
            <w:pPr>
              <w:pStyle w:val="ListParagraph"/>
              <w:numPr>
                <w:ilvl w:val="0"/>
                <w:numId w:val="63"/>
              </w:numPr>
              <w:bidi/>
              <w:jc w:val="center"/>
              <w:rPr>
                <w:rFonts w:cs="B Lotus"/>
                <w:rtl/>
              </w:rPr>
            </w:pPr>
          </w:p>
        </w:tc>
        <w:tc>
          <w:tcPr>
            <w:tcW w:w="1803" w:type="dxa"/>
          </w:tcPr>
          <w:p w14:paraId="6FF3CC63" w14:textId="7CC24B05" w:rsidR="004A7367" w:rsidRPr="004A7367" w:rsidRDefault="004A7367" w:rsidP="004A7367">
            <w:pPr>
              <w:jc w:val="center"/>
              <w:rPr>
                <w:rFonts w:cs="B Lotus"/>
                <w:sz w:val="28"/>
                <w:szCs w:val="28"/>
                <w:rtl/>
              </w:rPr>
            </w:pPr>
            <w:r w:rsidRPr="004A7367">
              <w:rPr>
                <w:rFonts w:cs="B Lotus"/>
                <w:rtl/>
              </w:rPr>
              <w:t>699</w:t>
            </w:r>
          </w:p>
        </w:tc>
        <w:tc>
          <w:tcPr>
            <w:tcW w:w="1803" w:type="dxa"/>
          </w:tcPr>
          <w:p w14:paraId="76F4DAC9" w14:textId="44C4ED5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بیرم‏</w:t>
            </w:r>
          </w:p>
        </w:tc>
        <w:tc>
          <w:tcPr>
            <w:tcW w:w="1803" w:type="dxa"/>
          </w:tcPr>
          <w:p w14:paraId="2A7A55B8" w14:textId="51D1D315" w:rsidR="004A7367" w:rsidRPr="004A7367" w:rsidRDefault="004A7367" w:rsidP="004A7367">
            <w:pPr>
              <w:jc w:val="center"/>
              <w:rPr>
                <w:rFonts w:cs="B Lotus"/>
                <w:sz w:val="28"/>
                <w:szCs w:val="28"/>
                <w:rtl/>
              </w:rPr>
            </w:pPr>
            <w:r w:rsidRPr="004A7367">
              <w:rPr>
                <w:rFonts w:cs="B Lotus"/>
                <w:rtl/>
              </w:rPr>
              <w:t>16</w:t>
            </w:r>
          </w:p>
        </w:tc>
        <w:tc>
          <w:tcPr>
            <w:tcW w:w="1803" w:type="dxa"/>
          </w:tcPr>
          <w:p w14:paraId="323741B2" w14:textId="799BBA78"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252887B4" w14:textId="77777777" w:rsidTr="00372823">
        <w:tc>
          <w:tcPr>
            <w:tcW w:w="1803" w:type="dxa"/>
          </w:tcPr>
          <w:p w14:paraId="54D07197" w14:textId="77777777" w:rsidR="004A7367" w:rsidRPr="004A7367" w:rsidRDefault="004A7367" w:rsidP="004A7367">
            <w:pPr>
              <w:pStyle w:val="ListParagraph"/>
              <w:numPr>
                <w:ilvl w:val="0"/>
                <w:numId w:val="63"/>
              </w:numPr>
              <w:bidi/>
              <w:jc w:val="center"/>
              <w:rPr>
                <w:rFonts w:cs="B Lotus"/>
                <w:rtl/>
              </w:rPr>
            </w:pPr>
          </w:p>
        </w:tc>
        <w:tc>
          <w:tcPr>
            <w:tcW w:w="1803" w:type="dxa"/>
          </w:tcPr>
          <w:p w14:paraId="317D5794" w14:textId="664D98BC" w:rsidR="004A7367" w:rsidRPr="004A7367" w:rsidRDefault="004A7367" w:rsidP="004A7367">
            <w:pPr>
              <w:jc w:val="center"/>
              <w:rPr>
                <w:rFonts w:cs="B Lotus"/>
                <w:sz w:val="28"/>
                <w:szCs w:val="28"/>
                <w:rtl/>
              </w:rPr>
            </w:pPr>
            <w:r w:rsidRPr="004A7367">
              <w:rPr>
                <w:rFonts w:cs="B Lotus"/>
                <w:rtl/>
              </w:rPr>
              <w:t>700</w:t>
            </w:r>
          </w:p>
        </w:tc>
        <w:tc>
          <w:tcPr>
            <w:tcW w:w="1803" w:type="dxa"/>
          </w:tcPr>
          <w:p w14:paraId="30958888" w14:textId="49E949F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جویم‏</w:t>
            </w:r>
          </w:p>
        </w:tc>
        <w:tc>
          <w:tcPr>
            <w:tcW w:w="1803" w:type="dxa"/>
          </w:tcPr>
          <w:p w14:paraId="73A392FC" w14:textId="15C7C1F5" w:rsidR="004A7367" w:rsidRPr="004A7367" w:rsidRDefault="004A7367" w:rsidP="004A7367">
            <w:pPr>
              <w:jc w:val="center"/>
              <w:rPr>
                <w:rFonts w:cs="B Lotus"/>
                <w:sz w:val="28"/>
                <w:szCs w:val="28"/>
                <w:rtl/>
              </w:rPr>
            </w:pPr>
            <w:r w:rsidRPr="004A7367">
              <w:rPr>
                <w:rFonts w:cs="B Lotus"/>
                <w:rtl/>
              </w:rPr>
              <w:t>16</w:t>
            </w:r>
          </w:p>
        </w:tc>
        <w:tc>
          <w:tcPr>
            <w:tcW w:w="1803" w:type="dxa"/>
          </w:tcPr>
          <w:p w14:paraId="654AB59F" w14:textId="2B688815"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2DA6CC33" w14:textId="77777777" w:rsidTr="00372823">
        <w:tc>
          <w:tcPr>
            <w:tcW w:w="1803" w:type="dxa"/>
          </w:tcPr>
          <w:p w14:paraId="06F7356C" w14:textId="77777777" w:rsidR="004A7367" w:rsidRPr="004A7367" w:rsidRDefault="004A7367" w:rsidP="004A7367">
            <w:pPr>
              <w:pStyle w:val="ListParagraph"/>
              <w:numPr>
                <w:ilvl w:val="0"/>
                <w:numId w:val="63"/>
              </w:numPr>
              <w:bidi/>
              <w:jc w:val="center"/>
              <w:rPr>
                <w:rFonts w:cs="B Lotus"/>
                <w:rtl/>
              </w:rPr>
            </w:pPr>
          </w:p>
        </w:tc>
        <w:tc>
          <w:tcPr>
            <w:tcW w:w="1803" w:type="dxa"/>
          </w:tcPr>
          <w:p w14:paraId="1EEAC8F4" w14:textId="64394A52" w:rsidR="004A7367" w:rsidRPr="004A7367" w:rsidRDefault="004A7367" w:rsidP="004A7367">
            <w:pPr>
              <w:jc w:val="center"/>
              <w:rPr>
                <w:rFonts w:cs="B Lotus"/>
                <w:sz w:val="28"/>
                <w:szCs w:val="28"/>
                <w:rtl/>
              </w:rPr>
            </w:pPr>
            <w:r w:rsidRPr="004A7367">
              <w:rPr>
                <w:rFonts w:cs="B Lotus"/>
                <w:rtl/>
              </w:rPr>
              <w:t>701</w:t>
            </w:r>
          </w:p>
        </w:tc>
        <w:tc>
          <w:tcPr>
            <w:tcW w:w="1803" w:type="dxa"/>
          </w:tcPr>
          <w:p w14:paraId="302BF3D6" w14:textId="04E50A94"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بنارویه‏</w:t>
            </w:r>
          </w:p>
        </w:tc>
        <w:tc>
          <w:tcPr>
            <w:tcW w:w="1803" w:type="dxa"/>
          </w:tcPr>
          <w:p w14:paraId="21361F40" w14:textId="61D37A9F" w:rsidR="004A7367" w:rsidRPr="004A7367" w:rsidRDefault="004A7367" w:rsidP="004A7367">
            <w:pPr>
              <w:jc w:val="center"/>
              <w:rPr>
                <w:rFonts w:cs="B Lotus"/>
                <w:sz w:val="28"/>
                <w:szCs w:val="28"/>
                <w:rtl/>
              </w:rPr>
            </w:pPr>
            <w:r w:rsidRPr="004A7367">
              <w:rPr>
                <w:rFonts w:cs="B Lotus"/>
                <w:rtl/>
              </w:rPr>
              <w:t>16</w:t>
            </w:r>
          </w:p>
        </w:tc>
        <w:tc>
          <w:tcPr>
            <w:tcW w:w="1803" w:type="dxa"/>
          </w:tcPr>
          <w:p w14:paraId="3459B12B" w14:textId="09142212"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0A592FE" w14:textId="77777777" w:rsidTr="00372823">
        <w:tc>
          <w:tcPr>
            <w:tcW w:w="1803" w:type="dxa"/>
          </w:tcPr>
          <w:p w14:paraId="45FB314D" w14:textId="77777777" w:rsidR="004A7367" w:rsidRPr="004A7367" w:rsidRDefault="004A7367" w:rsidP="004A7367">
            <w:pPr>
              <w:pStyle w:val="ListParagraph"/>
              <w:numPr>
                <w:ilvl w:val="0"/>
                <w:numId w:val="63"/>
              </w:numPr>
              <w:bidi/>
              <w:jc w:val="center"/>
              <w:rPr>
                <w:rFonts w:cs="B Lotus"/>
                <w:rtl/>
              </w:rPr>
            </w:pPr>
          </w:p>
        </w:tc>
        <w:tc>
          <w:tcPr>
            <w:tcW w:w="1803" w:type="dxa"/>
          </w:tcPr>
          <w:p w14:paraId="72F4804A" w14:textId="646BCD20" w:rsidR="004A7367" w:rsidRPr="004A7367" w:rsidRDefault="004A7367" w:rsidP="004A7367">
            <w:pPr>
              <w:jc w:val="center"/>
              <w:rPr>
                <w:rFonts w:cs="B Lotus"/>
                <w:sz w:val="28"/>
                <w:szCs w:val="28"/>
                <w:rtl/>
              </w:rPr>
            </w:pPr>
            <w:r w:rsidRPr="004A7367">
              <w:rPr>
                <w:rFonts w:cs="B Lotus"/>
                <w:rtl/>
              </w:rPr>
              <w:t>702</w:t>
            </w:r>
          </w:p>
        </w:tc>
        <w:tc>
          <w:tcPr>
            <w:tcW w:w="1803" w:type="dxa"/>
          </w:tcPr>
          <w:p w14:paraId="28EA86D4" w14:textId="16A9347F"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اشکنان‏</w:t>
            </w:r>
          </w:p>
        </w:tc>
        <w:tc>
          <w:tcPr>
            <w:tcW w:w="1803" w:type="dxa"/>
          </w:tcPr>
          <w:p w14:paraId="484334E1" w14:textId="744FA6E1" w:rsidR="004A7367" w:rsidRPr="004A7367" w:rsidRDefault="004A7367" w:rsidP="004A7367">
            <w:pPr>
              <w:jc w:val="center"/>
              <w:rPr>
                <w:rFonts w:cs="B Lotus"/>
                <w:sz w:val="28"/>
                <w:szCs w:val="28"/>
                <w:rtl/>
              </w:rPr>
            </w:pPr>
            <w:r w:rsidRPr="004A7367">
              <w:rPr>
                <w:rFonts w:cs="B Lotus"/>
                <w:rtl/>
              </w:rPr>
              <w:t>16</w:t>
            </w:r>
          </w:p>
        </w:tc>
        <w:tc>
          <w:tcPr>
            <w:tcW w:w="1803" w:type="dxa"/>
          </w:tcPr>
          <w:p w14:paraId="5550689D" w14:textId="2EC1EF2A"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51EF759" w14:textId="77777777" w:rsidTr="00372823">
        <w:tc>
          <w:tcPr>
            <w:tcW w:w="1803" w:type="dxa"/>
          </w:tcPr>
          <w:p w14:paraId="08FA8C64" w14:textId="77777777" w:rsidR="004A7367" w:rsidRPr="004A7367" w:rsidRDefault="004A7367" w:rsidP="004A7367">
            <w:pPr>
              <w:pStyle w:val="ListParagraph"/>
              <w:numPr>
                <w:ilvl w:val="0"/>
                <w:numId w:val="63"/>
              </w:numPr>
              <w:bidi/>
              <w:jc w:val="center"/>
              <w:rPr>
                <w:rFonts w:cs="B Lotus"/>
                <w:rtl/>
              </w:rPr>
            </w:pPr>
          </w:p>
        </w:tc>
        <w:tc>
          <w:tcPr>
            <w:tcW w:w="1803" w:type="dxa"/>
          </w:tcPr>
          <w:p w14:paraId="7B04F469" w14:textId="6100E79C" w:rsidR="004A7367" w:rsidRPr="004A7367" w:rsidRDefault="004A7367" w:rsidP="004A7367">
            <w:pPr>
              <w:jc w:val="center"/>
              <w:rPr>
                <w:rFonts w:cs="B Lotus"/>
                <w:sz w:val="28"/>
                <w:szCs w:val="28"/>
                <w:rtl/>
              </w:rPr>
            </w:pPr>
            <w:r w:rsidRPr="004A7367">
              <w:rPr>
                <w:rFonts w:cs="B Lotus"/>
                <w:rtl/>
              </w:rPr>
              <w:t>703</w:t>
            </w:r>
          </w:p>
        </w:tc>
        <w:tc>
          <w:tcPr>
            <w:tcW w:w="1803" w:type="dxa"/>
          </w:tcPr>
          <w:p w14:paraId="08214DB2" w14:textId="7AC24534"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علامرودشت‏</w:t>
            </w:r>
          </w:p>
        </w:tc>
        <w:tc>
          <w:tcPr>
            <w:tcW w:w="1803" w:type="dxa"/>
          </w:tcPr>
          <w:p w14:paraId="00AE485C" w14:textId="09E5CD8F" w:rsidR="004A7367" w:rsidRPr="004A7367" w:rsidRDefault="004A7367" w:rsidP="004A7367">
            <w:pPr>
              <w:jc w:val="center"/>
              <w:rPr>
                <w:rFonts w:cs="B Lotus"/>
                <w:sz w:val="28"/>
                <w:szCs w:val="28"/>
                <w:rtl/>
              </w:rPr>
            </w:pPr>
            <w:r w:rsidRPr="004A7367">
              <w:rPr>
                <w:rFonts w:cs="B Lotus"/>
                <w:rtl/>
              </w:rPr>
              <w:t>16</w:t>
            </w:r>
          </w:p>
        </w:tc>
        <w:tc>
          <w:tcPr>
            <w:tcW w:w="1803" w:type="dxa"/>
          </w:tcPr>
          <w:p w14:paraId="391AA8B8" w14:textId="500BAF8E"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ACD2864" w14:textId="77777777" w:rsidTr="00372823">
        <w:tc>
          <w:tcPr>
            <w:tcW w:w="1803" w:type="dxa"/>
          </w:tcPr>
          <w:p w14:paraId="0893432B" w14:textId="77777777" w:rsidR="004A7367" w:rsidRPr="004A7367" w:rsidRDefault="004A7367" w:rsidP="004A7367">
            <w:pPr>
              <w:pStyle w:val="ListParagraph"/>
              <w:numPr>
                <w:ilvl w:val="0"/>
                <w:numId w:val="63"/>
              </w:numPr>
              <w:bidi/>
              <w:jc w:val="center"/>
              <w:rPr>
                <w:rFonts w:cs="B Lotus"/>
                <w:rtl/>
              </w:rPr>
            </w:pPr>
          </w:p>
        </w:tc>
        <w:tc>
          <w:tcPr>
            <w:tcW w:w="1803" w:type="dxa"/>
          </w:tcPr>
          <w:p w14:paraId="2003EAA6" w14:textId="6B5AB4CC" w:rsidR="004A7367" w:rsidRPr="004A7367" w:rsidRDefault="004A7367" w:rsidP="004A7367">
            <w:pPr>
              <w:jc w:val="center"/>
              <w:rPr>
                <w:rFonts w:cs="B Lotus"/>
                <w:sz w:val="28"/>
                <w:szCs w:val="28"/>
                <w:rtl/>
              </w:rPr>
            </w:pPr>
            <w:r w:rsidRPr="004A7367">
              <w:rPr>
                <w:rFonts w:cs="B Lotus"/>
                <w:rtl/>
              </w:rPr>
              <w:t>704</w:t>
            </w:r>
          </w:p>
        </w:tc>
        <w:tc>
          <w:tcPr>
            <w:tcW w:w="1803" w:type="dxa"/>
          </w:tcPr>
          <w:p w14:paraId="514DA990" w14:textId="11D6EAA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مهر‏</w:t>
            </w:r>
          </w:p>
        </w:tc>
        <w:tc>
          <w:tcPr>
            <w:tcW w:w="1803" w:type="dxa"/>
          </w:tcPr>
          <w:p w14:paraId="2B6EC930" w14:textId="7CF3C0FB" w:rsidR="004A7367" w:rsidRPr="004A7367" w:rsidRDefault="004A7367" w:rsidP="004A7367">
            <w:pPr>
              <w:jc w:val="center"/>
              <w:rPr>
                <w:rFonts w:cs="B Lotus"/>
                <w:sz w:val="28"/>
                <w:szCs w:val="28"/>
                <w:rtl/>
              </w:rPr>
            </w:pPr>
            <w:r w:rsidRPr="004A7367">
              <w:rPr>
                <w:rFonts w:cs="B Lotus"/>
                <w:rtl/>
              </w:rPr>
              <w:t>16</w:t>
            </w:r>
          </w:p>
        </w:tc>
        <w:tc>
          <w:tcPr>
            <w:tcW w:w="1803" w:type="dxa"/>
          </w:tcPr>
          <w:p w14:paraId="5429020A" w14:textId="2E3F5A9D"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B980A3A" w14:textId="77777777" w:rsidTr="00372823">
        <w:tc>
          <w:tcPr>
            <w:tcW w:w="1803" w:type="dxa"/>
          </w:tcPr>
          <w:p w14:paraId="3B6B47CE" w14:textId="77777777" w:rsidR="004A7367" w:rsidRPr="004A7367" w:rsidRDefault="004A7367" w:rsidP="004A7367">
            <w:pPr>
              <w:pStyle w:val="ListParagraph"/>
              <w:numPr>
                <w:ilvl w:val="0"/>
                <w:numId w:val="63"/>
              </w:numPr>
              <w:bidi/>
              <w:jc w:val="center"/>
              <w:rPr>
                <w:rFonts w:cs="B Lotus"/>
                <w:rtl/>
              </w:rPr>
            </w:pPr>
          </w:p>
        </w:tc>
        <w:tc>
          <w:tcPr>
            <w:tcW w:w="1803" w:type="dxa"/>
          </w:tcPr>
          <w:p w14:paraId="5B937E76" w14:textId="4F841592" w:rsidR="004A7367" w:rsidRPr="004A7367" w:rsidRDefault="004A7367" w:rsidP="004A7367">
            <w:pPr>
              <w:jc w:val="center"/>
              <w:rPr>
                <w:rFonts w:cs="B Lotus"/>
                <w:sz w:val="28"/>
                <w:szCs w:val="28"/>
                <w:rtl/>
              </w:rPr>
            </w:pPr>
            <w:r w:rsidRPr="004A7367">
              <w:rPr>
                <w:rFonts w:cs="B Lotus"/>
                <w:rtl/>
              </w:rPr>
              <w:t>706</w:t>
            </w:r>
          </w:p>
        </w:tc>
        <w:tc>
          <w:tcPr>
            <w:tcW w:w="1803" w:type="dxa"/>
          </w:tcPr>
          <w:p w14:paraId="446751B4" w14:textId="193C6865"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سیدان‏</w:t>
            </w:r>
          </w:p>
        </w:tc>
        <w:tc>
          <w:tcPr>
            <w:tcW w:w="1803" w:type="dxa"/>
          </w:tcPr>
          <w:p w14:paraId="4AB64241" w14:textId="3D7DA2D0" w:rsidR="004A7367" w:rsidRPr="004A7367" w:rsidRDefault="004A7367" w:rsidP="004A7367">
            <w:pPr>
              <w:jc w:val="center"/>
              <w:rPr>
                <w:rFonts w:cs="B Lotus"/>
                <w:sz w:val="28"/>
                <w:szCs w:val="28"/>
                <w:rtl/>
              </w:rPr>
            </w:pPr>
            <w:r w:rsidRPr="004A7367">
              <w:rPr>
                <w:rFonts w:cs="B Lotus"/>
                <w:rtl/>
              </w:rPr>
              <w:t>16</w:t>
            </w:r>
          </w:p>
        </w:tc>
        <w:tc>
          <w:tcPr>
            <w:tcW w:w="1803" w:type="dxa"/>
          </w:tcPr>
          <w:p w14:paraId="4D18859D" w14:textId="17DBE147"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9364A52" w14:textId="77777777" w:rsidTr="00372823">
        <w:tc>
          <w:tcPr>
            <w:tcW w:w="1803" w:type="dxa"/>
          </w:tcPr>
          <w:p w14:paraId="489CF0F0" w14:textId="77777777" w:rsidR="004A7367" w:rsidRPr="004A7367" w:rsidRDefault="004A7367" w:rsidP="004A7367">
            <w:pPr>
              <w:pStyle w:val="ListParagraph"/>
              <w:numPr>
                <w:ilvl w:val="0"/>
                <w:numId w:val="63"/>
              </w:numPr>
              <w:bidi/>
              <w:jc w:val="center"/>
              <w:rPr>
                <w:rFonts w:cs="B Lotus"/>
                <w:rtl/>
              </w:rPr>
            </w:pPr>
          </w:p>
        </w:tc>
        <w:tc>
          <w:tcPr>
            <w:tcW w:w="1803" w:type="dxa"/>
          </w:tcPr>
          <w:p w14:paraId="52CD32D4" w14:textId="695E20DB" w:rsidR="004A7367" w:rsidRPr="004A7367" w:rsidRDefault="004A7367" w:rsidP="004A7367">
            <w:pPr>
              <w:jc w:val="center"/>
              <w:rPr>
                <w:rFonts w:cs="B Lotus"/>
                <w:sz w:val="28"/>
                <w:szCs w:val="28"/>
                <w:rtl/>
              </w:rPr>
            </w:pPr>
            <w:r w:rsidRPr="004A7367">
              <w:rPr>
                <w:rFonts w:cs="B Lotus"/>
                <w:rtl/>
              </w:rPr>
              <w:t>708</w:t>
            </w:r>
          </w:p>
        </w:tc>
        <w:tc>
          <w:tcPr>
            <w:tcW w:w="1803" w:type="dxa"/>
          </w:tcPr>
          <w:p w14:paraId="2523CE1A" w14:textId="5B1F570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سعادت</w:t>
            </w:r>
            <w:r w:rsidRPr="004A7367">
              <w:rPr>
                <w:rFonts w:cs="B Lotus"/>
                <w:rtl/>
              </w:rPr>
              <w:t xml:space="preserve"> </w:t>
            </w:r>
            <w:r w:rsidRPr="004A7367">
              <w:rPr>
                <w:rFonts w:cs="B Lotus" w:hint="cs"/>
                <w:rtl/>
              </w:rPr>
              <w:t>شهر‏</w:t>
            </w:r>
          </w:p>
        </w:tc>
        <w:tc>
          <w:tcPr>
            <w:tcW w:w="1803" w:type="dxa"/>
          </w:tcPr>
          <w:p w14:paraId="69A6822D" w14:textId="5C59E5AE" w:rsidR="004A7367" w:rsidRPr="004A7367" w:rsidRDefault="004A7367" w:rsidP="004A7367">
            <w:pPr>
              <w:jc w:val="center"/>
              <w:rPr>
                <w:rFonts w:cs="B Lotus"/>
                <w:sz w:val="28"/>
                <w:szCs w:val="28"/>
                <w:rtl/>
              </w:rPr>
            </w:pPr>
            <w:r w:rsidRPr="004A7367">
              <w:rPr>
                <w:rFonts w:cs="B Lotus"/>
                <w:rtl/>
              </w:rPr>
              <w:t>16</w:t>
            </w:r>
          </w:p>
        </w:tc>
        <w:tc>
          <w:tcPr>
            <w:tcW w:w="1803" w:type="dxa"/>
          </w:tcPr>
          <w:p w14:paraId="33DCE42C" w14:textId="7FCD2B02"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A5CF41D" w14:textId="77777777" w:rsidTr="00372823">
        <w:tc>
          <w:tcPr>
            <w:tcW w:w="1803" w:type="dxa"/>
          </w:tcPr>
          <w:p w14:paraId="29D98AFF" w14:textId="77777777" w:rsidR="004A7367" w:rsidRPr="004A7367" w:rsidRDefault="004A7367" w:rsidP="004A7367">
            <w:pPr>
              <w:pStyle w:val="ListParagraph"/>
              <w:numPr>
                <w:ilvl w:val="0"/>
                <w:numId w:val="63"/>
              </w:numPr>
              <w:bidi/>
              <w:jc w:val="center"/>
              <w:rPr>
                <w:rFonts w:cs="B Lotus"/>
                <w:rtl/>
              </w:rPr>
            </w:pPr>
          </w:p>
        </w:tc>
        <w:tc>
          <w:tcPr>
            <w:tcW w:w="1803" w:type="dxa"/>
          </w:tcPr>
          <w:p w14:paraId="72CE0733" w14:textId="7CF7F405" w:rsidR="004A7367" w:rsidRPr="004A7367" w:rsidRDefault="004A7367" w:rsidP="004A7367">
            <w:pPr>
              <w:jc w:val="center"/>
              <w:rPr>
                <w:rFonts w:cs="B Lotus"/>
                <w:sz w:val="28"/>
                <w:szCs w:val="28"/>
                <w:rtl/>
              </w:rPr>
            </w:pPr>
            <w:r w:rsidRPr="004A7367">
              <w:rPr>
                <w:rFonts w:cs="B Lotus"/>
                <w:rtl/>
              </w:rPr>
              <w:t>709</w:t>
            </w:r>
          </w:p>
        </w:tc>
        <w:tc>
          <w:tcPr>
            <w:tcW w:w="1803" w:type="dxa"/>
          </w:tcPr>
          <w:p w14:paraId="64F72071" w14:textId="4F594D3D"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قادراباد‏</w:t>
            </w:r>
          </w:p>
        </w:tc>
        <w:tc>
          <w:tcPr>
            <w:tcW w:w="1803" w:type="dxa"/>
          </w:tcPr>
          <w:p w14:paraId="77A4850F" w14:textId="2FF50CE1" w:rsidR="004A7367" w:rsidRPr="004A7367" w:rsidRDefault="004A7367" w:rsidP="004A7367">
            <w:pPr>
              <w:jc w:val="center"/>
              <w:rPr>
                <w:rFonts w:cs="B Lotus"/>
                <w:sz w:val="28"/>
                <w:szCs w:val="28"/>
                <w:rtl/>
              </w:rPr>
            </w:pPr>
            <w:r w:rsidRPr="004A7367">
              <w:rPr>
                <w:rFonts w:cs="B Lotus"/>
                <w:rtl/>
              </w:rPr>
              <w:t>16</w:t>
            </w:r>
          </w:p>
        </w:tc>
        <w:tc>
          <w:tcPr>
            <w:tcW w:w="1803" w:type="dxa"/>
          </w:tcPr>
          <w:p w14:paraId="7D9193DF" w14:textId="66FBE6E8"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7CDA8F6" w14:textId="77777777" w:rsidTr="00372823">
        <w:tc>
          <w:tcPr>
            <w:tcW w:w="1803" w:type="dxa"/>
          </w:tcPr>
          <w:p w14:paraId="78857FFF" w14:textId="77777777" w:rsidR="004A7367" w:rsidRPr="004A7367" w:rsidRDefault="004A7367" w:rsidP="004A7367">
            <w:pPr>
              <w:pStyle w:val="ListParagraph"/>
              <w:numPr>
                <w:ilvl w:val="0"/>
                <w:numId w:val="63"/>
              </w:numPr>
              <w:bidi/>
              <w:jc w:val="center"/>
              <w:rPr>
                <w:rFonts w:cs="B Lotus"/>
                <w:rtl/>
              </w:rPr>
            </w:pPr>
          </w:p>
        </w:tc>
        <w:tc>
          <w:tcPr>
            <w:tcW w:w="1803" w:type="dxa"/>
          </w:tcPr>
          <w:p w14:paraId="7B0DB33B" w14:textId="68D643F2" w:rsidR="004A7367" w:rsidRPr="004A7367" w:rsidRDefault="004A7367" w:rsidP="004A7367">
            <w:pPr>
              <w:jc w:val="center"/>
              <w:rPr>
                <w:rFonts w:cs="B Lotus"/>
                <w:sz w:val="28"/>
                <w:szCs w:val="28"/>
                <w:rtl/>
              </w:rPr>
            </w:pPr>
            <w:r w:rsidRPr="004A7367">
              <w:rPr>
                <w:rFonts w:cs="B Lotus"/>
                <w:rtl/>
              </w:rPr>
              <w:t>710</w:t>
            </w:r>
          </w:p>
        </w:tc>
        <w:tc>
          <w:tcPr>
            <w:tcW w:w="1803" w:type="dxa"/>
          </w:tcPr>
          <w:p w14:paraId="57A1CF33" w14:textId="7EF989C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اهل‏</w:t>
            </w:r>
          </w:p>
        </w:tc>
        <w:tc>
          <w:tcPr>
            <w:tcW w:w="1803" w:type="dxa"/>
          </w:tcPr>
          <w:p w14:paraId="7596BF9A" w14:textId="46289D72" w:rsidR="004A7367" w:rsidRPr="004A7367" w:rsidRDefault="004A7367" w:rsidP="004A7367">
            <w:pPr>
              <w:jc w:val="center"/>
              <w:rPr>
                <w:rFonts w:cs="B Lotus"/>
                <w:sz w:val="28"/>
                <w:szCs w:val="28"/>
                <w:rtl/>
              </w:rPr>
            </w:pPr>
            <w:r w:rsidRPr="004A7367">
              <w:rPr>
                <w:rFonts w:cs="B Lotus"/>
                <w:rtl/>
              </w:rPr>
              <w:t>16</w:t>
            </w:r>
          </w:p>
        </w:tc>
        <w:tc>
          <w:tcPr>
            <w:tcW w:w="1803" w:type="dxa"/>
          </w:tcPr>
          <w:p w14:paraId="33415C40" w14:textId="1F2CF0C3"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37B07CA" w14:textId="77777777" w:rsidTr="00372823">
        <w:tc>
          <w:tcPr>
            <w:tcW w:w="1803" w:type="dxa"/>
          </w:tcPr>
          <w:p w14:paraId="066829FA" w14:textId="77777777" w:rsidR="004A7367" w:rsidRPr="004A7367" w:rsidRDefault="004A7367" w:rsidP="004A7367">
            <w:pPr>
              <w:pStyle w:val="ListParagraph"/>
              <w:numPr>
                <w:ilvl w:val="0"/>
                <w:numId w:val="63"/>
              </w:numPr>
              <w:bidi/>
              <w:jc w:val="center"/>
              <w:rPr>
                <w:rFonts w:cs="B Lotus"/>
                <w:rtl/>
              </w:rPr>
            </w:pPr>
          </w:p>
        </w:tc>
        <w:tc>
          <w:tcPr>
            <w:tcW w:w="1803" w:type="dxa"/>
          </w:tcPr>
          <w:p w14:paraId="57D7C6B3" w14:textId="1A1D3438" w:rsidR="004A7367" w:rsidRPr="004A7367" w:rsidRDefault="004A7367" w:rsidP="004A7367">
            <w:pPr>
              <w:jc w:val="center"/>
              <w:rPr>
                <w:rFonts w:cs="B Lotus"/>
                <w:sz w:val="28"/>
                <w:szCs w:val="28"/>
                <w:rtl/>
              </w:rPr>
            </w:pPr>
            <w:r w:rsidRPr="004A7367">
              <w:rPr>
                <w:rFonts w:cs="B Lotus"/>
                <w:rtl/>
              </w:rPr>
              <w:t>711</w:t>
            </w:r>
          </w:p>
        </w:tc>
        <w:tc>
          <w:tcPr>
            <w:tcW w:w="1803" w:type="dxa"/>
          </w:tcPr>
          <w:p w14:paraId="0BEE98FF" w14:textId="6D6917D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کنارتخته‏</w:t>
            </w:r>
          </w:p>
        </w:tc>
        <w:tc>
          <w:tcPr>
            <w:tcW w:w="1803" w:type="dxa"/>
          </w:tcPr>
          <w:p w14:paraId="5B702B8D" w14:textId="73C48897" w:rsidR="004A7367" w:rsidRPr="004A7367" w:rsidRDefault="004A7367" w:rsidP="004A7367">
            <w:pPr>
              <w:jc w:val="center"/>
              <w:rPr>
                <w:rFonts w:cs="B Lotus"/>
                <w:sz w:val="28"/>
                <w:szCs w:val="28"/>
                <w:rtl/>
              </w:rPr>
            </w:pPr>
            <w:r w:rsidRPr="004A7367">
              <w:rPr>
                <w:rFonts w:cs="B Lotus"/>
                <w:rtl/>
              </w:rPr>
              <w:t>16</w:t>
            </w:r>
          </w:p>
        </w:tc>
        <w:tc>
          <w:tcPr>
            <w:tcW w:w="1803" w:type="dxa"/>
          </w:tcPr>
          <w:p w14:paraId="7943B3E9" w14:textId="55B901DD"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B6298E5" w14:textId="77777777" w:rsidTr="00372823">
        <w:tc>
          <w:tcPr>
            <w:tcW w:w="1803" w:type="dxa"/>
          </w:tcPr>
          <w:p w14:paraId="75F36D40" w14:textId="77777777" w:rsidR="004A7367" w:rsidRPr="004A7367" w:rsidRDefault="004A7367" w:rsidP="004A7367">
            <w:pPr>
              <w:pStyle w:val="ListParagraph"/>
              <w:numPr>
                <w:ilvl w:val="0"/>
                <w:numId w:val="63"/>
              </w:numPr>
              <w:bidi/>
              <w:jc w:val="center"/>
              <w:rPr>
                <w:rFonts w:cs="B Lotus"/>
                <w:rtl/>
              </w:rPr>
            </w:pPr>
          </w:p>
        </w:tc>
        <w:tc>
          <w:tcPr>
            <w:tcW w:w="1803" w:type="dxa"/>
          </w:tcPr>
          <w:p w14:paraId="31E6B3BD" w14:textId="3589629D" w:rsidR="004A7367" w:rsidRPr="004A7367" w:rsidRDefault="004A7367" w:rsidP="004A7367">
            <w:pPr>
              <w:jc w:val="center"/>
              <w:rPr>
                <w:rFonts w:cs="B Lotus"/>
                <w:sz w:val="28"/>
                <w:szCs w:val="28"/>
                <w:rtl/>
              </w:rPr>
            </w:pPr>
            <w:r w:rsidRPr="004A7367">
              <w:rPr>
                <w:rFonts w:cs="B Lotus"/>
                <w:rtl/>
              </w:rPr>
              <w:t>851</w:t>
            </w:r>
          </w:p>
        </w:tc>
        <w:tc>
          <w:tcPr>
            <w:tcW w:w="1803" w:type="dxa"/>
          </w:tcPr>
          <w:p w14:paraId="7A8A2DF4" w14:textId="7298E704" w:rsidR="004A7367" w:rsidRPr="004A7367" w:rsidRDefault="004A7367" w:rsidP="004A7367">
            <w:pPr>
              <w:jc w:val="center"/>
              <w:rPr>
                <w:rFonts w:cs="B Lotus"/>
                <w:sz w:val="28"/>
                <w:szCs w:val="28"/>
                <w:rtl/>
              </w:rPr>
            </w:pPr>
            <w:r w:rsidRPr="004A7367">
              <w:rPr>
                <w:rFonts w:cs="B Lotus" w:hint="cs"/>
                <w:rtl/>
              </w:rPr>
              <w:t>حفر</w:t>
            </w:r>
          </w:p>
        </w:tc>
        <w:tc>
          <w:tcPr>
            <w:tcW w:w="1803" w:type="dxa"/>
          </w:tcPr>
          <w:p w14:paraId="2211D0BE" w14:textId="6EE37751" w:rsidR="004A7367" w:rsidRPr="004A7367" w:rsidRDefault="004A7367" w:rsidP="004A7367">
            <w:pPr>
              <w:jc w:val="center"/>
              <w:rPr>
                <w:rFonts w:cs="B Lotus"/>
                <w:sz w:val="28"/>
                <w:szCs w:val="28"/>
                <w:rtl/>
              </w:rPr>
            </w:pPr>
            <w:r w:rsidRPr="004A7367">
              <w:rPr>
                <w:rFonts w:cs="B Lotus"/>
                <w:rtl/>
              </w:rPr>
              <w:t>16</w:t>
            </w:r>
          </w:p>
        </w:tc>
        <w:tc>
          <w:tcPr>
            <w:tcW w:w="1803" w:type="dxa"/>
          </w:tcPr>
          <w:p w14:paraId="2081E078" w14:textId="276549CD"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D5D2FE3" w14:textId="77777777" w:rsidTr="00372823">
        <w:tc>
          <w:tcPr>
            <w:tcW w:w="1803" w:type="dxa"/>
          </w:tcPr>
          <w:p w14:paraId="70AD629C" w14:textId="77777777" w:rsidR="004A7367" w:rsidRPr="004A7367" w:rsidRDefault="004A7367" w:rsidP="004A7367">
            <w:pPr>
              <w:pStyle w:val="ListParagraph"/>
              <w:numPr>
                <w:ilvl w:val="0"/>
                <w:numId w:val="63"/>
              </w:numPr>
              <w:bidi/>
              <w:jc w:val="center"/>
              <w:rPr>
                <w:rFonts w:cs="B Lotus"/>
                <w:rtl/>
              </w:rPr>
            </w:pPr>
          </w:p>
        </w:tc>
        <w:tc>
          <w:tcPr>
            <w:tcW w:w="1803" w:type="dxa"/>
          </w:tcPr>
          <w:p w14:paraId="60904B6D" w14:textId="73CCFC2F" w:rsidR="004A7367" w:rsidRPr="004A7367" w:rsidRDefault="004A7367" w:rsidP="004A7367">
            <w:pPr>
              <w:jc w:val="center"/>
              <w:rPr>
                <w:rFonts w:cs="B Lotus"/>
                <w:sz w:val="28"/>
                <w:szCs w:val="28"/>
                <w:rtl/>
              </w:rPr>
            </w:pPr>
            <w:r w:rsidRPr="004A7367">
              <w:rPr>
                <w:rFonts w:cs="B Lotus"/>
                <w:rtl/>
              </w:rPr>
              <w:t>855</w:t>
            </w:r>
          </w:p>
        </w:tc>
        <w:tc>
          <w:tcPr>
            <w:tcW w:w="1803" w:type="dxa"/>
          </w:tcPr>
          <w:p w14:paraId="1AAA8451" w14:textId="19F3988E" w:rsidR="004A7367" w:rsidRPr="004A7367" w:rsidRDefault="004A7367" w:rsidP="004A7367">
            <w:pPr>
              <w:jc w:val="center"/>
              <w:rPr>
                <w:rFonts w:cs="B Lotus"/>
                <w:sz w:val="28"/>
                <w:szCs w:val="28"/>
                <w:rtl/>
              </w:rPr>
            </w:pPr>
            <w:r w:rsidRPr="004A7367">
              <w:rPr>
                <w:rFonts w:cs="B Lotus" w:hint="cs"/>
                <w:rtl/>
              </w:rPr>
              <w:t>زرین</w:t>
            </w:r>
            <w:r w:rsidRPr="004A7367">
              <w:rPr>
                <w:rFonts w:cs="B Lotus"/>
                <w:rtl/>
              </w:rPr>
              <w:t xml:space="preserve"> </w:t>
            </w:r>
            <w:r w:rsidRPr="004A7367">
              <w:rPr>
                <w:rFonts w:cs="B Lotus" w:hint="cs"/>
                <w:rtl/>
              </w:rPr>
              <w:t>دشت</w:t>
            </w:r>
          </w:p>
        </w:tc>
        <w:tc>
          <w:tcPr>
            <w:tcW w:w="1803" w:type="dxa"/>
          </w:tcPr>
          <w:p w14:paraId="1AA2EA99" w14:textId="31302E44" w:rsidR="004A7367" w:rsidRPr="004A7367" w:rsidRDefault="004A7367" w:rsidP="004A7367">
            <w:pPr>
              <w:jc w:val="center"/>
              <w:rPr>
                <w:rFonts w:cs="B Lotus"/>
                <w:sz w:val="28"/>
                <w:szCs w:val="28"/>
                <w:rtl/>
              </w:rPr>
            </w:pPr>
            <w:r w:rsidRPr="004A7367">
              <w:rPr>
                <w:rFonts w:cs="B Lotus"/>
                <w:rtl/>
              </w:rPr>
              <w:t>16</w:t>
            </w:r>
          </w:p>
        </w:tc>
        <w:tc>
          <w:tcPr>
            <w:tcW w:w="1803" w:type="dxa"/>
          </w:tcPr>
          <w:p w14:paraId="770EBAE2" w14:textId="206BC6C3"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C706C91" w14:textId="77777777" w:rsidTr="00372823">
        <w:tc>
          <w:tcPr>
            <w:tcW w:w="1803" w:type="dxa"/>
          </w:tcPr>
          <w:p w14:paraId="740A61BD" w14:textId="77777777" w:rsidR="004A7367" w:rsidRPr="004A7367" w:rsidRDefault="004A7367" w:rsidP="004A7367">
            <w:pPr>
              <w:pStyle w:val="ListParagraph"/>
              <w:numPr>
                <w:ilvl w:val="0"/>
                <w:numId w:val="63"/>
              </w:numPr>
              <w:bidi/>
              <w:jc w:val="center"/>
              <w:rPr>
                <w:rFonts w:cs="B Lotus"/>
                <w:rtl/>
              </w:rPr>
            </w:pPr>
          </w:p>
        </w:tc>
        <w:tc>
          <w:tcPr>
            <w:tcW w:w="1803" w:type="dxa"/>
          </w:tcPr>
          <w:p w14:paraId="4B02C35F" w14:textId="61B4FB6F" w:rsidR="004A7367" w:rsidRPr="004A7367" w:rsidRDefault="004A7367" w:rsidP="004A7367">
            <w:pPr>
              <w:jc w:val="center"/>
              <w:rPr>
                <w:rFonts w:cs="B Lotus"/>
                <w:sz w:val="28"/>
                <w:szCs w:val="28"/>
                <w:rtl/>
              </w:rPr>
            </w:pPr>
            <w:r w:rsidRPr="004A7367">
              <w:rPr>
                <w:rFonts w:cs="B Lotus"/>
                <w:rtl/>
              </w:rPr>
              <w:t>856</w:t>
            </w:r>
          </w:p>
        </w:tc>
        <w:tc>
          <w:tcPr>
            <w:tcW w:w="1803" w:type="dxa"/>
          </w:tcPr>
          <w:p w14:paraId="440DFE49" w14:textId="771EADEF" w:rsidR="004A7367" w:rsidRPr="004A7367" w:rsidRDefault="004A7367" w:rsidP="004A7367">
            <w:pPr>
              <w:jc w:val="center"/>
              <w:rPr>
                <w:rFonts w:cs="B Lotus"/>
                <w:sz w:val="28"/>
                <w:szCs w:val="28"/>
                <w:rtl/>
              </w:rPr>
            </w:pPr>
            <w:r w:rsidRPr="004A7367">
              <w:rPr>
                <w:rFonts w:cs="B Lotus" w:hint="cs"/>
                <w:rtl/>
              </w:rPr>
              <w:t>بوانات</w:t>
            </w:r>
          </w:p>
        </w:tc>
        <w:tc>
          <w:tcPr>
            <w:tcW w:w="1803" w:type="dxa"/>
          </w:tcPr>
          <w:p w14:paraId="67E10A23" w14:textId="6F039724" w:rsidR="004A7367" w:rsidRPr="004A7367" w:rsidRDefault="004A7367" w:rsidP="004A7367">
            <w:pPr>
              <w:jc w:val="center"/>
              <w:rPr>
                <w:rFonts w:cs="B Lotus"/>
                <w:sz w:val="28"/>
                <w:szCs w:val="28"/>
                <w:rtl/>
              </w:rPr>
            </w:pPr>
            <w:r w:rsidRPr="004A7367">
              <w:rPr>
                <w:rFonts w:cs="B Lotus"/>
                <w:rtl/>
              </w:rPr>
              <w:t>16</w:t>
            </w:r>
          </w:p>
        </w:tc>
        <w:tc>
          <w:tcPr>
            <w:tcW w:w="1803" w:type="dxa"/>
          </w:tcPr>
          <w:p w14:paraId="3F4ED5D4" w14:textId="77CA40E0"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D6AA623" w14:textId="77777777" w:rsidTr="00372823">
        <w:tc>
          <w:tcPr>
            <w:tcW w:w="1803" w:type="dxa"/>
          </w:tcPr>
          <w:p w14:paraId="3ECF923D" w14:textId="77777777" w:rsidR="004A7367" w:rsidRPr="004A7367" w:rsidRDefault="004A7367" w:rsidP="004A7367">
            <w:pPr>
              <w:pStyle w:val="ListParagraph"/>
              <w:numPr>
                <w:ilvl w:val="0"/>
                <w:numId w:val="63"/>
              </w:numPr>
              <w:bidi/>
              <w:jc w:val="center"/>
              <w:rPr>
                <w:rFonts w:cs="B Lotus"/>
                <w:rtl/>
              </w:rPr>
            </w:pPr>
          </w:p>
        </w:tc>
        <w:tc>
          <w:tcPr>
            <w:tcW w:w="1803" w:type="dxa"/>
          </w:tcPr>
          <w:p w14:paraId="3001DA2F" w14:textId="2527DADF" w:rsidR="004A7367" w:rsidRPr="004A7367" w:rsidRDefault="004A7367" w:rsidP="004A7367">
            <w:pPr>
              <w:jc w:val="center"/>
              <w:rPr>
                <w:rFonts w:cs="B Lotus"/>
                <w:sz w:val="28"/>
                <w:szCs w:val="28"/>
                <w:rtl/>
              </w:rPr>
            </w:pPr>
            <w:r w:rsidRPr="004A7367">
              <w:rPr>
                <w:rFonts w:cs="B Lotus"/>
                <w:rtl/>
              </w:rPr>
              <w:t>857</w:t>
            </w:r>
          </w:p>
        </w:tc>
        <w:tc>
          <w:tcPr>
            <w:tcW w:w="1803" w:type="dxa"/>
          </w:tcPr>
          <w:p w14:paraId="521BF8F1" w14:textId="05045C7B" w:rsidR="004A7367" w:rsidRPr="004A7367" w:rsidRDefault="004A7367" w:rsidP="004A7367">
            <w:pPr>
              <w:jc w:val="center"/>
              <w:rPr>
                <w:rFonts w:cs="B Lotus"/>
                <w:sz w:val="28"/>
                <w:szCs w:val="28"/>
                <w:rtl/>
              </w:rPr>
            </w:pPr>
            <w:r w:rsidRPr="004A7367">
              <w:rPr>
                <w:rFonts w:cs="B Lotus" w:hint="cs"/>
                <w:rtl/>
              </w:rPr>
              <w:t>خرم</w:t>
            </w:r>
            <w:r w:rsidRPr="004A7367">
              <w:rPr>
                <w:rFonts w:cs="B Lotus"/>
                <w:rtl/>
              </w:rPr>
              <w:t xml:space="preserve"> </w:t>
            </w:r>
            <w:r w:rsidRPr="004A7367">
              <w:rPr>
                <w:rFonts w:cs="B Lotus" w:hint="cs"/>
                <w:rtl/>
              </w:rPr>
              <w:t>بید</w:t>
            </w:r>
          </w:p>
        </w:tc>
        <w:tc>
          <w:tcPr>
            <w:tcW w:w="1803" w:type="dxa"/>
          </w:tcPr>
          <w:p w14:paraId="162A146A" w14:textId="135C8865" w:rsidR="004A7367" w:rsidRPr="004A7367" w:rsidRDefault="004A7367" w:rsidP="004A7367">
            <w:pPr>
              <w:jc w:val="center"/>
              <w:rPr>
                <w:rFonts w:cs="B Lotus"/>
                <w:sz w:val="28"/>
                <w:szCs w:val="28"/>
                <w:rtl/>
              </w:rPr>
            </w:pPr>
            <w:r w:rsidRPr="004A7367">
              <w:rPr>
                <w:rFonts w:cs="B Lotus"/>
                <w:rtl/>
              </w:rPr>
              <w:t>16</w:t>
            </w:r>
          </w:p>
        </w:tc>
        <w:tc>
          <w:tcPr>
            <w:tcW w:w="1803" w:type="dxa"/>
          </w:tcPr>
          <w:p w14:paraId="675DD855" w14:textId="5FE93686"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49DBC5B" w14:textId="77777777" w:rsidTr="00372823">
        <w:tc>
          <w:tcPr>
            <w:tcW w:w="1803" w:type="dxa"/>
          </w:tcPr>
          <w:p w14:paraId="330BDEFA" w14:textId="77777777" w:rsidR="004A7367" w:rsidRPr="004A7367" w:rsidRDefault="004A7367" w:rsidP="004A7367">
            <w:pPr>
              <w:pStyle w:val="ListParagraph"/>
              <w:numPr>
                <w:ilvl w:val="0"/>
                <w:numId w:val="63"/>
              </w:numPr>
              <w:bidi/>
              <w:jc w:val="center"/>
              <w:rPr>
                <w:rFonts w:cs="B Lotus"/>
                <w:rtl/>
              </w:rPr>
            </w:pPr>
          </w:p>
        </w:tc>
        <w:tc>
          <w:tcPr>
            <w:tcW w:w="1803" w:type="dxa"/>
          </w:tcPr>
          <w:p w14:paraId="5F74790F" w14:textId="10DD967D" w:rsidR="004A7367" w:rsidRPr="004A7367" w:rsidRDefault="004A7367" w:rsidP="004A7367">
            <w:pPr>
              <w:jc w:val="center"/>
              <w:rPr>
                <w:rFonts w:cs="B Lotus"/>
                <w:sz w:val="28"/>
                <w:szCs w:val="28"/>
                <w:rtl/>
              </w:rPr>
            </w:pPr>
            <w:r w:rsidRPr="004A7367">
              <w:rPr>
                <w:rFonts w:cs="B Lotus"/>
                <w:rtl/>
              </w:rPr>
              <w:t>956</w:t>
            </w:r>
          </w:p>
        </w:tc>
        <w:tc>
          <w:tcPr>
            <w:tcW w:w="1803" w:type="dxa"/>
          </w:tcPr>
          <w:p w14:paraId="12552751" w14:textId="1FE2EACA" w:rsidR="004A7367" w:rsidRPr="004A7367" w:rsidRDefault="004A7367" w:rsidP="004A7367">
            <w:pPr>
              <w:jc w:val="center"/>
              <w:rPr>
                <w:rFonts w:cs="B Lotus"/>
                <w:sz w:val="28"/>
                <w:szCs w:val="28"/>
                <w:rtl/>
              </w:rPr>
            </w:pPr>
            <w:r w:rsidRPr="004A7367">
              <w:rPr>
                <w:rFonts w:cs="B Lotus" w:hint="cs"/>
                <w:rtl/>
              </w:rPr>
              <w:t>سده</w:t>
            </w:r>
          </w:p>
        </w:tc>
        <w:tc>
          <w:tcPr>
            <w:tcW w:w="1803" w:type="dxa"/>
          </w:tcPr>
          <w:p w14:paraId="67D2135C" w14:textId="5F5615C2" w:rsidR="004A7367" w:rsidRPr="004A7367" w:rsidRDefault="004A7367" w:rsidP="004A7367">
            <w:pPr>
              <w:jc w:val="center"/>
              <w:rPr>
                <w:rFonts w:cs="B Lotus"/>
                <w:sz w:val="28"/>
                <w:szCs w:val="28"/>
                <w:rtl/>
              </w:rPr>
            </w:pPr>
            <w:r w:rsidRPr="004A7367">
              <w:rPr>
                <w:rFonts w:cs="B Lotus"/>
                <w:rtl/>
              </w:rPr>
              <w:t>16</w:t>
            </w:r>
          </w:p>
        </w:tc>
        <w:tc>
          <w:tcPr>
            <w:tcW w:w="1803" w:type="dxa"/>
          </w:tcPr>
          <w:p w14:paraId="013D8E76" w14:textId="048D8D2B"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B0537C6" w14:textId="77777777" w:rsidTr="00372823">
        <w:tc>
          <w:tcPr>
            <w:tcW w:w="1803" w:type="dxa"/>
          </w:tcPr>
          <w:p w14:paraId="6A068B49" w14:textId="77777777" w:rsidR="004A7367" w:rsidRPr="004A7367" w:rsidRDefault="004A7367" w:rsidP="004A7367">
            <w:pPr>
              <w:pStyle w:val="ListParagraph"/>
              <w:numPr>
                <w:ilvl w:val="0"/>
                <w:numId w:val="63"/>
              </w:numPr>
              <w:bidi/>
              <w:jc w:val="center"/>
              <w:rPr>
                <w:rFonts w:cs="B Lotus"/>
                <w:rtl/>
              </w:rPr>
            </w:pPr>
          </w:p>
        </w:tc>
        <w:tc>
          <w:tcPr>
            <w:tcW w:w="1803" w:type="dxa"/>
          </w:tcPr>
          <w:p w14:paraId="424FDDC4" w14:textId="456D6E5B" w:rsidR="004A7367" w:rsidRPr="004A7367" w:rsidRDefault="004A7367" w:rsidP="004A7367">
            <w:pPr>
              <w:jc w:val="center"/>
              <w:rPr>
                <w:rFonts w:cs="B Lotus"/>
                <w:sz w:val="28"/>
                <w:szCs w:val="28"/>
                <w:rtl/>
              </w:rPr>
            </w:pPr>
            <w:r w:rsidRPr="004A7367">
              <w:rPr>
                <w:rFonts w:cs="B Lotus"/>
                <w:rtl/>
              </w:rPr>
              <w:t>969</w:t>
            </w:r>
          </w:p>
        </w:tc>
        <w:tc>
          <w:tcPr>
            <w:tcW w:w="1803" w:type="dxa"/>
          </w:tcPr>
          <w:p w14:paraId="0CFB7D2D" w14:textId="122F7AB1" w:rsidR="004A7367" w:rsidRPr="004A7367" w:rsidRDefault="004A7367" w:rsidP="004A7367">
            <w:pPr>
              <w:jc w:val="center"/>
              <w:rPr>
                <w:rFonts w:cs="B Lotus"/>
                <w:sz w:val="28"/>
                <w:szCs w:val="28"/>
                <w:rtl/>
              </w:rPr>
            </w:pPr>
            <w:r w:rsidRPr="004A7367">
              <w:rPr>
                <w:rFonts w:cs="B Lotus" w:hint="cs"/>
                <w:rtl/>
              </w:rPr>
              <w:t>آباده</w:t>
            </w:r>
            <w:r w:rsidRPr="004A7367">
              <w:rPr>
                <w:rFonts w:cs="B Lotus"/>
                <w:rtl/>
              </w:rPr>
              <w:t xml:space="preserve"> </w:t>
            </w:r>
            <w:r w:rsidRPr="004A7367">
              <w:rPr>
                <w:rFonts w:cs="B Lotus" w:hint="cs"/>
                <w:rtl/>
              </w:rPr>
              <w:t>طشک</w:t>
            </w:r>
          </w:p>
        </w:tc>
        <w:tc>
          <w:tcPr>
            <w:tcW w:w="1803" w:type="dxa"/>
          </w:tcPr>
          <w:p w14:paraId="26FDDA13" w14:textId="4282A5C7" w:rsidR="004A7367" w:rsidRPr="004A7367" w:rsidRDefault="004A7367" w:rsidP="004A7367">
            <w:pPr>
              <w:jc w:val="center"/>
              <w:rPr>
                <w:rFonts w:cs="B Lotus"/>
                <w:sz w:val="28"/>
                <w:szCs w:val="28"/>
                <w:rtl/>
              </w:rPr>
            </w:pPr>
            <w:r w:rsidRPr="004A7367">
              <w:rPr>
                <w:rFonts w:cs="B Lotus"/>
                <w:rtl/>
              </w:rPr>
              <w:t>16</w:t>
            </w:r>
          </w:p>
        </w:tc>
        <w:tc>
          <w:tcPr>
            <w:tcW w:w="1803" w:type="dxa"/>
          </w:tcPr>
          <w:p w14:paraId="73A3E39D" w14:textId="291E9617"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F357C02" w14:textId="77777777" w:rsidTr="00372823">
        <w:tc>
          <w:tcPr>
            <w:tcW w:w="1803" w:type="dxa"/>
          </w:tcPr>
          <w:p w14:paraId="45C4A5D7" w14:textId="77777777" w:rsidR="004A7367" w:rsidRPr="004A7367" w:rsidRDefault="004A7367" w:rsidP="004A7367">
            <w:pPr>
              <w:pStyle w:val="ListParagraph"/>
              <w:numPr>
                <w:ilvl w:val="0"/>
                <w:numId w:val="63"/>
              </w:numPr>
              <w:bidi/>
              <w:jc w:val="center"/>
              <w:rPr>
                <w:rFonts w:cs="B Lotus"/>
                <w:rtl/>
              </w:rPr>
            </w:pPr>
          </w:p>
        </w:tc>
        <w:tc>
          <w:tcPr>
            <w:tcW w:w="1803" w:type="dxa"/>
          </w:tcPr>
          <w:p w14:paraId="62395037" w14:textId="1570BF2F" w:rsidR="004A7367" w:rsidRPr="004A7367" w:rsidRDefault="004A7367" w:rsidP="004A7367">
            <w:pPr>
              <w:jc w:val="center"/>
              <w:rPr>
                <w:rFonts w:cs="B Lotus"/>
                <w:sz w:val="28"/>
                <w:szCs w:val="28"/>
                <w:rtl/>
              </w:rPr>
            </w:pPr>
            <w:r w:rsidRPr="004A7367">
              <w:rPr>
                <w:rFonts w:cs="B Lotus"/>
                <w:rtl/>
              </w:rPr>
              <w:t>970</w:t>
            </w:r>
          </w:p>
        </w:tc>
        <w:tc>
          <w:tcPr>
            <w:tcW w:w="1803" w:type="dxa"/>
          </w:tcPr>
          <w:p w14:paraId="4BC72B0A" w14:textId="216324D9" w:rsidR="004A7367" w:rsidRPr="004A7367" w:rsidRDefault="004A7367" w:rsidP="004A7367">
            <w:pPr>
              <w:jc w:val="center"/>
              <w:rPr>
                <w:rFonts w:cs="B Lotus"/>
                <w:sz w:val="28"/>
                <w:szCs w:val="28"/>
                <w:rtl/>
              </w:rPr>
            </w:pPr>
            <w:r w:rsidRPr="004A7367">
              <w:rPr>
                <w:rFonts w:cs="B Lotus" w:hint="cs"/>
                <w:rtl/>
              </w:rPr>
              <w:t>دوبرجی</w:t>
            </w:r>
            <w:r w:rsidRPr="004A7367">
              <w:rPr>
                <w:rFonts w:cs="B Lotus"/>
                <w:rtl/>
              </w:rPr>
              <w:t xml:space="preserve"> ( </w:t>
            </w:r>
            <w:r w:rsidRPr="004A7367">
              <w:rPr>
                <w:rFonts w:cs="B Lotus" w:hint="cs"/>
                <w:rtl/>
              </w:rPr>
              <w:t>فدوک</w:t>
            </w:r>
            <w:r w:rsidRPr="004A7367">
              <w:rPr>
                <w:rFonts w:cs="B Lotus"/>
                <w:rtl/>
              </w:rPr>
              <w:t xml:space="preserve"> )</w:t>
            </w:r>
          </w:p>
        </w:tc>
        <w:tc>
          <w:tcPr>
            <w:tcW w:w="1803" w:type="dxa"/>
          </w:tcPr>
          <w:p w14:paraId="32CB0F67" w14:textId="73896A34" w:rsidR="004A7367" w:rsidRPr="004A7367" w:rsidRDefault="004A7367" w:rsidP="004A7367">
            <w:pPr>
              <w:jc w:val="center"/>
              <w:rPr>
                <w:rFonts w:cs="B Lotus"/>
                <w:sz w:val="28"/>
                <w:szCs w:val="28"/>
                <w:rtl/>
              </w:rPr>
            </w:pPr>
            <w:r w:rsidRPr="004A7367">
              <w:rPr>
                <w:rFonts w:cs="B Lotus"/>
                <w:rtl/>
              </w:rPr>
              <w:t>16</w:t>
            </w:r>
          </w:p>
        </w:tc>
        <w:tc>
          <w:tcPr>
            <w:tcW w:w="1803" w:type="dxa"/>
          </w:tcPr>
          <w:p w14:paraId="331AA40E" w14:textId="79BC30C4"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46EE94F" w14:textId="77777777" w:rsidTr="00372823">
        <w:tc>
          <w:tcPr>
            <w:tcW w:w="1803" w:type="dxa"/>
          </w:tcPr>
          <w:p w14:paraId="3C58238F" w14:textId="77777777" w:rsidR="004A7367" w:rsidRPr="004A7367" w:rsidRDefault="004A7367" w:rsidP="004A7367">
            <w:pPr>
              <w:pStyle w:val="ListParagraph"/>
              <w:numPr>
                <w:ilvl w:val="0"/>
                <w:numId w:val="63"/>
              </w:numPr>
              <w:bidi/>
              <w:jc w:val="center"/>
              <w:rPr>
                <w:rFonts w:cs="B Lotus"/>
                <w:rtl/>
              </w:rPr>
            </w:pPr>
          </w:p>
        </w:tc>
        <w:tc>
          <w:tcPr>
            <w:tcW w:w="1803" w:type="dxa"/>
          </w:tcPr>
          <w:p w14:paraId="51E34765" w14:textId="43A7D45A" w:rsidR="004A7367" w:rsidRPr="004A7367" w:rsidRDefault="004A7367" w:rsidP="004A7367">
            <w:pPr>
              <w:jc w:val="center"/>
              <w:rPr>
                <w:rFonts w:cs="B Lotus"/>
                <w:sz w:val="28"/>
                <w:szCs w:val="28"/>
                <w:rtl/>
              </w:rPr>
            </w:pPr>
            <w:r w:rsidRPr="004A7367">
              <w:rPr>
                <w:rFonts w:cs="B Lotus"/>
                <w:rtl/>
              </w:rPr>
              <w:t>1012</w:t>
            </w:r>
          </w:p>
        </w:tc>
        <w:tc>
          <w:tcPr>
            <w:tcW w:w="1803" w:type="dxa"/>
          </w:tcPr>
          <w:p w14:paraId="1736D266" w14:textId="188A51FF" w:rsidR="004A7367" w:rsidRPr="004A7367" w:rsidRDefault="004A7367" w:rsidP="004A7367">
            <w:pPr>
              <w:jc w:val="center"/>
              <w:rPr>
                <w:rFonts w:cs="B Lotus"/>
                <w:sz w:val="28"/>
                <w:szCs w:val="28"/>
                <w:rtl/>
              </w:rPr>
            </w:pPr>
            <w:r w:rsidRPr="004A7367">
              <w:rPr>
                <w:rFonts w:cs="B Lotus" w:hint="cs"/>
                <w:rtl/>
              </w:rPr>
              <w:t>دهبید</w:t>
            </w:r>
          </w:p>
        </w:tc>
        <w:tc>
          <w:tcPr>
            <w:tcW w:w="1803" w:type="dxa"/>
          </w:tcPr>
          <w:p w14:paraId="2D324B54" w14:textId="0D785A30" w:rsidR="004A7367" w:rsidRPr="004A7367" w:rsidRDefault="004A7367" w:rsidP="004A7367">
            <w:pPr>
              <w:jc w:val="center"/>
              <w:rPr>
                <w:rFonts w:cs="B Lotus"/>
                <w:sz w:val="28"/>
                <w:szCs w:val="28"/>
                <w:rtl/>
              </w:rPr>
            </w:pPr>
            <w:r w:rsidRPr="004A7367">
              <w:rPr>
                <w:rFonts w:cs="B Lotus"/>
                <w:rtl/>
              </w:rPr>
              <w:t>16</w:t>
            </w:r>
          </w:p>
        </w:tc>
        <w:tc>
          <w:tcPr>
            <w:tcW w:w="1803" w:type="dxa"/>
          </w:tcPr>
          <w:p w14:paraId="7D8098CC" w14:textId="5D289FE7"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16B63AA" w14:textId="77777777" w:rsidTr="00372823">
        <w:tc>
          <w:tcPr>
            <w:tcW w:w="1803" w:type="dxa"/>
          </w:tcPr>
          <w:p w14:paraId="1D307D30" w14:textId="77777777" w:rsidR="004A7367" w:rsidRPr="004A7367" w:rsidRDefault="004A7367" w:rsidP="004A7367">
            <w:pPr>
              <w:pStyle w:val="ListParagraph"/>
              <w:numPr>
                <w:ilvl w:val="0"/>
                <w:numId w:val="63"/>
              </w:numPr>
              <w:bidi/>
              <w:jc w:val="center"/>
              <w:rPr>
                <w:rFonts w:cs="B Lotus"/>
                <w:rtl/>
              </w:rPr>
            </w:pPr>
          </w:p>
        </w:tc>
        <w:tc>
          <w:tcPr>
            <w:tcW w:w="1803" w:type="dxa"/>
          </w:tcPr>
          <w:p w14:paraId="3DF95337" w14:textId="7A8B5128" w:rsidR="004A7367" w:rsidRPr="004A7367" w:rsidRDefault="004A7367" w:rsidP="004A7367">
            <w:pPr>
              <w:jc w:val="center"/>
              <w:rPr>
                <w:rFonts w:cs="B Lotus"/>
                <w:sz w:val="28"/>
                <w:szCs w:val="28"/>
                <w:rtl/>
              </w:rPr>
            </w:pPr>
            <w:r w:rsidRPr="004A7367">
              <w:rPr>
                <w:rFonts w:cs="B Lotus"/>
                <w:rtl/>
              </w:rPr>
              <w:t>1063</w:t>
            </w:r>
          </w:p>
        </w:tc>
        <w:tc>
          <w:tcPr>
            <w:tcW w:w="1803" w:type="dxa"/>
          </w:tcPr>
          <w:p w14:paraId="20FA44D1" w14:textId="4DB56F7B" w:rsidR="004A7367" w:rsidRPr="004A7367" w:rsidRDefault="004A7367" w:rsidP="004A7367">
            <w:pPr>
              <w:jc w:val="center"/>
              <w:rPr>
                <w:rFonts w:cs="B Lotus"/>
                <w:sz w:val="28"/>
                <w:szCs w:val="28"/>
                <w:rtl/>
              </w:rPr>
            </w:pPr>
            <w:r w:rsidRPr="004A7367">
              <w:rPr>
                <w:rFonts w:cs="B Lotus" w:hint="cs"/>
                <w:rtl/>
              </w:rPr>
              <w:t>قطرویه</w:t>
            </w:r>
          </w:p>
        </w:tc>
        <w:tc>
          <w:tcPr>
            <w:tcW w:w="1803" w:type="dxa"/>
          </w:tcPr>
          <w:p w14:paraId="3C2EC59E" w14:textId="44829694" w:rsidR="004A7367" w:rsidRPr="004A7367" w:rsidRDefault="004A7367" w:rsidP="004A7367">
            <w:pPr>
              <w:jc w:val="center"/>
              <w:rPr>
                <w:rFonts w:cs="B Lotus"/>
                <w:sz w:val="28"/>
                <w:szCs w:val="28"/>
                <w:rtl/>
              </w:rPr>
            </w:pPr>
            <w:r w:rsidRPr="004A7367">
              <w:rPr>
                <w:rFonts w:cs="B Lotus"/>
                <w:rtl/>
              </w:rPr>
              <w:t>16</w:t>
            </w:r>
          </w:p>
        </w:tc>
        <w:tc>
          <w:tcPr>
            <w:tcW w:w="1803" w:type="dxa"/>
          </w:tcPr>
          <w:p w14:paraId="69600102" w14:textId="60D77DE3"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7A43577" w14:textId="77777777" w:rsidTr="00372823">
        <w:tc>
          <w:tcPr>
            <w:tcW w:w="1803" w:type="dxa"/>
          </w:tcPr>
          <w:p w14:paraId="6029B557" w14:textId="77777777" w:rsidR="004A7367" w:rsidRPr="004A7367" w:rsidRDefault="004A7367" w:rsidP="004A7367">
            <w:pPr>
              <w:pStyle w:val="ListParagraph"/>
              <w:numPr>
                <w:ilvl w:val="0"/>
                <w:numId w:val="63"/>
              </w:numPr>
              <w:bidi/>
              <w:jc w:val="center"/>
              <w:rPr>
                <w:rFonts w:cs="B Lotus"/>
                <w:rtl/>
              </w:rPr>
            </w:pPr>
          </w:p>
        </w:tc>
        <w:tc>
          <w:tcPr>
            <w:tcW w:w="1803" w:type="dxa"/>
          </w:tcPr>
          <w:p w14:paraId="4FDB3DEF" w14:textId="46054A4D" w:rsidR="004A7367" w:rsidRPr="004A7367" w:rsidRDefault="004A7367" w:rsidP="004A7367">
            <w:pPr>
              <w:jc w:val="center"/>
              <w:rPr>
                <w:rFonts w:cs="B Lotus"/>
                <w:sz w:val="28"/>
                <w:szCs w:val="28"/>
                <w:rtl/>
              </w:rPr>
            </w:pPr>
            <w:r w:rsidRPr="004A7367">
              <w:rPr>
                <w:rFonts w:cs="B Lotus"/>
                <w:rtl/>
              </w:rPr>
              <w:t>1087</w:t>
            </w:r>
          </w:p>
        </w:tc>
        <w:tc>
          <w:tcPr>
            <w:tcW w:w="1803" w:type="dxa"/>
          </w:tcPr>
          <w:p w14:paraId="28E3D71D" w14:textId="540047D5" w:rsidR="004A7367" w:rsidRPr="004A7367" w:rsidRDefault="004A7367" w:rsidP="004A7367">
            <w:pPr>
              <w:jc w:val="center"/>
              <w:rPr>
                <w:rFonts w:cs="B Lotus"/>
                <w:sz w:val="28"/>
                <w:szCs w:val="28"/>
                <w:rtl/>
              </w:rPr>
            </w:pPr>
            <w:r w:rsidRPr="004A7367">
              <w:rPr>
                <w:rFonts w:cs="B Lotus" w:hint="cs"/>
                <w:rtl/>
              </w:rPr>
              <w:t>لپوئی</w:t>
            </w:r>
          </w:p>
        </w:tc>
        <w:tc>
          <w:tcPr>
            <w:tcW w:w="1803" w:type="dxa"/>
          </w:tcPr>
          <w:p w14:paraId="47C02C7B" w14:textId="29D0AABF" w:rsidR="004A7367" w:rsidRPr="004A7367" w:rsidRDefault="004A7367" w:rsidP="004A7367">
            <w:pPr>
              <w:jc w:val="center"/>
              <w:rPr>
                <w:rFonts w:cs="B Lotus"/>
                <w:sz w:val="28"/>
                <w:szCs w:val="28"/>
                <w:rtl/>
              </w:rPr>
            </w:pPr>
            <w:r w:rsidRPr="004A7367">
              <w:rPr>
                <w:rFonts w:cs="B Lotus"/>
                <w:rtl/>
              </w:rPr>
              <w:t>16</w:t>
            </w:r>
          </w:p>
        </w:tc>
        <w:tc>
          <w:tcPr>
            <w:tcW w:w="1803" w:type="dxa"/>
          </w:tcPr>
          <w:p w14:paraId="32774652" w14:textId="4533183C"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222977D9" w14:textId="77777777" w:rsidTr="00372823">
        <w:tc>
          <w:tcPr>
            <w:tcW w:w="1803" w:type="dxa"/>
          </w:tcPr>
          <w:p w14:paraId="25C1EB1C" w14:textId="77777777" w:rsidR="004A7367" w:rsidRPr="004A7367" w:rsidRDefault="004A7367" w:rsidP="004A7367">
            <w:pPr>
              <w:pStyle w:val="ListParagraph"/>
              <w:numPr>
                <w:ilvl w:val="0"/>
                <w:numId w:val="63"/>
              </w:numPr>
              <w:bidi/>
              <w:jc w:val="center"/>
              <w:rPr>
                <w:rFonts w:cs="B Lotus"/>
                <w:rtl/>
              </w:rPr>
            </w:pPr>
          </w:p>
        </w:tc>
        <w:tc>
          <w:tcPr>
            <w:tcW w:w="1803" w:type="dxa"/>
          </w:tcPr>
          <w:p w14:paraId="11A3C716" w14:textId="54358E23" w:rsidR="004A7367" w:rsidRPr="004A7367" w:rsidRDefault="004A7367" w:rsidP="004A7367">
            <w:pPr>
              <w:jc w:val="center"/>
              <w:rPr>
                <w:rFonts w:cs="B Lotus"/>
                <w:sz w:val="28"/>
                <w:szCs w:val="28"/>
                <w:rtl/>
              </w:rPr>
            </w:pPr>
            <w:r w:rsidRPr="004A7367">
              <w:rPr>
                <w:rFonts w:cs="B Lotus"/>
                <w:rtl/>
              </w:rPr>
              <w:t>1106</w:t>
            </w:r>
          </w:p>
        </w:tc>
        <w:tc>
          <w:tcPr>
            <w:tcW w:w="1803" w:type="dxa"/>
          </w:tcPr>
          <w:p w14:paraId="53195AF4" w14:textId="259AB47A" w:rsidR="004A7367" w:rsidRPr="004A7367" w:rsidRDefault="004A7367" w:rsidP="004A7367">
            <w:pPr>
              <w:jc w:val="center"/>
              <w:rPr>
                <w:rFonts w:cs="B Lotus"/>
                <w:sz w:val="28"/>
                <w:szCs w:val="28"/>
                <w:rtl/>
              </w:rPr>
            </w:pPr>
            <w:r w:rsidRPr="004A7367">
              <w:rPr>
                <w:rFonts w:cs="B Lotus" w:hint="cs"/>
                <w:rtl/>
              </w:rPr>
              <w:t>گله</w:t>
            </w:r>
            <w:r w:rsidRPr="004A7367">
              <w:rPr>
                <w:rFonts w:cs="B Lotus"/>
                <w:rtl/>
              </w:rPr>
              <w:t xml:space="preserve"> </w:t>
            </w:r>
            <w:r w:rsidRPr="004A7367">
              <w:rPr>
                <w:rFonts w:cs="B Lotus" w:hint="cs"/>
                <w:rtl/>
              </w:rPr>
              <w:t>دار</w:t>
            </w:r>
          </w:p>
        </w:tc>
        <w:tc>
          <w:tcPr>
            <w:tcW w:w="1803" w:type="dxa"/>
          </w:tcPr>
          <w:p w14:paraId="0EC312D1" w14:textId="3B0A650B" w:rsidR="004A7367" w:rsidRPr="004A7367" w:rsidRDefault="004A7367" w:rsidP="004A7367">
            <w:pPr>
              <w:jc w:val="center"/>
              <w:rPr>
                <w:rFonts w:cs="B Lotus"/>
                <w:sz w:val="28"/>
                <w:szCs w:val="28"/>
                <w:rtl/>
              </w:rPr>
            </w:pPr>
            <w:r w:rsidRPr="004A7367">
              <w:rPr>
                <w:rFonts w:cs="B Lotus"/>
                <w:rtl/>
              </w:rPr>
              <w:t>16</w:t>
            </w:r>
          </w:p>
        </w:tc>
        <w:tc>
          <w:tcPr>
            <w:tcW w:w="1803" w:type="dxa"/>
          </w:tcPr>
          <w:p w14:paraId="6CB59D09" w14:textId="18D31DBB"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23161B47" w14:textId="77777777" w:rsidTr="00372823">
        <w:tc>
          <w:tcPr>
            <w:tcW w:w="1803" w:type="dxa"/>
          </w:tcPr>
          <w:p w14:paraId="17CDBD0E" w14:textId="77777777" w:rsidR="004A7367" w:rsidRPr="004A7367" w:rsidRDefault="004A7367" w:rsidP="004A7367">
            <w:pPr>
              <w:pStyle w:val="ListParagraph"/>
              <w:numPr>
                <w:ilvl w:val="0"/>
                <w:numId w:val="63"/>
              </w:numPr>
              <w:bidi/>
              <w:jc w:val="center"/>
              <w:rPr>
                <w:rFonts w:cs="B Lotus"/>
                <w:rtl/>
              </w:rPr>
            </w:pPr>
          </w:p>
        </w:tc>
        <w:tc>
          <w:tcPr>
            <w:tcW w:w="1803" w:type="dxa"/>
          </w:tcPr>
          <w:p w14:paraId="2BE78584" w14:textId="76285464" w:rsidR="004A7367" w:rsidRPr="004A7367" w:rsidRDefault="004A7367" w:rsidP="004A7367">
            <w:pPr>
              <w:jc w:val="center"/>
              <w:rPr>
                <w:rFonts w:cs="B Lotus"/>
                <w:sz w:val="28"/>
                <w:szCs w:val="28"/>
                <w:rtl/>
              </w:rPr>
            </w:pPr>
            <w:r w:rsidRPr="004A7367">
              <w:rPr>
                <w:rFonts w:cs="B Lotus"/>
                <w:rtl/>
              </w:rPr>
              <w:t>1151</w:t>
            </w:r>
          </w:p>
        </w:tc>
        <w:tc>
          <w:tcPr>
            <w:tcW w:w="1803" w:type="dxa"/>
          </w:tcPr>
          <w:p w14:paraId="6BF9EFF1" w14:textId="043A68C8" w:rsidR="004A7367" w:rsidRPr="004A7367" w:rsidRDefault="004A7367" w:rsidP="004A7367">
            <w:pPr>
              <w:jc w:val="center"/>
              <w:rPr>
                <w:rFonts w:cs="B Lotus"/>
                <w:sz w:val="28"/>
                <w:szCs w:val="28"/>
                <w:rtl/>
              </w:rPr>
            </w:pPr>
            <w:r w:rsidRPr="004A7367">
              <w:rPr>
                <w:rFonts w:cs="B Lotus" w:hint="cs"/>
                <w:rtl/>
              </w:rPr>
              <w:t>خفر</w:t>
            </w:r>
          </w:p>
        </w:tc>
        <w:tc>
          <w:tcPr>
            <w:tcW w:w="1803" w:type="dxa"/>
          </w:tcPr>
          <w:p w14:paraId="6E76EC54" w14:textId="4FD27C39" w:rsidR="004A7367" w:rsidRPr="004A7367" w:rsidRDefault="004A7367" w:rsidP="004A7367">
            <w:pPr>
              <w:jc w:val="center"/>
              <w:rPr>
                <w:rFonts w:cs="B Lotus"/>
                <w:sz w:val="28"/>
                <w:szCs w:val="28"/>
                <w:rtl/>
              </w:rPr>
            </w:pPr>
            <w:r w:rsidRPr="004A7367">
              <w:rPr>
                <w:rFonts w:cs="B Lotus"/>
                <w:rtl/>
              </w:rPr>
              <w:t>16</w:t>
            </w:r>
          </w:p>
        </w:tc>
        <w:tc>
          <w:tcPr>
            <w:tcW w:w="1803" w:type="dxa"/>
          </w:tcPr>
          <w:p w14:paraId="6355556A" w14:textId="58F4800E"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4DD71AE" w14:textId="77777777" w:rsidTr="00372823">
        <w:tc>
          <w:tcPr>
            <w:tcW w:w="1803" w:type="dxa"/>
          </w:tcPr>
          <w:p w14:paraId="3D2CE0D5" w14:textId="77777777" w:rsidR="004A7367" w:rsidRPr="004A7367" w:rsidRDefault="004A7367" w:rsidP="004A7367">
            <w:pPr>
              <w:pStyle w:val="ListParagraph"/>
              <w:numPr>
                <w:ilvl w:val="0"/>
                <w:numId w:val="63"/>
              </w:numPr>
              <w:bidi/>
              <w:jc w:val="center"/>
              <w:rPr>
                <w:rFonts w:cs="B Lotus"/>
                <w:rtl/>
              </w:rPr>
            </w:pPr>
          </w:p>
        </w:tc>
        <w:tc>
          <w:tcPr>
            <w:tcW w:w="1803" w:type="dxa"/>
          </w:tcPr>
          <w:p w14:paraId="22214A63" w14:textId="36E181C3" w:rsidR="004A7367" w:rsidRPr="004A7367" w:rsidRDefault="004A7367" w:rsidP="004A7367">
            <w:pPr>
              <w:jc w:val="center"/>
              <w:rPr>
                <w:rFonts w:cs="B Lotus"/>
                <w:sz w:val="28"/>
                <w:szCs w:val="28"/>
                <w:rtl/>
              </w:rPr>
            </w:pPr>
            <w:r w:rsidRPr="004A7367">
              <w:rPr>
                <w:rFonts w:cs="B Lotus"/>
                <w:rtl/>
              </w:rPr>
              <w:t>1156</w:t>
            </w:r>
          </w:p>
        </w:tc>
        <w:tc>
          <w:tcPr>
            <w:tcW w:w="1803" w:type="dxa"/>
          </w:tcPr>
          <w:p w14:paraId="722F7867" w14:textId="043BE62B" w:rsidR="004A7367" w:rsidRPr="004A7367" w:rsidRDefault="004A7367" w:rsidP="004A7367">
            <w:pPr>
              <w:jc w:val="center"/>
              <w:rPr>
                <w:rFonts w:cs="B Lotus"/>
                <w:sz w:val="28"/>
                <w:szCs w:val="28"/>
                <w:rtl/>
              </w:rPr>
            </w:pPr>
            <w:r w:rsidRPr="004A7367">
              <w:rPr>
                <w:rFonts w:cs="B Lotus" w:hint="cs"/>
                <w:rtl/>
              </w:rPr>
              <w:t>پاسارگاد</w:t>
            </w:r>
          </w:p>
        </w:tc>
        <w:tc>
          <w:tcPr>
            <w:tcW w:w="1803" w:type="dxa"/>
          </w:tcPr>
          <w:p w14:paraId="222AE95A" w14:textId="08F9A850" w:rsidR="004A7367" w:rsidRPr="004A7367" w:rsidRDefault="004A7367" w:rsidP="004A7367">
            <w:pPr>
              <w:jc w:val="center"/>
              <w:rPr>
                <w:rFonts w:cs="B Lotus"/>
                <w:sz w:val="28"/>
                <w:szCs w:val="28"/>
                <w:rtl/>
              </w:rPr>
            </w:pPr>
            <w:r w:rsidRPr="004A7367">
              <w:rPr>
                <w:rFonts w:cs="B Lotus"/>
                <w:rtl/>
              </w:rPr>
              <w:t>16</w:t>
            </w:r>
          </w:p>
        </w:tc>
        <w:tc>
          <w:tcPr>
            <w:tcW w:w="1803" w:type="dxa"/>
          </w:tcPr>
          <w:p w14:paraId="6346E4C1" w14:textId="6CBAAA60"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9C77ED4" w14:textId="77777777" w:rsidTr="00372823">
        <w:tc>
          <w:tcPr>
            <w:tcW w:w="1803" w:type="dxa"/>
          </w:tcPr>
          <w:p w14:paraId="6AEA733A" w14:textId="77777777" w:rsidR="004A7367" w:rsidRPr="004A7367" w:rsidRDefault="004A7367" w:rsidP="004A7367">
            <w:pPr>
              <w:pStyle w:val="ListParagraph"/>
              <w:numPr>
                <w:ilvl w:val="0"/>
                <w:numId w:val="63"/>
              </w:numPr>
              <w:bidi/>
              <w:jc w:val="center"/>
              <w:rPr>
                <w:rFonts w:cs="B Lotus"/>
                <w:rtl/>
              </w:rPr>
            </w:pPr>
          </w:p>
        </w:tc>
        <w:tc>
          <w:tcPr>
            <w:tcW w:w="1803" w:type="dxa"/>
          </w:tcPr>
          <w:p w14:paraId="0E5EEFA3" w14:textId="5027103F" w:rsidR="004A7367" w:rsidRPr="004A7367" w:rsidRDefault="004A7367" w:rsidP="004A7367">
            <w:pPr>
              <w:jc w:val="center"/>
              <w:rPr>
                <w:rFonts w:cs="B Lotus"/>
                <w:sz w:val="28"/>
                <w:szCs w:val="28"/>
                <w:rtl/>
              </w:rPr>
            </w:pPr>
            <w:r w:rsidRPr="004A7367">
              <w:rPr>
                <w:rFonts w:cs="B Lotus"/>
                <w:rtl/>
              </w:rPr>
              <w:t>1170</w:t>
            </w:r>
          </w:p>
        </w:tc>
        <w:tc>
          <w:tcPr>
            <w:tcW w:w="1803" w:type="dxa"/>
          </w:tcPr>
          <w:p w14:paraId="6B1C085E" w14:textId="05A725F8"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برق</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الکترونیک</w:t>
            </w:r>
            <w:r w:rsidRPr="004A7367">
              <w:rPr>
                <w:rFonts w:cs="B Lotus"/>
                <w:rtl/>
              </w:rPr>
              <w:t xml:space="preserve"> </w:t>
            </w:r>
            <w:r w:rsidRPr="004A7367">
              <w:rPr>
                <w:rFonts w:cs="B Lotus" w:hint="cs"/>
                <w:rtl/>
              </w:rPr>
              <w:t>شیراز</w:t>
            </w:r>
          </w:p>
        </w:tc>
        <w:tc>
          <w:tcPr>
            <w:tcW w:w="1803" w:type="dxa"/>
          </w:tcPr>
          <w:p w14:paraId="2D79FB48" w14:textId="78684FD7" w:rsidR="004A7367" w:rsidRPr="004A7367" w:rsidRDefault="004A7367" w:rsidP="004A7367">
            <w:pPr>
              <w:jc w:val="center"/>
              <w:rPr>
                <w:rFonts w:cs="B Lotus"/>
                <w:sz w:val="28"/>
                <w:szCs w:val="28"/>
                <w:rtl/>
              </w:rPr>
            </w:pPr>
            <w:r w:rsidRPr="004A7367">
              <w:rPr>
                <w:rFonts w:cs="B Lotus"/>
                <w:rtl/>
              </w:rPr>
              <w:t>16</w:t>
            </w:r>
          </w:p>
        </w:tc>
        <w:tc>
          <w:tcPr>
            <w:tcW w:w="1803" w:type="dxa"/>
          </w:tcPr>
          <w:p w14:paraId="3BA9B9D2" w14:textId="54CBE683"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7FF45A2" w14:textId="77777777" w:rsidTr="00372823">
        <w:tc>
          <w:tcPr>
            <w:tcW w:w="1803" w:type="dxa"/>
          </w:tcPr>
          <w:p w14:paraId="7DAA84A9" w14:textId="77777777" w:rsidR="004A7367" w:rsidRPr="004A7367" w:rsidRDefault="004A7367" w:rsidP="004A7367">
            <w:pPr>
              <w:pStyle w:val="ListParagraph"/>
              <w:numPr>
                <w:ilvl w:val="0"/>
                <w:numId w:val="63"/>
              </w:numPr>
              <w:bidi/>
              <w:jc w:val="center"/>
              <w:rPr>
                <w:rFonts w:cs="B Lotus"/>
                <w:rtl/>
              </w:rPr>
            </w:pPr>
          </w:p>
        </w:tc>
        <w:tc>
          <w:tcPr>
            <w:tcW w:w="1803" w:type="dxa"/>
          </w:tcPr>
          <w:p w14:paraId="35594E87" w14:textId="2D570FB9" w:rsidR="004A7367" w:rsidRPr="004A7367" w:rsidRDefault="004A7367" w:rsidP="004A7367">
            <w:pPr>
              <w:jc w:val="center"/>
              <w:rPr>
                <w:rFonts w:cs="B Lotus"/>
                <w:sz w:val="28"/>
                <w:szCs w:val="28"/>
                <w:rtl/>
              </w:rPr>
            </w:pPr>
            <w:r w:rsidRPr="004A7367">
              <w:rPr>
                <w:rFonts w:cs="B Lotus"/>
                <w:rtl/>
              </w:rPr>
              <w:t>1219</w:t>
            </w:r>
          </w:p>
        </w:tc>
        <w:tc>
          <w:tcPr>
            <w:tcW w:w="1803" w:type="dxa"/>
          </w:tcPr>
          <w:p w14:paraId="3E265DC5" w14:textId="000307C6" w:rsidR="004A7367" w:rsidRPr="004A7367" w:rsidRDefault="004A7367" w:rsidP="004A7367">
            <w:pPr>
              <w:jc w:val="center"/>
              <w:rPr>
                <w:rFonts w:cs="B Lotus"/>
                <w:sz w:val="28"/>
                <w:szCs w:val="28"/>
                <w:rtl/>
              </w:rPr>
            </w:pPr>
            <w:r w:rsidRPr="004A7367">
              <w:rPr>
                <w:rFonts w:cs="B Lotus" w:hint="cs"/>
                <w:rtl/>
              </w:rPr>
              <w:t>رستم</w:t>
            </w:r>
          </w:p>
        </w:tc>
        <w:tc>
          <w:tcPr>
            <w:tcW w:w="1803" w:type="dxa"/>
          </w:tcPr>
          <w:p w14:paraId="60E82867" w14:textId="0F4DE90F" w:rsidR="004A7367" w:rsidRPr="004A7367" w:rsidRDefault="004A7367" w:rsidP="004A7367">
            <w:pPr>
              <w:jc w:val="center"/>
              <w:rPr>
                <w:rFonts w:cs="B Lotus"/>
                <w:sz w:val="28"/>
                <w:szCs w:val="28"/>
                <w:rtl/>
              </w:rPr>
            </w:pPr>
            <w:r w:rsidRPr="004A7367">
              <w:rPr>
                <w:rFonts w:cs="B Lotus"/>
                <w:rtl/>
              </w:rPr>
              <w:t>16</w:t>
            </w:r>
          </w:p>
        </w:tc>
        <w:tc>
          <w:tcPr>
            <w:tcW w:w="1803" w:type="dxa"/>
          </w:tcPr>
          <w:p w14:paraId="4562EF74" w14:textId="3AF2ABC8"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78363958" w14:textId="77777777" w:rsidTr="00372823">
        <w:tc>
          <w:tcPr>
            <w:tcW w:w="1803" w:type="dxa"/>
          </w:tcPr>
          <w:p w14:paraId="30C640C7" w14:textId="77777777" w:rsidR="004A7367" w:rsidRPr="004A7367" w:rsidRDefault="004A7367" w:rsidP="004A7367">
            <w:pPr>
              <w:pStyle w:val="ListParagraph"/>
              <w:numPr>
                <w:ilvl w:val="0"/>
                <w:numId w:val="63"/>
              </w:numPr>
              <w:bidi/>
              <w:jc w:val="center"/>
              <w:rPr>
                <w:rFonts w:cs="B Lotus"/>
                <w:rtl/>
              </w:rPr>
            </w:pPr>
          </w:p>
        </w:tc>
        <w:tc>
          <w:tcPr>
            <w:tcW w:w="1803" w:type="dxa"/>
          </w:tcPr>
          <w:p w14:paraId="271F239B" w14:textId="0AB4FC53" w:rsidR="004A7367" w:rsidRPr="004A7367" w:rsidRDefault="004A7367" w:rsidP="004A7367">
            <w:pPr>
              <w:jc w:val="center"/>
              <w:rPr>
                <w:rFonts w:cs="B Lotus"/>
                <w:sz w:val="28"/>
                <w:szCs w:val="28"/>
                <w:rtl/>
              </w:rPr>
            </w:pPr>
            <w:r w:rsidRPr="004A7367">
              <w:rPr>
                <w:rFonts w:cs="B Lotus"/>
                <w:rtl/>
              </w:rPr>
              <w:t>1458</w:t>
            </w:r>
          </w:p>
        </w:tc>
        <w:tc>
          <w:tcPr>
            <w:tcW w:w="1803" w:type="dxa"/>
          </w:tcPr>
          <w:p w14:paraId="70A5BD49" w14:textId="5C40C415" w:rsidR="004A7367" w:rsidRPr="004A7367" w:rsidRDefault="004A7367" w:rsidP="004A7367">
            <w:pPr>
              <w:jc w:val="center"/>
              <w:rPr>
                <w:rFonts w:cs="B Lotus"/>
                <w:sz w:val="28"/>
                <w:szCs w:val="28"/>
                <w:rtl/>
              </w:rPr>
            </w:pPr>
            <w:r w:rsidRPr="004A7367">
              <w:rPr>
                <w:rFonts w:cs="B Lotus" w:hint="cs"/>
                <w:rtl/>
              </w:rPr>
              <w:t>صدرا</w:t>
            </w:r>
          </w:p>
        </w:tc>
        <w:tc>
          <w:tcPr>
            <w:tcW w:w="1803" w:type="dxa"/>
          </w:tcPr>
          <w:p w14:paraId="215B7A67" w14:textId="3BAF41DB" w:rsidR="004A7367" w:rsidRPr="004A7367" w:rsidRDefault="004A7367" w:rsidP="004A7367">
            <w:pPr>
              <w:jc w:val="center"/>
              <w:rPr>
                <w:rFonts w:cs="B Lotus"/>
                <w:sz w:val="28"/>
                <w:szCs w:val="28"/>
                <w:rtl/>
              </w:rPr>
            </w:pPr>
            <w:r w:rsidRPr="004A7367">
              <w:rPr>
                <w:rFonts w:cs="B Lotus"/>
                <w:rtl/>
              </w:rPr>
              <w:t>16</w:t>
            </w:r>
          </w:p>
        </w:tc>
        <w:tc>
          <w:tcPr>
            <w:tcW w:w="1803" w:type="dxa"/>
          </w:tcPr>
          <w:p w14:paraId="4D739603" w14:textId="4D7E3B6F"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A8ED1B2" w14:textId="77777777" w:rsidTr="00372823">
        <w:tc>
          <w:tcPr>
            <w:tcW w:w="1803" w:type="dxa"/>
          </w:tcPr>
          <w:p w14:paraId="37A3CA4B" w14:textId="77777777" w:rsidR="004A7367" w:rsidRPr="004A7367" w:rsidRDefault="004A7367" w:rsidP="004A7367">
            <w:pPr>
              <w:pStyle w:val="ListParagraph"/>
              <w:numPr>
                <w:ilvl w:val="0"/>
                <w:numId w:val="63"/>
              </w:numPr>
              <w:bidi/>
              <w:jc w:val="center"/>
              <w:rPr>
                <w:rFonts w:cs="B Lotus"/>
                <w:rtl/>
              </w:rPr>
            </w:pPr>
          </w:p>
        </w:tc>
        <w:tc>
          <w:tcPr>
            <w:tcW w:w="1803" w:type="dxa"/>
          </w:tcPr>
          <w:p w14:paraId="5342E5B2" w14:textId="7EBAF919" w:rsidR="004A7367" w:rsidRPr="004A7367" w:rsidRDefault="004A7367" w:rsidP="004A7367">
            <w:pPr>
              <w:jc w:val="center"/>
              <w:rPr>
                <w:rFonts w:cs="B Lotus"/>
                <w:sz w:val="28"/>
                <w:szCs w:val="28"/>
                <w:rtl/>
              </w:rPr>
            </w:pPr>
            <w:r w:rsidRPr="004A7367">
              <w:rPr>
                <w:rFonts w:cs="B Lotus"/>
                <w:rtl/>
              </w:rPr>
              <w:t>1462</w:t>
            </w:r>
          </w:p>
        </w:tc>
        <w:tc>
          <w:tcPr>
            <w:tcW w:w="1803" w:type="dxa"/>
          </w:tcPr>
          <w:p w14:paraId="4872B9E7" w14:textId="65F323E0" w:rsidR="004A7367" w:rsidRPr="004A7367" w:rsidRDefault="004A7367" w:rsidP="004A7367">
            <w:pPr>
              <w:jc w:val="center"/>
              <w:rPr>
                <w:rFonts w:cs="B Lotus"/>
                <w:sz w:val="28"/>
                <w:szCs w:val="28"/>
                <w:rtl/>
              </w:rPr>
            </w:pPr>
            <w:r w:rsidRPr="004A7367">
              <w:rPr>
                <w:rFonts w:cs="B Lotus" w:hint="cs"/>
                <w:rtl/>
              </w:rPr>
              <w:t>افزر</w:t>
            </w:r>
          </w:p>
        </w:tc>
        <w:tc>
          <w:tcPr>
            <w:tcW w:w="1803" w:type="dxa"/>
          </w:tcPr>
          <w:p w14:paraId="74529D65" w14:textId="3BB42284" w:rsidR="004A7367" w:rsidRPr="004A7367" w:rsidRDefault="004A7367" w:rsidP="004A7367">
            <w:pPr>
              <w:jc w:val="center"/>
              <w:rPr>
                <w:rFonts w:cs="B Lotus"/>
                <w:sz w:val="28"/>
                <w:szCs w:val="28"/>
                <w:rtl/>
              </w:rPr>
            </w:pPr>
            <w:r w:rsidRPr="004A7367">
              <w:rPr>
                <w:rFonts w:cs="B Lotus"/>
                <w:rtl/>
              </w:rPr>
              <w:t>16</w:t>
            </w:r>
          </w:p>
        </w:tc>
        <w:tc>
          <w:tcPr>
            <w:tcW w:w="1803" w:type="dxa"/>
          </w:tcPr>
          <w:p w14:paraId="206D1AAA" w14:textId="089CE924"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33938C2" w14:textId="77777777" w:rsidTr="00372823">
        <w:tc>
          <w:tcPr>
            <w:tcW w:w="1803" w:type="dxa"/>
          </w:tcPr>
          <w:p w14:paraId="55471192" w14:textId="77777777" w:rsidR="004A7367" w:rsidRPr="004A7367" w:rsidRDefault="004A7367" w:rsidP="004A7367">
            <w:pPr>
              <w:pStyle w:val="ListParagraph"/>
              <w:numPr>
                <w:ilvl w:val="0"/>
                <w:numId w:val="63"/>
              </w:numPr>
              <w:bidi/>
              <w:jc w:val="center"/>
              <w:rPr>
                <w:rFonts w:cs="B Lotus"/>
                <w:rtl/>
              </w:rPr>
            </w:pPr>
          </w:p>
        </w:tc>
        <w:tc>
          <w:tcPr>
            <w:tcW w:w="1803" w:type="dxa"/>
          </w:tcPr>
          <w:p w14:paraId="240F5A54" w14:textId="06A8ACA0" w:rsidR="004A7367" w:rsidRPr="004A7367" w:rsidRDefault="004A7367" w:rsidP="004A7367">
            <w:pPr>
              <w:jc w:val="center"/>
              <w:rPr>
                <w:rFonts w:cs="B Lotus"/>
                <w:sz w:val="28"/>
                <w:szCs w:val="28"/>
                <w:rtl/>
              </w:rPr>
            </w:pPr>
            <w:r w:rsidRPr="004A7367">
              <w:rPr>
                <w:rFonts w:cs="B Lotus"/>
                <w:rtl/>
              </w:rPr>
              <w:t>1487</w:t>
            </w:r>
          </w:p>
        </w:tc>
        <w:tc>
          <w:tcPr>
            <w:tcW w:w="1803" w:type="dxa"/>
          </w:tcPr>
          <w:p w14:paraId="7C0918FC" w14:textId="0FF31F7D" w:rsidR="004A7367" w:rsidRPr="004A7367" w:rsidRDefault="004A7367" w:rsidP="004A7367">
            <w:pPr>
              <w:jc w:val="center"/>
              <w:rPr>
                <w:rFonts w:cs="B Lotus"/>
                <w:sz w:val="28"/>
                <w:szCs w:val="28"/>
                <w:rtl/>
              </w:rPr>
            </w:pPr>
            <w:r w:rsidRPr="004A7367">
              <w:rPr>
                <w:rFonts w:cs="B Lotus" w:hint="cs"/>
                <w:rtl/>
              </w:rPr>
              <w:t>کامفیروز</w:t>
            </w:r>
          </w:p>
        </w:tc>
        <w:tc>
          <w:tcPr>
            <w:tcW w:w="1803" w:type="dxa"/>
          </w:tcPr>
          <w:p w14:paraId="04107EE6" w14:textId="7D0BBC13" w:rsidR="004A7367" w:rsidRPr="004A7367" w:rsidRDefault="004A7367" w:rsidP="004A7367">
            <w:pPr>
              <w:jc w:val="center"/>
              <w:rPr>
                <w:rFonts w:cs="B Lotus"/>
                <w:sz w:val="28"/>
                <w:szCs w:val="28"/>
                <w:rtl/>
              </w:rPr>
            </w:pPr>
            <w:r w:rsidRPr="004A7367">
              <w:rPr>
                <w:rFonts w:cs="B Lotus"/>
                <w:rtl/>
              </w:rPr>
              <w:t>16</w:t>
            </w:r>
          </w:p>
        </w:tc>
        <w:tc>
          <w:tcPr>
            <w:tcW w:w="1803" w:type="dxa"/>
          </w:tcPr>
          <w:p w14:paraId="07E10112" w14:textId="463B118C"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F513331" w14:textId="77777777" w:rsidTr="00372823">
        <w:tc>
          <w:tcPr>
            <w:tcW w:w="1803" w:type="dxa"/>
          </w:tcPr>
          <w:p w14:paraId="3D8FE892" w14:textId="77777777" w:rsidR="004A7367" w:rsidRPr="004A7367" w:rsidRDefault="004A7367" w:rsidP="004A7367">
            <w:pPr>
              <w:pStyle w:val="ListParagraph"/>
              <w:numPr>
                <w:ilvl w:val="0"/>
                <w:numId w:val="63"/>
              </w:numPr>
              <w:bidi/>
              <w:jc w:val="center"/>
              <w:rPr>
                <w:rFonts w:cs="B Lotus"/>
                <w:rtl/>
              </w:rPr>
            </w:pPr>
          </w:p>
        </w:tc>
        <w:tc>
          <w:tcPr>
            <w:tcW w:w="1803" w:type="dxa"/>
          </w:tcPr>
          <w:p w14:paraId="05433C27" w14:textId="631D1062" w:rsidR="004A7367" w:rsidRPr="004A7367" w:rsidRDefault="004A7367" w:rsidP="004A7367">
            <w:pPr>
              <w:jc w:val="center"/>
              <w:rPr>
                <w:rFonts w:cs="B Lotus"/>
                <w:sz w:val="28"/>
                <w:szCs w:val="28"/>
                <w:rtl/>
              </w:rPr>
            </w:pPr>
            <w:r w:rsidRPr="004A7367">
              <w:rPr>
                <w:rFonts w:cs="B Lotus"/>
                <w:rtl/>
              </w:rPr>
              <w:t>1517</w:t>
            </w:r>
          </w:p>
        </w:tc>
        <w:tc>
          <w:tcPr>
            <w:tcW w:w="1803" w:type="dxa"/>
          </w:tcPr>
          <w:p w14:paraId="7F675731" w14:textId="6D0A6859" w:rsidR="004A7367" w:rsidRPr="004A7367" w:rsidRDefault="004A7367" w:rsidP="004A7367">
            <w:pPr>
              <w:jc w:val="center"/>
              <w:rPr>
                <w:rFonts w:cs="B Lotus"/>
                <w:sz w:val="28"/>
                <w:szCs w:val="28"/>
                <w:rtl/>
              </w:rPr>
            </w:pPr>
            <w:r w:rsidRPr="004A7367">
              <w:rPr>
                <w:rFonts w:cs="B Lotus" w:hint="cs"/>
                <w:rtl/>
              </w:rPr>
              <w:t>قیر</w:t>
            </w:r>
          </w:p>
        </w:tc>
        <w:tc>
          <w:tcPr>
            <w:tcW w:w="1803" w:type="dxa"/>
          </w:tcPr>
          <w:p w14:paraId="3A88E764" w14:textId="43521BFD" w:rsidR="004A7367" w:rsidRPr="004A7367" w:rsidRDefault="004A7367" w:rsidP="004A7367">
            <w:pPr>
              <w:jc w:val="center"/>
              <w:rPr>
                <w:rFonts w:cs="B Lotus"/>
                <w:sz w:val="28"/>
                <w:szCs w:val="28"/>
                <w:rtl/>
              </w:rPr>
            </w:pPr>
            <w:r w:rsidRPr="004A7367">
              <w:rPr>
                <w:rFonts w:cs="B Lotus"/>
                <w:rtl/>
              </w:rPr>
              <w:t>16</w:t>
            </w:r>
          </w:p>
        </w:tc>
        <w:tc>
          <w:tcPr>
            <w:tcW w:w="1803" w:type="dxa"/>
          </w:tcPr>
          <w:p w14:paraId="3121B315" w14:textId="400883EA"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0620963" w14:textId="77777777" w:rsidTr="00372823">
        <w:tc>
          <w:tcPr>
            <w:tcW w:w="1803" w:type="dxa"/>
          </w:tcPr>
          <w:p w14:paraId="4837BFBB" w14:textId="77777777" w:rsidR="004A7367" w:rsidRPr="004A7367" w:rsidRDefault="004A7367" w:rsidP="004A7367">
            <w:pPr>
              <w:pStyle w:val="ListParagraph"/>
              <w:numPr>
                <w:ilvl w:val="0"/>
                <w:numId w:val="63"/>
              </w:numPr>
              <w:bidi/>
              <w:jc w:val="center"/>
              <w:rPr>
                <w:rFonts w:cs="B Lotus"/>
                <w:rtl/>
              </w:rPr>
            </w:pPr>
          </w:p>
        </w:tc>
        <w:tc>
          <w:tcPr>
            <w:tcW w:w="1803" w:type="dxa"/>
          </w:tcPr>
          <w:p w14:paraId="7925B364" w14:textId="21B97B08" w:rsidR="004A7367" w:rsidRPr="004A7367" w:rsidRDefault="004A7367" w:rsidP="004A7367">
            <w:pPr>
              <w:jc w:val="center"/>
              <w:rPr>
                <w:rFonts w:cs="B Lotus"/>
                <w:sz w:val="28"/>
                <w:szCs w:val="28"/>
                <w:rtl/>
              </w:rPr>
            </w:pPr>
            <w:r w:rsidRPr="004A7367">
              <w:rPr>
                <w:rFonts w:cs="B Lotus"/>
                <w:rtl/>
              </w:rPr>
              <w:t>1518</w:t>
            </w:r>
          </w:p>
        </w:tc>
        <w:tc>
          <w:tcPr>
            <w:tcW w:w="1803" w:type="dxa"/>
          </w:tcPr>
          <w:p w14:paraId="3660064E" w14:textId="63B19F45" w:rsidR="004A7367" w:rsidRPr="004A7367" w:rsidRDefault="004A7367" w:rsidP="004A7367">
            <w:pPr>
              <w:jc w:val="center"/>
              <w:rPr>
                <w:rFonts w:cs="B Lotus"/>
                <w:sz w:val="28"/>
                <w:szCs w:val="28"/>
                <w:rtl/>
              </w:rPr>
            </w:pPr>
            <w:r w:rsidRPr="004A7367">
              <w:rPr>
                <w:rFonts w:cs="B Lotus" w:hint="cs"/>
                <w:rtl/>
              </w:rPr>
              <w:t>کارزین</w:t>
            </w:r>
          </w:p>
        </w:tc>
        <w:tc>
          <w:tcPr>
            <w:tcW w:w="1803" w:type="dxa"/>
          </w:tcPr>
          <w:p w14:paraId="1CDEA54C" w14:textId="30381134" w:rsidR="004A7367" w:rsidRPr="004A7367" w:rsidRDefault="004A7367" w:rsidP="004A7367">
            <w:pPr>
              <w:jc w:val="center"/>
              <w:rPr>
                <w:rFonts w:cs="B Lotus"/>
                <w:sz w:val="28"/>
                <w:szCs w:val="28"/>
                <w:rtl/>
              </w:rPr>
            </w:pPr>
            <w:r w:rsidRPr="004A7367">
              <w:rPr>
                <w:rFonts w:cs="B Lotus"/>
                <w:rtl/>
              </w:rPr>
              <w:t>16</w:t>
            </w:r>
          </w:p>
        </w:tc>
        <w:tc>
          <w:tcPr>
            <w:tcW w:w="1803" w:type="dxa"/>
          </w:tcPr>
          <w:p w14:paraId="2478089D" w14:textId="71F8CA62"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6D11CBD" w14:textId="77777777" w:rsidTr="00372823">
        <w:tc>
          <w:tcPr>
            <w:tcW w:w="1803" w:type="dxa"/>
          </w:tcPr>
          <w:p w14:paraId="69D97596" w14:textId="77777777" w:rsidR="004A7367" w:rsidRPr="004A7367" w:rsidRDefault="004A7367" w:rsidP="004A7367">
            <w:pPr>
              <w:pStyle w:val="ListParagraph"/>
              <w:numPr>
                <w:ilvl w:val="0"/>
                <w:numId w:val="63"/>
              </w:numPr>
              <w:bidi/>
              <w:jc w:val="center"/>
              <w:rPr>
                <w:rFonts w:cs="B Lotus"/>
                <w:rtl/>
              </w:rPr>
            </w:pPr>
          </w:p>
        </w:tc>
        <w:tc>
          <w:tcPr>
            <w:tcW w:w="1803" w:type="dxa"/>
          </w:tcPr>
          <w:p w14:paraId="1C0EC574" w14:textId="70791147" w:rsidR="004A7367" w:rsidRPr="004A7367" w:rsidRDefault="004A7367" w:rsidP="004A7367">
            <w:pPr>
              <w:jc w:val="center"/>
              <w:rPr>
                <w:rFonts w:cs="B Lotus"/>
                <w:sz w:val="28"/>
                <w:szCs w:val="28"/>
                <w:rtl/>
              </w:rPr>
            </w:pPr>
            <w:r w:rsidRPr="004A7367">
              <w:rPr>
                <w:rFonts w:cs="B Lotus"/>
                <w:rtl/>
              </w:rPr>
              <w:t>1660</w:t>
            </w:r>
          </w:p>
        </w:tc>
        <w:tc>
          <w:tcPr>
            <w:tcW w:w="1803" w:type="dxa"/>
          </w:tcPr>
          <w:p w14:paraId="7DB9A63D" w14:textId="6F98BE69" w:rsidR="004A7367" w:rsidRPr="004A7367" w:rsidRDefault="004A7367" w:rsidP="004A7367">
            <w:pPr>
              <w:jc w:val="center"/>
              <w:rPr>
                <w:rFonts w:cs="B Lotus"/>
                <w:sz w:val="28"/>
                <w:szCs w:val="28"/>
                <w:rtl/>
              </w:rPr>
            </w:pPr>
            <w:r w:rsidRPr="004A7367">
              <w:rPr>
                <w:rFonts w:cs="B Lotus" w:hint="cs"/>
                <w:rtl/>
              </w:rPr>
              <w:t>ایزدخواست</w:t>
            </w:r>
          </w:p>
        </w:tc>
        <w:tc>
          <w:tcPr>
            <w:tcW w:w="1803" w:type="dxa"/>
          </w:tcPr>
          <w:p w14:paraId="562B6DB7" w14:textId="51CDB875" w:rsidR="004A7367" w:rsidRPr="004A7367" w:rsidRDefault="004A7367" w:rsidP="004A7367">
            <w:pPr>
              <w:jc w:val="center"/>
              <w:rPr>
                <w:rFonts w:cs="B Lotus"/>
                <w:sz w:val="28"/>
                <w:szCs w:val="28"/>
                <w:rtl/>
              </w:rPr>
            </w:pPr>
            <w:r w:rsidRPr="004A7367">
              <w:rPr>
                <w:rFonts w:cs="B Lotus"/>
                <w:rtl/>
              </w:rPr>
              <w:t>16</w:t>
            </w:r>
          </w:p>
        </w:tc>
        <w:tc>
          <w:tcPr>
            <w:tcW w:w="1803" w:type="dxa"/>
          </w:tcPr>
          <w:p w14:paraId="5B1CF38C" w14:textId="5C2A3326"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13D7BDD" w14:textId="77777777" w:rsidTr="00372823">
        <w:tc>
          <w:tcPr>
            <w:tcW w:w="1803" w:type="dxa"/>
          </w:tcPr>
          <w:p w14:paraId="2BC09ECC" w14:textId="77777777" w:rsidR="004A7367" w:rsidRPr="004A7367" w:rsidRDefault="004A7367" w:rsidP="004A7367">
            <w:pPr>
              <w:pStyle w:val="ListParagraph"/>
              <w:numPr>
                <w:ilvl w:val="0"/>
                <w:numId w:val="63"/>
              </w:numPr>
              <w:bidi/>
              <w:jc w:val="center"/>
              <w:rPr>
                <w:rFonts w:cs="B Lotus"/>
                <w:rtl/>
              </w:rPr>
            </w:pPr>
          </w:p>
        </w:tc>
        <w:tc>
          <w:tcPr>
            <w:tcW w:w="1803" w:type="dxa"/>
          </w:tcPr>
          <w:p w14:paraId="0F483EF4" w14:textId="59F9200E" w:rsidR="004A7367" w:rsidRPr="004A7367" w:rsidRDefault="004A7367" w:rsidP="004A7367">
            <w:pPr>
              <w:jc w:val="center"/>
              <w:rPr>
                <w:rFonts w:cs="B Lotus"/>
                <w:sz w:val="28"/>
                <w:szCs w:val="28"/>
                <w:rtl/>
              </w:rPr>
            </w:pPr>
            <w:r w:rsidRPr="004A7367">
              <w:rPr>
                <w:rFonts w:cs="B Lotus"/>
                <w:rtl/>
              </w:rPr>
              <w:t>1661</w:t>
            </w:r>
          </w:p>
        </w:tc>
        <w:tc>
          <w:tcPr>
            <w:tcW w:w="1803" w:type="dxa"/>
          </w:tcPr>
          <w:p w14:paraId="61A3CFBC" w14:textId="454F9E77" w:rsidR="004A7367" w:rsidRPr="004A7367" w:rsidRDefault="004A7367" w:rsidP="004A7367">
            <w:pPr>
              <w:jc w:val="center"/>
              <w:rPr>
                <w:rFonts w:cs="B Lotus"/>
                <w:sz w:val="28"/>
                <w:szCs w:val="28"/>
                <w:rtl/>
              </w:rPr>
            </w:pPr>
            <w:r w:rsidRPr="004A7367">
              <w:rPr>
                <w:rFonts w:cs="B Lotus" w:hint="cs"/>
                <w:rtl/>
              </w:rPr>
              <w:t>ایج</w:t>
            </w:r>
          </w:p>
        </w:tc>
        <w:tc>
          <w:tcPr>
            <w:tcW w:w="1803" w:type="dxa"/>
          </w:tcPr>
          <w:p w14:paraId="646548DE" w14:textId="1A7F0BDB" w:rsidR="004A7367" w:rsidRPr="004A7367" w:rsidRDefault="004A7367" w:rsidP="004A7367">
            <w:pPr>
              <w:jc w:val="center"/>
              <w:rPr>
                <w:rFonts w:cs="B Lotus"/>
                <w:sz w:val="28"/>
                <w:szCs w:val="28"/>
                <w:rtl/>
              </w:rPr>
            </w:pPr>
            <w:r w:rsidRPr="004A7367">
              <w:rPr>
                <w:rFonts w:cs="B Lotus"/>
                <w:rtl/>
              </w:rPr>
              <w:t>16</w:t>
            </w:r>
          </w:p>
        </w:tc>
        <w:tc>
          <w:tcPr>
            <w:tcW w:w="1803" w:type="dxa"/>
          </w:tcPr>
          <w:p w14:paraId="1CA96A3B" w14:textId="16F6951F"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186BE9A" w14:textId="77777777" w:rsidTr="00372823">
        <w:tc>
          <w:tcPr>
            <w:tcW w:w="1803" w:type="dxa"/>
          </w:tcPr>
          <w:p w14:paraId="59CCEAB4" w14:textId="77777777" w:rsidR="004A7367" w:rsidRPr="004A7367" w:rsidRDefault="004A7367" w:rsidP="004A7367">
            <w:pPr>
              <w:pStyle w:val="ListParagraph"/>
              <w:numPr>
                <w:ilvl w:val="0"/>
                <w:numId w:val="63"/>
              </w:numPr>
              <w:bidi/>
              <w:jc w:val="center"/>
              <w:rPr>
                <w:rFonts w:cs="B Lotus"/>
                <w:rtl/>
              </w:rPr>
            </w:pPr>
          </w:p>
        </w:tc>
        <w:tc>
          <w:tcPr>
            <w:tcW w:w="1803" w:type="dxa"/>
          </w:tcPr>
          <w:p w14:paraId="3EC5B4C3" w14:textId="0CC38175" w:rsidR="004A7367" w:rsidRPr="004A7367" w:rsidRDefault="004A7367" w:rsidP="004A7367">
            <w:pPr>
              <w:jc w:val="center"/>
              <w:rPr>
                <w:rFonts w:cs="B Lotus"/>
                <w:sz w:val="28"/>
                <w:szCs w:val="28"/>
                <w:rtl/>
              </w:rPr>
            </w:pPr>
            <w:r w:rsidRPr="004A7367">
              <w:rPr>
                <w:rFonts w:cs="B Lotus"/>
                <w:rtl/>
              </w:rPr>
              <w:t>1662</w:t>
            </w:r>
          </w:p>
        </w:tc>
        <w:tc>
          <w:tcPr>
            <w:tcW w:w="1803" w:type="dxa"/>
          </w:tcPr>
          <w:p w14:paraId="41B470C2" w14:textId="434A2C03" w:rsidR="004A7367" w:rsidRPr="004A7367" w:rsidRDefault="004A7367" w:rsidP="004A7367">
            <w:pPr>
              <w:jc w:val="center"/>
              <w:rPr>
                <w:rFonts w:cs="B Lotus"/>
                <w:sz w:val="28"/>
                <w:szCs w:val="28"/>
                <w:rtl/>
              </w:rPr>
            </w:pPr>
            <w:r w:rsidRPr="004A7367">
              <w:rPr>
                <w:rFonts w:cs="B Lotus" w:hint="cs"/>
                <w:rtl/>
              </w:rPr>
              <w:t>دژکرد</w:t>
            </w:r>
          </w:p>
        </w:tc>
        <w:tc>
          <w:tcPr>
            <w:tcW w:w="1803" w:type="dxa"/>
          </w:tcPr>
          <w:p w14:paraId="4256AD1A" w14:textId="0F874603" w:rsidR="004A7367" w:rsidRPr="004A7367" w:rsidRDefault="004A7367" w:rsidP="004A7367">
            <w:pPr>
              <w:jc w:val="center"/>
              <w:rPr>
                <w:rFonts w:cs="B Lotus"/>
                <w:sz w:val="28"/>
                <w:szCs w:val="28"/>
                <w:rtl/>
              </w:rPr>
            </w:pPr>
            <w:r w:rsidRPr="004A7367">
              <w:rPr>
                <w:rFonts w:cs="B Lotus"/>
                <w:rtl/>
              </w:rPr>
              <w:t>16</w:t>
            </w:r>
          </w:p>
        </w:tc>
        <w:tc>
          <w:tcPr>
            <w:tcW w:w="1803" w:type="dxa"/>
          </w:tcPr>
          <w:p w14:paraId="123B8422" w14:textId="5395892D"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CC6AAB8" w14:textId="77777777" w:rsidTr="00372823">
        <w:tc>
          <w:tcPr>
            <w:tcW w:w="1803" w:type="dxa"/>
          </w:tcPr>
          <w:p w14:paraId="42AA686D" w14:textId="77777777" w:rsidR="004A7367" w:rsidRPr="004A7367" w:rsidRDefault="004A7367" w:rsidP="004A7367">
            <w:pPr>
              <w:pStyle w:val="ListParagraph"/>
              <w:numPr>
                <w:ilvl w:val="0"/>
                <w:numId w:val="63"/>
              </w:numPr>
              <w:bidi/>
              <w:jc w:val="center"/>
              <w:rPr>
                <w:rFonts w:cs="B Lotus"/>
                <w:rtl/>
              </w:rPr>
            </w:pPr>
          </w:p>
        </w:tc>
        <w:tc>
          <w:tcPr>
            <w:tcW w:w="1803" w:type="dxa"/>
          </w:tcPr>
          <w:p w14:paraId="394AF67C" w14:textId="2ABC6402" w:rsidR="004A7367" w:rsidRPr="004A7367" w:rsidRDefault="004A7367" w:rsidP="004A7367">
            <w:pPr>
              <w:jc w:val="center"/>
              <w:rPr>
                <w:rFonts w:cs="B Lotus"/>
                <w:sz w:val="28"/>
                <w:szCs w:val="28"/>
                <w:rtl/>
              </w:rPr>
            </w:pPr>
            <w:r w:rsidRPr="004A7367">
              <w:rPr>
                <w:rFonts w:cs="B Lotus"/>
                <w:rtl/>
              </w:rPr>
              <w:t>1663</w:t>
            </w:r>
          </w:p>
        </w:tc>
        <w:tc>
          <w:tcPr>
            <w:tcW w:w="1803" w:type="dxa"/>
          </w:tcPr>
          <w:p w14:paraId="0BDEB30A" w14:textId="18556058" w:rsidR="004A7367" w:rsidRPr="004A7367" w:rsidRDefault="004A7367" w:rsidP="004A7367">
            <w:pPr>
              <w:jc w:val="center"/>
              <w:rPr>
                <w:rFonts w:cs="B Lotus"/>
                <w:sz w:val="28"/>
                <w:szCs w:val="28"/>
                <w:rtl/>
              </w:rPr>
            </w:pPr>
            <w:r w:rsidRPr="004A7367">
              <w:rPr>
                <w:rFonts w:cs="B Lotus" w:hint="cs"/>
                <w:rtl/>
              </w:rPr>
              <w:t>حسن</w:t>
            </w:r>
            <w:r w:rsidRPr="004A7367">
              <w:rPr>
                <w:rFonts w:cs="B Lotus"/>
                <w:rtl/>
              </w:rPr>
              <w:t xml:space="preserve"> </w:t>
            </w:r>
            <w:r w:rsidRPr="004A7367">
              <w:rPr>
                <w:rFonts w:cs="B Lotus" w:hint="cs"/>
                <w:rtl/>
              </w:rPr>
              <w:t>آباد</w:t>
            </w:r>
          </w:p>
        </w:tc>
        <w:tc>
          <w:tcPr>
            <w:tcW w:w="1803" w:type="dxa"/>
          </w:tcPr>
          <w:p w14:paraId="79873EC0" w14:textId="1E5DCB9D" w:rsidR="004A7367" w:rsidRPr="004A7367" w:rsidRDefault="004A7367" w:rsidP="004A7367">
            <w:pPr>
              <w:jc w:val="center"/>
              <w:rPr>
                <w:rFonts w:cs="B Lotus"/>
                <w:sz w:val="28"/>
                <w:szCs w:val="28"/>
                <w:rtl/>
              </w:rPr>
            </w:pPr>
            <w:r w:rsidRPr="004A7367">
              <w:rPr>
                <w:rFonts w:cs="B Lotus"/>
                <w:rtl/>
              </w:rPr>
              <w:t>16</w:t>
            </w:r>
          </w:p>
        </w:tc>
        <w:tc>
          <w:tcPr>
            <w:tcW w:w="1803" w:type="dxa"/>
          </w:tcPr>
          <w:p w14:paraId="547F4DD3" w14:textId="0F590FFE"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F15D9D3" w14:textId="77777777" w:rsidTr="00372823">
        <w:tc>
          <w:tcPr>
            <w:tcW w:w="1803" w:type="dxa"/>
          </w:tcPr>
          <w:p w14:paraId="05EC9064" w14:textId="77777777" w:rsidR="004A7367" w:rsidRPr="004A7367" w:rsidRDefault="004A7367" w:rsidP="004A7367">
            <w:pPr>
              <w:pStyle w:val="ListParagraph"/>
              <w:numPr>
                <w:ilvl w:val="0"/>
                <w:numId w:val="63"/>
              </w:numPr>
              <w:bidi/>
              <w:jc w:val="center"/>
              <w:rPr>
                <w:rFonts w:cs="B Lotus"/>
                <w:rtl/>
              </w:rPr>
            </w:pPr>
          </w:p>
        </w:tc>
        <w:tc>
          <w:tcPr>
            <w:tcW w:w="1803" w:type="dxa"/>
          </w:tcPr>
          <w:p w14:paraId="4C902C6F" w14:textId="66C74176" w:rsidR="004A7367" w:rsidRPr="004A7367" w:rsidRDefault="004A7367" w:rsidP="004A7367">
            <w:pPr>
              <w:jc w:val="center"/>
              <w:rPr>
                <w:rFonts w:cs="B Lotus"/>
                <w:sz w:val="28"/>
                <w:szCs w:val="28"/>
                <w:rtl/>
              </w:rPr>
            </w:pPr>
            <w:r w:rsidRPr="004A7367">
              <w:rPr>
                <w:rFonts w:cs="B Lotus"/>
                <w:rtl/>
              </w:rPr>
              <w:t>1664</w:t>
            </w:r>
          </w:p>
        </w:tc>
        <w:tc>
          <w:tcPr>
            <w:tcW w:w="1803" w:type="dxa"/>
          </w:tcPr>
          <w:p w14:paraId="52058520" w14:textId="052742EF" w:rsidR="004A7367" w:rsidRPr="004A7367" w:rsidRDefault="004A7367" w:rsidP="004A7367">
            <w:pPr>
              <w:jc w:val="center"/>
              <w:rPr>
                <w:rFonts w:cs="B Lotus"/>
                <w:sz w:val="28"/>
                <w:szCs w:val="28"/>
                <w:rtl/>
              </w:rPr>
            </w:pPr>
            <w:r w:rsidRPr="004A7367">
              <w:rPr>
                <w:rFonts w:cs="B Lotus" w:hint="cs"/>
                <w:rtl/>
              </w:rPr>
              <w:t>دوزه</w:t>
            </w:r>
          </w:p>
        </w:tc>
        <w:tc>
          <w:tcPr>
            <w:tcW w:w="1803" w:type="dxa"/>
          </w:tcPr>
          <w:p w14:paraId="38D0FE8F" w14:textId="4E3F6FFD" w:rsidR="004A7367" w:rsidRPr="004A7367" w:rsidRDefault="004A7367" w:rsidP="004A7367">
            <w:pPr>
              <w:jc w:val="center"/>
              <w:rPr>
                <w:rFonts w:cs="B Lotus"/>
                <w:sz w:val="28"/>
                <w:szCs w:val="28"/>
                <w:rtl/>
              </w:rPr>
            </w:pPr>
            <w:r w:rsidRPr="004A7367">
              <w:rPr>
                <w:rFonts w:cs="B Lotus"/>
                <w:rtl/>
              </w:rPr>
              <w:t>16</w:t>
            </w:r>
          </w:p>
        </w:tc>
        <w:tc>
          <w:tcPr>
            <w:tcW w:w="1803" w:type="dxa"/>
          </w:tcPr>
          <w:p w14:paraId="44C276EF" w14:textId="72B81A58"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E949834" w14:textId="77777777" w:rsidTr="00372823">
        <w:tc>
          <w:tcPr>
            <w:tcW w:w="1803" w:type="dxa"/>
          </w:tcPr>
          <w:p w14:paraId="4FC81669" w14:textId="77777777" w:rsidR="004A7367" w:rsidRPr="004A7367" w:rsidRDefault="004A7367" w:rsidP="004A7367">
            <w:pPr>
              <w:pStyle w:val="ListParagraph"/>
              <w:numPr>
                <w:ilvl w:val="0"/>
                <w:numId w:val="63"/>
              </w:numPr>
              <w:bidi/>
              <w:jc w:val="center"/>
              <w:rPr>
                <w:rFonts w:cs="B Lotus"/>
                <w:rtl/>
              </w:rPr>
            </w:pPr>
          </w:p>
        </w:tc>
        <w:tc>
          <w:tcPr>
            <w:tcW w:w="1803" w:type="dxa"/>
          </w:tcPr>
          <w:p w14:paraId="145242B4" w14:textId="1BD78F37" w:rsidR="004A7367" w:rsidRPr="004A7367" w:rsidRDefault="004A7367" w:rsidP="004A7367">
            <w:pPr>
              <w:jc w:val="center"/>
              <w:rPr>
                <w:rFonts w:cs="B Lotus"/>
                <w:sz w:val="28"/>
                <w:szCs w:val="28"/>
                <w:rtl/>
              </w:rPr>
            </w:pPr>
            <w:r w:rsidRPr="004A7367">
              <w:rPr>
                <w:rFonts w:cs="B Lotus"/>
                <w:rtl/>
              </w:rPr>
              <w:t>1665</w:t>
            </w:r>
          </w:p>
        </w:tc>
        <w:tc>
          <w:tcPr>
            <w:tcW w:w="1803" w:type="dxa"/>
          </w:tcPr>
          <w:p w14:paraId="32D5BF12" w14:textId="379E0487" w:rsidR="004A7367" w:rsidRPr="004A7367" w:rsidRDefault="004A7367" w:rsidP="004A7367">
            <w:pPr>
              <w:jc w:val="center"/>
              <w:rPr>
                <w:rFonts w:cs="B Lotus"/>
                <w:sz w:val="28"/>
                <w:szCs w:val="28"/>
                <w:rtl/>
              </w:rPr>
            </w:pPr>
            <w:r w:rsidRPr="004A7367">
              <w:rPr>
                <w:rFonts w:cs="B Lotus" w:hint="cs"/>
                <w:rtl/>
              </w:rPr>
              <w:t>فدامی</w:t>
            </w:r>
          </w:p>
        </w:tc>
        <w:tc>
          <w:tcPr>
            <w:tcW w:w="1803" w:type="dxa"/>
          </w:tcPr>
          <w:p w14:paraId="4D0FDA8C" w14:textId="442076D3" w:rsidR="004A7367" w:rsidRPr="004A7367" w:rsidRDefault="004A7367" w:rsidP="004A7367">
            <w:pPr>
              <w:jc w:val="center"/>
              <w:rPr>
                <w:rFonts w:cs="B Lotus"/>
                <w:sz w:val="28"/>
                <w:szCs w:val="28"/>
                <w:rtl/>
              </w:rPr>
            </w:pPr>
            <w:r w:rsidRPr="004A7367">
              <w:rPr>
                <w:rFonts w:cs="B Lotus"/>
                <w:rtl/>
              </w:rPr>
              <w:t>16</w:t>
            </w:r>
          </w:p>
        </w:tc>
        <w:tc>
          <w:tcPr>
            <w:tcW w:w="1803" w:type="dxa"/>
          </w:tcPr>
          <w:p w14:paraId="744011DC" w14:textId="2C7B56F1"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DA3D33C" w14:textId="77777777" w:rsidTr="00372823">
        <w:tc>
          <w:tcPr>
            <w:tcW w:w="1803" w:type="dxa"/>
          </w:tcPr>
          <w:p w14:paraId="77FEA83E" w14:textId="77777777" w:rsidR="004A7367" w:rsidRPr="004A7367" w:rsidRDefault="004A7367" w:rsidP="004A7367">
            <w:pPr>
              <w:pStyle w:val="ListParagraph"/>
              <w:numPr>
                <w:ilvl w:val="0"/>
                <w:numId w:val="63"/>
              </w:numPr>
              <w:bidi/>
              <w:jc w:val="center"/>
              <w:rPr>
                <w:rFonts w:cs="B Lotus"/>
                <w:rtl/>
              </w:rPr>
            </w:pPr>
          </w:p>
        </w:tc>
        <w:tc>
          <w:tcPr>
            <w:tcW w:w="1803" w:type="dxa"/>
          </w:tcPr>
          <w:p w14:paraId="759FC32D" w14:textId="12C330AC" w:rsidR="004A7367" w:rsidRPr="004A7367" w:rsidRDefault="004A7367" w:rsidP="004A7367">
            <w:pPr>
              <w:jc w:val="center"/>
              <w:rPr>
                <w:rFonts w:cs="B Lotus"/>
                <w:sz w:val="28"/>
                <w:szCs w:val="28"/>
                <w:rtl/>
              </w:rPr>
            </w:pPr>
            <w:r w:rsidRPr="004A7367">
              <w:rPr>
                <w:rFonts w:cs="B Lotus"/>
                <w:rtl/>
              </w:rPr>
              <w:t>1666</w:t>
            </w:r>
          </w:p>
        </w:tc>
        <w:tc>
          <w:tcPr>
            <w:tcW w:w="1803" w:type="dxa"/>
          </w:tcPr>
          <w:p w14:paraId="0D0F8FB6" w14:textId="652EF725" w:rsidR="004A7367" w:rsidRPr="004A7367" w:rsidRDefault="004A7367" w:rsidP="004A7367">
            <w:pPr>
              <w:jc w:val="center"/>
              <w:rPr>
                <w:rFonts w:cs="B Lotus"/>
                <w:sz w:val="28"/>
                <w:szCs w:val="28"/>
                <w:rtl/>
              </w:rPr>
            </w:pPr>
            <w:r w:rsidRPr="004A7367">
              <w:rPr>
                <w:rFonts w:cs="B Lotus" w:hint="cs"/>
                <w:rtl/>
              </w:rPr>
              <w:t>هماشهر</w:t>
            </w:r>
          </w:p>
        </w:tc>
        <w:tc>
          <w:tcPr>
            <w:tcW w:w="1803" w:type="dxa"/>
          </w:tcPr>
          <w:p w14:paraId="2908DE0F" w14:textId="55CC3D47" w:rsidR="004A7367" w:rsidRPr="004A7367" w:rsidRDefault="004A7367" w:rsidP="004A7367">
            <w:pPr>
              <w:jc w:val="center"/>
              <w:rPr>
                <w:rFonts w:cs="B Lotus"/>
                <w:sz w:val="28"/>
                <w:szCs w:val="28"/>
                <w:rtl/>
              </w:rPr>
            </w:pPr>
            <w:r w:rsidRPr="004A7367">
              <w:rPr>
                <w:rFonts w:cs="B Lotus"/>
                <w:rtl/>
              </w:rPr>
              <w:t>16</w:t>
            </w:r>
          </w:p>
        </w:tc>
        <w:tc>
          <w:tcPr>
            <w:tcW w:w="1803" w:type="dxa"/>
          </w:tcPr>
          <w:p w14:paraId="543BADFB" w14:textId="1757A9C8"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A31908E" w14:textId="77777777" w:rsidTr="00372823">
        <w:tc>
          <w:tcPr>
            <w:tcW w:w="1803" w:type="dxa"/>
          </w:tcPr>
          <w:p w14:paraId="5217DCAA" w14:textId="77777777" w:rsidR="004A7367" w:rsidRPr="004A7367" w:rsidRDefault="004A7367" w:rsidP="004A7367">
            <w:pPr>
              <w:pStyle w:val="ListParagraph"/>
              <w:numPr>
                <w:ilvl w:val="0"/>
                <w:numId w:val="63"/>
              </w:numPr>
              <w:bidi/>
              <w:jc w:val="center"/>
              <w:rPr>
                <w:rFonts w:cs="B Lotus"/>
                <w:rtl/>
              </w:rPr>
            </w:pPr>
          </w:p>
        </w:tc>
        <w:tc>
          <w:tcPr>
            <w:tcW w:w="1803" w:type="dxa"/>
          </w:tcPr>
          <w:p w14:paraId="50EB6935" w14:textId="19192118" w:rsidR="004A7367" w:rsidRPr="004A7367" w:rsidRDefault="004A7367" w:rsidP="004A7367">
            <w:pPr>
              <w:jc w:val="center"/>
              <w:rPr>
                <w:rFonts w:cs="B Lotus"/>
                <w:sz w:val="28"/>
                <w:szCs w:val="28"/>
                <w:rtl/>
              </w:rPr>
            </w:pPr>
            <w:r w:rsidRPr="004A7367">
              <w:rPr>
                <w:rFonts w:cs="B Lotus"/>
                <w:rtl/>
              </w:rPr>
              <w:t>1667</w:t>
            </w:r>
          </w:p>
        </w:tc>
        <w:tc>
          <w:tcPr>
            <w:tcW w:w="1803" w:type="dxa"/>
          </w:tcPr>
          <w:p w14:paraId="722FE9DF" w14:textId="74175B79" w:rsidR="004A7367" w:rsidRPr="004A7367" w:rsidRDefault="004A7367" w:rsidP="004A7367">
            <w:pPr>
              <w:jc w:val="center"/>
              <w:rPr>
                <w:rFonts w:cs="B Lotus"/>
                <w:sz w:val="28"/>
                <w:szCs w:val="28"/>
                <w:rtl/>
              </w:rPr>
            </w:pPr>
            <w:r w:rsidRPr="004A7367">
              <w:rPr>
                <w:rFonts w:cs="B Lotus" w:hint="cs"/>
                <w:rtl/>
              </w:rPr>
              <w:t>خانه</w:t>
            </w:r>
            <w:r w:rsidRPr="004A7367">
              <w:rPr>
                <w:rFonts w:cs="B Lotus"/>
                <w:rtl/>
              </w:rPr>
              <w:t xml:space="preserve"> </w:t>
            </w:r>
            <w:r w:rsidRPr="004A7367">
              <w:rPr>
                <w:rFonts w:cs="B Lotus" w:hint="cs"/>
                <w:rtl/>
              </w:rPr>
              <w:t>زنیان</w:t>
            </w:r>
          </w:p>
        </w:tc>
        <w:tc>
          <w:tcPr>
            <w:tcW w:w="1803" w:type="dxa"/>
          </w:tcPr>
          <w:p w14:paraId="332C0520" w14:textId="3F1D3548" w:rsidR="004A7367" w:rsidRPr="004A7367" w:rsidRDefault="004A7367" w:rsidP="004A7367">
            <w:pPr>
              <w:jc w:val="center"/>
              <w:rPr>
                <w:rFonts w:cs="B Lotus"/>
                <w:sz w:val="28"/>
                <w:szCs w:val="28"/>
                <w:rtl/>
              </w:rPr>
            </w:pPr>
            <w:r w:rsidRPr="004A7367">
              <w:rPr>
                <w:rFonts w:cs="B Lotus"/>
                <w:rtl/>
              </w:rPr>
              <w:t>16</w:t>
            </w:r>
          </w:p>
        </w:tc>
        <w:tc>
          <w:tcPr>
            <w:tcW w:w="1803" w:type="dxa"/>
          </w:tcPr>
          <w:p w14:paraId="3ACD72DE" w14:textId="5E91DC9A"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490D9E1" w14:textId="77777777" w:rsidTr="00372823">
        <w:tc>
          <w:tcPr>
            <w:tcW w:w="1803" w:type="dxa"/>
          </w:tcPr>
          <w:p w14:paraId="5F8696DF" w14:textId="77777777" w:rsidR="004A7367" w:rsidRPr="004A7367" w:rsidRDefault="004A7367" w:rsidP="004A7367">
            <w:pPr>
              <w:pStyle w:val="ListParagraph"/>
              <w:numPr>
                <w:ilvl w:val="0"/>
                <w:numId w:val="63"/>
              </w:numPr>
              <w:bidi/>
              <w:jc w:val="center"/>
              <w:rPr>
                <w:rFonts w:cs="B Lotus"/>
                <w:rtl/>
              </w:rPr>
            </w:pPr>
          </w:p>
        </w:tc>
        <w:tc>
          <w:tcPr>
            <w:tcW w:w="1803" w:type="dxa"/>
          </w:tcPr>
          <w:p w14:paraId="1A837A45" w14:textId="1CC8EACC" w:rsidR="004A7367" w:rsidRPr="004A7367" w:rsidRDefault="004A7367" w:rsidP="004A7367">
            <w:pPr>
              <w:jc w:val="center"/>
              <w:rPr>
                <w:rFonts w:cs="B Lotus"/>
                <w:sz w:val="28"/>
                <w:szCs w:val="28"/>
                <w:rtl/>
              </w:rPr>
            </w:pPr>
            <w:r w:rsidRPr="004A7367">
              <w:rPr>
                <w:rFonts w:cs="B Lotus"/>
                <w:rtl/>
              </w:rPr>
              <w:t>1668</w:t>
            </w:r>
          </w:p>
        </w:tc>
        <w:tc>
          <w:tcPr>
            <w:tcW w:w="1803" w:type="dxa"/>
          </w:tcPr>
          <w:p w14:paraId="40F66502" w14:textId="62E44855" w:rsidR="004A7367" w:rsidRPr="004A7367" w:rsidRDefault="004A7367" w:rsidP="004A7367">
            <w:pPr>
              <w:jc w:val="center"/>
              <w:rPr>
                <w:rFonts w:cs="B Lotus"/>
                <w:sz w:val="28"/>
                <w:szCs w:val="28"/>
                <w:rtl/>
              </w:rPr>
            </w:pPr>
            <w:r w:rsidRPr="004A7367">
              <w:rPr>
                <w:rFonts w:cs="B Lotus" w:hint="cs"/>
                <w:rtl/>
              </w:rPr>
              <w:t>قره</w:t>
            </w:r>
            <w:r w:rsidRPr="004A7367">
              <w:rPr>
                <w:rFonts w:cs="B Lotus"/>
                <w:rtl/>
              </w:rPr>
              <w:t xml:space="preserve"> </w:t>
            </w:r>
            <w:r w:rsidRPr="004A7367">
              <w:rPr>
                <w:rFonts w:cs="B Lotus" w:hint="cs"/>
                <w:rtl/>
              </w:rPr>
              <w:t>بلاغ</w:t>
            </w:r>
          </w:p>
        </w:tc>
        <w:tc>
          <w:tcPr>
            <w:tcW w:w="1803" w:type="dxa"/>
          </w:tcPr>
          <w:p w14:paraId="478DE38E" w14:textId="6AB7D5DE" w:rsidR="004A7367" w:rsidRPr="004A7367" w:rsidRDefault="004A7367" w:rsidP="004A7367">
            <w:pPr>
              <w:jc w:val="center"/>
              <w:rPr>
                <w:rFonts w:cs="B Lotus"/>
                <w:sz w:val="28"/>
                <w:szCs w:val="28"/>
                <w:rtl/>
              </w:rPr>
            </w:pPr>
            <w:r w:rsidRPr="004A7367">
              <w:rPr>
                <w:rFonts w:cs="B Lotus"/>
                <w:rtl/>
              </w:rPr>
              <w:t>16</w:t>
            </w:r>
          </w:p>
        </w:tc>
        <w:tc>
          <w:tcPr>
            <w:tcW w:w="1803" w:type="dxa"/>
          </w:tcPr>
          <w:p w14:paraId="295F92A8" w14:textId="2994A28E"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78B97A8A" w14:textId="77777777" w:rsidTr="00372823">
        <w:tc>
          <w:tcPr>
            <w:tcW w:w="1803" w:type="dxa"/>
          </w:tcPr>
          <w:p w14:paraId="2397532D" w14:textId="77777777" w:rsidR="004A7367" w:rsidRPr="004A7367" w:rsidRDefault="004A7367" w:rsidP="004A7367">
            <w:pPr>
              <w:pStyle w:val="ListParagraph"/>
              <w:numPr>
                <w:ilvl w:val="0"/>
                <w:numId w:val="63"/>
              </w:numPr>
              <w:bidi/>
              <w:jc w:val="center"/>
              <w:rPr>
                <w:rFonts w:cs="B Lotus"/>
                <w:rtl/>
              </w:rPr>
            </w:pPr>
          </w:p>
        </w:tc>
        <w:tc>
          <w:tcPr>
            <w:tcW w:w="1803" w:type="dxa"/>
          </w:tcPr>
          <w:p w14:paraId="14033E1E" w14:textId="462CF38F" w:rsidR="004A7367" w:rsidRPr="004A7367" w:rsidRDefault="004A7367" w:rsidP="004A7367">
            <w:pPr>
              <w:jc w:val="center"/>
              <w:rPr>
                <w:rFonts w:cs="B Lotus"/>
                <w:sz w:val="28"/>
                <w:szCs w:val="28"/>
                <w:rtl/>
              </w:rPr>
            </w:pPr>
            <w:r w:rsidRPr="004A7367">
              <w:rPr>
                <w:rFonts w:cs="B Lotus"/>
                <w:rtl/>
              </w:rPr>
              <w:t>1669</w:t>
            </w:r>
          </w:p>
        </w:tc>
        <w:tc>
          <w:tcPr>
            <w:tcW w:w="1803" w:type="dxa"/>
          </w:tcPr>
          <w:p w14:paraId="5B72D346" w14:textId="458883D9" w:rsidR="004A7367" w:rsidRPr="004A7367" w:rsidRDefault="004A7367" w:rsidP="004A7367">
            <w:pPr>
              <w:jc w:val="center"/>
              <w:rPr>
                <w:rFonts w:cs="B Lotus"/>
                <w:sz w:val="28"/>
                <w:szCs w:val="28"/>
                <w:rtl/>
              </w:rPr>
            </w:pPr>
            <w:r w:rsidRPr="004A7367">
              <w:rPr>
                <w:rFonts w:cs="B Lotus" w:hint="cs"/>
                <w:rtl/>
              </w:rPr>
              <w:t>میانشهر</w:t>
            </w:r>
          </w:p>
        </w:tc>
        <w:tc>
          <w:tcPr>
            <w:tcW w:w="1803" w:type="dxa"/>
          </w:tcPr>
          <w:p w14:paraId="5F1FFE1E" w14:textId="2136FFF0" w:rsidR="004A7367" w:rsidRPr="004A7367" w:rsidRDefault="004A7367" w:rsidP="004A7367">
            <w:pPr>
              <w:jc w:val="center"/>
              <w:rPr>
                <w:rFonts w:cs="B Lotus"/>
                <w:sz w:val="28"/>
                <w:szCs w:val="28"/>
                <w:rtl/>
              </w:rPr>
            </w:pPr>
            <w:r w:rsidRPr="004A7367">
              <w:rPr>
                <w:rFonts w:cs="B Lotus"/>
                <w:rtl/>
              </w:rPr>
              <w:t>16</w:t>
            </w:r>
          </w:p>
        </w:tc>
        <w:tc>
          <w:tcPr>
            <w:tcW w:w="1803" w:type="dxa"/>
          </w:tcPr>
          <w:p w14:paraId="6964AEFF" w14:textId="56056770"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FA302FD" w14:textId="77777777" w:rsidTr="00372823">
        <w:tc>
          <w:tcPr>
            <w:tcW w:w="1803" w:type="dxa"/>
          </w:tcPr>
          <w:p w14:paraId="6D0DD1D2" w14:textId="77777777" w:rsidR="004A7367" w:rsidRPr="004A7367" w:rsidRDefault="004A7367" w:rsidP="004A7367">
            <w:pPr>
              <w:pStyle w:val="ListParagraph"/>
              <w:numPr>
                <w:ilvl w:val="0"/>
                <w:numId w:val="63"/>
              </w:numPr>
              <w:bidi/>
              <w:jc w:val="center"/>
              <w:rPr>
                <w:rFonts w:cs="B Lotus"/>
                <w:rtl/>
              </w:rPr>
            </w:pPr>
          </w:p>
        </w:tc>
        <w:tc>
          <w:tcPr>
            <w:tcW w:w="1803" w:type="dxa"/>
          </w:tcPr>
          <w:p w14:paraId="7E9EF94A" w14:textId="285E17F1" w:rsidR="004A7367" w:rsidRPr="004A7367" w:rsidRDefault="004A7367" w:rsidP="004A7367">
            <w:pPr>
              <w:jc w:val="center"/>
              <w:rPr>
                <w:rFonts w:cs="B Lotus"/>
                <w:sz w:val="28"/>
                <w:szCs w:val="28"/>
                <w:rtl/>
              </w:rPr>
            </w:pPr>
            <w:r w:rsidRPr="004A7367">
              <w:rPr>
                <w:rFonts w:cs="B Lotus"/>
                <w:rtl/>
              </w:rPr>
              <w:t>1670</w:t>
            </w:r>
          </w:p>
        </w:tc>
        <w:tc>
          <w:tcPr>
            <w:tcW w:w="1803" w:type="dxa"/>
          </w:tcPr>
          <w:p w14:paraId="33CE8126" w14:textId="3CC953BD" w:rsidR="004A7367" w:rsidRPr="004A7367" w:rsidRDefault="004A7367" w:rsidP="004A7367">
            <w:pPr>
              <w:jc w:val="center"/>
              <w:rPr>
                <w:rFonts w:cs="B Lotus"/>
                <w:sz w:val="28"/>
                <w:szCs w:val="28"/>
                <w:rtl/>
              </w:rPr>
            </w:pPr>
            <w:r w:rsidRPr="004A7367">
              <w:rPr>
                <w:rFonts w:cs="B Lotus" w:hint="cs"/>
                <w:rtl/>
              </w:rPr>
              <w:t>نوبندگان</w:t>
            </w:r>
          </w:p>
        </w:tc>
        <w:tc>
          <w:tcPr>
            <w:tcW w:w="1803" w:type="dxa"/>
          </w:tcPr>
          <w:p w14:paraId="143D4CA0" w14:textId="129E55AD" w:rsidR="004A7367" w:rsidRPr="004A7367" w:rsidRDefault="004A7367" w:rsidP="004A7367">
            <w:pPr>
              <w:jc w:val="center"/>
              <w:rPr>
                <w:rFonts w:cs="B Lotus"/>
                <w:sz w:val="28"/>
                <w:szCs w:val="28"/>
                <w:rtl/>
              </w:rPr>
            </w:pPr>
            <w:r w:rsidRPr="004A7367">
              <w:rPr>
                <w:rFonts w:cs="B Lotus"/>
                <w:rtl/>
              </w:rPr>
              <w:t>16</w:t>
            </w:r>
          </w:p>
        </w:tc>
        <w:tc>
          <w:tcPr>
            <w:tcW w:w="1803" w:type="dxa"/>
          </w:tcPr>
          <w:p w14:paraId="0EB143FC" w14:textId="5F49836B"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93D1554" w14:textId="77777777" w:rsidTr="00372823">
        <w:tc>
          <w:tcPr>
            <w:tcW w:w="1803" w:type="dxa"/>
          </w:tcPr>
          <w:p w14:paraId="52329314" w14:textId="77777777" w:rsidR="004A7367" w:rsidRPr="004A7367" w:rsidRDefault="004A7367" w:rsidP="004A7367">
            <w:pPr>
              <w:pStyle w:val="ListParagraph"/>
              <w:numPr>
                <w:ilvl w:val="0"/>
                <w:numId w:val="63"/>
              </w:numPr>
              <w:bidi/>
              <w:jc w:val="center"/>
              <w:rPr>
                <w:rFonts w:cs="B Lotus"/>
                <w:rtl/>
              </w:rPr>
            </w:pPr>
          </w:p>
        </w:tc>
        <w:tc>
          <w:tcPr>
            <w:tcW w:w="1803" w:type="dxa"/>
          </w:tcPr>
          <w:p w14:paraId="0BB67C67" w14:textId="22439B35" w:rsidR="004A7367" w:rsidRPr="004A7367" w:rsidRDefault="004A7367" w:rsidP="004A7367">
            <w:pPr>
              <w:jc w:val="center"/>
              <w:rPr>
                <w:rFonts w:cs="B Lotus"/>
                <w:sz w:val="28"/>
                <w:szCs w:val="28"/>
                <w:rtl/>
              </w:rPr>
            </w:pPr>
            <w:r w:rsidRPr="004A7367">
              <w:rPr>
                <w:rFonts w:cs="B Lotus"/>
                <w:rtl/>
              </w:rPr>
              <w:t>1671</w:t>
            </w:r>
          </w:p>
        </w:tc>
        <w:tc>
          <w:tcPr>
            <w:tcW w:w="1803" w:type="dxa"/>
          </w:tcPr>
          <w:p w14:paraId="72CF42BF" w14:textId="16A5F2FC" w:rsidR="004A7367" w:rsidRPr="004A7367" w:rsidRDefault="004A7367" w:rsidP="004A7367">
            <w:pPr>
              <w:jc w:val="center"/>
              <w:rPr>
                <w:rFonts w:cs="B Lotus"/>
                <w:sz w:val="28"/>
                <w:szCs w:val="28"/>
                <w:rtl/>
              </w:rPr>
            </w:pPr>
            <w:r w:rsidRPr="004A7367">
              <w:rPr>
                <w:rFonts w:cs="B Lotus" w:hint="cs"/>
                <w:rtl/>
              </w:rPr>
              <w:t>بالاده</w:t>
            </w:r>
          </w:p>
        </w:tc>
        <w:tc>
          <w:tcPr>
            <w:tcW w:w="1803" w:type="dxa"/>
          </w:tcPr>
          <w:p w14:paraId="14409698" w14:textId="77675FE5" w:rsidR="004A7367" w:rsidRPr="004A7367" w:rsidRDefault="004A7367" w:rsidP="004A7367">
            <w:pPr>
              <w:jc w:val="center"/>
              <w:rPr>
                <w:rFonts w:cs="B Lotus"/>
                <w:sz w:val="28"/>
                <w:szCs w:val="28"/>
                <w:rtl/>
              </w:rPr>
            </w:pPr>
            <w:r w:rsidRPr="004A7367">
              <w:rPr>
                <w:rFonts w:cs="B Lotus"/>
                <w:rtl/>
              </w:rPr>
              <w:t>16</w:t>
            </w:r>
          </w:p>
        </w:tc>
        <w:tc>
          <w:tcPr>
            <w:tcW w:w="1803" w:type="dxa"/>
          </w:tcPr>
          <w:p w14:paraId="0CDE0CC7" w14:textId="53D6D6CA"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6C4D55B" w14:textId="77777777" w:rsidTr="00372823">
        <w:tc>
          <w:tcPr>
            <w:tcW w:w="1803" w:type="dxa"/>
          </w:tcPr>
          <w:p w14:paraId="565C47F4" w14:textId="77777777" w:rsidR="004A7367" w:rsidRPr="004A7367" w:rsidRDefault="004A7367" w:rsidP="004A7367">
            <w:pPr>
              <w:pStyle w:val="ListParagraph"/>
              <w:numPr>
                <w:ilvl w:val="0"/>
                <w:numId w:val="63"/>
              </w:numPr>
              <w:bidi/>
              <w:jc w:val="center"/>
              <w:rPr>
                <w:rFonts w:cs="B Lotus"/>
                <w:rtl/>
              </w:rPr>
            </w:pPr>
          </w:p>
        </w:tc>
        <w:tc>
          <w:tcPr>
            <w:tcW w:w="1803" w:type="dxa"/>
          </w:tcPr>
          <w:p w14:paraId="47681D6B" w14:textId="73FAF44C" w:rsidR="004A7367" w:rsidRPr="004A7367" w:rsidRDefault="004A7367" w:rsidP="004A7367">
            <w:pPr>
              <w:jc w:val="center"/>
              <w:rPr>
                <w:rFonts w:cs="B Lotus"/>
                <w:sz w:val="28"/>
                <w:szCs w:val="28"/>
                <w:rtl/>
              </w:rPr>
            </w:pPr>
            <w:r w:rsidRPr="004A7367">
              <w:rPr>
                <w:rFonts w:cs="B Lotus"/>
                <w:rtl/>
              </w:rPr>
              <w:t>1672</w:t>
            </w:r>
          </w:p>
        </w:tc>
        <w:tc>
          <w:tcPr>
            <w:tcW w:w="1803" w:type="dxa"/>
          </w:tcPr>
          <w:p w14:paraId="003D6CEA" w14:textId="7D7AFD8B" w:rsidR="004A7367" w:rsidRPr="004A7367" w:rsidRDefault="004A7367" w:rsidP="004A7367">
            <w:pPr>
              <w:jc w:val="center"/>
              <w:rPr>
                <w:rFonts w:cs="B Lotus"/>
                <w:sz w:val="28"/>
                <w:szCs w:val="28"/>
                <w:rtl/>
              </w:rPr>
            </w:pPr>
            <w:r w:rsidRPr="004A7367">
              <w:rPr>
                <w:rFonts w:cs="B Lotus" w:hint="cs"/>
                <w:rtl/>
              </w:rPr>
              <w:t>نودان</w:t>
            </w:r>
          </w:p>
        </w:tc>
        <w:tc>
          <w:tcPr>
            <w:tcW w:w="1803" w:type="dxa"/>
          </w:tcPr>
          <w:p w14:paraId="4F87F4B8" w14:textId="725DBA19" w:rsidR="004A7367" w:rsidRPr="004A7367" w:rsidRDefault="004A7367" w:rsidP="004A7367">
            <w:pPr>
              <w:jc w:val="center"/>
              <w:rPr>
                <w:rFonts w:cs="B Lotus"/>
                <w:sz w:val="28"/>
                <w:szCs w:val="28"/>
                <w:rtl/>
              </w:rPr>
            </w:pPr>
            <w:r w:rsidRPr="004A7367">
              <w:rPr>
                <w:rFonts w:cs="B Lotus"/>
                <w:rtl/>
              </w:rPr>
              <w:t>16</w:t>
            </w:r>
          </w:p>
        </w:tc>
        <w:tc>
          <w:tcPr>
            <w:tcW w:w="1803" w:type="dxa"/>
          </w:tcPr>
          <w:p w14:paraId="2DC41B07" w14:textId="10B953FC"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01C5BB1" w14:textId="77777777" w:rsidTr="00372823">
        <w:tc>
          <w:tcPr>
            <w:tcW w:w="1803" w:type="dxa"/>
          </w:tcPr>
          <w:p w14:paraId="3DA71393" w14:textId="77777777" w:rsidR="004A7367" w:rsidRPr="004A7367" w:rsidRDefault="004A7367" w:rsidP="004A7367">
            <w:pPr>
              <w:pStyle w:val="ListParagraph"/>
              <w:numPr>
                <w:ilvl w:val="0"/>
                <w:numId w:val="63"/>
              </w:numPr>
              <w:bidi/>
              <w:jc w:val="center"/>
              <w:rPr>
                <w:rFonts w:cs="B Lotus"/>
                <w:rtl/>
              </w:rPr>
            </w:pPr>
          </w:p>
        </w:tc>
        <w:tc>
          <w:tcPr>
            <w:tcW w:w="1803" w:type="dxa"/>
          </w:tcPr>
          <w:p w14:paraId="5839EE02" w14:textId="30D7AA9D" w:rsidR="004A7367" w:rsidRPr="004A7367" w:rsidRDefault="004A7367" w:rsidP="004A7367">
            <w:pPr>
              <w:jc w:val="center"/>
              <w:rPr>
                <w:rFonts w:cs="B Lotus"/>
                <w:sz w:val="28"/>
                <w:szCs w:val="28"/>
                <w:rtl/>
              </w:rPr>
            </w:pPr>
            <w:r w:rsidRPr="004A7367">
              <w:rPr>
                <w:rFonts w:cs="B Lotus"/>
                <w:rtl/>
              </w:rPr>
              <w:t>1673</w:t>
            </w:r>
          </w:p>
        </w:tc>
        <w:tc>
          <w:tcPr>
            <w:tcW w:w="1803" w:type="dxa"/>
          </w:tcPr>
          <w:p w14:paraId="416C966C" w14:textId="5CB90820" w:rsidR="004A7367" w:rsidRPr="004A7367" w:rsidRDefault="004A7367" w:rsidP="004A7367">
            <w:pPr>
              <w:jc w:val="center"/>
              <w:rPr>
                <w:rFonts w:cs="B Lotus"/>
                <w:sz w:val="28"/>
                <w:szCs w:val="28"/>
                <w:rtl/>
              </w:rPr>
            </w:pPr>
            <w:r w:rsidRPr="004A7367">
              <w:rPr>
                <w:rFonts w:cs="B Lotus" w:hint="cs"/>
                <w:rtl/>
              </w:rPr>
              <w:t>لطیفی</w:t>
            </w:r>
          </w:p>
        </w:tc>
        <w:tc>
          <w:tcPr>
            <w:tcW w:w="1803" w:type="dxa"/>
          </w:tcPr>
          <w:p w14:paraId="7DD382F3" w14:textId="41798B37" w:rsidR="004A7367" w:rsidRPr="004A7367" w:rsidRDefault="004A7367" w:rsidP="004A7367">
            <w:pPr>
              <w:jc w:val="center"/>
              <w:rPr>
                <w:rFonts w:cs="B Lotus"/>
                <w:sz w:val="28"/>
                <w:szCs w:val="28"/>
                <w:rtl/>
              </w:rPr>
            </w:pPr>
            <w:r w:rsidRPr="004A7367">
              <w:rPr>
                <w:rFonts w:cs="B Lotus"/>
                <w:rtl/>
              </w:rPr>
              <w:t>16</w:t>
            </w:r>
          </w:p>
        </w:tc>
        <w:tc>
          <w:tcPr>
            <w:tcW w:w="1803" w:type="dxa"/>
          </w:tcPr>
          <w:p w14:paraId="36539CB0" w14:textId="6EDEA3C8"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24824FBB" w14:textId="77777777" w:rsidTr="00372823">
        <w:tc>
          <w:tcPr>
            <w:tcW w:w="1803" w:type="dxa"/>
          </w:tcPr>
          <w:p w14:paraId="122346C9" w14:textId="77777777" w:rsidR="004A7367" w:rsidRPr="004A7367" w:rsidRDefault="004A7367" w:rsidP="004A7367">
            <w:pPr>
              <w:pStyle w:val="ListParagraph"/>
              <w:numPr>
                <w:ilvl w:val="0"/>
                <w:numId w:val="63"/>
              </w:numPr>
              <w:bidi/>
              <w:jc w:val="center"/>
              <w:rPr>
                <w:rFonts w:cs="B Lotus"/>
                <w:rtl/>
              </w:rPr>
            </w:pPr>
          </w:p>
        </w:tc>
        <w:tc>
          <w:tcPr>
            <w:tcW w:w="1803" w:type="dxa"/>
          </w:tcPr>
          <w:p w14:paraId="2AF65ECF" w14:textId="6E3E1196" w:rsidR="004A7367" w:rsidRPr="004A7367" w:rsidRDefault="004A7367" w:rsidP="004A7367">
            <w:pPr>
              <w:jc w:val="center"/>
              <w:rPr>
                <w:rFonts w:cs="B Lotus"/>
                <w:sz w:val="28"/>
                <w:szCs w:val="28"/>
                <w:rtl/>
              </w:rPr>
            </w:pPr>
            <w:r w:rsidRPr="004A7367">
              <w:rPr>
                <w:rFonts w:cs="B Lotus"/>
                <w:rtl/>
              </w:rPr>
              <w:t>1674</w:t>
            </w:r>
          </w:p>
        </w:tc>
        <w:tc>
          <w:tcPr>
            <w:tcW w:w="1803" w:type="dxa"/>
          </w:tcPr>
          <w:p w14:paraId="489FE5F1" w14:textId="5E3590EA" w:rsidR="004A7367" w:rsidRPr="004A7367" w:rsidRDefault="004A7367" w:rsidP="004A7367">
            <w:pPr>
              <w:jc w:val="center"/>
              <w:rPr>
                <w:rFonts w:cs="B Lotus"/>
                <w:sz w:val="28"/>
                <w:szCs w:val="28"/>
                <w:rtl/>
              </w:rPr>
            </w:pPr>
            <w:r w:rsidRPr="004A7367">
              <w:rPr>
                <w:rFonts w:cs="B Lotus" w:hint="cs"/>
                <w:rtl/>
              </w:rPr>
              <w:t>خور</w:t>
            </w:r>
          </w:p>
        </w:tc>
        <w:tc>
          <w:tcPr>
            <w:tcW w:w="1803" w:type="dxa"/>
          </w:tcPr>
          <w:p w14:paraId="394537FA" w14:textId="480550BA" w:rsidR="004A7367" w:rsidRPr="004A7367" w:rsidRDefault="004A7367" w:rsidP="004A7367">
            <w:pPr>
              <w:jc w:val="center"/>
              <w:rPr>
                <w:rFonts w:cs="B Lotus"/>
                <w:sz w:val="28"/>
                <w:szCs w:val="28"/>
                <w:rtl/>
              </w:rPr>
            </w:pPr>
            <w:r w:rsidRPr="004A7367">
              <w:rPr>
                <w:rFonts w:cs="B Lotus"/>
                <w:rtl/>
              </w:rPr>
              <w:t>16</w:t>
            </w:r>
          </w:p>
        </w:tc>
        <w:tc>
          <w:tcPr>
            <w:tcW w:w="1803" w:type="dxa"/>
          </w:tcPr>
          <w:p w14:paraId="2F813B1A" w14:textId="0EF6C2BE"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22C09064" w14:textId="77777777" w:rsidTr="00372823">
        <w:tc>
          <w:tcPr>
            <w:tcW w:w="1803" w:type="dxa"/>
          </w:tcPr>
          <w:p w14:paraId="580350C1" w14:textId="77777777" w:rsidR="004A7367" w:rsidRPr="004A7367" w:rsidRDefault="004A7367" w:rsidP="004A7367">
            <w:pPr>
              <w:pStyle w:val="ListParagraph"/>
              <w:numPr>
                <w:ilvl w:val="0"/>
                <w:numId w:val="63"/>
              </w:numPr>
              <w:bidi/>
              <w:jc w:val="center"/>
              <w:rPr>
                <w:rFonts w:cs="B Lotus"/>
                <w:rtl/>
              </w:rPr>
            </w:pPr>
          </w:p>
        </w:tc>
        <w:tc>
          <w:tcPr>
            <w:tcW w:w="1803" w:type="dxa"/>
          </w:tcPr>
          <w:p w14:paraId="36398117" w14:textId="2B99BE54" w:rsidR="004A7367" w:rsidRPr="004A7367" w:rsidRDefault="004A7367" w:rsidP="004A7367">
            <w:pPr>
              <w:jc w:val="center"/>
              <w:rPr>
                <w:rFonts w:cs="B Lotus"/>
                <w:sz w:val="28"/>
                <w:szCs w:val="28"/>
                <w:rtl/>
              </w:rPr>
            </w:pPr>
            <w:r w:rsidRPr="004A7367">
              <w:rPr>
                <w:rFonts w:cs="B Lotus"/>
                <w:rtl/>
              </w:rPr>
              <w:t>1675</w:t>
            </w:r>
          </w:p>
        </w:tc>
        <w:tc>
          <w:tcPr>
            <w:tcW w:w="1803" w:type="dxa"/>
          </w:tcPr>
          <w:p w14:paraId="571A261F" w14:textId="4427650C" w:rsidR="004A7367" w:rsidRPr="004A7367" w:rsidRDefault="004A7367" w:rsidP="004A7367">
            <w:pPr>
              <w:jc w:val="center"/>
              <w:rPr>
                <w:rFonts w:cs="B Lotus"/>
                <w:sz w:val="28"/>
                <w:szCs w:val="28"/>
                <w:rtl/>
              </w:rPr>
            </w:pPr>
            <w:r w:rsidRPr="004A7367">
              <w:rPr>
                <w:rFonts w:cs="B Lotus" w:hint="cs"/>
                <w:rtl/>
              </w:rPr>
              <w:t>عمادده</w:t>
            </w:r>
          </w:p>
        </w:tc>
        <w:tc>
          <w:tcPr>
            <w:tcW w:w="1803" w:type="dxa"/>
          </w:tcPr>
          <w:p w14:paraId="21355A24" w14:textId="365C509B" w:rsidR="004A7367" w:rsidRPr="004A7367" w:rsidRDefault="004A7367" w:rsidP="004A7367">
            <w:pPr>
              <w:jc w:val="center"/>
              <w:rPr>
                <w:rFonts w:cs="B Lotus"/>
                <w:sz w:val="28"/>
                <w:szCs w:val="28"/>
                <w:rtl/>
              </w:rPr>
            </w:pPr>
            <w:r w:rsidRPr="004A7367">
              <w:rPr>
                <w:rFonts w:cs="B Lotus"/>
                <w:rtl/>
              </w:rPr>
              <w:t>16</w:t>
            </w:r>
          </w:p>
        </w:tc>
        <w:tc>
          <w:tcPr>
            <w:tcW w:w="1803" w:type="dxa"/>
          </w:tcPr>
          <w:p w14:paraId="16CFD99E" w14:textId="0E8D1C95"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635CEFC" w14:textId="77777777" w:rsidTr="00372823">
        <w:tc>
          <w:tcPr>
            <w:tcW w:w="1803" w:type="dxa"/>
          </w:tcPr>
          <w:p w14:paraId="6BF7A446" w14:textId="77777777" w:rsidR="004A7367" w:rsidRPr="004A7367" w:rsidRDefault="004A7367" w:rsidP="004A7367">
            <w:pPr>
              <w:pStyle w:val="ListParagraph"/>
              <w:numPr>
                <w:ilvl w:val="0"/>
                <w:numId w:val="63"/>
              </w:numPr>
              <w:bidi/>
              <w:jc w:val="center"/>
              <w:rPr>
                <w:rFonts w:cs="B Lotus"/>
                <w:rtl/>
              </w:rPr>
            </w:pPr>
          </w:p>
        </w:tc>
        <w:tc>
          <w:tcPr>
            <w:tcW w:w="1803" w:type="dxa"/>
          </w:tcPr>
          <w:p w14:paraId="50701921" w14:textId="568E448A" w:rsidR="004A7367" w:rsidRPr="004A7367" w:rsidRDefault="004A7367" w:rsidP="004A7367">
            <w:pPr>
              <w:jc w:val="center"/>
              <w:rPr>
                <w:rFonts w:cs="B Lotus"/>
                <w:sz w:val="28"/>
                <w:szCs w:val="28"/>
                <w:rtl/>
              </w:rPr>
            </w:pPr>
            <w:r w:rsidRPr="004A7367">
              <w:rPr>
                <w:rFonts w:cs="B Lotus"/>
                <w:rtl/>
              </w:rPr>
              <w:t>1676</w:t>
            </w:r>
          </w:p>
        </w:tc>
        <w:tc>
          <w:tcPr>
            <w:tcW w:w="1803" w:type="dxa"/>
          </w:tcPr>
          <w:p w14:paraId="7780E7CB" w14:textId="2AE835C1" w:rsidR="004A7367" w:rsidRPr="004A7367" w:rsidRDefault="004A7367" w:rsidP="004A7367">
            <w:pPr>
              <w:jc w:val="center"/>
              <w:rPr>
                <w:rFonts w:cs="B Lotus"/>
                <w:sz w:val="28"/>
                <w:szCs w:val="28"/>
                <w:rtl/>
              </w:rPr>
            </w:pPr>
            <w:r w:rsidRPr="004A7367">
              <w:rPr>
                <w:rFonts w:cs="B Lotus" w:hint="cs"/>
                <w:rtl/>
              </w:rPr>
              <w:t>رامجرد</w:t>
            </w:r>
          </w:p>
        </w:tc>
        <w:tc>
          <w:tcPr>
            <w:tcW w:w="1803" w:type="dxa"/>
          </w:tcPr>
          <w:p w14:paraId="27494AA9" w14:textId="2962FBDD" w:rsidR="004A7367" w:rsidRPr="004A7367" w:rsidRDefault="004A7367" w:rsidP="004A7367">
            <w:pPr>
              <w:jc w:val="center"/>
              <w:rPr>
                <w:rFonts w:cs="B Lotus"/>
                <w:sz w:val="28"/>
                <w:szCs w:val="28"/>
                <w:rtl/>
              </w:rPr>
            </w:pPr>
            <w:r w:rsidRPr="004A7367">
              <w:rPr>
                <w:rFonts w:cs="B Lotus"/>
                <w:rtl/>
              </w:rPr>
              <w:t>16</w:t>
            </w:r>
          </w:p>
        </w:tc>
        <w:tc>
          <w:tcPr>
            <w:tcW w:w="1803" w:type="dxa"/>
          </w:tcPr>
          <w:p w14:paraId="41C20F3C" w14:textId="55652374"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5CCF929" w14:textId="77777777" w:rsidTr="00372823">
        <w:tc>
          <w:tcPr>
            <w:tcW w:w="1803" w:type="dxa"/>
          </w:tcPr>
          <w:p w14:paraId="60303A1A" w14:textId="77777777" w:rsidR="004A7367" w:rsidRPr="004A7367" w:rsidRDefault="004A7367" w:rsidP="004A7367">
            <w:pPr>
              <w:pStyle w:val="ListParagraph"/>
              <w:numPr>
                <w:ilvl w:val="0"/>
                <w:numId w:val="63"/>
              </w:numPr>
              <w:bidi/>
              <w:jc w:val="center"/>
              <w:rPr>
                <w:rFonts w:cs="B Lotus"/>
                <w:rtl/>
              </w:rPr>
            </w:pPr>
          </w:p>
        </w:tc>
        <w:tc>
          <w:tcPr>
            <w:tcW w:w="1803" w:type="dxa"/>
          </w:tcPr>
          <w:p w14:paraId="195267C6" w14:textId="240DEEA3" w:rsidR="004A7367" w:rsidRPr="004A7367" w:rsidRDefault="004A7367" w:rsidP="004A7367">
            <w:pPr>
              <w:jc w:val="center"/>
              <w:rPr>
                <w:rFonts w:cs="B Lotus"/>
                <w:sz w:val="28"/>
                <w:szCs w:val="28"/>
                <w:rtl/>
              </w:rPr>
            </w:pPr>
            <w:r w:rsidRPr="004A7367">
              <w:rPr>
                <w:rFonts w:cs="B Lotus"/>
                <w:rtl/>
              </w:rPr>
              <w:t>1677</w:t>
            </w:r>
          </w:p>
        </w:tc>
        <w:tc>
          <w:tcPr>
            <w:tcW w:w="1803" w:type="dxa"/>
          </w:tcPr>
          <w:p w14:paraId="0963E2B0" w14:textId="4588A05B" w:rsidR="004A7367" w:rsidRPr="004A7367" w:rsidRDefault="004A7367" w:rsidP="004A7367">
            <w:pPr>
              <w:jc w:val="center"/>
              <w:rPr>
                <w:rFonts w:cs="B Lotus"/>
                <w:sz w:val="28"/>
                <w:szCs w:val="28"/>
                <w:rtl/>
              </w:rPr>
            </w:pPr>
            <w:r w:rsidRPr="004A7367">
              <w:rPr>
                <w:rFonts w:cs="B Lotus" w:hint="cs"/>
                <w:rtl/>
              </w:rPr>
              <w:t>خانیمن</w:t>
            </w:r>
          </w:p>
        </w:tc>
        <w:tc>
          <w:tcPr>
            <w:tcW w:w="1803" w:type="dxa"/>
          </w:tcPr>
          <w:p w14:paraId="57FC1F8D" w14:textId="257CA54B" w:rsidR="004A7367" w:rsidRPr="004A7367" w:rsidRDefault="004A7367" w:rsidP="004A7367">
            <w:pPr>
              <w:jc w:val="center"/>
              <w:rPr>
                <w:rFonts w:cs="B Lotus"/>
                <w:sz w:val="28"/>
                <w:szCs w:val="28"/>
                <w:rtl/>
              </w:rPr>
            </w:pPr>
            <w:r w:rsidRPr="004A7367">
              <w:rPr>
                <w:rFonts w:cs="B Lotus"/>
                <w:rtl/>
              </w:rPr>
              <w:t>16</w:t>
            </w:r>
          </w:p>
        </w:tc>
        <w:tc>
          <w:tcPr>
            <w:tcW w:w="1803" w:type="dxa"/>
          </w:tcPr>
          <w:p w14:paraId="7E53451A" w14:textId="39DDE6BE"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04016795" w14:textId="77777777" w:rsidTr="00372823">
        <w:tc>
          <w:tcPr>
            <w:tcW w:w="1803" w:type="dxa"/>
          </w:tcPr>
          <w:p w14:paraId="57B75B55" w14:textId="77777777" w:rsidR="004A7367" w:rsidRPr="004A7367" w:rsidRDefault="004A7367" w:rsidP="004A7367">
            <w:pPr>
              <w:pStyle w:val="ListParagraph"/>
              <w:numPr>
                <w:ilvl w:val="0"/>
                <w:numId w:val="63"/>
              </w:numPr>
              <w:bidi/>
              <w:jc w:val="center"/>
              <w:rPr>
                <w:rFonts w:cs="B Lotus"/>
                <w:rtl/>
              </w:rPr>
            </w:pPr>
          </w:p>
        </w:tc>
        <w:tc>
          <w:tcPr>
            <w:tcW w:w="1803" w:type="dxa"/>
          </w:tcPr>
          <w:p w14:paraId="737F64F8" w14:textId="10E9DF38" w:rsidR="004A7367" w:rsidRPr="004A7367" w:rsidRDefault="004A7367" w:rsidP="004A7367">
            <w:pPr>
              <w:jc w:val="center"/>
              <w:rPr>
                <w:rFonts w:cs="B Lotus"/>
                <w:sz w:val="28"/>
                <w:szCs w:val="28"/>
                <w:rtl/>
              </w:rPr>
            </w:pPr>
            <w:r w:rsidRPr="004A7367">
              <w:rPr>
                <w:rFonts w:cs="B Lotus"/>
                <w:rtl/>
              </w:rPr>
              <w:t>1678</w:t>
            </w:r>
          </w:p>
        </w:tc>
        <w:tc>
          <w:tcPr>
            <w:tcW w:w="1803" w:type="dxa"/>
          </w:tcPr>
          <w:p w14:paraId="79517E71" w14:textId="772512CD" w:rsidR="004A7367" w:rsidRPr="004A7367" w:rsidRDefault="004A7367" w:rsidP="004A7367">
            <w:pPr>
              <w:jc w:val="center"/>
              <w:rPr>
                <w:rFonts w:cs="B Lotus"/>
                <w:sz w:val="28"/>
                <w:szCs w:val="28"/>
                <w:rtl/>
              </w:rPr>
            </w:pPr>
            <w:r w:rsidRPr="004A7367">
              <w:rPr>
                <w:rFonts w:cs="B Lotus" w:hint="cs"/>
                <w:rtl/>
              </w:rPr>
              <w:t>بابامنیر</w:t>
            </w:r>
          </w:p>
        </w:tc>
        <w:tc>
          <w:tcPr>
            <w:tcW w:w="1803" w:type="dxa"/>
          </w:tcPr>
          <w:p w14:paraId="466CBB19" w14:textId="644F29CC" w:rsidR="004A7367" w:rsidRPr="004A7367" w:rsidRDefault="004A7367" w:rsidP="004A7367">
            <w:pPr>
              <w:jc w:val="center"/>
              <w:rPr>
                <w:rFonts w:cs="B Lotus"/>
                <w:sz w:val="28"/>
                <w:szCs w:val="28"/>
                <w:rtl/>
              </w:rPr>
            </w:pPr>
            <w:r w:rsidRPr="004A7367">
              <w:rPr>
                <w:rFonts w:cs="B Lotus"/>
                <w:rtl/>
              </w:rPr>
              <w:t>16</w:t>
            </w:r>
          </w:p>
        </w:tc>
        <w:tc>
          <w:tcPr>
            <w:tcW w:w="1803" w:type="dxa"/>
          </w:tcPr>
          <w:p w14:paraId="54528646" w14:textId="4C036388"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E17E334" w14:textId="77777777" w:rsidTr="00372823">
        <w:tc>
          <w:tcPr>
            <w:tcW w:w="1803" w:type="dxa"/>
          </w:tcPr>
          <w:p w14:paraId="615BFB55" w14:textId="77777777" w:rsidR="004A7367" w:rsidRPr="004A7367" w:rsidRDefault="004A7367" w:rsidP="004A7367">
            <w:pPr>
              <w:pStyle w:val="ListParagraph"/>
              <w:numPr>
                <w:ilvl w:val="0"/>
                <w:numId w:val="63"/>
              </w:numPr>
              <w:bidi/>
              <w:jc w:val="center"/>
              <w:rPr>
                <w:rFonts w:cs="B Lotus"/>
                <w:rtl/>
              </w:rPr>
            </w:pPr>
          </w:p>
        </w:tc>
        <w:tc>
          <w:tcPr>
            <w:tcW w:w="1803" w:type="dxa"/>
          </w:tcPr>
          <w:p w14:paraId="44EF5ED3" w14:textId="390E2BE1" w:rsidR="004A7367" w:rsidRPr="004A7367" w:rsidRDefault="004A7367" w:rsidP="004A7367">
            <w:pPr>
              <w:jc w:val="center"/>
              <w:rPr>
                <w:rFonts w:cs="B Lotus"/>
                <w:sz w:val="28"/>
                <w:szCs w:val="28"/>
                <w:rtl/>
              </w:rPr>
            </w:pPr>
            <w:r w:rsidRPr="004A7367">
              <w:rPr>
                <w:rFonts w:cs="B Lotus"/>
                <w:rtl/>
              </w:rPr>
              <w:t>1679</w:t>
            </w:r>
          </w:p>
        </w:tc>
        <w:tc>
          <w:tcPr>
            <w:tcW w:w="1803" w:type="dxa"/>
          </w:tcPr>
          <w:p w14:paraId="2E159820" w14:textId="6FB6178C" w:rsidR="004A7367" w:rsidRPr="004A7367" w:rsidRDefault="004A7367" w:rsidP="004A7367">
            <w:pPr>
              <w:jc w:val="center"/>
              <w:rPr>
                <w:rFonts w:cs="B Lotus"/>
                <w:sz w:val="28"/>
                <w:szCs w:val="28"/>
                <w:rtl/>
              </w:rPr>
            </w:pPr>
            <w:r w:rsidRPr="004A7367">
              <w:rPr>
                <w:rFonts w:cs="B Lotus" w:hint="cs"/>
                <w:rtl/>
              </w:rPr>
              <w:t>خومه</w:t>
            </w:r>
            <w:r w:rsidRPr="004A7367">
              <w:rPr>
                <w:rFonts w:cs="B Lotus"/>
                <w:rtl/>
              </w:rPr>
              <w:t xml:space="preserve"> </w:t>
            </w:r>
            <w:r w:rsidRPr="004A7367">
              <w:rPr>
                <w:rFonts w:cs="B Lotus" w:hint="cs"/>
                <w:rtl/>
              </w:rPr>
              <w:t>زار</w:t>
            </w:r>
          </w:p>
        </w:tc>
        <w:tc>
          <w:tcPr>
            <w:tcW w:w="1803" w:type="dxa"/>
          </w:tcPr>
          <w:p w14:paraId="0D79C471" w14:textId="37B25AA2" w:rsidR="004A7367" w:rsidRPr="004A7367" w:rsidRDefault="004A7367" w:rsidP="004A7367">
            <w:pPr>
              <w:jc w:val="center"/>
              <w:rPr>
                <w:rFonts w:cs="B Lotus"/>
                <w:sz w:val="28"/>
                <w:szCs w:val="28"/>
                <w:rtl/>
              </w:rPr>
            </w:pPr>
            <w:r w:rsidRPr="004A7367">
              <w:rPr>
                <w:rFonts w:cs="B Lotus"/>
                <w:rtl/>
              </w:rPr>
              <w:t>16</w:t>
            </w:r>
          </w:p>
        </w:tc>
        <w:tc>
          <w:tcPr>
            <w:tcW w:w="1803" w:type="dxa"/>
          </w:tcPr>
          <w:p w14:paraId="1371DB1A" w14:textId="504BCD98"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71B65911" w14:textId="77777777" w:rsidTr="00372823">
        <w:tc>
          <w:tcPr>
            <w:tcW w:w="1803" w:type="dxa"/>
          </w:tcPr>
          <w:p w14:paraId="62F91F11" w14:textId="77777777" w:rsidR="004A7367" w:rsidRPr="004A7367" w:rsidRDefault="004A7367" w:rsidP="004A7367">
            <w:pPr>
              <w:pStyle w:val="ListParagraph"/>
              <w:numPr>
                <w:ilvl w:val="0"/>
                <w:numId w:val="63"/>
              </w:numPr>
              <w:bidi/>
              <w:jc w:val="center"/>
              <w:rPr>
                <w:rFonts w:cs="B Lotus"/>
                <w:rtl/>
              </w:rPr>
            </w:pPr>
          </w:p>
        </w:tc>
        <w:tc>
          <w:tcPr>
            <w:tcW w:w="1803" w:type="dxa"/>
          </w:tcPr>
          <w:p w14:paraId="1574009C" w14:textId="071B2AC5" w:rsidR="004A7367" w:rsidRPr="004A7367" w:rsidRDefault="004A7367" w:rsidP="004A7367">
            <w:pPr>
              <w:jc w:val="center"/>
              <w:rPr>
                <w:rFonts w:cs="B Lotus"/>
                <w:sz w:val="28"/>
                <w:szCs w:val="28"/>
                <w:rtl/>
              </w:rPr>
            </w:pPr>
            <w:r w:rsidRPr="004A7367">
              <w:rPr>
                <w:rFonts w:cs="B Lotus"/>
                <w:rtl/>
              </w:rPr>
              <w:t>1680</w:t>
            </w:r>
          </w:p>
        </w:tc>
        <w:tc>
          <w:tcPr>
            <w:tcW w:w="1803" w:type="dxa"/>
          </w:tcPr>
          <w:p w14:paraId="1E48156C" w14:textId="38448648" w:rsidR="004A7367" w:rsidRPr="004A7367" w:rsidRDefault="004A7367" w:rsidP="004A7367">
            <w:pPr>
              <w:jc w:val="center"/>
              <w:rPr>
                <w:rFonts w:cs="B Lotus"/>
                <w:sz w:val="28"/>
                <w:szCs w:val="28"/>
                <w:rtl/>
              </w:rPr>
            </w:pPr>
            <w:r w:rsidRPr="004A7367">
              <w:rPr>
                <w:rFonts w:cs="B Lotus" w:hint="cs"/>
                <w:rtl/>
              </w:rPr>
              <w:t>مشکان</w:t>
            </w:r>
          </w:p>
        </w:tc>
        <w:tc>
          <w:tcPr>
            <w:tcW w:w="1803" w:type="dxa"/>
          </w:tcPr>
          <w:p w14:paraId="4E6AA547" w14:textId="37E05345" w:rsidR="004A7367" w:rsidRPr="004A7367" w:rsidRDefault="004A7367" w:rsidP="004A7367">
            <w:pPr>
              <w:jc w:val="center"/>
              <w:rPr>
                <w:rFonts w:cs="B Lotus"/>
                <w:sz w:val="28"/>
                <w:szCs w:val="28"/>
                <w:rtl/>
              </w:rPr>
            </w:pPr>
            <w:r w:rsidRPr="004A7367">
              <w:rPr>
                <w:rFonts w:cs="B Lotus"/>
                <w:rtl/>
              </w:rPr>
              <w:t>16</w:t>
            </w:r>
          </w:p>
        </w:tc>
        <w:tc>
          <w:tcPr>
            <w:tcW w:w="1803" w:type="dxa"/>
          </w:tcPr>
          <w:p w14:paraId="6C5374D9" w14:textId="33E7531C"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CAD99E2" w14:textId="77777777" w:rsidTr="00372823">
        <w:tc>
          <w:tcPr>
            <w:tcW w:w="1803" w:type="dxa"/>
          </w:tcPr>
          <w:p w14:paraId="7FA9BD8E" w14:textId="77777777" w:rsidR="004A7367" w:rsidRPr="004A7367" w:rsidRDefault="004A7367" w:rsidP="004A7367">
            <w:pPr>
              <w:pStyle w:val="ListParagraph"/>
              <w:numPr>
                <w:ilvl w:val="0"/>
                <w:numId w:val="63"/>
              </w:numPr>
              <w:bidi/>
              <w:jc w:val="center"/>
              <w:rPr>
                <w:rFonts w:cs="B Lotus"/>
                <w:rtl/>
              </w:rPr>
            </w:pPr>
          </w:p>
        </w:tc>
        <w:tc>
          <w:tcPr>
            <w:tcW w:w="1803" w:type="dxa"/>
          </w:tcPr>
          <w:p w14:paraId="7B83D576" w14:textId="4C6C393B" w:rsidR="004A7367" w:rsidRPr="004A7367" w:rsidRDefault="004A7367" w:rsidP="004A7367">
            <w:pPr>
              <w:jc w:val="center"/>
              <w:rPr>
                <w:rFonts w:cs="B Lotus"/>
                <w:sz w:val="28"/>
                <w:szCs w:val="28"/>
                <w:rtl/>
              </w:rPr>
            </w:pPr>
            <w:r w:rsidRPr="004A7367">
              <w:rPr>
                <w:rFonts w:cs="B Lotus"/>
                <w:rtl/>
              </w:rPr>
              <w:t>1681</w:t>
            </w:r>
          </w:p>
        </w:tc>
        <w:tc>
          <w:tcPr>
            <w:tcW w:w="1803" w:type="dxa"/>
          </w:tcPr>
          <w:p w14:paraId="0BA10C7A" w14:textId="6EDC6106" w:rsidR="004A7367" w:rsidRPr="004A7367" w:rsidRDefault="004A7367" w:rsidP="004A7367">
            <w:pPr>
              <w:jc w:val="center"/>
              <w:rPr>
                <w:rFonts w:cs="B Lotus"/>
                <w:sz w:val="28"/>
                <w:szCs w:val="28"/>
                <w:rtl/>
              </w:rPr>
            </w:pPr>
            <w:r w:rsidRPr="004A7367">
              <w:rPr>
                <w:rFonts w:cs="B Lotus" w:hint="cs"/>
                <w:rtl/>
              </w:rPr>
              <w:t>حسامی</w:t>
            </w:r>
          </w:p>
        </w:tc>
        <w:tc>
          <w:tcPr>
            <w:tcW w:w="1803" w:type="dxa"/>
          </w:tcPr>
          <w:p w14:paraId="3C685A7E" w14:textId="17832628" w:rsidR="004A7367" w:rsidRPr="004A7367" w:rsidRDefault="004A7367" w:rsidP="004A7367">
            <w:pPr>
              <w:jc w:val="center"/>
              <w:rPr>
                <w:rFonts w:cs="B Lotus"/>
                <w:sz w:val="28"/>
                <w:szCs w:val="28"/>
                <w:rtl/>
              </w:rPr>
            </w:pPr>
            <w:r w:rsidRPr="004A7367">
              <w:rPr>
                <w:rFonts w:cs="B Lotus"/>
                <w:rtl/>
              </w:rPr>
              <w:t>16</w:t>
            </w:r>
          </w:p>
        </w:tc>
        <w:tc>
          <w:tcPr>
            <w:tcW w:w="1803" w:type="dxa"/>
          </w:tcPr>
          <w:p w14:paraId="0A647A21" w14:textId="1D5B937E"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D7FEBC5" w14:textId="77777777" w:rsidTr="00372823">
        <w:tc>
          <w:tcPr>
            <w:tcW w:w="1803" w:type="dxa"/>
          </w:tcPr>
          <w:p w14:paraId="1CE327F6" w14:textId="77777777" w:rsidR="004A7367" w:rsidRPr="004A7367" w:rsidRDefault="004A7367" w:rsidP="004A7367">
            <w:pPr>
              <w:pStyle w:val="ListParagraph"/>
              <w:numPr>
                <w:ilvl w:val="0"/>
                <w:numId w:val="63"/>
              </w:numPr>
              <w:bidi/>
              <w:jc w:val="center"/>
              <w:rPr>
                <w:rFonts w:cs="B Lotus"/>
                <w:rtl/>
              </w:rPr>
            </w:pPr>
          </w:p>
        </w:tc>
        <w:tc>
          <w:tcPr>
            <w:tcW w:w="1803" w:type="dxa"/>
          </w:tcPr>
          <w:p w14:paraId="5AF55987" w14:textId="5D35FCC6" w:rsidR="004A7367" w:rsidRPr="004A7367" w:rsidRDefault="004A7367" w:rsidP="004A7367">
            <w:pPr>
              <w:jc w:val="center"/>
              <w:rPr>
                <w:rFonts w:cs="B Lotus"/>
                <w:sz w:val="28"/>
                <w:szCs w:val="28"/>
                <w:rtl/>
              </w:rPr>
            </w:pPr>
            <w:r w:rsidRPr="004A7367">
              <w:rPr>
                <w:rFonts w:cs="B Lotus"/>
                <w:rtl/>
              </w:rPr>
              <w:t>1682</w:t>
            </w:r>
          </w:p>
        </w:tc>
        <w:tc>
          <w:tcPr>
            <w:tcW w:w="1803" w:type="dxa"/>
          </w:tcPr>
          <w:p w14:paraId="11787593" w14:textId="7B2F1403" w:rsidR="004A7367" w:rsidRPr="004A7367" w:rsidRDefault="004A7367" w:rsidP="004A7367">
            <w:pPr>
              <w:jc w:val="center"/>
              <w:rPr>
                <w:rFonts w:cs="B Lotus"/>
                <w:sz w:val="28"/>
                <w:szCs w:val="28"/>
                <w:rtl/>
              </w:rPr>
            </w:pPr>
            <w:r w:rsidRPr="004A7367">
              <w:rPr>
                <w:rFonts w:cs="B Lotus" w:hint="cs"/>
                <w:rtl/>
              </w:rPr>
              <w:t>مزایجان</w:t>
            </w:r>
          </w:p>
        </w:tc>
        <w:tc>
          <w:tcPr>
            <w:tcW w:w="1803" w:type="dxa"/>
          </w:tcPr>
          <w:p w14:paraId="55434099" w14:textId="581FC05B" w:rsidR="004A7367" w:rsidRPr="004A7367" w:rsidRDefault="004A7367" w:rsidP="004A7367">
            <w:pPr>
              <w:jc w:val="center"/>
              <w:rPr>
                <w:rFonts w:cs="B Lotus"/>
                <w:sz w:val="28"/>
                <w:szCs w:val="28"/>
                <w:rtl/>
              </w:rPr>
            </w:pPr>
            <w:r w:rsidRPr="004A7367">
              <w:rPr>
                <w:rFonts w:cs="B Lotus"/>
                <w:rtl/>
              </w:rPr>
              <w:t>16</w:t>
            </w:r>
          </w:p>
        </w:tc>
        <w:tc>
          <w:tcPr>
            <w:tcW w:w="1803" w:type="dxa"/>
          </w:tcPr>
          <w:p w14:paraId="10121044" w14:textId="55235A45"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264ECBB2" w14:textId="77777777" w:rsidTr="00372823">
        <w:tc>
          <w:tcPr>
            <w:tcW w:w="1803" w:type="dxa"/>
          </w:tcPr>
          <w:p w14:paraId="56F48E20" w14:textId="77777777" w:rsidR="004A7367" w:rsidRPr="004A7367" w:rsidRDefault="004A7367" w:rsidP="004A7367">
            <w:pPr>
              <w:pStyle w:val="ListParagraph"/>
              <w:numPr>
                <w:ilvl w:val="0"/>
                <w:numId w:val="63"/>
              </w:numPr>
              <w:bidi/>
              <w:jc w:val="center"/>
              <w:rPr>
                <w:rFonts w:cs="B Lotus"/>
                <w:rtl/>
              </w:rPr>
            </w:pPr>
          </w:p>
        </w:tc>
        <w:tc>
          <w:tcPr>
            <w:tcW w:w="1803" w:type="dxa"/>
          </w:tcPr>
          <w:p w14:paraId="6F84B8A2" w14:textId="484AE288" w:rsidR="004A7367" w:rsidRPr="004A7367" w:rsidRDefault="004A7367" w:rsidP="004A7367">
            <w:pPr>
              <w:jc w:val="center"/>
              <w:rPr>
                <w:rFonts w:cs="B Lotus"/>
                <w:sz w:val="28"/>
                <w:szCs w:val="28"/>
                <w:rtl/>
              </w:rPr>
            </w:pPr>
            <w:r w:rsidRPr="004A7367">
              <w:rPr>
                <w:rFonts w:cs="B Lotus"/>
                <w:rtl/>
              </w:rPr>
              <w:t>1683</w:t>
            </w:r>
          </w:p>
        </w:tc>
        <w:tc>
          <w:tcPr>
            <w:tcW w:w="1803" w:type="dxa"/>
          </w:tcPr>
          <w:p w14:paraId="51AC1769" w14:textId="7BE15099" w:rsidR="004A7367" w:rsidRPr="004A7367" w:rsidRDefault="004A7367" w:rsidP="004A7367">
            <w:pPr>
              <w:jc w:val="center"/>
              <w:rPr>
                <w:rFonts w:cs="B Lotus"/>
                <w:sz w:val="28"/>
                <w:szCs w:val="28"/>
                <w:rtl/>
              </w:rPr>
            </w:pPr>
            <w:r w:rsidRPr="004A7367">
              <w:rPr>
                <w:rFonts w:cs="B Lotus" w:hint="cs"/>
                <w:rtl/>
              </w:rPr>
              <w:t>شهرپیر</w:t>
            </w:r>
          </w:p>
        </w:tc>
        <w:tc>
          <w:tcPr>
            <w:tcW w:w="1803" w:type="dxa"/>
          </w:tcPr>
          <w:p w14:paraId="520AFB06" w14:textId="0DDDEB95" w:rsidR="004A7367" w:rsidRPr="004A7367" w:rsidRDefault="004A7367" w:rsidP="004A7367">
            <w:pPr>
              <w:jc w:val="center"/>
              <w:rPr>
                <w:rFonts w:cs="B Lotus"/>
                <w:sz w:val="28"/>
                <w:szCs w:val="28"/>
                <w:rtl/>
              </w:rPr>
            </w:pPr>
            <w:r w:rsidRPr="004A7367">
              <w:rPr>
                <w:rFonts w:cs="B Lotus"/>
                <w:rtl/>
              </w:rPr>
              <w:t>16</w:t>
            </w:r>
          </w:p>
        </w:tc>
        <w:tc>
          <w:tcPr>
            <w:tcW w:w="1803" w:type="dxa"/>
          </w:tcPr>
          <w:p w14:paraId="0A4CF3E5" w14:textId="15A3591F"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356CBE6E" w14:textId="77777777" w:rsidTr="00372823">
        <w:tc>
          <w:tcPr>
            <w:tcW w:w="1803" w:type="dxa"/>
          </w:tcPr>
          <w:p w14:paraId="557463AB" w14:textId="77777777" w:rsidR="004A7367" w:rsidRPr="004A7367" w:rsidRDefault="004A7367" w:rsidP="004A7367">
            <w:pPr>
              <w:pStyle w:val="ListParagraph"/>
              <w:numPr>
                <w:ilvl w:val="0"/>
                <w:numId w:val="63"/>
              </w:numPr>
              <w:bidi/>
              <w:jc w:val="center"/>
              <w:rPr>
                <w:rFonts w:cs="B Lotus"/>
                <w:rtl/>
              </w:rPr>
            </w:pPr>
          </w:p>
        </w:tc>
        <w:tc>
          <w:tcPr>
            <w:tcW w:w="1803" w:type="dxa"/>
          </w:tcPr>
          <w:p w14:paraId="37E92BE1" w14:textId="369EB143" w:rsidR="004A7367" w:rsidRPr="004A7367" w:rsidRDefault="004A7367" w:rsidP="004A7367">
            <w:pPr>
              <w:jc w:val="center"/>
              <w:rPr>
                <w:rFonts w:cs="B Lotus"/>
                <w:sz w:val="28"/>
                <w:szCs w:val="28"/>
                <w:rtl/>
              </w:rPr>
            </w:pPr>
            <w:r w:rsidRPr="004A7367">
              <w:rPr>
                <w:rFonts w:cs="B Lotus"/>
                <w:rtl/>
              </w:rPr>
              <w:t>1684</w:t>
            </w:r>
          </w:p>
        </w:tc>
        <w:tc>
          <w:tcPr>
            <w:tcW w:w="1803" w:type="dxa"/>
          </w:tcPr>
          <w:p w14:paraId="074523C5" w14:textId="01031742" w:rsidR="004A7367" w:rsidRPr="004A7367" w:rsidRDefault="004A7367" w:rsidP="004A7367">
            <w:pPr>
              <w:jc w:val="center"/>
              <w:rPr>
                <w:rFonts w:cs="B Lotus"/>
                <w:sz w:val="28"/>
                <w:szCs w:val="28"/>
                <w:rtl/>
              </w:rPr>
            </w:pPr>
            <w:r w:rsidRPr="004A7367">
              <w:rPr>
                <w:rFonts w:cs="B Lotus" w:hint="cs"/>
                <w:rtl/>
              </w:rPr>
              <w:t>دبیران</w:t>
            </w:r>
          </w:p>
        </w:tc>
        <w:tc>
          <w:tcPr>
            <w:tcW w:w="1803" w:type="dxa"/>
          </w:tcPr>
          <w:p w14:paraId="0279E58E" w14:textId="6E9FF021" w:rsidR="004A7367" w:rsidRPr="004A7367" w:rsidRDefault="004A7367" w:rsidP="004A7367">
            <w:pPr>
              <w:jc w:val="center"/>
              <w:rPr>
                <w:rFonts w:cs="B Lotus"/>
                <w:sz w:val="28"/>
                <w:szCs w:val="28"/>
                <w:rtl/>
              </w:rPr>
            </w:pPr>
            <w:r w:rsidRPr="004A7367">
              <w:rPr>
                <w:rFonts w:cs="B Lotus"/>
                <w:rtl/>
              </w:rPr>
              <w:t>16</w:t>
            </w:r>
          </w:p>
        </w:tc>
        <w:tc>
          <w:tcPr>
            <w:tcW w:w="1803" w:type="dxa"/>
          </w:tcPr>
          <w:p w14:paraId="196839C7" w14:textId="08CC01D4"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396AEE9" w14:textId="77777777" w:rsidTr="00372823">
        <w:tc>
          <w:tcPr>
            <w:tcW w:w="1803" w:type="dxa"/>
          </w:tcPr>
          <w:p w14:paraId="0FB46963" w14:textId="77777777" w:rsidR="004A7367" w:rsidRPr="004A7367" w:rsidRDefault="004A7367" w:rsidP="004A7367">
            <w:pPr>
              <w:pStyle w:val="ListParagraph"/>
              <w:numPr>
                <w:ilvl w:val="0"/>
                <w:numId w:val="63"/>
              </w:numPr>
              <w:bidi/>
              <w:jc w:val="center"/>
              <w:rPr>
                <w:rFonts w:cs="B Lotus"/>
                <w:rtl/>
              </w:rPr>
            </w:pPr>
          </w:p>
        </w:tc>
        <w:tc>
          <w:tcPr>
            <w:tcW w:w="1803" w:type="dxa"/>
          </w:tcPr>
          <w:p w14:paraId="27D26551" w14:textId="156EC6F5" w:rsidR="004A7367" w:rsidRPr="004A7367" w:rsidRDefault="004A7367" w:rsidP="004A7367">
            <w:pPr>
              <w:jc w:val="center"/>
              <w:rPr>
                <w:rFonts w:cs="B Lotus"/>
                <w:sz w:val="28"/>
                <w:szCs w:val="28"/>
                <w:rtl/>
              </w:rPr>
            </w:pPr>
            <w:r w:rsidRPr="004A7367">
              <w:rPr>
                <w:rFonts w:cs="B Lotus"/>
                <w:rtl/>
              </w:rPr>
              <w:t>1685</w:t>
            </w:r>
          </w:p>
        </w:tc>
        <w:tc>
          <w:tcPr>
            <w:tcW w:w="1803" w:type="dxa"/>
          </w:tcPr>
          <w:p w14:paraId="4D85A8B8" w14:textId="55D36D89" w:rsidR="004A7367" w:rsidRPr="004A7367" w:rsidRDefault="004A7367" w:rsidP="004A7367">
            <w:pPr>
              <w:jc w:val="center"/>
              <w:rPr>
                <w:rFonts w:cs="B Lotus"/>
                <w:sz w:val="28"/>
                <w:szCs w:val="28"/>
                <w:rtl/>
              </w:rPr>
            </w:pPr>
            <w:r w:rsidRPr="004A7367">
              <w:rPr>
                <w:rFonts w:cs="B Lotus" w:hint="cs"/>
                <w:rtl/>
              </w:rPr>
              <w:t>امام</w:t>
            </w:r>
            <w:r w:rsidRPr="004A7367">
              <w:rPr>
                <w:rFonts w:cs="B Lotus"/>
                <w:rtl/>
              </w:rPr>
              <w:t xml:space="preserve"> </w:t>
            </w:r>
            <w:r w:rsidRPr="004A7367">
              <w:rPr>
                <w:rFonts w:cs="B Lotus" w:hint="cs"/>
                <w:rtl/>
              </w:rPr>
              <w:t>شهر</w:t>
            </w:r>
          </w:p>
        </w:tc>
        <w:tc>
          <w:tcPr>
            <w:tcW w:w="1803" w:type="dxa"/>
          </w:tcPr>
          <w:p w14:paraId="1BA681F3" w14:textId="2B1DF404" w:rsidR="004A7367" w:rsidRPr="004A7367" w:rsidRDefault="004A7367" w:rsidP="004A7367">
            <w:pPr>
              <w:jc w:val="center"/>
              <w:rPr>
                <w:rFonts w:cs="B Lotus"/>
                <w:sz w:val="28"/>
                <w:szCs w:val="28"/>
                <w:rtl/>
              </w:rPr>
            </w:pPr>
            <w:r w:rsidRPr="004A7367">
              <w:rPr>
                <w:rFonts w:cs="B Lotus"/>
                <w:rtl/>
              </w:rPr>
              <w:t>16</w:t>
            </w:r>
          </w:p>
        </w:tc>
        <w:tc>
          <w:tcPr>
            <w:tcW w:w="1803" w:type="dxa"/>
          </w:tcPr>
          <w:p w14:paraId="5DD3F85B" w14:textId="37270FBA"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4E22627C" w14:textId="77777777" w:rsidTr="00372823">
        <w:tc>
          <w:tcPr>
            <w:tcW w:w="1803" w:type="dxa"/>
          </w:tcPr>
          <w:p w14:paraId="6AFE4FEC" w14:textId="77777777" w:rsidR="004A7367" w:rsidRPr="004A7367" w:rsidRDefault="004A7367" w:rsidP="004A7367">
            <w:pPr>
              <w:pStyle w:val="ListParagraph"/>
              <w:numPr>
                <w:ilvl w:val="0"/>
                <w:numId w:val="63"/>
              </w:numPr>
              <w:bidi/>
              <w:jc w:val="center"/>
              <w:rPr>
                <w:rFonts w:cs="B Lotus"/>
                <w:rtl/>
              </w:rPr>
            </w:pPr>
          </w:p>
        </w:tc>
        <w:tc>
          <w:tcPr>
            <w:tcW w:w="1803" w:type="dxa"/>
          </w:tcPr>
          <w:p w14:paraId="16C0E2E2" w14:textId="709316FA" w:rsidR="004A7367" w:rsidRPr="004A7367" w:rsidRDefault="004A7367" w:rsidP="004A7367">
            <w:pPr>
              <w:jc w:val="center"/>
              <w:rPr>
                <w:rFonts w:cs="B Lotus"/>
                <w:sz w:val="28"/>
                <w:szCs w:val="28"/>
                <w:rtl/>
              </w:rPr>
            </w:pPr>
            <w:r w:rsidRPr="004A7367">
              <w:rPr>
                <w:rFonts w:cs="B Lotus"/>
                <w:rtl/>
              </w:rPr>
              <w:t>1686</w:t>
            </w:r>
          </w:p>
        </w:tc>
        <w:tc>
          <w:tcPr>
            <w:tcW w:w="1803" w:type="dxa"/>
          </w:tcPr>
          <w:p w14:paraId="00CCC176" w14:textId="55E56ECD" w:rsidR="004A7367" w:rsidRPr="004A7367" w:rsidRDefault="004A7367" w:rsidP="004A7367">
            <w:pPr>
              <w:jc w:val="center"/>
              <w:rPr>
                <w:rFonts w:cs="B Lotus"/>
                <w:sz w:val="28"/>
                <w:szCs w:val="28"/>
                <w:rtl/>
              </w:rPr>
            </w:pPr>
            <w:r w:rsidRPr="004A7367">
              <w:rPr>
                <w:rFonts w:cs="B Lotus" w:hint="cs"/>
                <w:rtl/>
              </w:rPr>
              <w:t>مبارک</w:t>
            </w:r>
            <w:r w:rsidRPr="004A7367">
              <w:rPr>
                <w:rFonts w:cs="B Lotus"/>
                <w:rtl/>
              </w:rPr>
              <w:t xml:space="preserve"> </w:t>
            </w:r>
            <w:r w:rsidRPr="004A7367">
              <w:rPr>
                <w:rFonts w:cs="B Lotus" w:hint="cs"/>
                <w:rtl/>
              </w:rPr>
              <w:t>آباددیز</w:t>
            </w:r>
          </w:p>
        </w:tc>
        <w:tc>
          <w:tcPr>
            <w:tcW w:w="1803" w:type="dxa"/>
          </w:tcPr>
          <w:p w14:paraId="4A2678AD" w14:textId="5DD8A396" w:rsidR="004A7367" w:rsidRPr="004A7367" w:rsidRDefault="004A7367" w:rsidP="004A7367">
            <w:pPr>
              <w:jc w:val="center"/>
              <w:rPr>
                <w:rFonts w:cs="B Lotus"/>
                <w:sz w:val="28"/>
                <w:szCs w:val="28"/>
                <w:rtl/>
              </w:rPr>
            </w:pPr>
            <w:r w:rsidRPr="004A7367">
              <w:rPr>
                <w:rFonts w:cs="B Lotus"/>
                <w:rtl/>
              </w:rPr>
              <w:t>16</w:t>
            </w:r>
          </w:p>
        </w:tc>
        <w:tc>
          <w:tcPr>
            <w:tcW w:w="1803" w:type="dxa"/>
          </w:tcPr>
          <w:p w14:paraId="40F05027" w14:textId="5B0887A9"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24896F76" w14:textId="77777777" w:rsidTr="00372823">
        <w:tc>
          <w:tcPr>
            <w:tcW w:w="1803" w:type="dxa"/>
          </w:tcPr>
          <w:p w14:paraId="5B30E8B6" w14:textId="77777777" w:rsidR="004A7367" w:rsidRPr="004A7367" w:rsidRDefault="004A7367" w:rsidP="004A7367">
            <w:pPr>
              <w:pStyle w:val="ListParagraph"/>
              <w:numPr>
                <w:ilvl w:val="0"/>
                <w:numId w:val="63"/>
              </w:numPr>
              <w:bidi/>
              <w:jc w:val="center"/>
              <w:rPr>
                <w:rFonts w:cs="B Lotus"/>
                <w:rtl/>
              </w:rPr>
            </w:pPr>
          </w:p>
        </w:tc>
        <w:tc>
          <w:tcPr>
            <w:tcW w:w="1803" w:type="dxa"/>
          </w:tcPr>
          <w:p w14:paraId="182916FA" w14:textId="714933E3" w:rsidR="004A7367" w:rsidRPr="004A7367" w:rsidRDefault="004A7367" w:rsidP="004A7367">
            <w:pPr>
              <w:jc w:val="center"/>
              <w:rPr>
                <w:rFonts w:cs="B Lotus"/>
                <w:sz w:val="28"/>
                <w:szCs w:val="28"/>
                <w:rtl/>
              </w:rPr>
            </w:pPr>
            <w:r w:rsidRPr="004A7367">
              <w:rPr>
                <w:rFonts w:cs="B Lotus"/>
                <w:rtl/>
              </w:rPr>
              <w:t>1687</w:t>
            </w:r>
          </w:p>
        </w:tc>
        <w:tc>
          <w:tcPr>
            <w:tcW w:w="1803" w:type="dxa"/>
          </w:tcPr>
          <w:p w14:paraId="7B6325D2" w14:textId="20586EF9" w:rsidR="004A7367" w:rsidRPr="004A7367" w:rsidRDefault="004A7367" w:rsidP="004A7367">
            <w:pPr>
              <w:jc w:val="center"/>
              <w:rPr>
                <w:rFonts w:cs="B Lotus"/>
                <w:sz w:val="28"/>
                <w:szCs w:val="28"/>
                <w:rtl/>
              </w:rPr>
            </w:pPr>
            <w:r w:rsidRPr="004A7367">
              <w:rPr>
                <w:rFonts w:cs="B Lotus" w:hint="cs"/>
                <w:rtl/>
              </w:rPr>
              <w:t>وراوی</w:t>
            </w:r>
          </w:p>
        </w:tc>
        <w:tc>
          <w:tcPr>
            <w:tcW w:w="1803" w:type="dxa"/>
          </w:tcPr>
          <w:p w14:paraId="25AEE18D" w14:textId="7BA60252" w:rsidR="004A7367" w:rsidRPr="004A7367" w:rsidRDefault="004A7367" w:rsidP="004A7367">
            <w:pPr>
              <w:jc w:val="center"/>
              <w:rPr>
                <w:rFonts w:cs="B Lotus"/>
                <w:sz w:val="28"/>
                <w:szCs w:val="28"/>
                <w:rtl/>
              </w:rPr>
            </w:pPr>
            <w:r w:rsidRPr="004A7367">
              <w:rPr>
                <w:rFonts w:cs="B Lotus"/>
                <w:rtl/>
              </w:rPr>
              <w:t>16</w:t>
            </w:r>
          </w:p>
        </w:tc>
        <w:tc>
          <w:tcPr>
            <w:tcW w:w="1803" w:type="dxa"/>
          </w:tcPr>
          <w:p w14:paraId="410FA63B" w14:textId="2AB40903"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3704279" w14:textId="77777777" w:rsidTr="00372823">
        <w:tc>
          <w:tcPr>
            <w:tcW w:w="1803" w:type="dxa"/>
          </w:tcPr>
          <w:p w14:paraId="3BA24171" w14:textId="77777777" w:rsidR="004A7367" w:rsidRPr="004A7367" w:rsidRDefault="004A7367" w:rsidP="004A7367">
            <w:pPr>
              <w:pStyle w:val="ListParagraph"/>
              <w:numPr>
                <w:ilvl w:val="0"/>
                <w:numId w:val="63"/>
              </w:numPr>
              <w:bidi/>
              <w:jc w:val="center"/>
              <w:rPr>
                <w:rFonts w:cs="B Lotus"/>
                <w:rtl/>
              </w:rPr>
            </w:pPr>
          </w:p>
        </w:tc>
        <w:tc>
          <w:tcPr>
            <w:tcW w:w="1803" w:type="dxa"/>
          </w:tcPr>
          <w:p w14:paraId="4785C3A7" w14:textId="57CA906E" w:rsidR="004A7367" w:rsidRPr="004A7367" w:rsidRDefault="004A7367" w:rsidP="004A7367">
            <w:pPr>
              <w:jc w:val="center"/>
              <w:rPr>
                <w:rFonts w:cs="B Lotus"/>
                <w:sz w:val="28"/>
                <w:szCs w:val="28"/>
                <w:rtl/>
              </w:rPr>
            </w:pPr>
            <w:r w:rsidRPr="004A7367">
              <w:rPr>
                <w:rFonts w:cs="B Lotus"/>
                <w:rtl/>
              </w:rPr>
              <w:t>1688</w:t>
            </w:r>
          </w:p>
        </w:tc>
        <w:tc>
          <w:tcPr>
            <w:tcW w:w="1803" w:type="dxa"/>
          </w:tcPr>
          <w:p w14:paraId="71AFC9F0" w14:textId="1113ABB9" w:rsidR="004A7367" w:rsidRPr="004A7367" w:rsidRDefault="004A7367" w:rsidP="004A7367">
            <w:pPr>
              <w:jc w:val="center"/>
              <w:rPr>
                <w:rFonts w:cs="B Lotus"/>
                <w:sz w:val="28"/>
                <w:szCs w:val="28"/>
                <w:rtl/>
              </w:rPr>
            </w:pPr>
            <w:r w:rsidRPr="004A7367">
              <w:rPr>
                <w:rFonts w:cs="B Lotus" w:hint="cs"/>
                <w:rtl/>
              </w:rPr>
              <w:t>خوزی</w:t>
            </w:r>
          </w:p>
        </w:tc>
        <w:tc>
          <w:tcPr>
            <w:tcW w:w="1803" w:type="dxa"/>
          </w:tcPr>
          <w:p w14:paraId="7FE2E815" w14:textId="3AAF90EE" w:rsidR="004A7367" w:rsidRPr="004A7367" w:rsidRDefault="004A7367" w:rsidP="004A7367">
            <w:pPr>
              <w:jc w:val="center"/>
              <w:rPr>
                <w:rFonts w:cs="B Lotus"/>
                <w:sz w:val="28"/>
                <w:szCs w:val="28"/>
                <w:rtl/>
              </w:rPr>
            </w:pPr>
            <w:r w:rsidRPr="004A7367">
              <w:rPr>
                <w:rFonts w:cs="B Lotus"/>
                <w:rtl/>
              </w:rPr>
              <w:t>16</w:t>
            </w:r>
          </w:p>
        </w:tc>
        <w:tc>
          <w:tcPr>
            <w:tcW w:w="1803" w:type="dxa"/>
          </w:tcPr>
          <w:p w14:paraId="3EEE5D0C" w14:textId="7C57C131"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227D29AB" w14:textId="77777777" w:rsidTr="00372823">
        <w:tc>
          <w:tcPr>
            <w:tcW w:w="1803" w:type="dxa"/>
          </w:tcPr>
          <w:p w14:paraId="7B2CB7D8" w14:textId="77777777" w:rsidR="004A7367" w:rsidRPr="004A7367" w:rsidRDefault="004A7367" w:rsidP="004A7367">
            <w:pPr>
              <w:pStyle w:val="ListParagraph"/>
              <w:numPr>
                <w:ilvl w:val="0"/>
                <w:numId w:val="63"/>
              </w:numPr>
              <w:bidi/>
              <w:jc w:val="center"/>
              <w:rPr>
                <w:rFonts w:cs="B Lotus"/>
                <w:rtl/>
              </w:rPr>
            </w:pPr>
          </w:p>
        </w:tc>
        <w:tc>
          <w:tcPr>
            <w:tcW w:w="1803" w:type="dxa"/>
          </w:tcPr>
          <w:p w14:paraId="64B3053B" w14:textId="4D9B609F" w:rsidR="004A7367" w:rsidRPr="004A7367" w:rsidRDefault="004A7367" w:rsidP="004A7367">
            <w:pPr>
              <w:jc w:val="center"/>
              <w:rPr>
                <w:rFonts w:cs="B Lotus"/>
                <w:sz w:val="28"/>
                <w:szCs w:val="28"/>
                <w:rtl/>
              </w:rPr>
            </w:pPr>
            <w:r w:rsidRPr="004A7367">
              <w:rPr>
                <w:rFonts w:cs="B Lotus"/>
                <w:rtl/>
              </w:rPr>
              <w:t>1689</w:t>
            </w:r>
          </w:p>
        </w:tc>
        <w:tc>
          <w:tcPr>
            <w:tcW w:w="1803" w:type="dxa"/>
          </w:tcPr>
          <w:p w14:paraId="42DC8A24" w14:textId="5CD69C49" w:rsidR="004A7367" w:rsidRPr="004A7367" w:rsidRDefault="004A7367" w:rsidP="004A7367">
            <w:pPr>
              <w:jc w:val="center"/>
              <w:rPr>
                <w:rFonts w:cs="B Lotus"/>
                <w:sz w:val="28"/>
                <w:szCs w:val="28"/>
                <w:rtl/>
              </w:rPr>
            </w:pPr>
            <w:r w:rsidRPr="004A7367">
              <w:rPr>
                <w:rFonts w:cs="B Lotus" w:hint="cs"/>
                <w:rtl/>
              </w:rPr>
              <w:t>اسیر</w:t>
            </w:r>
          </w:p>
        </w:tc>
        <w:tc>
          <w:tcPr>
            <w:tcW w:w="1803" w:type="dxa"/>
          </w:tcPr>
          <w:p w14:paraId="21AC5B86" w14:textId="30368545" w:rsidR="004A7367" w:rsidRPr="004A7367" w:rsidRDefault="004A7367" w:rsidP="004A7367">
            <w:pPr>
              <w:jc w:val="center"/>
              <w:rPr>
                <w:rFonts w:cs="B Lotus"/>
                <w:sz w:val="28"/>
                <w:szCs w:val="28"/>
                <w:rtl/>
              </w:rPr>
            </w:pPr>
            <w:r w:rsidRPr="004A7367">
              <w:rPr>
                <w:rFonts w:cs="B Lotus"/>
                <w:rtl/>
              </w:rPr>
              <w:t>16</w:t>
            </w:r>
          </w:p>
        </w:tc>
        <w:tc>
          <w:tcPr>
            <w:tcW w:w="1803" w:type="dxa"/>
          </w:tcPr>
          <w:p w14:paraId="6C3FF25A" w14:textId="36A37F5C"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3DD6FFE" w14:textId="77777777" w:rsidTr="00372823">
        <w:tc>
          <w:tcPr>
            <w:tcW w:w="1803" w:type="dxa"/>
          </w:tcPr>
          <w:p w14:paraId="766548E7" w14:textId="77777777" w:rsidR="004A7367" w:rsidRPr="004A7367" w:rsidRDefault="004A7367" w:rsidP="004A7367">
            <w:pPr>
              <w:pStyle w:val="ListParagraph"/>
              <w:numPr>
                <w:ilvl w:val="0"/>
                <w:numId w:val="63"/>
              </w:numPr>
              <w:bidi/>
              <w:jc w:val="center"/>
              <w:rPr>
                <w:rFonts w:cs="B Lotus"/>
                <w:rtl/>
              </w:rPr>
            </w:pPr>
          </w:p>
        </w:tc>
        <w:tc>
          <w:tcPr>
            <w:tcW w:w="1803" w:type="dxa"/>
          </w:tcPr>
          <w:p w14:paraId="36B448EF" w14:textId="3959B75A" w:rsidR="004A7367" w:rsidRPr="004A7367" w:rsidRDefault="004A7367" w:rsidP="004A7367">
            <w:pPr>
              <w:jc w:val="center"/>
              <w:rPr>
                <w:rFonts w:cs="B Lotus"/>
                <w:sz w:val="28"/>
                <w:szCs w:val="28"/>
                <w:rtl/>
              </w:rPr>
            </w:pPr>
            <w:r w:rsidRPr="004A7367">
              <w:rPr>
                <w:rFonts w:cs="B Lotus"/>
                <w:rtl/>
              </w:rPr>
              <w:t>1690</w:t>
            </w:r>
          </w:p>
        </w:tc>
        <w:tc>
          <w:tcPr>
            <w:tcW w:w="1803" w:type="dxa"/>
          </w:tcPr>
          <w:p w14:paraId="3D5EBB10" w14:textId="41DBC3BF" w:rsidR="004A7367" w:rsidRPr="004A7367" w:rsidRDefault="004A7367" w:rsidP="004A7367">
            <w:pPr>
              <w:jc w:val="center"/>
              <w:rPr>
                <w:rFonts w:cs="B Lotus"/>
                <w:sz w:val="28"/>
                <w:szCs w:val="28"/>
                <w:rtl/>
              </w:rPr>
            </w:pPr>
            <w:r w:rsidRPr="004A7367">
              <w:rPr>
                <w:rFonts w:cs="B Lotus" w:hint="cs"/>
                <w:rtl/>
              </w:rPr>
              <w:t>نوجین</w:t>
            </w:r>
          </w:p>
        </w:tc>
        <w:tc>
          <w:tcPr>
            <w:tcW w:w="1803" w:type="dxa"/>
          </w:tcPr>
          <w:p w14:paraId="763B1E2A" w14:textId="26F15E3D" w:rsidR="004A7367" w:rsidRPr="004A7367" w:rsidRDefault="004A7367" w:rsidP="004A7367">
            <w:pPr>
              <w:jc w:val="center"/>
              <w:rPr>
                <w:rFonts w:cs="B Lotus"/>
                <w:sz w:val="28"/>
                <w:szCs w:val="28"/>
                <w:rtl/>
              </w:rPr>
            </w:pPr>
            <w:r w:rsidRPr="004A7367">
              <w:rPr>
                <w:rFonts w:cs="B Lotus"/>
                <w:rtl/>
              </w:rPr>
              <w:t>16</w:t>
            </w:r>
          </w:p>
        </w:tc>
        <w:tc>
          <w:tcPr>
            <w:tcW w:w="1803" w:type="dxa"/>
          </w:tcPr>
          <w:p w14:paraId="55012ACA" w14:textId="14B91A90"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7F5FE58C" w14:textId="77777777" w:rsidTr="00372823">
        <w:tc>
          <w:tcPr>
            <w:tcW w:w="1803" w:type="dxa"/>
          </w:tcPr>
          <w:p w14:paraId="016B1A68" w14:textId="77777777" w:rsidR="004A7367" w:rsidRPr="004A7367" w:rsidRDefault="004A7367" w:rsidP="004A7367">
            <w:pPr>
              <w:pStyle w:val="ListParagraph"/>
              <w:numPr>
                <w:ilvl w:val="0"/>
                <w:numId w:val="63"/>
              </w:numPr>
              <w:bidi/>
              <w:jc w:val="center"/>
              <w:rPr>
                <w:rFonts w:cs="B Lotus"/>
                <w:rtl/>
              </w:rPr>
            </w:pPr>
          </w:p>
        </w:tc>
        <w:tc>
          <w:tcPr>
            <w:tcW w:w="1803" w:type="dxa"/>
          </w:tcPr>
          <w:p w14:paraId="711E54A3" w14:textId="1C3CB5F8" w:rsidR="004A7367" w:rsidRPr="004A7367" w:rsidRDefault="004A7367" w:rsidP="004A7367">
            <w:pPr>
              <w:jc w:val="center"/>
              <w:rPr>
                <w:rFonts w:cs="B Lotus"/>
                <w:sz w:val="28"/>
                <w:szCs w:val="28"/>
                <w:rtl/>
              </w:rPr>
            </w:pPr>
            <w:r w:rsidRPr="004A7367">
              <w:rPr>
                <w:rFonts w:cs="B Lotus"/>
                <w:rtl/>
              </w:rPr>
              <w:t>1691</w:t>
            </w:r>
          </w:p>
        </w:tc>
        <w:tc>
          <w:tcPr>
            <w:tcW w:w="1803" w:type="dxa"/>
          </w:tcPr>
          <w:p w14:paraId="33A1EA9A" w14:textId="601DB2A6" w:rsidR="004A7367" w:rsidRPr="004A7367" w:rsidRDefault="004A7367" w:rsidP="004A7367">
            <w:pPr>
              <w:jc w:val="center"/>
              <w:rPr>
                <w:rFonts w:cs="B Lotus"/>
                <w:sz w:val="28"/>
                <w:szCs w:val="28"/>
                <w:rtl/>
              </w:rPr>
            </w:pPr>
            <w:r w:rsidRPr="004A7367">
              <w:rPr>
                <w:rFonts w:cs="B Lotus" w:hint="cs"/>
                <w:rtl/>
              </w:rPr>
              <w:t>دهرم</w:t>
            </w:r>
          </w:p>
        </w:tc>
        <w:tc>
          <w:tcPr>
            <w:tcW w:w="1803" w:type="dxa"/>
          </w:tcPr>
          <w:p w14:paraId="65B1D34F" w14:textId="6E5B760D" w:rsidR="004A7367" w:rsidRPr="004A7367" w:rsidRDefault="004A7367" w:rsidP="004A7367">
            <w:pPr>
              <w:jc w:val="center"/>
              <w:rPr>
                <w:rFonts w:cs="B Lotus"/>
                <w:sz w:val="28"/>
                <w:szCs w:val="28"/>
                <w:rtl/>
              </w:rPr>
            </w:pPr>
            <w:r w:rsidRPr="004A7367">
              <w:rPr>
                <w:rFonts w:cs="B Lotus"/>
                <w:rtl/>
              </w:rPr>
              <w:t>16</w:t>
            </w:r>
          </w:p>
        </w:tc>
        <w:tc>
          <w:tcPr>
            <w:tcW w:w="1803" w:type="dxa"/>
          </w:tcPr>
          <w:p w14:paraId="720474D5" w14:textId="45CCB234"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2293FD52" w14:textId="77777777" w:rsidTr="00372823">
        <w:tc>
          <w:tcPr>
            <w:tcW w:w="1803" w:type="dxa"/>
          </w:tcPr>
          <w:p w14:paraId="3E906CBA" w14:textId="77777777" w:rsidR="004A7367" w:rsidRPr="004A7367" w:rsidRDefault="004A7367" w:rsidP="004A7367">
            <w:pPr>
              <w:pStyle w:val="ListParagraph"/>
              <w:numPr>
                <w:ilvl w:val="0"/>
                <w:numId w:val="63"/>
              </w:numPr>
              <w:bidi/>
              <w:jc w:val="center"/>
              <w:rPr>
                <w:rFonts w:cs="B Lotus"/>
                <w:rtl/>
              </w:rPr>
            </w:pPr>
          </w:p>
        </w:tc>
        <w:tc>
          <w:tcPr>
            <w:tcW w:w="1803" w:type="dxa"/>
          </w:tcPr>
          <w:p w14:paraId="1CF62073" w14:textId="58DD5ADE" w:rsidR="004A7367" w:rsidRPr="004A7367" w:rsidRDefault="004A7367" w:rsidP="004A7367">
            <w:pPr>
              <w:jc w:val="center"/>
              <w:rPr>
                <w:rFonts w:cs="B Lotus"/>
                <w:sz w:val="28"/>
                <w:szCs w:val="28"/>
                <w:rtl/>
              </w:rPr>
            </w:pPr>
            <w:r w:rsidRPr="004A7367">
              <w:rPr>
                <w:rFonts w:cs="B Lotus"/>
                <w:rtl/>
              </w:rPr>
              <w:t>1692</w:t>
            </w:r>
          </w:p>
        </w:tc>
        <w:tc>
          <w:tcPr>
            <w:tcW w:w="1803" w:type="dxa"/>
          </w:tcPr>
          <w:p w14:paraId="2947A788" w14:textId="3EF3D8A8" w:rsidR="004A7367" w:rsidRPr="004A7367" w:rsidRDefault="004A7367" w:rsidP="004A7367">
            <w:pPr>
              <w:jc w:val="center"/>
              <w:rPr>
                <w:rFonts w:cs="B Lotus"/>
                <w:sz w:val="28"/>
                <w:szCs w:val="28"/>
                <w:rtl/>
              </w:rPr>
            </w:pPr>
            <w:r w:rsidRPr="004A7367">
              <w:rPr>
                <w:rFonts w:cs="B Lotus" w:hint="cs"/>
                <w:rtl/>
              </w:rPr>
              <w:t>مادرسلیمان</w:t>
            </w:r>
          </w:p>
        </w:tc>
        <w:tc>
          <w:tcPr>
            <w:tcW w:w="1803" w:type="dxa"/>
          </w:tcPr>
          <w:p w14:paraId="3CF2D862" w14:textId="2BCB6EFD" w:rsidR="004A7367" w:rsidRPr="004A7367" w:rsidRDefault="004A7367" w:rsidP="004A7367">
            <w:pPr>
              <w:jc w:val="center"/>
              <w:rPr>
                <w:rFonts w:cs="B Lotus"/>
                <w:sz w:val="28"/>
                <w:szCs w:val="28"/>
                <w:rtl/>
              </w:rPr>
            </w:pPr>
            <w:r w:rsidRPr="004A7367">
              <w:rPr>
                <w:rFonts w:cs="B Lotus"/>
                <w:rtl/>
              </w:rPr>
              <w:t>16</w:t>
            </w:r>
          </w:p>
        </w:tc>
        <w:tc>
          <w:tcPr>
            <w:tcW w:w="1803" w:type="dxa"/>
          </w:tcPr>
          <w:p w14:paraId="4B64087C" w14:textId="366D9E1A"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A8C657C" w14:textId="77777777" w:rsidTr="00372823">
        <w:tc>
          <w:tcPr>
            <w:tcW w:w="1803" w:type="dxa"/>
          </w:tcPr>
          <w:p w14:paraId="54217794" w14:textId="77777777" w:rsidR="004A7367" w:rsidRPr="004A7367" w:rsidRDefault="004A7367" w:rsidP="004A7367">
            <w:pPr>
              <w:pStyle w:val="ListParagraph"/>
              <w:numPr>
                <w:ilvl w:val="0"/>
                <w:numId w:val="63"/>
              </w:numPr>
              <w:bidi/>
              <w:jc w:val="center"/>
              <w:rPr>
                <w:rFonts w:cs="B Lotus"/>
                <w:rtl/>
              </w:rPr>
            </w:pPr>
          </w:p>
        </w:tc>
        <w:tc>
          <w:tcPr>
            <w:tcW w:w="1803" w:type="dxa"/>
          </w:tcPr>
          <w:p w14:paraId="2269FDDF" w14:textId="26571C25" w:rsidR="004A7367" w:rsidRPr="004A7367" w:rsidRDefault="004A7367" w:rsidP="004A7367">
            <w:pPr>
              <w:jc w:val="center"/>
              <w:rPr>
                <w:rFonts w:cs="B Lotus"/>
                <w:sz w:val="28"/>
                <w:szCs w:val="28"/>
                <w:rtl/>
              </w:rPr>
            </w:pPr>
            <w:r w:rsidRPr="004A7367">
              <w:rPr>
                <w:rFonts w:cs="B Lotus"/>
                <w:rtl/>
              </w:rPr>
              <w:t>1693</w:t>
            </w:r>
          </w:p>
        </w:tc>
        <w:tc>
          <w:tcPr>
            <w:tcW w:w="1803" w:type="dxa"/>
          </w:tcPr>
          <w:p w14:paraId="573D07A3" w14:textId="76DF82F7" w:rsidR="004A7367" w:rsidRPr="004A7367" w:rsidRDefault="004A7367" w:rsidP="004A7367">
            <w:pPr>
              <w:jc w:val="center"/>
              <w:rPr>
                <w:rFonts w:cs="B Lotus"/>
                <w:sz w:val="28"/>
                <w:szCs w:val="28"/>
                <w:rtl/>
              </w:rPr>
            </w:pPr>
            <w:r w:rsidRPr="004A7367">
              <w:rPr>
                <w:rFonts w:cs="B Lotus" w:hint="cs"/>
                <w:rtl/>
              </w:rPr>
              <w:t>کوهنجان</w:t>
            </w:r>
          </w:p>
        </w:tc>
        <w:tc>
          <w:tcPr>
            <w:tcW w:w="1803" w:type="dxa"/>
          </w:tcPr>
          <w:p w14:paraId="5B5AD7D2" w14:textId="77B04187" w:rsidR="004A7367" w:rsidRPr="004A7367" w:rsidRDefault="004A7367" w:rsidP="004A7367">
            <w:pPr>
              <w:jc w:val="center"/>
              <w:rPr>
                <w:rFonts w:cs="B Lotus"/>
                <w:sz w:val="28"/>
                <w:szCs w:val="28"/>
                <w:rtl/>
              </w:rPr>
            </w:pPr>
            <w:r w:rsidRPr="004A7367">
              <w:rPr>
                <w:rFonts w:cs="B Lotus"/>
                <w:rtl/>
              </w:rPr>
              <w:t>16</w:t>
            </w:r>
          </w:p>
        </w:tc>
        <w:tc>
          <w:tcPr>
            <w:tcW w:w="1803" w:type="dxa"/>
          </w:tcPr>
          <w:p w14:paraId="47168ACD" w14:textId="3FCEC55D"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2E65B61F" w14:textId="77777777" w:rsidTr="00372823">
        <w:tc>
          <w:tcPr>
            <w:tcW w:w="1803" w:type="dxa"/>
          </w:tcPr>
          <w:p w14:paraId="3A337600" w14:textId="77777777" w:rsidR="004A7367" w:rsidRPr="004A7367" w:rsidRDefault="004A7367" w:rsidP="004A7367">
            <w:pPr>
              <w:pStyle w:val="ListParagraph"/>
              <w:numPr>
                <w:ilvl w:val="0"/>
                <w:numId w:val="63"/>
              </w:numPr>
              <w:bidi/>
              <w:jc w:val="center"/>
              <w:rPr>
                <w:rFonts w:cs="B Lotus"/>
                <w:rtl/>
              </w:rPr>
            </w:pPr>
          </w:p>
        </w:tc>
        <w:tc>
          <w:tcPr>
            <w:tcW w:w="1803" w:type="dxa"/>
          </w:tcPr>
          <w:p w14:paraId="571E358A" w14:textId="7A765B38" w:rsidR="004A7367" w:rsidRPr="004A7367" w:rsidRDefault="004A7367" w:rsidP="004A7367">
            <w:pPr>
              <w:jc w:val="center"/>
              <w:rPr>
                <w:rFonts w:cs="B Lotus"/>
                <w:sz w:val="28"/>
                <w:szCs w:val="28"/>
                <w:rtl/>
              </w:rPr>
            </w:pPr>
            <w:r w:rsidRPr="004A7367">
              <w:rPr>
                <w:rFonts w:cs="B Lotus"/>
                <w:rtl/>
              </w:rPr>
              <w:t>1694</w:t>
            </w:r>
          </w:p>
        </w:tc>
        <w:tc>
          <w:tcPr>
            <w:tcW w:w="1803" w:type="dxa"/>
          </w:tcPr>
          <w:p w14:paraId="3CF8D3C3" w14:textId="29967CC4" w:rsidR="004A7367" w:rsidRPr="004A7367" w:rsidRDefault="004A7367" w:rsidP="004A7367">
            <w:pPr>
              <w:jc w:val="center"/>
              <w:rPr>
                <w:rFonts w:cs="B Lotus"/>
                <w:sz w:val="28"/>
                <w:szCs w:val="28"/>
                <w:rtl/>
              </w:rPr>
            </w:pPr>
            <w:r w:rsidRPr="004A7367">
              <w:rPr>
                <w:rFonts w:cs="B Lotus" w:hint="cs"/>
                <w:rtl/>
              </w:rPr>
              <w:t>کوپن</w:t>
            </w:r>
          </w:p>
        </w:tc>
        <w:tc>
          <w:tcPr>
            <w:tcW w:w="1803" w:type="dxa"/>
          </w:tcPr>
          <w:p w14:paraId="30E0B782" w14:textId="0D3D23C7" w:rsidR="004A7367" w:rsidRPr="004A7367" w:rsidRDefault="004A7367" w:rsidP="004A7367">
            <w:pPr>
              <w:jc w:val="center"/>
              <w:rPr>
                <w:rFonts w:cs="B Lotus"/>
                <w:sz w:val="28"/>
                <w:szCs w:val="28"/>
                <w:rtl/>
              </w:rPr>
            </w:pPr>
            <w:r w:rsidRPr="004A7367">
              <w:rPr>
                <w:rFonts w:cs="B Lotus"/>
                <w:rtl/>
              </w:rPr>
              <w:t>16</w:t>
            </w:r>
          </w:p>
        </w:tc>
        <w:tc>
          <w:tcPr>
            <w:tcW w:w="1803" w:type="dxa"/>
          </w:tcPr>
          <w:p w14:paraId="37ECBDA2" w14:textId="7D924216"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52C24D9" w14:textId="77777777" w:rsidTr="00372823">
        <w:tc>
          <w:tcPr>
            <w:tcW w:w="1803" w:type="dxa"/>
          </w:tcPr>
          <w:p w14:paraId="1259DBDB" w14:textId="77777777" w:rsidR="004A7367" w:rsidRPr="004A7367" w:rsidRDefault="004A7367" w:rsidP="004A7367">
            <w:pPr>
              <w:pStyle w:val="ListParagraph"/>
              <w:numPr>
                <w:ilvl w:val="0"/>
                <w:numId w:val="63"/>
              </w:numPr>
              <w:bidi/>
              <w:jc w:val="center"/>
              <w:rPr>
                <w:rFonts w:cs="B Lotus"/>
                <w:rtl/>
              </w:rPr>
            </w:pPr>
          </w:p>
        </w:tc>
        <w:tc>
          <w:tcPr>
            <w:tcW w:w="1803" w:type="dxa"/>
          </w:tcPr>
          <w:p w14:paraId="0F08820E" w14:textId="6EFE3A0E" w:rsidR="004A7367" w:rsidRPr="004A7367" w:rsidRDefault="004A7367" w:rsidP="004A7367">
            <w:pPr>
              <w:jc w:val="center"/>
              <w:rPr>
                <w:rFonts w:cs="B Lotus"/>
                <w:sz w:val="28"/>
                <w:szCs w:val="28"/>
                <w:rtl/>
              </w:rPr>
            </w:pPr>
            <w:r w:rsidRPr="004A7367">
              <w:rPr>
                <w:rFonts w:cs="B Lotus"/>
                <w:rtl/>
              </w:rPr>
              <w:t>1695</w:t>
            </w:r>
          </w:p>
        </w:tc>
        <w:tc>
          <w:tcPr>
            <w:tcW w:w="1803" w:type="dxa"/>
          </w:tcPr>
          <w:p w14:paraId="54720ECE" w14:textId="2A0612DD" w:rsidR="004A7367" w:rsidRPr="004A7367" w:rsidRDefault="004A7367" w:rsidP="004A7367">
            <w:pPr>
              <w:jc w:val="center"/>
              <w:rPr>
                <w:rFonts w:cs="B Lotus"/>
                <w:sz w:val="28"/>
                <w:szCs w:val="28"/>
                <w:rtl/>
              </w:rPr>
            </w:pPr>
            <w:r w:rsidRPr="004A7367">
              <w:rPr>
                <w:rFonts w:cs="B Lotus" w:hint="cs"/>
                <w:rtl/>
              </w:rPr>
              <w:t>مصیری</w:t>
            </w:r>
          </w:p>
        </w:tc>
        <w:tc>
          <w:tcPr>
            <w:tcW w:w="1803" w:type="dxa"/>
          </w:tcPr>
          <w:p w14:paraId="36AEC5C2" w14:textId="460E71CA" w:rsidR="004A7367" w:rsidRPr="004A7367" w:rsidRDefault="004A7367" w:rsidP="004A7367">
            <w:pPr>
              <w:jc w:val="center"/>
              <w:rPr>
                <w:rFonts w:cs="B Lotus"/>
                <w:sz w:val="28"/>
                <w:szCs w:val="28"/>
                <w:rtl/>
              </w:rPr>
            </w:pPr>
            <w:r w:rsidRPr="004A7367">
              <w:rPr>
                <w:rFonts w:cs="B Lotus"/>
                <w:rtl/>
              </w:rPr>
              <w:t>16</w:t>
            </w:r>
          </w:p>
        </w:tc>
        <w:tc>
          <w:tcPr>
            <w:tcW w:w="1803" w:type="dxa"/>
          </w:tcPr>
          <w:p w14:paraId="69E583E8" w14:textId="3330337E"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6932EA93" w14:textId="77777777" w:rsidTr="00372823">
        <w:tc>
          <w:tcPr>
            <w:tcW w:w="1803" w:type="dxa"/>
          </w:tcPr>
          <w:p w14:paraId="63E168CA" w14:textId="77777777" w:rsidR="004A7367" w:rsidRPr="004A7367" w:rsidRDefault="004A7367" w:rsidP="004A7367">
            <w:pPr>
              <w:pStyle w:val="ListParagraph"/>
              <w:numPr>
                <w:ilvl w:val="0"/>
                <w:numId w:val="63"/>
              </w:numPr>
              <w:bidi/>
              <w:jc w:val="center"/>
              <w:rPr>
                <w:rFonts w:cs="B Lotus"/>
                <w:rtl/>
              </w:rPr>
            </w:pPr>
          </w:p>
        </w:tc>
        <w:tc>
          <w:tcPr>
            <w:tcW w:w="1803" w:type="dxa"/>
          </w:tcPr>
          <w:p w14:paraId="698E8806" w14:textId="5B342BD5" w:rsidR="004A7367" w:rsidRPr="004A7367" w:rsidRDefault="004A7367" w:rsidP="004A7367">
            <w:pPr>
              <w:jc w:val="center"/>
              <w:rPr>
                <w:rFonts w:cs="B Lotus"/>
                <w:sz w:val="28"/>
                <w:szCs w:val="28"/>
                <w:rtl/>
              </w:rPr>
            </w:pPr>
            <w:r w:rsidRPr="004A7367">
              <w:rPr>
                <w:rFonts w:cs="B Lotus"/>
                <w:rtl/>
              </w:rPr>
              <w:t>1696</w:t>
            </w:r>
          </w:p>
        </w:tc>
        <w:tc>
          <w:tcPr>
            <w:tcW w:w="1803" w:type="dxa"/>
          </w:tcPr>
          <w:p w14:paraId="1C053D4D" w14:textId="7B827A05" w:rsidR="004A7367" w:rsidRPr="004A7367" w:rsidRDefault="004A7367" w:rsidP="004A7367">
            <w:pPr>
              <w:jc w:val="center"/>
              <w:rPr>
                <w:rFonts w:cs="B Lotus"/>
                <w:sz w:val="28"/>
                <w:szCs w:val="28"/>
                <w:rtl/>
              </w:rPr>
            </w:pPr>
            <w:r w:rsidRPr="004A7367">
              <w:rPr>
                <w:rFonts w:cs="B Lotus" w:hint="cs"/>
                <w:rtl/>
              </w:rPr>
              <w:t>سلطان</w:t>
            </w:r>
            <w:r w:rsidRPr="004A7367">
              <w:rPr>
                <w:rFonts w:cs="B Lotus"/>
                <w:rtl/>
              </w:rPr>
              <w:t xml:space="preserve"> </w:t>
            </w:r>
            <w:r w:rsidRPr="004A7367">
              <w:rPr>
                <w:rFonts w:cs="B Lotus" w:hint="cs"/>
                <w:rtl/>
              </w:rPr>
              <w:t>شهر</w:t>
            </w:r>
          </w:p>
        </w:tc>
        <w:tc>
          <w:tcPr>
            <w:tcW w:w="1803" w:type="dxa"/>
          </w:tcPr>
          <w:p w14:paraId="100D74C3" w14:textId="57900461" w:rsidR="004A7367" w:rsidRPr="004A7367" w:rsidRDefault="004A7367" w:rsidP="004A7367">
            <w:pPr>
              <w:jc w:val="center"/>
              <w:rPr>
                <w:rFonts w:cs="B Lotus"/>
                <w:sz w:val="28"/>
                <w:szCs w:val="28"/>
                <w:rtl/>
              </w:rPr>
            </w:pPr>
            <w:r w:rsidRPr="004A7367">
              <w:rPr>
                <w:rFonts w:cs="B Lotus"/>
                <w:rtl/>
              </w:rPr>
              <w:t>16</w:t>
            </w:r>
          </w:p>
        </w:tc>
        <w:tc>
          <w:tcPr>
            <w:tcW w:w="1803" w:type="dxa"/>
          </w:tcPr>
          <w:p w14:paraId="6F4522BF" w14:textId="4B04F31A"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12AC31C9" w14:textId="77777777" w:rsidTr="00372823">
        <w:tc>
          <w:tcPr>
            <w:tcW w:w="1803" w:type="dxa"/>
          </w:tcPr>
          <w:p w14:paraId="4FD41397" w14:textId="77777777" w:rsidR="004A7367" w:rsidRPr="004A7367" w:rsidRDefault="004A7367" w:rsidP="004A7367">
            <w:pPr>
              <w:pStyle w:val="ListParagraph"/>
              <w:numPr>
                <w:ilvl w:val="0"/>
                <w:numId w:val="63"/>
              </w:numPr>
              <w:bidi/>
              <w:jc w:val="center"/>
              <w:rPr>
                <w:rFonts w:cs="B Lotus"/>
                <w:rtl/>
              </w:rPr>
            </w:pPr>
          </w:p>
        </w:tc>
        <w:tc>
          <w:tcPr>
            <w:tcW w:w="1803" w:type="dxa"/>
          </w:tcPr>
          <w:p w14:paraId="615DE710" w14:textId="17EEFB93" w:rsidR="004A7367" w:rsidRPr="004A7367" w:rsidRDefault="004A7367" w:rsidP="004A7367">
            <w:pPr>
              <w:jc w:val="center"/>
              <w:rPr>
                <w:rFonts w:cs="B Lotus"/>
                <w:sz w:val="28"/>
                <w:szCs w:val="28"/>
                <w:rtl/>
              </w:rPr>
            </w:pPr>
            <w:r w:rsidRPr="004A7367">
              <w:rPr>
                <w:rFonts w:cs="B Lotus"/>
                <w:rtl/>
              </w:rPr>
              <w:t>1697</w:t>
            </w:r>
          </w:p>
        </w:tc>
        <w:tc>
          <w:tcPr>
            <w:tcW w:w="1803" w:type="dxa"/>
          </w:tcPr>
          <w:p w14:paraId="6A762C99" w14:textId="4635E2AF" w:rsidR="004A7367" w:rsidRPr="004A7367" w:rsidRDefault="004A7367" w:rsidP="004A7367">
            <w:pPr>
              <w:jc w:val="center"/>
              <w:rPr>
                <w:rFonts w:cs="B Lotus"/>
                <w:sz w:val="28"/>
                <w:szCs w:val="28"/>
                <w:rtl/>
              </w:rPr>
            </w:pPr>
            <w:r w:rsidRPr="004A7367">
              <w:rPr>
                <w:rFonts w:cs="B Lotus" w:hint="cs"/>
                <w:rtl/>
              </w:rPr>
              <w:t>کره</w:t>
            </w:r>
            <w:r w:rsidRPr="004A7367">
              <w:rPr>
                <w:rFonts w:cs="B Lotus"/>
                <w:rtl/>
              </w:rPr>
              <w:t xml:space="preserve"> </w:t>
            </w:r>
            <w:r w:rsidRPr="004A7367">
              <w:rPr>
                <w:rFonts w:cs="B Lotus" w:hint="cs"/>
                <w:rtl/>
              </w:rPr>
              <w:t>ای</w:t>
            </w:r>
          </w:p>
        </w:tc>
        <w:tc>
          <w:tcPr>
            <w:tcW w:w="1803" w:type="dxa"/>
          </w:tcPr>
          <w:p w14:paraId="5299D6FA" w14:textId="1C463AD4" w:rsidR="004A7367" w:rsidRPr="004A7367" w:rsidRDefault="004A7367" w:rsidP="004A7367">
            <w:pPr>
              <w:jc w:val="center"/>
              <w:rPr>
                <w:rFonts w:cs="B Lotus"/>
                <w:sz w:val="28"/>
                <w:szCs w:val="28"/>
                <w:rtl/>
              </w:rPr>
            </w:pPr>
            <w:r w:rsidRPr="004A7367">
              <w:rPr>
                <w:rFonts w:cs="B Lotus"/>
                <w:rtl/>
              </w:rPr>
              <w:t>16</w:t>
            </w:r>
          </w:p>
        </w:tc>
        <w:tc>
          <w:tcPr>
            <w:tcW w:w="1803" w:type="dxa"/>
          </w:tcPr>
          <w:p w14:paraId="72D91626" w14:textId="4D4B9608"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5A6C2901" w14:textId="77777777" w:rsidTr="00372823">
        <w:tc>
          <w:tcPr>
            <w:tcW w:w="1803" w:type="dxa"/>
          </w:tcPr>
          <w:p w14:paraId="2ADE36BD" w14:textId="77777777" w:rsidR="004A7367" w:rsidRPr="004A7367" w:rsidRDefault="004A7367" w:rsidP="004A7367">
            <w:pPr>
              <w:pStyle w:val="ListParagraph"/>
              <w:numPr>
                <w:ilvl w:val="0"/>
                <w:numId w:val="63"/>
              </w:numPr>
              <w:bidi/>
              <w:jc w:val="center"/>
              <w:rPr>
                <w:rFonts w:cs="B Lotus"/>
                <w:rtl/>
              </w:rPr>
            </w:pPr>
          </w:p>
        </w:tc>
        <w:tc>
          <w:tcPr>
            <w:tcW w:w="1803" w:type="dxa"/>
          </w:tcPr>
          <w:p w14:paraId="72FEA0EB" w14:textId="67C78187" w:rsidR="004A7367" w:rsidRPr="004A7367" w:rsidRDefault="004A7367" w:rsidP="004A7367">
            <w:pPr>
              <w:jc w:val="center"/>
              <w:rPr>
                <w:rFonts w:cs="B Lotus"/>
                <w:sz w:val="28"/>
                <w:szCs w:val="28"/>
                <w:rtl/>
              </w:rPr>
            </w:pPr>
            <w:r w:rsidRPr="004A7367">
              <w:rPr>
                <w:rFonts w:cs="B Lotus"/>
                <w:rtl/>
              </w:rPr>
              <w:t>1865</w:t>
            </w:r>
          </w:p>
        </w:tc>
        <w:tc>
          <w:tcPr>
            <w:tcW w:w="1803" w:type="dxa"/>
          </w:tcPr>
          <w:p w14:paraId="2D703A5A" w14:textId="6BC102F7" w:rsidR="004A7367" w:rsidRPr="004A7367" w:rsidRDefault="004A7367" w:rsidP="004A7367">
            <w:pPr>
              <w:jc w:val="center"/>
              <w:rPr>
                <w:rFonts w:cs="B Lotus"/>
                <w:sz w:val="28"/>
                <w:szCs w:val="28"/>
                <w:rtl/>
              </w:rPr>
            </w:pPr>
            <w:r w:rsidRPr="004A7367">
              <w:rPr>
                <w:rFonts w:cs="B Lotus" w:hint="cs"/>
                <w:rtl/>
              </w:rPr>
              <w:t>ممسنی</w:t>
            </w:r>
          </w:p>
        </w:tc>
        <w:tc>
          <w:tcPr>
            <w:tcW w:w="1803" w:type="dxa"/>
          </w:tcPr>
          <w:p w14:paraId="457B6696" w14:textId="669B9F49" w:rsidR="004A7367" w:rsidRPr="004A7367" w:rsidRDefault="004A7367" w:rsidP="004A7367">
            <w:pPr>
              <w:jc w:val="center"/>
              <w:rPr>
                <w:rFonts w:cs="B Lotus"/>
                <w:sz w:val="28"/>
                <w:szCs w:val="28"/>
                <w:rtl/>
              </w:rPr>
            </w:pPr>
            <w:r w:rsidRPr="004A7367">
              <w:rPr>
                <w:rFonts w:cs="B Lotus"/>
                <w:rtl/>
              </w:rPr>
              <w:t>16</w:t>
            </w:r>
          </w:p>
        </w:tc>
        <w:tc>
          <w:tcPr>
            <w:tcW w:w="1803" w:type="dxa"/>
          </w:tcPr>
          <w:p w14:paraId="2A1B64CE" w14:textId="7B3AA089" w:rsidR="004A7367" w:rsidRPr="004A7367" w:rsidRDefault="004A7367" w:rsidP="004A7367">
            <w:pPr>
              <w:jc w:val="center"/>
              <w:rPr>
                <w:rFonts w:cs="B Lotus"/>
                <w:sz w:val="28"/>
                <w:szCs w:val="28"/>
                <w:rtl/>
              </w:rPr>
            </w:pPr>
            <w:r w:rsidRPr="004A7367">
              <w:rPr>
                <w:rFonts w:cs="B Lotus" w:hint="cs"/>
                <w:rtl/>
              </w:rPr>
              <w:t>فارس</w:t>
            </w:r>
          </w:p>
        </w:tc>
      </w:tr>
      <w:tr w:rsidR="004A7367" w:rsidRPr="004A7367" w14:paraId="71FF7574" w14:textId="77777777" w:rsidTr="00372823">
        <w:tc>
          <w:tcPr>
            <w:tcW w:w="1803" w:type="dxa"/>
          </w:tcPr>
          <w:p w14:paraId="1394DD76" w14:textId="77777777" w:rsidR="004A7367" w:rsidRPr="004A7367" w:rsidRDefault="004A7367" w:rsidP="004A7367">
            <w:pPr>
              <w:pStyle w:val="ListParagraph"/>
              <w:numPr>
                <w:ilvl w:val="0"/>
                <w:numId w:val="63"/>
              </w:numPr>
              <w:bidi/>
              <w:jc w:val="center"/>
              <w:rPr>
                <w:rFonts w:cs="B Lotus"/>
                <w:rtl/>
              </w:rPr>
            </w:pPr>
          </w:p>
        </w:tc>
        <w:tc>
          <w:tcPr>
            <w:tcW w:w="1803" w:type="dxa"/>
          </w:tcPr>
          <w:p w14:paraId="026DE61B" w14:textId="132DB2FD" w:rsidR="004A7367" w:rsidRPr="004A7367" w:rsidRDefault="004A7367" w:rsidP="004A7367">
            <w:pPr>
              <w:jc w:val="center"/>
              <w:rPr>
                <w:rFonts w:cs="B Lotus"/>
                <w:sz w:val="28"/>
                <w:szCs w:val="28"/>
                <w:rtl/>
              </w:rPr>
            </w:pPr>
            <w:r w:rsidRPr="004A7367">
              <w:rPr>
                <w:rFonts w:cs="B Lotus"/>
                <w:rtl/>
              </w:rPr>
              <w:t>278</w:t>
            </w:r>
          </w:p>
        </w:tc>
        <w:tc>
          <w:tcPr>
            <w:tcW w:w="1803" w:type="dxa"/>
          </w:tcPr>
          <w:p w14:paraId="4D214C03" w14:textId="5B385A44" w:rsidR="004A7367" w:rsidRPr="004A7367" w:rsidRDefault="004A7367" w:rsidP="004A7367">
            <w:pPr>
              <w:jc w:val="center"/>
              <w:rPr>
                <w:rFonts w:cs="B Lotus"/>
                <w:sz w:val="28"/>
                <w:szCs w:val="28"/>
                <w:rtl/>
              </w:rPr>
            </w:pPr>
            <w:r w:rsidRPr="004A7367">
              <w:rPr>
                <w:rFonts w:cs="B Lotus" w:hint="cs"/>
                <w:rtl/>
              </w:rPr>
              <w:t>سنندج</w:t>
            </w:r>
          </w:p>
        </w:tc>
        <w:tc>
          <w:tcPr>
            <w:tcW w:w="1803" w:type="dxa"/>
          </w:tcPr>
          <w:p w14:paraId="116DDD65" w14:textId="1BEBD20D" w:rsidR="004A7367" w:rsidRPr="004A7367" w:rsidRDefault="004A7367" w:rsidP="004A7367">
            <w:pPr>
              <w:jc w:val="center"/>
              <w:rPr>
                <w:rFonts w:cs="B Lotus"/>
                <w:sz w:val="28"/>
                <w:szCs w:val="28"/>
                <w:rtl/>
              </w:rPr>
            </w:pPr>
            <w:r w:rsidRPr="004A7367">
              <w:rPr>
                <w:rFonts w:cs="B Lotus"/>
                <w:rtl/>
              </w:rPr>
              <w:t>17</w:t>
            </w:r>
          </w:p>
        </w:tc>
        <w:tc>
          <w:tcPr>
            <w:tcW w:w="1803" w:type="dxa"/>
          </w:tcPr>
          <w:p w14:paraId="3ED32F0D" w14:textId="40E5ED0D"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4E4B43CF" w14:textId="77777777" w:rsidTr="00372823">
        <w:tc>
          <w:tcPr>
            <w:tcW w:w="1803" w:type="dxa"/>
          </w:tcPr>
          <w:p w14:paraId="257D1552" w14:textId="77777777" w:rsidR="004A7367" w:rsidRPr="004A7367" w:rsidRDefault="004A7367" w:rsidP="004A7367">
            <w:pPr>
              <w:pStyle w:val="ListParagraph"/>
              <w:numPr>
                <w:ilvl w:val="0"/>
                <w:numId w:val="63"/>
              </w:numPr>
              <w:bidi/>
              <w:jc w:val="center"/>
              <w:rPr>
                <w:rFonts w:cs="B Lotus"/>
                <w:rtl/>
              </w:rPr>
            </w:pPr>
          </w:p>
        </w:tc>
        <w:tc>
          <w:tcPr>
            <w:tcW w:w="1803" w:type="dxa"/>
          </w:tcPr>
          <w:p w14:paraId="7049DA6D" w14:textId="4FC3EBA1" w:rsidR="004A7367" w:rsidRPr="004A7367" w:rsidRDefault="004A7367" w:rsidP="004A7367">
            <w:pPr>
              <w:jc w:val="center"/>
              <w:rPr>
                <w:rFonts w:cs="B Lotus"/>
                <w:sz w:val="28"/>
                <w:szCs w:val="28"/>
                <w:rtl/>
              </w:rPr>
            </w:pPr>
            <w:r w:rsidRPr="004A7367">
              <w:rPr>
                <w:rFonts w:cs="B Lotus"/>
                <w:rtl/>
              </w:rPr>
              <w:t>279</w:t>
            </w:r>
          </w:p>
        </w:tc>
        <w:tc>
          <w:tcPr>
            <w:tcW w:w="1803" w:type="dxa"/>
          </w:tcPr>
          <w:p w14:paraId="5C4D6807" w14:textId="2A336C83" w:rsidR="004A7367" w:rsidRPr="004A7367" w:rsidRDefault="004A7367" w:rsidP="004A7367">
            <w:pPr>
              <w:jc w:val="center"/>
              <w:rPr>
                <w:rFonts w:cs="B Lotus"/>
                <w:sz w:val="28"/>
                <w:szCs w:val="28"/>
                <w:rtl/>
              </w:rPr>
            </w:pPr>
            <w:r w:rsidRPr="004A7367">
              <w:rPr>
                <w:rFonts w:cs="B Lotus" w:hint="cs"/>
                <w:rtl/>
              </w:rPr>
              <w:t>مریوان</w:t>
            </w:r>
          </w:p>
        </w:tc>
        <w:tc>
          <w:tcPr>
            <w:tcW w:w="1803" w:type="dxa"/>
          </w:tcPr>
          <w:p w14:paraId="209CCC0E" w14:textId="11D69C15" w:rsidR="004A7367" w:rsidRPr="004A7367" w:rsidRDefault="004A7367" w:rsidP="004A7367">
            <w:pPr>
              <w:jc w:val="center"/>
              <w:rPr>
                <w:rFonts w:cs="B Lotus"/>
                <w:sz w:val="28"/>
                <w:szCs w:val="28"/>
                <w:rtl/>
              </w:rPr>
            </w:pPr>
            <w:r w:rsidRPr="004A7367">
              <w:rPr>
                <w:rFonts w:cs="B Lotus"/>
                <w:rtl/>
              </w:rPr>
              <w:t>17</w:t>
            </w:r>
          </w:p>
        </w:tc>
        <w:tc>
          <w:tcPr>
            <w:tcW w:w="1803" w:type="dxa"/>
          </w:tcPr>
          <w:p w14:paraId="3A4D0410" w14:textId="712E97D6"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33DFF6CA" w14:textId="77777777" w:rsidTr="00372823">
        <w:tc>
          <w:tcPr>
            <w:tcW w:w="1803" w:type="dxa"/>
          </w:tcPr>
          <w:p w14:paraId="1B724840" w14:textId="77777777" w:rsidR="004A7367" w:rsidRPr="004A7367" w:rsidRDefault="004A7367" w:rsidP="004A7367">
            <w:pPr>
              <w:pStyle w:val="ListParagraph"/>
              <w:numPr>
                <w:ilvl w:val="0"/>
                <w:numId w:val="63"/>
              </w:numPr>
              <w:bidi/>
              <w:jc w:val="center"/>
              <w:rPr>
                <w:rFonts w:cs="B Lotus"/>
                <w:rtl/>
              </w:rPr>
            </w:pPr>
          </w:p>
        </w:tc>
        <w:tc>
          <w:tcPr>
            <w:tcW w:w="1803" w:type="dxa"/>
          </w:tcPr>
          <w:p w14:paraId="387540D4" w14:textId="2383CE27" w:rsidR="004A7367" w:rsidRPr="004A7367" w:rsidRDefault="004A7367" w:rsidP="004A7367">
            <w:pPr>
              <w:jc w:val="center"/>
              <w:rPr>
                <w:rFonts w:cs="B Lotus"/>
                <w:sz w:val="28"/>
                <w:szCs w:val="28"/>
                <w:rtl/>
              </w:rPr>
            </w:pPr>
            <w:r w:rsidRPr="004A7367">
              <w:rPr>
                <w:rFonts w:cs="B Lotus"/>
                <w:rtl/>
              </w:rPr>
              <w:t>280</w:t>
            </w:r>
          </w:p>
        </w:tc>
        <w:tc>
          <w:tcPr>
            <w:tcW w:w="1803" w:type="dxa"/>
          </w:tcPr>
          <w:p w14:paraId="0544DCB0" w14:textId="128866BE" w:rsidR="004A7367" w:rsidRPr="004A7367" w:rsidRDefault="004A7367" w:rsidP="004A7367">
            <w:pPr>
              <w:jc w:val="center"/>
              <w:rPr>
                <w:rFonts w:cs="B Lotus"/>
                <w:sz w:val="28"/>
                <w:szCs w:val="28"/>
                <w:rtl/>
              </w:rPr>
            </w:pPr>
            <w:r w:rsidRPr="004A7367">
              <w:rPr>
                <w:rFonts w:cs="B Lotus" w:hint="cs"/>
                <w:rtl/>
              </w:rPr>
              <w:t>بانه</w:t>
            </w:r>
          </w:p>
        </w:tc>
        <w:tc>
          <w:tcPr>
            <w:tcW w:w="1803" w:type="dxa"/>
          </w:tcPr>
          <w:p w14:paraId="3DD2ECFB" w14:textId="15DA3FD2" w:rsidR="004A7367" w:rsidRPr="004A7367" w:rsidRDefault="004A7367" w:rsidP="004A7367">
            <w:pPr>
              <w:jc w:val="center"/>
              <w:rPr>
                <w:rFonts w:cs="B Lotus"/>
                <w:sz w:val="28"/>
                <w:szCs w:val="28"/>
                <w:rtl/>
              </w:rPr>
            </w:pPr>
            <w:r w:rsidRPr="004A7367">
              <w:rPr>
                <w:rFonts w:cs="B Lotus"/>
                <w:rtl/>
              </w:rPr>
              <w:t>17</w:t>
            </w:r>
          </w:p>
        </w:tc>
        <w:tc>
          <w:tcPr>
            <w:tcW w:w="1803" w:type="dxa"/>
          </w:tcPr>
          <w:p w14:paraId="5FDA36FE" w14:textId="70CF28FD"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41E9E860" w14:textId="77777777" w:rsidTr="00372823">
        <w:tc>
          <w:tcPr>
            <w:tcW w:w="1803" w:type="dxa"/>
          </w:tcPr>
          <w:p w14:paraId="6470C321" w14:textId="77777777" w:rsidR="004A7367" w:rsidRPr="004A7367" w:rsidRDefault="004A7367" w:rsidP="004A7367">
            <w:pPr>
              <w:pStyle w:val="ListParagraph"/>
              <w:numPr>
                <w:ilvl w:val="0"/>
                <w:numId w:val="63"/>
              </w:numPr>
              <w:bidi/>
              <w:jc w:val="center"/>
              <w:rPr>
                <w:rFonts w:cs="B Lotus"/>
                <w:rtl/>
              </w:rPr>
            </w:pPr>
          </w:p>
        </w:tc>
        <w:tc>
          <w:tcPr>
            <w:tcW w:w="1803" w:type="dxa"/>
          </w:tcPr>
          <w:p w14:paraId="320B8577" w14:textId="5664599C" w:rsidR="004A7367" w:rsidRPr="004A7367" w:rsidRDefault="004A7367" w:rsidP="004A7367">
            <w:pPr>
              <w:jc w:val="center"/>
              <w:rPr>
                <w:rFonts w:cs="B Lotus"/>
                <w:sz w:val="28"/>
                <w:szCs w:val="28"/>
                <w:rtl/>
              </w:rPr>
            </w:pPr>
            <w:r w:rsidRPr="004A7367">
              <w:rPr>
                <w:rFonts w:cs="B Lotus"/>
                <w:rtl/>
              </w:rPr>
              <w:t>281</w:t>
            </w:r>
          </w:p>
        </w:tc>
        <w:tc>
          <w:tcPr>
            <w:tcW w:w="1803" w:type="dxa"/>
          </w:tcPr>
          <w:p w14:paraId="7F0BF726" w14:textId="62CE9E7F" w:rsidR="004A7367" w:rsidRPr="004A7367" w:rsidRDefault="004A7367" w:rsidP="004A7367">
            <w:pPr>
              <w:jc w:val="center"/>
              <w:rPr>
                <w:rFonts w:cs="B Lotus"/>
                <w:sz w:val="28"/>
                <w:szCs w:val="28"/>
                <w:rtl/>
              </w:rPr>
            </w:pPr>
            <w:r w:rsidRPr="004A7367">
              <w:rPr>
                <w:rFonts w:cs="B Lotus" w:hint="cs"/>
                <w:rtl/>
              </w:rPr>
              <w:t>سقز</w:t>
            </w:r>
          </w:p>
        </w:tc>
        <w:tc>
          <w:tcPr>
            <w:tcW w:w="1803" w:type="dxa"/>
          </w:tcPr>
          <w:p w14:paraId="0915739B" w14:textId="2BA34C66" w:rsidR="004A7367" w:rsidRPr="004A7367" w:rsidRDefault="004A7367" w:rsidP="004A7367">
            <w:pPr>
              <w:jc w:val="center"/>
              <w:rPr>
                <w:rFonts w:cs="B Lotus"/>
                <w:sz w:val="28"/>
                <w:szCs w:val="28"/>
                <w:rtl/>
              </w:rPr>
            </w:pPr>
            <w:r w:rsidRPr="004A7367">
              <w:rPr>
                <w:rFonts w:cs="B Lotus"/>
                <w:rtl/>
              </w:rPr>
              <w:t>17</w:t>
            </w:r>
          </w:p>
        </w:tc>
        <w:tc>
          <w:tcPr>
            <w:tcW w:w="1803" w:type="dxa"/>
          </w:tcPr>
          <w:p w14:paraId="1700AC18" w14:textId="32B6ABDD"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24CEEE4A" w14:textId="77777777" w:rsidTr="00372823">
        <w:tc>
          <w:tcPr>
            <w:tcW w:w="1803" w:type="dxa"/>
          </w:tcPr>
          <w:p w14:paraId="3161ACDE" w14:textId="77777777" w:rsidR="004A7367" w:rsidRPr="004A7367" w:rsidRDefault="004A7367" w:rsidP="004A7367">
            <w:pPr>
              <w:pStyle w:val="ListParagraph"/>
              <w:numPr>
                <w:ilvl w:val="0"/>
                <w:numId w:val="63"/>
              </w:numPr>
              <w:bidi/>
              <w:jc w:val="center"/>
              <w:rPr>
                <w:rFonts w:cs="B Lotus"/>
                <w:rtl/>
              </w:rPr>
            </w:pPr>
          </w:p>
        </w:tc>
        <w:tc>
          <w:tcPr>
            <w:tcW w:w="1803" w:type="dxa"/>
          </w:tcPr>
          <w:p w14:paraId="45847401" w14:textId="24EC09B7" w:rsidR="004A7367" w:rsidRPr="004A7367" w:rsidRDefault="004A7367" w:rsidP="004A7367">
            <w:pPr>
              <w:jc w:val="center"/>
              <w:rPr>
                <w:rFonts w:cs="B Lotus"/>
                <w:sz w:val="28"/>
                <w:szCs w:val="28"/>
                <w:rtl/>
              </w:rPr>
            </w:pPr>
            <w:r w:rsidRPr="004A7367">
              <w:rPr>
                <w:rFonts w:cs="B Lotus"/>
                <w:rtl/>
              </w:rPr>
              <w:t>282</w:t>
            </w:r>
          </w:p>
        </w:tc>
        <w:tc>
          <w:tcPr>
            <w:tcW w:w="1803" w:type="dxa"/>
          </w:tcPr>
          <w:p w14:paraId="05632EFF" w14:textId="0E3D6F73" w:rsidR="004A7367" w:rsidRPr="004A7367" w:rsidRDefault="004A7367" w:rsidP="004A7367">
            <w:pPr>
              <w:jc w:val="center"/>
              <w:rPr>
                <w:rFonts w:cs="B Lotus"/>
                <w:sz w:val="28"/>
                <w:szCs w:val="28"/>
                <w:rtl/>
              </w:rPr>
            </w:pPr>
            <w:r w:rsidRPr="004A7367">
              <w:rPr>
                <w:rFonts w:cs="B Lotus" w:hint="cs"/>
                <w:rtl/>
              </w:rPr>
              <w:t>دهگلان</w:t>
            </w:r>
          </w:p>
        </w:tc>
        <w:tc>
          <w:tcPr>
            <w:tcW w:w="1803" w:type="dxa"/>
          </w:tcPr>
          <w:p w14:paraId="490E9DF0" w14:textId="65E94A91" w:rsidR="004A7367" w:rsidRPr="004A7367" w:rsidRDefault="004A7367" w:rsidP="004A7367">
            <w:pPr>
              <w:jc w:val="center"/>
              <w:rPr>
                <w:rFonts w:cs="B Lotus"/>
                <w:sz w:val="28"/>
                <w:szCs w:val="28"/>
                <w:rtl/>
              </w:rPr>
            </w:pPr>
            <w:r w:rsidRPr="004A7367">
              <w:rPr>
                <w:rFonts w:cs="B Lotus"/>
                <w:rtl/>
              </w:rPr>
              <w:t>17</w:t>
            </w:r>
          </w:p>
        </w:tc>
        <w:tc>
          <w:tcPr>
            <w:tcW w:w="1803" w:type="dxa"/>
          </w:tcPr>
          <w:p w14:paraId="50CDEDF5" w14:textId="41DE9AEE"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656C910C" w14:textId="77777777" w:rsidTr="00372823">
        <w:tc>
          <w:tcPr>
            <w:tcW w:w="1803" w:type="dxa"/>
          </w:tcPr>
          <w:p w14:paraId="0496D1E9" w14:textId="77777777" w:rsidR="004A7367" w:rsidRPr="004A7367" w:rsidRDefault="004A7367" w:rsidP="004A7367">
            <w:pPr>
              <w:pStyle w:val="ListParagraph"/>
              <w:numPr>
                <w:ilvl w:val="0"/>
                <w:numId w:val="63"/>
              </w:numPr>
              <w:bidi/>
              <w:jc w:val="center"/>
              <w:rPr>
                <w:rFonts w:cs="B Lotus"/>
                <w:rtl/>
              </w:rPr>
            </w:pPr>
          </w:p>
        </w:tc>
        <w:tc>
          <w:tcPr>
            <w:tcW w:w="1803" w:type="dxa"/>
          </w:tcPr>
          <w:p w14:paraId="31984BAD" w14:textId="13EA78C7" w:rsidR="004A7367" w:rsidRPr="004A7367" w:rsidRDefault="004A7367" w:rsidP="004A7367">
            <w:pPr>
              <w:jc w:val="center"/>
              <w:rPr>
                <w:rFonts w:cs="B Lotus"/>
                <w:sz w:val="28"/>
                <w:szCs w:val="28"/>
                <w:rtl/>
              </w:rPr>
            </w:pPr>
            <w:r w:rsidRPr="004A7367">
              <w:rPr>
                <w:rFonts w:cs="B Lotus"/>
                <w:rtl/>
              </w:rPr>
              <w:t>283</w:t>
            </w:r>
          </w:p>
        </w:tc>
        <w:tc>
          <w:tcPr>
            <w:tcW w:w="1803" w:type="dxa"/>
          </w:tcPr>
          <w:p w14:paraId="3A9BE791" w14:textId="25281561" w:rsidR="004A7367" w:rsidRPr="004A7367" w:rsidRDefault="004A7367" w:rsidP="004A7367">
            <w:pPr>
              <w:jc w:val="center"/>
              <w:rPr>
                <w:rFonts w:cs="B Lotus"/>
                <w:sz w:val="28"/>
                <w:szCs w:val="28"/>
                <w:rtl/>
              </w:rPr>
            </w:pPr>
            <w:r w:rsidRPr="004A7367">
              <w:rPr>
                <w:rFonts w:cs="B Lotus" w:hint="cs"/>
                <w:rtl/>
              </w:rPr>
              <w:t>کامیاران</w:t>
            </w:r>
          </w:p>
        </w:tc>
        <w:tc>
          <w:tcPr>
            <w:tcW w:w="1803" w:type="dxa"/>
          </w:tcPr>
          <w:p w14:paraId="0A0F769A" w14:textId="0DC8EEBA" w:rsidR="004A7367" w:rsidRPr="004A7367" w:rsidRDefault="004A7367" w:rsidP="004A7367">
            <w:pPr>
              <w:jc w:val="center"/>
              <w:rPr>
                <w:rFonts w:cs="B Lotus"/>
                <w:sz w:val="28"/>
                <w:szCs w:val="28"/>
                <w:rtl/>
              </w:rPr>
            </w:pPr>
            <w:r w:rsidRPr="004A7367">
              <w:rPr>
                <w:rFonts w:cs="B Lotus"/>
                <w:rtl/>
              </w:rPr>
              <w:t>17</w:t>
            </w:r>
          </w:p>
        </w:tc>
        <w:tc>
          <w:tcPr>
            <w:tcW w:w="1803" w:type="dxa"/>
          </w:tcPr>
          <w:p w14:paraId="0E45AC05" w14:textId="707B09CB"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21E8CB81" w14:textId="77777777" w:rsidTr="00372823">
        <w:tc>
          <w:tcPr>
            <w:tcW w:w="1803" w:type="dxa"/>
          </w:tcPr>
          <w:p w14:paraId="6FB6C85A" w14:textId="77777777" w:rsidR="004A7367" w:rsidRPr="004A7367" w:rsidRDefault="004A7367" w:rsidP="004A7367">
            <w:pPr>
              <w:pStyle w:val="ListParagraph"/>
              <w:numPr>
                <w:ilvl w:val="0"/>
                <w:numId w:val="63"/>
              </w:numPr>
              <w:bidi/>
              <w:jc w:val="center"/>
              <w:rPr>
                <w:rFonts w:cs="B Lotus"/>
                <w:rtl/>
              </w:rPr>
            </w:pPr>
          </w:p>
        </w:tc>
        <w:tc>
          <w:tcPr>
            <w:tcW w:w="1803" w:type="dxa"/>
          </w:tcPr>
          <w:p w14:paraId="1105688E" w14:textId="3B33A1BD" w:rsidR="004A7367" w:rsidRPr="004A7367" w:rsidRDefault="004A7367" w:rsidP="004A7367">
            <w:pPr>
              <w:jc w:val="center"/>
              <w:rPr>
                <w:rFonts w:cs="B Lotus"/>
                <w:sz w:val="28"/>
                <w:szCs w:val="28"/>
                <w:rtl/>
              </w:rPr>
            </w:pPr>
            <w:r w:rsidRPr="004A7367">
              <w:rPr>
                <w:rFonts w:cs="B Lotus"/>
                <w:rtl/>
              </w:rPr>
              <w:t>284</w:t>
            </w:r>
          </w:p>
        </w:tc>
        <w:tc>
          <w:tcPr>
            <w:tcW w:w="1803" w:type="dxa"/>
          </w:tcPr>
          <w:p w14:paraId="1788D858" w14:textId="46D0A634" w:rsidR="004A7367" w:rsidRPr="004A7367" w:rsidRDefault="004A7367" w:rsidP="004A7367">
            <w:pPr>
              <w:jc w:val="center"/>
              <w:rPr>
                <w:rFonts w:cs="B Lotus"/>
                <w:sz w:val="28"/>
                <w:szCs w:val="28"/>
                <w:rtl/>
              </w:rPr>
            </w:pPr>
            <w:r w:rsidRPr="004A7367">
              <w:rPr>
                <w:rFonts w:cs="B Lotus" w:hint="cs"/>
                <w:rtl/>
              </w:rPr>
              <w:t>قروه</w:t>
            </w:r>
          </w:p>
        </w:tc>
        <w:tc>
          <w:tcPr>
            <w:tcW w:w="1803" w:type="dxa"/>
          </w:tcPr>
          <w:p w14:paraId="77E069C1" w14:textId="4D84EADD" w:rsidR="004A7367" w:rsidRPr="004A7367" w:rsidRDefault="004A7367" w:rsidP="004A7367">
            <w:pPr>
              <w:jc w:val="center"/>
              <w:rPr>
                <w:rFonts w:cs="B Lotus"/>
                <w:sz w:val="28"/>
                <w:szCs w:val="28"/>
                <w:rtl/>
              </w:rPr>
            </w:pPr>
            <w:r w:rsidRPr="004A7367">
              <w:rPr>
                <w:rFonts w:cs="B Lotus"/>
                <w:rtl/>
              </w:rPr>
              <w:t>17</w:t>
            </w:r>
          </w:p>
        </w:tc>
        <w:tc>
          <w:tcPr>
            <w:tcW w:w="1803" w:type="dxa"/>
          </w:tcPr>
          <w:p w14:paraId="7745FD62" w14:textId="7F32EF2E"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5CCAF76C" w14:textId="77777777" w:rsidTr="00372823">
        <w:tc>
          <w:tcPr>
            <w:tcW w:w="1803" w:type="dxa"/>
          </w:tcPr>
          <w:p w14:paraId="40B510A5" w14:textId="77777777" w:rsidR="004A7367" w:rsidRPr="004A7367" w:rsidRDefault="004A7367" w:rsidP="004A7367">
            <w:pPr>
              <w:pStyle w:val="ListParagraph"/>
              <w:numPr>
                <w:ilvl w:val="0"/>
                <w:numId w:val="63"/>
              </w:numPr>
              <w:bidi/>
              <w:jc w:val="center"/>
              <w:rPr>
                <w:rFonts w:cs="B Lotus"/>
                <w:rtl/>
              </w:rPr>
            </w:pPr>
          </w:p>
        </w:tc>
        <w:tc>
          <w:tcPr>
            <w:tcW w:w="1803" w:type="dxa"/>
          </w:tcPr>
          <w:p w14:paraId="7AD3CE01" w14:textId="600EC22D" w:rsidR="004A7367" w:rsidRPr="004A7367" w:rsidRDefault="004A7367" w:rsidP="004A7367">
            <w:pPr>
              <w:jc w:val="center"/>
              <w:rPr>
                <w:rFonts w:cs="B Lotus"/>
                <w:sz w:val="28"/>
                <w:szCs w:val="28"/>
                <w:rtl/>
              </w:rPr>
            </w:pPr>
            <w:r w:rsidRPr="004A7367">
              <w:rPr>
                <w:rFonts w:cs="B Lotus"/>
                <w:rtl/>
              </w:rPr>
              <w:t>285</w:t>
            </w:r>
          </w:p>
        </w:tc>
        <w:tc>
          <w:tcPr>
            <w:tcW w:w="1803" w:type="dxa"/>
          </w:tcPr>
          <w:p w14:paraId="2A92FAC5" w14:textId="313C2BF7" w:rsidR="004A7367" w:rsidRPr="004A7367" w:rsidRDefault="004A7367" w:rsidP="004A7367">
            <w:pPr>
              <w:jc w:val="center"/>
              <w:rPr>
                <w:rFonts w:cs="B Lotus"/>
                <w:sz w:val="28"/>
                <w:szCs w:val="28"/>
                <w:rtl/>
              </w:rPr>
            </w:pPr>
            <w:r w:rsidRPr="004A7367">
              <w:rPr>
                <w:rFonts w:cs="B Lotus" w:hint="cs"/>
                <w:rtl/>
              </w:rPr>
              <w:t>تکاب</w:t>
            </w:r>
          </w:p>
        </w:tc>
        <w:tc>
          <w:tcPr>
            <w:tcW w:w="1803" w:type="dxa"/>
          </w:tcPr>
          <w:p w14:paraId="63AB1B86" w14:textId="6C6F609E" w:rsidR="004A7367" w:rsidRPr="004A7367" w:rsidRDefault="004A7367" w:rsidP="004A7367">
            <w:pPr>
              <w:jc w:val="center"/>
              <w:rPr>
                <w:rFonts w:cs="B Lotus"/>
                <w:sz w:val="28"/>
                <w:szCs w:val="28"/>
                <w:rtl/>
              </w:rPr>
            </w:pPr>
            <w:r w:rsidRPr="004A7367">
              <w:rPr>
                <w:rFonts w:cs="B Lotus"/>
                <w:rtl/>
              </w:rPr>
              <w:t>17</w:t>
            </w:r>
          </w:p>
        </w:tc>
        <w:tc>
          <w:tcPr>
            <w:tcW w:w="1803" w:type="dxa"/>
          </w:tcPr>
          <w:p w14:paraId="364BDA38" w14:textId="07DA8EF4"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73669A0A" w14:textId="77777777" w:rsidTr="00372823">
        <w:tc>
          <w:tcPr>
            <w:tcW w:w="1803" w:type="dxa"/>
          </w:tcPr>
          <w:p w14:paraId="78AAC9A9" w14:textId="77777777" w:rsidR="004A7367" w:rsidRPr="004A7367" w:rsidRDefault="004A7367" w:rsidP="004A7367">
            <w:pPr>
              <w:pStyle w:val="ListParagraph"/>
              <w:numPr>
                <w:ilvl w:val="0"/>
                <w:numId w:val="63"/>
              </w:numPr>
              <w:bidi/>
              <w:jc w:val="center"/>
              <w:rPr>
                <w:rFonts w:cs="B Lotus"/>
                <w:rtl/>
              </w:rPr>
            </w:pPr>
          </w:p>
        </w:tc>
        <w:tc>
          <w:tcPr>
            <w:tcW w:w="1803" w:type="dxa"/>
          </w:tcPr>
          <w:p w14:paraId="7182D4DB" w14:textId="66AADC5D" w:rsidR="004A7367" w:rsidRPr="004A7367" w:rsidRDefault="004A7367" w:rsidP="004A7367">
            <w:pPr>
              <w:jc w:val="center"/>
              <w:rPr>
                <w:rFonts w:cs="B Lotus"/>
                <w:sz w:val="28"/>
                <w:szCs w:val="28"/>
                <w:rtl/>
              </w:rPr>
            </w:pPr>
            <w:r w:rsidRPr="004A7367">
              <w:rPr>
                <w:rFonts w:cs="B Lotus"/>
                <w:rtl/>
              </w:rPr>
              <w:t>286</w:t>
            </w:r>
          </w:p>
        </w:tc>
        <w:tc>
          <w:tcPr>
            <w:tcW w:w="1803" w:type="dxa"/>
          </w:tcPr>
          <w:p w14:paraId="432CC19B" w14:textId="43D4BEB1" w:rsidR="004A7367" w:rsidRPr="004A7367" w:rsidRDefault="004A7367" w:rsidP="004A7367">
            <w:pPr>
              <w:jc w:val="center"/>
              <w:rPr>
                <w:rFonts w:cs="B Lotus"/>
                <w:sz w:val="28"/>
                <w:szCs w:val="28"/>
                <w:rtl/>
              </w:rPr>
            </w:pPr>
            <w:r w:rsidRPr="004A7367">
              <w:rPr>
                <w:rFonts w:cs="B Lotus" w:hint="cs"/>
                <w:rtl/>
              </w:rPr>
              <w:t>بیجار</w:t>
            </w:r>
          </w:p>
        </w:tc>
        <w:tc>
          <w:tcPr>
            <w:tcW w:w="1803" w:type="dxa"/>
          </w:tcPr>
          <w:p w14:paraId="270C2E74" w14:textId="53A45D26" w:rsidR="004A7367" w:rsidRPr="004A7367" w:rsidRDefault="004A7367" w:rsidP="004A7367">
            <w:pPr>
              <w:jc w:val="center"/>
              <w:rPr>
                <w:rFonts w:cs="B Lotus"/>
                <w:sz w:val="28"/>
                <w:szCs w:val="28"/>
                <w:rtl/>
              </w:rPr>
            </w:pPr>
            <w:r w:rsidRPr="004A7367">
              <w:rPr>
                <w:rFonts w:cs="B Lotus"/>
                <w:rtl/>
              </w:rPr>
              <w:t>17</w:t>
            </w:r>
          </w:p>
        </w:tc>
        <w:tc>
          <w:tcPr>
            <w:tcW w:w="1803" w:type="dxa"/>
          </w:tcPr>
          <w:p w14:paraId="195ED523" w14:textId="63965444"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671AFA7C" w14:textId="77777777" w:rsidTr="00372823">
        <w:tc>
          <w:tcPr>
            <w:tcW w:w="1803" w:type="dxa"/>
          </w:tcPr>
          <w:p w14:paraId="7007A38E" w14:textId="77777777" w:rsidR="004A7367" w:rsidRPr="004A7367" w:rsidRDefault="004A7367" w:rsidP="004A7367">
            <w:pPr>
              <w:pStyle w:val="ListParagraph"/>
              <w:numPr>
                <w:ilvl w:val="0"/>
                <w:numId w:val="63"/>
              </w:numPr>
              <w:bidi/>
              <w:jc w:val="center"/>
              <w:rPr>
                <w:rFonts w:cs="B Lotus"/>
                <w:rtl/>
              </w:rPr>
            </w:pPr>
          </w:p>
        </w:tc>
        <w:tc>
          <w:tcPr>
            <w:tcW w:w="1803" w:type="dxa"/>
          </w:tcPr>
          <w:p w14:paraId="42306F70" w14:textId="192BB043" w:rsidR="004A7367" w:rsidRPr="004A7367" w:rsidRDefault="004A7367" w:rsidP="004A7367">
            <w:pPr>
              <w:jc w:val="center"/>
              <w:rPr>
                <w:rFonts w:cs="B Lotus"/>
                <w:sz w:val="28"/>
                <w:szCs w:val="28"/>
                <w:rtl/>
              </w:rPr>
            </w:pPr>
            <w:r w:rsidRPr="004A7367">
              <w:rPr>
                <w:rFonts w:cs="B Lotus"/>
                <w:rtl/>
              </w:rPr>
              <w:t>287</w:t>
            </w:r>
          </w:p>
        </w:tc>
        <w:tc>
          <w:tcPr>
            <w:tcW w:w="1803" w:type="dxa"/>
          </w:tcPr>
          <w:p w14:paraId="572FF4A0" w14:textId="3C15C1F9" w:rsidR="004A7367" w:rsidRPr="004A7367" w:rsidRDefault="004A7367" w:rsidP="004A7367">
            <w:pPr>
              <w:jc w:val="center"/>
              <w:rPr>
                <w:rFonts w:cs="B Lotus"/>
                <w:sz w:val="28"/>
                <w:szCs w:val="28"/>
                <w:rtl/>
              </w:rPr>
            </w:pPr>
            <w:r w:rsidRPr="004A7367">
              <w:rPr>
                <w:rFonts w:cs="B Lotus" w:hint="cs"/>
                <w:rtl/>
              </w:rPr>
              <w:t>دیواندره</w:t>
            </w:r>
          </w:p>
        </w:tc>
        <w:tc>
          <w:tcPr>
            <w:tcW w:w="1803" w:type="dxa"/>
          </w:tcPr>
          <w:p w14:paraId="65C88F44" w14:textId="29BF39D0" w:rsidR="004A7367" w:rsidRPr="004A7367" w:rsidRDefault="004A7367" w:rsidP="004A7367">
            <w:pPr>
              <w:jc w:val="center"/>
              <w:rPr>
                <w:rFonts w:cs="B Lotus"/>
                <w:sz w:val="28"/>
                <w:szCs w:val="28"/>
                <w:rtl/>
              </w:rPr>
            </w:pPr>
            <w:r w:rsidRPr="004A7367">
              <w:rPr>
                <w:rFonts w:cs="B Lotus"/>
                <w:rtl/>
              </w:rPr>
              <w:t>17</w:t>
            </w:r>
          </w:p>
        </w:tc>
        <w:tc>
          <w:tcPr>
            <w:tcW w:w="1803" w:type="dxa"/>
          </w:tcPr>
          <w:p w14:paraId="5A2D082E" w14:textId="28199790"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181DF823" w14:textId="77777777" w:rsidTr="00372823">
        <w:tc>
          <w:tcPr>
            <w:tcW w:w="1803" w:type="dxa"/>
          </w:tcPr>
          <w:p w14:paraId="42F7C322" w14:textId="77777777" w:rsidR="004A7367" w:rsidRPr="004A7367" w:rsidRDefault="004A7367" w:rsidP="004A7367">
            <w:pPr>
              <w:pStyle w:val="ListParagraph"/>
              <w:numPr>
                <w:ilvl w:val="0"/>
                <w:numId w:val="63"/>
              </w:numPr>
              <w:bidi/>
              <w:jc w:val="center"/>
              <w:rPr>
                <w:rFonts w:cs="B Lotus"/>
                <w:rtl/>
              </w:rPr>
            </w:pPr>
          </w:p>
        </w:tc>
        <w:tc>
          <w:tcPr>
            <w:tcW w:w="1803" w:type="dxa"/>
          </w:tcPr>
          <w:p w14:paraId="1108441C" w14:textId="78D82F39" w:rsidR="004A7367" w:rsidRPr="004A7367" w:rsidRDefault="004A7367" w:rsidP="004A7367">
            <w:pPr>
              <w:jc w:val="center"/>
              <w:rPr>
                <w:rFonts w:cs="B Lotus"/>
                <w:sz w:val="28"/>
                <w:szCs w:val="28"/>
                <w:rtl/>
              </w:rPr>
            </w:pPr>
            <w:r w:rsidRPr="004A7367">
              <w:rPr>
                <w:rFonts w:cs="B Lotus"/>
                <w:rtl/>
              </w:rPr>
              <w:t>712</w:t>
            </w:r>
          </w:p>
        </w:tc>
        <w:tc>
          <w:tcPr>
            <w:tcW w:w="1803" w:type="dxa"/>
          </w:tcPr>
          <w:p w14:paraId="0529B094" w14:textId="18989B9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یاسوکند‏</w:t>
            </w:r>
          </w:p>
        </w:tc>
        <w:tc>
          <w:tcPr>
            <w:tcW w:w="1803" w:type="dxa"/>
          </w:tcPr>
          <w:p w14:paraId="2B67DF68" w14:textId="3195A954" w:rsidR="004A7367" w:rsidRPr="004A7367" w:rsidRDefault="004A7367" w:rsidP="004A7367">
            <w:pPr>
              <w:jc w:val="center"/>
              <w:rPr>
                <w:rFonts w:cs="B Lotus"/>
                <w:sz w:val="28"/>
                <w:szCs w:val="28"/>
                <w:rtl/>
              </w:rPr>
            </w:pPr>
            <w:r w:rsidRPr="004A7367">
              <w:rPr>
                <w:rFonts w:cs="B Lotus"/>
                <w:rtl/>
              </w:rPr>
              <w:t>17</w:t>
            </w:r>
          </w:p>
        </w:tc>
        <w:tc>
          <w:tcPr>
            <w:tcW w:w="1803" w:type="dxa"/>
          </w:tcPr>
          <w:p w14:paraId="4AF250C1" w14:textId="558DBB34"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377C45CD" w14:textId="77777777" w:rsidTr="00372823">
        <w:tc>
          <w:tcPr>
            <w:tcW w:w="1803" w:type="dxa"/>
          </w:tcPr>
          <w:p w14:paraId="173DABE4" w14:textId="77777777" w:rsidR="004A7367" w:rsidRPr="004A7367" w:rsidRDefault="004A7367" w:rsidP="004A7367">
            <w:pPr>
              <w:pStyle w:val="ListParagraph"/>
              <w:numPr>
                <w:ilvl w:val="0"/>
                <w:numId w:val="63"/>
              </w:numPr>
              <w:bidi/>
              <w:jc w:val="center"/>
              <w:rPr>
                <w:rFonts w:cs="B Lotus"/>
                <w:rtl/>
              </w:rPr>
            </w:pPr>
          </w:p>
        </w:tc>
        <w:tc>
          <w:tcPr>
            <w:tcW w:w="1803" w:type="dxa"/>
          </w:tcPr>
          <w:p w14:paraId="50C5150E" w14:textId="3953A2DE" w:rsidR="004A7367" w:rsidRPr="004A7367" w:rsidRDefault="004A7367" w:rsidP="004A7367">
            <w:pPr>
              <w:jc w:val="center"/>
              <w:rPr>
                <w:rFonts w:cs="B Lotus"/>
                <w:sz w:val="28"/>
                <w:szCs w:val="28"/>
                <w:rtl/>
              </w:rPr>
            </w:pPr>
            <w:r w:rsidRPr="004A7367">
              <w:rPr>
                <w:rFonts w:cs="B Lotus"/>
                <w:rtl/>
              </w:rPr>
              <w:t>713</w:t>
            </w:r>
          </w:p>
        </w:tc>
        <w:tc>
          <w:tcPr>
            <w:tcW w:w="1803" w:type="dxa"/>
          </w:tcPr>
          <w:p w14:paraId="33C598B9" w14:textId="589BE47B"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سریش</w:t>
            </w:r>
            <w:r w:rsidRPr="004A7367">
              <w:rPr>
                <w:rFonts w:cs="B Lotus"/>
                <w:rtl/>
              </w:rPr>
              <w:t xml:space="preserve"> </w:t>
            </w:r>
            <w:r w:rsidRPr="004A7367">
              <w:rPr>
                <w:rFonts w:cs="B Lotus" w:hint="cs"/>
                <w:rtl/>
              </w:rPr>
              <w:t>آباد‏</w:t>
            </w:r>
          </w:p>
        </w:tc>
        <w:tc>
          <w:tcPr>
            <w:tcW w:w="1803" w:type="dxa"/>
          </w:tcPr>
          <w:p w14:paraId="3E80B47E" w14:textId="6F99279C" w:rsidR="004A7367" w:rsidRPr="004A7367" w:rsidRDefault="004A7367" w:rsidP="004A7367">
            <w:pPr>
              <w:jc w:val="center"/>
              <w:rPr>
                <w:rFonts w:cs="B Lotus"/>
                <w:sz w:val="28"/>
                <w:szCs w:val="28"/>
                <w:rtl/>
              </w:rPr>
            </w:pPr>
            <w:r w:rsidRPr="004A7367">
              <w:rPr>
                <w:rFonts w:cs="B Lotus"/>
                <w:rtl/>
              </w:rPr>
              <w:t>17</w:t>
            </w:r>
          </w:p>
        </w:tc>
        <w:tc>
          <w:tcPr>
            <w:tcW w:w="1803" w:type="dxa"/>
          </w:tcPr>
          <w:p w14:paraId="6A9923F5" w14:textId="61917F36"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30A52E70" w14:textId="77777777" w:rsidTr="00372823">
        <w:tc>
          <w:tcPr>
            <w:tcW w:w="1803" w:type="dxa"/>
          </w:tcPr>
          <w:p w14:paraId="4AD1B59D" w14:textId="77777777" w:rsidR="004A7367" w:rsidRPr="004A7367" w:rsidRDefault="004A7367" w:rsidP="004A7367">
            <w:pPr>
              <w:pStyle w:val="ListParagraph"/>
              <w:numPr>
                <w:ilvl w:val="0"/>
                <w:numId w:val="63"/>
              </w:numPr>
              <w:bidi/>
              <w:jc w:val="center"/>
              <w:rPr>
                <w:rFonts w:cs="B Lotus"/>
                <w:rtl/>
              </w:rPr>
            </w:pPr>
          </w:p>
        </w:tc>
        <w:tc>
          <w:tcPr>
            <w:tcW w:w="1803" w:type="dxa"/>
          </w:tcPr>
          <w:p w14:paraId="358EAD6E" w14:textId="25CA180E" w:rsidR="004A7367" w:rsidRPr="004A7367" w:rsidRDefault="004A7367" w:rsidP="004A7367">
            <w:pPr>
              <w:jc w:val="center"/>
              <w:rPr>
                <w:rFonts w:cs="B Lotus"/>
                <w:sz w:val="28"/>
                <w:szCs w:val="28"/>
                <w:rtl/>
              </w:rPr>
            </w:pPr>
            <w:r w:rsidRPr="004A7367">
              <w:rPr>
                <w:rFonts w:cs="B Lotus"/>
                <w:rtl/>
              </w:rPr>
              <w:t>715</w:t>
            </w:r>
          </w:p>
        </w:tc>
        <w:tc>
          <w:tcPr>
            <w:tcW w:w="1803" w:type="dxa"/>
          </w:tcPr>
          <w:p w14:paraId="3DA01447" w14:textId="550997F8"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سرو</w:t>
            </w:r>
            <w:r w:rsidRPr="004A7367">
              <w:rPr>
                <w:rFonts w:cs="B Lotus"/>
                <w:rtl/>
              </w:rPr>
              <w:t xml:space="preserve"> </w:t>
            </w:r>
            <w:r w:rsidRPr="004A7367">
              <w:rPr>
                <w:rFonts w:cs="B Lotus" w:hint="cs"/>
                <w:rtl/>
              </w:rPr>
              <w:t>آباد‏</w:t>
            </w:r>
          </w:p>
        </w:tc>
        <w:tc>
          <w:tcPr>
            <w:tcW w:w="1803" w:type="dxa"/>
          </w:tcPr>
          <w:p w14:paraId="4136ADED" w14:textId="6C17D87D" w:rsidR="004A7367" w:rsidRPr="004A7367" w:rsidRDefault="004A7367" w:rsidP="004A7367">
            <w:pPr>
              <w:jc w:val="center"/>
              <w:rPr>
                <w:rFonts w:cs="B Lotus"/>
                <w:sz w:val="28"/>
                <w:szCs w:val="28"/>
                <w:rtl/>
              </w:rPr>
            </w:pPr>
            <w:r w:rsidRPr="004A7367">
              <w:rPr>
                <w:rFonts w:cs="B Lotus"/>
                <w:rtl/>
              </w:rPr>
              <w:t>17</w:t>
            </w:r>
          </w:p>
        </w:tc>
        <w:tc>
          <w:tcPr>
            <w:tcW w:w="1803" w:type="dxa"/>
          </w:tcPr>
          <w:p w14:paraId="69BB3789" w14:textId="69D9139E"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4F79FFBE" w14:textId="77777777" w:rsidTr="00372823">
        <w:tc>
          <w:tcPr>
            <w:tcW w:w="1803" w:type="dxa"/>
          </w:tcPr>
          <w:p w14:paraId="78C26D7E" w14:textId="77777777" w:rsidR="004A7367" w:rsidRPr="004A7367" w:rsidRDefault="004A7367" w:rsidP="004A7367">
            <w:pPr>
              <w:pStyle w:val="ListParagraph"/>
              <w:numPr>
                <w:ilvl w:val="0"/>
                <w:numId w:val="63"/>
              </w:numPr>
              <w:bidi/>
              <w:jc w:val="center"/>
              <w:rPr>
                <w:rFonts w:cs="B Lotus"/>
                <w:rtl/>
              </w:rPr>
            </w:pPr>
          </w:p>
        </w:tc>
        <w:tc>
          <w:tcPr>
            <w:tcW w:w="1803" w:type="dxa"/>
          </w:tcPr>
          <w:p w14:paraId="4BF34FE9" w14:textId="47D276EE" w:rsidR="004A7367" w:rsidRPr="004A7367" w:rsidRDefault="004A7367" w:rsidP="004A7367">
            <w:pPr>
              <w:jc w:val="center"/>
              <w:rPr>
                <w:rFonts w:cs="B Lotus"/>
                <w:sz w:val="28"/>
                <w:szCs w:val="28"/>
                <w:rtl/>
              </w:rPr>
            </w:pPr>
            <w:r w:rsidRPr="004A7367">
              <w:rPr>
                <w:rFonts w:cs="B Lotus"/>
                <w:rtl/>
              </w:rPr>
              <w:t>859</w:t>
            </w:r>
          </w:p>
        </w:tc>
        <w:tc>
          <w:tcPr>
            <w:tcW w:w="1803" w:type="dxa"/>
          </w:tcPr>
          <w:p w14:paraId="504D7396" w14:textId="70295CD4" w:rsidR="004A7367" w:rsidRPr="004A7367" w:rsidRDefault="004A7367" w:rsidP="004A7367">
            <w:pPr>
              <w:jc w:val="center"/>
              <w:rPr>
                <w:rFonts w:cs="B Lotus"/>
                <w:sz w:val="28"/>
                <w:szCs w:val="28"/>
                <w:rtl/>
              </w:rPr>
            </w:pPr>
            <w:r w:rsidRPr="004A7367">
              <w:rPr>
                <w:rFonts w:cs="B Lotus" w:hint="cs"/>
                <w:rtl/>
              </w:rPr>
              <w:t>موچش</w:t>
            </w:r>
          </w:p>
        </w:tc>
        <w:tc>
          <w:tcPr>
            <w:tcW w:w="1803" w:type="dxa"/>
          </w:tcPr>
          <w:p w14:paraId="46582872" w14:textId="7DDB1F15" w:rsidR="004A7367" w:rsidRPr="004A7367" w:rsidRDefault="004A7367" w:rsidP="004A7367">
            <w:pPr>
              <w:jc w:val="center"/>
              <w:rPr>
                <w:rFonts w:cs="B Lotus"/>
                <w:sz w:val="28"/>
                <w:szCs w:val="28"/>
                <w:rtl/>
              </w:rPr>
            </w:pPr>
            <w:r w:rsidRPr="004A7367">
              <w:rPr>
                <w:rFonts w:cs="B Lotus"/>
                <w:rtl/>
              </w:rPr>
              <w:t>17</w:t>
            </w:r>
          </w:p>
        </w:tc>
        <w:tc>
          <w:tcPr>
            <w:tcW w:w="1803" w:type="dxa"/>
          </w:tcPr>
          <w:p w14:paraId="3F1466EB" w14:textId="5A446263"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7405EC60" w14:textId="77777777" w:rsidTr="00372823">
        <w:tc>
          <w:tcPr>
            <w:tcW w:w="1803" w:type="dxa"/>
          </w:tcPr>
          <w:p w14:paraId="60394FF6" w14:textId="77777777" w:rsidR="004A7367" w:rsidRPr="004A7367" w:rsidRDefault="004A7367" w:rsidP="004A7367">
            <w:pPr>
              <w:pStyle w:val="ListParagraph"/>
              <w:numPr>
                <w:ilvl w:val="0"/>
                <w:numId w:val="63"/>
              </w:numPr>
              <w:bidi/>
              <w:jc w:val="center"/>
              <w:rPr>
                <w:rFonts w:cs="B Lotus"/>
                <w:rtl/>
              </w:rPr>
            </w:pPr>
          </w:p>
        </w:tc>
        <w:tc>
          <w:tcPr>
            <w:tcW w:w="1803" w:type="dxa"/>
          </w:tcPr>
          <w:p w14:paraId="16550BAB" w14:textId="0C7F5040" w:rsidR="004A7367" w:rsidRPr="004A7367" w:rsidRDefault="004A7367" w:rsidP="004A7367">
            <w:pPr>
              <w:jc w:val="center"/>
              <w:rPr>
                <w:rFonts w:cs="B Lotus"/>
                <w:sz w:val="28"/>
                <w:szCs w:val="28"/>
                <w:rtl/>
              </w:rPr>
            </w:pPr>
            <w:r w:rsidRPr="004A7367">
              <w:rPr>
                <w:rFonts w:cs="B Lotus"/>
                <w:rtl/>
              </w:rPr>
              <w:t>860</w:t>
            </w:r>
          </w:p>
        </w:tc>
        <w:tc>
          <w:tcPr>
            <w:tcW w:w="1803" w:type="dxa"/>
          </w:tcPr>
          <w:p w14:paraId="57AD6B52" w14:textId="0B366A64" w:rsidR="004A7367" w:rsidRPr="004A7367" w:rsidRDefault="004A7367" w:rsidP="004A7367">
            <w:pPr>
              <w:jc w:val="center"/>
              <w:rPr>
                <w:rFonts w:cs="B Lotus"/>
                <w:sz w:val="28"/>
                <w:szCs w:val="28"/>
                <w:rtl/>
              </w:rPr>
            </w:pPr>
            <w:r w:rsidRPr="004A7367">
              <w:rPr>
                <w:rFonts w:cs="B Lotus" w:hint="cs"/>
                <w:rtl/>
              </w:rPr>
              <w:t>شویشه</w:t>
            </w:r>
          </w:p>
        </w:tc>
        <w:tc>
          <w:tcPr>
            <w:tcW w:w="1803" w:type="dxa"/>
          </w:tcPr>
          <w:p w14:paraId="32FB1E94" w14:textId="419C2837" w:rsidR="004A7367" w:rsidRPr="004A7367" w:rsidRDefault="004A7367" w:rsidP="004A7367">
            <w:pPr>
              <w:jc w:val="center"/>
              <w:rPr>
                <w:rFonts w:cs="B Lotus"/>
                <w:sz w:val="28"/>
                <w:szCs w:val="28"/>
                <w:rtl/>
              </w:rPr>
            </w:pPr>
            <w:r w:rsidRPr="004A7367">
              <w:rPr>
                <w:rFonts w:cs="B Lotus"/>
                <w:rtl/>
              </w:rPr>
              <w:t>17</w:t>
            </w:r>
          </w:p>
        </w:tc>
        <w:tc>
          <w:tcPr>
            <w:tcW w:w="1803" w:type="dxa"/>
          </w:tcPr>
          <w:p w14:paraId="66D0DBEB" w14:textId="1EBF8E10"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19313CE5" w14:textId="77777777" w:rsidTr="00372823">
        <w:tc>
          <w:tcPr>
            <w:tcW w:w="1803" w:type="dxa"/>
          </w:tcPr>
          <w:p w14:paraId="2CB40D01" w14:textId="77777777" w:rsidR="004A7367" w:rsidRPr="004A7367" w:rsidRDefault="004A7367" w:rsidP="004A7367">
            <w:pPr>
              <w:pStyle w:val="ListParagraph"/>
              <w:numPr>
                <w:ilvl w:val="0"/>
                <w:numId w:val="63"/>
              </w:numPr>
              <w:bidi/>
              <w:jc w:val="center"/>
              <w:rPr>
                <w:rFonts w:cs="B Lotus"/>
                <w:rtl/>
              </w:rPr>
            </w:pPr>
          </w:p>
        </w:tc>
        <w:tc>
          <w:tcPr>
            <w:tcW w:w="1803" w:type="dxa"/>
          </w:tcPr>
          <w:p w14:paraId="224A07DA" w14:textId="35B9CB9D" w:rsidR="004A7367" w:rsidRPr="004A7367" w:rsidRDefault="004A7367" w:rsidP="004A7367">
            <w:pPr>
              <w:jc w:val="center"/>
              <w:rPr>
                <w:rFonts w:cs="B Lotus"/>
                <w:sz w:val="28"/>
                <w:szCs w:val="28"/>
                <w:rtl/>
              </w:rPr>
            </w:pPr>
            <w:r w:rsidRPr="004A7367">
              <w:rPr>
                <w:rFonts w:cs="B Lotus"/>
                <w:rtl/>
              </w:rPr>
              <w:t>1135</w:t>
            </w:r>
          </w:p>
        </w:tc>
        <w:tc>
          <w:tcPr>
            <w:tcW w:w="1803" w:type="dxa"/>
          </w:tcPr>
          <w:p w14:paraId="0D1BFC1B" w14:textId="33C50AAC" w:rsidR="004A7367" w:rsidRPr="004A7367" w:rsidRDefault="004A7367" w:rsidP="004A7367">
            <w:pPr>
              <w:jc w:val="center"/>
              <w:rPr>
                <w:rFonts w:cs="B Lotus"/>
                <w:sz w:val="28"/>
                <w:szCs w:val="28"/>
                <w:rtl/>
              </w:rPr>
            </w:pPr>
            <w:r w:rsidRPr="004A7367">
              <w:rPr>
                <w:rFonts w:cs="B Lotus" w:hint="cs"/>
                <w:rtl/>
              </w:rPr>
              <w:t>زرينه</w:t>
            </w:r>
            <w:r w:rsidRPr="004A7367">
              <w:rPr>
                <w:rFonts w:cs="B Lotus"/>
                <w:rtl/>
              </w:rPr>
              <w:t xml:space="preserve"> </w:t>
            </w:r>
            <w:r w:rsidRPr="004A7367">
              <w:rPr>
                <w:rFonts w:cs="B Lotus" w:hint="cs"/>
                <w:rtl/>
              </w:rPr>
              <w:t>اوباتو</w:t>
            </w:r>
          </w:p>
        </w:tc>
        <w:tc>
          <w:tcPr>
            <w:tcW w:w="1803" w:type="dxa"/>
          </w:tcPr>
          <w:p w14:paraId="05A35D59" w14:textId="29372AA6" w:rsidR="004A7367" w:rsidRPr="004A7367" w:rsidRDefault="004A7367" w:rsidP="004A7367">
            <w:pPr>
              <w:jc w:val="center"/>
              <w:rPr>
                <w:rFonts w:cs="B Lotus"/>
                <w:sz w:val="28"/>
                <w:szCs w:val="28"/>
                <w:rtl/>
              </w:rPr>
            </w:pPr>
            <w:r w:rsidRPr="004A7367">
              <w:rPr>
                <w:rFonts w:cs="B Lotus"/>
                <w:rtl/>
              </w:rPr>
              <w:t>17</w:t>
            </w:r>
          </w:p>
        </w:tc>
        <w:tc>
          <w:tcPr>
            <w:tcW w:w="1803" w:type="dxa"/>
          </w:tcPr>
          <w:p w14:paraId="6740C206" w14:textId="446BE4B1"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195BEDE6" w14:textId="77777777" w:rsidTr="00372823">
        <w:tc>
          <w:tcPr>
            <w:tcW w:w="1803" w:type="dxa"/>
          </w:tcPr>
          <w:p w14:paraId="11AEAC26" w14:textId="77777777" w:rsidR="004A7367" w:rsidRPr="004A7367" w:rsidRDefault="004A7367" w:rsidP="004A7367">
            <w:pPr>
              <w:pStyle w:val="ListParagraph"/>
              <w:numPr>
                <w:ilvl w:val="0"/>
                <w:numId w:val="63"/>
              </w:numPr>
              <w:bidi/>
              <w:jc w:val="center"/>
              <w:rPr>
                <w:rFonts w:cs="B Lotus"/>
                <w:rtl/>
              </w:rPr>
            </w:pPr>
          </w:p>
        </w:tc>
        <w:tc>
          <w:tcPr>
            <w:tcW w:w="1803" w:type="dxa"/>
          </w:tcPr>
          <w:p w14:paraId="10F9E43A" w14:textId="7A313197" w:rsidR="004A7367" w:rsidRPr="004A7367" w:rsidRDefault="004A7367" w:rsidP="004A7367">
            <w:pPr>
              <w:jc w:val="center"/>
              <w:rPr>
                <w:rFonts w:cs="B Lotus"/>
                <w:sz w:val="28"/>
                <w:szCs w:val="28"/>
                <w:rtl/>
              </w:rPr>
            </w:pPr>
            <w:r w:rsidRPr="004A7367">
              <w:rPr>
                <w:rFonts w:cs="B Lotus"/>
                <w:rtl/>
              </w:rPr>
              <w:t>1640</w:t>
            </w:r>
          </w:p>
        </w:tc>
        <w:tc>
          <w:tcPr>
            <w:tcW w:w="1803" w:type="dxa"/>
          </w:tcPr>
          <w:p w14:paraId="5DB5400A" w14:textId="4C485F26" w:rsidR="004A7367" w:rsidRPr="004A7367" w:rsidRDefault="004A7367" w:rsidP="004A7367">
            <w:pPr>
              <w:jc w:val="center"/>
              <w:rPr>
                <w:rFonts w:cs="B Lotus"/>
                <w:sz w:val="28"/>
                <w:szCs w:val="28"/>
                <w:rtl/>
              </w:rPr>
            </w:pPr>
            <w:r w:rsidRPr="004A7367">
              <w:rPr>
                <w:rFonts w:cs="B Lotus" w:hint="cs"/>
                <w:rtl/>
              </w:rPr>
              <w:t>بلبان</w:t>
            </w:r>
            <w:r w:rsidRPr="004A7367">
              <w:rPr>
                <w:rFonts w:cs="B Lotus"/>
                <w:rtl/>
              </w:rPr>
              <w:t xml:space="preserve"> </w:t>
            </w:r>
            <w:r w:rsidRPr="004A7367">
              <w:rPr>
                <w:rFonts w:cs="B Lotus" w:hint="cs"/>
                <w:rtl/>
              </w:rPr>
              <w:t>آباد</w:t>
            </w:r>
          </w:p>
        </w:tc>
        <w:tc>
          <w:tcPr>
            <w:tcW w:w="1803" w:type="dxa"/>
          </w:tcPr>
          <w:p w14:paraId="0D66979A" w14:textId="0F7700DC" w:rsidR="004A7367" w:rsidRPr="004A7367" w:rsidRDefault="004A7367" w:rsidP="004A7367">
            <w:pPr>
              <w:jc w:val="center"/>
              <w:rPr>
                <w:rFonts w:cs="B Lotus"/>
                <w:sz w:val="28"/>
                <w:szCs w:val="28"/>
                <w:rtl/>
              </w:rPr>
            </w:pPr>
            <w:r w:rsidRPr="004A7367">
              <w:rPr>
                <w:rFonts w:cs="B Lotus"/>
                <w:rtl/>
              </w:rPr>
              <w:t>17</w:t>
            </w:r>
          </w:p>
        </w:tc>
        <w:tc>
          <w:tcPr>
            <w:tcW w:w="1803" w:type="dxa"/>
          </w:tcPr>
          <w:p w14:paraId="33D2ABDD" w14:textId="6368B968"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4B1F7513" w14:textId="77777777" w:rsidTr="00372823">
        <w:tc>
          <w:tcPr>
            <w:tcW w:w="1803" w:type="dxa"/>
          </w:tcPr>
          <w:p w14:paraId="5AA28DC3" w14:textId="77777777" w:rsidR="004A7367" w:rsidRPr="004A7367" w:rsidRDefault="004A7367" w:rsidP="004A7367">
            <w:pPr>
              <w:pStyle w:val="ListParagraph"/>
              <w:numPr>
                <w:ilvl w:val="0"/>
                <w:numId w:val="63"/>
              </w:numPr>
              <w:bidi/>
              <w:jc w:val="center"/>
              <w:rPr>
                <w:rFonts w:cs="B Lotus"/>
                <w:rtl/>
              </w:rPr>
            </w:pPr>
          </w:p>
        </w:tc>
        <w:tc>
          <w:tcPr>
            <w:tcW w:w="1803" w:type="dxa"/>
          </w:tcPr>
          <w:p w14:paraId="76C24141" w14:textId="439DC18B" w:rsidR="004A7367" w:rsidRPr="004A7367" w:rsidRDefault="004A7367" w:rsidP="004A7367">
            <w:pPr>
              <w:jc w:val="center"/>
              <w:rPr>
                <w:rFonts w:cs="B Lotus"/>
                <w:sz w:val="28"/>
                <w:szCs w:val="28"/>
                <w:rtl/>
              </w:rPr>
            </w:pPr>
            <w:r w:rsidRPr="004A7367">
              <w:rPr>
                <w:rFonts w:cs="B Lotus"/>
                <w:rtl/>
              </w:rPr>
              <w:t>1641</w:t>
            </w:r>
          </w:p>
        </w:tc>
        <w:tc>
          <w:tcPr>
            <w:tcW w:w="1803" w:type="dxa"/>
          </w:tcPr>
          <w:p w14:paraId="154E5D5E" w14:textId="1616C784" w:rsidR="004A7367" w:rsidRPr="004A7367" w:rsidRDefault="004A7367" w:rsidP="004A7367">
            <w:pPr>
              <w:jc w:val="center"/>
              <w:rPr>
                <w:rFonts w:cs="B Lotus"/>
                <w:sz w:val="28"/>
                <w:szCs w:val="28"/>
                <w:rtl/>
              </w:rPr>
            </w:pPr>
            <w:r w:rsidRPr="004A7367">
              <w:rPr>
                <w:rFonts w:cs="B Lotus" w:hint="cs"/>
                <w:rtl/>
              </w:rPr>
              <w:t>اورامان</w:t>
            </w:r>
            <w:r w:rsidRPr="004A7367">
              <w:rPr>
                <w:rFonts w:cs="B Lotus"/>
                <w:rtl/>
              </w:rPr>
              <w:t xml:space="preserve"> </w:t>
            </w:r>
            <w:r w:rsidRPr="004A7367">
              <w:rPr>
                <w:rFonts w:cs="B Lotus" w:hint="cs"/>
                <w:rtl/>
              </w:rPr>
              <w:t>تخت</w:t>
            </w:r>
          </w:p>
        </w:tc>
        <w:tc>
          <w:tcPr>
            <w:tcW w:w="1803" w:type="dxa"/>
          </w:tcPr>
          <w:p w14:paraId="7A609146" w14:textId="02F0DA84" w:rsidR="004A7367" w:rsidRPr="004A7367" w:rsidRDefault="004A7367" w:rsidP="004A7367">
            <w:pPr>
              <w:jc w:val="center"/>
              <w:rPr>
                <w:rFonts w:cs="B Lotus"/>
                <w:sz w:val="28"/>
                <w:szCs w:val="28"/>
                <w:rtl/>
              </w:rPr>
            </w:pPr>
            <w:r w:rsidRPr="004A7367">
              <w:rPr>
                <w:rFonts w:cs="B Lotus"/>
                <w:rtl/>
              </w:rPr>
              <w:t>17</w:t>
            </w:r>
          </w:p>
        </w:tc>
        <w:tc>
          <w:tcPr>
            <w:tcW w:w="1803" w:type="dxa"/>
          </w:tcPr>
          <w:p w14:paraId="65B2181F" w14:textId="6CFB98F9"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368D120F" w14:textId="77777777" w:rsidTr="00372823">
        <w:tc>
          <w:tcPr>
            <w:tcW w:w="1803" w:type="dxa"/>
          </w:tcPr>
          <w:p w14:paraId="18171567" w14:textId="77777777" w:rsidR="004A7367" w:rsidRPr="004A7367" w:rsidRDefault="004A7367" w:rsidP="004A7367">
            <w:pPr>
              <w:pStyle w:val="ListParagraph"/>
              <w:numPr>
                <w:ilvl w:val="0"/>
                <w:numId w:val="63"/>
              </w:numPr>
              <w:bidi/>
              <w:jc w:val="center"/>
              <w:rPr>
                <w:rFonts w:cs="B Lotus"/>
                <w:rtl/>
              </w:rPr>
            </w:pPr>
          </w:p>
        </w:tc>
        <w:tc>
          <w:tcPr>
            <w:tcW w:w="1803" w:type="dxa"/>
          </w:tcPr>
          <w:p w14:paraId="10DB3ED5" w14:textId="0B2869F2" w:rsidR="004A7367" w:rsidRPr="004A7367" w:rsidRDefault="004A7367" w:rsidP="004A7367">
            <w:pPr>
              <w:jc w:val="center"/>
              <w:rPr>
                <w:rFonts w:cs="B Lotus"/>
                <w:sz w:val="28"/>
                <w:szCs w:val="28"/>
                <w:rtl/>
              </w:rPr>
            </w:pPr>
            <w:r w:rsidRPr="004A7367">
              <w:rPr>
                <w:rFonts w:cs="B Lotus"/>
                <w:rtl/>
              </w:rPr>
              <w:t>1642</w:t>
            </w:r>
          </w:p>
        </w:tc>
        <w:tc>
          <w:tcPr>
            <w:tcW w:w="1803" w:type="dxa"/>
          </w:tcPr>
          <w:p w14:paraId="46063E8E" w14:textId="28751918" w:rsidR="004A7367" w:rsidRPr="004A7367" w:rsidRDefault="004A7367" w:rsidP="004A7367">
            <w:pPr>
              <w:jc w:val="center"/>
              <w:rPr>
                <w:rFonts w:cs="B Lotus"/>
                <w:sz w:val="28"/>
                <w:szCs w:val="28"/>
                <w:rtl/>
              </w:rPr>
            </w:pPr>
            <w:r w:rsidRPr="004A7367">
              <w:rPr>
                <w:rFonts w:cs="B Lotus" w:hint="cs"/>
                <w:rtl/>
              </w:rPr>
              <w:t>كاني</w:t>
            </w:r>
            <w:r w:rsidRPr="004A7367">
              <w:rPr>
                <w:rFonts w:cs="B Lotus"/>
                <w:rtl/>
              </w:rPr>
              <w:t xml:space="preserve"> </w:t>
            </w:r>
            <w:r w:rsidRPr="004A7367">
              <w:rPr>
                <w:rFonts w:cs="B Lotus" w:hint="cs"/>
                <w:rtl/>
              </w:rPr>
              <w:t>دينار</w:t>
            </w:r>
          </w:p>
        </w:tc>
        <w:tc>
          <w:tcPr>
            <w:tcW w:w="1803" w:type="dxa"/>
          </w:tcPr>
          <w:p w14:paraId="789AAADE" w14:textId="2F507FB1" w:rsidR="004A7367" w:rsidRPr="004A7367" w:rsidRDefault="004A7367" w:rsidP="004A7367">
            <w:pPr>
              <w:jc w:val="center"/>
              <w:rPr>
                <w:rFonts w:cs="B Lotus"/>
                <w:sz w:val="28"/>
                <w:szCs w:val="28"/>
                <w:rtl/>
              </w:rPr>
            </w:pPr>
            <w:r w:rsidRPr="004A7367">
              <w:rPr>
                <w:rFonts w:cs="B Lotus"/>
                <w:rtl/>
              </w:rPr>
              <w:t>17</w:t>
            </w:r>
          </w:p>
        </w:tc>
        <w:tc>
          <w:tcPr>
            <w:tcW w:w="1803" w:type="dxa"/>
          </w:tcPr>
          <w:p w14:paraId="609A0C52" w14:textId="3E3F7833"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5EF88AC4" w14:textId="77777777" w:rsidTr="00372823">
        <w:tc>
          <w:tcPr>
            <w:tcW w:w="1803" w:type="dxa"/>
          </w:tcPr>
          <w:p w14:paraId="40D4BCB5" w14:textId="77777777" w:rsidR="004A7367" w:rsidRPr="004A7367" w:rsidRDefault="004A7367" w:rsidP="004A7367">
            <w:pPr>
              <w:pStyle w:val="ListParagraph"/>
              <w:numPr>
                <w:ilvl w:val="0"/>
                <w:numId w:val="63"/>
              </w:numPr>
              <w:bidi/>
              <w:jc w:val="center"/>
              <w:rPr>
                <w:rFonts w:cs="B Lotus"/>
                <w:rtl/>
              </w:rPr>
            </w:pPr>
          </w:p>
        </w:tc>
        <w:tc>
          <w:tcPr>
            <w:tcW w:w="1803" w:type="dxa"/>
          </w:tcPr>
          <w:p w14:paraId="5CFA8CA9" w14:textId="23F320A2" w:rsidR="004A7367" w:rsidRPr="004A7367" w:rsidRDefault="004A7367" w:rsidP="004A7367">
            <w:pPr>
              <w:jc w:val="center"/>
              <w:rPr>
                <w:rFonts w:cs="B Lotus"/>
                <w:sz w:val="28"/>
                <w:szCs w:val="28"/>
                <w:rtl/>
              </w:rPr>
            </w:pPr>
            <w:r w:rsidRPr="004A7367">
              <w:rPr>
                <w:rFonts w:cs="B Lotus"/>
                <w:rtl/>
              </w:rPr>
              <w:t>1643</w:t>
            </w:r>
          </w:p>
        </w:tc>
        <w:tc>
          <w:tcPr>
            <w:tcW w:w="1803" w:type="dxa"/>
          </w:tcPr>
          <w:p w14:paraId="12F3069D" w14:textId="4137B41A" w:rsidR="004A7367" w:rsidRPr="004A7367" w:rsidRDefault="004A7367" w:rsidP="004A7367">
            <w:pPr>
              <w:jc w:val="center"/>
              <w:rPr>
                <w:rFonts w:cs="B Lotus"/>
                <w:sz w:val="28"/>
                <w:szCs w:val="28"/>
                <w:rtl/>
              </w:rPr>
            </w:pPr>
            <w:r w:rsidRPr="004A7367">
              <w:rPr>
                <w:rFonts w:cs="B Lotus" w:hint="cs"/>
                <w:rtl/>
              </w:rPr>
              <w:t>چناره</w:t>
            </w:r>
          </w:p>
        </w:tc>
        <w:tc>
          <w:tcPr>
            <w:tcW w:w="1803" w:type="dxa"/>
          </w:tcPr>
          <w:p w14:paraId="10517900" w14:textId="11052DB4" w:rsidR="004A7367" w:rsidRPr="004A7367" w:rsidRDefault="004A7367" w:rsidP="004A7367">
            <w:pPr>
              <w:jc w:val="center"/>
              <w:rPr>
                <w:rFonts w:cs="B Lotus"/>
                <w:sz w:val="28"/>
                <w:szCs w:val="28"/>
                <w:rtl/>
              </w:rPr>
            </w:pPr>
            <w:r w:rsidRPr="004A7367">
              <w:rPr>
                <w:rFonts w:cs="B Lotus"/>
                <w:rtl/>
              </w:rPr>
              <w:t>17</w:t>
            </w:r>
          </w:p>
        </w:tc>
        <w:tc>
          <w:tcPr>
            <w:tcW w:w="1803" w:type="dxa"/>
          </w:tcPr>
          <w:p w14:paraId="209B9ED0" w14:textId="0EB70738"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5E497DA3" w14:textId="77777777" w:rsidTr="00372823">
        <w:tc>
          <w:tcPr>
            <w:tcW w:w="1803" w:type="dxa"/>
          </w:tcPr>
          <w:p w14:paraId="2378129D" w14:textId="77777777" w:rsidR="004A7367" w:rsidRPr="004A7367" w:rsidRDefault="004A7367" w:rsidP="004A7367">
            <w:pPr>
              <w:pStyle w:val="ListParagraph"/>
              <w:numPr>
                <w:ilvl w:val="0"/>
                <w:numId w:val="63"/>
              </w:numPr>
              <w:bidi/>
              <w:jc w:val="center"/>
              <w:rPr>
                <w:rFonts w:cs="B Lotus"/>
                <w:rtl/>
              </w:rPr>
            </w:pPr>
          </w:p>
        </w:tc>
        <w:tc>
          <w:tcPr>
            <w:tcW w:w="1803" w:type="dxa"/>
          </w:tcPr>
          <w:p w14:paraId="7FF06BD3" w14:textId="1E9CA4FF" w:rsidR="004A7367" w:rsidRPr="004A7367" w:rsidRDefault="004A7367" w:rsidP="004A7367">
            <w:pPr>
              <w:jc w:val="center"/>
              <w:rPr>
                <w:rFonts w:cs="B Lotus"/>
                <w:sz w:val="28"/>
                <w:szCs w:val="28"/>
                <w:rtl/>
              </w:rPr>
            </w:pPr>
            <w:r w:rsidRPr="004A7367">
              <w:rPr>
                <w:rFonts w:cs="B Lotus"/>
                <w:rtl/>
              </w:rPr>
              <w:t>1644</w:t>
            </w:r>
          </w:p>
        </w:tc>
        <w:tc>
          <w:tcPr>
            <w:tcW w:w="1803" w:type="dxa"/>
          </w:tcPr>
          <w:p w14:paraId="456569B3" w14:textId="7A728035" w:rsidR="004A7367" w:rsidRPr="004A7367" w:rsidRDefault="004A7367" w:rsidP="004A7367">
            <w:pPr>
              <w:jc w:val="center"/>
              <w:rPr>
                <w:rFonts w:cs="B Lotus"/>
                <w:sz w:val="28"/>
                <w:szCs w:val="28"/>
                <w:rtl/>
              </w:rPr>
            </w:pPr>
            <w:r w:rsidRPr="004A7367">
              <w:rPr>
                <w:rFonts w:cs="B Lotus" w:hint="cs"/>
                <w:rtl/>
              </w:rPr>
              <w:t>برده</w:t>
            </w:r>
            <w:r w:rsidRPr="004A7367">
              <w:rPr>
                <w:rFonts w:cs="B Lotus"/>
                <w:rtl/>
              </w:rPr>
              <w:t xml:space="preserve"> </w:t>
            </w:r>
            <w:r w:rsidRPr="004A7367">
              <w:rPr>
                <w:rFonts w:cs="B Lotus" w:hint="cs"/>
                <w:rtl/>
              </w:rPr>
              <w:t>رشه</w:t>
            </w:r>
          </w:p>
        </w:tc>
        <w:tc>
          <w:tcPr>
            <w:tcW w:w="1803" w:type="dxa"/>
          </w:tcPr>
          <w:p w14:paraId="5E94CF2B" w14:textId="15AD6C97" w:rsidR="004A7367" w:rsidRPr="004A7367" w:rsidRDefault="004A7367" w:rsidP="004A7367">
            <w:pPr>
              <w:jc w:val="center"/>
              <w:rPr>
                <w:rFonts w:cs="B Lotus"/>
                <w:sz w:val="28"/>
                <w:szCs w:val="28"/>
                <w:rtl/>
              </w:rPr>
            </w:pPr>
            <w:r w:rsidRPr="004A7367">
              <w:rPr>
                <w:rFonts w:cs="B Lotus"/>
                <w:rtl/>
              </w:rPr>
              <w:t>17</w:t>
            </w:r>
          </w:p>
        </w:tc>
        <w:tc>
          <w:tcPr>
            <w:tcW w:w="1803" w:type="dxa"/>
          </w:tcPr>
          <w:p w14:paraId="0DDC87FB" w14:textId="392B8FBC"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0785DD0A" w14:textId="77777777" w:rsidTr="00372823">
        <w:tc>
          <w:tcPr>
            <w:tcW w:w="1803" w:type="dxa"/>
          </w:tcPr>
          <w:p w14:paraId="4835BC11" w14:textId="77777777" w:rsidR="004A7367" w:rsidRPr="004A7367" w:rsidRDefault="004A7367" w:rsidP="004A7367">
            <w:pPr>
              <w:pStyle w:val="ListParagraph"/>
              <w:numPr>
                <w:ilvl w:val="0"/>
                <w:numId w:val="63"/>
              </w:numPr>
              <w:bidi/>
              <w:jc w:val="center"/>
              <w:rPr>
                <w:rFonts w:cs="B Lotus"/>
                <w:rtl/>
              </w:rPr>
            </w:pPr>
          </w:p>
        </w:tc>
        <w:tc>
          <w:tcPr>
            <w:tcW w:w="1803" w:type="dxa"/>
          </w:tcPr>
          <w:p w14:paraId="4465ADA8" w14:textId="5735DF96" w:rsidR="004A7367" w:rsidRPr="004A7367" w:rsidRDefault="004A7367" w:rsidP="004A7367">
            <w:pPr>
              <w:jc w:val="center"/>
              <w:rPr>
                <w:rFonts w:cs="B Lotus"/>
                <w:sz w:val="28"/>
                <w:szCs w:val="28"/>
                <w:rtl/>
              </w:rPr>
            </w:pPr>
            <w:r w:rsidRPr="004A7367">
              <w:rPr>
                <w:rFonts w:cs="B Lotus"/>
                <w:rtl/>
              </w:rPr>
              <w:t>1645</w:t>
            </w:r>
          </w:p>
        </w:tc>
        <w:tc>
          <w:tcPr>
            <w:tcW w:w="1803" w:type="dxa"/>
          </w:tcPr>
          <w:p w14:paraId="0BC3DEE6" w14:textId="48CF517D" w:rsidR="004A7367" w:rsidRPr="004A7367" w:rsidRDefault="004A7367" w:rsidP="004A7367">
            <w:pPr>
              <w:jc w:val="center"/>
              <w:rPr>
                <w:rFonts w:cs="B Lotus"/>
                <w:sz w:val="28"/>
                <w:szCs w:val="28"/>
                <w:rtl/>
              </w:rPr>
            </w:pPr>
            <w:r w:rsidRPr="004A7367">
              <w:rPr>
                <w:rFonts w:cs="B Lotus" w:hint="cs"/>
                <w:rtl/>
              </w:rPr>
              <w:t>دلبران</w:t>
            </w:r>
          </w:p>
        </w:tc>
        <w:tc>
          <w:tcPr>
            <w:tcW w:w="1803" w:type="dxa"/>
          </w:tcPr>
          <w:p w14:paraId="744AE15D" w14:textId="5475F3A3" w:rsidR="004A7367" w:rsidRPr="004A7367" w:rsidRDefault="004A7367" w:rsidP="004A7367">
            <w:pPr>
              <w:jc w:val="center"/>
              <w:rPr>
                <w:rFonts w:cs="B Lotus"/>
                <w:sz w:val="28"/>
                <w:szCs w:val="28"/>
                <w:rtl/>
              </w:rPr>
            </w:pPr>
            <w:r w:rsidRPr="004A7367">
              <w:rPr>
                <w:rFonts w:cs="B Lotus"/>
                <w:rtl/>
              </w:rPr>
              <w:t>17</w:t>
            </w:r>
          </w:p>
        </w:tc>
        <w:tc>
          <w:tcPr>
            <w:tcW w:w="1803" w:type="dxa"/>
          </w:tcPr>
          <w:p w14:paraId="77B49562" w14:textId="4C109C24"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705C0560" w14:textId="77777777" w:rsidTr="00372823">
        <w:tc>
          <w:tcPr>
            <w:tcW w:w="1803" w:type="dxa"/>
          </w:tcPr>
          <w:p w14:paraId="5B670DE2" w14:textId="77777777" w:rsidR="004A7367" w:rsidRPr="004A7367" w:rsidRDefault="004A7367" w:rsidP="004A7367">
            <w:pPr>
              <w:pStyle w:val="ListParagraph"/>
              <w:numPr>
                <w:ilvl w:val="0"/>
                <w:numId w:val="63"/>
              </w:numPr>
              <w:bidi/>
              <w:jc w:val="center"/>
              <w:rPr>
                <w:rFonts w:cs="B Lotus"/>
                <w:rtl/>
              </w:rPr>
            </w:pPr>
          </w:p>
        </w:tc>
        <w:tc>
          <w:tcPr>
            <w:tcW w:w="1803" w:type="dxa"/>
          </w:tcPr>
          <w:p w14:paraId="357D748B" w14:textId="3442E872" w:rsidR="004A7367" w:rsidRPr="004A7367" w:rsidRDefault="004A7367" w:rsidP="004A7367">
            <w:pPr>
              <w:jc w:val="center"/>
              <w:rPr>
                <w:rFonts w:cs="B Lotus"/>
                <w:sz w:val="28"/>
                <w:szCs w:val="28"/>
                <w:rtl/>
              </w:rPr>
            </w:pPr>
            <w:r w:rsidRPr="004A7367">
              <w:rPr>
                <w:rFonts w:cs="B Lotus"/>
                <w:rtl/>
              </w:rPr>
              <w:t>1646</w:t>
            </w:r>
          </w:p>
        </w:tc>
        <w:tc>
          <w:tcPr>
            <w:tcW w:w="1803" w:type="dxa"/>
          </w:tcPr>
          <w:p w14:paraId="28ECBCE8" w14:textId="05DC2F51" w:rsidR="004A7367" w:rsidRPr="004A7367" w:rsidRDefault="004A7367" w:rsidP="004A7367">
            <w:pPr>
              <w:jc w:val="center"/>
              <w:rPr>
                <w:rFonts w:cs="B Lotus"/>
                <w:sz w:val="28"/>
                <w:szCs w:val="28"/>
                <w:rtl/>
              </w:rPr>
            </w:pPr>
            <w:r w:rsidRPr="004A7367">
              <w:rPr>
                <w:rFonts w:cs="B Lotus" w:hint="cs"/>
                <w:rtl/>
              </w:rPr>
              <w:t>دزج</w:t>
            </w:r>
          </w:p>
        </w:tc>
        <w:tc>
          <w:tcPr>
            <w:tcW w:w="1803" w:type="dxa"/>
          </w:tcPr>
          <w:p w14:paraId="1D17E3E7" w14:textId="6B0FD7FE" w:rsidR="004A7367" w:rsidRPr="004A7367" w:rsidRDefault="004A7367" w:rsidP="004A7367">
            <w:pPr>
              <w:jc w:val="center"/>
              <w:rPr>
                <w:rFonts w:cs="B Lotus"/>
                <w:sz w:val="28"/>
                <w:szCs w:val="28"/>
                <w:rtl/>
              </w:rPr>
            </w:pPr>
            <w:r w:rsidRPr="004A7367">
              <w:rPr>
                <w:rFonts w:cs="B Lotus"/>
                <w:rtl/>
              </w:rPr>
              <w:t>17</w:t>
            </w:r>
          </w:p>
        </w:tc>
        <w:tc>
          <w:tcPr>
            <w:tcW w:w="1803" w:type="dxa"/>
          </w:tcPr>
          <w:p w14:paraId="388EE3AB" w14:textId="59DE137F"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031FC25C" w14:textId="77777777" w:rsidTr="00372823">
        <w:tc>
          <w:tcPr>
            <w:tcW w:w="1803" w:type="dxa"/>
          </w:tcPr>
          <w:p w14:paraId="75AD6108" w14:textId="77777777" w:rsidR="004A7367" w:rsidRPr="004A7367" w:rsidRDefault="004A7367" w:rsidP="004A7367">
            <w:pPr>
              <w:pStyle w:val="ListParagraph"/>
              <w:numPr>
                <w:ilvl w:val="0"/>
                <w:numId w:val="63"/>
              </w:numPr>
              <w:bidi/>
              <w:jc w:val="center"/>
              <w:rPr>
                <w:rFonts w:cs="B Lotus"/>
                <w:rtl/>
              </w:rPr>
            </w:pPr>
          </w:p>
        </w:tc>
        <w:tc>
          <w:tcPr>
            <w:tcW w:w="1803" w:type="dxa"/>
          </w:tcPr>
          <w:p w14:paraId="15471762" w14:textId="379EE274" w:rsidR="004A7367" w:rsidRPr="004A7367" w:rsidRDefault="004A7367" w:rsidP="004A7367">
            <w:pPr>
              <w:jc w:val="center"/>
              <w:rPr>
                <w:rFonts w:cs="B Lotus"/>
                <w:sz w:val="28"/>
                <w:szCs w:val="28"/>
                <w:rtl/>
              </w:rPr>
            </w:pPr>
            <w:r w:rsidRPr="004A7367">
              <w:rPr>
                <w:rFonts w:cs="B Lotus"/>
                <w:rtl/>
              </w:rPr>
              <w:t>1647</w:t>
            </w:r>
          </w:p>
        </w:tc>
        <w:tc>
          <w:tcPr>
            <w:tcW w:w="1803" w:type="dxa"/>
          </w:tcPr>
          <w:p w14:paraId="6358C678" w14:textId="65624485" w:rsidR="004A7367" w:rsidRPr="004A7367" w:rsidRDefault="004A7367" w:rsidP="004A7367">
            <w:pPr>
              <w:jc w:val="center"/>
              <w:rPr>
                <w:rFonts w:cs="B Lotus"/>
                <w:sz w:val="28"/>
                <w:szCs w:val="28"/>
                <w:rtl/>
              </w:rPr>
            </w:pPr>
            <w:r w:rsidRPr="004A7367">
              <w:rPr>
                <w:rFonts w:cs="B Lotus" w:hint="cs"/>
                <w:rtl/>
              </w:rPr>
              <w:t>صاحب</w:t>
            </w:r>
          </w:p>
        </w:tc>
        <w:tc>
          <w:tcPr>
            <w:tcW w:w="1803" w:type="dxa"/>
          </w:tcPr>
          <w:p w14:paraId="5FC2C874" w14:textId="05EB8DFE" w:rsidR="004A7367" w:rsidRPr="004A7367" w:rsidRDefault="004A7367" w:rsidP="004A7367">
            <w:pPr>
              <w:jc w:val="center"/>
              <w:rPr>
                <w:rFonts w:cs="B Lotus"/>
                <w:sz w:val="28"/>
                <w:szCs w:val="28"/>
                <w:rtl/>
              </w:rPr>
            </w:pPr>
            <w:r w:rsidRPr="004A7367">
              <w:rPr>
                <w:rFonts w:cs="B Lotus"/>
                <w:rtl/>
              </w:rPr>
              <w:t>17</w:t>
            </w:r>
          </w:p>
        </w:tc>
        <w:tc>
          <w:tcPr>
            <w:tcW w:w="1803" w:type="dxa"/>
          </w:tcPr>
          <w:p w14:paraId="4E90E255" w14:textId="38B2FD6D"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1B571BCC" w14:textId="77777777" w:rsidTr="00372823">
        <w:tc>
          <w:tcPr>
            <w:tcW w:w="1803" w:type="dxa"/>
          </w:tcPr>
          <w:p w14:paraId="4C9E558B" w14:textId="77777777" w:rsidR="004A7367" w:rsidRPr="004A7367" w:rsidRDefault="004A7367" w:rsidP="004A7367">
            <w:pPr>
              <w:pStyle w:val="ListParagraph"/>
              <w:numPr>
                <w:ilvl w:val="0"/>
                <w:numId w:val="63"/>
              </w:numPr>
              <w:bidi/>
              <w:jc w:val="center"/>
              <w:rPr>
                <w:rFonts w:cs="B Lotus"/>
                <w:rtl/>
              </w:rPr>
            </w:pPr>
          </w:p>
        </w:tc>
        <w:tc>
          <w:tcPr>
            <w:tcW w:w="1803" w:type="dxa"/>
          </w:tcPr>
          <w:p w14:paraId="746FE30A" w14:textId="45B10242" w:rsidR="004A7367" w:rsidRPr="004A7367" w:rsidRDefault="004A7367" w:rsidP="004A7367">
            <w:pPr>
              <w:jc w:val="center"/>
              <w:rPr>
                <w:rFonts w:cs="B Lotus"/>
                <w:sz w:val="28"/>
                <w:szCs w:val="28"/>
                <w:rtl/>
              </w:rPr>
            </w:pPr>
            <w:r w:rsidRPr="004A7367">
              <w:rPr>
                <w:rFonts w:cs="B Lotus"/>
                <w:rtl/>
              </w:rPr>
              <w:t>1648</w:t>
            </w:r>
          </w:p>
        </w:tc>
        <w:tc>
          <w:tcPr>
            <w:tcW w:w="1803" w:type="dxa"/>
          </w:tcPr>
          <w:p w14:paraId="0365E981" w14:textId="32B078A4" w:rsidR="004A7367" w:rsidRPr="004A7367" w:rsidRDefault="004A7367" w:rsidP="004A7367">
            <w:pPr>
              <w:jc w:val="center"/>
              <w:rPr>
                <w:rFonts w:cs="B Lotus"/>
                <w:sz w:val="28"/>
                <w:szCs w:val="28"/>
                <w:rtl/>
              </w:rPr>
            </w:pPr>
            <w:r w:rsidRPr="004A7367">
              <w:rPr>
                <w:rFonts w:cs="B Lotus" w:hint="cs"/>
                <w:rtl/>
              </w:rPr>
              <w:t>توپ</w:t>
            </w:r>
            <w:r w:rsidRPr="004A7367">
              <w:rPr>
                <w:rFonts w:cs="B Lotus"/>
                <w:rtl/>
              </w:rPr>
              <w:t xml:space="preserve"> </w:t>
            </w:r>
            <w:r w:rsidRPr="004A7367">
              <w:rPr>
                <w:rFonts w:cs="B Lotus" w:hint="cs"/>
                <w:rtl/>
              </w:rPr>
              <w:t>آغاج</w:t>
            </w:r>
          </w:p>
        </w:tc>
        <w:tc>
          <w:tcPr>
            <w:tcW w:w="1803" w:type="dxa"/>
          </w:tcPr>
          <w:p w14:paraId="77BBAF6F" w14:textId="3710FD2D" w:rsidR="004A7367" w:rsidRPr="004A7367" w:rsidRDefault="004A7367" w:rsidP="004A7367">
            <w:pPr>
              <w:jc w:val="center"/>
              <w:rPr>
                <w:rFonts w:cs="B Lotus"/>
                <w:sz w:val="28"/>
                <w:szCs w:val="28"/>
                <w:rtl/>
              </w:rPr>
            </w:pPr>
            <w:r w:rsidRPr="004A7367">
              <w:rPr>
                <w:rFonts w:cs="B Lotus"/>
                <w:rtl/>
              </w:rPr>
              <w:t>17</w:t>
            </w:r>
          </w:p>
        </w:tc>
        <w:tc>
          <w:tcPr>
            <w:tcW w:w="1803" w:type="dxa"/>
          </w:tcPr>
          <w:p w14:paraId="764630A7" w14:textId="21CD79C5"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32E7FAC9" w14:textId="77777777" w:rsidTr="00372823">
        <w:tc>
          <w:tcPr>
            <w:tcW w:w="1803" w:type="dxa"/>
          </w:tcPr>
          <w:p w14:paraId="6ECE4151" w14:textId="77777777" w:rsidR="004A7367" w:rsidRPr="004A7367" w:rsidRDefault="004A7367" w:rsidP="004A7367">
            <w:pPr>
              <w:pStyle w:val="ListParagraph"/>
              <w:numPr>
                <w:ilvl w:val="0"/>
                <w:numId w:val="63"/>
              </w:numPr>
              <w:bidi/>
              <w:jc w:val="center"/>
              <w:rPr>
                <w:rFonts w:cs="B Lotus"/>
                <w:rtl/>
              </w:rPr>
            </w:pPr>
          </w:p>
        </w:tc>
        <w:tc>
          <w:tcPr>
            <w:tcW w:w="1803" w:type="dxa"/>
          </w:tcPr>
          <w:p w14:paraId="77D215C8" w14:textId="62C54CE9" w:rsidR="004A7367" w:rsidRPr="004A7367" w:rsidRDefault="004A7367" w:rsidP="004A7367">
            <w:pPr>
              <w:jc w:val="center"/>
              <w:rPr>
                <w:rFonts w:cs="B Lotus"/>
                <w:sz w:val="28"/>
                <w:szCs w:val="28"/>
                <w:rtl/>
              </w:rPr>
            </w:pPr>
            <w:r w:rsidRPr="004A7367">
              <w:rPr>
                <w:rFonts w:cs="B Lotus"/>
                <w:rtl/>
              </w:rPr>
              <w:t>1649</w:t>
            </w:r>
          </w:p>
        </w:tc>
        <w:tc>
          <w:tcPr>
            <w:tcW w:w="1803" w:type="dxa"/>
          </w:tcPr>
          <w:p w14:paraId="519A8E18" w14:textId="46247863" w:rsidR="004A7367" w:rsidRPr="004A7367" w:rsidRDefault="004A7367" w:rsidP="004A7367">
            <w:pPr>
              <w:jc w:val="center"/>
              <w:rPr>
                <w:rFonts w:cs="B Lotus"/>
                <w:sz w:val="28"/>
                <w:szCs w:val="28"/>
                <w:rtl/>
              </w:rPr>
            </w:pPr>
            <w:r w:rsidRPr="004A7367">
              <w:rPr>
                <w:rFonts w:cs="B Lotus" w:hint="cs"/>
                <w:rtl/>
              </w:rPr>
              <w:t>آرمرده</w:t>
            </w:r>
          </w:p>
        </w:tc>
        <w:tc>
          <w:tcPr>
            <w:tcW w:w="1803" w:type="dxa"/>
          </w:tcPr>
          <w:p w14:paraId="314A130D" w14:textId="002B3D78" w:rsidR="004A7367" w:rsidRPr="004A7367" w:rsidRDefault="004A7367" w:rsidP="004A7367">
            <w:pPr>
              <w:jc w:val="center"/>
              <w:rPr>
                <w:rFonts w:cs="B Lotus"/>
                <w:sz w:val="28"/>
                <w:szCs w:val="28"/>
                <w:rtl/>
              </w:rPr>
            </w:pPr>
            <w:r w:rsidRPr="004A7367">
              <w:rPr>
                <w:rFonts w:cs="B Lotus"/>
                <w:rtl/>
              </w:rPr>
              <w:t>17</w:t>
            </w:r>
          </w:p>
        </w:tc>
        <w:tc>
          <w:tcPr>
            <w:tcW w:w="1803" w:type="dxa"/>
          </w:tcPr>
          <w:p w14:paraId="01C99585" w14:textId="15E1CD5C"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4394797C" w14:textId="77777777" w:rsidTr="00372823">
        <w:tc>
          <w:tcPr>
            <w:tcW w:w="1803" w:type="dxa"/>
          </w:tcPr>
          <w:p w14:paraId="70981290" w14:textId="77777777" w:rsidR="004A7367" w:rsidRPr="004A7367" w:rsidRDefault="004A7367" w:rsidP="004A7367">
            <w:pPr>
              <w:pStyle w:val="ListParagraph"/>
              <w:numPr>
                <w:ilvl w:val="0"/>
                <w:numId w:val="63"/>
              </w:numPr>
              <w:bidi/>
              <w:jc w:val="center"/>
              <w:rPr>
                <w:rFonts w:cs="B Lotus"/>
                <w:rtl/>
              </w:rPr>
            </w:pPr>
          </w:p>
        </w:tc>
        <w:tc>
          <w:tcPr>
            <w:tcW w:w="1803" w:type="dxa"/>
          </w:tcPr>
          <w:p w14:paraId="088CB31C" w14:textId="128FEEB6" w:rsidR="004A7367" w:rsidRPr="004A7367" w:rsidRDefault="004A7367" w:rsidP="004A7367">
            <w:pPr>
              <w:jc w:val="center"/>
              <w:rPr>
                <w:rFonts w:cs="B Lotus"/>
                <w:sz w:val="28"/>
                <w:szCs w:val="28"/>
                <w:rtl/>
              </w:rPr>
            </w:pPr>
            <w:r w:rsidRPr="004A7367">
              <w:rPr>
                <w:rFonts w:cs="B Lotus"/>
                <w:rtl/>
              </w:rPr>
              <w:t>1650</w:t>
            </w:r>
          </w:p>
        </w:tc>
        <w:tc>
          <w:tcPr>
            <w:tcW w:w="1803" w:type="dxa"/>
          </w:tcPr>
          <w:p w14:paraId="18BFF498" w14:textId="36C56503" w:rsidR="004A7367" w:rsidRPr="004A7367" w:rsidRDefault="004A7367" w:rsidP="004A7367">
            <w:pPr>
              <w:jc w:val="center"/>
              <w:rPr>
                <w:rFonts w:cs="B Lotus"/>
                <w:sz w:val="28"/>
                <w:szCs w:val="28"/>
                <w:rtl/>
              </w:rPr>
            </w:pPr>
            <w:r w:rsidRPr="004A7367">
              <w:rPr>
                <w:rFonts w:cs="B Lotus" w:hint="cs"/>
                <w:rtl/>
              </w:rPr>
              <w:t>کانی</w:t>
            </w:r>
            <w:r w:rsidRPr="004A7367">
              <w:rPr>
                <w:rFonts w:cs="B Lotus"/>
                <w:rtl/>
              </w:rPr>
              <w:t xml:space="preserve"> </w:t>
            </w:r>
            <w:r w:rsidRPr="004A7367">
              <w:rPr>
                <w:rFonts w:cs="B Lotus" w:hint="cs"/>
                <w:rtl/>
              </w:rPr>
              <w:t>سور</w:t>
            </w:r>
          </w:p>
        </w:tc>
        <w:tc>
          <w:tcPr>
            <w:tcW w:w="1803" w:type="dxa"/>
          </w:tcPr>
          <w:p w14:paraId="17172045" w14:textId="4DC0E628" w:rsidR="004A7367" w:rsidRPr="004A7367" w:rsidRDefault="004A7367" w:rsidP="004A7367">
            <w:pPr>
              <w:jc w:val="center"/>
              <w:rPr>
                <w:rFonts w:cs="B Lotus"/>
                <w:sz w:val="28"/>
                <w:szCs w:val="28"/>
                <w:rtl/>
              </w:rPr>
            </w:pPr>
            <w:r w:rsidRPr="004A7367">
              <w:rPr>
                <w:rFonts w:cs="B Lotus"/>
                <w:rtl/>
              </w:rPr>
              <w:t>17</w:t>
            </w:r>
          </w:p>
        </w:tc>
        <w:tc>
          <w:tcPr>
            <w:tcW w:w="1803" w:type="dxa"/>
          </w:tcPr>
          <w:p w14:paraId="6D3DC19E" w14:textId="7C4A762D"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575F8ADD" w14:textId="77777777" w:rsidTr="00372823">
        <w:tc>
          <w:tcPr>
            <w:tcW w:w="1803" w:type="dxa"/>
          </w:tcPr>
          <w:p w14:paraId="3380BDE4" w14:textId="77777777" w:rsidR="004A7367" w:rsidRPr="004A7367" w:rsidRDefault="004A7367" w:rsidP="004A7367">
            <w:pPr>
              <w:pStyle w:val="ListParagraph"/>
              <w:numPr>
                <w:ilvl w:val="0"/>
                <w:numId w:val="63"/>
              </w:numPr>
              <w:bidi/>
              <w:jc w:val="center"/>
              <w:rPr>
                <w:rFonts w:cs="B Lotus"/>
                <w:rtl/>
              </w:rPr>
            </w:pPr>
          </w:p>
        </w:tc>
        <w:tc>
          <w:tcPr>
            <w:tcW w:w="1803" w:type="dxa"/>
          </w:tcPr>
          <w:p w14:paraId="32056696" w14:textId="4FA4A0E5" w:rsidR="004A7367" w:rsidRPr="004A7367" w:rsidRDefault="004A7367" w:rsidP="004A7367">
            <w:pPr>
              <w:jc w:val="center"/>
              <w:rPr>
                <w:rFonts w:cs="B Lotus"/>
                <w:sz w:val="28"/>
                <w:szCs w:val="28"/>
                <w:rtl/>
              </w:rPr>
            </w:pPr>
            <w:r w:rsidRPr="004A7367">
              <w:rPr>
                <w:rFonts w:cs="B Lotus"/>
                <w:rtl/>
              </w:rPr>
              <w:t>1651</w:t>
            </w:r>
          </w:p>
        </w:tc>
        <w:tc>
          <w:tcPr>
            <w:tcW w:w="1803" w:type="dxa"/>
          </w:tcPr>
          <w:p w14:paraId="143D487C" w14:textId="79BD5777" w:rsidR="004A7367" w:rsidRPr="004A7367" w:rsidRDefault="004A7367" w:rsidP="004A7367">
            <w:pPr>
              <w:jc w:val="center"/>
              <w:rPr>
                <w:rFonts w:cs="B Lotus"/>
                <w:sz w:val="28"/>
                <w:szCs w:val="28"/>
                <w:rtl/>
              </w:rPr>
            </w:pPr>
            <w:r w:rsidRPr="004A7367">
              <w:rPr>
                <w:rFonts w:cs="B Lotus" w:hint="cs"/>
                <w:rtl/>
              </w:rPr>
              <w:t>بوئین</w:t>
            </w:r>
            <w:r w:rsidRPr="004A7367">
              <w:rPr>
                <w:rFonts w:cs="B Lotus"/>
                <w:rtl/>
              </w:rPr>
              <w:t xml:space="preserve"> </w:t>
            </w:r>
            <w:r w:rsidRPr="004A7367">
              <w:rPr>
                <w:rFonts w:cs="B Lotus" w:hint="cs"/>
                <w:rtl/>
              </w:rPr>
              <w:t>سفلی</w:t>
            </w:r>
          </w:p>
        </w:tc>
        <w:tc>
          <w:tcPr>
            <w:tcW w:w="1803" w:type="dxa"/>
          </w:tcPr>
          <w:p w14:paraId="0E12752C" w14:textId="6FD16E1B" w:rsidR="004A7367" w:rsidRPr="004A7367" w:rsidRDefault="004A7367" w:rsidP="004A7367">
            <w:pPr>
              <w:jc w:val="center"/>
              <w:rPr>
                <w:rFonts w:cs="B Lotus"/>
                <w:sz w:val="28"/>
                <w:szCs w:val="28"/>
                <w:rtl/>
              </w:rPr>
            </w:pPr>
            <w:r w:rsidRPr="004A7367">
              <w:rPr>
                <w:rFonts w:cs="B Lotus"/>
                <w:rtl/>
              </w:rPr>
              <w:t>17</w:t>
            </w:r>
          </w:p>
        </w:tc>
        <w:tc>
          <w:tcPr>
            <w:tcW w:w="1803" w:type="dxa"/>
          </w:tcPr>
          <w:p w14:paraId="7525CE55" w14:textId="507A0801"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3A811BBC" w14:textId="77777777" w:rsidTr="00372823">
        <w:tc>
          <w:tcPr>
            <w:tcW w:w="1803" w:type="dxa"/>
          </w:tcPr>
          <w:p w14:paraId="7284C0E8" w14:textId="77777777" w:rsidR="004A7367" w:rsidRPr="004A7367" w:rsidRDefault="004A7367" w:rsidP="004A7367">
            <w:pPr>
              <w:pStyle w:val="ListParagraph"/>
              <w:numPr>
                <w:ilvl w:val="0"/>
                <w:numId w:val="63"/>
              </w:numPr>
              <w:bidi/>
              <w:jc w:val="center"/>
              <w:rPr>
                <w:rFonts w:cs="B Lotus"/>
                <w:rtl/>
              </w:rPr>
            </w:pPr>
          </w:p>
        </w:tc>
        <w:tc>
          <w:tcPr>
            <w:tcW w:w="1803" w:type="dxa"/>
          </w:tcPr>
          <w:p w14:paraId="075F1ED9" w14:textId="7491F47D" w:rsidR="004A7367" w:rsidRPr="004A7367" w:rsidRDefault="004A7367" w:rsidP="004A7367">
            <w:pPr>
              <w:jc w:val="center"/>
              <w:rPr>
                <w:rFonts w:cs="B Lotus"/>
                <w:sz w:val="28"/>
                <w:szCs w:val="28"/>
                <w:rtl/>
              </w:rPr>
            </w:pPr>
            <w:r w:rsidRPr="004A7367">
              <w:rPr>
                <w:rFonts w:cs="B Lotus"/>
                <w:rtl/>
              </w:rPr>
              <w:t>1652</w:t>
            </w:r>
          </w:p>
        </w:tc>
        <w:tc>
          <w:tcPr>
            <w:tcW w:w="1803" w:type="dxa"/>
          </w:tcPr>
          <w:p w14:paraId="672F2726" w14:textId="1E5D4F5B" w:rsidR="004A7367" w:rsidRPr="004A7367" w:rsidRDefault="004A7367" w:rsidP="004A7367">
            <w:pPr>
              <w:jc w:val="center"/>
              <w:rPr>
                <w:rFonts w:cs="B Lotus"/>
                <w:sz w:val="28"/>
                <w:szCs w:val="28"/>
                <w:rtl/>
              </w:rPr>
            </w:pPr>
            <w:r w:rsidRPr="004A7367">
              <w:rPr>
                <w:rFonts w:cs="B Lotus" w:hint="cs"/>
                <w:rtl/>
              </w:rPr>
              <w:t>بابارشانی</w:t>
            </w:r>
          </w:p>
        </w:tc>
        <w:tc>
          <w:tcPr>
            <w:tcW w:w="1803" w:type="dxa"/>
          </w:tcPr>
          <w:p w14:paraId="16FDBF1D" w14:textId="7CBA17EB" w:rsidR="004A7367" w:rsidRPr="004A7367" w:rsidRDefault="004A7367" w:rsidP="004A7367">
            <w:pPr>
              <w:jc w:val="center"/>
              <w:rPr>
                <w:rFonts w:cs="B Lotus"/>
                <w:sz w:val="28"/>
                <w:szCs w:val="28"/>
                <w:rtl/>
              </w:rPr>
            </w:pPr>
            <w:r w:rsidRPr="004A7367">
              <w:rPr>
                <w:rFonts w:cs="B Lotus"/>
                <w:rtl/>
              </w:rPr>
              <w:t>17</w:t>
            </w:r>
          </w:p>
        </w:tc>
        <w:tc>
          <w:tcPr>
            <w:tcW w:w="1803" w:type="dxa"/>
          </w:tcPr>
          <w:p w14:paraId="1F997B00" w14:textId="0A34859D"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4EDB90BF" w14:textId="77777777" w:rsidTr="00372823">
        <w:tc>
          <w:tcPr>
            <w:tcW w:w="1803" w:type="dxa"/>
          </w:tcPr>
          <w:p w14:paraId="3ADD8537" w14:textId="77777777" w:rsidR="004A7367" w:rsidRPr="004A7367" w:rsidRDefault="004A7367" w:rsidP="004A7367">
            <w:pPr>
              <w:pStyle w:val="ListParagraph"/>
              <w:numPr>
                <w:ilvl w:val="0"/>
                <w:numId w:val="63"/>
              </w:numPr>
              <w:bidi/>
              <w:jc w:val="center"/>
              <w:rPr>
                <w:rFonts w:cs="B Lotus"/>
                <w:rtl/>
              </w:rPr>
            </w:pPr>
          </w:p>
        </w:tc>
        <w:tc>
          <w:tcPr>
            <w:tcW w:w="1803" w:type="dxa"/>
          </w:tcPr>
          <w:p w14:paraId="0611DF1B" w14:textId="1BF6999A" w:rsidR="004A7367" w:rsidRPr="004A7367" w:rsidRDefault="004A7367" w:rsidP="004A7367">
            <w:pPr>
              <w:jc w:val="center"/>
              <w:rPr>
                <w:rFonts w:cs="B Lotus"/>
                <w:sz w:val="28"/>
                <w:szCs w:val="28"/>
                <w:rtl/>
              </w:rPr>
            </w:pPr>
            <w:r w:rsidRPr="004A7367">
              <w:rPr>
                <w:rFonts w:cs="B Lotus"/>
                <w:rtl/>
              </w:rPr>
              <w:t>1653</w:t>
            </w:r>
          </w:p>
        </w:tc>
        <w:tc>
          <w:tcPr>
            <w:tcW w:w="1803" w:type="dxa"/>
          </w:tcPr>
          <w:p w14:paraId="76A8C02F" w14:textId="5E6F59F2" w:rsidR="004A7367" w:rsidRPr="004A7367" w:rsidRDefault="004A7367" w:rsidP="004A7367">
            <w:pPr>
              <w:jc w:val="center"/>
              <w:rPr>
                <w:rFonts w:cs="B Lotus"/>
                <w:sz w:val="28"/>
                <w:szCs w:val="28"/>
                <w:rtl/>
              </w:rPr>
            </w:pPr>
            <w:r w:rsidRPr="004A7367">
              <w:rPr>
                <w:rFonts w:cs="B Lotus" w:hint="cs"/>
                <w:rtl/>
              </w:rPr>
              <w:t>پیرتاج</w:t>
            </w:r>
          </w:p>
        </w:tc>
        <w:tc>
          <w:tcPr>
            <w:tcW w:w="1803" w:type="dxa"/>
          </w:tcPr>
          <w:p w14:paraId="42E1BFD0" w14:textId="70DA912C" w:rsidR="004A7367" w:rsidRPr="004A7367" w:rsidRDefault="004A7367" w:rsidP="004A7367">
            <w:pPr>
              <w:jc w:val="center"/>
              <w:rPr>
                <w:rFonts w:cs="B Lotus"/>
                <w:sz w:val="28"/>
                <w:szCs w:val="28"/>
                <w:rtl/>
              </w:rPr>
            </w:pPr>
            <w:r w:rsidRPr="004A7367">
              <w:rPr>
                <w:rFonts w:cs="B Lotus"/>
                <w:rtl/>
              </w:rPr>
              <w:t>17</w:t>
            </w:r>
          </w:p>
        </w:tc>
        <w:tc>
          <w:tcPr>
            <w:tcW w:w="1803" w:type="dxa"/>
          </w:tcPr>
          <w:p w14:paraId="69886866" w14:textId="0C003348" w:rsidR="004A7367" w:rsidRPr="004A7367" w:rsidRDefault="004A7367" w:rsidP="004A7367">
            <w:pPr>
              <w:jc w:val="center"/>
              <w:rPr>
                <w:rFonts w:cs="B Lotus"/>
                <w:sz w:val="28"/>
                <w:szCs w:val="28"/>
                <w:rtl/>
              </w:rPr>
            </w:pPr>
            <w:r w:rsidRPr="004A7367">
              <w:rPr>
                <w:rFonts w:cs="B Lotus" w:hint="cs"/>
                <w:rtl/>
              </w:rPr>
              <w:t>کردستان</w:t>
            </w:r>
          </w:p>
        </w:tc>
      </w:tr>
      <w:tr w:rsidR="004A7367" w:rsidRPr="004A7367" w14:paraId="29BA5534" w14:textId="77777777" w:rsidTr="00372823">
        <w:tc>
          <w:tcPr>
            <w:tcW w:w="1803" w:type="dxa"/>
          </w:tcPr>
          <w:p w14:paraId="0DF15969" w14:textId="77777777" w:rsidR="004A7367" w:rsidRPr="004A7367" w:rsidRDefault="004A7367" w:rsidP="004A7367">
            <w:pPr>
              <w:pStyle w:val="ListParagraph"/>
              <w:numPr>
                <w:ilvl w:val="0"/>
                <w:numId w:val="63"/>
              </w:numPr>
              <w:bidi/>
              <w:jc w:val="center"/>
              <w:rPr>
                <w:rFonts w:cs="B Lotus"/>
                <w:rtl/>
              </w:rPr>
            </w:pPr>
          </w:p>
        </w:tc>
        <w:tc>
          <w:tcPr>
            <w:tcW w:w="1803" w:type="dxa"/>
          </w:tcPr>
          <w:p w14:paraId="584CBD9C" w14:textId="7EBC1304" w:rsidR="004A7367" w:rsidRPr="004A7367" w:rsidRDefault="004A7367" w:rsidP="004A7367">
            <w:pPr>
              <w:jc w:val="center"/>
              <w:rPr>
                <w:rFonts w:cs="B Lotus"/>
                <w:sz w:val="28"/>
                <w:szCs w:val="28"/>
                <w:rtl/>
              </w:rPr>
            </w:pPr>
            <w:r w:rsidRPr="004A7367">
              <w:rPr>
                <w:rFonts w:cs="B Lotus"/>
                <w:rtl/>
              </w:rPr>
              <w:t>288</w:t>
            </w:r>
          </w:p>
        </w:tc>
        <w:tc>
          <w:tcPr>
            <w:tcW w:w="1803" w:type="dxa"/>
          </w:tcPr>
          <w:p w14:paraId="1312FBCA" w14:textId="103273B2" w:rsidR="004A7367" w:rsidRPr="004A7367" w:rsidRDefault="004A7367" w:rsidP="004A7367">
            <w:pPr>
              <w:jc w:val="center"/>
              <w:rPr>
                <w:rFonts w:cs="B Lotus"/>
                <w:sz w:val="28"/>
                <w:szCs w:val="28"/>
                <w:rtl/>
              </w:rPr>
            </w:pPr>
            <w:r w:rsidRPr="004A7367">
              <w:rPr>
                <w:rFonts w:cs="B Lotus" w:hint="cs"/>
                <w:rtl/>
              </w:rPr>
              <w:t>کرمان</w:t>
            </w:r>
          </w:p>
        </w:tc>
        <w:tc>
          <w:tcPr>
            <w:tcW w:w="1803" w:type="dxa"/>
          </w:tcPr>
          <w:p w14:paraId="5A52405C" w14:textId="7A8D3539" w:rsidR="004A7367" w:rsidRPr="004A7367" w:rsidRDefault="004A7367" w:rsidP="004A7367">
            <w:pPr>
              <w:jc w:val="center"/>
              <w:rPr>
                <w:rFonts w:cs="B Lotus"/>
                <w:sz w:val="28"/>
                <w:szCs w:val="28"/>
                <w:rtl/>
              </w:rPr>
            </w:pPr>
            <w:r w:rsidRPr="004A7367">
              <w:rPr>
                <w:rFonts w:cs="B Lotus"/>
                <w:rtl/>
              </w:rPr>
              <w:t>18</w:t>
            </w:r>
          </w:p>
        </w:tc>
        <w:tc>
          <w:tcPr>
            <w:tcW w:w="1803" w:type="dxa"/>
          </w:tcPr>
          <w:p w14:paraId="207BEA4E" w14:textId="163FC971"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868EAC2" w14:textId="77777777" w:rsidTr="00372823">
        <w:tc>
          <w:tcPr>
            <w:tcW w:w="1803" w:type="dxa"/>
          </w:tcPr>
          <w:p w14:paraId="33B9C9DC" w14:textId="77777777" w:rsidR="004A7367" w:rsidRPr="004A7367" w:rsidRDefault="004A7367" w:rsidP="004A7367">
            <w:pPr>
              <w:pStyle w:val="ListParagraph"/>
              <w:numPr>
                <w:ilvl w:val="0"/>
                <w:numId w:val="63"/>
              </w:numPr>
              <w:bidi/>
              <w:jc w:val="center"/>
              <w:rPr>
                <w:rFonts w:cs="B Lotus"/>
                <w:rtl/>
              </w:rPr>
            </w:pPr>
          </w:p>
        </w:tc>
        <w:tc>
          <w:tcPr>
            <w:tcW w:w="1803" w:type="dxa"/>
          </w:tcPr>
          <w:p w14:paraId="6C6376F7" w14:textId="281F9FBC" w:rsidR="004A7367" w:rsidRPr="004A7367" w:rsidRDefault="004A7367" w:rsidP="004A7367">
            <w:pPr>
              <w:jc w:val="center"/>
              <w:rPr>
                <w:rFonts w:cs="B Lotus"/>
                <w:sz w:val="28"/>
                <w:szCs w:val="28"/>
                <w:rtl/>
              </w:rPr>
            </w:pPr>
            <w:r w:rsidRPr="004A7367">
              <w:rPr>
                <w:rFonts w:cs="B Lotus"/>
                <w:rtl/>
              </w:rPr>
              <w:t>289</w:t>
            </w:r>
          </w:p>
        </w:tc>
        <w:tc>
          <w:tcPr>
            <w:tcW w:w="1803" w:type="dxa"/>
          </w:tcPr>
          <w:p w14:paraId="3ED7E215" w14:textId="603FC52A" w:rsidR="004A7367" w:rsidRPr="004A7367" w:rsidRDefault="004A7367" w:rsidP="004A7367">
            <w:pPr>
              <w:jc w:val="center"/>
              <w:rPr>
                <w:rFonts w:cs="B Lotus"/>
                <w:sz w:val="28"/>
                <w:szCs w:val="28"/>
                <w:rtl/>
              </w:rPr>
            </w:pPr>
            <w:r w:rsidRPr="004A7367">
              <w:rPr>
                <w:rFonts w:cs="B Lotus" w:hint="cs"/>
                <w:rtl/>
              </w:rPr>
              <w:t>سیرجان</w:t>
            </w:r>
          </w:p>
        </w:tc>
        <w:tc>
          <w:tcPr>
            <w:tcW w:w="1803" w:type="dxa"/>
          </w:tcPr>
          <w:p w14:paraId="7B091F4F" w14:textId="097BBC3F" w:rsidR="004A7367" w:rsidRPr="004A7367" w:rsidRDefault="004A7367" w:rsidP="004A7367">
            <w:pPr>
              <w:jc w:val="center"/>
              <w:rPr>
                <w:rFonts w:cs="B Lotus"/>
                <w:sz w:val="28"/>
                <w:szCs w:val="28"/>
                <w:rtl/>
              </w:rPr>
            </w:pPr>
            <w:r w:rsidRPr="004A7367">
              <w:rPr>
                <w:rFonts w:cs="B Lotus"/>
                <w:rtl/>
              </w:rPr>
              <w:t>18</w:t>
            </w:r>
          </w:p>
        </w:tc>
        <w:tc>
          <w:tcPr>
            <w:tcW w:w="1803" w:type="dxa"/>
          </w:tcPr>
          <w:p w14:paraId="2803182E" w14:textId="6AF16426"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9BC78EE" w14:textId="77777777" w:rsidTr="00372823">
        <w:tc>
          <w:tcPr>
            <w:tcW w:w="1803" w:type="dxa"/>
          </w:tcPr>
          <w:p w14:paraId="02FC60D4" w14:textId="77777777" w:rsidR="004A7367" w:rsidRPr="004A7367" w:rsidRDefault="004A7367" w:rsidP="004A7367">
            <w:pPr>
              <w:pStyle w:val="ListParagraph"/>
              <w:numPr>
                <w:ilvl w:val="0"/>
                <w:numId w:val="63"/>
              </w:numPr>
              <w:bidi/>
              <w:jc w:val="center"/>
              <w:rPr>
                <w:rFonts w:cs="B Lotus"/>
                <w:rtl/>
              </w:rPr>
            </w:pPr>
          </w:p>
        </w:tc>
        <w:tc>
          <w:tcPr>
            <w:tcW w:w="1803" w:type="dxa"/>
          </w:tcPr>
          <w:p w14:paraId="6C030072" w14:textId="499BE689" w:rsidR="004A7367" w:rsidRPr="004A7367" w:rsidRDefault="004A7367" w:rsidP="004A7367">
            <w:pPr>
              <w:jc w:val="center"/>
              <w:rPr>
                <w:rFonts w:cs="B Lotus"/>
                <w:sz w:val="28"/>
                <w:szCs w:val="28"/>
                <w:rtl/>
              </w:rPr>
            </w:pPr>
            <w:r w:rsidRPr="004A7367">
              <w:rPr>
                <w:rFonts w:cs="B Lotus"/>
                <w:rtl/>
              </w:rPr>
              <w:t>291</w:t>
            </w:r>
          </w:p>
        </w:tc>
        <w:tc>
          <w:tcPr>
            <w:tcW w:w="1803" w:type="dxa"/>
          </w:tcPr>
          <w:p w14:paraId="4A350BE0" w14:textId="7CE802C9" w:rsidR="004A7367" w:rsidRPr="004A7367" w:rsidRDefault="004A7367" w:rsidP="004A7367">
            <w:pPr>
              <w:jc w:val="center"/>
              <w:rPr>
                <w:rFonts w:cs="B Lotus"/>
                <w:sz w:val="28"/>
                <w:szCs w:val="28"/>
                <w:rtl/>
              </w:rPr>
            </w:pPr>
            <w:r w:rsidRPr="004A7367">
              <w:rPr>
                <w:rFonts w:cs="B Lotus" w:hint="cs"/>
                <w:rtl/>
              </w:rPr>
              <w:t>رفسنجان</w:t>
            </w:r>
          </w:p>
        </w:tc>
        <w:tc>
          <w:tcPr>
            <w:tcW w:w="1803" w:type="dxa"/>
          </w:tcPr>
          <w:p w14:paraId="701570F4" w14:textId="6BBFE43C" w:rsidR="004A7367" w:rsidRPr="004A7367" w:rsidRDefault="004A7367" w:rsidP="004A7367">
            <w:pPr>
              <w:jc w:val="center"/>
              <w:rPr>
                <w:rFonts w:cs="B Lotus"/>
                <w:sz w:val="28"/>
                <w:szCs w:val="28"/>
                <w:rtl/>
              </w:rPr>
            </w:pPr>
            <w:r w:rsidRPr="004A7367">
              <w:rPr>
                <w:rFonts w:cs="B Lotus"/>
                <w:rtl/>
              </w:rPr>
              <w:t>18</w:t>
            </w:r>
          </w:p>
        </w:tc>
        <w:tc>
          <w:tcPr>
            <w:tcW w:w="1803" w:type="dxa"/>
          </w:tcPr>
          <w:p w14:paraId="019B4604" w14:textId="3BA3BE85"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8A4B926" w14:textId="77777777" w:rsidTr="00372823">
        <w:tc>
          <w:tcPr>
            <w:tcW w:w="1803" w:type="dxa"/>
          </w:tcPr>
          <w:p w14:paraId="60329F08" w14:textId="77777777" w:rsidR="004A7367" w:rsidRPr="004A7367" w:rsidRDefault="004A7367" w:rsidP="004A7367">
            <w:pPr>
              <w:pStyle w:val="ListParagraph"/>
              <w:numPr>
                <w:ilvl w:val="0"/>
                <w:numId w:val="63"/>
              </w:numPr>
              <w:bidi/>
              <w:jc w:val="center"/>
              <w:rPr>
                <w:rFonts w:cs="B Lotus"/>
                <w:rtl/>
              </w:rPr>
            </w:pPr>
          </w:p>
        </w:tc>
        <w:tc>
          <w:tcPr>
            <w:tcW w:w="1803" w:type="dxa"/>
          </w:tcPr>
          <w:p w14:paraId="1E77E947" w14:textId="13D0BD60" w:rsidR="004A7367" w:rsidRPr="004A7367" w:rsidRDefault="004A7367" w:rsidP="004A7367">
            <w:pPr>
              <w:jc w:val="center"/>
              <w:rPr>
                <w:rFonts w:cs="B Lotus"/>
                <w:sz w:val="28"/>
                <w:szCs w:val="28"/>
                <w:rtl/>
              </w:rPr>
            </w:pPr>
            <w:r w:rsidRPr="004A7367">
              <w:rPr>
                <w:rFonts w:cs="B Lotus"/>
                <w:rtl/>
              </w:rPr>
              <w:t>292</w:t>
            </w:r>
          </w:p>
        </w:tc>
        <w:tc>
          <w:tcPr>
            <w:tcW w:w="1803" w:type="dxa"/>
          </w:tcPr>
          <w:p w14:paraId="793CFFB6" w14:textId="49FDC32C" w:rsidR="004A7367" w:rsidRPr="004A7367" w:rsidRDefault="004A7367" w:rsidP="004A7367">
            <w:pPr>
              <w:jc w:val="center"/>
              <w:rPr>
                <w:rFonts w:cs="B Lotus"/>
                <w:sz w:val="28"/>
                <w:szCs w:val="28"/>
                <w:rtl/>
              </w:rPr>
            </w:pPr>
            <w:r w:rsidRPr="004A7367">
              <w:rPr>
                <w:rFonts w:cs="B Lotus" w:hint="cs"/>
                <w:rtl/>
              </w:rPr>
              <w:t>شهربابک</w:t>
            </w:r>
          </w:p>
        </w:tc>
        <w:tc>
          <w:tcPr>
            <w:tcW w:w="1803" w:type="dxa"/>
          </w:tcPr>
          <w:p w14:paraId="342AEECA" w14:textId="27354AC6" w:rsidR="004A7367" w:rsidRPr="004A7367" w:rsidRDefault="004A7367" w:rsidP="004A7367">
            <w:pPr>
              <w:jc w:val="center"/>
              <w:rPr>
                <w:rFonts w:cs="B Lotus"/>
                <w:sz w:val="28"/>
                <w:szCs w:val="28"/>
                <w:rtl/>
              </w:rPr>
            </w:pPr>
            <w:r w:rsidRPr="004A7367">
              <w:rPr>
                <w:rFonts w:cs="B Lotus"/>
                <w:rtl/>
              </w:rPr>
              <w:t>18</w:t>
            </w:r>
          </w:p>
        </w:tc>
        <w:tc>
          <w:tcPr>
            <w:tcW w:w="1803" w:type="dxa"/>
          </w:tcPr>
          <w:p w14:paraId="6E179705" w14:textId="428254F6"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4B96F78" w14:textId="77777777" w:rsidTr="00372823">
        <w:tc>
          <w:tcPr>
            <w:tcW w:w="1803" w:type="dxa"/>
          </w:tcPr>
          <w:p w14:paraId="0EC2F1D4" w14:textId="77777777" w:rsidR="004A7367" w:rsidRPr="004A7367" w:rsidRDefault="004A7367" w:rsidP="004A7367">
            <w:pPr>
              <w:pStyle w:val="ListParagraph"/>
              <w:numPr>
                <w:ilvl w:val="0"/>
                <w:numId w:val="63"/>
              </w:numPr>
              <w:bidi/>
              <w:jc w:val="center"/>
              <w:rPr>
                <w:rFonts w:cs="B Lotus"/>
                <w:rtl/>
              </w:rPr>
            </w:pPr>
          </w:p>
        </w:tc>
        <w:tc>
          <w:tcPr>
            <w:tcW w:w="1803" w:type="dxa"/>
          </w:tcPr>
          <w:p w14:paraId="625FF252" w14:textId="1D0242B4" w:rsidR="004A7367" w:rsidRPr="004A7367" w:rsidRDefault="004A7367" w:rsidP="004A7367">
            <w:pPr>
              <w:jc w:val="center"/>
              <w:rPr>
                <w:rFonts w:cs="B Lotus"/>
                <w:sz w:val="28"/>
                <w:szCs w:val="28"/>
                <w:rtl/>
              </w:rPr>
            </w:pPr>
            <w:r w:rsidRPr="004A7367">
              <w:rPr>
                <w:rFonts w:cs="B Lotus"/>
                <w:rtl/>
              </w:rPr>
              <w:t>293</w:t>
            </w:r>
          </w:p>
        </w:tc>
        <w:tc>
          <w:tcPr>
            <w:tcW w:w="1803" w:type="dxa"/>
          </w:tcPr>
          <w:p w14:paraId="15E01606" w14:textId="7AC5A4FD" w:rsidR="004A7367" w:rsidRPr="004A7367" w:rsidRDefault="004A7367" w:rsidP="004A7367">
            <w:pPr>
              <w:jc w:val="center"/>
              <w:rPr>
                <w:rFonts w:cs="B Lotus"/>
                <w:sz w:val="28"/>
                <w:szCs w:val="28"/>
                <w:rtl/>
              </w:rPr>
            </w:pPr>
            <w:r w:rsidRPr="004A7367">
              <w:rPr>
                <w:rFonts w:cs="B Lotus" w:hint="cs"/>
                <w:rtl/>
              </w:rPr>
              <w:t>جیرفت</w:t>
            </w:r>
          </w:p>
        </w:tc>
        <w:tc>
          <w:tcPr>
            <w:tcW w:w="1803" w:type="dxa"/>
          </w:tcPr>
          <w:p w14:paraId="50B99CAD" w14:textId="0B57878F" w:rsidR="004A7367" w:rsidRPr="004A7367" w:rsidRDefault="004A7367" w:rsidP="004A7367">
            <w:pPr>
              <w:jc w:val="center"/>
              <w:rPr>
                <w:rFonts w:cs="B Lotus"/>
                <w:sz w:val="28"/>
                <w:szCs w:val="28"/>
                <w:rtl/>
              </w:rPr>
            </w:pPr>
            <w:r w:rsidRPr="004A7367">
              <w:rPr>
                <w:rFonts w:cs="B Lotus"/>
                <w:rtl/>
              </w:rPr>
              <w:t>18</w:t>
            </w:r>
          </w:p>
        </w:tc>
        <w:tc>
          <w:tcPr>
            <w:tcW w:w="1803" w:type="dxa"/>
          </w:tcPr>
          <w:p w14:paraId="7BBC7109" w14:textId="37F81FFD"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5AD3F5C3" w14:textId="77777777" w:rsidTr="00372823">
        <w:tc>
          <w:tcPr>
            <w:tcW w:w="1803" w:type="dxa"/>
          </w:tcPr>
          <w:p w14:paraId="652AAEEB" w14:textId="77777777" w:rsidR="004A7367" w:rsidRPr="004A7367" w:rsidRDefault="004A7367" w:rsidP="004A7367">
            <w:pPr>
              <w:pStyle w:val="ListParagraph"/>
              <w:numPr>
                <w:ilvl w:val="0"/>
                <w:numId w:val="63"/>
              </w:numPr>
              <w:bidi/>
              <w:jc w:val="center"/>
              <w:rPr>
                <w:rFonts w:cs="B Lotus"/>
                <w:rtl/>
              </w:rPr>
            </w:pPr>
          </w:p>
        </w:tc>
        <w:tc>
          <w:tcPr>
            <w:tcW w:w="1803" w:type="dxa"/>
          </w:tcPr>
          <w:p w14:paraId="78F61493" w14:textId="44EFF8BD" w:rsidR="004A7367" w:rsidRPr="004A7367" w:rsidRDefault="004A7367" w:rsidP="004A7367">
            <w:pPr>
              <w:jc w:val="center"/>
              <w:rPr>
                <w:rFonts w:cs="B Lotus"/>
                <w:sz w:val="28"/>
                <w:szCs w:val="28"/>
                <w:rtl/>
              </w:rPr>
            </w:pPr>
            <w:r w:rsidRPr="004A7367">
              <w:rPr>
                <w:rFonts w:cs="B Lotus"/>
                <w:rtl/>
              </w:rPr>
              <w:t>294</w:t>
            </w:r>
          </w:p>
        </w:tc>
        <w:tc>
          <w:tcPr>
            <w:tcW w:w="1803" w:type="dxa"/>
          </w:tcPr>
          <w:p w14:paraId="13803E45" w14:textId="45263D9B" w:rsidR="004A7367" w:rsidRPr="004A7367" w:rsidRDefault="004A7367" w:rsidP="004A7367">
            <w:pPr>
              <w:jc w:val="center"/>
              <w:rPr>
                <w:rFonts w:cs="B Lotus"/>
                <w:sz w:val="28"/>
                <w:szCs w:val="28"/>
                <w:rtl/>
              </w:rPr>
            </w:pPr>
            <w:r w:rsidRPr="004A7367">
              <w:rPr>
                <w:rFonts w:cs="B Lotus" w:hint="cs"/>
                <w:rtl/>
              </w:rPr>
              <w:t>ماهان</w:t>
            </w:r>
          </w:p>
        </w:tc>
        <w:tc>
          <w:tcPr>
            <w:tcW w:w="1803" w:type="dxa"/>
          </w:tcPr>
          <w:p w14:paraId="39E1A213" w14:textId="67164011" w:rsidR="004A7367" w:rsidRPr="004A7367" w:rsidRDefault="004A7367" w:rsidP="004A7367">
            <w:pPr>
              <w:jc w:val="center"/>
              <w:rPr>
                <w:rFonts w:cs="B Lotus"/>
                <w:sz w:val="28"/>
                <w:szCs w:val="28"/>
                <w:rtl/>
              </w:rPr>
            </w:pPr>
            <w:r w:rsidRPr="004A7367">
              <w:rPr>
                <w:rFonts w:cs="B Lotus"/>
                <w:rtl/>
              </w:rPr>
              <w:t>18</w:t>
            </w:r>
          </w:p>
        </w:tc>
        <w:tc>
          <w:tcPr>
            <w:tcW w:w="1803" w:type="dxa"/>
          </w:tcPr>
          <w:p w14:paraId="201397E8" w14:textId="5BA4C76E"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373C1789" w14:textId="77777777" w:rsidTr="00372823">
        <w:tc>
          <w:tcPr>
            <w:tcW w:w="1803" w:type="dxa"/>
          </w:tcPr>
          <w:p w14:paraId="650066A3" w14:textId="77777777" w:rsidR="004A7367" w:rsidRPr="004A7367" w:rsidRDefault="004A7367" w:rsidP="004A7367">
            <w:pPr>
              <w:pStyle w:val="ListParagraph"/>
              <w:numPr>
                <w:ilvl w:val="0"/>
                <w:numId w:val="63"/>
              </w:numPr>
              <w:bidi/>
              <w:jc w:val="center"/>
              <w:rPr>
                <w:rFonts w:cs="B Lotus"/>
                <w:rtl/>
              </w:rPr>
            </w:pPr>
          </w:p>
        </w:tc>
        <w:tc>
          <w:tcPr>
            <w:tcW w:w="1803" w:type="dxa"/>
          </w:tcPr>
          <w:p w14:paraId="10881987" w14:textId="5B83BF72" w:rsidR="004A7367" w:rsidRPr="004A7367" w:rsidRDefault="004A7367" w:rsidP="004A7367">
            <w:pPr>
              <w:jc w:val="center"/>
              <w:rPr>
                <w:rFonts w:cs="B Lotus"/>
                <w:sz w:val="28"/>
                <w:szCs w:val="28"/>
                <w:rtl/>
              </w:rPr>
            </w:pPr>
            <w:r w:rsidRPr="004A7367">
              <w:rPr>
                <w:rFonts w:cs="B Lotus"/>
                <w:rtl/>
              </w:rPr>
              <w:t>295</w:t>
            </w:r>
          </w:p>
        </w:tc>
        <w:tc>
          <w:tcPr>
            <w:tcW w:w="1803" w:type="dxa"/>
          </w:tcPr>
          <w:p w14:paraId="504801CB" w14:textId="68545540" w:rsidR="004A7367" w:rsidRPr="004A7367" w:rsidRDefault="004A7367" w:rsidP="004A7367">
            <w:pPr>
              <w:jc w:val="center"/>
              <w:rPr>
                <w:rFonts w:cs="B Lotus"/>
                <w:sz w:val="28"/>
                <w:szCs w:val="28"/>
                <w:rtl/>
              </w:rPr>
            </w:pPr>
            <w:r w:rsidRPr="004A7367">
              <w:rPr>
                <w:rFonts w:cs="B Lotus" w:hint="cs"/>
                <w:rtl/>
              </w:rPr>
              <w:t>بم</w:t>
            </w:r>
          </w:p>
        </w:tc>
        <w:tc>
          <w:tcPr>
            <w:tcW w:w="1803" w:type="dxa"/>
          </w:tcPr>
          <w:p w14:paraId="7579B9F6" w14:textId="0657541E" w:rsidR="004A7367" w:rsidRPr="004A7367" w:rsidRDefault="004A7367" w:rsidP="004A7367">
            <w:pPr>
              <w:jc w:val="center"/>
              <w:rPr>
                <w:rFonts w:cs="B Lotus"/>
                <w:sz w:val="28"/>
                <w:szCs w:val="28"/>
                <w:rtl/>
              </w:rPr>
            </w:pPr>
            <w:r w:rsidRPr="004A7367">
              <w:rPr>
                <w:rFonts w:cs="B Lotus"/>
                <w:rtl/>
              </w:rPr>
              <w:t>18</w:t>
            </w:r>
          </w:p>
        </w:tc>
        <w:tc>
          <w:tcPr>
            <w:tcW w:w="1803" w:type="dxa"/>
          </w:tcPr>
          <w:p w14:paraId="59DFFDD0" w14:textId="5F42AA89"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561F0D8C" w14:textId="77777777" w:rsidTr="00372823">
        <w:tc>
          <w:tcPr>
            <w:tcW w:w="1803" w:type="dxa"/>
          </w:tcPr>
          <w:p w14:paraId="3326673C" w14:textId="77777777" w:rsidR="004A7367" w:rsidRPr="004A7367" w:rsidRDefault="004A7367" w:rsidP="004A7367">
            <w:pPr>
              <w:pStyle w:val="ListParagraph"/>
              <w:numPr>
                <w:ilvl w:val="0"/>
                <w:numId w:val="63"/>
              </w:numPr>
              <w:bidi/>
              <w:jc w:val="center"/>
              <w:rPr>
                <w:rFonts w:cs="B Lotus"/>
                <w:rtl/>
              </w:rPr>
            </w:pPr>
          </w:p>
        </w:tc>
        <w:tc>
          <w:tcPr>
            <w:tcW w:w="1803" w:type="dxa"/>
          </w:tcPr>
          <w:p w14:paraId="175FB412" w14:textId="1B9526FC" w:rsidR="004A7367" w:rsidRPr="004A7367" w:rsidRDefault="004A7367" w:rsidP="004A7367">
            <w:pPr>
              <w:jc w:val="center"/>
              <w:rPr>
                <w:rFonts w:cs="B Lotus"/>
                <w:sz w:val="28"/>
                <w:szCs w:val="28"/>
                <w:rtl/>
              </w:rPr>
            </w:pPr>
            <w:r w:rsidRPr="004A7367">
              <w:rPr>
                <w:rFonts w:cs="B Lotus"/>
                <w:rtl/>
              </w:rPr>
              <w:t>296</w:t>
            </w:r>
          </w:p>
        </w:tc>
        <w:tc>
          <w:tcPr>
            <w:tcW w:w="1803" w:type="dxa"/>
          </w:tcPr>
          <w:p w14:paraId="4D8BD88D" w14:textId="44054386" w:rsidR="004A7367" w:rsidRPr="004A7367" w:rsidRDefault="004A7367" w:rsidP="004A7367">
            <w:pPr>
              <w:jc w:val="center"/>
              <w:rPr>
                <w:rFonts w:cs="B Lotus"/>
                <w:sz w:val="28"/>
                <w:szCs w:val="28"/>
                <w:rtl/>
              </w:rPr>
            </w:pPr>
            <w:r w:rsidRPr="004A7367">
              <w:rPr>
                <w:rFonts w:cs="B Lotus" w:hint="cs"/>
                <w:rtl/>
              </w:rPr>
              <w:t>باغین</w:t>
            </w:r>
          </w:p>
        </w:tc>
        <w:tc>
          <w:tcPr>
            <w:tcW w:w="1803" w:type="dxa"/>
          </w:tcPr>
          <w:p w14:paraId="08FF740A" w14:textId="18FC4B71" w:rsidR="004A7367" w:rsidRPr="004A7367" w:rsidRDefault="004A7367" w:rsidP="004A7367">
            <w:pPr>
              <w:jc w:val="center"/>
              <w:rPr>
                <w:rFonts w:cs="B Lotus"/>
                <w:sz w:val="28"/>
                <w:szCs w:val="28"/>
                <w:rtl/>
              </w:rPr>
            </w:pPr>
            <w:r w:rsidRPr="004A7367">
              <w:rPr>
                <w:rFonts w:cs="B Lotus"/>
                <w:rtl/>
              </w:rPr>
              <w:t>18</w:t>
            </w:r>
          </w:p>
        </w:tc>
        <w:tc>
          <w:tcPr>
            <w:tcW w:w="1803" w:type="dxa"/>
          </w:tcPr>
          <w:p w14:paraId="4B135CCE" w14:textId="21E6E6C6"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13D3D0AE" w14:textId="77777777" w:rsidTr="00372823">
        <w:tc>
          <w:tcPr>
            <w:tcW w:w="1803" w:type="dxa"/>
          </w:tcPr>
          <w:p w14:paraId="07C0CBF9" w14:textId="77777777" w:rsidR="004A7367" w:rsidRPr="004A7367" w:rsidRDefault="004A7367" w:rsidP="004A7367">
            <w:pPr>
              <w:pStyle w:val="ListParagraph"/>
              <w:numPr>
                <w:ilvl w:val="0"/>
                <w:numId w:val="63"/>
              </w:numPr>
              <w:bidi/>
              <w:jc w:val="center"/>
              <w:rPr>
                <w:rFonts w:cs="B Lotus"/>
                <w:rtl/>
              </w:rPr>
            </w:pPr>
          </w:p>
        </w:tc>
        <w:tc>
          <w:tcPr>
            <w:tcW w:w="1803" w:type="dxa"/>
          </w:tcPr>
          <w:p w14:paraId="00579E90" w14:textId="323000AA" w:rsidR="004A7367" w:rsidRPr="004A7367" w:rsidRDefault="004A7367" w:rsidP="004A7367">
            <w:pPr>
              <w:jc w:val="center"/>
              <w:rPr>
                <w:rFonts w:cs="B Lotus"/>
                <w:sz w:val="28"/>
                <w:szCs w:val="28"/>
                <w:rtl/>
              </w:rPr>
            </w:pPr>
            <w:r w:rsidRPr="004A7367">
              <w:rPr>
                <w:rFonts w:cs="B Lotus"/>
                <w:rtl/>
              </w:rPr>
              <w:t>297</w:t>
            </w:r>
          </w:p>
        </w:tc>
        <w:tc>
          <w:tcPr>
            <w:tcW w:w="1803" w:type="dxa"/>
          </w:tcPr>
          <w:p w14:paraId="3C6AA09A" w14:textId="76963F37" w:rsidR="004A7367" w:rsidRPr="004A7367" w:rsidRDefault="004A7367" w:rsidP="004A7367">
            <w:pPr>
              <w:jc w:val="center"/>
              <w:rPr>
                <w:rFonts w:cs="B Lotus"/>
                <w:sz w:val="28"/>
                <w:szCs w:val="28"/>
                <w:rtl/>
              </w:rPr>
            </w:pPr>
            <w:r w:rsidRPr="004A7367">
              <w:rPr>
                <w:rFonts w:cs="B Lotus" w:hint="cs"/>
                <w:rtl/>
              </w:rPr>
              <w:t>زرند</w:t>
            </w:r>
          </w:p>
        </w:tc>
        <w:tc>
          <w:tcPr>
            <w:tcW w:w="1803" w:type="dxa"/>
          </w:tcPr>
          <w:p w14:paraId="61A006D1" w14:textId="7D04096D" w:rsidR="004A7367" w:rsidRPr="004A7367" w:rsidRDefault="004A7367" w:rsidP="004A7367">
            <w:pPr>
              <w:jc w:val="center"/>
              <w:rPr>
                <w:rFonts w:cs="B Lotus"/>
                <w:sz w:val="28"/>
                <w:szCs w:val="28"/>
                <w:rtl/>
              </w:rPr>
            </w:pPr>
            <w:r w:rsidRPr="004A7367">
              <w:rPr>
                <w:rFonts w:cs="B Lotus"/>
                <w:rtl/>
              </w:rPr>
              <w:t>18</w:t>
            </w:r>
          </w:p>
        </w:tc>
        <w:tc>
          <w:tcPr>
            <w:tcW w:w="1803" w:type="dxa"/>
          </w:tcPr>
          <w:p w14:paraId="5332641B" w14:textId="1EEAA2E5"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4FAA78CA" w14:textId="77777777" w:rsidTr="00372823">
        <w:tc>
          <w:tcPr>
            <w:tcW w:w="1803" w:type="dxa"/>
          </w:tcPr>
          <w:p w14:paraId="4C7620B1" w14:textId="77777777" w:rsidR="004A7367" w:rsidRPr="004A7367" w:rsidRDefault="004A7367" w:rsidP="004A7367">
            <w:pPr>
              <w:pStyle w:val="ListParagraph"/>
              <w:numPr>
                <w:ilvl w:val="0"/>
                <w:numId w:val="63"/>
              </w:numPr>
              <w:bidi/>
              <w:jc w:val="center"/>
              <w:rPr>
                <w:rFonts w:cs="B Lotus"/>
                <w:rtl/>
              </w:rPr>
            </w:pPr>
          </w:p>
        </w:tc>
        <w:tc>
          <w:tcPr>
            <w:tcW w:w="1803" w:type="dxa"/>
          </w:tcPr>
          <w:p w14:paraId="3FF95869" w14:textId="2A77EE41" w:rsidR="004A7367" w:rsidRPr="004A7367" w:rsidRDefault="004A7367" w:rsidP="004A7367">
            <w:pPr>
              <w:jc w:val="center"/>
              <w:rPr>
                <w:rFonts w:cs="B Lotus"/>
                <w:sz w:val="28"/>
                <w:szCs w:val="28"/>
                <w:rtl/>
              </w:rPr>
            </w:pPr>
            <w:r w:rsidRPr="004A7367">
              <w:rPr>
                <w:rFonts w:cs="B Lotus"/>
                <w:rtl/>
              </w:rPr>
              <w:t>298</w:t>
            </w:r>
          </w:p>
        </w:tc>
        <w:tc>
          <w:tcPr>
            <w:tcW w:w="1803" w:type="dxa"/>
          </w:tcPr>
          <w:p w14:paraId="5BC18CA2" w14:textId="55FBFCE4" w:rsidR="004A7367" w:rsidRPr="004A7367" w:rsidRDefault="004A7367" w:rsidP="004A7367">
            <w:pPr>
              <w:jc w:val="center"/>
              <w:rPr>
                <w:rFonts w:cs="B Lotus"/>
                <w:sz w:val="28"/>
                <w:szCs w:val="28"/>
                <w:rtl/>
              </w:rPr>
            </w:pPr>
            <w:r w:rsidRPr="004A7367">
              <w:rPr>
                <w:rFonts w:cs="B Lotus" w:hint="cs"/>
                <w:rtl/>
              </w:rPr>
              <w:t>انار</w:t>
            </w:r>
          </w:p>
        </w:tc>
        <w:tc>
          <w:tcPr>
            <w:tcW w:w="1803" w:type="dxa"/>
          </w:tcPr>
          <w:p w14:paraId="2B3D108C" w14:textId="3F21A965" w:rsidR="004A7367" w:rsidRPr="004A7367" w:rsidRDefault="004A7367" w:rsidP="004A7367">
            <w:pPr>
              <w:jc w:val="center"/>
              <w:rPr>
                <w:rFonts w:cs="B Lotus"/>
                <w:sz w:val="28"/>
                <w:szCs w:val="28"/>
                <w:rtl/>
              </w:rPr>
            </w:pPr>
            <w:r w:rsidRPr="004A7367">
              <w:rPr>
                <w:rFonts w:cs="B Lotus"/>
                <w:rtl/>
              </w:rPr>
              <w:t>18</w:t>
            </w:r>
          </w:p>
        </w:tc>
        <w:tc>
          <w:tcPr>
            <w:tcW w:w="1803" w:type="dxa"/>
          </w:tcPr>
          <w:p w14:paraId="60B0A1B3" w14:textId="096C571E"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3136BBFE" w14:textId="77777777" w:rsidTr="00372823">
        <w:tc>
          <w:tcPr>
            <w:tcW w:w="1803" w:type="dxa"/>
          </w:tcPr>
          <w:p w14:paraId="6E611DDC" w14:textId="77777777" w:rsidR="004A7367" w:rsidRPr="004A7367" w:rsidRDefault="004A7367" w:rsidP="004A7367">
            <w:pPr>
              <w:pStyle w:val="ListParagraph"/>
              <w:numPr>
                <w:ilvl w:val="0"/>
                <w:numId w:val="63"/>
              </w:numPr>
              <w:bidi/>
              <w:jc w:val="center"/>
              <w:rPr>
                <w:rFonts w:cs="B Lotus"/>
                <w:rtl/>
              </w:rPr>
            </w:pPr>
          </w:p>
        </w:tc>
        <w:tc>
          <w:tcPr>
            <w:tcW w:w="1803" w:type="dxa"/>
          </w:tcPr>
          <w:p w14:paraId="59E8C30F" w14:textId="1C56E20F" w:rsidR="004A7367" w:rsidRPr="004A7367" w:rsidRDefault="004A7367" w:rsidP="004A7367">
            <w:pPr>
              <w:jc w:val="center"/>
              <w:rPr>
                <w:rFonts w:cs="B Lotus"/>
                <w:sz w:val="28"/>
                <w:szCs w:val="28"/>
                <w:rtl/>
              </w:rPr>
            </w:pPr>
            <w:r w:rsidRPr="004A7367">
              <w:rPr>
                <w:rFonts w:cs="B Lotus"/>
                <w:rtl/>
              </w:rPr>
              <w:t>299</w:t>
            </w:r>
          </w:p>
        </w:tc>
        <w:tc>
          <w:tcPr>
            <w:tcW w:w="1803" w:type="dxa"/>
          </w:tcPr>
          <w:p w14:paraId="519002F2" w14:textId="4C2B09DA" w:rsidR="004A7367" w:rsidRPr="004A7367" w:rsidRDefault="004A7367" w:rsidP="004A7367">
            <w:pPr>
              <w:jc w:val="center"/>
              <w:rPr>
                <w:rFonts w:cs="B Lotus"/>
                <w:sz w:val="28"/>
                <w:szCs w:val="28"/>
                <w:rtl/>
              </w:rPr>
            </w:pPr>
            <w:r w:rsidRPr="004A7367">
              <w:rPr>
                <w:rFonts w:cs="B Lotus" w:hint="cs"/>
                <w:rtl/>
              </w:rPr>
              <w:t>کهنوج</w:t>
            </w:r>
          </w:p>
        </w:tc>
        <w:tc>
          <w:tcPr>
            <w:tcW w:w="1803" w:type="dxa"/>
          </w:tcPr>
          <w:p w14:paraId="1CCDD85B" w14:textId="2A25D713" w:rsidR="004A7367" w:rsidRPr="004A7367" w:rsidRDefault="004A7367" w:rsidP="004A7367">
            <w:pPr>
              <w:jc w:val="center"/>
              <w:rPr>
                <w:rFonts w:cs="B Lotus"/>
                <w:sz w:val="28"/>
                <w:szCs w:val="28"/>
                <w:rtl/>
              </w:rPr>
            </w:pPr>
            <w:r w:rsidRPr="004A7367">
              <w:rPr>
                <w:rFonts w:cs="B Lotus"/>
                <w:rtl/>
              </w:rPr>
              <w:t>18</w:t>
            </w:r>
          </w:p>
        </w:tc>
        <w:tc>
          <w:tcPr>
            <w:tcW w:w="1803" w:type="dxa"/>
          </w:tcPr>
          <w:p w14:paraId="1FF1D7C1" w14:textId="08B8B671"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4A4A9B8" w14:textId="77777777" w:rsidTr="00372823">
        <w:tc>
          <w:tcPr>
            <w:tcW w:w="1803" w:type="dxa"/>
          </w:tcPr>
          <w:p w14:paraId="4CA80119" w14:textId="77777777" w:rsidR="004A7367" w:rsidRPr="004A7367" w:rsidRDefault="004A7367" w:rsidP="004A7367">
            <w:pPr>
              <w:pStyle w:val="ListParagraph"/>
              <w:numPr>
                <w:ilvl w:val="0"/>
                <w:numId w:val="63"/>
              </w:numPr>
              <w:bidi/>
              <w:jc w:val="center"/>
              <w:rPr>
                <w:rFonts w:cs="B Lotus"/>
                <w:rtl/>
              </w:rPr>
            </w:pPr>
          </w:p>
        </w:tc>
        <w:tc>
          <w:tcPr>
            <w:tcW w:w="1803" w:type="dxa"/>
          </w:tcPr>
          <w:p w14:paraId="1BD6D538" w14:textId="313BCBEB" w:rsidR="004A7367" w:rsidRPr="004A7367" w:rsidRDefault="004A7367" w:rsidP="004A7367">
            <w:pPr>
              <w:jc w:val="center"/>
              <w:rPr>
                <w:rFonts w:cs="B Lotus"/>
                <w:sz w:val="28"/>
                <w:szCs w:val="28"/>
                <w:rtl/>
              </w:rPr>
            </w:pPr>
            <w:r w:rsidRPr="004A7367">
              <w:rPr>
                <w:rFonts w:cs="B Lotus"/>
                <w:rtl/>
              </w:rPr>
              <w:t>300</w:t>
            </w:r>
          </w:p>
        </w:tc>
        <w:tc>
          <w:tcPr>
            <w:tcW w:w="1803" w:type="dxa"/>
          </w:tcPr>
          <w:p w14:paraId="1BBE85EF" w14:textId="5E0AB90E" w:rsidR="004A7367" w:rsidRPr="004A7367" w:rsidRDefault="004A7367" w:rsidP="004A7367">
            <w:pPr>
              <w:jc w:val="center"/>
              <w:rPr>
                <w:rFonts w:cs="B Lotus"/>
                <w:sz w:val="28"/>
                <w:szCs w:val="28"/>
                <w:rtl/>
              </w:rPr>
            </w:pPr>
            <w:r w:rsidRPr="004A7367">
              <w:rPr>
                <w:rFonts w:cs="B Lotus" w:hint="cs"/>
                <w:rtl/>
              </w:rPr>
              <w:t>بردسیر</w:t>
            </w:r>
          </w:p>
        </w:tc>
        <w:tc>
          <w:tcPr>
            <w:tcW w:w="1803" w:type="dxa"/>
          </w:tcPr>
          <w:p w14:paraId="7724EB53" w14:textId="5C6A4140" w:rsidR="004A7367" w:rsidRPr="004A7367" w:rsidRDefault="004A7367" w:rsidP="004A7367">
            <w:pPr>
              <w:jc w:val="center"/>
              <w:rPr>
                <w:rFonts w:cs="B Lotus"/>
                <w:sz w:val="28"/>
                <w:szCs w:val="28"/>
                <w:rtl/>
              </w:rPr>
            </w:pPr>
            <w:r w:rsidRPr="004A7367">
              <w:rPr>
                <w:rFonts w:cs="B Lotus"/>
                <w:rtl/>
              </w:rPr>
              <w:t>18</w:t>
            </w:r>
          </w:p>
        </w:tc>
        <w:tc>
          <w:tcPr>
            <w:tcW w:w="1803" w:type="dxa"/>
          </w:tcPr>
          <w:p w14:paraId="5E64D69F" w14:textId="7356150E"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313C070C" w14:textId="77777777" w:rsidTr="00372823">
        <w:tc>
          <w:tcPr>
            <w:tcW w:w="1803" w:type="dxa"/>
          </w:tcPr>
          <w:p w14:paraId="5D05E092" w14:textId="77777777" w:rsidR="004A7367" w:rsidRPr="004A7367" w:rsidRDefault="004A7367" w:rsidP="004A7367">
            <w:pPr>
              <w:pStyle w:val="ListParagraph"/>
              <w:numPr>
                <w:ilvl w:val="0"/>
                <w:numId w:val="63"/>
              </w:numPr>
              <w:bidi/>
              <w:jc w:val="center"/>
              <w:rPr>
                <w:rFonts w:cs="B Lotus"/>
                <w:rtl/>
              </w:rPr>
            </w:pPr>
          </w:p>
        </w:tc>
        <w:tc>
          <w:tcPr>
            <w:tcW w:w="1803" w:type="dxa"/>
          </w:tcPr>
          <w:p w14:paraId="5C0FC40B" w14:textId="4872AE00" w:rsidR="004A7367" w:rsidRPr="004A7367" w:rsidRDefault="004A7367" w:rsidP="004A7367">
            <w:pPr>
              <w:jc w:val="center"/>
              <w:rPr>
                <w:rFonts w:cs="B Lotus"/>
                <w:sz w:val="28"/>
                <w:szCs w:val="28"/>
                <w:rtl/>
              </w:rPr>
            </w:pPr>
            <w:r w:rsidRPr="004A7367">
              <w:rPr>
                <w:rFonts w:cs="B Lotus"/>
                <w:rtl/>
              </w:rPr>
              <w:t>301</w:t>
            </w:r>
          </w:p>
        </w:tc>
        <w:tc>
          <w:tcPr>
            <w:tcW w:w="1803" w:type="dxa"/>
          </w:tcPr>
          <w:p w14:paraId="63E0CFC8" w14:textId="728A0FD6" w:rsidR="004A7367" w:rsidRPr="004A7367" w:rsidRDefault="004A7367" w:rsidP="004A7367">
            <w:pPr>
              <w:jc w:val="center"/>
              <w:rPr>
                <w:rFonts w:cs="B Lotus"/>
                <w:sz w:val="28"/>
                <w:szCs w:val="28"/>
                <w:rtl/>
              </w:rPr>
            </w:pPr>
            <w:r w:rsidRPr="004A7367">
              <w:rPr>
                <w:rFonts w:cs="B Lotus" w:hint="cs"/>
                <w:rtl/>
              </w:rPr>
              <w:t>بافت</w:t>
            </w:r>
          </w:p>
        </w:tc>
        <w:tc>
          <w:tcPr>
            <w:tcW w:w="1803" w:type="dxa"/>
          </w:tcPr>
          <w:p w14:paraId="42901A2D" w14:textId="358E7CC7" w:rsidR="004A7367" w:rsidRPr="004A7367" w:rsidRDefault="004A7367" w:rsidP="004A7367">
            <w:pPr>
              <w:jc w:val="center"/>
              <w:rPr>
                <w:rFonts w:cs="B Lotus"/>
                <w:sz w:val="28"/>
                <w:szCs w:val="28"/>
                <w:rtl/>
              </w:rPr>
            </w:pPr>
            <w:r w:rsidRPr="004A7367">
              <w:rPr>
                <w:rFonts w:cs="B Lotus"/>
                <w:rtl/>
              </w:rPr>
              <w:t>18</w:t>
            </w:r>
          </w:p>
        </w:tc>
        <w:tc>
          <w:tcPr>
            <w:tcW w:w="1803" w:type="dxa"/>
          </w:tcPr>
          <w:p w14:paraId="2D49071E" w14:textId="3655B7D5"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D61DEE6" w14:textId="77777777" w:rsidTr="00372823">
        <w:tc>
          <w:tcPr>
            <w:tcW w:w="1803" w:type="dxa"/>
          </w:tcPr>
          <w:p w14:paraId="20C93FDE" w14:textId="77777777" w:rsidR="004A7367" w:rsidRPr="004A7367" w:rsidRDefault="004A7367" w:rsidP="004A7367">
            <w:pPr>
              <w:pStyle w:val="ListParagraph"/>
              <w:numPr>
                <w:ilvl w:val="0"/>
                <w:numId w:val="63"/>
              </w:numPr>
              <w:bidi/>
              <w:jc w:val="center"/>
              <w:rPr>
                <w:rFonts w:cs="B Lotus"/>
                <w:rtl/>
              </w:rPr>
            </w:pPr>
          </w:p>
        </w:tc>
        <w:tc>
          <w:tcPr>
            <w:tcW w:w="1803" w:type="dxa"/>
          </w:tcPr>
          <w:p w14:paraId="66E71639" w14:textId="117A428B" w:rsidR="004A7367" w:rsidRPr="004A7367" w:rsidRDefault="004A7367" w:rsidP="004A7367">
            <w:pPr>
              <w:jc w:val="center"/>
              <w:rPr>
                <w:rFonts w:cs="B Lotus"/>
                <w:sz w:val="28"/>
                <w:szCs w:val="28"/>
                <w:rtl/>
              </w:rPr>
            </w:pPr>
            <w:r w:rsidRPr="004A7367">
              <w:rPr>
                <w:rFonts w:cs="B Lotus"/>
                <w:rtl/>
              </w:rPr>
              <w:t>302</w:t>
            </w:r>
          </w:p>
        </w:tc>
        <w:tc>
          <w:tcPr>
            <w:tcW w:w="1803" w:type="dxa"/>
          </w:tcPr>
          <w:p w14:paraId="4A4C71C2" w14:textId="1A579202" w:rsidR="004A7367" w:rsidRPr="004A7367" w:rsidRDefault="004A7367" w:rsidP="004A7367">
            <w:pPr>
              <w:jc w:val="center"/>
              <w:rPr>
                <w:rFonts w:cs="B Lotus"/>
                <w:sz w:val="28"/>
                <w:szCs w:val="28"/>
                <w:rtl/>
              </w:rPr>
            </w:pPr>
            <w:r w:rsidRPr="004A7367">
              <w:rPr>
                <w:rFonts w:cs="B Lotus" w:hint="cs"/>
                <w:rtl/>
              </w:rPr>
              <w:t>راین</w:t>
            </w:r>
          </w:p>
        </w:tc>
        <w:tc>
          <w:tcPr>
            <w:tcW w:w="1803" w:type="dxa"/>
          </w:tcPr>
          <w:p w14:paraId="71B4EC46" w14:textId="2C892374" w:rsidR="004A7367" w:rsidRPr="004A7367" w:rsidRDefault="004A7367" w:rsidP="004A7367">
            <w:pPr>
              <w:jc w:val="center"/>
              <w:rPr>
                <w:rFonts w:cs="B Lotus"/>
                <w:sz w:val="28"/>
                <w:szCs w:val="28"/>
                <w:rtl/>
              </w:rPr>
            </w:pPr>
            <w:r w:rsidRPr="004A7367">
              <w:rPr>
                <w:rFonts w:cs="B Lotus"/>
                <w:rtl/>
              </w:rPr>
              <w:t>18</w:t>
            </w:r>
          </w:p>
        </w:tc>
        <w:tc>
          <w:tcPr>
            <w:tcW w:w="1803" w:type="dxa"/>
          </w:tcPr>
          <w:p w14:paraId="44D9409A" w14:textId="2421F2FB"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AFB05E1" w14:textId="77777777" w:rsidTr="00372823">
        <w:tc>
          <w:tcPr>
            <w:tcW w:w="1803" w:type="dxa"/>
          </w:tcPr>
          <w:p w14:paraId="20B84530" w14:textId="77777777" w:rsidR="004A7367" w:rsidRPr="004A7367" w:rsidRDefault="004A7367" w:rsidP="004A7367">
            <w:pPr>
              <w:pStyle w:val="ListParagraph"/>
              <w:numPr>
                <w:ilvl w:val="0"/>
                <w:numId w:val="63"/>
              </w:numPr>
              <w:bidi/>
              <w:jc w:val="center"/>
              <w:rPr>
                <w:rFonts w:cs="B Lotus"/>
                <w:rtl/>
              </w:rPr>
            </w:pPr>
          </w:p>
        </w:tc>
        <w:tc>
          <w:tcPr>
            <w:tcW w:w="1803" w:type="dxa"/>
          </w:tcPr>
          <w:p w14:paraId="2EB10E9F" w14:textId="457358DB" w:rsidR="004A7367" w:rsidRPr="004A7367" w:rsidRDefault="004A7367" w:rsidP="004A7367">
            <w:pPr>
              <w:jc w:val="center"/>
              <w:rPr>
                <w:rFonts w:cs="B Lotus"/>
                <w:sz w:val="28"/>
                <w:szCs w:val="28"/>
                <w:rtl/>
              </w:rPr>
            </w:pPr>
            <w:r w:rsidRPr="004A7367">
              <w:rPr>
                <w:rFonts w:cs="B Lotus"/>
                <w:rtl/>
              </w:rPr>
              <w:t>303</w:t>
            </w:r>
          </w:p>
        </w:tc>
        <w:tc>
          <w:tcPr>
            <w:tcW w:w="1803" w:type="dxa"/>
          </w:tcPr>
          <w:p w14:paraId="598AC759" w14:textId="7524A2F2" w:rsidR="004A7367" w:rsidRPr="004A7367" w:rsidRDefault="004A7367" w:rsidP="004A7367">
            <w:pPr>
              <w:jc w:val="center"/>
              <w:rPr>
                <w:rFonts w:cs="B Lotus"/>
                <w:sz w:val="28"/>
                <w:szCs w:val="28"/>
                <w:rtl/>
              </w:rPr>
            </w:pPr>
            <w:r w:rsidRPr="004A7367">
              <w:rPr>
                <w:rFonts w:cs="B Lotus" w:hint="cs"/>
                <w:rtl/>
              </w:rPr>
              <w:t>راور</w:t>
            </w:r>
          </w:p>
        </w:tc>
        <w:tc>
          <w:tcPr>
            <w:tcW w:w="1803" w:type="dxa"/>
          </w:tcPr>
          <w:p w14:paraId="3C0E7627" w14:textId="198C1281" w:rsidR="004A7367" w:rsidRPr="004A7367" w:rsidRDefault="004A7367" w:rsidP="004A7367">
            <w:pPr>
              <w:jc w:val="center"/>
              <w:rPr>
                <w:rFonts w:cs="B Lotus"/>
                <w:sz w:val="28"/>
                <w:szCs w:val="28"/>
                <w:rtl/>
              </w:rPr>
            </w:pPr>
            <w:r w:rsidRPr="004A7367">
              <w:rPr>
                <w:rFonts w:cs="B Lotus"/>
                <w:rtl/>
              </w:rPr>
              <w:t>18</w:t>
            </w:r>
          </w:p>
        </w:tc>
        <w:tc>
          <w:tcPr>
            <w:tcW w:w="1803" w:type="dxa"/>
          </w:tcPr>
          <w:p w14:paraId="11D78153" w14:textId="2DAEAA9E"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FB0154F" w14:textId="77777777" w:rsidTr="00372823">
        <w:tc>
          <w:tcPr>
            <w:tcW w:w="1803" w:type="dxa"/>
          </w:tcPr>
          <w:p w14:paraId="1C56BE61" w14:textId="77777777" w:rsidR="004A7367" w:rsidRPr="004A7367" w:rsidRDefault="004A7367" w:rsidP="004A7367">
            <w:pPr>
              <w:pStyle w:val="ListParagraph"/>
              <w:numPr>
                <w:ilvl w:val="0"/>
                <w:numId w:val="63"/>
              </w:numPr>
              <w:bidi/>
              <w:jc w:val="center"/>
              <w:rPr>
                <w:rFonts w:cs="B Lotus"/>
                <w:rtl/>
              </w:rPr>
            </w:pPr>
          </w:p>
        </w:tc>
        <w:tc>
          <w:tcPr>
            <w:tcW w:w="1803" w:type="dxa"/>
          </w:tcPr>
          <w:p w14:paraId="5B1D33E5" w14:textId="20D43B61" w:rsidR="004A7367" w:rsidRPr="004A7367" w:rsidRDefault="004A7367" w:rsidP="004A7367">
            <w:pPr>
              <w:jc w:val="center"/>
              <w:rPr>
                <w:rFonts w:cs="B Lotus"/>
                <w:sz w:val="28"/>
                <w:szCs w:val="28"/>
                <w:rtl/>
              </w:rPr>
            </w:pPr>
            <w:r w:rsidRPr="004A7367">
              <w:rPr>
                <w:rFonts w:cs="B Lotus"/>
                <w:rtl/>
              </w:rPr>
              <w:t>716</w:t>
            </w:r>
          </w:p>
        </w:tc>
        <w:tc>
          <w:tcPr>
            <w:tcW w:w="1803" w:type="dxa"/>
          </w:tcPr>
          <w:p w14:paraId="0A5CCA03" w14:textId="08F6B2C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زنگی</w:t>
            </w:r>
            <w:r w:rsidRPr="004A7367">
              <w:rPr>
                <w:rFonts w:cs="B Lotus"/>
                <w:rtl/>
              </w:rPr>
              <w:t xml:space="preserve"> </w:t>
            </w:r>
            <w:r w:rsidRPr="004A7367">
              <w:rPr>
                <w:rFonts w:cs="B Lotus" w:hint="cs"/>
                <w:rtl/>
              </w:rPr>
              <w:t>آباد‏</w:t>
            </w:r>
          </w:p>
        </w:tc>
        <w:tc>
          <w:tcPr>
            <w:tcW w:w="1803" w:type="dxa"/>
          </w:tcPr>
          <w:p w14:paraId="24BE8532" w14:textId="7B3490FE" w:rsidR="004A7367" w:rsidRPr="004A7367" w:rsidRDefault="004A7367" w:rsidP="004A7367">
            <w:pPr>
              <w:jc w:val="center"/>
              <w:rPr>
                <w:rFonts w:cs="B Lotus"/>
                <w:sz w:val="28"/>
                <w:szCs w:val="28"/>
                <w:rtl/>
              </w:rPr>
            </w:pPr>
            <w:r w:rsidRPr="004A7367">
              <w:rPr>
                <w:rFonts w:cs="B Lotus"/>
                <w:rtl/>
              </w:rPr>
              <w:t>18</w:t>
            </w:r>
          </w:p>
        </w:tc>
        <w:tc>
          <w:tcPr>
            <w:tcW w:w="1803" w:type="dxa"/>
          </w:tcPr>
          <w:p w14:paraId="3C089A2B" w14:textId="2AAB5C48"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6980A08" w14:textId="77777777" w:rsidTr="00372823">
        <w:tc>
          <w:tcPr>
            <w:tcW w:w="1803" w:type="dxa"/>
          </w:tcPr>
          <w:p w14:paraId="0EB1B17D" w14:textId="77777777" w:rsidR="004A7367" w:rsidRPr="004A7367" w:rsidRDefault="004A7367" w:rsidP="004A7367">
            <w:pPr>
              <w:pStyle w:val="ListParagraph"/>
              <w:numPr>
                <w:ilvl w:val="0"/>
                <w:numId w:val="63"/>
              </w:numPr>
              <w:bidi/>
              <w:jc w:val="center"/>
              <w:rPr>
                <w:rFonts w:cs="B Lotus"/>
                <w:rtl/>
              </w:rPr>
            </w:pPr>
          </w:p>
        </w:tc>
        <w:tc>
          <w:tcPr>
            <w:tcW w:w="1803" w:type="dxa"/>
          </w:tcPr>
          <w:p w14:paraId="112E487A" w14:textId="0B000150" w:rsidR="004A7367" w:rsidRPr="004A7367" w:rsidRDefault="004A7367" w:rsidP="004A7367">
            <w:pPr>
              <w:jc w:val="center"/>
              <w:rPr>
                <w:rFonts w:cs="B Lotus"/>
                <w:sz w:val="28"/>
                <w:szCs w:val="28"/>
                <w:rtl/>
              </w:rPr>
            </w:pPr>
            <w:r w:rsidRPr="004A7367">
              <w:rPr>
                <w:rFonts w:cs="B Lotus"/>
                <w:rtl/>
              </w:rPr>
              <w:t>717</w:t>
            </w:r>
          </w:p>
        </w:tc>
        <w:tc>
          <w:tcPr>
            <w:tcW w:w="1803" w:type="dxa"/>
          </w:tcPr>
          <w:p w14:paraId="379F1C74" w14:textId="1A3F14A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چترود‏</w:t>
            </w:r>
          </w:p>
        </w:tc>
        <w:tc>
          <w:tcPr>
            <w:tcW w:w="1803" w:type="dxa"/>
          </w:tcPr>
          <w:p w14:paraId="6E136774" w14:textId="01084C86" w:rsidR="004A7367" w:rsidRPr="004A7367" w:rsidRDefault="004A7367" w:rsidP="004A7367">
            <w:pPr>
              <w:jc w:val="center"/>
              <w:rPr>
                <w:rFonts w:cs="B Lotus"/>
                <w:sz w:val="28"/>
                <w:szCs w:val="28"/>
                <w:rtl/>
              </w:rPr>
            </w:pPr>
            <w:r w:rsidRPr="004A7367">
              <w:rPr>
                <w:rFonts w:cs="B Lotus"/>
                <w:rtl/>
              </w:rPr>
              <w:t>18</w:t>
            </w:r>
          </w:p>
        </w:tc>
        <w:tc>
          <w:tcPr>
            <w:tcW w:w="1803" w:type="dxa"/>
          </w:tcPr>
          <w:p w14:paraId="7974BAC2" w14:textId="366C5BD7"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157FF7FD" w14:textId="77777777" w:rsidTr="00372823">
        <w:tc>
          <w:tcPr>
            <w:tcW w:w="1803" w:type="dxa"/>
          </w:tcPr>
          <w:p w14:paraId="675E2DCD" w14:textId="77777777" w:rsidR="004A7367" w:rsidRPr="004A7367" w:rsidRDefault="004A7367" w:rsidP="004A7367">
            <w:pPr>
              <w:pStyle w:val="ListParagraph"/>
              <w:numPr>
                <w:ilvl w:val="0"/>
                <w:numId w:val="63"/>
              </w:numPr>
              <w:bidi/>
              <w:jc w:val="center"/>
              <w:rPr>
                <w:rFonts w:cs="B Lotus"/>
                <w:rtl/>
              </w:rPr>
            </w:pPr>
          </w:p>
        </w:tc>
        <w:tc>
          <w:tcPr>
            <w:tcW w:w="1803" w:type="dxa"/>
          </w:tcPr>
          <w:p w14:paraId="11C595CC" w14:textId="760C128E" w:rsidR="004A7367" w:rsidRPr="004A7367" w:rsidRDefault="004A7367" w:rsidP="004A7367">
            <w:pPr>
              <w:jc w:val="center"/>
              <w:rPr>
                <w:rFonts w:cs="B Lotus"/>
                <w:sz w:val="28"/>
                <w:szCs w:val="28"/>
                <w:rtl/>
              </w:rPr>
            </w:pPr>
            <w:r w:rsidRPr="004A7367">
              <w:rPr>
                <w:rFonts w:cs="B Lotus"/>
                <w:rtl/>
              </w:rPr>
              <w:t>718</w:t>
            </w:r>
          </w:p>
        </w:tc>
        <w:tc>
          <w:tcPr>
            <w:tcW w:w="1803" w:type="dxa"/>
          </w:tcPr>
          <w:p w14:paraId="6410721F" w14:textId="4830D9E1"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کاظم</w:t>
            </w:r>
            <w:r w:rsidRPr="004A7367">
              <w:rPr>
                <w:rFonts w:cs="B Lotus"/>
                <w:rtl/>
              </w:rPr>
              <w:t xml:space="preserve"> </w:t>
            </w:r>
            <w:r w:rsidRPr="004A7367">
              <w:rPr>
                <w:rFonts w:cs="B Lotus" w:hint="cs"/>
                <w:rtl/>
              </w:rPr>
              <w:t>آباد‏</w:t>
            </w:r>
          </w:p>
        </w:tc>
        <w:tc>
          <w:tcPr>
            <w:tcW w:w="1803" w:type="dxa"/>
          </w:tcPr>
          <w:p w14:paraId="65F7063F" w14:textId="1523762A" w:rsidR="004A7367" w:rsidRPr="004A7367" w:rsidRDefault="004A7367" w:rsidP="004A7367">
            <w:pPr>
              <w:jc w:val="center"/>
              <w:rPr>
                <w:rFonts w:cs="B Lotus"/>
                <w:sz w:val="28"/>
                <w:szCs w:val="28"/>
                <w:rtl/>
              </w:rPr>
            </w:pPr>
            <w:r w:rsidRPr="004A7367">
              <w:rPr>
                <w:rFonts w:cs="B Lotus"/>
                <w:rtl/>
              </w:rPr>
              <w:t>18</w:t>
            </w:r>
          </w:p>
        </w:tc>
        <w:tc>
          <w:tcPr>
            <w:tcW w:w="1803" w:type="dxa"/>
          </w:tcPr>
          <w:p w14:paraId="50B789CF" w14:textId="0C78F28B"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30B14B4F" w14:textId="77777777" w:rsidTr="00372823">
        <w:tc>
          <w:tcPr>
            <w:tcW w:w="1803" w:type="dxa"/>
          </w:tcPr>
          <w:p w14:paraId="35D44173" w14:textId="77777777" w:rsidR="004A7367" w:rsidRPr="004A7367" w:rsidRDefault="004A7367" w:rsidP="004A7367">
            <w:pPr>
              <w:pStyle w:val="ListParagraph"/>
              <w:numPr>
                <w:ilvl w:val="0"/>
                <w:numId w:val="63"/>
              </w:numPr>
              <w:bidi/>
              <w:jc w:val="center"/>
              <w:rPr>
                <w:rFonts w:cs="B Lotus"/>
                <w:rtl/>
              </w:rPr>
            </w:pPr>
          </w:p>
        </w:tc>
        <w:tc>
          <w:tcPr>
            <w:tcW w:w="1803" w:type="dxa"/>
          </w:tcPr>
          <w:p w14:paraId="69595576" w14:textId="16FD6456" w:rsidR="004A7367" w:rsidRPr="004A7367" w:rsidRDefault="004A7367" w:rsidP="004A7367">
            <w:pPr>
              <w:jc w:val="center"/>
              <w:rPr>
                <w:rFonts w:cs="B Lotus"/>
                <w:sz w:val="28"/>
                <w:szCs w:val="28"/>
                <w:rtl/>
              </w:rPr>
            </w:pPr>
            <w:r w:rsidRPr="004A7367">
              <w:rPr>
                <w:rFonts w:cs="B Lotus"/>
                <w:rtl/>
              </w:rPr>
              <w:t>719</w:t>
            </w:r>
          </w:p>
        </w:tc>
        <w:tc>
          <w:tcPr>
            <w:tcW w:w="1803" w:type="dxa"/>
          </w:tcPr>
          <w:p w14:paraId="233084AF" w14:textId="11FF06AB"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شهداد‏</w:t>
            </w:r>
          </w:p>
        </w:tc>
        <w:tc>
          <w:tcPr>
            <w:tcW w:w="1803" w:type="dxa"/>
          </w:tcPr>
          <w:p w14:paraId="175EE7DF" w14:textId="7FAF9646" w:rsidR="004A7367" w:rsidRPr="004A7367" w:rsidRDefault="004A7367" w:rsidP="004A7367">
            <w:pPr>
              <w:jc w:val="center"/>
              <w:rPr>
                <w:rFonts w:cs="B Lotus"/>
                <w:sz w:val="28"/>
                <w:szCs w:val="28"/>
                <w:rtl/>
              </w:rPr>
            </w:pPr>
            <w:r w:rsidRPr="004A7367">
              <w:rPr>
                <w:rFonts w:cs="B Lotus"/>
                <w:rtl/>
              </w:rPr>
              <w:t>18</w:t>
            </w:r>
          </w:p>
        </w:tc>
        <w:tc>
          <w:tcPr>
            <w:tcW w:w="1803" w:type="dxa"/>
          </w:tcPr>
          <w:p w14:paraId="2EF215A1" w14:textId="0E24F890"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6829F4A" w14:textId="77777777" w:rsidTr="00372823">
        <w:tc>
          <w:tcPr>
            <w:tcW w:w="1803" w:type="dxa"/>
          </w:tcPr>
          <w:p w14:paraId="6195176C" w14:textId="77777777" w:rsidR="004A7367" w:rsidRPr="004A7367" w:rsidRDefault="004A7367" w:rsidP="004A7367">
            <w:pPr>
              <w:pStyle w:val="ListParagraph"/>
              <w:numPr>
                <w:ilvl w:val="0"/>
                <w:numId w:val="63"/>
              </w:numPr>
              <w:bidi/>
              <w:jc w:val="center"/>
              <w:rPr>
                <w:rFonts w:cs="B Lotus"/>
                <w:rtl/>
              </w:rPr>
            </w:pPr>
          </w:p>
        </w:tc>
        <w:tc>
          <w:tcPr>
            <w:tcW w:w="1803" w:type="dxa"/>
          </w:tcPr>
          <w:p w14:paraId="1CA2D3E4" w14:textId="3B606CFA" w:rsidR="004A7367" w:rsidRPr="004A7367" w:rsidRDefault="004A7367" w:rsidP="004A7367">
            <w:pPr>
              <w:jc w:val="center"/>
              <w:rPr>
                <w:rFonts w:cs="B Lotus"/>
                <w:sz w:val="28"/>
                <w:szCs w:val="28"/>
                <w:rtl/>
              </w:rPr>
            </w:pPr>
            <w:r w:rsidRPr="004A7367">
              <w:rPr>
                <w:rFonts w:cs="B Lotus"/>
                <w:rtl/>
              </w:rPr>
              <w:t>720</w:t>
            </w:r>
          </w:p>
        </w:tc>
        <w:tc>
          <w:tcPr>
            <w:tcW w:w="1803" w:type="dxa"/>
          </w:tcPr>
          <w:p w14:paraId="2DA7A287" w14:textId="7D41834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گلباف‏</w:t>
            </w:r>
          </w:p>
        </w:tc>
        <w:tc>
          <w:tcPr>
            <w:tcW w:w="1803" w:type="dxa"/>
          </w:tcPr>
          <w:p w14:paraId="1312E093" w14:textId="5556B13B" w:rsidR="004A7367" w:rsidRPr="004A7367" w:rsidRDefault="004A7367" w:rsidP="004A7367">
            <w:pPr>
              <w:jc w:val="center"/>
              <w:rPr>
                <w:rFonts w:cs="B Lotus"/>
                <w:sz w:val="28"/>
                <w:szCs w:val="28"/>
                <w:rtl/>
              </w:rPr>
            </w:pPr>
            <w:r w:rsidRPr="004A7367">
              <w:rPr>
                <w:rFonts w:cs="B Lotus"/>
                <w:rtl/>
              </w:rPr>
              <w:t>18</w:t>
            </w:r>
          </w:p>
        </w:tc>
        <w:tc>
          <w:tcPr>
            <w:tcW w:w="1803" w:type="dxa"/>
          </w:tcPr>
          <w:p w14:paraId="563E1E79" w14:textId="79DA0E4E"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3A6B9A3A" w14:textId="77777777" w:rsidTr="00372823">
        <w:tc>
          <w:tcPr>
            <w:tcW w:w="1803" w:type="dxa"/>
          </w:tcPr>
          <w:p w14:paraId="223A622E" w14:textId="77777777" w:rsidR="004A7367" w:rsidRPr="004A7367" w:rsidRDefault="004A7367" w:rsidP="004A7367">
            <w:pPr>
              <w:pStyle w:val="ListParagraph"/>
              <w:numPr>
                <w:ilvl w:val="0"/>
                <w:numId w:val="63"/>
              </w:numPr>
              <w:bidi/>
              <w:jc w:val="center"/>
              <w:rPr>
                <w:rFonts w:cs="B Lotus"/>
                <w:rtl/>
              </w:rPr>
            </w:pPr>
          </w:p>
        </w:tc>
        <w:tc>
          <w:tcPr>
            <w:tcW w:w="1803" w:type="dxa"/>
          </w:tcPr>
          <w:p w14:paraId="5C2593BA" w14:textId="3D63B96D" w:rsidR="004A7367" w:rsidRPr="004A7367" w:rsidRDefault="004A7367" w:rsidP="004A7367">
            <w:pPr>
              <w:jc w:val="center"/>
              <w:rPr>
                <w:rFonts w:cs="B Lotus"/>
                <w:sz w:val="28"/>
                <w:szCs w:val="28"/>
                <w:rtl/>
              </w:rPr>
            </w:pPr>
            <w:r w:rsidRPr="004A7367">
              <w:rPr>
                <w:rFonts w:cs="B Lotus"/>
                <w:rtl/>
              </w:rPr>
              <w:t>721</w:t>
            </w:r>
          </w:p>
        </w:tc>
        <w:tc>
          <w:tcPr>
            <w:tcW w:w="1803" w:type="dxa"/>
          </w:tcPr>
          <w:p w14:paraId="28A1291A" w14:textId="35CD647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جوپار‏</w:t>
            </w:r>
          </w:p>
        </w:tc>
        <w:tc>
          <w:tcPr>
            <w:tcW w:w="1803" w:type="dxa"/>
          </w:tcPr>
          <w:p w14:paraId="49B29ED0" w14:textId="2392EE5D" w:rsidR="004A7367" w:rsidRPr="004A7367" w:rsidRDefault="004A7367" w:rsidP="004A7367">
            <w:pPr>
              <w:jc w:val="center"/>
              <w:rPr>
                <w:rFonts w:cs="B Lotus"/>
                <w:sz w:val="28"/>
                <w:szCs w:val="28"/>
                <w:rtl/>
              </w:rPr>
            </w:pPr>
            <w:r w:rsidRPr="004A7367">
              <w:rPr>
                <w:rFonts w:cs="B Lotus"/>
                <w:rtl/>
              </w:rPr>
              <w:t>18</w:t>
            </w:r>
          </w:p>
        </w:tc>
        <w:tc>
          <w:tcPr>
            <w:tcW w:w="1803" w:type="dxa"/>
          </w:tcPr>
          <w:p w14:paraId="64837FA1" w14:textId="56CF18CF"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91C7591" w14:textId="77777777" w:rsidTr="00372823">
        <w:tc>
          <w:tcPr>
            <w:tcW w:w="1803" w:type="dxa"/>
          </w:tcPr>
          <w:p w14:paraId="76AD56A9" w14:textId="77777777" w:rsidR="004A7367" w:rsidRPr="004A7367" w:rsidRDefault="004A7367" w:rsidP="004A7367">
            <w:pPr>
              <w:pStyle w:val="ListParagraph"/>
              <w:numPr>
                <w:ilvl w:val="0"/>
                <w:numId w:val="63"/>
              </w:numPr>
              <w:bidi/>
              <w:jc w:val="center"/>
              <w:rPr>
                <w:rFonts w:cs="B Lotus"/>
                <w:rtl/>
              </w:rPr>
            </w:pPr>
          </w:p>
        </w:tc>
        <w:tc>
          <w:tcPr>
            <w:tcW w:w="1803" w:type="dxa"/>
          </w:tcPr>
          <w:p w14:paraId="4D08635C" w14:textId="61F7B1C9" w:rsidR="004A7367" w:rsidRPr="004A7367" w:rsidRDefault="004A7367" w:rsidP="004A7367">
            <w:pPr>
              <w:jc w:val="center"/>
              <w:rPr>
                <w:rFonts w:cs="B Lotus"/>
                <w:sz w:val="28"/>
                <w:szCs w:val="28"/>
                <w:rtl/>
              </w:rPr>
            </w:pPr>
            <w:r w:rsidRPr="004A7367">
              <w:rPr>
                <w:rFonts w:cs="B Lotus"/>
                <w:rtl/>
              </w:rPr>
              <w:t>722</w:t>
            </w:r>
          </w:p>
        </w:tc>
        <w:tc>
          <w:tcPr>
            <w:tcW w:w="1803" w:type="dxa"/>
          </w:tcPr>
          <w:p w14:paraId="55D8946A" w14:textId="766C5E2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محی</w:t>
            </w:r>
            <w:r w:rsidRPr="004A7367">
              <w:rPr>
                <w:rFonts w:cs="B Lotus"/>
                <w:rtl/>
              </w:rPr>
              <w:t xml:space="preserve"> </w:t>
            </w:r>
            <w:r w:rsidRPr="004A7367">
              <w:rPr>
                <w:rFonts w:cs="B Lotus" w:hint="cs"/>
                <w:rtl/>
              </w:rPr>
              <w:t>آباد‏</w:t>
            </w:r>
          </w:p>
        </w:tc>
        <w:tc>
          <w:tcPr>
            <w:tcW w:w="1803" w:type="dxa"/>
          </w:tcPr>
          <w:p w14:paraId="70C29819" w14:textId="366430B1" w:rsidR="004A7367" w:rsidRPr="004A7367" w:rsidRDefault="004A7367" w:rsidP="004A7367">
            <w:pPr>
              <w:jc w:val="center"/>
              <w:rPr>
                <w:rFonts w:cs="B Lotus"/>
                <w:sz w:val="28"/>
                <w:szCs w:val="28"/>
                <w:rtl/>
              </w:rPr>
            </w:pPr>
            <w:r w:rsidRPr="004A7367">
              <w:rPr>
                <w:rFonts w:cs="B Lotus"/>
                <w:rtl/>
              </w:rPr>
              <w:t>18</w:t>
            </w:r>
          </w:p>
        </w:tc>
        <w:tc>
          <w:tcPr>
            <w:tcW w:w="1803" w:type="dxa"/>
          </w:tcPr>
          <w:p w14:paraId="7451DF01" w14:textId="3CACD755"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E2F77E9" w14:textId="77777777" w:rsidTr="00372823">
        <w:tc>
          <w:tcPr>
            <w:tcW w:w="1803" w:type="dxa"/>
          </w:tcPr>
          <w:p w14:paraId="779C9C0D" w14:textId="77777777" w:rsidR="004A7367" w:rsidRPr="004A7367" w:rsidRDefault="004A7367" w:rsidP="004A7367">
            <w:pPr>
              <w:pStyle w:val="ListParagraph"/>
              <w:numPr>
                <w:ilvl w:val="0"/>
                <w:numId w:val="63"/>
              </w:numPr>
              <w:bidi/>
              <w:jc w:val="center"/>
              <w:rPr>
                <w:rFonts w:cs="B Lotus"/>
                <w:rtl/>
              </w:rPr>
            </w:pPr>
          </w:p>
        </w:tc>
        <w:tc>
          <w:tcPr>
            <w:tcW w:w="1803" w:type="dxa"/>
          </w:tcPr>
          <w:p w14:paraId="23D6E018" w14:textId="4DCDBA56" w:rsidR="004A7367" w:rsidRPr="004A7367" w:rsidRDefault="004A7367" w:rsidP="004A7367">
            <w:pPr>
              <w:jc w:val="center"/>
              <w:rPr>
                <w:rFonts w:cs="B Lotus"/>
                <w:sz w:val="28"/>
                <w:szCs w:val="28"/>
                <w:rtl/>
              </w:rPr>
            </w:pPr>
            <w:r w:rsidRPr="004A7367">
              <w:rPr>
                <w:rFonts w:cs="B Lotus"/>
                <w:rtl/>
              </w:rPr>
              <w:t>725</w:t>
            </w:r>
          </w:p>
        </w:tc>
        <w:tc>
          <w:tcPr>
            <w:tcW w:w="1803" w:type="dxa"/>
          </w:tcPr>
          <w:p w14:paraId="055FB6D7" w14:textId="687242A4"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بزنجان‏</w:t>
            </w:r>
          </w:p>
        </w:tc>
        <w:tc>
          <w:tcPr>
            <w:tcW w:w="1803" w:type="dxa"/>
          </w:tcPr>
          <w:p w14:paraId="43F5F979" w14:textId="02737FC6" w:rsidR="004A7367" w:rsidRPr="004A7367" w:rsidRDefault="004A7367" w:rsidP="004A7367">
            <w:pPr>
              <w:jc w:val="center"/>
              <w:rPr>
                <w:rFonts w:cs="B Lotus"/>
                <w:sz w:val="28"/>
                <w:szCs w:val="28"/>
                <w:rtl/>
              </w:rPr>
            </w:pPr>
            <w:r w:rsidRPr="004A7367">
              <w:rPr>
                <w:rFonts w:cs="B Lotus"/>
                <w:rtl/>
              </w:rPr>
              <w:t>18</w:t>
            </w:r>
          </w:p>
        </w:tc>
        <w:tc>
          <w:tcPr>
            <w:tcW w:w="1803" w:type="dxa"/>
          </w:tcPr>
          <w:p w14:paraId="4E70669B" w14:textId="23F97B84"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0854CAF" w14:textId="77777777" w:rsidTr="00372823">
        <w:tc>
          <w:tcPr>
            <w:tcW w:w="1803" w:type="dxa"/>
          </w:tcPr>
          <w:p w14:paraId="10F266C9" w14:textId="77777777" w:rsidR="004A7367" w:rsidRPr="004A7367" w:rsidRDefault="004A7367" w:rsidP="004A7367">
            <w:pPr>
              <w:pStyle w:val="ListParagraph"/>
              <w:numPr>
                <w:ilvl w:val="0"/>
                <w:numId w:val="63"/>
              </w:numPr>
              <w:bidi/>
              <w:jc w:val="center"/>
              <w:rPr>
                <w:rFonts w:cs="B Lotus"/>
                <w:rtl/>
              </w:rPr>
            </w:pPr>
          </w:p>
        </w:tc>
        <w:tc>
          <w:tcPr>
            <w:tcW w:w="1803" w:type="dxa"/>
          </w:tcPr>
          <w:p w14:paraId="7E183401" w14:textId="35042D5B" w:rsidR="004A7367" w:rsidRPr="004A7367" w:rsidRDefault="004A7367" w:rsidP="004A7367">
            <w:pPr>
              <w:jc w:val="center"/>
              <w:rPr>
                <w:rFonts w:cs="B Lotus"/>
                <w:sz w:val="28"/>
                <w:szCs w:val="28"/>
                <w:rtl/>
              </w:rPr>
            </w:pPr>
            <w:r w:rsidRPr="004A7367">
              <w:rPr>
                <w:rFonts w:cs="B Lotus"/>
                <w:rtl/>
              </w:rPr>
              <w:t>726</w:t>
            </w:r>
          </w:p>
        </w:tc>
        <w:tc>
          <w:tcPr>
            <w:tcW w:w="1803" w:type="dxa"/>
          </w:tcPr>
          <w:p w14:paraId="01900F11" w14:textId="7C4CC19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ارزوئیه‏</w:t>
            </w:r>
          </w:p>
        </w:tc>
        <w:tc>
          <w:tcPr>
            <w:tcW w:w="1803" w:type="dxa"/>
          </w:tcPr>
          <w:p w14:paraId="0E9EA6AB" w14:textId="27ABAD47" w:rsidR="004A7367" w:rsidRPr="004A7367" w:rsidRDefault="004A7367" w:rsidP="004A7367">
            <w:pPr>
              <w:jc w:val="center"/>
              <w:rPr>
                <w:rFonts w:cs="B Lotus"/>
                <w:sz w:val="28"/>
                <w:szCs w:val="28"/>
                <w:rtl/>
              </w:rPr>
            </w:pPr>
            <w:r w:rsidRPr="004A7367">
              <w:rPr>
                <w:rFonts w:cs="B Lotus"/>
                <w:rtl/>
              </w:rPr>
              <w:t>18</w:t>
            </w:r>
          </w:p>
        </w:tc>
        <w:tc>
          <w:tcPr>
            <w:tcW w:w="1803" w:type="dxa"/>
          </w:tcPr>
          <w:p w14:paraId="776C9708" w14:textId="0023342B"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6413C14" w14:textId="77777777" w:rsidTr="00372823">
        <w:tc>
          <w:tcPr>
            <w:tcW w:w="1803" w:type="dxa"/>
          </w:tcPr>
          <w:p w14:paraId="3185E4CD" w14:textId="77777777" w:rsidR="004A7367" w:rsidRPr="004A7367" w:rsidRDefault="004A7367" w:rsidP="004A7367">
            <w:pPr>
              <w:pStyle w:val="ListParagraph"/>
              <w:numPr>
                <w:ilvl w:val="0"/>
                <w:numId w:val="63"/>
              </w:numPr>
              <w:bidi/>
              <w:jc w:val="center"/>
              <w:rPr>
                <w:rFonts w:cs="B Lotus"/>
                <w:rtl/>
              </w:rPr>
            </w:pPr>
          </w:p>
        </w:tc>
        <w:tc>
          <w:tcPr>
            <w:tcW w:w="1803" w:type="dxa"/>
          </w:tcPr>
          <w:p w14:paraId="34DB8D06" w14:textId="61951203" w:rsidR="004A7367" w:rsidRPr="004A7367" w:rsidRDefault="004A7367" w:rsidP="004A7367">
            <w:pPr>
              <w:jc w:val="center"/>
              <w:rPr>
                <w:rFonts w:cs="B Lotus"/>
                <w:sz w:val="28"/>
                <w:szCs w:val="28"/>
                <w:rtl/>
              </w:rPr>
            </w:pPr>
            <w:r w:rsidRPr="004A7367">
              <w:rPr>
                <w:rFonts w:cs="B Lotus"/>
                <w:rtl/>
              </w:rPr>
              <w:t>727</w:t>
            </w:r>
          </w:p>
        </w:tc>
        <w:tc>
          <w:tcPr>
            <w:tcW w:w="1803" w:type="dxa"/>
          </w:tcPr>
          <w:p w14:paraId="65BDE28A" w14:textId="2EE0E65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رابر‏</w:t>
            </w:r>
          </w:p>
        </w:tc>
        <w:tc>
          <w:tcPr>
            <w:tcW w:w="1803" w:type="dxa"/>
          </w:tcPr>
          <w:p w14:paraId="40A8AD49" w14:textId="04F26DE2" w:rsidR="004A7367" w:rsidRPr="004A7367" w:rsidRDefault="004A7367" w:rsidP="004A7367">
            <w:pPr>
              <w:jc w:val="center"/>
              <w:rPr>
                <w:rFonts w:cs="B Lotus"/>
                <w:sz w:val="28"/>
                <w:szCs w:val="28"/>
                <w:rtl/>
              </w:rPr>
            </w:pPr>
            <w:r w:rsidRPr="004A7367">
              <w:rPr>
                <w:rFonts w:cs="B Lotus"/>
                <w:rtl/>
              </w:rPr>
              <w:t>18</w:t>
            </w:r>
          </w:p>
        </w:tc>
        <w:tc>
          <w:tcPr>
            <w:tcW w:w="1803" w:type="dxa"/>
          </w:tcPr>
          <w:p w14:paraId="220CAB9A" w14:textId="636E2063"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5FB8DC8" w14:textId="77777777" w:rsidTr="00372823">
        <w:tc>
          <w:tcPr>
            <w:tcW w:w="1803" w:type="dxa"/>
          </w:tcPr>
          <w:p w14:paraId="49BC34D8" w14:textId="77777777" w:rsidR="004A7367" w:rsidRPr="004A7367" w:rsidRDefault="004A7367" w:rsidP="004A7367">
            <w:pPr>
              <w:pStyle w:val="ListParagraph"/>
              <w:numPr>
                <w:ilvl w:val="0"/>
                <w:numId w:val="63"/>
              </w:numPr>
              <w:bidi/>
              <w:jc w:val="center"/>
              <w:rPr>
                <w:rFonts w:cs="B Lotus"/>
                <w:rtl/>
              </w:rPr>
            </w:pPr>
          </w:p>
        </w:tc>
        <w:tc>
          <w:tcPr>
            <w:tcW w:w="1803" w:type="dxa"/>
          </w:tcPr>
          <w:p w14:paraId="3FAAC2B4" w14:textId="12DD5307" w:rsidR="004A7367" w:rsidRPr="004A7367" w:rsidRDefault="004A7367" w:rsidP="004A7367">
            <w:pPr>
              <w:jc w:val="center"/>
              <w:rPr>
                <w:rFonts w:cs="B Lotus"/>
                <w:sz w:val="28"/>
                <w:szCs w:val="28"/>
                <w:rtl/>
              </w:rPr>
            </w:pPr>
            <w:r w:rsidRPr="004A7367">
              <w:rPr>
                <w:rFonts w:cs="B Lotus"/>
                <w:rtl/>
              </w:rPr>
              <w:t>728</w:t>
            </w:r>
          </w:p>
        </w:tc>
        <w:tc>
          <w:tcPr>
            <w:tcW w:w="1803" w:type="dxa"/>
          </w:tcPr>
          <w:p w14:paraId="14FC3B8D" w14:textId="4FC6FDF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گلزار‏</w:t>
            </w:r>
          </w:p>
        </w:tc>
        <w:tc>
          <w:tcPr>
            <w:tcW w:w="1803" w:type="dxa"/>
          </w:tcPr>
          <w:p w14:paraId="2B8540A1" w14:textId="200914EB" w:rsidR="004A7367" w:rsidRPr="004A7367" w:rsidRDefault="004A7367" w:rsidP="004A7367">
            <w:pPr>
              <w:jc w:val="center"/>
              <w:rPr>
                <w:rFonts w:cs="B Lotus"/>
                <w:sz w:val="28"/>
                <w:szCs w:val="28"/>
                <w:rtl/>
              </w:rPr>
            </w:pPr>
            <w:r w:rsidRPr="004A7367">
              <w:rPr>
                <w:rFonts w:cs="B Lotus"/>
                <w:rtl/>
              </w:rPr>
              <w:t>18</w:t>
            </w:r>
          </w:p>
        </w:tc>
        <w:tc>
          <w:tcPr>
            <w:tcW w:w="1803" w:type="dxa"/>
          </w:tcPr>
          <w:p w14:paraId="320D2101" w14:textId="17743358"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67619A52" w14:textId="77777777" w:rsidTr="00372823">
        <w:tc>
          <w:tcPr>
            <w:tcW w:w="1803" w:type="dxa"/>
          </w:tcPr>
          <w:p w14:paraId="5682B767" w14:textId="77777777" w:rsidR="004A7367" w:rsidRPr="004A7367" w:rsidRDefault="004A7367" w:rsidP="004A7367">
            <w:pPr>
              <w:pStyle w:val="ListParagraph"/>
              <w:numPr>
                <w:ilvl w:val="0"/>
                <w:numId w:val="63"/>
              </w:numPr>
              <w:bidi/>
              <w:jc w:val="center"/>
              <w:rPr>
                <w:rFonts w:cs="B Lotus"/>
                <w:rtl/>
              </w:rPr>
            </w:pPr>
          </w:p>
        </w:tc>
        <w:tc>
          <w:tcPr>
            <w:tcW w:w="1803" w:type="dxa"/>
          </w:tcPr>
          <w:p w14:paraId="4E7B1AB5" w14:textId="5FE284BE" w:rsidR="004A7367" w:rsidRPr="004A7367" w:rsidRDefault="004A7367" w:rsidP="004A7367">
            <w:pPr>
              <w:jc w:val="center"/>
              <w:rPr>
                <w:rFonts w:cs="B Lotus"/>
                <w:sz w:val="28"/>
                <w:szCs w:val="28"/>
                <w:rtl/>
              </w:rPr>
            </w:pPr>
            <w:r w:rsidRPr="004A7367">
              <w:rPr>
                <w:rFonts w:cs="B Lotus"/>
                <w:rtl/>
              </w:rPr>
              <w:t>729</w:t>
            </w:r>
          </w:p>
        </w:tc>
        <w:tc>
          <w:tcPr>
            <w:tcW w:w="1803" w:type="dxa"/>
          </w:tcPr>
          <w:p w14:paraId="63BC5EB4" w14:textId="100B5BB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نگار‏</w:t>
            </w:r>
          </w:p>
        </w:tc>
        <w:tc>
          <w:tcPr>
            <w:tcW w:w="1803" w:type="dxa"/>
          </w:tcPr>
          <w:p w14:paraId="4C8A0E22" w14:textId="1EC97A02" w:rsidR="004A7367" w:rsidRPr="004A7367" w:rsidRDefault="004A7367" w:rsidP="004A7367">
            <w:pPr>
              <w:jc w:val="center"/>
              <w:rPr>
                <w:rFonts w:cs="B Lotus"/>
                <w:sz w:val="28"/>
                <w:szCs w:val="28"/>
                <w:rtl/>
              </w:rPr>
            </w:pPr>
            <w:r w:rsidRPr="004A7367">
              <w:rPr>
                <w:rFonts w:cs="B Lotus"/>
                <w:rtl/>
              </w:rPr>
              <w:t>18</w:t>
            </w:r>
          </w:p>
        </w:tc>
        <w:tc>
          <w:tcPr>
            <w:tcW w:w="1803" w:type="dxa"/>
          </w:tcPr>
          <w:p w14:paraId="674D1A05" w14:textId="325A5700"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52CCE720" w14:textId="77777777" w:rsidTr="00372823">
        <w:tc>
          <w:tcPr>
            <w:tcW w:w="1803" w:type="dxa"/>
          </w:tcPr>
          <w:p w14:paraId="1D82AE91" w14:textId="77777777" w:rsidR="004A7367" w:rsidRPr="004A7367" w:rsidRDefault="004A7367" w:rsidP="004A7367">
            <w:pPr>
              <w:pStyle w:val="ListParagraph"/>
              <w:numPr>
                <w:ilvl w:val="0"/>
                <w:numId w:val="63"/>
              </w:numPr>
              <w:bidi/>
              <w:jc w:val="center"/>
              <w:rPr>
                <w:rFonts w:cs="B Lotus"/>
                <w:rtl/>
              </w:rPr>
            </w:pPr>
          </w:p>
        </w:tc>
        <w:tc>
          <w:tcPr>
            <w:tcW w:w="1803" w:type="dxa"/>
          </w:tcPr>
          <w:p w14:paraId="266A3CD1" w14:textId="4EC85E49" w:rsidR="004A7367" w:rsidRPr="004A7367" w:rsidRDefault="004A7367" w:rsidP="004A7367">
            <w:pPr>
              <w:jc w:val="center"/>
              <w:rPr>
                <w:rFonts w:cs="B Lotus"/>
                <w:sz w:val="28"/>
                <w:szCs w:val="28"/>
                <w:rtl/>
              </w:rPr>
            </w:pPr>
            <w:r w:rsidRPr="004A7367">
              <w:rPr>
                <w:rFonts w:cs="B Lotus"/>
                <w:rtl/>
              </w:rPr>
              <w:t>731</w:t>
            </w:r>
          </w:p>
        </w:tc>
        <w:tc>
          <w:tcPr>
            <w:tcW w:w="1803" w:type="dxa"/>
          </w:tcPr>
          <w:p w14:paraId="54ABEF86" w14:textId="77D5F4B4"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بروات‏</w:t>
            </w:r>
          </w:p>
        </w:tc>
        <w:tc>
          <w:tcPr>
            <w:tcW w:w="1803" w:type="dxa"/>
          </w:tcPr>
          <w:p w14:paraId="6310BA19" w14:textId="66198397" w:rsidR="004A7367" w:rsidRPr="004A7367" w:rsidRDefault="004A7367" w:rsidP="004A7367">
            <w:pPr>
              <w:jc w:val="center"/>
              <w:rPr>
                <w:rFonts w:cs="B Lotus"/>
                <w:sz w:val="28"/>
                <w:szCs w:val="28"/>
                <w:rtl/>
              </w:rPr>
            </w:pPr>
            <w:r w:rsidRPr="004A7367">
              <w:rPr>
                <w:rFonts w:cs="B Lotus"/>
                <w:rtl/>
              </w:rPr>
              <w:t>18</w:t>
            </w:r>
          </w:p>
        </w:tc>
        <w:tc>
          <w:tcPr>
            <w:tcW w:w="1803" w:type="dxa"/>
          </w:tcPr>
          <w:p w14:paraId="13C049CB" w14:textId="7BDA2EC3"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33AAB78D" w14:textId="77777777" w:rsidTr="00372823">
        <w:tc>
          <w:tcPr>
            <w:tcW w:w="1803" w:type="dxa"/>
          </w:tcPr>
          <w:p w14:paraId="0B60B930" w14:textId="77777777" w:rsidR="004A7367" w:rsidRPr="004A7367" w:rsidRDefault="004A7367" w:rsidP="004A7367">
            <w:pPr>
              <w:pStyle w:val="ListParagraph"/>
              <w:numPr>
                <w:ilvl w:val="0"/>
                <w:numId w:val="63"/>
              </w:numPr>
              <w:bidi/>
              <w:jc w:val="center"/>
              <w:rPr>
                <w:rFonts w:cs="B Lotus"/>
                <w:rtl/>
              </w:rPr>
            </w:pPr>
          </w:p>
        </w:tc>
        <w:tc>
          <w:tcPr>
            <w:tcW w:w="1803" w:type="dxa"/>
          </w:tcPr>
          <w:p w14:paraId="19CB85C0" w14:textId="7C40F927" w:rsidR="004A7367" w:rsidRPr="004A7367" w:rsidRDefault="004A7367" w:rsidP="004A7367">
            <w:pPr>
              <w:jc w:val="center"/>
              <w:rPr>
                <w:rFonts w:cs="B Lotus"/>
                <w:sz w:val="28"/>
                <w:szCs w:val="28"/>
                <w:rtl/>
              </w:rPr>
            </w:pPr>
            <w:r w:rsidRPr="004A7367">
              <w:rPr>
                <w:rFonts w:cs="B Lotus"/>
                <w:rtl/>
              </w:rPr>
              <w:t>732</w:t>
            </w:r>
          </w:p>
        </w:tc>
        <w:tc>
          <w:tcPr>
            <w:tcW w:w="1803" w:type="dxa"/>
          </w:tcPr>
          <w:p w14:paraId="2FD6E966" w14:textId="63A3595B"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محمد</w:t>
            </w:r>
            <w:r w:rsidRPr="004A7367">
              <w:rPr>
                <w:rFonts w:cs="B Lotus"/>
                <w:rtl/>
              </w:rPr>
              <w:t xml:space="preserve"> </w:t>
            </w:r>
            <w:r w:rsidRPr="004A7367">
              <w:rPr>
                <w:rFonts w:cs="B Lotus" w:hint="cs"/>
                <w:rtl/>
              </w:rPr>
              <w:t>آباد‏</w:t>
            </w:r>
          </w:p>
        </w:tc>
        <w:tc>
          <w:tcPr>
            <w:tcW w:w="1803" w:type="dxa"/>
          </w:tcPr>
          <w:p w14:paraId="62C4AEF1" w14:textId="0CA7F292" w:rsidR="004A7367" w:rsidRPr="004A7367" w:rsidRDefault="004A7367" w:rsidP="004A7367">
            <w:pPr>
              <w:jc w:val="center"/>
              <w:rPr>
                <w:rFonts w:cs="B Lotus"/>
                <w:sz w:val="28"/>
                <w:szCs w:val="28"/>
                <w:rtl/>
              </w:rPr>
            </w:pPr>
            <w:r w:rsidRPr="004A7367">
              <w:rPr>
                <w:rFonts w:cs="B Lotus"/>
                <w:rtl/>
              </w:rPr>
              <w:t>18</w:t>
            </w:r>
          </w:p>
        </w:tc>
        <w:tc>
          <w:tcPr>
            <w:tcW w:w="1803" w:type="dxa"/>
          </w:tcPr>
          <w:p w14:paraId="2E7838EE" w14:textId="22117DD8"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1994CD0E" w14:textId="77777777" w:rsidTr="00372823">
        <w:tc>
          <w:tcPr>
            <w:tcW w:w="1803" w:type="dxa"/>
          </w:tcPr>
          <w:p w14:paraId="447A2FA9" w14:textId="77777777" w:rsidR="004A7367" w:rsidRPr="004A7367" w:rsidRDefault="004A7367" w:rsidP="004A7367">
            <w:pPr>
              <w:pStyle w:val="ListParagraph"/>
              <w:numPr>
                <w:ilvl w:val="0"/>
                <w:numId w:val="63"/>
              </w:numPr>
              <w:bidi/>
              <w:jc w:val="center"/>
              <w:rPr>
                <w:rFonts w:cs="B Lotus"/>
                <w:rtl/>
              </w:rPr>
            </w:pPr>
          </w:p>
        </w:tc>
        <w:tc>
          <w:tcPr>
            <w:tcW w:w="1803" w:type="dxa"/>
          </w:tcPr>
          <w:p w14:paraId="37507DC8" w14:textId="141580CB" w:rsidR="004A7367" w:rsidRPr="004A7367" w:rsidRDefault="004A7367" w:rsidP="004A7367">
            <w:pPr>
              <w:jc w:val="center"/>
              <w:rPr>
                <w:rFonts w:cs="B Lotus"/>
                <w:sz w:val="28"/>
                <w:szCs w:val="28"/>
                <w:rtl/>
              </w:rPr>
            </w:pPr>
            <w:r w:rsidRPr="004A7367">
              <w:rPr>
                <w:rFonts w:cs="B Lotus"/>
                <w:rtl/>
              </w:rPr>
              <w:t>733</w:t>
            </w:r>
          </w:p>
        </w:tc>
        <w:tc>
          <w:tcPr>
            <w:tcW w:w="1803" w:type="dxa"/>
          </w:tcPr>
          <w:p w14:paraId="25F6282A" w14:textId="17FA9D8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فهرج‏</w:t>
            </w:r>
          </w:p>
        </w:tc>
        <w:tc>
          <w:tcPr>
            <w:tcW w:w="1803" w:type="dxa"/>
          </w:tcPr>
          <w:p w14:paraId="6F6FAA2C" w14:textId="0479025B" w:rsidR="004A7367" w:rsidRPr="004A7367" w:rsidRDefault="004A7367" w:rsidP="004A7367">
            <w:pPr>
              <w:jc w:val="center"/>
              <w:rPr>
                <w:rFonts w:cs="B Lotus"/>
                <w:sz w:val="28"/>
                <w:szCs w:val="28"/>
                <w:rtl/>
              </w:rPr>
            </w:pPr>
            <w:r w:rsidRPr="004A7367">
              <w:rPr>
                <w:rFonts w:cs="B Lotus"/>
                <w:rtl/>
              </w:rPr>
              <w:t>18</w:t>
            </w:r>
          </w:p>
        </w:tc>
        <w:tc>
          <w:tcPr>
            <w:tcW w:w="1803" w:type="dxa"/>
          </w:tcPr>
          <w:p w14:paraId="29E04ECD" w14:textId="315C2225"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ED8F802" w14:textId="77777777" w:rsidTr="00372823">
        <w:tc>
          <w:tcPr>
            <w:tcW w:w="1803" w:type="dxa"/>
          </w:tcPr>
          <w:p w14:paraId="2E26F9BE" w14:textId="77777777" w:rsidR="004A7367" w:rsidRPr="004A7367" w:rsidRDefault="004A7367" w:rsidP="004A7367">
            <w:pPr>
              <w:pStyle w:val="ListParagraph"/>
              <w:numPr>
                <w:ilvl w:val="0"/>
                <w:numId w:val="63"/>
              </w:numPr>
              <w:bidi/>
              <w:jc w:val="center"/>
              <w:rPr>
                <w:rFonts w:cs="B Lotus"/>
                <w:rtl/>
              </w:rPr>
            </w:pPr>
          </w:p>
        </w:tc>
        <w:tc>
          <w:tcPr>
            <w:tcW w:w="1803" w:type="dxa"/>
          </w:tcPr>
          <w:p w14:paraId="7C8B499B" w14:textId="3696AB0D" w:rsidR="004A7367" w:rsidRPr="004A7367" w:rsidRDefault="004A7367" w:rsidP="004A7367">
            <w:pPr>
              <w:jc w:val="center"/>
              <w:rPr>
                <w:rFonts w:cs="B Lotus"/>
                <w:sz w:val="28"/>
                <w:szCs w:val="28"/>
                <w:rtl/>
              </w:rPr>
            </w:pPr>
            <w:r w:rsidRPr="004A7367">
              <w:rPr>
                <w:rFonts w:cs="B Lotus"/>
                <w:rtl/>
              </w:rPr>
              <w:t>734</w:t>
            </w:r>
          </w:p>
        </w:tc>
        <w:tc>
          <w:tcPr>
            <w:tcW w:w="1803" w:type="dxa"/>
          </w:tcPr>
          <w:p w14:paraId="0693B001" w14:textId="4D2CE1BF"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نرماشیر‏</w:t>
            </w:r>
          </w:p>
        </w:tc>
        <w:tc>
          <w:tcPr>
            <w:tcW w:w="1803" w:type="dxa"/>
          </w:tcPr>
          <w:p w14:paraId="6AD3D108" w14:textId="4DDD35ED" w:rsidR="004A7367" w:rsidRPr="004A7367" w:rsidRDefault="004A7367" w:rsidP="004A7367">
            <w:pPr>
              <w:jc w:val="center"/>
              <w:rPr>
                <w:rFonts w:cs="B Lotus"/>
                <w:sz w:val="28"/>
                <w:szCs w:val="28"/>
                <w:rtl/>
              </w:rPr>
            </w:pPr>
            <w:r w:rsidRPr="004A7367">
              <w:rPr>
                <w:rFonts w:cs="B Lotus"/>
                <w:rtl/>
              </w:rPr>
              <w:t>18</w:t>
            </w:r>
          </w:p>
        </w:tc>
        <w:tc>
          <w:tcPr>
            <w:tcW w:w="1803" w:type="dxa"/>
          </w:tcPr>
          <w:p w14:paraId="5B07025C" w14:textId="3A6AA143"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C689225" w14:textId="77777777" w:rsidTr="00372823">
        <w:tc>
          <w:tcPr>
            <w:tcW w:w="1803" w:type="dxa"/>
          </w:tcPr>
          <w:p w14:paraId="6474FED6" w14:textId="77777777" w:rsidR="004A7367" w:rsidRPr="004A7367" w:rsidRDefault="004A7367" w:rsidP="004A7367">
            <w:pPr>
              <w:pStyle w:val="ListParagraph"/>
              <w:numPr>
                <w:ilvl w:val="0"/>
                <w:numId w:val="63"/>
              </w:numPr>
              <w:bidi/>
              <w:jc w:val="center"/>
              <w:rPr>
                <w:rFonts w:cs="B Lotus"/>
                <w:rtl/>
              </w:rPr>
            </w:pPr>
          </w:p>
        </w:tc>
        <w:tc>
          <w:tcPr>
            <w:tcW w:w="1803" w:type="dxa"/>
          </w:tcPr>
          <w:p w14:paraId="34AF2F6E" w14:textId="27B94ADA" w:rsidR="004A7367" w:rsidRPr="004A7367" w:rsidRDefault="004A7367" w:rsidP="004A7367">
            <w:pPr>
              <w:jc w:val="center"/>
              <w:rPr>
                <w:rFonts w:cs="B Lotus"/>
                <w:sz w:val="28"/>
                <w:szCs w:val="28"/>
                <w:rtl/>
              </w:rPr>
            </w:pPr>
            <w:r w:rsidRPr="004A7367">
              <w:rPr>
                <w:rFonts w:cs="B Lotus"/>
                <w:rtl/>
              </w:rPr>
              <w:t>735</w:t>
            </w:r>
          </w:p>
        </w:tc>
        <w:tc>
          <w:tcPr>
            <w:tcW w:w="1803" w:type="dxa"/>
          </w:tcPr>
          <w:p w14:paraId="3FBB6C79" w14:textId="0A7959ED"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جبالبارز‏</w:t>
            </w:r>
          </w:p>
        </w:tc>
        <w:tc>
          <w:tcPr>
            <w:tcW w:w="1803" w:type="dxa"/>
          </w:tcPr>
          <w:p w14:paraId="143D2BCF" w14:textId="6C7B8C92" w:rsidR="004A7367" w:rsidRPr="004A7367" w:rsidRDefault="004A7367" w:rsidP="004A7367">
            <w:pPr>
              <w:jc w:val="center"/>
              <w:rPr>
                <w:rFonts w:cs="B Lotus"/>
                <w:sz w:val="28"/>
                <w:szCs w:val="28"/>
                <w:rtl/>
              </w:rPr>
            </w:pPr>
            <w:r w:rsidRPr="004A7367">
              <w:rPr>
                <w:rFonts w:cs="B Lotus"/>
                <w:rtl/>
              </w:rPr>
              <w:t>18</w:t>
            </w:r>
          </w:p>
        </w:tc>
        <w:tc>
          <w:tcPr>
            <w:tcW w:w="1803" w:type="dxa"/>
          </w:tcPr>
          <w:p w14:paraId="09C6737A" w14:textId="5ACCB513"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A87FE39" w14:textId="77777777" w:rsidTr="00372823">
        <w:tc>
          <w:tcPr>
            <w:tcW w:w="1803" w:type="dxa"/>
          </w:tcPr>
          <w:p w14:paraId="67EE64D5" w14:textId="77777777" w:rsidR="004A7367" w:rsidRPr="004A7367" w:rsidRDefault="004A7367" w:rsidP="004A7367">
            <w:pPr>
              <w:pStyle w:val="ListParagraph"/>
              <w:numPr>
                <w:ilvl w:val="0"/>
                <w:numId w:val="63"/>
              </w:numPr>
              <w:bidi/>
              <w:jc w:val="center"/>
              <w:rPr>
                <w:rFonts w:cs="B Lotus"/>
                <w:rtl/>
              </w:rPr>
            </w:pPr>
          </w:p>
        </w:tc>
        <w:tc>
          <w:tcPr>
            <w:tcW w:w="1803" w:type="dxa"/>
          </w:tcPr>
          <w:p w14:paraId="22BB5535" w14:textId="7A4B7370" w:rsidR="004A7367" w:rsidRPr="004A7367" w:rsidRDefault="004A7367" w:rsidP="004A7367">
            <w:pPr>
              <w:jc w:val="center"/>
              <w:rPr>
                <w:rFonts w:cs="B Lotus"/>
                <w:sz w:val="28"/>
                <w:szCs w:val="28"/>
                <w:rtl/>
              </w:rPr>
            </w:pPr>
            <w:r w:rsidRPr="004A7367">
              <w:rPr>
                <w:rFonts w:cs="B Lotus"/>
                <w:rtl/>
              </w:rPr>
              <w:t>736</w:t>
            </w:r>
          </w:p>
        </w:tc>
        <w:tc>
          <w:tcPr>
            <w:tcW w:w="1803" w:type="dxa"/>
          </w:tcPr>
          <w:p w14:paraId="07C09BD6" w14:textId="3B98923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درب</w:t>
            </w:r>
            <w:r w:rsidRPr="004A7367">
              <w:rPr>
                <w:rFonts w:cs="B Lotus"/>
                <w:rtl/>
              </w:rPr>
              <w:t xml:space="preserve"> </w:t>
            </w:r>
            <w:r w:rsidRPr="004A7367">
              <w:rPr>
                <w:rFonts w:cs="B Lotus" w:hint="cs"/>
                <w:rtl/>
              </w:rPr>
              <w:t>بهشت‏</w:t>
            </w:r>
          </w:p>
        </w:tc>
        <w:tc>
          <w:tcPr>
            <w:tcW w:w="1803" w:type="dxa"/>
          </w:tcPr>
          <w:p w14:paraId="03272275" w14:textId="672E0BA3" w:rsidR="004A7367" w:rsidRPr="004A7367" w:rsidRDefault="004A7367" w:rsidP="004A7367">
            <w:pPr>
              <w:jc w:val="center"/>
              <w:rPr>
                <w:rFonts w:cs="B Lotus"/>
                <w:sz w:val="28"/>
                <w:szCs w:val="28"/>
                <w:rtl/>
              </w:rPr>
            </w:pPr>
            <w:r w:rsidRPr="004A7367">
              <w:rPr>
                <w:rFonts w:cs="B Lotus"/>
                <w:rtl/>
              </w:rPr>
              <w:t>18</w:t>
            </w:r>
          </w:p>
        </w:tc>
        <w:tc>
          <w:tcPr>
            <w:tcW w:w="1803" w:type="dxa"/>
          </w:tcPr>
          <w:p w14:paraId="0F61A172" w14:textId="6C816D3D"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02D798D" w14:textId="77777777" w:rsidTr="00372823">
        <w:tc>
          <w:tcPr>
            <w:tcW w:w="1803" w:type="dxa"/>
          </w:tcPr>
          <w:p w14:paraId="57D63126" w14:textId="77777777" w:rsidR="004A7367" w:rsidRPr="004A7367" w:rsidRDefault="004A7367" w:rsidP="004A7367">
            <w:pPr>
              <w:pStyle w:val="ListParagraph"/>
              <w:numPr>
                <w:ilvl w:val="0"/>
                <w:numId w:val="63"/>
              </w:numPr>
              <w:bidi/>
              <w:jc w:val="center"/>
              <w:rPr>
                <w:rFonts w:cs="B Lotus"/>
                <w:rtl/>
              </w:rPr>
            </w:pPr>
          </w:p>
        </w:tc>
        <w:tc>
          <w:tcPr>
            <w:tcW w:w="1803" w:type="dxa"/>
          </w:tcPr>
          <w:p w14:paraId="3E30A8D3" w14:textId="3C48B51F" w:rsidR="004A7367" w:rsidRPr="004A7367" w:rsidRDefault="004A7367" w:rsidP="004A7367">
            <w:pPr>
              <w:jc w:val="center"/>
              <w:rPr>
                <w:rFonts w:cs="B Lotus"/>
                <w:sz w:val="28"/>
                <w:szCs w:val="28"/>
                <w:rtl/>
              </w:rPr>
            </w:pPr>
            <w:r w:rsidRPr="004A7367">
              <w:rPr>
                <w:rFonts w:cs="B Lotus"/>
                <w:rtl/>
              </w:rPr>
              <w:t>738</w:t>
            </w:r>
          </w:p>
        </w:tc>
        <w:tc>
          <w:tcPr>
            <w:tcW w:w="1803" w:type="dxa"/>
          </w:tcPr>
          <w:p w14:paraId="6BC97181" w14:textId="4C5938C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عنبر</w:t>
            </w:r>
            <w:r w:rsidRPr="004A7367">
              <w:rPr>
                <w:rFonts w:cs="B Lotus"/>
                <w:rtl/>
              </w:rPr>
              <w:t xml:space="preserve"> </w:t>
            </w:r>
            <w:r w:rsidRPr="004A7367">
              <w:rPr>
                <w:rFonts w:cs="B Lotus" w:hint="cs"/>
                <w:rtl/>
              </w:rPr>
              <w:t>آباد‏</w:t>
            </w:r>
          </w:p>
        </w:tc>
        <w:tc>
          <w:tcPr>
            <w:tcW w:w="1803" w:type="dxa"/>
          </w:tcPr>
          <w:p w14:paraId="2A144D50" w14:textId="15E343CB" w:rsidR="004A7367" w:rsidRPr="004A7367" w:rsidRDefault="004A7367" w:rsidP="004A7367">
            <w:pPr>
              <w:jc w:val="center"/>
              <w:rPr>
                <w:rFonts w:cs="B Lotus"/>
                <w:sz w:val="28"/>
                <w:szCs w:val="28"/>
                <w:rtl/>
              </w:rPr>
            </w:pPr>
            <w:r w:rsidRPr="004A7367">
              <w:rPr>
                <w:rFonts w:cs="B Lotus"/>
                <w:rtl/>
              </w:rPr>
              <w:t>18</w:t>
            </w:r>
          </w:p>
        </w:tc>
        <w:tc>
          <w:tcPr>
            <w:tcW w:w="1803" w:type="dxa"/>
          </w:tcPr>
          <w:p w14:paraId="67E6BBD2" w14:textId="4AAC8A01"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F7BBBE9" w14:textId="77777777" w:rsidTr="00372823">
        <w:tc>
          <w:tcPr>
            <w:tcW w:w="1803" w:type="dxa"/>
          </w:tcPr>
          <w:p w14:paraId="5CC3223F" w14:textId="77777777" w:rsidR="004A7367" w:rsidRPr="004A7367" w:rsidRDefault="004A7367" w:rsidP="004A7367">
            <w:pPr>
              <w:pStyle w:val="ListParagraph"/>
              <w:numPr>
                <w:ilvl w:val="0"/>
                <w:numId w:val="63"/>
              </w:numPr>
              <w:bidi/>
              <w:jc w:val="center"/>
              <w:rPr>
                <w:rFonts w:cs="B Lotus"/>
                <w:rtl/>
              </w:rPr>
            </w:pPr>
          </w:p>
        </w:tc>
        <w:tc>
          <w:tcPr>
            <w:tcW w:w="1803" w:type="dxa"/>
          </w:tcPr>
          <w:p w14:paraId="6B9CCCC5" w14:textId="5837183C" w:rsidR="004A7367" w:rsidRPr="004A7367" w:rsidRDefault="004A7367" w:rsidP="004A7367">
            <w:pPr>
              <w:jc w:val="center"/>
              <w:rPr>
                <w:rFonts w:cs="B Lotus"/>
                <w:sz w:val="28"/>
                <w:szCs w:val="28"/>
                <w:rtl/>
              </w:rPr>
            </w:pPr>
            <w:r w:rsidRPr="004A7367">
              <w:rPr>
                <w:rFonts w:cs="B Lotus"/>
                <w:rtl/>
              </w:rPr>
              <w:t>739</w:t>
            </w:r>
          </w:p>
        </w:tc>
        <w:tc>
          <w:tcPr>
            <w:tcW w:w="1803" w:type="dxa"/>
          </w:tcPr>
          <w:p w14:paraId="79688465" w14:textId="54A9A7C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مس</w:t>
            </w:r>
            <w:r w:rsidRPr="004A7367">
              <w:rPr>
                <w:rFonts w:cs="B Lotus"/>
                <w:rtl/>
              </w:rPr>
              <w:t xml:space="preserve"> </w:t>
            </w:r>
            <w:r w:rsidRPr="004A7367">
              <w:rPr>
                <w:rFonts w:cs="B Lotus" w:hint="cs"/>
                <w:rtl/>
              </w:rPr>
              <w:t>سرچشمه‏</w:t>
            </w:r>
          </w:p>
        </w:tc>
        <w:tc>
          <w:tcPr>
            <w:tcW w:w="1803" w:type="dxa"/>
          </w:tcPr>
          <w:p w14:paraId="39AC1565" w14:textId="0B95C83F" w:rsidR="004A7367" w:rsidRPr="004A7367" w:rsidRDefault="004A7367" w:rsidP="004A7367">
            <w:pPr>
              <w:jc w:val="center"/>
              <w:rPr>
                <w:rFonts w:cs="B Lotus"/>
                <w:sz w:val="28"/>
                <w:szCs w:val="28"/>
                <w:rtl/>
              </w:rPr>
            </w:pPr>
            <w:r w:rsidRPr="004A7367">
              <w:rPr>
                <w:rFonts w:cs="B Lotus"/>
                <w:rtl/>
              </w:rPr>
              <w:t>18</w:t>
            </w:r>
          </w:p>
        </w:tc>
        <w:tc>
          <w:tcPr>
            <w:tcW w:w="1803" w:type="dxa"/>
          </w:tcPr>
          <w:p w14:paraId="19BDA387" w14:textId="0C2FDBA7"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48566C7" w14:textId="77777777" w:rsidTr="00372823">
        <w:tc>
          <w:tcPr>
            <w:tcW w:w="1803" w:type="dxa"/>
          </w:tcPr>
          <w:p w14:paraId="061FB324" w14:textId="77777777" w:rsidR="004A7367" w:rsidRPr="004A7367" w:rsidRDefault="004A7367" w:rsidP="004A7367">
            <w:pPr>
              <w:pStyle w:val="ListParagraph"/>
              <w:numPr>
                <w:ilvl w:val="0"/>
                <w:numId w:val="63"/>
              </w:numPr>
              <w:bidi/>
              <w:jc w:val="center"/>
              <w:rPr>
                <w:rFonts w:cs="B Lotus"/>
                <w:rtl/>
              </w:rPr>
            </w:pPr>
          </w:p>
        </w:tc>
        <w:tc>
          <w:tcPr>
            <w:tcW w:w="1803" w:type="dxa"/>
          </w:tcPr>
          <w:p w14:paraId="38E49F7A" w14:textId="230A4314" w:rsidR="004A7367" w:rsidRPr="004A7367" w:rsidRDefault="004A7367" w:rsidP="004A7367">
            <w:pPr>
              <w:jc w:val="center"/>
              <w:rPr>
                <w:rFonts w:cs="B Lotus"/>
                <w:sz w:val="28"/>
                <w:szCs w:val="28"/>
                <w:rtl/>
              </w:rPr>
            </w:pPr>
            <w:r w:rsidRPr="004A7367">
              <w:rPr>
                <w:rFonts w:cs="B Lotus"/>
                <w:rtl/>
              </w:rPr>
              <w:t>740</w:t>
            </w:r>
          </w:p>
        </w:tc>
        <w:tc>
          <w:tcPr>
            <w:tcW w:w="1803" w:type="dxa"/>
          </w:tcPr>
          <w:p w14:paraId="35C6F040" w14:textId="5BBC0C9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کشکوئیه‏</w:t>
            </w:r>
          </w:p>
        </w:tc>
        <w:tc>
          <w:tcPr>
            <w:tcW w:w="1803" w:type="dxa"/>
          </w:tcPr>
          <w:p w14:paraId="2BFB946D" w14:textId="583BCAC8" w:rsidR="004A7367" w:rsidRPr="004A7367" w:rsidRDefault="004A7367" w:rsidP="004A7367">
            <w:pPr>
              <w:jc w:val="center"/>
              <w:rPr>
                <w:rFonts w:cs="B Lotus"/>
                <w:sz w:val="28"/>
                <w:szCs w:val="28"/>
                <w:rtl/>
              </w:rPr>
            </w:pPr>
            <w:r w:rsidRPr="004A7367">
              <w:rPr>
                <w:rFonts w:cs="B Lotus"/>
                <w:rtl/>
              </w:rPr>
              <w:t>18</w:t>
            </w:r>
          </w:p>
        </w:tc>
        <w:tc>
          <w:tcPr>
            <w:tcW w:w="1803" w:type="dxa"/>
          </w:tcPr>
          <w:p w14:paraId="6D79F6E2" w14:textId="08DF30E7"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ECBC2D7" w14:textId="77777777" w:rsidTr="00372823">
        <w:tc>
          <w:tcPr>
            <w:tcW w:w="1803" w:type="dxa"/>
          </w:tcPr>
          <w:p w14:paraId="63049F9E" w14:textId="77777777" w:rsidR="004A7367" w:rsidRPr="004A7367" w:rsidRDefault="004A7367" w:rsidP="004A7367">
            <w:pPr>
              <w:pStyle w:val="ListParagraph"/>
              <w:numPr>
                <w:ilvl w:val="0"/>
                <w:numId w:val="63"/>
              </w:numPr>
              <w:bidi/>
              <w:jc w:val="center"/>
              <w:rPr>
                <w:rFonts w:cs="B Lotus"/>
                <w:rtl/>
              </w:rPr>
            </w:pPr>
          </w:p>
        </w:tc>
        <w:tc>
          <w:tcPr>
            <w:tcW w:w="1803" w:type="dxa"/>
          </w:tcPr>
          <w:p w14:paraId="3CC4E631" w14:textId="7563C403" w:rsidR="004A7367" w:rsidRPr="004A7367" w:rsidRDefault="004A7367" w:rsidP="004A7367">
            <w:pPr>
              <w:jc w:val="center"/>
              <w:rPr>
                <w:rFonts w:cs="B Lotus"/>
                <w:sz w:val="28"/>
                <w:szCs w:val="28"/>
                <w:rtl/>
              </w:rPr>
            </w:pPr>
            <w:r w:rsidRPr="004A7367">
              <w:rPr>
                <w:rFonts w:cs="B Lotus"/>
                <w:rtl/>
              </w:rPr>
              <w:t>741</w:t>
            </w:r>
          </w:p>
        </w:tc>
        <w:tc>
          <w:tcPr>
            <w:tcW w:w="1803" w:type="dxa"/>
          </w:tcPr>
          <w:p w14:paraId="68BFB00D" w14:textId="0F63ACD7" w:rsidR="004A7367" w:rsidRPr="004A7367" w:rsidRDefault="004A7367" w:rsidP="004A7367">
            <w:pPr>
              <w:jc w:val="center"/>
              <w:rPr>
                <w:rFonts w:cs="B Lotus"/>
                <w:sz w:val="28"/>
                <w:szCs w:val="28"/>
                <w:rtl/>
              </w:rPr>
            </w:pPr>
            <w:r w:rsidRPr="004A7367">
              <w:rPr>
                <w:rFonts w:cs="B Lotus" w:hint="cs"/>
                <w:rtl/>
              </w:rPr>
              <w:t>کیاشهر</w:t>
            </w:r>
          </w:p>
        </w:tc>
        <w:tc>
          <w:tcPr>
            <w:tcW w:w="1803" w:type="dxa"/>
          </w:tcPr>
          <w:p w14:paraId="1CD1E327" w14:textId="7DEA706B" w:rsidR="004A7367" w:rsidRPr="004A7367" w:rsidRDefault="004A7367" w:rsidP="004A7367">
            <w:pPr>
              <w:jc w:val="center"/>
              <w:rPr>
                <w:rFonts w:cs="B Lotus"/>
                <w:sz w:val="28"/>
                <w:szCs w:val="28"/>
                <w:rtl/>
              </w:rPr>
            </w:pPr>
            <w:r w:rsidRPr="004A7367">
              <w:rPr>
                <w:rFonts w:cs="B Lotus"/>
                <w:rtl/>
              </w:rPr>
              <w:t>18</w:t>
            </w:r>
          </w:p>
        </w:tc>
        <w:tc>
          <w:tcPr>
            <w:tcW w:w="1803" w:type="dxa"/>
          </w:tcPr>
          <w:p w14:paraId="3B040F62" w14:textId="25E7C18B"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1D93FD4" w14:textId="77777777" w:rsidTr="00372823">
        <w:tc>
          <w:tcPr>
            <w:tcW w:w="1803" w:type="dxa"/>
          </w:tcPr>
          <w:p w14:paraId="30E6A41A" w14:textId="77777777" w:rsidR="004A7367" w:rsidRPr="004A7367" w:rsidRDefault="004A7367" w:rsidP="004A7367">
            <w:pPr>
              <w:pStyle w:val="ListParagraph"/>
              <w:numPr>
                <w:ilvl w:val="0"/>
                <w:numId w:val="63"/>
              </w:numPr>
              <w:bidi/>
              <w:jc w:val="center"/>
              <w:rPr>
                <w:rFonts w:cs="B Lotus"/>
                <w:rtl/>
              </w:rPr>
            </w:pPr>
          </w:p>
        </w:tc>
        <w:tc>
          <w:tcPr>
            <w:tcW w:w="1803" w:type="dxa"/>
          </w:tcPr>
          <w:p w14:paraId="39FE734B" w14:textId="46F8B0F6" w:rsidR="004A7367" w:rsidRPr="004A7367" w:rsidRDefault="004A7367" w:rsidP="004A7367">
            <w:pPr>
              <w:jc w:val="center"/>
              <w:rPr>
                <w:rFonts w:cs="B Lotus"/>
                <w:sz w:val="28"/>
                <w:szCs w:val="28"/>
                <w:rtl/>
              </w:rPr>
            </w:pPr>
            <w:r w:rsidRPr="004A7367">
              <w:rPr>
                <w:rFonts w:cs="B Lotus"/>
                <w:rtl/>
              </w:rPr>
              <w:t>742</w:t>
            </w:r>
          </w:p>
        </w:tc>
        <w:tc>
          <w:tcPr>
            <w:tcW w:w="1803" w:type="dxa"/>
          </w:tcPr>
          <w:p w14:paraId="7199DF22" w14:textId="4DA9A17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خانوک‏</w:t>
            </w:r>
          </w:p>
        </w:tc>
        <w:tc>
          <w:tcPr>
            <w:tcW w:w="1803" w:type="dxa"/>
          </w:tcPr>
          <w:p w14:paraId="371201DB" w14:textId="7FA317E1" w:rsidR="004A7367" w:rsidRPr="004A7367" w:rsidRDefault="004A7367" w:rsidP="004A7367">
            <w:pPr>
              <w:jc w:val="center"/>
              <w:rPr>
                <w:rFonts w:cs="B Lotus"/>
                <w:sz w:val="28"/>
                <w:szCs w:val="28"/>
                <w:rtl/>
              </w:rPr>
            </w:pPr>
            <w:r w:rsidRPr="004A7367">
              <w:rPr>
                <w:rFonts w:cs="B Lotus"/>
                <w:rtl/>
              </w:rPr>
              <w:t>18</w:t>
            </w:r>
          </w:p>
        </w:tc>
        <w:tc>
          <w:tcPr>
            <w:tcW w:w="1803" w:type="dxa"/>
          </w:tcPr>
          <w:p w14:paraId="48DDF49E" w14:textId="2ED81CE8"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773C85A" w14:textId="77777777" w:rsidTr="00372823">
        <w:tc>
          <w:tcPr>
            <w:tcW w:w="1803" w:type="dxa"/>
          </w:tcPr>
          <w:p w14:paraId="74CEA7E5" w14:textId="77777777" w:rsidR="004A7367" w:rsidRPr="004A7367" w:rsidRDefault="004A7367" w:rsidP="004A7367">
            <w:pPr>
              <w:pStyle w:val="ListParagraph"/>
              <w:numPr>
                <w:ilvl w:val="0"/>
                <w:numId w:val="63"/>
              </w:numPr>
              <w:bidi/>
              <w:jc w:val="center"/>
              <w:rPr>
                <w:rFonts w:cs="B Lotus"/>
                <w:rtl/>
              </w:rPr>
            </w:pPr>
          </w:p>
        </w:tc>
        <w:tc>
          <w:tcPr>
            <w:tcW w:w="1803" w:type="dxa"/>
          </w:tcPr>
          <w:p w14:paraId="06726011" w14:textId="33D9C806" w:rsidR="004A7367" w:rsidRPr="004A7367" w:rsidRDefault="004A7367" w:rsidP="004A7367">
            <w:pPr>
              <w:jc w:val="center"/>
              <w:rPr>
                <w:rFonts w:cs="B Lotus"/>
                <w:sz w:val="28"/>
                <w:szCs w:val="28"/>
                <w:rtl/>
              </w:rPr>
            </w:pPr>
            <w:r w:rsidRPr="004A7367">
              <w:rPr>
                <w:rFonts w:cs="B Lotus"/>
                <w:rtl/>
              </w:rPr>
              <w:t>743</w:t>
            </w:r>
          </w:p>
        </w:tc>
        <w:tc>
          <w:tcPr>
            <w:tcW w:w="1803" w:type="dxa"/>
          </w:tcPr>
          <w:p w14:paraId="6CDC1A8E" w14:textId="44DB5C8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کوهبنان‏</w:t>
            </w:r>
          </w:p>
        </w:tc>
        <w:tc>
          <w:tcPr>
            <w:tcW w:w="1803" w:type="dxa"/>
          </w:tcPr>
          <w:p w14:paraId="52F3BB20" w14:textId="2E7A8D47" w:rsidR="004A7367" w:rsidRPr="004A7367" w:rsidRDefault="004A7367" w:rsidP="004A7367">
            <w:pPr>
              <w:jc w:val="center"/>
              <w:rPr>
                <w:rFonts w:cs="B Lotus"/>
                <w:sz w:val="28"/>
                <w:szCs w:val="28"/>
                <w:rtl/>
              </w:rPr>
            </w:pPr>
            <w:r w:rsidRPr="004A7367">
              <w:rPr>
                <w:rFonts w:cs="B Lotus"/>
                <w:rtl/>
              </w:rPr>
              <w:t>18</w:t>
            </w:r>
          </w:p>
        </w:tc>
        <w:tc>
          <w:tcPr>
            <w:tcW w:w="1803" w:type="dxa"/>
          </w:tcPr>
          <w:p w14:paraId="6B5EADCA" w14:textId="2E8AA088"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2D3D2E0" w14:textId="77777777" w:rsidTr="00372823">
        <w:tc>
          <w:tcPr>
            <w:tcW w:w="1803" w:type="dxa"/>
          </w:tcPr>
          <w:p w14:paraId="61600620" w14:textId="77777777" w:rsidR="004A7367" w:rsidRPr="004A7367" w:rsidRDefault="004A7367" w:rsidP="004A7367">
            <w:pPr>
              <w:pStyle w:val="ListParagraph"/>
              <w:numPr>
                <w:ilvl w:val="0"/>
                <w:numId w:val="63"/>
              </w:numPr>
              <w:bidi/>
              <w:jc w:val="center"/>
              <w:rPr>
                <w:rFonts w:cs="B Lotus"/>
                <w:rtl/>
              </w:rPr>
            </w:pPr>
          </w:p>
        </w:tc>
        <w:tc>
          <w:tcPr>
            <w:tcW w:w="1803" w:type="dxa"/>
          </w:tcPr>
          <w:p w14:paraId="1FD9FE76" w14:textId="173D3CAD" w:rsidR="004A7367" w:rsidRPr="004A7367" w:rsidRDefault="004A7367" w:rsidP="004A7367">
            <w:pPr>
              <w:jc w:val="center"/>
              <w:rPr>
                <w:rFonts w:cs="B Lotus"/>
                <w:sz w:val="28"/>
                <w:szCs w:val="28"/>
                <w:rtl/>
              </w:rPr>
            </w:pPr>
            <w:r w:rsidRPr="004A7367">
              <w:rPr>
                <w:rFonts w:cs="B Lotus"/>
                <w:rtl/>
              </w:rPr>
              <w:t>744</w:t>
            </w:r>
          </w:p>
        </w:tc>
        <w:tc>
          <w:tcPr>
            <w:tcW w:w="1803" w:type="dxa"/>
          </w:tcPr>
          <w:p w14:paraId="0903BF93" w14:textId="234D865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زید</w:t>
            </w:r>
            <w:r w:rsidRPr="004A7367">
              <w:rPr>
                <w:rFonts w:cs="B Lotus"/>
                <w:rtl/>
              </w:rPr>
              <w:t xml:space="preserve"> </w:t>
            </w:r>
            <w:r w:rsidRPr="004A7367">
              <w:rPr>
                <w:rFonts w:cs="B Lotus" w:hint="cs"/>
                <w:rtl/>
              </w:rPr>
              <w:t>آباد‏</w:t>
            </w:r>
          </w:p>
        </w:tc>
        <w:tc>
          <w:tcPr>
            <w:tcW w:w="1803" w:type="dxa"/>
          </w:tcPr>
          <w:p w14:paraId="6FD9218C" w14:textId="7026F0F2" w:rsidR="004A7367" w:rsidRPr="004A7367" w:rsidRDefault="004A7367" w:rsidP="004A7367">
            <w:pPr>
              <w:jc w:val="center"/>
              <w:rPr>
                <w:rFonts w:cs="B Lotus"/>
                <w:sz w:val="28"/>
                <w:szCs w:val="28"/>
                <w:rtl/>
              </w:rPr>
            </w:pPr>
            <w:r w:rsidRPr="004A7367">
              <w:rPr>
                <w:rFonts w:cs="B Lotus"/>
                <w:rtl/>
              </w:rPr>
              <w:t>18</w:t>
            </w:r>
          </w:p>
        </w:tc>
        <w:tc>
          <w:tcPr>
            <w:tcW w:w="1803" w:type="dxa"/>
          </w:tcPr>
          <w:p w14:paraId="77E8EC12" w14:textId="20F6691B"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FC5A286" w14:textId="77777777" w:rsidTr="00372823">
        <w:tc>
          <w:tcPr>
            <w:tcW w:w="1803" w:type="dxa"/>
          </w:tcPr>
          <w:p w14:paraId="66FFB28A" w14:textId="77777777" w:rsidR="004A7367" w:rsidRPr="004A7367" w:rsidRDefault="004A7367" w:rsidP="004A7367">
            <w:pPr>
              <w:pStyle w:val="ListParagraph"/>
              <w:numPr>
                <w:ilvl w:val="0"/>
                <w:numId w:val="63"/>
              </w:numPr>
              <w:bidi/>
              <w:jc w:val="center"/>
              <w:rPr>
                <w:rFonts w:cs="B Lotus"/>
                <w:rtl/>
              </w:rPr>
            </w:pPr>
          </w:p>
        </w:tc>
        <w:tc>
          <w:tcPr>
            <w:tcW w:w="1803" w:type="dxa"/>
          </w:tcPr>
          <w:p w14:paraId="434DBD3B" w14:textId="282AE795" w:rsidR="004A7367" w:rsidRPr="004A7367" w:rsidRDefault="004A7367" w:rsidP="004A7367">
            <w:pPr>
              <w:jc w:val="center"/>
              <w:rPr>
                <w:rFonts w:cs="B Lotus"/>
                <w:sz w:val="28"/>
                <w:szCs w:val="28"/>
                <w:rtl/>
              </w:rPr>
            </w:pPr>
            <w:r w:rsidRPr="004A7367">
              <w:rPr>
                <w:rFonts w:cs="B Lotus"/>
                <w:rtl/>
              </w:rPr>
              <w:t>745</w:t>
            </w:r>
          </w:p>
        </w:tc>
        <w:tc>
          <w:tcPr>
            <w:tcW w:w="1803" w:type="dxa"/>
          </w:tcPr>
          <w:p w14:paraId="186162F8" w14:textId="11031081"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نجف</w:t>
            </w:r>
            <w:r w:rsidRPr="004A7367">
              <w:rPr>
                <w:rFonts w:cs="B Lotus"/>
                <w:rtl/>
              </w:rPr>
              <w:t xml:space="preserve"> </w:t>
            </w:r>
            <w:r w:rsidRPr="004A7367">
              <w:rPr>
                <w:rFonts w:cs="B Lotus" w:hint="cs"/>
                <w:rtl/>
              </w:rPr>
              <w:t>شهر‏</w:t>
            </w:r>
          </w:p>
        </w:tc>
        <w:tc>
          <w:tcPr>
            <w:tcW w:w="1803" w:type="dxa"/>
          </w:tcPr>
          <w:p w14:paraId="6B1E7219" w14:textId="3D9CE261" w:rsidR="004A7367" w:rsidRPr="004A7367" w:rsidRDefault="004A7367" w:rsidP="004A7367">
            <w:pPr>
              <w:jc w:val="center"/>
              <w:rPr>
                <w:rFonts w:cs="B Lotus"/>
                <w:sz w:val="28"/>
                <w:szCs w:val="28"/>
                <w:rtl/>
              </w:rPr>
            </w:pPr>
            <w:r w:rsidRPr="004A7367">
              <w:rPr>
                <w:rFonts w:cs="B Lotus"/>
                <w:rtl/>
              </w:rPr>
              <w:t>18</w:t>
            </w:r>
          </w:p>
        </w:tc>
        <w:tc>
          <w:tcPr>
            <w:tcW w:w="1803" w:type="dxa"/>
          </w:tcPr>
          <w:p w14:paraId="0A0C1728" w14:textId="46A581F3"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725C52E" w14:textId="77777777" w:rsidTr="00372823">
        <w:tc>
          <w:tcPr>
            <w:tcW w:w="1803" w:type="dxa"/>
          </w:tcPr>
          <w:p w14:paraId="678221FE" w14:textId="77777777" w:rsidR="004A7367" w:rsidRPr="004A7367" w:rsidRDefault="004A7367" w:rsidP="004A7367">
            <w:pPr>
              <w:pStyle w:val="ListParagraph"/>
              <w:numPr>
                <w:ilvl w:val="0"/>
                <w:numId w:val="63"/>
              </w:numPr>
              <w:bidi/>
              <w:jc w:val="center"/>
              <w:rPr>
                <w:rFonts w:cs="B Lotus"/>
                <w:rtl/>
              </w:rPr>
            </w:pPr>
          </w:p>
        </w:tc>
        <w:tc>
          <w:tcPr>
            <w:tcW w:w="1803" w:type="dxa"/>
          </w:tcPr>
          <w:p w14:paraId="4BF8AAD9" w14:textId="56771188" w:rsidR="004A7367" w:rsidRPr="004A7367" w:rsidRDefault="004A7367" w:rsidP="004A7367">
            <w:pPr>
              <w:jc w:val="center"/>
              <w:rPr>
                <w:rFonts w:cs="B Lotus"/>
                <w:sz w:val="28"/>
                <w:szCs w:val="28"/>
                <w:rtl/>
              </w:rPr>
            </w:pPr>
            <w:r w:rsidRPr="004A7367">
              <w:rPr>
                <w:rFonts w:cs="B Lotus"/>
                <w:rtl/>
              </w:rPr>
              <w:t>746</w:t>
            </w:r>
          </w:p>
        </w:tc>
        <w:tc>
          <w:tcPr>
            <w:tcW w:w="1803" w:type="dxa"/>
          </w:tcPr>
          <w:p w14:paraId="1DBF1B34" w14:textId="30E8687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دهج‏</w:t>
            </w:r>
          </w:p>
        </w:tc>
        <w:tc>
          <w:tcPr>
            <w:tcW w:w="1803" w:type="dxa"/>
          </w:tcPr>
          <w:p w14:paraId="47836199" w14:textId="5EFCAA2B" w:rsidR="004A7367" w:rsidRPr="004A7367" w:rsidRDefault="004A7367" w:rsidP="004A7367">
            <w:pPr>
              <w:jc w:val="center"/>
              <w:rPr>
                <w:rFonts w:cs="B Lotus"/>
                <w:sz w:val="28"/>
                <w:szCs w:val="28"/>
                <w:rtl/>
              </w:rPr>
            </w:pPr>
            <w:r w:rsidRPr="004A7367">
              <w:rPr>
                <w:rFonts w:cs="B Lotus"/>
                <w:rtl/>
              </w:rPr>
              <w:t>18</w:t>
            </w:r>
          </w:p>
        </w:tc>
        <w:tc>
          <w:tcPr>
            <w:tcW w:w="1803" w:type="dxa"/>
          </w:tcPr>
          <w:p w14:paraId="1643FDE8" w14:textId="1E192703"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3273BB82" w14:textId="77777777" w:rsidTr="00372823">
        <w:tc>
          <w:tcPr>
            <w:tcW w:w="1803" w:type="dxa"/>
          </w:tcPr>
          <w:p w14:paraId="04B4F41B" w14:textId="77777777" w:rsidR="004A7367" w:rsidRPr="004A7367" w:rsidRDefault="004A7367" w:rsidP="004A7367">
            <w:pPr>
              <w:pStyle w:val="ListParagraph"/>
              <w:numPr>
                <w:ilvl w:val="0"/>
                <w:numId w:val="63"/>
              </w:numPr>
              <w:bidi/>
              <w:jc w:val="center"/>
              <w:rPr>
                <w:rFonts w:cs="B Lotus"/>
                <w:rtl/>
              </w:rPr>
            </w:pPr>
          </w:p>
        </w:tc>
        <w:tc>
          <w:tcPr>
            <w:tcW w:w="1803" w:type="dxa"/>
          </w:tcPr>
          <w:p w14:paraId="7F0A7011" w14:textId="45FA6D70" w:rsidR="004A7367" w:rsidRPr="004A7367" w:rsidRDefault="004A7367" w:rsidP="004A7367">
            <w:pPr>
              <w:jc w:val="center"/>
              <w:rPr>
                <w:rFonts w:cs="B Lotus"/>
                <w:sz w:val="28"/>
                <w:szCs w:val="28"/>
                <w:rtl/>
              </w:rPr>
            </w:pPr>
            <w:r w:rsidRPr="004A7367">
              <w:rPr>
                <w:rFonts w:cs="B Lotus"/>
                <w:rtl/>
              </w:rPr>
              <w:t>747</w:t>
            </w:r>
          </w:p>
        </w:tc>
        <w:tc>
          <w:tcPr>
            <w:tcW w:w="1803" w:type="dxa"/>
          </w:tcPr>
          <w:p w14:paraId="4E7A2DD7" w14:textId="3345493D" w:rsidR="004A7367" w:rsidRPr="004A7367" w:rsidRDefault="004A7367" w:rsidP="004A7367">
            <w:pPr>
              <w:jc w:val="center"/>
              <w:rPr>
                <w:rFonts w:cs="B Lotus"/>
                <w:sz w:val="28"/>
                <w:szCs w:val="28"/>
                <w:rtl/>
              </w:rPr>
            </w:pPr>
            <w:r w:rsidRPr="004A7367">
              <w:rPr>
                <w:rFonts w:cs="B Lotus" w:hint="cs"/>
                <w:rtl/>
              </w:rPr>
              <w:t>رودبار‏</w:t>
            </w:r>
          </w:p>
        </w:tc>
        <w:tc>
          <w:tcPr>
            <w:tcW w:w="1803" w:type="dxa"/>
          </w:tcPr>
          <w:p w14:paraId="403D8013" w14:textId="0417840D" w:rsidR="004A7367" w:rsidRPr="004A7367" w:rsidRDefault="004A7367" w:rsidP="004A7367">
            <w:pPr>
              <w:jc w:val="center"/>
              <w:rPr>
                <w:rFonts w:cs="B Lotus"/>
                <w:sz w:val="28"/>
                <w:szCs w:val="28"/>
                <w:rtl/>
              </w:rPr>
            </w:pPr>
            <w:r w:rsidRPr="004A7367">
              <w:rPr>
                <w:rFonts w:cs="B Lotus"/>
                <w:rtl/>
              </w:rPr>
              <w:t>18</w:t>
            </w:r>
          </w:p>
        </w:tc>
        <w:tc>
          <w:tcPr>
            <w:tcW w:w="1803" w:type="dxa"/>
          </w:tcPr>
          <w:p w14:paraId="1267331E" w14:textId="1531A6DD"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33A07AFB" w14:textId="77777777" w:rsidTr="00372823">
        <w:tc>
          <w:tcPr>
            <w:tcW w:w="1803" w:type="dxa"/>
          </w:tcPr>
          <w:p w14:paraId="3FCD9B13" w14:textId="77777777" w:rsidR="004A7367" w:rsidRPr="004A7367" w:rsidRDefault="004A7367" w:rsidP="004A7367">
            <w:pPr>
              <w:pStyle w:val="ListParagraph"/>
              <w:numPr>
                <w:ilvl w:val="0"/>
                <w:numId w:val="63"/>
              </w:numPr>
              <w:bidi/>
              <w:jc w:val="center"/>
              <w:rPr>
                <w:rFonts w:cs="B Lotus"/>
                <w:rtl/>
              </w:rPr>
            </w:pPr>
          </w:p>
        </w:tc>
        <w:tc>
          <w:tcPr>
            <w:tcW w:w="1803" w:type="dxa"/>
          </w:tcPr>
          <w:p w14:paraId="1CED3A54" w14:textId="2CDB3258" w:rsidR="004A7367" w:rsidRPr="004A7367" w:rsidRDefault="004A7367" w:rsidP="004A7367">
            <w:pPr>
              <w:jc w:val="center"/>
              <w:rPr>
                <w:rFonts w:cs="B Lotus"/>
                <w:sz w:val="28"/>
                <w:szCs w:val="28"/>
                <w:rtl/>
              </w:rPr>
            </w:pPr>
            <w:r w:rsidRPr="004A7367">
              <w:rPr>
                <w:rFonts w:cs="B Lotus"/>
                <w:rtl/>
              </w:rPr>
              <w:t>748</w:t>
            </w:r>
          </w:p>
        </w:tc>
        <w:tc>
          <w:tcPr>
            <w:tcW w:w="1803" w:type="dxa"/>
          </w:tcPr>
          <w:p w14:paraId="53E362A9" w14:textId="70272D7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قلعه</w:t>
            </w:r>
            <w:r w:rsidRPr="004A7367">
              <w:rPr>
                <w:rFonts w:cs="B Lotus"/>
                <w:rtl/>
              </w:rPr>
              <w:t xml:space="preserve"> </w:t>
            </w:r>
            <w:r w:rsidRPr="004A7367">
              <w:rPr>
                <w:rFonts w:cs="B Lotus" w:hint="cs"/>
                <w:rtl/>
              </w:rPr>
              <w:t>گنج‏</w:t>
            </w:r>
          </w:p>
        </w:tc>
        <w:tc>
          <w:tcPr>
            <w:tcW w:w="1803" w:type="dxa"/>
          </w:tcPr>
          <w:p w14:paraId="554CC56F" w14:textId="2A0708DE" w:rsidR="004A7367" w:rsidRPr="004A7367" w:rsidRDefault="004A7367" w:rsidP="004A7367">
            <w:pPr>
              <w:jc w:val="center"/>
              <w:rPr>
                <w:rFonts w:cs="B Lotus"/>
                <w:sz w:val="28"/>
                <w:szCs w:val="28"/>
                <w:rtl/>
              </w:rPr>
            </w:pPr>
            <w:r w:rsidRPr="004A7367">
              <w:rPr>
                <w:rFonts w:cs="B Lotus"/>
                <w:rtl/>
              </w:rPr>
              <w:t>18</w:t>
            </w:r>
          </w:p>
        </w:tc>
        <w:tc>
          <w:tcPr>
            <w:tcW w:w="1803" w:type="dxa"/>
          </w:tcPr>
          <w:p w14:paraId="7D3F1D92" w14:textId="6AEBE4C4"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DCD8CEC" w14:textId="77777777" w:rsidTr="00372823">
        <w:tc>
          <w:tcPr>
            <w:tcW w:w="1803" w:type="dxa"/>
          </w:tcPr>
          <w:p w14:paraId="4DEA1EE7" w14:textId="77777777" w:rsidR="004A7367" w:rsidRPr="004A7367" w:rsidRDefault="004A7367" w:rsidP="004A7367">
            <w:pPr>
              <w:pStyle w:val="ListParagraph"/>
              <w:numPr>
                <w:ilvl w:val="0"/>
                <w:numId w:val="63"/>
              </w:numPr>
              <w:bidi/>
              <w:jc w:val="center"/>
              <w:rPr>
                <w:rFonts w:cs="B Lotus"/>
                <w:rtl/>
              </w:rPr>
            </w:pPr>
          </w:p>
        </w:tc>
        <w:tc>
          <w:tcPr>
            <w:tcW w:w="1803" w:type="dxa"/>
          </w:tcPr>
          <w:p w14:paraId="2E9AC9C6" w14:textId="76B43547" w:rsidR="004A7367" w:rsidRPr="004A7367" w:rsidRDefault="004A7367" w:rsidP="004A7367">
            <w:pPr>
              <w:jc w:val="center"/>
              <w:rPr>
                <w:rFonts w:cs="B Lotus"/>
                <w:sz w:val="28"/>
                <w:szCs w:val="28"/>
                <w:rtl/>
              </w:rPr>
            </w:pPr>
            <w:r w:rsidRPr="004A7367">
              <w:rPr>
                <w:rFonts w:cs="B Lotus"/>
                <w:rtl/>
              </w:rPr>
              <w:t>749</w:t>
            </w:r>
          </w:p>
        </w:tc>
        <w:tc>
          <w:tcPr>
            <w:tcW w:w="1803" w:type="dxa"/>
          </w:tcPr>
          <w:p w14:paraId="033B7B90" w14:textId="7A6CCB3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منوجان‏</w:t>
            </w:r>
          </w:p>
        </w:tc>
        <w:tc>
          <w:tcPr>
            <w:tcW w:w="1803" w:type="dxa"/>
          </w:tcPr>
          <w:p w14:paraId="1BFFF37E" w14:textId="3ABD08DF" w:rsidR="004A7367" w:rsidRPr="004A7367" w:rsidRDefault="004A7367" w:rsidP="004A7367">
            <w:pPr>
              <w:jc w:val="center"/>
              <w:rPr>
                <w:rFonts w:cs="B Lotus"/>
                <w:sz w:val="28"/>
                <w:szCs w:val="28"/>
                <w:rtl/>
              </w:rPr>
            </w:pPr>
            <w:r w:rsidRPr="004A7367">
              <w:rPr>
                <w:rFonts w:cs="B Lotus"/>
                <w:rtl/>
              </w:rPr>
              <w:t>18</w:t>
            </w:r>
          </w:p>
        </w:tc>
        <w:tc>
          <w:tcPr>
            <w:tcW w:w="1803" w:type="dxa"/>
          </w:tcPr>
          <w:p w14:paraId="452CFABF" w14:textId="010A31A6"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5AD4FFC8" w14:textId="77777777" w:rsidTr="00372823">
        <w:tc>
          <w:tcPr>
            <w:tcW w:w="1803" w:type="dxa"/>
          </w:tcPr>
          <w:p w14:paraId="6C380219" w14:textId="77777777" w:rsidR="004A7367" w:rsidRPr="004A7367" w:rsidRDefault="004A7367" w:rsidP="004A7367">
            <w:pPr>
              <w:pStyle w:val="ListParagraph"/>
              <w:numPr>
                <w:ilvl w:val="0"/>
                <w:numId w:val="63"/>
              </w:numPr>
              <w:bidi/>
              <w:jc w:val="center"/>
              <w:rPr>
                <w:rFonts w:cs="B Lotus"/>
                <w:rtl/>
              </w:rPr>
            </w:pPr>
          </w:p>
        </w:tc>
        <w:tc>
          <w:tcPr>
            <w:tcW w:w="1803" w:type="dxa"/>
          </w:tcPr>
          <w:p w14:paraId="41A407CF" w14:textId="7F1F7096" w:rsidR="004A7367" w:rsidRPr="004A7367" w:rsidRDefault="004A7367" w:rsidP="004A7367">
            <w:pPr>
              <w:jc w:val="center"/>
              <w:rPr>
                <w:rFonts w:cs="B Lotus"/>
                <w:sz w:val="28"/>
                <w:szCs w:val="28"/>
                <w:rtl/>
              </w:rPr>
            </w:pPr>
            <w:r w:rsidRPr="004A7367">
              <w:rPr>
                <w:rFonts w:cs="B Lotus"/>
                <w:rtl/>
              </w:rPr>
              <w:t>750</w:t>
            </w:r>
          </w:p>
        </w:tc>
        <w:tc>
          <w:tcPr>
            <w:tcW w:w="1803" w:type="dxa"/>
          </w:tcPr>
          <w:p w14:paraId="4CCC7461" w14:textId="742F2F0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حسین</w:t>
            </w:r>
            <w:r w:rsidRPr="004A7367">
              <w:rPr>
                <w:rFonts w:cs="B Lotus"/>
                <w:rtl/>
              </w:rPr>
              <w:t xml:space="preserve"> </w:t>
            </w:r>
            <w:r w:rsidRPr="004A7367">
              <w:rPr>
                <w:rFonts w:cs="B Lotus" w:hint="cs"/>
                <w:rtl/>
              </w:rPr>
              <w:t>آباد‏</w:t>
            </w:r>
          </w:p>
        </w:tc>
        <w:tc>
          <w:tcPr>
            <w:tcW w:w="1803" w:type="dxa"/>
          </w:tcPr>
          <w:p w14:paraId="5A998175" w14:textId="512C8473" w:rsidR="004A7367" w:rsidRPr="004A7367" w:rsidRDefault="004A7367" w:rsidP="004A7367">
            <w:pPr>
              <w:jc w:val="center"/>
              <w:rPr>
                <w:rFonts w:cs="B Lotus"/>
                <w:sz w:val="28"/>
                <w:szCs w:val="28"/>
                <w:rtl/>
              </w:rPr>
            </w:pPr>
            <w:r w:rsidRPr="004A7367">
              <w:rPr>
                <w:rFonts w:cs="B Lotus"/>
                <w:rtl/>
              </w:rPr>
              <w:t>18</w:t>
            </w:r>
          </w:p>
        </w:tc>
        <w:tc>
          <w:tcPr>
            <w:tcW w:w="1803" w:type="dxa"/>
          </w:tcPr>
          <w:p w14:paraId="4E0845A3" w14:textId="33E20652"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2C041CA" w14:textId="77777777" w:rsidTr="00372823">
        <w:tc>
          <w:tcPr>
            <w:tcW w:w="1803" w:type="dxa"/>
          </w:tcPr>
          <w:p w14:paraId="3879DF9E" w14:textId="77777777" w:rsidR="004A7367" w:rsidRPr="004A7367" w:rsidRDefault="004A7367" w:rsidP="004A7367">
            <w:pPr>
              <w:pStyle w:val="ListParagraph"/>
              <w:numPr>
                <w:ilvl w:val="0"/>
                <w:numId w:val="63"/>
              </w:numPr>
              <w:bidi/>
              <w:jc w:val="center"/>
              <w:rPr>
                <w:rFonts w:cs="B Lotus"/>
                <w:rtl/>
              </w:rPr>
            </w:pPr>
          </w:p>
        </w:tc>
        <w:tc>
          <w:tcPr>
            <w:tcW w:w="1803" w:type="dxa"/>
          </w:tcPr>
          <w:p w14:paraId="3865895A" w14:textId="011949C4" w:rsidR="004A7367" w:rsidRPr="004A7367" w:rsidRDefault="004A7367" w:rsidP="004A7367">
            <w:pPr>
              <w:jc w:val="center"/>
              <w:rPr>
                <w:rFonts w:cs="B Lotus"/>
                <w:sz w:val="28"/>
                <w:szCs w:val="28"/>
                <w:rtl/>
              </w:rPr>
            </w:pPr>
            <w:r w:rsidRPr="004A7367">
              <w:rPr>
                <w:rFonts w:cs="B Lotus"/>
                <w:rtl/>
              </w:rPr>
              <w:t>862</w:t>
            </w:r>
          </w:p>
        </w:tc>
        <w:tc>
          <w:tcPr>
            <w:tcW w:w="1803" w:type="dxa"/>
          </w:tcPr>
          <w:p w14:paraId="2A53188A" w14:textId="422F8CBD" w:rsidR="004A7367" w:rsidRPr="004A7367" w:rsidRDefault="004A7367" w:rsidP="004A7367">
            <w:pPr>
              <w:jc w:val="center"/>
              <w:rPr>
                <w:rFonts w:cs="B Lotus"/>
                <w:sz w:val="28"/>
                <w:szCs w:val="28"/>
                <w:rtl/>
              </w:rPr>
            </w:pPr>
            <w:r w:rsidRPr="004A7367">
              <w:rPr>
                <w:rFonts w:cs="B Lotus" w:hint="cs"/>
                <w:rtl/>
              </w:rPr>
              <w:t>سروند</w:t>
            </w:r>
          </w:p>
        </w:tc>
        <w:tc>
          <w:tcPr>
            <w:tcW w:w="1803" w:type="dxa"/>
          </w:tcPr>
          <w:p w14:paraId="50E12D9D" w14:textId="353712C4" w:rsidR="004A7367" w:rsidRPr="004A7367" w:rsidRDefault="004A7367" w:rsidP="004A7367">
            <w:pPr>
              <w:jc w:val="center"/>
              <w:rPr>
                <w:rFonts w:cs="B Lotus"/>
                <w:sz w:val="28"/>
                <w:szCs w:val="28"/>
                <w:rtl/>
              </w:rPr>
            </w:pPr>
            <w:r w:rsidRPr="004A7367">
              <w:rPr>
                <w:rFonts w:cs="B Lotus"/>
                <w:rtl/>
              </w:rPr>
              <w:t>18</w:t>
            </w:r>
          </w:p>
        </w:tc>
        <w:tc>
          <w:tcPr>
            <w:tcW w:w="1803" w:type="dxa"/>
          </w:tcPr>
          <w:p w14:paraId="699FC4D0" w14:textId="1CD7C1EC"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443198A7" w14:textId="77777777" w:rsidTr="00372823">
        <w:tc>
          <w:tcPr>
            <w:tcW w:w="1803" w:type="dxa"/>
          </w:tcPr>
          <w:p w14:paraId="13E94CA8" w14:textId="77777777" w:rsidR="004A7367" w:rsidRPr="004A7367" w:rsidRDefault="004A7367" w:rsidP="004A7367">
            <w:pPr>
              <w:pStyle w:val="ListParagraph"/>
              <w:numPr>
                <w:ilvl w:val="0"/>
                <w:numId w:val="63"/>
              </w:numPr>
              <w:bidi/>
              <w:jc w:val="center"/>
              <w:rPr>
                <w:rFonts w:cs="B Lotus"/>
                <w:rtl/>
              </w:rPr>
            </w:pPr>
          </w:p>
        </w:tc>
        <w:tc>
          <w:tcPr>
            <w:tcW w:w="1803" w:type="dxa"/>
          </w:tcPr>
          <w:p w14:paraId="44A89A94" w14:textId="1C37309C" w:rsidR="004A7367" w:rsidRPr="004A7367" w:rsidRDefault="004A7367" w:rsidP="004A7367">
            <w:pPr>
              <w:jc w:val="center"/>
              <w:rPr>
                <w:rFonts w:cs="B Lotus"/>
                <w:sz w:val="28"/>
                <w:szCs w:val="28"/>
                <w:rtl/>
              </w:rPr>
            </w:pPr>
            <w:r w:rsidRPr="004A7367">
              <w:rPr>
                <w:rFonts w:cs="B Lotus"/>
                <w:rtl/>
              </w:rPr>
              <w:t>864</w:t>
            </w:r>
          </w:p>
        </w:tc>
        <w:tc>
          <w:tcPr>
            <w:tcW w:w="1803" w:type="dxa"/>
          </w:tcPr>
          <w:p w14:paraId="133F0273" w14:textId="0C509B27" w:rsidR="004A7367" w:rsidRPr="004A7367" w:rsidRDefault="004A7367" w:rsidP="004A7367">
            <w:pPr>
              <w:jc w:val="center"/>
              <w:rPr>
                <w:rFonts w:cs="B Lotus"/>
                <w:sz w:val="28"/>
                <w:szCs w:val="28"/>
                <w:rtl/>
              </w:rPr>
            </w:pPr>
            <w:r w:rsidRPr="004A7367">
              <w:rPr>
                <w:rFonts w:cs="B Lotus" w:hint="cs"/>
                <w:rtl/>
              </w:rPr>
              <w:t>هوتک</w:t>
            </w:r>
          </w:p>
        </w:tc>
        <w:tc>
          <w:tcPr>
            <w:tcW w:w="1803" w:type="dxa"/>
          </w:tcPr>
          <w:p w14:paraId="734DB1B8" w14:textId="0B5CEFC7" w:rsidR="004A7367" w:rsidRPr="004A7367" w:rsidRDefault="004A7367" w:rsidP="004A7367">
            <w:pPr>
              <w:jc w:val="center"/>
              <w:rPr>
                <w:rFonts w:cs="B Lotus"/>
                <w:sz w:val="28"/>
                <w:szCs w:val="28"/>
                <w:rtl/>
              </w:rPr>
            </w:pPr>
            <w:r w:rsidRPr="004A7367">
              <w:rPr>
                <w:rFonts w:cs="B Lotus"/>
                <w:rtl/>
              </w:rPr>
              <w:t>18</w:t>
            </w:r>
          </w:p>
        </w:tc>
        <w:tc>
          <w:tcPr>
            <w:tcW w:w="1803" w:type="dxa"/>
          </w:tcPr>
          <w:p w14:paraId="06A7C5AD" w14:textId="07675926"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6F505DE" w14:textId="77777777" w:rsidTr="00372823">
        <w:tc>
          <w:tcPr>
            <w:tcW w:w="1803" w:type="dxa"/>
          </w:tcPr>
          <w:p w14:paraId="2C0C2626" w14:textId="77777777" w:rsidR="004A7367" w:rsidRPr="004A7367" w:rsidRDefault="004A7367" w:rsidP="004A7367">
            <w:pPr>
              <w:pStyle w:val="ListParagraph"/>
              <w:numPr>
                <w:ilvl w:val="0"/>
                <w:numId w:val="63"/>
              </w:numPr>
              <w:bidi/>
              <w:jc w:val="center"/>
              <w:rPr>
                <w:rFonts w:cs="B Lotus"/>
                <w:rtl/>
              </w:rPr>
            </w:pPr>
          </w:p>
        </w:tc>
        <w:tc>
          <w:tcPr>
            <w:tcW w:w="1803" w:type="dxa"/>
          </w:tcPr>
          <w:p w14:paraId="3DBA1E80" w14:textId="22D3AE98" w:rsidR="004A7367" w:rsidRPr="004A7367" w:rsidRDefault="004A7367" w:rsidP="004A7367">
            <w:pPr>
              <w:jc w:val="center"/>
              <w:rPr>
                <w:rFonts w:cs="B Lotus"/>
                <w:sz w:val="28"/>
                <w:szCs w:val="28"/>
                <w:rtl/>
              </w:rPr>
            </w:pPr>
            <w:r w:rsidRPr="004A7367">
              <w:rPr>
                <w:rFonts w:cs="B Lotus"/>
                <w:rtl/>
              </w:rPr>
              <w:t>879</w:t>
            </w:r>
          </w:p>
        </w:tc>
        <w:tc>
          <w:tcPr>
            <w:tcW w:w="1803" w:type="dxa"/>
          </w:tcPr>
          <w:p w14:paraId="2830FA8E" w14:textId="2DDDC201" w:rsidR="004A7367" w:rsidRPr="004A7367" w:rsidRDefault="004A7367" w:rsidP="004A7367">
            <w:pPr>
              <w:jc w:val="center"/>
              <w:rPr>
                <w:rFonts w:cs="B Lotus"/>
                <w:sz w:val="28"/>
                <w:szCs w:val="28"/>
                <w:rtl/>
              </w:rPr>
            </w:pPr>
            <w:r w:rsidRPr="004A7367">
              <w:rPr>
                <w:rFonts w:cs="B Lotus" w:hint="cs"/>
                <w:rtl/>
              </w:rPr>
              <w:t>مشیز</w:t>
            </w:r>
          </w:p>
        </w:tc>
        <w:tc>
          <w:tcPr>
            <w:tcW w:w="1803" w:type="dxa"/>
          </w:tcPr>
          <w:p w14:paraId="7A08DC32" w14:textId="2F687077" w:rsidR="004A7367" w:rsidRPr="004A7367" w:rsidRDefault="004A7367" w:rsidP="004A7367">
            <w:pPr>
              <w:jc w:val="center"/>
              <w:rPr>
                <w:rFonts w:cs="B Lotus"/>
                <w:sz w:val="28"/>
                <w:szCs w:val="28"/>
                <w:rtl/>
              </w:rPr>
            </w:pPr>
            <w:r w:rsidRPr="004A7367">
              <w:rPr>
                <w:rFonts w:cs="B Lotus"/>
                <w:rtl/>
              </w:rPr>
              <w:t>18</w:t>
            </w:r>
          </w:p>
        </w:tc>
        <w:tc>
          <w:tcPr>
            <w:tcW w:w="1803" w:type="dxa"/>
          </w:tcPr>
          <w:p w14:paraId="40F4565C" w14:textId="54AF3F60"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CB8B62C" w14:textId="77777777" w:rsidTr="00372823">
        <w:tc>
          <w:tcPr>
            <w:tcW w:w="1803" w:type="dxa"/>
          </w:tcPr>
          <w:p w14:paraId="15BD876A" w14:textId="77777777" w:rsidR="004A7367" w:rsidRPr="004A7367" w:rsidRDefault="004A7367" w:rsidP="004A7367">
            <w:pPr>
              <w:pStyle w:val="ListParagraph"/>
              <w:numPr>
                <w:ilvl w:val="0"/>
                <w:numId w:val="63"/>
              </w:numPr>
              <w:bidi/>
              <w:jc w:val="center"/>
              <w:rPr>
                <w:rFonts w:cs="B Lotus"/>
                <w:rtl/>
              </w:rPr>
            </w:pPr>
          </w:p>
        </w:tc>
        <w:tc>
          <w:tcPr>
            <w:tcW w:w="1803" w:type="dxa"/>
          </w:tcPr>
          <w:p w14:paraId="30EF1973" w14:textId="621F1DEA" w:rsidR="004A7367" w:rsidRPr="004A7367" w:rsidRDefault="004A7367" w:rsidP="004A7367">
            <w:pPr>
              <w:jc w:val="center"/>
              <w:rPr>
                <w:rFonts w:cs="B Lotus"/>
                <w:sz w:val="28"/>
                <w:szCs w:val="28"/>
                <w:rtl/>
              </w:rPr>
            </w:pPr>
            <w:r w:rsidRPr="004A7367">
              <w:rPr>
                <w:rFonts w:cs="B Lotus"/>
                <w:rtl/>
              </w:rPr>
              <w:t>974</w:t>
            </w:r>
          </w:p>
        </w:tc>
        <w:tc>
          <w:tcPr>
            <w:tcW w:w="1803" w:type="dxa"/>
          </w:tcPr>
          <w:p w14:paraId="5FB017BC" w14:textId="5ECB8441" w:rsidR="004A7367" w:rsidRPr="004A7367" w:rsidRDefault="004A7367" w:rsidP="004A7367">
            <w:pPr>
              <w:jc w:val="center"/>
              <w:rPr>
                <w:rFonts w:cs="B Lotus"/>
                <w:sz w:val="28"/>
                <w:szCs w:val="28"/>
                <w:rtl/>
              </w:rPr>
            </w:pPr>
            <w:r w:rsidRPr="004A7367">
              <w:rPr>
                <w:rFonts w:cs="B Lotus" w:hint="cs"/>
                <w:rtl/>
              </w:rPr>
              <w:t>شاهماران</w:t>
            </w:r>
            <w:r w:rsidRPr="004A7367">
              <w:rPr>
                <w:rFonts w:cs="B Lotus"/>
                <w:rtl/>
              </w:rPr>
              <w:t xml:space="preserve"> ( </w:t>
            </w:r>
            <w:r w:rsidRPr="004A7367">
              <w:rPr>
                <w:rFonts w:cs="B Lotus" w:hint="cs"/>
                <w:rtl/>
              </w:rPr>
              <w:t>ارزوئيد</w:t>
            </w:r>
            <w:r w:rsidRPr="004A7367">
              <w:rPr>
                <w:rFonts w:cs="B Lotus"/>
                <w:rtl/>
              </w:rPr>
              <w:t xml:space="preserve"> )</w:t>
            </w:r>
          </w:p>
        </w:tc>
        <w:tc>
          <w:tcPr>
            <w:tcW w:w="1803" w:type="dxa"/>
          </w:tcPr>
          <w:p w14:paraId="018B61AA" w14:textId="409DA12F" w:rsidR="004A7367" w:rsidRPr="004A7367" w:rsidRDefault="004A7367" w:rsidP="004A7367">
            <w:pPr>
              <w:jc w:val="center"/>
              <w:rPr>
                <w:rFonts w:cs="B Lotus"/>
                <w:sz w:val="28"/>
                <w:szCs w:val="28"/>
                <w:rtl/>
              </w:rPr>
            </w:pPr>
            <w:r w:rsidRPr="004A7367">
              <w:rPr>
                <w:rFonts w:cs="B Lotus"/>
                <w:rtl/>
              </w:rPr>
              <w:t>18</w:t>
            </w:r>
          </w:p>
        </w:tc>
        <w:tc>
          <w:tcPr>
            <w:tcW w:w="1803" w:type="dxa"/>
          </w:tcPr>
          <w:p w14:paraId="5B2E6C7B" w14:textId="7A3D4D4E"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B4A639D" w14:textId="77777777" w:rsidTr="00372823">
        <w:tc>
          <w:tcPr>
            <w:tcW w:w="1803" w:type="dxa"/>
          </w:tcPr>
          <w:p w14:paraId="6B68E6FE" w14:textId="77777777" w:rsidR="004A7367" w:rsidRPr="004A7367" w:rsidRDefault="004A7367" w:rsidP="004A7367">
            <w:pPr>
              <w:pStyle w:val="ListParagraph"/>
              <w:numPr>
                <w:ilvl w:val="0"/>
                <w:numId w:val="63"/>
              </w:numPr>
              <w:bidi/>
              <w:jc w:val="center"/>
              <w:rPr>
                <w:rFonts w:cs="B Lotus"/>
                <w:rtl/>
              </w:rPr>
            </w:pPr>
          </w:p>
        </w:tc>
        <w:tc>
          <w:tcPr>
            <w:tcW w:w="1803" w:type="dxa"/>
          </w:tcPr>
          <w:p w14:paraId="25316112" w14:textId="1CCBA33F" w:rsidR="004A7367" w:rsidRPr="004A7367" w:rsidRDefault="004A7367" w:rsidP="004A7367">
            <w:pPr>
              <w:jc w:val="center"/>
              <w:rPr>
                <w:rFonts w:cs="B Lotus"/>
                <w:sz w:val="28"/>
                <w:szCs w:val="28"/>
                <w:rtl/>
              </w:rPr>
            </w:pPr>
            <w:r w:rsidRPr="004A7367">
              <w:rPr>
                <w:rFonts w:cs="B Lotus"/>
                <w:rtl/>
              </w:rPr>
              <w:t>1114</w:t>
            </w:r>
          </w:p>
        </w:tc>
        <w:tc>
          <w:tcPr>
            <w:tcW w:w="1803" w:type="dxa"/>
          </w:tcPr>
          <w:p w14:paraId="7265B405" w14:textId="4B426FBE" w:rsidR="004A7367" w:rsidRPr="004A7367" w:rsidRDefault="004A7367" w:rsidP="004A7367">
            <w:pPr>
              <w:jc w:val="center"/>
              <w:rPr>
                <w:rFonts w:cs="B Lotus"/>
                <w:sz w:val="28"/>
                <w:szCs w:val="28"/>
                <w:rtl/>
              </w:rPr>
            </w:pPr>
            <w:r w:rsidRPr="004A7367">
              <w:rPr>
                <w:rFonts w:cs="B Lotus" w:hint="cs"/>
                <w:rtl/>
              </w:rPr>
              <w:t>ریگان</w:t>
            </w:r>
          </w:p>
        </w:tc>
        <w:tc>
          <w:tcPr>
            <w:tcW w:w="1803" w:type="dxa"/>
          </w:tcPr>
          <w:p w14:paraId="42B824C5" w14:textId="4EC5AD48" w:rsidR="004A7367" w:rsidRPr="004A7367" w:rsidRDefault="004A7367" w:rsidP="004A7367">
            <w:pPr>
              <w:jc w:val="center"/>
              <w:rPr>
                <w:rFonts w:cs="B Lotus"/>
                <w:sz w:val="28"/>
                <w:szCs w:val="28"/>
                <w:rtl/>
              </w:rPr>
            </w:pPr>
            <w:r w:rsidRPr="004A7367">
              <w:rPr>
                <w:rFonts w:cs="B Lotus"/>
                <w:rtl/>
              </w:rPr>
              <w:t>18</w:t>
            </w:r>
          </w:p>
        </w:tc>
        <w:tc>
          <w:tcPr>
            <w:tcW w:w="1803" w:type="dxa"/>
          </w:tcPr>
          <w:p w14:paraId="2D676445" w14:textId="10957428"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3EE9A0B" w14:textId="77777777" w:rsidTr="00372823">
        <w:tc>
          <w:tcPr>
            <w:tcW w:w="1803" w:type="dxa"/>
          </w:tcPr>
          <w:p w14:paraId="6D73B6E6" w14:textId="77777777" w:rsidR="004A7367" w:rsidRPr="004A7367" w:rsidRDefault="004A7367" w:rsidP="004A7367">
            <w:pPr>
              <w:pStyle w:val="ListParagraph"/>
              <w:numPr>
                <w:ilvl w:val="0"/>
                <w:numId w:val="63"/>
              </w:numPr>
              <w:bidi/>
              <w:jc w:val="center"/>
              <w:rPr>
                <w:rFonts w:cs="B Lotus"/>
                <w:rtl/>
              </w:rPr>
            </w:pPr>
          </w:p>
        </w:tc>
        <w:tc>
          <w:tcPr>
            <w:tcW w:w="1803" w:type="dxa"/>
          </w:tcPr>
          <w:p w14:paraId="6FDC73BF" w14:textId="5095E391" w:rsidR="004A7367" w:rsidRPr="004A7367" w:rsidRDefault="004A7367" w:rsidP="004A7367">
            <w:pPr>
              <w:jc w:val="center"/>
              <w:rPr>
                <w:rFonts w:cs="B Lotus"/>
                <w:sz w:val="28"/>
                <w:szCs w:val="28"/>
                <w:rtl/>
              </w:rPr>
            </w:pPr>
            <w:r w:rsidRPr="004A7367">
              <w:rPr>
                <w:rFonts w:cs="B Lotus"/>
                <w:rtl/>
              </w:rPr>
              <w:t>1171</w:t>
            </w:r>
          </w:p>
        </w:tc>
        <w:tc>
          <w:tcPr>
            <w:tcW w:w="1803" w:type="dxa"/>
          </w:tcPr>
          <w:p w14:paraId="77514E02" w14:textId="214824FE"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سیرجان</w:t>
            </w:r>
          </w:p>
        </w:tc>
        <w:tc>
          <w:tcPr>
            <w:tcW w:w="1803" w:type="dxa"/>
          </w:tcPr>
          <w:p w14:paraId="052AAB06" w14:textId="67BFECA7" w:rsidR="004A7367" w:rsidRPr="004A7367" w:rsidRDefault="004A7367" w:rsidP="004A7367">
            <w:pPr>
              <w:jc w:val="center"/>
              <w:rPr>
                <w:rFonts w:cs="B Lotus"/>
                <w:sz w:val="28"/>
                <w:szCs w:val="28"/>
                <w:rtl/>
              </w:rPr>
            </w:pPr>
            <w:r w:rsidRPr="004A7367">
              <w:rPr>
                <w:rFonts w:cs="B Lotus"/>
                <w:rtl/>
              </w:rPr>
              <w:t>18</w:t>
            </w:r>
          </w:p>
        </w:tc>
        <w:tc>
          <w:tcPr>
            <w:tcW w:w="1803" w:type="dxa"/>
          </w:tcPr>
          <w:p w14:paraId="50EFC83D" w14:textId="48E6AE57"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1CAAC3B" w14:textId="77777777" w:rsidTr="00372823">
        <w:tc>
          <w:tcPr>
            <w:tcW w:w="1803" w:type="dxa"/>
          </w:tcPr>
          <w:p w14:paraId="2CA9380D" w14:textId="77777777" w:rsidR="004A7367" w:rsidRPr="004A7367" w:rsidRDefault="004A7367" w:rsidP="004A7367">
            <w:pPr>
              <w:pStyle w:val="ListParagraph"/>
              <w:numPr>
                <w:ilvl w:val="0"/>
                <w:numId w:val="63"/>
              </w:numPr>
              <w:bidi/>
              <w:jc w:val="center"/>
              <w:rPr>
                <w:rFonts w:cs="B Lotus"/>
                <w:rtl/>
              </w:rPr>
            </w:pPr>
          </w:p>
        </w:tc>
        <w:tc>
          <w:tcPr>
            <w:tcW w:w="1803" w:type="dxa"/>
          </w:tcPr>
          <w:p w14:paraId="7398410E" w14:textId="54BB1A1E" w:rsidR="004A7367" w:rsidRPr="004A7367" w:rsidRDefault="004A7367" w:rsidP="004A7367">
            <w:pPr>
              <w:jc w:val="center"/>
              <w:rPr>
                <w:rFonts w:cs="B Lotus"/>
                <w:sz w:val="28"/>
                <w:szCs w:val="28"/>
                <w:rtl/>
              </w:rPr>
            </w:pPr>
            <w:r w:rsidRPr="004A7367">
              <w:rPr>
                <w:rFonts w:cs="B Lotus"/>
                <w:rtl/>
              </w:rPr>
              <w:t>1220</w:t>
            </w:r>
          </w:p>
        </w:tc>
        <w:tc>
          <w:tcPr>
            <w:tcW w:w="1803" w:type="dxa"/>
          </w:tcPr>
          <w:p w14:paraId="3304A49B" w14:textId="28E5DAEC" w:rsidR="004A7367" w:rsidRPr="004A7367" w:rsidRDefault="004A7367" w:rsidP="004A7367">
            <w:pPr>
              <w:jc w:val="center"/>
              <w:rPr>
                <w:rFonts w:cs="B Lotus"/>
                <w:sz w:val="28"/>
                <w:szCs w:val="28"/>
                <w:rtl/>
              </w:rPr>
            </w:pPr>
            <w:r w:rsidRPr="004A7367">
              <w:rPr>
                <w:rFonts w:cs="B Lotus" w:hint="cs"/>
                <w:rtl/>
              </w:rPr>
              <w:t>فاریاب</w:t>
            </w:r>
          </w:p>
        </w:tc>
        <w:tc>
          <w:tcPr>
            <w:tcW w:w="1803" w:type="dxa"/>
          </w:tcPr>
          <w:p w14:paraId="542BA526" w14:textId="150C6A67" w:rsidR="004A7367" w:rsidRPr="004A7367" w:rsidRDefault="004A7367" w:rsidP="004A7367">
            <w:pPr>
              <w:jc w:val="center"/>
              <w:rPr>
                <w:rFonts w:cs="B Lotus"/>
                <w:sz w:val="28"/>
                <w:szCs w:val="28"/>
                <w:rtl/>
              </w:rPr>
            </w:pPr>
            <w:r w:rsidRPr="004A7367">
              <w:rPr>
                <w:rFonts w:cs="B Lotus"/>
                <w:rtl/>
              </w:rPr>
              <w:t>18</w:t>
            </w:r>
          </w:p>
        </w:tc>
        <w:tc>
          <w:tcPr>
            <w:tcW w:w="1803" w:type="dxa"/>
          </w:tcPr>
          <w:p w14:paraId="296B90A7" w14:textId="185A9CA8"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483DB75D" w14:textId="77777777" w:rsidTr="00372823">
        <w:tc>
          <w:tcPr>
            <w:tcW w:w="1803" w:type="dxa"/>
          </w:tcPr>
          <w:p w14:paraId="68951EC4" w14:textId="77777777" w:rsidR="004A7367" w:rsidRPr="004A7367" w:rsidRDefault="004A7367" w:rsidP="004A7367">
            <w:pPr>
              <w:pStyle w:val="ListParagraph"/>
              <w:numPr>
                <w:ilvl w:val="0"/>
                <w:numId w:val="63"/>
              </w:numPr>
              <w:bidi/>
              <w:jc w:val="center"/>
              <w:rPr>
                <w:rFonts w:cs="B Lotus"/>
                <w:rtl/>
              </w:rPr>
            </w:pPr>
          </w:p>
        </w:tc>
        <w:tc>
          <w:tcPr>
            <w:tcW w:w="1803" w:type="dxa"/>
          </w:tcPr>
          <w:p w14:paraId="073E38F7" w14:textId="67388516" w:rsidR="004A7367" w:rsidRPr="004A7367" w:rsidRDefault="004A7367" w:rsidP="004A7367">
            <w:pPr>
              <w:jc w:val="center"/>
              <w:rPr>
                <w:rFonts w:cs="B Lotus"/>
                <w:sz w:val="28"/>
                <w:szCs w:val="28"/>
                <w:rtl/>
              </w:rPr>
            </w:pPr>
            <w:r w:rsidRPr="004A7367">
              <w:rPr>
                <w:rFonts w:cs="B Lotus"/>
                <w:rtl/>
              </w:rPr>
              <w:t>1221</w:t>
            </w:r>
          </w:p>
        </w:tc>
        <w:tc>
          <w:tcPr>
            <w:tcW w:w="1803" w:type="dxa"/>
          </w:tcPr>
          <w:p w14:paraId="791C1400" w14:textId="7E5695B3" w:rsidR="004A7367" w:rsidRPr="004A7367" w:rsidRDefault="004A7367" w:rsidP="004A7367">
            <w:pPr>
              <w:jc w:val="center"/>
              <w:rPr>
                <w:rFonts w:cs="B Lotus"/>
                <w:sz w:val="28"/>
                <w:szCs w:val="28"/>
                <w:rtl/>
              </w:rPr>
            </w:pPr>
            <w:r w:rsidRPr="004A7367">
              <w:rPr>
                <w:rFonts w:cs="B Lotus" w:hint="cs"/>
                <w:rtl/>
              </w:rPr>
              <w:t>بهرمان</w:t>
            </w:r>
          </w:p>
        </w:tc>
        <w:tc>
          <w:tcPr>
            <w:tcW w:w="1803" w:type="dxa"/>
          </w:tcPr>
          <w:p w14:paraId="45382DA6" w14:textId="5AB9E5C4" w:rsidR="004A7367" w:rsidRPr="004A7367" w:rsidRDefault="004A7367" w:rsidP="004A7367">
            <w:pPr>
              <w:jc w:val="center"/>
              <w:rPr>
                <w:rFonts w:cs="B Lotus"/>
                <w:sz w:val="28"/>
                <w:szCs w:val="28"/>
                <w:rtl/>
              </w:rPr>
            </w:pPr>
            <w:r w:rsidRPr="004A7367">
              <w:rPr>
                <w:rFonts w:cs="B Lotus"/>
                <w:rtl/>
              </w:rPr>
              <w:t>18</w:t>
            </w:r>
          </w:p>
        </w:tc>
        <w:tc>
          <w:tcPr>
            <w:tcW w:w="1803" w:type="dxa"/>
          </w:tcPr>
          <w:p w14:paraId="173C17A4" w14:textId="28B08638"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1A7421E8" w14:textId="77777777" w:rsidTr="00372823">
        <w:tc>
          <w:tcPr>
            <w:tcW w:w="1803" w:type="dxa"/>
          </w:tcPr>
          <w:p w14:paraId="59A1BAC8" w14:textId="77777777" w:rsidR="004A7367" w:rsidRPr="004A7367" w:rsidRDefault="004A7367" w:rsidP="004A7367">
            <w:pPr>
              <w:pStyle w:val="ListParagraph"/>
              <w:numPr>
                <w:ilvl w:val="0"/>
                <w:numId w:val="63"/>
              </w:numPr>
              <w:bidi/>
              <w:jc w:val="center"/>
              <w:rPr>
                <w:rFonts w:cs="B Lotus"/>
                <w:rtl/>
              </w:rPr>
            </w:pPr>
          </w:p>
        </w:tc>
        <w:tc>
          <w:tcPr>
            <w:tcW w:w="1803" w:type="dxa"/>
          </w:tcPr>
          <w:p w14:paraId="02B04F91" w14:textId="1719C90B" w:rsidR="004A7367" w:rsidRPr="004A7367" w:rsidRDefault="004A7367" w:rsidP="004A7367">
            <w:pPr>
              <w:jc w:val="center"/>
              <w:rPr>
                <w:rFonts w:cs="B Lotus"/>
                <w:sz w:val="28"/>
                <w:szCs w:val="28"/>
                <w:rtl/>
              </w:rPr>
            </w:pPr>
            <w:r w:rsidRPr="004A7367">
              <w:rPr>
                <w:rFonts w:cs="B Lotus"/>
                <w:rtl/>
              </w:rPr>
              <w:t>1259</w:t>
            </w:r>
          </w:p>
        </w:tc>
        <w:tc>
          <w:tcPr>
            <w:tcW w:w="1803" w:type="dxa"/>
          </w:tcPr>
          <w:p w14:paraId="40E92CEA" w14:textId="53427566" w:rsidR="004A7367" w:rsidRPr="004A7367" w:rsidRDefault="004A7367" w:rsidP="004A7367">
            <w:pPr>
              <w:jc w:val="center"/>
              <w:rPr>
                <w:rFonts w:cs="B Lotus"/>
                <w:sz w:val="28"/>
                <w:szCs w:val="28"/>
                <w:rtl/>
              </w:rPr>
            </w:pPr>
            <w:r w:rsidRPr="004A7367">
              <w:rPr>
                <w:rFonts w:cs="B Lotus" w:hint="cs"/>
                <w:rtl/>
              </w:rPr>
              <w:t>اختیار</w:t>
            </w:r>
            <w:r w:rsidRPr="004A7367">
              <w:rPr>
                <w:rFonts w:cs="B Lotus"/>
                <w:rtl/>
              </w:rPr>
              <w:t xml:space="preserve"> </w:t>
            </w:r>
            <w:r w:rsidRPr="004A7367">
              <w:rPr>
                <w:rFonts w:cs="B Lotus" w:hint="cs"/>
                <w:rtl/>
              </w:rPr>
              <w:t>آباد</w:t>
            </w:r>
          </w:p>
        </w:tc>
        <w:tc>
          <w:tcPr>
            <w:tcW w:w="1803" w:type="dxa"/>
          </w:tcPr>
          <w:p w14:paraId="4C6CF28A" w14:textId="379EB20E" w:rsidR="004A7367" w:rsidRPr="004A7367" w:rsidRDefault="004A7367" w:rsidP="004A7367">
            <w:pPr>
              <w:jc w:val="center"/>
              <w:rPr>
                <w:rFonts w:cs="B Lotus"/>
                <w:sz w:val="28"/>
                <w:szCs w:val="28"/>
                <w:rtl/>
              </w:rPr>
            </w:pPr>
            <w:r w:rsidRPr="004A7367">
              <w:rPr>
                <w:rFonts w:cs="B Lotus"/>
                <w:rtl/>
              </w:rPr>
              <w:t>18</w:t>
            </w:r>
          </w:p>
        </w:tc>
        <w:tc>
          <w:tcPr>
            <w:tcW w:w="1803" w:type="dxa"/>
          </w:tcPr>
          <w:p w14:paraId="0AA16756" w14:textId="5E21A16B"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67C5F60A" w14:textId="77777777" w:rsidTr="00372823">
        <w:tc>
          <w:tcPr>
            <w:tcW w:w="1803" w:type="dxa"/>
          </w:tcPr>
          <w:p w14:paraId="60B432FB" w14:textId="77777777" w:rsidR="004A7367" w:rsidRPr="004A7367" w:rsidRDefault="004A7367" w:rsidP="004A7367">
            <w:pPr>
              <w:pStyle w:val="ListParagraph"/>
              <w:numPr>
                <w:ilvl w:val="0"/>
                <w:numId w:val="63"/>
              </w:numPr>
              <w:bidi/>
              <w:jc w:val="center"/>
              <w:rPr>
                <w:rFonts w:cs="B Lotus"/>
                <w:rtl/>
              </w:rPr>
            </w:pPr>
          </w:p>
        </w:tc>
        <w:tc>
          <w:tcPr>
            <w:tcW w:w="1803" w:type="dxa"/>
          </w:tcPr>
          <w:p w14:paraId="744580BE" w14:textId="4B3A7A02" w:rsidR="004A7367" w:rsidRPr="004A7367" w:rsidRDefault="004A7367" w:rsidP="004A7367">
            <w:pPr>
              <w:jc w:val="center"/>
              <w:rPr>
                <w:rFonts w:cs="B Lotus"/>
                <w:sz w:val="28"/>
                <w:szCs w:val="28"/>
                <w:rtl/>
              </w:rPr>
            </w:pPr>
            <w:r w:rsidRPr="004A7367">
              <w:rPr>
                <w:rFonts w:cs="B Lotus"/>
                <w:rtl/>
              </w:rPr>
              <w:t>1414</w:t>
            </w:r>
          </w:p>
        </w:tc>
        <w:tc>
          <w:tcPr>
            <w:tcW w:w="1803" w:type="dxa"/>
          </w:tcPr>
          <w:p w14:paraId="2968F375" w14:textId="1D678D66" w:rsidR="004A7367" w:rsidRPr="004A7367" w:rsidRDefault="004A7367" w:rsidP="004A7367">
            <w:pPr>
              <w:jc w:val="center"/>
              <w:rPr>
                <w:rFonts w:cs="B Lotus"/>
                <w:sz w:val="28"/>
                <w:szCs w:val="28"/>
                <w:rtl/>
              </w:rPr>
            </w:pPr>
            <w:r w:rsidRPr="004A7367">
              <w:rPr>
                <w:rFonts w:cs="B Lotus" w:hint="cs"/>
                <w:rtl/>
              </w:rPr>
              <w:t>نودژ</w:t>
            </w:r>
          </w:p>
        </w:tc>
        <w:tc>
          <w:tcPr>
            <w:tcW w:w="1803" w:type="dxa"/>
          </w:tcPr>
          <w:p w14:paraId="3A50A1DA" w14:textId="28A84066" w:rsidR="004A7367" w:rsidRPr="004A7367" w:rsidRDefault="004A7367" w:rsidP="004A7367">
            <w:pPr>
              <w:jc w:val="center"/>
              <w:rPr>
                <w:rFonts w:cs="B Lotus"/>
                <w:sz w:val="28"/>
                <w:szCs w:val="28"/>
                <w:rtl/>
              </w:rPr>
            </w:pPr>
            <w:r w:rsidRPr="004A7367">
              <w:rPr>
                <w:rFonts w:cs="B Lotus"/>
                <w:rtl/>
              </w:rPr>
              <w:t>18</w:t>
            </w:r>
          </w:p>
        </w:tc>
        <w:tc>
          <w:tcPr>
            <w:tcW w:w="1803" w:type="dxa"/>
          </w:tcPr>
          <w:p w14:paraId="425DF393" w14:textId="59BB4153"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6AF9652D" w14:textId="77777777" w:rsidTr="00372823">
        <w:tc>
          <w:tcPr>
            <w:tcW w:w="1803" w:type="dxa"/>
          </w:tcPr>
          <w:p w14:paraId="4015E1F8" w14:textId="77777777" w:rsidR="004A7367" w:rsidRPr="004A7367" w:rsidRDefault="004A7367" w:rsidP="004A7367">
            <w:pPr>
              <w:pStyle w:val="ListParagraph"/>
              <w:numPr>
                <w:ilvl w:val="0"/>
                <w:numId w:val="63"/>
              </w:numPr>
              <w:bidi/>
              <w:jc w:val="center"/>
              <w:rPr>
                <w:rFonts w:cs="B Lotus"/>
                <w:rtl/>
              </w:rPr>
            </w:pPr>
          </w:p>
        </w:tc>
        <w:tc>
          <w:tcPr>
            <w:tcW w:w="1803" w:type="dxa"/>
          </w:tcPr>
          <w:p w14:paraId="307CD6A5" w14:textId="7FC5F6CC" w:rsidR="004A7367" w:rsidRPr="004A7367" w:rsidRDefault="004A7367" w:rsidP="004A7367">
            <w:pPr>
              <w:jc w:val="center"/>
              <w:rPr>
                <w:rFonts w:cs="B Lotus"/>
                <w:sz w:val="28"/>
                <w:szCs w:val="28"/>
                <w:rtl/>
              </w:rPr>
            </w:pPr>
            <w:r w:rsidRPr="004A7367">
              <w:rPr>
                <w:rFonts w:cs="B Lotus"/>
                <w:rtl/>
              </w:rPr>
              <w:t>1415</w:t>
            </w:r>
          </w:p>
        </w:tc>
        <w:tc>
          <w:tcPr>
            <w:tcW w:w="1803" w:type="dxa"/>
          </w:tcPr>
          <w:p w14:paraId="404338D4" w14:textId="6899F4A8" w:rsidR="004A7367" w:rsidRPr="004A7367" w:rsidRDefault="004A7367" w:rsidP="004A7367">
            <w:pPr>
              <w:jc w:val="center"/>
              <w:rPr>
                <w:rFonts w:cs="B Lotus"/>
                <w:sz w:val="28"/>
                <w:szCs w:val="28"/>
                <w:rtl/>
              </w:rPr>
            </w:pPr>
            <w:r w:rsidRPr="004A7367">
              <w:rPr>
                <w:rFonts w:cs="B Lotus" w:hint="cs"/>
                <w:rtl/>
              </w:rPr>
              <w:t>خاتون</w:t>
            </w:r>
            <w:r w:rsidRPr="004A7367">
              <w:rPr>
                <w:rFonts w:cs="B Lotus"/>
                <w:rtl/>
              </w:rPr>
              <w:t xml:space="preserve"> </w:t>
            </w:r>
            <w:r w:rsidRPr="004A7367">
              <w:rPr>
                <w:rFonts w:cs="B Lotus" w:hint="cs"/>
                <w:rtl/>
              </w:rPr>
              <w:t>آباد</w:t>
            </w:r>
          </w:p>
        </w:tc>
        <w:tc>
          <w:tcPr>
            <w:tcW w:w="1803" w:type="dxa"/>
          </w:tcPr>
          <w:p w14:paraId="6DE80264" w14:textId="754BB74E" w:rsidR="004A7367" w:rsidRPr="004A7367" w:rsidRDefault="004A7367" w:rsidP="004A7367">
            <w:pPr>
              <w:jc w:val="center"/>
              <w:rPr>
                <w:rFonts w:cs="B Lotus"/>
                <w:sz w:val="28"/>
                <w:szCs w:val="28"/>
                <w:rtl/>
              </w:rPr>
            </w:pPr>
            <w:r w:rsidRPr="004A7367">
              <w:rPr>
                <w:rFonts w:cs="B Lotus"/>
                <w:rtl/>
              </w:rPr>
              <w:t>18</w:t>
            </w:r>
          </w:p>
        </w:tc>
        <w:tc>
          <w:tcPr>
            <w:tcW w:w="1803" w:type="dxa"/>
          </w:tcPr>
          <w:p w14:paraId="78B0AD50" w14:textId="74C42936"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3378A5FE" w14:textId="77777777" w:rsidTr="00372823">
        <w:tc>
          <w:tcPr>
            <w:tcW w:w="1803" w:type="dxa"/>
          </w:tcPr>
          <w:p w14:paraId="41D8CE52" w14:textId="77777777" w:rsidR="004A7367" w:rsidRPr="004A7367" w:rsidRDefault="004A7367" w:rsidP="004A7367">
            <w:pPr>
              <w:pStyle w:val="ListParagraph"/>
              <w:numPr>
                <w:ilvl w:val="0"/>
                <w:numId w:val="63"/>
              </w:numPr>
              <w:bidi/>
              <w:jc w:val="center"/>
              <w:rPr>
                <w:rFonts w:cs="B Lotus"/>
                <w:rtl/>
              </w:rPr>
            </w:pPr>
          </w:p>
        </w:tc>
        <w:tc>
          <w:tcPr>
            <w:tcW w:w="1803" w:type="dxa"/>
          </w:tcPr>
          <w:p w14:paraId="7CAB632F" w14:textId="246E02D1" w:rsidR="004A7367" w:rsidRPr="004A7367" w:rsidRDefault="004A7367" w:rsidP="004A7367">
            <w:pPr>
              <w:jc w:val="center"/>
              <w:rPr>
                <w:rFonts w:cs="B Lotus"/>
                <w:sz w:val="28"/>
                <w:szCs w:val="28"/>
                <w:rtl/>
              </w:rPr>
            </w:pPr>
            <w:r w:rsidRPr="004A7367">
              <w:rPr>
                <w:rFonts w:cs="B Lotus"/>
                <w:rtl/>
              </w:rPr>
              <w:t>1416</w:t>
            </w:r>
          </w:p>
        </w:tc>
        <w:tc>
          <w:tcPr>
            <w:tcW w:w="1803" w:type="dxa"/>
          </w:tcPr>
          <w:p w14:paraId="5608FB62" w14:textId="2B6ECBB1" w:rsidR="004A7367" w:rsidRPr="004A7367" w:rsidRDefault="004A7367" w:rsidP="004A7367">
            <w:pPr>
              <w:jc w:val="center"/>
              <w:rPr>
                <w:rFonts w:cs="B Lotus"/>
                <w:sz w:val="28"/>
                <w:szCs w:val="28"/>
                <w:rtl/>
              </w:rPr>
            </w:pPr>
            <w:r w:rsidRPr="004A7367">
              <w:rPr>
                <w:rFonts w:cs="B Lotus" w:hint="cs"/>
                <w:rtl/>
              </w:rPr>
              <w:t>جوزم</w:t>
            </w:r>
          </w:p>
        </w:tc>
        <w:tc>
          <w:tcPr>
            <w:tcW w:w="1803" w:type="dxa"/>
          </w:tcPr>
          <w:p w14:paraId="31A0BB70" w14:textId="54890EE1" w:rsidR="004A7367" w:rsidRPr="004A7367" w:rsidRDefault="004A7367" w:rsidP="004A7367">
            <w:pPr>
              <w:jc w:val="center"/>
              <w:rPr>
                <w:rFonts w:cs="B Lotus"/>
                <w:sz w:val="28"/>
                <w:szCs w:val="28"/>
                <w:rtl/>
              </w:rPr>
            </w:pPr>
            <w:r w:rsidRPr="004A7367">
              <w:rPr>
                <w:rFonts w:cs="B Lotus"/>
                <w:rtl/>
              </w:rPr>
              <w:t>18</w:t>
            </w:r>
          </w:p>
        </w:tc>
        <w:tc>
          <w:tcPr>
            <w:tcW w:w="1803" w:type="dxa"/>
          </w:tcPr>
          <w:p w14:paraId="7E43938C" w14:textId="290CB5D1"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123A7A45" w14:textId="77777777" w:rsidTr="00372823">
        <w:tc>
          <w:tcPr>
            <w:tcW w:w="1803" w:type="dxa"/>
          </w:tcPr>
          <w:p w14:paraId="251B97E7" w14:textId="77777777" w:rsidR="004A7367" w:rsidRPr="004A7367" w:rsidRDefault="004A7367" w:rsidP="004A7367">
            <w:pPr>
              <w:pStyle w:val="ListParagraph"/>
              <w:numPr>
                <w:ilvl w:val="0"/>
                <w:numId w:val="63"/>
              </w:numPr>
              <w:bidi/>
              <w:jc w:val="center"/>
              <w:rPr>
                <w:rFonts w:cs="B Lotus"/>
                <w:rtl/>
              </w:rPr>
            </w:pPr>
          </w:p>
        </w:tc>
        <w:tc>
          <w:tcPr>
            <w:tcW w:w="1803" w:type="dxa"/>
          </w:tcPr>
          <w:p w14:paraId="3684E096" w14:textId="67A7D1DD" w:rsidR="004A7367" w:rsidRPr="004A7367" w:rsidRDefault="004A7367" w:rsidP="004A7367">
            <w:pPr>
              <w:jc w:val="center"/>
              <w:rPr>
                <w:rFonts w:cs="B Lotus"/>
                <w:sz w:val="28"/>
                <w:szCs w:val="28"/>
                <w:rtl/>
              </w:rPr>
            </w:pPr>
            <w:r w:rsidRPr="004A7367">
              <w:rPr>
                <w:rFonts w:cs="B Lotus"/>
                <w:rtl/>
              </w:rPr>
              <w:t>1417</w:t>
            </w:r>
          </w:p>
        </w:tc>
        <w:tc>
          <w:tcPr>
            <w:tcW w:w="1803" w:type="dxa"/>
          </w:tcPr>
          <w:p w14:paraId="22A89B45" w14:textId="2C2AFB4E" w:rsidR="004A7367" w:rsidRPr="004A7367" w:rsidRDefault="004A7367" w:rsidP="004A7367">
            <w:pPr>
              <w:jc w:val="center"/>
              <w:rPr>
                <w:rFonts w:cs="B Lotus"/>
                <w:sz w:val="28"/>
                <w:szCs w:val="28"/>
                <w:rtl/>
              </w:rPr>
            </w:pPr>
            <w:r w:rsidRPr="004A7367">
              <w:rPr>
                <w:rFonts w:cs="B Lotus" w:hint="cs"/>
                <w:rtl/>
              </w:rPr>
              <w:t>پاریز</w:t>
            </w:r>
          </w:p>
        </w:tc>
        <w:tc>
          <w:tcPr>
            <w:tcW w:w="1803" w:type="dxa"/>
          </w:tcPr>
          <w:p w14:paraId="39596DD9" w14:textId="07F7A805" w:rsidR="004A7367" w:rsidRPr="004A7367" w:rsidRDefault="004A7367" w:rsidP="004A7367">
            <w:pPr>
              <w:jc w:val="center"/>
              <w:rPr>
                <w:rFonts w:cs="B Lotus"/>
                <w:sz w:val="28"/>
                <w:szCs w:val="28"/>
                <w:rtl/>
              </w:rPr>
            </w:pPr>
            <w:r w:rsidRPr="004A7367">
              <w:rPr>
                <w:rFonts w:cs="B Lotus"/>
                <w:rtl/>
              </w:rPr>
              <w:t>18</w:t>
            </w:r>
          </w:p>
        </w:tc>
        <w:tc>
          <w:tcPr>
            <w:tcW w:w="1803" w:type="dxa"/>
          </w:tcPr>
          <w:p w14:paraId="36D7F81F" w14:textId="42F582A3"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5D2EA41" w14:textId="77777777" w:rsidTr="00372823">
        <w:tc>
          <w:tcPr>
            <w:tcW w:w="1803" w:type="dxa"/>
          </w:tcPr>
          <w:p w14:paraId="2D42DBAC" w14:textId="77777777" w:rsidR="004A7367" w:rsidRPr="004A7367" w:rsidRDefault="004A7367" w:rsidP="004A7367">
            <w:pPr>
              <w:pStyle w:val="ListParagraph"/>
              <w:numPr>
                <w:ilvl w:val="0"/>
                <w:numId w:val="63"/>
              </w:numPr>
              <w:bidi/>
              <w:jc w:val="center"/>
              <w:rPr>
                <w:rFonts w:cs="B Lotus"/>
                <w:rtl/>
              </w:rPr>
            </w:pPr>
          </w:p>
        </w:tc>
        <w:tc>
          <w:tcPr>
            <w:tcW w:w="1803" w:type="dxa"/>
          </w:tcPr>
          <w:p w14:paraId="6871532D" w14:textId="5FA1713E" w:rsidR="004A7367" w:rsidRPr="004A7367" w:rsidRDefault="004A7367" w:rsidP="004A7367">
            <w:pPr>
              <w:jc w:val="center"/>
              <w:rPr>
                <w:rFonts w:cs="B Lotus"/>
                <w:sz w:val="28"/>
                <w:szCs w:val="28"/>
                <w:rtl/>
              </w:rPr>
            </w:pPr>
            <w:r w:rsidRPr="004A7367">
              <w:rPr>
                <w:rFonts w:cs="B Lotus"/>
                <w:rtl/>
              </w:rPr>
              <w:t>1418</w:t>
            </w:r>
          </w:p>
        </w:tc>
        <w:tc>
          <w:tcPr>
            <w:tcW w:w="1803" w:type="dxa"/>
          </w:tcPr>
          <w:p w14:paraId="5E90C255" w14:textId="4F82430B" w:rsidR="004A7367" w:rsidRPr="004A7367" w:rsidRDefault="004A7367" w:rsidP="004A7367">
            <w:pPr>
              <w:jc w:val="center"/>
              <w:rPr>
                <w:rFonts w:cs="B Lotus"/>
                <w:sz w:val="28"/>
                <w:szCs w:val="28"/>
                <w:rtl/>
              </w:rPr>
            </w:pPr>
            <w:r w:rsidRPr="004A7367">
              <w:rPr>
                <w:rFonts w:cs="B Lotus" w:hint="cs"/>
                <w:rtl/>
              </w:rPr>
              <w:t>بلوک</w:t>
            </w:r>
          </w:p>
        </w:tc>
        <w:tc>
          <w:tcPr>
            <w:tcW w:w="1803" w:type="dxa"/>
          </w:tcPr>
          <w:p w14:paraId="727C20AD" w14:textId="5352EFEF" w:rsidR="004A7367" w:rsidRPr="004A7367" w:rsidRDefault="004A7367" w:rsidP="004A7367">
            <w:pPr>
              <w:jc w:val="center"/>
              <w:rPr>
                <w:rFonts w:cs="B Lotus"/>
                <w:sz w:val="28"/>
                <w:szCs w:val="28"/>
                <w:rtl/>
              </w:rPr>
            </w:pPr>
            <w:r w:rsidRPr="004A7367">
              <w:rPr>
                <w:rFonts w:cs="B Lotus"/>
                <w:rtl/>
              </w:rPr>
              <w:t>18</w:t>
            </w:r>
          </w:p>
        </w:tc>
        <w:tc>
          <w:tcPr>
            <w:tcW w:w="1803" w:type="dxa"/>
          </w:tcPr>
          <w:p w14:paraId="1EFE78F9" w14:textId="2FCB9617"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19788CB5" w14:textId="77777777" w:rsidTr="00372823">
        <w:tc>
          <w:tcPr>
            <w:tcW w:w="1803" w:type="dxa"/>
          </w:tcPr>
          <w:p w14:paraId="7CE92203" w14:textId="77777777" w:rsidR="004A7367" w:rsidRPr="004A7367" w:rsidRDefault="004A7367" w:rsidP="004A7367">
            <w:pPr>
              <w:pStyle w:val="ListParagraph"/>
              <w:numPr>
                <w:ilvl w:val="0"/>
                <w:numId w:val="63"/>
              </w:numPr>
              <w:bidi/>
              <w:jc w:val="center"/>
              <w:rPr>
                <w:rFonts w:cs="B Lotus"/>
                <w:rtl/>
              </w:rPr>
            </w:pPr>
          </w:p>
        </w:tc>
        <w:tc>
          <w:tcPr>
            <w:tcW w:w="1803" w:type="dxa"/>
          </w:tcPr>
          <w:p w14:paraId="27719868" w14:textId="3049CA45" w:rsidR="004A7367" w:rsidRPr="004A7367" w:rsidRDefault="004A7367" w:rsidP="004A7367">
            <w:pPr>
              <w:jc w:val="center"/>
              <w:rPr>
                <w:rFonts w:cs="B Lotus"/>
                <w:sz w:val="28"/>
                <w:szCs w:val="28"/>
                <w:rtl/>
              </w:rPr>
            </w:pPr>
            <w:r w:rsidRPr="004A7367">
              <w:rPr>
                <w:rFonts w:cs="B Lotus"/>
                <w:rtl/>
              </w:rPr>
              <w:t>1419</w:t>
            </w:r>
          </w:p>
        </w:tc>
        <w:tc>
          <w:tcPr>
            <w:tcW w:w="1803" w:type="dxa"/>
          </w:tcPr>
          <w:p w14:paraId="4BF08A9F" w14:textId="19E191B6" w:rsidR="004A7367" w:rsidRPr="004A7367" w:rsidRDefault="004A7367" w:rsidP="004A7367">
            <w:pPr>
              <w:jc w:val="center"/>
              <w:rPr>
                <w:rFonts w:cs="B Lotus"/>
                <w:sz w:val="28"/>
                <w:szCs w:val="28"/>
                <w:rtl/>
              </w:rPr>
            </w:pPr>
            <w:r w:rsidRPr="004A7367">
              <w:rPr>
                <w:rFonts w:cs="B Lotus" w:hint="cs"/>
                <w:rtl/>
              </w:rPr>
              <w:t>اندوهجرد</w:t>
            </w:r>
          </w:p>
        </w:tc>
        <w:tc>
          <w:tcPr>
            <w:tcW w:w="1803" w:type="dxa"/>
          </w:tcPr>
          <w:p w14:paraId="6602E27B" w14:textId="7D9FA205" w:rsidR="004A7367" w:rsidRPr="004A7367" w:rsidRDefault="004A7367" w:rsidP="004A7367">
            <w:pPr>
              <w:jc w:val="center"/>
              <w:rPr>
                <w:rFonts w:cs="B Lotus"/>
                <w:sz w:val="28"/>
                <w:szCs w:val="28"/>
                <w:rtl/>
              </w:rPr>
            </w:pPr>
            <w:r w:rsidRPr="004A7367">
              <w:rPr>
                <w:rFonts w:cs="B Lotus"/>
                <w:rtl/>
              </w:rPr>
              <w:t>18</w:t>
            </w:r>
          </w:p>
        </w:tc>
        <w:tc>
          <w:tcPr>
            <w:tcW w:w="1803" w:type="dxa"/>
          </w:tcPr>
          <w:p w14:paraId="17B77808" w14:textId="70178EC7"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5E3C6ABF" w14:textId="77777777" w:rsidTr="00372823">
        <w:tc>
          <w:tcPr>
            <w:tcW w:w="1803" w:type="dxa"/>
          </w:tcPr>
          <w:p w14:paraId="7CE20B9C" w14:textId="77777777" w:rsidR="004A7367" w:rsidRPr="004A7367" w:rsidRDefault="004A7367" w:rsidP="004A7367">
            <w:pPr>
              <w:pStyle w:val="ListParagraph"/>
              <w:numPr>
                <w:ilvl w:val="0"/>
                <w:numId w:val="63"/>
              </w:numPr>
              <w:bidi/>
              <w:jc w:val="center"/>
              <w:rPr>
                <w:rFonts w:cs="B Lotus"/>
                <w:rtl/>
              </w:rPr>
            </w:pPr>
          </w:p>
        </w:tc>
        <w:tc>
          <w:tcPr>
            <w:tcW w:w="1803" w:type="dxa"/>
          </w:tcPr>
          <w:p w14:paraId="40BAC269" w14:textId="52CD56F6" w:rsidR="004A7367" w:rsidRPr="004A7367" w:rsidRDefault="004A7367" w:rsidP="004A7367">
            <w:pPr>
              <w:jc w:val="center"/>
              <w:rPr>
                <w:rFonts w:cs="B Lotus"/>
                <w:sz w:val="28"/>
                <w:szCs w:val="28"/>
                <w:rtl/>
              </w:rPr>
            </w:pPr>
            <w:r w:rsidRPr="004A7367">
              <w:rPr>
                <w:rFonts w:cs="B Lotus"/>
                <w:rtl/>
              </w:rPr>
              <w:t>1622</w:t>
            </w:r>
          </w:p>
        </w:tc>
        <w:tc>
          <w:tcPr>
            <w:tcW w:w="1803" w:type="dxa"/>
          </w:tcPr>
          <w:p w14:paraId="57C11AFF" w14:textId="2A8E0026" w:rsidR="004A7367" w:rsidRPr="004A7367" w:rsidRDefault="004A7367" w:rsidP="004A7367">
            <w:pPr>
              <w:jc w:val="center"/>
              <w:rPr>
                <w:rFonts w:cs="B Lotus"/>
                <w:sz w:val="28"/>
                <w:szCs w:val="28"/>
                <w:rtl/>
              </w:rPr>
            </w:pPr>
            <w:r w:rsidRPr="004A7367">
              <w:rPr>
                <w:rFonts w:cs="B Lotus" w:hint="cs"/>
                <w:rtl/>
              </w:rPr>
              <w:t>نظام</w:t>
            </w:r>
            <w:r w:rsidRPr="004A7367">
              <w:rPr>
                <w:rFonts w:cs="B Lotus"/>
                <w:rtl/>
              </w:rPr>
              <w:t xml:space="preserve"> </w:t>
            </w:r>
            <w:r w:rsidRPr="004A7367">
              <w:rPr>
                <w:rFonts w:cs="B Lotus" w:hint="cs"/>
                <w:rtl/>
              </w:rPr>
              <w:t>شهر</w:t>
            </w:r>
          </w:p>
        </w:tc>
        <w:tc>
          <w:tcPr>
            <w:tcW w:w="1803" w:type="dxa"/>
          </w:tcPr>
          <w:p w14:paraId="26359536" w14:textId="24A8710C" w:rsidR="004A7367" w:rsidRPr="004A7367" w:rsidRDefault="004A7367" w:rsidP="004A7367">
            <w:pPr>
              <w:jc w:val="center"/>
              <w:rPr>
                <w:rFonts w:cs="B Lotus"/>
                <w:sz w:val="28"/>
                <w:szCs w:val="28"/>
                <w:rtl/>
              </w:rPr>
            </w:pPr>
            <w:r w:rsidRPr="004A7367">
              <w:rPr>
                <w:rFonts w:cs="B Lotus"/>
                <w:rtl/>
              </w:rPr>
              <w:t>18</w:t>
            </w:r>
          </w:p>
        </w:tc>
        <w:tc>
          <w:tcPr>
            <w:tcW w:w="1803" w:type="dxa"/>
          </w:tcPr>
          <w:p w14:paraId="70A9F3A8" w14:textId="6D059886"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3C2FE941" w14:textId="77777777" w:rsidTr="00372823">
        <w:tc>
          <w:tcPr>
            <w:tcW w:w="1803" w:type="dxa"/>
          </w:tcPr>
          <w:p w14:paraId="03447A6F" w14:textId="77777777" w:rsidR="004A7367" w:rsidRPr="004A7367" w:rsidRDefault="004A7367" w:rsidP="004A7367">
            <w:pPr>
              <w:pStyle w:val="ListParagraph"/>
              <w:numPr>
                <w:ilvl w:val="0"/>
                <w:numId w:val="63"/>
              </w:numPr>
              <w:bidi/>
              <w:jc w:val="center"/>
              <w:rPr>
                <w:rFonts w:cs="B Lotus"/>
                <w:rtl/>
              </w:rPr>
            </w:pPr>
          </w:p>
        </w:tc>
        <w:tc>
          <w:tcPr>
            <w:tcW w:w="1803" w:type="dxa"/>
          </w:tcPr>
          <w:p w14:paraId="4ED81C6B" w14:textId="0AB92B3E" w:rsidR="004A7367" w:rsidRPr="004A7367" w:rsidRDefault="004A7367" w:rsidP="004A7367">
            <w:pPr>
              <w:jc w:val="center"/>
              <w:rPr>
                <w:rFonts w:cs="B Lotus"/>
                <w:sz w:val="28"/>
                <w:szCs w:val="28"/>
                <w:rtl/>
              </w:rPr>
            </w:pPr>
            <w:r w:rsidRPr="004A7367">
              <w:rPr>
                <w:rFonts w:cs="B Lotus"/>
                <w:rtl/>
              </w:rPr>
              <w:t>1623</w:t>
            </w:r>
          </w:p>
        </w:tc>
        <w:tc>
          <w:tcPr>
            <w:tcW w:w="1803" w:type="dxa"/>
          </w:tcPr>
          <w:p w14:paraId="53C71873" w14:textId="7CBCA5FD" w:rsidR="004A7367" w:rsidRPr="004A7367" w:rsidRDefault="004A7367" w:rsidP="004A7367">
            <w:pPr>
              <w:jc w:val="center"/>
              <w:rPr>
                <w:rFonts w:cs="B Lotus"/>
                <w:sz w:val="28"/>
                <w:szCs w:val="28"/>
                <w:rtl/>
              </w:rPr>
            </w:pPr>
            <w:r w:rsidRPr="004A7367">
              <w:rPr>
                <w:rFonts w:cs="B Lotus" w:hint="cs"/>
                <w:rtl/>
              </w:rPr>
              <w:t>امین</w:t>
            </w:r>
            <w:r w:rsidRPr="004A7367">
              <w:rPr>
                <w:rFonts w:cs="B Lotus"/>
                <w:rtl/>
              </w:rPr>
              <w:t xml:space="preserve"> </w:t>
            </w:r>
            <w:r w:rsidRPr="004A7367">
              <w:rPr>
                <w:rFonts w:cs="B Lotus" w:hint="cs"/>
                <w:rtl/>
              </w:rPr>
              <w:t>شهر</w:t>
            </w:r>
          </w:p>
        </w:tc>
        <w:tc>
          <w:tcPr>
            <w:tcW w:w="1803" w:type="dxa"/>
          </w:tcPr>
          <w:p w14:paraId="1801DCFB" w14:textId="6C38CB26" w:rsidR="004A7367" w:rsidRPr="004A7367" w:rsidRDefault="004A7367" w:rsidP="004A7367">
            <w:pPr>
              <w:jc w:val="center"/>
              <w:rPr>
                <w:rFonts w:cs="B Lotus"/>
                <w:sz w:val="28"/>
                <w:szCs w:val="28"/>
                <w:rtl/>
              </w:rPr>
            </w:pPr>
            <w:r w:rsidRPr="004A7367">
              <w:rPr>
                <w:rFonts w:cs="B Lotus"/>
                <w:rtl/>
              </w:rPr>
              <w:t>18</w:t>
            </w:r>
          </w:p>
        </w:tc>
        <w:tc>
          <w:tcPr>
            <w:tcW w:w="1803" w:type="dxa"/>
          </w:tcPr>
          <w:p w14:paraId="1A873D90" w14:textId="59D674E7"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6A624848" w14:textId="77777777" w:rsidTr="00372823">
        <w:tc>
          <w:tcPr>
            <w:tcW w:w="1803" w:type="dxa"/>
          </w:tcPr>
          <w:p w14:paraId="71D77135" w14:textId="77777777" w:rsidR="004A7367" w:rsidRPr="004A7367" w:rsidRDefault="004A7367" w:rsidP="004A7367">
            <w:pPr>
              <w:pStyle w:val="ListParagraph"/>
              <w:numPr>
                <w:ilvl w:val="0"/>
                <w:numId w:val="63"/>
              </w:numPr>
              <w:bidi/>
              <w:jc w:val="center"/>
              <w:rPr>
                <w:rFonts w:cs="B Lotus"/>
                <w:rtl/>
              </w:rPr>
            </w:pPr>
          </w:p>
        </w:tc>
        <w:tc>
          <w:tcPr>
            <w:tcW w:w="1803" w:type="dxa"/>
          </w:tcPr>
          <w:p w14:paraId="15143556" w14:textId="134FA4C0" w:rsidR="004A7367" w:rsidRPr="004A7367" w:rsidRDefault="004A7367" w:rsidP="004A7367">
            <w:pPr>
              <w:jc w:val="center"/>
              <w:rPr>
                <w:rFonts w:cs="B Lotus"/>
                <w:sz w:val="28"/>
                <w:szCs w:val="28"/>
                <w:rtl/>
              </w:rPr>
            </w:pPr>
            <w:r w:rsidRPr="004A7367">
              <w:rPr>
                <w:rFonts w:cs="B Lotus"/>
                <w:rtl/>
              </w:rPr>
              <w:t>1624</w:t>
            </w:r>
          </w:p>
        </w:tc>
        <w:tc>
          <w:tcPr>
            <w:tcW w:w="1803" w:type="dxa"/>
          </w:tcPr>
          <w:p w14:paraId="434EEC19" w14:textId="717023A0" w:rsidR="004A7367" w:rsidRPr="004A7367" w:rsidRDefault="004A7367" w:rsidP="004A7367">
            <w:pPr>
              <w:jc w:val="center"/>
              <w:rPr>
                <w:rFonts w:cs="B Lotus"/>
                <w:sz w:val="28"/>
                <w:szCs w:val="28"/>
                <w:rtl/>
              </w:rPr>
            </w:pPr>
            <w:r w:rsidRPr="004A7367">
              <w:rPr>
                <w:rFonts w:cs="B Lotus" w:hint="cs"/>
                <w:rtl/>
              </w:rPr>
              <w:t>هنزا</w:t>
            </w:r>
          </w:p>
        </w:tc>
        <w:tc>
          <w:tcPr>
            <w:tcW w:w="1803" w:type="dxa"/>
          </w:tcPr>
          <w:p w14:paraId="45C45C57" w14:textId="7613B512" w:rsidR="004A7367" w:rsidRPr="004A7367" w:rsidRDefault="004A7367" w:rsidP="004A7367">
            <w:pPr>
              <w:jc w:val="center"/>
              <w:rPr>
                <w:rFonts w:cs="B Lotus"/>
                <w:sz w:val="28"/>
                <w:szCs w:val="28"/>
                <w:rtl/>
              </w:rPr>
            </w:pPr>
            <w:r w:rsidRPr="004A7367">
              <w:rPr>
                <w:rFonts w:cs="B Lotus"/>
                <w:rtl/>
              </w:rPr>
              <w:t>18</w:t>
            </w:r>
          </w:p>
        </w:tc>
        <w:tc>
          <w:tcPr>
            <w:tcW w:w="1803" w:type="dxa"/>
          </w:tcPr>
          <w:p w14:paraId="1917469B" w14:textId="6D166ECB"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128BFF21" w14:textId="77777777" w:rsidTr="00372823">
        <w:tc>
          <w:tcPr>
            <w:tcW w:w="1803" w:type="dxa"/>
          </w:tcPr>
          <w:p w14:paraId="4C7F26FA" w14:textId="77777777" w:rsidR="004A7367" w:rsidRPr="004A7367" w:rsidRDefault="004A7367" w:rsidP="004A7367">
            <w:pPr>
              <w:pStyle w:val="ListParagraph"/>
              <w:numPr>
                <w:ilvl w:val="0"/>
                <w:numId w:val="63"/>
              </w:numPr>
              <w:bidi/>
              <w:jc w:val="center"/>
              <w:rPr>
                <w:rFonts w:cs="B Lotus"/>
                <w:rtl/>
              </w:rPr>
            </w:pPr>
          </w:p>
        </w:tc>
        <w:tc>
          <w:tcPr>
            <w:tcW w:w="1803" w:type="dxa"/>
          </w:tcPr>
          <w:p w14:paraId="577BE0E6" w14:textId="10A55A4F" w:rsidR="004A7367" w:rsidRPr="004A7367" w:rsidRDefault="004A7367" w:rsidP="004A7367">
            <w:pPr>
              <w:jc w:val="center"/>
              <w:rPr>
                <w:rFonts w:cs="B Lotus"/>
                <w:sz w:val="28"/>
                <w:szCs w:val="28"/>
                <w:rtl/>
              </w:rPr>
            </w:pPr>
            <w:r w:rsidRPr="004A7367">
              <w:rPr>
                <w:rFonts w:cs="B Lotus"/>
                <w:rtl/>
              </w:rPr>
              <w:t>1625</w:t>
            </w:r>
          </w:p>
        </w:tc>
        <w:tc>
          <w:tcPr>
            <w:tcW w:w="1803" w:type="dxa"/>
          </w:tcPr>
          <w:p w14:paraId="466FC33A" w14:textId="32864637" w:rsidR="004A7367" w:rsidRPr="004A7367" w:rsidRDefault="004A7367" w:rsidP="004A7367">
            <w:pPr>
              <w:jc w:val="center"/>
              <w:rPr>
                <w:rFonts w:cs="B Lotus"/>
                <w:sz w:val="28"/>
                <w:szCs w:val="28"/>
                <w:rtl/>
              </w:rPr>
            </w:pPr>
            <w:r w:rsidRPr="004A7367">
              <w:rPr>
                <w:rFonts w:cs="B Lotus" w:hint="cs"/>
                <w:rtl/>
              </w:rPr>
              <w:t>گنبکی</w:t>
            </w:r>
          </w:p>
        </w:tc>
        <w:tc>
          <w:tcPr>
            <w:tcW w:w="1803" w:type="dxa"/>
          </w:tcPr>
          <w:p w14:paraId="48A16295" w14:textId="64408AB0" w:rsidR="004A7367" w:rsidRPr="004A7367" w:rsidRDefault="004A7367" w:rsidP="004A7367">
            <w:pPr>
              <w:jc w:val="center"/>
              <w:rPr>
                <w:rFonts w:cs="B Lotus"/>
                <w:sz w:val="28"/>
                <w:szCs w:val="28"/>
                <w:rtl/>
              </w:rPr>
            </w:pPr>
            <w:r w:rsidRPr="004A7367">
              <w:rPr>
                <w:rFonts w:cs="B Lotus"/>
                <w:rtl/>
              </w:rPr>
              <w:t>18</w:t>
            </w:r>
          </w:p>
        </w:tc>
        <w:tc>
          <w:tcPr>
            <w:tcW w:w="1803" w:type="dxa"/>
          </w:tcPr>
          <w:p w14:paraId="724FD826" w14:textId="1B15728F"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D1A6EF0" w14:textId="77777777" w:rsidTr="00372823">
        <w:tc>
          <w:tcPr>
            <w:tcW w:w="1803" w:type="dxa"/>
          </w:tcPr>
          <w:p w14:paraId="3BCB9B1A" w14:textId="77777777" w:rsidR="004A7367" w:rsidRPr="004A7367" w:rsidRDefault="004A7367" w:rsidP="004A7367">
            <w:pPr>
              <w:pStyle w:val="ListParagraph"/>
              <w:numPr>
                <w:ilvl w:val="0"/>
                <w:numId w:val="63"/>
              </w:numPr>
              <w:bidi/>
              <w:jc w:val="center"/>
              <w:rPr>
                <w:rFonts w:cs="B Lotus"/>
                <w:rtl/>
              </w:rPr>
            </w:pPr>
          </w:p>
        </w:tc>
        <w:tc>
          <w:tcPr>
            <w:tcW w:w="1803" w:type="dxa"/>
          </w:tcPr>
          <w:p w14:paraId="1FC74F0F" w14:textId="20D88BA7" w:rsidR="004A7367" w:rsidRPr="004A7367" w:rsidRDefault="004A7367" w:rsidP="004A7367">
            <w:pPr>
              <w:jc w:val="center"/>
              <w:rPr>
                <w:rFonts w:cs="B Lotus"/>
                <w:sz w:val="28"/>
                <w:szCs w:val="28"/>
                <w:rtl/>
              </w:rPr>
            </w:pPr>
            <w:r w:rsidRPr="004A7367">
              <w:rPr>
                <w:rFonts w:cs="B Lotus"/>
                <w:rtl/>
              </w:rPr>
              <w:t>1626</w:t>
            </w:r>
          </w:p>
        </w:tc>
        <w:tc>
          <w:tcPr>
            <w:tcW w:w="1803" w:type="dxa"/>
          </w:tcPr>
          <w:p w14:paraId="3C30C386" w14:textId="2E7245E2" w:rsidR="004A7367" w:rsidRPr="004A7367" w:rsidRDefault="004A7367" w:rsidP="004A7367">
            <w:pPr>
              <w:jc w:val="center"/>
              <w:rPr>
                <w:rFonts w:cs="B Lotus"/>
                <w:sz w:val="28"/>
                <w:szCs w:val="28"/>
                <w:rtl/>
              </w:rPr>
            </w:pPr>
            <w:r w:rsidRPr="004A7367">
              <w:rPr>
                <w:rFonts w:cs="B Lotus" w:hint="cs"/>
                <w:rtl/>
              </w:rPr>
              <w:t>زهکلوت</w:t>
            </w:r>
          </w:p>
        </w:tc>
        <w:tc>
          <w:tcPr>
            <w:tcW w:w="1803" w:type="dxa"/>
          </w:tcPr>
          <w:p w14:paraId="35C9B3B0" w14:textId="70EFBC20" w:rsidR="004A7367" w:rsidRPr="004A7367" w:rsidRDefault="004A7367" w:rsidP="004A7367">
            <w:pPr>
              <w:jc w:val="center"/>
              <w:rPr>
                <w:rFonts w:cs="B Lotus"/>
                <w:sz w:val="28"/>
                <w:szCs w:val="28"/>
                <w:rtl/>
              </w:rPr>
            </w:pPr>
            <w:r w:rsidRPr="004A7367">
              <w:rPr>
                <w:rFonts w:cs="B Lotus"/>
                <w:rtl/>
              </w:rPr>
              <w:t>18</w:t>
            </w:r>
          </w:p>
        </w:tc>
        <w:tc>
          <w:tcPr>
            <w:tcW w:w="1803" w:type="dxa"/>
          </w:tcPr>
          <w:p w14:paraId="15FF2FC5" w14:textId="38110D57"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40C352DB" w14:textId="77777777" w:rsidTr="00372823">
        <w:tc>
          <w:tcPr>
            <w:tcW w:w="1803" w:type="dxa"/>
          </w:tcPr>
          <w:p w14:paraId="579903C2" w14:textId="77777777" w:rsidR="004A7367" w:rsidRPr="004A7367" w:rsidRDefault="004A7367" w:rsidP="004A7367">
            <w:pPr>
              <w:pStyle w:val="ListParagraph"/>
              <w:numPr>
                <w:ilvl w:val="0"/>
                <w:numId w:val="63"/>
              </w:numPr>
              <w:bidi/>
              <w:jc w:val="center"/>
              <w:rPr>
                <w:rFonts w:cs="B Lotus"/>
                <w:rtl/>
              </w:rPr>
            </w:pPr>
          </w:p>
        </w:tc>
        <w:tc>
          <w:tcPr>
            <w:tcW w:w="1803" w:type="dxa"/>
          </w:tcPr>
          <w:p w14:paraId="7A1ED99B" w14:textId="013983DF" w:rsidR="004A7367" w:rsidRPr="004A7367" w:rsidRDefault="004A7367" w:rsidP="004A7367">
            <w:pPr>
              <w:jc w:val="center"/>
              <w:rPr>
                <w:rFonts w:cs="B Lotus"/>
                <w:sz w:val="28"/>
                <w:szCs w:val="28"/>
                <w:rtl/>
              </w:rPr>
            </w:pPr>
            <w:r w:rsidRPr="004A7367">
              <w:rPr>
                <w:rFonts w:cs="B Lotus"/>
                <w:rtl/>
              </w:rPr>
              <w:t>1627</w:t>
            </w:r>
          </w:p>
        </w:tc>
        <w:tc>
          <w:tcPr>
            <w:tcW w:w="1803" w:type="dxa"/>
          </w:tcPr>
          <w:p w14:paraId="0C8F0938" w14:textId="1684BD82" w:rsidR="004A7367" w:rsidRPr="004A7367" w:rsidRDefault="004A7367" w:rsidP="004A7367">
            <w:pPr>
              <w:jc w:val="center"/>
              <w:rPr>
                <w:rFonts w:cs="B Lotus"/>
                <w:sz w:val="28"/>
                <w:szCs w:val="28"/>
                <w:rtl/>
              </w:rPr>
            </w:pPr>
            <w:r w:rsidRPr="004A7367">
              <w:rPr>
                <w:rFonts w:cs="B Lotus" w:hint="cs"/>
                <w:rtl/>
              </w:rPr>
              <w:t>کیانشهر</w:t>
            </w:r>
          </w:p>
        </w:tc>
        <w:tc>
          <w:tcPr>
            <w:tcW w:w="1803" w:type="dxa"/>
          </w:tcPr>
          <w:p w14:paraId="66617133" w14:textId="7D66E03E" w:rsidR="004A7367" w:rsidRPr="004A7367" w:rsidRDefault="004A7367" w:rsidP="004A7367">
            <w:pPr>
              <w:jc w:val="center"/>
              <w:rPr>
                <w:rFonts w:cs="B Lotus"/>
                <w:sz w:val="28"/>
                <w:szCs w:val="28"/>
                <w:rtl/>
              </w:rPr>
            </w:pPr>
            <w:r w:rsidRPr="004A7367">
              <w:rPr>
                <w:rFonts w:cs="B Lotus"/>
                <w:rtl/>
              </w:rPr>
              <w:t>18</w:t>
            </w:r>
          </w:p>
        </w:tc>
        <w:tc>
          <w:tcPr>
            <w:tcW w:w="1803" w:type="dxa"/>
          </w:tcPr>
          <w:p w14:paraId="434092C9" w14:textId="6EB5A2D1"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5F1B026A" w14:textId="77777777" w:rsidTr="00372823">
        <w:tc>
          <w:tcPr>
            <w:tcW w:w="1803" w:type="dxa"/>
          </w:tcPr>
          <w:p w14:paraId="2DCD0B10" w14:textId="77777777" w:rsidR="004A7367" w:rsidRPr="004A7367" w:rsidRDefault="004A7367" w:rsidP="004A7367">
            <w:pPr>
              <w:pStyle w:val="ListParagraph"/>
              <w:numPr>
                <w:ilvl w:val="0"/>
                <w:numId w:val="63"/>
              </w:numPr>
              <w:bidi/>
              <w:jc w:val="center"/>
              <w:rPr>
                <w:rFonts w:cs="B Lotus"/>
                <w:rtl/>
              </w:rPr>
            </w:pPr>
          </w:p>
        </w:tc>
        <w:tc>
          <w:tcPr>
            <w:tcW w:w="1803" w:type="dxa"/>
          </w:tcPr>
          <w:p w14:paraId="204E6883" w14:textId="493430EC" w:rsidR="004A7367" w:rsidRPr="004A7367" w:rsidRDefault="004A7367" w:rsidP="004A7367">
            <w:pPr>
              <w:jc w:val="center"/>
              <w:rPr>
                <w:rFonts w:cs="B Lotus"/>
                <w:sz w:val="28"/>
                <w:szCs w:val="28"/>
                <w:rtl/>
              </w:rPr>
            </w:pPr>
            <w:r w:rsidRPr="004A7367">
              <w:rPr>
                <w:rFonts w:cs="B Lotus"/>
                <w:rtl/>
              </w:rPr>
              <w:t>1628</w:t>
            </w:r>
          </w:p>
        </w:tc>
        <w:tc>
          <w:tcPr>
            <w:tcW w:w="1803" w:type="dxa"/>
          </w:tcPr>
          <w:p w14:paraId="7B0C31F8" w14:textId="7245B775" w:rsidR="004A7367" w:rsidRPr="004A7367" w:rsidRDefault="004A7367" w:rsidP="004A7367">
            <w:pPr>
              <w:jc w:val="center"/>
              <w:rPr>
                <w:rFonts w:cs="B Lotus"/>
                <w:sz w:val="28"/>
                <w:szCs w:val="28"/>
                <w:rtl/>
              </w:rPr>
            </w:pPr>
            <w:r w:rsidRPr="004A7367">
              <w:rPr>
                <w:rFonts w:cs="B Lotus" w:hint="cs"/>
                <w:rtl/>
              </w:rPr>
              <w:t>مردهک</w:t>
            </w:r>
          </w:p>
        </w:tc>
        <w:tc>
          <w:tcPr>
            <w:tcW w:w="1803" w:type="dxa"/>
          </w:tcPr>
          <w:p w14:paraId="1DE5E2C5" w14:textId="779BE8A7" w:rsidR="004A7367" w:rsidRPr="004A7367" w:rsidRDefault="004A7367" w:rsidP="004A7367">
            <w:pPr>
              <w:jc w:val="center"/>
              <w:rPr>
                <w:rFonts w:cs="B Lotus"/>
                <w:sz w:val="28"/>
                <w:szCs w:val="28"/>
                <w:rtl/>
              </w:rPr>
            </w:pPr>
            <w:r w:rsidRPr="004A7367">
              <w:rPr>
                <w:rFonts w:cs="B Lotus"/>
                <w:rtl/>
              </w:rPr>
              <w:t>18</w:t>
            </w:r>
          </w:p>
        </w:tc>
        <w:tc>
          <w:tcPr>
            <w:tcW w:w="1803" w:type="dxa"/>
          </w:tcPr>
          <w:p w14:paraId="173953CB" w14:textId="33395743"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E9D4053" w14:textId="77777777" w:rsidTr="00372823">
        <w:tc>
          <w:tcPr>
            <w:tcW w:w="1803" w:type="dxa"/>
          </w:tcPr>
          <w:p w14:paraId="3FE415CE" w14:textId="77777777" w:rsidR="004A7367" w:rsidRPr="004A7367" w:rsidRDefault="004A7367" w:rsidP="004A7367">
            <w:pPr>
              <w:pStyle w:val="ListParagraph"/>
              <w:numPr>
                <w:ilvl w:val="0"/>
                <w:numId w:val="63"/>
              </w:numPr>
              <w:bidi/>
              <w:jc w:val="center"/>
              <w:rPr>
                <w:rFonts w:cs="B Lotus"/>
                <w:rtl/>
              </w:rPr>
            </w:pPr>
          </w:p>
        </w:tc>
        <w:tc>
          <w:tcPr>
            <w:tcW w:w="1803" w:type="dxa"/>
          </w:tcPr>
          <w:p w14:paraId="2A3894D8" w14:textId="39D58446" w:rsidR="004A7367" w:rsidRPr="004A7367" w:rsidRDefault="004A7367" w:rsidP="004A7367">
            <w:pPr>
              <w:jc w:val="center"/>
              <w:rPr>
                <w:rFonts w:cs="B Lotus"/>
                <w:sz w:val="28"/>
                <w:szCs w:val="28"/>
                <w:rtl/>
              </w:rPr>
            </w:pPr>
            <w:r w:rsidRPr="004A7367">
              <w:rPr>
                <w:rFonts w:cs="B Lotus"/>
                <w:rtl/>
              </w:rPr>
              <w:t>1629</w:t>
            </w:r>
          </w:p>
        </w:tc>
        <w:tc>
          <w:tcPr>
            <w:tcW w:w="1803" w:type="dxa"/>
          </w:tcPr>
          <w:p w14:paraId="57B2F15E" w14:textId="4F405097" w:rsidR="004A7367" w:rsidRPr="004A7367" w:rsidRDefault="004A7367" w:rsidP="004A7367">
            <w:pPr>
              <w:jc w:val="center"/>
              <w:rPr>
                <w:rFonts w:cs="B Lotus"/>
                <w:sz w:val="28"/>
                <w:szCs w:val="28"/>
                <w:rtl/>
              </w:rPr>
            </w:pPr>
            <w:r w:rsidRPr="004A7367">
              <w:rPr>
                <w:rFonts w:cs="B Lotus" w:hint="cs"/>
                <w:rtl/>
              </w:rPr>
              <w:t>دوساری</w:t>
            </w:r>
          </w:p>
        </w:tc>
        <w:tc>
          <w:tcPr>
            <w:tcW w:w="1803" w:type="dxa"/>
          </w:tcPr>
          <w:p w14:paraId="06E28742" w14:textId="71607E8E" w:rsidR="004A7367" w:rsidRPr="004A7367" w:rsidRDefault="004A7367" w:rsidP="004A7367">
            <w:pPr>
              <w:jc w:val="center"/>
              <w:rPr>
                <w:rFonts w:cs="B Lotus"/>
                <w:sz w:val="28"/>
                <w:szCs w:val="28"/>
                <w:rtl/>
              </w:rPr>
            </w:pPr>
            <w:r w:rsidRPr="004A7367">
              <w:rPr>
                <w:rFonts w:cs="B Lotus"/>
                <w:rtl/>
              </w:rPr>
              <w:t>18</w:t>
            </w:r>
          </w:p>
        </w:tc>
        <w:tc>
          <w:tcPr>
            <w:tcW w:w="1803" w:type="dxa"/>
          </w:tcPr>
          <w:p w14:paraId="3B6B95DD" w14:textId="1DE3F54A"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8E2CDA2" w14:textId="77777777" w:rsidTr="00372823">
        <w:tc>
          <w:tcPr>
            <w:tcW w:w="1803" w:type="dxa"/>
          </w:tcPr>
          <w:p w14:paraId="2F589A3F" w14:textId="77777777" w:rsidR="004A7367" w:rsidRPr="004A7367" w:rsidRDefault="004A7367" w:rsidP="004A7367">
            <w:pPr>
              <w:pStyle w:val="ListParagraph"/>
              <w:numPr>
                <w:ilvl w:val="0"/>
                <w:numId w:val="63"/>
              </w:numPr>
              <w:bidi/>
              <w:jc w:val="center"/>
              <w:rPr>
                <w:rFonts w:cs="B Lotus"/>
                <w:rtl/>
              </w:rPr>
            </w:pPr>
          </w:p>
        </w:tc>
        <w:tc>
          <w:tcPr>
            <w:tcW w:w="1803" w:type="dxa"/>
          </w:tcPr>
          <w:p w14:paraId="41B965CD" w14:textId="4D45DA58" w:rsidR="004A7367" w:rsidRPr="004A7367" w:rsidRDefault="004A7367" w:rsidP="004A7367">
            <w:pPr>
              <w:jc w:val="center"/>
              <w:rPr>
                <w:rFonts w:cs="B Lotus"/>
                <w:sz w:val="28"/>
                <w:szCs w:val="28"/>
                <w:rtl/>
              </w:rPr>
            </w:pPr>
            <w:r w:rsidRPr="004A7367">
              <w:rPr>
                <w:rFonts w:cs="B Lotus"/>
                <w:rtl/>
              </w:rPr>
              <w:t>1630</w:t>
            </w:r>
          </w:p>
        </w:tc>
        <w:tc>
          <w:tcPr>
            <w:tcW w:w="1803" w:type="dxa"/>
          </w:tcPr>
          <w:p w14:paraId="0083456A" w14:textId="0BD6403B" w:rsidR="004A7367" w:rsidRPr="004A7367" w:rsidRDefault="004A7367" w:rsidP="004A7367">
            <w:pPr>
              <w:jc w:val="center"/>
              <w:rPr>
                <w:rFonts w:cs="B Lotus"/>
                <w:sz w:val="28"/>
                <w:szCs w:val="28"/>
                <w:rtl/>
              </w:rPr>
            </w:pPr>
            <w:r w:rsidRPr="004A7367">
              <w:rPr>
                <w:rFonts w:cs="B Lotus" w:hint="cs"/>
                <w:rtl/>
              </w:rPr>
              <w:t>هجدک</w:t>
            </w:r>
          </w:p>
        </w:tc>
        <w:tc>
          <w:tcPr>
            <w:tcW w:w="1803" w:type="dxa"/>
          </w:tcPr>
          <w:p w14:paraId="470AA21D" w14:textId="356ADE3E" w:rsidR="004A7367" w:rsidRPr="004A7367" w:rsidRDefault="004A7367" w:rsidP="004A7367">
            <w:pPr>
              <w:jc w:val="center"/>
              <w:rPr>
                <w:rFonts w:cs="B Lotus"/>
                <w:sz w:val="28"/>
                <w:szCs w:val="28"/>
                <w:rtl/>
              </w:rPr>
            </w:pPr>
            <w:r w:rsidRPr="004A7367">
              <w:rPr>
                <w:rFonts w:cs="B Lotus"/>
                <w:rtl/>
              </w:rPr>
              <w:t>18</w:t>
            </w:r>
          </w:p>
        </w:tc>
        <w:tc>
          <w:tcPr>
            <w:tcW w:w="1803" w:type="dxa"/>
          </w:tcPr>
          <w:p w14:paraId="7DFA0B9F" w14:textId="5FDCBCF3"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A9F38E1" w14:textId="77777777" w:rsidTr="00372823">
        <w:tc>
          <w:tcPr>
            <w:tcW w:w="1803" w:type="dxa"/>
          </w:tcPr>
          <w:p w14:paraId="3B0DD970" w14:textId="77777777" w:rsidR="004A7367" w:rsidRPr="004A7367" w:rsidRDefault="004A7367" w:rsidP="004A7367">
            <w:pPr>
              <w:pStyle w:val="ListParagraph"/>
              <w:numPr>
                <w:ilvl w:val="0"/>
                <w:numId w:val="63"/>
              </w:numPr>
              <w:bidi/>
              <w:jc w:val="center"/>
              <w:rPr>
                <w:rFonts w:cs="B Lotus"/>
                <w:rtl/>
              </w:rPr>
            </w:pPr>
          </w:p>
        </w:tc>
        <w:tc>
          <w:tcPr>
            <w:tcW w:w="1803" w:type="dxa"/>
          </w:tcPr>
          <w:p w14:paraId="1FF780AB" w14:textId="32499A9C" w:rsidR="004A7367" w:rsidRPr="004A7367" w:rsidRDefault="004A7367" w:rsidP="004A7367">
            <w:pPr>
              <w:jc w:val="center"/>
              <w:rPr>
                <w:rFonts w:cs="B Lotus"/>
                <w:sz w:val="28"/>
                <w:szCs w:val="28"/>
                <w:rtl/>
              </w:rPr>
            </w:pPr>
            <w:r w:rsidRPr="004A7367">
              <w:rPr>
                <w:rFonts w:cs="B Lotus"/>
                <w:rtl/>
              </w:rPr>
              <w:t>1631</w:t>
            </w:r>
          </w:p>
        </w:tc>
        <w:tc>
          <w:tcPr>
            <w:tcW w:w="1803" w:type="dxa"/>
          </w:tcPr>
          <w:p w14:paraId="750FD82A" w14:textId="4CBD0E77" w:rsidR="004A7367" w:rsidRPr="004A7367" w:rsidRDefault="004A7367" w:rsidP="004A7367">
            <w:pPr>
              <w:jc w:val="center"/>
              <w:rPr>
                <w:rFonts w:cs="B Lotus"/>
                <w:sz w:val="28"/>
                <w:szCs w:val="28"/>
                <w:rtl/>
              </w:rPr>
            </w:pPr>
            <w:r w:rsidRPr="004A7367">
              <w:rPr>
                <w:rFonts w:cs="B Lotus" w:hint="cs"/>
                <w:rtl/>
              </w:rPr>
              <w:t>لاله</w:t>
            </w:r>
            <w:r w:rsidRPr="004A7367">
              <w:rPr>
                <w:rFonts w:cs="B Lotus"/>
                <w:rtl/>
              </w:rPr>
              <w:t xml:space="preserve"> </w:t>
            </w:r>
            <w:r w:rsidRPr="004A7367">
              <w:rPr>
                <w:rFonts w:cs="B Lotus" w:hint="cs"/>
                <w:rtl/>
              </w:rPr>
              <w:t>زار</w:t>
            </w:r>
          </w:p>
        </w:tc>
        <w:tc>
          <w:tcPr>
            <w:tcW w:w="1803" w:type="dxa"/>
          </w:tcPr>
          <w:p w14:paraId="7BE4BE5D" w14:textId="0BE0C320" w:rsidR="004A7367" w:rsidRPr="004A7367" w:rsidRDefault="004A7367" w:rsidP="004A7367">
            <w:pPr>
              <w:jc w:val="center"/>
              <w:rPr>
                <w:rFonts w:cs="B Lotus"/>
                <w:sz w:val="28"/>
                <w:szCs w:val="28"/>
                <w:rtl/>
              </w:rPr>
            </w:pPr>
            <w:r w:rsidRPr="004A7367">
              <w:rPr>
                <w:rFonts w:cs="B Lotus"/>
                <w:rtl/>
              </w:rPr>
              <w:t>18</w:t>
            </w:r>
          </w:p>
        </w:tc>
        <w:tc>
          <w:tcPr>
            <w:tcW w:w="1803" w:type="dxa"/>
          </w:tcPr>
          <w:p w14:paraId="1167E069" w14:textId="48AA5893"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227C17B0" w14:textId="77777777" w:rsidTr="00372823">
        <w:tc>
          <w:tcPr>
            <w:tcW w:w="1803" w:type="dxa"/>
          </w:tcPr>
          <w:p w14:paraId="559B6F07" w14:textId="77777777" w:rsidR="004A7367" w:rsidRPr="004A7367" w:rsidRDefault="004A7367" w:rsidP="004A7367">
            <w:pPr>
              <w:pStyle w:val="ListParagraph"/>
              <w:numPr>
                <w:ilvl w:val="0"/>
                <w:numId w:val="63"/>
              </w:numPr>
              <w:bidi/>
              <w:jc w:val="center"/>
              <w:rPr>
                <w:rFonts w:cs="B Lotus"/>
                <w:rtl/>
              </w:rPr>
            </w:pPr>
          </w:p>
        </w:tc>
        <w:tc>
          <w:tcPr>
            <w:tcW w:w="1803" w:type="dxa"/>
          </w:tcPr>
          <w:p w14:paraId="3955E109" w14:textId="4A14D0D9" w:rsidR="004A7367" w:rsidRPr="004A7367" w:rsidRDefault="004A7367" w:rsidP="004A7367">
            <w:pPr>
              <w:jc w:val="center"/>
              <w:rPr>
                <w:rFonts w:cs="B Lotus"/>
                <w:sz w:val="28"/>
                <w:szCs w:val="28"/>
                <w:rtl/>
              </w:rPr>
            </w:pPr>
            <w:r w:rsidRPr="004A7367">
              <w:rPr>
                <w:rFonts w:cs="B Lotus"/>
                <w:rtl/>
              </w:rPr>
              <w:t>1632</w:t>
            </w:r>
          </w:p>
        </w:tc>
        <w:tc>
          <w:tcPr>
            <w:tcW w:w="1803" w:type="dxa"/>
          </w:tcPr>
          <w:p w14:paraId="2EA6F32F" w14:textId="1B9CFFAF" w:rsidR="004A7367" w:rsidRPr="004A7367" w:rsidRDefault="004A7367" w:rsidP="004A7367">
            <w:pPr>
              <w:jc w:val="center"/>
              <w:rPr>
                <w:rFonts w:cs="B Lotus"/>
                <w:sz w:val="28"/>
                <w:szCs w:val="28"/>
                <w:rtl/>
              </w:rPr>
            </w:pPr>
            <w:r w:rsidRPr="004A7367">
              <w:rPr>
                <w:rFonts w:cs="B Lotus" w:hint="cs"/>
                <w:rtl/>
              </w:rPr>
              <w:t>دشتکار</w:t>
            </w:r>
          </w:p>
        </w:tc>
        <w:tc>
          <w:tcPr>
            <w:tcW w:w="1803" w:type="dxa"/>
          </w:tcPr>
          <w:p w14:paraId="55CC0E8A" w14:textId="710990CC" w:rsidR="004A7367" w:rsidRPr="004A7367" w:rsidRDefault="004A7367" w:rsidP="004A7367">
            <w:pPr>
              <w:jc w:val="center"/>
              <w:rPr>
                <w:rFonts w:cs="B Lotus"/>
                <w:sz w:val="28"/>
                <w:szCs w:val="28"/>
                <w:rtl/>
              </w:rPr>
            </w:pPr>
            <w:r w:rsidRPr="004A7367">
              <w:rPr>
                <w:rFonts w:cs="B Lotus"/>
                <w:rtl/>
              </w:rPr>
              <w:t>18</w:t>
            </w:r>
          </w:p>
        </w:tc>
        <w:tc>
          <w:tcPr>
            <w:tcW w:w="1803" w:type="dxa"/>
          </w:tcPr>
          <w:p w14:paraId="1056B461" w14:textId="1704D31B"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50DF9B92" w14:textId="77777777" w:rsidTr="00372823">
        <w:tc>
          <w:tcPr>
            <w:tcW w:w="1803" w:type="dxa"/>
          </w:tcPr>
          <w:p w14:paraId="4BFDCB98" w14:textId="77777777" w:rsidR="004A7367" w:rsidRPr="004A7367" w:rsidRDefault="004A7367" w:rsidP="004A7367">
            <w:pPr>
              <w:pStyle w:val="ListParagraph"/>
              <w:numPr>
                <w:ilvl w:val="0"/>
                <w:numId w:val="63"/>
              </w:numPr>
              <w:bidi/>
              <w:jc w:val="center"/>
              <w:rPr>
                <w:rFonts w:cs="B Lotus"/>
                <w:rtl/>
              </w:rPr>
            </w:pPr>
          </w:p>
        </w:tc>
        <w:tc>
          <w:tcPr>
            <w:tcW w:w="1803" w:type="dxa"/>
          </w:tcPr>
          <w:p w14:paraId="0DA58618" w14:textId="2F2362FD" w:rsidR="004A7367" w:rsidRPr="004A7367" w:rsidRDefault="004A7367" w:rsidP="004A7367">
            <w:pPr>
              <w:jc w:val="center"/>
              <w:rPr>
                <w:rFonts w:cs="B Lotus"/>
                <w:sz w:val="28"/>
                <w:szCs w:val="28"/>
                <w:rtl/>
              </w:rPr>
            </w:pPr>
            <w:r w:rsidRPr="004A7367">
              <w:rPr>
                <w:rFonts w:cs="B Lotus"/>
                <w:rtl/>
              </w:rPr>
              <w:t>1633</w:t>
            </w:r>
          </w:p>
        </w:tc>
        <w:tc>
          <w:tcPr>
            <w:tcW w:w="1803" w:type="dxa"/>
          </w:tcPr>
          <w:p w14:paraId="22160151" w14:textId="7B9955E1" w:rsidR="004A7367" w:rsidRPr="004A7367" w:rsidRDefault="004A7367" w:rsidP="004A7367">
            <w:pPr>
              <w:jc w:val="center"/>
              <w:rPr>
                <w:rFonts w:cs="B Lotus"/>
                <w:sz w:val="28"/>
                <w:szCs w:val="28"/>
                <w:rtl/>
              </w:rPr>
            </w:pPr>
            <w:r w:rsidRPr="004A7367">
              <w:rPr>
                <w:rFonts w:cs="B Lotus" w:hint="cs"/>
                <w:rtl/>
              </w:rPr>
              <w:t>خورسند</w:t>
            </w:r>
          </w:p>
        </w:tc>
        <w:tc>
          <w:tcPr>
            <w:tcW w:w="1803" w:type="dxa"/>
          </w:tcPr>
          <w:p w14:paraId="413D358D" w14:textId="44808E00" w:rsidR="004A7367" w:rsidRPr="004A7367" w:rsidRDefault="004A7367" w:rsidP="004A7367">
            <w:pPr>
              <w:jc w:val="center"/>
              <w:rPr>
                <w:rFonts w:cs="B Lotus"/>
                <w:sz w:val="28"/>
                <w:szCs w:val="28"/>
                <w:rtl/>
              </w:rPr>
            </w:pPr>
            <w:r w:rsidRPr="004A7367">
              <w:rPr>
                <w:rFonts w:cs="B Lotus"/>
                <w:rtl/>
              </w:rPr>
              <w:t>18</w:t>
            </w:r>
          </w:p>
        </w:tc>
        <w:tc>
          <w:tcPr>
            <w:tcW w:w="1803" w:type="dxa"/>
          </w:tcPr>
          <w:p w14:paraId="643C33BE" w14:textId="12D47A2F"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1CAEECBE" w14:textId="77777777" w:rsidTr="00372823">
        <w:tc>
          <w:tcPr>
            <w:tcW w:w="1803" w:type="dxa"/>
          </w:tcPr>
          <w:p w14:paraId="42234D6D" w14:textId="77777777" w:rsidR="004A7367" w:rsidRPr="004A7367" w:rsidRDefault="004A7367" w:rsidP="004A7367">
            <w:pPr>
              <w:pStyle w:val="ListParagraph"/>
              <w:numPr>
                <w:ilvl w:val="0"/>
                <w:numId w:val="63"/>
              </w:numPr>
              <w:bidi/>
              <w:jc w:val="center"/>
              <w:rPr>
                <w:rFonts w:cs="B Lotus"/>
                <w:rtl/>
              </w:rPr>
            </w:pPr>
          </w:p>
        </w:tc>
        <w:tc>
          <w:tcPr>
            <w:tcW w:w="1803" w:type="dxa"/>
          </w:tcPr>
          <w:p w14:paraId="2D60218F" w14:textId="7C600AED" w:rsidR="004A7367" w:rsidRPr="004A7367" w:rsidRDefault="004A7367" w:rsidP="004A7367">
            <w:pPr>
              <w:jc w:val="center"/>
              <w:rPr>
                <w:rFonts w:cs="B Lotus"/>
                <w:sz w:val="28"/>
                <w:szCs w:val="28"/>
                <w:rtl/>
              </w:rPr>
            </w:pPr>
            <w:r w:rsidRPr="004A7367">
              <w:rPr>
                <w:rFonts w:cs="B Lotus"/>
                <w:rtl/>
              </w:rPr>
              <w:t>1634</w:t>
            </w:r>
          </w:p>
        </w:tc>
        <w:tc>
          <w:tcPr>
            <w:tcW w:w="1803" w:type="dxa"/>
          </w:tcPr>
          <w:p w14:paraId="5BF4258B" w14:textId="0B902C99" w:rsidR="004A7367" w:rsidRPr="004A7367" w:rsidRDefault="004A7367" w:rsidP="004A7367">
            <w:pPr>
              <w:jc w:val="center"/>
              <w:rPr>
                <w:rFonts w:cs="B Lotus"/>
                <w:sz w:val="28"/>
                <w:szCs w:val="28"/>
                <w:rtl/>
              </w:rPr>
            </w:pPr>
            <w:r w:rsidRPr="004A7367">
              <w:rPr>
                <w:rFonts w:cs="B Lotus" w:hint="cs"/>
                <w:rtl/>
              </w:rPr>
              <w:t>بلورد</w:t>
            </w:r>
          </w:p>
        </w:tc>
        <w:tc>
          <w:tcPr>
            <w:tcW w:w="1803" w:type="dxa"/>
          </w:tcPr>
          <w:p w14:paraId="405120FC" w14:textId="350B9EDB" w:rsidR="004A7367" w:rsidRPr="004A7367" w:rsidRDefault="004A7367" w:rsidP="004A7367">
            <w:pPr>
              <w:jc w:val="center"/>
              <w:rPr>
                <w:rFonts w:cs="B Lotus"/>
                <w:sz w:val="28"/>
                <w:szCs w:val="28"/>
                <w:rtl/>
              </w:rPr>
            </w:pPr>
            <w:r w:rsidRPr="004A7367">
              <w:rPr>
                <w:rFonts w:cs="B Lotus"/>
                <w:rtl/>
              </w:rPr>
              <w:t>18</w:t>
            </w:r>
          </w:p>
        </w:tc>
        <w:tc>
          <w:tcPr>
            <w:tcW w:w="1803" w:type="dxa"/>
          </w:tcPr>
          <w:p w14:paraId="036B3513" w14:textId="19DA1705"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546B4420" w14:textId="77777777" w:rsidTr="00372823">
        <w:tc>
          <w:tcPr>
            <w:tcW w:w="1803" w:type="dxa"/>
          </w:tcPr>
          <w:p w14:paraId="3C364BDB" w14:textId="77777777" w:rsidR="004A7367" w:rsidRPr="004A7367" w:rsidRDefault="004A7367" w:rsidP="004A7367">
            <w:pPr>
              <w:pStyle w:val="ListParagraph"/>
              <w:numPr>
                <w:ilvl w:val="0"/>
                <w:numId w:val="63"/>
              </w:numPr>
              <w:bidi/>
              <w:jc w:val="center"/>
              <w:rPr>
                <w:rFonts w:cs="B Lotus"/>
                <w:rtl/>
              </w:rPr>
            </w:pPr>
          </w:p>
        </w:tc>
        <w:tc>
          <w:tcPr>
            <w:tcW w:w="1803" w:type="dxa"/>
          </w:tcPr>
          <w:p w14:paraId="7DBD0006" w14:textId="5EB1DE07" w:rsidR="004A7367" w:rsidRPr="004A7367" w:rsidRDefault="004A7367" w:rsidP="004A7367">
            <w:pPr>
              <w:jc w:val="center"/>
              <w:rPr>
                <w:rFonts w:cs="B Lotus"/>
                <w:sz w:val="28"/>
                <w:szCs w:val="28"/>
                <w:rtl/>
              </w:rPr>
            </w:pPr>
            <w:r w:rsidRPr="004A7367">
              <w:rPr>
                <w:rFonts w:cs="B Lotus"/>
                <w:rtl/>
              </w:rPr>
              <w:t>1635</w:t>
            </w:r>
          </w:p>
        </w:tc>
        <w:tc>
          <w:tcPr>
            <w:tcW w:w="1803" w:type="dxa"/>
          </w:tcPr>
          <w:p w14:paraId="56B6DF90" w14:textId="689F89C2" w:rsidR="004A7367" w:rsidRPr="004A7367" w:rsidRDefault="004A7367" w:rsidP="004A7367">
            <w:pPr>
              <w:jc w:val="center"/>
              <w:rPr>
                <w:rFonts w:cs="B Lotus"/>
                <w:sz w:val="28"/>
                <w:szCs w:val="28"/>
                <w:rtl/>
              </w:rPr>
            </w:pPr>
            <w:r w:rsidRPr="004A7367">
              <w:rPr>
                <w:rFonts w:cs="B Lotus" w:hint="cs"/>
                <w:rtl/>
              </w:rPr>
              <w:t>خواجه</w:t>
            </w:r>
            <w:r w:rsidRPr="004A7367">
              <w:rPr>
                <w:rFonts w:cs="B Lotus"/>
                <w:rtl/>
              </w:rPr>
              <w:t xml:space="preserve"> </w:t>
            </w:r>
            <w:r w:rsidRPr="004A7367">
              <w:rPr>
                <w:rFonts w:cs="B Lotus" w:hint="cs"/>
                <w:rtl/>
              </w:rPr>
              <w:t>شهر</w:t>
            </w:r>
          </w:p>
        </w:tc>
        <w:tc>
          <w:tcPr>
            <w:tcW w:w="1803" w:type="dxa"/>
          </w:tcPr>
          <w:p w14:paraId="40AB7B0B" w14:textId="4B74C1CD" w:rsidR="004A7367" w:rsidRPr="004A7367" w:rsidRDefault="004A7367" w:rsidP="004A7367">
            <w:pPr>
              <w:jc w:val="center"/>
              <w:rPr>
                <w:rFonts w:cs="B Lotus"/>
                <w:sz w:val="28"/>
                <w:szCs w:val="28"/>
                <w:rtl/>
              </w:rPr>
            </w:pPr>
            <w:r w:rsidRPr="004A7367">
              <w:rPr>
                <w:rFonts w:cs="B Lotus"/>
                <w:rtl/>
              </w:rPr>
              <w:t>18</w:t>
            </w:r>
          </w:p>
        </w:tc>
        <w:tc>
          <w:tcPr>
            <w:tcW w:w="1803" w:type="dxa"/>
          </w:tcPr>
          <w:p w14:paraId="0D9C25C6" w14:textId="593BA5A5"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73462B78" w14:textId="77777777" w:rsidTr="00372823">
        <w:tc>
          <w:tcPr>
            <w:tcW w:w="1803" w:type="dxa"/>
          </w:tcPr>
          <w:p w14:paraId="14CA0912" w14:textId="77777777" w:rsidR="004A7367" w:rsidRPr="004A7367" w:rsidRDefault="004A7367" w:rsidP="004A7367">
            <w:pPr>
              <w:pStyle w:val="ListParagraph"/>
              <w:numPr>
                <w:ilvl w:val="0"/>
                <w:numId w:val="63"/>
              </w:numPr>
              <w:bidi/>
              <w:jc w:val="center"/>
              <w:rPr>
                <w:rFonts w:cs="B Lotus"/>
                <w:rtl/>
              </w:rPr>
            </w:pPr>
          </w:p>
        </w:tc>
        <w:tc>
          <w:tcPr>
            <w:tcW w:w="1803" w:type="dxa"/>
          </w:tcPr>
          <w:p w14:paraId="32216D3F" w14:textId="604E926A" w:rsidR="004A7367" w:rsidRPr="004A7367" w:rsidRDefault="004A7367" w:rsidP="004A7367">
            <w:pPr>
              <w:jc w:val="center"/>
              <w:rPr>
                <w:rFonts w:cs="B Lotus"/>
                <w:sz w:val="28"/>
                <w:szCs w:val="28"/>
                <w:rtl/>
              </w:rPr>
            </w:pPr>
            <w:r w:rsidRPr="004A7367">
              <w:rPr>
                <w:rFonts w:cs="B Lotus"/>
                <w:rtl/>
              </w:rPr>
              <w:t>1636</w:t>
            </w:r>
          </w:p>
        </w:tc>
        <w:tc>
          <w:tcPr>
            <w:tcW w:w="1803" w:type="dxa"/>
          </w:tcPr>
          <w:p w14:paraId="4768D9C3" w14:textId="4153E6CB" w:rsidR="004A7367" w:rsidRPr="004A7367" w:rsidRDefault="004A7367" w:rsidP="004A7367">
            <w:pPr>
              <w:jc w:val="center"/>
              <w:rPr>
                <w:rFonts w:cs="B Lotus"/>
                <w:sz w:val="28"/>
                <w:szCs w:val="28"/>
                <w:rtl/>
              </w:rPr>
            </w:pPr>
            <w:r w:rsidRPr="004A7367">
              <w:rPr>
                <w:rFonts w:cs="B Lotus" w:hint="cs"/>
                <w:rtl/>
              </w:rPr>
              <w:t>هماشهر</w:t>
            </w:r>
          </w:p>
        </w:tc>
        <w:tc>
          <w:tcPr>
            <w:tcW w:w="1803" w:type="dxa"/>
          </w:tcPr>
          <w:p w14:paraId="1C76D972" w14:textId="4AC9BE01" w:rsidR="004A7367" w:rsidRPr="004A7367" w:rsidRDefault="004A7367" w:rsidP="004A7367">
            <w:pPr>
              <w:jc w:val="center"/>
              <w:rPr>
                <w:rFonts w:cs="B Lotus"/>
                <w:sz w:val="28"/>
                <w:szCs w:val="28"/>
                <w:rtl/>
              </w:rPr>
            </w:pPr>
            <w:r w:rsidRPr="004A7367">
              <w:rPr>
                <w:rFonts w:cs="B Lotus"/>
                <w:rtl/>
              </w:rPr>
              <w:t>18</w:t>
            </w:r>
          </w:p>
        </w:tc>
        <w:tc>
          <w:tcPr>
            <w:tcW w:w="1803" w:type="dxa"/>
          </w:tcPr>
          <w:p w14:paraId="1680A875" w14:textId="388B1869"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C35D9AE" w14:textId="77777777" w:rsidTr="00372823">
        <w:tc>
          <w:tcPr>
            <w:tcW w:w="1803" w:type="dxa"/>
          </w:tcPr>
          <w:p w14:paraId="6EDB1E69" w14:textId="77777777" w:rsidR="004A7367" w:rsidRPr="004A7367" w:rsidRDefault="004A7367" w:rsidP="004A7367">
            <w:pPr>
              <w:pStyle w:val="ListParagraph"/>
              <w:numPr>
                <w:ilvl w:val="0"/>
                <w:numId w:val="63"/>
              </w:numPr>
              <w:bidi/>
              <w:jc w:val="center"/>
              <w:rPr>
                <w:rFonts w:cs="B Lotus"/>
                <w:rtl/>
              </w:rPr>
            </w:pPr>
          </w:p>
        </w:tc>
        <w:tc>
          <w:tcPr>
            <w:tcW w:w="1803" w:type="dxa"/>
          </w:tcPr>
          <w:p w14:paraId="65FE9DA4" w14:textId="4B344B23" w:rsidR="004A7367" w:rsidRPr="004A7367" w:rsidRDefault="004A7367" w:rsidP="004A7367">
            <w:pPr>
              <w:jc w:val="center"/>
              <w:rPr>
                <w:rFonts w:cs="B Lotus"/>
                <w:sz w:val="28"/>
                <w:szCs w:val="28"/>
                <w:rtl/>
              </w:rPr>
            </w:pPr>
            <w:r w:rsidRPr="004A7367">
              <w:rPr>
                <w:rFonts w:cs="B Lotus"/>
                <w:rtl/>
              </w:rPr>
              <w:t>1637</w:t>
            </w:r>
          </w:p>
        </w:tc>
        <w:tc>
          <w:tcPr>
            <w:tcW w:w="1803" w:type="dxa"/>
          </w:tcPr>
          <w:p w14:paraId="73F290F0" w14:textId="30335322" w:rsidR="004A7367" w:rsidRPr="004A7367" w:rsidRDefault="004A7367" w:rsidP="004A7367">
            <w:pPr>
              <w:jc w:val="center"/>
              <w:rPr>
                <w:rFonts w:cs="B Lotus"/>
                <w:sz w:val="28"/>
                <w:szCs w:val="28"/>
                <w:rtl/>
              </w:rPr>
            </w:pPr>
            <w:r w:rsidRPr="004A7367">
              <w:rPr>
                <w:rFonts w:cs="B Lotus" w:hint="cs"/>
                <w:rtl/>
              </w:rPr>
              <w:t>یزدان</w:t>
            </w:r>
            <w:r w:rsidRPr="004A7367">
              <w:rPr>
                <w:rFonts w:cs="B Lotus"/>
                <w:rtl/>
              </w:rPr>
              <w:t xml:space="preserve"> </w:t>
            </w:r>
            <w:r w:rsidRPr="004A7367">
              <w:rPr>
                <w:rFonts w:cs="B Lotus" w:hint="cs"/>
                <w:rtl/>
              </w:rPr>
              <w:t>شهر</w:t>
            </w:r>
          </w:p>
        </w:tc>
        <w:tc>
          <w:tcPr>
            <w:tcW w:w="1803" w:type="dxa"/>
          </w:tcPr>
          <w:p w14:paraId="3BAF4AC3" w14:textId="3C091BE3" w:rsidR="004A7367" w:rsidRPr="004A7367" w:rsidRDefault="004A7367" w:rsidP="004A7367">
            <w:pPr>
              <w:jc w:val="center"/>
              <w:rPr>
                <w:rFonts w:cs="B Lotus"/>
                <w:sz w:val="28"/>
                <w:szCs w:val="28"/>
                <w:rtl/>
              </w:rPr>
            </w:pPr>
            <w:r w:rsidRPr="004A7367">
              <w:rPr>
                <w:rFonts w:cs="B Lotus"/>
                <w:rtl/>
              </w:rPr>
              <w:t>18</w:t>
            </w:r>
          </w:p>
        </w:tc>
        <w:tc>
          <w:tcPr>
            <w:tcW w:w="1803" w:type="dxa"/>
          </w:tcPr>
          <w:p w14:paraId="4ED3F32E" w14:textId="447FB9D1"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6F9355AD" w14:textId="77777777" w:rsidTr="00372823">
        <w:tc>
          <w:tcPr>
            <w:tcW w:w="1803" w:type="dxa"/>
          </w:tcPr>
          <w:p w14:paraId="67CB9749" w14:textId="77777777" w:rsidR="004A7367" w:rsidRPr="004A7367" w:rsidRDefault="004A7367" w:rsidP="004A7367">
            <w:pPr>
              <w:pStyle w:val="ListParagraph"/>
              <w:numPr>
                <w:ilvl w:val="0"/>
                <w:numId w:val="63"/>
              </w:numPr>
              <w:bidi/>
              <w:jc w:val="center"/>
              <w:rPr>
                <w:rFonts w:cs="B Lotus"/>
                <w:rtl/>
              </w:rPr>
            </w:pPr>
          </w:p>
        </w:tc>
        <w:tc>
          <w:tcPr>
            <w:tcW w:w="1803" w:type="dxa"/>
          </w:tcPr>
          <w:p w14:paraId="08ECAEF2" w14:textId="73086568" w:rsidR="004A7367" w:rsidRPr="004A7367" w:rsidRDefault="004A7367" w:rsidP="004A7367">
            <w:pPr>
              <w:jc w:val="center"/>
              <w:rPr>
                <w:rFonts w:cs="B Lotus"/>
                <w:sz w:val="28"/>
                <w:szCs w:val="28"/>
                <w:rtl/>
              </w:rPr>
            </w:pPr>
            <w:r w:rsidRPr="004A7367">
              <w:rPr>
                <w:rFonts w:cs="B Lotus"/>
                <w:rtl/>
              </w:rPr>
              <w:t>1638</w:t>
            </w:r>
          </w:p>
        </w:tc>
        <w:tc>
          <w:tcPr>
            <w:tcW w:w="1803" w:type="dxa"/>
          </w:tcPr>
          <w:p w14:paraId="7B003F5F" w14:textId="242748DC" w:rsidR="004A7367" w:rsidRPr="004A7367" w:rsidRDefault="004A7367" w:rsidP="004A7367">
            <w:pPr>
              <w:jc w:val="center"/>
              <w:rPr>
                <w:rFonts w:cs="B Lotus"/>
                <w:sz w:val="28"/>
                <w:szCs w:val="28"/>
                <w:rtl/>
              </w:rPr>
            </w:pPr>
            <w:r w:rsidRPr="004A7367">
              <w:rPr>
                <w:rFonts w:cs="B Lotus" w:hint="cs"/>
                <w:rtl/>
              </w:rPr>
              <w:t>ریحان</w:t>
            </w:r>
          </w:p>
        </w:tc>
        <w:tc>
          <w:tcPr>
            <w:tcW w:w="1803" w:type="dxa"/>
          </w:tcPr>
          <w:p w14:paraId="538C07F6" w14:textId="1222DFFD" w:rsidR="004A7367" w:rsidRPr="004A7367" w:rsidRDefault="004A7367" w:rsidP="004A7367">
            <w:pPr>
              <w:jc w:val="center"/>
              <w:rPr>
                <w:rFonts w:cs="B Lotus"/>
                <w:sz w:val="28"/>
                <w:szCs w:val="28"/>
                <w:rtl/>
              </w:rPr>
            </w:pPr>
            <w:r w:rsidRPr="004A7367">
              <w:rPr>
                <w:rFonts w:cs="B Lotus"/>
                <w:rtl/>
              </w:rPr>
              <w:t>18</w:t>
            </w:r>
          </w:p>
        </w:tc>
        <w:tc>
          <w:tcPr>
            <w:tcW w:w="1803" w:type="dxa"/>
          </w:tcPr>
          <w:p w14:paraId="3E1A4A4D" w14:textId="5EF7AC00"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0BB19D1B" w14:textId="77777777" w:rsidTr="00372823">
        <w:tc>
          <w:tcPr>
            <w:tcW w:w="1803" w:type="dxa"/>
          </w:tcPr>
          <w:p w14:paraId="7595F7F9" w14:textId="77777777" w:rsidR="004A7367" w:rsidRPr="004A7367" w:rsidRDefault="004A7367" w:rsidP="004A7367">
            <w:pPr>
              <w:pStyle w:val="ListParagraph"/>
              <w:numPr>
                <w:ilvl w:val="0"/>
                <w:numId w:val="63"/>
              </w:numPr>
              <w:bidi/>
              <w:jc w:val="center"/>
              <w:rPr>
                <w:rFonts w:cs="B Lotus"/>
                <w:rtl/>
              </w:rPr>
            </w:pPr>
          </w:p>
        </w:tc>
        <w:tc>
          <w:tcPr>
            <w:tcW w:w="1803" w:type="dxa"/>
          </w:tcPr>
          <w:p w14:paraId="024AC48A" w14:textId="5E8E5397" w:rsidR="004A7367" w:rsidRPr="004A7367" w:rsidRDefault="004A7367" w:rsidP="004A7367">
            <w:pPr>
              <w:jc w:val="center"/>
              <w:rPr>
                <w:rFonts w:cs="B Lotus"/>
                <w:sz w:val="28"/>
                <w:szCs w:val="28"/>
                <w:rtl/>
              </w:rPr>
            </w:pPr>
            <w:r w:rsidRPr="004A7367">
              <w:rPr>
                <w:rFonts w:cs="B Lotus"/>
                <w:rtl/>
              </w:rPr>
              <w:t>1639</w:t>
            </w:r>
          </w:p>
        </w:tc>
        <w:tc>
          <w:tcPr>
            <w:tcW w:w="1803" w:type="dxa"/>
          </w:tcPr>
          <w:p w14:paraId="09628AD3" w14:textId="1529AEA9" w:rsidR="004A7367" w:rsidRPr="004A7367" w:rsidRDefault="004A7367" w:rsidP="004A7367">
            <w:pPr>
              <w:jc w:val="center"/>
              <w:rPr>
                <w:rFonts w:cs="B Lotus"/>
                <w:sz w:val="28"/>
                <w:szCs w:val="28"/>
                <w:rtl/>
              </w:rPr>
            </w:pPr>
            <w:r w:rsidRPr="004A7367">
              <w:rPr>
                <w:rFonts w:cs="B Lotus" w:hint="cs"/>
                <w:rtl/>
              </w:rPr>
              <w:t>صفائیه</w:t>
            </w:r>
          </w:p>
        </w:tc>
        <w:tc>
          <w:tcPr>
            <w:tcW w:w="1803" w:type="dxa"/>
          </w:tcPr>
          <w:p w14:paraId="247465F9" w14:textId="7B1E44F6" w:rsidR="004A7367" w:rsidRPr="004A7367" w:rsidRDefault="004A7367" w:rsidP="004A7367">
            <w:pPr>
              <w:jc w:val="center"/>
              <w:rPr>
                <w:rFonts w:cs="B Lotus"/>
                <w:sz w:val="28"/>
                <w:szCs w:val="28"/>
                <w:rtl/>
              </w:rPr>
            </w:pPr>
            <w:r w:rsidRPr="004A7367">
              <w:rPr>
                <w:rFonts w:cs="B Lotus"/>
                <w:rtl/>
              </w:rPr>
              <w:t>18</w:t>
            </w:r>
          </w:p>
        </w:tc>
        <w:tc>
          <w:tcPr>
            <w:tcW w:w="1803" w:type="dxa"/>
          </w:tcPr>
          <w:p w14:paraId="2078B719" w14:textId="53487AB7" w:rsidR="004A7367" w:rsidRPr="004A7367" w:rsidRDefault="004A7367" w:rsidP="004A7367">
            <w:pPr>
              <w:jc w:val="center"/>
              <w:rPr>
                <w:rFonts w:cs="B Lotus"/>
                <w:sz w:val="28"/>
                <w:szCs w:val="28"/>
                <w:rtl/>
              </w:rPr>
            </w:pPr>
            <w:r w:rsidRPr="004A7367">
              <w:rPr>
                <w:rFonts w:cs="B Lotus" w:hint="cs"/>
                <w:rtl/>
              </w:rPr>
              <w:t>کرمان</w:t>
            </w:r>
          </w:p>
        </w:tc>
      </w:tr>
      <w:tr w:rsidR="004A7367" w:rsidRPr="004A7367" w14:paraId="47C4B95D" w14:textId="77777777" w:rsidTr="00372823">
        <w:tc>
          <w:tcPr>
            <w:tcW w:w="1803" w:type="dxa"/>
          </w:tcPr>
          <w:p w14:paraId="45A9981D" w14:textId="77777777" w:rsidR="004A7367" w:rsidRPr="004A7367" w:rsidRDefault="004A7367" w:rsidP="004A7367">
            <w:pPr>
              <w:pStyle w:val="ListParagraph"/>
              <w:numPr>
                <w:ilvl w:val="0"/>
                <w:numId w:val="63"/>
              </w:numPr>
              <w:bidi/>
              <w:jc w:val="center"/>
              <w:rPr>
                <w:rFonts w:cs="B Lotus"/>
                <w:rtl/>
              </w:rPr>
            </w:pPr>
          </w:p>
        </w:tc>
        <w:tc>
          <w:tcPr>
            <w:tcW w:w="1803" w:type="dxa"/>
          </w:tcPr>
          <w:p w14:paraId="37E4D566" w14:textId="1E98A74F" w:rsidR="004A7367" w:rsidRPr="004A7367" w:rsidRDefault="004A7367" w:rsidP="004A7367">
            <w:pPr>
              <w:jc w:val="center"/>
              <w:rPr>
                <w:rFonts w:cs="B Lotus"/>
                <w:sz w:val="28"/>
                <w:szCs w:val="28"/>
                <w:rtl/>
              </w:rPr>
            </w:pPr>
            <w:r w:rsidRPr="004A7367">
              <w:rPr>
                <w:rFonts w:cs="B Lotus"/>
                <w:rtl/>
              </w:rPr>
              <w:t>304</w:t>
            </w:r>
          </w:p>
        </w:tc>
        <w:tc>
          <w:tcPr>
            <w:tcW w:w="1803" w:type="dxa"/>
          </w:tcPr>
          <w:p w14:paraId="60DB738F" w14:textId="61573998" w:rsidR="004A7367" w:rsidRPr="004A7367" w:rsidRDefault="004A7367" w:rsidP="004A7367">
            <w:pPr>
              <w:jc w:val="center"/>
              <w:rPr>
                <w:rFonts w:cs="B Lotus"/>
                <w:sz w:val="28"/>
                <w:szCs w:val="28"/>
                <w:rtl/>
              </w:rPr>
            </w:pPr>
            <w:r w:rsidRPr="004A7367">
              <w:rPr>
                <w:rFonts w:cs="B Lotus" w:hint="cs"/>
                <w:rtl/>
              </w:rPr>
              <w:t>رشت</w:t>
            </w:r>
          </w:p>
        </w:tc>
        <w:tc>
          <w:tcPr>
            <w:tcW w:w="1803" w:type="dxa"/>
          </w:tcPr>
          <w:p w14:paraId="5DED160E" w14:textId="6A496963" w:rsidR="004A7367" w:rsidRPr="004A7367" w:rsidRDefault="004A7367" w:rsidP="004A7367">
            <w:pPr>
              <w:jc w:val="center"/>
              <w:rPr>
                <w:rFonts w:cs="B Lotus"/>
                <w:sz w:val="28"/>
                <w:szCs w:val="28"/>
                <w:rtl/>
              </w:rPr>
            </w:pPr>
            <w:r w:rsidRPr="004A7367">
              <w:rPr>
                <w:rFonts w:cs="B Lotus"/>
                <w:rtl/>
              </w:rPr>
              <w:t>19</w:t>
            </w:r>
          </w:p>
        </w:tc>
        <w:tc>
          <w:tcPr>
            <w:tcW w:w="1803" w:type="dxa"/>
          </w:tcPr>
          <w:p w14:paraId="6B740082" w14:textId="1D5CEDC2"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0C4677E3" w14:textId="77777777" w:rsidTr="00372823">
        <w:tc>
          <w:tcPr>
            <w:tcW w:w="1803" w:type="dxa"/>
          </w:tcPr>
          <w:p w14:paraId="4B12EE79" w14:textId="77777777" w:rsidR="004A7367" w:rsidRPr="004A7367" w:rsidRDefault="004A7367" w:rsidP="004A7367">
            <w:pPr>
              <w:pStyle w:val="ListParagraph"/>
              <w:numPr>
                <w:ilvl w:val="0"/>
                <w:numId w:val="63"/>
              </w:numPr>
              <w:bidi/>
              <w:jc w:val="center"/>
              <w:rPr>
                <w:rFonts w:cs="B Lotus"/>
                <w:rtl/>
              </w:rPr>
            </w:pPr>
          </w:p>
        </w:tc>
        <w:tc>
          <w:tcPr>
            <w:tcW w:w="1803" w:type="dxa"/>
          </w:tcPr>
          <w:p w14:paraId="61080225" w14:textId="1119E972" w:rsidR="004A7367" w:rsidRPr="004A7367" w:rsidRDefault="004A7367" w:rsidP="004A7367">
            <w:pPr>
              <w:jc w:val="center"/>
              <w:rPr>
                <w:rFonts w:cs="B Lotus"/>
                <w:sz w:val="28"/>
                <w:szCs w:val="28"/>
                <w:rtl/>
              </w:rPr>
            </w:pPr>
            <w:r w:rsidRPr="004A7367">
              <w:rPr>
                <w:rFonts w:cs="B Lotus"/>
                <w:rtl/>
              </w:rPr>
              <w:t>305</w:t>
            </w:r>
          </w:p>
        </w:tc>
        <w:tc>
          <w:tcPr>
            <w:tcW w:w="1803" w:type="dxa"/>
          </w:tcPr>
          <w:p w14:paraId="0B472BB9" w14:textId="2A1D7635" w:rsidR="004A7367" w:rsidRPr="004A7367" w:rsidRDefault="004A7367" w:rsidP="004A7367">
            <w:pPr>
              <w:jc w:val="center"/>
              <w:rPr>
                <w:rFonts w:cs="B Lotus"/>
                <w:sz w:val="28"/>
                <w:szCs w:val="28"/>
                <w:rtl/>
              </w:rPr>
            </w:pPr>
            <w:r w:rsidRPr="004A7367">
              <w:rPr>
                <w:rFonts w:cs="B Lotus" w:hint="cs"/>
                <w:rtl/>
              </w:rPr>
              <w:t>لاهیجان</w:t>
            </w:r>
          </w:p>
        </w:tc>
        <w:tc>
          <w:tcPr>
            <w:tcW w:w="1803" w:type="dxa"/>
          </w:tcPr>
          <w:p w14:paraId="4465095C" w14:textId="474CA725" w:rsidR="004A7367" w:rsidRPr="004A7367" w:rsidRDefault="004A7367" w:rsidP="004A7367">
            <w:pPr>
              <w:jc w:val="center"/>
              <w:rPr>
                <w:rFonts w:cs="B Lotus"/>
                <w:sz w:val="28"/>
                <w:szCs w:val="28"/>
                <w:rtl/>
              </w:rPr>
            </w:pPr>
            <w:r w:rsidRPr="004A7367">
              <w:rPr>
                <w:rFonts w:cs="B Lotus"/>
                <w:rtl/>
              </w:rPr>
              <w:t>19</w:t>
            </w:r>
          </w:p>
        </w:tc>
        <w:tc>
          <w:tcPr>
            <w:tcW w:w="1803" w:type="dxa"/>
          </w:tcPr>
          <w:p w14:paraId="7324EE41" w14:textId="62B512C0"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341BF1AE" w14:textId="77777777" w:rsidTr="00372823">
        <w:tc>
          <w:tcPr>
            <w:tcW w:w="1803" w:type="dxa"/>
          </w:tcPr>
          <w:p w14:paraId="0B7559F8" w14:textId="77777777" w:rsidR="004A7367" w:rsidRPr="004A7367" w:rsidRDefault="004A7367" w:rsidP="004A7367">
            <w:pPr>
              <w:pStyle w:val="ListParagraph"/>
              <w:numPr>
                <w:ilvl w:val="0"/>
                <w:numId w:val="63"/>
              </w:numPr>
              <w:bidi/>
              <w:jc w:val="center"/>
              <w:rPr>
                <w:rFonts w:cs="B Lotus"/>
                <w:rtl/>
              </w:rPr>
            </w:pPr>
          </w:p>
        </w:tc>
        <w:tc>
          <w:tcPr>
            <w:tcW w:w="1803" w:type="dxa"/>
          </w:tcPr>
          <w:p w14:paraId="0671ECF3" w14:textId="579D478F" w:rsidR="004A7367" w:rsidRPr="004A7367" w:rsidRDefault="004A7367" w:rsidP="004A7367">
            <w:pPr>
              <w:jc w:val="center"/>
              <w:rPr>
                <w:rFonts w:cs="B Lotus"/>
                <w:sz w:val="28"/>
                <w:szCs w:val="28"/>
                <w:rtl/>
              </w:rPr>
            </w:pPr>
            <w:r w:rsidRPr="004A7367">
              <w:rPr>
                <w:rFonts w:cs="B Lotus"/>
                <w:rtl/>
              </w:rPr>
              <w:t>306</w:t>
            </w:r>
          </w:p>
        </w:tc>
        <w:tc>
          <w:tcPr>
            <w:tcW w:w="1803" w:type="dxa"/>
          </w:tcPr>
          <w:p w14:paraId="5B9BE391" w14:textId="47CF23CC" w:rsidR="004A7367" w:rsidRPr="004A7367" w:rsidRDefault="004A7367" w:rsidP="004A7367">
            <w:pPr>
              <w:jc w:val="center"/>
              <w:rPr>
                <w:rFonts w:cs="B Lotus"/>
                <w:sz w:val="28"/>
                <w:szCs w:val="28"/>
                <w:rtl/>
              </w:rPr>
            </w:pPr>
            <w:r w:rsidRPr="004A7367">
              <w:rPr>
                <w:rFonts w:cs="B Lotus" w:hint="cs"/>
                <w:rtl/>
              </w:rPr>
              <w:t>آستانه</w:t>
            </w:r>
            <w:r w:rsidRPr="004A7367">
              <w:rPr>
                <w:rFonts w:cs="B Lotus"/>
                <w:rtl/>
              </w:rPr>
              <w:t xml:space="preserve"> </w:t>
            </w:r>
            <w:r w:rsidRPr="004A7367">
              <w:rPr>
                <w:rFonts w:cs="B Lotus" w:hint="cs"/>
                <w:rtl/>
              </w:rPr>
              <w:t>اشرفیه</w:t>
            </w:r>
          </w:p>
        </w:tc>
        <w:tc>
          <w:tcPr>
            <w:tcW w:w="1803" w:type="dxa"/>
          </w:tcPr>
          <w:p w14:paraId="067621D9" w14:textId="709D23B2" w:rsidR="004A7367" w:rsidRPr="004A7367" w:rsidRDefault="004A7367" w:rsidP="004A7367">
            <w:pPr>
              <w:jc w:val="center"/>
              <w:rPr>
                <w:rFonts w:cs="B Lotus"/>
                <w:sz w:val="28"/>
                <w:szCs w:val="28"/>
                <w:rtl/>
              </w:rPr>
            </w:pPr>
            <w:r w:rsidRPr="004A7367">
              <w:rPr>
                <w:rFonts w:cs="B Lotus"/>
                <w:rtl/>
              </w:rPr>
              <w:t>19</w:t>
            </w:r>
          </w:p>
        </w:tc>
        <w:tc>
          <w:tcPr>
            <w:tcW w:w="1803" w:type="dxa"/>
          </w:tcPr>
          <w:p w14:paraId="7CFD3215" w14:textId="576F54A8"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2B3519F5" w14:textId="77777777" w:rsidTr="00372823">
        <w:tc>
          <w:tcPr>
            <w:tcW w:w="1803" w:type="dxa"/>
          </w:tcPr>
          <w:p w14:paraId="69AF9630" w14:textId="77777777" w:rsidR="004A7367" w:rsidRPr="004A7367" w:rsidRDefault="004A7367" w:rsidP="004A7367">
            <w:pPr>
              <w:pStyle w:val="ListParagraph"/>
              <w:numPr>
                <w:ilvl w:val="0"/>
                <w:numId w:val="63"/>
              </w:numPr>
              <w:bidi/>
              <w:jc w:val="center"/>
              <w:rPr>
                <w:rFonts w:cs="B Lotus"/>
                <w:rtl/>
              </w:rPr>
            </w:pPr>
          </w:p>
        </w:tc>
        <w:tc>
          <w:tcPr>
            <w:tcW w:w="1803" w:type="dxa"/>
          </w:tcPr>
          <w:p w14:paraId="2F13654C" w14:textId="650F8792" w:rsidR="004A7367" w:rsidRPr="004A7367" w:rsidRDefault="004A7367" w:rsidP="004A7367">
            <w:pPr>
              <w:jc w:val="center"/>
              <w:rPr>
                <w:rFonts w:cs="B Lotus"/>
                <w:sz w:val="28"/>
                <w:szCs w:val="28"/>
                <w:rtl/>
              </w:rPr>
            </w:pPr>
            <w:r w:rsidRPr="004A7367">
              <w:rPr>
                <w:rFonts w:cs="B Lotus"/>
                <w:rtl/>
              </w:rPr>
              <w:t>307</w:t>
            </w:r>
          </w:p>
        </w:tc>
        <w:tc>
          <w:tcPr>
            <w:tcW w:w="1803" w:type="dxa"/>
          </w:tcPr>
          <w:p w14:paraId="1621DA38" w14:textId="1FD0E460" w:rsidR="004A7367" w:rsidRPr="004A7367" w:rsidRDefault="004A7367" w:rsidP="004A7367">
            <w:pPr>
              <w:jc w:val="center"/>
              <w:rPr>
                <w:rFonts w:cs="B Lotus"/>
                <w:sz w:val="28"/>
                <w:szCs w:val="28"/>
                <w:rtl/>
              </w:rPr>
            </w:pPr>
            <w:r w:rsidRPr="004A7367">
              <w:rPr>
                <w:rFonts w:cs="B Lotus" w:hint="cs"/>
                <w:rtl/>
              </w:rPr>
              <w:t>بندر</w:t>
            </w:r>
            <w:r w:rsidRPr="004A7367">
              <w:rPr>
                <w:rFonts w:cs="B Lotus"/>
                <w:rtl/>
              </w:rPr>
              <w:t xml:space="preserve"> </w:t>
            </w:r>
            <w:r w:rsidRPr="004A7367">
              <w:rPr>
                <w:rFonts w:cs="B Lotus" w:hint="cs"/>
                <w:rtl/>
              </w:rPr>
              <w:t>انزلی</w:t>
            </w:r>
          </w:p>
        </w:tc>
        <w:tc>
          <w:tcPr>
            <w:tcW w:w="1803" w:type="dxa"/>
          </w:tcPr>
          <w:p w14:paraId="2BBD665E" w14:textId="2BD605C7" w:rsidR="004A7367" w:rsidRPr="004A7367" w:rsidRDefault="004A7367" w:rsidP="004A7367">
            <w:pPr>
              <w:jc w:val="center"/>
              <w:rPr>
                <w:rFonts w:cs="B Lotus"/>
                <w:sz w:val="28"/>
                <w:szCs w:val="28"/>
                <w:rtl/>
              </w:rPr>
            </w:pPr>
            <w:r w:rsidRPr="004A7367">
              <w:rPr>
                <w:rFonts w:cs="B Lotus"/>
                <w:rtl/>
              </w:rPr>
              <w:t>19</w:t>
            </w:r>
          </w:p>
        </w:tc>
        <w:tc>
          <w:tcPr>
            <w:tcW w:w="1803" w:type="dxa"/>
          </w:tcPr>
          <w:p w14:paraId="1C0CFDB1" w14:textId="4CA86109"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17056159" w14:textId="77777777" w:rsidTr="00372823">
        <w:tc>
          <w:tcPr>
            <w:tcW w:w="1803" w:type="dxa"/>
          </w:tcPr>
          <w:p w14:paraId="72799081" w14:textId="77777777" w:rsidR="004A7367" w:rsidRPr="004A7367" w:rsidRDefault="004A7367" w:rsidP="004A7367">
            <w:pPr>
              <w:pStyle w:val="ListParagraph"/>
              <w:numPr>
                <w:ilvl w:val="0"/>
                <w:numId w:val="63"/>
              </w:numPr>
              <w:bidi/>
              <w:jc w:val="center"/>
              <w:rPr>
                <w:rFonts w:cs="B Lotus"/>
                <w:rtl/>
              </w:rPr>
            </w:pPr>
          </w:p>
        </w:tc>
        <w:tc>
          <w:tcPr>
            <w:tcW w:w="1803" w:type="dxa"/>
          </w:tcPr>
          <w:p w14:paraId="2F3198BB" w14:textId="729F6385" w:rsidR="004A7367" w:rsidRPr="004A7367" w:rsidRDefault="004A7367" w:rsidP="004A7367">
            <w:pPr>
              <w:jc w:val="center"/>
              <w:rPr>
                <w:rFonts w:cs="B Lotus"/>
                <w:sz w:val="28"/>
                <w:szCs w:val="28"/>
                <w:rtl/>
              </w:rPr>
            </w:pPr>
            <w:r w:rsidRPr="004A7367">
              <w:rPr>
                <w:rFonts w:cs="B Lotus"/>
                <w:rtl/>
              </w:rPr>
              <w:t>308</w:t>
            </w:r>
          </w:p>
        </w:tc>
        <w:tc>
          <w:tcPr>
            <w:tcW w:w="1803" w:type="dxa"/>
          </w:tcPr>
          <w:p w14:paraId="1CBD17C6" w14:textId="67B9C992" w:rsidR="004A7367" w:rsidRPr="004A7367" w:rsidRDefault="004A7367" w:rsidP="004A7367">
            <w:pPr>
              <w:jc w:val="center"/>
              <w:rPr>
                <w:rFonts w:cs="B Lotus"/>
                <w:sz w:val="28"/>
                <w:szCs w:val="28"/>
                <w:rtl/>
              </w:rPr>
            </w:pPr>
            <w:r w:rsidRPr="004A7367">
              <w:rPr>
                <w:rFonts w:cs="B Lotus" w:hint="cs"/>
                <w:rtl/>
              </w:rPr>
              <w:t>رودسر</w:t>
            </w:r>
          </w:p>
        </w:tc>
        <w:tc>
          <w:tcPr>
            <w:tcW w:w="1803" w:type="dxa"/>
          </w:tcPr>
          <w:p w14:paraId="1D45D89B" w14:textId="5D76C160" w:rsidR="004A7367" w:rsidRPr="004A7367" w:rsidRDefault="004A7367" w:rsidP="004A7367">
            <w:pPr>
              <w:jc w:val="center"/>
              <w:rPr>
                <w:rFonts w:cs="B Lotus"/>
                <w:sz w:val="28"/>
                <w:szCs w:val="28"/>
                <w:rtl/>
              </w:rPr>
            </w:pPr>
            <w:r w:rsidRPr="004A7367">
              <w:rPr>
                <w:rFonts w:cs="B Lotus"/>
                <w:rtl/>
              </w:rPr>
              <w:t>19</w:t>
            </w:r>
          </w:p>
        </w:tc>
        <w:tc>
          <w:tcPr>
            <w:tcW w:w="1803" w:type="dxa"/>
          </w:tcPr>
          <w:p w14:paraId="1B936556" w14:textId="2FE569D3"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066A484B" w14:textId="77777777" w:rsidTr="00372823">
        <w:tc>
          <w:tcPr>
            <w:tcW w:w="1803" w:type="dxa"/>
          </w:tcPr>
          <w:p w14:paraId="518D81C0" w14:textId="77777777" w:rsidR="004A7367" w:rsidRPr="004A7367" w:rsidRDefault="004A7367" w:rsidP="004A7367">
            <w:pPr>
              <w:pStyle w:val="ListParagraph"/>
              <w:numPr>
                <w:ilvl w:val="0"/>
                <w:numId w:val="63"/>
              </w:numPr>
              <w:bidi/>
              <w:jc w:val="center"/>
              <w:rPr>
                <w:rFonts w:cs="B Lotus"/>
                <w:rtl/>
              </w:rPr>
            </w:pPr>
          </w:p>
        </w:tc>
        <w:tc>
          <w:tcPr>
            <w:tcW w:w="1803" w:type="dxa"/>
          </w:tcPr>
          <w:p w14:paraId="44745F4F" w14:textId="0F19975A" w:rsidR="004A7367" w:rsidRPr="004A7367" w:rsidRDefault="004A7367" w:rsidP="004A7367">
            <w:pPr>
              <w:jc w:val="center"/>
              <w:rPr>
                <w:rFonts w:cs="B Lotus"/>
                <w:sz w:val="28"/>
                <w:szCs w:val="28"/>
                <w:rtl/>
              </w:rPr>
            </w:pPr>
            <w:r w:rsidRPr="004A7367">
              <w:rPr>
                <w:rFonts w:cs="B Lotus"/>
                <w:rtl/>
              </w:rPr>
              <w:t>309</w:t>
            </w:r>
          </w:p>
        </w:tc>
        <w:tc>
          <w:tcPr>
            <w:tcW w:w="1803" w:type="dxa"/>
          </w:tcPr>
          <w:p w14:paraId="3F794615" w14:textId="63D0070C" w:rsidR="004A7367" w:rsidRPr="004A7367" w:rsidRDefault="004A7367" w:rsidP="004A7367">
            <w:pPr>
              <w:jc w:val="center"/>
              <w:rPr>
                <w:rFonts w:cs="B Lotus"/>
                <w:sz w:val="28"/>
                <w:szCs w:val="28"/>
                <w:rtl/>
              </w:rPr>
            </w:pPr>
            <w:r w:rsidRPr="004A7367">
              <w:rPr>
                <w:rFonts w:cs="B Lotus" w:hint="cs"/>
                <w:rtl/>
              </w:rPr>
              <w:t>لنگرود</w:t>
            </w:r>
          </w:p>
        </w:tc>
        <w:tc>
          <w:tcPr>
            <w:tcW w:w="1803" w:type="dxa"/>
          </w:tcPr>
          <w:p w14:paraId="2A8276D6" w14:textId="3EAB4FC5" w:rsidR="004A7367" w:rsidRPr="004A7367" w:rsidRDefault="004A7367" w:rsidP="004A7367">
            <w:pPr>
              <w:jc w:val="center"/>
              <w:rPr>
                <w:rFonts w:cs="B Lotus"/>
                <w:sz w:val="28"/>
                <w:szCs w:val="28"/>
                <w:rtl/>
              </w:rPr>
            </w:pPr>
            <w:r w:rsidRPr="004A7367">
              <w:rPr>
                <w:rFonts w:cs="B Lotus"/>
                <w:rtl/>
              </w:rPr>
              <w:t>19</w:t>
            </w:r>
          </w:p>
        </w:tc>
        <w:tc>
          <w:tcPr>
            <w:tcW w:w="1803" w:type="dxa"/>
          </w:tcPr>
          <w:p w14:paraId="6A15B619" w14:textId="4D200E6F"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6947DFB2" w14:textId="77777777" w:rsidTr="00372823">
        <w:tc>
          <w:tcPr>
            <w:tcW w:w="1803" w:type="dxa"/>
          </w:tcPr>
          <w:p w14:paraId="65C9234F" w14:textId="77777777" w:rsidR="004A7367" w:rsidRPr="004A7367" w:rsidRDefault="004A7367" w:rsidP="004A7367">
            <w:pPr>
              <w:pStyle w:val="ListParagraph"/>
              <w:numPr>
                <w:ilvl w:val="0"/>
                <w:numId w:val="63"/>
              </w:numPr>
              <w:bidi/>
              <w:jc w:val="center"/>
              <w:rPr>
                <w:rFonts w:cs="B Lotus"/>
                <w:rtl/>
              </w:rPr>
            </w:pPr>
          </w:p>
        </w:tc>
        <w:tc>
          <w:tcPr>
            <w:tcW w:w="1803" w:type="dxa"/>
          </w:tcPr>
          <w:p w14:paraId="36641ECB" w14:textId="61D6984E" w:rsidR="004A7367" w:rsidRPr="004A7367" w:rsidRDefault="004A7367" w:rsidP="004A7367">
            <w:pPr>
              <w:jc w:val="center"/>
              <w:rPr>
                <w:rFonts w:cs="B Lotus"/>
                <w:sz w:val="28"/>
                <w:szCs w:val="28"/>
                <w:rtl/>
              </w:rPr>
            </w:pPr>
            <w:r w:rsidRPr="004A7367">
              <w:rPr>
                <w:rFonts w:cs="B Lotus"/>
                <w:rtl/>
              </w:rPr>
              <w:t>310</w:t>
            </w:r>
          </w:p>
        </w:tc>
        <w:tc>
          <w:tcPr>
            <w:tcW w:w="1803" w:type="dxa"/>
          </w:tcPr>
          <w:p w14:paraId="39FE1867" w14:textId="009DDC54" w:rsidR="004A7367" w:rsidRPr="004A7367" w:rsidRDefault="004A7367" w:rsidP="004A7367">
            <w:pPr>
              <w:jc w:val="center"/>
              <w:rPr>
                <w:rFonts w:cs="B Lotus"/>
                <w:sz w:val="28"/>
                <w:szCs w:val="28"/>
                <w:rtl/>
              </w:rPr>
            </w:pPr>
            <w:r w:rsidRPr="004A7367">
              <w:rPr>
                <w:rFonts w:cs="B Lotus" w:hint="cs"/>
                <w:rtl/>
              </w:rPr>
              <w:t>آستارا</w:t>
            </w:r>
          </w:p>
        </w:tc>
        <w:tc>
          <w:tcPr>
            <w:tcW w:w="1803" w:type="dxa"/>
          </w:tcPr>
          <w:p w14:paraId="63FB0C45" w14:textId="431A3CE3" w:rsidR="004A7367" w:rsidRPr="004A7367" w:rsidRDefault="004A7367" w:rsidP="004A7367">
            <w:pPr>
              <w:jc w:val="center"/>
              <w:rPr>
                <w:rFonts w:cs="B Lotus"/>
                <w:sz w:val="28"/>
                <w:szCs w:val="28"/>
                <w:rtl/>
              </w:rPr>
            </w:pPr>
            <w:r w:rsidRPr="004A7367">
              <w:rPr>
                <w:rFonts w:cs="B Lotus"/>
                <w:rtl/>
              </w:rPr>
              <w:t>19</w:t>
            </w:r>
          </w:p>
        </w:tc>
        <w:tc>
          <w:tcPr>
            <w:tcW w:w="1803" w:type="dxa"/>
          </w:tcPr>
          <w:p w14:paraId="31129FA4" w14:textId="609E970C"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50F98BC9" w14:textId="77777777" w:rsidTr="00372823">
        <w:tc>
          <w:tcPr>
            <w:tcW w:w="1803" w:type="dxa"/>
          </w:tcPr>
          <w:p w14:paraId="29860B0C" w14:textId="77777777" w:rsidR="004A7367" w:rsidRPr="004A7367" w:rsidRDefault="004A7367" w:rsidP="004A7367">
            <w:pPr>
              <w:pStyle w:val="ListParagraph"/>
              <w:numPr>
                <w:ilvl w:val="0"/>
                <w:numId w:val="63"/>
              </w:numPr>
              <w:bidi/>
              <w:jc w:val="center"/>
              <w:rPr>
                <w:rFonts w:cs="B Lotus"/>
                <w:rtl/>
              </w:rPr>
            </w:pPr>
          </w:p>
        </w:tc>
        <w:tc>
          <w:tcPr>
            <w:tcW w:w="1803" w:type="dxa"/>
          </w:tcPr>
          <w:p w14:paraId="055D8ED4" w14:textId="3F1590B5" w:rsidR="004A7367" w:rsidRPr="004A7367" w:rsidRDefault="004A7367" w:rsidP="004A7367">
            <w:pPr>
              <w:jc w:val="center"/>
              <w:rPr>
                <w:rFonts w:cs="B Lotus"/>
                <w:sz w:val="28"/>
                <w:szCs w:val="28"/>
                <w:rtl/>
              </w:rPr>
            </w:pPr>
            <w:r w:rsidRPr="004A7367">
              <w:rPr>
                <w:rFonts w:cs="B Lotus"/>
                <w:rtl/>
              </w:rPr>
              <w:t>311</w:t>
            </w:r>
          </w:p>
        </w:tc>
        <w:tc>
          <w:tcPr>
            <w:tcW w:w="1803" w:type="dxa"/>
          </w:tcPr>
          <w:p w14:paraId="713D025A" w14:textId="395D586E" w:rsidR="004A7367" w:rsidRPr="004A7367" w:rsidRDefault="004A7367" w:rsidP="004A7367">
            <w:pPr>
              <w:jc w:val="center"/>
              <w:rPr>
                <w:rFonts w:cs="B Lotus"/>
                <w:sz w:val="28"/>
                <w:szCs w:val="28"/>
                <w:rtl/>
              </w:rPr>
            </w:pPr>
            <w:r w:rsidRPr="004A7367">
              <w:rPr>
                <w:rFonts w:cs="B Lotus" w:hint="cs"/>
                <w:rtl/>
              </w:rPr>
              <w:t>املش</w:t>
            </w:r>
          </w:p>
        </w:tc>
        <w:tc>
          <w:tcPr>
            <w:tcW w:w="1803" w:type="dxa"/>
          </w:tcPr>
          <w:p w14:paraId="4C901E65" w14:textId="4D164449" w:rsidR="004A7367" w:rsidRPr="004A7367" w:rsidRDefault="004A7367" w:rsidP="004A7367">
            <w:pPr>
              <w:jc w:val="center"/>
              <w:rPr>
                <w:rFonts w:cs="B Lotus"/>
                <w:sz w:val="28"/>
                <w:szCs w:val="28"/>
                <w:rtl/>
              </w:rPr>
            </w:pPr>
            <w:r w:rsidRPr="004A7367">
              <w:rPr>
                <w:rFonts w:cs="B Lotus"/>
                <w:rtl/>
              </w:rPr>
              <w:t>19</w:t>
            </w:r>
          </w:p>
        </w:tc>
        <w:tc>
          <w:tcPr>
            <w:tcW w:w="1803" w:type="dxa"/>
          </w:tcPr>
          <w:p w14:paraId="4FEAF184" w14:textId="6A467391"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14A3C9CE" w14:textId="77777777" w:rsidTr="00372823">
        <w:tc>
          <w:tcPr>
            <w:tcW w:w="1803" w:type="dxa"/>
          </w:tcPr>
          <w:p w14:paraId="61966521" w14:textId="77777777" w:rsidR="004A7367" w:rsidRPr="004A7367" w:rsidRDefault="004A7367" w:rsidP="004A7367">
            <w:pPr>
              <w:pStyle w:val="ListParagraph"/>
              <w:numPr>
                <w:ilvl w:val="0"/>
                <w:numId w:val="63"/>
              </w:numPr>
              <w:bidi/>
              <w:jc w:val="center"/>
              <w:rPr>
                <w:rFonts w:cs="B Lotus"/>
                <w:rtl/>
              </w:rPr>
            </w:pPr>
          </w:p>
        </w:tc>
        <w:tc>
          <w:tcPr>
            <w:tcW w:w="1803" w:type="dxa"/>
          </w:tcPr>
          <w:p w14:paraId="107490D1" w14:textId="2BCC73B8" w:rsidR="004A7367" w:rsidRPr="004A7367" w:rsidRDefault="004A7367" w:rsidP="004A7367">
            <w:pPr>
              <w:jc w:val="center"/>
              <w:rPr>
                <w:rFonts w:cs="B Lotus"/>
                <w:sz w:val="28"/>
                <w:szCs w:val="28"/>
                <w:rtl/>
              </w:rPr>
            </w:pPr>
            <w:r w:rsidRPr="004A7367">
              <w:rPr>
                <w:rFonts w:cs="B Lotus"/>
                <w:rtl/>
              </w:rPr>
              <w:t>312</w:t>
            </w:r>
          </w:p>
        </w:tc>
        <w:tc>
          <w:tcPr>
            <w:tcW w:w="1803" w:type="dxa"/>
          </w:tcPr>
          <w:p w14:paraId="62E45088" w14:textId="5D801EDA" w:rsidR="004A7367" w:rsidRPr="004A7367" w:rsidRDefault="004A7367" w:rsidP="004A7367">
            <w:pPr>
              <w:jc w:val="center"/>
              <w:rPr>
                <w:rFonts w:cs="B Lotus"/>
                <w:sz w:val="28"/>
                <w:szCs w:val="28"/>
                <w:rtl/>
              </w:rPr>
            </w:pPr>
            <w:r w:rsidRPr="004A7367">
              <w:rPr>
                <w:rFonts w:cs="B Lotus" w:hint="cs"/>
                <w:rtl/>
              </w:rPr>
              <w:t>خمام</w:t>
            </w:r>
          </w:p>
        </w:tc>
        <w:tc>
          <w:tcPr>
            <w:tcW w:w="1803" w:type="dxa"/>
          </w:tcPr>
          <w:p w14:paraId="6BF24A7E" w14:textId="172C7634" w:rsidR="004A7367" w:rsidRPr="004A7367" w:rsidRDefault="004A7367" w:rsidP="004A7367">
            <w:pPr>
              <w:jc w:val="center"/>
              <w:rPr>
                <w:rFonts w:cs="B Lotus"/>
                <w:sz w:val="28"/>
                <w:szCs w:val="28"/>
                <w:rtl/>
              </w:rPr>
            </w:pPr>
            <w:r w:rsidRPr="004A7367">
              <w:rPr>
                <w:rFonts w:cs="B Lotus"/>
                <w:rtl/>
              </w:rPr>
              <w:t>19</w:t>
            </w:r>
          </w:p>
        </w:tc>
        <w:tc>
          <w:tcPr>
            <w:tcW w:w="1803" w:type="dxa"/>
          </w:tcPr>
          <w:p w14:paraId="4920C2DA" w14:textId="1FBF56AD"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0B797DB0" w14:textId="77777777" w:rsidTr="00372823">
        <w:tc>
          <w:tcPr>
            <w:tcW w:w="1803" w:type="dxa"/>
          </w:tcPr>
          <w:p w14:paraId="18F850D8" w14:textId="77777777" w:rsidR="004A7367" w:rsidRPr="004A7367" w:rsidRDefault="004A7367" w:rsidP="004A7367">
            <w:pPr>
              <w:pStyle w:val="ListParagraph"/>
              <w:numPr>
                <w:ilvl w:val="0"/>
                <w:numId w:val="63"/>
              </w:numPr>
              <w:bidi/>
              <w:jc w:val="center"/>
              <w:rPr>
                <w:rFonts w:cs="B Lotus"/>
                <w:rtl/>
              </w:rPr>
            </w:pPr>
          </w:p>
        </w:tc>
        <w:tc>
          <w:tcPr>
            <w:tcW w:w="1803" w:type="dxa"/>
          </w:tcPr>
          <w:p w14:paraId="6A81AC70" w14:textId="0A6CDDA7" w:rsidR="004A7367" w:rsidRPr="004A7367" w:rsidRDefault="004A7367" w:rsidP="004A7367">
            <w:pPr>
              <w:jc w:val="center"/>
              <w:rPr>
                <w:rFonts w:cs="B Lotus"/>
                <w:sz w:val="28"/>
                <w:szCs w:val="28"/>
                <w:rtl/>
              </w:rPr>
            </w:pPr>
            <w:r w:rsidRPr="004A7367">
              <w:rPr>
                <w:rFonts w:cs="B Lotus"/>
                <w:rtl/>
              </w:rPr>
              <w:t>313</w:t>
            </w:r>
          </w:p>
        </w:tc>
        <w:tc>
          <w:tcPr>
            <w:tcW w:w="1803" w:type="dxa"/>
          </w:tcPr>
          <w:p w14:paraId="0BC14545" w14:textId="0D8008FE" w:rsidR="004A7367" w:rsidRPr="004A7367" w:rsidRDefault="004A7367" w:rsidP="004A7367">
            <w:pPr>
              <w:jc w:val="center"/>
              <w:rPr>
                <w:rFonts w:cs="B Lotus"/>
                <w:sz w:val="28"/>
                <w:szCs w:val="28"/>
                <w:rtl/>
              </w:rPr>
            </w:pPr>
            <w:r w:rsidRPr="004A7367">
              <w:rPr>
                <w:rFonts w:cs="B Lotus" w:hint="cs"/>
                <w:rtl/>
              </w:rPr>
              <w:t>فومن</w:t>
            </w:r>
          </w:p>
        </w:tc>
        <w:tc>
          <w:tcPr>
            <w:tcW w:w="1803" w:type="dxa"/>
          </w:tcPr>
          <w:p w14:paraId="108B0FDB" w14:textId="03E5AA08" w:rsidR="004A7367" w:rsidRPr="004A7367" w:rsidRDefault="004A7367" w:rsidP="004A7367">
            <w:pPr>
              <w:jc w:val="center"/>
              <w:rPr>
                <w:rFonts w:cs="B Lotus"/>
                <w:sz w:val="28"/>
                <w:szCs w:val="28"/>
                <w:rtl/>
              </w:rPr>
            </w:pPr>
            <w:r w:rsidRPr="004A7367">
              <w:rPr>
                <w:rFonts w:cs="B Lotus"/>
                <w:rtl/>
              </w:rPr>
              <w:t>19</w:t>
            </w:r>
          </w:p>
        </w:tc>
        <w:tc>
          <w:tcPr>
            <w:tcW w:w="1803" w:type="dxa"/>
          </w:tcPr>
          <w:p w14:paraId="41EC0958" w14:textId="1CB89966"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4AADB575" w14:textId="77777777" w:rsidTr="00372823">
        <w:tc>
          <w:tcPr>
            <w:tcW w:w="1803" w:type="dxa"/>
          </w:tcPr>
          <w:p w14:paraId="4A0E87B9" w14:textId="77777777" w:rsidR="004A7367" w:rsidRPr="004A7367" w:rsidRDefault="004A7367" w:rsidP="004A7367">
            <w:pPr>
              <w:pStyle w:val="ListParagraph"/>
              <w:numPr>
                <w:ilvl w:val="0"/>
                <w:numId w:val="63"/>
              </w:numPr>
              <w:bidi/>
              <w:jc w:val="center"/>
              <w:rPr>
                <w:rFonts w:cs="B Lotus"/>
                <w:rtl/>
              </w:rPr>
            </w:pPr>
          </w:p>
        </w:tc>
        <w:tc>
          <w:tcPr>
            <w:tcW w:w="1803" w:type="dxa"/>
          </w:tcPr>
          <w:p w14:paraId="4ED77A9D" w14:textId="70E1A323" w:rsidR="004A7367" w:rsidRPr="004A7367" w:rsidRDefault="004A7367" w:rsidP="004A7367">
            <w:pPr>
              <w:jc w:val="center"/>
              <w:rPr>
                <w:rFonts w:cs="B Lotus"/>
                <w:sz w:val="28"/>
                <w:szCs w:val="28"/>
                <w:rtl/>
              </w:rPr>
            </w:pPr>
            <w:r w:rsidRPr="004A7367">
              <w:rPr>
                <w:rFonts w:cs="B Lotus"/>
                <w:rtl/>
              </w:rPr>
              <w:t>314</w:t>
            </w:r>
          </w:p>
        </w:tc>
        <w:tc>
          <w:tcPr>
            <w:tcW w:w="1803" w:type="dxa"/>
          </w:tcPr>
          <w:p w14:paraId="3B87C349" w14:textId="1B3C61B0" w:rsidR="004A7367" w:rsidRPr="004A7367" w:rsidRDefault="004A7367" w:rsidP="004A7367">
            <w:pPr>
              <w:jc w:val="center"/>
              <w:rPr>
                <w:rFonts w:cs="B Lotus"/>
                <w:sz w:val="28"/>
                <w:szCs w:val="28"/>
                <w:rtl/>
              </w:rPr>
            </w:pPr>
            <w:r w:rsidRPr="004A7367">
              <w:rPr>
                <w:rFonts w:cs="B Lotus" w:hint="cs"/>
                <w:rtl/>
              </w:rPr>
              <w:t>هشتپر</w:t>
            </w:r>
          </w:p>
        </w:tc>
        <w:tc>
          <w:tcPr>
            <w:tcW w:w="1803" w:type="dxa"/>
          </w:tcPr>
          <w:p w14:paraId="625B90B9" w14:textId="767C6D08" w:rsidR="004A7367" w:rsidRPr="004A7367" w:rsidRDefault="004A7367" w:rsidP="004A7367">
            <w:pPr>
              <w:jc w:val="center"/>
              <w:rPr>
                <w:rFonts w:cs="B Lotus"/>
                <w:sz w:val="28"/>
                <w:szCs w:val="28"/>
                <w:rtl/>
              </w:rPr>
            </w:pPr>
            <w:r w:rsidRPr="004A7367">
              <w:rPr>
                <w:rFonts w:cs="B Lotus"/>
                <w:rtl/>
              </w:rPr>
              <w:t>19</w:t>
            </w:r>
          </w:p>
        </w:tc>
        <w:tc>
          <w:tcPr>
            <w:tcW w:w="1803" w:type="dxa"/>
          </w:tcPr>
          <w:p w14:paraId="6DCBF4CD" w14:textId="1E6FD2C8"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6F182D35" w14:textId="77777777" w:rsidTr="00372823">
        <w:tc>
          <w:tcPr>
            <w:tcW w:w="1803" w:type="dxa"/>
          </w:tcPr>
          <w:p w14:paraId="167D465D" w14:textId="77777777" w:rsidR="004A7367" w:rsidRPr="004A7367" w:rsidRDefault="004A7367" w:rsidP="004A7367">
            <w:pPr>
              <w:pStyle w:val="ListParagraph"/>
              <w:numPr>
                <w:ilvl w:val="0"/>
                <w:numId w:val="63"/>
              </w:numPr>
              <w:bidi/>
              <w:jc w:val="center"/>
              <w:rPr>
                <w:rFonts w:cs="B Lotus"/>
                <w:rtl/>
              </w:rPr>
            </w:pPr>
          </w:p>
        </w:tc>
        <w:tc>
          <w:tcPr>
            <w:tcW w:w="1803" w:type="dxa"/>
          </w:tcPr>
          <w:p w14:paraId="05172AC4" w14:textId="42F5F455" w:rsidR="004A7367" w:rsidRPr="004A7367" w:rsidRDefault="004A7367" w:rsidP="004A7367">
            <w:pPr>
              <w:jc w:val="center"/>
              <w:rPr>
                <w:rFonts w:cs="B Lotus"/>
                <w:sz w:val="28"/>
                <w:szCs w:val="28"/>
                <w:rtl/>
              </w:rPr>
            </w:pPr>
            <w:r w:rsidRPr="004A7367">
              <w:rPr>
                <w:rFonts w:cs="B Lotus"/>
                <w:rtl/>
              </w:rPr>
              <w:t>315</w:t>
            </w:r>
          </w:p>
        </w:tc>
        <w:tc>
          <w:tcPr>
            <w:tcW w:w="1803" w:type="dxa"/>
          </w:tcPr>
          <w:p w14:paraId="64D04BD6" w14:textId="70AB4B20" w:rsidR="004A7367" w:rsidRPr="004A7367" w:rsidRDefault="004A7367" w:rsidP="004A7367">
            <w:pPr>
              <w:jc w:val="center"/>
              <w:rPr>
                <w:rFonts w:cs="B Lotus"/>
                <w:sz w:val="28"/>
                <w:szCs w:val="28"/>
                <w:rtl/>
              </w:rPr>
            </w:pPr>
            <w:r w:rsidRPr="004A7367">
              <w:rPr>
                <w:rFonts w:cs="B Lotus" w:hint="cs"/>
                <w:rtl/>
              </w:rPr>
              <w:t>صومعه</w:t>
            </w:r>
            <w:r w:rsidRPr="004A7367">
              <w:rPr>
                <w:rFonts w:cs="B Lotus"/>
                <w:rtl/>
              </w:rPr>
              <w:t xml:space="preserve"> </w:t>
            </w:r>
            <w:r w:rsidRPr="004A7367">
              <w:rPr>
                <w:rFonts w:cs="B Lotus" w:hint="cs"/>
                <w:rtl/>
              </w:rPr>
              <w:t>سرا</w:t>
            </w:r>
          </w:p>
        </w:tc>
        <w:tc>
          <w:tcPr>
            <w:tcW w:w="1803" w:type="dxa"/>
          </w:tcPr>
          <w:p w14:paraId="25FA3825" w14:textId="766DFA31" w:rsidR="004A7367" w:rsidRPr="004A7367" w:rsidRDefault="004A7367" w:rsidP="004A7367">
            <w:pPr>
              <w:jc w:val="center"/>
              <w:rPr>
                <w:rFonts w:cs="B Lotus"/>
                <w:sz w:val="28"/>
                <w:szCs w:val="28"/>
                <w:rtl/>
              </w:rPr>
            </w:pPr>
            <w:r w:rsidRPr="004A7367">
              <w:rPr>
                <w:rFonts w:cs="B Lotus"/>
                <w:rtl/>
              </w:rPr>
              <w:t>19</w:t>
            </w:r>
          </w:p>
        </w:tc>
        <w:tc>
          <w:tcPr>
            <w:tcW w:w="1803" w:type="dxa"/>
          </w:tcPr>
          <w:p w14:paraId="0B48B065" w14:textId="74241578"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5D2623A0" w14:textId="77777777" w:rsidTr="00372823">
        <w:tc>
          <w:tcPr>
            <w:tcW w:w="1803" w:type="dxa"/>
          </w:tcPr>
          <w:p w14:paraId="468D0E2F" w14:textId="77777777" w:rsidR="004A7367" w:rsidRPr="004A7367" w:rsidRDefault="004A7367" w:rsidP="004A7367">
            <w:pPr>
              <w:pStyle w:val="ListParagraph"/>
              <w:numPr>
                <w:ilvl w:val="0"/>
                <w:numId w:val="63"/>
              </w:numPr>
              <w:bidi/>
              <w:jc w:val="center"/>
              <w:rPr>
                <w:rFonts w:cs="B Lotus"/>
                <w:rtl/>
              </w:rPr>
            </w:pPr>
          </w:p>
        </w:tc>
        <w:tc>
          <w:tcPr>
            <w:tcW w:w="1803" w:type="dxa"/>
          </w:tcPr>
          <w:p w14:paraId="0D8B4B35" w14:textId="27589D8C" w:rsidR="004A7367" w:rsidRPr="004A7367" w:rsidRDefault="004A7367" w:rsidP="004A7367">
            <w:pPr>
              <w:jc w:val="center"/>
              <w:rPr>
                <w:rFonts w:cs="B Lotus"/>
                <w:sz w:val="28"/>
                <w:szCs w:val="28"/>
                <w:rtl/>
              </w:rPr>
            </w:pPr>
            <w:r w:rsidRPr="004A7367">
              <w:rPr>
                <w:rFonts w:cs="B Lotus"/>
                <w:rtl/>
              </w:rPr>
              <w:t>316</w:t>
            </w:r>
          </w:p>
        </w:tc>
        <w:tc>
          <w:tcPr>
            <w:tcW w:w="1803" w:type="dxa"/>
          </w:tcPr>
          <w:p w14:paraId="33D0FAF5" w14:textId="0DA0CE91" w:rsidR="004A7367" w:rsidRPr="004A7367" w:rsidRDefault="004A7367" w:rsidP="004A7367">
            <w:pPr>
              <w:jc w:val="center"/>
              <w:rPr>
                <w:rFonts w:cs="B Lotus"/>
                <w:sz w:val="28"/>
                <w:szCs w:val="28"/>
                <w:rtl/>
              </w:rPr>
            </w:pPr>
            <w:r w:rsidRPr="004A7367">
              <w:rPr>
                <w:rFonts w:cs="B Lotus" w:hint="cs"/>
                <w:rtl/>
              </w:rPr>
              <w:t>ماسال</w:t>
            </w:r>
          </w:p>
        </w:tc>
        <w:tc>
          <w:tcPr>
            <w:tcW w:w="1803" w:type="dxa"/>
          </w:tcPr>
          <w:p w14:paraId="73386683" w14:textId="6D2147D2" w:rsidR="004A7367" w:rsidRPr="004A7367" w:rsidRDefault="004A7367" w:rsidP="004A7367">
            <w:pPr>
              <w:jc w:val="center"/>
              <w:rPr>
                <w:rFonts w:cs="B Lotus"/>
                <w:sz w:val="28"/>
                <w:szCs w:val="28"/>
                <w:rtl/>
              </w:rPr>
            </w:pPr>
            <w:r w:rsidRPr="004A7367">
              <w:rPr>
                <w:rFonts w:cs="B Lotus"/>
                <w:rtl/>
              </w:rPr>
              <w:t>19</w:t>
            </w:r>
          </w:p>
        </w:tc>
        <w:tc>
          <w:tcPr>
            <w:tcW w:w="1803" w:type="dxa"/>
          </w:tcPr>
          <w:p w14:paraId="55C1A3CD" w14:textId="30CD3781"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02E15FD3" w14:textId="77777777" w:rsidTr="00372823">
        <w:tc>
          <w:tcPr>
            <w:tcW w:w="1803" w:type="dxa"/>
          </w:tcPr>
          <w:p w14:paraId="60FB61CC" w14:textId="77777777" w:rsidR="004A7367" w:rsidRPr="004A7367" w:rsidRDefault="004A7367" w:rsidP="004A7367">
            <w:pPr>
              <w:pStyle w:val="ListParagraph"/>
              <w:numPr>
                <w:ilvl w:val="0"/>
                <w:numId w:val="63"/>
              </w:numPr>
              <w:bidi/>
              <w:jc w:val="center"/>
              <w:rPr>
                <w:rFonts w:cs="B Lotus"/>
                <w:rtl/>
              </w:rPr>
            </w:pPr>
          </w:p>
        </w:tc>
        <w:tc>
          <w:tcPr>
            <w:tcW w:w="1803" w:type="dxa"/>
          </w:tcPr>
          <w:p w14:paraId="1B318C04" w14:textId="4BD71F36" w:rsidR="004A7367" w:rsidRPr="004A7367" w:rsidRDefault="004A7367" w:rsidP="004A7367">
            <w:pPr>
              <w:jc w:val="center"/>
              <w:rPr>
                <w:rFonts w:cs="B Lotus"/>
                <w:sz w:val="28"/>
                <w:szCs w:val="28"/>
                <w:rtl/>
              </w:rPr>
            </w:pPr>
            <w:r w:rsidRPr="004A7367">
              <w:rPr>
                <w:rFonts w:cs="B Lotus"/>
                <w:rtl/>
              </w:rPr>
              <w:t>317</w:t>
            </w:r>
          </w:p>
        </w:tc>
        <w:tc>
          <w:tcPr>
            <w:tcW w:w="1803" w:type="dxa"/>
          </w:tcPr>
          <w:p w14:paraId="56D5410E" w14:textId="16D5422C" w:rsidR="004A7367" w:rsidRPr="004A7367" w:rsidRDefault="004A7367" w:rsidP="004A7367">
            <w:pPr>
              <w:jc w:val="center"/>
              <w:rPr>
                <w:rFonts w:cs="B Lotus"/>
                <w:sz w:val="28"/>
                <w:szCs w:val="28"/>
                <w:rtl/>
              </w:rPr>
            </w:pPr>
            <w:r w:rsidRPr="004A7367">
              <w:rPr>
                <w:rFonts w:cs="B Lotus" w:hint="cs"/>
                <w:rtl/>
              </w:rPr>
              <w:t>تالش</w:t>
            </w:r>
          </w:p>
        </w:tc>
        <w:tc>
          <w:tcPr>
            <w:tcW w:w="1803" w:type="dxa"/>
          </w:tcPr>
          <w:p w14:paraId="4E2D9A7D" w14:textId="0E584683" w:rsidR="004A7367" w:rsidRPr="004A7367" w:rsidRDefault="004A7367" w:rsidP="004A7367">
            <w:pPr>
              <w:jc w:val="center"/>
              <w:rPr>
                <w:rFonts w:cs="B Lotus"/>
                <w:sz w:val="28"/>
                <w:szCs w:val="28"/>
                <w:rtl/>
              </w:rPr>
            </w:pPr>
            <w:r w:rsidRPr="004A7367">
              <w:rPr>
                <w:rFonts w:cs="B Lotus"/>
                <w:rtl/>
              </w:rPr>
              <w:t>19</w:t>
            </w:r>
          </w:p>
        </w:tc>
        <w:tc>
          <w:tcPr>
            <w:tcW w:w="1803" w:type="dxa"/>
          </w:tcPr>
          <w:p w14:paraId="468C9689" w14:textId="6B95CFBA"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025520AF" w14:textId="77777777" w:rsidTr="00372823">
        <w:tc>
          <w:tcPr>
            <w:tcW w:w="1803" w:type="dxa"/>
          </w:tcPr>
          <w:p w14:paraId="0895AFC7" w14:textId="77777777" w:rsidR="004A7367" w:rsidRPr="004A7367" w:rsidRDefault="004A7367" w:rsidP="004A7367">
            <w:pPr>
              <w:pStyle w:val="ListParagraph"/>
              <w:numPr>
                <w:ilvl w:val="0"/>
                <w:numId w:val="63"/>
              </w:numPr>
              <w:bidi/>
              <w:jc w:val="center"/>
              <w:rPr>
                <w:rFonts w:cs="B Lotus"/>
                <w:rtl/>
              </w:rPr>
            </w:pPr>
          </w:p>
        </w:tc>
        <w:tc>
          <w:tcPr>
            <w:tcW w:w="1803" w:type="dxa"/>
          </w:tcPr>
          <w:p w14:paraId="1B25C938" w14:textId="6D4EFEFD" w:rsidR="004A7367" w:rsidRPr="004A7367" w:rsidRDefault="004A7367" w:rsidP="004A7367">
            <w:pPr>
              <w:jc w:val="center"/>
              <w:rPr>
                <w:rFonts w:cs="B Lotus"/>
                <w:sz w:val="28"/>
                <w:szCs w:val="28"/>
                <w:rtl/>
              </w:rPr>
            </w:pPr>
            <w:r w:rsidRPr="004A7367">
              <w:rPr>
                <w:rFonts w:cs="B Lotus"/>
                <w:rtl/>
              </w:rPr>
              <w:t>318</w:t>
            </w:r>
          </w:p>
        </w:tc>
        <w:tc>
          <w:tcPr>
            <w:tcW w:w="1803" w:type="dxa"/>
          </w:tcPr>
          <w:p w14:paraId="13A5193A" w14:textId="0A9929D2" w:rsidR="004A7367" w:rsidRPr="004A7367" w:rsidRDefault="004A7367" w:rsidP="004A7367">
            <w:pPr>
              <w:jc w:val="center"/>
              <w:rPr>
                <w:rFonts w:cs="B Lotus"/>
                <w:sz w:val="28"/>
                <w:szCs w:val="28"/>
                <w:rtl/>
              </w:rPr>
            </w:pPr>
            <w:r w:rsidRPr="004A7367">
              <w:rPr>
                <w:rFonts w:cs="B Lotus" w:hint="cs"/>
                <w:rtl/>
              </w:rPr>
              <w:t>طوالش</w:t>
            </w:r>
          </w:p>
        </w:tc>
        <w:tc>
          <w:tcPr>
            <w:tcW w:w="1803" w:type="dxa"/>
          </w:tcPr>
          <w:p w14:paraId="3FC5932C" w14:textId="30E62526" w:rsidR="004A7367" w:rsidRPr="004A7367" w:rsidRDefault="004A7367" w:rsidP="004A7367">
            <w:pPr>
              <w:jc w:val="center"/>
              <w:rPr>
                <w:rFonts w:cs="B Lotus"/>
                <w:sz w:val="28"/>
                <w:szCs w:val="28"/>
                <w:rtl/>
              </w:rPr>
            </w:pPr>
            <w:r w:rsidRPr="004A7367">
              <w:rPr>
                <w:rFonts w:cs="B Lotus"/>
                <w:rtl/>
              </w:rPr>
              <w:t>19</w:t>
            </w:r>
          </w:p>
        </w:tc>
        <w:tc>
          <w:tcPr>
            <w:tcW w:w="1803" w:type="dxa"/>
          </w:tcPr>
          <w:p w14:paraId="19ABD54E" w14:textId="082BDDB4"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0CADACB1" w14:textId="77777777" w:rsidTr="00372823">
        <w:tc>
          <w:tcPr>
            <w:tcW w:w="1803" w:type="dxa"/>
          </w:tcPr>
          <w:p w14:paraId="1B673FFB" w14:textId="77777777" w:rsidR="004A7367" w:rsidRPr="004A7367" w:rsidRDefault="004A7367" w:rsidP="004A7367">
            <w:pPr>
              <w:pStyle w:val="ListParagraph"/>
              <w:numPr>
                <w:ilvl w:val="0"/>
                <w:numId w:val="63"/>
              </w:numPr>
              <w:bidi/>
              <w:jc w:val="center"/>
              <w:rPr>
                <w:rFonts w:cs="B Lotus"/>
                <w:rtl/>
              </w:rPr>
            </w:pPr>
          </w:p>
        </w:tc>
        <w:tc>
          <w:tcPr>
            <w:tcW w:w="1803" w:type="dxa"/>
          </w:tcPr>
          <w:p w14:paraId="16D39658" w14:textId="15E4ED07" w:rsidR="004A7367" w:rsidRPr="004A7367" w:rsidRDefault="004A7367" w:rsidP="004A7367">
            <w:pPr>
              <w:jc w:val="center"/>
              <w:rPr>
                <w:rFonts w:cs="B Lotus"/>
                <w:sz w:val="28"/>
                <w:szCs w:val="28"/>
                <w:rtl/>
              </w:rPr>
            </w:pPr>
            <w:r w:rsidRPr="004A7367">
              <w:rPr>
                <w:rFonts w:cs="B Lotus"/>
                <w:rtl/>
              </w:rPr>
              <w:t>319</w:t>
            </w:r>
          </w:p>
        </w:tc>
        <w:tc>
          <w:tcPr>
            <w:tcW w:w="1803" w:type="dxa"/>
          </w:tcPr>
          <w:p w14:paraId="4E3B6D5C" w14:textId="0A65E696" w:rsidR="004A7367" w:rsidRPr="004A7367" w:rsidRDefault="004A7367" w:rsidP="004A7367">
            <w:pPr>
              <w:jc w:val="center"/>
              <w:rPr>
                <w:rFonts w:cs="B Lotus"/>
                <w:sz w:val="28"/>
                <w:szCs w:val="28"/>
                <w:rtl/>
              </w:rPr>
            </w:pPr>
            <w:r w:rsidRPr="004A7367">
              <w:rPr>
                <w:rFonts w:cs="B Lotus" w:hint="cs"/>
                <w:rtl/>
              </w:rPr>
              <w:t>کلاچای</w:t>
            </w:r>
          </w:p>
        </w:tc>
        <w:tc>
          <w:tcPr>
            <w:tcW w:w="1803" w:type="dxa"/>
          </w:tcPr>
          <w:p w14:paraId="58DF4686" w14:textId="024BAF16" w:rsidR="004A7367" w:rsidRPr="004A7367" w:rsidRDefault="004A7367" w:rsidP="004A7367">
            <w:pPr>
              <w:jc w:val="center"/>
              <w:rPr>
                <w:rFonts w:cs="B Lotus"/>
                <w:sz w:val="28"/>
                <w:szCs w:val="28"/>
                <w:rtl/>
              </w:rPr>
            </w:pPr>
            <w:r w:rsidRPr="004A7367">
              <w:rPr>
                <w:rFonts w:cs="B Lotus"/>
                <w:rtl/>
              </w:rPr>
              <w:t>19</w:t>
            </w:r>
          </w:p>
        </w:tc>
        <w:tc>
          <w:tcPr>
            <w:tcW w:w="1803" w:type="dxa"/>
          </w:tcPr>
          <w:p w14:paraId="08A1764C" w14:textId="2C888103"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06F446BA" w14:textId="77777777" w:rsidTr="00372823">
        <w:tc>
          <w:tcPr>
            <w:tcW w:w="1803" w:type="dxa"/>
          </w:tcPr>
          <w:p w14:paraId="34AC9760" w14:textId="77777777" w:rsidR="004A7367" w:rsidRPr="004A7367" w:rsidRDefault="004A7367" w:rsidP="004A7367">
            <w:pPr>
              <w:pStyle w:val="ListParagraph"/>
              <w:numPr>
                <w:ilvl w:val="0"/>
                <w:numId w:val="63"/>
              </w:numPr>
              <w:bidi/>
              <w:jc w:val="center"/>
              <w:rPr>
                <w:rFonts w:cs="B Lotus"/>
                <w:rtl/>
              </w:rPr>
            </w:pPr>
          </w:p>
        </w:tc>
        <w:tc>
          <w:tcPr>
            <w:tcW w:w="1803" w:type="dxa"/>
          </w:tcPr>
          <w:p w14:paraId="7DC6B7F2" w14:textId="0BCA1568" w:rsidR="004A7367" w:rsidRPr="004A7367" w:rsidRDefault="004A7367" w:rsidP="004A7367">
            <w:pPr>
              <w:jc w:val="center"/>
              <w:rPr>
                <w:rFonts w:cs="B Lotus"/>
                <w:sz w:val="28"/>
                <w:szCs w:val="28"/>
                <w:rtl/>
              </w:rPr>
            </w:pPr>
            <w:r w:rsidRPr="004A7367">
              <w:rPr>
                <w:rFonts w:cs="B Lotus"/>
                <w:rtl/>
              </w:rPr>
              <w:t>320</w:t>
            </w:r>
          </w:p>
        </w:tc>
        <w:tc>
          <w:tcPr>
            <w:tcW w:w="1803" w:type="dxa"/>
          </w:tcPr>
          <w:p w14:paraId="4B8BC137" w14:textId="62A3DB92" w:rsidR="004A7367" w:rsidRPr="004A7367" w:rsidRDefault="004A7367" w:rsidP="004A7367">
            <w:pPr>
              <w:jc w:val="center"/>
              <w:rPr>
                <w:rFonts w:cs="B Lotus"/>
                <w:sz w:val="28"/>
                <w:szCs w:val="28"/>
                <w:rtl/>
              </w:rPr>
            </w:pPr>
            <w:r w:rsidRPr="004A7367">
              <w:rPr>
                <w:rFonts w:cs="B Lotus" w:hint="cs"/>
                <w:rtl/>
              </w:rPr>
              <w:t>رودبار</w:t>
            </w:r>
          </w:p>
        </w:tc>
        <w:tc>
          <w:tcPr>
            <w:tcW w:w="1803" w:type="dxa"/>
          </w:tcPr>
          <w:p w14:paraId="4B803006" w14:textId="432B50FF" w:rsidR="004A7367" w:rsidRPr="004A7367" w:rsidRDefault="004A7367" w:rsidP="004A7367">
            <w:pPr>
              <w:jc w:val="center"/>
              <w:rPr>
                <w:rFonts w:cs="B Lotus"/>
                <w:sz w:val="28"/>
                <w:szCs w:val="28"/>
                <w:rtl/>
              </w:rPr>
            </w:pPr>
            <w:r w:rsidRPr="004A7367">
              <w:rPr>
                <w:rFonts w:cs="B Lotus"/>
                <w:rtl/>
              </w:rPr>
              <w:t>19</w:t>
            </w:r>
          </w:p>
        </w:tc>
        <w:tc>
          <w:tcPr>
            <w:tcW w:w="1803" w:type="dxa"/>
          </w:tcPr>
          <w:p w14:paraId="0FBF363E" w14:textId="6FCF221F"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58A7B0CA" w14:textId="77777777" w:rsidTr="00372823">
        <w:tc>
          <w:tcPr>
            <w:tcW w:w="1803" w:type="dxa"/>
          </w:tcPr>
          <w:p w14:paraId="6DCD6657" w14:textId="77777777" w:rsidR="004A7367" w:rsidRPr="004A7367" w:rsidRDefault="004A7367" w:rsidP="004A7367">
            <w:pPr>
              <w:pStyle w:val="ListParagraph"/>
              <w:numPr>
                <w:ilvl w:val="0"/>
                <w:numId w:val="63"/>
              </w:numPr>
              <w:bidi/>
              <w:jc w:val="center"/>
              <w:rPr>
                <w:rFonts w:cs="B Lotus"/>
                <w:rtl/>
              </w:rPr>
            </w:pPr>
          </w:p>
        </w:tc>
        <w:tc>
          <w:tcPr>
            <w:tcW w:w="1803" w:type="dxa"/>
          </w:tcPr>
          <w:p w14:paraId="644A1487" w14:textId="785CF725" w:rsidR="004A7367" w:rsidRPr="004A7367" w:rsidRDefault="004A7367" w:rsidP="004A7367">
            <w:pPr>
              <w:jc w:val="center"/>
              <w:rPr>
                <w:rFonts w:cs="B Lotus"/>
                <w:sz w:val="28"/>
                <w:szCs w:val="28"/>
                <w:rtl/>
              </w:rPr>
            </w:pPr>
            <w:r w:rsidRPr="004A7367">
              <w:rPr>
                <w:rFonts w:cs="B Lotus"/>
                <w:rtl/>
              </w:rPr>
              <w:t>321</w:t>
            </w:r>
          </w:p>
        </w:tc>
        <w:tc>
          <w:tcPr>
            <w:tcW w:w="1803" w:type="dxa"/>
          </w:tcPr>
          <w:p w14:paraId="09025969" w14:textId="21823842" w:rsidR="004A7367" w:rsidRPr="004A7367" w:rsidRDefault="004A7367" w:rsidP="004A7367">
            <w:pPr>
              <w:jc w:val="center"/>
              <w:rPr>
                <w:rFonts w:cs="B Lotus"/>
                <w:sz w:val="28"/>
                <w:szCs w:val="28"/>
                <w:rtl/>
              </w:rPr>
            </w:pPr>
            <w:r w:rsidRPr="004A7367">
              <w:rPr>
                <w:rFonts w:cs="B Lotus" w:hint="cs"/>
                <w:rtl/>
              </w:rPr>
              <w:t>رضوانشهر</w:t>
            </w:r>
          </w:p>
        </w:tc>
        <w:tc>
          <w:tcPr>
            <w:tcW w:w="1803" w:type="dxa"/>
          </w:tcPr>
          <w:p w14:paraId="3A2CC6DE" w14:textId="1BB51285" w:rsidR="004A7367" w:rsidRPr="004A7367" w:rsidRDefault="004A7367" w:rsidP="004A7367">
            <w:pPr>
              <w:jc w:val="center"/>
              <w:rPr>
                <w:rFonts w:cs="B Lotus"/>
                <w:sz w:val="28"/>
                <w:szCs w:val="28"/>
                <w:rtl/>
              </w:rPr>
            </w:pPr>
            <w:r w:rsidRPr="004A7367">
              <w:rPr>
                <w:rFonts w:cs="B Lotus"/>
                <w:rtl/>
              </w:rPr>
              <w:t>19</w:t>
            </w:r>
          </w:p>
        </w:tc>
        <w:tc>
          <w:tcPr>
            <w:tcW w:w="1803" w:type="dxa"/>
          </w:tcPr>
          <w:p w14:paraId="62D6158D" w14:textId="0C944A4B"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2F8FC013" w14:textId="77777777" w:rsidTr="00372823">
        <w:tc>
          <w:tcPr>
            <w:tcW w:w="1803" w:type="dxa"/>
          </w:tcPr>
          <w:p w14:paraId="4539B591" w14:textId="77777777" w:rsidR="004A7367" w:rsidRPr="004A7367" w:rsidRDefault="004A7367" w:rsidP="004A7367">
            <w:pPr>
              <w:pStyle w:val="ListParagraph"/>
              <w:numPr>
                <w:ilvl w:val="0"/>
                <w:numId w:val="63"/>
              </w:numPr>
              <w:bidi/>
              <w:jc w:val="center"/>
              <w:rPr>
                <w:rFonts w:cs="B Lotus"/>
                <w:rtl/>
              </w:rPr>
            </w:pPr>
          </w:p>
        </w:tc>
        <w:tc>
          <w:tcPr>
            <w:tcW w:w="1803" w:type="dxa"/>
          </w:tcPr>
          <w:p w14:paraId="34360A94" w14:textId="2FF2C7C9" w:rsidR="004A7367" w:rsidRPr="004A7367" w:rsidRDefault="004A7367" w:rsidP="004A7367">
            <w:pPr>
              <w:jc w:val="center"/>
              <w:rPr>
                <w:rFonts w:cs="B Lotus"/>
                <w:sz w:val="28"/>
                <w:szCs w:val="28"/>
                <w:rtl/>
              </w:rPr>
            </w:pPr>
            <w:r w:rsidRPr="004A7367">
              <w:rPr>
                <w:rFonts w:cs="B Lotus"/>
                <w:rtl/>
              </w:rPr>
              <w:t>322</w:t>
            </w:r>
          </w:p>
        </w:tc>
        <w:tc>
          <w:tcPr>
            <w:tcW w:w="1803" w:type="dxa"/>
          </w:tcPr>
          <w:p w14:paraId="18409766" w14:textId="0FE727C4" w:rsidR="004A7367" w:rsidRPr="004A7367" w:rsidRDefault="004A7367" w:rsidP="004A7367">
            <w:pPr>
              <w:jc w:val="center"/>
              <w:rPr>
                <w:rFonts w:cs="B Lotus"/>
                <w:sz w:val="28"/>
                <w:szCs w:val="28"/>
                <w:rtl/>
              </w:rPr>
            </w:pPr>
            <w:r w:rsidRPr="004A7367">
              <w:rPr>
                <w:rFonts w:cs="B Lotus" w:hint="cs"/>
                <w:rtl/>
              </w:rPr>
              <w:t>منجیل</w:t>
            </w:r>
          </w:p>
        </w:tc>
        <w:tc>
          <w:tcPr>
            <w:tcW w:w="1803" w:type="dxa"/>
          </w:tcPr>
          <w:p w14:paraId="00FCF069" w14:textId="31ED3118" w:rsidR="004A7367" w:rsidRPr="004A7367" w:rsidRDefault="004A7367" w:rsidP="004A7367">
            <w:pPr>
              <w:jc w:val="center"/>
              <w:rPr>
                <w:rFonts w:cs="B Lotus"/>
                <w:sz w:val="28"/>
                <w:szCs w:val="28"/>
                <w:rtl/>
              </w:rPr>
            </w:pPr>
            <w:r w:rsidRPr="004A7367">
              <w:rPr>
                <w:rFonts w:cs="B Lotus"/>
                <w:rtl/>
              </w:rPr>
              <w:t>19</w:t>
            </w:r>
          </w:p>
        </w:tc>
        <w:tc>
          <w:tcPr>
            <w:tcW w:w="1803" w:type="dxa"/>
          </w:tcPr>
          <w:p w14:paraId="029FA325" w14:textId="7381239B"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76807095" w14:textId="77777777" w:rsidTr="00372823">
        <w:tc>
          <w:tcPr>
            <w:tcW w:w="1803" w:type="dxa"/>
          </w:tcPr>
          <w:p w14:paraId="19A0EEBB" w14:textId="77777777" w:rsidR="004A7367" w:rsidRPr="004A7367" w:rsidRDefault="004A7367" w:rsidP="004A7367">
            <w:pPr>
              <w:pStyle w:val="ListParagraph"/>
              <w:numPr>
                <w:ilvl w:val="0"/>
                <w:numId w:val="63"/>
              </w:numPr>
              <w:bidi/>
              <w:jc w:val="center"/>
              <w:rPr>
                <w:rFonts w:cs="B Lotus"/>
                <w:rtl/>
              </w:rPr>
            </w:pPr>
          </w:p>
        </w:tc>
        <w:tc>
          <w:tcPr>
            <w:tcW w:w="1803" w:type="dxa"/>
          </w:tcPr>
          <w:p w14:paraId="38C8706B" w14:textId="3C3FF2DC" w:rsidR="004A7367" w:rsidRPr="004A7367" w:rsidRDefault="004A7367" w:rsidP="004A7367">
            <w:pPr>
              <w:jc w:val="center"/>
              <w:rPr>
                <w:rFonts w:cs="B Lotus"/>
                <w:sz w:val="28"/>
                <w:szCs w:val="28"/>
                <w:rtl/>
              </w:rPr>
            </w:pPr>
            <w:r w:rsidRPr="004A7367">
              <w:rPr>
                <w:rFonts w:cs="B Lotus"/>
                <w:rtl/>
              </w:rPr>
              <w:t>323</w:t>
            </w:r>
          </w:p>
        </w:tc>
        <w:tc>
          <w:tcPr>
            <w:tcW w:w="1803" w:type="dxa"/>
          </w:tcPr>
          <w:p w14:paraId="7C8D98B3" w14:textId="7C54BE01" w:rsidR="004A7367" w:rsidRPr="004A7367" w:rsidRDefault="004A7367" w:rsidP="004A7367">
            <w:pPr>
              <w:jc w:val="center"/>
              <w:rPr>
                <w:rFonts w:cs="B Lotus"/>
                <w:sz w:val="28"/>
                <w:szCs w:val="28"/>
                <w:rtl/>
              </w:rPr>
            </w:pPr>
            <w:r w:rsidRPr="004A7367">
              <w:rPr>
                <w:rFonts w:cs="B Lotus" w:hint="cs"/>
                <w:rtl/>
              </w:rPr>
              <w:t>لوشان</w:t>
            </w:r>
          </w:p>
        </w:tc>
        <w:tc>
          <w:tcPr>
            <w:tcW w:w="1803" w:type="dxa"/>
          </w:tcPr>
          <w:p w14:paraId="5F281771" w14:textId="5A0A35A1" w:rsidR="004A7367" w:rsidRPr="004A7367" w:rsidRDefault="004A7367" w:rsidP="004A7367">
            <w:pPr>
              <w:jc w:val="center"/>
              <w:rPr>
                <w:rFonts w:cs="B Lotus"/>
                <w:sz w:val="28"/>
                <w:szCs w:val="28"/>
                <w:rtl/>
              </w:rPr>
            </w:pPr>
            <w:r w:rsidRPr="004A7367">
              <w:rPr>
                <w:rFonts w:cs="B Lotus"/>
                <w:rtl/>
              </w:rPr>
              <w:t>19</w:t>
            </w:r>
          </w:p>
        </w:tc>
        <w:tc>
          <w:tcPr>
            <w:tcW w:w="1803" w:type="dxa"/>
          </w:tcPr>
          <w:p w14:paraId="2018332D" w14:textId="54B858B3"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7BCCD592" w14:textId="77777777" w:rsidTr="00372823">
        <w:tc>
          <w:tcPr>
            <w:tcW w:w="1803" w:type="dxa"/>
          </w:tcPr>
          <w:p w14:paraId="0609D9D6" w14:textId="77777777" w:rsidR="004A7367" w:rsidRPr="004A7367" w:rsidRDefault="004A7367" w:rsidP="004A7367">
            <w:pPr>
              <w:pStyle w:val="ListParagraph"/>
              <w:numPr>
                <w:ilvl w:val="0"/>
                <w:numId w:val="63"/>
              </w:numPr>
              <w:bidi/>
              <w:jc w:val="center"/>
              <w:rPr>
                <w:rFonts w:cs="B Lotus"/>
                <w:rtl/>
              </w:rPr>
            </w:pPr>
          </w:p>
        </w:tc>
        <w:tc>
          <w:tcPr>
            <w:tcW w:w="1803" w:type="dxa"/>
          </w:tcPr>
          <w:p w14:paraId="386BF86B" w14:textId="3F2FA47E" w:rsidR="004A7367" w:rsidRPr="004A7367" w:rsidRDefault="004A7367" w:rsidP="004A7367">
            <w:pPr>
              <w:jc w:val="center"/>
              <w:rPr>
                <w:rFonts w:cs="B Lotus"/>
                <w:sz w:val="28"/>
                <w:szCs w:val="28"/>
                <w:rtl/>
              </w:rPr>
            </w:pPr>
            <w:r w:rsidRPr="004A7367">
              <w:rPr>
                <w:rFonts w:cs="B Lotus"/>
                <w:rtl/>
              </w:rPr>
              <w:t>324</w:t>
            </w:r>
          </w:p>
        </w:tc>
        <w:tc>
          <w:tcPr>
            <w:tcW w:w="1803" w:type="dxa"/>
          </w:tcPr>
          <w:p w14:paraId="2125F71E" w14:textId="21C64AF8" w:rsidR="004A7367" w:rsidRPr="004A7367" w:rsidRDefault="004A7367" w:rsidP="004A7367">
            <w:pPr>
              <w:jc w:val="center"/>
              <w:rPr>
                <w:rFonts w:cs="B Lotus"/>
                <w:sz w:val="28"/>
                <w:szCs w:val="28"/>
                <w:rtl/>
              </w:rPr>
            </w:pPr>
            <w:r w:rsidRPr="004A7367">
              <w:rPr>
                <w:rFonts w:cs="B Lotus" w:hint="cs"/>
                <w:rtl/>
              </w:rPr>
              <w:t>خشکبیجار</w:t>
            </w:r>
          </w:p>
        </w:tc>
        <w:tc>
          <w:tcPr>
            <w:tcW w:w="1803" w:type="dxa"/>
          </w:tcPr>
          <w:p w14:paraId="4885EFFF" w14:textId="4F36D3B9" w:rsidR="004A7367" w:rsidRPr="004A7367" w:rsidRDefault="004A7367" w:rsidP="004A7367">
            <w:pPr>
              <w:jc w:val="center"/>
              <w:rPr>
                <w:rFonts w:cs="B Lotus"/>
                <w:sz w:val="28"/>
                <w:szCs w:val="28"/>
                <w:rtl/>
              </w:rPr>
            </w:pPr>
            <w:r w:rsidRPr="004A7367">
              <w:rPr>
                <w:rFonts w:cs="B Lotus"/>
                <w:rtl/>
              </w:rPr>
              <w:t>19</w:t>
            </w:r>
          </w:p>
        </w:tc>
        <w:tc>
          <w:tcPr>
            <w:tcW w:w="1803" w:type="dxa"/>
          </w:tcPr>
          <w:p w14:paraId="5554E905" w14:textId="056552ED"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1D759A06" w14:textId="77777777" w:rsidTr="00372823">
        <w:tc>
          <w:tcPr>
            <w:tcW w:w="1803" w:type="dxa"/>
          </w:tcPr>
          <w:p w14:paraId="0A9B1B9B" w14:textId="77777777" w:rsidR="004A7367" w:rsidRPr="004A7367" w:rsidRDefault="004A7367" w:rsidP="004A7367">
            <w:pPr>
              <w:pStyle w:val="ListParagraph"/>
              <w:numPr>
                <w:ilvl w:val="0"/>
                <w:numId w:val="63"/>
              </w:numPr>
              <w:bidi/>
              <w:jc w:val="center"/>
              <w:rPr>
                <w:rFonts w:cs="B Lotus"/>
                <w:rtl/>
              </w:rPr>
            </w:pPr>
          </w:p>
        </w:tc>
        <w:tc>
          <w:tcPr>
            <w:tcW w:w="1803" w:type="dxa"/>
          </w:tcPr>
          <w:p w14:paraId="7C2A2BFC" w14:textId="1B2B0519" w:rsidR="004A7367" w:rsidRPr="004A7367" w:rsidRDefault="004A7367" w:rsidP="004A7367">
            <w:pPr>
              <w:jc w:val="center"/>
              <w:rPr>
                <w:rFonts w:cs="B Lotus"/>
                <w:sz w:val="28"/>
                <w:szCs w:val="28"/>
                <w:rtl/>
              </w:rPr>
            </w:pPr>
            <w:r w:rsidRPr="004A7367">
              <w:rPr>
                <w:rFonts w:cs="B Lotus"/>
                <w:rtl/>
              </w:rPr>
              <w:t>325</w:t>
            </w:r>
          </w:p>
        </w:tc>
        <w:tc>
          <w:tcPr>
            <w:tcW w:w="1803" w:type="dxa"/>
          </w:tcPr>
          <w:p w14:paraId="78E65CC0" w14:textId="5C6F4FFF" w:rsidR="004A7367" w:rsidRPr="004A7367" w:rsidRDefault="004A7367" w:rsidP="004A7367">
            <w:pPr>
              <w:jc w:val="center"/>
              <w:rPr>
                <w:rFonts w:cs="B Lotus"/>
                <w:sz w:val="28"/>
                <w:szCs w:val="28"/>
                <w:rtl/>
              </w:rPr>
            </w:pPr>
            <w:r w:rsidRPr="004A7367">
              <w:rPr>
                <w:rFonts w:cs="B Lotus" w:hint="cs"/>
                <w:rtl/>
              </w:rPr>
              <w:t>سنگر</w:t>
            </w:r>
          </w:p>
        </w:tc>
        <w:tc>
          <w:tcPr>
            <w:tcW w:w="1803" w:type="dxa"/>
          </w:tcPr>
          <w:p w14:paraId="38813BD8" w14:textId="355CC127" w:rsidR="004A7367" w:rsidRPr="004A7367" w:rsidRDefault="004A7367" w:rsidP="004A7367">
            <w:pPr>
              <w:jc w:val="center"/>
              <w:rPr>
                <w:rFonts w:cs="B Lotus"/>
                <w:sz w:val="28"/>
                <w:szCs w:val="28"/>
                <w:rtl/>
              </w:rPr>
            </w:pPr>
            <w:r w:rsidRPr="004A7367">
              <w:rPr>
                <w:rFonts w:cs="B Lotus"/>
                <w:rtl/>
              </w:rPr>
              <w:t>19</w:t>
            </w:r>
          </w:p>
        </w:tc>
        <w:tc>
          <w:tcPr>
            <w:tcW w:w="1803" w:type="dxa"/>
          </w:tcPr>
          <w:p w14:paraId="50E19E51" w14:textId="426AD500"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49713046" w14:textId="77777777" w:rsidTr="00372823">
        <w:tc>
          <w:tcPr>
            <w:tcW w:w="1803" w:type="dxa"/>
          </w:tcPr>
          <w:p w14:paraId="46401229" w14:textId="77777777" w:rsidR="004A7367" w:rsidRPr="004A7367" w:rsidRDefault="004A7367" w:rsidP="004A7367">
            <w:pPr>
              <w:pStyle w:val="ListParagraph"/>
              <w:numPr>
                <w:ilvl w:val="0"/>
                <w:numId w:val="63"/>
              </w:numPr>
              <w:bidi/>
              <w:jc w:val="center"/>
              <w:rPr>
                <w:rFonts w:cs="B Lotus"/>
                <w:rtl/>
              </w:rPr>
            </w:pPr>
          </w:p>
        </w:tc>
        <w:tc>
          <w:tcPr>
            <w:tcW w:w="1803" w:type="dxa"/>
          </w:tcPr>
          <w:p w14:paraId="43A29FE3" w14:textId="177A470E" w:rsidR="004A7367" w:rsidRPr="004A7367" w:rsidRDefault="004A7367" w:rsidP="004A7367">
            <w:pPr>
              <w:jc w:val="center"/>
              <w:rPr>
                <w:rFonts w:cs="B Lotus"/>
                <w:sz w:val="28"/>
                <w:szCs w:val="28"/>
                <w:rtl/>
              </w:rPr>
            </w:pPr>
            <w:r w:rsidRPr="004A7367">
              <w:rPr>
                <w:rFonts w:cs="B Lotus"/>
                <w:rtl/>
              </w:rPr>
              <w:t>326</w:t>
            </w:r>
          </w:p>
        </w:tc>
        <w:tc>
          <w:tcPr>
            <w:tcW w:w="1803" w:type="dxa"/>
          </w:tcPr>
          <w:p w14:paraId="50DC9AC9" w14:textId="4904A6B2" w:rsidR="004A7367" w:rsidRPr="004A7367" w:rsidRDefault="004A7367" w:rsidP="004A7367">
            <w:pPr>
              <w:jc w:val="center"/>
              <w:rPr>
                <w:rFonts w:cs="B Lotus"/>
                <w:sz w:val="28"/>
                <w:szCs w:val="28"/>
                <w:rtl/>
              </w:rPr>
            </w:pPr>
            <w:r w:rsidRPr="004A7367">
              <w:rPr>
                <w:rFonts w:cs="B Lotus" w:hint="cs"/>
                <w:rtl/>
              </w:rPr>
              <w:t>کوچصفهان</w:t>
            </w:r>
          </w:p>
        </w:tc>
        <w:tc>
          <w:tcPr>
            <w:tcW w:w="1803" w:type="dxa"/>
          </w:tcPr>
          <w:p w14:paraId="3A2AEA43" w14:textId="527BE6DC" w:rsidR="004A7367" w:rsidRPr="004A7367" w:rsidRDefault="004A7367" w:rsidP="004A7367">
            <w:pPr>
              <w:jc w:val="center"/>
              <w:rPr>
                <w:rFonts w:cs="B Lotus"/>
                <w:sz w:val="28"/>
                <w:szCs w:val="28"/>
                <w:rtl/>
              </w:rPr>
            </w:pPr>
            <w:r w:rsidRPr="004A7367">
              <w:rPr>
                <w:rFonts w:cs="B Lotus"/>
                <w:rtl/>
              </w:rPr>
              <w:t>19</w:t>
            </w:r>
          </w:p>
        </w:tc>
        <w:tc>
          <w:tcPr>
            <w:tcW w:w="1803" w:type="dxa"/>
          </w:tcPr>
          <w:p w14:paraId="1B69CCA2" w14:textId="76546AD9"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1861A830" w14:textId="77777777" w:rsidTr="00372823">
        <w:tc>
          <w:tcPr>
            <w:tcW w:w="1803" w:type="dxa"/>
          </w:tcPr>
          <w:p w14:paraId="2552F1DE" w14:textId="77777777" w:rsidR="004A7367" w:rsidRPr="004A7367" w:rsidRDefault="004A7367" w:rsidP="004A7367">
            <w:pPr>
              <w:pStyle w:val="ListParagraph"/>
              <w:numPr>
                <w:ilvl w:val="0"/>
                <w:numId w:val="63"/>
              </w:numPr>
              <w:bidi/>
              <w:jc w:val="center"/>
              <w:rPr>
                <w:rFonts w:cs="B Lotus"/>
                <w:rtl/>
              </w:rPr>
            </w:pPr>
          </w:p>
        </w:tc>
        <w:tc>
          <w:tcPr>
            <w:tcW w:w="1803" w:type="dxa"/>
          </w:tcPr>
          <w:p w14:paraId="1655D55C" w14:textId="1F93FA60" w:rsidR="004A7367" w:rsidRPr="004A7367" w:rsidRDefault="004A7367" w:rsidP="004A7367">
            <w:pPr>
              <w:jc w:val="center"/>
              <w:rPr>
                <w:rFonts w:cs="B Lotus"/>
                <w:sz w:val="28"/>
                <w:szCs w:val="28"/>
                <w:rtl/>
              </w:rPr>
            </w:pPr>
            <w:r w:rsidRPr="004A7367">
              <w:rPr>
                <w:rFonts w:cs="B Lotus"/>
                <w:rtl/>
              </w:rPr>
              <w:t>327</w:t>
            </w:r>
          </w:p>
        </w:tc>
        <w:tc>
          <w:tcPr>
            <w:tcW w:w="1803" w:type="dxa"/>
          </w:tcPr>
          <w:p w14:paraId="75E6DB6C" w14:textId="0AF8EBF3" w:rsidR="004A7367" w:rsidRPr="004A7367" w:rsidRDefault="004A7367" w:rsidP="004A7367">
            <w:pPr>
              <w:jc w:val="center"/>
              <w:rPr>
                <w:rFonts w:cs="B Lotus"/>
                <w:sz w:val="28"/>
                <w:szCs w:val="28"/>
                <w:rtl/>
              </w:rPr>
            </w:pPr>
            <w:r w:rsidRPr="004A7367">
              <w:rPr>
                <w:rFonts w:cs="B Lotus" w:hint="cs"/>
                <w:rtl/>
              </w:rPr>
              <w:t>لشت</w:t>
            </w:r>
            <w:r w:rsidRPr="004A7367">
              <w:rPr>
                <w:rFonts w:cs="B Lotus"/>
                <w:rtl/>
              </w:rPr>
              <w:t xml:space="preserve"> </w:t>
            </w:r>
            <w:r w:rsidRPr="004A7367">
              <w:rPr>
                <w:rFonts w:cs="B Lotus" w:hint="cs"/>
                <w:rtl/>
              </w:rPr>
              <w:t>نشاء</w:t>
            </w:r>
          </w:p>
        </w:tc>
        <w:tc>
          <w:tcPr>
            <w:tcW w:w="1803" w:type="dxa"/>
          </w:tcPr>
          <w:p w14:paraId="347CB67F" w14:textId="0A80902A" w:rsidR="004A7367" w:rsidRPr="004A7367" w:rsidRDefault="004A7367" w:rsidP="004A7367">
            <w:pPr>
              <w:jc w:val="center"/>
              <w:rPr>
                <w:rFonts w:cs="B Lotus"/>
                <w:sz w:val="28"/>
                <w:szCs w:val="28"/>
                <w:rtl/>
              </w:rPr>
            </w:pPr>
            <w:r w:rsidRPr="004A7367">
              <w:rPr>
                <w:rFonts w:cs="B Lotus"/>
                <w:rtl/>
              </w:rPr>
              <w:t>19</w:t>
            </w:r>
          </w:p>
        </w:tc>
        <w:tc>
          <w:tcPr>
            <w:tcW w:w="1803" w:type="dxa"/>
          </w:tcPr>
          <w:p w14:paraId="2F71EE25" w14:textId="0127484B"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03D6C6DD" w14:textId="77777777" w:rsidTr="00372823">
        <w:tc>
          <w:tcPr>
            <w:tcW w:w="1803" w:type="dxa"/>
          </w:tcPr>
          <w:p w14:paraId="2BA2F49E" w14:textId="77777777" w:rsidR="004A7367" w:rsidRPr="004A7367" w:rsidRDefault="004A7367" w:rsidP="004A7367">
            <w:pPr>
              <w:pStyle w:val="ListParagraph"/>
              <w:numPr>
                <w:ilvl w:val="0"/>
                <w:numId w:val="63"/>
              </w:numPr>
              <w:bidi/>
              <w:jc w:val="center"/>
              <w:rPr>
                <w:rFonts w:cs="B Lotus"/>
                <w:rtl/>
              </w:rPr>
            </w:pPr>
          </w:p>
        </w:tc>
        <w:tc>
          <w:tcPr>
            <w:tcW w:w="1803" w:type="dxa"/>
          </w:tcPr>
          <w:p w14:paraId="757DFB39" w14:textId="5B0D1F17" w:rsidR="004A7367" w:rsidRPr="004A7367" w:rsidRDefault="004A7367" w:rsidP="004A7367">
            <w:pPr>
              <w:jc w:val="center"/>
              <w:rPr>
                <w:rFonts w:cs="B Lotus"/>
                <w:sz w:val="28"/>
                <w:szCs w:val="28"/>
                <w:rtl/>
              </w:rPr>
            </w:pPr>
            <w:r w:rsidRPr="004A7367">
              <w:rPr>
                <w:rFonts w:cs="B Lotus"/>
                <w:rtl/>
              </w:rPr>
              <w:t>328</w:t>
            </w:r>
          </w:p>
        </w:tc>
        <w:tc>
          <w:tcPr>
            <w:tcW w:w="1803" w:type="dxa"/>
          </w:tcPr>
          <w:p w14:paraId="7D1BA5FA" w14:textId="216E97E4" w:rsidR="004A7367" w:rsidRPr="004A7367" w:rsidRDefault="004A7367" w:rsidP="004A7367">
            <w:pPr>
              <w:jc w:val="center"/>
              <w:rPr>
                <w:rFonts w:cs="B Lotus"/>
                <w:sz w:val="28"/>
                <w:szCs w:val="28"/>
                <w:rtl/>
              </w:rPr>
            </w:pPr>
            <w:r w:rsidRPr="004A7367">
              <w:rPr>
                <w:rFonts w:cs="B Lotus" w:hint="cs"/>
                <w:rtl/>
              </w:rPr>
              <w:t>شفت</w:t>
            </w:r>
          </w:p>
        </w:tc>
        <w:tc>
          <w:tcPr>
            <w:tcW w:w="1803" w:type="dxa"/>
          </w:tcPr>
          <w:p w14:paraId="28BB53CB" w14:textId="2AC5BF4D" w:rsidR="004A7367" w:rsidRPr="004A7367" w:rsidRDefault="004A7367" w:rsidP="004A7367">
            <w:pPr>
              <w:jc w:val="center"/>
              <w:rPr>
                <w:rFonts w:cs="B Lotus"/>
                <w:sz w:val="28"/>
                <w:szCs w:val="28"/>
                <w:rtl/>
              </w:rPr>
            </w:pPr>
            <w:r w:rsidRPr="004A7367">
              <w:rPr>
                <w:rFonts w:cs="B Lotus"/>
                <w:rtl/>
              </w:rPr>
              <w:t>19</w:t>
            </w:r>
          </w:p>
        </w:tc>
        <w:tc>
          <w:tcPr>
            <w:tcW w:w="1803" w:type="dxa"/>
          </w:tcPr>
          <w:p w14:paraId="358A62D8" w14:textId="7F48ACA8"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70B0ED0A" w14:textId="77777777" w:rsidTr="00372823">
        <w:tc>
          <w:tcPr>
            <w:tcW w:w="1803" w:type="dxa"/>
          </w:tcPr>
          <w:p w14:paraId="00ED8FAA" w14:textId="77777777" w:rsidR="004A7367" w:rsidRPr="004A7367" w:rsidRDefault="004A7367" w:rsidP="004A7367">
            <w:pPr>
              <w:pStyle w:val="ListParagraph"/>
              <w:numPr>
                <w:ilvl w:val="0"/>
                <w:numId w:val="63"/>
              </w:numPr>
              <w:bidi/>
              <w:jc w:val="center"/>
              <w:rPr>
                <w:rFonts w:cs="B Lotus"/>
                <w:rtl/>
              </w:rPr>
            </w:pPr>
          </w:p>
        </w:tc>
        <w:tc>
          <w:tcPr>
            <w:tcW w:w="1803" w:type="dxa"/>
          </w:tcPr>
          <w:p w14:paraId="6197D02B" w14:textId="2214B85F" w:rsidR="004A7367" w:rsidRPr="004A7367" w:rsidRDefault="004A7367" w:rsidP="004A7367">
            <w:pPr>
              <w:jc w:val="center"/>
              <w:rPr>
                <w:rFonts w:cs="B Lotus"/>
                <w:sz w:val="28"/>
                <w:szCs w:val="28"/>
                <w:rtl/>
              </w:rPr>
            </w:pPr>
            <w:r w:rsidRPr="004A7367">
              <w:rPr>
                <w:rFonts w:cs="B Lotus"/>
                <w:rtl/>
              </w:rPr>
              <w:t>329</w:t>
            </w:r>
          </w:p>
        </w:tc>
        <w:tc>
          <w:tcPr>
            <w:tcW w:w="1803" w:type="dxa"/>
          </w:tcPr>
          <w:p w14:paraId="1819F131" w14:textId="0FF1DA6C" w:rsidR="004A7367" w:rsidRPr="004A7367" w:rsidRDefault="004A7367" w:rsidP="004A7367">
            <w:pPr>
              <w:jc w:val="center"/>
              <w:rPr>
                <w:rFonts w:cs="B Lotus"/>
                <w:sz w:val="28"/>
                <w:szCs w:val="28"/>
                <w:rtl/>
              </w:rPr>
            </w:pPr>
            <w:r w:rsidRPr="004A7367">
              <w:rPr>
                <w:rFonts w:cs="B Lotus" w:hint="cs"/>
                <w:rtl/>
              </w:rPr>
              <w:t>چابکسر</w:t>
            </w:r>
          </w:p>
        </w:tc>
        <w:tc>
          <w:tcPr>
            <w:tcW w:w="1803" w:type="dxa"/>
          </w:tcPr>
          <w:p w14:paraId="3646AA09" w14:textId="4C5526C4" w:rsidR="004A7367" w:rsidRPr="004A7367" w:rsidRDefault="004A7367" w:rsidP="004A7367">
            <w:pPr>
              <w:jc w:val="center"/>
              <w:rPr>
                <w:rFonts w:cs="B Lotus"/>
                <w:sz w:val="28"/>
                <w:szCs w:val="28"/>
                <w:rtl/>
              </w:rPr>
            </w:pPr>
            <w:r w:rsidRPr="004A7367">
              <w:rPr>
                <w:rFonts w:cs="B Lotus"/>
                <w:rtl/>
              </w:rPr>
              <w:t>19</w:t>
            </w:r>
          </w:p>
        </w:tc>
        <w:tc>
          <w:tcPr>
            <w:tcW w:w="1803" w:type="dxa"/>
          </w:tcPr>
          <w:p w14:paraId="4FF5EED0" w14:textId="79BD1C9E"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5E3C9C50" w14:textId="77777777" w:rsidTr="00372823">
        <w:tc>
          <w:tcPr>
            <w:tcW w:w="1803" w:type="dxa"/>
          </w:tcPr>
          <w:p w14:paraId="6EF443E7" w14:textId="77777777" w:rsidR="004A7367" w:rsidRPr="004A7367" w:rsidRDefault="004A7367" w:rsidP="004A7367">
            <w:pPr>
              <w:pStyle w:val="ListParagraph"/>
              <w:numPr>
                <w:ilvl w:val="0"/>
                <w:numId w:val="63"/>
              </w:numPr>
              <w:bidi/>
              <w:jc w:val="center"/>
              <w:rPr>
                <w:rFonts w:cs="B Lotus"/>
                <w:rtl/>
              </w:rPr>
            </w:pPr>
          </w:p>
        </w:tc>
        <w:tc>
          <w:tcPr>
            <w:tcW w:w="1803" w:type="dxa"/>
          </w:tcPr>
          <w:p w14:paraId="4E82941D" w14:textId="66FFDD6C" w:rsidR="004A7367" w:rsidRPr="004A7367" w:rsidRDefault="004A7367" w:rsidP="004A7367">
            <w:pPr>
              <w:jc w:val="center"/>
              <w:rPr>
                <w:rFonts w:cs="B Lotus"/>
                <w:sz w:val="28"/>
                <w:szCs w:val="28"/>
                <w:rtl/>
              </w:rPr>
            </w:pPr>
            <w:r w:rsidRPr="004A7367">
              <w:rPr>
                <w:rFonts w:cs="B Lotus"/>
                <w:rtl/>
              </w:rPr>
              <w:t>330</w:t>
            </w:r>
          </w:p>
        </w:tc>
        <w:tc>
          <w:tcPr>
            <w:tcW w:w="1803" w:type="dxa"/>
          </w:tcPr>
          <w:p w14:paraId="02790391" w14:textId="00DE542D" w:rsidR="004A7367" w:rsidRPr="004A7367" w:rsidRDefault="004A7367" w:rsidP="004A7367">
            <w:pPr>
              <w:jc w:val="center"/>
              <w:rPr>
                <w:rFonts w:cs="B Lotus"/>
                <w:sz w:val="28"/>
                <w:szCs w:val="28"/>
                <w:rtl/>
              </w:rPr>
            </w:pPr>
            <w:r w:rsidRPr="004A7367">
              <w:rPr>
                <w:rFonts w:cs="B Lotus" w:hint="cs"/>
                <w:rtl/>
              </w:rPr>
              <w:t>سیاهکل</w:t>
            </w:r>
          </w:p>
        </w:tc>
        <w:tc>
          <w:tcPr>
            <w:tcW w:w="1803" w:type="dxa"/>
          </w:tcPr>
          <w:p w14:paraId="778A7BC8" w14:textId="6C4FF0F3" w:rsidR="004A7367" w:rsidRPr="004A7367" w:rsidRDefault="004A7367" w:rsidP="004A7367">
            <w:pPr>
              <w:jc w:val="center"/>
              <w:rPr>
                <w:rFonts w:cs="B Lotus"/>
                <w:sz w:val="28"/>
                <w:szCs w:val="28"/>
                <w:rtl/>
              </w:rPr>
            </w:pPr>
            <w:r w:rsidRPr="004A7367">
              <w:rPr>
                <w:rFonts w:cs="B Lotus"/>
                <w:rtl/>
              </w:rPr>
              <w:t>19</w:t>
            </w:r>
          </w:p>
        </w:tc>
        <w:tc>
          <w:tcPr>
            <w:tcW w:w="1803" w:type="dxa"/>
          </w:tcPr>
          <w:p w14:paraId="16BBAB03" w14:textId="51DB99BB"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123CC86E" w14:textId="77777777" w:rsidTr="00372823">
        <w:tc>
          <w:tcPr>
            <w:tcW w:w="1803" w:type="dxa"/>
          </w:tcPr>
          <w:p w14:paraId="78D178FE" w14:textId="77777777" w:rsidR="004A7367" w:rsidRPr="004A7367" w:rsidRDefault="004A7367" w:rsidP="004A7367">
            <w:pPr>
              <w:pStyle w:val="ListParagraph"/>
              <w:numPr>
                <w:ilvl w:val="0"/>
                <w:numId w:val="63"/>
              </w:numPr>
              <w:bidi/>
              <w:jc w:val="center"/>
              <w:rPr>
                <w:rFonts w:cs="B Lotus"/>
                <w:rtl/>
              </w:rPr>
            </w:pPr>
          </w:p>
        </w:tc>
        <w:tc>
          <w:tcPr>
            <w:tcW w:w="1803" w:type="dxa"/>
          </w:tcPr>
          <w:p w14:paraId="564587D9" w14:textId="70A57F43" w:rsidR="004A7367" w:rsidRPr="004A7367" w:rsidRDefault="004A7367" w:rsidP="004A7367">
            <w:pPr>
              <w:jc w:val="center"/>
              <w:rPr>
                <w:rFonts w:cs="B Lotus"/>
                <w:sz w:val="28"/>
                <w:szCs w:val="28"/>
                <w:rtl/>
              </w:rPr>
            </w:pPr>
            <w:r w:rsidRPr="004A7367">
              <w:rPr>
                <w:rFonts w:cs="B Lotus"/>
                <w:rtl/>
              </w:rPr>
              <w:t>331</w:t>
            </w:r>
          </w:p>
        </w:tc>
        <w:tc>
          <w:tcPr>
            <w:tcW w:w="1803" w:type="dxa"/>
          </w:tcPr>
          <w:p w14:paraId="4479610E" w14:textId="18100F80" w:rsidR="004A7367" w:rsidRPr="004A7367" w:rsidRDefault="004A7367" w:rsidP="004A7367">
            <w:pPr>
              <w:jc w:val="center"/>
              <w:rPr>
                <w:rFonts w:cs="B Lotus"/>
                <w:sz w:val="28"/>
                <w:szCs w:val="28"/>
                <w:rtl/>
              </w:rPr>
            </w:pPr>
            <w:r w:rsidRPr="004A7367">
              <w:rPr>
                <w:rFonts w:cs="B Lotus" w:hint="cs"/>
                <w:rtl/>
              </w:rPr>
              <w:t>کیاشهر</w:t>
            </w:r>
          </w:p>
        </w:tc>
        <w:tc>
          <w:tcPr>
            <w:tcW w:w="1803" w:type="dxa"/>
          </w:tcPr>
          <w:p w14:paraId="7F8D2C06" w14:textId="3B2F532E" w:rsidR="004A7367" w:rsidRPr="004A7367" w:rsidRDefault="004A7367" w:rsidP="004A7367">
            <w:pPr>
              <w:jc w:val="center"/>
              <w:rPr>
                <w:rFonts w:cs="B Lotus"/>
                <w:sz w:val="28"/>
                <w:szCs w:val="28"/>
                <w:rtl/>
              </w:rPr>
            </w:pPr>
            <w:r w:rsidRPr="004A7367">
              <w:rPr>
                <w:rFonts w:cs="B Lotus"/>
                <w:rtl/>
              </w:rPr>
              <w:t>19</w:t>
            </w:r>
          </w:p>
        </w:tc>
        <w:tc>
          <w:tcPr>
            <w:tcW w:w="1803" w:type="dxa"/>
          </w:tcPr>
          <w:p w14:paraId="65DEEF7E" w14:textId="2196CF99"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5DEC4486" w14:textId="77777777" w:rsidTr="00372823">
        <w:tc>
          <w:tcPr>
            <w:tcW w:w="1803" w:type="dxa"/>
          </w:tcPr>
          <w:p w14:paraId="1AA54772" w14:textId="77777777" w:rsidR="004A7367" w:rsidRPr="004A7367" w:rsidRDefault="004A7367" w:rsidP="004A7367">
            <w:pPr>
              <w:pStyle w:val="ListParagraph"/>
              <w:numPr>
                <w:ilvl w:val="0"/>
                <w:numId w:val="63"/>
              </w:numPr>
              <w:bidi/>
              <w:jc w:val="center"/>
              <w:rPr>
                <w:rFonts w:cs="B Lotus"/>
                <w:rtl/>
              </w:rPr>
            </w:pPr>
          </w:p>
        </w:tc>
        <w:tc>
          <w:tcPr>
            <w:tcW w:w="1803" w:type="dxa"/>
          </w:tcPr>
          <w:p w14:paraId="40E1DEC8" w14:textId="31A6E9CA" w:rsidR="004A7367" w:rsidRPr="004A7367" w:rsidRDefault="004A7367" w:rsidP="004A7367">
            <w:pPr>
              <w:jc w:val="center"/>
              <w:rPr>
                <w:rFonts w:cs="B Lotus"/>
                <w:sz w:val="28"/>
                <w:szCs w:val="28"/>
                <w:rtl/>
              </w:rPr>
            </w:pPr>
            <w:r w:rsidRPr="004A7367">
              <w:rPr>
                <w:rFonts w:cs="B Lotus"/>
                <w:rtl/>
              </w:rPr>
              <w:t>332</w:t>
            </w:r>
          </w:p>
        </w:tc>
        <w:tc>
          <w:tcPr>
            <w:tcW w:w="1803" w:type="dxa"/>
          </w:tcPr>
          <w:p w14:paraId="342C68B0" w14:textId="6B63AF9D" w:rsidR="004A7367" w:rsidRPr="004A7367" w:rsidRDefault="004A7367" w:rsidP="004A7367">
            <w:pPr>
              <w:jc w:val="center"/>
              <w:rPr>
                <w:rFonts w:cs="B Lotus"/>
                <w:sz w:val="28"/>
                <w:szCs w:val="28"/>
                <w:rtl/>
              </w:rPr>
            </w:pPr>
            <w:r w:rsidRPr="004A7367">
              <w:rPr>
                <w:rFonts w:cs="B Lotus" w:hint="cs"/>
                <w:rtl/>
              </w:rPr>
              <w:t>اسالم</w:t>
            </w:r>
          </w:p>
        </w:tc>
        <w:tc>
          <w:tcPr>
            <w:tcW w:w="1803" w:type="dxa"/>
          </w:tcPr>
          <w:p w14:paraId="26B8ED19" w14:textId="6A5513F1" w:rsidR="004A7367" w:rsidRPr="004A7367" w:rsidRDefault="004A7367" w:rsidP="004A7367">
            <w:pPr>
              <w:jc w:val="center"/>
              <w:rPr>
                <w:rFonts w:cs="B Lotus"/>
                <w:sz w:val="28"/>
                <w:szCs w:val="28"/>
                <w:rtl/>
              </w:rPr>
            </w:pPr>
            <w:r w:rsidRPr="004A7367">
              <w:rPr>
                <w:rFonts w:cs="B Lotus"/>
                <w:rtl/>
              </w:rPr>
              <w:t>19</w:t>
            </w:r>
          </w:p>
        </w:tc>
        <w:tc>
          <w:tcPr>
            <w:tcW w:w="1803" w:type="dxa"/>
          </w:tcPr>
          <w:p w14:paraId="1F6CA4A9" w14:textId="5CEAF2C5"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7E56E7B4" w14:textId="77777777" w:rsidTr="00372823">
        <w:tc>
          <w:tcPr>
            <w:tcW w:w="1803" w:type="dxa"/>
          </w:tcPr>
          <w:p w14:paraId="4F38D173" w14:textId="77777777" w:rsidR="004A7367" w:rsidRPr="004A7367" w:rsidRDefault="004A7367" w:rsidP="004A7367">
            <w:pPr>
              <w:pStyle w:val="ListParagraph"/>
              <w:numPr>
                <w:ilvl w:val="0"/>
                <w:numId w:val="63"/>
              </w:numPr>
              <w:bidi/>
              <w:jc w:val="center"/>
              <w:rPr>
                <w:rFonts w:cs="B Lotus"/>
                <w:rtl/>
              </w:rPr>
            </w:pPr>
          </w:p>
        </w:tc>
        <w:tc>
          <w:tcPr>
            <w:tcW w:w="1803" w:type="dxa"/>
          </w:tcPr>
          <w:p w14:paraId="4C0DA152" w14:textId="3C7050D3" w:rsidR="004A7367" w:rsidRPr="004A7367" w:rsidRDefault="004A7367" w:rsidP="004A7367">
            <w:pPr>
              <w:jc w:val="center"/>
              <w:rPr>
                <w:rFonts w:cs="B Lotus"/>
                <w:sz w:val="28"/>
                <w:szCs w:val="28"/>
                <w:rtl/>
              </w:rPr>
            </w:pPr>
            <w:r w:rsidRPr="004A7367">
              <w:rPr>
                <w:rFonts w:cs="B Lotus"/>
                <w:rtl/>
              </w:rPr>
              <w:t>333</w:t>
            </w:r>
          </w:p>
        </w:tc>
        <w:tc>
          <w:tcPr>
            <w:tcW w:w="1803" w:type="dxa"/>
          </w:tcPr>
          <w:p w14:paraId="41F29C0F" w14:textId="3BD97FA7" w:rsidR="004A7367" w:rsidRPr="004A7367" w:rsidRDefault="004A7367" w:rsidP="004A7367">
            <w:pPr>
              <w:jc w:val="center"/>
              <w:rPr>
                <w:rFonts w:cs="B Lotus"/>
                <w:sz w:val="28"/>
                <w:szCs w:val="28"/>
                <w:rtl/>
              </w:rPr>
            </w:pPr>
            <w:r w:rsidRPr="004A7367">
              <w:rPr>
                <w:rFonts w:cs="B Lotus" w:hint="cs"/>
                <w:rtl/>
              </w:rPr>
              <w:t>رستم</w:t>
            </w:r>
            <w:r w:rsidRPr="004A7367">
              <w:rPr>
                <w:rFonts w:cs="B Lotus"/>
                <w:rtl/>
              </w:rPr>
              <w:t xml:space="preserve"> </w:t>
            </w:r>
            <w:r w:rsidRPr="004A7367">
              <w:rPr>
                <w:rFonts w:cs="B Lotus" w:hint="cs"/>
                <w:rtl/>
              </w:rPr>
              <w:t>آباد</w:t>
            </w:r>
          </w:p>
        </w:tc>
        <w:tc>
          <w:tcPr>
            <w:tcW w:w="1803" w:type="dxa"/>
          </w:tcPr>
          <w:p w14:paraId="1359BA0D" w14:textId="2202EAB5" w:rsidR="004A7367" w:rsidRPr="004A7367" w:rsidRDefault="004A7367" w:rsidP="004A7367">
            <w:pPr>
              <w:jc w:val="center"/>
              <w:rPr>
                <w:rFonts w:cs="B Lotus"/>
                <w:sz w:val="28"/>
                <w:szCs w:val="28"/>
                <w:rtl/>
              </w:rPr>
            </w:pPr>
            <w:r w:rsidRPr="004A7367">
              <w:rPr>
                <w:rFonts w:cs="B Lotus"/>
                <w:rtl/>
              </w:rPr>
              <w:t>19</w:t>
            </w:r>
          </w:p>
        </w:tc>
        <w:tc>
          <w:tcPr>
            <w:tcW w:w="1803" w:type="dxa"/>
          </w:tcPr>
          <w:p w14:paraId="74434CF3" w14:textId="64F2EEB4"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5F523963" w14:textId="77777777" w:rsidTr="00372823">
        <w:tc>
          <w:tcPr>
            <w:tcW w:w="1803" w:type="dxa"/>
          </w:tcPr>
          <w:p w14:paraId="037D7D87" w14:textId="77777777" w:rsidR="004A7367" w:rsidRPr="004A7367" w:rsidRDefault="004A7367" w:rsidP="004A7367">
            <w:pPr>
              <w:pStyle w:val="ListParagraph"/>
              <w:numPr>
                <w:ilvl w:val="0"/>
                <w:numId w:val="63"/>
              </w:numPr>
              <w:bidi/>
              <w:jc w:val="center"/>
              <w:rPr>
                <w:rFonts w:cs="B Lotus"/>
                <w:rtl/>
              </w:rPr>
            </w:pPr>
          </w:p>
        </w:tc>
        <w:tc>
          <w:tcPr>
            <w:tcW w:w="1803" w:type="dxa"/>
          </w:tcPr>
          <w:p w14:paraId="6703D4A2" w14:textId="56BC5E22" w:rsidR="004A7367" w:rsidRPr="004A7367" w:rsidRDefault="004A7367" w:rsidP="004A7367">
            <w:pPr>
              <w:jc w:val="center"/>
              <w:rPr>
                <w:rFonts w:cs="B Lotus"/>
                <w:sz w:val="28"/>
                <w:szCs w:val="28"/>
                <w:rtl/>
              </w:rPr>
            </w:pPr>
            <w:r w:rsidRPr="004A7367">
              <w:rPr>
                <w:rFonts w:cs="B Lotus"/>
                <w:rtl/>
              </w:rPr>
              <w:t>762</w:t>
            </w:r>
          </w:p>
        </w:tc>
        <w:tc>
          <w:tcPr>
            <w:tcW w:w="1803" w:type="dxa"/>
          </w:tcPr>
          <w:p w14:paraId="19012897" w14:textId="13742A0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ماسوله‏</w:t>
            </w:r>
          </w:p>
        </w:tc>
        <w:tc>
          <w:tcPr>
            <w:tcW w:w="1803" w:type="dxa"/>
          </w:tcPr>
          <w:p w14:paraId="5C7EE53F" w14:textId="6A7D02B1" w:rsidR="004A7367" w:rsidRPr="004A7367" w:rsidRDefault="004A7367" w:rsidP="004A7367">
            <w:pPr>
              <w:jc w:val="center"/>
              <w:rPr>
                <w:rFonts w:cs="B Lotus"/>
                <w:sz w:val="28"/>
                <w:szCs w:val="28"/>
                <w:rtl/>
              </w:rPr>
            </w:pPr>
            <w:r w:rsidRPr="004A7367">
              <w:rPr>
                <w:rFonts w:cs="B Lotus"/>
                <w:rtl/>
              </w:rPr>
              <w:t>19</w:t>
            </w:r>
          </w:p>
        </w:tc>
        <w:tc>
          <w:tcPr>
            <w:tcW w:w="1803" w:type="dxa"/>
          </w:tcPr>
          <w:p w14:paraId="0B2D8B2A" w14:textId="58DD2A53"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49745211" w14:textId="77777777" w:rsidTr="00372823">
        <w:tc>
          <w:tcPr>
            <w:tcW w:w="1803" w:type="dxa"/>
          </w:tcPr>
          <w:p w14:paraId="7FD973DF" w14:textId="77777777" w:rsidR="004A7367" w:rsidRPr="004A7367" w:rsidRDefault="004A7367" w:rsidP="004A7367">
            <w:pPr>
              <w:pStyle w:val="ListParagraph"/>
              <w:numPr>
                <w:ilvl w:val="0"/>
                <w:numId w:val="63"/>
              </w:numPr>
              <w:bidi/>
              <w:jc w:val="center"/>
              <w:rPr>
                <w:rFonts w:cs="B Lotus"/>
                <w:rtl/>
              </w:rPr>
            </w:pPr>
          </w:p>
        </w:tc>
        <w:tc>
          <w:tcPr>
            <w:tcW w:w="1803" w:type="dxa"/>
          </w:tcPr>
          <w:p w14:paraId="70708013" w14:textId="37AD8CD1" w:rsidR="004A7367" w:rsidRPr="004A7367" w:rsidRDefault="004A7367" w:rsidP="004A7367">
            <w:pPr>
              <w:jc w:val="center"/>
              <w:rPr>
                <w:rFonts w:cs="B Lotus"/>
                <w:sz w:val="28"/>
                <w:szCs w:val="28"/>
                <w:rtl/>
              </w:rPr>
            </w:pPr>
            <w:r w:rsidRPr="004A7367">
              <w:rPr>
                <w:rFonts w:cs="B Lotus"/>
                <w:rtl/>
              </w:rPr>
              <w:t>764</w:t>
            </w:r>
          </w:p>
        </w:tc>
        <w:tc>
          <w:tcPr>
            <w:tcW w:w="1803" w:type="dxa"/>
          </w:tcPr>
          <w:p w14:paraId="26EE556F" w14:textId="17FFFF87" w:rsidR="004A7367" w:rsidRPr="004A7367" w:rsidRDefault="004A7367" w:rsidP="004A7367">
            <w:pPr>
              <w:jc w:val="center"/>
              <w:rPr>
                <w:rFonts w:cs="B Lotus"/>
                <w:sz w:val="28"/>
                <w:szCs w:val="28"/>
                <w:rtl/>
              </w:rPr>
            </w:pPr>
            <w:r w:rsidRPr="004A7367">
              <w:rPr>
                <w:rFonts w:cs="B Lotus" w:hint="cs"/>
                <w:rtl/>
              </w:rPr>
              <w:t>كياشهر</w:t>
            </w:r>
          </w:p>
        </w:tc>
        <w:tc>
          <w:tcPr>
            <w:tcW w:w="1803" w:type="dxa"/>
          </w:tcPr>
          <w:p w14:paraId="205058F8" w14:textId="52FA8A1A" w:rsidR="004A7367" w:rsidRPr="004A7367" w:rsidRDefault="004A7367" w:rsidP="004A7367">
            <w:pPr>
              <w:jc w:val="center"/>
              <w:rPr>
                <w:rFonts w:cs="B Lotus"/>
                <w:sz w:val="28"/>
                <w:szCs w:val="28"/>
                <w:rtl/>
              </w:rPr>
            </w:pPr>
            <w:r w:rsidRPr="004A7367">
              <w:rPr>
                <w:rFonts w:cs="B Lotus"/>
                <w:rtl/>
              </w:rPr>
              <w:t>19</w:t>
            </w:r>
          </w:p>
        </w:tc>
        <w:tc>
          <w:tcPr>
            <w:tcW w:w="1803" w:type="dxa"/>
          </w:tcPr>
          <w:p w14:paraId="4571ED2C" w14:textId="7090D9CA"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7D2C7173" w14:textId="77777777" w:rsidTr="00372823">
        <w:tc>
          <w:tcPr>
            <w:tcW w:w="1803" w:type="dxa"/>
          </w:tcPr>
          <w:p w14:paraId="17EC22BD" w14:textId="77777777" w:rsidR="004A7367" w:rsidRPr="004A7367" w:rsidRDefault="004A7367" w:rsidP="004A7367">
            <w:pPr>
              <w:pStyle w:val="ListParagraph"/>
              <w:numPr>
                <w:ilvl w:val="0"/>
                <w:numId w:val="63"/>
              </w:numPr>
              <w:bidi/>
              <w:jc w:val="center"/>
              <w:rPr>
                <w:rFonts w:cs="B Lotus"/>
                <w:rtl/>
              </w:rPr>
            </w:pPr>
          </w:p>
        </w:tc>
        <w:tc>
          <w:tcPr>
            <w:tcW w:w="1803" w:type="dxa"/>
          </w:tcPr>
          <w:p w14:paraId="0E7D2754" w14:textId="00000C21" w:rsidR="004A7367" w:rsidRPr="004A7367" w:rsidRDefault="004A7367" w:rsidP="004A7367">
            <w:pPr>
              <w:jc w:val="center"/>
              <w:rPr>
                <w:rFonts w:cs="B Lotus"/>
                <w:sz w:val="28"/>
                <w:szCs w:val="28"/>
                <w:rtl/>
              </w:rPr>
            </w:pPr>
            <w:r w:rsidRPr="004A7367">
              <w:rPr>
                <w:rFonts w:cs="B Lotus"/>
                <w:rtl/>
              </w:rPr>
              <w:t>765</w:t>
            </w:r>
          </w:p>
        </w:tc>
        <w:tc>
          <w:tcPr>
            <w:tcW w:w="1803" w:type="dxa"/>
          </w:tcPr>
          <w:p w14:paraId="725A6A20" w14:textId="1CDDF74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شلمان‏</w:t>
            </w:r>
          </w:p>
        </w:tc>
        <w:tc>
          <w:tcPr>
            <w:tcW w:w="1803" w:type="dxa"/>
          </w:tcPr>
          <w:p w14:paraId="11A638B3" w14:textId="0A64157F" w:rsidR="004A7367" w:rsidRPr="004A7367" w:rsidRDefault="004A7367" w:rsidP="004A7367">
            <w:pPr>
              <w:jc w:val="center"/>
              <w:rPr>
                <w:rFonts w:cs="B Lotus"/>
                <w:sz w:val="28"/>
                <w:szCs w:val="28"/>
                <w:rtl/>
              </w:rPr>
            </w:pPr>
            <w:r w:rsidRPr="004A7367">
              <w:rPr>
                <w:rFonts w:cs="B Lotus"/>
                <w:rtl/>
              </w:rPr>
              <w:t>19</w:t>
            </w:r>
          </w:p>
        </w:tc>
        <w:tc>
          <w:tcPr>
            <w:tcW w:w="1803" w:type="dxa"/>
          </w:tcPr>
          <w:p w14:paraId="30D9F43C" w14:textId="3C995AF7"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1B238BAA" w14:textId="77777777" w:rsidTr="00372823">
        <w:tc>
          <w:tcPr>
            <w:tcW w:w="1803" w:type="dxa"/>
          </w:tcPr>
          <w:p w14:paraId="0E017200" w14:textId="77777777" w:rsidR="004A7367" w:rsidRPr="004A7367" w:rsidRDefault="004A7367" w:rsidP="004A7367">
            <w:pPr>
              <w:pStyle w:val="ListParagraph"/>
              <w:numPr>
                <w:ilvl w:val="0"/>
                <w:numId w:val="63"/>
              </w:numPr>
              <w:bidi/>
              <w:jc w:val="center"/>
              <w:rPr>
                <w:rFonts w:cs="B Lotus"/>
                <w:rtl/>
              </w:rPr>
            </w:pPr>
          </w:p>
        </w:tc>
        <w:tc>
          <w:tcPr>
            <w:tcW w:w="1803" w:type="dxa"/>
          </w:tcPr>
          <w:p w14:paraId="2D0936EC" w14:textId="6243878D" w:rsidR="004A7367" w:rsidRPr="004A7367" w:rsidRDefault="004A7367" w:rsidP="004A7367">
            <w:pPr>
              <w:jc w:val="center"/>
              <w:rPr>
                <w:rFonts w:cs="B Lotus"/>
                <w:sz w:val="28"/>
                <w:szCs w:val="28"/>
                <w:rtl/>
              </w:rPr>
            </w:pPr>
            <w:r w:rsidRPr="004A7367">
              <w:rPr>
                <w:rFonts w:cs="B Lotus"/>
                <w:rtl/>
              </w:rPr>
              <w:t>766</w:t>
            </w:r>
          </w:p>
        </w:tc>
        <w:tc>
          <w:tcPr>
            <w:tcW w:w="1803" w:type="dxa"/>
          </w:tcPr>
          <w:p w14:paraId="558CD62C" w14:textId="53B4138C"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توتکابن‏</w:t>
            </w:r>
          </w:p>
        </w:tc>
        <w:tc>
          <w:tcPr>
            <w:tcW w:w="1803" w:type="dxa"/>
          </w:tcPr>
          <w:p w14:paraId="1701390B" w14:textId="3E5ECE35" w:rsidR="004A7367" w:rsidRPr="004A7367" w:rsidRDefault="004A7367" w:rsidP="004A7367">
            <w:pPr>
              <w:jc w:val="center"/>
              <w:rPr>
                <w:rFonts w:cs="B Lotus"/>
                <w:sz w:val="28"/>
                <w:szCs w:val="28"/>
                <w:rtl/>
              </w:rPr>
            </w:pPr>
            <w:r w:rsidRPr="004A7367">
              <w:rPr>
                <w:rFonts w:cs="B Lotus"/>
                <w:rtl/>
              </w:rPr>
              <w:t>19</w:t>
            </w:r>
          </w:p>
        </w:tc>
        <w:tc>
          <w:tcPr>
            <w:tcW w:w="1803" w:type="dxa"/>
          </w:tcPr>
          <w:p w14:paraId="24F6136B" w14:textId="561993C1"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400440A5" w14:textId="77777777" w:rsidTr="00372823">
        <w:tc>
          <w:tcPr>
            <w:tcW w:w="1803" w:type="dxa"/>
          </w:tcPr>
          <w:p w14:paraId="6E2213EE" w14:textId="77777777" w:rsidR="004A7367" w:rsidRPr="004A7367" w:rsidRDefault="004A7367" w:rsidP="004A7367">
            <w:pPr>
              <w:pStyle w:val="ListParagraph"/>
              <w:numPr>
                <w:ilvl w:val="0"/>
                <w:numId w:val="63"/>
              </w:numPr>
              <w:bidi/>
              <w:jc w:val="center"/>
              <w:rPr>
                <w:rFonts w:cs="B Lotus"/>
                <w:rtl/>
              </w:rPr>
            </w:pPr>
          </w:p>
        </w:tc>
        <w:tc>
          <w:tcPr>
            <w:tcW w:w="1803" w:type="dxa"/>
          </w:tcPr>
          <w:p w14:paraId="3DB1B959" w14:textId="2E463E69" w:rsidR="004A7367" w:rsidRPr="004A7367" w:rsidRDefault="004A7367" w:rsidP="004A7367">
            <w:pPr>
              <w:jc w:val="center"/>
              <w:rPr>
                <w:rFonts w:cs="B Lotus"/>
                <w:sz w:val="28"/>
                <w:szCs w:val="28"/>
                <w:rtl/>
              </w:rPr>
            </w:pPr>
            <w:r w:rsidRPr="004A7367">
              <w:rPr>
                <w:rFonts w:cs="B Lotus"/>
                <w:rtl/>
              </w:rPr>
              <w:t>767</w:t>
            </w:r>
          </w:p>
        </w:tc>
        <w:tc>
          <w:tcPr>
            <w:tcW w:w="1803" w:type="dxa"/>
          </w:tcPr>
          <w:p w14:paraId="662054D6" w14:textId="57D5202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جیرنده‏</w:t>
            </w:r>
          </w:p>
        </w:tc>
        <w:tc>
          <w:tcPr>
            <w:tcW w:w="1803" w:type="dxa"/>
          </w:tcPr>
          <w:p w14:paraId="016376DA" w14:textId="26405CFA" w:rsidR="004A7367" w:rsidRPr="004A7367" w:rsidRDefault="004A7367" w:rsidP="004A7367">
            <w:pPr>
              <w:jc w:val="center"/>
              <w:rPr>
                <w:rFonts w:cs="B Lotus"/>
                <w:sz w:val="28"/>
                <w:szCs w:val="28"/>
                <w:rtl/>
              </w:rPr>
            </w:pPr>
            <w:r w:rsidRPr="004A7367">
              <w:rPr>
                <w:rFonts w:cs="B Lotus"/>
                <w:rtl/>
              </w:rPr>
              <w:t>19</w:t>
            </w:r>
          </w:p>
        </w:tc>
        <w:tc>
          <w:tcPr>
            <w:tcW w:w="1803" w:type="dxa"/>
          </w:tcPr>
          <w:p w14:paraId="5FD34C41" w14:textId="0E3BBB9D"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33C29A2D" w14:textId="77777777" w:rsidTr="00372823">
        <w:tc>
          <w:tcPr>
            <w:tcW w:w="1803" w:type="dxa"/>
          </w:tcPr>
          <w:p w14:paraId="03311493" w14:textId="77777777" w:rsidR="004A7367" w:rsidRPr="004A7367" w:rsidRDefault="004A7367" w:rsidP="004A7367">
            <w:pPr>
              <w:pStyle w:val="ListParagraph"/>
              <w:numPr>
                <w:ilvl w:val="0"/>
                <w:numId w:val="63"/>
              </w:numPr>
              <w:bidi/>
              <w:jc w:val="center"/>
              <w:rPr>
                <w:rFonts w:cs="B Lotus"/>
                <w:rtl/>
              </w:rPr>
            </w:pPr>
          </w:p>
        </w:tc>
        <w:tc>
          <w:tcPr>
            <w:tcW w:w="1803" w:type="dxa"/>
          </w:tcPr>
          <w:p w14:paraId="7E30C158" w14:textId="249932E1" w:rsidR="004A7367" w:rsidRPr="004A7367" w:rsidRDefault="004A7367" w:rsidP="004A7367">
            <w:pPr>
              <w:jc w:val="center"/>
              <w:rPr>
                <w:rFonts w:cs="B Lotus"/>
                <w:sz w:val="28"/>
                <w:szCs w:val="28"/>
                <w:rtl/>
              </w:rPr>
            </w:pPr>
            <w:r w:rsidRPr="004A7367">
              <w:rPr>
                <w:rFonts w:cs="B Lotus"/>
                <w:rtl/>
              </w:rPr>
              <w:t>768</w:t>
            </w:r>
          </w:p>
        </w:tc>
        <w:tc>
          <w:tcPr>
            <w:tcW w:w="1803" w:type="dxa"/>
          </w:tcPr>
          <w:p w14:paraId="2F765125" w14:textId="2441A81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واجارگاه‏</w:t>
            </w:r>
          </w:p>
        </w:tc>
        <w:tc>
          <w:tcPr>
            <w:tcW w:w="1803" w:type="dxa"/>
          </w:tcPr>
          <w:p w14:paraId="6913BBCD" w14:textId="05DA9011" w:rsidR="004A7367" w:rsidRPr="004A7367" w:rsidRDefault="004A7367" w:rsidP="004A7367">
            <w:pPr>
              <w:jc w:val="center"/>
              <w:rPr>
                <w:rFonts w:cs="B Lotus"/>
                <w:sz w:val="28"/>
                <w:szCs w:val="28"/>
                <w:rtl/>
              </w:rPr>
            </w:pPr>
            <w:r w:rsidRPr="004A7367">
              <w:rPr>
                <w:rFonts w:cs="B Lotus"/>
                <w:rtl/>
              </w:rPr>
              <w:t>19</w:t>
            </w:r>
          </w:p>
        </w:tc>
        <w:tc>
          <w:tcPr>
            <w:tcW w:w="1803" w:type="dxa"/>
          </w:tcPr>
          <w:p w14:paraId="35188CA0" w14:textId="2CD58C82"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032B2337" w14:textId="77777777" w:rsidTr="00372823">
        <w:tc>
          <w:tcPr>
            <w:tcW w:w="1803" w:type="dxa"/>
          </w:tcPr>
          <w:p w14:paraId="47D46DFD" w14:textId="77777777" w:rsidR="004A7367" w:rsidRPr="004A7367" w:rsidRDefault="004A7367" w:rsidP="004A7367">
            <w:pPr>
              <w:pStyle w:val="ListParagraph"/>
              <w:numPr>
                <w:ilvl w:val="0"/>
                <w:numId w:val="63"/>
              </w:numPr>
              <w:bidi/>
              <w:jc w:val="center"/>
              <w:rPr>
                <w:rFonts w:cs="B Lotus"/>
                <w:rtl/>
              </w:rPr>
            </w:pPr>
          </w:p>
        </w:tc>
        <w:tc>
          <w:tcPr>
            <w:tcW w:w="1803" w:type="dxa"/>
          </w:tcPr>
          <w:p w14:paraId="4BA190C8" w14:textId="177C10C6" w:rsidR="004A7367" w:rsidRPr="004A7367" w:rsidRDefault="004A7367" w:rsidP="004A7367">
            <w:pPr>
              <w:jc w:val="center"/>
              <w:rPr>
                <w:rFonts w:cs="B Lotus"/>
                <w:sz w:val="28"/>
                <w:szCs w:val="28"/>
                <w:rtl/>
              </w:rPr>
            </w:pPr>
            <w:r w:rsidRPr="004A7367">
              <w:rPr>
                <w:rFonts w:cs="B Lotus"/>
                <w:rtl/>
              </w:rPr>
              <w:t>769</w:t>
            </w:r>
          </w:p>
        </w:tc>
        <w:tc>
          <w:tcPr>
            <w:tcW w:w="1803" w:type="dxa"/>
          </w:tcPr>
          <w:p w14:paraId="103C19BB" w14:textId="0D9C4297" w:rsidR="004A7367" w:rsidRPr="004A7367" w:rsidRDefault="004A7367" w:rsidP="004A7367">
            <w:pPr>
              <w:jc w:val="center"/>
              <w:rPr>
                <w:rFonts w:cs="B Lotus"/>
                <w:sz w:val="28"/>
                <w:szCs w:val="28"/>
                <w:rtl/>
              </w:rPr>
            </w:pPr>
            <w:r w:rsidRPr="004A7367">
              <w:rPr>
                <w:rFonts w:cs="B Lotus" w:hint="cs"/>
                <w:rtl/>
              </w:rPr>
              <w:t>رحیم</w:t>
            </w:r>
            <w:r w:rsidRPr="004A7367">
              <w:rPr>
                <w:rFonts w:cs="B Lotus"/>
                <w:rtl/>
              </w:rPr>
              <w:t xml:space="preserve"> </w:t>
            </w:r>
            <w:r w:rsidRPr="004A7367">
              <w:rPr>
                <w:rFonts w:cs="B Lotus" w:hint="cs"/>
                <w:rtl/>
              </w:rPr>
              <w:t>آباد‏</w:t>
            </w:r>
            <w:r w:rsidRPr="004A7367">
              <w:rPr>
                <w:rFonts w:cs="B Lotus"/>
                <w:rtl/>
              </w:rPr>
              <w:t xml:space="preserve"> </w:t>
            </w:r>
          </w:p>
        </w:tc>
        <w:tc>
          <w:tcPr>
            <w:tcW w:w="1803" w:type="dxa"/>
          </w:tcPr>
          <w:p w14:paraId="6CB3E2F0" w14:textId="3EB35959" w:rsidR="004A7367" w:rsidRPr="004A7367" w:rsidRDefault="004A7367" w:rsidP="004A7367">
            <w:pPr>
              <w:jc w:val="center"/>
              <w:rPr>
                <w:rFonts w:cs="B Lotus"/>
                <w:sz w:val="28"/>
                <w:szCs w:val="28"/>
                <w:rtl/>
              </w:rPr>
            </w:pPr>
            <w:r w:rsidRPr="004A7367">
              <w:rPr>
                <w:rFonts w:cs="B Lotus"/>
                <w:rtl/>
              </w:rPr>
              <w:t>19</w:t>
            </w:r>
          </w:p>
        </w:tc>
        <w:tc>
          <w:tcPr>
            <w:tcW w:w="1803" w:type="dxa"/>
          </w:tcPr>
          <w:p w14:paraId="4C160061" w14:textId="0177718B"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7DD639FD" w14:textId="77777777" w:rsidTr="00372823">
        <w:tc>
          <w:tcPr>
            <w:tcW w:w="1803" w:type="dxa"/>
          </w:tcPr>
          <w:p w14:paraId="15248C83" w14:textId="77777777" w:rsidR="004A7367" w:rsidRPr="004A7367" w:rsidRDefault="004A7367" w:rsidP="004A7367">
            <w:pPr>
              <w:pStyle w:val="ListParagraph"/>
              <w:numPr>
                <w:ilvl w:val="0"/>
                <w:numId w:val="63"/>
              </w:numPr>
              <w:bidi/>
              <w:jc w:val="center"/>
              <w:rPr>
                <w:rFonts w:cs="B Lotus"/>
                <w:rtl/>
              </w:rPr>
            </w:pPr>
          </w:p>
        </w:tc>
        <w:tc>
          <w:tcPr>
            <w:tcW w:w="1803" w:type="dxa"/>
          </w:tcPr>
          <w:p w14:paraId="28F29488" w14:textId="5E4B9C8A" w:rsidR="004A7367" w:rsidRPr="004A7367" w:rsidRDefault="004A7367" w:rsidP="004A7367">
            <w:pPr>
              <w:jc w:val="center"/>
              <w:rPr>
                <w:rFonts w:cs="B Lotus"/>
                <w:sz w:val="28"/>
                <w:szCs w:val="28"/>
                <w:rtl/>
              </w:rPr>
            </w:pPr>
            <w:r w:rsidRPr="004A7367">
              <w:rPr>
                <w:rFonts w:cs="B Lotus"/>
                <w:rtl/>
              </w:rPr>
              <w:t>770</w:t>
            </w:r>
          </w:p>
        </w:tc>
        <w:tc>
          <w:tcPr>
            <w:tcW w:w="1803" w:type="dxa"/>
          </w:tcPr>
          <w:p w14:paraId="7D38DB92" w14:textId="15C1391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پره</w:t>
            </w:r>
            <w:r w:rsidRPr="004A7367">
              <w:rPr>
                <w:rFonts w:cs="B Lotus"/>
                <w:rtl/>
              </w:rPr>
              <w:t xml:space="preserve"> </w:t>
            </w:r>
            <w:r w:rsidRPr="004A7367">
              <w:rPr>
                <w:rFonts w:cs="B Lotus" w:hint="cs"/>
                <w:rtl/>
              </w:rPr>
              <w:t>سر‏</w:t>
            </w:r>
          </w:p>
        </w:tc>
        <w:tc>
          <w:tcPr>
            <w:tcW w:w="1803" w:type="dxa"/>
          </w:tcPr>
          <w:p w14:paraId="094C751E" w14:textId="30B72BCD" w:rsidR="004A7367" w:rsidRPr="004A7367" w:rsidRDefault="004A7367" w:rsidP="004A7367">
            <w:pPr>
              <w:jc w:val="center"/>
              <w:rPr>
                <w:rFonts w:cs="B Lotus"/>
                <w:sz w:val="28"/>
                <w:szCs w:val="28"/>
                <w:rtl/>
              </w:rPr>
            </w:pPr>
            <w:r w:rsidRPr="004A7367">
              <w:rPr>
                <w:rFonts w:cs="B Lotus"/>
                <w:rtl/>
              </w:rPr>
              <w:t>19</w:t>
            </w:r>
          </w:p>
        </w:tc>
        <w:tc>
          <w:tcPr>
            <w:tcW w:w="1803" w:type="dxa"/>
          </w:tcPr>
          <w:p w14:paraId="5535A3CA" w14:textId="7E181D27"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050EDDDB" w14:textId="77777777" w:rsidTr="00372823">
        <w:tc>
          <w:tcPr>
            <w:tcW w:w="1803" w:type="dxa"/>
          </w:tcPr>
          <w:p w14:paraId="4EDE43CA" w14:textId="77777777" w:rsidR="004A7367" w:rsidRPr="004A7367" w:rsidRDefault="004A7367" w:rsidP="004A7367">
            <w:pPr>
              <w:pStyle w:val="ListParagraph"/>
              <w:numPr>
                <w:ilvl w:val="0"/>
                <w:numId w:val="63"/>
              </w:numPr>
              <w:bidi/>
              <w:jc w:val="center"/>
              <w:rPr>
                <w:rFonts w:cs="B Lotus"/>
                <w:rtl/>
              </w:rPr>
            </w:pPr>
          </w:p>
        </w:tc>
        <w:tc>
          <w:tcPr>
            <w:tcW w:w="1803" w:type="dxa"/>
          </w:tcPr>
          <w:p w14:paraId="1E7B924D" w14:textId="7E235E85" w:rsidR="004A7367" w:rsidRPr="004A7367" w:rsidRDefault="004A7367" w:rsidP="004A7367">
            <w:pPr>
              <w:jc w:val="center"/>
              <w:rPr>
                <w:rFonts w:cs="B Lotus"/>
                <w:sz w:val="28"/>
                <w:szCs w:val="28"/>
                <w:rtl/>
              </w:rPr>
            </w:pPr>
            <w:r w:rsidRPr="004A7367">
              <w:rPr>
                <w:rFonts w:cs="B Lotus"/>
                <w:rtl/>
              </w:rPr>
              <w:t>771</w:t>
            </w:r>
          </w:p>
        </w:tc>
        <w:tc>
          <w:tcPr>
            <w:tcW w:w="1803" w:type="dxa"/>
          </w:tcPr>
          <w:p w14:paraId="05A86353" w14:textId="2DEE102D"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کومله‏</w:t>
            </w:r>
          </w:p>
        </w:tc>
        <w:tc>
          <w:tcPr>
            <w:tcW w:w="1803" w:type="dxa"/>
          </w:tcPr>
          <w:p w14:paraId="27F72857" w14:textId="20EF4B91" w:rsidR="004A7367" w:rsidRPr="004A7367" w:rsidRDefault="004A7367" w:rsidP="004A7367">
            <w:pPr>
              <w:jc w:val="center"/>
              <w:rPr>
                <w:rFonts w:cs="B Lotus"/>
                <w:sz w:val="28"/>
                <w:szCs w:val="28"/>
                <w:rtl/>
              </w:rPr>
            </w:pPr>
            <w:r w:rsidRPr="004A7367">
              <w:rPr>
                <w:rFonts w:cs="B Lotus"/>
                <w:rtl/>
              </w:rPr>
              <w:t>19</w:t>
            </w:r>
          </w:p>
        </w:tc>
        <w:tc>
          <w:tcPr>
            <w:tcW w:w="1803" w:type="dxa"/>
          </w:tcPr>
          <w:p w14:paraId="4FD36C7E" w14:textId="1732BC84"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4AC65B32" w14:textId="77777777" w:rsidTr="00372823">
        <w:tc>
          <w:tcPr>
            <w:tcW w:w="1803" w:type="dxa"/>
          </w:tcPr>
          <w:p w14:paraId="6478162A" w14:textId="77777777" w:rsidR="004A7367" w:rsidRPr="004A7367" w:rsidRDefault="004A7367" w:rsidP="004A7367">
            <w:pPr>
              <w:pStyle w:val="ListParagraph"/>
              <w:numPr>
                <w:ilvl w:val="0"/>
                <w:numId w:val="63"/>
              </w:numPr>
              <w:bidi/>
              <w:jc w:val="center"/>
              <w:rPr>
                <w:rFonts w:cs="B Lotus"/>
                <w:rtl/>
              </w:rPr>
            </w:pPr>
          </w:p>
        </w:tc>
        <w:tc>
          <w:tcPr>
            <w:tcW w:w="1803" w:type="dxa"/>
          </w:tcPr>
          <w:p w14:paraId="2661C7BE" w14:textId="1076C855" w:rsidR="004A7367" w:rsidRPr="004A7367" w:rsidRDefault="004A7367" w:rsidP="004A7367">
            <w:pPr>
              <w:jc w:val="center"/>
              <w:rPr>
                <w:rFonts w:cs="B Lotus"/>
                <w:sz w:val="28"/>
                <w:szCs w:val="28"/>
                <w:rtl/>
              </w:rPr>
            </w:pPr>
            <w:r w:rsidRPr="004A7367">
              <w:rPr>
                <w:rFonts w:cs="B Lotus"/>
                <w:rtl/>
              </w:rPr>
              <w:t>772</w:t>
            </w:r>
          </w:p>
        </w:tc>
        <w:tc>
          <w:tcPr>
            <w:tcW w:w="1803" w:type="dxa"/>
          </w:tcPr>
          <w:p w14:paraId="10388BCF" w14:textId="37F01715"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مرجقل‏</w:t>
            </w:r>
          </w:p>
        </w:tc>
        <w:tc>
          <w:tcPr>
            <w:tcW w:w="1803" w:type="dxa"/>
          </w:tcPr>
          <w:p w14:paraId="6458381F" w14:textId="10B24EEF" w:rsidR="004A7367" w:rsidRPr="004A7367" w:rsidRDefault="004A7367" w:rsidP="004A7367">
            <w:pPr>
              <w:jc w:val="center"/>
              <w:rPr>
                <w:rFonts w:cs="B Lotus"/>
                <w:sz w:val="28"/>
                <w:szCs w:val="28"/>
                <w:rtl/>
              </w:rPr>
            </w:pPr>
            <w:r w:rsidRPr="004A7367">
              <w:rPr>
                <w:rFonts w:cs="B Lotus"/>
                <w:rtl/>
              </w:rPr>
              <w:t>19</w:t>
            </w:r>
          </w:p>
        </w:tc>
        <w:tc>
          <w:tcPr>
            <w:tcW w:w="1803" w:type="dxa"/>
          </w:tcPr>
          <w:p w14:paraId="276DF8BF" w14:textId="238AD32F"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14087F4D" w14:textId="77777777" w:rsidTr="00372823">
        <w:tc>
          <w:tcPr>
            <w:tcW w:w="1803" w:type="dxa"/>
          </w:tcPr>
          <w:p w14:paraId="4245CB7D" w14:textId="77777777" w:rsidR="004A7367" w:rsidRPr="004A7367" w:rsidRDefault="004A7367" w:rsidP="004A7367">
            <w:pPr>
              <w:pStyle w:val="ListParagraph"/>
              <w:numPr>
                <w:ilvl w:val="0"/>
                <w:numId w:val="63"/>
              </w:numPr>
              <w:bidi/>
              <w:jc w:val="center"/>
              <w:rPr>
                <w:rFonts w:cs="B Lotus"/>
                <w:rtl/>
              </w:rPr>
            </w:pPr>
          </w:p>
        </w:tc>
        <w:tc>
          <w:tcPr>
            <w:tcW w:w="1803" w:type="dxa"/>
          </w:tcPr>
          <w:p w14:paraId="36A56A27" w14:textId="1FD479EF" w:rsidR="004A7367" w:rsidRPr="004A7367" w:rsidRDefault="004A7367" w:rsidP="004A7367">
            <w:pPr>
              <w:jc w:val="center"/>
              <w:rPr>
                <w:rFonts w:cs="B Lotus"/>
                <w:sz w:val="28"/>
                <w:szCs w:val="28"/>
                <w:rtl/>
              </w:rPr>
            </w:pPr>
            <w:r w:rsidRPr="004A7367">
              <w:rPr>
                <w:rFonts w:cs="B Lotus"/>
                <w:rtl/>
              </w:rPr>
              <w:t>773</w:t>
            </w:r>
          </w:p>
        </w:tc>
        <w:tc>
          <w:tcPr>
            <w:tcW w:w="1803" w:type="dxa"/>
          </w:tcPr>
          <w:p w14:paraId="02E61D9C" w14:textId="355680B8"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دورود‏</w:t>
            </w:r>
          </w:p>
        </w:tc>
        <w:tc>
          <w:tcPr>
            <w:tcW w:w="1803" w:type="dxa"/>
          </w:tcPr>
          <w:p w14:paraId="510A8911" w14:textId="5294E3D7" w:rsidR="004A7367" w:rsidRPr="004A7367" w:rsidRDefault="004A7367" w:rsidP="004A7367">
            <w:pPr>
              <w:jc w:val="center"/>
              <w:rPr>
                <w:rFonts w:cs="B Lotus"/>
                <w:sz w:val="28"/>
                <w:szCs w:val="28"/>
                <w:rtl/>
              </w:rPr>
            </w:pPr>
            <w:r w:rsidRPr="004A7367">
              <w:rPr>
                <w:rFonts w:cs="B Lotus"/>
                <w:rtl/>
              </w:rPr>
              <w:t>19</w:t>
            </w:r>
          </w:p>
        </w:tc>
        <w:tc>
          <w:tcPr>
            <w:tcW w:w="1803" w:type="dxa"/>
          </w:tcPr>
          <w:p w14:paraId="1C392F24" w14:textId="34F59682"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1A6FF037" w14:textId="77777777" w:rsidTr="00372823">
        <w:tc>
          <w:tcPr>
            <w:tcW w:w="1803" w:type="dxa"/>
          </w:tcPr>
          <w:p w14:paraId="29F17194" w14:textId="77777777" w:rsidR="004A7367" w:rsidRPr="004A7367" w:rsidRDefault="004A7367" w:rsidP="004A7367">
            <w:pPr>
              <w:pStyle w:val="ListParagraph"/>
              <w:numPr>
                <w:ilvl w:val="0"/>
                <w:numId w:val="63"/>
              </w:numPr>
              <w:bidi/>
              <w:jc w:val="center"/>
              <w:rPr>
                <w:rFonts w:cs="B Lotus"/>
                <w:rtl/>
              </w:rPr>
            </w:pPr>
          </w:p>
        </w:tc>
        <w:tc>
          <w:tcPr>
            <w:tcW w:w="1803" w:type="dxa"/>
          </w:tcPr>
          <w:p w14:paraId="25086A44" w14:textId="4C9BC62D" w:rsidR="004A7367" w:rsidRPr="004A7367" w:rsidRDefault="004A7367" w:rsidP="004A7367">
            <w:pPr>
              <w:jc w:val="center"/>
              <w:rPr>
                <w:rFonts w:cs="B Lotus"/>
                <w:sz w:val="28"/>
                <w:szCs w:val="28"/>
                <w:rtl/>
              </w:rPr>
            </w:pPr>
            <w:r w:rsidRPr="004A7367">
              <w:rPr>
                <w:rFonts w:cs="B Lotus"/>
                <w:rtl/>
              </w:rPr>
              <w:t>944</w:t>
            </w:r>
          </w:p>
        </w:tc>
        <w:tc>
          <w:tcPr>
            <w:tcW w:w="1803" w:type="dxa"/>
          </w:tcPr>
          <w:p w14:paraId="4EE17C82" w14:textId="0F0E9B18" w:rsidR="004A7367" w:rsidRPr="004A7367" w:rsidRDefault="004A7367" w:rsidP="004A7367">
            <w:pPr>
              <w:jc w:val="center"/>
              <w:rPr>
                <w:rFonts w:cs="B Lotus"/>
                <w:sz w:val="28"/>
                <w:szCs w:val="28"/>
                <w:rtl/>
              </w:rPr>
            </w:pPr>
            <w:r w:rsidRPr="004A7367">
              <w:rPr>
                <w:rFonts w:cs="B Lotus" w:hint="cs"/>
                <w:rtl/>
              </w:rPr>
              <w:t>احمدسرگوراب</w:t>
            </w:r>
          </w:p>
        </w:tc>
        <w:tc>
          <w:tcPr>
            <w:tcW w:w="1803" w:type="dxa"/>
          </w:tcPr>
          <w:p w14:paraId="3B725DD8" w14:textId="3E60AD07" w:rsidR="004A7367" w:rsidRPr="004A7367" w:rsidRDefault="004A7367" w:rsidP="004A7367">
            <w:pPr>
              <w:jc w:val="center"/>
              <w:rPr>
                <w:rFonts w:cs="B Lotus"/>
                <w:sz w:val="28"/>
                <w:szCs w:val="28"/>
                <w:rtl/>
              </w:rPr>
            </w:pPr>
            <w:r w:rsidRPr="004A7367">
              <w:rPr>
                <w:rFonts w:cs="B Lotus"/>
                <w:rtl/>
              </w:rPr>
              <w:t>19</w:t>
            </w:r>
          </w:p>
        </w:tc>
        <w:tc>
          <w:tcPr>
            <w:tcW w:w="1803" w:type="dxa"/>
          </w:tcPr>
          <w:p w14:paraId="2D870069" w14:textId="1DDAC00F"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5A297988" w14:textId="77777777" w:rsidTr="00372823">
        <w:tc>
          <w:tcPr>
            <w:tcW w:w="1803" w:type="dxa"/>
          </w:tcPr>
          <w:p w14:paraId="2711998D" w14:textId="77777777" w:rsidR="004A7367" w:rsidRPr="004A7367" w:rsidRDefault="004A7367" w:rsidP="004A7367">
            <w:pPr>
              <w:pStyle w:val="ListParagraph"/>
              <w:numPr>
                <w:ilvl w:val="0"/>
                <w:numId w:val="63"/>
              </w:numPr>
              <w:bidi/>
              <w:jc w:val="center"/>
              <w:rPr>
                <w:rFonts w:cs="B Lotus"/>
                <w:rtl/>
              </w:rPr>
            </w:pPr>
          </w:p>
        </w:tc>
        <w:tc>
          <w:tcPr>
            <w:tcW w:w="1803" w:type="dxa"/>
          </w:tcPr>
          <w:p w14:paraId="535F37B6" w14:textId="6C06C31B" w:rsidR="004A7367" w:rsidRPr="004A7367" w:rsidRDefault="004A7367" w:rsidP="004A7367">
            <w:pPr>
              <w:jc w:val="center"/>
              <w:rPr>
                <w:rFonts w:cs="B Lotus"/>
                <w:sz w:val="28"/>
                <w:szCs w:val="28"/>
                <w:rtl/>
              </w:rPr>
            </w:pPr>
            <w:r w:rsidRPr="004A7367">
              <w:rPr>
                <w:rFonts w:cs="B Lotus"/>
                <w:rtl/>
              </w:rPr>
              <w:t>945</w:t>
            </w:r>
          </w:p>
        </w:tc>
        <w:tc>
          <w:tcPr>
            <w:tcW w:w="1803" w:type="dxa"/>
          </w:tcPr>
          <w:p w14:paraId="06E910C5" w14:textId="5A77E3D5" w:rsidR="004A7367" w:rsidRPr="004A7367" w:rsidRDefault="004A7367" w:rsidP="004A7367">
            <w:pPr>
              <w:jc w:val="center"/>
              <w:rPr>
                <w:rFonts w:cs="B Lotus"/>
                <w:sz w:val="28"/>
                <w:szCs w:val="28"/>
                <w:rtl/>
              </w:rPr>
            </w:pPr>
            <w:r w:rsidRPr="004A7367">
              <w:rPr>
                <w:rFonts w:cs="B Lotus" w:hint="cs"/>
                <w:rtl/>
              </w:rPr>
              <w:t>شاندرمن</w:t>
            </w:r>
          </w:p>
        </w:tc>
        <w:tc>
          <w:tcPr>
            <w:tcW w:w="1803" w:type="dxa"/>
          </w:tcPr>
          <w:p w14:paraId="36350C44" w14:textId="446C5A7D" w:rsidR="004A7367" w:rsidRPr="004A7367" w:rsidRDefault="004A7367" w:rsidP="004A7367">
            <w:pPr>
              <w:jc w:val="center"/>
              <w:rPr>
                <w:rFonts w:cs="B Lotus"/>
                <w:sz w:val="28"/>
                <w:szCs w:val="28"/>
                <w:rtl/>
              </w:rPr>
            </w:pPr>
            <w:r w:rsidRPr="004A7367">
              <w:rPr>
                <w:rFonts w:cs="B Lotus"/>
                <w:rtl/>
              </w:rPr>
              <w:t>19</w:t>
            </w:r>
          </w:p>
        </w:tc>
        <w:tc>
          <w:tcPr>
            <w:tcW w:w="1803" w:type="dxa"/>
          </w:tcPr>
          <w:p w14:paraId="2C24571C" w14:textId="0BD84DC5"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48069F7D" w14:textId="77777777" w:rsidTr="00372823">
        <w:tc>
          <w:tcPr>
            <w:tcW w:w="1803" w:type="dxa"/>
          </w:tcPr>
          <w:p w14:paraId="53138B9F" w14:textId="77777777" w:rsidR="004A7367" w:rsidRPr="004A7367" w:rsidRDefault="004A7367" w:rsidP="004A7367">
            <w:pPr>
              <w:pStyle w:val="ListParagraph"/>
              <w:numPr>
                <w:ilvl w:val="0"/>
                <w:numId w:val="63"/>
              </w:numPr>
              <w:bidi/>
              <w:jc w:val="center"/>
              <w:rPr>
                <w:rFonts w:cs="B Lotus"/>
                <w:rtl/>
              </w:rPr>
            </w:pPr>
          </w:p>
        </w:tc>
        <w:tc>
          <w:tcPr>
            <w:tcW w:w="1803" w:type="dxa"/>
          </w:tcPr>
          <w:p w14:paraId="04284A8D" w14:textId="042C48AD" w:rsidR="004A7367" w:rsidRPr="004A7367" w:rsidRDefault="004A7367" w:rsidP="004A7367">
            <w:pPr>
              <w:jc w:val="center"/>
              <w:rPr>
                <w:rFonts w:cs="B Lotus"/>
                <w:sz w:val="28"/>
                <w:szCs w:val="28"/>
                <w:rtl/>
              </w:rPr>
            </w:pPr>
            <w:r w:rsidRPr="004A7367">
              <w:rPr>
                <w:rFonts w:cs="B Lotus"/>
                <w:rtl/>
              </w:rPr>
              <w:t>972</w:t>
            </w:r>
          </w:p>
        </w:tc>
        <w:tc>
          <w:tcPr>
            <w:tcW w:w="1803" w:type="dxa"/>
          </w:tcPr>
          <w:p w14:paraId="18C0A52B" w14:textId="31ECBA9D" w:rsidR="004A7367" w:rsidRPr="004A7367" w:rsidRDefault="004A7367" w:rsidP="004A7367">
            <w:pPr>
              <w:jc w:val="center"/>
              <w:rPr>
                <w:rFonts w:cs="B Lotus"/>
                <w:sz w:val="28"/>
                <w:szCs w:val="28"/>
                <w:rtl/>
              </w:rPr>
            </w:pPr>
            <w:r w:rsidRPr="004A7367">
              <w:rPr>
                <w:rFonts w:cs="B Lotus" w:hint="cs"/>
                <w:rtl/>
              </w:rPr>
              <w:t>سیگارود</w:t>
            </w:r>
          </w:p>
        </w:tc>
        <w:tc>
          <w:tcPr>
            <w:tcW w:w="1803" w:type="dxa"/>
          </w:tcPr>
          <w:p w14:paraId="318D20F6" w14:textId="61BFE17D" w:rsidR="004A7367" w:rsidRPr="004A7367" w:rsidRDefault="004A7367" w:rsidP="004A7367">
            <w:pPr>
              <w:jc w:val="center"/>
              <w:rPr>
                <w:rFonts w:cs="B Lotus"/>
                <w:sz w:val="28"/>
                <w:szCs w:val="28"/>
                <w:rtl/>
              </w:rPr>
            </w:pPr>
            <w:r w:rsidRPr="004A7367">
              <w:rPr>
                <w:rFonts w:cs="B Lotus"/>
                <w:rtl/>
              </w:rPr>
              <w:t>19</w:t>
            </w:r>
          </w:p>
        </w:tc>
        <w:tc>
          <w:tcPr>
            <w:tcW w:w="1803" w:type="dxa"/>
          </w:tcPr>
          <w:p w14:paraId="0E365C01" w14:textId="193A6B0E"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0B72C7D2" w14:textId="77777777" w:rsidTr="00372823">
        <w:tc>
          <w:tcPr>
            <w:tcW w:w="1803" w:type="dxa"/>
          </w:tcPr>
          <w:p w14:paraId="488E856D" w14:textId="77777777" w:rsidR="004A7367" w:rsidRPr="004A7367" w:rsidRDefault="004A7367" w:rsidP="004A7367">
            <w:pPr>
              <w:pStyle w:val="ListParagraph"/>
              <w:numPr>
                <w:ilvl w:val="0"/>
                <w:numId w:val="63"/>
              </w:numPr>
              <w:bidi/>
              <w:jc w:val="center"/>
              <w:rPr>
                <w:rFonts w:cs="B Lotus"/>
                <w:rtl/>
              </w:rPr>
            </w:pPr>
          </w:p>
        </w:tc>
        <w:tc>
          <w:tcPr>
            <w:tcW w:w="1803" w:type="dxa"/>
          </w:tcPr>
          <w:p w14:paraId="4121649D" w14:textId="7129A81D" w:rsidR="004A7367" w:rsidRPr="004A7367" w:rsidRDefault="004A7367" w:rsidP="004A7367">
            <w:pPr>
              <w:jc w:val="center"/>
              <w:rPr>
                <w:rFonts w:cs="B Lotus"/>
                <w:sz w:val="28"/>
                <w:szCs w:val="28"/>
                <w:rtl/>
              </w:rPr>
            </w:pPr>
            <w:r w:rsidRPr="004A7367">
              <w:rPr>
                <w:rFonts w:cs="B Lotus"/>
                <w:rtl/>
              </w:rPr>
              <w:t>1108</w:t>
            </w:r>
          </w:p>
        </w:tc>
        <w:tc>
          <w:tcPr>
            <w:tcW w:w="1803" w:type="dxa"/>
          </w:tcPr>
          <w:p w14:paraId="391DAB95" w14:textId="66234AEE" w:rsidR="004A7367" w:rsidRPr="004A7367" w:rsidRDefault="004A7367" w:rsidP="004A7367">
            <w:pPr>
              <w:jc w:val="center"/>
              <w:rPr>
                <w:rFonts w:cs="B Lotus"/>
                <w:sz w:val="28"/>
                <w:szCs w:val="28"/>
                <w:rtl/>
              </w:rPr>
            </w:pPr>
            <w:r w:rsidRPr="004A7367">
              <w:rPr>
                <w:rFonts w:cs="B Lotus" w:hint="cs"/>
                <w:rtl/>
              </w:rPr>
              <w:t>رانکوه</w:t>
            </w:r>
          </w:p>
        </w:tc>
        <w:tc>
          <w:tcPr>
            <w:tcW w:w="1803" w:type="dxa"/>
          </w:tcPr>
          <w:p w14:paraId="424C5715" w14:textId="72FE89F7" w:rsidR="004A7367" w:rsidRPr="004A7367" w:rsidRDefault="004A7367" w:rsidP="004A7367">
            <w:pPr>
              <w:jc w:val="center"/>
              <w:rPr>
                <w:rFonts w:cs="B Lotus"/>
                <w:sz w:val="28"/>
                <w:szCs w:val="28"/>
                <w:rtl/>
              </w:rPr>
            </w:pPr>
            <w:r w:rsidRPr="004A7367">
              <w:rPr>
                <w:rFonts w:cs="B Lotus"/>
                <w:rtl/>
              </w:rPr>
              <w:t>19</w:t>
            </w:r>
          </w:p>
        </w:tc>
        <w:tc>
          <w:tcPr>
            <w:tcW w:w="1803" w:type="dxa"/>
          </w:tcPr>
          <w:p w14:paraId="05B5A64F" w14:textId="29FFAC16"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04A3FDF4" w14:textId="77777777" w:rsidTr="00372823">
        <w:tc>
          <w:tcPr>
            <w:tcW w:w="1803" w:type="dxa"/>
          </w:tcPr>
          <w:p w14:paraId="3250B6D0" w14:textId="77777777" w:rsidR="004A7367" w:rsidRPr="004A7367" w:rsidRDefault="004A7367" w:rsidP="004A7367">
            <w:pPr>
              <w:pStyle w:val="ListParagraph"/>
              <w:numPr>
                <w:ilvl w:val="0"/>
                <w:numId w:val="63"/>
              </w:numPr>
              <w:bidi/>
              <w:jc w:val="center"/>
              <w:rPr>
                <w:rFonts w:cs="B Lotus"/>
                <w:rtl/>
              </w:rPr>
            </w:pPr>
          </w:p>
        </w:tc>
        <w:tc>
          <w:tcPr>
            <w:tcW w:w="1803" w:type="dxa"/>
          </w:tcPr>
          <w:p w14:paraId="4D687FFB" w14:textId="50799C70" w:rsidR="004A7367" w:rsidRPr="004A7367" w:rsidRDefault="004A7367" w:rsidP="004A7367">
            <w:pPr>
              <w:jc w:val="center"/>
              <w:rPr>
                <w:rFonts w:cs="B Lotus"/>
                <w:sz w:val="28"/>
                <w:szCs w:val="28"/>
                <w:rtl/>
              </w:rPr>
            </w:pPr>
            <w:r w:rsidRPr="004A7367">
              <w:rPr>
                <w:rFonts w:cs="B Lotus"/>
                <w:rtl/>
              </w:rPr>
              <w:t>1109</w:t>
            </w:r>
          </w:p>
        </w:tc>
        <w:tc>
          <w:tcPr>
            <w:tcW w:w="1803" w:type="dxa"/>
          </w:tcPr>
          <w:p w14:paraId="3D029EF8" w14:textId="6473435C" w:rsidR="004A7367" w:rsidRPr="004A7367" w:rsidRDefault="004A7367" w:rsidP="004A7367">
            <w:pPr>
              <w:jc w:val="center"/>
              <w:rPr>
                <w:rFonts w:cs="B Lotus"/>
                <w:sz w:val="28"/>
                <w:szCs w:val="28"/>
                <w:rtl/>
              </w:rPr>
            </w:pPr>
            <w:r w:rsidRPr="004A7367">
              <w:rPr>
                <w:rFonts w:cs="B Lotus" w:hint="cs"/>
                <w:rtl/>
              </w:rPr>
              <w:t>چمخاله</w:t>
            </w:r>
          </w:p>
        </w:tc>
        <w:tc>
          <w:tcPr>
            <w:tcW w:w="1803" w:type="dxa"/>
          </w:tcPr>
          <w:p w14:paraId="28996151" w14:textId="34EC15FC" w:rsidR="004A7367" w:rsidRPr="004A7367" w:rsidRDefault="004A7367" w:rsidP="004A7367">
            <w:pPr>
              <w:jc w:val="center"/>
              <w:rPr>
                <w:rFonts w:cs="B Lotus"/>
                <w:sz w:val="28"/>
                <w:szCs w:val="28"/>
                <w:rtl/>
              </w:rPr>
            </w:pPr>
            <w:r w:rsidRPr="004A7367">
              <w:rPr>
                <w:rFonts w:cs="B Lotus"/>
                <w:rtl/>
              </w:rPr>
              <w:t>19</w:t>
            </w:r>
          </w:p>
        </w:tc>
        <w:tc>
          <w:tcPr>
            <w:tcW w:w="1803" w:type="dxa"/>
          </w:tcPr>
          <w:p w14:paraId="1F37365F" w14:textId="60143E29"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33B7FB93" w14:textId="77777777" w:rsidTr="00372823">
        <w:tc>
          <w:tcPr>
            <w:tcW w:w="1803" w:type="dxa"/>
          </w:tcPr>
          <w:p w14:paraId="6267512D" w14:textId="77777777" w:rsidR="004A7367" w:rsidRPr="004A7367" w:rsidRDefault="004A7367" w:rsidP="004A7367">
            <w:pPr>
              <w:pStyle w:val="ListParagraph"/>
              <w:numPr>
                <w:ilvl w:val="0"/>
                <w:numId w:val="63"/>
              </w:numPr>
              <w:bidi/>
              <w:jc w:val="center"/>
              <w:rPr>
                <w:rFonts w:cs="B Lotus"/>
                <w:rtl/>
              </w:rPr>
            </w:pPr>
          </w:p>
        </w:tc>
        <w:tc>
          <w:tcPr>
            <w:tcW w:w="1803" w:type="dxa"/>
          </w:tcPr>
          <w:p w14:paraId="22523463" w14:textId="03A18E07" w:rsidR="004A7367" w:rsidRPr="004A7367" w:rsidRDefault="004A7367" w:rsidP="004A7367">
            <w:pPr>
              <w:jc w:val="center"/>
              <w:rPr>
                <w:rFonts w:cs="B Lotus"/>
                <w:sz w:val="28"/>
                <w:szCs w:val="28"/>
                <w:rtl/>
              </w:rPr>
            </w:pPr>
            <w:r w:rsidRPr="004A7367">
              <w:rPr>
                <w:rFonts w:cs="B Lotus"/>
                <w:rtl/>
              </w:rPr>
              <w:t>1142</w:t>
            </w:r>
          </w:p>
        </w:tc>
        <w:tc>
          <w:tcPr>
            <w:tcW w:w="1803" w:type="dxa"/>
          </w:tcPr>
          <w:p w14:paraId="46B07D07" w14:textId="67D261EE" w:rsidR="004A7367" w:rsidRPr="004A7367" w:rsidRDefault="004A7367" w:rsidP="004A7367">
            <w:pPr>
              <w:jc w:val="center"/>
              <w:rPr>
                <w:rFonts w:cs="B Lotus"/>
                <w:sz w:val="28"/>
                <w:szCs w:val="28"/>
                <w:rtl/>
              </w:rPr>
            </w:pPr>
            <w:r w:rsidRPr="004A7367">
              <w:rPr>
                <w:rFonts w:cs="B Lotus" w:hint="cs"/>
                <w:rtl/>
              </w:rPr>
              <w:t>لیسار</w:t>
            </w:r>
          </w:p>
        </w:tc>
        <w:tc>
          <w:tcPr>
            <w:tcW w:w="1803" w:type="dxa"/>
          </w:tcPr>
          <w:p w14:paraId="7BB93ED2" w14:textId="0D03DAEE" w:rsidR="004A7367" w:rsidRPr="004A7367" w:rsidRDefault="004A7367" w:rsidP="004A7367">
            <w:pPr>
              <w:jc w:val="center"/>
              <w:rPr>
                <w:rFonts w:cs="B Lotus"/>
                <w:sz w:val="28"/>
                <w:szCs w:val="28"/>
                <w:rtl/>
              </w:rPr>
            </w:pPr>
            <w:r w:rsidRPr="004A7367">
              <w:rPr>
                <w:rFonts w:cs="B Lotus"/>
                <w:rtl/>
              </w:rPr>
              <w:t>19</w:t>
            </w:r>
          </w:p>
        </w:tc>
        <w:tc>
          <w:tcPr>
            <w:tcW w:w="1803" w:type="dxa"/>
          </w:tcPr>
          <w:p w14:paraId="0CABF0DC" w14:textId="67F28C6A"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39C26F63" w14:textId="77777777" w:rsidTr="00372823">
        <w:tc>
          <w:tcPr>
            <w:tcW w:w="1803" w:type="dxa"/>
          </w:tcPr>
          <w:p w14:paraId="57709D46" w14:textId="77777777" w:rsidR="004A7367" w:rsidRPr="004A7367" w:rsidRDefault="004A7367" w:rsidP="004A7367">
            <w:pPr>
              <w:pStyle w:val="ListParagraph"/>
              <w:numPr>
                <w:ilvl w:val="0"/>
                <w:numId w:val="63"/>
              </w:numPr>
              <w:bidi/>
              <w:jc w:val="center"/>
              <w:rPr>
                <w:rFonts w:cs="B Lotus"/>
                <w:rtl/>
              </w:rPr>
            </w:pPr>
          </w:p>
        </w:tc>
        <w:tc>
          <w:tcPr>
            <w:tcW w:w="1803" w:type="dxa"/>
          </w:tcPr>
          <w:p w14:paraId="343B090D" w14:textId="5F01A1F0" w:rsidR="004A7367" w:rsidRPr="004A7367" w:rsidRDefault="004A7367" w:rsidP="004A7367">
            <w:pPr>
              <w:jc w:val="center"/>
              <w:rPr>
                <w:rFonts w:cs="B Lotus"/>
                <w:sz w:val="28"/>
                <w:szCs w:val="28"/>
                <w:rtl/>
              </w:rPr>
            </w:pPr>
            <w:r w:rsidRPr="004A7367">
              <w:rPr>
                <w:rFonts w:cs="B Lotus"/>
                <w:rtl/>
              </w:rPr>
              <w:t>1143</w:t>
            </w:r>
          </w:p>
        </w:tc>
        <w:tc>
          <w:tcPr>
            <w:tcW w:w="1803" w:type="dxa"/>
          </w:tcPr>
          <w:p w14:paraId="57D6F89C" w14:textId="5CAE4F73" w:rsidR="004A7367" w:rsidRPr="004A7367" w:rsidRDefault="004A7367" w:rsidP="004A7367">
            <w:pPr>
              <w:jc w:val="center"/>
              <w:rPr>
                <w:rFonts w:cs="B Lotus"/>
                <w:sz w:val="28"/>
                <w:szCs w:val="28"/>
                <w:rtl/>
              </w:rPr>
            </w:pPr>
            <w:r w:rsidRPr="004A7367">
              <w:rPr>
                <w:rFonts w:cs="B Lotus" w:hint="cs"/>
                <w:rtl/>
              </w:rPr>
              <w:t>لوندویل</w:t>
            </w:r>
          </w:p>
        </w:tc>
        <w:tc>
          <w:tcPr>
            <w:tcW w:w="1803" w:type="dxa"/>
          </w:tcPr>
          <w:p w14:paraId="6D0C5E0C" w14:textId="262AD1C2" w:rsidR="004A7367" w:rsidRPr="004A7367" w:rsidRDefault="004A7367" w:rsidP="004A7367">
            <w:pPr>
              <w:jc w:val="center"/>
              <w:rPr>
                <w:rFonts w:cs="B Lotus"/>
                <w:sz w:val="28"/>
                <w:szCs w:val="28"/>
                <w:rtl/>
              </w:rPr>
            </w:pPr>
            <w:r w:rsidRPr="004A7367">
              <w:rPr>
                <w:rFonts w:cs="B Lotus"/>
                <w:rtl/>
              </w:rPr>
              <w:t>19</w:t>
            </w:r>
          </w:p>
        </w:tc>
        <w:tc>
          <w:tcPr>
            <w:tcW w:w="1803" w:type="dxa"/>
          </w:tcPr>
          <w:p w14:paraId="0E80E959" w14:textId="53BDD74B"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5F68FE56" w14:textId="77777777" w:rsidTr="00372823">
        <w:tc>
          <w:tcPr>
            <w:tcW w:w="1803" w:type="dxa"/>
          </w:tcPr>
          <w:p w14:paraId="5A59AB82" w14:textId="77777777" w:rsidR="004A7367" w:rsidRPr="004A7367" w:rsidRDefault="004A7367" w:rsidP="004A7367">
            <w:pPr>
              <w:pStyle w:val="ListParagraph"/>
              <w:numPr>
                <w:ilvl w:val="0"/>
                <w:numId w:val="63"/>
              </w:numPr>
              <w:bidi/>
              <w:jc w:val="center"/>
              <w:rPr>
                <w:rFonts w:cs="B Lotus"/>
                <w:rtl/>
              </w:rPr>
            </w:pPr>
          </w:p>
        </w:tc>
        <w:tc>
          <w:tcPr>
            <w:tcW w:w="1803" w:type="dxa"/>
          </w:tcPr>
          <w:p w14:paraId="7337EF79" w14:textId="34F92D97" w:rsidR="004A7367" w:rsidRPr="004A7367" w:rsidRDefault="004A7367" w:rsidP="004A7367">
            <w:pPr>
              <w:jc w:val="center"/>
              <w:rPr>
                <w:rFonts w:cs="B Lotus"/>
                <w:sz w:val="28"/>
                <w:szCs w:val="28"/>
                <w:rtl/>
              </w:rPr>
            </w:pPr>
            <w:r w:rsidRPr="004A7367">
              <w:rPr>
                <w:rFonts w:cs="B Lotus"/>
                <w:rtl/>
              </w:rPr>
              <w:t>1144</w:t>
            </w:r>
          </w:p>
        </w:tc>
        <w:tc>
          <w:tcPr>
            <w:tcW w:w="1803" w:type="dxa"/>
          </w:tcPr>
          <w:p w14:paraId="43EAE2E0" w14:textId="5656CF6C" w:rsidR="004A7367" w:rsidRPr="004A7367" w:rsidRDefault="004A7367" w:rsidP="004A7367">
            <w:pPr>
              <w:jc w:val="center"/>
              <w:rPr>
                <w:rFonts w:cs="B Lotus"/>
                <w:sz w:val="28"/>
                <w:szCs w:val="28"/>
                <w:rtl/>
              </w:rPr>
            </w:pPr>
            <w:r w:rsidRPr="004A7367">
              <w:rPr>
                <w:rFonts w:cs="B Lotus" w:hint="cs"/>
                <w:rtl/>
              </w:rPr>
              <w:t>رودبنه</w:t>
            </w:r>
          </w:p>
        </w:tc>
        <w:tc>
          <w:tcPr>
            <w:tcW w:w="1803" w:type="dxa"/>
          </w:tcPr>
          <w:p w14:paraId="250E9733" w14:textId="5B604CB5" w:rsidR="004A7367" w:rsidRPr="004A7367" w:rsidRDefault="004A7367" w:rsidP="004A7367">
            <w:pPr>
              <w:jc w:val="center"/>
              <w:rPr>
                <w:rFonts w:cs="B Lotus"/>
                <w:sz w:val="28"/>
                <w:szCs w:val="28"/>
                <w:rtl/>
              </w:rPr>
            </w:pPr>
            <w:r w:rsidRPr="004A7367">
              <w:rPr>
                <w:rFonts w:cs="B Lotus"/>
                <w:rtl/>
              </w:rPr>
              <w:t>19</w:t>
            </w:r>
          </w:p>
        </w:tc>
        <w:tc>
          <w:tcPr>
            <w:tcW w:w="1803" w:type="dxa"/>
          </w:tcPr>
          <w:p w14:paraId="3BCB419D" w14:textId="186B99DE"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64FABAA1" w14:textId="77777777" w:rsidTr="00372823">
        <w:tc>
          <w:tcPr>
            <w:tcW w:w="1803" w:type="dxa"/>
          </w:tcPr>
          <w:p w14:paraId="7F28D2C5" w14:textId="77777777" w:rsidR="004A7367" w:rsidRPr="004A7367" w:rsidRDefault="004A7367" w:rsidP="004A7367">
            <w:pPr>
              <w:pStyle w:val="ListParagraph"/>
              <w:numPr>
                <w:ilvl w:val="0"/>
                <w:numId w:val="63"/>
              </w:numPr>
              <w:bidi/>
              <w:jc w:val="center"/>
              <w:rPr>
                <w:rFonts w:cs="B Lotus"/>
                <w:rtl/>
              </w:rPr>
            </w:pPr>
          </w:p>
        </w:tc>
        <w:tc>
          <w:tcPr>
            <w:tcW w:w="1803" w:type="dxa"/>
          </w:tcPr>
          <w:p w14:paraId="59F21A28" w14:textId="72FA9284" w:rsidR="004A7367" w:rsidRPr="004A7367" w:rsidRDefault="004A7367" w:rsidP="004A7367">
            <w:pPr>
              <w:jc w:val="center"/>
              <w:rPr>
                <w:rFonts w:cs="B Lotus"/>
                <w:sz w:val="28"/>
                <w:szCs w:val="28"/>
                <w:rtl/>
              </w:rPr>
            </w:pPr>
            <w:r w:rsidRPr="004A7367">
              <w:rPr>
                <w:rFonts w:cs="B Lotus"/>
                <w:rtl/>
              </w:rPr>
              <w:t>1145</w:t>
            </w:r>
          </w:p>
        </w:tc>
        <w:tc>
          <w:tcPr>
            <w:tcW w:w="1803" w:type="dxa"/>
          </w:tcPr>
          <w:p w14:paraId="37E26678" w14:textId="11D3CCFD" w:rsidR="004A7367" w:rsidRPr="004A7367" w:rsidRDefault="004A7367" w:rsidP="004A7367">
            <w:pPr>
              <w:jc w:val="center"/>
              <w:rPr>
                <w:rFonts w:cs="B Lotus"/>
                <w:sz w:val="28"/>
                <w:szCs w:val="28"/>
                <w:rtl/>
              </w:rPr>
            </w:pPr>
            <w:r w:rsidRPr="004A7367">
              <w:rPr>
                <w:rFonts w:cs="B Lotus" w:hint="cs"/>
                <w:rtl/>
              </w:rPr>
              <w:t>رحمت</w:t>
            </w:r>
            <w:r w:rsidRPr="004A7367">
              <w:rPr>
                <w:rFonts w:cs="B Lotus"/>
                <w:rtl/>
              </w:rPr>
              <w:t xml:space="preserve"> </w:t>
            </w:r>
            <w:r w:rsidRPr="004A7367">
              <w:rPr>
                <w:rFonts w:cs="B Lotus" w:hint="cs"/>
                <w:rtl/>
              </w:rPr>
              <w:t>آباد</w:t>
            </w:r>
          </w:p>
        </w:tc>
        <w:tc>
          <w:tcPr>
            <w:tcW w:w="1803" w:type="dxa"/>
          </w:tcPr>
          <w:p w14:paraId="0381DFB1" w14:textId="056BC348" w:rsidR="004A7367" w:rsidRPr="004A7367" w:rsidRDefault="004A7367" w:rsidP="004A7367">
            <w:pPr>
              <w:jc w:val="center"/>
              <w:rPr>
                <w:rFonts w:cs="B Lotus"/>
                <w:sz w:val="28"/>
                <w:szCs w:val="28"/>
                <w:rtl/>
              </w:rPr>
            </w:pPr>
            <w:r w:rsidRPr="004A7367">
              <w:rPr>
                <w:rFonts w:cs="B Lotus"/>
                <w:rtl/>
              </w:rPr>
              <w:t>19</w:t>
            </w:r>
          </w:p>
        </w:tc>
        <w:tc>
          <w:tcPr>
            <w:tcW w:w="1803" w:type="dxa"/>
          </w:tcPr>
          <w:p w14:paraId="286F3177" w14:textId="122F4B92"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511C568A" w14:textId="77777777" w:rsidTr="00372823">
        <w:tc>
          <w:tcPr>
            <w:tcW w:w="1803" w:type="dxa"/>
          </w:tcPr>
          <w:p w14:paraId="70CAD1D0" w14:textId="77777777" w:rsidR="004A7367" w:rsidRPr="004A7367" w:rsidRDefault="004A7367" w:rsidP="004A7367">
            <w:pPr>
              <w:pStyle w:val="ListParagraph"/>
              <w:numPr>
                <w:ilvl w:val="0"/>
                <w:numId w:val="63"/>
              </w:numPr>
              <w:bidi/>
              <w:jc w:val="center"/>
              <w:rPr>
                <w:rFonts w:cs="B Lotus"/>
                <w:rtl/>
              </w:rPr>
            </w:pPr>
          </w:p>
        </w:tc>
        <w:tc>
          <w:tcPr>
            <w:tcW w:w="1803" w:type="dxa"/>
          </w:tcPr>
          <w:p w14:paraId="01D694E0" w14:textId="3B72CC2C" w:rsidR="004A7367" w:rsidRPr="004A7367" w:rsidRDefault="004A7367" w:rsidP="004A7367">
            <w:pPr>
              <w:jc w:val="center"/>
              <w:rPr>
                <w:rFonts w:cs="B Lotus"/>
                <w:sz w:val="28"/>
                <w:szCs w:val="28"/>
                <w:rtl/>
              </w:rPr>
            </w:pPr>
            <w:r w:rsidRPr="004A7367">
              <w:rPr>
                <w:rFonts w:cs="B Lotus"/>
                <w:rtl/>
              </w:rPr>
              <w:t>1146</w:t>
            </w:r>
          </w:p>
        </w:tc>
        <w:tc>
          <w:tcPr>
            <w:tcW w:w="1803" w:type="dxa"/>
          </w:tcPr>
          <w:p w14:paraId="2019F572" w14:textId="3E0F8D4D" w:rsidR="004A7367" w:rsidRPr="004A7367" w:rsidRDefault="004A7367" w:rsidP="004A7367">
            <w:pPr>
              <w:jc w:val="center"/>
              <w:rPr>
                <w:rFonts w:cs="B Lotus"/>
                <w:sz w:val="28"/>
                <w:szCs w:val="28"/>
                <w:rtl/>
              </w:rPr>
            </w:pPr>
            <w:r w:rsidRPr="004A7367">
              <w:rPr>
                <w:rFonts w:cs="B Lotus" w:hint="cs"/>
                <w:rtl/>
              </w:rPr>
              <w:t>حویق</w:t>
            </w:r>
          </w:p>
        </w:tc>
        <w:tc>
          <w:tcPr>
            <w:tcW w:w="1803" w:type="dxa"/>
          </w:tcPr>
          <w:p w14:paraId="1EE9E65E" w14:textId="75AC8A3A" w:rsidR="004A7367" w:rsidRPr="004A7367" w:rsidRDefault="004A7367" w:rsidP="004A7367">
            <w:pPr>
              <w:jc w:val="center"/>
              <w:rPr>
                <w:rFonts w:cs="B Lotus"/>
                <w:sz w:val="28"/>
                <w:szCs w:val="28"/>
                <w:rtl/>
              </w:rPr>
            </w:pPr>
            <w:r w:rsidRPr="004A7367">
              <w:rPr>
                <w:rFonts w:cs="B Lotus"/>
                <w:rtl/>
              </w:rPr>
              <w:t>19</w:t>
            </w:r>
          </w:p>
        </w:tc>
        <w:tc>
          <w:tcPr>
            <w:tcW w:w="1803" w:type="dxa"/>
          </w:tcPr>
          <w:p w14:paraId="0E37675D" w14:textId="773FC94E"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2C02A480" w14:textId="77777777" w:rsidTr="00372823">
        <w:tc>
          <w:tcPr>
            <w:tcW w:w="1803" w:type="dxa"/>
          </w:tcPr>
          <w:p w14:paraId="3FB07094" w14:textId="77777777" w:rsidR="004A7367" w:rsidRPr="004A7367" w:rsidRDefault="004A7367" w:rsidP="004A7367">
            <w:pPr>
              <w:pStyle w:val="ListParagraph"/>
              <w:numPr>
                <w:ilvl w:val="0"/>
                <w:numId w:val="63"/>
              </w:numPr>
              <w:bidi/>
              <w:jc w:val="center"/>
              <w:rPr>
                <w:rFonts w:cs="B Lotus"/>
                <w:rtl/>
              </w:rPr>
            </w:pPr>
          </w:p>
        </w:tc>
        <w:tc>
          <w:tcPr>
            <w:tcW w:w="1803" w:type="dxa"/>
          </w:tcPr>
          <w:p w14:paraId="4730BC62" w14:textId="651AA773" w:rsidR="004A7367" w:rsidRPr="004A7367" w:rsidRDefault="004A7367" w:rsidP="004A7367">
            <w:pPr>
              <w:jc w:val="center"/>
              <w:rPr>
                <w:rFonts w:cs="B Lotus"/>
                <w:sz w:val="28"/>
                <w:szCs w:val="28"/>
                <w:rtl/>
              </w:rPr>
            </w:pPr>
            <w:r w:rsidRPr="004A7367">
              <w:rPr>
                <w:rFonts w:cs="B Lotus"/>
                <w:rtl/>
              </w:rPr>
              <w:t>1147</w:t>
            </w:r>
          </w:p>
        </w:tc>
        <w:tc>
          <w:tcPr>
            <w:tcW w:w="1803" w:type="dxa"/>
          </w:tcPr>
          <w:p w14:paraId="33B7C3AF" w14:textId="4A96D931" w:rsidR="004A7367" w:rsidRPr="004A7367" w:rsidRDefault="004A7367" w:rsidP="004A7367">
            <w:pPr>
              <w:jc w:val="center"/>
              <w:rPr>
                <w:rFonts w:cs="B Lotus"/>
                <w:sz w:val="28"/>
                <w:szCs w:val="28"/>
                <w:rtl/>
              </w:rPr>
            </w:pPr>
            <w:r w:rsidRPr="004A7367">
              <w:rPr>
                <w:rFonts w:cs="B Lotus" w:hint="cs"/>
                <w:rtl/>
              </w:rPr>
              <w:t>تولم</w:t>
            </w:r>
            <w:r w:rsidRPr="004A7367">
              <w:rPr>
                <w:rFonts w:cs="B Lotus"/>
                <w:rtl/>
              </w:rPr>
              <w:t xml:space="preserve"> </w:t>
            </w:r>
            <w:r w:rsidRPr="004A7367">
              <w:rPr>
                <w:rFonts w:cs="B Lotus" w:hint="cs"/>
                <w:rtl/>
              </w:rPr>
              <w:t>شهر</w:t>
            </w:r>
          </w:p>
        </w:tc>
        <w:tc>
          <w:tcPr>
            <w:tcW w:w="1803" w:type="dxa"/>
          </w:tcPr>
          <w:p w14:paraId="2BDAE060" w14:textId="181714A7" w:rsidR="004A7367" w:rsidRPr="004A7367" w:rsidRDefault="004A7367" w:rsidP="004A7367">
            <w:pPr>
              <w:jc w:val="center"/>
              <w:rPr>
                <w:rFonts w:cs="B Lotus"/>
                <w:sz w:val="28"/>
                <w:szCs w:val="28"/>
                <w:rtl/>
              </w:rPr>
            </w:pPr>
            <w:r w:rsidRPr="004A7367">
              <w:rPr>
                <w:rFonts w:cs="B Lotus"/>
                <w:rtl/>
              </w:rPr>
              <w:t>19</w:t>
            </w:r>
          </w:p>
        </w:tc>
        <w:tc>
          <w:tcPr>
            <w:tcW w:w="1803" w:type="dxa"/>
          </w:tcPr>
          <w:p w14:paraId="06DE8783" w14:textId="48801B11"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4A32B2BA" w14:textId="77777777" w:rsidTr="00372823">
        <w:tc>
          <w:tcPr>
            <w:tcW w:w="1803" w:type="dxa"/>
          </w:tcPr>
          <w:p w14:paraId="7DEEA92D" w14:textId="77777777" w:rsidR="004A7367" w:rsidRPr="004A7367" w:rsidRDefault="004A7367" w:rsidP="004A7367">
            <w:pPr>
              <w:pStyle w:val="ListParagraph"/>
              <w:numPr>
                <w:ilvl w:val="0"/>
                <w:numId w:val="63"/>
              </w:numPr>
              <w:bidi/>
              <w:jc w:val="center"/>
              <w:rPr>
                <w:rFonts w:cs="B Lotus"/>
                <w:rtl/>
              </w:rPr>
            </w:pPr>
          </w:p>
        </w:tc>
        <w:tc>
          <w:tcPr>
            <w:tcW w:w="1803" w:type="dxa"/>
          </w:tcPr>
          <w:p w14:paraId="7C6D99CA" w14:textId="759B3131" w:rsidR="004A7367" w:rsidRPr="004A7367" w:rsidRDefault="004A7367" w:rsidP="004A7367">
            <w:pPr>
              <w:jc w:val="center"/>
              <w:rPr>
                <w:rFonts w:cs="B Lotus"/>
                <w:sz w:val="28"/>
                <w:szCs w:val="28"/>
                <w:rtl/>
              </w:rPr>
            </w:pPr>
            <w:r w:rsidRPr="004A7367">
              <w:rPr>
                <w:rFonts w:cs="B Lotus"/>
                <w:rtl/>
              </w:rPr>
              <w:t>1173</w:t>
            </w:r>
          </w:p>
        </w:tc>
        <w:tc>
          <w:tcPr>
            <w:tcW w:w="1803" w:type="dxa"/>
          </w:tcPr>
          <w:p w14:paraId="13B1CBAD" w14:textId="5DBB12B8"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بندر</w:t>
            </w:r>
            <w:r w:rsidRPr="004A7367">
              <w:rPr>
                <w:rFonts w:cs="B Lotus"/>
                <w:rtl/>
              </w:rPr>
              <w:t xml:space="preserve"> </w:t>
            </w:r>
            <w:r w:rsidRPr="004A7367">
              <w:rPr>
                <w:rFonts w:cs="B Lotus" w:hint="cs"/>
                <w:rtl/>
              </w:rPr>
              <w:t>انزلی</w:t>
            </w:r>
          </w:p>
        </w:tc>
        <w:tc>
          <w:tcPr>
            <w:tcW w:w="1803" w:type="dxa"/>
          </w:tcPr>
          <w:p w14:paraId="26DF77E7" w14:textId="6CCA08AA" w:rsidR="004A7367" w:rsidRPr="004A7367" w:rsidRDefault="004A7367" w:rsidP="004A7367">
            <w:pPr>
              <w:jc w:val="center"/>
              <w:rPr>
                <w:rFonts w:cs="B Lotus"/>
                <w:sz w:val="28"/>
                <w:szCs w:val="28"/>
                <w:rtl/>
              </w:rPr>
            </w:pPr>
            <w:r w:rsidRPr="004A7367">
              <w:rPr>
                <w:rFonts w:cs="B Lotus"/>
                <w:rtl/>
              </w:rPr>
              <w:t>19</w:t>
            </w:r>
          </w:p>
        </w:tc>
        <w:tc>
          <w:tcPr>
            <w:tcW w:w="1803" w:type="dxa"/>
          </w:tcPr>
          <w:p w14:paraId="66079A67" w14:textId="1DBB4A36"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4D382423" w14:textId="77777777" w:rsidTr="00372823">
        <w:tc>
          <w:tcPr>
            <w:tcW w:w="1803" w:type="dxa"/>
          </w:tcPr>
          <w:p w14:paraId="089B7621" w14:textId="77777777" w:rsidR="004A7367" w:rsidRPr="004A7367" w:rsidRDefault="004A7367" w:rsidP="004A7367">
            <w:pPr>
              <w:pStyle w:val="ListParagraph"/>
              <w:numPr>
                <w:ilvl w:val="0"/>
                <w:numId w:val="63"/>
              </w:numPr>
              <w:bidi/>
              <w:jc w:val="center"/>
              <w:rPr>
                <w:rFonts w:cs="B Lotus"/>
                <w:rtl/>
              </w:rPr>
            </w:pPr>
          </w:p>
        </w:tc>
        <w:tc>
          <w:tcPr>
            <w:tcW w:w="1803" w:type="dxa"/>
          </w:tcPr>
          <w:p w14:paraId="15FF777E" w14:textId="351AB530" w:rsidR="004A7367" w:rsidRPr="004A7367" w:rsidRDefault="004A7367" w:rsidP="004A7367">
            <w:pPr>
              <w:jc w:val="center"/>
              <w:rPr>
                <w:rFonts w:cs="B Lotus"/>
                <w:sz w:val="28"/>
                <w:szCs w:val="28"/>
                <w:rtl/>
              </w:rPr>
            </w:pPr>
            <w:r w:rsidRPr="004A7367">
              <w:rPr>
                <w:rFonts w:cs="B Lotus"/>
                <w:rtl/>
              </w:rPr>
              <w:t>1174</w:t>
            </w:r>
          </w:p>
        </w:tc>
        <w:tc>
          <w:tcPr>
            <w:tcW w:w="1803" w:type="dxa"/>
          </w:tcPr>
          <w:p w14:paraId="0497E229" w14:textId="5CA5B56C" w:rsidR="004A7367" w:rsidRPr="004A7367" w:rsidRDefault="004A7367" w:rsidP="004A7367">
            <w:pPr>
              <w:jc w:val="center"/>
              <w:rPr>
                <w:rFonts w:cs="B Lotus"/>
                <w:sz w:val="28"/>
                <w:szCs w:val="28"/>
                <w:rtl/>
              </w:rPr>
            </w:pPr>
            <w:r w:rsidRPr="004A7367">
              <w:rPr>
                <w:rFonts w:cs="B Lotus" w:hint="cs"/>
                <w:rtl/>
              </w:rPr>
              <w:t>چاف</w:t>
            </w:r>
          </w:p>
        </w:tc>
        <w:tc>
          <w:tcPr>
            <w:tcW w:w="1803" w:type="dxa"/>
          </w:tcPr>
          <w:p w14:paraId="51CBFA03" w14:textId="5C2DD8E8" w:rsidR="004A7367" w:rsidRPr="004A7367" w:rsidRDefault="004A7367" w:rsidP="004A7367">
            <w:pPr>
              <w:jc w:val="center"/>
              <w:rPr>
                <w:rFonts w:cs="B Lotus"/>
                <w:sz w:val="28"/>
                <w:szCs w:val="28"/>
                <w:rtl/>
              </w:rPr>
            </w:pPr>
            <w:r w:rsidRPr="004A7367">
              <w:rPr>
                <w:rFonts w:cs="B Lotus"/>
                <w:rtl/>
              </w:rPr>
              <w:t>19</w:t>
            </w:r>
          </w:p>
        </w:tc>
        <w:tc>
          <w:tcPr>
            <w:tcW w:w="1803" w:type="dxa"/>
          </w:tcPr>
          <w:p w14:paraId="19432AFF" w14:textId="65E732F7"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58848D8E" w14:textId="77777777" w:rsidTr="00372823">
        <w:tc>
          <w:tcPr>
            <w:tcW w:w="1803" w:type="dxa"/>
          </w:tcPr>
          <w:p w14:paraId="22BD0C30" w14:textId="77777777" w:rsidR="004A7367" w:rsidRPr="004A7367" w:rsidRDefault="004A7367" w:rsidP="004A7367">
            <w:pPr>
              <w:pStyle w:val="ListParagraph"/>
              <w:numPr>
                <w:ilvl w:val="0"/>
                <w:numId w:val="63"/>
              </w:numPr>
              <w:bidi/>
              <w:jc w:val="center"/>
              <w:rPr>
                <w:rFonts w:cs="B Lotus"/>
                <w:rtl/>
              </w:rPr>
            </w:pPr>
          </w:p>
        </w:tc>
        <w:tc>
          <w:tcPr>
            <w:tcW w:w="1803" w:type="dxa"/>
          </w:tcPr>
          <w:p w14:paraId="7DCF36E4" w14:textId="719B2324" w:rsidR="004A7367" w:rsidRPr="004A7367" w:rsidRDefault="004A7367" w:rsidP="004A7367">
            <w:pPr>
              <w:jc w:val="center"/>
              <w:rPr>
                <w:rFonts w:cs="B Lotus"/>
                <w:sz w:val="28"/>
                <w:szCs w:val="28"/>
                <w:rtl/>
              </w:rPr>
            </w:pPr>
            <w:r w:rsidRPr="004A7367">
              <w:rPr>
                <w:rFonts w:cs="B Lotus"/>
                <w:rtl/>
              </w:rPr>
              <w:t>1378</w:t>
            </w:r>
          </w:p>
        </w:tc>
        <w:tc>
          <w:tcPr>
            <w:tcW w:w="1803" w:type="dxa"/>
          </w:tcPr>
          <w:p w14:paraId="1179C36A" w14:textId="67A00E1E" w:rsidR="004A7367" w:rsidRPr="004A7367" w:rsidRDefault="004A7367" w:rsidP="004A7367">
            <w:pPr>
              <w:jc w:val="center"/>
              <w:rPr>
                <w:rFonts w:cs="B Lotus"/>
                <w:sz w:val="28"/>
                <w:szCs w:val="28"/>
                <w:rtl/>
              </w:rPr>
            </w:pPr>
            <w:r w:rsidRPr="004A7367">
              <w:rPr>
                <w:rFonts w:cs="B Lotus" w:hint="cs"/>
                <w:rtl/>
              </w:rPr>
              <w:t>دیلمان</w:t>
            </w:r>
          </w:p>
        </w:tc>
        <w:tc>
          <w:tcPr>
            <w:tcW w:w="1803" w:type="dxa"/>
          </w:tcPr>
          <w:p w14:paraId="074A7348" w14:textId="024A806D" w:rsidR="004A7367" w:rsidRPr="004A7367" w:rsidRDefault="004A7367" w:rsidP="004A7367">
            <w:pPr>
              <w:jc w:val="center"/>
              <w:rPr>
                <w:rFonts w:cs="B Lotus"/>
                <w:sz w:val="28"/>
                <w:szCs w:val="28"/>
                <w:rtl/>
              </w:rPr>
            </w:pPr>
            <w:r w:rsidRPr="004A7367">
              <w:rPr>
                <w:rFonts w:cs="B Lotus"/>
                <w:rtl/>
              </w:rPr>
              <w:t>19</w:t>
            </w:r>
          </w:p>
        </w:tc>
        <w:tc>
          <w:tcPr>
            <w:tcW w:w="1803" w:type="dxa"/>
          </w:tcPr>
          <w:p w14:paraId="4E35465B" w14:textId="7F2D7BCF"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40B6E410" w14:textId="77777777" w:rsidTr="00372823">
        <w:tc>
          <w:tcPr>
            <w:tcW w:w="1803" w:type="dxa"/>
          </w:tcPr>
          <w:p w14:paraId="331BB0B4" w14:textId="77777777" w:rsidR="004A7367" w:rsidRPr="004A7367" w:rsidRDefault="004A7367" w:rsidP="004A7367">
            <w:pPr>
              <w:pStyle w:val="ListParagraph"/>
              <w:numPr>
                <w:ilvl w:val="0"/>
                <w:numId w:val="63"/>
              </w:numPr>
              <w:bidi/>
              <w:jc w:val="center"/>
              <w:rPr>
                <w:rFonts w:cs="B Lotus"/>
                <w:rtl/>
              </w:rPr>
            </w:pPr>
          </w:p>
        </w:tc>
        <w:tc>
          <w:tcPr>
            <w:tcW w:w="1803" w:type="dxa"/>
          </w:tcPr>
          <w:p w14:paraId="7037576D" w14:textId="0EF3A678" w:rsidR="004A7367" w:rsidRPr="004A7367" w:rsidRDefault="004A7367" w:rsidP="004A7367">
            <w:pPr>
              <w:jc w:val="center"/>
              <w:rPr>
                <w:rFonts w:cs="B Lotus"/>
                <w:sz w:val="28"/>
                <w:szCs w:val="28"/>
                <w:rtl/>
              </w:rPr>
            </w:pPr>
            <w:r w:rsidRPr="004A7367">
              <w:rPr>
                <w:rFonts w:cs="B Lotus"/>
                <w:rtl/>
              </w:rPr>
              <w:t>1397</w:t>
            </w:r>
          </w:p>
        </w:tc>
        <w:tc>
          <w:tcPr>
            <w:tcW w:w="1803" w:type="dxa"/>
          </w:tcPr>
          <w:p w14:paraId="1621DE72" w14:textId="34461426" w:rsidR="004A7367" w:rsidRPr="004A7367" w:rsidRDefault="004A7367" w:rsidP="004A7367">
            <w:pPr>
              <w:jc w:val="center"/>
              <w:rPr>
                <w:rFonts w:cs="B Lotus"/>
                <w:sz w:val="28"/>
                <w:szCs w:val="28"/>
                <w:rtl/>
              </w:rPr>
            </w:pPr>
            <w:r w:rsidRPr="004A7367">
              <w:rPr>
                <w:rFonts w:cs="B Lotus" w:hint="cs"/>
                <w:rtl/>
              </w:rPr>
              <w:t>چوبر</w:t>
            </w:r>
          </w:p>
        </w:tc>
        <w:tc>
          <w:tcPr>
            <w:tcW w:w="1803" w:type="dxa"/>
          </w:tcPr>
          <w:p w14:paraId="2C5F79FB" w14:textId="7F7FC560" w:rsidR="004A7367" w:rsidRPr="004A7367" w:rsidRDefault="004A7367" w:rsidP="004A7367">
            <w:pPr>
              <w:jc w:val="center"/>
              <w:rPr>
                <w:rFonts w:cs="B Lotus"/>
                <w:sz w:val="28"/>
                <w:szCs w:val="28"/>
                <w:rtl/>
              </w:rPr>
            </w:pPr>
            <w:r w:rsidRPr="004A7367">
              <w:rPr>
                <w:rFonts w:cs="B Lotus"/>
                <w:rtl/>
              </w:rPr>
              <w:t>19</w:t>
            </w:r>
          </w:p>
        </w:tc>
        <w:tc>
          <w:tcPr>
            <w:tcW w:w="1803" w:type="dxa"/>
          </w:tcPr>
          <w:p w14:paraId="65D75F5C" w14:textId="63C3F054"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706D105D" w14:textId="77777777" w:rsidTr="00372823">
        <w:tc>
          <w:tcPr>
            <w:tcW w:w="1803" w:type="dxa"/>
          </w:tcPr>
          <w:p w14:paraId="43DFDC5B" w14:textId="77777777" w:rsidR="004A7367" w:rsidRPr="004A7367" w:rsidRDefault="004A7367" w:rsidP="004A7367">
            <w:pPr>
              <w:pStyle w:val="ListParagraph"/>
              <w:numPr>
                <w:ilvl w:val="0"/>
                <w:numId w:val="63"/>
              </w:numPr>
              <w:bidi/>
              <w:jc w:val="center"/>
              <w:rPr>
                <w:rFonts w:cs="B Lotus"/>
                <w:rtl/>
              </w:rPr>
            </w:pPr>
          </w:p>
        </w:tc>
        <w:tc>
          <w:tcPr>
            <w:tcW w:w="1803" w:type="dxa"/>
          </w:tcPr>
          <w:p w14:paraId="43581573" w14:textId="6EE7BB7A" w:rsidR="004A7367" w:rsidRPr="004A7367" w:rsidRDefault="004A7367" w:rsidP="004A7367">
            <w:pPr>
              <w:jc w:val="center"/>
              <w:rPr>
                <w:rFonts w:cs="B Lotus"/>
                <w:sz w:val="28"/>
                <w:szCs w:val="28"/>
                <w:rtl/>
              </w:rPr>
            </w:pPr>
            <w:r w:rsidRPr="004A7367">
              <w:rPr>
                <w:rFonts w:cs="B Lotus"/>
                <w:rtl/>
              </w:rPr>
              <w:t>1398</w:t>
            </w:r>
          </w:p>
        </w:tc>
        <w:tc>
          <w:tcPr>
            <w:tcW w:w="1803" w:type="dxa"/>
          </w:tcPr>
          <w:p w14:paraId="253BBC3D" w14:textId="4B1025EA" w:rsidR="004A7367" w:rsidRPr="004A7367" w:rsidRDefault="004A7367" w:rsidP="004A7367">
            <w:pPr>
              <w:jc w:val="center"/>
              <w:rPr>
                <w:rFonts w:cs="B Lotus"/>
                <w:sz w:val="28"/>
                <w:szCs w:val="28"/>
                <w:rtl/>
              </w:rPr>
            </w:pPr>
            <w:r w:rsidRPr="004A7367">
              <w:rPr>
                <w:rFonts w:cs="B Lotus" w:hint="cs"/>
                <w:rtl/>
              </w:rPr>
              <w:t>گوراب</w:t>
            </w:r>
            <w:r w:rsidRPr="004A7367">
              <w:rPr>
                <w:rFonts w:cs="B Lotus"/>
                <w:rtl/>
              </w:rPr>
              <w:t xml:space="preserve"> </w:t>
            </w:r>
            <w:r w:rsidRPr="004A7367">
              <w:rPr>
                <w:rFonts w:cs="B Lotus" w:hint="cs"/>
                <w:rtl/>
              </w:rPr>
              <w:t>زرمیخ</w:t>
            </w:r>
          </w:p>
        </w:tc>
        <w:tc>
          <w:tcPr>
            <w:tcW w:w="1803" w:type="dxa"/>
          </w:tcPr>
          <w:p w14:paraId="7FB1335E" w14:textId="458B5FBE" w:rsidR="004A7367" w:rsidRPr="004A7367" w:rsidRDefault="004A7367" w:rsidP="004A7367">
            <w:pPr>
              <w:jc w:val="center"/>
              <w:rPr>
                <w:rFonts w:cs="B Lotus"/>
                <w:sz w:val="28"/>
                <w:szCs w:val="28"/>
                <w:rtl/>
              </w:rPr>
            </w:pPr>
            <w:r w:rsidRPr="004A7367">
              <w:rPr>
                <w:rFonts w:cs="B Lotus"/>
                <w:rtl/>
              </w:rPr>
              <w:t>19</w:t>
            </w:r>
          </w:p>
        </w:tc>
        <w:tc>
          <w:tcPr>
            <w:tcW w:w="1803" w:type="dxa"/>
          </w:tcPr>
          <w:p w14:paraId="4C0C9ABA" w14:textId="0EE4DEC8"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32F7F66B" w14:textId="77777777" w:rsidTr="00372823">
        <w:tc>
          <w:tcPr>
            <w:tcW w:w="1803" w:type="dxa"/>
          </w:tcPr>
          <w:p w14:paraId="15AB39A3" w14:textId="77777777" w:rsidR="004A7367" w:rsidRPr="004A7367" w:rsidRDefault="004A7367" w:rsidP="004A7367">
            <w:pPr>
              <w:pStyle w:val="ListParagraph"/>
              <w:numPr>
                <w:ilvl w:val="0"/>
                <w:numId w:val="63"/>
              </w:numPr>
              <w:bidi/>
              <w:jc w:val="center"/>
              <w:rPr>
                <w:rFonts w:cs="B Lotus"/>
                <w:rtl/>
              </w:rPr>
            </w:pPr>
          </w:p>
        </w:tc>
        <w:tc>
          <w:tcPr>
            <w:tcW w:w="1803" w:type="dxa"/>
          </w:tcPr>
          <w:p w14:paraId="2319A743" w14:textId="7D436190" w:rsidR="004A7367" w:rsidRPr="004A7367" w:rsidRDefault="004A7367" w:rsidP="004A7367">
            <w:pPr>
              <w:jc w:val="center"/>
              <w:rPr>
                <w:rFonts w:cs="B Lotus"/>
                <w:sz w:val="28"/>
                <w:szCs w:val="28"/>
                <w:rtl/>
              </w:rPr>
            </w:pPr>
            <w:r w:rsidRPr="004A7367">
              <w:rPr>
                <w:rFonts w:cs="B Lotus"/>
                <w:rtl/>
              </w:rPr>
              <w:t>1399</w:t>
            </w:r>
          </w:p>
        </w:tc>
        <w:tc>
          <w:tcPr>
            <w:tcW w:w="1803" w:type="dxa"/>
          </w:tcPr>
          <w:p w14:paraId="2A328956" w14:textId="1D02D962" w:rsidR="004A7367" w:rsidRPr="004A7367" w:rsidRDefault="004A7367" w:rsidP="004A7367">
            <w:pPr>
              <w:jc w:val="center"/>
              <w:rPr>
                <w:rFonts w:cs="B Lotus"/>
                <w:sz w:val="28"/>
                <w:szCs w:val="28"/>
                <w:rtl/>
              </w:rPr>
            </w:pPr>
            <w:r w:rsidRPr="004A7367">
              <w:rPr>
                <w:rFonts w:cs="B Lotus" w:hint="cs"/>
                <w:rtl/>
              </w:rPr>
              <w:t>لولمان</w:t>
            </w:r>
          </w:p>
        </w:tc>
        <w:tc>
          <w:tcPr>
            <w:tcW w:w="1803" w:type="dxa"/>
          </w:tcPr>
          <w:p w14:paraId="6FCB7378" w14:textId="115A590D" w:rsidR="004A7367" w:rsidRPr="004A7367" w:rsidRDefault="004A7367" w:rsidP="004A7367">
            <w:pPr>
              <w:jc w:val="center"/>
              <w:rPr>
                <w:rFonts w:cs="B Lotus"/>
                <w:sz w:val="28"/>
                <w:szCs w:val="28"/>
                <w:rtl/>
              </w:rPr>
            </w:pPr>
            <w:r w:rsidRPr="004A7367">
              <w:rPr>
                <w:rFonts w:cs="B Lotus"/>
                <w:rtl/>
              </w:rPr>
              <w:t>19</w:t>
            </w:r>
          </w:p>
        </w:tc>
        <w:tc>
          <w:tcPr>
            <w:tcW w:w="1803" w:type="dxa"/>
          </w:tcPr>
          <w:p w14:paraId="6B19AA84" w14:textId="5216F009"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66644D81" w14:textId="77777777" w:rsidTr="00372823">
        <w:tc>
          <w:tcPr>
            <w:tcW w:w="1803" w:type="dxa"/>
          </w:tcPr>
          <w:p w14:paraId="6DC07AC8" w14:textId="77777777" w:rsidR="004A7367" w:rsidRPr="004A7367" w:rsidRDefault="004A7367" w:rsidP="004A7367">
            <w:pPr>
              <w:pStyle w:val="ListParagraph"/>
              <w:numPr>
                <w:ilvl w:val="0"/>
                <w:numId w:val="63"/>
              </w:numPr>
              <w:bidi/>
              <w:jc w:val="center"/>
              <w:rPr>
                <w:rFonts w:cs="B Lotus"/>
                <w:rtl/>
              </w:rPr>
            </w:pPr>
          </w:p>
        </w:tc>
        <w:tc>
          <w:tcPr>
            <w:tcW w:w="1803" w:type="dxa"/>
          </w:tcPr>
          <w:p w14:paraId="6DB531A6" w14:textId="55035878" w:rsidR="004A7367" w:rsidRPr="004A7367" w:rsidRDefault="004A7367" w:rsidP="004A7367">
            <w:pPr>
              <w:jc w:val="center"/>
              <w:rPr>
                <w:rFonts w:cs="B Lotus"/>
                <w:sz w:val="28"/>
                <w:szCs w:val="28"/>
                <w:rtl/>
              </w:rPr>
            </w:pPr>
            <w:r w:rsidRPr="004A7367">
              <w:rPr>
                <w:rFonts w:cs="B Lotus"/>
                <w:rtl/>
              </w:rPr>
              <w:t>1466</w:t>
            </w:r>
          </w:p>
        </w:tc>
        <w:tc>
          <w:tcPr>
            <w:tcW w:w="1803" w:type="dxa"/>
          </w:tcPr>
          <w:p w14:paraId="5B3E91C8" w14:textId="7C65CD34" w:rsidR="004A7367" w:rsidRPr="004A7367" w:rsidRDefault="004A7367" w:rsidP="004A7367">
            <w:pPr>
              <w:jc w:val="center"/>
              <w:rPr>
                <w:rFonts w:cs="B Lotus"/>
                <w:sz w:val="28"/>
                <w:szCs w:val="28"/>
                <w:rtl/>
              </w:rPr>
            </w:pPr>
            <w:r w:rsidRPr="004A7367">
              <w:rPr>
                <w:rFonts w:cs="B Lotus" w:hint="cs"/>
                <w:rtl/>
              </w:rPr>
              <w:t>زیباکنار</w:t>
            </w:r>
          </w:p>
        </w:tc>
        <w:tc>
          <w:tcPr>
            <w:tcW w:w="1803" w:type="dxa"/>
          </w:tcPr>
          <w:p w14:paraId="0A6B95D4" w14:textId="687E4D62" w:rsidR="004A7367" w:rsidRPr="004A7367" w:rsidRDefault="004A7367" w:rsidP="004A7367">
            <w:pPr>
              <w:jc w:val="center"/>
              <w:rPr>
                <w:rFonts w:cs="B Lotus"/>
                <w:sz w:val="28"/>
                <w:szCs w:val="28"/>
                <w:rtl/>
              </w:rPr>
            </w:pPr>
            <w:r w:rsidRPr="004A7367">
              <w:rPr>
                <w:rFonts w:cs="B Lotus"/>
                <w:rtl/>
              </w:rPr>
              <w:t>19</w:t>
            </w:r>
          </w:p>
        </w:tc>
        <w:tc>
          <w:tcPr>
            <w:tcW w:w="1803" w:type="dxa"/>
          </w:tcPr>
          <w:p w14:paraId="5C5F9645" w14:textId="506B8E6E"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36E0035C" w14:textId="77777777" w:rsidTr="00372823">
        <w:tc>
          <w:tcPr>
            <w:tcW w:w="1803" w:type="dxa"/>
          </w:tcPr>
          <w:p w14:paraId="23E04D4C" w14:textId="77777777" w:rsidR="004A7367" w:rsidRPr="004A7367" w:rsidRDefault="004A7367" w:rsidP="004A7367">
            <w:pPr>
              <w:pStyle w:val="ListParagraph"/>
              <w:numPr>
                <w:ilvl w:val="0"/>
                <w:numId w:val="63"/>
              </w:numPr>
              <w:bidi/>
              <w:jc w:val="center"/>
              <w:rPr>
                <w:rFonts w:cs="B Lotus"/>
                <w:rtl/>
              </w:rPr>
            </w:pPr>
          </w:p>
        </w:tc>
        <w:tc>
          <w:tcPr>
            <w:tcW w:w="1803" w:type="dxa"/>
          </w:tcPr>
          <w:p w14:paraId="30FE3258" w14:textId="4943E608" w:rsidR="004A7367" w:rsidRPr="004A7367" w:rsidRDefault="004A7367" w:rsidP="004A7367">
            <w:pPr>
              <w:jc w:val="center"/>
              <w:rPr>
                <w:rFonts w:cs="B Lotus"/>
                <w:sz w:val="28"/>
                <w:szCs w:val="28"/>
                <w:rtl/>
              </w:rPr>
            </w:pPr>
            <w:r w:rsidRPr="004A7367">
              <w:rPr>
                <w:rFonts w:cs="B Lotus"/>
                <w:rtl/>
              </w:rPr>
              <w:t>1521</w:t>
            </w:r>
          </w:p>
        </w:tc>
        <w:tc>
          <w:tcPr>
            <w:tcW w:w="1803" w:type="dxa"/>
          </w:tcPr>
          <w:p w14:paraId="22DE23B3" w14:textId="4CDC931A" w:rsidR="004A7367" w:rsidRPr="004A7367" w:rsidRDefault="004A7367" w:rsidP="004A7367">
            <w:pPr>
              <w:jc w:val="center"/>
              <w:rPr>
                <w:rFonts w:cs="B Lotus"/>
                <w:sz w:val="28"/>
                <w:szCs w:val="28"/>
                <w:rtl/>
              </w:rPr>
            </w:pPr>
            <w:r w:rsidRPr="004A7367">
              <w:rPr>
                <w:rFonts w:cs="B Lotus" w:hint="cs"/>
                <w:rtl/>
              </w:rPr>
              <w:t>چاف</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چمخاله</w:t>
            </w:r>
          </w:p>
        </w:tc>
        <w:tc>
          <w:tcPr>
            <w:tcW w:w="1803" w:type="dxa"/>
          </w:tcPr>
          <w:p w14:paraId="3F0C59AD" w14:textId="45043040" w:rsidR="004A7367" w:rsidRPr="004A7367" w:rsidRDefault="004A7367" w:rsidP="004A7367">
            <w:pPr>
              <w:jc w:val="center"/>
              <w:rPr>
                <w:rFonts w:cs="B Lotus"/>
                <w:sz w:val="28"/>
                <w:szCs w:val="28"/>
                <w:rtl/>
              </w:rPr>
            </w:pPr>
            <w:r w:rsidRPr="004A7367">
              <w:rPr>
                <w:rFonts w:cs="B Lotus"/>
                <w:rtl/>
              </w:rPr>
              <w:t>19</w:t>
            </w:r>
          </w:p>
        </w:tc>
        <w:tc>
          <w:tcPr>
            <w:tcW w:w="1803" w:type="dxa"/>
          </w:tcPr>
          <w:p w14:paraId="57D91EE8" w14:textId="4CBBDEFE"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64BC477E" w14:textId="77777777" w:rsidTr="00372823">
        <w:tc>
          <w:tcPr>
            <w:tcW w:w="1803" w:type="dxa"/>
          </w:tcPr>
          <w:p w14:paraId="3DC28712" w14:textId="77777777" w:rsidR="004A7367" w:rsidRPr="004A7367" w:rsidRDefault="004A7367" w:rsidP="004A7367">
            <w:pPr>
              <w:pStyle w:val="ListParagraph"/>
              <w:numPr>
                <w:ilvl w:val="0"/>
                <w:numId w:val="63"/>
              </w:numPr>
              <w:bidi/>
              <w:jc w:val="center"/>
              <w:rPr>
                <w:rFonts w:cs="B Lotus"/>
                <w:rtl/>
              </w:rPr>
            </w:pPr>
          </w:p>
        </w:tc>
        <w:tc>
          <w:tcPr>
            <w:tcW w:w="1803" w:type="dxa"/>
          </w:tcPr>
          <w:p w14:paraId="4AEDBEC2" w14:textId="5E6684A6" w:rsidR="004A7367" w:rsidRPr="004A7367" w:rsidRDefault="004A7367" w:rsidP="004A7367">
            <w:pPr>
              <w:jc w:val="center"/>
              <w:rPr>
                <w:rFonts w:cs="B Lotus"/>
                <w:sz w:val="28"/>
                <w:szCs w:val="28"/>
                <w:rtl/>
              </w:rPr>
            </w:pPr>
            <w:r w:rsidRPr="004A7367">
              <w:rPr>
                <w:rFonts w:cs="B Lotus"/>
                <w:rtl/>
              </w:rPr>
              <w:t>1599</w:t>
            </w:r>
          </w:p>
        </w:tc>
        <w:tc>
          <w:tcPr>
            <w:tcW w:w="1803" w:type="dxa"/>
          </w:tcPr>
          <w:p w14:paraId="1DBBE641" w14:textId="1DFBADFF" w:rsidR="004A7367" w:rsidRPr="004A7367" w:rsidRDefault="004A7367" w:rsidP="004A7367">
            <w:pPr>
              <w:jc w:val="center"/>
              <w:rPr>
                <w:rFonts w:cs="B Lotus"/>
                <w:sz w:val="28"/>
                <w:szCs w:val="28"/>
                <w:rtl/>
              </w:rPr>
            </w:pPr>
            <w:r w:rsidRPr="004A7367">
              <w:rPr>
                <w:rFonts w:cs="B Lotus" w:hint="cs"/>
                <w:rtl/>
              </w:rPr>
              <w:t>بازار</w:t>
            </w:r>
            <w:r w:rsidRPr="004A7367">
              <w:rPr>
                <w:rFonts w:cs="B Lotus"/>
                <w:rtl/>
              </w:rPr>
              <w:t xml:space="preserve"> </w:t>
            </w:r>
            <w:r w:rsidRPr="004A7367">
              <w:rPr>
                <w:rFonts w:cs="B Lotus" w:hint="cs"/>
                <w:rtl/>
              </w:rPr>
              <w:t>جمعه</w:t>
            </w:r>
          </w:p>
        </w:tc>
        <w:tc>
          <w:tcPr>
            <w:tcW w:w="1803" w:type="dxa"/>
          </w:tcPr>
          <w:p w14:paraId="4C7D13EB" w14:textId="5B4ED35F" w:rsidR="004A7367" w:rsidRPr="004A7367" w:rsidRDefault="004A7367" w:rsidP="004A7367">
            <w:pPr>
              <w:jc w:val="center"/>
              <w:rPr>
                <w:rFonts w:cs="B Lotus"/>
                <w:sz w:val="28"/>
                <w:szCs w:val="28"/>
                <w:rtl/>
              </w:rPr>
            </w:pPr>
            <w:r w:rsidRPr="004A7367">
              <w:rPr>
                <w:rFonts w:cs="B Lotus"/>
                <w:rtl/>
              </w:rPr>
              <w:t>19</w:t>
            </w:r>
          </w:p>
        </w:tc>
        <w:tc>
          <w:tcPr>
            <w:tcW w:w="1803" w:type="dxa"/>
          </w:tcPr>
          <w:p w14:paraId="75720312" w14:textId="7A0FC524"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109E5761" w14:textId="77777777" w:rsidTr="00372823">
        <w:tc>
          <w:tcPr>
            <w:tcW w:w="1803" w:type="dxa"/>
          </w:tcPr>
          <w:p w14:paraId="1021963F" w14:textId="77777777" w:rsidR="004A7367" w:rsidRPr="004A7367" w:rsidRDefault="004A7367" w:rsidP="004A7367">
            <w:pPr>
              <w:pStyle w:val="ListParagraph"/>
              <w:numPr>
                <w:ilvl w:val="0"/>
                <w:numId w:val="63"/>
              </w:numPr>
              <w:bidi/>
              <w:jc w:val="center"/>
              <w:rPr>
                <w:rFonts w:cs="B Lotus"/>
                <w:rtl/>
              </w:rPr>
            </w:pPr>
          </w:p>
        </w:tc>
        <w:tc>
          <w:tcPr>
            <w:tcW w:w="1803" w:type="dxa"/>
          </w:tcPr>
          <w:p w14:paraId="260F91EE" w14:textId="4A0AE9EB" w:rsidR="004A7367" w:rsidRPr="004A7367" w:rsidRDefault="004A7367" w:rsidP="004A7367">
            <w:pPr>
              <w:jc w:val="center"/>
              <w:rPr>
                <w:rFonts w:cs="B Lotus"/>
                <w:sz w:val="28"/>
                <w:szCs w:val="28"/>
                <w:rtl/>
              </w:rPr>
            </w:pPr>
            <w:r w:rsidRPr="004A7367">
              <w:rPr>
                <w:rFonts w:cs="B Lotus"/>
                <w:rtl/>
              </w:rPr>
              <w:t>1600</w:t>
            </w:r>
          </w:p>
        </w:tc>
        <w:tc>
          <w:tcPr>
            <w:tcW w:w="1803" w:type="dxa"/>
          </w:tcPr>
          <w:p w14:paraId="3E5E132E" w14:textId="1FBCAF52" w:rsidR="004A7367" w:rsidRPr="004A7367" w:rsidRDefault="004A7367" w:rsidP="004A7367">
            <w:pPr>
              <w:jc w:val="center"/>
              <w:rPr>
                <w:rFonts w:cs="B Lotus"/>
                <w:sz w:val="28"/>
                <w:szCs w:val="28"/>
                <w:rtl/>
              </w:rPr>
            </w:pPr>
            <w:r w:rsidRPr="004A7367">
              <w:rPr>
                <w:rFonts w:cs="B Lotus" w:hint="cs"/>
                <w:rtl/>
              </w:rPr>
              <w:t>اطاقور</w:t>
            </w:r>
          </w:p>
        </w:tc>
        <w:tc>
          <w:tcPr>
            <w:tcW w:w="1803" w:type="dxa"/>
          </w:tcPr>
          <w:p w14:paraId="3A129CA2" w14:textId="249E9330" w:rsidR="004A7367" w:rsidRPr="004A7367" w:rsidRDefault="004A7367" w:rsidP="004A7367">
            <w:pPr>
              <w:jc w:val="center"/>
              <w:rPr>
                <w:rFonts w:cs="B Lotus"/>
                <w:sz w:val="28"/>
                <w:szCs w:val="28"/>
                <w:rtl/>
              </w:rPr>
            </w:pPr>
            <w:r w:rsidRPr="004A7367">
              <w:rPr>
                <w:rFonts w:cs="B Lotus"/>
                <w:rtl/>
              </w:rPr>
              <w:t>19</w:t>
            </w:r>
          </w:p>
        </w:tc>
        <w:tc>
          <w:tcPr>
            <w:tcW w:w="1803" w:type="dxa"/>
          </w:tcPr>
          <w:p w14:paraId="770FD348" w14:textId="72816D54"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12515643" w14:textId="77777777" w:rsidTr="00372823">
        <w:tc>
          <w:tcPr>
            <w:tcW w:w="1803" w:type="dxa"/>
          </w:tcPr>
          <w:p w14:paraId="1AB4A5CE" w14:textId="77777777" w:rsidR="004A7367" w:rsidRPr="004A7367" w:rsidRDefault="004A7367" w:rsidP="004A7367">
            <w:pPr>
              <w:pStyle w:val="ListParagraph"/>
              <w:numPr>
                <w:ilvl w:val="0"/>
                <w:numId w:val="63"/>
              </w:numPr>
              <w:bidi/>
              <w:jc w:val="center"/>
              <w:rPr>
                <w:rFonts w:cs="B Lotus"/>
                <w:rtl/>
              </w:rPr>
            </w:pPr>
          </w:p>
        </w:tc>
        <w:tc>
          <w:tcPr>
            <w:tcW w:w="1803" w:type="dxa"/>
          </w:tcPr>
          <w:p w14:paraId="258AD4A5" w14:textId="6A4C2800" w:rsidR="004A7367" w:rsidRPr="004A7367" w:rsidRDefault="004A7367" w:rsidP="004A7367">
            <w:pPr>
              <w:jc w:val="center"/>
              <w:rPr>
                <w:rFonts w:cs="B Lotus"/>
                <w:sz w:val="28"/>
                <w:szCs w:val="28"/>
                <w:rtl/>
              </w:rPr>
            </w:pPr>
            <w:r w:rsidRPr="004A7367">
              <w:rPr>
                <w:rFonts w:cs="B Lotus"/>
                <w:rtl/>
              </w:rPr>
              <w:t>1601</w:t>
            </w:r>
          </w:p>
        </w:tc>
        <w:tc>
          <w:tcPr>
            <w:tcW w:w="1803" w:type="dxa"/>
          </w:tcPr>
          <w:p w14:paraId="5A0C7E74" w14:textId="06A764D7" w:rsidR="004A7367" w:rsidRPr="004A7367" w:rsidRDefault="004A7367" w:rsidP="004A7367">
            <w:pPr>
              <w:jc w:val="center"/>
              <w:rPr>
                <w:rFonts w:cs="B Lotus"/>
                <w:sz w:val="28"/>
                <w:szCs w:val="28"/>
                <w:rtl/>
              </w:rPr>
            </w:pPr>
            <w:r w:rsidRPr="004A7367">
              <w:rPr>
                <w:rFonts w:cs="B Lotus" w:hint="cs"/>
                <w:rtl/>
              </w:rPr>
              <w:t>ماکلوان</w:t>
            </w:r>
          </w:p>
        </w:tc>
        <w:tc>
          <w:tcPr>
            <w:tcW w:w="1803" w:type="dxa"/>
          </w:tcPr>
          <w:p w14:paraId="2C5C110B" w14:textId="5ED4419A" w:rsidR="004A7367" w:rsidRPr="004A7367" w:rsidRDefault="004A7367" w:rsidP="004A7367">
            <w:pPr>
              <w:jc w:val="center"/>
              <w:rPr>
                <w:rFonts w:cs="B Lotus"/>
                <w:sz w:val="28"/>
                <w:szCs w:val="28"/>
                <w:rtl/>
              </w:rPr>
            </w:pPr>
            <w:r w:rsidRPr="004A7367">
              <w:rPr>
                <w:rFonts w:cs="B Lotus"/>
                <w:rtl/>
              </w:rPr>
              <w:t>19</w:t>
            </w:r>
          </w:p>
        </w:tc>
        <w:tc>
          <w:tcPr>
            <w:tcW w:w="1803" w:type="dxa"/>
          </w:tcPr>
          <w:p w14:paraId="630691DC" w14:textId="0FE5A550" w:rsidR="004A7367" w:rsidRPr="004A7367" w:rsidRDefault="004A7367" w:rsidP="004A7367">
            <w:pPr>
              <w:jc w:val="center"/>
              <w:rPr>
                <w:rFonts w:cs="B Lotus"/>
                <w:sz w:val="28"/>
                <w:szCs w:val="28"/>
                <w:rtl/>
              </w:rPr>
            </w:pPr>
            <w:r w:rsidRPr="004A7367">
              <w:rPr>
                <w:rFonts w:cs="B Lotus" w:hint="cs"/>
                <w:rtl/>
              </w:rPr>
              <w:t>گیلان</w:t>
            </w:r>
          </w:p>
        </w:tc>
      </w:tr>
      <w:tr w:rsidR="004A7367" w:rsidRPr="004A7367" w14:paraId="71649372" w14:textId="77777777" w:rsidTr="00372823">
        <w:tc>
          <w:tcPr>
            <w:tcW w:w="1803" w:type="dxa"/>
          </w:tcPr>
          <w:p w14:paraId="659DBEEF" w14:textId="77777777" w:rsidR="004A7367" w:rsidRPr="004A7367" w:rsidRDefault="004A7367" w:rsidP="004A7367">
            <w:pPr>
              <w:pStyle w:val="ListParagraph"/>
              <w:numPr>
                <w:ilvl w:val="0"/>
                <w:numId w:val="63"/>
              </w:numPr>
              <w:bidi/>
              <w:jc w:val="center"/>
              <w:rPr>
                <w:rFonts w:cs="B Lotus"/>
                <w:rtl/>
              </w:rPr>
            </w:pPr>
          </w:p>
        </w:tc>
        <w:tc>
          <w:tcPr>
            <w:tcW w:w="1803" w:type="dxa"/>
          </w:tcPr>
          <w:p w14:paraId="556702C8" w14:textId="7803A4E8" w:rsidR="004A7367" w:rsidRPr="004A7367" w:rsidRDefault="004A7367" w:rsidP="004A7367">
            <w:pPr>
              <w:jc w:val="center"/>
              <w:rPr>
                <w:rFonts w:cs="B Lotus"/>
                <w:sz w:val="28"/>
                <w:szCs w:val="28"/>
                <w:rtl/>
              </w:rPr>
            </w:pPr>
            <w:r w:rsidRPr="004A7367">
              <w:rPr>
                <w:rFonts w:cs="B Lotus"/>
                <w:rtl/>
              </w:rPr>
              <w:t>334</w:t>
            </w:r>
          </w:p>
        </w:tc>
        <w:tc>
          <w:tcPr>
            <w:tcW w:w="1803" w:type="dxa"/>
          </w:tcPr>
          <w:p w14:paraId="6BE2A691" w14:textId="3EDA56FC" w:rsidR="004A7367" w:rsidRPr="004A7367" w:rsidRDefault="004A7367" w:rsidP="004A7367">
            <w:pPr>
              <w:jc w:val="center"/>
              <w:rPr>
                <w:rFonts w:cs="B Lotus"/>
                <w:sz w:val="28"/>
                <w:szCs w:val="28"/>
                <w:rtl/>
              </w:rPr>
            </w:pPr>
            <w:r w:rsidRPr="004A7367">
              <w:rPr>
                <w:rFonts w:cs="B Lotus" w:hint="cs"/>
                <w:rtl/>
              </w:rPr>
              <w:t>خرم</w:t>
            </w:r>
            <w:r w:rsidRPr="004A7367">
              <w:rPr>
                <w:rFonts w:cs="B Lotus"/>
                <w:rtl/>
              </w:rPr>
              <w:t xml:space="preserve"> </w:t>
            </w:r>
            <w:r w:rsidRPr="004A7367">
              <w:rPr>
                <w:rFonts w:cs="B Lotus" w:hint="cs"/>
                <w:rtl/>
              </w:rPr>
              <w:t>آباد</w:t>
            </w:r>
          </w:p>
        </w:tc>
        <w:tc>
          <w:tcPr>
            <w:tcW w:w="1803" w:type="dxa"/>
          </w:tcPr>
          <w:p w14:paraId="711D08CD" w14:textId="5947E161" w:rsidR="004A7367" w:rsidRPr="004A7367" w:rsidRDefault="004A7367" w:rsidP="004A7367">
            <w:pPr>
              <w:jc w:val="center"/>
              <w:rPr>
                <w:rFonts w:cs="B Lotus"/>
                <w:sz w:val="28"/>
                <w:szCs w:val="28"/>
                <w:rtl/>
              </w:rPr>
            </w:pPr>
            <w:r w:rsidRPr="004A7367">
              <w:rPr>
                <w:rFonts w:cs="B Lotus"/>
                <w:rtl/>
              </w:rPr>
              <w:t>20</w:t>
            </w:r>
          </w:p>
        </w:tc>
        <w:tc>
          <w:tcPr>
            <w:tcW w:w="1803" w:type="dxa"/>
          </w:tcPr>
          <w:p w14:paraId="01E791B2" w14:textId="359E2C4B"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748C2ADB" w14:textId="77777777" w:rsidTr="00372823">
        <w:tc>
          <w:tcPr>
            <w:tcW w:w="1803" w:type="dxa"/>
          </w:tcPr>
          <w:p w14:paraId="399148FE" w14:textId="77777777" w:rsidR="004A7367" w:rsidRPr="004A7367" w:rsidRDefault="004A7367" w:rsidP="004A7367">
            <w:pPr>
              <w:pStyle w:val="ListParagraph"/>
              <w:numPr>
                <w:ilvl w:val="0"/>
                <w:numId w:val="63"/>
              </w:numPr>
              <w:bidi/>
              <w:jc w:val="center"/>
              <w:rPr>
                <w:rFonts w:cs="B Lotus"/>
                <w:rtl/>
              </w:rPr>
            </w:pPr>
          </w:p>
        </w:tc>
        <w:tc>
          <w:tcPr>
            <w:tcW w:w="1803" w:type="dxa"/>
          </w:tcPr>
          <w:p w14:paraId="3A795F52" w14:textId="1015FBDC" w:rsidR="004A7367" w:rsidRPr="004A7367" w:rsidRDefault="004A7367" w:rsidP="004A7367">
            <w:pPr>
              <w:jc w:val="center"/>
              <w:rPr>
                <w:rFonts w:cs="B Lotus"/>
                <w:sz w:val="28"/>
                <w:szCs w:val="28"/>
                <w:rtl/>
              </w:rPr>
            </w:pPr>
            <w:r w:rsidRPr="004A7367">
              <w:rPr>
                <w:rFonts w:cs="B Lotus"/>
                <w:rtl/>
              </w:rPr>
              <w:t>335</w:t>
            </w:r>
          </w:p>
        </w:tc>
        <w:tc>
          <w:tcPr>
            <w:tcW w:w="1803" w:type="dxa"/>
          </w:tcPr>
          <w:p w14:paraId="5D4A9DA3" w14:textId="366BECC2" w:rsidR="004A7367" w:rsidRPr="004A7367" w:rsidRDefault="004A7367" w:rsidP="004A7367">
            <w:pPr>
              <w:jc w:val="center"/>
              <w:rPr>
                <w:rFonts w:cs="B Lotus"/>
                <w:sz w:val="28"/>
                <w:szCs w:val="28"/>
                <w:rtl/>
              </w:rPr>
            </w:pPr>
            <w:r w:rsidRPr="004A7367">
              <w:rPr>
                <w:rFonts w:cs="B Lotus" w:hint="cs"/>
                <w:rtl/>
              </w:rPr>
              <w:t>درود</w:t>
            </w:r>
          </w:p>
        </w:tc>
        <w:tc>
          <w:tcPr>
            <w:tcW w:w="1803" w:type="dxa"/>
          </w:tcPr>
          <w:p w14:paraId="128E4FAF" w14:textId="65668D0A" w:rsidR="004A7367" w:rsidRPr="004A7367" w:rsidRDefault="004A7367" w:rsidP="004A7367">
            <w:pPr>
              <w:jc w:val="center"/>
              <w:rPr>
                <w:rFonts w:cs="B Lotus"/>
                <w:sz w:val="28"/>
                <w:szCs w:val="28"/>
                <w:rtl/>
              </w:rPr>
            </w:pPr>
            <w:r w:rsidRPr="004A7367">
              <w:rPr>
                <w:rFonts w:cs="B Lotus"/>
                <w:rtl/>
              </w:rPr>
              <w:t>20</w:t>
            </w:r>
          </w:p>
        </w:tc>
        <w:tc>
          <w:tcPr>
            <w:tcW w:w="1803" w:type="dxa"/>
          </w:tcPr>
          <w:p w14:paraId="78939B67" w14:textId="2A3DAC2D"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30374BD2" w14:textId="77777777" w:rsidTr="00372823">
        <w:tc>
          <w:tcPr>
            <w:tcW w:w="1803" w:type="dxa"/>
          </w:tcPr>
          <w:p w14:paraId="390FAE00" w14:textId="77777777" w:rsidR="004A7367" w:rsidRPr="004A7367" w:rsidRDefault="004A7367" w:rsidP="004A7367">
            <w:pPr>
              <w:pStyle w:val="ListParagraph"/>
              <w:numPr>
                <w:ilvl w:val="0"/>
                <w:numId w:val="63"/>
              </w:numPr>
              <w:bidi/>
              <w:jc w:val="center"/>
              <w:rPr>
                <w:rFonts w:cs="B Lotus"/>
                <w:rtl/>
              </w:rPr>
            </w:pPr>
          </w:p>
        </w:tc>
        <w:tc>
          <w:tcPr>
            <w:tcW w:w="1803" w:type="dxa"/>
          </w:tcPr>
          <w:p w14:paraId="40551748" w14:textId="1B02F146" w:rsidR="004A7367" w:rsidRPr="004A7367" w:rsidRDefault="004A7367" w:rsidP="004A7367">
            <w:pPr>
              <w:jc w:val="center"/>
              <w:rPr>
                <w:rFonts w:cs="B Lotus"/>
                <w:sz w:val="28"/>
                <w:szCs w:val="28"/>
                <w:rtl/>
              </w:rPr>
            </w:pPr>
            <w:r w:rsidRPr="004A7367">
              <w:rPr>
                <w:rFonts w:cs="B Lotus"/>
                <w:rtl/>
              </w:rPr>
              <w:t>336</w:t>
            </w:r>
          </w:p>
        </w:tc>
        <w:tc>
          <w:tcPr>
            <w:tcW w:w="1803" w:type="dxa"/>
          </w:tcPr>
          <w:p w14:paraId="1B6B0B96" w14:textId="5AEEC360" w:rsidR="004A7367" w:rsidRPr="004A7367" w:rsidRDefault="004A7367" w:rsidP="004A7367">
            <w:pPr>
              <w:jc w:val="center"/>
              <w:rPr>
                <w:rFonts w:cs="B Lotus"/>
                <w:sz w:val="28"/>
                <w:szCs w:val="28"/>
                <w:rtl/>
              </w:rPr>
            </w:pPr>
            <w:r w:rsidRPr="004A7367">
              <w:rPr>
                <w:rFonts w:cs="B Lotus" w:hint="cs"/>
                <w:rtl/>
              </w:rPr>
              <w:t>الیگودرز</w:t>
            </w:r>
          </w:p>
        </w:tc>
        <w:tc>
          <w:tcPr>
            <w:tcW w:w="1803" w:type="dxa"/>
          </w:tcPr>
          <w:p w14:paraId="74A83894" w14:textId="14CA1584" w:rsidR="004A7367" w:rsidRPr="004A7367" w:rsidRDefault="004A7367" w:rsidP="004A7367">
            <w:pPr>
              <w:jc w:val="center"/>
              <w:rPr>
                <w:rFonts w:cs="B Lotus"/>
                <w:sz w:val="28"/>
                <w:szCs w:val="28"/>
                <w:rtl/>
              </w:rPr>
            </w:pPr>
            <w:r w:rsidRPr="004A7367">
              <w:rPr>
                <w:rFonts w:cs="B Lotus"/>
                <w:rtl/>
              </w:rPr>
              <w:t>20</w:t>
            </w:r>
          </w:p>
        </w:tc>
        <w:tc>
          <w:tcPr>
            <w:tcW w:w="1803" w:type="dxa"/>
          </w:tcPr>
          <w:p w14:paraId="748F83B8" w14:textId="27A8220D"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5BD0C489" w14:textId="77777777" w:rsidTr="00372823">
        <w:tc>
          <w:tcPr>
            <w:tcW w:w="1803" w:type="dxa"/>
          </w:tcPr>
          <w:p w14:paraId="08DC47E7" w14:textId="77777777" w:rsidR="004A7367" w:rsidRPr="004A7367" w:rsidRDefault="004A7367" w:rsidP="004A7367">
            <w:pPr>
              <w:pStyle w:val="ListParagraph"/>
              <w:numPr>
                <w:ilvl w:val="0"/>
                <w:numId w:val="63"/>
              </w:numPr>
              <w:bidi/>
              <w:jc w:val="center"/>
              <w:rPr>
                <w:rFonts w:cs="B Lotus"/>
                <w:rtl/>
              </w:rPr>
            </w:pPr>
          </w:p>
        </w:tc>
        <w:tc>
          <w:tcPr>
            <w:tcW w:w="1803" w:type="dxa"/>
          </w:tcPr>
          <w:p w14:paraId="54647D1F" w14:textId="782F0FEE" w:rsidR="004A7367" w:rsidRPr="004A7367" w:rsidRDefault="004A7367" w:rsidP="004A7367">
            <w:pPr>
              <w:jc w:val="center"/>
              <w:rPr>
                <w:rFonts w:cs="B Lotus"/>
                <w:sz w:val="28"/>
                <w:szCs w:val="28"/>
                <w:rtl/>
              </w:rPr>
            </w:pPr>
            <w:r w:rsidRPr="004A7367">
              <w:rPr>
                <w:rFonts w:cs="B Lotus"/>
                <w:rtl/>
              </w:rPr>
              <w:t>337</w:t>
            </w:r>
          </w:p>
        </w:tc>
        <w:tc>
          <w:tcPr>
            <w:tcW w:w="1803" w:type="dxa"/>
          </w:tcPr>
          <w:p w14:paraId="2E20F331" w14:textId="40831B0B" w:rsidR="004A7367" w:rsidRPr="004A7367" w:rsidRDefault="004A7367" w:rsidP="004A7367">
            <w:pPr>
              <w:jc w:val="center"/>
              <w:rPr>
                <w:rFonts w:cs="B Lotus"/>
                <w:sz w:val="28"/>
                <w:szCs w:val="28"/>
                <w:rtl/>
              </w:rPr>
            </w:pPr>
            <w:r w:rsidRPr="004A7367">
              <w:rPr>
                <w:rFonts w:cs="B Lotus" w:hint="cs"/>
                <w:rtl/>
              </w:rPr>
              <w:t>بروجرد</w:t>
            </w:r>
          </w:p>
        </w:tc>
        <w:tc>
          <w:tcPr>
            <w:tcW w:w="1803" w:type="dxa"/>
          </w:tcPr>
          <w:p w14:paraId="411E6BFA" w14:textId="00B138F6" w:rsidR="004A7367" w:rsidRPr="004A7367" w:rsidRDefault="004A7367" w:rsidP="004A7367">
            <w:pPr>
              <w:jc w:val="center"/>
              <w:rPr>
                <w:rFonts w:cs="B Lotus"/>
                <w:sz w:val="28"/>
                <w:szCs w:val="28"/>
                <w:rtl/>
              </w:rPr>
            </w:pPr>
            <w:r w:rsidRPr="004A7367">
              <w:rPr>
                <w:rFonts w:cs="B Lotus"/>
                <w:rtl/>
              </w:rPr>
              <w:t>20</w:t>
            </w:r>
          </w:p>
        </w:tc>
        <w:tc>
          <w:tcPr>
            <w:tcW w:w="1803" w:type="dxa"/>
          </w:tcPr>
          <w:p w14:paraId="4721331B" w14:textId="29E2DF2E"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16DEF09D" w14:textId="77777777" w:rsidTr="00372823">
        <w:tc>
          <w:tcPr>
            <w:tcW w:w="1803" w:type="dxa"/>
          </w:tcPr>
          <w:p w14:paraId="10FE915D" w14:textId="77777777" w:rsidR="004A7367" w:rsidRPr="004A7367" w:rsidRDefault="004A7367" w:rsidP="004A7367">
            <w:pPr>
              <w:pStyle w:val="ListParagraph"/>
              <w:numPr>
                <w:ilvl w:val="0"/>
                <w:numId w:val="63"/>
              </w:numPr>
              <w:bidi/>
              <w:jc w:val="center"/>
              <w:rPr>
                <w:rFonts w:cs="B Lotus"/>
                <w:rtl/>
              </w:rPr>
            </w:pPr>
          </w:p>
        </w:tc>
        <w:tc>
          <w:tcPr>
            <w:tcW w:w="1803" w:type="dxa"/>
          </w:tcPr>
          <w:p w14:paraId="73109B3A" w14:textId="7F98A8D2" w:rsidR="004A7367" w:rsidRPr="004A7367" w:rsidRDefault="004A7367" w:rsidP="004A7367">
            <w:pPr>
              <w:jc w:val="center"/>
              <w:rPr>
                <w:rFonts w:cs="B Lotus"/>
                <w:sz w:val="28"/>
                <w:szCs w:val="28"/>
                <w:rtl/>
              </w:rPr>
            </w:pPr>
            <w:r w:rsidRPr="004A7367">
              <w:rPr>
                <w:rFonts w:cs="B Lotus"/>
                <w:rtl/>
              </w:rPr>
              <w:t>338</w:t>
            </w:r>
          </w:p>
        </w:tc>
        <w:tc>
          <w:tcPr>
            <w:tcW w:w="1803" w:type="dxa"/>
          </w:tcPr>
          <w:p w14:paraId="5F1FE9A5" w14:textId="1E918613" w:rsidR="004A7367" w:rsidRPr="004A7367" w:rsidRDefault="004A7367" w:rsidP="004A7367">
            <w:pPr>
              <w:jc w:val="center"/>
              <w:rPr>
                <w:rFonts w:cs="B Lotus"/>
                <w:sz w:val="28"/>
                <w:szCs w:val="28"/>
                <w:rtl/>
              </w:rPr>
            </w:pPr>
            <w:r w:rsidRPr="004A7367">
              <w:rPr>
                <w:rFonts w:cs="B Lotus" w:hint="cs"/>
                <w:rtl/>
              </w:rPr>
              <w:t>پل</w:t>
            </w:r>
            <w:r w:rsidRPr="004A7367">
              <w:rPr>
                <w:rFonts w:cs="B Lotus"/>
                <w:rtl/>
              </w:rPr>
              <w:t xml:space="preserve"> </w:t>
            </w:r>
            <w:r w:rsidRPr="004A7367">
              <w:rPr>
                <w:rFonts w:cs="B Lotus" w:hint="cs"/>
                <w:rtl/>
              </w:rPr>
              <w:t>دختر</w:t>
            </w:r>
          </w:p>
        </w:tc>
        <w:tc>
          <w:tcPr>
            <w:tcW w:w="1803" w:type="dxa"/>
          </w:tcPr>
          <w:p w14:paraId="6653363B" w14:textId="4FD159D9" w:rsidR="004A7367" w:rsidRPr="004A7367" w:rsidRDefault="004A7367" w:rsidP="004A7367">
            <w:pPr>
              <w:jc w:val="center"/>
              <w:rPr>
                <w:rFonts w:cs="B Lotus"/>
                <w:sz w:val="28"/>
                <w:szCs w:val="28"/>
                <w:rtl/>
              </w:rPr>
            </w:pPr>
            <w:r w:rsidRPr="004A7367">
              <w:rPr>
                <w:rFonts w:cs="B Lotus"/>
                <w:rtl/>
              </w:rPr>
              <w:t>20</w:t>
            </w:r>
          </w:p>
        </w:tc>
        <w:tc>
          <w:tcPr>
            <w:tcW w:w="1803" w:type="dxa"/>
          </w:tcPr>
          <w:p w14:paraId="215466BA" w14:textId="2D70B698"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184FA29B" w14:textId="77777777" w:rsidTr="00372823">
        <w:tc>
          <w:tcPr>
            <w:tcW w:w="1803" w:type="dxa"/>
          </w:tcPr>
          <w:p w14:paraId="62EB0918" w14:textId="77777777" w:rsidR="004A7367" w:rsidRPr="004A7367" w:rsidRDefault="004A7367" w:rsidP="004A7367">
            <w:pPr>
              <w:pStyle w:val="ListParagraph"/>
              <w:numPr>
                <w:ilvl w:val="0"/>
                <w:numId w:val="63"/>
              </w:numPr>
              <w:bidi/>
              <w:jc w:val="center"/>
              <w:rPr>
                <w:rFonts w:cs="B Lotus"/>
                <w:rtl/>
              </w:rPr>
            </w:pPr>
          </w:p>
        </w:tc>
        <w:tc>
          <w:tcPr>
            <w:tcW w:w="1803" w:type="dxa"/>
          </w:tcPr>
          <w:p w14:paraId="01C18770" w14:textId="5819BA1D" w:rsidR="004A7367" w:rsidRPr="004A7367" w:rsidRDefault="004A7367" w:rsidP="004A7367">
            <w:pPr>
              <w:jc w:val="center"/>
              <w:rPr>
                <w:rFonts w:cs="B Lotus"/>
                <w:sz w:val="28"/>
                <w:szCs w:val="28"/>
                <w:rtl/>
              </w:rPr>
            </w:pPr>
            <w:r w:rsidRPr="004A7367">
              <w:rPr>
                <w:rFonts w:cs="B Lotus"/>
                <w:rtl/>
              </w:rPr>
              <w:t>339</w:t>
            </w:r>
          </w:p>
        </w:tc>
        <w:tc>
          <w:tcPr>
            <w:tcW w:w="1803" w:type="dxa"/>
          </w:tcPr>
          <w:p w14:paraId="78758357" w14:textId="6E05BCA7" w:rsidR="004A7367" w:rsidRPr="004A7367" w:rsidRDefault="004A7367" w:rsidP="004A7367">
            <w:pPr>
              <w:jc w:val="center"/>
              <w:rPr>
                <w:rFonts w:cs="B Lotus"/>
                <w:sz w:val="28"/>
                <w:szCs w:val="28"/>
                <w:rtl/>
              </w:rPr>
            </w:pPr>
            <w:r w:rsidRPr="004A7367">
              <w:rPr>
                <w:rFonts w:cs="B Lotus" w:hint="cs"/>
                <w:rtl/>
              </w:rPr>
              <w:t>کوهدشت</w:t>
            </w:r>
          </w:p>
        </w:tc>
        <w:tc>
          <w:tcPr>
            <w:tcW w:w="1803" w:type="dxa"/>
          </w:tcPr>
          <w:p w14:paraId="4F3C8E87" w14:textId="6D2355DD" w:rsidR="004A7367" w:rsidRPr="004A7367" w:rsidRDefault="004A7367" w:rsidP="004A7367">
            <w:pPr>
              <w:jc w:val="center"/>
              <w:rPr>
                <w:rFonts w:cs="B Lotus"/>
                <w:sz w:val="28"/>
                <w:szCs w:val="28"/>
                <w:rtl/>
              </w:rPr>
            </w:pPr>
            <w:r w:rsidRPr="004A7367">
              <w:rPr>
                <w:rFonts w:cs="B Lotus"/>
                <w:rtl/>
              </w:rPr>
              <w:t>20</w:t>
            </w:r>
          </w:p>
        </w:tc>
        <w:tc>
          <w:tcPr>
            <w:tcW w:w="1803" w:type="dxa"/>
          </w:tcPr>
          <w:p w14:paraId="6134AD6E" w14:textId="7FA20195"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034171B0" w14:textId="77777777" w:rsidTr="00372823">
        <w:tc>
          <w:tcPr>
            <w:tcW w:w="1803" w:type="dxa"/>
          </w:tcPr>
          <w:p w14:paraId="481FBBA8" w14:textId="77777777" w:rsidR="004A7367" w:rsidRPr="004A7367" w:rsidRDefault="004A7367" w:rsidP="004A7367">
            <w:pPr>
              <w:pStyle w:val="ListParagraph"/>
              <w:numPr>
                <w:ilvl w:val="0"/>
                <w:numId w:val="63"/>
              </w:numPr>
              <w:bidi/>
              <w:jc w:val="center"/>
              <w:rPr>
                <w:rFonts w:cs="B Lotus"/>
                <w:rtl/>
              </w:rPr>
            </w:pPr>
          </w:p>
        </w:tc>
        <w:tc>
          <w:tcPr>
            <w:tcW w:w="1803" w:type="dxa"/>
          </w:tcPr>
          <w:p w14:paraId="421DC8E9" w14:textId="0523AC8A" w:rsidR="004A7367" w:rsidRPr="004A7367" w:rsidRDefault="004A7367" w:rsidP="004A7367">
            <w:pPr>
              <w:jc w:val="center"/>
              <w:rPr>
                <w:rFonts w:cs="B Lotus"/>
                <w:sz w:val="28"/>
                <w:szCs w:val="28"/>
                <w:rtl/>
              </w:rPr>
            </w:pPr>
            <w:r w:rsidRPr="004A7367">
              <w:rPr>
                <w:rFonts w:cs="B Lotus"/>
                <w:rtl/>
              </w:rPr>
              <w:t>340</w:t>
            </w:r>
          </w:p>
        </w:tc>
        <w:tc>
          <w:tcPr>
            <w:tcW w:w="1803" w:type="dxa"/>
          </w:tcPr>
          <w:p w14:paraId="0BB159C1" w14:textId="449EE3E7" w:rsidR="004A7367" w:rsidRPr="004A7367" w:rsidRDefault="004A7367" w:rsidP="004A7367">
            <w:pPr>
              <w:jc w:val="center"/>
              <w:rPr>
                <w:rFonts w:cs="B Lotus"/>
                <w:sz w:val="28"/>
                <w:szCs w:val="28"/>
                <w:rtl/>
              </w:rPr>
            </w:pPr>
            <w:r w:rsidRPr="004A7367">
              <w:rPr>
                <w:rFonts w:cs="B Lotus" w:hint="cs"/>
                <w:rtl/>
              </w:rPr>
              <w:t>نورآباد</w:t>
            </w:r>
          </w:p>
        </w:tc>
        <w:tc>
          <w:tcPr>
            <w:tcW w:w="1803" w:type="dxa"/>
          </w:tcPr>
          <w:p w14:paraId="2DCD030D" w14:textId="1E99F07C" w:rsidR="004A7367" w:rsidRPr="004A7367" w:rsidRDefault="004A7367" w:rsidP="004A7367">
            <w:pPr>
              <w:jc w:val="center"/>
              <w:rPr>
                <w:rFonts w:cs="B Lotus"/>
                <w:sz w:val="28"/>
                <w:szCs w:val="28"/>
                <w:rtl/>
              </w:rPr>
            </w:pPr>
            <w:r w:rsidRPr="004A7367">
              <w:rPr>
                <w:rFonts w:cs="B Lotus"/>
                <w:rtl/>
              </w:rPr>
              <w:t>20</w:t>
            </w:r>
          </w:p>
        </w:tc>
        <w:tc>
          <w:tcPr>
            <w:tcW w:w="1803" w:type="dxa"/>
          </w:tcPr>
          <w:p w14:paraId="2CFADD92" w14:textId="12AB772D"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676A7E45" w14:textId="77777777" w:rsidTr="00372823">
        <w:tc>
          <w:tcPr>
            <w:tcW w:w="1803" w:type="dxa"/>
          </w:tcPr>
          <w:p w14:paraId="2F00C784" w14:textId="77777777" w:rsidR="004A7367" w:rsidRPr="004A7367" w:rsidRDefault="004A7367" w:rsidP="004A7367">
            <w:pPr>
              <w:pStyle w:val="ListParagraph"/>
              <w:numPr>
                <w:ilvl w:val="0"/>
                <w:numId w:val="63"/>
              </w:numPr>
              <w:bidi/>
              <w:jc w:val="center"/>
              <w:rPr>
                <w:rFonts w:cs="B Lotus"/>
                <w:rtl/>
              </w:rPr>
            </w:pPr>
          </w:p>
        </w:tc>
        <w:tc>
          <w:tcPr>
            <w:tcW w:w="1803" w:type="dxa"/>
          </w:tcPr>
          <w:p w14:paraId="00B31D32" w14:textId="5707C0AE" w:rsidR="004A7367" w:rsidRPr="004A7367" w:rsidRDefault="004A7367" w:rsidP="004A7367">
            <w:pPr>
              <w:jc w:val="center"/>
              <w:rPr>
                <w:rFonts w:cs="B Lotus"/>
                <w:sz w:val="28"/>
                <w:szCs w:val="28"/>
                <w:rtl/>
              </w:rPr>
            </w:pPr>
            <w:r w:rsidRPr="004A7367">
              <w:rPr>
                <w:rFonts w:cs="B Lotus"/>
                <w:rtl/>
              </w:rPr>
              <w:t>341</w:t>
            </w:r>
          </w:p>
        </w:tc>
        <w:tc>
          <w:tcPr>
            <w:tcW w:w="1803" w:type="dxa"/>
          </w:tcPr>
          <w:p w14:paraId="7273B9BE" w14:textId="5F77AA0D" w:rsidR="004A7367" w:rsidRPr="004A7367" w:rsidRDefault="004A7367" w:rsidP="004A7367">
            <w:pPr>
              <w:jc w:val="center"/>
              <w:rPr>
                <w:rFonts w:cs="B Lotus"/>
                <w:sz w:val="28"/>
                <w:szCs w:val="28"/>
                <w:rtl/>
              </w:rPr>
            </w:pPr>
            <w:r w:rsidRPr="004A7367">
              <w:rPr>
                <w:rFonts w:cs="B Lotus" w:hint="cs"/>
                <w:rtl/>
              </w:rPr>
              <w:t>سلسله</w:t>
            </w:r>
            <w:r w:rsidRPr="004A7367">
              <w:rPr>
                <w:rFonts w:cs="B Lotus"/>
                <w:rtl/>
              </w:rPr>
              <w:t>(</w:t>
            </w:r>
            <w:r w:rsidRPr="004A7367">
              <w:rPr>
                <w:rFonts w:cs="B Lotus" w:hint="cs"/>
                <w:rtl/>
              </w:rPr>
              <w:t>الشتر</w:t>
            </w:r>
            <w:r w:rsidRPr="004A7367">
              <w:rPr>
                <w:rFonts w:cs="B Lotus"/>
                <w:rtl/>
              </w:rPr>
              <w:t>)</w:t>
            </w:r>
          </w:p>
        </w:tc>
        <w:tc>
          <w:tcPr>
            <w:tcW w:w="1803" w:type="dxa"/>
          </w:tcPr>
          <w:p w14:paraId="5CA98FCC" w14:textId="0CC3A292" w:rsidR="004A7367" w:rsidRPr="004A7367" w:rsidRDefault="004A7367" w:rsidP="004A7367">
            <w:pPr>
              <w:jc w:val="center"/>
              <w:rPr>
                <w:rFonts w:cs="B Lotus"/>
                <w:sz w:val="28"/>
                <w:szCs w:val="28"/>
                <w:rtl/>
              </w:rPr>
            </w:pPr>
            <w:r w:rsidRPr="004A7367">
              <w:rPr>
                <w:rFonts w:cs="B Lotus"/>
                <w:rtl/>
              </w:rPr>
              <w:t>20</w:t>
            </w:r>
          </w:p>
        </w:tc>
        <w:tc>
          <w:tcPr>
            <w:tcW w:w="1803" w:type="dxa"/>
          </w:tcPr>
          <w:p w14:paraId="6FFE73C7" w14:textId="48407974"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64CA5F3F" w14:textId="77777777" w:rsidTr="00372823">
        <w:tc>
          <w:tcPr>
            <w:tcW w:w="1803" w:type="dxa"/>
          </w:tcPr>
          <w:p w14:paraId="3C93718C" w14:textId="77777777" w:rsidR="004A7367" w:rsidRPr="004A7367" w:rsidRDefault="004A7367" w:rsidP="004A7367">
            <w:pPr>
              <w:pStyle w:val="ListParagraph"/>
              <w:numPr>
                <w:ilvl w:val="0"/>
                <w:numId w:val="63"/>
              </w:numPr>
              <w:bidi/>
              <w:jc w:val="center"/>
              <w:rPr>
                <w:rFonts w:cs="B Lotus"/>
                <w:rtl/>
              </w:rPr>
            </w:pPr>
          </w:p>
        </w:tc>
        <w:tc>
          <w:tcPr>
            <w:tcW w:w="1803" w:type="dxa"/>
          </w:tcPr>
          <w:p w14:paraId="7B7B06B6" w14:textId="6C803CBE" w:rsidR="004A7367" w:rsidRPr="004A7367" w:rsidRDefault="004A7367" w:rsidP="004A7367">
            <w:pPr>
              <w:jc w:val="center"/>
              <w:rPr>
                <w:rFonts w:cs="B Lotus"/>
                <w:sz w:val="28"/>
                <w:szCs w:val="28"/>
                <w:rtl/>
              </w:rPr>
            </w:pPr>
            <w:r w:rsidRPr="004A7367">
              <w:rPr>
                <w:rFonts w:cs="B Lotus"/>
                <w:rtl/>
              </w:rPr>
              <w:t>342</w:t>
            </w:r>
          </w:p>
        </w:tc>
        <w:tc>
          <w:tcPr>
            <w:tcW w:w="1803" w:type="dxa"/>
          </w:tcPr>
          <w:p w14:paraId="39BD78AB" w14:textId="0EA72A8E" w:rsidR="004A7367" w:rsidRPr="004A7367" w:rsidRDefault="004A7367" w:rsidP="004A7367">
            <w:pPr>
              <w:jc w:val="center"/>
              <w:rPr>
                <w:rFonts w:cs="B Lotus"/>
                <w:sz w:val="28"/>
                <w:szCs w:val="28"/>
                <w:rtl/>
              </w:rPr>
            </w:pPr>
            <w:r w:rsidRPr="004A7367">
              <w:rPr>
                <w:rFonts w:cs="B Lotus" w:hint="cs"/>
                <w:rtl/>
              </w:rPr>
              <w:t>اشترینان</w:t>
            </w:r>
          </w:p>
        </w:tc>
        <w:tc>
          <w:tcPr>
            <w:tcW w:w="1803" w:type="dxa"/>
          </w:tcPr>
          <w:p w14:paraId="34CAF809" w14:textId="3E1841DC" w:rsidR="004A7367" w:rsidRPr="004A7367" w:rsidRDefault="004A7367" w:rsidP="004A7367">
            <w:pPr>
              <w:jc w:val="center"/>
              <w:rPr>
                <w:rFonts w:cs="B Lotus"/>
                <w:sz w:val="28"/>
                <w:szCs w:val="28"/>
                <w:rtl/>
              </w:rPr>
            </w:pPr>
            <w:r w:rsidRPr="004A7367">
              <w:rPr>
                <w:rFonts w:cs="B Lotus"/>
                <w:rtl/>
              </w:rPr>
              <w:t>20</w:t>
            </w:r>
          </w:p>
        </w:tc>
        <w:tc>
          <w:tcPr>
            <w:tcW w:w="1803" w:type="dxa"/>
          </w:tcPr>
          <w:p w14:paraId="699A48C9" w14:textId="43A35835"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14EFCD4E" w14:textId="77777777" w:rsidTr="00372823">
        <w:tc>
          <w:tcPr>
            <w:tcW w:w="1803" w:type="dxa"/>
          </w:tcPr>
          <w:p w14:paraId="32DB7B91" w14:textId="77777777" w:rsidR="004A7367" w:rsidRPr="004A7367" w:rsidRDefault="004A7367" w:rsidP="004A7367">
            <w:pPr>
              <w:pStyle w:val="ListParagraph"/>
              <w:numPr>
                <w:ilvl w:val="0"/>
                <w:numId w:val="63"/>
              </w:numPr>
              <w:bidi/>
              <w:jc w:val="center"/>
              <w:rPr>
                <w:rFonts w:cs="B Lotus"/>
                <w:rtl/>
              </w:rPr>
            </w:pPr>
          </w:p>
        </w:tc>
        <w:tc>
          <w:tcPr>
            <w:tcW w:w="1803" w:type="dxa"/>
          </w:tcPr>
          <w:p w14:paraId="42B4DCDD" w14:textId="6C7BC770" w:rsidR="004A7367" w:rsidRPr="004A7367" w:rsidRDefault="004A7367" w:rsidP="004A7367">
            <w:pPr>
              <w:jc w:val="center"/>
              <w:rPr>
                <w:rFonts w:cs="B Lotus"/>
                <w:sz w:val="28"/>
                <w:szCs w:val="28"/>
                <w:rtl/>
              </w:rPr>
            </w:pPr>
            <w:r w:rsidRPr="004A7367">
              <w:rPr>
                <w:rFonts w:cs="B Lotus"/>
                <w:rtl/>
              </w:rPr>
              <w:t>343</w:t>
            </w:r>
          </w:p>
        </w:tc>
        <w:tc>
          <w:tcPr>
            <w:tcW w:w="1803" w:type="dxa"/>
          </w:tcPr>
          <w:p w14:paraId="2F89D01F" w14:textId="639EF9E3" w:rsidR="004A7367" w:rsidRPr="004A7367" w:rsidRDefault="004A7367" w:rsidP="004A7367">
            <w:pPr>
              <w:jc w:val="center"/>
              <w:rPr>
                <w:rFonts w:cs="B Lotus"/>
                <w:sz w:val="28"/>
                <w:szCs w:val="28"/>
                <w:rtl/>
              </w:rPr>
            </w:pPr>
            <w:r w:rsidRPr="004A7367">
              <w:rPr>
                <w:rFonts w:cs="B Lotus" w:hint="cs"/>
                <w:rtl/>
              </w:rPr>
              <w:t>رومشکان</w:t>
            </w:r>
          </w:p>
        </w:tc>
        <w:tc>
          <w:tcPr>
            <w:tcW w:w="1803" w:type="dxa"/>
          </w:tcPr>
          <w:p w14:paraId="5501F3D3" w14:textId="64E57060" w:rsidR="004A7367" w:rsidRPr="004A7367" w:rsidRDefault="004A7367" w:rsidP="004A7367">
            <w:pPr>
              <w:jc w:val="center"/>
              <w:rPr>
                <w:rFonts w:cs="B Lotus"/>
                <w:sz w:val="28"/>
                <w:szCs w:val="28"/>
                <w:rtl/>
              </w:rPr>
            </w:pPr>
            <w:r w:rsidRPr="004A7367">
              <w:rPr>
                <w:rFonts w:cs="B Lotus"/>
                <w:rtl/>
              </w:rPr>
              <w:t>20</w:t>
            </w:r>
          </w:p>
        </w:tc>
        <w:tc>
          <w:tcPr>
            <w:tcW w:w="1803" w:type="dxa"/>
          </w:tcPr>
          <w:p w14:paraId="46F3D931" w14:textId="5114F6D4"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1E74D137" w14:textId="77777777" w:rsidTr="00372823">
        <w:tc>
          <w:tcPr>
            <w:tcW w:w="1803" w:type="dxa"/>
          </w:tcPr>
          <w:p w14:paraId="52C89349" w14:textId="77777777" w:rsidR="004A7367" w:rsidRPr="004A7367" w:rsidRDefault="004A7367" w:rsidP="004A7367">
            <w:pPr>
              <w:pStyle w:val="ListParagraph"/>
              <w:numPr>
                <w:ilvl w:val="0"/>
                <w:numId w:val="63"/>
              </w:numPr>
              <w:bidi/>
              <w:jc w:val="center"/>
              <w:rPr>
                <w:rFonts w:cs="B Lotus"/>
                <w:rtl/>
              </w:rPr>
            </w:pPr>
          </w:p>
        </w:tc>
        <w:tc>
          <w:tcPr>
            <w:tcW w:w="1803" w:type="dxa"/>
          </w:tcPr>
          <w:p w14:paraId="4EA3DE9C" w14:textId="2C4E08B2" w:rsidR="004A7367" w:rsidRPr="004A7367" w:rsidRDefault="004A7367" w:rsidP="004A7367">
            <w:pPr>
              <w:jc w:val="center"/>
              <w:rPr>
                <w:rFonts w:cs="B Lotus"/>
                <w:sz w:val="28"/>
                <w:szCs w:val="28"/>
                <w:rtl/>
              </w:rPr>
            </w:pPr>
            <w:r w:rsidRPr="004A7367">
              <w:rPr>
                <w:rFonts w:cs="B Lotus"/>
                <w:rtl/>
              </w:rPr>
              <w:t>345</w:t>
            </w:r>
          </w:p>
        </w:tc>
        <w:tc>
          <w:tcPr>
            <w:tcW w:w="1803" w:type="dxa"/>
          </w:tcPr>
          <w:p w14:paraId="7F9FE621" w14:textId="48B05ACC" w:rsidR="004A7367" w:rsidRPr="004A7367" w:rsidRDefault="004A7367" w:rsidP="004A7367">
            <w:pPr>
              <w:jc w:val="center"/>
              <w:rPr>
                <w:rFonts w:cs="B Lotus"/>
                <w:sz w:val="28"/>
                <w:szCs w:val="28"/>
                <w:rtl/>
              </w:rPr>
            </w:pPr>
            <w:r w:rsidRPr="004A7367">
              <w:rPr>
                <w:rFonts w:cs="B Lotus" w:hint="cs"/>
                <w:rtl/>
              </w:rPr>
              <w:t>ازنا</w:t>
            </w:r>
          </w:p>
        </w:tc>
        <w:tc>
          <w:tcPr>
            <w:tcW w:w="1803" w:type="dxa"/>
          </w:tcPr>
          <w:p w14:paraId="344C6990" w14:textId="30981E8D" w:rsidR="004A7367" w:rsidRPr="004A7367" w:rsidRDefault="004A7367" w:rsidP="004A7367">
            <w:pPr>
              <w:jc w:val="center"/>
              <w:rPr>
                <w:rFonts w:cs="B Lotus"/>
                <w:sz w:val="28"/>
                <w:szCs w:val="28"/>
                <w:rtl/>
              </w:rPr>
            </w:pPr>
            <w:r w:rsidRPr="004A7367">
              <w:rPr>
                <w:rFonts w:cs="B Lotus"/>
                <w:rtl/>
              </w:rPr>
              <w:t>20</w:t>
            </w:r>
          </w:p>
        </w:tc>
        <w:tc>
          <w:tcPr>
            <w:tcW w:w="1803" w:type="dxa"/>
          </w:tcPr>
          <w:p w14:paraId="727A909A" w14:textId="56D8C3EA"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3CF3AF42" w14:textId="77777777" w:rsidTr="00372823">
        <w:tc>
          <w:tcPr>
            <w:tcW w:w="1803" w:type="dxa"/>
          </w:tcPr>
          <w:p w14:paraId="3A75B6D6" w14:textId="77777777" w:rsidR="004A7367" w:rsidRPr="004A7367" w:rsidRDefault="004A7367" w:rsidP="004A7367">
            <w:pPr>
              <w:pStyle w:val="ListParagraph"/>
              <w:numPr>
                <w:ilvl w:val="0"/>
                <w:numId w:val="63"/>
              </w:numPr>
              <w:bidi/>
              <w:jc w:val="center"/>
              <w:rPr>
                <w:rFonts w:cs="B Lotus"/>
                <w:rtl/>
              </w:rPr>
            </w:pPr>
          </w:p>
        </w:tc>
        <w:tc>
          <w:tcPr>
            <w:tcW w:w="1803" w:type="dxa"/>
          </w:tcPr>
          <w:p w14:paraId="028AEC79" w14:textId="54E0C6CB" w:rsidR="004A7367" w:rsidRPr="004A7367" w:rsidRDefault="004A7367" w:rsidP="004A7367">
            <w:pPr>
              <w:jc w:val="center"/>
              <w:rPr>
                <w:rFonts w:cs="B Lotus"/>
                <w:sz w:val="28"/>
                <w:szCs w:val="28"/>
                <w:rtl/>
              </w:rPr>
            </w:pPr>
            <w:r w:rsidRPr="004A7367">
              <w:rPr>
                <w:rFonts w:cs="B Lotus"/>
                <w:rtl/>
              </w:rPr>
              <w:t>774</w:t>
            </w:r>
          </w:p>
        </w:tc>
        <w:tc>
          <w:tcPr>
            <w:tcW w:w="1803" w:type="dxa"/>
          </w:tcPr>
          <w:p w14:paraId="269E87FE" w14:textId="4E372AF8"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سراب</w:t>
            </w:r>
            <w:r w:rsidRPr="004A7367">
              <w:rPr>
                <w:rFonts w:cs="B Lotus"/>
                <w:rtl/>
              </w:rPr>
              <w:t xml:space="preserve"> </w:t>
            </w:r>
            <w:r w:rsidRPr="004A7367">
              <w:rPr>
                <w:rFonts w:cs="B Lotus" w:hint="cs"/>
                <w:rtl/>
              </w:rPr>
              <w:t>دوره‏</w:t>
            </w:r>
          </w:p>
        </w:tc>
        <w:tc>
          <w:tcPr>
            <w:tcW w:w="1803" w:type="dxa"/>
          </w:tcPr>
          <w:p w14:paraId="2AD3F14C" w14:textId="3578420A" w:rsidR="004A7367" w:rsidRPr="004A7367" w:rsidRDefault="004A7367" w:rsidP="004A7367">
            <w:pPr>
              <w:jc w:val="center"/>
              <w:rPr>
                <w:rFonts w:cs="B Lotus"/>
                <w:sz w:val="28"/>
                <w:szCs w:val="28"/>
                <w:rtl/>
              </w:rPr>
            </w:pPr>
            <w:r w:rsidRPr="004A7367">
              <w:rPr>
                <w:rFonts w:cs="B Lotus"/>
                <w:rtl/>
              </w:rPr>
              <w:t>20</w:t>
            </w:r>
          </w:p>
        </w:tc>
        <w:tc>
          <w:tcPr>
            <w:tcW w:w="1803" w:type="dxa"/>
          </w:tcPr>
          <w:p w14:paraId="1FDCA8CF" w14:textId="618A3A38"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5D5BB3ED" w14:textId="77777777" w:rsidTr="00372823">
        <w:tc>
          <w:tcPr>
            <w:tcW w:w="1803" w:type="dxa"/>
          </w:tcPr>
          <w:p w14:paraId="3E795B48" w14:textId="77777777" w:rsidR="004A7367" w:rsidRPr="004A7367" w:rsidRDefault="004A7367" w:rsidP="004A7367">
            <w:pPr>
              <w:pStyle w:val="ListParagraph"/>
              <w:numPr>
                <w:ilvl w:val="0"/>
                <w:numId w:val="63"/>
              </w:numPr>
              <w:bidi/>
              <w:jc w:val="center"/>
              <w:rPr>
                <w:rFonts w:cs="B Lotus"/>
                <w:rtl/>
              </w:rPr>
            </w:pPr>
          </w:p>
        </w:tc>
        <w:tc>
          <w:tcPr>
            <w:tcW w:w="1803" w:type="dxa"/>
          </w:tcPr>
          <w:p w14:paraId="6B975CCD" w14:textId="0EE86637" w:rsidR="004A7367" w:rsidRPr="004A7367" w:rsidRDefault="004A7367" w:rsidP="004A7367">
            <w:pPr>
              <w:jc w:val="center"/>
              <w:rPr>
                <w:rFonts w:cs="B Lotus"/>
                <w:sz w:val="28"/>
                <w:szCs w:val="28"/>
                <w:rtl/>
              </w:rPr>
            </w:pPr>
            <w:r w:rsidRPr="004A7367">
              <w:rPr>
                <w:rFonts w:cs="B Lotus"/>
                <w:rtl/>
              </w:rPr>
              <w:t>779</w:t>
            </w:r>
          </w:p>
        </w:tc>
        <w:tc>
          <w:tcPr>
            <w:tcW w:w="1803" w:type="dxa"/>
          </w:tcPr>
          <w:p w14:paraId="28D01EE8" w14:textId="04A606B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چالانچولان‏</w:t>
            </w:r>
          </w:p>
        </w:tc>
        <w:tc>
          <w:tcPr>
            <w:tcW w:w="1803" w:type="dxa"/>
          </w:tcPr>
          <w:p w14:paraId="533E7CA0" w14:textId="705CD0A1" w:rsidR="004A7367" w:rsidRPr="004A7367" w:rsidRDefault="004A7367" w:rsidP="004A7367">
            <w:pPr>
              <w:jc w:val="center"/>
              <w:rPr>
                <w:rFonts w:cs="B Lotus"/>
                <w:sz w:val="28"/>
                <w:szCs w:val="28"/>
                <w:rtl/>
              </w:rPr>
            </w:pPr>
            <w:r w:rsidRPr="004A7367">
              <w:rPr>
                <w:rFonts w:cs="B Lotus"/>
                <w:rtl/>
              </w:rPr>
              <w:t>20</w:t>
            </w:r>
          </w:p>
        </w:tc>
        <w:tc>
          <w:tcPr>
            <w:tcW w:w="1803" w:type="dxa"/>
          </w:tcPr>
          <w:p w14:paraId="1F3FF7DE" w14:textId="33BCA022"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1BD06046" w14:textId="77777777" w:rsidTr="00372823">
        <w:tc>
          <w:tcPr>
            <w:tcW w:w="1803" w:type="dxa"/>
          </w:tcPr>
          <w:p w14:paraId="00026BD9" w14:textId="77777777" w:rsidR="004A7367" w:rsidRPr="004A7367" w:rsidRDefault="004A7367" w:rsidP="004A7367">
            <w:pPr>
              <w:pStyle w:val="ListParagraph"/>
              <w:numPr>
                <w:ilvl w:val="0"/>
                <w:numId w:val="63"/>
              </w:numPr>
              <w:bidi/>
              <w:jc w:val="center"/>
              <w:rPr>
                <w:rFonts w:cs="B Lotus"/>
                <w:rtl/>
              </w:rPr>
            </w:pPr>
          </w:p>
        </w:tc>
        <w:tc>
          <w:tcPr>
            <w:tcW w:w="1803" w:type="dxa"/>
          </w:tcPr>
          <w:p w14:paraId="2212841C" w14:textId="665804B4" w:rsidR="004A7367" w:rsidRPr="004A7367" w:rsidRDefault="004A7367" w:rsidP="004A7367">
            <w:pPr>
              <w:jc w:val="center"/>
              <w:rPr>
                <w:rFonts w:cs="B Lotus"/>
                <w:sz w:val="28"/>
                <w:szCs w:val="28"/>
                <w:rtl/>
              </w:rPr>
            </w:pPr>
            <w:r w:rsidRPr="004A7367">
              <w:rPr>
                <w:rFonts w:cs="B Lotus"/>
                <w:rtl/>
              </w:rPr>
              <w:t>781</w:t>
            </w:r>
          </w:p>
        </w:tc>
        <w:tc>
          <w:tcPr>
            <w:tcW w:w="1803" w:type="dxa"/>
          </w:tcPr>
          <w:p w14:paraId="3B62E70F" w14:textId="59B94AC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چقابل‏</w:t>
            </w:r>
          </w:p>
        </w:tc>
        <w:tc>
          <w:tcPr>
            <w:tcW w:w="1803" w:type="dxa"/>
          </w:tcPr>
          <w:p w14:paraId="5C470FD3" w14:textId="34758E07" w:rsidR="004A7367" w:rsidRPr="004A7367" w:rsidRDefault="004A7367" w:rsidP="004A7367">
            <w:pPr>
              <w:jc w:val="center"/>
              <w:rPr>
                <w:rFonts w:cs="B Lotus"/>
                <w:sz w:val="28"/>
                <w:szCs w:val="28"/>
                <w:rtl/>
              </w:rPr>
            </w:pPr>
            <w:r w:rsidRPr="004A7367">
              <w:rPr>
                <w:rFonts w:cs="B Lotus"/>
                <w:rtl/>
              </w:rPr>
              <w:t>20</w:t>
            </w:r>
          </w:p>
        </w:tc>
        <w:tc>
          <w:tcPr>
            <w:tcW w:w="1803" w:type="dxa"/>
          </w:tcPr>
          <w:p w14:paraId="2D3708A4" w14:textId="1CD67A10"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5A3E5E18" w14:textId="77777777" w:rsidTr="00372823">
        <w:tc>
          <w:tcPr>
            <w:tcW w:w="1803" w:type="dxa"/>
          </w:tcPr>
          <w:p w14:paraId="4E879CB8" w14:textId="77777777" w:rsidR="004A7367" w:rsidRPr="004A7367" w:rsidRDefault="004A7367" w:rsidP="004A7367">
            <w:pPr>
              <w:pStyle w:val="ListParagraph"/>
              <w:numPr>
                <w:ilvl w:val="0"/>
                <w:numId w:val="63"/>
              </w:numPr>
              <w:bidi/>
              <w:jc w:val="center"/>
              <w:rPr>
                <w:rFonts w:cs="B Lotus"/>
                <w:rtl/>
              </w:rPr>
            </w:pPr>
          </w:p>
        </w:tc>
        <w:tc>
          <w:tcPr>
            <w:tcW w:w="1803" w:type="dxa"/>
          </w:tcPr>
          <w:p w14:paraId="240A23F0" w14:textId="6B157148" w:rsidR="004A7367" w:rsidRPr="004A7367" w:rsidRDefault="004A7367" w:rsidP="004A7367">
            <w:pPr>
              <w:jc w:val="center"/>
              <w:rPr>
                <w:rFonts w:cs="B Lotus"/>
                <w:sz w:val="28"/>
                <w:szCs w:val="28"/>
                <w:rtl/>
              </w:rPr>
            </w:pPr>
            <w:r w:rsidRPr="004A7367">
              <w:rPr>
                <w:rFonts w:cs="B Lotus"/>
                <w:rtl/>
              </w:rPr>
              <w:t>782</w:t>
            </w:r>
          </w:p>
        </w:tc>
        <w:tc>
          <w:tcPr>
            <w:tcW w:w="1803" w:type="dxa"/>
          </w:tcPr>
          <w:p w14:paraId="3411851B" w14:textId="30A7BD3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گراب‏</w:t>
            </w:r>
          </w:p>
        </w:tc>
        <w:tc>
          <w:tcPr>
            <w:tcW w:w="1803" w:type="dxa"/>
          </w:tcPr>
          <w:p w14:paraId="1F2C2B43" w14:textId="2E128361" w:rsidR="004A7367" w:rsidRPr="004A7367" w:rsidRDefault="004A7367" w:rsidP="004A7367">
            <w:pPr>
              <w:jc w:val="center"/>
              <w:rPr>
                <w:rFonts w:cs="B Lotus"/>
                <w:sz w:val="28"/>
                <w:szCs w:val="28"/>
                <w:rtl/>
              </w:rPr>
            </w:pPr>
            <w:r w:rsidRPr="004A7367">
              <w:rPr>
                <w:rFonts w:cs="B Lotus"/>
                <w:rtl/>
              </w:rPr>
              <w:t>20</w:t>
            </w:r>
          </w:p>
        </w:tc>
        <w:tc>
          <w:tcPr>
            <w:tcW w:w="1803" w:type="dxa"/>
          </w:tcPr>
          <w:p w14:paraId="7C8463A1" w14:textId="1746F403"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5A099891" w14:textId="77777777" w:rsidTr="00372823">
        <w:tc>
          <w:tcPr>
            <w:tcW w:w="1803" w:type="dxa"/>
          </w:tcPr>
          <w:p w14:paraId="25D9A859" w14:textId="77777777" w:rsidR="004A7367" w:rsidRPr="004A7367" w:rsidRDefault="004A7367" w:rsidP="004A7367">
            <w:pPr>
              <w:pStyle w:val="ListParagraph"/>
              <w:numPr>
                <w:ilvl w:val="0"/>
                <w:numId w:val="63"/>
              </w:numPr>
              <w:bidi/>
              <w:jc w:val="center"/>
              <w:rPr>
                <w:rFonts w:cs="B Lotus"/>
                <w:rtl/>
              </w:rPr>
            </w:pPr>
          </w:p>
        </w:tc>
        <w:tc>
          <w:tcPr>
            <w:tcW w:w="1803" w:type="dxa"/>
          </w:tcPr>
          <w:p w14:paraId="25ACB615" w14:textId="180BCD6A" w:rsidR="004A7367" w:rsidRPr="004A7367" w:rsidRDefault="004A7367" w:rsidP="004A7367">
            <w:pPr>
              <w:jc w:val="center"/>
              <w:rPr>
                <w:rFonts w:cs="B Lotus"/>
                <w:sz w:val="28"/>
                <w:szCs w:val="28"/>
                <w:rtl/>
              </w:rPr>
            </w:pPr>
            <w:r w:rsidRPr="004A7367">
              <w:rPr>
                <w:rFonts w:cs="B Lotus"/>
                <w:rtl/>
              </w:rPr>
              <w:t>783</w:t>
            </w:r>
          </w:p>
        </w:tc>
        <w:tc>
          <w:tcPr>
            <w:tcW w:w="1803" w:type="dxa"/>
          </w:tcPr>
          <w:p w14:paraId="6DD204AA" w14:textId="17D4297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کوهنانی‏</w:t>
            </w:r>
          </w:p>
        </w:tc>
        <w:tc>
          <w:tcPr>
            <w:tcW w:w="1803" w:type="dxa"/>
          </w:tcPr>
          <w:p w14:paraId="2D09E113" w14:textId="41465D91" w:rsidR="004A7367" w:rsidRPr="004A7367" w:rsidRDefault="004A7367" w:rsidP="004A7367">
            <w:pPr>
              <w:jc w:val="center"/>
              <w:rPr>
                <w:rFonts w:cs="B Lotus"/>
                <w:sz w:val="28"/>
                <w:szCs w:val="28"/>
                <w:rtl/>
              </w:rPr>
            </w:pPr>
            <w:r w:rsidRPr="004A7367">
              <w:rPr>
                <w:rFonts w:cs="B Lotus"/>
                <w:rtl/>
              </w:rPr>
              <w:t>20</w:t>
            </w:r>
          </w:p>
        </w:tc>
        <w:tc>
          <w:tcPr>
            <w:tcW w:w="1803" w:type="dxa"/>
          </w:tcPr>
          <w:p w14:paraId="6F0C5E5B" w14:textId="43806023"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002C9A22" w14:textId="77777777" w:rsidTr="00372823">
        <w:tc>
          <w:tcPr>
            <w:tcW w:w="1803" w:type="dxa"/>
          </w:tcPr>
          <w:p w14:paraId="15989932" w14:textId="77777777" w:rsidR="004A7367" w:rsidRPr="004A7367" w:rsidRDefault="004A7367" w:rsidP="004A7367">
            <w:pPr>
              <w:pStyle w:val="ListParagraph"/>
              <w:numPr>
                <w:ilvl w:val="0"/>
                <w:numId w:val="63"/>
              </w:numPr>
              <w:bidi/>
              <w:jc w:val="center"/>
              <w:rPr>
                <w:rFonts w:cs="B Lotus"/>
                <w:rtl/>
              </w:rPr>
            </w:pPr>
          </w:p>
        </w:tc>
        <w:tc>
          <w:tcPr>
            <w:tcW w:w="1803" w:type="dxa"/>
          </w:tcPr>
          <w:p w14:paraId="3D2EEB03" w14:textId="2EF4FE1A" w:rsidR="004A7367" w:rsidRPr="004A7367" w:rsidRDefault="004A7367" w:rsidP="004A7367">
            <w:pPr>
              <w:jc w:val="center"/>
              <w:rPr>
                <w:rFonts w:cs="B Lotus"/>
                <w:sz w:val="28"/>
                <w:szCs w:val="28"/>
                <w:rtl/>
              </w:rPr>
            </w:pPr>
            <w:r w:rsidRPr="004A7367">
              <w:rPr>
                <w:rFonts w:cs="B Lotus"/>
                <w:rtl/>
              </w:rPr>
              <w:t>973</w:t>
            </w:r>
          </w:p>
        </w:tc>
        <w:tc>
          <w:tcPr>
            <w:tcW w:w="1803" w:type="dxa"/>
          </w:tcPr>
          <w:p w14:paraId="4BFAA0FD" w14:textId="07C4E7B1" w:rsidR="004A7367" w:rsidRPr="004A7367" w:rsidRDefault="004A7367" w:rsidP="004A7367">
            <w:pPr>
              <w:jc w:val="center"/>
              <w:rPr>
                <w:rFonts w:cs="B Lotus"/>
                <w:sz w:val="28"/>
                <w:szCs w:val="28"/>
                <w:rtl/>
              </w:rPr>
            </w:pPr>
            <w:r w:rsidRPr="004A7367">
              <w:rPr>
                <w:rFonts w:cs="B Lotus" w:hint="cs"/>
                <w:rtl/>
              </w:rPr>
              <w:t>معمولان</w:t>
            </w:r>
          </w:p>
        </w:tc>
        <w:tc>
          <w:tcPr>
            <w:tcW w:w="1803" w:type="dxa"/>
          </w:tcPr>
          <w:p w14:paraId="68FEEE03" w14:textId="27F92647" w:rsidR="004A7367" w:rsidRPr="004A7367" w:rsidRDefault="004A7367" w:rsidP="004A7367">
            <w:pPr>
              <w:jc w:val="center"/>
              <w:rPr>
                <w:rFonts w:cs="B Lotus"/>
                <w:sz w:val="28"/>
                <w:szCs w:val="28"/>
                <w:rtl/>
              </w:rPr>
            </w:pPr>
            <w:r w:rsidRPr="004A7367">
              <w:rPr>
                <w:rFonts w:cs="B Lotus"/>
                <w:rtl/>
              </w:rPr>
              <w:t>20</w:t>
            </w:r>
          </w:p>
        </w:tc>
        <w:tc>
          <w:tcPr>
            <w:tcW w:w="1803" w:type="dxa"/>
          </w:tcPr>
          <w:p w14:paraId="16FDDCB5" w14:textId="1C3E3561"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4CEA1D7D" w14:textId="77777777" w:rsidTr="00372823">
        <w:tc>
          <w:tcPr>
            <w:tcW w:w="1803" w:type="dxa"/>
          </w:tcPr>
          <w:p w14:paraId="389FAF8F" w14:textId="77777777" w:rsidR="004A7367" w:rsidRPr="004A7367" w:rsidRDefault="004A7367" w:rsidP="004A7367">
            <w:pPr>
              <w:pStyle w:val="ListParagraph"/>
              <w:numPr>
                <w:ilvl w:val="0"/>
                <w:numId w:val="63"/>
              </w:numPr>
              <w:bidi/>
              <w:jc w:val="center"/>
              <w:rPr>
                <w:rFonts w:cs="B Lotus"/>
                <w:rtl/>
              </w:rPr>
            </w:pPr>
          </w:p>
        </w:tc>
        <w:tc>
          <w:tcPr>
            <w:tcW w:w="1803" w:type="dxa"/>
          </w:tcPr>
          <w:p w14:paraId="4A21C000" w14:textId="19929DF0" w:rsidR="004A7367" w:rsidRPr="004A7367" w:rsidRDefault="004A7367" w:rsidP="004A7367">
            <w:pPr>
              <w:jc w:val="center"/>
              <w:rPr>
                <w:rFonts w:cs="B Lotus"/>
                <w:sz w:val="28"/>
                <w:szCs w:val="28"/>
                <w:rtl/>
              </w:rPr>
            </w:pPr>
            <w:r w:rsidRPr="004A7367">
              <w:rPr>
                <w:rFonts w:cs="B Lotus"/>
                <w:rtl/>
              </w:rPr>
              <w:t>1065</w:t>
            </w:r>
          </w:p>
        </w:tc>
        <w:tc>
          <w:tcPr>
            <w:tcW w:w="1803" w:type="dxa"/>
          </w:tcPr>
          <w:p w14:paraId="0BCF9BF1" w14:textId="28C1AF8B" w:rsidR="004A7367" w:rsidRPr="004A7367" w:rsidRDefault="004A7367" w:rsidP="004A7367">
            <w:pPr>
              <w:jc w:val="center"/>
              <w:rPr>
                <w:rFonts w:cs="B Lotus"/>
                <w:sz w:val="28"/>
                <w:szCs w:val="28"/>
                <w:rtl/>
              </w:rPr>
            </w:pPr>
            <w:r w:rsidRPr="004A7367">
              <w:rPr>
                <w:rFonts w:cs="B Lotus" w:hint="cs"/>
                <w:rtl/>
              </w:rPr>
              <w:t>دلفان</w:t>
            </w:r>
          </w:p>
        </w:tc>
        <w:tc>
          <w:tcPr>
            <w:tcW w:w="1803" w:type="dxa"/>
          </w:tcPr>
          <w:p w14:paraId="369E298B" w14:textId="2978398B" w:rsidR="004A7367" w:rsidRPr="004A7367" w:rsidRDefault="004A7367" w:rsidP="004A7367">
            <w:pPr>
              <w:jc w:val="center"/>
              <w:rPr>
                <w:rFonts w:cs="B Lotus"/>
                <w:sz w:val="28"/>
                <w:szCs w:val="28"/>
                <w:rtl/>
              </w:rPr>
            </w:pPr>
            <w:r w:rsidRPr="004A7367">
              <w:rPr>
                <w:rFonts w:cs="B Lotus"/>
                <w:rtl/>
              </w:rPr>
              <w:t>20</w:t>
            </w:r>
          </w:p>
        </w:tc>
        <w:tc>
          <w:tcPr>
            <w:tcW w:w="1803" w:type="dxa"/>
          </w:tcPr>
          <w:p w14:paraId="6CAC8DCA" w14:textId="04445F5E"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7AEF9078" w14:textId="77777777" w:rsidTr="00372823">
        <w:tc>
          <w:tcPr>
            <w:tcW w:w="1803" w:type="dxa"/>
          </w:tcPr>
          <w:p w14:paraId="73F0B4C4" w14:textId="77777777" w:rsidR="004A7367" w:rsidRPr="004A7367" w:rsidRDefault="004A7367" w:rsidP="004A7367">
            <w:pPr>
              <w:pStyle w:val="ListParagraph"/>
              <w:numPr>
                <w:ilvl w:val="0"/>
                <w:numId w:val="63"/>
              </w:numPr>
              <w:bidi/>
              <w:jc w:val="center"/>
              <w:rPr>
                <w:rFonts w:cs="B Lotus"/>
                <w:rtl/>
              </w:rPr>
            </w:pPr>
          </w:p>
        </w:tc>
        <w:tc>
          <w:tcPr>
            <w:tcW w:w="1803" w:type="dxa"/>
          </w:tcPr>
          <w:p w14:paraId="4C7A1D46" w14:textId="4E0B52C5" w:rsidR="004A7367" w:rsidRPr="004A7367" w:rsidRDefault="004A7367" w:rsidP="004A7367">
            <w:pPr>
              <w:jc w:val="center"/>
              <w:rPr>
                <w:rFonts w:cs="B Lotus"/>
                <w:sz w:val="28"/>
                <w:szCs w:val="28"/>
                <w:rtl/>
              </w:rPr>
            </w:pPr>
            <w:r w:rsidRPr="004A7367">
              <w:rPr>
                <w:rFonts w:cs="B Lotus"/>
                <w:rtl/>
              </w:rPr>
              <w:t>1241</w:t>
            </w:r>
          </w:p>
        </w:tc>
        <w:tc>
          <w:tcPr>
            <w:tcW w:w="1803" w:type="dxa"/>
          </w:tcPr>
          <w:p w14:paraId="03C1F09B" w14:textId="23731D32" w:rsidR="004A7367" w:rsidRPr="004A7367" w:rsidRDefault="004A7367" w:rsidP="004A7367">
            <w:pPr>
              <w:jc w:val="center"/>
              <w:rPr>
                <w:rFonts w:cs="B Lotus"/>
                <w:sz w:val="28"/>
                <w:szCs w:val="28"/>
                <w:rtl/>
              </w:rPr>
            </w:pPr>
            <w:r w:rsidRPr="004A7367">
              <w:rPr>
                <w:rFonts w:cs="B Lotus" w:hint="cs"/>
                <w:rtl/>
              </w:rPr>
              <w:t>درب</w:t>
            </w:r>
            <w:r w:rsidRPr="004A7367">
              <w:rPr>
                <w:rFonts w:cs="B Lotus"/>
                <w:rtl/>
              </w:rPr>
              <w:t xml:space="preserve"> </w:t>
            </w:r>
            <w:r w:rsidRPr="004A7367">
              <w:rPr>
                <w:rFonts w:cs="B Lotus" w:hint="cs"/>
                <w:rtl/>
              </w:rPr>
              <w:t>گنبد</w:t>
            </w:r>
          </w:p>
        </w:tc>
        <w:tc>
          <w:tcPr>
            <w:tcW w:w="1803" w:type="dxa"/>
          </w:tcPr>
          <w:p w14:paraId="42382C8C" w14:textId="1233C189" w:rsidR="004A7367" w:rsidRPr="004A7367" w:rsidRDefault="004A7367" w:rsidP="004A7367">
            <w:pPr>
              <w:jc w:val="center"/>
              <w:rPr>
                <w:rFonts w:cs="B Lotus"/>
                <w:sz w:val="28"/>
                <w:szCs w:val="28"/>
                <w:rtl/>
              </w:rPr>
            </w:pPr>
            <w:r w:rsidRPr="004A7367">
              <w:rPr>
                <w:rFonts w:cs="B Lotus"/>
                <w:rtl/>
              </w:rPr>
              <w:t>20</w:t>
            </w:r>
          </w:p>
        </w:tc>
        <w:tc>
          <w:tcPr>
            <w:tcW w:w="1803" w:type="dxa"/>
          </w:tcPr>
          <w:p w14:paraId="0011C038" w14:textId="66946B5A"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52B3B10E" w14:textId="77777777" w:rsidTr="00372823">
        <w:tc>
          <w:tcPr>
            <w:tcW w:w="1803" w:type="dxa"/>
          </w:tcPr>
          <w:p w14:paraId="48716D16" w14:textId="77777777" w:rsidR="004A7367" w:rsidRPr="004A7367" w:rsidRDefault="004A7367" w:rsidP="004A7367">
            <w:pPr>
              <w:pStyle w:val="ListParagraph"/>
              <w:numPr>
                <w:ilvl w:val="0"/>
                <w:numId w:val="63"/>
              </w:numPr>
              <w:bidi/>
              <w:jc w:val="center"/>
              <w:rPr>
                <w:rFonts w:cs="B Lotus"/>
                <w:rtl/>
              </w:rPr>
            </w:pPr>
          </w:p>
        </w:tc>
        <w:tc>
          <w:tcPr>
            <w:tcW w:w="1803" w:type="dxa"/>
          </w:tcPr>
          <w:p w14:paraId="53864820" w14:textId="66E73994" w:rsidR="004A7367" w:rsidRPr="004A7367" w:rsidRDefault="004A7367" w:rsidP="004A7367">
            <w:pPr>
              <w:jc w:val="center"/>
              <w:rPr>
                <w:rFonts w:cs="B Lotus"/>
                <w:sz w:val="28"/>
                <w:szCs w:val="28"/>
                <w:rtl/>
              </w:rPr>
            </w:pPr>
            <w:r w:rsidRPr="004A7367">
              <w:rPr>
                <w:rFonts w:cs="B Lotus"/>
                <w:rtl/>
              </w:rPr>
              <w:t>1249</w:t>
            </w:r>
          </w:p>
        </w:tc>
        <w:tc>
          <w:tcPr>
            <w:tcW w:w="1803" w:type="dxa"/>
          </w:tcPr>
          <w:p w14:paraId="6189C944" w14:textId="4F98D375" w:rsidR="004A7367" w:rsidRPr="004A7367" w:rsidRDefault="004A7367" w:rsidP="004A7367">
            <w:pPr>
              <w:jc w:val="center"/>
              <w:rPr>
                <w:rFonts w:cs="B Lotus"/>
                <w:sz w:val="28"/>
                <w:szCs w:val="28"/>
                <w:rtl/>
              </w:rPr>
            </w:pPr>
            <w:r w:rsidRPr="004A7367">
              <w:rPr>
                <w:rFonts w:cs="B Lotus" w:hint="cs"/>
                <w:rtl/>
              </w:rPr>
              <w:t>ویسیان</w:t>
            </w:r>
          </w:p>
        </w:tc>
        <w:tc>
          <w:tcPr>
            <w:tcW w:w="1803" w:type="dxa"/>
          </w:tcPr>
          <w:p w14:paraId="7DFB2724" w14:textId="34F51089" w:rsidR="004A7367" w:rsidRPr="004A7367" w:rsidRDefault="004A7367" w:rsidP="004A7367">
            <w:pPr>
              <w:jc w:val="center"/>
              <w:rPr>
                <w:rFonts w:cs="B Lotus"/>
                <w:sz w:val="28"/>
                <w:szCs w:val="28"/>
                <w:rtl/>
              </w:rPr>
            </w:pPr>
            <w:r w:rsidRPr="004A7367">
              <w:rPr>
                <w:rFonts w:cs="B Lotus"/>
                <w:rtl/>
              </w:rPr>
              <w:t>20</w:t>
            </w:r>
          </w:p>
        </w:tc>
        <w:tc>
          <w:tcPr>
            <w:tcW w:w="1803" w:type="dxa"/>
          </w:tcPr>
          <w:p w14:paraId="2719906F" w14:textId="38883A3A"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73ACBA39" w14:textId="77777777" w:rsidTr="00372823">
        <w:tc>
          <w:tcPr>
            <w:tcW w:w="1803" w:type="dxa"/>
          </w:tcPr>
          <w:p w14:paraId="4629CD66" w14:textId="77777777" w:rsidR="004A7367" w:rsidRPr="004A7367" w:rsidRDefault="004A7367" w:rsidP="004A7367">
            <w:pPr>
              <w:pStyle w:val="ListParagraph"/>
              <w:numPr>
                <w:ilvl w:val="0"/>
                <w:numId w:val="63"/>
              </w:numPr>
              <w:bidi/>
              <w:jc w:val="center"/>
              <w:rPr>
                <w:rFonts w:cs="B Lotus"/>
                <w:rtl/>
              </w:rPr>
            </w:pPr>
          </w:p>
        </w:tc>
        <w:tc>
          <w:tcPr>
            <w:tcW w:w="1803" w:type="dxa"/>
          </w:tcPr>
          <w:p w14:paraId="529C574D" w14:textId="5D2E9078" w:rsidR="004A7367" w:rsidRPr="004A7367" w:rsidRDefault="004A7367" w:rsidP="004A7367">
            <w:pPr>
              <w:jc w:val="center"/>
              <w:rPr>
                <w:rFonts w:cs="B Lotus"/>
                <w:sz w:val="28"/>
                <w:szCs w:val="28"/>
                <w:rtl/>
              </w:rPr>
            </w:pPr>
            <w:r w:rsidRPr="004A7367">
              <w:rPr>
                <w:rFonts w:cs="B Lotus"/>
                <w:rtl/>
              </w:rPr>
              <w:t>1385</w:t>
            </w:r>
          </w:p>
        </w:tc>
        <w:tc>
          <w:tcPr>
            <w:tcW w:w="1803" w:type="dxa"/>
          </w:tcPr>
          <w:p w14:paraId="52CE106B" w14:textId="5E693DC8" w:rsidR="004A7367" w:rsidRPr="004A7367" w:rsidRDefault="004A7367" w:rsidP="004A7367">
            <w:pPr>
              <w:jc w:val="center"/>
              <w:rPr>
                <w:rFonts w:cs="B Lotus"/>
                <w:sz w:val="28"/>
                <w:szCs w:val="28"/>
                <w:rtl/>
              </w:rPr>
            </w:pPr>
            <w:r w:rsidRPr="004A7367">
              <w:rPr>
                <w:rFonts w:cs="B Lotus" w:hint="cs"/>
                <w:rtl/>
              </w:rPr>
              <w:t>فیروزآباد</w:t>
            </w:r>
          </w:p>
        </w:tc>
        <w:tc>
          <w:tcPr>
            <w:tcW w:w="1803" w:type="dxa"/>
          </w:tcPr>
          <w:p w14:paraId="4658C4D8" w14:textId="06741AF8" w:rsidR="004A7367" w:rsidRPr="004A7367" w:rsidRDefault="004A7367" w:rsidP="004A7367">
            <w:pPr>
              <w:jc w:val="center"/>
              <w:rPr>
                <w:rFonts w:cs="B Lotus"/>
                <w:sz w:val="28"/>
                <w:szCs w:val="28"/>
                <w:rtl/>
              </w:rPr>
            </w:pPr>
            <w:r w:rsidRPr="004A7367">
              <w:rPr>
                <w:rFonts w:cs="B Lotus"/>
                <w:rtl/>
              </w:rPr>
              <w:t>20</w:t>
            </w:r>
          </w:p>
        </w:tc>
        <w:tc>
          <w:tcPr>
            <w:tcW w:w="1803" w:type="dxa"/>
          </w:tcPr>
          <w:p w14:paraId="5684627E" w14:textId="2F3B527E"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5A43C9F6" w14:textId="77777777" w:rsidTr="00372823">
        <w:tc>
          <w:tcPr>
            <w:tcW w:w="1803" w:type="dxa"/>
          </w:tcPr>
          <w:p w14:paraId="05374D8B" w14:textId="77777777" w:rsidR="004A7367" w:rsidRPr="004A7367" w:rsidRDefault="004A7367" w:rsidP="004A7367">
            <w:pPr>
              <w:pStyle w:val="ListParagraph"/>
              <w:numPr>
                <w:ilvl w:val="0"/>
                <w:numId w:val="63"/>
              </w:numPr>
              <w:bidi/>
              <w:jc w:val="center"/>
              <w:rPr>
                <w:rFonts w:cs="B Lotus"/>
                <w:rtl/>
              </w:rPr>
            </w:pPr>
          </w:p>
        </w:tc>
        <w:tc>
          <w:tcPr>
            <w:tcW w:w="1803" w:type="dxa"/>
          </w:tcPr>
          <w:p w14:paraId="44710695" w14:textId="11D880AC" w:rsidR="004A7367" w:rsidRPr="004A7367" w:rsidRDefault="004A7367" w:rsidP="004A7367">
            <w:pPr>
              <w:jc w:val="center"/>
              <w:rPr>
                <w:rFonts w:cs="B Lotus"/>
                <w:sz w:val="28"/>
                <w:szCs w:val="28"/>
                <w:rtl/>
              </w:rPr>
            </w:pPr>
            <w:r w:rsidRPr="004A7367">
              <w:rPr>
                <w:rFonts w:cs="B Lotus"/>
                <w:rtl/>
              </w:rPr>
              <w:t>1412</w:t>
            </w:r>
          </w:p>
        </w:tc>
        <w:tc>
          <w:tcPr>
            <w:tcW w:w="1803" w:type="dxa"/>
          </w:tcPr>
          <w:p w14:paraId="3F164EEE" w14:textId="39CCF23E" w:rsidR="004A7367" w:rsidRPr="004A7367" w:rsidRDefault="004A7367" w:rsidP="004A7367">
            <w:pPr>
              <w:jc w:val="center"/>
              <w:rPr>
                <w:rFonts w:cs="B Lotus"/>
                <w:sz w:val="28"/>
                <w:szCs w:val="28"/>
                <w:rtl/>
              </w:rPr>
            </w:pPr>
            <w:r w:rsidRPr="004A7367">
              <w:rPr>
                <w:rFonts w:cs="B Lotus" w:hint="cs"/>
                <w:rtl/>
              </w:rPr>
              <w:t>زاغه</w:t>
            </w:r>
          </w:p>
        </w:tc>
        <w:tc>
          <w:tcPr>
            <w:tcW w:w="1803" w:type="dxa"/>
          </w:tcPr>
          <w:p w14:paraId="55DEE144" w14:textId="0676115D" w:rsidR="004A7367" w:rsidRPr="004A7367" w:rsidRDefault="004A7367" w:rsidP="004A7367">
            <w:pPr>
              <w:jc w:val="center"/>
              <w:rPr>
                <w:rFonts w:cs="B Lotus"/>
                <w:sz w:val="28"/>
                <w:szCs w:val="28"/>
                <w:rtl/>
              </w:rPr>
            </w:pPr>
            <w:r w:rsidRPr="004A7367">
              <w:rPr>
                <w:rFonts w:cs="B Lotus"/>
                <w:rtl/>
              </w:rPr>
              <w:t>20</w:t>
            </w:r>
          </w:p>
        </w:tc>
        <w:tc>
          <w:tcPr>
            <w:tcW w:w="1803" w:type="dxa"/>
          </w:tcPr>
          <w:p w14:paraId="6274E19E" w14:textId="7A84D248"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37C13CC4" w14:textId="77777777" w:rsidTr="00372823">
        <w:tc>
          <w:tcPr>
            <w:tcW w:w="1803" w:type="dxa"/>
          </w:tcPr>
          <w:p w14:paraId="4F8C23AE" w14:textId="77777777" w:rsidR="004A7367" w:rsidRPr="004A7367" w:rsidRDefault="004A7367" w:rsidP="004A7367">
            <w:pPr>
              <w:pStyle w:val="ListParagraph"/>
              <w:numPr>
                <w:ilvl w:val="0"/>
                <w:numId w:val="63"/>
              </w:numPr>
              <w:bidi/>
              <w:jc w:val="center"/>
              <w:rPr>
                <w:rFonts w:cs="B Lotus"/>
                <w:rtl/>
              </w:rPr>
            </w:pPr>
          </w:p>
        </w:tc>
        <w:tc>
          <w:tcPr>
            <w:tcW w:w="1803" w:type="dxa"/>
          </w:tcPr>
          <w:p w14:paraId="75A7BFE0" w14:textId="54840885" w:rsidR="004A7367" w:rsidRPr="004A7367" w:rsidRDefault="004A7367" w:rsidP="004A7367">
            <w:pPr>
              <w:jc w:val="center"/>
              <w:rPr>
                <w:rFonts w:cs="B Lotus"/>
                <w:sz w:val="28"/>
                <w:szCs w:val="28"/>
                <w:rtl/>
              </w:rPr>
            </w:pPr>
            <w:r w:rsidRPr="004A7367">
              <w:rPr>
                <w:rFonts w:cs="B Lotus"/>
                <w:rtl/>
              </w:rPr>
              <w:t>1413</w:t>
            </w:r>
          </w:p>
        </w:tc>
        <w:tc>
          <w:tcPr>
            <w:tcW w:w="1803" w:type="dxa"/>
          </w:tcPr>
          <w:p w14:paraId="3F78E897" w14:textId="6847B39A" w:rsidR="004A7367" w:rsidRPr="004A7367" w:rsidRDefault="004A7367" w:rsidP="004A7367">
            <w:pPr>
              <w:jc w:val="center"/>
              <w:rPr>
                <w:rFonts w:cs="B Lotus"/>
                <w:sz w:val="28"/>
                <w:szCs w:val="28"/>
                <w:rtl/>
              </w:rPr>
            </w:pPr>
            <w:r w:rsidRPr="004A7367">
              <w:rPr>
                <w:rFonts w:cs="B Lotus" w:hint="cs"/>
                <w:rtl/>
              </w:rPr>
              <w:t>سپیددشت</w:t>
            </w:r>
          </w:p>
        </w:tc>
        <w:tc>
          <w:tcPr>
            <w:tcW w:w="1803" w:type="dxa"/>
          </w:tcPr>
          <w:p w14:paraId="1C7FB835" w14:textId="21C1FA42" w:rsidR="004A7367" w:rsidRPr="004A7367" w:rsidRDefault="004A7367" w:rsidP="004A7367">
            <w:pPr>
              <w:jc w:val="center"/>
              <w:rPr>
                <w:rFonts w:cs="B Lotus"/>
                <w:sz w:val="28"/>
                <w:szCs w:val="28"/>
                <w:rtl/>
              </w:rPr>
            </w:pPr>
            <w:r w:rsidRPr="004A7367">
              <w:rPr>
                <w:rFonts w:cs="B Lotus"/>
                <w:rtl/>
              </w:rPr>
              <w:t>20</w:t>
            </w:r>
          </w:p>
        </w:tc>
        <w:tc>
          <w:tcPr>
            <w:tcW w:w="1803" w:type="dxa"/>
          </w:tcPr>
          <w:p w14:paraId="6ACA8A70" w14:textId="29AA6B41"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0ECDB023" w14:textId="77777777" w:rsidTr="00372823">
        <w:tc>
          <w:tcPr>
            <w:tcW w:w="1803" w:type="dxa"/>
          </w:tcPr>
          <w:p w14:paraId="48D78608" w14:textId="77777777" w:rsidR="004A7367" w:rsidRPr="004A7367" w:rsidRDefault="004A7367" w:rsidP="004A7367">
            <w:pPr>
              <w:pStyle w:val="ListParagraph"/>
              <w:numPr>
                <w:ilvl w:val="0"/>
                <w:numId w:val="63"/>
              </w:numPr>
              <w:bidi/>
              <w:jc w:val="center"/>
              <w:rPr>
                <w:rFonts w:cs="B Lotus"/>
                <w:rtl/>
              </w:rPr>
            </w:pPr>
          </w:p>
        </w:tc>
        <w:tc>
          <w:tcPr>
            <w:tcW w:w="1803" w:type="dxa"/>
          </w:tcPr>
          <w:p w14:paraId="0B44F84F" w14:textId="09E155B6" w:rsidR="004A7367" w:rsidRPr="004A7367" w:rsidRDefault="004A7367" w:rsidP="004A7367">
            <w:pPr>
              <w:jc w:val="center"/>
              <w:rPr>
                <w:rFonts w:cs="B Lotus"/>
                <w:sz w:val="28"/>
                <w:szCs w:val="28"/>
                <w:rtl/>
              </w:rPr>
            </w:pPr>
            <w:r w:rsidRPr="004A7367">
              <w:rPr>
                <w:rFonts w:cs="B Lotus"/>
                <w:rtl/>
              </w:rPr>
              <w:t>1595</w:t>
            </w:r>
          </w:p>
        </w:tc>
        <w:tc>
          <w:tcPr>
            <w:tcW w:w="1803" w:type="dxa"/>
          </w:tcPr>
          <w:p w14:paraId="6FF69EA7" w14:textId="24A1EA54" w:rsidR="004A7367" w:rsidRPr="004A7367" w:rsidRDefault="004A7367" w:rsidP="004A7367">
            <w:pPr>
              <w:jc w:val="center"/>
              <w:rPr>
                <w:rFonts w:cs="B Lotus"/>
                <w:sz w:val="28"/>
                <w:szCs w:val="28"/>
                <w:rtl/>
              </w:rPr>
            </w:pPr>
            <w:r w:rsidRPr="004A7367">
              <w:rPr>
                <w:rFonts w:cs="B Lotus" w:hint="cs"/>
                <w:rtl/>
              </w:rPr>
              <w:t>مومن</w:t>
            </w:r>
            <w:r w:rsidRPr="004A7367">
              <w:rPr>
                <w:rFonts w:cs="B Lotus"/>
                <w:rtl/>
              </w:rPr>
              <w:t xml:space="preserve"> </w:t>
            </w:r>
            <w:r w:rsidRPr="004A7367">
              <w:rPr>
                <w:rFonts w:cs="B Lotus" w:hint="cs"/>
                <w:rtl/>
              </w:rPr>
              <w:t>آباد</w:t>
            </w:r>
          </w:p>
        </w:tc>
        <w:tc>
          <w:tcPr>
            <w:tcW w:w="1803" w:type="dxa"/>
          </w:tcPr>
          <w:p w14:paraId="63315019" w14:textId="72A76FBB" w:rsidR="004A7367" w:rsidRPr="004A7367" w:rsidRDefault="004A7367" w:rsidP="004A7367">
            <w:pPr>
              <w:jc w:val="center"/>
              <w:rPr>
                <w:rFonts w:cs="B Lotus"/>
                <w:sz w:val="28"/>
                <w:szCs w:val="28"/>
                <w:rtl/>
              </w:rPr>
            </w:pPr>
            <w:r w:rsidRPr="004A7367">
              <w:rPr>
                <w:rFonts w:cs="B Lotus"/>
                <w:rtl/>
              </w:rPr>
              <w:t>20</w:t>
            </w:r>
          </w:p>
        </w:tc>
        <w:tc>
          <w:tcPr>
            <w:tcW w:w="1803" w:type="dxa"/>
          </w:tcPr>
          <w:p w14:paraId="75DAAA6B" w14:textId="1C764342"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369074FC" w14:textId="77777777" w:rsidTr="00372823">
        <w:tc>
          <w:tcPr>
            <w:tcW w:w="1803" w:type="dxa"/>
          </w:tcPr>
          <w:p w14:paraId="4CAB14A5" w14:textId="77777777" w:rsidR="004A7367" w:rsidRPr="004A7367" w:rsidRDefault="004A7367" w:rsidP="004A7367">
            <w:pPr>
              <w:pStyle w:val="ListParagraph"/>
              <w:numPr>
                <w:ilvl w:val="0"/>
                <w:numId w:val="63"/>
              </w:numPr>
              <w:bidi/>
              <w:jc w:val="center"/>
              <w:rPr>
                <w:rFonts w:cs="B Lotus"/>
                <w:rtl/>
              </w:rPr>
            </w:pPr>
          </w:p>
        </w:tc>
        <w:tc>
          <w:tcPr>
            <w:tcW w:w="1803" w:type="dxa"/>
          </w:tcPr>
          <w:p w14:paraId="03EAEC03" w14:textId="7FFF0B39" w:rsidR="004A7367" w:rsidRPr="004A7367" w:rsidRDefault="004A7367" w:rsidP="004A7367">
            <w:pPr>
              <w:jc w:val="center"/>
              <w:rPr>
                <w:rFonts w:cs="B Lotus"/>
                <w:sz w:val="28"/>
                <w:szCs w:val="28"/>
                <w:rtl/>
              </w:rPr>
            </w:pPr>
            <w:r w:rsidRPr="004A7367">
              <w:rPr>
                <w:rFonts w:cs="B Lotus"/>
                <w:rtl/>
              </w:rPr>
              <w:t>1596</w:t>
            </w:r>
          </w:p>
        </w:tc>
        <w:tc>
          <w:tcPr>
            <w:tcW w:w="1803" w:type="dxa"/>
          </w:tcPr>
          <w:p w14:paraId="666CD287" w14:textId="765E7826" w:rsidR="004A7367" w:rsidRPr="004A7367" w:rsidRDefault="004A7367" w:rsidP="004A7367">
            <w:pPr>
              <w:jc w:val="center"/>
              <w:rPr>
                <w:rFonts w:cs="B Lotus"/>
                <w:sz w:val="28"/>
                <w:szCs w:val="28"/>
                <w:rtl/>
              </w:rPr>
            </w:pPr>
            <w:r w:rsidRPr="004A7367">
              <w:rPr>
                <w:rFonts w:cs="B Lotus" w:hint="cs"/>
                <w:rtl/>
              </w:rPr>
              <w:t>هفت</w:t>
            </w:r>
            <w:r w:rsidRPr="004A7367">
              <w:rPr>
                <w:rFonts w:cs="B Lotus"/>
                <w:rtl/>
              </w:rPr>
              <w:t xml:space="preserve"> </w:t>
            </w:r>
            <w:r w:rsidRPr="004A7367">
              <w:rPr>
                <w:rFonts w:cs="B Lotus" w:hint="cs"/>
                <w:rtl/>
              </w:rPr>
              <w:t>چشمه</w:t>
            </w:r>
          </w:p>
        </w:tc>
        <w:tc>
          <w:tcPr>
            <w:tcW w:w="1803" w:type="dxa"/>
          </w:tcPr>
          <w:p w14:paraId="77D58205" w14:textId="2134401E" w:rsidR="004A7367" w:rsidRPr="004A7367" w:rsidRDefault="004A7367" w:rsidP="004A7367">
            <w:pPr>
              <w:jc w:val="center"/>
              <w:rPr>
                <w:rFonts w:cs="B Lotus"/>
                <w:sz w:val="28"/>
                <w:szCs w:val="28"/>
                <w:rtl/>
              </w:rPr>
            </w:pPr>
            <w:r w:rsidRPr="004A7367">
              <w:rPr>
                <w:rFonts w:cs="B Lotus"/>
                <w:rtl/>
              </w:rPr>
              <w:t>20</w:t>
            </w:r>
          </w:p>
        </w:tc>
        <w:tc>
          <w:tcPr>
            <w:tcW w:w="1803" w:type="dxa"/>
          </w:tcPr>
          <w:p w14:paraId="54E9F91E" w14:textId="6C8C918B"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6D9720FE" w14:textId="77777777" w:rsidTr="00372823">
        <w:tc>
          <w:tcPr>
            <w:tcW w:w="1803" w:type="dxa"/>
          </w:tcPr>
          <w:p w14:paraId="7B297DC0" w14:textId="77777777" w:rsidR="004A7367" w:rsidRPr="004A7367" w:rsidRDefault="004A7367" w:rsidP="004A7367">
            <w:pPr>
              <w:pStyle w:val="ListParagraph"/>
              <w:numPr>
                <w:ilvl w:val="0"/>
                <w:numId w:val="63"/>
              </w:numPr>
              <w:bidi/>
              <w:jc w:val="center"/>
              <w:rPr>
                <w:rFonts w:cs="B Lotus"/>
                <w:rtl/>
              </w:rPr>
            </w:pPr>
          </w:p>
        </w:tc>
        <w:tc>
          <w:tcPr>
            <w:tcW w:w="1803" w:type="dxa"/>
          </w:tcPr>
          <w:p w14:paraId="5EE4AD27" w14:textId="67B868BF" w:rsidR="004A7367" w:rsidRPr="004A7367" w:rsidRDefault="004A7367" w:rsidP="004A7367">
            <w:pPr>
              <w:jc w:val="center"/>
              <w:rPr>
                <w:rFonts w:cs="B Lotus"/>
                <w:sz w:val="28"/>
                <w:szCs w:val="28"/>
                <w:rtl/>
              </w:rPr>
            </w:pPr>
            <w:r w:rsidRPr="004A7367">
              <w:rPr>
                <w:rFonts w:cs="B Lotus"/>
                <w:rtl/>
              </w:rPr>
              <w:t>1597</w:t>
            </w:r>
          </w:p>
        </w:tc>
        <w:tc>
          <w:tcPr>
            <w:tcW w:w="1803" w:type="dxa"/>
          </w:tcPr>
          <w:p w14:paraId="05D3A78F" w14:textId="28974CEB" w:rsidR="004A7367" w:rsidRPr="004A7367" w:rsidRDefault="004A7367" w:rsidP="004A7367">
            <w:pPr>
              <w:jc w:val="center"/>
              <w:rPr>
                <w:rFonts w:cs="B Lotus"/>
                <w:sz w:val="28"/>
                <w:szCs w:val="28"/>
                <w:rtl/>
              </w:rPr>
            </w:pPr>
            <w:r w:rsidRPr="004A7367">
              <w:rPr>
                <w:rFonts w:cs="B Lotus" w:hint="cs"/>
                <w:rtl/>
              </w:rPr>
              <w:t>بيران</w:t>
            </w:r>
            <w:r w:rsidRPr="004A7367">
              <w:rPr>
                <w:rFonts w:cs="B Lotus"/>
                <w:rtl/>
              </w:rPr>
              <w:t xml:space="preserve"> </w:t>
            </w:r>
            <w:r w:rsidRPr="004A7367">
              <w:rPr>
                <w:rFonts w:cs="B Lotus" w:hint="cs"/>
                <w:rtl/>
              </w:rPr>
              <w:t>شهر</w:t>
            </w:r>
          </w:p>
        </w:tc>
        <w:tc>
          <w:tcPr>
            <w:tcW w:w="1803" w:type="dxa"/>
          </w:tcPr>
          <w:p w14:paraId="23CFCC21" w14:textId="4F6E8B91" w:rsidR="004A7367" w:rsidRPr="004A7367" w:rsidRDefault="004A7367" w:rsidP="004A7367">
            <w:pPr>
              <w:jc w:val="center"/>
              <w:rPr>
                <w:rFonts w:cs="B Lotus"/>
                <w:sz w:val="28"/>
                <w:szCs w:val="28"/>
                <w:rtl/>
              </w:rPr>
            </w:pPr>
            <w:r w:rsidRPr="004A7367">
              <w:rPr>
                <w:rFonts w:cs="B Lotus"/>
                <w:rtl/>
              </w:rPr>
              <w:t>20</w:t>
            </w:r>
          </w:p>
        </w:tc>
        <w:tc>
          <w:tcPr>
            <w:tcW w:w="1803" w:type="dxa"/>
          </w:tcPr>
          <w:p w14:paraId="75D6C3C9" w14:textId="5EED1C5B"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570A6C26" w14:textId="77777777" w:rsidTr="00372823">
        <w:tc>
          <w:tcPr>
            <w:tcW w:w="1803" w:type="dxa"/>
          </w:tcPr>
          <w:p w14:paraId="452490A1" w14:textId="77777777" w:rsidR="004A7367" w:rsidRPr="004A7367" w:rsidRDefault="004A7367" w:rsidP="004A7367">
            <w:pPr>
              <w:pStyle w:val="ListParagraph"/>
              <w:numPr>
                <w:ilvl w:val="0"/>
                <w:numId w:val="63"/>
              </w:numPr>
              <w:bidi/>
              <w:jc w:val="center"/>
              <w:rPr>
                <w:rFonts w:cs="B Lotus"/>
                <w:rtl/>
              </w:rPr>
            </w:pPr>
          </w:p>
        </w:tc>
        <w:tc>
          <w:tcPr>
            <w:tcW w:w="1803" w:type="dxa"/>
          </w:tcPr>
          <w:p w14:paraId="59D99114" w14:textId="4965B15D" w:rsidR="004A7367" w:rsidRPr="004A7367" w:rsidRDefault="004A7367" w:rsidP="004A7367">
            <w:pPr>
              <w:jc w:val="center"/>
              <w:rPr>
                <w:rFonts w:cs="B Lotus"/>
                <w:sz w:val="28"/>
                <w:szCs w:val="28"/>
                <w:rtl/>
              </w:rPr>
            </w:pPr>
            <w:r w:rsidRPr="004A7367">
              <w:rPr>
                <w:rFonts w:cs="B Lotus"/>
                <w:rtl/>
              </w:rPr>
              <w:t>1598</w:t>
            </w:r>
          </w:p>
        </w:tc>
        <w:tc>
          <w:tcPr>
            <w:tcW w:w="1803" w:type="dxa"/>
          </w:tcPr>
          <w:p w14:paraId="0A9FA02F" w14:textId="5D52229C" w:rsidR="004A7367" w:rsidRPr="004A7367" w:rsidRDefault="004A7367" w:rsidP="004A7367">
            <w:pPr>
              <w:jc w:val="center"/>
              <w:rPr>
                <w:rFonts w:cs="B Lotus"/>
                <w:sz w:val="28"/>
                <w:szCs w:val="28"/>
                <w:rtl/>
              </w:rPr>
            </w:pPr>
            <w:r w:rsidRPr="004A7367">
              <w:rPr>
                <w:rFonts w:cs="B Lotus" w:hint="cs"/>
                <w:rtl/>
              </w:rPr>
              <w:t>شول</w:t>
            </w:r>
            <w:r w:rsidRPr="004A7367">
              <w:rPr>
                <w:rFonts w:cs="B Lotus"/>
                <w:rtl/>
              </w:rPr>
              <w:t xml:space="preserve"> </w:t>
            </w:r>
            <w:r w:rsidRPr="004A7367">
              <w:rPr>
                <w:rFonts w:cs="B Lotus" w:hint="cs"/>
                <w:rtl/>
              </w:rPr>
              <w:t>آباد</w:t>
            </w:r>
          </w:p>
        </w:tc>
        <w:tc>
          <w:tcPr>
            <w:tcW w:w="1803" w:type="dxa"/>
          </w:tcPr>
          <w:p w14:paraId="28D0DE7A" w14:textId="3306B51B" w:rsidR="004A7367" w:rsidRPr="004A7367" w:rsidRDefault="004A7367" w:rsidP="004A7367">
            <w:pPr>
              <w:jc w:val="center"/>
              <w:rPr>
                <w:rFonts w:cs="B Lotus"/>
                <w:sz w:val="28"/>
                <w:szCs w:val="28"/>
                <w:rtl/>
              </w:rPr>
            </w:pPr>
            <w:r w:rsidRPr="004A7367">
              <w:rPr>
                <w:rFonts w:cs="B Lotus"/>
                <w:rtl/>
              </w:rPr>
              <w:t>20</w:t>
            </w:r>
          </w:p>
        </w:tc>
        <w:tc>
          <w:tcPr>
            <w:tcW w:w="1803" w:type="dxa"/>
          </w:tcPr>
          <w:p w14:paraId="6FF3B905" w14:textId="235E9F02" w:rsidR="004A7367" w:rsidRPr="004A7367" w:rsidRDefault="004A7367" w:rsidP="004A7367">
            <w:pPr>
              <w:jc w:val="center"/>
              <w:rPr>
                <w:rFonts w:cs="B Lotus"/>
                <w:sz w:val="28"/>
                <w:szCs w:val="28"/>
                <w:rtl/>
              </w:rPr>
            </w:pPr>
            <w:r w:rsidRPr="004A7367">
              <w:rPr>
                <w:rFonts w:cs="B Lotus" w:hint="cs"/>
                <w:rtl/>
              </w:rPr>
              <w:t>لرستان</w:t>
            </w:r>
          </w:p>
        </w:tc>
      </w:tr>
      <w:tr w:rsidR="004A7367" w:rsidRPr="004A7367" w14:paraId="23982DF5" w14:textId="77777777" w:rsidTr="00372823">
        <w:tc>
          <w:tcPr>
            <w:tcW w:w="1803" w:type="dxa"/>
          </w:tcPr>
          <w:p w14:paraId="2B14136D" w14:textId="77777777" w:rsidR="004A7367" w:rsidRPr="004A7367" w:rsidRDefault="004A7367" w:rsidP="004A7367">
            <w:pPr>
              <w:pStyle w:val="ListParagraph"/>
              <w:numPr>
                <w:ilvl w:val="0"/>
                <w:numId w:val="63"/>
              </w:numPr>
              <w:bidi/>
              <w:jc w:val="center"/>
              <w:rPr>
                <w:rFonts w:cs="B Lotus"/>
                <w:rtl/>
              </w:rPr>
            </w:pPr>
          </w:p>
        </w:tc>
        <w:tc>
          <w:tcPr>
            <w:tcW w:w="1803" w:type="dxa"/>
          </w:tcPr>
          <w:p w14:paraId="45E3E384" w14:textId="0006CD2C" w:rsidR="004A7367" w:rsidRPr="004A7367" w:rsidRDefault="004A7367" w:rsidP="004A7367">
            <w:pPr>
              <w:jc w:val="center"/>
              <w:rPr>
                <w:rFonts w:cs="B Lotus"/>
                <w:sz w:val="28"/>
                <w:szCs w:val="28"/>
                <w:rtl/>
              </w:rPr>
            </w:pPr>
            <w:r w:rsidRPr="004A7367">
              <w:rPr>
                <w:rFonts w:cs="B Lotus"/>
                <w:rtl/>
              </w:rPr>
              <w:t>347</w:t>
            </w:r>
          </w:p>
        </w:tc>
        <w:tc>
          <w:tcPr>
            <w:tcW w:w="1803" w:type="dxa"/>
          </w:tcPr>
          <w:p w14:paraId="529C2681" w14:textId="1FF9C25D" w:rsidR="004A7367" w:rsidRPr="004A7367" w:rsidRDefault="004A7367" w:rsidP="004A7367">
            <w:pPr>
              <w:jc w:val="center"/>
              <w:rPr>
                <w:rFonts w:cs="B Lotus"/>
                <w:sz w:val="28"/>
                <w:szCs w:val="28"/>
                <w:rtl/>
              </w:rPr>
            </w:pPr>
            <w:r w:rsidRPr="004A7367">
              <w:rPr>
                <w:rFonts w:cs="B Lotus" w:hint="cs"/>
                <w:rtl/>
              </w:rPr>
              <w:t>چالوس</w:t>
            </w:r>
          </w:p>
        </w:tc>
        <w:tc>
          <w:tcPr>
            <w:tcW w:w="1803" w:type="dxa"/>
          </w:tcPr>
          <w:p w14:paraId="4B7DFDC0" w14:textId="4BA23829" w:rsidR="004A7367" w:rsidRPr="004A7367" w:rsidRDefault="004A7367" w:rsidP="004A7367">
            <w:pPr>
              <w:jc w:val="center"/>
              <w:rPr>
                <w:rFonts w:cs="B Lotus"/>
                <w:sz w:val="28"/>
                <w:szCs w:val="28"/>
                <w:rtl/>
              </w:rPr>
            </w:pPr>
            <w:r w:rsidRPr="004A7367">
              <w:rPr>
                <w:rFonts w:cs="B Lotus"/>
                <w:rtl/>
              </w:rPr>
              <w:t>21</w:t>
            </w:r>
          </w:p>
        </w:tc>
        <w:tc>
          <w:tcPr>
            <w:tcW w:w="1803" w:type="dxa"/>
          </w:tcPr>
          <w:p w14:paraId="3B7C9541" w14:textId="29516439"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456EC739" w14:textId="77777777" w:rsidTr="00372823">
        <w:tc>
          <w:tcPr>
            <w:tcW w:w="1803" w:type="dxa"/>
          </w:tcPr>
          <w:p w14:paraId="1AE61F16" w14:textId="77777777" w:rsidR="004A7367" w:rsidRPr="004A7367" w:rsidRDefault="004A7367" w:rsidP="004A7367">
            <w:pPr>
              <w:pStyle w:val="ListParagraph"/>
              <w:numPr>
                <w:ilvl w:val="0"/>
                <w:numId w:val="63"/>
              </w:numPr>
              <w:bidi/>
              <w:jc w:val="center"/>
              <w:rPr>
                <w:rFonts w:cs="B Lotus"/>
                <w:rtl/>
              </w:rPr>
            </w:pPr>
          </w:p>
        </w:tc>
        <w:tc>
          <w:tcPr>
            <w:tcW w:w="1803" w:type="dxa"/>
          </w:tcPr>
          <w:p w14:paraId="2027D0D2" w14:textId="327EA4B1" w:rsidR="004A7367" w:rsidRPr="004A7367" w:rsidRDefault="004A7367" w:rsidP="004A7367">
            <w:pPr>
              <w:jc w:val="center"/>
              <w:rPr>
                <w:rFonts w:cs="B Lotus"/>
                <w:sz w:val="28"/>
                <w:szCs w:val="28"/>
                <w:rtl/>
              </w:rPr>
            </w:pPr>
            <w:r w:rsidRPr="004A7367">
              <w:rPr>
                <w:rFonts w:cs="B Lotus"/>
                <w:rtl/>
              </w:rPr>
              <w:t>348</w:t>
            </w:r>
          </w:p>
        </w:tc>
        <w:tc>
          <w:tcPr>
            <w:tcW w:w="1803" w:type="dxa"/>
          </w:tcPr>
          <w:p w14:paraId="3282C056" w14:textId="3F80E6CE" w:rsidR="004A7367" w:rsidRPr="004A7367" w:rsidRDefault="004A7367" w:rsidP="004A7367">
            <w:pPr>
              <w:jc w:val="center"/>
              <w:rPr>
                <w:rFonts w:cs="B Lotus"/>
                <w:sz w:val="28"/>
                <w:szCs w:val="28"/>
                <w:rtl/>
              </w:rPr>
            </w:pPr>
            <w:r w:rsidRPr="004A7367">
              <w:rPr>
                <w:rFonts w:cs="B Lotus" w:hint="cs"/>
                <w:rtl/>
              </w:rPr>
              <w:t>ساری</w:t>
            </w:r>
          </w:p>
        </w:tc>
        <w:tc>
          <w:tcPr>
            <w:tcW w:w="1803" w:type="dxa"/>
          </w:tcPr>
          <w:p w14:paraId="5D1977FC" w14:textId="4F2331C5" w:rsidR="004A7367" w:rsidRPr="004A7367" w:rsidRDefault="004A7367" w:rsidP="004A7367">
            <w:pPr>
              <w:jc w:val="center"/>
              <w:rPr>
                <w:rFonts w:cs="B Lotus"/>
                <w:sz w:val="28"/>
                <w:szCs w:val="28"/>
                <w:rtl/>
              </w:rPr>
            </w:pPr>
            <w:r w:rsidRPr="004A7367">
              <w:rPr>
                <w:rFonts w:cs="B Lotus"/>
                <w:rtl/>
              </w:rPr>
              <w:t>21</w:t>
            </w:r>
          </w:p>
        </w:tc>
        <w:tc>
          <w:tcPr>
            <w:tcW w:w="1803" w:type="dxa"/>
          </w:tcPr>
          <w:p w14:paraId="351CE919" w14:textId="1439309B"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1C198F9B" w14:textId="77777777" w:rsidTr="00372823">
        <w:tc>
          <w:tcPr>
            <w:tcW w:w="1803" w:type="dxa"/>
          </w:tcPr>
          <w:p w14:paraId="77A6E13E" w14:textId="77777777" w:rsidR="004A7367" w:rsidRPr="004A7367" w:rsidRDefault="004A7367" w:rsidP="004A7367">
            <w:pPr>
              <w:pStyle w:val="ListParagraph"/>
              <w:numPr>
                <w:ilvl w:val="0"/>
                <w:numId w:val="63"/>
              </w:numPr>
              <w:bidi/>
              <w:jc w:val="center"/>
              <w:rPr>
                <w:rFonts w:cs="B Lotus"/>
                <w:rtl/>
              </w:rPr>
            </w:pPr>
          </w:p>
        </w:tc>
        <w:tc>
          <w:tcPr>
            <w:tcW w:w="1803" w:type="dxa"/>
          </w:tcPr>
          <w:p w14:paraId="45DDAAC0" w14:textId="710A5C35" w:rsidR="004A7367" w:rsidRPr="004A7367" w:rsidRDefault="004A7367" w:rsidP="004A7367">
            <w:pPr>
              <w:jc w:val="center"/>
              <w:rPr>
                <w:rFonts w:cs="B Lotus"/>
                <w:sz w:val="28"/>
                <w:szCs w:val="28"/>
                <w:rtl/>
              </w:rPr>
            </w:pPr>
            <w:r w:rsidRPr="004A7367">
              <w:rPr>
                <w:rFonts w:cs="B Lotus"/>
                <w:rtl/>
              </w:rPr>
              <w:t>349</w:t>
            </w:r>
          </w:p>
        </w:tc>
        <w:tc>
          <w:tcPr>
            <w:tcW w:w="1803" w:type="dxa"/>
          </w:tcPr>
          <w:p w14:paraId="63EC67CE" w14:textId="35805C68" w:rsidR="004A7367" w:rsidRPr="004A7367" w:rsidRDefault="004A7367" w:rsidP="004A7367">
            <w:pPr>
              <w:jc w:val="center"/>
              <w:rPr>
                <w:rFonts w:cs="B Lotus"/>
                <w:sz w:val="28"/>
                <w:szCs w:val="28"/>
                <w:rtl/>
              </w:rPr>
            </w:pPr>
            <w:r w:rsidRPr="004A7367">
              <w:rPr>
                <w:rFonts w:cs="B Lotus" w:hint="cs"/>
                <w:rtl/>
              </w:rPr>
              <w:t>بابل</w:t>
            </w:r>
          </w:p>
        </w:tc>
        <w:tc>
          <w:tcPr>
            <w:tcW w:w="1803" w:type="dxa"/>
          </w:tcPr>
          <w:p w14:paraId="7F5744CA" w14:textId="1865E510" w:rsidR="004A7367" w:rsidRPr="004A7367" w:rsidRDefault="004A7367" w:rsidP="004A7367">
            <w:pPr>
              <w:jc w:val="center"/>
              <w:rPr>
                <w:rFonts w:cs="B Lotus"/>
                <w:sz w:val="28"/>
                <w:szCs w:val="28"/>
                <w:rtl/>
              </w:rPr>
            </w:pPr>
            <w:r w:rsidRPr="004A7367">
              <w:rPr>
                <w:rFonts w:cs="B Lotus"/>
                <w:rtl/>
              </w:rPr>
              <w:t>21</w:t>
            </w:r>
          </w:p>
        </w:tc>
        <w:tc>
          <w:tcPr>
            <w:tcW w:w="1803" w:type="dxa"/>
          </w:tcPr>
          <w:p w14:paraId="51F6FC5B" w14:textId="18116424"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3FCDEC2C" w14:textId="77777777" w:rsidTr="00372823">
        <w:tc>
          <w:tcPr>
            <w:tcW w:w="1803" w:type="dxa"/>
          </w:tcPr>
          <w:p w14:paraId="42F763A2" w14:textId="77777777" w:rsidR="004A7367" w:rsidRPr="004A7367" w:rsidRDefault="004A7367" w:rsidP="004A7367">
            <w:pPr>
              <w:pStyle w:val="ListParagraph"/>
              <w:numPr>
                <w:ilvl w:val="0"/>
                <w:numId w:val="63"/>
              </w:numPr>
              <w:bidi/>
              <w:jc w:val="center"/>
              <w:rPr>
                <w:rFonts w:cs="B Lotus"/>
                <w:rtl/>
              </w:rPr>
            </w:pPr>
          </w:p>
        </w:tc>
        <w:tc>
          <w:tcPr>
            <w:tcW w:w="1803" w:type="dxa"/>
          </w:tcPr>
          <w:p w14:paraId="1BA6E309" w14:textId="6E3B7DEF" w:rsidR="004A7367" w:rsidRPr="004A7367" w:rsidRDefault="004A7367" w:rsidP="004A7367">
            <w:pPr>
              <w:jc w:val="center"/>
              <w:rPr>
                <w:rFonts w:cs="B Lotus"/>
                <w:sz w:val="28"/>
                <w:szCs w:val="28"/>
                <w:rtl/>
              </w:rPr>
            </w:pPr>
            <w:r w:rsidRPr="004A7367">
              <w:rPr>
                <w:rFonts w:cs="B Lotus"/>
                <w:rtl/>
              </w:rPr>
              <w:t>350</w:t>
            </w:r>
          </w:p>
        </w:tc>
        <w:tc>
          <w:tcPr>
            <w:tcW w:w="1803" w:type="dxa"/>
          </w:tcPr>
          <w:p w14:paraId="6C608CCF" w14:textId="7B5B3740" w:rsidR="004A7367" w:rsidRPr="004A7367" w:rsidRDefault="004A7367" w:rsidP="004A7367">
            <w:pPr>
              <w:jc w:val="center"/>
              <w:rPr>
                <w:rFonts w:cs="B Lotus"/>
                <w:sz w:val="28"/>
                <w:szCs w:val="28"/>
                <w:rtl/>
              </w:rPr>
            </w:pPr>
            <w:r w:rsidRPr="004A7367">
              <w:rPr>
                <w:rFonts w:cs="B Lotus" w:hint="cs"/>
                <w:rtl/>
              </w:rPr>
              <w:t>آمل</w:t>
            </w:r>
          </w:p>
        </w:tc>
        <w:tc>
          <w:tcPr>
            <w:tcW w:w="1803" w:type="dxa"/>
          </w:tcPr>
          <w:p w14:paraId="4F06D869" w14:textId="75639526" w:rsidR="004A7367" w:rsidRPr="004A7367" w:rsidRDefault="004A7367" w:rsidP="004A7367">
            <w:pPr>
              <w:jc w:val="center"/>
              <w:rPr>
                <w:rFonts w:cs="B Lotus"/>
                <w:sz w:val="28"/>
                <w:szCs w:val="28"/>
                <w:rtl/>
              </w:rPr>
            </w:pPr>
            <w:r w:rsidRPr="004A7367">
              <w:rPr>
                <w:rFonts w:cs="B Lotus"/>
                <w:rtl/>
              </w:rPr>
              <w:t>21</w:t>
            </w:r>
          </w:p>
        </w:tc>
        <w:tc>
          <w:tcPr>
            <w:tcW w:w="1803" w:type="dxa"/>
          </w:tcPr>
          <w:p w14:paraId="54A90DAF" w14:textId="085DB93C"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17B7DBB4" w14:textId="77777777" w:rsidTr="00372823">
        <w:tc>
          <w:tcPr>
            <w:tcW w:w="1803" w:type="dxa"/>
          </w:tcPr>
          <w:p w14:paraId="0EB7DE7C" w14:textId="77777777" w:rsidR="004A7367" w:rsidRPr="004A7367" w:rsidRDefault="004A7367" w:rsidP="004A7367">
            <w:pPr>
              <w:pStyle w:val="ListParagraph"/>
              <w:numPr>
                <w:ilvl w:val="0"/>
                <w:numId w:val="63"/>
              </w:numPr>
              <w:bidi/>
              <w:jc w:val="center"/>
              <w:rPr>
                <w:rFonts w:cs="B Lotus"/>
                <w:rtl/>
              </w:rPr>
            </w:pPr>
          </w:p>
        </w:tc>
        <w:tc>
          <w:tcPr>
            <w:tcW w:w="1803" w:type="dxa"/>
          </w:tcPr>
          <w:p w14:paraId="59EA20C9" w14:textId="0E97F1F7" w:rsidR="004A7367" w:rsidRPr="004A7367" w:rsidRDefault="004A7367" w:rsidP="004A7367">
            <w:pPr>
              <w:jc w:val="center"/>
              <w:rPr>
                <w:rFonts w:cs="B Lotus"/>
                <w:sz w:val="28"/>
                <w:szCs w:val="28"/>
                <w:rtl/>
              </w:rPr>
            </w:pPr>
            <w:r w:rsidRPr="004A7367">
              <w:rPr>
                <w:rFonts w:cs="B Lotus"/>
                <w:rtl/>
              </w:rPr>
              <w:t>351</w:t>
            </w:r>
          </w:p>
        </w:tc>
        <w:tc>
          <w:tcPr>
            <w:tcW w:w="1803" w:type="dxa"/>
          </w:tcPr>
          <w:p w14:paraId="05F89FD5" w14:textId="762A48EC" w:rsidR="004A7367" w:rsidRPr="004A7367" w:rsidRDefault="004A7367" w:rsidP="004A7367">
            <w:pPr>
              <w:jc w:val="center"/>
              <w:rPr>
                <w:rFonts w:cs="B Lotus"/>
                <w:sz w:val="28"/>
                <w:szCs w:val="28"/>
                <w:rtl/>
              </w:rPr>
            </w:pPr>
            <w:r w:rsidRPr="004A7367">
              <w:rPr>
                <w:rFonts w:cs="B Lotus" w:hint="cs"/>
                <w:rtl/>
              </w:rPr>
              <w:t>تنکابن</w:t>
            </w:r>
          </w:p>
        </w:tc>
        <w:tc>
          <w:tcPr>
            <w:tcW w:w="1803" w:type="dxa"/>
          </w:tcPr>
          <w:p w14:paraId="2E185591" w14:textId="4F3C8EC7" w:rsidR="004A7367" w:rsidRPr="004A7367" w:rsidRDefault="004A7367" w:rsidP="004A7367">
            <w:pPr>
              <w:jc w:val="center"/>
              <w:rPr>
                <w:rFonts w:cs="B Lotus"/>
                <w:sz w:val="28"/>
                <w:szCs w:val="28"/>
                <w:rtl/>
              </w:rPr>
            </w:pPr>
            <w:r w:rsidRPr="004A7367">
              <w:rPr>
                <w:rFonts w:cs="B Lotus"/>
                <w:rtl/>
              </w:rPr>
              <w:t>21</w:t>
            </w:r>
          </w:p>
        </w:tc>
        <w:tc>
          <w:tcPr>
            <w:tcW w:w="1803" w:type="dxa"/>
          </w:tcPr>
          <w:p w14:paraId="76977570" w14:textId="613E4AAC"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080EF24D" w14:textId="77777777" w:rsidTr="00372823">
        <w:tc>
          <w:tcPr>
            <w:tcW w:w="1803" w:type="dxa"/>
          </w:tcPr>
          <w:p w14:paraId="0C991804" w14:textId="77777777" w:rsidR="004A7367" w:rsidRPr="004A7367" w:rsidRDefault="004A7367" w:rsidP="004A7367">
            <w:pPr>
              <w:pStyle w:val="ListParagraph"/>
              <w:numPr>
                <w:ilvl w:val="0"/>
                <w:numId w:val="63"/>
              </w:numPr>
              <w:bidi/>
              <w:jc w:val="center"/>
              <w:rPr>
                <w:rFonts w:cs="B Lotus"/>
                <w:rtl/>
              </w:rPr>
            </w:pPr>
          </w:p>
        </w:tc>
        <w:tc>
          <w:tcPr>
            <w:tcW w:w="1803" w:type="dxa"/>
          </w:tcPr>
          <w:p w14:paraId="037436DA" w14:textId="2DC39548" w:rsidR="004A7367" w:rsidRPr="004A7367" w:rsidRDefault="004A7367" w:rsidP="004A7367">
            <w:pPr>
              <w:jc w:val="center"/>
              <w:rPr>
                <w:rFonts w:cs="B Lotus"/>
                <w:sz w:val="28"/>
                <w:szCs w:val="28"/>
                <w:rtl/>
              </w:rPr>
            </w:pPr>
            <w:r w:rsidRPr="004A7367">
              <w:rPr>
                <w:rFonts w:cs="B Lotus"/>
                <w:rtl/>
              </w:rPr>
              <w:t>352</w:t>
            </w:r>
          </w:p>
        </w:tc>
        <w:tc>
          <w:tcPr>
            <w:tcW w:w="1803" w:type="dxa"/>
          </w:tcPr>
          <w:p w14:paraId="1C68EDFD" w14:textId="4342BB1B" w:rsidR="004A7367" w:rsidRPr="004A7367" w:rsidRDefault="004A7367" w:rsidP="004A7367">
            <w:pPr>
              <w:jc w:val="center"/>
              <w:rPr>
                <w:rFonts w:cs="B Lotus"/>
                <w:sz w:val="28"/>
                <w:szCs w:val="28"/>
                <w:rtl/>
              </w:rPr>
            </w:pPr>
            <w:r w:rsidRPr="004A7367">
              <w:rPr>
                <w:rFonts w:cs="B Lotus" w:hint="cs"/>
                <w:rtl/>
              </w:rPr>
              <w:t>نوشهر</w:t>
            </w:r>
          </w:p>
        </w:tc>
        <w:tc>
          <w:tcPr>
            <w:tcW w:w="1803" w:type="dxa"/>
          </w:tcPr>
          <w:p w14:paraId="007EBD82" w14:textId="7210CD60" w:rsidR="004A7367" w:rsidRPr="004A7367" w:rsidRDefault="004A7367" w:rsidP="004A7367">
            <w:pPr>
              <w:jc w:val="center"/>
              <w:rPr>
                <w:rFonts w:cs="B Lotus"/>
                <w:sz w:val="28"/>
                <w:szCs w:val="28"/>
                <w:rtl/>
              </w:rPr>
            </w:pPr>
            <w:r w:rsidRPr="004A7367">
              <w:rPr>
                <w:rFonts w:cs="B Lotus"/>
                <w:rtl/>
              </w:rPr>
              <w:t>21</w:t>
            </w:r>
          </w:p>
        </w:tc>
        <w:tc>
          <w:tcPr>
            <w:tcW w:w="1803" w:type="dxa"/>
          </w:tcPr>
          <w:p w14:paraId="1938D95A" w14:textId="09A3E286"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30F16BFE" w14:textId="77777777" w:rsidTr="00372823">
        <w:tc>
          <w:tcPr>
            <w:tcW w:w="1803" w:type="dxa"/>
          </w:tcPr>
          <w:p w14:paraId="3A169D32" w14:textId="77777777" w:rsidR="004A7367" w:rsidRPr="004A7367" w:rsidRDefault="004A7367" w:rsidP="004A7367">
            <w:pPr>
              <w:pStyle w:val="ListParagraph"/>
              <w:numPr>
                <w:ilvl w:val="0"/>
                <w:numId w:val="63"/>
              </w:numPr>
              <w:bidi/>
              <w:jc w:val="center"/>
              <w:rPr>
                <w:rFonts w:cs="B Lotus"/>
                <w:rtl/>
              </w:rPr>
            </w:pPr>
          </w:p>
        </w:tc>
        <w:tc>
          <w:tcPr>
            <w:tcW w:w="1803" w:type="dxa"/>
          </w:tcPr>
          <w:p w14:paraId="407232BA" w14:textId="6F35F1E3" w:rsidR="004A7367" w:rsidRPr="004A7367" w:rsidRDefault="004A7367" w:rsidP="004A7367">
            <w:pPr>
              <w:jc w:val="center"/>
              <w:rPr>
                <w:rFonts w:cs="B Lotus"/>
                <w:sz w:val="28"/>
                <w:szCs w:val="28"/>
                <w:rtl/>
              </w:rPr>
            </w:pPr>
            <w:r w:rsidRPr="004A7367">
              <w:rPr>
                <w:rFonts w:cs="B Lotus"/>
                <w:rtl/>
              </w:rPr>
              <w:t>353</w:t>
            </w:r>
          </w:p>
        </w:tc>
        <w:tc>
          <w:tcPr>
            <w:tcW w:w="1803" w:type="dxa"/>
          </w:tcPr>
          <w:p w14:paraId="7810D4FC" w14:textId="038D8F0C" w:rsidR="004A7367" w:rsidRPr="004A7367" w:rsidRDefault="004A7367" w:rsidP="004A7367">
            <w:pPr>
              <w:jc w:val="center"/>
              <w:rPr>
                <w:rFonts w:cs="B Lotus"/>
                <w:sz w:val="28"/>
                <w:szCs w:val="28"/>
                <w:rtl/>
              </w:rPr>
            </w:pPr>
            <w:r w:rsidRPr="004A7367">
              <w:rPr>
                <w:rFonts w:cs="B Lotus" w:hint="cs"/>
                <w:rtl/>
              </w:rPr>
              <w:t>فریدونکنار</w:t>
            </w:r>
          </w:p>
        </w:tc>
        <w:tc>
          <w:tcPr>
            <w:tcW w:w="1803" w:type="dxa"/>
          </w:tcPr>
          <w:p w14:paraId="38C7ADC0" w14:textId="68B58351" w:rsidR="004A7367" w:rsidRPr="004A7367" w:rsidRDefault="004A7367" w:rsidP="004A7367">
            <w:pPr>
              <w:jc w:val="center"/>
              <w:rPr>
                <w:rFonts w:cs="B Lotus"/>
                <w:sz w:val="28"/>
                <w:szCs w:val="28"/>
                <w:rtl/>
              </w:rPr>
            </w:pPr>
            <w:r w:rsidRPr="004A7367">
              <w:rPr>
                <w:rFonts w:cs="B Lotus"/>
                <w:rtl/>
              </w:rPr>
              <w:t>21</w:t>
            </w:r>
          </w:p>
        </w:tc>
        <w:tc>
          <w:tcPr>
            <w:tcW w:w="1803" w:type="dxa"/>
          </w:tcPr>
          <w:p w14:paraId="5F616F4C" w14:textId="167BB0F7"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10999455" w14:textId="77777777" w:rsidTr="00372823">
        <w:tc>
          <w:tcPr>
            <w:tcW w:w="1803" w:type="dxa"/>
          </w:tcPr>
          <w:p w14:paraId="663C9FC4" w14:textId="77777777" w:rsidR="004A7367" w:rsidRPr="004A7367" w:rsidRDefault="004A7367" w:rsidP="004A7367">
            <w:pPr>
              <w:pStyle w:val="ListParagraph"/>
              <w:numPr>
                <w:ilvl w:val="0"/>
                <w:numId w:val="63"/>
              </w:numPr>
              <w:bidi/>
              <w:jc w:val="center"/>
              <w:rPr>
                <w:rFonts w:cs="B Lotus"/>
                <w:rtl/>
              </w:rPr>
            </w:pPr>
          </w:p>
        </w:tc>
        <w:tc>
          <w:tcPr>
            <w:tcW w:w="1803" w:type="dxa"/>
          </w:tcPr>
          <w:p w14:paraId="38C8B568" w14:textId="2240B4D8" w:rsidR="004A7367" w:rsidRPr="004A7367" w:rsidRDefault="004A7367" w:rsidP="004A7367">
            <w:pPr>
              <w:jc w:val="center"/>
              <w:rPr>
                <w:rFonts w:cs="B Lotus"/>
                <w:sz w:val="28"/>
                <w:szCs w:val="28"/>
                <w:rtl/>
              </w:rPr>
            </w:pPr>
            <w:r w:rsidRPr="004A7367">
              <w:rPr>
                <w:rFonts w:cs="B Lotus"/>
                <w:rtl/>
              </w:rPr>
              <w:t>354</w:t>
            </w:r>
          </w:p>
        </w:tc>
        <w:tc>
          <w:tcPr>
            <w:tcW w:w="1803" w:type="dxa"/>
          </w:tcPr>
          <w:p w14:paraId="06E43139" w14:textId="27669664" w:rsidR="004A7367" w:rsidRPr="004A7367" w:rsidRDefault="004A7367" w:rsidP="004A7367">
            <w:pPr>
              <w:jc w:val="center"/>
              <w:rPr>
                <w:rFonts w:cs="B Lotus"/>
                <w:sz w:val="28"/>
                <w:szCs w:val="28"/>
                <w:rtl/>
              </w:rPr>
            </w:pPr>
            <w:r w:rsidRPr="004A7367">
              <w:rPr>
                <w:rFonts w:cs="B Lotus" w:hint="cs"/>
                <w:rtl/>
              </w:rPr>
              <w:t>قائم</w:t>
            </w:r>
            <w:r w:rsidRPr="004A7367">
              <w:rPr>
                <w:rFonts w:cs="B Lotus"/>
                <w:rtl/>
              </w:rPr>
              <w:t xml:space="preserve"> </w:t>
            </w:r>
            <w:r w:rsidRPr="004A7367">
              <w:rPr>
                <w:rFonts w:cs="B Lotus" w:hint="cs"/>
                <w:rtl/>
              </w:rPr>
              <w:t>شهر</w:t>
            </w:r>
          </w:p>
        </w:tc>
        <w:tc>
          <w:tcPr>
            <w:tcW w:w="1803" w:type="dxa"/>
          </w:tcPr>
          <w:p w14:paraId="7B411465" w14:textId="25A43E97" w:rsidR="004A7367" w:rsidRPr="004A7367" w:rsidRDefault="004A7367" w:rsidP="004A7367">
            <w:pPr>
              <w:jc w:val="center"/>
              <w:rPr>
                <w:rFonts w:cs="B Lotus"/>
                <w:sz w:val="28"/>
                <w:szCs w:val="28"/>
                <w:rtl/>
              </w:rPr>
            </w:pPr>
            <w:r w:rsidRPr="004A7367">
              <w:rPr>
                <w:rFonts w:cs="B Lotus"/>
                <w:rtl/>
              </w:rPr>
              <w:t>21</w:t>
            </w:r>
          </w:p>
        </w:tc>
        <w:tc>
          <w:tcPr>
            <w:tcW w:w="1803" w:type="dxa"/>
          </w:tcPr>
          <w:p w14:paraId="0AB86BD8" w14:textId="2901EC8A"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5D12FE2C" w14:textId="77777777" w:rsidTr="00372823">
        <w:tc>
          <w:tcPr>
            <w:tcW w:w="1803" w:type="dxa"/>
          </w:tcPr>
          <w:p w14:paraId="6B09E7CA" w14:textId="77777777" w:rsidR="004A7367" w:rsidRPr="004A7367" w:rsidRDefault="004A7367" w:rsidP="004A7367">
            <w:pPr>
              <w:pStyle w:val="ListParagraph"/>
              <w:numPr>
                <w:ilvl w:val="0"/>
                <w:numId w:val="63"/>
              </w:numPr>
              <w:bidi/>
              <w:jc w:val="center"/>
              <w:rPr>
                <w:rFonts w:cs="B Lotus"/>
                <w:rtl/>
              </w:rPr>
            </w:pPr>
          </w:p>
        </w:tc>
        <w:tc>
          <w:tcPr>
            <w:tcW w:w="1803" w:type="dxa"/>
          </w:tcPr>
          <w:p w14:paraId="6EDC3D58" w14:textId="49DC4120" w:rsidR="004A7367" w:rsidRPr="004A7367" w:rsidRDefault="004A7367" w:rsidP="004A7367">
            <w:pPr>
              <w:jc w:val="center"/>
              <w:rPr>
                <w:rFonts w:cs="B Lotus"/>
                <w:sz w:val="28"/>
                <w:szCs w:val="28"/>
                <w:rtl/>
              </w:rPr>
            </w:pPr>
            <w:r w:rsidRPr="004A7367">
              <w:rPr>
                <w:rFonts w:cs="B Lotus"/>
                <w:rtl/>
              </w:rPr>
              <w:t>355</w:t>
            </w:r>
          </w:p>
        </w:tc>
        <w:tc>
          <w:tcPr>
            <w:tcW w:w="1803" w:type="dxa"/>
          </w:tcPr>
          <w:p w14:paraId="122A4937" w14:textId="21BB3E0C" w:rsidR="004A7367" w:rsidRPr="004A7367" w:rsidRDefault="004A7367" w:rsidP="004A7367">
            <w:pPr>
              <w:jc w:val="center"/>
              <w:rPr>
                <w:rFonts w:cs="B Lotus"/>
                <w:sz w:val="28"/>
                <w:szCs w:val="28"/>
                <w:rtl/>
              </w:rPr>
            </w:pPr>
            <w:r w:rsidRPr="004A7367">
              <w:rPr>
                <w:rFonts w:cs="B Lotus" w:hint="cs"/>
                <w:rtl/>
              </w:rPr>
              <w:t>بهشهر</w:t>
            </w:r>
          </w:p>
        </w:tc>
        <w:tc>
          <w:tcPr>
            <w:tcW w:w="1803" w:type="dxa"/>
          </w:tcPr>
          <w:p w14:paraId="7B477A59" w14:textId="27480889" w:rsidR="004A7367" w:rsidRPr="004A7367" w:rsidRDefault="004A7367" w:rsidP="004A7367">
            <w:pPr>
              <w:jc w:val="center"/>
              <w:rPr>
                <w:rFonts w:cs="B Lotus"/>
                <w:sz w:val="28"/>
                <w:szCs w:val="28"/>
                <w:rtl/>
              </w:rPr>
            </w:pPr>
            <w:r w:rsidRPr="004A7367">
              <w:rPr>
                <w:rFonts w:cs="B Lotus"/>
                <w:rtl/>
              </w:rPr>
              <w:t>21</w:t>
            </w:r>
          </w:p>
        </w:tc>
        <w:tc>
          <w:tcPr>
            <w:tcW w:w="1803" w:type="dxa"/>
          </w:tcPr>
          <w:p w14:paraId="002DB174" w14:textId="117C2FC3"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63DD1E4C" w14:textId="77777777" w:rsidTr="00372823">
        <w:tc>
          <w:tcPr>
            <w:tcW w:w="1803" w:type="dxa"/>
          </w:tcPr>
          <w:p w14:paraId="151DCDB3" w14:textId="77777777" w:rsidR="004A7367" w:rsidRPr="004A7367" w:rsidRDefault="004A7367" w:rsidP="004A7367">
            <w:pPr>
              <w:pStyle w:val="ListParagraph"/>
              <w:numPr>
                <w:ilvl w:val="0"/>
                <w:numId w:val="63"/>
              </w:numPr>
              <w:bidi/>
              <w:jc w:val="center"/>
              <w:rPr>
                <w:rFonts w:cs="B Lotus"/>
                <w:rtl/>
              </w:rPr>
            </w:pPr>
          </w:p>
        </w:tc>
        <w:tc>
          <w:tcPr>
            <w:tcW w:w="1803" w:type="dxa"/>
          </w:tcPr>
          <w:p w14:paraId="3CADB893" w14:textId="644103F6" w:rsidR="004A7367" w:rsidRPr="004A7367" w:rsidRDefault="004A7367" w:rsidP="004A7367">
            <w:pPr>
              <w:jc w:val="center"/>
              <w:rPr>
                <w:rFonts w:cs="B Lotus"/>
                <w:sz w:val="28"/>
                <w:szCs w:val="28"/>
                <w:rtl/>
              </w:rPr>
            </w:pPr>
            <w:r w:rsidRPr="004A7367">
              <w:rPr>
                <w:rFonts w:cs="B Lotus"/>
                <w:rtl/>
              </w:rPr>
              <w:t>356</w:t>
            </w:r>
          </w:p>
        </w:tc>
        <w:tc>
          <w:tcPr>
            <w:tcW w:w="1803" w:type="dxa"/>
          </w:tcPr>
          <w:p w14:paraId="6F8EAA07" w14:textId="2D41D015" w:rsidR="004A7367" w:rsidRPr="004A7367" w:rsidRDefault="004A7367" w:rsidP="004A7367">
            <w:pPr>
              <w:jc w:val="center"/>
              <w:rPr>
                <w:rFonts w:cs="B Lotus"/>
                <w:sz w:val="28"/>
                <w:szCs w:val="28"/>
                <w:rtl/>
              </w:rPr>
            </w:pPr>
            <w:r w:rsidRPr="004A7367">
              <w:rPr>
                <w:rFonts w:cs="B Lotus" w:hint="cs"/>
                <w:rtl/>
              </w:rPr>
              <w:t>رامسر</w:t>
            </w:r>
          </w:p>
        </w:tc>
        <w:tc>
          <w:tcPr>
            <w:tcW w:w="1803" w:type="dxa"/>
          </w:tcPr>
          <w:p w14:paraId="4F1DCB73" w14:textId="50D875B1" w:rsidR="004A7367" w:rsidRPr="004A7367" w:rsidRDefault="004A7367" w:rsidP="004A7367">
            <w:pPr>
              <w:jc w:val="center"/>
              <w:rPr>
                <w:rFonts w:cs="B Lotus"/>
                <w:sz w:val="28"/>
                <w:szCs w:val="28"/>
                <w:rtl/>
              </w:rPr>
            </w:pPr>
            <w:r w:rsidRPr="004A7367">
              <w:rPr>
                <w:rFonts w:cs="B Lotus"/>
                <w:rtl/>
              </w:rPr>
              <w:t>21</w:t>
            </w:r>
          </w:p>
        </w:tc>
        <w:tc>
          <w:tcPr>
            <w:tcW w:w="1803" w:type="dxa"/>
          </w:tcPr>
          <w:p w14:paraId="4512CCD3" w14:textId="1B27ECC2"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31DEB3BA" w14:textId="77777777" w:rsidTr="00372823">
        <w:tc>
          <w:tcPr>
            <w:tcW w:w="1803" w:type="dxa"/>
          </w:tcPr>
          <w:p w14:paraId="5EE240BD" w14:textId="77777777" w:rsidR="004A7367" w:rsidRPr="004A7367" w:rsidRDefault="004A7367" w:rsidP="004A7367">
            <w:pPr>
              <w:pStyle w:val="ListParagraph"/>
              <w:numPr>
                <w:ilvl w:val="0"/>
                <w:numId w:val="63"/>
              </w:numPr>
              <w:bidi/>
              <w:jc w:val="center"/>
              <w:rPr>
                <w:rFonts w:cs="B Lotus"/>
                <w:rtl/>
              </w:rPr>
            </w:pPr>
          </w:p>
        </w:tc>
        <w:tc>
          <w:tcPr>
            <w:tcW w:w="1803" w:type="dxa"/>
          </w:tcPr>
          <w:p w14:paraId="34E03DAD" w14:textId="65B27FB4" w:rsidR="004A7367" w:rsidRPr="004A7367" w:rsidRDefault="004A7367" w:rsidP="004A7367">
            <w:pPr>
              <w:jc w:val="center"/>
              <w:rPr>
                <w:rFonts w:cs="B Lotus"/>
                <w:sz w:val="28"/>
                <w:szCs w:val="28"/>
                <w:rtl/>
              </w:rPr>
            </w:pPr>
            <w:r w:rsidRPr="004A7367">
              <w:rPr>
                <w:rFonts w:cs="B Lotus"/>
                <w:rtl/>
              </w:rPr>
              <w:t>357</w:t>
            </w:r>
          </w:p>
        </w:tc>
        <w:tc>
          <w:tcPr>
            <w:tcW w:w="1803" w:type="dxa"/>
          </w:tcPr>
          <w:p w14:paraId="19AAD730" w14:textId="0BDA0332" w:rsidR="004A7367" w:rsidRPr="004A7367" w:rsidRDefault="004A7367" w:rsidP="004A7367">
            <w:pPr>
              <w:jc w:val="center"/>
              <w:rPr>
                <w:rFonts w:cs="B Lotus"/>
                <w:sz w:val="28"/>
                <w:szCs w:val="28"/>
                <w:rtl/>
              </w:rPr>
            </w:pPr>
            <w:r w:rsidRPr="004A7367">
              <w:rPr>
                <w:rFonts w:cs="B Lotus" w:hint="cs"/>
                <w:rtl/>
              </w:rPr>
              <w:t>محمود</w:t>
            </w:r>
            <w:r w:rsidRPr="004A7367">
              <w:rPr>
                <w:rFonts w:cs="B Lotus"/>
                <w:rtl/>
              </w:rPr>
              <w:t xml:space="preserve"> </w:t>
            </w:r>
            <w:r w:rsidRPr="004A7367">
              <w:rPr>
                <w:rFonts w:cs="B Lotus" w:hint="cs"/>
                <w:rtl/>
              </w:rPr>
              <w:t>آباد</w:t>
            </w:r>
          </w:p>
        </w:tc>
        <w:tc>
          <w:tcPr>
            <w:tcW w:w="1803" w:type="dxa"/>
          </w:tcPr>
          <w:p w14:paraId="4A0E0EE6" w14:textId="45B950BB" w:rsidR="004A7367" w:rsidRPr="004A7367" w:rsidRDefault="004A7367" w:rsidP="004A7367">
            <w:pPr>
              <w:jc w:val="center"/>
              <w:rPr>
                <w:rFonts w:cs="B Lotus"/>
                <w:sz w:val="28"/>
                <w:szCs w:val="28"/>
                <w:rtl/>
              </w:rPr>
            </w:pPr>
            <w:r w:rsidRPr="004A7367">
              <w:rPr>
                <w:rFonts w:cs="B Lotus"/>
                <w:rtl/>
              </w:rPr>
              <w:t>21</w:t>
            </w:r>
          </w:p>
        </w:tc>
        <w:tc>
          <w:tcPr>
            <w:tcW w:w="1803" w:type="dxa"/>
          </w:tcPr>
          <w:p w14:paraId="185E6BD1" w14:textId="715AFF48"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332CF904" w14:textId="77777777" w:rsidTr="00372823">
        <w:tc>
          <w:tcPr>
            <w:tcW w:w="1803" w:type="dxa"/>
          </w:tcPr>
          <w:p w14:paraId="626F4EE8" w14:textId="77777777" w:rsidR="004A7367" w:rsidRPr="004A7367" w:rsidRDefault="004A7367" w:rsidP="004A7367">
            <w:pPr>
              <w:pStyle w:val="ListParagraph"/>
              <w:numPr>
                <w:ilvl w:val="0"/>
                <w:numId w:val="63"/>
              </w:numPr>
              <w:bidi/>
              <w:jc w:val="center"/>
              <w:rPr>
                <w:rFonts w:cs="B Lotus"/>
                <w:rtl/>
              </w:rPr>
            </w:pPr>
          </w:p>
        </w:tc>
        <w:tc>
          <w:tcPr>
            <w:tcW w:w="1803" w:type="dxa"/>
          </w:tcPr>
          <w:p w14:paraId="47A1A489" w14:textId="4B0055D5" w:rsidR="004A7367" w:rsidRPr="004A7367" w:rsidRDefault="004A7367" w:rsidP="004A7367">
            <w:pPr>
              <w:jc w:val="center"/>
              <w:rPr>
                <w:rFonts w:cs="B Lotus"/>
                <w:sz w:val="28"/>
                <w:szCs w:val="28"/>
                <w:rtl/>
              </w:rPr>
            </w:pPr>
            <w:r w:rsidRPr="004A7367">
              <w:rPr>
                <w:rFonts w:cs="B Lotus"/>
                <w:rtl/>
              </w:rPr>
              <w:t>358</w:t>
            </w:r>
          </w:p>
        </w:tc>
        <w:tc>
          <w:tcPr>
            <w:tcW w:w="1803" w:type="dxa"/>
          </w:tcPr>
          <w:p w14:paraId="1F31FDEE" w14:textId="66E99CC6" w:rsidR="004A7367" w:rsidRPr="004A7367" w:rsidRDefault="004A7367" w:rsidP="004A7367">
            <w:pPr>
              <w:jc w:val="center"/>
              <w:rPr>
                <w:rFonts w:cs="B Lotus"/>
                <w:sz w:val="28"/>
                <w:szCs w:val="28"/>
                <w:rtl/>
              </w:rPr>
            </w:pPr>
            <w:r w:rsidRPr="004A7367">
              <w:rPr>
                <w:rFonts w:cs="B Lotus" w:hint="cs"/>
                <w:rtl/>
              </w:rPr>
              <w:t>نور</w:t>
            </w:r>
          </w:p>
        </w:tc>
        <w:tc>
          <w:tcPr>
            <w:tcW w:w="1803" w:type="dxa"/>
          </w:tcPr>
          <w:p w14:paraId="5BE744FD" w14:textId="2B305450" w:rsidR="004A7367" w:rsidRPr="004A7367" w:rsidRDefault="004A7367" w:rsidP="004A7367">
            <w:pPr>
              <w:jc w:val="center"/>
              <w:rPr>
                <w:rFonts w:cs="B Lotus"/>
                <w:sz w:val="28"/>
                <w:szCs w:val="28"/>
                <w:rtl/>
              </w:rPr>
            </w:pPr>
            <w:r w:rsidRPr="004A7367">
              <w:rPr>
                <w:rFonts w:cs="B Lotus"/>
                <w:rtl/>
              </w:rPr>
              <w:t>21</w:t>
            </w:r>
          </w:p>
        </w:tc>
        <w:tc>
          <w:tcPr>
            <w:tcW w:w="1803" w:type="dxa"/>
          </w:tcPr>
          <w:p w14:paraId="524E7A39" w14:textId="781F489E"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6C27B380" w14:textId="77777777" w:rsidTr="00372823">
        <w:tc>
          <w:tcPr>
            <w:tcW w:w="1803" w:type="dxa"/>
          </w:tcPr>
          <w:p w14:paraId="370B0112" w14:textId="77777777" w:rsidR="004A7367" w:rsidRPr="004A7367" w:rsidRDefault="004A7367" w:rsidP="004A7367">
            <w:pPr>
              <w:pStyle w:val="ListParagraph"/>
              <w:numPr>
                <w:ilvl w:val="0"/>
                <w:numId w:val="63"/>
              </w:numPr>
              <w:bidi/>
              <w:jc w:val="center"/>
              <w:rPr>
                <w:rFonts w:cs="B Lotus"/>
                <w:rtl/>
              </w:rPr>
            </w:pPr>
          </w:p>
        </w:tc>
        <w:tc>
          <w:tcPr>
            <w:tcW w:w="1803" w:type="dxa"/>
          </w:tcPr>
          <w:p w14:paraId="5F59E90A" w14:textId="6331C125" w:rsidR="004A7367" w:rsidRPr="004A7367" w:rsidRDefault="004A7367" w:rsidP="004A7367">
            <w:pPr>
              <w:jc w:val="center"/>
              <w:rPr>
                <w:rFonts w:cs="B Lotus"/>
                <w:sz w:val="28"/>
                <w:szCs w:val="28"/>
                <w:rtl/>
              </w:rPr>
            </w:pPr>
            <w:r w:rsidRPr="004A7367">
              <w:rPr>
                <w:rFonts w:cs="B Lotus"/>
                <w:rtl/>
              </w:rPr>
              <w:t>359</w:t>
            </w:r>
          </w:p>
        </w:tc>
        <w:tc>
          <w:tcPr>
            <w:tcW w:w="1803" w:type="dxa"/>
          </w:tcPr>
          <w:p w14:paraId="174E15A1" w14:textId="06CB8A14" w:rsidR="004A7367" w:rsidRPr="004A7367" w:rsidRDefault="004A7367" w:rsidP="004A7367">
            <w:pPr>
              <w:jc w:val="center"/>
              <w:rPr>
                <w:rFonts w:cs="B Lotus"/>
                <w:sz w:val="28"/>
                <w:szCs w:val="28"/>
                <w:rtl/>
              </w:rPr>
            </w:pPr>
            <w:r w:rsidRPr="004A7367">
              <w:rPr>
                <w:rFonts w:cs="B Lotus" w:hint="cs"/>
                <w:rtl/>
              </w:rPr>
              <w:t>نکا</w:t>
            </w:r>
          </w:p>
        </w:tc>
        <w:tc>
          <w:tcPr>
            <w:tcW w:w="1803" w:type="dxa"/>
          </w:tcPr>
          <w:p w14:paraId="29A071AB" w14:textId="497CC861" w:rsidR="004A7367" w:rsidRPr="004A7367" w:rsidRDefault="004A7367" w:rsidP="004A7367">
            <w:pPr>
              <w:jc w:val="center"/>
              <w:rPr>
                <w:rFonts w:cs="B Lotus"/>
                <w:sz w:val="28"/>
                <w:szCs w:val="28"/>
                <w:rtl/>
              </w:rPr>
            </w:pPr>
            <w:r w:rsidRPr="004A7367">
              <w:rPr>
                <w:rFonts w:cs="B Lotus"/>
                <w:rtl/>
              </w:rPr>
              <w:t>21</w:t>
            </w:r>
          </w:p>
        </w:tc>
        <w:tc>
          <w:tcPr>
            <w:tcW w:w="1803" w:type="dxa"/>
          </w:tcPr>
          <w:p w14:paraId="0B357F19" w14:textId="53200408"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6612E804" w14:textId="77777777" w:rsidTr="00372823">
        <w:tc>
          <w:tcPr>
            <w:tcW w:w="1803" w:type="dxa"/>
          </w:tcPr>
          <w:p w14:paraId="520FE0C2" w14:textId="77777777" w:rsidR="004A7367" w:rsidRPr="004A7367" w:rsidRDefault="004A7367" w:rsidP="004A7367">
            <w:pPr>
              <w:pStyle w:val="ListParagraph"/>
              <w:numPr>
                <w:ilvl w:val="0"/>
                <w:numId w:val="63"/>
              </w:numPr>
              <w:bidi/>
              <w:jc w:val="center"/>
              <w:rPr>
                <w:rFonts w:cs="B Lotus"/>
                <w:rtl/>
              </w:rPr>
            </w:pPr>
          </w:p>
        </w:tc>
        <w:tc>
          <w:tcPr>
            <w:tcW w:w="1803" w:type="dxa"/>
          </w:tcPr>
          <w:p w14:paraId="4A1E291D" w14:textId="0E479C19" w:rsidR="004A7367" w:rsidRPr="004A7367" w:rsidRDefault="004A7367" w:rsidP="004A7367">
            <w:pPr>
              <w:jc w:val="center"/>
              <w:rPr>
                <w:rFonts w:cs="B Lotus"/>
                <w:sz w:val="28"/>
                <w:szCs w:val="28"/>
                <w:rtl/>
              </w:rPr>
            </w:pPr>
            <w:r w:rsidRPr="004A7367">
              <w:rPr>
                <w:rFonts w:cs="B Lotus"/>
                <w:rtl/>
              </w:rPr>
              <w:t>360</w:t>
            </w:r>
          </w:p>
        </w:tc>
        <w:tc>
          <w:tcPr>
            <w:tcW w:w="1803" w:type="dxa"/>
          </w:tcPr>
          <w:p w14:paraId="021C21DE" w14:textId="6C3C21DA" w:rsidR="004A7367" w:rsidRPr="004A7367" w:rsidRDefault="004A7367" w:rsidP="004A7367">
            <w:pPr>
              <w:jc w:val="center"/>
              <w:rPr>
                <w:rFonts w:cs="B Lotus"/>
                <w:sz w:val="28"/>
                <w:szCs w:val="28"/>
                <w:rtl/>
              </w:rPr>
            </w:pPr>
            <w:r w:rsidRPr="004A7367">
              <w:rPr>
                <w:rFonts w:cs="B Lotus" w:hint="cs"/>
                <w:rtl/>
              </w:rPr>
              <w:t>بابلسر</w:t>
            </w:r>
          </w:p>
        </w:tc>
        <w:tc>
          <w:tcPr>
            <w:tcW w:w="1803" w:type="dxa"/>
          </w:tcPr>
          <w:p w14:paraId="0C4BFD72" w14:textId="59EB9FEE" w:rsidR="004A7367" w:rsidRPr="004A7367" w:rsidRDefault="004A7367" w:rsidP="004A7367">
            <w:pPr>
              <w:jc w:val="center"/>
              <w:rPr>
                <w:rFonts w:cs="B Lotus"/>
                <w:sz w:val="28"/>
                <w:szCs w:val="28"/>
                <w:rtl/>
              </w:rPr>
            </w:pPr>
            <w:r w:rsidRPr="004A7367">
              <w:rPr>
                <w:rFonts w:cs="B Lotus"/>
                <w:rtl/>
              </w:rPr>
              <w:t>21</w:t>
            </w:r>
          </w:p>
        </w:tc>
        <w:tc>
          <w:tcPr>
            <w:tcW w:w="1803" w:type="dxa"/>
          </w:tcPr>
          <w:p w14:paraId="5A46AFF1" w14:textId="3F63517E"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71B60F88" w14:textId="77777777" w:rsidTr="00372823">
        <w:tc>
          <w:tcPr>
            <w:tcW w:w="1803" w:type="dxa"/>
          </w:tcPr>
          <w:p w14:paraId="7AC4FEFD" w14:textId="77777777" w:rsidR="004A7367" w:rsidRPr="004A7367" w:rsidRDefault="004A7367" w:rsidP="004A7367">
            <w:pPr>
              <w:pStyle w:val="ListParagraph"/>
              <w:numPr>
                <w:ilvl w:val="0"/>
                <w:numId w:val="63"/>
              </w:numPr>
              <w:bidi/>
              <w:jc w:val="center"/>
              <w:rPr>
                <w:rFonts w:cs="B Lotus"/>
                <w:rtl/>
              </w:rPr>
            </w:pPr>
          </w:p>
        </w:tc>
        <w:tc>
          <w:tcPr>
            <w:tcW w:w="1803" w:type="dxa"/>
          </w:tcPr>
          <w:p w14:paraId="7E5BCB06" w14:textId="603A150E" w:rsidR="004A7367" w:rsidRPr="004A7367" w:rsidRDefault="004A7367" w:rsidP="004A7367">
            <w:pPr>
              <w:jc w:val="center"/>
              <w:rPr>
                <w:rFonts w:cs="B Lotus"/>
                <w:sz w:val="28"/>
                <w:szCs w:val="28"/>
                <w:rtl/>
              </w:rPr>
            </w:pPr>
            <w:r w:rsidRPr="004A7367">
              <w:rPr>
                <w:rFonts w:cs="B Lotus"/>
                <w:rtl/>
              </w:rPr>
              <w:t>361</w:t>
            </w:r>
          </w:p>
        </w:tc>
        <w:tc>
          <w:tcPr>
            <w:tcW w:w="1803" w:type="dxa"/>
          </w:tcPr>
          <w:p w14:paraId="2288A2C3" w14:textId="2F46A276" w:rsidR="004A7367" w:rsidRPr="004A7367" w:rsidRDefault="004A7367" w:rsidP="004A7367">
            <w:pPr>
              <w:jc w:val="center"/>
              <w:rPr>
                <w:rFonts w:cs="B Lotus"/>
                <w:sz w:val="28"/>
                <w:szCs w:val="28"/>
                <w:rtl/>
              </w:rPr>
            </w:pPr>
            <w:r w:rsidRPr="004A7367">
              <w:rPr>
                <w:rFonts w:cs="B Lotus" w:hint="cs"/>
                <w:rtl/>
              </w:rPr>
              <w:t>عباس</w:t>
            </w:r>
            <w:r w:rsidRPr="004A7367">
              <w:rPr>
                <w:rFonts w:cs="B Lotus"/>
                <w:rtl/>
              </w:rPr>
              <w:t xml:space="preserve"> </w:t>
            </w:r>
            <w:r w:rsidRPr="004A7367">
              <w:rPr>
                <w:rFonts w:cs="B Lotus" w:hint="cs"/>
                <w:rtl/>
              </w:rPr>
              <w:t>آباد</w:t>
            </w:r>
          </w:p>
        </w:tc>
        <w:tc>
          <w:tcPr>
            <w:tcW w:w="1803" w:type="dxa"/>
          </w:tcPr>
          <w:p w14:paraId="6ED8D6CC" w14:textId="43D363AE" w:rsidR="004A7367" w:rsidRPr="004A7367" w:rsidRDefault="004A7367" w:rsidP="004A7367">
            <w:pPr>
              <w:jc w:val="center"/>
              <w:rPr>
                <w:rFonts w:cs="B Lotus"/>
                <w:sz w:val="28"/>
                <w:szCs w:val="28"/>
                <w:rtl/>
              </w:rPr>
            </w:pPr>
            <w:r w:rsidRPr="004A7367">
              <w:rPr>
                <w:rFonts w:cs="B Lotus"/>
                <w:rtl/>
              </w:rPr>
              <w:t>21</w:t>
            </w:r>
          </w:p>
        </w:tc>
        <w:tc>
          <w:tcPr>
            <w:tcW w:w="1803" w:type="dxa"/>
          </w:tcPr>
          <w:p w14:paraId="0FB546A6" w14:textId="1FA3E9BF"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3FE27C4F" w14:textId="77777777" w:rsidTr="00372823">
        <w:tc>
          <w:tcPr>
            <w:tcW w:w="1803" w:type="dxa"/>
          </w:tcPr>
          <w:p w14:paraId="6132DDA5" w14:textId="77777777" w:rsidR="004A7367" w:rsidRPr="004A7367" w:rsidRDefault="004A7367" w:rsidP="004A7367">
            <w:pPr>
              <w:pStyle w:val="ListParagraph"/>
              <w:numPr>
                <w:ilvl w:val="0"/>
                <w:numId w:val="63"/>
              </w:numPr>
              <w:bidi/>
              <w:jc w:val="center"/>
              <w:rPr>
                <w:rFonts w:cs="B Lotus"/>
                <w:rtl/>
              </w:rPr>
            </w:pPr>
          </w:p>
        </w:tc>
        <w:tc>
          <w:tcPr>
            <w:tcW w:w="1803" w:type="dxa"/>
          </w:tcPr>
          <w:p w14:paraId="707EB6C9" w14:textId="6E4B0E90" w:rsidR="004A7367" w:rsidRPr="004A7367" w:rsidRDefault="004A7367" w:rsidP="004A7367">
            <w:pPr>
              <w:jc w:val="center"/>
              <w:rPr>
                <w:rFonts w:cs="B Lotus"/>
                <w:sz w:val="28"/>
                <w:szCs w:val="28"/>
                <w:rtl/>
              </w:rPr>
            </w:pPr>
            <w:r w:rsidRPr="004A7367">
              <w:rPr>
                <w:rFonts w:cs="B Lotus"/>
                <w:rtl/>
              </w:rPr>
              <w:t>363</w:t>
            </w:r>
          </w:p>
        </w:tc>
        <w:tc>
          <w:tcPr>
            <w:tcW w:w="1803" w:type="dxa"/>
          </w:tcPr>
          <w:p w14:paraId="483729E4" w14:textId="507AA3C5" w:rsidR="004A7367" w:rsidRPr="004A7367" w:rsidRDefault="004A7367" w:rsidP="004A7367">
            <w:pPr>
              <w:jc w:val="center"/>
              <w:rPr>
                <w:rFonts w:cs="B Lotus"/>
                <w:sz w:val="28"/>
                <w:szCs w:val="28"/>
                <w:rtl/>
              </w:rPr>
            </w:pPr>
            <w:r w:rsidRPr="004A7367">
              <w:rPr>
                <w:rFonts w:cs="B Lotus" w:hint="cs"/>
                <w:rtl/>
              </w:rPr>
              <w:t>جویبار</w:t>
            </w:r>
          </w:p>
        </w:tc>
        <w:tc>
          <w:tcPr>
            <w:tcW w:w="1803" w:type="dxa"/>
          </w:tcPr>
          <w:p w14:paraId="074EE6D3" w14:textId="0BE9A758" w:rsidR="004A7367" w:rsidRPr="004A7367" w:rsidRDefault="004A7367" w:rsidP="004A7367">
            <w:pPr>
              <w:jc w:val="center"/>
              <w:rPr>
                <w:rFonts w:cs="B Lotus"/>
                <w:sz w:val="28"/>
                <w:szCs w:val="28"/>
                <w:rtl/>
              </w:rPr>
            </w:pPr>
            <w:r w:rsidRPr="004A7367">
              <w:rPr>
                <w:rFonts w:cs="B Lotus"/>
                <w:rtl/>
              </w:rPr>
              <w:t>21</w:t>
            </w:r>
          </w:p>
        </w:tc>
        <w:tc>
          <w:tcPr>
            <w:tcW w:w="1803" w:type="dxa"/>
          </w:tcPr>
          <w:p w14:paraId="78F9DBB4" w14:textId="1DC5883A"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257577AE" w14:textId="77777777" w:rsidTr="00372823">
        <w:tc>
          <w:tcPr>
            <w:tcW w:w="1803" w:type="dxa"/>
          </w:tcPr>
          <w:p w14:paraId="4C87F8A8" w14:textId="77777777" w:rsidR="004A7367" w:rsidRPr="004A7367" w:rsidRDefault="004A7367" w:rsidP="004A7367">
            <w:pPr>
              <w:pStyle w:val="ListParagraph"/>
              <w:numPr>
                <w:ilvl w:val="0"/>
                <w:numId w:val="63"/>
              </w:numPr>
              <w:bidi/>
              <w:jc w:val="center"/>
              <w:rPr>
                <w:rFonts w:cs="B Lotus"/>
                <w:rtl/>
              </w:rPr>
            </w:pPr>
          </w:p>
        </w:tc>
        <w:tc>
          <w:tcPr>
            <w:tcW w:w="1803" w:type="dxa"/>
          </w:tcPr>
          <w:p w14:paraId="6EC7C826" w14:textId="3E07E7D2" w:rsidR="004A7367" w:rsidRPr="004A7367" w:rsidRDefault="004A7367" w:rsidP="004A7367">
            <w:pPr>
              <w:jc w:val="center"/>
              <w:rPr>
                <w:rFonts w:cs="B Lotus"/>
                <w:sz w:val="28"/>
                <w:szCs w:val="28"/>
                <w:rtl/>
              </w:rPr>
            </w:pPr>
            <w:r w:rsidRPr="004A7367">
              <w:rPr>
                <w:rFonts w:cs="B Lotus"/>
                <w:rtl/>
              </w:rPr>
              <w:t>364</w:t>
            </w:r>
          </w:p>
        </w:tc>
        <w:tc>
          <w:tcPr>
            <w:tcW w:w="1803" w:type="dxa"/>
          </w:tcPr>
          <w:p w14:paraId="015657C3" w14:textId="50553975" w:rsidR="004A7367" w:rsidRPr="004A7367" w:rsidRDefault="004A7367" w:rsidP="004A7367">
            <w:pPr>
              <w:jc w:val="center"/>
              <w:rPr>
                <w:rFonts w:cs="B Lotus"/>
                <w:sz w:val="28"/>
                <w:szCs w:val="28"/>
                <w:rtl/>
              </w:rPr>
            </w:pPr>
            <w:r w:rsidRPr="004A7367">
              <w:rPr>
                <w:rFonts w:cs="B Lotus" w:hint="cs"/>
                <w:rtl/>
              </w:rPr>
              <w:t>چمستان</w:t>
            </w:r>
          </w:p>
        </w:tc>
        <w:tc>
          <w:tcPr>
            <w:tcW w:w="1803" w:type="dxa"/>
          </w:tcPr>
          <w:p w14:paraId="6871945A" w14:textId="708A12FF" w:rsidR="004A7367" w:rsidRPr="004A7367" w:rsidRDefault="004A7367" w:rsidP="004A7367">
            <w:pPr>
              <w:jc w:val="center"/>
              <w:rPr>
                <w:rFonts w:cs="B Lotus"/>
                <w:sz w:val="28"/>
                <w:szCs w:val="28"/>
                <w:rtl/>
              </w:rPr>
            </w:pPr>
            <w:r w:rsidRPr="004A7367">
              <w:rPr>
                <w:rFonts w:cs="B Lotus"/>
                <w:rtl/>
              </w:rPr>
              <w:t>21</w:t>
            </w:r>
          </w:p>
        </w:tc>
        <w:tc>
          <w:tcPr>
            <w:tcW w:w="1803" w:type="dxa"/>
          </w:tcPr>
          <w:p w14:paraId="68552998" w14:textId="7C07A423"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27E3D32F" w14:textId="77777777" w:rsidTr="00372823">
        <w:tc>
          <w:tcPr>
            <w:tcW w:w="1803" w:type="dxa"/>
          </w:tcPr>
          <w:p w14:paraId="1D4927DC" w14:textId="77777777" w:rsidR="004A7367" w:rsidRPr="004A7367" w:rsidRDefault="004A7367" w:rsidP="004A7367">
            <w:pPr>
              <w:pStyle w:val="ListParagraph"/>
              <w:numPr>
                <w:ilvl w:val="0"/>
                <w:numId w:val="63"/>
              </w:numPr>
              <w:bidi/>
              <w:jc w:val="center"/>
              <w:rPr>
                <w:rFonts w:cs="B Lotus"/>
                <w:rtl/>
              </w:rPr>
            </w:pPr>
          </w:p>
        </w:tc>
        <w:tc>
          <w:tcPr>
            <w:tcW w:w="1803" w:type="dxa"/>
          </w:tcPr>
          <w:p w14:paraId="267D0A4E" w14:textId="4C30DB4F" w:rsidR="004A7367" w:rsidRPr="004A7367" w:rsidRDefault="004A7367" w:rsidP="004A7367">
            <w:pPr>
              <w:jc w:val="center"/>
              <w:rPr>
                <w:rFonts w:cs="B Lotus"/>
                <w:sz w:val="28"/>
                <w:szCs w:val="28"/>
                <w:rtl/>
              </w:rPr>
            </w:pPr>
            <w:r w:rsidRPr="004A7367">
              <w:rPr>
                <w:rFonts w:cs="B Lotus"/>
                <w:rtl/>
              </w:rPr>
              <w:t>365</w:t>
            </w:r>
          </w:p>
        </w:tc>
        <w:tc>
          <w:tcPr>
            <w:tcW w:w="1803" w:type="dxa"/>
          </w:tcPr>
          <w:p w14:paraId="26011FBD" w14:textId="095A44A3" w:rsidR="004A7367" w:rsidRPr="004A7367" w:rsidRDefault="004A7367" w:rsidP="004A7367">
            <w:pPr>
              <w:jc w:val="center"/>
              <w:rPr>
                <w:rFonts w:cs="B Lotus"/>
                <w:sz w:val="28"/>
                <w:szCs w:val="28"/>
                <w:rtl/>
              </w:rPr>
            </w:pPr>
            <w:r w:rsidRPr="004A7367">
              <w:rPr>
                <w:rFonts w:cs="B Lotus" w:hint="cs"/>
                <w:rtl/>
              </w:rPr>
              <w:t>کیاسر</w:t>
            </w:r>
            <w:r w:rsidRPr="004A7367">
              <w:rPr>
                <w:rFonts w:cs="B Lotus"/>
                <w:rtl/>
              </w:rPr>
              <w:t xml:space="preserve"> ( </w:t>
            </w:r>
            <w:r w:rsidRPr="004A7367">
              <w:rPr>
                <w:rFonts w:cs="B Lotus" w:hint="cs"/>
                <w:rtl/>
              </w:rPr>
              <w:t>چهاردانگه</w:t>
            </w:r>
            <w:r w:rsidRPr="004A7367">
              <w:rPr>
                <w:rFonts w:cs="B Lotus"/>
                <w:rtl/>
              </w:rPr>
              <w:t xml:space="preserve"> )</w:t>
            </w:r>
          </w:p>
        </w:tc>
        <w:tc>
          <w:tcPr>
            <w:tcW w:w="1803" w:type="dxa"/>
          </w:tcPr>
          <w:p w14:paraId="142B617E" w14:textId="6707DA02" w:rsidR="004A7367" w:rsidRPr="004A7367" w:rsidRDefault="004A7367" w:rsidP="004A7367">
            <w:pPr>
              <w:jc w:val="center"/>
              <w:rPr>
                <w:rFonts w:cs="B Lotus"/>
                <w:sz w:val="28"/>
                <w:szCs w:val="28"/>
                <w:rtl/>
              </w:rPr>
            </w:pPr>
            <w:r w:rsidRPr="004A7367">
              <w:rPr>
                <w:rFonts w:cs="B Lotus"/>
                <w:rtl/>
              </w:rPr>
              <w:t>21</w:t>
            </w:r>
          </w:p>
        </w:tc>
        <w:tc>
          <w:tcPr>
            <w:tcW w:w="1803" w:type="dxa"/>
          </w:tcPr>
          <w:p w14:paraId="5F47CB5B" w14:textId="334372CB"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0A7C4926" w14:textId="77777777" w:rsidTr="00372823">
        <w:tc>
          <w:tcPr>
            <w:tcW w:w="1803" w:type="dxa"/>
          </w:tcPr>
          <w:p w14:paraId="5CF385D8" w14:textId="77777777" w:rsidR="004A7367" w:rsidRPr="004A7367" w:rsidRDefault="004A7367" w:rsidP="004A7367">
            <w:pPr>
              <w:pStyle w:val="ListParagraph"/>
              <w:numPr>
                <w:ilvl w:val="0"/>
                <w:numId w:val="63"/>
              </w:numPr>
              <w:bidi/>
              <w:jc w:val="center"/>
              <w:rPr>
                <w:rFonts w:cs="B Lotus"/>
                <w:rtl/>
              </w:rPr>
            </w:pPr>
          </w:p>
        </w:tc>
        <w:tc>
          <w:tcPr>
            <w:tcW w:w="1803" w:type="dxa"/>
          </w:tcPr>
          <w:p w14:paraId="6A298432" w14:textId="3D979716" w:rsidR="004A7367" w:rsidRPr="004A7367" w:rsidRDefault="004A7367" w:rsidP="004A7367">
            <w:pPr>
              <w:jc w:val="center"/>
              <w:rPr>
                <w:rFonts w:cs="B Lotus"/>
                <w:sz w:val="28"/>
                <w:szCs w:val="28"/>
                <w:rtl/>
              </w:rPr>
            </w:pPr>
            <w:r w:rsidRPr="004A7367">
              <w:rPr>
                <w:rFonts w:cs="B Lotus"/>
                <w:rtl/>
              </w:rPr>
              <w:t>366</w:t>
            </w:r>
          </w:p>
        </w:tc>
        <w:tc>
          <w:tcPr>
            <w:tcW w:w="1803" w:type="dxa"/>
          </w:tcPr>
          <w:p w14:paraId="55C14F00" w14:textId="7B8BE973" w:rsidR="004A7367" w:rsidRPr="004A7367" w:rsidRDefault="004A7367" w:rsidP="004A7367">
            <w:pPr>
              <w:jc w:val="center"/>
              <w:rPr>
                <w:rFonts w:cs="B Lotus"/>
                <w:sz w:val="28"/>
                <w:szCs w:val="28"/>
                <w:rtl/>
              </w:rPr>
            </w:pPr>
            <w:r w:rsidRPr="004A7367">
              <w:rPr>
                <w:rFonts w:cs="B Lotus" w:hint="cs"/>
                <w:rtl/>
              </w:rPr>
              <w:t>کیا</w:t>
            </w:r>
            <w:r w:rsidRPr="004A7367">
              <w:rPr>
                <w:rFonts w:cs="B Lotus"/>
                <w:rtl/>
              </w:rPr>
              <w:t xml:space="preserve"> </w:t>
            </w:r>
            <w:r w:rsidRPr="004A7367">
              <w:rPr>
                <w:rFonts w:cs="B Lotus" w:hint="cs"/>
                <w:rtl/>
              </w:rPr>
              <w:t>کلا</w:t>
            </w:r>
          </w:p>
        </w:tc>
        <w:tc>
          <w:tcPr>
            <w:tcW w:w="1803" w:type="dxa"/>
          </w:tcPr>
          <w:p w14:paraId="74008EDC" w14:textId="4187E567" w:rsidR="004A7367" w:rsidRPr="004A7367" w:rsidRDefault="004A7367" w:rsidP="004A7367">
            <w:pPr>
              <w:jc w:val="center"/>
              <w:rPr>
                <w:rFonts w:cs="B Lotus"/>
                <w:sz w:val="28"/>
                <w:szCs w:val="28"/>
                <w:rtl/>
              </w:rPr>
            </w:pPr>
            <w:r w:rsidRPr="004A7367">
              <w:rPr>
                <w:rFonts w:cs="B Lotus"/>
                <w:rtl/>
              </w:rPr>
              <w:t>21</w:t>
            </w:r>
          </w:p>
        </w:tc>
        <w:tc>
          <w:tcPr>
            <w:tcW w:w="1803" w:type="dxa"/>
          </w:tcPr>
          <w:p w14:paraId="54758249" w14:textId="15786761"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46BDFF6A" w14:textId="77777777" w:rsidTr="00372823">
        <w:tc>
          <w:tcPr>
            <w:tcW w:w="1803" w:type="dxa"/>
          </w:tcPr>
          <w:p w14:paraId="31FAD933" w14:textId="77777777" w:rsidR="004A7367" w:rsidRPr="004A7367" w:rsidRDefault="004A7367" w:rsidP="004A7367">
            <w:pPr>
              <w:pStyle w:val="ListParagraph"/>
              <w:numPr>
                <w:ilvl w:val="0"/>
                <w:numId w:val="63"/>
              </w:numPr>
              <w:bidi/>
              <w:jc w:val="center"/>
              <w:rPr>
                <w:rFonts w:cs="B Lotus"/>
                <w:rtl/>
              </w:rPr>
            </w:pPr>
          </w:p>
        </w:tc>
        <w:tc>
          <w:tcPr>
            <w:tcW w:w="1803" w:type="dxa"/>
          </w:tcPr>
          <w:p w14:paraId="5D0EEC14" w14:textId="4722A83D" w:rsidR="004A7367" w:rsidRPr="004A7367" w:rsidRDefault="004A7367" w:rsidP="004A7367">
            <w:pPr>
              <w:jc w:val="center"/>
              <w:rPr>
                <w:rFonts w:cs="B Lotus"/>
                <w:sz w:val="28"/>
                <w:szCs w:val="28"/>
                <w:rtl/>
              </w:rPr>
            </w:pPr>
            <w:r w:rsidRPr="004A7367">
              <w:rPr>
                <w:rFonts w:cs="B Lotus"/>
                <w:rtl/>
              </w:rPr>
              <w:t>367</w:t>
            </w:r>
          </w:p>
        </w:tc>
        <w:tc>
          <w:tcPr>
            <w:tcW w:w="1803" w:type="dxa"/>
          </w:tcPr>
          <w:p w14:paraId="20839ABA" w14:textId="179D0840" w:rsidR="004A7367" w:rsidRPr="004A7367" w:rsidRDefault="004A7367" w:rsidP="004A7367">
            <w:pPr>
              <w:jc w:val="center"/>
              <w:rPr>
                <w:rFonts w:cs="B Lotus"/>
                <w:sz w:val="28"/>
                <w:szCs w:val="28"/>
                <w:rtl/>
              </w:rPr>
            </w:pPr>
            <w:r w:rsidRPr="004A7367">
              <w:rPr>
                <w:rFonts w:cs="B Lotus" w:hint="cs"/>
                <w:rtl/>
              </w:rPr>
              <w:t>امیر</w:t>
            </w:r>
            <w:r w:rsidRPr="004A7367">
              <w:rPr>
                <w:rFonts w:cs="B Lotus"/>
                <w:rtl/>
              </w:rPr>
              <w:t xml:space="preserve"> </w:t>
            </w:r>
            <w:r w:rsidRPr="004A7367">
              <w:rPr>
                <w:rFonts w:cs="B Lotus" w:hint="cs"/>
                <w:rtl/>
              </w:rPr>
              <w:t>کلا</w:t>
            </w:r>
          </w:p>
        </w:tc>
        <w:tc>
          <w:tcPr>
            <w:tcW w:w="1803" w:type="dxa"/>
          </w:tcPr>
          <w:p w14:paraId="73D394C7" w14:textId="7E523BCA" w:rsidR="004A7367" w:rsidRPr="004A7367" w:rsidRDefault="004A7367" w:rsidP="004A7367">
            <w:pPr>
              <w:jc w:val="center"/>
              <w:rPr>
                <w:rFonts w:cs="B Lotus"/>
                <w:sz w:val="28"/>
                <w:szCs w:val="28"/>
                <w:rtl/>
              </w:rPr>
            </w:pPr>
            <w:r w:rsidRPr="004A7367">
              <w:rPr>
                <w:rFonts w:cs="B Lotus"/>
                <w:rtl/>
              </w:rPr>
              <w:t>21</w:t>
            </w:r>
          </w:p>
        </w:tc>
        <w:tc>
          <w:tcPr>
            <w:tcW w:w="1803" w:type="dxa"/>
          </w:tcPr>
          <w:p w14:paraId="16FF93E0" w14:textId="33CCAB98"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28AB03AD" w14:textId="77777777" w:rsidTr="00372823">
        <w:tc>
          <w:tcPr>
            <w:tcW w:w="1803" w:type="dxa"/>
          </w:tcPr>
          <w:p w14:paraId="4EFD81C6" w14:textId="77777777" w:rsidR="004A7367" w:rsidRPr="004A7367" w:rsidRDefault="004A7367" w:rsidP="004A7367">
            <w:pPr>
              <w:pStyle w:val="ListParagraph"/>
              <w:numPr>
                <w:ilvl w:val="0"/>
                <w:numId w:val="63"/>
              </w:numPr>
              <w:bidi/>
              <w:jc w:val="center"/>
              <w:rPr>
                <w:rFonts w:cs="B Lotus"/>
                <w:rtl/>
              </w:rPr>
            </w:pPr>
          </w:p>
        </w:tc>
        <w:tc>
          <w:tcPr>
            <w:tcW w:w="1803" w:type="dxa"/>
          </w:tcPr>
          <w:p w14:paraId="01FC6CFD" w14:textId="4DDFBFC2" w:rsidR="004A7367" w:rsidRPr="004A7367" w:rsidRDefault="004A7367" w:rsidP="004A7367">
            <w:pPr>
              <w:jc w:val="center"/>
              <w:rPr>
                <w:rFonts w:cs="B Lotus"/>
                <w:sz w:val="28"/>
                <w:szCs w:val="28"/>
                <w:rtl/>
              </w:rPr>
            </w:pPr>
            <w:r w:rsidRPr="004A7367">
              <w:rPr>
                <w:rFonts w:cs="B Lotus"/>
                <w:rtl/>
              </w:rPr>
              <w:t>368</w:t>
            </w:r>
          </w:p>
        </w:tc>
        <w:tc>
          <w:tcPr>
            <w:tcW w:w="1803" w:type="dxa"/>
          </w:tcPr>
          <w:p w14:paraId="4BEDD377" w14:textId="1BCC51A4" w:rsidR="004A7367" w:rsidRPr="004A7367" w:rsidRDefault="004A7367" w:rsidP="004A7367">
            <w:pPr>
              <w:jc w:val="center"/>
              <w:rPr>
                <w:rFonts w:cs="B Lotus"/>
                <w:sz w:val="28"/>
                <w:szCs w:val="28"/>
                <w:rtl/>
              </w:rPr>
            </w:pPr>
            <w:r w:rsidRPr="004A7367">
              <w:rPr>
                <w:rFonts w:cs="B Lotus" w:hint="cs"/>
                <w:rtl/>
              </w:rPr>
              <w:t>رویان</w:t>
            </w:r>
          </w:p>
        </w:tc>
        <w:tc>
          <w:tcPr>
            <w:tcW w:w="1803" w:type="dxa"/>
          </w:tcPr>
          <w:p w14:paraId="7DD666DA" w14:textId="0864C418" w:rsidR="004A7367" w:rsidRPr="004A7367" w:rsidRDefault="004A7367" w:rsidP="004A7367">
            <w:pPr>
              <w:jc w:val="center"/>
              <w:rPr>
                <w:rFonts w:cs="B Lotus"/>
                <w:sz w:val="28"/>
                <w:szCs w:val="28"/>
                <w:rtl/>
              </w:rPr>
            </w:pPr>
            <w:r w:rsidRPr="004A7367">
              <w:rPr>
                <w:rFonts w:cs="B Lotus"/>
                <w:rtl/>
              </w:rPr>
              <w:t>21</w:t>
            </w:r>
          </w:p>
        </w:tc>
        <w:tc>
          <w:tcPr>
            <w:tcW w:w="1803" w:type="dxa"/>
          </w:tcPr>
          <w:p w14:paraId="2534BC3F" w14:textId="1CC37316"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07F136D1" w14:textId="77777777" w:rsidTr="00372823">
        <w:tc>
          <w:tcPr>
            <w:tcW w:w="1803" w:type="dxa"/>
          </w:tcPr>
          <w:p w14:paraId="376DDC8C" w14:textId="77777777" w:rsidR="004A7367" w:rsidRPr="004A7367" w:rsidRDefault="004A7367" w:rsidP="004A7367">
            <w:pPr>
              <w:pStyle w:val="ListParagraph"/>
              <w:numPr>
                <w:ilvl w:val="0"/>
                <w:numId w:val="63"/>
              </w:numPr>
              <w:bidi/>
              <w:jc w:val="center"/>
              <w:rPr>
                <w:rFonts w:cs="B Lotus"/>
                <w:rtl/>
              </w:rPr>
            </w:pPr>
          </w:p>
        </w:tc>
        <w:tc>
          <w:tcPr>
            <w:tcW w:w="1803" w:type="dxa"/>
          </w:tcPr>
          <w:p w14:paraId="43B8DC30" w14:textId="1122C679" w:rsidR="004A7367" w:rsidRPr="004A7367" w:rsidRDefault="004A7367" w:rsidP="004A7367">
            <w:pPr>
              <w:jc w:val="center"/>
              <w:rPr>
                <w:rFonts w:cs="B Lotus"/>
                <w:sz w:val="28"/>
                <w:szCs w:val="28"/>
                <w:rtl/>
              </w:rPr>
            </w:pPr>
            <w:r w:rsidRPr="004A7367">
              <w:rPr>
                <w:rFonts w:cs="B Lotus"/>
                <w:rtl/>
              </w:rPr>
              <w:t>369</w:t>
            </w:r>
          </w:p>
        </w:tc>
        <w:tc>
          <w:tcPr>
            <w:tcW w:w="1803" w:type="dxa"/>
          </w:tcPr>
          <w:p w14:paraId="25E3FD33" w14:textId="7E24BB43" w:rsidR="004A7367" w:rsidRPr="004A7367" w:rsidRDefault="004A7367" w:rsidP="004A7367">
            <w:pPr>
              <w:jc w:val="center"/>
              <w:rPr>
                <w:rFonts w:cs="B Lotus"/>
                <w:sz w:val="28"/>
                <w:szCs w:val="28"/>
                <w:rtl/>
              </w:rPr>
            </w:pPr>
            <w:r w:rsidRPr="004A7367">
              <w:rPr>
                <w:rFonts w:cs="B Lotus" w:hint="cs"/>
                <w:rtl/>
              </w:rPr>
              <w:t>شیرگاه</w:t>
            </w:r>
          </w:p>
        </w:tc>
        <w:tc>
          <w:tcPr>
            <w:tcW w:w="1803" w:type="dxa"/>
          </w:tcPr>
          <w:p w14:paraId="36754640" w14:textId="6230F917" w:rsidR="004A7367" w:rsidRPr="004A7367" w:rsidRDefault="004A7367" w:rsidP="004A7367">
            <w:pPr>
              <w:jc w:val="center"/>
              <w:rPr>
                <w:rFonts w:cs="B Lotus"/>
                <w:sz w:val="28"/>
                <w:szCs w:val="28"/>
                <w:rtl/>
              </w:rPr>
            </w:pPr>
            <w:r w:rsidRPr="004A7367">
              <w:rPr>
                <w:rFonts w:cs="B Lotus"/>
                <w:rtl/>
              </w:rPr>
              <w:t>21</w:t>
            </w:r>
          </w:p>
        </w:tc>
        <w:tc>
          <w:tcPr>
            <w:tcW w:w="1803" w:type="dxa"/>
          </w:tcPr>
          <w:p w14:paraId="4C14CBFB" w14:textId="0BD0DC06"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76E2532E" w14:textId="77777777" w:rsidTr="00372823">
        <w:tc>
          <w:tcPr>
            <w:tcW w:w="1803" w:type="dxa"/>
          </w:tcPr>
          <w:p w14:paraId="3F77F1A2" w14:textId="77777777" w:rsidR="004A7367" w:rsidRPr="004A7367" w:rsidRDefault="004A7367" w:rsidP="004A7367">
            <w:pPr>
              <w:pStyle w:val="ListParagraph"/>
              <w:numPr>
                <w:ilvl w:val="0"/>
                <w:numId w:val="63"/>
              </w:numPr>
              <w:bidi/>
              <w:jc w:val="center"/>
              <w:rPr>
                <w:rFonts w:cs="B Lotus"/>
                <w:rtl/>
              </w:rPr>
            </w:pPr>
          </w:p>
        </w:tc>
        <w:tc>
          <w:tcPr>
            <w:tcW w:w="1803" w:type="dxa"/>
          </w:tcPr>
          <w:p w14:paraId="4BD0AB58" w14:textId="66957E89" w:rsidR="004A7367" w:rsidRPr="004A7367" w:rsidRDefault="004A7367" w:rsidP="004A7367">
            <w:pPr>
              <w:jc w:val="center"/>
              <w:rPr>
                <w:rFonts w:cs="B Lotus"/>
                <w:sz w:val="28"/>
                <w:szCs w:val="28"/>
                <w:rtl/>
              </w:rPr>
            </w:pPr>
            <w:r w:rsidRPr="004A7367">
              <w:rPr>
                <w:rFonts w:cs="B Lotus"/>
                <w:rtl/>
              </w:rPr>
              <w:t>370</w:t>
            </w:r>
          </w:p>
        </w:tc>
        <w:tc>
          <w:tcPr>
            <w:tcW w:w="1803" w:type="dxa"/>
          </w:tcPr>
          <w:p w14:paraId="1F4A2A62" w14:textId="10243BFE" w:rsidR="004A7367" w:rsidRPr="004A7367" w:rsidRDefault="004A7367" w:rsidP="004A7367">
            <w:pPr>
              <w:jc w:val="center"/>
              <w:rPr>
                <w:rFonts w:cs="B Lotus"/>
                <w:sz w:val="28"/>
                <w:szCs w:val="28"/>
                <w:rtl/>
              </w:rPr>
            </w:pPr>
            <w:r w:rsidRPr="004A7367">
              <w:rPr>
                <w:rFonts w:cs="B Lotus" w:hint="cs"/>
                <w:rtl/>
              </w:rPr>
              <w:t>زیراب</w:t>
            </w:r>
          </w:p>
        </w:tc>
        <w:tc>
          <w:tcPr>
            <w:tcW w:w="1803" w:type="dxa"/>
          </w:tcPr>
          <w:p w14:paraId="7B48BC27" w14:textId="591E3A2A" w:rsidR="004A7367" w:rsidRPr="004A7367" w:rsidRDefault="004A7367" w:rsidP="004A7367">
            <w:pPr>
              <w:jc w:val="center"/>
              <w:rPr>
                <w:rFonts w:cs="B Lotus"/>
                <w:sz w:val="28"/>
                <w:szCs w:val="28"/>
                <w:rtl/>
              </w:rPr>
            </w:pPr>
            <w:r w:rsidRPr="004A7367">
              <w:rPr>
                <w:rFonts w:cs="B Lotus"/>
                <w:rtl/>
              </w:rPr>
              <w:t>21</w:t>
            </w:r>
          </w:p>
        </w:tc>
        <w:tc>
          <w:tcPr>
            <w:tcW w:w="1803" w:type="dxa"/>
          </w:tcPr>
          <w:p w14:paraId="30671A1B" w14:textId="77AA549E"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2F7868D8" w14:textId="77777777" w:rsidTr="00372823">
        <w:tc>
          <w:tcPr>
            <w:tcW w:w="1803" w:type="dxa"/>
          </w:tcPr>
          <w:p w14:paraId="29F082D2" w14:textId="77777777" w:rsidR="004A7367" w:rsidRPr="004A7367" w:rsidRDefault="004A7367" w:rsidP="004A7367">
            <w:pPr>
              <w:pStyle w:val="ListParagraph"/>
              <w:numPr>
                <w:ilvl w:val="0"/>
                <w:numId w:val="63"/>
              </w:numPr>
              <w:bidi/>
              <w:jc w:val="center"/>
              <w:rPr>
                <w:rFonts w:cs="B Lotus"/>
                <w:rtl/>
              </w:rPr>
            </w:pPr>
          </w:p>
        </w:tc>
        <w:tc>
          <w:tcPr>
            <w:tcW w:w="1803" w:type="dxa"/>
          </w:tcPr>
          <w:p w14:paraId="639E119B" w14:textId="5C7D18CC" w:rsidR="004A7367" w:rsidRPr="004A7367" w:rsidRDefault="004A7367" w:rsidP="004A7367">
            <w:pPr>
              <w:jc w:val="center"/>
              <w:rPr>
                <w:rFonts w:cs="B Lotus"/>
                <w:sz w:val="28"/>
                <w:szCs w:val="28"/>
                <w:rtl/>
              </w:rPr>
            </w:pPr>
            <w:r w:rsidRPr="004A7367">
              <w:rPr>
                <w:rFonts w:cs="B Lotus"/>
                <w:rtl/>
              </w:rPr>
              <w:t>371</w:t>
            </w:r>
          </w:p>
        </w:tc>
        <w:tc>
          <w:tcPr>
            <w:tcW w:w="1803" w:type="dxa"/>
          </w:tcPr>
          <w:p w14:paraId="421657ED" w14:textId="462D3D6D" w:rsidR="004A7367" w:rsidRPr="004A7367" w:rsidRDefault="004A7367" w:rsidP="004A7367">
            <w:pPr>
              <w:jc w:val="center"/>
              <w:rPr>
                <w:rFonts w:cs="B Lotus"/>
                <w:sz w:val="28"/>
                <w:szCs w:val="28"/>
                <w:rtl/>
              </w:rPr>
            </w:pPr>
            <w:r w:rsidRPr="004A7367">
              <w:rPr>
                <w:rFonts w:cs="B Lotus" w:hint="cs"/>
                <w:rtl/>
              </w:rPr>
              <w:t>گلوگاه</w:t>
            </w:r>
          </w:p>
        </w:tc>
        <w:tc>
          <w:tcPr>
            <w:tcW w:w="1803" w:type="dxa"/>
          </w:tcPr>
          <w:p w14:paraId="6E37F929" w14:textId="509A46FA" w:rsidR="004A7367" w:rsidRPr="004A7367" w:rsidRDefault="004A7367" w:rsidP="004A7367">
            <w:pPr>
              <w:jc w:val="center"/>
              <w:rPr>
                <w:rFonts w:cs="B Lotus"/>
                <w:sz w:val="28"/>
                <w:szCs w:val="28"/>
                <w:rtl/>
              </w:rPr>
            </w:pPr>
            <w:r w:rsidRPr="004A7367">
              <w:rPr>
                <w:rFonts w:cs="B Lotus"/>
                <w:rtl/>
              </w:rPr>
              <w:t>21</w:t>
            </w:r>
          </w:p>
        </w:tc>
        <w:tc>
          <w:tcPr>
            <w:tcW w:w="1803" w:type="dxa"/>
          </w:tcPr>
          <w:p w14:paraId="745E8078" w14:textId="49A1D07E"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1FD8E805" w14:textId="77777777" w:rsidTr="00372823">
        <w:tc>
          <w:tcPr>
            <w:tcW w:w="1803" w:type="dxa"/>
          </w:tcPr>
          <w:p w14:paraId="0913AC14" w14:textId="77777777" w:rsidR="004A7367" w:rsidRPr="004A7367" w:rsidRDefault="004A7367" w:rsidP="004A7367">
            <w:pPr>
              <w:pStyle w:val="ListParagraph"/>
              <w:numPr>
                <w:ilvl w:val="0"/>
                <w:numId w:val="63"/>
              </w:numPr>
              <w:bidi/>
              <w:jc w:val="center"/>
              <w:rPr>
                <w:rFonts w:cs="B Lotus"/>
                <w:rtl/>
              </w:rPr>
            </w:pPr>
          </w:p>
        </w:tc>
        <w:tc>
          <w:tcPr>
            <w:tcW w:w="1803" w:type="dxa"/>
          </w:tcPr>
          <w:p w14:paraId="395AEA81" w14:textId="5FC84C49" w:rsidR="004A7367" w:rsidRPr="004A7367" w:rsidRDefault="004A7367" w:rsidP="004A7367">
            <w:pPr>
              <w:jc w:val="center"/>
              <w:rPr>
                <w:rFonts w:cs="B Lotus"/>
                <w:sz w:val="28"/>
                <w:szCs w:val="28"/>
                <w:rtl/>
              </w:rPr>
            </w:pPr>
            <w:r w:rsidRPr="004A7367">
              <w:rPr>
                <w:rFonts w:cs="B Lotus"/>
                <w:rtl/>
              </w:rPr>
              <w:t>372</w:t>
            </w:r>
          </w:p>
        </w:tc>
        <w:tc>
          <w:tcPr>
            <w:tcW w:w="1803" w:type="dxa"/>
          </w:tcPr>
          <w:p w14:paraId="6FE32E01" w14:textId="2223768C" w:rsidR="004A7367" w:rsidRPr="004A7367" w:rsidRDefault="004A7367" w:rsidP="004A7367">
            <w:pPr>
              <w:jc w:val="center"/>
              <w:rPr>
                <w:rFonts w:cs="B Lotus"/>
                <w:sz w:val="28"/>
                <w:szCs w:val="28"/>
                <w:rtl/>
              </w:rPr>
            </w:pPr>
            <w:r w:rsidRPr="004A7367">
              <w:rPr>
                <w:rFonts w:cs="B Lotus" w:hint="cs"/>
                <w:rtl/>
              </w:rPr>
              <w:t>سلمانشهر</w:t>
            </w:r>
          </w:p>
        </w:tc>
        <w:tc>
          <w:tcPr>
            <w:tcW w:w="1803" w:type="dxa"/>
          </w:tcPr>
          <w:p w14:paraId="7968BFB7" w14:textId="45878D29" w:rsidR="004A7367" w:rsidRPr="004A7367" w:rsidRDefault="004A7367" w:rsidP="004A7367">
            <w:pPr>
              <w:jc w:val="center"/>
              <w:rPr>
                <w:rFonts w:cs="B Lotus"/>
                <w:sz w:val="28"/>
                <w:szCs w:val="28"/>
                <w:rtl/>
              </w:rPr>
            </w:pPr>
            <w:r w:rsidRPr="004A7367">
              <w:rPr>
                <w:rFonts w:cs="B Lotus"/>
                <w:rtl/>
              </w:rPr>
              <w:t>21</w:t>
            </w:r>
          </w:p>
        </w:tc>
        <w:tc>
          <w:tcPr>
            <w:tcW w:w="1803" w:type="dxa"/>
          </w:tcPr>
          <w:p w14:paraId="428FCA4A" w14:textId="7C3F2F7D"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777E14F6" w14:textId="77777777" w:rsidTr="00372823">
        <w:tc>
          <w:tcPr>
            <w:tcW w:w="1803" w:type="dxa"/>
          </w:tcPr>
          <w:p w14:paraId="4071ACC8" w14:textId="77777777" w:rsidR="004A7367" w:rsidRPr="004A7367" w:rsidRDefault="004A7367" w:rsidP="004A7367">
            <w:pPr>
              <w:pStyle w:val="ListParagraph"/>
              <w:numPr>
                <w:ilvl w:val="0"/>
                <w:numId w:val="63"/>
              </w:numPr>
              <w:bidi/>
              <w:jc w:val="center"/>
              <w:rPr>
                <w:rFonts w:cs="B Lotus"/>
                <w:rtl/>
              </w:rPr>
            </w:pPr>
          </w:p>
        </w:tc>
        <w:tc>
          <w:tcPr>
            <w:tcW w:w="1803" w:type="dxa"/>
          </w:tcPr>
          <w:p w14:paraId="5F49DD4F" w14:textId="1F0DC732" w:rsidR="004A7367" w:rsidRPr="004A7367" w:rsidRDefault="004A7367" w:rsidP="004A7367">
            <w:pPr>
              <w:jc w:val="center"/>
              <w:rPr>
                <w:rFonts w:cs="B Lotus"/>
                <w:sz w:val="28"/>
                <w:szCs w:val="28"/>
                <w:rtl/>
              </w:rPr>
            </w:pPr>
            <w:r w:rsidRPr="004A7367">
              <w:rPr>
                <w:rFonts w:cs="B Lotus"/>
                <w:rtl/>
              </w:rPr>
              <w:t>373</w:t>
            </w:r>
          </w:p>
        </w:tc>
        <w:tc>
          <w:tcPr>
            <w:tcW w:w="1803" w:type="dxa"/>
          </w:tcPr>
          <w:p w14:paraId="2FBC0335" w14:textId="6E9F9B82" w:rsidR="004A7367" w:rsidRPr="004A7367" w:rsidRDefault="004A7367" w:rsidP="004A7367">
            <w:pPr>
              <w:jc w:val="center"/>
              <w:rPr>
                <w:rFonts w:cs="B Lotus"/>
                <w:sz w:val="28"/>
                <w:szCs w:val="28"/>
                <w:rtl/>
              </w:rPr>
            </w:pPr>
            <w:r w:rsidRPr="004A7367">
              <w:rPr>
                <w:rFonts w:cs="B Lotus" w:hint="cs"/>
                <w:rtl/>
              </w:rPr>
              <w:t>کلاردشت</w:t>
            </w:r>
          </w:p>
        </w:tc>
        <w:tc>
          <w:tcPr>
            <w:tcW w:w="1803" w:type="dxa"/>
          </w:tcPr>
          <w:p w14:paraId="5AD3C41F" w14:textId="7C1DBBF7" w:rsidR="004A7367" w:rsidRPr="004A7367" w:rsidRDefault="004A7367" w:rsidP="004A7367">
            <w:pPr>
              <w:jc w:val="center"/>
              <w:rPr>
                <w:rFonts w:cs="B Lotus"/>
                <w:sz w:val="28"/>
                <w:szCs w:val="28"/>
                <w:rtl/>
              </w:rPr>
            </w:pPr>
            <w:r w:rsidRPr="004A7367">
              <w:rPr>
                <w:rFonts w:cs="B Lotus"/>
                <w:rtl/>
              </w:rPr>
              <w:t>21</w:t>
            </w:r>
          </w:p>
        </w:tc>
        <w:tc>
          <w:tcPr>
            <w:tcW w:w="1803" w:type="dxa"/>
          </w:tcPr>
          <w:p w14:paraId="0917B820" w14:textId="1BC0E8BF"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760E3378" w14:textId="77777777" w:rsidTr="00372823">
        <w:tc>
          <w:tcPr>
            <w:tcW w:w="1803" w:type="dxa"/>
          </w:tcPr>
          <w:p w14:paraId="2AE5D48A" w14:textId="77777777" w:rsidR="004A7367" w:rsidRPr="004A7367" w:rsidRDefault="004A7367" w:rsidP="004A7367">
            <w:pPr>
              <w:pStyle w:val="ListParagraph"/>
              <w:numPr>
                <w:ilvl w:val="0"/>
                <w:numId w:val="63"/>
              </w:numPr>
              <w:bidi/>
              <w:jc w:val="center"/>
              <w:rPr>
                <w:rFonts w:cs="B Lotus"/>
                <w:rtl/>
              </w:rPr>
            </w:pPr>
          </w:p>
        </w:tc>
        <w:tc>
          <w:tcPr>
            <w:tcW w:w="1803" w:type="dxa"/>
          </w:tcPr>
          <w:p w14:paraId="3AF708B2" w14:textId="52AD9E29" w:rsidR="004A7367" w:rsidRPr="004A7367" w:rsidRDefault="004A7367" w:rsidP="004A7367">
            <w:pPr>
              <w:jc w:val="center"/>
              <w:rPr>
                <w:rFonts w:cs="B Lotus"/>
                <w:sz w:val="28"/>
                <w:szCs w:val="28"/>
                <w:rtl/>
              </w:rPr>
            </w:pPr>
            <w:r w:rsidRPr="004A7367">
              <w:rPr>
                <w:rFonts w:cs="B Lotus"/>
                <w:rtl/>
              </w:rPr>
              <w:t>374</w:t>
            </w:r>
          </w:p>
        </w:tc>
        <w:tc>
          <w:tcPr>
            <w:tcW w:w="1803" w:type="dxa"/>
          </w:tcPr>
          <w:p w14:paraId="32155AB9" w14:textId="69995C44" w:rsidR="004A7367" w:rsidRPr="004A7367" w:rsidRDefault="004A7367" w:rsidP="004A7367">
            <w:pPr>
              <w:jc w:val="center"/>
              <w:rPr>
                <w:rFonts w:cs="B Lotus"/>
                <w:sz w:val="28"/>
                <w:szCs w:val="28"/>
                <w:rtl/>
              </w:rPr>
            </w:pPr>
            <w:r w:rsidRPr="004A7367">
              <w:rPr>
                <w:rFonts w:cs="B Lotus" w:hint="cs"/>
                <w:rtl/>
              </w:rPr>
              <w:t>گیل</w:t>
            </w:r>
            <w:r w:rsidRPr="004A7367">
              <w:rPr>
                <w:rFonts w:cs="B Lotus"/>
                <w:rtl/>
              </w:rPr>
              <w:t xml:space="preserve"> </w:t>
            </w:r>
            <w:r w:rsidRPr="004A7367">
              <w:rPr>
                <w:rFonts w:cs="B Lotus" w:hint="cs"/>
                <w:rtl/>
              </w:rPr>
              <w:t>خواران</w:t>
            </w:r>
          </w:p>
        </w:tc>
        <w:tc>
          <w:tcPr>
            <w:tcW w:w="1803" w:type="dxa"/>
          </w:tcPr>
          <w:p w14:paraId="78463EAD" w14:textId="3B758095" w:rsidR="004A7367" w:rsidRPr="004A7367" w:rsidRDefault="004A7367" w:rsidP="004A7367">
            <w:pPr>
              <w:jc w:val="center"/>
              <w:rPr>
                <w:rFonts w:cs="B Lotus"/>
                <w:sz w:val="28"/>
                <w:szCs w:val="28"/>
                <w:rtl/>
              </w:rPr>
            </w:pPr>
            <w:r w:rsidRPr="004A7367">
              <w:rPr>
                <w:rFonts w:cs="B Lotus"/>
                <w:rtl/>
              </w:rPr>
              <w:t>21</w:t>
            </w:r>
          </w:p>
        </w:tc>
        <w:tc>
          <w:tcPr>
            <w:tcW w:w="1803" w:type="dxa"/>
          </w:tcPr>
          <w:p w14:paraId="39DF5A06" w14:textId="25D2B2D7"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77A6CB6A" w14:textId="77777777" w:rsidTr="00372823">
        <w:tc>
          <w:tcPr>
            <w:tcW w:w="1803" w:type="dxa"/>
          </w:tcPr>
          <w:p w14:paraId="757C027E" w14:textId="77777777" w:rsidR="004A7367" w:rsidRPr="004A7367" w:rsidRDefault="004A7367" w:rsidP="004A7367">
            <w:pPr>
              <w:pStyle w:val="ListParagraph"/>
              <w:numPr>
                <w:ilvl w:val="0"/>
                <w:numId w:val="63"/>
              </w:numPr>
              <w:bidi/>
              <w:jc w:val="center"/>
              <w:rPr>
                <w:rFonts w:cs="B Lotus"/>
                <w:rtl/>
              </w:rPr>
            </w:pPr>
          </w:p>
        </w:tc>
        <w:tc>
          <w:tcPr>
            <w:tcW w:w="1803" w:type="dxa"/>
          </w:tcPr>
          <w:p w14:paraId="19D96906" w14:textId="1F23AC5D" w:rsidR="004A7367" w:rsidRPr="004A7367" w:rsidRDefault="004A7367" w:rsidP="004A7367">
            <w:pPr>
              <w:jc w:val="center"/>
              <w:rPr>
                <w:rFonts w:cs="B Lotus"/>
                <w:sz w:val="28"/>
                <w:szCs w:val="28"/>
                <w:rtl/>
              </w:rPr>
            </w:pPr>
            <w:r w:rsidRPr="004A7367">
              <w:rPr>
                <w:rFonts w:cs="B Lotus"/>
                <w:rtl/>
              </w:rPr>
              <w:t>375</w:t>
            </w:r>
          </w:p>
        </w:tc>
        <w:tc>
          <w:tcPr>
            <w:tcW w:w="1803" w:type="dxa"/>
          </w:tcPr>
          <w:p w14:paraId="449ECA58" w14:textId="36981F7D" w:rsidR="004A7367" w:rsidRPr="004A7367" w:rsidRDefault="004A7367" w:rsidP="004A7367">
            <w:pPr>
              <w:jc w:val="center"/>
              <w:rPr>
                <w:rFonts w:cs="B Lotus"/>
                <w:sz w:val="28"/>
                <w:szCs w:val="28"/>
                <w:rtl/>
              </w:rPr>
            </w:pPr>
            <w:r w:rsidRPr="004A7367">
              <w:rPr>
                <w:rFonts w:cs="B Lotus" w:hint="cs"/>
                <w:rtl/>
              </w:rPr>
              <w:t>سوادکوه</w:t>
            </w:r>
          </w:p>
        </w:tc>
        <w:tc>
          <w:tcPr>
            <w:tcW w:w="1803" w:type="dxa"/>
          </w:tcPr>
          <w:p w14:paraId="1AC57088" w14:textId="04FCBEA1" w:rsidR="004A7367" w:rsidRPr="004A7367" w:rsidRDefault="004A7367" w:rsidP="004A7367">
            <w:pPr>
              <w:jc w:val="center"/>
              <w:rPr>
                <w:rFonts w:cs="B Lotus"/>
                <w:sz w:val="28"/>
                <w:szCs w:val="28"/>
                <w:rtl/>
              </w:rPr>
            </w:pPr>
            <w:r w:rsidRPr="004A7367">
              <w:rPr>
                <w:rFonts w:cs="B Lotus"/>
                <w:rtl/>
              </w:rPr>
              <w:t>21</w:t>
            </w:r>
          </w:p>
        </w:tc>
        <w:tc>
          <w:tcPr>
            <w:tcW w:w="1803" w:type="dxa"/>
          </w:tcPr>
          <w:p w14:paraId="237ACDBA" w14:textId="6F29CD26"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6D07C14F" w14:textId="77777777" w:rsidTr="00372823">
        <w:tc>
          <w:tcPr>
            <w:tcW w:w="1803" w:type="dxa"/>
          </w:tcPr>
          <w:p w14:paraId="794FAB39" w14:textId="77777777" w:rsidR="004A7367" w:rsidRPr="004A7367" w:rsidRDefault="004A7367" w:rsidP="004A7367">
            <w:pPr>
              <w:pStyle w:val="ListParagraph"/>
              <w:numPr>
                <w:ilvl w:val="0"/>
                <w:numId w:val="63"/>
              </w:numPr>
              <w:bidi/>
              <w:jc w:val="center"/>
              <w:rPr>
                <w:rFonts w:cs="B Lotus"/>
                <w:rtl/>
              </w:rPr>
            </w:pPr>
          </w:p>
        </w:tc>
        <w:tc>
          <w:tcPr>
            <w:tcW w:w="1803" w:type="dxa"/>
          </w:tcPr>
          <w:p w14:paraId="54D69BF1" w14:textId="31B02085" w:rsidR="004A7367" w:rsidRPr="004A7367" w:rsidRDefault="004A7367" w:rsidP="004A7367">
            <w:pPr>
              <w:jc w:val="center"/>
              <w:rPr>
                <w:rFonts w:cs="B Lotus"/>
                <w:sz w:val="28"/>
                <w:szCs w:val="28"/>
                <w:rtl/>
              </w:rPr>
            </w:pPr>
            <w:r w:rsidRPr="004A7367">
              <w:rPr>
                <w:rFonts w:cs="B Lotus"/>
                <w:rtl/>
              </w:rPr>
              <w:t>376</w:t>
            </w:r>
          </w:p>
        </w:tc>
        <w:tc>
          <w:tcPr>
            <w:tcW w:w="1803" w:type="dxa"/>
          </w:tcPr>
          <w:p w14:paraId="48293EE6" w14:textId="4CDC4F94" w:rsidR="004A7367" w:rsidRPr="004A7367" w:rsidRDefault="004A7367" w:rsidP="004A7367">
            <w:pPr>
              <w:jc w:val="center"/>
              <w:rPr>
                <w:rFonts w:cs="B Lotus"/>
                <w:sz w:val="28"/>
                <w:szCs w:val="28"/>
                <w:rtl/>
              </w:rPr>
            </w:pPr>
            <w:r w:rsidRPr="004A7367">
              <w:rPr>
                <w:rFonts w:cs="B Lotus" w:hint="cs"/>
                <w:rtl/>
              </w:rPr>
              <w:t>بهنمیر</w:t>
            </w:r>
          </w:p>
        </w:tc>
        <w:tc>
          <w:tcPr>
            <w:tcW w:w="1803" w:type="dxa"/>
          </w:tcPr>
          <w:p w14:paraId="715EC8EE" w14:textId="3AE5C29F" w:rsidR="004A7367" w:rsidRPr="004A7367" w:rsidRDefault="004A7367" w:rsidP="004A7367">
            <w:pPr>
              <w:jc w:val="center"/>
              <w:rPr>
                <w:rFonts w:cs="B Lotus"/>
                <w:sz w:val="28"/>
                <w:szCs w:val="28"/>
                <w:rtl/>
              </w:rPr>
            </w:pPr>
            <w:r w:rsidRPr="004A7367">
              <w:rPr>
                <w:rFonts w:cs="B Lotus"/>
                <w:rtl/>
              </w:rPr>
              <w:t>21</w:t>
            </w:r>
          </w:p>
        </w:tc>
        <w:tc>
          <w:tcPr>
            <w:tcW w:w="1803" w:type="dxa"/>
          </w:tcPr>
          <w:p w14:paraId="5C4F4852" w14:textId="1B683025"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48F3892F" w14:textId="77777777" w:rsidTr="00372823">
        <w:tc>
          <w:tcPr>
            <w:tcW w:w="1803" w:type="dxa"/>
          </w:tcPr>
          <w:p w14:paraId="476862B4" w14:textId="77777777" w:rsidR="004A7367" w:rsidRPr="004A7367" w:rsidRDefault="004A7367" w:rsidP="004A7367">
            <w:pPr>
              <w:pStyle w:val="ListParagraph"/>
              <w:numPr>
                <w:ilvl w:val="0"/>
                <w:numId w:val="63"/>
              </w:numPr>
              <w:bidi/>
              <w:jc w:val="center"/>
              <w:rPr>
                <w:rFonts w:cs="B Lotus"/>
                <w:rtl/>
              </w:rPr>
            </w:pPr>
          </w:p>
        </w:tc>
        <w:tc>
          <w:tcPr>
            <w:tcW w:w="1803" w:type="dxa"/>
          </w:tcPr>
          <w:p w14:paraId="5D8FD6D4" w14:textId="070BC1E1" w:rsidR="004A7367" w:rsidRPr="004A7367" w:rsidRDefault="004A7367" w:rsidP="004A7367">
            <w:pPr>
              <w:jc w:val="center"/>
              <w:rPr>
                <w:rFonts w:cs="B Lotus"/>
                <w:sz w:val="28"/>
                <w:szCs w:val="28"/>
                <w:rtl/>
              </w:rPr>
            </w:pPr>
            <w:r w:rsidRPr="004A7367">
              <w:rPr>
                <w:rFonts w:cs="B Lotus"/>
                <w:rtl/>
              </w:rPr>
              <w:t>784</w:t>
            </w:r>
          </w:p>
        </w:tc>
        <w:tc>
          <w:tcPr>
            <w:tcW w:w="1803" w:type="dxa"/>
          </w:tcPr>
          <w:p w14:paraId="723168D7" w14:textId="69197E5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سورک‏</w:t>
            </w:r>
          </w:p>
        </w:tc>
        <w:tc>
          <w:tcPr>
            <w:tcW w:w="1803" w:type="dxa"/>
          </w:tcPr>
          <w:p w14:paraId="6C8FFA89" w14:textId="121008BA" w:rsidR="004A7367" w:rsidRPr="004A7367" w:rsidRDefault="004A7367" w:rsidP="004A7367">
            <w:pPr>
              <w:jc w:val="center"/>
              <w:rPr>
                <w:rFonts w:cs="B Lotus"/>
                <w:sz w:val="28"/>
                <w:szCs w:val="28"/>
                <w:rtl/>
              </w:rPr>
            </w:pPr>
            <w:r w:rsidRPr="004A7367">
              <w:rPr>
                <w:rFonts w:cs="B Lotus"/>
                <w:rtl/>
              </w:rPr>
              <w:t>21</w:t>
            </w:r>
          </w:p>
        </w:tc>
        <w:tc>
          <w:tcPr>
            <w:tcW w:w="1803" w:type="dxa"/>
          </w:tcPr>
          <w:p w14:paraId="6A8B527A" w14:textId="0C2B817E"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49BBE0FA" w14:textId="77777777" w:rsidTr="00372823">
        <w:tc>
          <w:tcPr>
            <w:tcW w:w="1803" w:type="dxa"/>
          </w:tcPr>
          <w:p w14:paraId="20F1F336" w14:textId="77777777" w:rsidR="004A7367" w:rsidRPr="004A7367" w:rsidRDefault="004A7367" w:rsidP="004A7367">
            <w:pPr>
              <w:pStyle w:val="ListParagraph"/>
              <w:numPr>
                <w:ilvl w:val="0"/>
                <w:numId w:val="63"/>
              </w:numPr>
              <w:bidi/>
              <w:jc w:val="center"/>
              <w:rPr>
                <w:rFonts w:cs="B Lotus"/>
                <w:rtl/>
              </w:rPr>
            </w:pPr>
          </w:p>
        </w:tc>
        <w:tc>
          <w:tcPr>
            <w:tcW w:w="1803" w:type="dxa"/>
          </w:tcPr>
          <w:p w14:paraId="41E29B3A" w14:textId="7C1381E8" w:rsidR="004A7367" w:rsidRPr="004A7367" w:rsidRDefault="004A7367" w:rsidP="004A7367">
            <w:pPr>
              <w:jc w:val="center"/>
              <w:rPr>
                <w:rFonts w:cs="B Lotus"/>
                <w:sz w:val="28"/>
                <w:szCs w:val="28"/>
                <w:rtl/>
              </w:rPr>
            </w:pPr>
            <w:r w:rsidRPr="004A7367">
              <w:rPr>
                <w:rFonts w:cs="B Lotus"/>
                <w:rtl/>
              </w:rPr>
              <w:t>785</w:t>
            </w:r>
          </w:p>
        </w:tc>
        <w:tc>
          <w:tcPr>
            <w:tcW w:w="1803" w:type="dxa"/>
          </w:tcPr>
          <w:p w14:paraId="2D69E107" w14:textId="136B97E5"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رستمکلا‏</w:t>
            </w:r>
          </w:p>
        </w:tc>
        <w:tc>
          <w:tcPr>
            <w:tcW w:w="1803" w:type="dxa"/>
          </w:tcPr>
          <w:p w14:paraId="51EAA508" w14:textId="21AEF459" w:rsidR="004A7367" w:rsidRPr="004A7367" w:rsidRDefault="004A7367" w:rsidP="004A7367">
            <w:pPr>
              <w:jc w:val="center"/>
              <w:rPr>
                <w:rFonts w:cs="B Lotus"/>
                <w:sz w:val="28"/>
                <w:szCs w:val="28"/>
                <w:rtl/>
              </w:rPr>
            </w:pPr>
            <w:r w:rsidRPr="004A7367">
              <w:rPr>
                <w:rFonts w:cs="B Lotus"/>
                <w:rtl/>
              </w:rPr>
              <w:t>21</w:t>
            </w:r>
          </w:p>
        </w:tc>
        <w:tc>
          <w:tcPr>
            <w:tcW w:w="1803" w:type="dxa"/>
          </w:tcPr>
          <w:p w14:paraId="31C9F56E" w14:textId="4FE0D119"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744BDDFC" w14:textId="77777777" w:rsidTr="00372823">
        <w:tc>
          <w:tcPr>
            <w:tcW w:w="1803" w:type="dxa"/>
          </w:tcPr>
          <w:p w14:paraId="53CE4C80" w14:textId="77777777" w:rsidR="004A7367" w:rsidRPr="004A7367" w:rsidRDefault="004A7367" w:rsidP="004A7367">
            <w:pPr>
              <w:pStyle w:val="ListParagraph"/>
              <w:numPr>
                <w:ilvl w:val="0"/>
                <w:numId w:val="63"/>
              </w:numPr>
              <w:bidi/>
              <w:jc w:val="center"/>
              <w:rPr>
                <w:rFonts w:cs="B Lotus"/>
                <w:rtl/>
              </w:rPr>
            </w:pPr>
          </w:p>
        </w:tc>
        <w:tc>
          <w:tcPr>
            <w:tcW w:w="1803" w:type="dxa"/>
          </w:tcPr>
          <w:p w14:paraId="47B2A1D3" w14:textId="7EC292F4" w:rsidR="004A7367" w:rsidRPr="004A7367" w:rsidRDefault="004A7367" w:rsidP="004A7367">
            <w:pPr>
              <w:jc w:val="center"/>
              <w:rPr>
                <w:rFonts w:cs="B Lotus"/>
                <w:sz w:val="28"/>
                <w:szCs w:val="28"/>
                <w:rtl/>
              </w:rPr>
            </w:pPr>
            <w:r w:rsidRPr="004A7367">
              <w:rPr>
                <w:rFonts w:cs="B Lotus"/>
                <w:rtl/>
              </w:rPr>
              <w:t>787</w:t>
            </w:r>
          </w:p>
        </w:tc>
        <w:tc>
          <w:tcPr>
            <w:tcW w:w="1803" w:type="dxa"/>
          </w:tcPr>
          <w:p w14:paraId="2AF6EEAD" w14:textId="098CA9E8" w:rsidR="004A7367" w:rsidRPr="004A7367" w:rsidRDefault="004A7367" w:rsidP="004A7367">
            <w:pPr>
              <w:jc w:val="center"/>
              <w:rPr>
                <w:rFonts w:cs="B Lotus"/>
                <w:sz w:val="28"/>
                <w:szCs w:val="28"/>
                <w:rtl/>
              </w:rPr>
            </w:pPr>
            <w:r w:rsidRPr="004A7367">
              <w:rPr>
                <w:rFonts w:cs="B Lotus" w:hint="cs"/>
                <w:rtl/>
              </w:rPr>
              <w:t>خرم</w:t>
            </w:r>
            <w:r w:rsidRPr="004A7367">
              <w:rPr>
                <w:rFonts w:cs="B Lotus"/>
                <w:rtl/>
              </w:rPr>
              <w:t xml:space="preserve"> </w:t>
            </w:r>
            <w:r w:rsidRPr="004A7367">
              <w:rPr>
                <w:rFonts w:cs="B Lotus" w:hint="cs"/>
                <w:rtl/>
              </w:rPr>
              <w:t>آباد‏</w:t>
            </w:r>
          </w:p>
        </w:tc>
        <w:tc>
          <w:tcPr>
            <w:tcW w:w="1803" w:type="dxa"/>
          </w:tcPr>
          <w:p w14:paraId="5E2F2036" w14:textId="745EE825" w:rsidR="004A7367" w:rsidRPr="004A7367" w:rsidRDefault="004A7367" w:rsidP="004A7367">
            <w:pPr>
              <w:jc w:val="center"/>
              <w:rPr>
                <w:rFonts w:cs="B Lotus"/>
                <w:sz w:val="28"/>
                <w:szCs w:val="28"/>
                <w:rtl/>
              </w:rPr>
            </w:pPr>
            <w:r w:rsidRPr="004A7367">
              <w:rPr>
                <w:rFonts w:cs="B Lotus"/>
                <w:rtl/>
              </w:rPr>
              <w:t>21</w:t>
            </w:r>
          </w:p>
        </w:tc>
        <w:tc>
          <w:tcPr>
            <w:tcW w:w="1803" w:type="dxa"/>
          </w:tcPr>
          <w:p w14:paraId="50F3AEC1" w14:textId="77FCBC7D"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5324C953" w14:textId="77777777" w:rsidTr="00372823">
        <w:tc>
          <w:tcPr>
            <w:tcW w:w="1803" w:type="dxa"/>
          </w:tcPr>
          <w:p w14:paraId="08865250" w14:textId="77777777" w:rsidR="004A7367" w:rsidRPr="004A7367" w:rsidRDefault="004A7367" w:rsidP="004A7367">
            <w:pPr>
              <w:pStyle w:val="ListParagraph"/>
              <w:numPr>
                <w:ilvl w:val="0"/>
                <w:numId w:val="63"/>
              </w:numPr>
              <w:bidi/>
              <w:jc w:val="center"/>
              <w:rPr>
                <w:rFonts w:cs="B Lotus"/>
                <w:rtl/>
              </w:rPr>
            </w:pPr>
          </w:p>
        </w:tc>
        <w:tc>
          <w:tcPr>
            <w:tcW w:w="1803" w:type="dxa"/>
          </w:tcPr>
          <w:p w14:paraId="1D8FFA2B" w14:textId="35D7FABA" w:rsidR="004A7367" w:rsidRPr="004A7367" w:rsidRDefault="004A7367" w:rsidP="004A7367">
            <w:pPr>
              <w:jc w:val="center"/>
              <w:rPr>
                <w:rFonts w:cs="B Lotus"/>
                <w:sz w:val="28"/>
                <w:szCs w:val="28"/>
                <w:rtl/>
              </w:rPr>
            </w:pPr>
            <w:r w:rsidRPr="004A7367">
              <w:rPr>
                <w:rFonts w:cs="B Lotus"/>
                <w:rtl/>
              </w:rPr>
              <w:t>788</w:t>
            </w:r>
          </w:p>
        </w:tc>
        <w:tc>
          <w:tcPr>
            <w:tcW w:w="1803" w:type="dxa"/>
          </w:tcPr>
          <w:p w14:paraId="377D1392" w14:textId="39BA7A0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نشتارود‏</w:t>
            </w:r>
          </w:p>
        </w:tc>
        <w:tc>
          <w:tcPr>
            <w:tcW w:w="1803" w:type="dxa"/>
          </w:tcPr>
          <w:p w14:paraId="54649A9C" w14:textId="41E82AD2" w:rsidR="004A7367" w:rsidRPr="004A7367" w:rsidRDefault="004A7367" w:rsidP="004A7367">
            <w:pPr>
              <w:jc w:val="center"/>
              <w:rPr>
                <w:rFonts w:cs="B Lotus"/>
                <w:sz w:val="28"/>
                <w:szCs w:val="28"/>
                <w:rtl/>
              </w:rPr>
            </w:pPr>
            <w:r w:rsidRPr="004A7367">
              <w:rPr>
                <w:rFonts w:cs="B Lotus"/>
                <w:rtl/>
              </w:rPr>
              <w:t>21</w:t>
            </w:r>
          </w:p>
        </w:tc>
        <w:tc>
          <w:tcPr>
            <w:tcW w:w="1803" w:type="dxa"/>
          </w:tcPr>
          <w:p w14:paraId="328C32F5" w14:textId="02BF90AF"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03845D4D" w14:textId="77777777" w:rsidTr="00372823">
        <w:tc>
          <w:tcPr>
            <w:tcW w:w="1803" w:type="dxa"/>
          </w:tcPr>
          <w:p w14:paraId="26CC96B9" w14:textId="77777777" w:rsidR="004A7367" w:rsidRPr="004A7367" w:rsidRDefault="004A7367" w:rsidP="004A7367">
            <w:pPr>
              <w:pStyle w:val="ListParagraph"/>
              <w:numPr>
                <w:ilvl w:val="0"/>
                <w:numId w:val="63"/>
              </w:numPr>
              <w:bidi/>
              <w:jc w:val="center"/>
              <w:rPr>
                <w:rFonts w:cs="B Lotus"/>
                <w:rtl/>
              </w:rPr>
            </w:pPr>
          </w:p>
        </w:tc>
        <w:tc>
          <w:tcPr>
            <w:tcW w:w="1803" w:type="dxa"/>
          </w:tcPr>
          <w:p w14:paraId="454C6399" w14:textId="0A1E4D9D" w:rsidR="004A7367" w:rsidRPr="004A7367" w:rsidRDefault="004A7367" w:rsidP="004A7367">
            <w:pPr>
              <w:jc w:val="center"/>
              <w:rPr>
                <w:rFonts w:cs="B Lotus"/>
                <w:sz w:val="28"/>
                <w:szCs w:val="28"/>
                <w:rtl/>
              </w:rPr>
            </w:pPr>
            <w:r w:rsidRPr="004A7367">
              <w:rPr>
                <w:rFonts w:cs="B Lotus"/>
                <w:rtl/>
              </w:rPr>
              <w:t>789</w:t>
            </w:r>
          </w:p>
        </w:tc>
        <w:tc>
          <w:tcPr>
            <w:tcW w:w="1803" w:type="dxa"/>
          </w:tcPr>
          <w:p w14:paraId="1E95B462" w14:textId="479430D1"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کلارآباد‏</w:t>
            </w:r>
          </w:p>
        </w:tc>
        <w:tc>
          <w:tcPr>
            <w:tcW w:w="1803" w:type="dxa"/>
          </w:tcPr>
          <w:p w14:paraId="7035D83C" w14:textId="1B2195EA" w:rsidR="004A7367" w:rsidRPr="004A7367" w:rsidRDefault="004A7367" w:rsidP="004A7367">
            <w:pPr>
              <w:jc w:val="center"/>
              <w:rPr>
                <w:rFonts w:cs="B Lotus"/>
                <w:sz w:val="28"/>
                <w:szCs w:val="28"/>
                <w:rtl/>
              </w:rPr>
            </w:pPr>
            <w:r w:rsidRPr="004A7367">
              <w:rPr>
                <w:rFonts w:cs="B Lotus"/>
                <w:rtl/>
              </w:rPr>
              <w:t>21</w:t>
            </w:r>
          </w:p>
        </w:tc>
        <w:tc>
          <w:tcPr>
            <w:tcW w:w="1803" w:type="dxa"/>
          </w:tcPr>
          <w:p w14:paraId="5CB55E52" w14:textId="7280EDF3"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161DFF3D" w14:textId="77777777" w:rsidTr="00372823">
        <w:tc>
          <w:tcPr>
            <w:tcW w:w="1803" w:type="dxa"/>
          </w:tcPr>
          <w:p w14:paraId="64A58897" w14:textId="77777777" w:rsidR="004A7367" w:rsidRPr="004A7367" w:rsidRDefault="004A7367" w:rsidP="004A7367">
            <w:pPr>
              <w:pStyle w:val="ListParagraph"/>
              <w:numPr>
                <w:ilvl w:val="0"/>
                <w:numId w:val="63"/>
              </w:numPr>
              <w:bidi/>
              <w:jc w:val="center"/>
              <w:rPr>
                <w:rFonts w:cs="B Lotus"/>
                <w:rtl/>
              </w:rPr>
            </w:pPr>
          </w:p>
        </w:tc>
        <w:tc>
          <w:tcPr>
            <w:tcW w:w="1803" w:type="dxa"/>
          </w:tcPr>
          <w:p w14:paraId="07FBF36C" w14:textId="5735691B" w:rsidR="004A7367" w:rsidRPr="004A7367" w:rsidRDefault="004A7367" w:rsidP="004A7367">
            <w:pPr>
              <w:jc w:val="center"/>
              <w:rPr>
                <w:rFonts w:cs="B Lotus"/>
                <w:sz w:val="28"/>
                <w:szCs w:val="28"/>
                <w:rtl/>
              </w:rPr>
            </w:pPr>
            <w:r w:rsidRPr="004A7367">
              <w:rPr>
                <w:rFonts w:cs="B Lotus"/>
                <w:rtl/>
              </w:rPr>
              <w:t>790</w:t>
            </w:r>
          </w:p>
        </w:tc>
        <w:tc>
          <w:tcPr>
            <w:tcW w:w="1803" w:type="dxa"/>
          </w:tcPr>
          <w:p w14:paraId="67B61C4C" w14:textId="370E04F4"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پل</w:t>
            </w:r>
            <w:r w:rsidRPr="004A7367">
              <w:rPr>
                <w:rFonts w:cs="B Lotus"/>
                <w:rtl/>
              </w:rPr>
              <w:t xml:space="preserve"> </w:t>
            </w:r>
            <w:r w:rsidRPr="004A7367">
              <w:rPr>
                <w:rFonts w:cs="B Lotus" w:hint="cs"/>
                <w:rtl/>
              </w:rPr>
              <w:t>سفید‏</w:t>
            </w:r>
          </w:p>
        </w:tc>
        <w:tc>
          <w:tcPr>
            <w:tcW w:w="1803" w:type="dxa"/>
          </w:tcPr>
          <w:p w14:paraId="506873F0" w14:textId="2FE0DDCE" w:rsidR="004A7367" w:rsidRPr="004A7367" w:rsidRDefault="004A7367" w:rsidP="004A7367">
            <w:pPr>
              <w:jc w:val="center"/>
              <w:rPr>
                <w:rFonts w:cs="B Lotus"/>
                <w:sz w:val="28"/>
                <w:szCs w:val="28"/>
                <w:rtl/>
              </w:rPr>
            </w:pPr>
            <w:r w:rsidRPr="004A7367">
              <w:rPr>
                <w:rFonts w:cs="B Lotus"/>
                <w:rtl/>
              </w:rPr>
              <w:t>21</w:t>
            </w:r>
          </w:p>
        </w:tc>
        <w:tc>
          <w:tcPr>
            <w:tcW w:w="1803" w:type="dxa"/>
          </w:tcPr>
          <w:p w14:paraId="5234A058" w14:textId="60AA0785"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33615647" w14:textId="77777777" w:rsidTr="00372823">
        <w:tc>
          <w:tcPr>
            <w:tcW w:w="1803" w:type="dxa"/>
          </w:tcPr>
          <w:p w14:paraId="6F38D051" w14:textId="77777777" w:rsidR="004A7367" w:rsidRPr="004A7367" w:rsidRDefault="004A7367" w:rsidP="004A7367">
            <w:pPr>
              <w:pStyle w:val="ListParagraph"/>
              <w:numPr>
                <w:ilvl w:val="0"/>
                <w:numId w:val="63"/>
              </w:numPr>
              <w:bidi/>
              <w:jc w:val="center"/>
              <w:rPr>
                <w:rFonts w:cs="B Lotus"/>
                <w:rtl/>
              </w:rPr>
            </w:pPr>
          </w:p>
        </w:tc>
        <w:tc>
          <w:tcPr>
            <w:tcW w:w="1803" w:type="dxa"/>
          </w:tcPr>
          <w:p w14:paraId="17D5723F" w14:textId="75EF516E" w:rsidR="004A7367" w:rsidRPr="004A7367" w:rsidRDefault="004A7367" w:rsidP="004A7367">
            <w:pPr>
              <w:jc w:val="center"/>
              <w:rPr>
                <w:rFonts w:cs="B Lotus"/>
                <w:sz w:val="28"/>
                <w:szCs w:val="28"/>
                <w:rtl/>
              </w:rPr>
            </w:pPr>
            <w:r w:rsidRPr="004A7367">
              <w:rPr>
                <w:rFonts w:cs="B Lotus"/>
                <w:rtl/>
              </w:rPr>
              <w:t>791</w:t>
            </w:r>
          </w:p>
        </w:tc>
        <w:tc>
          <w:tcPr>
            <w:tcW w:w="1803" w:type="dxa"/>
          </w:tcPr>
          <w:p w14:paraId="728C9F5E" w14:textId="7913DA2D"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آلاشت‏</w:t>
            </w:r>
          </w:p>
        </w:tc>
        <w:tc>
          <w:tcPr>
            <w:tcW w:w="1803" w:type="dxa"/>
          </w:tcPr>
          <w:p w14:paraId="17CADA1A" w14:textId="09A5DBE0" w:rsidR="004A7367" w:rsidRPr="004A7367" w:rsidRDefault="004A7367" w:rsidP="004A7367">
            <w:pPr>
              <w:jc w:val="center"/>
              <w:rPr>
                <w:rFonts w:cs="B Lotus"/>
                <w:sz w:val="28"/>
                <w:szCs w:val="28"/>
                <w:rtl/>
              </w:rPr>
            </w:pPr>
            <w:r w:rsidRPr="004A7367">
              <w:rPr>
                <w:rFonts w:cs="B Lotus"/>
                <w:rtl/>
              </w:rPr>
              <w:t>21</w:t>
            </w:r>
          </w:p>
        </w:tc>
        <w:tc>
          <w:tcPr>
            <w:tcW w:w="1803" w:type="dxa"/>
          </w:tcPr>
          <w:p w14:paraId="5C1DE226" w14:textId="3AF0C6AA"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5BA0136A" w14:textId="77777777" w:rsidTr="00372823">
        <w:tc>
          <w:tcPr>
            <w:tcW w:w="1803" w:type="dxa"/>
          </w:tcPr>
          <w:p w14:paraId="1FC725BA" w14:textId="77777777" w:rsidR="004A7367" w:rsidRPr="004A7367" w:rsidRDefault="004A7367" w:rsidP="004A7367">
            <w:pPr>
              <w:pStyle w:val="ListParagraph"/>
              <w:numPr>
                <w:ilvl w:val="0"/>
                <w:numId w:val="63"/>
              </w:numPr>
              <w:bidi/>
              <w:jc w:val="center"/>
              <w:rPr>
                <w:rFonts w:cs="B Lotus"/>
                <w:rtl/>
              </w:rPr>
            </w:pPr>
          </w:p>
        </w:tc>
        <w:tc>
          <w:tcPr>
            <w:tcW w:w="1803" w:type="dxa"/>
          </w:tcPr>
          <w:p w14:paraId="3837B112" w14:textId="42023AA1" w:rsidR="004A7367" w:rsidRPr="004A7367" w:rsidRDefault="004A7367" w:rsidP="004A7367">
            <w:pPr>
              <w:jc w:val="center"/>
              <w:rPr>
                <w:rFonts w:cs="B Lotus"/>
                <w:sz w:val="28"/>
                <w:szCs w:val="28"/>
                <w:rtl/>
              </w:rPr>
            </w:pPr>
            <w:r w:rsidRPr="004A7367">
              <w:rPr>
                <w:rFonts w:cs="B Lotus"/>
                <w:rtl/>
              </w:rPr>
              <w:t>792</w:t>
            </w:r>
          </w:p>
        </w:tc>
        <w:tc>
          <w:tcPr>
            <w:tcW w:w="1803" w:type="dxa"/>
          </w:tcPr>
          <w:p w14:paraId="4B90C542" w14:textId="6A90084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رینه‏</w:t>
            </w:r>
          </w:p>
        </w:tc>
        <w:tc>
          <w:tcPr>
            <w:tcW w:w="1803" w:type="dxa"/>
          </w:tcPr>
          <w:p w14:paraId="0BEC62AD" w14:textId="329A8B2C" w:rsidR="004A7367" w:rsidRPr="004A7367" w:rsidRDefault="004A7367" w:rsidP="004A7367">
            <w:pPr>
              <w:jc w:val="center"/>
              <w:rPr>
                <w:rFonts w:cs="B Lotus"/>
                <w:sz w:val="28"/>
                <w:szCs w:val="28"/>
                <w:rtl/>
              </w:rPr>
            </w:pPr>
            <w:r w:rsidRPr="004A7367">
              <w:rPr>
                <w:rFonts w:cs="B Lotus"/>
                <w:rtl/>
              </w:rPr>
              <w:t>21</w:t>
            </w:r>
          </w:p>
        </w:tc>
        <w:tc>
          <w:tcPr>
            <w:tcW w:w="1803" w:type="dxa"/>
          </w:tcPr>
          <w:p w14:paraId="06923755" w14:textId="6DD9E8BB"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768E92B5" w14:textId="77777777" w:rsidTr="00372823">
        <w:tc>
          <w:tcPr>
            <w:tcW w:w="1803" w:type="dxa"/>
          </w:tcPr>
          <w:p w14:paraId="140309C2" w14:textId="77777777" w:rsidR="004A7367" w:rsidRPr="004A7367" w:rsidRDefault="004A7367" w:rsidP="004A7367">
            <w:pPr>
              <w:pStyle w:val="ListParagraph"/>
              <w:numPr>
                <w:ilvl w:val="0"/>
                <w:numId w:val="63"/>
              </w:numPr>
              <w:bidi/>
              <w:jc w:val="center"/>
              <w:rPr>
                <w:rFonts w:cs="B Lotus"/>
                <w:rtl/>
              </w:rPr>
            </w:pPr>
          </w:p>
        </w:tc>
        <w:tc>
          <w:tcPr>
            <w:tcW w:w="1803" w:type="dxa"/>
          </w:tcPr>
          <w:p w14:paraId="2715AF1D" w14:textId="5BC22E4A" w:rsidR="004A7367" w:rsidRPr="004A7367" w:rsidRDefault="004A7367" w:rsidP="004A7367">
            <w:pPr>
              <w:jc w:val="center"/>
              <w:rPr>
                <w:rFonts w:cs="B Lotus"/>
                <w:sz w:val="28"/>
                <w:szCs w:val="28"/>
                <w:rtl/>
              </w:rPr>
            </w:pPr>
            <w:r w:rsidRPr="004A7367">
              <w:rPr>
                <w:rFonts w:cs="B Lotus"/>
                <w:rtl/>
              </w:rPr>
              <w:t>793</w:t>
            </w:r>
          </w:p>
        </w:tc>
        <w:tc>
          <w:tcPr>
            <w:tcW w:w="1803" w:type="dxa"/>
          </w:tcPr>
          <w:p w14:paraId="05EBAAB4" w14:textId="4376BD8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مرزن</w:t>
            </w:r>
            <w:r w:rsidRPr="004A7367">
              <w:rPr>
                <w:rFonts w:cs="B Lotus"/>
                <w:rtl/>
              </w:rPr>
              <w:t xml:space="preserve"> </w:t>
            </w:r>
            <w:r w:rsidRPr="004A7367">
              <w:rPr>
                <w:rFonts w:cs="B Lotus" w:hint="cs"/>
                <w:rtl/>
              </w:rPr>
              <w:t>اباد‏</w:t>
            </w:r>
          </w:p>
        </w:tc>
        <w:tc>
          <w:tcPr>
            <w:tcW w:w="1803" w:type="dxa"/>
          </w:tcPr>
          <w:p w14:paraId="3D007396" w14:textId="3D50B190" w:rsidR="004A7367" w:rsidRPr="004A7367" w:rsidRDefault="004A7367" w:rsidP="004A7367">
            <w:pPr>
              <w:jc w:val="center"/>
              <w:rPr>
                <w:rFonts w:cs="B Lotus"/>
                <w:sz w:val="28"/>
                <w:szCs w:val="28"/>
                <w:rtl/>
              </w:rPr>
            </w:pPr>
            <w:r w:rsidRPr="004A7367">
              <w:rPr>
                <w:rFonts w:cs="B Lotus"/>
                <w:rtl/>
              </w:rPr>
              <w:t>21</w:t>
            </w:r>
          </w:p>
        </w:tc>
        <w:tc>
          <w:tcPr>
            <w:tcW w:w="1803" w:type="dxa"/>
          </w:tcPr>
          <w:p w14:paraId="555F242C" w14:textId="5BB8C7E3"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718B47C3" w14:textId="77777777" w:rsidTr="00372823">
        <w:tc>
          <w:tcPr>
            <w:tcW w:w="1803" w:type="dxa"/>
          </w:tcPr>
          <w:p w14:paraId="5849BCCF" w14:textId="77777777" w:rsidR="004A7367" w:rsidRPr="004A7367" w:rsidRDefault="004A7367" w:rsidP="004A7367">
            <w:pPr>
              <w:pStyle w:val="ListParagraph"/>
              <w:numPr>
                <w:ilvl w:val="0"/>
                <w:numId w:val="63"/>
              </w:numPr>
              <w:bidi/>
              <w:jc w:val="center"/>
              <w:rPr>
                <w:rFonts w:cs="B Lotus"/>
                <w:rtl/>
              </w:rPr>
            </w:pPr>
          </w:p>
        </w:tc>
        <w:tc>
          <w:tcPr>
            <w:tcW w:w="1803" w:type="dxa"/>
          </w:tcPr>
          <w:p w14:paraId="569F2430" w14:textId="5AD942DA" w:rsidR="004A7367" w:rsidRPr="004A7367" w:rsidRDefault="004A7367" w:rsidP="004A7367">
            <w:pPr>
              <w:jc w:val="center"/>
              <w:rPr>
                <w:rFonts w:cs="B Lotus"/>
                <w:sz w:val="28"/>
                <w:szCs w:val="28"/>
                <w:rtl/>
              </w:rPr>
            </w:pPr>
            <w:r w:rsidRPr="004A7367">
              <w:rPr>
                <w:rFonts w:cs="B Lotus"/>
                <w:rtl/>
              </w:rPr>
              <w:t>794</w:t>
            </w:r>
          </w:p>
        </w:tc>
        <w:tc>
          <w:tcPr>
            <w:tcW w:w="1803" w:type="dxa"/>
          </w:tcPr>
          <w:p w14:paraId="323C17C9" w14:textId="5BE69AE8" w:rsidR="004A7367" w:rsidRPr="004A7367" w:rsidRDefault="004A7367" w:rsidP="004A7367">
            <w:pPr>
              <w:jc w:val="center"/>
              <w:rPr>
                <w:rFonts w:cs="B Lotus"/>
                <w:sz w:val="28"/>
                <w:szCs w:val="28"/>
                <w:rtl/>
              </w:rPr>
            </w:pPr>
            <w:r w:rsidRPr="004A7367">
              <w:rPr>
                <w:rFonts w:cs="B Lotus" w:hint="cs"/>
                <w:rtl/>
              </w:rPr>
              <w:t>کتالم</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سادات</w:t>
            </w:r>
            <w:r w:rsidRPr="004A7367">
              <w:rPr>
                <w:rFonts w:cs="B Lotus"/>
                <w:rtl/>
              </w:rPr>
              <w:t xml:space="preserve"> </w:t>
            </w:r>
            <w:r w:rsidRPr="004A7367">
              <w:rPr>
                <w:rFonts w:cs="B Lotus" w:hint="cs"/>
                <w:rtl/>
              </w:rPr>
              <w:t>محله</w:t>
            </w:r>
          </w:p>
        </w:tc>
        <w:tc>
          <w:tcPr>
            <w:tcW w:w="1803" w:type="dxa"/>
          </w:tcPr>
          <w:p w14:paraId="46694566" w14:textId="38D19DD5" w:rsidR="004A7367" w:rsidRPr="004A7367" w:rsidRDefault="004A7367" w:rsidP="004A7367">
            <w:pPr>
              <w:jc w:val="center"/>
              <w:rPr>
                <w:rFonts w:cs="B Lotus"/>
                <w:sz w:val="28"/>
                <w:szCs w:val="28"/>
                <w:rtl/>
              </w:rPr>
            </w:pPr>
            <w:r w:rsidRPr="004A7367">
              <w:rPr>
                <w:rFonts w:cs="B Lotus"/>
                <w:rtl/>
              </w:rPr>
              <w:t>21</w:t>
            </w:r>
          </w:p>
        </w:tc>
        <w:tc>
          <w:tcPr>
            <w:tcW w:w="1803" w:type="dxa"/>
          </w:tcPr>
          <w:p w14:paraId="4F98298E" w14:textId="5CA0CF44"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19576E16" w14:textId="77777777" w:rsidTr="00372823">
        <w:tc>
          <w:tcPr>
            <w:tcW w:w="1803" w:type="dxa"/>
          </w:tcPr>
          <w:p w14:paraId="07243E21" w14:textId="77777777" w:rsidR="004A7367" w:rsidRPr="004A7367" w:rsidRDefault="004A7367" w:rsidP="004A7367">
            <w:pPr>
              <w:pStyle w:val="ListParagraph"/>
              <w:numPr>
                <w:ilvl w:val="0"/>
                <w:numId w:val="63"/>
              </w:numPr>
              <w:bidi/>
              <w:jc w:val="center"/>
              <w:rPr>
                <w:rFonts w:cs="B Lotus"/>
                <w:rtl/>
              </w:rPr>
            </w:pPr>
          </w:p>
        </w:tc>
        <w:tc>
          <w:tcPr>
            <w:tcW w:w="1803" w:type="dxa"/>
          </w:tcPr>
          <w:p w14:paraId="074CEB18" w14:textId="203C4A35" w:rsidR="004A7367" w:rsidRPr="004A7367" w:rsidRDefault="004A7367" w:rsidP="004A7367">
            <w:pPr>
              <w:jc w:val="center"/>
              <w:rPr>
                <w:rFonts w:cs="B Lotus"/>
                <w:sz w:val="28"/>
                <w:szCs w:val="28"/>
                <w:rtl/>
              </w:rPr>
            </w:pPr>
            <w:r w:rsidRPr="004A7367">
              <w:rPr>
                <w:rFonts w:cs="B Lotus"/>
                <w:rtl/>
              </w:rPr>
              <w:t>915</w:t>
            </w:r>
          </w:p>
        </w:tc>
        <w:tc>
          <w:tcPr>
            <w:tcW w:w="1803" w:type="dxa"/>
          </w:tcPr>
          <w:p w14:paraId="2CE3B6E3" w14:textId="43F79950" w:rsidR="004A7367" w:rsidRPr="004A7367" w:rsidRDefault="004A7367" w:rsidP="004A7367">
            <w:pPr>
              <w:jc w:val="center"/>
              <w:rPr>
                <w:rFonts w:cs="B Lotus"/>
                <w:sz w:val="28"/>
                <w:szCs w:val="28"/>
                <w:rtl/>
              </w:rPr>
            </w:pPr>
            <w:r w:rsidRPr="004A7367">
              <w:rPr>
                <w:rFonts w:cs="B Lotus" w:hint="cs"/>
                <w:rtl/>
              </w:rPr>
              <w:t>خزر</w:t>
            </w:r>
            <w:r w:rsidRPr="004A7367">
              <w:rPr>
                <w:rFonts w:cs="B Lotus"/>
                <w:rtl/>
              </w:rPr>
              <w:t xml:space="preserve"> </w:t>
            </w:r>
            <w:r w:rsidRPr="004A7367">
              <w:rPr>
                <w:rFonts w:cs="B Lotus" w:hint="cs"/>
                <w:rtl/>
              </w:rPr>
              <w:t>آباد</w:t>
            </w:r>
            <w:r w:rsidRPr="004A7367">
              <w:rPr>
                <w:rFonts w:cs="B Lotus"/>
                <w:rtl/>
              </w:rPr>
              <w:t xml:space="preserve"> </w:t>
            </w:r>
            <w:r w:rsidRPr="004A7367">
              <w:rPr>
                <w:rFonts w:cs="B Lotus" w:hint="cs"/>
                <w:rtl/>
              </w:rPr>
              <w:t>ساری</w:t>
            </w:r>
          </w:p>
        </w:tc>
        <w:tc>
          <w:tcPr>
            <w:tcW w:w="1803" w:type="dxa"/>
          </w:tcPr>
          <w:p w14:paraId="36EBDAA9" w14:textId="0CC16589" w:rsidR="004A7367" w:rsidRPr="004A7367" w:rsidRDefault="004A7367" w:rsidP="004A7367">
            <w:pPr>
              <w:jc w:val="center"/>
              <w:rPr>
                <w:rFonts w:cs="B Lotus"/>
                <w:sz w:val="28"/>
                <w:szCs w:val="28"/>
                <w:rtl/>
              </w:rPr>
            </w:pPr>
            <w:r w:rsidRPr="004A7367">
              <w:rPr>
                <w:rFonts w:cs="B Lotus"/>
                <w:rtl/>
              </w:rPr>
              <w:t>21</w:t>
            </w:r>
          </w:p>
        </w:tc>
        <w:tc>
          <w:tcPr>
            <w:tcW w:w="1803" w:type="dxa"/>
          </w:tcPr>
          <w:p w14:paraId="11306814" w14:textId="7260F994"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287F354E" w14:textId="77777777" w:rsidTr="00372823">
        <w:tc>
          <w:tcPr>
            <w:tcW w:w="1803" w:type="dxa"/>
          </w:tcPr>
          <w:p w14:paraId="30067178" w14:textId="77777777" w:rsidR="004A7367" w:rsidRPr="004A7367" w:rsidRDefault="004A7367" w:rsidP="004A7367">
            <w:pPr>
              <w:pStyle w:val="ListParagraph"/>
              <w:numPr>
                <w:ilvl w:val="0"/>
                <w:numId w:val="63"/>
              </w:numPr>
              <w:bidi/>
              <w:jc w:val="center"/>
              <w:rPr>
                <w:rFonts w:cs="B Lotus"/>
                <w:rtl/>
              </w:rPr>
            </w:pPr>
          </w:p>
        </w:tc>
        <w:tc>
          <w:tcPr>
            <w:tcW w:w="1803" w:type="dxa"/>
          </w:tcPr>
          <w:p w14:paraId="4A26EFB3" w14:textId="0D53A78B" w:rsidR="004A7367" w:rsidRPr="004A7367" w:rsidRDefault="004A7367" w:rsidP="004A7367">
            <w:pPr>
              <w:jc w:val="center"/>
              <w:rPr>
                <w:rFonts w:cs="B Lotus"/>
                <w:sz w:val="28"/>
                <w:szCs w:val="28"/>
                <w:rtl/>
              </w:rPr>
            </w:pPr>
            <w:r w:rsidRPr="004A7367">
              <w:rPr>
                <w:rFonts w:cs="B Lotus"/>
                <w:rtl/>
              </w:rPr>
              <w:t>975</w:t>
            </w:r>
          </w:p>
        </w:tc>
        <w:tc>
          <w:tcPr>
            <w:tcW w:w="1803" w:type="dxa"/>
          </w:tcPr>
          <w:p w14:paraId="52C67839" w14:textId="5D4F2DE0" w:rsidR="004A7367" w:rsidRPr="004A7367" w:rsidRDefault="004A7367" w:rsidP="004A7367">
            <w:pPr>
              <w:jc w:val="center"/>
              <w:rPr>
                <w:rFonts w:cs="B Lotus"/>
                <w:sz w:val="28"/>
                <w:szCs w:val="28"/>
                <w:rtl/>
              </w:rPr>
            </w:pPr>
            <w:r w:rsidRPr="004A7367">
              <w:rPr>
                <w:rFonts w:cs="B Lotus" w:hint="cs"/>
                <w:rtl/>
              </w:rPr>
              <w:t>خورشید</w:t>
            </w:r>
            <w:r w:rsidRPr="004A7367">
              <w:rPr>
                <w:rFonts w:cs="B Lotus"/>
                <w:rtl/>
              </w:rPr>
              <w:t xml:space="preserve"> </w:t>
            </w:r>
            <w:r w:rsidRPr="004A7367">
              <w:rPr>
                <w:rFonts w:cs="B Lotus" w:hint="cs"/>
                <w:rtl/>
              </w:rPr>
              <w:t>کلا</w:t>
            </w:r>
          </w:p>
        </w:tc>
        <w:tc>
          <w:tcPr>
            <w:tcW w:w="1803" w:type="dxa"/>
          </w:tcPr>
          <w:p w14:paraId="22FF0683" w14:textId="419FD4EC" w:rsidR="004A7367" w:rsidRPr="004A7367" w:rsidRDefault="004A7367" w:rsidP="004A7367">
            <w:pPr>
              <w:jc w:val="center"/>
              <w:rPr>
                <w:rFonts w:cs="B Lotus"/>
                <w:sz w:val="28"/>
                <w:szCs w:val="28"/>
                <w:rtl/>
              </w:rPr>
            </w:pPr>
            <w:r w:rsidRPr="004A7367">
              <w:rPr>
                <w:rFonts w:cs="B Lotus"/>
                <w:rtl/>
              </w:rPr>
              <w:t>21</w:t>
            </w:r>
          </w:p>
        </w:tc>
        <w:tc>
          <w:tcPr>
            <w:tcW w:w="1803" w:type="dxa"/>
          </w:tcPr>
          <w:p w14:paraId="2CA9A755" w14:textId="2BB846D0"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3ACAE023" w14:textId="77777777" w:rsidTr="00372823">
        <w:tc>
          <w:tcPr>
            <w:tcW w:w="1803" w:type="dxa"/>
          </w:tcPr>
          <w:p w14:paraId="4E818CF6" w14:textId="77777777" w:rsidR="004A7367" w:rsidRPr="004A7367" w:rsidRDefault="004A7367" w:rsidP="004A7367">
            <w:pPr>
              <w:pStyle w:val="ListParagraph"/>
              <w:numPr>
                <w:ilvl w:val="0"/>
                <w:numId w:val="63"/>
              </w:numPr>
              <w:bidi/>
              <w:jc w:val="center"/>
              <w:rPr>
                <w:rFonts w:cs="B Lotus"/>
                <w:rtl/>
              </w:rPr>
            </w:pPr>
          </w:p>
        </w:tc>
        <w:tc>
          <w:tcPr>
            <w:tcW w:w="1803" w:type="dxa"/>
          </w:tcPr>
          <w:p w14:paraId="332CB512" w14:textId="578174AD" w:rsidR="004A7367" w:rsidRPr="004A7367" w:rsidRDefault="004A7367" w:rsidP="004A7367">
            <w:pPr>
              <w:jc w:val="center"/>
              <w:rPr>
                <w:rFonts w:cs="B Lotus"/>
                <w:sz w:val="28"/>
                <w:szCs w:val="28"/>
                <w:rtl/>
              </w:rPr>
            </w:pPr>
            <w:r w:rsidRPr="004A7367">
              <w:rPr>
                <w:rFonts w:cs="B Lotus"/>
                <w:rtl/>
              </w:rPr>
              <w:t>976</w:t>
            </w:r>
          </w:p>
        </w:tc>
        <w:tc>
          <w:tcPr>
            <w:tcW w:w="1803" w:type="dxa"/>
          </w:tcPr>
          <w:p w14:paraId="552B552B" w14:textId="1C65E5E5" w:rsidR="004A7367" w:rsidRPr="004A7367" w:rsidRDefault="004A7367" w:rsidP="004A7367">
            <w:pPr>
              <w:jc w:val="center"/>
              <w:rPr>
                <w:rFonts w:cs="B Lotus"/>
                <w:sz w:val="28"/>
                <w:szCs w:val="28"/>
                <w:rtl/>
              </w:rPr>
            </w:pPr>
            <w:r w:rsidRPr="004A7367">
              <w:rPr>
                <w:rFonts w:cs="B Lotus" w:hint="cs"/>
                <w:rtl/>
              </w:rPr>
              <w:t>گزنگ</w:t>
            </w:r>
            <w:r w:rsidRPr="004A7367">
              <w:rPr>
                <w:rFonts w:cs="B Lotus"/>
                <w:rtl/>
              </w:rPr>
              <w:t xml:space="preserve"> ( </w:t>
            </w:r>
            <w:r w:rsidRPr="004A7367">
              <w:rPr>
                <w:rFonts w:cs="B Lotus" w:hint="cs"/>
                <w:rtl/>
              </w:rPr>
              <w:t>لاریجان</w:t>
            </w:r>
            <w:r w:rsidRPr="004A7367">
              <w:rPr>
                <w:rFonts w:cs="B Lotus"/>
                <w:rtl/>
              </w:rPr>
              <w:t xml:space="preserve"> )</w:t>
            </w:r>
          </w:p>
        </w:tc>
        <w:tc>
          <w:tcPr>
            <w:tcW w:w="1803" w:type="dxa"/>
          </w:tcPr>
          <w:p w14:paraId="7A6F4675" w14:textId="0C313BE4" w:rsidR="004A7367" w:rsidRPr="004A7367" w:rsidRDefault="004A7367" w:rsidP="004A7367">
            <w:pPr>
              <w:jc w:val="center"/>
              <w:rPr>
                <w:rFonts w:cs="B Lotus"/>
                <w:sz w:val="28"/>
                <w:szCs w:val="28"/>
                <w:rtl/>
              </w:rPr>
            </w:pPr>
            <w:r w:rsidRPr="004A7367">
              <w:rPr>
                <w:rFonts w:cs="B Lotus"/>
                <w:rtl/>
              </w:rPr>
              <w:t>21</w:t>
            </w:r>
          </w:p>
        </w:tc>
        <w:tc>
          <w:tcPr>
            <w:tcW w:w="1803" w:type="dxa"/>
          </w:tcPr>
          <w:p w14:paraId="19EEEFAA" w14:textId="57D3480F"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665CF02E" w14:textId="77777777" w:rsidTr="00372823">
        <w:tc>
          <w:tcPr>
            <w:tcW w:w="1803" w:type="dxa"/>
          </w:tcPr>
          <w:p w14:paraId="1A1EF865" w14:textId="77777777" w:rsidR="004A7367" w:rsidRPr="004A7367" w:rsidRDefault="004A7367" w:rsidP="004A7367">
            <w:pPr>
              <w:pStyle w:val="ListParagraph"/>
              <w:numPr>
                <w:ilvl w:val="0"/>
                <w:numId w:val="63"/>
              </w:numPr>
              <w:bidi/>
              <w:jc w:val="center"/>
              <w:rPr>
                <w:rFonts w:cs="B Lotus"/>
                <w:rtl/>
              </w:rPr>
            </w:pPr>
          </w:p>
        </w:tc>
        <w:tc>
          <w:tcPr>
            <w:tcW w:w="1803" w:type="dxa"/>
          </w:tcPr>
          <w:p w14:paraId="14056BF8" w14:textId="5F80440F" w:rsidR="004A7367" w:rsidRPr="004A7367" w:rsidRDefault="004A7367" w:rsidP="004A7367">
            <w:pPr>
              <w:jc w:val="center"/>
              <w:rPr>
                <w:rFonts w:cs="B Lotus"/>
                <w:sz w:val="28"/>
                <w:szCs w:val="28"/>
                <w:rtl/>
              </w:rPr>
            </w:pPr>
            <w:r w:rsidRPr="004A7367">
              <w:rPr>
                <w:rFonts w:cs="B Lotus"/>
                <w:rtl/>
              </w:rPr>
              <w:t>977</w:t>
            </w:r>
          </w:p>
        </w:tc>
        <w:tc>
          <w:tcPr>
            <w:tcW w:w="1803" w:type="dxa"/>
          </w:tcPr>
          <w:p w14:paraId="2F0BC6FC" w14:textId="56BFE0C5" w:rsidR="004A7367" w:rsidRPr="004A7367" w:rsidRDefault="004A7367" w:rsidP="004A7367">
            <w:pPr>
              <w:jc w:val="center"/>
              <w:rPr>
                <w:rFonts w:cs="B Lotus"/>
                <w:sz w:val="28"/>
                <w:szCs w:val="28"/>
                <w:rtl/>
              </w:rPr>
            </w:pPr>
            <w:r w:rsidRPr="004A7367">
              <w:rPr>
                <w:rFonts w:cs="B Lotus" w:hint="cs"/>
                <w:rtl/>
              </w:rPr>
              <w:t>بلده</w:t>
            </w:r>
          </w:p>
        </w:tc>
        <w:tc>
          <w:tcPr>
            <w:tcW w:w="1803" w:type="dxa"/>
          </w:tcPr>
          <w:p w14:paraId="71DD8CBB" w14:textId="1A1EBFEF" w:rsidR="004A7367" w:rsidRPr="004A7367" w:rsidRDefault="004A7367" w:rsidP="004A7367">
            <w:pPr>
              <w:jc w:val="center"/>
              <w:rPr>
                <w:rFonts w:cs="B Lotus"/>
                <w:sz w:val="28"/>
                <w:szCs w:val="28"/>
                <w:rtl/>
              </w:rPr>
            </w:pPr>
            <w:r w:rsidRPr="004A7367">
              <w:rPr>
                <w:rFonts w:cs="B Lotus"/>
                <w:rtl/>
              </w:rPr>
              <w:t>21</w:t>
            </w:r>
          </w:p>
        </w:tc>
        <w:tc>
          <w:tcPr>
            <w:tcW w:w="1803" w:type="dxa"/>
          </w:tcPr>
          <w:p w14:paraId="5B6CE44F" w14:textId="28B5E98D"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69167C46" w14:textId="77777777" w:rsidTr="00372823">
        <w:tc>
          <w:tcPr>
            <w:tcW w:w="1803" w:type="dxa"/>
          </w:tcPr>
          <w:p w14:paraId="012B2D75" w14:textId="77777777" w:rsidR="004A7367" w:rsidRPr="004A7367" w:rsidRDefault="004A7367" w:rsidP="004A7367">
            <w:pPr>
              <w:pStyle w:val="ListParagraph"/>
              <w:numPr>
                <w:ilvl w:val="0"/>
                <w:numId w:val="63"/>
              </w:numPr>
              <w:bidi/>
              <w:jc w:val="center"/>
              <w:rPr>
                <w:rFonts w:cs="B Lotus"/>
                <w:rtl/>
              </w:rPr>
            </w:pPr>
          </w:p>
        </w:tc>
        <w:tc>
          <w:tcPr>
            <w:tcW w:w="1803" w:type="dxa"/>
          </w:tcPr>
          <w:p w14:paraId="16771451" w14:textId="65CD82C3" w:rsidR="004A7367" w:rsidRPr="004A7367" w:rsidRDefault="004A7367" w:rsidP="004A7367">
            <w:pPr>
              <w:jc w:val="center"/>
              <w:rPr>
                <w:rFonts w:cs="B Lotus"/>
                <w:sz w:val="28"/>
                <w:szCs w:val="28"/>
                <w:rtl/>
              </w:rPr>
            </w:pPr>
            <w:r w:rsidRPr="004A7367">
              <w:rPr>
                <w:rFonts w:cs="B Lotus"/>
                <w:rtl/>
              </w:rPr>
              <w:t>978</w:t>
            </w:r>
          </w:p>
        </w:tc>
        <w:tc>
          <w:tcPr>
            <w:tcW w:w="1803" w:type="dxa"/>
          </w:tcPr>
          <w:p w14:paraId="715327B6" w14:textId="181E6A0E" w:rsidR="004A7367" w:rsidRPr="004A7367" w:rsidRDefault="004A7367" w:rsidP="004A7367">
            <w:pPr>
              <w:jc w:val="center"/>
              <w:rPr>
                <w:rFonts w:cs="B Lotus"/>
                <w:sz w:val="28"/>
                <w:szCs w:val="28"/>
                <w:rtl/>
              </w:rPr>
            </w:pPr>
            <w:r w:rsidRPr="004A7367">
              <w:rPr>
                <w:rFonts w:cs="B Lotus" w:hint="cs"/>
                <w:rtl/>
              </w:rPr>
              <w:t>پلور</w:t>
            </w:r>
          </w:p>
        </w:tc>
        <w:tc>
          <w:tcPr>
            <w:tcW w:w="1803" w:type="dxa"/>
          </w:tcPr>
          <w:p w14:paraId="1E276B7A" w14:textId="61D74E2F" w:rsidR="004A7367" w:rsidRPr="004A7367" w:rsidRDefault="004A7367" w:rsidP="004A7367">
            <w:pPr>
              <w:jc w:val="center"/>
              <w:rPr>
                <w:rFonts w:cs="B Lotus"/>
                <w:sz w:val="28"/>
                <w:szCs w:val="28"/>
                <w:rtl/>
              </w:rPr>
            </w:pPr>
            <w:r w:rsidRPr="004A7367">
              <w:rPr>
                <w:rFonts w:cs="B Lotus"/>
                <w:rtl/>
              </w:rPr>
              <w:t>21</w:t>
            </w:r>
          </w:p>
        </w:tc>
        <w:tc>
          <w:tcPr>
            <w:tcW w:w="1803" w:type="dxa"/>
          </w:tcPr>
          <w:p w14:paraId="6952F29F" w14:textId="1BDF5CA2"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1C13F26F" w14:textId="77777777" w:rsidTr="00372823">
        <w:tc>
          <w:tcPr>
            <w:tcW w:w="1803" w:type="dxa"/>
          </w:tcPr>
          <w:p w14:paraId="4D99AF2E" w14:textId="77777777" w:rsidR="004A7367" w:rsidRPr="004A7367" w:rsidRDefault="004A7367" w:rsidP="004A7367">
            <w:pPr>
              <w:pStyle w:val="ListParagraph"/>
              <w:numPr>
                <w:ilvl w:val="0"/>
                <w:numId w:val="63"/>
              </w:numPr>
              <w:bidi/>
              <w:jc w:val="center"/>
              <w:rPr>
                <w:rFonts w:cs="B Lotus"/>
                <w:rtl/>
              </w:rPr>
            </w:pPr>
          </w:p>
        </w:tc>
        <w:tc>
          <w:tcPr>
            <w:tcW w:w="1803" w:type="dxa"/>
          </w:tcPr>
          <w:p w14:paraId="1EAA8211" w14:textId="62F17A7B" w:rsidR="004A7367" w:rsidRPr="004A7367" w:rsidRDefault="004A7367" w:rsidP="004A7367">
            <w:pPr>
              <w:jc w:val="center"/>
              <w:rPr>
                <w:rFonts w:cs="B Lotus"/>
                <w:sz w:val="28"/>
                <w:szCs w:val="28"/>
                <w:rtl/>
              </w:rPr>
            </w:pPr>
            <w:r w:rsidRPr="004A7367">
              <w:rPr>
                <w:rFonts w:cs="B Lotus"/>
                <w:rtl/>
              </w:rPr>
              <w:t>1044</w:t>
            </w:r>
          </w:p>
        </w:tc>
        <w:tc>
          <w:tcPr>
            <w:tcW w:w="1803" w:type="dxa"/>
          </w:tcPr>
          <w:p w14:paraId="0E4C8A97" w14:textId="64F4B366" w:rsidR="004A7367" w:rsidRPr="004A7367" w:rsidRDefault="004A7367" w:rsidP="004A7367">
            <w:pPr>
              <w:jc w:val="center"/>
              <w:rPr>
                <w:rFonts w:cs="B Lotus"/>
                <w:sz w:val="28"/>
                <w:szCs w:val="28"/>
                <w:rtl/>
              </w:rPr>
            </w:pPr>
            <w:r w:rsidRPr="004A7367">
              <w:rPr>
                <w:rFonts w:cs="B Lotus" w:hint="cs"/>
                <w:rtl/>
              </w:rPr>
              <w:t>محمود</w:t>
            </w:r>
            <w:r w:rsidRPr="004A7367">
              <w:rPr>
                <w:rFonts w:cs="B Lotus"/>
                <w:rtl/>
              </w:rPr>
              <w:t xml:space="preserve"> </w:t>
            </w:r>
            <w:r w:rsidRPr="004A7367">
              <w:rPr>
                <w:rFonts w:cs="B Lotus" w:hint="cs"/>
                <w:rtl/>
              </w:rPr>
              <w:t>آباد</w:t>
            </w:r>
            <w:r w:rsidRPr="004A7367">
              <w:rPr>
                <w:rFonts w:cs="B Lotus"/>
                <w:rtl/>
              </w:rPr>
              <w:t xml:space="preserve"> ( </w:t>
            </w:r>
            <w:r w:rsidRPr="004A7367">
              <w:rPr>
                <w:rFonts w:cs="B Lotus" w:hint="cs"/>
                <w:rtl/>
              </w:rPr>
              <w:t>هراز</w:t>
            </w:r>
            <w:r w:rsidRPr="004A7367">
              <w:rPr>
                <w:rFonts w:cs="B Lotus"/>
                <w:rtl/>
              </w:rPr>
              <w:t xml:space="preserve">) </w:t>
            </w:r>
          </w:p>
        </w:tc>
        <w:tc>
          <w:tcPr>
            <w:tcW w:w="1803" w:type="dxa"/>
          </w:tcPr>
          <w:p w14:paraId="296D701D" w14:textId="1A932D6B" w:rsidR="004A7367" w:rsidRPr="004A7367" w:rsidRDefault="004A7367" w:rsidP="004A7367">
            <w:pPr>
              <w:jc w:val="center"/>
              <w:rPr>
                <w:rFonts w:cs="B Lotus"/>
                <w:sz w:val="28"/>
                <w:szCs w:val="28"/>
                <w:rtl/>
              </w:rPr>
            </w:pPr>
            <w:r w:rsidRPr="004A7367">
              <w:rPr>
                <w:rFonts w:cs="B Lotus"/>
                <w:rtl/>
              </w:rPr>
              <w:t>21</w:t>
            </w:r>
          </w:p>
        </w:tc>
        <w:tc>
          <w:tcPr>
            <w:tcW w:w="1803" w:type="dxa"/>
          </w:tcPr>
          <w:p w14:paraId="6672D748" w14:textId="1B4221CA"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08FA28AC" w14:textId="77777777" w:rsidTr="00372823">
        <w:tc>
          <w:tcPr>
            <w:tcW w:w="1803" w:type="dxa"/>
          </w:tcPr>
          <w:p w14:paraId="53512C0D" w14:textId="77777777" w:rsidR="004A7367" w:rsidRPr="004A7367" w:rsidRDefault="004A7367" w:rsidP="004A7367">
            <w:pPr>
              <w:pStyle w:val="ListParagraph"/>
              <w:numPr>
                <w:ilvl w:val="0"/>
                <w:numId w:val="63"/>
              </w:numPr>
              <w:bidi/>
              <w:jc w:val="center"/>
              <w:rPr>
                <w:rFonts w:cs="B Lotus"/>
                <w:rtl/>
              </w:rPr>
            </w:pPr>
          </w:p>
        </w:tc>
        <w:tc>
          <w:tcPr>
            <w:tcW w:w="1803" w:type="dxa"/>
          </w:tcPr>
          <w:p w14:paraId="44484977" w14:textId="5316F389" w:rsidR="004A7367" w:rsidRPr="004A7367" w:rsidRDefault="004A7367" w:rsidP="004A7367">
            <w:pPr>
              <w:jc w:val="center"/>
              <w:rPr>
                <w:rFonts w:cs="B Lotus"/>
                <w:sz w:val="28"/>
                <w:szCs w:val="28"/>
                <w:rtl/>
              </w:rPr>
            </w:pPr>
            <w:r w:rsidRPr="004A7367">
              <w:rPr>
                <w:rFonts w:cs="B Lotus"/>
                <w:rtl/>
              </w:rPr>
              <w:t>1064</w:t>
            </w:r>
          </w:p>
        </w:tc>
        <w:tc>
          <w:tcPr>
            <w:tcW w:w="1803" w:type="dxa"/>
          </w:tcPr>
          <w:p w14:paraId="24373C77" w14:textId="3289AE9B" w:rsidR="004A7367" w:rsidRPr="004A7367" w:rsidRDefault="004A7367" w:rsidP="004A7367">
            <w:pPr>
              <w:jc w:val="center"/>
              <w:rPr>
                <w:rFonts w:cs="B Lotus"/>
                <w:sz w:val="28"/>
                <w:szCs w:val="28"/>
                <w:rtl/>
              </w:rPr>
            </w:pPr>
            <w:r w:rsidRPr="004A7367">
              <w:rPr>
                <w:rFonts w:cs="B Lotus" w:hint="cs"/>
                <w:rtl/>
              </w:rPr>
              <w:t>بندر</w:t>
            </w:r>
            <w:r w:rsidRPr="004A7367">
              <w:rPr>
                <w:rFonts w:cs="B Lotus"/>
                <w:rtl/>
              </w:rPr>
              <w:t xml:space="preserve"> </w:t>
            </w:r>
            <w:r w:rsidRPr="004A7367">
              <w:rPr>
                <w:rFonts w:cs="B Lotus" w:hint="cs"/>
                <w:rtl/>
              </w:rPr>
              <w:t>امیرآباد</w:t>
            </w:r>
          </w:p>
        </w:tc>
        <w:tc>
          <w:tcPr>
            <w:tcW w:w="1803" w:type="dxa"/>
          </w:tcPr>
          <w:p w14:paraId="761759B9" w14:textId="66FC2FFF" w:rsidR="004A7367" w:rsidRPr="004A7367" w:rsidRDefault="004A7367" w:rsidP="004A7367">
            <w:pPr>
              <w:jc w:val="center"/>
              <w:rPr>
                <w:rFonts w:cs="B Lotus"/>
                <w:sz w:val="28"/>
                <w:szCs w:val="28"/>
                <w:rtl/>
              </w:rPr>
            </w:pPr>
            <w:r w:rsidRPr="004A7367">
              <w:rPr>
                <w:rFonts w:cs="B Lotus"/>
                <w:rtl/>
              </w:rPr>
              <w:t>21</w:t>
            </w:r>
          </w:p>
        </w:tc>
        <w:tc>
          <w:tcPr>
            <w:tcW w:w="1803" w:type="dxa"/>
          </w:tcPr>
          <w:p w14:paraId="78DA0CC2" w14:textId="73CA329C"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564C6A30" w14:textId="77777777" w:rsidTr="00372823">
        <w:tc>
          <w:tcPr>
            <w:tcW w:w="1803" w:type="dxa"/>
          </w:tcPr>
          <w:p w14:paraId="4E80884B" w14:textId="77777777" w:rsidR="004A7367" w:rsidRPr="004A7367" w:rsidRDefault="004A7367" w:rsidP="004A7367">
            <w:pPr>
              <w:pStyle w:val="ListParagraph"/>
              <w:numPr>
                <w:ilvl w:val="0"/>
                <w:numId w:val="63"/>
              </w:numPr>
              <w:bidi/>
              <w:jc w:val="center"/>
              <w:rPr>
                <w:rFonts w:cs="B Lotus"/>
                <w:rtl/>
              </w:rPr>
            </w:pPr>
          </w:p>
        </w:tc>
        <w:tc>
          <w:tcPr>
            <w:tcW w:w="1803" w:type="dxa"/>
          </w:tcPr>
          <w:p w14:paraId="7FF6F0F3" w14:textId="2F0476DF" w:rsidR="004A7367" w:rsidRPr="004A7367" w:rsidRDefault="004A7367" w:rsidP="004A7367">
            <w:pPr>
              <w:jc w:val="center"/>
              <w:rPr>
                <w:rFonts w:cs="B Lotus"/>
                <w:sz w:val="28"/>
                <w:szCs w:val="28"/>
                <w:rtl/>
              </w:rPr>
            </w:pPr>
            <w:r w:rsidRPr="004A7367">
              <w:rPr>
                <w:rFonts w:cs="B Lotus"/>
                <w:rtl/>
              </w:rPr>
              <w:t>1069</w:t>
            </w:r>
          </w:p>
        </w:tc>
        <w:tc>
          <w:tcPr>
            <w:tcW w:w="1803" w:type="dxa"/>
          </w:tcPr>
          <w:p w14:paraId="3F868965" w14:textId="59510793" w:rsidR="004A7367" w:rsidRPr="004A7367" w:rsidRDefault="004A7367" w:rsidP="004A7367">
            <w:pPr>
              <w:jc w:val="center"/>
              <w:rPr>
                <w:rFonts w:cs="B Lotus"/>
                <w:sz w:val="28"/>
                <w:szCs w:val="28"/>
                <w:rtl/>
              </w:rPr>
            </w:pPr>
            <w:r w:rsidRPr="004A7367">
              <w:rPr>
                <w:rFonts w:cs="B Lotus" w:hint="cs"/>
                <w:rtl/>
              </w:rPr>
              <w:t>سرخ</w:t>
            </w:r>
            <w:r w:rsidRPr="004A7367">
              <w:rPr>
                <w:rFonts w:cs="B Lotus"/>
                <w:rtl/>
              </w:rPr>
              <w:t xml:space="preserve"> </w:t>
            </w:r>
            <w:r w:rsidRPr="004A7367">
              <w:rPr>
                <w:rFonts w:cs="B Lotus" w:hint="cs"/>
                <w:rtl/>
              </w:rPr>
              <w:t>رود</w:t>
            </w:r>
          </w:p>
        </w:tc>
        <w:tc>
          <w:tcPr>
            <w:tcW w:w="1803" w:type="dxa"/>
          </w:tcPr>
          <w:p w14:paraId="2751CFEB" w14:textId="149C85F2" w:rsidR="004A7367" w:rsidRPr="004A7367" w:rsidRDefault="004A7367" w:rsidP="004A7367">
            <w:pPr>
              <w:jc w:val="center"/>
              <w:rPr>
                <w:rFonts w:cs="B Lotus"/>
                <w:sz w:val="28"/>
                <w:szCs w:val="28"/>
                <w:rtl/>
              </w:rPr>
            </w:pPr>
            <w:r w:rsidRPr="004A7367">
              <w:rPr>
                <w:rFonts w:cs="B Lotus"/>
                <w:rtl/>
              </w:rPr>
              <w:t>21</w:t>
            </w:r>
          </w:p>
        </w:tc>
        <w:tc>
          <w:tcPr>
            <w:tcW w:w="1803" w:type="dxa"/>
          </w:tcPr>
          <w:p w14:paraId="08A23740" w14:textId="53CB4BD6"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0FA3EF5D" w14:textId="77777777" w:rsidTr="00372823">
        <w:tc>
          <w:tcPr>
            <w:tcW w:w="1803" w:type="dxa"/>
          </w:tcPr>
          <w:p w14:paraId="07142F14" w14:textId="77777777" w:rsidR="004A7367" w:rsidRPr="004A7367" w:rsidRDefault="004A7367" w:rsidP="004A7367">
            <w:pPr>
              <w:pStyle w:val="ListParagraph"/>
              <w:numPr>
                <w:ilvl w:val="0"/>
                <w:numId w:val="63"/>
              </w:numPr>
              <w:bidi/>
              <w:jc w:val="center"/>
              <w:rPr>
                <w:rFonts w:cs="B Lotus"/>
                <w:rtl/>
              </w:rPr>
            </w:pPr>
          </w:p>
        </w:tc>
        <w:tc>
          <w:tcPr>
            <w:tcW w:w="1803" w:type="dxa"/>
          </w:tcPr>
          <w:p w14:paraId="4C928D93" w14:textId="3929300D" w:rsidR="004A7367" w:rsidRPr="004A7367" w:rsidRDefault="004A7367" w:rsidP="004A7367">
            <w:pPr>
              <w:jc w:val="center"/>
              <w:rPr>
                <w:rFonts w:cs="B Lotus"/>
                <w:sz w:val="28"/>
                <w:szCs w:val="28"/>
                <w:rtl/>
              </w:rPr>
            </w:pPr>
            <w:r w:rsidRPr="004A7367">
              <w:rPr>
                <w:rFonts w:cs="B Lotus"/>
                <w:rtl/>
              </w:rPr>
              <w:t>1112</w:t>
            </w:r>
          </w:p>
        </w:tc>
        <w:tc>
          <w:tcPr>
            <w:tcW w:w="1803" w:type="dxa"/>
          </w:tcPr>
          <w:p w14:paraId="2D4E2DF3" w14:textId="7C253E5B" w:rsidR="004A7367" w:rsidRPr="004A7367" w:rsidRDefault="004A7367" w:rsidP="004A7367">
            <w:pPr>
              <w:jc w:val="center"/>
              <w:rPr>
                <w:rFonts w:cs="B Lotus"/>
                <w:sz w:val="28"/>
                <w:szCs w:val="28"/>
                <w:rtl/>
              </w:rPr>
            </w:pPr>
            <w:r w:rsidRPr="004A7367">
              <w:rPr>
                <w:rFonts w:cs="B Lotus" w:hint="cs"/>
                <w:rtl/>
              </w:rPr>
              <w:t>میان</w:t>
            </w:r>
            <w:r w:rsidRPr="004A7367">
              <w:rPr>
                <w:rFonts w:cs="B Lotus"/>
                <w:rtl/>
              </w:rPr>
              <w:t xml:space="preserve"> </w:t>
            </w:r>
            <w:r w:rsidRPr="004A7367">
              <w:rPr>
                <w:rFonts w:cs="B Lotus" w:hint="cs"/>
                <w:rtl/>
              </w:rPr>
              <w:t>دورود</w:t>
            </w:r>
          </w:p>
        </w:tc>
        <w:tc>
          <w:tcPr>
            <w:tcW w:w="1803" w:type="dxa"/>
          </w:tcPr>
          <w:p w14:paraId="2B458C2F" w14:textId="3BD62EE2" w:rsidR="004A7367" w:rsidRPr="004A7367" w:rsidRDefault="004A7367" w:rsidP="004A7367">
            <w:pPr>
              <w:jc w:val="center"/>
              <w:rPr>
                <w:rFonts w:cs="B Lotus"/>
                <w:sz w:val="28"/>
                <w:szCs w:val="28"/>
                <w:rtl/>
              </w:rPr>
            </w:pPr>
            <w:r w:rsidRPr="004A7367">
              <w:rPr>
                <w:rFonts w:cs="B Lotus"/>
                <w:rtl/>
              </w:rPr>
              <w:t>21</w:t>
            </w:r>
          </w:p>
        </w:tc>
        <w:tc>
          <w:tcPr>
            <w:tcW w:w="1803" w:type="dxa"/>
          </w:tcPr>
          <w:p w14:paraId="261FB6CD" w14:textId="22D15777"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412558F5" w14:textId="77777777" w:rsidTr="00372823">
        <w:tc>
          <w:tcPr>
            <w:tcW w:w="1803" w:type="dxa"/>
          </w:tcPr>
          <w:p w14:paraId="4D02829B" w14:textId="77777777" w:rsidR="004A7367" w:rsidRPr="004A7367" w:rsidRDefault="004A7367" w:rsidP="004A7367">
            <w:pPr>
              <w:pStyle w:val="ListParagraph"/>
              <w:numPr>
                <w:ilvl w:val="0"/>
                <w:numId w:val="63"/>
              </w:numPr>
              <w:bidi/>
              <w:jc w:val="center"/>
              <w:rPr>
                <w:rFonts w:cs="B Lotus"/>
                <w:rtl/>
              </w:rPr>
            </w:pPr>
          </w:p>
        </w:tc>
        <w:tc>
          <w:tcPr>
            <w:tcW w:w="1803" w:type="dxa"/>
          </w:tcPr>
          <w:p w14:paraId="1F2284CD" w14:textId="54152F05" w:rsidR="004A7367" w:rsidRPr="004A7367" w:rsidRDefault="004A7367" w:rsidP="004A7367">
            <w:pPr>
              <w:jc w:val="center"/>
              <w:rPr>
                <w:rFonts w:cs="B Lotus"/>
                <w:sz w:val="28"/>
                <w:szCs w:val="28"/>
                <w:rtl/>
              </w:rPr>
            </w:pPr>
            <w:r w:rsidRPr="004A7367">
              <w:rPr>
                <w:rFonts w:cs="B Lotus"/>
                <w:rtl/>
              </w:rPr>
              <w:t>1136</w:t>
            </w:r>
          </w:p>
        </w:tc>
        <w:tc>
          <w:tcPr>
            <w:tcW w:w="1803" w:type="dxa"/>
          </w:tcPr>
          <w:p w14:paraId="0A4D60ED" w14:textId="4BB9B4E6" w:rsidR="004A7367" w:rsidRPr="004A7367" w:rsidRDefault="004A7367" w:rsidP="004A7367">
            <w:pPr>
              <w:jc w:val="center"/>
              <w:rPr>
                <w:rFonts w:cs="B Lotus"/>
                <w:sz w:val="28"/>
                <w:szCs w:val="28"/>
                <w:rtl/>
              </w:rPr>
            </w:pPr>
            <w:r w:rsidRPr="004A7367">
              <w:rPr>
                <w:rFonts w:cs="B Lotus" w:hint="cs"/>
                <w:rtl/>
              </w:rPr>
              <w:t>ایزدشهر</w:t>
            </w:r>
          </w:p>
        </w:tc>
        <w:tc>
          <w:tcPr>
            <w:tcW w:w="1803" w:type="dxa"/>
          </w:tcPr>
          <w:p w14:paraId="558C1D44" w14:textId="2E5DAC7B" w:rsidR="004A7367" w:rsidRPr="004A7367" w:rsidRDefault="004A7367" w:rsidP="004A7367">
            <w:pPr>
              <w:jc w:val="center"/>
              <w:rPr>
                <w:rFonts w:cs="B Lotus"/>
                <w:sz w:val="28"/>
                <w:szCs w:val="28"/>
                <w:rtl/>
              </w:rPr>
            </w:pPr>
            <w:r w:rsidRPr="004A7367">
              <w:rPr>
                <w:rFonts w:cs="B Lotus"/>
                <w:rtl/>
              </w:rPr>
              <w:t>21</w:t>
            </w:r>
          </w:p>
        </w:tc>
        <w:tc>
          <w:tcPr>
            <w:tcW w:w="1803" w:type="dxa"/>
          </w:tcPr>
          <w:p w14:paraId="7B4BAA3E" w14:textId="5AAEA4C0"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2E6B93BD" w14:textId="77777777" w:rsidTr="00372823">
        <w:tc>
          <w:tcPr>
            <w:tcW w:w="1803" w:type="dxa"/>
          </w:tcPr>
          <w:p w14:paraId="21F24FA6" w14:textId="77777777" w:rsidR="004A7367" w:rsidRPr="004A7367" w:rsidRDefault="004A7367" w:rsidP="004A7367">
            <w:pPr>
              <w:pStyle w:val="ListParagraph"/>
              <w:numPr>
                <w:ilvl w:val="0"/>
                <w:numId w:val="63"/>
              </w:numPr>
              <w:bidi/>
              <w:jc w:val="center"/>
              <w:rPr>
                <w:rFonts w:cs="B Lotus"/>
                <w:rtl/>
              </w:rPr>
            </w:pPr>
          </w:p>
        </w:tc>
        <w:tc>
          <w:tcPr>
            <w:tcW w:w="1803" w:type="dxa"/>
          </w:tcPr>
          <w:p w14:paraId="50D282A0" w14:textId="78F3512F" w:rsidR="004A7367" w:rsidRPr="004A7367" w:rsidRDefault="004A7367" w:rsidP="004A7367">
            <w:pPr>
              <w:jc w:val="center"/>
              <w:rPr>
                <w:rFonts w:cs="B Lotus"/>
                <w:sz w:val="28"/>
                <w:szCs w:val="28"/>
                <w:rtl/>
              </w:rPr>
            </w:pPr>
            <w:r w:rsidRPr="004A7367">
              <w:rPr>
                <w:rFonts w:cs="B Lotus"/>
                <w:rtl/>
              </w:rPr>
              <w:t>1137</w:t>
            </w:r>
          </w:p>
        </w:tc>
        <w:tc>
          <w:tcPr>
            <w:tcW w:w="1803" w:type="dxa"/>
          </w:tcPr>
          <w:p w14:paraId="36EA02E0" w14:textId="297E6672" w:rsidR="004A7367" w:rsidRPr="004A7367" w:rsidRDefault="004A7367" w:rsidP="004A7367">
            <w:pPr>
              <w:jc w:val="center"/>
              <w:rPr>
                <w:rFonts w:cs="B Lotus"/>
                <w:sz w:val="28"/>
                <w:szCs w:val="28"/>
                <w:rtl/>
              </w:rPr>
            </w:pPr>
            <w:r w:rsidRPr="004A7367">
              <w:rPr>
                <w:rFonts w:cs="B Lotus" w:hint="cs"/>
                <w:rtl/>
              </w:rPr>
              <w:t>خلیل</w:t>
            </w:r>
            <w:r w:rsidRPr="004A7367">
              <w:rPr>
                <w:rFonts w:cs="B Lotus"/>
                <w:rtl/>
              </w:rPr>
              <w:t xml:space="preserve"> </w:t>
            </w:r>
            <w:r w:rsidRPr="004A7367">
              <w:rPr>
                <w:rFonts w:cs="B Lotus" w:hint="cs"/>
                <w:rtl/>
              </w:rPr>
              <w:t>شهر</w:t>
            </w:r>
          </w:p>
        </w:tc>
        <w:tc>
          <w:tcPr>
            <w:tcW w:w="1803" w:type="dxa"/>
          </w:tcPr>
          <w:p w14:paraId="4A7D218B" w14:textId="712CEC51" w:rsidR="004A7367" w:rsidRPr="004A7367" w:rsidRDefault="004A7367" w:rsidP="004A7367">
            <w:pPr>
              <w:jc w:val="center"/>
              <w:rPr>
                <w:rFonts w:cs="B Lotus"/>
                <w:sz w:val="28"/>
                <w:szCs w:val="28"/>
                <w:rtl/>
              </w:rPr>
            </w:pPr>
            <w:r w:rsidRPr="004A7367">
              <w:rPr>
                <w:rFonts w:cs="B Lotus"/>
                <w:rtl/>
              </w:rPr>
              <w:t>21</w:t>
            </w:r>
          </w:p>
        </w:tc>
        <w:tc>
          <w:tcPr>
            <w:tcW w:w="1803" w:type="dxa"/>
          </w:tcPr>
          <w:p w14:paraId="3D7CA6FD" w14:textId="6372D583"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0EDBE88D" w14:textId="77777777" w:rsidTr="00372823">
        <w:tc>
          <w:tcPr>
            <w:tcW w:w="1803" w:type="dxa"/>
          </w:tcPr>
          <w:p w14:paraId="0CF9017F" w14:textId="77777777" w:rsidR="004A7367" w:rsidRPr="004A7367" w:rsidRDefault="004A7367" w:rsidP="004A7367">
            <w:pPr>
              <w:pStyle w:val="ListParagraph"/>
              <w:numPr>
                <w:ilvl w:val="0"/>
                <w:numId w:val="63"/>
              </w:numPr>
              <w:bidi/>
              <w:jc w:val="center"/>
              <w:rPr>
                <w:rFonts w:cs="B Lotus"/>
                <w:rtl/>
              </w:rPr>
            </w:pPr>
          </w:p>
        </w:tc>
        <w:tc>
          <w:tcPr>
            <w:tcW w:w="1803" w:type="dxa"/>
          </w:tcPr>
          <w:p w14:paraId="700F9897" w14:textId="4775E69E" w:rsidR="004A7367" w:rsidRPr="004A7367" w:rsidRDefault="004A7367" w:rsidP="004A7367">
            <w:pPr>
              <w:jc w:val="center"/>
              <w:rPr>
                <w:rFonts w:cs="B Lotus"/>
                <w:sz w:val="28"/>
                <w:szCs w:val="28"/>
                <w:rtl/>
              </w:rPr>
            </w:pPr>
            <w:r w:rsidRPr="004A7367">
              <w:rPr>
                <w:rFonts w:cs="B Lotus"/>
                <w:rtl/>
              </w:rPr>
              <w:t>1138</w:t>
            </w:r>
          </w:p>
        </w:tc>
        <w:tc>
          <w:tcPr>
            <w:tcW w:w="1803" w:type="dxa"/>
          </w:tcPr>
          <w:p w14:paraId="215DDE61" w14:textId="111D280C" w:rsidR="004A7367" w:rsidRPr="004A7367" w:rsidRDefault="004A7367" w:rsidP="004A7367">
            <w:pPr>
              <w:jc w:val="center"/>
              <w:rPr>
                <w:rFonts w:cs="B Lotus"/>
                <w:sz w:val="28"/>
                <w:szCs w:val="28"/>
                <w:rtl/>
              </w:rPr>
            </w:pPr>
            <w:r w:rsidRPr="004A7367">
              <w:rPr>
                <w:rFonts w:cs="B Lotus" w:hint="cs"/>
                <w:rtl/>
              </w:rPr>
              <w:t>سیمرغ</w:t>
            </w:r>
          </w:p>
        </w:tc>
        <w:tc>
          <w:tcPr>
            <w:tcW w:w="1803" w:type="dxa"/>
          </w:tcPr>
          <w:p w14:paraId="2928FD17" w14:textId="26961660" w:rsidR="004A7367" w:rsidRPr="004A7367" w:rsidRDefault="004A7367" w:rsidP="004A7367">
            <w:pPr>
              <w:jc w:val="center"/>
              <w:rPr>
                <w:rFonts w:cs="B Lotus"/>
                <w:sz w:val="28"/>
                <w:szCs w:val="28"/>
                <w:rtl/>
              </w:rPr>
            </w:pPr>
            <w:r w:rsidRPr="004A7367">
              <w:rPr>
                <w:rFonts w:cs="B Lotus"/>
                <w:rtl/>
              </w:rPr>
              <w:t>21</w:t>
            </w:r>
          </w:p>
        </w:tc>
        <w:tc>
          <w:tcPr>
            <w:tcW w:w="1803" w:type="dxa"/>
          </w:tcPr>
          <w:p w14:paraId="24822AA2" w14:textId="66E51553"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6207D760" w14:textId="77777777" w:rsidTr="00372823">
        <w:tc>
          <w:tcPr>
            <w:tcW w:w="1803" w:type="dxa"/>
          </w:tcPr>
          <w:p w14:paraId="7235B37A" w14:textId="77777777" w:rsidR="004A7367" w:rsidRPr="004A7367" w:rsidRDefault="004A7367" w:rsidP="004A7367">
            <w:pPr>
              <w:pStyle w:val="ListParagraph"/>
              <w:numPr>
                <w:ilvl w:val="0"/>
                <w:numId w:val="63"/>
              </w:numPr>
              <w:bidi/>
              <w:jc w:val="center"/>
              <w:rPr>
                <w:rFonts w:cs="B Lotus"/>
                <w:rtl/>
              </w:rPr>
            </w:pPr>
          </w:p>
        </w:tc>
        <w:tc>
          <w:tcPr>
            <w:tcW w:w="1803" w:type="dxa"/>
          </w:tcPr>
          <w:p w14:paraId="257528FD" w14:textId="7D6FF0AF" w:rsidR="004A7367" w:rsidRPr="004A7367" w:rsidRDefault="004A7367" w:rsidP="004A7367">
            <w:pPr>
              <w:jc w:val="center"/>
              <w:rPr>
                <w:rFonts w:cs="B Lotus"/>
                <w:sz w:val="28"/>
                <w:szCs w:val="28"/>
                <w:rtl/>
              </w:rPr>
            </w:pPr>
            <w:r w:rsidRPr="004A7367">
              <w:rPr>
                <w:rFonts w:cs="B Lotus"/>
                <w:rtl/>
              </w:rPr>
              <w:t>1139</w:t>
            </w:r>
          </w:p>
        </w:tc>
        <w:tc>
          <w:tcPr>
            <w:tcW w:w="1803" w:type="dxa"/>
          </w:tcPr>
          <w:p w14:paraId="1AB23B7E" w14:textId="4A715A1E" w:rsidR="004A7367" w:rsidRPr="004A7367" w:rsidRDefault="004A7367" w:rsidP="004A7367">
            <w:pPr>
              <w:jc w:val="center"/>
              <w:rPr>
                <w:rFonts w:cs="B Lotus"/>
                <w:sz w:val="28"/>
                <w:szCs w:val="28"/>
                <w:rtl/>
              </w:rPr>
            </w:pPr>
            <w:r w:rsidRPr="004A7367">
              <w:rPr>
                <w:rFonts w:cs="B Lotus" w:hint="cs"/>
                <w:rtl/>
              </w:rPr>
              <w:t>شیرود</w:t>
            </w:r>
          </w:p>
        </w:tc>
        <w:tc>
          <w:tcPr>
            <w:tcW w:w="1803" w:type="dxa"/>
          </w:tcPr>
          <w:p w14:paraId="42A1127C" w14:textId="799B0424" w:rsidR="004A7367" w:rsidRPr="004A7367" w:rsidRDefault="004A7367" w:rsidP="004A7367">
            <w:pPr>
              <w:jc w:val="center"/>
              <w:rPr>
                <w:rFonts w:cs="B Lotus"/>
                <w:sz w:val="28"/>
                <w:szCs w:val="28"/>
                <w:rtl/>
              </w:rPr>
            </w:pPr>
            <w:r w:rsidRPr="004A7367">
              <w:rPr>
                <w:rFonts w:cs="B Lotus"/>
                <w:rtl/>
              </w:rPr>
              <w:t>21</w:t>
            </w:r>
          </w:p>
        </w:tc>
        <w:tc>
          <w:tcPr>
            <w:tcW w:w="1803" w:type="dxa"/>
          </w:tcPr>
          <w:p w14:paraId="384F045A" w14:textId="4AFAD1B6"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0D252A42" w14:textId="77777777" w:rsidTr="00372823">
        <w:tc>
          <w:tcPr>
            <w:tcW w:w="1803" w:type="dxa"/>
          </w:tcPr>
          <w:p w14:paraId="76D52C90" w14:textId="77777777" w:rsidR="004A7367" w:rsidRPr="004A7367" w:rsidRDefault="004A7367" w:rsidP="004A7367">
            <w:pPr>
              <w:pStyle w:val="ListParagraph"/>
              <w:numPr>
                <w:ilvl w:val="0"/>
                <w:numId w:val="63"/>
              </w:numPr>
              <w:bidi/>
              <w:jc w:val="center"/>
              <w:rPr>
                <w:rFonts w:cs="B Lotus"/>
                <w:rtl/>
              </w:rPr>
            </w:pPr>
          </w:p>
        </w:tc>
        <w:tc>
          <w:tcPr>
            <w:tcW w:w="1803" w:type="dxa"/>
          </w:tcPr>
          <w:p w14:paraId="61DE5F0E" w14:textId="134C1E0B" w:rsidR="004A7367" w:rsidRPr="004A7367" w:rsidRDefault="004A7367" w:rsidP="004A7367">
            <w:pPr>
              <w:jc w:val="center"/>
              <w:rPr>
                <w:rFonts w:cs="B Lotus"/>
                <w:sz w:val="28"/>
                <w:szCs w:val="28"/>
                <w:rtl/>
              </w:rPr>
            </w:pPr>
            <w:r w:rsidRPr="004A7367">
              <w:rPr>
                <w:rFonts w:cs="B Lotus"/>
                <w:rtl/>
              </w:rPr>
              <w:t>1140</w:t>
            </w:r>
          </w:p>
        </w:tc>
        <w:tc>
          <w:tcPr>
            <w:tcW w:w="1803" w:type="dxa"/>
          </w:tcPr>
          <w:p w14:paraId="2AF18C7B" w14:textId="6A294730" w:rsidR="004A7367" w:rsidRPr="004A7367" w:rsidRDefault="004A7367" w:rsidP="004A7367">
            <w:pPr>
              <w:jc w:val="center"/>
              <w:rPr>
                <w:rFonts w:cs="B Lotus"/>
                <w:sz w:val="28"/>
                <w:szCs w:val="28"/>
                <w:rtl/>
              </w:rPr>
            </w:pPr>
            <w:r w:rsidRPr="004A7367">
              <w:rPr>
                <w:rFonts w:cs="B Lotus" w:hint="cs"/>
                <w:rtl/>
              </w:rPr>
              <w:t>هچیرود</w:t>
            </w:r>
          </w:p>
        </w:tc>
        <w:tc>
          <w:tcPr>
            <w:tcW w:w="1803" w:type="dxa"/>
          </w:tcPr>
          <w:p w14:paraId="0FA70FD8" w14:textId="4C9CE94F" w:rsidR="004A7367" w:rsidRPr="004A7367" w:rsidRDefault="004A7367" w:rsidP="004A7367">
            <w:pPr>
              <w:jc w:val="center"/>
              <w:rPr>
                <w:rFonts w:cs="B Lotus"/>
                <w:sz w:val="28"/>
                <w:szCs w:val="28"/>
                <w:rtl/>
              </w:rPr>
            </w:pPr>
            <w:r w:rsidRPr="004A7367">
              <w:rPr>
                <w:rFonts w:cs="B Lotus"/>
                <w:rtl/>
              </w:rPr>
              <w:t>21</w:t>
            </w:r>
          </w:p>
        </w:tc>
        <w:tc>
          <w:tcPr>
            <w:tcW w:w="1803" w:type="dxa"/>
          </w:tcPr>
          <w:p w14:paraId="17179E0C" w14:textId="3AAF529E"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0AE285D8" w14:textId="77777777" w:rsidTr="00372823">
        <w:tc>
          <w:tcPr>
            <w:tcW w:w="1803" w:type="dxa"/>
          </w:tcPr>
          <w:p w14:paraId="1BE88540" w14:textId="77777777" w:rsidR="004A7367" w:rsidRPr="004A7367" w:rsidRDefault="004A7367" w:rsidP="004A7367">
            <w:pPr>
              <w:pStyle w:val="ListParagraph"/>
              <w:numPr>
                <w:ilvl w:val="0"/>
                <w:numId w:val="63"/>
              </w:numPr>
              <w:bidi/>
              <w:jc w:val="center"/>
              <w:rPr>
                <w:rFonts w:cs="B Lotus"/>
                <w:rtl/>
              </w:rPr>
            </w:pPr>
          </w:p>
        </w:tc>
        <w:tc>
          <w:tcPr>
            <w:tcW w:w="1803" w:type="dxa"/>
          </w:tcPr>
          <w:p w14:paraId="65D2D841" w14:textId="730145D8" w:rsidR="004A7367" w:rsidRPr="004A7367" w:rsidRDefault="004A7367" w:rsidP="004A7367">
            <w:pPr>
              <w:jc w:val="center"/>
              <w:rPr>
                <w:rFonts w:cs="B Lotus"/>
                <w:sz w:val="28"/>
                <w:szCs w:val="28"/>
                <w:rtl/>
              </w:rPr>
            </w:pPr>
            <w:r w:rsidRPr="004A7367">
              <w:rPr>
                <w:rFonts w:cs="B Lotus"/>
                <w:rtl/>
              </w:rPr>
              <w:t>1152</w:t>
            </w:r>
          </w:p>
        </w:tc>
        <w:tc>
          <w:tcPr>
            <w:tcW w:w="1803" w:type="dxa"/>
          </w:tcPr>
          <w:p w14:paraId="64BF1889" w14:textId="12E1767E" w:rsidR="004A7367" w:rsidRPr="004A7367" w:rsidRDefault="004A7367" w:rsidP="004A7367">
            <w:pPr>
              <w:jc w:val="center"/>
              <w:rPr>
                <w:rFonts w:cs="B Lotus"/>
                <w:sz w:val="28"/>
                <w:szCs w:val="28"/>
                <w:rtl/>
              </w:rPr>
            </w:pPr>
            <w:r w:rsidRPr="004A7367">
              <w:rPr>
                <w:rFonts w:cs="B Lotus" w:hint="cs"/>
                <w:rtl/>
              </w:rPr>
              <w:t>بندپی</w:t>
            </w:r>
          </w:p>
        </w:tc>
        <w:tc>
          <w:tcPr>
            <w:tcW w:w="1803" w:type="dxa"/>
          </w:tcPr>
          <w:p w14:paraId="121D2F1E" w14:textId="6E8B7F89" w:rsidR="004A7367" w:rsidRPr="004A7367" w:rsidRDefault="004A7367" w:rsidP="004A7367">
            <w:pPr>
              <w:jc w:val="center"/>
              <w:rPr>
                <w:rFonts w:cs="B Lotus"/>
                <w:sz w:val="28"/>
                <w:szCs w:val="28"/>
                <w:rtl/>
              </w:rPr>
            </w:pPr>
            <w:r w:rsidRPr="004A7367">
              <w:rPr>
                <w:rFonts w:cs="B Lotus"/>
                <w:rtl/>
              </w:rPr>
              <w:t>21</w:t>
            </w:r>
          </w:p>
        </w:tc>
        <w:tc>
          <w:tcPr>
            <w:tcW w:w="1803" w:type="dxa"/>
          </w:tcPr>
          <w:p w14:paraId="04A5423B" w14:textId="78A89AB6"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0BA6B24B" w14:textId="77777777" w:rsidTr="00372823">
        <w:tc>
          <w:tcPr>
            <w:tcW w:w="1803" w:type="dxa"/>
          </w:tcPr>
          <w:p w14:paraId="1368D8EE" w14:textId="77777777" w:rsidR="004A7367" w:rsidRPr="004A7367" w:rsidRDefault="004A7367" w:rsidP="004A7367">
            <w:pPr>
              <w:pStyle w:val="ListParagraph"/>
              <w:numPr>
                <w:ilvl w:val="0"/>
                <w:numId w:val="63"/>
              </w:numPr>
              <w:bidi/>
              <w:jc w:val="center"/>
              <w:rPr>
                <w:rFonts w:cs="B Lotus"/>
                <w:rtl/>
              </w:rPr>
            </w:pPr>
          </w:p>
        </w:tc>
        <w:tc>
          <w:tcPr>
            <w:tcW w:w="1803" w:type="dxa"/>
          </w:tcPr>
          <w:p w14:paraId="2F356DF6" w14:textId="77442057" w:rsidR="004A7367" w:rsidRPr="004A7367" w:rsidRDefault="004A7367" w:rsidP="004A7367">
            <w:pPr>
              <w:jc w:val="center"/>
              <w:rPr>
                <w:rFonts w:cs="B Lotus"/>
                <w:sz w:val="28"/>
                <w:szCs w:val="28"/>
                <w:rtl/>
              </w:rPr>
            </w:pPr>
            <w:r w:rsidRPr="004A7367">
              <w:rPr>
                <w:rFonts w:cs="B Lotus"/>
                <w:rtl/>
              </w:rPr>
              <w:t>1175</w:t>
            </w:r>
          </w:p>
        </w:tc>
        <w:tc>
          <w:tcPr>
            <w:tcW w:w="1803" w:type="dxa"/>
          </w:tcPr>
          <w:p w14:paraId="2FC83C94" w14:textId="0B999CEC"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بندر</w:t>
            </w:r>
            <w:r w:rsidRPr="004A7367">
              <w:rPr>
                <w:rFonts w:cs="B Lotus"/>
                <w:rtl/>
              </w:rPr>
              <w:t xml:space="preserve"> </w:t>
            </w:r>
            <w:r w:rsidRPr="004A7367">
              <w:rPr>
                <w:rFonts w:cs="B Lotus" w:hint="cs"/>
                <w:rtl/>
              </w:rPr>
              <w:t>امیرآباد</w:t>
            </w:r>
            <w:r w:rsidRPr="004A7367">
              <w:rPr>
                <w:rFonts w:cs="B Lotus"/>
                <w:rtl/>
              </w:rPr>
              <w:t xml:space="preserve"> </w:t>
            </w:r>
            <w:r w:rsidRPr="004A7367">
              <w:rPr>
                <w:rFonts w:cs="B Lotus" w:hint="cs"/>
                <w:rtl/>
              </w:rPr>
              <w:t>بهشهر</w:t>
            </w:r>
          </w:p>
        </w:tc>
        <w:tc>
          <w:tcPr>
            <w:tcW w:w="1803" w:type="dxa"/>
          </w:tcPr>
          <w:p w14:paraId="2FC8B4CF" w14:textId="1F25D231" w:rsidR="004A7367" w:rsidRPr="004A7367" w:rsidRDefault="004A7367" w:rsidP="004A7367">
            <w:pPr>
              <w:jc w:val="center"/>
              <w:rPr>
                <w:rFonts w:cs="B Lotus"/>
                <w:sz w:val="28"/>
                <w:szCs w:val="28"/>
                <w:rtl/>
              </w:rPr>
            </w:pPr>
            <w:r w:rsidRPr="004A7367">
              <w:rPr>
                <w:rFonts w:cs="B Lotus"/>
                <w:rtl/>
              </w:rPr>
              <w:t>21</w:t>
            </w:r>
          </w:p>
        </w:tc>
        <w:tc>
          <w:tcPr>
            <w:tcW w:w="1803" w:type="dxa"/>
          </w:tcPr>
          <w:p w14:paraId="41CD4822" w14:textId="08FD6E15"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463FAADF" w14:textId="77777777" w:rsidTr="00372823">
        <w:tc>
          <w:tcPr>
            <w:tcW w:w="1803" w:type="dxa"/>
          </w:tcPr>
          <w:p w14:paraId="7842D3DF" w14:textId="77777777" w:rsidR="004A7367" w:rsidRPr="004A7367" w:rsidRDefault="004A7367" w:rsidP="004A7367">
            <w:pPr>
              <w:pStyle w:val="ListParagraph"/>
              <w:numPr>
                <w:ilvl w:val="0"/>
                <w:numId w:val="63"/>
              </w:numPr>
              <w:bidi/>
              <w:jc w:val="center"/>
              <w:rPr>
                <w:rFonts w:cs="B Lotus"/>
                <w:rtl/>
              </w:rPr>
            </w:pPr>
          </w:p>
        </w:tc>
        <w:tc>
          <w:tcPr>
            <w:tcW w:w="1803" w:type="dxa"/>
          </w:tcPr>
          <w:p w14:paraId="1512A8A9" w14:textId="7D74CBA8" w:rsidR="004A7367" w:rsidRPr="004A7367" w:rsidRDefault="004A7367" w:rsidP="004A7367">
            <w:pPr>
              <w:jc w:val="center"/>
              <w:rPr>
                <w:rFonts w:cs="B Lotus"/>
                <w:sz w:val="28"/>
                <w:szCs w:val="28"/>
                <w:rtl/>
              </w:rPr>
            </w:pPr>
            <w:r w:rsidRPr="004A7367">
              <w:rPr>
                <w:rFonts w:cs="B Lotus"/>
                <w:rtl/>
              </w:rPr>
              <w:t>1222</w:t>
            </w:r>
          </w:p>
        </w:tc>
        <w:tc>
          <w:tcPr>
            <w:tcW w:w="1803" w:type="dxa"/>
          </w:tcPr>
          <w:p w14:paraId="07DD24D4" w14:textId="04B5D66F" w:rsidR="004A7367" w:rsidRPr="004A7367" w:rsidRDefault="004A7367" w:rsidP="004A7367">
            <w:pPr>
              <w:jc w:val="center"/>
              <w:rPr>
                <w:rFonts w:cs="B Lotus"/>
                <w:sz w:val="28"/>
                <w:szCs w:val="28"/>
                <w:rtl/>
              </w:rPr>
            </w:pPr>
            <w:r w:rsidRPr="004A7367">
              <w:rPr>
                <w:rFonts w:cs="B Lotus" w:hint="cs"/>
                <w:rtl/>
              </w:rPr>
              <w:t>دودانگه</w:t>
            </w:r>
          </w:p>
        </w:tc>
        <w:tc>
          <w:tcPr>
            <w:tcW w:w="1803" w:type="dxa"/>
          </w:tcPr>
          <w:p w14:paraId="49DA8CCA" w14:textId="4EF0111A" w:rsidR="004A7367" w:rsidRPr="004A7367" w:rsidRDefault="004A7367" w:rsidP="004A7367">
            <w:pPr>
              <w:jc w:val="center"/>
              <w:rPr>
                <w:rFonts w:cs="B Lotus"/>
                <w:sz w:val="28"/>
                <w:szCs w:val="28"/>
                <w:rtl/>
              </w:rPr>
            </w:pPr>
            <w:r w:rsidRPr="004A7367">
              <w:rPr>
                <w:rFonts w:cs="B Lotus"/>
                <w:rtl/>
              </w:rPr>
              <w:t>21</w:t>
            </w:r>
          </w:p>
        </w:tc>
        <w:tc>
          <w:tcPr>
            <w:tcW w:w="1803" w:type="dxa"/>
          </w:tcPr>
          <w:p w14:paraId="60580EED" w14:textId="6ACCF5CC"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0698F02E" w14:textId="77777777" w:rsidTr="00372823">
        <w:tc>
          <w:tcPr>
            <w:tcW w:w="1803" w:type="dxa"/>
          </w:tcPr>
          <w:p w14:paraId="0C802BD6" w14:textId="77777777" w:rsidR="004A7367" w:rsidRPr="004A7367" w:rsidRDefault="004A7367" w:rsidP="004A7367">
            <w:pPr>
              <w:pStyle w:val="ListParagraph"/>
              <w:numPr>
                <w:ilvl w:val="0"/>
                <w:numId w:val="63"/>
              </w:numPr>
              <w:bidi/>
              <w:jc w:val="center"/>
              <w:rPr>
                <w:rFonts w:cs="B Lotus"/>
                <w:rtl/>
              </w:rPr>
            </w:pPr>
          </w:p>
        </w:tc>
        <w:tc>
          <w:tcPr>
            <w:tcW w:w="1803" w:type="dxa"/>
          </w:tcPr>
          <w:p w14:paraId="138B110B" w14:textId="53FE8DC4" w:rsidR="004A7367" w:rsidRPr="004A7367" w:rsidRDefault="004A7367" w:rsidP="004A7367">
            <w:pPr>
              <w:jc w:val="center"/>
              <w:rPr>
                <w:rFonts w:cs="B Lotus"/>
                <w:sz w:val="28"/>
                <w:szCs w:val="28"/>
                <w:rtl/>
              </w:rPr>
            </w:pPr>
            <w:r w:rsidRPr="004A7367">
              <w:rPr>
                <w:rFonts w:cs="B Lotus"/>
                <w:rtl/>
              </w:rPr>
              <w:t>1223</w:t>
            </w:r>
          </w:p>
        </w:tc>
        <w:tc>
          <w:tcPr>
            <w:tcW w:w="1803" w:type="dxa"/>
          </w:tcPr>
          <w:p w14:paraId="59199947" w14:textId="67917F61" w:rsidR="004A7367" w:rsidRPr="004A7367" w:rsidRDefault="004A7367" w:rsidP="004A7367">
            <w:pPr>
              <w:jc w:val="center"/>
              <w:rPr>
                <w:rFonts w:cs="B Lotus"/>
                <w:sz w:val="28"/>
                <w:szCs w:val="28"/>
                <w:rtl/>
              </w:rPr>
            </w:pPr>
            <w:r w:rsidRPr="004A7367">
              <w:rPr>
                <w:rFonts w:cs="B Lotus" w:hint="cs"/>
                <w:rtl/>
              </w:rPr>
              <w:t>کجور</w:t>
            </w:r>
          </w:p>
        </w:tc>
        <w:tc>
          <w:tcPr>
            <w:tcW w:w="1803" w:type="dxa"/>
          </w:tcPr>
          <w:p w14:paraId="461A212B" w14:textId="53D08AA6" w:rsidR="004A7367" w:rsidRPr="004A7367" w:rsidRDefault="004A7367" w:rsidP="004A7367">
            <w:pPr>
              <w:jc w:val="center"/>
              <w:rPr>
                <w:rFonts w:cs="B Lotus"/>
                <w:sz w:val="28"/>
                <w:szCs w:val="28"/>
                <w:rtl/>
              </w:rPr>
            </w:pPr>
            <w:r w:rsidRPr="004A7367">
              <w:rPr>
                <w:rFonts w:cs="B Lotus"/>
                <w:rtl/>
              </w:rPr>
              <w:t>21</w:t>
            </w:r>
          </w:p>
        </w:tc>
        <w:tc>
          <w:tcPr>
            <w:tcW w:w="1803" w:type="dxa"/>
          </w:tcPr>
          <w:p w14:paraId="7377496E" w14:textId="0263D70D"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65BD1E5F" w14:textId="77777777" w:rsidTr="00372823">
        <w:tc>
          <w:tcPr>
            <w:tcW w:w="1803" w:type="dxa"/>
          </w:tcPr>
          <w:p w14:paraId="262B1C2E" w14:textId="77777777" w:rsidR="004A7367" w:rsidRPr="004A7367" w:rsidRDefault="004A7367" w:rsidP="004A7367">
            <w:pPr>
              <w:pStyle w:val="ListParagraph"/>
              <w:numPr>
                <w:ilvl w:val="0"/>
                <w:numId w:val="63"/>
              </w:numPr>
              <w:bidi/>
              <w:jc w:val="center"/>
              <w:rPr>
                <w:rFonts w:cs="B Lotus"/>
                <w:rtl/>
              </w:rPr>
            </w:pPr>
          </w:p>
        </w:tc>
        <w:tc>
          <w:tcPr>
            <w:tcW w:w="1803" w:type="dxa"/>
          </w:tcPr>
          <w:p w14:paraId="3442C86A" w14:textId="4B3DD1E8" w:rsidR="004A7367" w:rsidRPr="004A7367" w:rsidRDefault="004A7367" w:rsidP="004A7367">
            <w:pPr>
              <w:jc w:val="center"/>
              <w:rPr>
                <w:rFonts w:cs="B Lotus"/>
                <w:sz w:val="28"/>
                <w:szCs w:val="28"/>
                <w:rtl/>
              </w:rPr>
            </w:pPr>
            <w:r w:rsidRPr="004A7367">
              <w:rPr>
                <w:rFonts w:cs="B Lotus"/>
                <w:rtl/>
              </w:rPr>
              <w:t>1240</w:t>
            </w:r>
          </w:p>
        </w:tc>
        <w:tc>
          <w:tcPr>
            <w:tcW w:w="1803" w:type="dxa"/>
          </w:tcPr>
          <w:p w14:paraId="010F4ABA" w14:textId="1DAA965D" w:rsidR="004A7367" w:rsidRPr="004A7367" w:rsidRDefault="004A7367" w:rsidP="004A7367">
            <w:pPr>
              <w:jc w:val="center"/>
              <w:rPr>
                <w:rFonts w:cs="B Lotus"/>
                <w:sz w:val="28"/>
                <w:szCs w:val="28"/>
                <w:rtl/>
              </w:rPr>
            </w:pPr>
            <w:r w:rsidRPr="004A7367">
              <w:rPr>
                <w:rFonts w:cs="B Lotus" w:hint="cs"/>
                <w:rtl/>
              </w:rPr>
              <w:t>پایین</w:t>
            </w:r>
            <w:r w:rsidRPr="004A7367">
              <w:rPr>
                <w:rFonts w:cs="B Lotus"/>
                <w:rtl/>
              </w:rPr>
              <w:t xml:space="preserve"> </w:t>
            </w:r>
            <w:r w:rsidRPr="004A7367">
              <w:rPr>
                <w:rFonts w:cs="B Lotus" w:hint="cs"/>
                <w:rtl/>
              </w:rPr>
              <w:t>هولار</w:t>
            </w:r>
          </w:p>
        </w:tc>
        <w:tc>
          <w:tcPr>
            <w:tcW w:w="1803" w:type="dxa"/>
          </w:tcPr>
          <w:p w14:paraId="42B2683C" w14:textId="3457398A" w:rsidR="004A7367" w:rsidRPr="004A7367" w:rsidRDefault="004A7367" w:rsidP="004A7367">
            <w:pPr>
              <w:jc w:val="center"/>
              <w:rPr>
                <w:rFonts w:cs="B Lotus"/>
                <w:sz w:val="28"/>
                <w:szCs w:val="28"/>
                <w:rtl/>
              </w:rPr>
            </w:pPr>
            <w:r w:rsidRPr="004A7367">
              <w:rPr>
                <w:rFonts w:cs="B Lotus"/>
                <w:rtl/>
              </w:rPr>
              <w:t>21</w:t>
            </w:r>
          </w:p>
        </w:tc>
        <w:tc>
          <w:tcPr>
            <w:tcW w:w="1803" w:type="dxa"/>
          </w:tcPr>
          <w:p w14:paraId="51559525" w14:textId="11472F1D"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19D15F8D" w14:textId="77777777" w:rsidTr="00372823">
        <w:tc>
          <w:tcPr>
            <w:tcW w:w="1803" w:type="dxa"/>
          </w:tcPr>
          <w:p w14:paraId="0C1E7665" w14:textId="77777777" w:rsidR="004A7367" w:rsidRPr="004A7367" w:rsidRDefault="004A7367" w:rsidP="004A7367">
            <w:pPr>
              <w:pStyle w:val="ListParagraph"/>
              <w:numPr>
                <w:ilvl w:val="0"/>
                <w:numId w:val="63"/>
              </w:numPr>
              <w:bidi/>
              <w:jc w:val="center"/>
              <w:rPr>
                <w:rFonts w:cs="B Lotus"/>
                <w:rtl/>
              </w:rPr>
            </w:pPr>
          </w:p>
        </w:tc>
        <w:tc>
          <w:tcPr>
            <w:tcW w:w="1803" w:type="dxa"/>
          </w:tcPr>
          <w:p w14:paraId="23431EAC" w14:textId="72E7260D" w:rsidR="004A7367" w:rsidRPr="004A7367" w:rsidRDefault="004A7367" w:rsidP="004A7367">
            <w:pPr>
              <w:jc w:val="center"/>
              <w:rPr>
                <w:rFonts w:cs="B Lotus"/>
                <w:sz w:val="28"/>
                <w:szCs w:val="28"/>
                <w:rtl/>
              </w:rPr>
            </w:pPr>
            <w:r w:rsidRPr="004A7367">
              <w:rPr>
                <w:rFonts w:cs="B Lotus"/>
                <w:rtl/>
              </w:rPr>
              <w:t>1252</w:t>
            </w:r>
          </w:p>
        </w:tc>
        <w:tc>
          <w:tcPr>
            <w:tcW w:w="1803" w:type="dxa"/>
          </w:tcPr>
          <w:p w14:paraId="60FC5F22" w14:textId="28ABBB9B" w:rsidR="004A7367" w:rsidRPr="004A7367" w:rsidRDefault="004A7367" w:rsidP="004A7367">
            <w:pPr>
              <w:jc w:val="center"/>
              <w:rPr>
                <w:rFonts w:cs="B Lotus"/>
                <w:sz w:val="28"/>
                <w:szCs w:val="28"/>
                <w:rtl/>
              </w:rPr>
            </w:pPr>
            <w:r w:rsidRPr="004A7367">
              <w:rPr>
                <w:rFonts w:cs="B Lotus" w:hint="cs"/>
                <w:rtl/>
              </w:rPr>
              <w:t>هیچرود</w:t>
            </w:r>
          </w:p>
        </w:tc>
        <w:tc>
          <w:tcPr>
            <w:tcW w:w="1803" w:type="dxa"/>
          </w:tcPr>
          <w:p w14:paraId="4CDA9376" w14:textId="5F48FEF3" w:rsidR="004A7367" w:rsidRPr="004A7367" w:rsidRDefault="004A7367" w:rsidP="004A7367">
            <w:pPr>
              <w:jc w:val="center"/>
              <w:rPr>
                <w:rFonts w:cs="B Lotus"/>
                <w:sz w:val="28"/>
                <w:szCs w:val="28"/>
                <w:rtl/>
              </w:rPr>
            </w:pPr>
            <w:r w:rsidRPr="004A7367">
              <w:rPr>
                <w:rFonts w:cs="B Lotus"/>
                <w:rtl/>
              </w:rPr>
              <w:t>21</w:t>
            </w:r>
          </w:p>
        </w:tc>
        <w:tc>
          <w:tcPr>
            <w:tcW w:w="1803" w:type="dxa"/>
          </w:tcPr>
          <w:p w14:paraId="7857F639" w14:textId="0E69A1B9"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532D15D2" w14:textId="77777777" w:rsidTr="00372823">
        <w:tc>
          <w:tcPr>
            <w:tcW w:w="1803" w:type="dxa"/>
          </w:tcPr>
          <w:p w14:paraId="1FE5D3D7" w14:textId="77777777" w:rsidR="004A7367" w:rsidRPr="004A7367" w:rsidRDefault="004A7367" w:rsidP="004A7367">
            <w:pPr>
              <w:pStyle w:val="ListParagraph"/>
              <w:numPr>
                <w:ilvl w:val="0"/>
                <w:numId w:val="63"/>
              </w:numPr>
              <w:bidi/>
              <w:jc w:val="center"/>
              <w:rPr>
                <w:rFonts w:cs="B Lotus"/>
                <w:rtl/>
              </w:rPr>
            </w:pPr>
          </w:p>
        </w:tc>
        <w:tc>
          <w:tcPr>
            <w:tcW w:w="1803" w:type="dxa"/>
          </w:tcPr>
          <w:p w14:paraId="104B73A6" w14:textId="056DE9D6" w:rsidR="004A7367" w:rsidRPr="004A7367" w:rsidRDefault="004A7367" w:rsidP="004A7367">
            <w:pPr>
              <w:jc w:val="center"/>
              <w:rPr>
                <w:rFonts w:cs="B Lotus"/>
                <w:sz w:val="28"/>
                <w:szCs w:val="28"/>
                <w:rtl/>
              </w:rPr>
            </w:pPr>
            <w:r w:rsidRPr="004A7367">
              <w:rPr>
                <w:rFonts w:cs="B Lotus"/>
                <w:rtl/>
              </w:rPr>
              <w:t>1441</w:t>
            </w:r>
          </w:p>
        </w:tc>
        <w:tc>
          <w:tcPr>
            <w:tcW w:w="1803" w:type="dxa"/>
          </w:tcPr>
          <w:p w14:paraId="39A06F76" w14:textId="64B06FFC" w:rsidR="004A7367" w:rsidRPr="004A7367" w:rsidRDefault="004A7367" w:rsidP="004A7367">
            <w:pPr>
              <w:jc w:val="center"/>
              <w:rPr>
                <w:rFonts w:cs="B Lotus"/>
                <w:sz w:val="28"/>
                <w:szCs w:val="28"/>
                <w:rtl/>
              </w:rPr>
            </w:pPr>
            <w:r w:rsidRPr="004A7367">
              <w:rPr>
                <w:rFonts w:cs="B Lotus" w:hint="cs"/>
                <w:rtl/>
              </w:rPr>
              <w:t>پول</w:t>
            </w:r>
          </w:p>
        </w:tc>
        <w:tc>
          <w:tcPr>
            <w:tcW w:w="1803" w:type="dxa"/>
          </w:tcPr>
          <w:p w14:paraId="5AE0D8A2" w14:textId="5FC50E0E" w:rsidR="004A7367" w:rsidRPr="004A7367" w:rsidRDefault="004A7367" w:rsidP="004A7367">
            <w:pPr>
              <w:jc w:val="center"/>
              <w:rPr>
                <w:rFonts w:cs="B Lotus"/>
                <w:sz w:val="28"/>
                <w:szCs w:val="28"/>
                <w:rtl/>
              </w:rPr>
            </w:pPr>
            <w:r w:rsidRPr="004A7367">
              <w:rPr>
                <w:rFonts w:cs="B Lotus"/>
                <w:rtl/>
              </w:rPr>
              <w:t>21</w:t>
            </w:r>
          </w:p>
        </w:tc>
        <w:tc>
          <w:tcPr>
            <w:tcW w:w="1803" w:type="dxa"/>
          </w:tcPr>
          <w:p w14:paraId="7EE3A5B9" w14:textId="25B9246D"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20169779" w14:textId="77777777" w:rsidTr="00372823">
        <w:tc>
          <w:tcPr>
            <w:tcW w:w="1803" w:type="dxa"/>
          </w:tcPr>
          <w:p w14:paraId="4CE8F4C5" w14:textId="77777777" w:rsidR="004A7367" w:rsidRPr="004A7367" w:rsidRDefault="004A7367" w:rsidP="004A7367">
            <w:pPr>
              <w:pStyle w:val="ListParagraph"/>
              <w:numPr>
                <w:ilvl w:val="0"/>
                <w:numId w:val="63"/>
              </w:numPr>
              <w:bidi/>
              <w:jc w:val="center"/>
              <w:rPr>
                <w:rFonts w:cs="B Lotus"/>
                <w:rtl/>
              </w:rPr>
            </w:pPr>
          </w:p>
        </w:tc>
        <w:tc>
          <w:tcPr>
            <w:tcW w:w="1803" w:type="dxa"/>
          </w:tcPr>
          <w:p w14:paraId="03AB026B" w14:textId="4AB72E4E" w:rsidR="004A7367" w:rsidRPr="004A7367" w:rsidRDefault="004A7367" w:rsidP="004A7367">
            <w:pPr>
              <w:jc w:val="center"/>
              <w:rPr>
                <w:rFonts w:cs="B Lotus"/>
                <w:sz w:val="28"/>
                <w:szCs w:val="28"/>
                <w:rtl/>
              </w:rPr>
            </w:pPr>
            <w:r w:rsidRPr="004A7367">
              <w:rPr>
                <w:rFonts w:cs="B Lotus"/>
                <w:rtl/>
              </w:rPr>
              <w:t>1442</w:t>
            </w:r>
          </w:p>
        </w:tc>
        <w:tc>
          <w:tcPr>
            <w:tcW w:w="1803" w:type="dxa"/>
          </w:tcPr>
          <w:p w14:paraId="52887047" w14:textId="707855D4" w:rsidR="004A7367" w:rsidRPr="004A7367" w:rsidRDefault="004A7367" w:rsidP="004A7367">
            <w:pPr>
              <w:jc w:val="center"/>
              <w:rPr>
                <w:rFonts w:cs="B Lotus"/>
                <w:sz w:val="28"/>
                <w:szCs w:val="28"/>
                <w:rtl/>
              </w:rPr>
            </w:pPr>
            <w:r w:rsidRPr="004A7367">
              <w:rPr>
                <w:rFonts w:cs="B Lotus" w:hint="cs"/>
                <w:rtl/>
              </w:rPr>
              <w:t>مرزیکلا</w:t>
            </w:r>
          </w:p>
        </w:tc>
        <w:tc>
          <w:tcPr>
            <w:tcW w:w="1803" w:type="dxa"/>
          </w:tcPr>
          <w:p w14:paraId="5748307A" w14:textId="53818AA5" w:rsidR="004A7367" w:rsidRPr="004A7367" w:rsidRDefault="004A7367" w:rsidP="004A7367">
            <w:pPr>
              <w:jc w:val="center"/>
              <w:rPr>
                <w:rFonts w:cs="B Lotus"/>
                <w:sz w:val="28"/>
                <w:szCs w:val="28"/>
                <w:rtl/>
              </w:rPr>
            </w:pPr>
            <w:r w:rsidRPr="004A7367">
              <w:rPr>
                <w:rFonts w:cs="B Lotus"/>
                <w:rtl/>
              </w:rPr>
              <w:t>21</w:t>
            </w:r>
          </w:p>
        </w:tc>
        <w:tc>
          <w:tcPr>
            <w:tcW w:w="1803" w:type="dxa"/>
          </w:tcPr>
          <w:p w14:paraId="0778AC9D" w14:textId="2BB0B3AF"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3B8B26D8" w14:textId="77777777" w:rsidTr="00372823">
        <w:tc>
          <w:tcPr>
            <w:tcW w:w="1803" w:type="dxa"/>
          </w:tcPr>
          <w:p w14:paraId="31BCFAE4" w14:textId="77777777" w:rsidR="004A7367" w:rsidRPr="004A7367" w:rsidRDefault="004A7367" w:rsidP="004A7367">
            <w:pPr>
              <w:pStyle w:val="ListParagraph"/>
              <w:numPr>
                <w:ilvl w:val="0"/>
                <w:numId w:val="63"/>
              </w:numPr>
              <w:bidi/>
              <w:jc w:val="center"/>
              <w:rPr>
                <w:rFonts w:cs="B Lotus"/>
                <w:rtl/>
              </w:rPr>
            </w:pPr>
          </w:p>
        </w:tc>
        <w:tc>
          <w:tcPr>
            <w:tcW w:w="1803" w:type="dxa"/>
          </w:tcPr>
          <w:p w14:paraId="1DBDB5FB" w14:textId="34EA0EF3" w:rsidR="004A7367" w:rsidRPr="004A7367" w:rsidRDefault="004A7367" w:rsidP="004A7367">
            <w:pPr>
              <w:jc w:val="center"/>
              <w:rPr>
                <w:rFonts w:cs="B Lotus"/>
                <w:sz w:val="28"/>
                <w:szCs w:val="28"/>
                <w:rtl/>
              </w:rPr>
            </w:pPr>
            <w:r w:rsidRPr="004A7367">
              <w:rPr>
                <w:rFonts w:cs="B Lotus"/>
                <w:rtl/>
              </w:rPr>
              <w:t>1443</w:t>
            </w:r>
          </w:p>
        </w:tc>
        <w:tc>
          <w:tcPr>
            <w:tcW w:w="1803" w:type="dxa"/>
          </w:tcPr>
          <w:p w14:paraId="11FB1A6E" w14:textId="124C59F8" w:rsidR="004A7367" w:rsidRPr="004A7367" w:rsidRDefault="004A7367" w:rsidP="004A7367">
            <w:pPr>
              <w:jc w:val="center"/>
              <w:rPr>
                <w:rFonts w:cs="B Lotus"/>
                <w:sz w:val="28"/>
                <w:szCs w:val="28"/>
                <w:rtl/>
              </w:rPr>
            </w:pPr>
            <w:r w:rsidRPr="004A7367">
              <w:rPr>
                <w:rFonts w:cs="B Lotus" w:hint="cs"/>
                <w:rtl/>
              </w:rPr>
              <w:t>گتاب</w:t>
            </w:r>
          </w:p>
        </w:tc>
        <w:tc>
          <w:tcPr>
            <w:tcW w:w="1803" w:type="dxa"/>
          </w:tcPr>
          <w:p w14:paraId="6931A2EF" w14:textId="162442D5" w:rsidR="004A7367" w:rsidRPr="004A7367" w:rsidRDefault="004A7367" w:rsidP="004A7367">
            <w:pPr>
              <w:jc w:val="center"/>
              <w:rPr>
                <w:rFonts w:cs="B Lotus"/>
                <w:sz w:val="28"/>
                <w:szCs w:val="28"/>
                <w:rtl/>
              </w:rPr>
            </w:pPr>
            <w:r w:rsidRPr="004A7367">
              <w:rPr>
                <w:rFonts w:cs="B Lotus"/>
                <w:rtl/>
              </w:rPr>
              <w:t>21</w:t>
            </w:r>
          </w:p>
        </w:tc>
        <w:tc>
          <w:tcPr>
            <w:tcW w:w="1803" w:type="dxa"/>
          </w:tcPr>
          <w:p w14:paraId="304494C6" w14:textId="0824A0A7"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4430AD56" w14:textId="77777777" w:rsidTr="00372823">
        <w:tc>
          <w:tcPr>
            <w:tcW w:w="1803" w:type="dxa"/>
          </w:tcPr>
          <w:p w14:paraId="0A97B465" w14:textId="77777777" w:rsidR="004A7367" w:rsidRPr="004A7367" w:rsidRDefault="004A7367" w:rsidP="004A7367">
            <w:pPr>
              <w:pStyle w:val="ListParagraph"/>
              <w:numPr>
                <w:ilvl w:val="0"/>
                <w:numId w:val="63"/>
              </w:numPr>
              <w:bidi/>
              <w:jc w:val="center"/>
              <w:rPr>
                <w:rFonts w:cs="B Lotus"/>
                <w:rtl/>
              </w:rPr>
            </w:pPr>
          </w:p>
        </w:tc>
        <w:tc>
          <w:tcPr>
            <w:tcW w:w="1803" w:type="dxa"/>
          </w:tcPr>
          <w:p w14:paraId="645DFE83" w14:textId="0033CDC9" w:rsidR="004A7367" w:rsidRPr="004A7367" w:rsidRDefault="004A7367" w:rsidP="004A7367">
            <w:pPr>
              <w:jc w:val="center"/>
              <w:rPr>
                <w:rFonts w:cs="B Lotus"/>
                <w:sz w:val="28"/>
                <w:szCs w:val="28"/>
                <w:rtl/>
              </w:rPr>
            </w:pPr>
            <w:r w:rsidRPr="004A7367">
              <w:rPr>
                <w:rFonts w:cs="B Lotus"/>
                <w:rtl/>
              </w:rPr>
              <w:t>1454</w:t>
            </w:r>
          </w:p>
        </w:tc>
        <w:tc>
          <w:tcPr>
            <w:tcW w:w="1803" w:type="dxa"/>
          </w:tcPr>
          <w:p w14:paraId="04F9E3D3" w14:textId="5E6A4473" w:rsidR="004A7367" w:rsidRPr="004A7367" w:rsidRDefault="004A7367" w:rsidP="004A7367">
            <w:pPr>
              <w:jc w:val="center"/>
              <w:rPr>
                <w:rFonts w:cs="B Lotus"/>
                <w:sz w:val="28"/>
                <w:szCs w:val="28"/>
                <w:rtl/>
              </w:rPr>
            </w:pPr>
            <w:r w:rsidRPr="004A7367">
              <w:rPr>
                <w:rFonts w:cs="B Lotus" w:hint="cs"/>
                <w:rtl/>
              </w:rPr>
              <w:t>زرگرمحله</w:t>
            </w:r>
          </w:p>
        </w:tc>
        <w:tc>
          <w:tcPr>
            <w:tcW w:w="1803" w:type="dxa"/>
          </w:tcPr>
          <w:p w14:paraId="01A5CF47" w14:textId="2DD0E4F8" w:rsidR="004A7367" w:rsidRPr="004A7367" w:rsidRDefault="004A7367" w:rsidP="004A7367">
            <w:pPr>
              <w:jc w:val="center"/>
              <w:rPr>
                <w:rFonts w:cs="B Lotus"/>
                <w:sz w:val="28"/>
                <w:szCs w:val="28"/>
                <w:rtl/>
              </w:rPr>
            </w:pPr>
            <w:r w:rsidRPr="004A7367">
              <w:rPr>
                <w:rFonts w:cs="B Lotus"/>
                <w:rtl/>
              </w:rPr>
              <w:t>21</w:t>
            </w:r>
          </w:p>
        </w:tc>
        <w:tc>
          <w:tcPr>
            <w:tcW w:w="1803" w:type="dxa"/>
          </w:tcPr>
          <w:p w14:paraId="510D7E0E" w14:textId="41ECC341"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4D767868" w14:textId="77777777" w:rsidTr="00372823">
        <w:tc>
          <w:tcPr>
            <w:tcW w:w="1803" w:type="dxa"/>
          </w:tcPr>
          <w:p w14:paraId="35305B8F" w14:textId="77777777" w:rsidR="004A7367" w:rsidRPr="004A7367" w:rsidRDefault="004A7367" w:rsidP="004A7367">
            <w:pPr>
              <w:pStyle w:val="ListParagraph"/>
              <w:numPr>
                <w:ilvl w:val="0"/>
                <w:numId w:val="63"/>
              </w:numPr>
              <w:bidi/>
              <w:jc w:val="center"/>
              <w:rPr>
                <w:rFonts w:cs="B Lotus"/>
                <w:rtl/>
              </w:rPr>
            </w:pPr>
          </w:p>
        </w:tc>
        <w:tc>
          <w:tcPr>
            <w:tcW w:w="1803" w:type="dxa"/>
          </w:tcPr>
          <w:p w14:paraId="1A76921D" w14:textId="330B6131" w:rsidR="004A7367" w:rsidRPr="004A7367" w:rsidRDefault="004A7367" w:rsidP="004A7367">
            <w:pPr>
              <w:jc w:val="center"/>
              <w:rPr>
                <w:rFonts w:cs="B Lotus"/>
                <w:sz w:val="28"/>
                <w:szCs w:val="28"/>
                <w:rtl/>
              </w:rPr>
            </w:pPr>
            <w:r w:rsidRPr="004A7367">
              <w:rPr>
                <w:rFonts w:cs="B Lotus"/>
                <w:rtl/>
              </w:rPr>
              <w:t>1588</w:t>
            </w:r>
          </w:p>
        </w:tc>
        <w:tc>
          <w:tcPr>
            <w:tcW w:w="1803" w:type="dxa"/>
          </w:tcPr>
          <w:p w14:paraId="51D01C27" w14:textId="569C60B4" w:rsidR="004A7367" w:rsidRPr="004A7367" w:rsidRDefault="004A7367" w:rsidP="004A7367">
            <w:pPr>
              <w:jc w:val="center"/>
              <w:rPr>
                <w:rFonts w:cs="B Lotus"/>
                <w:sz w:val="28"/>
                <w:szCs w:val="28"/>
                <w:rtl/>
              </w:rPr>
            </w:pPr>
            <w:r w:rsidRPr="004A7367">
              <w:rPr>
                <w:rFonts w:cs="B Lotus" w:hint="cs"/>
                <w:rtl/>
              </w:rPr>
              <w:t>كوهي</w:t>
            </w:r>
            <w:r w:rsidRPr="004A7367">
              <w:rPr>
                <w:rFonts w:cs="B Lotus"/>
                <w:rtl/>
              </w:rPr>
              <w:t xml:space="preserve"> </w:t>
            </w:r>
            <w:r w:rsidRPr="004A7367">
              <w:rPr>
                <w:rFonts w:cs="B Lotus" w:hint="cs"/>
                <w:rtl/>
              </w:rPr>
              <w:t>خيل</w:t>
            </w:r>
          </w:p>
        </w:tc>
        <w:tc>
          <w:tcPr>
            <w:tcW w:w="1803" w:type="dxa"/>
          </w:tcPr>
          <w:p w14:paraId="37D4F828" w14:textId="4836B34E" w:rsidR="004A7367" w:rsidRPr="004A7367" w:rsidRDefault="004A7367" w:rsidP="004A7367">
            <w:pPr>
              <w:jc w:val="center"/>
              <w:rPr>
                <w:rFonts w:cs="B Lotus"/>
                <w:sz w:val="28"/>
                <w:szCs w:val="28"/>
                <w:rtl/>
              </w:rPr>
            </w:pPr>
            <w:r w:rsidRPr="004A7367">
              <w:rPr>
                <w:rFonts w:cs="B Lotus"/>
                <w:rtl/>
              </w:rPr>
              <w:t>21</w:t>
            </w:r>
          </w:p>
        </w:tc>
        <w:tc>
          <w:tcPr>
            <w:tcW w:w="1803" w:type="dxa"/>
          </w:tcPr>
          <w:p w14:paraId="0040F745" w14:textId="75898FF9"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5E5AC664" w14:textId="77777777" w:rsidTr="00372823">
        <w:tc>
          <w:tcPr>
            <w:tcW w:w="1803" w:type="dxa"/>
          </w:tcPr>
          <w:p w14:paraId="66162EA9" w14:textId="77777777" w:rsidR="004A7367" w:rsidRPr="004A7367" w:rsidRDefault="004A7367" w:rsidP="004A7367">
            <w:pPr>
              <w:pStyle w:val="ListParagraph"/>
              <w:numPr>
                <w:ilvl w:val="0"/>
                <w:numId w:val="63"/>
              </w:numPr>
              <w:bidi/>
              <w:jc w:val="center"/>
              <w:rPr>
                <w:rFonts w:cs="B Lotus"/>
                <w:rtl/>
              </w:rPr>
            </w:pPr>
          </w:p>
        </w:tc>
        <w:tc>
          <w:tcPr>
            <w:tcW w:w="1803" w:type="dxa"/>
          </w:tcPr>
          <w:p w14:paraId="54F6067F" w14:textId="39653F17" w:rsidR="004A7367" w:rsidRPr="004A7367" w:rsidRDefault="004A7367" w:rsidP="004A7367">
            <w:pPr>
              <w:jc w:val="center"/>
              <w:rPr>
                <w:rFonts w:cs="B Lotus"/>
                <w:sz w:val="28"/>
                <w:szCs w:val="28"/>
                <w:rtl/>
              </w:rPr>
            </w:pPr>
            <w:r w:rsidRPr="004A7367">
              <w:rPr>
                <w:rFonts w:cs="B Lotus"/>
                <w:rtl/>
              </w:rPr>
              <w:t>1589</w:t>
            </w:r>
          </w:p>
        </w:tc>
        <w:tc>
          <w:tcPr>
            <w:tcW w:w="1803" w:type="dxa"/>
          </w:tcPr>
          <w:p w14:paraId="7D64125F" w14:textId="7C32241A" w:rsidR="004A7367" w:rsidRPr="004A7367" w:rsidRDefault="004A7367" w:rsidP="004A7367">
            <w:pPr>
              <w:jc w:val="center"/>
              <w:rPr>
                <w:rFonts w:cs="B Lotus"/>
                <w:sz w:val="28"/>
                <w:szCs w:val="28"/>
                <w:rtl/>
              </w:rPr>
            </w:pPr>
            <w:r w:rsidRPr="004A7367">
              <w:rPr>
                <w:rFonts w:cs="B Lotus" w:hint="cs"/>
                <w:rtl/>
              </w:rPr>
              <w:t>هادي</w:t>
            </w:r>
            <w:r w:rsidRPr="004A7367">
              <w:rPr>
                <w:rFonts w:cs="B Lotus"/>
                <w:rtl/>
              </w:rPr>
              <w:t xml:space="preserve"> </w:t>
            </w:r>
            <w:r w:rsidRPr="004A7367">
              <w:rPr>
                <w:rFonts w:cs="B Lotus" w:hint="cs"/>
                <w:rtl/>
              </w:rPr>
              <w:t>شهر</w:t>
            </w:r>
          </w:p>
        </w:tc>
        <w:tc>
          <w:tcPr>
            <w:tcW w:w="1803" w:type="dxa"/>
          </w:tcPr>
          <w:p w14:paraId="0321B75C" w14:textId="2A9FF5FA" w:rsidR="004A7367" w:rsidRPr="004A7367" w:rsidRDefault="004A7367" w:rsidP="004A7367">
            <w:pPr>
              <w:jc w:val="center"/>
              <w:rPr>
                <w:rFonts w:cs="B Lotus"/>
                <w:sz w:val="28"/>
                <w:szCs w:val="28"/>
                <w:rtl/>
              </w:rPr>
            </w:pPr>
            <w:r w:rsidRPr="004A7367">
              <w:rPr>
                <w:rFonts w:cs="B Lotus"/>
                <w:rtl/>
              </w:rPr>
              <w:t>21</w:t>
            </w:r>
          </w:p>
        </w:tc>
        <w:tc>
          <w:tcPr>
            <w:tcW w:w="1803" w:type="dxa"/>
          </w:tcPr>
          <w:p w14:paraId="3F83E6D0" w14:textId="55AC4D76"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294F8197" w14:textId="77777777" w:rsidTr="00372823">
        <w:tc>
          <w:tcPr>
            <w:tcW w:w="1803" w:type="dxa"/>
          </w:tcPr>
          <w:p w14:paraId="7D7DB565" w14:textId="77777777" w:rsidR="004A7367" w:rsidRPr="004A7367" w:rsidRDefault="004A7367" w:rsidP="004A7367">
            <w:pPr>
              <w:pStyle w:val="ListParagraph"/>
              <w:numPr>
                <w:ilvl w:val="0"/>
                <w:numId w:val="63"/>
              </w:numPr>
              <w:bidi/>
              <w:jc w:val="center"/>
              <w:rPr>
                <w:rFonts w:cs="B Lotus"/>
                <w:rtl/>
              </w:rPr>
            </w:pPr>
          </w:p>
        </w:tc>
        <w:tc>
          <w:tcPr>
            <w:tcW w:w="1803" w:type="dxa"/>
          </w:tcPr>
          <w:p w14:paraId="5B79CD28" w14:textId="4E24994F" w:rsidR="004A7367" w:rsidRPr="004A7367" w:rsidRDefault="004A7367" w:rsidP="004A7367">
            <w:pPr>
              <w:jc w:val="center"/>
              <w:rPr>
                <w:rFonts w:cs="B Lotus"/>
                <w:sz w:val="28"/>
                <w:szCs w:val="28"/>
                <w:rtl/>
              </w:rPr>
            </w:pPr>
            <w:r w:rsidRPr="004A7367">
              <w:rPr>
                <w:rFonts w:cs="B Lotus"/>
                <w:rtl/>
              </w:rPr>
              <w:t>1590</w:t>
            </w:r>
          </w:p>
        </w:tc>
        <w:tc>
          <w:tcPr>
            <w:tcW w:w="1803" w:type="dxa"/>
          </w:tcPr>
          <w:p w14:paraId="6AC067C6" w14:textId="6D1A45B0" w:rsidR="004A7367" w:rsidRPr="004A7367" w:rsidRDefault="004A7367" w:rsidP="004A7367">
            <w:pPr>
              <w:jc w:val="center"/>
              <w:rPr>
                <w:rFonts w:cs="B Lotus"/>
                <w:sz w:val="28"/>
                <w:szCs w:val="28"/>
                <w:rtl/>
              </w:rPr>
            </w:pPr>
            <w:r w:rsidRPr="004A7367">
              <w:rPr>
                <w:rFonts w:cs="B Lotus" w:hint="cs"/>
                <w:rtl/>
              </w:rPr>
              <w:t>ارطه</w:t>
            </w:r>
          </w:p>
        </w:tc>
        <w:tc>
          <w:tcPr>
            <w:tcW w:w="1803" w:type="dxa"/>
          </w:tcPr>
          <w:p w14:paraId="7259F483" w14:textId="23F0508C" w:rsidR="004A7367" w:rsidRPr="004A7367" w:rsidRDefault="004A7367" w:rsidP="004A7367">
            <w:pPr>
              <w:jc w:val="center"/>
              <w:rPr>
                <w:rFonts w:cs="B Lotus"/>
                <w:sz w:val="28"/>
                <w:szCs w:val="28"/>
                <w:rtl/>
              </w:rPr>
            </w:pPr>
            <w:r w:rsidRPr="004A7367">
              <w:rPr>
                <w:rFonts w:cs="B Lotus"/>
                <w:rtl/>
              </w:rPr>
              <w:t>21</w:t>
            </w:r>
          </w:p>
        </w:tc>
        <w:tc>
          <w:tcPr>
            <w:tcW w:w="1803" w:type="dxa"/>
          </w:tcPr>
          <w:p w14:paraId="000640C7" w14:textId="554EDC01"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3E47B8A5" w14:textId="77777777" w:rsidTr="00372823">
        <w:tc>
          <w:tcPr>
            <w:tcW w:w="1803" w:type="dxa"/>
          </w:tcPr>
          <w:p w14:paraId="01B3A65C" w14:textId="77777777" w:rsidR="004A7367" w:rsidRPr="004A7367" w:rsidRDefault="004A7367" w:rsidP="004A7367">
            <w:pPr>
              <w:pStyle w:val="ListParagraph"/>
              <w:numPr>
                <w:ilvl w:val="0"/>
                <w:numId w:val="63"/>
              </w:numPr>
              <w:bidi/>
              <w:jc w:val="center"/>
              <w:rPr>
                <w:rFonts w:cs="B Lotus"/>
                <w:rtl/>
              </w:rPr>
            </w:pPr>
          </w:p>
        </w:tc>
        <w:tc>
          <w:tcPr>
            <w:tcW w:w="1803" w:type="dxa"/>
          </w:tcPr>
          <w:p w14:paraId="6A2B40A2" w14:textId="4D5B07B3" w:rsidR="004A7367" w:rsidRPr="004A7367" w:rsidRDefault="004A7367" w:rsidP="004A7367">
            <w:pPr>
              <w:jc w:val="center"/>
              <w:rPr>
                <w:rFonts w:cs="B Lotus"/>
                <w:sz w:val="28"/>
                <w:szCs w:val="28"/>
                <w:rtl/>
              </w:rPr>
            </w:pPr>
            <w:r w:rsidRPr="004A7367">
              <w:rPr>
                <w:rFonts w:cs="B Lotus"/>
                <w:rtl/>
              </w:rPr>
              <w:t>1591</w:t>
            </w:r>
          </w:p>
        </w:tc>
        <w:tc>
          <w:tcPr>
            <w:tcW w:w="1803" w:type="dxa"/>
          </w:tcPr>
          <w:p w14:paraId="185B791F" w14:textId="3843491A" w:rsidR="004A7367" w:rsidRPr="004A7367" w:rsidRDefault="004A7367" w:rsidP="004A7367">
            <w:pPr>
              <w:jc w:val="center"/>
              <w:rPr>
                <w:rFonts w:cs="B Lotus"/>
                <w:sz w:val="28"/>
                <w:szCs w:val="28"/>
                <w:rtl/>
              </w:rPr>
            </w:pPr>
            <w:r w:rsidRPr="004A7367">
              <w:rPr>
                <w:rFonts w:cs="B Lotus" w:hint="cs"/>
                <w:rtl/>
              </w:rPr>
              <w:t>فريم</w:t>
            </w:r>
          </w:p>
        </w:tc>
        <w:tc>
          <w:tcPr>
            <w:tcW w:w="1803" w:type="dxa"/>
          </w:tcPr>
          <w:p w14:paraId="08424DD1" w14:textId="08583394" w:rsidR="004A7367" w:rsidRPr="004A7367" w:rsidRDefault="004A7367" w:rsidP="004A7367">
            <w:pPr>
              <w:jc w:val="center"/>
              <w:rPr>
                <w:rFonts w:cs="B Lotus"/>
                <w:sz w:val="28"/>
                <w:szCs w:val="28"/>
                <w:rtl/>
              </w:rPr>
            </w:pPr>
            <w:r w:rsidRPr="004A7367">
              <w:rPr>
                <w:rFonts w:cs="B Lotus"/>
                <w:rtl/>
              </w:rPr>
              <w:t>21</w:t>
            </w:r>
          </w:p>
        </w:tc>
        <w:tc>
          <w:tcPr>
            <w:tcW w:w="1803" w:type="dxa"/>
          </w:tcPr>
          <w:p w14:paraId="72AFFD33" w14:textId="3ABF7308"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688ACEE5" w14:textId="77777777" w:rsidTr="00372823">
        <w:tc>
          <w:tcPr>
            <w:tcW w:w="1803" w:type="dxa"/>
          </w:tcPr>
          <w:p w14:paraId="30D7ED80" w14:textId="77777777" w:rsidR="004A7367" w:rsidRPr="004A7367" w:rsidRDefault="004A7367" w:rsidP="004A7367">
            <w:pPr>
              <w:pStyle w:val="ListParagraph"/>
              <w:numPr>
                <w:ilvl w:val="0"/>
                <w:numId w:val="63"/>
              </w:numPr>
              <w:bidi/>
              <w:jc w:val="center"/>
              <w:rPr>
                <w:rFonts w:cs="B Lotus"/>
                <w:rtl/>
              </w:rPr>
            </w:pPr>
          </w:p>
        </w:tc>
        <w:tc>
          <w:tcPr>
            <w:tcW w:w="1803" w:type="dxa"/>
          </w:tcPr>
          <w:p w14:paraId="6083681B" w14:textId="5DACD192" w:rsidR="004A7367" w:rsidRPr="004A7367" w:rsidRDefault="004A7367" w:rsidP="004A7367">
            <w:pPr>
              <w:jc w:val="center"/>
              <w:rPr>
                <w:rFonts w:cs="B Lotus"/>
                <w:sz w:val="28"/>
                <w:szCs w:val="28"/>
                <w:rtl/>
              </w:rPr>
            </w:pPr>
            <w:r w:rsidRPr="004A7367">
              <w:rPr>
                <w:rFonts w:cs="B Lotus"/>
                <w:rtl/>
              </w:rPr>
              <w:t>1592</w:t>
            </w:r>
          </w:p>
        </w:tc>
        <w:tc>
          <w:tcPr>
            <w:tcW w:w="1803" w:type="dxa"/>
          </w:tcPr>
          <w:p w14:paraId="2C3DCFAB" w14:textId="49F0BBCF" w:rsidR="004A7367" w:rsidRPr="004A7367" w:rsidRDefault="004A7367" w:rsidP="004A7367">
            <w:pPr>
              <w:jc w:val="center"/>
              <w:rPr>
                <w:rFonts w:cs="B Lotus"/>
                <w:sz w:val="28"/>
                <w:szCs w:val="28"/>
                <w:rtl/>
              </w:rPr>
            </w:pPr>
            <w:r w:rsidRPr="004A7367">
              <w:rPr>
                <w:rFonts w:cs="B Lotus" w:hint="cs"/>
                <w:rtl/>
              </w:rPr>
              <w:t>خوش</w:t>
            </w:r>
            <w:r w:rsidRPr="004A7367">
              <w:rPr>
                <w:rFonts w:cs="B Lotus"/>
                <w:rtl/>
              </w:rPr>
              <w:t xml:space="preserve"> </w:t>
            </w:r>
            <w:r w:rsidRPr="004A7367">
              <w:rPr>
                <w:rFonts w:cs="B Lotus" w:hint="cs"/>
                <w:rtl/>
              </w:rPr>
              <w:t>رودپي</w:t>
            </w:r>
          </w:p>
        </w:tc>
        <w:tc>
          <w:tcPr>
            <w:tcW w:w="1803" w:type="dxa"/>
          </w:tcPr>
          <w:p w14:paraId="5A549043" w14:textId="3361D203" w:rsidR="004A7367" w:rsidRPr="004A7367" w:rsidRDefault="004A7367" w:rsidP="004A7367">
            <w:pPr>
              <w:jc w:val="center"/>
              <w:rPr>
                <w:rFonts w:cs="B Lotus"/>
                <w:sz w:val="28"/>
                <w:szCs w:val="28"/>
                <w:rtl/>
              </w:rPr>
            </w:pPr>
            <w:r w:rsidRPr="004A7367">
              <w:rPr>
                <w:rFonts w:cs="B Lotus"/>
                <w:rtl/>
              </w:rPr>
              <w:t>21</w:t>
            </w:r>
          </w:p>
        </w:tc>
        <w:tc>
          <w:tcPr>
            <w:tcW w:w="1803" w:type="dxa"/>
          </w:tcPr>
          <w:p w14:paraId="792F3C91" w14:textId="4AC28073"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4D8D6F05" w14:textId="77777777" w:rsidTr="00372823">
        <w:tc>
          <w:tcPr>
            <w:tcW w:w="1803" w:type="dxa"/>
          </w:tcPr>
          <w:p w14:paraId="4DBF54A8" w14:textId="77777777" w:rsidR="004A7367" w:rsidRPr="004A7367" w:rsidRDefault="004A7367" w:rsidP="004A7367">
            <w:pPr>
              <w:pStyle w:val="ListParagraph"/>
              <w:numPr>
                <w:ilvl w:val="0"/>
                <w:numId w:val="63"/>
              </w:numPr>
              <w:bidi/>
              <w:jc w:val="center"/>
              <w:rPr>
                <w:rFonts w:cs="B Lotus"/>
                <w:rtl/>
              </w:rPr>
            </w:pPr>
          </w:p>
        </w:tc>
        <w:tc>
          <w:tcPr>
            <w:tcW w:w="1803" w:type="dxa"/>
          </w:tcPr>
          <w:p w14:paraId="303006F3" w14:textId="22C6A0EF" w:rsidR="004A7367" w:rsidRPr="004A7367" w:rsidRDefault="004A7367" w:rsidP="004A7367">
            <w:pPr>
              <w:jc w:val="center"/>
              <w:rPr>
                <w:rFonts w:cs="B Lotus"/>
                <w:sz w:val="28"/>
                <w:szCs w:val="28"/>
                <w:rtl/>
              </w:rPr>
            </w:pPr>
            <w:r w:rsidRPr="004A7367">
              <w:rPr>
                <w:rFonts w:cs="B Lotus"/>
                <w:rtl/>
              </w:rPr>
              <w:t>1593</w:t>
            </w:r>
          </w:p>
        </w:tc>
        <w:tc>
          <w:tcPr>
            <w:tcW w:w="1803" w:type="dxa"/>
          </w:tcPr>
          <w:p w14:paraId="3D87775D" w14:textId="3918AC8B" w:rsidR="004A7367" w:rsidRPr="004A7367" w:rsidRDefault="004A7367" w:rsidP="004A7367">
            <w:pPr>
              <w:jc w:val="center"/>
              <w:rPr>
                <w:rFonts w:cs="B Lotus"/>
                <w:sz w:val="28"/>
                <w:szCs w:val="28"/>
                <w:rtl/>
              </w:rPr>
            </w:pPr>
            <w:r w:rsidRPr="004A7367">
              <w:rPr>
                <w:rFonts w:cs="B Lotus" w:hint="cs"/>
                <w:rtl/>
              </w:rPr>
              <w:t>امامزاده</w:t>
            </w:r>
            <w:r w:rsidRPr="004A7367">
              <w:rPr>
                <w:rFonts w:cs="B Lotus"/>
                <w:rtl/>
              </w:rPr>
              <w:t xml:space="preserve"> </w:t>
            </w:r>
            <w:r w:rsidRPr="004A7367">
              <w:rPr>
                <w:rFonts w:cs="B Lotus" w:hint="cs"/>
                <w:rtl/>
              </w:rPr>
              <w:t>عبدالله</w:t>
            </w:r>
          </w:p>
        </w:tc>
        <w:tc>
          <w:tcPr>
            <w:tcW w:w="1803" w:type="dxa"/>
          </w:tcPr>
          <w:p w14:paraId="10FAF185" w14:textId="02A0216C" w:rsidR="004A7367" w:rsidRPr="004A7367" w:rsidRDefault="004A7367" w:rsidP="004A7367">
            <w:pPr>
              <w:jc w:val="center"/>
              <w:rPr>
                <w:rFonts w:cs="B Lotus"/>
                <w:sz w:val="28"/>
                <w:szCs w:val="28"/>
                <w:rtl/>
              </w:rPr>
            </w:pPr>
            <w:r w:rsidRPr="004A7367">
              <w:rPr>
                <w:rFonts w:cs="B Lotus"/>
                <w:rtl/>
              </w:rPr>
              <w:t>21</w:t>
            </w:r>
          </w:p>
        </w:tc>
        <w:tc>
          <w:tcPr>
            <w:tcW w:w="1803" w:type="dxa"/>
          </w:tcPr>
          <w:p w14:paraId="061040C7" w14:textId="542EE64E"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165DE993" w14:textId="77777777" w:rsidTr="00372823">
        <w:tc>
          <w:tcPr>
            <w:tcW w:w="1803" w:type="dxa"/>
          </w:tcPr>
          <w:p w14:paraId="15029FFB" w14:textId="77777777" w:rsidR="004A7367" w:rsidRPr="004A7367" w:rsidRDefault="004A7367" w:rsidP="004A7367">
            <w:pPr>
              <w:pStyle w:val="ListParagraph"/>
              <w:numPr>
                <w:ilvl w:val="0"/>
                <w:numId w:val="63"/>
              </w:numPr>
              <w:bidi/>
              <w:jc w:val="center"/>
              <w:rPr>
                <w:rFonts w:cs="B Lotus"/>
                <w:rtl/>
              </w:rPr>
            </w:pPr>
          </w:p>
        </w:tc>
        <w:tc>
          <w:tcPr>
            <w:tcW w:w="1803" w:type="dxa"/>
          </w:tcPr>
          <w:p w14:paraId="45E8EE3B" w14:textId="26460F6A" w:rsidR="004A7367" w:rsidRPr="004A7367" w:rsidRDefault="004A7367" w:rsidP="004A7367">
            <w:pPr>
              <w:jc w:val="center"/>
              <w:rPr>
                <w:rFonts w:cs="B Lotus"/>
                <w:sz w:val="28"/>
                <w:szCs w:val="28"/>
                <w:rtl/>
              </w:rPr>
            </w:pPr>
            <w:r w:rsidRPr="004A7367">
              <w:rPr>
                <w:rFonts w:cs="B Lotus"/>
                <w:rtl/>
              </w:rPr>
              <w:t>1594</w:t>
            </w:r>
          </w:p>
        </w:tc>
        <w:tc>
          <w:tcPr>
            <w:tcW w:w="1803" w:type="dxa"/>
          </w:tcPr>
          <w:p w14:paraId="140817FE" w14:textId="68CA0E27" w:rsidR="004A7367" w:rsidRPr="004A7367" w:rsidRDefault="004A7367" w:rsidP="004A7367">
            <w:pPr>
              <w:jc w:val="center"/>
              <w:rPr>
                <w:rFonts w:cs="B Lotus"/>
                <w:sz w:val="28"/>
                <w:szCs w:val="28"/>
                <w:rtl/>
              </w:rPr>
            </w:pPr>
            <w:r w:rsidRPr="004A7367">
              <w:rPr>
                <w:rFonts w:cs="B Lotus" w:hint="cs"/>
                <w:rtl/>
              </w:rPr>
              <w:t>دابودشت</w:t>
            </w:r>
          </w:p>
        </w:tc>
        <w:tc>
          <w:tcPr>
            <w:tcW w:w="1803" w:type="dxa"/>
          </w:tcPr>
          <w:p w14:paraId="158D147D" w14:textId="2A8DD44C" w:rsidR="004A7367" w:rsidRPr="004A7367" w:rsidRDefault="004A7367" w:rsidP="004A7367">
            <w:pPr>
              <w:jc w:val="center"/>
              <w:rPr>
                <w:rFonts w:cs="B Lotus"/>
                <w:sz w:val="28"/>
                <w:szCs w:val="28"/>
                <w:rtl/>
              </w:rPr>
            </w:pPr>
            <w:r w:rsidRPr="004A7367">
              <w:rPr>
                <w:rFonts w:cs="B Lotus"/>
                <w:rtl/>
              </w:rPr>
              <w:t>21</w:t>
            </w:r>
          </w:p>
        </w:tc>
        <w:tc>
          <w:tcPr>
            <w:tcW w:w="1803" w:type="dxa"/>
          </w:tcPr>
          <w:p w14:paraId="6057AF23" w14:textId="1E163131" w:rsidR="004A7367" w:rsidRPr="004A7367" w:rsidRDefault="004A7367" w:rsidP="004A7367">
            <w:pPr>
              <w:jc w:val="center"/>
              <w:rPr>
                <w:rFonts w:cs="B Lotus"/>
                <w:sz w:val="28"/>
                <w:szCs w:val="28"/>
                <w:rtl/>
              </w:rPr>
            </w:pPr>
            <w:r w:rsidRPr="004A7367">
              <w:rPr>
                <w:rFonts w:cs="B Lotus" w:hint="cs"/>
                <w:rtl/>
              </w:rPr>
              <w:t>مازندران</w:t>
            </w:r>
          </w:p>
        </w:tc>
      </w:tr>
      <w:tr w:rsidR="004A7367" w:rsidRPr="004A7367" w14:paraId="6FE7EB4B" w14:textId="77777777" w:rsidTr="00372823">
        <w:tc>
          <w:tcPr>
            <w:tcW w:w="1803" w:type="dxa"/>
          </w:tcPr>
          <w:p w14:paraId="041B07EF" w14:textId="77777777" w:rsidR="004A7367" w:rsidRPr="004A7367" w:rsidRDefault="004A7367" w:rsidP="004A7367">
            <w:pPr>
              <w:pStyle w:val="ListParagraph"/>
              <w:numPr>
                <w:ilvl w:val="0"/>
                <w:numId w:val="63"/>
              </w:numPr>
              <w:bidi/>
              <w:jc w:val="center"/>
              <w:rPr>
                <w:rFonts w:cs="B Lotus"/>
                <w:rtl/>
              </w:rPr>
            </w:pPr>
          </w:p>
        </w:tc>
        <w:tc>
          <w:tcPr>
            <w:tcW w:w="1803" w:type="dxa"/>
          </w:tcPr>
          <w:p w14:paraId="2BD667E6" w14:textId="5469E683" w:rsidR="004A7367" w:rsidRPr="004A7367" w:rsidRDefault="004A7367" w:rsidP="004A7367">
            <w:pPr>
              <w:jc w:val="center"/>
              <w:rPr>
                <w:rFonts w:cs="B Lotus"/>
                <w:sz w:val="28"/>
                <w:szCs w:val="28"/>
                <w:rtl/>
              </w:rPr>
            </w:pPr>
            <w:r w:rsidRPr="004A7367">
              <w:rPr>
                <w:rFonts w:cs="B Lotus"/>
                <w:rtl/>
              </w:rPr>
              <w:t>377</w:t>
            </w:r>
          </w:p>
        </w:tc>
        <w:tc>
          <w:tcPr>
            <w:tcW w:w="1803" w:type="dxa"/>
          </w:tcPr>
          <w:p w14:paraId="5B5C9E92" w14:textId="7DBD14E4" w:rsidR="004A7367" w:rsidRPr="004A7367" w:rsidRDefault="004A7367" w:rsidP="004A7367">
            <w:pPr>
              <w:jc w:val="center"/>
              <w:rPr>
                <w:rFonts w:cs="B Lotus"/>
                <w:sz w:val="28"/>
                <w:szCs w:val="28"/>
                <w:rtl/>
              </w:rPr>
            </w:pPr>
            <w:r w:rsidRPr="004A7367">
              <w:rPr>
                <w:rFonts w:cs="B Lotus" w:hint="cs"/>
                <w:rtl/>
              </w:rPr>
              <w:t>اراک</w:t>
            </w:r>
          </w:p>
        </w:tc>
        <w:tc>
          <w:tcPr>
            <w:tcW w:w="1803" w:type="dxa"/>
          </w:tcPr>
          <w:p w14:paraId="0B3C33D7" w14:textId="59D75ED8" w:rsidR="004A7367" w:rsidRPr="004A7367" w:rsidRDefault="004A7367" w:rsidP="004A7367">
            <w:pPr>
              <w:jc w:val="center"/>
              <w:rPr>
                <w:rFonts w:cs="B Lotus"/>
                <w:sz w:val="28"/>
                <w:szCs w:val="28"/>
                <w:rtl/>
              </w:rPr>
            </w:pPr>
            <w:r w:rsidRPr="004A7367">
              <w:rPr>
                <w:rFonts w:cs="B Lotus"/>
                <w:rtl/>
              </w:rPr>
              <w:t>22</w:t>
            </w:r>
          </w:p>
        </w:tc>
        <w:tc>
          <w:tcPr>
            <w:tcW w:w="1803" w:type="dxa"/>
          </w:tcPr>
          <w:p w14:paraId="1F9D68B1" w14:textId="365E7397"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48AB293E" w14:textId="77777777" w:rsidTr="00372823">
        <w:tc>
          <w:tcPr>
            <w:tcW w:w="1803" w:type="dxa"/>
          </w:tcPr>
          <w:p w14:paraId="131EAC64" w14:textId="77777777" w:rsidR="004A7367" w:rsidRPr="004A7367" w:rsidRDefault="004A7367" w:rsidP="004A7367">
            <w:pPr>
              <w:pStyle w:val="ListParagraph"/>
              <w:numPr>
                <w:ilvl w:val="0"/>
                <w:numId w:val="63"/>
              </w:numPr>
              <w:bidi/>
              <w:jc w:val="center"/>
              <w:rPr>
                <w:rFonts w:cs="B Lotus"/>
                <w:rtl/>
              </w:rPr>
            </w:pPr>
          </w:p>
        </w:tc>
        <w:tc>
          <w:tcPr>
            <w:tcW w:w="1803" w:type="dxa"/>
          </w:tcPr>
          <w:p w14:paraId="2F3A85D2" w14:textId="608529A4" w:rsidR="004A7367" w:rsidRPr="004A7367" w:rsidRDefault="004A7367" w:rsidP="004A7367">
            <w:pPr>
              <w:jc w:val="center"/>
              <w:rPr>
                <w:rFonts w:cs="B Lotus"/>
                <w:sz w:val="28"/>
                <w:szCs w:val="28"/>
                <w:rtl/>
              </w:rPr>
            </w:pPr>
            <w:r w:rsidRPr="004A7367">
              <w:rPr>
                <w:rFonts w:cs="B Lotus"/>
                <w:rtl/>
              </w:rPr>
              <w:t>378</w:t>
            </w:r>
          </w:p>
        </w:tc>
        <w:tc>
          <w:tcPr>
            <w:tcW w:w="1803" w:type="dxa"/>
          </w:tcPr>
          <w:p w14:paraId="732CA094" w14:textId="6F9B64D9" w:rsidR="004A7367" w:rsidRPr="004A7367" w:rsidRDefault="004A7367" w:rsidP="004A7367">
            <w:pPr>
              <w:jc w:val="center"/>
              <w:rPr>
                <w:rFonts w:cs="B Lotus"/>
                <w:sz w:val="28"/>
                <w:szCs w:val="28"/>
                <w:rtl/>
              </w:rPr>
            </w:pPr>
            <w:r w:rsidRPr="004A7367">
              <w:rPr>
                <w:rFonts w:cs="B Lotus" w:hint="cs"/>
                <w:rtl/>
              </w:rPr>
              <w:t>ساوه</w:t>
            </w:r>
          </w:p>
        </w:tc>
        <w:tc>
          <w:tcPr>
            <w:tcW w:w="1803" w:type="dxa"/>
          </w:tcPr>
          <w:p w14:paraId="12193F0F" w14:textId="3778C4BB" w:rsidR="004A7367" w:rsidRPr="004A7367" w:rsidRDefault="004A7367" w:rsidP="004A7367">
            <w:pPr>
              <w:jc w:val="center"/>
              <w:rPr>
                <w:rFonts w:cs="B Lotus"/>
                <w:sz w:val="28"/>
                <w:szCs w:val="28"/>
                <w:rtl/>
              </w:rPr>
            </w:pPr>
            <w:r w:rsidRPr="004A7367">
              <w:rPr>
                <w:rFonts w:cs="B Lotus"/>
                <w:rtl/>
              </w:rPr>
              <w:t>22</w:t>
            </w:r>
          </w:p>
        </w:tc>
        <w:tc>
          <w:tcPr>
            <w:tcW w:w="1803" w:type="dxa"/>
          </w:tcPr>
          <w:p w14:paraId="6D94EE80" w14:textId="2F2002FD"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2CBD1458" w14:textId="77777777" w:rsidTr="00372823">
        <w:tc>
          <w:tcPr>
            <w:tcW w:w="1803" w:type="dxa"/>
          </w:tcPr>
          <w:p w14:paraId="1044A179" w14:textId="77777777" w:rsidR="004A7367" w:rsidRPr="004A7367" w:rsidRDefault="004A7367" w:rsidP="004A7367">
            <w:pPr>
              <w:pStyle w:val="ListParagraph"/>
              <w:numPr>
                <w:ilvl w:val="0"/>
                <w:numId w:val="63"/>
              </w:numPr>
              <w:bidi/>
              <w:jc w:val="center"/>
              <w:rPr>
                <w:rFonts w:cs="B Lotus"/>
                <w:rtl/>
              </w:rPr>
            </w:pPr>
          </w:p>
        </w:tc>
        <w:tc>
          <w:tcPr>
            <w:tcW w:w="1803" w:type="dxa"/>
          </w:tcPr>
          <w:p w14:paraId="695A137A" w14:textId="7A1F8191" w:rsidR="004A7367" w:rsidRPr="004A7367" w:rsidRDefault="004A7367" w:rsidP="004A7367">
            <w:pPr>
              <w:jc w:val="center"/>
              <w:rPr>
                <w:rFonts w:cs="B Lotus"/>
                <w:sz w:val="28"/>
                <w:szCs w:val="28"/>
                <w:rtl/>
              </w:rPr>
            </w:pPr>
            <w:r w:rsidRPr="004A7367">
              <w:rPr>
                <w:rFonts w:cs="B Lotus"/>
                <w:rtl/>
              </w:rPr>
              <w:t>379</w:t>
            </w:r>
          </w:p>
        </w:tc>
        <w:tc>
          <w:tcPr>
            <w:tcW w:w="1803" w:type="dxa"/>
          </w:tcPr>
          <w:p w14:paraId="3FAA1500" w14:textId="25BA99D4" w:rsidR="004A7367" w:rsidRPr="004A7367" w:rsidRDefault="004A7367" w:rsidP="004A7367">
            <w:pPr>
              <w:jc w:val="center"/>
              <w:rPr>
                <w:rFonts w:cs="B Lotus"/>
                <w:sz w:val="28"/>
                <w:szCs w:val="28"/>
                <w:rtl/>
              </w:rPr>
            </w:pPr>
            <w:r w:rsidRPr="004A7367">
              <w:rPr>
                <w:rFonts w:cs="B Lotus" w:hint="cs"/>
                <w:rtl/>
              </w:rPr>
              <w:t>محلات</w:t>
            </w:r>
          </w:p>
        </w:tc>
        <w:tc>
          <w:tcPr>
            <w:tcW w:w="1803" w:type="dxa"/>
          </w:tcPr>
          <w:p w14:paraId="7AF46721" w14:textId="02AC2120" w:rsidR="004A7367" w:rsidRPr="004A7367" w:rsidRDefault="004A7367" w:rsidP="004A7367">
            <w:pPr>
              <w:jc w:val="center"/>
              <w:rPr>
                <w:rFonts w:cs="B Lotus"/>
                <w:sz w:val="28"/>
                <w:szCs w:val="28"/>
                <w:rtl/>
              </w:rPr>
            </w:pPr>
            <w:r w:rsidRPr="004A7367">
              <w:rPr>
                <w:rFonts w:cs="B Lotus"/>
                <w:rtl/>
              </w:rPr>
              <w:t>22</w:t>
            </w:r>
          </w:p>
        </w:tc>
        <w:tc>
          <w:tcPr>
            <w:tcW w:w="1803" w:type="dxa"/>
          </w:tcPr>
          <w:p w14:paraId="0D255DCB" w14:textId="207F8A90"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21D723CF" w14:textId="77777777" w:rsidTr="00372823">
        <w:tc>
          <w:tcPr>
            <w:tcW w:w="1803" w:type="dxa"/>
          </w:tcPr>
          <w:p w14:paraId="17388ED0" w14:textId="77777777" w:rsidR="004A7367" w:rsidRPr="004A7367" w:rsidRDefault="004A7367" w:rsidP="004A7367">
            <w:pPr>
              <w:pStyle w:val="ListParagraph"/>
              <w:numPr>
                <w:ilvl w:val="0"/>
                <w:numId w:val="63"/>
              </w:numPr>
              <w:bidi/>
              <w:jc w:val="center"/>
              <w:rPr>
                <w:rFonts w:cs="B Lotus"/>
                <w:rtl/>
              </w:rPr>
            </w:pPr>
          </w:p>
        </w:tc>
        <w:tc>
          <w:tcPr>
            <w:tcW w:w="1803" w:type="dxa"/>
          </w:tcPr>
          <w:p w14:paraId="6CC24138" w14:textId="57F38A29" w:rsidR="004A7367" w:rsidRPr="004A7367" w:rsidRDefault="004A7367" w:rsidP="004A7367">
            <w:pPr>
              <w:jc w:val="center"/>
              <w:rPr>
                <w:rFonts w:cs="B Lotus"/>
                <w:sz w:val="28"/>
                <w:szCs w:val="28"/>
                <w:rtl/>
              </w:rPr>
            </w:pPr>
            <w:r w:rsidRPr="004A7367">
              <w:rPr>
                <w:rFonts w:cs="B Lotus"/>
                <w:rtl/>
              </w:rPr>
              <w:t>380</w:t>
            </w:r>
          </w:p>
        </w:tc>
        <w:tc>
          <w:tcPr>
            <w:tcW w:w="1803" w:type="dxa"/>
          </w:tcPr>
          <w:p w14:paraId="734CE598" w14:textId="35081B31" w:rsidR="004A7367" w:rsidRPr="004A7367" w:rsidRDefault="004A7367" w:rsidP="004A7367">
            <w:pPr>
              <w:jc w:val="center"/>
              <w:rPr>
                <w:rFonts w:cs="B Lotus"/>
                <w:sz w:val="28"/>
                <w:szCs w:val="28"/>
                <w:rtl/>
              </w:rPr>
            </w:pPr>
            <w:r w:rsidRPr="004A7367">
              <w:rPr>
                <w:rFonts w:cs="B Lotus" w:hint="cs"/>
                <w:rtl/>
              </w:rPr>
              <w:t>خمین</w:t>
            </w:r>
          </w:p>
        </w:tc>
        <w:tc>
          <w:tcPr>
            <w:tcW w:w="1803" w:type="dxa"/>
          </w:tcPr>
          <w:p w14:paraId="6810F9EB" w14:textId="1307E78B" w:rsidR="004A7367" w:rsidRPr="004A7367" w:rsidRDefault="004A7367" w:rsidP="004A7367">
            <w:pPr>
              <w:jc w:val="center"/>
              <w:rPr>
                <w:rFonts w:cs="B Lotus"/>
                <w:sz w:val="28"/>
                <w:szCs w:val="28"/>
                <w:rtl/>
              </w:rPr>
            </w:pPr>
            <w:r w:rsidRPr="004A7367">
              <w:rPr>
                <w:rFonts w:cs="B Lotus"/>
                <w:rtl/>
              </w:rPr>
              <w:t>22</w:t>
            </w:r>
          </w:p>
        </w:tc>
        <w:tc>
          <w:tcPr>
            <w:tcW w:w="1803" w:type="dxa"/>
          </w:tcPr>
          <w:p w14:paraId="6E509664" w14:textId="314A7093"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773E2106" w14:textId="77777777" w:rsidTr="00372823">
        <w:tc>
          <w:tcPr>
            <w:tcW w:w="1803" w:type="dxa"/>
          </w:tcPr>
          <w:p w14:paraId="6B10D568" w14:textId="77777777" w:rsidR="004A7367" w:rsidRPr="004A7367" w:rsidRDefault="004A7367" w:rsidP="004A7367">
            <w:pPr>
              <w:pStyle w:val="ListParagraph"/>
              <w:numPr>
                <w:ilvl w:val="0"/>
                <w:numId w:val="63"/>
              </w:numPr>
              <w:bidi/>
              <w:jc w:val="center"/>
              <w:rPr>
                <w:rFonts w:cs="B Lotus"/>
                <w:rtl/>
              </w:rPr>
            </w:pPr>
          </w:p>
        </w:tc>
        <w:tc>
          <w:tcPr>
            <w:tcW w:w="1803" w:type="dxa"/>
          </w:tcPr>
          <w:p w14:paraId="55857631" w14:textId="0FCD9045" w:rsidR="004A7367" w:rsidRPr="004A7367" w:rsidRDefault="004A7367" w:rsidP="004A7367">
            <w:pPr>
              <w:jc w:val="center"/>
              <w:rPr>
                <w:rFonts w:cs="B Lotus"/>
                <w:sz w:val="28"/>
                <w:szCs w:val="28"/>
                <w:rtl/>
              </w:rPr>
            </w:pPr>
            <w:r w:rsidRPr="004A7367">
              <w:rPr>
                <w:rFonts w:cs="B Lotus"/>
                <w:rtl/>
              </w:rPr>
              <w:t>381</w:t>
            </w:r>
          </w:p>
        </w:tc>
        <w:tc>
          <w:tcPr>
            <w:tcW w:w="1803" w:type="dxa"/>
          </w:tcPr>
          <w:p w14:paraId="7C142644" w14:textId="5C246AE0" w:rsidR="004A7367" w:rsidRPr="004A7367" w:rsidRDefault="004A7367" w:rsidP="004A7367">
            <w:pPr>
              <w:jc w:val="center"/>
              <w:rPr>
                <w:rFonts w:cs="B Lotus"/>
                <w:sz w:val="28"/>
                <w:szCs w:val="28"/>
                <w:rtl/>
              </w:rPr>
            </w:pPr>
            <w:r w:rsidRPr="004A7367">
              <w:rPr>
                <w:rFonts w:cs="B Lotus" w:hint="cs"/>
                <w:rtl/>
              </w:rPr>
              <w:t>شازند</w:t>
            </w:r>
          </w:p>
        </w:tc>
        <w:tc>
          <w:tcPr>
            <w:tcW w:w="1803" w:type="dxa"/>
          </w:tcPr>
          <w:p w14:paraId="2C0CF132" w14:textId="7C24FBF9" w:rsidR="004A7367" w:rsidRPr="004A7367" w:rsidRDefault="004A7367" w:rsidP="004A7367">
            <w:pPr>
              <w:jc w:val="center"/>
              <w:rPr>
                <w:rFonts w:cs="B Lotus"/>
                <w:sz w:val="28"/>
                <w:szCs w:val="28"/>
                <w:rtl/>
              </w:rPr>
            </w:pPr>
            <w:r w:rsidRPr="004A7367">
              <w:rPr>
                <w:rFonts w:cs="B Lotus"/>
                <w:rtl/>
              </w:rPr>
              <w:t>22</w:t>
            </w:r>
          </w:p>
        </w:tc>
        <w:tc>
          <w:tcPr>
            <w:tcW w:w="1803" w:type="dxa"/>
          </w:tcPr>
          <w:p w14:paraId="078DD3A0" w14:textId="31E36F2D"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0FA960F6" w14:textId="77777777" w:rsidTr="00372823">
        <w:tc>
          <w:tcPr>
            <w:tcW w:w="1803" w:type="dxa"/>
          </w:tcPr>
          <w:p w14:paraId="18B28FC0" w14:textId="77777777" w:rsidR="004A7367" w:rsidRPr="004A7367" w:rsidRDefault="004A7367" w:rsidP="004A7367">
            <w:pPr>
              <w:pStyle w:val="ListParagraph"/>
              <w:numPr>
                <w:ilvl w:val="0"/>
                <w:numId w:val="63"/>
              </w:numPr>
              <w:bidi/>
              <w:jc w:val="center"/>
              <w:rPr>
                <w:rFonts w:cs="B Lotus"/>
                <w:rtl/>
              </w:rPr>
            </w:pPr>
          </w:p>
        </w:tc>
        <w:tc>
          <w:tcPr>
            <w:tcW w:w="1803" w:type="dxa"/>
          </w:tcPr>
          <w:p w14:paraId="2585CD94" w14:textId="7D2CE497" w:rsidR="004A7367" w:rsidRPr="004A7367" w:rsidRDefault="004A7367" w:rsidP="004A7367">
            <w:pPr>
              <w:jc w:val="center"/>
              <w:rPr>
                <w:rFonts w:cs="B Lotus"/>
                <w:sz w:val="28"/>
                <w:szCs w:val="28"/>
                <w:rtl/>
              </w:rPr>
            </w:pPr>
            <w:r w:rsidRPr="004A7367">
              <w:rPr>
                <w:rFonts w:cs="B Lotus"/>
                <w:rtl/>
              </w:rPr>
              <w:t>382</w:t>
            </w:r>
          </w:p>
        </w:tc>
        <w:tc>
          <w:tcPr>
            <w:tcW w:w="1803" w:type="dxa"/>
          </w:tcPr>
          <w:p w14:paraId="192C7DE9" w14:textId="3E4A6D7E" w:rsidR="004A7367" w:rsidRPr="004A7367" w:rsidRDefault="004A7367" w:rsidP="004A7367">
            <w:pPr>
              <w:jc w:val="center"/>
              <w:rPr>
                <w:rFonts w:cs="B Lotus"/>
                <w:sz w:val="28"/>
                <w:szCs w:val="28"/>
                <w:rtl/>
              </w:rPr>
            </w:pPr>
            <w:r w:rsidRPr="004A7367">
              <w:rPr>
                <w:rFonts w:cs="B Lotus" w:hint="cs"/>
                <w:rtl/>
              </w:rPr>
              <w:t>زرندیه</w:t>
            </w:r>
          </w:p>
        </w:tc>
        <w:tc>
          <w:tcPr>
            <w:tcW w:w="1803" w:type="dxa"/>
          </w:tcPr>
          <w:p w14:paraId="5AE710A3" w14:textId="48573F55" w:rsidR="004A7367" w:rsidRPr="004A7367" w:rsidRDefault="004A7367" w:rsidP="004A7367">
            <w:pPr>
              <w:jc w:val="center"/>
              <w:rPr>
                <w:rFonts w:cs="B Lotus"/>
                <w:sz w:val="28"/>
                <w:szCs w:val="28"/>
                <w:rtl/>
              </w:rPr>
            </w:pPr>
            <w:r w:rsidRPr="004A7367">
              <w:rPr>
                <w:rFonts w:cs="B Lotus"/>
                <w:rtl/>
              </w:rPr>
              <w:t>22</w:t>
            </w:r>
          </w:p>
        </w:tc>
        <w:tc>
          <w:tcPr>
            <w:tcW w:w="1803" w:type="dxa"/>
          </w:tcPr>
          <w:p w14:paraId="6D761182" w14:textId="5625816F"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1712F765" w14:textId="77777777" w:rsidTr="00372823">
        <w:tc>
          <w:tcPr>
            <w:tcW w:w="1803" w:type="dxa"/>
          </w:tcPr>
          <w:p w14:paraId="08C24BAE" w14:textId="77777777" w:rsidR="004A7367" w:rsidRPr="004A7367" w:rsidRDefault="004A7367" w:rsidP="004A7367">
            <w:pPr>
              <w:pStyle w:val="ListParagraph"/>
              <w:numPr>
                <w:ilvl w:val="0"/>
                <w:numId w:val="63"/>
              </w:numPr>
              <w:bidi/>
              <w:jc w:val="center"/>
              <w:rPr>
                <w:rFonts w:cs="B Lotus"/>
                <w:rtl/>
              </w:rPr>
            </w:pPr>
          </w:p>
        </w:tc>
        <w:tc>
          <w:tcPr>
            <w:tcW w:w="1803" w:type="dxa"/>
          </w:tcPr>
          <w:p w14:paraId="6FF96FDE" w14:textId="77E36C31" w:rsidR="004A7367" w:rsidRPr="004A7367" w:rsidRDefault="004A7367" w:rsidP="004A7367">
            <w:pPr>
              <w:jc w:val="center"/>
              <w:rPr>
                <w:rFonts w:cs="B Lotus"/>
                <w:sz w:val="28"/>
                <w:szCs w:val="28"/>
                <w:rtl/>
              </w:rPr>
            </w:pPr>
            <w:r w:rsidRPr="004A7367">
              <w:rPr>
                <w:rFonts w:cs="B Lotus"/>
                <w:rtl/>
              </w:rPr>
              <w:t>383</w:t>
            </w:r>
          </w:p>
        </w:tc>
        <w:tc>
          <w:tcPr>
            <w:tcW w:w="1803" w:type="dxa"/>
          </w:tcPr>
          <w:p w14:paraId="4F4581D2" w14:textId="6ABA9114" w:rsidR="004A7367" w:rsidRPr="004A7367" w:rsidRDefault="004A7367" w:rsidP="004A7367">
            <w:pPr>
              <w:jc w:val="center"/>
              <w:rPr>
                <w:rFonts w:cs="B Lotus"/>
                <w:sz w:val="28"/>
                <w:szCs w:val="28"/>
                <w:rtl/>
              </w:rPr>
            </w:pPr>
            <w:r w:rsidRPr="004A7367">
              <w:rPr>
                <w:rFonts w:cs="B Lotus" w:hint="cs"/>
                <w:rtl/>
              </w:rPr>
              <w:t>دلیجان</w:t>
            </w:r>
          </w:p>
        </w:tc>
        <w:tc>
          <w:tcPr>
            <w:tcW w:w="1803" w:type="dxa"/>
          </w:tcPr>
          <w:p w14:paraId="38923DF7" w14:textId="125CA115" w:rsidR="004A7367" w:rsidRPr="004A7367" w:rsidRDefault="004A7367" w:rsidP="004A7367">
            <w:pPr>
              <w:jc w:val="center"/>
              <w:rPr>
                <w:rFonts w:cs="B Lotus"/>
                <w:sz w:val="28"/>
                <w:szCs w:val="28"/>
                <w:rtl/>
              </w:rPr>
            </w:pPr>
            <w:r w:rsidRPr="004A7367">
              <w:rPr>
                <w:rFonts w:cs="B Lotus"/>
                <w:rtl/>
              </w:rPr>
              <w:t>22</w:t>
            </w:r>
          </w:p>
        </w:tc>
        <w:tc>
          <w:tcPr>
            <w:tcW w:w="1803" w:type="dxa"/>
          </w:tcPr>
          <w:p w14:paraId="5D5FFD0D" w14:textId="069C5CED"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7BEF5FAE" w14:textId="77777777" w:rsidTr="00372823">
        <w:tc>
          <w:tcPr>
            <w:tcW w:w="1803" w:type="dxa"/>
          </w:tcPr>
          <w:p w14:paraId="7F005474" w14:textId="77777777" w:rsidR="004A7367" w:rsidRPr="004A7367" w:rsidRDefault="004A7367" w:rsidP="004A7367">
            <w:pPr>
              <w:pStyle w:val="ListParagraph"/>
              <w:numPr>
                <w:ilvl w:val="0"/>
                <w:numId w:val="63"/>
              </w:numPr>
              <w:bidi/>
              <w:jc w:val="center"/>
              <w:rPr>
                <w:rFonts w:cs="B Lotus"/>
                <w:rtl/>
              </w:rPr>
            </w:pPr>
          </w:p>
        </w:tc>
        <w:tc>
          <w:tcPr>
            <w:tcW w:w="1803" w:type="dxa"/>
          </w:tcPr>
          <w:p w14:paraId="4DA9A2B3" w14:textId="37A5AFB6" w:rsidR="004A7367" w:rsidRPr="004A7367" w:rsidRDefault="004A7367" w:rsidP="004A7367">
            <w:pPr>
              <w:jc w:val="center"/>
              <w:rPr>
                <w:rFonts w:cs="B Lotus"/>
                <w:sz w:val="28"/>
                <w:szCs w:val="28"/>
                <w:rtl/>
              </w:rPr>
            </w:pPr>
            <w:r w:rsidRPr="004A7367">
              <w:rPr>
                <w:rFonts w:cs="B Lotus"/>
                <w:rtl/>
              </w:rPr>
              <w:t>384</w:t>
            </w:r>
          </w:p>
        </w:tc>
        <w:tc>
          <w:tcPr>
            <w:tcW w:w="1803" w:type="dxa"/>
          </w:tcPr>
          <w:p w14:paraId="7FD39207" w14:textId="6A52BB1F" w:rsidR="004A7367" w:rsidRPr="004A7367" w:rsidRDefault="004A7367" w:rsidP="004A7367">
            <w:pPr>
              <w:jc w:val="center"/>
              <w:rPr>
                <w:rFonts w:cs="B Lotus"/>
                <w:sz w:val="28"/>
                <w:szCs w:val="28"/>
                <w:rtl/>
              </w:rPr>
            </w:pPr>
            <w:r w:rsidRPr="004A7367">
              <w:rPr>
                <w:rFonts w:cs="B Lotus" w:hint="cs"/>
                <w:rtl/>
              </w:rPr>
              <w:t>شهرجدید</w:t>
            </w:r>
            <w:r w:rsidRPr="004A7367">
              <w:rPr>
                <w:rFonts w:cs="B Lotus"/>
                <w:rtl/>
              </w:rPr>
              <w:t xml:space="preserve"> </w:t>
            </w:r>
            <w:r w:rsidRPr="004A7367">
              <w:rPr>
                <w:rFonts w:cs="B Lotus" w:hint="cs"/>
                <w:rtl/>
              </w:rPr>
              <w:t>مهاجران</w:t>
            </w:r>
          </w:p>
        </w:tc>
        <w:tc>
          <w:tcPr>
            <w:tcW w:w="1803" w:type="dxa"/>
          </w:tcPr>
          <w:p w14:paraId="7296110C" w14:textId="02E18495" w:rsidR="004A7367" w:rsidRPr="004A7367" w:rsidRDefault="004A7367" w:rsidP="004A7367">
            <w:pPr>
              <w:jc w:val="center"/>
              <w:rPr>
                <w:rFonts w:cs="B Lotus"/>
                <w:sz w:val="28"/>
                <w:szCs w:val="28"/>
                <w:rtl/>
              </w:rPr>
            </w:pPr>
            <w:r w:rsidRPr="004A7367">
              <w:rPr>
                <w:rFonts w:cs="B Lotus"/>
                <w:rtl/>
              </w:rPr>
              <w:t>22</w:t>
            </w:r>
          </w:p>
        </w:tc>
        <w:tc>
          <w:tcPr>
            <w:tcW w:w="1803" w:type="dxa"/>
          </w:tcPr>
          <w:p w14:paraId="0218F8F7" w14:textId="20A80652"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602BF2CE" w14:textId="77777777" w:rsidTr="00372823">
        <w:tc>
          <w:tcPr>
            <w:tcW w:w="1803" w:type="dxa"/>
          </w:tcPr>
          <w:p w14:paraId="17E19C22" w14:textId="77777777" w:rsidR="004A7367" w:rsidRPr="004A7367" w:rsidRDefault="004A7367" w:rsidP="004A7367">
            <w:pPr>
              <w:pStyle w:val="ListParagraph"/>
              <w:numPr>
                <w:ilvl w:val="0"/>
                <w:numId w:val="63"/>
              </w:numPr>
              <w:bidi/>
              <w:jc w:val="center"/>
              <w:rPr>
                <w:rFonts w:cs="B Lotus"/>
                <w:rtl/>
              </w:rPr>
            </w:pPr>
          </w:p>
        </w:tc>
        <w:tc>
          <w:tcPr>
            <w:tcW w:w="1803" w:type="dxa"/>
          </w:tcPr>
          <w:p w14:paraId="29369AB0" w14:textId="6907487D" w:rsidR="004A7367" w:rsidRPr="004A7367" w:rsidRDefault="004A7367" w:rsidP="004A7367">
            <w:pPr>
              <w:jc w:val="center"/>
              <w:rPr>
                <w:rFonts w:cs="B Lotus"/>
                <w:sz w:val="28"/>
                <w:szCs w:val="28"/>
                <w:rtl/>
              </w:rPr>
            </w:pPr>
            <w:r w:rsidRPr="004A7367">
              <w:rPr>
                <w:rFonts w:cs="B Lotus"/>
                <w:rtl/>
              </w:rPr>
              <w:t>385</w:t>
            </w:r>
          </w:p>
        </w:tc>
        <w:tc>
          <w:tcPr>
            <w:tcW w:w="1803" w:type="dxa"/>
          </w:tcPr>
          <w:p w14:paraId="2ED90ACF" w14:textId="5774C5F1" w:rsidR="004A7367" w:rsidRPr="004A7367" w:rsidRDefault="004A7367" w:rsidP="004A7367">
            <w:pPr>
              <w:jc w:val="center"/>
              <w:rPr>
                <w:rFonts w:cs="B Lotus"/>
                <w:sz w:val="28"/>
                <w:szCs w:val="28"/>
                <w:rtl/>
              </w:rPr>
            </w:pPr>
            <w:r w:rsidRPr="004A7367">
              <w:rPr>
                <w:rFonts w:cs="B Lotus" w:hint="cs"/>
                <w:rtl/>
              </w:rPr>
              <w:t>کمیجان</w:t>
            </w:r>
          </w:p>
        </w:tc>
        <w:tc>
          <w:tcPr>
            <w:tcW w:w="1803" w:type="dxa"/>
          </w:tcPr>
          <w:p w14:paraId="57807BDE" w14:textId="35DA82EC" w:rsidR="004A7367" w:rsidRPr="004A7367" w:rsidRDefault="004A7367" w:rsidP="004A7367">
            <w:pPr>
              <w:jc w:val="center"/>
              <w:rPr>
                <w:rFonts w:cs="B Lotus"/>
                <w:sz w:val="28"/>
                <w:szCs w:val="28"/>
                <w:rtl/>
              </w:rPr>
            </w:pPr>
            <w:r w:rsidRPr="004A7367">
              <w:rPr>
                <w:rFonts w:cs="B Lotus"/>
                <w:rtl/>
              </w:rPr>
              <w:t>22</w:t>
            </w:r>
          </w:p>
        </w:tc>
        <w:tc>
          <w:tcPr>
            <w:tcW w:w="1803" w:type="dxa"/>
          </w:tcPr>
          <w:p w14:paraId="771CD73A" w14:textId="1ADD5F71"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172E09A1" w14:textId="77777777" w:rsidTr="00372823">
        <w:tc>
          <w:tcPr>
            <w:tcW w:w="1803" w:type="dxa"/>
          </w:tcPr>
          <w:p w14:paraId="4BDAD1BE" w14:textId="77777777" w:rsidR="004A7367" w:rsidRPr="004A7367" w:rsidRDefault="004A7367" w:rsidP="004A7367">
            <w:pPr>
              <w:pStyle w:val="ListParagraph"/>
              <w:numPr>
                <w:ilvl w:val="0"/>
                <w:numId w:val="63"/>
              </w:numPr>
              <w:bidi/>
              <w:jc w:val="center"/>
              <w:rPr>
                <w:rFonts w:cs="B Lotus"/>
                <w:rtl/>
              </w:rPr>
            </w:pPr>
          </w:p>
        </w:tc>
        <w:tc>
          <w:tcPr>
            <w:tcW w:w="1803" w:type="dxa"/>
          </w:tcPr>
          <w:p w14:paraId="110EA168" w14:textId="39A3455F" w:rsidR="004A7367" w:rsidRPr="004A7367" w:rsidRDefault="004A7367" w:rsidP="004A7367">
            <w:pPr>
              <w:jc w:val="center"/>
              <w:rPr>
                <w:rFonts w:cs="B Lotus"/>
                <w:sz w:val="28"/>
                <w:szCs w:val="28"/>
                <w:rtl/>
              </w:rPr>
            </w:pPr>
            <w:r w:rsidRPr="004A7367">
              <w:rPr>
                <w:rFonts w:cs="B Lotus"/>
                <w:rtl/>
              </w:rPr>
              <w:t>386</w:t>
            </w:r>
          </w:p>
        </w:tc>
        <w:tc>
          <w:tcPr>
            <w:tcW w:w="1803" w:type="dxa"/>
          </w:tcPr>
          <w:p w14:paraId="7952BAB7" w14:textId="47A926C0" w:rsidR="004A7367" w:rsidRPr="004A7367" w:rsidRDefault="004A7367" w:rsidP="004A7367">
            <w:pPr>
              <w:jc w:val="center"/>
              <w:rPr>
                <w:rFonts w:cs="B Lotus"/>
                <w:sz w:val="28"/>
                <w:szCs w:val="28"/>
                <w:rtl/>
              </w:rPr>
            </w:pPr>
            <w:r w:rsidRPr="004A7367">
              <w:rPr>
                <w:rFonts w:cs="B Lotus" w:hint="cs"/>
                <w:rtl/>
              </w:rPr>
              <w:t>نراق</w:t>
            </w:r>
          </w:p>
        </w:tc>
        <w:tc>
          <w:tcPr>
            <w:tcW w:w="1803" w:type="dxa"/>
          </w:tcPr>
          <w:p w14:paraId="75D1F790" w14:textId="3F407A67" w:rsidR="004A7367" w:rsidRPr="004A7367" w:rsidRDefault="004A7367" w:rsidP="004A7367">
            <w:pPr>
              <w:jc w:val="center"/>
              <w:rPr>
                <w:rFonts w:cs="B Lotus"/>
                <w:sz w:val="28"/>
                <w:szCs w:val="28"/>
                <w:rtl/>
              </w:rPr>
            </w:pPr>
            <w:r w:rsidRPr="004A7367">
              <w:rPr>
                <w:rFonts w:cs="B Lotus"/>
                <w:rtl/>
              </w:rPr>
              <w:t>22</w:t>
            </w:r>
          </w:p>
        </w:tc>
        <w:tc>
          <w:tcPr>
            <w:tcW w:w="1803" w:type="dxa"/>
          </w:tcPr>
          <w:p w14:paraId="13133D89" w14:textId="27A4956A"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4D2923A0" w14:textId="77777777" w:rsidTr="00372823">
        <w:tc>
          <w:tcPr>
            <w:tcW w:w="1803" w:type="dxa"/>
          </w:tcPr>
          <w:p w14:paraId="281594D3" w14:textId="77777777" w:rsidR="004A7367" w:rsidRPr="004A7367" w:rsidRDefault="004A7367" w:rsidP="004A7367">
            <w:pPr>
              <w:pStyle w:val="ListParagraph"/>
              <w:numPr>
                <w:ilvl w:val="0"/>
                <w:numId w:val="63"/>
              </w:numPr>
              <w:bidi/>
              <w:jc w:val="center"/>
              <w:rPr>
                <w:rFonts w:cs="B Lotus"/>
                <w:rtl/>
              </w:rPr>
            </w:pPr>
          </w:p>
        </w:tc>
        <w:tc>
          <w:tcPr>
            <w:tcW w:w="1803" w:type="dxa"/>
          </w:tcPr>
          <w:p w14:paraId="5C342267" w14:textId="7004CEBC" w:rsidR="004A7367" w:rsidRPr="004A7367" w:rsidRDefault="004A7367" w:rsidP="004A7367">
            <w:pPr>
              <w:jc w:val="center"/>
              <w:rPr>
                <w:rFonts w:cs="B Lotus"/>
                <w:sz w:val="28"/>
                <w:szCs w:val="28"/>
                <w:rtl/>
              </w:rPr>
            </w:pPr>
            <w:r w:rsidRPr="004A7367">
              <w:rPr>
                <w:rFonts w:cs="B Lotus"/>
                <w:rtl/>
              </w:rPr>
              <w:t>387</w:t>
            </w:r>
          </w:p>
        </w:tc>
        <w:tc>
          <w:tcPr>
            <w:tcW w:w="1803" w:type="dxa"/>
          </w:tcPr>
          <w:p w14:paraId="5718BD1B" w14:textId="037BEA3A" w:rsidR="004A7367" w:rsidRPr="004A7367" w:rsidRDefault="004A7367" w:rsidP="004A7367">
            <w:pPr>
              <w:jc w:val="center"/>
              <w:rPr>
                <w:rFonts w:cs="B Lotus"/>
                <w:sz w:val="28"/>
                <w:szCs w:val="28"/>
                <w:rtl/>
              </w:rPr>
            </w:pPr>
            <w:r w:rsidRPr="004A7367">
              <w:rPr>
                <w:rFonts w:cs="B Lotus" w:hint="cs"/>
                <w:rtl/>
              </w:rPr>
              <w:t>سنجان</w:t>
            </w:r>
          </w:p>
        </w:tc>
        <w:tc>
          <w:tcPr>
            <w:tcW w:w="1803" w:type="dxa"/>
          </w:tcPr>
          <w:p w14:paraId="6B1BA007" w14:textId="43D56426" w:rsidR="004A7367" w:rsidRPr="004A7367" w:rsidRDefault="004A7367" w:rsidP="004A7367">
            <w:pPr>
              <w:jc w:val="center"/>
              <w:rPr>
                <w:rFonts w:cs="B Lotus"/>
                <w:sz w:val="28"/>
                <w:szCs w:val="28"/>
                <w:rtl/>
              </w:rPr>
            </w:pPr>
            <w:r w:rsidRPr="004A7367">
              <w:rPr>
                <w:rFonts w:cs="B Lotus"/>
                <w:rtl/>
              </w:rPr>
              <w:t>22</w:t>
            </w:r>
          </w:p>
        </w:tc>
        <w:tc>
          <w:tcPr>
            <w:tcW w:w="1803" w:type="dxa"/>
          </w:tcPr>
          <w:p w14:paraId="1DD729FA" w14:textId="6C6FDEAB"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01F15906" w14:textId="77777777" w:rsidTr="00372823">
        <w:tc>
          <w:tcPr>
            <w:tcW w:w="1803" w:type="dxa"/>
          </w:tcPr>
          <w:p w14:paraId="67102229" w14:textId="77777777" w:rsidR="004A7367" w:rsidRPr="004A7367" w:rsidRDefault="004A7367" w:rsidP="004A7367">
            <w:pPr>
              <w:pStyle w:val="ListParagraph"/>
              <w:numPr>
                <w:ilvl w:val="0"/>
                <w:numId w:val="63"/>
              </w:numPr>
              <w:bidi/>
              <w:jc w:val="center"/>
              <w:rPr>
                <w:rFonts w:cs="B Lotus"/>
                <w:rtl/>
              </w:rPr>
            </w:pPr>
          </w:p>
        </w:tc>
        <w:tc>
          <w:tcPr>
            <w:tcW w:w="1803" w:type="dxa"/>
          </w:tcPr>
          <w:p w14:paraId="3E488F9C" w14:textId="1ABE304C" w:rsidR="004A7367" w:rsidRPr="004A7367" w:rsidRDefault="004A7367" w:rsidP="004A7367">
            <w:pPr>
              <w:jc w:val="center"/>
              <w:rPr>
                <w:rFonts w:cs="B Lotus"/>
                <w:sz w:val="28"/>
                <w:szCs w:val="28"/>
                <w:rtl/>
              </w:rPr>
            </w:pPr>
            <w:r w:rsidRPr="004A7367">
              <w:rPr>
                <w:rFonts w:cs="B Lotus"/>
                <w:rtl/>
              </w:rPr>
              <w:t>388</w:t>
            </w:r>
          </w:p>
        </w:tc>
        <w:tc>
          <w:tcPr>
            <w:tcW w:w="1803" w:type="dxa"/>
          </w:tcPr>
          <w:p w14:paraId="00BA2F63" w14:textId="0D4F95ED" w:rsidR="004A7367" w:rsidRPr="004A7367" w:rsidRDefault="004A7367" w:rsidP="004A7367">
            <w:pPr>
              <w:jc w:val="center"/>
              <w:rPr>
                <w:rFonts w:cs="B Lotus"/>
                <w:sz w:val="28"/>
                <w:szCs w:val="28"/>
                <w:rtl/>
              </w:rPr>
            </w:pPr>
            <w:r w:rsidRPr="004A7367">
              <w:rPr>
                <w:rFonts w:cs="B Lotus" w:hint="cs"/>
                <w:rtl/>
              </w:rPr>
              <w:t>تفرش</w:t>
            </w:r>
          </w:p>
        </w:tc>
        <w:tc>
          <w:tcPr>
            <w:tcW w:w="1803" w:type="dxa"/>
          </w:tcPr>
          <w:p w14:paraId="01B8A908" w14:textId="41374F0F" w:rsidR="004A7367" w:rsidRPr="004A7367" w:rsidRDefault="004A7367" w:rsidP="004A7367">
            <w:pPr>
              <w:jc w:val="center"/>
              <w:rPr>
                <w:rFonts w:cs="B Lotus"/>
                <w:sz w:val="28"/>
                <w:szCs w:val="28"/>
                <w:rtl/>
              </w:rPr>
            </w:pPr>
            <w:r w:rsidRPr="004A7367">
              <w:rPr>
                <w:rFonts w:cs="B Lotus"/>
                <w:rtl/>
              </w:rPr>
              <w:t>22</w:t>
            </w:r>
          </w:p>
        </w:tc>
        <w:tc>
          <w:tcPr>
            <w:tcW w:w="1803" w:type="dxa"/>
          </w:tcPr>
          <w:p w14:paraId="24395700" w14:textId="01E0C181"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21BA0FB4" w14:textId="77777777" w:rsidTr="00372823">
        <w:tc>
          <w:tcPr>
            <w:tcW w:w="1803" w:type="dxa"/>
          </w:tcPr>
          <w:p w14:paraId="76EF45CD" w14:textId="77777777" w:rsidR="004A7367" w:rsidRPr="004A7367" w:rsidRDefault="004A7367" w:rsidP="004A7367">
            <w:pPr>
              <w:pStyle w:val="ListParagraph"/>
              <w:numPr>
                <w:ilvl w:val="0"/>
                <w:numId w:val="63"/>
              </w:numPr>
              <w:bidi/>
              <w:jc w:val="center"/>
              <w:rPr>
                <w:rFonts w:cs="B Lotus"/>
                <w:rtl/>
              </w:rPr>
            </w:pPr>
          </w:p>
        </w:tc>
        <w:tc>
          <w:tcPr>
            <w:tcW w:w="1803" w:type="dxa"/>
          </w:tcPr>
          <w:p w14:paraId="22F0D9E7" w14:textId="266C172E" w:rsidR="004A7367" w:rsidRPr="004A7367" w:rsidRDefault="004A7367" w:rsidP="004A7367">
            <w:pPr>
              <w:jc w:val="center"/>
              <w:rPr>
                <w:rFonts w:cs="B Lotus"/>
                <w:sz w:val="28"/>
                <w:szCs w:val="28"/>
                <w:rtl/>
              </w:rPr>
            </w:pPr>
            <w:r w:rsidRPr="004A7367">
              <w:rPr>
                <w:rFonts w:cs="B Lotus"/>
                <w:rtl/>
              </w:rPr>
              <w:t>389</w:t>
            </w:r>
          </w:p>
        </w:tc>
        <w:tc>
          <w:tcPr>
            <w:tcW w:w="1803" w:type="dxa"/>
          </w:tcPr>
          <w:p w14:paraId="0CE43888" w14:textId="1BC204BA" w:rsidR="004A7367" w:rsidRPr="004A7367" w:rsidRDefault="004A7367" w:rsidP="004A7367">
            <w:pPr>
              <w:jc w:val="center"/>
              <w:rPr>
                <w:rFonts w:cs="B Lotus"/>
                <w:sz w:val="28"/>
                <w:szCs w:val="28"/>
                <w:rtl/>
              </w:rPr>
            </w:pPr>
            <w:r w:rsidRPr="004A7367">
              <w:rPr>
                <w:rFonts w:cs="B Lotus" w:hint="cs"/>
                <w:rtl/>
              </w:rPr>
              <w:t>خنداب</w:t>
            </w:r>
          </w:p>
        </w:tc>
        <w:tc>
          <w:tcPr>
            <w:tcW w:w="1803" w:type="dxa"/>
          </w:tcPr>
          <w:p w14:paraId="2A597A12" w14:textId="7D3C02D9" w:rsidR="004A7367" w:rsidRPr="004A7367" w:rsidRDefault="004A7367" w:rsidP="004A7367">
            <w:pPr>
              <w:jc w:val="center"/>
              <w:rPr>
                <w:rFonts w:cs="B Lotus"/>
                <w:sz w:val="28"/>
                <w:szCs w:val="28"/>
                <w:rtl/>
              </w:rPr>
            </w:pPr>
            <w:r w:rsidRPr="004A7367">
              <w:rPr>
                <w:rFonts w:cs="B Lotus"/>
                <w:rtl/>
              </w:rPr>
              <w:t>22</w:t>
            </w:r>
          </w:p>
        </w:tc>
        <w:tc>
          <w:tcPr>
            <w:tcW w:w="1803" w:type="dxa"/>
          </w:tcPr>
          <w:p w14:paraId="45ACD503" w14:textId="02463047"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4B59E31B" w14:textId="77777777" w:rsidTr="00372823">
        <w:tc>
          <w:tcPr>
            <w:tcW w:w="1803" w:type="dxa"/>
          </w:tcPr>
          <w:p w14:paraId="77A2E08F" w14:textId="77777777" w:rsidR="004A7367" w:rsidRPr="004A7367" w:rsidRDefault="004A7367" w:rsidP="004A7367">
            <w:pPr>
              <w:pStyle w:val="ListParagraph"/>
              <w:numPr>
                <w:ilvl w:val="0"/>
                <w:numId w:val="63"/>
              </w:numPr>
              <w:bidi/>
              <w:jc w:val="center"/>
              <w:rPr>
                <w:rFonts w:cs="B Lotus"/>
                <w:rtl/>
              </w:rPr>
            </w:pPr>
          </w:p>
        </w:tc>
        <w:tc>
          <w:tcPr>
            <w:tcW w:w="1803" w:type="dxa"/>
          </w:tcPr>
          <w:p w14:paraId="79F93225" w14:textId="59B6C791" w:rsidR="004A7367" w:rsidRPr="004A7367" w:rsidRDefault="004A7367" w:rsidP="004A7367">
            <w:pPr>
              <w:jc w:val="center"/>
              <w:rPr>
                <w:rFonts w:cs="B Lotus"/>
                <w:sz w:val="28"/>
                <w:szCs w:val="28"/>
                <w:rtl/>
              </w:rPr>
            </w:pPr>
            <w:r w:rsidRPr="004A7367">
              <w:rPr>
                <w:rFonts w:cs="B Lotus"/>
                <w:rtl/>
              </w:rPr>
              <w:t>390</w:t>
            </w:r>
          </w:p>
        </w:tc>
        <w:tc>
          <w:tcPr>
            <w:tcW w:w="1803" w:type="dxa"/>
          </w:tcPr>
          <w:p w14:paraId="6805B9C3" w14:textId="5412F339" w:rsidR="004A7367" w:rsidRPr="004A7367" w:rsidRDefault="004A7367" w:rsidP="004A7367">
            <w:pPr>
              <w:jc w:val="center"/>
              <w:rPr>
                <w:rFonts w:cs="B Lotus"/>
                <w:sz w:val="28"/>
                <w:szCs w:val="28"/>
                <w:rtl/>
              </w:rPr>
            </w:pPr>
            <w:r w:rsidRPr="004A7367">
              <w:rPr>
                <w:rFonts w:cs="B Lotus" w:hint="cs"/>
                <w:rtl/>
              </w:rPr>
              <w:t>میلاجرد</w:t>
            </w:r>
          </w:p>
        </w:tc>
        <w:tc>
          <w:tcPr>
            <w:tcW w:w="1803" w:type="dxa"/>
          </w:tcPr>
          <w:p w14:paraId="3EB465A7" w14:textId="7609B19D" w:rsidR="004A7367" w:rsidRPr="004A7367" w:rsidRDefault="004A7367" w:rsidP="004A7367">
            <w:pPr>
              <w:jc w:val="center"/>
              <w:rPr>
                <w:rFonts w:cs="B Lotus"/>
                <w:sz w:val="28"/>
                <w:szCs w:val="28"/>
                <w:rtl/>
              </w:rPr>
            </w:pPr>
            <w:r w:rsidRPr="004A7367">
              <w:rPr>
                <w:rFonts w:cs="B Lotus"/>
                <w:rtl/>
              </w:rPr>
              <w:t>22</w:t>
            </w:r>
          </w:p>
        </w:tc>
        <w:tc>
          <w:tcPr>
            <w:tcW w:w="1803" w:type="dxa"/>
          </w:tcPr>
          <w:p w14:paraId="29AC7C27" w14:textId="6CEFC10E"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731E22CC" w14:textId="77777777" w:rsidTr="00372823">
        <w:tc>
          <w:tcPr>
            <w:tcW w:w="1803" w:type="dxa"/>
          </w:tcPr>
          <w:p w14:paraId="62809099" w14:textId="77777777" w:rsidR="004A7367" w:rsidRPr="004A7367" w:rsidRDefault="004A7367" w:rsidP="004A7367">
            <w:pPr>
              <w:pStyle w:val="ListParagraph"/>
              <w:numPr>
                <w:ilvl w:val="0"/>
                <w:numId w:val="63"/>
              </w:numPr>
              <w:bidi/>
              <w:jc w:val="center"/>
              <w:rPr>
                <w:rFonts w:cs="B Lotus"/>
                <w:rtl/>
              </w:rPr>
            </w:pPr>
          </w:p>
        </w:tc>
        <w:tc>
          <w:tcPr>
            <w:tcW w:w="1803" w:type="dxa"/>
          </w:tcPr>
          <w:p w14:paraId="526A595A" w14:textId="44CE1B04" w:rsidR="004A7367" w:rsidRPr="004A7367" w:rsidRDefault="004A7367" w:rsidP="004A7367">
            <w:pPr>
              <w:jc w:val="center"/>
              <w:rPr>
                <w:rFonts w:cs="B Lotus"/>
                <w:sz w:val="28"/>
                <w:szCs w:val="28"/>
                <w:rtl/>
              </w:rPr>
            </w:pPr>
            <w:r w:rsidRPr="004A7367">
              <w:rPr>
                <w:rFonts w:cs="B Lotus"/>
                <w:rtl/>
              </w:rPr>
              <w:t>795</w:t>
            </w:r>
          </w:p>
        </w:tc>
        <w:tc>
          <w:tcPr>
            <w:tcW w:w="1803" w:type="dxa"/>
          </w:tcPr>
          <w:p w14:paraId="54F2A3AA" w14:textId="31EF35B5"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آشتیان‏</w:t>
            </w:r>
          </w:p>
        </w:tc>
        <w:tc>
          <w:tcPr>
            <w:tcW w:w="1803" w:type="dxa"/>
          </w:tcPr>
          <w:p w14:paraId="7B7DA604" w14:textId="40EC1EA5" w:rsidR="004A7367" w:rsidRPr="004A7367" w:rsidRDefault="004A7367" w:rsidP="004A7367">
            <w:pPr>
              <w:jc w:val="center"/>
              <w:rPr>
                <w:rFonts w:cs="B Lotus"/>
                <w:sz w:val="28"/>
                <w:szCs w:val="28"/>
                <w:rtl/>
              </w:rPr>
            </w:pPr>
            <w:r w:rsidRPr="004A7367">
              <w:rPr>
                <w:rFonts w:cs="B Lotus"/>
                <w:rtl/>
              </w:rPr>
              <w:t>22</w:t>
            </w:r>
          </w:p>
        </w:tc>
        <w:tc>
          <w:tcPr>
            <w:tcW w:w="1803" w:type="dxa"/>
          </w:tcPr>
          <w:p w14:paraId="1E56F1EC" w14:textId="3D607B21"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47E806C0" w14:textId="77777777" w:rsidTr="00372823">
        <w:tc>
          <w:tcPr>
            <w:tcW w:w="1803" w:type="dxa"/>
          </w:tcPr>
          <w:p w14:paraId="7B2BD645" w14:textId="77777777" w:rsidR="004A7367" w:rsidRPr="004A7367" w:rsidRDefault="004A7367" w:rsidP="004A7367">
            <w:pPr>
              <w:pStyle w:val="ListParagraph"/>
              <w:numPr>
                <w:ilvl w:val="0"/>
                <w:numId w:val="63"/>
              </w:numPr>
              <w:bidi/>
              <w:jc w:val="center"/>
              <w:rPr>
                <w:rFonts w:cs="B Lotus"/>
                <w:rtl/>
              </w:rPr>
            </w:pPr>
          </w:p>
        </w:tc>
        <w:tc>
          <w:tcPr>
            <w:tcW w:w="1803" w:type="dxa"/>
          </w:tcPr>
          <w:p w14:paraId="6629EDA9" w14:textId="39607D00" w:rsidR="004A7367" w:rsidRPr="004A7367" w:rsidRDefault="004A7367" w:rsidP="004A7367">
            <w:pPr>
              <w:jc w:val="center"/>
              <w:rPr>
                <w:rFonts w:cs="B Lotus"/>
                <w:sz w:val="28"/>
                <w:szCs w:val="28"/>
                <w:rtl/>
              </w:rPr>
            </w:pPr>
            <w:r w:rsidRPr="004A7367">
              <w:rPr>
                <w:rFonts w:cs="B Lotus"/>
                <w:rtl/>
              </w:rPr>
              <w:t>796</w:t>
            </w:r>
          </w:p>
        </w:tc>
        <w:tc>
          <w:tcPr>
            <w:tcW w:w="1803" w:type="dxa"/>
          </w:tcPr>
          <w:p w14:paraId="718F487B" w14:textId="45A844F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فرمهین‏</w:t>
            </w:r>
          </w:p>
        </w:tc>
        <w:tc>
          <w:tcPr>
            <w:tcW w:w="1803" w:type="dxa"/>
          </w:tcPr>
          <w:p w14:paraId="20DC7997" w14:textId="63698028" w:rsidR="004A7367" w:rsidRPr="004A7367" w:rsidRDefault="004A7367" w:rsidP="004A7367">
            <w:pPr>
              <w:jc w:val="center"/>
              <w:rPr>
                <w:rFonts w:cs="B Lotus"/>
                <w:sz w:val="28"/>
                <w:szCs w:val="28"/>
                <w:rtl/>
              </w:rPr>
            </w:pPr>
            <w:r w:rsidRPr="004A7367">
              <w:rPr>
                <w:rFonts w:cs="B Lotus"/>
                <w:rtl/>
              </w:rPr>
              <w:t>22</w:t>
            </w:r>
          </w:p>
        </w:tc>
        <w:tc>
          <w:tcPr>
            <w:tcW w:w="1803" w:type="dxa"/>
          </w:tcPr>
          <w:p w14:paraId="453166B4" w14:textId="6166579F"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1FB67BA2" w14:textId="77777777" w:rsidTr="00372823">
        <w:tc>
          <w:tcPr>
            <w:tcW w:w="1803" w:type="dxa"/>
          </w:tcPr>
          <w:p w14:paraId="24581BAA" w14:textId="77777777" w:rsidR="004A7367" w:rsidRPr="004A7367" w:rsidRDefault="004A7367" w:rsidP="004A7367">
            <w:pPr>
              <w:pStyle w:val="ListParagraph"/>
              <w:numPr>
                <w:ilvl w:val="0"/>
                <w:numId w:val="63"/>
              </w:numPr>
              <w:bidi/>
              <w:jc w:val="center"/>
              <w:rPr>
                <w:rFonts w:cs="B Lotus"/>
                <w:rtl/>
              </w:rPr>
            </w:pPr>
          </w:p>
        </w:tc>
        <w:tc>
          <w:tcPr>
            <w:tcW w:w="1803" w:type="dxa"/>
          </w:tcPr>
          <w:p w14:paraId="2B57E1BF" w14:textId="2E3C477A" w:rsidR="004A7367" w:rsidRPr="004A7367" w:rsidRDefault="004A7367" w:rsidP="004A7367">
            <w:pPr>
              <w:jc w:val="center"/>
              <w:rPr>
                <w:rFonts w:cs="B Lotus"/>
                <w:sz w:val="28"/>
                <w:szCs w:val="28"/>
                <w:rtl/>
              </w:rPr>
            </w:pPr>
            <w:r w:rsidRPr="004A7367">
              <w:rPr>
                <w:rFonts w:cs="B Lotus"/>
                <w:rtl/>
              </w:rPr>
              <w:t>797</w:t>
            </w:r>
          </w:p>
        </w:tc>
        <w:tc>
          <w:tcPr>
            <w:tcW w:w="1803" w:type="dxa"/>
          </w:tcPr>
          <w:p w14:paraId="657C28BD" w14:textId="598EEF8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زاویه‏</w:t>
            </w:r>
          </w:p>
        </w:tc>
        <w:tc>
          <w:tcPr>
            <w:tcW w:w="1803" w:type="dxa"/>
          </w:tcPr>
          <w:p w14:paraId="6733B805" w14:textId="5B890B6D" w:rsidR="004A7367" w:rsidRPr="004A7367" w:rsidRDefault="004A7367" w:rsidP="004A7367">
            <w:pPr>
              <w:jc w:val="center"/>
              <w:rPr>
                <w:rFonts w:cs="B Lotus"/>
                <w:sz w:val="28"/>
                <w:szCs w:val="28"/>
                <w:rtl/>
              </w:rPr>
            </w:pPr>
            <w:r w:rsidRPr="004A7367">
              <w:rPr>
                <w:rFonts w:cs="B Lotus"/>
                <w:rtl/>
              </w:rPr>
              <w:t>22</w:t>
            </w:r>
          </w:p>
        </w:tc>
        <w:tc>
          <w:tcPr>
            <w:tcW w:w="1803" w:type="dxa"/>
          </w:tcPr>
          <w:p w14:paraId="46277E18" w14:textId="33884391"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44CA446D" w14:textId="77777777" w:rsidTr="00372823">
        <w:tc>
          <w:tcPr>
            <w:tcW w:w="1803" w:type="dxa"/>
          </w:tcPr>
          <w:p w14:paraId="5CB5BBDB" w14:textId="77777777" w:rsidR="004A7367" w:rsidRPr="004A7367" w:rsidRDefault="004A7367" w:rsidP="004A7367">
            <w:pPr>
              <w:pStyle w:val="ListParagraph"/>
              <w:numPr>
                <w:ilvl w:val="0"/>
                <w:numId w:val="63"/>
              </w:numPr>
              <w:bidi/>
              <w:jc w:val="center"/>
              <w:rPr>
                <w:rFonts w:cs="B Lotus"/>
                <w:rtl/>
              </w:rPr>
            </w:pPr>
          </w:p>
        </w:tc>
        <w:tc>
          <w:tcPr>
            <w:tcW w:w="1803" w:type="dxa"/>
          </w:tcPr>
          <w:p w14:paraId="36B1B59E" w14:textId="0D94EBE5" w:rsidR="004A7367" w:rsidRPr="004A7367" w:rsidRDefault="004A7367" w:rsidP="004A7367">
            <w:pPr>
              <w:jc w:val="center"/>
              <w:rPr>
                <w:rFonts w:cs="B Lotus"/>
                <w:sz w:val="28"/>
                <w:szCs w:val="28"/>
                <w:rtl/>
              </w:rPr>
            </w:pPr>
            <w:r w:rsidRPr="004A7367">
              <w:rPr>
                <w:rFonts w:cs="B Lotus"/>
                <w:rtl/>
              </w:rPr>
              <w:t>798</w:t>
            </w:r>
          </w:p>
        </w:tc>
        <w:tc>
          <w:tcPr>
            <w:tcW w:w="1803" w:type="dxa"/>
          </w:tcPr>
          <w:p w14:paraId="5A9137FA" w14:textId="252A57FB"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نوبران‏</w:t>
            </w:r>
          </w:p>
        </w:tc>
        <w:tc>
          <w:tcPr>
            <w:tcW w:w="1803" w:type="dxa"/>
          </w:tcPr>
          <w:p w14:paraId="101D59E6" w14:textId="647DFCF7" w:rsidR="004A7367" w:rsidRPr="004A7367" w:rsidRDefault="004A7367" w:rsidP="004A7367">
            <w:pPr>
              <w:jc w:val="center"/>
              <w:rPr>
                <w:rFonts w:cs="B Lotus"/>
                <w:sz w:val="28"/>
                <w:szCs w:val="28"/>
                <w:rtl/>
              </w:rPr>
            </w:pPr>
            <w:r w:rsidRPr="004A7367">
              <w:rPr>
                <w:rFonts w:cs="B Lotus"/>
                <w:rtl/>
              </w:rPr>
              <w:t>22</w:t>
            </w:r>
          </w:p>
        </w:tc>
        <w:tc>
          <w:tcPr>
            <w:tcW w:w="1803" w:type="dxa"/>
          </w:tcPr>
          <w:p w14:paraId="510E8B7E" w14:textId="505E8631"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2E7D6086" w14:textId="77777777" w:rsidTr="00372823">
        <w:tc>
          <w:tcPr>
            <w:tcW w:w="1803" w:type="dxa"/>
          </w:tcPr>
          <w:p w14:paraId="3E9D182A" w14:textId="77777777" w:rsidR="004A7367" w:rsidRPr="004A7367" w:rsidRDefault="004A7367" w:rsidP="004A7367">
            <w:pPr>
              <w:pStyle w:val="ListParagraph"/>
              <w:numPr>
                <w:ilvl w:val="0"/>
                <w:numId w:val="63"/>
              </w:numPr>
              <w:bidi/>
              <w:jc w:val="center"/>
              <w:rPr>
                <w:rFonts w:cs="B Lotus"/>
                <w:rtl/>
              </w:rPr>
            </w:pPr>
          </w:p>
        </w:tc>
        <w:tc>
          <w:tcPr>
            <w:tcW w:w="1803" w:type="dxa"/>
          </w:tcPr>
          <w:p w14:paraId="1EAFEAC8" w14:textId="554EE64F" w:rsidR="004A7367" w:rsidRPr="004A7367" w:rsidRDefault="004A7367" w:rsidP="004A7367">
            <w:pPr>
              <w:jc w:val="center"/>
              <w:rPr>
                <w:rFonts w:cs="B Lotus"/>
                <w:sz w:val="28"/>
                <w:szCs w:val="28"/>
                <w:rtl/>
              </w:rPr>
            </w:pPr>
            <w:r w:rsidRPr="004A7367">
              <w:rPr>
                <w:rFonts w:cs="B Lotus"/>
                <w:rtl/>
              </w:rPr>
              <w:t>799</w:t>
            </w:r>
          </w:p>
        </w:tc>
        <w:tc>
          <w:tcPr>
            <w:tcW w:w="1803" w:type="dxa"/>
          </w:tcPr>
          <w:p w14:paraId="5DCEC4AF" w14:textId="4EE63CBD"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غرق</w:t>
            </w:r>
            <w:r w:rsidRPr="004A7367">
              <w:rPr>
                <w:rFonts w:cs="B Lotus"/>
                <w:rtl/>
              </w:rPr>
              <w:t xml:space="preserve"> </w:t>
            </w:r>
            <w:r w:rsidRPr="004A7367">
              <w:rPr>
                <w:rFonts w:cs="B Lotus" w:hint="cs"/>
                <w:rtl/>
              </w:rPr>
              <w:t>آباد‏</w:t>
            </w:r>
          </w:p>
        </w:tc>
        <w:tc>
          <w:tcPr>
            <w:tcW w:w="1803" w:type="dxa"/>
          </w:tcPr>
          <w:p w14:paraId="605C5918" w14:textId="71B508E8" w:rsidR="004A7367" w:rsidRPr="004A7367" w:rsidRDefault="004A7367" w:rsidP="004A7367">
            <w:pPr>
              <w:jc w:val="center"/>
              <w:rPr>
                <w:rFonts w:cs="B Lotus"/>
                <w:sz w:val="28"/>
                <w:szCs w:val="28"/>
                <w:rtl/>
              </w:rPr>
            </w:pPr>
            <w:r w:rsidRPr="004A7367">
              <w:rPr>
                <w:rFonts w:cs="B Lotus"/>
                <w:rtl/>
              </w:rPr>
              <w:t>22</w:t>
            </w:r>
          </w:p>
        </w:tc>
        <w:tc>
          <w:tcPr>
            <w:tcW w:w="1803" w:type="dxa"/>
          </w:tcPr>
          <w:p w14:paraId="51D2E0A8" w14:textId="49239BD9"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4F42A3A1" w14:textId="77777777" w:rsidTr="00372823">
        <w:tc>
          <w:tcPr>
            <w:tcW w:w="1803" w:type="dxa"/>
          </w:tcPr>
          <w:p w14:paraId="540BBFD5" w14:textId="77777777" w:rsidR="004A7367" w:rsidRPr="004A7367" w:rsidRDefault="004A7367" w:rsidP="004A7367">
            <w:pPr>
              <w:pStyle w:val="ListParagraph"/>
              <w:numPr>
                <w:ilvl w:val="0"/>
                <w:numId w:val="63"/>
              </w:numPr>
              <w:bidi/>
              <w:jc w:val="center"/>
              <w:rPr>
                <w:rFonts w:cs="B Lotus"/>
                <w:rtl/>
              </w:rPr>
            </w:pPr>
          </w:p>
        </w:tc>
        <w:tc>
          <w:tcPr>
            <w:tcW w:w="1803" w:type="dxa"/>
          </w:tcPr>
          <w:p w14:paraId="1AECCD53" w14:textId="761EBF80" w:rsidR="004A7367" w:rsidRPr="004A7367" w:rsidRDefault="004A7367" w:rsidP="004A7367">
            <w:pPr>
              <w:jc w:val="center"/>
              <w:rPr>
                <w:rFonts w:cs="B Lotus"/>
                <w:sz w:val="28"/>
                <w:szCs w:val="28"/>
                <w:rtl/>
              </w:rPr>
            </w:pPr>
            <w:r w:rsidRPr="004A7367">
              <w:rPr>
                <w:rFonts w:cs="B Lotus"/>
                <w:rtl/>
              </w:rPr>
              <w:t>800</w:t>
            </w:r>
          </w:p>
        </w:tc>
        <w:tc>
          <w:tcPr>
            <w:tcW w:w="1803" w:type="dxa"/>
          </w:tcPr>
          <w:p w14:paraId="098D9810" w14:textId="14A59261" w:rsidR="004A7367" w:rsidRPr="004A7367" w:rsidRDefault="004A7367" w:rsidP="004A7367">
            <w:pPr>
              <w:jc w:val="center"/>
              <w:rPr>
                <w:rFonts w:cs="B Lotus"/>
                <w:sz w:val="28"/>
                <w:szCs w:val="28"/>
                <w:rtl/>
              </w:rPr>
            </w:pPr>
            <w:r w:rsidRPr="004A7367">
              <w:rPr>
                <w:rFonts w:cs="B Lotus" w:hint="cs"/>
                <w:rtl/>
              </w:rPr>
              <w:t>رحیم</w:t>
            </w:r>
            <w:r w:rsidRPr="004A7367">
              <w:rPr>
                <w:rFonts w:cs="B Lotus"/>
                <w:rtl/>
              </w:rPr>
              <w:t xml:space="preserve"> </w:t>
            </w:r>
            <w:r w:rsidRPr="004A7367">
              <w:rPr>
                <w:rFonts w:cs="B Lotus" w:hint="cs"/>
                <w:rtl/>
              </w:rPr>
              <w:t>آباد‏</w:t>
            </w:r>
            <w:r w:rsidRPr="004A7367">
              <w:rPr>
                <w:rFonts w:cs="B Lotus"/>
                <w:rtl/>
              </w:rPr>
              <w:t xml:space="preserve"> </w:t>
            </w:r>
          </w:p>
        </w:tc>
        <w:tc>
          <w:tcPr>
            <w:tcW w:w="1803" w:type="dxa"/>
          </w:tcPr>
          <w:p w14:paraId="180F460D" w14:textId="2EED56E6" w:rsidR="004A7367" w:rsidRPr="004A7367" w:rsidRDefault="004A7367" w:rsidP="004A7367">
            <w:pPr>
              <w:jc w:val="center"/>
              <w:rPr>
                <w:rFonts w:cs="B Lotus"/>
                <w:sz w:val="28"/>
                <w:szCs w:val="28"/>
                <w:rtl/>
              </w:rPr>
            </w:pPr>
            <w:r w:rsidRPr="004A7367">
              <w:rPr>
                <w:rFonts w:cs="B Lotus"/>
                <w:rtl/>
              </w:rPr>
              <w:t>22</w:t>
            </w:r>
          </w:p>
        </w:tc>
        <w:tc>
          <w:tcPr>
            <w:tcW w:w="1803" w:type="dxa"/>
          </w:tcPr>
          <w:p w14:paraId="1CFF28F5" w14:textId="622B9037"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747A62A5" w14:textId="77777777" w:rsidTr="00372823">
        <w:tc>
          <w:tcPr>
            <w:tcW w:w="1803" w:type="dxa"/>
          </w:tcPr>
          <w:p w14:paraId="4A095B8F" w14:textId="77777777" w:rsidR="004A7367" w:rsidRPr="004A7367" w:rsidRDefault="004A7367" w:rsidP="004A7367">
            <w:pPr>
              <w:pStyle w:val="ListParagraph"/>
              <w:numPr>
                <w:ilvl w:val="0"/>
                <w:numId w:val="63"/>
              </w:numPr>
              <w:bidi/>
              <w:jc w:val="center"/>
              <w:rPr>
                <w:rFonts w:cs="B Lotus"/>
                <w:rtl/>
              </w:rPr>
            </w:pPr>
          </w:p>
        </w:tc>
        <w:tc>
          <w:tcPr>
            <w:tcW w:w="1803" w:type="dxa"/>
          </w:tcPr>
          <w:p w14:paraId="4A8C40C3" w14:textId="3C4885F1" w:rsidR="004A7367" w:rsidRPr="004A7367" w:rsidRDefault="004A7367" w:rsidP="004A7367">
            <w:pPr>
              <w:jc w:val="center"/>
              <w:rPr>
                <w:rFonts w:cs="B Lotus"/>
                <w:sz w:val="28"/>
                <w:szCs w:val="28"/>
                <w:rtl/>
              </w:rPr>
            </w:pPr>
            <w:r w:rsidRPr="004A7367">
              <w:rPr>
                <w:rFonts w:cs="B Lotus"/>
                <w:rtl/>
              </w:rPr>
              <w:t>801</w:t>
            </w:r>
          </w:p>
        </w:tc>
        <w:tc>
          <w:tcPr>
            <w:tcW w:w="1803" w:type="dxa"/>
          </w:tcPr>
          <w:p w14:paraId="019D5A8D" w14:textId="454740F9"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آستانه‏</w:t>
            </w:r>
          </w:p>
        </w:tc>
        <w:tc>
          <w:tcPr>
            <w:tcW w:w="1803" w:type="dxa"/>
          </w:tcPr>
          <w:p w14:paraId="0CA7814F" w14:textId="599462CD" w:rsidR="004A7367" w:rsidRPr="004A7367" w:rsidRDefault="004A7367" w:rsidP="004A7367">
            <w:pPr>
              <w:jc w:val="center"/>
              <w:rPr>
                <w:rFonts w:cs="B Lotus"/>
                <w:sz w:val="28"/>
                <w:szCs w:val="28"/>
                <w:rtl/>
              </w:rPr>
            </w:pPr>
            <w:r w:rsidRPr="004A7367">
              <w:rPr>
                <w:rFonts w:cs="B Lotus"/>
                <w:rtl/>
              </w:rPr>
              <w:t>22</w:t>
            </w:r>
          </w:p>
        </w:tc>
        <w:tc>
          <w:tcPr>
            <w:tcW w:w="1803" w:type="dxa"/>
          </w:tcPr>
          <w:p w14:paraId="11185C04" w14:textId="2C9F4437"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55BF085E" w14:textId="77777777" w:rsidTr="00372823">
        <w:tc>
          <w:tcPr>
            <w:tcW w:w="1803" w:type="dxa"/>
          </w:tcPr>
          <w:p w14:paraId="7B62B88B" w14:textId="77777777" w:rsidR="004A7367" w:rsidRPr="004A7367" w:rsidRDefault="004A7367" w:rsidP="004A7367">
            <w:pPr>
              <w:pStyle w:val="ListParagraph"/>
              <w:numPr>
                <w:ilvl w:val="0"/>
                <w:numId w:val="63"/>
              </w:numPr>
              <w:bidi/>
              <w:jc w:val="center"/>
              <w:rPr>
                <w:rFonts w:cs="B Lotus"/>
                <w:rtl/>
              </w:rPr>
            </w:pPr>
          </w:p>
        </w:tc>
        <w:tc>
          <w:tcPr>
            <w:tcW w:w="1803" w:type="dxa"/>
          </w:tcPr>
          <w:p w14:paraId="16273786" w14:textId="7508C17A" w:rsidR="004A7367" w:rsidRPr="004A7367" w:rsidRDefault="004A7367" w:rsidP="004A7367">
            <w:pPr>
              <w:jc w:val="center"/>
              <w:rPr>
                <w:rFonts w:cs="B Lotus"/>
                <w:sz w:val="28"/>
                <w:szCs w:val="28"/>
                <w:rtl/>
              </w:rPr>
            </w:pPr>
            <w:r w:rsidRPr="004A7367">
              <w:rPr>
                <w:rFonts w:cs="B Lotus"/>
                <w:rtl/>
              </w:rPr>
              <w:t>802</w:t>
            </w:r>
          </w:p>
        </w:tc>
        <w:tc>
          <w:tcPr>
            <w:tcW w:w="1803" w:type="dxa"/>
          </w:tcPr>
          <w:p w14:paraId="7989D296" w14:textId="6BF35AC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نیمور‏</w:t>
            </w:r>
          </w:p>
        </w:tc>
        <w:tc>
          <w:tcPr>
            <w:tcW w:w="1803" w:type="dxa"/>
          </w:tcPr>
          <w:p w14:paraId="3760CC90" w14:textId="71EF89D8" w:rsidR="004A7367" w:rsidRPr="004A7367" w:rsidRDefault="004A7367" w:rsidP="004A7367">
            <w:pPr>
              <w:jc w:val="center"/>
              <w:rPr>
                <w:rFonts w:cs="B Lotus"/>
                <w:sz w:val="28"/>
                <w:szCs w:val="28"/>
                <w:rtl/>
              </w:rPr>
            </w:pPr>
            <w:r w:rsidRPr="004A7367">
              <w:rPr>
                <w:rFonts w:cs="B Lotus"/>
                <w:rtl/>
              </w:rPr>
              <w:t>22</w:t>
            </w:r>
          </w:p>
        </w:tc>
        <w:tc>
          <w:tcPr>
            <w:tcW w:w="1803" w:type="dxa"/>
          </w:tcPr>
          <w:p w14:paraId="179484C2" w14:textId="0D880ACC"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7D74ED81" w14:textId="77777777" w:rsidTr="00372823">
        <w:tc>
          <w:tcPr>
            <w:tcW w:w="1803" w:type="dxa"/>
          </w:tcPr>
          <w:p w14:paraId="05A04839" w14:textId="77777777" w:rsidR="004A7367" w:rsidRPr="004A7367" w:rsidRDefault="004A7367" w:rsidP="004A7367">
            <w:pPr>
              <w:pStyle w:val="ListParagraph"/>
              <w:numPr>
                <w:ilvl w:val="0"/>
                <w:numId w:val="63"/>
              </w:numPr>
              <w:bidi/>
              <w:jc w:val="center"/>
              <w:rPr>
                <w:rFonts w:cs="B Lotus"/>
                <w:rtl/>
              </w:rPr>
            </w:pPr>
          </w:p>
        </w:tc>
        <w:tc>
          <w:tcPr>
            <w:tcW w:w="1803" w:type="dxa"/>
          </w:tcPr>
          <w:p w14:paraId="1CB0D7C4" w14:textId="3712FA2B" w:rsidR="004A7367" w:rsidRPr="004A7367" w:rsidRDefault="004A7367" w:rsidP="004A7367">
            <w:pPr>
              <w:jc w:val="center"/>
              <w:rPr>
                <w:rFonts w:cs="B Lotus"/>
                <w:sz w:val="28"/>
                <w:szCs w:val="28"/>
                <w:rtl/>
              </w:rPr>
            </w:pPr>
            <w:r w:rsidRPr="004A7367">
              <w:rPr>
                <w:rFonts w:cs="B Lotus"/>
                <w:rtl/>
              </w:rPr>
              <w:t>882</w:t>
            </w:r>
          </w:p>
        </w:tc>
        <w:tc>
          <w:tcPr>
            <w:tcW w:w="1803" w:type="dxa"/>
          </w:tcPr>
          <w:p w14:paraId="475236F8" w14:textId="6E141717" w:rsidR="004A7367" w:rsidRPr="004A7367" w:rsidRDefault="004A7367" w:rsidP="004A7367">
            <w:pPr>
              <w:jc w:val="center"/>
              <w:rPr>
                <w:rFonts w:cs="B Lotus"/>
                <w:sz w:val="28"/>
                <w:szCs w:val="28"/>
                <w:rtl/>
              </w:rPr>
            </w:pPr>
            <w:r w:rsidRPr="004A7367">
              <w:rPr>
                <w:rFonts w:cs="B Lotus" w:hint="cs"/>
                <w:rtl/>
              </w:rPr>
              <w:t>سربند</w:t>
            </w:r>
          </w:p>
        </w:tc>
        <w:tc>
          <w:tcPr>
            <w:tcW w:w="1803" w:type="dxa"/>
          </w:tcPr>
          <w:p w14:paraId="3813ADD9" w14:textId="13C6B489" w:rsidR="004A7367" w:rsidRPr="004A7367" w:rsidRDefault="004A7367" w:rsidP="004A7367">
            <w:pPr>
              <w:jc w:val="center"/>
              <w:rPr>
                <w:rFonts w:cs="B Lotus"/>
                <w:sz w:val="28"/>
                <w:szCs w:val="28"/>
                <w:rtl/>
              </w:rPr>
            </w:pPr>
            <w:r w:rsidRPr="004A7367">
              <w:rPr>
                <w:rFonts w:cs="B Lotus"/>
                <w:rtl/>
              </w:rPr>
              <w:t>22</w:t>
            </w:r>
          </w:p>
        </w:tc>
        <w:tc>
          <w:tcPr>
            <w:tcW w:w="1803" w:type="dxa"/>
          </w:tcPr>
          <w:p w14:paraId="66012AEE" w14:textId="4908A3E4"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2A24FCB4" w14:textId="77777777" w:rsidTr="00372823">
        <w:tc>
          <w:tcPr>
            <w:tcW w:w="1803" w:type="dxa"/>
          </w:tcPr>
          <w:p w14:paraId="13BA6B53" w14:textId="77777777" w:rsidR="004A7367" w:rsidRPr="004A7367" w:rsidRDefault="004A7367" w:rsidP="004A7367">
            <w:pPr>
              <w:pStyle w:val="ListParagraph"/>
              <w:numPr>
                <w:ilvl w:val="0"/>
                <w:numId w:val="63"/>
              </w:numPr>
              <w:bidi/>
              <w:jc w:val="center"/>
              <w:rPr>
                <w:rFonts w:cs="B Lotus"/>
                <w:rtl/>
              </w:rPr>
            </w:pPr>
          </w:p>
        </w:tc>
        <w:tc>
          <w:tcPr>
            <w:tcW w:w="1803" w:type="dxa"/>
          </w:tcPr>
          <w:p w14:paraId="09C86F7E" w14:textId="6B843D8A" w:rsidR="004A7367" w:rsidRPr="004A7367" w:rsidRDefault="004A7367" w:rsidP="004A7367">
            <w:pPr>
              <w:jc w:val="center"/>
              <w:rPr>
                <w:rFonts w:cs="B Lotus"/>
                <w:sz w:val="28"/>
                <w:szCs w:val="28"/>
                <w:rtl/>
              </w:rPr>
            </w:pPr>
            <w:r w:rsidRPr="004A7367">
              <w:rPr>
                <w:rFonts w:cs="B Lotus"/>
                <w:rtl/>
              </w:rPr>
              <w:t>962</w:t>
            </w:r>
          </w:p>
        </w:tc>
        <w:tc>
          <w:tcPr>
            <w:tcW w:w="1803" w:type="dxa"/>
          </w:tcPr>
          <w:p w14:paraId="6969F18A" w14:textId="4B39BD8F" w:rsidR="004A7367" w:rsidRPr="004A7367" w:rsidRDefault="004A7367" w:rsidP="004A7367">
            <w:pPr>
              <w:jc w:val="center"/>
              <w:rPr>
                <w:rFonts w:cs="B Lotus"/>
                <w:sz w:val="28"/>
                <w:szCs w:val="28"/>
                <w:rtl/>
              </w:rPr>
            </w:pPr>
            <w:r w:rsidRPr="004A7367">
              <w:rPr>
                <w:rFonts w:cs="B Lotus" w:hint="cs"/>
                <w:rtl/>
              </w:rPr>
              <w:t>مامونيه</w:t>
            </w:r>
          </w:p>
        </w:tc>
        <w:tc>
          <w:tcPr>
            <w:tcW w:w="1803" w:type="dxa"/>
          </w:tcPr>
          <w:p w14:paraId="206420E3" w14:textId="0129FC7B" w:rsidR="004A7367" w:rsidRPr="004A7367" w:rsidRDefault="004A7367" w:rsidP="004A7367">
            <w:pPr>
              <w:jc w:val="center"/>
              <w:rPr>
                <w:rFonts w:cs="B Lotus"/>
                <w:sz w:val="28"/>
                <w:szCs w:val="28"/>
                <w:rtl/>
              </w:rPr>
            </w:pPr>
            <w:r w:rsidRPr="004A7367">
              <w:rPr>
                <w:rFonts w:cs="B Lotus"/>
                <w:rtl/>
              </w:rPr>
              <w:t>22</w:t>
            </w:r>
          </w:p>
        </w:tc>
        <w:tc>
          <w:tcPr>
            <w:tcW w:w="1803" w:type="dxa"/>
          </w:tcPr>
          <w:p w14:paraId="3C4E7191" w14:textId="42C7B2E1"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436769D9" w14:textId="77777777" w:rsidTr="00372823">
        <w:tc>
          <w:tcPr>
            <w:tcW w:w="1803" w:type="dxa"/>
          </w:tcPr>
          <w:p w14:paraId="212EF3AA" w14:textId="77777777" w:rsidR="004A7367" w:rsidRPr="004A7367" w:rsidRDefault="004A7367" w:rsidP="004A7367">
            <w:pPr>
              <w:pStyle w:val="ListParagraph"/>
              <w:numPr>
                <w:ilvl w:val="0"/>
                <w:numId w:val="63"/>
              </w:numPr>
              <w:bidi/>
              <w:jc w:val="center"/>
              <w:rPr>
                <w:rFonts w:cs="B Lotus"/>
                <w:rtl/>
              </w:rPr>
            </w:pPr>
          </w:p>
        </w:tc>
        <w:tc>
          <w:tcPr>
            <w:tcW w:w="1803" w:type="dxa"/>
          </w:tcPr>
          <w:p w14:paraId="67FF60A7" w14:textId="0226446D" w:rsidR="004A7367" w:rsidRPr="004A7367" w:rsidRDefault="004A7367" w:rsidP="004A7367">
            <w:pPr>
              <w:jc w:val="center"/>
              <w:rPr>
                <w:rFonts w:cs="B Lotus"/>
                <w:sz w:val="28"/>
                <w:szCs w:val="28"/>
                <w:rtl/>
              </w:rPr>
            </w:pPr>
            <w:r w:rsidRPr="004A7367">
              <w:rPr>
                <w:rFonts w:cs="B Lotus"/>
                <w:rtl/>
              </w:rPr>
              <w:t>1089</w:t>
            </w:r>
          </w:p>
        </w:tc>
        <w:tc>
          <w:tcPr>
            <w:tcW w:w="1803" w:type="dxa"/>
          </w:tcPr>
          <w:p w14:paraId="4B2BC9A6" w14:textId="111BAAA5" w:rsidR="004A7367" w:rsidRPr="004A7367" w:rsidRDefault="004A7367" w:rsidP="004A7367">
            <w:pPr>
              <w:jc w:val="center"/>
              <w:rPr>
                <w:rFonts w:cs="B Lotus"/>
                <w:sz w:val="28"/>
                <w:szCs w:val="28"/>
                <w:rtl/>
              </w:rPr>
            </w:pPr>
            <w:r w:rsidRPr="004A7367">
              <w:rPr>
                <w:rFonts w:cs="B Lotus" w:hint="cs"/>
                <w:rtl/>
              </w:rPr>
              <w:t>توره</w:t>
            </w:r>
          </w:p>
        </w:tc>
        <w:tc>
          <w:tcPr>
            <w:tcW w:w="1803" w:type="dxa"/>
          </w:tcPr>
          <w:p w14:paraId="69E3BD1E" w14:textId="6D6E3363" w:rsidR="004A7367" w:rsidRPr="004A7367" w:rsidRDefault="004A7367" w:rsidP="004A7367">
            <w:pPr>
              <w:jc w:val="center"/>
              <w:rPr>
                <w:rFonts w:cs="B Lotus"/>
                <w:sz w:val="28"/>
                <w:szCs w:val="28"/>
                <w:rtl/>
              </w:rPr>
            </w:pPr>
            <w:r w:rsidRPr="004A7367">
              <w:rPr>
                <w:rFonts w:cs="B Lotus"/>
                <w:rtl/>
              </w:rPr>
              <w:t>22</w:t>
            </w:r>
          </w:p>
        </w:tc>
        <w:tc>
          <w:tcPr>
            <w:tcW w:w="1803" w:type="dxa"/>
          </w:tcPr>
          <w:p w14:paraId="60DB239A" w14:textId="37B65DB1"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2645611C" w14:textId="77777777" w:rsidTr="00372823">
        <w:tc>
          <w:tcPr>
            <w:tcW w:w="1803" w:type="dxa"/>
          </w:tcPr>
          <w:p w14:paraId="2827E4FC" w14:textId="77777777" w:rsidR="004A7367" w:rsidRPr="004A7367" w:rsidRDefault="004A7367" w:rsidP="004A7367">
            <w:pPr>
              <w:pStyle w:val="ListParagraph"/>
              <w:numPr>
                <w:ilvl w:val="0"/>
                <w:numId w:val="63"/>
              </w:numPr>
              <w:bidi/>
              <w:jc w:val="center"/>
              <w:rPr>
                <w:rFonts w:cs="B Lotus"/>
                <w:rtl/>
              </w:rPr>
            </w:pPr>
          </w:p>
        </w:tc>
        <w:tc>
          <w:tcPr>
            <w:tcW w:w="1803" w:type="dxa"/>
          </w:tcPr>
          <w:p w14:paraId="715487F0" w14:textId="6A352B89" w:rsidR="004A7367" w:rsidRPr="004A7367" w:rsidRDefault="004A7367" w:rsidP="004A7367">
            <w:pPr>
              <w:jc w:val="center"/>
              <w:rPr>
                <w:rFonts w:cs="B Lotus"/>
                <w:sz w:val="28"/>
                <w:szCs w:val="28"/>
                <w:rtl/>
              </w:rPr>
            </w:pPr>
            <w:r w:rsidRPr="004A7367">
              <w:rPr>
                <w:rFonts w:cs="B Lotus"/>
                <w:rtl/>
              </w:rPr>
              <w:t>1090</w:t>
            </w:r>
          </w:p>
        </w:tc>
        <w:tc>
          <w:tcPr>
            <w:tcW w:w="1803" w:type="dxa"/>
          </w:tcPr>
          <w:p w14:paraId="52F007C9" w14:textId="14D4179D" w:rsidR="004A7367" w:rsidRPr="004A7367" w:rsidRDefault="004A7367" w:rsidP="004A7367">
            <w:pPr>
              <w:jc w:val="center"/>
              <w:rPr>
                <w:rFonts w:cs="B Lotus"/>
                <w:sz w:val="28"/>
                <w:szCs w:val="28"/>
                <w:rtl/>
              </w:rPr>
            </w:pPr>
            <w:r w:rsidRPr="004A7367">
              <w:rPr>
                <w:rFonts w:cs="B Lotus" w:hint="cs"/>
                <w:rtl/>
              </w:rPr>
              <w:t>رازقان</w:t>
            </w:r>
          </w:p>
        </w:tc>
        <w:tc>
          <w:tcPr>
            <w:tcW w:w="1803" w:type="dxa"/>
          </w:tcPr>
          <w:p w14:paraId="5D677EC3" w14:textId="279AAAA4" w:rsidR="004A7367" w:rsidRPr="004A7367" w:rsidRDefault="004A7367" w:rsidP="004A7367">
            <w:pPr>
              <w:jc w:val="center"/>
              <w:rPr>
                <w:rFonts w:cs="B Lotus"/>
                <w:sz w:val="28"/>
                <w:szCs w:val="28"/>
                <w:rtl/>
              </w:rPr>
            </w:pPr>
            <w:r w:rsidRPr="004A7367">
              <w:rPr>
                <w:rFonts w:cs="B Lotus"/>
                <w:rtl/>
              </w:rPr>
              <w:t>22</w:t>
            </w:r>
          </w:p>
        </w:tc>
        <w:tc>
          <w:tcPr>
            <w:tcW w:w="1803" w:type="dxa"/>
          </w:tcPr>
          <w:p w14:paraId="6676E963" w14:textId="73912FCA"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450606C5" w14:textId="77777777" w:rsidTr="00372823">
        <w:tc>
          <w:tcPr>
            <w:tcW w:w="1803" w:type="dxa"/>
          </w:tcPr>
          <w:p w14:paraId="1633777C" w14:textId="77777777" w:rsidR="004A7367" w:rsidRPr="004A7367" w:rsidRDefault="004A7367" w:rsidP="004A7367">
            <w:pPr>
              <w:pStyle w:val="ListParagraph"/>
              <w:numPr>
                <w:ilvl w:val="0"/>
                <w:numId w:val="63"/>
              </w:numPr>
              <w:bidi/>
              <w:jc w:val="center"/>
              <w:rPr>
                <w:rFonts w:cs="B Lotus"/>
                <w:rtl/>
              </w:rPr>
            </w:pPr>
          </w:p>
        </w:tc>
        <w:tc>
          <w:tcPr>
            <w:tcW w:w="1803" w:type="dxa"/>
          </w:tcPr>
          <w:p w14:paraId="4EAB4437" w14:textId="23E34CE6" w:rsidR="004A7367" w:rsidRPr="004A7367" w:rsidRDefault="004A7367" w:rsidP="004A7367">
            <w:pPr>
              <w:jc w:val="center"/>
              <w:rPr>
                <w:rFonts w:cs="B Lotus"/>
                <w:sz w:val="28"/>
                <w:szCs w:val="28"/>
                <w:rtl/>
              </w:rPr>
            </w:pPr>
            <w:r w:rsidRPr="004A7367">
              <w:rPr>
                <w:rFonts w:cs="B Lotus"/>
                <w:rtl/>
              </w:rPr>
              <w:t>1153</w:t>
            </w:r>
          </w:p>
        </w:tc>
        <w:tc>
          <w:tcPr>
            <w:tcW w:w="1803" w:type="dxa"/>
          </w:tcPr>
          <w:p w14:paraId="1B64D20B" w14:textId="6209D869" w:rsidR="004A7367" w:rsidRPr="004A7367" w:rsidRDefault="004A7367" w:rsidP="004A7367">
            <w:pPr>
              <w:jc w:val="center"/>
              <w:rPr>
                <w:rFonts w:cs="B Lotus"/>
                <w:sz w:val="28"/>
                <w:szCs w:val="28"/>
                <w:rtl/>
              </w:rPr>
            </w:pPr>
            <w:r w:rsidRPr="004A7367">
              <w:rPr>
                <w:rFonts w:cs="B Lotus" w:hint="cs"/>
                <w:rtl/>
              </w:rPr>
              <w:t>کرهرود</w:t>
            </w:r>
          </w:p>
        </w:tc>
        <w:tc>
          <w:tcPr>
            <w:tcW w:w="1803" w:type="dxa"/>
          </w:tcPr>
          <w:p w14:paraId="05DA9E3B" w14:textId="2EC03193" w:rsidR="004A7367" w:rsidRPr="004A7367" w:rsidRDefault="004A7367" w:rsidP="004A7367">
            <w:pPr>
              <w:jc w:val="center"/>
              <w:rPr>
                <w:rFonts w:cs="B Lotus"/>
                <w:sz w:val="28"/>
                <w:szCs w:val="28"/>
                <w:rtl/>
              </w:rPr>
            </w:pPr>
            <w:r w:rsidRPr="004A7367">
              <w:rPr>
                <w:rFonts w:cs="B Lotus"/>
                <w:rtl/>
              </w:rPr>
              <w:t>22</w:t>
            </w:r>
          </w:p>
        </w:tc>
        <w:tc>
          <w:tcPr>
            <w:tcW w:w="1803" w:type="dxa"/>
          </w:tcPr>
          <w:p w14:paraId="2EF4F3AF" w14:textId="1E3AB0CB"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1EC9157B" w14:textId="77777777" w:rsidTr="00372823">
        <w:tc>
          <w:tcPr>
            <w:tcW w:w="1803" w:type="dxa"/>
          </w:tcPr>
          <w:p w14:paraId="5276E612" w14:textId="77777777" w:rsidR="004A7367" w:rsidRPr="004A7367" w:rsidRDefault="004A7367" w:rsidP="004A7367">
            <w:pPr>
              <w:pStyle w:val="ListParagraph"/>
              <w:numPr>
                <w:ilvl w:val="0"/>
                <w:numId w:val="63"/>
              </w:numPr>
              <w:bidi/>
              <w:jc w:val="center"/>
              <w:rPr>
                <w:rFonts w:cs="B Lotus"/>
                <w:rtl/>
              </w:rPr>
            </w:pPr>
          </w:p>
        </w:tc>
        <w:tc>
          <w:tcPr>
            <w:tcW w:w="1803" w:type="dxa"/>
          </w:tcPr>
          <w:p w14:paraId="133E8FA8" w14:textId="4C9D0DCC" w:rsidR="004A7367" w:rsidRPr="004A7367" w:rsidRDefault="004A7367" w:rsidP="004A7367">
            <w:pPr>
              <w:jc w:val="center"/>
              <w:rPr>
                <w:rFonts w:cs="B Lotus"/>
                <w:sz w:val="28"/>
                <w:szCs w:val="28"/>
                <w:rtl/>
              </w:rPr>
            </w:pPr>
            <w:r w:rsidRPr="004A7367">
              <w:rPr>
                <w:rFonts w:cs="B Lotus"/>
                <w:rtl/>
              </w:rPr>
              <w:t>1176</w:t>
            </w:r>
          </w:p>
        </w:tc>
        <w:tc>
          <w:tcPr>
            <w:tcW w:w="1803" w:type="dxa"/>
          </w:tcPr>
          <w:p w14:paraId="6219DC92" w14:textId="402731D6"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سلفچگان</w:t>
            </w:r>
          </w:p>
        </w:tc>
        <w:tc>
          <w:tcPr>
            <w:tcW w:w="1803" w:type="dxa"/>
          </w:tcPr>
          <w:p w14:paraId="152FC441" w14:textId="3AAFB9B5" w:rsidR="004A7367" w:rsidRPr="004A7367" w:rsidRDefault="004A7367" w:rsidP="004A7367">
            <w:pPr>
              <w:jc w:val="center"/>
              <w:rPr>
                <w:rFonts w:cs="B Lotus"/>
                <w:sz w:val="28"/>
                <w:szCs w:val="28"/>
                <w:rtl/>
              </w:rPr>
            </w:pPr>
            <w:r w:rsidRPr="004A7367">
              <w:rPr>
                <w:rFonts w:cs="B Lotus"/>
                <w:rtl/>
              </w:rPr>
              <w:t>22</w:t>
            </w:r>
          </w:p>
        </w:tc>
        <w:tc>
          <w:tcPr>
            <w:tcW w:w="1803" w:type="dxa"/>
          </w:tcPr>
          <w:p w14:paraId="6488A4B6" w14:textId="02741BDD"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277482E7" w14:textId="77777777" w:rsidTr="00372823">
        <w:tc>
          <w:tcPr>
            <w:tcW w:w="1803" w:type="dxa"/>
          </w:tcPr>
          <w:p w14:paraId="6371E1B7" w14:textId="77777777" w:rsidR="004A7367" w:rsidRPr="004A7367" w:rsidRDefault="004A7367" w:rsidP="004A7367">
            <w:pPr>
              <w:pStyle w:val="ListParagraph"/>
              <w:numPr>
                <w:ilvl w:val="0"/>
                <w:numId w:val="63"/>
              </w:numPr>
              <w:bidi/>
              <w:jc w:val="center"/>
              <w:rPr>
                <w:rFonts w:cs="B Lotus"/>
                <w:rtl/>
              </w:rPr>
            </w:pPr>
          </w:p>
        </w:tc>
        <w:tc>
          <w:tcPr>
            <w:tcW w:w="1803" w:type="dxa"/>
          </w:tcPr>
          <w:p w14:paraId="2349DC0A" w14:textId="3B5DAF39" w:rsidR="004A7367" w:rsidRPr="004A7367" w:rsidRDefault="004A7367" w:rsidP="004A7367">
            <w:pPr>
              <w:jc w:val="center"/>
              <w:rPr>
                <w:rFonts w:cs="B Lotus"/>
                <w:sz w:val="28"/>
                <w:szCs w:val="28"/>
                <w:rtl/>
              </w:rPr>
            </w:pPr>
            <w:r w:rsidRPr="004A7367">
              <w:rPr>
                <w:rFonts w:cs="B Lotus"/>
                <w:rtl/>
              </w:rPr>
              <w:t>1224</w:t>
            </w:r>
          </w:p>
        </w:tc>
        <w:tc>
          <w:tcPr>
            <w:tcW w:w="1803" w:type="dxa"/>
          </w:tcPr>
          <w:p w14:paraId="638B22A1" w14:textId="1417F18F" w:rsidR="004A7367" w:rsidRPr="004A7367" w:rsidRDefault="004A7367" w:rsidP="004A7367">
            <w:pPr>
              <w:jc w:val="center"/>
              <w:rPr>
                <w:rFonts w:cs="B Lotus"/>
                <w:sz w:val="28"/>
                <w:szCs w:val="28"/>
                <w:rtl/>
              </w:rPr>
            </w:pPr>
            <w:r w:rsidRPr="004A7367">
              <w:rPr>
                <w:rFonts w:cs="B Lotus" w:hint="cs"/>
                <w:rtl/>
              </w:rPr>
              <w:t>فراهان</w:t>
            </w:r>
          </w:p>
        </w:tc>
        <w:tc>
          <w:tcPr>
            <w:tcW w:w="1803" w:type="dxa"/>
          </w:tcPr>
          <w:p w14:paraId="6BBC60C3" w14:textId="759AA8E1" w:rsidR="004A7367" w:rsidRPr="004A7367" w:rsidRDefault="004A7367" w:rsidP="004A7367">
            <w:pPr>
              <w:jc w:val="center"/>
              <w:rPr>
                <w:rFonts w:cs="B Lotus"/>
                <w:sz w:val="28"/>
                <w:szCs w:val="28"/>
                <w:rtl/>
              </w:rPr>
            </w:pPr>
            <w:r w:rsidRPr="004A7367">
              <w:rPr>
                <w:rFonts w:cs="B Lotus"/>
                <w:rtl/>
              </w:rPr>
              <w:t>22</w:t>
            </w:r>
          </w:p>
        </w:tc>
        <w:tc>
          <w:tcPr>
            <w:tcW w:w="1803" w:type="dxa"/>
          </w:tcPr>
          <w:p w14:paraId="34D916B8" w14:textId="494DA6D7"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70532112" w14:textId="77777777" w:rsidTr="00372823">
        <w:tc>
          <w:tcPr>
            <w:tcW w:w="1803" w:type="dxa"/>
          </w:tcPr>
          <w:p w14:paraId="7A462B37" w14:textId="77777777" w:rsidR="004A7367" w:rsidRPr="004A7367" w:rsidRDefault="004A7367" w:rsidP="004A7367">
            <w:pPr>
              <w:pStyle w:val="ListParagraph"/>
              <w:numPr>
                <w:ilvl w:val="0"/>
                <w:numId w:val="63"/>
              </w:numPr>
              <w:bidi/>
              <w:jc w:val="center"/>
              <w:rPr>
                <w:rFonts w:cs="B Lotus"/>
                <w:rtl/>
              </w:rPr>
            </w:pPr>
          </w:p>
        </w:tc>
        <w:tc>
          <w:tcPr>
            <w:tcW w:w="1803" w:type="dxa"/>
          </w:tcPr>
          <w:p w14:paraId="3BCE9A88" w14:textId="43065D8C" w:rsidR="004A7367" w:rsidRPr="004A7367" w:rsidRDefault="004A7367" w:rsidP="004A7367">
            <w:pPr>
              <w:jc w:val="center"/>
              <w:rPr>
                <w:rFonts w:cs="B Lotus"/>
                <w:sz w:val="28"/>
                <w:szCs w:val="28"/>
                <w:rtl/>
              </w:rPr>
            </w:pPr>
            <w:r w:rsidRPr="004A7367">
              <w:rPr>
                <w:rFonts w:cs="B Lotus"/>
                <w:rtl/>
              </w:rPr>
              <w:t>1245</w:t>
            </w:r>
          </w:p>
        </w:tc>
        <w:tc>
          <w:tcPr>
            <w:tcW w:w="1803" w:type="dxa"/>
          </w:tcPr>
          <w:p w14:paraId="000B193E" w14:textId="663F9CB9" w:rsidR="004A7367" w:rsidRPr="004A7367" w:rsidRDefault="004A7367" w:rsidP="004A7367">
            <w:pPr>
              <w:jc w:val="center"/>
              <w:rPr>
                <w:rFonts w:cs="B Lotus"/>
                <w:sz w:val="28"/>
                <w:szCs w:val="28"/>
                <w:rtl/>
              </w:rPr>
            </w:pPr>
            <w:r w:rsidRPr="004A7367">
              <w:rPr>
                <w:rFonts w:cs="B Lotus" w:hint="cs"/>
                <w:rtl/>
              </w:rPr>
              <w:t>هندودر</w:t>
            </w:r>
          </w:p>
        </w:tc>
        <w:tc>
          <w:tcPr>
            <w:tcW w:w="1803" w:type="dxa"/>
          </w:tcPr>
          <w:p w14:paraId="44D41E17" w14:textId="316C4F62" w:rsidR="004A7367" w:rsidRPr="004A7367" w:rsidRDefault="004A7367" w:rsidP="004A7367">
            <w:pPr>
              <w:jc w:val="center"/>
              <w:rPr>
                <w:rFonts w:cs="B Lotus"/>
                <w:sz w:val="28"/>
                <w:szCs w:val="28"/>
                <w:rtl/>
              </w:rPr>
            </w:pPr>
            <w:r w:rsidRPr="004A7367">
              <w:rPr>
                <w:rFonts w:cs="B Lotus"/>
                <w:rtl/>
              </w:rPr>
              <w:t>22</w:t>
            </w:r>
          </w:p>
        </w:tc>
        <w:tc>
          <w:tcPr>
            <w:tcW w:w="1803" w:type="dxa"/>
          </w:tcPr>
          <w:p w14:paraId="18932589" w14:textId="232E24D7"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64CE7947" w14:textId="77777777" w:rsidTr="00372823">
        <w:tc>
          <w:tcPr>
            <w:tcW w:w="1803" w:type="dxa"/>
          </w:tcPr>
          <w:p w14:paraId="7CADE7A1" w14:textId="77777777" w:rsidR="004A7367" w:rsidRPr="004A7367" w:rsidRDefault="004A7367" w:rsidP="004A7367">
            <w:pPr>
              <w:pStyle w:val="ListParagraph"/>
              <w:numPr>
                <w:ilvl w:val="0"/>
                <w:numId w:val="63"/>
              </w:numPr>
              <w:bidi/>
              <w:jc w:val="center"/>
              <w:rPr>
                <w:rFonts w:cs="B Lotus"/>
                <w:rtl/>
              </w:rPr>
            </w:pPr>
          </w:p>
        </w:tc>
        <w:tc>
          <w:tcPr>
            <w:tcW w:w="1803" w:type="dxa"/>
          </w:tcPr>
          <w:p w14:paraId="40289C69" w14:textId="3C481576" w:rsidR="004A7367" w:rsidRPr="004A7367" w:rsidRDefault="004A7367" w:rsidP="004A7367">
            <w:pPr>
              <w:jc w:val="center"/>
              <w:rPr>
                <w:rFonts w:cs="B Lotus"/>
                <w:sz w:val="28"/>
                <w:szCs w:val="28"/>
                <w:rtl/>
              </w:rPr>
            </w:pPr>
            <w:r w:rsidRPr="004A7367">
              <w:rPr>
                <w:rFonts w:cs="B Lotus"/>
                <w:rtl/>
              </w:rPr>
              <w:t>1432</w:t>
            </w:r>
          </w:p>
        </w:tc>
        <w:tc>
          <w:tcPr>
            <w:tcW w:w="1803" w:type="dxa"/>
          </w:tcPr>
          <w:p w14:paraId="71053F22" w14:textId="346C230A" w:rsidR="004A7367" w:rsidRPr="004A7367" w:rsidRDefault="004A7367" w:rsidP="004A7367">
            <w:pPr>
              <w:jc w:val="center"/>
              <w:rPr>
                <w:rFonts w:cs="B Lotus"/>
                <w:sz w:val="28"/>
                <w:szCs w:val="28"/>
                <w:rtl/>
              </w:rPr>
            </w:pPr>
            <w:r w:rsidRPr="004A7367">
              <w:rPr>
                <w:rFonts w:cs="B Lotus" w:hint="cs"/>
                <w:rtl/>
              </w:rPr>
              <w:t>خشکرود</w:t>
            </w:r>
          </w:p>
        </w:tc>
        <w:tc>
          <w:tcPr>
            <w:tcW w:w="1803" w:type="dxa"/>
          </w:tcPr>
          <w:p w14:paraId="7153F721" w14:textId="338901F0" w:rsidR="004A7367" w:rsidRPr="004A7367" w:rsidRDefault="004A7367" w:rsidP="004A7367">
            <w:pPr>
              <w:jc w:val="center"/>
              <w:rPr>
                <w:rFonts w:cs="B Lotus"/>
                <w:sz w:val="28"/>
                <w:szCs w:val="28"/>
                <w:rtl/>
              </w:rPr>
            </w:pPr>
            <w:r w:rsidRPr="004A7367">
              <w:rPr>
                <w:rFonts w:cs="B Lotus"/>
                <w:rtl/>
              </w:rPr>
              <w:t>22</w:t>
            </w:r>
          </w:p>
        </w:tc>
        <w:tc>
          <w:tcPr>
            <w:tcW w:w="1803" w:type="dxa"/>
          </w:tcPr>
          <w:p w14:paraId="3D3CAFE3" w14:textId="2A1C1CB8"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0083C5A2" w14:textId="77777777" w:rsidTr="00372823">
        <w:tc>
          <w:tcPr>
            <w:tcW w:w="1803" w:type="dxa"/>
          </w:tcPr>
          <w:p w14:paraId="199C2C85" w14:textId="77777777" w:rsidR="004A7367" w:rsidRPr="004A7367" w:rsidRDefault="004A7367" w:rsidP="004A7367">
            <w:pPr>
              <w:pStyle w:val="ListParagraph"/>
              <w:numPr>
                <w:ilvl w:val="0"/>
                <w:numId w:val="63"/>
              </w:numPr>
              <w:bidi/>
              <w:jc w:val="center"/>
              <w:rPr>
                <w:rFonts w:cs="B Lotus"/>
                <w:rtl/>
              </w:rPr>
            </w:pPr>
          </w:p>
        </w:tc>
        <w:tc>
          <w:tcPr>
            <w:tcW w:w="1803" w:type="dxa"/>
          </w:tcPr>
          <w:p w14:paraId="600F96BF" w14:textId="13869218" w:rsidR="004A7367" w:rsidRPr="004A7367" w:rsidRDefault="004A7367" w:rsidP="004A7367">
            <w:pPr>
              <w:jc w:val="center"/>
              <w:rPr>
                <w:rFonts w:cs="B Lotus"/>
                <w:sz w:val="28"/>
                <w:szCs w:val="28"/>
                <w:rtl/>
              </w:rPr>
            </w:pPr>
            <w:r w:rsidRPr="004A7367">
              <w:rPr>
                <w:rFonts w:cs="B Lotus"/>
                <w:rtl/>
              </w:rPr>
              <w:t>1433</w:t>
            </w:r>
          </w:p>
        </w:tc>
        <w:tc>
          <w:tcPr>
            <w:tcW w:w="1803" w:type="dxa"/>
          </w:tcPr>
          <w:p w14:paraId="51170430" w14:textId="2C9F4EA1" w:rsidR="004A7367" w:rsidRPr="004A7367" w:rsidRDefault="004A7367" w:rsidP="004A7367">
            <w:pPr>
              <w:jc w:val="center"/>
              <w:rPr>
                <w:rFonts w:cs="B Lotus"/>
                <w:sz w:val="28"/>
                <w:szCs w:val="28"/>
                <w:rtl/>
              </w:rPr>
            </w:pPr>
            <w:r w:rsidRPr="004A7367">
              <w:rPr>
                <w:rFonts w:cs="B Lotus" w:hint="cs"/>
                <w:rtl/>
              </w:rPr>
              <w:t>قورچیباشی</w:t>
            </w:r>
          </w:p>
        </w:tc>
        <w:tc>
          <w:tcPr>
            <w:tcW w:w="1803" w:type="dxa"/>
          </w:tcPr>
          <w:p w14:paraId="7B08875E" w14:textId="76983AE5" w:rsidR="004A7367" w:rsidRPr="004A7367" w:rsidRDefault="004A7367" w:rsidP="004A7367">
            <w:pPr>
              <w:jc w:val="center"/>
              <w:rPr>
                <w:rFonts w:cs="B Lotus"/>
                <w:sz w:val="28"/>
                <w:szCs w:val="28"/>
                <w:rtl/>
              </w:rPr>
            </w:pPr>
            <w:r w:rsidRPr="004A7367">
              <w:rPr>
                <w:rFonts w:cs="B Lotus"/>
                <w:rtl/>
              </w:rPr>
              <w:t>22</w:t>
            </w:r>
          </w:p>
        </w:tc>
        <w:tc>
          <w:tcPr>
            <w:tcW w:w="1803" w:type="dxa"/>
          </w:tcPr>
          <w:p w14:paraId="113E0A80" w14:textId="49185D2D"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38992E8F" w14:textId="77777777" w:rsidTr="00372823">
        <w:tc>
          <w:tcPr>
            <w:tcW w:w="1803" w:type="dxa"/>
          </w:tcPr>
          <w:p w14:paraId="0A09264B" w14:textId="77777777" w:rsidR="004A7367" w:rsidRPr="004A7367" w:rsidRDefault="004A7367" w:rsidP="004A7367">
            <w:pPr>
              <w:pStyle w:val="ListParagraph"/>
              <w:numPr>
                <w:ilvl w:val="0"/>
                <w:numId w:val="63"/>
              </w:numPr>
              <w:bidi/>
              <w:jc w:val="center"/>
              <w:rPr>
                <w:rFonts w:cs="B Lotus"/>
                <w:rtl/>
              </w:rPr>
            </w:pPr>
          </w:p>
        </w:tc>
        <w:tc>
          <w:tcPr>
            <w:tcW w:w="1803" w:type="dxa"/>
          </w:tcPr>
          <w:p w14:paraId="5A41784B" w14:textId="46BB5619" w:rsidR="004A7367" w:rsidRPr="004A7367" w:rsidRDefault="004A7367" w:rsidP="004A7367">
            <w:pPr>
              <w:jc w:val="center"/>
              <w:rPr>
                <w:rFonts w:cs="B Lotus"/>
                <w:sz w:val="28"/>
                <w:szCs w:val="28"/>
                <w:rtl/>
              </w:rPr>
            </w:pPr>
            <w:r w:rsidRPr="004A7367">
              <w:rPr>
                <w:rFonts w:cs="B Lotus"/>
                <w:rtl/>
              </w:rPr>
              <w:t>1434</w:t>
            </w:r>
          </w:p>
        </w:tc>
        <w:tc>
          <w:tcPr>
            <w:tcW w:w="1803" w:type="dxa"/>
          </w:tcPr>
          <w:p w14:paraId="1CB0C80A" w14:textId="1BE2D341" w:rsidR="004A7367" w:rsidRPr="004A7367" w:rsidRDefault="004A7367" w:rsidP="004A7367">
            <w:pPr>
              <w:jc w:val="center"/>
              <w:rPr>
                <w:rFonts w:cs="B Lotus"/>
                <w:sz w:val="28"/>
                <w:szCs w:val="28"/>
                <w:rtl/>
              </w:rPr>
            </w:pPr>
            <w:r w:rsidRPr="004A7367">
              <w:rPr>
                <w:rFonts w:cs="B Lotus" w:hint="cs"/>
                <w:rtl/>
              </w:rPr>
              <w:t>جاورسیان</w:t>
            </w:r>
          </w:p>
        </w:tc>
        <w:tc>
          <w:tcPr>
            <w:tcW w:w="1803" w:type="dxa"/>
          </w:tcPr>
          <w:p w14:paraId="44F6F110" w14:textId="67CF13BE" w:rsidR="004A7367" w:rsidRPr="004A7367" w:rsidRDefault="004A7367" w:rsidP="004A7367">
            <w:pPr>
              <w:jc w:val="center"/>
              <w:rPr>
                <w:rFonts w:cs="B Lotus"/>
                <w:sz w:val="28"/>
                <w:szCs w:val="28"/>
                <w:rtl/>
              </w:rPr>
            </w:pPr>
            <w:r w:rsidRPr="004A7367">
              <w:rPr>
                <w:rFonts w:cs="B Lotus"/>
                <w:rtl/>
              </w:rPr>
              <w:t>22</w:t>
            </w:r>
          </w:p>
        </w:tc>
        <w:tc>
          <w:tcPr>
            <w:tcW w:w="1803" w:type="dxa"/>
          </w:tcPr>
          <w:p w14:paraId="508ACCF3" w14:textId="0E354388"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3AF0FB4B" w14:textId="77777777" w:rsidTr="00372823">
        <w:tc>
          <w:tcPr>
            <w:tcW w:w="1803" w:type="dxa"/>
          </w:tcPr>
          <w:p w14:paraId="7C0838C4" w14:textId="77777777" w:rsidR="004A7367" w:rsidRPr="004A7367" w:rsidRDefault="004A7367" w:rsidP="004A7367">
            <w:pPr>
              <w:pStyle w:val="ListParagraph"/>
              <w:numPr>
                <w:ilvl w:val="0"/>
                <w:numId w:val="63"/>
              </w:numPr>
              <w:bidi/>
              <w:jc w:val="center"/>
              <w:rPr>
                <w:rFonts w:cs="B Lotus"/>
                <w:rtl/>
              </w:rPr>
            </w:pPr>
          </w:p>
        </w:tc>
        <w:tc>
          <w:tcPr>
            <w:tcW w:w="1803" w:type="dxa"/>
          </w:tcPr>
          <w:p w14:paraId="679BF3BF" w14:textId="2C6C7447" w:rsidR="004A7367" w:rsidRPr="004A7367" w:rsidRDefault="004A7367" w:rsidP="004A7367">
            <w:pPr>
              <w:jc w:val="center"/>
              <w:rPr>
                <w:rFonts w:cs="B Lotus"/>
                <w:sz w:val="28"/>
                <w:szCs w:val="28"/>
                <w:rtl/>
              </w:rPr>
            </w:pPr>
            <w:r w:rsidRPr="004A7367">
              <w:rPr>
                <w:rFonts w:cs="B Lotus"/>
                <w:rtl/>
              </w:rPr>
              <w:t>1435</w:t>
            </w:r>
          </w:p>
        </w:tc>
        <w:tc>
          <w:tcPr>
            <w:tcW w:w="1803" w:type="dxa"/>
          </w:tcPr>
          <w:p w14:paraId="64E2D162" w14:textId="57B5804A" w:rsidR="004A7367" w:rsidRPr="004A7367" w:rsidRDefault="004A7367" w:rsidP="004A7367">
            <w:pPr>
              <w:jc w:val="center"/>
              <w:rPr>
                <w:rFonts w:cs="B Lotus"/>
                <w:sz w:val="28"/>
                <w:szCs w:val="28"/>
                <w:rtl/>
              </w:rPr>
            </w:pPr>
            <w:r w:rsidRPr="004A7367">
              <w:rPr>
                <w:rFonts w:cs="B Lotus" w:hint="cs"/>
                <w:rtl/>
              </w:rPr>
              <w:t>داوود</w:t>
            </w:r>
            <w:r w:rsidRPr="004A7367">
              <w:rPr>
                <w:rFonts w:cs="B Lotus"/>
                <w:rtl/>
              </w:rPr>
              <w:t xml:space="preserve"> </w:t>
            </w:r>
            <w:r w:rsidRPr="004A7367">
              <w:rPr>
                <w:rFonts w:cs="B Lotus" w:hint="cs"/>
                <w:rtl/>
              </w:rPr>
              <w:t>آباد</w:t>
            </w:r>
          </w:p>
        </w:tc>
        <w:tc>
          <w:tcPr>
            <w:tcW w:w="1803" w:type="dxa"/>
          </w:tcPr>
          <w:p w14:paraId="6C878520" w14:textId="69076F12" w:rsidR="004A7367" w:rsidRPr="004A7367" w:rsidRDefault="004A7367" w:rsidP="004A7367">
            <w:pPr>
              <w:jc w:val="center"/>
              <w:rPr>
                <w:rFonts w:cs="B Lotus"/>
                <w:sz w:val="28"/>
                <w:szCs w:val="28"/>
                <w:rtl/>
              </w:rPr>
            </w:pPr>
            <w:r w:rsidRPr="004A7367">
              <w:rPr>
                <w:rFonts w:cs="B Lotus"/>
                <w:rtl/>
              </w:rPr>
              <w:t>22</w:t>
            </w:r>
          </w:p>
        </w:tc>
        <w:tc>
          <w:tcPr>
            <w:tcW w:w="1803" w:type="dxa"/>
          </w:tcPr>
          <w:p w14:paraId="260B0560" w14:textId="5D3CFDB9"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27DF92C5" w14:textId="77777777" w:rsidTr="00372823">
        <w:tc>
          <w:tcPr>
            <w:tcW w:w="1803" w:type="dxa"/>
          </w:tcPr>
          <w:p w14:paraId="7CC360D7" w14:textId="77777777" w:rsidR="004A7367" w:rsidRPr="004A7367" w:rsidRDefault="004A7367" w:rsidP="004A7367">
            <w:pPr>
              <w:pStyle w:val="ListParagraph"/>
              <w:numPr>
                <w:ilvl w:val="0"/>
                <w:numId w:val="63"/>
              </w:numPr>
              <w:bidi/>
              <w:jc w:val="center"/>
              <w:rPr>
                <w:rFonts w:cs="B Lotus"/>
                <w:rtl/>
              </w:rPr>
            </w:pPr>
          </w:p>
        </w:tc>
        <w:tc>
          <w:tcPr>
            <w:tcW w:w="1803" w:type="dxa"/>
          </w:tcPr>
          <w:p w14:paraId="49E5300E" w14:textId="07DE8989" w:rsidR="004A7367" w:rsidRPr="004A7367" w:rsidRDefault="004A7367" w:rsidP="004A7367">
            <w:pPr>
              <w:jc w:val="center"/>
              <w:rPr>
                <w:rFonts w:cs="B Lotus"/>
                <w:sz w:val="28"/>
                <w:szCs w:val="28"/>
                <w:rtl/>
              </w:rPr>
            </w:pPr>
            <w:r w:rsidRPr="004A7367">
              <w:rPr>
                <w:rFonts w:cs="B Lotus"/>
                <w:rtl/>
              </w:rPr>
              <w:t>1459</w:t>
            </w:r>
          </w:p>
        </w:tc>
        <w:tc>
          <w:tcPr>
            <w:tcW w:w="1803" w:type="dxa"/>
          </w:tcPr>
          <w:p w14:paraId="787171AF" w14:textId="7F4F12C0" w:rsidR="004A7367" w:rsidRPr="004A7367" w:rsidRDefault="004A7367" w:rsidP="004A7367">
            <w:pPr>
              <w:jc w:val="center"/>
              <w:rPr>
                <w:rFonts w:cs="B Lotus"/>
                <w:sz w:val="28"/>
                <w:szCs w:val="28"/>
                <w:rtl/>
              </w:rPr>
            </w:pPr>
            <w:r w:rsidRPr="004A7367">
              <w:rPr>
                <w:rFonts w:cs="B Lotus" w:hint="cs"/>
                <w:rtl/>
              </w:rPr>
              <w:t>پرندک</w:t>
            </w:r>
          </w:p>
        </w:tc>
        <w:tc>
          <w:tcPr>
            <w:tcW w:w="1803" w:type="dxa"/>
          </w:tcPr>
          <w:p w14:paraId="3323364B" w14:textId="178F429E" w:rsidR="004A7367" w:rsidRPr="004A7367" w:rsidRDefault="004A7367" w:rsidP="004A7367">
            <w:pPr>
              <w:jc w:val="center"/>
              <w:rPr>
                <w:rFonts w:cs="B Lotus"/>
                <w:sz w:val="28"/>
                <w:szCs w:val="28"/>
                <w:rtl/>
              </w:rPr>
            </w:pPr>
            <w:r w:rsidRPr="004A7367">
              <w:rPr>
                <w:rFonts w:cs="B Lotus"/>
                <w:rtl/>
              </w:rPr>
              <w:t>22</w:t>
            </w:r>
          </w:p>
        </w:tc>
        <w:tc>
          <w:tcPr>
            <w:tcW w:w="1803" w:type="dxa"/>
          </w:tcPr>
          <w:p w14:paraId="68E6AE7D" w14:textId="6DFB6C68"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170A7BF6" w14:textId="77777777" w:rsidTr="00372823">
        <w:tc>
          <w:tcPr>
            <w:tcW w:w="1803" w:type="dxa"/>
          </w:tcPr>
          <w:p w14:paraId="05727123" w14:textId="77777777" w:rsidR="004A7367" w:rsidRPr="004A7367" w:rsidRDefault="004A7367" w:rsidP="004A7367">
            <w:pPr>
              <w:pStyle w:val="ListParagraph"/>
              <w:numPr>
                <w:ilvl w:val="0"/>
                <w:numId w:val="63"/>
              </w:numPr>
              <w:bidi/>
              <w:jc w:val="center"/>
              <w:rPr>
                <w:rFonts w:cs="B Lotus"/>
                <w:rtl/>
              </w:rPr>
            </w:pPr>
          </w:p>
        </w:tc>
        <w:tc>
          <w:tcPr>
            <w:tcW w:w="1803" w:type="dxa"/>
          </w:tcPr>
          <w:p w14:paraId="470E6343" w14:textId="617AB6C8" w:rsidR="004A7367" w:rsidRPr="004A7367" w:rsidRDefault="004A7367" w:rsidP="004A7367">
            <w:pPr>
              <w:jc w:val="center"/>
              <w:rPr>
                <w:rFonts w:cs="B Lotus"/>
                <w:sz w:val="28"/>
                <w:szCs w:val="28"/>
                <w:rtl/>
              </w:rPr>
            </w:pPr>
            <w:r w:rsidRPr="004A7367">
              <w:rPr>
                <w:rFonts w:cs="B Lotus"/>
                <w:rtl/>
              </w:rPr>
              <w:t>1480</w:t>
            </w:r>
          </w:p>
        </w:tc>
        <w:tc>
          <w:tcPr>
            <w:tcW w:w="1803" w:type="dxa"/>
          </w:tcPr>
          <w:p w14:paraId="0E02D710" w14:textId="3BC3112A"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کاوه</w:t>
            </w:r>
          </w:p>
        </w:tc>
        <w:tc>
          <w:tcPr>
            <w:tcW w:w="1803" w:type="dxa"/>
          </w:tcPr>
          <w:p w14:paraId="1E012C80" w14:textId="4576516C" w:rsidR="004A7367" w:rsidRPr="004A7367" w:rsidRDefault="004A7367" w:rsidP="004A7367">
            <w:pPr>
              <w:jc w:val="center"/>
              <w:rPr>
                <w:rFonts w:cs="B Lotus"/>
                <w:sz w:val="28"/>
                <w:szCs w:val="28"/>
                <w:rtl/>
              </w:rPr>
            </w:pPr>
            <w:r w:rsidRPr="004A7367">
              <w:rPr>
                <w:rFonts w:cs="B Lotus"/>
                <w:rtl/>
              </w:rPr>
              <w:t>22</w:t>
            </w:r>
          </w:p>
        </w:tc>
        <w:tc>
          <w:tcPr>
            <w:tcW w:w="1803" w:type="dxa"/>
          </w:tcPr>
          <w:p w14:paraId="2E14DA02" w14:textId="671E7BEA"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596A2541" w14:textId="77777777" w:rsidTr="00372823">
        <w:tc>
          <w:tcPr>
            <w:tcW w:w="1803" w:type="dxa"/>
          </w:tcPr>
          <w:p w14:paraId="2B5468ED" w14:textId="77777777" w:rsidR="004A7367" w:rsidRPr="004A7367" w:rsidRDefault="004A7367" w:rsidP="004A7367">
            <w:pPr>
              <w:pStyle w:val="ListParagraph"/>
              <w:numPr>
                <w:ilvl w:val="0"/>
                <w:numId w:val="63"/>
              </w:numPr>
              <w:bidi/>
              <w:jc w:val="center"/>
              <w:rPr>
                <w:rFonts w:cs="B Lotus"/>
                <w:rtl/>
              </w:rPr>
            </w:pPr>
          </w:p>
        </w:tc>
        <w:tc>
          <w:tcPr>
            <w:tcW w:w="1803" w:type="dxa"/>
          </w:tcPr>
          <w:p w14:paraId="084246BD" w14:textId="1784BE7D" w:rsidR="004A7367" w:rsidRPr="004A7367" w:rsidRDefault="004A7367" w:rsidP="004A7367">
            <w:pPr>
              <w:jc w:val="center"/>
              <w:rPr>
                <w:rFonts w:cs="B Lotus"/>
                <w:sz w:val="28"/>
                <w:szCs w:val="28"/>
                <w:rtl/>
              </w:rPr>
            </w:pPr>
            <w:r w:rsidRPr="004A7367">
              <w:rPr>
                <w:rFonts w:cs="B Lotus"/>
                <w:rtl/>
              </w:rPr>
              <w:t>1583</w:t>
            </w:r>
          </w:p>
        </w:tc>
        <w:tc>
          <w:tcPr>
            <w:tcW w:w="1803" w:type="dxa"/>
          </w:tcPr>
          <w:p w14:paraId="71A0873D" w14:textId="5A8C8C43" w:rsidR="004A7367" w:rsidRPr="004A7367" w:rsidRDefault="004A7367" w:rsidP="004A7367">
            <w:pPr>
              <w:jc w:val="center"/>
              <w:rPr>
                <w:rFonts w:cs="B Lotus"/>
                <w:sz w:val="28"/>
                <w:szCs w:val="28"/>
                <w:rtl/>
              </w:rPr>
            </w:pPr>
            <w:r w:rsidRPr="004A7367">
              <w:rPr>
                <w:rFonts w:cs="B Lotus" w:hint="cs"/>
                <w:rtl/>
              </w:rPr>
              <w:t>خنجین</w:t>
            </w:r>
          </w:p>
        </w:tc>
        <w:tc>
          <w:tcPr>
            <w:tcW w:w="1803" w:type="dxa"/>
          </w:tcPr>
          <w:p w14:paraId="36713369" w14:textId="5CEDD1C9" w:rsidR="004A7367" w:rsidRPr="004A7367" w:rsidRDefault="004A7367" w:rsidP="004A7367">
            <w:pPr>
              <w:jc w:val="center"/>
              <w:rPr>
                <w:rFonts w:cs="B Lotus"/>
                <w:sz w:val="28"/>
                <w:szCs w:val="28"/>
                <w:rtl/>
              </w:rPr>
            </w:pPr>
            <w:r w:rsidRPr="004A7367">
              <w:rPr>
                <w:rFonts w:cs="B Lotus"/>
                <w:rtl/>
              </w:rPr>
              <w:t>22</w:t>
            </w:r>
          </w:p>
        </w:tc>
        <w:tc>
          <w:tcPr>
            <w:tcW w:w="1803" w:type="dxa"/>
          </w:tcPr>
          <w:p w14:paraId="2FCE0D8D" w14:textId="2A95F7FE"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63FAB48E" w14:textId="77777777" w:rsidTr="00372823">
        <w:tc>
          <w:tcPr>
            <w:tcW w:w="1803" w:type="dxa"/>
          </w:tcPr>
          <w:p w14:paraId="157092F4" w14:textId="77777777" w:rsidR="004A7367" w:rsidRPr="004A7367" w:rsidRDefault="004A7367" w:rsidP="004A7367">
            <w:pPr>
              <w:pStyle w:val="ListParagraph"/>
              <w:numPr>
                <w:ilvl w:val="0"/>
                <w:numId w:val="63"/>
              </w:numPr>
              <w:bidi/>
              <w:jc w:val="center"/>
              <w:rPr>
                <w:rFonts w:cs="B Lotus"/>
                <w:rtl/>
              </w:rPr>
            </w:pPr>
          </w:p>
        </w:tc>
        <w:tc>
          <w:tcPr>
            <w:tcW w:w="1803" w:type="dxa"/>
          </w:tcPr>
          <w:p w14:paraId="582422C0" w14:textId="56579B4C" w:rsidR="004A7367" w:rsidRPr="004A7367" w:rsidRDefault="004A7367" w:rsidP="004A7367">
            <w:pPr>
              <w:jc w:val="center"/>
              <w:rPr>
                <w:rFonts w:cs="B Lotus"/>
                <w:sz w:val="28"/>
                <w:szCs w:val="28"/>
                <w:rtl/>
              </w:rPr>
            </w:pPr>
            <w:r w:rsidRPr="004A7367">
              <w:rPr>
                <w:rFonts w:cs="B Lotus"/>
                <w:rtl/>
              </w:rPr>
              <w:t>1584</w:t>
            </w:r>
          </w:p>
        </w:tc>
        <w:tc>
          <w:tcPr>
            <w:tcW w:w="1803" w:type="dxa"/>
          </w:tcPr>
          <w:p w14:paraId="7D560E6A" w14:textId="79ED8C25" w:rsidR="004A7367" w:rsidRPr="004A7367" w:rsidRDefault="004A7367" w:rsidP="004A7367">
            <w:pPr>
              <w:jc w:val="center"/>
              <w:rPr>
                <w:rFonts w:cs="B Lotus"/>
                <w:sz w:val="28"/>
                <w:szCs w:val="28"/>
                <w:rtl/>
              </w:rPr>
            </w:pPr>
            <w:r w:rsidRPr="004A7367">
              <w:rPr>
                <w:rFonts w:cs="B Lotus" w:hint="cs"/>
                <w:rtl/>
              </w:rPr>
              <w:t>شهباز</w:t>
            </w:r>
          </w:p>
        </w:tc>
        <w:tc>
          <w:tcPr>
            <w:tcW w:w="1803" w:type="dxa"/>
          </w:tcPr>
          <w:p w14:paraId="69740393" w14:textId="292669F8" w:rsidR="004A7367" w:rsidRPr="004A7367" w:rsidRDefault="004A7367" w:rsidP="004A7367">
            <w:pPr>
              <w:jc w:val="center"/>
              <w:rPr>
                <w:rFonts w:cs="B Lotus"/>
                <w:sz w:val="28"/>
                <w:szCs w:val="28"/>
                <w:rtl/>
              </w:rPr>
            </w:pPr>
            <w:r w:rsidRPr="004A7367">
              <w:rPr>
                <w:rFonts w:cs="B Lotus"/>
                <w:rtl/>
              </w:rPr>
              <w:t>22</w:t>
            </w:r>
          </w:p>
        </w:tc>
        <w:tc>
          <w:tcPr>
            <w:tcW w:w="1803" w:type="dxa"/>
          </w:tcPr>
          <w:p w14:paraId="22B9FD0A" w14:textId="41BC12C1"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71C87A42" w14:textId="77777777" w:rsidTr="00372823">
        <w:tc>
          <w:tcPr>
            <w:tcW w:w="1803" w:type="dxa"/>
          </w:tcPr>
          <w:p w14:paraId="2A3EB1F4" w14:textId="77777777" w:rsidR="004A7367" w:rsidRPr="004A7367" w:rsidRDefault="004A7367" w:rsidP="004A7367">
            <w:pPr>
              <w:pStyle w:val="ListParagraph"/>
              <w:numPr>
                <w:ilvl w:val="0"/>
                <w:numId w:val="63"/>
              </w:numPr>
              <w:bidi/>
              <w:jc w:val="center"/>
              <w:rPr>
                <w:rFonts w:cs="B Lotus"/>
                <w:rtl/>
              </w:rPr>
            </w:pPr>
          </w:p>
        </w:tc>
        <w:tc>
          <w:tcPr>
            <w:tcW w:w="1803" w:type="dxa"/>
          </w:tcPr>
          <w:p w14:paraId="23ED91CA" w14:textId="672850C6" w:rsidR="004A7367" w:rsidRPr="004A7367" w:rsidRDefault="004A7367" w:rsidP="004A7367">
            <w:pPr>
              <w:jc w:val="center"/>
              <w:rPr>
                <w:rFonts w:cs="B Lotus"/>
                <w:sz w:val="28"/>
                <w:szCs w:val="28"/>
                <w:rtl/>
              </w:rPr>
            </w:pPr>
            <w:r w:rsidRPr="004A7367">
              <w:rPr>
                <w:rFonts w:cs="B Lotus"/>
                <w:rtl/>
              </w:rPr>
              <w:t>1585</w:t>
            </w:r>
          </w:p>
        </w:tc>
        <w:tc>
          <w:tcPr>
            <w:tcW w:w="1803" w:type="dxa"/>
          </w:tcPr>
          <w:p w14:paraId="6BFEC2EE" w14:textId="10AFB3E5" w:rsidR="004A7367" w:rsidRPr="004A7367" w:rsidRDefault="004A7367" w:rsidP="004A7367">
            <w:pPr>
              <w:jc w:val="center"/>
              <w:rPr>
                <w:rFonts w:cs="B Lotus"/>
                <w:sz w:val="28"/>
                <w:szCs w:val="28"/>
                <w:rtl/>
              </w:rPr>
            </w:pPr>
            <w:r w:rsidRPr="004A7367">
              <w:rPr>
                <w:rFonts w:cs="B Lotus" w:hint="cs"/>
                <w:rtl/>
              </w:rPr>
              <w:t>آوه</w:t>
            </w:r>
          </w:p>
        </w:tc>
        <w:tc>
          <w:tcPr>
            <w:tcW w:w="1803" w:type="dxa"/>
          </w:tcPr>
          <w:p w14:paraId="2789086B" w14:textId="3F950440" w:rsidR="004A7367" w:rsidRPr="004A7367" w:rsidRDefault="004A7367" w:rsidP="004A7367">
            <w:pPr>
              <w:jc w:val="center"/>
              <w:rPr>
                <w:rFonts w:cs="B Lotus"/>
                <w:sz w:val="28"/>
                <w:szCs w:val="28"/>
                <w:rtl/>
              </w:rPr>
            </w:pPr>
            <w:r w:rsidRPr="004A7367">
              <w:rPr>
                <w:rFonts w:cs="B Lotus"/>
                <w:rtl/>
              </w:rPr>
              <w:t>22</w:t>
            </w:r>
          </w:p>
        </w:tc>
        <w:tc>
          <w:tcPr>
            <w:tcW w:w="1803" w:type="dxa"/>
          </w:tcPr>
          <w:p w14:paraId="4F14B056" w14:textId="52D0DD98"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38B1D80D" w14:textId="77777777" w:rsidTr="00372823">
        <w:tc>
          <w:tcPr>
            <w:tcW w:w="1803" w:type="dxa"/>
          </w:tcPr>
          <w:p w14:paraId="517EA058" w14:textId="77777777" w:rsidR="004A7367" w:rsidRPr="004A7367" w:rsidRDefault="004A7367" w:rsidP="004A7367">
            <w:pPr>
              <w:pStyle w:val="ListParagraph"/>
              <w:numPr>
                <w:ilvl w:val="0"/>
                <w:numId w:val="63"/>
              </w:numPr>
              <w:bidi/>
              <w:jc w:val="center"/>
              <w:rPr>
                <w:rFonts w:cs="B Lotus"/>
                <w:rtl/>
              </w:rPr>
            </w:pPr>
          </w:p>
        </w:tc>
        <w:tc>
          <w:tcPr>
            <w:tcW w:w="1803" w:type="dxa"/>
          </w:tcPr>
          <w:p w14:paraId="330719C8" w14:textId="31D201F6" w:rsidR="004A7367" w:rsidRPr="004A7367" w:rsidRDefault="004A7367" w:rsidP="004A7367">
            <w:pPr>
              <w:jc w:val="center"/>
              <w:rPr>
                <w:rFonts w:cs="B Lotus"/>
                <w:sz w:val="28"/>
                <w:szCs w:val="28"/>
                <w:rtl/>
              </w:rPr>
            </w:pPr>
            <w:r w:rsidRPr="004A7367">
              <w:rPr>
                <w:rFonts w:cs="B Lotus"/>
                <w:rtl/>
              </w:rPr>
              <w:t>1586</w:t>
            </w:r>
          </w:p>
        </w:tc>
        <w:tc>
          <w:tcPr>
            <w:tcW w:w="1803" w:type="dxa"/>
          </w:tcPr>
          <w:p w14:paraId="3274E566" w14:textId="60A209DD" w:rsidR="004A7367" w:rsidRPr="004A7367" w:rsidRDefault="004A7367" w:rsidP="004A7367">
            <w:pPr>
              <w:jc w:val="center"/>
              <w:rPr>
                <w:rFonts w:cs="B Lotus"/>
                <w:sz w:val="28"/>
                <w:szCs w:val="28"/>
                <w:rtl/>
              </w:rPr>
            </w:pPr>
            <w:r w:rsidRPr="004A7367">
              <w:rPr>
                <w:rFonts w:cs="B Lotus" w:hint="cs"/>
                <w:rtl/>
              </w:rPr>
              <w:t>کارچان</w:t>
            </w:r>
          </w:p>
        </w:tc>
        <w:tc>
          <w:tcPr>
            <w:tcW w:w="1803" w:type="dxa"/>
          </w:tcPr>
          <w:p w14:paraId="4991486E" w14:textId="436158C6" w:rsidR="004A7367" w:rsidRPr="004A7367" w:rsidRDefault="004A7367" w:rsidP="004A7367">
            <w:pPr>
              <w:jc w:val="center"/>
              <w:rPr>
                <w:rFonts w:cs="B Lotus"/>
                <w:sz w:val="28"/>
                <w:szCs w:val="28"/>
                <w:rtl/>
              </w:rPr>
            </w:pPr>
            <w:r w:rsidRPr="004A7367">
              <w:rPr>
                <w:rFonts w:cs="B Lotus"/>
                <w:rtl/>
              </w:rPr>
              <w:t>22</w:t>
            </w:r>
          </w:p>
        </w:tc>
        <w:tc>
          <w:tcPr>
            <w:tcW w:w="1803" w:type="dxa"/>
          </w:tcPr>
          <w:p w14:paraId="65947DA6" w14:textId="08977694"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7920EEB2" w14:textId="77777777" w:rsidTr="00372823">
        <w:tc>
          <w:tcPr>
            <w:tcW w:w="1803" w:type="dxa"/>
          </w:tcPr>
          <w:p w14:paraId="27D94F03" w14:textId="77777777" w:rsidR="004A7367" w:rsidRPr="004A7367" w:rsidRDefault="004A7367" w:rsidP="004A7367">
            <w:pPr>
              <w:pStyle w:val="ListParagraph"/>
              <w:numPr>
                <w:ilvl w:val="0"/>
                <w:numId w:val="63"/>
              </w:numPr>
              <w:bidi/>
              <w:jc w:val="center"/>
              <w:rPr>
                <w:rFonts w:cs="B Lotus"/>
                <w:rtl/>
              </w:rPr>
            </w:pPr>
          </w:p>
        </w:tc>
        <w:tc>
          <w:tcPr>
            <w:tcW w:w="1803" w:type="dxa"/>
          </w:tcPr>
          <w:p w14:paraId="19BA3834" w14:textId="35ACCCA8" w:rsidR="004A7367" w:rsidRPr="004A7367" w:rsidRDefault="004A7367" w:rsidP="004A7367">
            <w:pPr>
              <w:jc w:val="center"/>
              <w:rPr>
                <w:rFonts w:cs="B Lotus"/>
                <w:sz w:val="28"/>
                <w:szCs w:val="28"/>
                <w:rtl/>
              </w:rPr>
            </w:pPr>
            <w:r w:rsidRPr="004A7367">
              <w:rPr>
                <w:rFonts w:cs="B Lotus"/>
                <w:rtl/>
              </w:rPr>
              <w:t>1587</w:t>
            </w:r>
          </w:p>
        </w:tc>
        <w:tc>
          <w:tcPr>
            <w:tcW w:w="1803" w:type="dxa"/>
          </w:tcPr>
          <w:p w14:paraId="180ACF53" w14:textId="4134080C" w:rsidR="004A7367" w:rsidRPr="004A7367" w:rsidRDefault="004A7367" w:rsidP="004A7367">
            <w:pPr>
              <w:jc w:val="center"/>
              <w:rPr>
                <w:rFonts w:cs="B Lotus"/>
                <w:sz w:val="28"/>
                <w:szCs w:val="28"/>
                <w:rtl/>
              </w:rPr>
            </w:pPr>
            <w:r w:rsidRPr="004A7367">
              <w:rPr>
                <w:rFonts w:cs="B Lotus" w:hint="cs"/>
                <w:rtl/>
              </w:rPr>
              <w:t>ساروق</w:t>
            </w:r>
          </w:p>
        </w:tc>
        <w:tc>
          <w:tcPr>
            <w:tcW w:w="1803" w:type="dxa"/>
          </w:tcPr>
          <w:p w14:paraId="71C071F9" w14:textId="042584FC" w:rsidR="004A7367" w:rsidRPr="004A7367" w:rsidRDefault="004A7367" w:rsidP="004A7367">
            <w:pPr>
              <w:jc w:val="center"/>
              <w:rPr>
                <w:rFonts w:cs="B Lotus"/>
                <w:sz w:val="28"/>
                <w:szCs w:val="28"/>
                <w:rtl/>
              </w:rPr>
            </w:pPr>
            <w:r w:rsidRPr="004A7367">
              <w:rPr>
                <w:rFonts w:cs="B Lotus"/>
                <w:rtl/>
              </w:rPr>
              <w:t>22</w:t>
            </w:r>
          </w:p>
        </w:tc>
        <w:tc>
          <w:tcPr>
            <w:tcW w:w="1803" w:type="dxa"/>
          </w:tcPr>
          <w:p w14:paraId="7EE160F4" w14:textId="2E6B7C1C" w:rsidR="004A7367" w:rsidRPr="004A7367" w:rsidRDefault="004A7367" w:rsidP="004A7367">
            <w:pPr>
              <w:jc w:val="center"/>
              <w:rPr>
                <w:rFonts w:cs="B Lotus"/>
                <w:sz w:val="28"/>
                <w:szCs w:val="28"/>
                <w:rtl/>
              </w:rPr>
            </w:pPr>
            <w:r w:rsidRPr="004A7367">
              <w:rPr>
                <w:rFonts w:cs="B Lotus" w:hint="cs"/>
                <w:rtl/>
              </w:rPr>
              <w:t>مرکزی</w:t>
            </w:r>
          </w:p>
        </w:tc>
      </w:tr>
      <w:tr w:rsidR="004A7367" w:rsidRPr="004A7367" w14:paraId="6E382ED4" w14:textId="77777777" w:rsidTr="00372823">
        <w:tc>
          <w:tcPr>
            <w:tcW w:w="1803" w:type="dxa"/>
          </w:tcPr>
          <w:p w14:paraId="11987DA4" w14:textId="77777777" w:rsidR="004A7367" w:rsidRPr="004A7367" w:rsidRDefault="004A7367" w:rsidP="004A7367">
            <w:pPr>
              <w:pStyle w:val="ListParagraph"/>
              <w:numPr>
                <w:ilvl w:val="0"/>
                <w:numId w:val="63"/>
              </w:numPr>
              <w:bidi/>
              <w:jc w:val="center"/>
              <w:rPr>
                <w:rFonts w:cs="B Lotus"/>
                <w:rtl/>
              </w:rPr>
            </w:pPr>
          </w:p>
        </w:tc>
        <w:tc>
          <w:tcPr>
            <w:tcW w:w="1803" w:type="dxa"/>
          </w:tcPr>
          <w:p w14:paraId="7F722A95" w14:textId="6C84F95D" w:rsidR="004A7367" w:rsidRPr="004A7367" w:rsidRDefault="004A7367" w:rsidP="004A7367">
            <w:pPr>
              <w:jc w:val="center"/>
              <w:rPr>
                <w:rFonts w:cs="B Lotus"/>
                <w:sz w:val="28"/>
                <w:szCs w:val="28"/>
                <w:rtl/>
              </w:rPr>
            </w:pPr>
            <w:r w:rsidRPr="004A7367">
              <w:rPr>
                <w:rFonts w:cs="B Lotus"/>
                <w:rtl/>
              </w:rPr>
              <w:t>391</w:t>
            </w:r>
          </w:p>
        </w:tc>
        <w:tc>
          <w:tcPr>
            <w:tcW w:w="1803" w:type="dxa"/>
          </w:tcPr>
          <w:p w14:paraId="59D88326" w14:textId="445F51A8" w:rsidR="004A7367" w:rsidRPr="004A7367" w:rsidRDefault="004A7367" w:rsidP="004A7367">
            <w:pPr>
              <w:jc w:val="center"/>
              <w:rPr>
                <w:rFonts w:cs="B Lotus"/>
                <w:sz w:val="28"/>
                <w:szCs w:val="28"/>
                <w:rtl/>
              </w:rPr>
            </w:pPr>
            <w:r w:rsidRPr="004A7367">
              <w:rPr>
                <w:rFonts w:cs="B Lotus" w:hint="cs"/>
                <w:rtl/>
              </w:rPr>
              <w:t>بندرعباس</w:t>
            </w:r>
          </w:p>
        </w:tc>
        <w:tc>
          <w:tcPr>
            <w:tcW w:w="1803" w:type="dxa"/>
          </w:tcPr>
          <w:p w14:paraId="622C2DBB" w14:textId="17CC7107" w:rsidR="004A7367" w:rsidRPr="004A7367" w:rsidRDefault="004A7367" w:rsidP="004A7367">
            <w:pPr>
              <w:jc w:val="center"/>
              <w:rPr>
                <w:rFonts w:cs="B Lotus"/>
                <w:sz w:val="28"/>
                <w:szCs w:val="28"/>
                <w:rtl/>
              </w:rPr>
            </w:pPr>
            <w:r w:rsidRPr="004A7367">
              <w:rPr>
                <w:rFonts w:cs="B Lotus"/>
                <w:rtl/>
              </w:rPr>
              <w:t>23</w:t>
            </w:r>
          </w:p>
        </w:tc>
        <w:tc>
          <w:tcPr>
            <w:tcW w:w="1803" w:type="dxa"/>
          </w:tcPr>
          <w:p w14:paraId="53E35279" w14:textId="1918C89A"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3B59FF11" w14:textId="77777777" w:rsidTr="00372823">
        <w:tc>
          <w:tcPr>
            <w:tcW w:w="1803" w:type="dxa"/>
          </w:tcPr>
          <w:p w14:paraId="280CFBEC" w14:textId="77777777" w:rsidR="004A7367" w:rsidRPr="004A7367" w:rsidRDefault="004A7367" w:rsidP="004A7367">
            <w:pPr>
              <w:pStyle w:val="ListParagraph"/>
              <w:numPr>
                <w:ilvl w:val="0"/>
                <w:numId w:val="63"/>
              </w:numPr>
              <w:bidi/>
              <w:jc w:val="center"/>
              <w:rPr>
                <w:rFonts w:cs="B Lotus"/>
                <w:rtl/>
              </w:rPr>
            </w:pPr>
          </w:p>
        </w:tc>
        <w:tc>
          <w:tcPr>
            <w:tcW w:w="1803" w:type="dxa"/>
          </w:tcPr>
          <w:p w14:paraId="7C697D03" w14:textId="66D4721E" w:rsidR="004A7367" w:rsidRPr="004A7367" w:rsidRDefault="004A7367" w:rsidP="004A7367">
            <w:pPr>
              <w:jc w:val="center"/>
              <w:rPr>
                <w:rFonts w:cs="B Lotus"/>
                <w:sz w:val="28"/>
                <w:szCs w:val="28"/>
                <w:rtl/>
              </w:rPr>
            </w:pPr>
            <w:r w:rsidRPr="004A7367">
              <w:rPr>
                <w:rFonts w:cs="B Lotus"/>
                <w:rtl/>
              </w:rPr>
              <w:t>392</w:t>
            </w:r>
          </w:p>
        </w:tc>
        <w:tc>
          <w:tcPr>
            <w:tcW w:w="1803" w:type="dxa"/>
          </w:tcPr>
          <w:p w14:paraId="75EDE1FC" w14:textId="7F2ACF3F" w:rsidR="004A7367" w:rsidRPr="004A7367" w:rsidRDefault="004A7367" w:rsidP="004A7367">
            <w:pPr>
              <w:jc w:val="center"/>
              <w:rPr>
                <w:rFonts w:cs="B Lotus"/>
                <w:sz w:val="28"/>
                <w:szCs w:val="28"/>
                <w:rtl/>
              </w:rPr>
            </w:pPr>
            <w:r w:rsidRPr="004A7367">
              <w:rPr>
                <w:rFonts w:cs="B Lotus" w:hint="cs"/>
                <w:rtl/>
              </w:rPr>
              <w:t>میناب</w:t>
            </w:r>
          </w:p>
        </w:tc>
        <w:tc>
          <w:tcPr>
            <w:tcW w:w="1803" w:type="dxa"/>
          </w:tcPr>
          <w:p w14:paraId="4203712A" w14:textId="285DA8BD" w:rsidR="004A7367" w:rsidRPr="004A7367" w:rsidRDefault="004A7367" w:rsidP="004A7367">
            <w:pPr>
              <w:jc w:val="center"/>
              <w:rPr>
                <w:rFonts w:cs="B Lotus"/>
                <w:sz w:val="28"/>
                <w:szCs w:val="28"/>
                <w:rtl/>
              </w:rPr>
            </w:pPr>
            <w:r w:rsidRPr="004A7367">
              <w:rPr>
                <w:rFonts w:cs="B Lotus"/>
                <w:rtl/>
              </w:rPr>
              <w:t>23</w:t>
            </w:r>
          </w:p>
        </w:tc>
        <w:tc>
          <w:tcPr>
            <w:tcW w:w="1803" w:type="dxa"/>
          </w:tcPr>
          <w:p w14:paraId="19193266" w14:textId="2C1F1016"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1825B08B" w14:textId="77777777" w:rsidTr="00372823">
        <w:tc>
          <w:tcPr>
            <w:tcW w:w="1803" w:type="dxa"/>
          </w:tcPr>
          <w:p w14:paraId="700ECA0C" w14:textId="77777777" w:rsidR="004A7367" w:rsidRPr="004A7367" w:rsidRDefault="004A7367" w:rsidP="004A7367">
            <w:pPr>
              <w:pStyle w:val="ListParagraph"/>
              <w:numPr>
                <w:ilvl w:val="0"/>
                <w:numId w:val="63"/>
              </w:numPr>
              <w:bidi/>
              <w:jc w:val="center"/>
              <w:rPr>
                <w:rFonts w:cs="B Lotus"/>
                <w:rtl/>
              </w:rPr>
            </w:pPr>
          </w:p>
        </w:tc>
        <w:tc>
          <w:tcPr>
            <w:tcW w:w="1803" w:type="dxa"/>
          </w:tcPr>
          <w:p w14:paraId="069AFEFA" w14:textId="3EB8E306" w:rsidR="004A7367" w:rsidRPr="004A7367" w:rsidRDefault="004A7367" w:rsidP="004A7367">
            <w:pPr>
              <w:jc w:val="center"/>
              <w:rPr>
                <w:rFonts w:cs="B Lotus"/>
                <w:sz w:val="28"/>
                <w:szCs w:val="28"/>
                <w:rtl/>
              </w:rPr>
            </w:pPr>
            <w:r w:rsidRPr="004A7367">
              <w:rPr>
                <w:rFonts w:cs="B Lotus"/>
                <w:rtl/>
              </w:rPr>
              <w:t>393</w:t>
            </w:r>
          </w:p>
        </w:tc>
        <w:tc>
          <w:tcPr>
            <w:tcW w:w="1803" w:type="dxa"/>
          </w:tcPr>
          <w:p w14:paraId="03348175" w14:textId="55EA3E83" w:rsidR="004A7367" w:rsidRPr="004A7367" w:rsidRDefault="004A7367" w:rsidP="004A7367">
            <w:pPr>
              <w:jc w:val="center"/>
              <w:rPr>
                <w:rFonts w:cs="B Lotus"/>
                <w:sz w:val="28"/>
                <w:szCs w:val="28"/>
                <w:rtl/>
              </w:rPr>
            </w:pPr>
            <w:r w:rsidRPr="004A7367">
              <w:rPr>
                <w:rFonts w:cs="B Lotus" w:hint="cs"/>
                <w:rtl/>
              </w:rPr>
              <w:t>بستک</w:t>
            </w:r>
          </w:p>
        </w:tc>
        <w:tc>
          <w:tcPr>
            <w:tcW w:w="1803" w:type="dxa"/>
          </w:tcPr>
          <w:p w14:paraId="105727AB" w14:textId="166CFF8F" w:rsidR="004A7367" w:rsidRPr="004A7367" w:rsidRDefault="004A7367" w:rsidP="004A7367">
            <w:pPr>
              <w:jc w:val="center"/>
              <w:rPr>
                <w:rFonts w:cs="B Lotus"/>
                <w:sz w:val="28"/>
                <w:szCs w:val="28"/>
                <w:rtl/>
              </w:rPr>
            </w:pPr>
            <w:r w:rsidRPr="004A7367">
              <w:rPr>
                <w:rFonts w:cs="B Lotus"/>
                <w:rtl/>
              </w:rPr>
              <w:t>23</w:t>
            </w:r>
          </w:p>
        </w:tc>
        <w:tc>
          <w:tcPr>
            <w:tcW w:w="1803" w:type="dxa"/>
          </w:tcPr>
          <w:p w14:paraId="7A998D82" w14:textId="6E94CDDD"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58975F1E" w14:textId="77777777" w:rsidTr="00372823">
        <w:tc>
          <w:tcPr>
            <w:tcW w:w="1803" w:type="dxa"/>
          </w:tcPr>
          <w:p w14:paraId="3B6CDFF5" w14:textId="77777777" w:rsidR="004A7367" w:rsidRPr="004A7367" w:rsidRDefault="004A7367" w:rsidP="004A7367">
            <w:pPr>
              <w:pStyle w:val="ListParagraph"/>
              <w:numPr>
                <w:ilvl w:val="0"/>
                <w:numId w:val="63"/>
              </w:numPr>
              <w:bidi/>
              <w:jc w:val="center"/>
              <w:rPr>
                <w:rFonts w:cs="B Lotus"/>
                <w:rtl/>
              </w:rPr>
            </w:pPr>
          </w:p>
        </w:tc>
        <w:tc>
          <w:tcPr>
            <w:tcW w:w="1803" w:type="dxa"/>
          </w:tcPr>
          <w:p w14:paraId="78F29172" w14:textId="5DAA8AF9" w:rsidR="004A7367" w:rsidRPr="004A7367" w:rsidRDefault="004A7367" w:rsidP="004A7367">
            <w:pPr>
              <w:jc w:val="center"/>
              <w:rPr>
                <w:rFonts w:cs="B Lotus"/>
                <w:sz w:val="28"/>
                <w:szCs w:val="28"/>
                <w:rtl/>
              </w:rPr>
            </w:pPr>
            <w:r w:rsidRPr="004A7367">
              <w:rPr>
                <w:rFonts w:cs="B Lotus"/>
                <w:rtl/>
              </w:rPr>
              <w:t>394</w:t>
            </w:r>
          </w:p>
        </w:tc>
        <w:tc>
          <w:tcPr>
            <w:tcW w:w="1803" w:type="dxa"/>
          </w:tcPr>
          <w:p w14:paraId="0CC2B129" w14:textId="72A25DAD" w:rsidR="004A7367" w:rsidRPr="004A7367" w:rsidRDefault="004A7367" w:rsidP="004A7367">
            <w:pPr>
              <w:jc w:val="center"/>
              <w:rPr>
                <w:rFonts w:cs="B Lotus"/>
                <w:sz w:val="28"/>
                <w:szCs w:val="28"/>
                <w:rtl/>
              </w:rPr>
            </w:pPr>
            <w:r w:rsidRPr="004A7367">
              <w:rPr>
                <w:rFonts w:cs="B Lotus" w:hint="cs"/>
                <w:rtl/>
              </w:rPr>
              <w:t>حاجی</w:t>
            </w:r>
            <w:r w:rsidRPr="004A7367">
              <w:rPr>
                <w:rFonts w:cs="B Lotus"/>
                <w:rtl/>
              </w:rPr>
              <w:t xml:space="preserve"> </w:t>
            </w:r>
            <w:r w:rsidRPr="004A7367">
              <w:rPr>
                <w:rFonts w:cs="B Lotus" w:hint="cs"/>
                <w:rtl/>
              </w:rPr>
              <w:t>آباد</w:t>
            </w:r>
          </w:p>
        </w:tc>
        <w:tc>
          <w:tcPr>
            <w:tcW w:w="1803" w:type="dxa"/>
          </w:tcPr>
          <w:p w14:paraId="2413375B" w14:textId="59F0B347" w:rsidR="004A7367" w:rsidRPr="004A7367" w:rsidRDefault="004A7367" w:rsidP="004A7367">
            <w:pPr>
              <w:jc w:val="center"/>
              <w:rPr>
                <w:rFonts w:cs="B Lotus"/>
                <w:sz w:val="28"/>
                <w:szCs w:val="28"/>
                <w:rtl/>
              </w:rPr>
            </w:pPr>
            <w:r w:rsidRPr="004A7367">
              <w:rPr>
                <w:rFonts w:cs="B Lotus"/>
                <w:rtl/>
              </w:rPr>
              <w:t>23</w:t>
            </w:r>
          </w:p>
        </w:tc>
        <w:tc>
          <w:tcPr>
            <w:tcW w:w="1803" w:type="dxa"/>
          </w:tcPr>
          <w:p w14:paraId="103F6026" w14:textId="021A8755"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110CAE3D" w14:textId="77777777" w:rsidTr="00372823">
        <w:tc>
          <w:tcPr>
            <w:tcW w:w="1803" w:type="dxa"/>
          </w:tcPr>
          <w:p w14:paraId="424AC708" w14:textId="77777777" w:rsidR="004A7367" w:rsidRPr="004A7367" w:rsidRDefault="004A7367" w:rsidP="004A7367">
            <w:pPr>
              <w:pStyle w:val="ListParagraph"/>
              <w:numPr>
                <w:ilvl w:val="0"/>
                <w:numId w:val="63"/>
              </w:numPr>
              <w:bidi/>
              <w:jc w:val="center"/>
              <w:rPr>
                <w:rFonts w:cs="B Lotus"/>
                <w:rtl/>
              </w:rPr>
            </w:pPr>
          </w:p>
        </w:tc>
        <w:tc>
          <w:tcPr>
            <w:tcW w:w="1803" w:type="dxa"/>
          </w:tcPr>
          <w:p w14:paraId="4228F2D1" w14:textId="4EC687DE" w:rsidR="004A7367" w:rsidRPr="004A7367" w:rsidRDefault="004A7367" w:rsidP="004A7367">
            <w:pPr>
              <w:jc w:val="center"/>
              <w:rPr>
                <w:rFonts w:cs="B Lotus"/>
                <w:sz w:val="28"/>
                <w:szCs w:val="28"/>
                <w:rtl/>
              </w:rPr>
            </w:pPr>
            <w:r w:rsidRPr="004A7367">
              <w:rPr>
                <w:rFonts w:cs="B Lotus"/>
                <w:rtl/>
              </w:rPr>
              <w:t>395</w:t>
            </w:r>
          </w:p>
        </w:tc>
        <w:tc>
          <w:tcPr>
            <w:tcW w:w="1803" w:type="dxa"/>
          </w:tcPr>
          <w:p w14:paraId="37F80B80" w14:textId="31572E23" w:rsidR="004A7367" w:rsidRPr="004A7367" w:rsidRDefault="004A7367" w:rsidP="004A7367">
            <w:pPr>
              <w:jc w:val="center"/>
              <w:rPr>
                <w:rFonts w:cs="B Lotus"/>
                <w:sz w:val="28"/>
                <w:szCs w:val="28"/>
                <w:rtl/>
              </w:rPr>
            </w:pPr>
            <w:r w:rsidRPr="004A7367">
              <w:rPr>
                <w:rFonts w:cs="B Lotus" w:hint="cs"/>
                <w:rtl/>
              </w:rPr>
              <w:t>قشم</w:t>
            </w:r>
          </w:p>
        </w:tc>
        <w:tc>
          <w:tcPr>
            <w:tcW w:w="1803" w:type="dxa"/>
          </w:tcPr>
          <w:p w14:paraId="41DE0398" w14:textId="7891C110" w:rsidR="004A7367" w:rsidRPr="004A7367" w:rsidRDefault="004A7367" w:rsidP="004A7367">
            <w:pPr>
              <w:jc w:val="center"/>
              <w:rPr>
                <w:rFonts w:cs="B Lotus"/>
                <w:sz w:val="28"/>
                <w:szCs w:val="28"/>
                <w:rtl/>
              </w:rPr>
            </w:pPr>
            <w:r w:rsidRPr="004A7367">
              <w:rPr>
                <w:rFonts w:cs="B Lotus"/>
                <w:rtl/>
              </w:rPr>
              <w:t>23</w:t>
            </w:r>
          </w:p>
        </w:tc>
        <w:tc>
          <w:tcPr>
            <w:tcW w:w="1803" w:type="dxa"/>
          </w:tcPr>
          <w:p w14:paraId="7D3CACBD" w14:textId="0AA8868A"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5707628A" w14:textId="77777777" w:rsidTr="00372823">
        <w:tc>
          <w:tcPr>
            <w:tcW w:w="1803" w:type="dxa"/>
          </w:tcPr>
          <w:p w14:paraId="3EC71668" w14:textId="77777777" w:rsidR="004A7367" w:rsidRPr="004A7367" w:rsidRDefault="004A7367" w:rsidP="004A7367">
            <w:pPr>
              <w:pStyle w:val="ListParagraph"/>
              <w:numPr>
                <w:ilvl w:val="0"/>
                <w:numId w:val="63"/>
              </w:numPr>
              <w:bidi/>
              <w:jc w:val="center"/>
              <w:rPr>
                <w:rFonts w:cs="B Lotus"/>
                <w:rtl/>
              </w:rPr>
            </w:pPr>
          </w:p>
        </w:tc>
        <w:tc>
          <w:tcPr>
            <w:tcW w:w="1803" w:type="dxa"/>
          </w:tcPr>
          <w:p w14:paraId="2E851D26" w14:textId="7E3E1C31" w:rsidR="004A7367" w:rsidRPr="004A7367" w:rsidRDefault="004A7367" w:rsidP="004A7367">
            <w:pPr>
              <w:jc w:val="center"/>
              <w:rPr>
                <w:rFonts w:cs="B Lotus"/>
                <w:sz w:val="28"/>
                <w:szCs w:val="28"/>
                <w:rtl/>
              </w:rPr>
            </w:pPr>
            <w:r w:rsidRPr="004A7367">
              <w:rPr>
                <w:rFonts w:cs="B Lotus"/>
                <w:rtl/>
              </w:rPr>
              <w:t>396</w:t>
            </w:r>
          </w:p>
        </w:tc>
        <w:tc>
          <w:tcPr>
            <w:tcW w:w="1803" w:type="dxa"/>
          </w:tcPr>
          <w:p w14:paraId="43BBFD1E" w14:textId="2FCC8F9E" w:rsidR="004A7367" w:rsidRPr="004A7367" w:rsidRDefault="004A7367" w:rsidP="004A7367">
            <w:pPr>
              <w:jc w:val="center"/>
              <w:rPr>
                <w:rFonts w:cs="B Lotus"/>
                <w:sz w:val="28"/>
                <w:szCs w:val="28"/>
                <w:rtl/>
              </w:rPr>
            </w:pPr>
            <w:r w:rsidRPr="004A7367">
              <w:rPr>
                <w:rFonts w:cs="B Lotus" w:hint="cs"/>
                <w:rtl/>
              </w:rPr>
              <w:t>کیش</w:t>
            </w:r>
          </w:p>
        </w:tc>
        <w:tc>
          <w:tcPr>
            <w:tcW w:w="1803" w:type="dxa"/>
          </w:tcPr>
          <w:p w14:paraId="1DEA3839" w14:textId="55AE7823" w:rsidR="004A7367" w:rsidRPr="004A7367" w:rsidRDefault="004A7367" w:rsidP="004A7367">
            <w:pPr>
              <w:jc w:val="center"/>
              <w:rPr>
                <w:rFonts w:cs="B Lotus"/>
                <w:sz w:val="28"/>
                <w:szCs w:val="28"/>
                <w:rtl/>
              </w:rPr>
            </w:pPr>
            <w:r w:rsidRPr="004A7367">
              <w:rPr>
                <w:rFonts w:cs="B Lotus"/>
                <w:rtl/>
              </w:rPr>
              <w:t>23</w:t>
            </w:r>
          </w:p>
        </w:tc>
        <w:tc>
          <w:tcPr>
            <w:tcW w:w="1803" w:type="dxa"/>
          </w:tcPr>
          <w:p w14:paraId="3D7BB1C2" w14:textId="2143CB75"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4C5D3595" w14:textId="77777777" w:rsidTr="00372823">
        <w:tc>
          <w:tcPr>
            <w:tcW w:w="1803" w:type="dxa"/>
          </w:tcPr>
          <w:p w14:paraId="5A1A1A1C" w14:textId="77777777" w:rsidR="004A7367" w:rsidRPr="004A7367" w:rsidRDefault="004A7367" w:rsidP="004A7367">
            <w:pPr>
              <w:pStyle w:val="ListParagraph"/>
              <w:numPr>
                <w:ilvl w:val="0"/>
                <w:numId w:val="63"/>
              </w:numPr>
              <w:bidi/>
              <w:jc w:val="center"/>
              <w:rPr>
                <w:rFonts w:cs="B Lotus"/>
                <w:rtl/>
              </w:rPr>
            </w:pPr>
          </w:p>
        </w:tc>
        <w:tc>
          <w:tcPr>
            <w:tcW w:w="1803" w:type="dxa"/>
          </w:tcPr>
          <w:p w14:paraId="515C2D23" w14:textId="40E0FAD4" w:rsidR="004A7367" w:rsidRPr="004A7367" w:rsidRDefault="004A7367" w:rsidP="004A7367">
            <w:pPr>
              <w:jc w:val="center"/>
              <w:rPr>
                <w:rFonts w:cs="B Lotus"/>
                <w:sz w:val="28"/>
                <w:szCs w:val="28"/>
                <w:rtl/>
              </w:rPr>
            </w:pPr>
            <w:r w:rsidRPr="004A7367">
              <w:rPr>
                <w:rFonts w:cs="B Lotus"/>
                <w:rtl/>
              </w:rPr>
              <w:t>397</w:t>
            </w:r>
          </w:p>
        </w:tc>
        <w:tc>
          <w:tcPr>
            <w:tcW w:w="1803" w:type="dxa"/>
          </w:tcPr>
          <w:p w14:paraId="583C6BDC" w14:textId="1203811E" w:rsidR="004A7367" w:rsidRPr="004A7367" w:rsidRDefault="004A7367" w:rsidP="004A7367">
            <w:pPr>
              <w:jc w:val="center"/>
              <w:rPr>
                <w:rFonts w:cs="B Lotus"/>
                <w:sz w:val="28"/>
                <w:szCs w:val="28"/>
                <w:rtl/>
              </w:rPr>
            </w:pPr>
            <w:r w:rsidRPr="004A7367">
              <w:rPr>
                <w:rFonts w:cs="B Lotus" w:hint="cs"/>
                <w:rtl/>
              </w:rPr>
              <w:t>گاو</w:t>
            </w:r>
            <w:r w:rsidRPr="004A7367">
              <w:rPr>
                <w:rFonts w:cs="B Lotus"/>
                <w:rtl/>
              </w:rPr>
              <w:t xml:space="preserve"> </w:t>
            </w:r>
            <w:r w:rsidRPr="004A7367">
              <w:rPr>
                <w:rFonts w:cs="B Lotus" w:hint="cs"/>
                <w:rtl/>
              </w:rPr>
              <w:t>بندی</w:t>
            </w:r>
          </w:p>
        </w:tc>
        <w:tc>
          <w:tcPr>
            <w:tcW w:w="1803" w:type="dxa"/>
          </w:tcPr>
          <w:p w14:paraId="2102B017" w14:textId="2B7D172B" w:rsidR="004A7367" w:rsidRPr="004A7367" w:rsidRDefault="004A7367" w:rsidP="004A7367">
            <w:pPr>
              <w:jc w:val="center"/>
              <w:rPr>
                <w:rFonts w:cs="B Lotus"/>
                <w:sz w:val="28"/>
                <w:szCs w:val="28"/>
                <w:rtl/>
              </w:rPr>
            </w:pPr>
            <w:r w:rsidRPr="004A7367">
              <w:rPr>
                <w:rFonts w:cs="B Lotus"/>
                <w:rtl/>
              </w:rPr>
              <w:t>23</w:t>
            </w:r>
          </w:p>
        </w:tc>
        <w:tc>
          <w:tcPr>
            <w:tcW w:w="1803" w:type="dxa"/>
          </w:tcPr>
          <w:p w14:paraId="7F2A1BAC" w14:textId="78EE9A18"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3BBBB3E9" w14:textId="77777777" w:rsidTr="00372823">
        <w:tc>
          <w:tcPr>
            <w:tcW w:w="1803" w:type="dxa"/>
          </w:tcPr>
          <w:p w14:paraId="61948C50" w14:textId="77777777" w:rsidR="004A7367" w:rsidRPr="004A7367" w:rsidRDefault="004A7367" w:rsidP="004A7367">
            <w:pPr>
              <w:pStyle w:val="ListParagraph"/>
              <w:numPr>
                <w:ilvl w:val="0"/>
                <w:numId w:val="63"/>
              </w:numPr>
              <w:bidi/>
              <w:jc w:val="center"/>
              <w:rPr>
                <w:rFonts w:cs="B Lotus"/>
                <w:rtl/>
              </w:rPr>
            </w:pPr>
          </w:p>
        </w:tc>
        <w:tc>
          <w:tcPr>
            <w:tcW w:w="1803" w:type="dxa"/>
          </w:tcPr>
          <w:p w14:paraId="2EDD8094" w14:textId="749A83E0" w:rsidR="004A7367" w:rsidRPr="004A7367" w:rsidRDefault="004A7367" w:rsidP="004A7367">
            <w:pPr>
              <w:jc w:val="center"/>
              <w:rPr>
                <w:rFonts w:cs="B Lotus"/>
                <w:sz w:val="28"/>
                <w:szCs w:val="28"/>
                <w:rtl/>
              </w:rPr>
            </w:pPr>
            <w:r w:rsidRPr="004A7367">
              <w:rPr>
                <w:rFonts w:cs="B Lotus"/>
                <w:rtl/>
              </w:rPr>
              <w:t>398</w:t>
            </w:r>
          </w:p>
        </w:tc>
        <w:tc>
          <w:tcPr>
            <w:tcW w:w="1803" w:type="dxa"/>
          </w:tcPr>
          <w:p w14:paraId="029A7361" w14:textId="66C21DA3" w:rsidR="004A7367" w:rsidRPr="004A7367" w:rsidRDefault="004A7367" w:rsidP="004A7367">
            <w:pPr>
              <w:jc w:val="center"/>
              <w:rPr>
                <w:rFonts w:cs="B Lotus"/>
                <w:sz w:val="28"/>
                <w:szCs w:val="28"/>
                <w:rtl/>
              </w:rPr>
            </w:pPr>
            <w:r w:rsidRPr="004A7367">
              <w:rPr>
                <w:rFonts w:cs="B Lotus" w:hint="cs"/>
                <w:rtl/>
              </w:rPr>
              <w:t>بندرجاسک</w:t>
            </w:r>
          </w:p>
        </w:tc>
        <w:tc>
          <w:tcPr>
            <w:tcW w:w="1803" w:type="dxa"/>
          </w:tcPr>
          <w:p w14:paraId="7A48F9E5" w14:textId="3FF7DA65" w:rsidR="004A7367" w:rsidRPr="004A7367" w:rsidRDefault="004A7367" w:rsidP="004A7367">
            <w:pPr>
              <w:jc w:val="center"/>
              <w:rPr>
                <w:rFonts w:cs="B Lotus"/>
                <w:sz w:val="28"/>
                <w:szCs w:val="28"/>
                <w:rtl/>
              </w:rPr>
            </w:pPr>
            <w:r w:rsidRPr="004A7367">
              <w:rPr>
                <w:rFonts w:cs="B Lotus"/>
                <w:rtl/>
              </w:rPr>
              <w:t>23</w:t>
            </w:r>
          </w:p>
        </w:tc>
        <w:tc>
          <w:tcPr>
            <w:tcW w:w="1803" w:type="dxa"/>
          </w:tcPr>
          <w:p w14:paraId="5CA7C618" w14:textId="228228EA"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19698A39" w14:textId="77777777" w:rsidTr="00372823">
        <w:tc>
          <w:tcPr>
            <w:tcW w:w="1803" w:type="dxa"/>
          </w:tcPr>
          <w:p w14:paraId="618F4739" w14:textId="77777777" w:rsidR="004A7367" w:rsidRPr="004A7367" w:rsidRDefault="004A7367" w:rsidP="004A7367">
            <w:pPr>
              <w:pStyle w:val="ListParagraph"/>
              <w:numPr>
                <w:ilvl w:val="0"/>
                <w:numId w:val="63"/>
              </w:numPr>
              <w:bidi/>
              <w:jc w:val="center"/>
              <w:rPr>
                <w:rFonts w:cs="B Lotus"/>
                <w:rtl/>
              </w:rPr>
            </w:pPr>
          </w:p>
        </w:tc>
        <w:tc>
          <w:tcPr>
            <w:tcW w:w="1803" w:type="dxa"/>
          </w:tcPr>
          <w:p w14:paraId="2AF1BF32" w14:textId="766852C6" w:rsidR="004A7367" w:rsidRPr="004A7367" w:rsidRDefault="004A7367" w:rsidP="004A7367">
            <w:pPr>
              <w:jc w:val="center"/>
              <w:rPr>
                <w:rFonts w:cs="B Lotus"/>
                <w:sz w:val="28"/>
                <w:szCs w:val="28"/>
                <w:rtl/>
              </w:rPr>
            </w:pPr>
            <w:r w:rsidRPr="004A7367">
              <w:rPr>
                <w:rFonts w:cs="B Lotus"/>
                <w:rtl/>
              </w:rPr>
              <w:t>399</w:t>
            </w:r>
          </w:p>
        </w:tc>
        <w:tc>
          <w:tcPr>
            <w:tcW w:w="1803" w:type="dxa"/>
          </w:tcPr>
          <w:p w14:paraId="1740BAEE" w14:textId="1B3C77DC" w:rsidR="004A7367" w:rsidRPr="004A7367" w:rsidRDefault="004A7367" w:rsidP="004A7367">
            <w:pPr>
              <w:jc w:val="center"/>
              <w:rPr>
                <w:rFonts w:cs="B Lotus"/>
                <w:sz w:val="28"/>
                <w:szCs w:val="28"/>
                <w:rtl/>
              </w:rPr>
            </w:pPr>
            <w:r w:rsidRPr="004A7367">
              <w:rPr>
                <w:rFonts w:cs="B Lotus" w:hint="cs"/>
                <w:rtl/>
              </w:rPr>
              <w:t>بندر</w:t>
            </w:r>
            <w:r w:rsidRPr="004A7367">
              <w:rPr>
                <w:rFonts w:cs="B Lotus"/>
                <w:rtl/>
              </w:rPr>
              <w:t xml:space="preserve"> </w:t>
            </w:r>
            <w:r w:rsidRPr="004A7367">
              <w:rPr>
                <w:rFonts w:cs="B Lotus" w:hint="cs"/>
                <w:rtl/>
              </w:rPr>
              <w:t>لنگه</w:t>
            </w:r>
          </w:p>
        </w:tc>
        <w:tc>
          <w:tcPr>
            <w:tcW w:w="1803" w:type="dxa"/>
          </w:tcPr>
          <w:p w14:paraId="2950072B" w14:textId="79CEE532" w:rsidR="004A7367" w:rsidRPr="004A7367" w:rsidRDefault="004A7367" w:rsidP="004A7367">
            <w:pPr>
              <w:jc w:val="center"/>
              <w:rPr>
                <w:rFonts w:cs="B Lotus"/>
                <w:sz w:val="28"/>
                <w:szCs w:val="28"/>
                <w:rtl/>
              </w:rPr>
            </w:pPr>
            <w:r w:rsidRPr="004A7367">
              <w:rPr>
                <w:rFonts w:cs="B Lotus"/>
                <w:rtl/>
              </w:rPr>
              <w:t>23</w:t>
            </w:r>
          </w:p>
        </w:tc>
        <w:tc>
          <w:tcPr>
            <w:tcW w:w="1803" w:type="dxa"/>
          </w:tcPr>
          <w:p w14:paraId="7E2FB3C4" w14:textId="113BAACD"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41870B8F" w14:textId="77777777" w:rsidTr="00372823">
        <w:tc>
          <w:tcPr>
            <w:tcW w:w="1803" w:type="dxa"/>
          </w:tcPr>
          <w:p w14:paraId="7CE1AEE7" w14:textId="77777777" w:rsidR="004A7367" w:rsidRPr="004A7367" w:rsidRDefault="004A7367" w:rsidP="004A7367">
            <w:pPr>
              <w:pStyle w:val="ListParagraph"/>
              <w:numPr>
                <w:ilvl w:val="0"/>
                <w:numId w:val="63"/>
              </w:numPr>
              <w:bidi/>
              <w:jc w:val="center"/>
              <w:rPr>
                <w:rFonts w:cs="B Lotus"/>
                <w:rtl/>
              </w:rPr>
            </w:pPr>
          </w:p>
        </w:tc>
        <w:tc>
          <w:tcPr>
            <w:tcW w:w="1803" w:type="dxa"/>
          </w:tcPr>
          <w:p w14:paraId="00E86DE6" w14:textId="391422DC" w:rsidR="004A7367" w:rsidRPr="004A7367" w:rsidRDefault="004A7367" w:rsidP="004A7367">
            <w:pPr>
              <w:jc w:val="center"/>
              <w:rPr>
                <w:rFonts w:cs="B Lotus"/>
                <w:sz w:val="28"/>
                <w:szCs w:val="28"/>
                <w:rtl/>
              </w:rPr>
            </w:pPr>
            <w:r w:rsidRPr="004A7367">
              <w:rPr>
                <w:rFonts w:cs="B Lotus"/>
                <w:rtl/>
              </w:rPr>
              <w:t>400</w:t>
            </w:r>
          </w:p>
        </w:tc>
        <w:tc>
          <w:tcPr>
            <w:tcW w:w="1803" w:type="dxa"/>
          </w:tcPr>
          <w:p w14:paraId="6FCCC514" w14:textId="548A2817" w:rsidR="004A7367" w:rsidRPr="004A7367" w:rsidRDefault="004A7367" w:rsidP="004A7367">
            <w:pPr>
              <w:jc w:val="center"/>
              <w:rPr>
                <w:rFonts w:cs="B Lotus"/>
                <w:sz w:val="28"/>
                <w:szCs w:val="28"/>
                <w:rtl/>
              </w:rPr>
            </w:pPr>
            <w:r w:rsidRPr="004A7367">
              <w:rPr>
                <w:rFonts w:cs="B Lotus" w:hint="cs"/>
                <w:rtl/>
              </w:rPr>
              <w:t>بندر</w:t>
            </w:r>
            <w:r w:rsidRPr="004A7367">
              <w:rPr>
                <w:rFonts w:cs="B Lotus"/>
                <w:rtl/>
              </w:rPr>
              <w:t xml:space="preserve"> </w:t>
            </w:r>
            <w:r w:rsidRPr="004A7367">
              <w:rPr>
                <w:rFonts w:cs="B Lotus" w:hint="cs"/>
                <w:rtl/>
              </w:rPr>
              <w:t>خمیر</w:t>
            </w:r>
          </w:p>
        </w:tc>
        <w:tc>
          <w:tcPr>
            <w:tcW w:w="1803" w:type="dxa"/>
          </w:tcPr>
          <w:p w14:paraId="1DB176C5" w14:textId="5330CFD9" w:rsidR="004A7367" w:rsidRPr="004A7367" w:rsidRDefault="004A7367" w:rsidP="004A7367">
            <w:pPr>
              <w:jc w:val="center"/>
              <w:rPr>
                <w:rFonts w:cs="B Lotus"/>
                <w:sz w:val="28"/>
                <w:szCs w:val="28"/>
                <w:rtl/>
              </w:rPr>
            </w:pPr>
            <w:r w:rsidRPr="004A7367">
              <w:rPr>
                <w:rFonts w:cs="B Lotus"/>
                <w:rtl/>
              </w:rPr>
              <w:t>23</w:t>
            </w:r>
          </w:p>
        </w:tc>
        <w:tc>
          <w:tcPr>
            <w:tcW w:w="1803" w:type="dxa"/>
          </w:tcPr>
          <w:p w14:paraId="3C26352A" w14:textId="12A29B57"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0270B547" w14:textId="77777777" w:rsidTr="00372823">
        <w:tc>
          <w:tcPr>
            <w:tcW w:w="1803" w:type="dxa"/>
          </w:tcPr>
          <w:p w14:paraId="072955A7" w14:textId="77777777" w:rsidR="004A7367" w:rsidRPr="004A7367" w:rsidRDefault="004A7367" w:rsidP="004A7367">
            <w:pPr>
              <w:pStyle w:val="ListParagraph"/>
              <w:numPr>
                <w:ilvl w:val="0"/>
                <w:numId w:val="63"/>
              </w:numPr>
              <w:bidi/>
              <w:jc w:val="center"/>
              <w:rPr>
                <w:rFonts w:cs="B Lotus"/>
                <w:rtl/>
              </w:rPr>
            </w:pPr>
          </w:p>
        </w:tc>
        <w:tc>
          <w:tcPr>
            <w:tcW w:w="1803" w:type="dxa"/>
          </w:tcPr>
          <w:p w14:paraId="74D33853" w14:textId="032E147A" w:rsidR="004A7367" w:rsidRPr="004A7367" w:rsidRDefault="004A7367" w:rsidP="004A7367">
            <w:pPr>
              <w:jc w:val="center"/>
              <w:rPr>
                <w:rFonts w:cs="B Lotus"/>
                <w:sz w:val="28"/>
                <w:szCs w:val="28"/>
                <w:rtl/>
              </w:rPr>
            </w:pPr>
            <w:r w:rsidRPr="004A7367">
              <w:rPr>
                <w:rFonts w:cs="B Lotus"/>
                <w:rtl/>
              </w:rPr>
              <w:t>401</w:t>
            </w:r>
          </w:p>
        </w:tc>
        <w:tc>
          <w:tcPr>
            <w:tcW w:w="1803" w:type="dxa"/>
          </w:tcPr>
          <w:p w14:paraId="6624BE03" w14:textId="19D444D2" w:rsidR="004A7367" w:rsidRPr="004A7367" w:rsidRDefault="004A7367" w:rsidP="004A7367">
            <w:pPr>
              <w:jc w:val="center"/>
              <w:rPr>
                <w:rFonts w:cs="B Lotus"/>
                <w:sz w:val="28"/>
                <w:szCs w:val="28"/>
                <w:rtl/>
              </w:rPr>
            </w:pPr>
            <w:r w:rsidRPr="004A7367">
              <w:rPr>
                <w:rFonts w:cs="B Lotus" w:hint="cs"/>
                <w:rtl/>
              </w:rPr>
              <w:t>پارسیان</w:t>
            </w:r>
          </w:p>
        </w:tc>
        <w:tc>
          <w:tcPr>
            <w:tcW w:w="1803" w:type="dxa"/>
          </w:tcPr>
          <w:p w14:paraId="2A9A6EA7" w14:textId="7F60DE1D" w:rsidR="004A7367" w:rsidRPr="004A7367" w:rsidRDefault="004A7367" w:rsidP="004A7367">
            <w:pPr>
              <w:jc w:val="center"/>
              <w:rPr>
                <w:rFonts w:cs="B Lotus"/>
                <w:sz w:val="28"/>
                <w:szCs w:val="28"/>
                <w:rtl/>
              </w:rPr>
            </w:pPr>
            <w:r w:rsidRPr="004A7367">
              <w:rPr>
                <w:rFonts w:cs="B Lotus"/>
                <w:rtl/>
              </w:rPr>
              <w:t>23</w:t>
            </w:r>
          </w:p>
        </w:tc>
        <w:tc>
          <w:tcPr>
            <w:tcW w:w="1803" w:type="dxa"/>
          </w:tcPr>
          <w:p w14:paraId="0193D649" w14:textId="42360DB9"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4D528ED1" w14:textId="77777777" w:rsidTr="00372823">
        <w:tc>
          <w:tcPr>
            <w:tcW w:w="1803" w:type="dxa"/>
          </w:tcPr>
          <w:p w14:paraId="21525833" w14:textId="77777777" w:rsidR="004A7367" w:rsidRPr="004A7367" w:rsidRDefault="004A7367" w:rsidP="004A7367">
            <w:pPr>
              <w:pStyle w:val="ListParagraph"/>
              <w:numPr>
                <w:ilvl w:val="0"/>
                <w:numId w:val="63"/>
              </w:numPr>
              <w:bidi/>
              <w:jc w:val="center"/>
              <w:rPr>
                <w:rFonts w:cs="B Lotus"/>
                <w:rtl/>
              </w:rPr>
            </w:pPr>
          </w:p>
        </w:tc>
        <w:tc>
          <w:tcPr>
            <w:tcW w:w="1803" w:type="dxa"/>
          </w:tcPr>
          <w:p w14:paraId="38E71708" w14:textId="2EB9508B" w:rsidR="004A7367" w:rsidRPr="004A7367" w:rsidRDefault="004A7367" w:rsidP="004A7367">
            <w:pPr>
              <w:jc w:val="center"/>
              <w:rPr>
                <w:rFonts w:cs="B Lotus"/>
                <w:sz w:val="28"/>
                <w:szCs w:val="28"/>
                <w:rtl/>
              </w:rPr>
            </w:pPr>
            <w:r w:rsidRPr="004A7367">
              <w:rPr>
                <w:rFonts w:cs="B Lotus"/>
                <w:rtl/>
              </w:rPr>
              <w:t>803</w:t>
            </w:r>
          </w:p>
        </w:tc>
        <w:tc>
          <w:tcPr>
            <w:tcW w:w="1803" w:type="dxa"/>
          </w:tcPr>
          <w:p w14:paraId="146B72E1" w14:textId="1653B24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فین‏</w:t>
            </w:r>
          </w:p>
        </w:tc>
        <w:tc>
          <w:tcPr>
            <w:tcW w:w="1803" w:type="dxa"/>
          </w:tcPr>
          <w:p w14:paraId="7922CFD1" w14:textId="23EAEFBD" w:rsidR="004A7367" w:rsidRPr="004A7367" w:rsidRDefault="004A7367" w:rsidP="004A7367">
            <w:pPr>
              <w:jc w:val="center"/>
              <w:rPr>
                <w:rFonts w:cs="B Lotus"/>
                <w:sz w:val="28"/>
                <w:szCs w:val="28"/>
                <w:rtl/>
              </w:rPr>
            </w:pPr>
            <w:r w:rsidRPr="004A7367">
              <w:rPr>
                <w:rFonts w:cs="B Lotus"/>
                <w:rtl/>
              </w:rPr>
              <w:t>23</w:t>
            </w:r>
          </w:p>
        </w:tc>
        <w:tc>
          <w:tcPr>
            <w:tcW w:w="1803" w:type="dxa"/>
          </w:tcPr>
          <w:p w14:paraId="478B79F7" w14:textId="06FBE401"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54A3F026" w14:textId="77777777" w:rsidTr="00372823">
        <w:tc>
          <w:tcPr>
            <w:tcW w:w="1803" w:type="dxa"/>
          </w:tcPr>
          <w:p w14:paraId="15AF6A8D" w14:textId="77777777" w:rsidR="004A7367" w:rsidRPr="004A7367" w:rsidRDefault="004A7367" w:rsidP="004A7367">
            <w:pPr>
              <w:pStyle w:val="ListParagraph"/>
              <w:numPr>
                <w:ilvl w:val="0"/>
                <w:numId w:val="63"/>
              </w:numPr>
              <w:bidi/>
              <w:jc w:val="center"/>
              <w:rPr>
                <w:rFonts w:cs="B Lotus"/>
                <w:rtl/>
              </w:rPr>
            </w:pPr>
          </w:p>
        </w:tc>
        <w:tc>
          <w:tcPr>
            <w:tcW w:w="1803" w:type="dxa"/>
          </w:tcPr>
          <w:p w14:paraId="733DC2D0" w14:textId="0866B2A3" w:rsidR="004A7367" w:rsidRPr="004A7367" w:rsidRDefault="004A7367" w:rsidP="004A7367">
            <w:pPr>
              <w:jc w:val="center"/>
              <w:rPr>
                <w:rFonts w:cs="B Lotus"/>
                <w:sz w:val="28"/>
                <w:szCs w:val="28"/>
                <w:rtl/>
              </w:rPr>
            </w:pPr>
            <w:r w:rsidRPr="004A7367">
              <w:rPr>
                <w:rFonts w:cs="B Lotus"/>
                <w:rtl/>
              </w:rPr>
              <w:t>804</w:t>
            </w:r>
          </w:p>
        </w:tc>
        <w:tc>
          <w:tcPr>
            <w:tcW w:w="1803" w:type="dxa"/>
          </w:tcPr>
          <w:p w14:paraId="23678C11" w14:textId="66DFDA8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بندرچارک‏</w:t>
            </w:r>
          </w:p>
        </w:tc>
        <w:tc>
          <w:tcPr>
            <w:tcW w:w="1803" w:type="dxa"/>
          </w:tcPr>
          <w:p w14:paraId="56752E3C" w14:textId="34CE3EB0" w:rsidR="004A7367" w:rsidRPr="004A7367" w:rsidRDefault="004A7367" w:rsidP="004A7367">
            <w:pPr>
              <w:jc w:val="center"/>
              <w:rPr>
                <w:rFonts w:cs="B Lotus"/>
                <w:sz w:val="28"/>
                <w:szCs w:val="28"/>
                <w:rtl/>
              </w:rPr>
            </w:pPr>
            <w:r w:rsidRPr="004A7367">
              <w:rPr>
                <w:rFonts w:cs="B Lotus"/>
                <w:rtl/>
              </w:rPr>
              <w:t>23</w:t>
            </w:r>
          </w:p>
        </w:tc>
        <w:tc>
          <w:tcPr>
            <w:tcW w:w="1803" w:type="dxa"/>
          </w:tcPr>
          <w:p w14:paraId="687B8744" w14:textId="6747A5C6"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4713131F" w14:textId="77777777" w:rsidTr="00372823">
        <w:tc>
          <w:tcPr>
            <w:tcW w:w="1803" w:type="dxa"/>
          </w:tcPr>
          <w:p w14:paraId="1CC5C198" w14:textId="77777777" w:rsidR="004A7367" w:rsidRPr="004A7367" w:rsidRDefault="004A7367" w:rsidP="004A7367">
            <w:pPr>
              <w:pStyle w:val="ListParagraph"/>
              <w:numPr>
                <w:ilvl w:val="0"/>
                <w:numId w:val="63"/>
              </w:numPr>
              <w:bidi/>
              <w:jc w:val="center"/>
              <w:rPr>
                <w:rFonts w:cs="B Lotus"/>
                <w:rtl/>
              </w:rPr>
            </w:pPr>
          </w:p>
        </w:tc>
        <w:tc>
          <w:tcPr>
            <w:tcW w:w="1803" w:type="dxa"/>
          </w:tcPr>
          <w:p w14:paraId="3040B68D" w14:textId="42AF93D7" w:rsidR="004A7367" w:rsidRPr="004A7367" w:rsidRDefault="004A7367" w:rsidP="004A7367">
            <w:pPr>
              <w:jc w:val="center"/>
              <w:rPr>
                <w:rFonts w:cs="B Lotus"/>
                <w:sz w:val="28"/>
                <w:szCs w:val="28"/>
                <w:rtl/>
              </w:rPr>
            </w:pPr>
            <w:r w:rsidRPr="004A7367">
              <w:rPr>
                <w:rFonts w:cs="B Lotus"/>
                <w:rtl/>
              </w:rPr>
              <w:t>805</w:t>
            </w:r>
          </w:p>
        </w:tc>
        <w:tc>
          <w:tcPr>
            <w:tcW w:w="1803" w:type="dxa"/>
          </w:tcPr>
          <w:p w14:paraId="3DA80368" w14:textId="64C7830F" w:rsidR="004A7367" w:rsidRPr="004A7367" w:rsidRDefault="004A7367" w:rsidP="004A7367">
            <w:pPr>
              <w:jc w:val="center"/>
              <w:rPr>
                <w:rFonts w:cs="B Lotus"/>
                <w:sz w:val="28"/>
                <w:szCs w:val="28"/>
                <w:rtl/>
              </w:rPr>
            </w:pPr>
            <w:r w:rsidRPr="004A7367">
              <w:rPr>
                <w:rFonts w:cs="B Lotus" w:hint="cs"/>
                <w:rtl/>
              </w:rPr>
              <w:t>ابوموسی</w:t>
            </w:r>
          </w:p>
        </w:tc>
        <w:tc>
          <w:tcPr>
            <w:tcW w:w="1803" w:type="dxa"/>
          </w:tcPr>
          <w:p w14:paraId="719791DB" w14:textId="54FBBC20" w:rsidR="004A7367" w:rsidRPr="004A7367" w:rsidRDefault="004A7367" w:rsidP="004A7367">
            <w:pPr>
              <w:jc w:val="center"/>
              <w:rPr>
                <w:rFonts w:cs="B Lotus"/>
                <w:sz w:val="28"/>
                <w:szCs w:val="28"/>
                <w:rtl/>
              </w:rPr>
            </w:pPr>
            <w:r w:rsidRPr="004A7367">
              <w:rPr>
                <w:rFonts w:cs="B Lotus"/>
                <w:rtl/>
              </w:rPr>
              <w:t>23</w:t>
            </w:r>
          </w:p>
        </w:tc>
        <w:tc>
          <w:tcPr>
            <w:tcW w:w="1803" w:type="dxa"/>
          </w:tcPr>
          <w:p w14:paraId="5EC38008" w14:textId="586D041F"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46E847A0" w14:textId="77777777" w:rsidTr="00372823">
        <w:tc>
          <w:tcPr>
            <w:tcW w:w="1803" w:type="dxa"/>
          </w:tcPr>
          <w:p w14:paraId="53B6F901" w14:textId="77777777" w:rsidR="004A7367" w:rsidRPr="004A7367" w:rsidRDefault="004A7367" w:rsidP="004A7367">
            <w:pPr>
              <w:pStyle w:val="ListParagraph"/>
              <w:numPr>
                <w:ilvl w:val="0"/>
                <w:numId w:val="63"/>
              </w:numPr>
              <w:bidi/>
              <w:jc w:val="center"/>
              <w:rPr>
                <w:rFonts w:cs="B Lotus"/>
                <w:rtl/>
              </w:rPr>
            </w:pPr>
          </w:p>
        </w:tc>
        <w:tc>
          <w:tcPr>
            <w:tcW w:w="1803" w:type="dxa"/>
          </w:tcPr>
          <w:p w14:paraId="41D160DB" w14:textId="6943F3B3" w:rsidR="004A7367" w:rsidRPr="004A7367" w:rsidRDefault="004A7367" w:rsidP="004A7367">
            <w:pPr>
              <w:jc w:val="center"/>
              <w:rPr>
                <w:rFonts w:cs="B Lotus"/>
                <w:sz w:val="28"/>
                <w:szCs w:val="28"/>
                <w:rtl/>
              </w:rPr>
            </w:pPr>
            <w:r w:rsidRPr="004A7367">
              <w:rPr>
                <w:rFonts w:cs="B Lotus"/>
                <w:rtl/>
              </w:rPr>
              <w:t>806</w:t>
            </w:r>
          </w:p>
        </w:tc>
        <w:tc>
          <w:tcPr>
            <w:tcW w:w="1803" w:type="dxa"/>
          </w:tcPr>
          <w:p w14:paraId="187D8E2C" w14:textId="6EE8FD14"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هرمز‏</w:t>
            </w:r>
          </w:p>
        </w:tc>
        <w:tc>
          <w:tcPr>
            <w:tcW w:w="1803" w:type="dxa"/>
          </w:tcPr>
          <w:p w14:paraId="23C3F4F2" w14:textId="7B41ED69" w:rsidR="004A7367" w:rsidRPr="004A7367" w:rsidRDefault="004A7367" w:rsidP="004A7367">
            <w:pPr>
              <w:jc w:val="center"/>
              <w:rPr>
                <w:rFonts w:cs="B Lotus"/>
                <w:sz w:val="28"/>
                <w:szCs w:val="28"/>
                <w:rtl/>
              </w:rPr>
            </w:pPr>
            <w:r w:rsidRPr="004A7367">
              <w:rPr>
                <w:rFonts w:cs="B Lotus"/>
                <w:rtl/>
              </w:rPr>
              <w:t>23</w:t>
            </w:r>
          </w:p>
        </w:tc>
        <w:tc>
          <w:tcPr>
            <w:tcW w:w="1803" w:type="dxa"/>
          </w:tcPr>
          <w:p w14:paraId="2F989BEA" w14:textId="2B3DCCCE"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6C6F26E6" w14:textId="77777777" w:rsidTr="00372823">
        <w:tc>
          <w:tcPr>
            <w:tcW w:w="1803" w:type="dxa"/>
          </w:tcPr>
          <w:p w14:paraId="750F94C4" w14:textId="77777777" w:rsidR="004A7367" w:rsidRPr="004A7367" w:rsidRDefault="004A7367" w:rsidP="004A7367">
            <w:pPr>
              <w:pStyle w:val="ListParagraph"/>
              <w:numPr>
                <w:ilvl w:val="0"/>
                <w:numId w:val="63"/>
              </w:numPr>
              <w:bidi/>
              <w:jc w:val="center"/>
              <w:rPr>
                <w:rFonts w:cs="B Lotus"/>
                <w:rtl/>
              </w:rPr>
            </w:pPr>
          </w:p>
        </w:tc>
        <w:tc>
          <w:tcPr>
            <w:tcW w:w="1803" w:type="dxa"/>
          </w:tcPr>
          <w:p w14:paraId="581095F9" w14:textId="7CE6D7D2" w:rsidR="004A7367" w:rsidRPr="004A7367" w:rsidRDefault="004A7367" w:rsidP="004A7367">
            <w:pPr>
              <w:jc w:val="center"/>
              <w:rPr>
                <w:rFonts w:cs="B Lotus"/>
                <w:sz w:val="28"/>
                <w:szCs w:val="28"/>
                <w:rtl/>
              </w:rPr>
            </w:pPr>
            <w:r w:rsidRPr="004A7367">
              <w:rPr>
                <w:rFonts w:cs="B Lotus"/>
                <w:rtl/>
              </w:rPr>
              <w:t>807</w:t>
            </w:r>
          </w:p>
        </w:tc>
        <w:tc>
          <w:tcPr>
            <w:tcW w:w="1803" w:type="dxa"/>
          </w:tcPr>
          <w:p w14:paraId="0F564AED" w14:textId="3EF27D1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سیریک‏</w:t>
            </w:r>
          </w:p>
        </w:tc>
        <w:tc>
          <w:tcPr>
            <w:tcW w:w="1803" w:type="dxa"/>
          </w:tcPr>
          <w:p w14:paraId="7C8514ED" w14:textId="77B5A11C" w:rsidR="004A7367" w:rsidRPr="004A7367" w:rsidRDefault="004A7367" w:rsidP="004A7367">
            <w:pPr>
              <w:jc w:val="center"/>
              <w:rPr>
                <w:rFonts w:cs="B Lotus"/>
                <w:sz w:val="28"/>
                <w:szCs w:val="28"/>
                <w:rtl/>
              </w:rPr>
            </w:pPr>
            <w:r w:rsidRPr="004A7367">
              <w:rPr>
                <w:rFonts w:cs="B Lotus"/>
                <w:rtl/>
              </w:rPr>
              <w:t>23</w:t>
            </w:r>
          </w:p>
        </w:tc>
        <w:tc>
          <w:tcPr>
            <w:tcW w:w="1803" w:type="dxa"/>
          </w:tcPr>
          <w:p w14:paraId="1880B618" w14:textId="0DF2B380"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5F8DBB8C" w14:textId="77777777" w:rsidTr="00372823">
        <w:tc>
          <w:tcPr>
            <w:tcW w:w="1803" w:type="dxa"/>
          </w:tcPr>
          <w:p w14:paraId="1748737B" w14:textId="77777777" w:rsidR="004A7367" w:rsidRPr="004A7367" w:rsidRDefault="004A7367" w:rsidP="004A7367">
            <w:pPr>
              <w:pStyle w:val="ListParagraph"/>
              <w:numPr>
                <w:ilvl w:val="0"/>
                <w:numId w:val="63"/>
              </w:numPr>
              <w:bidi/>
              <w:jc w:val="center"/>
              <w:rPr>
                <w:rFonts w:cs="B Lotus"/>
                <w:rtl/>
              </w:rPr>
            </w:pPr>
          </w:p>
        </w:tc>
        <w:tc>
          <w:tcPr>
            <w:tcW w:w="1803" w:type="dxa"/>
          </w:tcPr>
          <w:p w14:paraId="7F342BD4" w14:textId="32DCE096" w:rsidR="004A7367" w:rsidRPr="004A7367" w:rsidRDefault="004A7367" w:rsidP="004A7367">
            <w:pPr>
              <w:jc w:val="center"/>
              <w:rPr>
                <w:rFonts w:cs="B Lotus"/>
                <w:sz w:val="28"/>
                <w:szCs w:val="28"/>
                <w:rtl/>
              </w:rPr>
            </w:pPr>
            <w:r w:rsidRPr="004A7367">
              <w:rPr>
                <w:rFonts w:cs="B Lotus"/>
                <w:rtl/>
              </w:rPr>
              <w:t>808</w:t>
            </w:r>
          </w:p>
        </w:tc>
        <w:tc>
          <w:tcPr>
            <w:tcW w:w="1803" w:type="dxa"/>
          </w:tcPr>
          <w:p w14:paraId="0F8261F9" w14:textId="5EA09EF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دهبارز‏</w:t>
            </w:r>
          </w:p>
        </w:tc>
        <w:tc>
          <w:tcPr>
            <w:tcW w:w="1803" w:type="dxa"/>
          </w:tcPr>
          <w:p w14:paraId="17F54DF9" w14:textId="52FFB768" w:rsidR="004A7367" w:rsidRPr="004A7367" w:rsidRDefault="004A7367" w:rsidP="004A7367">
            <w:pPr>
              <w:jc w:val="center"/>
              <w:rPr>
                <w:rFonts w:cs="B Lotus"/>
                <w:sz w:val="28"/>
                <w:szCs w:val="28"/>
                <w:rtl/>
              </w:rPr>
            </w:pPr>
            <w:r w:rsidRPr="004A7367">
              <w:rPr>
                <w:rFonts w:cs="B Lotus"/>
                <w:rtl/>
              </w:rPr>
              <w:t>23</w:t>
            </w:r>
          </w:p>
        </w:tc>
        <w:tc>
          <w:tcPr>
            <w:tcW w:w="1803" w:type="dxa"/>
          </w:tcPr>
          <w:p w14:paraId="38BD0BFE" w14:textId="372C01C6"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1356EC19" w14:textId="77777777" w:rsidTr="00372823">
        <w:tc>
          <w:tcPr>
            <w:tcW w:w="1803" w:type="dxa"/>
          </w:tcPr>
          <w:p w14:paraId="2984B58C" w14:textId="77777777" w:rsidR="004A7367" w:rsidRPr="004A7367" w:rsidRDefault="004A7367" w:rsidP="004A7367">
            <w:pPr>
              <w:pStyle w:val="ListParagraph"/>
              <w:numPr>
                <w:ilvl w:val="0"/>
                <w:numId w:val="63"/>
              </w:numPr>
              <w:bidi/>
              <w:jc w:val="center"/>
              <w:rPr>
                <w:rFonts w:cs="B Lotus"/>
                <w:rtl/>
              </w:rPr>
            </w:pPr>
          </w:p>
        </w:tc>
        <w:tc>
          <w:tcPr>
            <w:tcW w:w="1803" w:type="dxa"/>
          </w:tcPr>
          <w:p w14:paraId="5B60DD06" w14:textId="2E4CDF79" w:rsidR="004A7367" w:rsidRPr="004A7367" w:rsidRDefault="004A7367" w:rsidP="004A7367">
            <w:pPr>
              <w:jc w:val="center"/>
              <w:rPr>
                <w:rFonts w:cs="B Lotus"/>
                <w:sz w:val="28"/>
                <w:szCs w:val="28"/>
                <w:rtl/>
              </w:rPr>
            </w:pPr>
            <w:r w:rsidRPr="004A7367">
              <w:rPr>
                <w:rFonts w:cs="B Lotus"/>
                <w:rtl/>
              </w:rPr>
              <w:t>809</w:t>
            </w:r>
          </w:p>
        </w:tc>
        <w:tc>
          <w:tcPr>
            <w:tcW w:w="1803" w:type="dxa"/>
          </w:tcPr>
          <w:p w14:paraId="2E0C0FFD" w14:textId="5625F6ED"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کنگ‏</w:t>
            </w:r>
          </w:p>
        </w:tc>
        <w:tc>
          <w:tcPr>
            <w:tcW w:w="1803" w:type="dxa"/>
          </w:tcPr>
          <w:p w14:paraId="1FCE2A77" w14:textId="097ED75D" w:rsidR="004A7367" w:rsidRPr="004A7367" w:rsidRDefault="004A7367" w:rsidP="004A7367">
            <w:pPr>
              <w:jc w:val="center"/>
              <w:rPr>
                <w:rFonts w:cs="B Lotus"/>
                <w:sz w:val="28"/>
                <w:szCs w:val="28"/>
                <w:rtl/>
              </w:rPr>
            </w:pPr>
            <w:r w:rsidRPr="004A7367">
              <w:rPr>
                <w:rFonts w:cs="B Lotus"/>
                <w:rtl/>
              </w:rPr>
              <w:t>23</w:t>
            </w:r>
          </w:p>
        </w:tc>
        <w:tc>
          <w:tcPr>
            <w:tcW w:w="1803" w:type="dxa"/>
          </w:tcPr>
          <w:p w14:paraId="433FCAA2" w14:textId="6218C886"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085C2A4A" w14:textId="77777777" w:rsidTr="00372823">
        <w:tc>
          <w:tcPr>
            <w:tcW w:w="1803" w:type="dxa"/>
          </w:tcPr>
          <w:p w14:paraId="1652ED04" w14:textId="77777777" w:rsidR="004A7367" w:rsidRPr="004A7367" w:rsidRDefault="004A7367" w:rsidP="004A7367">
            <w:pPr>
              <w:pStyle w:val="ListParagraph"/>
              <w:numPr>
                <w:ilvl w:val="0"/>
                <w:numId w:val="63"/>
              </w:numPr>
              <w:bidi/>
              <w:jc w:val="center"/>
              <w:rPr>
                <w:rFonts w:cs="B Lotus"/>
                <w:rtl/>
              </w:rPr>
            </w:pPr>
          </w:p>
        </w:tc>
        <w:tc>
          <w:tcPr>
            <w:tcW w:w="1803" w:type="dxa"/>
          </w:tcPr>
          <w:p w14:paraId="08AC48F0" w14:textId="6BD1B04B" w:rsidR="004A7367" w:rsidRPr="004A7367" w:rsidRDefault="004A7367" w:rsidP="004A7367">
            <w:pPr>
              <w:jc w:val="center"/>
              <w:rPr>
                <w:rFonts w:cs="B Lotus"/>
                <w:sz w:val="28"/>
                <w:szCs w:val="28"/>
                <w:rtl/>
              </w:rPr>
            </w:pPr>
            <w:r w:rsidRPr="004A7367">
              <w:rPr>
                <w:rFonts w:cs="B Lotus"/>
                <w:rtl/>
              </w:rPr>
              <w:t>843</w:t>
            </w:r>
          </w:p>
        </w:tc>
        <w:tc>
          <w:tcPr>
            <w:tcW w:w="1803" w:type="dxa"/>
          </w:tcPr>
          <w:p w14:paraId="5476D399" w14:textId="66651180" w:rsidR="004A7367" w:rsidRPr="004A7367" w:rsidRDefault="004A7367" w:rsidP="004A7367">
            <w:pPr>
              <w:jc w:val="center"/>
              <w:rPr>
                <w:rFonts w:cs="B Lotus"/>
                <w:sz w:val="28"/>
                <w:szCs w:val="28"/>
                <w:rtl/>
              </w:rPr>
            </w:pPr>
            <w:r w:rsidRPr="004A7367">
              <w:rPr>
                <w:rFonts w:cs="B Lotus" w:hint="cs"/>
                <w:rtl/>
              </w:rPr>
              <w:t>جزیره</w:t>
            </w:r>
            <w:r w:rsidRPr="004A7367">
              <w:rPr>
                <w:rFonts w:cs="B Lotus"/>
                <w:rtl/>
              </w:rPr>
              <w:t xml:space="preserve"> </w:t>
            </w:r>
            <w:r w:rsidRPr="004A7367">
              <w:rPr>
                <w:rFonts w:cs="B Lotus" w:hint="cs"/>
                <w:rtl/>
              </w:rPr>
              <w:t>سیری</w:t>
            </w:r>
          </w:p>
        </w:tc>
        <w:tc>
          <w:tcPr>
            <w:tcW w:w="1803" w:type="dxa"/>
          </w:tcPr>
          <w:p w14:paraId="6DA083D0" w14:textId="4E5D36D6" w:rsidR="004A7367" w:rsidRPr="004A7367" w:rsidRDefault="004A7367" w:rsidP="004A7367">
            <w:pPr>
              <w:jc w:val="center"/>
              <w:rPr>
                <w:rFonts w:cs="B Lotus"/>
                <w:sz w:val="28"/>
                <w:szCs w:val="28"/>
                <w:rtl/>
              </w:rPr>
            </w:pPr>
            <w:r w:rsidRPr="004A7367">
              <w:rPr>
                <w:rFonts w:cs="B Lotus"/>
                <w:rtl/>
              </w:rPr>
              <w:t>23</w:t>
            </w:r>
          </w:p>
        </w:tc>
        <w:tc>
          <w:tcPr>
            <w:tcW w:w="1803" w:type="dxa"/>
          </w:tcPr>
          <w:p w14:paraId="41EDA205" w14:textId="690D99B0"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60DD1FC6" w14:textId="77777777" w:rsidTr="00372823">
        <w:tc>
          <w:tcPr>
            <w:tcW w:w="1803" w:type="dxa"/>
          </w:tcPr>
          <w:p w14:paraId="7F16C274" w14:textId="77777777" w:rsidR="004A7367" w:rsidRPr="004A7367" w:rsidRDefault="004A7367" w:rsidP="004A7367">
            <w:pPr>
              <w:pStyle w:val="ListParagraph"/>
              <w:numPr>
                <w:ilvl w:val="0"/>
                <w:numId w:val="63"/>
              </w:numPr>
              <w:bidi/>
              <w:jc w:val="center"/>
              <w:rPr>
                <w:rFonts w:cs="B Lotus"/>
                <w:rtl/>
              </w:rPr>
            </w:pPr>
          </w:p>
        </w:tc>
        <w:tc>
          <w:tcPr>
            <w:tcW w:w="1803" w:type="dxa"/>
          </w:tcPr>
          <w:p w14:paraId="52CF149A" w14:textId="49CDEEFF" w:rsidR="004A7367" w:rsidRPr="004A7367" w:rsidRDefault="004A7367" w:rsidP="004A7367">
            <w:pPr>
              <w:jc w:val="center"/>
              <w:rPr>
                <w:rFonts w:cs="B Lotus"/>
                <w:sz w:val="28"/>
                <w:szCs w:val="28"/>
                <w:rtl/>
              </w:rPr>
            </w:pPr>
            <w:r w:rsidRPr="004A7367">
              <w:rPr>
                <w:rFonts w:cs="B Lotus"/>
                <w:rtl/>
              </w:rPr>
              <w:t>847</w:t>
            </w:r>
          </w:p>
        </w:tc>
        <w:tc>
          <w:tcPr>
            <w:tcW w:w="1803" w:type="dxa"/>
          </w:tcPr>
          <w:p w14:paraId="6D5628DE" w14:textId="7C56825A" w:rsidR="004A7367" w:rsidRPr="004A7367" w:rsidRDefault="004A7367" w:rsidP="004A7367">
            <w:pPr>
              <w:jc w:val="center"/>
              <w:rPr>
                <w:rFonts w:cs="B Lotus"/>
                <w:sz w:val="28"/>
                <w:szCs w:val="28"/>
                <w:rtl/>
              </w:rPr>
            </w:pPr>
            <w:r w:rsidRPr="004A7367">
              <w:rPr>
                <w:rFonts w:cs="B Lotus" w:hint="cs"/>
                <w:rtl/>
              </w:rPr>
              <w:t>بندر</w:t>
            </w:r>
            <w:r w:rsidRPr="004A7367">
              <w:rPr>
                <w:rFonts w:cs="B Lotus"/>
                <w:rtl/>
              </w:rPr>
              <w:t xml:space="preserve"> </w:t>
            </w:r>
            <w:r w:rsidRPr="004A7367">
              <w:rPr>
                <w:rFonts w:cs="B Lotus" w:hint="cs"/>
                <w:rtl/>
              </w:rPr>
              <w:t>شهید</w:t>
            </w:r>
            <w:r w:rsidRPr="004A7367">
              <w:rPr>
                <w:rFonts w:cs="B Lotus"/>
                <w:rtl/>
              </w:rPr>
              <w:t xml:space="preserve"> </w:t>
            </w:r>
            <w:r w:rsidRPr="004A7367">
              <w:rPr>
                <w:rFonts w:cs="B Lotus" w:hint="cs"/>
                <w:rtl/>
              </w:rPr>
              <w:t>رجایی</w:t>
            </w:r>
          </w:p>
        </w:tc>
        <w:tc>
          <w:tcPr>
            <w:tcW w:w="1803" w:type="dxa"/>
          </w:tcPr>
          <w:p w14:paraId="1D6AAD15" w14:textId="1DD3AF1C" w:rsidR="004A7367" w:rsidRPr="004A7367" w:rsidRDefault="004A7367" w:rsidP="004A7367">
            <w:pPr>
              <w:jc w:val="center"/>
              <w:rPr>
                <w:rFonts w:cs="B Lotus"/>
                <w:sz w:val="28"/>
                <w:szCs w:val="28"/>
                <w:rtl/>
              </w:rPr>
            </w:pPr>
            <w:r w:rsidRPr="004A7367">
              <w:rPr>
                <w:rFonts w:cs="B Lotus"/>
                <w:rtl/>
              </w:rPr>
              <w:t>23</w:t>
            </w:r>
          </w:p>
        </w:tc>
        <w:tc>
          <w:tcPr>
            <w:tcW w:w="1803" w:type="dxa"/>
          </w:tcPr>
          <w:p w14:paraId="207ECFC7" w14:textId="5CF174C0"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24160759" w14:textId="77777777" w:rsidTr="00372823">
        <w:tc>
          <w:tcPr>
            <w:tcW w:w="1803" w:type="dxa"/>
          </w:tcPr>
          <w:p w14:paraId="49218C3C" w14:textId="77777777" w:rsidR="004A7367" w:rsidRPr="004A7367" w:rsidRDefault="004A7367" w:rsidP="004A7367">
            <w:pPr>
              <w:pStyle w:val="ListParagraph"/>
              <w:numPr>
                <w:ilvl w:val="0"/>
                <w:numId w:val="63"/>
              </w:numPr>
              <w:bidi/>
              <w:jc w:val="center"/>
              <w:rPr>
                <w:rFonts w:cs="B Lotus"/>
                <w:rtl/>
              </w:rPr>
            </w:pPr>
          </w:p>
        </w:tc>
        <w:tc>
          <w:tcPr>
            <w:tcW w:w="1803" w:type="dxa"/>
          </w:tcPr>
          <w:p w14:paraId="1E18DE6D" w14:textId="3618D0B4" w:rsidR="004A7367" w:rsidRPr="004A7367" w:rsidRDefault="004A7367" w:rsidP="004A7367">
            <w:pPr>
              <w:jc w:val="center"/>
              <w:rPr>
                <w:rFonts w:cs="B Lotus"/>
                <w:sz w:val="28"/>
                <w:szCs w:val="28"/>
                <w:rtl/>
              </w:rPr>
            </w:pPr>
            <w:r w:rsidRPr="004A7367">
              <w:rPr>
                <w:rFonts w:cs="B Lotus"/>
                <w:rtl/>
              </w:rPr>
              <w:t>871</w:t>
            </w:r>
          </w:p>
        </w:tc>
        <w:tc>
          <w:tcPr>
            <w:tcW w:w="1803" w:type="dxa"/>
          </w:tcPr>
          <w:p w14:paraId="3B19B9DD" w14:textId="710B52E5" w:rsidR="004A7367" w:rsidRPr="004A7367" w:rsidRDefault="004A7367" w:rsidP="004A7367">
            <w:pPr>
              <w:jc w:val="center"/>
              <w:rPr>
                <w:rFonts w:cs="B Lotus"/>
                <w:sz w:val="28"/>
                <w:szCs w:val="28"/>
                <w:rtl/>
              </w:rPr>
            </w:pPr>
            <w:r w:rsidRPr="004A7367">
              <w:rPr>
                <w:rFonts w:cs="B Lotus" w:hint="cs"/>
                <w:rtl/>
              </w:rPr>
              <w:t>رودان</w:t>
            </w:r>
          </w:p>
        </w:tc>
        <w:tc>
          <w:tcPr>
            <w:tcW w:w="1803" w:type="dxa"/>
          </w:tcPr>
          <w:p w14:paraId="64FC2AF3" w14:textId="5A77FC4C" w:rsidR="004A7367" w:rsidRPr="004A7367" w:rsidRDefault="004A7367" w:rsidP="004A7367">
            <w:pPr>
              <w:jc w:val="center"/>
              <w:rPr>
                <w:rFonts w:cs="B Lotus"/>
                <w:sz w:val="28"/>
                <w:szCs w:val="28"/>
                <w:rtl/>
              </w:rPr>
            </w:pPr>
            <w:r w:rsidRPr="004A7367">
              <w:rPr>
                <w:rFonts w:cs="B Lotus"/>
                <w:rtl/>
              </w:rPr>
              <w:t>23</w:t>
            </w:r>
          </w:p>
        </w:tc>
        <w:tc>
          <w:tcPr>
            <w:tcW w:w="1803" w:type="dxa"/>
          </w:tcPr>
          <w:p w14:paraId="39089A0C" w14:textId="4816D909"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13D183B8" w14:textId="77777777" w:rsidTr="00372823">
        <w:tc>
          <w:tcPr>
            <w:tcW w:w="1803" w:type="dxa"/>
          </w:tcPr>
          <w:p w14:paraId="56B0C35B" w14:textId="77777777" w:rsidR="004A7367" w:rsidRPr="004A7367" w:rsidRDefault="004A7367" w:rsidP="004A7367">
            <w:pPr>
              <w:pStyle w:val="ListParagraph"/>
              <w:numPr>
                <w:ilvl w:val="0"/>
                <w:numId w:val="63"/>
              </w:numPr>
              <w:bidi/>
              <w:jc w:val="center"/>
              <w:rPr>
                <w:rFonts w:cs="B Lotus"/>
                <w:rtl/>
              </w:rPr>
            </w:pPr>
          </w:p>
        </w:tc>
        <w:tc>
          <w:tcPr>
            <w:tcW w:w="1803" w:type="dxa"/>
          </w:tcPr>
          <w:p w14:paraId="7C24A01E" w14:textId="2F90F78D" w:rsidR="004A7367" w:rsidRPr="004A7367" w:rsidRDefault="004A7367" w:rsidP="004A7367">
            <w:pPr>
              <w:jc w:val="center"/>
              <w:rPr>
                <w:rFonts w:cs="B Lotus"/>
                <w:sz w:val="28"/>
                <w:szCs w:val="28"/>
                <w:rtl/>
              </w:rPr>
            </w:pPr>
            <w:r w:rsidRPr="004A7367">
              <w:rPr>
                <w:rFonts w:cs="B Lotus"/>
                <w:rtl/>
              </w:rPr>
              <w:t>894</w:t>
            </w:r>
          </w:p>
        </w:tc>
        <w:tc>
          <w:tcPr>
            <w:tcW w:w="1803" w:type="dxa"/>
          </w:tcPr>
          <w:p w14:paraId="241FA758" w14:textId="6775A86C" w:rsidR="004A7367" w:rsidRPr="004A7367" w:rsidRDefault="004A7367" w:rsidP="004A7367">
            <w:pPr>
              <w:jc w:val="center"/>
              <w:rPr>
                <w:rFonts w:cs="B Lotus"/>
                <w:sz w:val="28"/>
                <w:szCs w:val="28"/>
                <w:rtl/>
              </w:rPr>
            </w:pPr>
            <w:r w:rsidRPr="004A7367">
              <w:rPr>
                <w:rFonts w:cs="B Lotus" w:hint="cs"/>
                <w:rtl/>
              </w:rPr>
              <w:t>تنب</w:t>
            </w:r>
            <w:r w:rsidRPr="004A7367">
              <w:rPr>
                <w:rFonts w:cs="B Lotus"/>
                <w:rtl/>
              </w:rPr>
              <w:t xml:space="preserve"> </w:t>
            </w:r>
            <w:r w:rsidRPr="004A7367">
              <w:rPr>
                <w:rFonts w:cs="B Lotus" w:hint="cs"/>
                <w:rtl/>
              </w:rPr>
              <w:t>بزرگ</w:t>
            </w:r>
          </w:p>
        </w:tc>
        <w:tc>
          <w:tcPr>
            <w:tcW w:w="1803" w:type="dxa"/>
          </w:tcPr>
          <w:p w14:paraId="6D63ABF7" w14:textId="27CB2D06" w:rsidR="004A7367" w:rsidRPr="004A7367" w:rsidRDefault="004A7367" w:rsidP="004A7367">
            <w:pPr>
              <w:jc w:val="center"/>
              <w:rPr>
                <w:rFonts w:cs="B Lotus"/>
                <w:sz w:val="28"/>
                <w:szCs w:val="28"/>
                <w:rtl/>
              </w:rPr>
            </w:pPr>
            <w:r w:rsidRPr="004A7367">
              <w:rPr>
                <w:rFonts w:cs="B Lotus"/>
                <w:rtl/>
              </w:rPr>
              <w:t>23</w:t>
            </w:r>
          </w:p>
        </w:tc>
        <w:tc>
          <w:tcPr>
            <w:tcW w:w="1803" w:type="dxa"/>
          </w:tcPr>
          <w:p w14:paraId="23C90A22" w14:textId="388B0756"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3A10355B" w14:textId="77777777" w:rsidTr="00372823">
        <w:tc>
          <w:tcPr>
            <w:tcW w:w="1803" w:type="dxa"/>
          </w:tcPr>
          <w:p w14:paraId="71B9BBEB" w14:textId="77777777" w:rsidR="004A7367" w:rsidRPr="004A7367" w:rsidRDefault="004A7367" w:rsidP="004A7367">
            <w:pPr>
              <w:pStyle w:val="ListParagraph"/>
              <w:numPr>
                <w:ilvl w:val="0"/>
                <w:numId w:val="63"/>
              </w:numPr>
              <w:bidi/>
              <w:jc w:val="center"/>
              <w:rPr>
                <w:rFonts w:cs="B Lotus"/>
                <w:rtl/>
              </w:rPr>
            </w:pPr>
          </w:p>
        </w:tc>
        <w:tc>
          <w:tcPr>
            <w:tcW w:w="1803" w:type="dxa"/>
          </w:tcPr>
          <w:p w14:paraId="67B6EF4D" w14:textId="48A54502" w:rsidR="004A7367" w:rsidRPr="004A7367" w:rsidRDefault="004A7367" w:rsidP="004A7367">
            <w:pPr>
              <w:jc w:val="center"/>
              <w:rPr>
                <w:rFonts w:cs="B Lotus"/>
                <w:sz w:val="28"/>
                <w:szCs w:val="28"/>
                <w:rtl/>
              </w:rPr>
            </w:pPr>
            <w:r w:rsidRPr="004A7367">
              <w:rPr>
                <w:rFonts w:cs="B Lotus"/>
                <w:rtl/>
              </w:rPr>
              <w:t>895</w:t>
            </w:r>
          </w:p>
        </w:tc>
        <w:tc>
          <w:tcPr>
            <w:tcW w:w="1803" w:type="dxa"/>
          </w:tcPr>
          <w:p w14:paraId="7007456C" w14:textId="0755449B" w:rsidR="004A7367" w:rsidRPr="004A7367" w:rsidRDefault="004A7367" w:rsidP="004A7367">
            <w:pPr>
              <w:jc w:val="center"/>
              <w:rPr>
                <w:rFonts w:cs="B Lotus"/>
                <w:sz w:val="28"/>
                <w:szCs w:val="28"/>
                <w:rtl/>
              </w:rPr>
            </w:pPr>
            <w:r w:rsidRPr="004A7367">
              <w:rPr>
                <w:rFonts w:cs="B Lotus" w:hint="cs"/>
                <w:rtl/>
              </w:rPr>
              <w:t>تنب</w:t>
            </w:r>
            <w:r w:rsidRPr="004A7367">
              <w:rPr>
                <w:rFonts w:cs="B Lotus"/>
                <w:rtl/>
              </w:rPr>
              <w:t xml:space="preserve"> </w:t>
            </w:r>
            <w:r w:rsidRPr="004A7367">
              <w:rPr>
                <w:rFonts w:cs="B Lotus" w:hint="cs"/>
                <w:rtl/>
              </w:rPr>
              <w:t>کوچک</w:t>
            </w:r>
          </w:p>
        </w:tc>
        <w:tc>
          <w:tcPr>
            <w:tcW w:w="1803" w:type="dxa"/>
          </w:tcPr>
          <w:p w14:paraId="61FF2204" w14:textId="6D35B0D8" w:rsidR="004A7367" w:rsidRPr="004A7367" w:rsidRDefault="004A7367" w:rsidP="004A7367">
            <w:pPr>
              <w:jc w:val="center"/>
              <w:rPr>
                <w:rFonts w:cs="B Lotus"/>
                <w:sz w:val="28"/>
                <w:szCs w:val="28"/>
                <w:rtl/>
              </w:rPr>
            </w:pPr>
            <w:r w:rsidRPr="004A7367">
              <w:rPr>
                <w:rFonts w:cs="B Lotus"/>
                <w:rtl/>
              </w:rPr>
              <w:t>23</w:t>
            </w:r>
          </w:p>
        </w:tc>
        <w:tc>
          <w:tcPr>
            <w:tcW w:w="1803" w:type="dxa"/>
          </w:tcPr>
          <w:p w14:paraId="13C8CEF2" w14:textId="3FCE33B2"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589CC804" w14:textId="77777777" w:rsidTr="00372823">
        <w:tc>
          <w:tcPr>
            <w:tcW w:w="1803" w:type="dxa"/>
          </w:tcPr>
          <w:p w14:paraId="1368BF14" w14:textId="77777777" w:rsidR="004A7367" w:rsidRPr="004A7367" w:rsidRDefault="004A7367" w:rsidP="004A7367">
            <w:pPr>
              <w:pStyle w:val="ListParagraph"/>
              <w:numPr>
                <w:ilvl w:val="0"/>
                <w:numId w:val="63"/>
              </w:numPr>
              <w:bidi/>
              <w:jc w:val="center"/>
              <w:rPr>
                <w:rFonts w:cs="B Lotus"/>
                <w:rtl/>
              </w:rPr>
            </w:pPr>
          </w:p>
        </w:tc>
        <w:tc>
          <w:tcPr>
            <w:tcW w:w="1803" w:type="dxa"/>
          </w:tcPr>
          <w:p w14:paraId="1ADBBA87" w14:textId="64A21CC9" w:rsidR="004A7367" w:rsidRPr="004A7367" w:rsidRDefault="004A7367" w:rsidP="004A7367">
            <w:pPr>
              <w:jc w:val="center"/>
              <w:rPr>
                <w:rFonts w:cs="B Lotus"/>
                <w:sz w:val="28"/>
                <w:szCs w:val="28"/>
                <w:rtl/>
              </w:rPr>
            </w:pPr>
            <w:r w:rsidRPr="004A7367">
              <w:rPr>
                <w:rFonts w:cs="B Lotus"/>
                <w:rtl/>
              </w:rPr>
              <w:t>909</w:t>
            </w:r>
          </w:p>
        </w:tc>
        <w:tc>
          <w:tcPr>
            <w:tcW w:w="1803" w:type="dxa"/>
          </w:tcPr>
          <w:p w14:paraId="7A8F980B" w14:textId="3A374527" w:rsidR="004A7367" w:rsidRPr="004A7367" w:rsidRDefault="004A7367" w:rsidP="004A7367">
            <w:pPr>
              <w:jc w:val="center"/>
              <w:rPr>
                <w:rFonts w:cs="B Lotus"/>
                <w:sz w:val="28"/>
                <w:szCs w:val="28"/>
                <w:rtl/>
              </w:rPr>
            </w:pPr>
            <w:r w:rsidRPr="004A7367">
              <w:rPr>
                <w:rFonts w:cs="B Lotus" w:hint="cs"/>
                <w:rtl/>
              </w:rPr>
              <w:t>خلیج</w:t>
            </w:r>
            <w:r w:rsidRPr="004A7367">
              <w:rPr>
                <w:rFonts w:cs="B Lotus"/>
                <w:rtl/>
              </w:rPr>
              <w:t xml:space="preserve"> </w:t>
            </w:r>
            <w:r w:rsidRPr="004A7367">
              <w:rPr>
                <w:rFonts w:cs="B Lotus" w:hint="cs"/>
                <w:rtl/>
              </w:rPr>
              <w:t>فارس</w:t>
            </w:r>
          </w:p>
        </w:tc>
        <w:tc>
          <w:tcPr>
            <w:tcW w:w="1803" w:type="dxa"/>
          </w:tcPr>
          <w:p w14:paraId="71C8D761" w14:textId="7564C5DA" w:rsidR="004A7367" w:rsidRPr="004A7367" w:rsidRDefault="004A7367" w:rsidP="004A7367">
            <w:pPr>
              <w:jc w:val="center"/>
              <w:rPr>
                <w:rFonts w:cs="B Lotus"/>
                <w:sz w:val="28"/>
                <w:szCs w:val="28"/>
                <w:rtl/>
              </w:rPr>
            </w:pPr>
            <w:r w:rsidRPr="004A7367">
              <w:rPr>
                <w:rFonts w:cs="B Lotus"/>
                <w:rtl/>
              </w:rPr>
              <w:t>23</w:t>
            </w:r>
          </w:p>
        </w:tc>
        <w:tc>
          <w:tcPr>
            <w:tcW w:w="1803" w:type="dxa"/>
          </w:tcPr>
          <w:p w14:paraId="40FB87F8" w14:textId="3607307C"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08C68322" w14:textId="77777777" w:rsidTr="00372823">
        <w:tc>
          <w:tcPr>
            <w:tcW w:w="1803" w:type="dxa"/>
          </w:tcPr>
          <w:p w14:paraId="5AE844E5" w14:textId="77777777" w:rsidR="004A7367" w:rsidRPr="004A7367" w:rsidRDefault="004A7367" w:rsidP="004A7367">
            <w:pPr>
              <w:pStyle w:val="ListParagraph"/>
              <w:numPr>
                <w:ilvl w:val="0"/>
                <w:numId w:val="63"/>
              </w:numPr>
              <w:bidi/>
              <w:jc w:val="center"/>
              <w:rPr>
                <w:rFonts w:cs="B Lotus"/>
                <w:rtl/>
              </w:rPr>
            </w:pPr>
          </w:p>
        </w:tc>
        <w:tc>
          <w:tcPr>
            <w:tcW w:w="1803" w:type="dxa"/>
          </w:tcPr>
          <w:p w14:paraId="11B216A6" w14:textId="4CDBDB4A" w:rsidR="004A7367" w:rsidRPr="004A7367" w:rsidRDefault="004A7367" w:rsidP="004A7367">
            <w:pPr>
              <w:jc w:val="center"/>
              <w:rPr>
                <w:rFonts w:cs="B Lotus"/>
                <w:sz w:val="28"/>
                <w:szCs w:val="28"/>
                <w:rtl/>
              </w:rPr>
            </w:pPr>
            <w:r w:rsidRPr="004A7367">
              <w:rPr>
                <w:rFonts w:cs="B Lotus"/>
                <w:rtl/>
              </w:rPr>
              <w:t>914</w:t>
            </w:r>
          </w:p>
        </w:tc>
        <w:tc>
          <w:tcPr>
            <w:tcW w:w="1803" w:type="dxa"/>
          </w:tcPr>
          <w:p w14:paraId="781BA5EF" w14:textId="29788259" w:rsidR="004A7367" w:rsidRPr="004A7367" w:rsidRDefault="004A7367" w:rsidP="004A7367">
            <w:pPr>
              <w:jc w:val="center"/>
              <w:rPr>
                <w:rFonts w:cs="B Lotus"/>
                <w:sz w:val="28"/>
                <w:szCs w:val="28"/>
                <w:rtl/>
              </w:rPr>
            </w:pPr>
            <w:r w:rsidRPr="004A7367">
              <w:rPr>
                <w:rFonts w:cs="B Lotus" w:hint="cs"/>
                <w:rtl/>
              </w:rPr>
              <w:t>لاوان</w:t>
            </w:r>
          </w:p>
        </w:tc>
        <w:tc>
          <w:tcPr>
            <w:tcW w:w="1803" w:type="dxa"/>
          </w:tcPr>
          <w:p w14:paraId="57B9B48A" w14:textId="0F2D495B" w:rsidR="004A7367" w:rsidRPr="004A7367" w:rsidRDefault="004A7367" w:rsidP="004A7367">
            <w:pPr>
              <w:jc w:val="center"/>
              <w:rPr>
                <w:rFonts w:cs="B Lotus"/>
                <w:sz w:val="28"/>
                <w:szCs w:val="28"/>
                <w:rtl/>
              </w:rPr>
            </w:pPr>
            <w:r w:rsidRPr="004A7367">
              <w:rPr>
                <w:rFonts w:cs="B Lotus"/>
                <w:rtl/>
              </w:rPr>
              <w:t>23</w:t>
            </w:r>
          </w:p>
        </w:tc>
        <w:tc>
          <w:tcPr>
            <w:tcW w:w="1803" w:type="dxa"/>
          </w:tcPr>
          <w:p w14:paraId="0A4FEF92" w14:textId="5763E44D"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1B645A52" w14:textId="77777777" w:rsidTr="00372823">
        <w:tc>
          <w:tcPr>
            <w:tcW w:w="1803" w:type="dxa"/>
          </w:tcPr>
          <w:p w14:paraId="16851525" w14:textId="77777777" w:rsidR="004A7367" w:rsidRPr="004A7367" w:rsidRDefault="004A7367" w:rsidP="004A7367">
            <w:pPr>
              <w:pStyle w:val="ListParagraph"/>
              <w:numPr>
                <w:ilvl w:val="0"/>
                <w:numId w:val="63"/>
              </w:numPr>
              <w:bidi/>
              <w:jc w:val="center"/>
              <w:rPr>
                <w:rFonts w:cs="B Lotus"/>
                <w:rtl/>
              </w:rPr>
            </w:pPr>
          </w:p>
        </w:tc>
        <w:tc>
          <w:tcPr>
            <w:tcW w:w="1803" w:type="dxa"/>
          </w:tcPr>
          <w:p w14:paraId="42A16932" w14:textId="2E3A3950" w:rsidR="004A7367" w:rsidRPr="004A7367" w:rsidRDefault="004A7367" w:rsidP="004A7367">
            <w:pPr>
              <w:jc w:val="center"/>
              <w:rPr>
                <w:rFonts w:cs="B Lotus"/>
                <w:sz w:val="28"/>
                <w:szCs w:val="28"/>
                <w:rtl/>
              </w:rPr>
            </w:pPr>
            <w:r w:rsidRPr="004A7367">
              <w:rPr>
                <w:rFonts w:cs="B Lotus"/>
                <w:rtl/>
              </w:rPr>
              <w:t>1177</w:t>
            </w:r>
          </w:p>
        </w:tc>
        <w:tc>
          <w:tcPr>
            <w:tcW w:w="1803" w:type="dxa"/>
          </w:tcPr>
          <w:p w14:paraId="454D85B2" w14:textId="0AB575A7"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آزاد</w:t>
            </w:r>
            <w:r w:rsidRPr="004A7367">
              <w:rPr>
                <w:rFonts w:cs="B Lotus"/>
                <w:rtl/>
              </w:rPr>
              <w:t xml:space="preserve"> </w:t>
            </w:r>
            <w:r w:rsidRPr="004A7367">
              <w:rPr>
                <w:rFonts w:cs="B Lotus" w:hint="cs"/>
                <w:rtl/>
              </w:rPr>
              <w:t>قشم</w:t>
            </w:r>
          </w:p>
        </w:tc>
        <w:tc>
          <w:tcPr>
            <w:tcW w:w="1803" w:type="dxa"/>
          </w:tcPr>
          <w:p w14:paraId="4A0ED208" w14:textId="6E6F34FF" w:rsidR="004A7367" w:rsidRPr="004A7367" w:rsidRDefault="004A7367" w:rsidP="004A7367">
            <w:pPr>
              <w:jc w:val="center"/>
              <w:rPr>
                <w:rFonts w:cs="B Lotus"/>
                <w:sz w:val="28"/>
                <w:szCs w:val="28"/>
                <w:rtl/>
              </w:rPr>
            </w:pPr>
            <w:r w:rsidRPr="004A7367">
              <w:rPr>
                <w:rFonts w:cs="B Lotus"/>
                <w:rtl/>
              </w:rPr>
              <w:t>23</w:t>
            </w:r>
          </w:p>
        </w:tc>
        <w:tc>
          <w:tcPr>
            <w:tcW w:w="1803" w:type="dxa"/>
          </w:tcPr>
          <w:p w14:paraId="359C6AFA" w14:textId="3B5116B8"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0D3C282A" w14:textId="77777777" w:rsidTr="00372823">
        <w:tc>
          <w:tcPr>
            <w:tcW w:w="1803" w:type="dxa"/>
          </w:tcPr>
          <w:p w14:paraId="408D05D6" w14:textId="77777777" w:rsidR="004A7367" w:rsidRPr="004A7367" w:rsidRDefault="004A7367" w:rsidP="004A7367">
            <w:pPr>
              <w:pStyle w:val="ListParagraph"/>
              <w:numPr>
                <w:ilvl w:val="0"/>
                <w:numId w:val="63"/>
              </w:numPr>
              <w:bidi/>
              <w:jc w:val="center"/>
              <w:rPr>
                <w:rFonts w:cs="B Lotus"/>
                <w:rtl/>
              </w:rPr>
            </w:pPr>
          </w:p>
        </w:tc>
        <w:tc>
          <w:tcPr>
            <w:tcW w:w="1803" w:type="dxa"/>
          </w:tcPr>
          <w:p w14:paraId="73E9BC13" w14:textId="30E162E4" w:rsidR="004A7367" w:rsidRPr="004A7367" w:rsidRDefault="004A7367" w:rsidP="004A7367">
            <w:pPr>
              <w:jc w:val="center"/>
              <w:rPr>
                <w:rFonts w:cs="B Lotus"/>
                <w:sz w:val="28"/>
                <w:szCs w:val="28"/>
                <w:rtl/>
              </w:rPr>
            </w:pPr>
            <w:r w:rsidRPr="004A7367">
              <w:rPr>
                <w:rFonts w:cs="B Lotus"/>
                <w:rtl/>
              </w:rPr>
              <w:t>1178</w:t>
            </w:r>
          </w:p>
        </w:tc>
        <w:tc>
          <w:tcPr>
            <w:tcW w:w="1803" w:type="dxa"/>
          </w:tcPr>
          <w:p w14:paraId="68E11F42" w14:textId="519B9AB2"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انرژی</w:t>
            </w:r>
            <w:r w:rsidRPr="004A7367">
              <w:rPr>
                <w:rFonts w:cs="B Lotus"/>
                <w:rtl/>
              </w:rPr>
              <w:t xml:space="preserve"> </w:t>
            </w:r>
            <w:r w:rsidRPr="004A7367">
              <w:rPr>
                <w:rFonts w:cs="B Lotus" w:hint="cs"/>
                <w:rtl/>
              </w:rPr>
              <w:t>پارس</w:t>
            </w:r>
          </w:p>
        </w:tc>
        <w:tc>
          <w:tcPr>
            <w:tcW w:w="1803" w:type="dxa"/>
          </w:tcPr>
          <w:p w14:paraId="1F7918A5" w14:textId="598A7EA5" w:rsidR="004A7367" w:rsidRPr="004A7367" w:rsidRDefault="004A7367" w:rsidP="004A7367">
            <w:pPr>
              <w:jc w:val="center"/>
              <w:rPr>
                <w:rFonts w:cs="B Lotus"/>
                <w:sz w:val="28"/>
                <w:szCs w:val="28"/>
                <w:rtl/>
              </w:rPr>
            </w:pPr>
            <w:r w:rsidRPr="004A7367">
              <w:rPr>
                <w:rFonts w:cs="B Lotus"/>
                <w:rtl/>
              </w:rPr>
              <w:t>23</w:t>
            </w:r>
          </w:p>
        </w:tc>
        <w:tc>
          <w:tcPr>
            <w:tcW w:w="1803" w:type="dxa"/>
          </w:tcPr>
          <w:p w14:paraId="03B33A7A" w14:textId="312973EE"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0CBC1BAC" w14:textId="77777777" w:rsidTr="00372823">
        <w:tc>
          <w:tcPr>
            <w:tcW w:w="1803" w:type="dxa"/>
          </w:tcPr>
          <w:p w14:paraId="2AC93CED" w14:textId="77777777" w:rsidR="004A7367" w:rsidRPr="004A7367" w:rsidRDefault="004A7367" w:rsidP="004A7367">
            <w:pPr>
              <w:pStyle w:val="ListParagraph"/>
              <w:numPr>
                <w:ilvl w:val="0"/>
                <w:numId w:val="63"/>
              </w:numPr>
              <w:bidi/>
              <w:jc w:val="center"/>
              <w:rPr>
                <w:rFonts w:cs="B Lotus"/>
                <w:rtl/>
              </w:rPr>
            </w:pPr>
          </w:p>
        </w:tc>
        <w:tc>
          <w:tcPr>
            <w:tcW w:w="1803" w:type="dxa"/>
          </w:tcPr>
          <w:p w14:paraId="57DD97AB" w14:textId="1E515232" w:rsidR="004A7367" w:rsidRPr="004A7367" w:rsidRDefault="004A7367" w:rsidP="004A7367">
            <w:pPr>
              <w:jc w:val="center"/>
              <w:rPr>
                <w:rFonts w:cs="B Lotus"/>
                <w:sz w:val="28"/>
                <w:szCs w:val="28"/>
                <w:rtl/>
              </w:rPr>
            </w:pPr>
            <w:r w:rsidRPr="004A7367">
              <w:rPr>
                <w:rFonts w:cs="B Lotus"/>
                <w:rtl/>
              </w:rPr>
              <w:t>1179</w:t>
            </w:r>
          </w:p>
        </w:tc>
        <w:tc>
          <w:tcPr>
            <w:tcW w:w="1803" w:type="dxa"/>
          </w:tcPr>
          <w:p w14:paraId="6B104EBD" w14:textId="30CB0EBF"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بندر</w:t>
            </w:r>
            <w:r w:rsidRPr="004A7367">
              <w:rPr>
                <w:rFonts w:cs="B Lotus"/>
                <w:rtl/>
              </w:rPr>
              <w:t xml:space="preserve"> </w:t>
            </w:r>
            <w:r w:rsidRPr="004A7367">
              <w:rPr>
                <w:rFonts w:cs="B Lotus" w:hint="cs"/>
                <w:rtl/>
              </w:rPr>
              <w:t>شهید</w:t>
            </w:r>
            <w:r w:rsidRPr="004A7367">
              <w:rPr>
                <w:rFonts w:cs="B Lotus"/>
                <w:rtl/>
              </w:rPr>
              <w:t xml:space="preserve"> </w:t>
            </w:r>
            <w:r w:rsidRPr="004A7367">
              <w:rPr>
                <w:rFonts w:cs="B Lotus" w:hint="cs"/>
                <w:rtl/>
              </w:rPr>
              <w:t>رجائی</w:t>
            </w:r>
          </w:p>
        </w:tc>
        <w:tc>
          <w:tcPr>
            <w:tcW w:w="1803" w:type="dxa"/>
          </w:tcPr>
          <w:p w14:paraId="6BA99DC5" w14:textId="79019345" w:rsidR="004A7367" w:rsidRPr="004A7367" w:rsidRDefault="004A7367" w:rsidP="004A7367">
            <w:pPr>
              <w:jc w:val="center"/>
              <w:rPr>
                <w:rFonts w:cs="B Lotus"/>
                <w:sz w:val="28"/>
                <w:szCs w:val="28"/>
                <w:rtl/>
              </w:rPr>
            </w:pPr>
            <w:r w:rsidRPr="004A7367">
              <w:rPr>
                <w:rFonts w:cs="B Lotus"/>
                <w:rtl/>
              </w:rPr>
              <w:t>23</w:t>
            </w:r>
          </w:p>
        </w:tc>
        <w:tc>
          <w:tcPr>
            <w:tcW w:w="1803" w:type="dxa"/>
          </w:tcPr>
          <w:p w14:paraId="65168B2C" w14:textId="4C7BAEC2"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40D25CF2" w14:textId="77777777" w:rsidTr="00372823">
        <w:tc>
          <w:tcPr>
            <w:tcW w:w="1803" w:type="dxa"/>
          </w:tcPr>
          <w:p w14:paraId="126A6113" w14:textId="77777777" w:rsidR="004A7367" w:rsidRPr="004A7367" w:rsidRDefault="004A7367" w:rsidP="004A7367">
            <w:pPr>
              <w:pStyle w:val="ListParagraph"/>
              <w:numPr>
                <w:ilvl w:val="0"/>
                <w:numId w:val="63"/>
              </w:numPr>
              <w:bidi/>
              <w:jc w:val="center"/>
              <w:rPr>
                <w:rFonts w:cs="B Lotus"/>
                <w:rtl/>
              </w:rPr>
            </w:pPr>
          </w:p>
        </w:tc>
        <w:tc>
          <w:tcPr>
            <w:tcW w:w="1803" w:type="dxa"/>
          </w:tcPr>
          <w:p w14:paraId="277E4D9C" w14:textId="3FEC2982" w:rsidR="004A7367" w:rsidRPr="004A7367" w:rsidRDefault="004A7367" w:rsidP="004A7367">
            <w:pPr>
              <w:jc w:val="center"/>
              <w:rPr>
                <w:rFonts w:cs="B Lotus"/>
                <w:sz w:val="28"/>
                <w:szCs w:val="28"/>
                <w:rtl/>
              </w:rPr>
            </w:pPr>
            <w:r w:rsidRPr="004A7367">
              <w:rPr>
                <w:rFonts w:cs="B Lotus"/>
                <w:rtl/>
              </w:rPr>
              <w:t>1180</w:t>
            </w:r>
          </w:p>
        </w:tc>
        <w:tc>
          <w:tcPr>
            <w:tcW w:w="1803" w:type="dxa"/>
          </w:tcPr>
          <w:p w14:paraId="33740F06" w14:textId="620142AE" w:rsidR="004A7367" w:rsidRPr="004A7367" w:rsidRDefault="004A7367" w:rsidP="004A7367">
            <w:pPr>
              <w:jc w:val="center"/>
              <w:rPr>
                <w:rFonts w:cs="B Lotus"/>
                <w:sz w:val="28"/>
                <w:szCs w:val="28"/>
                <w:rtl/>
              </w:rPr>
            </w:pPr>
            <w:r w:rsidRPr="004A7367">
              <w:rPr>
                <w:rFonts w:cs="B Lotus" w:hint="cs"/>
                <w:rtl/>
              </w:rPr>
              <w:t>منطقه</w:t>
            </w:r>
            <w:r w:rsidRPr="004A7367">
              <w:rPr>
                <w:rFonts w:cs="B Lotus"/>
                <w:rtl/>
              </w:rPr>
              <w:t xml:space="preserve"> </w:t>
            </w:r>
            <w:r w:rsidRPr="004A7367">
              <w:rPr>
                <w:rFonts w:cs="B Lotus" w:hint="cs"/>
                <w:rtl/>
              </w:rPr>
              <w:t>ویژه</w:t>
            </w:r>
            <w:r w:rsidRPr="004A7367">
              <w:rPr>
                <w:rFonts w:cs="B Lotus"/>
                <w:rtl/>
              </w:rPr>
              <w:t xml:space="preserve"> </w:t>
            </w:r>
            <w:r w:rsidRPr="004A7367">
              <w:rPr>
                <w:rFonts w:cs="B Lotus" w:hint="cs"/>
                <w:rtl/>
              </w:rPr>
              <w:t>اقتصادی</w:t>
            </w:r>
            <w:r w:rsidRPr="004A7367">
              <w:rPr>
                <w:rFonts w:cs="B Lotus"/>
                <w:rtl/>
              </w:rPr>
              <w:t xml:space="preserve"> </w:t>
            </w:r>
            <w:r w:rsidRPr="004A7367">
              <w:rPr>
                <w:rFonts w:cs="B Lotus" w:hint="cs"/>
                <w:rtl/>
              </w:rPr>
              <w:t>کیش</w:t>
            </w:r>
          </w:p>
        </w:tc>
        <w:tc>
          <w:tcPr>
            <w:tcW w:w="1803" w:type="dxa"/>
          </w:tcPr>
          <w:p w14:paraId="0671193F" w14:textId="656800F9" w:rsidR="004A7367" w:rsidRPr="004A7367" w:rsidRDefault="004A7367" w:rsidP="004A7367">
            <w:pPr>
              <w:jc w:val="center"/>
              <w:rPr>
                <w:rFonts w:cs="B Lotus"/>
                <w:sz w:val="28"/>
                <w:szCs w:val="28"/>
                <w:rtl/>
              </w:rPr>
            </w:pPr>
            <w:r w:rsidRPr="004A7367">
              <w:rPr>
                <w:rFonts w:cs="B Lotus"/>
                <w:rtl/>
              </w:rPr>
              <w:t>23</w:t>
            </w:r>
          </w:p>
        </w:tc>
        <w:tc>
          <w:tcPr>
            <w:tcW w:w="1803" w:type="dxa"/>
          </w:tcPr>
          <w:p w14:paraId="3BE244FA" w14:textId="61FA42A5"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6C4B7293" w14:textId="77777777" w:rsidTr="00372823">
        <w:tc>
          <w:tcPr>
            <w:tcW w:w="1803" w:type="dxa"/>
          </w:tcPr>
          <w:p w14:paraId="1FB47CFF" w14:textId="77777777" w:rsidR="004A7367" w:rsidRPr="004A7367" w:rsidRDefault="004A7367" w:rsidP="004A7367">
            <w:pPr>
              <w:pStyle w:val="ListParagraph"/>
              <w:numPr>
                <w:ilvl w:val="0"/>
                <w:numId w:val="63"/>
              </w:numPr>
              <w:bidi/>
              <w:jc w:val="center"/>
              <w:rPr>
                <w:rFonts w:cs="B Lotus"/>
                <w:rtl/>
              </w:rPr>
            </w:pPr>
          </w:p>
        </w:tc>
        <w:tc>
          <w:tcPr>
            <w:tcW w:w="1803" w:type="dxa"/>
          </w:tcPr>
          <w:p w14:paraId="614491D8" w14:textId="58DBAD40" w:rsidR="004A7367" w:rsidRPr="004A7367" w:rsidRDefault="004A7367" w:rsidP="004A7367">
            <w:pPr>
              <w:jc w:val="center"/>
              <w:rPr>
                <w:rFonts w:cs="B Lotus"/>
                <w:sz w:val="28"/>
                <w:szCs w:val="28"/>
                <w:rtl/>
              </w:rPr>
            </w:pPr>
            <w:r w:rsidRPr="004A7367">
              <w:rPr>
                <w:rFonts w:cs="B Lotus"/>
                <w:rtl/>
              </w:rPr>
              <w:t>1225</w:t>
            </w:r>
          </w:p>
        </w:tc>
        <w:tc>
          <w:tcPr>
            <w:tcW w:w="1803" w:type="dxa"/>
          </w:tcPr>
          <w:p w14:paraId="1E9BF4D2" w14:textId="7E924D02" w:rsidR="004A7367" w:rsidRPr="004A7367" w:rsidRDefault="004A7367" w:rsidP="004A7367">
            <w:pPr>
              <w:jc w:val="center"/>
              <w:rPr>
                <w:rFonts w:cs="B Lotus"/>
                <w:sz w:val="28"/>
                <w:szCs w:val="28"/>
                <w:rtl/>
              </w:rPr>
            </w:pPr>
            <w:r w:rsidRPr="004A7367">
              <w:rPr>
                <w:rFonts w:cs="B Lotus" w:hint="cs"/>
                <w:rtl/>
              </w:rPr>
              <w:t>سندرک</w:t>
            </w:r>
          </w:p>
        </w:tc>
        <w:tc>
          <w:tcPr>
            <w:tcW w:w="1803" w:type="dxa"/>
          </w:tcPr>
          <w:p w14:paraId="600BDE99" w14:textId="4DA140FC" w:rsidR="004A7367" w:rsidRPr="004A7367" w:rsidRDefault="004A7367" w:rsidP="004A7367">
            <w:pPr>
              <w:jc w:val="center"/>
              <w:rPr>
                <w:rFonts w:cs="B Lotus"/>
                <w:sz w:val="28"/>
                <w:szCs w:val="28"/>
                <w:rtl/>
              </w:rPr>
            </w:pPr>
            <w:r w:rsidRPr="004A7367">
              <w:rPr>
                <w:rFonts w:cs="B Lotus"/>
                <w:rtl/>
              </w:rPr>
              <w:t>23</w:t>
            </w:r>
          </w:p>
        </w:tc>
        <w:tc>
          <w:tcPr>
            <w:tcW w:w="1803" w:type="dxa"/>
          </w:tcPr>
          <w:p w14:paraId="42678A45" w14:textId="3E46D5BE"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3E4F04C0" w14:textId="77777777" w:rsidTr="00372823">
        <w:tc>
          <w:tcPr>
            <w:tcW w:w="1803" w:type="dxa"/>
          </w:tcPr>
          <w:p w14:paraId="3376893E" w14:textId="77777777" w:rsidR="004A7367" w:rsidRPr="004A7367" w:rsidRDefault="004A7367" w:rsidP="004A7367">
            <w:pPr>
              <w:pStyle w:val="ListParagraph"/>
              <w:numPr>
                <w:ilvl w:val="0"/>
                <w:numId w:val="63"/>
              </w:numPr>
              <w:bidi/>
              <w:jc w:val="center"/>
              <w:rPr>
                <w:rFonts w:cs="B Lotus"/>
                <w:rtl/>
              </w:rPr>
            </w:pPr>
          </w:p>
        </w:tc>
        <w:tc>
          <w:tcPr>
            <w:tcW w:w="1803" w:type="dxa"/>
          </w:tcPr>
          <w:p w14:paraId="25775CC7" w14:textId="3E82BDD4" w:rsidR="004A7367" w:rsidRPr="004A7367" w:rsidRDefault="004A7367" w:rsidP="004A7367">
            <w:pPr>
              <w:jc w:val="center"/>
              <w:rPr>
                <w:rFonts w:cs="B Lotus"/>
                <w:sz w:val="28"/>
                <w:szCs w:val="28"/>
                <w:rtl/>
              </w:rPr>
            </w:pPr>
            <w:r w:rsidRPr="004A7367">
              <w:rPr>
                <w:rFonts w:cs="B Lotus"/>
                <w:rtl/>
              </w:rPr>
              <w:t>1226</w:t>
            </w:r>
          </w:p>
        </w:tc>
        <w:tc>
          <w:tcPr>
            <w:tcW w:w="1803" w:type="dxa"/>
          </w:tcPr>
          <w:p w14:paraId="6F2EFD01" w14:textId="38B945C2" w:rsidR="004A7367" w:rsidRPr="004A7367" w:rsidRDefault="004A7367" w:rsidP="004A7367">
            <w:pPr>
              <w:jc w:val="center"/>
              <w:rPr>
                <w:rFonts w:cs="B Lotus"/>
                <w:sz w:val="28"/>
                <w:szCs w:val="28"/>
                <w:rtl/>
              </w:rPr>
            </w:pPr>
            <w:r w:rsidRPr="004A7367">
              <w:rPr>
                <w:rFonts w:cs="B Lotus" w:hint="cs"/>
                <w:rtl/>
              </w:rPr>
              <w:t>بشاگرد</w:t>
            </w:r>
          </w:p>
        </w:tc>
        <w:tc>
          <w:tcPr>
            <w:tcW w:w="1803" w:type="dxa"/>
          </w:tcPr>
          <w:p w14:paraId="78AD10D6" w14:textId="36B5F1DA" w:rsidR="004A7367" w:rsidRPr="004A7367" w:rsidRDefault="004A7367" w:rsidP="004A7367">
            <w:pPr>
              <w:jc w:val="center"/>
              <w:rPr>
                <w:rFonts w:cs="B Lotus"/>
                <w:sz w:val="28"/>
                <w:szCs w:val="28"/>
                <w:rtl/>
              </w:rPr>
            </w:pPr>
            <w:r w:rsidRPr="004A7367">
              <w:rPr>
                <w:rFonts w:cs="B Lotus"/>
                <w:rtl/>
              </w:rPr>
              <w:t>23</w:t>
            </w:r>
          </w:p>
        </w:tc>
        <w:tc>
          <w:tcPr>
            <w:tcW w:w="1803" w:type="dxa"/>
          </w:tcPr>
          <w:p w14:paraId="226BDD27" w14:textId="7D0C11E2"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2980478F" w14:textId="77777777" w:rsidTr="00372823">
        <w:tc>
          <w:tcPr>
            <w:tcW w:w="1803" w:type="dxa"/>
          </w:tcPr>
          <w:p w14:paraId="5CD4308B" w14:textId="77777777" w:rsidR="004A7367" w:rsidRPr="004A7367" w:rsidRDefault="004A7367" w:rsidP="004A7367">
            <w:pPr>
              <w:pStyle w:val="ListParagraph"/>
              <w:numPr>
                <w:ilvl w:val="0"/>
                <w:numId w:val="63"/>
              </w:numPr>
              <w:bidi/>
              <w:jc w:val="center"/>
              <w:rPr>
                <w:rFonts w:cs="B Lotus"/>
                <w:rtl/>
              </w:rPr>
            </w:pPr>
          </w:p>
        </w:tc>
        <w:tc>
          <w:tcPr>
            <w:tcW w:w="1803" w:type="dxa"/>
          </w:tcPr>
          <w:p w14:paraId="7876123D" w14:textId="5316F533" w:rsidR="004A7367" w:rsidRPr="004A7367" w:rsidRDefault="004A7367" w:rsidP="004A7367">
            <w:pPr>
              <w:jc w:val="center"/>
              <w:rPr>
                <w:rFonts w:cs="B Lotus"/>
                <w:sz w:val="28"/>
                <w:szCs w:val="28"/>
                <w:rtl/>
              </w:rPr>
            </w:pPr>
            <w:r w:rsidRPr="004A7367">
              <w:rPr>
                <w:rFonts w:cs="B Lotus"/>
                <w:rtl/>
              </w:rPr>
              <w:t>1242</w:t>
            </w:r>
          </w:p>
        </w:tc>
        <w:tc>
          <w:tcPr>
            <w:tcW w:w="1803" w:type="dxa"/>
          </w:tcPr>
          <w:p w14:paraId="64A69BDA" w14:textId="32C98729" w:rsidR="004A7367" w:rsidRPr="004A7367" w:rsidRDefault="004A7367" w:rsidP="004A7367">
            <w:pPr>
              <w:jc w:val="center"/>
              <w:rPr>
                <w:rFonts w:cs="B Lotus"/>
                <w:sz w:val="28"/>
                <w:szCs w:val="28"/>
                <w:rtl/>
              </w:rPr>
            </w:pPr>
            <w:r w:rsidRPr="004A7367">
              <w:rPr>
                <w:rFonts w:cs="B Lotus" w:hint="cs"/>
                <w:rtl/>
              </w:rPr>
              <w:t>جزیره</w:t>
            </w:r>
            <w:r w:rsidRPr="004A7367">
              <w:rPr>
                <w:rFonts w:cs="B Lotus"/>
                <w:rtl/>
              </w:rPr>
              <w:t xml:space="preserve"> </w:t>
            </w:r>
            <w:r w:rsidRPr="004A7367">
              <w:rPr>
                <w:rFonts w:cs="B Lotus" w:hint="cs"/>
                <w:rtl/>
              </w:rPr>
              <w:t>هندورابی</w:t>
            </w:r>
          </w:p>
        </w:tc>
        <w:tc>
          <w:tcPr>
            <w:tcW w:w="1803" w:type="dxa"/>
          </w:tcPr>
          <w:p w14:paraId="66B5F766" w14:textId="7852FD5E" w:rsidR="004A7367" w:rsidRPr="004A7367" w:rsidRDefault="004A7367" w:rsidP="004A7367">
            <w:pPr>
              <w:jc w:val="center"/>
              <w:rPr>
                <w:rFonts w:cs="B Lotus"/>
                <w:sz w:val="28"/>
                <w:szCs w:val="28"/>
                <w:rtl/>
              </w:rPr>
            </w:pPr>
            <w:r w:rsidRPr="004A7367">
              <w:rPr>
                <w:rFonts w:cs="B Lotus"/>
                <w:rtl/>
              </w:rPr>
              <w:t>23</w:t>
            </w:r>
          </w:p>
        </w:tc>
        <w:tc>
          <w:tcPr>
            <w:tcW w:w="1803" w:type="dxa"/>
          </w:tcPr>
          <w:p w14:paraId="6DE0F1E6" w14:textId="22CEF84F"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0744F59F" w14:textId="77777777" w:rsidTr="00372823">
        <w:tc>
          <w:tcPr>
            <w:tcW w:w="1803" w:type="dxa"/>
          </w:tcPr>
          <w:p w14:paraId="5250029A" w14:textId="77777777" w:rsidR="004A7367" w:rsidRPr="004A7367" w:rsidRDefault="004A7367" w:rsidP="004A7367">
            <w:pPr>
              <w:pStyle w:val="ListParagraph"/>
              <w:numPr>
                <w:ilvl w:val="0"/>
                <w:numId w:val="63"/>
              </w:numPr>
              <w:bidi/>
              <w:jc w:val="center"/>
              <w:rPr>
                <w:rFonts w:cs="B Lotus"/>
                <w:rtl/>
              </w:rPr>
            </w:pPr>
          </w:p>
        </w:tc>
        <w:tc>
          <w:tcPr>
            <w:tcW w:w="1803" w:type="dxa"/>
          </w:tcPr>
          <w:p w14:paraId="3945FF15" w14:textId="7918BD98" w:rsidR="004A7367" w:rsidRPr="004A7367" w:rsidRDefault="004A7367" w:rsidP="004A7367">
            <w:pPr>
              <w:jc w:val="center"/>
              <w:rPr>
                <w:rFonts w:cs="B Lotus"/>
                <w:sz w:val="28"/>
                <w:szCs w:val="28"/>
                <w:rtl/>
              </w:rPr>
            </w:pPr>
            <w:r w:rsidRPr="004A7367">
              <w:rPr>
                <w:rFonts w:cs="B Lotus"/>
                <w:rtl/>
              </w:rPr>
              <w:t>1384</w:t>
            </w:r>
          </w:p>
        </w:tc>
        <w:tc>
          <w:tcPr>
            <w:tcW w:w="1803" w:type="dxa"/>
          </w:tcPr>
          <w:p w14:paraId="4D57A311" w14:textId="452E7AB0" w:rsidR="004A7367" w:rsidRPr="004A7367" w:rsidRDefault="004A7367" w:rsidP="004A7367">
            <w:pPr>
              <w:jc w:val="center"/>
              <w:rPr>
                <w:rFonts w:cs="B Lotus"/>
                <w:sz w:val="28"/>
                <w:szCs w:val="28"/>
                <w:rtl/>
              </w:rPr>
            </w:pPr>
            <w:r w:rsidRPr="004A7367">
              <w:rPr>
                <w:rFonts w:cs="B Lotus" w:hint="cs"/>
                <w:rtl/>
              </w:rPr>
              <w:t>رویدر</w:t>
            </w:r>
          </w:p>
        </w:tc>
        <w:tc>
          <w:tcPr>
            <w:tcW w:w="1803" w:type="dxa"/>
          </w:tcPr>
          <w:p w14:paraId="3617A63B" w14:textId="23257F31" w:rsidR="004A7367" w:rsidRPr="004A7367" w:rsidRDefault="004A7367" w:rsidP="004A7367">
            <w:pPr>
              <w:jc w:val="center"/>
              <w:rPr>
                <w:rFonts w:cs="B Lotus"/>
                <w:sz w:val="28"/>
                <w:szCs w:val="28"/>
                <w:rtl/>
              </w:rPr>
            </w:pPr>
            <w:r w:rsidRPr="004A7367">
              <w:rPr>
                <w:rFonts w:cs="B Lotus"/>
                <w:rtl/>
              </w:rPr>
              <w:t>23</w:t>
            </w:r>
          </w:p>
        </w:tc>
        <w:tc>
          <w:tcPr>
            <w:tcW w:w="1803" w:type="dxa"/>
          </w:tcPr>
          <w:p w14:paraId="44510438" w14:textId="708D38B0"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0CAC4129" w14:textId="77777777" w:rsidTr="00372823">
        <w:tc>
          <w:tcPr>
            <w:tcW w:w="1803" w:type="dxa"/>
          </w:tcPr>
          <w:p w14:paraId="7B80E966" w14:textId="77777777" w:rsidR="004A7367" w:rsidRPr="004A7367" w:rsidRDefault="004A7367" w:rsidP="004A7367">
            <w:pPr>
              <w:pStyle w:val="ListParagraph"/>
              <w:numPr>
                <w:ilvl w:val="0"/>
                <w:numId w:val="63"/>
              </w:numPr>
              <w:bidi/>
              <w:jc w:val="center"/>
              <w:rPr>
                <w:rFonts w:cs="B Lotus"/>
                <w:rtl/>
              </w:rPr>
            </w:pPr>
          </w:p>
        </w:tc>
        <w:tc>
          <w:tcPr>
            <w:tcW w:w="1803" w:type="dxa"/>
          </w:tcPr>
          <w:p w14:paraId="7B8F956C" w14:textId="74C4B97C" w:rsidR="004A7367" w:rsidRPr="004A7367" w:rsidRDefault="004A7367" w:rsidP="004A7367">
            <w:pPr>
              <w:jc w:val="center"/>
              <w:rPr>
                <w:rFonts w:cs="B Lotus"/>
                <w:sz w:val="28"/>
                <w:szCs w:val="28"/>
                <w:rtl/>
              </w:rPr>
            </w:pPr>
            <w:r w:rsidRPr="004A7367">
              <w:rPr>
                <w:rFonts w:cs="B Lotus"/>
                <w:rtl/>
              </w:rPr>
              <w:t>1402</w:t>
            </w:r>
          </w:p>
        </w:tc>
        <w:tc>
          <w:tcPr>
            <w:tcW w:w="1803" w:type="dxa"/>
          </w:tcPr>
          <w:p w14:paraId="4E644712" w14:textId="3A0CCC7F" w:rsidR="004A7367" w:rsidRPr="004A7367" w:rsidRDefault="004A7367" w:rsidP="004A7367">
            <w:pPr>
              <w:jc w:val="center"/>
              <w:rPr>
                <w:rFonts w:cs="B Lotus"/>
                <w:sz w:val="28"/>
                <w:szCs w:val="28"/>
                <w:rtl/>
              </w:rPr>
            </w:pPr>
            <w:r w:rsidRPr="004A7367">
              <w:rPr>
                <w:rFonts w:cs="B Lotus" w:hint="cs"/>
                <w:rtl/>
              </w:rPr>
              <w:t>سوزا</w:t>
            </w:r>
          </w:p>
        </w:tc>
        <w:tc>
          <w:tcPr>
            <w:tcW w:w="1803" w:type="dxa"/>
          </w:tcPr>
          <w:p w14:paraId="78075AAC" w14:textId="180E071F" w:rsidR="004A7367" w:rsidRPr="004A7367" w:rsidRDefault="004A7367" w:rsidP="004A7367">
            <w:pPr>
              <w:jc w:val="center"/>
              <w:rPr>
                <w:rFonts w:cs="B Lotus"/>
                <w:sz w:val="28"/>
                <w:szCs w:val="28"/>
                <w:rtl/>
              </w:rPr>
            </w:pPr>
            <w:r w:rsidRPr="004A7367">
              <w:rPr>
                <w:rFonts w:cs="B Lotus"/>
                <w:rtl/>
              </w:rPr>
              <w:t>23</w:t>
            </w:r>
          </w:p>
        </w:tc>
        <w:tc>
          <w:tcPr>
            <w:tcW w:w="1803" w:type="dxa"/>
          </w:tcPr>
          <w:p w14:paraId="4D2E7038" w14:textId="6D33E1B6"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486715CE" w14:textId="77777777" w:rsidTr="00372823">
        <w:tc>
          <w:tcPr>
            <w:tcW w:w="1803" w:type="dxa"/>
          </w:tcPr>
          <w:p w14:paraId="1ED7551C" w14:textId="77777777" w:rsidR="004A7367" w:rsidRPr="004A7367" w:rsidRDefault="004A7367" w:rsidP="004A7367">
            <w:pPr>
              <w:pStyle w:val="ListParagraph"/>
              <w:numPr>
                <w:ilvl w:val="0"/>
                <w:numId w:val="63"/>
              </w:numPr>
              <w:bidi/>
              <w:jc w:val="center"/>
              <w:rPr>
                <w:rFonts w:cs="B Lotus"/>
                <w:rtl/>
              </w:rPr>
            </w:pPr>
          </w:p>
        </w:tc>
        <w:tc>
          <w:tcPr>
            <w:tcW w:w="1803" w:type="dxa"/>
          </w:tcPr>
          <w:p w14:paraId="474C83E8" w14:textId="7A66FED2" w:rsidR="004A7367" w:rsidRPr="004A7367" w:rsidRDefault="004A7367" w:rsidP="004A7367">
            <w:pPr>
              <w:jc w:val="center"/>
              <w:rPr>
                <w:rFonts w:cs="B Lotus"/>
                <w:sz w:val="28"/>
                <w:szCs w:val="28"/>
                <w:rtl/>
              </w:rPr>
            </w:pPr>
            <w:r w:rsidRPr="004A7367">
              <w:rPr>
                <w:rFonts w:cs="B Lotus"/>
                <w:rtl/>
              </w:rPr>
              <w:t>1451</w:t>
            </w:r>
          </w:p>
        </w:tc>
        <w:tc>
          <w:tcPr>
            <w:tcW w:w="1803" w:type="dxa"/>
          </w:tcPr>
          <w:p w14:paraId="5D6D3618" w14:textId="5C4ABA4B" w:rsidR="004A7367" w:rsidRPr="004A7367" w:rsidRDefault="004A7367" w:rsidP="004A7367">
            <w:pPr>
              <w:jc w:val="center"/>
              <w:rPr>
                <w:rFonts w:cs="B Lotus"/>
                <w:sz w:val="28"/>
                <w:szCs w:val="28"/>
                <w:rtl/>
              </w:rPr>
            </w:pPr>
            <w:r w:rsidRPr="004A7367">
              <w:rPr>
                <w:rFonts w:cs="B Lotus" w:hint="cs"/>
                <w:rtl/>
              </w:rPr>
              <w:t>لمزان</w:t>
            </w:r>
          </w:p>
        </w:tc>
        <w:tc>
          <w:tcPr>
            <w:tcW w:w="1803" w:type="dxa"/>
          </w:tcPr>
          <w:p w14:paraId="41C11641" w14:textId="39D9C0C3" w:rsidR="004A7367" w:rsidRPr="004A7367" w:rsidRDefault="004A7367" w:rsidP="004A7367">
            <w:pPr>
              <w:jc w:val="center"/>
              <w:rPr>
                <w:rFonts w:cs="B Lotus"/>
                <w:sz w:val="28"/>
                <w:szCs w:val="28"/>
                <w:rtl/>
              </w:rPr>
            </w:pPr>
            <w:r w:rsidRPr="004A7367">
              <w:rPr>
                <w:rFonts w:cs="B Lotus"/>
                <w:rtl/>
              </w:rPr>
              <w:t>23</w:t>
            </w:r>
          </w:p>
        </w:tc>
        <w:tc>
          <w:tcPr>
            <w:tcW w:w="1803" w:type="dxa"/>
          </w:tcPr>
          <w:p w14:paraId="277F85CB" w14:textId="71C4D9CB"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08DE06A3" w14:textId="77777777" w:rsidTr="00372823">
        <w:tc>
          <w:tcPr>
            <w:tcW w:w="1803" w:type="dxa"/>
          </w:tcPr>
          <w:p w14:paraId="113B9BE6" w14:textId="77777777" w:rsidR="004A7367" w:rsidRPr="004A7367" w:rsidRDefault="004A7367" w:rsidP="004A7367">
            <w:pPr>
              <w:pStyle w:val="ListParagraph"/>
              <w:numPr>
                <w:ilvl w:val="0"/>
                <w:numId w:val="63"/>
              </w:numPr>
              <w:bidi/>
              <w:jc w:val="center"/>
              <w:rPr>
                <w:rFonts w:cs="B Lotus"/>
                <w:rtl/>
              </w:rPr>
            </w:pPr>
          </w:p>
        </w:tc>
        <w:tc>
          <w:tcPr>
            <w:tcW w:w="1803" w:type="dxa"/>
          </w:tcPr>
          <w:p w14:paraId="35BC4C7D" w14:textId="27E44299" w:rsidR="004A7367" w:rsidRPr="004A7367" w:rsidRDefault="004A7367" w:rsidP="004A7367">
            <w:pPr>
              <w:jc w:val="center"/>
              <w:rPr>
                <w:rFonts w:cs="B Lotus"/>
                <w:sz w:val="28"/>
                <w:szCs w:val="28"/>
                <w:rtl/>
              </w:rPr>
            </w:pPr>
            <w:r w:rsidRPr="004A7367">
              <w:rPr>
                <w:rFonts w:cs="B Lotus"/>
                <w:rtl/>
              </w:rPr>
              <w:t>1452</w:t>
            </w:r>
          </w:p>
        </w:tc>
        <w:tc>
          <w:tcPr>
            <w:tcW w:w="1803" w:type="dxa"/>
          </w:tcPr>
          <w:p w14:paraId="13CF2A49" w14:textId="7ADBB92D" w:rsidR="004A7367" w:rsidRPr="004A7367" w:rsidRDefault="004A7367" w:rsidP="004A7367">
            <w:pPr>
              <w:jc w:val="center"/>
              <w:rPr>
                <w:rFonts w:cs="B Lotus"/>
                <w:sz w:val="28"/>
                <w:szCs w:val="28"/>
                <w:rtl/>
              </w:rPr>
            </w:pPr>
            <w:r w:rsidRPr="004A7367">
              <w:rPr>
                <w:rFonts w:cs="B Lotus" w:hint="cs"/>
                <w:rtl/>
              </w:rPr>
              <w:t>جناح</w:t>
            </w:r>
          </w:p>
        </w:tc>
        <w:tc>
          <w:tcPr>
            <w:tcW w:w="1803" w:type="dxa"/>
          </w:tcPr>
          <w:p w14:paraId="0D95E1F4" w14:textId="5A5BEC21" w:rsidR="004A7367" w:rsidRPr="004A7367" w:rsidRDefault="004A7367" w:rsidP="004A7367">
            <w:pPr>
              <w:jc w:val="center"/>
              <w:rPr>
                <w:rFonts w:cs="B Lotus"/>
                <w:sz w:val="28"/>
                <w:szCs w:val="28"/>
                <w:rtl/>
              </w:rPr>
            </w:pPr>
            <w:r w:rsidRPr="004A7367">
              <w:rPr>
                <w:rFonts w:cs="B Lotus"/>
                <w:rtl/>
              </w:rPr>
              <w:t>23</w:t>
            </w:r>
          </w:p>
        </w:tc>
        <w:tc>
          <w:tcPr>
            <w:tcW w:w="1803" w:type="dxa"/>
          </w:tcPr>
          <w:p w14:paraId="4A0A004B" w14:textId="137EA6B3"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79836E53" w14:textId="77777777" w:rsidTr="00372823">
        <w:tc>
          <w:tcPr>
            <w:tcW w:w="1803" w:type="dxa"/>
          </w:tcPr>
          <w:p w14:paraId="29E8356A" w14:textId="77777777" w:rsidR="004A7367" w:rsidRPr="004A7367" w:rsidRDefault="004A7367" w:rsidP="004A7367">
            <w:pPr>
              <w:pStyle w:val="ListParagraph"/>
              <w:numPr>
                <w:ilvl w:val="0"/>
                <w:numId w:val="63"/>
              </w:numPr>
              <w:bidi/>
              <w:jc w:val="center"/>
              <w:rPr>
                <w:rFonts w:cs="B Lotus"/>
                <w:rtl/>
              </w:rPr>
            </w:pPr>
          </w:p>
        </w:tc>
        <w:tc>
          <w:tcPr>
            <w:tcW w:w="1803" w:type="dxa"/>
          </w:tcPr>
          <w:p w14:paraId="48B13F1B" w14:textId="7CCDEC67" w:rsidR="004A7367" w:rsidRPr="004A7367" w:rsidRDefault="004A7367" w:rsidP="004A7367">
            <w:pPr>
              <w:jc w:val="center"/>
              <w:rPr>
                <w:rFonts w:cs="B Lotus"/>
                <w:sz w:val="28"/>
                <w:szCs w:val="28"/>
                <w:rtl/>
              </w:rPr>
            </w:pPr>
            <w:r w:rsidRPr="004A7367">
              <w:rPr>
                <w:rFonts w:cs="B Lotus"/>
                <w:rtl/>
              </w:rPr>
              <w:t>1567</w:t>
            </w:r>
          </w:p>
        </w:tc>
        <w:tc>
          <w:tcPr>
            <w:tcW w:w="1803" w:type="dxa"/>
          </w:tcPr>
          <w:p w14:paraId="52CEC8DF" w14:textId="02F32149" w:rsidR="004A7367" w:rsidRPr="004A7367" w:rsidRDefault="004A7367" w:rsidP="004A7367">
            <w:pPr>
              <w:jc w:val="center"/>
              <w:rPr>
                <w:rFonts w:cs="B Lotus"/>
                <w:sz w:val="28"/>
                <w:szCs w:val="28"/>
                <w:rtl/>
              </w:rPr>
            </w:pPr>
            <w:r w:rsidRPr="004A7367">
              <w:rPr>
                <w:rFonts w:cs="B Lotus" w:hint="cs"/>
                <w:rtl/>
              </w:rPr>
              <w:t>گوهران</w:t>
            </w:r>
          </w:p>
        </w:tc>
        <w:tc>
          <w:tcPr>
            <w:tcW w:w="1803" w:type="dxa"/>
          </w:tcPr>
          <w:p w14:paraId="61FCF996" w14:textId="4450965B" w:rsidR="004A7367" w:rsidRPr="004A7367" w:rsidRDefault="004A7367" w:rsidP="004A7367">
            <w:pPr>
              <w:jc w:val="center"/>
              <w:rPr>
                <w:rFonts w:cs="B Lotus"/>
                <w:sz w:val="28"/>
                <w:szCs w:val="28"/>
                <w:rtl/>
              </w:rPr>
            </w:pPr>
            <w:r w:rsidRPr="004A7367">
              <w:rPr>
                <w:rFonts w:cs="B Lotus"/>
                <w:rtl/>
              </w:rPr>
              <w:t>23</w:t>
            </w:r>
          </w:p>
        </w:tc>
        <w:tc>
          <w:tcPr>
            <w:tcW w:w="1803" w:type="dxa"/>
          </w:tcPr>
          <w:p w14:paraId="40FFE2E2" w14:textId="62A4FAAC"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64B40B4F" w14:textId="77777777" w:rsidTr="00372823">
        <w:tc>
          <w:tcPr>
            <w:tcW w:w="1803" w:type="dxa"/>
          </w:tcPr>
          <w:p w14:paraId="1A04AF95" w14:textId="77777777" w:rsidR="004A7367" w:rsidRPr="004A7367" w:rsidRDefault="004A7367" w:rsidP="004A7367">
            <w:pPr>
              <w:pStyle w:val="ListParagraph"/>
              <w:numPr>
                <w:ilvl w:val="0"/>
                <w:numId w:val="63"/>
              </w:numPr>
              <w:bidi/>
              <w:jc w:val="center"/>
              <w:rPr>
                <w:rFonts w:cs="B Lotus"/>
                <w:rtl/>
              </w:rPr>
            </w:pPr>
          </w:p>
        </w:tc>
        <w:tc>
          <w:tcPr>
            <w:tcW w:w="1803" w:type="dxa"/>
          </w:tcPr>
          <w:p w14:paraId="422C6767" w14:textId="6E31929D" w:rsidR="004A7367" w:rsidRPr="004A7367" w:rsidRDefault="004A7367" w:rsidP="004A7367">
            <w:pPr>
              <w:jc w:val="center"/>
              <w:rPr>
                <w:rFonts w:cs="B Lotus"/>
                <w:sz w:val="28"/>
                <w:szCs w:val="28"/>
                <w:rtl/>
              </w:rPr>
            </w:pPr>
            <w:r w:rsidRPr="004A7367">
              <w:rPr>
                <w:rFonts w:cs="B Lotus"/>
                <w:rtl/>
              </w:rPr>
              <w:t>1568</w:t>
            </w:r>
          </w:p>
        </w:tc>
        <w:tc>
          <w:tcPr>
            <w:tcW w:w="1803" w:type="dxa"/>
          </w:tcPr>
          <w:p w14:paraId="3C87C0FF" w14:textId="7ED29415" w:rsidR="004A7367" w:rsidRPr="004A7367" w:rsidRDefault="004A7367" w:rsidP="004A7367">
            <w:pPr>
              <w:jc w:val="center"/>
              <w:rPr>
                <w:rFonts w:cs="B Lotus"/>
                <w:sz w:val="28"/>
                <w:szCs w:val="28"/>
                <w:rtl/>
              </w:rPr>
            </w:pPr>
            <w:r w:rsidRPr="004A7367">
              <w:rPr>
                <w:rFonts w:cs="B Lotus" w:hint="cs"/>
                <w:rtl/>
              </w:rPr>
              <w:t>سردشت</w:t>
            </w:r>
          </w:p>
        </w:tc>
        <w:tc>
          <w:tcPr>
            <w:tcW w:w="1803" w:type="dxa"/>
          </w:tcPr>
          <w:p w14:paraId="3F03C3AA" w14:textId="6F87DDFD" w:rsidR="004A7367" w:rsidRPr="004A7367" w:rsidRDefault="004A7367" w:rsidP="004A7367">
            <w:pPr>
              <w:jc w:val="center"/>
              <w:rPr>
                <w:rFonts w:cs="B Lotus"/>
                <w:sz w:val="28"/>
                <w:szCs w:val="28"/>
                <w:rtl/>
              </w:rPr>
            </w:pPr>
            <w:r w:rsidRPr="004A7367">
              <w:rPr>
                <w:rFonts w:cs="B Lotus"/>
                <w:rtl/>
              </w:rPr>
              <w:t>23</w:t>
            </w:r>
          </w:p>
        </w:tc>
        <w:tc>
          <w:tcPr>
            <w:tcW w:w="1803" w:type="dxa"/>
          </w:tcPr>
          <w:p w14:paraId="0E76201C" w14:textId="4A5C368F"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3DAFFAF4" w14:textId="77777777" w:rsidTr="00372823">
        <w:tc>
          <w:tcPr>
            <w:tcW w:w="1803" w:type="dxa"/>
          </w:tcPr>
          <w:p w14:paraId="226B2892" w14:textId="77777777" w:rsidR="004A7367" w:rsidRPr="004A7367" w:rsidRDefault="004A7367" w:rsidP="004A7367">
            <w:pPr>
              <w:pStyle w:val="ListParagraph"/>
              <w:numPr>
                <w:ilvl w:val="0"/>
                <w:numId w:val="63"/>
              </w:numPr>
              <w:bidi/>
              <w:jc w:val="center"/>
              <w:rPr>
                <w:rFonts w:cs="B Lotus"/>
                <w:rtl/>
              </w:rPr>
            </w:pPr>
          </w:p>
        </w:tc>
        <w:tc>
          <w:tcPr>
            <w:tcW w:w="1803" w:type="dxa"/>
          </w:tcPr>
          <w:p w14:paraId="6A22BC33" w14:textId="4EA5EB55" w:rsidR="004A7367" w:rsidRPr="004A7367" w:rsidRDefault="004A7367" w:rsidP="004A7367">
            <w:pPr>
              <w:jc w:val="center"/>
              <w:rPr>
                <w:rFonts w:cs="B Lotus"/>
                <w:sz w:val="28"/>
                <w:szCs w:val="28"/>
                <w:rtl/>
              </w:rPr>
            </w:pPr>
            <w:r w:rsidRPr="004A7367">
              <w:rPr>
                <w:rFonts w:cs="B Lotus"/>
                <w:rtl/>
              </w:rPr>
              <w:t>1569</w:t>
            </w:r>
          </w:p>
        </w:tc>
        <w:tc>
          <w:tcPr>
            <w:tcW w:w="1803" w:type="dxa"/>
          </w:tcPr>
          <w:p w14:paraId="519ADCF3" w14:textId="4E41FE7C" w:rsidR="004A7367" w:rsidRPr="004A7367" w:rsidRDefault="004A7367" w:rsidP="004A7367">
            <w:pPr>
              <w:jc w:val="center"/>
              <w:rPr>
                <w:rFonts w:cs="B Lotus"/>
                <w:sz w:val="28"/>
                <w:szCs w:val="28"/>
                <w:rtl/>
              </w:rPr>
            </w:pPr>
            <w:r w:rsidRPr="004A7367">
              <w:rPr>
                <w:rFonts w:cs="B Lotus" w:hint="cs"/>
                <w:rtl/>
              </w:rPr>
              <w:t>گروگ</w:t>
            </w:r>
          </w:p>
        </w:tc>
        <w:tc>
          <w:tcPr>
            <w:tcW w:w="1803" w:type="dxa"/>
          </w:tcPr>
          <w:p w14:paraId="3D1B29BF" w14:textId="54CCB662" w:rsidR="004A7367" w:rsidRPr="004A7367" w:rsidRDefault="004A7367" w:rsidP="004A7367">
            <w:pPr>
              <w:jc w:val="center"/>
              <w:rPr>
                <w:rFonts w:cs="B Lotus"/>
                <w:sz w:val="28"/>
                <w:szCs w:val="28"/>
                <w:rtl/>
              </w:rPr>
            </w:pPr>
            <w:r w:rsidRPr="004A7367">
              <w:rPr>
                <w:rFonts w:cs="B Lotus"/>
                <w:rtl/>
              </w:rPr>
              <w:t>23</w:t>
            </w:r>
          </w:p>
        </w:tc>
        <w:tc>
          <w:tcPr>
            <w:tcW w:w="1803" w:type="dxa"/>
          </w:tcPr>
          <w:p w14:paraId="561D6B90" w14:textId="4C7DB78D"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16C5BEEB" w14:textId="77777777" w:rsidTr="00372823">
        <w:tc>
          <w:tcPr>
            <w:tcW w:w="1803" w:type="dxa"/>
          </w:tcPr>
          <w:p w14:paraId="16E7BC5F" w14:textId="77777777" w:rsidR="004A7367" w:rsidRPr="004A7367" w:rsidRDefault="004A7367" w:rsidP="004A7367">
            <w:pPr>
              <w:pStyle w:val="ListParagraph"/>
              <w:numPr>
                <w:ilvl w:val="0"/>
                <w:numId w:val="63"/>
              </w:numPr>
              <w:bidi/>
              <w:jc w:val="center"/>
              <w:rPr>
                <w:rFonts w:cs="B Lotus"/>
                <w:rtl/>
              </w:rPr>
            </w:pPr>
          </w:p>
        </w:tc>
        <w:tc>
          <w:tcPr>
            <w:tcW w:w="1803" w:type="dxa"/>
          </w:tcPr>
          <w:p w14:paraId="233B26D4" w14:textId="0DF76FEC" w:rsidR="004A7367" w:rsidRPr="004A7367" w:rsidRDefault="004A7367" w:rsidP="004A7367">
            <w:pPr>
              <w:jc w:val="center"/>
              <w:rPr>
                <w:rFonts w:cs="B Lotus"/>
                <w:sz w:val="28"/>
                <w:szCs w:val="28"/>
                <w:rtl/>
              </w:rPr>
            </w:pPr>
            <w:r w:rsidRPr="004A7367">
              <w:rPr>
                <w:rFonts w:cs="B Lotus"/>
                <w:rtl/>
              </w:rPr>
              <w:t>1570</w:t>
            </w:r>
          </w:p>
        </w:tc>
        <w:tc>
          <w:tcPr>
            <w:tcW w:w="1803" w:type="dxa"/>
          </w:tcPr>
          <w:p w14:paraId="2F4D51BB" w14:textId="688D6016" w:rsidR="004A7367" w:rsidRPr="004A7367" w:rsidRDefault="004A7367" w:rsidP="004A7367">
            <w:pPr>
              <w:jc w:val="center"/>
              <w:rPr>
                <w:rFonts w:cs="B Lotus"/>
                <w:sz w:val="28"/>
                <w:szCs w:val="28"/>
                <w:rtl/>
              </w:rPr>
            </w:pPr>
            <w:r w:rsidRPr="004A7367">
              <w:rPr>
                <w:rFonts w:cs="B Lotus" w:hint="cs"/>
                <w:rtl/>
              </w:rPr>
              <w:t>کوهستک</w:t>
            </w:r>
          </w:p>
        </w:tc>
        <w:tc>
          <w:tcPr>
            <w:tcW w:w="1803" w:type="dxa"/>
          </w:tcPr>
          <w:p w14:paraId="44454E0C" w14:textId="12AC2468" w:rsidR="004A7367" w:rsidRPr="004A7367" w:rsidRDefault="004A7367" w:rsidP="004A7367">
            <w:pPr>
              <w:jc w:val="center"/>
              <w:rPr>
                <w:rFonts w:cs="B Lotus"/>
                <w:sz w:val="28"/>
                <w:szCs w:val="28"/>
                <w:rtl/>
              </w:rPr>
            </w:pPr>
            <w:r w:rsidRPr="004A7367">
              <w:rPr>
                <w:rFonts w:cs="B Lotus"/>
                <w:rtl/>
              </w:rPr>
              <w:t>23</w:t>
            </w:r>
          </w:p>
        </w:tc>
        <w:tc>
          <w:tcPr>
            <w:tcW w:w="1803" w:type="dxa"/>
          </w:tcPr>
          <w:p w14:paraId="31CFF767" w14:textId="70FD5948"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0227D563" w14:textId="77777777" w:rsidTr="00372823">
        <w:tc>
          <w:tcPr>
            <w:tcW w:w="1803" w:type="dxa"/>
          </w:tcPr>
          <w:p w14:paraId="4D58DADC" w14:textId="77777777" w:rsidR="004A7367" w:rsidRPr="004A7367" w:rsidRDefault="004A7367" w:rsidP="004A7367">
            <w:pPr>
              <w:pStyle w:val="ListParagraph"/>
              <w:numPr>
                <w:ilvl w:val="0"/>
                <w:numId w:val="63"/>
              </w:numPr>
              <w:bidi/>
              <w:jc w:val="center"/>
              <w:rPr>
                <w:rFonts w:cs="B Lotus"/>
                <w:rtl/>
              </w:rPr>
            </w:pPr>
          </w:p>
        </w:tc>
        <w:tc>
          <w:tcPr>
            <w:tcW w:w="1803" w:type="dxa"/>
          </w:tcPr>
          <w:p w14:paraId="3B39F39F" w14:textId="42572581" w:rsidR="004A7367" w:rsidRPr="004A7367" w:rsidRDefault="004A7367" w:rsidP="004A7367">
            <w:pPr>
              <w:jc w:val="center"/>
              <w:rPr>
                <w:rFonts w:cs="B Lotus"/>
                <w:sz w:val="28"/>
                <w:szCs w:val="28"/>
                <w:rtl/>
              </w:rPr>
            </w:pPr>
            <w:r w:rsidRPr="004A7367">
              <w:rPr>
                <w:rFonts w:cs="B Lotus"/>
                <w:rtl/>
              </w:rPr>
              <w:t>1571</w:t>
            </w:r>
          </w:p>
        </w:tc>
        <w:tc>
          <w:tcPr>
            <w:tcW w:w="1803" w:type="dxa"/>
          </w:tcPr>
          <w:p w14:paraId="3943E1B8" w14:textId="24469391" w:rsidR="004A7367" w:rsidRPr="004A7367" w:rsidRDefault="004A7367" w:rsidP="004A7367">
            <w:pPr>
              <w:jc w:val="center"/>
              <w:rPr>
                <w:rFonts w:cs="B Lotus"/>
                <w:sz w:val="28"/>
                <w:szCs w:val="28"/>
                <w:rtl/>
              </w:rPr>
            </w:pPr>
            <w:r w:rsidRPr="004A7367">
              <w:rPr>
                <w:rFonts w:cs="B Lotus" w:hint="cs"/>
                <w:rtl/>
              </w:rPr>
              <w:t>دشتی</w:t>
            </w:r>
          </w:p>
        </w:tc>
        <w:tc>
          <w:tcPr>
            <w:tcW w:w="1803" w:type="dxa"/>
          </w:tcPr>
          <w:p w14:paraId="7C372A34" w14:textId="4297E303" w:rsidR="004A7367" w:rsidRPr="004A7367" w:rsidRDefault="004A7367" w:rsidP="004A7367">
            <w:pPr>
              <w:jc w:val="center"/>
              <w:rPr>
                <w:rFonts w:cs="B Lotus"/>
                <w:sz w:val="28"/>
                <w:szCs w:val="28"/>
                <w:rtl/>
              </w:rPr>
            </w:pPr>
            <w:r w:rsidRPr="004A7367">
              <w:rPr>
                <w:rFonts w:cs="B Lotus"/>
                <w:rtl/>
              </w:rPr>
              <w:t>23</w:t>
            </w:r>
          </w:p>
        </w:tc>
        <w:tc>
          <w:tcPr>
            <w:tcW w:w="1803" w:type="dxa"/>
          </w:tcPr>
          <w:p w14:paraId="6B5B0F57" w14:textId="57ECD2EA"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503DC9C7" w14:textId="77777777" w:rsidTr="00372823">
        <w:tc>
          <w:tcPr>
            <w:tcW w:w="1803" w:type="dxa"/>
          </w:tcPr>
          <w:p w14:paraId="438CAA5D" w14:textId="77777777" w:rsidR="004A7367" w:rsidRPr="004A7367" w:rsidRDefault="004A7367" w:rsidP="004A7367">
            <w:pPr>
              <w:pStyle w:val="ListParagraph"/>
              <w:numPr>
                <w:ilvl w:val="0"/>
                <w:numId w:val="63"/>
              </w:numPr>
              <w:bidi/>
              <w:jc w:val="center"/>
              <w:rPr>
                <w:rFonts w:cs="B Lotus"/>
                <w:rtl/>
              </w:rPr>
            </w:pPr>
          </w:p>
        </w:tc>
        <w:tc>
          <w:tcPr>
            <w:tcW w:w="1803" w:type="dxa"/>
          </w:tcPr>
          <w:p w14:paraId="4D31ECEA" w14:textId="33643945" w:rsidR="004A7367" w:rsidRPr="004A7367" w:rsidRDefault="004A7367" w:rsidP="004A7367">
            <w:pPr>
              <w:jc w:val="center"/>
              <w:rPr>
                <w:rFonts w:cs="B Lotus"/>
                <w:sz w:val="28"/>
                <w:szCs w:val="28"/>
                <w:rtl/>
              </w:rPr>
            </w:pPr>
            <w:r w:rsidRPr="004A7367">
              <w:rPr>
                <w:rFonts w:cs="B Lotus"/>
                <w:rtl/>
              </w:rPr>
              <w:t>1572</w:t>
            </w:r>
          </w:p>
        </w:tc>
        <w:tc>
          <w:tcPr>
            <w:tcW w:w="1803" w:type="dxa"/>
          </w:tcPr>
          <w:p w14:paraId="0F5A9E76" w14:textId="26F5D2E0" w:rsidR="004A7367" w:rsidRPr="004A7367" w:rsidRDefault="004A7367" w:rsidP="004A7367">
            <w:pPr>
              <w:jc w:val="center"/>
              <w:rPr>
                <w:rFonts w:cs="B Lotus"/>
                <w:sz w:val="28"/>
                <w:szCs w:val="28"/>
                <w:rtl/>
              </w:rPr>
            </w:pPr>
            <w:r w:rsidRPr="004A7367">
              <w:rPr>
                <w:rFonts w:cs="B Lotus" w:hint="cs"/>
                <w:rtl/>
              </w:rPr>
              <w:t>کوشکنار</w:t>
            </w:r>
          </w:p>
        </w:tc>
        <w:tc>
          <w:tcPr>
            <w:tcW w:w="1803" w:type="dxa"/>
          </w:tcPr>
          <w:p w14:paraId="227DC9FE" w14:textId="3FA7A7CD" w:rsidR="004A7367" w:rsidRPr="004A7367" w:rsidRDefault="004A7367" w:rsidP="004A7367">
            <w:pPr>
              <w:jc w:val="center"/>
              <w:rPr>
                <w:rFonts w:cs="B Lotus"/>
                <w:sz w:val="28"/>
                <w:szCs w:val="28"/>
                <w:rtl/>
              </w:rPr>
            </w:pPr>
            <w:r w:rsidRPr="004A7367">
              <w:rPr>
                <w:rFonts w:cs="B Lotus"/>
                <w:rtl/>
              </w:rPr>
              <w:t>23</w:t>
            </w:r>
          </w:p>
        </w:tc>
        <w:tc>
          <w:tcPr>
            <w:tcW w:w="1803" w:type="dxa"/>
          </w:tcPr>
          <w:p w14:paraId="4EBAE6CB" w14:textId="1DDD47CE"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568E2052" w14:textId="77777777" w:rsidTr="00372823">
        <w:tc>
          <w:tcPr>
            <w:tcW w:w="1803" w:type="dxa"/>
          </w:tcPr>
          <w:p w14:paraId="2547BAB5" w14:textId="77777777" w:rsidR="004A7367" w:rsidRPr="004A7367" w:rsidRDefault="004A7367" w:rsidP="004A7367">
            <w:pPr>
              <w:pStyle w:val="ListParagraph"/>
              <w:numPr>
                <w:ilvl w:val="0"/>
                <w:numId w:val="63"/>
              </w:numPr>
              <w:bidi/>
              <w:jc w:val="center"/>
              <w:rPr>
                <w:rFonts w:cs="B Lotus"/>
                <w:rtl/>
              </w:rPr>
            </w:pPr>
          </w:p>
        </w:tc>
        <w:tc>
          <w:tcPr>
            <w:tcW w:w="1803" w:type="dxa"/>
          </w:tcPr>
          <w:p w14:paraId="6D72C8CF" w14:textId="4D1865A1" w:rsidR="004A7367" w:rsidRPr="004A7367" w:rsidRDefault="004A7367" w:rsidP="004A7367">
            <w:pPr>
              <w:jc w:val="center"/>
              <w:rPr>
                <w:rFonts w:cs="B Lotus"/>
                <w:sz w:val="28"/>
                <w:szCs w:val="28"/>
                <w:rtl/>
              </w:rPr>
            </w:pPr>
            <w:r w:rsidRPr="004A7367">
              <w:rPr>
                <w:rFonts w:cs="B Lotus"/>
                <w:rtl/>
              </w:rPr>
              <w:t>1573</w:t>
            </w:r>
          </w:p>
        </w:tc>
        <w:tc>
          <w:tcPr>
            <w:tcW w:w="1803" w:type="dxa"/>
          </w:tcPr>
          <w:p w14:paraId="678E8E28" w14:textId="3BFFA961" w:rsidR="004A7367" w:rsidRPr="004A7367" w:rsidRDefault="004A7367" w:rsidP="004A7367">
            <w:pPr>
              <w:jc w:val="center"/>
              <w:rPr>
                <w:rFonts w:cs="B Lotus"/>
                <w:sz w:val="28"/>
                <w:szCs w:val="28"/>
                <w:rtl/>
              </w:rPr>
            </w:pPr>
            <w:r w:rsidRPr="004A7367">
              <w:rPr>
                <w:rFonts w:cs="B Lotus" w:hint="cs"/>
                <w:rtl/>
              </w:rPr>
              <w:t>سرگز</w:t>
            </w:r>
          </w:p>
        </w:tc>
        <w:tc>
          <w:tcPr>
            <w:tcW w:w="1803" w:type="dxa"/>
          </w:tcPr>
          <w:p w14:paraId="62F0702B" w14:textId="5A11CA8C" w:rsidR="004A7367" w:rsidRPr="004A7367" w:rsidRDefault="004A7367" w:rsidP="004A7367">
            <w:pPr>
              <w:jc w:val="center"/>
              <w:rPr>
                <w:rFonts w:cs="B Lotus"/>
                <w:sz w:val="28"/>
                <w:szCs w:val="28"/>
                <w:rtl/>
              </w:rPr>
            </w:pPr>
            <w:r w:rsidRPr="004A7367">
              <w:rPr>
                <w:rFonts w:cs="B Lotus"/>
                <w:rtl/>
              </w:rPr>
              <w:t>23</w:t>
            </w:r>
          </w:p>
        </w:tc>
        <w:tc>
          <w:tcPr>
            <w:tcW w:w="1803" w:type="dxa"/>
          </w:tcPr>
          <w:p w14:paraId="3D0C0115" w14:textId="779454AB"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3643365D" w14:textId="77777777" w:rsidTr="00372823">
        <w:tc>
          <w:tcPr>
            <w:tcW w:w="1803" w:type="dxa"/>
          </w:tcPr>
          <w:p w14:paraId="62AA6CC8" w14:textId="77777777" w:rsidR="004A7367" w:rsidRPr="004A7367" w:rsidRDefault="004A7367" w:rsidP="004A7367">
            <w:pPr>
              <w:pStyle w:val="ListParagraph"/>
              <w:numPr>
                <w:ilvl w:val="0"/>
                <w:numId w:val="63"/>
              </w:numPr>
              <w:bidi/>
              <w:jc w:val="center"/>
              <w:rPr>
                <w:rFonts w:cs="B Lotus"/>
                <w:rtl/>
              </w:rPr>
            </w:pPr>
          </w:p>
        </w:tc>
        <w:tc>
          <w:tcPr>
            <w:tcW w:w="1803" w:type="dxa"/>
          </w:tcPr>
          <w:p w14:paraId="257AD41D" w14:textId="10810EF9" w:rsidR="004A7367" w:rsidRPr="004A7367" w:rsidRDefault="004A7367" w:rsidP="004A7367">
            <w:pPr>
              <w:jc w:val="center"/>
              <w:rPr>
                <w:rFonts w:cs="B Lotus"/>
                <w:sz w:val="28"/>
                <w:szCs w:val="28"/>
                <w:rtl/>
              </w:rPr>
            </w:pPr>
            <w:r w:rsidRPr="004A7367">
              <w:rPr>
                <w:rFonts w:cs="B Lotus"/>
                <w:rtl/>
              </w:rPr>
              <w:t>1574</w:t>
            </w:r>
          </w:p>
        </w:tc>
        <w:tc>
          <w:tcPr>
            <w:tcW w:w="1803" w:type="dxa"/>
          </w:tcPr>
          <w:p w14:paraId="74282CB5" w14:textId="42281AD5" w:rsidR="004A7367" w:rsidRPr="004A7367" w:rsidRDefault="004A7367" w:rsidP="004A7367">
            <w:pPr>
              <w:jc w:val="center"/>
              <w:rPr>
                <w:rFonts w:cs="B Lotus"/>
                <w:sz w:val="28"/>
                <w:szCs w:val="28"/>
                <w:rtl/>
              </w:rPr>
            </w:pPr>
            <w:r w:rsidRPr="004A7367">
              <w:rPr>
                <w:rFonts w:cs="B Lotus" w:hint="cs"/>
                <w:rtl/>
              </w:rPr>
              <w:t>فارغان</w:t>
            </w:r>
          </w:p>
        </w:tc>
        <w:tc>
          <w:tcPr>
            <w:tcW w:w="1803" w:type="dxa"/>
          </w:tcPr>
          <w:p w14:paraId="4448033B" w14:textId="179A35F2" w:rsidR="004A7367" w:rsidRPr="004A7367" w:rsidRDefault="004A7367" w:rsidP="004A7367">
            <w:pPr>
              <w:jc w:val="center"/>
              <w:rPr>
                <w:rFonts w:cs="B Lotus"/>
                <w:sz w:val="28"/>
                <w:szCs w:val="28"/>
                <w:rtl/>
              </w:rPr>
            </w:pPr>
            <w:r w:rsidRPr="004A7367">
              <w:rPr>
                <w:rFonts w:cs="B Lotus"/>
                <w:rtl/>
              </w:rPr>
              <w:t>23</w:t>
            </w:r>
          </w:p>
        </w:tc>
        <w:tc>
          <w:tcPr>
            <w:tcW w:w="1803" w:type="dxa"/>
          </w:tcPr>
          <w:p w14:paraId="19B0C26E" w14:textId="12145338"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6D3BC437" w14:textId="77777777" w:rsidTr="00372823">
        <w:tc>
          <w:tcPr>
            <w:tcW w:w="1803" w:type="dxa"/>
          </w:tcPr>
          <w:p w14:paraId="37B492A3" w14:textId="77777777" w:rsidR="004A7367" w:rsidRPr="004A7367" w:rsidRDefault="004A7367" w:rsidP="004A7367">
            <w:pPr>
              <w:pStyle w:val="ListParagraph"/>
              <w:numPr>
                <w:ilvl w:val="0"/>
                <w:numId w:val="63"/>
              </w:numPr>
              <w:bidi/>
              <w:jc w:val="center"/>
              <w:rPr>
                <w:rFonts w:cs="B Lotus"/>
                <w:rtl/>
              </w:rPr>
            </w:pPr>
          </w:p>
        </w:tc>
        <w:tc>
          <w:tcPr>
            <w:tcW w:w="1803" w:type="dxa"/>
          </w:tcPr>
          <w:p w14:paraId="4B896527" w14:textId="30C937B4" w:rsidR="004A7367" w:rsidRPr="004A7367" w:rsidRDefault="004A7367" w:rsidP="004A7367">
            <w:pPr>
              <w:jc w:val="center"/>
              <w:rPr>
                <w:rFonts w:cs="B Lotus"/>
                <w:sz w:val="28"/>
                <w:szCs w:val="28"/>
                <w:rtl/>
              </w:rPr>
            </w:pPr>
            <w:r w:rsidRPr="004A7367">
              <w:rPr>
                <w:rFonts w:cs="B Lotus"/>
                <w:rtl/>
              </w:rPr>
              <w:t>1575</w:t>
            </w:r>
          </w:p>
        </w:tc>
        <w:tc>
          <w:tcPr>
            <w:tcW w:w="1803" w:type="dxa"/>
          </w:tcPr>
          <w:p w14:paraId="70FA5B10" w14:textId="326ABC3F" w:rsidR="004A7367" w:rsidRPr="004A7367" w:rsidRDefault="004A7367" w:rsidP="004A7367">
            <w:pPr>
              <w:jc w:val="center"/>
              <w:rPr>
                <w:rFonts w:cs="B Lotus"/>
                <w:sz w:val="28"/>
                <w:szCs w:val="28"/>
                <w:rtl/>
              </w:rPr>
            </w:pPr>
            <w:r w:rsidRPr="004A7367">
              <w:rPr>
                <w:rFonts w:cs="B Lotus" w:hint="cs"/>
                <w:rtl/>
              </w:rPr>
              <w:t>بيکاء</w:t>
            </w:r>
          </w:p>
        </w:tc>
        <w:tc>
          <w:tcPr>
            <w:tcW w:w="1803" w:type="dxa"/>
          </w:tcPr>
          <w:p w14:paraId="4F84631B" w14:textId="43C49E25" w:rsidR="004A7367" w:rsidRPr="004A7367" w:rsidRDefault="004A7367" w:rsidP="004A7367">
            <w:pPr>
              <w:jc w:val="center"/>
              <w:rPr>
                <w:rFonts w:cs="B Lotus"/>
                <w:sz w:val="28"/>
                <w:szCs w:val="28"/>
                <w:rtl/>
              </w:rPr>
            </w:pPr>
            <w:r w:rsidRPr="004A7367">
              <w:rPr>
                <w:rFonts w:cs="B Lotus"/>
                <w:rtl/>
              </w:rPr>
              <w:t>23</w:t>
            </w:r>
          </w:p>
        </w:tc>
        <w:tc>
          <w:tcPr>
            <w:tcW w:w="1803" w:type="dxa"/>
          </w:tcPr>
          <w:p w14:paraId="24DAEB09" w14:textId="68F3C270"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2A450C48" w14:textId="77777777" w:rsidTr="00372823">
        <w:tc>
          <w:tcPr>
            <w:tcW w:w="1803" w:type="dxa"/>
          </w:tcPr>
          <w:p w14:paraId="7BB9EBFC" w14:textId="77777777" w:rsidR="004A7367" w:rsidRPr="004A7367" w:rsidRDefault="004A7367" w:rsidP="004A7367">
            <w:pPr>
              <w:pStyle w:val="ListParagraph"/>
              <w:numPr>
                <w:ilvl w:val="0"/>
                <w:numId w:val="63"/>
              </w:numPr>
              <w:bidi/>
              <w:jc w:val="center"/>
              <w:rPr>
                <w:rFonts w:cs="B Lotus"/>
                <w:rtl/>
              </w:rPr>
            </w:pPr>
          </w:p>
        </w:tc>
        <w:tc>
          <w:tcPr>
            <w:tcW w:w="1803" w:type="dxa"/>
          </w:tcPr>
          <w:p w14:paraId="28E361DA" w14:textId="6A772A16" w:rsidR="004A7367" w:rsidRPr="004A7367" w:rsidRDefault="004A7367" w:rsidP="004A7367">
            <w:pPr>
              <w:jc w:val="center"/>
              <w:rPr>
                <w:rFonts w:cs="B Lotus"/>
                <w:sz w:val="28"/>
                <w:szCs w:val="28"/>
                <w:rtl/>
              </w:rPr>
            </w:pPr>
            <w:r w:rsidRPr="004A7367">
              <w:rPr>
                <w:rFonts w:cs="B Lotus"/>
                <w:rtl/>
              </w:rPr>
              <w:t>1576</w:t>
            </w:r>
          </w:p>
        </w:tc>
        <w:tc>
          <w:tcPr>
            <w:tcW w:w="1803" w:type="dxa"/>
          </w:tcPr>
          <w:p w14:paraId="362DA304" w14:textId="7896814E" w:rsidR="004A7367" w:rsidRPr="004A7367" w:rsidRDefault="004A7367" w:rsidP="004A7367">
            <w:pPr>
              <w:jc w:val="center"/>
              <w:rPr>
                <w:rFonts w:cs="B Lotus"/>
                <w:sz w:val="28"/>
                <w:szCs w:val="28"/>
                <w:rtl/>
              </w:rPr>
            </w:pPr>
            <w:r w:rsidRPr="004A7367">
              <w:rPr>
                <w:rFonts w:cs="B Lotus" w:hint="cs"/>
                <w:rtl/>
              </w:rPr>
              <w:t>زيارتعلي</w:t>
            </w:r>
          </w:p>
        </w:tc>
        <w:tc>
          <w:tcPr>
            <w:tcW w:w="1803" w:type="dxa"/>
          </w:tcPr>
          <w:p w14:paraId="0FD39A7C" w14:textId="40EB7C15" w:rsidR="004A7367" w:rsidRPr="004A7367" w:rsidRDefault="004A7367" w:rsidP="004A7367">
            <w:pPr>
              <w:jc w:val="center"/>
              <w:rPr>
                <w:rFonts w:cs="B Lotus"/>
                <w:sz w:val="28"/>
                <w:szCs w:val="28"/>
                <w:rtl/>
              </w:rPr>
            </w:pPr>
            <w:r w:rsidRPr="004A7367">
              <w:rPr>
                <w:rFonts w:cs="B Lotus"/>
                <w:rtl/>
              </w:rPr>
              <w:t>23</w:t>
            </w:r>
          </w:p>
        </w:tc>
        <w:tc>
          <w:tcPr>
            <w:tcW w:w="1803" w:type="dxa"/>
          </w:tcPr>
          <w:p w14:paraId="43DA4C35" w14:textId="2503F717"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43E75ADB" w14:textId="77777777" w:rsidTr="00372823">
        <w:tc>
          <w:tcPr>
            <w:tcW w:w="1803" w:type="dxa"/>
          </w:tcPr>
          <w:p w14:paraId="433E4353" w14:textId="77777777" w:rsidR="004A7367" w:rsidRPr="004A7367" w:rsidRDefault="004A7367" w:rsidP="004A7367">
            <w:pPr>
              <w:pStyle w:val="ListParagraph"/>
              <w:numPr>
                <w:ilvl w:val="0"/>
                <w:numId w:val="63"/>
              </w:numPr>
              <w:bidi/>
              <w:jc w:val="center"/>
              <w:rPr>
                <w:rFonts w:cs="B Lotus"/>
                <w:rtl/>
              </w:rPr>
            </w:pPr>
          </w:p>
        </w:tc>
        <w:tc>
          <w:tcPr>
            <w:tcW w:w="1803" w:type="dxa"/>
          </w:tcPr>
          <w:p w14:paraId="35F50012" w14:textId="242AEF72" w:rsidR="004A7367" w:rsidRPr="004A7367" w:rsidRDefault="004A7367" w:rsidP="004A7367">
            <w:pPr>
              <w:jc w:val="center"/>
              <w:rPr>
                <w:rFonts w:cs="B Lotus"/>
                <w:sz w:val="28"/>
                <w:szCs w:val="28"/>
                <w:rtl/>
              </w:rPr>
            </w:pPr>
            <w:r w:rsidRPr="004A7367">
              <w:rPr>
                <w:rFonts w:cs="B Lotus"/>
                <w:rtl/>
              </w:rPr>
              <w:t>1577</w:t>
            </w:r>
          </w:p>
        </w:tc>
        <w:tc>
          <w:tcPr>
            <w:tcW w:w="1803" w:type="dxa"/>
          </w:tcPr>
          <w:p w14:paraId="13108B2F" w14:textId="1E30A3D6" w:rsidR="004A7367" w:rsidRPr="004A7367" w:rsidRDefault="004A7367" w:rsidP="004A7367">
            <w:pPr>
              <w:jc w:val="center"/>
              <w:rPr>
                <w:rFonts w:cs="B Lotus"/>
                <w:sz w:val="28"/>
                <w:szCs w:val="28"/>
                <w:rtl/>
              </w:rPr>
            </w:pPr>
            <w:r w:rsidRPr="004A7367">
              <w:rPr>
                <w:rFonts w:cs="B Lotus" w:hint="cs"/>
                <w:rtl/>
              </w:rPr>
              <w:t>هشتبندئ</w:t>
            </w:r>
          </w:p>
        </w:tc>
        <w:tc>
          <w:tcPr>
            <w:tcW w:w="1803" w:type="dxa"/>
          </w:tcPr>
          <w:p w14:paraId="7CB838FA" w14:textId="4B09FDCB" w:rsidR="004A7367" w:rsidRPr="004A7367" w:rsidRDefault="004A7367" w:rsidP="004A7367">
            <w:pPr>
              <w:jc w:val="center"/>
              <w:rPr>
                <w:rFonts w:cs="B Lotus"/>
                <w:sz w:val="28"/>
                <w:szCs w:val="28"/>
                <w:rtl/>
              </w:rPr>
            </w:pPr>
            <w:r w:rsidRPr="004A7367">
              <w:rPr>
                <w:rFonts w:cs="B Lotus"/>
                <w:rtl/>
              </w:rPr>
              <w:t>23</w:t>
            </w:r>
          </w:p>
        </w:tc>
        <w:tc>
          <w:tcPr>
            <w:tcW w:w="1803" w:type="dxa"/>
          </w:tcPr>
          <w:p w14:paraId="426EC3C9" w14:textId="595A1F4C"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6C1F0E72" w14:textId="77777777" w:rsidTr="00372823">
        <w:tc>
          <w:tcPr>
            <w:tcW w:w="1803" w:type="dxa"/>
          </w:tcPr>
          <w:p w14:paraId="762D0F73" w14:textId="77777777" w:rsidR="004A7367" w:rsidRPr="004A7367" w:rsidRDefault="004A7367" w:rsidP="004A7367">
            <w:pPr>
              <w:pStyle w:val="ListParagraph"/>
              <w:numPr>
                <w:ilvl w:val="0"/>
                <w:numId w:val="63"/>
              </w:numPr>
              <w:bidi/>
              <w:jc w:val="center"/>
              <w:rPr>
                <w:rFonts w:cs="B Lotus"/>
                <w:rtl/>
              </w:rPr>
            </w:pPr>
          </w:p>
        </w:tc>
        <w:tc>
          <w:tcPr>
            <w:tcW w:w="1803" w:type="dxa"/>
          </w:tcPr>
          <w:p w14:paraId="1D956232" w14:textId="716F9C8B" w:rsidR="004A7367" w:rsidRPr="004A7367" w:rsidRDefault="004A7367" w:rsidP="004A7367">
            <w:pPr>
              <w:jc w:val="center"/>
              <w:rPr>
                <w:rFonts w:cs="B Lotus"/>
                <w:sz w:val="28"/>
                <w:szCs w:val="28"/>
                <w:rtl/>
              </w:rPr>
            </w:pPr>
            <w:r w:rsidRPr="004A7367">
              <w:rPr>
                <w:rFonts w:cs="B Lotus"/>
                <w:rtl/>
              </w:rPr>
              <w:t>1578</w:t>
            </w:r>
          </w:p>
        </w:tc>
        <w:tc>
          <w:tcPr>
            <w:tcW w:w="1803" w:type="dxa"/>
          </w:tcPr>
          <w:p w14:paraId="06E4DB74" w14:textId="61D57CF3" w:rsidR="004A7367" w:rsidRPr="004A7367" w:rsidRDefault="004A7367" w:rsidP="004A7367">
            <w:pPr>
              <w:jc w:val="center"/>
              <w:rPr>
                <w:rFonts w:cs="B Lotus"/>
                <w:sz w:val="28"/>
                <w:szCs w:val="28"/>
                <w:rtl/>
              </w:rPr>
            </w:pPr>
            <w:r w:rsidRPr="004A7367">
              <w:rPr>
                <w:rFonts w:cs="B Lotus" w:hint="cs"/>
                <w:rtl/>
              </w:rPr>
              <w:t>تیرور</w:t>
            </w:r>
          </w:p>
        </w:tc>
        <w:tc>
          <w:tcPr>
            <w:tcW w:w="1803" w:type="dxa"/>
          </w:tcPr>
          <w:p w14:paraId="14C3A8F7" w14:textId="56276B3D" w:rsidR="004A7367" w:rsidRPr="004A7367" w:rsidRDefault="004A7367" w:rsidP="004A7367">
            <w:pPr>
              <w:jc w:val="center"/>
              <w:rPr>
                <w:rFonts w:cs="B Lotus"/>
                <w:sz w:val="28"/>
                <w:szCs w:val="28"/>
                <w:rtl/>
              </w:rPr>
            </w:pPr>
            <w:r w:rsidRPr="004A7367">
              <w:rPr>
                <w:rFonts w:cs="B Lotus"/>
                <w:rtl/>
              </w:rPr>
              <w:t>23</w:t>
            </w:r>
          </w:p>
        </w:tc>
        <w:tc>
          <w:tcPr>
            <w:tcW w:w="1803" w:type="dxa"/>
          </w:tcPr>
          <w:p w14:paraId="3135CB92" w14:textId="4149F1C1"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6D3386C8" w14:textId="77777777" w:rsidTr="00372823">
        <w:tc>
          <w:tcPr>
            <w:tcW w:w="1803" w:type="dxa"/>
          </w:tcPr>
          <w:p w14:paraId="2E3E9D8F" w14:textId="77777777" w:rsidR="004A7367" w:rsidRPr="004A7367" w:rsidRDefault="004A7367" w:rsidP="004A7367">
            <w:pPr>
              <w:pStyle w:val="ListParagraph"/>
              <w:numPr>
                <w:ilvl w:val="0"/>
                <w:numId w:val="63"/>
              </w:numPr>
              <w:bidi/>
              <w:jc w:val="center"/>
              <w:rPr>
                <w:rFonts w:cs="B Lotus"/>
                <w:rtl/>
              </w:rPr>
            </w:pPr>
          </w:p>
        </w:tc>
        <w:tc>
          <w:tcPr>
            <w:tcW w:w="1803" w:type="dxa"/>
          </w:tcPr>
          <w:p w14:paraId="7E7A113D" w14:textId="4CCC56D9" w:rsidR="004A7367" w:rsidRPr="004A7367" w:rsidRDefault="004A7367" w:rsidP="004A7367">
            <w:pPr>
              <w:jc w:val="center"/>
              <w:rPr>
                <w:rFonts w:cs="B Lotus"/>
                <w:sz w:val="28"/>
                <w:szCs w:val="28"/>
                <w:rtl/>
              </w:rPr>
            </w:pPr>
            <w:r w:rsidRPr="004A7367">
              <w:rPr>
                <w:rFonts w:cs="B Lotus"/>
                <w:rtl/>
              </w:rPr>
              <w:t>1579</w:t>
            </w:r>
          </w:p>
        </w:tc>
        <w:tc>
          <w:tcPr>
            <w:tcW w:w="1803" w:type="dxa"/>
          </w:tcPr>
          <w:p w14:paraId="2BF44BAB" w14:textId="562CA596" w:rsidR="004A7367" w:rsidRPr="004A7367" w:rsidRDefault="004A7367" w:rsidP="004A7367">
            <w:pPr>
              <w:jc w:val="center"/>
              <w:rPr>
                <w:rFonts w:cs="B Lotus"/>
                <w:sz w:val="28"/>
                <w:szCs w:val="28"/>
                <w:rtl/>
              </w:rPr>
            </w:pPr>
            <w:r w:rsidRPr="004A7367">
              <w:rPr>
                <w:rFonts w:cs="B Lotus" w:hint="cs"/>
                <w:rtl/>
              </w:rPr>
              <w:t>درگهان</w:t>
            </w:r>
          </w:p>
        </w:tc>
        <w:tc>
          <w:tcPr>
            <w:tcW w:w="1803" w:type="dxa"/>
          </w:tcPr>
          <w:p w14:paraId="5607B85C" w14:textId="09D954C5" w:rsidR="004A7367" w:rsidRPr="004A7367" w:rsidRDefault="004A7367" w:rsidP="004A7367">
            <w:pPr>
              <w:jc w:val="center"/>
              <w:rPr>
                <w:rFonts w:cs="B Lotus"/>
                <w:sz w:val="28"/>
                <w:szCs w:val="28"/>
                <w:rtl/>
              </w:rPr>
            </w:pPr>
            <w:r w:rsidRPr="004A7367">
              <w:rPr>
                <w:rFonts w:cs="B Lotus"/>
                <w:rtl/>
              </w:rPr>
              <w:t>23</w:t>
            </w:r>
          </w:p>
        </w:tc>
        <w:tc>
          <w:tcPr>
            <w:tcW w:w="1803" w:type="dxa"/>
          </w:tcPr>
          <w:p w14:paraId="01388814" w14:textId="7195C4E8"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2F5AB828" w14:textId="77777777" w:rsidTr="00372823">
        <w:tc>
          <w:tcPr>
            <w:tcW w:w="1803" w:type="dxa"/>
          </w:tcPr>
          <w:p w14:paraId="3663E7C6" w14:textId="77777777" w:rsidR="004A7367" w:rsidRPr="004A7367" w:rsidRDefault="004A7367" w:rsidP="004A7367">
            <w:pPr>
              <w:pStyle w:val="ListParagraph"/>
              <w:numPr>
                <w:ilvl w:val="0"/>
                <w:numId w:val="63"/>
              </w:numPr>
              <w:bidi/>
              <w:jc w:val="center"/>
              <w:rPr>
                <w:rFonts w:cs="B Lotus"/>
                <w:rtl/>
              </w:rPr>
            </w:pPr>
          </w:p>
        </w:tc>
        <w:tc>
          <w:tcPr>
            <w:tcW w:w="1803" w:type="dxa"/>
          </w:tcPr>
          <w:p w14:paraId="6CC69A1E" w14:textId="19AFF317" w:rsidR="004A7367" w:rsidRPr="004A7367" w:rsidRDefault="004A7367" w:rsidP="004A7367">
            <w:pPr>
              <w:jc w:val="center"/>
              <w:rPr>
                <w:rFonts w:cs="B Lotus"/>
                <w:sz w:val="28"/>
                <w:szCs w:val="28"/>
                <w:rtl/>
              </w:rPr>
            </w:pPr>
            <w:r w:rsidRPr="004A7367">
              <w:rPr>
                <w:rFonts w:cs="B Lotus"/>
                <w:rtl/>
              </w:rPr>
              <w:t>1580</w:t>
            </w:r>
          </w:p>
        </w:tc>
        <w:tc>
          <w:tcPr>
            <w:tcW w:w="1803" w:type="dxa"/>
          </w:tcPr>
          <w:p w14:paraId="1A136DA8" w14:textId="0E0D881C" w:rsidR="004A7367" w:rsidRPr="004A7367" w:rsidRDefault="004A7367" w:rsidP="004A7367">
            <w:pPr>
              <w:jc w:val="center"/>
              <w:rPr>
                <w:rFonts w:cs="B Lotus"/>
                <w:sz w:val="28"/>
                <w:szCs w:val="28"/>
                <w:rtl/>
              </w:rPr>
            </w:pPr>
            <w:r w:rsidRPr="004A7367">
              <w:rPr>
                <w:rFonts w:cs="B Lotus" w:hint="cs"/>
                <w:rtl/>
              </w:rPr>
              <w:t>قلعه</w:t>
            </w:r>
            <w:r w:rsidRPr="004A7367">
              <w:rPr>
                <w:rFonts w:cs="B Lotus"/>
                <w:rtl/>
              </w:rPr>
              <w:t xml:space="preserve"> </w:t>
            </w:r>
            <w:r w:rsidRPr="004A7367">
              <w:rPr>
                <w:rFonts w:cs="B Lotus" w:hint="cs"/>
                <w:rtl/>
              </w:rPr>
              <w:t>قاضي</w:t>
            </w:r>
          </w:p>
        </w:tc>
        <w:tc>
          <w:tcPr>
            <w:tcW w:w="1803" w:type="dxa"/>
          </w:tcPr>
          <w:p w14:paraId="76628A23" w14:textId="382B49FA" w:rsidR="004A7367" w:rsidRPr="004A7367" w:rsidRDefault="004A7367" w:rsidP="004A7367">
            <w:pPr>
              <w:jc w:val="center"/>
              <w:rPr>
                <w:rFonts w:cs="B Lotus"/>
                <w:sz w:val="28"/>
                <w:szCs w:val="28"/>
                <w:rtl/>
              </w:rPr>
            </w:pPr>
            <w:r w:rsidRPr="004A7367">
              <w:rPr>
                <w:rFonts w:cs="B Lotus"/>
                <w:rtl/>
              </w:rPr>
              <w:t>23</w:t>
            </w:r>
          </w:p>
        </w:tc>
        <w:tc>
          <w:tcPr>
            <w:tcW w:w="1803" w:type="dxa"/>
          </w:tcPr>
          <w:p w14:paraId="3D5A6530" w14:textId="6FC1D150"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590A2AB1" w14:textId="77777777" w:rsidTr="00372823">
        <w:tc>
          <w:tcPr>
            <w:tcW w:w="1803" w:type="dxa"/>
          </w:tcPr>
          <w:p w14:paraId="194A5C40" w14:textId="77777777" w:rsidR="004A7367" w:rsidRPr="004A7367" w:rsidRDefault="004A7367" w:rsidP="004A7367">
            <w:pPr>
              <w:pStyle w:val="ListParagraph"/>
              <w:numPr>
                <w:ilvl w:val="0"/>
                <w:numId w:val="63"/>
              </w:numPr>
              <w:bidi/>
              <w:jc w:val="center"/>
              <w:rPr>
                <w:rFonts w:cs="B Lotus"/>
                <w:rtl/>
              </w:rPr>
            </w:pPr>
          </w:p>
        </w:tc>
        <w:tc>
          <w:tcPr>
            <w:tcW w:w="1803" w:type="dxa"/>
          </w:tcPr>
          <w:p w14:paraId="465793BF" w14:textId="7987CD90" w:rsidR="004A7367" w:rsidRPr="004A7367" w:rsidRDefault="004A7367" w:rsidP="004A7367">
            <w:pPr>
              <w:jc w:val="center"/>
              <w:rPr>
                <w:rFonts w:cs="B Lotus"/>
                <w:sz w:val="28"/>
                <w:szCs w:val="28"/>
                <w:rtl/>
              </w:rPr>
            </w:pPr>
            <w:r w:rsidRPr="004A7367">
              <w:rPr>
                <w:rFonts w:cs="B Lotus"/>
                <w:rtl/>
              </w:rPr>
              <w:t>1581</w:t>
            </w:r>
          </w:p>
        </w:tc>
        <w:tc>
          <w:tcPr>
            <w:tcW w:w="1803" w:type="dxa"/>
          </w:tcPr>
          <w:p w14:paraId="28CBEF96" w14:textId="69E615E8" w:rsidR="004A7367" w:rsidRPr="004A7367" w:rsidRDefault="004A7367" w:rsidP="004A7367">
            <w:pPr>
              <w:jc w:val="center"/>
              <w:rPr>
                <w:rFonts w:cs="B Lotus"/>
                <w:sz w:val="28"/>
                <w:szCs w:val="28"/>
                <w:rtl/>
              </w:rPr>
            </w:pPr>
            <w:r w:rsidRPr="004A7367">
              <w:rPr>
                <w:rFonts w:cs="B Lotus" w:hint="cs"/>
                <w:rtl/>
              </w:rPr>
              <w:t>تخت</w:t>
            </w:r>
          </w:p>
        </w:tc>
        <w:tc>
          <w:tcPr>
            <w:tcW w:w="1803" w:type="dxa"/>
          </w:tcPr>
          <w:p w14:paraId="32B3283B" w14:textId="3AE34437" w:rsidR="004A7367" w:rsidRPr="004A7367" w:rsidRDefault="004A7367" w:rsidP="004A7367">
            <w:pPr>
              <w:jc w:val="center"/>
              <w:rPr>
                <w:rFonts w:cs="B Lotus"/>
                <w:sz w:val="28"/>
                <w:szCs w:val="28"/>
                <w:rtl/>
              </w:rPr>
            </w:pPr>
            <w:r w:rsidRPr="004A7367">
              <w:rPr>
                <w:rFonts w:cs="B Lotus"/>
                <w:rtl/>
              </w:rPr>
              <w:t>23</w:t>
            </w:r>
          </w:p>
        </w:tc>
        <w:tc>
          <w:tcPr>
            <w:tcW w:w="1803" w:type="dxa"/>
          </w:tcPr>
          <w:p w14:paraId="1E1B3800" w14:textId="3BBCD124"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2140374B" w14:textId="77777777" w:rsidTr="00372823">
        <w:tc>
          <w:tcPr>
            <w:tcW w:w="1803" w:type="dxa"/>
          </w:tcPr>
          <w:p w14:paraId="25B9F8AF" w14:textId="77777777" w:rsidR="004A7367" w:rsidRPr="004A7367" w:rsidRDefault="004A7367" w:rsidP="004A7367">
            <w:pPr>
              <w:pStyle w:val="ListParagraph"/>
              <w:numPr>
                <w:ilvl w:val="0"/>
                <w:numId w:val="63"/>
              </w:numPr>
              <w:bidi/>
              <w:jc w:val="center"/>
              <w:rPr>
                <w:rFonts w:cs="B Lotus"/>
                <w:rtl/>
              </w:rPr>
            </w:pPr>
          </w:p>
        </w:tc>
        <w:tc>
          <w:tcPr>
            <w:tcW w:w="1803" w:type="dxa"/>
          </w:tcPr>
          <w:p w14:paraId="7614B684" w14:textId="55B01FC7" w:rsidR="004A7367" w:rsidRPr="004A7367" w:rsidRDefault="004A7367" w:rsidP="004A7367">
            <w:pPr>
              <w:jc w:val="center"/>
              <w:rPr>
                <w:rFonts w:cs="B Lotus"/>
                <w:sz w:val="28"/>
                <w:szCs w:val="28"/>
                <w:rtl/>
              </w:rPr>
            </w:pPr>
            <w:r w:rsidRPr="004A7367">
              <w:rPr>
                <w:rFonts w:cs="B Lotus"/>
                <w:rtl/>
              </w:rPr>
              <w:t>1582</w:t>
            </w:r>
          </w:p>
        </w:tc>
        <w:tc>
          <w:tcPr>
            <w:tcW w:w="1803" w:type="dxa"/>
          </w:tcPr>
          <w:p w14:paraId="13AAED94" w14:textId="60BFFCFE" w:rsidR="004A7367" w:rsidRPr="004A7367" w:rsidRDefault="004A7367" w:rsidP="004A7367">
            <w:pPr>
              <w:jc w:val="center"/>
              <w:rPr>
                <w:rFonts w:cs="B Lotus"/>
                <w:sz w:val="28"/>
                <w:szCs w:val="28"/>
                <w:rtl/>
              </w:rPr>
            </w:pPr>
            <w:r w:rsidRPr="004A7367">
              <w:rPr>
                <w:rFonts w:cs="B Lotus" w:hint="cs"/>
                <w:rtl/>
              </w:rPr>
              <w:t>تازيان</w:t>
            </w:r>
            <w:r w:rsidRPr="004A7367">
              <w:rPr>
                <w:rFonts w:cs="B Lotus"/>
                <w:rtl/>
              </w:rPr>
              <w:t xml:space="preserve"> </w:t>
            </w:r>
            <w:r w:rsidRPr="004A7367">
              <w:rPr>
                <w:rFonts w:cs="B Lotus" w:hint="cs"/>
                <w:rtl/>
              </w:rPr>
              <w:t>پايين</w:t>
            </w:r>
          </w:p>
        </w:tc>
        <w:tc>
          <w:tcPr>
            <w:tcW w:w="1803" w:type="dxa"/>
          </w:tcPr>
          <w:p w14:paraId="1F68F18D" w14:textId="40598519" w:rsidR="004A7367" w:rsidRPr="004A7367" w:rsidRDefault="004A7367" w:rsidP="004A7367">
            <w:pPr>
              <w:jc w:val="center"/>
              <w:rPr>
                <w:rFonts w:cs="B Lotus"/>
                <w:sz w:val="28"/>
                <w:szCs w:val="28"/>
                <w:rtl/>
              </w:rPr>
            </w:pPr>
            <w:r w:rsidRPr="004A7367">
              <w:rPr>
                <w:rFonts w:cs="B Lotus"/>
                <w:rtl/>
              </w:rPr>
              <w:t>23</w:t>
            </w:r>
          </w:p>
        </w:tc>
        <w:tc>
          <w:tcPr>
            <w:tcW w:w="1803" w:type="dxa"/>
          </w:tcPr>
          <w:p w14:paraId="18077D33" w14:textId="4553EE58" w:rsidR="004A7367" w:rsidRPr="004A7367" w:rsidRDefault="004A7367" w:rsidP="004A7367">
            <w:pPr>
              <w:jc w:val="center"/>
              <w:rPr>
                <w:rFonts w:cs="B Lotus"/>
                <w:sz w:val="28"/>
                <w:szCs w:val="28"/>
                <w:rtl/>
              </w:rPr>
            </w:pPr>
            <w:r w:rsidRPr="004A7367">
              <w:rPr>
                <w:rFonts w:cs="B Lotus" w:hint="cs"/>
                <w:rtl/>
              </w:rPr>
              <w:t>هرمزگان</w:t>
            </w:r>
          </w:p>
        </w:tc>
      </w:tr>
      <w:tr w:rsidR="004A7367" w:rsidRPr="004A7367" w14:paraId="5686ADCD" w14:textId="77777777" w:rsidTr="00372823">
        <w:tc>
          <w:tcPr>
            <w:tcW w:w="1803" w:type="dxa"/>
          </w:tcPr>
          <w:p w14:paraId="37423E6F" w14:textId="77777777" w:rsidR="004A7367" w:rsidRPr="004A7367" w:rsidRDefault="004A7367" w:rsidP="004A7367">
            <w:pPr>
              <w:pStyle w:val="ListParagraph"/>
              <w:numPr>
                <w:ilvl w:val="0"/>
                <w:numId w:val="63"/>
              </w:numPr>
              <w:bidi/>
              <w:jc w:val="center"/>
              <w:rPr>
                <w:rFonts w:cs="B Lotus"/>
                <w:rtl/>
              </w:rPr>
            </w:pPr>
          </w:p>
        </w:tc>
        <w:tc>
          <w:tcPr>
            <w:tcW w:w="1803" w:type="dxa"/>
          </w:tcPr>
          <w:p w14:paraId="3795F683" w14:textId="3FEB6CC7" w:rsidR="004A7367" w:rsidRPr="004A7367" w:rsidRDefault="004A7367" w:rsidP="004A7367">
            <w:pPr>
              <w:jc w:val="center"/>
              <w:rPr>
                <w:rFonts w:cs="B Lotus"/>
                <w:sz w:val="28"/>
                <w:szCs w:val="28"/>
                <w:rtl/>
              </w:rPr>
            </w:pPr>
            <w:r w:rsidRPr="004A7367">
              <w:rPr>
                <w:rFonts w:cs="B Lotus"/>
                <w:rtl/>
              </w:rPr>
              <w:t>402</w:t>
            </w:r>
          </w:p>
        </w:tc>
        <w:tc>
          <w:tcPr>
            <w:tcW w:w="1803" w:type="dxa"/>
          </w:tcPr>
          <w:p w14:paraId="0F1ED742" w14:textId="45B8DAB8" w:rsidR="004A7367" w:rsidRPr="004A7367" w:rsidRDefault="004A7367" w:rsidP="004A7367">
            <w:pPr>
              <w:jc w:val="center"/>
              <w:rPr>
                <w:rFonts w:cs="B Lotus"/>
                <w:sz w:val="28"/>
                <w:szCs w:val="28"/>
                <w:rtl/>
              </w:rPr>
            </w:pPr>
            <w:r w:rsidRPr="004A7367">
              <w:rPr>
                <w:rFonts w:cs="B Lotus" w:hint="cs"/>
                <w:rtl/>
              </w:rPr>
              <w:t>همدان</w:t>
            </w:r>
          </w:p>
        </w:tc>
        <w:tc>
          <w:tcPr>
            <w:tcW w:w="1803" w:type="dxa"/>
          </w:tcPr>
          <w:p w14:paraId="2D34C662" w14:textId="5FABA92C" w:rsidR="004A7367" w:rsidRPr="004A7367" w:rsidRDefault="004A7367" w:rsidP="004A7367">
            <w:pPr>
              <w:jc w:val="center"/>
              <w:rPr>
                <w:rFonts w:cs="B Lotus"/>
                <w:sz w:val="28"/>
                <w:szCs w:val="28"/>
                <w:rtl/>
              </w:rPr>
            </w:pPr>
            <w:r w:rsidRPr="004A7367">
              <w:rPr>
                <w:rFonts w:cs="B Lotus"/>
                <w:rtl/>
              </w:rPr>
              <w:t>24</w:t>
            </w:r>
          </w:p>
        </w:tc>
        <w:tc>
          <w:tcPr>
            <w:tcW w:w="1803" w:type="dxa"/>
          </w:tcPr>
          <w:p w14:paraId="5CAB7B69" w14:textId="5785DF24"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23328D85" w14:textId="77777777" w:rsidTr="00372823">
        <w:tc>
          <w:tcPr>
            <w:tcW w:w="1803" w:type="dxa"/>
          </w:tcPr>
          <w:p w14:paraId="5E25A307" w14:textId="77777777" w:rsidR="004A7367" w:rsidRPr="004A7367" w:rsidRDefault="004A7367" w:rsidP="004A7367">
            <w:pPr>
              <w:pStyle w:val="ListParagraph"/>
              <w:numPr>
                <w:ilvl w:val="0"/>
                <w:numId w:val="63"/>
              </w:numPr>
              <w:bidi/>
              <w:jc w:val="center"/>
              <w:rPr>
                <w:rFonts w:cs="B Lotus"/>
                <w:rtl/>
              </w:rPr>
            </w:pPr>
          </w:p>
        </w:tc>
        <w:tc>
          <w:tcPr>
            <w:tcW w:w="1803" w:type="dxa"/>
          </w:tcPr>
          <w:p w14:paraId="07C6738F" w14:textId="45CE3FF8" w:rsidR="004A7367" w:rsidRPr="004A7367" w:rsidRDefault="004A7367" w:rsidP="004A7367">
            <w:pPr>
              <w:jc w:val="center"/>
              <w:rPr>
                <w:rFonts w:cs="B Lotus"/>
                <w:sz w:val="28"/>
                <w:szCs w:val="28"/>
                <w:rtl/>
              </w:rPr>
            </w:pPr>
            <w:r w:rsidRPr="004A7367">
              <w:rPr>
                <w:rFonts w:cs="B Lotus"/>
                <w:rtl/>
              </w:rPr>
              <w:t>403</w:t>
            </w:r>
          </w:p>
        </w:tc>
        <w:tc>
          <w:tcPr>
            <w:tcW w:w="1803" w:type="dxa"/>
          </w:tcPr>
          <w:p w14:paraId="634BDF82" w14:textId="1478E969" w:rsidR="004A7367" w:rsidRPr="004A7367" w:rsidRDefault="004A7367" w:rsidP="004A7367">
            <w:pPr>
              <w:jc w:val="center"/>
              <w:rPr>
                <w:rFonts w:cs="B Lotus"/>
                <w:sz w:val="28"/>
                <w:szCs w:val="28"/>
                <w:rtl/>
              </w:rPr>
            </w:pPr>
            <w:r w:rsidRPr="004A7367">
              <w:rPr>
                <w:rFonts w:cs="B Lotus" w:hint="cs"/>
                <w:rtl/>
              </w:rPr>
              <w:t>تویسرکان</w:t>
            </w:r>
          </w:p>
        </w:tc>
        <w:tc>
          <w:tcPr>
            <w:tcW w:w="1803" w:type="dxa"/>
          </w:tcPr>
          <w:p w14:paraId="70CA5EA8" w14:textId="7D9F0C3A" w:rsidR="004A7367" w:rsidRPr="004A7367" w:rsidRDefault="004A7367" w:rsidP="004A7367">
            <w:pPr>
              <w:jc w:val="center"/>
              <w:rPr>
                <w:rFonts w:cs="B Lotus"/>
                <w:sz w:val="28"/>
                <w:szCs w:val="28"/>
                <w:rtl/>
              </w:rPr>
            </w:pPr>
            <w:r w:rsidRPr="004A7367">
              <w:rPr>
                <w:rFonts w:cs="B Lotus"/>
                <w:rtl/>
              </w:rPr>
              <w:t>24</w:t>
            </w:r>
          </w:p>
        </w:tc>
        <w:tc>
          <w:tcPr>
            <w:tcW w:w="1803" w:type="dxa"/>
          </w:tcPr>
          <w:p w14:paraId="1E9E4A78" w14:textId="59A4F7EB"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5BA47A8C" w14:textId="77777777" w:rsidTr="00372823">
        <w:tc>
          <w:tcPr>
            <w:tcW w:w="1803" w:type="dxa"/>
          </w:tcPr>
          <w:p w14:paraId="54BF4147" w14:textId="77777777" w:rsidR="004A7367" w:rsidRPr="004A7367" w:rsidRDefault="004A7367" w:rsidP="004A7367">
            <w:pPr>
              <w:pStyle w:val="ListParagraph"/>
              <w:numPr>
                <w:ilvl w:val="0"/>
                <w:numId w:val="63"/>
              </w:numPr>
              <w:bidi/>
              <w:jc w:val="center"/>
              <w:rPr>
                <w:rFonts w:cs="B Lotus"/>
                <w:rtl/>
              </w:rPr>
            </w:pPr>
          </w:p>
        </w:tc>
        <w:tc>
          <w:tcPr>
            <w:tcW w:w="1803" w:type="dxa"/>
          </w:tcPr>
          <w:p w14:paraId="656BE7D4" w14:textId="28C7CD1C" w:rsidR="004A7367" w:rsidRPr="004A7367" w:rsidRDefault="004A7367" w:rsidP="004A7367">
            <w:pPr>
              <w:jc w:val="center"/>
              <w:rPr>
                <w:rFonts w:cs="B Lotus"/>
                <w:sz w:val="28"/>
                <w:szCs w:val="28"/>
                <w:rtl/>
              </w:rPr>
            </w:pPr>
            <w:r w:rsidRPr="004A7367">
              <w:rPr>
                <w:rFonts w:cs="B Lotus"/>
                <w:rtl/>
              </w:rPr>
              <w:t>404</w:t>
            </w:r>
          </w:p>
        </w:tc>
        <w:tc>
          <w:tcPr>
            <w:tcW w:w="1803" w:type="dxa"/>
          </w:tcPr>
          <w:p w14:paraId="77A998EA" w14:textId="141483BD" w:rsidR="004A7367" w:rsidRPr="004A7367" w:rsidRDefault="004A7367" w:rsidP="004A7367">
            <w:pPr>
              <w:jc w:val="center"/>
              <w:rPr>
                <w:rFonts w:cs="B Lotus"/>
                <w:sz w:val="28"/>
                <w:szCs w:val="28"/>
                <w:rtl/>
              </w:rPr>
            </w:pPr>
            <w:r w:rsidRPr="004A7367">
              <w:rPr>
                <w:rFonts w:cs="B Lotus" w:hint="cs"/>
                <w:rtl/>
              </w:rPr>
              <w:t>ملایر</w:t>
            </w:r>
          </w:p>
        </w:tc>
        <w:tc>
          <w:tcPr>
            <w:tcW w:w="1803" w:type="dxa"/>
          </w:tcPr>
          <w:p w14:paraId="405C2E3C" w14:textId="720EB7F5" w:rsidR="004A7367" w:rsidRPr="004A7367" w:rsidRDefault="004A7367" w:rsidP="004A7367">
            <w:pPr>
              <w:jc w:val="center"/>
              <w:rPr>
                <w:rFonts w:cs="B Lotus"/>
                <w:sz w:val="28"/>
                <w:szCs w:val="28"/>
                <w:rtl/>
              </w:rPr>
            </w:pPr>
            <w:r w:rsidRPr="004A7367">
              <w:rPr>
                <w:rFonts w:cs="B Lotus"/>
                <w:rtl/>
              </w:rPr>
              <w:t>24</w:t>
            </w:r>
          </w:p>
        </w:tc>
        <w:tc>
          <w:tcPr>
            <w:tcW w:w="1803" w:type="dxa"/>
          </w:tcPr>
          <w:p w14:paraId="2B669CEC" w14:textId="39B42B17"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25BD7EB2" w14:textId="77777777" w:rsidTr="00372823">
        <w:tc>
          <w:tcPr>
            <w:tcW w:w="1803" w:type="dxa"/>
          </w:tcPr>
          <w:p w14:paraId="2B03AECB" w14:textId="77777777" w:rsidR="004A7367" w:rsidRPr="004A7367" w:rsidRDefault="004A7367" w:rsidP="004A7367">
            <w:pPr>
              <w:pStyle w:val="ListParagraph"/>
              <w:numPr>
                <w:ilvl w:val="0"/>
                <w:numId w:val="63"/>
              </w:numPr>
              <w:bidi/>
              <w:jc w:val="center"/>
              <w:rPr>
                <w:rFonts w:cs="B Lotus"/>
                <w:rtl/>
              </w:rPr>
            </w:pPr>
          </w:p>
        </w:tc>
        <w:tc>
          <w:tcPr>
            <w:tcW w:w="1803" w:type="dxa"/>
          </w:tcPr>
          <w:p w14:paraId="4FFE4126" w14:textId="4FE5D936" w:rsidR="004A7367" w:rsidRPr="004A7367" w:rsidRDefault="004A7367" w:rsidP="004A7367">
            <w:pPr>
              <w:jc w:val="center"/>
              <w:rPr>
                <w:rFonts w:cs="B Lotus"/>
                <w:sz w:val="28"/>
                <w:szCs w:val="28"/>
                <w:rtl/>
              </w:rPr>
            </w:pPr>
            <w:r w:rsidRPr="004A7367">
              <w:rPr>
                <w:rFonts w:cs="B Lotus"/>
                <w:rtl/>
              </w:rPr>
              <w:t>405</w:t>
            </w:r>
          </w:p>
        </w:tc>
        <w:tc>
          <w:tcPr>
            <w:tcW w:w="1803" w:type="dxa"/>
          </w:tcPr>
          <w:p w14:paraId="6816250C" w14:textId="3FCACDE0" w:rsidR="004A7367" w:rsidRPr="004A7367" w:rsidRDefault="004A7367" w:rsidP="004A7367">
            <w:pPr>
              <w:jc w:val="center"/>
              <w:rPr>
                <w:rFonts w:cs="B Lotus"/>
                <w:sz w:val="28"/>
                <w:szCs w:val="28"/>
                <w:rtl/>
              </w:rPr>
            </w:pPr>
            <w:r w:rsidRPr="004A7367">
              <w:rPr>
                <w:rFonts w:cs="B Lotus" w:hint="cs"/>
                <w:rtl/>
              </w:rPr>
              <w:t>فامنین</w:t>
            </w:r>
          </w:p>
        </w:tc>
        <w:tc>
          <w:tcPr>
            <w:tcW w:w="1803" w:type="dxa"/>
          </w:tcPr>
          <w:p w14:paraId="349819D2" w14:textId="6248DB5F" w:rsidR="004A7367" w:rsidRPr="004A7367" w:rsidRDefault="004A7367" w:rsidP="004A7367">
            <w:pPr>
              <w:jc w:val="center"/>
              <w:rPr>
                <w:rFonts w:cs="B Lotus"/>
                <w:sz w:val="28"/>
                <w:szCs w:val="28"/>
                <w:rtl/>
              </w:rPr>
            </w:pPr>
            <w:r w:rsidRPr="004A7367">
              <w:rPr>
                <w:rFonts w:cs="B Lotus"/>
                <w:rtl/>
              </w:rPr>
              <w:t>24</w:t>
            </w:r>
          </w:p>
        </w:tc>
        <w:tc>
          <w:tcPr>
            <w:tcW w:w="1803" w:type="dxa"/>
          </w:tcPr>
          <w:p w14:paraId="4A236CAC" w14:textId="2014B2EA"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54F2356B" w14:textId="77777777" w:rsidTr="00372823">
        <w:tc>
          <w:tcPr>
            <w:tcW w:w="1803" w:type="dxa"/>
          </w:tcPr>
          <w:p w14:paraId="32C3FA13" w14:textId="77777777" w:rsidR="004A7367" w:rsidRPr="004A7367" w:rsidRDefault="004A7367" w:rsidP="004A7367">
            <w:pPr>
              <w:pStyle w:val="ListParagraph"/>
              <w:numPr>
                <w:ilvl w:val="0"/>
                <w:numId w:val="63"/>
              </w:numPr>
              <w:bidi/>
              <w:jc w:val="center"/>
              <w:rPr>
                <w:rFonts w:cs="B Lotus"/>
                <w:rtl/>
              </w:rPr>
            </w:pPr>
          </w:p>
        </w:tc>
        <w:tc>
          <w:tcPr>
            <w:tcW w:w="1803" w:type="dxa"/>
          </w:tcPr>
          <w:p w14:paraId="71B2363F" w14:textId="552087F5" w:rsidR="004A7367" w:rsidRPr="004A7367" w:rsidRDefault="004A7367" w:rsidP="004A7367">
            <w:pPr>
              <w:jc w:val="center"/>
              <w:rPr>
                <w:rFonts w:cs="B Lotus"/>
                <w:sz w:val="28"/>
                <w:szCs w:val="28"/>
                <w:rtl/>
              </w:rPr>
            </w:pPr>
            <w:r w:rsidRPr="004A7367">
              <w:rPr>
                <w:rFonts w:cs="B Lotus"/>
                <w:rtl/>
              </w:rPr>
              <w:t>406</w:t>
            </w:r>
          </w:p>
        </w:tc>
        <w:tc>
          <w:tcPr>
            <w:tcW w:w="1803" w:type="dxa"/>
          </w:tcPr>
          <w:p w14:paraId="5CD808F2" w14:textId="5C0CB0BF" w:rsidR="004A7367" w:rsidRPr="004A7367" w:rsidRDefault="004A7367" w:rsidP="004A7367">
            <w:pPr>
              <w:jc w:val="center"/>
              <w:rPr>
                <w:rFonts w:cs="B Lotus"/>
                <w:sz w:val="28"/>
                <w:szCs w:val="28"/>
                <w:rtl/>
              </w:rPr>
            </w:pPr>
            <w:r w:rsidRPr="004A7367">
              <w:rPr>
                <w:rFonts w:cs="B Lotus" w:hint="cs"/>
                <w:rtl/>
              </w:rPr>
              <w:t>نهاوند</w:t>
            </w:r>
          </w:p>
        </w:tc>
        <w:tc>
          <w:tcPr>
            <w:tcW w:w="1803" w:type="dxa"/>
          </w:tcPr>
          <w:p w14:paraId="66DC01B4" w14:textId="6DE57B0E" w:rsidR="004A7367" w:rsidRPr="004A7367" w:rsidRDefault="004A7367" w:rsidP="004A7367">
            <w:pPr>
              <w:jc w:val="center"/>
              <w:rPr>
                <w:rFonts w:cs="B Lotus"/>
                <w:sz w:val="28"/>
                <w:szCs w:val="28"/>
                <w:rtl/>
              </w:rPr>
            </w:pPr>
            <w:r w:rsidRPr="004A7367">
              <w:rPr>
                <w:rFonts w:cs="B Lotus"/>
                <w:rtl/>
              </w:rPr>
              <w:t>24</w:t>
            </w:r>
          </w:p>
        </w:tc>
        <w:tc>
          <w:tcPr>
            <w:tcW w:w="1803" w:type="dxa"/>
          </w:tcPr>
          <w:p w14:paraId="213A55C5" w14:textId="17AEC8F7"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03A59A3F" w14:textId="77777777" w:rsidTr="00372823">
        <w:tc>
          <w:tcPr>
            <w:tcW w:w="1803" w:type="dxa"/>
          </w:tcPr>
          <w:p w14:paraId="53C8F511" w14:textId="77777777" w:rsidR="004A7367" w:rsidRPr="004A7367" w:rsidRDefault="004A7367" w:rsidP="004A7367">
            <w:pPr>
              <w:pStyle w:val="ListParagraph"/>
              <w:numPr>
                <w:ilvl w:val="0"/>
                <w:numId w:val="63"/>
              </w:numPr>
              <w:bidi/>
              <w:jc w:val="center"/>
              <w:rPr>
                <w:rFonts w:cs="B Lotus"/>
                <w:rtl/>
              </w:rPr>
            </w:pPr>
          </w:p>
        </w:tc>
        <w:tc>
          <w:tcPr>
            <w:tcW w:w="1803" w:type="dxa"/>
          </w:tcPr>
          <w:p w14:paraId="6AF83A56" w14:textId="27606F64" w:rsidR="004A7367" w:rsidRPr="004A7367" w:rsidRDefault="004A7367" w:rsidP="004A7367">
            <w:pPr>
              <w:jc w:val="center"/>
              <w:rPr>
                <w:rFonts w:cs="B Lotus"/>
                <w:sz w:val="28"/>
                <w:szCs w:val="28"/>
                <w:rtl/>
              </w:rPr>
            </w:pPr>
            <w:r w:rsidRPr="004A7367">
              <w:rPr>
                <w:rFonts w:cs="B Lotus"/>
                <w:rtl/>
              </w:rPr>
              <w:t>407</w:t>
            </w:r>
          </w:p>
        </w:tc>
        <w:tc>
          <w:tcPr>
            <w:tcW w:w="1803" w:type="dxa"/>
          </w:tcPr>
          <w:p w14:paraId="4FE2E7BB" w14:textId="399E29FE" w:rsidR="004A7367" w:rsidRPr="004A7367" w:rsidRDefault="004A7367" w:rsidP="004A7367">
            <w:pPr>
              <w:jc w:val="center"/>
              <w:rPr>
                <w:rFonts w:cs="B Lotus"/>
                <w:sz w:val="28"/>
                <w:szCs w:val="28"/>
                <w:rtl/>
              </w:rPr>
            </w:pPr>
            <w:r w:rsidRPr="004A7367">
              <w:rPr>
                <w:rFonts w:cs="B Lotus" w:hint="cs"/>
                <w:rtl/>
              </w:rPr>
              <w:t>لاجین</w:t>
            </w:r>
          </w:p>
        </w:tc>
        <w:tc>
          <w:tcPr>
            <w:tcW w:w="1803" w:type="dxa"/>
          </w:tcPr>
          <w:p w14:paraId="4EE0DFC0" w14:textId="03BDC6E0" w:rsidR="004A7367" w:rsidRPr="004A7367" w:rsidRDefault="004A7367" w:rsidP="004A7367">
            <w:pPr>
              <w:jc w:val="center"/>
              <w:rPr>
                <w:rFonts w:cs="B Lotus"/>
                <w:sz w:val="28"/>
                <w:szCs w:val="28"/>
                <w:rtl/>
              </w:rPr>
            </w:pPr>
            <w:r w:rsidRPr="004A7367">
              <w:rPr>
                <w:rFonts w:cs="B Lotus"/>
                <w:rtl/>
              </w:rPr>
              <w:t>24</w:t>
            </w:r>
          </w:p>
        </w:tc>
        <w:tc>
          <w:tcPr>
            <w:tcW w:w="1803" w:type="dxa"/>
          </w:tcPr>
          <w:p w14:paraId="23F4BB64" w14:textId="22832B6F"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022188E8" w14:textId="77777777" w:rsidTr="00372823">
        <w:tc>
          <w:tcPr>
            <w:tcW w:w="1803" w:type="dxa"/>
          </w:tcPr>
          <w:p w14:paraId="2CBD103C" w14:textId="77777777" w:rsidR="004A7367" w:rsidRPr="004A7367" w:rsidRDefault="004A7367" w:rsidP="004A7367">
            <w:pPr>
              <w:pStyle w:val="ListParagraph"/>
              <w:numPr>
                <w:ilvl w:val="0"/>
                <w:numId w:val="63"/>
              </w:numPr>
              <w:bidi/>
              <w:jc w:val="center"/>
              <w:rPr>
                <w:rFonts w:cs="B Lotus"/>
                <w:rtl/>
              </w:rPr>
            </w:pPr>
          </w:p>
        </w:tc>
        <w:tc>
          <w:tcPr>
            <w:tcW w:w="1803" w:type="dxa"/>
          </w:tcPr>
          <w:p w14:paraId="031B13AB" w14:textId="1D2613AC" w:rsidR="004A7367" w:rsidRPr="004A7367" w:rsidRDefault="004A7367" w:rsidP="004A7367">
            <w:pPr>
              <w:jc w:val="center"/>
              <w:rPr>
                <w:rFonts w:cs="B Lotus"/>
                <w:sz w:val="28"/>
                <w:szCs w:val="28"/>
                <w:rtl/>
              </w:rPr>
            </w:pPr>
            <w:r w:rsidRPr="004A7367">
              <w:rPr>
                <w:rFonts w:cs="B Lotus"/>
                <w:rtl/>
              </w:rPr>
              <w:t>408</w:t>
            </w:r>
          </w:p>
        </w:tc>
        <w:tc>
          <w:tcPr>
            <w:tcW w:w="1803" w:type="dxa"/>
          </w:tcPr>
          <w:p w14:paraId="40CE441D" w14:textId="58CD78DC" w:rsidR="004A7367" w:rsidRPr="004A7367" w:rsidRDefault="004A7367" w:rsidP="004A7367">
            <w:pPr>
              <w:jc w:val="center"/>
              <w:rPr>
                <w:rFonts w:cs="B Lotus"/>
                <w:sz w:val="28"/>
                <w:szCs w:val="28"/>
                <w:rtl/>
              </w:rPr>
            </w:pPr>
            <w:r w:rsidRPr="004A7367">
              <w:rPr>
                <w:rFonts w:cs="B Lotus" w:hint="cs"/>
                <w:rtl/>
              </w:rPr>
              <w:t>اسدآباد</w:t>
            </w:r>
          </w:p>
        </w:tc>
        <w:tc>
          <w:tcPr>
            <w:tcW w:w="1803" w:type="dxa"/>
          </w:tcPr>
          <w:p w14:paraId="4417E0D5" w14:textId="5DA285C8" w:rsidR="004A7367" w:rsidRPr="004A7367" w:rsidRDefault="004A7367" w:rsidP="004A7367">
            <w:pPr>
              <w:jc w:val="center"/>
              <w:rPr>
                <w:rFonts w:cs="B Lotus"/>
                <w:sz w:val="28"/>
                <w:szCs w:val="28"/>
                <w:rtl/>
              </w:rPr>
            </w:pPr>
            <w:r w:rsidRPr="004A7367">
              <w:rPr>
                <w:rFonts w:cs="B Lotus"/>
                <w:rtl/>
              </w:rPr>
              <w:t>24</w:t>
            </w:r>
          </w:p>
        </w:tc>
        <w:tc>
          <w:tcPr>
            <w:tcW w:w="1803" w:type="dxa"/>
          </w:tcPr>
          <w:p w14:paraId="6319231E" w14:textId="3EF33F25"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695BE271" w14:textId="77777777" w:rsidTr="00372823">
        <w:tc>
          <w:tcPr>
            <w:tcW w:w="1803" w:type="dxa"/>
          </w:tcPr>
          <w:p w14:paraId="52742A17" w14:textId="77777777" w:rsidR="004A7367" w:rsidRPr="004A7367" w:rsidRDefault="004A7367" w:rsidP="004A7367">
            <w:pPr>
              <w:pStyle w:val="ListParagraph"/>
              <w:numPr>
                <w:ilvl w:val="0"/>
                <w:numId w:val="63"/>
              </w:numPr>
              <w:bidi/>
              <w:jc w:val="center"/>
              <w:rPr>
                <w:rFonts w:cs="B Lotus"/>
                <w:rtl/>
              </w:rPr>
            </w:pPr>
          </w:p>
        </w:tc>
        <w:tc>
          <w:tcPr>
            <w:tcW w:w="1803" w:type="dxa"/>
          </w:tcPr>
          <w:p w14:paraId="5B8DF004" w14:textId="14CA4117" w:rsidR="004A7367" w:rsidRPr="004A7367" w:rsidRDefault="004A7367" w:rsidP="004A7367">
            <w:pPr>
              <w:jc w:val="center"/>
              <w:rPr>
                <w:rFonts w:cs="B Lotus"/>
                <w:sz w:val="28"/>
                <w:szCs w:val="28"/>
                <w:rtl/>
              </w:rPr>
            </w:pPr>
            <w:r w:rsidRPr="004A7367">
              <w:rPr>
                <w:rFonts w:cs="B Lotus"/>
                <w:rtl/>
              </w:rPr>
              <w:t>409</w:t>
            </w:r>
          </w:p>
        </w:tc>
        <w:tc>
          <w:tcPr>
            <w:tcW w:w="1803" w:type="dxa"/>
          </w:tcPr>
          <w:p w14:paraId="6F3DAB16" w14:textId="2E2FD03F" w:rsidR="004A7367" w:rsidRPr="004A7367" w:rsidRDefault="004A7367" w:rsidP="004A7367">
            <w:pPr>
              <w:jc w:val="center"/>
              <w:rPr>
                <w:rFonts w:cs="B Lotus"/>
                <w:sz w:val="28"/>
                <w:szCs w:val="28"/>
                <w:rtl/>
              </w:rPr>
            </w:pPr>
            <w:r w:rsidRPr="004A7367">
              <w:rPr>
                <w:rFonts w:cs="B Lotus" w:hint="cs"/>
                <w:rtl/>
              </w:rPr>
              <w:t>کبودر</w:t>
            </w:r>
            <w:r w:rsidRPr="004A7367">
              <w:rPr>
                <w:rFonts w:cs="B Lotus"/>
                <w:rtl/>
              </w:rPr>
              <w:t xml:space="preserve"> </w:t>
            </w:r>
            <w:r w:rsidRPr="004A7367">
              <w:rPr>
                <w:rFonts w:cs="B Lotus" w:hint="cs"/>
                <w:rtl/>
              </w:rPr>
              <w:t>آهنگ</w:t>
            </w:r>
          </w:p>
        </w:tc>
        <w:tc>
          <w:tcPr>
            <w:tcW w:w="1803" w:type="dxa"/>
          </w:tcPr>
          <w:p w14:paraId="2BD94F79" w14:textId="7B54BFE6" w:rsidR="004A7367" w:rsidRPr="004A7367" w:rsidRDefault="004A7367" w:rsidP="004A7367">
            <w:pPr>
              <w:jc w:val="center"/>
              <w:rPr>
                <w:rFonts w:cs="B Lotus"/>
                <w:sz w:val="28"/>
                <w:szCs w:val="28"/>
                <w:rtl/>
              </w:rPr>
            </w:pPr>
            <w:r w:rsidRPr="004A7367">
              <w:rPr>
                <w:rFonts w:cs="B Lotus"/>
                <w:rtl/>
              </w:rPr>
              <w:t>24</w:t>
            </w:r>
          </w:p>
        </w:tc>
        <w:tc>
          <w:tcPr>
            <w:tcW w:w="1803" w:type="dxa"/>
          </w:tcPr>
          <w:p w14:paraId="4ACA9EC3" w14:textId="7D52D18A"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1642B9FD" w14:textId="77777777" w:rsidTr="00372823">
        <w:tc>
          <w:tcPr>
            <w:tcW w:w="1803" w:type="dxa"/>
          </w:tcPr>
          <w:p w14:paraId="2FFDB72B" w14:textId="77777777" w:rsidR="004A7367" w:rsidRPr="004A7367" w:rsidRDefault="004A7367" w:rsidP="004A7367">
            <w:pPr>
              <w:pStyle w:val="ListParagraph"/>
              <w:numPr>
                <w:ilvl w:val="0"/>
                <w:numId w:val="63"/>
              </w:numPr>
              <w:bidi/>
              <w:jc w:val="center"/>
              <w:rPr>
                <w:rFonts w:cs="B Lotus"/>
                <w:rtl/>
              </w:rPr>
            </w:pPr>
          </w:p>
        </w:tc>
        <w:tc>
          <w:tcPr>
            <w:tcW w:w="1803" w:type="dxa"/>
          </w:tcPr>
          <w:p w14:paraId="050AFA32" w14:textId="6D3D860E" w:rsidR="004A7367" w:rsidRPr="004A7367" w:rsidRDefault="004A7367" w:rsidP="004A7367">
            <w:pPr>
              <w:jc w:val="center"/>
              <w:rPr>
                <w:rFonts w:cs="B Lotus"/>
                <w:sz w:val="28"/>
                <w:szCs w:val="28"/>
                <w:rtl/>
              </w:rPr>
            </w:pPr>
            <w:r w:rsidRPr="004A7367">
              <w:rPr>
                <w:rFonts w:cs="B Lotus"/>
                <w:rtl/>
              </w:rPr>
              <w:t>410</w:t>
            </w:r>
          </w:p>
        </w:tc>
        <w:tc>
          <w:tcPr>
            <w:tcW w:w="1803" w:type="dxa"/>
          </w:tcPr>
          <w:p w14:paraId="112D0E48" w14:textId="6C4CA8B7" w:rsidR="004A7367" w:rsidRPr="004A7367" w:rsidRDefault="004A7367" w:rsidP="004A7367">
            <w:pPr>
              <w:jc w:val="center"/>
              <w:rPr>
                <w:rFonts w:cs="B Lotus"/>
                <w:sz w:val="28"/>
                <w:szCs w:val="28"/>
                <w:rtl/>
              </w:rPr>
            </w:pPr>
            <w:r w:rsidRPr="004A7367">
              <w:rPr>
                <w:rFonts w:cs="B Lotus" w:hint="cs"/>
                <w:rtl/>
              </w:rPr>
              <w:t>قروه</w:t>
            </w:r>
            <w:r w:rsidRPr="004A7367">
              <w:rPr>
                <w:rFonts w:cs="B Lotus"/>
                <w:rtl/>
              </w:rPr>
              <w:t xml:space="preserve"> </w:t>
            </w:r>
            <w:r w:rsidRPr="004A7367">
              <w:rPr>
                <w:rFonts w:cs="B Lotus" w:hint="cs"/>
                <w:rtl/>
              </w:rPr>
              <w:t>درجزین</w:t>
            </w:r>
          </w:p>
        </w:tc>
        <w:tc>
          <w:tcPr>
            <w:tcW w:w="1803" w:type="dxa"/>
          </w:tcPr>
          <w:p w14:paraId="0889A9E4" w14:textId="53F16865" w:rsidR="004A7367" w:rsidRPr="004A7367" w:rsidRDefault="004A7367" w:rsidP="004A7367">
            <w:pPr>
              <w:jc w:val="center"/>
              <w:rPr>
                <w:rFonts w:cs="B Lotus"/>
                <w:sz w:val="28"/>
                <w:szCs w:val="28"/>
                <w:rtl/>
              </w:rPr>
            </w:pPr>
            <w:r w:rsidRPr="004A7367">
              <w:rPr>
                <w:rFonts w:cs="B Lotus"/>
                <w:rtl/>
              </w:rPr>
              <w:t>24</w:t>
            </w:r>
          </w:p>
        </w:tc>
        <w:tc>
          <w:tcPr>
            <w:tcW w:w="1803" w:type="dxa"/>
          </w:tcPr>
          <w:p w14:paraId="2447391E" w14:textId="6F3EC487"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4669D3F9" w14:textId="77777777" w:rsidTr="00372823">
        <w:tc>
          <w:tcPr>
            <w:tcW w:w="1803" w:type="dxa"/>
          </w:tcPr>
          <w:p w14:paraId="52061768" w14:textId="77777777" w:rsidR="004A7367" w:rsidRPr="004A7367" w:rsidRDefault="004A7367" w:rsidP="004A7367">
            <w:pPr>
              <w:pStyle w:val="ListParagraph"/>
              <w:numPr>
                <w:ilvl w:val="0"/>
                <w:numId w:val="63"/>
              </w:numPr>
              <w:bidi/>
              <w:jc w:val="center"/>
              <w:rPr>
                <w:rFonts w:cs="B Lotus"/>
                <w:rtl/>
              </w:rPr>
            </w:pPr>
          </w:p>
        </w:tc>
        <w:tc>
          <w:tcPr>
            <w:tcW w:w="1803" w:type="dxa"/>
          </w:tcPr>
          <w:p w14:paraId="18E5E08D" w14:textId="56066714" w:rsidR="004A7367" w:rsidRPr="004A7367" w:rsidRDefault="004A7367" w:rsidP="004A7367">
            <w:pPr>
              <w:jc w:val="center"/>
              <w:rPr>
                <w:rFonts w:cs="B Lotus"/>
                <w:sz w:val="28"/>
                <w:szCs w:val="28"/>
                <w:rtl/>
              </w:rPr>
            </w:pPr>
            <w:r w:rsidRPr="004A7367">
              <w:rPr>
                <w:rFonts w:cs="B Lotus"/>
                <w:rtl/>
              </w:rPr>
              <w:t>411</w:t>
            </w:r>
          </w:p>
        </w:tc>
        <w:tc>
          <w:tcPr>
            <w:tcW w:w="1803" w:type="dxa"/>
          </w:tcPr>
          <w:p w14:paraId="45E43932" w14:textId="4EAD43CE" w:rsidR="004A7367" w:rsidRPr="004A7367" w:rsidRDefault="004A7367" w:rsidP="004A7367">
            <w:pPr>
              <w:jc w:val="center"/>
              <w:rPr>
                <w:rFonts w:cs="B Lotus"/>
                <w:sz w:val="28"/>
                <w:szCs w:val="28"/>
                <w:rtl/>
              </w:rPr>
            </w:pPr>
            <w:r w:rsidRPr="004A7367">
              <w:rPr>
                <w:rFonts w:cs="B Lotus" w:hint="cs"/>
                <w:rtl/>
              </w:rPr>
              <w:t>بهار</w:t>
            </w:r>
            <w:r w:rsidRPr="004A7367">
              <w:rPr>
                <w:rFonts w:cs="B Lotus"/>
                <w:rtl/>
              </w:rPr>
              <w:t xml:space="preserve"> </w:t>
            </w:r>
            <w:r w:rsidRPr="004A7367">
              <w:rPr>
                <w:rFonts w:cs="B Lotus" w:hint="cs"/>
                <w:rtl/>
              </w:rPr>
              <w:t>همدان</w:t>
            </w:r>
          </w:p>
        </w:tc>
        <w:tc>
          <w:tcPr>
            <w:tcW w:w="1803" w:type="dxa"/>
          </w:tcPr>
          <w:p w14:paraId="5F7300F0" w14:textId="680F11FF" w:rsidR="004A7367" w:rsidRPr="004A7367" w:rsidRDefault="004A7367" w:rsidP="004A7367">
            <w:pPr>
              <w:jc w:val="center"/>
              <w:rPr>
                <w:rFonts w:cs="B Lotus"/>
                <w:sz w:val="28"/>
                <w:szCs w:val="28"/>
                <w:rtl/>
              </w:rPr>
            </w:pPr>
            <w:r w:rsidRPr="004A7367">
              <w:rPr>
                <w:rFonts w:cs="B Lotus"/>
                <w:rtl/>
              </w:rPr>
              <w:t>24</w:t>
            </w:r>
          </w:p>
        </w:tc>
        <w:tc>
          <w:tcPr>
            <w:tcW w:w="1803" w:type="dxa"/>
          </w:tcPr>
          <w:p w14:paraId="59F7E5DB" w14:textId="25324D83"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1493ADA0" w14:textId="77777777" w:rsidTr="00372823">
        <w:tc>
          <w:tcPr>
            <w:tcW w:w="1803" w:type="dxa"/>
          </w:tcPr>
          <w:p w14:paraId="3B544BD5" w14:textId="77777777" w:rsidR="004A7367" w:rsidRPr="004A7367" w:rsidRDefault="004A7367" w:rsidP="004A7367">
            <w:pPr>
              <w:pStyle w:val="ListParagraph"/>
              <w:numPr>
                <w:ilvl w:val="0"/>
                <w:numId w:val="63"/>
              </w:numPr>
              <w:bidi/>
              <w:jc w:val="center"/>
              <w:rPr>
                <w:rFonts w:cs="B Lotus"/>
                <w:rtl/>
              </w:rPr>
            </w:pPr>
          </w:p>
        </w:tc>
        <w:tc>
          <w:tcPr>
            <w:tcW w:w="1803" w:type="dxa"/>
          </w:tcPr>
          <w:p w14:paraId="64F5E11B" w14:textId="15D46752" w:rsidR="004A7367" w:rsidRPr="004A7367" w:rsidRDefault="004A7367" w:rsidP="004A7367">
            <w:pPr>
              <w:jc w:val="center"/>
              <w:rPr>
                <w:rFonts w:cs="B Lotus"/>
                <w:sz w:val="28"/>
                <w:szCs w:val="28"/>
                <w:rtl/>
              </w:rPr>
            </w:pPr>
            <w:r w:rsidRPr="004A7367">
              <w:rPr>
                <w:rFonts w:cs="B Lotus"/>
                <w:rtl/>
              </w:rPr>
              <w:t>412</w:t>
            </w:r>
          </w:p>
        </w:tc>
        <w:tc>
          <w:tcPr>
            <w:tcW w:w="1803" w:type="dxa"/>
          </w:tcPr>
          <w:p w14:paraId="47C9A6FE" w14:textId="108C6845" w:rsidR="004A7367" w:rsidRPr="004A7367" w:rsidRDefault="004A7367" w:rsidP="004A7367">
            <w:pPr>
              <w:jc w:val="center"/>
              <w:rPr>
                <w:rFonts w:cs="B Lotus"/>
                <w:sz w:val="28"/>
                <w:szCs w:val="28"/>
                <w:rtl/>
              </w:rPr>
            </w:pPr>
            <w:r w:rsidRPr="004A7367">
              <w:rPr>
                <w:rFonts w:cs="B Lotus" w:hint="cs"/>
                <w:rtl/>
              </w:rPr>
              <w:t>فیروزان</w:t>
            </w:r>
          </w:p>
        </w:tc>
        <w:tc>
          <w:tcPr>
            <w:tcW w:w="1803" w:type="dxa"/>
          </w:tcPr>
          <w:p w14:paraId="1E18447A" w14:textId="7588CA5F" w:rsidR="004A7367" w:rsidRPr="004A7367" w:rsidRDefault="004A7367" w:rsidP="004A7367">
            <w:pPr>
              <w:jc w:val="center"/>
              <w:rPr>
                <w:rFonts w:cs="B Lotus"/>
                <w:sz w:val="28"/>
                <w:szCs w:val="28"/>
                <w:rtl/>
              </w:rPr>
            </w:pPr>
            <w:r w:rsidRPr="004A7367">
              <w:rPr>
                <w:rFonts w:cs="B Lotus"/>
                <w:rtl/>
              </w:rPr>
              <w:t>24</w:t>
            </w:r>
          </w:p>
        </w:tc>
        <w:tc>
          <w:tcPr>
            <w:tcW w:w="1803" w:type="dxa"/>
          </w:tcPr>
          <w:p w14:paraId="2407CCDF" w14:textId="1BC89E44"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7126AB6E" w14:textId="77777777" w:rsidTr="00372823">
        <w:tc>
          <w:tcPr>
            <w:tcW w:w="1803" w:type="dxa"/>
          </w:tcPr>
          <w:p w14:paraId="6313C1CF" w14:textId="77777777" w:rsidR="004A7367" w:rsidRPr="004A7367" w:rsidRDefault="004A7367" w:rsidP="004A7367">
            <w:pPr>
              <w:pStyle w:val="ListParagraph"/>
              <w:numPr>
                <w:ilvl w:val="0"/>
                <w:numId w:val="63"/>
              </w:numPr>
              <w:bidi/>
              <w:jc w:val="center"/>
              <w:rPr>
                <w:rFonts w:cs="B Lotus"/>
                <w:rtl/>
              </w:rPr>
            </w:pPr>
          </w:p>
        </w:tc>
        <w:tc>
          <w:tcPr>
            <w:tcW w:w="1803" w:type="dxa"/>
          </w:tcPr>
          <w:p w14:paraId="00789943" w14:textId="7A6C6500" w:rsidR="004A7367" w:rsidRPr="004A7367" w:rsidRDefault="004A7367" w:rsidP="004A7367">
            <w:pPr>
              <w:jc w:val="center"/>
              <w:rPr>
                <w:rFonts w:cs="B Lotus"/>
                <w:sz w:val="28"/>
                <w:szCs w:val="28"/>
                <w:rtl/>
              </w:rPr>
            </w:pPr>
            <w:r w:rsidRPr="004A7367">
              <w:rPr>
                <w:rFonts w:cs="B Lotus"/>
                <w:rtl/>
              </w:rPr>
              <w:t>413</w:t>
            </w:r>
          </w:p>
        </w:tc>
        <w:tc>
          <w:tcPr>
            <w:tcW w:w="1803" w:type="dxa"/>
          </w:tcPr>
          <w:p w14:paraId="2D9C536B" w14:textId="2B6BAA16" w:rsidR="004A7367" w:rsidRPr="004A7367" w:rsidRDefault="004A7367" w:rsidP="004A7367">
            <w:pPr>
              <w:jc w:val="center"/>
              <w:rPr>
                <w:rFonts w:cs="B Lotus"/>
                <w:sz w:val="28"/>
                <w:szCs w:val="28"/>
                <w:rtl/>
              </w:rPr>
            </w:pPr>
            <w:r w:rsidRPr="004A7367">
              <w:rPr>
                <w:rFonts w:cs="B Lotus" w:hint="cs"/>
                <w:rtl/>
              </w:rPr>
              <w:t>رزن</w:t>
            </w:r>
          </w:p>
        </w:tc>
        <w:tc>
          <w:tcPr>
            <w:tcW w:w="1803" w:type="dxa"/>
          </w:tcPr>
          <w:p w14:paraId="6138EC90" w14:textId="5C68D5D9" w:rsidR="004A7367" w:rsidRPr="004A7367" w:rsidRDefault="004A7367" w:rsidP="004A7367">
            <w:pPr>
              <w:jc w:val="center"/>
              <w:rPr>
                <w:rFonts w:cs="B Lotus"/>
                <w:sz w:val="28"/>
                <w:szCs w:val="28"/>
                <w:rtl/>
              </w:rPr>
            </w:pPr>
            <w:r w:rsidRPr="004A7367">
              <w:rPr>
                <w:rFonts w:cs="B Lotus"/>
                <w:rtl/>
              </w:rPr>
              <w:t>24</w:t>
            </w:r>
          </w:p>
        </w:tc>
        <w:tc>
          <w:tcPr>
            <w:tcW w:w="1803" w:type="dxa"/>
          </w:tcPr>
          <w:p w14:paraId="5FD83A99" w14:textId="3CE0C717"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52DFCCB8" w14:textId="77777777" w:rsidTr="00372823">
        <w:tc>
          <w:tcPr>
            <w:tcW w:w="1803" w:type="dxa"/>
          </w:tcPr>
          <w:p w14:paraId="606D6B62" w14:textId="77777777" w:rsidR="004A7367" w:rsidRPr="004A7367" w:rsidRDefault="004A7367" w:rsidP="004A7367">
            <w:pPr>
              <w:pStyle w:val="ListParagraph"/>
              <w:numPr>
                <w:ilvl w:val="0"/>
                <w:numId w:val="63"/>
              </w:numPr>
              <w:bidi/>
              <w:jc w:val="center"/>
              <w:rPr>
                <w:rFonts w:cs="B Lotus"/>
                <w:rtl/>
              </w:rPr>
            </w:pPr>
          </w:p>
        </w:tc>
        <w:tc>
          <w:tcPr>
            <w:tcW w:w="1803" w:type="dxa"/>
          </w:tcPr>
          <w:p w14:paraId="738B7FD0" w14:textId="16428E5B" w:rsidR="004A7367" w:rsidRPr="004A7367" w:rsidRDefault="004A7367" w:rsidP="004A7367">
            <w:pPr>
              <w:jc w:val="center"/>
              <w:rPr>
                <w:rFonts w:cs="B Lotus"/>
                <w:sz w:val="28"/>
                <w:szCs w:val="28"/>
                <w:rtl/>
              </w:rPr>
            </w:pPr>
            <w:r w:rsidRPr="004A7367">
              <w:rPr>
                <w:rFonts w:cs="B Lotus"/>
                <w:rtl/>
              </w:rPr>
              <w:t>414</w:t>
            </w:r>
          </w:p>
        </w:tc>
        <w:tc>
          <w:tcPr>
            <w:tcW w:w="1803" w:type="dxa"/>
          </w:tcPr>
          <w:p w14:paraId="49B33B48" w14:textId="125BFA19" w:rsidR="004A7367" w:rsidRPr="004A7367" w:rsidRDefault="004A7367" w:rsidP="004A7367">
            <w:pPr>
              <w:jc w:val="center"/>
              <w:rPr>
                <w:rFonts w:cs="B Lotus"/>
                <w:sz w:val="28"/>
                <w:szCs w:val="28"/>
                <w:rtl/>
              </w:rPr>
            </w:pPr>
            <w:r w:rsidRPr="004A7367">
              <w:rPr>
                <w:rFonts w:cs="B Lotus" w:hint="cs"/>
                <w:rtl/>
              </w:rPr>
              <w:t>قهاوند</w:t>
            </w:r>
          </w:p>
        </w:tc>
        <w:tc>
          <w:tcPr>
            <w:tcW w:w="1803" w:type="dxa"/>
          </w:tcPr>
          <w:p w14:paraId="7BF62892" w14:textId="6D965E08" w:rsidR="004A7367" w:rsidRPr="004A7367" w:rsidRDefault="004A7367" w:rsidP="004A7367">
            <w:pPr>
              <w:jc w:val="center"/>
              <w:rPr>
                <w:rFonts w:cs="B Lotus"/>
                <w:sz w:val="28"/>
                <w:szCs w:val="28"/>
                <w:rtl/>
              </w:rPr>
            </w:pPr>
            <w:r w:rsidRPr="004A7367">
              <w:rPr>
                <w:rFonts w:cs="B Lotus"/>
                <w:rtl/>
              </w:rPr>
              <w:t>24</w:t>
            </w:r>
          </w:p>
        </w:tc>
        <w:tc>
          <w:tcPr>
            <w:tcW w:w="1803" w:type="dxa"/>
          </w:tcPr>
          <w:p w14:paraId="2D7F6D10" w14:textId="3CA247A7"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036DCFD9" w14:textId="77777777" w:rsidTr="00372823">
        <w:tc>
          <w:tcPr>
            <w:tcW w:w="1803" w:type="dxa"/>
          </w:tcPr>
          <w:p w14:paraId="605EE610" w14:textId="77777777" w:rsidR="004A7367" w:rsidRPr="004A7367" w:rsidRDefault="004A7367" w:rsidP="004A7367">
            <w:pPr>
              <w:pStyle w:val="ListParagraph"/>
              <w:numPr>
                <w:ilvl w:val="0"/>
                <w:numId w:val="63"/>
              </w:numPr>
              <w:bidi/>
              <w:jc w:val="center"/>
              <w:rPr>
                <w:rFonts w:cs="B Lotus"/>
                <w:rtl/>
              </w:rPr>
            </w:pPr>
          </w:p>
        </w:tc>
        <w:tc>
          <w:tcPr>
            <w:tcW w:w="1803" w:type="dxa"/>
          </w:tcPr>
          <w:p w14:paraId="6EBD87EE" w14:textId="38A39721" w:rsidR="004A7367" w:rsidRPr="004A7367" w:rsidRDefault="004A7367" w:rsidP="004A7367">
            <w:pPr>
              <w:jc w:val="center"/>
              <w:rPr>
                <w:rFonts w:cs="B Lotus"/>
                <w:sz w:val="28"/>
                <w:szCs w:val="28"/>
                <w:rtl/>
              </w:rPr>
            </w:pPr>
            <w:r w:rsidRPr="004A7367">
              <w:rPr>
                <w:rFonts w:cs="B Lotus"/>
                <w:rtl/>
              </w:rPr>
              <w:t>810</w:t>
            </w:r>
          </w:p>
        </w:tc>
        <w:tc>
          <w:tcPr>
            <w:tcW w:w="1803" w:type="dxa"/>
          </w:tcPr>
          <w:p w14:paraId="7814B489" w14:textId="76E98F1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مریانج‏</w:t>
            </w:r>
          </w:p>
        </w:tc>
        <w:tc>
          <w:tcPr>
            <w:tcW w:w="1803" w:type="dxa"/>
          </w:tcPr>
          <w:p w14:paraId="4D5EEE5E" w14:textId="7922ADAE" w:rsidR="004A7367" w:rsidRPr="004A7367" w:rsidRDefault="004A7367" w:rsidP="004A7367">
            <w:pPr>
              <w:jc w:val="center"/>
              <w:rPr>
                <w:rFonts w:cs="B Lotus"/>
                <w:sz w:val="28"/>
                <w:szCs w:val="28"/>
                <w:rtl/>
              </w:rPr>
            </w:pPr>
            <w:r w:rsidRPr="004A7367">
              <w:rPr>
                <w:rFonts w:cs="B Lotus"/>
                <w:rtl/>
              </w:rPr>
              <w:t>24</w:t>
            </w:r>
          </w:p>
        </w:tc>
        <w:tc>
          <w:tcPr>
            <w:tcW w:w="1803" w:type="dxa"/>
          </w:tcPr>
          <w:p w14:paraId="4DEB7D11" w14:textId="426DEE10"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74DCDA44" w14:textId="77777777" w:rsidTr="00372823">
        <w:tc>
          <w:tcPr>
            <w:tcW w:w="1803" w:type="dxa"/>
          </w:tcPr>
          <w:p w14:paraId="087F8427" w14:textId="77777777" w:rsidR="004A7367" w:rsidRPr="004A7367" w:rsidRDefault="004A7367" w:rsidP="004A7367">
            <w:pPr>
              <w:pStyle w:val="ListParagraph"/>
              <w:numPr>
                <w:ilvl w:val="0"/>
                <w:numId w:val="63"/>
              </w:numPr>
              <w:bidi/>
              <w:jc w:val="center"/>
              <w:rPr>
                <w:rFonts w:cs="B Lotus"/>
                <w:rtl/>
              </w:rPr>
            </w:pPr>
          </w:p>
        </w:tc>
        <w:tc>
          <w:tcPr>
            <w:tcW w:w="1803" w:type="dxa"/>
          </w:tcPr>
          <w:p w14:paraId="26CB5FFF" w14:textId="0E52AD6A" w:rsidR="004A7367" w:rsidRPr="004A7367" w:rsidRDefault="004A7367" w:rsidP="004A7367">
            <w:pPr>
              <w:jc w:val="center"/>
              <w:rPr>
                <w:rFonts w:cs="B Lotus"/>
                <w:sz w:val="28"/>
                <w:szCs w:val="28"/>
                <w:rtl/>
              </w:rPr>
            </w:pPr>
            <w:r w:rsidRPr="004A7367">
              <w:rPr>
                <w:rFonts w:cs="B Lotus"/>
                <w:rtl/>
              </w:rPr>
              <w:t>812</w:t>
            </w:r>
          </w:p>
        </w:tc>
        <w:tc>
          <w:tcPr>
            <w:tcW w:w="1803" w:type="dxa"/>
          </w:tcPr>
          <w:p w14:paraId="632E7AE6" w14:textId="14D3679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جورقان‏</w:t>
            </w:r>
          </w:p>
        </w:tc>
        <w:tc>
          <w:tcPr>
            <w:tcW w:w="1803" w:type="dxa"/>
          </w:tcPr>
          <w:p w14:paraId="092DAB6A" w14:textId="0D38F807" w:rsidR="004A7367" w:rsidRPr="004A7367" w:rsidRDefault="004A7367" w:rsidP="004A7367">
            <w:pPr>
              <w:jc w:val="center"/>
              <w:rPr>
                <w:rFonts w:cs="B Lotus"/>
                <w:sz w:val="28"/>
                <w:szCs w:val="28"/>
                <w:rtl/>
              </w:rPr>
            </w:pPr>
            <w:r w:rsidRPr="004A7367">
              <w:rPr>
                <w:rFonts w:cs="B Lotus"/>
                <w:rtl/>
              </w:rPr>
              <w:t>24</w:t>
            </w:r>
          </w:p>
        </w:tc>
        <w:tc>
          <w:tcPr>
            <w:tcW w:w="1803" w:type="dxa"/>
          </w:tcPr>
          <w:p w14:paraId="3815BD87" w14:textId="5D8FC98E"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5AA51A78" w14:textId="77777777" w:rsidTr="00372823">
        <w:tc>
          <w:tcPr>
            <w:tcW w:w="1803" w:type="dxa"/>
          </w:tcPr>
          <w:p w14:paraId="7E44AC8A" w14:textId="77777777" w:rsidR="004A7367" w:rsidRPr="004A7367" w:rsidRDefault="004A7367" w:rsidP="004A7367">
            <w:pPr>
              <w:pStyle w:val="ListParagraph"/>
              <w:numPr>
                <w:ilvl w:val="0"/>
                <w:numId w:val="63"/>
              </w:numPr>
              <w:bidi/>
              <w:jc w:val="center"/>
              <w:rPr>
                <w:rFonts w:cs="B Lotus"/>
                <w:rtl/>
              </w:rPr>
            </w:pPr>
          </w:p>
        </w:tc>
        <w:tc>
          <w:tcPr>
            <w:tcW w:w="1803" w:type="dxa"/>
          </w:tcPr>
          <w:p w14:paraId="57AE5BA3" w14:textId="70344272" w:rsidR="004A7367" w:rsidRPr="004A7367" w:rsidRDefault="004A7367" w:rsidP="004A7367">
            <w:pPr>
              <w:jc w:val="center"/>
              <w:rPr>
                <w:rFonts w:cs="B Lotus"/>
                <w:sz w:val="28"/>
                <w:szCs w:val="28"/>
                <w:rtl/>
              </w:rPr>
            </w:pPr>
            <w:r w:rsidRPr="004A7367">
              <w:rPr>
                <w:rFonts w:cs="B Lotus"/>
                <w:rtl/>
              </w:rPr>
              <w:t>814</w:t>
            </w:r>
          </w:p>
        </w:tc>
        <w:tc>
          <w:tcPr>
            <w:tcW w:w="1803" w:type="dxa"/>
          </w:tcPr>
          <w:p w14:paraId="56FE5CA5" w14:textId="1FE604E7"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صالح</w:t>
            </w:r>
            <w:r w:rsidRPr="004A7367">
              <w:rPr>
                <w:rFonts w:cs="B Lotus"/>
                <w:rtl/>
              </w:rPr>
              <w:t xml:space="preserve"> </w:t>
            </w:r>
            <w:r w:rsidRPr="004A7367">
              <w:rPr>
                <w:rFonts w:cs="B Lotus" w:hint="cs"/>
                <w:rtl/>
              </w:rPr>
              <w:t>آباد‏</w:t>
            </w:r>
          </w:p>
        </w:tc>
        <w:tc>
          <w:tcPr>
            <w:tcW w:w="1803" w:type="dxa"/>
          </w:tcPr>
          <w:p w14:paraId="77351D60" w14:textId="5656E490" w:rsidR="004A7367" w:rsidRPr="004A7367" w:rsidRDefault="004A7367" w:rsidP="004A7367">
            <w:pPr>
              <w:jc w:val="center"/>
              <w:rPr>
                <w:rFonts w:cs="B Lotus"/>
                <w:sz w:val="28"/>
                <w:szCs w:val="28"/>
                <w:rtl/>
              </w:rPr>
            </w:pPr>
            <w:r w:rsidRPr="004A7367">
              <w:rPr>
                <w:rFonts w:cs="B Lotus"/>
                <w:rtl/>
              </w:rPr>
              <w:t>24</w:t>
            </w:r>
          </w:p>
        </w:tc>
        <w:tc>
          <w:tcPr>
            <w:tcW w:w="1803" w:type="dxa"/>
          </w:tcPr>
          <w:p w14:paraId="4BB4DA3E" w14:textId="5E8B4F90"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57D1553F" w14:textId="77777777" w:rsidTr="00372823">
        <w:tc>
          <w:tcPr>
            <w:tcW w:w="1803" w:type="dxa"/>
          </w:tcPr>
          <w:p w14:paraId="229DA525" w14:textId="77777777" w:rsidR="004A7367" w:rsidRPr="004A7367" w:rsidRDefault="004A7367" w:rsidP="004A7367">
            <w:pPr>
              <w:pStyle w:val="ListParagraph"/>
              <w:numPr>
                <w:ilvl w:val="0"/>
                <w:numId w:val="63"/>
              </w:numPr>
              <w:bidi/>
              <w:jc w:val="center"/>
              <w:rPr>
                <w:rFonts w:cs="B Lotus"/>
                <w:rtl/>
              </w:rPr>
            </w:pPr>
          </w:p>
        </w:tc>
        <w:tc>
          <w:tcPr>
            <w:tcW w:w="1803" w:type="dxa"/>
          </w:tcPr>
          <w:p w14:paraId="0AF551A0" w14:textId="21782CB1" w:rsidR="004A7367" w:rsidRPr="004A7367" w:rsidRDefault="004A7367" w:rsidP="004A7367">
            <w:pPr>
              <w:jc w:val="center"/>
              <w:rPr>
                <w:rFonts w:cs="B Lotus"/>
                <w:sz w:val="28"/>
                <w:szCs w:val="28"/>
                <w:rtl/>
              </w:rPr>
            </w:pPr>
            <w:r w:rsidRPr="004A7367">
              <w:rPr>
                <w:rFonts w:cs="B Lotus"/>
                <w:rtl/>
              </w:rPr>
              <w:t>815</w:t>
            </w:r>
          </w:p>
        </w:tc>
        <w:tc>
          <w:tcPr>
            <w:tcW w:w="1803" w:type="dxa"/>
          </w:tcPr>
          <w:p w14:paraId="00492D69" w14:textId="1A5752ED"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لالجین‏</w:t>
            </w:r>
          </w:p>
        </w:tc>
        <w:tc>
          <w:tcPr>
            <w:tcW w:w="1803" w:type="dxa"/>
          </w:tcPr>
          <w:p w14:paraId="125FD729" w14:textId="231512A9" w:rsidR="004A7367" w:rsidRPr="004A7367" w:rsidRDefault="004A7367" w:rsidP="004A7367">
            <w:pPr>
              <w:jc w:val="center"/>
              <w:rPr>
                <w:rFonts w:cs="B Lotus"/>
                <w:sz w:val="28"/>
                <w:szCs w:val="28"/>
                <w:rtl/>
              </w:rPr>
            </w:pPr>
            <w:r w:rsidRPr="004A7367">
              <w:rPr>
                <w:rFonts w:cs="B Lotus"/>
                <w:rtl/>
              </w:rPr>
              <w:t>24</w:t>
            </w:r>
          </w:p>
        </w:tc>
        <w:tc>
          <w:tcPr>
            <w:tcW w:w="1803" w:type="dxa"/>
          </w:tcPr>
          <w:p w14:paraId="01CDF45A" w14:textId="7A799896"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2D61398D" w14:textId="77777777" w:rsidTr="00372823">
        <w:tc>
          <w:tcPr>
            <w:tcW w:w="1803" w:type="dxa"/>
          </w:tcPr>
          <w:p w14:paraId="5398E527" w14:textId="77777777" w:rsidR="004A7367" w:rsidRPr="004A7367" w:rsidRDefault="004A7367" w:rsidP="004A7367">
            <w:pPr>
              <w:pStyle w:val="ListParagraph"/>
              <w:numPr>
                <w:ilvl w:val="0"/>
                <w:numId w:val="63"/>
              </w:numPr>
              <w:bidi/>
              <w:jc w:val="center"/>
              <w:rPr>
                <w:rFonts w:cs="B Lotus"/>
                <w:rtl/>
              </w:rPr>
            </w:pPr>
          </w:p>
        </w:tc>
        <w:tc>
          <w:tcPr>
            <w:tcW w:w="1803" w:type="dxa"/>
          </w:tcPr>
          <w:p w14:paraId="14C02EA7" w14:textId="25DF9F5D" w:rsidR="004A7367" w:rsidRPr="004A7367" w:rsidRDefault="004A7367" w:rsidP="004A7367">
            <w:pPr>
              <w:jc w:val="center"/>
              <w:rPr>
                <w:rFonts w:cs="B Lotus"/>
                <w:sz w:val="28"/>
                <w:szCs w:val="28"/>
                <w:rtl/>
              </w:rPr>
            </w:pPr>
            <w:r w:rsidRPr="004A7367">
              <w:rPr>
                <w:rFonts w:cs="B Lotus"/>
                <w:rtl/>
              </w:rPr>
              <w:t>816</w:t>
            </w:r>
          </w:p>
        </w:tc>
        <w:tc>
          <w:tcPr>
            <w:tcW w:w="1803" w:type="dxa"/>
          </w:tcPr>
          <w:p w14:paraId="2BCA6B33" w14:textId="0EF189C8"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سرکان‏</w:t>
            </w:r>
          </w:p>
        </w:tc>
        <w:tc>
          <w:tcPr>
            <w:tcW w:w="1803" w:type="dxa"/>
          </w:tcPr>
          <w:p w14:paraId="0F7F55A7" w14:textId="633F6CB6" w:rsidR="004A7367" w:rsidRPr="004A7367" w:rsidRDefault="004A7367" w:rsidP="004A7367">
            <w:pPr>
              <w:jc w:val="center"/>
              <w:rPr>
                <w:rFonts w:cs="B Lotus"/>
                <w:sz w:val="28"/>
                <w:szCs w:val="28"/>
                <w:rtl/>
              </w:rPr>
            </w:pPr>
            <w:r w:rsidRPr="004A7367">
              <w:rPr>
                <w:rFonts w:cs="B Lotus"/>
                <w:rtl/>
              </w:rPr>
              <w:t>24</w:t>
            </w:r>
          </w:p>
        </w:tc>
        <w:tc>
          <w:tcPr>
            <w:tcW w:w="1803" w:type="dxa"/>
          </w:tcPr>
          <w:p w14:paraId="23059E25" w14:textId="133A5EA8"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45664A8A" w14:textId="77777777" w:rsidTr="00372823">
        <w:tc>
          <w:tcPr>
            <w:tcW w:w="1803" w:type="dxa"/>
          </w:tcPr>
          <w:p w14:paraId="163B3715" w14:textId="77777777" w:rsidR="004A7367" w:rsidRPr="004A7367" w:rsidRDefault="004A7367" w:rsidP="004A7367">
            <w:pPr>
              <w:pStyle w:val="ListParagraph"/>
              <w:numPr>
                <w:ilvl w:val="0"/>
                <w:numId w:val="63"/>
              </w:numPr>
              <w:bidi/>
              <w:jc w:val="center"/>
              <w:rPr>
                <w:rFonts w:cs="B Lotus"/>
                <w:rtl/>
              </w:rPr>
            </w:pPr>
          </w:p>
        </w:tc>
        <w:tc>
          <w:tcPr>
            <w:tcW w:w="1803" w:type="dxa"/>
          </w:tcPr>
          <w:p w14:paraId="05E9B370" w14:textId="414E1305" w:rsidR="004A7367" w:rsidRPr="004A7367" w:rsidRDefault="004A7367" w:rsidP="004A7367">
            <w:pPr>
              <w:jc w:val="center"/>
              <w:rPr>
                <w:rFonts w:cs="B Lotus"/>
                <w:sz w:val="28"/>
                <w:szCs w:val="28"/>
                <w:rtl/>
              </w:rPr>
            </w:pPr>
            <w:r w:rsidRPr="004A7367">
              <w:rPr>
                <w:rFonts w:cs="B Lotus"/>
                <w:rtl/>
              </w:rPr>
              <w:t>817</w:t>
            </w:r>
          </w:p>
        </w:tc>
        <w:tc>
          <w:tcPr>
            <w:tcW w:w="1803" w:type="dxa"/>
          </w:tcPr>
          <w:p w14:paraId="719581A9" w14:textId="6B3C854C"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دمق‏</w:t>
            </w:r>
          </w:p>
        </w:tc>
        <w:tc>
          <w:tcPr>
            <w:tcW w:w="1803" w:type="dxa"/>
          </w:tcPr>
          <w:p w14:paraId="0F9C3685" w14:textId="0BD2B6B0" w:rsidR="004A7367" w:rsidRPr="004A7367" w:rsidRDefault="004A7367" w:rsidP="004A7367">
            <w:pPr>
              <w:jc w:val="center"/>
              <w:rPr>
                <w:rFonts w:cs="B Lotus"/>
                <w:sz w:val="28"/>
                <w:szCs w:val="28"/>
                <w:rtl/>
              </w:rPr>
            </w:pPr>
            <w:r w:rsidRPr="004A7367">
              <w:rPr>
                <w:rFonts w:cs="B Lotus"/>
                <w:rtl/>
              </w:rPr>
              <w:t>24</w:t>
            </w:r>
          </w:p>
        </w:tc>
        <w:tc>
          <w:tcPr>
            <w:tcW w:w="1803" w:type="dxa"/>
          </w:tcPr>
          <w:p w14:paraId="76E4452F" w14:textId="2DB73E01"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1116B7DB" w14:textId="77777777" w:rsidTr="00372823">
        <w:tc>
          <w:tcPr>
            <w:tcW w:w="1803" w:type="dxa"/>
          </w:tcPr>
          <w:p w14:paraId="01582802" w14:textId="77777777" w:rsidR="004A7367" w:rsidRPr="004A7367" w:rsidRDefault="004A7367" w:rsidP="004A7367">
            <w:pPr>
              <w:pStyle w:val="ListParagraph"/>
              <w:numPr>
                <w:ilvl w:val="0"/>
                <w:numId w:val="63"/>
              </w:numPr>
              <w:bidi/>
              <w:jc w:val="center"/>
              <w:rPr>
                <w:rFonts w:cs="B Lotus"/>
                <w:rtl/>
              </w:rPr>
            </w:pPr>
          </w:p>
        </w:tc>
        <w:tc>
          <w:tcPr>
            <w:tcW w:w="1803" w:type="dxa"/>
          </w:tcPr>
          <w:p w14:paraId="004660E9" w14:textId="69D26B73" w:rsidR="004A7367" w:rsidRPr="004A7367" w:rsidRDefault="004A7367" w:rsidP="004A7367">
            <w:pPr>
              <w:jc w:val="center"/>
              <w:rPr>
                <w:rFonts w:cs="B Lotus"/>
                <w:sz w:val="28"/>
                <w:szCs w:val="28"/>
                <w:rtl/>
              </w:rPr>
            </w:pPr>
            <w:r w:rsidRPr="004A7367">
              <w:rPr>
                <w:rFonts w:cs="B Lotus"/>
                <w:rtl/>
              </w:rPr>
              <w:t>818</w:t>
            </w:r>
          </w:p>
        </w:tc>
        <w:tc>
          <w:tcPr>
            <w:tcW w:w="1803" w:type="dxa"/>
          </w:tcPr>
          <w:p w14:paraId="270076C7" w14:textId="487118BB"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ازندریان‏</w:t>
            </w:r>
          </w:p>
        </w:tc>
        <w:tc>
          <w:tcPr>
            <w:tcW w:w="1803" w:type="dxa"/>
          </w:tcPr>
          <w:p w14:paraId="57D9899C" w14:textId="35CEA4BC" w:rsidR="004A7367" w:rsidRPr="004A7367" w:rsidRDefault="004A7367" w:rsidP="004A7367">
            <w:pPr>
              <w:jc w:val="center"/>
              <w:rPr>
                <w:rFonts w:cs="B Lotus"/>
                <w:sz w:val="28"/>
                <w:szCs w:val="28"/>
                <w:rtl/>
              </w:rPr>
            </w:pPr>
            <w:r w:rsidRPr="004A7367">
              <w:rPr>
                <w:rFonts w:cs="B Lotus"/>
                <w:rtl/>
              </w:rPr>
              <w:t>24</w:t>
            </w:r>
          </w:p>
        </w:tc>
        <w:tc>
          <w:tcPr>
            <w:tcW w:w="1803" w:type="dxa"/>
          </w:tcPr>
          <w:p w14:paraId="4F80FB50" w14:textId="5392A23A"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7F878D0F" w14:textId="77777777" w:rsidTr="00372823">
        <w:tc>
          <w:tcPr>
            <w:tcW w:w="1803" w:type="dxa"/>
          </w:tcPr>
          <w:p w14:paraId="57900FF1" w14:textId="77777777" w:rsidR="004A7367" w:rsidRPr="004A7367" w:rsidRDefault="004A7367" w:rsidP="004A7367">
            <w:pPr>
              <w:pStyle w:val="ListParagraph"/>
              <w:numPr>
                <w:ilvl w:val="0"/>
                <w:numId w:val="63"/>
              </w:numPr>
              <w:bidi/>
              <w:jc w:val="center"/>
              <w:rPr>
                <w:rFonts w:cs="B Lotus"/>
                <w:rtl/>
              </w:rPr>
            </w:pPr>
          </w:p>
        </w:tc>
        <w:tc>
          <w:tcPr>
            <w:tcW w:w="1803" w:type="dxa"/>
          </w:tcPr>
          <w:p w14:paraId="2F9805CE" w14:textId="3B66746C" w:rsidR="004A7367" w:rsidRPr="004A7367" w:rsidRDefault="004A7367" w:rsidP="004A7367">
            <w:pPr>
              <w:jc w:val="center"/>
              <w:rPr>
                <w:rFonts w:cs="B Lotus"/>
                <w:sz w:val="28"/>
                <w:szCs w:val="28"/>
                <w:rtl/>
              </w:rPr>
            </w:pPr>
            <w:r w:rsidRPr="004A7367">
              <w:rPr>
                <w:rFonts w:cs="B Lotus"/>
                <w:rtl/>
              </w:rPr>
              <w:t>819</w:t>
            </w:r>
          </w:p>
        </w:tc>
        <w:tc>
          <w:tcPr>
            <w:tcW w:w="1803" w:type="dxa"/>
          </w:tcPr>
          <w:p w14:paraId="762380FB" w14:textId="648D158B"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سامن‏</w:t>
            </w:r>
          </w:p>
        </w:tc>
        <w:tc>
          <w:tcPr>
            <w:tcW w:w="1803" w:type="dxa"/>
          </w:tcPr>
          <w:p w14:paraId="4B181285" w14:textId="13806C2F" w:rsidR="004A7367" w:rsidRPr="004A7367" w:rsidRDefault="004A7367" w:rsidP="004A7367">
            <w:pPr>
              <w:jc w:val="center"/>
              <w:rPr>
                <w:rFonts w:cs="B Lotus"/>
                <w:sz w:val="28"/>
                <w:szCs w:val="28"/>
                <w:rtl/>
              </w:rPr>
            </w:pPr>
            <w:r w:rsidRPr="004A7367">
              <w:rPr>
                <w:rFonts w:cs="B Lotus"/>
                <w:rtl/>
              </w:rPr>
              <w:t>24</w:t>
            </w:r>
          </w:p>
        </w:tc>
        <w:tc>
          <w:tcPr>
            <w:tcW w:w="1803" w:type="dxa"/>
          </w:tcPr>
          <w:p w14:paraId="758B6389" w14:textId="40C31620"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29440B43" w14:textId="77777777" w:rsidTr="00372823">
        <w:tc>
          <w:tcPr>
            <w:tcW w:w="1803" w:type="dxa"/>
          </w:tcPr>
          <w:p w14:paraId="11012EF6" w14:textId="77777777" w:rsidR="004A7367" w:rsidRPr="004A7367" w:rsidRDefault="004A7367" w:rsidP="004A7367">
            <w:pPr>
              <w:pStyle w:val="ListParagraph"/>
              <w:numPr>
                <w:ilvl w:val="0"/>
                <w:numId w:val="63"/>
              </w:numPr>
              <w:bidi/>
              <w:jc w:val="center"/>
              <w:rPr>
                <w:rFonts w:cs="B Lotus"/>
                <w:rtl/>
              </w:rPr>
            </w:pPr>
          </w:p>
        </w:tc>
        <w:tc>
          <w:tcPr>
            <w:tcW w:w="1803" w:type="dxa"/>
          </w:tcPr>
          <w:p w14:paraId="0E3B853E" w14:textId="1734954E" w:rsidR="004A7367" w:rsidRPr="004A7367" w:rsidRDefault="004A7367" w:rsidP="004A7367">
            <w:pPr>
              <w:jc w:val="center"/>
              <w:rPr>
                <w:rFonts w:cs="B Lotus"/>
                <w:sz w:val="28"/>
                <w:szCs w:val="28"/>
                <w:rtl/>
              </w:rPr>
            </w:pPr>
            <w:r w:rsidRPr="004A7367">
              <w:rPr>
                <w:rFonts w:cs="B Lotus"/>
                <w:rtl/>
              </w:rPr>
              <w:t>1400</w:t>
            </w:r>
          </w:p>
        </w:tc>
        <w:tc>
          <w:tcPr>
            <w:tcW w:w="1803" w:type="dxa"/>
          </w:tcPr>
          <w:p w14:paraId="1C735AB1" w14:textId="57509658" w:rsidR="004A7367" w:rsidRPr="004A7367" w:rsidRDefault="004A7367" w:rsidP="004A7367">
            <w:pPr>
              <w:jc w:val="center"/>
              <w:rPr>
                <w:rFonts w:cs="B Lotus"/>
                <w:sz w:val="28"/>
                <w:szCs w:val="28"/>
                <w:rtl/>
              </w:rPr>
            </w:pPr>
            <w:r w:rsidRPr="004A7367">
              <w:rPr>
                <w:rFonts w:cs="B Lotus" w:hint="cs"/>
                <w:rtl/>
              </w:rPr>
              <w:t>گل</w:t>
            </w:r>
            <w:r w:rsidRPr="004A7367">
              <w:rPr>
                <w:rFonts w:cs="B Lotus"/>
                <w:rtl/>
              </w:rPr>
              <w:t xml:space="preserve"> </w:t>
            </w:r>
            <w:r w:rsidRPr="004A7367">
              <w:rPr>
                <w:rFonts w:cs="B Lotus" w:hint="cs"/>
                <w:rtl/>
              </w:rPr>
              <w:t>تپه</w:t>
            </w:r>
          </w:p>
        </w:tc>
        <w:tc>
          <w:tcPr>
            <w:tcW w:w="1803" w:type="dxa"/>
          </w:tcPr>
          <w:p w14:paraId="106AF080" w14:textId="49A492F9" w:rsidR="004A7367" w:rsidRPr="004A7367" w:rsidRDefault="004A7367" w:rsidP="004A7367">
            <w:pPr>
              <w:jc w:val="center"/>
              <w:rPr>
                <w:rFonts w:cs="B Lotus"/>
                <w:sz w:val="28"/>
                <w:szCs w:val="28"/>
                <w:rtl/>
              </w:rPr>
            </w:pPr>
            <w:r w:rsidRPr="004A7367">
              <w:rPr>
                <w:rFonts w:cs="B Lotus"/>
                <w:rtl/>
              </w:rPr>
              <w:t>24</w:t>
            </w:r>
          </w:p>
        </w:tc>
        <w:tc>
          <w:tcPr>
            <w:tcW w:w="1803" w:type="dxa"/>
          </w:tcPr>
          <w:p w14:paraId="71991AD1" w14:textId="49A72E9A"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473605DF" w14:textId="77777777" w:rsidTr="00372823">
        <w:tc>
          <w:tcPr>
            <w:tcW w:w="1803" w:type="dxa"/>
          </w:tcPr>
          <w:p w14:paraId="643D8972" w14:textId="77777777" w:rsidR="004A7367" w:rsidRPr="004A7367" w:rsidRDefault="004A7367" w:rsidP="004A7367">
            <w:pPr>
              <w:pStyle w:val="ListParagraph"/>
              <w:numPr>
                <w:ilvl w:val="0"/>
                <w:numId w:val="63"/>
              </w:numPr>
              <w:bidi/>
              <w:jc w:val="center"/>
              <w:rPr>
                <w:rFonts w:cs="B Lotus"/>
                <w:rtl/>
              </w:rPr>
            </w:pPr>
          </w:p>
        </w:tc>
        <w:tc>
          <w:tcPr>
            <w:tcW w:w="1803" w:type="dxa"/>
          </w:tcPr>
          <w:p w14:paraId="3270DD69" w14:textId="2DB3A31D" w:rsidR="004A7367" w:rsidRPr="004A7367" w:rsidRDefault="004A7367" w:rsidP="004A7367">
            <w:pPr>
              <w:jc w:val="center"/>
              <w:rPr>
                <w:rFonts w:cs="B Lotus"/>
                <w:sz w:val="28"/>
                <w:szCs w:val="28"/>
                <w:rtl/>
              </w:rPr>
            </w:pPr>
            <w:r w:rsidRPr="004A7367">
              <w:rPr>
                <w:rFonts w:cs="B Lotus"/>
                <w:rtl/>
              </w:rPr>
              <w:t>1401</w:t>
            </w:r>
          </w:p>
        </w:tc>
        <w:tc>
          <w:tcPr>
            <w:tcW w:w="1803" w:type="dxa"/>
          </w:tcPr>
          <w:p w14:paraId="2EEAD758" w14:textId="5F8548DB" w:rsidR="004A7367" w:rsidRPr="004A7367" w:rsidRDefault="004A7367" w:rsidP="004A7367">
            <w:pPr>
              <w:jc w:val="center"/>
              <w:rPr>
                <w:rFonts w:cs="B Lotus"/>
                <w:sz w:val="28"/>
                <w:szCs w:val="28"/>
                <w:rtl/>
              </w:rPr>
            </w:pPr>
            <w:r w:rsidRPr="004A7367">
              <w:rPr>
                <w:rFonts w:cs="B Lotus" w:hint="cs"/>
                <w:rtl/>
              </w:rPr>
              <w:t>شیرین</w:t>
            </w:r>
            <w:r w:rsidRPr="004A7367">
              <w:rPr>
                <w:rFonts w:cs="B Lotus"/>
                <w:rtl/>
              </w:rPr>
              <w:t xml:space="preserve"> </w:t>
            </w:r>
            <w:r w:rsidRPr="004A7367">
              <w:rPr>
                <w:rFonts w:cs="B Lotus" w:hint="cs"/>
                <w:rtl/>
              </w:rPr>
              <w:t>سو</w:t>
            </w:r>
          </w:p>
        </w:tc>
        <w:tc>
          <w:tcPr>
            <w:tcW w:w="1803" w:type="dxa"/>
          </w:tcPr>
          <w:p w14:paraId="0254086A" w14:textId="1748D1AD" w:rsidR="004A7367" w:rsidRPr="004A7367" w:rsidRDefault="004A7367" w:rsidP="004A7367">
            <w:pPr>
              <w:jc w:val="center"/>
              <w:rPr>
                <w:rFonts w:cs="B Lotus"/>
                <w:sz w:val="28"/>
                <w:szCs w:val="28"/>
                <w:rtl/>
              </w:rPr>
            </w:pPr>
            <w:r w:rsidRPr="004A7367">
              <w:rPr>
                <w:rFonts w:cs="B Lotus"/>
                <w:rtl/>
              </w:rPr>
              <w:t>24</w:t>
            </w:r>
          </w:p>
        </w:tc>
        <w:tc>
          <w:tcPr>
            <w:tcW w:w="1803" w:type="dxa"/>
          </w:tcPr>
          <w:p w14:paraId="6CD37BE2" w14:textId="5FA0A4B3"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100FFD59" w14:textId="77777777" w:rsidTr="00372823">
        <w:tc>
          <w:tcPr>
            <w:tcW w:w="1803" w:type="dxa"/>
          </w:tcPr>
          <w:p w14:paraId="44863E01" w14:textId="77777777" w:rsidR="004A7367" w:rsidRPr="004A7367" w:rsidRDefault="004A7367" w:rsidP="004A7367">
            <w:pPr>
              <w:pStyle w:val="ListParagraph"/>
              <w:numPr>
                <w:ilvl w:val="0"/>
                <w:numId w:val="63"/>
              </w:numPr>
              <w:bidi/>
              <w:jc w:val="center"/>
              <w:rPr>
                <w:rFonts w:cs="B Lotus"/>
                <w:rtl/>
              </w:rPr>
            </w:pPr>
          </w:p>
        </w:tc>
        <w:tc>
          <w:tcPr>
            <w:tcW w:w="1803" w:type="dxa"/>
          </w:tcPr>
          <w:p w14:paraId="7E8C2402" w14:textId="30DB527A" w:rsidR="004A7367" w:rsidRPr="004A7367" w:rsidRDefault="004A7367" w:rsidP="004A7367">
            <w:pPr>
              <w:jc w:val="center"/>
              <w:rPr>
                <w:rFonts w:cs="B Lotus"/>
                <w:sz w:val="28"/>
                <w:szCs w:val="28"/>
                <w:rtl/>
              </w:rPr>
            </w:pPr>
            <w:r w:rsidRPr="004A7367">
              <w:rPr>
                <w:rFonts w:cs="B Lotus"/>
                <w:rtl/>
              </w:rPr>
              <w:t>1463</w:t>
            </w:r>
          </w:p>
        </w:tc>
        <w:tc>
          <w:tcPr>
            <w:tcW w:w="1803" w:type="dxa"/>
          </w:tcPr>
          <w:p w14:paraId="614E656C" w14:textId="68F7D7ED" w:rsidR="004A7367" w:rsidRPr="004A7367" w:rsidRDefault="004A7367" w:rsidP="004A7367">
            <w:pPr>
              <w:jc w:val="center"/>
              <w:rPr>
                <w:rFonts w:cs="B Lotus"/>
                <w:sz w:val="28"/>
                <w:szCs w:val="28"/>
                <w:rtl/>
              </w:rPr>
            </w:pPr>
            <w:r w:rsidRPr="004A7367">
              <w:rPr>
                <w:rFonts w:cs="B Lotus" w:hint="cs"/>
                <w:rtl/>
              </w:rPr>
              <w:t>گیان</w:t>
            </w:r>
          </w:p>
        </w:tc>
        <w:tc>
          <w:tcPr>
            <w:tcW w:w="1803" w:type="dxa"/>
          </w:tcPr>
          <w:p w14:paraId="1795D473" w14:textId="0723957D" w:rsidR="004A7367" w:rsidRPr="004A7367" w:rsidRDefault="004A7367" w:rsidP="004A7367">
            <w:pPr>
              <w:jc w:val="center"/>
              <w:rPr>
                <w:rFonts w:cs="B Lotus"/>
                <w:sz w:val="28"/>
                <w:szCs w:val="28"/>
                <w:rtl/>
              </w:rPr>
            </w:pPr>
            <w:r w:rsidRPr="004A7367">
              <w:rPr>
                <w:rFonts w:cs="B Lotus"/>
                <w:rtl/>
              </w:rPr>
              <w:t>24</w:t>
            </w:r>
          </w:p>
        </w:tc>
        <w:tc>
          <w:tcPr>
            <w:tcW w:w="1803" w:type="dxa"/>
          </w:tcPr>
          <w:p w14:paraId="6A040F0D" w14:textId="7B2A8F95"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31278678" w14:textId="77777777" w:rsidTr="00372823">
        <w:tc>
          <w:tcPr>
            <w:tcW w:w="1803" w:type="dxa"/>
          </w:tcPr>
          <w:p w14:paraId="066D9C6A" w14:textId="77777777" w:rsidR="004A7367" w:rsidRPr="004A7367" w:rsidRDefault="004A7367" w:rsidP="004A7367">
            <w:pPr>
              <w:pStyle w:val="ListParagraph"/>
              <w:numPr>
                <w:ilvl w:val="0"/>
                <w:numId w:val="63"/>
              </w:numPr>
              <w:bidi/>
              <w:jc w:val="center"/>
              <w:rPr>
                <w:rFonts w:cs="B Lotus"/>
                <w:rtl/>
              </w:rPr>
            </w:pPr>
          </w:p>
        </w:tc>
        <w:tc>
          <w:tcPr>
            <w:tcW w:w="1803" w:type="dxa"/>
          </w:tcPr>
          <w:p w14:paraId="5076FF18" w14:textId="2AD349A8" w:rsidR="004A7367" w:rsidRPr="004A7367" w:rsidRDefault="004A7367" w:rsidP="004A7367">
            <w:pPr>
              <w:jc w:val="center"/>
              <w:rPr>
                <w:rFonts w:cs="B Lotus"/>
                <w:sz w:val="28"/>
                <w:szCs w:val="28"/>
                <w:rtl/>
              </w:rPr>
            </w:pPr>
            <w:r w:rsidRPr="004A7367">
              <w:rPr>
                <w:rFonts w:cs="B Lotus"/>
                <w:rtl/>
              </w:rPr>
              <w:t>1559</w:t>
            </w:r>
          </w:p>
        </w:tc>
        <w:tc>
          <w:tcPr>
            <w:tcW w:w="1803" w:type="dxa"/>
          </w:tcPr>
          <w:p w14:paraId="00252BAA" w14:textId="06BD75B2" w:rsidR="004A7367" w:rsidRPr="004A7367" w:rsidRDefault="004A7367" w:rsidP="004A7367">
            <w:pPr>
              <w:jc w:val="center"/>
              <w:rPr>
                <w:rFonts w:cs="B Lotus"/>
                <w:sz w:val="28"/>
                <w:szCs w:val="28"/>
                <w:rtl/>
              </w:rPr>
            </w:pPr>
            <w:r w:rsidRPr="004A7367">
              <w:rPr>
                <w:rFonts w:cs="B Lotus" w:hint="cs"/>
                <w:rtl/>
              </w:rPr>
              <w:t>کرفس</w:t>
            </w:r>
          </w:p>
        </w:tc>
        <w:tc>
          <w:tcPr>
            <w:tcW w:w="1803" w:type="dxa"/>
          </w:tcPr>
          <w:p w14:paraId="2D08DA79" w14:textId="2D58E1F7" w:rsidR="004A7367" w:rsidRPr="004A7367" w:rsidRDefault="004A7367" w:rsidP="004A7367">
            <w:pPr>
              <w:jc w:val="center"/>
              <w:rPr>
                <w:rFonts w:cs="B Lotus"/>
                <w:sz w:val="28"/>
                <w:szCs w:val="28"/>
                <w:rtl/>
              </w:rPr>
            </w:pPr>
            <w:r w:rsidRPr="004A7367">
              <w:rPr>
                <w:rFonts w:cs="B Lotus"/>
                <w:rtl/>
              </w:rPr>
              <w:t>24</w:t>
            </w:r>
          </w:p>
        </w:tc>
        <w:tc>
          <w:tcPr>
            <w:tcW w:w="1803" w:type="dxa"/>
          </w:tcPr>
          <w:p w14:paraId="47B212E6" w14:textId="45E19254"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1D2AE15B" w14:textId="77777777" w:rsidTr="00372823">
        <w:tc>
          <w:tcPr>
            <w:tcW w:w="1803" w:type="dxa"/>
          </w:tcPr>
          <w:p w14:paraId="0DDA3EA3" w14:textId="77777777" w:rsidR="004A7367" w:rsidRPr="004A7367" w:rsidRDefault="004A7367" w:rsidP="004A7367">
            <w:pPr>
              <w:pStyle w:val="ListParagraph"/>
              <w:numPr>
                <w:ilvl w:val="0"/>
                <w:numId w:val="63"/>
              </w:numPr>
              <w:bidi/>
              <w:jc w:val="center"/>
              <w:rPr>
                <w:rFonts w:cs="B Lotus"/>
                <w:rtl/>
              </w:rPr>
            </w:pPr>
          </w:p>
        </w:tc>
        <w:tc>
          <w:tcPr>
            <w:tcW w:w="1803" w:type="dxa"/>
          </w:tcPr>
          <w:p w14:paraId="545E72CC" w14:textId="79B772EF" w:rsidR="004A7367" w:rsidRPr="004A7367" w:rsidRDefault="004A7367" w:rsidP="004A7367">
            <w:pPr>
              <w:jc w:val="center"/>
              <w:rPr>
                <w:rFonts w:cs="B Lotus"/>
                <w:sz w:val="28"/>
                <w:szCs w:val="28"/>
                <w:rtl/>
              </w:rPr>
            </w:pPr>
            <w:r w:rsidRPr="004A7367">
              <w:rPr>
                <w:rFonts w:cs="B Lotus"/>
                <w:rtl/>
              </w:rPr>
              <w:t>1560</w:t>
            </w:r>
          </w:p>
        </w:tc>
        <w:tc>
          <w:tcPr>
            <w:tcW w:w="1803" w:type="dxa"/>
          </w:tcPr>
          <w:p w14:paraId="4666E7B5" w14:textId="0DC13389" w:rsidR="004A7367" w:rsidRPr="004A7367" w:rsidRDefault="004A7367" w:rsidP="004A7367">
            <w:pPr>
              <w:jc w:val="center"/>
              <w:rPr>
                <w:rFonts w:cs="B Lotus"/>
                <w:sz w:val="28"/>
                <w:szCs w:val="28"/>
                <w:rtl/>
              </w:rPr>
            </w:pPr>
            <w:r w:rsidRPr="004A7367">
              <w:rPr>
                <w:rFonts w:cs="B Lotus" w:hint="cs"/>
                <w:rtl/>
              </w:rPr>
              <w:t>شاهنجرین</w:t>
            </w:r>
          </w:p>
        </w:tc>
        <w:tc>
          <w:tcPr>
            <w:tcW w:w="1803" w:type="dxa"/>
          </w:tcPr>
          <w:p w14:paraId="74D3DE4C" w14:textId="47E2DA39" w:rsidR="004A7367" w:rsidRPr="004A7367" w:rsidRDefault="004A7367" w:rsidP="004A7367">
            <w:pPr>
              <w:jc w:val="center"/>
              <w:rPr>
                <w:rFonts w:cs="B Lotus"/>
                <w:sz w:val="28"/>
                <w:szCs w:val="28"/>
                <w:rtl/>
              </w:rPr>
            </w:pPr>
            <w:r w:rsidRPr="004A7367">
              <w:rPr>
                <w:rFonts w:cs="B Lotus"/>
                <w:rtl/>
              </w:rPr>
              <w:t>24</w:t>
            </w:r>
          </w:p>
        </w:tc>
        <w:tc>
          <w:tcPr>
            <w:tcW w:w="1803" w:type="dxa"/>
          </w:tcPr>
          <w:p w14:paraId="7F03F7C0" w14:textId="64DA932C"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72EC351C" w14:textId="77777777" w:rsidTr="00372823">
        <w:tc>
          <w:tcPr>
            <w:tcW w:w="1803" w:type="dxa"/>
          </w:tcPr>
          <w:p w14:paraId="3E3F520F" w14:textId="77777777" w:rsidR="004A7367" w:rsidRPr="004A7367" w:rsidRDefault="004A7367" w:rsidP="004A7367">
            <w:pPr>
              <w:pStyle w:val="ListParagraph"/>
              <w:numPr>
                <w:ilvl w:val="0"/>
                <w:numId w:val="63"/>
              </w:numPr>
              <w:bidi/>
              <w:jc w:val="center"/>
              <w:rPr>
                <w:rFonts w:cs="B Lotus"/>
                <w:rtl/>
              </w:rPr>
            </w:pPr>
          </w:p>
        </w:tc>
        <w:tc>
          <w:tcPr>
            <w:tcW w:w="1803" w:type="dxa"/>
          </w:tcPr>
          <w:p w14:paraId="11141F73" w14:textId="304CF05A" w:rsidR="004A7367" w:rsidRPr="004A7367" w:rsidRDefault="004A7367" w:rsidP="004A7367">
            <w:pPr>
              <w:jc w:val="center"/>
              <w:rPr>
                <w:rFonts w:cs="B Lotus"/>
                <w:sz w:val="28"/>
                <w:szCs w:val="28"/>
                <w:rtl/>
              </w:rPr>
            </w:pPr>
            <w:r w:rsidRPr="004A7367">
              <w:rPr>
                <w:rFonts w:cs="B Lotus"/>
                <w:rtl/>
              </w:rPr>
              <w:t>1561</w:t>
            </w:r>
          </w:p>
        </w:tc>
        <w:tc>
          <w:tcPr>
            <w:tcW w:w="1803" w:type="dxa"/>
          </w:tcPr>
          <w:p w14:paraId="4C074BE1" w14:textId="12AD7FB8" w:rsidR="004A7367" w:rsidRPr="004A7367" w:rsidRDefault="004A7367" w:rsidP="004A7367">
            <w:pPr>
              <w:jc w:val="center"/>
              <w:rPr>
                <w:rFonts w:cs="B Lotus"/>
                <w:sz w:val="28"/>
                <w:szCs w:val="28"/>
                <w:rtl/>
              </w:rPr>
            </w:pPr>
            <w:r w:rsidRPr="004A7367">
              <w:rPr>
                <w:rFonts w:cs="B Lotus" w:hint="cs"/>
                <w:rtl/>
              </w:rPr>
              <w:t>مهاجران</w:t>
            </w:r>
          </w:p>
        </w:tc>
        <w:tc>
          <w:tcPr>
            <w:tcW w:w="1803" w:type="dxa"/>
          </w:tcPr>
          <w:p w14:paraId="4EF6CD0E" w14:textId="25097336" w:rsidR="004A7367" w:rsidRPr="004A7367" w:rsidRDefault="004A7367" w:rsidP="004A7367">
            <w:pPr>
              <w:jc w:val="center"/>
              <w:rPr>
                <w:rFonts w:cs="B Lotus"/>
                <w:sz w:val="28"/>
                <w:szCs w:val="28"/>
                <w:rtl/>
              </w:rPr>
            </w:pPr>
            <w:r w:rsidRPr="004A7367">
              <w:rPr>
                <w:rFonts w:cs="B Lotus"/>
                <w:rtl/>
              </w:rPr>
              <w:t>24</w:t>
            </w:r>
          </w:p>
        </w:tc>
        <w:tc>
          <w:tcPr>
            <w:tcW w:w="1803" w:type="dxa"/>
          </w:tcPr>
          <w:p w14:paraId="6D257583" w14:textId="7695AF63"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0FE6B1A6" w14:textId="77777777" w:rsidTr="00372823">
        <w:tc>
          <w:tcPr>
            <w:tcW w:w="1803" w:type="dxa"/>
          </w:tcPr>
          <w:p w14:paraId="775B0448" w14:textId="77777777" w:rsidR="004A7367" w:rsidRPr="004A7367" w:rsidRDefault="004A7367" w:rsidP="004A7367">
            <w:pPr>
              <w:pStyle w:val="ListParagraph"/>
              <w:numPr>
                <w:ilvl w:val="0"/>
                <w:numId w:val="63"/>
              </w:numPr>
              <w:bidi/>
              <w:jc w:val="center"/>
              <w:rPr>
                <w:rFonts w:cs="B Lotus"/>
                <w:rtl/>
              </w:rPr>
            </w:pPr>
          </w:p>
        </w:tc>
        <w:tc>
          <w:tcPr>
            <w:tcW w:w="1803" w:type="dxa"/>
          </w:tcPr>
          <w:p w14:paraId="6ABE58EC" w14:textId="677661D2" w:rsidR="004A7367" w:rsidRPr="004A7367" w:rsidRDefault="004A7367" w:rsidP="004A7367">
            <w:pPr>
              <w:jc w:val="center"/>
              <w:rPr>
                <w:rFonts w:cs="B Lotus"/>
                <w:sz w:val="28"/>
                <w:szCs w:val="28"/>
                <w:rtl/>
              </w:rPr>
            </w:pPr>
            <w:r w:rsidRPr="004A7367">
              <w:rPr>
                <w:rFonts w:cs="B Lotus"/>
                <w:rtl/>
              </w:rPr>
              <w:t>1562</w:t>
            </w:r>
          </w:p>
        </w:tc>
        <w:tc>
          <w:tcPr>
            <w:tcW w:w="1803" w:type="dxa"/>
          </w:tcPr>
          <w:p w14:paraId="2366495A" w14:textId="4393B50B" w:rsidR="004A7367" w:rsidRPr="004A7367" w:rsidRDefault="004A7367" w:rsidP="004A7367">
            <w:pPr>
              <w:jc w:val="center"/>
              <w:rPr>
                <w:rFonts w:cs="B Lotus"/>
                <w:sz w:val="28"/>
                <w:szCs w:val="28"/>
                <w:rtl/>
              </w:rPr>
            </w:pPr>
            <w:r w:rsidRPr="004A7367">
              <w:rPr>
                <w:rFonts w:cs="B Lotus" w:hint="cs"/>
                <w:rtl/>
              </w:rPr>
              <w:t>آجین</w:t>
            </w:r>
          </w:p>
        </w:tc>
        <w:tc>
          <w:tcPr>
            <w:tcW w:w="1803" w:type="dxa"/>
          </w:tcPr>
          <w:p w14:paraId="2618BF97" w14:textId="14953539" w:rsidR="004A7367" w:rsidRPr="004A7367" w:rsidRDefault="004A7367" w:rsidP="004A7367">
            <w:pPr>
              <w:jc w:val="center"/>
              <w:rPr>
                <w:rFonts w:cs="B Lotus"/>
                <w:sz w:val="28"/>
                <w:szCs w:val="28"/>
                <w:rtl/>
              </w:rPr>
            </w:pPr>
            <w:r w:rsidRPr="004A7367">
              <w:rPr>
                <w:rFonts w:cs="B Lotus"/>
                <w:rtl/>
              </w:rPr>
              <w:t>24</w:t>
            </w:r>
          </w:p>
        </w:tc>
        <w:tc>
          <w:tcPr>
            <w:tcW w:w="1803" w:type="dxa"/>
          </w:tcPr>
          <w:p w14:paraId="1E7AB8AF" w14:textId="3B279776"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61FFD130" w14:textId="77777777" w:rsidTr="00372823">
        <w:tc>
          <w:tcPr>
            <w:tcW w:w="1803" w:type="dxa"/>
          </w:tcPr>
          <w:p w14:paraId="5C3F8289" w14:textId="77777777" w:rsidR="004A7367" w:rsidRPr="004A7367" w:rsidRDefault="004A7367" w:rsidP="004A7367">
            <w:pPr>
              <w:pStyle w:val="ListParagraph"/>
              <w:numPr>
                <w:ilvl w:val="0"/>
                <w:numId w:val="63"/>
              </w:numPr>
              <w:bidi/>
              <w:jc w:val="center"/>
              <w:rPr>
                <w:rFonts w:cs="B Lotus"/>
                <w:rtl/>
              </w:rPr>
            </w:pPr>
          </w:p>
        </w:tc>
        <w:tc>
          <w:tcPr>
            <w:tcW w:w="1803" w:type="dxa"/>
          </w:tcPr>
          <w:p w14:paraId="2039DBEA" w14:textId="78EA55D7" w:rsidR="004A7367" w:rsidRPr="004A7367" w:rsidRDefault="004A7367" w:rsidP="004A7367">
            <w:pPr>
              <w:jc w:val="center"/>
              <w:rPr>
                <w:rFonts w:cs="B Lotus"/>
                <w:sz w:val="28"/>
                <w:szCs w:val="28"/>
                <w:rtl/>
              </w:rPr>
            </w:pPr>
            <w:r w:rsidRPr="004A7367">
              <w:rPr>
                <w:rFonts w:cs="B Lotus"/>
                <w:rtl/>
              </w:rPr>
              <w:t>1563</w:t>
            </w:r>
          </w:p>
        </w:tc>
        <w:tc>
          <w:tcPr>
            <w:tcW w:w="1803" w:type="dxa"/>
          </w:tcPr>
          <w:p w14:paraId="66B652BB" w14:textId="50EC205A" w:rsidR="004A7367" w:rsidRPr="004A7367" w:rsidRDefault="004A7367" w:rsidP="004A7367">
            <w:pPr>
              <w:jc w:val="center"/>
              <w:rPr>
                <w:rFonts w:cs="B Lotus"/>
                <w:sz w:val="28"/>
                <w:szCs w:val="28"/>
                <w:rtl/>
              </w:rPr>
            </w:pPr>
            <w:r w:rsidRPr="004A7367">
              <w:rPr>
                <w:rFonts w:cs="B Lotus" w:hint="cs"/>
                <w:rtl/>
              </w:rPr>
              <w:t>برزول</w:t>
            </w:r>
          </w:p>
        </w:tc>
        <w:tc>
          <w:tcPr>
            <w:tcW w:w="1803" w:type="dxa"/>
          </w:tcPr>
          <w:p w14:paraId="7B90CF02" w14:textId="0DA1F14B" w:rsidR="004A7367" w:rsidRPr="004A7367" w:rsidRDefault="004A7367" w:rsidP="004A7367">
            <w:pPr>
              <w:jc w:val="center"/>
              <w:rPr>
                <w:rFonts w:cs="B Lotus"/>
                <w:sz w:val="28"/>
                <w:szCs w:val="28"/>
                <w:rtl/>
              </w:rPr>
            </w:pPr>
            <w:r w:rsidRPr="004A7367">
              <w:rPr>
                <w:rFonts w:cs="B Lotus"/>
                <w:rtl/>
              </w:rPr>
              <w:t>24</w:t>
            </w:r>
          </w:p>
        </w:tc>
        <w:tc>
          <w:tcPr>
            <w:tcW w:w="1803" w:type="dxa"/>
          </w:tcPr>
          <w:p w14:paraId="7D628253" w14:textId="18B2807F"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026D2FB7" w14:textId="77777777" w:rsidTr="00372823">
        <w:tc>
          <w:tcPr>
            <w:tcW w:w="1803" w:type="dxa"/>
          </w:tcPr>
          <w:p w14:paraId="38DAC8D8" w14:textId="77777777" w:rsidR="004A7367" w:rsidRPr="004A7367" w:rsidRDefault="004A7367" w:rsidP="004A7367">
            <w:pPr>
              <w:pStyle w:val="ListParagraph"/>
              <w:numPr>
                <w:ilvl w:val="0"/>
                <w:numId w:val="63"/>
              </w:numPr>
              <w:bidi/>
              <w:jc w:val="center"/>
              <w:rPr>
                <w:rFonts w:cs="B Lotus"/>
                <w:rtl/>
              </w:rPr>
            </w:pPr>
          </w:p>
        </w:tc>
        <w:tc>
          <w:tcPr>
            <w:tcW w:w="1803" w:type="dxa"/>
          </w:tcPr>
          <w:p w14:paraId="2E08FB80" w14:textId="12F84F19" w:rsidR="004A7367" w:rsidRPr="004A7367" w:rsidRDefault="004A7367" w:rsidP="004A7367">
            <w:pPr>
              <w:jc w:val="center"/>
              <w:rPr>
                <w:rFonts w:cs="B Lotus"/>
                <w:sz w:val="28"/>
                <w:szCs w:val="28"/>
                <w:rtl/>
              </w:rPr>
            </w:pPr>
            <w:r w:rsidRPr="004A7367">
              <w:rPr>
                <w:rFonts w:cs="B Lotus"/>
                <w:rtl/>
              </w:rPr>
              <w:t>1564</w:t>
            </w:r>
          </w:p>
        </w:tc>
        <w:tc>
          <w:tcPr>
            <w:tcW w:w="1803" w:type="dxa"/>
          </w:tcPr>
          <w:p w14:paraId="29A527E8" w14:textId="5AFF2615" w:rsidR="004A7367" w:rsidRPr="004A7367" w:rsidRDefault="004A7367" w:rsidP="004A7367">
            <w:pPr>
              <w:jc w:val="center"/>
              <w:rPr>
                <w:rFonts w:cs="B Lotus"/>
                <w:sz w:val="28"/>
                <w:szCs w:val="28"/>
                <w:rtl/>
              </w:rPr>
            </w:pPr>
            <w:r w:rsidRPr="004A7367">
              <w:rPr>
                <w:rFonts w:cs="B Lotus" w:hint="cs"/>
                <w:rtl/>
              </w:rPr>
              <w:t>زنگنه</w:t>
            </w:r>
          </w:p>
        </w:tc>
        <w:tc>
          <w:tcPr>
            <w:tcW w:w="1803" w:type="dxa"/>
          </w:tcPr>
          <w:p w14:paraId="3FF8B0EB" w14:textId="0964CFB8" w:rsidR="004A7367" w:rsidRPr="004A7367" w:rsidRDefault="004A7367" w:rsidP="004A7367">
            <w:pPr>
              <w:jc w:val="center"/>
              <w:rPr>
                <w:rFonts w:cs="B Lotus"/>
                <w:sz w:val="28"/>
                <w:szCs w:val="28"/>
                <w:rtl/>
              </w:rPr>
            </w:pPr>
            <w:r w:rsidRPr="004A7367">
              <w:rPr>
                <w:rFonts w:cs="B Lotus"/>
                <w:rtl/>
              </w:rPr>
              <w:t>24</w:t>
            </w:r>
          </w:p>
        </w:tc>
        <w:tc>
          <w:tcPr>
            <w:tcW w:w="1803" w:type="dxa"/>
          </w:tcPr>
          <w:p w14:paraId="42A805B5" w14:textId="7B818262"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3AC92181" w14:textId="77777777" w:rsidTr="00372823">
        <w:tc>
          <w:tcPr>
            <w:tcW w:w="1803" w:type="dxa"/>
          </w:tcPr>
          <w:p w14:paraId="1386F9E4" w14:textId="77777777" w:rsidR="004A7367" w:rsidRPr="004A7367" w:rsidRDefault="004A7367" w:rsidP="004A7367">
            <w:pPr>
              <w:pStyle w:val="ListParagraph"/>
              <w:numPr>
                <w:ilvl w:val="0"/>
                <w:numId w:val="63"/>
              </w:numPr>
              <w:bidi/>
              <w:jc w:val="center"/>
              <w:rPr>
                <w:rFonts w:cs="B Lotus"/>
                <w:rtl/>
              </w:rPr>
            </w:pPr>
          </w:p>
        </w:tc>
        <w:tc>
          <w:tcPr>
            <w:tcW w:w="1803" w:type="dxa"/>
          </w:tcPr>
          <w:p w14:paraId="31CC3DD2" w14:textId="3273E0D0" w:rsidR="004A7367" w:rsidRPr="004A7367" w:rsidRDefault="004A7367" w:rsidP="004A7367">
            <w:pPr>
              <w:jc w:val="center"/>
              <w:rPr>
                <w:rFonts w:cs="B Lotus"/>
                <w:sz w:val="28"/>
                <w:szCs w:val="28"/>
                <w:rtl/>
              </w:rPr>
            </w:pPr>
            <w:r w:rsidRPr="004A7367">
              <w:rPr>
                <w:rFonts w:cs="B Lotus"/>
                <w:rtl/>
              </w:rPr>
              <w:t>1565</w:t>
            </w:r>
          </w:p>
        </w:tc>
        <w:tc>
          <w:tcPr>
            <w:tcW w:w="1803" w:type="dxa"/>
          </w:tcPr>
          <w:p w14:paraId="036C7FEE" w14:textId="2284651B" w:rsidR="004A7367" w:rsidRPr="004A7367" w:rsidRDefault="004A7367" w:rsidP="004A7367">
            <w:pPr>
              <w:jc w:val="center"/>
              <w:rPr>
                <w:rFonts w:cs="B Lotus"/>
                <w:sz w:val="28"/>
                <w:szCs w:val="28"/>
                <w:rtl/>
              </w:rPr>
            </w:pPr>
            <w:r w:rsidRPr="004A7367">
              <w:rPr>
                <w:rFonts w:cs="B Lotus" w:hint="cs"/>
                <w:rtl/>
              </w:rPr>
              <w:t>جوكار</w:t>
            </w:r>
          </w:p>
        </w:tc>
        <w:tc>
          <w:tcPr>
            <w:tcW w:w="1803" w:type="dxa"/>
          </w:tcPr>
          <w:p w14:paraId="74748162" w14:textId="4C27729B" w:rsidR="004A7367" w:rsidRPr="004A7367" w:rsidRDefault="004A7367" w:rsidP="004A7367">
            <w:pPr>
              <w:jc w:val="center"/>
              <w:rPr>
                <w:rFonts w:cs="B Lotus"/>
                <w:sz w:val="28"/>
                <w:szCs w:val="28"/>
                <w:rtl/>
              </w:rPr>
            </w:pPr>
            <w:r w:rsidRPr="004A7367">
              <w:rPr>
                <w:rFonts w:cs="B Lotus"/>
                <w:rtl/>
              </w:rPr>
              <w:t>24</w:t>
            </w:r>
          </w:p>
        </w:tc>
        <w:tc>
          <w:tcPr>
            <w:tcW w:w="1803" w:type="dxa"/>
          </w:tcPr>
          <w:p w14:paraId="34948816" w14:textId="20648E2F"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3EBE60EE" w14:textId="77777777" w:rsidTr="00372823">
        <w:tc>
          <w:tcPr>
            <w:tcW w:w="1803" w:type="dxa"/>
          </w:tcPr>
          <w:p w14:paraId="31A26BDB" w14:textId="77777777" w:rsidR="004A7367" w:rsidRPr="004A7367" w:rsidRDefault="004A7367" w:rsidP="004A7367">
            <w:pPr>
              <w:pStyle w:val="ListParagraph"/>
              <w:numPr>
                <w:ilvl w:val="0"/>
                <w:numId w:val="63"/>
              </w:numPr>
              <w:bidi/>
              <w:jc w:val="center"/>
              <w:rPr>
                <w:rFonts w:cs="B Lotus"/>
                <w:rtl/>
              </w:rPr>
            </w:pPr>
          </w:p>
        </w:tc>
        <w:tc>
          <w:tcPr>
            <w:tcW w:w="1803" w:type="dxa"/>
          </w:tcPr>
          <w:p w14:paraId="51172ED9" w14:textId="4CAF6DCD" w:rsidR="004A7367" w:rsidRPr="004A7367" w:rsidRDefault="004A7367" w:rsidP="004A7367">
            <w:pPr>
              <w:jc w:val="center"/>
              <w:rPr>
                <w:rFonts w:cs="B Lotus"/>
                <w:sz w:val="28"/>
                <w:szCs w:val="28"/>
                <w:rtl/>
              </w:rPr>
            </w:pPr>
            <w:r w:rsidRPr="004A7367">
              <w:rPr>
                <w:rFonts w:cs="B Lotus"/>
                <w:rtl/>
              </w:rPr>
              <w:t>1566</w:t>
            </w:r>
          </w:p>
        </w:tc>
        <w:tc>
          <w:tcPr>
            <w:tcW w:w="1803" w:type="dxa"/>
          </w:tcPr>
          <w:p w14:paraId="016D24A3" w14:textId="01142B51" w:rsidR="004A7367" w:rsidRPr="004A7367" w:rsidRDefault="004A7367" w:rsidP="004A7367">
            <w:pPr>
              <w:jc w:val="center"/>
              <w:rPr>
                <w:rFonts w:cs="B Lotus"/>
                <w:sz w:val="28"/>
                <w:szCs w:val="28"/>
                <w:rtl/>
              </w:rPr>
            </w:pPr>
            <w:r w:rsidRPr="004A7367">
              <w:rPr>
                <w:rFonts w:cs="B Lotus" w:hint="cs"/>
                <w:rtl/>
              </w:rPr>
              <w:t>فرسفج</w:t>
            </w:r>
          </w:p>
        </w:tc>
        <w:tc>
          <w:tcPr>
            <w:tcW w:w="1803" w:type="dxa"/>
          </w:tcPr>
          <w:p w14:paraId="5323209C" w14:textId="7DCE6DBB" w:rsidR="004A7367" w:rsidRPr="004A7367" w:rsidRDefault="004A7367" w:rsidP="004A7367">
            <w:pPr>
              <w:jc w:val="center"/>
              <w:rPr>
                <w:rFonts w:cs="B Lotus"/>
                <w:sz w:val="28"/>
                <w:szCs w:val="28"/>
                <w:rtl/>
              </w:rPr>
            </w:pPr>
            <w:r w:rsidRPr="004A7367">
              <w:rPr>
                <w:rFonts w:cs="B Lotus"/>
                <w:rtl/>
              </w:rPr>
              <w:t>24</w:t>
            </w:r>
          </w:p>
        </w:tc>
        <w:tc>
          <w:tcPr>
            <w:tcW w:w="1803" w:type="dxa"/>
          </w:tcPr>
          <w:p w14:paraId="05A6DEA3" w14:textId="73549EAF" w:rsidR="004A7367" w:rsidRPr="004A7367" w:rsidRDefault="004A7367" w:rsidP="004A7367">
            <w:pPr>
              <w:jc w:val="center"/>
              <w:rPr>
                <w:rFonts w:cs="B Lotus"/>
                <w:sz w:val="28"/>
                <w:szCs w:val="28"/>
                <w:rtl/>
              </w:rPr>
            </w:pPr>
            <w:r w:rsidRPr="004A7367">
              <w:rPr>
                <w:rFonts w:cs="B Lotus" w:hint="cs"/>
                <w:rtl/>
              </w:rPr>
              <w:t>همدان</w:t>
            </w:r>
          </w:p>
        </w:tc>
      </w:tr>
      <w:tr w:rsidR="004A7367" w:rsidRPr="004A7367" w14:paraId="799DB3E8" w14:textId="77777777" w:rsidTr="00372823">
        <w:tc>
          <w:tcPr>
            <w:tcW w:w="1803" w:type="dxa"/>
          </w:tcPr>
          <w:p w14:paraId="74DFE7A9" w14:textId="77777777" w:rsidR="004A7367" w:rsidRPr="004A7367" w:rsidRDefault="004A7367" w:rsidP="004A7367">
            <w:pPr>
              <w:pStyle w:val="ListParagraph"/>
              <w:numPr>
                <w:ilvl w:val="0"/>
                <w:numId w:val="63"/>
              </w:numPr>
              <w:bidi/>
              <w:jc w:val="center"/>
              <w:rPr>
                <w:rFonts w:cs="B Lotus"/>
                <w:rtl/>
              </w:rPr>
            </w:pPr>
          </w:p>
        </w:tc>
        <w:tc>
          <w:tcPr>
            <w:tcW w:w="1803" w:type="dxa"/>
          </w:tcPr>
          <w:p w14:paraId="28995CA9" w14:textId="10589FC8" w:rsidR="004A7367" w:rsidRPr="004A7367" w:rsidRDefault="004A7367" w:rsidP="004A7367">
            <w:pPr>
              <w:jc w:val="center"/>
              <w:rPr>
                <w:rFonts w:cs="B Lotus"/>
                <w:sz w:val="28"/>
                <w:szCs w:val="28"/>
                <w:rtl/>
              </w:rPr>
            </w:pPr>
            <w:r w:rsidRPr="004A7367">
              <w:rPr>
                <w:rFonts w:cs="B Lotus"/>
                <w:rtl/>
              </w:rPr>
              <w:t>415</w:t>
            </w:r>
          </w:p>
        </w:tc>
        <w:tc>
          <w:tcPr>
            <w:tcW w:w="1803" w:type="dxa"/>
          </w:tcPr>
          <w:p w14:paraId="1E847CD7" w14:textId="32F6670A" w:rsidR="004A7367" w:rsidRPr="004A7367" w:rsidRDefault="004A7367" w:rsidP="004A7367">
            <w:pPr>
              <w:jc w:val="center"/>
              <w:rPr>
                <w:rFonts w:cs="B Lotus"/>
                <w:sz w:val="28"/>
                <w:szCs w:val="28"/>
                <w:rtl/>
              </w:rPr>
            </w:pPr>
            <w:r w:rsidRPr="004A7367">
              <w:rPr>
                <w:rFonts w:cs="B Lotus" w:hint="cs"/>
                <w:rtl/>
              </w:rPr>
              <w:t>یزد</w:t>
            </w:r>
          </w:p>
        </w:tc>
        <w:tc>
          <w:tcPr>
            <w:tcW w:w="1803" w:type="dxa"/>
          </w:tcPr>
          <w:p w14:paraId="5BB5F57B" w14:textId="31DBCAFE" w:rsidR="004A7367" w:rsidRPr="004A7367" w:rsidRDefault="004A7367" w:rsidP="004A7367">
            <w:pPr>
              <w:jc w:val="center"/>
              <w:rPr>
                <w:rFonts w:cs="B Lotus"/>
                <w:sz w:val="28"/>
                <w:szCs w:val="28"/>
                <w:rtl/>
              </w:rPr>
            </w:pPr>
            <w:r w:rsidRPr="004A7367">
              <w:rPr>
                <w:rFonts w:cs="B Lotus"/>
                <w:rtl/>
              </w:rPr>
              <w:t>25</w:t>
            </w:r>
          </w:p>
        </w:tc>
        <w:tc>
          <w:tcPr>
            <w:tcW w:w="1803" w:type="dxa"/>
          </w:tcPr>
          <w:p w14:paraId="6E97646B" w14:textId="58073C60"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102A1347" w14:textId="77777777" w:rsidTr="00372823">
        <w:tc>
          <w:tcPr>
            <w:tcW w:w="1803" w:type="dxa"/>
          </w:tcPr>
          <w:p w14:paraId="10B99C5A" w14:textId="77777777" w:rsidR="004A7367" w:rsidRPr="004A7367" w:rsidRDefault="004A7367" w:rsidP="004A7367">
            <w:pPr>
              <w:pStyle w:val="ListParagraph"/>
              <w:numPr>
                <w:ilvl w:val="0"/>
                <w:numId w:val="63"/>
              </w:numPr>
              <w:bidi/>
              <w:jc w:val="center"/>
              <w:rPr>
                <w:rFonts w:cs="B Lotus"/>
                <w:rtl/>
              </w:rPr>
            </w:pPr>
          </w:p>
        </w:tc>
        <w:tc>
          <w:tcPr>
            <w:tcW w:w="1803" w:type="dxa"/>
          </w:tcPr>
          <w:p w14:paraId="320BB3E2" w14:textId="28A4215E" w:rsidR="004A7367" w:rsidRPr="004A7367" w:rsidRDefault="004A7367" w:rsidP="004A7367">
            <w:pPr>
              <w:jc w:val="center"/>
              <w:rPr>
                <w:rFonts w:cs="B Lotus"/>
                <w:sz w:val="28"/>
                <w:szCs w:val="28"/>
                <w:rtl/>
              </w:rPr>
            </w:pPr>
            <w:r w:rsidRPr="004A7367">
              <w:rPr>
                <w:rFonts w:cs="B Lotus"/>
                <w:rtl/>
              </w:rPr>
              <w:t>416</w:t>
            </w:r>
          </w:p>
        </w:tc>
        <w:tc>
          <w:tcPr>
            <w:tcW w:w="1803" w:type="dxa"/>
          </w:tcPr>
          <w:p w14:paraId="0600AE76" w14:textId="3BA0DB9B" w:rsidR="004A7367" w:rsidRPr="004A7367" w:rsidRDefault="004A7367" w:rsidP="004A7367">
            <w:pPr>
              <w:jc w:val="center"/>
              <w:rPr>
                <w:rFonts w:cs="B Lotus"/>
                <w:sz w:val="28"/>
                <w:szCs w:val="28"/>
                <w:rtl/>
              </w:rPr>
            </w:pPr>
            <w:r w:rsidRPr="004A7367">
              <w:rPr>
                <w:rFonts w:cs="B Lotus" w:hint="cs"/>
                <w:rtl/>
              </w:rPr>
              <w:t>میبد</w:t>
            </w:r>
          </w:p>
        </w:tc>
        <w:tc>
          <w:tcPr>
            <w:tcW w:w="1803" w:type="dxa"/>
          </w:tcPr>
          <w:p w14:paraId="633191AC" w14:textId="25159596" w:rsidR="004A7367" w:rsidRPr="004A7367" w:rsidRDefault="004A7367" w:rsidP="004A7367">
            <w:pPr>
              <w:jc w:val="center"/>
              <w:rPr>
                <w:rFonts w:cs="B Lotus"/>
                <w:sz w:val="28"/>
                <w:szCs w:val="28"/>
                <w:rtl/>
              </w:rPr>
            </w:pPr>
            <w:r w:rsidRPr="004A7367">
              <w:rPr>
                <w:rFonts w:cs="B Lotus"/>
                <w:rtl/>
              </w:rPr>
              <w:t>25</w:t>
            </w:r>
          </w:p>
        </w:tc>
        <w:tc>
          <w:tcPr>
            <w:tcW w:w="1803" w:type="dxa"/>
          </w:tcPr>
          <w:p w14:paraId="7FAE6526" w14:textId="481871E2"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7E27E17B" w14:textId="77777777" w:rsidTr="00372823">
        <w:tc>
          <w:tcPr>
            <w:tcW w:w="1803" w:type="dxa"/>
          </w:tcPr>
          <w:p w14:paraId="664AA262" w14:textId="77777777" w:rsidR="004A7367" w:rsidRPr="004A7367" w:rsidRDefault="004A7367" w:rsidP="004A7367">
            <w:pPr>
              <w:pStyle w:val="ListParagraph"/>
              <w:numPr>
                <w:ilvl w:val="0"/>
                <w:numId w:val="63"/>
              </w:numPr>
              <w:bidi/>
              <w:jc w:val="center"/>
              <w:rPr>
                <w:rFonts w:cs="B Lotus"/>
                <w:rtl/>
              </w:rPr>
            </w:pPr>
          </w:p>
        </w:tc>
        <w:tc>
          <w:tcPr>
            <w:tcW w:w="1803" w:type="dxa"/>
          </w:tcPr>
          <w:p w14:paraId="393236B4" w14:textId="6CD5D57F" w:rsidR="004A7367" w:rsidRPr="004A7367" w:rsidRDefault="004A7367" w:rsidP="004A7367">
            <w:pPr>
              <w:jc w:val="center"/>
              <w:rPr>
                <w:rFonts w:cs="B Lotus"/>
                <w:sz w:val="28"/>
                <w:szCs w:val="28"/>
                <w:rtl/>
              </w:rPr>
            </w:pPr>
            <w:r w:rsidRPr="004A7367">
              <w:rPr>
                <w:rFonts w:cs="B Lotus"/>
                <w:rtl/>
              </w:rPr>
              <w:t>417</w:t>
            </w:r>
          </w:p>
        </w:tc>
        <w:tc>
          <w:tcPr>
            <w:tcW w:w="1803" w:type="dxa"/>
          </w:tcPr>
          <w:p w14:paraId="56695BCD" w14:textId="626C66A4" w:rsidR="004A7367" w:rsidRPr="004A7367" w:rsidRDefault="004A7367" w:rsidP="004A7367">
            <w:pPr>
              <w:jc w:val="center"/>
              <w:rPr>
                <w:rFonts w:cs="B Lotus"/>
                <w:sz w:val="28"/>
                <w:szCs w:val="28"/>
                <w:rtl/>
              </w:rPr>
            </w:pPr>
            <w:r w:rsidRPr="004A7367">
              <w:rPr>
                <w:rFonts w:cs="B Lotus" w:hint="cs"/>
                <w:rtl/>
              </w:rPr>
              <w:t>اردکان</w:t>
            </w:r>
          </w:p>
        </w:tc>
        <w:tc>
          <w:tcPr>
            <w:tcW w:w="1803" w:type="dxa"/>
          </w:tcPr>
          <w:p w14:paraId="22F39B18" w14:textId="73AA8501" w:rsidR="004A7367" w:rsidRPr="004A7367" w:rsidRDefault="004A7367" w:rsidP="004A7367">
            <w:pPr>
              <w:jc w:val="center"/>
              <w:rPr>
                <w:rFonts w:cs="B Lotus"/>
                <w:sz w:val="28"/>
                <w:szCs w:val="28"/>
                <w:rtl/>
              </w:rPr>
            </w:pPr>
            <w:r w:rsidRPr="004A7367">
              <w:rPr>
                <w:rFonts w:cs="B Lotus"/>
                <w:rtl/>
              </w:rPr>
              <w:t>25</w:t>
            </w:r>
          </w:p>
        </w:tc>
        <w:tc>
          <w:tcPr>
            <w:tcW w:w="1803" w:type="dxa"/>
          </w:tcPr>
          <w:p w14:paraId="7691B677" w14:textId="6FBD78FD"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61005041" w14:textId="77777777" w:rsidTr="00372823">
        <w:tc>
          <w:tcPr>
            <w:tcW w:w="1803" w:type="dxa"/>
          </w:tcPr>
          <w:p w14:paraId="584D96AC" w14:textId="77777777" w:rsidR="004A7367" w:rsidRPr="004A7367" w:rsidRDefault="004A7367" w:rsidP="004A7367">
            <w:pPr>
              <w:pStyle w:val="ListParagraph"/>
              <w:numPr>
                <w:ilvl w:val="0"/>
                <w:numId w:val="63"/>
              </w:numPr>
              <w:bidi/>
              <w:jc w:val="center"/>
              <w:rPr>
                <w:rFonts w:cs="B Lotus"/>
                <w:rtl/>
              </w:rPr>
            </w:pPr>
          </w:p>
        </w:tc>
        <w:tc>
          <w:tcPr>
            <w:tcW w:w="1803" w:type="dxa"/>
          </w:tcPr>
          <w:p w14:paraId="5B021D20" w14:textId="52D7650A" w:rsidR="004A7367" w:rsidRPr="004A7367" w:rsidRDefault="004A7367" w:rsidP="004A7367">
            <w:pPr>
              <w:jc w:val="center"/>
              <w:rPr>
                <w:rFonts w:cs="B Lotus"/>
                <w:sz w:val="28"/>
                <w:szCs w:val="28"/>
                <w:rtl/>
              </w:rPr>
            </w:pPr>
            <w:r w:rsidRPr="004A7367">
              <w:rPr>
                <w:rFonts w:cs="B Lotus"/>
                <w:rtl/>
              </w:rPr>
              <w:t>418</w:t>
            </w:r>
          </w:p>
        </w:tc>
        <w:tc>
          <w:tcPr>
            <w:tcW w:w="1803" w:type="dxa"/>
          </w:tcPr>
          <w:p w14:paraId="7B242EC3" w14:textId="2C4C1676" w:rsidR="004A7367" w:rsidRPr="004A7367" w:rsidRDefault="004A7367" w:rsidP="004A7367">
            <w:pPr>
              <w:jc w:val="center"/>
              <w:rPr>
                <w:rFonts w:cs="B Lotus"/>
                <w:sz w:val="28"/>
                <w:szCs w:val="28"/>
                <w:rtl/>
              </w:rPr>
            </w:pPr>
            <w:r w:rsidRPr="004A7367">
              <w:rPr>
                <w:rFonts w:cs="B Lotus" w:hint="cs"/>
                <w:rtl/>
              </w:rPr>
              <w:t>مهریز</w:t>
            </w:r>
          </w:p>
        </w:tc>
        <w:tc>
          <w:tcPr>
            <w:tcW w:w="1803" w:type="dxa"/>
          </w:tcPr>
          <w:p w14:paraId="3622DC63" w14:textId="7E0680EF" w:rsidR="004A7367" w:rsidRPr="004A7367" w:rsidRDefault="004A7367" w:rsidP="004A7367">
            <w:pPr>
              <w:jc w:val="center"/>
              <w:rPr>
                <w:rFonts w:cs="B Lotus"/>
                <w:sz w:val="28"/>
                <w:szCs w:val="28"/>
                <w:rtl/>
              </w:rPr>
            </w:pPr>
            <w:r w:rsidRPr="004A7367">
              <w:rPr>
                <w:rFonts w:cs="B Lotus"/>
                <w:rtl/>
              </w:rPr>
              <w:t>25</w:t>
            </w:r>
          </w:p>
        </w:tc>
        <w:tc>
          <w:tcPr>
            <w:tcW w:w="1803" w:type="dxa"/>
          </w:tcPr>
          <w:p w14:paraId="726D8B04" w14:textId="5A8D4962"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6A54417A" w14:textId="77777777" w:rsidTr="00372823">
        <w:tc>
          <w:tcPr>
            <w:tcW w:w="1803" w:type="dxa"/>
          </w:tcPr>
          <w:p w14:paraId="3A480ACD" w14:textId="77777777" w:rsidR="004A7367" w:rsidRPr="004A7367" w:rsidRDefault="004A7367" w:rsidP="004A7367">
            <w:pPr>
              <w:pStyle w:val="ListParagraph"/>
              <w:numPr>
                <w:ilvl w:val="0"/>
                <w:numId w:val="63"/>
              </w:numPr>
              <w:bidi/>
              <w:jc w:val="center"/>
              <w:rPr>
                <w:rFonts w:cs="B Lotus"/>
                <w:rtl/>
              </w:rPr>
            </w:pPr>
          </w:p>
        </w:tc>
        <w:tc>
          <w:tcPr>
            <w:tcW w:w="1803" w:type="dxa"/>
          </w:tcPr>
          <w:p w14:paraId="6413C905" w14:textId="7945187A" w:rsidR="004A7367" w:rsidRPr="004A7367" w:rsidRDefault="004A7367" w:rsidP="004A7367">
            <w:pPr>
              <w:jc w:val="center"/>
              <w:rPr>
                <w:rFonts w:cs="B Lotus"/>
                <w:sz w:val="28"/>
                <w:szCs w:val="28"/>
                <w:rtl/>
              </w:rPr>
            </w:pPr>
            <w:r w:rsidRPr="004A7367">
              <w:rPr>
                <w:rFonts w:cs="B Lotus"/>
                <w:rtl/>
              </w:rPr>
              <w:t>419</w:t>
            </w:r>
          </w:p>
        </w:tc>
        <w:tc>
          <w:tcPr>
            <w:tcW w:w="1803" w:type="dxa"/>
          </w:tcPr>
          <w:p w14:paraId="6613A4DF" w14:textId="6AC90564" w:rsidR="004A7367" w:rsidRPr="004A7367" w:rsidRDefault="004A7367" w:rsidP="004A7367">
            <w:pPr>
              <w:jc w:val="center"/>
              <w:rPr>
                <w:rFonts w:cs="B Lotus"/>
                <w:sz w:val="28"/>
                <w:szCs w:val="28"/>
                <w:rtl/>
              </w:rPr>
            </w:pPr>
            <w:r w:rsidRPr="004A7367">
              <w:rPr>
                <w:rFonts w:cs="B Lotus" w:hint="cs"/>
                <w:rtl/>
              </w:rPr>
              <w:t>ابرکوه</w:t>
            </w:r>
          </w:p>
        </w:tc>
        <w:tc>
          <w:tcPr>
            <w:tcW w:w="1803" w:type="dxa"/>
          </w:tcPr>
          <w:p w14:paraId="1AA8F9F9" w14:textId="3CE0BDF2" w:rsidR="004A7367" w:rsidRPr="004A7367" w:rsidRDefault="004A7367" w:rsidP="004A7367">
            <w:pPr>
              <w:jc w:val="center"/>
              <w:rPr>
                <w:rFonts w:cs="B Lotus"/>
                <w:sz w:val="28"/>
                <w:szCs w:val="28"/>
                <w:rtl/>
              </w:rPr>
            </w:pPr>
            <w:r w:rsidRPr="004A7367">
              <w:rPr>
                <w:rFonts w:cs="B Lotus"/>
                <w:rtl/>
              </w:rPr>
              <w:t>25</w:t>
            </w:r>
          </w:p>
        </w:tc>
        <w:tc>
          <w:tcPr>
            <w:tcW w:w="1803" w:type="dxa"/>
          </w:tcPr>
          <w:p w14:paraId="5F8A7BB4" w14:textId="14E3C70E"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5BAEB140" w14:textId="77777777" w:rsidTr="00372823">
        <w:tc>
          <w:tcPr>
            <w:tcW w:w="1803" w:type="dxa"/>
          </w:tcPr>
          <w:p w14:paraId="566E768E" w14:textId="77777777" w:rsidR="004A7367" w:rsidRPr="004A7367" w:rsidRDefault="004A7367" w:rsidP="004A7367">
            <w:pPr>
              <w:pStyle w:val="ListParagraph"/>
              <w:numPr>
                <w:ilvl w:val="0"/>
                <w:numId w:val="63"/>
              </w:numPr>
              <w:bidi/>
              <w:jc w:val="center"/>
              <w:rPr>
                <w:rFonts w:cs="B Lotus"/>
                <w:rtl/>
              </w:rPr>
            </w:pPr>
          </w:p>
        </w:tc>
        <w:tc>
          <w:tcPr>
            <w:tcW w:w="1803" w:type="dxa"/>
          </w:tcPr>
          <w:p w14:paraId="3D60E7C5" w14:textId="01582B46" w:rsidR="004A7367" w:rsidRPr="004A7367" w:rsidRDefault="004A7367" w:rsidP="004A7367">
            <w:pPr>
              <w:jc w:val="center"/>
              <w:rPr>
                <w:rFonts w:cs="B Lotus"/>
                <w:sz w:val="28"/>
                <w:szCs w:val="28"/>
                <w:rtl/>
              </w:rPr>
            </w:pPr>
            <w:r w:rsidRPr="004A7367">
              <w:rPr>
                <w:rFonts w:cs="B Lotus"/>
                <w:rtl/>
              </w:rPr>
              <w:t>420</w:t>
            </w:r>
          </w:p>
        </w:tc>
        <w:tc>
          <w:tcPr>
            <w:tcW w:w="1803" w:type="dxa"/>
          </w:tcPr>
          <w:p w14:paraId="49A85379" w14:textId="2E80BEF9" w:rsidR="004A7367" w:rsidRPr="004A7367" w:rsidRDefault="004A7367" w:rsidP="004A7367">
            <w:pPr>
              <w:jc w:val="center"/>
              <w:rPr>
                <w:rFonts w:cs="B Lotus"/>
                <w:sz w:val="28"/>
                <w:szCs w:val="28"/>
                <w:rtl/>
              </w:rPr>
            </w:pPr>
            <w:r w:rsidRPr="004A7367">
              <w:rPr>
                <w:rFonts w:cs="B Lotus" w:hint="cs"/>
                <w:rtl/>
              </w:rPr>
              <w:t>تفت</w:t>
            </w:r>
          </w:p>
        </w:tc>
        <w:tc>
          <w:tcPr>
            <w:tcW w:w="1803" w:type="dxa"/>
          </w:tcPr>
          <w:p w14:paraId="599719CE" w14:textId="1C2B262F" w:rsidR="004A7367" w:rsidRPr="004A7367" w:rsidRDefault="004A7367" w:rsidP="004A7367">
            <w:pPr>
              <w:jc w:val="center"/>
              <w:rPr>
                <w:rFonts w:cs="B Lotus"/>
                <w:sz w:val="28"/>
                <w:szCs w:val="28"/>
                <w:rtl/>
              </w:rPr>
            </w:pPr>
            <w:r w:rsidRPr="004A7367">
              <w:rPr>
                <w:rFonts w:cs="B Lotus"/>
                <w:rtl/>
              </w:rPr>
              <w:t>25</w:t>
            </w:r>
          </w:p>
        </w:tc>
        <w:tc>
          <w:tcPr>
            <w:tcW w:w="1803" w:type="dxa"/>
          </w:tcPr>
          <w:p w14:paraId="14C5CD4E" w14:textId="3E64A23E"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5E4F993C" w14:textId="77777777" w:rsidTr="00372823">
        <w:tc>
          <w:tcPr>
            <w:tcW w:w="1803" w:type="dxa"/>
          </w:tcPr>
          <w:p w14:paraId="7F8BD8DD" w14:textId="77777777" w:rsidR="004A7367" w:rsidRPr="004A7367" w:rsidRDefault="004A7367" w:rsidP="004A7367">
            <w:pPr>
              <w:pStyle w:val="ListParagraph"/>
              <w:numPr>
                <w:ilvl w:val="0"/>
                <w:numId w:val="63"/>
              </w:numPr>
              <w:bidi/>
              <w:jc w:val="center"/>
              <w:rPr>
                <w:rFonts w:cs="B Lotus"/>
                <w:rtl/>
              </w:rPr>
            </w:pPr>
          </w:p>
        </w:tc>
        <w:tc>
          <w:tcPr>
            <w:tcW w:w="1803" w:type="dxa"/>
          </w:tcPr>
          <w:p w14:paraId="57D2D6F7" w14:textId="35B0F975" w:rsidR="004A7367" w:rsidRPr="004A7367" w:rsidRDefault="004A7367" w:rsidP="004A7367">
            <w:pPr>
              <w:jc w:val="center"/>
              <w:rPr>
                <w:rFonts w:cs="B Lotus"/>
                <w:sz w:val="28"/>
                <w:szCs w:val="28"/>
                <w:rtl/>
              </w:rPr>
            </w:pPr>
            <w:r w:rsidRPr="004A7367">
              <w:rPr>
                <w:rFonts w:cs="B Lotus"/>
                <w:rtl/>
              </w:rPr>
              <w:t>421</w:t>
            </w:r>
          </w:p>
        </w:tc>
        <w:tc>
          <w:tcPr>
            <w:tcW w:w="1803" w:type="dxa"/>
          </w:tcPr>
          <w:p w14:paraId="4E8D9F17" w14:textId="615EBFE3" w:rsidR="004A7367" w:rsidRPr="004A7367" w:rsidRDefault="004A7367" w:rsidP="004A7367">
            <w:pPr>
              <w:jc w:val="center"/>
              <w:rPr>
                <w:rFonts w:cs="B Lotus"/>
                <w:sz w:val="28"/>
                <w:szCs w:val="28"/>
                <w:rtl/>
              </w:rPr>
            </w:pPr>
            <w:r w:rsidRPr="004A7367">
              <w:rPr>
                <w:rFonts w:cs="B Lotus" w:hint="cs"/>
                <w:rtl/>
              </w:rPr>
              <w:t>زارچ</w:t>
            </w:r>
          </w:p>
        </w:tc>
        <w:tc>
          <w:tcPr>
            <w:tcW w:w="1803" w:type="dxa"/>
          </w:tcPr>
          <w:p w14:paraId="2A1D1BA2" w14:textId="0AF46520" w:rsidR="004A7367" w:rsidRPr="004A7367" w:rsidRDefault="004A7367" w:rsidP="004A7367">
            <w:pPr>
              <w:jc w:val="center"/>
              <w:rPr>
                <w:rFonts w:cs="B Lotus"/>
                <w:sz w:val="28"/>
                <w:szCs w:val="28"/>
                <w:rtl/>
              </w:rPr>
            </w:pPr>
            <w:r w:rsidRPr="004A7367">
              <w:rPr>
                <w:rFonts w:cs="B Lotus"/>
                <w:rtl/>
              </w:rPr>
              <w:t>25</w:t>
            </w:r>
          </w:p>
        </w:tc>
        <w:tc>
          <w:tcPr>
            <w:tcW w:w="1803" w:type="dxa"/>
          </w:tcPr>
          <w:p w14:paraId="39B9ED5E" w14:textId="5CD82130"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6E86C6BF" w14:textId="77777777" w:rsidTr="00372823">
        <w:tc>
          <w:tcPr>
            <w:tcW w:w="1803" w:type="dxa"/>
          </w:tcPr>
          <w:p w14:paraId="5E540E42" w14:textId="77777777" w:rsidR="004A7367" w:rsidRPr="004A7367" w:rsidRDefault="004A7367" w:rsidP="004A7367">
            <w:pPr>
              <w:pStyle w:val="ListParagraph"/>
              <w:numPr>
                <w:ilvl w:val="0"/>
                <w:numId w:val="63"/>
              </w:numPr>
              <w:bidi/>
              <w:jc w:val="center"/>
              <w:rPr>
                <w:rFonts w:cs="B Lotus"/>
                <w:rtl/>
              </w:rPr>
            </w:pPr>
          </w:p>
        </w:tc>
        <w:tc>
          <w:tcPr>
            <w:tcW w:w="1803" w:type="dxa"/>
          </w:tcPr>
          <w:p w14:paraId="2EB67BC6" w14:textId="6A7E20DA" w:rsidR="004A7367" w:rsidRPr="004A7367" w:rsidRDefault="004A7367" w:rsidP="004A7367">
            <w:pPr>
              <w:jc w:val="center"/>
              <w:rPr>
                <w:rFonts w:cs="B Lotus"/>
                <w:sz w:val="28"/>
                <w:szCs w:val="28"/>
                <w:rtl/>
              </w:rPr>
            </w:pPr>
            <w:r w:rsidRPr="004A7367">
              <w:rPr>
                <w:rFonts w:cs="B Lotus"/>
                <w:rtl/>
              </w:rPr>
              <w:t>422</w:t>
            </w:r>
          </w:p>
        </w:tc>
        <w:tc>
          <w:tcPr>
            <w:tcW w:w="1803" w:type="dxa"/>
          </w:tcPr>
          <w:p w14:paraId="29B720C4" w14:textId="03BF330D" w:rsidR="004A7367" w:rsidRPr="004A7367" w:rsidRDefault="004A7367" w:rsidP="004A7367">
            <w:pPr>
              <w:jc w:val="center"/>
              <w:rPr>
                <w:rFonts w:cs="B Lotus"/>
                <w:sz w:val="28"/>
                <w:szCs w:val="28"/>
                <w:rtl/>
              </w:rPr>
            </w:pPr>
            <w:r w:rsidRPr="004A7367">
              <w:rPr>
                <w:rFonts w:cs="B Lotus" w:hint="cs"/>
                <w:rtl/>
              </w:rPr>
              <w:t>بهاباد</w:t>
            </w:r>
          </w:p>
        </w:tc>
        <w:tc>
          <w:tcPr>
            <w:tcW w:w="1803" w:type="dxa"/>
          </w:tcPr>
          <w:p w14:paraId="7170BDC4" w14:textId="591623C2" w:rsidR="004A7367" w:rsidRPr="004A7367" w:rsidRDefault="004A7367" w:rsidP="004A7367">
            <w:pPr>
              <w:jc w:val="center"/>
              <w:rPr>
                <w:rFonts w:cs="B Lotus"/>
                <w:sz w:val="28"/>
                <w:szCs w:val="28"/>
                <w:rtl/>
              </w:rPr>
            </w:pPr>
            <w:r w:rsidRPr="004A7367">
              <w:rPr>
                <w:rFonts w:cs="B Lotus"/>
                <w:rtl/>
              </w:rPr>
              <w:t>25</w:t>
            </w:r>
          </w:p>
        </w:tc>
        <w:tc>
          <w:tcPr>
            <w:tcW w:w="1803" w:type="dxa"/>
          </w:tcPr>
          <w:p w14:paraId="0D2CFBBF" w14:textId="41669F7F"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42096235" w14:textId="77777777" w:rsidTr="00372823">
        <w:tc>
          <w:tcPr>
            <w:tcW w:w="1803" w:type="dxa"/>
          </w:tcPr>
          <w:p w14:paraId="671EB910" w14:textId="77777777" w:rsidR="004A7367" w:rsidRPr="004A7367" w:rsidRDefault="004A7367" w:rsidP="004A7367">
            <w:pPr>
              <w:pStyle w:val="ListParagraph"/>
              <w:numPr>
                <w:ilvl w:val="0"/>
                <w:numId w:val="63"/>
              </w:numPr>
              <w:bidi/>
              <w:jc w:val="center"/>
              <w:rPr>
                <w:rFonts w:cs="B Lotus"/>
                <w:rtl/>
              </w:rPr>
            </w:pPr>
          </w:p>
        </w:tc>
        <w:tc>
          <w:tcPr>
            <w:tcW w:w="1803" w:type="dxa"/>
          </w:tcPr>
          <w:p w14:paraId="43838725" w14:textId="190192B2" w:rsidR="004A7367" w:rsidRPr="004A7367" w:rsidRDefault="004A7367" w:rsidP="004A7367">
            <w:pPr>
              <w:jc w:val="center"/>
              <w:rPr>
                <w:rFonts w:cs="B Lotus"/>
                <w:sz w:val="28"/>
                <w:szCs w:val="28"/>
                <w:rtl/>
              </w:rPr>
            </w:pPr>
            <w:r w:rsidRPr="004A7367">
              <w:rPr>
                <w:rFonts w:cs="B Lotus"/>
                <w:rtl/>
              </w:rPr>
              <w:t>423</w:t>
            </w:r>
          </w:p>
        </w:tc>
        <w:tc>
          <w:tcPr>
            <w:tcW w:w="1803" w:type="dxa"/>
          </w:tcPr>
          <w:p w14:paraId="27E476BA" w14:textId="6C657C0C" w:rsidR="004A7367" w:rsidRPr="004A7367" w:rsidRDefault="004A7367" w:rsidP="004A7367">
            <w:pPr>
              <w:jc w:val="center"/>
              <w:rPr>
                <w:rFonts w:cs="B Lotus"/>
                <w:sz w:val="28"/>
                <w:szCs w:val="28"/>
                <w:rtl/>
              </w:rPr>
            </w:pPr>
            <w:r w:rsidRPr="004A7367">
              <w:rPr>
                <w:rFonts w:cs="B Lotus" w:hint="cs"/>
                <w:rtl/>
              </w:rPr>
              <w:t>بافق</w:t>
            </w:r>
          </w:p>
        </w:tc>
        <w:tc>
          <w:tcPr>
            <w:tcW w:w="1803" w:type="dxa"/>
          </w:tcPr>
          <w:p w14:paraId="02AB80B6" w14:textId="0C54B9D8" w:rsidR="004A7367" w:rsidRPr="004A7367" w:rsidRDefault="004A7367" w:rsidP="004A7367">
            <w:pPr>
              <w:jc w:val="center"/>
              <w:rPr>
                <w:rFonts w:cs="B Lotus"/>
                <w:sz w:val="28"/>
                <w:szCs w:val="28"/>
                <w:rtl/>
              </w:rPr>
            </w:pPr>
            <w:r w:rsidRPr="004A7367">
              <w:rPr>
                <w:rFonts w:cs="B Lotus"/>
                <w:rtl/>
              </w:rPr>
              <w:t>25</w:t>
            </w:r>
          </w:p>
        </w:tc>
        <w:tc>
          <w:tcPr>
            <w:tcW w:w="1803" w:type="dxa"/>
          </w:tcPr>
          <w:p w14:paraId="08757001" w14:textId="296A5316"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3C6C34DD" w14:textId="77777777" w:rsidTr="00372823">
        <w:tc>
          <w:tcPr>
            <w:tcW w:w="1803" w:type="dxa"/>
          </w:tcPr>
          <w:p w14:paraId="649AA457" w14:textId="77777777" w:rsidR="004A7367" w:rsidRPr="004A7367" w:rsidRDefault="004A7367" w:rsidP="004A7367">
            <w:pPr>
              <w:pStyle w:val="ListParagraph"/>
              <w:numPr>
                <w:ilvl w:val="0"/>
                <w:numId w:val="63"/>
              </w:numPr>
              <w:bidi/>
              <w:jc w:val="center"/>
              <w:rPr>
                <w:rFonts w:cs="B Lotus"/>
                <w:rtl/>
              </w:rPr>
            </w:pPr>
          </w:p>
        </w:tc>
        <w:tc>
          <w:tcPr>
            <w:tcW w:w="1803" w:type="dxa"/>
          </w:tcPr>
          <w:p w14:paraId="7D095DEF" w14:textId="6F022EA2" w:rsidR="004A7367" w:rsidRPr="004A7367" w:rsidRDefault="004A7367" w:rsidP="004A7367">
            <w:pPr>
              <w:jc w:val="center"/>
              <w:rPr>
                <w:rFonts w:cs="B Lotus"/>
                <w:sz w:val="28"/>
                <w:szCs w:val="28"/>
                <w:rtl/>
              </w:rPr>
            </w:pPr>
            <w:r w:rsidRPr="004A7367">
              <w:rPr>
                <w:rFonts w:cs="B Lotus"/>
                <w:rtl/>
              </w:rPr>
              <w:t>424</w:t>
            </w:r>
          </w:p>
        </w:tc>
        <w:tc>
          <w:tcPr>
            <w:tcW w:w="1803" w:type="dxa"/>
          </w:tcPr>
          <w:p w14:paraId="6B6597B4" w14:textId="41C3ED2B" w:rsidR="004A7367" w:rsidRPr="004A7367" w:rsidRDefault="004A7367" w:rsidP="004A7367">
            <w:pPr>
              <w:jc w:val="center"/>
              <w:rPr>
                <w:rFonts w:cs="B Lotus"/>
                <w:sz w:val="28"/>
                <w:szCs w:val="28"/>
                <w:rtl/>
              </w:rPr>
            </w:pPr>
            <w:r w:rsidRPr="004A7367">
              <w:rPr>
                <w:rFonts w:cs="B Lotus" w:hint="cs"/>
                <w:rtl/>
              </w:rPr>
              <w:t>صدوق</w:t>
            </w:r>
            <w:r w:rsidRPr="004A7367">
              <w:rPr>
                <w:rFonts w:cs="B Lotus"/>
                <w:rtl/>
              </w:rPr>
              <w:t xml:space="preserve"> </w:t>
            </w:r>
            <w:r w:rsidRPr="004A7367">
              <w:rPr>
                <w:rFonts w:cs="B Lotus" w:hint="cs"/>
                <w:rtl/>
              </w:rPr>
              <w:t>اشکذر</w:t>
            </w:r>
          </w:p>
        </w:tc>
        <w:tc>
          <w:tcPr>
            <w:tcW w:w="1803" w:type="dxa"/>
          </w:tcPr>
          <w:p w14:paraId="3379B43A" w14:textId="146E6F41" w:rsidR="004A7367" w:rsidRPr="004A7367" w:rsidRDefault="004A7367" w:rsidP="004A7367">
            <w:pPr>
              <w:jc w:val="center"/>
              <w:rPr>
                <w:rFonts w:cs="B Lotus"/>
                <w:sz w:val="28"/>
                <w:szCs w:val="28"/>
                <w:rtl/>
              </w:rPr>
            </w:pPr>
            <w:r w:rsidRPr="004A7367">
              <w:rPr>
                <w:rFonts w:cs="B Lotus"/>
                <w:rtl/>
              </w:rPr>
              <w:t>25</w:t>
            </w:r>
          </w:p>
        </w:tc>
        <w:tc>
          <w:tcPr>
            <w:tcW w:w="1803" w:type="dxa"/>
          </w:tcPr>
          <w:p w14:paraId="5F03D4D5" w14:textId="6BAEC1EA"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055E0F1A" w14:textId="77777777" w:rsidTr="00372823">
        <w:tc>
          <w:tcPr>
            <w:tcW w:w="1803" w:type="dxa"/>
          </w:tcPr>
          <w:p w14:paraId="5270A2A9" w14:textId="77777777" w:rsidR="004A7367" w:rsidRPr="004A7367" w:rsidRDefault="004A7367" w:rsidP="004A7367">
            <w:pPr>
              <w:pStyle w:val="ListParagraph"/>
              <w:numPr>
                <w:ilvl w:val="0"/>
                <w:numId w:val="63"/>
              </w:numPr>
              <w:bidi/>
              <w:jc w:val="center"/>
              <w:rPr>
                <w:rFonts w:cs="B Lotus"/>
                <w:rtl/>
              </w:rPr>
            </w:pPr>
          </w:p>
        </w:tc>
        <w:tc>
          <w:tcPr>
            <w:tcW w:w="1803" w:type="dxa"/>
          </w:tcPr>
          <w:p w14:paraId="1E34E797" w14:textId="2A521BC8" w:rsidR="004A7367" w:rsidRPr="004A7367" w:rsidRDefault="004A7367" w:rsidP="004A7367">
            <w:pPr>
              <w:jc w:val="center"/>
              <w:rPr>
                <w:rFonts w:cs="B Lotus"/>
                <w:sz w:val="28"/>
                <w:szCs w:val="28"/>
                <w:rtl/>
              </w:rPr>
            </w:pPr>
            <w:r w:rsidRPr="004A7367">
              <w:rPr>
                <w:rFonts w:cs="B Lotus"/>
                <w:rtl/>
              </w:rPr>
              <w:t>426</w:t>
            </w:r>
          </w:p>
        </w:tc>
        <w:tc>
          <w:tcPr>
            <w:tcW w:w="1803" w:type="dxa"/>
          </w:tcPr>
          <w:p w14:paraId="6EA55582" w14:textId="2B007F2E" w:rsidR="004A7367" w:rsidRPr="004A7367" w:rsidRDefault="004A7367" w:rsidP="004A7367">
            <w:pPr>
              <w:jc w:val="center"/>
              <w:rPr>
                <w:rFonts w:cs="B Lotus"/>
                <w:sz w:val="28"/>
                <w:szCs w:val="28"/>
                <w:rtl/>
              </w:rPr>
            </w:pPr>
            <w:r w:rsidRPr="004A7367">
              <w:rPr>
                <w:rFonts w:cs="B Lotus" w:hint="cs"/>
                <w:rtl/>
              </w:rPr>
              <w:t>خاتم</w:t>
            </w:r>
          </w:p>
        </w:tc>
        <w:tc>
          <w:tcPr>
            <w:tcW w:w="1803" w:type="dxa"/>
          </w:tcPr>
          <w:p w14:paraId="57CE4B45" w14:textId="4D1BD20A" w:rsidR="004A7367" w:rsidRPr="004A7367" w:rsidRDefault="004A7367" w:rsidP="004A7367">
            <w:pPr>
              <w:jc w:val="center"/>
              <w:rPr>
                <w:rFonts w:cs="B Lotus"/>
                <w:sz w:val="28"/>
                <w:szCs w:val="28"/>
                <w:rtl/>
              </w:rPr>
            </w:pPr>
            <w:r w:rsidRPr="004A7367">
              <w:rPr>
                <w:rFonts w:cs="B Lotus"/>
                <w:rtl/>
              </w:rPr>
              <w:t>25</w:t>
            </w:r>
          </w:p>
        </w:tc>
        <w:tc>
          <w:tcPr>
            <w:tcW w:w="1803" w:type="dxa"/>
          </w:tcPr>
          <w:p w14:paraId="202A7767" w14:textId="3F55AAAA"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7B18A91C" w14:textId="77777777" w:rsidTr="00372823">
        <w:tc>
          <w:tcPr>
            <w:tcW w:w="1803" w:type="dxa"/>
          </w:tcPr>
          <w:p w14:paraId="6201C219" w14:textId="77777777" w:rsidR="004A7367" w:rsidRPr="004A7367" w:rsidRDefault="004A7367" w:rsidP="004A7367">
            <w:pPr>
              <w:pStyle w:val="ListParagraph"/>
              <w:numPr>
                <w:ilvl w:val="0"/>
                <w:numId w:val="63"/>
              </w:numPr>
              <w:bidi/>
              <w:jc w:val="center"/>
              <w:rPr>
                <w:rFonts w:cs="B Lotus"/>
                <w:rtl/>
              </w:rPr>
            </w:pPr>
          </w:p>
        </w:tc>
        <w:tc>
          <w:tcPr>
            <w:tcW w:w="1803" w:type="dxa"/>
          </w:tcPr>
          <w:p w14:paraId="0475FF69" w14:textId="54811E36" w:rsidR="004A7367" w:rsidRPr="004A7367" w:rsidRDefault="004A7367" w:rsidP="004A7367">
            <w:pPr>
              <w:jc w:val="center"/>
              <w:rPr>
                <w:rFonts w:cs="B Lotus"/>
                <w:sz w:val="28"/>
                <w:szCs w:val="28"/>
                <w:rtl/>
              </w:rPr>
            </w:pPr>
            <w:r w:rsidRPr="004A7367">
              <w:rPr>
                <w:rFonts w:cs="B Lotus"/>
                <w:rtl/>
              </w:rPr>
              <w:t>820</w:t>
            </w:r>
          </w:p>
        </w:tc>
        <w:tc>
          <w:tcPr>
            <w:tcW w:w="1803" w:type="dxa"/>
          </w:tcPr>
          <w:p w14:paraId="3DD42401" w14:textId="7870F161"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شاهدیه‏</w:t>
            </w:r>
          </w:p>
        </w:tc>
        <w:tc>
          <w:tcPr>
            <w:tcW w:w="1803" w:type="dxa"/>
          </w:tcPr>
          <w:p w14:paraId="0E76116F" w14:textId="1FE9086E" w:rsidR="004A7367" w:rsidRPr="004A7367" w:rsidRDefault="004A7367" w:rsidP="004A7367">
            <w:pPr>
              <w:jc w:val="center"/>
              <w:rPr>
                <w:rFonts w:cs="B Lotus"/>
                <w:sz w:val="28"/>
                <w:szCs w:val="28"/>
                <w:rtl/>
              </w:rPr>
            </w:pPr>
            <w:r w:rsidRPr="004A7367">
              <w:rPr>
                <w:rFonts w:cs="B Lotus"/>
                <w:rtl/>
              </w:rPr>
              <w:t>25</w:t>
            </w:r>
          </w:p>
        </w:tc>
        <w:tc>
          <w:tcPr>
            <w:tcW w:w="1803" w:type="dxa"/>
          </w:tcPr>
          <w:p w14:paraId="62878559" w14:textId="49F536E8"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4310ED75" w14:textId="77777777" w:rsidTr="00372823">
        <w:tc>
          <w:tcPr>
            <w:tcW w:w="1803" w:type="dxa"/>
          </w:tcPr>
          <w:p w14:paraId="6642C3CF" w14:textId="77777777" w:rsidR="004A7367" w:rsidRPr="004A7367" w:rsidRDefault="004A7367" w:rsidP="004A7367">
            <w:pPr>
              <w:pStyle w:val="ListParagraph"/>
              <w:numPr>
                <w:ilvl w:val="0"/>
                <w:numId w:val="63"/>
              </w:numPr>
              <w:bidi/>
              <w:jc w:val="center"/>
              <w:rPr>
                <w:rFonts w:cs="B Lotus"/>
                <w:rtl/>
              </w:rPr>
            </w:pPr>
          </w:p>
        </w:tc>
        <w:tc>
          <w:tcPr>
            <w:tcW w:w="1803" w:type="dxa"/>
          </w:tcPr>
          <w:p w14:paraId="7C1C987F" w14:textId="5F483F0A" w:rsidR="004A7367" w:rsidRPr="004A7367" w:rsidRDefault="004A7367" w:rsidP="004A7367">
            <w:pPr>
              <w:jc w:val="center"/>
              <w:rPr>
                <w:rFonts w:cs="B Lotus"/>
                <w:sz w:val="28"/>
                <w:szCs w:val="28"/>
                <w:rtl/>
              </w:rPr>
            </w:pPr>
            <w:r w:rsidRPr="004A7367">
              <w:rPr>
                <w:rFonts w:cs="B Lotus"/>
                <w:rtl/>
              </w:rPr>
              <w:t>821</w:t>
            </w:r>
          </w:p>
        </w:tc>
        <w:tc>
          <w:tcPr>
            <w:tcW w:w="1803" w:type="dxa"/>
          </w:tcPr>
          <w:p w14:paraId="70132DC1" w14:textId="71A75DE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حمیدیا‏</w:t>
            </w:r>
          </w:p>
        </w:tc>
        <w:tc>
          <w:tcPr>
            <w:tcW w:w="1803" w:type="dxa"/>
          </w:tcPr>
          <w:p w14:paraId="2ACF3B6D" w14:textId="3CC9C5F3" w:rsidR="004A7367" w:rsidRPr="004A7367" w:rsidRDefault="004A7367" w:rsidP="004A7367">
            <w:pPr>
              <w:jc w:val="center"/>
              <w:rPr>
                <w:rFonts w:cs="B Lotus"/>
                <w:sz w:val="28"/>
                <w:szCs w:val="28"/>
                <w:rtl/>
              </w:rPr>
            </w:pPr>
            <w:r w:rsidRPr="004A7367">
              <w:rPr>
                <w:rFonts w:cs="B Lotus"/>
                <w:rtl/>
              </w:rPr>
              <w:t>25</w:t>
            </w:r>
          </w:p>
        </w:tc>
        <w:tc>
          <w:tcPr>
            <w:tcW w:w="1803" w:type="dxa"/>
          </w:tcPr>
          <w:p w14:paraId="6B27973E" w14:textId="23BBD81E"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2979F6AD" w14:textId="77777777" w:rsidTr="00372823">
        <w:tc>
          <w:tcPr>
            <w:tcW w:w="1803" w:type="dxa"/>
          </w:tcPr>
          <w:p w14:paraId="0EC52BF2" w14:textId="77777777" w:rsidR="004A7367" w:rsidRPr="004A7367" w:rsidRDefault="004A7367" w:rsidP="004A7367">
            <w:pPr>
              <w:pStyle w:val="ListParagraph"/>
              <w:numPr>
                <w:ilvl w:val="0"/>
                <w:numId w:val="63"/>
              </w:numPr>
              <w:bidi/>
              <w:jc w:val="center"/>
              <w:rPr>
                <w:rFonts w:cs="B Lotus"/>
                <w:rtl/>
              </w:rPr>
            </w:pPr>
          </w:p>
        </w:tc>
        <w:tc>
          <w:tcPr>
            <w:tcW w:w="1803" w:type="dxa"/>
          </w:tcPr>
          <w:p w14:paraId="7B72800F" w14:textId="785EAC65" w:rsidR="004A7367" w:rsidRPr="004A7367" w:rsidRDefault="004A7367" w:rsidP="004A7367">
            <w:pPr>
              <w:jc w:val="center"/>
              <w:rPr>
                <w:rFonts w:cs="B Lotus"/>
                <w:sz w:val="28"/>
                <w:szCs w:val="28"/>
                <w:rtl/>
              </w:rPr>
            </w:pPr>
            <w:r w:rsidRPr="004A7367">
              <w:rPr>
                <w:rFonts w:cs="B Lotus"/>
                <w:rtl/>
              </w:rPr>
              <w:t>822</w:t>
            </w:r>
          </w:p>
        </w:tc>
        <w:tc>
          <w:tcPr>
            <w:tcW w:w="1803" w:type="dxa"/>
          </w:tcPr>
          <w:p w14:paraId="72A7C87E" w14:textId="6308930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ندوشن‏</w:t>
            </w:r>
          </w:p>
        </w:tc>
        <w:tc>
          <w:tcPr>
            <w:tcW w:w="1803" w:type="dxa"/>
          </w:tcPr>
          <w:p w14:paraId="29C36C28" w14:textId="5AFE5D5F" w:rsidR="004A7367" w:rsidRPr="004A7367" w:rsidRDefault="004A7367" w:rsidP="004A7367">
            <w:pPr>
              <w:jc w:val="center"/>
              <w:rPr>
                <w:rFonts w:cs="B Lotus"/>
                <w:sz w:val="28"/>
                <w:szCs w:val="28"/>
                <w:rtl/>
              </w:rPr>
            </w:pPr>
            <w:r w:rsidRPr="004A7367">
              <w:rPr>
                <w:rFonts w:cs="B Lotus"/>
                <w:rtl/>
              </w:rPr>
              <w:t>25</w:t>
            </w:r>
          </w:p>
        </w:tc>
        <w:tc>
          <w:tcPr>
            <w:tcW w:w="1803" w:type="dxa"/>
          </w:tcPr>
          <w:p w14:paraId="4919010A" w14:textId="6B50E4D1"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186B0447" w14:textId="77777777" w:rsidTr="00372823">
        <w:tc>
          <w:tcPr>
            <w:tcW w:w="1803" w:type="dxa"/>
          </w:tcPr>
          <w:p w14:paraId="003CBF12" w14:textId="77777777" w:rsidR="004A7367" w:rsidRPr="004A7367" w:rsidRDefault="004A7367" w:rsidP="004A7367">
            <w:pPr>
              <w:pStyle w:val="ListParagraph"/>
              <w:numPr>
                <w:ilvl w:val="0"/>
                <w:numId w:val="63"/>
              </w:numPr>
              <w:bidi/>
              <w:jc w:val="center"/>
              <w:rPr>
                <w:rFonts w:cs="B Lotus"/>
                <w:rtl/>
              </w:rPr>
            </w:pPr>
          </w:p>
        </w:tc>
        <w:tc>
          <w:tcPr>
            <w:tcW w:w="1803" w:type="dxa"/>
          </w:tcPr>
          <w:p w14:paraId="46F90524" w14:textId="196727EE" w:rsidR="004A7367" w:rsidRPr="004A7367" w:rsidRDefault="004A7367" w:rsidP="004A7367">
            <w:pPr>
              <w:jc w:val="center"/>
              <w:rPr>
                <w:rFonts w:cs="B Lotus"/>
                <w:sz w:val="28"/>
                <w:szCs w:val="28"/>
                <w:rtl/>
              </w:rPr>
            </w:pPr>
            <w:r w:rsidRPr="004A7367">
              <w:rPr>
                <w:rFonts w:cs="B Lotus"/>
                <w:rtl/>
              </w:rPr>
              <w:t>824</w:t>
            </w:r>
          </w:p>
        </w:tc>
        <w:tc>
          <w:tcPr>
            <w:tcW w:w="1803" w:type="dxa"/>
          </w:tcPr>
          <w:p w14:paraId="5A471C0E" w14:textId="25738EA2"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احمدآباد‏</w:t>
            </w:r>
          </w:p>
        </w:tc>
        <w:tc>
          <w:tcPr>
            <w:tcW w:w="1803" w:type="dxa"/>
          </w:tcPr>
          <w:p w14:paraId="750C2717" w14:textId="5D33A707" w:rsidR="004A7367" w:rsidRPr="004A7367" w:rsidRDefault="004A7367" w:rsidP="004A7367">
            <w:pPr>
              <w:jc w:val="center"/>
              <w:rPr>
                <w:rFonts w:cs="B Lotus"/>
                <w:sz w:val="28"/>
                <w:szCs w:val="28"/>
                <w:rtl/>
              </w:rPr>
            </w:pPr>
            <w:r w:rsidRPr="004A7367">
              <w:rPr>
                <w:rFonts w:cs="B Lotus"/>
                <w:rtl/>
              </w:rPr>
              <w:t>25</w:t>
            </w:r>
          </w:p>
        </w:tc>
        <w:tc>
          <w:tcPr>
            <w:tcW w:w="1803" w:type="dxa"/>
          </w:tcPr>
          <w:p w14:paraId="6E448DAC" w14:textId="219BB101"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5D0FA34B" w14:textId="77777777" w:rsidTr="00372823">
        <w:tc>
          <w:tcPr>
            <w:tcW w:w="1803" w:type="dxa"/>
          </w:tcPr>
          <w:p w14:paraId="43E89FD5" w14:textId="77777777" w:rsidR="004A7367" w:rsidRPr="004A7367" w:rsidRDefault="004A7367" w:rsidP="004A7367">
            <w:pPr>
              <w:pStyle w:val="ListParagraph"/>
              <w:numPr>
                <w:ilvl w:val="0"/>
                <w:numId w:val="63"/>
              </w:numPr>
              <w:bidi/>
              <w:jc w:val="center"/>
              <w:rPr>
                <w:rFonts w:cs="B Lotus"/>
                <w:rtl/>
              </w:rPr>
            </w:pPr>
          </w:p>
        </w:tc>
        <w:tc>
          <w:tcPr>
            <w:tcW w:w="1803" w:type="dxa"/>
          </w:tcPr>
          <w:p w14:paraId="5C8FE62B" w14:textId="6CE237B2" w:rsidR="004A7367" w:rsidRPr="004A7367" w:rsidRDefault="004A7367" w:rsidP="004A7367">
            <w:pPr>
              <w:jc w:val="center"/>
              <w:rPr>
                <w:rFonts w:cs="B Lotus"/>
                <w:sz w:val="28"/>
                <w:szCs w:val="28"/>
                <w:rtl/>
              </w:rPr>
            </w:pPr>
            <w:r w:rsidRPr="004A7367">
              <w:rPr>
                <w:rFonts w:cs="B Lotus"/>
                <w:rtl/>
              </w:rPr>
              <w:t>827</w:t>
            </w:r>
          </w:p>
        </w:tc>
        <w:tc>
          <w:tcPr>
            <w:tcW w:w="1803" w:type="dxa"/>
          </w:tcPr>
          <w:p w14:paraId="177DD950" w14:textId="3D7F9AAE"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هرات‏</w:t>
            </w:r>
          </w:p>
        </w:tc>
        <w:tc>
          <w:tcPr>
            <w:tcW w:w="1803" w:type="dxa"/>
          </w:tcPr>
          <w:p w14:paraId="520695CC" w14:textId="635DD828" w:rsidR="004A7367" w:rsidRPr="004A7367" w:rsidRDefault="004A7367" w:rsidP="004A7367">
            <w:pPr>
              <w:jc w:val="center"/>
              <w:rPr>
                <w:rFonts w:cs="B Lotus"/>
                <w:sz w:val="28"/>
                <w:szCs w:val="28"/>
                <w:rtl/>
              </w:rPr>
            </w:pPr>
            <w:r w:rsidRPr="004A7367">
              <w:rPr>
                <w:rFonts w:cs="B Lotus"/>
                <w:rtl/>
              </w:rPr>
              <w:t>25</w:t>
            </w:r>
          </w:p>
        </w:tc>
        <w:tc>
          <w:tcPr>
            <w:tcW w:w="1803" w:type="dxa"/>
          </w:tcPr>
          <w:p w14:paraId="61AD94BD" w14:textId="223A534B"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1E55CC3A" w14:textId="77777777" w:rsidTr="00372823">
        <w:tc>
          <w:tcPr>
            <w:tcW w:w="1803" w:type="dxa"/>
          </w:tcPr>
          <w:p w14:paraId="4EA1A965" w14:textId="77777777" w:rsidR="004A7367" w:rsidRPr="004A7367" w:rsidRDefault="004A7367" w:rsidP="004A7367">
            <w:pPr>
              <w:pStyle w:val="ListParagraph"/>
              <w:numPr>
                <w:ilvl w:val="0"/>
                <w:numId w:val="63"/>
              </w:numPr>
              <w:bidi/>
              <w:jc w:val="center"/>
              <w:rPr>
                <w:rFonts w:cs="B Lotus"/>
                <w:rtl/>
              </w:rPr>
            </w:pPr>
          </w:p>
        </w:tc>
        <w:tc>
          <w:tcPr>
            <w:tcW w:w="1803" w:type="dxa"/>
          </w:tcPr>
          <w:p w14:paraId="3BF8696F" w14:textId="329A3924" w:rsidR="004A7367" w:rsidRPr="004A7367" w:rsidRDefault="004A7367" w:rsidP="004A7367">
            <w:pPr>
              <w:jc w:val="center"/>
              <w:rPr>
                <w:rFonts w:cs="B Lotus"/>
                <w:sz w:val="28"/>
                <w:szCs w:val="28"/>
                <w:rtl/>
              </w:rPr>
            </w:pPr>
            <w:r w:rsidRPr="004A7367">
              <w:rPr>
                <w:rFonts w:cs="B Lotus"/>
                <w:rtl/>
              </w:rPr>
              <w:t>828</w:t>
            </w:r>
          </w:p>
        </w:tc>
        <w:tc>
          <w:tcPr>
            <w:tcW w:w="1803" w:type="dxa"/>
          </w:tcPr>
          <w:p w14:paraId="43F1A476" w14:textId="618EEC33"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مروست‏</w:t>
            </w:r>
          </w:p>
        </w:tc>
        <w:tc>
          <w:tcPr>
            <w:tcW w:w="1803" w:type="dxa"/>
          </w:tcPr>
          <w:p w14:paraId="283F143E" w14:textId="43083D5D" w:rsidR="004A7367" w:rsidRPr="004A7367" w:rsidRDefault="004A7367" w:rsidP="004A7367">
            <w:pPr>
              <w:jc w:val="center"/>
              <w:rPr>
                <w:rFonts w:cs="B Lotus"/>
                <w:sz w:val="28"/>
                <w:szCs w:val="28"/>
                <w:rtl/>
              </w:rPr>
            </w:pPr>
            <w:r w:rsidRPr="004A7367">
              <w:rPr>
                <w:rFonts w:cs="B Lotus"/>
                <w:rtl/>
              </w:rPr>
              <w:t>25</w:t>
            </w:r>
          </w:p>
        </w:tc>
        <w:tc>
          <w:tcPr>
            <w:tcW w:w="1803" w:type="dxa"/>
          </w:tcPr>
          <w:p w14:paraId="16F84C0B" w14:textId="2E26F4A6"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0A7C8F56" w14:textId="77777777" w:rsidTr="00372823">
        <w:tc>
          <w:tcPr>
            <w:tcW w:w="1803" w:type="dxa"/>
          </w:tcPr>
          <w:p w14:paraId="4BF012DA" w14:textId="77777777" w:rsidR="004A7367" w:rsidRPr="004A7367" w:rsidRDefault="004A7367" w:rsidP="004A7367">
            <w:pPr>
              <w:pStyle w:val="ListParagraph"/>
              <w:numPr>
                <w:ilvl w:val="0"/>
                <w:numId w:val="63"/>
              </w:numPr>
              <w:bidi/>
              <w:jc w:val="center"/>
              <w:rPr>
                <w:rFonts w:cs="B Lotus"/>
                <w:rtl/>
              </w:rPr>
            </w:pPr>
          </w:p>
        </w:tc>
        <w:tc>
          <w:tcPr>
            <w:tcW w:w="1803" w:type="dxa"/>
          </w:tcPr>
          <w:p w14:paraId="5C8880C5" w14:textId="2784524F" w:rsidR="004A7367" w:rsidRPr="004A7367" w:rsidRDefault="004A7367" w:rsidP="004A7367">
            <w:pPr>
              <w:jc w:val="center"/>
              <w:rPr>
                <w:rFonts w:cs="B Lotus"/>
                <w:sz w:val="28"/>
                <w:szCs w:val="28"/>
                <w:rtl/>
              </w:rPr>
            </w:pPr>
            <w:r w:rsidRPr="004A7367">
              <w:rPr>
                <w:rFonts w:cs="B Lotus"/>
                <w:rtl/>
              </w:rPr>
              <w:t>961</w:t>
            </w:r>
          </w:p>
        </w:tc>
        <w:tc>
          <w:tcPr>
            <w:tcW w:w="1803" w:type="dxa"/>
          </w:tcPr>
          <w:p w14:paraId="7BC0EC24" w14:textId="1A56578D" w:rsidR="004A7367" w:rsidRPr="004A7367" w:rsidRDefault="004A7367" w:rsidP="004A7367">
            <w:pPr>
              <w:jc w:val="center"/>
              <w:rPr>
                <w:rFonts w:cs="B Lotus"/>
                <w:sz w:val="28"/>
                <w:szCs w:val="28"/>
                <w:rtl/>
              </w:rPr>
            </w:pPr>
            <w:r w:rsidRPr="004A7367">
              <w:rPr>
                <w:rFonts w:cs="B Lotus" w:hint="cs"/>
                <w:rtl/>
              </w:rPr>
              <w:t>نير</w:t>
            </w:r>
          </w:p>
        </w:tc>
        <w:tc>
          <w:tcPr>
            <w:tcW w:w="1803" w:type="dxa"/>
          </w:tcPr>
          <w:p w14:paraId="33301478" w14:textId="7D696E32" w:rsidR="004A7367" w:rsidRPr="004A7367" w:rsidRDefault="004A7367" w:rsidP="004A7367">
            <w:pPr>
              <w:jc w:val="center"/>
              <w:rPr>
                <w:rFonts w:cs="B Lotus"/>
                <w:sz w:val="28"/>
                <w:szCs w:val="28"/>
                <w:rtl/>
              </w:rPr>
            </w:pPr>
            <w:r w:rsidRPr="004A7367">
              <w:rPr>
                <w:rFonts w:cs="B Lotus"/>
                <w:rtl/>
              </w:rPr>
              <w:t>25</w:t>
            </w:r>
          </w:p>
        </w:tc>
        <w:tc>
          <w:tcPr>
            <w:tcW w:w="1803" w:type="dxa"/>
          </w:tcPr>
          <w:p w14:paraId="568E0EF1" w14:textId="50B57A49"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38A7BF8A" w14:textId="77777777" w:rsidTr="00372823">
        <w:tc>
          <w:tcPr>
            <w:tcW w:w="1803" w:type="dxa"/>
          </w:tcPr>
          <w:p w14:paraId="05743116" w14:textId="77777777" w:rsidR="004A7367" w:rsidRPr="004A7367" w:rsidRDefault="004A7367" w:rsidP="004A7367">
            <w:pPr>
              <w:pStyle w:val="ListParagraph"/>
              <w:numPr>
                <w:ilvl w:val="0"/>
                <w:numId w:val="63"/>
              </w:numPr>
              <w:bidi/>
              <w:jc w:val="center"/>
              <w:rPr>
                <w:rFonts w:cs="B Lotus"/>
                <w:rtl/>
              </w:rPr>
            </w:pPr>
          </w:p>
        </w:tc>
        <w:tc>
          <w:tcPr>
            <w:tcW w:w="1803" w:type="dxa"/>
          </w:tcPr>
          <w:p w14:paraId="67939661" w14:textId="5D2121C0" w:rsidR="004A7367" w:rsidRPr="004A7367" w:rsidRDefault="004A7367" w:rsidP="004A7367">
            <w:pPr>
              <w:jc w:val="center"/>
              <w:rPr>
                <w:rFonts w:cs="B Lotus"/>
                <w:sz w:val="28"/>
                <w:szCs w:val="28"/>
                <w:rtl/>
              </w:rPr>
            </w:pPr>
            <w:r w:rsidRPr="004A7367">
              <w:rPr>
                <w:rFonts w:cs="B Lotus"/>
                <w:rtl/>
              </w:rPr>
              <w:t>1121</w:t>
            </w:r>
          </w:p>
        </w:tc>
        <w:tc>
          <w:tcPr>
            <w:tcW w:w="1803" w:type="dxa"/>
          </w:tcPr>
          <w:p w14:paraId="23FCF3A9" w14:textId="5B18BDC8" w:rsidR="004A7367" w:rsidRPr="004A7367" w:rsidRDefault="004A7367" w:rsidP="004A7367">
            <w:pPr>
              <w:jc w:val="center"/>
              <w:rPr>
                <w:rFonts w:cs="B Lotus"/>
                <w:sz w:val="28"/>
                <w:szCs w:val="28"/>
                <w:rtl/>
              </w:rPr>
            </w:pPr>
            <w:r w:rsidRPr="004A7367">
              <w:rPr>
                <w:rFonts w:cs="B Lotus" w:hint="cs"/>
                <w:rtl/>
              </w:rPr>
              <w:t>کوثر</w:t>
            </w:r>
          </w:p>
        </w:tc>
        <w:tc>
          <w:tcPr>
            <w:tcW w:w="1803" w:type="dxa"/>
          </w:tcPr>
          <w:p w14:paraId="3A1C6DDE" w14:textId="5F35853C" w:rsidR="004A7367" w:rsidRPr="004A7367" w:rsidRDefault="004A7367" w:rsidP="004A7367">
            <w:pPr>
              <w:jc w:val="center"/>
              <w:rPr>
                <w:rFonts w:cs="B Lotus"/>
                <w:sz w:val="28"/>
                <w:szCs w:val="28"/>
                <w:rtl/>
              </w:rPr>
            </w:pPr>
            <w:r w:rsidRPr="004A7367">
              <w:rPr>
                <w:rFonts w:cs="B Lotus"/>
                <w:rtl/>
              </w:rPr>
              <w:t>25</w:t>
            </w:r>
          </w:p>
        </w:tc>
        <w:tc>
          <w:tcPr>
            <w:tcW w:w="1803" w:type="dxa"/>
          </w:tcPr>
          <w:p w14:paraId="6FAF9E75" w14:textId="23453800"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129FD191" w14:textId="77777777" w:rsidTr="00372823">
        <w:tc>
          <w:tcPr>
            <w:tcW w:w="1803" w:type="dxa"/>
          </w:tcPr>
          <w:p w14:paraId="6E8930C4" w14:textId="77777777" w:rsidR="004A7367" w:rsidRPr="004A7367" w:rsidRDefault="004A7367" w:rsidP="004A7367">
            <w:pPr>
              <w:pStyle w:val="ListParagraph"/>
              <w:numPr>
                <w:ilvl w:val="0"/>
                <w:numId w:val="63"/>
              </w:numPr>
              <w:bidi/>
              <w:jc w:val="center"/>
              <w:rPr>
                <w:rFonts w:cs="B Lotus"/>
                <w:rtl/>
              </w:rPr>
            </w:pPr>
          </w:p>
        </w:tc>
        <w:tc>
          <w:tcPr>
            <w:tcW w:w="1803" w:type="dxa"/>
          </w:tcPr>
          <w:p w14:paraId="166BD552" w14:textId="31820C60" w:rsidR="004A7367" w:rsidRPr="004A7367" w:rsidRDefault="004A7367" w:rsidP="004A7367">
            <w:pPr>
              <w:jc w:val="center"/>
              <w:rPr>
                <w:rFonts w:cs="B Lotus"/>
                <w:sz w:val="28"/>
                <w:szCs w:val="28"/>
                <w:rtl/>
              </w:rPr>
            </w:pPr>
            <w:r w:rsidRPr="004A7367">
              <w:rPr>
                <w:rFonts w:cs="B Lotus"/>
                <w:rtl/>
              </w:rPr>
              <w:t>1122</w:t>
            </w:r>
          </w:p>
        </w:tc>
        <w:tc>
          <w:tcPr>
            <w:tcW w:w="1803" w:type="dxa"/>
          </w:tcPr>
          <w:p w14:paraId="41E36981" w14:textId="65219770" w:rsidR="004A7367" w:rsidRPr="004A7367" w:rsidRDefault="004A7367" w:rsidP="004A7367">
            <w:pPr>
              <w:jc w:val="center"/>
              <w:rPr>
                <w:rFonts w:cs="B Lotus"/>
                <w:sz w:val="28"/>
                <w:szCs w:val="28"/>
                <w:rtl/>
              </w:rPr>
            </w:pPr>
            <w:r w:rsidRPr="004A7367">
              <w:rPr>
                <w:rFonts w:cs="B Lotus" w:hint="cs"/>
                <w:rtl/>
              </w:rPr>
              <w:t>زواره</w:t>
            </w:r>
          </w:p>
        </w:tc>
        <w:tc>
          <w:tcPr>
            <w:tcW w:w="1803" w:type="dxa"/>
          </w:tcPr>
          <w:p w14:paraId="4C5354FA" w14:textId="54BB985A" w:rsidR="004A7367" w:rsidRPr="004A7367" w:rsidRDefault="004A7367" w:rsidP="004A7367">
            <w:pPr>
              <w:jc w:val="center"/>
              <w:rPr>
                <w:rFonts w:cs="B Lotus"/>
                <w:sz w:val="28"/>
                <w:szCs w:val="28"/>
                <w:rtl/>
              </w:rPr>
            </w:pPr>
            <w:r w:rsidRPr="004A7367">
              <w:rPr>
                <w:rFonts w:cs="B Lotus"/>
                <w:rtl/>
              </w:rPr>
              <w:t>25</w:t>
            </w:r>
          </w:p>
        </w:tc>
        <w:tc>
          <w:tcPr>
            <w:tcW w:w="1803" w:type="dxa"/>
          </w:tcPr>
          <w:p w14:paraId="33EFCFDD" w14:textId="3BD0876B"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41D88798" w14:textId="77777777" w:rsidTr="00372823">
        <w:tc>
          <w:tcPr>
            <w:tcW w:w="1803" w:type="dxa"/>
          </w:tcPr>
          <w:p w14:paraId="2143CE43" w14:textId="77777777" w:rsidR="004A7367" w:rsidRPr="004A7367" w:rsidRDefault="004A7367" w:rsidP="004A7367">
            <w:pPr>
              <w:pStyle w:val="ListParagraph"/>
              <w:numPr>
                <w:ilvl w:val="0"/>
                <w:numId w:val="63"/>
              </w:numPr>
              <w:bidi/>
              <w:jc w:val="center"/>
              <w:rPr>
                <w:rFonts w:cs="B Lotus"/>
                <w:rtl/>
              </w:rPr>
            </w:pPr>
          </w:p>
        </w:tc>
        <w:tc>
          <w:tcPr>
            <w:tcW w:w="1803" w:type="dxa"/>
          </w:tcPr>
          <w:p w14:paraId="18375DED" w14:textId="49E7DBBA" w:rsidR="004A7367" w:rsidRPr="004A7367" w:rsidRDefault="004A7367" w:rsidP="004A7367">
            <w:pPr>
              <w:jc w:val="center"/>
              <w:rPr>
                <w:rFonts w:cs="B Lotus"/>
                <w:sz w:val="28"/>
                <w:szCs w:val="28"/>
                <w:rtl/>
              </w:rPr>
            </w:pPr>
            <w:r w:rsidRPr="004A7367">
              <w:rPr>
                <w:rFonts w:cs="B Lotus"/>
                <w:rtl/>
              </w:rPr>
              <w:t>1246</w:t>
            </w:r>
          </w:p>
        </w:tc>
        <w:tc>
          <w:tcPr>
            <w:tcW w:w="1803" w:type="dxa"/>
          </w:tcPr>
          <w:p w14:paraId="1F1B140F" w14:textId="5EE54FD3" w:rsidR="004A7367" w:rsidRPr="004A7367" w:rsidRDefault="004A7367" w:rsidP="004A7367">
            <w:pPr>
              <w:jc w:val="center"/>
              <w:rPr>
                <w:rFonts w:cs="B Lotus"/>
                <w:sz w:val="28"/>
                <w:szCs w:val="28"/>
                <w:rtl/>
              </w:rPr>
            </w:pPr>
            <w:r w:rsidRPr="004A7367">
              <w:rPr>
                <w:rFonts w:cs="B Lotus" w:hint="cs"/>
                <w:rtl/>
              </w:rPr>
              <w:t>آزادشهر</w:t>
            </w:r>
          </w:p>
        </w:tc>
        <w:tc>
          <w:tcPr>
            <w:tcW w:w="1803" w:type="dxa"/>
          </w:tcPr>
          <w:p w14:paraId="6CDD3772" w14:textId="1E344904" w:rsidR="004A7367" w:rsidRPr="004A7367" w:rsidRDefault="004A7367" w:rsidP="004A7367">
            <w:pPr>
              <w:jc w:val="center"/>
              <w:rPr>
                <w:rFonts w:cs="B Lotus"/>
                <w:sz w:val="28"/>
                <w:szCs w:val="28"/>
                <w:rtl/>
              </w:rPr>
            </w:pPr>
            <w:r w:rsidRPr="004A7367">
              <w:rPr>
                <w:rFonts w:cs="B Lotus"/>
                <w:rtl/>
              </w:rPr>
              <w:t>25</w:t>
            </w:r>
          </w:p>
        </w:tc>
        <w:tc>
          <w:tcPr>
            <w:tcW w:w="1803" w:type="dxa"/>
          </w:tcPr>
          <w:p w14:paraId="7DA512DC" w14:textId="56E1DF7D"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42D4E2CE" w14:textId="77777777" w:rsidTr="00372823">
        <w:tc>
          <w:tcPr>
            <w:tcW w:w="1803" w:type="dxa"/>
          </w:tcPr>
          <w:p w14:paraId="329BA16B" w14:textId="77777777" w:rsidR="004A7367" w:rsidRPr="004A7367" w:rsidRDefault="004A7367" w:rsidP="004A7367">
            <w:pPr>
              <w:pStyle w:val="ListParagraph"/>
              <w:numPr>
                <w:ilvl w:val="0"/>
                <w:numId w:val="63"/>
              </w:numPr>
              <w:bidi/>
              <w:jc w:val="center"/>
              <w:rPr>
                <w:rFonts w:cs="B Lotus"/>
                <w:rtl/>
              </w:rPr>
            </w:pPr>
          </w:p>
        </w:tc>
        <w:tc>
          <w:tcPr>
            <w:tcW w:w="1803" w:type="dxa"/>
          </w:tcPr>
          <w:p w14:paraId="2AD6AE88" w14:textId="3247B1BA" w:rsidR="004A7367" w:rsidRPr="004A7367" w:rsidRDefault="004A7367" w:rsidP="004A7367">
            <w:pPr>
              <w:jc w:val="center"/>
              <w:rPr>
                <w:rFonts w:cs="B Lotus"/>
                <w:sz w:val="28"/>
                <w:szCs w:val="28"/>
                <w:rtl/>
              </w:rPr>
            </w:pPr>
            <w:r w:rsidRPr="004A7367">
              <w:rPr>
                <w:rFonts w:cs="B Lotus"/>
                <w:rtl/>
              </w:rPr>
              <w:t>1247</w:t>
            </w:r>
          </w:p>
        </w:tc>
        <w:tc>
          <w:tcPr>
            <w:tcW w:w="1803" w:type="dxa"/>
          </w:tcPr>
          <w:p w14:paraId="08F268DB" w14:textId="0379F4F4" w:rsidR="004A7367" w:rsidRPr="004A7367" w:rsidRDefault="004A7367" w:rsidP="004A7367">
            <w:pPr>
              <w:jc w:val="center"/>
              <w:rPr>
                <w:rFonts w:cs="B Lotus"/>
                <w:sz w:val="28"/>
                <w:szCs w:val="28"/>
                <w:rtl/>
              </w:rPr>
            </w:pPr>
            <w:r w:rsidRPr="004A7367">
              <w:rPr>
                <w:rFonts w:cs="B Lotus" w:hint="cs"/>
                <w:rtl/>
              </w:rPr>
              <w:t>رضوان</w:t>
            </w:r>
            <w:r w:rsidRPr="004A7367">
              <w:rPr>
                <w:rFonts w:cs="B Lotus"/>
                <w:rtl/>
              </w:rPr>
              <w:t xml:space="preserve"> </w:t>
            </w:r>
            <w:r w:rsidRPr="004A7367">
              <w:rPr>
                <w:rFonts w:cs="B Lotus" w:hint="cs"/>
                <w:rtl/>
              </w:rPr>
              <w:t>شهر</w:t>
            </w:r>
          </w:p>
        </w:tc>
        <w:tc>
          <w:tcPr>
            <w:tcW w:w="1803" w:type="dxa"/>
          </w:tcPr>
          <w:p w14:paraId="56AD5E0B" w14:textId="78B6F9F2" w:rsidR="004A7367" w:rsidRPr="004A7367" w:rsidRDefault="004A7367" w:rsidP="004A7367">
            <w:pPr>
              <w:jc w:val="center"/>
              <w:rPr>
                <w:rFonts w:cs="B Lotus"/>
                <w:sz w:val="28"/>
                <w:szCs w:val="28"/>
                <w:rtl/>
              </w:rPr>
            </w:pPr>
            <w:r w:rsidRPr="004A7367">
              <w:rPr>
                <w:rFonts w:cs="B Lotus"/>
                <w:rtl/>
              </w:rPr>
              <w:t>25</w:t>
            </w:r>
          </w:p>
        </w:tc>
        <w:tc>
          <w:tcPr>
            <w:tcW w:w="1803" w:type="dxa"/>
          </w:tcPr>
          <w:p w14:paraId="53FDA695" w14:textId="1E9FB9CB"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4CCFEA44" w14:textId="77777777" w:rsidTr="00372823">
        <w:tc>
          <w:tcPr>
            <w:tcW w:w="1803" w:type="dxa"/>
          </w:tcPr>
          <w:p w14:paraId="7B94A513" w14:textId="77777777" w:rsidR="004A7367" w:rsidRPr="004A7367" w:rsidRDefault="004A7367" w:rsidP="004A7367">
            <w:pPr>
              <w:pStyle w:val="ListParagraph"/>
              <w:numPr>
                <w:ilvl w:val="0"/>
                <w:numId w:val="63"/>
              </w:numPr>
              <w:bidi/>
              <w:jc w:val="center"/>
              <w:rPr>
                <w:rFonts w:cs="B Lotus"/>
                <w:rtl/>
              </w:rPr>
            </w:pPr>
          </w:p>
        </w:tc>
        <w:tc>
          <w:tcPr>
            <w:tcW w:w="1803" w:type="dxa"/>
          </w:tcPr>
          <w:p w14:paraId="7C0DCACE" w14:textId="70A76467" w:rsidR="004A7367" w:rsidRPr="004A7367" w:rsidRDefault="004A7367" w:rsidP="004A7367">
            <w:pPr>
              <w:jc w:val="center"/>
              <w:rPr>
                <w:rFonts w:cs="B Lotus"/>
                <w:sz w:val="28"/>
                <w:szCs w:val="28"/>
                <w:rtl/>
              </w:rPr>
            </w:pPr>
            <w:r w:rsidRPr="004A7367">
              <w:rPr>
                <w:rFonts w:cs="B Lotus"/>
                <w:rtl/>
              </w:rPr>
              <w:t>1248</w:t>
            </w:r>
          </w:p>
        </w:tc>
        <w:tc>
          <w:tcPr>
            <w:tcW w:w="1803" w:type="dxa"/>
          </w:tcPr>
          <w:p w14:paraId="382A3619" w14:textId="60C3C471" w:rsidR="004A7367" w:rsidRPr="004A7367" w:rsidRDefault="004A7367" w:rsidP="004A7367">
            <w:pPr>
              <w:jc w:val="center"/>
              <w:rPr>
                <w:rFonts w:cs="B Lotus"/>
                <w:sz w:val="28"/>
                <w:szCs w:val="28"/>
                <w:rtl/>
              </w:rPr>
            </w:pPr>
            <w:r w:rsidRPr="004A7367">
              <w:rPr>
                <w:rFonts w:cs="B Lotus" w:hint="cs"/>
                <w:rtl/>
              </w:rPr>
              <w:t>نیر</w:t>
            </w:r>
          </w:p>
        </w:tc>
        <w:tc>
          <w:tcPr>
            <w:tcW w:w="1803" w:type="dxa"/>
          </w:tcPr>
          <w:p w14:paraId="466A4143" w14:textId="51541B29" w:rsidR="004A7367" w:rsidRPr="004A7367" w:rsidRDefault="004A7367" w:rsidP="004A7367">
            <w:pPr>
              <w:jc w:val="center"/>
              <w:rPr>
                <w:rFonts w:cs="B Lotus"/>
                <w:sz w:val="28"/>
                <w:szCs w:val="28"/>
                <w:rtl/>
              </w:rPr>
            </w:pPr>
            <w:r w:rsidRPr="004A7367">
              <w:rPr>
                <w:rFonts w:cs="B Lotus"/>
                <w:rtl/>
              </w:rPr>
              <w:t>25</w:t>
            </w:r>
          </w:p>
        </w:tc>
        <w:tc>
          <w:tcPr>
            <w:tcW w:w="1803" w:type="dxa"/>
          </w:tcPr>
          <w:p w14:paraId="75567B8E" w14:textId="22A2D441"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094C3FAD" w14:textId="77777777" w:rsidTr="00372823">
        <w:tc>
          <w:tcPr>
            <w:tcW w:w="1803" w:type="dxa"/>
          </w:tcPr>
          <w:p w14:paraId="2B38D800" w14:textId="77777777" w:rsidR="004A7367" w:rsidRPr="004A7367" w:rsidRDefault="004A7367" w:rsidP="004A7367">
            <w:pPr>
              <w:pStyle w:val="ListParagraph"/>
              <w:numPr>
                <w:ilvl w:val="0"/>
                <w:numId w:val="63"/>
              </w:numPr>
              <w:bidi/>
              <w:jc w:val="center"/>
              <w:rPr>
                <w:rFonts w:cs="B Lotus"/>
                <w:rtl/>
              </w:rPr>
            </w:pPr>
          </w:p>
        </w:tc>
        <w:tc>
          <w:tcPr>
            <w:tcW w:w="1803" w:type="dxa"/>
          </w:tcPr>
          <w:p w14:paraId="5F5B1229" w14:textId="5BB58BB7" w:rsidR="004A7367" w:rsidRPr="004A7367" w:rsidRDefault="004A7367" w:rsidP="004A7367">
            <w:pPr>
              <w:jc w:val="center"/>
              <w:rPr>
                <w:rFonts w:cs="B Lotus"/>
                <w:sz w:val="28"/>
                <w:szCs w:val="28"/>
                <w:rtl/>
              </w:rPr>
            </w:pPr>
            <w:r w:rsidRPr="004A7367">
              <w:rPr>
                <w:rFonts w:cs="B Lotus"/>
                <w:rtl/>
              </w:rPr>
              <w:t>1461</w:t>
            </w:r>
          </w:p>
        </w:tc>
        <w:tc>
          <w:tcPr>
            <w:tcW w:w="1803" w:type="dxa"/>
          </w:tcPr>
          <w:p w14:paraId="43D49878" w14:textId="5EBDDDF8" w:rsidR="004A7367" w:rsidRPr="004A7367" w:rsidRDefault="004A7367" w:rsidP="004A7367">
            <w:pPr>
              <w:jc w:val="center"/>
              <w:rPr>
                <w:rFonts w:cs="B Lotus"/>
                <w:sz w:val="28"/>
                <w:szCs w:val="28"/>
                <w:rtl/>
              </w:rPr>
            </w:pPr>
            <w:r w:rsidRPr="004A7367">
              <w:rPr>
                <w:rFonts w:cs="B Lotus" w:hint="cs"/>
                <w:rtl/>
              </w:rPr>
              <w:t>مهردشت</w:t>
            </w:r>
          </w:p>
        </w:tc>
        <w:tc>
          <w:tcPr>
            <w:tcW w:w="1803" w:type="dxa"/>
          </w:tcPr>
          <w:p w14:paraId="4DEA0ACF" w14:textId="34F961EA" w:rsidR="004A7367" w:rsidRPr="004A7367" w:rsidRDefault="004A7367" w:rsidP="004A7367">
            <w:pPr>
              <w:jc w:val="center"/>
              <w:rPr>
                <w:rFonts w:cs="B Lotus"/>
                <w:sz w:val="28"/>
                <w:szCs w:val="28"/>
                <w:rtl/>
              </w:rPr>
            </w:pPr>
            <w:r w:rsidRPr="004A7367">
              <w:rPr>
                <w:rFonts w:cs="B Lotus"/>
                <w:rtl/>
              </w:rPr>
              <w:t>25</w:t>
            </w:r>
          </w:p>
        </w:tc>
        <w:tc>
          <w:tcPr>
            <w:tcW w:w="1803" w:type="dxa"/>
          </w:tcPr>
          <w:p w14:paraId="26AD9186" w14:textId="5E2E1A49"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70C4D9E1" w14:textId="77777777" w:rsidTr="00372823">
        <w:tc>
          <w:tcPr>
            <w:tcW w:w="1803" w:type="dxa"/>
          </w:tcPr>
          <w:p w14:paraId="663B95DF" w14:textId="77777777" w:rsidR="004A7367" w:rsidRPr="004A7367" w:rsidRDefault="004A7367" w:rsidP="004A7367">
            <w:pPr>
              <w:pStyle w:val="ListParagraph"/>
              <w:numPr>
                <w:ilvl w:val="0"/>
                <w:numId w:val="63"/>
              </w:numPr>
              <w:bidi/>
              <w:jc w:val="center"/>
              <w:rPr>
                <w:rFonts w:cs="B Lotus"/>
                <w:rtl/>
              </w:rPr>
            </w:pPr>
          </w:p>
        </w:tc>
        <w:tc>
          <w:tcPr>
            <w:tcW w:w="1803" w:type="dxa"/>
          </w:tcPr>
          <w:p w14:paraId="4D337D7A" w14:textId="29B338EA" w:rsidR="004A7367" w:rsidRPr="004A7367" w:rsidRDefault="004A7367" w:rsidP="004A7367">
            <w:pPr>
              <w:jc w:val="center"/>
              <w:rPr>
                <w:rFonts w:cs="B Lotus"/>
                <w:sz w:val="28"/>
                <w:szCs w:val="28"/>
                <w:rtl/>
              </w:rPr>
            </w:pPr>
            <w:r w:rsidRPr="004A7367">
              <w:rPr>
                <w:rFonts w:cs="B Lotus"/>
                <w:rtl/>
              </w:rPr>
              <w:t>1556</w:t>
            </w:r>
          </w:p>
        </w:tc>
        <w:tc>
          <w:tcPr>
            <w:tcW w:w="1803" w:type="dxa"/>
          </w:tcPr>
          <w:p w14:paraId="4B61A2E9" w14:textId="5B9B2D0B" w:rsidR="004A7367" w:rsidRPr="004A7367" w:rsidRDefault="004A7367" w:rsidP="004A7367">
            <w:pPr>
              <w:jc w:val="center"/>
              <w:rPr>
                <w:rFonts w:cs="B Lotus"/>
                <w:sz w:val="28"/>
                <w:szCs w:val="28"/>
                <w:rtl/>
              </w:rPr>
            </w:pPr>
            <w:r w:rsidRPr="004A7367">
              <w:rPr>
                <w:rFonts w:cs="B Lotus" w:hint="cs"/>
                <w:rtl/>
              </w:rPr>
              <w:t>عقدا</w:t>
            </w:r>
          </w:p>
        </w:tc>
        <w:tc>
          <w:tcPr>
            <w:tcW w:w="1803" w:type="dxa"/>
          </w:tcPr>
          <w:p w14:paraId="7BB3AC91" w14:textId="6B1BD623" w:rsidR="004A7367" w:rsidRPr="004A7367" w:rsidRDefault="004A7367" w:rsidP="004A7367">
            <w:pPr>
              <w:jc w:val="center"/>
              <w:rPr>
                <w:rFonts w:cs="B Lotus"/>
                <w:sz w:val="28"/>
                <w:szCs w:val="28"/>
                <w:rtl/>
              </w:rPr>
            </w:pPr>
            <w:r w:rsidRPr="004A7367">
              <w:rPr>
                <w:rFonts w:cs="B Lotus"/>
                <w:rtl/>
              </w:rPr>
              <w:t>25</w:t>
            </w:r>
          </w:p>
        </w:tc>
        <w:tc>
          <w:tcPr>
            <w:tcW w:w="1803" w:type="dxa"/>
          </w:tcPr>
          <w:p w14:paraId="36F03468" w14:textId="25F2E012"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756AB1D0" w14:textId="77777777" w:rsidTr="00372823">
        <w:tc>
          <w:tcPr>
            <w:tcW w:w="1803" w:type="dxa"/>
          </w:tcPr>
          <w:p w14:paraId="4738FE38" w14:textId="77777777" w:rsidR="004A7367" w:rsidRPr="004A7367" w:rsidRDefault="004A7367" w:rsidP="004A7367">
            <w:pPr>
              <w:pStyle w:val="ListParagraph"/>
              <w:numPr>
                <w:ilvl w:val="0"/>
                <w:numId w:val="63"/>
              </w:numPr>
              <w:bidi/>
              <w:jc w:val="center"/>
              <w:rPr>
                <w:rFonts w:cs="B Lotus"/>
                <w:rtl/>
              </w:rPr>
            </w:pPr>
          </w:p>
        </w:tc>
        <w:tc>
          <w:tcPr>
            <w:tcW w:w="1803" w:type="dxa"/>
          </w:tcPr>
          <w:p w14:paraId="4AE79316" w14:textId="718AE6FB" w:rsidR="004A7367" w:rsidRPr="004A7367" w:rsidRDefault="004A7367" w:rsidP="004A7367">
            <w:pPr>
              <w:jc w:val="center"/>
              <w:rPr>
                <w:rFonts w:cs="B Lotus"/>
                <w:sz w:val="28"/>
                <w:szCs w:val="28"/>
                <w:rtl/>
              </w:rPr>
            </w:pPr>
            <w:r w:rsidRPr="004A7367">
              <w:rPr>
                <w:rFonts w:cs="B Lotus"/>
                <w:rtl/>
              </w:rPr>
              <w:t>1557</w:t>
            </w:r>
          </w:p>
        </w:tc>
        <w:tc>
          <w:tcPr>
            <w:tcW w:w="1803" w:type="dxa"/>
          </w:tcPr>
          <w:p w14:paraId="310280B2" w14:textId="78CC2038" w:rsidR="004A7367" w:rsidRPr="004A7367" w:rsidRDefault="004A7367" w:rsidP="004A7367">
            <w:pPr>
              <w:jc w:val="center"/>
              <w:rPr>
                <w:rFonts w:cs="B Lotus"/>
                <w:sz w:val="28"/>
                <w:szCs w:val="28"/>
                <w:rtl/>
              </w:rPr>
            </w:pPr>
            <w:r w:rsidRPr="004A7367">
              <w:rPr>
                <w:rFonts w:cs="B Lotus" w:hint="cs"/>
                <w:rtl/>
              </w:rPr>
              <w:t>بفروييه</w:t>
            </w:r>
          </w:p>
        </w:tc>
        <w:tc>
          <w:tcPr>
            <w:tcW w:w="1803" w:type="dxa"/>
          </w:tcPr>
          <w:p w14:paraId="480FEE00" w14:textId="49FCFA0E" w:rsidR="004A7367" w:rsidRPr="004A7367" w:rsidRDefault="004A7367" w:rsidP="004A7367">
            <w:pPr>
              <w:jc w:val="center"/>
              <w:rPr>
                <w:rFonts w:cs="B Lotus"/>
                <w:sz w:val="28"/>
                <w:szCs w:val="28"/>
                <w:rtl/>
              </w:rPr>
            </w:pPr>
            <w:r w:rsidRPr="004A7367">
              <w:rPr>
                <w:rFonts w:cs="B Lotus"/>
                <w:rtl/>
              </w:rPr>
              <w:t>25</w:t>
            </w:r>
          </w:p>
        </w:tc>
        <w:tc>
          <w:tcPr>
            <w:tcW w:w="1803" w:type="dxa"/>
          </w:tcPr>
          <w:p w14:paraId="262A5ED4" w14:textId="0911D2B7"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7556EA34" w14:textId="77777777" w:rsidTr="00372823">
        <w:tc>
          <w:tcPr>
            <w:tcW w:w="1803" w:type="dxa"/>
          </w:tcPr>
          <w:p w14:paraId="1A367165" w14:textId="77777777" w:rsidR="004A7367" w:rsidRPr="004A7367" w:rsidRDefault="004A7367" w:rsidP="004A7367">
            <w:pPr>
              <w:pStyle w:val="ListParagraph"/>
              <w:numPr>
                <w:ilvl w:val="0"/>
                <w:numId w:val="63"/>
              </w:numPr>
              <w:bidi/>
              <w:jc w:val="center"/>
              <w:rPr>
                <w:rFonts w:cs="B Lotus"/>
                <w:rtl/>
              </w:rPr>
            </w:pPr>
          </w:p>
        </w:tc>
        <w:tc>
          <w:tcPr>
            <w:tcW w:w="1803" w:type="dxa"/>
          </w:tcPr>
          <w:p w14:paraId="19346B5B" w14:textId="0BCD71FA" w:rsidR="004A7367" w:rsidRPr="004A7367" w:rsidRDefault="004A7367" w:rsidP="004A7367">
            <w:pPr>
              <w:jc w:val="center"/>
              <w:rPr>
                <w:rFonts w:cs="B Lotus"/>
                <w:sz w:val="28"/>
                <w:szCs w:val="28"/>
                <w:rtl/>
              </w:rPr>
            </w:pPr>
            <w:r w:rsidRPr="004A7367">
              <w:rPr>
                <w:rFonts w:cs="B Lotus"/>
                <w:rtl/>
              </w:rPr>
              <w:t>1558</w:t>
            </w:r>
          </w:p>
        </w:tc>
        <w:tc>
          <w:tcPr>
            <w:tcW w:w="1803" w:type="dxa"/>
          </w:tcPr>
          <w:p w14:paraId="0B074007" w14:textId="639A3FD6" w:rsidR="004A7367" w:rsidRPr="004A7367" w:rsidRDefault="004A7367" w:rsidP="004A7367">
            <w:pPr>
              <w:jc w:val="center"/>
              <w:rPr>
                <w:rFonts w:cs="B Lotus"/>
                <w:sz w:val="28"/>
                <w:szCs w:val="28"/>
                <w:rtl/>
              </w:rPr>
            </w:pPr>
            <w:r w:rsidRPr="004A7367">
              <w:rPr>
                <w:rFonts w:cs="B Lotus" w:hint="cs"/>
                <w:rtl/>
              </w:rPr>
              <w:t>خضرآباد</w:t>
            </w:r>
          </w:p>
        </w:tc>
        <w:tc>
          <w:tcPr>
            <w:tcW w:w="1803" w:type="dxa"/>
          </w:tcPr>
          <w:p w14:paraId="30300856" w14:textId="2F8FE18A" w:rsidR="004A7367" w:rsidRPr="004A7367" w:rsidRDefault="004A7367" w:rsidP="004A7367">
            <w:pPr>
              <w:jc w:val="center"/>
              <w:rPr>
                <w:rFonts w:cs="B Lotus"/>
                <w:sz w:val="28"/>
                <w:szCs w:val="28"/>
                <w:rtl/>
              </w:rPr>
            </w:pPr>
            <w:r w:rsidRPr="004A7367">
              <w:rPr>
                <w:rFonts w:cs="B Lotus"/>
                <w:rtl/>
              </w:rPr>
              <w:t>25</w:t>
            </w:r>
          </w:p>
        </w:tc>
        <w:tc>
          <w:tcPr>
            <w:tcW w:w="1803" w:type="dxa"/>
          </w:tcPr>
          <w:p w14:paraId="3DBCA322" w14:textId="3DCC3B15" w:rsidR="004A7367" w:rsidRPr="004A7367" w:rsidRDefault="004A7367" w:rsidP="004A7367">
            <w:pPr>
              <w:jc w:val="center"/>
              <w:rPr>
                <w:rFonts w:cs="B Lotus"/>
                <w:sz w:val="28"/>
                <w:szCs w:val="28"/>
                <w:rtl/>
              </w:rPr>
            </w:pPr>
            <w:r w:rsidRPr="004A7367">
              <w:rPr>
                <w:rFonts w:cs="B Lotus" w:hint="cs"/>
                <w:rtl/>
              </w:rPr>
              <w:t>یزد</w:t>
            </w:r>
          </w:p>
        </w:tc>
      </w:tr>
      <w:tr w:rsidR="004A7367" w:rsidRPr="004A7367" w14:paraId="7017A6A0" w14:textId="77777777" w:rsidTr="00372823">
        <w:tc>
          <w:tcPr>
            <w:tcW w:w="1803" w:type="dxa"/>
          </w:tcPr>
          <w:p w14:paraId="2E27D760" w14:textId="77777777" w:rsidR="004A7367" w:rsidRPr="004A7367" w:rsidRDefault="004A7367" w:rsidP="004A7367">
            <w:pPr>
              <w:pStyle w:val="ListParagraph"/>
              <w:numPr>
                <w:ilvl w:val="0"/>
                <w:numId w:val="63"/>
              </w:numPr>
              <w:bidi/>
              <w:jc w:val="center"/>
              <w:rPr>
                <w:rFonts w:cs="B Lotus"/>
                <w:rtl/>
              </w:rPr>
            </w:pPr>
          </w:p>
        </w:tc>
        <w:tc>
          <w:tcPr>
            <w:tcW w:w="1803" w:type="dxa"/>
          </w:tcPr>
          <w:p w14:paraId="2263B7BE" w14:textId="5F036733" w:rsidR="004A7367" w:rsidRPr="004A7367" w:rsidRDefault="004A7367" w:rsidP="004A7367">
            <w:pPr>
              <w:jc w:val="center"/>
              <w:rPr>
                <w:rFonts w:cs="B Lotus"/>
                <w:sz w:val="28"/>
                <w:szCs w:val="28"/>
                <w:rtl/>
              </w:rPr>
            </w:pPr>
            <w:r w:rsidRPr="004A7367">
              <w:rPr>
                <w:rFonts w:cs="B Lotus"/>
                <w:rtl/>
              </w:rPr>
              <w:t>427</w:t>
            </w:r>
          </w:p>
        </w:tc>
        <w:tc>
          <w:tcPr>
            <w:tcW w:w="1803" w:type="dxa"/>
          </w:tcPr>
          <w:p w14:paraId="668CA865" w14:textId="209AEFD0" w:rsidR="004A7367" w:rsidRPr="004A7367" w:rsidRDefault="004A7367" w:rsidP="004A7367">
            <w:pPr>
              <w:jc w:val="center"/>
              <w:rPr>
                <w:rFonts w:cs="B Lotus"/>
                <w:sz w:val="28"/>
                <w:szCs w:val="28"/>
                <w:rtl/>
              </w:rPr>
            </w:pPr>
            <w:r w:rsidRPr="004A7367">
              <w:rPr>
                <w:rFonts w:cs="B Lotus" w:hint="cs"/>
                <w:rtl/>
              </w:rPr>
              <w:t>قم</w:t>
            </w:r>
          </w:p>
        </w:tc>
        <w:tc>
          <w:tcPr>
            <w:tcW w:w="1803" w:type="dxa"/>
          </w:tcPr>
          <w:p w14:paraId="3D25299F" w14:textId="72EEC1B2" w:rsidR="004A7367" w:rsidRPr="004A7367" w:rsidRDefault="004A7367" w:rsidP="004A7367">
            <w:pPr>
              <w:jc w:val="center"/>
              <w:rPr>
                <w:rFonts w:cs="B Lotus"/>
                <w:sz w:val="28"/>
                <w:szCs w:val="28"/>
                <w:rtl/>
              </w:rPr>
            </w:pPr>
            <w:r w:rsidRPr="004A7367">
              <w:rPr>
                <w:rFonts w:cs="B Lotus"/>
                <w:rtl/>
              </w:rPr>
              <w:t>26</w:t>
            </w:r>
          </w:p>
        </w:tc>
        <w:tc>
          <w:tcPr>
            <w:tcW w:w="1803" w:type="dxa"/>
          </w:tcPr>
          <w:p w14:paraId="55BA8710" w14:textId="4C89C046" w:rsidR="004A7367" w:rsidRPr="004A7367" w:rsidRDefault="004A7367" w:rsidP="004A7367">
            <w:pPr>
              <w:jc w:val="center"/>
              <w:rPr>
                <w:rFonts w:cs="B Lotus"/>
                <w:sz w:val="28"/>
                <w:szCs w:val="28"/>
                <w:rtl/>
              </w:rPr>
            </w:pPr>
            <w:r w:rsidRPr="004A7367">
              <w:rPr>
                <w:rFonts w:cs="B Lotus" w:hint="cs"/>
                <w:rtl/>
              </w:rPr>
              <w:t>قم</w:t>
            </w:r>
          </w:p>
        </w:tc>
      </w:tr>
      <w:tr w:rsidR="004A7367" w:rsidRPr="004A7367" w14:paraId="08C1C4B0" w14:textId="77777777" w:rsidTr="00372823">
        <w:tc>
          <w:tcPr>
            <w:tcW w:w="1803" w:type="dxa"/>
          </w:tcPr>
          <w:p w14:paraId="0EE0DA31" w14:textId="77777777" w:rsidR="004A7367" w:rsidRPr="004A7367" w:rsidRDefault="004A7367" w:rsidP="004A7367">
            <w:pPr>
              <w:pStyle w:val="ListParagraph"/>
              <w:numPr>
                <w:ilvl w:val="0"/>
                <w:numId w:val="63"/>
              </w:numPr>
              <w:bidi/>
              <w:jc w:val="center"/>
              <w:rPr>
                <w:rFonts w:cs="B Lotus"/>
                <w:rtl/>
              </w:rPr>
            </w:pPr>
          </w:p>
        </w:tc>
        <w:tc>
          <w:tcPr>
            <w:tcW w:w="1803" w:type="dxa"/>
          </w:tcPr>
          <w:p w14:paraId="56602975" w14:textId="5BA22BF3" w:rsidR="004A7367" w:rsidRPr="004A7367" w:rsidRDefault="004A7367" w:rsidP="004A7367">
            <w:pPr>
              <w:jc w:val="center"/>
              <w:rPr>
                <w:rFonts w:cs="B Lotus"/>
                <w:sz w:val="28"/>
                <w:szCs w:val="28"/>
                <w:rtl/>
              </w:rPr>
            </w:pPr>
            <w:r w:rsidRPr="004A7367">
              <w:rPr>
                <w:rFonts w:cs="B Lotus"/>
                <w:rtl/>
              </w:rPr>
              <w:t>429</w:t>
            </w:r>
          </w:p>
        </w:tc>
        <w:tc>
          <w:tcPr>
            <w:tcW w:w="1803" w:type="dxa"/>
          </w:tcPr>
          <w:p w14:paraId="4223458B" w14:textId="777CE00B" w:rsidR="004A7367" w:rsidRPr="004A7367" w:rsidRDefault="004A7367" w:rsidP="004A7367">
            <w:pPr>
              <w:jc w:val="center"/>
              <w:rPr>
                <w:rFonts w:cs="B Lotus"/>
                <w:sz w:val="28"/>
                <w:szCs w:val="28"/>
                <w:rtl/>
              </w:rPr>
            </w:pPr>
            <w:r w:rsidRPr="004A7367">
              <w:rPr>
                <w:rFonts w:cs="B Lotus" w:hint="cs"/>
                <w:rtl/>
              </w:rPr>
              <w:t>سلفچگان</w:t>
            </w:r>
          </w:p>
        </w:tc>
        <w:tc>
          <w:tcPr>
            <w:tcW w:w="1803" w:type="dxa"/>
          </w:tcPr>
          <w:p w14:paraId="5E2FCFBE" w14:textId="0CABECE0" w:rsidR="004A7367" w:rsidRPr="004A7367" w:rsidRDefault="004A7367" w:rsidP="004A7367">
            <w:pPr>
              <w:jc w:val="center"/>
              <w:rPr>
                <w:rFonts w:cs="B Lotus"/>
                <w:sz w:val="28"/>
                <w:szCs w:val="28"/>
                <w:rtl/>
              </w:rPr>
            </w:pPr>
            <w:r w:rsidRPr="004A7367">
              <w:rPr>
                <w:rFonts w:cs="B Lotus"/>
                <w:rtl/>
              </w:rPr>
              <w:t>26</w:t>
            </w:r>
          </w:p>
        </w:tc>
        <w:tc>
          <w:tcPr>
            <w:tcW w:w="1803" w:type="dxa"/>
          </w:tcPr>
          <w:p w14:paraId="6B419B97" w14:textId="3AAB0FFD" w:rsidR="004A7367" w:rsidRPr="004A7367" w:rsidRDefault="004A7367" w:rsidP="004A7367">
            <w:pPr>
              <w:jc w:val="center"/>
              <w:rPr>
                <w:rFonts w:cs="B Lotus"/>
                <w:sz w:val="28"/>
                <w:szCs w:val="28"/>
                <w:rtl/>
              </w:rPr>
            </w:pPr>
            <w:r w:rsidRPr="004A7367">
              <w:rPr>
                <w:rFonts w:cs="B Lotus" w:hint="cs"/>
                <w:rtl/>
              </w:rPr>
              <w:t>قم</w:t>
            </w:r>
          </w:p>
        </w:tc>
      </w:tr>
      <w:tr w:rsidR="004A7367" w:rsidRPr="004A7367" w14:paraId="1143BDF0" w14:textId="77777777" w:rsidTr="00372823">
        <w:tc>
          <w:tcPr>
            <w:tcW w:w="1803" w:type="dxa"/>
          </w:tcPr>
          <w:p w14:paraId="3F9E688D" w14:textId="77777777" w:rsidR="004A7367" w:rsidRPr="004A7367" w:rsidRDefault="004A7367" w:rsidP="004A7367">
            <w:pPr>
              <w:pStyle w:val="ListParagraph"/>
              <w:numPr>
                <w:ilvl w:val="0"/>
                <w:numId w:val="63"/>
              </w:numPr>
              <w:bidi/>
              <w:jc w:val="center"/>
              <w:rPr>
                <w:rFonts w:cs="B Lotus"/>
                <w:rtl/>
              </w:rPr>
            </w:pPr>
          </w:p>
        </w:tc>
        <w:tc>
          <w:tcPr>
            <w:tcW w:w="1803" w:type="dxa"/>
          </w:tcPr>
          <w:p w14:paraId="0CA35BB9" w14:textId="4F9122BE" w:rsidR="004A7367" w:rsidRPr="004A7367" w:rsidRDefault="004A7367" w:rsidP="004A7367">
            <w:pPr>
              <w:jc w:val="center"/>
              <w:rPr>
                <w:rFonts w:cs="B Lotus"/>
                <w:sz w:val="28"/>
                <w:szCs w:val="28"/>
                <w:rtl/>
              </w:rPr>
            </w:pPr>
            <w:r w:rsidRPr="004A7367">
              <w:rPr>
                <w:rFonts w:cs="B Lotus"/>
                <w:rtl/>
              </w:rPr>
              <w:t>841</w:t>
            </w:r>
          </w:p>
        </w:tc>
        <w:tc>
          <w:tcPr>
            <w:tcW w:w="1803" w:type="dxa"/>
          </w:tcPr>
          <w:p w14:paraId="72027C21" w14:textId="0DEEB7F5"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جعفریه‏</w:t>
            </w:r>
          </w:p>
        </w:tc>
        <w:tc>
          <w:tcPr>
            <w:tcW w:w="1803" w:type="dxa"/>
          </w:tcPr>
          <w:p w14:paraId="6460F978" w14:textId="1A13D8D2" w:rsidR="004A7367" w:rsidRPr="004A7367" w:rsidRDefault="004A7367" w:rsidP="004A7367">
            <w:pPr>
              <w:jc w:val="center"/>
              <w:rPr>
                <w:rFonts w:cs="B Lotus"/>
                <w:sz w:val="28"/>
                <w:szCs w:val="28"/>
                <w:rtl/>
              </w:rPr>
            </w:pPr>
            <w:r w:rsidRPr="004A7367">
              <w:rPr>
                <w:rFonts w:cs="B Lotus"/>
                <w:rtl/>
              </w:rPr>
              <w:t>26</w:t>
            </w:r>
          </w:p>
        </w:tc>
        <w:tc>
          <w:tcPr>
            <w:tcW w:w="1803" w:type="dxa"/>
          </w:tcPr>
          <w:p w14:paraId="774F579E" w14:textId="0671A737" w:rsidR="004A7367" w:rsidRPr="004A7367" w:rsidRDefault="004A7367" w:rsidP="004A7367">
            <w:pPr>
              <w:jc w:val="center"/>
              <w:rPr>
                <w:rFonts w:cs="B Lotus"/>
                <w:sz w:val="28"/>
                <w:szCs w:val="28"/>
                <w:rtl/>
              </w:rPr>
            </w:pPr>
            <w:r w:rsidRPr="004A7367">
              <w:rPr>
                <w:rFonts w:cs="B Lotus" w:hint="cs"/>
                <w:rtl/>
              </w:rPr>
              <w:t>قم</w:t>
            </w:r>
          </w:p>
        </w:tc>
      </w:tr>
      <w:tr w:rsidR="004A7367" w:rsidRPr="004A7367" w14:paraId="68A10929" w14:textId="77777777" w:rsidTr="00372823">
        <w:tc>
          <w:tcPr>
            <w:tcW w:w="1803" w:type="dxa"/>
          </w:tcPr>
          <w:p w14:paraId="01ED762D" w14:textId="77777777" w:rsidR="004A7367" w:rsidRPr="004A7367" w:rsidRDefault="004A7367" w:rsidP="004A7367">
            <w:pPr>
              <w:pStyle w:val="ListParagraph"/>
              <w:numPr>
                <w:ilvl w:val="0"/>
                <w:numId w:val="63"/>
              </w:numPr>
              <w:bidi/>
              <w:jc w:val="center"/>
              <w:rPr>
                <w:rFonts w:cs="B Lotus"/>
                <w:rtl/>
              </w:rPr>
            </w:pPr>
          </w:p>
        </w:tc>
        <w:tc>
          <w:tcPr>
            <w:tcW w:w="1803" w:type="dxa"/>
          </w:tcPr>
          <w:p w14:paraId="6EDA4B32" w14:textId="5128A1ED" w:rsidR="004A7367" w:rsidRPr="004A7367" w:rsidRDefault="004A7367" w:rsidP="004A7367">
            <w:pPr>
              <w:jc w:val="center"/>
              <w:rPr>
                <w:rFonts w:cs="B Lotus"/>
                <w:sz w:val="28"/>
                <w:szCs w:val="28"/>
                <w:rtl/>
              </w:rPr>
            </w:pPr>
            <w:r w:rsidRPr="004A7367">
              <w:rPr>
                <w:rFonts w:cs="B Lotus"/>
                <w:rtl/>
              </w:rPr>
              <w:t>842</w:t>
            </w:r>
          </w:p>
        </w:tc>
        <w:tc>
          <w:tcPr>
            <w:tcW w:w="1803" w:type="dxa"/>
          </w:tcPr>
          <w:p w14:paraId="4783A10B" w14:textId="1ED8DCBD"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کهک‏</w:t>
            </w:r>
          </w:p>
        </w:tc>
        <w:tc>
          <w:tcPr>
            <w:tcW w:w="1803" w:type="dxa"/>
          </w:tcPr>
          <w:p w14:paraId="1FC601C8" w14:textId="0098F7C2" w:rsidR="004A7367" w:rsidRPr="004A7367" w:rsidRDefault="004A7367" w:rsidP="004A7367">
            <w:pPr>
              <w:jc w:val="center"/>
              <w:rPr>
                <w:rFonts w:cs="B Lotus"/>
                <w:sz w:val="28"/>
                <w:szCs w:val="28"/>
                <w:rtl/>
              </w:rPr>
            </w:pPr>
            <w:r w:rsidRPr="004A7367">
              <w:rPr>
                <w:rFonts w:cs="B Lotus"/>
                <w:rtl/>
              </w:rPr>
              <w:t>26</w:t>
            </w:r>
          </w:p>
        </w:tc>
        <w:tc>
          <w:tcPr>
            <w:tcW w:w="1803" w:type="dxa"/>
          </w:tcPr>
          <w:p w14:paraId="0A3F26E2" w14:textId="076590B1" w:rsidR="004A7367" w:rsidRPr="004A7367" w:rsidRDefault="004A7367" w:rsidP="004A7367">
            <w:pPr>
              <w:jc w:val="center"/>
              <w:rPr>
                <w:rFonts w:cs="B Lotus"/>
                <w:sz w:val="28"/>
                <w:szCs w:val="28"/>
                <w:rtl/>
              </w:rPr>
            </w:pPr>
            <w:r w:rsidRPr="004A7367">
              <w:rPr>
                <w:rFonts w:cs="B Lotus" w:hint="cs"/>
                <w:rtl/>
              </w:rPr>
              <w:t>قم</w:t>
            </w:r>
          </w:p>
        </w:tc>
      </w:tr>
      <w:tr w:rsidR="004A7367" w:rsidRPr="004A7367" w14:paraId="2246908C" w14:textId="77777777" w:rsidTr="00372823">
        <w:tc>
          <w:tcPr>
            <w:tcW w:w="1803" w:type="dxa"/>
          </w:tcPr>
          <w:p w14:paraId="30617109" w14:textId="77777777" w:rsidR="004A7367" w:rsidRPr="004A7367" w:rsidRDefault="004A7367" w:rsidP="004A7367">
            <w:pPr>
              <w:pStyle w:val="ListParagraph"/>
              <w:numPr>
                <w:ilvl w:val="0"/>
                <w:numId w:val="63"/>
              </w:numPr>
              <w:bidi/>
              <w:jc w:val="center"/>
              <w:rPr>
                <w:rFonts w:cs="B Lotus"/>
                <w:rtl/>
              </w:rPr>
            </w:pPr>
          </w:p>
        </w:tc>
        <w:tc>
          <w:tcPr>
            <w:tcW w:w="1803" w:type="dxa"/>
          </w:tcPr>
          <w:p w14:paraId="04E959C4" w14:textId="5E6C8727" w:rsidR="004A7367" w:rsidRPr="004A7367" w:rsidRDefault="004A7367" w:rsidP="004A7367">
            <w:pPr>
              <w:jc w:val="center"/>
              <w:rPr>
                <w:rFonts w:cs="B Lotus"/>
                <w:sz w:val="28"/>
                <w:szCs w:val="28"/>
                <w:rtl/>
              </w:rPr>
            </w:pPr>
            <w:r w:rsidRPr="004A7367">
              <w:rPr>
                <w:rFonts w:cs="B Lotus"/>
                <w:rtl/>
              </w:rPr>
              <w:t>971</w:t>
            </w:r>
          </w:p>
        </w:tc>
        <w:tc>
          <w:tcPr>
            <w:tcW w:w="1803" w:type="dxa"/>
          </w:tcPr>
          <w:p w14:paraId="07256EF3" w14:textId="0489D8FF" w:rsidR="004A7367" w:rsidRPr="004A7367" w:rsidRDefault="004A7367" w:rsidP="004A7367">
            <w:pPr>
              <w:jc w:val="center"/>
              <w:rPr>
                <w:rFonts w:cs="B Lotus"/>
                <w:sz w:val="28"/>
                <w:szCs w:val="28"/>
                <w:rtl/>
              </w:rPr>
            </w:pPr>
            <w:r w:rsidRPr="004A7367">
              <w:rPr>
                <w:rFonts w:cs="B Lotus" w:hint="cs"/>
                <w:rtl/>
              </w:rPr>
              <w:t>دستجرد</w:t>
            </w:r>
            <w:r w:rsidRPr="004A7367">
              <w:rPr>
                <w:rFonts w:cs="B Lotus"/>
                <w:rtl/>
              </w:rPr>
              <w:t xml:space="preserve"> ( </w:t>
            </w:r>
            <w:r w:rsidRPr="004A7367">
              <w:rPr>
                <w:rFonts w:cs="B Lotus" w:hint="cs"/>
                <w:rtl/>
              </w:rPr>
              <w:t>خلجستان</w:t>
            </w:r>
            <w:r w:rsidRPr="004A7367">
              <w:rPr>
                <w:rFonts w:cs="B Lotus"/>
                <w:rtl/>
              </w:rPr>
              <w:t xml:space="preserve"> )</w:t>
            </w:r>
          </w:p>
        </w:tc>
        <w:tc>
          <w:tcPr>
            <w:tcW w:w="1803" w:type="dxa"/>
          </w:tcPr>
          <w:p w14:paraId="421E2357" w14:textId="37566722" w:rsidR="004A7367" w:rsidRPr="004A7367" w:rsidRDefault="004A7367" w:rsidP="004A7367">
            <w:pPr>
              <w:jc w:val="center"/>
              <w:rPr>
                <w:rFonts w:cs="B Lotus"/>
                <w:sz w:val="28"/>
                <w:szCs w:val="28"/>
                <w:rtl/>
              </w:rPr>
            </w:pPr>
            <w:r w:rsidRPr="004A7367">
              <w:rPr>
                <w:rFonts w:cs="B Lotus"/>
                <w:rtl/>
              </w:rPr>
              <w:t>26</w:t>
            </w:r>
          </w:p>
        </w:tc>
        <w:tc>
          <w:tcPr>
            <w:tcW w:w="1803" w:type="dxa"/>
          </w:tcPr>
          <w:p w14:paraId="193E89E3" w14:textId="08BF5B8C" w:rsidR="004A7367" w:rsidRPr="004A7367" w:rsidRDefault="004A7367" w:rsidP="004A7367">
            <w:pPr>
              <w:jc w:val="center"/>
              <w:rPr>
                <w:rFonts w:cs="B Lotus"/>
                <w:sz w:val="28"/>
                <w:szCs w:val="28"/>
                <w:rtl/>
              </w:rPr>
            </w:pPr>
            <w:r w:rsidRPr="004A7367">
              <w:rPr>
                <w:rFonts w:cs="B Lotus" w:hint="cs"/>
                <w:rtl/>
              </w:rPr>
              <w:t>قم</w:t>
            </w:r>
          </w:p>
        </w:tc>
      </w:tr>
      <w:tr w:rsidR="004A7367" w:rsidRPr="004A7367" w14:paraId="06701EB2" w14:textId="77777777" w:rsidTr="00372823">
        <w:tc>
          <w:tcPr>
            <w:tcW w:w="1803" w:type="dxa"/>
          </w:tcPr>
          <w:p w14:paraId="4694E586" w14:textId="77777777" w:rsidR="004A7367" w:rsidRPr="004A7367" w:rsidRDefault="004A7367" w:rsidP="004A7367">
            <w:pPr>
              <w:pStyle w:val="ListParagraph"/>
              <w:numPr>
                <w:ilvl w:val="0"/>
                <w:numId w:val="63"/>
              </w:numPr>
              <w:bidi/>
              <w:jc w:val="center"/>
              <w:rPr>
                <w:rFonts w:cs="B Lotus"/>
                <w:rtl/>
              </w:rPr>
            </w:pPr>
          </w:p>
        </w:tc>
        <w:tc>
          <w:tcPr>
            <w:tcW w:w="1803" w:type="dxa"/>
          </w:tcPr>
          <w:p w14:paraId="08241305" w14:textId="3027B552" w:rsidR="004A7367" w:rsidRPr="004A7367" w:rsidRDefault="004A7367" w:rsidP="004A7367">
            <w:pPr>
              <w:jc w:val="center"/>
              <w:rPr>
                <w:rFonts w:cs="B Lotus"/>
                <w:sz w:val="28"/>
                <w:szCs w:val="28"/>
                <w:rtl/>
              </w:rPr>
            </w:pPr>
            <w:r w:rsidRPr="004A7367">
              <w:rPr>
                <w:rFonts w:cs="B Lotus"/>
                <w:rtl/>
              </w:rPr>
              <w:t>1449</w:t>
            </w:r>
          </w:p>
        </w:tc>
        <w:tc>
          <w:tcPr>
            <w:tcW w:w="1803" w:type="dxa"/>
          </w:tcPr>
          <w:p w14:paraId="6AFA5738" w14:textId="7E63CBC0" w:rsidR="004A7367" w:rsidRPr="004A7367" w:rsidRDefault="004A7367" w:rsidP="004A7367">
            <w:pPr>
              <w:jc w:val="center"/>
              <w:rPr>
                <w:rFonts w:cs="B Lotus"/>
                <w:sz w:val="28"/>
                <w:szCs w:val="28"/>
                <w:rtl/>
              </w:rPr>
            </w:pPr>
            <w:r w:rsidRPr="004A7367">
              <w:rPr>
                <w:rFonts w:cs="B Lotus" w:hint="cs"/>
                <w:rtl/>
              </w:rPr>
              <w:t>قنوات</w:t>
            </w:r>
          </w:p>
        </w:tc>
        <w:tc>
          <w:tcPr>
            <w:tcW w:w="1803" w:type="dxa"/>
          </w:tcPr>
          <w:p w14:paraId="20F0E639" w14:textId="558C7118" w:rsidR="004A7367" w:rsidRPr="004A7367" w:rsidRDefault="004A7367" w:rsidP="004A7367">
            <w:pPr>
              <w:jc w:val="center"/>
              <w:rPr>
                <w:rFonts w:cs="B Lotus"/>
                <w:sz w:val="28"/>
                <w:szCs w:val="28"/>
                <w:rtl/>
              </w:rPr>
            </w:pPr>
            <w:r w:rsidRPr="004A7367">
              <w:rPr>
                <w:rFonts w:cs="B Lotus"/>
                <w:rtl/>
              </w:rPr>
              <w:t>26</w:t>
            </w:r>
          </w:p>
        </w:tc>
        <w:tc>
          <w:tcPr>
            <w:tcW w:w="1803" w:type="dxa"/>
          </w:tcPr>
          <w:p w14:paraId="54BCDB51" w14:textId="07DB98BD" w:rsidR="004A7367" w:rsidRPr="004A7367" w:rsidRDefault="004A7367" w:rsidP="004A7367">
            <w:pPr>
              <w:jc w:val="center"/>
              <w:rPr>
                <w:rFonts w:cs="B Lotus"/>
                <w:sz w:val="28"/>
                <w:szCs w:val="28"/>
                <w:rtl/>
              </w:rPr>
            </w:pPr>
            <w:r w:rsidRPr="004A7367">
              <w:rPr>
                <w:rFonts w:cs="B Lotus" w:hint="cs"/>
                <w:rtl/>
              </w:rPr>
              <w:t>قم</w:t>
            </w:r>
          </w:p>
        </w:tc>
      </w:tr>
      <w:tr w:rsidR="004A7367" w:rsidRPr="004A7367" w14:paraId="34196C0E" w14:textId="77777777" w:rsidTr="00372823">
        <w:tc>
          <w:tcPr>
            <w:tcW w:w="1803" w:type="dxa"/>
          </w:tcPr>
          <w:p w14:paraId="0E9A4984" w14:textId="77777777" w:rsidR="004A7367" w:rsidRPr="004A7367" w:rsidRDefault="004A7367" w:rsidP="004A7367">
            <w:pPr>
              <w:pStyle w:val="ListParagraph"/>
              <w:numPr>
                <w:ilvl w:val="0"/>
                <w:numId w:val="63"/>
              </w:numPr>
              <w:bidi/>
              <w:jc w:val="center"/>
              <w:rPr>
                <w:rFonts w:cs="B Lotus"/>
                <w:rtl/>
              </w:rPr>
            </w:pPr>
          </w:p>
        </w:tc>
        <w:tc>
          <w:tcPr>
            <w:tcW w:w="1803" w:type="dxa"/>
          </w:tcPr>
          <w:p w14:paraId="1656398E" w14:textId="0E7F372C" w:rsidR="004A7367" w:rsidRPr="004A7367" w:rsidRDefault="004A7367" w:rsidP="004A7367">
            <w:pPr>
              <w:jc w:val="center"/>
              <w:rPr>
                <w:rFonts w:cs="B Lotus"/>
                <w:sz w:val="28"/>
                <w:szCs w:val="28"/>
                <w:rtl/>
              </w:rPr>
            </w:pPr>
            <w:r w:rsidRPr="004A7367">
              <w:rPr>
                <w:rFonts w:cs="B Lotus"/>
                <w:rtl/>
              </w:rPr>
              <w:t>430</w:t>
            </w:r>
          </w:p>
        </w:tc>
        <w:tc>
          <w:tcPr>
            <w:tcW w:w="1803" w:type="dxa"/>
          </w:tcPr>
          <w:p w14:paraId="04EABA7B" w14:textId="4174426A" w:rsidR="004A7367" w:rsidRPr="004A7367" w:rsidRDefault="004A7367" w:rsidP="004A7367">
            <w:pPr>
              <w:jc w:val="center"/>
              <w:rPr>
                <w:rFonts w:cs="B Lotus"/>
                <w:sz w:val="28"/>
                <w:szCs w:val="28"/>
                <w:rtl/>
              </w:rPr>
            </w:pPr>
            <w:r w:rsidRPr="004A7367">
              <w:rPr>
                <w:rFonts w:cs="B Lotus" w:hint="cs"/>
                <w:rtl/>
              </w:rPr>
              <w:t>قزوین</w:t>
            </w:r>
          </w:p>
        </w:tc>
        <w:tc>
          <w:tcPr>
            <w:tcW w:w="1803" w:type="dxa"/>
          </w:tcPr>
          <w:p w14:paraId="3C00B582" w14:textId="2424B586" w:rsidR="004A7367" w:rsidRPr="004A7367" w:rsidRDefault="004A7367" w:rsidP="004A7367">
            <w:pPr>
              <w:jc w:val="center"/>
              <w:rPr>
                <w:rFonts w:cs="B Lotus"/>
                <w:sz w:val="28"/>
                <w:szCs w:val="28"/>
                <w:rtl/>
              </w:rPr>
            </w:pPr>
            <w:r w:rsidRPr="004A7367">
              <w:rPr>
                <w:rFonts w:cs="B Lotus"/>
                <w:rtl/>
              </w:rPr>
              <w:t>27</w:t>
            </w:r>
          </w:p>
        </w:tc>
        <w:tc>
          <w:tcPr>
            <w:tcW w:w="1803" w:type="dxa"/>
          </w:tcPr>
          <w:p w14:paraId="0240183E" w14:textId="2F54A76E"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036E8471" w14:textId="77777777" w:rsidTr="00372823">
        <w:tc>
          <w:tcPr>
            <w:tcW w:w="1803" w:type="dxa"/>
          </w:tcPr>
          <w:p w14:paraId="1D347925" w14:textId="77777777" w:rsidR="004A7367" w:rsidRPr="004A7367" w:rsidRDefault="004A7367" w:rsidP="004A7367">
            <w:pPr>
              <w:pStyle w:val="ListParagraph"/>
              <w:numPr>
                <w:ilvl w:val="0"/>
                <w:numId w:val="63"/>
              </w:numPr>
              <w:bidi/>
              <w:jc w:val="center"/>
              <w:rPr>
                <w:rFonts w:cs="B Lotus"/>
                <w:rtl/>
              </w:rPr>
            </w:pPr>
          </w:p>
        </w:tc>
        <w:tc>
          <w:tcPr>
            <w:tcW w:w="1803" w:type="dxa"/>
          </w:tcPr>
          <w:p w14:paraId="4E531EE4" w14:textId="5DA7E0F4" w:rsidR="004A7367" w:rsidRPr="004A7367" w:rsidRDefault="004A7367" w:rsidP="004A7367">
            <w:pPr>
              <w:jc w:val="center"/>
              <w:rPr>
                <w:rFonts w:cs="B Lotus"/>
                <w:sz w:val="28"/>
                <w:szCs w:val="28"/>
                <w:rtl/>
              </w:rPr>
            </w:pPr>
            <w:r w:rsidRPr="004A7367">
              <w:rPr>
                <w:rFonts w:cs="B Lotus"/>
                <w:rtl/>
              </w:rPr>
              <w:t>431</w:t>
            </w:r>
          </w:p>
        </w:tc>
        <w:tc>
          <w:tcPr>
            <w:tcW w:w="1803" w:type="dxa"/>
          </w:tcPr>
          <w:p w14:paraId="65D4E771" w14:textId="0C6DE11D" w:rsidR="004A7367" w:rsidRPr="004A7367" w:rsidRDefault="004A7367" w:rsidP="004A7367">
            <w:pPr>
              <w:jc w:val="center"/>
              <w:rPr>
                <w:rFonts w:cs="B Lotus"/>
                <w:sz w:val="28"/>
                <w:szCs w:val="28"/>
                <w:rtl/>
              </w:rPr>
            </w:pPr>
            <w:r w:rsidRPr="004A7367">
              <w:rPr>
                <w:rFonts w:cs="B Lotus" w:hint="cs"/>
                <w:rtl/>
              </w:rPr>
              <w:t>تاکستان</w:t>
            </w:r>
          </w:p>
        </w:tc>
        <w:tc>
          <w:tcPr>
            <w:tcW w:w="1803" w:type="dxa"/>
          </w:tcPr>
          <w:p w14:paraId="33BFD95B" w14:textId="6E61BB4C" w:rsidR="004A7367" w:rsidRPr="004A7367" w:rsidRDefault="004A7367" w:rsidP="004A7367">
            <w:pPr>
              <w:jc w:val="center"/>
              <w:rPr>
                <w:rFonts w:cs="B Lotus"/>
                <w:sz w:val="28"/>
                <w:szCs w:val="28"/>
                <w:rtl/>
              </w:rPr>
            </w:pPr>
            <w:r w:rsidRPr="004A7367">
              <w:rPr>
                <w:rFonts w:cs="B Lotus"/>
                <w:rtl/>
              </w:rPr>
              <w:t>27</w:t>
            </w:r>
          </w:p>
        </w:tc>
        <w:tc>
          <w:tcPr>
            <w:tcW w:w="1803" w:type="dxa"/>
          </w:tcPr>
          <w:p w14:paraId="620242D6" w14:textId="365B416E"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389FE8B6" w14:textId="77777777" w:rsidTr="00372823">
        <w:tc>
          <w:tcPr>
            <w:tcW w:w="1803" w:type="dxa"/>
          </w:tcPr>
          <w:p w14:paraId="1BB44BB4" w14:textId="77777777" w:rsidR="004A7367" w:rsidRPr="004A7367" w:rsidRDefault="004A7367" w:rsidP="004A7367">
            <w:pPr>
              <w:pStyle w:val="ListParagraph"/>
              <w:numPr>
                <w:ilvl w:val="0"/>
                <w:numId w:val="63"/>
              </w:numPr>
              <w:bidi/>
              <w:jc w:val="center"/>
              <w:rPr>
                <w:rFonts w:cs="B Lotus"/>
                <w:rtl/>
              </w:rPr>
            </w:pPr>
          </w:p>
        </w:tc>
        <w:tc>
          <w:tcPr>
            <w:tcW w:w="1803" w:type="dxa"/>
          </w:tcPr>
          <w:p w14:paraId="41DB8C56" w14:textId="65E9E550" w:rsidR="004A7367" w:rsidRPr="004A7367" w:rsidRDefault="004A7367" w:rsidP="004A7367">
            <w:pPr>
              <w:jc w:val="center"/>
              <w:rPr>
                <w:rFonts w:cs="B Lotus"/>
                <w:sz w:val="28"/>
                <w:szCs w:val="28"/>
                <w:rtl/>
              </w:rPr>
            </w:pPr>
            <w:r w:rsidRPr="004A7367">
              <w:rPr>
                <w:rFonts w:cs="B Lotus"/>
                <w:rtl/>
              </w:rPr>
              <w:t>432</w:t>
            </w:r>
          </w:p>
        </w:tc>
        <w:tc>
          <w:tcPr>
            <w:tcW w:w="1803" w:type="dxa"/>
          </w:tcPr>
          <w:p w14:paraId="1EA39C4E" w14:textId="590F0B6C" w:rsidR="004A7367" w:rsidRPr="004A7367" w:rsidRDefault="004A7367" w:rsidP="004A7367">
            <w:pPr>
              <w:jc w:val="center"/>
              <w:rPr>
                <w:rFonts w:cs="B Lotus"/>
                <w:sz w:val="28"/>
                <w:szCs w:val="28"/>
                <w:rtl/>
              </w:rPr>
            </w:pPr>
            <w:r w:rsidRPr="004A7367">
              <w:rPr>
                <w:rFonts w:cs="B Lotus" w:hint="cs"/>
                <w:rtl/>
              </w:rPr>
              <w:t>آبیک</w:t>
            </w:r>
          </w:p>
        </w:tc>
        <w:tc>
          <w:tcPr>
            <w:tcW w:w="1803" w:type="dxa"/>
          </w:tcPr>
          <w:p w14:paraId="05B026BE" w14:textId="31361483" w:rsidR="004A7367" w:rsidRPr="004A7367" w:rsidRDefault="004A7367" w:rsidP="004A7367">
            <w:pPr>
              <w:jc w:val="center"/>
              <w:rPr>
                <w:rFonts w:cs="B Lotus"/>
                <w:sz w:val="28"/>
                <w:szCs w:val="28"/>
                <w:rtl/>
              </w:rPr>
            </w:pPr>
            <w:r w:rsidRPr="004A7367">
              <w:rPr>
                <w:rFonts w:cs="B Lotus"/>
                <w:rtl/>
              </w:rPr>
              <w:t>27</w:t>
            </w:r>
          </w:p>
        </w:tc>
        <w:tc>
          <w:tcPr>
            <w:tcW w:w="1803" w:type="dxa"/>
          </w:tcPr>
          <w:p w14:paraId="51CB08A9" w14:textId="02BDBD1C"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45F07C87" w14:textId="77777777" w:rsidTr="00372823">
        <w:tc>
          <w:tcPr>
            <w:tcW w:w="1803" w:type="dxa"/>
          </w:tcPr>
          <w:p w14:paraId="31AAEBAC" w14:textId="77777777" w:rsidR="004A7367" w:rsidRPr="004A7367" w:rsidRDefault="004A7367" w:rsidP="004A7367">
            <w:pPr>
              <w:pStyle w:val="ListParagraph"/>
              <w:numPr>
                <w:ilvl w:val="0"/>
                <w:numId w:val="63"/>
              </w:numPr>
              <w:bidi/>
              <w:jc w:val="center"/>
              <w:rPr>
                <w:rFonts w:cs="B Lotus"/>
                <w:rtl/>
              </w:rPr>
            </w:pPr>
          </w:p>
        </w:tc>
        <w:tc>
          <w:tcPr>
            <w:tcW w:w="1803" w:type="dxa"/>
          </w:tcPr>
          <w:p w14:paraId="69AF5692" w14:textId="440C94A4" w:rsidR="004A7367" w:rsidRPr="004A7367" w:rsidRDefault="004A7367" w:rsidP="004A7367">
            <w:pPr>
              <w:jc w:val="center"/>
              <w:rPr>
                <w:rFonts w:cs="B Lotus"/>
                <w:sz w:val="28"/>
                <w:szCs w:val="28"/>
                <w:rtl/>
              </w:rPr>
            </w:pPr>
            <w:r w:rsidRPr="004A7367">
              <w:rPr>
                <w:rFonts w:cs="B Lotus"/>
                <w:rtl/>
              </w:rPr>
              <w:t>433</w:t>
            </w:r>
          </w:p>
        </w:tc>
        <w:tc>
          <w:tcPr>
            <w:tcW w:w="1803" w:type="dxa"/>
          </w:tcPr>
          <w:p w14:paraId="069911AF" w14:textId="31AF3DA2" w:rsidR="004A7367" w:rsidRPr="004A7367" w:rsidRDefault="004A7367" w:rsidP="004A7367">
            <w:pPr>
              <w:jc w:val="center"/>
              <w:rPr>
                <w:rFonts w:cs="B Lotus"/>
                <w:sz w:val="28"/>
                <w:szCs w:val="28"/>
                <w:rtl/>
              </w:rPr>
            </w:pPr>
            <w:r w:rsidRPr="004A7367">
              <w:rPr>
                <w:rFonts w:cs="B Lotus" w:hint="cs"/>
                <w:rtl/>
              </w:rPr>
              <w:t>آوج</w:t>
            </w:r>
          </w:p>
        </w:tc>
        <w:tc>
          <w:tcPr>
            <w:tcW w:w="1803" w:type="dxa"/>
          </w:tcPr>
          <w:p w14:paraId="3948169B" w14:textId="2ADC4978" w:rsidR="004A7367" w:rsidRPr="004A7367" w:rsidRDefault="004A7367" w:rsidP="004A7367">
            <w:pPr>
              <w:jc w:val="center"/>
              <w:rPr>
                <w:rFonts w:cs="B Lotus"/>
                <w:sz w:val="28"/>
                <w:szCs w:val="28"/>
                <w:rtl/>
              </w:rPr>
            </w:pPr>
            <w:r w:rsidRPr="004A7367">
              <w:rPr>
                <w:rFonts w:cs="B Lotus"/>
                <w:rtl/>
              </w:rPr>
              <w:t>27</w:t>
            </w:r>
          </w:p>
        </w:tc>
        <w:tc>
          <w:tcPr>
            <w:tcW w:w="1803" w:type="dxa"/>
          </w:tcPr>
          <w:p w14:paraId="1D97FC59" w14:textId="5FFB3D5C"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119B073C" w14:textId="77777777" w:rsidTr="00372823">
        <w:tc>
          <w:tcPr>
            <w:tcW w:w="1803" w:type="dxa"/>
          </w:tcPr>
          <w:p w14:paraId="331AD84C" w14:textId="77777777" w:rsidR="004A7367" w:rsidRPr="004A7367" w:rsidRDefault="004A7367" w:rsidP="004A7367">
            <w:pPr>
              <w:pStyle w:val="ListParagraph"/>
              <w:numPr>
                <w:ilvl w:val="0"/>
                <w:numId w:val="63"/>
              </w:numPr>
              <w:bidi/>
              <w:jc w:val="center"/>
              <w:rPr>
                <w:rFonts w:cs="B Lotus"/>
                <w:rtl/>
              </w:rPr>
            </w:pPr>
          </w:p>
        </w:tc>
        <w:tc>
          <w:tcPr>
            <w:tcW w:w="1803" w:type="dxa"/>
          </w:tcPr>
          <w:p w14:paraId="35E61B57" w14:textId="446DD82D" w:rsidR="004A7367" w:rsidRPr="004A7367" w:rsidRDefault="004A7367" w:rsidP="004A7367">
            <w:pPr>
              <w:jc w:val="center"/>
              <w:rPr>
                <w:rFonts w:cs="B Lotus"/>
                <w:sz w:val="28"/>
                <w:szCs w:val="28"/>
                <w:rtl/>
              </w:rPr>
            </w:pPr>
            <w:r w:rsidRPr="004A7367">
              <w:rPr>
                <w:rFonts w:cs="B Lotus"/>
                <w:rtl/>
              </w:rPr>
              <w:t>434</w:t>
            </w:r>
          </w:p>
        </w:tc>
        <w:tc>
          <w:tcPr>
            <w:tcW w:w="1803" w:type="dxa"/>
          </w:tcPr>
          <w:p w14:paraId="57B39958" w14:textId="450B0373" w:rsidR="004A7367" w:rsidRPr="004A7367" w:rsidRDefault="004A7367" w:rsidP="004A7367">
            <w:pPr>
              <w:jc w:val="center"/>
              <w:rPr>
                <w:rFonts w:cs="B Lotus"/>
                <w:sz w:val="28"/>
                <w:szCs w:val="28"/>
                <w:rtl/>
              </w:rPr>
            </w:pPr>
            <w:r w:rsidRPr="004A7367">
              <w:rPr>
                <w:rFonts w:cs="B Lotus" w:hint="cs"/>
                <w:rtl/>
              </w:rPr>
              <w:t>الوند</w:t>
            </w:r>
          </w:p>
        </w:tc>
        <w:tc>
          <w:tcPr>
            <w:tcW w:w="1803" w:type="dxa"/>
          </w:tcPr>
          <w:p w14:paraId="200E9C6A" w14:textId="52902918" w:rsidR="004A7367" w:rsidRPr="004A7367" w:rsidRDefault="004A7367" w:rsidP="004A7367">
            <w:pPr>
              <w:jc w:val="center"/>
              <w:rPr>
                <w:rFonts w:cs="B Lotus"/>
                <w:sz w:val="28"/>
                <w:szCs w:val="28"/>
                <w:rtl/>
              </w:rPr>
            </w:pPr>
            <w:r w:rsidRPr="004A7367">
              <w:rPr>
                <w:rFonts w:cs="B Lotus"/>
                <w:rtl/>
              </w:rPr>
              <w:t>27</w:t>
            </w:r>
          </w:p>
        </w:tc>
        <w:tc>
          <w:tcPr>
            <w:tcW w:w="1803" w:type="dxa"/>
          </w:tcPr>
          <w:p w14:paraId="6B934102" w14:textId="7F856125"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084CF8B2" w14:textId="77777777" w:rsidTr="00372823">
        <w:tc>
          <w:tcPr>
            <w:tcW w:w="1803" w:type="dxa"/>
          </w:tcPr>
          <w:p w14:paraId="240A5F86" w14:textId="77777777" w:rsidR="004A7367" w:rsidRPr="004A7367" w:rsidRDefault="004A7367" w:rsidP="004A7367">
            <w:pPr>
              <w:pStyle w:val="ListParagraph"/>
              <w:numPr>
                <w:ilvl w:val="0"/>
                <w:numId w:val="63"/>
              </w:numPr>
              <w:bidi/>
              <w:jc w:val="center"/>
              <w:rPr>
                <w:rFonts w:cs="B Lotus"/>
                <w:rtl/>
              </w:rPr>
            </w:pPr>
          </w:p>
        </w:tc>
        <w:tc>
          <w:tcPr>
            <w:tcW w:w="1803" w:type="dxa"/>
          </w:tcPr>
          <w:p w14:paraId="037132C3" w14:textId="3AECCA11" w:rsidR="004A7367" w:rsidRPr="004A7367" w:rsidRDefault="004A7367" w:rsidP="004A7367">
            <w:pPr>
              <w:jc w:val="center"/>
              <w:rPr>
                <w:rFonts w:cs="B Lotus"/>
                <w:sz w:val="28"/>
                <w:szCs w:val="28"/>
                <w:rtl/>
              </w:rPr>
            </w:pPr>
            <w:r w:rsidRPr="004A7367">
              <w:rPr>
                <w:rFonts w:cs="B Lotus"/>
                <w:rtl/>
              </w:rPr>
              <w:t>435</w:t>
            </w:r>
          </w:p>
        </w:tc>
        <w:tc>
          <w:tcPr>
            <w:tcW w:w="1803" w:type="dxa"/>
          </w:tcPr>
          <w:p w14:paraId="28B50B87" w14:textId="2910D14F" w:rsidR="004A7367" w:rsidRPr="004A7367" w:rsidRDefault="004A7367" w:rsidP="004A7367">
            <w:pPr>
              <w:jc w:val="center"/>
              <w:rPr>
                <w:rFonts w:cs="B Lotus"/>
                <w:sz w:val="28"/>
                <w:szCs w:val="28"/>
                <w:rtl/>
              </w:rPr>
            </w:pPr>
            <w:r w:rsidRPr="004A7367">
              <w:rPr>
                <w:rFonts w:cs="B Lotus" w:hint="cs"/>
                <w:rtl/>
              </w:rPr>
              <w:t>بوئین</w:t>
            </w:r>
            <w:r w:rsidRPr="004A7367">
              <w:rPr>
                <w:rFonts w:cs="B Lotus"/>
                <w:rtl/>
              </w:rPr>
              <w:t xml:space="preserve"> </w:t>
            </w:r>
            <w:r w:rsidRPr="004A7367">
              <w:rPr>
                <w:rFonts w:cs="B Lotus" w:hint="cs"/>
                <w:rtl/>
              </w:rPr>
              <w:t>زهرا</w:t>
            </w:r>
          </w:p>
        </w:tc>
        <w:tc>
          <w:tcPr>
            <w:tcW w:w="1803" w:type="dxa"/>
          </w:tcPr>
          <w:p w14:paraId="448805B8" w14:textId="053A8318" w:rsidR="004A7367" w:rsidRPr="004A7367" w:rsidRDefault="004A7367" w:rsidP="004A7367">
            <w:pPr>
              <w:jc w:val="center"/>
              <w:rPr>
                <w:rFonts w:cs="B Lotus"/>
                <w:sz w:val="28"/>
                <w:szCs w:val="28"/>
                <w:rtl/>
              </w:rPr>
            </w:pPr>
            <w:r w:rsidRPr="004A7367">
              <w:rPr>
                <w:rFonts w:cs="B Lotus"/>
                <w:rtl/>
              </w:rPr>
              <w:t>27</w:t>
            </w:r>
          </w:p>
        </w:tc>
        <w:tc>
          <w:tcPr>
            <w:tcW w:w="1803" w:type="dxa"/>
          </w:tcPr>
          <w:p w14:paraId="31504F38" w14:textId="30C3D675"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55B48715" w14:textId="77777777" w:rsidTr="00372823">
        <w:tc>
          <w:tcPr>
            <w:tcW w:w="1803" w:type="dxa"/>
          </w:tcPr>
          <w:p w14:paraId="29EA4415" w14:textId="77777777" w:rsidR="004A7367" w:rsidRPr="004A7367" w:rsidRDefault="004A7367" w:rsidP="004A7367">
            <w:pPr>
              <w:pStyle w:val="ListParagraph"/>
              <w:numPr>
                <w:ilvl w:val="0"/>
                <w:numId w:val="63"/>
              </w:numPr>
              <w:bidi/>
              <w:jc w:val="center"/>
              <w:rPr>
                <w:rFonts w:cs="B Lotus"/>
                <w:rtl/>
              </w:rPr>
            </w:pPr>
          </w:p>
        </w:tc>
        <w:tc>
          <w:tcPr>
            <w:tcW w:w="1803" w:type="dxa"/>
          </w:tcPr>
          <w:p w14:paraId="0BED778B" w14:textId="64071CD2" w:rsidR="004A7367" w:rsidRPr="004A7367" w:rsidRDefault="004A7367" w:rsidP="004A7367">
            <w:pPr>
              <w:jc w:val="center"/>
              <w:rPr>
                <w:rFonts w:cs="B Lotus"/>
                <w:sz w:val="28"/>
                <w:szCs w:val="28"/>
                <w:rtl/>
              </w:rPr>
            </w:pPr>
            <w:r w:rsidRPr="004A7367">
              <w:rPr>
                <w:rFonts w:cs="B Lotus"/>
                <w:rtl/>
              </w:rPr>
              <w:t>436</w:t>
            </w:r>
          </w:p>
        </w:tc>
        <w:tc>
          <w:tcPr>
            <w:tcW w:w="1803" w:type="dxa"/>
          </w:tcPr>
          <w:p w14:paraId="300FCFC9" w14:textId="7FE987B7" w:rsidR="004A7367" w:rsidRPr="004A7367" w:rsidRDefault="004A7367" w:rsidP="004A7367">
            <w:pPr>
              <w:jc w:val="center"/>
              <w:rPr>
                <w:rFonts w:cs="B Lotus"/>
                <w:sz w:val="28"/>
                <w:szCs w:val="28"/>
                <w:rtl/>
              </w:rPr>
            </w:pPr>
            <w:r w:rsidRPr="004A7367">
              <w:rPr>
                <w:rFonts w:cs="B Lotus" w:hint="cs"/>
                <w:rtl/>
              </w:rPr>
              <w:t>بخش</w:t>
            </w:r>
            <w:r w:rsidRPr="004A7367">
              <w:rPr>
                <w:rFonts w:cs="B Lotus"/>
                <w:rtl/>
              </w:rPr>
              <w:t xml:space="preserve"> </w:t>
            </w:r>
            <w:r w:rsidRPr="004A7367">
              <w:rPr>
                <w:rFonts w:cs="B Lotus" w:hint="cs"/>
                <w:rtl/>
              </w:rPr>
              <w:t>شال</w:t>
            </w:r>
          </w:p>
        </w:tc>
        <w:tc>
          <w:tcPr>
            <w:tcW w:w="1803" w:type="dxa"/>
          </w:tcPr>
          <w:p w14:paraId="69A32603" w14:textId="3D08791B" w:rsidR="004A7367" w:rsidRPr="004A7367" w:rsidRDefault="004A7367" w:rsidP="004A7367">
            <w:pPr>
              <w:jc w:val="center"/>
              <w:rPr>
                <w:rFonts w:cs="B Lotus"/>
                <w:sz w:val="28"/>
                <w:szCs w:val="28"/>
                <w:rtl/>
              </w:rPr>
            </w:pPr>
            <w:r w:rsidRPr="004A7367">
              <w:rPr>
                <w:rFonts w:cs="B Lotus"/>
                <w:rtl/>
              </w:rPr>
              <w:t>27</w:t>
            </w:r>
          </w:p>
        </w:tc>
        <w:tc>
          <w:tcPr>
            <w:tcW w:w="1803" w:type="dxa"/>
          </w:tcPr>
          <w:p w14:paraId="32F632AF" w14:textId="091AE3F1"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7B511203" w14:textId="77777777" w:rsidTr="00372823">
        <w:tc>
          <w:tcPr>
            <w:tcW w:w="1803" w:type="dxa"/>
          </w:tcPr>
          <w:p w14:paraId="677BE4D1" w14:textId="77777777" w:rsidR="004A7367" w:rsidRPr="004A7367" w:rsidRDefault="004A7367" w:rsidP="004A7367">
            <w:pPr>
              <w:pStyle w:val="ListParagraph"/>
              <w:numPr>
                <w:ilvl w:val="0"/>
                <w:numId w:val="63"/>
              </w:numPr>
              <w:bidi/>
              <w:jc w:val="center"/>
              <w:rPr>
                <w:rFonts w:cs="B Lotus"/>
                <w:rtl/>
              </w:rPr>
            </w:pPr>
          </w:p>
        </w:tc>
        <w:tc>
          <w:tcPr>
            <w:tcW w:w="1803" w:type="dxa"/>
          </w:tcPr>
          <w:p w14:paraId="09AF0287" w14:textId="67A753F0" w:rsidR="004A7367" w:rsidRPr="004A7367" w:rsidRDefault="004A7367" w:rsidP="004A7367">
            <w:pPr>
              <w:jc w:val="center"/>
              <w:rPr>
                <w:rFonts w:cs="B Lotus"/>
                <w:sz w:val="28"/>
                <w:szCs w:val="28"/>
                <w:rtl/>
              </w:rPr>
            </w:pPr>
            <w:r w:rsidRPr="004A7367">
              <w:rPr>
                <w:rFonts w:cs="B Lotus"/>
                <w:rtl/>
              </w:rPr>
              <w:t>832</w:t>
            </w:r>
          </w:p>
        </w:tc>
        <w:tc>
          <w:tcPr>
            <w:tcW w:w="1803" w:type="dxa"/>
          </w:tcPr>
          <w:p w14:paraId="1A00BCFA" w14:textId="194C11A8"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اقبالیه‏</w:t>
            </w:r>
          </w:p>
        </w:tc>
        <w:tc>
          <w:tcPr>
            <w:tcW w:w="1803" w:type="dxa"/>
          </w:tcPr>
          <w:p w14:paraId="295E84AF" w14:textId="164E09FD" w:rsidR="004A7367" w:rsidRPr="004A7367" w:rsidRDefault="004A7367" w:rsidP="004A7367">
            <w:pPr>
              <w:jc w:val="center"/>
              <w:rPr>
                <w:rFonts w:cs="B Lotus"/>
                <w:sz w:val="28"/>
                <w:szCs w:val="28"/>
                <w:rtl/>
              </w:rPr>
            </w:pPr>
            <w:r w:rsidRPr="004A7367">
              <w:rPr>
                <w:rFonts w:cs="B Lotus"/>
                <w:rtl/>
              </w:rPr>
              <w:t>27</w:t>
            </w:r>
          </w:p>
        </w:tc>
        <w:tc>
          <w:tcPr>
            <w:tcW w:w="1803" w:type="dxa"/>
          </w:tcPr>
          <w:p w14:paraId="2A14FA74" w14:textId="4AE1EBFA"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0CC7298D" w14:textId="77777777" w:rsidTr="00372823">
        <w:tc>
          <w:tcPr>
            <w:tcW w:w="1803" w:type="dxa"/>
          </w:tcPr>
          <w:p w14:paraId="607062FD" w14:textId="77777777" w:rsidR="004A7367" w:rsidRPr="004A7367" w:rsidRDefault="004A7367" w:rsidP="004A7367">
            <w:pPr>
              <w:pStyle w:val="ListParagraph"/>
              <w:numPr>
                <w:ilvl w:val="0"/>
                <w:numId w:val="63"/>
              </w:numPr>
              <w:bidi/>
              <w:jc w:val="center"/>
              <w:rPr>
                <w:rFonts w:cs="B Lotus"/>
                <w:rtl/>
              </w:rPr>
            </w:pPr>
          </w:p>
        </w:tc>
        <w:tc>
          <w:tcPr>
            <w:tcW w:w="1803" w:type="dxa"/>
          </w:tcPr>
          <w:p w14:paraId="702CFD97" w14:textId="5826B115" w:rsidR="004A7367" w:rsidRPr="004A7367" w:rsidRDefault="004A7367" w:rsidP="004A7367">
            <w:pPr>
              <w:jc w:val="center"/>
              <w:rPr>
                <w:rFonts w:cs="B Lotus"/>
                <w:sz w:val="28"/>
                <w:szCs w:val="28"/>
                <w:rtl/>
              </w:rPr>
            </w:pPr>
            <w:r w:rsidRPr="004A7367">
              <w:rPr>
                <w:rFonts w:cs="B Lotus"/>
                <w:rtl/>
              </w:rPr>
              <w:t>833</w:t>
            </w:r>
          </w:p>
        </w:tc>
        <w:tc>
          <w:tcPr>
            <w:tcW w:w="1803" w:type="dxa"/>
          </w:tcPr>
          <w:p w14:paraId="09098E68" w14:textId="5F64559C" w:rsidR="004A7367" w:rsidRPr="004A7367" w:rsidRDefault="004A7367" w:rsidP="004A7367">
            <w:pPr>
              <w:jc w:val="center"/>
              <w:rPr>
                <w:rFonts w:cs="B Lotus"/>
                <w:sz w:val="28"/>
                <w:szCs w:val="28"/>
                <w:rtl/>
              </w:rPr>
            </w:pPr>
            <w:r w:rsidRPr="004A7367">
              <w:rPr>
                <w:rFonts w:cs="B Lotus"/>
                <w:rtl/>
              </w:rPr>
              <w:t>‏</w:t>
            </w:r>
            <w:r w:rsidRPr="004A7367">
              <w:rPr>
                <w:rFonts w:cs="B Lotus" w:hint="cs"/>
                <w:rtl/>
              </w:rPr>
              <w:t>محمدیه‏</w:t>
            </w:r>
          </w:p>
        </w:tc>
        <w:tc>
          <w:tcPr>
            <w:tcW w:w="1803" w:type="dxa"/>
          </w:tcPr>
          <w:p w14:paraId="4EA8EBB2" w14:textId="2735197D" w:rsidR="004A7367" w:rsidRPr="004A7367" w:rsidRDefault="004A7367" w:rsidP="004A7367">
            <w:pPr>
              <w:jc w:val="center"/>
              <w:rPr>
                <w:rFonts w:cs="B Lotus"/>
                <w:sz w:val="28"/>
                <w:szCs w:val="28"/>
                <w:rtl/>
              </w:rPr>
            </w:pPr>
            <w:r w:rsidRPr="004A7367">
              <w:rPr>
                <w:rFonts w:cs="B Lotus"/>
                <w:rtl/>
              </w:rPr>
              <w:t>27</w:t>
            </w:r>
          </w:p>
        </w:tc>
        <w:tc>
          <w:tcPr>
            <w:tcW w:w="1803" w:type="dxa"/>
          </w:tcPr>
          <w:p w14:paraId="4166E32E" w14:textId="3B1FA5C1"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5704DE90" w14:textId="77777777" w:rsidTr="00372823">
        <w:tc>
          <w:tcPr>
            <w:tcW w:w="1803" w:type="dxa"/>
          </w:tcPr>
          <w:p w14:paraId="5656C713" w14:textId="77777777" w:rsidR="004A7367" w:rsidRPr="004A7367" w:rsidRDefault="004A7367" w:rsidP="004A7367">
            <w:pPr>
              <w:pStyle w:val="ListParagraph"/>
              <w:numPr>
                <w:ilvl w:val="0"/>
                <w:numId w:val="63"/>
              </w:numPr>
              <w:bidi/>
              <w:jc w:val="center"/>
              <w:rPr>
                <w:rFonts w:cs="B Lotus"/>
                <w:rtl/>
              </w:rPr>
            </w:pPr>
          </w:p>
        </w:tc>
        <w:tc>
          <w:tcPr>
            <w:tcW w:w="1803" w:type="dxa"/>
          </w:tcPr>
          <w:p w14:paraId="4F91C8D5" w14:textId="4826B2AE" w:rsidR="004A7367" w:rsidRPr="004A7367" w:rsidRDefault="004A7367" w:rsidP="004A7367">
            <w:pPr>
              <w:jc w:val="center"/>
              <w:rPr>
                <w:rFonts w:cs="B Lotus"/>
                <w:sz w:val="28"/>
                <w:szCs w:val="28"/>
                <w:rtl/>
              </w:rPr>
            </w:pPr>
            <w:r w:rsidRPr="004A7367">
              <w:rPr>
                <w:rFonts w:cs="B Lotus"/>
                <w:rtl/>
              </w:rPr>
              <w:t>834</w:t>
            </w:r>
          </w:p>
        </w:tc>
        <w:tc>
          <w:tcPr>
            <w:tcW w:w="1803" w:type="dxa"/>
          </w:tcPr>
          <w:p w14:paraId="26D27F94" w14:textId="0FA1A7B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اوج‏</w:t>
            </w:r>
          </w:p>
        </w:tc>
        <w:tc>
          <w:tcPr>
            <w:tcW w:w="1803" w:type="dxa"/>
          </w:tcPr>
          <w:p w14:paraId="74750F54" w14:textId="47AAC2AF" w:rsidR="004A7367" w:rsidRPr="004A7367" w:rsidRDefault="004A7367" w:rsidP="004A7367">
            <w:pPr>
              <w:jc w:val="center"/>
              <w:rPr>
                <w:rFonts w:cs="B Lotus"/>
                <w:sz w:val="28"/>
                <w:szCs w:val="28"/>
                <w:rtl/>
              </w:rPr>
            </w:pPr>
            <w:r w:rsidRPr="004A7367">
              <w:rPr>
                <w:rFonts w:cs="B Lotus"/>
                <w:rtl/>
              </w:rPr>
              <w:t>27</w:t>
            </w:r>
          </w:p>
        </w:tc>
        <w:tc>
          <w:tcPr>
            <w:tcW w:w="1803" w:type="dxa"/>
          </w:tcPr>
          <w:p w14:paraId="49D9FD0E" w14:textId="7CFB92CE"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022786E7" w14:textId="77777777" w:rsidTr="00372823">
        <w:tc>
          <w:tcPr>
            <w:tcW w:w="1803" w:type="dxa"/>
          </w:tcPr>
          <w:p w14:paraId="17F47818" w14:textId="77777777" w:rsidR="004A7367" w:rsidRPr="004A7367" w:rsidRDefault="004A7367" w:rsidP="004A7367">
            <w:pPr>
              <w:pStyle w:val="ListParagraph"/>
              <w:numPr>
                <w:ilvl w:val="0"/>
                <w:numId w:val="63"/>
              </w:numPr>
              <w:bidi/>
              <w:jc w:val="center"/>
              <w:rPr>
                <w:rFonts w:cs="B Lotus"/>
                <w:rtl/>
              </w:rPr>
            </w:pPr>
          </w:p>
        </w:tc>
        <w:tc>
          <w:tcPr>
            <w:tcW w:w="1803" w:type="dxa"/>
          </w:tcPr>
          <w:p w14:paraId="70DB0DB4" w14:textId="5A3BE3DE" w:rsidR="004A7367" w:rsidRPr="004A7367" w:rsidRDefault="004A7367" w:rsidP="004A7367">
            <w:pPr>
              <w:jc w:val="center"/>
              <w:rPr>
                <w:rFonts w:cs="B Lotus"/>
                <w:sz w:val="28"/>
                <w:szCs w:val="28"/>
                <w:rtl/>
              </w:rPr>
            </w:pPr>
            <w:r w:rsidRPr="004A7367">
              <w:rPr>
                <w:rFonts w:cs="B Lotus"/>
                <w:rtl/>
              </w:rPr>
              <w:t>835</w:t>
            </w:r>
          </w:p>
        </w:tc>
        <w:tc>
          <w:tcPr>
            <w:tcW w:w="1803" w:type="dxa"/>
          </w:tcPr>
          <w:p w14:paraId="1EA9B8F7" w14:textId="46A19F61"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دانسفهان‏</w:t>
            </w:r>
          </w:p>
        </w:tc>
        <w:tc>
          <w:tcPr>
            <w:tcW w:w="1803" w:type="dxa"/>
          </w:tcPr>
          <w:p w14:paraId="702997E5" w14:textId="416C1D03" w:rsidR="004A7367" w:rsidRPr="004A7367" w:rsidRDefault="004A7367" w:rsidP="004A7367">
            <w:pPr>
              <w:jc w:val="center"/>
              <w:rPr>
                <w:rFonts w:cs="B Lotus"/>
                <w:sz w:val="28"/>
                <w:szCs w:val="28"/>
                <w:rtl/>
              </w:rPr>
            </w:pPr>
            <w:r w:rsidRPr="004A7367">
              <w:rPr>
                <w:rFonts w:cs="B Lotus"/>
                <w:rtl/>
              </w:rPr>
              <w:t>27</w:t>
            </w:r>
          </w:p>
        </w:tc>
        <w:tc>
          <w:tcPr>
            <w:tcW w:w="1803" w:type="dxa"/>
          </w:tcPr>
          <w:p w14:paraId="06B526EE" w14:textId="6BA1CE95"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56806E9C" w14:textId="77777777" w:rsidTr="00372823">
        <w:tc>
          <w:tcPr>
            <w:tcW w:w="1803" w:type="dxa"/>
          </w:tcPr>
          <w:p w14:paraId="3280F96B" w14:textId="77777777" w:rsidR="004A7367" w:rsidRPr="004A7367" w:rsidRDefault="004A7367" w:rsidP="004A7367">
            <w:pPr>
              <w:pStyle w:val="ListParagraph"/>
              <w:numPr>
                <w:ilvl w:val="0"/>
                <w:numId w:val="63"/>
              </w:numPr>
              <w:bidi/>
              <w:jc w:val="center"/>
              <w:rPr>
                <w:rFonts w:cs="B Lotus"/>
                <w:rtl/>
              </w:rPr>
            </w:pPr>
          </w:p>
        </w:tc>
        <w:tc>
          <w:tcPr>
            <w:tcW w:w="1803" w:type="dxa"/>
          </w:tcPr>
          <w:p w14:paraId="416EF6B4" w14:textId="397F29CF" w:rsidR="004A7367" w:rsidRPr="004A7367" w:rsidRDefault="004A7367" w:rsidP="004A7367">
            <w:pPr>
              <w:jc w:val="center"/>
              <w:rPr>
                <w:rFonts w:cs="B Lotus"/>
                <w:sz w:val="28"/>
                <w:szCs w:val="28"/>
                <w:rtl/>
              </w:rPr>
            </w:pPr>
            <w:r w:rsidRPr="004A7367">
              <w:rPr>
                <w:rFonts w:cs="B Lotus"/>
                <w:rtl/>
              </w:rPr>
              <w:t>836</w:t>
            </w:r>
          </w:p>
        </w:tc>
        <w:tc>
          <w:tcPr>
            <w:tcW w:w="1803" w:type="dxa"/>
          </w:tcPr>
          <w:p w14:paraId="58FB265E" w14:textId="5E73B174"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شال‏</w:t>
            </w:r>
          </w:p>
        </w:tc>
        <w:tc>
          <w:tcPr>
            <w:tcW w:w="1803" w:type="dxa"/>
          </w:tcPr>
          <w:p w14:paraId="35FBBFDD" w14:textId="176BA561" w:rsidR="004A7367" w:rsidRPr="004A7367" w:rsidRDefault="004A7367" w:rsidP="004A7367">
            <w:pPr>
              <w:jc w:val="center"/>
              <w:rPr>
                <w:rFonts w:cs="B Lotus"/>
                <w:sz w:val="28"/>
                <w:szCs w:val="28"/>
                <w:rtl/>
              </w:rPr>
            </w:pPr>
            <w:r w:rsidRPr="004A7367">
              <w:rPr>
                <w:rFonts w:cs="B Lotus"/>
                <w:rtl/>
              </w:rPr>
              <w:t>27</w:t>
            </w:r>
          </w:p>
        </w:tc>
        <w:tc>
          <w:tcPr>
            <w:tcW w:w="1803" w:type="dxa"/>
          </w:tcPr>
          <w:p w14:paraId="15FC415A" w14:textId="17B445D8"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7FEE4918" w14:textId="77777777" w:rsidTr="00372823">
        <w:tc>
          <w:tcPr>
            <w:tcW w:w="1803" w:type="dxa"/>
          </w:tcPr>
          <w:p w14:paraId="62E08315" w14:textId="77777777" w:rsidR="004A7367" w:rsidRPr="004A7367" w:rsidRDefault="004A7367" w:rsidP="004A7367">
            <w:pPr>
              <w:pStyle w:val="ListParagraph"/>
              <w:numPr>
                <w:ilvl w:val="0"/>
                <w:numId w:val="63"/>
              </w:numPr>
              <w:bidi/>
              <w:jc w:val="center"/>
              <w:rPr>
                <w:rFonts w:cs="B Lotus"/>
                <w:rtl/>
              </w:rPr>
            </w:pPr>
          </w:p>
        </w:tc>
        <w:tc>
          <w:tcPr>
            <w:tcW w:w="1803" w:type="dxa"/>
          </w:tcPr>
          <w:p w14:paraId="18203D7A" w14:textId="79E82D82" w:rsidR="004A7367" w:rsidRPr="004A7367" w:rsidRDefault="004A7367" w:rsidP="004A7367">
            <w:pPr>
              <w:jc w:val="center"/>
              <w:rPr>
                <w:rFonts w:cs="B Lotus"/>
                <w:sz w:val="28"/>
                <w:szCs w:val="28"/>
                <w:rtl/>
              </w:rPr>
            </w:pPr>
            <w:r w:rsidRPr="004A7367">
              <w:rPr>
                <w:rFonts w:cs="B Lotus"/>
                <w:rtl/>
              </w:rPr>
              <w:t>837</w:t>
            </w:r>
          </w:p>
        </w:tc>
        <w:tc>
          <w:tcPr>
            <w:tcW w:w="1803" w:type="dxa"/>
          </w:tcPr>
          <w:p w14:paraId="27E32CE4" w14:textId="5B26BD5A"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اسفرورین‏</w:t>
            </w:r>
          </w:p>
        </w:tc>
        <w:tc>
          <w:tcPr>
            <w:tcW w:w="1803" w:type="dxa"/>
          </w:tcPr>
          <w:p w14:paraId="513DE9D0" w14:textId="783AF989" w:rsidR="004A7367" w:rsidRPr="004A7367" w:rsidRDefault="004A7367" w:rsidP="004A7367">
            <w:pPr>
              <w:jc w:val="center"/>
              <w:rPr>
                <w:rFonts w:cs="B Lotus"/>
                <w:sz w:val="28"/>
                <w:szCs w:val="28"/>
                <w:rtl/>
              </w:rPr>
            </w:pPr>
            <w:r w:rsidRPr="004A7367">
              <w:rPr>
                <w:rFonts w:cs="B Lotus"/>
                <w:rtl/>
              </w:rPr>
              <w:t>27</w:t>
            </w:r>
          </w:p>
        </w:tc>
        <w:tc>
          <w:tcPr>
            <w:tcW w:w="1803" w:type="dxa"/>
          </w:tcPr>
          <w:p w14:paraId="4F3FB93D" w14:textId="098406CB"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1C1851DB" w14:textId="77777777" w:rsidTr="00372823">
        <w:tc>
          <w:tcPr>
            <w:tcW w:w="1803" w:type="dxa"/>
          </w:tcPr>
          <w:p w14:paraId="72C8A89A" w14:textId="77777777" w:rsidR="004A7367" w:rsidRPr="004A7367" w:rsidRDefault="004A7367" w:rsidP="004A7367">
            <w:pPr>
              <w:pStyle w:val="ListParagraph"/>
              <w:numPr>
                <w:ilvl w:val="0"/>
                <w:numId w:val="63"/>
              </w:numPr>
              <w:bidi/>
              <w:jc w:val="center"/>
              <w:rPr>
                <w:rFonts w:cs="B Lotus"/>
                <w:rtl/>
              </w:rPr>
            </w:pPr>
          </w:p>
        </w:tc>
        <w:tc>
          <w:tcPr>
            <w:tcW w:w="1803" w:type="dxa"/>
          </w:tcPr>
          <w:p w14:paraId="73770FC2" w14:textId="29053D57" w:rsidR="004A7367" w:rsidRPr="004A7367" w:rsidRDefault="004A7367" w:rsidP="004A7367">
            <w:pPr>
              <w:jc w:val="center"/>
              <w:rPr>
                <w:rFonts w:cs="B Lotus"/>
                <w:sz w:val="28"/>
                <w:szCs w:val="28"/>
                <w:rtl/>
              </w:rPr>
            </w:pPr>
            <w:r w:rsidRPr="004A7367">
              <w:rPr>
                <w:rFonts w:cs="B Lotus"/>
                <w:rtl/>
              </w:rPr>
              <w:t>840</w:t>
            </w:r>
          </w:p>
        </w:tc>
        <w:tc>
          <w:tcPr>
            <w:tcW w:w="1803" w:type="dxa"/>
          </w:tcPr>
          <w:p w14:paraId="39A47100" w14:textId="490EF0CC" w:rsidR="004A7367" w:rsidRPr="004A7367" w:rsidRDefault="004A7367" w:rsidP="004A7367">
            <w:pPr>
              <w:jc w:val="center"/>
              <w:rPr>
                <w:rFonts w:cs="B Lotus"/>
                <w:sz w:val="28"/>
                <w:szCs w:val="28"/>
                <w:rtl/>
              </w:rPr>
            </w:pPr>
            <w:r w:rsidRPr="004A7367">
              <w:rPr>
                <w:rFonts w:cs="B Lotus" w:hint="cs"/>
                <w:rtl/>
              </w:rPr>
              <w:t>ضیاآباد</w:t>
            </w:r>
          </w:p>
        </w:tc>
        <w:tc>
          <w:tcPr>
            <w:tcW w:w="1803" w:type="dxa"/>
          </w:tcPr>
          <w:p w14:paraId="748FD9A6" w14:textId="5D3892CE" w:rsidR="004A7367" w:rsidRPr="004A7367" w:rsidRDefault="004A7367" w:rsidP="004A7367">
            <w:pPr>
              <w:jc w:val="center"/>
              <w:rPr>
                <w:rFonts w:cs="B Lotus"/>
                <w:sz w:val="28"/>
                <w:szCs w:val="28"/>
                <w:rtl/>
              </w:rPr>
            </w:pPr>
            <w:r w:rsidRPr="004A7367">
              <w:rPr>
                <w:rFonts w:cs="B Lotus"/>
                <w:rtl/>
              </w:rPr>
              <w:t>27</w:t>
            </w:r>
          </w:p>
        </w:tc>
        <w:tc>
          <w:tcPr>
            <w:tcW w:w="1803" w:type="dxa"/>
          </w:tcPr>
          <w:p w14:paraId="4D9DAE8A" w14:textId="5E64DABA"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63F179D4" w14:textId="77777777" w:rsidTr="00372823">
        <w:tc>
          <w:tcPr>
            <w:tcW w:w="1803" w:type="dxa"/>
          </w:tcPr>
          <w:p w14:paraId="6EDEE25C" w14:textId="77777777" w:rsidR="004A7367" w:rsidRPr="004A7367" w:rsidRDefault="004A7367" w:rsidP="004A7367">
            <w:pPr>
              <w:pStyle w:val="ListParagraph"/>
              <w:numPr>
                <w:ilvl w:val="0"/>
                <w:numId w:val="63"/>
              </w:numPr>
              <w:bidi/>
              <w:jc w:val="center"/>
              <w:rPr>
                <w:rFonts w:cs="B Lotus"/>
                <w:rtl/>
              </w:rPr>
            </w:pPr>
          </w:p>
        </w:tc>
        <w:tc>
          <w:tcPr>
            <w:tcW w:w="1803" w:type="dxa"/>
          </w:tcPr>
          <w:p w14:paraId="6C090810" w14:textId="5E27EF01" w:rsidR="004A7367" w:rsidRPr="004A7367" w:rsidRDefault="004A7367" w:rsidP="004A7367">
            <w:pPr>
              <w:jc w:val="center"/>
              <w:rPr>
                <w:rFonts w:cs="B Lotus"/>
                <w:sz w:val="28"/>
                <w:szCs w:val="28"/>
                <w:rtl/>
              </w:rPr>
            </w:pPr>
            <w:r w:rsidRPr="004A7367">
              <w:rPr>
                <w:rFonts w:cs="B Lotus"/>
                <w:rtl/>
              </w:rPr>
              <w:t>844</w:t>
            </w:r>
          </w:p>
        </w:tc>
        <w:tc>
          <w:tcPr>
            <w:tcW w:w="1803" w:type="dxa"/>
          </w:tcPr>
          <w:p w14:paraId="31872EEC" w14:textId="3D08E69C"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الموت</w:t>
            </w:r>
          </w:p>
        </w:tc>
        <w:tc>
          <w:tcPr>
            <w:tcW w:w="1803" w:type="dxa"/>
          </w:tcPr>
          <w:p w14:paraId="2A1FD6CC" w14:textId="1983C212" w:rsidR="004A7367" w:rsidRPr="004A7367" w:rsidRDefault="004A7367" w:rsidP="004A7367">
            <w:pPr>
              <w:jc w:val="center"/>
              <w:rPr>
                <w:rFonts w:cs="B Lotus"/>
                <w:sz w:val="28"/>
                <w:szCs w:val="28"/>
                <w:rtl/>
              </w:rPr>
            </w:pPr>
            <w:r w:rsidRPr="004A7367">
              <w:rPr>
                <w:rFonts w:cs="B Lotus"/>
                <w:rtl/>
              </w:rPr>
              <w:t>27</w:t>
            </w:r>
          </w:p>
        </w:tc>
        <w:tc>
          <w:tcPr>
            <w:tcW w:w="1803" w:type="dxa"/>
          </w:tcPr>
          <w:p w14:paraId="22801964" w14:textId="6EB8E662"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3E52CCEE" w14:textId="77777777" w:rsidTr="00372823">
        <w:tc>
          <w:tcPr>
            <w:tcW w:w="1803" w:type="dxa"/>
          </w:tcPr>
          <w:p w14:paraId="2108D6EB" w14:textId="77777777" w:rsidR="004A7367" w:rsidRPr="004A7367" w:rsidRDefault="004A7367" w:rsidP="004A7367">
            <w:pPr>
              <w:pStyle w:val="ListParagraph"/>
              <w:numPr>
                <w:ilvl w:val="0"/>
                <w:numId w:val="63"/>
              </w:numPr>
              <w:bidi/>
              <w:jc w:val="center"/>
              <w:rPr>
                <w:rFonts w:cs="B Lotus"/>
                <w:rtl/>
              </w:rPr>
            </w:pPr>
          </w:p>
        </w:tc>
        <w:tc>
          <w:tcPr>
            <w:tcW w:w="1803" w:type="dxa"/>
          </w:tcPr>
          <w:p w14:paraId="41DBA889" w14:textId="466B2022" w:rsidR="004A7367" w:rsidRPr="004A7367" w:rsidRDefault="004A7367" w:rsidP="004A7367">
            <w:pPr>
              <w:jc w:val="center"/>
              <w:rPr>
                <w:rFonts w:cs="B Lotus"/>
                <w:sz w:val="28"/>
                <w:szCs w:val="28"/>
                <w:rtl/>
              </w:rPr>
            </w:pPr>
            <w:r w:rsidRPr="004A7367">
              <w:rPr>
                <w:rFonts w:cs="B Lotus"/>
                <w:rtl/>
              </w:rPr>
              <w:t>1067</w:t>
            </w:r>
          </w:p>
        </w:tc>
        <w:tc>
          <w:tcPr>
            <w:tcW w:w="1803" w:type="dxa"/>
          </w:tcPr>
          <w:p w14:paraId="22DD668A" w14:textId="16BC8CCC" w:rsidR="004A7367" w:rsidRPr="004A7367" w:rsidRDefault="004A7367" w:rsidP="004A7367">
            <w:pPr>
              <w:jc w:val="center"/>
              <w:rPr>
                <w:rFonts w:cs="B Lotus"/>
                <w:sz w:val="28"/>
                <w:szCs w:val="28"/>
                <w:rtl/>
              </w:rPr>
            </w:pPr>
            <w:r w:rsidRPr="004A7367">
              <w:rPr>
                <w:rFonts w:cs="B Lotus" w:hint="cs"/>
                <w:rtl/>
              </w:rPr>
              <w:t>رودبار</w:t>
            </w:r>
            <w:r w:rsidRPr="004A7367">
              <w:rPr>
                <w:rFonts w:cs="B Lotus"/>
                <w:rtl/>
              </w:rPr>
              <w:t xml:space="preserve"> </w:t>
            </w:r>
            <w:r w:rsidRPr="004A7367">
              <w:rPr>
                <w:rFonts w:cs="B Lotus" w:hint="cs"/>
                <w:rtl/>
              </w:rPr>
              <w:t>الموت</w:t>
            </w:r>
          </w:p>
        </w:tc>
        <w:tc>
          <w:tcPr>
            <w:tcW w:w="1803" w:type="dxa"/>
          </w:tcPr>
          <w:p w14:paraId="22B37CA6" w14:textId="5A723CC8" w:rsidR="004A7367" w:rsidRPr="004A7367" w:rsidRDefault="004A7367" w:rsidP="004A7367">
            <w:pPr>
              <w:jc w:val="center"/>
              <w:rPr>
                <w:rFonts w:cs="B Lotus"/>
                <w:sz w:val="28"/>
                <w:szCs w:val="28"/>
                <w:rtl/>
              </w:rPr>
            </w:pPr>
            <w:r w:rsidRPr="004A7367">
              <w:rPr>
                <w:rFonts w:cs="B Lotus"/>
                <w:rtl/>
              </w:rPr>
              <w:t>27</w:t>
            </w:r>
          </w:p>
        </w:tc>
        <w:tc>
          <w:tcPr>
            <w:tcW w:w="1803" w:type="dxa"/>
          </w:tcPr>
          <w:p w14:paraId="5AC1AED7" w14:textId="6B92BA37"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345FD876" w14:textId="77777777" w:rsidTr="00372823">
        <w:tc>
          <w:tcPr>
            <w:tcW w:w="1803" w:type="dxa"/>
          </w:tcPr>
          <w:p w14:paraId="39DD4BE2" w14:textId="77777777" w:rsidR="004A7367" w:rsidRPr="004A7367" w:rsidRDefault="004A7367" w:rsidP="004A7367">
            <w:pPr>
              <w:pStyle w:val="ListParagraph"/>
              <w:numPr>
                <w:ilvl w:val="0"/>
                <w:numId w:val="63"/>
              </w:numPr>
              <w:bidi/>
              <w:jc w:val="center"/>
              <w:rPr>
                <w:rFonts w:cs="B Lotus"/>
                <w:rtl/>
              </w:rPr>
            </w:pPr>
          </w:p>
        </w:tc>
        <w:tc>
          <w:tcPr>
            <w:tcW w:w="1803" w:type="dxa"/>
          </w:tcPr>
          <w:p w14:paraId="098C9344" w14:textId="76FECFF4" w:rsidR="004A7367" w:rsidRPr="004A7367" w:rsidRDefault="004A7367" w:rsidP="004A7367">
            <w:pPr>
              <w:jc w:val="center"/>
              <w:rPr>
                <w:rFonts w:cs="B Lotus"/>
                <w:sz w:val="28"/>
                <w:szCs w:val="28"/>
                <w:rtl/>
              </w:rPr>
            </w:pPr>
            <w:r w:rsidRPr="004A7367">
              <w:rPr>
                <w:rFonts w:cs="B Lotus"/>
                <w:rtl/>
              </w:rPr>
              <w:t>1084</w:t>
            </w:r>
          </w:p>
        </w:tc>
        <w:tc>
          <w:tcPr>
            <w:tcW w:w="1803" w:type="dxa"/>
          </w:tcPr>
          <w:p w14:paraId="70FA5225" w14:textId="287CCD23" w:rsidR="004A7367" w:rsidRPr="004A7367" w:rsidRDefault="004A7367" w:rsidP="004A7367">
            <w:pPr>
              <w:jc w:val="center"/>
              <w:rPr>
                <w:rFonts w:cs="B Lotus"/>
                <w:sz w:val="28"/>
                <w:szCs w:val="28"/>
                <w:rtl/>
              </w:rPr>
            </w:pPr>
            <w:r w:rsidRPr="004A7367">
              <w:rPr>
                <w:rFonts w:cs="B Lotus" w:hint="cs"/>
                <w:rtl/>
              </w:rPr>
              <w:t>البرز</w:t>
            </w:r>
          </w:p>
        </w:tc>
        <w:tc>
          <w:tcPr>
            <w:tcW w:w="1803" w:type="dxa"/>
          </w:tcPr>
          <w:p w14:paraId="4E2E495B" w14:textId="56D6772E" w:rsidR="004A7367" w:rsidRPr="004A7367" w:rsidRDefault="004A7367" w:rsidP="004A7367">
            <w:pPr>
              <w:jc w:val="center"/>
              <w:rPr>
                <w:rFonts w:cs="B Lotus"/>
                <w:sz w:val="28"/>
                <w:szCs w:val="28"/>
                <w:rtl/>
              </w:rPr>
            </w:pPr>
            <w:r w:rsidRPr="004A7367">
              <w:rPr>
                <w:rFonts w:cs="B Lotus"/>
                <w:rtl/>
              </w:rPr>
              <w:t>27</w:t>
            </w:r>
          </w:p>
        </w:tc>
        <w:tc>
          <w:tcPr>
            <w:tcW w:w="1803" w:type="dxa"/>
          </w:tcPr>
          <w:p w14:paraId="60C101E5" w14:textId="7CA6F3C7"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23FD0613" w14:textId="77777777" w:rsidTr="00372823">
        <w:tc>
          <w:tcPr>
            <w:tcW w:w="1803" w:type="dxa"/>
          </w:tcPr>
          <w:p w14:paraId="2BB4ECC8" w14:textId="77777777" w:rsidR="004A7367" w:rsidRPr="004A7367" w:rsidRDefault="004A7367" w:rsidP="004A7367">
            <w:pPr>
              <w:pStyle w:val="ListParagraph"/>
              <w:numPr>
                <w:ilvl w:val="0"/>
                <w:numId w:val="63"/>
              </w:numPr>
              <w:bidi/>
              <w:jc w:val="center"/>
              <w:rPr>
                <w:rFonts w:cs="B Lotus"/>
                <w:rtl/>
              </w:rPr>
            </w:pPr>
          </w:p>
        </w:tc>
        <w:tc>
          <w:tcPr>
            <w:tcW w:w="1803" w:type="dxa"/>
          </w:tcPr>
          <w:p w14:paraId="5BFFF517" w14:textId="2BE311DB" w:rsidR="004A7367" w:rsidRPr="004A7367" w:rsidRDefault="004A7367" w:rsidP="004A7367">
            <w:pPr>
              <w:jc w:val="center"/>
              <w:rPr>
                <w:rFonts w:cs="B Lotus"/>
                <w:sz w:val="28"/>
                <w:szCs w:val="28"/>
                <w:rtl/>
              </w:rPr>
            </w:pPr>
            <w:r w:rsidRPr="004A7367">
              <w:rPr>
                <w:rFonts w:cs="B Lotus"/>
                <w:rtl/>
              </w:rPr>
              <w:t>1134</w:t>
            </w:r>
          </w:p>
        </w:tc>
        <w:tc>
          <w:tcPr>
            <w:tcW w:w="1803" w:type="dxa"/>
          </w:tcPr>
          <w:p w14:paraId="056A657A" w14:textId="4130BC13" w:rsidR="004A7367" w:rsidRPr="004A7367" w:rsidRDefault="004A7367" w:rsidP="004A7367">
            <w:pPr>
              <w:jc w:val="center"/>
              <w:rPr>
                <w:rFonts w:cs="B Lotus"/>
                <w:sz w:val="28"/>
                <w:szCs w:val="28"/>
                <w:rtl/>
              </w:rPr>
            </w:pPr>
            <w:r w:rsidRPr="004A7367">
              <w:rPr>
                <w:rFonts w:cs="B Lotus" w:hint="cs"/>
                <w:rtl/>
              </w:rPr>
              <w:t>بیدستان</w:t>
            </w:r>
          </w:p>
        </w:tc>
        <w:tc>
          <w:tcPr>
            <w:tcW w:w="1803" w:type="dxa"/>
          </w:tcPr>
          <w:p w14:paraId="5DC39EEF" w14:textId="05AC039E" w:rsidR="004A7367" w:rsidRPr="004A7367" w:rsidRDefault="004A7367" w:rsidP="004A7367">
            <w:pPr>
              <w:jc w:val="center"/>
              <w:rPr>
                <w:rFonts w:cs="B Lotus"/>
                <w:sz w:val="28"/>
                <w:szCs w:val="28"/>
                <w:rtl/>
              </w:rPr>
            </w:pPr>
            <w:r w:rsidRPr="004A7367">
              <w:rPr>
                <w:rFonts w:cs="B Lotus"/>
                <w:rtl/>
              </w:rPr>
              <w:t>27</w:t>
            </w:r>
          </w:p>
        </w:tc>
        <w:tc>
          <w:tcPr>
            <w:tcW w:w="1803" w:type="dxa"/>
          </w:tcPr>
          <w:p w14:paraId="34B517B5" w14:textId="3313684A"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2D301056" w14:textId="77777777" w:rsidTr="00372823">
        <w:tc>
          <w:tcPr>
            <w:tcW w:w="1803" w:type="dxa"/>
          </w:tcPr>
          <w:p w14:paraId="478EA493" w14:textId="77777777" w:rsidR="004A7367" w:rsidRPr="004A7367" w:rsidRDefault="004A7367" w:rsidP="004A7367">
            <w:pPr>
              <w:pStyle w:val="ListParagraph"/>
              <w:numPr>
                <w:ilvl w:val="0"/>
                <w:numId w:val="63"/>
              </w:numPr>
              <w:bidi/>
              <w:jc w:val="center"/>
              <w:rPr>
                <w:rFonts w:cs="B Lotus"/>
                <w:rtl/>
              </w:rPr>
            </w:pPr>
          </w:p>
        </w:tc>
        <w:tc>
          <w:tcPr>
            <w:tcW w:w="1803" w:type="dxa"/>
          </w:tcPr>
          <w:p w14:paraId="3CDED1FB" w14:textId="0A94B8F3" w:rsidR="004A7367" w:rsidRPr="004A7367" w:rsidRDefault="004A7367" w:rsidP="004A7367">
            <w:pPr>
              <w:jc w:val="center"/>
              <w:rPr>
                <w:rFonts w:cs="B Lotus"/>
                <w:sz w:val="28"/>
                <w:szCs w:val="28"/>
                <w:rtl/>
              </w:rPr>
            </w:pPr>
            <w:r w:rsidRPr="004A7367">
              <w:rPr>
                <w:rFonts w:cs="B Lotus"/>
                <w:rtl/>
              </w:rPr>
              <w:t>1228</w:t>
            </w:r>
          </w:p>
        </w:tc>
        <w:tc>
          <w:tcPr>
            <w:tcW w:w="1803" w:type="dxa"/>
          </w:tcPr>
          <w:p w14:paraId="4B2A642C" w14:textId="0688027F" w:rsidR="004A7367" w:rsidRPr="004A7367" w:rsidRDefault="004A7367" w:rsidP="004A7367">
            <w:pPr>
              <w:jc w:val="center"/>
              <w:rPr>
                <w:rFonts w:cs="B Lotus"/>
                <w:sz w:val="28"/>
                <w:szCs w:val="28"/>
                <w:rtl/>
              </w:rPr>
            </w:pPr>
            <w:r w:rsidRPr="004A7367">
              <w:rPr>
                <w:rFonts w:cs="B Lotus" w:hint="cs"/>
                <w:rtl/>
              </w:rPr>
              <w:t>معلم</w:t>
            </w:r>
            <w:r w:rsidRPr="004A7367">
              <w:rPr>
                <w:rFonts w:cs="B Lotus"/>
                <w:rtl/>
              </w:rPr>
              <w:t xml:space="preserve"> </w:t>
            </w:r>
            <w:r w:rsidRPr="004A7367">
              <w:rPr>
                <w:rFonts w:cs="B Lotus" w:hint="cs"/>
                <w:rtl/>
              </w:rPr>
              <w:t>کلایه</w:t>
            </w:r>
          </w:p>
        </w:tc>
        <w:tc>
          <w:tcPr>
            <w:tcW w:w="1803" w:type="dxa"/>
          </w:tcPr>
          <w:p w14:paraId="3451CB98" w14:textId="2AD468CD" w:rsidR="004A7367" w:rsidRPr="004A7367" w:rsidRDefault="004A7367" w:rsidP="004A7367">
            <w:pPr>
              <w:jc w:val="center"/>
              <w:rPr>
                <w:rFonts w:cs="B Lotus"/>
                <w:sz w:val="28"/>
                <w:szCs w:val="28"/>
                <w:rtl/>
              </w:rPr>
            </w:pPr>
            <w:r w:rsidRPr="004A7367">
              <w:rPr>
                <w:rFonts w:cs="B Lotus"/>
                <w:rtl/>
              </w:rPr>
              <w:t>27</w:t>
            </w:r>
          </w:p>
        </w:tc>
        <w:tc>
          <w:tcPr>
            <w:tcW w:w="1803" w:type="dxa"/>
          </w:tcPr>
          <w:p w14:paraId="40FC575E" w14:textId="31C54FD3"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69EEB54F" w14:textId="77777777" w:rsidTr="00372823">
        <w:tc>
          <w:tcPr>
            <w:tcW w:w="1803" w:type="dxa"/>
          </w:tcPr>
          <w:p w14:paraId="7D2C6959" w14:textId="77777777" w:rsidR="004A7367" w:rsidRPr="004A7367" w:rsidRDefault="004A7367" w:rsidP="004A7367">
            <w:pPr>
              <w:pStyle w:val="ListParagraph"/>
              <w:numPr>
                <w:ilvl w:val="0"/>
                <w:numId w:val="63"/>
              </w:numPr>
              <w:bidi/>
              <w:jc w:val="center"/>
              <w:rPr>
                <w:rFonts w:cs="B Lotus"/>
                <w:rtl/>
              </w:rPr>
            </w:pPr>
          </w:p>
        </w:tc>
        <w:tc>
          <w:tcPr>
            <w:tcW w:w="1803" w:type="dxa"/>
          </w:tcPr>
          <w:p w14:paraId="27EF7C60" w14:textId="799412D6" w:rsidR="004A7367" w:rsidRPr="004A7367" w:rsidRDefault="004A7367" w:rsidP="004A7367">
            <w:pPr>
              <w:jc w:val="center"/>
              <w:rPr>
                <w:rFonts w:cs="B Lotus"/>
                <w:sz w:val="28"/>
                <w:szCs w:val="28"/>
                <w:rtl/>
              </w:rPr>
            </w:pPr>
            <w:r w:rsidRPr="004A7367">
              <w:rPr>
                <w:rFonts w:cs="B Lotus"/>
                <w:rtl/>
              </w:rPr>
              <w:t>1444</w:t>
            </w:r>
          </w:p>
        </w:tc>
        <w:tc>
          <w:tcPr>
            <w:tcW w:w="1803" w:type="dxa"/>
          </w:tcPr>
          <w:p w14:paraId="29832D24" w14:textId="40A39CFE" w:rsidR="004A7367" w:rsidRPr="004A7367" w:rsidRDefault="004A7367" w:rsidP="004A7367">
            <w:pPr>
              <w:jc w:val="center"/>
              <w:rPr>
                <w:rFonts w:cs="B Lotus"/>
                <w:sz w:val="28"/>
                <w:szCs w:val="28"/>
                <w:rtl/>
              </w:rPr>
            </w:pPr>
            <w:r w:rsidRPr="004A7367">
              <w:rPr>
                <w:rFonts w:cs="B Lotus" w:hint="cs"/>
                <w:rtl/>
              </w:rPr>
              <w:t>نرجه</w:t>
            </w:r>
          </w:p>
        </w:tc>
        <w:tc>
          <w:tcPr>
            <w:tcW w:w="1803" w:type="dxa"/>
          </w:tcPr>
          <w:p w14:paraId="286795BF" w14:textId="5FCAA2D9" w:rsidR="004A7367" w:rsidRPr="004A7367" w:rsidRDefault="004A7367" w:rsidP="004A7367">
            <w:pPr>
              <w:jc w:val="center"/>
              <w:rPr>
                <w:rFonts w:cs="B Lotus"/>
                <w:sz w:val="28"/>
                <w:szCs w:val="28"/>
                <w:rtl/>
              </w:rPr>
            </w:pPr>
            <w:r w:rsidRPr="004A7367">
              <w:rPr>
                <w:rFonts w:cs="B Lotus"/>
                <w:rtl/>
              </w:rPr>
              <w:t>27</w:t>
            </w:r>
          </w:p>
        </w:tc>
        <w:tc>
          <w:tcPr>
            <w:tcW w:w="1803" w:type="dxa"/>
          </w:tcPr>
          <w:p w14:paraId="28E887CC" w14:textId="7BD65238"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6DC0238A" w14:textId="77777777" w:rsidTr="00372823">
        <w:tc>
          <w:tcPr>
            <w:tcW w:w="1803" w:type="dxa"/>
          </w:tcPr>
          <w:p w14:paraId="455882D3" w14:textId="77777777" w:rsidR="004A7367" w:rsidRPr="004A7367" w:rsidRDefault="004A7367" w:rsidP="004A7367">
            <w:pPr>
              <w:pStyle w:val="ListParagraph"/>
              <w:numPr>
                <w:ilvl w:val="0"/>
                <w:numId w:val="63"/>
              </w:numPr>
              <w:bidi/>
              <w:jc w:val="center"/>
              <w:rPr>
                <w:rFonts w:cs="B Lotus"/>
                <w:rtl/>
              </w:rPr>
            </w:pPr>
          </w:p>
        </w:tc>
        <w:tc>
          <w:tcPr>
            <w:tcW w:w="1803" w:type="dxa"/>
          </w:tcPr>
          <w:p w14:paraId="05AE7CEE" w14:textId="681D240E" w:rsidR="004A7367" w:rsidRPr="004A7367" w:rsidRDefault="004A7367" w:rsidP="004A7367">
            <w:pPr>
              <w:jc w:val="center"/>
              <w:rPr>
                <w:rFonts w:cs="B Lotus"/>
                <w:sz w:val="28"/>
                <w:szCs w:val="28"/>
                <w:rtl/>
              </w:rPr>
            </w:pPr>
            <w:r w:rsidRPr="004A7367">
              <w:rPr>
                <w:rFonts w:cs="B Lotus"/>
                <w:rtl/>
              </w:rPr>
              <w:t>1445</w:t>
            </w:r>
          </w:p>
        </w:tc>
        <w:tc>
          <w:tcPr>
            <w:tcW w:w="1803" w:type="dxa"/>
          </w:tcPr>
          <w:p w14:paraId="11FB7926" w14:textId="40FD14B6" w:rsidR="004A7367" w:rsidRPr="004A7367" w:rsidRDefault="004A7367" w:rsidP="004A7367">
            <w:pPr>
              <w:jc w:val="center"/>
              <w:rPr>
                <w:rFonts w:cs="B Lotus"/>
                <w:sz w:val="28"/>
                <w:szCs w:val="28"/>
                <w:rtl/>
              </w:rPr>
            </w:pPr>
            <w:r w:rsidRPr="004A7367">
              <w:rPr>
                <w:rFonts w:cs="B Lotus" w:hint="cs"/>
                <w:rtl/>
              </w:rPr>
              <w:t>ارداق</w:t>
            </w:r>
          </w:p>
        </w:tc>
        <w:tc>
          <w:tcPr>
            <w:tcW w:w="1803" w:type="dxa"/>
          </w:tcPr>
          <w:p w14:paraId="7763739A" w14:textId="48106BF9" w:rsidR="004A7367" w:rsidRPr="004A7367" w:rsidRDefault="004A7367" w:rsidP="004A7367">
            <w:pPr>
              <w:jc w:val="center"/>
              <w:rPr>
                <w:rFonts w:cs="B Lotus"/>
                <w:sz w:val="28"/>
                <w:szCs w:val="28"/>
                <w:rtl/>
              </w:rPr>
            </w:pPr>
            <w:r w:rsidRPr="004A7367">
              <w:rPr>
                <w:rFonts w:cs="B Lotus"/>
                <w:rtl/>
              </w:rPr>
              <w:t>27</w:t>
            </w:r>
          </w:p>
        </w:tc>
        <w:tc>
          <w:tcPr>
            <w:tcW w:w="1803" w:type="dxa"/>
          </w:tcPr>
          <w:p w14:paraId="3D56E21E" w14:textId="390B11D7"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78754A17" w14:textId="77777777" w:rsidTr="00372823">
        <w:tc>
          <w:tcPr>
            <w:tcW w:w="1803" w:type="dxa"/>
          </w:tcPr>
          <w:p w14:paraId="5F1BE016" w14:textId="77777777" w:rsidR="004A7367" w:rsidRPr="004A7367" w:rsidRDefault="004A7367" w:rsidP="004A7367">
            <w:pPr>
              <w:pStyle w:val="ListParagraph"/>
              <w:numPr>
                <w:ilvl w:val="0"/>
                <w:numId w:val="63"/>
              </w:numPr>
              <w:bidi/>
              <w:jc w:val="center"/>
              <w:rPr>
                <w:rFonts w:cs="B Lotus"/>
                <w:rtl/>
              </w:rPr>
            </w:pPr>
          </w:p>
        </w:tc>
        <w:tc>
          <w:tcPr>
            <w:tcW w:w="1803" w:type="dxa"/>
          </w:tcPr>
          <w:p w14:paraId="7F205632" w14:textId="78B82B89" w:rsidR="004A7367" w:rsidRPr="004A7367" w:rsidRDefault="004A7367" w:rsidP="004A7367">
            <w:pPr>
              <w:jc w:val="center"/>
              <w:rPr>
                <w:rFonts w:cs="B Lotus"/>
                <w:sz w:val="28"/>
                <w:szCs w:val="28"/>
                <w:rtl/>
              </w:rPr>
            </w:pPr>
            <w:r w:rsidRPr="004A7367">
              <w:rPr>
                <w:rFonts w:cs="B Lotus"/>
                <w:rtl/>
              </w:rPr>
              <w:t>1446</w:t>
            </w:r>
          </w:p>
        </w:tc>
        <w:tc>
          <w:tcPr>
            <w:tcW w:w="1803" w:type="dxa"/>
          </w:tcPr>
          <w:p w14:paraId="1697C01E" w14:textId="4C6B1D15" w:rsidR="004A7367" w:rsidRPr="004A7367" w:rsidRDefault="004A7367" w:rsidP="004A7367">
            <w:pPr>
              <w:jc w:val="center"/>
              <w:rPr>
                <w:rFonts w:cs="B Lotus"/>
                <w:sz w:val="28"/>
                <w:szCs w:val="28"/>
                <w:rtl/>
              </w:rPr>
            </w:pPr>
            <w:r w:rsidRPr="004A7367">
              <w:rPr>
                <w:rFonts w:cs="B Lotus" w:hint="cs"/>
                <w:rtl/>
              </w:rPr>
              <w:t>سگزآباد</w:t>
            </w:r>
          </w:p>
        </w:tc>
        <w:tc>
          <w:tcPr>
            <w:tcW w:w="1803" w:type="dxa"/>
          </w:tcPr>
          <w:p w14:paraId="56B1ED6E" w14:textId="44478146" w:rsidR="004A7367" w:rsidRPr="004A7367" w:rsidRDefault="004A7367" w:rsidP="004A7367">
            <w:pPr>
              <w:jc w:val="center"/>
              <w:rPr>
                <w:rFonts w:cs="B Lotus"/>
                <w:sz w:val="28"/>
                <w:szCs w:val="28"/>
                <w:rtl/>
              </w:rPr>
            </w:pPr>
            <w:r w:rsidRPr="004A7367">
              <w:rPr>
                <w:rFonts w:cs="B Lotus"/>
                <w:rtl/>
              </w:rPr>
              <w:t>27</w:t>
            </w:r>
          </w:p>
        </w:tc>
        <w:tc>
          <w:tcPr>
            <w:tcW w:w="1803" w:type="dxa"/>
          </w:tcPr>
          <w:p w14:paraId="02EE6716" w14:textId="063741AF"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51023273" w14:textId="77777777" w:rsidTr="00372823">
        <w:tc>
          <w:tcPr>
            <w:tcW w:w="1803" w:type="dxa"/>
          </w:tcPr>
          <w:p w14:paraId="3A4625F6" w14:textId="77777777" w:rsidR="004A7367" w:rsidRPr="004A7367" w:rsidRDefault="004A7367" w:rsidP="004A7367">
            <w:pPr>
              <w:pStyle w:val="ListParagraph"/>
              <w:numPr>
                <w:ilvl w:val="0"/>
                <w:numId w:val="63"/>
              </w:numPr>
              <w:bidi/>
              <w:jc w:val="center"/>
              <w:rPr>
                <w:rFonts w:cs="B Lotus"/>
                <w:rtl/>
              </w:rPr>
            </w:pPr>
          </w:p>
        </w:tc>
        <w:tc>
          <w:tcPr>
            <w:tcW w:w="1803" w:type="dxa"/>
          </w:tcPr>
          <w:p w14:paraId="46A85FB9" w14:textId="10DF9598" w:rsidR="004A7367" w:rsidRPr="004A7367" w:rsidRDefault="004A7367" w:rsidP="004A7367">
            <w:pPr>
              <w:jc w:val="center"/>
              <w:rPr>
                <w:rFonts w:cs="B Lotus"/>
                <w:sz w:val="28"/>
                <w:szCs w:val="28"/>
                <w:rtl/>
              </w:rPr>
            </w:pPr>
            <w:r w:rsidRPr="004A7367">
              <w:rPr>
                <w:rFonts w:cs="B Lotus"/>
                <w:rtl/>
              </w:rPr>
              <w:t>1447</w:t>
            </w:r>
          </w:p>
        </w:tc>
        <w:tc>
          <w:tcPr>
            <w:tcW w:w="1803" w:type="dxa"/>
          </w:tcPr>
          <w:p w14:paraId="446D105A" w14:textId="6C7A927A" w:rsidR="004A7367" w:rsidRPr="004A7367" w:rsidRDefault="004A7367" w:rsidP="004A7367">
            <w:pPr>
              <w:jc w:val="center"/>
              <w:rPr>
                <w:rFonts w:cs="B Lotus"/>
                <w:sz w:val="28"/>
                <w:szCs w:val="28"/>
                <w:rtl/>
              </w:rPr>
            </w:pPr>
            <w:r w:rsidRPr="004A7367">
              <w:rPr>
                <w:rFonts w:cs="B Lotus" w:hint="cs"/>
                <w:rtl/>
              </w:rPr>
              <w:t>خاکعلی</w:t>
            </w:r>
          </w:p>
        </w:tc>
        <w:tc>
          <w:tcPr>
            <w:tcW w:w="1803" w:type="dxa"/>
          </w:tcPr>
          <w:p w14:paraId="271925DD" w14:textId="35523D3E" w:rsidR="004A7367" w:rsidRPr="004A7367" w:rsidRDefault="004A7367" w:rsidP="004A7367">
            <w:pPr>
              <w:jc w:val="center"/>
              <w:rPr>
                <w:rFonts w:cs="B Lotus"/>
                <w:sz w:val="28"/>
                <w:szCs w:val="28"/>
                <w:rtl/>
              </w:rPr>
            </w:pPr>
            <w:r w:rsidRPr="004A7367">
              <w:rPr>
                <w:rFonts w:cs="B Lotus"/>
                <w:rtl/>
              </w:rPr>
              <w:t>27</w:t>
            </w:r>
          </w:p>
        </w:tc>
        <w:tc>
          <w:tcPr>
            <w:tcW w:w="1803" w:type="dxa"/>
          </w:tcPr>
          <w:p w14:paraId="0ACE489C" w14:textId="2F045528"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01304D4C" w14:textId="77777777" w:rsidTr="00372823">
        <w:tc>
          <w:tcPr>
            <w:tcW w:w="1803" w:type="dxa"/>
          </w:tcPr>
          <w:p w14:paraId="00E65F9F" w14:textId="77777777" w:rsidR="004A7367" w:rsidRPr="004A7367" w:rsidRDefault="004A7367" w:rsidP="004A7367">
            <w:pPr>
              <w:pStyle w:val="ListParagraph"/>
              <w:numPr>
                <w:ilvl w:val="0"/>
                <w:numId w:val="63"/>
              </w:numPr>
              <w:bidi/>
              <w:jc w:val="center"/>
              <w:rPr>
                <w:rFonts w:cs="B Lotus"/>
                <w:rtl/>
              </w:rPr>
            </w:pPr>
          </w:p>
        </w:tc>
        <w:tc>
          <w:tcPr>
            <w:tcW w:w="1803" w:type="dxa"/>
          </w:tcPr>
          <w:p w14:paraId="5C565139" w14:textId="5443AD02" w:rsidR="004A7367" w:rsidRPr="004A7367" w:rsidRDefault="004A7367" w:rsidP="004A7367">
            <w:pPr>
              <w:jc w:val="center"/>
              <w:rPr>
                <w:rFonts w:cs="B Lotus"/>
                <w:sz w:val="28"/>
                <w:szCs w:val="28"/>
                <w:rtl/>
              </w:rPr>
            </w:pPr>
            <w:r w:rsidRPr="004A7367">
              <w:rPr>
                <w:rFonts w:cs="B Lotus"/>
                <w:rtl/>
              </w:rPr>
              <w:t>1448</w:t>
            </w:r>
          </w:p>
        </w:tc>
        <w:tc>
          <w:tcPr>
            <w:tcW w:w="1803" w:type="dxa"/>
          </w:tcPr>
          <w:p w14:paraId="7676E3AD" w14:textId="4350F886" w:rsidR="004A7367" w:rsidRPr="004A7367" w:rsidRDefault="004A7367" w:rsidP="004A7367">
            <w:pPr>
              <w:jc w:val="center"/>
              <w:rPr>
                <w:rFonts w:cs="B Lotus"/>
                <w:sz w:val="28"/>
                <w:szCs w:val="28"/>
                <w:rtl/>
              </w:rPr>
            </w:pPr>
            <w:r w:rsidRPr="004A7367">
              <w:rPr>
                <w:rFonts w:cs="B Lotus" w:hint="cs"/>
                <w:rtl/>
              </w:rPr>
              <w:t>محمودآباد</w:t>
            </w:r>
            <w:r w:rsidRPr="004A7367">
              <w:rPr>
                <w:rFonts w:cs="B Lotus"/>
                <w:rtl/>
              </w:rPr>
              <w:t xml:space="preserve"> </w:t>
            </w:r>
            <w:r w:rsidRPr="004A7367">
              <w:rPr>
                <w:rFonts w:cs="B Lotus" w:hint="cs"/>
                <w:rtl/>
              </w:rPr>
              <w:t>نمونه</w:t>
            </w:r>
          </w:p>
        </w:tc>
        <w:tc>
          <w:tcPr>
            <w:tcW w:w="1803" w:type="dxa"/>
          </w:tcPr>
          <w:p w14:paraId="4A095A3C" w14:textId="145AFB82" w:rsidR="004A7367" w:rsidRPr="004A7367" w:rsidRDefault="004A7367" w:rsidP="004A7367">
            <w:pPr>
              <w:jc w:val="center"/>
              <w:rPr>
                <w:rFonts w:cs="B Lotus"/>
                <w:sz w:val="28"/>
                <w:szCs w:val="28"/>
                <w:rtl/>
              </w:rPr>
            </w:pPr>
            <w:r w:rsidRPr="004A7367">
              <w:rPr>
                <w:rFonts w:cs="B Lotus"/>
                <w:rtl/>
              </w:rPr>
              <w:t>27</w:t>
            </w:r>
          </w:p>
        </w:tc>
        <w:tc>
          <w:tcPr>
            <w:tcW w:w="1803" w:type="dxa"/>
          </w:tcPr>
          <w:p w14:paraId="63D78956" w14:textId="016F6101"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0434CBCF" w14:textId="77777777" w:rsidTr="00372823">
        <w:tc>
          <w:tcPr>
            <w:tcW w:w="1803" w:type="dxa"/>
          </w:tcPr>
          <w:p w14:paraId="0E6B4C32" w14:textId="77777777" w:rsidR="004A7367" w:rsidRPr="004A7367" w:rsidRDefault="004A7367" w:rsidP="004A7367">
            <w:pPr>
              <w:pStyle w:val="ListParagraph"/>
              <w:numPr>
                <w:ilvl w:val="0"/>
                <w:numId w:val="63"/>
              </w:numPr>
              <w:bidi/>
              <w:jc w:val="center"/>
              <w:rPr>
                <w:rFonts w:cs="B Lotus"/>
                <w:rtl/>
              </w:rPr>
            </w:pPr>
          </w:p>
        </w:tc>
        <w:tc>
          <w:tcPr>
            <w:tcW w:w="1803" w:type="dxa"/>
          </w:tcPr>
          <w:p w14:paraId="351202F9" w14:textId="28E90E60" w:rsidR="004A7367" w:rsidRPr="004A7367" w:rsidRDefault="004A7367" w:rsidP="004A7367">
            <w:pPr>
              <w:jc w:val="center"/>
              <w:rPr>
                <w:rFonts w:cs="B Lotus"/>
                <w:sz w:val="28"/>
                <w:szCs w:val="28"/>
                <w:rtl/>
              </w:rPr>
            </w:pPr>
            <w:r w:rsidRPr="004A7367">
              <w:rPr>
                <w:rFonts w:cs="B Lotus"/>
                <w:rtl/>
              </w:rPr>
              <w:t>1654</w:t>
            </w:r>
          </w:p>
        </w:tc>
        <w:tc>
          <w:tcPr>
            <w:tcW w:w="1803" w:type="dxa"/>
          </w:tcPr>
          <w:p w14:paraId="0F08E44D" w14:textId="0FD93665" w:rsidR="004A7367" w:rsidRPr="004A7367" w:rsidRDefault="004A7367" w:rsidP="004A7367">
            <w:pPr>
              <w:jc w:val="center"/>
              <w:rPr>
                <w:rFonts w:cs="B Lotus"/>
                <w:sz w:val="28"/>
                <w:szCs w:val="28"/>
                <w:rtl/>
              </w:rPr>
            </w:pPr>
            <w:r w:rsidRPr="004A7367">
              <w:rPr>
                <w:rFonts w:cs="B Lotus" w:hint="cs"/>
                <w:rtl/>
              </w:rPr>
              <w:t>کوهین</w:t>
            </w:r>
          </w:p>
        </w:tc>
        <w:tc>
          <w:tcPr>
            <w:tcW w:w="1803" w:type="dxa"/>
          </w:tcPr>
          <w:p w14:paraId="632B14C8" w14:textId="1B08848B" w:rsidR="004A7367" w:rsidRPr="004A7367" w:rsidRDefault="004A7367" w:rsidP="004A7367">
            <w:pPr>
              <w:jc w:val="center"/>
              <w:rPr>
                <w:rFonts w:cs="B Lotus"/>
                <w:sz w:val="28"/>
                <w:szCs w:val="28"/>
                <w:rtl/>
              </w:rPr>
            </w:pPr>
            <w:r w:rsidRPr="004A7367">
              <w:rPr>
                <w:rFonts w:cs="B Lotus"/>
                <w:rtl/>
              </w:rPr>
              <w:t>27</w:t>
            </w:r>
          </w:p>
        </w:tc>
        <w:tc>
          <w:tcPr>
            <w:tcW w:w="1803" w:type="dxa"/>
          </w:tcPr>
          <w:p w14:paraId="06C924B3" w14:textId="30D17B09"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4756465A" w14:textId="77777777" w:rsidTr="00372823">
        <w:tc>
          <w:tcPr>
            <w:tcW w:w="1803" w:type="dxa"/>
          </w:tcPr>
          <w:p w14:paraId="31AC8531" w14:textId="77777777" w:rsidR="004A7367" w:rsidRPr="004A7367" w:rsidRDefault="004A7367" w:rsidP="004A7367">
            <w:pPr>
              <w:pStyle w:val="ListParagraph"/>
              <w:numPr>
                <w:ilvl w:val="0"/>
                <w:numId w:val="63"/>
              </w:numPr>
              <w:bidi/>
              <w:jc w:val="center"/>
              <w:rPr>
                <w:rFonts w:cs="B Lotus"/>
                <w:rtl/>
              </w:rPr>
            </w:pPr>
          </w:p>
        </w:tc>
        <w:tc>
          <w:tcPr>
            <w:tcW w:w="1803" w:type="dxa"/>
          </w:tcPr>
          <w:p w14:paraId="787B7786" w14:textId="6F69E2BE" w:rsidR="004A7367" w:rsidRPr="004A7367" w:rsidRDefault="004A7367" w:rsidP="004A7367">
            <w:pPr>
              <w:jc w:val="center"/>
              <w:rPr>
                <w:rFonts w:cs="B Lotus"/>
                <w:sz w:val="28"/>
                <w:szCs w:val="28"/>
                <w:rtl/>
              </w:rPr>
            </w:pPr>
            <w:r w:rsidRPr="004A7367">
              <w:rPr>
                <w:rFonts w:cs="B Lotus"/>
                <w:rtl/>
              </w:rPr>
              <w:t>1655</w:t>
            </w:r>
          </w:p>
        </w:tc>
        <w:tc>
          <w:tcPr>
            <w:tcW w:w="1803" w:type="dxa"/>
          </w:tcPr>
          <w:p w14:paraId="33A539C7" w14:textId="4C2C8CBE" w:rsidR="004A7367" w:rsidRPr="004A7367" w:rsidRDefault="004A7367" w:rsidP="004A7367">
            <w:pPr>
              <w:jc w:val="center"/>
              <w:rPr>
                <w:rFonts w:cs="B Lotus"/>
                <w:sz w:val="28"/>
                <w:szCs w:val="28"/>
                <w:rtl/>
              </w:rPr>
            </w:pPr>
            <w:r w:rsidRPr="004A7367">
              <w:rPr>
                <w:rFonts w:cs="B Lotus" w:hint="cs"/>
                <w:rtl/>
              </w:rPr>
              <w:t>سیردان</w:t>
            </w:r>
          </w:p>
        </w:tc>
        <w:tc>
          <w:tcPr>
            <w:tcW w:w="1803" w:type="dxa"/>
          </w:tcPr>
          <w:p w14:paraId="64A668EC" w14:textId="6420450A" w:rsidR="004A7367" w:rsidRPr="004A7367" w:rsidRDefault="004A7367" w:rsidP="004A7367">
            <w:pPr>
              <w:jc w:val="center"/>
              <w:rPr>
                <w:rFonts w:cs="B Lotus"/>
                <w:sz w:val="28"/>
                <w:szCs w:val="28"/>
                <w:rtl/>
              </w:rPr>
            </w:pPr>
            <w:r w:rsidRPr="004A7367">
              <w:rPr>
                <w:rFonts w:cs="B Lotus"/>
                <w:rtl/>
              </w:rPr>
              <w:t>27</w:t>
            </w:r>
          </w:p>
        </w:tc>
        <w:tc>
          <w:tcPr>
            <w:tcW w:w="1803" w:type="dxa"/>
          </w:tcPr>
          <w:p w14:paraId="5F141992" w14:textId="45057FAD"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464903CC" w14:textId="77777777" w:rsidTr="00372823">
        <w:tc>
          <w:tcPr>
            <w:tcW w:w="1803" w:type="dxa"/>
          </w:tcPr>
          <w:p w14:paraId="06D76840" w14:textId="77777777" w:rsidR="004A7367" w:rsidRPr="004A7367" w:rsidRDefault="004A7367" w:rsidP="004A7367">
            <w:pPr>
              <w:pStyle w:val="ListParagraph"/>
              <w:numPr>
                <w:ilvl w:val="0"/>
                <w:numId w:val="63"/>
              </w:numPr>
              <w:bidi/>
              <w:jc w:val="center"/>
              <w:rPr>
                <w:rFonts w:cs="B Lotus"/>
                <w:rtl/>
              </w:rPr>
            </w:pPr>
          </w:p>
        </w:tc>
        <w:tc>
          <w:tcPr>
            <w:tcW w:w="1803" w:type="dxa"/>
          </w:tcPr>
          <w:p w14:paraId="53D5C7D5" w14:textId="7EFFF107" w:rsidR="004A7367" w:rsidRPr="004A7367" w:rsidRDefault="004A7367" w:rsidP="004A7367">
            <w:pPr>
              <w:jc w:val="center"/>
              <w:rPr>
                <w:rFonts w:cs="B Lotus"/>
                <w:sz w:val="28"/>
                <w:szCs w:val="28"/>
                <w:rtl/>
              </w:rPr>
            </w:pPr>
            <w:r w:rsidRPr="004A7367">
              <w:rPr>
                <w:rFonts w:cs="B Lotus"/>
                <w:rtl/>
              </w:rPr>
              <w:t>1656</w:t>
            </w:r>
          </w:p>
        </w:tc>
        <w:tc>
          <w:tcPr>
            <w:tcW w:w="1803" w:type="dxa"/>
          </w:tcPr>
          <w:p w14:paraId="4B6007C0" w14:textId="3BCE89F0" w:rsidR="004A7367" w:rsidRPr="004A7367" w:rsidRDefault="004A7367" w:rsidP="004A7367">
            <w:pPr>
              <w:jc w:val="center"/>
              <w:rPr>
                <w:rFonts w:cs="B Lotus"/>
                <w:sz w:val="28"/>
                <w:szCs w:val="28"/>
                <w:rtl/>
              </w:rPr>
            </w:pPr>
            <w:r w:rsidRPr="004A7367">
              <w:rPr>
                <w:rFonts w:cs="B Lotus" w:hint="cs"/>
                <w:rtl/>
              </w:rPr>
              <w:t>رازمیان</w:t>
            </w:r>
          </w:p>
        </w:tc>
        <w:tc>
          <w:tcPr>
            <w:tcW w:w="1803" w:type="dxa"/>
          </w:tcPr>
          <w:p w14:paraId="3E1634A1" w14:textId="7D8E8158" w:rsidR="004A7367" w:rsidRPr="004A7367" w:rsidRDefault="004A7367" w:rsidP="004A7367">
            <w:pPr>
              <w:jc w:val="center"/>
              <w:rPr>
                <w:rFonts w:cs="B Lotus"/>
                <w:sz w:val="28"/>
                <w:szCs w:val="28"/>
                <w:rtl/>
              </w:rPr>
            </w:pPr>
            <w:r w:rsidRPr="004A7367">
              <w:rPr>
                <w:rFonts w:cs="B Lotus"/>
                <w:rtl/>
              </w:rPr>
              <w:t>27</w:t>
            </w:r>
          </w:p>
        </w:tc>
        <w:tc>
          <w:tcPr>
            <w:tcW w:w="1803" w:type="dxa"/>
          </w:tcPr>
          <w:p w14:paraId="74EDE332" w14:textId="5F04FFE8"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5065E078" w14:textId="77777777" w:rsidTr="00372823">
        <w:tc>
          <w:tcPr>
            <w:tcW w:w="1803" w:type="dxa"/>
          </w:tcPr>
          <w:p w14:paraId="40629887" w14:textId="77777777" w:rsidR="004A7367" w:rsidRPr="004A7367" w:rsidRDefault="004A7367" w:rsidP="004A7367">
            <w:pPr>
              <w:pStyle w:val="ListParagraph"/>
              <w:numPr>
                <w:ilvl w:val="0"/>
                <w:numId w:val="63"/>
              </w:numPr>
              <w:bidi/>
              <w:jc w:val="center"/>
              <w:rPr>
                <w:rFonts w:cs="B Lotus"/>
                <w:rtl/>
              </w:rPr>
            </w:pPr>
          </w:p>
        </w:tc>
        <w:tc>
          <w:tcPr>
            <w:tcW w:w="1803" w:type="dxa"/>
          </w:tcPr>
          <w:p w14:paraId="7A23704A" w14:textId="5DDA59B2" w:rsidR="004A7367" w:rsidRPr="004A7367" w:rsidRDefault="004A7367" w:rsidP="004A7367">
            <w:pPr>
              <w:jc w:val="center"/>
              <w:rPr>
                <w:rFonts w:cs="B Lotus"/>
                <w:sz w:val="28"/>
                <w:szCs w:val="28"/>
                <w:rtl/>
              </w:rPr>
            </w:pPr>
            <w:r w:rsidRPr="004A7367">
              <w:rPr>
                <w:rFonts w:cs="B Lotus"/>
                <w:rtl/>
              </w:rPr>
              <w:t>1657</w:t>
            </w:r>
          </w:p>
        </w:tc>
        <w:tc>
          <w:tcPr>
            <w:tcW w:w="1803" w:type="dxa"/>
          </w:tcPr>
          <w:p w14:paraId="3C97B627" w14:textId="1CAFE984" w:rsidR="004A7367" w:rsidRPr="004A7367" w:rsidRDefault="004A7367" w:rsidP="004A7367">
            <w:pPr>
              <w:jc w:val="center"/>
              <w:rPr>
                <w:rFonts w:cs="B Lotus"/>
                <w:sz w:val="28"/>
                <w:szCs w:val="28"/>
                <w:rtl/>
              </w:rPr>
            </w:pPr>
            <w:r w:rsidRPr="004A7367">
              <w:rPr>
                <w:rFonts w:cs="B Lotus" w:hint="cs"/>
                <w:rtl/>
              </w:rPr>
              <w:t>خرمدشت</w:t>
            </w:r>
          </w:p>
        </w:tc>
        <w:tc>
          <w:tcPr>
            <w:tcW w:w="1803" w:type="dxa"/>
          </w:tcPr>
          <w:p w14:paraId="2333C5F8" w14:textId="239E3D5A" w:rsidR="004A7367" w:rsidRPr="004A7367" w:rsidRDefault="004A7367" w:rsidP="004A7367">
            <w:pPr>
              <w:jc w:val="center"/>
              <w:rPr>
                <w:rFonts w:cs="B Lotus"/>
                <w:sz w:val="28"/>
                <w:szCs w:val="28"/>
                <w:rtl/>
              </w:rPr>
            </w:pPr>
            <w:r w:rsidRPr="004A7367">
              <w:rPr>
                <w:rFonts w:cs="B Lotus"/>
                <w:rtl/>
              </w:rPr>
              <w:t>27</w:t>
            </w:r>
          </w:p>
        </w:tc>
        <w:tc>
          <w:tcPr>
            <w:tcW w:w="1803" w:type="dxa"/>
          </w:tcPr>
          <w:p w14:paraId="143E7FBB" w14:textId="08A47BB7"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2EBE57B6" w14:textId="77777777" w:rsidTr="00372823">
        <w:tc>
          <w:tcPr>
            <w:tcW w:w="1803" w:type="dxa"/>
          </w:tcPr>
          <w:p w14:paraId="1D427D7E" w14:textId="77777777" w:rsidR="004A7367" w:rsidRPr="004A7367" w:rsidRDefault="004A7367" w:rsidP="004A7367">
            <w:pPr>
              <w:pStyle w:val="ListParagraph"/>
              <w:numPr>
                <w:ilvl w:val="0"/>
                <w:numId w:val="63"/>
              </w:numPr>
              <w:bidi/>
              <w:jc w:val="center"/>
              <w:rPr>
                <w:rFonts w:cs="B Lotus"/>
                <w:rtl/>
              </w:rPr>
            </w:pPr>
          </w:p>
        </w:tc>
        <w:tc>
          <w:tcPr>
            <w:tcW w:w="1803" w:type="dxa"/>
          </w:tcPr>
          <w:p w14:paraId="6F6132E2" w14:textId="292AE30A" w:rsidR="004A7367" w:rsidRPr="004A7367" w:rsidRDefault="004A7367" w:rsidP="004A7367">
            <w:pPr>
              <w:jc w:val="center"/>
              <w:rPr>
                <w:rFonts w:cs="B Lotus"/>
                <w:sz w:val="28"/>
                <w:szCs w:val="28"/>
                <w:rtl/>
              </w:rPr>
            </w:pPr>
            <w:r w:rsidRPr="004A7367">
              <w:rPr>
                <w:rFonts w:cs="B Lotus"/>
                <w:rtl/>
              </w:rPr>
              <w:t>1658</w:t>
            </w:r>
          </w:p>
        </w:tc>
        <w:tc>
          <w:tcPr>
            <w:tcW w:w="1803" w:type="dxa"/>
          </w:tcPr>
          <w:p w14:paraId="7EE9F964" w14:textId="6D54BC04" w:rsidR="004A7367" w:rsidRPr="004A7367" w:rsidRDefault="004A7367" w:rsidP="004A7367">
            <w:pPr>
              <w:jc w:val="center"/>
              <w:rPr>
                <w:rFonts w:cs="B Lotus"/>
                <w:sz w:val="28"/>
                <w:szCs w:val="28"/>
                <w:rtl/>
              </w:rPr>
            </w:pPr>
            <w:r w:rsidRPr="004A7367">
              <w:rPr>
                <w:rFonts w:cs="B Lotus" w:hint="cs"/>
                <w:rtl/>
              </w:rPr>
              <w:t>آبگرم</w:t>
            </w:r>
          </w:p>
        </w:tc>
        <w:tc>
          <w:tcPr>
            <w:tcW w:w="1803" w:type="dxa"/>
          </w:tcPr>
          <w:p w14:paraId="711163BE" w14:textId="66BDC6EF" w:rsidR="004A7367" w:rsidRPr="004A7367" w:rsidRDefault="004A7367" w:rsidP="004A7367">
            <w:pPr>
              <w:jc w:val="center"/>
              <w:rPr>
                <w:rFonts w:cs="B Lotus"/>
                <w:sz w:val="28"/>
                <w:szCs w:val="28"/>
                <w:rtl/>
              </w:rPr>
            </w:pPr>
            <w:r w:rsidRPr="004A7367">
              <w:rPr>
                <w:rFonts w:cs="B Lotus"/>
                <w:rtl/>
              </w:rPr>
              <w:t>27</w:t>
            </w:r>
          </w:p>
        </w:tc>
        <w:tc>
          <w:tcPr>
            <w:tcW w:w="1803" w:type="dxa"/>
          </w:tcPr>
          <w:p w14:paraId="432C57F3" w14:textId="1985A4CE"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2B551F54" w14:textId="77777777" w:rsidTr="00372823">
        <w:tc>
          <w:tcPr>
            <w:tcW w:w="1803" w:type="dxa"/>
          </w:tcPr>
          <w:p w14:paraId="7C38603B" w14:textId="77777777" w:rsidR="004A7367" w:rsidRPr="004A7367" w:rsidRDefault="004A7367" w:rsidP="004A7367">
            <w:pPr>
              <w:pStyle w:val="ListParagraph"/>
              <w:numPr>
                <w:ilvl w:val="0"/>
                <w:numId w:val="63"/>
              </w:numPr>
              <w:bidi/>
              <w:jc w:val="center"/>
              <w:rPr>
                <w:rFonts w:cs="B Lotus"/>
                <w:rtl/>
              </w:rPr>
            </w:pPr>
          </w:p>
        </w:tc>
        <w:tc>
          <w:tcPr>
            <w:tcW w:w="1803" w:type="dxa"/>
          </w:tcPr>
          <w:p w14:paraId="5737A4ED" w14:textId="37102E7B" w:rsidR="004A7367" w:rsidRPr="004A7367" w:rsidRDefault="004A7367" w:rsidP="004A7367">
            <w:pPr>
              <w:jc w:val="center"/>
              <w:rPr>
                <w:rFonts w:cs="B Lotus"/>
                <w:sz w:val="28"/>
                <w:szCs w:val="28"/>
                <w:rtl/>
              </w:rPr>
            </w:pPr>
            <w:r w:rsidRPr="004A7367">
              <w:rPr>
                <w:rFonts w:cs="B Lotus"/>
                <w:rtl/>
              </w:rPr>
              <w:t>1659</w:t>
            </w:r>
          </w:p>
        </w:tc>
        <w:tc>
          <w:tcPr>
            <w:tcW w:w="1803" w:type="dxa"/>
          </w:tcPr>
          <w:p w14:paraId="0CBF00B3" w14:textId="02D3EEA4" w:rsidR="004A7367" w:rsidRPr="004A7367" w:rsidRDefault="004A7367" w:rsidP="004A7367">
            <w:pPr>
              <w:jc w:val="center"/>
              <w:rPr>
                <w:rFonts w:cs="B Lotus"/>
                <w:sz w:val="28"/>
                <w:szCs w:val="28"/>
                <w:rtl/>
              </w:rPr>
            </w:pPr>
            <w:r w:rsidRPr="004A7367">
              <w:rPr>
                <w:rFonts w:cs="B Lotus" w:hint="cs"/>
                <w:rtl/>
              </w:rPr>
              <w:t>شریفیه</w:t>
            </w:r>
          </w:p>
        </w:tc>
        <w:tc>
          <w:tcPr>
            <w:tcW w:w="1803" w:type="dxa"/>
          </w:tcPr>
          <w:p w14:paraId="168A9C63" w14:textId="1776C7C5" w:rsidR="004A7367" w:rsidRPr="004A7367" w:rsidRDefault="004A7367" w:rsidP="004A7367">
            <w:pPr>
              <w:jc w:val="center"/>
              <w:rPr>
                <w:rFonts w:cs="B Lotus"/>
                <w:sz w:val="28"/>
                <w:szCs w:val="28"/>
                <w:rtl/>
              </w:rPr>
            </w:pPr>
            <w:r w:rsidRPr="004A7367">
              <w:rPr>
                <w:rFonts w:cs="B Lotus"/>
                <w:rtl/>
              </w:rPr>
              <w:t>27</w:t>
            </w:r>
          </w:p>
        </w:tc>
        <w:tc>
          <w:tcPr>
            <w:tcW w:w="1803" w:type="dxa"/>
          </w:tcPr>
          <w:p w14:paraId="5E9E2EC5" w14:textId="42DAA144" w:rsidR="004A7367" w:rsidRPr="004A7367" w:rsidRDefault="004A7367" w:rsidP="004A7367">
            <w:pPr>
              <w:jc w:val="center"/>
              <w:rPr>
                <w:rFonts w:cs="B Lotus"/>
                <w:sz w:val="28"/>
                <w:szCs w:val="28"/>
                <w:rtl/>
              </w:rPr>
            </w:pPr>
            <w:r w:rsidRPr="004A7367">
              <w:rPr>
                <w:rFonts w:cs="B Lotus" w:hint="cs"/>
                <w:rtl/>
              </w:rPr>
              <w:t>قزوین</w:t>
            </w:r>
          </w:p>
        </w:tc>
      </w:tr>
      <w:tr w:rsidR="004A7367" w:rsidRPr="004A7367" w14:paraId="3E3D34B5" w14:textId="77777777" w:rsidTr="00372823">
        <w:tc>
          <w:tcPr>
            <w:tcW w:w="1803" w:type="dxa"/>
          </w:tcPr>
          <w:p w14:paraId="78554C32" w14:textId="77777777" w:rsidR="004A7367" w:rsidRPr="004A7367" w:rsidRDefault="004A7367" w:rsidP="004A7367">
            <w:pPr>
              <w:pStyle w:val="ListParagraph"/>
              <w:numPr>
                <w:ilvl w:val="0"/>
                <w:numId w:val="63"/>
              </w:numPr>
              <w:bidi/>
              <w:jc w:val="center"/>
              <w:rPr>
                <w:rFonts w:cs="B Lotus"/>
                <w:rtl/>
              </w:rPr>
            </w:pPr>
          </w:p>
        </w:tc>
        <w:tc>
          <w:tcPr>
            <w:tcW w:w="1803" w:type="dxa"/>
          </w:tcPr>
          <w:p w14:paraId="7B9FACC2" w14:textId="5869903C" w:rsidR="004A7367" w:rsidRPr="004A7367" w:rsidRDefault="004A7367" w:rsidP="004A7367">
            <w:pPr>
              <w:jc w:val="center"/>
              <w:rPr>
                <w:rFonts w:cs="B Lotus"/>
                <w:sz w:val="28"/>
                <w:szCs w:val="28"/>
                <w:rtl/>
              </w:rPr>
            </w:pPr>
            <w:r w:rsidRPr="004A7367">
              <w:rPr>
                <w:rFonts w:cs="B Lotus"/>
                <w:rtl/>
              </w:rPr>
              <w:t>437</w:t>
            </w:r>
          </w:p>
        </w:tc>
        <w:tc>
          <w:tcPr>
            <w:tcW w:w="1803" w:type="dxa"/>
          </w:tcPr>
          <w:p w14:paraId="37B3871D" w14:textId="64CF222A" w:rsidR="004A7367" w:rsidRPr="004A7367" w:rsidRDefault="004A7367" w:rsidP="004A7367">
            <w:pPr>
              <w:jc w:val="center"/>
              <w:rPr>
                <w:rFonts w:cs="B Lotus"/>
                <w:sz w:val="28"/>
                <w:szCs w:val="28"/>
                <w:rtl/>
              </w:rPr>
            </w:pPr>
            <w:r w:rsidRPr="004A7367">
              <w:rPr>
                <w:rFonts w:cs="B Lotus" w:hint="cs"/>
                <w:rtl/>
              </w:rPr>
              <w:t>گرگان</w:t>
            </w:r>
          </w:p>
        </w:tc>
        <w:tc>
          <w:tcPr>
            <w:tcW w:w="1803" w:type="dxa"/>
          </w:tcPr>
          <w:p w14:paraId="7D532817" w14:textId="795E9353" w:rsidR="004A7367" w:rsidRPr="004A7367" w:rsidRDefault="004A7367" w:rsidP="004A7367">
            <w:pPr>
              <w:jc w:val="center"/>
              <w:rPr>
                <w:rFonts w:cs="B Lotus"/>
                <w:sz w:val="28"/>
                <w:szCs w:val="28"/>
                <w:rtl/>
              </w:rPr>
            </w:pPr>
            <w:r w:rsidRPr="004A7367">
              <w:rPr>
                <w:rFonts w:cs="B Lotus"/>
                <w:rtl/>
              </w:rPr>
              <w:t>28</w:t>
            </w:r>
          </w:p>
        </w:tc>
        <w:tc>
          <w:tcPr>
            <w:tcW w:w="1803" w:type="dxa"/>
          </w:tcPr>
          <w:p w14:paraId="7A360246" w14:textId="3C46D0D6"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20B46F68" w14:textId="77777777" w:rsidTr="00372823">
        <w:tc>
          <w:tcPr>
            <w:tcW w:w="1803" w:type="dxa"/>
          </w:tcPr>
          <w:p w14:paraId="2383836A" w14:textId="77777777" w:rsidR="004A7367" w:rsidRPr="004A7367" w:rsidRDefault="004A7367" w:rsidP="004A7367">
            <w:pPr>
              <w:pStyle w:val="ListParagraph"/>
              <w:numPr>
                <w:ilvl w:val="0"/>
                <w:numId w:val="63"/>
              </w:numPr>
              <w:bidi/>
              <w:jc w:val="center"/>
              <w:rPr>
                <w:rFonts w:cs="B Lotus"/>
                <w:rtl/>
              </w:rPr>
            </w:pPr>
          </w:p>
        </w:tc>
        <w:tc>
          <w:tcPr>
            <w:tcW w:w="1803" w:type="dxa"/>
          </w:tcPr>
          <w:p w14:paraId="4D1BD0EE" w14:textId="03C67AFC" w:rsidR="004A7367" w:rsidRPr="004A7367" w:rsidRDefault="004A7367" w:rsidP="004A7367">
            <w:pPr>
              <w:jc w:val="center"/>
              <w:rPr>
                <w:rFonts w:cs="B Lotus"/>
                <w:sz w:val="28"/>
                <w:szCs w:val="28"/>
                <w:rtl/>
              </w:rPr>
            </w:pPr>
            <w:r w:rsidRPr="004A7367">
              <w:rPr>
                <w:rFonts w:cs="B Lotus"/>
                <w:rtl/>
              </w:rPr>
              <w:t>438</w:t>
            </w:r>
          </w:p>
        </w:tc>
        <w:tc>
          <w:tcPr>
            <w:tcW w:w="1803" w:type="dxa"/>
          </w:tcPr>
          <w:p w14:paraId="3F2B17BF" w14:textId="7068D5D5" w:rsidR="004A7367" w:rsidRPr="004A7367" w:rsidRDefault="004A7367" w:rsidP="004A7367">
            <w:pPr>
              <w:jc w:val="center"/>
              <w:rPr>
                <w:rFonts w:cs="B Lotus"/>
                <w:sz w:val="28"/>
                <w:szCs w:val="28"/>
                <w:rtl/>
              </w:rPr>
            </w:pPr>
            <w:r w:rsidRPr="004A7367">
              <w:rPr>
                <w:rFonts w:cs="B Lotus" w:hint="cs"/>
                <w:rtl/>
              </w:rPr>
              <w:t>گنبد</w:t>
            </w:r>
            <w:r w:rsidRPr="004A7367">
              <w:rPr>
                <w:rFonts w:cs="B Lotus"/>
                <w:rtl/>
              </w:rPr>
              <w:t xml:space="preserve"> </w:t>
            </w:r>
            <w:r w:rsidRPr="004A7367">
              <w:rPr>
                <w:rFonts w:cs="B Lotus" w:hint="cs"/>
                <w:rtl/>
              </w:rPr>
              <w:t>کاووس</w:t>
            </w:r>
          </w:p>
        </w:tc>
        <w:tc>
          <w:tcPr>
            <w:tcW w:w="1803" w:type="dxa"/>
          </w:tcPr>
          <w:p w14:paraId="733AD9B1" w14:textId="00E046BE" w:rsidR="004A7367" w:rsidRPr="004A7367" w:rsidRDefault="004A7367" w:rsidP="004A7367">
            <w:pPr>
              <w:jc w:val="center"/>
              <w:rPr>
                <w:rFonts w:cs="B Lotus"/>
                <w:sz w:val="28"/>
                <w:szCs w:val="28"/>
                <w:rtl/>
              </w:rPr>
            </w:pPr>
            <w:r w:rsidRPr="004A7367">
              <w:rPr>
                <w:rFonts w:cs="B Lotus"/>
                <w:rtl/>
              </w:rPr>
              <w:t>28</w:t>
            </w:r>
          </w:p>
        </w:tc>
        <w:tc>
          <w:tcPr>
            <w:tcW w:w="1803" w:type="dxa"/>
          </w:tcPr>
          <w:p w14:paraId="33BE5D4D" w14:textId="37068BF7"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189560A0" w14:textId="77777777" w:rsidTr="00372823">
        <w:tc>
          <w:tcPr>
            <w:tcW w:w="1803" w:type="dxa"/>
          </w:tcPr>
          <w:p w14:paraId="6ACB0449" w14:textId="77777777" w:rsidR="004A7367" w:rsidRPr="004A7367" w:rsidRDefault="004A7367" w:rsidP="004A7367">
            <w:pPr>
              <w:pStyle w:val="ListParagraph"/>
              <w:numPr>
                <w:ilvl w:val="0"/>
                <w:numId w:val="63"/>
              </w:numPr>
              <w:bidi/>
              <w:jc w:val="center"/>
              <w:rPr>
                <w:rFonts w:cs="B Lotus"/>
                <w:rtl/>
              </w:rPr>
            </w:pPr>
          </w:p>
        </w:tc>
        <w:tc>
          <w:tcPr>
            <w:tcW w:w="1803" w:type="dxa"/>
          </w:tcPr>
          <w:p w14:paraId="4522BBE0" w14:textId="11344B44" w:rsidR="004A7367" w:rsidRPr="004A7367" w:rsidRDefault="004A7367" w:rsidP="004A7367">
            <w:pPr>
              <w:jc w:val="center"/>
              <w:rPr>
                <w:rFonts w:cs="B Lotus"/>
                <w:sz w:val="28"/>
                <w:szCs w:val="28"/>
                <w:rtl/>
              </w:rPr>
            </w:pPr>
            <w:r w:rsidRPr="004A7367">
              <w:rPr>
                <w:rFonts w:cs="B Lotus"/>
                <w:rtl/>
              </w:rPr>
              <w:t>439</w:t>
            </w:r>
          </w:p>
        </w:tc>
        <w:tc>
          <w:tcPr>
            <w:tcW w:w="1803" w:type="dxa"/>
          </w:tcPr>
          <w:p w14:paraId="608E6B12" w14:textId="1E38280D" w:rsidR="004A7367" w:rsidRPr="004A7367" w:rsidRDefault="004A7367" w:rsidP="004A7367">
            <w:pPr>
              <w:jc w:val="center"/>
              <w:rPr>
                <w:rFonts w:cs="B Lotus"/>
                <w:sz w:val="28"/>
                <w:szCs w:val="28"/>
                <w:rtl/>
              </w:rPr>
            </w:pPr>
            <w:r w:rsidRPr="004A7367">
              <w:rPr>
                <w:rFonts w:cs="B Lotus" w:hint="cs"/>
                <w:rtl/>
              </w:rPr>
              <w:t>گالیکش</w:t>
            </w:r>
          </w:p>
        </w:tc>
        <w:tc>
          <w:tcPr>
            <w:tcW w:w="1803" w:type="dxa"/>
          </w:tcPr>
          <w:p w14:paraId="52AE848E" w14:textId="6B6544F9" w:rsidR="004A7367" w:rsidRPr="004A7367" w:rsidRDefault="004A7367" w:rsidP="004A7367">
            <w:pPr>
              <w:jc w:val="center"/>
              <w:rPr>
                <w:rFonts w:cs="B Lotus"/>
                <w:sz w:val="28"/>
                <w:szCs w:val="28"/>
                <w:rtl/>
              </w:rPr>
            </w:pPr>
            <w:r w:rsidRPr="004A7367">
              <w:rPr>
                <w:rFonts w:cs="B Lotus"/>
                <w:rtl/>
              </w:rPr>
              <w:t>28</w:t>
            </w:r>
          </w:p>
        </w:tc>
        <w:tc>
          <w:tcPr>
            <w:tcW w:w="1803" w:type="dxa"/>
          </w:tcPr>
          <w:p w14:paraId="0C200E76" w14:textId="271404E3"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6C71BAC6" w14:textId="77777777" w:rsidTr="00372823">
        <w:tc>
          <w:tcPr>
            <w:tcW w:w="1803" w:type="dxa"/>
          </w:tcPr>
          <w:p w14:paraId="337F50E0" w14:textId="77777777" w:rsidR="004A7367" w:rsidRPr="004A7367" w:rsidRDefault="004A7367" w:rsidP="004A7367">
            <w:pPr>
              <w:pStyle w:val="ListParagraph"/>
              <w:numPr>
                <w:ilvl w:val="0"/>
                <w:numId w:val="63"/>
              </w:numPr>
              <w:bidi/>
              <w:jc w:val="center"/>
              <w:rPr>
                <w:rFonts w:cs="B Lotus"/>
                <w:rtl/>
              </w:rPr>
            </w:pPr>
          </w:p>
        </w:tc>
        <w:tc>
          <w:tcPr>
            <w:tcW w:w="1803" w:type="dxa"/>
          </w:tcPr>
          <w:p w14:paraId="35A8ABDF" w14:textId="460C38D4" w:rsidR="004A7367" w:rsidRPr="004A7367" w:rsidRDefault="004A7367" w:rsidP="004A7367">
            <w:pPr>
              <w:jc w:val="center"/>
              <w:rPr>
                <w:rFonts w:cs="B Lotus"/>
                <w:sz w:val="28"/>
                <w:szCs w:val="28"/>
                <w:rtl/>
              </w:rPr>
            </w:pPr>
            <w:r w:rsidRPr="004A7367">
              <w:rPr>
                <w:rFonts w:cs="B Lotus"/>
                <w:rtl/>
              </w:rPr>
              <w:t>440</w:t>
            </w:r>
          </w:p>
        </w:tc>
        <w:tc>
          <w:tcPr>
            <w:tcW w:w="1803" w:type="dxa"/>
          </w:tcPr>
          <w:p w14:paraId="22D66A5F" w14:textId="5DECF7FA" w:rsidR="004A7367" w:rsidRPr="004A7367" w:rsidRDefault="004A7367" w:rsidP="004A7367">
            <w:pPr>
              <w:jc w:val="center"/>
              <w:rPr>
                <w:rFonts w:cs="B Lotus"/>
                <w:sz w:val="28"/>
                <w:szCs w:val="28"/>
                <w:rtl/>
              </w:rPr>
            </w:pPr>
            <w:r w:rsidRPr="004A7367">
              <w:rPr>
                <w:rFonts w:cs="B Lotus" w:hint="cs"/>
                <w:rtl/>
              </w:rPr>
              <w:t>بندرگز</w:t>
            </w:r>
          </w:p>
        </w:tc>
        <w:tc>
          <w:tcPr>
            <w:tcW w:w="1803" w:type="dxa"/>
          </w:tcPr>
          <w:p w14:paraId="16BB889E" w14:textId="66F21F4A" w:rsidR="004A7367" w:rsidRPr="004A7367" w:rsidRDefault="004A7367" w:rsidP="004A7367">
            <w:pPr>
              <w:jc w:val="center"/>
              <w:rPr>
                <w:rFonts w:cs="B Lotus"/>
                <w:sz w:val="28"/>
                <w:szCs w:val="28"/>
                <w:rtl/>
              </w:rPr>
            </w:pPr>
            <w:r w:rsidRPr="004A7367">
              <w:rPr>
                <w:rFonts w:cs="B Lotus"/>
                <w:rtl/>
              </w:rPr>
              <w:t>28</w:t>
            </w:r>
          </w:p>
        </w:tc>
        <w:tc>
          <w:tcPr>
            <w:tcW w:w="1803" w:type="dxa"/>
          </w:tcPr>
          <w:p w14:paraId="3374E187" w14:textId="71A7422E"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1FDE4428" w14:textId="77777777" w:rsidTr="00372823">
        <w:tc>
          <w:tcPr>
            <w:tcW w:w="1803" w:type="dxa"/>
          </w:tcPr>
          <w:p w14:paraId="79C036D5" w14:textId="77777777" w:rsidR="004A7367" w:rsidRPr="004A7367" w:rsidRDefault="004A7367" w:rsidP="004A7367">
            <w:pPr>
              <w:pStyle w:val="ListParagraph"/>
              <w:numPr>
                <w:ilvl w:val="0"/>
                <w:numId w:val="63"/>
              </w:numPr>
              <w:bidi/>
              <w:jc w:val="center"/>
              <w:rPr>
                <w:rFonts w:cs="B Lotus"/>
                <w:rtl/>
              </w:rPr>
            </w:pPr>
          </w:p>
        </w:tc>
        <w:tc>
          <w:tcPr>
            <w:tcW w:w="1803" w:type="dxa"/>
          </w:tcPr>
          <w:p w14:paraId="62173AAF" w14:textId="38A2D8EB" w:rsidR="004A7367" w:rsidRPr="004A7367" w:rsidRDefault="004A7367" w:rsidP="004A7367">
            <w:pPr>
              <w:jc w:val="center"/>
              <w:rPr>
                <w:rFonts w:cs="B Lotus"/>
                <w:sz w:val="28"/>
                <w:szCs w:val="28"/>
                <w:rtl/>
              </w:rPr>
            </w:pPr>
            <w:r w:rsidRPr="004A7367">
              <w:rPr>
                <w:rFonts w:cs="B Lotus"/>
                <w:rtl/>
              </w:rPr>
              <w:t>441</w:t>
            </w:r>
          </w:p>
        </w:tc>
        <w:tc>
          <w:tcPr>
            <w:tcW w:w="1803" w:type="dxa"/>
          </w:tcPr>
          <w:p w14:paraId="3033360C" w14:textId="5A689319" w:rsidR="004A7367" w:rsidRPr="004A7367" w:rsidRDefault="004A7367" w:rsidP="004A7367">
            <w:pPr>
              <w:jc w:val="center"/>
              <w:rPr>
                <w:rFonts w:cs="B Lotus"/>
                <w:sz w:val="28"/>
                <w:szCs w:val="28"/>
                <w:rtl/>
              </w:rPr>
            </w:pPr>
            <w:r w:rsidRPr="004A7367">
              <w:rPr>
                <w:rFonts w:cs="B Lotus" w:hint="cs"/>
                <w:rtl/>
              </w:rPr>
              <w:t>کردکوی</w:t>
            </w:r>
          </w:p>
        </w:tc>
        <w:tc>
          <w:tcPr>
            <w:tcW w:w="1803" w:type="dxa"/>
          </w:tcPr>
          <w:p w14:paraId="37AD4878" w14:textId="78E01D37" w:rsidR="004A7367" w:rsidRPr="004A7367" w:rsidRDefault="004A7367" w:rsidP="004A7367">
            <w:pPr>
              <w:jc w:val="center"/>
              <w:rPr>
                <w:rFonts w:cs="B Lotus"/>
                <w:sz w:val="28"/>
                <w:szCs w:val="28"/>
                <w:rtl/>
              </w:rPr>
            </w:pPr>
            <w:r w:rsidRPr="004A7367">
              <w:rPr>
                <w:rFonts w:cs="B Lotus"/>
                <w:rtl/>
              </w:rPr>
              <w:t>28</w:t>
            </w:r>
          </w:p>
        </w:tc>
        <w:tc>
          <w:tcPr>
            <w:tcW w:w="1803" w:type="dxa"/>
          </w:tcPr>
          <w:p w14:paraId="0DC202D5" w14:textId="48CDBFD7"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299870AE" w14:textId="77777777" w:rsidTr="00372823">
        <w:tc>
          <w:tcPr>
            <w:tcW w:w="1803" w:type="dxa"/>
          </w:tcPr>
          <w:p w14:paraId="6F8F05E8" w14:textId="77777777" w:rsidR="004A7367" w:rsidRPr="004A7367" w:rsidRDefault="004A7367" w:rsidP="004A7367">
            <w:pPr>
              <w:pStyle w:val="ListParagraph"/>
              <w:numPr>
                <w:ilvl w:val="0"/>
                <w:numId w:val="63"/>
              </w:numPr>
              <w:bidi/>
              <w:jc w:val="center"/>
              <w:rPr>
                <w:rFonts w:cs="B Lotus"/>
                <w:rtl/>
              </w:rPr>
            </w:pPr>
          </w:p>
        </w:tc>
        <w:tc>
          <w:tcPr>
            <w:tcW w:w="1803" w:type="dxa"/>
          </w:tcPr>
          <w:p w14:paraId="2CE9755E" w14:textId="1845747F" w:rsidR="004A7367" w:rsidRPr="004A7367" w:rsidRDefault="004A7367" w:rsidP="004A7367">
            <w:pPr>
              <w:jc w:val="center"/>
              <w:rPr>
                <w:rFonts w:cs="B Lotus"/>
                <w:sz w:val="28"/>
                <w:szCs w:val="28"/>
                <w:rtl/>
              </w:rPr>
            </w:pPr>
            <w:r w:rsidRPr="004A7367">
              <w:rPr>
                <w:rFonts w:cs="B Lotus"/>
                <w:rtl/>
              </w:rPr>
              <w:t>442</w:t>
            </w:r>
          </w:p>
        </w:tc>
        <w:tc>
          <w:tcPr>
            <w:tcW w:w="1803" w:type="dxa"/>
          </w:tcPr>
          <w:p w14:paraId="134871E4" w14:textId="3B92FA5D" w:rsidR="004A7367" w:rsidRPr="004A7367" w:rsidRDefault="004A7367" w:rsidP="004A7367">
            <w:pPr>
              <w:jc w:val="center"/>
              <w:rPr>
                <w:rFonts w:cs="B Lotus"/>
                <w:sz w:val="28"/>
                <w:szCs w:val="28"/>
                <w:rtl/>
              </w:rPr>
            </w:pPr>
            <w:r w:rsidRPr="004A7367">
              <w:rPr>
                <w:rFonts w:cs="B Lotus" w:hint="cs"/>
                <w:rtl/>
              </w:rPr>
              <w:t>بندر</w:t>
            </w:r>
            <w:r w:rsidRPr="004A7367">
              <w:rPr>
                <w:rFonts w:cs="B Lotus"/>
                <w:rtl/>
              </w:rPr>
              <w:t xml:space="preserve"> </w:t>
            </w:r>
            <w:r w:rsidRPr="004A7367">
              <w:rPr>
                <w:rFonts w:cs="B Lotus" w:hint="cs"/>
                <w:rtl/>
              </w:rPr>
              <w:t>ترکمن</w:t>
            </w:r>
          </w:p>
        </w:tc>
        <w:tc>
          <w:tcPr>
            <w:tcW w:w="1803" w:type="dxa"/>
          </w:tcPr>
          <w:p w14:paraId="5D45EA07" w14:textId="109B8D8A" w:rsidR="004A7367" w:rsidRPr="004A7367" w:rsidRDefault="004A7367" w:rsidP="004A7367">
            <w:pPr>
              <w:jc w:val="center"/>
              <w:rPr>
                <w:rFonts w:cs="B Lotus"/>
                <w:sz w:val="28"/>
                <w:szCs w:val="28"/>
                <w:rtl/>
              </w:rPr>
            </w:pPr>
            <w:r w:rsidRPr="004A7367">
              <w:rPr>
                <w:rFonts w:cs="B Lotus"/>
                <w:rtl/>
              </w:rPr>
              <w:t>28</w:t>
            </w:r>
          </w:p>
        </w:tc>
        <w:tc>
          <w:tcPr>
            <w:tcW w:w="1803" w:type="dxa"/>
          </w:tcPr>
          <w:p w14:paraId="5E300334" w14:textId="3A91B31C"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06E6A27B" w14:textId="77777777" w:rsidTr="00372823">
        <w:tc>
          <w:tcPr>
            <w:tcW w:w="1803" w:type="dxa"/>
          </w:tcPr>
          <w:p w14:paraId="76BC5F59" w14:textId="77777777" w:rsidR="004A7367" w:rsidRPr="004A7367" w:rsidRDefault="004A7367" w:rsidP="004A7367">
            <w:pPr>
              <w:pStyle w:val="ListParagraph"/>
              <w:numPr>
                <w:ilvl w:val="0"/>
                <w:numId w:val="63"/>
              </w:numPr>
              <w:bidi/>
              <w:jc w:val="center"/>
              <w:rPr>
                <w:rFonts w:cs="B Lotus"/>
                <w:rtl/>
              </w:rPr>
            </w:pPr>
          </w:p>
        </w:tc>
        <w:tc>
          <w:tcPr>
            <w:tcW w:w="1803" w:type="dxa"/>
          </w:tcPr>
          <w:p w14:paraId="58277E2E" w14:textId="02911A0F" w:rsidR="004A7367" w:rsidRPr="004A7367" w:rsidRDefault="004A7367" w:rsidP="004A7367">
            <w:pPr>
              <w:jc w:val="center"/>
              <w:rPr>
                <w:rFonts w:cs="B Lotus"/>
                <w:sz w:val="28"/>
                <w:szCs w:val="28"/>
                <w:rtl/>
              </w:rPr>
            </w:pPr>
            <w:r w:rsidRPr="004A7367">
              <w:rPr>
                <w:rFonts w:cs="B Lotus"/>
                <w:rtl/>
              </w:rPr>
              <w:t>443</w:t>
            </w:r>
          </w:p>
        </w:tc>
        <w:tc>
          <w:tcPr>
            <w:tcW w:w="1803" w:type="dxa"/>
          </w:tcPr>
          <w:p w14:paraId="7E2082AC" w14:textId="13A15F9C" w:rsidR="004A7367" w:rsidRPr="004A7367" w:rsidRDefault="004A7367" w:rsidP="004A7367">
            <w:pPr>
              <w:jc w:val="center"/>
              <w:rPr>
                <w:rFonts w:cs="B Lotus"/>
                <w:sz w:val="28"/>
                <w:szCs w:val="28"/>
                <w:rtl/>
              </w:rPr>
            </w:pPr>
            <w:r w:rsidRPr="004A7367">
              <w:rPr>
                <w:rFonts w:cs="B Lotus" w:hint="cs"/>
                <w:rtl/>
              </w:rPr>
              <w:t>علی</w:t>
            </w:r>
            <w:r w:rsidRPr="004A7367">
              <w:rPr>
                <w:rFonts w:cs="B Lotus"/>
                <w:rtl/>
              </w:rPr>
              <w:t xml:space="preserve"> </w:t>
            </w:r>
            <w:r w:rsidRPr="004A7367">
              <w:rPr>
                <w:rFonts w:cs="B Lotus" w:hint="cs"/>
                <w:rtl/>
              </w:rPr>
              <w:t>آباد</w:t>
            </w:r>
            <w:r w:rsidRPr="004A7367">
              <w:rPr>
                <w:rFonts w:cs="B Lotus"/>
                <w:rtl/>
              </w:rPr>
              <w:t xml:space="preserve"> </w:t>
            </w:r>
            <w:r w:rsidRPr="004A7367">
              <w:rPr>
                <w:rFonts w:cs="B Lotus" w:hint="cs"/>
                <w:rtl/>
              </w:rPr>
              <w:t>کتول</w:t>
            </w:r>
          </w:p>
        </w:tc>
        <w:tc>
          <w:tcPr>
            <w:tcW w:w="1803" w:type="dxa"/>
          </w:tcPr>
          <w:p w14:paraId="40420A21" w14:textId="30DD92F5" w:rsidR="004A7367" w:rsidRPr="004A7367" w:rsidRDefault="004A7367" w:rsidP="004A7367">
            <w:pPr>
              <w:jc w:val="center"/>
              <w:rPr>
                <w:rFonts w:cs="B Lotus"/>
                <w:sz w:val="28"/>
                <w:szCs w:val="28"/>
                <w:rtl/>
              </w:rPr>
            </w:pPr>
            <w:r w:rsidRPr="004A7367">
              <w:rPr>
                <w:rFonts w:cs="B Lotus"/>
                <w:rtl/>
              </w:rPr>
              <w:t>28</w:t>
            </w:r>
          </w:p>
        </w:tc>
        <w:tc>
          <w:tcPr>
            <w:tcW w:w="1803" w:type="dxa"/>
          </w:tcPr>
          <w:p w14:paraId="408B6164" w14:textId="3F5B7CB9"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38DCB477" w14:textId="77777777" w:rsidTr="00372823">
        <w:tc>
          <w:tcPr>
            <w:tcW w:w="1803" w:type="dxa"/>
          </w:tcPr>
          <w:p w14:paraId="064173F8" w14:textId="77777777" w:rsidR="004A7367" w:rsidRPr="004A7367" w:rsidRDefault="004A7367" w:rsidP="004A7367">
            <w:pPr>
              <w:pStyle w:val="ListParagraph"/>
              <w:numPr>
                <w:ilvl w:val="0"/>
                <w:numId w:val="63"/>
              </w:numPr>
              <w:bidi/>
              <w:jc w:val="center"/>
              <w:rPr>
                <w:rFonts w:cs="B Lotus"/>
                <w:rtl/>
              </w:rPr>
            </w:pPr>
          </w:p>
        </w:tc>
        <w:tc>
          <w:tcPr>
            <w:tcW w:w="1803" w:type="dxa"/>
          </w:tcPr>
          <w:p w14:paraId="58F3FF15" w14:textId="33CC9621" w:rsidR="004A7367" w:rsidRPr="004A7367" w:rsidRDefault="004A7367" w:rsidP="004A7367">
            <w:pPr>
              <w:jc w:val="center"/>
              <w:rPr>
                <w:rFonts w:cs="B Lotus"/>
                <w:sz w:val="28"/>
                <w:szCs w:val="28"/>
                <w:rtl/>
              </w:rPr>
            </w:pPr>
            <w:r w:rsidRPr="004A7367">
              <w:rPr>
                <w:rFonts w:cs="B Lotus"/>
                <w:rtl/>
              </w:rPr>
              <w:t>444</w:t>
            </w:r>
          </w:p>
        </w:tc>
        <w:tc>
          <w:tcPr>
            <w:tcW w:w="1803" w:type="dxa"/>
          </w:tcPr>
          <w:p w14:paraId="238D9D86" w14:textId="4AA8506C" w:rsidR="004A7367" w:rsidRPr="004A7367" w:rsidRDefault="004A7367" w:rsidP="004A7367">
            <w:pPr>
              <w:jc w:val="center"/>
              <w:rPr>
                <w:rFonts w:cs="B Lotus"/>
                <w:sz w:val="28"/>
                <w:szCs w:val="28"/>
                <w:rtl/>
              </w:rPr>
            </w:pPr>
            <w:r w:rsidRPr="004A7367">
              <w:rPr>
                <w:rFonts w:cs="B Lotus" w:hint="cs"/>
                <w:rtl/>
              </w:rPr>
              <w:t>آق</w:t>
            </w:r>
            <w:r w:rsidRPr="004A7367">
              <w:rPr>
                <w:rFonts w:cs="B Lotus"/>
                <w:rtl/>
              </w:rPr>
              <w:t xml:space="preserve"> </w:t>
            </w:r>
            <w:r w:rsidRPr="004A7367">
              <w:rPr>
                <w:rFonts w:cs="B Lotus" w:hint="cs"/>
                <w:rtl/>
              </w:rPr>
              <w:t>قلا</w:t>
            </w:r>
          </w:p>
        </w:tc>
        <w:tc>
          <w:tcPr>
            <w:tcW w:w="1803" w:type="dxa"/>
          </w:tcPr>
          <w:p w14:paraId="0AE0EFCE" w14:textId="3622104F" w:rsidR="004A7367" w:rsidRPr="004A7367" w:rsidRDefault="004A7367" w:rsidP="004A7367">
            <w:pPr>
              <w:jc w:val="center"/>
              <w:rPr>
                <w:rFonts w:cs="B Lotus"/>
                <w:sz w:val="28"/>
                <w:szCs w:val="28"/>
                <w:rtl/>
              </w:rPr>
            </w:pPr>
            <w:r w:rsidRPr="004A7367">
              <w:rPr>
                <w:rFonts w:cs="B Lotus"/>
                <w:rtl/>
              </w:rPr>
              <w:t>28</w:t>
            </w:r>
          </w:p>
        </w:tc>
        <w:tc>
          <w:tcPr>
            <w:tcW w:w="1803" w:type="dxa"/>
          </w:tcPr>
          <w:p w14:paraId="725C684E" w14:textId="53D86EB4"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7D1F63F5" w14:textId="77777777" w:rsidTr="00372823">
        <w:tc>
          <w:tcPr>
            <w:tcW w:w="1803" w:type="dxa"/>
          </w:tcPr>
          <w:p w14:paraId="6D9FCC75" w14:textId="77777777" w:rsidR="004A7367" w:rsidRPr="004A7367" w:rsidRDefault="004A7367" w:rsidP="004A7367">
            <w:pPr>
              <w:pStyle w:val="ListParagraph"/>
              <w:numPr>
                <w:ilvl w:val="0"/>
                <w:numId w:val="63"/>
              </w:numPr>
              <w:bidi/>
              <w:jc w:val="center"/>
              <w:rPr>
                <w:rFonts w:cs="B Lotus"/>
                <w:rtl/>
              </w:rPr>
            </w:pPr>
          </w:p>
        </w:tc>
        <w:tc>
          <w:tcPr>
            <w:tcW w:w="1803" w:type="dxa"/>
          </w:tcPr>
          <w:p w14:paraId="0603FE05" w14:textId="311BDE96" w:rsidR="004A7367" w:rsidRPr="004A7367" w:rsidRDefault="004A7367" w:rsidP="004A7367">
            <w:pPr>
              <w:jc w:val="center"/>
              <w:rPr>
                <w:rFonts w:cs="B Lotus"/>
                <w:sz w:val="28"/>
                <w:szCs w:val="28"/>
                <w:rtl/>
              </w:rPr>
            </w:pPr>
            <w:r w:rsidRPr="004A7367">
              <w:rPr>
                <w:rFonts w:cs="B Lotus"/>
                <w:rtl/>
              </w:rPr>
              <w:t>445</w:t>
            </w:r>
          </w:p>
        </w:tc>
        <w:tc>
          <w:tcPr>
            <w:tcW w:w="1803" w:type="dxa"/>
          </w:tcPr>
          <w:p w14:paraId="6234AF8D" w14:textId="1536E940" w:rsidR="004A7367" w:rsidRPr="004A7367" w:rsidRDefault="004A7367" w:rsidP="004A7367">
            <w:pPr>
              <w:jc w:val="center"/>
              <w:rPr>
                <w:rFonts w:cs="B Lotus"/>
                <w:sz w:val="28"/>
                <w:szCs w:val="28"/>
                <w:rtl/>
              </w:rPr>
            </w:pPr>
            <w:r w:rsidRPr="004A7367">
              <w:rPr>
                <w:rFonts w:cs="B Lotus" w:hint="cs"/>
                <w:rtl/>
              </w:rPr>
              <w:t>آزادشهر</w:t>
            </w:r>
          </w:p>
        </w:tc>
        <w:tc>
          <w:tcPr>
            <w:tcW w:w="1803" w:type="dxa"/>
          </w:tcPr>
          <w:p w14:paraId="1A3F94BC" w14:textId="769EFE09" w:rsidR="004A7367" w:rsidRPr="004A7367" w:rsidRDefault="004A7367" w:rsidP="004A7367">
            <w:pPr>
              <w:jc w:val="center"/>
              <w:rPr>
                <w:rFonts w:cs="B Lotus"/>
                <w:sz w:val="28"/>
                <w:szCs w:val="28"/>
                <w:rtl/>
              </w:rPr>
            </w:pPr>
            <w:r w:rsidRPr="004A7367">
              <w:rPr>
                <w:rFonts w:cs="B Lotus"/>
                <w:rtl/>
              </w:rPr>
              <w:t>28</w:t>
            </w:r>
          </w:p>
        </w:tc>
        <w:tc>
          <w:tcPr>
            <w:tcW w:w="1803" w:type="dxa"/>
          </w:tcPr>
          <w:p w14:paraId="1439A1FA" w14:textId="4C848B8A"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631D6673" w14:textId="77777777" w:rsidTr="00372823">
        <w:tc>
          <w:tcPr>
            <w:tcW w:w="1803" w:type="dxa"/>
          </w:tcPr>
          <w:p w14:paraId="38CE1B9D" w14:textId="77777777" w:rsidR="004A7367" w:rsidRPr="004A7367" w:rsidRDefault="004A7367" w:rsidP="004A7367">
            <w:pPr>
              <w:pStyle w:val="ListParagraph"/>
              <w:numPr>
                <w:ilvl w:val="0"/>
                <w:numId w:val="63"/>
              </w:numPr>
              <w:bidi/>
              <w:jc w:val="center"/>
              <w:rPr>
                <w:rFonts w:cs="B Lotus"/>
                <w:rtl/>
              </w:rPr>
            </w:pPr>
          </w:p>
        </w:tc>
        <w:tc>
          <w:tcPr>
            <w:tcW w:w="1803" w:type="dxa"/>
          </w:tcPr>
          <w:p w14:paraId="384A999B" w14:textId="13EA191C" w:rsidR="004A7367" w:rsidRPr="004A7367" w:rsidRDefault="004A7367" w:rsidP="004A7367">
            <w:pPr>
              <w:jc w:val="center"/>
              <w:rPr>
                <w:rFonts w:cs="B Lotus"/>
                <w:sz w:val="28"/>
                <w:szCs w:val="28"/>
                <w:rtl/>
              </w:rPr>
            </w:pPr>
            <w:r w:rsidRPr="004A7367">
              <w:rPr>
                <w:rFonts w:cs="B Lotus"/>
                <w:rtl/>
              </w:rPr>
              <w:t>446</w:t>
            </w:r>
          </w:p>
        </w:tc>
        <w:tc>
          <w:tcPr>
            <w:tcW w:w="1803" w:type="dxa"/>
          </w:tcPr>
          <w:p w14:paraId="20F39392" w14:textId="16D1F0D6" w:rsidR="004A7367" w:rsidRPr="004A7367" w:rsidRDefault="004A7367" w:rsidP="004A7367">
            <w:pPr>
              <w:jc w:val="center"/>
              <w:rPr>
                <w:rFonts w:cs="B Lotus"/>
                <w:sz w:val="28"/>
                <w:szCs w:val="28"/>
                <w:rtl/>
              </w:rPr>
            </w:pPr>
            <w:r w:rsidRPr="004A7367">
              <w:rPr>
                <w:rFonts w:cs="B Lotus" w:hint="cs"/>
                <w:rtl/>
              </w:rPr>
              <w:t>مینودشت</w:t>
            </w:r>
          </w:p>
        </w:tc>
        <w:tc>
          <w:tcPr>
            <w:tcW w:w="1803" w:type="dxa"/>
          </w:tcPr>
          <w:p w14:paraId="3B710DB9" w14:textId="0F10F4EC" w:rsidR="004A7367" w:rsidRPr="004A7367" w:rsidRDefault="004A7367" w:rsidP="004A7367">
            <w:pPr>
              <w:jc w:val="center"/>
              <w:rPr>
                <w:rFonts w:cs="B Lotus"/>
                <w:sz w:val="28"/>
                <w:szCs w:val="28"/>
                <w:rtl/>
              </w:rPr>
            </w:pPr>
            <w:r w:rsidRPr="004A7367">
              <w:rPr>
                <w:rFonts w:cs="B Lotus"/>
                <w:rtl/>
              </w:rPr>
              <w:t>28</w:t>
            </w:r>
          </w:p>
        </w:tc>
        <w:tc>
          <w:tcPr>
            <w:tcW w:w="1803" w:type="dxa"/>
          </w:tcPr>
          <w:p w14:paraId="7B284932" w14:textId="1890B789"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2C3AEBDC" w14:textId="77777777" w:rsidTr="00372823">
        <w:tc>
          <w:tcPr>
            <w:tcW w:w="1803" w:type="dxa"/>
          </w:tcPr>
          <w:p w14:paraId="4664962D" w14:textId="77777777" w:rsidR="004A7367" w:rsidRPr="004A7367" w:rsidRDefault="004A7367" w:rsidP="004A7367">
            <w:pPr>
              <w:pStyle w:val="ListParagraph"/>
              <w:numPr>
                <w:ilvl w:val="0"/>
                <w:numId w:val="63"/>
              </w:numPr>
              <w:bidi/>
              <w:jc w:val="center"/>
              <w:rPr>
                <w:rFonts w:cs="B Lotus"/>
                <w:rtl/>
              </w:rPr>
            </w:pPr>
          </w:p>
        </w:tc>
        <w:tc>
          <w:tcPr>
            <w:tcW w:w="1803" w:type="dxa"/>
          </w:tcPr>
          <w:p w14:paraId="79F03020" w14:textId="02DDC649" w:rsidR="004A7367" w:rsidRPr="004A7367" w:rsidRDefault="004A7367" w:rsidP="004A7367">
            <w:pPr>
              <w:jc w:val="center"/>
              <w:rPr>
                <w:rFonts w:cs="B Lotus"/>
                <w:sz w:val="28"/>
                <w:szCs w:val="28"/>
                <w:rtl/>
              </w:rPr>
            </w:pPr>
            <w:r w:rsidRPr="004A7367">
              <w:rPr>
                <w:rFonts w:cs="B Lotus"/>
                <w:rtl/>
              </w:rPr>
              <w:t>447</w:t>
            </w:r>
          </w:p>
        </w:tc>
        <w:tc>
          <w:tcPr>
            <w:tcW w:w="1803" w:type="dxa"/>
          </w:tcPr>
          <w:p w14:paraId="0E73407A" w14:textId="110C84E3" w:rsidR="004A7367" w:rsidRPr="004A7367" w:rsidRDefault="004A7367" w:rsidP="004A7367">
            <w:pPr>
              <w:jc w:val="center"/>
              <w:rPr>
                <w:rFonts w:cs="B Lotus"/>
                <w:sz w:val="28"/>
                <w:szCs w:val="28"/>
                <w:rtl/>
              </w:rPr>
            </w:pPr>
            <w:r w:rsidRPr="004A7367">
              <w:rPr>
                <w:rFonts w:cs="B Lotus" w:hint="cs"/>
                <w:rtl/>
              </w:rPr>
              <w:t>فاضل</w:t>
            </w:r>
            <w:r w:rsidRPr="004A7367">
              <w:rPr>
                <w:rFonts w:cs="B Lotus"/>
                <w:rtl/>
              </w:rPr>
              <w:t xml:space="preserve"> </w:t>
            </w:r>
            <w:r w:rsidRPr="004A7367">
              <w:rPr>
                <w:rFonts w:cs="B Lotus" w:hint="cs"/>
                <w:rtl/>
              </w:rPr>
              <w:t>آباد</w:t>
            </w:r>
          </w:p>
        </w:tc>
        <w:tc>
          <w:tcPr>
            <w:tcW w:w="1803" w:type="dxa"/>
          </w:tcPr>
          <w:p w14:paraId="767D3DBE" w14:textId="2852ABF2" w:rsidR="004A7367" w:rsidRPr="004A7367" w:rsidRDefault="004A7367" w:rsidP="004A7367">
            <w:pPr>
              <w:jc w:val="center"/>
              <w:rPr>
                <w:rFonts w:cs="B Lotus"/>
                <w:sz w:val="28"/>
                <w:szCs w:val="28"/>
                <w:rtl/>
              </w:rPr>
            </w:pPr>
            <w:r w:rsidRPr="004A7367">
              <w:rPr>
                <w:rFonts w:cs="B Lotus"/>
                <w:rtl/>
              </w:rPr>
              <w:t>28</w:t>
            </w:r>
          </w:p>
        </w:tc>
        <w:tc>
          <w:tcPr>
            <w:tcW w:w="1803" w:type="dxa"/>
          </w:tcPr>
          <w:p w14:paraId="3DB68F6B" w14:textId="069B253B"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5FDC6BA5" w14:textId="77777777" w:rsidTr="00372823">
        <w:tc>
          <w:tcPr>
            <w:tcW w:w="1803" w:type="dxa"/>
          </w:tcPr>
          <w:p w14:paraId="4C06DAC6" w14:textId="77777777" w:rsidR="004A7367" w:rsidRPr="004A7367" w:rsidRDefault="004A7367" w:rsidP="004A7367">
            <w:pPr>
              <w:pStyle w:val="ListParagraph"/>
              <w:numPr>
                <w:ilvl w:val="0"/>
                <w:numId w:val="63"/>
              </w:numPr>
              <w:bidi/>
              <w:jc w:val="center"/>
              <w:rPr>
                <w:rFonts w:cs="B Lotus"/>
                <w:rtl/>
              </w:rPr>
            </w:pPr>
          </w:p>
        </w:tc>
        <w:tc>
          <w:tcPr>
            <w:tcW w:w="1803" w:type="dxa"/>
          </w:tcPr>
          <w:p w14:paraId="6B7713D6" w14:textId="08EFF266" w:rsidR="004A7367" w:rsidRPr="004A7367" w:rsidRDefault="004A7367" w:rsidP="004A7367">
            <w:pPr>
              <w:jc w:val="center"/>
              <w:rPr>
                <w:rFonts w:cs="B Lotus"/>
                <w:sz w:val="28"/>
                <w:szCs w:val="28"/>
                <w:rtl/>
              </w:rPr>
            </w:pPr>
            <w:r w:rsidRPr="004A7367">
              <w:rPr>
                <w:rFonts w:cs="B Lotus"/>
                <w:rtl/>
              </w:rPr>
              <w:t>448</w:t>
            </w:r>
          </w:p>
        </w:tc>
        <w:tc>
          <w:tcPr>
            <w:tcW w:w="1803" w:type="dxa"/>
          </w:tcPr>
          <w:p w14:paraId="5240EC6E" w14:textId="7832DBBD" w:rsidR="004A7367" w:rsidRPr="004A7367" w:rsidRDefault="004A7367" w:rsidP="004A7367">
            <w:pPr>
              <w:jc w:val="center"/>
              <w:rPr>
                <w:rFonts w:cs="B Lotus"/>
                <w:sz w:val="28"/>
                <w:szCs w:val="28"/>
                <w:rtl/>
              </w:rPr>
            </w:pPr>
            <w:r w:rsidRPr="004A7367">
              <w:rPr>
                <w:rFonts w:cs="B Lotus" w:hint="cs"/>
                <w:rtl/>
              </w:rPr>
              <w:t>کلاله</w:t>
            </w:r>
          </w:p>
        </w:tc>
        <w:tc>
          <w:tcPr>
            <w:tcW w:w="1803" w:type="dxa"/>
          </w:tcPr>
          <w:p w14:paraId="1FBB2330" w14:textId="5224D3B3" w:rsidR="004A7367" w:rsidRPr="004A7367" w:rsidRDefault="004A7367" w:rsidP="004A7367">
            <w:pPr>
              <w:jc w:val="center"/>
              <w:rPr>
                <w:rFonts w:cs="B Lotus"/>
                <w:sz w:val="28"/>
                <w:szCs w:val="28"/>
                <w:rtl/>
              </w:rPr>
            </w:pPr>
            <w:r w:rsidRPr="004A7367">
              <w:rPr>
                <w:rFonts w:cs="B Lotus"/>
                <w:rtl/>
              </w:rPr>
              <w:t>28</w:t>
            </w:r>
          </w:p>
        </w:tc>
        <w:tc>
          <w:tcPr>
            <w:tcW w:w="1803" w:type="dxa"/>
          </w:tcPr>
          <w:p w14:paraId="69419924" w14:textId="69DA658C"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00C80C26" w14:textId="77777777" w:rsidTr="00372823">
        <w:tc>
          <w:tcPr>
            <w:tcW w:w="1803" w:type="dxa"/>
          </w:tcPr>
          <w:p w14:paraId="2E18847A" w14:textId="77777777" w:rsidR="004A7367" w:rsidRPr="004A7367" w:rsidRDefault="004A7367" w:rsidP="004A7367">
            <w:pPr>
              <w:pStyle w:val="ListParagraph"/>
              <w:numPr>
                <w:ilvl w:val="0"/>
                <w:numId w:val="63"/>
              </w:numPr>
              <w:bidi/>
              <w:jc w:val="center"/>
              <w:rPr>
                <w:rFonts w:cs="B Lotus"/>
                <w:rtl/>
              </w:rPr>
            </w:pPr>
          </w:p>
        </w:tc>
        <w:tc>
          <w:tcPr>
            <w:tcW w:w="1803" w:type="dxa"/>
          </w:tcPr>
          <w:p w14:paraId="261A7FAC" w14:textId="7A769ECC" w:rsidR="004A7367" w:rsidRPr="004A7367" w:rsidRDefault="004A7367" w:rsidP="004A7367">
            <w:pPr>
              <w:jc w:val="center"/>
              <w:rPr>
                <w:rFonts w:cs="B Lotus"/>
                <w:sz w:val="28"/>
                <w:szCs w:val="28"/>
                <w:rtl/>
              </w:rPr>
            </w:pPr>
            <w:r w:rsidRPr="004A7367">
              <w:rPr>
                <w:rFonts w:cs="B Lotus"/>
                <w:rtl/>
              </w:rPr>
              <w:t>829</w:t>
            </w:r>
          </w:p>
        </w:tc>
        <w:tc>
          <w:tcPr>
            <w:tcW w:w="1803" w:type="dxa"/>
          </w:tcPr>
          <w:p w14:paraId="61A09E15" w14:textId="33B6EA60" w:rsidR="004A7367" w:rsidRPr="004A7367" w:rsidRDefault="004A7367" w:rsidP="004A7367">
            <w:pPr>
              <w:jc w:val="center"/>
              <w:rPr>
                <w:rFonts w:cs="B Lotus"/>
                <w:sz w:val="28"/>
                <w:szCs w:val="28"/>
                <w:rtl/>
              </w:rPr>
            </w:pPr>
            <w:r w:rsidRPr="004A7367">
              <w:rPr>
                <w:rFonts w:cs="B Lotus"/>
                <w:rtl/>
              </w:rPr>
              <w:t>‏</w:t>
            </w:r>
            <w:r w:rsidRPr="004A7367">
              <w:rPr>
                <w:rFonts w:cs="B Lotus" w:hint="cs"/>
                <w:rtl/>
              </w:rPr>
              <w:t>گمیش</w:t>
            </w:r>
            <w:r w:rsidRPr="004A7367">
              <w:rPr>
                <w:rFonts w:cs="B Lotus"/>
                <w:rtl/>
              </w:rPr>
              <w:t xml:space="preserve"> </w:t>
            </w:r>
            <w:r w:rsidRPr="004A7367">
              <w:rPr>
                <w:rFonts w:cs="B Lotus" w:hint="cs"/>
                <w:rtl/>
              </w:rPr>
              <w:t>تپه‏</w:t>
            </w:r>
          </w:p>
        </w:tc>
        <w:tc>
          <w:tcPr>
            <w:tcW w:w="1803" w:type="dxa"/>
          </w:tcPr>
          <w:p w14:paraId="69DD7919" w14:textId="0B4A3EDE" w:rsidR="004A7367" w:rsidRPr="004A7367" w:rsidRDefault="004A7367" w:rsidP="004A7367">
            <w:pPr>
              <w:jc w:val="center"/>
              <w:rPr>
                <w:rFonts w:cs="B Lotus"/>
                <w:sz w:val="28"/>
                <w:szCs w:val="28"/>
                <w:rtl/>
              </w:rPr>
            </w:pPr>
            <w:r w:rsidRPr="004A7367">
              <w:rPr>
                <w:rFonts w:cs="B Lotus"/>
                <w:rtl/>
              </w:rPr>
              <w:t>28</w:t>
            </w:r>
          </w:p>
        </w:tc>
        <w:tc>
          <w:tcPr>
            <w:tcW w:w="1803" w:type="dxa"/>
          </w:tcPr>
          <w:p w14:paraId="707B9C61" w14:textId="3A5A83E5"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210D710E" w14:textId="77777777" w:rsidTr="00372823">
        <w:tc>
          <w:tcPr>
            <w:tcW w:w="1803" w:type="dxa"/>
          </w:tcPr>
          <w:p w14:paraId="56288DDB" w14:textId="77777777" w:rsidR="004A7367" w:rsidRPr="004A7367" w:rsidRDefault="004A7367" w:rsidP="004A7367">
            <w:pPr>
              <w:pStyle w:val="ListParagraph"/>
              <w:numPr>
                <w:ilvl w:val="0"/>
                <w:numId w:val="63"/>
              </w:numPr>
              <w:bidi/>
              <w:jc w:val="center"/>
              <w:rPr>
                <w:rFonts w:cs="B Lotus"/>
                <w:rtl/>
              </w:rPr>
            </w:pPr>
          </w:p>
        </w:tc>
        <w:tc>
          <w:tcPr>
            <w:tcW w:w="1803" w:type="dxa"/>
          </w:tcPr>
          <w:p w14:paraId="1586B838" w14:textId="3D82B957" w:rsidR="004A7367" w:rsidRPr="004A7367" w:rsidRDefault="004A7367" w:rsidP="004A7367">
            <w:pPr>
              <w:jc w:val="center"/>
              <w:rPr>
                <w:rFonts w:cs="B Lotus"/>
                <w:sz w:val="28"/>
                <w:szCs w:val="28"/>
                <w:rtl/>
              </w:rPr>
            </w:pPr>
            <w:r w:rsidRPr="004A7367">
              <w:rPr>
                <w:rFonts w:cs="B Lotus"/>
                <w:rtl/>
              </w:rPr>
              <w:t>830</w:t>
            </w:r>
          </w:p>
        </w:tc>
        <w:tc>
          <w:tcPr>
            <w:tcW w:w="1803" w:type="dxa"/>
          </w:tcPr>
          <w:p w14:paraId="6C55E87A" w14:textId="5B0D0D94"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رامیان‏</w:t>
            </w:r>
          </w:p>
        </w:tc>
        <w:tc>
          <w:tcPr>
            <w:tcW w:w="1803" w:type="dxa"/>
          </w:tcPr>
          <w:p w14:paraId="36C47523" w14:textId="1ECED1D7" w:rsidR="004A7367" w:rsidRPr="004A7367" w:rsidRDefault="004A7367" w:rsidP="004A7367">
            <w:pPr>
              <w:jc w:val="center"/>
              <w:rPr>
                <w:rFonts w:cs="B Lotus"/>
                <w:sz w:val="28"/>
                <w:szCs w:val="28"/>
                <w:rtl/>
              </w:rPr>
            </w:pPr>
            <w:r w:rsidRPr="004A7367">
              <w:rPr>
                <w:rFonts w:cs="B Lotus"/>
                <w:rtl/>
              </w:rPr>
              <w:t>28</w:t>
            </w:r>
          </w:p>
        </w:tc>
        <w:tc>
          <w:tcPr>
            <w:tcW w:w="1803" w:type="dxa"/>
          </w:tcPr>
          <w:p w14:paraId="29CE95A9" w14:textId="7F54EE3B"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74747BE3" w14:textId="77777777" w:rsidTr="00372823">
        <w:tc>
          <w:tcPr>
            <w:tcW w:w="1803" w:type="dxa"/>
          </w:tcPr>
          <w:p w14:paraId="0E57C873" w14:textId="77777777" w:rsidR="004A7367" w:rsidRPr="004A7367" w:rsidRDefault="004A7367" w:rsidP="004A7367">
            <w:pPr>
              <w:pStyle w:val="ListParagraph"/>
              <w:numPr>
                <w:ilvl w:val="0"/>
                <w:numId w:val="63"/>
              </w:numPr>
              <w:bidi/>
              <w:jc w:val="center"/>
              <w:rPr>
                <w:rFonts w:cs="B Lotus"/>
                <w:rtl/>
              </w:rPr>
            </w:pPr>
          </w:p>
        </w:tc>
        <w:tc>
          <w:tcPr>
            <w:tcW w:w="1803" w:type="dxa"/>
          </w:tcPr>
          <w:p w14:paraId="1BB6E0E8" w14:textId="7844586C" w:rsidR="004A7367" w:rsidRPr="004A7367" w:rsidRDefault="004A7367" w:rsidP="004A7367">
            <w:pPr>
              <w:jc w:val="center"/>
              <w:rPr>
                <w:rFonts w:cs="B Lotus"/>
                <w:sz w:val="28"/>
                <w:szCs w:val="28"/>
                <w:rtl/>
              </w:rPr>
            </w:pPr>
            <w:r w:rsidRPr="004A7367">
              <w:rPr>
                <w:rFonts w:cs="B Lotus"/>
                <w:rtl/>
              </w:rPr>
              <w:t>831</w:t>
            </w:r>
          </w:p>
        </w:tc>
        <w:tc>
          <w:tcPr>
            <w:tcW w:w="1803" w:type="dxa"/>
          </w:tcPr>
          <w:p w14:paraId="51DEEE4F" w14:textId="71012556"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خان</w:t>
            </w:r>
            <w:r w:rsidRPr="004A7367">
              <w:rPr>
                <w:rFonts w:cs="B Lotus"/>
                <w:rtl/>
              </w:rPr>
              <w:t xml:space="preserve"> </w:t>
            </w:r>
            <w:r w:rsidRPr="004A7367">
              <w:rPr>
                <w:rFonts w:cs="B Lotus" w:hint="cs"/>
                <w:rtl/>
              </w:rPr>
              <w:t>ببین‏</w:t>
            </w:r>
          </w:p>
        </w:tc>
        <w:tc>
          <w:tcPr>
            <w:tcW w:w="1803" w:type="dxa"/>
          </w:tcPr>
          <w:p w14:paraId="70693838" w14:textId="5402490E" w:rsidR="004A7367" w:rsidRPr="004A7367" w:rsidRDefault="004A7367" w:rsidP="004A7367">
            <w:pPr>
              <w:jc w:val="center"/>
              <w:rPr>
                <w:rFonts w:cs="B Lotus"/>
                <w:sz w:val="28"/>
                <w:szCs w:val="28"/>
                <w:rtl/>
              </w:rPr>
            </w:pPr>
            <w:r w:rsidRPr="004A7367">
              <w:rPr>
                <w:rFonts w:cs="B Lotus"/>
                <w:rtl/>
              </w:rPr>
              <w:t>28</w:t>
            </w:r>
          </w:p>
        </w:tc>
        <w:tc>
          <w:tcPr>
            <w:tcW w:w="1803" w:type="dxa"/>
          </w:tcPr>
          <w:p w14:paraId="0F9EAF49" w14:textId="76B97ED1"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7526C778" w14:textId="77777777" w:rsidTr="00372823">
        <w:tc>
          <w:tcPr>
            <w:tcW w:w="1803" w:type="dxa"/>
          </w:tcPr>
          <w:p w14:paraId="3123DD5B" w14:textId="77777777" w:rsidR="004A7367" w:rsidRPr="004A7367" w:rsidRDefault="004A7367" w:rsidP="004A7367">
            <w:pPr>
              <w:pStyle w:val="ListParagraph"/>
              <w:numPr>
                <w:ilvl w:val="0"/>
                <w:numId w:val="63"/>
              </w:numPr>
              <w:bidi/>
              <w:jc w:val="center"/>
              <w:rPr>
                <w:rFonts w:cs="B Lotus"/>
                <w:rtl/>
              </w:rPr>
            </w:pPr>
          </w:p>
        </w:tc>
        <w:tc>
          <w:tcPr>
            <w:tcW w:w="1803" w:type="dxa"/>
          </w:tcPr>
          <w:p w14:paraId="33C1AA3A" w14:textId="454304DF" w:rsidR="004A7367" w:rsidRPr="004A7367" w:rsidRDefault="004A7367" w:rsidP="004A7367">
            <w:pPr>
              <w:jc w:val="center"/>
              <w:rPr>
                <w:rFonts w:cs="B Lotus"/>
                <w:sz w:val="28"/>
                <w:szCs w:val="28"/>
                <w:rtl/>
              </w:rPr>
            </w:pPr>
            <w:r w:rsidRPr="004A7367">
              <w:rPr>
                <w:rFonts w:cs="B Lotus"/>
                <w:rtl/>
              </w:rPr>
              <w:t>838</w:t>
            </w:r>
          </w:p>
        </w:tc>
        <w:tc>
          <w:tcPr>
            <w:tcW w:w="1803" w:type="dxa"/>
          </w:tcPr>
          <w:p w14:paraId="27AC492A" w14:textId="371EBD0C" w:rsidR="004A7367" w:rsidRPr="004A7367" w:rsidRDefault="004A7367" w:rsidP="004A7367">
            <w:pPr>
              <w:jc w:val="center"/>
              <w:rPr>
                <w:rFonts w:cs="B Lotus"/>
                <w:sz w:val="28"/>
                <w:szCs w:val="28"/>
                <w:rtl/>
              </w:rPr>
            </w:pPr>
            <w:r w:rsidRPr="004A7367">
              <w:rPr>
                <w:rFonts w:cs="B Lotus"/>
                <w:rtl/>
              </w:rPr>
              <w:t>‏</w:t>
            </w:r>
            <w:r w:rsidRPr="004A7367">
              <w:rPr>
                <w:rFonts w:cs="B Lotus" w:hint="cs"/>
                <w:rtl/>
              </w:rPr>
              <w:t>دلند‏</w:t>
            </w:r>
          </w:p>
        </w:tc>
        <w:tc>
          <w:tcPr>
            <w:tcW w:w="1803" w:type="dxa"/>
          </w:tcPr>
          <w:p w14:paraId="177F9EC9" w14:textId="31474DA0" w:rsidR="004A7367" w:rsidRPr="004A7367" w:rsidRDefault="004A7367" w:rsidP="004A7367">
            <w:pPr>
              <w:jc w:val="center"/>
              <w:rPr>
                <w:rFonts w:cs="B Lotus"/>
                <w:sz w:val="28"/>
                <w:szCs w:val="28"/>
                <w:rtl/>
              </w:rPr>
            </w:pPr>
            <w:r w:rsidRPr="004A7367">
              <w:rPr>
                <w:rFonts w:cs="B Lotus"/>
                <w:rtl/>
              </w:rPr>
              <w:t>28</w:t>
            </w:r>
          </w:p>
        </w:tc>
        <w:tc>
          <w:tcPr>
            <w:tcW w:w="1803" w:type="dxa"/>
          </w:tcPr>
          <w:p w14:paraId="15FB4649" w14:textId="1779CBEB"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43ECEF60" w14:textId="77777777" w:rsidTr="00372823">
        <w:tc>
          <w:tcPr>
            <w:tcW w:w="1803" w:type="dxa"/>
          </w:tcPr>
          <w:p w14:paraId="50324C25" w14:textId="77777777" w:rsidR="004A7367" w:rsidRPr="004A7367" w:rsidRDefault="004A7367" w:rsidP="004A7367">
            <w:pPr>
              <w:pStyle w:val="ListParagraph"/>
              <w:numPr>
                <w:ilvl w:val="0"/>
                <w:numId w:val="63"/>
              </w:numPr>
              <w:bidi/>
              <w:jc w:val="center"/>
              <w:rPr>
                <w:rFonts w:cs="B Lotus"/>
                <w:rtl/>
              </w:rPr>
            </w:pPr>
          </w:p>
        </w:tc>
        <w:tc>
          <w:tcPr>
            <w:tcW w:w="1803" w:type="dxa"/>
          </w:tcPr>
          <w:p w14:paraId="6BBF3363" w14:textId="3690B337" w:rsidR="004A7367" w:rsidRPr="004A7367" w:rsidRDefault="004A7367" w:rsidP="004A7367">
            <w:pPr>
              <w:jc w:val="center"/>
              <w:rPr>
                <w:rFonts w:cs="B Lotus"/>
                <w:sz w:val="28"/>
                <w:szCs w:val="28"/>
                <w:rtl/>
              </w:rPr>
            </w:pPr>
            <w:r w:rsidRPr="004A7367">
              <w:rPr>
                <w:rFonts w:cs="B Lotus"/>
                <w:rtl/>
              </w:rPr>
              <w:t>870</w:t>
            </w:r>
          </w:p>
        </w:tc>
        <w:tc>
          <w:tcPr>
            <w:tcW w:w="1803" w:type="dxa"/>
          </w:tcPr>
          <w:p w14:paraId="21235347" w14:textId="68380B56" w:rsidR="004A7367" w:rsidRPr="004A7367" w:rsidRDefault="004A7367" w:rsidP="004A7367">
            <w:pPr>
              <w:jc w:val="center"/>
              <w:rPr>
                <w:rFonts w:cs="B Lotus"/>
                <w:sz w:val="28"/>
                <w:szCs w:val="28"/>
                <w:rtl/>
              </w:rPr>
            </w:pPr>
            <w:r w:rsidRPr="004A7367">
              <w:rPr>
                <w:rFonts w:cs="B Lotus" w:hint="cs"/>
                <w:rtl/>
              </w:rPr>
              <w:t>مراوه</w:t>
            </w:r>
            <w:r w:rsidRPr="004A7367">
              <w:rPr>
                <w:rFonts w:cs="B Lotus"/>
                <w:rtl/>
              </w:rPr>
              <w:t xml:space="preserve"> </w:t>
            </w:r>
            <w:r w:rsidRPr="004A7367">
              <w:rPr>
                <w:rFonts w:cs="B Lotus" w:hint="cs"/>
                <w:rtl/>
              </w:rPr>
              <w:t>تپه</w:t>
            </w:r>
          </w:p>
        </w:tc>
        <w:tc>
          <w:tcPr>
            <w:tcW w:w="1803" w:type="dxa"/>
          </w:tcPr>
          <w:p w14:paraId="633E9D70" w14:textId="4917D196" w:rsidR="004A7367" w:rsidRPr="004A7367" w:rsidRDefault="004A7367" w:rsidP="004A7367">
            <w:pPr>
              <w:jc w:val="center"/>
              <w:rPr>
                <w:rFonts w:cs="B Lotus"/>
                <w:sz w:val="28"/>
                <w:szCs w:val="28"/>
                <w:rtl/>
              </w:rPr>
            </w:pPr>
            <w:r w:rsidRPr="004A7367">
              <w:rPr>
                <w:rFonts w:cs="B Lotus"/>
                <w:rtl/>
              </w:rPr>
              <w:t>28</w:t>
            </w:r>
          </w:p>
        </w:tc>
        <w:tc>
          <w:tcPr>
            <w:tcW w:w="1803" w:type="dxa"/>
          </w:tcPr>
          <w:p w14:paraId="742AB8F0" w14:textId="31D03E2F"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7FDF4A91" w14:textId="77777777" w:rsidTr="00372823">
        <w:tc>
          <w:tcPr>
            <w:tcW w:w="1803" w:type="dxa"/>
          </w:tcPr>
          <w:p w14:paraId="7BF8DAD2" w14:textId="77777777" w:rsidR="004A7367" w:rsidRPr="004A7367" w:rsidRDefault="004A7367" w:rsidP="004A7367">
            <w:pPr>
              <w:pStyle w:val="ListParagraph"/>
              <w:numPr>
                <w:ilvl w:val="0"/>
                <w:numId w:val="63"/>
              </w:numPr>
              <w:bidi/>
              <w:jc w:val="center"/>
              <w:rPr>
                <w:rFonts w:cs="B Lotus"/>
                <w:rtl/>
              </w:rPr>
            </w:pPr>
          </w:p>
        </w:tc>
        <w:tc>
          <w:tcPr>
            <w:tcW w:w="1803" w:type="dxa"/>
          </w:tcPr>
          <w:p w14:paraId="73A80166" w14:textId="1CEE70FC" w:rsidR="004A7367" w:rsidRPr="004A7367" w:rsidRDefault="004A7367" w:rsidP="004A7367">
            <w:pPr>
              <w:jc w:val="center"/>
              <w:rPr>
                <w:rFonts w:cs="B Lotus"/>
                <w:sz w:val="28"/>
                <w:szCs w:val="28"/>
                <w:rtl/>
              </w:rPr>
            </w:pPr>
            <w:r w:rsidRPr="004A7367">
              <w:rPr>
                <w:rFonts w:cs="B Lotus"/>
                <w:rtl/>
              </w:rPr>
              <w:t>960</w:t>
            </w:r>
          </w:p>
        </w:tc>
        <w:tc>
          <w:tcPr>
            <w:tcW w:w="1803" w:type="dxa"/>
          </w:tcPr>
          <w:p w14:paraId="0F4AA9DB" w14:textId="02713A35" w:rsidR="004A7367" w:rsidRPr="004A7367" w:rsidRDefault="004A7367" w:rsidP="004A7367">
            <w:pPr>
              <w:jc w:val="center"/>
              <w:rPr>
                <w:rFonts w:cs="B Lotus"/>
                <w:sz w:val="28"/>
                <w:szCs w:val="28"/>
                <w:rtl/>
              </w:rPr>
            </w:pPr>
            <w:r w:rsidRPr="004A7367">
              <w:rPr>
                <w:rFonts w:cs="B Lotus" w:hint="cs"/>
                <w:rtl/>
              </w:rPr>
              <w:t>نوكنده</w:t>
            </w:r>
          </w:p>
        </w:tc>
        <w:tc>
          <w:tcPr>
            <w:tcW w:w="1803" w:type="dxa"/>
          </w:tcPr>
          <w:p w14:paraId="3E62FD84" w14:textId="4CD2C1BE" w:rsidR="004A7367" w:rsidRPr="004A7367" w:rsidRDefault="004A7367" w:rsidP="004A7367">
            <w:pPr>
              <w:jc w:val="center"/>
              <w:rPr>
                <w:rFonts w:cs="B Lotus"/>
                <w:sz w:val="28"/>
                <w:szCs w:val="28"/>
                <w:rtl/>
              </w:rPr>
            </w:pPr>
            <w:r w:rsidRPr="004A7367">
              <w:rPr>
                <w:rFonts w:cs="B Lotus"/>
                <w:rtl/>
              </w:rPr>
              <w:t>28</w:t>
            </w:r>
          </w:p>
        </w:tc>
        <w:tc>
          <w:tcPr>
            <w:tcW w:w="1803" w:type="dxa"/>
          </w:tcPr>
          <w:p w14:paraId="76A48B50" w14:textId="4C5F8299"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5BD35ED5" w14:textId="77777777" w:rsidTr="00372823">
        <w:tc>
          <w:tcPr>
            <w:tcW w:w="1803" w:type="dxa"/>
          </w:tcPr>
          <w:p w14:paraId="49CE311F" w14:textId="77777777" w:rsidR="004A7367" w:rsidRPr="004A7367" w:rsidRDefault="004A7367" w:rsidP="004A7367">
            <w:pPr>
              <w:pStyle w:val="ListParagraph"/>
              <w:numPr>
                <w:ilvl w:val="0"/>
                <w:numId w:val="63"/>
              </w:numPr>
              <w:bidi/>
              <w:jc w:val="center"/>
              <w:rPr>
                <w:rFonts w:cs="B Lotus"/>
                <w:rtl/>
              </w:rPr>
            </w:pPr>
          </w:p>
        </w:tc>
        <w:tc>
          <w:tcPr>
            <w:tcW w:w="1803" w:type="dxa"/>
          </w:tcPr>
          <w:p w14:paraId="343C9ADB" w14:textId="0721F9A2" w:rsidR="004A7367" w:rsidRPr="004A7367" w:rsidRDefault="004A7367" w:rsidP="004A7367">
            <w:pPr>
              <w:jc w:val="center"/>
              <w:rPr>
                <w:rFonts w:cs="B Lotus"/>
                <w:sz w:val="28"/>
                <w:szCs w:val="28"/>
                <w:rtl/>
              </w:rPr>
            </w:pPr>
            <w:r w:rsidRPr="004A7367">
              <w:rPr>
                <w:rFonts w:cs="B Lotus"/>
                <w:rtl/>
              </w:rPr>
              <w:t>1086</w:t>
            </w:r>
          </w:p>
        </w:tc>
        <w:tc>
          <w:tcPr>
            <w:tcW w:w="1803" w:type="dxa"/>
          </w:tcPr>
          <w:p w14:paraId="140D98E8" w14:textId="3D726B5B" w:rsidR="004A7367" w:rsidRPr="004A7367" w:rsidRDefault="004A7367" w:rsidP="004A7367">
            <w:pPr>
              <w:jc w:val="center"/>
              <w:rPr>
                <w:rFonts w:cs="B Lotus"/>
                <w:sz w:val="28"/>
                <w:szCs w:val="28"/>
                <w:rtl/>
              </w:rPr>
            </w:pPr>
            <w:r w:rsidRPr="004A7367">
              <w:rPr>
                <w:rFonts w:cs="B Lotus" w:hint="cs"/>
                <w:rtl/>
              </w:rPr>
              <w:t>سیمین</w:t>
            </w:r>
            <w:r w:rsidRPr="004A7367">
              <w:rPr>
                <w:rFonts w:cs="B Lotus"/>
                <w:rtl/>
              </w:rPr>
              <w:t xml:space="preserve"> </w:t>
            </w:r>
            <w:r w:rsidRPr="004A7367">
              <w:rPr>
                <w:rFonts w:cs="B Lotus" w:hint="cs"/>
                <w:rtl/>
              </w:rPr>
              <w:t>شهر</w:t>
            </w:r>
          </w:p>
        </w:tc>
        <w:tc>
          <w:tcPr>
            <w:tcW w:w="1803" w:type="dxa"/>
          </w:tcPr>
          <w:p w14:paraId="68AFAB7C" w14:textId="698D620A" w:rsidR="004A7367" w:rsidRPr="004A7367" w:rsidRDefault="004A7367" w:rsidP="004A7367">
            <w:pPr>
              <w:jc w:val="center"/>
              <w:rPr>
                <w:rFonts w:cs="B Lotus"/>
                <w:sz w:val="28"/>
                <w:szCs w:val="28"/>
                <w:rtl/>
              </w:rPr>
            </w:pPr>
            <w:r w:rsidRPr="004A7367">
              <w:rPr>
                <w:rFonts w:cs="B Lotus"/>
                <w:rtl/>
              </w:rPr>
              <w:t>28</w:t>
            </w:r>
          </w:p>
        </w:tc>
        <w:tc>
          <w:tcPr>
            <w:tcW w:w="1803" w:type="dxa"/>
          </w:tcPr>
          <w:p w14:paraId="36529E85" w14:textId="6FF70D9F"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3127CF4E" w14:textId="77777777" w:rsidTr="00372823">
        <w:tc>
          <w:tcPr>
            <w:tcW w:w="1803" w:type="dxa"/>
          </w:tcPr>
          <w:p w14:paraId="485110D8" w14:textId="77777777" w:rsidR="004A7367" w:rsidRPr="004A7367" w:rsidRDefault="004A7367" w:rsidP="004A7367">
            <w:pPr>
              <w:pStyle w:val="ListParagraph"/>
              <w:numPr>
                <w:ilvl w:val="0"/>
                <w:numId w:val="63"/>
              </w:numPr>
              <w:bidi/>
              <w:jc w:val="center"/>
              <w:rPr>
                <w:rFonts w:cs="B Lotus"/>
                <w:rtl/>
              </w:rPr>
            </w:pPr>
          </w:p>
        </w:tc>
        <w:tc>
          <w:tcPr>
            <w:tcW w:w="1803" w:type="dxa"/>
          </w:tcPr>
          <w:p w14:paraId="56E9E60C" w14:textId="73D26D7E" w:rsidR="004A7367" w:rsidRPr="004A7367" w:rsidRDefault="004A7367" w:rsidP="004A7367">
            <w:pPr>
              <w:jc w:val="center"/>
              <w:rPr>
                <w:rFonts w:cs="B Lotus"/>
                <w:sz w:val="28"/>
                <w:szCs w:val="28"/>
                <w:rtl/>
              </w:rPr>
            </w:pPr>
            <w:r w:rsidRPr="004A7367">
              <w:rPr>
                <w:rFonts w:cs="B Lotus"/>
                <w:rtl/>
              </w:rPr>
              <w:t>1088</w:t>
            </w:r>
          </w:p>
        </w:tc>
        <w:tc>
          <w:tcPr>
            <w:tcW w:w="1803" w:type="dxa"/>
          </w:tcPr>
          <w:p w14:paraId="662B3DF0" w14:textId="6ABF67CB" w:rsidR="004A7367" w:rsidRPr="004A7367" w:rsidRDefault="004A7367" w:rsidP="004A7367">
            <w:pPr>
              <w:jc w:val="center"/>
              <w:rPr>
                <w:rFonts w:cs="B Lotus"/>
                <w:sz w:val="28"/>
                <w:szCs w:val="28"/>
                <w:rtl/>
              </w:rPr>
            </w:pPr>
            <w:r w:rsidRPr="004A7367">
              <w:rPr>
                <w:rFonts w:cs="B Lotus" w:hint="cs"/>
                <w:rtl/>
              </w:rPr>
              <w:t>جلین</w:t>
            </w:r>
          </w:p>
        </w:tc>
        <w:tc>
          <w:tcPr>
            <w:tcW w:w="1803" w:type="dxa"/>
          </w:tcPr>
          <w:p w14:paraId="23F40964" w14:textId="4BFDBBAD" w:rsidR="004A7367" w:rsidRPr="004A7367" w:rsidRDefault="004A7367" w:rsidP="004A7367">
            <w:pPr>
              <w:jc w:val="center"/>
              <w:rPr>
                <w:rFonts w:cs="B Lotus"/>
                <w:sz w:val="28"/>
                <w:szCs w:val="28"/>
                <w:rtl/>
              </w:rPr>
            </w:pPr>
            <w:r w:rsidRPr="004A7367">
              <w:rPr>
                <w:rFonts w:cs="B Lotus"/>
                <w:rtl/>
              </w:rPr>
              <w:t>28</w:t>
            </w:r>
          </w:p>
        </w:tc>
        <w:tc>
          <w:tcPr>
            <w:tcW w:w="1803" w:type="dxa"/>
          </w:tcPr>
          <w:p w14:paraId="6418F5B3" w14:textId="6015A906"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22462F6D" w14:textId="77777777" w:rsidTr="00372823">
        <w:tc>
          <w:tcPr>
            <w:tcW w:w="1803" w:type="dxa"/>
          </w:tcPr>
          <w:p w14:paraId="444B0DD7" w14:textId="77777777" w:rsidR="004A7367" w:rsidRPr="004A7367" w:rsidRDefault="004A7367" w:rsidP="004A7367">
            <w:pPr>
              <w:pStyle w:val="ListParagraph"/>
              <w:numPr>
                <w:ilvl w:val="0"/>
                <w:numId w:val="63"/>
              </w:numPr>
              <w:bidi/>
              <w:jc w:val="center"/>
              <w:rPr>
                <w:rFonts w:cs="B Lotus"/>
                <w:rtl/>
              </w:rPr>
            </w:pPr>
          </w:p>
        </w:tc>
        <w:tc>
          <w:tcPr>
            <w:tcW w:w="1803" w:type="dxa"/>
          </w:tcPr>
          <w:p w14:paraId="5F48B60E" w14:textId="3A022877" w:rsidR="004A7367" w:rsidRPr="004A7367" w:rsidRDefault="004A7367" w:rsidP="004A7367">
            <w:pPr>
              <w:jc w:val="center"/>
              <w:rPr>
                <w:rFonts w:cs="B Lotus"/>
                <w:sz w:val="28"/>
                <w:szCs w:val="28"/>
                <w:rtl/>
              </w:rPr>
            </w:pPr>
            <w:r w:rsidRPr="004A7367">
              <w:rPr>
                <w:rFonts w:cs="B Lotus"/>
                <w:rtl/>
              </w:rPr>
              <w:t>1091</w:t>
            </w:r>
          </w:p>
        </w:tc>
        <w:tc>
          <w:tcPr>
            <w:tcW w:w="1803" w:type="dxa"/>
          </w:tcPr>
          <w:p w14:paraId="037D254F" w14:textId="7FD73C89" w:rsidR="004A7367" w:rsidRPr="004A7367" w:rsidRDefault="004A7367" w:rsidP="004A7367">
            <w:pPr>
              <w:jc w:val="center"/>
              <w:rPr>
                <w:rFonts w:cs="B Lotus"/>
                <w:sz w:val="28"/>
                <w:szCs w:val="28"/>
                <w:rtl/>
              </w:rPr>
            </w:pPr>
            <w:r w:rsidRPr="004A7367">
              <w:rPr>
                <w:rFonts w:cs="B Lotus" w:hint="cs"/>
                <w:rtl/>
              </w:rPr>
              <w:t>اینچه</w:t>
            </w:r>
            <w:r w:rsidRPr="004A7367">
              <w:rPr>
                <w:rFonts w:cs="B Lotus"/>
                <w:rtl/>
              </w:rPr>
              <w:t xml:space="preserve"> </w:t>
            </w:r>
            <w:r w:rsidRPr="004A7367">
              <w:rPr>
                <w:rFonts w:cs="B Lotus" w:hint="cs"/>
                <w:rtl/>
              </w:rPr>
              <w:t>برون</w:t>
            </w:r>
          </w:p>
        </w:tc>
        <w:tc>
          <w:tcPr>
            <w:tcW w:w="1803" w:type="dxa"/>
          </w:tcPr>
          <w:p w14:paraId="730D0297" w14:textId="7F3A55C4" w:rsidR="004A7367" w:rsidRPr="004A7367" w:rsidRDefault="004A7367" w:rsidP="004A7367">
            <w:pPr>
              <w:jc w:val="center"/>
              <w:rPr>
                <w:rFonts w:cs="B Lotus"/>
                <w:sz w:val="28"/>
                <w:szCs w:val="28"/>
                <w:rtl/>
              </w:rPr>
            </w:pPr>
            <w:r w:rsidRPr="004A7367">
              <w:rPr>
                <w:rFonts w:cs="B Lotus"/>
                <w:rtl/>
              </w:rPr>
              <w:t>28</w:t>
            </w:r>
          </w:p>
        </w:tc>
        <w:tc>
          <w:tcPr>
            <w:tcW w:w="1803" w:type="dxa"/>
          </w:tcPr>
          <w:p w14:paraId="55295237" w14:textId="7BF94619"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71F4D1C8" w14:textId="77777777" w:rsidTr="00372823">
        <w:tc>
          <w:tcPr>
            <w:tcW w:w="1803" w:type="dxa"/>
          </w:tcPr>
          <w:p w14:paraId="675FC348" w14:textId="77777777" w:rsidR="004A7367" w:rsidRPr="004A7367" w:rsidRDefault="004A7367" w:rsidP="004A7367">
            <w:pPr>
              <w:pStyle w:val="ListParagraph"/>
              <w:numPr>
                <w:ilvl w:val="0"/>
                <w:numId w:val="63"/>
              </w:numPr>
              <w:bidi/>
              <w:jc w:val="center"/>
              <w:rPr>
                <w:rFonts w:cs="B Lotus"/>
                <w:rtl/>
              </w:rPr>
            </w:pPr>
          </w:p>
        </w:tc>
        <w:tc>
          <w:tcPr>
            <w:tcW w:w="1803" w:type="dxa"/>
          </w:tcPr>
          <w:p w14:paraId="79962CDB" w14:textId="25031DB4" w:rsidR="004A7367" w:rsidRPr="004A7367" w:rsidRDefault="004A7367" w:rsidP="004A7367">
            <w:pPr>
              <w:jc w:val="center"/>
              <w:rPr>
                <w:rFonts w:cs="B Lotus"/>
                <w:sz w:val="28"/>
                <w:szCs w:val="28"/>
                <w:rtl/>
              </w:rPr>
            </w:pPr>
            <w:r w:rsidRPr="004A7367">
              <w:rPr>
                <w:rFonts w:cs="B Lotus"/>
                <w:rtl/>
              </w:rPr>
              <w:t>1092</w:t>
            </w:r>
          </w:p>
        </w:tc>
        <w:tc>
          <w:tcPr>
            <w:tcW w:w="1803" w:type="dxa"/>
          </w:tcPr>
          <w:p w14:paraId="1143B99C" w14:textId="0397362C" w:rsidR="004A7367" w:rsidRPr="004A7367" w:rsidRDefault="004A7367" w:rsidP="004A7367">
            <w:pPr>
              <w:jc w:val="center"/>
              <w:rPr>
                <w:rFonts w:cs="B Lotus"/>
                <w:sz w:val="28"/>
                <w:szCs w:val="28"/>
                <w:rtl/>
              </w:rPr>
            </w:pPr>
            <w:r w:rsidRPr="004A7367">
              <w:rPr>
                <w:rFonts w:cs="B Lotus" w:hint="cs"/>
                <w:rtl/>
              </w:rPr>
              <w:t>سرخنکلاته</w:t>
            </w:r>
          </w:p>
        </w:tc>
        <w:tc>
          <w:tcPr>
            <w:tcW w:w="1803" w:type="dxa"/>
          </w:tcPr>
          <w:p w14:paraId="6E344673" w14:textId="5B05D6CD" w:rsidR="004A7367" w:rsidRPr="004A7367" w:rsidRDefault="004A7367" w:rsidP="004A7367">
            <w:pPr>
              <w:jc w:val="center"/>
              <w:rPr>
                <w:rFonts w:cs="B Lotus"/>
                <w:sz w:val="28"/>
                <w:szCs w:val="28"/>
                <w:rtl/>
              </w:rPr>
            </w:pPr>
            <w:r w:rsidRPr="004A7367">
              <w:rPr>
                <w:rFonts w:cs="B Lotus"/>
                <w:rtl/>
              </w:rPr>
              <w:t>28</w:t>
            </w:r>
          </w:p>
        </w:tc>
        <w:tc>
          <w:tcPr>
            <w:tcW w:w="1803" w:type="dxa"/>
          </w:tcPr>
          <w:p w14:paraId="667F8D21" w14:textId="0A0E65BF"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1210EC34" w14:textId="77777777" w:rsidTr="00372823">
        <w:tc>
          <w:tcPr>
            <w:tcW w:w="1803" w:type="dxa"/>
          </w:tcPr>
          <w:p w14:paraId="4FD77229" w14:textId="77777777" w:rsidR="004A7367" w:rsidRPr="004A7367" w:rsidRDefault="004A7367" w:rsidP="004A7367">
            <w:pPr>
              <w:pStyle w:val="ListParagraph"/>
              <w:numPr>
                <w:ilvl w:val="0"/>
                <w:numId w:val="63"/>
              </w:numPr>
              <w:bidi/>
              <w:jc w:val="center"/>
              <w:rPr>
                <w:rFonts w:cs="B Lotus"/>
                <w:rtl/>
              </w:rPr>
            </w:pPr>
          </w:p>
        </w:tc>
        <w:tc>
          <w:tcPr>
            <w:tcW w:w="1803" w:type="dxa"/>
          </w:tcPr>
          <w:p w14:paraId="5820DB38" w14:textId="6561F9BF" w:rsidR="004A7367" w:rsidRPr="004A7367" w:rsidRDefault="004A7367" w:rsidP="004A7367">
            <w:pPr>
              <w:jc w:val="center"/>
              <w:rPr>
                <w:rFonts w:cs="B Lotus"/>
                <w:sz w:val="28"/>
                <w:szCs w:val="28"/>
                <w:rtl/>
              </w:rPr>
            </w:pPr>
            <w:r w:rsidRPr="004A7367">
              <w:rPr>
                <w:rFonts w:cs="B Lotus"/>
                <w:rtl/>
              </w:rPr>
              <w:t>1095</w:t>
            </w:r>
          </w:p>
        </w:tc>
        <w:tc>
          <w:tcPr>
            <w:tcW w:w="1803" w:type="dxa"/>
          </w:tcPr>
          <w:p w14:paraId="7F86CD08" w14:textId="7AB6F86A" w:rsidR="004A7367" w:rsidRPr="004A7367" w:rsidRDefault="004A7367" w:rsidP="004A7367">
            <w:pPr>
              <w:jc w:val="center"/>
              <w:rPr>
                <w:rFonts w:cs="B Lotus"/>
                <w:sz w:val="28"/>
                <w:szCs w:val="28"/>
                <w:rtl/>
              </w:rPr>
            </w:pPr>
            <w:r w:rsidRPr="004A7367">
              <w:rPr>
                <w:rFonts w:cs="B Lotus" w:hint="cs"/>
                <w:rtl/>
              </w:rPr>
              <w:t>نوده</w:t>
            </w:r>
            <w:r w:rsidRPr="004A7367">
              <w:rPr>
                <w:rFonts w:cs="B Lotus"/>
                <w:rtl/>
              </w:rPr>
              <w:t xml:space="preserve"> </w:t>
            </w:r>
            <w:r w:rsidRPr="004A7367">
              <w:rPr>
                <w:rFonts w:cs="B Lotus" w:hint="cs"/>
                <w:rtl/>
              </w:rPr>
              <w:t>خاندوز</w:t>
            </w:r>
          </w:p>
        </w:tc>
        <w:tc>
          <w:tcPr>
            <w:tcW w:w="1803" w:type="dxa"/>
          </w:tcPr>
          <w:p w14:paraId="71749601" w14:textId="5864E727" w:rsidR="004A7367" w:rsidRPr="004A7367" w:rsidRDefault="004A7367" w:rsidP="004A7367">
            <w:pPr>
              <w:jc w:val="center"/>
              <w:rPr>
                <w:rFonts w:cs="B Lotus"/>
                <w:sz w:val="28"/>
                <w:szCs w:val="28"/>
                <w:rtl/>
              </w:rPr>
            </w:pPr>
            <w:r w:rsidRPr="004A7367">
              <w:rPr>
                <w:rFonts w:cs="B Lotus"/>
                <w:rtl/>
              </w:rPr>
              <w:t>28</w:t>
            </w:r>
          </w:p>
        </w:tc>
        <w:tc>
          <w:tcPr>
            <w:tcW w:w="1803" w:type="dxa"/>
          </w:tcPr>
          <w:p w14:paraId="20AB85FF" w14:textId="3204ABB2"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1A0E90D7" w14:textId="77777777" w:rsidTr="00372823">
        <w:tc>
          <w:tcPr>
            <w:tcW w:w="1803" w:type="dxa"/>
          </w:tcPr>
          <w:p w14:paraId="115A975C" w14:textId="77777777" w:rsidR="004A7367" w:rsidRPr="004A7367" w:rsidRDefault="004A7367" w:rsidP="004A7367">
            <w:pPr>
              <w:pStyle w:val="ListParagraph"/>
              <w:numPr>
                <w:ilvl w:val="0"/>
                <w:numId w:val="63"/>
              </w:numPr>
              <w:bidi/>
              <w:jc w:val="center"/>
              <w:rPr>
                <w:rFonts w:cs="B Lotus"/>
                <w:rtl/>
              </w:rPr>
            </w:pPr>
          </w:p>
        </w:tc>
        <w:tc>
          <w:tcPr>
            <w:tcW w:w="1803" w:type="dxa"/>
          </w:tcPr>
          <w:p w14:paraId="2E4251BF" w14:textId="783B8E0C" w:rsidR="004A7367" w:rsidRPr="004A7367" w:rsidRDefault="004A7367" w:rsidP="004A7367">
            <w:pPr>
              <w:jc w:val="center"/>
              <w:rPr>
                <w:rFonts w:cs="B Lotus"/>
                <w:sz w:val="28"/>
                <w:szCs w:val="28"/>
                <w:rtl/>
              </w:rPr>
            </w:pPr>
            <w:r w:rsidRPr="004A7367">
              <w:rPr>
                <w:rFonts w:cs="B Lotus"/>
                <w:rtl/>
              </w:rPr>
              <w:t>1100</w:t>
            </w:r>
          </w:p>
        </w:tc>
        <w:tc>
          <w:tcPr>
            <w:tcW w:w="1803" w:type="dxa"/>
          </w:tcPr>
          <w:p w14:paraId="4146D179" w14:textId="1FC56004" w:rsidR="004A7367" w:rsidRPr="004A7367" w:rsidRDefault="004A7367" w:rsidP="004A7367">
            <w:pPr>
              <w:jc w:val="center"/>
              <w:rPr>
                <w:rFonts w:cs="B Lotus"/>
                <w:sz w:val="28"/>
                <w:szCs w:val="28"/>
                <w:rtl/>
              </w:rPr>
            </w:pPr>
            <w:r w:rsidRPr="004A7367">
              <w:rPr>
                <w:rFonts w:cs="B Lotus" w:hint="cs"/>
                <w:rtl/>
              </w:rPr>
              <w:t>پیشکمر</w:t>
            </w:r>
          </w:p>
        </w:tc>
        <w:tc>
          <w:tcPr>
            <w:tcW w:w="1803" w:type="dxa"/>
          </w:tcPr>
          <w:p w14:paraId="54DED491" w14:textId="72014474" w:rsidR="004A7367" w:rsidRPr="004A7367" w:rsidRDefault="004A7367" w:rsidP="004A7367">
            <w:pPr>
              <w:jc w:val="center"/>
              <w:rPr>
                <w:rFonts w:cs="B Lotus"/>
                <w:sz w:val="28"/>
                <w:szCs w:val="28"/>
                <w:rtl/>
              </w:rPr>
            </w:pPr>
            <w:r w:rsidRPr="004A7367">
              <w:rPr>
                <w:rFonts w:cs="B Lotus"/>
                <w:rtl/>
              </w:rPr>
              <w:t>28</w:t>
            </w:r>
          </w:p>
        </w:tc>
        <w:tc>
          <w:tcPr>
            <w:tcW w:w="1803" w:type="dxa"/>
          </w:tcPr>
          <w:p w14:paraId="038D8EB4" w14:textId="35AC0F87"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2D2177ED" w14:textId="77777777" w:rsidTr="00372823">
        <w:tc>
          <w:tcPr>
            <w:tcW w:w="1803" w:type="dxa"/>
          </w:tcPr>
          <w:p w14:paraId="0BF48E30" w14:textId="77777777" w:rsidR="004A7367" w:rsidRPr="004A7367" w:rsidRDefault="004A7367" w:rsidP="004A7367">
            <w:pPr>
              <w:pStyle w:val="ListParagraph"/>
              <w:numPr>
                <w:ilvl w:val="0"/>
                <w:numId w:val="63"/>
              </w:numPr>
              <w:bidi/>
              <w:jc w:val="center"/>
              <w:rPr>
                <w:rFonts w:cs="B Lotus"/>
                <w:rtl/>
              </w:rPr>
            </w:pPr>
          </w:p>
        </w:tc>
        <w:tc>
          <w:tcPr>
            <w:tcW w:w="1803" w:type="dxa"/>
          </w:tcPr>
          <w:p w14:paraId="3BD74B9E" w14:textId="24DC6B69" w:rsidR="004A7367" w:rsidRPr="004A7367" w:rsidRDefault="004A7367" w:rsidP="004A7367">
            <w:pPr>
              <w:jc w:val="center"/>
              <w:rPr>
                <w:rFonts w:cs="B Lotus"/>
                <w:sz w:val="28"/>
                <w:szCs w:val="28"/>
                <w:rtl/>
              </w:rPr>
            </w:pPr>
            <w:r w:rsidRPr="004A7367">
              <w:rPr>
                <w:rFonts w:cs="B Lotus"/>
                <w:rtl/>
              </w:rPr>
              <w:t>1101</w:t>
            </w:r>
          </w:p>
        </w:tc>
        <w:tc>
          <w:tcPr>
            <w:tcW w:w="1803" w:type="dxa"/>
          </w:tcPr>
          <w:p w14:paraId="4D7CB920" w14:textId="37116BEB" w:rsidR="004A7367" w:rsidRPr="004A7367" w:rsidRDefault="004A7367" w:rsidP="004A7367">
            <w:pPr>
              <w:jc w:val="center"/>
              <w:rPr>
                <w:rFonts w:cs="B Lotus"/>
                <w:sz w:val="28"/>
                <w:szCs w:val="28"/>
                <w:rtl/>
              </w:rPr>
            </w:pPr>
            <w:r w:rsidRPr="004A7367">
              <w:rPr>
                <w:rFonts w:cs="B Lotus" w:hint="cs"/>
                <w:rtl/>
              </w:rPr>
              <w:t>نگین</w:t>
            </w:r>
            <w:r w:rsidRPr="004A7367">
              <w:rPr>
                <w:rFonts w:cs="B Lotus"/>
                <w:rtl/>
              </w:rPr>
              <w:t xml:space="preserve"> </w:t>
            </w:r>
            <w:r w:rsidRPr="004A7367">
              <w:rPr>
                <w:rFonts w:cs="B Lotus" w:hint="cs"/>
                <w:rtl/>
              </w:rPr>
              <w:t>شهر</w:t>
            </w:r>
          </w:p>
        </w:tc>
        <w:tc>
          <w:tcPr>
            <w:tcW w:w="1803" w:type="dxa"/>
          </w:tcPr>
          <w:p w14:paraId="44D6DA77" w14:textId="3265E8DE" w:rsidR="004A7367" w:rsidRPr="004A7367" w:rsidRDefault="004A7367" w:rsidP="004A7367">
            <w:pPr>
              <w:jc w:val="center"/>
              <w:rPr>
                <w:rFonts w:cs="B Lotus"/>
                <w:sz w:val="28"/>
                <w:szCs w:val="28"/>
                <w:rtl/>
              </w:rPr>
            </w:pPr>
            <w:r w:rsidRPr="004A7367">
              <w:rPr>
                <w:rFonts w:cs="B Lotus"/>
                <w:rtl/>
              </w:rPr>
              <w:t>28</w:t>
            </w:r>
          </w:p>
        </w:tc>
        <w:tc>
          <w:tcPr>
            <w:tcW w:w="1803" w:type="dxa"/>
          </w:tcPr>
          <w:p w14:paraId="0187D8E8" w14:textId="0AA365F7"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6084F5AB" w14:textId="77777777" w:rsidTr="00372823">
        <w:tc>
          <w:tcPr>
            <w:tcW w:w="1803" w:type="dxa"/>
          </w:tcPr>
          <w:p w14:paraId="4899837B" w14:textId="77777777" w:rsidR="004A7367" w:rsidRPr="004A7367" w:rsidRDefault="004A7367" w:rsidP="004A7367">
            <w:pPr>
              <w:pStyle w:val="ListParagraph"/>
              <w:numPr>
                <w:ilvl w:val="0"/>
                <w:numId w:val="63"/>
              </w:numPr>
              <w:bidi/>
              <w:jc w:val="center"/>
              <w:rPr>
                <w:rFonts w:cs="B Lotus"/>
                <w:rtl/>
              </w:rPr>
            </w:pPr>
          </w:p>
        </w:tc>
        <w:tc>
          <w:tcPr>
            <w:tcW w:w="1803" w:type="dxa"/>
          </w:tcPr>
          <w:p w14:paraId="78029650" w14:textId="398B7BFD" w:rsidR="004A7367" w:rsidRPr="004A7367" w:rsidRDefault="004A7367" w:rsidP="004A7367">
            <w:pPr>
              <w:jc w:val="center"/>
              <w:rPr>
                <w:rFonts w:cs="B Lotus"/>
                <w:sz w:val="28"/>
                <w:szCs w:val="28"/>
                <w:rtl/>
              </w:rPr>
            </w:pPr>
            <w:r w:rsidRPr="004A7367">
              <w:rPr>
                <w:rFonts w:cs="B Lotus"/>
                <w:rtl/>
              </w:rPr>
              <w:t>1102</w:t>
            </w:r>
          </w:p>
        </w:tc>
        <w:tc>
          <w:tcPr>
            <w:tcW w:w="1803" w:type="dxa"/>
          </w:tcPr>
          <w:p w14:paraId="164D6563" w14:textId="372068C9" w:rsidR="004A7367" w:rsidRPr="004A7367" w:rsidRDefault="004A7367" w:rsidP="004A7367">
            <w:pPr>
              <w:jc w:val="center"/>
              <w:rPr>
                <w:rFonts w:cs="B Lotus"/>
                <w:sz w:val="28"/>
                <w:szCs w:val="28"/>
                <w:rtl/>
              </w:rPr>
            </w:pPr>
            <w:r w:rsidRPr="004A7367">
              <w:rPr>
                <w:rFonts w:cs="B Lotus" w:hint="cs"/>
                <w:rtl/>
              </w:rPr>
              <w:t>فندرسک</w:t>
            </w:r>
          </w:p>
        </w:tc>
        <w:tc>
          <w:tcPr>
            <w:tcW w:w="1803" w:type="dxa"/>
          </w:tcPr>
          <w:p w14:paraId="32375737" w14:textId="7160B29F" w:rsidR="004A7367" w:rsidRPr="004A7367" w:rsidRDefault="004A7367" w:rsidP="004A7367">
            <w:pPr>
              <w:jc w:val="center"/>
              <w:rPr>
                <w:rFonts w:cs="B Lotus"/>
                <w:sz w:val="28"/>
                <w:szCs w:val="28"/>
                <w:rtl/>
              </w:rPr>
            </w:pPr>
            <w:r w:rsidRPr="004A7367">
              <w:rPr>
                <w:rFonts w:cs="B Lotus"/>
                <w:rtl/>
              </w:rPr>
              <w:t>28</w:t>
            </w:r>
          </w:p>
        </w:tc>
        <w:tc>
          <w:tcPr>
            <w:tcW w:w="1803" w:type="dxa"/>
          </w:tcPr>
          <w:p w14:paraId="1019A111" w14:textId="25B1622B"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365FF63F" w14:textId="77777777" w:rsidTr="00372823">
        <w:tc>
          <w:tcPr>
            <w:tcW w:w="1803" w:type="dxa"/>
          </w:tcPr>
          <w:p w14:paraId="2BB51D24" w14:textId="77777777" w:rsidR="004A7367" w:rsidRPr="004A7367" w:rsidRDefault="004A7367" w:rsidP="004A7367">
            <w:pPr>
              <w:pStyle w:val="ListParagraph"/>
              <w:numPr>
                <w:ilvl w:val="0"/>
                <w:numId w:val="63"/>
              </w:numPr>
              <w:bidi/>
              <w:jc w:val="center"/>
              <w:rPr>
                <w:rFonts w:cs="B Lotus"/>
                <w:rtl/>
              </w:rPr>
            </w:pPr>
          </w:p>
        </w:tc>
        <w:tc>
          <w:tcPr>
            <w:tcW w:w="1803" w:type="dxa"/>
          </w:tcPr>
          <w:p w14:paraId="67D189A5" w14:textId="210FCE62" w:rsidR="004A7367" w:rsidRPr="004A7367" w:rsidRDefault="004A7367" w:rsidP="004A7367">
            <w:pPr>
              <w:jc w:val="center"/>
              <w:rPr>
                <w:rFonts w:cs="B Lotus"/>
                <w:sz w:val="28"/>
                <w:szCs w:val="28"/>
                <w:rtl/>
              </w:rPr>
            </w:pPr>
            <w:r w:rsidRPr="004A7367">
              <w:rPr>
                <w:rFonts w:cs="B Lotus"/>
                <w:rtl/>
              </w:rPr>
              <w:t>1103</w:t>
            </w:r>
          </w:p>
        </w:tc>
        <w:tc>
          <w:tcPr>
            <w:tcW w:w="1803" w:type="dxa"/>
          </w:tcPr>
          <w:p w14:paraId="6C9A67B0" w14:textId="766D595E" w:rsidR="004A7367" w:rsidRPr="004A7367" w:rsidRDefault="004A7367" w:rsidP="004A7367">
            <w:pPr>
              <w:jc w:val="center"/>
              <w:rPr>
                <w:rFonts w:cs="B Lotus"/>
                <w:sz w:val="28"/>
                <w:szCs w:val="28"/>
                <w:rtl/>
              </w:rPr>
            </w:pPr>
            <w:r w:rsidRPr="004A7367">
              <w:rPr>
                <w:rFonts w:cs="B Lotus" w:hint="cs"/>
                <w:rtl/>
              </w:rPr>
              <w:t>انبارالوم</w:t>
            </w:r>
          </w:p>
        </w:tc>
        <w:tc>
          <w:tcPr>
            <w:tcW w:w="1803" w:type="dxa"/>
          </w:tcPr>
          <w:p w14:paraId="7A88C897" w14:textId="5C0A6E32" w:rsidR="004A7367" w:rsidRPr="004A7367" w:rsidRDefault="004A7367" w:rsidP="004A7367">
            <w:pPr>
              <w:jc w:val="center"/>
              <w:rPr>
                <w:rFonts w:cs="B Lotus"/>
                <w:sz w:val="28"/>
                <w:szCs w:val="28"/>
                <w:rtl/>
              </w:rPr>
            </w:pPr>
            <w:r w:rsidRPr="004A7367">
              <w:rPr>
                <w:rFonts w:cs="B Lotus"/>
                <w:rtl/>
              </w:rPr>
              <w:t>28</w:t>
            </w:r>
          </w:p>
        </w:tc>
        <w:tc>
          <w:tcPr>
            <w:tcW w:w="1803" w:type="dxa"/>
          </w:tcPr>
          <w:p w14:paraId="6C843A38" w14:textId="17326888"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7065EFD5" w14:textId="77777777" w:rsidTr="00372823">
        <w:tc>
          <w:tcPr>
            <w:tcW w:w="1803" w:type="dxa"/>
          </w:tcPr>
          <w:p w14:paraId="4D515A32" w14:textId="77777777" w:rsidR="004A7367" w:rsidRPr="004A7367" w:rsidRDefault="004A7367" w:rsidP="004A7367">
            <w:pPr>
              <w:pStyle w:val="ListParagraph"/>
              <w:numPr>
                <w:ilvl w:val="0"/>
                <w:numId w:val="63"/>
              </w:numPr>
              <w:bidi/>
              <w:jc w:val="center"/>
              <w:rPr>
                <w:rFonts w:cs="B Lotus"/>
                <w:rtl/>
              </w:rPr>
            </w:pPr>
          </w:p>
        </w:tc>
        <w:tc>
          <w:tcPr>
            <w:tcW w:w="1803" w:type="dxa"/>
          </w:tcPr>
          <w:p w14:paraId="1A76A282" w14:textId="03E0E042" w:rsidR="004A7367" w:rsidRPr="004A7367" w:rsidRDefault="004A7367" w:rsidP="004A7367">
            <w:pPr>
              <w:jc w:val="center"/>
              <w:rPr>
                <w:rFonts w:cs="B Lotus"/>
                <w:sz w:val="28"/>
                <w:szCs w:val="28"/>
                <w:rtl/>
              </w:rPr>
            </w:pPr>
            <w:r w:rsidRPr="004A7367">
              <w:rPr>
                <w:rFonts w:cs="B Lotus"/>
                <w:rtl/>
              </w:rPr>
              <w:t>1172</w:t>
            </w:r>
          </w:p>
        </w:tc>
        <w:tc>
          <w:tcPr>
            <w:tcW w:w="1803" w:type="dxa"/>
          </w:tcPr>
          <w:p w14:paraId="544523FA" w14:textId="6507F5F4" w:rsidR="004A7367" w:rsidRPr="004A7367" w:rsidRDefault="004A7367" w:rsidP="004A7367">
            <w:pPr>
              <w:jc w:val="center"/>
              <w:rPr>
                <w:rFonts w:cs="B Lotus"/>
                <w:sz w:val="28"/>
                <w:szCs w:val="28"/>
                <w:rtl/>
              </w:rPr>
            </w:pPr>
            <w:r w:rsidRPr="004A7367">
              <w:rPr>
                <w:rFonts w:cs="B Lotus" w:hint="cs"/>
                <w:rtl/>
              </w:rPr>
              <w:t>گمیشان</w:t>
            </w:r>
          </w:p>
        </w:tc>
        <w:tc>
          <w:tcPr>
            <w:tcW w:w="1803" w:type="dxa"/>
          </w:tcPr>
          <w:p w14:paraId="7B8203FC" w14:textId="7D737165" w:rsidR="004A7367" w:rsidRPr="004A7367" w:rsidRDefault="004A7367" w:rsidP="004A7367">
            <w:pPr>
              <w:jc w:val="center"/>
              <w:rPr>
                <w:rFonts w:cs="B Lotus"/>
                <w:sz w:val="28"/>
                <w:szCs w:val="28"/>
                <w:rtl/>
              </w:rPr>
            </w:pPr>
            <w:r w:rsidRPr="004A7367">
              <w:rPr>
                <w:rFonts w:cs="B Lotus"/>
                <w:rtl/>
              </w:rPr>
              <w:t>28</w:t>
            </w:r>
          </w:p>
        </w:tc>
        <w:tc>
          <w:tcPr>
            <w:tcW w:w="1803" w:type="dxa"/>
          </w:tcPr>
          <w:p w14:paraId="45DFD667" w14:textId="50D23523"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3656AD5C" w14:textId="77777777" w:rsidTr="00372823">
        <w:tc>
          <w:tcPr>
            <w:tcW w:w="1803" w:type="dxa"/>
          </w:tcPr>
          <w:p w14:paraId="5EF84F5F" w14:textId="77777777" w:rsidR="004A7367" w:rsidRPr="004A7367" w:rsidRDefault="004A7367" w:rsidP="004A7367">
            <w:pPr>
              <w:pStyle w:val="ListParagraph"/>
              <w:numPr>
                <w:ilvl w:val="0"/>
                <w:numId w:val="63"/>
              </w:numPr>
              <w:bidi/>
              <w:jc w:val="center"/>
              <w:rPr>
                <w:rFonts w:cs="B Lotus"/>
                <w:rtl/>
              </w:rPr>
            </w:pPr>
          </w:p>
        </w:tc>
        <w:tc>
          <w:tcPr>
            <w:tcW w:w="1803" w:type="dxa"/>
          </w:tcPr>
          <w:p w14:paraId="11AEBF7C" w14:textId="2B4D6CE3" w:rsidR="004A7367" w:rsidRPr="004A7367" w:rsidRDefault="004A7367" w:rsidP="004A7367">
            <w:pPr>
              <w:jc w:val="center"/>
              <w:rPr>
                <w:rFonts w:cs="B Lotus"/>
                <w:sz w:val="28"/>
                <w:szCs w:val="28"/>
                <w:rtl/>
              </w:rPr>
            </w:pPr>
            <w:r w:rsidRPr="004A7367">
              <w:rPr>
                <w:rFonts w:cs="B Lotus"/>
                <w:rtl/>
              </w:rPr>
              <w:t>1238</w:t>
            </w:r>
          </w:p>
        </w:tc>
        <w:tc>
          <w:tcPr>
            <w:tcW w:w="1803" w:type="dxa"/>
          </w:tcPr>
          <w:p w14:paraId="77F4AA52" w14:textId="54570CE4" w:rsidR="004A7367" w:rsidRPr="004A7367" w:rsidRDefault="004A7367" w:rsidP="004A7367">
            <w:pPr>
              <w:jc w:val="center"/>
              <w:rPr>
                <w:rFonts w:cs="B Lotus"/>
                <w:sz w:val="28"/>
                <w:szCs w:val="28"/>
                <w:rtl/>
              </w:rPr>
            </w:pPr>
            <w:r w:rsidRPr="004A7367">
              <w:rPr>
                <w:rFonts w:cs="B Lotus" w:hint="cs"/>
                <w:rtl/>
              </w:rPr>
              <w:t>تاتار</w:t>
            </w:r>
            <w:r w:rsidRPr="004A7367">
              <w:rPr>
                <w:rFonts w:cs="B Lotus"/>
                <w:rtl/>
              </w:rPr>
              <w:t xml:space="preserve"> </w:t>
            </w:r>
            <w:r w:rsidRPr="004A7367">
              <w:rPr>
                <w:rFonts w:cs="B Lotus" w:hint="cs"/>
                <w:rtl/>
              </w:rPr>
              <w:t>علیا</w:t>
            </w:r>
          </w:p>
        </w:tc>
        <w:tc>
          <w:tcPr>
            <w:tcW w:w="1803" w:type="dxa"/>
          </w:tcPr>
          <w:p w14:paraId="0037076D" w14:textId="2A966B29" w:rsidR="004A7367" w:rsidRPr="004A7367" w:rsidRDefault="004A7367" w:rsidP="004A7367">
            <w:pPr>
              <w:jc w:val="center"/>
              <w:rPr>
                <w:rFonts w:cs="B Lotus"/>
                <w:sz w:val="28"/>
                <w:szCs w:val="28"/>
                <w:rtl/>
              </w:rPr>
            </w:pPr>
            <w:r w:rsidRPr="004A7367">
              <w:rPr>
                <w:rFonts w:cs="B Lotus"/>
                <w:rtl/>
              </w:rPr>
              <w:t>28</w:t>
            </w:r>
          </w:p>
        </w:tc>
        <w:tc>
          <w:tcPr>
            <w:tcW w:w="1803" w:type="dxa"/>
          </w:tcPr>
          <w:p w14:paraId="5A2488FC" w14:textId="6799BFAF"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7D722FF2" w14:textId="77777777" w:rsidTr="00372823">
        <w:tc>
          <w:tcPr>
            <w:tcW w:w="1803" w:type="dxa"/>
          </w:tcPr>
          <w:p w14:paraId="5197842A" w14:textId="77777777" w:rsidR="004A7367" w:rsidRPr="004A7367" w:rsidRDefault="004A7367" w:rsidP="004A7367">
            <w:pPr>
              <w:pStyle w:val="ListParagraph"/>
              <w:numPr>
                <w:ilvl w:val="0"/>
                <w:numId w:val="63"/>
              </w:numPr>
              <w:bidi/>
              <w:jc w:val="center"/>
              <w:rPr>
                <w:rFonts w:cs="B Lotus"/>
                <w:rtl/>
              </w:rPr>
            </w:pPr>
          </w:p>
        </w:tc>
        <w:tc>
          <w:tcPr>
            <w:tcW w:w="1803" w:type="dxa"/>
          </w:tcPr>
          <w:p w14:paraId="36458122" w14:textId="105B9AD5" w:rsidR="004A7367" w:rsidRPr="004A7367" w:rsidRDefault="004A7367" w:rsidP="004A7367">
            <w:pPr>
              <w:jc w:val="center"/>
              <w:rPr>
                <w:rFonts w:cs="B Lotus"/>
                <w:sz w:val="28"/>
                <w:szCs w:val="28"/>
                <w:rtl/>
              </w:rPr>
            </w:pPr>
            <w:r w:rsidRPr="004A7367">
              <w:rPr>
                <w:rFonts w:cs="B Lotus"/>
                <w:rtl/>
              </w:rPr>
              <w:t>1379</w:t>
            </w:r>
          </w:p>
        </w:tc>
        <w:tc>
          <w:tcPr>
            <w:tcW w:w="1803" w:type="dxa"/>
          </w:tcPr>
          <w:p w14:paraId="2377BF9C" w14:textId="254F9354" w:rsidR="004A7367" w:rsidRPr="004A7367" w:rsidRDefault="004A7367" w:rsidP="004A7367">
            <w:pPr>
              <w:jc w:val="center"/>
              <w:rPr>
                <w:rFonts w:cs="B Lotus"/>
                <w:sz w:val="28"/>
                <w:szCs w:val="28"/>
                <w:rtl/>
              </w:rPr>
            </w:pPr>
            <w:r w:rsidRPr="004A7367">
              <w:rPr>
                <w:rFonts w:cs="B Lotus" w:hint="cs"/>
                <w:rtl/>
              </w:rPr>
              <w:t>اترک</w:t>
            </w:r>
          </w:p>
        </w:tc>
        <w:tc>
          <w:tcPr>
            <w:tcW w:w="1803" w:type="dxa"/>
          </w:tcPr>
          <w:p w14:paraId="43FE775F" w14:textId="78D3CEF6" w:rsidR="004A7367" w:rsidRPr="004A7367" w:rsidRDefault="004A7367" w:rsidP="004A7367">
            <w:pPr>
              <w:jc w:val="center"/>
              <w:rPr>
                <w:rFonts w:cs="B Lotus"/>
                <w:sz w:val="28"/>
                <w:szCs w:val="28"/>
                <w:rtl/>
              </w:rPr>
            </w:pPr>
            <w:r w:rsidRPr="004A7367">
              <w:rPr>
                <w:rFonts w:cs="B Lotus"/>
                <w:rtl/>
              </w:rPr>
              <w:t>28</w:t>
            </w:r>
          </w:p>
        </w:tc>
        <w:tc>
          <w:tcPr>
            <w:tcW w:w="1803" w:type="dxa"/>
          </w:tcPr>
          <w:p w14:paraId="14365E17" w14:textId="70B79E36"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62142665" w14:textId="77777777" w:rsidTr="00372823">
        <w:tc>
          <w:tcPr>
            <w:tcW w:w="1803" w:type="dxa"/>
          </w:tcPr>
          <w:p w14:paraId="2FABB43D" w14:textId="77777777" w:rsidR="004A7367" w:rsidRPr="004A7367" w:rsidRDefault="004A7367" w:rsidP="004A7367">
            <w:pPr>
              <w:pStyle w:val="ListParagraph"/>
              <w:numPr>
                <w:ilvl w:val="0"/>
                <w:numId w:val="63"/>
              </w:numPr>
              <w:bidi/>
              <w:jc w:val="center"/>
              <w:rPr>
                <w:rFonts w:cs="B Lotus"/>
                <w:rtl/>
              </w:rPr>
            </w:pPr>
          </w:p>
        </w:tc>
        <w:tc>
          <w:tcPr>
            <w:tcW w:w="1803" w:type="dxa"/>
          </w:tcPr>
          <w:p w14:paraId="20A664D5" w14:textId="4F3D7EB8" w:rsidR="004A7367" w:rsidRPr="004A7367" w:rsidRDefault="004A7367" w:rsidP="004A7367">
            <w:pPr>
              <w:jc w:val="center"/>
              <w:rPr>
                <w:rFonts w:cs="B Lotus"/>
                <w:sz w:val="28"/>
                <w:szCs w:val="28"/>
                <w:rtl/>
              </w:rPr>
            </w:pPr>
            <w:r w:rsidRPr="004A7367">
              <w:rPr>
                <w:rFonts w:cs="B Lotus"/>
                <w:rtl/>
              </w:rPr>
              <w:t>1602</w:t>
            </w:r>
          </w:p>
        </w:tc>
        <w:tc>
          <w:tcPr>
            <w:tcW w:w="1803" w:type="dxa"/>
          </w:tcPr>
          <w:p w14:paraId="2A76F40E" w14:textId="0533317D" w:rsidR="004A7367" w:rsidRPr="004A7367" w:rsidRDefault="004A7367" w:rsidP="004A7367">
            <w:pPr>
              <w:jc w:val="center"/>
              <w:rPr>
                <w:rFonts w:cs="B Lotus"/>
                <w:sz w:val="28"/>
                <w:szCs w:val="28"/>
                <w:rtl/>
              </w:rPr>
            </w:pPr>
            <w:r w:rsidRPr="004A7367">
              <w:rPr>
                <w:rFonts w:cs="B Lotus" w:hint="cs"/>
                <w:rtl/>
              </w:rPr>
              <w:t>فراغي</w:t>
            </w:r>
          </w:p>
        </w:tc>
        <w:tc>
          <w:tcPr>
            <w:tcW w:w="1803" w:type="dxa"/>
          </w:tcPr>
          <w:p w14:paraId="307D8B2A" w14:textId="17FE3751" w:rsidR="004A7367" w:rsidRPr="004A7367" w:rsidRDefault="004A7367" w:rsidP="004A7367">
            <w:pPr>
              <w:jc w:val="center"/>
              <w:rPr>
                <w:rFonts w:cs="B Lotus"/>
                <w:sz w:val="28"/>
                <w:szCs w:val="28"/>
                <w:rtl/>
              </w:rPr>
            </w:pPr>
            <w:r w:rsidRPr="004A7367">
              <w:rPr>
                <w:rFonts w:cs="B Lotus"/>
                <w:rtl/>
              </w:rPr>
              <w:t>28</w:t>
            </w:r>
          </w:p>
        </w:tc>
        <w:tc>
          <w:tcPr>
            <w:tcW w:w="1803" w:type="dxa"/>
          </w:tcPr>
          <w:p w14:paraId="5B508813" w14:textId="0E9CED07"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623057E8" w14:textId="77777777" w:rsidTr="00372823">
        <w:tc>
          <w:tcPr>
            <w:tcW w:w="1803" w:type="dxa"/>
          </w:tcPr>
          <w:p w14:paraId="338F2A61" w14:textId="77777777" w:rsidR="004A7367" w:rsidRPr="004A7367" w:rsidRDefault="004A7367" w:rsidP="004A7367">
            <w:pPr>
              <w:pStyle w:val="ListParagraph"/>
              <w:numPr>
                <w:ilvl w:val="0"/>
                <w:numId w:val="63"/>
              </w:numPr>
              <w:bidi/>
              <w:jc w:val="center"/>
              <w:rPr>
                <w:rFonts w:cs="B Lotus"/>
                <w:rtl/>
              </w:rPr>
            </w:pPr>
          </w:p>
        </w:tc>
        <w:tc>
          <w:tcPr>
            <w:tcW w:w="1803" w:type="dxa"/>
          </w:tcPr>
          <w:p w14:paraId="3A11CC41" w14:textId="353DEDC6" w:rsidR="004A7367" w:rsidRPr="004A7367" w:rsidRDefault="004A7367" w:rsidP="004A7367">
            <w:pPr>
              <w:jc w:val="center"/>
              <w:rPr>
                <w:rFonts w:cs="B Lotus"/>
                <w:sz w:val="28"/>
                <w:szCs w:val="28"/>
                <w:rtl/>
              </w:rPr>
            </w:pPr>
            <w:r w:rsidRPr="004A7367">
              <w:rPr>
                <w:rFonts w:cs="B Lotus"/>
                <w:rtl/>
              </w:rPr>
              <w:t>1603</w:t>
            </w:r>
          </w:p>
        </w:tc>
        <w:tc>
          <w:tcPr>
            <w:tcW w:w="1803" w:type="dxa"/>
          </w:tcPr>
          <w:p w14:paraId="57D5B21A" w14:textId="23D7A2AB" w:rsidR="004A7367" w:rsidRPr="004A7367" w:rsidRDefault="004A7367" w:rsidP="004A7367">
            <w:pPr>
              <w:jc w:val="center"/>
              <w:rPr>
                <w:rFonts w:cs="B Lotus"/>
                <w:sz w:val="28"/>
                <w:szCs w:val="28"/>
                <w:rtl/>
              </w:rPr>
            </w:pPr>
            <w:r w:rsidRPr="004A7367">
              <w:rPr>
                <w:rFonts w:cs="B Lotus" w:hint="cs"/>
                <w:rtl/>
              </w:rPr>
              <w:t>سنگدوين</w:t>
            </w:r>
          </w:p>
        </w:tc>
        <w:tc>
          <w:tcPr>
            <w:tcW w:w="1803" w:type="dxa"/>
          </w:tcPr>
          <w:p w14:paraId="3C1E7D24" w14:textId="22883684" w:rsidR="004A7367" w:rsidRPr="004A7367" w:rsidRDefault="004A7367" w:rsidP="004A7367">
            <w:pPr>
              <w:jc w:val="center"/>
              <w:rPr>
                <w:rFonts w:cs="B Lotus"/>
                <w:sz w:val="28"/>
                <w:szCs w:val="28"/>
                <w:rtl/>
              </w:rPr>
            </w:pPr>
            <w:r w:rsidRPr="004A7367">
              <w:rPr>
                <w:rFonts w:cs="B Lotus"/>
                <w:rtl/>
              </w:rPr>
              <w:t>28</w:t>
            </w:r>
          </w:p>
        </w:tc>
        <w:tc>
          <w:tcPr>
            <w:tcW w:w="1803" w:type="dxa"/>
          </w:tcPr>
          <w:p w14:paraId="78B3A4EB" w14:textId="5EA028DD"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6D5A8FD0" w14:textId="77777777" w:rsidTr="00372823">
        <w:tc>
          <w:tcPr>
            <w:tcW w:w="1803" w:type="dxa"/>
          </w:tcPr>
          <w:p w14:paraId="07A047A2" w14:textId="77777777" w:rsidR="004A7367" w:rsidRPr="004A7367" w:rsidRDefault="004A7367" w:rsidP="004A7367">
            <w:pPr>
              <w:pStyle w:val="ListParagraph"/>
              <w:numPr>
                <w:ilvl w:val="0"/>
                <w:numId w:val="63"/>
              </w:numPr>
              <w:bidi/>
              <w:jc w:val="center"/>
              <w:rPr>
                <w:rFonts w:cs="B Lotus"/>
                <w:rtl/>
              </w:rPr>
            </w:pPr>
          </w:p>
        </w:tc>
        <w:tc>
          <w:tcPr>
            <w:tcW w:w="1803" w:type="dxa"/>
          </w:tcPr>
          <w:p w14:paraId="73A952D1" w14:textId="414C87FE" w:rsidR="004A7367" w:rsidRPr="004A7367" w:rsidRDefault="004A7367" w:rsidP="004A7367">
            <w:pPr>
              <w:jc w:val="center"/>
              <w:rPr>
                <w:rFonts w:cs="B Lotus"/>
                <w:sz w:val="28"/>
                <w:szCs w:val="28"/>
                <w:rtl/>
              </w:rPr>
            </w:pPr>
            <w:r w:rsidRPr="004A7367">
              <w:rPr>
                <w:rFonts w:cs="B Lotus"/>
                <w:rtl/>
              </w:rPr>
              <w:t>1604</w:t>
            </w:r>
          </w:p>
        </w:tc>
        <w:tc>
          <w:tcPr>
            <w:tcW w:w="1803" w:type="dxa"/>
          </w:tcPr>
          <w:p w14:paraId="41DB1F93" w14:textId="3009EFB8" w:rsidR="004A7367" w:rsidRPr="004A7367" w:rsidRDefault="004A7367" w:rsidP="004A7367">
            <w:pPr>
              <w:jc w:val="center"/>
              <w:rPr>
                <w:rFonts w:cs="B Lotus"/>
                <w:sz w:val="28"/>
                <w:szCs w:val="28"/>
                <w:rtl/>
              </w:rPr>
            </w:pPr>
            <w:r w:rsidRPr="004A7367">
              <w:rPr>
                <w:rFonts w:cs="B Lotus" w:hint="cs"/>
                <w:rtl/>
              </w:rPr>
              <w:t>مزرعه</w:t>
            </w:r>
          </w:p>
        </w:tc>
        <w:tc>
          <w:tcPr>
            <w:tcW w:w="1803" w:type="dxa"/>
          </w:tcPr>
          <w:p w14:paraId="0E5729CA" w14:textId="083E3486" w:rsidR="004A7367" w:rsidRPr="004A7367" w:rsidRDefault="004A7367" w:rsidP="004A7367">
            <w:pPr>
              <w:jc w:val="center"/>
              <w:rPr>
                <w:rFonts w:cs="B Lotus"/>
                <w:sz w:val="28"/>
                <w:szCs w:val="28"/>
                <w:rtl/>
              </w:rPr>
            </w:pPr>
            <w:r w:rsidRPr="004A7367">
              <w:rPr>
                <w:rFonts w:cs="B Lotus"/>
                <w:rtl/>
              </w:rPr>
              <w:t>28</w:t>
            </w:r>
          </w:p>
        </w:tc>
        <w:tc>
          <w:tcPr>
            <w:tcW w:w="1803" w:type="dxa"/>
          </w:tcPr>
          <w:p w14:paraId="40EAE6A0" w14:textId="5571A184" w:rsidR="004A7367" w:rsidRPr="004A7367" w:rsidRDefault="004A7367" w:rsidP="004A7367">
            <w:pPr>
              <w:jc w:val="center"/>
              <w:rPr>
                <w:rFonts w:cs="B Lotus"/>
                <w:sz w:val="28"/>
                <w:szCs w:val="28"/>
                <w:rtl/>
              </w:rPr>
            </w:pPr>
            <w:r w:rsidRPr="004A7367">
              <w:rPr>
                <w:rFonts w:cs="B Lotus" w:hint="cs"/>
                <w:rtl/>
              </w:rPr>
              <w:t>گلستان</w:t>
            </w:r>
          </w:p>
        </w:tc>
      </w:tr>
      <w:tr w:rsidR="004A7367" w:rsidRPr="004A7367" w14:paraId="5B83C97F" w14:textId="77777777" w:rsidTr="00372823">
        <w:tc>
          <w:tcPr>
            <w:tcW w:w="1803" w:type="dxa"/>
          </w:tcPr>
          <w:p w14:paraId="3D434C12" w14:textId="77777777" w:rsidR="004A7367" w:rsidRPr="004A7367" w:rsidRDefault="004A7367" w:rsidP="004A7367">
            <w:pPr>
              <w:pStyle w:val="ListParagraph"/>
              <w:numPr>
                <w:ilvl w:val="0"/>
                <w:numId w:val="63"/>
              </w:numPr>
              <w:bidi/>
              <w:jc w:val="center"/>
              <w:rPr>
                <w:rFonts w:cs="B Lotus"/>
                <w:rtl/>
              </w:rPr>
            </w:pPr>
          </w:p>
        </w:tc>
        <w:tc>
          <w:tcPr>
            <w:tcW w:w="1803" w:type="dxa"/>
          </w:tcPr>
          <w:p w14:paraId="464C189F" w14:textId="034E1E92" w:rsidR="004A7367" w:rsidRPr="004A7367" w:rsidRDefault="004A7367" w:rsidP="004A7367">
            <w:pPr>
              <w:jc w:val="center"/>
              <w:rPr>
                <w:rFonts w:cs="B Lotus"/>
                <w:sz w:val="28"/>
                <w:szCs w:val="28"/>
                <w:rtl/>
              </w:rPr>
            </w:pPr>
            <w:r w:rsidRPr="004A7367">
              <w:rPr>
                <w:rFonts w:cs="B Lotus"/>
                <w:rtl/>
              </w:rPr>
              <w:t>449</w:t>
            </w:r>
          </w:p>
        </w:tc>
        <w:tc>
          <w:tcPr>
            <w:tcW w:w="1803" w:type="dxa"/>
          </w:tcPr>
          <w:p w14:paraId="7059618D" w14:textId="66F783CE" w:rsidR="004A7367" w:rsidRPr="004A7367" w:rsidRDefault="004A7367" w:rsidP="004A7367">
            <w:pPr>
              <w:jc w:val="center"/>
              <w:rPr>
                <w:rFonts w:cs="B Lotus"/>
                <w:sz w:val="28"/>
                <w:szCs w:val="28"/>
                <w:rtl/>
              </w:rPr>
            </w:pPr>
            <w:r w:rsidRPr="004A7367">
              <w:rPr>
                <w:rFonts w:cs="B Lotus" w:hint="cs"/>
                <w:rtl/>
              </w:rPr>
              <w:t>کرج</w:t>
            </w:r>
          </w:p>
        </w:tc>
        <w:tc>
          <w:tcPr>
            <w:tcW w:w="1803" w:type="dxa"/>
          </w:tcPr>
          <w:p w14:paraId="30005D9A" w14:textId="40885B97" w:rsidR="004A7367" w:rsidRPr="004A7367" w:rsidRDefault="004A7367" w:rsidP="004A7367">
            <w:pPr>
              <w:jc w:val="center"/>
              <w:rPr>
                <w:rFonts w:cs="B Lotus"/>
                <w:sz w:val="28"/>
                <w:szCs w:val="28"/>
                <w:rtl/>
              </w:rPr>
            </w:pPr>
            <w:r w:rsidRPr="004A7367">
              <w:rPr>
                <w:rFonts w:cs="B Lotus"/>
                <w:rtl/>
              </w:rPr>
              <w:t>29</w:t>
            </w:r>
          </w:p>
        </w:tc>
        <w:tc>
          <w:tcPr>
            <w:tcW w:w="1803" w:type="dxa"/>
          </w:tcPr>
          <w:p w14:paraId="1913AEB2" w14:textId="4A2E93F6"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715A5EAB" w14:textId="77777777" w:rsidTr="00372823">
        <w:tc>
          <w:tcPr>
            <w:tcW w:w="1803" w:type="dxa"/>
          </w:tcPr>
          <w:p w14:paraId="3998F8A3" w14:textId="77777777" w:rsidR="004A7367" w:rsidRPr="004A7367" w:rsidRDefault="004A7367" w:rsidP="004A7367">
            <w:pPr>
              <w:pStyle w:val="ListParagraph"/>
              <w:numPr>
                <w:ilvl w:val="0"/>
                <w:numId w:val="63"/>
              </w:numPr>
              <w:bidi/>
              <w:jc w:val="center"/>
              <w:rPr>
                <w:rFonts w:cs="B Lotus"/>
                <w:rtl/>
              </w:rPr>
            </w:pPr>
          </w:p>
        </w:tc>
        <w:tc>
          <w:tcPr>
            <w:tcW w:w="1803" w:type="dxa"/>
          </w:tcPr>
          <w:p w14:paraId="69D5FFA0" w14:textId="77EF119D" w:rsidR="004A7367" w:rsidRPr="004A7367" w:rsidRDefault="004A7367" w:rsidP="004A7367">
            <w:pPr>
              <w:jc w:val="center"/>
              <w:rPr>
                <w:rFonts w:cs="B Lotus"/>
                <w:sz w:val="28"/>
                <w:szCs w:val="28"/>
                <w:rtl/>
              </w:rPr>
            </w:pPr>
            <w:r w:rsidRPr="004A7367">
              <w:rPr>
                <w:rFonts w:cs="B Lotus"/>
                <w:rtl/>
              </w:rPr>
              <w:t>450</w:t>
            </w:r>
          </w:p>
        </w:tc>
        <w:tc>
          <w:tcPr>
            <w:tcW w:w="1803" w:type="dxa"/>
          </w:tcPr>
          <w:p w14:paraId="51BC8BF1" w14:textId="2983BEA7" w:rsidR="004A7367" w:rsidRPr="004A7367" w:rsidRDefault="004A7367" w:rsidP="004A7367">
            <w:pPr>
              <w:jc w:val="center"/>
              <w:rPr>
                <w:rFonts w:cs="B Lotus"/>
                <w:sz w:val="28"/>
                <w:szCs w:val="28"/>
                <w:rtl/>
              </w:rPr>
            </w:pPr>
            <w:r w:rsidRPr="004A7367">
              <w:rPr>
                <w:rFonts w:cs="B Lotus" w:hint="cs"/>
                <w:rtl/>
              </w:rPr>
              <w:t>ساوجبلاغ</w:t>
            </w:r>
          </w:p>
        </w:tc>
        <w:tc>
          <w:tcPr>
            <w:tcW w:w="1803" w:type="dxa"/>
          </w:tcPr>
          <w:p w14:paraId="49518F31" w14:textId="3E35E802" w:rsidR="004A7367" w:rsidRPr="004A7367" w:rsidRDefault="004A7367" w:rsidP="004A7367">
            <w:pPr>
              <w:jc w:val="center"/>
              <w:rPr>
                <w:rFonts w:cs="B Lotus"/>
                <w:sz w:val="28"/>
                <w:szCs w:val="28"/>
                <w:rtl/>
              </w:rPr>
            </w:pPr>
            <w:r w:rsidRPr="004A7367">
              <w:rPr>
                <w:rFonts w:cs="B Lotus"/>
                <w:rtl/>
              </w:rPr>
              <w:t>29</w:t>
            </w:r>
          </w:p>
        </w:tc>
        <w:tc>
          <w:tcPr>
            <w:tcW w:w="1803" w:type="dxa"/>
          </w:tcPr>
          <w:p w14:paraId="58EF2131" w14:textId="35125850"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68EF939A" w14:textId="77777777" w:rsidTr="00372823">
        <w:tc>
          <w:tcPr>
            <w:tcW w:w="1803" w:type="dxa"/>
          </w:tcPr>
          <w:p w14:paraId="308A2B6E" w14:textId="77777777" w:rsidR="004A7367" w:rsidRPr="004A7367" w:rsidRDefault="004A7367" w:rsidP="004A7367">
            <w:pPr>
              <w:pStyle w:val="ListParagraph"/>
              <w:numPr>
                <w:ilvl w:val="0"/>
                <w:numId w:val="63"/>
              </w:numPr>
              <w:bidi/>
              <w:jc w:val="center"/>
              <w:rPr>
                <w:rFonts w:cs="B Lotus"/>
                <w:rtl/>
              </w:rPr>
            </w:pPr>
          </w:p>
        </w:tc>
        <w:tc>
          <w:tcPr>
            <w:tcW w:w="1803" w:type="dxa"/>
          </w:tcPr>
          <w:p w14:paraId="32EEA97A" w14:textId="1BD2C8C3" w:rsidR="004A7367" w:rsidRPr="004A7367" w:rsidRDefault="004A7367" w:rsidP="004A7367">
            <w:pPr>
              <w:jc w:val="center"/>
              <w:rPr>
                <w:rFonts w:cs="B Lotus"/>
                <w:sz w:val="28"/>
                <w:szCs w:val="28"/>
                <w:rtl/>
              </w:rPr>
            </w:pPr>
            <w:r w:rsidRPr="004A7367">
              <w:rPr>
                <w:rFonts w:cs="B Lotus"/>
                <w:rtl/>
              </w:rPr>
              <w:t>451</w:t>
            </w:r>
          </w:p>
        </w:tc>
        <w:tc>
          <w:tcPr>
            <w:tcW w:w="1803" w:type="dxa"/>
          </w:tcPr>
          <w:p w14:paraId="08E881C5" w14:textId="006C9033" w:rsidR="004A7367" w:rsidRPr="004A7367" w:rsidRDefault="004A7367" w:rsidP="004A7367">
            <w:pPr>
              <w:jc w:val="center"/>
              <w:rPr>
                <w:rFonts w:cs="B Lotus"/>
                <w:sz w:val="28"/>
                <w:szCs w:val="28"/>
                <w:rtl/>
              </w:rPr>
            </w:pPr>
            <w:r w:rsidRPr="004A7367">
              <w:rPr>
                <w:rFonts w:cs="B Lotus" w:hint="cs"/>
                <w:rtl/>
              </w:rPr>
              <w:t>نظرآباد</w:t>
            </w:r>
          </w:p>
        </w:tc>
        <w:tc>
          <w:tcPr>
            <w:tcW w:w="1803" w:type="dxa"/>
          </w:tcPr>
          <w:p w14:paraId="5AC70AE0" w14:textId="5FE4A035" w:rsidR="004A7367" w:rsidRPr="004A7367" w:rsidRDefault="004A7367" w:rsidP="004A7367">
            <w:pPr>
              <w:jc w:val="center"/>
              <w:rPr>
                <w:rFonts w:cs="B Lotus"/>
                <w:sz w:val="28"/>
                <w:szCs w:val="28"/>
                <w:rtl/>
              </w:rPr>
            </w:pPr>
            <w:r w:rsidRPr="004A7367">
              <w:rPr>
                <w:rFonts w:cs="B Lotus"/>
                <w:rtl/>
              </w:rPr>
              <w:t>29</w:t>
            </w:r>
          </w:p>
        </w:tc>
        <w:tc>
          <w:tcPr>
            <w:tcW w:w="1803" w:type="dxa"/>
          </w:tcPr>
          <w:p w14:paraId="20F928F1" w14:textId="60E30D7C"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45359D36" w14:textId="77777777" w:rsidTr="00372823">
        <w:tc>
          <w:tcPr>
            <w:tcW w:w="1803" w:type="dxa"/>
          </w:tcPr>
          <w:p w14:paraId="02FCAA87" w14:textId="77777777" w:rsidR="004A7367" w:rsidRPr="004A7367" w:rsidRDefault="004A7367" w:rsidP="004A7367">
            <w:pPr>
              <w:pStyle w:val="ListParagraph"/>
              <w:numPr>
                <w:ilvl w:val="0"/>
                <w:numId w:val="63"/>
              </w:numPr>
              <w:bidi/>
              <w:jc w:val="center"/>
              <w:rPr>
                <w:rFonts w:cs="B Lotus"/>
                <w:rtl/>
              </w:rPr>
            </w:pPr>
          </w:p>
        </w:tc>
        <w:tc>
          <w:tcPr>
            <w:tcW w:w="1803" w:type="dxa"/>
          </w:tcPr>
          <w:p w14:paraId="49FE60B3" w14:textId="01893980" w:rsidR="004A7367" w:rsidRPr="004A7367" w:rsidRDefault="004A7367" w:rsidP="004A7367">
            <w:pPr>
              <w:jc w:val="center"/>
              <w:rPr>
                <w:rFonts w:cs="B Lotus"/>
                <w:sz w:val="28"/>
                <w:szCs w:val="28"/>
                <w:rtl/>
              </w:rPr>
            </w:pPr>
            <w:r w:rsidRPr="004A7367">
              <w:rPr>
                <w:rFonts w:cs="B Lotus"/>
                <w:rtl/>
              </w:rPr>
              <w:t>452</w:t>
            </w:r>
          </w:p>
        </w:tc>
        <w:tc>
          <w:tcPr>
            <w:tcW w:w="1803" w:type="dxa"/>
          </w:tcPr>
          <w:p w14:paraId="3ED08021" w14:textId="086F82C0" w:rsidR="004A7367" w:rsidRPr="004A7367" w:rsidRDefault="004A7367" w:rsidP="004A7367">
            <w:pPr>
              <w:jc w:val="center"/>
              <w:rPr>
                <w:rFonts w:cs="B Lotus"/>
                <w:sz w:val="28"/>
                <w:szCs w:val="28"/>
                <w:rtl/>
              </w:rPr>
            </w:pPr>
            <w:r w:rsidRPr="004A7367">
              <w:rPr>
                <w:rFonts w:cs="B Lotus" w:hint="cs"/>
                <w:rtl/>
              </w:rPr>
              <w:t>طالقان</w:t>
            </w:r>
          </w:p>
        </w:tc>
        <w:tc>
          <w:tcPr>
            <w:tcW w:w="1803" w:type="dxa"/>
          </w:tcPr>
          <w:p w14:paraId="5FD0484E" w14:textId="38F7A969" w:rsidR="004A7367" w:rsidRPr="004A7367" w:rsidRDefault="004A7367" w:rsidP="004A7367">
            <w:pPr>
              <w:jc w:val="center"/>
              <w:rPr>
                <w:rFonts w:cs="B Lotus"/>
                <w:sz w:val="28"/>
                <w:szCs w:val="28"/>
                <w:rtl/>
              </w:rPr>
            </w:pPr>
            <w:r w:rsidRPr="004A7367">
              <w:rPr>
                <w:rFonts w:cs="B Lotus"/>
                <w:rtl/>
              </w:rPr>
              <w:t>29</w:t>
            </w:r>
          </w:p>
        </w:tc>
        <w:tc>
          <w:tcPr>
            <w:tcW w:w="1803" w:type="dxa"/>
          </w:tcPr>
          <w:p w14:paraId="5472BBC4" w14:textId="102B0630"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639ABC59" w14:textId="77777777" w:rsidTr="00372823">
        <w:tc>
          <w:tcPr>
            <w:tcW w:w="1803" w:type="dxa"/>
          </w:tcPr>
          <w:p w14:paraId="1131F149" w14:textId="77777777" w:rsidR="004A7367" w:rsidRPr="004A7367" w:rsidRDefault="004A7367" w:rsidP="004A7367">
            <w:pPr>
              <w:pStyle w:val="ListParagraph"/>
              <w:numPr>
                <w:ilvl w:val="0"/>
                <w:numId w:val="63"/>
              </w:numPr>
              <w:bidi/>
              <w:jc w:val="center"/>
              <w:rPr>
                <w:rFonts w:cs="B Lotus"/>
                <w:rtl/>
              </w:rPr>
            </w:pPr>
          </w:p>
        </w:tc>
        <w:tc>
          <w:tcPr>
            <w:tcW w:w="1803" w:type="dxa"/>
          </w:tcPr>
          <w:p w14:paraId="34DCF86F" w14:textId="5D9923EC" w:rsidR="004A7367" w:rsidRPr="004A7367" w:rsidRDefault="004A7367" w:rsidP="004A7367">
            <w:pPr>
              <w:jc w:val="center"/>
              <w:rPr>
                <w:rFonts w:cs="B Lotus"/>
                <w:sz w:val="28"/>
                <w:szCs w:val="28"/>
                <w:rtl/>
              </w:rPr>
            </w:pPr>
            <w:r w:rsidRPr="004A7367">
              <w:rPr>
                <w:rFonts w:cs="B Lotus"/>
                <w:rtl/>
              </w:rPr>
              <w:t>453</w:t>
            </w:r>
          </w:p>
        </w:tc>
        <w:tc>
          <w:tcPr>
            <w:tcW w:w="1803" w:type="dxa"/>
          </w:tcPr>
          <w:p w14:paraId="1C338FAC" w14:textId="5703EF52" w:rsidR="004A7367" w:rsidRPr="004A7367" w:rsidRDefault="004A7367" w:rsidP="004A7367">
            <w:pPr>
              <w:jc w:val="center"/>
              <w:rPr>
                <w:rFonts w:cs="B Lotus"/>
                <w:sz w:val="28"/>
                <w:szCs w:val="28"/>
                <w:rtl/>
              </w:rPr>
            </w:pPr>
            <w:r w:rsidRPr="004A7367">
              <w:rPr>
                <w:rFonts w:cs="B Lotus" w:hint="cs"/>
                <w:rtl/>
              </w:rPr>
              <w:t>هشتگرد</w:t>
            </w:r>
          </w:p>
        </w:tc>
        <w:tc>
          <w:tcPr>
            <w:tcW w:w="1803" w:type="dxa"/>
          </w:tcPr>
          <w:p w14:paraId="011B68B2" w14:textId="4D010DC8" w:rsidR="004A7367" w:rsidRPr="004A7367" w:rsidRDefault="004A7367" w:rsidP="004A7367">
            <w:pPr>
              <w:jc w:val="center"/>
              <w:rPr>
                <w:rFonts w:cs="B Lotus"/>
                <w:sz w:val="28"/>
                <w:szCs w:val="28"/>
                <w:rtl/>
              </w:rPr>
            </w:pPr>
            <w:r w:rsidRPr="004A7367">
              <w:rPr>
                <w:rFonts w:cs="B Lotus"/>
                <w:rtl/>
              </w:rPr>
              <w:t>29</w:t>
            </w:r>
          </w:p>
        </w:tc>
        <w:tc>
          <w:tcPr>
            <w:tcW w:w="1803" w:type="dxa"/>
          </w:tcPr>
          <w:p w14:paraId="138C126A" w14:textId="3C7A8833"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6BE0ADC3" w14:textId="77777777" w:rsidTr="00372823">
        <w:tc>
          <w:tcPr>
            <w:tcW w:w="1803" w:type="dxa"/>
          </w:tcPr>
          <w:p w14:paraId="26ECEC78" w14:textId="77777777" w:rsidR="004A7367" w:rsidRPr="004A7367" w:rsidRDefault="004A7367" w:rsidP="004A7367">
            <w:pPr>
              <w:pStyle w:val="ListParagraph"/>
              <w:numPr>
                <w:ilvl w:val="0"/>
                <w:numId w:val="63"/>
              </w:numPr>
              <w:bidi/>
              <w:jc w:val="center"/>
              <w:rPr>
                <w:rFonts w:cs="B Lotus"/>
                <w:rtl/>
              </w:rPr>
            </w:pPr>
          </w:p>
        </w:tc>
        <w:tc>
          <w:tcPr>
            <w:tcW w:w="1803" w:type="dxa"/>
          </w:tcPr>
          <w:p w14:paraId="423885C3" w14:textId="43C7DE80" w:rsidR="004A7367" w:rsidRPr="004A7367" w:rsidRDefault="004A7367" w:rsidP="004A7367">
            <w:pPr>
              <w:jc w:val="center"/>
              <w:rPr>
                <w:rFonts w:cs="B Lotus"/>
                <w:sz w:val="28"/>
                <w:szCs w:val="28"/>
                <w:rtl/>
              </w:rPr>
            </w:pPr>
            <w:r w:rsidRPr="004A7367">
              <w:rPr>
                <w:rFonts w:cs="B Lotus"/>
                <w:rtl/>
              </w:rPr>
              <w:t>454</w:t>
            </w:r>
          </w:p>
        </w:tc>
        <w:tc>
          <w:tcPr>
            <w:tcW w:w="1803" w:type="dxa"/>
          </w:tcPr>
          <w:p w14:paraId="0D70651B" w14:textId="65AFA366" w:rsidR="004A7367" w:rsidRPr="004A7367" w:rsidRDefault="004A7367" w:rsidP="004A7367">
            <w:pPr>
              <w:jc w:val="center"/>
              <w:rPr>
                <w:rFonts w:cs="B Lotus"/>
                <w:sz w:val="28"/>
                <w:szCs w:val="28"/>
                <w:rtl/>
              </w:rPr>
            </w:pPr>
            <w:r w:rsidRPr="004A7367">
              <w:rPr>
                <w:rFonts w:cs="B Lotus" w:hint="cs"/>
                <w:rtl/>
              </w:rPr>
              <w:t>اشتهارد</w:t>
            </w:r>
          </w:p>
        </w:tc>
        <w:tc>
          <w:tcPr>
            <w:tcW w:w="1803" w:type="dxa"/>
          </w:tcPr>
          <w:p w14:paraId="2BE3796D" w14:textId="1E1C6429" w:rsidR="004A7367" w:rsidRPr="004A7367" w:rsidRDefault="004A7367" w:rsidP="004A7367">
            <w:pPr>
              <w:jc w:val="center"/>
              <w:rPr>
                <w:rFonts w:cs="B Lotus"/>
                <w:sz w:val="28"/>
                <w:szCs w:val="28"/>
                <w:rtl/>
              </w:rPr>
            </w:pPr>
            <w:r w:rsidRPr="004A7367">
              <w:rPr>
                <w:rFonts w:cs="B Lotus"/>
                <w:rtl/>
              </w:rPr>
              <w:t>29</w:t>
            </w:r>
          </w:p>
        </w:tc>
        <w:tc>
          <w:tcPr>
            <w:tcW w:w="1803" w:type="dxa"/>
          </w:tcPr>
          <w:p w14:paraId="50B6226A" w14:textId="423B4625"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1FE74F81" w14:textId="77777777" w:rsidTr="00372823">
        <w:tc>
          <w:tcPr>
            <w:tcW w:w="1803" w:type="dxa"/>
          </w:tcPr>
          <w:p w14:paraId="14BA9D52" w14:textId="77777777" w:rsidR="004A7367" w:rsidRPr="004A7367" w:rsidRDefault="004A7367" w:rsidP="004A7367">
            <w:pPr>
              <w:pStyle w:val="ListParagraph"/>
              <w:numPr>
                <w:ilvl w:val="0"/>
                <w:numId w:val="63"/>
              </w:numPr>
              <w:bidi/>
              <w:jc w:val="center"/>
              <w:rPr>
                <w:rFonts w:cs="B Lotus"/>
                <w:rtl/>
              </w:rPr>
            </w:pPr>
          </w:p>
        </w:tc>
        <w:tc>
          <w:tcPr>
            <w:tcW w:w="1803" w:type="dxa"/>
          </w:tcPr>
          <w:p w14:paraId="2576FC77" w14:textId="76FEDDB1" w:rsidR="004A7367" w:rsidRPr="004A7367" w:rsidRDefault="004A7367" w:rsidP="004A7367">
            <w:pPr>
              <w:jc w:val="center"/>
              <w:rPr>
                <w:rFonts w:cs="B Lotus"/>
                <w:sz w:val="28"/>
                <w:szCs w:val="28"/>
                <w:rtl/>
              </w:rPr>
            </w:pPr>
            <w:r w:rsidRPr="004A7367">
              <w:rPr>
                <w:rFonts w:cs="B Lotus"/>
                <w:rtl/>
              </w:rPr>
              <w:t>455</w:t>
            </w:r>
          </w:p>
        </w:tc>
        <w:tc>
          <w:tcPr>
            <w:tcW w:w="1803" w:type="dxa"/>
          </w:tcPr>
          <w:p w14:paraId="60C026FD" w14:textId="2A8BD0DA" w:rsidR="004A7367" w:rsidRPr="004A7367" w:rsidRDefault="004A7367" w:rsidP="004A7367">
            <w:pPr>
              <w:jc w:val="center"/>
              <w:rPr>
                <w:rFonts w:cs="B Lotus"/>
                <w:sz w:val="28"/>
                <w:szCs w:val="28"/>
                <w:rtl/>
              </w:rPr>
            </w:pPr>
            <w:r w:rsidRPr="004A7367">
              <w:rPr>
                <w:rFonts w:cs="B Lotus" w:hint="cs"/>
                <w:rtl/>
              </w:rPr>
              <w:t>محمد</w:t>
            </w:r>
            <w:r w:rsidRPr="004A7367">
              <w:rPr>
                <w:rFonts w:cs="B Lotus"/>
                <w:rtl/>
              </w:rPr>
              <w:t xml:space="preserve"> </w:t>
            </w:r>
            <w:r w:rsidRPr="004A7367">
              <w:rPr>
                <w:rFonts w:cs="B Lotus" w:hint="cs"/>
                <w:rtl/>
              </w:rPr>
              <w:t>شهر</w:t>
            </w:r>
          </w:p>
        </w:tc>
        <w:tc>
          <w:tcPr>
            <w:tcW w:w="1803" w:type="dxa"/>
          </w:tcPr>
          <w:p w14:paraId="46A495DF" w14:textId="50D81748" w:rsidR="004A7367" w:rsidRPr="004A7367" w:rsidRDefault="004A7367" w:rsidP="004A7367">
            <w:pPr>
              <w:jc w:val="center"/>
              <w:rPr>
                <w:rFonts w:cs="B Lotus"/>
                <w:sz w:val="28"/>
                <w:szCs w:val="28"/>
                <w:rtl/>
              </w:rPr>
            </w:pPr>
            <w:r w:rsidRPr="004A7367">
              <w:rPr>
                <w:rFonts w:cs="B Lotus"/>
                <w:rtl/>
              </w:rPr>
              <w:t>29</w:t>
            </w:r>
          </w:p>
        </w:tc>
        <w:tc>
          <w:tcPr>
            <w:tcW w:w="1803" w:type="dxa"/>
          </w:tcPr>
          <w:p w14:paraId="33165D4F" w14:textId="0D020811"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21291A5F" w14:textId="77777777" w:rsidTr="00372823">
        <w:tc>
          <w:tcPr>
            <w:tcW w:w="1803" w:type="dxa"/>
          </w:tcPr>
          <w:p w14:paraId="5B1B2E5C" w14:textId="77777777" w:rsidR="004A7367" w:rsidRPr="004A7367" w:rsidRDefault="004A7367" w:rsidP="004A7367">
            <w:pPr>
              <w:pStyle w:val="ListParagraph"/>
              <w:numPr>
                <w:ilvl w:val="0"/>
                <w:numId w:val="63"/>
              </w:numPr>
              <w:bidi/>
              <w:jc w:val="center"/>
              <w:rPr>
                <w:rFonts w:cs="B Lotus"/>
                <w:rtl/>
              </w:rPr>
            </w:pPr>
          </w:p>
        </w:tc>
        <w:tc>
          <w:tcPr>
            <w:tcW w:w="1803" w:type="dxa"/>
          </w:tcPr>
          <w:p w14:paraId="07E1D1D2" w14:textId="21FC1EAA" w:rsidR="004A7367" w:rsidRPr="004A7367" w:rsidRDefault="004A7367" w:rsidP="004A7367">
            <w:pPr>
              <w:jc w:val="center"/>
              <w:rPr>
                <w:rFonts w:cs="B Lotus"/>
                <w:sz w:val="28"/>
                <w:szCs w:val="28"/>
                <w:rtl/>
              </w:rPr>
            </w:pPr>
            <w:r w:rsidRPr="004A7367">
              <w:rPr>
                <w:rFonts w:cs="B Lotus"/>
                <w:rtl/>
              </w:rPr>
              <w:t>456</w:t>
            </w:r>
          </w:p>
        </w:tc>
        <w:tc>
          <w:tcPr>
            <w:tcW w:w="1803" w:type="dxa"/>
          </w:tcPr>
          <w:p w14:paraId="7D3B237A" w14:textId="603112DB" w:rsidR="004A7367" w:rsidRPr="004A7367" w:rsidRDefault="004A7367" w:rsidP="004A7367">
            <w:pPr>
              <w:jc w:val="center"/>
              <w:rPr>
                <w:rFonts w:cs="B Lotus"/>
                <w:sz w:val="28"/>
                <w:szCs w:val="28"/>
                <w:rtl/>
              </w:rPr>
            </w:pPr>
            <w:r w:rsidRPr="004A7367">
              <w:rPr>
                <w:rFonts w:cs="B Lotus" w:hint="cs"/>
                <w:rtl/>
              </w:rPr>
              <w:t>کمال</w:t>
            </w:r>
            <w:r w:rsidRPr="004A7367">
              <w:rPr>
                <w:rFonts w:cs="B Lotus"/>
                <w:rtl/>
              </w:rPr>
              <w:t xml:space="preserve"> </w:t>
            </w:r>
            <w:r w:rsidRPr="004A7367">
              <w:rPr>
                <w:rFonts w:cs="B Lotus" w:hint="cs"/>
                <w:rtl/>
              </w:rPr>
              <w:t>شهر</w:t>
            </w:r>
          </w:p>
        </w:tc>
        <w:tc>
          <w:tcPr>
            <w:tcW w:w="1803" w:type="dxa"/>
          </w:tcPr>
          <w:p w14:paraId="60CCF661" w14:textId="55AD571D" w:rsidR="004A7367" w:rsidRPr="004A7367" w:rsidRDefault="004A7367" w:rsidP="004A7367">
            <w:pPr>
              <w:jc w:val="center"/>
              <w:rPr>
                <w:rFonts w:cs="B Lotus"/>
                <w:sz w:val="28"/>
                <w:szCs w:val="28"/>
                <w:rtl/>
              </w:rPr>
            </w:pPr>
            <w:r w:rsidRPr="004A7367">
              <w:rPr>
                <w:rFonts w:cs="B Lotus"/>
                <w:rtl/>
              </w:rPr>
              <w:t>29</w:t>
            </w:r>
          </w:p>
        </w:tc>
        <w:tc>
          <w:tcPr>
            <w:tcW w:w="1803" w:type="dxa"/>
          </w:tcPr>
          <w:p w14:paraId="3214D935" w14:textId="75F3E187"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20CE1D0E" w14:textId="77777777" w:rsidTr="00372823">
        <w:tc>
          <w:tcPr>
            <w:tcW w:w="1803" w:type="dxa"/>
          </w:tcPr>
          <w:p w14:paraId="577EE041" w14:textId="77777777" w:rsidR="004A7367" w:rsidRPr="004A7367" w:rsidRDefault="004A7367" w:rsidP="004A7367">
            <w:pPr>
              <w:pStyle w:val="ListParagraph"/>
              <w:numPr>
                <w:ilvl w:val="0"/>
                <w:numId w:val="63"/>
              </w:numPr>
              <w:bidi/>
              <w:jc w:val="center"/>
              <w:rPr>
                <w:rFonts w:cs="B Lotus"/>
                <w:rtl/>
              </w:rPr>
            </w:pPr>
          </w:p>
        </w:tc>
        <w:tc>
          <w:tcPr>
            <w:tcW w:w="1803" w:type="dxa"/>
          </w:tcPr>
          <w:p w14:paraId="40E58248" w14:textId="281FEAC3" w:rsidR="004A7367" w:rsidRPr="004A7367" w:rsidRDefault="004A7367" w:rsidP="004A7367">
            <w:pPr>
              <w:jc w:val="center"/>
              <w:rPr>
                <w:rFonts w:cs="B Lotus"/>
                <w:sz w:val="28"/>
                <w:szCs w:val="28"/>
                <w:rtl/>
              </w:rPr>
            </w:pPr>
            <w:r w:rsidRPr="004A7367">
              <w:rPr>
                <w:rFonts w:cs="B Lotus"/>
                <w:rtl/>
              </w:rPr>
              <w:t>457</w:t>
            </w:r>
          </w:p>
        </w:tc>
        <w:tc>
          <w:tcPr>
            <w:tcW w:w="1803" w:type="dxa"/>
          </w:tcPr>
          <w:p w14:paraId="3FC3E0D8" w14:textId="6B7DF1E9" w:rsidR="004A7367" w:rsidRPr="004A7367" w:rsidRDefault="004A7367" w:rsidP="004A7367">
            <w:pPr>
              <w:jc w:val="center"/>
              <w:rPr>
                <w:rFonts w:cs="B Lotus"/>
                <w:sz w:val="28"/>
                <w:szCs w:val="28"/>
                <w:rtl/>
              </w:rPr>
            </w:pPr>
            <w:r w:rsidRPr="004A7367">
              <w:rPr>
                <w:rFonts w:cs="B Lotus" w:hint="cs"/>
                <w:rtl/>
              </w:rPr>
              <w:t>گرمدره</w:t>
            </w:r>
          </w:p>
        </w:tc>
        <w:tc>
          <w:tcPr>
            <w:tcW w:w="1803" w:type="dxa"/>
          </w:tcPr>
          <w:p w14:paraId="58958C65" w14:textId="59B664E4" w:rsidR="004A7367" w:rsidRPr="004A7367" w:rsidRDefault="004A7367" w:rsidP="004A7367">
            <w:pPr>
              <w:jc w:val="center"/>
              <w:rPr>
                <w:rFonts w:cs="B Lotus"/>
                <w:sz w:val="28"/>
                <w:szCs w:val="28"/>
                <w:rtl/>
              </w:rPr>
            </w:pPr>
            <w:r w:rsidRPr="004A7367">
              <w:rPr>
                <w:rFonts w:cs="B Lotus"/>
                <w:rtl/>
              </w:rPr>
              <w:t>29</w:t>
            </w:r>
          </w:p>
        </w:tc>
        <w:tc>
          <w:tcPr>
            <w:tcW w:w="1803" w:type="dxa"/>
          </w:tcPr>
          <w:p w14:paraId="7C37D4EE" w14:textId="45495260"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4FE31BF8" w14:textId="77777777" w:rsidTr="00372823">
        <w:tc>
          <w:tcPr>
            <w:tcW w:w="1803" w:type="dxa"/>
          </w:tcPr>
          <w:p w14:paraId="4D8C6E5A" w14:textId="77777777" w:rsidR="004A7367" w:rsidRPr="004A7367" w:rsidRDefault="004A7367" w:rsidP="004A7367">
            <w:pPr>
              <w:pStyle w:val="ListParagraph"/>
              <w:numPr>
                <w:ilvl w:val="0"/>
                <w:numId w:val="63"/>
              </w:numPr>
              <w:bidi/>
              <w:jc w:val="center"/>
              <w:rPr>
                <w:rFonts w:cs="B Lotus"/>
                <w:rtl/>
              </w:rPr>
            </w:pPr>
          </w:p>
        </w:tc>
        <w:tc>
          <w:tcPr>
            <w:tcW w:w="1803" w:type="dxa"/>
          </w:tcPr>
          <w:p w14:paraId="1E3D6C44" w14:textId="28E9F4A8" w:rsidR="004A7367" w:rsidRPr="004A7367" w:rsidRDefault="004A7367" w:rsidP="004A7367">
            <w:pPr>
              <w:jc w:val="center"/>
              <w:rPr>
                <w:rFonts w:cs="B Lotus"/>
                <w:sz w:val="28"/>
                <w:szCs w:val="28"/>
                <w:rtl/>
              </w:rPr>
            </w:pPr>
            <w:r w:rsidRPr="004A7367">
              <w:rPr>
                <w:rFonts w:cs="B Lotus"/>
                <w:rtl/>
              </w:rPr>
              <w:t>458</w:t>
            </w:r>
          </w:p>
        </w:tc>
        <w:tc>
          <w:tcPr>
            <w:tcW w:w="1803" w:type="dxa"/>
          </w:tcPr>
          <w:p w14:paraId="356F3FCD" w14:textId="325BAB52" w:rsidR="004A7367" w:rsidRPr="004A7367" w:rsidRDefault="004A7367" w:rsidP="004A7367">
            <w:pPr>
              <w:jc w:val="center"/>
              <w:rPr>
                <w:rFonts w:cs="B Lotus"/>
                <w:sz w:val="28"/>
                <w:szCs w:val="28"/>
                <w:rtl/>
              </w:rPr>
            </w:pPr>
            <w:r w:rsidRPr="004A7367">
              <w:rPr>
                <w:rFonts w:cs="B Lotus" w:hint="cs"/>
                <w:rtl/>
              </w:rPr>
              <w:t>ماهدشت</w:t>
            </w:r>
          </w:p>
        </w:tc>
        <w:tc>
          <w:tcPr>
            <w:tcW w:w="1803" w:type="dxa"/>
          </w:tcPr>
          <w:p w14:paraId="07EF5FD0" w14:textId="01C83DE9" w:rsidR="004A7367" w:rsidRPr="004A7367" w:rsidRDefault="004A7367" w:rsidP="004A7367">
            <w:pPr>
              <w:jc w:val="center"/>
              <w:rPr>
                <w:rFonts w:cs="B Lotus"/>
                <w:sz w:val="28"/>
                <w:szCs w:val="28"/>
                <w:rtl/>
              </w:rPr>
            </w:pPr>
            <w:r w:rsidRPr="004A7367">
              <w:rPr>
                <w:rFonts w:cs="B Lotus"/>
                <w:rtl/>
              </w:rPr>
              <w:t>29</w:t>
            </w:r>
          </w:p>
        </w:tc>
        <w:tc>
          <w:tcPr>
            <w:tcW w:w="1803" w:type="dxa"/>
          </w:tcPr>
          <w:p w14:paraId="053B54DB" w14:textId="79FBD44E"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3B44B414" w14:textId="77777777" w:rsidTr="00372823">
        <w:tc>
          <w:tcPr>
            <w:tcW w:w="1803" w:type="dxa"/>
          </w:tcPr>
          <w:p w14:paraId="7F1453C2" w14:textId="77777777" w:rsidR="004A7367" w:rsidRPr="004A7367" w:rsidRDefault="004A7367" w:rsidP="004A7367">
            <w:pPr>
              <w:pStyle w:val="ListParagraph"/>
              <w:numPr>
                <w:ilvl w:val="0"/>
                <w:numId w:val="63"/>
              </w:numPr>
              <w:bidi/>
              <w:jc w:val="center"/>
              <w:rPr>
                <w:rFonts w:cs="B Lotus"/>
                <w:rtl/>
              </w:rPr>
            </w:pPr>
          </w:p>
        </w:tc>
        <w:tc>
          <w:tcPr>
            <w:tcW w:w="1803" w:type="dxa"/>
          </w:tcPr>
          <w:p w14:paraId="56B4D21C" w14:textId="4D0CAB2D" w:rsidR="004A7367" w:rsidRPr="004A7367" w:rsidRDefault="004A7367" w:rsidP="004A7367">
            <w:pPr>
              <w:jc w:val="center"/>
              <w:rPr>
                <w:rFonts w:cs="B Lotus"/>
                <w:sz w:val="28"/>
                <w:szCs w:val="28"/>
                <w:rtl/>
              </w:rPr>
            </w:pPr>
            <w:r w:rsidRPr="004A7367">
              <w:rPr>
                <w:rFonts w:cs="B Lotus"/>
                <w:rtl/>
              </w:rPr>
              <w:t>459</w:t>
            </w:r>
          </w:p>
        </w:tc>
        <w:tc>
          <w:tcPr>
            <w:tcW w:w="1803" w:type="dxa"/>
          </w:tcPr>
          <w:p w14:paraId="71ED4DEA" w14:textId="7A0FAB0C" w:rsidR="004A7367" w:rsidRPr="004A7367" w:rsidRDefault="004A7367" w:rsidP="004A7367">
            <w:pPr>
              <w:jc w:val="center"/>
              <w:rPr>
                <w:rFonts w:cs="B Lotus"/>
                <w:sz w:val="28"/>
                <w:szCs w:val="28"/>
                <w:rtl/>
              </w:rPr>
            </w:pPr>
            <w:r w:rsidRPr="004A7367">
              <w:rPr>
                <w:rFonts w:cs="B Lotus" w:hint="cs"/>
                <w:rtl/>
              </w:rPr>
              <w:t>کوهسار</w:t>
            </w:r>
          </w:p>
        </w:tc>
        <w:tc>
          <w:tcPr>
            <w:tcW w:w="1803" w:type="dxa"/>
          </w:tcPr>
          <w:p w14:paraId="37D310BB" w14:textId="4621D30F" w:rsidR="004A7367" w:rsidRPr="004A7367" w:rsidRDefault="004A7367" w:rsidP="004A7367">
            <w:pPr>
              <w:jc w:val="center"/>
              <w:rPr>
                <w:rFonts w:cs="B Lotus"/>
                <w:sz w:val="28"/>
                <w:szCs w:val="28"/>
                <w:rtl/>
              </w:rPr>
            </w:pPr>
            <w:r w:rsidRPr="004A7367">
              <w:rPr>
                <w:rFonts w:cs="B Lotus"/>
                <w:rtl/>
              </w:rPr>
              <w:t>29</w:t>
            </w:r>
          </w:p>
        </w:tc>
        <w:tc>
          <w:tcPr>
            <w:tcW w:w="1803" w:type="dxa"/>
          </w:tcPr>
          <w:p w14:paraId="3735A030" w14:textId="1AAACF47"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3D78AA00" w14:textId="77777777" w:rsidTr="00372823">
        <w:tc>
          <w:tcPr>
            <w:tcW w:w="1803" w:type="dxa"/>
          </w:tcPr>
          <w:p w14:paraId="6AFED50F" w14:textId="77777777" w:rsidR="004A7367" w:rsidRPr="004A7367" w:rsidRDefault="004A7367" w:rsidP="004A7367">
            <w:pPr>
              <w:pStyle w:val="ListParagraph"/>
              <w:numPr>
                <w:ilvl w:val="0"/>
                <w:numId w:val="63"/>
              </w:numPr>
              <w:bidi/>
              <w:jc w:val="center"/>
              <w:rPr>
                <w:rFonts w:cs="B Lotus"/>
                <w:rtl/>
              </w:rPr>
            </w:pPr>
          </w:p>
        </w:tc>
        <w:tc>
          <w:tcPr>
            <w:tcW w:w="1803" w:type="dxa"/>
          </w:tcPr>
          <w:p w14:paraId="55BD304A" w14:textId="25DE8EB1" w:rsidR="004A7367" w:rsidRPr="004A7367" w:rsidRDefault="004A7367" w:rsidP="004A7367">
            <w:pPr>
              <w:jc w:val="center"/>
              <w:rPr>
                <w:rFonts w:cs="B Lotus"/>
                <w:sz w:val="28"/>
                <w:szCs w:val="28"/>
                <w:rtl/>
              </w:rPr>
            </w:pPr>
            <w:r w:rsidRPr="004A7367">
              <w:rPr>
                <w:rFonts w:cs="B Lotus"/>
                <w:rtl/>
              </w:rPr>
              <w:t>460</w:t>
            </w:r>
          </w:p>
        </w:tc>
        <w:tc>
          <w:tcPr>
            <w:tcW w:w="1803" w:type="dxa"/>
          </w:tcPr>
          <w:p w14:paraId="55F27C98" w14:textId="6614E31B" w:rsidR="004A7367" w:rsidRPr="004A7367" w:rsidRDefault="004A7367" w:rsidP="004A7367">
            <w:pPr>
              <w:jc w:val="center"/>
              <w:rPr>
                <w:rFonts w:cs="B Lotus"/>
                <w:sz w:val="28"/>
                <w:szCs w:val="28"/>
                <w:rtl/>
              </w:rPr>
            </w:pPr>
            <w:r w:rsidRPr="004A7367">
              <w:rPr>
                <w:rFonts w:cs="B Lotus" w:hint="cs"/>
                <w:rtl/>
              </w:rPr>
              <w:t>چهارباغ</w:t>
            </w:r>
          </w:p>
        </w:tc>
        <w:tc>
          <w:tcPr>
            <w:tcW w:w="1803" w:type="dxa"/>
          </w:tcPr>
          <w:p w14:paraId="52A2BAC5" w14:textId="4A597599" w:rsidR="004A7367" w:rsidRPr="004A7367" w:rsidRDefault="004A7367" w:rsidP="004A7367">
            <w:pPr>
              <w:jc w:val="center"/>
              <w:rPr>
                <w:rFonts w:cs="B Lotus"/>
                <w:sz w:val="28"/>
                <w:szCs w:val="28"/>
                <w:rtl/>
              </w:rPr>
            </w:pPr>
            <w:r w:rsidRPr="004A7367">
              <w:rPr>
                <w:rFonts w:cs="B Lotus"/>
                <w:rtl/>
              </w:rPr>
              <w:t>29</w:t>
            </w:r>
          </w:p>
        </w:tc>
        <w:tc>
          <w:tcPr>
            <w:tcW w:w="1803" w:type="dxa"/>
          </w:tcPr>
          <w:p w14:paraId="47E3F274" w14:textId="650152E9"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5251E826" w14:textId="77777777" w:rsidTr="00372823">
        <w:tc>
          <w:tcPr>
            <w:tcW w:w="1803" w:type="dxa"/>
          </w:tcPr>
          <w:p w14:paraId="423DA58D" w14:textId="77777777" w:rsidR="004A7367" w:rsidRPr="004A7367" w:rsidRDefault="004A7367" w:rsidP="004A7367">
            <w:pPr>
              <w:pStyle w:val="ListParagraph"/>
              <w:numPr>
                <w:ilvl w:val="0"/>
                <w:numId w:val="63"/>
              </w:numPr>
              <w:bidi/>
              <w:jc w:val="center"/>
              <w:rPr>
                <w:rFonts w:cs="B Lotus"/>
                <w:rtl/>
              </w:rPr>
            </w:pPr>
          </w:p>
        </w:tc>
        <w:tc>
          <w:tcPr>
            <w:tcW w:w="1803" w:type="dxa"/>
          </w:tcPr>
          <w:p w14:paraId="591E9578" w14:textId="7ED696CC" w:rsidR="004A7367" w:rsidRPr="004A7367" w:rsidRDefault="004A7367" w:rsidP="004A7367">
            <w:pPr>
              <w:jc w:val="center"/>
              <w:rPr>
                <w:rFonts w:cs="B Lotus"/>
                <w:sz w:val="28"/>
                <w:szCs w:val="28"/>
                <w:rtl/>
              </w:rPr>
            </w:pPr>
            <w:r w:rsidRPr="004A7367">
              <w:rPr>
                <w:rFonts w:cs="B Lotus"/>
                <w:rtl/>
              </w:rPr>
              <w:t>461</w:t>
            </w:r>
          </w:p>
        </w:tc>
        <w:tc>
          <w:tcPr>
            <w:tcW w:w="1803" w:type="dxa"/>
          </w:tcPr>
          <w:p w14:paraId="055903C6" w14:textId="09640E5E" w:rsidR="004A7367" w:rsidRPr="004A7367" w:rsidRDefault="004A7367" w:rsidP="004A7367">
            <w:pPr>
              <w:jc w:val="center"/>
              <w:rPr>
                <w:rFonts w:cs="B Lotus"/>
                <w:sz w:val="28"/>
                <w:szCs w:val="28"/>
                <w:rtl/>
              </w:rPr>
            </w:pPr>
            <w:r w:rsidRPr="004A7367">
              <w:rPr>
                <w:rFonts w:cs="B Lotus" w:hint="cs"/>
                <w:rtl/>
              </w:rPr>
              <w:t>آسارا</w:t>
            </w:r>
          </w:p>
        </w:tc>
        <w:tc>
          <w:tcPr>
            <w:tcW w:w="1803" w:type="dxa"/>
          </w:tcPr>
          <w:p w14:paraId="42F27AFA" w14:textId="5E87E22C" w:rsidR="004A7367" w:rsidRPr="004A7367" w:rsidRDefault="004A7367" w:rsidP="004A7367">
            <w:pPr>
              <w:jc w:val="center"/>
              <w:rPr>
                <w:rFonts w:cs="B Lotus"/>
                <w:sz w:val="28"/>
                <w:szCs w:val="28"/>
                <w:rtl/>
              </w:rPr>
            </w:pPr>
            <w:r w:rsidRPr="004A7367">
              <w:rPr>
                <w:rFonts w:cs="B Lotus"/>
                <w:rtl/>
              </w:rPr>
              <w:t>29</w:t>
            </w:r>
          </w:p>
        </w:tc>
        <w:tc>
          <w:tcPr>
            <w:tcW w:w="1803" w:type="dxa"/>
          </w:tcPr>
          <w:p w14:paraId="6B649D90" w14:textId="1DFC8A67"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62D3FEB6" w14:textId="77777777" w:rsidTr="00372823">
        <w:tc>
          <w:tcPr>
            <w:tcW w:w="1803" w:type="dxa"/>
          </w:tcPr>
          <w:p w14:paraId="2309062A" w14:textId="77777777" w:rsidR="004A7367" w:rsidRPr="004A7367" w:rsidRDefault="004A7367" w:rsidP="004A7367">
            <w:pPr>
              <w:pStyle w:val="ListParagraph"/>
              <w:numPr>
                <w:ilvl w:val="0"/>
                <w:numId w:val="63"/>
              </w:numPr>
              <w:bidi/>
              <w:jc w:val="center"/>
              <w:rPr>
                <w:rFonts w:cs="B Lotus"/>
                <w:rtl/>
              </w:rPr>
            </w:pPr>
          </w:p>
        </w:tc>
        <w:tc>
          <w:tcPr>
            <w:tcW w:w="1803" w:type="dxa"/>
          </w:tcPr>
          <w:p w14:paraId="2B43E2DB" w14:textId="7C5651C7" w:rsidR="004A7367" w:rsidRPr="004A7367" w:rsidRDefault="004A7367" w:rsidP="004A7367">
            <w:pPr>
              <w:jc w:val="center"/>
              <w:rPr>
                <w:rFonts w:cs="B Lotus"/>
                <w:sz w:val="28"/>
                <w:szCs w:val="28"/>
                <w:rtl/>
              </w:rPr>
            </w:pPr>
            <w:r w:rsidRPr="004A7367">
              <w:rPr>
                <w:rFonts w:cs="B Lotus"/>
                <w:rtl/>
              </w:rPr>
              <w:t>957</w:t>
            </w:r>
          </w:p>
        </w:tc>
        <w:tc>
          <w:tcPr>
            <w:tcW w:w="1803" w:type="dxa"/>
          </w:tcPr>
          <w:p w14:paraId="6662B85C" w14:textId="168C409F" w:rsidR="004A7367" w:rsidRPr="004A7367" w:rsidRDefault="004A7367" w:rsidP="004A7367">
            <w:pPr>
              <w:jc w:val="center"/>
              <w:rPr>
                <w:rFonts w:cs="B Lotus"/>
                <w:sz w:val="28"/>
                <w:szCs w:val="28"/>
                <w:rtl/>
              </w:rPr>
            </w:pPr>
            <w:r w:rsidRPr="004A7367">
              <w:rPr>
                <w:rFonts w:cs="B Lotus" w:hint="cs"/>
                <w:rtl/>
              </w:rPr>
              <w:t>گوهردشت</w:t>
            </w:r>
          </w:p>
        </w:tc>
        <w:tc>
          <w:tcPr>
            <w:tcW w:w="1803" w:type="dxa"/>
          </w:tcPr>
          <w:p w14:paraId="7447823A" w14:textId="1D97DB05" w:rsidR="004A7367" w:rsidRPr="004A7367" w:rsidRDefault="004A7367" w:rsidP="004A7367">
            <w:pPr>
              <w:jc w:val="center"/>
              <w:rPr>
                <w:rFonts w:cs="B Lotus"/>
                <w:sz w:val="28"/>
                <w:szCs w:val="28"/>
                <w:rtl/>
              </w:rPr>
            </w:pPr>
            <w:r w:rsidRPr="004A7367">
              <w:rPr>
                <w:rFonts w:cs="B Lotus"/>
                <w:rtl/>
              </w:rPr>
              <w:t>29</w:t>
            </w:r>
          </w:p>
        </w:tc>
        <w:tc>
          <w:tcPr>
            <w:tcW w:w="1803" w:type="dxa"/>
          </w:tcPr>
          <w:p w14:paraId="765BDEFB" w14:textId="65BA1EB0"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5FA051E2" w14:textId="77777777" w:rsidTr="00372823">
        <w:tc>
          <w:tcPr>
            <w:tcW w:w="1803" w:type="dxa"/>
          </w:tcPr>
          <w:p w14:paraId="6D969CCC" w14:textId="77777777" w:rsidR="004A7367" w:rsidRPr="004A7367" w:rsidRDefault="004A7367" w:rsidP="004A7367">
            <w:pPr>
              <w:pStyle w:val="ListParagraph"/>
              <w:numPr>
                <w:ilvl w:val="0"/>
                <w:numId w:val="63"/>
              </w:numPr>
              <w:bidi/>
              <w:jc w:val="center"/>
              <w:rPr>
                <w:rFonts w:cs="B Lotus"/>
                <w:rtl/>
              </w:rPr>
            </w:pPr>
          </w:p>
        </w:tc>
        <w:tc>
          <w:tcPr>
            <w:tcW w:w="1803" w:type="dxa"/>
          </w:tcPr>
          <w:p w14:paraId="79DF6C79" w14:textId="303837E8" w:rsidR="004A7367" w:rsidRPr="004A7367" w:rsidRDefault="004A7367" w:rsidP="004A7367">
            <w:pPr>
              <w:jc w:val="center"/>
              <w:rPr>
                <w:rFonts w:cs="B Lotus"/>
                <w:sz w:val="28"/>
                <w:szCs w:val="28"/>
                <w:rtl/>
              </w:rPr>
            </w:pPr>
            <w:r w:rsidRPr="004A7367">
              <w:rPr>
                <w:rFonts w:cs="B Lotus"/>
                <w:rtl/>
              </w:rPr>
              <w:t>1127</w:t>
            </w:r>
          </w:p>
        </w:tc>
        <w:tc>
          <w:tcPr>
            <w:tcW w:w="1803" w:type="dxa"/>
          </w:tcPr>
          <w:p w14:paraId="0B514E6E" w14:textId="77C57D52" w:rsidR="004A7367" w:rsidRPr="004A7367" w:rsidRDefault="004A7367" w:rsidP="004A7367">
            <w:pPr>
              <w:jc w:val="center"/>
              <w:rPr>
                <w:rFonts w:cs="B Lotus"/>
                <w:sz w:val="28"/>
                <w:szCs w:val="28"/>
                <w:rtl/>
              </w:rPr>
            </w:pPr>
            <w:r w:rsidRPr="004A7367">
              <w:rPr>
                <w:rFonts w:cs="B Lotus" w:hint="cs"/>
                <w:rtl/>
              </w:rPr>
              <w:t>فردیس</w:t>
            </w:r>
          </w:p>
        </w:tc>
        <w:tc>
          <w:tcPr>
            <w:tcW w:w="1803" w:type="dxa"/>
          </w:tcPr>
          <w:p w14:paraId="493A77CD" w14:textId="6E659BE9" w:rsidR="004A7367" w:rsidRPr="004A7367" w:rsidRDefault="004A7367" w:rsidP="004A7367">
            <w:pPr>
              <w:jc w:val="center"/>
              <w:rPr>
                <w:rFonts w:cs="B Lotus"/>
                <w:sz w:val="28"/>
                <w:szCs w:val="28"/>
                <w:rtl/>
              </w:rPr>
            </w:pPr>
            <w:r w:rsidRPr="004A7367">
              <w:rPr>
                <w:rFonts w:cs="B Lotus"/>
                <w:rtl/>
              </w:rPr>
              <w:t>29</w:t>
            </w:r>
          </w:p>
        </w:tc>
        <w:tc>
          <w:tcPr>
            <w:tcW w:w="1803" w:type="dxa"/>
          </w:tcPr>
          <w:p w14:paraId="6312C2E5" w14:textId="4B1B33DA"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707E5D94" w14:textId="77777777" w:rsidTr="00372823">
        <w:tc>
          <w:tcPr>
            <w:tcW w:w="1803" w:type="dxa"/>
          </w:tcPr>
          <w:p w14:paraId="0D4B2B55" w14:textId="77777777" w:rsidR="004A7367" w:rsidRPr="004A7367" w:rsidRDefault="004A7367" w:rsidP="004A7367">
            <w:pPr>
              <w:pStyle w:val="ListParagraph"/>
              <w:numPr>
                <w:ilvl w:val="0"/>
                <w:numId w:val="63"/>
              </w:numPr>
              <w:bidi/>
              <w:jc w:val="center"/>
              <w:rPr>
                <w:rFonts w:cs="B Lotus"/>
                <w:rtl/>
              </w:rPr>
            </w:pPr>
          </w:p>
        </w:tc>
        <w:tc>
          <w:tcPr>
            <w:tcW w:w="1803" w:type="dxa"/>
          </w:tcPr>
          <w:p w14:paraId="247231FB" w14:textId="6DA115EC" w:rsidR="004A7367" w:rsidRPr="004A7367" w:rsidRDefault="004A7367" w:rsidP="004A7367">
            <w:pPr>
              <w:jc w:val="center"/>
              <w:rPr>
                <w:rFonts w:cs="B Lotus"/>
                <w:sz w:val="28"/>
                <w:szCs w:val="28"/>
                <w:rtl/>
              </w:rPr>
            </w:pPr>
            <w:r w:rsidRPr="004A7367">
              <w:rPr>
                <w:rFonts w:cs="B Lotus"/>
                <w:rtl/>
              </w:rPr>
              <w:t>1232</w:t>
            </w:r>
          </w:p>
        </w:tc>
        <w:tc>
          <w:tcPr>
            <w:tcW w:w="1803" w:type="dxa"/>
          </w:tcPr>
          <w:p w14:paraId="4BF42CB8" w14:textId="57D2F5DF" w:rsidR="004A7367" w:rsidRPr="004A7367" w:rsidRDefault="004A7367" w:rsidP="004A7367">
            <w:pPr>
              <w:jc w:val="center"/>
              <w:rPr>
                <w:rFonts w:cs="B Lotus"/>
                <w:sz w:val="28"/>
                <w:szCs w:val="28"/>
                <w:rtl/>
              </w:rPr>
            </w:pPr>
            <w:r w:rsidRPr="004A7367">
              <w:rPr>
                <w:rFonts w:cs="B Lotus" w:hint="cs"/>
                <w:rtl/>
              </w:rPr>
              <w:t>گلشهر</w:t>
            </w:r>
          </w:p>
        </w:tc>
        <w:tc>
          <w:tcPr>
            <w:tcW w:w="1803" w:type="dxa"/>
          </w:tcPr>
          <w:p w14:paraId="71647412" w14:textId="532F3EA8" w:rsidR="004A7367" w:rsidRPr="004A7367" w:rsidRDefault="004A7367" w:rsidP="004A7367">
            <w:pPr>
              <w:jc w:val="center"/>
              <w:rPr>
                <w:rFonts w:cs="B Lotus"/>
                <w:sz w:val="28"/>
                <w:szCs w:val="28"/>
                <w:rtl/>
              </w:rPr>
            </w:pPr>
            <w:r w:rsidRPr="004A7367">
              <w:rPr>
                <w:rFonts w:cs="B Lotus"/>
                <w:rtl/>
              </w:rPr>
              <w:t>29</w:t>
            </w:r>
          </w:p>
        </w:tc>
        <w:tc>
          <w:tcPr>
            <w:tcW w:w="1803" w:type="dxa"/>
          </w:tcPr>
          <w:p w14:paraId="35C5BF97" w14:textId="56839A48"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1C20796B" w14:textId="77777777" w:rsidTr="00372823">
        <w:tc>
          <w:tcPr>
            <w:tcW w:w="1803" w:type="dxa"/>
          </w:tcPr>
          <w:p w14:paraId="410BE194" w14:textId="77777777" w:rsidR="004A7367" w:rsidRPr="004A7367" w:rsidRDefault="004A7367" w:rsidP="004A7367">
            <w:pPr>
              <w:pStyle w:val="ListParagraph"/>
              <w:numPr>
                <w:ilvl w:val="0"/>
                <w:numId w:val="63"/>
              </w:numPr>
              <w:bidi/>
              <w:jc w:val="center"/>
              <w:rPr>
                <w:rFonts w:cs="B Lotus"/>
                <w:rtl/>
              </w:rPr>
            </w:pPr>
          </w:p>
        </w:tc>
        <w:tc>
          <w:tcPr>
            <w:tcW w:w="1803" w:type="dxa"/>
          </w:tcPr>
          <w:p w14:paraId="3AD8E297" w14:textId="11C2A18A" w:rsidR="004A7367" w:rsidRPr="004A7367" w:rsidRDefault="004A7367" w:rsidP="004A7367">
            <w:pPr>
              <w:jc w:val="center"/>
              <w:rPr>
                <w:rFonts w:cs="B Lotus"/>
                <w:sz w:val="28"/>
                <w:szCs w:val="28"/>
                <w:rtl/>
              </w:rPr>
            </w:pPr>
            <w:r w:rsidRPr="004A7367">
              <w:rPr>
                <w:rFonts w:cs="B Lotus"/>
                <w:rtl/>
              </w:rPr>
              <w:t>1835</w:t>
            </w:r>
          </w:p>
        </w:tc>
        <w:tc>
          <w:tcPr>
            <w:tcW w:w="1803" w:type="dxa"/>
          </w:tcPr>
          <w:p w14:paraId="2D797D05" w14:textId="72BBD564" w:rsidR="004A7367" w:rsidRPr="004A7367" w:rsidRDefault="004A7367" w:rsidP="004A7367">
            <w:pPr>
              <w:jc w:val="center"/>
              <w:rPr>
                <w:rFonts w:cs="B Lotus"/>
                <w:sz w:val="28"/>
                <w:szCs w:val="28"/>
                <w:rtl/>
              </w:rPr>
            </w:pPr>
            <w:r w:rsidRPr="004A7367">
              <w:rPr>
                <w:rFonts w:cs="B Lotus" w:hint="cs"/>
                <w:rtl/>
              </w:rPr>
              <w:t>مشکین</w:t>
            </w:r>
            <w:r w:rsidRPr="004A7367">
              <w:rPr>
                <w:rFonts w:cs="B Lotus"/>
                <w:rtl/>
              </w:rPr>
              <w:t xml:space="preserve"> </w:t>
            </w:r>
            <w:r w:rsidRPr="004A7367">
              <w:rPr>
                <w:rFonts w:cs="B Lotus" w:hint="cs"/>
                <w:rtl/>
              </w:rPr>
              <w:t>دشت</w:t>
            </w:r>
          </w:p>
        </w:tc>
        <w:tc>
          <w:tcPr>
            <w:tcW w:w="1803" w:type="dxa"/>
          </w:tcPr>
          <w:p w14:paraId="28BDEB34" w14:textId="2AF64841" w:rsidR="004A7367" w:rsidRPr="004A7367" w:rsidRDefault="004A7367" w:rsidP="004A7367">
            <w:pPr>
              <w:jc w:val="center"/>
              <w:rPr>
                <w:rFonts w:cs="B Lotus"/>
                <w:sz w:val="28"/>
                <w:szCs w:val="28"/>
                <w:rtl/>
              </w:rPr>
            </w:pPr>
            <w:r w:rsidRPr="004A7367">
              <w:rPr>
                <w:rFonts w:cs="B Lotus"/>
                <w:rtl/>
              </w:rPr>
              <w:t>29</w:t>
            </w:r>
          </w:p>
        </w:tc>
        <w:tc>
          <w:tcPr>
            <w:tcW w:w="1803" w:type="dxa"/>
          </w:tcPr>
          <w:p w14:paraId="18F5012F" w14:textId="453EA0E2"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0FF45FE8" w14:textId="77777777" w:rsidTr="00372823">
        <w:tc>
          <w:tcPr>
            <w:tcW w:w="1803" w:type="dxa"/>
          </w:tcPr>
          <w:p w14:paraId="62100C31" w14:textId="77777777" w:rsidR="004A7367" w:rsidRPr="004A7367" w:rsidRDefault="004A7367" w:rsidP="004A7367">
            <w:pPr>
              <w:pStyle w:val="ListParagraph"/>
              <w:numPr>
                <w:ilvl w:val="0"/>
                <w:numId w:val="63"/>
              </w:numPr>
              <w:bidi/>
              <w:jc w:val="center"/>
              <w:rPr>
                <w:rFonts w:cs="B Lotus"/>
                <w:rtl/>
              </w:rPr>
            </w:pPr>
          </w:p>
        </w:tc>
        <w:tc>
          <w:tcPr>
            <w:tcW w:w="1803" w:type="dxa"/>
          </w:tcPr>
          <w:p w14:paraId="24DEBF5C" w14:textId="0EAECB95" w:rsidR="004A7367" w:rsidRPr="004A7367" w:rsidRDefault="004A7367" w:rsidP="004A7367">
            <w:pPr>
              <w:jc w:val="center"/>
              <w:rPr>
                <w:rFonts w:cs="B Lotus"/>
                <w:sz w:val="28"/>
                <w:szCs w:val="28"/>
                <w:rtl/>
              </w:rPr>
            </w:pPr>
            <w:r w:rsidRPr="004A7367">
              <w:rPr>
                <w:rFonts w:cs="B Lotus"/>
                <w:rtl/>
              </w:rPr>
              <w:t>1836</w:t>
            </w:r>
          </w:p>
        </w:tc>
        <w:tc>
          <w:tcPr>
            <w:tcW w:w="1803" w:type="dxa"/>
          </w:tcPr>
          <w:p w14:paraId="105FFCD3" w14:textId="62C4BF8F" w:rsidR="004A7367" w:rsidRPr="004A7367" w:rsidRDefault="004A7367" w:rsidP="004A7367">
            <w:pPr>
              <w:jc w:val="center"/>
              <w:rPr>
                <w:rFonts w:cs="B Lotus"/>
                <w:sz w:val="28"/>
                <w:szCs w:val="28"/>
                <w:rtl/>
              </w:rPr>
            </w:pPr>
            <w:r w:rsidRPr="004A7367">
              <w:rPr>
                <w:rFonts w:cs="B Lotus" w:hint="cs"/>
                <w:rtl/>
              </w:rPr>
              <w:t>گلسار</w:t>
            </w:r>
          </w:p>
        </w:tc>
        <w:tc>
          <w:tcPr>
            <w:tcW w:w="1803" w:type="dxa"/>
          </w:tcPr>
          <w:p w14:paraId="4D72DA4E" w14:textId="30F5C623" w:rsidR="004A7367" w:rsidRPr="004A7367" w:rsidRDefault="004A7367" w:rsidP="004A7367">
            <w:pPr>
              <w:jc w:val="center"/>
              <w:rPr>
                <w:rFonts w:cs="B Lotus"/>
                <w:sz w:val="28"/>
                <w:szCs w:val="28"/>
                <w:rtl/>
              </w:rPr>
            </w:pPr>
            <w:r w:rsidRPr="004A7367">
              <w:rPr>
                <w:rFonts w:cs="B Lotus"/>
                <w:rtl/>
              </w:rPr>
              <w:t>29</w:t>
            </w:r>
          </w:p>
        </w:tc>
        <w:tc>
          <w:tcPr>
            <w:tcW w:w="1803" w:type="dxa"/>
          </w:tcPr>
          <w:p w14:paraId="4A2DD041" w14:textId="5FBF09D9" w:rsidR="004A7367" w:rsidRPr="004A7367" w:rsidRDefault="004A7367" w:rsidP="004A7367">
            <w:pPr>
              <w:jc w:val="center"/>
              <w:rPr>
                <w:rFonts w:cs="B Lotus"/>
                <w:sz w:val="28"/>
                <w:szCs w:val="28"/>
                <w:rtl/>
              </w:rPr>
            </w:pPr>
            <w:r w:rsidRPr="004A7367">
              <w:rPr>
                <w:rFonts w:cs="B Lotus" w:hint="cs"/>
                <w:rtl/>
              </w:rPr>
              <w:t>البرز</w:t>
            </w:r>
          </w:p>
        </w:tc>
      </w:tr>
      <w:tr w:rsidR="004A7367" w:rsidRPr="004A7367" w14:paraId="0B79A68C" w14:textId="77777777" w:rsidTr="00372823">
        <w:tc>
          <w:tcPr>
            <w:tcW w:w="1803" w:type="dxa"/>
          </w:tcPr>
          <w:p w14:paraId="3F66F986" w14:textId="77777777" w:rsidR="004A7367" w:rsidRPr="004A7367" w:rsidRDefault="004A7367" w:rsidP="004A7367">
            <w:pPr>
              <w:pStyle w:val="ListParagraph"/>
              <w:numPr>
                <w:ilvl w:val="0"/>
                <w:numId w:val="63"/>
              </w:numPr>
              <w:bidi/>
              <w:jc w:val="center"/>
              <w:rPr>
                <w:rFonts w:cs="B Lotus"/>
                <w:rtl/>
              </w:rPr>
            </w:pPr>
          </w:p>
        </w:tc>
        <w:tc>
          <w:tcPr>
            <w:tcW w:w="1803" w:type="dxa"/>
          </w:tcPr>
          <w:p w14:paraId="2D1006D2" w14:textId="3EE9C191" w:rsidR="004A7367" w:rsidRPr="004A7367" w:rsidRDefault="004A7367" w:rsidP="004A7367">
            <w:pPr>
              <w:jc w:val="center"/>
              <w:rPr>
                <w:rFonts w:cs="B Lotus"/>
                <w:sz w:val="28"/>
                <w:szCs w:val="28"/>
                <w:rtl/>
              </w:rPr>
            </w:pPr>
            <w:r w:rsidRPr="004A7367">
              <w:rPr>
                <w:rFonts w:cs="B Lotus"/>
                <w:rtl/>
              </w:rPr>
              <w:t>190</w:t>
            </w:r>
          </w:p>
        </w:tc>
        <w:tc>
          <w:tcPr>
            <w:tcW w:w="1803" w:type="dxa"/>
          </w:tcPr>
          <w:p w14:paraId="5AE28153" w14:textId="28B3BB8F" w:rsidR="004A7367" w:rsidRPr="004A7367" w:rsidRDefault="004A7367" w:rsidP="004A7367">
            <w:pPr>
              <w:jc w:val="center"/>
              <w:rPr>
                <w:rFonts w:cs="B Lotus"/>
                <w:sz w:val="28"/>
                <w:szCs w:val="28"/>
                <w:rtl/>
              </w:rPr>
            </w:pPr>
            <w:r w:rsidRPr="004A7367">
              <w:rPr>
                <w:rFonts w:cs="B Lotus" w:hint="cs"/>
                <w:rtl/>
              </w:rPr>
              <w:t>قائن</w:t>
            </w:r>
          </w:p>
        </w:tc>
        <w:tc>
          <w:tcPr>
            <w:tcW w:w="1803" w:type="dxa"/>
          </w:tcPr>
          <w:p w14:paraId="3E884197" w14:textId="122F154C" w:rsidR="004A7367" w:rsidRPr="004A7367" w:rsidRDefault="004A7367" w:rsidP="004A7367">
            <w:pPr>
              <w:jc w:val="center"/>
              <w:rPr>
                <w:rFonts w:cs="B Lotus"/>
                <w:sz w:val="28"/>
                <w:szCs w:val="28"/>
                <w:rtl/>
              </w:rPr>
            </w:pPr>
            <w:r w:rsidRPr="004A7367">
              <w:rPr>
                <w:rFonts w:cs="B Lotus"/>
                <w:rtl/>
              </w:rPr>
              <w:t>30</w:t>
            </w:r>
          </w:p>
        </w:tc>
        <w:tc>
          <w:tcPr>
            <w:tcW w:w="1803" w:type="dxa"/>
          </w:tcPr>
          <w:p w14:paraId="0C49220A" w14:textId="3350CEDD"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095CFE61" w14:textId="77777777" w:rsidTr="00372823">
        <w:tc>
          <w:tcPr>
            <w:tcW w:w="1803" w:type="dxa"/>
          </w:tcPr>
          <w:p w14:paraId="6B1D1963" w14:textId="77777777" w:rsidR="004A7367" w:rsidRPr="004A7367" w:rsidRDefault="004A7367" w:rsidP="004A7367">
            <w:pPr>
              <w:pStyle w:val="ListParagraph"/>
              <w:numPr>
                <w:ilvl w:val="0"/>
                <w:numId w:val="63"/>
              </w:numPr>
              <w:bidi/>
              <w:jc w:val="center"/>
              <w:rPr>
                <w:rFonts w:cs="B Lotus"/>
                <w:rtl/>
              </w:rPr>
            </w:pPr>
          </w:p>
        </w:tc>
        <w:tc>
          <w:tcPr>
            <w:tcW w:w="1803" w:type="dxa"/>
          </w:tcPr>
          <w:p w14:paraId="54F6FE22" w14:textId="3E1CCE59" w:rsidR="004A7367" w:rsidRPr="004A7367" w:rsidRDefault="004A7367" w:rsidP="004A7367">
            <w:pPr>
              <w:jc w:val="center"/>
              <w:rPr>
                <w:rFonts w:cs="B Lotus"/>
                <w:sz w:val="28"/>
                <w:szCs w:val="28"/>
                <w:rtl/>
              </w:rPr>
            </w:pPr>
            <w:r w:rsidRPr="004A7367">
              <w:rPr>
                <w:rFonts w:cs="B Lotus"/>
                <w:rtl/>
              </w:rPr>
              <w:t>425</w:t>
            </w:r>
          </w:p>
        </w:tc>
        <w:tc>
          <w:tcPr>
            <w:tcW w:w="1803" w:type="dxa"/>
          </w:tcPr>
          <w:p w14:paraId="22803DD0" w14:textId="722512E8" w:rsidR="004A7367" w:rsidRPr="004A7367" w:rsidRDefault="004A7367" w:rsidP="004A7367">
            <w:pPr>
              <w:jc w:val="center"/>
              <w:rPr>
                <w:rFonts w:cs="B Lotus"/>
                <w:sz w:val="28"/>
                <w:szCs w:val="28"/>
                <w:rtl/>
              </w:rPr>
            </w:pPr>
            <w:r w:rsidRPr="004A7367">
              <w:rPr>
                <w:rFonts w:cs="B Lotus" w:hint="cs"/>
                <w:rtl/>
              </w:rPr>
              <w:t>طبس</w:t>
            </w:r>
          </w:p>
        </w:tc>
        <w:tc>
          <w:tcPr>
            <w:tcW w:w="1803" w:type="dxa"/>
          </w:tcPr>
          <w:p w14:paraId="2CD017C6" w14:textId="135341AD" w:rsidR="004A7367" w:rsidRPr="004A7367" w:rsidRDefault="004A7367" w:rsidP="004A7367">
            <w:pPr>
              <w:jc w:val="center"/>
              <w:rPr>
                <w:rFonts w:cs="B Lotus"/>
                <w:sz w:val="28"/>
                <w:szCs w:val="28"/>
                <w:rtl/>
              </w:rPr>
            </w:pPr>
            <w:r w:rsidRPr="004A7367">
              <w:rPr>
                <w:rFonts w:cs="B Lotus"/>
                <w:rtl/>
              </w:rPr>
              <w:t>30</w:t>
            </w:r>
          </w:p>
        </w:tc>
        <w:tc>
          <w:tcPr>
            <w:tcW w:w="1803" w:type="dxa"/>
          </w:tcPr>
          <w:p w14:paraId="462CDE25" w14:textId="7C0B32D5"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18B3ED79" w14:textId="77777777" w:rsidTr="00372823">
        <w:tc>
          <w:tcPr>
            <w:tcW w:w="1803" w:type="dxa"/>
          </w:tcPr>
          <w:p w14:paraId="4FBDBF56" w14:textId="77777777" w:rsidR="004A7367" w:rsidRPr="004A7367" w:rsidRDefault="004A7367" w:rsidP="004A7367">
            <w:pPr>
              <w:pStyle w:val="ListParagraph"/>
              <w:numPr>
                <w:ilvl w:val="0"/>
                <w:numId w:val="63"/>
              </w:numPr>
              <w:bidi/>
              <w:jc w:val="center"/>
              <w:rPr>
                <w:rFonts w:cs="B Lotus"/>
                <w:rtl/>
              </w:rPr>
            </w:pPr>
          </w:p>
        </w:tc>
        <w:tc>
          <w:tcPr>
            <w:tcW w:w="1803" w:type="dxa"/>
          </w:tcPr>
          <w:p w14:paraId="4F97905A" w14:textId="54A9FCEE" w:rsidR="004A7367" w:rsidRPr="004A7367" w:rsidRDefault="004A7367" w:rsidP="004A7367">
            <w:pPr>
              <w:jc w:val="center"/>
              <w:rPr>
                <w:rFonts w:cs="B Lotus"/>
                <w:sz w:val="28"/>
                <w:szCs w:val="28"/>
                <w:rtl/>
              </w:rPr>
            </w:pPr>
            <w:r w:rsidRPr="004A7367">
              <w:rPr>
                <w:rFonts w:cs="B Lotus"/>
                <w:rtl/>
              </w:rPr>
              <w:t>462</w:t>
            </w:r>
          </w:p>
        </w:tc>
        <w:tc>
          <w:tcPr>
            <w:tcW w:w="1803" w:type="dxa"/>
          </w:tcPr>
          <w:p w14:paraId="0489A09E" w14:textId="18591180" w:rsidR="004A7367" w:rsidRPr="004A7367" w:rsidRDefault="004A7367" w:rsidP="004A7367">
            <w:pPr>
              <w:jc w:val="center"/>
              <w:rPr>
                <w:rFonts w:cs="B Lotus"/>
                <w:sz w:val="28"/>
                <w:szCs w:val="28"/>
                <w:rtl/>
              </w:rPr>
            </w:pPr>
            <w:r w:rsidRPr="004A7367">
              <w:rPr>
                <w:rFonts w:cs="B Lotus" w:hint="cs"/>
                <w:rtl/>
              </w:rPr>
              <w:t>بیرجند</w:t>
            </w:r>
          </w:p>
        </w:tc>
        <w:tc>
          <w:tcPr>
            <w:tcW w:w="1803" w:type="dxa"/>
          </w:tcPr>
          <w:p w14:paraId="2EE391A9" w14:textId="2C012994" w:rsidR="004A7367" w:rsidRPr="004A7367" w:rsidRDefault="004A7367" w:rsidP="004A7367">
            <w:pPr>
              <w:jc w:val="center"/>
              <w:rPr>
                <w:rFonts w:cs="B Lotus"/>
                <w:sz w:val="28"/>
                <w:szCs w:val="28"/>
                <w:rtl/>
              </w:rPr>
            </w:pPr>
            <w:r w:rsidRPr="004A7367">
              <w:rPr>
                <w:rFonts w:cs="B Lotus"/>
                <w:rtl/>
              </w:rPr>
              <w:t>30</w:t>
            </w:r>
          </w:p>
        </w:tc>
        <w:tc>
          <w:tcPr>
            <w:tcW w:w="1803" w:type="dxa"/>
          </w:tcPr>
          <w:p w14:paraId="6B57C613" w14:textId="43A4D095"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14C0ECB3" w14:textId="77777777" w:rsidTr="00372823">
        <w:tc>
          <w:tcPr>
            <w:tcW w:w="1803" w:type="dxa"/>
          </w:tcPr>
          <w:p w14:paraId="79CBA7E8" w14:textId="77777777" w:rsidR="004A7367" w:rsidRPr="004A7367" w:rsidRDefault="004A7367" w:rsidP="004A7367">
            <w:pPr>
              <w:pStyle w:val="ListParagraph"/>
              <w:numPr>
                <w:ilvl w:val="0"/>
                <w:numId w:val="63"/>
              </w:numPr>
              <w:bidi/>
              <w:jc w:val="center"/>
              <w:rPr>
                <w:rFonts w:cs="B Lotus"/>
                <w:rtl/>
              </w:rPr>
            </w:pPr>
          </w:p>
        </w:tc>
        <w:tc>
          <w:tcPr>
            <w:tcW w:w="1803" w:type="dxa"/>
          </w:tcPr>
          <w:p w14:paraId="49A9F819" w14:textId="24E2B85A" w:rsidR="004A7367" w:rsidRPr="004A7367" w:rsidRDefault="004A7367" w:rsidP="004A7367">
            <w:pPr>
              <w:jc w:val="center"/>
              <w:rPr>
                <w:rFonts w:cs="B Lotus"/>
                <w:sz w:val="28"/>
                <w:szCs w:val="28"/>
                <w:rtl/>
              </w:rPr>
            </w:pPr>
            <w:r w:rsidRPr="004A7367">
              <w:rPr>
                <w:rFonts w:cs="B Lotus"/>
                <w:rtl/>
              </w:rPr>
              <w:t>463</w:t>
            </w:r>
          </w:p>
        </w:tc>
        <w:tc>
          <w:tcPr>
            <w:tcW w:w="1803" w:type="dxa"/>
          </w:tcPr>
          <w:p w14:paraId="189FB951" w14:textId="28C70E77" w:rsidR="004A7367" w:rsidRPr="004A7367" w:rsidRDefault="004A7367" w:rsidP="004A7367">
            <w:pPr>
              <w:jc w:val="center"/>
              <w:rPr>
                <w:rFonts w:cs="B Lotus"/>
                <w:sz w:val="28"/>
                <w:szCs w:val="28"/>
                <w:rtl/>
              </w:rPr>
            </w:pPr>
            <w:r w:rsidRPr="004A7367">
              <w:rPr>
                <w:rFonts w:cs="B Lotus" w:hint="cs"/>
                <w:rtl/>
              </w:rPr>
              <w:t>قائنات</w:t>
            </w:r>
          </w:p>
        </w:tc>
        <w:tc>
          <w:tcPr>
            <w:tcW w:w="1803" w:type="dxa"/>
          </w:tcPr>
          <w:p w14:paraId="429510EC" w14:textId="7782C6CA" w:rsidR="004A7367" w:rsidRPr="004A7367" w:rsidRDefault="004A7367" w:rsidP="004A7367">
            <w:pPr>
              <w:jc w:val="center"/>
              <w:rPr>
                <w:rFonts w:cs="B Lotus"/>
                <w:sz w:val="28"/>
                <w:szCs w:val="28"/>
                <w:rtl/>
              </w:rPr>
            </w:pPr>
            <w:r w:rsidRPr="004A7367">
              <w:rPr>
                <w:rFonts w:cs="B Lotus"/>
                <w:rtl/>
              </w:rPr>
              <w:t>30</w:t>
            </w:r>
          </w:p>
        </w:tc>
        <w:tc>
          <w:tcPr>
            <w:tcW w:w="1803" w:type="dxa"/>
          </w:tcPr>
          <w:p w14:paraId="6BB705EC" w14:textId="6F11323C"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71A9D052" w14:textId="77777777" w:rsidTr="00372823">
        <w:tc>
          <w:tcPr>
            <w:tcW w:w="1803" w:type="dxa"/>
          </w:tcPr>
          <w:p w14:paraId="27F08C24" w14:textId="77777777" w:rsidR="004A7367" w:rsidRPr="004A7367" w:rsidRDefault="004A7367" w:rsidP="004A7367">
            <w:pPr>
              <w:pStyle w:val="ListParagraph"/>
              <w:numPr>
                <w:ilvl w:val="0"/>
                <w:numId w:val="63"/>
              </w:numPr>
              <w:bidi/>
              <w:jc w:val="center"/>
              <w:rPr>
                <w:rFonts w:cs="B Lotus"/>
                <w:rtl/>
              </w:rPr>
            </w:pPr>
          </w:p>
        </w:tc>
        <w:tc>
          <w:tcPr>
            <w:tcW w:w="1803" w:type="dxa"/>
          </w:tcPr>
          <w:p w14:paraId="48455503" w14:textId="01C11592" w:rsidR="004A7367" w:rsidRPr="004A7367" w:rsidRDefault="004A7367" w:rsidP="004A7367">
            <w:pPr>
              <w:jc w:val="center"/>
              <w:rPr>
                <w:rFonts w:cs="B Lotus"/>
                <w:sz w:val="28"/>
                <w:szCs w:val="28"/>
                <w:rtl/>
              </w:rPr>
            </w:pPr>
            <w:r w:rsidRPr="004A7367">
              <w:rPr>
                <w:rFonts w:cs="B Lotus"/>
                <w:rtl/>
              </w:rPr>
              <w:t>464</w:t>
            </w:r>
          </w:p>
        </w:tc>
        <w:tc>
          <w:tcPr>
            <w:tcW w:w="1803" w:type="dxa"/>
          </w:tcPr>
          <w:p w14:paraId="26DB2098" w14:textId="6765398F" w:rsidR="004A7367" w:rsidRPr="004A7367" w:rsidRDefault="004A7367" w:rsidP="004A7367">
            <w:pPr>
              <w:jc w:val="center"/>
              <w:rPr>
                <w:rFonts w:cs="B Lotus"/>
                <w:sz w:val="28"/>
                <w:szCs w:val="28"/>
                <w:rtl/>
              </w:rPr>
            </w:pPr>
            <w:r w:rsidRPr="004A7367">
              <w:rPr>
                <w:rFonts w:cs="B Lotus" w:hint="cs"/>
                <w:rtl/>
              </w:rPr>
              <w:t>نهبندان</w:t>
            </w:r>
          </w:p>
        </w:tc>
        <w:tc>
          <w:tcPr>
            <w:tcW w:w="1803" w:type="dxa"/>
          </w:tcPr>
          <w:p w14:paraId="3F7E2C27" w14:textId="315E13A5" w:rsidR="004A7367" w:rsidRPr="004A7367" w:rsidRDefault="004A7367" w:rsidP="004A7367">
            <w:pPr>
              <w:jc w:val="center"/>
              <w:rPr>
                <w:rFonts w:cs="B Lotus"/>
                <w:sz w:val="28"/>
                <w:szCs w:val="28"/>
                <w:rtl/>
              </w:rPr>
            </w:pPr>
            <w:r w:rsidRPr="004A7367">
              <w:rPr>
                <w:rFonts w:cs="B Lotus"/>
                <w:rtl/>
              </w:rPr>
              <w:t>30</w:t>
            </w:r>
          </w:p>
        </w:tc>
        <w:tc>
          <w:tcPr>
            <w:tcW w:w="1803" w:type="dxa"/>
          </w:tcPr>
          <w:p w14:paraId="6670B233" w14:textId="0124729E"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5B4AFC24" w14:textId="77777777" w:rsidTr="00372823">
        <w:tc>
          <w:tcPr>
            <w:tcW w:w="1803" w:type="dxa"/>
          </w:tcPr>
          <w:p w14:paraId="0B922E51" w14:textId="77777777" w:rsidR="004A7367" w:rsidRPr="004A7367" w:rsidRDefault="004A7367" w:rsidP="004A7367">
            <w:pPr>
              <w:pStyle w:val="ListParagraph"/>
              <w:numPr>
                <w:ilvl w:val="0"/>
                <w:numId w:val="63"/>
              </w:numPr>
              <w:bidi/>
              <w:jc w:val="center"/>
              <w:rPr>
                <w:rFonts w:cs="B Lotus"/>
                <w:rtl/>
              </w:rPr>
            </w:pPr>
          </w:p>
        </w:tc>
        <w:tc>
          <w:tcPr>
            <w:tcW w:w="1803" w:type="dxa"/>
          </w:tcPr>
          <w:p w14:paraId="1AA9BCFF" w14:textId="6E4DCA6C" w:rsidR="004A7367" w:rsidRPr="004A7367" w:rsidRDefault="004A7367" w:rsidP="004A7367">
            <w:pPr>
              <w:jc w:val="center"/>
              <w:rPr>
                <w:rFonts w:cs="B Lotus"/>
                <w:sz w:val="28"/>
                <w:szCs w:val="28"/>
                <w:rtl/>
              </w:rPr>
            </w:pPr>
            <w:r w:rsidRPr="004A7367">
              <w:rPr>
                <w:rFonts w:cs="B Lotus"/>
                <w:rtl/>
              </w:rPr>
              <w:t>465</w:t>
            </w:r>
          </w:p>
        </w:tc>
        <w:tc>
          <w:tcPr>
            <w:tcW w:w="1803" w:type="dxa"/>
          </w:tcPr>
          <w:p w14:paraId="7CC448FE" w14:textId="395B85D3" w:rsidR="004A7367" w:rsidRPr="004A7367" w:rsidRDefault="004A7367" w:rsidP="004A7367">
            <w:pPr>
              <w:jc w:val="center"/>
              <w:rPr>
                <w:rFonts w:cs="B Lotus"/>
                <w:sz w:val="28"/>
                <w:szCs w:val="28"/>
                <w:rtl/>
              </w:rPr>
            </w:pPr>
            <w:r w:rsidRPr="004A7367">
              <w:rPr>
                <w:rFonts w:cs="B Lotus" w:hint="cs"/>
                <w:rtl/>
              </w:rPr>
              <w:t>درمیان</w:t>
            </w:r>
          </w:p>
        </w:tc>
        <w:tc>
          <w:tcPr>
            <w:tcW w:w="1803" w:type="dxa"/>
          </w:tcPr>
          <w:p w14:paraId="1131279F" w14:textId="0729C6F3" w:rsidR="004A7367" w:rsidRPr="004A7367" w:rsidRDefault="004A7367" w:rsidP="004A7367">
            <w:pPr>
              <w:jc w:val="center"/>
              <w:rPr>
                <w:rFonts w:cs="B Lotus"/>
                <w:sz w:val="28"/>
                <w:szCs w:val="28"/>
                <w:rtl/>
              </w:rPr>
            </w:pPr>
            <w:r w:rsidRPr="004A7367">
              <w:rPr>
                <w:rFonts w:cs="B Lotus"/>
                <w:rtl/>
              </w:rPr>
              <w:t>30</w:t>
            </w:r>
          </w:p>
        </w:tc>
        <w:tc>
          <w:tcPr>
            <w:tcW w:w="1803" w:type="dxa"/>
          </w:tcPr>
          <w:p w14:paraId="25C9AF3E" w14:textId="68C1FCD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6BF86CDF" w14:textId="77777777" w:rsidTr="00372823">
        <w:tc>
          <w:tcPr>
            <w:tcW w:w="1803" w:type="dxa"/>
          </w:tcPr>
          <w:p w14:paraId="76ACABFA" w14:textId="77777777" w:rsidR="004A7367" w:rsidRPr="004A7367" w:rsidRDefault="004A7367" w:rsidP="004A7367">
            <w:pPr>
              <w:pStyle w:val="ListParagraph"/>
              <w:numPr>
                <w:ilvl w:val="0"/>
                <w:numId w:val="63"/>
              </w:numPr>
              <w:bidi/>
              <w:jc w:val="center"/>
              <w:rPr>
                <w:rFonts w:cs="B Lotus"/>
                <w:rtl/>
              </w:rPr>
            </w:pPr>
          </w:p>
        </w:tc>
        <w:tc>
          <w:tcPr>
            <w:tcW w:w="1803" w:type="dxa"/>
          </w:tcPr>
          <w:p w14:paraId="66B7D6AE" w14:textId="750DB685" w:rsidR="004A7367" w:rsidRPr="004A7367" w:rsidRDefault="004A7367" w:rsidP="004A7367">
            <w:pPr>
              <w:jc w:val="center"/>
              <w:rPr>
                <w:rFonts w:cs="B Lotus"/>
                <w:sz w:val="28"/>
                <w:szCs w:val="28"/>
                <w:rtl/>
              </w:rPr>
            </w:pPr>
            <w:r w:rsidRPr="004A7367">
              <w:rPr>
                <w:rFonts w:cs="B Lotus"/>
                <w:rtl/>
              </w:rPr>
              <w:t>466</w:t>
            </w:r>
          </w:p>
        </w:tc>
        <w:tc>
          <w:tcPr>
            <w:tcW w:w="1803" w:type="dxa"/>
          </w:tcPr>
          <w:p w14:paraId="35B3B6BD" w14:textId="2A1FF42B" w:rsidR="004A7367" w:rsidRPr="004A7367" w:rsidRDefault="004A7367" w:rsidP="004A7367">
            <w:pPr>
              <w:jc w:val="center"/>
              <w:rPr>
                <w:rFonts w:cs="B Lotus"/>
                <w:sz w:val="28"/>
                <w:szCs w:val="28"/>
                <w:rtl/>
              </w:rPr>
            </w:pPr>
            <w:r w:rsidRPr="004A7367">
              <w:rPr>
                <w:rFonts w:cs="B Lotus" w:hint="cs"/>
                <w:rtl/>
              </w:rPr>
              <w:t>فردوس</w:t>
            </w:r>
          </w:p>
        </w:tc>
        <w:tc>
          <w:tcPr>
            <w:tcW w:w="1803" w:type="dxa"/>
          </w:tcPr>
          <w:p w14:paraId="4A764F38" w14:textId="26E6E62C" w:rsidR="004A7367" w:rsidRPr="004A7367" w:rsidRDefault="004A7367" w:rsidP="004A7367">
            <w:pPr>
              <w:jc w:val="center"/>
              <w:rPr>
                <w:rFonts w:cs="B Lotus"/>
                <w:sz w:val="28"/>
                <w:szCs w:val="28"/>
                <w:rtl/>
              </w:rPr>
            </w:pPr>
            <w:r w:rsidRPr="004A7367">
              <w:rPr>
                <w:rFonts w:cs="B Lotus"/>
                <w:rtl/>
              </w:rPr>
              <w:t>30</w:t>
            </w:r>
          </w:p>
        </w:tc>
        <w:tc>
          <w:tcPr>
            <w:tcW w:w="1803" w:type="dxa"/>
          </w:tcPr>
          <w:p w14:paraId="37C9FA06" w14:textId="0318E39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39F5B5DE" w14:textId="77777777" w:rsidTr="00372823">
        <w:tc>
          <w:tcPr>
            <w:tcW w:w="1803" w:type="dxa"/>
          </w:tcPr>
          <w:p w14:paraId="32E79A95" w14:textId="77777777" w:rsidR="004A7367" w:rsidRPr="004A7367" w:rsidRDefault="004A7367" w:rsidP="004A7367">
            <w:pPr>
              <w:pStyle w:val="ListParagraph"/>
              <w:numPr>
                <w:ilvl w:val="0"/>
                <w:numId w:val="63"/>
              </w:numPr>
              <w:bidi/>
              <w:jc w:val="center"/>
              <w:rPr>
                <w:rFonts w:cs="B Lotus"/>
                <w:rtl/>
              </w:rPr>
            </w:pPr>
          </w:p>
        </w:tc>
        <w:tc>
          <w:tcPr>
            <w:tcW w:w="1803" w:type="dxa"/>
          </w:tcPr>
          <w:p w14:paraId="3475A172" w14:textId="6CDF6414" w:rsidR="004A7367" w:rsidRPr="004A7367" w:rsidRDefault="004A7367" w:rsidP="004A7367">
            <w:pPr>
              <w:jc w:val="center"/>
              <w:rPr>
                <w:rFonts w:cs="B Lotus"/>
                <w:sz w:val="28"/>
                <w:szCs w:val="28"/>
                <w:rtl/>
              </w:rPr>
            </w:pPr>
            <w:r w:rsidRPr="004A7367">
              <w:rPr>
                <w:rFonts w:cs="B Lotus"/>
                <w:rtl/>
              </w:rPr>
              <w:t>467</w:t>
            </w:r>
          </w:p>
        </w:tc>
        <w:tc>
          <w:tcPr>
            <w:tcW w:w="1803" w:type="dxa"/>
          </w:tcPr>
          <w:p w14:paraId="1FBF64C3" w14:textId="510F3FC3" w:rsidR="004A7367" w:rsidRPr="004A7367" w:rsidRDefault="004A7367" w:rsidP="004A7367">
            <w:pPr>
              <w:jc w:val="center"/>
              <w:rPr>
                <w:rFonts w:cs="B Lotus"/>
                <w:sz w:val="28"/>
                <w:szCs w:val="28"/>
                <w:rtl/>
              </w:rPr>
            </w:pPr>
            <w:r w:rsidRPr="004A7367">
              <w:rPr>
                <w:rFonts w:cs="B Lotus" w:hint="cs"/>
                <w:rtl/>
              </w:rPr>
              <w:t>سربیشه</w:t>
            </w:r>
          </w:p>
        </w:tc>
        <w:tc>
          <w:tcPr>
            <w:tcW w:w="1803" w:type="dxa"/>
          </w:tcPr>
          <w:p w14:paraId="0C895839" w14:textId="510E0D5B" w:rsidR="004A7367" w:rsidRPr="004A7367" w:rsidRDefault="004A7367" w:rsidP="004A7367">
            <w:pPr>
              <w:jc w:val="center"/>
              <w:rPr>
                <w:rFonts w:cs="B Lotus"/>
                <w:sz w:val="28"/>
                <w:szCs w:val="28"/>
                <w:rtl/>
              </w:rPr>
            </w:pPr>
            <w:r w:rsidRPr="004A7367">
              <w:rPr>
                <w:rFonts w:cs="B Lotus"/>
                <w:rtl/>
              </w:rPr>
              <w:t>30</w:t>
            </w:r>
          </w:p>
        </w:tc>
        <w:tc>
          <w:tcPr>
            <w:tcW w:w="1803" w:type="dxa"/>
          </w:tcPr>
          <w:p w14:paraId="0C0A2BD9" w14:textId="23233D05"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4BD7E2CA" w14:textId="77777777" w:rsidTr="00372823">
        <w:tc>
          <w:tcPr>
            <w:tcW w:w="1803" w:type="dxa"/>
          </w:tcPr>
          <w:p w14:paraId="0959A878" w14:textId="77777777" w:rsidR="004A7367" w:rsidRPr="004A7367" w:rsidRDefault="004A7367" w:rsidP="004A7367">
            <w:pPr>
              <w:pStyle w:val="ListParagraph"/>
              <w:numPr>
                <w:ilvl w:val="0"/>
                <w:numId w:val="63"/>
              </w:numPr>
              <w:bidi/>
              <w:jc w:val="center"/>
              <w:rPr>
                <w:rFonts w:cs="B Lotus"/>
                <w:rtl/>
              </w:rPr>
            </w:pPr>
          </w:p>
        </w:tc>
        <w:tc>
          <w:tcPr>
            <w:tcW w:w="1803" w:type="dxa"/>
          </w:tcPr>
          <w:p w14:paraId="224EC69D" w14:textId="19E89DF1" w:rsidR="004A7367" w:rsidRPr="004A7367" w:rsidRDefault="004A7367" w:rsidP="004A7367">
            <w:pPr>
              <w:jc w:val="center"/>
              <w:rPr>
                <w:rFonts w:cs="B Lotus"/>
                <w:sz w:val="28"/>
                <w:szCs w:val="28"/>
                <w:rtl/>
              </w:rPr>
            </w:pPr>
            <w:r w:rsidRPr="004A7367">
              <w:rPr>
                <w:rFonts w:cs="B Lotus"/>
                <w:rtl/>
              </w:rPr>
              <w:t>468</w:t>
            </w:r>
          </w:p>
        </w:tc>
        <w:tc>
          <w:tcPr>
            <w:tcW w:w="1803" w:type="dxa"/>
          </w:tcPr>
          <w:p w14:paraId="43263B05" w14:textId="0BFFF814" w:rsidR="004A7367" w:rsidRPr="004A7367" w:rsidRDefault="004A7367" w:rsidP="004A7367">
            <w:pPr>
              <w:jc w:val="center"/>
              <w:rPr>
                <w:rFonts w:cs="B Lotus"/>
                <w:sz w:val="28"/>
                <w:szCs w:val="28"/>
                <w:rtl/>
              </w:rPr>
            </w:pPr>
            <w:r w:rsidRPr="004A7367">
              <w:rPr>
                <w:rFonts w:cs="B Lotus" w:hint="cs"/>
                <w:rtl/>
              </w:rPr>
              <w:t>سرایان</w:t>
            </w:r>
          </w:p>
        </w:tc>
        <w:tc>
          <w:tcPr>
            <w:tcW w:w="1803" w:type="dxa"/>
          </w:tcPr>
          <w:p w14:paraId="2CB2FB52" w14:textId="75DCBC5A" w:rsidR="004A7367" w:rsidRPr="004A7367" w:rsidRDefault="004A7367" w:rsidP="004A7367">
            <w:pPr>
              <w:jc w:val="center"/>
              <w:rPr>
                <w:rFonts w:cs="B Lotus"/>
                <w:sz w:val="28"/>
                <w:szCs w:val="28"/>
                <w:rtl/>
              </w:rPr>
            </w:pPr>
            <w:r w:rsidRPr="004A7367">
              <w:rPr>
                <w:rFonts w:cs="B Lotus"/>
                <w:rtl/>
              </w:rPr>
              <w:t>30</w:t>
            </w:r>
          </w:p>
        </w:tc>
        <w:tc>
          <w:tcPr>
            <w:tcW w:w="1803" w:type="dxa"/>
          </w:tcPr>
          <w:p w14:paraId="69603DB9" w14:textId="3032C58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13578BFA" w14:textId="77777777" w:rsidTr="00372823">
        <w:tc>
          <w:tcPr>
            <w:tcW w:w="1803" w:type="dxa"/>
          </w:tcPr>
          <w:p w14:paraId="63E0FC1B" w14:textId="77777777" w:rsidR="004A7367" w:rsidRPr="004A7367" w:rsidRDefault="004A7367" w:rsidP="004A7367">
            <w:pPr>
              <w:pStyle w:val="ListParagraph"/>
              <w:numPr>
                <w:ilvl w:val="0"/>
                <w:numId w:val="63"/>
              </w:numPr>
              <w:bidi/>
              <w:jc w:val="center"/>
              <w:rPr>
                <w:rFonts w:cs="B Lotus"/>
                <w:rtl/>
              </w:rPr>
            </w:pPr>
          </w:p>
        </w:tc>
        <w:tc>
          <w:tcPr>
            <w:tcW w:w="1803" w:type="dxa"/>
          </w:tcPr>
          <w:p w14:paraId="3424382D" w14:textId="26D09733" w:rsidR="004A7367" w:rsidRPr="004A7367" w:rsidRDefault="004A7367" w:rsidP="004A7367">
            <w:pPr>
              <w:jc w:val="center"/>
              <w:rPr>
                <w:rFonts w:cs="B Lotus"/>
                <w:sz w:val="28"/>
                <w:szCs w:val="28"/>
                <w:rtl/>
              </w:rPr>
            </w:pPr>
            <w:r w:rsidRPr="004A7367">
              <w:rPr>
                <w:rFonts w:cs="B Lotus"/>
                <w:rtl/>
              </w:rPr>
              <w:t>469</w:t>
            </w:r>
          </w:p>
        </w:tc>
        <w:tc>
          <w:tcPr>
            <w:tcW w:w="1803" w:type="dxa"/>
          </w:tcPr>
          <w:p w14:paraId="6C8BD330" w14:textId="2B453A1F" w:rsidR="004A7367" w:rsidRPr="004A7367" w:rsidRDefault="004A7367" w:rsidP="004A7367">
            <w:pPr>
              <w:jc w:val="center"/>
              <w:rPr>
                <w:rFonts w:cs="B Lotus"/>
                <w:sz w:val="28"/>
                <w:szCs w:val="28"/>
                <w:rtl/>
              </w:rPr>
            </w:pPr>
            <w:r w:rsidRPr="004A7367">
              <w:rPr>
                <w:rFonts w:cs="B Lotus" w:hint="cs"/>
                <w:rtl/>
              </w:rPr>
              <w:t>بشرویه</w:t>
            </w:r>
          </w:p>
        </w:tc>
        <w:tc>
          <w:tcPr>
            <w:tcW w:w="1803" w:type="dxa"/>
          </w:tcPr>
          <w:p w14:paraId="4B31C528" w14:textId="19D392C0" w:rsidR="004A7367" w:rsidRPr="004A7367" w:rsidRDefault="004A7367" w:rsidP="004A7367">
            <w:pPr>
              <w:jc w:val="center"/>
              <w:rPr>
                <w:rFonts w:cs="B Lotus"/>
                <w:sz w:val="28"/>
                <w:szCs w:val="28"/>
                <w:rtl/>
              </w:rPr>
            </w:pPr>
            <w:r w:rsidRPr="004A7367">
              <w:rPr>
                <w:rFonts w:cs="B Lotus"/>
                <w:rtl/>
              </w:rPr>
              <w:t>30</w:t>
            </w:r>
          </w:p>
        </w:tc>
        <w:tc>
          <w:tcPr>
            <w:tcW w:w="1803" w:type="dxa"/>
          </w:tcPr>
          <w:p w14:paraId="4F657EF3" w14:textId="64B1A145"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55D08ABA" w14:textId="77777777" w:rsidTr="00372823">
        <w:tc>
          <w:tcPr>
            <w:tcW w:w="1803" w:type="dxa"/>
          </w:tcPr>
          <w:p w14:paraId="7E5463D1" w14:textId="77777777" w:rsidR="004A7367" w:rsidRPr="004A7367" w:rsidRDefault="004A7367" w:rsidP="004A7367">
            <w:pPr>
              <w:pStyle w:val="ListParagraph"/>
              <w:numPr>
                <w:ilvl w:val="0"/>
                <w:numId w:val="63"/>
              </w:numPr>
              <w:bidi/>
              <w:jc w:val="center"/>
              <w:rPr>
                <w:rFonts w:cs="B Lotus"/>
                <w:rtl/>
              </w:rPr>
            </w:pPr>
          </w:p>
        </w:tc>
        <w:tc>
          <w:tcPr>
            <w:tcW w:w="1803" w:type="dxa"/>
          </w:tcPr>
          <w:p w14:paraId="20A1BCDB" w14:textId="0D84C5E3" w:rsidR="004A7367" w:rsidRPr="004A7367" w:rsidRDefault="004A7367" w:rsidP="004A7367">
            <w:pPr>
              <w:jc w:val="center"/>
              <w:rPr>
                <w:rFonts w:cs="B Lotus"/>
                <w:sz w:val="28"/>
                <w:szCs w:val="28"/>
                <w:rtl/>
              </w:rPr>
            </w:pPr>
            <w:r w:rsidRPr="004A7367">
              <w:rPr>
                <w:rFonts w:cs="B Lotus"/>
                <w:rtl/>
              </w:rPr>
              <w:t>1046</w:t>
            </w:r>
          </w:p>
        </w:tc>
        <w:tc>
          <w:tcPr>
            <w:tcW w:w="1803" w:type="dxa"/>
          </w:tcPr>
          <w:p w14:paraId="77D6D886" w14:textId="39A84592" w:rsidR="004A7367" w:rsidRPr="004A7367" w:rsidRDefault="004A7367" w:rsidP="004A7367">
            <w:pPr>
              <w:jc w:val="center"/>
              <w:rPr>
                <w:rFonts w:cs="B Lotus"/>
                <w:sz w:val="28"/>
                <w:szCs w:val="28"/>
                <w:rtl/>
              </w:rPr>
            </w:pPr>
            <w:r w:rsidRPr="004A7367">
              <w:rPr>
                <w:rFonts w:cs="B Lotus" w:hint="cs"/>
                <w:rtl/>
              </w:rPr>
              <w:t>آرین</w:t>
            </w:r>
            <w:r w:rsidRPr="004A7367">
              <w:rPr>
                <w:rFonts w:cs="B Lotus"/>
                <w:rtl/>
              </w:rPr>
              <w:t xml:space="preserve"> </w:t>
            </w:r>
            <w:r w:rsidRPr="004A7367">
              <w:rPr>
                <w:rFonts w:cs="B Lotus" w:hint="cs"/>
                <w:rtl/>
              </w:rPr>
              <w:t>شهر</w:t>
            </w:r>
          </w:p>
        </w:tc>
        <w:tc>
          <w:tcPr>
            <w:tcW w:w="1803" w:type="dxa"/>
          </w:tcPr>
          <w:p w14:paraId="083D8B03" w14:textId="0781BD0C" w:rsidR="004A7367" w:rsidRPr="004A7367" w:rsidRDefault="004A7367" w:rsidP="004A7367">
            <w:pPr>
              <w:jc w:val="center"/>
              <w:rPr>
                <w:rFonts w:cs="B Lotus"/>
                <w:sz w:val="28"/>
                <w:szCs w:val="28"/>
                <w:rtl/>
              </w:rPr>
            </w:pPr>
            <w:r w:rsidRPr="004A7367">
              <w:rPr>
                <w:rFonts w:cs="B Lotus"/>
                <w:rtl/>
              </w:rPr>
              <w:t>30</w:t>
            </w:r>
          </w:p>
        </w:tc>
        <w:tc>
          <w:tcPr>
            <w:tcW w:w="1803" w:type="dxa"/>
          </w:tcPr>
          <w:p w14:paraId="3C0AAF28" w14:textId="173E2205"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6F6BDA31" w14:textId="77777777" w:rsidTr="00372823">
        <w:tc>
          <w:tcPr>
            <w:tcW w:w="1803" w:type="dxa"/>
          </w:tcPr>
          <w:p w14:paraId="6568EE7F" w14:textId="77777777" w:rsidR="004A7367" w:rsidRPr="004A7367" w:rsidRDefault="004A7367" w:rsidP="004A7367">
            <w:pPr>
              <w:pStyle w:val="ListParagraph"/>
              <w:numPr>
                <w:ilvl w:val="0"/>
                <w:numId w:val="63"/>
              </w:numPr>
              <w:bidi/>
              <w:jc w:val="center"/>
              <w:rPr>
                <w:rFonts w:cs="B Lotus"/>
                <w:rtl/>
              </w:rPr>
            </w:pPr>
          </w:p>
        </w:tc>
        <w:tc>
          <w:tcPr>
            <w:tcW w:w="1803" w:type="dxa"/>
          </w:tcPr>
          <w:p w14:paraId="3C66D963" w14:textId="45ABD72F" w:rsidR="004A7367" w:rsidRPr="004A7367" w:rsidRDefault="004A7367" w:rsidP="004A7367">
            <w:pPr>
              <w:jc w:val="center"/>
              <w:rPr>
                <w:rFonts w:cs="B Lotus"/>
                <w:sz w:val="28"/>
                <w:szCs w:val="28"/>
                <w:rtl/>
              </w:rPr>
            </w:pPr>
            <w:r w:rsidRPr="004A7367">
              <w:rPr>
                <w:rFonts w:cs="B Lotus"/>
                <w:rtl/>
              </w:rPr>
              <w:t>1047</w:t>
            </w:r>
          </w:p>
        </w:tc>
        <w:tc>
          <w:tcPr>
            <w:tcW w:w="1803" w:type="dxa"/>
          </w:tcPr>
          <w:p w14:paraId="50AE8BC6" w14:textId="6C6AF6D8" w:rsidR="004A7367" w:rsidRPr="004A7367" w:rsidRDefault="004A7367" w:rsidP="004A7367">
            <w:pPr>
              <w:jc w:val="center"/>
              <w:rPr>
                <w:rFonts w:cs="B Lotus"/>
                <w:sz w:val="28"/>
                <w:szCs w:val="28"/>
                <w:rtl/>
              </w:rPr>
            </w:pPr>
            <w:r w:rsidRPr="004A7367">
              <w:rPr>
                <w:rFonts w:cs="B Lotus" w:hint="cs"/>
                <w:rtl/>
              </w:rPr>
              <w:t>نیمبلوک</w:t>
            </w:r>
          </w:p>
        </w:tc>
        <w:tc>
          <w:tcPr>
            <w:tcW w:w="1803" w:type="dxa"/>
          </w:tcPr>
          <w:p w14:paraId="5334F87B" w14:textId="5E8CB554" w:rsidR="004A7367" w:rsidRPr="004A7367" w:rsidRDefault="004A7367" w:rsidP="004A7367">
            <w:pPr>
              <w:jc w:val="center"/>
              <w:rPr>
                <w:rFonts w:cs="B Lotus"/>
                <w:sz w:val="28"/>
                <w:szCs w:val="28"/>
                <w:rtl/>
              </w:rPr>
            </w:pPr>
            <w:r w:rsidRPr="004A7367">
              <w:rPr>
                <w:rFonts w:cs="B Lotus"/>
                <w:rtl/>
              </w:rPr>
              <w:t>30</w:t>
            </w:r>
          </w:p>
        </w:tc>
        <w:tc>
          <w:tcPr>
            <w:tcW w:w="1803" w:type="dxa"/>
          </w:tcPr>
          <w:p w14:paraId="322D6073" w14:textId="571530E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7CE25A23" w14:textId="77777777" w:rsidTr="00372823">
        <w:tc>
          <w:tcPr>
            <w:tcW w:w="1803" w:type="dxa"/>
          </w:tcPr>
          <w:p w14:paraId="5D5C5FED" w14:textId="77777777" w:rsidR="004A7367" w:rsidRPr="004A7367" w:rsidRDefault="004A7367" w:rsidP="004A7367">
            <w:pPr>
              <w:pStyle w:val="ListParagraph"/>
              <w:numPr>
                <w:ilvl w:val="0"/>
                <w:numId w:val="63"/>
              </w:numPr>
              <w:bidi/>
              <w:jc w:val="center"/>
              <w:rPr>
                <w:rFonts w:cs="B Lotus"/>
                <w:rtl/>
              </w:rPr>
            </w:pPr>
          </w:p>
        </w:tc>
        <w:tc>
          <w:tcPr>
            <w:tcW w:w="1803" w:type="dxa"/>
          </w:tcPr>
          <w:p w14:paraId="179E7E04" w14:textId="63020281" w:rsidR="004A7367" w:rsidRPr="004A7367" w:rsidRDefault="004A7367" w:rsidP="004A7367">
            <w:pPr>
              <w:jc w:val="center"/>
              <w:rPr>
                <w:rFonts w:cs="B Lotus"/>
                <w:sz w:val="28"/>
                <w:szCs w:val="28"/>
                <w:rtl/>
              </w:rPr>
            </w:pPr>
            <w:r w:rsidRPr="004A7367">
              <w:rPr>
                <w:rFonts w:cs="B Lotus"/>
                <w:rtl/>
              </w:rPr>
              <w:t>1048</w:t>
            </w:r>
          </w:p>
        </w:tc>
        <w:tc>
          <w:tcPr>
            <w:tcW w:w="1803" w:type="dxa"/>
          </w:tcPr>
          <w:p w14:paraId="36552ECE" w14:textId="5F2700FA" w:rsidR="004A7367" w:rsidRPr="004A7367" w:rsidRDefault="004A7367" w:rsidP="004A7367">
            <w:pPr>
              <w:jc w:val="center"/>
              <w:rPr>
                <w:rFonts w:cs="B Lotus"/>
                <w:sz w:val="28"/>
                <w:szCs w:val="28"/>
                <w:rtl/>
              </w:rPr>
            </w:pPr>
            <w:r w:rsidRPr="004A7367">
              <w:rPr>
                <w:rFonts w:cs="B Lotus" w:hint="cs"/>
                <w:rtl/>
              </w:rPr>
              <w:t>اسفدن</w:t>
            </w:r>
          </w:p>
        </w:tc>
        <w:tc>
          <w:tcPr>
            <w:tcW w:w="1803" w:type="dxa"/>
          </w:tcPr>
          <w:p w14:paraId="7CF15605" w14:textId="765D6928" w:rsidR="004A7367" w:rsidRPr="004A7367" w:rsidRDefault="004A7367" w:rsidP="004A7367">
            <w:pPr>
              <w:jc w:val="center"/>
              <w:rPr>
                <w:rFonts w:cs="B Lotus"/>
                <w:sz w:val="28"/>
                <w:szCs w:val="28"/>
                <w:rtl/>
              </w:rPr>
            </w:pPr>
            <w:r w:rsidRPr="004A7367">
              <w:rPr>
                <w:rFonts w:cs="B Lotus"/>
                <w:rtl/>
              </w:rPr>
              <w:t>30</w:t>
            </w:r>
          </w:p>
        </w:tc>
        <w:tc>
          <w:tcPr>
            <w:tcW w:w="1803" w:type="dxa"/>
          </w:tcPr>
          <w:p w14:paraId="517DFF11" w14:textId="78982AC6"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6AAAA6CF" w14:textId="77777777" w:rsidTr="00372823">
        <w:tc>
          <w:tcPr>
            <w:tcW w:w="1803" w:type="dxa"/>
          </w:tcPr>
          <w:p w14:paraId="0CCC6B3F" w14:textId="77777777" w:rsidR="004A7367" w:rsidRPr="004A7367" w:rsidRDefault="004A7367" w:rsidP="004A7367">
            <w:pPr>
              <w:pStyle w:val="ListParagraph"/>
              <w:numPr>
                <w:ilvl w:val="0"/>
                <w:numId w:val="63"/>
              </w:numPr>
              <w:bidi/>
              <w:jc w:val="center"/>
              <w:rPr>
                <w:rFonts w:cs="B Lotus"/>
                <w:rtl/>
              </w:rPr>
            </w:pPr>
          </w:p>
        </w:tc>
        <w:tc>
          <w:tcPr>
            <w:tcW w:w="1803" w:type="dxa"/>
          </w:tcPr>
          <w:p w14:paraId="12A8E66E" w14:textId="00ADE8E4" w:rsidR="004A7367" w:rsidRPr="004A7367" w:rsidRDefault="004A7367" w:rsidP="004A7367">
            <w:pPr>
              <w:jc w:val="center"/>
              <w:rPr>
                <w:rFonts w:cs="B Lotus"/>
                <w:sz w:val="28"/>
                <w:szCs w:val="28"/>
                <w:rtl/>
              </w:rPr>
            </w:pPr>
            <w:r w:rsidRPr="004A7367">
              <w:rPr>
                <w:rFonts w:cs="B Lotus"/>
                <w:rtl/>
              </w:rPr>
              <w:t>1049</w:t>
            </w:r>
          </w:p>
        </w:tc>
        <w:tc>
          <w:tcPr>
            <w:tcW w:w="1803" w:type="dxa"/>
          </w:tcPr>
          <w:p w14:paraId="749CCB38" w14:textId="2ACC2927" w:rsidR="004A7367" w:rsidRPr="004A7367" w:rsidRDefault="004A7367" w:rsidP="004A7367">
            <w:pPr>
              <w:jc w:val="center"/>
              <w:rPr>
                <w:rFonts w:cs="B Lotus"/>
                <w:sz w:val="28"/>
                <w:szCs w:val="28"/>
                <w:rtl/>
              </w:rPr>
            </w:pPr>
            <w:r w:rsidRPr="004A7367">
              <w:rPr>
                <w:rFonts w:cs="B Lotus"/>
                <w:rtl/>
              </w:rPr>
              <w:t xml:space="preserve"> </w:t>
            </w:r>
            <w:r w:rsidRPr="004A7367">
              <w:rPr>
                <w:rFonts w:cs="B Lotus" w:hint="cs"/>
                <w:rtl/>
              </w:rPr>
              <w:t>شوسف</w:t>
            </w:r>
          </w:p>
        </w:tc>
        <w:tc>
          <w:tcPr>
            <w:tcW w:w="1803" w:type="dxa"/>
          </w:tcPr>
          <w:p w14:paraId="3E2D2B90" w14:textId="75538B17" w:rsidR="004A7367" w:rsidRPr="004A7367" w:rsidRDefault="004A7367" w:rsidP="004A7367">
            <w:pPr>
              <w:jc w:val="center"/>
              <w:rPr>
                <w:rFonts w:cs="B Lotus"/>
                <w:sz w:val="28"/>
                <w:szCs w:val="28"/>
                <w:rtl/>
              </w:rPr>
            </w:pPr>
            <w:r w:rsidRPr="004A7367">
              <w:rPr>
                <w:rFonts w:cs="B Lotus"/>
                <w:rtl/>
              </w:rPr>
              <w:t>30</w:t>
            </w:r>
          </w:p>
        </w:tc>
        <w:tc>
          <w:tcPr>
            <w:tcW w:w="1803" w:type="dxa"/>
          </w:tcPr>
          <w:p w14:paraId="65ED15D7" w14:textId="210BF97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60E2F25E" w14:textId="77777777" w:rsidTr="00372823">
        <w:tc>
          <w:tcPr>
            <w:tcW w:w="1803" w:type="dxa"/>
          </w:tcPr>
          <w:p w14:paraId="0A38DEBA" w14:textId="77777777" w:rsidR="004A7367" w:rsidRPr="004A7367" w:rsidRDefault="004A7367" w:rsidP="004A7367">
            <w:pPr>
              <w:pStyle w:val="ListParagraph"/>
              <w:numPr>
                <w:ilvl w:val="0"/>
                <w:numId w:val="63"/>
              </w:numPr>
              <w:bidi/>
              <w:jc w:val="center"/>
              <w:rPr>
                <w:rFonts w:cs="B Lotus"/>
                <w:rtl/>
              </w:rPr>
            </w:pPr>
          </w:p>
        </w:tc>
        <w:tc>
          <w:tcPr>
            <w:tcW w:w="1803" w:type="dxa"/>
          </w:tcPr>
          <w:p w14:paraId="2FCE4CE2" w14:textId="636E0F16" w:rsidR="004A7367" w:rsidRPr="004A7367" w:rsidRDefault="004A7367" w:rsidP="004A7367">
            <w:pPr>
              <w:jc w:val="center"/>
              <w:rPr>
                <w:rFonts w:cs="B Lotus"/>
                <w:sz w:val="28"/>
                <w:szCs w:val="28"/>
                <w:rtl/>
              </w:rPr>
            </w:pPr>
            <w:r w:rsidRPr="004A7367">
              <w:rPr>
                <w:rFonts w:cs="B Lotus"/>
                <w:rtl/>
              </w:rPr>
              <w:t>1050</w:t>
            </w:r>
          </w:p>
        </w:tc>
        <w:tc>
          <w:tcPr>
            <w:tcW w:w="1803" w:type="dxa"/>
          </w:tcPr>
          <w:p w14:paraId="18685358" w14:textId="1045BC6D" w:rsidR="004A7367" w:rsidRPr="004A7367" w:rsidRDefault="004A7367" w:rsidP="004A7367">
            <w:pPr>
              <w:jc w:val="center"/>
              <w:rPr>
                <w:rFonts w:cs="B Lotus"/>
                <w:sz w:val="28"/>
                <w:szCs w:val="28"/>
                <w:rtl/>
              </w:rPr>
            </w:pPr>
            <w:r w:rsidRPr="004A7367">
              <w:rPr>
                <w:rFonts w:cs="B Lotus"/>
                <w:rtl/>
              </w:rPr>
              <w:t xml:space="preserve"> </w:t>
            </w:r>
            <w:r w:rsidRPr="004A7367">
              <w:rPr>
                <w:rFonts w:cs="B Lotus" w:hint="cs"/>
                <w:rtl/>
              </w:rPr>
              <w:t>مود</w:t>
            </w:r>
          </w:p>
        </w:tc>
        <w:tc>
          <w:tcPr>
            <w:tcW w:w="1803" w:type="dxa"/>
          </w:tcPr>
          <w:p w14:paraId="75521741" w14:textId="5E5A579F" w:rsidR="004A7367" w:rsidRPr="004A7367" w:rsidRDefault="004A7367" w:rsidP="004A7367">
            <w:pPr>
              <w:jc w:val="center"/>
              <w:rPr>
                <w:rFonts w:cs="B Lotus"/>
                <w:sz w:val="28"/>
                <w:szCs w:val="28"/>
                <w:rtl/>
              </w:rPr>
            </w:pPr>
            <w:r w:rsidRPr="004A7367">
              <w:rPr>
                <w:rFonts w:cs="B Lotus"/>
                <w:rtl/>
              </w:rPr>
              <w:t>30</w:t>
            </w:r>
          </w:p>
        </w:tc>
        <w:tc>
          <w:tcPr>
            <w:tcW w:w="1803" w:type="dxa"/>
          </w:tcPr>
          <w:p w14:paraId="695312F8" w14:textId="4AE0472D"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1D4100F7" w14:textId="77777777" w:rsidTr="00372823">
        <w:tc>
          <w:tcPr>
            <w:tcW w:w="1803" w:type="dxa"/>
          </w:tcPr>
          <w:p w14:paraId="20EE4CC5" w14:textId="77777777" w:rsidR="004A7367" w:rsidRPr="004A7367" w:rsidRDefault="004A7367" w:rsidP="004A7367">
            <w:pPr>
              <w:pStyle w:val="ListParagraph"/>
              <w:numPr>
                <w:ilvl w:val="0"/>
                <w:numId w:val="63"/>
              </w:numPr>
              <w:bidi/>
              <w:jc w:val="center"/>
              <w:rPr>
                <w:rFonts w:cs="B Lotus"/>
                <w:rtl/>
              </w:rPr>
            </w:pPr>
          </w:p>
        </w:tc>
        <w:tc>
          <w:tcPr>
            <w:tcW w:w="1803" w:type="dxa"/>
          </w:tcPr>
          <w:p w14:paraId="7D78F9C1" w14:textId="19177014" w:rsidR="004A7367" w:rsidRPr="004A7367" w:rsidRDefault="004A7367" w:rsidP="004A7367">
            <w:pPr>
              <w:jc w:val="center"/>
              <w:rPr>
                <w:rFonts w:cs="B Lotus"/>
                <w:sz w:val="28"/>
                <w:szCs w:val="28"/>
                <w:rtl/>
              </w:rPr>
            </w:pPr>
            <w:r w:rsidRPr="004A7367">
              <w:rPr>
                <w:rFonts w:cs="B Lotus"/>
                <w:rtl/>
              </w:rPr>
              <w:t>1051</w:t>
            </w:r>
          </w:p>
        </w:tc>
        <w:tc>
          <w:tcPr>
            <w:tcW w:w="1803" w:type="dxa"/>
          </w:tcPr>
          <w:p w14:paraId="251259C0" w14:textId="333363DE" w:rsidR="004A7367" w:rsidRPr="004A7367" w:rsidRDefault="004A7367" w:rsidP="004A7367">
            <w:pPr>
              <w:jc w:val="center"/>
              <w:rPr>
                <w:rFonts w:cs="B Lotus"/>
                <w:sz w:val="28"/>
                <w:szCs w:val="28"/>
                <w:rtl/>
              </w:rPr>
            </w:pPr>
            <w:r w:rsidRPr="004A7367">
              <w:rPr>
                <w:rFonts w:cs="B Lotus" w:hint="cs"/>
                <w:rtl/>
              </w:rPr>
              <w:t>عشق</w:t>
            </w:r>
            <w:r w:rsidRPr="004A7367">
              <w:rPr>
                <w:rFonts w:cs="B Lotus"/>
                <w:rtl/>
              </w:rPr>
              <w:t xml:space="preserve"> </w:t>
            </w:r>
            <w:r w:rsidRPr="004A7367">
              <w:rPr>
                <w:rFonts w:cs="B Lotus" w:hint="cs"/>
                <w:rtl/>
              </w:rPr>
              <w:t>آباد</w:t>
            </w:r>
          </w:p>
        </w:tc>
        <w:tc>
          <w:tcPr>
            <w:tcW w:w="1803" w:type="dxa"/>
          </w:tcPr>
          <w:p w14:paraId="4C09DF4F" w14:textId="558B02C1" w:rsidR="004A7367" w:rsidRPr="004A7367" w:rsidRDefault="004A7367" w:rsidP="004A7367">
            <w:pPr>
              <w:jc w:val="center"/>
              <w:rPr>
                <w:rFonts w:cs="B Lotus"/>
                <w:sz w:val="28"/>
                <w:szCs w:val="28"/>
                <w:rtl/>
              </w:rPr>
            </w:pPr>
            <w:r w:rsidRPr="004A7367">
              <w:rPr>
                <w:rFonts w:cs="B Lotus"/>
                <w:rtl/>
              </w:rPr>
              <w:t>30</w:t>
            </w:r>
          </w:p>
        </w:tc>
        <w:tc>
          <w:tcPr>
            <w:tcW w:w="1803" w:type="dxa"/>
          </w:tcPr>
          <w:p w14:paraId="31C8BB42" w14:textId="50F58E6A"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031A9365" w14:textId="77777777" w:rsidTr="00372823">
        <w:tc>
          <w:tcPr>
            <w:tcW w:w="1803" w:type="dxa"/>
          </w:tcPr>
          <w:p w14:paraId="3D2A607C" w14:textId="77777777" w:rsidR="004A7367" w:rsidRPr="004A7367" w:rsidRDefault="004A7367" w:rsidP="004A7367">
            <w:pPr>
              <w:pStyle w:val="ListParagraph"/>
              <w:numPr>
                <w:ilvl w:val="0"/>
                <w:numId w:val="63"/>
              </w:numPr>
              <w:bidi/>
              <w:jc w:val="center"/>
              <w:rPr>
                <w:rFonts w:cs="B Lotus"/>
                <w:rtl/>
              </w:rPr>
            </w:pPr>
          </w:p>
        </w:tc>
        <w:tc>
          <w:tcPr>
            <w:tcW w:w="1803" w:type="dxa"/>
          </w:tcPr>
          <w:p w14:paraId="61CED22E" w14:textId="77654C59" w:rsidR="004A7367" w:rsidRPr="004A7367" w:rsidRDefault="004A7367" w:rsidP="004A7367">
            <w:pPr>
              <w:jc w:val="center"/>
              <w:rPr>
                <w:rFonts w:cs="B Lotus"/>
                <w:sz w:val="28"/>
                <w:szCs w:val="28"/>
                <w:rtl/>
              </w:rPr>
            </w:pPr>
            <w:r w:rsidRPr="004A7367">
              <w:rPr>
                <w:rFonts w:cs="B Lotus"/>
                <w:rtl/>
              </w:rPr>
              <w:t>1052</w:t>
            </w:r>
          </w:p>
        </w:tc>
        <w:tc>
          <w:tcPr>
            <w:tcW w:w="1803" w:type="dxa"/>
          </w:tcPr>
          <w:p w14:paraId="56620F5E" w14:textId="042EFC5B" w:rsidR="004A7367" w:rsidRPr="004A7367" w:rsidRDefault="004A7367" w:rsidP="004A7367">
            <w:pPr>
              <w:jc w:val="center"/>
              <w:rPr>
                <w:rFonts w:cs="B Lotus"/>
                <w:sz w:val="28"/>
                <w:szCs w:val="28"/>
                <w:rtl/>
              </w:rPr>
            </w:pPr>
            <w:r w:rsidRPr="004A7367">
              <w:rPr>
                <w:rFonts w:cs="B Lotus"/>
                <w:rtl/>
              </w:rPr>
              <w:t xml:space="preserve"> </w:t>
            </w:r>
            <w:r w:rsidRPr="004A7367">
              <w:rPr>
                <w:rFonts w:cs="B Lotus" w:hint="cs"/>
                <w:rtl/>
              </w:rPr>
              <w:t>دیهوک</w:t>
            </w:r>
          </w:p>
        </w:tc>
        <w:tc>
          <w:tcPr>
            <w:tcW w:w="1803" w:type="dxa"/>
          </w:tcPr>
          <w:p w14:paraId="0AF46F21" w14:textId="1993D2A7" w:rsidR="004A7367" w:rsidRPr="004A7367" w:rsidRDefault="004A7367" w:rsidP="004A7367">
            <w:pPr>
              <w:jc w:val="center"/>
              <w:rPr>
                <w:rFonts w:cs="B Lotus"/>
                <w:sz w:val="28"/>
                <w:szCs w:val="28"/>
                <w:rtl/>
              </w:rPr>
            </w:pPr>
            <w:r w:rsidRPr="004A7367">
              <w:rPr>
                <w:rFonts w:cs="B Lotus"/>
                <w:rtl/>
              </w:rPr>
              <w:t>30</w:t>
            </w:r>
          </w:p>
        </w:tc>
        <w:tc>
          <w:tcPr>
            <w:tcW w:w="1803" w:type="dxa"/>
          </w:tcPr>
          <w:p w14:paraId="5E5800A1" w14:textId="57050EDB"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2C3FFB4B" w14:textId="77777777" w:rsidTr="00372823">
        <w:tc>
          <w:tcPr>
            <w:tcW w:w="1803" w:type="dxa"/>
          </w:tcPr>
          <w:p w14:paraId="0E83729B" w14:textId="77777777" w:rsidR="004A7367" w:rsidRPr="004A7367" w:rsidRDefault="004A7367" w:rsidP="004A7367">
            <w:pPr>
              <w:pStyle w:val="ListParagraph"/>
              <w:numPr>
                <w:ilvl w:val="0"/>
                <w:numId w:val="63"/>
              </w:numPr>
              <w:bidi/>
              <w:jc w:val="center"/>
              <w:rPr>
                <w:rFonts w:cs="B Lotus"/>
                <w:rtl/>
              </w:rPr>
            </w:pPr>
          </w:p>
        </w:tc>
        <w:tc>
          <w:tcPr>
            <w:tcW w:w="1803" w:type="dxa"/>
          </w:tcPr>
          <w:p w14:paraId="2D95342D" w14:textId="7817DE9E" w:rsidR="004A7367" w:rsidRPr="004A7367" w:rsidRDefault="004A7367" w:rsidP="004A7367">
            <w:pPr>
              <w:jc w:val="center"/>
              <w:rPr>
                <w:rFonts w:cs="B Lotus"/>
                <w:sz w:val="28"/>
                <w:szCs w:val="28"/>
                <w:rtl/>
              </w:rPr>
            </w:pPr>
            <w:r w:rsidRPr="004A7367">
              <w:rPr>
                <w:rFonts w:cs="B Lotus"/>
                <w:rtl/>
              </w:rPr>
              <w:t>1053</w:t>
            </w:r>
          </w:p>
        </w:tc>
        <w:tc>
          <w:tcPr>
            <w:tcW w:w="1803" w:type="dxa"/>
          </w:tcPr>
          <w:p w14:paraId="4FFF7BD0" w14:textId="46C4454A" w:rsidR="004A7367" w:rsidRPr="004A7367" w:rsidRDefault="004A7367" w:rsidP="004A7367">
            <w:pPr>
              <w:jc w:val="center"/>
              <w:rPr>
                <w:rFonts w:cs="B Lotus"/>
                <w:sz w:val="28"/>
                <w:szCs w:val="28"/>
                <w:rtl/>
              </w:rPr>
            </w:pPr>
            <w:r w:rsidRPr="004A7367">
              <w:rPr>
                <w:rFonts w:cs="B Lotus"/>
                <w:rtl/>
              </w:rPr>
              <w:t xml:space="preserve"> </w:t>
            </w:r>
            <w:r w:rsidRPr="004A7367">
              <w:rPr>
                <w:rFonts w:cs="B Lotus" w:hint="cs"/>
                <w:rtl/>
              </w:rPr>
              <w:t>خوسف</w:t>
            </w:r>
          </w:p>
        </w:tc>
        <w:tc>
          <w:tcPr>
            <w:tcW w:w="1803" w:type="dxa"/>
          </w:tcPr>
          <w:p w14:paraId="173DC6C3" w14:textId="72A30551" w:rsidR="004A7367" w:rsidRPr="004A7367" w:rsidRDefault="004A7367" w:rsidP="004A7367">
            <w:pPr>
              <w:jc w:val="center"/>
              <w:rPr>
                <w:rFonts w:cs="B Lotus"/>
                <w:sz w:val="28"/>
                <w:szCs w:val="28"/>
                <w:rtl/>
              </w:rPr>
            </w:pPr>
            <w:r w:rsidRPr="004A7367">
              <w:rPr>
                <w:rFonts w:cs="B Lotus"/>
                <w:rtl/>
              </w:rPr>
              <w:t>30</w:t>
            </w:r>
          </w:p>
        </w:tc>
        <w:tc>
          <w:tcPr>
            <w:tcW w:w="1803" w:type="dxa"/>
          </w:tcPr>
          <w:p w14:paraId="37FEE568" w14:textId="730FE1AB"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78644371" w14:textId="77777777" w:rsidTr="00372823">
        <w:tc>
          <w:tcPr>
            <w:tcW w:w="1803" w:type="dxa"/>
          </w:tcPr>
          <w:p w14:paraId="4CD573E5" w14:textId="77777777" w:rsidR="004A7367" w:rsidRPr="004A7367" w:rsidRDefault="004A7367" w:rsidP="004A7367">
            <w:pPr>
              <w:pStyle w:val="ListParagraph"/>
              <w:numPr>
                <w:ilvl w:val="0"/>
                <w:numId w:val="63"/>
              </w:numPr>
              <w:bidi/>
              <w:jc w:val="center"/>
              <w:rPr>
                <w:rFonts w:cs="B Lotus"/>
                <w:rtl/>
              </w:rPr>
            </w:pPr>
          </w:p>
        </w:tc>
        <w:tc>
          <w:tcPr>
            <w:tcW w:w="1803" w:type="dxa"/>
          </w:tcPr>
          <w:p w14:paraId="2D982531" w14:textId="43515708" w:rsidR="004A7367" w:rsidRPr="004A7367" w:rsidRDefault="004A7367" w:rsidP="004A7367">
            <w:pPr>
              <w:jc w:val="center"/>
              <w:rPr>
                <w:rFonts w:cs="B Lotus"/>
                <w:sz w:val="28"/>
                <w:szCs w:val="28"/>
                <w:rtl/>
              </w:rPr>
            </w:pPr>
            <w:r w:rsidRPr="004A7367">
              <w:rPr>
                <w:rFonts w:cs="B Lotus"/>
                <w:rtl/>
              </w:rPr>
              <w:t>1054</w:t>
            </w:r>
          </w:p>
        </w:tc>
        <w:tc>
          <w:tcPr>
            <w:tcW w:w="1803" w:type="dxa"/>
          </w:tcPr>
          <w:p w14:paraId="40D7A470" w14:textId="228495C4" w:rsidR="004A7367" w:rsidRPr="004A7367" w:rsidRDefault="004A7367" w:rsidP="004A7367">
            <w:pPr>
              <w:jc w:val="center"/>
              <w:rPr>
                <w:rFonts w:cs="B Lotus"/>
                <w:sz w:val="28"/>
                <w:szCs w:val="28"/>
                <w:rtl/>
              </w:rPr>
            </w:pPr>
            <w:r w:rsidRPr="004A7367">
              <w:rPr>
                <w:rFonts w:cs="B Lotus"/>
                <w:rtl/>
              </w:rPr>
              <w:t xml:space="preserve"> </w:t>
            </w:r>
            <w:r w:rsidRPr="004A7367">
              <w:rPr>
                <w:rFonts w:cs="B Lotus" w:hint="cs"/>
                <w:rtl/>
              </w:rPr>
              <w:t>محمدشهر</w:t>
            </w:r>
          </w:p>
        </w:tc>
        <w:tc>
          <w:tcPr>
            <w:tcW w:w="1803" w:type="dxa"/>
          </w:tcPr>
          <w:p w14:paraId="2BCC3C26" w14:textId="53723B19" w:rsidR="004A7367" w:rsidRPr="004A7367" w:rsidRDefault="004A7367" w:rsidP="004A7367">
            <w:pPr>
              <w:jc w:val="center"/>
              <w:rPr>
                <w:rFonts w:cs="B Lotus"/>
                <w:sz w:val="28"/>
                <w:szCs w:val="28"/>
                <w:rtl/>
              </w:rPr>
            </w:pPr>
            <w:r w:rsidRPr="004A7367">
              <w:rPr>
                <w:rFonts w:cs="B Lotus"/>
                <w:rtl/>
              </w:rPr>
              <w:t>30</w:t>
            </w:r>
          </w:p>
        </w:tc>
        <w:tc>
          <w:tcPr>
            <w:tcW w:w="1803" w:type="dxa"/>
          </w:tcPr>
          <w:p w14:paraId="552C4104" w14:textId="6051FF1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087586C6" w14:textId="77777777" w:rsidTr="00372823">
        <w:tc>
          <w:tcPr>
            <w:tcW w:w="1803" w:type="dxa"/>
          </w:tcPr>
          <w:p w14:paraId="33589FD6" w14:textId="77777777" w:rsidR="004A7367" w:rsidRPr="004A7367" w:rsidRDefault="004A7367" w:rsidP="004A7367">
            <w:pPr>
              <w:pStyle w:val="ListParagraph"/>
              <w:numPr>
                <w:ilvl w:val="0"/>
                <w:numId w:val="63"/>
              </w:numPr>
              <w:bidi/>
              <w:jc w:val="center"/>
              <w:rPr>
                <w:rFonts w:cs="B Lotus"/>
                <w:rtl/>
              </w:rPr>
            </w:pPr>
          </w:p>
        </w:tc>
        <w:tc>
          <w:tcPr>
            <w:tcW w:w="1803" w:type="dxa"/>
          </w:tcPr>
          <w:p w14:paraId="397C3C97" w14:textId="44B389AB" w:rsidR="004A7367" w:rsidRPr="004A7367" w:rsidRDefault="004A7367" w:rsidP="004A7367">
            <w:pPr>
              <w:jc w:val="center"/>
              <w:rPr>
                <w:rFonts w:cs="B Lotus"/>
                <w:sz w:val="28"/>
                <w:szCs w:val="28"/>
                <w:rtl/>
              </w:rPr>
            </w:pPr>
            <w:r w:rsidRPr="004A7367">
              <w:rPr>
                <w:rFonts w:cs="B Lotus"/>
                <w:rtl/>
              </w:rPr>
              <w:t>1055</w:t>
            </w:r>
          </w:p>
        </w:tc>
        <w:tc>
          <w:tcPr>
            <w:tcW w:w="1803" w:type="dxa"/>
          </w:tcPr>
          <w:p w14:paraId="6E2D2E1E" w14:textId="36B53213" w:rsidR="004A7367" w:rsidRPr="004A7367" w:rsidRDefault="004A7367" w:rsidP="004A7367">
            <w:pPr>
              <w:jc w:val="center"/>
              <w:rPr>
                <w:rFonts w:cs="B Lotus"/>
                <w:sz w:val="28"/>
                <w:szCs w:val="28"/>
                <w:rtl/>
              </w:rPr>
            </w:pPr>
            <w:r w:rsidRPr="004A7367">
              <w:rPr>
                <w:rFonts w:cs="B Lotus"/>
                <w:rtl/>
              </w:rPr>
              <w:t xml:space="preserve"> </w:t>
            </w:r>
            <w:r w:rsidRPr="004A7367">
              <w:rPr>
                <w:rFonts w:cs="B Lotus" w:hint="cs"/>
                <w:rtl/>
              </w:rPr>
              <w:t>قهستان</w:t>
            </w:r>
          </w:p>
        </w:tc>
        <w:tc>
          <w:tcPr>
            <w:tcW w:w="1803" w:type="dxa"/>
          </w:tcPr>
          <w:p w14:paraId="564F16C1" w14:textId="604ECB48" w:rsidR="004A7367" w:rsidRPr="004A7367" w:rsidRDefault="004A7367" w:rsidP="004A7367">
            <w:pPr>
              <w:jc w:val="center"/>
              <w:rPr>
                <w:rFonts w:cs="B Lotus"/>
                <w:sz w:val="28"/>
                <w:szCs w:val="28"/>
                <w:rtl/>
              </w:rPr>
            </w:pPr>
            <w:r w:rsidRPr="004A7367">
              <w:rPr>
                <w:rFonts w:cs="B Lotus"/>
                <w:rtl/>
              </w:rPr>
              <w:t>30</w:t>
            </w:r>
          </w:p>
        </w:tc>
        <w:tc>
          <w:tcPr>
            <w:tcW w:w="1803" w:type="dxa"/>
          </w:tcPr>
          <w:p w14:paraId="3328CCA5" w14:textId="49D974D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35F0016D" w14:textId="77777777" w:rsidTr="00372823">
        <w:tc>
          <w:tcPr>
            <w:tcW w:w="1803" w:type="dxa"/>
          </w:tcPr>
          <w:p w14:paraId="02D2ECE0" w14:textId="77777777" w:rsidR="004A7367" w:rsidRPr="004A7367" w:rsidRDefault="004A7367" w:rsidP="004A7367">
            <w:pPr>
              <w:pStyle w:val="ListParagraph"/>
              <w:numPr>
                <w:ilvl w:val="0"/>
                <w:numId w:val="63"/>
              </w:numPr>
              <w:bidi/>
              <w:jc w:val="center"/>
              <w:rPr>
                <w:rFonts w:cs="B Lotus"/>
                <w:rtl/>
              </w:rPr>
            </w:pPr>
          </w:p>
        </w:tc>
        <w:tc>
          <w:tcPr>
            <w:tcW w:w="1803" w:type="dxa"/>
          </w:tcPr>
          <w:p w14:paraId="1FC006E4" w14:textId="3663C388" w:rsidR="004A7367" w:rsidRPr="004A7367" w:rsidRDefault="004A7367" w:rsidP="004A7367">
            <w:pPr>
              <w:jc w:val="center"/>
              <w:rPr>
                <w:rFonts w:cs="B Lotus"/>
                <w:sz w:val="28"/>
                <w:szCs w:val="28"/>
                <w:rtl/>
              </w:rPr>
            </w:pPr>
            <w:r w:rsidRPr="004A7367">
              <w:rPr>
                <w:rFonts w:cs="B Lotus"/>
                <w:rtl/>
              </w:rPr>
              <w:t>1056</w:t>
            </w:r>
          </w:p>
        </w:tc>
        <w:tc>
          <w:tcPr>
            <w:tcW w:w="1803" w:type="dxa"/>
          </w:tcPr>
          <w:p w14:paraId="24D50BB5" w14:textId="2C50FC11" w:rsidR="004A7367" w:rsidRPr="004A7367" w:rsidRDefault="004A7367" w:rsidP="004A7367">
            <w:pPr>
              <w:jc w:val="center"/>
              <w:rPr>
                <w:rFonts w:cs="B Lotus"/>
                <w:sz w:val="28"/>
                <w:szCs w:val="28"/>
                <w:rtl/>
              </w:rPr>
            </w:pPr>
            <w:r w:rsidRPr="004A7367">
              <w:rPr>
                <w:rFonts w:cs="B Lotus"/>
                <w:rtl/>
              </w:rPr>
              <w:t xml:space="preserve"> </w:t>
            </w:r>
            <w:r w:rsidRPr="004A7367">
              <w:rPr>
                <w:rFonts w:cs="B Lotus" w:hint="cs"/>
                <w:rtl/>
              </w:rPr>
              <w:t>گزیک</w:t>
            </w:r>
          </w:p>
        </w:tc>
        <w:tc>
          <w:tcPr>
            <w:tcW w:w="1803" w:type="dxa"/>
          </w:tcPr>
          <w:p w14:paraId="1C2EDF0B" w14:textId="39E2F2D7" w:rsidR="004A7367" w:rsidRPr="004A7367" w:rsidRDefault="004A7367" w:rsidP="004A7367">
            <w:pPr>
              <w:jc w:val="center"/>
              <w:rPr>
                <w:rFonts w:cs="B Lotus"/>
                <w:sz w:val="28"/>
                <w:szCs w:val="28"/>
                <w:rtl/>
              </w:rPr>
            </w:pPr>
            <w:r w:rsidRPr="004A7367">
              <w:rPr>
                <w:rFonts w:cs="B Lotus"/>
                <w:rtl/>
              </w:rPr>
              <w:t>30</w:t>
            </w:r>
          </w:p>
        </w:tc>
        <w:tc>
          <w:tcPr>
            <w:tcW w:w="1803" w:type="dxa"/>
          </w:tcPr>
          <w:p w14:paraId="4D2F7CFD" w14:textId="528AF3B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096898C9" w14:textId="77777777" w:rsidTr="00372823">
        <w:tc>
          <w:tcPr>
            <w:tcW w:w="1803" w:type="dxa"/>
          </w:tcPr>
          <w:p w14:paraId="5DE2B1BF" w14:textId="77777777" w:rsidR="004A7367" w:rsidRPr="004A7367" w:rsidRDefault="004A7367" w:rsidP="004A7367">
            <w:pPr>
              <w:pStyle w:val="ListParagraph"/>
              <w:numPr>
                <w:ilvl w:val="0"/>
                <w:numId w:val="63"/>
              </w:numPr>
              <w:bidi/>
              <w:jc w:val="center"/>
              <w:rPr>
                <w:rFonts w:cs="B Lotus"/>
                <w:rtl/>
              </w:rPr>
            </w:pPr>
          </w:p>
        </w:tc>
        <w:tc>
          <w:tcPr>
            <w:tcW w:w="1803" w:type="dxa"/>
          </w:tcPr>
          <w:p w14:paraId="537389F7" w14:textId="37B412D0" w:rsidR="004A7367" w:rsidRPr="004A7367" w:rsidRDefault="004A7367" w:rsidP="004A7367">
            <w:pPr>
              <w:jc w:val="center"/>
              <w:rPr>
                <w:rFonts w:cs="B Lotus"/>
                <w:sz w:val="28"/>
                <w:szCs w:val="28"/>
                <w:rtl/>
              </w:rPr>
            </w:pPr>
            <w:r w:rsidRPr="004A7367">
              <w:rPr>
                <w:rFonts w:cs="B Lotus"/>
                <w:rtl/>
              </w:rPr>
              <w:t>1057</w:t>
            </w:r>
          </w:p>
        </w:tc>
        <w:tc>
          <w:tcPr>
            <w:tcW w:w="1803" w:type="dxa"/>
          </w:tcPr>
          <w:p w14:paraId="12809AA1" w14:textId="124287E9" w:rsidR="004A7367" w:rsidRPr="004A7367" w:rsidRDefault="004A7367" w:rsidP="004A7367">
            <w:pPr>
              <w:jc w:val="center"/>
              <w:rPr>
                <w:rFonts w:cs="B Lotus"/>
                <w:sz w:val="28"/>
                <w:szCs w:val="28"/>
                <w:rtl/>
              </w:rPr>
            </w:pPr>
            <w:r w:rsidRPr="004A7367">
              <w:rPr>
                <w:rFonts w:cs="B Lotus" w:hint="cs"/>
                <w:rtl/>
              </w:rPr>
              <w:t>طبس</w:t>
            </w:r>
            <w:r w:rsidRPr="004A7367">
              <w:rPr>
                <w:rFonts w:cs="B Lotus"/>
                <w:rtl/>
              </w:rPr>
              <w:t xml:space="preserve"> </w:t>
            </w:r>
            <w:r w:rsidRPr="004A7367">
              <w:rPr>
                <w:rFonts w:cs="B Lotus" w:hint="cs"/>
                <w:rtl/>
              </w:rPr>
              <w:t>مسینا</w:t>
            </w:r>
          </w:p>
        </w:tc>
        <w:tc>
          <w:tcPr>
            <w:tcW w:w="1803" w:type="dxa"/>
          </w:tcPr>
          <w:p w14:paraId="6AB8DA6B" w14:textId="1D64C106" w:rsidR="004A7367" w:rsidRPr="004A7367" w:rsidRDefault="004A7367" w:rsidP="004A7367">
            <w:pPr>
              <w:jc w:val="center"/>
              <w:rPr>
                <w:rFonts w:cs="B Lotus"/>
                <w:sz w:val="28"/>
                <w:szCs w:val="28"/>
                <w:rtl/>
              </w:rPr>
            </w:pPr>
            <w:r w:rsidRPr="004A7367">
              <w:rPr>
                <w:rFonts w:cs="B Lotus"/>
                <w:rtl/>
              </w:rPr>
              <w:t>30</w:t>
            </w:r>
          </w:p>
        </w:tc>
        <w:tc>
          <w:tcPr>
            <w:tcW w:w="1803" w:type="dxa"/>
          </w:tcPr>
          <w:p w14:paraId="50A02318" w14:textId="3D4DD2AE"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3723B412" w14:textId="77777777" w:rsidTr="00372823">
        <w:tc>
          <w:tcPr>
            <w:tcW w:w="1803" w:type="dxa"/>
          </w:tcPr>
          <w:p w14:paraId="45CBD977" w14:textId="77777777" w:rsidR="004A7367" w:rsidRPr="004A7367" w:rsidRDefault="004A7367" w:rsidP="004A7367">
            <w:pPr>
              <w:pStyle w:val="ListParagraph"/>
              <w:numPr>
                <w:ilvl w:val="0"/>
                <w:numId w:val="63"/>
              </w:numPr>
              <w:bidi/>
              <w:jc w:val="center"/>
              <w:rPr>
                <w:rFonts w:cs="B Lotus"/>
                <w:rtl/>
              </w:rPr>
            </w:pPr>
          </w:p>
        </w:tc>
        <w:tc>
          <w:tcPr>
            <w:tcW w:w="1803" w:type="dxa"/>
          </w:tcPr>
          <w:p w14:paraId="0CB9FA17" w14:textId="6D982C55" w:rsidR="004A7367" w:rsidRPr="004A7367" w:rsidRDefault="004A7367" w:rsidP="004A7367">
            <w:pPr>
              <w:jc w:val="center"/>
              <w:rPr>
                <w:rFonts w:cs="B Lotus"/>
                <w:sz w:val="28"/>
                <w:szCs w:val="28"/>
                <w:rtl/>
              </w:rPr>
            </w:pPr>
            <w:r w:rsidRPr="004A7367">
              <w:rPr>
                <w:rFonts w:cs="B Lotus"/>
                <w:rtl/>
              </w:rPr>
              <w:t>1058</w:t>
            </w:r>
          </w:p>
        </w:tc>
        <w:tc>
          <w:tcPr>
            <w:tcW w:w="1803" w:type="dxa"/>
          </w:tcPr>
          <w:p w14:paraId="55BBF821" w14:textId="01E9B1E4" w:rsidR="004A7367" w:rsidRPr="004A7367" w:rsidRDefault="004A7367" w:rsidP="004A7367">
            <w:pPr>
              <w:jc w:val="center"/>
              <w:rPr>
                <w:rFonts w:cs="B Lotus"/>
                <w:sz w:val="28"/>
                <w:szCs w:val="28"/>
                <w:rtl/>
              </w:rPr>
            </w:pPr>
            <w:r w:rsidRPr="004A7367">
              <w:rPr>
                <w:rFonts w:cs="B Lotus"/>
                <w:rtl/>
              </w:rPr>
              <w:t xml:space="preserve"> </w:t>
            </w:r>
            <w:r w:rsidRPr="004A7367">
              <w:rPr>
                <w:rFonts w:cs="B Lotus" w:hint="cs"/>
                <w:rtl/>
              </w:rPr>
              <w:t>ارسک</w:t>
            </w:r>
          </w:p>
        </w:tc>
        <w:tc>
          <w:tcPr>
            <w:tcW w:w="1803" w:type="dxa"/>
          </w:tcPr>
          <w:p w14:paraId="272AF789" w14:textId="7D5A38CA" w:rsidR="004A7367" w:rsidRPr="004A7367" w:rsidRDefault="004A7367" w:rsidP="004A7367">
            <w:pPr>
              <w:jc w:val="center"/>
              <w:rPr>
                <w:rFonts w:cs="B Lotus"/>
                <w:sz w:val="28"/>
                <w:szCs w:val="28"/>
                <w:rtl/>
              </w:rPr>
            </w:pPr>
            <w:r w:rsidRPr="004A7367">
              <w:rPr>
                <w:rFonts w:cs="B Lotus"/>
                <w:rtl/>
              </w:rPr>
              <w:t>30</w:t>
            </w:r>
          </w:p>
        </w:tc>
        <w:tc>
          <w:tcPr>
            <w:tcW w:w="1803" w:type="dxa"/>
          </w:tcPr>
          <w:p w14:paraId="36670BAD" w14:textId="094189BC"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7C8CD46C" w14:textId="77777777" w:rsidTr="00372823">
        <w:tc>
          <w:tcPr>
            <w:tcW w:w="1803" w:type="dxa"/>
          </w:tcPr>
          <w:p w14:paraId="3471CF3B" w14:textId="77777777" w:rsidR="004A7367" w:rsidRPr="004A7367" w:rsidRDefault="004A7367" w:rsidP="004A7367">
            <w:pPr>
              <w:pStyle w:val="ListParagraph"/>
              <w:numPr>
                <w:ilvl w:val="0"/>
                <w:numId w:val="63"/>
              </w:numPr>
              <w:bidi/>
              <w:jc w:val="center"/>
              <w:rPr>
                <w:rFonts w:cs="B Lotus"/>
                <w:rtl/>
              </w:rPr>
            </w:pPr>
          </w:p>
        </w:tc>
        <w:tc>
          <w:tcPr>
            <w:tcW w:w="1803" w:type="dxa"/>
          </w:tcPr>
          <w:p w14:paraId="6FBFDCD2" w14:textId="324DAE84" w:rsidR="004A7367" w:rsidRPr="004A7367" w:rsidRDefault="004A7367" w:rsidP="004A7367">
            <w:pPr>
              <w:jc w:val="center"/>
              <w:rPr>
                <w:rFonts w:cs="B Lotus"/>
                <w:sz w:val="28"/>
                <w:szCs w:val="28"/>
                <w:rtl/>
              </w:rPr>
            </w:pPr>
            <w:r w:rsidRPr="004A7367">
              <w:rPr>
                <w:rFonts w:cs="B Lotus"/>
                <w:rtl/>
              </w:rPr>
              <w:t>1059</w:t>
            </w:r>
          </w:p>
        </w:tc>
        <w:tc>
          <w:tcPr>
            <w:tcW w:w="1803" w:type="dxa"/>
          </w:tcPr>
          <w:p w14:paraId="2E874CAA" w14:textId="692CC0C9" w:rsidR="004A7367" w:rsidRPr="004A7367" w:rsidRDefault="004A7367" w:rsidP="004A7367">
            <w:pPr>
              <w:jc w:val="center"/>
              <w:rPr>
                <w:rFonts w:cs="B Lotus"/>
                <w:sz w:val="28"/>
                <w:szCs w:val="28"/>
                <w:rtl/>
              </w:rPr>
            </w:pPr>
            <w:r w:rsidRPr="004A7367">
              <w:rPr>
                <w:rFonts w:cs="B Lotus"/>
                <w:rtl/>
              </w:rPr>
              <w:t xml:space="preserve"> </w:t>
            </w:r>
            <w:r w:rsidRPr="004A7367">
              <w:rPr>
                <w:rFonts w:cs="B Lotus" w:hint="cs"/>
                <w:rtl/>
              </w:rPr>
              <w:t>زهان</w:t>
            </w:r>
          </w:p>
        </w:tc>
        <w:tc>
          <w:tcPr>
            <w:tcW w:w="1803" w:type="dxa"/>
          </w:tcPr>
          <w:p w14:paraId="1794F0A6" w14:textId="74ECE01E" w:rsidR="004A7367" w:rsidRPr="004A7367" w:rsidRDefault="004A7367" w:rsidP="004A7367">
            <w:pPr>
              <w:jc w:val="center"/>
              <w:rPr>
                <w:rFonts w:cs="B Lotus"/>
                <w:sz w:val="28"/>
                <w:szCs w:val="28"/>
                <w:rtl/>
              </w:rPr>
            </w:pPr>
            <w:r w:rsidRPr="004A7367">
              <w:rPr>
                <w:rFonts w:cs="B Lotus"/>
                <w:rtl/>
              </w:rPr>
              <w:t>30</w:t>
            </w:r>
          </w:p>
        </w:tc>
        <w:tc>
          <w:tcPr>
            <w:tcW w:w="1803" w:type="dxa"/>
          </w:tcPr>
          <w:p w14:paraId="47E0D071" w14:textId="3E5EDDD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2C133069" w14:textId="77777777" w:rsidTr="00372823">
        <w:tc>
          <w:tcPr>
            <w:tcW w:w="1803" w:type="dxa"/>
          </w:tcPr>
          <w:p w14:paraId="4F0E1BDC" w14:textId="77777777" w:rsidR="004A7367" w:rsidRPr="004A7367" w:rsidRDefault="004A7367" w:rsidP="004A7367">
            <w:pPr>
              <w:pStyle w:val="ListParagraph"/>
              <w:numPr>
                <w:ilvl w:val="0"/>
                <w:numId w:val="63"/>
              </w:numPr>
              <w:bidi/>
              <w:jc w:val="center"/>
              <w:rPr>
                <w:rFonts w:cs="B Lotus"/>
                <w:rtl/>
              </w:rPr>
            </w:pPr>
          </w:p>
        </w:tc>
        <w:tc>
          <w:tcPr>
            <w:tcW w:w="1803" w:type="dxa"/>
          </w:tcPr>
          <w:p w14:paraId="41BE40C6" w14:textId="5870DC77" w:rsidR="004A7367" w:rsidRPr="004A7367" w:rsidRDefault="004A7367" w:rsidP="004A7367">
            <w:pPr>
              <w:jc w:val="center"/>
              <w:rPr>
                <w:rFonts w:cs="B Lotus"/>
                <w:sz w:val="28"/>
                <w:szCs w:val="28"/>
                <w:rtl/>
              </w:rPr>
            </w:pPr>
            <w:r w:rsidRPr="004A7367">
              <w:rPr>
                <w:rFonts w:cs="B Lotus"/>
                <w:rtl/>
              </w:rPr>
              <w:t>1060</w:t>
            </w:r>
          </w:p>
        </w:tc>
        <w:tc>
          <w:tcPr>
            <w:tcW w:w="1803" w:type="dxa"/>
          </w:tcPr>
          <w:p w14:paraId="3AC7CA6A" w14:textId="7CC6A1E2" w:rsidR="004A7367" w:rsidRPr="004A7367" w:rsidRDefault="004A7367" w:rsidP="004A7367">
            <w:pPr>
              <w:jc w:val="center"/>
              <w:rPr>
                <w:rFonts w:cs="B Lotus"/>
                <w:sz w:val="28"/>
                <w:szCs w:val="28"/>
                <w:rtl/>
              </w:rPr>
            </w:pPr>
            <w:r w:rsidRPr="004A7367">
              <w:rPr>
                <w:rFonts w:cs="B Lotus" w:hint="cs"/>
                <w:rtl/>
              </w:rPr>
              <w:t>آیسک</w:t>
            </w:r>
          </w:p>
        </w:tc>
        <w:tc>
          <w:tcPr>
            <w:tcW w:w="1803" w:type="dxa"/>
          </w:tcPr>
          <w:p w14:paraId="1DAD2039" w14:textId="6B3D6771" w:rsidR="004A7367" w:rsidRPr="004A7367" w:rsidRDefault="004A7367" w:rsidP="004A7367">
            <w:pPr>
              <w:jc w:val="center"/>
              <w:rPr>
                <w:rFonts w:cs="B Lotus"/>
                <w:sz w:val="28"/>
                <w:szCs w:val="28"/>
                <w:rtl/>
              </w:rPr>
            </w:pPr>
            <w:r w:rsidRPr="004A7367">
              <w:rPr>
                <w:rFonts w:cs="B Lotus"/>
                <w:rtl/>
              </w:rPr>
              <w:t>30</w:t>
            </w:r>
          </w:p>
        </w:tc>
        <w:tc>
          <w:tcPr>
            <w:tcW w:w="1803" w:type="dxa"/>
          </w:tcPr>
          <w:p w14:paraId="15B9EAC6" w14:textId="2DB63C22"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5B070609" w14:textId="77777777" w:rsidTr="00372823">
        <w:tc>
          <w:tcPr>
            <w:tcW w:w="1803" w:type="dxa"/>
          </w:tcPr>
          <w:p w14:paraId="68AEEC52" w14:textId="77777777" w:rsidR="004A7367" w:rsidRPr="004A7367" w:rsidRDefault="004A7367" w:rsidP="004A7367">
            <w:pPr>
              <w:pStyle w:val="ListParagraph"/>
              <w:numPr>
                <w:ilvl w:val="0"/>
                <w:numId w:val="63"/>
              </w:numPr>
              <w:bidi/>
              <w:jc w:val="center"/>
              <w:rPr>
                <w:rFonts w:cs="B Lotus"/>
                <w:rtl/>
              </w:rPr>
            </w:pPr>
          </w:p>
        </w:tc>
        <w:tc>
          <w:tcPr>
            <w:tcW w:w="1803" w:type="dxa"/>
          </w:tcPr>
          <w:p w14:paraId="7734EC94" w14:textId="432DB559" w:rsidR="004A7367" w:rsidRPr="004A7367" w:rsidRDefault="004A7367" w:rsidP="004A7367">
            <w:pPr>
              <w:jc w:val="center"/>
              <w:rPr>
                <w:rFonts w:cs="B Lotus"/>
                <w:sz w:val="28"/>
                <w:szCs w:val="28"/>
                <w:rtl/>
              </w:rPr>
            </w:pPr>
            <w:r w:rsidRPr="004A7367">
              <w:rPr>
                <w:rFonts w:cs="B Lotus"/>
                <w:rtl/>
              </w:rPr>
              <w:t>1061</w:t>
            </w:r>
          </w:p>
        </w:tc>
        <w:tc>
          <w:tcPr>
            <w:tcW w:w="1803" w:type="dxa"/>
          </w:tcPr>
          <w:p w14:paraId="4464F20F" w14:textId="4B92FEBC" w:rsidR="004A7367" w:rsidRPr="004A7367" w:rsidRDefault="004A7367" w:rsidP="004A7367">
            <w:pPr>
              <w:jc w:val="center"/>
              <w:rPr>
                <w:rFonts w:cs="B Lotus"/>
                <w:sz w:val="28"/>
                <w:szCs w:val="28"/>
                <w:rtl/>
              </w:rPr>
            </w:pPr>
            <w:r w:rsidRPr="004A7367">
              <w:rPr>
                <w:rFonts w:cs="B Lotus" w:hint="cs"/>
                <w:rtl/>
              </w:rPr>
              <w:t>حاجی</w:t>
            </w:r>
            <w:r w:rsidRPr="004A7367">
              <w:rPr>
                <w:rFonts w:cs="B Lotus"/>
                <w:rtl/>
              </w:rPr>
              <w:t xml:space="preserve"> </w:t>
            </w:r>
            <w:r w:rsidRPr="004A7367">
              <w:rPr>
                <w:rFonts w:cs="B Lotus" w:hint="cs"/>
                <w:rtl/>
              </w:rPr>
              <w:t>آباد</w:t>
            </w:r>
            <w:r w:rsidRPr="004A7367">
              <w:rPr>
                <w:rFonts w:cs="B Lotus"/>
                <w:rtl/>
              </w:rPr>
              <w:t xml:space="preserve"> </w:t>
            </w:r>
            <w:r w:rsidRPr="004A7367">
              <w:rPr>
                <w:rFonts w:cs="B Lotus" w:hint="cs"/>
                <w:rtl/>
              </w:rPr>
              <w:t>زیرکوه</w:t>
            </w:r>
          </w:p>
        </w:tc>
        <w:tc>
          <w:tcPr>
            <w:tcW w:w="1803" w:type="dxa"/>
          </w:tcPr>
          <w:p w14:paraId="6FA712DF" w14:textId="61433F3F" w:rsidR="004A7367" w:rsidRPr="004A7367" w:rsidRDefault="004A7367" w:rsidP="004A7367">
            <w:pPr>
              <w:jc w:val="center"/>
              <w:rPr>
                <w:rFonts w:cs="B Lotus"/>
                <w:sz w:val="28"/>
                <w:szCs w:val="28"/>
                <w:rtl/>
              </w:rPr>
            </w:pPr>
            <w:r w:rsidRPr="004A7367">
              <w:rPr>
                <w:rFonts w:cs="B Lotus"/>
                <w:rtl/>
              </w:rPr>
              <w:t>30</w:t>
            </w:r>
          </w:p>
        </w:tc>
        <w:tc>
          <w:tcPr>
            <w:tcW w:w="1803" w:type="dxa"/>
          </w:tcPr>
          <w:p w14:paraId="778BE4A7" w14:textId="6BDE42A1"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26171CB2" w14:textId="77777777" w:rsidTr="00372823">
        <w:tc>
          <w:tcPr>
            <w:tcW w:w="1803" w:type="dxa"/>
          </w:tcPr>
          <w:p w14:paraId="1AE05493" w14:textId="77777777" w:rsidR="004A7367" w:rsidRPr="004A7367" w:rsidRDefault="004A7367" w:rsidP="004A7367">
            <w:pPr>
              <w:pStyle w:val="ListParagraph"/>
              <w:numPr>
                <w:ilvl w:val="0"/>
                <w:numId w:val="63"/>
              </w:numPr>
              <w:bidi/>
              <w:jc w:val="center"/>
              <w:rPr>
                <w:rFonts w:cs="B Lotus"/>
                <w:rtl/>
              </w:rPr>
            </w:pPr>
          </w:p>
        </w:tc>
        <w:tc>
          <w:tcPr>
            <w:tcW w:w="1803" w:type="dxa"/>
          </w:tcPr>
          <w:p w14:paraId="377F7484" w14:textId="48AF0629" w:rsidR="004A7367" w:rsidRPr="004A7367" w:rsidRDefault="004A7367" w:rsidP="004A7367">
            <w:pPr>
              <w:jc w:val="center"/>
              <w:rPr>
                <w:rFonts w:cs="B Lotus"/>
                <w:sz w:val="28"/>
                <w:szCs w:val="28"/>
                <w:rtl/>
              </w:rPr>
            </w:pPr>
            <w:r w:rsidRPr="004A7367">
              <w:rPr>
                <w:rFonts w:cs="B Lotus"/>
                <w:rtl/>
              </w:rPr>
              <w:t>1753</w:t>
            </w:r>
          </w:p>
        </w:tc>
        <w:tc>
          <w:tcPr>
            <w:tcW w:w="1803" w:type="dxa"/>
          </w:tcPr>
          <w:p w14:paraId="2FA5BF5A" w14:textId="7D8C2D7B" w:rsidR="004A7367" w:rsidRPr="004A7367" w:rsidRDefault="004A7367" w:rsidP="004A7367">
            <w:pPr>
              <w:jc w:val="center"/>
              <w:rPr>
                <w:rFonts w:cs="B Lotus"/>
                <w:sz w:val="28"/>
                <w:szCs w:val="28"/>
                <w:rtl/>
              </w:rPr>
            </w:pPr>
            <w:r w:rsidRPr="004A7367">
              <w:rPr>
                <w:rFonts w:cs="B Lotus" w:hint="cs"/>
                <w:rtl/>
              </w:rPr>
              <w:t>سه</w:t>
            </w:r>
            <w:r w:rsidRPr="004A7367">
              <w:rPr>
                <w:rFonts w:cs="B Lotus"/>
                <w:rtl/>
              </w:rPr>
              <w:t xml:space="preserve"> </w:t>
            </w:r>
            <w:r w:rsidRPr="004A7367">
              <w:rPr>
                <w:rFonts w:cs="B Lotus" w:hint="cs"/>
                <w:rtl/>
              </w:rPr>
              <w:t>قلعه</w:t>
            </w:r>
          </w:p>
        </w:tc>
        <w:tc>
          <w:tcPr>
            <w:tcW w:w="1803" w:type="dxa"/>
          </w:tcPr>
          <w:p w14:paraId="04AA998B" w14:textId="05B9B8AE" w:rsidR="004A7367" w:rsidRPr="004A7367" w:rsidRDefault="004A7367" w:rsidP="004A7367">
            <w:pPr>
              <w:jc w:val="center"/>
              <w:rPr>
                <w:rFonts w:cs="B Lotus"/>
                <w:sz w:val="28"/>
                <w:szCs w:val="28"/>
                <w:rtl/>
              </w:rPr>
            </w:pPr>
            <w:r w:rsidRPr="004A7367">
              <w:rPr>
                <w:rFonts w:cs="B Lotus"/>
                <w:rtl/>
              </w:rPr>
              <w:t>30</w:t>
            </w:r>
          </w:p>
        </w:tc>
        <w:tc>
          <w:tcPr>
            <w:tcW w:w="1803" w:type="dxa"/>
          </w:tcPr>
          <w:p w14:paraId="1FD125AA" w14:textId="40EE9B64"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24A93592" w14:textId="77777777" w:rsidTr="00372823">
        <w:tc>
          <w:tcPr>
            <w:tcW w:w="1803" w:type="dxa"/>
          </w:tcPr>
          <w:p w14:paraId="021554D9" w14:textId="77777777" w:rsidR="004A7367" w:rsidRPr="004A7367" w:rsidRDefault="004A7367" w:rsidP="004A7367">
            <w:pPr>
              <w:pStyle w:val="ListParagraph"/>
              <w:numPr>
                <w:ilvl w:val="0"/>
                <w:numId w:val="63"/>
              </w:numPr>
              <w:bidi/>
              <w:jc w:val="center"/>
              <w:rPr>
                <w:rFonts w:cs="B Lotus"/>
                <w:rtl/>
              </w:rPr>
            </w:pPr>
          </w:p>
        </w:tc>
        <w:tc>
          <w:tcPr>
            <w:tcW w:w="1803" w:type="dxa"/>
          </w:tcPr>
          <w:p w14:paraId="5FB4ABFC" w14:textId="1CCC1D4D" w:rsidR="004A7367" w:rsidRPr="004A7367" w:rsidRDefault="004A7367" w:rsidP="004A7367">
            <w:pPr>
              <w:jc w:val="center"/>
              <w:rPr>
                <w:rFonts w:cs="B Lotus"/>
                <w:sz w:val="28"/>
                <w:szCs w:val="28"/>
                <w:rtl/>
              </w:rPr>
            </w:pPr>
            <w:r w:rsidRPr="004A7367">
              <w:rPr>
                <w:rFonts w:cs="B Lotus"/>
                <w:rtl/>
              </w:rPr>
              <w:t>1864</w:t>
            </w:r>
          </w:p>
        </w:tc>
        <w:tc>
          <w:tcPr>
            <w:tcW w:w="1803" w:type="dxa"/>
          </w:tcPr>
          <w:p w14:paraId="3136BBCA" w14:textId="5D8CE1DF" w:rsidR="004A7367" w:rsidRPr="004A7367" w:rsidRDefault="004A7367" w:rsidP="004A7367">
            <w:pPr>
              <w:jc w:val="center"/>
              <w:rPr>
                <w:rFonts w:cs="B Lotus"/>
                <w:sz w:val="28"/>
                <w:szCs w:val="28"/>
                <w:rtl/>
              </w:rPr>
            </w:pPr>
            <w:r w:rsidRPr="004A7367">
              <w:rPr>
                <w:rFonts w:cs="B Lotus" w:hint="cs"/>
                <w:rtl/>
              </w:rPr>
              <w:t>زیرکوه</w:t>
            </w:r>
          </w:p>
        </w:tc>
        <w:tc>
          <w:tcPr>
            <w:tcW w:w="1803" w:type="dxa"/>
          </w:tcPr>
          <w:p w14:paraId="1BCEF4AC" w14:textId="00C20C1F" w:rsidR="004A7367" w:rsidRPr="004A7367" w:rsidRDefault="004A7367" w:rsidP="004A7367">
            <w:pPr>
              <w:jc w:val="center"/>
              <w:rPr>
                <w:rFonts w:cs="B Lotus"/>
                <w:sz w:val="28"/>
                <w:szCs w:val="28"/>
                <w:rtl/>
              </w:rPr>
            </w:pPr>
            <w:r w:rsidRPr="004A7367">
              <w:rPr>
                <w:rFonts w:cs="B Lotus"/>
                <w:rtl/>
              </w:rPr>
              <w:t>30</w:t>
            </w:r>
          </w:p>
        </w:tc>
        <w:tc>
          <w:tcPr>
            <w:tcW w:w="1803" w:type="dxa"/>
          </w:tcPr>
          <w:p w14:paraId="6D8D3E7A" w14:textId="2F57A82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6718A043" w14:textId="77777777" w:rsidTr="00372823">
        <w:tc>
          <w:tcPr>
            <w:tcW w:w="1803" w:type="dxa"/>
          </w:tcPr>
          <w:p w14:paraId="3BB9157B" w14:textId="77777777" w:rsidR="004A7367" w:rsidRPr="004A7367" w:rsidRDefault="004A7367" w:rsidP="004A7367">
            <w:pPr>
              <w:pStyle w:val="ListParagraph"/>
              <w:numPr>
                <w:ilvl w:val="0"/>
                <w:numId w:val="63"/>
              </w:numPr>
              <w:bidi/>
              <w:jc w:val="center"/>
              <w:rPr>
                <w:rFonts w:cs="B Lotus"/>
                <w:rtl/>
              </w:rPr>
            </w:pPr>
          </w:p>
        </w:tc>
        <w:tc>
          <w:tcPr>
            <w:tcW w:w="1803" w:type="dxa"/>
          </w:tcPr>
          <w:p w14:paraId="0A78F969" w14:textId="50DA9E0F" w:rsidR="004A7367" w:rsidRPr="004A7367" w:rsidRDefault="004A7367" w:rsidP="004A7367">
            <w:pPr>
              <w:jc w:val="center"/>
              <w:rPr>
                <w:rFonts w:cs="B Lotus"/>
                <w:sz w:val="28"/>
                <w:szCs w:val="28"/>
                <w:rtl/>
              </w:rPr>
            </w:pPr>
            <w:r w:rsidRPr="004A7367">
              <w:rPr>
                <w:rFonts w:cs="B Lotus"/>
                <w:rtl/>
              </w:rPr>
              <w:t>1866</w:t>
            </w:r>
          </w:p>
        </w:tc>
        <w:tc>
          <w:tcPr>
            <w:tcW w:w="1803" w:type="dxa"/>
          </w:tcPr>
          <w:p w14:paraId="5E04DCAD" w14:textId="6DEE8C23" w:rsidR="004A7367" w:rsidRPr="004A7367" w:rsidRDefault="004A7367" w:rsidP="004A7367">
            <w:pPr>
              <w:jc w:val="center"/>
              <w:rPr>
                <w:rFonts w:cs="B Lotus"/>
                <w:sz w:val="28"/>
                <w:szCs w:val="28"/>
                <w:rtl/>
              </w:rPr>
            </w:pPr>
            <w:r w:rsidRPr="004A7367">
              <w:rPr>
                <w:rFonts w:cs="B Lotus" w:hint="cs"/>
                <w:rtl/>
              </w:rPr>
              <w:t>اسدیه</w:t>
            </w:r>
          </w:p>
        </w:tc>
        <w:tc>
          <w:tcPr>
            <w:tcW w:w="1803" w:type="dxa"/>
          </w:tcPr>
          <w:p w14:paraId="7B92C724" w14:textId="73830569" w:rsidR="004A7367" w:rsidRPr="004A7367" w:rsidRDefault="004A7367" w:rsidP="004A7367">
            <w:pPr>
              <w:jc w:val="center"/>
              <w:rPr>
                <w:rFonts w:cs="B Lotus"/>
                <w:sz w:val="28"/>
                <w:szCs w:val="28"/>
                <w:rtl/>
              </w:rPr>
            </w:pPr>
            <w:r w:rsidRPr="004A7367">
              <w:rPr>
                <w:rFonts w:cs="B Lotus"/>
                <w:rtl/>
              </w:rPr>
              <w:t>30</w:t>
            </w:r>
          </w:p>
        </w:tc>
        <w:tc>
          <w:tcPr>
            <w:tcW w:w="1803" w:type="dxa"/>
          </w:tcPr>
          <w:p w14:paraId="48EE984E" w14:textId="0473802A"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جنوبی</w:t>
            </w:r>
          </w:p>
        </w:tc>
      </w:tr>
      <w:tr w:rsidR="004A7367" w:rsidRPr="004A7367" w14:paraId="08DCCF54" w14:textId="77777777" w:rsidTr="00372823">
        <w:tc>
          <w:tcPr>
            <w:tcW w:w="1803" w:type="dxa"/>
          </w:tcPr>
          <w:p w14:paraId="4E818985" w14:textId="77777777" w:rsidR="004A7367" w:rsidRPr="004A7367" w:rsidRDefault="004A7367" w:rsidP="004A7367">
            <w:pPr>
              <w:pStyle w:val="ListParagraph"/>
              <w:numPr>
                <w:ilvl w:val="0"/>
                <w:numId w:val="63"/>
              </w:numPr>
              <w:bidi/>
              <w:jc w:val="center"/>
              <w:rPr>
                <w:rFonts w:cs="B Lotus"/>
                <w:rtl/>
              </w:rPr>
            </w:pPr>
          </w:p>
        </w:tc>
        <w:tc>
          <w:tcPr>
            <w:tcW w:w="1803" w:type="dxa"/>
          </w:tcPr>
          <w:p w14:paraId="36C91603" w14:textId="5E0877D7" w:rsidR="004A7367" w:rsidRPr="004A7367" w:rsidRDefault="004A7367" w:rsidP="004A7367">
            <w:pPr>
              <w:jc w:val="center"/>
              <w:rPr>
                <w:rFonts w:cs="B Lotus"/>
                <w:sz w:val="28"/>
                <w:szCs w:val="28"/>
                <w:rtl/>
              </w:rPr>
            </w:pPr>
            <w:r w:rsidRPr="004A7367">
              <w:rPr>
                <w:rFonts w:cs="B Lotus"/>
                <w:rtl/>
              </w:rPr>
              <w:t>470</w:t>
            </w:r>
          </w:p>
        </w:tc>
        <w:tc>
          <w:tcPr>
            <w:tcW w:w="1803" w:type="dxa"/>
          </w:tcPr>
          <w:p w14:paraId="5B5E4B9A" w14:textId="05EA4FDF" w:rsidR="004A7367" w:rsidRPr="004A7367" w:rsidRDefault="004A7367" w:rsidP="004A7367">
            <w:pPr>
              <w:jc w:val="center"/>
              <w:rPr>
                <w:rFonts w:cs="B Lotus"/>
                <w:sz w:val="28"/>
                <w:szCs w:val="28"/>
                <w:rtl/>
              </w:rPr>
            </w:pPr>
            <w:r w:rsidRPr="004A7367">
              <w:rPr>
                <w:rFonts w:cs="B Lotus" w:hint="cs"/>
                <w:rtl/>
              </w:rPr>
              <w:t>بجنورد</w:t>
            </w:r>
          </w:p>
        </w:tc>
        <w:tc>
          <w:tcPr>
            <w:tcW w:w="1803" w:type="dxa"/>
          </w:tcPr>
          <w:p w14:paraId="4B873CF8" w14:textId="0906CC8C" w:rsidR="004A7367" w:rsidRPr="004A7367" w:rsidRDefault="004A7367" w:rsidP="004A7367">
            <w:pPr>
              <w:jc w:val="center"/>
              <w:rPr>
                <w:rFonts w:cs="B Lotus"/>
                <w:sz w:val="28"/>
                <w:szCs w:val="28"/>
                <w:rtl/>
              </w:rPr>
            </w:pPr>
            <w:r w:rsidRPr="004A7367">
              <w:rPr>
                <w:rFonts w:cs="B Lotus"/>
                <w:rtl/>
              </w:rPr>
              <w:t>31</w:t>
            </w:r>
          </w:p>
        </w:tc>
        <w:tc>
          <w:tcPr>
            <w:tcW w:w="1803" w:type="dxa"/>
          </w:tcPr>
          <w:p w14:paraId="1E3AD0C2" w14:textId="64E1C29E"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578E1182" w14:textId="77777777" w:rsidTr="00372823">
        <w:tc>
          <w:tcPr>
            <w:tcW w:w="1803" w:type="dxa"/>
          </w:tcPr>
          <w:p w14:paraId="5117A29B" w14:textId="77777777" w:rsidR="004A7367" w:rsidRPr="004A7367" w:rsidRDefault="004A7367" w:rsidP="004A7367">
            <w:pPr>
              <w:pStyle w:val="ListParagraph"/>
              <w:numPr>
                <w:ilvl w:val="0"/>
                <w:numId w:val="63"/>
              </w:numPr>
              <w:bidi/>
              <w:jc w:val="center"/>
              <w:rPr>
                <w:rFonts w:cs="B Lotus"/>
                <w:rtl/>
              </w:rPr>
            </w:pPr>
          </w:p>
        </w:tc>
        <w:tc>
          <w:tcPr>
            <w:tcW w:w="1803" w:type="dxa"/>
          </w:tcPr>
          <w:p w14:paraId="1A0A7580" w14:textId="43F4043C" w:rsidR="004A7367" w:rsidRPr="004A7367" w:rsidRDefault="004A7367" w:rsidP="004A7367">
            <w:pPr>
              <w:jc w:val="center"/>
              <w:rPr>
                <w:rFonts w:cs="B Lotus"/>
                <w:sz w:val="28"/>
                <w:szCs w:val="28"/>
                <w:rtl/>
              </w:rPr>
            </w:pPr>
            <w:r w:rsidRPr="004A7367">
              <w:rPr>
                <w:rFonts w:cs="B Lotus"/>
                <w:rtl/>
              </w:rPr>
              <w:t>471</w:t>
            </w:r>
          </w:p>
        </w:tc>
        <w:tc>
          <w:tcPr>
            <w:tcW w:w="1803" w:type="dxa"/>
          </w:tcPr>
          <w:p w14:paraId="1E4A7AE1" w14:textId="03534DAA" w:rsidR="004A7367" w:rsidRPr="004A7367" w:rsidRDefault="004A7367" w:rsidP="004A7367">
            <w:pPr>
              <w:jc w:val="center"/>
              <w:rPr>
                <w:rFonts w:cs="B Lotus"/>
                <w:sz w:val="28"/>
                <w:szCs w:val="28"/>
                <w:rtl/>
              </w:rPr>
            </w:pPr>
            <w:r w:rsidRPr="004A7367">
              <w:rPr>
                <w:rFonts w:cs="B Lotus" w:hint="cs"/>
                <w:rtl/>
              </w:rPr>
              <w:t>اسفراین</w:t>
            </w:r>
          </w:p>
        </w:tc>
        <w:tc>
          <w:tcPr>
            <w:tcW w:w="1803" w:type="dxa"/>
          </w:tcPr>
          <w:p w14:paraId="2A58D93D" w14:textId="2DD71A65" w:rsidR="004A7367" w:rsidRPr="004A7367" w:rsidRDefault="004A7367" w:rsidP="004A7367">
            <w:pPr>
              <w:jc w:val="center"/>
              <w:rPr>
                <w:rFonts w:cs="B Lotus"/>
                <w:sz w:val="28"/>
                <w:szCs w:val="28"/>
                <w:rtl/>
              </w:rPr>
            </w:pPr>
            <w:r w:rsidRPr="004A7367">
              <w:rPr>
                <w:rFonts w:cs="B Lotus"/>
                <w:rtl/>
              </w:rPr>
              <w:t>31</w:t>
            </w:r>
          </w:p>
        </w:tc>
        <w:tc>
          <w:tcPr>
            <w:tcW w:w="1803" w:type="dxa"/>
          </w:tcPr>
          <w:p w14:paraId="2D92C849" w14:textId="301C71E8"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629028A6" w14:textId="77777777" w:rsidTr="00372823">
        <w:tc>
          <w:tcPr>
            <w:tcW w:w="1803" w:type="dxa"/>
          </w:tcPr>
          <w:p w14:paraId="513C37B9" w14:textId="77777777" w:rsidR="004A7367" w:rsidRPr="004A7367" w:rsidRDefault="004A7367" w:rsidP="004A7367">
            <w:pPr>
              <w:pStyle w:val="ListParagraph"/>
              <w:numPr>
                <w:ilvl w:val="0"/>
                <w:numId w:val="63"/>
              </w:numPr>
              <w:bidi/>
              <w:jc w:val="center"/>
              <w:rPr>
                <w:rFonts w:cs="B Lotus"/>
                <w:rtl/>
              </w:rPr>
            </w:pPr>
          </w:p>
        </w:tc>
        <w:tc>
          <w:tcPr>
            <w:tcW w:w="1803" w:type="dxa"/>
          </w:tcPr>
          <w:p w14:paraId="00428DC2" w14:textId="4E4A9A43" w:rsidR="004A7367" w:rsidRPr="004A7367" w:rsidRDefault="004A7367" w:rsidP="004A7367">
            <w:pPr>
              <w:jc w:val="center"/>
              <w:rPr>
                <w:rFonts w:cs="B Lotus"/>
                <w:sz w:val="28"/>
                <w:szCs w:val="28"/>
                <w:rtl/>
              </w:rPr>
            </w:pPr>
            <w:r w:rsidRPr="004A7367">
              <w:rPr>
                <w:rFonts w:cs="B Lotus"/>
                <w:rtl/>
              </w:rPr>
              <w:t>472</w:t>
            </w:r>
          </w:p>
        </w:tc>
        <w:tc>
          <w:tcPr>
            <w:tcW w:w="1803" w:type="dxa"/>
          </w:tcPr>
          <w:p w14:paraId="144503AD" w14:textId="1F0CD309" w:rsidR="004A7367" w:rsidRPr="004A7367" w:rsidRDefault="004A7367" w:rsidP="004A7367">
            <w:pPr>
              <w:jc w:val="center"/>
              <w:rPr>
                <w:rFonts w:cs="B Lotus"/>
                <w:sz w:val="28"/>
                <w:szCs w:val="28"/>
                <w:rtl/>
              </w:rPr>
            </w:pPr>
            <w:r w:rsidRPr="004A7367">
              <w:rPr>
                <w:rFonts w:cs="B Lotus" w:hint="cs"/>
                <w:rtl/>
              </w:rPr>
              <w:t>جاجرم</w:t>
            </w:r>
          </w:p>
        </w:tc>
        <w:tc>
          <w:tcPr>
            <w:tcW w:w="1803" w:type="dxa"/>
          </w:tcPr>
          <w:p w14:paraId="36AAC02B" w14:textId="4A08B9D0" w:rsidR="004A7367" w:rsidRPr="004A7367" w:rsidRDefault="004A7367" w:rsidP="004A7367">
            <w:pPr>
              <w:jc w:val="center"/>
              <w:rPr>
                <w:rFonts w:cs="B Lotus"/>
                <w:sz w:val="28"/>
                <w:szCs w:val="28"/>
                <w:rtl/>
              </w:rPr>
            </w:pPr>
            <w:r w:rsidRPr="004A7367">
              <w:rPr>
                <w:rFonts w:cs="B Lotus"/>
                <w:rtl/>
              </w:rPr>
              <w:t>31</w:t>
            </w:r>
          </w:p>
        </w:tc>
        <w:tc>
          <w:tcPr>
            <w:tcW w:w="1803" w:type="dxa"/>
          </w:tcPr>
          <w:p w14:paraId="4F9AFBEE" w14:textId="4BCD4D95"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0FCD6B45" w14:textId="77777777" w:rsidTr="00372823">
        <w:tc>
          <w:tcPr>
            <w:tcW w:w="1803" w:type="dxa"/>
          </w:tcPr>
          <w:p w14:paraId="44385744" w14:textId="77777777" w:rsidR="004A7367" w:rsidRPr="004A7367" w:rsidRDefault="004A7367" w:rsidP="004A7367">
            <w:pPr>
              <w:pStyle w:val="ListParagraph"/>
              <w:numPr>
                <w:ilvl w:val="0"/>
                <w:numId w:val="63"/>
              </w:numPr>
              <w:bidi/>
              <w:jc w:val="center"/>
              <w:rPr>
                <w:rFonts w:cs="B Lotus"/>
                <w:rtl/>
              </w:rPr>
            </w:pPr>
          </w:p>
        </w:tc>
        <w:tc>
          <w:tcPr>
            <w:tcW w:w="1803" w:type="dxa"/>
          </w:tcPr>
          <w:p w14:paraId="4F74515B" w14:textId="1E2631FC" w:rsidR="004A7367" w:rsidRPr="004A7367" w:rsidRDefault="004A7367" w:rsidP="004A7367">
            <w:pPr>
              <w:jc w:val="center"/>
              <w:rPr>
                <w:rFonts w:cs="B Lotus"/>
                <w:sz w:val="28"/>
                <w:szCs w:val="28"/>
                <w:rtl/>
              </w:rPr>
            </w:pPr>
            <w:r w:rsidRPr="004A7367">
              <w:rPr>
                <w:rFonts w:cs="B Lotus"/>
                <w:rtl/>
              </w:rPr>
              <w:t>473</w:t>
            </w:r>
          </w:p>
        </w:tc>
        <w:tc>
          <w:tcPr>
            <w:tcW w:w="1803" w:type="dxa"/>
          </w:tcPr>
          <w:p w14:paraId="3C61DCDC" w14:textId="3A5856C1" w:rsidR="004A7367" w:rsidRPr="004A7367" w:rsidRDefault="004A7367" w:rsidP="004A7367">
            <w:pPr>
              <w:jc w:val="center"/>
              <w:rPr>
                <w:rFonts w:cs="B Lotus"/>
                <w:sz w:val="28"/>
                <w:szCs w:val="28"/>
                <w:rtl/>
              </w:rPr>
            </w:pPr>
            <w:r w:rsidRPr="004A7367">
              <w:rPr>
                <w:rFonts w:cs="B Lotus" w:hint="cs"/>
                <w:rtl/>
              </w:rPr>
              <w:t>شیروان</w:t>
            </w:r>
          </w:p>
        </w:tc>
        <w:tc>
          <w:tcPr>
            <w:tcW w:w="1803" w:type="dxa"/>
          </w:tcPr>
          <w:p w14:paraId="1162C4BB" w14:textId="6A050B85" w:rsidR="004A7367" w:rsidRPr="004A7367" w:rsidRDefault="004A7367" w:rsidP="004A7367">
            <w:pPr>
              <w:jc w:val="center"/>
              <w:rPr>
                <w:rFonts w:cs="B Lotus"/>
                <w:sz w:val="28"/>
                <w:szCs w:val="28"/>
                <w:rtl/>
              </w:rPr>
            </w:pPr>
            <w:r w:rsidRPr="004A7367">
              <w:rPr>
                <w:rFonts w:cs="B Lotus"/>
                <w:rtl/>
              </w:rPr>
              <w:t>31</w:t>
            </w:r>
          </w:p>
        </w:tc>
        <w:tc>
          <w:tcPr>
            <w:tcW w:w="1803" w:type="dxa"/>
          </w:tcPr>
          <w:p w14:paraId="1522077D" w14:textId="5E97CC40"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377B0D1B" w14:textId="77777777" w:rsidTr="00372823">
        <w:tc>
          <w:tcPr>
            <w:tcW w:w="1803" w:type="dxa"/>
          </w:tcPr>
          <w:p w14:paraId="6D938CC3" w14:textId="77777777" w:rsidR="004A7367" w:rsidRPr="004A7367" w:rsidRDefault="004A7367" w:rsidP="004A7367">
            <w:pPr>
              <w:pStyle w:val="ListParagraph"/>
              <w:numPr>
                <w:ilvl w:val="0"/>
                <w:numId w:val="63"/>
              </w:numPr>
              <w:bidi/>
              <w:jc w:val="center"/>
              <w:rPr>
                <w:rFonts w:cs="B Lotus"/>
                <w:rtl/>
              </w:rPr>
            </w:pPr>
          </w:p>
        </w:tc>
        <w:tc>
          <w:tcPr>
            <w:tcW w:w="1803" w:type="dxa"/>
          </w:tcPr>
          <w:p w14:paraId="5698ED36" w14:textId="0083926A" w:rsidR="004A7367" w:rsidRPr="004A7367" w:rsidRDefault="004A7367" w:rsidP="004A7367">
            <w:pPr>
              <w:jc w:val="center"/>
              <w:rPr>
                <w:rFonts w:cs="B Lotus"/>
                <w:sz w:val="28"/>
                <w:szCs w:val="28"/>
                <w:rtl/>
              </w:rPr>
            </w:pPr>
            <w:r w:rsidRPr="004A7367">
              <w:rPr>
                <w:rFonts w:cs="B Lotus"/>
                <w:rtl/>
              </w:rPr>
              <w:t>474</w:t>
            </w:r>
          </w:p>
        </w:tc>
        <w:tc>
          <w:tcPr>
            <w:tcW w:w="1803" w:type="dxa"/>
          </w:tcPr>
          <w:p w14:paraId="43D124D5" w14:textId="529493D8" w:rsidR="004A7367" w:rsidRPr="004A7367" w:rsidRDefault="004A7367" w:rsidP="004A7367">
            <w:pPr>
              <w:jc w:val="center"/>
              <w:rPr>
                <w:rFonts w:cs="B Lotus"/>
                <w:sz w:val="28"/>
                <w:szCs w:val="28"/>
                <w:rtl/>
              </w:rPr>
            </w:pPr>
            <w:r w:rsidRPr="004A7367">
              <w:rPr>
                <w:rFonts w:cs="B Lotus" w:hint="cs"/>
                <w:rtl/>
              </w:rPr>
              <w:t>گرمه</w:t>
            </w:r>
          </w:p>
        </w:tc>
        <w:tc>
          <w:tcPr>
            <w:tcW w:w="1803" w:type="dxa"/>
          </w:tcPr>
          <w:p w14:paraId="497ECEA7" w14:textId="28F8AD2C" w:rsidR="004A7367" w:rsidRPr="004A7367" w:rsidRDefault="004A7367" w:rsidP="004A7367">
            <w:pPr>
              <w:jc w:val="center"/>
              <w:rPr>
                <w:rFonts w:cs="B Lotus"/>
                <w:sz w:val="28"/>
                <w:szCs w:val="28"/>
                <w:rtl/>
              </w:rPr>
            </w:pPr>
            <w:r w:rsidRPr="004A7367">
              <w:rPr>
                <w:rFonts w:cs="B Lotus"/>
                <w:rtl/>
              </w:rPr>
              <w:t>31</w:t>
            </w:r>
          </w:p>
        </w:tc>
        <w:tc>
          <w:tcPr>
            <w:tcW w:w="1803" w:type="dxa"/>
          </w:tcPr>
          <w:p w14:paraId="20CABD41" w14:textId="67183EE8"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596005FC" w14:textId="77777777" w:rsidTr="00372823">
        <w:tc>
          <w:tcPr>
            <w:tcW w:w="1803" w:type="dxa"/>
          </w:tcPr>
          <w:p w14:paraId="28A5BD9B" w14:textId="77777777" w:rsidR="004A7367" w:rsidRPr="004A7367" w:rsidRDefault="004A7367" w:rsidP="004A7367">
            <w:pPr>
              <w:pStyle w:val="ListParagraph"/>
              <w:numPr>
                <w:ilvl w:val="0"/>
                <w:numId w:val="63"/>
              </w:numPr>
              <w:bidi/>
              <w:jc w:val="center"/>
              <w:rPr>
                <w:rFonts w:cs="B Lotus"/>
                <w:rtl/>
              </w:rPr>
            </w:pPr>
          </w:p>
        </w:tc>
        <w:tc>
          <w:tcPr>
            <w:tcW w:w="1803" w:type="dxa"/>
          </w:tcPr>
          <w:p w14:paraId="06B28E64" w14:textId="283246E4" w:rsidR="004A7367" w:rsidRPr="004A7367" w:rsidRDefault="004A7367" w:rsidP="004A7367">
            <w:pPr>
              <w:jc w:val="center"/>
              <w:rPr>
                <w:rFonts w:cs="B Lotus"/>
                <w:sz w:val="28"/>
                <w:szCs w:val="28"/>
                <w:rtl/>
              </w:rPr>
            </w:pPr>
            <w:r w:rsidRPr="004A7367">
              <w:rPr>
                <w:rFonts w:cs="B Lotus"/>
                <w:rtl/>
              </w:rPr>
              <w:t>475</w:t>
            </w:r>
          </w:p>
        </w:tc>
        <w:tc>
          <w:tcPr>
            <w:tcW w:w="1803" w:type="dxa"/>
          </w:tcPr>
          <w:p w14:paraId="0B0D540B" w14:textId="2BD64EEE" w:rsidR="004A7367" w:rsidRPr="004A7367" w:rsidRDefault="004A7367" w:rsidP="004A7367">
            <w:pPr>
              <w:jc w:val="center"/>
              <w:rPr>
                <w:rFonts w:cs="B Lotus"/>
                <w:sz w:val="28"/>
                <w:szCs w:val="28"/>
                <w:rtl/>
              </w:rPr>
            </w:pPr>
            <w:r w:rsidRPr="004A7367">
              <w:rPr>
                <w:rFonts w:cs="B Lotus" w:hint="cs"/>
                <w:rtl/>
              </w:rPr>
              <w:t>فاروج</w:t>
            </w:r>
          </w:p>
        </w:tc>
        <w:tc>
          <w:tcPr>
            <w:tcW w:w="1803" w:type="dxa"/>
          </w:tcPr>
          <w:p w14:paraId="195DE8F0" w14:textId="579EB97B" w:rsidR="004A7367" w:rsidRPr="004A7367" w:rsidRDefault="004A7367" w:rsidP="004A7367">
            <w:pPr>
              <w:jc w:val="center"/>
              <w:rPr>
                <w:rFonts w:cs="B Lotus"/>
                <w:sz w:val="28"/>
                <w:szCs w:val="28"/>
                <w:rtl/>
              </w:rPr>
            </w:pPr>
            <w:r w:rsidRPr="004A7367">
              <w:rPr>
                <w:rFonts w:cs="B Lotus"/>
                <w:rtl/>
              </w:rPr>
              <w:t>31</w:t>
            </w:r>
          </w:p>
        </w:tc>
        <w:tc>
          <w:tcPr>
            <w:tcW w:w="1803" w:type="dxa"/>
          </w:tcPr>
          <w:p w14:paraId="42BE08D8" w14:textId="7F3E8649"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4AC6655E" w14:textId="77777777" w:rsidTr="00372823">
        <w:tc>
          <w:tcPr>
            <w:tcW w:w="1803" w:type="dxa"/>
          </w:tcPr>
          <w:p w14:paraId="17F07919" w14:textId="77777777" w:rsidR="004A7367" w:rsidRPr="004A7367" w:rsidRDefault="004A7367" w:rsidP="004A7367">
            <w:pPr>
              <w:pStyle w:val="ListParagraph"/>
              <w:numPr>
                <w:ilvl w:val="0"/>
                <w:numId w:val="63"/>
              </w:numPr>
              <w:bidi/>
              <w:jc w:val="center"/>
              <w:rPr>
                <w:rFonts w:cs="B Lotus"/>
                <w:rtl/>
              </w:rPr>
            </w:pPr>
          </w:p>
        </w:tc>
        <w:tc>
          <w:tcPr>
            <w:tcW w:w="1803" w:type="dxa"/>
          </w:tcPr>
          <w:p w14:paraId="53D284F0" w14:textId="1CB2A039" w:rsidR="004A7367" w:rsidRPr="004A7367" w:rsidRDefault="004A7367" w:rsidP="004A7367">
            <w:pPr>
              <w:jc w:val="center"/>
              <w:rPr>
                <w:rFonts w:cs="B Lotus"/>
                <w:sz w:val="28"/>
                <w:szCs w:val="28"/>
                <w:rtl/>
              </w:rPr>
            </w:pPr>
            <w:r w:rsidRPr="004A7367">
              <w:rPr>
                <w:rFonts w:cs="B Lotus"/>
                <w:rtl/>
              </w:rPr>
              <w:t>476</w:t>
            </w:r>
          </w:p>
        </w:tc>
        <w:tc>
          <w:tcPr>
            <w:tcW w:w="1803" w:type="dxa"/>
          </w:tcPr>
          <w:p w14:paraId="4E42D6B6" w14:textId="0BB96E5F" w:rsidR="004A7367" w:rsidRPr="004A7367" w:rsidRDefault="004A7367" w:rsidP="004A7367">
            <w:pPr>
              <w:jc w:val="center"/>
              <w:rPr>
                <w:rFonts w:cs="B Lotus"/>
                <w:sz w:val="28"/>
                <w:szCs w:val="28"/>
                <w:rtl/>
              </w:rPr>
            </w:pPr>
            <w:r w:rsidRPr="004A7367">
              <w:rPr>
                <w:rFonts w:cs="B Lotus" w:hint="cs"/>
                <w:rtl/>
              </w:rPr>
              <w:t>مانه</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سملقان</w:t>
            </w:r>
          </w:p>
        </w:tc>
        <w:tc>
          <w:tcPr>
            <w:tcW w:w="1803" w:type="dxa"/>
          </w:tcPr>
          <w:p w14:paraId="7533D0B1" w14:textId="63CBE6CF" w:rsidR="004A7367" w:rsidRPr="004A7367" w:rsidRDefault="004A7367" w:rsidP="004A7367">
            <w:pPr>
              <w:jc w:val="center"/>
              <w:rPr>
                <w:rFonts w:cs="B Lotus"/>
                <w:sz w:val="28"/>
                <w:szCs w:val="28"/>
                <w:rtl/>
              </w:rPr>
            </w:pPr>
            <w:r w:rsidRPr="004A7367">
              <w:rPr>
                <w:rFonts w:cs="B Lotus"/>
                <w:rtl/>
              </w:rPr>
              <w:t>31</w:t>
            </w:r>
          </w:p>
        </w:tc>
        <w:tc>
          <w:tcPr>
            <w:tcW w:w="1803" w:type="dxa"/>
          </w:tcPr>
          <w:p w14:paraId="5FDA0891" w14:textId="20628B29"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30DFE3F9" w14:textId="77777777" w:rsidTr="00372823">
        <w:tc>
          <w:tcPr>
            <w:tcW w:w="1803" w:type="dxa"/>
          </w:tcPr>
          <w:p w14:paraId="7D766741" w14:textId="77777777" w:rsidR="004A7367" w:rsidRPr="004A7367" w:rsidRDefault="004A7367" w:rsidP="004A7367">
            <w:pPr>
              <w:pStyle w:val="ListParagraph"/>
              <w:numPr>
                <w:ilvl w:val="0"/>
                <w:numId w:val="63"/>
              </w:numPr>
              <w:bidi/>
              <w:jc w:val="center"/>
              <w:rPr>
                <w:rFonts w:cs="B Lotus"/>
                <w:rtl/>
              </w:rPr>
            </w:pPr>
          </w:p>
        </w:tc>
        <w:tc>
          <w:tcPr>
            <w:tcW w:w="1803" w:type="dxa"/>
          </w:tcPr>
          <w:p w14:paraId="382B984C" w14:textId="7F817650" w:rsidR="004A7367" w:rsidRPr="004A7367" w:rsidRDefault="004A7367" w:rsidP="004A7367">
            <w:pPr>
              <w:jc w:val="center"/>
              <w:rPr>
                <w:rFonts w:cs="B Lotus"/>
                <w:sz w:val="28"/>
                <w:szCs w:val="28"/>
                <w:rtl/>
              </w:rPr>
            </w:pPr>
            <w:r w:rsidRPr="004A7367">
              <w:rPr>
                <w:rFonts w:cs="B Lotus"/>
                <w:rtl/>
              </w:rPr>
              <w:t>899</w:t>
            </w:r>
          </w:p>
        </w:tc>
        <w:tc>
          <w:tcPr>
            <w:tcW w:w="1803" w:type="dxa"/>
          </w:tcPr>
          <w:p w14:paraId="7B7E6A95" w14:textId="24A4D3C6" w:rsidR="004A7367" w:rsidRPr="004A7367" w:rsidRDefault="004A7367" w:rsidP="004A7367">
            <w:pPr>
              <w:jc w:val="center"/>
              <w:rPr>
                <w:rFonts w:cs="B Lotus"/>
                <w:sz w:val="28"/>
                <w:szCs w:val="28"/>
                <w:rtl/>
              </w:rPr>
            </w:pPr>
            <w:r w:rsidRPr="004A7367">
              <w:rPr>
                <w:rFonts w:cs="B Lotus" w:hint="cs"/>
                <w:rtl/>
              </w:rPr>
              <w:t>آشخانه</w:t>
            </w:r>
          </w:p>
        </w:tc>
        <w:tc>
          <w:tcPr>
            <w:tcW w:w="1803" w:type="dxa"/>
          </w:tcPr>
          <w:p w14:paraId="3BCBC134" w14:textId="625D1E61" w:rsidR="004A7367" w:rsidRPr="004A7367" w:rsidRDefault="004A7367" w:rsidP="004A7367">
            <w:pPr>
              <w:jc w:val="center"/>
              <w:rPr>
                <w:rFonts w:cs="B Lotus"/>
                <w:sz w:val="28"/>
                <w:szCs w:val="28"/>
                <w:rtl/>
              </w:rPr>
            </w:pPr>
            <w:r w:rsidRPr="004A7367">
              <w:rPr>
                <w:rFonts w:cs="B Lotus"/>
                <w:rtl/>
              </w:rPr>
              <w:t>31</w:t>
            </w:r>
          </w:p>
        </w:tc>
        <w:tc>
          <w:tcPr>
            <w:tcW w:w="1803" w:type="dxa"/>
          </w:tcPr>
          <w:p w14:paraId="12BFB119" w14:textId="29636C12"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628D1BE9" w14:textId="77777777" w:rsidTr="00372823">
        <w:tc>
          <w:tcPr>
            <w:tcW w:w="1803" w:type="dxa"/>
          </w:tcPr>
          <w:p w14:paraId="189E1EBE" w14:textId="77777777" w:rsidR="004A7367" w:rsidRPr="004A7367" w:rsidRDefault="004A7367" w:rsidP="004A7367">
            <w:pPr>
              <w:pStyle w:val="ListParagraph"/>
              <w:numPr>
                <w:ilvl w:val="0"/>
                <w:numId w:val="63"/>
              </w:numPr>
              <w:bidi/>
              <w:jc w:val="center"/>
              <w:rPr>
                <w:rFonts w:cs="B Lotus"/>
                <w:rtl/>
              </w:rPr>
            </w:pPr>
          </w:p>
        </w:tc>
        <w:tc>
          <w:tcPr>
            <w:tcW w:w="1803" w:type="dxa"/>
          </w:tcPr>
          <w:p w14:paraId="18398F3E" w14:textId="6635B98A" w:rsidR="004A7367" w:rsidRPr="004A7367" w:rsidRDefault="004A7367" w:rsidP="004A7367">
            <w:pPr>
              <w:jc w:val="center"/>
              <w:rPr>
                <w:rFonts w:cs="B Lotus"/>
                <w:sz w:val="28"/>
                <w:szCs w:val="28"/>
                <w:rtl/>
              </w:rPr>
            </w:pPr>
            <w:r w:rsidRPr="004A7367">
              <w:rPr>
                <w:rFonts w:cs="B Lotus"/>
                <w:rtl/>
              </w:rPr>
              <w:t>1120</w:t>
            </w:r>
          </w:p>
        </w:tc>
        <w:tc>
          <w:tcPr>
            <w:tcW w:w="1803" w:type="dxa"/>
          </w:tcPr>
          <w:p w14:paraId="7338F172" w14:textId="361BDC84" w:rsidR="004A7367" w:rsidRPr="004A7367" w:rsidRDefault="004A7367" w:rsidP="004A7367">
            <w:pPr>
              <w:jc w:val="center"/>
              <w:rPr>
                <w:rFonts w:cs="B Lotus"/>
                <w:sz w:val="28"/>
                <w:szCs w:val="28"/>
                <w:rtl/>
              </w:rPr>
            </w:pPr>
            <w:r w:rsidRPr="004A7367">
              <w:rPr>
                <w:rFonts w:cs="B Lotus" w:hint="cs"/>
                <w:rtl/>
              </w:rPr>
              <w:t>راز</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جرگلان</w:t>
            </w:r>
          </w:p>
        </w:tc>
        <w:tc>
          <w:tcPr>
            <w:tcW w:w="1803" w:type="dxa"/>
          </w:tcPr>
          <w:p w14:paraId="6A939DE5" w14:textId="65E797AE" w:rsidR="004A7367" w:rsidRPr="004A7367" w:rsidRDefault="004A7367" w:rsidP="004A7367">
            <w:pPr>
              <w:jc w:val="center"/>
              <w:rPr>
                <w:rFonts w:cs="B Lotus"/>
                <w:sz w:val="28"/>
                <w:szCs w:val="28"/>
                <w:rtl/>
              </w:rPr>
            </w:pPr>
            <w:r w:rsidRPr="004A7367">
              <w:rPr>
                <w:rFonts w:cs="B Lotus"/>
                <w:rtl/>
              </w:rPr>
              <w:t>31</w:t>
            </w:r>
          </w:p>
        </w:tc>
        <w:tc>
          <w:tcPr>
            <w:tcW w:w="1803" w:type="dxa"/>
          </w:tcPr>
          <w:p w14:paraId="3C1D4138" w14:textId="00B2E55A"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2EF539E0" w14:textId="77777777" w:rsidTr="00372823">
        <w:tc>
          <w:tcPr>
            <w:tcW w:w="1803" w:type="dxa"/>
          </w:tcPr>
          <w:p w14:paraId="0A5E0DDA" w14:textId="77777777" w:rsidR="004A7367" w:rsidRPr="004A7367" w:rsidRDefault="004A7367" w:rsidP="004A7367">
            <w:pPr>
              <w:pStyle w:val="ListParagraph"/>
              <w:numPr>
                <w:ilvl w:val="0"/>
                <w:numId w:val="63"/>
              </w:numPr>
              <w:bidi/>
              <w:jc w:val="center"/>
              <w:rPr>
                <w:rFonts w:cs="B Lotus"/>
                <w:rtl/>
              </w:rPr>
            </w:pPr>
          </w:p>
        </w:tc>
        <w:tc>
          <w:tcPr>
            <w:tcW w:w="1803" w:type="dxa"/>
          </w:tcPr>
          <w:p w14:paraId="5A74A371" w14:textId="6A1559D3" w:rsidR="004A7367" w:rsidRPr="004A7367" w:rsidRDefault="004A7367" w:rsidP="004A7367">
            <w:pPr>
              <w:jc w:val="center"/>
              <w:rPr>
                <w:rFonts w:cs="B Lotus"/>
                <w:sz w:val="28"/>
                <w:szCs w:val="28"/>
                <w:rtl/>
              </w:rPr>
            </w:pPr>
            <w:r w:rsidRPr="004A7367">
              <w:rPr>
                <w:rFonts w:cs="B Lotus"/>
                <w:rtl/>
              </w:rPr>
              <w:t>1229</w:t>
            </w:r>
          </w:p>
        </w:tc>
        <w:tc>
          <w:tcPr>
            <w:tcW w:w="1803" w:type="dxa"/>
          </w:tcPr>
          <w:p w14:paraId="47AF122C" w14:textId="5023F355" w:rsidR="004A7367" w:rsidRPr="004A7367" w:rsidRDefault="004A7367" w:rsidP="004A7367">
            <w:pPr>
              <w:jc w:val="center"/>
              <w:rPr>
                <w:rFonts w:cs="B Lotus"/>
                <w:sz w:val="28"/>
                <w:szCs w:val="28"/>
                <w:rtl/>
              </w:rPr>
            </w:pPr>
            <w:r w:rsidRPr="004A7367">
              <w:rPr>
                <w:rFonts w:cs="B Lotus" w:hint="cs"/>
                <w:rtl/>
              </w:rPr>
              <w:t>بام</w:t>
            </w:r>
            <w:r w:rsidRPr="004A7367">
              <w:rPr>
                <w:rFonts w:cs="B Lotus"/>
                <w:rtl/>
              </w:rPr>
              <w:t xml:space="preserve"> </w:t>
            </w:r>
            <w:r w:rsidRPr="004A7367">
              <w:rPr>
                <w:rFonts w:cs="B Lotus" w:hint="cs"/>
                <w:rtl/>
              </w:rPr>
              <w:t>و</w:t>
            </w:r>
            <w:r w:rsidRPr="004A7367">
              <w:rPr>
                <w:rFonts w:cs="B Lotus"/>
                <w:rtl/>
              </w:rPr>
              <w:t xml:space="preserve"> </w:t>
            </w:r>
            <w:r w:rsidRPr="004A7367">
              <w:rPr>
                <w:rFonts w:cs="B Lotus" w:hint="cs"/>
                <w:rtl/>
              </w:rPr>
              <w:t>صفی</w:t>
            </w:r>
            <w:r w:rsidRPr="004A7367">
              <w:rPr>
                <w:rFonts w:cs="B Lotus"/>
                <w:rtl/>
              </w:rPr>
              <w:t xml:space="preserve"> </w:t>
            </w:r>
            <w:r w:rsidRPr="004A7367">
              <w:rPr>
                <w:rFonts w:cs="B Lotus" w:hint="cs"/>
                <w:rtl/>
              </w:rPr>
              <w:t>آباد</w:t>
            </w:r>
          </w:p>
        </w:tc>
        <w:tc>
          <w:tcPr>
            <w:tcW w:w="1803" w:type="dxa"/>
          </w:tcPr>
          <w:p w14:paraId="2258FFF2" w14:textId="0E3AD69A" w:rsidR="004A7367" w:rsidRPr="004A7367" w:rsidRDefault="004A7367" w:rsidP="004A7367">
            <w:pPr>
              <w:jc w:val="center"/>
              <w:rPr>
                <w:rFonts w:cs="B Lotus"/>
                <w:sz w:val="28"/>
                <w:szCs w:val="28"/>
                <w:rtl/>
              </w:rPr>
            </w:pPr>
            <w:r w:rsidRPr="004A7367">
              <w:rPr>
                <w:rFonts w:cs="B Lotus"/>
                <w:rtl/>
              </w:rPr>
              <w:t>31</w:t>
            </w:r>
          </w:p>
        </w:tc>
        <w:tc>
          <w:tcPr>
            <w:tcW w:w="1803" w:type="dxa"/>
          </w:tcPr>
          <w:p w14:paraId="4B5FB836" w14:textId="024799CE"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28A08101" w14:textId="77777777" w:rsidTr="00372823">
        <w:tc>
          <w:tcPr>
            <w:tcW w:w="1803" w:type="dxa"/>
          </w:tcPr>
          <w:p w14:paraId="7FB03481" w14:textId="77777777" w:rsidR="004A7367" w:rsidRPr="004A7367" w:rsidRDefault="004A7367" w:rsidP="004A7367">
            <w:pPr>
              <w:pStyle w:val="ListParagraph"/>
              <w:numPr>
                <w:ilvl w:val="0"/>
                <w:numId w:val="63"/>
              </w:numPr>
              <w:bidi/>
              <w:jc w:val="center"/>
              <w:rPr>
                <w:rFonts w:cs="B Lotus"/>
                <w:rtl/>
              </w:rPr>
            </w:pPr>
          </w:p>
        </w:tc>
        <w:tc>
          <w:tcPr>
            <w:tcW w:w="1803" w:type="dxa"/>
          </w:tcPr>
          <w:p w14:paraId="10BA1042" w14:textId="0FE42EBC" w:rsidR="004A7367" w:rsidRPr="004A7367" w:rsidRDefault="004A7367" w:rsidP="004A7367">
            <w:pPr>
              <w:jc w:val="center"/>
              <w:rPr>
                <w:rFonts w:cs="B Lotus"/>
                <w:sz w:val="28"/>
                <w:szCs w:val="28"/>
                <w:rtl/>
              </w:rPr>
            </w:pPr>
            <w:r w:rsidRPr="004A7367">
              <w:rPr>
                <w:rFonts w:cs="B Lotus"/>
                <w:rtl/>
              </w:rPr>
              <w:t>1230</w:t>
            </w:r>
          </w:p>
        </w:tc>
        <w:tc>
          <w:tcPr>
            <w:tcW w:w="1803" w:type="dxa"/>
          </w:tcPr>
          <w:p w14:paraId="4D0E6B33" w14:textId="3FE18CEF" w:rsidR="004A7367" w:rsidRPr="004A7367" w:rsidRDefault="004A7367" w:rsidP="004A7367">
            <w:pPr>
              <w:jc w:val="center"/>
              <w:rPr>
                <w:rFonts w:cs="B Lotus"/>
                <w:sz w:val="28"/>
                <w:szCs w:val="28"/>
                <w:rtl/>
              </w:rPr>
            </w:pPr>
            <w:r w:rsidRPr="004A7367">
              <w:rPr>
                <w:rFonts w:cs="B Lotus" w:hint="cs"/>
                <w:rtl/>
              </w:rPr>
              <w:t>حصار</w:t>
            </w:r>
            <w:r w:rsidRPr="004A7367">
              <w:rPr>
                <w:rFonts w:cs="B Lotus"/>
                <w:rtl/>
              </w:rPr>
              <w:t xml:space="preserve"> </w:t>
            </w:r>
            <w:r w:rsidRPr="004A7367">
              <w:rPr>
                <w:rFonts w:cs="B Lotus" w:hint="cs"/>
                <w:rtl/>
              </w:rPr>
              <w:t>گرمخان</w:t>
            </w:r>
          </w:p>
        </w:tc>
        <w:tc>
          <w:tcPr>
            <w:tcW w:w="1803" w:type="dxa"/>
          </w:tcPr>
          <w:p w14:paraId="3D335859" w14:textId="4AE884DD" w:rsidR="004A7367" w:rsidRPr="004A7367" w:rsidRDefault="004A7367" w:rsidP="004A7367">
            <w:pPr>
              <w:jc w:val="center"/>
              <w:rPr>
                <w:rFonts w:cs="B Lotus"/>
                <w:sz w:val="28"/>
                <w:szCs w:val="28"/>
                <w:rtl/>
              </w:rPr>
            </w:pPr>
            <w:r w:rsidRPr="004A7367">
              <w:rPr>
                <w:rFonts w:cs="B Lotus"/>
                <w:rtl/>
              </w:rPr>
              <w:t>31</w:t>
            </w:r>
          </w:p>
        </w:tc>
        <w:tc>
          <w:tcPr>
            <w:tcW w:w="1803" w:type="dxa"/>
          </w:tcPr>
          <w:p w14:paraId="75D1197B" w14:textId="553DFC88"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517C64D4" w14:textId="77777777" w:rsidTr="00372823">
        <w:tc>
          <w:tcPr>
            <w:tcW w:w="1803" w:type="dxa"/>
          </w:tcPr>
          <w:p w14:paraId="6374522A" w14:textId="77777777" w:rsidR="004A7367" w:rsidRPr="004A7367" w:rsidRDefault="004A7367" w:rsidP="004A7367">
            <w:pPr>
              <w:pStyle w:val="ListParagraph"/>
              <w:numPr>
                <w:ilvl w:val="0"/>
                <w:numId w:val="63"/>
              </w:numPr>
              <w:bidi/>
              <w:jc w:val="center"/>
              <w:rPr>
                <w:rFonts w:cs="B Lotus"/>
                <w:rtl/>
              </w:rPr>
            </w:pPr>
          </w:p>
        </w:tc>
        <w:tc>
          <w:tcPr>
            <w:tcW w:w="1803" w:type="dxa"/>
          </w:tcPr>
          <w:p w14:paraId="3081BC89" w14:textId="460DDCF9" w:rsidR="004A7367" w:rsidRPr="004A7367" w:rsidRDefault="004A7367" w:rsidP="004A7367">
            <w:pPr>
              <w:jc w:val="center"/>
              <w:rPr>
                <w:rFonts w:cs="B Lotus"/>
                <w:sz w:val="28"/>
                <w:szCs w:val="28"/>
                <w:rtl/>
              </w:rPr>
            </w:pPr>
            <w:r w:rsidRPr="004A7367">
              <w:rPr>
                <w:rFonts w:cs="B Lotus"/>
                <w:rtl/>
              </w:rPr>
              <w:t>1231</w:t>
            </w:r>
          </w:p>
        </w:tc>
        <w:tc>
          <w:tcPr>
            <w:tcW w:w="1803" w:type="dxa"/>
          </w:tcPr>
          <w:p w14:paraId="7C2A9DF2" w14:textId="1CE3280E" w:rsidR="004A7367" w:rsidRPr="004A7367" w:rsidRDefault="004A7367" w:rsidP="004A7367">
            <w:pPr>
              <w:jc w:val="center"/>
              <w:rPr>
                <w:rFonts w:cs="B Lotus"/>
                <w:sz w:val="28"/>
                <w:szCs w:val="28"/>
                <w:rtl/>
              </w:rPr>
            </w:pPr>
            <w:r w:rsidRPr="004A7367">
              <w:rPr>
                <w:rFonts w:cs="B Lotus" w:hint="cs"/>
                <w:rtl/>
              </w:rPr>
              <w:t>شوقان</w:t>
            </w:r>
          </w:p>
        </w:tc>
        <w:tc>
          <w:tcPr>
            <w:tcW w:w="1803" w:type="dxa"/>
          </w:tcPr>
          <w:p w14:paraId="09FA4660" w14:textId="518474A1" w:rsidR="004A7367" w:rsidRPr="004A7367" w:rsidRDefault="004A7367" w:rsidP="004A7367">
            <w:pPr>
              <w:jc w:val="center"/>
              <w:rPr>
                <w:rFonts w:cs="B Lotus"/>
                <w:sz w:val="28"/>
                <w:szCs w:val="28"/>
                <w:rtl/>
              </w:rPr>
            </w:pPr>
            <w:r w:rsidRPr="004A7367">
              <w:rPr>
                <w:rFonts w:cs="B Lotus"/>
                <w:rtl/>
              </w:rPr>
              <w:t>31</w:t>
            </w:r>
          </w:p>
        </w:tc>
        <w:tc>
          <w:tcPr>
            <w:tcW w:w="1803" w:type="dxa"/>
          </w:tcPr>
          <w:p w14:paraId="616A9548" w14:textId="617B32A2"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7D03AF34" w14:textId="77777777" w:rsidTr="00372823">
        <w:tc>
          <w:tcPr>
            <w:tcW w:w="1803" w:type="dxa"/>
          </w:tcPr>
          <w:p w14:paraId="6EC2F3D8" w14:textId="77777777" w:rsidR="004A7367" w:rsidRPr="004A7367" w:rsidRDefault="004A7367" w:rsidP="004A7367">
            <w:pPr>
              <w:pStyle w:val="ListParagraph"/>
              <w:numPr>
                <w:ilvl w:val="0"/>
                <w:numId w:val="63"/>
              </w:numPr>
              <w:bidi/>
              <w:jc w:val="center"/>
              <w:rPr>
                <w:rFonts w:cs="B Lotus"/>
                <w:rtl/>
              </w:rPr>
            </w:pPr>
          </w:p>
        </w:tc>
        <w:tc>
          <w:tcPr>
            <w:tcW w:w="1803" w:type="dxa"/>
          </w:tcPr>
          <w:p w14:paraId="2C34EF2F" w14:textId="4E524B24" w:rsidR="004A7367" w:rsidRPr="004A7367" w:rsidRDefault="004A7367" w:rsidP="004A7367">
            <w:pPr>
              <w:jc w:val="center"/>
              <w:rPr>
                <w:rFonts w:cs="B Lotus"/>
                <w:sz w:val="28"/>
                <w:szCs w:val="28"/>
                <w:rtl/>
              </w:rPr>
            </w:pPr>
            <w:r w:rsidRPr="004A7367">
              <w:rPr>
                <w:rFonts w:cs="B Lotus"/>
                <w:rtl/>
              </w:rPr>
              <w:t>1239</w:t>
            </w:r>
          </w:p>
        </w:tc>
        <w:tc>
          <w:tcPr>
            <w:tcW w:w="1803" w:type="dxa"/>
          </w:tcPr>
          <w:p w14:paraId="05C8B392" w14:textId="46197932" w:rsidR="004A7367" w:rsidRPr="004A7367" w:rsidRDefault="004A7367" w:rsidP="004A7367">
            <w:pPr>
              <w:jc w:val="center"/>
              <w:rPr>
                <w:rFonts w:cs="B Lotus"/>
                <w:sz w:val="28"/>
                <w:szCs w:val="28"/>
                <w:rtl/>
              </w:rPr>
            </w:pPr>
            <w:r w:rsidRPr="004A7367">
              <w:rPr>
                <w:rFonts w:cs="B Lotus" w:hint="cs"/>
                <w:rtl/>
              </w:rPr>
              <w:t>سنخواست</w:t>
            </w:r>
          </w:p>
        </w:tc>
        <w:tc>
          <w:tcPr>
            <w:tcW w:w="1803" w:type="dxa"/>
          </w:tcPr>
          <w:p w14:paraId="7F9DA52D" w14:textId="5A4B5A30" w:rsidR="004A7367" w:rsidRPr="004A7367" w:rsidRDefault="004A7367" w:rsidP="004A7367">
            <w:pPr>
              <w:jc w:val="center"/>
              <w:rPr>
                <w:rFonts w:cs="B Lotus"/>
                <w:sz w:val="28"/>
                <w:szCs w:val="28"/>
                <w:rtl/>
              </w:rPr>
            </w:pPr>
            <w:r w:rsidRPr="004A7367">
              <w:rPr>
                <w:rFonts w:cs="B Lotus"/>
                <w:rtl/>
              </w:rPr>
              <w:t>31</w:t>
            </w:r>
          </w:p>
        </w:tc>
        <w:tc>
          <w:tcPr>
            <w:tcW w:w="1803" w:type="dxa"/>
          </w:tcPr>
          <w:p w14:paraId="5DD6B7F1" w14:textId="17CFDA4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2B8831C0" w14:textId="77777777" w:rsidTr="00372823">
        <w:tc>
          <w:tcPr>
            <w:tcW w:w="1803" w:type="dxa"/>
          </w:tcPr>
          <w:p w14:paraId="66C30391" w14:textId="77777777" w:rsidR="004A7367" w:rsidRPr="004A7367" w:rsidRDefault="004A7367" w:rsidP="004A7367">
            <w:pPr>
              <w:pStyle w:val="ListParagraph"/>
              <w:numPr>
                <w:ilvl w:val="0"/>
                <w:numId w:val="63"/>
              </w:numPr>
              <w:bidi/>
              <w:jc w:val="center"/>
              <w:rPr>
                <w:rFonts w:cs="B Lotus"/>
                <w:rtl/>
              </w:rPr>
            </w:pPr>
          </w:p>
        </w:tc>
        <w:tc>
          <w:tcPr>
            <w:tcW w:w="1803" w:type="dxa"/>
          </w:tcPr>
          <w:p w14:paraId="116551F5" w14:textId="1BF58C6B" w:rsidR="004A7367" w:rsidRPr="004A7367" w:rsidRDefault="004A7367" w:rsidP="004A7367">
            <w:pPr>
              <w:jc w:val="center"/>
              <w:rPr>
                <w:rFonts w:cs="B Lotus"/>
                <w:sz w:val="28"/>
                <w:szCs w:val="28"/>
                <w:rtl/>
              </w:rPr>
            </w:pPr>
            <w:r w:rsidRPr="004A7367">
              <w:rPr>
                <w:rFonts w:cs="B Lotus"/>
                <w:rtl/>
              </w:rPr>
              <w:t>1523</w:t>
            </w:r>
          </w:p>
        </w:tc>
        <w:tc>
          <w:tcPr>
            <w:tcW w:w="1803" w:type="dxa"/>
          </w:tcPr>
          <w:p w14:paraId="7705E56A" w14:textId="3618A84F" w:rsidR="004A7367" w:rsidRPr="004A7367" w:rsidRDefault="004A7367" w:rsidP="004A7367">
            <w:pPr>
              <w:jc w:val="center"/>
              <w:rPr>
                <w:rFonts w:cs="B Lotus"/>
                <w:sz w:val="28"/>
                <w:szCs w:val="28"/>
                <w:rtl/>
              </w:rPr>
            </w:pPr>
            <w:r w:rsidRPr="004A7367">
              <w:rPr>
                <w:rFonts w:cs="B Lotus" w:hint="cs"/>
                <w:rtl/>
              </w:rPr>
              <w:t>ایور</w:t>
            </w:r>
          </w:p>
        </w:tc>
        <w:tc>
          <w:tcPr>
            <w:tcW w:w="1803" w:type="dxa"/>
          </w:tcPr>
          <w:p w14:paraId="383F034D" w14:textId="6AFDA475" w:rsidR="004A7367" w:rsidRPr="004A7367" w:rsidRDefault="004A7367" w:rsidP="004A7367">
            <w:pPr>
              <w:jc w:val="center"/>
              <w:rPr>
                <w:rFonts w:cs="B Lotus"/>
                <w:sz w:val="28"/>
                <w:szCs w:val="28"/>
                <w:rtl/>
              </w:rPr>
            </w:pPr>
            <w:r w:rsidRPr="004A7367">
              <w:rPr>
                <w:rFonts w:cs="B Lotus"/>
                <w:rtl/>
              </w:rPr>
              <w:t>31</w:t>
            </w:r>
          </w:p>
        </w:tc>
        <w:tc>
          <w:tcPr>
            <w:tcW w:w="1803" w:type="dxa"/>
          </w:tcPr>
          <w:p w14:paraId="646E7B1C" w14:textId="1F9AFA7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4995C53A" w14:textId="77777777" w:rsidTr="00372823">
        <w:tc>
          <w:tcPr>
            <w:tcW w:w="1803" w:type="dxa"/>
          </w:tcPr>
          <w:p w14:paraId="7FCB83CD" w14:textId="77777777" w:rsidR="004A7367" w:rsidRPr="004A7367" w:rsidRDefault="004A7367" w:rsidP="004A7367">
            <w:pPr>
              <w:pStyle w:val="ListParagraph"/>
              <w:numPr>
                <w:ilvl w:val="0"/>
                <w:numId w:val="63"/>
              </w:numPr>
              <w:bidi/>
              <w:jc w:val="center"/>
              <w:rPr>
                <w:rFonts w:cs="B Lotus"/>
                <w:rtl/>
              </w:rPr>
            </w:pPr>
          </w:p>
        </w:tc>
        <w:tc>
          <w:tcPr>
            <w:tcW w:w="1803" w:type="dxa"/>
          </w:tcPr>
          <w:p w14:paraId="22E9628D" w14:textId="178778AE" w:rsidR="004A7367" w:rsidRPr="004A7367" w:rsidRDefault="004A7367" w:rsidP="004A7367">
            <w:pPr>
              <w:jc w:val="center"/>
              <w:rPr>
                <w:rFonts w:cs="B Lotus"/>
                <w:sz w:val="28"/>
                <w:szCs w:val="28"/>
                <w:rtl/>
              </w:rPr>
            </w:pPr>
            <w:r w:rsidRPr="004A7367">
              <w:rPr>
                <w:rFonts w:cs="B Lotus"/>
                <w:rtl/>
              </w:rPr>
              <w:t>1744</w:t>
            </w:r>
          </w:p>
        </w:tc>
        <w:tc>
          <w:tcPr>
            <w:tcW w:w="1803" w:type="dxa"/>
          </w:tcPr>
          <w:p w14:paraId="6E767FDB" w14:textId="432D6FB2" w:rsidR="004A7367" w:rsidRPr="004A7367" w:rsidRDefault="004A7367" w:rsidP="004A7367">
            <w:pPr>
              <w:jc w:val="center"/>
              <w:rPr>
                <w:rFonts w:cs="B Lotus"/>
                <w:sz w:val="28"/>
                <w:szCs w:val="28"/>
                <w:rtl/>
              </w:rPr>
            </w:pPr>
            <w:r w:rsidRPr="004A7367">
              <w:rPr>
                <w:rFonts w:cs="B Lotus" w:hint="cs"/>
                <w:rtl/>
              </w:rPr>
              <w:t>چناران</w:t>
            </w:r>
            <w:r w:rsidRPr="004A7367">
              <w:rPr>
                <w:rFonts w:cs="B Lotus"/>
                <w:rtl/>
              </w:rPr>
              <w:t xml:space="preserve"> </w:t>
            </w:r>
            <w:r w:rsidRPr="004A7367">
              <w:rPr>
                <w:rFonts w:cs="B Lotus" w:hint="cs"/>
                <w:rtl/>
              </w:rPr>
              <w:t>شهر</w:t>
            </w:r>
          </w:p>
        </w:tc>
        <w:tc>
          <w:tcPr>
            <w:tcW w:w="1803" w:type="dxa"/>
          </w:tcPr>
          <w:p w14:paraId="5313DD15" w14:textId="4122DA41" w:rsidR="004A7367" w:rsidRPr="004A7367" w:rsidRDefault="004A7367" w:rsidP="004A7367">
            <w:pPr>
              <w:jc w:val="center"/>
              <w:rPr>
                <w:rFonts w:cs="B Lotus"/>
                <w:sz w:val="28"/>
                <w:szCs w:val="28"/>
                <w:rtl/>
              </w:rPr>
            </w:pPr>
            <w:r w:rsidRPr="004A7367">
              <w:rPr>
                <w:rFonts w:cs="B Lotus"/>
                <w:rtl/>
              </w:rPr>
              <w:t>31</w:t>
            </w:r>
          </w:p>
        </w:tc>
        <w:tc>
          <w:tcPr>
            <w:tcW w:w="1803" w:type="dxa"/>
          </w:tcPr>
          <w:p w14:paraId="3C155774" w14:textId="711BBA3D"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4B6AF33D" w14:textId="77777777" w:rsidTr="00372823">
        <w:tc>
          <w:tcPr>
            <w:tcW w:w="1803" w:type="dxa"/>
          </w:tcPr>
          <w:p w14:paraId="491625F9" w14:textId="77777777" w:rsidR="004A7367" w:rsidRPr="004A7367" w:rsidRDefault="004A7367" w:rsidP="004A7367">
            <w:pPr>
              <w:pStyle w:val="ListParagraph"/>
              <w:numPr>
                <w:ilvl w:val="0"/>
                <w:numId w:val="63"/>
              </w:numPr>
              <w:bidi/>
              <w:jc w:val="center"/>
              <w:rPr>
                <w:rFonts w:cs="B Lotus"/>
                <w:rtl/>
              </w:rPr>
            </w:pPr>
          </w:p>
        </w:tc>
        <w:tc>
          <w:tcPr>
            <w:tcW w:w="1803" w:type="dxa"/>
          </w:tcPr>
          <w:p w14:paraId="11BC0E80" w14:textId="4FC4B311" w:rsidR="004A7367" w:rsidRPr="004A7367" w:rsidRDefault="004A7367" w:rsidP="004A7367">
            <w:pPr>
              <w:jc w:val="center"/>
              <w:rPr>
                <w:rFonts w:cs="B Lotus"/>
                <w:sz w:val="28"/>
                <w:szCs w:val="28"/>
                <w:rtl/>
              </w:rPr>
            </w:pPr>
            <w:r w:rsidRPr="004A7367">
              <w:rPr>
                <w:rFonts w:cs="B Lotus"/>
                <w:rtl/>
              </w:rPr>
              <w:t>1745</w:t>
            </w:r>
          </w:p>
        </w:tc>
        <w:tc>
          <w:tcPr>
            <w:tcW w:w="1803" w:type="dxa"/>
          </w:tcPr>
          <w:p w14:paraId="76850276" w14:textId="48166539" w:rsidR="004A7367" w:rsidRPr="004A7367" w:rsidRDefault="004A7367" w:rsidP="004A7367">
            <w:pPr>
              <w:jc w:val="center"/>
              <w:rPr>
                <w:rFonts w:cs="B Lotus"/>
                <w:sz w:val="28"/>
                <w:szCs w:val="28"/>
                <w:rtl/>
              </w:rPr>
            </w:pPr>
            <w:r w:rsidRPr="004A7367">
              <w:rPr>
                <w:rFonts w:cs="B Lotus" w:hint="cs"/>
                <w:rtl/>
              </w:rPr>
              <w:t>لوجلی</w:t>
            </w:r>
          </w:p>
        </w:tc>
        <w:tc>
          <w:tcPr>
            <w:tcW w:w="1803" w:type="dxa"/>
          </w:tcPr>
          <w:p w14:paraId="67BC7162" w14:textId="1E361194" w:rsidR="004A7367" w:rsidRPr="004A7367" w:rsidRDefault="004A7367" w:rsidP="004A7367">
            <w:pPr>
              <w:jc w:val="center"/>
              <w:rPr>
                <w:rFonts w:cs="B Lotus"/>
                <w:sz w:val="28"/>
                <w:szCs w:val="28"/>
                <w:rtl/>
              </w:rPr>
            </w:pPr>
            <w:r w:rsidRPr="004A7367">
              <w:rPr>
                <w:rFonts w:cs="B Lotus"/>
                <w:rtl/>
              </w:rPr>
              <w:t>31</w:t>
            </w:r>
          </w:p>
        </w:tc>
        <w:tc>
          <w:tcPr>
            <w:tcW w:w="1803" w:type="dxa"/>
          </w:tcPr>
          <w:p w14:paraId="4356BB01" w14:textId="1B4D1463"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0C3409D1" w14:textId="77777777" w:rsidTr="00372823">
        <w:tc>
          <w:tcPr>
            <w:tcW w:w="1803" w:type="dxa"/>
          </w:tcPr>
          <w:p w14:paraId="468095ED" w14:textId="77777777" w:rsidR="004A7367" w:rsidRPr="004A7367" w:rsidRDefault="004A7367" w:rsidP="004A7367">
            <w:pPr>
              <w:pStyle w:val="ListParagraph"/>
              <w:numPr>
                <w:ilvl w:val="0"/>
                <w:numId w:val="63"/>
              </w:numPr>
              <w:bidi/>
              <w:jc w:val="center"/>
              <w:rPr>
                <w:rFonts w:cs="B Lotus"/>
                <w:rtl/>
              </w:rPr>
            </w:pPr>
          </w:p>
        </w:tc>
        <w:tc>
          <w:tcPr>
            <w:tcW w:w="1803" w:type="dxa"/>
          </w:tcPr>
          <w:p w14:paraId="610256D5" w14:textId="7713E796" w:rsidR="004A7367" w:rsidRPr="004A7367" w:rsidRDefault="004A7367" w:rsidP="004A7367">
            <w:pPr>
              <w:jc w:val="center"/>
              <w:rPr>
                <w:rFonts w:cs="B Lotus"/>
                <w:sz w:val="28"/>
                <w:szCs w:val="28"/>
                <w:rtl/>
              </w:rPr>
            </w:pPr>
            <w:r w:rsidRPr="004A7367">
              <w:rPr>
                <w:rFonts w:cs="B Lotus"/>
                <w:rtl/>
              </w:rPr>
              <w:t>1746</w:t>
            </w:r>
          </w:p>
        </w:tc>
        <w:tc>
          <w:tcPr>
            <w:tcW w:w="1803" w:type="dxa"/>
          </w:tcPr>
          <w:p w14:paraId="31CA03E5" w14:textId="51A86C96" w:rsidR="004A7367" w:rsidRPr="004A7367" w:rsidRDefault="004A7367" w:rsidP="004A7367">
            <w:pPr>
              <w:jc w:val="center"/>
              <w:rPr>
                <w:rFonts w:cs="B Lotus"/>
                <w:sz w:val="28"/>
                <w:szCs w:val="28"/>
                <w:rtl/>
              </w:rPr>
            </w:pPr>
            <w:r w:rsidRPr="004A7367">
              <w:rPr>
                <w:rFonts w:cs="B Lotus" w:hint="cs"/>
                <w:rtl/>
              </w:rPr>
              <w:t>زیارت</w:t>
            </w:r>
          </w:p>
        </w:tc>
        <w:tc>
          <w:tcPr>
            <w:tcW w:w="1803" w:type="dxa"/>
          </w:tcPr>
          <w:p w14:paraId="2E042BDA" w14:textId="455AA383" w:rsidR="004A7367" w:rsidRPr="004A7367" w:rsidRDefault="004A7367" w:rsidP="004A7367">
            <w:pPr>
              <w:jc w:val="center"/>
              <w:rPr>
                <w:rFonts w:cs="B Lotus"/>
                <w:sz w:val="28"/>
                <w:szCs w:val="28"/>
                <w:rtl/>
              </w:rPr>
            </w:pPr>
            <w:r w:rsidRPr="004A7367">
              <w:rPr>
                <w:rFonts w:cs="B Lotus"/>
                <w:rtl/>
              </w:rPr>
              <w:t>31</w:t>
            </w:r>
          </w:p>
        </w:tc>
        <w:tc>
          <w:tcPr>
            <w:tcW w:w="1803" w:type="dxa"/>
          </w:tcPr>
          <w:p w14:paraId="711324DB" w14:textId="413FBD72"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56AFB18E" w14:textId="77777777" w:rsidTr="00372823">
        <w:tc>
          <w:tcPr>
            <w:tcW w:w="1803" w:type="dxa"/>
          </w:tcPr>
          <w:p w14:paraId="1DE84A77" w14:textId="77777777" w:rsidR="004A7367" w:rsidRPr="004A7367" w:rsidRDefault="004A7367" w:rsidP="004A7367">
            <w:pPr>
              <w:pStyle w:val="ListParagraph"/>
              <w:numPr>
                <w:ilvl w:val="0"/>
                <w:numId w:val="63"/>
              </w:numPr>
              <w:bidi/>
              <w:jc w:val="center"/>
              <w:rPr>
                <w:rFonts w:cs="B Lotus"/>
                <w:rtl/>
              </w:rPr>
            </w:pPr>
          </w:p>
        </w:tc>
        <w:tc>
          <w:tcPr>
            <w:tcW w:w="1803" w:type="dxa"/>
          </w:tcPr>
          <w:p w14:paraId="436949E1" w14:textId="4553849F" w:rsidR="004A7367" w:rsidRPr="004A7367" w:rsidRDefault="004A7367" w:rsidP="004A7367">
            <w:pPr>
              <w:jc w:val="center"/>
              <w:rPr>
                <w:rFonts w:cs="B Lotus"/>
                <w:sz w:val="28"/>
                <w:szCs w:val="28"/>
                <w:rtl/>
              </w:rPr>
            </w:pPr>
            <w:r w:rsidRPr="004A7367">
              <w:rPr>
                <w:rFonts w:cs="B Lotus"/>
                <w:rtl/>
              </w:rPr>
              <w:t>1747</w:t>
            </w:r>
          </w:p>
        </w:tc>
        <w:tc>
          <w:tcPr>
            <w:tcW w:w="1803" w:type="dxa"/>
          </w:tcPr>
          <w:p w14:paraId="394403FF" w14:textId="3013A92B" w:rsidR="004A7367" w:rsidRPr="004A7367" w:rsidRDefault="004A7367" w:rsidP="004A7367">
            <w:pPr>
              <w:jc w:val="center"/>
              <w:rPr>
                <w:rFonts w:cs="B Lotus"/>
                <w:sz w:val="28"/>
                <w:szCs w:val="28"/>
                <w:rtl/>
              </w:rPr>
            </w:pPr>
            <w:r w:rsidRPr="004A7367">
              <w:rPr>
                <w:rFonts w:cs="B Lotus" w:hint="cs"/>
                <w:rtl/>
              </w:rPr>
              <w:t>قوشخانه</w:t>
            </w:r>
          </w:p>
        </w:tc>
        <w:tc>
          <w:tcPr>
            <w:tcW w:w="1803" w:type="dxa"/>
          </w:tcPr>
          <w:p w14:paraId="015A1D84" w14:textId="7D4DB58D" w:rsidR="004A7367" w:rsidRPr="004A7367" w:rsidRDefault="004A7367" w:rsidP="004A7367">
            <w:pPr>
              <w:jc w:val="center"/>
              <w:rPr>
                <w:rFonts w:cs="B Lotus"/>
                <w:sz w:val="28"/>
                <w:szCs w:val="28"/>
                <w:rtl/>
              </w:rPr>
            </w:pPr>
            <w:r w:rsidRPr="004A7367">
              <w:rPr>
                <w:rFonts w:cs="B Lotus"/>
                <w:rtl/>
              </w:rPr>
              <w:t>31</w:t>
            </w:r>
          </w:p>
        </w:tc>
        <w:tc>
          <w:tcPr>
            <w:tcW w:w="1803" w:type="dxa"/>
          </w:tcPr>
          <w:p w14:paraId="792AF630" w14:textId="293AE7BF"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383DEEA7" w14:textId="77777777" w:rsidTr="00372823">
        <w:tc>
          <w:tcPr>
            <w:tcW w:w="1803" w:type="dxa"/>
          </w:tcPr>
          <w:p w14:paraId="2F61DD2F" w14:textId="77777777" w:rsidR="004A7367" w:rsidRPr="004A7367" w:rsidRDefault="004A7367" w:rsidP="004A7367">
            <w:pPr>
              <w:pStyle w:val="ListParagraph"/>
              <w:numPr>
                <w:ilvl w:val="0"/>
                <w:numId w:val="63"/>
              </w:numPr>
              <w:bidi/>
              <w:jc w:val="center"/>
              <w:rPr>
                <w:rFonts w:cs="B Lotus"/>
                <w:rtl/>
              </w:rPr>
            </w:pPr>
          </w:p>
        </w:tc>
        <w:tc>
          <w:tcPr>
            <w:tcW w:w="1803" w:type="dxa"/>
          </w:tcPr>
          <w:p w14:paraId="2D3B674F" w14:textId="53D9583D" w:rsidR="004A7367" w:rsidRPr="004A7367" w:rsidRDefault="004A7367" w:rsidP="004A7367">
            <w:pPr>
              <w:jc w:val="center"/>
              <w:rPr>
                <w:rFonts w:cs="B Lotus"/>
                <w:sz w:val="28"/>
                <w:szCs w:val="28"/>
                <w:rtl/>
              </w:rPr>
            </w:pPr>
            <w:r w:rsidRPr="004A7367">
              <w:rPr>
                <w:rFonts w:cs="B Lotus"/>
                <w:rtl/>
              </w:rPr>
              <w:t>1748</w:t>
            </w:r>
          </w:p>
        </w:tc>
        <w:tc>
          <w:tcPr>
            <w:tcW w:w="1803" w:type="dxa"/>
          </w:tcPr>
          <w:p w14:paraId="5AF717F1" w14:textId="541AEB6F" w:rsidR="004A7367" w:rsidRPr="004A7367" w:rsidRDefault="004A7367" w:rsidP="004A7367">
            <w:pPr>
              <w:jc w:val="center"/>
              <w:rPr>
                <w:rFonts w:cs="B Lotus"/>
                <w:sz w:val="28"/>
                <w:szCs w:val="28"/>
                <w:rtl/>
              </w:rPr>
            </w:pPr>
            <w:r w:rsidRPr="004A7367">
              <w:rPr>
                <w:rFonts w:cs="B Lotus" w:hint="cs"/>
                <w:rtl/>
              </w:rPr>
              <w:t>تيتكانلو</w:t>
            </w:r>
          </w:p>
        </w:tc>
        <w:tc>
          <w:tcPr>
            <w:tcW w:w="1803" w:type="dxa"/>
          </w:tcPr>
          <w:p w14:paraId="545E5503" w14:textId="27C6E1E9" w:rsidR="004A7367" w:rsidRPr="004A7367" w:rsidRDefault="004A7367" w:rsidP="004A7367">
            <w:pPr>
              <w:jc w:val="center"/>
              <w:rPr>
                <w:rFonts w:cs="B Lotus"/>
                <w:sz w:val="28"/>
                <w:szCs w:val="28"/>
                <w:rtl/>
              </w:rPr>
            </w:pPr>
            <w:r w:rsidRPr="004A7367">
              <w:rPr>
                <w:rFonts w:cs="B Lotus"/>
                <w:rtl/>
              </w:rPr>
              <w:t>31</w:t>
            </w:r>
          </w:p>
        </w:tc>
        <w:tc>
          <w:tcPr>
            <w:tcW w:w="1803" w:type="dxa"/>
          </w:tcPr>
          <w:p w14:paraId="41F03379" w14:textId="13D5604B"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6170E424" w14:textId="77777777" w:rsidTr="00372823">
        <w:tc>
          <w:tcPr>
            <w:tcW w:w="1803" w:type="dxa"/>
          </w:tcPr>
          <w:p w14:paraId="39785BC1" w14:textId="77777777" w:rsidR="004A7367" w:rsidRPr="004A7367" w:rsidRDefault="004A7367" w:rsidP="004A7367">
            <w:pPr>
              <w:pStyle w:val="ListParagraph"/>
              <w:numPr>
                <w:ilvl w:val="0"/>
                <w:numId w:val="63"/>
              </w:numPr>
              <w:bidi/>
              <w:jc w:val="center"/>
              <w:rPr>
                <w:rFonts w:cs="B Lotus"/>
                <w:rtl/>
              </w:rPr>
            </w:pPr>
          </w:p>
        </w:tc>
        <w:tc>
          <w:tcPr>
            <w:tcW w:w="1803" w:type="dxa"/>
          </w:tcPr>
          <w:p w14:paraId="3AF94041" w14:textId="7BDBDD02" w:rsidR="004A7367" w:rsidRPr="004A7367" w:rsidRDefault="004A7367" w:rsidP="004A7367">
            <w:pPr>
              <w:jc w:val="center"/>
              <w:rPr>
                <w:rFonts w:cs="B Lotus"/>
                <w:sz w:val="28"/>
                <w:szCs w:val="28"/>
                <w:rtl/>
              </w:rPr>
            </w:pPr>
            <w:r w:rsidRPr="004A7367">
              <w:rPr>
                <w:rFonts w:cs="B Lotus"/>
                <w:rtl/>
              </w:rPr>
              <w:t>1749</w:t>
            </w:r>
          </w:p>
        </w:tc>
        <w:tc>
          <w:tcPr>
            <w:tcW w:w="1803" w:type="dxa"/>
          </w:tcPr>
          <w:p w14:paraId="0722D150" w14:textId="3CBA85AC" w:rsidR="004A7367" w:rsidRPr="004A7367" w:rsidRDefault="004A7367" w:rsidP="004A7367">
            <w:pPr>
              <w:jc w:val="center"/>
              <w:rPr>
                <w:rFonts w:cs="B Lotus"/>
                <w:sz w:val="28"/>
                <w:szCs w:val="28"/>
                <w:rtl/>
              </w:rPr>
            </w:pPr>
            <w:r w:rsidRPr="004A7367">
              <w:rPr>
                <w:rFonts w:cs="B Lotus" w:hint="cs"/>
                <w:rtl/>
              </w:rPr>
              <w:t>قاضی</w:t>
            </w:r>
          </w:p>
        </w:tc>
        <w:tc>
          <w:tcPr>
            <w:tcW w:w="1803" w:type="dxa"/>
          </w:tcPr>
          <w:p w14:paraId="5DC4996A" w14:textId="5AA6D958" w:rsidR="004A7367" w:rsidRPr="004A7367" w:rsidRDefault="004A7367" w:rsidP="004A7367">
            <w:pPr>
              <w:jc w:val="center"/>
              <w:rPr>
                <w:rFonts w:cs="B Lotus"/>
                <w:sz w:val="28"/>
                <w:szCs w:val="28"/>
                <w:rtl/>
              </w:rPr>
            </w:pPr>
            <w:r w:rsidRPr="004A7367">
              <w:rPr>
                <w:rFonts w:cs="B Lotus"/>
                <w:rtl/>
              </w:rPr>
              <w:t>31</w:t>
            </w:r>
          </w:p>
        </w:tc>
        <w:tc>
          <w:tcPr>
            <w:tcW w:w="1803" w:type="dxa"/>
          </w:tcPr>
          <w:p w14:paraId="5A3E6FEB" w14:textId="4DECF835"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26E122DC" w14:textId="77777777" w:rsidTr="00372823">
        <w:tc>
          <w:tcPr>
            <w:tcW w:w="1803" w:type="dxa"/>
          </w:tcPr>
          <w:p w14:paraId="0A283EE3" w14:textId="77777777" w:rsidR="004A7367" w:rsidRPr="004A7367" w:rsidRDefault="004A7367" w:rsidP="004A7367">
            <w:pPr>
              <w:pStyle w:val="ListParagraph"/>
              <w:numPr>
                <w:ilvl w:val="0"/>
                <w:numId w:val="63"/>
              </w:numPr>
              <w:bidi/>
              <w:jc w:val="center"/>
              <w:rPr>
                <w:rFonts w:cs="B Lotus"/>
                <w:rtl/>
              </w:rPr>
            </w:pPr>
          </w:p>
        </w:tc>
        <w:tc>
          <w:tcPr>
            <w:tcW w:w="1803" w:type="dxa"/>
          </w:tcPr>
          <w:p w14:paraId="42ED2D11" w14:textId="16FAF108" w:rsidR="004A7367" w:rsidRPr="004A7367" w:rsidRDefault="004A7367" w:rsidP="004A7367">
            <w:pPr>
              <w:jc w:val="center"/>
              <w:rPr>
                <w:rFonts w:cs="B Lotus"/>
                <w:sz w:val="28"/>
                <w:szCs w:val="28"/>
                <w:rtl/>
              </w:rPr>
            </w:pPr>
            <w:r w:rsidRPr="004A7367">
              <w:rPr>
                <w:rFonts w:cs="B Lotus"/>
                <w:rtl/>
              </w:rPr>
              <w:t>1750</w:t>
            </w:r>
          </w:p>
        </w:tc>
        <w:tc>
          <w:tcPr>
            <w:tcW w:w="1803" w:type="dxa"/>
          </w:tcPr>
          <w:p w14:paraId="1FE6C5E9" w14:textId="33FD8956" w:rsidR="004A7367" w:rsidRPr="004A7367" w:rsidRDefault="004A7367" w:rsidP="004A7367">
            <w:pPr>
              <w:jc w:val="center"/>
              <w:rPr>
                <w:rFonts w:cs="B Lotus"/>
                <w:sz w:val="28"/>
                <w:szCs w:val="28"/>
                <w:rtl/>
              </w:rPr>
            </w:pPr>
            <w:r w:rsidRPr="004A7367">
              <w:rPr>
                <w:rFonts w:cs="B Lotus" w:hint="cs"/>
                <w:rtl/>
              </w:rPr>
              <w:t>آوا</w:t>
            </w:r>
          </w:p>
        </w:tc>
        <w:tc>
          <w:tcPr>
            <w:tcW w:w="1803" w:type="dxa"/>
          </w:tcPr>
          <w:p w14:paraId="73434239" w14:textId="208A8262" w:rsidR="004A7367" w:rsidRPr="004A7367" w:rsidRDefault="004A7367" w:rsidP="004A7367">
            <w:pPr>
              <w:jc w:val="center"/>
              <w:rPr>
                <w:rFonts w:cs="B Lotus"/>
                <w:sz w:val="28"/>
                <w:szCs w:val="28"/>
                <w:rtl/>
              </w:rPr>
            </w:pPr>
            <w:r w:rsidRPr="004A7367">
              <w:rPr>
                <w:rFonts w:cs="B Lotus"/>
                <w:rtl/>
              </w:rPr>
              <w:t>31</w:t>
            </w:r>
          </w:p>
        </w:tc>
        <w:tc>
          <w:tcPr>
            <w:tcW w:w="1803" w:type="dxa"/>
          </w:tcPr>
          <w:p w14:paraId="765088F4" w14:textId="7CB8B0C8"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1C90D91F" w14:textId="77777777" w:rsidTr="00372823">
        <w:tc>
          <w:tcPr>
            <w:tcW w:w="1803" w:type="dxa"/>
          </w:tcPr>
          <w:p w14:paraId="5DFC7DD7" w14:textId="77777777" w:rsidR="004A7367" w:rsidRPr="004A7367" w:rsidRDefault="004A7367" w:rsidP="004A7367">
            <w:pPr>
              <w:pStyle w:val="ListParagraph"/>
              <w:numPr>
                <w:ilvl w:val="0"/>
                <w:numId w:val="63"/>
              </w:numPr>
              <w:bidi/>
              <w:jc w:val="center"/>
              <w:rPr>
                <w:rFonts w:cs="B Lotus"/>
                <w:rtl/>
              </w:rPr>
            </w:pPr>
          </w:p>
        </w:tc>
        <w:tc>
          <w:tcPr>
            <w:tcW w:w="1803" w:type="dxa"/>
          </w:tcPr>
          <w:p w14:paraId="260310DD" w14:textId="5462D7ED" w:rsidR="004A7367" w:rsidRPr="004A7367" w:rsidRDefault="004A7367" w:rsidP="004A7367">
            <w:pPr>
              <w:jc w:val="center"/>
              <w:rPr>
                <w:rFonts w:cs="B Lotus"/>
                <w:sz w:val="28"/>
                <w:szCs w:val="28"/>
                <w:rtl/>
              </w:rPr>
            </w:pPr>
            <w:r w:rsidRPr="004A7367">
              <w:rPr>
                <w:rFonts w:cs="B Lotus"/>
                <w:rtl/>
              </w:rPr>
              <w:t>1751</w:t>
            </w:r>
          </w:p>
        </w:tc>
        <w:tc>
          <w:tcPr>
            <w:tcW w:w="1803" w:type="dxa"/>
          </w:tcPr>
          <w:p w14:paraId="5EAAB7F0" w14:textId="6F026EE5" w:rsidR="004A7367" w:rsidRPr="004A7367" w:rsidRDefault="004A7367" w:rsidP="004A7367">
            <w:pPr>
              <w:jc w:val="center"/>
              <w:rPr>
                <w:rFonts w:cs="B Lotus"/>
                <w:sz w:val="28"/>
                <w:szCs w:val="28"/>
                <w:rtl/>
              </w:rPr>
            </w:pPr>
            <w:r w:rsidRPr="004A7367">
              <w:rPr>
                <w:rFonts w:cs="B Lotus" w:hint="cs"/>
                <w:rtl/>
              </w:rPr>
              <w:t>پیش</w:t>
            </w:r>
            <w:r w:rsidRPr="004A7367">
              <w:rPr>
                <w:rFonts w:cs="B Lotus"/>
                <w:rtl/>
              </w:rPr>
              <w:t xml:space="preserve"> </w:t>
            </w:r>
            <w:r w:rsidRPr="004A7367">
              <w:rPr>
                <w:rFonts w:cs="B Lotus" w:hint="cs"/>
                <w:rtl/>
              </w:rPr>
              <w:t>قلعه</w:t>
            </w:r>
          </w:p>
        </w:tc>
        <w:tc>
          <w:tcPr>
            <w:tcW w:w="1803" w:type="dxa"/>
          </w:tcPr>
          <w:p w14:paraId="565F613B" w14:textId="4B653230" w:rsidR="004A7367" w:rsidRPr="004A7367" w:rsidRDefault="004A7367" w:rsidP="004A7367">
            <w:pPr>
              <w:jc w:val="center"/>
              <w:rPr>
                <w:rFonts w:cs="B Lotus"/>
                <w:sz w:val="28"/>
                <w:szCs w:val="28"/>
                <w:rtl/>
              </w:rPr>
            </w:pPr>
            <w:r w:rsidRPr="004A7367">
              <w:rPr>
                <w:rFonts w:cs="B Lotus"/>
                <w:rtl/>
              </w:rPr>
              <w:t>31</w:t>
            </w:r>
          </w:p>
        </w:tc>
        <w:tc>
          <w:tcPr>
            <w:tcW w:w="1803" w:type="dxa"/>
          </w:tcPr>
          <w:p w14:paraId="2421F59E" w14:textId="044343F7" w:rsidR="004A7367" w:rsidRPr="004A7367" w:rsidRDefault="004A7367" w:rsidP="004A7367">
            <w:pPr>
              <w:jc w:val="center"/>
              <w:rPr>
                <w:rFonts w:cs="B Lotus"/>
                <w:sz w:val="28"/>
                <w:szCs w:val="28"/>
                <w:rtl/>
              </w:rPr>
            </w:pPr>
            <w:r w:rsidRPr="004A7367">
              <w:rPr>
                <w:rFonts w:cs="B Lotus" w:hint="cs"/>
                <w:rtl/>
              </w:rPr>
              <w:t>خراسان</w:t>
            </w:r>
            <w:r w:rsidRPr="004A7367">
              <w:rPr>
                <w:rFonts w:cs="B Lotus"/>
                <w:rtl/>
              </w:rPr>
              <w:t xml:space="preserve"> </w:t>
            </w:r>
            <w:r w:rsidRPr="004A7367">
              <w:rPr>
                <w:rFonts w:cs="B Lotus" w:hint="cs"/>
                <w:rtl/>
              </w:rPr>
              <w:t>شمالی</w:t>
            </w:r>
          </w:p>
        </w:tc>
      </w:tr>
      <w:tr w:rsidR="004A7367" w:rsidRPr="004A7367" w14:paraId="26586D39" w14:textId="77777777" w:rsidTr="00372823">
        <w:tc>
          <w:tcPr>
            <w:tcW w:w="1803" w:type="dxa"/>
          </w:tcPr>
          <w:p w14:paraId="6598AFBD" w14:textId="77777777" w:rsidR="004A7367" w:rsidRPr="004A7367" w:rsidRDefault="004A7367" w:rsidP="004A7367">
            <w:pPr>
              <w:pStyle w:val="ListParagraph"/>
              <w:numPr>
                <w:ilvl w:val="0"/>
                <w:numId w:val="63"/>
              </w:numPr>
              <w:bidi/>
              <w:jc w:val="center"/>
              <w:rPr>
                <w:rFonts w:cs="B Lotus"/>
                <w:rtl/>
              </w:rPr>
            </w:pPr>
          </w:p>
        </w:tc>
        <w:tc>
          <w:tcPr>
            <w:tcW w:w="1803" w:type="dxa"/>
          </w:tcPr>
          <w:p w14:paraId="2D9AE4AA" w14:textId="5344F826" w:rsidR="004A7367" w:rsidRPr="004A7367" w:rsidRDefault="004A7367" w:rsidP="004A7367">
            <w:pPr>
              <w:jc w:val="center"/>
              <w:rPr>
                <w:rFonts w:cs="B Lotus"/>
                <w:rtl/>
              </w:rPr>
            </w:pPr>
            <w:r w:rsidRPr="004A7367">
              <w:rPr>
                <w:rFonts w:cs="B Lotus"/>
                <w:rtl/>
              </w:rPr>
              <w:t>1752</w:t>
            </w:r>
          </w:p>
        </w:tc>
        <w:tc>
          <w:tcPr>
            <w:tcW w:w="1803" w:type="dxa"/>
          </w:tcPr>
          <w:p w14:paraId="2A432307" w14:textId="17F098EF" w:rsidR="004A7367" w:rsidRPr="004A7367" w:rsidRDefault="004A7367" w:rsidP="004A7367">
            <w:pPr>
              <w:jc w:val="center"/>
              <w:rPr>
                <w:rFonts w:cs="B Lotus"/>
                <w:rtl/>
              </w:rPr>
            </w:pPr>
            <w:r w:rsidRPr="004A7367">
              <w:rPr>
                <w:rFonts w:cs="B Lotus" w:hint="cs"/>
                <w:rtl/>
              </w:rPr>
              <w:t>درق</w:t>
            </w:r>
          </w:p>
        </w:tc>
        <w:tc>
          <w:tcPr>
            <w:tcW w:w="1803" w:type="dxa"/>
          </w:tcPr>
          <w:p w14:paraId="6CA39224" w14:textId="0427B51C" w:rsidR="004A7367" w:rsidRPr="004A7367" w:rsidRDefault="004A7367" w:rsidP="004A7367">
            <w:pPr>
              <w:jc w:val="center"/>
              <w:rPr>
                <w:rFonts w:cs="B Lotus"/>
                <w:rtl/>
              </w:rPr>
            </w:pPr>
            <w:r w:rsidRPr="004A7367">
              <w:rPr>
                <w:rFonts w:cs="B Lotus"/>
                <w:rtl/>
              </w:rPr>
              <w:t>31</w:t>
            </w:r>
          </w:p>
        </w:tc>
        <w:tc>
          <w:tcPr>
            <w:tcW w:w="1803" w:type="dxa"/>
          </w:tcPr>
          <w:p w14:paraId="5A2A5DAC" w14:textId="025BB410" w:rsidR="004A7367" w:rsidRPr="004A7367" w:rsidRDefault="004A7367" w:rsidP="004A7367">
            <w:pPr>
              <w:jc w:val="center"/>
              <w:rPr>
                <w:rFonts w:cs="B Lotus"/>
                <w:rtl/>
              </w:rPr>
            </w:pPr>
            <w:r w:rsidRPr="004A7367">
              <w:rPr>
                <w:rFonts w:cs="B Lotus" w:hint="cs"/>
                <w:rtl/>
              </w:rPr>
              <w:t>خراسان</w:t>
            </w:r>
            <w:r w:rsidRPr="004A7367">
              <w:rPr>
                <w:rFonts w:cs="B Lotus"/>
                <w:rtl/>
              </w:rPr>
              <w:t xml:space="preserve"> </w:t>
            </w:r>
            <w:r w:rsidRPr="004A7367">
              <w:rPr>
                <w:rFonts w:cs="B Lotus" w:hint="cs"/>
                <w:rtl/>
              </w:rPr>
              <w:t>شمالی</w:t>
            </w:r>
          </w:p>
        </w:tc>
      </w:tr>
    </w:tbl>
    <w:p w14:paraId="72262867" w14:textId="77777777" w:rsidR="00453173" w:rsidRPr="00E801B5" w:rsidRDefault="00453173" w:rsidP="00372823">
      <w:pPr>
        <w:jc w:val="center"/>
        <w:rPr>
          <w:rFonts w:cs="B Nazanin"/>
          <w:sz w:val="28"/>
          <w:szCs w:val="28"/>
          <w:rtl/>
        </w:rPr>
      </w:pPr>
    </w:p>
    <w:p w14:paraId="3CE8EEDB" w14:textId="77777777" w:rsidR="00453173" w:rsidRPr="00E801B5" w:rsidRDefault="00453173" w:rsidP="00453173">
      <w:pPr>
        <w:jc w:val="right"/>
        <w:rPr>
          <w:rFonts w:cs="B Nazanin"/>
          <w:sz w:val="28"/>
          <w:szCs w:val="28"/>
          <w:rtl/>
        </w:rPr>
      </w:pPr>
    </w:p>
    <w:p w14:paraId="511A52A6" w14:textId="77777777" w:rsidR="00453173" w:rsidRDefault="00453173" w:rsidP="00D7676F">
      <w:pPr>
        <w:rPr>
          <w:rFonts w:cs="B Lotus"/>
          <w:sz w:val="28"/>
          <w:szCs w:val="28"/>
          <w:rtl/>
        </w:rPr>
      </w:pPr>
    </w:p>
    <w:p w14:paraId="41E4735D" w14:textId="77777777" w:rsidR="00453173" w:rsidRDefault="00453173" w:rsidP="00D7676F">
      <w:pPr>
        <w:rPr>
          <w:rFonts w:cs="B Lotus"/>
          <w:sz w:val="28"/>
          <w:szCs w:val="28"/>
          <w:rtl/>
        </w:rPr>
      </w:pPr>
    </w:p>
    <w:p w14:paraId="0BD0B617" w14:textId="77777777" w:rsidR="00453173" w:rsidRDefault="00453173" w:rsidP="00D7676F">
      <w:pPr>
        <w:rPr>
          <w:rFonts w:cs="B Lotus"/>
          <w:sz w:val="28"/>
          <w:szCs w:val="28"/>
          <w:rtl/>
        </w:rPr>
      </w:pPr>
    </w:p>
    <w:p w14:paraId="6CA7831D" w14:textId="77777777" w:rsidR="00453173" w:rsidRDefault="00453173" w:rsidP="00D7676F">
      <w:pPr>
        <w:rPr>
          <w:rFonts w:cs="B Lotus"/>
          <w:sz w:val="28"/>
          <w:szCs w:val="28"/>
          <w:rtl/>
        </w:rPr>
      </w:pPr>
    </w:p>
    <w:p w14:paraId="138341FB" w14:textId="6AFFA69B" w:rsidR="00885240" w:rsidRPr="00F733A3" w:rsidRDefault="00B70375" w:rsidP="00D7676F">
      <w:pPr>
        <w:rPr>
          <w:rFonts w:cs="B Lotus"/>
          <w:sz w:val="24"/>
          <w:szCs w:val="24"/>
          <w:rtl/>
        </w:rPr>
      </w:pPr>
      <w:r w:rsidRPr="00F733A3">
        <w:rPr>
          <w:rFonts w:cs="B Lotus"/>
          <w:sz w:val="28"/>
          <w:szCs w:val="28"/>
          <w:rtl/>
        </w:rPr>
        <w:t xml:space="preserve"> </w:t>
      </w:r>
    </w:p>
    <w:p w14:paraId="16029C96" w14:textId="2298DDBF" w:rsidR="00C32E4F" w:rsidRDefault="00C32E4F" w:rsidP="00174D9B">
      <w:pPr>
        <w:pStyle w:val="Heading2"/>
        <w:rPr>
          <w:rFonts w:cs="B Lotus"/>
          <w:sz w:val="28"/>
          <w:szCs w:val="28"/>
          <w:rtl/>
        </w:rPr>
      </w:pPr>
      <w:bookmarkStart w:id="42" w:name="_جدول_نوع_وسیله"/>
      <w:bookmarkStart w:id="43" w:name="_Toc38109482"/>
      <w:bookmarkStart w:id="44" w:name="_Toc439461589"/>
      <w:bookmarkEnd w:id="42"/>
      <w:r>
        <w:rPr>
          <w:rFonts w:cs="B Lotus" w:hint="cs"/>
          <w:sz w:val="28"/>
          <w:szCs w:val="28"/>
          <w:rtl/>
        </w:rPr>
        <w:t>جدول نوع وسیله نقلیه</w:t>
      </w:r>
      <w:r w:rsidR="00174D9B">
        <w:rPr>
          <w:rFonts w:cs="B Lotus" w:hint="cs"/>
          <w:sz w:val="28"/>
          <w:szCs w:val="28"/>
          <w:rtl/>
        </w:rPr>
        <w:t xml:space="preserve"> (استاندارد شده در بیمه مرکزی)-در ورودی سرویس دریافت نمی شود</w:t>
      </w:r>
      <w:bookmarkEnd w:id="43"/>
    </w:p>
    <w:tbl>
      <w:tblPr>
        <w:tblStyle w:val="PlainTable11"/>
        <w:bidiVisual/>
        <w:tblW w:w="5138" w:type="dxa"/>
        <w:jc w:val="center"/>
        <w:tblLook w:val="04A0" w:firstRow="1" w:lastRow="0" w:firstColumn="1" w:lastColumn="0" w:noHBand="0" w:noVBand="1"/>
      </w:tblPr>
      <w:tblGrid>
        <w:gridCol w:w="1418"/>
        <w:gridCol w:w="3720"/>
      </w:tblGrid>
      <w:tr w:rsidR="00C32E4F" w:rsidRPr="00F733A3" w14:paraId="22C14DA9" w14:textId="77777777" w:rsidTr="00872C44">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418" w:type="dxa"/>
            <w:shd w:val="clear" w:color="auto" w:fill="DDD9C3" w:themeFill="background2" w:themeFillShade="E6"/>
          </w:tcPr>
          <w:p w14:paraId="34A6A6CC" w14:textId="681AE55B" w:rsidR="00C32E4F" w:rsidRPr="00F733A3" w:rsidRDefault="00C32E4F" w:rsidP="00872C44">
            <w:pPr>
              <w:rPr>
                <w:rFonts w:ascii="Arial" w:hAnsi="Arial" w:cs="B Lotus"/>
                <w:color w:val="000000"/>
                <w:sz w:val="28"/>
                <w:szCs w:val="28"/>
                <w:rtl/>
              </w:rPr>
            </w:pPr>
            <w:r w:rsidRPr="00F733A3">
              <w:rPr>
                <w:rFonts w:ascii="Arial" w:hAnsi="Arial" w:cs="B Lotus" w:hint="cs"/>
                <w:color w:val="000000"/>
                <w:sz w:val="28"/>
                <w:szCs w:val="28"/>
                <w:rtl/>
              </w:rPr>
              <w:t xml:space="preserve">کد </w:t>
            </w:r>
            <w:r w:rsidR="00B23F3C">
              <w:rPr>
                <w:rFonts w:ascii="Arial" w:hAnsi="Arial" w:cs="B Lotus" w:hint="cs"/>
                <w:color w:val="000000"/>
                <w:sz w:val="28"/>
                <w:szCs w:val="28"/>
                <w:rtl/>
              </w:rPr>
              <w:t>نوع وسیله نقلیه</w:t>
            </w:r>
          </w:p>
        </w:tc>
        <w:tc>
          <w:tcPr>
            <w:tcW w:w="3720" w:type="dxa"/>
            <w:shd w:val="clear" w:color="auto" w:fill="DDD9C3" w:themeFill="background2" w:themeFillShade="E6"/>
            <w:noWrap/>
          </w:tcPr>
          <w:p w14:paraId="7859A950" w14:textId="60A0FAD5" w:rsidR="00C32E4F" w:rsidRPr="00F733A3" w:rsidRDefault="00C32E4F" w:rsidP="00872C44">
            <w:pPr>
              <w:cnfStyle w:val="100000000000" w:firstRow="1" w:lastRow="0" w:firstColumn="0" w:lastColumn="0" w:oddVBand="0" w:evenVBand="0" w:oddHBand="0" w:evenHBand="0" w:firstRowFirstColumn="0" w:firstRowLastColumn="0" w:lastRowFirstColumn="0" w:lastRowLastColumn="0"/>
              <w:rPr>
                <w:rFonts w:ascii="Arial" w:hAnsi="Arial" w:cs="B Lotus"/>
                <w:color w:val="000000"/>
                <w:sz w:val="28"/>
                <w:szCs w:val="28"/>
                <w:rtl/>
              </w:rPr>
            </w:pPr>
            <w:r w:rsidRPr="00F733A3">
              <w:rPr>
                <w:rFonts w:ascii="Arial" w:hAnsi="Arial" w:cs="B Lotus" w:hint="cs"/>
                <w:color w:val="000000"/>
                <w:sz w:val="28"/>
                <w:szCs w:val="28"/>
                <w:rtl/>
              </w:rPr>
              <w:t xml:space="preserve">نام </w:t>
            </w:r>
            <w:r w:rsidR="00B23F3C">
              <w:rPr>
                <w:rFonts w:ascii="Arial" w:hAnsi="Arial" w:cs="B Lotus" w:hint="cs"/>
                <w:color w:val="000000"/>
                <w:sz w:val="28"/>
                <w:szCs w:val="28"/>
                <w:rtl/>
              </w:rPr>
              <w:t>نوع وسیله نقلیه</w:t>
            </w:r>
          </w:p>
        </w:tc>
      </w:tr>
      <w:tr w:rsidR="00C32E4F" w:rsidRPr="00F733A3" w14:paraId="3BCB1F51" w14:textId="77777777" w:rsidTr="00872C44">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6CCD1FF0" w14:textId="77777777" w:rsidR="00C32E4F" w:rsidRPr="00F733A3" w:rsidRDefault="00C32E4F" w:rsidP="00872C44">
            <w:pPr>
              <w:jc w:val="center"/>
              <w:rPr>
                <w:rFonts w:ascii="Arial" w:hAnsi="Arial" w:cs="B Lotus"/>
                <w:color w:val="000000"/>
                <w:sz w:val="28"/>
                <w:szCs w:val="28"/>
                <w:rtl/>
              </w:rPr>
            </w:pPr>
            <w:r w:rsidRPr="00F733A3">
              <w:rPr>
                <w:rFonts w:ascii="Arial" w:hAnsi="Arial" w:cs="B Lotus" w:hint="cs"/>
                <w:color w:val="000000"/>
                <w:sz w:val="28"/>
                <w:szCs w:val="28"/>
                <w:rtl/>
              </w:rPr>
              <w:t>1</w:t>
            </w:r>
          </w:p>
        </w:tc>
        <w:tc>
          <w:tcPr>
            <w:tcW w:w="3720" w:type="dxa"/>
            <w:noWrap/>
            <w:hideMark/>
          </w:tcPr>
          <w:p w14:paraId="144F2856" w14:textId="668AD5CC" w:rsidR="00C32E4F" w:rsidRPr="00B23F3C" w:rsidRDefault="00C32E4F" w:rsidP="00872C44">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B23F3C">
              <w:rPr>
                <w:rFonts w:cs="B Lotus" w:hint="cs"/>
                <w:sz w:val="28"/>
                <w:szCs w:val="28"/>
                <w:rtl/>
              </w:rPr>
              <w:t>سواری</w:t>
            </w:r>
          </w:p>
        </w:tc>
      </w:tr>
      <w:tr w:rsidR="00C32E4F" w:rsidRPr="00F733A3" w14:paraId="3D2F16E4" w14:textId="77777777" w:rsidTr="00872C44">
        <w:trPr>
          <w:trHeight w:val="375"/>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7A7D497A" w14:textId="77777777" w:rsidR="00C32E4F" w:rsidRPr="00F733A3" w:rsidRDefault="00C32E4F" w:rsidP="00872C44">
            <w:pPr>
              <w:jc w:val="center"/>
              <w:rPr>
                <w:rFonts w:ascii="Arial" w:hAnsi="Arial" w:cs="B Lotus"/>
                <w:color w:val="000000"/>
                <w:sz w:val="28"/>
                <w:szCs w:val="28"/>
              </w:rPr>
            </w:pPr>
            <w:r w:rsidRPr="00F733A3">
              <w:rPr>
                <w:rFonts w:ascii="Arial" w:hAnsi="Arial" w:cs="B Lotus" w:hint="cs"/>
                <w:color w:val="000000"/>
                <w:sz w:val="28"/>
                <w:szCs w:val="28"/>
                <w:rtl/>
              </w:rPr>
              <w:t>2</w:t>
            </w:r>
          </w:p>
        </w:tc>
        <w:tc>
          <w:tcPr>
            <w:tcW w:w="3720" w:type="dxa"/>
            <w:noWrap/>
            <w:hideMark/>
          </w:tcPr>
          <w:p w14:paraId="3378D278" w14:textId="665EDF32" w:rsidR="00C32E4F" w:rsidRPr="00B23F3C" w:rsidRDefault="00C32E4F" w:rsidP="00872C44">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tl/>
              </w:rPr>
            </w:pPr>
            <w:r w:rsidRPr="00B23F3C">
              <w:rPr>
                <w:rFonts w:cs="B Lotus" w:hint="cs"/>
                <w:sz w:val="28"/>
                <w:szCs w:val="28"/>
                <w:rtl/>
              </w:rPr>
              <w:t>موتور</w:t>
            </w:r>
            <w:r w:rsidRPr="00B23F3C">
              <w:rPr>
                <w:rFonts w:cs="B Lotus"/>
                <w:sz w:val="28"/>
                <w:szCs w:val="28"/>
                <w:rtl/>
              </w:rPr>
              <w:t xml:space="preserve"> </w:t>
            </w:r>
            <w:r w:rsidRPr="00B23F3C">
              <w:rPr>
                <w:rFonts w:cs="B Lotus" w:hint="cs"/>
                <w:sz w:val="28"/>
                <w:szCs w:val="28"/>
                <w:rtl/>
              </w:rPr>
              <w:t>سیکلت</w:t>
            </w:r>
          </w:p>
        </w:tc>
      </w:tr>
      <w:tr w:rsidR="00C32E4F" w:rsidRPr="00F733A3" w14:paraId="7D28D9A6" w14:textId="77777777" w:rsidTr="00872C44">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528E05BD" w14:textId="77777777" w:rsidR="00C32E4F" w:rsidRPr="00F733A3" w:rsidRDefault="00C32E4F" w:rsidP="00872C44">
            <w:pPr>
              <w:jc w:val="center"/>
              <w:rPr>
                <w:rFonts w:ascii="Arial" w:hAnsi="Arial" w:cs="B Lotus"/>
                <w:color w:val="000000"/>
                <w:sz w:val="28"/>
                <w:szCs w:val="28"/>
              </w:rPr>
            </w:pPr>
            <w:r w:rsidRPr="00F733A3">
              <w:rPr>
                <w:rFonts w:ascii="Arial" w:hAnsi="Arial" w:cs="B Lotus" w:hint="cs"/>
                <w:color w:val="000000"/>
                <w:sz w:val="28"/>
                <w:szCs w:val="28"/>
                <w:rtl/>
              </w:rPr>
              <w:t>3</w:t>
            </w:r>
          </w:p>
        </w:tc>
        <w:tc>
          <w:tcPr>
            <w:tcW w:w="3720" w:type="dxa"/>
            <w:noWrap/>
            <w:hideMark/>
          </w:tcPr>
          <w:p w14:paraId="2D7F067E" w14:textId="170D841F" w:rsidR="00C32E4F" w:rsidRPr="00B23F3C" w:rsidRDefault="00C32E4F" w:rsidP="00872C44">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tl/>
              </w:rPr>
            </w:pPr>
            <w:r w:rsidRPr="00B23F3C">
              <w:rPr>
                <w:rFonts w:cs="B Lotus" w:hint="cs"/>
                <w:sz w:val="28"/>
                <w:szCs w:val="28"/>
                <w:rtl/>
              </w:rPr>
              <w:t>بارکش</w:t>
            </w:r>
          </w:p>
        </w:tc>
      </w:tr>
      <w:tr w:rsidR="00C32E4F" w:rsidRPr="00F733A3" w14:paraId="68679859" w14:textId="77777777" w:rsidTr="00872C44">
        <w:trPr>
          <w:trHeight w:val="375"/>
          <w:jc w:val="center"/>
        </w:trPr>
        <w:tc>
          <w:tcPr>
            <w:cnfStyle w:val="001000000000" w:firstRow="0" w:lastRow="0" w:firstColumn="1" w:lastColumn="0" w:oddVBand="0" w:evenVBand="0" w:oddHBand="0" w:evenHBand="0" w:firstRowFirstColumn="0" w:firstRowLastColumn="0" w:lastRowFirstColumn="0" w:lastRowLastColumn="0"/>
            <w:tcW w:w="1418" w:type="dxa"/>
            <w:hideMark/>
          </w:tcPr>
          <w:p w14:paraId="2332B941" w14:textId="77777777" w:rsidR="00C32E4F" w:rsidRPr="00F733A3" w:rsidRDefault="00C32E4F" w:rsidP="00872C44">
            <w:pPr>
              <w:jc w:val="center"/>
              <w:rPr>
                <w:rFonts w:ascii="Arial" w:hAnsi="Arial" w:cs="B Lotus"/>
                <w:color w:val="000000"/>
                <w:sz w:val="28"/>
                <w:szCs w:val="28"/>
              </w:rPr>
            </w:pPr>
            <w:r w:rsidRPr="00F733A3">
              <w:rPr>
                <w:rFonts w:ascii="Arial" w:hAnsi="Arial" w:cs="B Lotus" w:hint="cs"/>
                <w:color w:val="000000"/>
                <w:sz w:val="28"/>
                <w:szCs w:val="28"/>
                <w:rtl/>
              </w:rPr>
              <w:t>4</w:t>
            </w:r>
          </w:p>
        </w:tc>
        <w:tc>
          <w:tcPr>
            <w:tcW w:w="3720" w:type="dxa"/>
            <w:noWrap/>
            <w:hideMark/>
          </w:tcPr>
          <w:p w14:paraId="6BF9C781" w14:textId="7592EB9B" w:rsidR="00C32E4F" w:rsidRPr="00B23F3C" w:rsidRDefault="00C32E4F" w:rsidP="00872C44">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B23F3C">
              <w:rPr>
                <w:rFonts w:cs="B Lotus" w:hint="cs"/>
                <w:sz w:val="28"/>
                <w:szCs w:val="28"/>
                <w:rtl/>
              </w:rPr>
              <w:t>اتوکار</w:t>
            </w:r>
          </w:p>
        </w:tc>
      </w:tr>
      <w:tr w:rsidR="00872C44" w:rsidRPr="00F733A3" w14:paraId="30072666" w14:textId="77777777" w:rsidTr="00872C44">
        <w:trPr>
          <w:cnfStyle w:val="000000100000" w:firstRow="0" w:lastRow="0" w:firstColumn="0" w:lastColumn="0" w:oddVBand="0" w:evenVBand="0" w:oddHBand="1" w:evenHBand="0"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1418" w:type="dxa"/>
          </w:tcPr>
          <w:p w14:paraId="32478647" w14:textId="4DC7B2BE" w:rsidR="00872C44" w:rsidRPr="00F733A3" w:rsidRDefault="00872C44" w:rsidP="00872C44">
            <w:pPr>
              <w:jc w:val="center"/>
              <w:rPr>
                <w:rFonts w:ascii="Arial" w:hAnsi="Arial" w:cs="B Lotus"/>
                <w:color w:val="000000"/>
                <w:sz w:val="28"/>
                <w:szCs w:val="28"/>
                <w:rtl/>
              </w:rPr>
            </w:pPr>
            <w:r>
              <w:rPr>
                <w:rFonts w:ascii="Arial" w:hAnsi="Arial" w:cs="B Lotus" w:hint="cs"/>
                <w:color w:val="000000"/>
                <w:sz w:val="28"/>
                <w:szCs w:val="28"/>
                <w:rtl/>
              </w:rPr>
              <w:t>5</w:t>
            </w:r>
          </w:p>
        </w:tc>
        <w:tc>
          <w:tcPr>
            <w:tcW w:w="3720" w:type="dxa"/>
            <w:noWrap/>
          </w:tcPr>
          <w:p w14:paraId="7CF72303" w14:textId="7103C620" w:rsidR="00872C44" w:rsidRPr="00B23F3C" w:rsidRDefault="00872C44" w:rsidP="00872C44">
            <w:pP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hint="cs"/>
                <w:sz w:val="28"/>
                <w:szCs w:val="28"/>
                <w:rtl/>
              </w:rPr>
              <w:t>سایر(کشاورزی، راه سازی و ساختمان، حمل زباله و خیابان پاک کن ها)</w:t>
            </w:r>
          </w:p>
        </w:tc>
      </w:tr>
    </w:tbl>
    <w:p w14:paraId="33EDF54E" w14:textId="77777777" w:rsidR="00C32E4F" w:rsidRPr="00C32E4F" w:rsidRDefault="00C32E4F" w:rsidP="00C32E4F">
      <w:pPr>
        <w:rPr>
          <w:rtl/>
        </w:rPr>
      </w:pPr>
    </w:p>
    <w:p w14:paraId="39E7136F" w14:textId="7019BE3B" w:rsidR="00C32E4F" w:rsidRDefault="00C32E4F" w:rsidP="00C32E4F">
      <w:pPr>
        <w:rPr>
          <w:rtl/>
        </w:rPr>
      </w:pPr>
    </w:p>
    <w:p w14:paraId="26A3D924" w14:textId="1722CD37" w:rsidR="00C32E4F" w:rsidRDefault="00C32E4F" w:rsidP="00C32E4F">
      <w:pPr>
        <w:rPr>
          <w:rtl/>
        </w:rPr>
      </w:pPr>
    </w:p>
    <w:p w14:paraId="2D2785F5" w14:textId="77777777" w:rsidR="00C32E4F" w:rsidRPr="00C32E4F" w:rsidRDefault="00C32E4F" w:rsidP="00C32E4F">
      <w:pPr>
        <w:rPr>
          <w:rtl/>
        </w:rPr>
      </w:pPr>
    </w:p>
    <w:p w14:paraId="270015FF" w14:textId="77777777" w:rsidR="00C32E4F" w:rsidRDefault="00C32E4F" w:rsidP="00C32E4F">
      <w:pPr>
        <w:rPr>
          <w:rtl/>
        </w:rPr>
      </w:pPr>
    </w:p>
    <w:p w14:paraId="014E2678" w14:textId="77777777" w:rsidR="00B23F3C" w:rsidRDefault="00B23F3C" w:rsidP="00B23F3C">
      <w:pPr>
        <w:rPr>
          <w:rtl/>
        </w:rPr>
      </w:pPr>
    </w:p>
    <w:p w14:paraId="13967735" w14:textId="77777777" w:rsidR="00B23F3C" w:rsidRDefault="00B23F3C" w:rsidP="00B23F3C">
      <w:pPr>
        <w:rPr>
          <w:rtl/>
        </w:rPr>
      </w:pPr>
    </w:p>
    <w:p w14:paraId="2D86EB57" w14:textId="172578C2" w:rsidR="00B70375" w:rsidRPr="00F733A3" w:rsidRDefault="00CA239A" w:rsidP="00DC2ED0">
      <w:pPr>
        <w:pStyle w:val="Heading2"/>
        <w:rPr>
          <w:rFonts w:cs="B Lotus"/>
          <w:sz w:val="28"/>
          <w:szCs w:val="28"/>
          <w:rtl/>
        </w:rPr>
      </w:pPr>
      <w:bookmarkStart w:id="45" w:name="_Toc38109483"/>
      <w:r w:rsidRPr="00F733A3">
        <w:rPr>
          <w:rFonts w:cs="B Lotus" w:hint="cs"/>
          <w:sz w:val="28"/>
          <w:szCs w:val="28"/>
          <w:rtl/>
        </w:rPr>
        <w:t xml:space="preserve">جدول </w:t>
      </w:r>
      <w:r w:rsidR="00475B29" w:rsidRPr="00F733A3">
        <w:rPr>
          <w:rFonts w:cs="B Lotus" w:hint="cs"/>
          <w:sz w:val="28"/>
          <w:szCs w:val="28"/>
          <w:rtl/>
        </w:rPr>
        <w:t>کد کشورها</w:t>
      </w:r>
      <w:r w:rsidR="00366351" w:rsidRPr="00F733A3">
        <w:rPr>
          <w:rFonts w:cs="B Lotus" w:hint="cs"/>
          <w:sz w:val="28"/>
          <w:szCs w:val="28"/>
          <w:rtl/>
        </w:rPr>
        <w:t>ی سازنده خودرو</w:t>
      </w:r>
      <w:r w:rsidR="00475B29" w:rsidRPr="00F733A3">
        <w:rPr>
          <w:rFonts w:cs="B Lotus" w:hint="cs"/>
          <w:sz w:val="28"/>
          <w:szCs w:val="28"/>
          <w:rtl/>
        </w:rPr>
        <w:t>:</w:t>
      </w:r>
      <w:bookmarkEnd w:id="44"/>
      <w:bookmarkEnd w:id="45"/>
    </w:p>
    <w:p w14:paraId="2BFF2214" w14:textId="77777777" w:rsidR="00F656CB" w:rsidRPr="00F733A3" w:rsidRDefault="00F656CB" w:rsidP="00F656CB">
      <w:pPr>
        <w:rPr>
          <w:rFonts w:cs="B Lotus"/>
          <w:sz w:val="24"/>
          <w:szCs w:val="24"/>
          <w:rtl/>
        </w:rPr>
      </w:pPr>
    </w:p>
    <w:tbl>
      <w:tblPr>
        <w:tblStyle w:val="PlainTable11"/>
        <w:tblpPr w:leftFromText="180" w:rightFromText="180" w:vertAnchor="text" w:tblpXSpec="center" w:tblpY="1"/>
        <w:tblOverlap w:val="never"/>
        <w:bidiVisual/>
        <w:tblW w:w="3686" w:type="dxa"/>
        <w:tblLook w:val="04A0" w:firstRow="1" w:lastRow="0" w:firstColumn="1" w:lastColumn="0" w:noHBand="0" w:noVBand="1"/>
      </w:tblPr>
      <w:tblGrid>
        <w:gridCol w:w="1418"/>
        <w:gridCol w:w="2268"/>
      </w:tblGrid>
      <w:tr w:rsidR="00366351" w:rsidRPr="00F733A3" w14:paraId="2941404F" w14:textId="77777777" w:rsidTr="009C5ABB">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18" w:type="dxa"/>
            <w:shd w:val="clear" w:color="auto" w:fill="DDD9C3" w:themeFill="background2" w:themeFillShade="E6"/>
          </w:tcPr>
          <w:p w14:paraId="75CB18F4" w14:textId="77777777" w:rsidR="00366351" w:rsidRPr="00F733A3" w:rsidRDefault="00366351" w:rsidP="009C5ABB">
            <w:pPr>
              <w:rPr>
                <w:rFonts w:ascii="Arial" w:hAnsi="Arial" w:cs="B Lotus"/>
                <w:color w:val="000000"/>
                <w:sz w:val="28"/>
                <w:szCs w:val="28"/>
                <w:rtl/>
              </w:rPr>
            </w:pPr>
            <w:r w:rsidRPr="00F733A3">
              <w:rPr>
                <w:rFonts w:ascii="Arial" w:hAnsi="Arial" w:cs="B Lotus" w:hint="cs"/>
                <w:color w:val="000000"/>
                <w:sz w:val="28"/>
                <w:szCs w:val="28"/>
                <w:rtl/>
              </w:rPr>
              <w:t>کد کشور</w:t>
            </w:r>
          </w:p>
        </w:tc>
        <w:tc>
          <w:tcPr>
            <w:tcW w:w="2268" w:type="dxa"/>
            <w:shd w:val="clear" w:color="auto" w:fill="DDD9C3" w:themeFill="background2" w:themeFillShade="E6"/>
            <w:noWrap/>
          </w:tcPr>
          <w:p w14:paraId="0B89319E" w14:textId="77777777" w:rsidR="00366351" w:rsidRPr="00F733A3" w:rsidRDefault="00366351" w:rsidP="009C5ABB">
            <w:pPr>
              <w:cnfStyle w:val="100000000000" w:firstRow="1" w:lastRow="0" w:firstColumn="0" w:lastColumn="0" w:oddVBand="0" w:evenVBand="0" w:oddHBand="0" w:evenHBand="0" w:firstRowFirstColumn="0" w:firstRowLastColumn="0" w:lastRowFirstColumn="0" w:lastRowLastColumn="0"/>
              <w:rPr>
                <w:rFonts w:ascii="Arial" w:hAnsi="Arial" w:cs="B Lotus"/>
                <w:color w:val="000000"/>
                <w:sz w:val="28"/>
                <w:szCs w:val="28"/>
                <w:rtl/>
              </w:rPr>
            </w:pPr>
            <w:r w:rsidRPr="00F733A3">
              <w:rPr>
                <w:rFonts w:ascii="Arial" w:hAnsi="Arial" w:cs="B Lotus" w:hint="cs"/>
                <w:color w:val="000000"/>
                <w:sz w:val="28"/>
                <w:szCs w:val="28"/>
                <w:rtl/>
              </w:rPr>
              <w:t>نام کشور</w:t>
            </w:r>
          </w:p>
        </w:tc>
      </w:tr>
      <w:tr w:rsidR="00B70375" w:rsidRPr="00F733A3" w14:paraId="0B3F32DC" w14:textId="77777777" w:rsidTr="009C5AB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474CDC3C" w14:textId="77777777" w:rsidR="00B70375" w:rsidRPr="00F733A3" w:rsidRDefault="00B70375" w:rsidP="009C5ABB">
            <w:pPr>
              <w:jc w:val="center"/>
              <w:rPr>
                <w:rFonts w:ascii="Arial" w:hAnsi="Arial" w:cs="B Lotus"/>
                <w:color w:val="000000"/>
                <w:sz w:val="28"/>
                <w:szCs w:val="28"/>
                <w:rtl/>
              </w:rPr>
            </w:pPr>
            <w:r w:rsidRPr="00F733A3">
              <w:rPr>
                <w:rFonts w:ascii="Arial" w:hAnsi="Arial" w:cs="B Lotus" w:hint="cs"/>
                <w:color w:val="000000"/>
                <w:sz w:val="28"/>
                <w:szCs w:val="28"/>
                <w:rtl/>
              </w:rPr>
              <w:t>1</w:t>
            </w:r>
          </w:p>
        </w:tc>
        <w:tc>
          <w:tcPr>
            <w:tcW w:w="2268" w:type="dxa"/>
            <w:noWrap/>
            <w:hideMark/>
          </w:tcPr>
          <w:p w14:paraId="6AA9B2DA" w14:textId="77777777" w:rsidR="00B70375" w:rsidRPr="00F733A3" w:rsidRDefault="00B70375" w:rsidP="009C5ABB">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ایران</w:t>
            </w:r>
          </w:p>
        </w:tc>
      </w:tr>
      <w:tr w:rsidR="00B70375" w:rsidRPr="00F733A3" w14:paraId="43C7291E" w14:textId="77777777" w:rsidTr="009C5ABB">
        <w:trPr>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128ED759"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2</w:t>
            </w:r>
          </w:p>
        </w:tc>
        <w:tc>
          <w:tcPr>
            <w:tcW w:w="2268" w:type="dxa"/>
            <w:noWrap/>
            <w:hideMark/>
          </w:tcPr>
          <w:p w14:paraId="0CE8385E" w14:textId="77777777" w:rsidR="00B70375" w:rsidRPr="00F733A3" w:rsidRDefault="00B70375" w:rsidP="009C5ABB">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tl/>
              </w:rPr>
            </w:pPr>
            <w:r w:rsidRPr="00F733A3">
              <w:rPr>
                <w:rFonts w:ascii="Arial" w:hAnsi="Arial" w:cs="B Lotus" w:hint="cs"/>
                <w:color w:val="000000"/>
                <w:sz w:val="28"/>
                <w:szCs w:val="28"/>
                <w:rtl/>
              </w:rPr>
              <w:t>کره جنوبی</w:t>
            </w:r>
          </w:p>
        </w:tc>
      </w:tr>
      <w:tr w:rsidR="00B70375" w:rsidRPr="00F733A3" w14:paraId="3C053801" w14:textId="77777777" w:rsidTr="009C5AB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4A813BDD"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lastRenderedPageBreak/>
              <w:t>3</w:t>
            </w:r>
          </w:p>
        </w:tc>
        <w:tc>
          <w:tcPr>
            <w:tcW w:w="2268" w:type="dxa"/>
            <w:noWrap/>
            <w:hideMark/>
          </w:tcPr>
          <w:p w14:paraId="5AE27090" w14:textId="77777777" w:rsidR="00B70375" w:rsidRPr="00F733A3" w:rsidRDefault="00B70375" w:rsidP="009C5ABB">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tl/>
              </w:rPr>
            </w:pPr>
            <w:r w:rsidRPr="00F733A3">
              <w:rPr>
                <w:rFonts w:ascii="Arial" w:hAnsi="Arial" w:cs="B Lotus" w:hint="cs"/>
                <w:color w:val="000000"/>
                <w:sz w:val="28"/>
                <w:szCs w:val="28"/>
                <w:rtl/>
              </w:rPr>
              <w:t>ژاپن</w:t>
            </w:r>
          </w:p>
        </w:tc>
      </w:tr>
      <w:tr w:rsidR="00B70375" w:rsidRPr="00F733A3" w14:paraId="21D26052" w14:textId="77777777" w:rsidTr="009C5ABB">
        <w:trPr>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2F424339"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4</w:t>
            </w:r>
          </w:p>
        </w:tc>
        <w:tc>
          <w:tcPr>
            <w:tcW w:w="2268" w:type="dxa"/>
            <w:noWrap/>
            <w:hideMark/>
          </w:tcPr>
          <w:p w14:paraId="1C19B8C7" w14:textId="77777777" w:rsidR="00B70375" w:rsidRPr="00F733A3" w:rsidRDefault="00B70375" w:rsidP="009C5ABB">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آلمان</w:t>
            </w:r>
          </w:p>
        </w:tc>
      </w:tr>
      <w:tr w:rsidR="00B70375" w:rsidRPr="00F733A3" w14:paraId="4E0C9F57" w14:textId="77777777" w:rsidTr="009C5AB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1EC5DBD8"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5</w:t>
            </w:r>
          </w:p>
        </w:tc>
        <w:tc>
          <w:tcPr>
            <w:tcW w:w="2268" w:type="dxa"/>
            <w:noWrap/>
            <w:hideMark/>
          </w:tcPr>
          <w:p w14:paraId="278FADD5" w14:textId="77777777" w:rsidR="00B70375" w:rsidRPr="00F733A3" w:rsidRDefault="00B70375" w:rsidP="009C5ABB">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فرانسه</w:t>
            </w:r>
          </w:p>
        </w:tc>
      </w:tr>
      <w:tr w:rsidR="00B70375" w:rsidRPr="00F733A3" w14:paraId="71A8C5BC" w14:textId="77777777" w:rsidTr="009C5ABB">
        <w:trPr>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5549BA13" w14:textId="77777777" w:rsidR="00B70375" w:rsidRPr="00F733A3" w:rsidRDefault="00B70375" w:rsidP="009C5ABB">
            <w:pPr>
              <w:jc w:val="center"/>
              <w:rPr>
                <w:rFonts w:ascii="Arial" w:hAnsi="Arial" w:cs="B Lotus"/>
                <w:color w:val="000000"/>
                <w:sz w:val="28"/>
                <w:szCs w:val="28"/>
                <w:rtl/>
              </w:rPr>
            </w:pPr>
            <w:r w:rsidRPr="00F733A3">
              <w:rPr>
                <w:rFonts w:ascii="Arial" w:hAnsi="Arial" w:cs="B Lotus" w:hint="cs"/>
                <w:color w:val="000000"/>
                <w:sz w:val="28"/>
                <w:szCs w:val="28"/>
                <w:rtl/>
              </w:rPr>
              <w:t>6</w:t>
            </w:r>
          </w:p>
        </w:tc>
        <w:tc>
          <w:tcPr>
            <w:tcW w:w="2268" w:type="dxa"/>
            <w:noWrap/>
            <w:hideMark/>
          </w:tcPr>
          <w:p w14:paraId="08745335" w14:textId="77777777" w:rsidR="00B70375" w:rsidRPr="00F733A3" w:rsidRDefault="00B70375" w:rsidP="009C5ABB">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آمریکا</w:t>
            </w:r>
          </w:p>
        </w:tc>
      </w:tr>
      <w:tr w:rsidR="00B70375" w:rsidRPr="00F733A3" w14:paraId="14F0FDDA" w14:textId="77777777" w:rsidTr="009C5AB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72B6A0F3"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7</w:t>
            </w:r>
          </w:p>
        </w:tc>
        <w:tc>
          <w:tcPr>
            <w:tcW w:w="2268" w:type="dxa"/>
            <w:noWrap/>
            <w:hideMark/>
          </w:tcPr>
          <w:p w14:paraId="63497A98" w14:textId="77777777" w:rsidR="00B70375" w:rsidRPr="00F733A3" w:rsidRDefault="00B70375" w:rsidP="009C5ABB">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ایتالیا</w:t>
            </w:r>
          </w:p>
        </w:tc>
      </w:tr>
      <w:tr w:rsidR="00B70375" w:rsidRPr="00F733A3" w14:paraId="610FD02A" w14:textId="77777777" w:rsidTr="009C5ABB">
        <w:trPr>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7C47457F"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8</w:t>
            </w:r>
          </w:p>
        </w:tc>
        <w:tc>
          <w:tcPr>
            <w:tcW w:w="2268" w:type="dxa"/>
            <w:noWrap/>
            <w:hideMark/>
          </w:tcPr>
          <w:p w14:paraId="554206E8" w14:textId="77777777" w:rsidR="00B70375" w:rsidRPr="00F733A3" w:rsidRDefault="00B70375" w:rsidP="009C5ABB">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سوئد</w:t>
            </w:r>
          </w:p>
        </w:tc>
      </w:tr>
      <w:tr w:rsidR="00B70375" w:rsidRPr="00F733A3" w14:paraId="769A5B27" w14:textId="77777777" w:rsidTr="009C5AB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36B1CBF3"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9</w:t>
            </w:r>
          </w:p>
        </w:tc>
        <w:tc>
          <w:tcPr>
            <w:tcW w:w="2268" w:type="dxa"/>
            <w:noWrap/>
            <w:hideMark/>
          </w:tcPr>
          <w:p w14:paraId="5DEA0A4F" w14:textId="77777777" w:rsidR="00B70375" w:rsidRPr="00F733A3" w:rsidRDefault="00B70375" w:rsidP="009C5ABB">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چین</w:t>
            </w:r>
          </w:p>
        </w:tc>
      </w:tr>
      <w:tr w:rsidR="00B70375" w:rsidRPr="00F733A3" w14:paraId="32B58F7C" w14:textId="77777777" w:rsidTr="009C5ABB">
        <w:trPr>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1AA7DAEF"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10</w:t>
            </w:r>
          </w:p>
        </w:tc>
        <w:tc>
          <w:tcPr>
            <w:tcW w:w="2268" w:type="dxa"/>
            <w:noWrap/>
            <w:hideMark/>
          </w:tcPr>
          <w:p w14:paraId="3486CEBA" w14:textId="77777777" w:rsidR="00B70375" w:rsidRPr="00F733A3" w:rsidRDefault="00B70375" w:rsidP="009C5ABB">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هلند</w:t>
            </w:r>
          </w:p>
        </w:tc>
      </w:tr>
      <w:tr w:rsidR="00B70375" w:rsidRPr="00F733A3" w14:paraId="4E9A6101" w14:textId="77777777" w:rsidTr="009C5AB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7A4E60AF"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11</w:t>
            </w:r>
          </w:p>
        </w:tc>
        <w:tc>
          <w:tcPr>
            <w:tcW w:w="2268" w:type="dxa"/>
            <w:noWrap/>
            <w:hideMark/>
          </w:tcPr>
          <w:p w14:paraId="2BE01535" w14:textId="77777777" w:rsidR="00B70375" w:rsidRPr="00F733A3" w:rsidRDefault="00B70375" w:rsidP="009C5ABB">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هند</w:t>
            </w:r>
          </w:p>
        </w:tc>
      </w:tr>
      <w:tr w:rsidR="00B70375" w:rsidRPr="00F733A3" w14:paraId="534DBA0F" w14:textId="77777777" w:rsidTr="009C5ABB">
        <w:trPr>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13883989"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12</w:t>
            </w:r>
          </w:p>
        </w:tc>
        <w:tc>
          <w:tcPr>
            <w:tcW w:w="2268" w:type="dxa"/>
            <w:noWrap/>
            <w:hideMark/>
          </w:tcPr>
          <w:p w14:paraId="6C13EBE6" w14:textId="77777777" w:rsidR="00B70375" w:rsidRPr="00F733A3" w:rsidRDefault="00B70375" w:rsidP="009C5ABB">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اسپانیا</w:t>
            </w:r>
          </w:p>
        </w:tc>
      </w:tr>
      <w:tr w:rsidR="00B70375" w:rsidRPr="00F733A3" w14:paraId="7133FFBA" w14:textId="77777777" w:rsidTr="009C5AB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67E7B3AE"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13</w:t>
            </w:r>
          </w:p>
        </w:tc>
        <w:tc>
          <w:tcPr>
            <w:tcW w:w="2268" w:type="dxa"/>
            <w:noWrap/>
            <w:hideMark/>
          </w:tcPr>
          <w:p w14:paraId="3EE4F912" w14:textId="77777777" w:rsidR="00B70375" w:rsidRPr="00F733A3" w:rsidRDefault="00B70375" w:rsidP="009C5ABB">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روسیه</w:t>
            </w:r>
          </w:p>
        </w:tc>
      </w:tr>
      <w:tr w:rsidR="00B70375" w:rsidRPr="00F733A3" w14:paraId="13A9261D" w14:textId="77777777" w:rsidTr="009C5ABB">
        <w:trPr>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72E67AC1"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14</w:t>
            </w:r>
          </w:p>
        </w:tc>
        <w:tc>
          <w:tcPr>
            <w:tcW w:w="2268" w:type="dxa"/>
            <w:noWrap/>
            <w:hideMark/>
          </w:tcPr>
          <w:p w14:paraId="0F002571" w14:textId="77777777" w:rsidR="00B70375" w:rsidRPr="00F733A3" w:rsidRDefault="00B70375" w:rsidP="009C5ABB">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مالزی</w:t>
            </w:r>
          </w:p>
        </w:tc>
      </w:tr>
      <w:tr w:rsidR="00B70375" w:rsidRPr="00F733A3" w14:paraId="6DEEC785" w14:textId="77777777" w:rsidTr="009C5AB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5B27D3A4"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15</w:t>
            </w:r>
          </w:p>
        </w:tc>
        <w:tc>
          <w:tcPr>
            <w:tcW w:w="2268" w:type="dxa"/>
            <w:noWrap/>
            <w:hideMark/>
          </w:tcPr>
          <w:p w14:paraId="21EF21C2" w14:textId="77777777" w:rsidR="00B70375" w:rsidRPr="00F733A3" w:rsidRDefault="00B70375" w:rsidP="009C5ABB">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آرژانتین</w:t>
            </w:r>
          </w:p>
        </w:tc>
      </w:tr>
      <w:tr w:rsidR="00B70375" w:rsidRPr="00F733A3" w14:paraId="6C73A6AE" w14:textId="77777777" w:rsidTr="009C5ABB">
        <w:trPr>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7C69346C"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16</w:t>
            </w:r>
          </w:p>
        </w:tc>
        <w:tc>
          <w:tcPr>
            <w:tcW w:w="2268" w:type="dxa"/>
            <w:noWrap/>
            <w:hideMark/>
          </w:tcPr>
          <w:p w14:paraId="6B0CFDDB" w14:textId="77777777" w:rsidR="00B70375" w:rsidRPr="00F733A3" w:rsidRDefault="00B70375" w:rsidP="009C5ABB">
            <w:pPr>
              <w:cnfStyle w:val="000000000000" w:firstRow="0" w:lastRow="0" w:firstColumn="0" w:lastColumn="0" w:oddVBand="0" w:evenVBand="0" w:oddHBand="0"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لهستان</w:t>
            </w:r>
          </w:p>
        </w:tc>
      </w:tr>
      <w:tr w:rsidR="00B70375" w:rsidRPr="00F733A3" w14:paraId="6B768CD4" w14:textId="77777777" w:rsidTr="009C5AB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18" w:type="dxa"/>
            <w:hideMark/>
          </w:tcPr>
          <w:p w14:paraId="2BCE3F3F" w14:textId="77777777" w:rsidR="00B70375" w:rsidRPr="00F733A3" w:rsidRDefault="00B70375" w:rsidP="009C5ABB">
            <w:pPr>
              <w:jc w:val="center"/>
              <w:rPr>
                <w:rFonts w:ascii="Arial" w:hAnsi="Arial" w:cs="B Lotus"/>
                <w:color w:val="000000"/>
                <w:sz w:val="28"/>
                <w:szCs w:val="28"/>
              </w:rPr>
            </w:pPr>
            <w:r w:rsidRPr="00F733A3">
              <w:rPr>
                <w:rFonts w:ascii="Arial" w:hAnsi="Arial" w:cs="B Lotus" w:hint="cs"/>
                <w:color w:val="000000"/>
                <w:sz w:val="28"/>
                <w:szCs w:val="28"/>
                <w:rtl/>
              </w:rPr>
              <w:t>17</w:t>
            </w:r>
          </w:p>
        </w:tc>
        <w:tc>
          <w:tcPr>
            <w:tcW w:w="2268" w:type="dxa"/>
            <w:noWrap/>
            <w:hideMark/>
          </w:tcPr>
          <w:p w14:paraId="225D2C3B" w14:textId="77777777" w:rsidR="00B70375" w:rsidRPr="00F733A3" w:rsidRDefault="00B70375" w:rsidP="009C5ABB">
            <w:pPr>
              <w:cnfStyle w:val="000000100000" w:firstRow="0" w:lastRow="0" w:firstColumn="0" w:lastColumn="0" w:oddVBand="0" w:evenVBand="0" w:oddHBand="1" w:evenHBand="0" w:firstRowFirstColumn="0" w:firstRowLastColumn="0" w:lastRowFirstColumn="0" w:lastRowLastColumn="0"/>
              <w:rPr>
                <w:rFonts w:ascii="Arial" w:hAnsi="Arial" w:cs="B Lotus"/>
                <w:color w:val="000000"/>
                <w:sz w:val="28"/>
                <w:szCs w:val="28"/>
              </w:rPr>
            </w:pPr>
            <w:r w:rsidRPr="00F733A3">
              <w:rPr>
                <w:rFonts w:ascii="Arial" w:hAnsi="Arial" w:cs="B Lotus" w:hint="cs"/>
                <w:color w:val="000000"/>
                <w:sz w:val="28"/>
                <w:szCs w:val="28"/>
                <w:rtl/>
              </w:rPr>
              <w:t>جمهوری چک</w:t>
            </w:r>
          </w:p>
        </w:tc>
      </w:tr>
    </w:tbl>
    <w:p w14:paraId="3E05801A" w14:textId="2C7C1AA1" w:rsidR="00B70375" w:rsidRPr="00F733A3" w:rsidRDefault="009C5ABB" w:rsidP="00475B29">
      <w:pPr>
        <w:rPr>
          <w:rFonts w:cs="B Lotus"/>
          <w:sz w:val="28"/>
          <w:szCs w:val="28"/>
          <w:rtl/>
        </w:rPr>
      </w:pPr>
      <w:r w:rsidRPr="00F733A3">
        <w:rPr>
          <w:rFonts w:cs="B Lotus"/>
          <w:sz w:val="28"/>
          <w:szCs w:val="28"/>
          <w:rtl/>
        </w:rPr>
        <w:br w:type="textWrapping" w:clear="all"/>
      </w:r>
      <w:r w:rsidR="00B70375" w:rsidRPr="00F733A3">
        <w:rPr>
          <w:rFonts w:cs="B Lotus"/>
          <w:sz w:val="28"/>
          <w:szCs w:val="28"/>
          <w:rtl/>
        </w:rPr>
        <w:t xml:space="preserve"> </w:t>
      </w:r>
    </w:p>
    <w:p w14:paraId="74102C40" w14:textId="56DB378C" w:rsidR="00B70375" w:rsidRPr="00F733A3" w:rsidRDefault="00475B29" w:rsidP="00D82F4B">
      <w:pPr>
        <w:pStyle w:val="Heading2"/>
        <w:rPr>
          <w:rFonts w:cs="B Lotus"/>
          <w:sz w:val="28"/>
          <w:szCs w:val="28"/>
          <w:rtl/>
        </w:rPr>
      </w:pPr>
      <w:bookmarkStart w:id="46" w:name="_جدول_کد_سیستم"/>
      <w:bookmarkStart w:id="47" w:name="_Toc439461590"/>
      <w:bookmarkStart w:id="48" w:name="_Toc38109484"/>
      <w:bookmarkEnd w:id="46"/>
      <w:r w:rsidRPr="00F733A3">
        <w:rPr>
          <w:rFonts w:cs="B Lotus" w:hint="cs"/>
          <w:sz w:val="28"/>
          <w:szCs w:val="28"/>
          <w:rtl/>
        </w:rPr>
        <w:t xml:space="preserve">جدول کد </w:t>
      </w:r>
      <w:r w:rsidR="00D82F4B" w:rsidRPr="00F733A3">
        <w:rPr>
          <w:rFonts w:cs="B Lotus" w:hint="cs"/>
          <w:sz w:val="28"/>
          <w:szCs w:val="28"/>
          <w:rtl/>
        </w:rPr>
        <w:t>سیستم</w:t>
      </w:r>
      <w:r w:rsidRPr="00F733A3">
        <w:rPr>
          <w:rFonts w:cs="B Lotus" w:hint="cs"/>
          <w:sz w:val="28"/>
          <w:szCs w:val="28"/>
          <w:rtl/>
        </w:rPr>
        <w:t xml:space="preserve"> خودرو</w:t>
      </w:r>
      <w:r w:rsidR="00B43339" w:rsidRPr="00F733A3">
        <w:rPr>
          <w:rFonts w:cs="B Lotus" w:hint="cs"/>
          <w:sz w:val="28"/>
          <w:szCs w:val="28"/>
          <w:rtl/>
        </w:rPr>
        <w:t>:</w:t>
      </w:r>
      <w:bookmarkEnd w:id="47"/>
      <w:bookmarkEnd w:id="48"/>
      <w:r w:rsidR="005977C5" w:rsidRPr="00F733A3">
        <w:rPr>
          <w:rFonts w:cs="B Lotus" w:hint="cs"/>
          <w:sz w:val="28"/>
          <w:szCs w:val="28"/>
          <w:rtl/>
        </w:rPr>
        <w:t xml:space="preserve"> </w:t>
      </w:r>
    </w:p>
    <w:tbl>
      <w:tblPr>
        <w:tblStyle w:val="PlainTable1"/>
        <w:tblW w:w="6840" w:type="dxa"/>
        <w:jc w:val="center"/>
        <w:tblLook w:val="04A0" w:firstRow="1" w:lastRow="0" w:firstColumn="1" w:lastColumn="0" w:noHBand="0" w:noVBand="1"/>
      </w:tblPr>
      <w:tblGrid>
        <w:gridCol w:w="4590"/>
        <w:gridCol w:w="2250"/>
      </w:tblGrid>
      <w:tr w:rsidR="00D0268E" w:rsidRPr="00D0268E" w14:paraId="14EA8096" w14:textId="77777777" w:rsidTr="005C44B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4590" w:type="dxa"/>
            <w:shd w:val="clear" w:color="auto" w:fill="DDD9C3" w:themeFill="background2" w:themeFillShade="E6"/>
          </w:tcPr>
          <w:p w14:paraId="36DC48EB" w14:textId="0C8EA06C" w:rsidR="00D0268E" w:rsidRPr="00D0268E" w:rsidRDefault="00D0268E" w:rsidP="00D0268E">
            <w:pPr>
              <w:rPr>
                <w:rFonts w:ascii="Arial" w:hAnsi="Arial" w:cs="B Lotus"/>
                <w:color w:val="000000"/>
                <w:sz w:val="32"/>
                <w:szCs w:val="32"/>
                <w:rtl/>
              </w:rPr>
            </w:pPr>
            <w:r w:rsidRPr="00D0268E">
              <w:rPr>
                <w:rFonts w:ascii="Arial" w:hAnsi="Arial" w:cs="B Lotus" w:hint="cs"/>
                <w:color w:val="000000"/>
                <w:sz w:val="32"/>
                <w:szCs w:val="32"/>
                <w:rtl/>
              </w:rPr>
              <w:t>سیستم خودرو</w:t>
            </w:r>
          </w:p>
        </w:tc>
        <w:tc>
          <w:tcPr>
            <w:tcW w:w="2250" w:type="dxa"/>
            <w:shd w:val="clear" w:color="auto" w:fill="DDD9C3" w:themeFill="background2" w:themeFillShade="E6"/>
          </w:tcPr>
          <w:p w14:paraId="29412960" w14:textId="0EAC420A" w:rsidR="00D0268E" w:rsidRPr="00D0268E" w:rsidRDefault="00D0268E" w:rsidP="00D0268E">
            <w:pPr>
              <w:jc w:val="center"/>
              <w:cnfStyle w:val="100000000000" w:firstRow="1" w:lastRow="0" w:firstColumn="0" w:lastColumn="0" w:oddVBand="0" w:evenVBand="0" w:oddHBand="0" w:evenHBand="0" w:firstRowFirstColumn="0" w:firstRowLastColumn="0" w:lastRowFirstColumn="0" w:lastRowLastColumn="0"/>
              <w:rPr>
                <w:rFonts w:ascii="Arial" w:hAnsi="Arial" w:cs="B Lotus"/>
                <w:color w:val="000000"/>
                <w:sz w:val="32"/>
                <w:szCs w:val="32"/>
              </w:rPr>
            </w:pPr>
            <w:r w:rsidRPr="00D0268E">
              <w:rPr>
                <w:rFonts w:ascii="Arial" w:hAnsi="Arial" w:cs="B Lotus" w:hint="cs"/>
                <w:color w:val="000000"/>
                <w:sz w:val="32"/>
                <w:szCs w:val="32"/>
                <w:rtl/>
              </w:rPr>
              <w:t>کد سیستم خودرو</w:t>
            </w:r>
          </w:p>
        </w:tc>
      </w:tr>
      <w:tr w:rsidR="00D0268E" w:rsidRPr="00D0268E" w14:paraId="246A209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8EE8CA6" w14:textId="6D46EDD6" w:rsidR="00D0268E" w:rsidRPr="005C44B9" w:rsidRDefault="00D0268E" w:rsidP="00D0268E">
            <w:pPr>
              <w:rPr>
                <w:rFonts w:cs="B Lotus"/>
                <w:b w:val="0"/>
                <w:bCs w:val="0"/>
                <w:color w:val="FF0000"/>
                <w:sz w:val="32"/>
                <w:szCs w:val="32"/>
              </w:rPr>
            </w:pPr>
            <w:r w:rsidRPr="005C44B9">
              <w:rPr>
                <w:rFonts w:cs="B Lotus"/>
                <w:b w:val="0"/>
                <w:bCs w:val="0"/>
                <w:color w:val="FF0000"/>
                <w:sz w:val="32"/>
                <w:szCs w:val="32"/>
                <w:rtl/>
              </w:rPr>
              <w:t>عدم وجود کد س</w:t>
            </w:r>
            <w:r w:rsidRPr="005C44B9">
              <w:rPr>
                <w:rFonts w:cs="B Lotus" w:hint="cs"/>
                <w:b w:val="0"/>
                <w:bCs w:val="0"/>
                <w:color w:val="FF0000"/>
                <w:sz w:val="32"/>
                <w:szCs w:val="32"/>
                <w:rtl/>
              </w:rPr>
              <w:t>ی</w:t>
            </w:r>
            <w:r w:rsidRPr="005C44B9">
              <w:rPr>
                <w:rFonts w:cs="B Lotus" w:hint="eastAsia"/>
                <w:b w:val="0"/>
                <w:bCs w:val="0"/>
                <w:color w:val="FF0000"/>
                <w:sz w:val="32"/>
                <w:szCs w:val="32"/>
                <w:rtl/>
              </w:rPr>
              <w:t>ستم</w:t>
            </w:r>
            <w:r w:rsidRPr="005C44B9">
              <w:rPr>
                <w:rFonts w:cs="B Lotus"/>
                <w:b w:val="0"/>
                <w:bCs w:val="0"/>
                <w:color w:val="FF0000"/>
                <w:sz w:val="32"/>
                <w:szCs w:val="32"/>
                <w:rtl/>
              </w:rPr>
              <w:t xml:space="preserve"> خودرو در جدول</w:t>
            </w:r>
            <w:r w:rsidR="00083540" w:rsidRPr="005C44B9">
              <w:rPr>
                <w:rFonts w:cs="B Lotus" w:hint="cs"/>
                <w:b w:val="0"/>
                <w:bCs w:val="0"/>
                <w:color w:val="FF0000"/>
                <w:sz w:val="32"/>
                <w:szCs w:val="32"/>
                <w:rtl/>
              </w:rPr>
              <w:t xml:space="preserve">(غیر فعال شد </w:t>
            </w:r>
            <w:r w:rsidR="00083540" w:rsidRPr="005C44B9">
              <w:rPr>
                <w:rFonts w:ascii="Times New Roman" w:hAnsi="Times New Roman" w:cs="Times New Roman" w:hint="cs"/>
                <w:b w:val="0"/>
                <w:bCs w:val="0"/>
                <w:color w:val="FF0000"/>
                <w:sz w:val="32"/>
                <w:szCs w:val="32"/>
                <w:rtl/>
              </w:rPr>
              <w:t>–</w:t>
            </w:r>
            <w:r w:rsidR="00083540" w:rsidRPr="005C44B9">
              <w:rPr>
                <w:rFonts w:cs="B Lotus" w:hint="cs"/>
                <w:b w:val="0"/>
                <w:bCs w:val="0"/>
                <w:color w:val="FF0000"/>
                <w:sz w:val="32"/>
                <w:szCs w:val="32"/>
                <w:rtl/>
              </w:rPr>
              <w:t>امکان ثبت با کد صفر وجود ندارد )</w:t>
            </w:r>
          </w:p>
        </w:tc>
        <w:tc>
          <w:tcPr>
            <w:tcW w:w="2250" w:type="dxa"/>
          </w:tcPr>
          <w:p w14:paraId="0353C127" w14:textId="2FEAD87A" w:rsidR="00D0268E" w:rsidRPr="005C44B9" w:rsidRDefault="00D0268E" w:rsidP="00D0268E">
            <w:pPr>
              <w:jc w:val="center"/>
              <w:cnfStyle w:val="000000100000" w:firstRow="0" w:lastRow="0" w:firstColumn="0" w:lastColumn="0" w:oddVBand="0" w:evenVBand="0" w:oddHBand="1" w:evenHBand="0" w:firstRowFirstColumn="0" w:firstRowLastColumn="0" w:lastRowFirstColumn="0" w:lastRowLastColumn="0"/>
              <w:rPr>
                <w:rFonts w:cs="B Lotus"/>
                <w:color w:val="FF0000"/>
                <w:sz w:val="32"/>
                <w:szCs w:val="32"/>
              </w:rPr>
            </w:pPr>
            <w:r w:rsidRPr="005C44B9">
              <w:rPr>
                <w:rFonts w:cs="B Lotus" w:hint="cs"/>
                <w:color w:val="FF0000"/>
                <w:sz w:val="32"/>
                <w:szCs w:val="32"/>
                <w:rtl/>
              </w:rPr>
              <w:t>0</w:t>
            </w:r>
          </w:p>
        </w:tc>
      </w:tr>
      <w:tr w:rsidR="00D0268E" w:rsidRPr="00D0268E" w14:paraId="40DA081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FC9C326" w14:textId="49616E5A" w:rsidR="00D0268E" w:rsidRPr="005C44B9" w:rsidRDefault="00D0268E" w:rsidP="00D0268E">
            <w:pPr>
              <w:rPr>
                <w:rFonts w:cs="B Lotus"/>
                <w:b w:val="0"/>
                <w:bCs w:val="0"/>
                <w:sz w:val="32"/>
                <w:szCs w:val="32"/>
              </w:rPr>
            </w:pPr>
            <w:r w:rsidRPr="005C44B9">
              <w:rPr>
                <w:rFonts w:cs="B Lotus"/>
                <w:b w:val="0"/>
                <w:bCs w:val="0"/>
                <w:sz w:val="32"/>
                <w:szCs w:val="32"/>
                <w:rtl/>
              </w:rPr>
              <w:t>پرا</w:t>
            </w:r>
            <w:r w:rsidRPr="005C44B9">
              <w:rPr>
                <w:rFonts w:cs="B Lotus" w:hint="cs"/>
                <w:b w:val="0"/>
                <w:bCs w:val="0"/>
                <w:sz w:val="32"/>
                <w:szCs w:val="32"/>
                <w:rtl/>
              </w:rPr>
              <w:t>ی</w:t>
            </w:r>
            <w:r w:rsidRPr="005C44B9">
              <w:rPr>
                <w:rFonts w:cs="B Lotus" w:hint="eastAsia"/>
                <w:b w:val="0"/>
                <w:bCs w:val="0"/>
                <w:sz w:val="32"/>
                <w:szCs w:val="32"/>
                <w:rtl/>
              </w:rPr>
              <w:t>د</w:t>
            </w:r>
          </w:p>
        </w:tc>
        <w:tc>
          <w:tcPr>
            <w:tcW w:w="2250" w:type="dxa"/>
          </w:tcPr>
          <w:p w14:paraId="1671AC5C" w14:textId="75AEFD1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33475E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7DF9162" w14:textId="39D361D1" w:rsidR="00D0268E" w:rsidRPr="005C44B9" w:rsidRDefault="00D0268E" w:rsidP="00D0268E">
            <w:pPr>
              <w:rPr>
                <w:rFonts w:cs="B Lotus"/>
                <w:b w:val="0"/>
                <w:bCs w:val="0"/>
                <w:sz w:val="32"/>
                <w:szCs w:val="32"/>
              </w:rPr>
            </w:pPr>
            <w:r w:rsidRPr="005C44B9">
              <w:rPr>
                <w:rFonts w:cs="B Lotus"/>
                <w:b w:val="0"/>
                <w:bCs w:val="0"/>
                <w:sz w:val="32"/>
                <w:szCs w:val="32"/>
                <w:rtl/>
              </w:rPr>
              <w:t>پژو</w:t>
            </w:r>
          </w:p>
        </w:tc>
        <w:tc>
          <w:tcPr>
            <w:tcW w:w="2250" w:type="dxa"/>
          </w:tcPr>
          <w:p w14:paraId="0774DB42" w14:textId="553172BD"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105C55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4AE8E60" w14:textId="7D5C50B6" w:rsidR="00D0268E" w:rsidRPr="005C44B9" w:rsidRDefault="00D0268E" w:rsidP="00D0268E">
            <w:pPr>
              <w:rPr>
                <w:rFonts w:cs="B Lotus"/>
                <w:b w:val="0"/>
                <w:bCs w:val="0"/>
                <w:sz w:val="32"/>
                <w:szCs w:val="32"/>
              </w:rPr>
            </w:pPr>
            <w:r w:rsidRPr="005C44B9">
              <w:rPr>
                <w:rFonts w:cs="B Lotus"/>
                <w:b w:val="0"/>
                <w:bCs w:val="0"/>
                <w:sz w:val="32"/>
                <w:szCs w:val="32"/>
                <w:rtl/>
              </w:rPr>
              <w:t>پ</w:t>
            </w:r>
            <w:r w:rsidRPr="005C44B9">
              <w:rPr>
                <w:rFonts w:cs="B Lotus" w:hint="cs"/>
                <w:b w:val="0"/>
                <w:bCs w:val="0"/>
                <w:sz w:val="32"/>
                <w:szCs w:val="32"/>
                <w:rtl/>
              </w:rPr>
              <w:t>ی</w:t>
            </w:r>
            <w:r w:rsidRPr="005C44B9">
              <w:rPr>
                <w:rFonts w:cs="B Lotus" w:hint="eastAsia"/>
                <w:b w:val="0"/>
                <w:bCs w:val="0"/>
                <w:sz w:val="32"/>
                <w:szCs w:val="32"/>
                <w:rtl/>
              </w:rPr>
              <w:t>کان</w:t>
            </w:r>
          </w:p>
        </w:tc>
        <w:tc>
          <w:tcPr>
            <w:tcW w:w="2250" w:type="dxa"/>
          </w:tcPr>
          <w:p w14:paraId="1E9C6FE5" w14:textId="650BACD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DB5AFBD"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7078B24" w14:textId="59914263" w:rsidR="00D0268E" w:rsidRPr="005C44B9" w:rsidRDefault="00D0268E" w:rsidP="00D0268E">
            <w:pPr>
              <w:rPr>
                <w:rFonts w:cs="B Lotus"/>
                <w:b w:val="0"/>
                <w:bCs w:val="0"/>
                <w:sz w:val="32"/>
                <w:szCs w:val="32"/>
              </w:rPr>
            </w:pPr>
            <w:r w:rsidRPr="005C44B9">
              <w:rPr>
                <w:rFonts w:cs="B Lotus"/>
                <w:b w:val="0"/>
                <w:bCs w:val="0"/>
                <w:sz w:val="32"/>
                <w:szCs w:val="32"/>
                <w:rtl/>
              </w:rPr>
              <w:t>داتسون</w:t>
            </w:r>
          </w:p>
        </w:tc>
        <w:tc>
          <w:tcPr>
            <w:tcW w:w="2250" w:type="dxa"/>
          </w:tcPr>
          <w:p w14:paraId="6570C9DC" w14:textId="0BF217A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AD96BE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5330837" w14:textId="34ACBBF0" w:rsidR="00D0268E" w:rsidRPr="005C44B9" w:rsidRDefault="00D0268E" w:rsidP="00D0268E">
            <w:pPr>
              <w:rPr>
                <w:rFonts w:cs="B Lotus"/>
                <w:b w:val="0"/>
                <w:bCs w:val="0"/>
                <w:sz w:val="32"/>
                <w:szCs w:val="32"/>
              </w:rPr>
            </w:pPr>
            <w:r w:rsidRPr="005C44B9">
              <w:rPr>
                <w:rFonts w:cs="B Lotus"/>
                <w:b w:val="0"/>
                <w:bCs w:val="0"/>
                <w:sz w:val="32"/>
                <w:szCs w:val="32"/>
                <w:rtl/>
              </w:rPr>
              <w:lastRenderedPageBreak/>
              <w:t>سمند</w:t>
            </w:r>
          </w:p>
        </w:tc>
        <w:tc>
          <w:tcPr>
            <w:tcW w:w="2250" w:type="dxa"/>
          </w:tcPr>
          <w:p w14:paraId="2E23B8FB" w14:textId="61817AC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35581A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F5554A6" w14:textId="61B2B636" w:rsidR="00D0268E" w:rsidRPr="005C44B9" w:rsidRDefault="00D0268E" w:rsidP="00D0268E">
            <w:pPr>
              <w:rPr>
                <w:rFonts w:cs="B Lotus"/>
                <w:b w:val="0"/>
                <w:bCs w:val="0"/>
                <w:sz w:val="32"/>
                <w:szCs w:val="32"/>
              </w:rPr>
            </w:pPr>
            <w:r w:rsidRPr="005C44B9">
              <w:rPr>
                <w:rFonts w:cs="B Lotus"/>
                <w:b w:val="0"/>
                <w:bCs w:val="0"/>
                <w:sz w:val="32"/>
                <w:szCs w:val="32"/>
                <w:rtl/>
              </w:rPr>
              <w:t>ن</w:t>
            </w:r>
            <w:r w:rsidRPr="005C44B9">
              <w:rPr>
                <w:rFonts w:cs="B Lotus" w:hint="cs"/>
                <w:b w:val="0"/>
                <w:bCs w:val="0"/>
                <w:sz w:val="32"/>
                <w:szCs w:val="32"/>
                <w:rtl/>
              </w:rPr>
              <w:t>ی</w:t>
            </w:r>
            <w:r w:rsidRPr="005C44B9">
              <w:rPr>
                <w:rFonts w:cs="B Lotus" w:hint="eastAsia"/>
                <w:b w:val="0"/>
                <w:bCs w:val="0"/>
                <w:sz w:val="32"/>
                <w:szCs w:val="32"/>
                <w:rtl/>
              </w:rPr>
              <w:t>سان</w:t>
            </w:r>
          </w:p>
        </w:tc>
        <w:tc>
          <w:tcPr>
            <w:tcW w:w="2250" w:type="dxa"/>
          </w:tcPr>
          <w:p w14:paraId="620CB775" w14:textId="3F50888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8081B8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53AF090" w14:textId="20050F29" w:rsidR="00D0268E" w:rsidRPr="005C44B9" w:rsidRDefault="00D0268E" w:rsidP="00D0268E">
            <w:pPr>
              <w:rPr>
                <w:rFonts w:cs="B Lotus"/>
                <w:b w:val="0"/>
                <w:bCs w:val="0"/>
                <w:sz w:val="32"/>
                <w:szCs w:val="32"/>
              </w:rPr>
            </w:pPr>
            <w:r w:rsidRPr="005C44B9">
              <w:rPr>
                <w:rFonts w:cs="B Lotus"/>
                <w:b w:val="0"/>
                <w:bCs w:val="0"/>
                <w:sz w:val="32"/>
                <w:szCs w:val="32"/>
                <w:rtl/>
              </w:rPr>
              <w:t>سا</w:t>
            </w:r>
            <w:r w:rsidRPr="005C44B9">
              <w:rPr>
                <w:rFonts w:cs="B Lotus" w:hint="cs"/>
                <w:b w:val="0"/>
                <w:bCs w:val="0"/>
                <w:sz w:val="32"/>
                <w:szCs w:val="32"/>
                <w:rtl/>
              </w:rPr>
              <w:t>ی</w:t>
            </w:r>
            <w:r w:rsidRPr="005C44B9">
              <w:rPr>
                <w:rFonts w:cs="B Lotus" w:hint="eastAsia"/>
                <w:b w:val="0"/>
                <w:bCs w:val="0"/>
                <w:sz w:val="32"/>
                <w:szCs w:val="32"/>
                <w:rtl/>
              </w:rPr>
              <w:t>پا</w:t>
            </w:r>
          </w:p>
        </w:tc>
        <w:tc>
          <w:tcPr>
            <w:tcW w:w="2250" w:type="dxa"/>
          </w:tcPr>
          <w:p w14:paraId="625B6E4E" w14:textId="0F92612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D979E4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25084FB" w14:textId="7D234DB1" w:rsidR="00D0268E" w:rsidRPr="005C44B9" w:rsidRDefault="00D0268E" w:rsidP="00D0268E">
            <w:pPr>
              <w:rPr>
                <w:rFonts w:cs="B Lotus"/>
                <w:b w:val="0"/>
                <w:bCs w:val="0"/>
                <w:sz w:val="32"/>
                <w:szCs w:val="32"/>
              </w:rPr>
            </w:pPr>
            <w:r w:rsidRPr="005C44B9">
              <w:rPr>
                <w:rFonts w:cs="B Lotus"/>
                <w:b w:val="0"/>
                <w:bCs w:val="0"/>
                <w:sz w:val="32"/>
                <w:szCs w:val="32"/>
                <w:rtl/>
              </w:rPr>
              <w:t>رنو</w:t>
            </w:r>
          </w:p>
        </w:tc>
        <w:tc>
          <w:tcPr>
            <w:tcW w:w="2250" w:type="dxa"/>
          </w:tcPr>
          <w:p w14:paraId="1A1458D1" w14:textId="7DA62B9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A43D2E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2C51B65" w14:textId="4E68692D" w:rsidR="00D0268E" w:rsidRPr="005C44B9" w:rsidRDefault="00D0268E" w:rsidP="00D0268E">
            <w:pPr>
              <w:rPr>
                <w:rFonts w:cs="B Lotus"/>
                <w:b w:val="0"/>
                <w:bCs w:val="0"/>
                <w:sz w:val="32"/>
                <w:szCs w:val="32"/>
              </w:rPr>
            </w:pPr>
            <w:r w:rsidRPr="005C44B9">
              <w:rPr>
                <w:rFonts w:cs="B Lotus"/>
                <w:b w:val="0"/>
                <w:bCs w:val="0"/>
                <w:sz w:val="32"/>
                <w:szCs w:val="32"/>
                <w:rtl/>
              </w:rPr>
              <w:t>بنز</w:t>
            </w:r>
          </w:p>
        </w:tc>
        <w:tc>
          <w:tcPr>
            <w:tcW w:w="2250" w:type="dxa"/>
          </w:tcPr>
          <w:p w14:paraId="2C9EC6AE" w14:textId="6AE468C6"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B84BCC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1F1F740" w14:textId="1697B027" w:rsidR="00D0268E" w:rsidRPr="005C44B9" w:rsidRDefault="00D0268E" w:rsidP="00D0268E">
            <w:pPr>
              <w:rPr>
                <w:rFonts w:cs="B Lotus"/>
                <w:b w:val="0"/>
                <w:bCs w:val="0"/>
                <w:sz w:val="32"/>
                <w:szCs w:val="32"/>
              </w:rPr>
            </w:pPr>
            <w:r w:rsidRPr="005C44B9">
              <w:rPr>
                <w:rFonts w:cs="B Lotus"/>
                <w:b w:val="0"/>
                <w:bCs w:val="0"/>
                <w:sz w:val="32"/>
                <w:szCs w:val="32"/>
                <w:rtl/>
              </w:rPr>
              <w:t>مزدا</w:t>
            </w:r>
          </w:p>
        </w:tc>
        <w:tc>
          <w:tcPr>
            <w:tcW w:w="2250" w:type="dxa"/>
          </w:tcPr>
          <w:p w14:paraId="56FDCAA4" w14:textId="57945110"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BF79BE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BFCACE2" w14:textId="544D829C" w:rsidR="00D0268E" w:rsidRPr="005C44B9" w:rsidRDefault="00D0268E" w:rsidP="00D0268E">
            <w:pPr>
              <w:rPr>
                <w:rFonts w:cs="B Lotus"/>
                <w:b w:val="0"/>
                <w:bCs w:val="0"/>
                <w:sz w:val="32"/>
                <w:szCs w:val="32"/>
              </w:rPr>
            </w:pPr>
            <w:r w:rsidRPr="005C44B9">
              <w:rPr>
                <w:rFonts w:cs="B Lotus"/>
                <w:b w:val="0"/>
                <w:bCs w:val="0"/>
                <w:sz w:val="32"/>
                <w:szCs w:val="32"/>
                <w:rtl/>
              </w:rPr>
              <w:t>ه</w:t>
            </w:r>
            <w:r w:rsidRPr="005C44B9">
              <w:rPr>
                <w:rFonts w:cs="B Lotus" w:hint="cs"/>
                <w:b w:val="0"/>
                <w:bCs w:val="0"/>
                <w:sz w:val="32"/>
                <w:szCs w:val="32"/>
                <w:rtl/>
              </w:rPr>
              <w:t>ی</w:t>
            </w:r>
            <w:r w:rsidRPr="005C44B9">
              <w:rPr>
                <w:rFonts w:cs="B Lotus" w:hint="eastAsia"/>
                <w:b w:val="0"/>
                <w:bCs w:val="0"/>
                <w:sz w:val="32"/>
                <w:szCs w:val="32"/>
                <w:rtl/>
              </w:rPr>
              <w:t>وندا</w:t>
            </w:r>
            <w:r w:rsidRPr="005C44B9">
              <w:rPr>
                <w:rFonts w:cs="B Lotus" w:hint="cs"/>
                <w:b w:val="0"/>
                <w:bCs w:val="0"/>
                <w:sz w:val="32"/>
                <w:szCs w:val="32"/>
                <w:rtl/>
              </w:rPr>
              <w:t>ی</w:t>
            </w:r>
          </w:p>
        </w:tc>
        <w:tc>
          <w:tcPr>
            <w:tcW w:w="2250" w:type="dxa"/>
          </w:tcPr>
          <w:p w14:paraId="5E4B57AA" w14:textId="6FF6CA9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2A98CE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8FC2DE0" w14:textId="3C988E96" w:rsidR="00D0268E" w:rsidRPr="005C44B9" w:rsidRDefault="00D0268E" w:rsidP="00D0268E">
            <w:pPr>
              <w:rPr>
                <w:rFonts w:cs="B Lotus"/>
                <w:b w:val="0"/>
                <w:bCs w:val="0"/>
                <w:sz w:val="32"/>
                <w:szCs w:val="32"/>
              </w:rPr>
            </w:pPr>
            <w:r w:rsidRPr="005C44B9">
              <w:rPr>
                <w:rFonts w:cs="B Lotus"/>
                <w:b w:val="0"/>
                <w:bCs w:val="0"/>
                <w:sz w:val="32"/>
                <w:szCs w:val="32"/>
                <w:rtl/>
              </w:rPr>
              <w:t>تو</w:t>
            </w:r>
            <w:r w:rsidRPr="005C44B9">
              <w:rPr>
                <w:rFonts w:cs="B Lotus" w:hint="cs"/>
                <w:b w:val="0"/>
                <w:bCs w:val="0"/>
                <w:sz w:val="32"/>
                <w:szCs w:val="32"/>
                <w:rtl/>
              </w:rPr>
              <w:t>ی</w:t>
            </w:r>
            <w:r w:rsidRPr="005C44B9">
              <w:rPr>
                <w:rFonts w:cs="B Lotus" w:hint="eastAsia"/>
                <w:b w:val="0"/>
                <w:bCs w:val="0"/>
                <w:sz w:val="32"/>
                <w:szCs w:val="32"/>
                <w:rtl/>
              </w:rPr>
              <w:t>وتا</w:t>
            </w:r>
          </w:p>
        </w:tc>
        <w:tc>
          <w:tcPr>
            <w:tcW w:w="2250" w:type="dxa"/>
          </w:tcPr>
          <w:p w14:paraId="2524EA93" w14:textId="69C8209B"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B2B5BE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D2062BF" w14:textId="43A2EA42" w:rsidR="00D0268E" w:rsidRPr="005C44B9" w:rsidRDefault="00D0268E" w:rsidP="00D0268E">
            <w:pPr>
              <w:rPr>
                <w:rFonts w:cs="B Lotus"/>
                <w:b w:val="0"/>
                <w:bCs w:val="0"/>
                <w:sz w:val="32"/>
                <w:szCs w:val="32"/>
              </w:rPr>
            </w:pPr>
            <w:r w:rsidRPr="005C44B9">
              <w:rPr>
                <w:rFonts w:cs="B Lotus"/>
                <w:b w:val="0"/>
                <w:bCs w:val="0"/>
                <w:sz w:val="32"/>
                <w:szCs w:val="32"/>
                <w:rtl/>
              </w:rPr>
              <w:t>اسکان</w:t>
            </w:r>
            <w:r w:rsidRPr="005C44B9">
              <w:rPr>
                <w:rFonts w:cs="B Lotus" w:hint="cs"/>
                <w:b w:val="0"/>
                <w:bCs w:val="0"/>
                <w:sz w:val="32"/>
                <w:szCs w:val="32"/>
                <w:rtl/>
              </w:rPr>
              <w:t>ی</w:t>
            </w:r>
            <w:r w:rsidRPr="005C44B9">
              <w:rPr>
                <w:rFonts w:cs="B Lotus" w:hint="eastAsia"/>
                <w:b w:val="0"/>
                <w:bCs w:val="0"/>
                <w:sz w:val="32"/>
                <w:szCs w:val="32"/>
                <w:rtl/>
              </w:rPr>
              <w:t>ا</w:t>
            </w:r>
          </w:p>
        </w:tc>
        <w:tc>
          <w:tcPr>
            <w:tcW w:w="2250" w:type="dxa"/>
          </w:tcPr>
          <w:p w14:paraId="5D906E4F" w14:textId="3D97DB6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6C687C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74219F7" w14:textId="5C01B0AE" w:rsidR="00D0268E" w:rsidRPr="005C44B9" w:rsidRDefault="00D0268E" w:rsidP="00D0268E">
            <w:pPr>
              <w:rPr>
                <w:rFonts w:cs="B Lotus"/>
                <w:b w:val="0"/>
                <w:bCs w:val="0"/>
                <w:sz w:val="32"/>
                <w:szCs w:val="32"/>
              </w:rPr>
            </w:pPr>
            <w:r w:rsidRPr="005C44B9">
              <w:rPr>
                <w:rFonts w:cs="B Lotus"/>
                <w:b w:val="0"/>
                <w:bCs w:val="0"/>
                <w:sz w:val="32"/>
                <w:szCs w:val="32"/>
                <w:rtl/>
              </w:rPr>
              <w:t>ر</w:t>
            </w:r>
            <w:r w:rsidRPr="005C44B9">
              <w:rPr>
                <w:rFonts w:cs="B Lotus" w:hint="cs"/>
                <w:b w:val="0"/>
                <w:bCs w:val="0"/>
                <w:sz w:val="32"/>
                <w:szCs w:val="32"/>
                <w:rtl/>
              </w:rPr>
              <w:t>ی</w:t>
            </w:r>
            <w:r w:rsidRPr="005C44B9">
              <w:rPr>
                <w:rFonts w:cs="B Lotus" w:hint="eastAsia"/>
                <w:b w:val="0"/>
                <w:bCs w:val="0"/>
                <w:sz w:val="32"/>
                <w:szCs w:val="32"/>
                <w:rtl/>
              </w:rPr>
              <w:t>و</w:t>
            </w:r>
          </w:p>
        </w:tc>
        <w:tc>
          <w:tcPr>
            <w:tcW w:w="2250" w:type="dxa"/>
          </w:tcPr>
          <w:p w14:paraId="5970DB05" w14:textId="05C923B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0B9290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8BC2479" w14:textId="47E3E0B9" w:rsidR="00D0268E" w:rsidRPr="005C44B9" w:rsidRDefault="00D0268E" w:rsidP="00D0268E">
            <w:pPr>
              <w:rPr>
                <w:rFonts w:cs="B Lotus"/>
                <w:b w:val="0"/>
                <w:bCs w:val="0"/>
                <w:sz w:val="32"/>
                <w:szCs w:val="32"/>
              </w:rPr>
            </w:pPr>
            <w:r w:rsidRPr="005C44B9">
              <w:rPr>
                <w:rFonts w:cs="B Lotus"/>
                <w:b w:val="0"/>
                <w:bCs w:val="0"/>
                <w:sz w:val="32"/>
                <w:szCs w:val="32"/>
                <w:rtl/>
              </w:rPr>
              <w:t>دوج</w:t>
            </w:r>
          </w:p>
        </w:tc>
        <w:tc>
          <w:tcPr>
            <w:tcW w:w="2250" w:type="dxa"/>
          </w:tcPr>
          <w:p w14:paraId="69545CA5" w14:textId="106BCB6C"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FDCCBC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9BEFC07" w14:textId="0C30E710" w:rsidR="00D0268E" w:rsidRPr="005C44B9" w:rsidRDefault="00D0268E" w:rsidP="00D0268E">
            <w:pPr>
              <w:rPr>
                <w:rFonts w:cs="B Lotus"/>
                <w:b w:val="0"/>
                <w:bCs w:val="0"/>
                <w:sz w:val="32"/>
                <w:szCs w:val="32"/>
              </w:rPr>
            </w:pPr>
            <w:r w:rsidRPr="005C44B9">
              <w:rPr>
                <w:rFonts w:cs="B Lotus"/>
                <w:b w:val="0"/>
                <w:bCs w:val="0"/>
                <w:sz w:val="32"/>
                <w:szCs w:val="32"/>
                <w:rtl/>
              </w:rPr>
              <w:t>سيتروئن</w:t>
            </w:r>
          </w:p>
        </w:tc>
        <w:tc>
          <w:tcPr>
            <w:tcW w:w="2250" w:type="dxa"/>
          </w:tcPr>
          <w:p w14:paraId="4A686F2D" w14:textId="12679A98"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0A28836"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9DEB02F" w14:textId="4B1CF9B9" w:rsidR="00D0268E" w:rsidRPr="005C44B9" w:rsidRDefault="00D0268E" w:rsidP="00D0268E">
            <w:pPr>
              <w:rPr>
                <w:rFonts w:cs="B Lotus"/>
                <w:b w:val="0"/>
                <w:bCs w:val="0"/>
                <w:sz w:val="32"/>
                <w:szCs w:val="32"/>
              </w:rPr>
            </w:pPr>
            <w:r w:rsidRPr="005C44B9">
              <w:rPr>
                <w:rFonts w:cs="B Lotus"/>
                <w:b w:val="0"/>
                <w:bCs w:val="0"/>
                <w:sz w:val="32"/>
                <w:szCs w:val="32"/>
                <w:rtl/>
              </w:rPr>
              <w:t>دوو</w:t>
            </w:r>
          </w:p>
        </w:tc>
        <w:tc>
          <w:tcPr>
            <w:tcW w:w="2250" w:type="dxa"/>
          </w:tcPr>
          <w:p w14:paraId="44839FC3" w14:textId="2BA2811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9409F1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3311FE2" w14:textId="31A50ECA" w:rsidR="00D0268E" w:rsidRPr="005C44B9" w:rsidRDefault="00D0268E" w:rsidP="00D0268E">
            <w:pPr>
              <w:rPr>
                <w:rFonts w:cs="B Lotus"/>
                <w:b w:val="0"/>
                <w:bCs w:val="0"/>
                <w:sz w:val="32"/>
                <w:szCs w:val="32"/>
              </w:rPr>
            </w:pPr>
            <w:r w:rsidRPr="005C44B9">
              <w:rPr>
                <w:rFonts w:cs="B Lotus"/>
                <w:b w:val="0"/>
                <w:bCs w:val="0"/>
                <w:sz w:val="32"/>
                <w:szCs w:val="32"/>
                <w:rtl/>
              </w:rPr>
              <w:t>ولوو</w:t>
            </w:r>
          </w:p>
        </w:tc>
        <w:tc>
          <w:tcPr>
            <w:tcW w:w="2250" w:type="dxa"/>
          </w:tcPr>
          <w:p w14:paraId="06505677" w14:textId="143E972A"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9FC3E2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2882D0D" w14:textId="24353A65" w:rsidR="00D0268E" w:rsidRPr="005C44B9" w:rsidRDefault="00D0268E" w:rsidP="00D0268E">
            <w:pPr>
              <w:rPr>
                <w:rFonts w:cs="B Lotus"/>
                <w:b w:val="0"/>
                <w:bCs w:val="0"/>
                <w:sz w:val="32"/>
                <w:szCs w:val="32"/>
              </w:rPr>
            </w:pPr>
            <w:r w:rsidRPr="005C44B9">
              <w:rPr>
                <w:rFonts w:cs="B Lotus"/>
                <w:b w:val="0"/>
                <w:bCs w:val="0"/>
                <w:sz w:val="32"/>
                <w:szCs w:val="32"/>
                <w:rtl/>
              </w:rPr>
              <w:t>زامياد</w:t>
            </w:r>
          </w:p>
        </w:tc>
        <w:tc>
          <w:tcPr>
            <w:tcW w:w="2250" w:type="dxa"/>
          </w:tcPr>
          <w:p w14:paraId="6F24DAC6" w14:textId="4039D0E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9C9913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68249F0" w14:textId="290DF475" w:rsidR="00D0268E" w:rsidRPr="005C44B9" w:rsidRDefault="00D0268E" w:rsidP="00D0268E">
            <w:pPr>
              <w:rPr>
                <w:rFonts w:cs="B Lotus"/>
                <w:b w:val="0"/>
                <w:bCs w:val="0"/>
                <w:sz w:val="32"/>
                <w:szCs w:val="32"/>
              </w:rPr>
            </w:pPr>
            <w:r w:rsidRPr="005C44B9">
              <w:rPr>
                <w:rFonts w:cs="B Lotus"/>
                <w:b w:val="0"/>
                <w:bCs w:val="0"/>
                <w:sz w:val="32"/>
                <w:szCs w:val="32"/>
                <w:rtl/>
              </w:rPr>
              <w:t>سپند</w:t>
            </w:r>
          </w:p>
        </w:tc>
        <w:tc>
          <w:tcPr>
            <w:tcW w:w="2250" w:type="dxa"/>
          </w:tcPr>
          <w:p w14:paraId="0CE8AE71" w14:textId="050FA23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C5A6EA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FCC0786" w14:textId="1767F616" w:rsidR="00D0268E" w:rsidRPr="005C44B9" w:rsidRDefault="00D0268E" w:rsidP="00D0268E">
            <w:pPr>
              <w:rPr>
                <w:rFonts w:cs="B Lotus"/>
                <w:b w:val="0"/>
                <w:bCs w:val="0"/>
                <w:sz w:val="32"/>
                <w:szCs w:val="32"/>
              </w:rPr>
            </w:pPr>
            <w:r w:rsidRPr="005C44B9">
              <w:rPr>
                <w:rFonts w:cs="B Lotus"/>
                <w:b w:val="0"/>
                <w:bCs w:val="0"/>
                <w:sz w:val="32"/>
                <w:szCs w:val="32"/>
                <w:rtl/>
              </w:rPr>
              <w:t>ايسوزو</w:t>
            </w:r>
          </w:p>
        </w:tc>
        <w:tc>
          <w:tcPr>
            <w:tcW w:w="2250" w:type="dxa"/>
          </w:tcPr>
          <w:p w14:paraId="64D3AF5C" w14:textId="43CF7E6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06D78BD"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9A2822E" w14:textId="0A586BB5" w:rsidR="00D0268E" w:rsidRPr="005C44B9" w:rsidRDefault="00D0268E" w:rsidP="00D0268E">
            <w:pPr>
              <w:rPr>
                <w:rFonts w:cs="B Lotus"/>
                <w:b w:val="0"/>
                <w:bCs w:val="0"/>
                <w:sz w:val="32"/>
                <w:szCs w:val="32"/>
              </w:rPr>
            </w:pPr>
            <w:r w:rsidRPr="005C44B9">
              <w:rPr>
                <w:rFonts w:cs="B Lotus"/>
                <w:b w:val="0"/>
                <w:bCs w:val="0"/>
                <w:sz w:val="32"/>
                <w:szCs w:val="32"/>
                <w:rtl/>
              </w:rPr>
              <w:t>تيبا</w:t>
            </w:r>
          </w:p>
        </w:tc>
        <w:tc>
          <w:tcPr>
            <w:tcW w:w="2250" w:type="dxa"/>
          </w:tcPr>
          <w:p w14:paraId="645304DB" w14:textId="0A306459"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7CE968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7C38E84" w14:textId="7D28BDB1" w:rsidR="00D0268E" w:rsidRPr="005C44B9" w:rsidRDefault="00D0268E" w:rsidP="00D0268E">
            <w:pPr>
              <w:rPr>
                <w:rFonts w:cs="B Lotus"/>
                <w:b w:val="0"/>
                <w:bCs w:val="0"/>
                <w:sz w:val="32"/>
                <w:szCs w:val="32"/>
              </w:rPr>
            </w:pPr>
            <w:r w:rsidRPr="005C44B9">
              <w:rPr>
                <w:rFonts w:cs="B Lotus"/>
                <w:b w:val="0"/>
                <w:bCs w:val="0"/>
                <w:sz w:val="32"/>
                <w:szCs w:val="32"/>
                <w:rtl/>
              </w:rPr>
              <w:t>ام . وي . ام</w:t>
            </w:r>
          </w:p>
        </w:tc>
        <w:tc>
          <w:tcPr>
            <w:tcW w:w="2250" w:type="dxa"/>
          </w:tcPr>
          <w:p w14:paraId="12BDCEB1" w14:textId="7D866FA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8AC6AC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84678AD" w14:textId="1F021F52" w:rsidR="00D0268E" w:rsidRPr="005C44B9" w:rsidRDefault="00D0268E" w:rsidP="00D0268E">
            <w:pPr>
              <w:rPr>
                <w:rFonts w:cs="B Lotus"/>
                <w:b w:val="0"/>
                <w:bCs w:val="0"/>
                <w:sz w:val="32"/>
                <w:szCs w:val="32"/>
              </w:rPr>
            </w:pPr>
            <w:r w:rsidRPr="005C44B9">
              <w:rPr>
                <w:rFonts w:cs="B Lotus"/>
                <w:b w:val="0"/>
                <w:bCs w:val="0"/>
                <w:sz w:val="32"/>
                <w:szCs w:val="32"/>
              </w:rPr>
              <w:t>SEPHIA</w:t>
            </w:r>
          </w:p>
        </w:tc>
        <w:tc>
          <w:tcPr>
            <w:tcW w:w="2250" w:type="dxa"/>
          </w:tcPr>
          <w:p w14:paraId="2B70ADAE" w14:textId="2975C118"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7096D6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8B84A29" w14:textId="2F78558C" w:rsidR="00D0268E" w:rsidRPr="005C44B9" w:rsidRDefault="00D0268E" w:rsidP="00D0268E">
            <w:pPr>
              <w:rPr>
                <w:rFonts w:cs="B Lotus"/>
                <w:b w:val="0"/>
                <w:bCs w:val="0"/>
                <w:sz w:val="32"/>
                <w:szCs w:val="32"/>
              </w:rPr>
            </w:pPr>
            <w:r w:rsidRPr="005C44B9">
              <w:rPr>
                <w:rFonts w:cs="B Lotus"/>
                <w:b w:val="0"/>
                <w:bCs w:val="0"/>
                <w:sz w:val="32"/>
                <w:szCs w:val="32"/>
                <w:rtl/>
              </w:rPr>
              <w:t>ام جي ئي</w:t>
            </w:r>
          </w:p>
        </w:tc>
        <w:tc>
          <w:tcPr>
            <w:tcW w:w="2250" w:type="dxa"/>
          </w:tcPr>
          <w:p w14:paraId="29894DC1" w14:textId="257D7962"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4EAECF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F0EE9DD" w14:textId="36769DA6" w:rsidR="00D0268E" w:rsidRPr="005C44B9" w:rsidRDefault="00D0268E" w:rsidP="00D0268E">
            <w:pPr>
              <w:rPr>
                <w:rFonts w:cs="B Lotus"/>
                <w:b w:val="0"/>
                <w:bCs w:val="0"/>
                <w:sz w:val="32"/>
                <w:szCs w:val="32"/>
              </w:rPr>
            </w:pPr>
            <w:r w:rsidRPr="005C44B9">
              <w:rPr>
                <w:rFonts w:cs="B Lotus"/>
                <w:b w:val="0"/>
                <w:bCs w:val="0"/>
                <w:sz w:val="32"/>
                <w:szCs w:val="32"/>
                <w:rtl/>
              </w:rPr>
              <w:t>كيا</w:t>
            </w:r>
          </w:p>
        </w:tc>
        <w:tc>
          <w:tcPr>
            <w:tcW w:w="2250" w:type="dxa"/>
          </w:tcPr>
          <w:p w14:paraId="5FB7E7D4" w14:textId="59A658E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D32467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E50ACB1" w14:textId="7F8AAF36" w:rsidR="00D0268E" w:rsidRPr="005C44B9" w:rsidRDefault="00D0268E" w:rsidP="00D0268E">
            <w:pPr>
              <w:rPr>
                <w:rFonts w:cs="B Lotus"/>
                <w:b w:val="0"/>
                <w:bCs w:val="0"/>
                <w:sz w:val="32"/>
                <w:szCs w:val="32"/>
              </w:rPr>
            </w:pPr>
            <w:r w:rsidRPr="005C44B9">
              <w:rPr>
                <w:rFonts w:cs="B Lotus"/>
                <w:b w:val="0"/>
                <w:bCs w:val="0"/>
                <w:sz w:val="32"/>
                <w:szCs w:val="32"/>
                <w:rtl/>
              </w:rPr>
              <w:t>اينترناش</w:t>
            </w:r>
          </w:p>
        </w:tc>
        <w:tc>
          <w:tcPr>
            <w:tcW w:w="2250" w:type="dxa"/>
          </w:tcPr>
          <w:p w14:paraId="2392EAC0" w14:textId="5DAD678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0BA702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274517F" w14:textId="06709685" w:rsidR="00D0268E" w:rsidRPr="005C44B9" w:rsidRDefault="00D0268E" w:rsidP="00D0268E">
            <w:pPr>
              <w:rPr>
                <w:rFonts w:cs="B Lotus"/>
                <w:b w:val="0"/>
                <w:bCs w:val="0"/>
                <w:sz w:val="32"/>
                <w:szCs w:val="32"/>
              </w:rPr>
            </w:pPr>
            <w:r w:rsidRPr="005C44B9">
              <w:rPr>
                <w:rFonts w:cs="B Lotus"/>
                <w:b w:val="0"/>
                <w:bCs w:val="0"/>
                <w:sz w:val="32"/>
                <w:szCs w:val="32"/>
                <w:rtl/>
              </w:rPr>
              <w:t>سوزوكي</w:t>
            </w:r>
          </w:p>
        </w:tc>
        <w:tc>
          <w:tcPr>
            <w:tcW w:w="2250" w:type="dxa"/>
          </w:tcPr>
          <w:p w14:paraId="2CC71BE7" w14:textId="6069055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575C74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C030D5D" w14:textId="284B0F03" w:rsidR="00D0268E" w:rsidRPr="005C44B9" w:rsidRDefault="00D0268E" w:rsidP="00D0268E">
            <w:pPr>
              <w:rPr>
                <w:rFonts w:cs="B Lotus"/>
                <w:b w:val="0"/>
                <w:bCs w:val="0"/>
                <w:sz w:val="32"/>
                <w:szCs w:val="32"/>
              </w:rPr>
            </w:pPr>
            <w:r w:rsidRPr="005C44B9">
              <w:rPr>
                <w:rFonts w:cs="B Lotus"/>
                <w:b w:val="0"/>
                <w:bCs w:val="0"/>
                <w:sz w:val="32"/>
                <w:szCs w:val="32"/>
                <w:rtl/>
              </w:rPr>
              <w:lastRenderedPageBreak/>
              <w:t>ب ام و</w:t>
            </w:r>
          </w:p>
        </w:tc>
        <w:tc>
          <w:tcPr>
            <w:tcW w:w="2250" w:type="dxa"/>
          </w:tcPr>
          <w:p w14:paraId="1B6D5EB6" w14:textId="3800063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361A8F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1AB0F2B" w14:textId="628B9D63" w:rsidR="00D0268E" w:rsidRPr="005C44B9" w:rsidRDefault="00D0268E" w:rsidP="00D0268E">
            <w:pPr>
              <w:rPr>
                <w:rFonts w:cs="B Lotus"/>
                <w:b w:val="0"/>
                <w:bCs w:val="0"/>
                <w:sz w:val="32"/>
                <w:szCs w:val="32"/>
              </w:rPr>
            </w:pPr>
            <w:r w:rsidRPr="005C44B9">
              <w:rPr>
                <w:rFonts w:cs="B Lotus"/>
                <w:b w:val="0"/>
                <w:bCs w:val="0"/>
                <w:sz w:val="32"/>
                <w:szCs w:val="32"/>
                <w:rtl/>
              </w:rPr>
              <w:t>جيپ</w:t>
            </w:r>
          </w:p>
        </w:tc>
        <w:tc>
          <w:tcPr>
            <w:tcW w:w="2250" w:type="dxa"/>
          </w:tcPr>
          <w:p w14:paraId="2269ECB8" w14:textId="73FB841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941989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3FB9C37" w14:textId="2121BAC1" w:rsidR="00D0268E" w:rsidRPr="005C44B9" w:rsidRDefault="00D0268E" w:rsidP="00D0268E">
            <w:pPr>
              <w:rPr>
                <w:rFonts w:cs="B Lotus"/>
                <w:b w:val="0"/>
                <w:bCs w:val="0"/>
                <w:sz w:val="32"/>
                <w:szCs w:val="32"/>
              </w:rPr>
            </w:pPr>
            <w:r w:rsidRPr="005C44B9">
              <w:rPr>
                <w:rFonts w:cs="B Lotus"/>
                <w:b w:val="0"/>
                <w:bCs w:val="0"/>
                <w:sz w:val="32"/>
                <w:szCs w:val="32"/>
                <w:rtl/>
              </w:rPr>
              <w:t>دانگ فنگ</w:t>
            </w:r>
          </w:p>
        </w:tc>
        <w:tc>
          <w:tcPr>
            <w:tcW w:w="2250" w:type="dxa"/>
          </w:tcPr>
          <w:p w14:paraId="149C33A6" w14:textId="13070F7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9BF09A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530980D" w14:textId="26064526" w:rsidR="00D0268E" w:rsidRPr="005C44B9" w:rsidRDefault="00D0268E" w:rsidP="00D0268E">
            <w:pPr>
              <w:rPr>
                <w:rFonts w:cs="B Lotus"/>
                <w:b w:val="0"/>
                <w:bCs w:val="0"/>
                <w:sz w:val="32"/>
                <w:szCs w:val="32"/>
              </w:rPr>
            </w:pPr>
            <w:r w:rsidRPr="005C44B9">
              <w:rPr>
                <w:rFonts w:cs="B Lotus"/>
                <w:b w:val="0"/>
                <w:bCs w:val="0"/>
                <w:sz w:val="32"/>
                <w:szCs w:val="32"/>
                <w:rtl/>
              </w:rPr>
              <w:t>ميتسوبيشي</w:t>
            </w:r>
          </w:p>
        </w:tc>
        <w:tc>
          <w:tcPr>
            <w:tcW w:w="2250" w:type="dxa"/>
          </w:tcPr>
          <w:p w14:paraId="04873ABD" w14:textId="10EA23FA"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5AAAEB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179A852" w14:textId="59977DC6" w:rsidR="00D0268E" w:rsidRPr="005C44B9" w:rsidRDefault="00D0268E" w:rsidP="00D0268E">
            <w:pPr>
              <w:rPr>
                <w:rFonts w:cs="B Lotus"/>
                <w:b w:val="0"/>
                <w:bCs w:val="0"/>
                <w:sz w:val="32"/>
                <w:szCs w:val="32"/>
              </w:rPr>
            </w:pPr>
            <w:r w:rsidRPr="005C44B9">
              <w:rPr>
                <w:rFonts w:cs="B Lotus"/>
                <w:b w:val="0"/>
                <w:bCs w:val="0"/>
                <w:sz w:val="32"/>
                <w:szCs w:val="32"/>
                <w:rtl/>
              </w:rPr>
              <w:t>ژيان</w:t>
            </w:r>
          </w:p>
        </w:tc>
        <w:tc>
          <w:tcPr>
            <w:tcW w:w="2250" w:type="dxa"/>
          </w:tcPr>
          <w:p w14:paraId="70E33472" w14:textId="0172E11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DA9D47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4442046" w14:textId="23C0ECE6" w:rsidR="00D0268E" w:rsidRPr="005C44B9" w:rsidRDefault="00D0268E" w:rsidP="00D0268E">
            <w:pPr>
              <w:rPr>
                <w:rFonts w:cs="B Lotus"/>
                <w:b w:val="0"/>
                <w:bCs w:val="0"/>
                <w:sz w:val="32"/>
                <w:szCs w:val="32"/>
              </w:rPr>
            </w:pPr>
            <w:r w:rsidRPr="005C44B9">
              <w:rPr>
                <w:rFonts w:cs="B Lotus"/>
                <w:b w:val="0"/>
                <w:bCs w:val="0"/>
                <w:sz w:val="32"/>
                <w:szCs w:val="32"/>
                <w:rtl/>
              </w:rPr>
              <w:t>فولكس</w:t>
            </w:r>
          </w:p>
        </w:tc>
        <w:tc>
          <w:tcPr>
            <w:tcW w:w="2250" w:type="dxa"/>
          </w:tcPr>
          <w:p w14:paraId="4FFE2415" w14:textId="2F3152A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A73707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0CC4A64" w14:textId="3B4CF079" w:rsidR="00D0268E" w:rsidRPr="005C44B9" w:rsidRDefault="00D0268E" w:rsidP="00D0268E">
            <w:pPr>
              <w:rPr>
                <w:rFonts w:cs="B Lotus"/>
                <w:b w:val="0"/>
                <w:bCs w:val="0"/>
                <w:sz w:val="32"/>
                <w:szCs w:val="32"/>
              </w:rPr>
            </w:pPr>
            <w:r w:rsidRPr="005C44B9">
              <w:rPr>
                <w:rFonts w:cs="B Lotus"/>
                <w:b w:val="0"/>
                <w:bCs w:val="0"/>
                <w:sz w:val="32"/>
                <w:szCs w:val="32"/>
                <w:rtl/>
              </w:rPr>
              <w:t>فيات</w:t>
            </w:r>
          </w:p>
        </w:tc>
        <w:tc>
          <w:tcPr>
            <w:tcW w:w="2250" w:type="dxa"/>
          </w:tcPr>
          <w:p w14:paraId="17482F33" w14:textId="123D4FE1"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85AF95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E9A5FB1" w14:textId="11B21F49" w:rsidR="00D0268E" w:rsidRPr="005C44B9" w:rsidRDefault="00D0268E" w:rsidP="00D0268E">
            <w:pPr>
              <w:rPr>
                <w:rFonts w:cs="B Lotus"/>
                <w:b w:val="0"/>
                <w:bCs w:val="0"/>
                <w:sz w:val="32"/>
                <w:szCs w:val="32"/>
              </w:rPr>
            </w:pPr>
            <w:r w:rsidRPr="005C44B9">
              <w:rPr>
                <w:rFonts w:cs="B Lotus"/>
                <w:b w:val="0"/>
                <w:bCs w:val="0"/>
                <w:sz w:val="32"/>
                <w:szCs w:val="32"/>
                <w:rtl/>
              </w:rPr>
              <w:t>هوو</w:t>
            </w:r>
            <w:r w:rsidRPr="005C44B9">
              <w:rPr>
                <w:rFonts w:cs="B Lotus"/>
                <w:b w:val="0"/>
                <w:bCs w:val="0"/>
                <w:sz w:val="32"/>
                <w:szCs w:val="32"/>
              </w:rPr>
              <w:t>(HOWO)</w:t>
            </w:r>
          </w:p>
        </w:tc>
        <w:tc>
          <w:tcPr>
            <w:tcW w:w="2250" w:type="dxa"/>
          </w:tcPr>
          <w:p w14:paraId="59AD6615" w14:textId="552E1CFA"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6FD8A5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EE6C58C" w14:textId="7966F860" w:rsidR="00D0268E" w:rsidRPr="005C44B9" w:rsidRDefault="00D0268E" w:rsidP="00D0268E">
            <w:pPr>
              <w:rPr>
                <w:rFonts w:cs="B Lotus"/>
                <w:b w:val="0"/>
                <w:bCs w:val="0"/>
                <w:sz w:val="32"/>
                <w:szCs w:val="32"/>
              </w:rPr>
            </w:pPr>
            <w:r w:rsidRPr="005C44B9">
              <w:rPr>
                <w:rFonts w:cs="B Lotus"/>
                <w:b w:val="0"/>
                <w:bCs w:val="0"/>
                <w:sz w:val="32"/>
                <w:szCs w:val="32"/>
                <w:rtl/>
              </w:rPr>
              <w:t>ماک</w:t>
            </w:r>
          </w:p>
        </w:tc>
        <w:tc>
          <w:tcPr>
            <w:tcW w:w="2250" w:type="dxa"/>
          </w:tcPr>
          <w:p w14:paraId="351C154F" w14:textId="651A87C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31F626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82125FF" w14:textId="7E53784D" w:rsidR="00D0268E" w:rsidRPr="005C44B9" w:rsidRDefault="00D0268E" w:rsidP="00D0268E">
            <w:pPr>
              <w:rPr>
                <w:rFonts w:cs="B Lotus"/>
                <w:b w:val="0"/>
                <w:bCs w:val="0"/>
                <w:sz w:val="32"/>
                <w:szCs w:val="32"/>
              </w:rPr>
            </w:pPr>
            <w:r w:rsidRPr="005C44B9">
              <w:rPr>
                <w:rFonts w:cs="B Lotus"/>
                <w:b w:val="0"/>
                <w:bCs w:val="0"/>
                <w:sz w:val="32"/>
                <w:szCs w:val="32"/>
                <w:rtl/>
              </w:rPr>
              <w:t>ليفان</w:t>
            </w:r>
          </w:p>
        </w:tc>
        <w:tc>
          <w:tcPr>
            <w:tcW w:w="2250" w:type="dxa"/>
          </w:tcPr>
          <w:p w14:paraId="37B15026" w14:textId="45D80DD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7FC6046"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3A5968D" w14:textId="633B24DF" w:rsidR="00D0268E" w:rsidRPr="005C44B9" w:rsidRDefault="00D0268E" w:rsidP="00D0268E">
            <w:pPr>
              <w:rPr>
                <w:rFonts w:cs="B Lotus"/>
                <w:b w:val="0"/>
                <w:bCs w:val="0"/>
                <w:sz w:val="32"/>
                <w:szCs w:val="32"/>
              </w:rPr>
            </w:pPr>
            <w:r w:rsidRPr="005C44B9">
              <w:rPr>
                <w:rFonts w:cs="B Lotus"/>
                <w:b w:val="0"/>
                <w:bCs w:val="0"/>
                <w:sz w:val="32"/>
                <w:szCs w:val="32"/>
                <w:rtl/>
              </w:rPr>
              <w:t>ايويكو</w:t>
            </w:r>
          </w:p>
        </w:tc>
        <w:tc>
          <w:tcPr>
            <w:tcW w:w="2250" w:type="dxa"/>
          </w:tcPr>
          <w:p w14:paraId="660DC0FC" w14:textId="0C972F66"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9E883C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3CFA183" w14:textId="6F026570" w:rsidR="00D0268E" w:rsidRPr="005C44B9" w:rsidRDefault="00D0268E" w:rsidP="00D0268E">
            <w:pPr>
              <w:rPr>
                <w:rFonts w:cs="B Lotus"/>
                <w:b w:val="0"/>
                <w:bCs w:val="0"/>
                <w:sz w:val="32"/>
                <w:szCs w:val="32"/>
              </w:rPr>
            </w:pPr>
            <w:r w:rsidRPr="005C44B9">
              <w:rPr>
                <w:rFonts w:cs="B Lotus"/>
                <w:b w:val="0"/>
                <w:bCs w:val="0"/>
                <w:sz w:val="32"/>
                <w:szCs w:val="32"/>
                <w:rtl/>
              </w:rPr>
              <w:t>آميكو</w:t>
            </w:r>
          </w:p>
        </w:tc>
        <w:tc>
          <w:tcPr>
            <w:tcW w:w="2250" w:type="dxa"/>
          </w:tcPr>
          <w:p w14:paraId="780602AA" w14:textId="1F020412"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92E539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97CA5C7" w14:textId="49FA5F24" w:rsidR="00D0268E" w:rsidRPr="005C44B9" w:rsidRDefault="00D0268E" w:rsidP="00D0268E">
            <w:pPr>
              <w:rPr>
                <w:rFonts w:cs="B Lotus"/>
                <w:b w:val="0"/>
                <w:bCs w:val="0"/>
                <w:sz w:val="32"/>
                <w:szCs w:val="32"/>
              </w:rPr>
            </w:pPr>
            <w:r w:rsidRPr="005C44B9">
              <w:rPr>
                <w:rFonts w:cs="B Lotus"/>
                <w:b w:val="0"/>
                <w:bCs w:val="0"/>
                <w:sz w:val="32"/>
                <w:szCs w:val="32"/>
                <w:rtl/>
              </w:rPr>
              <w:t>كاويان</w:t>
            </w:r>
          </w:p>
        </w:tc>
        <w:tc>
          <w:tcPr>
            <w:tcW w:w="2250" w:type="dxa"/>
          </w:tcPr>
          <w:p w14:paraId="4815499B" w14:textId="2B62D9DE"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BD498B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455A12E" w14:textId="2520BFD2" w:rsidR="00D0268E" w:rsidRPr="005C44B9" w:rsidRDefault="00D0268E" w:rsidP="00D0268E">
            <w:pPr>
              <w:rPr>
                <w:rFonts w:cs="B Lotus"/>
                <w:b w:val="0"/>
                <w:bCs w:val="0"/>
                <w:sz w:val="32"/>
                <w:szCs w:val="32"/>
              </w:rPr>
            </w:pPr>
            <w:r w:rsidRPr="005C44B9">
              <w:rPr>
                <w:rFonts w:cs="B Lotus"/>
                <w:b w:val="0"/>
                <w:bCs w:val="0"/>
                <w:sz w:val="32"/>
                <w:szCs w:val="32"/>
                <w:rtl/>
              </w:rPr>
              <w:t>پروتون</w:t>
            </w:r>
          </w:p>
        </w:tc>
        <w:tc>
          <w:tcPr>
            <w:tcW w:w="2250" w:type="dxa"/>
          </w:tcPr>
          <w:p w14:paraId="2148918F" w14:textId="0A4CDD6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DB56C5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8CC193F" w14:textId="746BA9A9" w:rsidR="00D0268E" w:rsidRPr="005C44B9" w:rsidRDefault="00D0268E" w:rsidP="00D0268E">
            <w:pPr>
              <w:rPr>
                <w:rFonts w:cs="B Lotus"/>
                <w:b w:val="0"/>
                <w:bCs w:val="0"/>
                <w:sz w:val="32"/>
                <w:szCs w:val="32"/>
              </w:rPr>
            </w:pPr>
            <w:r w:rsidRPr="005C44B9">
              <w:rPr>
                <w:rFonts w:cs="B Lotus"/>
                <w:b w:val="0"/>
                <w:bCs w:val="0"/>
                <w:sz w:val="32"/>
                <w:szCs w:val="32"/>
                <w:rtl/>
              </w:rPr>
              <w:t>شهاب</w:t>
            </w:r>
          </w:p>
        </w:tc>
        <w:tc>
          <w:tcPr>
            <w:tcW w:w="2250" w:type="dxa"/>
          </w:tcPr>
          <w:p w14:paraId="55F493B4" w14:textId="41D5DA3C"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BB47DE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EBE7693" w14:textId="6158B872" w:rsidR="00D0268E" w:rsidRPr="005C44B9" w:rsidRDefault="00D0268E" w:rsidP="00D0268E">
            <w:pPr>
              <w:rPr>
                <w:rFonts w:cs="B Lotus"/>
                <w:b w:val="0"/>
                <w:bCs w:val="0"/>
                <w:sz w:val="32"/>
                <w:szCs w:val="32"/>
              </w:rPr>
            </w:pPr>
            <w:r w:rsidRPr="005C44B9">
              <w:rPr>
                <w:rFonts w:cs="B Lotus"/>
                <w:b w:val="0"/>
                <w:bCs w:val="0"/>
                <w:sz w:val="32"/>
                <w:szCs w:val="32"/>
                <w:rtl/>
              </w:rPr>
              <w:t>كاپرا</w:t>
            </w:r>
          </w:p>
        </w:tc>
        <w:tc>
          <w:tcPr>
            <w:tcW w:w="2250" w:type="dxa"/>
          </w:tcPr>
          <w:p w14:paraId="540AFBBC" w14:textId="4421FD4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1B72A7A"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89DC695" w14:textId="23A8D797" w:rsidR="00D0268E" w:rsidRPr="005C44B9" w:rsidRDefault="00D0268E" w:rsidP="00D0268E">
            <w:pPr>
              <w:rPr>
                <w:rFonts w:cs="B Lotus"/>
                <w:b w:val="0"/>
                <w:bCs w:val="0"/>
                <w:sz w:val="32"/>
                <w:szCs w:val="32"/>
              </w:rPr>
            </w:pPr>
            <w:r w:rsidRPr="005C44B9">
              <w:rPr>
                <w:rFonts w:cs="B Lotus"/>
                <w:b w:val="0"/>
                <w:bCs w:val="0"/>
                <w:sz w:val="32"/>
                <w:szCs w:val="32"/>
                <w:rtl/>
              </w:rPr>
              <w:t>دليكا</w:t>
            </w:r>
          </w:p>
        </w:tc>
        <w:tc>
          <w:tcPr>
            <w:tcW w:w="2250" w:type="dxa"/>
          </w:tcPr>
          <w:p w14:paraId="064FFCF7" w14:textId="66FE393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A71D0B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A5977E3" w14:textId="1F637E18" w:rsidR="00D0268E" w:rsidRPr="005C44B9" w:rsidRDefault="00D0268E" w:rsidP="00D0268E">
            <w:pPr>
              <w:rPr>
                <w:rFonts w:cs="B Lotus"/>
                <w:b w:val="0"/>
                <w:bCs w:val="0"/>
                <w:sz w:val="32"/>
                <w:szCs w:val="32"/>
              </w:rPr>
            </w:pPr>
            <w:r w:rsidRPr="005C44B9">
              <w:rPr>
                <w:rFonts w:cs="B Lotus"/>
                <w:b w:val="0"/>
                <w:bCs w:val="0"/>
                <w:sz w:val="32"/>
                <w:szCs w:val="32"/>
                <w:rtl/>
              </w:rPr>
              <w:t>شورولت</w:t>
            </w:r>
          </w:p>
        </w:tc>
        <w:tc>
          <w:tcPr>
            <w:tcW w:w="2250" w:type="dxa"/>
          </w:tcPr>
          <w:p w14:paraId="4AE5807B" w14:textId="41E634E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D24959A"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22D450C" w14:textId="46E92813" w:rsidR="00D0268E" w:rsidRPr="005C44B9" w:rsidRDefault="00D0268E" w:rsidP="00D0268E">
            <w:pPr>
              <w:rPr>
                <w:rFonts w:cs="B Lotus"/>
                <w:b w:val="0"/>
                <w:bCs w:val="0"/>
                <w:sz w:val="32"/>
                <w:szCs w:val="32"/>
              </w:rPr>
            </w:pPr>
            <w:r w:rsidRPr="005C44B9">
              <w:rPr>
                <w:rFonts w:cs="B Lotus"/>
                <w:b w:val="0"/>
                <w:bCs w:val="0"/>
                <w:sz w:val="32"/>
                <w:szCs w:val="32"/>
                <w:rtl/>
              </w:rPr>
              <w:t>فوتون</w:t>
            </w:r>
          </w:p>
        </w:tc>
        <w:tc>
          <w:tcPr>
            <w:tcW w:w="2250" w:type="dxa"/>
          </w:tcPr>
          <w:p w14:paraId="5B61A50C" w14:textId="3788125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73DA9C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9DA21F1" w14:textId="79B33412" w:rsidR="00D0268E" w:rsidRPr="005C44B9" w:rsidRDefault="00D0268E" w:rsidP="00D0268E">
            <w:pPr>
              <w:rPr>
                <w:rFonts w:cs="B Lotus"/>
                <w:b w:val="0"/>
                <w:bCs w:val="0"/>
                <w:sz w:val="32"/>
                <w:szCs w:val="32"/>
              </w:rPr>
            </w:pPr>
            <w:r w:rsidRPr="005C44B9">
              <w:rPr>
                <w:rFonts w:cs="B Lotus"/>
                <w:b w:val="0"/>
                <w:bCs w:val="0"/>
                <w:sz w:val="32"/>
                <w:szCs w:val="32"/>
                <w:rtl/>
              </w:rPr>
              <w:t>بادسان</w:t>
            </w:r>
          </w:p>
        </w:tc>
        <w:tc>
          <w:tcPr>
            <w:tcW w:w="2250" w:type="dxa"/>
          </w:tcPr>
          <w:p w14:paraId="4F8BDAA2" w14:textId="7A33F1E2"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C795A4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23C9F86" w14:textId="6AE18834" w:rsidR="00D0268E" w:rsidRPr="005C44B9" w:rsidRDefault="00D0268E" w:rsidP="00D0268E">
            <w:pPr>
              <w:rPr>
                <w:rFonts w:cs="B Lotus"/>
                <w:b w:val="0"/>
                <w:bCs w:val="0"/>
                <w:sz w:val="32"/>
                <w:szCs w:val="32"/>
              </w:rPr>
            </w:pPr>
            <w:r w:rsidRPr="005C44B9">
              <w:rPr>
                <w:rFonts w:cs="B Lotus"/>
                <w:b w:val="0"/>
                <w:bCs w:val="0"/>
                <w:sz w:val="32"/>
                <w:szCs w:val="32"/>
                <w:rtl/>
              </w:rPr>
              <w:t>آيفا</w:t>
            </w:r>
          </w:p>
        </w:tc>
        <w:tc>
          <w:tcPr>
            <w:tcW w:w="2250" w:type="dxa"/>
          </w:tcPr>
          <w:p w14:paraId="73A78066" w14:textId="35D37558"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17C9FC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C41DA2E" w14:textId="693321DB" w:rsidR="00D0268E" w:rsidRPr="005C44B9" w:rsidRDefault="00D0268E" w:rsidP="00D0268E">
            <w:pPr>
              <w:rPr>
                <w:rFonts w:cs="B Lotus"/>
                <w:b w:val="0"/>
                <w:bCs w:val="0"/>
                <w:sz w:val="32"/>
                <w:szCs w:val="32"/>
              </w:rPr>
            </w:pPr>
            <w:r w:rsidRPr="005C44B9">
              <w:rPr>
                <w:rFonts w:cs="B Lotus"/>
                <w:b w:val="0"/>
                <w:bCs w:val="0"/>
                <w:sz w:val="32"/>
                <w:szCs w:val="32"/>
                <w:rtl/>
              </w:rPr>
              <w:t>ليلاند</w:t>
            </w:r>
          </w:p>
        </w:tc>
        <w:tc>
          <w:tcPr>
            <w:tcW w:w="2250" w:type="dxa"/>
          </w:tcPr>
          <w:p w14:paraId="76893E51" w14:textId="0C498FC2"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057E00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2D7A684" w14:textId="69A6CF35" w:rsidR="00D0268E" w:rsidRPr="005C44B9" w:rsidRDefault="00D0268E" w:rsidP="00D0268E">
            <w:pPr>
              <w:rPr>
                <w:rFonts w:cs="B Lotus"/>
                <w:b w:val="0"/>
                <w:bCs w:val="0"/>
                <w:sz w:val="32"/>
                <w:szCs w:val="32"/>
              </w:rPr>
            </w:pPr>
            <w:r w:rsidRPr="005C44B9">
              <w:rPr>
                <w:rFonts w:cs="B Lotus"/>
                <w:b w:val="0"/>
                <w:bCs w:val="0"/>
                <w:sz w:val="32"/>
                <w:szCs w:val="32"/>
                <w:rtl/>
              </w:rPr>
              <w:t>رانا</w:t>
            </w:r>
          </w:p>
        </w:tc>
        <w:tc>
          <w:tcPr>
            <w:tcW w:w="2250" w:type="dxa"/>
          </w:tcPr>
          <w:p w14:paraId="350AE140" w14:textId="7D1CB055"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51DD9F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8CB106A" w14:textId="3F681FBC" w:rsidR="00D0268E" w:rsidRPr="005C44B9" w:rsidRDefault="00D0268E" w:rsidP="00D0268E">
            <w:pPr>
              <w:rPr>
                <w:rFonts w:cs="B Lotus"/>
                <w:b w:val="0"/>
                <w:bCs w:val="0"/>
                <w:sz w:val="32"/>
                <w:szCs w:val="32"/>
              </w:rPr>
            </w:pPr>
            <w:r w:rsidRPr="005C44B9">
              <w:rPr>
                <w:rFonts w:cs="B Lotus"/>
                <w:b w:val="0"/>
                <w:bCs w:val="0"/>
                <w:sz w:val="32"/>
                <w:szCs w:val="32"/>
                <w:rtl/>
              </w:rPr>
              <w:t>پاژن</w:t>
            </w:r>
          </w:p>
        </w:tc>
        <w:tc>
          <w:tcPr>
            <w:tcW w:w="2250" w:type="dxa"/>
          </w:tcPr>
          <w:p w14:paraId="563B1C14" w14:textId="50A5A92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8DC76E6"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06082A3" w14:textId="18965653" w:rsidR="00D0268E" w:rsidRPr="005C44B9" w:rsidRDefault="00D0268E" w:rsidP="00D0268E">
            <w:pPr>
              <w:rPr>
                <w:rFonts w:cs="B Lotus"/>
                <w:b w:val="0"/>
                <w:bCs w:val="0"/>
                <w:sz w:val="32"/>
                <w:szCs w:val="32"/>
              </w:rPr>
            </w:pPr>
            <w:r w:rsidRPr="005C44B9">
              <w:rPr>
                <w:rFonts w:cs="B Lotus"/>
                <w:b w:val="0"/>
                <w:bCs w:val="0"/>
                <w:sz w:val="32"/>
                <w:szCs w:val="32"/>
                <w:rtl/>
              </w:rPr>
              <w:lastRenderedPageBreak/>
              <w:t>داف</w:t>
            </w:r>
          </w:p>
        </w:tc>
        <w:tc>
          <w:tcPr>
            <w:tcW w:w="2250" w:type="dxa"/>
          </w:tcPr>
          <w:p w14:paraId="6540ADCD" w14:textId="7E58571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1A2A33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E9271D3" w14:textId="5A7A7EA0" w:rsidR="00D0268E" w:rsidRPr="005C44B9" w:rsidRDefault="00D0268E" w:rsidP="00D0268E">
            <w:pPr>
              <w:rPr>
                <w:rFonts w:cs="B Lotus"/>
                <w:b w:val="0"/>
                <w:bCs w:val="0"/>
                <w:sz w:val="32"/>
                <w:szCs w:val="32"/>
              </w:rPr>
            </w:pPr>
            <w:r w:rsidRPr="005C44B9">
              <w:rPr>
                <w:rFonts w:cs="B Lotus"/>
                <w:b w:val="0"/>
                <w:bCs w:val="0"/>
                <w:sz w:val="32"/>
                <w:szCs w:val="32"/>
                <w:rtl/>
              </w:rPr>
              <w:t>اپل</w:t>
            </w:r>
          </w:p>
        </w:tc>
        <w:tc>
          <w:tcPr>
            <w:tcW w:w="2250" w:type="dxa"/>
          </w:tcPr>
          <w:p w14:paraId="4CCA407A" w14:textId="1E1250E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611982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85B5593" w14:textId="28589D1D" w:rsidR="00D0268E" w:rsidRPr="005C44B9" w:rsidRDefault="00D0268E" w:rsidP="00D0268E">
            <w:pPr>
              <w:rPr>
                <w:rFonts w:cs="B Lotus"/>
                <w:b w:val="0"/>
                <w:bCs w:val="0"/>
                <w:sz w:val="32"/>
                <w:szCs w:val="32"/>
              </w:rPr>
            </w:pPr>
            <w:r w:rsidRPr="005C44B9">
              <w:rPr>
                <w:rFonts w:cs="B Lotus"/>
                <w:b w:val="0"/>
                <w:bCs w:val="0"/>
                <w:sz w:val="32"/>
                <w:szCs w:val="32"/>
                <w:rtl/>
              </w:rPr>
              <w:t>نارون</w:t>
            </w:r>
          </w:p>
        </w:tc>
        <w:tc>
          <w:tcPr>
            <w:tcW w:w="2250" w:type="dxa"/>
          </w:tcPr>
          <w:p w14:paraId="075D7ECF" w14:textId="3FB72482"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90974D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0BD86BB" w14:textId="6A9024F8" w:rsidR="00D0268E" w:rsidRPr="005C44B9" w:rsidRDefault="00D0268E" w:rsidP="00D0268E">
            <w:pPr>
              <w:rPr>
                <w:rFonts w:cs="B Lotus"/>
                <w:b w:val="0"/>
                <w:bCs w:val="0"/>
                <w:sz w:val="32"/>
                <w:szCs w:val="32"/>
              </w:rPr>
            </w:pPr>
            <w:r w:rsidRPr="005C44B9">
              <w:rPr>
                <w:rFonts w:cs="B Lotus"/>
                <w:b w:val="0"/>
                <w:bCs w:val="0"/>
                <w:sz w:val="32"/>
                <w:szCs w:val="32"/>
                <w:rtl/>
              </w:rPr>
              <w:t>البرز</w:t>
            </w:r>
          </w:p>
        </w:tc>
        <w:tc>
          <w:tcPr>
            <w:tcW w:w="2250" w:type="dxa"/>
          </w:tcPr>
          <w:p w14:paraId="2C07DC54" w14:textId="70006099"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ED1484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8187139" w14:textId="36E72A37" w:rsidR="00D0268E" w:rsidRPr="005C44B9" w:rsidRDefault="00D0268E" w:rsidP="00D0268E">
            <w:pPr>
              <w:rPr>
                <w:rFonts w:cs="B Lotus"/>
                <w:b w:val="0"/>
                <w:bCs w:val="0"/>
                <w:sz w:val="32"/>
                <w:szCs w:val="32"/>
              </w:rPr>
            </w:pPr>
            <w:r w:rsidRPr="005C44B9">
              <w:rPr>
                <w:rFonts w:cs="B Lotus"/>
                <w:b w:val="0"/>
                <w:bCs w:val="0"/>
                <w:sz w:val="32"/>
                <w:szCs w:val="32"/>
                <w:rtl/>
              </w:rPr>
              <w:t>دير</w:t>
            </w:r>
          </w:p>
        </w:tc>
        <w:tc>
          <w:tcPr>
            <w:tcW w:w="2250" w:type="dxa"/>
          </w:tcPr>
          <w:p w14:paraId="3AD48D63" w14:textId="5986B176"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2169DD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9C93B37" w14:textId="5D4B5DF0" w:rsidR="00D0268E" w:rsidRPr="005C44B9" w:rsidRDefault="00D0268E" w:rsidP="00D0268E">
            <w:pPr>
              <w:rPr>
                <w:rFonts w:cs="B Lotus"/>
                <w:b w:val="0"/>
                <w:bCs w:val="0"/>
                <w:sz w:val="32"/>
                <w:szCs w:val="32"/>
              </w:rPr>
            </w:pPr>
            <w:r w:rsidRPr="005C44B9">
              <w:rPr>
                <w:rFonts w:cs="B Lotus"/>
                <w:b w:val="0"/>
                <w:bCs w:val="0"/>
                <w:sz w:val="32"/>
                <w:szCs w:val="32"/>
                <w:rtl/>
              </w:rPr>
              <w:t>موسو</w:t>
            </w:r>
          </w:p>
        </w:tc>
        <w:tc>
          <w:tcPr>
            <w:tcW w:w="2250" w:type="dxa"/>
          </w:tcPr>
          <w:p w14:paraId="1DCEF5F5" w14:textId="1F52DAA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9A26FB0"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A7CF90E" w14:textId="2F5FB7D9" w:rsidR="00D0268E" w:rsidRPr="005C44B9" w:rsidRDefault="00D0268E" w:rsidP="00D0268E">
            <w:pPr>
              <w:rPr>
                <w:rFonts w:cs="B Lotus"/>
                <w:b w:val="0"/>
                <w:bCs w:val="0"/>
                <w:sz w:val="32"/>
                <w:szCs w:val="32"/>
              </w:rPr>
            </w:pPr>
            <w:r w:rsidRPr="005C44B9">
              <w:rPr>
                <w:rFonts w:cs="B Lotus"/>
                <w:b w:val="0"/>
                <w:bCs w:val="0"/>
                <w:sz w:val="32"/>
                <w:szCs w:val="32"/>
                <w:rtl/>
              </w:rPr>
              <w:t>چري</w:t>
            </w:r>
          </w:p>
        </w:tc>
        <w:tc>
          <w:tcPr>
            <w:tcW w:w="2250" w:type="dxa"/>
          </w:tcPr>
          <w:p w14:paraId="48B2E121" w14:textId="4BA5E44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115E69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A8DCE29" w14:textId="061CDCBF" w:rsidR="00D0268E" w:rsidRPr="005C44B9" w:rsidRDefault="00D0268E" w:rsidP="00D0268E">
            <w:pPr>
              <w:rPr>
                <w:rFonts w:cs="B Lotus"/>
                <w:b w:val="0"/>
                <w:bCs w:val="0"/>
                <w:sz w:val="32"/>
                <w:szCs w:val="32"/>
              </w:rPr>
            </w:pPr>
            <w:r w:rsidRPr="005C44B9">
              <w:rPr>
                <w:rFonts w:cs="B Lotus"/>
                <w:b w:val="0"/>
                <w:bCs w:val="0"/>
                <w:sz w:val="32"/>
                <w:szCs w:val="32"/>
                <w:rtl/>
              </w:rPr>
              <w:t>آذرخش</w:t>
            </w:r>
          </w:p>
        </w:tc>
        <w:tc>
          <w:tcPr>
            <w:tcW w:w="2250" w:type="dxa"/>
          </w:tcPr>
          <w:p w14:paraId="07A37AA6" w14:textId="3632EF41"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0BE2DE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32C7435" w14:textId="1C4D47DB" w:rsidR="00D0268E" w:rsidRPr="005C44B9" w:rsidRDefault="00D0268E" w:rsidP="00D0268E">
            <w:pPr>
              <w:rPr>
                <w:rFonts w:cs="B Lotus"/>
                <w:b w:val="0"/>
                <w:bCs w:val="0"/>
                <w:sz w:val="32"/>
                <w:szCs w:val="32"/>
              </w:rPr>
            </w:pPr>
            <w:r w:rsidRPr="005C44B9">
              <w:rPr>
                <w:rFonts w:cs="B Lotus"/>
                <w:b w:val="0"/>
                <w:bCs w:val="0"/>
                <w:sz w:val="32"/>
                <w:szCs w:val="32"/>
                <w:rtl/>
              </w:rPr>
              <w:t>هوندا</w:t>
            </w:r>
          </w:p>
        </w:tc>
        <w:tc>
          <w:tcPr>
            <w:tcW w:w="2250" w:type="dxa"/>
          </w:tcPr>
          <w:p w14:paraId="003BA26C" w14:textId="5B114F5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4118452"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48A4F09" w14:textId="5BCA6670" w:rsidR="00D0268E" w:rsidRPr="005C44B9" w:rsidRDefault="00D0268E" w:rsidP="00D0268E">
            <w:pPr>
              <w:rPr>
                <w:rFonts w:cs="B Lotus"/>
                <w:b w:val="0"/>
                <w:bCs w:val="0"/>
                <w:sz w:val="32"/>
                <w:szCs w:val="32"/>
              </w:rPr>
            </w:pPr>
            <w:r w:rsidRPr="005C44B9">
              <w:rPr>
                <w:rFonts w:cs="B Lotus"/>
                <w:b w:val="0"/>
                <w:bCs w:val="0"/>
                <w:sz w:val="32"/>
                <w:szCs w:val="32"/>
                <w:rtl/>
              </w:rPr>
              <w:t>مان</w:t>
            </w:r>
          </w:p>
        </w:tc>
        <w:tc>
          <w:tcPr>
            <w:tcW w:w="2250" w:type="dxa"/>
          </w:tcPr>
          <w:p w14:paraId="2AF2E0AE" w14:textId="421D24A1"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8D8373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9156D93" w14:textId="7EC8B445" w:rsidR="00D0268E" w:rsidRPr="005C44B9" w:rsidRDefault="00D0268E" w:rsidP="00D0268E">
            <w:pPr>
              <w:rPr>
                <w:rFonts w:cs="B Lotus"/>
                <w:b w:val="0"/>
                <w:bCs w:val="0"/>
                <w:sz w:val="32"/>
                <w:szCs w:val="32"/>
              </w:rPr>
            </w:pPr>
            <w:r w:rsidRPr="005C44B9">
              <w:rPr>
                <w:rFonts w:cs="B Lotus"/>
                <w:b w:val="0"/>
                <w:bCs w:val="0"/>
                <w:sz w:val="32"/>
                <w:szCs w:val="32"/>
                <w:rtl/>
              </w:rPr>
              <w:t>ب</w:t>
            </w:r>
            <w:r w:rsidRPr="005C44B9">
              <w:rPr>
                <w:rFonts w:cs="B Lotus" w:hint="cs"/>
                <w:b w:val="0"/>
                <w:bCs w:val="0"/>
                <w:sz w:val="32"/>
                <w:szCs w:val="32"/>
                <w:rtl/>
              </w:rPr>
              <w:t>ی</w:t>
            </w:r>
            <w:r w:rsidRPr="005C44B9">
              <w:rPr>
                <w:rFonts w:cs="B Lotus" w:hint="eastAsia"/>
                <w:b w:val="0"/>
                <w:bCs w:val="0"/>
                <w:sz w:val="32"/>
                <w:szCs w:val="32"/>
                <w:rtl/>
              </w:rPr>
              <w:t>وک</w:t>
            </w:r>
          </w:p>
        </w:tc>
        <w:tc>
          <w:tcPr>
            <w:tcW w:w="2250" w:type="dxa"/>
          </w:tcPr>
          <w:p w14:paraId="0F0E23FF" w14:textId="73130987"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119309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CFFF0D6" w14:textId="74B8B63F" w:rsidR="00D0268E" w:rsidRPr="005C44B9" w:rsidRDefault="00D0268E" w:rsidP="00D0268E">
            <w:pPr>
              <w:rPr>
                <w:rFonts w:cs="B Lotus"/>
                <w:b w:val="0"/>
                <w:bCs w:val="0"/>
                <w:sz w:val="32"/>
                <w:szCs w:val="32"/>
              </w:rPr>
            </w:pPr>
            <w:r w:rsidRPr="005C44B9">
              <w:rPr>
                <w:rFonts w:cs="B Lotus"/>
                <w:b w:val="0"/>
                <w:bCs w:val="0"/>
                <w:sz w:val="32"/>
                <w:szCs w:val="32"/>
                <w:rtl/>
              </w:rPr>
              <w:t>جک آراز</w:t>
            </w:r>
          </w:p>
        </w:tc>
        <w:tc>
          <w:tcPr>
            <w:tcW w:w="2250" w:type="dxa"/>
          </w:tcPr>
          <w:p w14:paraId="49CC2B33" w14:textId="3C61867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3B0956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1F50CB6" w14:textId="6D348067" w:rsidR="00D0268E" w:rsidRPr="005C44B9" w:rsidRDefault="00D0268E" w:rsidP="00D0268E">
            <w:pPr>
              <w:rPr>
                <w:rFonts w:cs="B Lotus"/>
                <w:b w:val="0"/>
                <w:bCs w:val="0"/>
                <w:sz w:val="32"/>
                <w:szCs w:val="32"/>
              </w:rPr>
            </w:pPr>
            <w:r w:rsidRPr="005C44B9">
              <w:rPr>
                <w:rFonts w:cs="B Lotus"/>
                <w:b w:val="0"/>
                <w:bCs w:val="0"/>
                <w:sz w:val="32"/>
                <w:szCs w:val="32"/>
                <w:rtl/>
              </w:rPr>
              <w:t>كاروان</w:t>
            </w:r>
          </w:p>
        </w:tc>
        <w:tc>
          <w:tcPr>
            <w:tcW w:w="2250" w:type="dxa"/>
          </w:tcPr>
          <w:p w14:paraId="7E6B0073" w14:textId="047057F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8D81A2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2D54C5D" w14:textId="122ED074" w:rsidR="00D0268E" w:rsidRPr="005C44B9" w:rsidRDefault="00D0268E" w:rsidP="00D0268E">
            <w:pPr>
              <w:rPr>
                <w:rFonts w:cs="B Lotus"/>
                <w:b w:val="0"/>
                <w:bCs w:val="0"/>
                <w:sz w:val="32"/>
                <w:szCs w:val="32"/>
              </w:rPr>
            </w:pPr>
            <w:r w:rsidRPr="005C44B9">
              <w:rPr>
                <w:rFonts w:cs="B Lotus"/>
                <w:b w:val="0"/>
                <w:bCs w:val="0"/>
                <w:sz w:val="32"/>
                <w:szCs w:val="32"/>
              </w:rPr>
              <w:t>MG</w:t>
            </w:r>
          </w:p>
        </w:tc>
        <w:tc>
          <w:tcPr>
            <w:tcW w:w="2250" w:type="dxa"/>
          </w:tcPr>
          <w:p w14:paraId="1860209B" w14:textId="64EBD601"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6D7E31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B0CEF04" w14:textId="28FFAE4F" w:rsidR="00D0268E" w:rsidRPr="005C44B9" w:rsidRDefault="00D0268E" w:rsidP="00D0268E">
            <w:pPr>
              <w:rPr>
                <w:rFonts w:cs="B Lotus"/>
                <w:b w:val="0"/>
                <w:bCs w:val="0"/>
                <w:sz w:val="32"/>
                <w:szCs w:val="32"/>
              </w:rPr>
            </w:pPr>
            <w:r w:rsidRPr="005C44B9">
              <w:rPr>
                <w:rFonts w:cs="B Lotus"/>
                <w:b w:val="0"/>
                <w:bCs w:val="0"/>
                <w:sz w:val="32"/>
                <w:szCs w:val="32"/>
                <w:rtl/>
              </w:rPr>
              <w:t>لندرور</w:t>
            </w:r>
          </w:p>
        </w:tc>
        <w:tc>
          <w:tcPr>
            <w:tcW w:w="2250" w:type="dxa"/>
          </w:tcPr>
          <w:p w14:paraId="2570E792" w14:textId="467DC971"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CD74E8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B8D1B8D" w14:textId="73CEE111" w:rsidR="00D0268E" w:rsidRPr="005C44B9" w:rsidRDefault="00D0268E" w:rsidP="00D0268E">
            <w:pPr>
              <w:rPr>
                <w:rFonts w:cs="B Lotus"/>
                <w:b w:val="0"/>
                <w:bCs w:val="0"/>
                <w:sz w:val="32"/>
                <w:szCs w:val="32"/>
              </w:rPr>
            </w:pPr>
            <w:r w:rsidRPr="005C44B9">
              <w:rPr>
                <w:rFonts w:cs="B Lotus"/>
                <w:b w:val="0"/>
                <w:bCs w:val="0"/>
                <w:sz w:val="32"/>
                <w:szCs w:val="32"/>
                <w:rtl/>
              </w:rPr>
              <w:t>كارسان</w:t>
            </w:r>
          </w:p>
        </w:tc>
        <w:tc>
          <w:tcPr>
            <w:tcW w:w="2250" w:type="dxa"/>
          </w:tcPr>
          <w:p w14:paraId="132F30F0" w14:textId="62A5CF29"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62A38E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6F50762" w14:textId="629D373E" w:rsidR="00D0268E" w:rsidRPr="005C44B9" w:rsidRDefault="00D0268E" w:rsidP="00D0268E">
            <w:pPr>
              <w:rPr>
                <w:rFonts w:cs="B Lotus"/>
                <w:b w:val="0"/>
                <w:bCs w:val="0"/>
                <w:sz w:val="32"/>
                <w:szCs w:val="32"/>
              </w:rPr>
            </w:pPr>
            <w:r w:rsidRPr="005C44B9">
              <w:rPr>
                <w:rFonts w:cs="B Lotus"/>
                <w:b w:val="0"/>
                <w:bCs w:val="0"/>
                <w:sz w:val="32"/>
                <w:szCs w:val="32"/>
                <w:rtl/>
              </w:rPr>
              <w:t>واکسهال</w:t>
            </w:r>
          </w:p>
        </w:tc>
        <w:tc>
          <w:tcPr>
            <w:tcW w:w="2250" w:type="dxa"/>
          </w:tcPr>
          <w:p w14:paraId="1AED8FC7" w14:textId="0E09534E"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1D08181"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9F78A4D" w14:textId="445D3F48" w:rsidR="00D0268E" w:rsidRPr="005C44B9" w:rsidRDefault="00D0268E" w:rsidP="00D0268E">
            <w:pPr>
              <w:rPr>
                <w:rFonts w:cs="B Lotus"/>
                <w:b w:val="0"/>
                <w:bCs w:val="0"/>
                <w:sz w:val="32"/>
                <w:szCs w:val="32"/>
              </w:rPr>
            </w:pPr>
            <w:r w:rsidRPr="005C44B9">
              <w:rPr>
                <w:rFonts w:cs="B Lotus"/>
                <w:b w:val="0"/>
                <w:bCs w:val="0"/>
                <w:sz w:val="32"/>
                <w:szCs w:val="32"/>
                <w:rtl/>
              </w:rPr>
              <w:t>ه</w:t>
            </w:r>
            <w:r w:rsidRPr="005C44B9">
              <w:rPr>
                <w:rFonts w:cs="B Lotus" w:hint="cs"/>
                <w:b w:val="0"/>
                <w:bCs w:val="0"/>
                <w:sz w:val="32"/>
                <w:szCs w:val="32"/>
                <w:rtl/>
              </w:rPr>
              <w:t>ی</w:t>
            </w:r>
            <w:r w:rsidRPr="005C44B9">
              <w:rPr>
                <w:rFonts w:cs="B Lotus" w:hint="eastAsia"/>
                <w:b w:val="0"/>
                <w:bCs w:val="0"/>
                <w:sz w:val="32"/>
                <w:szCs w:val="32"/>
                <w:rtl/>
              </w:rPr>
              <w:t>نو</w:t>
            </w:r>
          </w:p>
        </w:tc>
        <w:tc>
          <w:tcPr>
            <w:tcW w:w="2250" w:type="dxa"/>
          </w:tcPr>
          <w:p w14:paraId="1CD68AA1" w14:textId="16CD9109"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E44DE0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AB55CB8" w14:textId="48518D5D" w:rsidR="00D0268E" w:rsidRPr="005C44B9" w:rsidRDefault="00D0268E" w:rsidP="00D0268E">
            <w:pPr>
              <w:rPr>
                <w:rFonts w:cs="B Lotus"/>
                <w:b w:val="0"/>
                <w:bCs w:val="0"/>
                <w:sz w:val="32"/>
                <w:szCs w:val="32"/>
              </w:rPr>
            </w:pPr>
            <w:r w:rsidRPr="005C44B9">
              <w:rPr>
                <w:rFonts w:cs="B Lotus"/>
                <w:b w:val="0"/>
                <w:bCs w:val="0"/>
                <w:sz w:val="32"/>
                <w:szCs w:val="32"/>
                <w:rtl/>
              </w:rPr>
              <w:t>ج</w:t>
            </w:r>
            <w:r w:rsidRPr="005C44B9">
              <w:rPr>
                <w:rFonts w:cs="B Lotus" w:hint="cs"/>
                <w:b w:val="0"/>
                <w:bCs w:val="0"/>
                <w:sz w:val="32"/>
                <w:szCs w:val="32"/>
                <w:rtl/>
              </w:rPr>
              <w:t>ی</w:t>
            </w:r>
            <w:r w:rsidRPr="005C44B9">
              <w:rPr>
                <w:rFonts w:cs="B Lotus"/>
                <w:b w:val="0"/>
                <w:bCs w:val="0"/>
                <w:sz w:val="32"/>
                <w:szCs w:val="32"/>
                <w:rtl/>
              </w:rPr>
              <w:t xml:space="preserve"> ام س</w:t>
            </w:r>
            <w:r w:rsidRPr="005C44B9">
              <w:rPr>
                <w:rFonts w:cs="B Lotus" w:hint="cs"/>
                <w:b w:val="0"/>
                <w:bCs w:val="0"/>
                <w:sz w:val="32"/>
                <w:szCs w:val="32"/>
                <w:rtl/>
              </w:rPr>
              <w:t>ی</w:t>
            </w:r>
          </w:p>
        </w:tc>
        <w:tc>
          <w:tcPr>
            <w:tcW w:w="2250" w:type="dxa"/>
          </w:tcPr>
          <w:p w14:paraId="67053429" w14:textId="6741B480"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84DF37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A4C41F5" w14:textId="7BA90B50" w:rsidR="00D0268E" w:rsidRPr="005C44B9" w:rsidRDefault="00D0268E" w:rsidP="00D0268E">
            <w:pPr>
              <w:rPr>
                <w:rFonts w:cs="B Lotus"/>
                <w:b w:val="0"/>
                <w:bCs w:val="0"/>
                <w:sz w:val="32"/>
                <w:szCs w:val="32"/>
              </w:rPr>
            </w:pPr>
            <w:r w:rsidRPr="005C44B9">
              <w:rPr>
                <w:rFonts w:cs="B Lotus"/>
                <w:b w:val="0"/>
                <w:bCs w:val="0"/>
                <w:sz w:val="32"/>
                <w:szCs w:val="32"/>
                <w:rtl/>
              </w:rPr>
              <w:t>الوند</w:t>
            </w:r>
          </w:p>
        </w:tc>
        <w:tc>
          <w:tcPr>
            <w:tcW w:w="2250" w:type="dxa"/>
          </w:tcPr>
          <w:p w14:paraId="4306AD80" w14:textId="5EB66F1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4F5D244"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22C510C" w14:textId="1F23F6CC" w:rsidR="00D0268E" w:rsidRPr="005C44B9" w:rsidRDefault="00D0268E" w:rsidP="00D0268E">
            <w:pPr>
              <w:rPr>
                <w:rFonts w:cs="B Lotus"/>
                <w:b w:val="0"/>
                <w:bCs w:val="0"/>
                <w:sz w:val="32"/>
                <w:szCs w:val="32"/>
              </w:rPr>
            </w:pPr>
            <w:r w:rsidRPr="005C44B9">
              <w:rPr>
                <w:rFonts w:cs="B Lotus"/>
                <w:b w:val="0"/>
                <w:bCs w:val="0"/>
                <w:sz w:val="32"/>
                <w:szCs w:val="32"/>
                <w:rtl/>
              </w:rPr>
              <w:t>آنکا</w:t>
            </w:r>
            <w:r w:rsidRPr="005C44B9">
              <w:rPr>
                <w:rFonts w:cs="B Lotus" w:hint="cs"/>
                <w:b w:val="0"/>
                <w:bCs w:val="0"/>
                <w:sz w:val="32"/>
                <w:szCs w:val="32"/>
                <w:rtl/>
              </w:rPr>
              <w:t>یی</w:t>
            </w:r>
          </w:p>
        </w:tc>
        <w:tc>
          <w:tcPr>
            <w:tcW w:w="2250" w:type="dxa"/>
          </w:tcPr>
          <w:p w14:paraId="41830336" w14:textId="17D1727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078C39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6056FD3" w14:textId="41BFB7F7" w:rsidR="00D0268E" w:rsidRPr="005C44B9" w:rsidRDefault="00D0268E" w:rsidP="00D0268E">
            <w:pPr>
              <w:rPr>
                <w:rFonts w:cs="B Lotus"/>
                <w:b w:val="0"/>
                <w:bCs w:val="0"/>
                <w:sz w:val="32"/>
                <w:szCs w:val="32"/>
              </w:rPr>
            </w:pPr>
            <w:r w:rsidRPr="005C44B9">
              <w:rPr>
                <w:rFonts w:cs="B Lotus"/>
                <w:b w:val="0"/>
                <w:bCs w:val="0"/>
                <w:sz w:val="32"/>
                <w:szCs w:val="32"/>
                <w:rtl/>
              </w:rPr>
              <w:t>هوو(فراز)</w:t>
            </w:r>
          </w:p>
        </w:tc>
        <w:tc>
          <w:tcPr>
            <w:tcW w:w="2250" w:type="dxa"/>
          </w:tcPr>
          <w:p w14:paraId="1590724B" w14:textId="5922262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A200F8B"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F2F5666" w14:textId="73015FFC" w:rsidR="00D0268E" w:rsidRPr="005C44B9" w:rsidRDefault="00D0268E" w:rsidP="00D0268E">
            <w:pPr>
              <w:rPr>
                <w:rFonts w:cs="B Lotus"/>
                <w:b w:val="0"/>
                <w:bCs w:val="0"/>
                <w:sz w:val="32"/>
                <w:szCs w:val="32"/>
              </w:rPr>
            </w:pPr>
            <w:r w:rsidRPr="005C44B9">
              <w:rPr>
                <w:rFonts w:cs="B Lotus"/>
                <w:b w:val="0"/>
                <w:bCs w:val="0"/>
                <w:sz w:val="32"/>
                <w:szCs w:val="32"/>
                <w:rtl/>
              </w:rPr>
              <w:t xml:space="preserve">سانگ </w:t>
            </w:r>
            <w:r w:rsidRPr="005C44B9">
              <w:rPr>
                <w:rFonts w:cs="B Lotus" w:hint="cs"/>
                <w:b w:val="0"/>
                <w:bCs w:val="0"/>
                <w:sz w:val="32"/>
                <w:szCs w:val="32"/>
                <w:rtl/>
              </w:rPr>
              <w:t>ی</w:t>
            </w:r>
            <w:r w:rsidRPr="005C44B9">
              <w:rPr>
                <w:rFonts w:cs="B Lotus" w:hint="eastAsia"/>
                <w:b w:val="0"/>
                <w:bCs w:val="0"/>
                <w:sz w:val="32"/>
                <w:szCs w:val="32"/>
                <w:rtl/>
              </w:rPr>
              <w:t>انگ</w:t>
            </w:r>
          </w:p>
        </w:tc>
        <w:tc>
          <w:tcPr>
            <w:tcW w:w="2250" w:type="dxa"/>
          </w:tcPr>
          <w:p w14:paraId="53F4DAD0" w14:textId="0E1DE8CE"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4CEFF7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9418CB1" w14:textId="16CC3DE9" w:rsidR="00D0268E" w:rsidRPr="005C44B9" w:rsidRDefault="00D0268E" w:rsidP="00D0268E">
            <w:pPr>
              <w:rPr>
                <w:rFonts w:cs="B Lotus"/>
                <w:b w:val="0"/>
                <w:bCs w:val="0"/>
                <w:sz w:val="32"/>
                <w:szCs w:val="32"/>
              </w:rPr>
            </w:pPr>
            <w:r w:rsidRPr="005C44B9">
              <w:rPr>
                <w:rFonts w:cs="B Lotus"/>
                <w:b w:val="0"/>
                <w:bCs w:val="0"/>
                <w:sz w:val="32"/>
                <w:szCs w:val="32"/>
                <w:rtl/>
              </w:rPr>
              <w:t>کاماز</w:t>
            </w:r>
          </w:p>
        </w:tc>
        <w:tc>
          <w:tcPr>
            <w:tcW w:w="2250" w:type="dxa"/>
          </w:tcPr>
          <w:p w14:paraId="1B013737" w14:textId="2C78E361"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4FB4A4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E5338A9" w14:textId="346FD4C2" w:rsidR="00D0268E" w:rsidRPr="005C44B9" w:rsidRDefault="00D0268E" w:rsidP="00D0268E">
            <w:pPr>
              <w:rPr>
                <w:rFonts w:cs="B Lotus"/>
                <w:b w:val="0"/>
                <w:bCs w:val="0"/>
                <w:sz w:val="32"/>
                <w:szCs w:val="32"/>
              </w:rPr>
            </w:pPr>
            <w:r w:rsidRPr="005C44B9">
              <w:rPr>
                <w:rFonts w:cs="B Lotus"/>
                <w:b w:val="0"/>
                <w:bCs w:val="0"/>
                <w:sz w:val="32"/>
                <w:szCs w:val="32"/>
                <w:rtl/>
              </w:rPr>
              <w:lastRenderedPageBreak/>
              <w:t>لادا</w:t>
            </w:r>
          </w:p>
        </w:tc>
        <w:tc>
          <w:tcPr>
            <w:tcW w:w="2250" w:type="dxa"/>
          </w:tcPr>
          <w:p w14:paraId="042B8D7E" w14:textId="34B7D116"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8BD687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DD1F81E" w14:textId="4141EA66" w:rsidR="00D0268E" w:rsidRPr="005C44B9" w:rsidRDefault="00D0268E" w:rsidP="00D0268E">
            <w:pPr>
              <w:rPr>
                <w:rFonts w:cs="B Lotus"/>
                <w:b w:val="0"/>
                <w:bCs w:val="0"/>
                <w:sz w:val="32"/>
                <w:szCs w:val="32"/>
              </w:rPr>
            </w:pPr>
            <w:r w:rsidRPr="005C44B9">
              <w:rPr>
                <w:rFonts w:cs="B Lotus"/>
                <w:b w:val="0"/>
                <w:bCs w:val="0"/>
                <w:sz w:val="32"/>
                <w:szCs w:val="32"/>
                <w:rtl/>
              </w:rPr>
              <w:t>پورشه</w:t>
            </w:r>
          </w:p>
        </w:tc>
        <w:tc>
          <w:tcPr>
            <w:tcW w:w="2250" w:type="dxa"/>
          </w:tcPr>
          <w:p w14:paraId="775E56BE" w14:textId="0ADD127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6D4D150"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C317509" w14:textId="18CA0F51" w:rsidR="00D0268E" w:rsidRPr="005C44B9" w:rsidRDefault="00D0268E" w:rsidP="00D0268E">
            <w:pPr>
              <w:rPr>
                <w:rFonts w:cs="B Lotus"/>
                <w:b w:val="0"/>
                <w:bCs w:val="0"/>
                <w:sz w:val="32"/>
                <w:szCs w:val="32"/>
              </w:rPr>
            </w:pPr>
            <w:r w:rsidRPr="005C44B9">
              <w:rPr>
                <w:rFonts w:cs="B Lotus"/>
                <w:b w:val="0"/>
                <w:bCs w:val="0"/>
                <w:sz w:val="32"/>
                <w:szCs w:val="32"/>
                <w:rtl/>
              </w:rPr>
              <w:t>گاز</w:t>
            </w:r>
          </w:p>
        </w:tc>
        <w:tc>
          <w:tcPr>
            <w:tcW w:w="2250" w:type="dxa"/>
          </w:tcPr>
          <w:p w14:paraId="055DE691" w14:textId="5E19E7B2"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93BB75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BF5E85D" w14:textId="1ABA5C1D" w:rsidR="00D0268E" w:rsidRPr="005C44B9" w:rsidRDefault="00D0268E" w:rsidP="00D0268E">
            <w:pPr>
              <w:rPr>
                <w:rFonts w:cs="B Lotus"/>
                <w:b w:val="0"/>
                <w:bCs w:val="0"/>
                <w:sz w:val="32"/>
                <w:szCs w:val="32"/>
              </w:rPr>
            </w:pPr>
            <w:r w:rsidRPr="005C44B9">
              <w:rPr>
                <w:rFonts w:cs="B Lotus"/>
                <w:b w:val="0"/>
                <w:bCs w:val="0"/>
                <w:sz w:val="32"/>
                <w:szCs w:val="32"/>
                <w:rtl/>
              </w:rPr>
              <w:t>ب</w:t>
            </w:r>
            <w:r w:rsidRPr="005C44B9">
              <w:rPr>
                <w:rFonts w:cs="B Lotus" w:hint="cs"/>
                <w:b w:val="0"/>
                <w:bCs w:val="0"/>
                <w:sz w:val="32"/>
                <w:szCs w:val="32"/>
                <w:rtl/>
              </w:rPr>
              <w:t>ی</w:t>
            </w:r>
            <w:r w:rsidRPr="005C44B9">
              <w:rPr>
                <w:rFonts w:cs="B Lotus"/>
                <w:b w:val="0"/>
                <w:bCs w:val="0"/>
                <w:sz w:val="32"/>
                <w:szCs w:val="32"/>
                <w:rtl/>
              </w:rPr>
              <w:t xml:space="preserve"> ام س</w:t>
            </w:r>
            <w:r w:rsidRPr="005C44B9">
              <w:rPr>
                <w:rFonts w:cs="B Lotus" w:hint="cs"/>
                <w:b w:val="0"/>
                <w:bCs w:val="0"/>
                <w:sz w:val="32"/>
                <w:szCs w:val="32"/>
                <w:rtl/>
              </w:rPr>
              <w:t>ی</w:t>
            </w:r>
          </w:p>
        </w:tc>
        <w:tc>
          <w:tcPr>
            <w:tcW w:w="2250" w:type="dxa"/>
          </w:tcPr>
          <w:p w14:paraId="1D6ECCBF" w14:textId="22DA85A9"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1E9CCD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2B85F57" w14:textId="7A6C7529" w:rsidR="00D0268E" w:rsidRPr="005C44B9" w:rsidRDefault="00D0268E" w:rsidP="00D0268E">
            <w:pPr>
              <w:rPr>
                <w:rFonts w:cs="B Lotus"/>
                <w:b w:val="0"/>
                <w:bCs w:val="0"/>
                <w:sz w:val="32"/>
                <w:szCs w:val="32"/>
              </w:rPr>
            </w:pPr>
            <w:r w:rsidRPr="005C44B9">
              <w:rPr>
                <w:rFonts w:cs="B Lotus"/>
                <w:b w:val="0"/>
                <w:bCs w:val="0"/>
                <w:sz w:val="32"/>
                <w:szCs w:val="32"/>
                <w:rtl/>
              </w:rPr>
              <w:t>ام اف</w:t>
            </w:r>
          </w:p>
        </w:tc>
        <w:tc>
          <w:tcPr>
            <w:tcW w:w="2250" w:type="dxa"/>
          </w:tcPr>
          <w:p w14:paraId="42F57F0A" w14:textId="344670B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51FCCD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75D374D" w14:textId="2DD7A1AD" w:rsidR="00D0268E" w:rsidRPr="005C44B9" w:rsidRDefault="00D0268E" w:rsidP="00D0268E">
            <w:pPr>
              <w:rPr>
                <w:rFonts w:cs="B Lotus"/>
                <w:b w:val="0"/>
                <w:bCs w:val="0"/>
                <w:sz w:val="32"/>
                <w:szCs w:val="32"/>
              </w:rPr>
            </w:pPr>
            <w:r w:rsidRPr="005C44B9">
              <w:rPr>
                <w:rFonts w:cs="B Lotus"/>
                <w:b w:val="0"/>
                <w:bCs w:val="0"/>
                <w:sz w:val="32"/>
                <w:szCs w:val="32"/>
                <w:rtl/>
              </w:rPr>
              <w:t>آئود</w:t>
            </w:r>
            <w:r w:rsidRPr="005C44B9">
              <w:rPr>
                <w:rFonts w:cs="B Lotus" w:hint="cs"/>
                <w:b w:val="0"/>
                <w:bCs w:val="0"/>
                <w:sz w:val="32"/>
                <w:szCs w:val="32"/>
                <w:rtl/>
              </w:rPr>
              <w:t>ی</w:t>
            </w:r>
          </w:p>
        </w:tc>
        <w:tc>
          <w:tcPr>
            <w:tcW w:w="2250" w:type="dxa"/>
          </w:tcPr>
          <w:p w14:paraId="21636C08" w14:textId="0D602CC0"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9CE3E1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7E93C2E" w14:textId="44624662" w:rsidR="00D0268E" w:rsidRPr="005C44B9" w:rsidRDefault="00D0268E" w:rsidP="00D0268E">
            <w:pPr>
              <w:rPr>
                <w:rFonts w:cs="B Lotus"/>
                <w:b w:val="0"/>
                <w:bCs w:val="0"/>
                <w:sz w:val="32"/>
                <w:szCs w:val="32"/>
              </w:rPr>
            </w:pPr>
            <w:r w:rsidRPr="005C44B9">
              <w:rPr>
                <w:rFonts w:cs="B Lotus"/>
                <w:b w:val="0"/>
                <w:bCs w:val="0"/>
                <w:sz w:val="32"/>
                <w:szCs w:val="32"/>
                <w:rtl/>
              </w:rPr>
              <w:t>ماز</w:t>
            </w:r>
          </w:p>
        </w:tc>
        <w:tc>
          <w:tcPr>
            <w:tcW w:w="2250" w:type="dxa"/>
          </w:tcPr>
          <w:p w14:paraId="200264A5" w14:textId="3DA181A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934FFB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85332E7" w14:textId="093303F5" w:rsidR="00D0268E" w:rsidRPr="005C44B9" w:rsidRDefault="00D0268E" w:rsidP="00D0268E">
            <w:pPr>
              <w:rPr>
                <w:rFonts w:cs="B Lotus"/>
                <w:b w:val="0"/>
                <w:bCs w:val="0"/>
                <w:sz w:val="32"/>
                <w:szCs w:val="32"/>
              </w:rPr>
            </w:pPr>
            <w:r w:rsidRPr="005C44B9">
              <w:rPr>
                <w:rFonts w:cs="B Lotus"/>
                <w:b w:val="0"/>
                <w:bCs w:val="0"/>
                <w:sz w:val="32"/>
                <w:szCs w:val="32"/>
                <w:rtl/>
              </w:rPr>
              <w:t>خودروسازان فتح</w:t>
            </w:r>
          </w:p>
        </w:tc>
        <w:tc>
          <w:tcPr>
            <w:tcW w:w="2250" w:type="dxa"/>
          </w:tcPr>
          <w:p w14:paraId="482FE559" w14:textId="77F82E4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637220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40A6950" w14:textId="052B8621" w:rsidR="00D0268E" w:rsidRPr="005C44B9" w:rsidRDefault="00D0268E" w:rsidP="00D0268E">
            <w:pPr>
              <w:rPr>
                <w:rFonts w:cs="B Lotus"/>
                <w:b w:val="0"/>
                <w:bCs w:val="0"/>
                <w:sz w:val="32"/>
                <w:szCs w:val="32"/>
              </w:rPr>
            </w:pPr>
            <w:r w:rsidRPr="005C44B9">
              <w:rPr>
                <w:rFonts w:cs="B Lotus"/>
                <w:b w:val="0"/>
                <w:bCs w:val="0"/>
                <w:sz w:val="32"/>
                <w:szCs w:val="32"/>
                <w:rtl/>
              </w:rPr>
              <w:t>غزال</w:t>
            </w:r>
          </w:p>
        </w:tc>
        <w:tc>
          <w:tcPr>
            <w:tcW w:w="2250" w:type="dxa"/>
          </w:tcPr>
          <w:p w14:paraId="414415A2" w14:textId="0714134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2B018D3"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543233F" w14:textId="71C55556" w:rsidR="00D0268E" w:rsidRPr="005C44B9" w:rsidRDefault="00D0268E" w:rsidP="00D0268E">
            <w:pPr>
              <w:rPr>
                <w:rFonts w:cs="B Lotus"/>
                <w:b w:val="0"/>
                <w:bCs w:val="0"/>
                <w:sz w:val="32"/>
                <w:szCs w:val="32"/>
              </w:rPr>
            </w:pPr>
            <w:r w:rsidRPr="005C44B9">
              <w:rPr>
                <w:rFonts w:cs="B Lotus"/>
                <w:b w:val="0"/>
                <w:bCs w:val="0"/>
                <w:sz w:val="32"/>
                <w:szCs w:val="32"/>
                <w:rtl/>
              </w:rPr>
              <w:t>ج</w:t>
            </w:r>
            <w:r w:rsidRPr="005C44B9">
              <w:rPr>
                <w:rFonts w:cs="B Lotus" w:hint="cs"/>
                <w:b w:val="0"/>
                <w:bCs w:val="0"/>
                <w:sz w:val="32"/>
                <w:szCs w:val="32"/>
                <w:rtl/>
              </w:rPr>
              <w:t>ی</w:t>
            </w:r>
            <w:r w:rsidRPr="005C44B9">
              <w:rPr>
                <w:rFonts w:cs="B Lotus" w:hint="eastAsia"/>
                <w:b w:val="0"/>
                <w:bCs w:val="0"/>
                <w:sz w:val="32"/>
                <w:szCs w:val="32"/>
                <w:rtl/>
              </w:rPr>
              <w:t>ل</w:t>
            </w:r>
            <w:r w:rsidRPr="005C44B9">
              <w:rPr>
                <w:rFonts w:cs="B Lotus" w:hint="cs"/>
                <w:b w:val="0"/>
                <w:bCs w:val="0"/>
                <w:sz w:val="32"/>
                <w:szCs w:val="32"/>
                <w:rtl/>
              </w:rPr>
              <w:t>ی</w:t>
            </w:r>
            <w:r w:rsidRPr="005C44B9">
              <w:rPr>
                <w:rFonts w:cs="B Lotus"/>
                <w:b w:val="0"/>
                <w:bCs w:val="0"/>
                <w:sz w:val="32"/>
                <w:szCs w:val="32"/>
                <w:rtl/>
              </w:rPr>
              <w:t xml:space="preserve"> امگراند</w:t>
            </w:r>
          </w:p>
        </w:tc>
        <w:tc>
          <w:tcPr>
            <w:tcW w:w="2250" w:type="dxa"/>
          </w:tcPr>
          <w:p w14:paraId="2C2186F7" w14:textId="2833D778"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052B9A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FF657D0" w14:textId="3A67AAAB" w:rsidR="00D0268E" w:rsidRPr="005C44B9" w:rsidRDefault="00D0268E" w:rsidP="00D0268E">
            <w:pPr>
              <w:rPr>
                <w:rFonts w:cs="B Lotus"/>
                <w:b w:val="0"/>
                <w:bCs w:val="0"/>
                <w:sz w:val="32"/>
                <w:szCs w:val="32"/>
              </w:rPr>
            </w:pPr>
            <w:r w:rsidRPr="005C44B9">
              <w:rPr>
                <w:rFonts w:cs="B Lotus"/>
                <w:b w:val="0"/>
                <w:bCs w:val="0"/>
                <w:sz w:val="32"/>
                <w:szCs w:val="32"/>
                <w:rtl/>
              </w:rPr>
              <w:t>ماموت</w:t>
            </w:r>
          </w:p>
        </w:tc>
        <w:tc>
          <w:tcPr>
            <w:tcW w:w="2250" w:type="dxa"/>
          </w:tcPr>
          <w:p w14:paraId="78B52C84" w14:textId="67DDE02C"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67AD7E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221653A" w14:textId="360B47A6" w:rsidR="00D0268E" w:rsidRPr="005C44B9" w:rsidRDefault="00D0268E" w:rsidP="00D0268E">
            <w:pPr>
              <w:rPr>
                <w:rFonts w:cs="B Lotus"/>
                <w:b w:val="0"/>
                <w:bCs w:val="0"/>
                <w:sz w:val="32"/>
                <w:szCs w:val="32"/>
              </w:rPr>
            </w:pPr>
            <w:r w:rsidRPr="005C44B9">
              <w:rPr>
                <w:rFonts w:cs="B Lotus"/>
                <w:b w:val="0"/>
                <w:bCs w:val="0"/>
                <w:sz w:val="32"/>
                <w:szCs w:val="32"/>
                <w:rtl/>
              </w:rPr>
              <w:t>وا</w:t>
            </w:r>
            <w:r w:rsidRPr="005C44B9">
              <w:rPr>
                <w:rFonts w:cs="B Lotus" w:hint="cs"/>
                <w:b w:val="0"/>
                <w:bCs w:val="0"/>
                <w:sz w:val="32"/>
                <w:szCs w:val="32"/>
                <w:rtl/>
              </w:rPr>
              <w:t>ی</w:t>
            </w:r>
            <w:r w:rsidRPr="005C44B9">
              <w:rPr>
                <w:rFonts w:cs="B Lotus" w:hint="eastAsia"/>
                <w:b w:val="0"/>
                <w:bCs w:val="0"/>
                <w:sz w:val="32"/>
                <w:szCs w:val="32"/>
                <w:rtl/>
              </w:rPr>
              <w:t>ت</w:t>
            </w:r>
          </w:p>
        </w:tc>
        <w:tc>
          <w:tcPr>
            <w:tcW w:w="2250" w:type="dxa"/>
          </w:tcPr>
          <w:p w14:paraId="70A9E32F" w14:textId="45EDE00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9DC10B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5BACF33" w14:textId="69C889DD" w:rsidR="00D0268E" w:rsidRPr="005C44B9" w:rsidRDefault="00D0268E" w:rsidP="00D0268E">
            <w:pPr>
              <w:rPr>
                <w:rFonts w:cs="B Lotus"/>
                <w:b w:val="0"/>
                <w:bCs w:val="0"/>
                <w:sz w:val="32"/>
                <w:szCs w:val="32"/>
              </w:rPr>
            </w:pPr>
            <w:r w:rsidRPr="005C44B9">
              <w:rPr>
                <w:rFonts w:cs="B Lotus"/>
                <w:b w:val="0"/>
                <w:bCs w:val="0"/>
                <w:sz w:val="32"/>
                <w:szCs w:val="32"/>
                <w:rtl/>
              </w:rPr>
              <w:t>جک</w:t>
            </w:r>
          </w:p>
        </w:tc>
        <w:tc>
          <w:tcPr>
            <w:tcW w:w="2250" w:type="dxa"/>
          </w:tcPr>
          <w:p w14:paraId="51B9139A" w14:textId="51B984C0"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1E9C66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653253F" w14:textId="4D5DC5F7" w:rsidR="00D0268E" w:rsidRPr="005C44B9" w:rsidRDefault="00D0268E" w:rsidP="00D0268E">
            <w:pPr>
              <w:rPr>
                <w:rFonts w:cs="B Lotus"/>
                <w:b w:val="0"/>
                <w:bCs w:val="0"/>
                <w:sz w:val="32"/>
                <w:szCs w:val="32"/>
              </w:rPr>
            </w:pPr>
            <w:r w:rsidRPr="005C44B9">
              <w:rPr>
                <w:rFonts w:cs="B Lotus"/>
                <w:b w:val="0"/>
                <w:bCs w:val="0"/>
                <w:sz w:val="32"/>
                <w:szCs w:val="32"/>
                <w:rtl/>
              </w:rPr>
              <w:t>فائو</w:t>
            </w:r>
            <w:r w:rsidRPr="005C44B9">
              <w:rPr>
                <w:rFonts w:cs="B Lotus"/>
                <w:b w:val="0"/>
                <w:bCs w:val="0"/>
                <w:sz w:val="32"/>
                <w:szCs w:val="32"/>
              </w:rPr>
              <w:t xml:space="preserve"> ( FAW )</w:t>
            </w:r>
          </w:p>
        </w:tc>
        <w:tc>
          <w:tcPr>
            <w:tcW w:w="2250" w:type="dxa"/>
          </w:tcPr>
          <w:p w14:paraId="1A7B014C" w14:textId="5526A9C4"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97CDB6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3B758AF" w14:textId="2180770A" w:rsidR="00D0268E" w:rsidRPr="005C44B9" w:rsidRDefault="00D0268E" w:rsidP="00D0268E">
            <w:pPr>
              <w:rPr>
                <w:rFonts w:cs="B Lotus"/>
                <w:b w:val="0"/>
                <w:bCs w:val="0"/>
                <w:sz w:val="32"/>
                <w:szCs w:val="32"/>
              </w:rPr>
            </w:pPr>
            <w:r w:rsidRPr="005C44B9">
              <w:rPr>
                <w:rFonts w:cs="B Lotus"/>
                <w:b w:val="0"/>
                <w:bCs w:val="0"/>
                <w:sz w:val="32"/>
                <w:szCs w:val="32"/>
                <w:rtl/>
              </w:rPr>
              <w:t>ژانگ تانگ</w:t>
            </w:r>
            <w:r w:rsidRPr="005C44B9">
              <w:rPr>
                <w:rFonts w:cs="B Lotus"/>
                <w:b w:val="0"/>
                <w:bCs w:val="0"/>
                <w:sz w:val="32"/>
                <w:szCs w:val="32"/>
              </w:rPr>
              <w:t>(ZHONG TONG)</w:t>
            </w:r>
          </w:p>
        </w:tc>
        <w:tc>
          <w:tcPr>
            <w:tcW w:w="2250" w:type="dxa"/>
          </w:tcPr>
          <w:p w14:paraId="606C3727" w14:textId="474BB33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28F46E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5B8FFE8" w14:textId="58637A19" w:rsidR="00D0268E" w:rsidRPr="005C44B9" w:rsidRDefault="00D0268E" w:rsidP="00D0268E">
            <w:pPr>
              <w:rPr>
                <w:rFonts w:cs="B Lotus"/>
                <w:b w:val="0"/>
                <w:bCs w:val="0"/>
                <w:sz w:val="32"/>
                <w:szCs w:val="32"/>
              </w:rPr>
            </w:pPr>
            <w:r w:rsidRPr="005C44B9">
              <w:rPr>
                <w:rFonts w:cs="B Lotus"/>
                <w:b w:val="0"/>
                <w:bCs w:val="0"/>
                <w:sz w:val="32"/>
                <w:szCs w:val="32"/>
                <w:rtl/>
              </w:rPr>
              <w:t>الدزموب</w:t>
            </w:r>
            <w:r w:rsidRPr="005C44B9">
              <w:rPr>
                <w:rFonts w:cs="B Lotus" w:hint="cs"/>
                <w:b w:val="0"/>
                <w:bCs w:val="0"/>
                <w:sz w:val="32"/>
                <w:szCs w:val="32"/>
                <w:rtl/>
              </w:rPr>
              <w:t>ی</w:t>
            </w:r>
            <w:r w:rsidRPr="005C44B9">
              <w:rPr>
                <w:rFonts w:cs="B Lotus" w:hint="eastAsia"/>
                <w:b w:val="0"/>
                <w:bCs w:val="0"/>
                <w:sz w:val="32"/>
                <w:szCs w:val="32"/>
                <w:rtl/>
              </w:rPr>
              <w:t>ل</w:t>
            </w:r>
          </w:p>
        </w:tc>
        <w:tc>
          <w:tcPr>
            <w:tcW w:w="2250" w:type="dxa"/>
          </w:tcPr>
          <w:p w14:paraId="25FA0AD6" w14:textId="3E285912"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4F822F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5FDD2D4" w14:textId="7B4FE526" w:rsidR="00D0268E" w:rsidRPr="005C44B9" w:rsidRDefault="00D0268E" w:rsidP="00D0268E">
            <w:pPr>
              <w:rPr>
                <w:rFonts w:cs="B Lotus"/>
                <w:b w:val="0"/>
                <w:bCs w:val="0"/>
                <w:sz w:val="32"/>
                <w:szCs w:val="32"/>
              </w:rPr>
            </w:pPr>
            <w:r w:rsidRPr="005C44B9">
              <w:rPr>
                <w:rFonts w:cs="B Lotus"/>
                <w:b w:val="0"/>
                <w:bCs w:val="0"/>
                <w:sz w:val="32"/>
                <w:szCs w:val="32"/>
                <w:rtl/>
              </w:rPr>
              <w:t>کاد</w:t>
            </w:r>
            <w:r w:rsidRPr="005C44B9">
              <w:rPr>
                <w:rFonts w:cs="B Lotus" w:hint="cs"/>
                <w:b w:val="0"/>
                <w:bCs w:val="0"/>
                <w:sz w:val="32"/>
                <w:szCs w:val="32"/>
                <w:rtl/>
              </w:rPr>
              <w:t>ی</w:t>
            </w:r>
            <w:r w:rsidRPr="005C44B9">
              <w:rPr>
                <w:rFonts w:cs="B Lotus" w:hint="eastAsia"/>
                <w:b w:val="0"/>
                <w:bCs w:val="0"/>
                <w:sz w:val="32"/>
                <w:szCs w:val="32"/>
                <w:rtl/>
              </w:rPr>
              <w:t>لاک</w:t>
            </w:r>
          </w:p>
        </w:tc>
        <w:tc>
          <w:tcPr>
            <w:tcW w:w="2250" w:type="dxa"/>
          </w:tcPr>
          <w:p w14:paraId="4D9F7DC2" w14:textId="2CEDD192"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D0B8DB6"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056094B" w14:textId="4316DB5D" w:rsidR="00D0268E" w:rsidRPr="005C44B9" w:rsidRDefault="00D0268E" w:rsidP="00D0268E">
            <w:pPr>
              <w:rPr>
                <w:rFonts w:cs="B Lotus"/>
                <w:b w:val="0"/>
                <w:bCs w:val="0"/>
                <w:sz w:val="32"/>
                <w:szCs w:val="32"/>
              </w:rPr>
            </w:pPr>
            <w:r w:rsidRPr="005C44B9">
              <w:rPr>
                <w:rFonts w:cs="B Lotus"/>
                <w:b w:val="0"/>
                <w:bCs w:val="0"/>
                <w:sz w:val="32"/>
                <w:szCs w:val="32"/>
                <w:rtl/>
              </w:rPr>
              <w:t>س</w:t>
            </w:r>
            <w:r w:rsidRPr="005C44B9">
              <w:rPr>
                <w:rFonts w:cs="B Lotus" w:hint="cs"/>
                <w:b w:val="0"/>
                <w:bCs w:val="0"/>
                <w:sz w:val="32"/>
                <w:szCs w:val="32"/>
                <w:rtl/>
              </w:rPr>
              <w:t>ی</w:t>
            </w:r>
            <w:r w:rsidRPr="005C44B9">
              <w:rPr>
                <w:rFonts w:cs="B Lotus" w:hint="eastAsia"/>
                <w:b w:val="0"/>
                <w:bCs w:val="0"/>
                <w:sz w:val="32"/>
                <w:szCs w:val="32"/>
                <w:rtl/>
              </w:rPr>
              <w:t>ناد</w:t>
            </w:r>
          </w:p>
        </w:tc>
        <w:tc>
          <w:tcPr>
            <w:tcW w:w="2250" w:type="dxa"/>
          </w:tcPr>
          <w:p w14:paraId="5E61E73F" w14:textId="3A8D933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865BD3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1D792EC" w14:textId="5EEA62AA" w:rsidR="00D0268E" w:rsidRPr="005C44B9" w:rsidRDefault="00D0268E" w:rsidP="00D0268E">
            <w:pPr>
              <w:rPr>
                <w:rFonts w:cs="B Lotus"/>
                <w:b w:val="0"/>
                <w:bCs w:val="0"/>
                <w:sz w:val="32"/>
                <w:szCs w:val="32"/>
              </w:rPr>
            </w:pPr>
            <w:r w:rsidRPr="005C44B9">
              <w:rPr>
                <w:rFonts w:cs="B Lotus"/>
                <w:b w:val="0"/>
                <w:bCs w:val="0"/>
                <w:sz w:val="32"/>
                <w:szCs w:val="32"/>
                <w:rtl/>
              </w:rPr>
              <w:t>رهرو</w:t>
            </w:r>
          </w:p>
        </w:tc>
        <w:tc>
          <w:tcPr>
            <w:tcW w:w="2250" w:type="dxa"/>
          </w:tcPr>
          <w:p w14:paraId="3F488829" w14:textId="6454D81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27C9A31"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6982738" w14:textId="60D7F277" w:rsidR="00D0268E" w:rsidRPr="005C44B9" w:rsidRDefault="00D0268E" w:rsidP="00D0268E">
            <w:pPr>
              <w:rPr>
                <w:rFonts w:cs="B Lotus"/>
                <w:b w:val="0"/>
                <w:bCs w:val="0"/>
                <w:sz w:val="32"/>
                <w:szCs w:val="32"/>
              </w:rPr>
            </w:pPr>
            <w:r w:rsidRPr="005C44B9">
              <w:rPr>
                <w:rFonts w:cs="B Lotus"/>
                <w:b w:val="0"/>
                <w:bCs w:val="0"/>
                <w:sz w:val="32"/>
                <w:szCs w:val="32"/>
                <w:rtl/>
              </w:rPr>
              <w:t>ذ</w:t>
            </w:r>
            <w:r w:rsidRPr="005C44B9">
              <w:rPr>
                <w:rFonts w:cs="B Lotus" w:hint="cs"/>
                <w:b w:val="0"/>
                <w:bCs w:val="0"/>
                <w:sz w:val="32"/>
                <w:szCs w:val="32"/>
                <w:rtl/>
              </w:rPr>
              <w:t>ی</w:t>
            </w:r>
            <w:r w:rsidRPr="005C44B9">
              <w:rPr>
                <w:rFonts w:cs="B Lotus" w:hint="eastAsia"/>
                <w:b w:val="0"/>
                <w:bCs w:val="0"/>
                <w:sz w:val="32"/>
                <w:szCs w:val="32"/>
                <w:rtl/>
              </w:rPr>
              <w:t>ل</w:t>
            </w:r>
          </w:p>
        </w:tc>
        <w:tc>
          <w:tcPr>
            <w:tcW w:w="2250" w:type="dxa"/>
          </w:tcPr>
          <w:p w14:paraId="72192A04" w14:textId="25F34FB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7668760"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3274E6D" w14:textId="577DAFD9" w:rsidR="00D0268E" w:rsidRPr="005C44B9" w:rsidRDefault="00D0268E" w:rsidP="00D0268E">
            <w:pPr>
              <w:rPr>
                <w:rFonts w:cs="B Lotus"/>
                <w:b w:val="0"/>
                <w:bCs w:val="0"/>
                <w:sz w:val="32"/>
                <w:szCs w:val="32"/>
              </w:rPr>
            </w:pPr>
            <w:r w:rsidRPr="005C44B9">
              <w:rPr>
                <w:rFonts w:cs="B Lotus"/>
                <w:b w:val="0"/>
                <w:bCs w:val="0"/>
                <w:sz w:val="32"/>
                <w:szCs w:val="32"/>
                <w:rtl/>
              </w:rPr>
              <w:t>پاجرو</w:t>
            </w:r>
          </w:p>
        </w:tc>
        <w:tc>
          <w:tcPr>
            <w:tcW w:w="2250" w:type="dxa"/>
          </w:tcPr>
          <w:p w14:paraId="31343626" w14:textId="0245D30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A31A07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19B4DA6" w14:textId="0BCFF1E6" w:rsidR="00D0268E" w:rsidRPr="005C44B9" w:rsidRDefault="00D0268E" w:rsidP="00D0268E">
            <w:pPr>
              <w:rPr>
                <w:rFonts w:cs="B Lotus"/>
                <w:b w:val="0"/>
                <w:bCs w:val="0"/>
                <w:sz w:val="32"/>
                <w:szCs w:val="32"/>
              </w:rPr>
            </w:pPr>
            <w:r w:rsidRPr="005C44B9">
              <w:rPr>
                <w:rFonts w:cs="B Lotus"/>
                <w:b w:val="0"/>
                <w:bCs w:val="0"/>
                <w:sz w:val="32"/>
                <w:szCs w:val="32"/>
                <w:rtl/>
              </w:rPr>
              <w:t>هاف</w:t>
            </w:r>
            <w:r w:rsidRPr="005C44B9">
              <w:rPr>
                <w:rFonts w:cs="B Lotus" w:hint="cs"/>
                <w:b w:val="0"/>
                <w:bCs w:val="0"/>
                <w:sz w:val="32"/>
                <w:szCs w:val="32"/>
                <w:rtl/>
              </w:rPr>
              <w:t>ی</w:t>
            </w:r>
          </w:p>
        </w:tc>
        <w:tc>
          <w:tcPr>
            <w:tcW w:w="2250" w:type="dxa"/>
          </w:tcPr>
          <w:p w14:paraId="236443AC" w14:textId="4BBDB28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5B2603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07BB4FB" w14:textId="437FC4C5" w:rsidR="00D0268E" w:rsidRPr="005C44B9" w:rsidRDefault="00D0268E" w:rsidP="00D0268E">
            <w:pPr>
              <w:rPr>
                <w:rFonts w:cs="B Lotus"/>
                <w:b w:val="0"/>
                <w:bCs w:val="0"/>
                <w:sz w:val="32"/>
                <w:szCs w:val="32"/>
              </w:rPr>
            </w:pPr>
            <w:r w:rsidRPr="005C44B9">
              <w:rPr>
                <w:rFonts w:cs="B Lotus"/>
                <w:b w:val="0"/>
                <w:bCs w:val="0"/>
                <w:sz w:val="32"/>
                <w:szCs w:val="32"/>
                <w:rtl/>
              </w:rPr>
              <w:t>ها</w:t>
            </w:r>
            <w:r w:rsidRPr="005C44B9">
              <w:rPr>
                <w:rFonts w:cs="B Lotus" w:hint="cs"/>
                <w:b w:val="0"/>
                <w:bCs w:val="0"/>
                <w:sz w:val="32"/>
                <w:szCs w:val="32"/>
                <w:rtl/>
              </w:rPr>
              <w:t>ی</w:t>
            </w:r>
            <w:r w:rsidRPr="005C44B9">
              <w:rPr>
                <w:rFonts w:cs="B Lotus" w:hint="eastAsia"/>
                <w:b w:val="0"/>
                <w:bCs w:val="0"/>
                <w:sz w:val="32"/>
                <w:szCs w:val="32"/>
                <w:rtl/>
              </w:rPr>
              <w:t>گر</w:t>
            </w:r>
          </w:p>
        </w:tc>
        <w:tc>
          <w:tcPr>
            <w:tcW w:w="2250" w:type="dxa"/>
          </w:tcPr>
          <w:p w14:paraId="5CE5AF39" w14:textId="47777A21"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A734FF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D7E2AEA" w14:textId="17AC8698" w:rsidR="00D0268E" w:rsidRPr="005C44B9" w:rsidRDefault="00D0268E" w:rsidP="00D0268E">
            <w:pPr>
              <w:rPr>
                <w:rFonts w:cs="B Lotus"/>
                <w:b w:val="0"/>
                <w:bCs w:val="0"/>
                <w:sz w:val="32"/>
                <w:szCs w:val="32"/>
              </w:rPr>
            </w:pPr>
            <w:r w:rsidRPr="005C44B9">
              <w:rPr>
                <w:rFonts w:cs="B Lotus"/>
                <w:b w:val="0"/>
                <w:bCs w:val="0"/>
                <w:sz w:val="32"/>
                <w:szCs w:val="32"/>
                <w:rtl/>
              </w:rPr>
              <w:t>فورد</w:t>
            </w:r>
          </w:p>
        </w:tc>
        <w:tc>
          <w:tcPr>
            <w:tcW w:w="2250" w:type="dxa"/>
          </w:tcPr>
          <w:p w14:paraId="172204B6" w14:textId="4D95299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13D8E54"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FE5DE83" w14:textId="50B44491" w:rsidR="00D0268E" w:rsidRPr="005C44B9" w:rsidRDefault="00D0268E" w:rsidP="00D0268E">
            <w:pPr>
              <w:rPr>
                <w:rFonts w:cs="B Lotus"/>
                <w:b w:val="0"/>
                <w:bCs w:val="0"/>
                <w:sz w:val="32"/>
                <w:szCs w:val="32"/>
              </w:rPr>
            </w:pPr>
            <w:r w:rsidRPr="005C44B9">
              <w:rPr>
                <w:rFonts w:cs="B Lotus" w:hint="cs"/>
                <w:b w:val="0"/>
                <w:bCs w:val="0"/>
                <w:sz w:val="32"/>
                <w:szCs w:val="32"/>
                <w:rtl/>
              </w:rPr>
              <w:lastRenderedPageBreak/>
              <w:t>ی</w:t>
            </w:r>
            <w:r w:rsidRPr="005C44B9">
              <w:rPr>
                <w:rFonts w:cs="B Lotus" w:hint="eastAsia"/>
                <w:b w:val="0"/>
                <w:bCs w:val="0"/>
                <w:sz w:val="32"/>
                <w:szCs w:val="32"/>
                <w:rtl/>
              </w:rPr>
              <w:t>اتونگ</w:t>
            </w:r>
          </w:p>
        </w:tc>
        <w:tc>
          <w:tcPr>
            <w:tcW w:w="2250" w:type="dxa"/>
          </w:tcPr>
          <w:p w14:paraId="24CF0594" w14:textId="6E696B61"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7ED34B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F2D956E" w14:textId="2EB7563A" w:rsidR="00D0268E" w:rsidRPr="005C44B9" w:rsidRDefault="00D0268E" w:rsidP="00D0268E">
            <w:pPr>
              <w:rPr>
                <w:rFonts w:cs="B Lotus"/>
                <w:b w:val="0"/>
                <w:bCs w:val="0"/>
                <w:sz w:val="32"/>
                <w:szCs w:val="32"/>
              </w:rPr>
            </w:pPr>
            <w:r w:rsidRPr="005C44B9">
              <w:rPr>
                <w:rFonts w:cs="B Lotus"/>
                <w:b w:val="0"/>
                <w:bCs w:val="0"/>
                <w:sz w:val="32"/>
                <w:szCs w:val="32"/>
                <w:rtl/>
              </w:rPr>
              <w:t>ول</w:t>
            </w:r>
            <w:r w:rsidRPr="005C44B9">
              <w:rPr>
                <w:rFonts w:cs="B Lotus" w:hint="cs"/>
                <w:b w:val="0"/>
                <w:bCs w:val="0"/>
                <w:sz w:val="32"/>
                <w:szCs w:val="32"/>
                <w:rtl/>
              </w:rPr>
              <w:t>ی</w:t>
            </w:r>
            <w:r w:rsidRPr="005C44B9">
              <w:rPr>
                <w:rFonts w:cs="B Lotus" w:hint="eastAsia"/>
                <w:b w:val="0"/>
                <w:bCs w:val="0"/>
                <w:sz w:val="32"/>
                <w:szCs w:val="32"/>
                <w:rtl/>
              </w:rPr>
              <w:t>کس</w:t>
            </w:r>
          </w:p>
        </w:tc>
        <w:tc>
          <w:tcPr>
            <w:tcW w:w="2250" w:type="dxa"/>
          </w:tcPr>
          <w:p w14:paraId="5189F652" w14:textId="5D496D29"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E2CBD4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5FB502F" w14:textId="4A73C9F5" w:rsidR="00D0268E" w:rsidRPr="005C44B9" w:rsidRDefault="00D0268E" w:rsidP="00D0268E">
            <w:pPr>
              <w:rPr>
                <w:rFonts w:cs="B Lotus"/>
                <w:b w:val="0"/>
                <w:bCs w:val="0"/>
                <w:sz w:val="32"/>
                <w:szCs w:val="32"/>
              </w:rPr>
            </w:pPr>
            <w:r w:rsidRPr="005C44B9">
              <w:rPr>
                <w:rFonts w:cs="B Lotus"/>
                <w:b w:val="0"/>
                <w:bCs w:val="0"/>
                <w:sz w:val="32"/>
                <w:szCs w:val="32"/>
                <w:rtl/>
              </w:rPr>
              <w:t>کوراندو</w:t>
            </w:r>
          </w:p>
        </w:tc>
        <w:tc>
          <w:tcPr>
            <w:tcW w:w="2250" w:type="dxa"/>
          </w:tcPr>
          <w:p w14:paraId="020C67FD" w14:textId="64EDA0B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6A16F5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ADE34AA" w14:textId="5717A281" w:rsidR="00D0268E" w:rsidRPr="005C44B9" w:rsidRDefault="00D0268E" w:rsidP="00D0268E">
            <w:pPr>
              <w:rPr>
                <w:rFonts w:cs="B Lotus"/>
                <w:b w:val="0"/>
                <w:bCs w:val="0"/>
                <w:sz w:val="32"/>
                <w:szCs w:val="32"/>
              </w:rPr>
            </w:pPr>
            <w:r w:rsidRPr="005C44B9">
              <w:rPr>
                <w:rFonts w:cs="B Lotus"/>
                <w:b w:val="0"/>
                <w:bCs w:val="0"/>
                <w:sz w:val="32"/>
                <w:szCs w:val="32"/>
                <w:rtl/>
              </w:rPr>
              <w:t>رنجرور</w:t>
            </w:r>
          </w:p>
        </w:tc>
        <w:tc>
          <w:tcPr>
            <w:tcW w:w="2250" w:type="dxa"/>
          </w:tcPr>
          <w:p w14:paraId="35660D15" w14:textId="0B3BC974"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53191E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7E0E9E7" w14:textId="40C21B49" w:rsidR="00D0268E" w:rsidRPr="005C44B9" w:rsidRDefault="00D0268E" w:rsidP="00D0268E">
            <w:pPr>
              <w:rPr>
                <w:rFonts w:cs="B Lotus"/>
                <w:b w:val="0"/>
                <w:bCs w:val="0"/>
                <w:sz w:val="32"/>
                <w:szCs w:val="32"/>
              </w:rPr>
            </w:pPr>
            <w:r w:rsidRPr="005C44B9">
              <w:rPr>
                <w:rFonts w:cs="B Lotus"/>
                <w:b w:val="0"/>
                <w:bCs w:val="0"/>
                <w:sz w:val="32"/>
                <w:szCs w:val="32"/>
                <w:rtl/>
              </w:rPr>
              <w:t>ه</w:t>
            </w:r>
            <w:r w:rsidRPr="005C44B9">
              <w:rPr>
                <w:rFonts w:cs="B Lotus" w:hint="cs"/>
                <w:b w:val="0"/>
                <w:bCs w:val="0"/>
                <w:sz w:val="32"/>
                <w:szCs w:val="32"/>
                <w:rtl/>
              </w:rPr>
              <w:t>ی</w:t>
            </w:r>
            <w:r w:rsidRPr="005C44B9">
              <w:rPr>
                <w:rFonts w:cs="B Lotus" w:hint="eastAsia"/>
                <w:b w:val="0"/>
                <w:bCs w:val="0"/>
                <w:sz w:val="32"/>
                <w:szCs w:val="32"/>
                <w:rtl/>
              </w:rPr>
              <w:t>لمن</w:t>
            </w:r>
          </w:p>
        </w:tc>
        <w:tc>
          <w:tcPr>
            <w:tcW w:w="2250" w:type="dxa"/>
          </w:tcPr>
          <w:p w14:paraId="3A39B79F" w14:textId="0FAC1E5E"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C75A73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999F10D" w14:textId="719D92FD" w:rsidR="00D0268E" w:rsidRPr="005C44B9" w:rsidRDefault="00D0268E" w:rsidP="00D0268E">
            <w:pPr>
              <w:rPr>
                <w:rFonts w:cs="B Lotus"/>
                <w:b w:val="0"/>
                <w:bCs w:val="0"/>
                <w:sz w:val="32"/>
                <w:szCs w:val="32"/>
              </w:rPr>
            </w:pPr>
            <w:r w:rsidRPr="005C44B9">
              <w:rPr>
                <w:rFonts w:cs="B Lotus"/>
                <w:b w:val="0"/>
                <w:bCs w:val="0"/>
                <w:sz w:val="32"/>
                <w:szCs w:val="32"/>
                <w:rtl/>
              </w:rPr>
              <w:t>ار</w:t>
            </w:r>
            <w:r w:rsidRPr="005C44B9">
              <w:rPr>
                <w:rFonts w:cs="B Lotus" w:hint="cs"/>
                <w:b w:val="0"/>
                <w:bCs w:val="0"/>
                <w:sz w:val="32"/>
                <w:szCs w:val="32"/>
                <w:rtl/>
              </w:rPr>
              <w:t>ی</w:t>
            </w:r>
            <w:r w:rsidRPr="005C44B9">
              <w:rPr>
                <w:rFonts w:cs="B Lotus" w:hint="eastAsia"/>
                <w:b w:val="0"/>
                <w:bCs w:val="0"/>
                <w:sz w:val="32"/>
                <w:szCs w:val="32"/>
                <w:rtl/>
              </w:rPr>
              <w:t>س</w:t>
            </w:r>
            <w:r w:rsidRPr="005C44B9">
              <w:rPr>
                <w:rFonts w:cs="B Lotus"/>
                <w:b w:val="0"/>
                <w:bCs w:val="0"/>
                <w:sz w:val="32"/>
                <w:szCs w:val="32"/>
                <w:rtl/>
              </w:rPr>
              <w:t xml:space="preserve"> باس</w:t>
            </w:r>
          </w:p>
        </w:tc>
        <w:tc>
          <w:tcPr>
            <w:tcW w:w="2250" w:type="dxa"/>
          </w:tcPr>
          <w:p w14:paraId="19B67966" w14:textId="5915AA9A"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F33BD94"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5D729F8" w14:textId="451CDB16" w:rsidR="00D0268E" w:rsidRPr="005C44B9" w:rsidRDefault="00D0268E" w:rsidP="00D0268E">
            <w:pPr>
              <w:rPr>
                <w:rFonts w:cs="B Lotus"/>
                <w:b w:val="0"/>
                <w:bCs w:val="0"/>
                <w:sz w:val="32"/>
                <w:szCs w:val="32"/>
              </w:rPr>
            </w:pPr>
            <w:r w:rsidRPr="005C44B9">
              <w:rPr>
                <w:rFonts w:cs="B Lotus"/>
                <w:b w:val="0"/>
                <w:bCs w:val="0"/>
                <w:sz w:val="32"/>
                <w:szCs w:val="32"/>
                <w:rtl/>
              </w:rPr>
              <w:t>دا</w:t>
            </w:r>
            <w:r w:rsidRPr="005C44B9">
              <w:rPr>
                <w:rFonts w:cs="B Lotus" w:hint="cs"/>
                <w:b w:val="0"/>
                <w:bCs w:val="0"/>
                <w:sz w:val="32"/>
                <w:szCs w:val="32"/>
                <w:rtl/>
              </w:rPr>
              <w:t>ی</w:t>
            </w:r>
            <w:r w:rsidRPr="005C44B9">
              <w:rPr>
                <w:rFonts w:cs="B Lotus"/>
                <w:b w:val="0"/>
                <w:bCs w:val="0"/>
                <w:sz w:val="32"/>
                <w:szCs w:val="32"/>
                <w:rtl/>
              </w:rPr>
              <w:t xml:space="preserve"> هاتسو</w:t>
            </w:r>
          </w:p>
        </w:tc>
        <w:tc>
          <w:tcPr>
            <w:tcW w:w="2250" w:type="dxa"/>
          </w:tcPr>
          <w:p w14:paraId="589E03A9" w14:textId="2F3EC777"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0C5A6C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0974F56" w14:textId="7F0DB979" w:rsidR="00D0268E" w:rsidRPr="005C44B9" w:rsidRDefault="00D0268E" w:rsidP="00D0268E">
            <w:pPr>
              <w:rPr>
                <w:rFonts w:cs="B Lotus"/>
                <w:b w:val="0"/>
                <w:bCs w:val="0"/>
                <w:sz w:val="32"/>
                <w:szCs w:val="32"/>
              </w:rPr>
            </w:pPr>
            <w:r w:rsidRPr="005C44B9">
              <w:rPr>
                <w:rFonts w:cs="B Lotus"/>
                <w:b w:val="0"/>
                <w:bCs w:val="0"/>
                <w:sz w:val="32"/>
                <w:szCs w:val="32"/>
                <w:rtl/>
              </w:rPr>
              <w:t>کراز</w:t>
            </w:r>
          </w:p>
        </w:tc>
        <w:tc>
          <w:tcPr>
            <w:tcW w:w="2250" w:type="dxa"/>
          </w:tcPr>
          <w:p w14:paraId="1EFC9DF3" w14:textId="1676DAD4"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7E034F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71E132F" w14:textId="4C915908" w:rsidR="00D0268E" w:rsidRPr="005C44B9" w:rsidRDefault="00D0268E" w:rsidP="00D0268E">
            <w:pPr>
              <w:rPr>
                <w:rFonts w:cs="B Lotus"/>
                <w:b w:val="0"/>
                <w:bCs w:val="0"/>
                <w:sz w:val="32"/>
                <w:szCs w:val="32"/>
              </w:rPr>
            </w:pPr>
            <w:r w:rsidRPr="005C44B9">
              <w:rPr>
                <w:rFonts w:cs="B Lotus"/>
                <w:b w:val="0"/>
                <w:bCs w:val="0"/>
                <w:sz w:val="32"/>
                <w:szCs w:val="32"/>
                <w:rtl/>
              </w:rPr>
              <w:t>چ</w:t>
            </w:r>
            <w:r w:rsidRPr="005C44B9">
              <w:rPr>
                <w:rFonts w:cs="B Lotus" w:hint="cs"/>
                <w:b w:val="0"/>
                <w:bCs w:val="0"/>
                <w:sz w:val="32"/>
                <w:szCs w:val="32"/>
                <w:rtl/>
              </w:rPr>
              <w:t>ی</w:t>
            </w:r>
            <w:r w:rsidRPr="005C44B9">
              <w:rPr>
                <w:rFonts w:cs="B Lotus" w:hint="eastAsia"/>
                <w:b w:val="0"/>
                <w:bCs w:val="0"/>
                <w:sz w:val="32"/>
                <w:szCs w:val="32"/>
                <w:rtl/>
              </w:rPr>
              <w:t>رمن</w:t>
            </w:r>
          </w:p>
        </w:tc>
        <w:tc>
          <w:tcPr>
            <w:tcW w:w="2250" w:type="dxa"/>
          </w:tcPr>
          <w:p w14:paraId="799CC423" w14:textId="68B5AC2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F18BAA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B2815BA" w14:textId="7F116E54" w:rsidR="00D0268E" w:rsidRPr="005C44B9" w:rsidRDefault="00D0268E" w:rsidP="00D0268E">
            <w:pPr>
              <w:rPr>
                <w:rFonts w:cs="B Lotus"/>
                <w:b w:val="0"/>
                <w:bCs w:val="0"/>
                <w:sz w:val="32"/>
                <w:szCs w:val="32"/>
              </w:rPr>
            </w:pPr>
            <w:r w:rsidRPr="005C44B9">
              <w:rPr>
                <w:rFonts w:cs="B Lotus"/>
                <w:b w:val="0"/>
                <w:bCs w:val="0"/>
                <w:sz w:val="32"/>
                <w:szCs w:val="32"/>
                <w:rtl/>
              </w:rPr>
              <w:t>جلز</w:t>
            </w:r>
          </w:p>
        </w:tc>
        <w:tc>
          <w:tcPr>
            <w:tcW w:w="2250" w:type="dxa"/>
          </w:tcPr>
          <w:p w14:paraId="0F5C10AB" w14:textId="1C99B29A"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07F5310"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74377BF" w14:textId="5AC29855" w:rsidR="00D0268E" w:rsidRPr="005C44B9" w:rsidRDefault="00D0268E" w:rsidP="00D0268E">
            <w:pPr>
              <w:rPr>
                <w:rFonts w:cs="B Lotus"/>
                <w:b w:val="0"/>
                <w:bCs w:val="0"/>
                <w:sz w:val="32"/>
                <w:szCs w:val="32"/>
              </w:rPr>
            </w:pPr>
            <w:r w:rsidRPr="005C44B9">
              <w:rPr>
                <w:rFonts w:cs="B Lotus"/>
                <w:b w:val="0"/>
                <w:bCs w:val="0"/>
                <w:sz w:val="32"/>
                <w:szCs w:val="32"/>
                <w:rtl/>
              </w:rPr>
              <w:t>ک</w:t>
            </w:r>
            <w:r w:rsidRPr="005C44B9">
              <w:rPr>
                <w:rFonts w:cs="B Lotus" w:hint="cs"/>
                <w:b w:val="0"/>
                <w:bCs w:val="0"/>
                <w:sz w:val="32"/>
                <w:szCs w:val="32"/>
                <w:rtl/>
              </w:rPr>
              <w:t>ی</w:t>
            </w:r>
            <w:r w:rsidRPr="005C44B9">
              <w:rPr>
                <w:rFonts w:cs="B Lotus" w:hint="eastAsia"/>
                <w:b w:val="0"/>
                <w:bCs w:val="0"/>
                <w:sz w:val="32"/>
                <w:szCs w:val="32"/>
                <w:rtl/>
              </w:rPr>
              <w:t>نگ</w:t>
            </w:r>
            <w:r w:rsidRPr="005C44B9">
              <w:rPr>
                <w:rFonts w:cs="B Lotus"/>
                <w:b w:val="0"/>
                <w:bCs w:val="0"/>
                <w:sz w:val="32"/>
                <w:szCs w:val="32"/>
                <w:rtl/>
              </w:rPr>
              <w:t xml:space="preserve"> </w:t>
            </w:r>
            <w:r w:rsidRPr="005C44B9">
              <w:rPr>
                <w:rFonts w:cs="B Lotus" w:hint="cs"/>
                <w:b w:val="0"/>
                <w:bCs w:val="0"/>
                <w:sz w:val="32"/>
                <w:szCs w:val="32"/>
                <w:rtl/>
              </w:rPr>
              <w:t>ی</w:t>
            </w:r>
            <w:r w:rsidRPr="005C44B9">
              <w:rPr>
                <w:rFonts w:cs="B Lotus" w:hint="eastAsia"/>
                <w:b w:val="0"/>
                <w:bCs w:val="0"/>
                <w:sz w:val="32"/>
                <w:szCs w:val="32"/>
                <w:rtl/>
              </w:rPr>
              <w:t>انگ</w:t>
            </w:r>
          </w:p>
        </w:tc>
        <w:tc>
          <w:tcPr>
            <w:tcW w:w="2250" w:type="dxa"/>
          </w:tcPr>
          <w:p w14:paraId="12BD64B9" w14:textId="4F658966"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3B25893"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666F202" w14:textId="765ACC9E" w:rsidR="00D0268E" w:rsidRPr="005C44B9" w:rsidRDefault="00D0268E" w:rsidP="00D0268E">
            <w:pPr>
              <w:rPr>
                <w:rFonts w:cs="B Lotus"/>
                <w:b w:val="0"/>
                <w:bCs w:val="0"/>
                <w:sz w:val="32"/>
                <w:szCs w:val="32"/>
              </w:rPr>
            </w:pPr>
            <w:r w:rsidRPr="005C44B9">
              <w:rPr>
                <w:rFonts w:cs="B Lotus"/>
                <w:b w:val="0"/>
                <w:bCs w:val="0"/>
                <w:sz w:val="32"/>
                <w:szCs w:val="32"/>
                <w:rtl/>
              </w:rPr>
              <w:t>پونت</w:t>
            </w:r>
            <w:r w:rsidRPr="005C44B9">
              <w:rPr>
                <w:rFonts w:cs="B Lotus" w:hint="cs"/>
                <w:b w:val="0"/>
                <w:bCs w:val="0"/>
                <w:sz w:val="32"/>
                <w:szCs w:val="32"/>
                <w:rtl/>
              </w:rPr>
              <w:t>ی</w:t>
            </w:r>
            <w:r w:rsidRPr="005C44B9">
              <w:rPr>
                <w:rFonts w:cs="B Lotus" w:hint="eastAsia"/>
                <w:b w:val="0"/>
                <w:bCs w:val="0"/>
                <w:sz w:val="32"/>
                <w:szCs w:val="32"/>
                <w:rtl/>
              </w:rPr>
              <w:t>اک</w:t>
            </w:r>
          </w:p>
        </w:tc>
        <w:tc>
          <w:tcPr>
            <w:tcW w:w="2250" w:type="dxa"/>
          </w:tcPr>
          <w:p w14:paraId="4FA262D4" w14:textId="0554E48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A3A4D6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AF6BACC" w14:textId="1468BE24" w:rsidR="00D0268E" w:rsidRPr="005C44B9" w:rsidRDefault="00D0268E" w:rsidP="00D0268E">
            <w:pPr>
              <w:rPr>
                <w:rFonts w:cs="B Lotus"/>
                <w:b w:val="0"/>
                <w:bCs w:val="0"/>
                <w:sz w:val="32"/>
                <w:szCs w:val="32"/>
              </w:rPr>
            </w:pPr>
            <w:r w:rsidRPr="005C44B9">
              <w:rPr>
                <w:rFonts w:cs="B Lotus"/>
                <w:b w:val="0"/>
                <w:bCs w:val="0"/>
                <w:sz w:val="32"/>
                <w:szCs w:val="32"/>
                <w:rtl/>
              </w:rPr>
              <w:t>لکسوس</w:t>
            </w:r>
          </w:p>
        </w:tc>
        <w:tc>
          <w:tcPr>
            <w:tcW w:w="2250" w:type="dxa"/>
          </w:tcPr>
          <w:p w14:paraId="0BFCBA86" w14:textId="24CFB3A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69DDDA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644B531" w14:textId="11531E8F" w:rsidR="00D0268E" w:rsidRPr="005C44B9" w:rsidRDefault="00D0268E" w:rsidP="00D0268E">
            <w:pPr>
              <w:rPr>
                <w:rFonts w:cs="B Lotus"/>
                <w:b w:val="0"/>
                <w:bCs w:val="0"/>
                <w:sz w:val="32"/>
                <w:szCs w:val="32"/>
              </w:rPr>
            </w:pPr>
            <w:r w:rsidRPr="005C44B9">
              <w:rPr>
                <w:rFonts w:cs="B Lotus"/>
                <w:b w:val="0"/>
                <w:bCs w:val="0"/>
                <w:sz w:val="32"/>
                <w:szCs w:val="32"/>
                <w:rtl/>
              </w:rPr>
              <w:t>ماگروس</w:t>
            </w:r>
          </w:p>
        </w:tc>
        <w:tc>
          <w:tcPr>
            <w:tcW w:w="2250" w:type="dxa"/>
          </w:tcPr>
          <w:p w14:paraId="49B776C0" w14:textId="4F2D1398"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B87EE4A"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2206611" w14:textId="3CC7FF42" w:rsidR="00D0268E" w:rsidRPr="005C44B9" w:rsidRDefault="00D0268E" w:rsidP="00D0268E">
            <w:pPr>
              <w:rPr>
                <w:rFonts w:cs="B Lotus"/>
                <w:b w:val="0"/>
                <w:bCs w:val="0"/>
                <w:sz w:val="32"/>
                <w:szCs w:val="32"/>
              </w:rPr>
            </w:pPr>
            <w:r w:rsidRPr="005C44B9">
              <w:rPr>
                <w:rFonts w:cs="B Lotus"/>
                <w:b w:val="0"/>
                <w:bCs w:val="0"/>
                <w:sz w:val="32"/>
                <w:szCs w:val="32"/>
                <w:rtl/>
              </w:rPr>
              <w:t>مارال</w:t>
            </w:r>
          </w:p>
        </w:tc>
        <w:tc>
          <w:tcPr>
            <w:tcW w:w="2250" w:type="dxa"/>
          </w:tcPr>
          <w:p w14:paraId="714D302C" w14:textId="0F5591F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37C6D3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B9B5733" w14:textId="5F98605D" w:rsidR="00D0268E" w:rsidRPr="005C44B9" w:rsidRDefault="00D0268E" w:rsidP="00D0268E">
            <w:pPr>
              <w:rPr>
                <w:rFonts w:cs="B Lotus"/>
                <w:b w:val="0"/>
                <w:bCs w:val="0"/>
                <w:sz w:val="32"/>
                <w:szCs w:val="32"/>
              </w:rPr>
            </w:pPr>
            <w:r w:rsidRPr="005C44B9">
              <w:rPr>
                <w:rFonts w:cs="B Lotus"/>
                <w:b w:val="0"/>
                <w:bCs w:val="0"/>
                <w:sz w:val="32"/>
                <w:szCs w:val="32"/>
                <w:rtl/>
              </w:rPr>
              <w:t>آلفارومئو</w:t>
            </w:r>
          </w:p>
        </w:tc>
        <w:tc>
          <w:tcPr>
            <w:tcW w:w="2250" w:type="dxa"/>
          </w:tcPr>
          <w:p w14:paraId="48CD5D0E" w14:textId="60CCE80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A2A335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21C9532" w14:textId="73B5C45F" w:rsidR="00D0268E" w:rsidRPr="005C44B9" w:rsidRDefault="00D0268E" w:rsidP="00D0268E">
            <w:pPr>
              <w:rPr>
                <w:rFonts w:cs="B Lotus"/>
                <w:b w:val="0"/>
                <w:bCs w:val="0"/>
                <w:sz w:val="32"/>
                <w:szCs w:val="32"/>
              </w:rPr>
            </w:pPr>
            <w:r w:rsidRPr="005C44B9">
              <w:rPr>
                <w:rFonts w:cs="B Lotus"/>
                <w:b w:val="0"/>
                <w:bCs w:val="0"/>
                <w:sz w:val="32"/>
                <w:szCs w:val="32"/>
                <w:rtl/>
              </w:rPr>
              <w:t>ا</w:t>
            </w:r>
            <w:r w:rsidRPr="005C44B9">
              <w:rPr>
                <w:rFonts w:cs="B Lotus" w:hint="cs"/>
                <w:b w:val="0"/>
                <w:bCs w:val="0"/>
                <w:sz w:val="32"/>
                <w:szCs w:val="32"/>
                <w:rtl/>
              </w:rPr>
              <w:t>ی</w:t>
            </w:r>
            <w:r w:rsidRPr="005C44B9">
              <w:rPr>
                <w:rFonts w:cs="B Lotus" w:hint="eastAsia"/>
                <w:b w:val="0"/>
                <w:bCs w:val="0"/>
                <w:sz w:val="32"/>
                <w:szCs w:val="32"/>
                <w:rtl/>
              </w:rPr>
              <w:t>ران</w:t>
            </w:r>
            <w:r w:rsidRPr="005C44B9">
              <w:rPr>
                <w:rFonts w:cs="B Lotus"/>
                <w:b w:val="0"/>
                <w:bCs w:val="0"/>
                <w:sz w:val="32"/>
                <w:szCs w:val="32"/>
                <w:rtl/>
              </w:rPr>
              <w:t xml:space="preserve"> کاوه</w:t>
            </w:r>
          </w:p>
        </w:tc>
        <w:tc>
          <w:tcPr>
            <w:tcW w:w="2250" w:type="dxa"/>
          </w:tcPr>
          <w:p w14:paraId="67775B0E" w14:textId="2FEF0D38"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C65AAED"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C338645" w14:textId="1F3B62A1" w:rsidR="00D0268E" w:rsidRPr="005C44B9" w:rsidRDefault="00D0268E" w:rsidP="00D0268E">
            <w:pPr>
              <w:rPr>
                <w:rFonts w:cs="B Lotus"/>
                <w:b w:val="0"/>
                <w:bCs w:val="0"/>
                <w:sz w:val="32"/>
                <w:szCs w:val="32"/>
              </w:rPr>
            </w:pPr>
            <w:r w:rsidRPr="005C44B9">
              <w:rPr>
                <w:rFonts w:cs="B Lotus"/>
                <w:b w:val="0"/>
                <w:bCs w:val="0"/>
                <w:sz w:val="32"/>
                <w:szCs w:val="32"/>
                <w:rtl/>
              </w:rPr>
              <w:t>جک ر</w:t>
            </w:r>
            <w:r w:rsidRPr="005C44B9">
              <w:rPr>
                <w:rFonts w:cs="B Lotus" w:hint="cs"/>
                <w:b w:val="0"/>
                <w:bCs w:val="0"/>
                <w:sz w:val="32"/>
                <w:szCs w:val="32"/>
                <w:rtl/>
              </w:rPr>
              <w:t>ی</w:t>
            </w:r>
            <w:r w:rsidRPr="005C44B9">
              <w:rPr>
                <w:rFonts w:cs="B Lotus" w:hint="eastAsia"/>
                <w:b w:val="0"/>
                <w:bCs w:val="0"/>
                <w:sz w:val="32"/>
                <w:szCs w:val="32"/>
                <w:rtl/>
              </w:rPr>
              <w:t>فا</w:t>
            </w:r>
            <w:r w:rsidRPr="005C44B9">
              <w:rPr>
                <w:rFonts w:cs="B Lotus" w:hint="cs"/>
                <w:b w:val="0"/>
                <w:bCs w:val="0"/>
                <w:sz w:val="32"/>
                <w:szCs w:val="32"/>
                <w:rtl/>
              </w:rPr>
              <w:t>ی</w:t>
            </w:r>
            <w:r w:rsidRPr="005C44B9">
              <w:rPr>
                <w:rFonts w:cs="B Lotus" w:hint="eastAsia"/>
                <w:b w:val="0"/>
                <w:bCs w:val="0"/>
                <w:sz w:val="32"/>
                <w:szCs w:val="32"/>
                <w:rtl/>
              </w:rPr>
              <w:t>ن</w:t>
            </w:r>
          </w:p>
        </w:tc>
        <w:tc>
          <w:tcPr>
            <w:tcW w:w="2250" w:type="dxa"/>
          </w:tcPr>
          <w:p w14:paraId="70008C62" w14:textId="00DAF6AA"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7A6ED5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031AD02" w14:textId="4443868A" w:rsidR="00D0268E" w:rsidRPr="005C44B9" w:rsidRDefault="00D0268E" w:rsidP="00D0268E">
            <w:pPr>
              <w:rPr>
                <w:rFonts w:cs="B Lotus"/>
                <w:b w:val="0"/>
                <w:bCs w:val="0"/>
                <w:sz w:val="32"/>
                <w:szCs w:val="32"/>
              </w:rPr>
            </w:pPr>
            <w:r w:rsidRPr="005C44B9">
              <w:rPr>
                <w:rFonts w:cs="B Lotus"/>
                <w:b w:val="0"/>
                <w:bCs w:val="0"/>
                <w:sz w:val="32"/>
                <w:szCs w:val="32"/>
                <w:rtl/>
              </w:rPr>
              <w:t>شاک من</w:t>
            </w:r>
          </w:p>
        </w:tc>
        <w:tc>
          <w:tcPr>
            <w:tcW w:w="2250" w:type="dxa"/>
          </w:tcPr>
          <w:p w14:paraId="435B2B8D" w14:textId="6B3578A6"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F3748B1"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93E8FBD" w14:textId="6D8D43FB" w:rsidR="00D0268E" w:rsidRPr="005C44B9" w:rsidRDefault="00D0268E" w:rsidP="00D0268E">
            <w:pPr>
              <w:rPr>
                <w:rFonts w:cs="B Lotus"/>
                <w:b w:val="0"/>
                <w:bCs w:val="0"/>
                <w:sz w:val="32"/>
                <w:szCs w:val="32"/>
              </w:rPr>
            </w:pPr>
            <w:r w:rsidRPr="005C44B9">
              <w:rPr>
                <w:rFonts w:cs="B Lotus"/>
                <w:b w:val="0"/>
                <w:bCs w:val="0"/>
                <w:sz w:val="32"/>
                <w:szCs w:val="32"/>
                <w:rtl/>
              </w:rPr>
              <w:t>نورث بنز</w:t>
            </w:r>
          </w:p>
        </w:tc>
        <w:tc>
          <w:tcPr>
            <w:tcW w:w="2250" w:type="dxa"/>
          </w:tcPr>
          <w:p w14:paraId="69ECEAB7" w14:textId="7D626E8A"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7FB7D0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45790D3" w14:textId="5F75EAF1" w:rsidR="00D0268E" w:rsidRPr="005C44B9" w:rsidRDefault="00D0268E" w:rsidP="00D0268E">
            <w:pPr>
              <w:rPr>
                <w:rFonts w:cs="B Lotus"/>
                <w:b w:val="0"/>
                <w:bCs w:val="0"/>
                <w:sz w:val="32"/>
                <w:szCs w:val="32"/>
              </w:rPr>
            </w:pPr>
            <w:r w:rsidRPr="005C44B9">
              <w:rPr>
                <w:rFonts w:cs="B Lotus"/>
                <w:b w:val="0"/>
                <w:bCs w:val="0"/>
                <w:sz w:val="32"/>
                <w:szCs w:val="32"/>
                <w:rtl/>
              </w:rPr>
              <w:t>ج</w:t>
            </w:r>
            <w:r w:rsidRPr="005C44B9">
              <w:rPr>
                <w:rFonts w:cs="B Lotus" w:hint="cs"/>
                <w:b w:val="0"/>
                <w:bCs w:val="0"/>
                <w:sz w:val="32"/>
                <w:szCs w:val="32"/>
                <w:rtl/>
              </w:rPr>
              <w:t>ی</w:t>
            </w:r>
            <w:r w:rsidRPr="005C44B9">
              <w:rPr>
                <w:rFonts w:cs="B Lotus" w:hint="eastAsia"/>
                <w:b w:val="0"/>
                <w:bCs w:val="0"/>
                <w:sz w:val="32"/>
                <w:szCs w:val="32"/>
                <w:rtl/>
              </w:rPr>
              <w:t>ن</w:t>
            </w:r>
            <w:r w:rsidRPr="005C44B9">
              <w:rPr>
                <w:rFonts w:cs="B Lotus"/>
                <w:b w:val="0"/>
                <w:bCs w:val="0"/>
                <w:sz w:val="32"/>
                <w:szCs w:val="32"/>
                <w:rtl/>
              </w:rPr>
              <w:t xml:space="preserve"> ب</w:t>
            </w:r>
            <w:r w:rsidRPr="005C44B9">
              <w:rPr>
                <w:rFonts w:cs="B Lotus" w:hint="cs"/>
                <w:b w:val="0"/>
                <w:bCs w:val="0"/>
                <w:sz w:val="32"/>
                <w:szCs w:val="32"/>
                <w:rtl/>
              </w:rPr>
              <w:t>ی</w:t>
            </w:r>
          </w:p>
        </w:tc>
        <w:tc>
          <w:tcPr>
            <w:tcW w:w="2250" w:type="dxa"/>
          </w:tcPr>
          <w:p w14:paraId="26EC7EA0" w14:textId="4437A1A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C0D3D3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1A04186" w14:textId="49C31C02" w:rsidR="00D0268E" w:rsidRPr="005C44B9" w:rsidRDefault="00D0268E" w:rsidP="00D0268E">
            <w:pPr>
              <w:rPr>
                <w:rFonts w:cs="B Lotus"/>
                <w:b w:val="0"/>
                <w:bCs w:val="0"/>
                <w:sz w:val="32"/>
                <w:szCs w:val="32"/>
              </w:rPr>
            </w:pPr>
            <w:r w:rsidRPr="005C44B9">
              <w:rPr>
                <w:rFonts w:cs="B Lotus"/>
                <w:b w:val="0"/>
                <w:bCs w:val="0"/>
                <w:sz w:val="32"/>
                <w:szCs w:val="32"/>
                <w:rtl/>
              </w:rPr>
              <w:t>و</w:t>
            </w:r>
            <w:r w:rsidRPr="005C44B9">
              <w:rPr>
                <w:rFonts w:cs="B Lotus" w:hint="cs"/>
                <w:b w:val="0"/>
                <w:bCs w:val="0"/>
                <w:sz w:val="32"/>
                <w:szCs w:val="32"/>
                <w:rtl/>
              </w:rPr>
              <w:t>ی</w:t>
            </w:r>
            <w:r w:rsidRPr="005C44B9">
              <w:rPr>
                <w:rFonts w:cs="B Lotus" w:hint="eastAsia"/>
                <w:b w:val="0"/>
                <w:bCs w:val="0"/>
                <w:sz w:val="32"/>
                <w:szCs w:val="32"/>
                <w:rtl/>
              </w:rPr>
              <w:t>نگل</w:t>
            </w:r>
          </w:p>
        </w:tc>
        <w:tc>
          <w:tcPr>
            <w:tcW w:w="2250" w:type="dxa"/>
          </w:tcPr>
          <w:p w14:paraId="25F83A8E" w14:textId="2540CDA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618C2B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F74BC67" w14:textId="5D164740" w:rsidR="00D0268E" w:rsidRPr="005C44B9" w:rsidRDefault="00D0268E" w:rsidP="00D0268E">
            <w:pPr>
              <w:rPr>
                <w:rFonts w:cs="B Lotus"/>
                <w:b w:val="0"/>
                <w:bCs w:val="0"/>
                <w:sz w:val="32"/>
                <w:szCs w:val="32"/>
              </w:rPr>
            </w:pPr>
            <w:r w:rsidRPr="005C44B9">
              <w:rPr>
                <w:rFonts w:cs="B Lotus"/>
                <w:b w:val="0"/>
                <w:bCs w:val="0"/>
                <w:sz w:val="32"/>
                <w:szCs w:val="32"/>
                <w:rtl/>
              </w:rPr>
              <w:t>فوسو</w:t>
            </w:r>
          </w:p>
        </w:tc>
        <w:tc>
          <w:tcPr>
            <w:tcW w:w="2250" w:type="dxa"/>
          </w:tcPr>
          <w:p w14:paraId="02F24026" w14:textId="421E0E3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2D0D1B3"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BBB2140" w14:textId="3AB849E0" w:rsidR="00D0268E" w:rsidRPr="005C44B9" w:rsidRDefault="00D0268E" w:rsidP="00D0268E">
            <w:pPr>
              <w:rPr>
                <w:rFonts w:cs="B Lotus"/>
                <w:b w:val="0"/>
                <w:bCs w:val="0"/>
                <w:sz w:val="32"/>
                <w:szCs w:val="32"/>
              </w:rPr>
            </w:pPr>
            <w:r w:rsidRPr="005C44B9">
              <w:rPr>
                <w:rFonts w:cs="B Lotus"/>
                <w:b w:val="0"/>
                <w:bCs w:val="0"/>
                <w:sz w:val="32"/>
                <w:szCs w:val="32"/>
                <w:rtl/>
              </w:rPr>
              <w:t>ما</w:t>
            </w:r>
            <w:r w:rsidRPr="005C44B9">
              <w:rPr>
                <w:rFonts w:cs="B Lotus" w:hint="cs"/>
                <w:b w:val="0"/>
                <w:bCs w:val="0"/>
                <w:sz w:val="32"/>
                <w:szCs w:val="32"/>
                <w:rtl/>
              </w:rPr>
              <w:t>ی</w:t>
            </w:r>
            <w:r w:rsidRPr="005C44B9">
              <w:rPr>
                <w:rFonts w:cs="B Lotus" w:hint="eastAsia"/>
                <w:b w:val="0"/>
                <w:bCs w:val="0"/>
                <w:sz w:val="32"/>
                <w:szCs w:val="32"/>
                <w:rtl/>
              </w:rPr>
              <w:t>اک</w:t>
            </w:r>
            <w:r w:rsidRPr="005C44B9">
              <w:rPr>
                <w:rFonts w:cs="B Lotus"/>
                <w:b w:val="0"/>
                <w:bCs w:val="0"/>
                <w:sz w:val="32"/>
                <w:szCs w:val="32"/>
                <w:rtl/>
              </w:rPr>
              <w:t xml:space="preserve"> کوگل</w:t>
            </w:r>
          </w:p>
        </w:tc>
        <w:tc>
          <w:tcPr>
            <w:tcW w:w="2250" w:type="dxa"/>
          </w:tcPr>
          <w:p w14:paraId="4EF3D4E1" w14:textId="1613C3E0"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D76E0B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7DC0557" w14:textId="4AF6F83B" w:rsidR="00D0268E" w:rsidRPr="005C44B9" w:rsidRDefault="00D0268E" w:rsidP="00D0268E">
            <w:pPr>
              <w:rPr>
                <w:rFonts w:cs="B Lotus"/>
                <w:b w:val="0"/>
                <w:bCs w:val="0"/>
                <w:sz w:val="32"/>
                <w:szCs w:val="32"/>
              </w:rPr>
            </w:pPr>
            <w:r w:rsidRPr="005C44B9">
              <w:rPr>
                <w:rFonts w:cs="B Lotus" w:hint="cs"/>
                <w:b w:val="0"/>
                <w:bCs w:val="0"/>
                <w:sz w:val="32"/>
                <w:szCs w:val="32"/>
                <w:rtl/>
              </w:rPr>
              <w:lastRenderedPageBreak/>
              <w:t>ی</w:t>
            </w:r>
            <w:r w:rsidRPr="005C44B9">
              <w:rPr>
                <w:rFonts w:cs="B Lotus" w:hint="eastAsia"/>
                <w:b w:val="0"/>
                <w:bCs w:val="0"/>
                <w:sz w:val="32"/>
                <w:szCs w:val="32"/>
                <w:rtl/>
              </w:rPr>
              <w:t>انگ</w:t>
            </w:r>
            <w:r w:rsidRPr="005C44B9">
              <w:rPr>
                <w:rFonts w:cs="B Lotus"/>
                <w:b w:val="0"/>
                <w:bCs w:val="0"/>
                <w:sz w:val="32"/>
                <w:szCs w:val="32"/>
                <w:rtl/>
              </w:rPr>
              <w:t xml:space="preserve"> من</w:t>
            </w:r>
          </w:p>
        </w:tc>
        <w:tc>
          <w:tcPr>
            <w:tcW w:w="2250" w:type="dxa"/>
          </w:tcPr>
          <w:p w14:paraId="7009699C" w14:textId="0F4E19D5"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B7AC042"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DDF96AB" w14:textId="7F9DD1D0" w:rsidR="00D0268E" w:rsidRPr="005C44B9" w:rsidRDefault="00D0268E" w:rsidP="00D0268E">
            <w:pPr>
              <w:rPr>
                <w:rFonts w:cs="B Lotus"/>
                <w:b w:val="0"/>
                <w:bCs w:val="0"/>
                <w:sz w:val="32"/>
                <w:szCs w:val="32"/>
              </w:rPr>
            </w:pPr>
            <w:r w:rsidRPr="005C44B9">
              <w:rPr>
                <w:rFonts w:cs="B Lotus"/>
                <w:b w:val="0"/>
                <w:bCs w:val="0"/>
                <w:sz w:val="32"/>
                <w:szCs w:val="32"/>
                <w:rtl/>
              </w:rPr>
              <w:t>مهسان</w:t>
            </w:r>
          </w:p>
        </w:tc>
        <w:tc>
          <w:tcPr>
            <w:tcW w:w="2250" w:type="dxa"/>
          </w:tcPr>
          <w:p w14:paraId="7498AA18" w14:textId="4241AF5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DD993C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F833D7F" w14:textId="6487055B" w:rsidR="00D0268E" w:rsidRPr="005C44B9" w:rsidRDefault="00D0268E" w:rsidP="00D0268E">
            <w:pPr>
              <w:rPr>
                <w:rFonts w:cs="B Lotus"/>
                <w:b w:val="0"/>
                <w:bCs w:val="0"/>
                <w:sz w:val="32"/>
                <w:szCs w:val="32"/>
              </w:rPr>
            </w:pPr>
            <w:r w:rsidRPr="005C44B9">
              <w:rPr>
                <w:rFonts w:cs="B Lotus"/>
                <w:b w:val="0"/>
                <w:bCs w:val="0"/>
                <w:sz w:val="32"/>
                <w:szCs w:val="32"/>
                <w:rtl/>
              </w:rPr>
              <w:t>پ</w:t>
            </w:r>
            <w:r w:rsidRPr="005C44B9">
              <w:rPr>
                <w:rFonts w:cs="B Lotus" w:hint="cs"/>
                <w:b w:val="0"/>
                <w:bCs w:val="0"/>
                <w:sz w:val="32"/>
                <w:szCs w:val="32"/>
                <w:rtl/>
              </w:rPr>
              <w:t>ی</w:t>
            </w:r>
            <w:r w:rsidRPr="005C44B9">
              <w:rPr>
                <w:rFonts w:cs="B Lotus" w:hint="eastAsia"/>
                <w:b w:val="0"/>
                <w:bCs w:val="0"/>
                <w:sz w:val="32"/>
                <w:szCs w:val="32"/>
                <w:rtl/>
              </w:rPr>
              <w:t>شرو</w:t>
            </w:r>
            <w:r w:rsidRPr="005C44B9">
              <w:rPr>
                <w:rFonts w:cs="B Lotus" w:hint="cs"/>
                <w:b w:val="0"/>
                <w:bCs w:val="0"/>
                <w:sz w:val="32"/>
                <w:szCs w:val="32"/>
                <w:rtl/>
              </w:rPr>
              <w:t>ی</w:t>
            </w:r>
            <w:r w:rsidRPr="005C44B9">
              <w:rPr>
                <w:rFonts w:cs="B Lotus" w:hint="eastAsia"/>
                <w:b w:val="0"/>
                <w:bCs w:val="0"/>
                <w:sz w:val="32"/>
                <w:szCs w:val="32"/>
                <w:rtl/>
              </w:rPr>
              <w:t>دک</w:t>
            </w:r>
          </w:p>
        </w:tc>
        <w:tc>
          <w:tcPr>
            <w:tcW w:w="2250" w:type="dxa"/>
          </w:tcPr>
          <w:p w14:paraId="2F2E9A11" w14:textId="6CF131FD"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372733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3C5A712" w14:textId="2AE56A5F" w:rsidR="00D0268E" w:rsidRPr="005C44B9" w:rsidRDefault="00D0268E" w:rsidP="00D0268E">
            <w:pPr>
              <w:rPr>
                <w:rFonts w:cs="B Lotus"/>
                <w:b w:val="0"/>
                <w:bCs w:val="0"/>
                <w:sz w:val="32"/>
                <w:szCs w:val="32"/>
              </w:rPr>
            </w:pPr>
            <w:r w:rsidRPr="005C44B9">
              <w:rPr>
                <w:rFonts w:cs="B Lotus"/>
                <w:b w:val="0"/>
                <w:bCs w:val="0"/>
                <w:sz w:val="32"/>
                <w:szCs w:val="32"/>
                <w:rtl/>
              </w:rPr>
              <w:t>س</w:t>
            </w:r>
            <w:r w:rsidRPr="005C44B9">
              <w:rPr>
                <w:rFonts w:cs="B Lotus" w:hint="cs"/>
                <w:b w:val="0"/>
                <w:bCs w:val="0"/>
                <w:sz w:val="32"/>
                <w:szCs w:val="32"/>
                <w:rtl/>
              </w:rPr>
              <w:t>ی</w:t>
            </w:r>
            <w:r w:rsidRPr="005C44B9">
              <w:rPr>
                <w:rFonts w:cs="B Lotus" w:hint="eastAsia"/>
                <w:b w:val="0"/>
                <w:bCs w:val="0"/>
                <w:sz w:val="32"/>
                <w:szCs w:val="32"/>
                <w:rtl/>
              </w:rPr>
              <w:t>ناد</w:t>
            </w:r>
            <w:r w:rsidRPr="005C44B9">
              <w:rPr>
                <w:rFonts w:cs="B Lotus"/>
                <w:b w:val="0"/>
                <w:bCs w:val="0"/>
                <w:sz w:val="32"/>
                <w:szCs w:val="32"/>
                <w:rtl/>
              </w:rPr>
              <w:t>2</w:t>
            </w:r>
          </w:p>
        </w:tc>
        <w:tc>
          <w:tcPr>
            <w:tcW w:w="2250" w:type="dxa"/>
          </w:tcPr>
          <w:p w14:paraId="6F06151F" w14:textId="7C17A161"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1E7A6A6"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E3485AC" w14:textId="3E2E9115" w:rsidR="00D0268E" w:rsidRPr="005C44B9" w:rsidRDefault="00D0268E" w:rsidP="00D0268E">
            <w:pPr>
              <w:rPr>
                <w:rFonts w:cs="B Lotus"/>
                <w:b w:val="0"/>
                <w:bCs w:val="0"/>
                <w:sz w:val="32"/>
                <w:szCs w:val="32"/>
              </w:rPr>
            </w:pPr>
            <w:r w:rsidRPr="005C44B9">
              <w:rPr>
                <w:rFonts w:cs="B Lotus"/>
                <w:b w:val="0"/>
                <w:bCs w:val="0"/>
                <w:sz w:val="32"/>
                <w:szCs w:val="32"/>
                <w:rtl/>
              </w:rPr>
              <w:t>سوبارو</w:t>
            </w:r>
          </w:p>
        </w:tc>
        <w:tc>
          <w:tcPr>
            <w:tcW w:w="2250" w:type="dxa"/>
          </w:tcPr>
          <w:p w14:paraId="38BB1BE3" w14:textId="31970AC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0497651"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BD8FFA0" w14:textId="1B80B2EA" w:rsidR="00D0268E" w:rsidRPr="005C44B9" w:rsidRDefault="00D0268E" w:rsidP="00D0268E">
            <w:pPr>
              <w:rPr>
                <w:rFonts w:cs="B Lotus"/>
                <w:b w:val="0"/>
                <w:bCs w:val="0"/>
                <w:sz w:val="32"/>
                <w:szCs w:val="32"/>
              </w:rPr>
            </w:pPr>
            <w:r w:rsidRPr="005C44B9">
              <w:rPr>
                <w:rFonts w:cs="B Lotus"/>
                <w:b w:val="0"/>
                <w:bCs w:val="0"/>
                <w:sz w:val="32"/>
                <w:szCs w:val="32"/>
                <w:rtl/>
              </w:rPr>
              <w:t>آوست</w:t>
            </w:r>
            <w:r w:rsidRPr="005C44B9">
              <w:rPr>
                <w:rFonts w:cs="B Lotus" w:hint="cs"/>
                <w:b w:val="0"/>
                <w:bCs w:val="0"/>
                <w:sz w:val="32"/>
                <w:szCs w:val="32"/>
                <w:rtl/>
              </w:rPr>
              <w:t>ی</w:t>
            </w:r>
            <w:r w:rsidRPr="005C44B9">
              <w:rPr>
                <w:rFonts w:cs="B Lotus" w:hint="eastAsia"/>
                <w:b w:val="0"/>
                <w:bCs w:val="0"/>
                <w:sz w:val="32"/>
                <w:szCs w:val="32"/>
                <w:rtl/>
              </w:rPr>
              <w:t>ن</w:t>
            </w:r>
          </w:p>
        </w:tc>
        <w:tc>
          <w:tcPr>
            <w:tcW w:w="2250" w:type="dxa"/>
          </w:tcPr>
          <w:p w14:paraId="6EF0FAF4" w14:textId="0A85A74D"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2EC4C3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5FB702A" w14:textId="335C7E25" w:rsidR="00D0268E" w:rsidRPr="005C44B9" w:rsidRDefault="00D0268E" w:rsidP="00D0268E">
            <w:pPr>
              <w:rPr>
                <w:rFonts w:cs="B Lotus"/>
                <w:b w:val="0"/>
                <w:bCs w:val="0"/>
                <w:sz w:val="32"/>
                <w:szCs w:val="32"/>
              </w:rPr>
            </w:pPr>
            <w:r w:rsidRPr="005C44B9">
              <w:rPr>
                <w:rFonts w:cs="B Lotus"/>
                <w:b w:val="0"/>
                <w:bCs w:val="0"/>
                <w:sz w:val="32"/>
                <w:szCs w:val="32"/>
                <w:rtl/>
              </w:rPr>
              <w:t>بروکو</w:t>
            </w:r>
            <w:r w:rsidRPr="005C44B9">
              <w:rPr>
                <w:rFonts w:cs="B Lotus" w:hint="cs"/>
                <w:b w:val="0"/>
                <w:bCs w:val="0"/>
                <w:sz w:val="32"/>
                <w:szCs w:val="32"/>
                <w:rtl/>
              </w:rPr>
              <w:t>ی</w:t>
            </w:r>
          </w:p>
        </w:tc>
        <w:tc>
          <w:tcPr>
            <w:tcW w:w="2250" w:type="dxa"/>
          </w:tcPr>
          <w:p w14:paraId="7D4CE860" w14:textId="446FE620"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BF4EFDD"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9A9F3C4" w14:textId="7E6021B0" w:rsidR="00D0268E" w:rsidRPr="005C44B9" w:rsidRDefault="00D0268E" w:rsidP="00D0268E">
            <w:pPr>
              <w:rPr>
                <w:rFonts w:cs="B Lotus"/>
                <w:b w:val="0"/>
                <w:bCs w:val="0"/>
                <w:sz w:val="32"/>
                <w:szCs w:val="32"/>
              </w:rPr>
            </w:pPr>
            <w:r w:rsidRPr="005C44B9">
              <w:rPr>
                <w:rFonts w:cs="B Lotus"/>
                <w:b w:val="0"/>
                <w:bCs w:val="0"/>
                <w:sz w:val="32"/>
                <w:szCs w:val="32"/>
                <w:rtl/>
              </w:rPr>
              <w:t>دن</w:t>
            </w:r>
            <w:r w:rsidRPr="005C44B9">
              <w:rPr>
                <w:rFonts w:cs="B Lotus" w:hint="cs"/>
                <w:b w:val="0"/>
                <w:bCs w:val="0"/>
                <w:sz w:val="32"/>
                <w:szCs w:val="32"/>
                <w:rtl/>
              </w:rPr>
              <w:t>ی</w:t>
            </w:r>
            <w:r w:rsidRPr="005C44B9">
              <w:rPr>
                <w:rFonts w:cs="B Lotus" w:hint="eastAsia"/>
                <w:b w:val="0"/>
                <w:bCs w:val="0"/>
                <w:sz w:val="32"/>
                <w:szCs w:val="32"/>
                <w:rtl/>
              </w:rPr>
              <w:t>ز</w:t>
            </w:r>
          </w:p>
        </w:tc>
        <w:tc>
          <w:tcPr>
            <w:tcW w:w="2250" w:type="dxa"/>
          </w:tcPr>
          <w:p w14:paraId="7E345748" w14:textId="13DC397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0E8312B"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B1387C2" w14:textId="48F94B62" w:rsidR="00D0268E" w:rsidRPr="005C44B9" w:rsidRDefault="00D0268E" w:rsidP="00D0268E">
            <w:pPr>
              <w:rPr>
                <w:rFonts w:cs="B Lotus"/>
                <w:b w:val="0"/>
                <w:bCs w:val="0"/>
                <w:sz w:val="32"/>
                <w:szCs w:val="32"/>
              </w:rPr>
            </w:pPr>
            <w:r w:rsidRPr="005C44B9">
              <w:rPr>
                <w:rFonts w:cs="B Lotus"/>
                <w:b w:val="0"/>
                <w:bCs w:val="0"/>
                <w:sz w:val="32"/>
                <w:szCs w:val="32"/>
                <w:rtl/>
              </w:rPr>
              <w:t>بدفورد</w:t>
            </w:r>
          </w:p>
        </w:tc>
        <w:tc>
          <w:tcPr>
            <w:tcW w:w="2250" w:type="dxa"/>
          </w:tcPr>
          <w:p w14:paraId="1EA2C429" w14:textId="0295238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9D7335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CD0DCC1" w14:textId="1ECDBE8D" w:rsidR="00D0268E" w:rsidRPr="005C44B9" w:rsidRDefault="00D0268E" w:rsidP="00D0268E">
            <w:pPr>
              <w:rPr>
                <w:rFonts w:cs="B Lotus"/>
                <w:b w:val="0"/>
                <w:bCs w:val="0"/>
                <w:sz w:val="32"/>
                <w:szCs w:val="32"/>
              </w:rPr>
            </w:pPr>
            <w:r w:rsidRPr="005C44B9">
              <w:rPr>
                <w:rFonts w:cs="B Lotus"/>
                <w:b w:val="0"/>
                <w:bCs w:val="0"/>
                <w:sz w:val="32"/>
                <w:szCs w:val="32"/>
                <w:rtl/>
              </w:rPr>
              <w:t>سپهر2</w:t>
            </w:r>
          </w:p>
        </w:tc>
        <w:tc>
          <w:tcPr>
            <w:tcW w:w="2250" w:type="dxa"/>
          </w:tcPr>
          <w:p w14:paraId="56B3105E" w14:textId="2E81E790"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230085A"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4FBB8AE" w14:textId="5613F9CB" w:rsidR="00D0268E" w:rsidRPr="005C44B9" w:rsidRDefault="00D0268E" w:rsidP="00D0268E">
            <w:pPr>
              <w:rPr>
                <w:rFonts w:cs="B Lotus"/>
                <w:b w:val="0"/>
                <w:bCs w:val="0"/>
                <w:sz w:val="32"/>
                <w:szCs w:val="32"/>
              </w:rPr>
            </w:pPr>
            <w:r w:rsidRPr="005C44B9">
              <w:rPr>
                <w:rFonts w:cs="B Lotus"/>
                <w:b w:val="0"/>
                <w:bCs w:val="0"/>
                <w:sz w:val="32"/>
                <w:szCs w:val="32"/>
                <w:rtl/>
              </w:rPr>
              <w:t>سهند</w:t>
            </w:r>
          </w:p>
        </w:tc>
        <w:tc>
          <w:tcPr>
            <w:tcW w:w="2250" w:type="dxa"/>
          </w:tcPr>
          <w:p w14:paraId="3FD91002" w14:textId="489D4526"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525C47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8F328DA" w14:textId="5762C107" w:rsidR="00D0268E" w:rsidRPr="005C44B9" w:rsidRDefault="00D0268E" w:rsidP="00D0268E">
            <w:pPr>
              <w:rPr>
                <w:rFonts w:cs="B Lotus"/>
                <w:b w:val="0"/>
                <w:bCs w:val="0"/>
                <w:sz w:val="32"/>
                <w:szCs w:val="32"/>
              </w:rPr>
            </w:pPr>
            <w:r w:rsidRPr="005C44B9">
              <w:rPr>
                <w:rFonts w:cs="B Lotus"/>
                <w:b w:val="0"/>
                <w:bCs w:val="0"/>
                <w:sz w:val="32"/>
                <w:szCs w:val="32"/>
                <w:rtl/>
              </w:rPr>
              <w:t>لندکروز</w:t>
            </w:r>
          </w:p>
        </w:tc>
        <w:tc>
          <w:tcPr>
            <w:tcW w:w="2250" w:type="dxa"/>
          </w:tcPr>
          <w:p w14:paraId="77BD3B16" w14:textId="5472985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939702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D4CA086" w14:textId="0294130C" w:rsidR="00D0268E" w:rsidRPr="005C44B9" w:rsidRDefault="00D0268E" w:rsidP="00D0268E">
            <w:pPr>
              <w:rPr>
                <w:rFonts w:cs="B Lotus"/>
                <w:b w:val="0"/>
                <w:bCs w:val="0"/>
                <w:sz w:val="32"/>
                <w:szCs w:val="32"/>
              </w:rPr>
            </w:pPr>
            <w:r w:rsidRPr="005C44B9">
              <w:rPr>
                <w:rFonts w:cs="B Lotus"/>
                <w:b w:val="0"/>
                <w:bCs w:val="0"/>
                <w:sz w:val="32"/>
                <w:szCs w:val="32"/>
                <w:rtl/>
              </w:rPr>
              <w:t>اشم</w:t>
            </w:r>
            <w:r w:rsidRPr="005C44B9">
              <w:rPr>
                <w:rFonts w:cs="B Lotus" w:hint="cs"/>
                <w:b w:val="0"/>
                <w:bCs w:val="0"/>
                <w:sz w:val="32"/>
                <w:szCs w:val="32"/>
                <w:rtl/>
              </w:rPr>
              <w:t>ی</w:t>
            </w:r>
            <w:r w:rsidRPr="005C44B9">
              <w:rPr>
                <w:rFonts w:cs="B Lotus" w:hint="eastAsia"/>
                <w:b w:val="0"/>
                <w:bCs w:val="0"/>
                <w:sz w:val="32"/>
                <w:szCs w:val="32"/>
                <w:rtl/>
              </w:rPr>
              <w:t>تز</w:t>
            </w:r>
          </w:p>
        </w:tc>
        <w:tc>
          <w:tcPr>
            <w:tcW w:w="2250" w:type="dxa"/>
          </w:tcPr>
          <w:p w14:paraId="64EF12F2" w14:textId="4B4C5EFC"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CC545C1"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B2547F6" w14:textId="05AB5D40" w:rsidR="00D0268E" w:rsidRPr="005C44B9" w:rsidRDefault="00D0268E" w:rsidP="00D0268E">
            <w:pPr>
              <w:rPr>
                <w:rFonts w:cs="B Lotus"/>
                <w:b w:val="0"/>
                <w:bCs w:val="0"/>
                <w:sz w:val="32"/>
                <w:szCs w:val="32"/>
              </w:rPr>
            </w:pPr>
            <w:r w:rsidRPr="005C44B9">
              <w:rPr>
                <w:rFonts w:cs="B Lotus"/>
                <w:b w:val="0"/>
                <w:bCs w:val="0"/>
                <w:sz w:val="32"/>
                <w:szCs w:val="32"/>
                <w:rtl/>
              </w:rPr>
              <w:t>کل</w:t>
            </w:r>
            <w:r w:rsidRPr="005C44B9">
              <w:rPr>
                <w:rFonts w:cs="B Lotus" w:hint="cs"/>
                <w:b w:val="0"/>
                <w:bCs w:val="0"/>
                <w:sz w:val="32"/>
                <w:szCs w:val="32"/>
                <w:rtl/>
              </w:rPr>
              <w:t>ی</w:t>
            </w:r>
            <w:r w:rsidRPr="005C44B9">
              <w:rPr>
                <w:rFonts w:cs="B Lotus" w:hint="eastAsia"/>
                <w:b w:val="0"/>
                <w:bCs w:val="0"/>
                <w:sz w:val="32"/>
                <w:szCs w:val="32"/>
                <w:rtl/>
              </w:rPr>
              <w:t>نگو</w:t>
            </w:r>
          </w:p>
        </w:tc>
        <w:tc>
          <w:tcPr>
            <w:tcW w:w="2250" w:type="dxa"/>
          </w:tcPr>
          <w:p w14:paraId="2B8FEC85" w14:textId="4BE4C7A8"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DA332E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147E02B" w14:textId="1A2501F9" w:rsidR="00D0268E" w:rsidRPr="005C44B9" w:rsidRDefault="00D0268E" w:rsidP="00D0268E">
            <w:pPr>
              <w:rPr>
                <w:rFonts w:cs="B Lotus"/>
                <w:b w:val="0"/>
                <w:bCs w:val="0"/>
                <w:sz w:val="32"/>
                <w:szCs w:val="32"/>
              </w:rPr>
            </w:pPr>
            <w:r w:rsidRPr="005C44B9">
              <w:rPr>
                <w:rFonts w:cs="B Lotus"/>
                <w:b w:val="0"/>
                <w:bCs w:val="0"/>
                <w:sz w:val="32"/>
                <w:szCs w:val="32"/>
                <w:rtl/>
              </w:rPr>
              <w:t>سپهر</w:t>
            </w:r>
          </w:p>
        </w:tc>
        <w:tc>
          <w:tcPr>
            <w:tcW w:w="2250" w:type="dxa"/>
          </w:tcPr>
          <w:p w14:paraId="1711E198" w14:textId="22CC574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952015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8EA91EB" w14:textId="18C96DE4" w:rsidR="00D0268E" w:rsidRPr="005C44B9" w:rsidRDefault="00D0268E" w:rsidP="00D0268E">
            <w:pPr>
              <w:rPr>
                <w:rFonts w:cs="B Lotus"/>
                <w:b w:val="0"/>
                <w:bCs w:val="0"/>
                <w:sz w:val="32"/>
                <w:szCs w:val="32"/>
              </w:rPr>
            </w:pPr>
            <w:r w:rsidRPr="005C44B9">
              <w:rPr>
                <w:rFonts w:cs="B Lotus"/>
                <w:b w:val="0"/>
                <w:bCs w:val="0"/>
                <w:sz w:val="32"/>
                <w:szCs w:val="32"/>
                <w:rtl/>
              </w:rPr>
              <w:t>کاتو</w:t>
            </w:r>
          </w:p>
        </w:tc>
        <w:tc>
          <w:tcPr>
            <w:tcW w:w="2250" w:type="dxa"/>
          </w:tcPr>
          <w:p w14:paraId="28E58B29" w14:textId="143CA060"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53DF9E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E660007" w14:textId="02897027" w:rsidR="00D0268E" w:rsidRPr="005C44B9" w:rsidRDefault="00D0268E" w:rsidP="00D0268E">
            <w:pPr>
              <w:rPr>
                <w:rFonts w:cs="B Lotus"/>
                <w:b w:val="0"/>
                <w:bCs w:val="0"/>
                <w:sz w:val="32"/>
                <w:szCs w:val="32"/>
              </w:rPr>
            </w:pPr>
            <w:r w:rsidRPr="005C44B9">
              <w:rPr>
                <w:rFonts w:cs="B Lotus"/>
                <w:b w:val="0"/>
                <w:bCs w:val="0"/>
                <w:sz w:val="32"/>
                <w:szCs w:val="32"/>
                <w:rtl/>
              </w:rPr>
              <w:t>بستا</w:t>
            </w:r>
          </w:p>
        </w:tc>
        <w:tc>
          <w:tcPr>
            <w:tcW w:w="2250" w:type="dxa"/>
          </w:tcPr>
          <w:p w14:paraId="2A0AAFCA" w14:textId="6084777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F881F6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04A36C3" w14:textId="6DA0395B" w:rsidR="00D0268E" w:rsidRPr="005C44B9" w:rsidRDefault="00D0268E" w:rsidP="00D0268E">
            <w:pPr>
              <w:rPr>
                <w:rFonts w:cs="B Lotus"/>
                <w:b w:val="0"/>
                <w:bCs w:val="0"/>
                <w:sz w:val="32"/>
                <w:szCs w:val="32"/>
              </w:rPr>
            </w:pPr>
            <w:r w:rsidRPr="005C44B9">
              <w:rPr>
                <w:rFonts w:cs="B Lotus"/>
                <w:b w:val="0"/>
                <w:bCs w:val="0"/>
                <w:sz w:val="32"/>
                <w:szCs w:val="32"/>
                <w:rtl/>
              </w:rPr>
              <w:t>آک</w:t>
            </w:r>
            <w:r w:rsidRPr="005C44B9">
              <w:rPr>
                <w:rFonts w:cs="B Lotus" w:hint="cs"/>
                <w:b w:val="0"/>
                <w:bCs w:val="0"/>
                <w:sz w:val="32"/>
                <w:szCs w:val="32"/>
                <w:rtl/>
              </w:rPr>
              <w:t>ی</w:t>
            </w:r>
            <w:r w:rsidRPr="005C44B9">
              <w:rPr>
                <w:rFonts w:cs="B Lotus" w:hint="eastAsia"/>
                <w:b w:val="0"/>
                <w:bCs w:val="0"/>
                <w:sz w:val="32"/>
                <w:szCs w:val="32"/>
                <w:rtl/>
              </w:rPr>
              <w:t>ا</w:t>
            </w:r>
          </w:p>
        </w:tc>
        <w:tc>
          <w:tcPr>
            <w:tcW w:w="2250" w:type="dxa"/>
          </w:tcPr>
          <w:p w14:paraId="45A91B36" w14:textId="54E9405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E23A69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0C03421" w14:textId="36C54E90" w:rsidR="00D0268E" w:rsidRPr="005C44B9" w:rsidRDefault="00D0268E" w:rsidP="00D0268E">
            <w:pPr>
              <w:rPr>
                <w:rFonts w:cs="B Lotus"/>
                <w:b w:val="0"/>
                <w:bCs w:val="0"/>
                <w:sz w:val="32"/>
                <w:szCs w:val="32"/>
              </w:rPr>
            </w:pPr>
            <w:r w:rsidRPr="005C44B9">
              <w:rPr>
                <w:rFonts w:cs="B Lotus"/>
                <w:b w:val="0"/>
                <w:bCs w:val="0"/>
                <w:sz w:val="32"/>
                <w:szCs w:val="32"/>
                <w:rtl/>
              </w:rPr>
              <w:t>جاگوار</w:t>
            </w:r>
          </w:p>
        </w:tc>
        <w:tc>
          <w:tcPr>
            <w:tcW w:w="2250" w:type="dxa"/>
          </w:tcPr>
          <w:p w14:paraId="6429A91A" w14:textId="1356377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37CC4F6"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7B45304" w14:textId="4A63ABE0" w:rsidR="00D0268E" w:rsidRPr="005C44B9" w:rsidRDefault="00D0268E" w:rsidP="00D0268E">
            <w:pPr>
              <w:rPr>
                <w:rFonts w:cs="B Lotus"/>
                <w:b w:val="0"/>
                <w:bCs w:val="0"/>
                <w:sz w:val="32"/>
                <w:szCs w:val="32"/>
              </w:rPr>
            </w:pPr>
            <w:r w:rsidRPr="005C44B9">
              <w:rPr>
                <w:rFonts w:cs="B Lotus"/>
                <w:b w:val="0"/>
                <w:bCs w:val="0"/>
                <w:sz w:val="32"/>
                <w:szCs w:val="32"/>
                <w:rtl/>
              </w:rPr>
              <w:t>ج</w:t>
            </w:r>
            <w:r w:rsidRPr="005C44B9">
              <w:rPr>
                <w:rFonts w:cs="B Lotus" w:hint="cs"/>
                <w:b w:val="0"/>
                <w:bCs w:val="0"/>
                <w:sz w:val="32"/>
                <w:szCs w:val="32"/>
                <w:rtl/>
              </w:rPr>
              <w:t>ی</w:t>
            </w:r>
            <w:r w:rsidRPr="005C44B9">
              <w:rPr>
                <w:rFonts w:cs="B Lotus" w:hint="eastAsia"/>
                <w:b w:val="0"/>
                <w:bCs w:val="0"/>
                <w:sz w:val="32"/>
                <w:szCs w:val="32"/>
                <w:rtl/>
              </w:rPr>
              <w:t>ل</w:t>
            </w:r>
            <w:r w:rsidRPr="005C44B9">
              <w:rPr>
                <w:rFonts w:cs="B Lotus" w:hint="cs"/>
                <w:b w:val="0"/>
                <w:bCs w:val="0"/>
                <w:sz w:val="32"/>
                <w:szCs w:val="32"/>
                <w:rtl/>
              </w:rPr>
              <w:t>ی</w:t>
            </w:r>
          </w:p>
        </w:tc>
        <w:tc>
          <w:tcPr>
            <w:tcW w:w="2250" w:type="dxa"/>
          </w:tcPr>
          <w:p w14:paraId="68BB26F4" w14:textId="6D9A1B8E"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5CC197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A0873FC" w14:textId="6CC587BD" w:rsidR="00D0268E" w:rsidRPr="005C44B9" w:rsidRDefault="00D0268E" w:rsidP="00D0268E">
            <w:pPr>
              <w:rPr>
                <w:rFonts w:cs="B Lotus"/>
                <w:b w:val="0"/>
                <w:bCs w:val="0"/>
                <w:sz w:val="32"/>
                <w:szCs w:val="32"/>
              </w:rPr>
            </w:pPr>
            <w:r w:rsidRPr="005C44B9">
              <w:rPr>
                <w:rFonts w:cs="B Lotus"/>
                <w:b w:val="0"/>
                <w:bCs w:val="0"/>
                <w:sz w:val="32"/>
                <w:szCs w:val="32"/>
                <w:rtl/>
              </w:rPr>
              <w:t>ب</w:t>
            </w:r>
            <w:r w:rsidRPr="005C44B9">
              <w:rPr>
                <w:rFonts w:cs="B Lotus" w:hint="cs"/>
                <w:b w:val="0"/>
                <w:bCs w:val="0"/>
                <w:sz w:val="32"/>
                <w:szCs w:val="32"/>
                <w:rtl/>
              </w:rPr>
              <w:t>ی</w:t>
            </w:r>
            <w:r w:rsidRPr="005C44B9">
              <w:rPr>
                <w:rFonts w:cs="B Lotus"/>
                <w:b w:val="0"/>
                <w:bCs w:val="0"/>
                <w:sz w:val="32"/>
                <w:szCs w:val="32"/>
                <w:rtl/>
              </w:rPr>
              <w:t xml:space="preserve"> بن</w:t>
            </w:r>
          </w:p>
        </w:tc>
        <w:tc>
          <w:tcPr>
            <w:tcW w:w="2250" w:type="dxa"/>
          </w:tcPr>
          <w:p w14:paraId="349CC00C" w14:textId="4C1FFC30"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A9280D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BC02B58" w14:textId="70F555EB" w:rsidR="00D0268E" w:rsidRPr="005C44B9" w:rsidRDefault="00D0268E" w:rsidP="00D0268E">
            <w:pPr>
              <w:rPr>
                <w:rFonts w:cs="B Lotus"/>
                <w:b w:val="0"/>
                <w:bCs w:val="0"/>
                <w:sz w:val="32"/>
                <w:szCs w:val="32"/>
              </w:rPr>
            </w:pPr>
            <w:r w:rsidRPr="005C44B9">
              <w:rPr>
                <w:rFonts w:cs="B Lotus"/>
                <w:b w:val="0"/>
                <w:bCs w:val="0"/>
                <w:sz w:val="32"/>
                <w:szCs w:val="32"/>
                <w:rtl/>
              </w:rPr>
              <w:t>ا</w:t>
            </w:r>
            <w:r w:rsidRPr="005C44B9">
              <w:rPr>
                <w:rFonts w:cs="B Lotus" w:hint="cs"/>
                <w:b w:val="0"/>
                <w:bCs w:val="0"/>
                <w:sz w:val="32"/>
                <w:szCs w:val="32"/>
                <w:rtl/>
              </w:rPr>
              <w:t>ی</w:t>
            </w:r>
            <w:r w:rsidRPr="005C44B9">
              <w:rPr>
                <w:rFonts w:cs="B Lotus" w:hint="eastAsia"/>
                <w:b w:val="0"/>
                <w:bCs w:val="0"/>
                <w:sz w:val="32"/>
                <w:szCs w:val="32"/>
                <w:rtl/>
              </w:rPr>
              <w:t>ستانا</w:t>
            </w:r>
          </w:p>
        </w:tc>
        <w:tc>
          <w:tcPr>
            <w:tcW w:w="2250" w:type="dxa"/>
          </w:tcPr>
          <w:p w14:paraId="61F9C6EA" w14:textId="021AA2F8"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2FDA01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C730315" w14:textId="0EEE06BE" w:rsidR="00D0268E" w:rsidRPr="005C44B9" w:rsidRDefault="00D0268E" w:rsidP="00D0268E">
            <w:pPr>
              <w:rPr>
                <w:rFonts w:cs="B Lotus"/>
                <w:b w:val="0"/>
                <w:bCs w:val="0"/>
                <w:sz w:val="32"/>
                <w:szCs w:val="32"/>
              </w:rPr>
            </w:pPr>
            <w:r w:rsidRPr="005C44B9">
              <w:rPr>
                <w:rFonts w:cs="B Lotus"/>
                <w:b w:val="0"/>
                <w:bCs w:val="0"/>
                <w:sz w:val="32"/>
                <w:szCs w:val="32"/>
                <w:rtl/>
              </w:rPr>
              <w:t>تاتا</w:t>
            </w:r>
          </w:p>
        </w:tc>
        <w:tc>
          <w:tcPr>
            <w:tcW w:w="2250" w:type="dxa"/>
          </w:tcPr>
          <w:p w14:paraId="516607A8" w14:textId="52EABC4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F9A601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CAE86DE" w14:textId="5C856FED" w:rsidR="00D0268E" w:rsidRPr="005C44B9" w:rsidRDefault="00D0268E" w:rsidP="00D0268E">
            <w:pPr>
              <w:rPr>
                <w:rFonts w:cs="B Lotus"/>
                <w:b w:val="0"/>
                <w:bCs w:val="0"/>
                <w:sz w:val="32"/>
                <w:szCs w:val="32"/>
              </w:rPr>
            </w:pPr>
            <w:r w:rsidRPr="005C44B9">
              <w:rPr>
                <w:rFonts w:cs="B Lotus"/>
                <w:b w:val="0"/>
                <w:bCs w:val="0"/>
                <w:sz w:val="32"/>
                <w:szCs w:val="32"/>
                <w:rtl/>
              </w:rPr>
              <w:t>جاند</w:t>
            </w:r>
            <w:r w:rsidRPr="005C44B9">
              <w:rPr>
                <w:rFonts w:cs="B Lotus" w:hint="cs"/>
                <w:b w:val="0"/>
                <w:bCs w:val="0"/>
                <w:sz w:val="32"/>
                <w:szCs w:val="32"/>
                <w:rtl/>
              </w:rPr>
              <w:t>ی</w:t>
            </w:r>
            <w:r w:rsidRPr="005C44B9">
              <w:rPr>
                <w:rFonts w:cs="B Lotus" w:hint="eastAsia"/>
                <w:b w:val="0"/>
                <w:bCs w:val="0"/>
                <w:sz w:val="32"/>
                <w:szCs w:val="32"/>
                <w:rtl/>
              </w:rPr>
              <w:t>ر</w:t>
            </w:r>
          </w:p>
        </w:tc>
        <w:tc>
          <w:tcPr>
            <w:tcW w:w="2250" w:type="dxa"/>
          </w:tcPr>
          <w:p w14:paraId="26F453E0" w14:textId="12464592"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F47F20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D3812D6" w14:textId="0623CD30" w:rsidR="00D0268E" w:rsidRPr="005C44B9" w:rsidRDefault="00D0268E" w:rsidP="00D0268E">
            <w:pPr>
              <w:rPr>
                <w:rFonts w:cs="B Lotus"/>
                <w:b w:val="0"/>
                <w:bCs w:val="0"/>
                <w:sz w:val="32"/>
                <w:szCs w:val="32"/>
              </w:rPr>
            </w:pPr>
            <w:r w:rsidRPr="005C44B9">
              <w:rPr>
                <w:rFonts w:cs="B Lotus"/>
                <w:b w:val="0"/>
                <w:bCs w:val="0"/>
                <w:sz w:val="32"/>
                <w:szCs w:val="32"/>
                <w:rtl/>
              </w:rPr>
              <w:lastRenderedPageBreak/>
              <w:t>مازرات</w:t>
            </w:r>
            <w:r w:rsidRPr="005C44B9">
              <w:rPr>
                <w:rFonts w:cs="B Lotus" w:hint="cs"/>
                <w:b w:val="0"/>
                <w:bCs w:val="0"/>
                <w:sz w:val="32"/>
                <w:szCs w:val="32"/>
                <w:rtl/>
              </w:rPr>
              <w:t>ی</w:t>
            </w:r>
          </w:p>
        </w:tc>
        <w:tc>
          <w:tcPr>
            <w:tcW w:w="2250" w:type="dxa"/>
          </w:tcPr>
          <w:p w14:paraId="20641B88" w14:textId="2CE79E9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DD586C2"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C97C4FE" w14:textId="2683681B" w:rsidR="00D0268E" w:rsidRPr="005C44B9" w:rsidRDefault="00D0268E" w:rsidP="00D0268E">
            <w:pPr>
              <w:rPr>
                <w:rFonts w:cs="B Lotus"/>
                <w:b w:val="0"/>
                <w:bCs w:val="0"/>
                <w:sz w:val="32"/>
                <w:szCs w:val="32"/>
              </w:rPr>
            </w:pPr>
            <w:r w:rsidRPr="005C44B9">
              <w:rPr>
                <w:rFonts w:cs="B Lotus"/>
                <w:b w:val="0"/>
                <w:bCs w:val="0"/>
                <w:sz w:val="32"/>
                <w:szCs w:val="32"/>
                <w:rtl/>
              </w:rPr>
              <w:t>مبارز</w:t>
            </w:r>
          </w:p>
        </w:tc>
        <w:tc>
          <w:tcPr>
            <w:tcW w:w="2250" w:type="dxa"/>
          </w:tcPr>
          <w:p w14:paraId="661C16B5" w14:textId="4CBD168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5D1359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64E6E86" w14:textId="1A3D9A18" w:rsidR="00D0268E" w:rsidRPr="005C44B9" w:rsidRDefault="00D0268E" w:rsidP="00D0268E">
            <w:pPr>
              <w:rPr>
                <w:rFonts w:cs="B Lotus"/>
                <w:b w:val="0"/>
                <w:bCs w:val="0"/>
                <w:sz w:val="32"/>
                <w:szCs w:val="32"/>
              </w:rPr>
            </w:pPr>
            <w:r w:rsidRPr="005C44B9">
              <w:rPr>
                <w:rFonts w:cs="B Lotus"/>
                <w:b w:val="0"/>
                <w:bCs w:val="0"/>
                <w:sz w:val="32"/>
                <w:szCs w:val="32"/>
                <w:rtl/>
              </w:rPr>
              <w:t>دلوو</w:t>
            </w:r>
          </w:p>
        </w:tc>
        <w:tc>
          <w:tcPr>
            <w:tcW w:w="2250" w:type="dxa"/>
          </w:tcPr>
          <w:p w14:paraId="439F870F" w14:textId="0D15E79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2D6230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99C8CCE" w14:textId="484D4CBB" w:rsidR="00D0268E" w:rsidRPr="005C44B9" w:rsidRDefault="00D0268E" w:rsidP="00D0268E">
            <w:pPr>
              <w:rPr>
                <w:rFonts w:cs="B Lotus"/>
                <w:b w:val="0"/>
                <w:bCs w:val="0"/>
                <w:sz w:val="32"/>
                <w:szCs w:val="32"/>
              </w:rPr>
            </w:pPr>
            <w:r w:rsidRPr="005C44B9">
              <w:rPr>
                <w:rFonts w:cs="B Lotus"/>
                <w:b w:val="0"/>
                <w:bCs w:val="0"/>
                <w:sz w:val="32"/>
                <w:szCs w:val="32"/>
                <w:rtl/>
              </w:rPr>
              <w:t>ا</w:t>
            </w:r>
            <w:r w:rsidRPr="005C44B9">
              <w:rPr>
                <w:rFonts w:cs="B Lotus" w:hint="cs"/>
                <w:b w:val="0"/>
                <w:bCs w:val="0"/>
                <w:sz w:val="32"/>
                <w:szCs w:val="32"/>
                <w:rtl/>
              </w:rPr>
              <w:t>ی</w:t>
            </w:r>
            <w:r w:rsidRPr="005C44B9">
              <w:rPr>
                <w:rFonts w:cs="B Lotus" w:hint="eastAsia"/>
                <w:b w:val="0"/>
                <w:bCs w:val="0"/>
                <w:sz w:val="32"/>
                <w:szCs w:val="32"/>
                <w:rtl/>
              </w:rPr>
              <w:t>کس</w:t>
            </w:r>
            <w:r w:rsidRPr="005C44B9">
              <w:rPr>
                <w:rFonts w:cs="B Lotus"/>
                <w:b w:val="0"/>
                <w:bCs w:val="0"/>
                <w:sz w:val="32"/>
                <w:szCs w:val="32"/>
                <w:rtl/>
              </w:rPr>
              <w:t xml:space="preserve"> س</w:t>
            </w:r>
            <w:r w:rsidRPr="005C44B9">
              <w:rPr>
                <w:rFonts w:cs="B Lotus" w:hint="cs"/>
                <w:b w:val="0"/>
                <w:bCs w:val="0"/>
                <w:sz w:val="32"/>
                <w:szCs w:val="32"/>
                <w:rtl/>
              </w:rPr>
              <w:t>ی</w:t>
            </w:r>
            <w:r w:rsidRPr="005C44B9">
              <w:rPr>
                <w:rFonts w:cs="B Lotus"/>
                <w:b w:val="0"/>
                <w:bCs w:val="0"/>
                <w:sz w:val="32"/>
                <w:szCs w:val="32"/>
                <w:rtl/>
              </w:rPr>
              <w:t xml:space="preserve"> ام ج</w:t>
            </w:r>
            <w:r w:rsidRPr="005C44B9">
              <w:rPr>
                <w:rFonts w:cs="B Lotus" w:hint="cs"/>
                <w:b w:val="0"/>
                <w:bCs w:val="0"/>
                <w:sz w:val="32"/>
                <w:szCs w:val="32"/>
                <w:rtl/>
              </w:rPr>
              <w:t>ی</w:t>
            </w:r>
          </w:p>
        </w:tc>
        <w:tc>
          <w:tcPr>
            <w:tcW w:w="2250" w:type="dxa"/>
          </w:tcPr>
          <w:p w14:paraId="06010313" w14:textId="1C61C48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DCEC11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76587A3" w14:textId="58857CBF" w:rsidR="00D0268E" w:rsidRPr="005C44B9" w:rsidRDefault="00D0268E" w:rsidP="00D0268E">
            <w:pPr>
              <w:rPr>
                <w:rFonts w:cs="B Lotus"/>
                <w:b w:val="0"/>
                <w:bCs w:val="0"/>
                <w:sz w:val="32"/>
                <w:szCs w:val="32"/>
              </w:rPr>
            </w:pPr>
            <w:r w:rsidRPr="005C44B9">
              <w:rPr>
                <w:rFonts w:cs="B Lotus"/>
                <w:b w:val="0"/>
                <w:bCs w:val="0"/>
                <w:sz w:val="32"/>
                <w:szCs w:val="32"/>
                <w:rtl/>
              </w:rPr>
              <w:t>ا</w:t>
            </w:r>
            <w:r w:rsidRPr="005C44B9">
              <w:rPr>
                <w:rFonts w:cs="B Lotus" w:hint="cs"/>
                <w:b w:val="0"/>
                <w:bCs w:val="0"/>
                <w:sz w:val="32"/>
                <w:szCs w:val="32"/>
                <w:rtl/>
              </w:rPr>
              <w:t>ی</w:t>
            </w:r>
            <w:r w:rsidRPr="005C44B9">
              <w:rPr>
                <w:rFonts w:cs="B Lotus" w:hint="eastAsia"/>
                <w:b w:val="0"/>
                <w:bCs w:val="0"/>
                <w:sz w:val="32"/>
                <w:szCs w:val="32"/>
                <w:rtl/>
              </w:rPr>
              <w:t>ران</w:t>
            </w:r>
            <w:r w:rsidRPr="005C44B9">
              <w:rPr>
                <w:rFonts w:cs="B Lotus"/>
                <w:b w:val="0"/>
                <w:bCs w:val="0"/>
                <w:sz w:val="32"/>
                <w:szCs w:val="32"/>
                <w:rtl/>
              </w:rPr>
              <w:t xml:space="preserve"> خودکفا</w:t>
            </w:r>
          </w:p>
        </w:tc>
        <w:tc>
          <w:tcPr>
            <w:tcW w:w="2250" w:type="dxa"/>
          </w:tcPr>
          <w:p w14:paraId="1C0B028A" w14:textId="6DBD258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B454BC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B7D40A9" w14:textId="140F8AEC" w:rsidR="00D0268E" w:rsidRPr="005C44B9" w:rsidRDefault="00D0268E" w:rsidP="00D0268E">
            <w:pPr>
              <w:rPr>
                <w:rFonts w:cs="B Lotus"/>
                <w:b w:val="0"/>
                <w:bCs w:val="0"/>
                <w:sz w:val="32"/>
                <w:szCs w:val="32"/>
              </w:rPr>
            </w:pPr>
            <w:r w:rsidRPr="005C44B9">
              <w:rPr>
                <w:rFonts w:cs="B Lotus"/>
                <w:b w:val="0"/>
                <w:bCs w:val="0"/>
                <w:sz w:val="32"/>
                <w:szCs w:val="32"/>
                <w:rtl/>
              </w:rPr>
              <w:t>بارابوس</w:t>
            </w:r>
          </w:p>
        </w:tc>
        <w:tc>
          <w:tcPr>
            <w:tcW w:w="2250" w:type="dxa"/>
          </w:tcPr>
          <w:p w14:paraId="4FD23A24" w14:textId="0C5514D2"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F87EF0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9C1B2F5" w14:textId="335149EA" w:rsidR="00D0268E" w:rsidRPr="005C44B9" w:rsidRDefault="00D0268E" w:rsidP="00D0268E">
            <w:pPr>
              <w:rPr>
                <w:rFonts w:cs="B Lotus"/>
                <w:b w:val="0"/>
                <w:bCs w:val="0"/>
                <w:sz w:val="32"/>
                <w:szCs w:val="32"/>
              </w:rPr>
            </w:pPr>
            <w:r w:rsidRPr="005C44B9">
              <w:rPr>
                <w:rFonts w:cs="B Lotus"/>
                <w:b w:val="0"/>
                <w:bCs w:val="0"/>
                <w:sz w:val="32"/>
                <w:szCs w:val="32"/>
                <w:rtl/>
              </w:rPr>
              <w:t>عقاب</w:t>
            </w:r>
          </w:p>
        </w:tc>
        <w:tc>
          <w:tcPr>
            <w:tcW w:w="2250" w:type="dxa"/>
          </w:tcPr>
          <w:p w14:paraId="3C799A3D" w14:textId="370C641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69F63D6"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403C8FB" w14:textId="508D691A" w:rsidR="00D0268E" w:rsidRPr="005C44B9" w:rsidRDefault="00D0268E" w:rsidP="00D0268E">
            <w:pPr>
              <w:rPr>
                <w:rFonts w:cs="B Lotus"/>
                <w:b w:val="0"/>
                <w:bCs w:val="0"/>
                <w:sz w:val="32"/>
                <w:szCs w:val="32"/>
              </w:rPr>
            </w:pPr>
            <w:r w:rsidRPr="005C44B9">
              <w:rPr>
                <w:rFonts w:cs="B Lotus"/>
                <w:b w:val="0"/>
                <w:bCs w:val="0"/>
                <w:sz w:val="32"/>
                <w:szCs w:val="32"/>
                <w:rtl/>
              </w:rPr>
              <w:t>کاد</w:t>
            </w:r>
            <w:r w:rsidRPr="005C44B9">
              <w:rPr>
                <w:rFonts w:cs="B Lotus" w:hint="cs"/>
                <w:b w:val="0"/>
                <w:bCs w:val="0"/>
                <w:sz w:val="32"/>
                <w:szCs w:val="32"/>
                <w:rtl/>
              </w:rPr>
              <w:t>ی</w:t>
            </w:r>
            <w:r w:rsidRPr="005C44B9">
              <w:rPr>
                <w:rFonts w:cs="B Lotus" w:hint="eastAsia"/>
                <w:b w:val="0"/>
                <w:bCs w:val="0"/>
                <w:sz w:val="32"/>
                <w:szCs w:val="32"/>
                <w:rtl/>
              </w:rPr>
              <w:t>ا</w:t>
            </w:r>
          </w:p>
        </w:tc>
        <w:tc>
          <w:tcPr>
            <w:tcW w:w="2250" w:type="dxa"/>
          </w:tcPr>
          <w:p w14:paraId="7CEA8D20" w14:textId="7168180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15B225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0D89B71" w14:textId="5C05F524" w:rsidR="00D0268E" w:rsidRPr="005C44B9" w:rsidRDefault="00D0268E" w:rsidP="00D0268E">
            <w:pPr>
              <w:rPr>
                <w:rFonts w:cs="B Lotus"/>
                <w:b w:val="0"/>
                <w:bCs w:val="0"/>
                <w:sz w:val="32"/>
                <w:szCs w:val="32"/>
              </w:rPr>
            </w:pPr>
            <w:r w:rsidRPr="005C44B9">
              <w:rPr>
                <w:rFonts w:cs="B Lotus"/>
                <w:b w:val="0"/>
                <w:bCs w:val="0"/>
                <w:sz w:val="32"/>
                <w:szCs w:val="32"/>
                <w:rtl/>
              </w:rPr>
              <w:t>اشتا</w:t>
            </w:r>
            <w:r w:rsidRPr="005C44B9">
              <w:rPr>
                <w:rFonts w:cs="B Lotus" w:hint="cs"/>
                <w:b w:val="0"/>
                <w:bCs w:val="0"/>
                <w:sz w:val="32"/>
                <w:szCs w:val="32"/>
                <w:rtl/>
              </w:rPr>
              <w:t>ی</w:t>
            </w:r>
            <w:r w:rsidRPr="005C44B9">
              <w:rPr>
                <w:rFonts w:cs="B Lotus" w:hint="eastAsia"/>
                <w:b w:val="0"/>
                <w:bCs w:val="0"/>
                <w:sz w:val="32"/>
                <w:szCs w:val="32"/>
                <w:rtl/>
              </w:rPr>
              <w:t>ر</w:t>
            </w:r>
          </w:p>
        </w:tc>
        <w:tc>
          <w:tcPr>
            <w:tcW w:w="2250" w:type="dxa"/>
          </w:tcPr>
          <w:p w14:paraId="2BC5C789" w14:textId="416F7AD2"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405CBB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A87939E" w14:textId="6B9A5917" w:rsidR="00D0268E" w:rsidRPr="005C44B9" w:rsidRDefault="00D0268E" w:rsidP="00D0268E">
            <w:pPr>
              <w:rPr>
                <w:rFonts w:cs="B Lotus"/>
                <w:b w:val="0"/>
                <w:bCs w:val="0"/>
                <w:sz w:val="32"/>
                <w:szCs w:val="32"/>
              </w:rPr>
            </w:pPr>
            <w:r w:rsidRPr="005C44B9">
              <w:rPr>
                <w:rFonts w:cs="B Lotus"/>
                <w:b w:val="0"/>
                <w:bCs w:val="0"/>
                <w:sz w:val="32"/>
                <w:szCs w:val="32"/>
                <w:rtl/>
              </w:rPr>
              <w:t>نهنگ</w:t>
            </w:r>
            <w:r w:rsidRPr="005C44B9">
              <w:rPr>
                <w:rFonts w:cs="B Lotus"/>
                <w:b w:val="0"/>
                <w:bCs w:val="0"/>
                <w:sz w:val="32"/>
                <w:szCs w:val="32"/>
              </w:rPr>
              <w:t xml:space="preserve"> c c c </w:t>
            </w:r>
          </w:p>
        </w:tc>
        <w:tc>
          <w:tcPr>
            <w:tcW w:w="2250" w:type="dxa"/>
          </w:tcPr>
          <w:p w14:paraId="6040F74F" w14:textId="6CC7AAD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278EF1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0C53923" w14:textId="1B58C098" w:rsidR="00D0268E" w:rsidRPr="005C44B9" w:rsidRDefault="00D0268E" w:rsidP="00D0268E">
            <w:pPr>
              <w:rPr>
                <w:rFonts w:cs="B Lotus"/>
                <w:b w:val="0"/>
                <w:bCs w:val="0"/>
                <w:sz w:val="32"/>
                <w:szCs w:val="32"/>
              </w:rPr>
            </w:pPr>
            <w:r w:rsidRPr="005C44B9">
              <w:rPr>
                <w:rFonts w:cs="B Lotus"/>
                <w:b w:val="0"/>
                <w:bCs w:val="0"/>
                <w:sz w:val="32"/>
                <w:szCs w:val="32"/>
                <w:rtl/>
              </w:rPr>
              <w:t>کرا</w:t>
            </w:r>
            <w:r w:rsidRPr="005C44B9">
              <w:rPr>
                <w:rFonts w:cs="B Lotus" w:hint="cs"/>
                <w:b w:val="0"/>
                <w:bCs w:val="0"/>
                <w:sz w:val="32"/>
                <w:szCs w:val="32"/>
                <w:rtl/>
              </w:rPr>
              <w:t>ی</w:t>
            </w:r>
            <w:r w:rsidRPr="005C44B9">
              <w:rPr>
                <w:rFonts w:cs="B Lotus" w:hint="eastAsia"/>
                <w:b w:val="0"/>
                <w:bCs w:val="0"/>
                <w:sz w:val="32"/>
                <w:szCs w:val="32"/>
                <w:rtl/>
              </w:rPr>
              <w:t>سلر</w:t>
            </w:r>
          </w:p>
        </w:tc>
        <w:tc>
          <w:tcPr>
            <w:tcW w:w="2250" w:type="dxa"/>
          </w:tcPr>
          <w:p w14:paraId="1D65410A" w14:textId="42F30C05"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9E4665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C871A05" w14:textId="36E136CD" w:rsidR="00D0268E" w:rsidRPr="005C44B9" w:rsidRDefault="00D0268E" w:rsidP="00D0268E">
            <w:pPr>
              <w:rPr>
                <w:rFonts w:cs="B Lotus"/>
                <w:b w:val="0"/>
                <w:bCs w:val="0"/>
                <w:sz w:val="32"/>
                <w:szCs w:val="32"/>
              </w:rPr>
            </w:pPr>
            <w:r w:rsidRPr="005C44B9">
              <w:rPr>
                <w:rFonts w:cs="B Lotus"/>
                <w:b w:val="0"/>
                <w:bCs w:val="0"/>
                <w:sz w:val="32"/>
                <w:szCs w:val="32"/>
                <w:rtl/>
              </w:rPr>
              <w:t>تادانو</w:t>
            </w:r>
          </w:p>
        </w:tc>
        <w:tc>
          <w:tcPr>
            <w:tcW w:w="2250" w:type="dxa"/>
          </w:tcPr>
          <w:p w14:paraId="547A17CE" w14:textId="012101F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61023C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AD06336" w14:textId="7900170F" w:rsidR="00D0268E" w:rsidRPr="005C44B9" w:rsidRDefault="00D0268E" w:rsidP="00D0268E">
            <w:pPr>
              <w:rPr>
                <w:rFonts w:cs="B Lotus"/>
                <w:b w:val="0"/>
                <w:bCs w:val="0"/>
                <w:sz w:val="32"/>
                <w:szCs w:val="32"/>
              </w:rPr>
            </w:pPr>
            <w:r w:rsidRPr="005C44B9">
              <w:rPr>
                <w:rFonts w:cs="B Lotus"/>
                <w:b w:val="0"/>
                <w:bCs w:val="0"/>
                <w:sz w:val="32"/>
                <w:szCs w:val="32"/>
                <w:rtl/>
              </w:rPr>
              <w:t>اروم ت</w:t>
            </w:r>
            <w:r w:rsidRPr="005C44B9">
              <w:rPr>
                <w:rFonts w:cs="B Lotus" w:hint="cs"/>
                <w:b w:val="0"/>
                <w:bCs w:val="0"/>
                <w:sz w:val="32"/>
                <w:szCs w:val="32"/>
                <w:rtl/>
              </w:rPr>
              <w:t>ی</w:t>
            </w:r>
            <w:r w:rsidRPr="005C44B9">
              <w:rPr>
                <w:rFonts w:cs="B Lotus" w:hint="eastAsia"/>
                <w:b w:val="0"/>
                <w:bCs w:val="0"/>
                <w:sz w:val="32"/>
                <w:szCs w:val="32"/>
                <w:rtl/>
              </w:rPr>
              <w:t>لر</w:t>
            </w:r>
          </w:p>
        </w:tc>
        <w:tc>
          <w:tcPr>
            <w:tcW w:w="2250" w:type="dxa"/>
          </w:tcPr>
          <w:p w14:paraId="6A37686E" w14:textId="6A546A7E"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35C3AF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C43DB14" w14:textId="13818A52" w:rsidR="00D0268E" w:rsidRPr="005C44B9" w:rsidRDefault="00D0268E" w:rsidP="00D0268E">
            <w:pPr>
              <w:rPr>
                <w:rFonts w:cs="B Lotus"/>
                <w:b w:val="0"/>
                <w:bCs w:val="0"/>
                <w:sz w:val="32"/>
                <w:szCs w:val="32"/>
              </w:rPr>
            </w:pPr>
            <w:r w:rsidRPr="005C44B9">
              <w:rPr>
                <w:rFonts w:cs="B Lotus"/>
                <w:b w:val="0"/>
                <w:bCs w:val="0"/>
                <w:sz w:val="32"/>
                <w:szCs w:val="32"/>
                <w:rtl/>
              </w:rPr>
              <w:t>ک</w:t>
            </w:r>
            <w:r w:rsidRPr="005C44B9">
              <w:rPr>
                <w:rFonts w:cs="B Lotus" w:hint="cs"/>
                <w:b w:val="0"/>
                <w:bCs w:val="0"/>
                <w:sz w:val="32"/>
                <w:szCs w:val="32"/>
                <w:rtl/>
              </w:rPr>
              <w:t>ی</w:t>
            </w:r>
            <w:r w:rsidRPr="005C44B9">
              <w:rPr>
                <w:rFonts w:cs="B Lotus" w:hint="eastAsia"/>
                <w:b w:val="0"/>
                <w:bCs w:val="0"/>
                <w:sz w:val="32"/>
                <w:szCs w:val="32"/>
                <w:rtl/>
              </w:rPr>
              <w:t>ش</w:t>
            </w:r>
            <w:r w:rsidRPr="005C44B9">
              <w:rPr>
                <w:rFonts w:cs="B Lotus"/>
                <w:b w:val="0"/>
                <w:bCs w:val="0"/>
                <w:sz w:val="32"/>
                <w:szCs w:val="32"/>
                <w:rtl/>
              </w:rPr>
              <w:t xml:space="preserve"> خودرو</w:t>
            </w:r>
          </w:p>
        </w:tc>
        <w:tc>
          <w:tcPr>
            <w:tcW w:w="2250" w:type="dxa"/>
          </w:tcPr>
          <w:p w14:paraId="243884D2" w14:textId="43864BDA"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534441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A7A1469" w14:textId="6BA4269B" w:rsidR="00D0268E" w:rsidRPr="005C44B9" w:rsidRDefault="00D0268E" w:rsidP="00D0268E">
            <w:pPr>
              <w:rPr>
                <w:rFonts w:cs="B Lotus"/>
                <w:b w:val="0"/>
                <w:bCs w:val="0"/>
                <w:sz w:val="32"/>
                <w:szCs w:val="32"/>
              </w:rPr>
            </w:pPr>
            <w:r w:rsidRPr="005C44B9">
              <w:rPr>
                <w:rFonts w:cs="B Lotus"/>
                <w:b w:val="0"/>
                <w:bCs w:val="0"/>
                <w:sz w:val="32"/>
                <w:szCs w:val="32"/>
                <w:rtl/>
              </w:rPr>
              <w:t>رومان</w:t>
            </w:r>
          </w:p>
        </w:tc>
        <w:tc>
          <w:tcPr>
            <w:tcW w:w="2250" w:type="dxa"/>
          </w:tcPr>
          <w:p w14:paraId="744F31A7" w14:textId="1218B49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9F33A7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836B6E5" w14:textId="1369F8B4" w:rsidR="00D0268E" w:rsidRPr="005C44B9" w:rsidRDefault="00D0268E" w:rsidP="00D0268E">
            <w:pPr>
              <w:rPr>
                <w:rFonts w:cs="B Lotus"/>
                <w:b w:val="0"/>
                <w:bCs w:val="0"/>
                <w:sz w:val="32"/>
                <w:szCs w:val="32"/>
              </w:rPr>
            </w:pPr>
            <w:r w:rsidRPr="005C44B9">
              <w:rPr>
                <w:rFonts w:cs="B Lotus"/>
                <w:b w:val="0"/>
                <w:bCs w:val="0"/>
                <w:sz w:val="32"/>
                <w:szCs w:val="32"/>
                <w:rtl/>
              </w:rPr>
              <w:t>گرو</w:t>
            </w:r>
          </w:p>
        </w:tc>
        <w:tc>
          <w:tcPr>
            <w:tcW w:w="2250" w:type="dxa"/>
          </w:tcPr>
          <w:p w14:paraId="71244C4A" w14:textId="58D5399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63257D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A1CA9A7" w14:textId="6376D68C" w:rsidR="00D0268E" w:rsidRPr="005C44B9" w:rsidRDefault="00D0268E" w:rsidP="00D0268E">
            <w:pPr>
              <w:rPr>
                <w:rFonts w:cs="B Lotus"/>
                <w:b w:val="0"/>
                <w:bCs w:val="0"/>
                <w:sz w:val="32"/>
                <w:szCs w:val="32"/>
              </w:rPr>
            </w:pPr>
            <w:r w:rsidRPr="005C44B9">
              <w:rPr>
                <w:rFonts w:cs="B Lotus"/>
                <w:b w:val="0"/>
                <w:bCs w:val="0"/>
                <w:sz w:val="32"/>
                <w:szCs w:val="32"/>
                <w:rtl/>
              </w:rPr>
              <w:t>کنورث</w:t>
            </w:r>
          </w:p>
        </w:tc>
        <w:tc>
          <w:tcPr>
            <w:tcW w:w="2250" w:type="dxa"/>
          </w:tcPr>
          <w:p w14:paraId="6316C962" w14:textId="070EE778"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FC8ED6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5463678" w14:textId="6111ABCC" w:rsidR="00D0268E" w:rsidRPr="005C44B9" w:rsidRDefault="00D0268E" w:rsidP="00D0268E">
            <w:pPr>
              <w:rPr>
                <w:rFonts w:cs="B Lotus"/>
                <w:b w:val="0"/>
                <w:bCs w:val="0"/>
                <w:sz w:val="32"/>
                <w:szCs w:val="32"/>
              </w:rPr>
            </w:pPr>
            <w:r w:rsidRPr="005C44B9">
              <w:rPr>
                <w:rFonts w:cs="B Lotus"/>
                <w:b w:val="0"/>
                <w:bCs w:val="0"/>
                <w:sz w:val="32"/>
                <w:szCs w:val="32"/>
                <w:rtl/>
              </w:rPr>
              <w:t>تر</w:t>
            </w:r>
            <w:r w:rsidRPr="005C44B9">
              <w:rPr>
                <w:rFonts w:cs="B Lotus" w:hint="cs"/>
                <w:b w:val="0"/>
                <w:bCs w:val="0"/>
                <w:sz w:val="32"/>
                <w:szCs w:val="32"/>
                <w:rtl/>
              </w:rPr>
              <w:t>ی</w:t>
            </w:r>
            <w:r w:rsidRPr="005C44B9">
              <w:rPr>
                <w:rFonts w:cs="B Lotus" w:hint="eastAsia"/>
                <w:b w:val="0"/>
                <w:bCs w:val="0"/>
                <w:sz w:val="32"/>
                <w:szCs w:val="32"/>
                <w:rtl/>
              </w:rPr>
              <w:t>ومف</w:t>
            </w:r>
          </w:p>
        </w:tc>
        <w:tc>
          <w:tcPr>
            <w:tcW w:w="2250" w:type="dxa"/>
          </w:tcPr>
          <w:p w14:paraId="7461D775" w14:textId="61D28E01"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669647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F37A09E" w14:textId="7DF8A35F" w:rsidR="00D0268E" w:rsidRPr="005C44B9" w:rsidRDefault="00D0268E" w:rsidP="00D0268E">
            <w:pPr>
              <w:rPr>
                <w:rFonts w:cs="B Lotus"/>
                <w:b w:val="0"/>
                <w:bCs w:val="0"/>
                <w:sz w:val="32"/>
                <w:szCs w:val="32"/>
              </w:rPr>
            </w:pPr>
            <w:r w:rsidRPr="005C44B9">
              <w:rPr>
                <w:rFonts w:cs="B Lotus"/>
                <w:b w:val="0"/>
                <w:bCs w:val="0"/>
                <w:sz w:val="32"/>
                <w:szCs w:val="32"/>
                <w:rtl/>
              </w:rPr>
              <w:t>پ</w:t>
            </w:r>
            <w:r w:rsidRPr="005C44B9">
              <w:rPr>
                <w:rFonts w:cs="B Lotus" w:hint="cs"/>
                <w:b w:val="0"/>
                <w:bCs w:val="0"/>
                <w:sz w:val="32"/>
                <w:szCs w:val="32"/>
                <w:rtl/>
              </w:rPr>
              <w:t>ی</w:t>
            </w:r>
            <w:r w:rsidRPr="005C44B9">
              <w:rPr>
                <w:rFonts w:cs="B Lotus"/>
                <w:b w:val="0"/>
                <w:bCs w:val="0"/>
                <w:sz w:val="32"/>
                <w:szCs w:val="32"/>
                <w:rtl/>
              </w:rPr>
              <w:t xml:space="preserve"> اند اچ</w:t>
            </w:r>
          </w:p>
        </w:tc>
        <w:tc>
          <w:tcPr>
            <w:tcW w:w="2250" w:type="dxa"/>
          </w:tcPr>
          <w:p w14:paraId="5A4993E3" w14:textId="659EAB08"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809223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1DF29A2" w14:textId="46A073CA" w:rsidR="00D0268E" w:rsidRPr="005C44B9" w:rsidRDefault="00D0268E" w:rsidP="00D0268E">
            <w:pPr>
              <w:rPr>
                <w:rFonts w:cs="B Lotus"/>
                <w:b w:val="0"/>
                <w:bCs w:val="0"/>
                <w:sz w:val="32"/>
                <w:szCs w:val="32"/>
              </w:rPr>
            </w:pPr>
            <w:r w:rsidRPr="005C44B9">
              <w:rPr>
                <w:rFonts w:cs="B Lotus"/>
                <w:b w:val="0"/>
                <w:bCs w:val="0"/>
                <w:sz w:val="32"/>
                <w:szCs w:val="32"/>
                <w:rtl/>
              </w:rPr>
              <w:t>ولگا</w:t>
            </w:r>
          </w:p>
        </w:tc>
        <w:tc>
          <w:tcPr>
            <w:tcW w:w="2250" w:type="dxa"/>
          </w:tcPr>
          <w:p w14:paraId="243F75C2" w14:textId="1314369D"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5BB1B1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C8825F0" w14:textId="1486E507" w:rsidR="00D0268E" w:rsidRPr="005C44B9" w:rsidRDefault="00D0268E" w:rsidP="00D0268E">
            <w:pPr>
              <w:rPr>
                <w:rFonts w:cs="B Lotus"/>
                <w:b w:val="0"/>
                <w:bCs w:val="0"/>
                <w:sz w:val="32"/>
                <w:szCs w:val="32"/>
              </w:rPr>
            </w:pPr>
            <w:r w:rsidRPr="005C44B9">
              <w:rPr>
                <w:rFonts w:cs="B Lotus"/>
                <w:b w:val="0"/>
                <w:bCs w:val="0"/>
                <w:sz w:val="32"/>
                <w:szCs w:val="32"/>
                <w:rtl/>
              </w:rPr>
              <w:t>س</w:t>
            </w:r>
            <w:r w:rsidRPr="005C44B9">
              <w:rPr>
                <w:rFonts w:cs="B Lotus" w:hint="cs"/>
                <w:b w:val="0"/>
                <w:bCs w:val="0"/>
                <w:sz w:val="32"/>
                <w:szCs w:val="32"/>
                <w:rtl/>
              </w:rPr>
              <w:t>ی</w:t>
            </w:r>
            <w:r w:rsidRPr="005C44B9">
              <w:rPr>
                <w:rFonts w:cs="B Lotus" w:hint="eastAsia"/>
                <w:b w:val="0"/>
                <w:bCs w:val="0"/>
                <w:sz w:val="32"/>
                <w:szCs w:val="32"/>
                <w:rtl/>
              </w:rPr>
              <w:t>ترا</w:t>
            </w:r>
          </w:p>
        </w:tc>
        <w:tc>
          <w:tcPr>
            <w:tcW w:w="2250" w:type="dxa"/>
          </w:tcPr>
          <w:p w14:paraId="21727C89" w14:textId="097FDD4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FC0EC0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B9F0AE9" w14:textId="160CEC73" w:rsidR="00D0268E" w:rsidRPr="005C44B9" w:rsidRDefault="00D0268E" w:rsidP="00D0268E">
            <w:pPr>
              <w:rPr>
                <w:rFonts w:cs="B Lotus"/>
                <w:b w:val="0"/>
                <w:bCs w:val="0"/>
                <w:sz w:val="32"/>
                <w:szCs w:val="32"/>
              </w:rPr>
            </w:pPr>
            <w:r w:rsidRPr="005C44B9">
              <w:rPr>
                <w:rFonts w:cs="B Lotus"/>
                <w:b w:val="0"/>
                <w:bCs w:val="0"/>
                <w:sz w:val="32"/>
                <w:szCs w:val="32"/>
                <w:rtl/>
              </w:rPr>
              <w:t>زهاو</w:t>
            </w:r>
          </w:p>
        </w:tc>
        <w:tc>
          <w:tcPr>
            <w:tcW w:w="2250" w:type="dxa"/>
          </w:tcPr>
          <w:p w14:paraId="660C51B2" w14:textId="0959E2FD"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4AE92AB"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3622E41" w14:textId="08D7C661" w:rsidR="00D0268E" w:rsidRPr="005C44B9" w:rsidRDefault="00D0268E" w:rsidP="00D0268E">
            <w:pPr>
              <w:rPr>
                <w:rFonts w:cs="B Lotus"/>
                <w:b w:val="0"/>
                <w:bCs w:val="0"/>
                <w:sz w:val="32"/>
                <w:szCs w:val="32"/>
              </w:rPr>
            </w:pPr>
            <w:r w:rsidRPr="005C44B9">
              <w:rPr>
                <w:rFonts w:cs="B Lotus"/>
                <w:b w:val="0"/>
                <w:bCs w:val="0"/>
                <w:sz w:val="32"/>
                <w:szCs w:val="32"/>
                <w:rtl/>
              </w:rPr>
              <w:t>نئوپلان</w:t>
            </w:r>
          </w:p>
        </w:tc>
        <w:tc>
          <w:tcPr>
            <w:tcW w:w="2250" w:type="dxa"/>
          </w:tcPr>
          <w:p w14:paraId="272C1BD8" w14:textId="5865BBBB"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8E477E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095C62A" w14:textId="58E23F78" w:rsidR="00D0268E" w:rsidRPr="005C44B9" w:rsidRDefault="00D0268E" w:rsidP="00D0268E">
            <w:pPr>
              <w:rPr>
                <w:rFonts w:cs="B Lotus"/>
                <w:b w:val="0"/>
                <w:bCs w:val="0"/>
                <w:sz w:val="32"/>
                <w:szCs w:val="32"/>
              </w:rPr>
            </w:pPr>
            <w:r w:rsidRPr="005C44B9">
              <w:rPr>
                <w:rFonts w:cs="B Lotus" w:hint="cs"/>
                <w:b w:val="0"/>
                <w:bCs w:val="0"/>
                <w:sz w:val="32"/>
                <w:szCs w:val="32"/>
                <w:rtl/>
              </w:rPr>
              <w:t>ی</w:t>
            </w:r>
            <w:r w:rsidRPr="005C44B9">
              <w:rPr>
                <w:rFonts w:cs="B Lotus" w:hint="eastAsia"/>
                <w:b w:val="0"/>
                <w:bCs w:val="0"/>
                <w:sz w:val="32"/>
                <w:szCs w:val="32"/>
                <w:rtl/>
              </w:rPr>
              <w:t>لچ</w:t>
            </w:r>
          </w:p>
        </w:tc>
        <w:tc>
          <w:tcPr>
            <w:tcW w:w="2250" w:type="dxa"/>
          </w:tcPr>
          <w:p w14:paraId="583D835C" w14:textId="51DFDB2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F39B07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5C8F721" w14:textId="7AA9BC53" w:rsidR="00D0268E" w:rsidRPr="005C44B9" w:rsidRDefault="00D0268E" w:rsidP="00D0268E">
            <w:pPr>
              <w:rPr>
                <w:rFonts w:cs="B Lotus"/>
                <w:b w:val="0"/>
                <w:bCs w:val="0"/>
                <w:sz w:val="32"/>
                <w:szCs w:val="32"/>
              </w:rPr>
            </w:pPr>
            <w:r w:rsidRPr="005C44B9">
              <w:rPr>
                <w:rFonts w:cs="B Lotus"/>
                <w:b w:val="0"/>
                <w:bCs w:val="0"/>
                <w:sz w:val="32"/>
                <w:szCs w:val="32"/>
                <w:rtl/>
              </w:rPr>
              <w:lastRenderedPageBreak/>
              <w:t>م</w:t>
            </w:r>
            <w:r w:rsidRPr="005C44B9">
              <w:rPr>
                <w:rFonts w:cs="B Lotus" w:hint="cs"/>
                <w:b w:val="0"/>
                <w:bCs w:val="0"/>
                <w:sz w:val="32"/>
                <w:szCs w:val="32"/>
                <w:rtl/>
              </w:rPr>
              <w:t>ی</w:t>
            </w:r>
            <w:r w:rsidRPr="005C44B9">
              <w:rPr>
                <w:rFonts w:cs="B Lotus" w:hint="eastAsia"/>
                <w:b w:val="0"/>
                <w:bCs w:val="0"/>
                <w:sz w:val="32"/>
                <w:szCs w:val="32"/>
                <w:rtl/>
              </w:rPr>
              <w:t>ن</w:t>
            </w:r>
            <w:r w:rsidRPr="005C44B9">
              <w:rPr>
                <w:rFonts w:cs="B Lotus" w:hint="cs"/>
                <w:b w:val="0"/>
                <w:bCs w:val="0"/>
                <w:sz w:val="32"/>
                <w:szCs w:val="32"/>
                <w:rtl/>
              </w:rPr>
              <w:t>ی</w:t>
            </w:r>
            <w:r w:rsidRPr="005C44B9">
              <w:rPr>
                <w:rFonts w:cs="B Lotus" w:hint="eastAsia"/>
                <w:b w:val="0"/>
                <w:bCs w:val="0"/>
                <w:sz w:val="32"/>
                <w:szCs w:val="32"/>
                <w:rtl/>
              </w:rPr>
              <w:t>اتور</w:t>
            </w:r>
          </w:p>
        </w:tc>
        <w:tc>
          <w:tcPr>
            <w:tcW w:w="2250" w:type="dxa"/>
          </w:tcPr>
          <w:p w14:paraId="4FD87DC8" w14:textId="13E69E4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BB123C1"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0BBDBE2" w14:textId="5CAAC545" w:rsidR="00D0268E" w:rsidRPr="005C44B9" w:rsidRDefault="00D0268E" w:rsidP="00D0268E">
            <w:pPr>
              <w:rPr>
                <w:rFonts w:cs="B Lotus"/>
                <w:b w:val="0"/>
                <w:bCs w:val="0"/>
                <w:sz w:val="32"/>
                <w:szCs w:val="32"/>
              </w:rPr>
            </w:pPr>
            <w:r w:rsidRPr="005C44B9">
              <w:rPr>
                <w:rFonts w:cs="B Lotus"/>
                <w:b w:val="0"/>
                <w:bCs w:val="0"/>
                <w:sz w:val="32"/>
                <w:szCs w:val="32"/>
                <w:rtl/>
              </w:rPr>
              <w:t>رهپو</w:t>
            </w:r>
          </w:p>
        </w:tc>
        <w:tc>
          <w:tcPr>
            <w:tcW w:w="2250" w:type="dxa"/>
          </w:tcPr>
          <w:p w14:paraId="0334CA0A" w14:textId="1152544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57B39C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1580628" w14:textId="1E5ED17E" w:rsidR="00D0268E" w:rsidRPr="005C44B9" w:rsidRDefault="00D0268E" w:rsidP="00D0268E">
            <w:pPr>
              <w:rPr>
                <w:rFonts w:cs="B Lotus"/>
                <w:b w:val="0"/>
                <w:bCs w:val="0"/>
                <w:sz w:val="32"/>
                <w:szCs w:val="32"/>
              </w:rPr>
            </w:pPr>
            <w:r w:rsidRPr="005C44B9">
              <w:rPr>
                <w:rFonts w:cs="B Lotus"/>
                <w:b w:val="0"/>
                <w:bCs w:val="0"/>
                <w:sz w:val="32"/>
                <w:szCs w:val="32"/>
                <w:rtl/>
              </w:rPr>
              <w:t>اورال</w:t>
            </w:r>
          </w:p>
        </w:tc>
        <w:tc>
          <w:tcPr>
            <w:tcW w:w="2250" w:type="dxa"/>
          </w:tcPr>
          <w:p w14:paraId="15B586FF" w14:textId="1E78A6ED"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3C9423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029E33A" w14:textId="3697980E" w:rsidR="00D0268E" w:rsidRPr="005C44B9" w:rsidRDefault="00D0268E" w:rsidP="00D0268E">
            <w:pPr>
              <w:rPr>
                <w:rFonts w:cs="B Lotus"/>
                <w:b w:val="0"/>
                <w:bCs w:val="0"/>
                <w:sz w:val="32"/>
                <w:szCs w:val="32"/>
              </w:rPr>
            </w:pPr>
            <w:r w:rsidRPr="005C44B9">
              <w:rPr>
                <w:rFonts w:cs="B Lotus"/>
                <w:b w:val="0"/>
                <w:bCs w:val="0"/>
                <w:sz w:val="32"/>
                <w:szCs w:val="32"/>
                <w:rtl/>
              </w:rPr>
              <w:t>گونوترو</w:t>
            </w:r>
            <w:r w:rsidRPr="005C44B9">
              <w:rPr>
                <w:rFonts w:cs="B Lotus" w:hint="cs"/>
                <w:b w:val="0"/>
                <w:bCs w:val="0"/>
                <w:sz w:val="32"/>
                <w:szCs w:val="32"/>
                <w:rtl/>
              </w:rPr>
              <w:t>ی</w:t>
            </w:r>
          </w:p>
        </w:tc>
        <w:tc>
          <w:tcPr>
            <w:tcW w:w="2250" w:type="dxa"/>
          </w:tcPr>
          <w:p w14:paraId="3365479D" w14:textId="15A8983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C76C5B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9A3B6C0" w14:textId="70B11D49" w:rsidR="00D0268E" w:rsidRPr="005C44B9" w:rsidRDefault="00D0268E" w:rsidP="00D0268E">
            <w:pPr>
              <w:rPr>
                <w:rFonts w:cs="B Lotus"/>
                <w:b w:val="0"/>
                <w:bCs w:val="0"/>
                <w:sz w:val="32"/>
                <w:szCs w:val="32"/>
              </w:rPr>
            </w:pPr>
            <w:r w:rsidRPr="005C44B9">
              <w:rPr>
                <w:rFonts w:cs="B Lotus"/>
                <w:b w:val="0"/>
                <w:bCs w:val="0"/>
                <w:sz w:val="32"/>
                <w:szCs w:val="32"/>
                <w:rtl/>
              </w:rPr>
              <w:t>روور</w:t>
            </w:r>
          </w:p>
        </w:tc>
        <w:tc>
          <w:tcPr>
            <w:tcW w:w="2250" w:type="dxa"/>
          </w:tcPr>
          <w:p w14:paraId="0AFF60FA" w14:textId="7FE4E9DE"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49E2D3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A187CD6" w14:textId="55BD6F4E" w:rsidR="00D0268E" w:rsidRPr="005C44B9" w:rsidRDefault="00D0268E" w:rsidP="00D0268E">
            <w:pPr>
              <w:rPr>
                <w:rFonts w:cs="B Lotus"/>
                <w:b w:val="0"/>
                <w:bCs w:val="0"/>
                <w:sz w:val="32"/>
                <w:szCs w:val="32"/>
              </w:rPr>
            </w:pPr>
            <w:r w:rsidRPr="005C44B9">
              <w:rPr>
                <w:rFonts w:cs="B Lotus"/>
                <w:b w:val="0"/>
                <w:bCs w:val="0"/>
                <w:sz w:val="32"/>
                <w:szCs w:val="32"/>
                <w:rtl/>
              </w:rPr>
              <w:t>لانچ</w:t>
            </w:r>
            <w:r w:rsidRPr="005C44B9">
              <w:rPr>
                <w:rFonts w:cs="B Lotus" w:hint="cs"/>
                <w:b w:val="0"/>
                <w:bCs w:val="0"/>
                <w:sz w:val="32"/>
                <w:szCs w:val="32"/>
                <w:rtl/>
              </w:rPr>
              <w:t>ی</w:t>
            </w:r>
            <w:r w:rsidRPr="005C44B9">
              <w:rPr>
                <w:rFonts w:cs="B Lotus" w:hint="eastAsia"/>
                <w:b w:val="0"/>
                <w:bCs w:val="0"/>
                <w:sz w:val="32"/>
                <w:szCs w:val="32"/>
                <w:rtl/>
              </w:rPr>
              <w:t>ا</w:t>
            </w:r>
          </w:p>
        </w:tc>
        <w:tc>
          <w:tcPr>
            <w:tcW w:w="2250" w:type="dxa"/>
          </w:tcPr>
          <w:p w14:paraId="338AFFAE" w14:textId="0BECF312"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579713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B77B128" w14:textId="5F63F1DB" w:rsidR="00D0268E" w:rsidRPr="005C44B9" w:rsidRDefault="00D0268E" w:rsidP="00D0268E">
            <w:pPr>
              <w:rPr>
                <w:rFonts w:cs="B Lotus"/>
                <w:b w:val="0"/>
                <w:bCs w:val="0"/>
                <w:sz w:val="32"/>
                <w:szCs w:val="32"/>
              </w:rPr>
            </w:pPr>
            <w:r w:rsidRPr="005C44B9">
              <w:rPr>
                <w:rFonts w:cs="B Lotus"/>
                <w:b w:val="0"/>
                <w:bCs w:val="0"/>
                <w:sz w:val="32"/>
                <w:szCs w:val="32"/>
                <w:rtl/>
              </w:rPr>
              <w:t>اشکودا</w:t>
            </w:r>
          </w:p>
        </w:tc>
        <w:tc>
          <w:tcPr>
            <w:tcW w:w="2250" w:type="dxa"/>
          </w:tcPr>
          <w:p w14:paraId="1339D53A" w14:textId="1C35B21D"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065D60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4DC620C" w14:textId="18423554" w:rsidR="00D0268E" w:rsidRPr="005C44B9" w:rsidRDefault="00D0268E" w:rsidP="00D0268E">
            <w:pPr>
              <w:rPr>
                <w:rFonts w:cs="B Lotus"/>
                <w:b w:val="0"/>
                <w:bCs w:val="0"/>
                <w:sz w:val="32"/>
                <w:szCs w:val="32"/>
              </w:rPr>
            </w:pPr>
            <w:r w:rsidRPr="005C44B9">
              <w:rPr>
                <w:rFonts w:cs="B Lotus"/>
                <w:b w:val="0"/>
                <w:bCs w:val="0"/>
                <w:sz w:val="32"/>
                <w:szCs w:val="32"/>
                <w:rtl/>
              </w:rPr>
              <w:t>اوواز</w:t>
            </w:r>
          </w:p>
        </w:tc>
        <w:tc>
          <w:tcPr>
            <w:tcW w:w="2250" w:type="dxa"/>
          </w:tcPr>
          <w:p w14:paraId="2EFA4F69" w14:textId="52FEBB54"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9A0C196"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CB335A0" w14:textId="3F049807" w:rsidR="00D0268E" w:rsidRPr="005C44B9" w:rsidRDefault="00D0268E" w:rsidP="00D0268E">
            <w:pPr>
              <w:rPr>
                <w:rFonts w:cs="B Lotus"/>
                <w:b w:val="0"/>
                <w:bCs w:val="0"/>
                <w:sz w:val="32"/>
                <w:szCs w:val="32"/>
              </w:rPr>
            </w:pPr>
            <w:r w:rsidRPr="005C44B9">
              <w:rPr>
                <w:rFonts w:cs="B Lotus"/>
                <w:b w:val="0"/>
                <w:bCs w:val="0"/>
                <w:sz w:val="32"/>
                <w:szCs w:val="32"/>
                <w:rtl/>
              </w:rPr>
              <w:t>چانگان</w:t>
            </w:r>
          </w:p>
        </w:tc>
        <w:tc>
          <w:tcPr>
            <w:tcW w:w="2250" w:type="dxa"/>
          </w:tcPr>
          <w:p w14:paraId="6DD17BB9" w14:textId="11657995"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8E33CD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1413354" w14:textId="2E492D72" w:rsidR="00D0268E" w:rsidRPr="005C44B9" w:rsidRDefault="00D0268E" w:rsidP="00D0268E">
            <w:pPr>
              <w:rPr>
                <w:rFonts w:cs="B Lotus"/>
                <w:b w:val="0"/>
                <w:bCs w:val="0"/>
                <w:sz w:val="32"/>
                <w:szCs w:val="32"/>
              </w:rPr>
            </w:pPr>
            <w:r w:rsidRPr="005C44B9">
              <w:rPr>
                <w:rFonts w:cs="B Lotus"/>
                <w:b w:val="0"/>
                <w:bCs w:val="0"/>
                <w:sz w:val="32"/>
                <w:szCs w:val="32"/>
                <w:rtl/>
              </w:rPr>
              <w:t>سدان</w:t>
            </w:r>
          </w:p>
        </w:tc>
        <w:tc>
          <w:tcPr>
            <w:tcW w:w="2250" w:type="dxa"/>
          </w:tcPr>
          <w:p w14:paraId="172F6845" w14:textId="7CF60A7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FF2AD0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FB755F4" w14:textId="48612D47" w:rsidR="00D0268E" w:rsidRPr="005C44B9" w:rsidRDefault="00D0268E" w:rsidP="00D0268E">
            <w:pPr>
              <w:rPr>
                <w:rFonts w:cs="B Lotus"/>
                <w:b w:val="0"/>
                <w:bCs w:val="0"/>
                <w:sz w:val="32"/>
                <w:szCs w:val="32"/>
              </w:rPr>
            </w:pPr>
            <w:r w:rsidRPr="005C44B9">
              <w:rPr>
                <w:rFonts w:cs="B Lotus"/>
                <w:b w:val="0"/>
                <w:bCs w:val="0"/>
                <w:sz w:val="32"/>
                <w:szCs w:val="32"/>
                <w:rtl/>
              </w:rPr>
              <w:t>سرز</w:t>
            </w:r>
          </w:p>
        </w:tc>
        <w:tc>
          <w:tcPr>
            <w:tcW w:w="2250" w:type="dxa"/>
          </w:tcPr>
          <w:p w14:paraId="30A1F1BA" w14:textId="05FC600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825256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F560A6D" w14:textId="5312E5D7" w:rsidR="00D0268E" w:rsidRPr="005C44B9" w:rsidRDefault="00D0268E" w:rsidP="00D0268E">
            <w:pPr>
              <w:rPr>
                <w:rFonts w:cs="B Lotus"/>
                <w:b w:val="0"/>
                <w:bCs w:val="0"/>
                <w:sz w:val="32"/>
                <w:szCs w:val="32"/>
              </w:rPr>
            </w:pPr>
            <w:r w:rsidRPr="005C44B9">
              <w:rPr>
                <w:rFonts w:cs="B Lotus"/>
                <w:b w:val="0"/>
                <w:bCs w:val="0"/>
                <w:sz w:val="32"/>
                <w:szCs w:val="32"/>
                <w:rtl/>
              </w:rPr>
              <w:t>فان</w:t>
            </w:r>
          </w:p>
        </w:tc>
        <w:tc>
          <w:tcPr>
            <w:tcW w:w="2250" w:type="dxa"/>
          </w:tcPr>
          <w:p w14:paraId="6BE456DB" w14:textId="3DFDD76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156D47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EB8B1D7" w14:textId="17085C46" w:rsidR="00D0268E" w:rsidRPr="005C44B9" w:rsidRDefault="00D0268E" w:rsidP="00D0268E">
            <w:pPr>
              <w:rPr>
                <w:rFonts w:cs="B Lotus"/>
                <w:b w:val="0"/>
                <w:bCs w:val="0"/>
                <w:sz w:val="32"/>
                <w:szCs w:val="32"/>
              </w:rPr>
            </w:pPr>
            <w:r w:rsidRPr="005C44B9">
              <w:rPr>
                <w:rFonts w:cs="B Lotus"/>
                <w:b w:val="0"/>
                <w:bCs w:val="0"/>
                <w:sz w:val="32"/>
                <w:szCs w:val="32"/>
                <w:rtl/>
              </w:rPr>
              <w:t>پ</w:t>
            </w:r>
            <w:r w:rsidRPr="005C44B9">
              <w:rPr>
                <w:rFonts w:cs="B Lotus" w:hint="cs"/>
                <w:b w:val="0"/>
                <w:bCs w:val="0"/>
                <w:sz w:val="32"/>
                <w:szCs w:val="32"/>
                <w:rtl/>
              </w:rPr>
              <w:t>ی</w:t>
            </w:r>
            <w:r w:rsidRPr="005C44B9">
              <w:rPr>
                <w:rFonts w:cs="B Lotus" w:hint="eastAsia"/>
                <w:b w:val="0"/>
                <w:bCs w:val="0"/>
                <w:sz w:val="32"/>
                <w:szCs w:val="32"/>
                <w:rtl/>
              </w:rPr>
              <w:t>کاسو</w:t>
            </w:r>
          </w:p>
        </w:tc>
        <w:tc>
          <w:tcPr>
            <w:tcW w:w="2250" w:type="dxa"/>
          </w:tcPr>
          <w:p w14:paraId="04195D88" w14:textId="4E3E1802"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A505963"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C3D725E" w14:textId="36C8A3E0" w:rsidR="00D0268E" w:rsidRPr="005C44B9" w:rsidRDefault="00D0268E" w:rsidP="00D0268E">
            <w:pPr>
              <w:rPr>
                <w:rFonts w:cs="B Lotus"/>
                <w:b w:val="0"/>
                <w:bCs w:val="0"/>
                <w:sz w:val="32"/>
                <w:szCs w:val="32"/>
              </w:rPr>
            </w:pPr>
            <w:r w:rsidRPr="005C44B9">
              <w:rPr>
                <w:rFonts w:cs="B Lotus"/>
                <w:b w:val="0"/>
                <w:bCs w:val="0"/>
                <w:sz w:val="32"/>
                <w:szCs w:val="32"/>
                <w:rtl/>
              </w:rPr>
              <w:t>رامبلر</w:t>
            </w:r>
          </w:p>
        </w:tc>
        <w:tc>
          <w:tcPr>
            <w:tcW w:w="2250" w:type="dxa"/>
          </w:tcPr>
          <w:p w14:paraId="6B2118B7" w14:textId="3F2BF36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1489BB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582EE46" w14:textId="4A4395ED" w:rsidR="00D0268E" w:rsidRPr="005C44B9" w:rsidRDefault="00D0268E" w:rsidP="00D0268E">
            <w:pPr>
              <w:rPr>
                <w:rFonts w:cs="B Lotus"/>
                <w:b w:val="0"/>
                <w:bCs w:val="0"/>
                <w:sz w:val="32"/>
                <w:szCs w:val="32"/>
              </w:rPr>
            </w:pPr>
            <w:r w:rsidRPr="005C44B9">
              <w:rPr>
                <w:rFonts w:cs="B Lotus"/>
                <w:b w:val="0"/>
                <w:bCs w:val="0"/>
                <w:sz w:val="32"/>
                <w:szCs w:val="32"/>
                <w:rtl/>
              </w:rPr>
              <w:t>ه</w:t>
            </w:r>
            <w:r w:rsidRPr="005C44B9">
              <w:rPr>
                <w:rFonts w:cs="B Lotus" w:hint="cs"/>
                <w:b w:val="0"/>
                <w:bCs w:val="0"/>
                <w:sz w:val="32"/>
                <w:szCs w:val="32"/>
                <w:rtl/>
              </w:rPr>
              <w:t>ی</w:t>
            </w:r>
            <w:r w:rsidRPr="005C44B9">
              <w:rPr>
                <w:rFonts w:cs="B Lotus" w:hint="eastAsia"/>
                <w:b w:val="0"/>
                <w:bCs w:val="0"/>
                <w:sz w:val="32"/>
                <w:szCs w:val="32"/>
                <w:rtl/>
              </w:rPr>
              <w:t>رروس</w:t>
            </w:r>
          </w:p>
        </w:tc>
        <w:tc>
          <w:tcPr>
            <w:tcW w:w="2250" w:type="dxa"/>
          </w:tcPr>
          <w:p w14:paraId="27822912" w14:textId="14254E66"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F9C2E6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49214B1" w14:textId="1DDB7EDD" w:rsidR="00D0268E" w:rsidRPr="005C44B9" w:rsidRDefault="00D0268E" w:rsidP="00D0268E">
            <w:pPr>
              <w:rPr>
                <w:rFonts w:cs="B Lotus"/>
                <w:b w:val="0"/>
                <w:bCs w:val="0"/>
                <w:sz w:val="32"/>
                <w:szCs w:val="32"/>
              </w:rPr>
            </w:pPr>
            <w:r w:rsidRPr="005C44B9">
              <w:rPr>
                <w:rFonts w:cs="B Lotus"/>
                <w:b w:val="0"/>
                <w:bCs w:val="0"/>
                <w:sz w:val="32"/>
                <w:szCs w:val="32"/>
                <w:rtl/>
              </w:rPr>
              <w:t>مول</w:t>
            </w:r>
          </w:p>
        </w:tc>
        <w:tc>
          <w:tcPr>
            <w:tcW w:w="2250" w:type="dxa"/>
          </w:tcPr>
          <w:p w14:paraId="0989E5C4" w14:textId="763D575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81E102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DE1B623" w14:textId="089EAEFE" w:rsidR="00D0268E" w:rsidRPr="005C44B9" w:rsidRDefault="00D0268E" w:rsidP="00D0268E">
            <w:pPr>
              <w:rPr>
                <w:rFonts w:cs="B Lotus"/>
                <w:b w:val="0"/>
                <w:bCs w:val="0"/>
                <w:sz w:val="32"/>
                <w:szCs w:val="32"/>
              </w:rPr>
            </w:pPr>
            <w:r w:rsidRPr="005C44B9">
              <w:rPr>
                <w:rFonts w:cs="B Lotus"/>
                <w:b w:val="0"/>
                <w:bCs w:val="0"/>
                <w:sz w:val="32"/>
                <w:szCs w:val="32"/>
                <w:rtl/>
              </w:rPr>
              <w:t>م</w:t>
            </w:r>
            <w:r w:rsidRPr="005C44B9">
              <w:rPr>
                <w:rFonts w:cs="B Lotus" w:hint="cs"/>
                <w:b w:val="0"/>
                <w:bCs w:val="0"/>
                <w:sz w:val="32"/>
                <w:szCs w:val="32"/>
                <w:rtl/>
              </w:rPr>
              <w:t>ی</w:t>
            </w:r>
            <w:r w:rsidRPr="005C44B9">
              <w:rPr>
                <w:rFonts w:cs="B Lotus" w:hint="eastAsia"/>
                <w:b w:val="0"/>
                <w:bCs w:val="0"/>
                <w:sz w:val="32"/>
                <w:szCs w:val="32"/>
                <w:rtl/>
              </w:rPr>
              <w:t>ن</w:t>
            </w:r>
            <w:r w:rsidRPr="005C44B9">
              <w:rPr>
                <w:rFonts w:cs="B Lotus" w:hint="cs"/>
                <w:b w:val="0"/>
                <w:bCs w:val="0"/>
                <w:sz w:val="32"/>
                <w:szCs w:val="32"/>
                <w:rtl/>
              </w:rPr>
              <w:t>ی</w:t>
            </w:r>
            <w:r w:rsidRPr="005C44B9">
              <w:rPr>
                <w:rFonts w:cs="B Lotus"/>
                <w:b w:val="0"/>
                <w:bCs w:val="0"/>
                <w:sz w:val="32"/>
                <w:szCs w:val="32"/>
                <w:rtl/>
              </w:rPr>
              <w:t xml:space="preserve"> ما</w:t>
            </w:r>
            <w:r w:rsidRPr="005C44B9">
              <w:rPr>
                <w:rFonts w:cs="B Lotus" w:hint="cs"/>
                <w:b w:val="0"/>
                <w:bCs w:val="0"/>
                <w:sz w:val="32"/>
                <w:szCs w:val="32"/>
                <w:rtl/>
              </w:rPr>
              <w:t>ی</w:t>
            </w:r>
            <w:r w:rsidRPr="005C44B9">
              <w:rPr>
                <w:rFonts w:cs="B Lotus" w:hint="eastAsia"/>
                <w:b w:val="0"/>
                <w:bCs w:val="0"/>
                <w:sz w:val="32"/>
                <w:szCs w:val="32"/>
                <w:rtl/>
              </w:rPr>
              <w:t>نر</w:t>
            </w:r>
          </w:p>
        </w:tc>
        <w:tc>
          <w:tcPr>
            <w:tcW w:w="2250" w:type="dxa"/>
          </w:tcPr>
          <w:p w14:paraId="05AE2B20" w14:textId="2A4BF4CE"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976ACA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E011AA2" w14:textId="4AABFD6C" w:rsidR="00D0268E" w:rsidRPr="005C44B9" w:rsidRDefault="00D0268E" w:rsidP="00D0268E">
            <w:pPr>
              <w:rPr>
                <w:rFonts w:cs="B Lotus"/>
                <w:b w:val="0"/>
                <w:bCs w:val="0"/>
                <w:sz w:val="32"/>
                <w:szCs w:val="32"/>
              </w:rPr>
            </w:pPr>
            <w:r w:rsidRPr="005C44B9">
              <w:rPr>
                <w:rFonts w:cs="B Lotus"/>
                <w:b w:val="0"/>
                <w:bCs w:val="0"/>
                <w:sz w:val="32"/>
                <w:szCs w:val="32"/>
                <w:rtl/>
              </w:rPr>
              <w:t>سامسونگ</w:t>
            </w:r>
          </w:p>
        </w:tc>
        <w:tc>
          <w:tcPr>
            <w:tcW w:w="2250" w:type="dxa"/>
          </w:tcPr>
          <w:p w14:paraId="245D935D" w14:textId="3EFB3AC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F695FD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4F3E2AE" w14:textId="4325E616" w:rsidR="00D0268E" w:rsidRPr="005C44B9" w:rsidRDefault="00D0268E" w:rsidP="00D0268E">
            <w:pPr>
              <w:rPr>
                <w:rFonts w:cs="B Lotus"/>
                <w:b w:val="0"/>
                <w:bCs w:val="0"/>
                <w:sz w:val="32"/>
                <w:szCs w:val="32"/>
              </w:rPr>
            </w:pPr>
            <w:r w:rsidRPr="005C44B9">
              <w:rPr>
                <w:rFonts w:cs="B Lotus"/>
                <w:b w:val="0"/>
                <w:bCs w:val="0"/>
                <w:sz w:val="32"/>
                <w:szCs w:val="32"/>
                <w:rtl/>
              </w:rPr>
              <w:t>ساو</w:t>
            </w:r>
            <w:r w:rsidRPr="005C44B9">
              <w:rPr>
                <w:rFonts w:cs="B Lotus" w:hint="cs"/>
                <w:b w:val="0"/>
                <w:bCs w:val="0"/>
                <w:sz w:val="32"/>
                <w:szCs w:val="32"/>
                <w:rtl/>
              </w:rPr>
              <w:t>ی</w:t>
            </w:r>
            <w:r w:rsidRPr="005C44B9">
              <w:rPr>
                <w:rFonts w:cs="B Lotus" w:hint="eastAsia"/>
                <w:b w:val="0"/>
                <w:bCs w:val="0"/>
                <w:sz w:val="32"/>
                <w:szCs w:val="32"/>
                <w:rtl/>
              </w:rPr>
              <w:t>م</w:t>
            </w:r>
          </w:p>
        </w:tc>
        <w:tc>
          <w:tcPr>
            <w:tcW w:w="2250" w:type="dxa"/>
          </w:tcPr>
          <w:p w14:paraId="18CB7FD5" w14:textId="470BE4F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017359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C084E4D" w14:textId="1FF8A945" w:rsidR="00D0268E" w:rsidRPr="005C44B9" w:rsidRDefault="00D0268E" w:rsidP="00D0268E">
            <w:pPr>
              <w:rPr>
                <w:rFonts w:cs="B Lotus"/>
                <w:b w:val="0"/>
                <w:bCs w:val="0"/>
                <w:sz w:val="32"/>
                <w:szCs w:val="32"/>
              </w:rPr>
            </w:pPr>
            <w:r w:rsidRPr="005C44B9">
              <w:rPr>
                <w:rFonts w:cs="B Lotus"/>
                <w:b w:val="0"/>
                <w:bCs w:val="0"/>
                <w:sz w:val="32"/>
                <w:szCs w:val="32"/>
                <w:rtl/>
              </w:rPr>
              <w:t>کولز</w:t>
            </w:r>
          </w:p>
        </w:tc>
        <w:tc>
          <w:tcPr>
            <w:tcW w:w="2250" w:type="dxa"/>
          </w:tcPr>
          <w:p w14:paraId="588EAE7E" w14:textId="2E5C1321"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9FD841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BA3A68B" w14:textId="2182764A" w:rsidR="00D0268E" w:rsidRPr="005C44B9" w:rsidRDefault="00D0268E" w:rsidP="00D0268E">
            <w:pPr>
              <w:rPr>
                <w:rFonts w:cs="B Lotus"/>
                <w:b w:val="0"/>
                <w:bCs w:val="0"/>
                <w:sz w:val="32"/>
                <w:szCs w:val="32"/>
              </w:rPr>
            </w:pPr>
            <w:r w:rsidRPr="005C44B9">
              <w:rPr>
                <w:rFonts w:cs="B Lotus"/>
                <w:b w:val="0"/>
                <w:bCs w:val="0"/>
                <w:sz w:val="32"/>
                <w:szCs w:val="32"/>
                <w:rtl/>
              </w:rPr>
              <w:t>مور</w:t>
            </w:r>
            <w:r w:rsidRPr="005C44B9">
              <w:rPr>
                <w:rFonts w:cs="B Lotus" w:hint="cs"/>
                <w:b w:val="0"/>
                <w:bCs w:val="0"/>
                <w:sz w:val="32"/>
                <w:szCs w:val="32"/>
                <w:rtl/>
              </w:rPr>
              <w:t>ی</w:t>
            </w:r>
            <w:r w:rsidRPr="005C44B9">
              <w:rPr>
                <w:rFonts w:cs="B Lotus" w:hint="eastAsia"/>
                <w:b w:val="0"/>
                <w:bCs w:val="0"/>
                <w:sz w:val="32"/>
                <w:szCs w:val="32"/>
                <w:rtl/>
              </w:rPr>
              <w:t>س</w:t>
            </w:r>
          </w:p>
        </w:tc>
        <w:tc>
          <w:tcPr>
            <w:tcW w:w="2250" w:type="dxa"/>
          </w:tcPr>
          <w:p w14:paraId="7570099E" w14:textId="1D569755"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EA7DFE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4D6652E" w14:textId="2500AD88" w:rsidR="00D0268E" w:rsidRPr="005C44B9" w:rsidRDefault="00D0268E" w:rsidP="00D0268E">
            <w:pPr>
              <w:rPr>
                <w:rFonts w:cs="B Lotus"/>
                <w:b w:val="0"/>
                <w:bCs w:val="0"/>
                <w:sz w:val="32"/>
                <w:szCs w:val="32"/>
              </w:rPr>
            </w:pPr>
            <w:r w:rsidRPr="005C44B9">
              <w:rPr>
                <w:rFonts w:cs="B Lotus"/>
                <w:b w:val="0"/>
                <w:bCs w:val="0"/>
                <w:sz w:val="32"/>
                <w:szCs w:val="32"/>
                <w:rtl/>
              </w:rPr>
              <w:t>ل</w:t>
            </w:r>
            <w:r w:rsidRPr="005C44B9">
              <w:rPr>
                <w:rFonts w:cs="B Lotus" w:hint="cs"/>
                <w:b w:val="0"/>
                <w:bCs w:val="0"/>
                <w:sz w:val="32"/>
                <w:szCs w:val="32"/>
                <w:rtl/>
              </w:rPr>
              <w:t>ی</w:t>
            </w:r>
            <w:r w:rsidRPr="005C44B9">
              <w:rPr>
                <w:rFonts w:cs="B Lotus" w:hint="eastAsia"/>
                <w:b w:val="0"/>
                <w:bCs w:val="0"/>
                <w:sz w:val="32"/>
                <w:szCs w:val="32"/>
                <w:rtl/>
              </w:rPr>
              <w:t>بهر</w:t>
            </w:r>
          </w:p>
        </w:tc>
        <w:tc>
          <w:tcPr>
            <w:tcW w:w="2250" w:type="dxa"/>
          </w:tcPr>
          <w:p w14:paraId="5DC088B2" w14:textId="1DF8502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E1F0D6B"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2790297" w14:textId="260DFA2C" w:rsidR="00D0268E" w:rsidRPr="005C44B9" w:rsidRDefault="00D0268E" w:rsidP="00D0268E">
            <w:pPr>
              <w:rPr>
                <w:rFonts w:cs="B Lotus"/>
                <w:b w:val="0"/>
                <w:bCs w:val="0"/>
                <w:sz w:val="32"/>
                <w:szCs w:val="32"/>
              </w:rPr>
            </w:pPr>
            <w:r w:rsidRPr="005C44B9">
              <w:rPr>
                <w:rFonts w:cs="B Lotus"/>
                <w:b w:val="0"/>
                <w:bCs w:val="0"/>
                <w:sz w:val="32"/>
                <w:szCs w:val="32"/>
                <w:rtl/>
              </w:rPr>
              <w:t>سعات</w:t>
            </w:r>
          </w:p>
        </w:tc>
        <w:tc>
          <w:tcPr>
            <w:tcW w:w="2250" w:type="dxa"/>
          </w:tcPr>
          <w:p w14:paraId="59454C00" w14:textId="5A27AB7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16DFCFD"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EB218B6" w14:textId="01433391" w:rsidR="00D0268E" w:rsidRPr="005C44B9" w:rsidRDefault="00D0268E" w:rsidP="00D0268E">
            <w:pPr>
              <w:rPr>
                <w:rFonts w:cs="B Lotus"/>
                <w:b w:val="0"/>
                <w:bCs w:val="0"/>
                <w:sz w:val="32"/>
                <w:szCs w:val="32"/>
              </w:rPr>
            </w:pPr>
            <w:r w:rsidRPr="005C44B9">
              <w:rPr>
                <w:rFonts w:cs="B Lotus"/>
                <w:b w:val="0"/>
                <w:bCs w:val="0"/>
                <w:sz w:val="32"/>
                <w:szCs w:val="32"/>
                <w:rtl/>
              </w:rPr>
              <w:t>هامر</w:t>
            </w:r>
          </w:p>
        </w:tc>
        <w:tc>
          <w:tcPr>
            <w:tcW w:w="2250" w:type="dxa"/>
          </w:tcPr>
          <w:p w14:paraId="1852B2DE" w14:textId="3EE95F5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B52869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8762000" w14:textId="0A1E0364" w:rsidR="00D0268E" w:rsidRPr="005C44B9" w:rsidRDefault="00D0268E" w:rsidP="00D0268E">
            <w:pPr>
              <w:rPr>
                <w:rFonts w:cs="B Lotus"/>
                <w:b w:val="0"/>
                <w:bCs w:val="0"/>
                <w:sz w:val="32"/>
                <w:szCs w:val="32"/>
              </w:rPr>
            </w:pPr>
            <w:r w:rsidRPr="005C44B9">
              <w:rPr>
                <w:rFonts w:cs="B Lotus"/>
                <w:b w:val="0"/>
                <w:bCs w:val="0"/>
                <w:sz w:val="32"/>
                <w:szCs w:val="32"/>
                <w:rtl/>
              </w:rPr>
              <w:lastRenderedPageBreak/>
              <w:t>پل</w:t>
            </w:r>
            <w:r w:rsidRPr="005C44B9">
              <w:rPr>
                <w:rFonts w:cs="B Lotus" w:hint="cs"/>
                <w:b w:val="0"/>
                <w:bCs w:val="0"/>
                <w:sz w:val="32"/>
                <w:szCs w:val="32"/>
                <w:rtl/>
              </w:rPr>
              <w:t>ی</w:t>
            </w:r>
            <w:r w:rsidRPr="005C44B9">
              <w:rPr>
                <w:rFonts w:cs="B Lotus" w:hint="eastAsia"/>
                <w:b w:val="0"/>
                <w:bCs w:val="0"/>
                <w:sz w:val="32"/>
                <w:szCs w:val="32"/>
                <w:rtl/>
              </w:rPr>
              <w:t>موت</w:t>
            </w:r>
          </w:p>
        </w:tc>
        <w:tc>
          <w:tcPr>
            <w:tcW w:w="2250" w:type="dxa"/>
          </w:tcPr>
          <w:p w14:paraId="338F44D0" w14:textId="19FAD95B"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1CD612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EA13EFC" w14:textId="3C74D245" w:rsidR="00D0268E" w:rsidRPr="005C44B9" w:rsidRDefault="00D0268E" w:rsidP="00D0268E">
            <w:pPr>
              <w:rPr>
                <w:rFonts w:cs="B Lotus"/>
                <w:b w:val="0"/>
                <w:bCs w:val="0"/>
                <w:sz w:val="32"/>
                <w:szCs w:val="32"/>
              </w:rPr>
            </w:pPr>
            <w:r w:rsidRPr="005C44B9">
              <w:rPr>
                <w:rFonts w:cs="B Lotus"/>
                <w:b w:val="0"/>
                <w:bCs w:val="0"/>
                <w:sz w:val="32"/>
                <w:szCs w:val="32"/>
                <w:rtl/>
              </w:rPr>
              <w:t>وز</w:t>
            </w:r>
            <w:r w:rsidRPr="005C44B9">
              <w:rPr>
                <w:rFonts w:cs="B Lotus" w:hint="cs"/>
                <w:b w:val="0"/>
                <w:bCs w:val="0"/>
                <w:sz w:val="32"/>
                <w:szCs w:val="32"/>
                <w:rtl/>
              </w:rPr>
              <w:t>ی</w:t>
            </w:r>
            <w:r w:rsidRPr="005C44B9">
              <w:rPr>
                <w:rFonts w:cs="B Lotus" w:hint="eastAsia"/>
                <w:b w:val="0"/>
                <w:bCs w:val="0"/>
                <w:sz w:val="32"/>
                <w:szCs w:val="32"/>
                <w:rtl/>
              </w:rPr>
              <w:t>ن</w:t>
            </w:r>
            <w:r w:rsidRPr="005C44B9">
              <w:rPr>
                <w:rFonts w:cs="B Lotus"/>
                <w:b w:val="0"/>
                <w:bCs w:val="0"/>
                <w:sz w:val="32"/>
                <w:szCs w:val="32"/>
                <w:rtl/>
              </w:rPr>
              <w:t xml:space="preserve"> پرش</w:t>
            </w:r>
            <w:r w:rsidRPr="005C44B9">
              <w:rPr>
                <w:rFonts w:cs="B Lotus" w:hint="cs"/>
                <w:b w:val="0"/>
                <w:bCs w:val="0"/>
                <w:sz w:val="32"/>
                <w:szCs w:val="32"/>
                <w:rtl/>
              </w:rPr>
              <w:t>ی</w:t>
            </w:r>
            <w:r w:rsidRPr="005C44B9">
              <w:rPr>
                <w:rFonts w:cs="B Lotus" w:hint="eastAsia"/>
                <w:b w:val="0"/>
                <w:bCs w:val="0"/>
                <w:sz w:val="32"/>
                <w:szCs w:val="32"/>
                <w:rtl/>
              </w:rPr>
              <w:t>ا</w:t>
            </w:r>
          </w:p>
        </w:tc>
        <w:tc>
          <w:tcPr>
            <w:tcW w:w="2250" w:type="dxa"/>
          </w:tcPr>
          <w:p w14:paraId="28020CBF" w14:textId="4771489B"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509773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1E89250" w14:textId="68B37638" w:rsidR="00D0268E" w:rsidRPr="005C44B9" w:rsidRDefault="00D0268E" w:rsidP="00D0268E">
            <w:pPr>
              <w:rPr>
                <w:rFonts w:cs="B Lotus"/>
                <w:b w:val="0"/>
                <w:bCs w:val="0"/>
                <w:sz w:val="32"/>
                <w:szCs w:val="32"/>
              </w:rPr>
            </w:pPr>
            <w:r w:rsidRPr="005C44B9">
              <w:rPr>
                <w:rFonts w:cs="B Lotus"/>
                <w:b w:val="0"/>
                <w:bCs w:val="0"/>
                <w:sz w:val="32"/>
                <w:szCs w:val="32"/>
                <w:rtl/>
              </w:rPr>
              <w:t>گر</w:t>
            </w:r>
            <w:r w:rsidRPr="005C44B9">
              <w:rPr>
                <w:rFonts w:cs="B Lotus" w:hint="cs"/>
                <w:b w:val="0"/>
                <w:bCs w:val="0"/>
                <w:sz w:val="32"/>
                <w:szCs w:val="32"/>
                <w:rtl/>
              </w:rPr>
              <w:t>ی</w:t>
            </w:r>
            <w:r w:rsidRPr="005C44B9">
              <w:rPr>
                <w:rFonts w:cs="B Lotus"/>
                <w:b w:val="0"/>
                <w:bCs w:val="0"/>
                <w:sz w:val="32"/>
                <w:szCs w:val="32"/>
                <w:rtl/>
              </w:rPr>
              <w:t xml:space="preserve"> آدامز</w:t>
            </w:r>
          </w:p>
        </w:tc>
        <w:tc>
          <w:tcPr>
            <w:tcW w:w="2250" w:type="dxa"/>
          </w:tcPr>
          <w:p w14:paraId="3F150F60" w14:textId="5FFB464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9B3C7B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16F9159" w14:textId="47CB4013" w:rsidR="00D0268E" w:rsidRPr="005C44B9" w:rsidRDefault="00D0268E" w:rsidP="00D0268E">
            <w:pPr>
              <w:rPr>
                <w:rFonts w:cs="B Lotus"/>
                <w:b w:val="0"/>
                <w:bCs w:val="0"/>
                <w:sz w:val="32"/>
                <w:szCs w:val="32"/>
              </w:rPr>
            </w:pPr>
            <w:r w:rsidRPr="005C44B9">
              <w:rPr>
                <w:rFonts w:cs="B Lotus"/>
                <w:b w:val="0"/>
                <w:bCs w:val="0"/>
                <w:sz w:val="32"/>
                <w:szCs w:val="32"/>
                <w:rtl/>
              </w:rPr>
              <w:t>شاه</w:t>
            </w:r>
            <w:r w:rsidRPr="005C44B9">
              <w:rPr>
                <w:rFonts w:cs="B Lotus" w:hint="cs"/>
                <w:b w:val="0"/>
                <w:bCs w:val="0"/>
                <w:sz w:val="32"/>
                <w:szCs w:val="32"/>
                <w:rtl/>
              </w:rPr>
              <w:t>ی</w:t>
            </w:r>
            <w:r w:rsidRPr="005C44B9">
              <w:rPr>
                <w:rFonts w:cs="B Lotus" w:hint="eastAsia"/>
                <w:b w:val="0"/>
                <w:bCs w:val="0"/>
                <w:sz w:val="32"/>
                <w:szCs w:val="32"/>
                <w:rtl/>
              </w:rPr>
              <w:t>ن</w:t>
            </w:r>
          </w:p>
        </w:tc>
        <w:tc>
          <w:tcPr>
            <w:tcW w:w="2250" w:type="dxa"/>
          </w:tcPr>
          <w:p w14:paraId="172F4689" w14:textId="45C35E04"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036FCC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EC25330" w14:textId="5B65EACC" w:rsidR="00D0268E" w:rsidRPr="005C44B9" w:rsidRDefault="00D0268E" w:rsidP="00D0268E">
            <w:pPr>
              <w:rPr>
                <w:rFonts w:cs="B Lotus"/>
                <w:b w:val="0"/>
                <w:bCs w:val="0"/>
                <w:sz w:val="32"/>
                <w:szCs w:val="32"/>
              </w:rPr>
            </w:pPr>
            <w:r w:rsidRPr="005C44B9">
              <w:rPr>
                <w:rFonts w:cs="B Lotus"/>
                <w:b w:val="0"/>
                <w:bCs w:val="0"/>
                <w:sz w:val="32"/>
                <w:szCs w:val="32"/>
                <w:rtl/>
              </w:rPr>
              <w:t>برل</w:t>
            </w:r>
            <w:r w:rsidRPr="005C44B9">
              <w:rPr>
                <w:rFonts w:cs="B Lotus" w:hint="cs"/>
                <w:b w:val="0"/>
                <w:bCs w:val="0"/>
                <w:sz w:val="32"/>
                <w:szCs w:val="32"/>
                <w:rtl/>
              </w:rPr>
              <w:t>ی</w:t>
            </w:r>
            <w:r w:rsidRPr="005C44B9">
              <w:rPr>
                <w:rFonts w:cs="B Lotus" w:hint="eastAsia"/>
                <w:b w:val="0"/>
                <w:bCs w:val="0"/>
                <w:sz w:val="32"/>
                <w:szCs w:val="32"/>
                <w:rtl/>
              </w:rPr>
              <w:t>ه</w:t>
            </w:r>
          </w:p>
        </w:tc>
        <w:tc>
          <w:tcPr>
            <w:tcW w:w="2250" w:type="dxa"/>
          </w:tcPr>
          <w:p w14:paraId="41008873" w14:textId="72FAABF2"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E2DD3A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AFBD477" w14:textId="6FED8267" w:rsidR="00D0268E" w:rsidRPr="005C44B9" w:rsidRDefault="00D0268E" w:rsidP="00D0268E">
            <w:pPr>
              <w:rPr>
                <w:rFonts w:cs="B Lotus"/>
                <w:b w:val="0"/>
                <w:bCs w:val="0"/>
                <w:sz w:val="32"/>
                <w:szCs w:val="32"/>
              </w:rPr>
            </w:pPr>
            <w:r w:rsidRPr="005C44B9">
              <w:rPr>
                <w:rFonts w:cs="B Lotus"/>
                <w:b w:val="0"/>
                <w:bCs w:val="0"/>
                <w:sz w:val="32"/>
                <w:szCs w:val="32"/>
                <w:rtl/>
              </w:rPr>
              <w:t>ا</w:t>
            </w:r>
            <w:r w:rsidRPr="005C44B9">
              <w:rPr>
                <w:rFonts w:cs="B Lotus" w:hint="cs"/>
                <w:b w:val="0"/>
                <w:bCs w:val="0"/>
                <w:sz w:val="32"/>
                <w:szCs w:val="32"/>
                <w:rtl/>
              </w:rPr>
              <w:t>ی</w:t>
            </w:r>
            <w:r w:rsidRPr="005C44B9">
              <w:rPr>
                <w:rFonts w:cs="B Lotus"/>
                <w:b w:val="0"/>
                <w:bCs w:val="0"/>
                <w:sz w:val="32"/>
                <w:szCs w:val="32"/>
                <w:rtl/>
              </w:rPr>
              <w:t xml:space="preserve"> ت</w:t>
            </w:r>
            <w:r w:rsidRPr="005C44B9">
              <w:rPr>
                <w:rFonts w:cs="B Lotus" w:hint="cs"/>
                <w:b w:val="0"/>
                <w:bCs w:val="0"/>
                <w:sz w:val="32"/>
                <w:szCs w:val="32"/>
                <w:rtl/>
              </w:rPr>
              <w:t>ی</w:t>
            </w:r>
            <w:r w:rsidRPr="005C44B9">
              <w:rPr>
                <w:rFonts w:cs="B Lotus"/>
                <w:b w:val="0"/>
                <w:bCs w:val="0"/>
                <w:sz w:val="32"/>
                <w:szCs w:val="32"/>
                <w:rtl/>
              </w:rPr>
              <w:t xml:space="preserve"> ام</w:t>
            </w:r>
          </w:p>
        </w:tc>
        <w:tc>
          <w:tcPr>
            <w:tcW w:w="2250" w:type="dxa"/>
          </w:tcPr>
          <w:p w14:paraId="688BA56C" w14:textId="15A363B8"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B5D29A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AABC85F" w14:textId="05B091A6" w:rsidR="00D0268E" w:rsidRPr="005C44B9" w:rsidRDefault="00D0268E" w:rsidP="00D0268E">
            <w:pPr>
              <w:rPr>
                <w:rFonts w:cs="B Lotus"/>
                <w:b w:val="0"/>
                <w:bCs w:val="0"/>
                <w:sz w:val="32"/>
                <w:szCs w:val="32"/>
              </w:rPr>
            </w:pPr>
            <w:r w:rsidRPr="005C44B9">
              <w:rPr>
                <w:rFonts w:cs="B Lotus"/>
                <w:b w:val="0"/>
                <w:bCs w:val="0"/>
                <w:sz w:val="32"/>
                <w:szCs w:val="32"/>
                <w:rtl/>
              </w:rPr>
              <w:t>اتوکار</w:t>
            </w:r>
          </w:p>
        </w:tc>
        <w:tc>
          <w:tcPr>
            <w:tcW w:w="2250" w:type="dxa"/>
          </w:tcPr>
          <w:p w14:paraId="0F1D7740" w14:textId="3835469D"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8E329A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CD5AF69" w14:textId="61D033E4" w:rsidR="00D0268E" w:rsidRPr="005C44B9" w:rsidRDefault="00D0268E" w:rsidP="00D0268E">
            <w:pPr>
              <w:rPr>
                <w:rFonts w:cs="B Lotus"/>
                <w:b w:val="0"/>
                <w:bCs w:val="0"/>
                <w:sz w:val="32"/>
                <w:szCs w:val="32"/>
              </w:rPr>
            </w:pPr>
            <w:r w:rsidRPr="005C44B9">
              <w:rPr>
                <w:rFonts w:cs="B Lotus"/>
                <w:b w:val="0"/>
                <w:bCs w:val="0"/>
                <w:sz w:val="32"/>
                <w:szCs w:val="32"/>
                <w:rtl/>
              </w:rPr>
              <w:t>رخش</w:t>
            </w:r>
          </w:p>
        </w:tc>
        <w:tc>
          <w:tcPr>
            <w:tcW w:w="2250" w:type="dxa"/>
          </w:tcPr>
          <w:p w14:paraId="30147524" w14:textId="6EE2B46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D65E30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D387459" w14:textId="0B63A093" w:rsidR="00D0268E" w:rsidRPr="005C44B9" w:rsidRDefault="00D0268E" w:rsidP="00D0268E">
            <w:pPr>
              <w:rPr>
                <w:rFonts w:cs="B Lotus"/>
                <w:b w:val="0"/>
                <w:bCs w:val="0"/>
                <w:sz w:val="32"/>
                <w:szCs w:val="32"/>
              </w:rPr>
            </w:pPr>
            <w:r w:rsidRPr="005C44B9">
              <w:rPr>
                <w:rFonts w:cs="B Lotus"/>
                <w:b w:val="0"/>
                <w:bCs w:val="0"/>
                <w:sz w:val="32"/>
                <w:szCs w:val="32"/>
                <w:rtl/>
              </w:rPr>
              <w:t>دن</w:t>
            </w:r>
            <w:r w:rsidRPr="005C44B9">
              <w:rPr>
                <w:rFonts w:cs="B Lotus" w:hint="cs"/>
                <w:b w:val="0"/>
                <w:bCs w:val="0"/>
                <w:sz w:val="32"/>
                <w:szCs w:val="32"/>
                <w:rtl/>
              </w:rPr>
              <w:t>ی</w:t>
            </w:r>
            <w:r w:rsidRPr="005C44B9">
              <w:rPr>
                <w:rFonts w:cs="B Lotus" w:hint="eastAsia"/>
                <w:b w:val="0"/>
                <w:bCs w:val="0"/>
                <w:sz w:val="32"/>
                <w:szCs w:val="32"/>
                <w:rtl/>
              </w:rPr>
              <w:t>س</w:t>
            </w:r>
          </w:p>
        </w:tc>
        <w:tc>
          <w:tcPr>
            <w:tcW w:w="2250" w:type="dxa"/>
          </w:tcPr>
          <w:p w14:paraId="4DC2026C" w14:textId="0A3086B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3E9C14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7ACE8AC" w14:textId="0813ECB7" w:rsidR="00D0268E" w:rsidRPr="005C44B9" w:rsidRDefault="00D0268E" w:rsidP="00D0268E">
            <w:pPr>
              <w:rPr>
                <w:rFonts w:cs="B Lotus"/>
                <w:b w:val="0"/>
                <w:bCs w:val="0"/>
                <w:sz w:val="32"/>
                <w:szCs w:val="32"/>
              </w:rPr>
            </w:pPr>
            <w:r w:rsidRPr="005C44B9">
              <w:rPr>
                <w:rFonts w:cs="B Lotus"/>
                <w:b w:val="0"/>
                <w:bCs w:val="0"/>
                <w:sz w:val="32"/>
                <w:szCs w:val="32"/>
                <w:rtl/>
              </w:rPr>
              <w:t>بون لاک</w:t>
            </w:r>
          </w:p>
        </w:tc>
        <w:tc>
          <w:tcPr>
            <w:tcW w:w="2250" w:type="dxa"/>
          </w:tcPr>
          <w:p w14:paraId="18C45BFE" w14:textId="02AC576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AC574D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8CEF6A1" w14:textId="7F6CDCA1" w:rsidR="00D0268E" w:rsidRPr="005C44B9" w:rsidRDefault="00D0268E" w:rsidP="00D0268E">
            <w:pPr>
              <w:rPr>
                <w:rFonts w:cs="B Lotus"/>
                <w:b w:val="0"/>
                <w:bCs w:val="0"/>
                <w:sz w:val="32"/>
                <w:szCs w:val="32"/>
              </w:rPr>
            </w:pPr>
            <w:r w:rsidRPr="005C44B9">
              <w:rPr>
                <w:rFonts w:cs="B Lotus"/>
                <w:b w:val="0"/>
                <w:bCs w:val="0"/>
                <w:sz w:val="32"/>
                <w:szCs w:val="32"/>
                <w:rtl/>
              </w:rPr>
              <w:t>ج</w:t>
            </w:r>
            <w:r w:rsidRPr="005C44B9">
              <w:rPr>
                <w:rFonts w:cs="B Lotus" w:hint="cs"/>
                <w:b w:val="0"/>
                <w:bCs w:val="0"/>
                <w:sz w:val="32"/>
                <w:szCs w:val="32"/>
                <w:rtl/>
              </w:rPr>
              <w:t>ی</w:t>
            </w:r>
            <w:r w:rsidRPr="005C44B9">
              <w:rPr>
                <w:rFonts w:cs="B Lotus" w:hint="eastAsia"/>
                <w:b w:val="0"/>
                <w:bCs w:val="0"/>
                <w:sz w:val="32"/>
                <w:szCs w:val="32"/>
                <w:rtl/>
              </w:rPr>
              <w:t>پ</w:t>
            </w:r>
            <w:r w:rsidRPr="005C44B9">
              <w:rPr>
                <w:rFonts w:cs="B Lotus"/>
                <w:b w:val="0"/>
                <w:bCs w:val="0"/>
                <w:sz w:val="32"/>
                <w:szCs w:val="32"/>
                <w:rtl/>
              </w:rPr>
              <w:t xml:space="preserve"> چروک</w:t>
            </w:r>
            <w:r w:rsidRPr="005C44B9">
              <w:rPr>
                <w:rFonts w:cs="B Lotus" w:hint="cs"/>
                <w:b w:val="0"/>
                <w:bCs w:val="0"/>
                <w:sz w:val="32"/>
                <w:szCs w:val="32"/>
                <w:rtl/>
              </w:rPr>
              <w:t>ی</w:t>
            </w:r>
          </w:p>
        </w:tc>
        <w:tc>
          <w:tcPr>
            <w:tcW w:w="2250" w:type="dxa"/>
          </w:tcPr>
          <w:p w14:paraId="49A92F84" w14:textId="28A28E45"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DD7641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2969925" w14:textId="0E58F684" w:rsidR="00D0268E" w:rsidRPr="005C44B9" w:rsidRDefault="00D0268E" w:rsidP="00D0268E">
            <w:pPr>
              <w:rPr>
                <w:rFonts w:cs="B Lotus"/>
                <w:b w:val="0"/>
                <w:bCs w:val="0"/>
                <w:sz w:val="32"/>
                <w:szCs w:val="32"/>
              </w:rPr>
            </w:pPr>
            <w:r w:rsidRPr="005C44B9">
              <w:rPr>
                <w:rFonts w:cs="B Lotus"/>
                <w:b w:val="0"/>
                <w:bCs w:val="0"/>
                <w:sz w:val="32"/>
                <w:szCs w:val="32"/>
                <w:rtl/>
              </w:rPr>
              <w:t>ا</w:t>
            </w:r>
            <w:r w:rsidRPr="005C44B9">
              <w:rPr>
                <w:rFonts w:cs="B Lotus" w:hint="cs"/>
                <w:b w:val="0"/>
                <w:bCs w:val="0"/>
                <w:sz w:val="32"/>
                <w:szCs w:val="32"/>
                <w:rtl/>
              </w:rPr>
              <w:t>ی</w:t>
            </w:r>
            <w:r w:rsidRPr="005C44B9">
              <w:rPr>
                <w:rFonts w:cs="B Lotus" w:hint="eastAsia"/>
                <w:b w:val="0"/>
                <w:bCs w:val="0"/>
                <w:sz w:val="32"/>
                <w:szCs w:val="32"/>
                <w:rtl/>
              </w:rPr>
              <w:t>ران</w:t>
            </w:r>
            <w:r w:rsidRPr="005C44B9">
              <w:rPr>
                <w:rFonts w:cs="B Lotus"/>
                <w:b w:val="0"/>
                <w:bCs w:val="0"/>
                <w:sz w:val="32"/>
                <w:szCs w:val="32"/>
                <w:rtl/>
              </w:rPr>
              <w:t xml:space="preserve"> رخش</w:t>
            </w:r>
          </w:p>
        </w:tc>
        <w:tc>
          <w:tcPr>
            <w:tcW w:w="2250" w:type="dxa"/>
          </w:tcPr>
          <w:p w14:paraId="241F53AA" w14:textId="7F38C43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CEA549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E1C1E1A" w14:textId="05F5DA55" w:rsidR="00D0268E" w:rsidRPr="005C44B9" w:rsidRDefault="00D0268E" w:rsidP="00D0268E">
            <w:pPr>
              <w:rPr>
                <w:rFonts w:cs="B Lotus"/>
                <w:b w:val="0"/>
                <w:bCs w:val="0"/>
                <w:sz w:val="32"/>
                <w:szCs w:val="32"/>
              </w:rPr>
            </w:pPr>
            <w:r w:rsidRPr="005C44B9">
              <w:rPr>
                <w:rFonts w:cs="B Lotus"/>
                <w:b w:val="0"/>
                <w:bCs w:val="0"/>
                <w:sz w:val="32"/>
                <w:szCs w:val="32"/>
                <w:rtl/>
              </w:rPr>
              <w:t>سپاهان</w:t>
            </w:r>
          </w:p>
        </w:tc>
        <w:tc>
          <w:tcPr>
            <w:tcW w:w="2250" w:type="dxa"/>
          </w:tcPr>
          <w:p w14:paraId="1B2734FA" w14:textId="3FCC1F9D"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B0EDC0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C82F9FB" w14:textId="43C5A115" w:rsidR="00D0268E" w:rsidRPr="005C44B9" w:rsidRDefault="00D0268E" w:rsidP="00D0268E">
            <w:pPr>
              <w:rPr>
                <w:rFonts w:cs="B Lotus"/>
                <w:b w:val="0"/>
                <w:bCs w:val="0"/>
                <w:sz w:val="32"/>
                <w:szCs w:val="32"/>
              </w:rPr>
            </w:pPr>
            <w:r w:rsidRPr="005C44B9">
              <w:rPr>
                <w:rFonts w:cs="B Lotus"/>
                <w:b w:val="0"/>
                <w:bCs w:val="0"/>
                <w:sz w:val="32"/>
                <w:szCs w:val="32"/>
                <w:rtl/>
              </w:rPr>
              <w:t>لورن</w:t>
            </w:r>
          </w:p>
        </w:tc>
        <w:tc>
          <w:tcPr>
            <w:tcW w:w="2250" w:type="dxa"/>
          </w:tcPr>
          <w:p w14:paraId="44BC1A6B" w14:textId="14E5955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7DDE26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0ACCDEB" w14:textId="0FC170EF" w:rsidR="00D0268E" w:rsidRPr="005C44B9" w:rsidRDefault="00D0268E" w:rsidP="00D0268E">
            <w:pPr>
              <w:rPr>
                <w:rFonts w:cs="B Lotus"/>
                <w:b w:val="0"/>
                <w:bCs w:val="0"/>
                <w:sz w:val="32"/>
                <w:szCs w:val="32"/>
              </w:rPr>
            </w:pPr>
            <w:r w:rsidRPr="005C44B9">
              <w:rPr>
                <w:rFonts w:cs="B Lotus"/>
                <w:b w:val="0"/>
                <w:bCs w:val="0"/>
                <w:sz w:val="32"/>
                <w:szCs w:val="32"/>
                <w:rtl/>
              </w:rPr>
              <w:t>ل</w:t>
            </w:r>
            <w:r w:rsidRPr="005C44B9">
              <w:rPr>
                <w:rFonts w:cs="B Lotus" w:hint="cs"/>
                <w:b w:val="0"/>
                <w:bCs w:val="0"/>
                <w:sz w:val="32"/>
                <w:szCs w:val="32"/>
                <w:rtl/>
              </w:rPr>
              <w:t>ی</w:t>
            </w:r>
            <w:r w:rsidRPr="005C44B9">
              <w:rPr>
                <w:rFonts w:cs="B Lotus" w:hint="eastAsia"/>
                <w:b w:val="0"/>
                <w:bCs w:val="0"/>
                <w:sz w:val="32"/>
                <w:szCs w:val="32"/>
                <w:rtl/>
              </w:rPr>
              <w:t>از</w:t>
            </w:r>
          </w:p>
        </w:tc>
        <w:tc>
          <w:tcPr>
            <w:tcW w:w="2250" w:type="dxa"/>
          </w:tcPr>
          <w:p w14:paraId="041C99FF" w14:textId="469EF32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902C7D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D5BDCAC" w14:textId="0B162D2F" w:rsidR="00D0268E" w:rsidRPr="005C44B9" w:rsidRDefault="00D0268E" w:rsidP="00D0268E">
            <w:pPr>
              <w:rPr>
                <w:rFonts w:cs="B Lotus"/>
                <w:b w:val="0"/>
                <w:bCs w:val="0"/>
                <w:sz w:val="32"/>
                <w:szCs w:val="32"/>
              </w:rPr>
            </w:pPr>
            <w:r w:rsidRPr="005C44B9">
              <w:rPr>
                <w:rFonts w:cs="B Lotus"/>
                <w:b w:val="0"/>
                <w:bCs w:val="0"/>
                <w:sz w:val="32"/>
                <w:szCs w:val="32"/>
                <w:rtl/>
              </w:rPr>
              <w:t>هنشل</w:t>
            </w:r>
          </w:p>
        </w:tc>
        <w:tc>
          <w:tcPr>
            <w:tcW w:w="2250" w:type="dxa"/>
          </w:tcPr>
          <w:p w14:paraId="6643ED93" w14:textId="5AE258F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0E5C66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B4F85B8" w14:textId="6CD02BEE" w:rsidR="00D0268E" w:rsidRPr="005C44B9" w:rsidRDefault="00D0268E" w:rsidP="00D0268E">
            <w:pPr>
              <w:rPr>
                <w:rFonts w:cs="B Lotus"/>
                <w:b w:val="0"/>
                <w:bCs w:val="0"/>
                <w:sz w:val="32"/>
                <w:szCs w:val="32"/>
              </w:rPr>
            </w:pPr>
            <w:r w:rsidRPr="005C44B9">
              <w:rPr>
                <w:rFonts w:cs="B Lotus"/>
                <w:b w:val="0"/>
                <w:bCs w:val="0"/>
                <w:sz w:val="32"/>
                <w:szCs w:val="32"/>
                <w:rtl/>
              </w:rPr>
              <w:t>ل</w:t>
            </w:r>
            <w:r w:rsidRPr="005C44B9">
              <w:rPr>
                <w:rFonts w:cs="B Lotus" w:hint="cs"/>
                <w:b w:val="0"/>
                <w:bCs w:val="0"/>
                <w:sz w:val="32"/>
                <w:szCs w:val="32"/>
                <w:rtl/>
              </w:rPr>
              <w:t>ی</w:t>
            </w:r>
            <w:r w:rsidRPr="005C44B9">
              <w:rPr>
                <w:rFonts w:cs="B Lotus" w:hint="eastAsia"/>
                <w:b w:val="0"/>
                <w:bCs w:val="0"/>
                <w:sz w:val="32"/>
                <w:szCs w:val="32"/>
                <w:rtl/>
              </w:rPr>
              <w:t>ونسل</w:t>
            </w:r>
          </w:p>
        </w:tc>
        <w:tc>
          <w:tcPr>
            <w:tcW w:w="2250" w:type="dxa"/>
          </w:tcPr>
          <w:p w14:paraId="2ABA1233" w14:textId="387BA7A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7FEEFB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853ED34" w14:textId="09322AB9" w:rsidR="00D0268E" w:rsidRPr="005C44B9" w:rsidRDefault="00D0268E" w:rsidP="00D0268E">
            <w:pPr>
              <w:rPr>
                <w:rFonts w:cs="B Lotus"/>
                <w:b w:val="0"/>
                <w:bCs w:val="0"/>
                <w:sz w:val="32"/>
                <w:szCs w:val="32"/>
              </w:rPr>
            </w:pPr>
            <w:r w:rsidRPr="005C44B9">
              <w:rPr>
                <w:rFonts w:cs="B Lotus"/>
                <w:b w:val="0"/>
                <w:bCs w:val="0"/>
                <w:sz w:val="32"/>
                <w:szCs w:val="32"/>
                <w:rtl/>
              </w:rPr>
              <w:t>کلاس</w:t>
            </w:r>
          </w:p>
        </w:tc>
        <w:tc>
          <w:tcPr>
            <w:tcW w:w="2250" w:type="dxa"/>
          </w:tcPr>
          <w:p w14:paraId="19F8F6D2" w14:textId="7ADB02F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5423B74"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90330E3" w14:textId="649DA5FD" w:rsidR="00D0268E" w:rsidRPr="005C44B9" w:rsidRDefault="00D0268E" w:rsidP="00D0268E">
            <w:pPr>
              <w:rPr>
                <w:rFonts w:cs="B Lotus"/>
                <w:b w:val="0"/>
                <w:bCs w:val="0"/>
                <w:sz w:val="32"/>
                <w:szCs w:val="32"/>
              </w:rPr>
            </w:pPr>
            <w:r w:rsidRPr="005C44B9">
              <w:rPr>
                <w:rFonts w:cs="B Lotus"/>
                <w:b w:val="0"/>
                <w:bCs w:val="0"/>
                <w:sz w:val="32"/>
                <w:szCs w:val="32"/>
                <w:rtl/>
              </w:rPr>
              <w:t>ام ج</w:t>
            </w:r>
            <w:r w:rsidRPr="005C44B9">
              <w:rPr>
                <w:rFonts w:cs="B Lotus" w:hint="cs"/>
                <w:b w:val="0"/>
                <w:bCs w:val="0"/>
                <w:sz w:val="32"/>
                <w:szCs w:val="32"/>
                <w:rtl/>
              </w:rPr>
              <w:t>ی</w:t>
            </w:r>
            <w:r w:rsidRPr="005C44B9">
              <w:rPr>
                <w:rFonts w:cs="B Lotus"/>
                <w:b w:val="0"/>
                <w:bCs w:val="0"/>
                <w:sz w:val="32"/>
                <w:szCs w:val="32"/>
                <w:rtl/>
              </w:rPr>
              <w:t xml:space="preserve"> روور</w:t>
            </w:r>
          </w:p>
        </w:tc>
        <w:tc>
          <w:tcPr>
            <w:tcW w:w="2250" w:type="dxa"/>
          </w:tcPr>
          <w:p w14:paraId="1A3F7196" w14:textId="3F0E7788"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EB03D73"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A46A313" w14:textId="0EF5D040" w:rsidR="00D0268E" w:rsidRPr="005C44B9" w:rsidRDefault="00D0268E" w:rsidP="00D0268E">
            <w:pPr>
              <w:rPr>
                <w:rFonts w:cs="B Lotus"/>
                <w:b w:val="0"/>
                <w:bCs w:val="0"/>
                <w:sz w:val="32"/>
                <w:szCs w:val="32"/>
              </w:rPr>
            </w:pPr>
            <w:r w:rsidRPr="005C44B9">
              <w:rPr>
                <w:rFonts w:cs="B Lotus"/>
                <w:b w:val="0"/>
                <w:bCs w:val="0"/>
                <w:sz w:val="32"/>
                <w:szCs w:val="32"/>
                <w:rtl/>
              </w:rPr>
              <w:t>آر</w:t>
            </w:r>
            <w:r w:rsidRPr="005C44B9">
              <w:rPr>
                <w:rFonts w:cs="B Lotus" w:hint="cs"/>
                <w:b w:val="0"/>
                <w:bCs w:val="0"/>
                <w:sz w:val="32"/>
                <w:szCs w:val="32"/>
                <w:rtl/>
              </w:rPr>
              <w:t>ی</w:t>
            </w:r>
            <w:r w:rsidRPr="005C44B9">
              <w:rPr>
                <w:rFonts w:cs="B Lotus" w:hint="eastAsia"/>
                <w:b w:val="0"/>
                <w:bCs w:val="0"/>
                <w:sz w:val="32"/>
                <w:szCs w:val="32"/>
                <w:rtl/>
              </w:rPr>
              <w:t>ا</w:t>
            </w:r>
          </w:p>
        </w:tc>
        <w:tc>
          <w:tcPr>
            <w:tcW w:w="2250" w:type="dxa"/>
          </w:tcPr>
          <w:p w14:paraId="08EFD910" w14:textId="290C6B28"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DE0D15B"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7B73F79" w14:textId="0742EBF7" w:rsidR="00D0268E" w:rsidRPr="005C44B9" w:rsidRDefault="00D0268E" w:rsidP="00D0268E">
            <w:pPr>
              <w:rPr>
                <w:rFonts w:cs="B Lotus"/>
                <w:b w:val="0"/>
                <w:bCs w:val="0"/>
                <w:sz w:val="32"/>
                <w:szCs w:val="32"/>
              </w:rPr>
            </w:pPr>
            <w:r w:rsidRPr="005C44B9">
              <w:rPr>
                <w:rFonts w:cs="B Lotus"/>
                <w:b w:val="0"/>
                <w:bCs w:val="0"/>
                <w:sz w:val="32"/>
                <w:szCs w:val="32"/>
                <w:rtl/>
              </w:rPr>
              <w:t>د</w:t>
            </w:r>
            <w:r w:rsidRPr="005C44B9">
              <w:rPr>
                <w:rFonts w:cs="B Lotus" w:hint="cs"/>
                <w:b w:val="0"/>
                <w:bCs w:val="0"/>
                <w:sz w:val="32"/>
                <w:szCs w:val="32"/>
                <w:rtl/>
              </w:rPr>
              <w:t>ی</w:t>
            </w:r>
            <w:r w:rsidRPr="005C44B9">
              <w:rPr>
                <w:rFonts w:cs="B Lotus" w:hint="eastAsia"/>
                <w:b w:val="0"/>
                <w:bCs w:val="0"/>
                <w:sz w:val="32"/>
                <w:szCs w:val="32"/>
                <w:rtl/>
              </w:rPr>
              <w:t>ترو</w:t>
            </w:r>
            <w:r w:rsidRPr="005C44B9">
              <w:rPr>
                <w:rFonts w:cs="B Lotus" w:hint="cs"/>
                <w:b w:val="0"/>
                <w:bCs w:val="0"/>
                <w:sz w:val="32"/>
                <w:szCs w:val="32"/>
                <w:rtl/>
              </w:rPr>
              <w:t>ی</w:t>
            </w:r>
            <w:r w:rsidRPr="005C44B9">
              <w:rPr>
                <w:rFonts w:cs="B Lotus" w:hint="eastAsia"/>
                <w:b w:val="0"/>
                <w:bCs w:val="0"/>
                <w:sz w:val="32"/>
                <w:szCs w:val="32"/>
                <w:rtl/>
              </w:rPr>
              <w:t>ت</w:t>
            </w:r>
          </w:p>
        </w:tc>
        <w:tc>
          <w:tcPr>
            <w:tcW w:w="2250" w:type="dxa"/>
          </w:tcPr>
          <w:p w14:paraId="3A322B23" w14:textId="5C77B3B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964019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89C0393" w14:textId="2D630580" w:rsidR="00D0268E" w:rsidRPr="005C44B9" w:rsidRDefault="00D0268E" w:rsidP="00D0268E">
            <w:pPr>
              <w:rPr>
                <w:rFonts w:cs="B Lotus"/>
                <w:b w:val="0"/>
                <w:bCs w:val="0"/>
                <w:sz w:val="32"/>
                <w:szCs w:val="32"/>
              </w:rPr>
            </w:pPr>
            <w:r w:rsidRPr="005C44B9">
              <w:rPr>
                <w:rFonts w:cs="B Lotus"/>
                <w:b w:val="0"/>
                <w:bCs w:val="0"/>
                <w:sz w:val="32"/>
                <w:szCs w:val="32"/>
                <w:rtl/>
              </w:rPr>
              <w:t>زاور</w:t>
            </w:r>
          </w:p>
        </w:tc>
        <w:tc>
          <w:tcPr>
            <w:tcW w:w="2250" w:type="dxa"/>
          </w:tcPr>
          <w:p w14:paraId="64CC6FF7" w14:textId="7735AF84"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50E125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0E5FF52" w14:textId="4AD6BDC4" w:rsidR="00D0268E" w:rsidRPr="005C44B9" w:rsidRDefault="00D0268E" w:rsidP="00D0268E">
            <w:pPr>
              <w:rPr>
                <w:rFonts w:cs="B Lotus"/>
                <w:b w:val="0"/>
                <w:bCs w:val="0"/>
                <w:sz w:val="32"/>
                <w:szCs w:val="32"/>
              </w:rPr>
            </w:pPr>
            <w:r w:rsidRPr="005C44B9">
              <w:rPr>
                <w:rFonts w:cs="B Lotus"/>
                <w:b w:val="0"/>
                <w:bCs w:val="0"/>
                <w:sz w:val="32"/>
                <w:szCs w:val="32"/>
                <w:rtl/>
              </w:rPr>
              <w:t>ت</w:t>
            </w:r>
            <w:r w:rsidRPr="005C44B9">
              <w:rPr>
                <w:rFonts w:cs="B Lotus" w:hint="cs"/>
                <w:b w:val="0"/>
                <w:bCs w:val="0"/>
                <w:sz w:val="32"/>
                <w:szCs w:val="32"/>
                <w:rtl/>
              </w:rPr>
              <w:t>ی</w:t>
            </w:r>
            <w:r w:rsidRPr="005C44B9">
              <w:rPr>
                <w:rFonts w:cs="B Lotus"/>
                <w:b w:val="0"/>
                <w:bCs w:val="0"/>
                <w:sz w:val="32"/>
                <w:szCs w:val="32"/>
                <w:rtl/>
              </w:rPr>
              <w:t xml:space="preserve"> تان</w:t>
            </w:r>
          </w:p>
        </w:tc>
        <w:tc>
          <w:tcPr>
            <w:tcW w:w="2250" w:type="dxa"/>
          </w:tcPr>
          <w:p w14:paraId="1C9E5D85" w14:textId="619B64D2"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FC09BF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CDE935F" w14:textId="2B3ADFDF" w:rsidR="00D0268E" w:rsidRPr="005C44B9" w:rsidRDefault="00D0268E" w:rsidP="00D0268E">
            <w:pPr>
              <w:rPr>
                <w:rFonts w:cs="B Lotus"/>
                <w:b w:val="0"/>
                <w:bCs w:val="0"/>
                <w:sz w:val="32"/>
                <w:szCs w:val="32"/>
              </w:rPr>
            </w:pPr>
            <w:r w:rsidRPr="005C44B9">
              <w:rPr>
                <w:rFonts w:cs="B Lotus"/>
                <w:b w:val="0"/>
                <w:bCs w:val="0"/>
                <w:sz w:val="32"/>
                <w:szCs w:val="32"/>
                <w:rtl/>
              </w:rPr>
              <w:t>تاترا</w:t>
            </w:r>
          </w:p>
        </w:tc>
        <w:tc>
          <w:tcPr>
            <w:tcW w:w="2250" w:type="dxa"/>
          </w:tcPr>
          <w:p w14:paraId="57E30C38" w14:textId="2177AE8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12D1494"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83F10B5" w14:textId="0CAB356C" w:rsidR="00D0268E" w:rsidRPr="005C44B9" w:rsidRDefault="00D0268E" w:rsidP="00D0268E">
            <w:pPr>
              <w:rPr>
                <w:rFonts w:cs="B Lotus"/>
                <w:b w:val="0"/>
                <w:bCs w:val="0"/>
                <w:sz w:val="32"/>
                <w:szCs w:val="32"/>
              </w:rPr>
            </w:pPr>
            <w:r w:rsidRPr="005C44B9">
              <w:rPr>
                <w:rFonts w:cs="B Lotus"/>
                <w:b w:val="0"/>
                <w:bCs w:val="0"/>
                <w:sz w:val="32"/>
                <w:szCs w:val="32"/>
                <w:rtl/>
              </w:rPr>
              <w:lastRenderedPageBreak/>
              <w:t>آ</w:t>
            </w:r>
            <w:r w:rsidRPr="005C44B9">
              <w:rPr>
                <w:rFonts w:cs="B Lotus" w:hint="cs"/>
                <w:b w:val="0"/>
                <w:bCs w:val="0"/>
                <w:sz w:val="32"/>
                <w:szCs w:val="32"/>
                <w:rtl/>
              </w:rPr>
              <w:t>ی</w:t>
            </w:r>
            <w:r w:rsidRPr="005C44B9">
              <w:rPr>
                <w:rFonts w:cs="B Lotus"/>
                <w:b w:val="0"/>
                <w:bCs w:val="0"/>
                <w:sz w:val="32"/>
                <w:szCs w:val="32"/>
                <w:rtl/>
              </w:rPr>
              <w:t xml:space="preserve"> ت</w:t>
            </w:r>
            <w:r w:rsidRPr="005C44B9">
              <w:rPr>
                <w:rFonts w:cs="B Lotus" w:hint="cs"/>
                <w:b w:val="0"/>
                <w:bCs w:val="0"/>
                <w:sz w:val="32"/>
                <w:szCs w:val="32"/>
                <w:rtl/>
              </w:rPr>
              <w:t>ی</w:t>
            </w:r>
            <w:r w:rsidRPr="005C44B9">
              <w:rPr>
                <w:rFonts w:cs="B Lotus"/>
                <w:b w:val="0"/>
                <w:bCs w:val="0"/>
                <w:sz w:val="32"/>
                <w:szCs w:val="32"/>
                <w:rtl/>
              </w:rPr>
              <w:t xml:space="preserve"> ام</w:t>
            </w:r>
          </w:p>
        </w:tc>
        <w:tc>
          <w:tcPr>
            <w:tcW w:w="2250" w:type="dxa"/>
          </w:tcPr>
          <w:p w14:paraId="0B2D48ED" w14:textId="076F032E"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72A461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45C4B11" w14:textId="1F2D27AF" w:rsidR="00D0268E" w:rsidRPr="005C44B9" w:rsidRDefault="00D0268E" w:rsidP="00D0268E">
            <w:pPr>
              <w:rPr>
                <w:rFonts w:cs="B Lotus"/>
                <w:b w:val="0"/>
                <w:bCs w:val="0"/>
                <w:sz w:val="32"/>
                <w:szCs w:val="32"/>
              </w:rPr>
            </w:pPr>
            <w:r w:rsidRPr="005C44B9">
              <w:rPr>
                <w:rFonts w:cs="B Lotus"/>
                <w:b w:val="0"/>
                <w:bCs w:val="0"/>
                <w:sz w:val="32"/>
                <w:szCs w:val="32"/>
                <w:rtl/>
              </w:rPr>
              <w:t>فابلوک</w:t>
            </w:r>
          </w:p>
        </w:tc>
        <w:tc>
          <w:tcPr>
            <w:tcW w:w="2250" w:type="dxa"/>
          </w:tcPr>
          <w:p w14:paraId="097B1BF4" w14:textId="48D9AD8A"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0528F0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C4F0B42" w14:textId="225827F0" w:rsidR="00D0268E" w:rsidRPr="005C44B9" w:rsidRDefault="00D0268E" w:rsidP="00D0268E">
            <w:pPr>
              <w:rPr>
                <w:rFonts w:cs="B Lotus"/>
                <w:b w:val="0"/>
                <w:bCs w:val="0"/>
                <w:sz w:val="32"/>
                <w:szCs w:val="32"/>
              </w:rPr>
            </w:pPr>
            <w:r w:rsidRPr="005C44B9">
              <w:rPr>
                <w:rFonts w:cs="B Lotus"/>
                <w:b w:val="0"/>
                <w:bCs w:val="0"/>
                <w:sz w:val="32"/>
                <w:szCs w:val="32"/>
                <w:rtl/>
              </w:rPr>
              <w:t>فورلند</w:t>
            </w:r>
          </w:p>
        </w:tc>
        <w:tc>
          <w:tcPr>
            <w:tcW w:w="2250" w:type="dxa"/>
          </w:tcPr>
          <w:p w14:paraId="3BD08CAB" w14:textId="61E358F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378317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A21CCD4" w14:textId="2B00E0FB" w:rsidR="00D0268E" w:rsidRPr="005C44B9" w:rsidRDefault="00D0268E" w:rsidP="00D0268E">
            <w:pPr>
              <w:rPr>
                <w:rFonts w:cs="B Lotus"/>
                <w:b w:val="0"/>
                <w:bCs w:val="0"/>
                <w:sz w:val="32"/>
                <w:szCs w:val="32"/>
              </w:rPr>
            </w:pPr>
            <w:r w:rsidRPr="005C44B9">
              <w:rPr>
                <w:rFonts w:cs="B Lotus"/>
                <w:b w:val="0"/>
                <w:bCs w:val="0"/>
                <w:sz w:val="32"/>
                <w:szCs w:val="32"/>
                <w:rtl/>
              </w:rPr>
              <w:t>زوم لا</w:t>
            </w:r>
            <w:r w:rsidRPr="005C44B9">
              <w:rPr>
                <w:rFonts w:cs="B Lotus" w:hint="cs"/>
                <w:b w:val="0"/>
                <w:bCs w:val="0"/>
                <w:sz w:val="32"/>
                <w:szCs w:val="32"/>
                <w:rtl/>
              </w:rPr>
              <w:t>ی</w:t>
            </w:r>
            <w:r w:rsidRPr="005C44B9">
              <w:rPr>
                <w:rFonts w:cs="B Lotus" w:hint="eastAsia"/>
                <w:b w:val="0"/>
                <w:bCs w:val="0"/>
                <w:sz w:val="32"/>
                <w:szCs w:val="32"/>
                <w:rtl/>
              </w:rPr>
              <w:t>ن</w:t>
            </w:r>
          </w:p>
        </w:tc>
        <w:tc>
          <w:tcPr>
            <w:tcW w:w="2250" w:type="dxa"/>
          </w:tcPr>
          <w:p w14:paraId="4A44F826" w14:textId="69D86FF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D864BB6"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1C365DC" w14:textId="5BC3B8E6" w:rsidR="00D0268E" w:rsidRPr="005C44B9" w:rsidRDefault="00D0268E" w:rsidP="00D0268E">
            <w:pPr>
              <w:rPr>
                <w:rFonts w:cs="B Lotus"/>
                <w:b w:val="0"/>
                <w:bCs w:val="0"/>
                <w:sz w:val="32"/>
                <w:szCs w:val="32"/>
              </w:rPr>
            </w:pPr>
            <w:r w:rsidRPr="005C44B9">
              <w:rPr>
                <w:rFonts w:cs="B Lotus"/>
                <w:b w:val="0"/>
                <w:bCs w:val="0"/>
                <w:sz w:val="32"/>
                <w:szCs w:val="32"/>
                <w:rtl/>
              </w:rPr>
              <w:t>ل</w:t>
            </w:r>
            <w:r w:rsidRPr="005C44B9">
              <w:rPr>
                <w:rFonts w:cs="B Lotus" w:hint="cs"/>
                <w:b w:val="0"/>
                <w:bCs w:val="0"/>
                <w:sz w:val="32"/>
                <w:szCs w:val="32"/>
                <w:rtl/>
              </w:rPr>
              <w:t>ی</w:t>
            </w:r>
            <w:r w:rsidRPr="005C44B9">
              <w:rPr>
                <w:rFonts w:cs="B Lotus" w:hint="eastAsia"/>
                <w:b w:val="0"/>
                <w:bCs w:val="0"/>
                <w:sz w:val="32"/>
                <w:szCs w:val="32"/>
                <w:rtl/>
              </w:rPr>
              <w:t>نک</w:t>
            </w:r>
            <w:r w:rsidRPr="005C44B9">
              <w:rPr>
                <w:rFonts w:cs="B Lotus"/>
                <w:b w:val="0"/>
                <w:bCs w:val="0"/>
                <w:sz w:val="32"/>
                <w:szCs w:val="32"/>
                <w:rtl/>
              </w:rPr>
              <w:t xml:space="preserve"> بلت</w:t>
            </w:r>
          </w:p>
        </w:tc>
        <w:tc>
          <w:tcPr>
            <w:tcW w:w="2250" w:type="dxa"/>
          </w:tcPr>
          <w:p w14:paraId="650F48FF" w14:textId="2F4C4314"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EE7656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33E2DA2" w14:textId="7E9946D6" w:rsidR="00D0268E" w:rsidRPr="005C44B9" w:rsidRDefault="00D0268E" w:rsidP="00D0268E">
            <w:pPr>
              <w:rPr>
                <w:rFonts w:cs="B Lotus"/>
                <w:b w:val="0"/>
                <w:bCs w:val="0"/>
                <w:sz w:val="32"/>
                <w:szCs w:val="32"/>
              </w:rPr>
            </w:pPr>
            <w:r w:rsidRPr="005C44B9">
              <w:rPr>
                <w:rFonts w:cs="B Lotus"/>
                <w:b w:val="0"/>
                <w:bCs w:val="0"/>
                <w:sz w:val="32"/>
                <w:szCs w:val="32"/>
                <w:rtl/>
              </w:rPr>
              <w:t>ل</w:t>
            </w:r>
            <w:r w:rsidRPr="005C44B9">
              <w:rPr>
                <w:rFonts w:cs="B Lotus" w:hint="cs"/>
                <w:b w:val="0"/>
                <w:bCs w:val="0"/>
                <w:sz w:val="32"/>
                <w:szCs w:val="32"/>
                <w:rtl/>
              </w:rPr>
              <w:t>ی</w:t>
            </w:r>
            <w:r w:rsidRPr="005C44B9">
              <w:rPr>
                <w:rFonts w:cs="B Lotus" w:hint="eastAsia"/>
                <w:b w:val="0"/>
                <w:bCs w:val="0"/>
                <w:sz w:val="32"/>
                <w:szCs w:val="32"/>
                <w:rtl/>
              </w:rPr>
              <w:t>نکلن</w:t>
            </w:r>
          </w:p>
        </w:tc>
        <w:tc>
          <w:tcPr>
            <w:tcW w:w="2250" w:type="dxa"/>
          </w:tcPr>
          <w:p w14:paraId="5413664C" w14:textId="1BB622C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A561DE4"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7088100" w14:textId="593F8689" w:rsidR="00D0268E" w:rsidRPr="005C44B9" w:rsidRDefault="00D0268E" w:rsidP="00D0268E">
            <w:pPr>
              <w:rPr>
                <w:rFonts w:cs="B Lotus"/>
                <w:b w:val="0"/>
                <w:bCs w:val="0"/>
                <w:sz w:val="32"/>
                <w:szCs w:val="32"/>
              </w:rPr>
            </w:pPr>
            <w:r w:rsidRPr="005C44B9">
              <w:rPr>
                <w:rFonts w:cs="B Lotus"/>
                <w:b w:val="0"/>
                <w:bCs w:val="0"/>
                <w:sz w:val="32"/>
                <w:szCs w:val="32"/>
                <w:rtl/>
              </w:rPr>
              <w:t>کوگل</w:t>
            </w:r>
          </w:p>
        </w:tc>
        <w:tc>
          <w:tcPr>
            <w:tcW w:w="2250" w:type="dxa"/>
          </w:tcPr>
          <w:p w14:paraId="0E299C27" w14:textId="3560A480"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65284C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8C08553" w14:textId="75192D47" w:rsidR="00D0268E" w:rsidRPr="005C44B9" w:rsidRDefault="00D0268E" w:rsidP="00D0268E">
            <w:pPr>
              <w:rPr>
                <w:rFonts w:cs="B Lotus"/>
                <w:b w:val="0"/>
                <w:bCs w:val="0"/>
                <w:sz w:val="32"/>
                <w:szCs w:val="32"/>
              </w:rPr>
            </w:pPr>
            <w:r w:rsidRPr="005C44B9">
              <w:rPr>
                <w:rFonts w:cs="B Lotus"/>
                <w:b w:val="0"/>
                <w:bCs w:val="0"/>
                <w:sz w:val="32"/>
                <w:szCs w:val="32"/>
                <w:rtl/>
              </w:rPr>
              <w:t>مک د</w:t>
            </w:r>
            <w:r w:rsidRPr="005C44B9">
              <w:rPr>
                <w:rFonts w:cs="B Lotus" w:hint="cs"/>
                <w:b w:val="0"/>
                <w:bCs w:val="0"/>
                <w:sz w:val="32"/>
                <w:szCs w:val="32"/>
                <w:rtl/>
              </w:rPr>
              <w:t>ی</w:t>
            </w:r>
            <w:r w:rsidRPr="005C44B9">
              <w:rPr>
                <w:rFonts w:cs="B Lotus" w:hint="eastAsia"/>
                <w:b w:val="0"/>
                <w:bCs w:val="0"/>
                <w:sz w:val="32"/>
                <w:szCs w:val="32"/>
                <w:rtl/>
              </w:rPr>
              <w:t>زا</w:t>
            </w:r>
            <w:r w:rsidRPr="005C44B9">
              <w:rPr>
                <w:rFonts w:cs="B Lotus" w:hint="cs"/>
                <w:b w:val="0"/>
                <w:bCs w:val="0"/>
                <w:sz w:val="32"/>
                <w:szCs w:val="32"/>
                <w:rtl/>
              </w:rPr>
              <w:t>ی</w:t>
            </w:r>
            <w:r w:rsidRPr="005C44B9">
              <w:rPr>
                <w:rFonts w:cs="B Lotus" w:hint="eastAsia"/>
                <w:b w:val="0"/>
                <w:bCs w:val="0"/>
                <w:sz w:val="32"/>
                <w:szCs w:val="32"/>
                <w:rtl/>
              </w:rPr>
              <w:t>ن</w:t>
            </w:r>
          </w:p>
        </w:tc>
        <w:tc>
          <w:tcPr>
            <w:tcW w:w="2250" w:type="dxa"/>
          </w:tcPr>
          <w:p w14:paraId="04C59A42" w14:textId="5793A089"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49F989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0BCF201" w14:textId="61EAF221" w:rsidR="00D0268E" w:rsidRPr="005C44B9" w:rsidRDefault="00D0268E" w:rsidP="00D0268E">
            <w:pPr>
              <w:rPr>
                <w:rFonts w:cs="B Lotus"/>
                <w:b w:val="0"/>
                <w:bCs w:val="0"/>
                <w:sz w:val="32"/>
                <w:szCs w:val="32"/>
              </w:rPr>
            </w:pPr>
            <w:r w:rsidRPr="005C44B9">
              <w:rPr>
                <w:rFonts w:cs="B Lotus"/>
                <w:b w:val="0"/>
                <w:bCs w:val="0"/>
                <w:sz w:val="32"/>
                <w:szCs w:val="32"/>
                <w:rtl/>
              </w:rPr>
              <w:t>ه</w:t>
            </w:r>
            <w:r w:rsidRPr="005C44B9">
              <w:rPr>
                <w:rFonts w:cs="B Lotus" w:hint="cs"/>
                <w:b w:val="0"/>
                <w:bCs w:val="0"/>
                <w:sz w:val="32"/>
                <w:szCs w:val="32"/>
                <w:rtl/>
              </w:rPr>
              <w:t>ی</w:t>
            </w:r>
            <w:r w:rsidRPr="005C44B9">
              <w:rPr>
                <w:rFonts w:cs="B Lotus" w:hint="eastAsia"/>
                <w:b w:val="0"/>
                <w:bCs w:val="0"/>
                <w:sz w:val="32"/>
                <w:szCs w:val="32"/>
                <w:rtl/>
              </w:rPr>
              <w:t>تاچ</w:t>
            </w:r>
            <w:r w:rsidRPr="005C44B9">
              <w:rPr>
                <w:rFonts w:cs="B Lotus" w:hint="cs"/>
                <w:b w:val="0"/>
                <w:bCs w:val="0"/>
                <w:sz w:val="32"/>
                <w:szCs w:val="32"/>
                <w:rtl/>
              </w:rPr>
              <w:t>ی</w:t>
            </w:r>
          </w:p>
        </w:tc>
        <w:tc>
          <w:tcPr>
            <w:tcW w:w="2250" w:type="dxa"/>
          </w:tcPr>
          <w:p w14:paraId="36BC3A01" w14:textId="5582800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CC7C6C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FFF4579" w14:textId="0D57C737" w:rsidR="00D0268E" w:rsidRPr="005C44B9" w:rsidRDefault="00D0268E" w:rsidP="00D0268E">
            <w:pPr>
              <w:rPr>
                <w:rFonts w:cs="B Lotus"/>
                <w:b w:val="0"/>
                <w:bCs w:val="0"/>
                <w:sz w:val="32"/>
                <w:szCs w:val="32"/>
              </w:rPr>
            </w:pPr>
            <w:r w:rsidRPr="005C44B9">
              <w:rPr>
                <w:rFonts w:cs="B Lotus"/>
                <w:b w:val="0"/>
                <w:bCs w:val="0"/>
                <w:sz w:val="32"/>
                <w:szCs w:val="32"/>
                <w:rtl/>
              </w:rPr>
              <w:t>لامبرت</w:t>
            </w:r>
          </w:p>
        </w:tc>
        <w:tc>
          <w:tcPr>
            <w:tcW w:w="2250" w:type="dxa"/>
          </w:tcPr>
          <w:p w14:paraId="49ADE80B" w14:textId="0A76B210"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5CB312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FE735F4" w14:textId="7B8239AE" w:rsidR="00D0268E" w:rsidRPr="005C44B9" w:rsidRDefault="00D0268E" w:rsidP="00D0268E">
            <w:pPr>
              <w:rPr>
                <w:rFonts w:cs="B Lotus"/>
                <w:b w:val="0"/>
                <w:bCs w:val="0"/>
                <w:sz w:val="32"/>
                <w:szCs w:val="32"/>
              </w:rPr>
            </w:pPr>
            <w:r w:rsidRPr="005C44B9">
              <w:rPr>
                <w:rFonts w:cs="B Lotus"/>
                <w:b w:val="0"/>
                <w:bCs w:val="0"/>
                <w:sz w:val="32"/>
                <w:szCs w:val="32"/>
                <w:rtl/>
              </w:rPr>
              <w:t>کولس</w:t>
            </w:r>
          </w:p>
        </w:tc>
        <w:tc>
          <w:tcPr>
            <w:tcW w:w="2250" w:type="dxa"/>
          </w:tcPr>
          <w:p w14:paraId="4721D972" w14:textId="0699CCA8"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FDC4A5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A75AAFF" w14:textId="4DEBCAF6" w:rsidR="00D0268E" w:rsidRPr="005C44B9" w:rsidRDefault="00D0268E" w:rsidP="00D0268E">
            <w:pPr>
              <w:rPr>
                <w:rFonts w:cs="B Lotus"/>
                <w:b w:val="0"/>
                <w:bCs w:val="0"/>
                <w:sz w:val="32"/>
                <w:szCs w:val="32"/>
              </w:rPr>
            </w:pPr>
            <w:r w:rsidRPr="005C44B9">
              <w:rPr>
                <w:rFonts w:cs="B Lotus"/>
                <w:b w:val="0"/>
                <w:bCs w:val="0"/>
                <w:sz w:val="32"/>
                <w:szCs w:val="32"/>
                <w:rtl/>
              </w:rPr>
              <w:t>ام ج</w:t>
            </w:r>
            <w:r w:rsidRPr="005C44B9">
              <w:rPr>
                <w:rFonts w:cs="B Lotus" w:hint="cs"/>
                <w:b w:val="0"/>
                <w:bCs w:val="0"/>
                <w:sz w:val="32"/>
                <w:szCs w:val="32"/>
                <w:rtl/>
              </w:rPr>
              <w:t>ی</w:t>
            </w:r>
            <w:r w:rsidRPr="005C44B9">
              <w:rPr>
                <w:rFonts w:cs="B Lotus"/>
                <w:b w:val="0"/>
                <w:bCs w:val="0"/>
                <w:sz w:val="32"/>
                <w:szCs w:val="32"/>
                <w:rtl/>
              </w:rPr>
              <w:t xml:space="preserve"> ب</w:t>
            </w:r>
            <w:r w:rsidRPr="005C44B9">
              <w:rPr>
                <w:rFonts w:cs="B Lotus" w:hint="cs"/>
                <w:b w:val="0"/>
                <w:bCs w:val="0"/>
                <w:sz w:val="32"/>
                <w:szCs w:val="32"/>
                <w:rtl/>
              </w:rPr>
              <w:t>ی</w:t>
            </w:r>
          </w:p>
        </w:tc>
        <w:tc>
          <w:tcPr>
            <w:tcW w:w="2250" w:type="dxa"/>
          </w:tcPr>
          <w:p w14:paraId="7F2A89C0" w14:textId="554D0F6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A130D3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9F67AC1" w14:textId="69D617DB" w:rsidR="00D0268E" w:rsidRPr="005C44B9" w:rsidRDefault="00D0268E" w:rsidP="00D0268E">
            <w:pPr>
              <w:rPr>
                <w:rFonts w:cs="B Lotus"/>
                <w:b w:val="0"/>
                <w:bCs w:val="0"/>
                <w:sz w:val="32"/>
                <w:szCs w:val="32"/>
              </w:rPr>
            </w:pPr>
            <w:r w:rsidRPr="005C44B9">
              <w:rPr>
                <w:rFonts w:cs="B Lotus"/>
                <w:b w:val="0"/>
                <w:bCs w:val="0"/>
                <w:sz w:val="32"/>
                <w:szCs w:val="32"/>
                <w:rtl/>
              </w:rPr>
              <w:t>ا</w:t>
            </w:r>
            <w:r w:rsidRPr="005C44B9">
              <w:rPr>
                <w:rFonts w:cs="B Lotus" w:hint="cs"/>
                <w:b w:val="0"/>
                <w:bCs w:val="0"/>
                <w:sz w:val="32"/>
                <w:szCs w:val="32"/>
                <w:rtl/>
              </w:rPr>
              <w:t>ی</w:t>
            </w:r>
            <w:r w:rsidRPr="005C44B9">
              <w:rPr>
                <w:rFonts w:cs="B Lotus" w:hint="eastAsia"/>
                <w:b w:val="0"/>
                <w:bCs w:val="0"/>
                <w:sz w:val="32"/>
                <w:szCs w:val="32"/>
                <w:rtl/>
              </w:rPr>
              <w:t>ژ</w:t>
            </w:r>
          </w:p>
        </w:tc>
        <w:tc>
          <w:tcPr>
            <w:tcW w:w="2250" w:type="dxa"/>
          </w:tcPr>
          <w:p w14:paraId="611D583A" w14:textId="08543850"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204754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C98844C" w14:textId="555E1A41" w:rsidR="00D0268E" w:rsidRPr="005C44B9" w:rsidRDefault="00D0268E" w:rsidP="00D0268E">
            <w:pPr>
              <w:rPr>
                <w:rFonts w:cs="B Lotus"/>
                <w:b w:val="0"/>
                <w:bCs w:val="0"/>
                <w:sz w:val="32"/>
                <w:szCs w:val="32"/>
              </w:rPr>
            </w:pPr>
            <w:r w:rsidRPr="005C44B9">
              <w:rPr>
                <w:rFonts w:cs="B Lotus"/>
                <w:b w:val="0"/>
                <w:bCs w:val="0"/>
                <w:sz w:val="32"/>
                <w:szCs w:val="32"/>
                <w:rtl/>
              </w:rPr>
              <w:t>ا</w:t>
            </w:r>
            <w:r w:rsidRPr="005C44B9">
              <w:rPr>
                <w:rFonts w:cs="B Lotus" w:hint="cs"/>
                <w:b w:val="0"/>
                <w:bCs w:val="0"/>
                <w:sz w:val="32"/>
                <w:szCs w:val="32"/>
                <w:rtl/>
              </w:rPr>
              <w:t>ی</w:t>
            </w:r>
            <w:r w:rsidRPr="005C44B9">
              <w:rPr>
                <w:rFonts w:cs="B Lotus" w:hint="eastAsia"/>
                <w:b w:val="0"/>
                <w:bCs w:val="0"/>
                <w:sz w:val="32"/>
                <w:szCs w:val="32"/>
                <w:rtl/>
              </w:rPr>
              <w:t>نترپرا</w:t>
            </w:r>
            <w:r w:rsidRPr="005C44B9">
              <w:rPr>
                <w:rFonts w:cs="B Lotus" w:hint="cs"/>
                <w:b w:val="0"/>
                <w:bCs w:val="0"/>
                <w:sz w:val="32"/>
                <w:szCs w:val="32"/>
                <w:rtl/>
              </w:rPr>
              <w:t>ی</w:t>
            </w:r>
            <w:r w:rsidRPr="005C44B9">
              <w:rPr>
                <w:rFonts w:cs="B Lotus" w:hint="eastAsia"/>
                <w:b w:val="0"/>
                <w:bCs w:val="0"/>
                <w:sz w:val="32"/>
                <w:szCs w:val="32"/>
                <w:rtl/>
              </w:rPr>
              <w:t>ز</w:t>
            </w:r>
          </w:p>
        </w:tc>
        <w:tc>
          <w:tcPr>
            <w:tcW w:w="2250" w:type="dxa"/>
          </w:tcPr>
          <w:p w14:paraId="07EDE40D" w14:textId="2201056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93F9F1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3F7686B" w14:textId="16220675" w:rsidR="00D0268E" w:rsidRPr="005C44B9" w:rsidRDefault="00D0268E" w:rsidP="00D0268E">
            <w:pPr>
              <w:rPr>
                <w:rFonts w:cs="B Lotus"/>
                <w:b w:val="0"/>
                <w:bCs w:val="0"/>
                <w:sz w:val="32"/>
                <w:szCs w:val="32"/>
              </w:rPr>
            </w:pPr>
            <w:r w:rsidRPr="005C44B9">
              <w:rPr>
                <w:rFonts w:cs="B Lotus"/>
                <w:b w:val="0"/>
                <w:bCs w:val="0"/>
                <w:sz w:val="32"/>
                <w:szCs w:val="32"/>
                <w:rtl/>
              </w:rPr>
              <w:t>پ</w:t>
            </w:r>
            <w:r w:rsidRPr="005C44B9">
              <w:rPr>
                <w:rFonts w:cs="B Lotus" w:hint="cs"/>
                <w:b w:val="0"/>
                <w:bCs w:val="0"/>
                <w:sz w:val="32"/>
                <w:szCs w:val="32"/>
                <w:rtl/>
              </w:rPr>
              <w:t>ی</w:t>
            </w:r>
            <w:r w:rsidRPr="005C44B9">
              <w:rPr>
                <w:rFonts w:cs="B Lotus" w:hint="eastAsia"/>
                <w:b w:val="0"/>
                <w:bCs w:val="0"/>
                <w:sz w:val="32"/>
                <w:szCs w:val="32"/>
                <w:rtl/>
              </w:rPr>
              <w:t>تربل</w:t>
            </w:r>
            <w:r w:rsidRPr="005C44B9">
              <w:rPr>
                <w:rFonts w:cs="B Lotus" w:hint="cs"/>
                <w:b w:val="0"/>
                <w:bCs w:val="0"/>
                <w:sz w:val="32"/>
                <w:szCs w:val="32"/>
                <w:rtl/>
              </w:rPr>
              <w:t>ی</w:t>
            </w:r>
            <w:r w:rsidRPr="005C44B9">
              <w:rPr>
                <w:rFonts w:cs="B Lotus" w:hint="eastAsia"/>
                <w:b w:val="0"/>
                <w:bCs w:val="0"/>
                <w:sz w:val="32"/>
                <w:szCs w:val="32"/>
                <w:rtl/>
              </w:rPr>
              <w:t>ت</w:t>
            </w:r>
          </w:p>
        </w:tc>
        <w:tc>
          <w:tcPr>
            <w:tcW w:w="2250" w:type="dxa"/>
          </w:tcPr>
          <w:p w14:paraId="50135EF6" w14:textId="1C38AD3D"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7BAB75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8DF34F3" w14:textId="325E7DFD" w:rsidR="00D0268E" w:rsidRPr="005C44B9" w:rsidRDefault="00D0268E" w:rsidP="00D0268E">
            <w:pPr>
              <w:rPr>
                <w:rFonts w:cs="B Lotus"/>
                <w:b w:val="0"/>
                <w:bCs w:val="0"/>
                <w:sz w:val="32"/>
                <w:szCs w:val="32"/>
              </w:rPr>
            </w:pPr>
            <w:r w:rsidRPr="005C44B9">
              <w:rPr>
                <w:rFonts w:cs="B Lotus"/>
                <w:b w:val="0"/>
                <w:bCs w:val="0"/>
                <w:sz w:val="32"/>
                <w:szCs w:val="32"/>
                <w:rtl/>
              </w:rPr>
              <w:t>پو</w:t>
            </w:r>
            <w:r w:rsidRPr="005C44B9">
              <w:rPr>
                <w:rFonts w:cs="B Lotus" w:hint="cs"/>
                <w:b w:val="0"/>
                <w:bCs w:val="0"/>
                <w:sz w:val="32"/>
                <w:szCs w:val="32"/>
                <w:rtl/>
              </w:rPr>
              <w:t>ی</w:t>
            </w:r>
            <w:r w:rsidRPr="005C44B9">
              <w:rPr>
                <w:rFonts w:cs="B Lotus" w:hint="eastAsia"/>
                <w:b w:val="0"/>
                <w:bCs w:val="0"/>
                <w:sz w:val="32"/>
                <w:szCs w:val="32"/>
                <w:rtl/>
              </w:rPr>
              <w:t>ان</w:t>
            </w:r>
          </w:p>
        </w:tc>
        <w:tc>
          <w:tcPr>
            <w:tcW w:w="2250" w:type="dxa"/>
          </w:tcPr>
          <w:p w14:paraId="08C624AC" w14:textId="455AC3D1"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07BB52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617F692" w14:textId="6E141153" w:rsidR="00D0268E" w:rsidRPr="005C44B9" w:rsidRDefault="00D0268E" w:rsidP="00D0268E">
            <w:pPr>
              <w:rPr>
                <w:rFonts w:cs="B Lotus"/>
                <w:b w:val="0"/>
                <w:bCs w:val="0"/>
                <w:sz w:val="32"/>
                <w:szCs w:val="32"/>
              </w:rPr>
            </w:pPr>
            <w:r w:rsidRPr="005C44B9">
              <w:rPr>
                <w:rFonts w:cs="B Lotus"/>
                <w:b w:val="0"/>
                <w:bCs w:val="0"/>
                <w:sz w:val="32"/>
                <w:szCs w:val="32"/>
                <w:rtl/>
              </w:rPr>
              <w:t>جنسن</w:t>
            </w:r>
          </w:p>
        </w:tc>
        <w:tc>
          <w:tcPr>
            <w:tcW w:w="2250" w:type="dxa"/>
          </w:tcPr>
          <w:p w14:paraId="1118FCEC" w14:textId="46170DC7"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E9DEB2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711C539" w14:textId="12E982C2" w:rsidR="00D0268E" w:rsidRPr="005C44B9" w:rsidRDefault="00D0268E" w:rsidP="00D0268E">
            <w:pPr>
              <w:rPr>
                <w:rFonts w:cs="B Lotus"/>
                <w:b w:val="0"/>
                <w:bCs w:val="0"/>
                <w:sz w:val="32"/>
                <w:szCs w:val="32"/>
              </w:rPr>
            </w:pPr>
            <w:r w:rsidRPr="005C44B9">
              <w:rPr>
                <w:rFonts w:cs="B Lotus"/>
                <w:b w:val="0"/>
                <w:bCs w:val="0"/>
                <w:sz w:val="32"/>
                <w:szCs w:val="32"/>
                <w:rtl/>
              </w:rPr>
              <w:t>د</w:t>
            </w:r>
            <w:r w:rsidRPr="005C44B9">
              <w:rPr>
                <w:rFonts w:cs="B Lotus" w:hint="cs"/>
                <w:b w:val="0"/>
                <w:bCs w:val="0"/>
                <w:sz w:val="32"/>
                <w:szCs w:val="32"/>
                <w:rtl/>
              </w:rPr>
              <w:t>ی</w:t>
            </w:r>
            <w:r w:rsidRPr="005C44B9">
              <w:rPr>
                <w:rFonts w:cs="B Lotus" w:hint="eastAsia"/>
                <w:b w:val="0"/>
                <w:bCs w:val="0"/>
                <w:sz w:val="32"/>
                <w:szCs w:val="32"/>
                <w:rtl/>
              </w:rPr>
              <w:t>ماگ</w:t>
            </w:r>
          </w:p>
        </w:tc>
        <w:tc>
          <w:tcPr>
            <w:tcW w:w="2250" w:type="dxa"/>
          </w:tcPr>
          <w:p w14:paraId="24E0C0AE" w14:textId="7D7877D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A942CA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007E860" w14:textId="234A0BA5" w:rsidR="00D0268E" w:rsidRPr="005C44B9" w:rsidRDefault="00D0268E" w:rsidP="00D0268E">
            <w:pPr>
              <w:rPr>
                <w:rFonts w:cs="B Lotus"/>
                <w:b w:val="0"/>
                <w:bCs w:val="0"/>
                <w:sz w:val="32"/>
                <w:szCs w:val="32"/>
              </w:rPr>
            </w:pPr>
            <w:r w:rsidRPr="005C44B9">
              <w:rPr>
                <w:rFonts w:cs="B Lotus"/>
                <w:b w:val="0"/>
                <w:bCs w:val="0"/>
                <w:sz w:val="32"/>
                <w:szCs w:val="32"/>
                <w:rtl/>
              </w:rPr>
              <w:t>اوکا</w:t>
            </w:r>
          </w:p>
        </w:tc>
        <w:tc>
          <w:tcPr>
            <w:tcW w:w="2250" w:type="dxa"/>
          </w:tcPr>
          <w:p w14:paraId="6B53A43D" w14:textId="119B3AB2"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ACA838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2ABDB13" w14:textId="6AAD7123" w:rsidR="00D0268E" w:rsidRPr="005C44B9" w:rsidRDefault="00D0268E" w:rsidP="00D0268E">
            <w:pPr>
              <w:rPr>
                <w:rFonts w:cs="B Lotus"/>
                <w:b w:val="0"/>
                <w:bCs w:val="0"/>
                <w:sz w:val="32"/>
                <w:szCs w:val="32"/>
              </w:rPr>
            </w:pPr>
            <w:r w:rsidRPr="005C44B9">
              <w:rPr>
                <w:rFonts w:cs="B Lotus"/>
                <w:b w:val="0"/>
                <w:bCs w:val="0"/>
                <w:sz w:val="32"/>
                <w:szCs w:val="32"/>
                <w:rtl/>
              </w:rPr>
              <w:t>اف ام س</w:t>
            </w:r>
            <w:r w:rsidRPr="005C44B9">
              <w:rPr>
                <w:rFonts w:cs="B Lotus" w:hint="cs"/>
                <w:b w:val="0"/>
                <w:bCs w:val="0"/>
                <w:sz w:val="32"/>
                <w:szCs w:val="32"/>
                <w:rtl/>
              </w:rPr>
              <w:t>ی</w:t>
            </w:r>
          </w:p>
        </w:tc>
        <w:tc>
          <w:tcPr>
            <w:tcW w:w="2250" w:type="dxa"/>
          </w:tcPr>
          <w:p w14:paraId="41829EF3" w14:textId="0B27773D"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A5B0DDB"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5342D2E" w14:textId="1ADA2E66" w:rsidR="00D0268E" w:rsidRPr="005C44B9" w:rsidRDefault="00D0268E" w:rsidP="00D0268E">
            <w:pPr>
              <w:rPr>
                <w:rFonts w:cs="B Lotus"/>
                <w:b w:val="0"/>
                <w:bCs w:val="0"/>
                <w:sz w:val="32"/>
                <w:szCs w:val="32"/>
              </w:rPr>
            </w:pPr>
            <w:r w:rsidRPr="005C44B9">
              <w:rPr>
                <w:rFonts w:cs="B Lotus"/>
                <w:b w:val="0"/>
                <w:bCs w:val="0"/>
                <w:sz w:val="32"/>
                <w:szCs w:val="32"/>
                <w:rtl/>
              </w:rPr>
              <w:t>آل</w:t>
            </w:r>
            <w:r w:rsidRPr="005C44B9">
              <w:rPr>
                <w:rFonts w:cs="B Lotus" w:hint="cs"/>
                <w:b w:val="0"/>
                <w:bCs w:val="0"/>
                <w:sz w:val="32"/>
                <w:szCs w:val="32"/>
                <w:rtl/>
              </w:rPr>
              <w:t>ی</w:t>
            </w:r>
            <w:r w:rsidRPr="005C44B9">
              <w:rPr>
                <w:rFonts w:cs="B Lotus" w:hint="eastAsia"/>
                <w:b w:val="0"/>
                <w:bCs w:val="0"/>
                <w:sz w:val="32"/>
                <w:szCs w:val="32"/>
                <w:rtl/>
              </w:rPr>
              <w:t>کو</w:t>
            </w:r>
          </w:p>
        </w:tc>
        <w:tc>
          <w:tcPr>
            <w:tcW w:w="2250" w:type="dxa"/>
          </w:tcPr>
          <w:p w14:paraId="162414C1" w14:textId="041617F6"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529231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3412DE0" w14:textId="3F32BAFF" w:rsidR="00D0268E" w:rsidRPr="005C44B9" w:rsidRDefault="00D0268E" w:rsidP="00D0268E">
            <w:pPr>
              <w:rPr>
                <w:rFonts w:cs="B Lotus"/>
                <w:b w:val="0"/>
                <w:bCs w:val="0"/>
                <w:sz w:val="32"/>
                <w:szCs w:val="32"/>
              </w:rPr>
            </w:pPr>
            <w:r w:rsidRPr="005C44B9">
              <w:rPr>
                <w:rFonts w:cs="B Lotus"/>
                <w:b w:val="0"/>
                <w:bCs w:val="0"/>
                <w:sz w:val="32"/>
                <w:szCs w:val="32"/>
                <w:rtl/>
              </w:rPr>
              <w:t>اتوب</w:t>
            </w:r>
            <w:r w:rsidRPr="005C44B9">
              <w:rPr>
                <w:rFonts w:cs="B Lotus" w:hint="cs"/>
                <w:b w:val="0"/>
                <w:bCs w:val="0"/>
                <w:sz w:val="32"/>
                <w:szCs w:val="32"/>
                <w:rtl/>
              </w:rPr>
              <w:t>ی</w:t>
            </w:r>
            <w:r w:rsidRPr="005C44B9">
              <w:rPr>
                <w:rFonts w:cs="B Lotus" w:hint="eastAsia"/>
                <w:b w:val="0"/>
                <w:bCs w:val="0"/>
                <w:sz w:val="32"/>
                <w:szCs w:val="32"/>
                <w:rtl/>
              </w:rPr>
              <w:t>انچ</w:t>
            </w:r>
            <w:r w:rsidRPr="005C44B9">
              <w:rPr>
                <w:rFonts w:cs="B Lotus" w:hint="cs"/>
                <w:b w:val="0"/>
                <w:bCs w:val="0"/>
                <w:sz w:val="32"/>
                <w:szCs w:val="32"/>
                <w:rtl/>
              </w:rPr>
              <w:t>ی</w:t>
            </w:r>
          </w:p>
        </w:tc>
        <w:tc>
          <w:tcPr>
            <w:tcW w:w="2250" w:type="dxa"/>
          </w:tcPr>
          <w:p w14:paraId="322F3E09" w14:textId="5EA1DFB4"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859576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2E7EDBA" w14:textId="183CAE78" w:rsidR="00D0268E" w:rsidRPr="005C44B9" w:rsidRDefault="00D0268E" w:rsidP="00D0268E">
            <w:pPr>
              <w:rPr>
                <w:rFonts w:cs="B Lotus"/>
                <w:b w:val="0"/>
                <w:bCs w:val="0"/>
                <w:sz w:val="32"/>
                <w:szCs w:val="32"/>
              </w:rPr>
            </w:pPr>
            <w:r w:rsidRPr="005C44B9">
              <w:rPr>
                <w:rFonts w:cs="B Lotus"/>
                <w:b w:val="0"/>
                <w:bCs w:val="0"/>
                <w:sz w:val="32"/>
                <w:szCs w:val="32"/>
                <w:rtl/>
              </w:rPr>
              <w:t>کول</w:t>
            </w:r>
            <w:r w:rsidRPr="005C44B9">
              <w:rPr>
                <w:rFonts w:cs="B Lotus" w:hint="cs"/>
                <w:b w:val="0"/>
                <w:bCs w:val="0"/>
                <w:sz w:val="32"/>
                <w:szCs w:val="32"/>
                <w:rtl/>
              </w:rPr>
              <w:t>ی</w:t>
            </w:r>
            <w:r w:rsidRPr="005C44B9">
              <w:rPr>
                <w:rFonts w:cs="B Lotus" w:hint="eastAsia"/>
                <w:b w:val="0"/>
                <w:bCs w:val="0"/>
                <w:sz w:val="32"/>
                <w:szCs w:val="32"/>
                <w:rtl/>
              </w:rPr>
              <w:t>ز</w:t>
            </w:r>
          </w:p>
        </w:tc>
        <w:tc>
          <w:tcPr>
            <w:tcW w:w="2250" w:type="dxa"/>
          </w:tcPr>
          <w:p w14:paraId="6633F807" w14:textId="030FE418"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852B13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4CCAD3A" w14:textId="6AFDDF4C" w:rsidR="00D0268E" w:rsidRPr="005C44B9" w:rsidRDefault="00D0268E" w:rsidP="00D0268E">
            <w:pPr>
              <w:rPr>
                <w:rFonts w:cs="B Lotus"/>
                <w:b w:val="0"/>
                <w:bCs w:val="0"/>
                <w:sz w:val="32"/>
                <w:szCs w:val="32"/>
              </w:rPr>
            </w:pPr>
            <w:r w:rsidRPr="005C44B9">
              <w:rPr>
                <w:rFonts w:cs="B Lotus"/>
                <w:b w:val="0"/>
                <w:bCs w:val="0"/>
                <w:sz w:val="32"/>
                <w:szCs w:val="32"/>
                <w:rtl/>
              </w:rPr>
              <w:t>کنکورد</w:t>
            </w:r>
          </w:p>
        </w:tc>
        <w:tc>
          <w:tcPr>
            <w:tcW w:w="2250" w:type="dxa"/>
          </w:tcPr>
          <w:p w14:paraId="067BAD5E" w14:textId="13AE2F2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3C336F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9F3FBE8" w14:textId="286C5F2C" w:rsidR="00D0268E" w:rsidRPr="005C44B9" w:rsidRDefault="00D0268E" w:rsidP="00D0268E">
            <w:pPr>
              <w:rPr>
                <w:rFonts w:cs="B Lotus"/>
                <w:b w:val="0"/>
                <w:bCs w:val="0"/>
                <w:sz w:val="32"/>
                <w:szCs w:val="32"/>
              </w:rPr>
            </w:pPr>
            <w:r w:rsidRPr="005C44B9">
              <w:rPr>
                <w:rFonts w:cs="B Lotus"/>
                <w:b w:val="0"/>
                <w:bCs w:val="0"/>
                <w:sz w:val="32"/>
                <w:szCs w:val="32"/>
                <w:rtl/>
              </w:rPr>
              <w:lastRenderedPageBreak/>
              <w:t>کمنز</w:t>
            </w:r>
          </w:p>
        </w:tc>
        <w:tc>
          <w:tcPr>
            <w:tcW w:w="2250" w:type="dxa"/>
          </w:tcPr>
          <w:p w14:paraId="4766211D" w14:textId="1C54D5F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8D74B4D"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5D2EC01" w14:textId="608BD880" w:rsidR="00D0268E" w:rsidRPr="005C44B9" w:rsidRDefault="00D0268E" w:rsidP="00D0268E">
            <w:pPr>
              <w:rPr>
                <w:rFonts w:cs="B Lotus"/>
                <w:b w:val="0"/>
                <w:bCs w:val="0"/>
                <w:sz w:val="32"/>
                <w:szCs w:val="32"/>
              </w:rPr>
            </w:pPr>
            <w:r w:rsidRPr="005C44B9">
              <w:rPr>
                <w:rFonts w:cs="B Lotus"/>
                <w:b w:val="0"/>
                <w:bCs w:val="0"/>
                <w:sz w:val="32"/>
                <w:szCs w:val="32"/>
                <w:rtl/>
              </w:rPr>
              <w:t>کروپ</w:t>
            </w:r>
          </w:p>
        </w:tc>
        <w:tc>
          <w:tcPr>
            <w:tcW w:w="2250" w:type="dxa"/>
          </w:tcPr>
          <w:p w14:paraId="43219141" w14:textId="7DA18F44"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3177046"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815B18F" w14:textId="6FFD8535" w:rsidR="00D0268E" w:rsidRPr="005C44B9" w:rsidRDefault="00D0268E" w:rsidP="00D0268E">
            <w:pPr>
              <w:rPr>
                <w:rFonts w:cs="B Lotus"/>
                <w:b w:val="0"/>
                <w:bCs w:val="0"/>
                <w:sz w:val="32"/>
                <w:szCs w:val="32"/>
              </w:rPr>
            </w:pPr>
            <w:r w:rsidRPr="005C44B9">
              <w:rPr>
                <w:rFonts w:cs="B Lotus"/>
                <w:b w:val="0"/>
                <w:bCs w:val="0"/>
                <w:sz w:val="32"/>
                <w:szCs w:val="32"/>
                <w:rtl/>
              </w:rPr>
              <w:t>کلارک</w:t>
            </w:r>
          </w:p>
        </w:tc>
        <w:tc>
          <w:tcPr>
            <w:tcW w:w="2250" w:type="dxa"/>
          </w:tcPr>
          <w:p w14:paraId="7670C4FA" w14:textId="3A020D6D"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4AD843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91D1835" w14:textId="6BEC32DE" w:rsidR="00D0268E" w:rsidRPr="005C44B9" w:rsidRDefault="00D0268E" w:rsidP="00D0268E">
            <w:pPr>
              <w:rPr>
                <w:rFonts w:cs="B Lotus"/>
                <w:b w:val="0"/>
                <w:bCs w:val="0"/>
                <w:sz w:val="32"/>
                <w:szCs w:val="32"/>
              </w:rPr>
            </w:pPr>
            <w:r w:rsidRPr="005C44B9">
              <w:rPr>
                <w:rFonts w:cs="B Lotus"/>
                <w:b w:val="0"/>
                <w:bCs w:val="0"/>
                <w:sz w:val="32"/>
                <w:szCs w:val="32"/>
                <w:rtl/>
              </w:rPr>
              <w:t>س</w:t>
            </w:r>
            <w:r w:rsidRPr="005C44B9">
              <w:rPr>
                <w:rFonts w:cs="B Lotus" w:hint="cs"/>
                <w:b w:val="0"/>
                <w:bCs w:val="0"/>
                <w:sz w:val="32"/>
                <w:szCs w:val="32"/>
                <w:rtl/>
              </w:rPr>
              <w:t>ی</w:t>
            </w:r>
            <w:r w:rsidRPr="005C44B9">
              <w:rPr>
                <w:rFonts w:cs="B Lotus" w:hint="eastAsia"/>
                <w:b w:val="0"/>
                <w:bCs w:val="0"/>
                <w:sz w:val="32"/>
                <w:szCs w:val="32"/>
                <w:rtl/>
              </w:rPr>
              <w:t>مکا</w:t>
            </w:r>
          </w:p>
        </w:tc>
        <w:tc>
          <w:tcPr>
            <w:tcW w:w="2250" w:type="dxa"/>
          </w:tcPr>
          <w:p w14:paraId="653B0FE2" w14:textId="7BC9F3D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77018D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5E7D801" w14:textId="5F686F26" w:rsidR="00D0268E" w:rsidRPr="005C44B9" w:rsidRDefault="00D0268E" w:rsidP="00D0268E">
            <w:pPr>
              <w:rPr>
                <w:rFonts w:cs="B Lotus"/>
                <w:b w:val="0"/>
                <w:bCs w:val="0"/>
                <w:sz w:val="32"/>
                <w:szCs w:val="32"/>
              </w:rPr>
            </w:pPr>
            <w:r w:rsidRPr="005C44B9">
              <w:rPr>
                <w:rFonts w:cs="B Lotus"/>
                <w:b w:val="0"/>
                <w:bCs w:val="0"/>
                <w:sz w:val="32"/>
                <w:szCs w:val="32"/>
                <w:rtl/>
              </w:rPr>
              <w:t>ساور</w:t>
            </w:r>
          </w:p>
        </w:tc>
        <w:tc>
          <w:tcPr>
            <w:tcW w:w="2250" w:type="dxa"/>
          </w:tcPr>
          <w:p w14:paraId="7FB6230B" w14:textId="0D9BCEB5"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029E32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5D4CBF5" w14:textId="447CF26D" w:rsidR="00D0268E" w:rsidRPr="005C44B9" w:rsidRDefault="00D0268E" w:rsidP="00D0268E">
            <w:pPr>
              <w:rPr>
                <w:rFonts w:cs="B Lotus"/>
                <w:b w:val="0"/>
                <w:bCs w:val="0"/>
                <w:sz w:val="32"/>
                <w:szCs w:val="32"/>
              </w:rPr>
            </w:pPr>
            <w:r w:rsidRPr="005C44B9">
              <w:rPr>
                <w:rFonts w:cs="B Lotus"/>
                <w:b w:val="0"/>
                <w:bCs w:val="0"/>
                <w:sz w:val="32"/>
                <w:szCs w:val="32"/>
                <w:rtl/>
              </w:rPr>
              <w:t>سور</w:t>
            </w:r>
          </w:p>
        </w:tc>
        <w:tc>
          <w:tcPr>
            <w:tcW w:w="2250" w:type="dxa"/>
          </w:tcPr>
          <w:p w14:paraId="2276A590" w14:textId="2D559C58"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143578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63C9449" w14:textId="086D0F7A" w:rsidR="00D0268E" w:rsidRPr="005C44B9" w:rsidRDefault="00D0268E" w:rsidP="00D0268E">
            <w:pPr>
              <w:rPr>
                <w:rFonts w:cs="B Lotus"/>
                <w:b w:val="0"/>
                <w:bCs w:val="0"/>
                <w:sz w:val="32"/>
                <w:szCs w:val="32"/>
              </w:rPr>
            </w:pPr>
            <w:r w:rsidRPr="005C44B9">
              <w:rPr>
                <w:rFonts w:cs="B Lotus"/>
                <w:b w:val="0"/>
                <w:bCs w:val="0"/>
                <w:sz w:val="32"/>
                <w:szCs w:val="32"/>
                <w:rtl/>
              </w:rPr>
              <w:t>سوم</w:t>
            </w:r>
            <w:r w:rsidRPr="005C44B9">
              <w:rPr>
                <w:rFonts w:cs="B Lotus" w:hint="cs"/>
                <w:b w:val="0"/>
                <w:bCs w:val="0"/>
                <w:sz w:val="32"/>
                <w:szCs w:val="32"/>
                <w:rtl/>
              </w:rPr>
              <w:t>ی</w:t>
            </w:r>
            <w:r w:rsidRPr="005C44B9">
              <w:rPr>
                <w:rFonts w:cs="B Lotus" w:hint="eastAsia"/>
                <w:b w:val="0"/>
                <w:bCs w:val="0"/>
                <w:sz w:val="32"/>
                <w:szCs w:val="32"/>
                <w:rtl/>
              </w:rPr>
              <w:t>تومو</w:t>
            </w:r>
          </w:p>
        </w:tc>
        <w:tc>
          <w:tcPr>
            <w:tcW w:w="2250" w:type="dxa"/>
          </w:tcPr>
          <w:p w14:paraId="71FC536A" w14:textId="485BA45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3A89AA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4757DC5" w14:textId="5AF7608F" w:rsidR="00D0268E" w:rsidRPr="005C44B9" w:rsidRDefault="00D0268E" w:rsidP="00D0268E">
            <w:pPr>
              <w:rPr>
                <w:rFonts w:cs="B Lotus"/>
                <w:b w:val="0"/>
                <w:bCs w:val="0"/>
                <w:sz w:val="32"/>
                <w:szCs w:val="32"/>
              </w:rPr>
            </w:pPr>
            <w:r w:rsidRPr="005C44B9">
              <w:rPr>
                <w:rFonts w:cs="B Lotus"/>
                <w:b w:val="0"/>
                <w:bCs w:val="0"/>
                <w:sz w:val="32"/>
                <w:szCs w:val="32"/>
                <w:rtl/>
              </w:rPr>
              <w:t>گروو</w:t>
            </w:r>
          </w:p>
        </w:tc>
        <w:tc>
          <w:tcPr>
            <w:tcW w:w="2250" w:type="dxa"/>
          </w:tcPr>
          <w:p w14:paraId="3F82EB7B" w14:textId="7EBCD600"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C5A4A6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15A2F86" w14:textId="5F40325A" w:rsidR="00D0268E" w:rsidRPr="005C44B9" w:rsidRDefault="00D0268E" w:rsidP="00D0268E">
            <w:pPr>
              <w:rPr>
                <w:rFonts w:cs="B Lotus"/>
                <w:b w:val="0"/>
                <w:bCs w:val="0"/>
                <w:sz w:val="32"/>
                <w:szCs w:val="32"/>
              </w:rPr>
            </w:pPr>
            <w:r w:rsidRPr="005C44B9">
              <w:rPr>
                <w:rFonts w:cs="B Lotus"/>
                <w:b w:val="0"/>
                <w:bCs w:val="0"/>
                <w:sz w:val="32"/>
                <w:szCs w:val="32"/>
                <w:rtl/>
              </w:rPr>
              <w:t>کومر</w:t>
            </w:r>
          </w:p>
        </w:tc>
        <w:tc>
          <w:tcPr>
            <w:tcW w:w="2250" w:type="dxa"/>
          </w:tcPr>
          <w:p w14:paraId="26423AF5" w14:textId="2D6ABEE1"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8B87A73"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28AB358" w14:textId="3CD88FD2" w:rsidR="00D0268E" w:rsidRPr="005C44B9" w:rsidRDefault="00D0268E" w:rsidP="00D0268E">
            <w:pPr>
              <w:rPr>
                <w:rFonts w:cs="B Lotus"/>
                <w:b w:val="0"/>
                <w:bCs w:val="0"/>
                <w:sz w:val="32"/>
                <w:szCs w:val="32"/>
              </w:rPr>
            </w:pPr>
            <w:r w:rsidRPr="005C44B9">
              <w:rPr>
                <w:rFonts w:cs="B Lotus"/>
                <w:b w:val="0"/>
                <w:bCs w:val="0"/>
                <w:sz w:val="32"/>
                <w:szCs w:val="32"/>
                <w:rtl/>
              </w:rPr>
              <w:t>ه</w:t>
            </w:r>
            <w:r w:rsidRPr="005C44B9">
              <w:rPr>
                <w:rFonts w:cs="B Lotus" w:hint="cs"/>
                <w:b w:val="0"/>
                <w:bCs w:val="0"/>
                <w:sz w:val="32"/>
                <w:szCs w:val="32"/>
                <w:rtl/>
              </w:rPr>
              <w:t>ی</w:t>
            </w:r>
            <w:r w:rsidRPr="005C44B9">
              <w:rPr>
                <w:rFonts w:cs="B Lotus" w:hint="eastAsia"/>
                <w:b w:val="0"/>
                <w:bCs w:val="0"/>
                <w:sz w:val="32"/>
                <w:szCs w:val="32"/>
                <w:rtl/>
              </w:rPr>
              <w:t>دروکن</w:t>
            </w:r>
          </w:p>
        </w:tc>
        <w:tc>
          <w:tcPr>
            <w:tcW w:w="2250" w:type="dxa"/>
          </w:tcPr>
          <w:p w14:paraId="7EE50CAF" w14:textId="7329816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FC9376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54F0C91" w14:textId="5B123F0F" w:rsidR="00D0268E" w:rsidRPr="005C44B9" w:rsidRDefault="00D0268E" w:rsidP="00D0268E">
            <w:pPr>
              <w:rPr>
                <w:rFonts w:cs="B Lotus"/>
                <w:b w:val="0"/>
                <w:bCs w:val="0"/>
                <w:sz w:val="32"/>
                <w:szCs w:val="32"/>
              </w:rPr>
            </w:pPr>
            <w:r w:rsidRPr="005C44B9">
              <w:rPr>
                <w:rFonts w:cs="B Lotus"/>
                <w:b w:val="0"/>
                <w:bCs w:val="0"/>
                <w:sz w:val="32"/>
                <w:szCs w:val="32"/>
                <w:rtl/>
              </w:rPr>
              <w:t>مورگن</w:t>
            </w:r>
          </w:p>
        </w:tc>
        <w:tc>
          <w:tcPr>
            <w:tcW w:w="2250" w:type="dxa"/>
          </w:tcPr>
          <w:p w14:paraId="583E90E7" w14:textId="1A5600B8"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C894E1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F4D9AE6" w14:textId="6609FF22" w:rsidR="00D0268E" w:rsidRPr="005C44B9" w:rsidRDefault="00D0268E" w:rsidP="00D0268E">
            <w:pPr>
              <w:rPr>
                <w:rFonts w:cs="B Lotus"/>
                <w:b w:val="0"/>
                <w:bCs w:val="0"/>
                <w:sz w:val="32"/>
                <w:szCs w:val="32"/>
              </w:rPr>
            </w:pPr>
            <w:r w:rsidRPr="005C44B9">
              <w:rPr>
                <w:rFonts w:cs="B Lotus"/>
                <w:b w:val="0"/>
                <w:bCs w:val="0"/>
                <w:sz w:val="32"/>
                <w:szCs w:val="32"/>
                <w:rtl/>
              </w:rPr>
              <w:t>وست ف</w:t>
            </w:r>
            <w:r w:rsidRPr="005C44B9">
              <w:rPr>
                <w:rFonts w:cs="B Lotus" w:hint="cs"/>
                <w:b w:val="0"/>
                <w:bCs w:val="0"/>
                <w:sz w:val="32"/>
                <w:szCs w:val="32"/>
                <w:rtl/>
              </w:rPr>
              <w:t>ی</w:t>
            </w:r>
            <w:r w:rsidRPr="005C44B9">
              <w:rPr>
                <w:rFonts w:cs="B Lotus" w:hint="eastAsia"/>
                <w:b w:val="0"/>
                <w:bCs w:val="0"/>
                <w:sz w:val="32"/>
                <w:szCs w:val="32"/>
                <w:rtl/>
              </w:rPr>
              <w:t>لد</w:t>
            </w:r>
          </w:p>
        </w:tc>
        <w:tc>
          <w:tcPr>
            <w:tcW w:w="2250" w:type="dxa"/>
          </w:tcPr>
          <w:p w14:paraId="15602558" w14:textId="7066649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A24906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576B0EC" w14:textId="288DAFA4" w:rsidR="00D0268E" w:rsidRPr="005C44B9" w:rsidRDefault="00D0268E" w:rsidP="00D0268E">
            <w:pPr>
              <w:rPr>
                <w:rFonts w:cs="B Lotus"/>
                <w:b w:val="0"/>
                <w:bCs w:val="0"/>
                <w:sz w:val="32"/>
                <w:szCs w:val="32"/>
              </w:rPr>
            </w:pPr>
            <w:r w:rsidRPr="005C44B9">
              <w:rPr>
                <w:rFonts w:cs="B Lotus"/>
                <w:b w:val="0"/>
                <w:bCs w:val="0"/>
                <w:sz w:val="32"/>
                <w:szCs w:val="32"/>
                <w:rtl/>
              </w:rPr>
              <w:t>وسترن استار</w:t>
            </w:r>
          </w:p>
        </w:tc>
        <w:tc>
          <w:tcPr>
            <w:tcW w:w="2250" w:type="dxa"/>
          </w:tcPr>
          <w:p w14:paraId="2A86ABE4" w14:textId="232DD537"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6A6978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16EFBDB" w14:textId="5E97FCD2" w:rsidR="00D0268E" w:rsidRPr="005C44B9" w:rsidRDefault="00D0268E" w:rsidP="00D0268E">
            <w:pPr>
              <w:rPr>
                <w:rFonts w:cs="B Lotus"/>
                <w:b w:val="0"/>
                <w:bCs w:val="0"/>
                <w:sz w:val="32"/>
                <w:szCs w:val="32"/>
              </w:rPr>
            </w:pPr>
            <w:r w:rsidRPr="005C44B9">
              <w:rPr>
                <w:rFonts w:cs="B Lotus" w:hint="cs"/>
                <w:b w:val="0"/>
                <w:bCs w:val="0"/>
                <w:sz w:val="32"/>
                <w:szCs w:val="32"/>
                <w:rtl/>
              </w:rPr>
              <w:t>ی</w:t>
            </w:r>
            <w:r w:rsidRPr="005C44B9">
              <w:rPr>
                <w:rFonts w:cs="B Lotus" w:hint="eastAsia"/>
                <w:b w:val="0"/>
                <w:bCs w:val="0"/>
                <w:sz w:val="32"/>
                <w:szCs w:val="32"/>
                <w:rtl/>
              </w:rPr>
              <w:t>وروپارس</w:t>
            </w:r>
          </w:p>
        </w:tc>
        <w:tc>
          <w:tcPr>
            <w:tcW w:w="2250" w:type="dxa"/>
          </w:tcPr>
          <w:p w14:paraId="47C56596" w14:textId="3059693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51904F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41D4888" w14:textId="07CAE0C1" w:rsidR="00D0268E" w:rsidRPr="005C44B9" w:rsidRDefault="00D0268E" w:rsidP="00D0268E">
            <w:pPr>
              <w:rPr>
                <w:rFonts w:cs="B Lotus"/>
                <w:b w:val="0"/>
                <w:bCs w:val="0"/>
                <w:sz w:val="32"/>
                <w:szCs w:val="32"/>
              </w:rPr>
            </w:pPr>
            <w:r w:rsidRPr="005C44B9">
              <w:rPr>
                <w:rFonts w:cs="B Lotus"/>
                <w:b w:val="0"/>
                <w:bCs w:val="0"/>
                <w:sz w:val="32"/>
                <w:szCs w:val="32"/>
                <w:rtl/>
              </w:rPr>
              <w:t>مولت</w:t>
            </w:r>
            <w:r w:rsidRPr="005C44B9">
              <w:rPr>
                <w:rFonts w:cs="B Lotus" w:hint="cs"/>
                <w:b w:val="0"/>
                <w:bCs w:val="0"/>
                <w:sz w:val="32"/>
                <w:szCs w:val="32"/>
                <w:rtl/>
              </w:rPr>
              <w:t>ی</w:t>
            </w:r>
            <w:r w:rsidRPr="005C44B9">
              <w:rPr>
                <w:rFonts w:cs="B Lotus" w:hint="eastAsia"/>
                <w:b w:val="0"/>
                <w:bCs w:val="0"/>
                <w:sz w:val="32"/>
                <w:szCs w:val="32"/>
                <w:rtl/>
              </w:rPr>
              <w:t>کا</w:t>
            </w:r>
          </w:p>
        </w:tc>
        <w:tc>
          <w:tcPr>
            <w:tcW w:w="2250" w:type="dxa"/>
          </w:tcPr>
          <w:p w14:paraId="601022D5" w14:textId="7126FCDC"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D84B99D"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68BD3FF" w14:textId="0D1D0523" w:rsidR="00D0268E" w:rsidRPr="005C44B9" w:rsidRDefault="00D0268E" w:rsidP="00D0268E">
            <w:pPr>
              <w:rPr>
                <w:rFonts w:cs="B Lotus"/>
                <w:b w:val="0"/>
                <w:bCs w:val="0"/>
                <w:sz w:val="32"/>
                <w:szCs w:val="32"/>
              </w:rPr>
            </w:pPr>
            <w:r w:rsidRPr="005C44B9">
              <w:rPr>
                <w:rFonts w:cs="B Lotus"/>
                <w:b w:val="0"/>
                <w:bCs w:val="0"/>
                <w:sz w:val="32"/>
                <w:szCs w:val="32"/>
                <w:rtl/>
              </w:rPr>
              <w:t>م</w:t>
            </w:r>
            <w:r w:rsidRPr="005C44B9">
              <w:rPr>
                <w:rFonts w:cs="B Lotus" w:hint="cs"/>
                <w:b w:val="0"/>
                <w:bCs w:val="0"/>
                <w:sz w:val="32"/>
                <w:szCs w:val="32"/>
                <w:rtl/>
              </w:rPr>
              <w:t>ی</w:t>
            </w:r>
            <w:r w:rsidRPr="005C44B9">
              <w:rPr>
                <w:rFonts w:cs="B Lotus" w:hint="eastAsia"/>
                <w:b w:val="0"/>
                <w:bCs w:val="0"/>
                <w:sz w:val="32"/>
                <w:szCs w:val="32"/>
                <w:rtl/>
              </w:rPr>
              <w:t>ن</w:t>
            </w:r>
            <w:r w:rsidRPr="005C44B9">
              <w:rPr>
                <w:rFonts w:cs="B Lotus" w:hint="cs"/>
                <w:b w:val="0"/>
                <w:bCs w:val="0"/>
                <w:sz w:val="32"/>
                <w:szCs w:val="32"/>
                <w:rtl/>
              </w:rPr>
              <w:t>ی</w:t>
            </w:r>
          </w:p>
        </w:tc>
        <w:tc>
          <w:tcPr>
            <w:tcW w:w="2250" w:type="dxa"/>
          </w:tcPr>
          <w:p w14:paraId="3BE084E5" w14:textId="7FBF6A7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4CBB81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EBAF38E" w14:textId="2D5ACBF5" w:rsidR="00D0268E" w:rsidRPr="005C44B9" w:rsidRDefault="00D0268E" w:rsidP="00D0268E">
            <w:pPr>
              <w:rPr>
                <w:rFonts w:cs="B Lotus"/>
                <w:b w:val="0"/>
                <w:bCs w:val="0"/>
                <w:sz w:val="32"/>
                <w:szCs w:val="32"/>
              </w:rPr>
            </w:pPr>
            <w:r w:rsidRPr="005C44B9">
              <w:rPr>
                <w:rFonts w:cs="B Lotus"/>
                <w:b w:val="0"/>
                <w:bCs w:val="0"/>
                <w:sz w:val="32"/>
                <w:szCs w:val="32"/>
                <w:rtl/>
              </w:rPr>
              <w:t>مورگان</w:t>
            </w:r>
          </w:p>
        </w:tc>
        <w:tc>
          <w:tcPr>
            <w:tcW w:w="2250" w:type="dxa"/>
          </w:tcPr>
          <w:p w14:paraId="27D17E59" w14:textId="6D657D9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54624C3"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774137A" w14:textId="0F4F5158" w:rsidR="00D0268E" w:rsidRPr="005C44B9" w:rsidRDefault="00D0268E" w:rsidP="00D0268E">
            <w:pPr>
              <w:rPr>
                <w:rFonts w:cs="B Lotus"/>
                <w:b w:val="0"/>
                <w:bCs w:val="0"/>
                <w:sz w:val="32"/>
                <w:szCs w:val="32"/>
              </w:rPr>
            </w:pPr>
            <w:r w:rsidRPr="005C44B9">
              <w:rPr>
                <w:rFonts w:cs="B Lotus"/>
                <w:b w:val="0"/>
                <w:bCs w:val="0"/>
                <w:sz w:val="32"/>
                <w:szCs w:val="32"/>
                <w:rtl/>
              </w:rPr>
              <w:t>مرلو</w:t>
            </w:r>
          </w:p>
        </w:tc>
        <w:tc>
          <w:tcPr>
            <w:tcW w:w="2250" w:type="dxa"/>
          </w:tcPr>
          <w:p w14:paraId="5661C94E" w14:textId="6990535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9F665E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3B9B508" w14:textId="70F0608D" w:rsidR="00D0268E" w:rsidRPr="005C44B9" w:rsidRDefault="00D0268E" w:rsidP="00D0268E">
            <w:pPr>
              <w:rPr>
                <w:rFonts w:cs="B Lotus"/>
                <w:b w:val="0"/>
                <w:bCs w:val="0"/>
                <w:sz w:val="32"/>
                <w:szCs w:val="32"/>
              </w:rPr>
            </w:pPr>
            <w:r w:rsidRPr="005C44B9">
              <w:rPr>
                <w:rFonts w:cs="B Lotus"/>
                <w:b w:val="0"/>
                <w:bCs w:val="0"/>
                <w:sz w:val="32"/>
                <w:szCs w:val="32"/>
                <w:rtl/>
              </w:rPr>
              <w:t>مزارات</w:t>
            </w:r>
            <w:r w:rsidRPr="005C44B9">
              <w:rPr>
                <w:rFonts w:cs="B Lotus" w:hint="cs"/>
                <w:b w:val="0"/>
                <w:bCs w:val="0"/>
                <w:sz w:val="32"/>
                <w:szCs w:val="32"/>
                <w:rtl/>
              </w:rPr>
              <w:t>ی</w:t>
            </w:r>
          </w:p>
        </w:tc>
        <w:tc>
          <w:tcPr>
            <w:tcW w:w="2250" w:type="dxa"/>
          </w:tcPr>
          <w:p w14:paraId="3EFCFA9F" w14:textId="60D9F4B7"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B4DDA4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4B5EA00" w14:textId="50B4FB48" w:rsidR="00D0268E" w:rsidRPr="005C44B9" w:rsidRDefault="00D0268E" w:rsidP="00D0268E">
            <w:pPr>
              <w:rPr>
                <w:rFonts w:cs="B Lotus"/>
                <w:b w:val="0"/>
                <w:bCs w:val="0"/>
                <w:sz w:val="32"/>
                <w:szCs w:val="32"/>
              </w:rPr>
            </w:pPr>
            <w:r w:rsidRPr="005C44B9">
              <w:rPr>
                <w:rFonts w:cs="B Lotus"/>
                <w:b w:val="0"/>
                <w:bCs w:val="0"/>
                <w:sz w:val="32"/>
                <w:szCs w:val="32"/>
                <w:rtl/>
              </w:rPr>
              <w:t>هلدن</w:t>
            </w:r>
          </w:p>
        </w:tc>
        <w:tc>
          <w:tcPr>
            <w:tcW w:w="2250" w:type="dxa"/>
          </w:tcPr>
          <w:p w14:paraId="6CAFC40D" w14:textId="248DEE98"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DFB469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0A4163F" w14:textId="4A18CEF3" w:rsidR="00D0268E" w:rsidRPr="005C44B9" w:rsidRDefault="00D0268E" w:rsidP="00D0268E">
            <w:pPr>
              <w:rPr>
                <w:rFonts w:cs="B Lotus"/>
                <w:b w:val="0"/>
                <w:bCs w:val="0"/>
                <w:sz w:val="32"/>
                <w:szCs w:val="32"/>
              </w:rPr>
            </w:pPr>
            <w:r w:rsidRPr="005C44B9">
              <w:rPr>
                <w:rFonts w:cs="B Lotus"/>
                <w:b w:val="0"/>
                <w:bCs w:val="0"/>
                <w:sz w:val="32"/>
                <w:szCs w:val="32"/>
                <w:rtl/>
              </w:rPr>
              <w:t>هندر</w:t>
            </w:r>
            <w:r w:rsidRPr="005C44B9">
              <w:rPr>
                <w:rFonts w:cs="B Lotus" w:hint="cs"/>
                <w:b w:val="0"/>
                <w:bCs w:val="0"/>
                <w:sz w:val="32"/>
                <w:szCs w:val="32"/>
                <w:rtl/>
              </w:rPr>
              <w:t>ی</w:t>
            </w:r>
            <w:r w:rsidRPr="005C44B9">
              <w:rPr>
                <w:rFonts w:cs="B Lotus" w:hint="eastAsia"/>
                <w:b w:val="0"/>
                <w:bCs w:val="0"/>
                <w:sz w:val="32"/>
                <w:szCs w:val="32"/>
                <w:rtl/>
              </w:rPr>
              <w:t>کسون</w:t>
            </w:r>
          </w:p>
        </w:tc>
        <w:tc>
          <w:tcPr>
            <w:tcW w:w="2250" w:type="dxa"/>
          </w:tcPr>
          <w:p w14:paraId="74BC469C" w14:textId="7406F616"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1F18F71"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21424F1" w14:textId="34C8194B" w:rsidR="00D0268E" w:rsidRPr="005C44B9" w:rsidRDefault="00D0268E" w:rsidP="00D0268E">
            <w:pPr>
              <w:rPr>
                <w:rFonts w:cs="B Lotus"/>
                <w:b w:val="0"/>
                <w:bCs w:val="0"/>
                <w:sz w:val="32"/>
                <w:szCs w:val="32"/>
              </w:rPr>
            </w:pPr>
            <w:r w:rsidRPr="005C44B9">
              <w:rPr>
                <w:rFonts w:cs="B Lotus"/>
                <w:b w:val="0"/>
                <w:bCs w:val="0"/>
                <w:sz w:val="32"/>
                <w:szCs w:val="32"/>
                <w:rtl/>
              </w:rPr>
              <w:t>ناصر</w:t>
            </w:r>
          </w:p>
        </w:tc>
        <w:tc>
          <w:tcPr>
            <w:tcW w:w="2250" w:type="dxa"/>
          </w:tcPr>
          <w:p w14:paraId="6BCF3610" w14:textId="4A1BA50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4FEA940"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7EC06F1" w14:textId="7B7F23FD" w:rsidR="00D0268E" w:rsidRPr="005C44B9" w:rsidRDefault="00D0268E" w:rsidP="00D0268E">
            <w:pPr>
              <w:rPr>
                <w:rFonts w:cs="B Lotus"/>
                <w:b w:val="0"/>
                <w:bCs w:val="0"/>
                <w:sz w:val="32"/>
                <w:szCs w:val="32"/>
              </w:rPr>
            </w:pPr>
            <w:r w:rsidRPr="005C44B9">
              <w:rPr>
                <w:rFonts w:cs="B Lotus"/>
                <w:b w:val="0"/>
                <w:bCs w:val="0"/>
                <w:sz w:val="32"/>
                <w:szCs w:val="32"/>
                <w:rtl/>
              </w:rPr>
              <w:t>گروکلز</w:t>
            </w:r>
          </w:p>
        </w:tc>
        <w:tc>
          <w:tcPr>
            <w:tcW w:w="2250" w:type="dxa"/>
          </w:tcPr>
          <w:p w14:paraId="4B18B36C" w14:textId="2196BAE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111CEA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E3539B7" w14:textId="5794A7A1" w:rsidR="00D0268E" w:rsidRPr="005C44B9" w:rsidRDefault="00D0268E" w:rsidP="00D0268E">
            <w:pPr>
              <w:rPr>
                <w:rFonts w:cs="B Lotus"/>
                <w:b w:val="0"/>
                <w:bCs w:val="0"/>
                <w:sz w:val="32"/>
                <w:szCs w:val="32"/>
              </w:rPr>
            </w:pPr>
            <w:r w:rsidRPr="005C44B9">
              <w:rPr>
                <w:rFonts w:cs="B Lotus"/>
                <w:b w:val="0"/>
                <w:bCs w:val="0"/>
                <w:sz w:val="32"/>
                <w:szCs w:val="32"/>
                <w:rtl/>
              </w:rPr>
              <w:t>گلدون</w:t>
            </w:r>
            <w:r w:rsidRPr="005C44B9">
              <w:rPr>
                <w:rFonts w:cs="B Lotus" w:hint="cs"/>
                <w:b w:val="0"/>
                <w:bCs w:val="0"/>
                <w:sz w:val="32"/>
                <w:szCs w:val="32"/>
                <w:rtl/>
              </w:rPr>
              <w:t>ی</w:t>
            </w:r>
          </w:p>
        </w:tc>
        <w:tc>
          <w:tcPr>
            <w:tcW w:w="2250" w:type="dxa"/>
          </w:tcPr>
          <w:p w14:paraId="38AFA024" w14:textId="2E8D4D6B"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463DFA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B98DA80" w14:textId="7CEFBC1A" w:rsidR="00D0268E" w:rsidRPr="005C44B9" w:rsidRDefault="00D0268E" w:rsidP="00D0268E">
            <w:pPr>
              <w:rPr>
                <w:rFonts w:cs="B Lotus"/>
                <w:b w:val="0"/>
                <w:bCs w:val="0"/>
                <w:sz w:val="32"/>
                <w:szCs w:val="32"/>
              </w:rPr>
            </w:pPr>
            <w:r w:rsidRPr="005C44B9">
              <w:rPr>
                <w:rFonts w:cs="B Lotus"/>
                <w:b w:val="0"/>
                <w:bCs w:val="0"/>
                <w:sz w:val="32"/>
                <w:szCs w:val="32"/>
                <w:rtl/>
              </w:rPr>
              <w:lastRenderedPageBreak/>
              <w:t>گوتوالد</w:t>
            </w:r>
          </w:p>
        </w:tc>
        <w:tc>
          <w:tcPr>
            <w:tcW w:w="2250" w:type="dxa"/>
          </w:tcPr>
          <w:p w14:paraId="1331D010" w14:textId="7DDFD45D"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F895661"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CEE1ACC" w14:textId="141031E0" w:rsidR="00D0268E" w:rsidRPr="005C44B9" w:rsidRDefault="00D0268E" w:rsidP="00D0268E">
            <w:pPr>
              <w:rPr>
                <w:rFonts w:cs="B Lotus"/>
                <w:b w:val="0"/>
                <w:bCs w:val="0"/>
                <w:sz w:val="32"/>
                <w:szCs w:val="32"/>
              </w:rPr>
            </w:pPr>
            <w:r w:rsidRPr="005C44B9">
              <w:rPr>
                <w:rFonts w:cs="B Lotus"/>
                <w:b w:val="0"/>
                <w:bCs w:val="0"/>
                <w:sz w:val="32"/>
                <w:szCs w:val="32"/>
                <w:rtl/>
              </w:rPr>
              <w:t>لوتوس</w:t>
            </w:r>
          </w:p>
        </w:tc>
        <w:tc>
          <w:tcPr>
            <w:tcW w:w="2250" w:type="dxa"/>
          </w:tcPr>
          <w:p w14:paraId="7688316E" w14:textId="0EE2F37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EA73B34"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6981001" w14:textId="4C561EBD" w:rsidR="00D0268E" w:rsidRPr="005C44B9" w:rsidRDefault="00D0268E" w:rsidP="00D0268E">
            <w:pPr>
              <w:rPr>
                <w:rFonts w:cs="B Lotus"/>
                <w:b w:val="0"/>
                <w:bCs w:val="0"/>
                <w:sz w:val="32"/>
                <w:szCs w:val="32"/>
              </w:rPr>
            </w:pPr>
            <w:r w:rsidRPr="005C44B9">
              <w:rPr>
                <w:rFonts w:cs="B Lotus"/>
                <w:b w:val="0"/>
                <w:bCs w:val="0"/>
                <w:sz w:val="32"/>
                <w:szCs w:val="32"/>
                <w:rtl/>
              </w:rPr>
              <w:t>س</w:t>
            </w:r>
            <w:r w:rsidRPr="005C44B9">
              <w:rPr>
                <w:rFonts w:cs="B Lotus" w:hint="cs"/>
                <w:b w:val="0"/>
                <w:bCs w:val="0"/>
                <w:sz w:val="32"/>
                <w:szCs w:val="32"/>
                <w:rtl/>
              </w:rPr>
              <w:t>ی</w:t>
            </w:r>
            <w:r w:rsidRPr="005C44B9">
              <w:rPr>
                <w:rFonts w:cs="B Lotus" w:hint="eastAsia"/>
                <w:b w:val="0"/>
                <w:bCs w:val="0"/>
                <w:sz w:val="32"/>
                <w:szCs w:val="32"/>
                <w:rtl/>
              </w:rPr>
              <w:t>نوتراک</w:t>
            </w:r>
          </w:p>
        </w:tc>
        <w:tc>
          <w:tcPr>
            <w:tcW w:w="2250" w:type="dxa"/>
          </w:tcPr>
          <w:p w14:paraId="52C3CFC2" w14:textId="33A2E37D"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47945F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8FD465F" w14:textId="1EE613A0" w:rsidR="00D0268E" w:rsidRPr="005C44B9" w:rsidRDefault="00D0268E" w:rsidP="00D0268E">
            <w:pPr>
              <w:rPr>
                <w:rFonts w:cs="B Lotus"/>
                <w:b w:val="0"/>
                <w:bCs w:val="0"/>
                <w:sz w:val="32"/>
                <w:szCs w:val="32"/>
              </w:rPr>
            </w:pPr>
            <w:r w:rsidRPr="005C44B9">
              <w:rPr>
                <w:rFonts w:cs="B Lotus"/>
                <w:b w:val="0"/>
                <w:bCs w:val="0"/>
                <w:sz w:val="32"/>
                <w:szCs w:val="32"/>
                <w:rtl/>
              </w:rPr>
              <w:t>س</w:t>
            </w:r>
            <w:r w:rsidRPr="005C44B9">
              <w:rPr>
                <w:rFonts w:cs="B Lotus" w:hint="cs"/>
                <w:b w:val="0"/>
                <w:bCs w:val="0"/>
                <w:sz w:val="32"/>
                <w:szCs w:val="32"/>
                <w:rtl/>
              </w:rPr>
              <w:t>ی</w:t>
            </w:r>
            <w:r w:rsidRPr="005C44B9">
              <w:rPr>
                <w:rFonts w:cs="B Lotus" w:hint="eastAsia"/>
                <w:b w:val="0"/>
                <w:bCs w:val="0"/>
                <w:sz w:val="32"/>
                <w:szCs w:val="32"/>
                <w:rtl/>
              </w:rPr>
              <w:t>ماک</w:t>
            </w:r>
          </w:p>
        </w:tc>
        <w:tc>
          <w:tcPr>
            <w:tcW w:w="2250" w:type="dxa"/>
          </w:tcPr>
          <w:p w14:paraId="60970318" w14:textId="0AFE024A"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72847B6"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EC7E1FC" w14:textId="7B8BA83B" w:rsidR="00D0268E" w:rsidRPr="005C44B9" w:rsidRDefault="00D0268E" w:rsidP="00D0268E">
            <w:pPr>
              <w:rPr>
                <w:rFonts w:cs="B Lotus"/>
                <w:b w:val="0"/>
                <w:bCs w:val="0"/>
                <w:sz w:val="32"/>
                <w:szCs w:val="32"/>
              </w:rPr>
            </w:pPr>
            <w:r w:rsidRPr="005C44B9">
              <w:rPr>
                <w:rFonts w:cs="B Lotus"/>
                <w:b w:val="0"/>
                <w:bCs w:val="0"/>
                <w:sz w:val="32"/>
                <w:szCs w:val="32"/>
                <w:rtl/>
              </w:rPr>
              <w:t>ز</w:t>
            </w:r>
            <w:r w:rsidRPr="005C44B9">
              <w:rPr>
                <w:rFonts w:cs="B Lotus" w:hint="cs"/>
                <w:b w:val="0"/>
                <w:bCs w:val="0"/>
                <w:sz w:val="32"/>
                <w:szCs w:val="32"/>
                <w:rtl/>
              </w:rPr>
              <w:t>ی</w:t>
            </w:r>
            <w:r w:rsidRPr="005C44B9">
              <w:rPr>
                <w:rFonts w:cs="B Lotus" w:hint="eastAsia"/>
                <w:b w:val="0"/>
                <w:bCs w:val="0"/>
                <w:sz w:val="32"/>
                <w:szCs w:val="32"/>
                <w:rtl/>
              </w:rPr>
              <w:t>ل</w:t>
            </w:r>
          </w:p>
        </w:tc>
        <w:tc>
          <w:tcPr>
            <w:tcW w:w="2250" w:type="dxa"/>
          </w:tcPr>
          <w:p w14:paraId="6B7E293C" w14:textId="4DAA761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6B5ACD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32E11F8" w14:textId="37C1C7BC" w:rsidR="00D0268E" w:rsidRPr="005C44B9" w:rsidRDefault="00D0268E" w:rsidP="00D0268E">
            <w:pPr>
              <w:rPr>
                <w:rFonts w:cs="B Lotus"/>
                <w:b w:val="0"/>
                <w:bCs w:val="0"/>
                <w:sz w:val="32"/>
                <w:szCs w:val="32"/>
              </w:rPr>
            </w:pPr>
            <w:r w:rsidRPr="005C44B9">
              <w:rPr>
                <w:rFonts w:cs="B Lotus"/>
                <w:b w:val="0"/>
                <w:bCs w:val="0"/>
                <w:sz w:val="32"/>
                <w:szCs w:val="32"/>
                <w:rtl/>
              </w:rPr>
              <w:t>ز</w:t>
            </w:r>
            <w:r w:rsidRPr="005C44B9">
              <w:rPr>
                <w:rFonts w:cs="B Lotus" w:hint="cs"/>
                <w:b w:val="0"/>
                <w:bCs w:val="0"/>
                <w:sz w:val="32"/>
                <w:szCs w:val="32"/>
                <w:rtl/>
              </w:rPr>
              <w:t>ی</w:t>
            </w:r>
            <w:r w:rsidRPr="005C44B9">
              <w:rPr>
                <w:rFonts w:cs="B Lotus" w:hint="eastAsia"/>
                <w:b w:val="0"/>
                <w:bCs w:val="0"/>
                <w:sz w:val="32"/>
                <w:szCs w:val="32"/>
                <w:rtl/>
              </w:rPr>
              <w:t>م</w:t>
            </w:r>
          </w:p>
        </w:tc>
        <w:tc>
          <w:tcPr>
            <w:tcW w:w="2250" w:type="dxa"/>
          </w:tcPr>
          <w:p w14:paraId="3F53F6DF" w14:textId="1F8267AB"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DA1F3F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5D45D0D" w14:textId="20184B25" w:rsidR="00D0268E" w:rsidRPr="005C44B9" w:rsidRDefault="00D0268E" w:rsidP="00D0268E">
            <w:pPr>
              <w:rPr>
                <w:rFonts w:cs="B Lotus"/>
                <w:b w:val="0"/>
                <w:bCs w:val="0"/>
                <w:sz w:val="32"/>
                <w:szCs w:val="32"/>
              </w:rPr>
            </w:pPr>
            <w:r w:rsidRPr="005C44B9">
              <w:rPr>
                <w:rFonts w:cs="B Lotus"/>
                <w:b w:val="0"/>
                <w:bCs w:val="0"/>
                <w:sz w:val="32"/>
                <w:szCs w:val="32"/>
                <w:rtl/>
              </w:rPr>
              <w:t>ساب</w:t>
            </w:r>
          </w:p>
        </w:tc>
        <w:tc>
          <w:tcPr>
            <w:tcW w:w="2250" w:type="dxa"/>
          </w:tcPr>
          <w:p w14:paraId="52B50AA0" w14:textId="68CFCDE1"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BEFFA5D"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B094DDA" w14:textId="5F0787BB" w:rsidR="00D0268E" w:rsidRPr="005C44B9" w:rsidRDefault="00D0268E" w:rsidP="00D0268E">
            <w:pPr>
              <w:rPr>
                <w:rFonts w:cs="B Lotus"/>
                <w:b w:val="0"/>
                <w:bCs w:val="0"/>
                <w:sz w:val="32"/>
                <w:szCs w:val="32"/>
              </w:rPr>
            </w:pPr>
            <w:r w:rsidRPr="005C44B9">
              <w:rPr>
                <w:rFonts w:cs="B Lotus"/>
                <w:b w:val="0"/>
                <w:bCs w:val="0"/>
                <w:sz w:val="32"/>
                <w:szCs w:val="32"/>
                <w:rtl/>
              </w:rPr>
              <w:t>صف</w:t>
            </w:r>
            <w:r w:rsidRPr="005C44B9">
              <w:rPr>
                <w:rFonts w:cs="B Lotus" w:hint="cs"/>
                <w:b w:val="0"/>
                <w:bCs w:val="0"/>
                <w:sz w:val="32"/>
                <w:szCs w:val="32"/>
                <w:rtl/>
              </w:rPr>
              <w:t>ی</w:t>
            </w:r>
          </w:p>
        </w:tc>
        <w:tc>
          <w:tcPr>
            <w:tcW w:w="2250" w:type="dxa"/>
          </w:tcPr>
          <w:p w14:paraId="491862BB" w14:textId="071A2AE0"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C53E93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C66F860" w14:textId="3EEF011A" w:rsidR="00D0268E" w:rsidRPr="005C44B9" w:rsidRDefault="00D0268E" w:rsidP="00D0268E">
            <w:pPr>
              <w:rPr>
                <w:rFonts w:cs="B Lotus"/>
                <w:b w:val="0"/>
                <w:bCs w:val="0"/>
                <w:sz w:val="32"/>
                <w:szCs w:val="32"/>
              </w:rPr>
            </w:pPr>
            <w:r w:rsidRPr="005C44B9">
              <w:rPr>
                <w:rFonts w:cs="B Lotus"/>
                <w:b w:val="0"/>
                <w:bCs w:val="0"/>
                <w:sz w:val="32"/>
                <w:szCs w:val="32"/>
                <w:rtl/>
              </w:rPr>
              <w:t>فاود</w:t>
            </w:r>
          </w:p>
        </w:tc>
        <w:tc>
          <w:tcPr>
            <w:tcW w:w="2250" w:type="dxa"/>
          </w:tcPr>
          <w:p w14:paraId="106485E6" w14:textId="11EB89B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DF8272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3D55C7A" w14:textId="720A190F" w:rsidR="00D0268E" w:rsidRPr="005C44B9" w:rsidRDefault="00D0268E" w:rsidP="00D0268E">
            <w:pPr>
              <w:rPr>
                <w:rFonts w:cs="B Lotus"/>
                <w:b w:val="0"/>
                <w:bCs w:val="0"/>
                <w:sz w:val="32"/>
                <w:szCs w:val="32"/>
              </w:rPr>
            </w:pPr>
            <w:r w:rsidRPr="005C44B9">
              <w:rPr>
                <w:rFonts w:cs="B Lotus"/>
                <w:b w:val="0"/>
                <w:bCs w:val="0"/>
                <w:sz w:val="32"/>
                <w:szCs w:val="32"/>
                <w:rtl/>
              </w:rPr>
              <w:t>فرار</w:t>
            </w:r>
            <w:r w:rsidRPr="005C44B9">
              <w:rPr>
                <w:rFonts w:cs="B Lotus" w:hint="cs"/>
                <w:b w:val="0"/>
                <w:bCs w:val="0"/>
                <w:sz w:val="32"/>
                <w:szCs w:val="32"/>
                <w:rtl/>
              </w:rPr>
              <w:t>ی</w:t>
            </w:r>
          </w:p>
        </w:tc>
        <w:tc>
          <w:tcPr>
            <w:tcW w:w="2250" w:type="dxa"/>
          </w:tcPr>
          <w:p w14:paraId="4A266AFF" w14:textId="140E65F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A6995A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2608FBB" w14:textId="087053C2" w:rsidR="00D0268E" w:rsidRPr="005C44B9" w:rsidRDefault="00D0268E" w:rsidP="00D0268E">
            <w:pPr>
              <w:rPr>
                <w:rFonts w:cs="B Lotus"/>
                <w:b w:val="0"/>
                <w:bCs w:val="0"/>
                <w:sz w:val="32"/>
                <w:szCs w:val="32"/>
              </w:rPr>
            </w:pPr>
            <w:r w:rsidRPr="005C44B9">
              <w:rPr>
                <w:rFonts w:cs="B Lotus"/>
                <w:b w:val="0"/>
                <w:bCs w:val="0"/>
                <w:sz w:val="32"/>
                <w:szCs w:val="32"/>
                <w:rtl/>
              </w:rPr>
              <w:t>کنتر</w:t>
            </w:r>
          </w:p>
        </w:tc>
        <w:tc>
          <w:tcPr>
            <w:tcW w:w="2250" w:type="dxa"/>
          </w:tcPr>
          <w:p w14:paraId="7402DE47" w14:textId="076A17E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9C2C97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CF1E79E" w14:textId="5849DDF7" w:rsidR="00D0268E" w:rsidRPr="005C44B9" w:rsidRDefault="00D0268E" w:rsidP="00D0268E">
            <w:pPr>
              <w:rPr>
                <w:rFonts w:cs="B Lotus"/>
                <w:b w:val="0"/>
                <w:bCs w:val="0"/>
                <w:sz w:val="32"/>
                <w:szCs w:val="32"/>
              </w:rPr>
            </w:pPr>
            <w:r w:rsidRPr="005C44B9">
              <w:rPr>
                <w:rFonts w:cs="B Lotus"/>
                <w:b w:val="0"/>
                <w:bCs w:val="0"/>
                <w:sz w:val="32"/>
                <w:szCs w:val="32"/>
                <w:rtl/>
              </w:rPr>
              <w:t>کوماتسو</w:t>
            </w:r>
          </w:p>
        </w:tc>
        <w:tc>
          <w:tcPr>
            <w:tcW w:w="2250" w:type="dxa"/>
          </w:tcPr>
          <w:p w14:paraId="4F9F4FF5" w14:textId="0C231591"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B43758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ECCF53F" w14:textId="24D5382E" w:rsidR="00D0268E" w:rsidRPr="005C44B9" w:rsidRDefault="00D0268E" w:rsidP="00D0268E">
            <w:pPr>
              <w:rPr>
                <w:rFonts w:cs="B Lotus"/>
                <w:b w:val="0"/>
                <w:bCs w:val="0"/>
                <w:sz w:val="32"/>
                <w:szCs w:val="32"/>
              </w:rPr>
            </w:pPr>
            <w:r w:rsidRPr="005C44B9">
              <w:rPr>
                <w:rFonts w:cs="B Lotus"/>
                <w:b w:val="0"/>
                <w:bCs w:val="0"/>
                <w:sz w:val="32"/>
                <w:szCs w:val="32"/>
                <w:rtl/>
              </w:rPr>
              <w:t>آس</w:t>
            </w:r>
            <w:r w:rsidRPr="005C44B9">
              <w:rPr>
                <w:rFonts w:cs="B Lotus" w:hint="cs"/>
                <w:b w:val="0"/>
                <w:bCs w:val="0"/>
                <w:sz w:val="32"/>
                <w:szCs w:val="32"/>
                <w:rtl/>
              </w:rPr>
              <w:t>ی</w:t>
            </w:r>
            <w:r w:rsidRPr="005C44B9">
              <w:rPr>
                <w:rFonts w:cs="B Lotus" w:hint="eastAsia"/>
                <w:b w:val="0"/>
                <w:bCs w:val="0"/>
                <w:sz w:val="32"/>
                <w:szCs w:val="32"/>
                <w:rtl/>
              </w:rPr>
              <w:t>ا</w:t>
            </w:r>
          </w:p>
        </w:tc>
        <w:tc>
          <w:tcPr>
            <w:tcW w:w="2250" w:type="dxa"/>
          </w:tcPr>
          <w:p w14:paraId="70B7D76F" w14:textId="38FF14B2"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19109DA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E8BF367" w14:textId="22D90252" w:rsidR="00D0268E" w:rsidRPr="005C44B9" w:rsidRDefault="00D0268E" w:rsidP="00D0268E">
            <w:pPr>
              <w:rPr>
                <w:rFonts w:cs="B Lotus"/>
                <w:b w:val="0"/>
                <w:bCs w:val="0"/>
                <w:sz w:val="32"/>
                <w:szCs w:val="32"/>
              </w:rPr>
            </w:pPr>
            <w:r w:rsidRPr="005C44B9">
              <w:rPr>
                <w:rFonts w:cs="B Lotus"/>
                <w:b w:val="0"/>
                <w:bCs w:val="0"/>
                <w:sz w:val="32"/>
                <w:szCs w:val="32"/>
                <w:rtl/>
              </w:rPr>
              <w:t>آرو</w:t>
            </w:r>
          </w:p>
        </w:tc>
        <w:tc>
          <w:tcPr>
            <w:tcW w:w="2250" w:type="dxa"/>
          </w:tcPr>
          <w:p w14:paraId="66016F66" w14:textId="2CC9D34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877135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2AFC351" w14:textId="7A3AD3CF" w:rsidR="00D0268E" w:rsidRPr="005C44B9" w:rsidRDefault="00D0268E" w:rsidP="00D0268E">
            <w:pPr>
              <w:rPr>
                <w:rFonts w:cs="B Lotus"/>
                <w:b w:val="0"/>
                <w:bCs w:val="0"/>
                <w:sz w:val="32"/>
                <w:szCs w:val="32"/>
              </w:rPr>
            </w:pPr>
            <w:r w:rsidRPr="005C44B9">
              <w:rPr>
                <w:rFonts w:cs="B Lotus"/>
                <w:b w:val="0"/>
                <w:bCs w:val="0"/>
                <w:sz w:val="32"/>
                <w:szCs w:val="32"/>
                <w:rtl/>
              </w:rPr>
              <w:t>اشکوش</w:t>
            </w:r>
          </w:p>
        </w:tc>
        <w:tc>
          <w:tcPr>
            <w:tcW w:w="2250" w:type="dxa"/>
          </w:tcPr>
          <w:p w14:paraId="2D7D096E" w14:textId="55BAD967"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802F07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AC0409C" w14:textId="3DDCAC1A" w:rsidR="00D0268E" w:rsidRPr="005C44B9" w:rsidRDefault="00D0268E" w:rsidP="00D0268E">
            <w:pPr>
              <w:rPr>
                <w:rFonts w:cs="B Lotus"/>
                <w:b w:val="0"/>
                <w:bCs w:val="0"/>
                <w:sz w:val="32"/>
                <w:szCs w:val="32"/>
              </w:rPr>
            </w:pPr>
            <w:r w:rsidRPr="005C44B9">
              <w:rPr>
                <w:rFonts w:cs="B Lotus"/>
                <w:b w:val="0"/>
                <w:bCs w:val="0"/>
                <w:sz w:val="32"/>
                <w:szCs w:val="32"/>
                <w:rtl/>
              </w:rPr>
              <w:t>ام ج</w:t>
            </w:r>
            <w:r w:rsidRPr="005C44B9">
              <w:rPr>
                <w:rFonts w:cs="B Lotus" w:hint="cs"/>
                <w:b w:val="0"/>
                <w:bCs w:val="0"/>
                <w:sz w:val="32"/>
                <w:szCs w:val="32"/>
                <w:rtl/>
              </w:rPr>
              <w:t>ی</w:t>
            </w:r>
          </w:p>
        </w:tc>
        <w:tc>
          <w:tcPr>
            <w:tcW w:w="2250" w:type="dxa"/>
          </w:tcPr>
          <w:p w14:paraId="5B2ED184" w14:textId="7C332E5D"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567B50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EC61876" w14:textId="55C33DAE" w:rsidR="00D0268E" w:rsidRPr="005C44B9" w:rsidRDefault="00D0268E" w:rsidP="00D0268E">
            <w:pPr>
              <w:rPr>
                <w:rFonts w:cs="B Lotus"/>
                <w:b w:val="0"/>
                <w:bCs w:val="0"/>
                <w:sz w:val="32"/>
                <w:szCs w:val="32"/>
              </w:rPr>
            </w:pPr>
            <w:r w:rsidRPr="005C44B9">
              <w:rPr>
                <w:rFonts w:cs="B Lotus"/>
                <w:b w:val="0"/>
                <w:bCs w:val="0"/>
                <w:sz w:val="32"/>
                <w:szCs w:val="32"/>
                <w:rtl/>
              </w:rPr>
              <w:t>بوز</w:t>
            </w:r>
            <w:r w:rsidRPr="005C44B9">
              <w:rPr>
                <w:rFonts w:cs="B Lotus" w:hint="cs"/>
                <w:b w:val="0"/>
                <w:bCs w:val="0"/>
                <w:sz w:val="32"/>
                <w:szCs w:val="32"/>
                <w:rtl/>
              </w:rPr>
              <w:t>ی</w:t>
            </w:r>
            <w:r w:rsidRPr="005C44B9">
              <w:rPr>
                <w:rFonts w:cs="B Lotus" w:hint="eastAsia"/>
                <w:b w:val="0"/>
                <w:bCs w:val="0"/>
                <w:sz w:val="32"/>
                <w:szCs w:val="32"/>
                <w:rtl/>
              </w:rPr>
              <w:t>نگ</w:t>
            </w:r>
          </w:p>
        </w:tc>
        <w:tc>
          <w:tcPr>
            <w:tcW w:w="2250" w:type="dxa"/>
          </w:tcPr>
          <w:p w14:paraId="53D137BD" w14:textId="52869FD8"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3A5CEA4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13134BD" w14:textId="3E222D0E" w:rsidR="00D0268E" w:rsidRPr="005C44B9" w:rsidRDefault="00D0268E" w:rsidP="00D0268E">
            <w:pPr>
              <w:rPr>
                <w:rFonts w:cs="B Lotus"/>
                <w:b w:val="0"/>
                <w:bCs w:val="0"/>
                <w:sz w:val="32"/>
                <w:szCs w:val="32"/>
              </w:rPr>
            </w:pPr>
            <w:r w:rsidRPr="005C44B9">
              <w:rPr>
                <w:rFonts w:cs="B Lotus"/>
                <w:b w:val="0"/>
                <w:bCs w:val="0"/>
                <w:sz w:val="32"/>
                <w:szCs w:val="32"/>
                <w:rtl/>
              </w:rPr>
              <w:t>پراکا</w:t>
            </w:r>
          </w:p>
        </w:tc>
        <w:tc>
          <w:tcPr>
            <w:tcW w:w="2250" w:type="dxa"/>
          </w:tcPr>
          <w:p w14:paraId="5699CBAD" w14:textId="11AEF744"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8806CC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12A9822" w14:textId="40273AB1" w:rsidR="00D0268E" w:rsidRPr="005C44B9" w:rsidRDefault="00D0268E" w:rsidP="00D0268E">
            <w:pPr>
              <w:rPr>
                <w:rFonts w:cs="B Lotus"/>
                <w:b w:val="0"/>
                <w:bCs w:val="0"/>
                <w:sz w:val="32"/>
                <w:szCs w:val="32"/>
              </w:rPr>
            </w:pPr>
            <w:r w:rsidRPr="005C44B9">
              <w:rPr>
                <w:rFonts w:cs="B Lotus"/>
                <w:b w:val="0"/>
                <w:bCs w:val="0"/>
                <w:sz w:val="32"/>
                <w:szCs w:val="32"/>
                <w:rtl/>
              </w:rPr>
              <w:t>د</w:t>
            </w:r>
            <w:r w:rsidRPr="005C44B9">
              <w:rPr>
                <w:rFonts w:cs="B Lotus" w:hint="cs"/>
                <w:b w:val="0"/>
                <w:bCs w:val="0"/>
                <w:sz w:val="32"/>
                <w:szCs w:val="32"/>
                <w:rtl/>
              </w:rPr>
              <w:t>ی</w:t>
            </w:r>
            <w:r w:rsidRPr="005C44B9">
              <w:rPr>
                <w:rFonts w:cs="B Lotus" w:hint="eastAsia"/>
                <w:b w:val="0"/>
                <w:bCs w:val="0"/>
                <w:sz w:val="32"/>
                <w:szCs w:val="32"/>
                <w:rtl/>
              </w:rPr>
              <w:t>اموند</w:t>
            </w:r>
          </w:p>
        </w:tc>
        <w:tc>
          <w:tcPr>
            <w:tcW w:w="2250" w:type="dxa"/>
          </w:tcPr>
          <w:p w14:paraId="19953782" w14:textId="00509E5C"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FF27262"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03C9F51" w14:textId="3C037284" w:rsidR="00D0268E" w:rsidRPr="005C44B9" w:rsidRDefault="00D0268E" w:rsidP="00D0268E">
            <w:pPr>
              <w:rPr>
                <w:rFonts w:cs="B Lotus"/>
                <w:b w:val="0"/>
                <w:bCs w:val="0"/>
                <w:sz w:val="32"/>
                <w:szCs w:val="32"/>
              </w:rPr>
            </w:pPr>
            <w:r w:rsidRPr="005C44B9">
              <w:rPr>
                <w:rFonts w:cs="B Lotus"/>
                <w:b w:val="0"/>
                <w:bCs w:val="0"/>
                <w:sz w:val="32"/>
                <w:szCs w:val="32"/>
                <w:rtl/>
              </w:rPr>
              <w:t>دوف</w:t>
            </w:r>
            <w:r w:rsidRPr="005C44B9">
              <w:rPr>
                <w:rFonts w:cs="B Lotus" w:hint="cs"/>
                <w:b w:val="0"/>
                <w:bCs w:val="0"/>
                <w:sz w:val="32"/>
                <w:szCs w:val="32"/>
                <w:rtl/>
              </w:rPr>
              <w:t>ی</w:t>
            </w:r>
            <w:r w:rsidRPr="005C44B9">
              <w:rPr>
                <w:rFonts w:cs="B Lotus" w:hint="eastAsia"/>
                <w:b w:val="0"/>
                <w:bCs w:val="0"/>
                <w:sz w:val="32"/>
                <w:szCs w:val="32"/>
                <w:rtl/>
              </w:rPr>
              <w:t>ن</w:t>
            </w:r>
          </w:p>
        </w:tc>
        <w:tc>
          <w:tcPr>
            <w:tcW w:w="2250" w:type="dxa"/>
          </w:tcPr>
          <w:p w14:paraId="41D91B5A" w14:textId="2FD7DAC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7F76D0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A13C99E" w14:textId="6B4D001A" w:rsidR="00D0268E" w:rsidRPr="005C44B9" w:rsidRDefault="00D0268E" w:rsidP="00D0268E">
            <w:pPr>
              <w:rPr>
                <w:rFonts w:cs="B Lotus"/>
                <w:b w:val="0"/>
                <w:bCs w:val="0"/>
                <w:sz w:val="32"/>
                <w:szCs w:val="32"/>
              </w:rPr>
            </w:pPr>
            <w:r w:rsidRPr="005C44B9">
              <w:rPr>
                <w:rFonts w:cs="B Lotus"/>
                <w:b w:val="0"/>
                <w:bCs w:val="0"/>
                <w:sz w:val="32"/>
                <w:szCs w:val="32"/>
                <w:rtl/>
              </w:rPr>
              <w:t>داچ</w:t>
            </w:r>
            <w:r w:rsidRPr="005C44B9">
              <w:rPr>
                <w:rFonts w:cs="B Lotus" w:hint="cs"/>
                <w:b w:val="0"/>
                <w:bCs w:val="0"/>
                <w:sz w:val="32"/>
                <w:szCs w:val="32"/>
                <w:rtl/>
              </w:rPr>
              <w:t>ی</w:t>
            </w:r>
            <w:r w:rsidRPr="005C44B9">
              <w:rPr>
                <w:rFonts w:cs="B Lotus" w:hint="eastAsia"/>
                <w:b w:val="0"/>
                <w:bCs w:val="0"/>
                <w:sz w:val="32"/>
                <w:szCs w:val="32"/>
                <w:rtl/>
              </w:rPr>
              <w:t>ا</w:t>
            </w:r>
          </w:p>
        </w:tc>
        <w:tc>
          <w:tcPr>
            <w:tcW w:w="2250" w:type="dxa"/>
          </w:tcPr>
          <w:p w14:paraId="131B1A1B" w14:textId="06F1F133"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74A403B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F589193" w14:textId="0409D099" w:rsidR="00D0268E" w:rsidRPr="005C44B9" w:rsidRDefault="00D0268E" w:rsidP="00D0268E">
            <w:pPr>
              <w:rPr>
                <w:rFonts w:cs="B Lotus"/>
                <w:b w:val="0"/>
                <w:bCs w:val="0"/>
                <w:sz w:val="32"/>
                <w:szCs w:val="32"/>
              </w:rPr>
            </w:pPr>
            <w:r w:rsidRPr="005C44B9">
              <w:rPr>
                <w:rFonts w:cs="B Lotus"/>
                <w:b w:val="0"/>
                <w:bCs w:val="0"/>
                <w:sz w:val="32"/>
                <w:szCs w:val="32"/>
                <w:rtl/>
              </w:rPr>
              <w:t>دروت</w:t>
            </w:r>
          </w:p>
        </w:tc>
        <w:tc>
          <w:tcPr>
            <w:tcW w:w="2250" w:type="dxa"/>
          </w:tcPr>
          <w:p w14:paraId="4A1F5753" w14:textId="0ABEE3A8"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702D2D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1714132" w14:textId="07942779" w:rsidR="00D0268E" w:rsidRPr="005C44B9" w:rsidRDefault="00D0268E" w:rsidP="00D0268E">
            <w:pPr>
              <w:rPr>
                <w:rFonts w:cs="B Lotus"/>
                <w:b w:val="0"/>
                <w:bCs w:val="0"/>
                <w:sz w:val="32"/>
                <w:szCs w:val="32"/>
              </w:rPr>
            </w:pPr>
            <w:r w:rsidRPr="005C44B9">
              <w:rPr>
                <w:rFonts w:cs="B Lotus"/>
                <w:b w:val="0"/>
                <w:bCs w:val="0"/>
                <w:sz w:val="32"/>
                <w:szCs w:val="32"/>
                <w:rtl/>
              </w:rPr>
              <w:t>زاستافا</w:t>
            </w:r>
          </w:p>
        </w:tc>
        <w:tc>
          <w:tcPr>
            <w:tcW w:w="2250" w:type="dxa"/>
          </w:tcPr>
          <w:p w14:paraId="532F30E3" w14:textId="58306B5D"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0DA4523"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704DB09" w14:textId="59BAEEAC" w:rsidR="00D0268E" w:rsidRPr="005C44B9" w:rsidRDefault="00D0268E" w:rsidP="00D0268E">
            <w:pPr>
              <w:rPr>
                <w:rFonts w:cs="B Lotus"/>
                <w:b w:val="0"/>
                <w:bCs w:val="0"/>
                <w:sz w:val="32"/>
                <w:szCs w:val="32"/>
              </w:rPr>
            </w:pPr>
            <w:r w:rsidRPr="005C44B9">
              <w:rPr>
                <w:rFonts w:cs="B Lotus"/>
                <w:b w:val="0"/>
                <w:bCs w:val="0"/>
                <w:sz w:val="32"/>
                <w:szCs w:val="32"/>
                <w:rtl/>
              </w:rPr>
              <w:t>رابامان</w:t>
            </w:r>
          </w:p>
        </w:tc>
        <w:tc>
          <w:tcPr>
            <w:tcW w:w="2250" w:type="dxa"/>
          </w:tcPr>
          <w:p w14:paraId="725F29BD" w14:textId="5493A5A0"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C02B0BB"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2EC7BAA" w14:textId="736332A5" w:rsidR="00D0268E" w:rsidRPr="005C44B9" w:rsidRDefault="00D0268E" w:rsidP="00D0268E">
            <w:pPr>
              <w:rPr>
                <w:rFonts w:cs="B Lotus"/>
                <w:b w:val="0"/>
                <w:bCs w:val="0"/>
                <w:sz w:val="32"/>
                <w:szCs w:val="32"/>
              </w:rPr>
            </w:pPr>
            <w:r w:rsidRPr="005C44B9">
              <w:rPr>
                <w:rFonts w:cs="B Lotus"/>
                <w:b w:val="0"/>
                <w:bCs w:val="0"/>
                <w:sz w:val="32"/>
                <w:szCs w:val="32"/>
                <w:rtl/>
              </w:rPr>
              <w:lastRenderedPageBreak/>
              <w:t>راف</w:t>
            </w:r>
          </w:p>
        </w:tc>
        <w:tc>
          <w:tcPr>
            <w:tcW w:w="2250" w:type="dxa"/>
          </w:tcPr>
          <w:p w14:paraId="109B2F7A" w14:textId="3F45D8F8"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3985B13"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C0C2539" w14:textId="3F9ACEF0" w:rsidR="00D0268E" w:rsidRPr="005C44B9" w:rsidRDefault="00D0268E" w:rsidP="00D0268E">
            <w:pPr>
              <w:rPr>
                <w:rFonts w:cs="B Lotus"/>
                <w:b w:val="0"/>
                <w:bCs w:val="0"/>
                <w:sz w:val="32"/>
                <w:szCs w:val="32"/>
              </w:rPr>
            </w:pPr>
            <w:r w:rsidRPr="005C44B9">
              <w:rPr>
                <w:rFonts w:cs="B Lotus"/>
                <w:b w:val="0"/>
                <w:bCs w:val="0"/>
                <w:sz w:val="32"/>
                <w:szCs w:val="32"/>
                <w:rtl/>
              </w:rPr>
              <w:t>ربا</w:t>
            </w:r>
          </w:p>
        </w:tc>
        <w:tc>
          <w:tcPr>
            <w:tcW w:w="2250" w:type="dxa"/>
          </w:tcPr>
          <w:p w14:paraId="4E42BB64" w14:textId="75A186D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1FF0AA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98A4BA5" w14:textId="3101B5B7" w:rsidR="00D0268E" w:rsidRPr="005C44B9" w:rsidRDefault="00D0268E" w:rsidP="00D0268E">
            <w:pPr>
              <w:rPr>
                <w:rFonts w:cs="B Lotus"/>
                <w:b w:val="0"/>
                <w:bCs w:val="0"/>
                <w:sz w:val="32"/>
                <w:szCs w:val="32"/>
              </w:rPr>
            </w:pPr>
            <w:r w:rsidRPr="005C44B9">
              <w:rPr>
                <w:rFonts w:cs="B Lotus"/>
                <w:b w:val="0"/>
                <w:bCs w:val="0"/>
                <w:sz w:val="32"/>
                <w:szCs w:val="32"/>
                <w:rtl/>
              </w:rPr>
              <w:t>ج</w:t>
            </w:r>
            <w:r w:rsidRPr="005C44B9">
              <w:rPr>
                <w:rFonts w:cs="B Lotus" w:hint="cs"/>
                <w:b w:val="0"/>
                <w:bCs w:val="0"/>
                <w:sz w:val="32"/>
                <w:szCs w:val="32"/>
                <w:rtl/>
              </w:rPr>
              <w:t>ی</w:t>
            </w:r>
            <w:r w:rsidRPr="005C44B9">
              <w:rPr>
                <w:rFonts w:cs="B Lotus"/>
                <w:b w:val="0"/>
                <w:bCs w:val="0"/>
                <w:sz w:val="32"/>
                <w:szCs w:val="32"/>
                <w:rtl/>
              </w:rPr>
              <w:t xml:space="preserve"> فنگ</w:t>
            </w:r>
          </w:p>
        </w:tc>
        <w:tc>
          <w:tcPr>
            <w:tcW w:w="2250" w:type="dxa"/>
          </w:tcPr>
          <w:p w14:paraId="16EAC365" w14:textId="50BFFE9D"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0E699D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C70DC8A" w14:textId="29A4EFDE" w:rsidR="00D0268E" w:rsidRPr="005C44B9" w:rsidRDefault="00D0268E" w:rsidP="00D0268E">
            <w:pPr>
              <w:rPr>
                <w:rFonts w:cs="B Lotus"/>
                <w:b w:val="0"/>
                <w:bCs w:val="0"/>
                <w:sz w:val="32"/>
                <w:szCs w:val="32"/>
              </w:rPr>
            </w:pPr>
            <w:r w:rsidRPr="005C44B9">
              <w:rPr>
                <w:rFonts w:cs="B Lotus"/>
                <w:b w:val="0"/>
                <w:bCs w:val="0"/>
                <w:sz w:val="32"/>
                <w:szCs w:val="32"/>
                <w:rtl/>
              </w:rPr>
              <w:t>پ</w:t>
            </w:r>
            <w:r w:rsidRPr="005C44B9">
              <w:rPr>
                <w:rFonts w:cs="B Lotus" w:hint="cs"/>
                <w:b w:val="0"/>
                <w:bCs w:val="0"/>
                <w:sz w:val="32"/>
                <w:szCs w:val="32"/>
                <w:rtl/>
              </w:rPr>
              <w:t>ی</w:t>
            </w:r>
            <w:r w:rsidRPr="005C44B9">
              <w:rPr>
                <w:rFonts w:cs="B Lotus" w:hint="eastAsia"/>
                <w:b w:val="0"/>
                <w:bCs w:val="0"/>
                <w:sz w:val="32"/>
                <w:szCs w:val="32"/>
                <w:rtl/>
              </w:rPr>
              <w:t>و</w:t>
            </w:r>
            <w:r w:rsidRPr="005C44B9">
              <w:rPr>
                <w:rFonts w:cs="B Lotus" w:hint="cs"/>
                <w:b w:val="0"/>
                <w:bCs w:val="0"/>
                <w:sz w:val="32"/>
                <w:szCs w:val="32"/>
                <w:rtl/>
              </w:rPr>
              <w:t>ی</w:t>
            </w:r>
            <w:r w:rsidRPr="005C44B9">
              <w:rPr>
                <w:rFonts w:cs="B Lotus" w:hint="eastAsia"/>
                <w:b w:val="0"/>
                <w:bCs w:val="0"/>
                <w:sz w:val="32"/>
                <w:szCs w:val="32"/>
                <w:rtl/>
              </w:rPr>
              <w:t>ان</w:t>
            </w:r>
          </w:p>
        </w:tc>
        <w:tc>
          <w:tcPr>
            <w:tcW w:w="2250" w:type="dxa"/>
          </w:tcPr>
          <w:p w14:paraId="104858C6" w14:textId="7097B28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030AC7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4575AFF" w14:textId="3792EEF1" w:rsidR="00D0268E" w:rsidRPr="005C44B9" w:rsidRDefault="00D0268E" w:rsidP="00D0268E">
            <w:pPr>
              <w:rPr>
                <w:rFonts w:cs="B Lotus"/>
                <w:b w:val="0"/>
                <w:bCs w:val="0"/>
                <w:sz w:val="32"/>
                <w:szCs w:val="32"/>
              </w:rPr>
            </w:pPr>
            <w:r w:rsidRPr="005C44B9">
              <w:rPr>
                <w:rFonts w:cs="B Lotus"/>
                <w:b w:val="0"/>
                <w:bCs w:val="0"/>
                <w:sz w:val="32"/>
                <w:szCs w:val="32"/>
                <w:rtl/>
              </w:rPr>
              <w:t>تارپان</w:t>
            </w:r>
          </w:p>
        </w:tc>
        <w:tc>
          <w:tcPr>
            <w:tcW w:w="2250" w:type="dxa"/>
          </w:tcPr>
          <w:p w14:paraId="49A8D733" w14:textId="06AA1CE0"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31AF4A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73FB71D" w14:textId="1AE55E7B" w:rsidR="00D0268E" w:rsidRPr="005C44B9" w:rsidRDefault="00D0268E" w:rsidP="00D0268E">
            <w:pPr>
              <w:rPr>
                <w:rFonts w:cs="B Lotus"/>
                <w:b w:val="0"/>
                <w:bCs w:val="0"/>
                <w:sz w:val="32"/>
                <w:szCs w:val="32"/>
              </w:rPr>
            </w:pPr>
            <w:r w:rsidRPr="005C44B9">
              <w:rPr>
                <w:rFonts w:cs="B Lotus"/>
                <w:b w:val="0"/>
                <w:bCs w:val="0"/>
                <w:sz w:val="32"/>
                <w:szCs w:val="32"/>
                <w:rtl/>
              </w:rPr>
              <w:t>تام</w:t>
            </w:r>
          </w:p>
        </w:tc>
        <w:tc>
          <w:tcPr>
            <w:tcW w:w="2250" w:type="dxa"/>
          </w:tcPr>
          <w:p w14:paraId="465550FC" w14:textId="472279D8"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8324B5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069BEBF" w14:textId="6C6660BC" w:rsidR="00D0268E" w:rsidRPr="005C44B9" w:rsidRDefault="00D0268E" w:rsidP="00D0268E">
            <w:pPr>
              <w:rPr>
                <w:rFonts w:cs="B Lotus"/>
                <w:b w:val="0"/>
                <w:bCs w:val="0"/>
                <w:sz w:val="32"/>
                <w:szCs w:val="32"/>
              </w:rPr>
            </w:pPr>
            <w:r w:rsidRPr="005C44B9">
              <w:rPr>
                <w:rFonts w:cs="B Lotus"/>
                <w:b w:val="0"/>
                <w:bCs w:val="0"/>
                <w:sz w:val="32"/>
                <w:szCs w:val="32"/>
                <w:rtl/>
              </w:rPr>
              <w:t>آر</w:t>
            </w:r>
            <w:r w:rsidRPr="005C44B9">
              <w:rPr>
                <w:rFonts w:cs="B Lotus" w:hint="cs"/>
                <w:b w:val="0"/>
                <w:bCs w:val="0"/>
                <w:sz w:val="32"/>
                <w:szCs w:val="32"/>
                <w:rtl/>
              </w:rPr>
              <w:t>ی</w:t>
            </w:r>
            <w:r w:rsidRPr="005C44B9">
              <w:rPr>
                <w:rFonts w:cs="B Lotus" w:hint="eastAsia"/>
                <w:b w:val="0"/>
                <w:bCs w:val="0"/>
                <w:sz w:val="32"/>
                <w:szCs w:val="32"/>
                <w:rtl/>
              </w:rPr>
              <w:t>سان</w:t>
            </w:r>
          </w:p>
        </w:tc>
        <w:tc>
          <w:tcPr>
            <w:tcW w:w="2250" w:type="dxa"/>
          </w:tcPr>
          <w:p w14:paraId="1C29A98E" w14:textId="10A91D5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4D52051"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8FDF382" w14:textId="2E99F426" w:rsidR="00D0268E" w:rsidRPr="005C44B9" w:rsidRDefault="00D0268E" w:rsidP="00D0268E">
            <w:pPr>
              <w:rPr>
                <w:rFonts w:cs="B Lotus"/>
                <w:b w:val="0"/>
                <w:bCs w:val="0"/>
                <w:sz w:val="32"/>
                <w:szCs w:val="32"/>
              </w:rPr>
            </w:pPr>
            <w:r w:rsidRPr="005C44B9">
              <w:rPr>
                <w:rFonts w:cs="B Lotus"/>
                <w:b w:val="0"/>
                <w:bCs w:val="0"/>
                <w:sz w:val="32"/>
                <w:szCs w:val="32"/>
                <w:rtl/>
              </w:rPr>
              <w:t>دنا</w:t>
            </w:r>
          </w:p>
        </w:tc>
        <w:tc>
          <w:tcPr>
            <w:tcW w:w="2250" w:type="dxa"/>
          </w:tcPr>
          <w:p w14:paraId="3C80AB29" w14:textId="42D7BCEB"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5C6154D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A4E3453" w14:textId="6338265A" w:rsidR="00D0268E" w:rsidRPr="005C44B9" w:rsidRDefault="00D0268E" w:rsidP="00D0268E">
            <w:pPr>
              <w:rPr>
                <w:rFonts w:cs="B Lotus"/>
                <w:b w:val="0"/>
                <w:bCs w:val="0"/>
                <w:sz w:val="32"/>
                <w:szCs w:val="32"/>
              </w:rPr>
            </w:pPr>
            <w:r w:rsidRPr="005C44B9">
              <w:rPr>
                <w:rFonts w:cs="B Lotus"/>
                <w:b w:val="0"/>
                <w:bCs w:val="0"/>
                <w:sz w:val="32"/>
                <w:szCs w:val="32"/>
                <w:rtl/>
              </w:rPr>
              <w:t>برل</w:t>
            </w:r>
            <w:r w:rsidRPr="005C44B9">
              <w:rPr>
                <w:rFonts w:cs="B Lotus" w:hint="cs"/>
                <w:b w:val="0"/>
                <w:bCs w:val="0"/>
                <w:sz w:val="32"/>
                <w:szCs w:val="32"/>
                <w:rtl/>
              </w:rPr>
              <w:t>ی</w:t>
            </w:r>
            <w:r w:rsidRPr="005C44B9">
              <w:rPr>
                <w:rFonts w:cs="B Lotus" w:hint="eastAsia"/>
                <w:b w:val="0"/>
                <w:bCs w:val="0"/>
                <w:sz w:val="32"/>
                <w:szCs w:val="32"/>
                <w:rtl/>
              </w:rPr>
              <w:t>انس</w:t>
            </w:r>
          </w:p>
        </w:tc>
        <w:tc>
          <w:tcPr>
            <w:tcW w:w="2250" w:type="dxa"/>
          </w:tcPr>
          <w:p w14:paraId="0F459EEB" w14:textId="69775830"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F94A6C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23A3AFA" w14:textId="7C242EA5" w:rsidR="00D0268E" w:rsidRPr="005C44B9" w:rsidRDefault="00D0268E" w:rsidP="00D0268E">
            <w:pPr>
              <w:rPr>
                <w:rFonts w:cs="B Lotus"/>
                <w:b w:val="0"/>
                <w:bCs w:val="0"/>
                <w:sz w:val="32"/>
                <w:szCs w:val="32"/>
              </w:rPr>
            </w:pPr>
            <w:r w:rsidRPr="005C44B9">
              <w:rPr>
                <w:rFonts w:cs="B Lotus" w:hint="cs"/>
                <w:b w:val="0"/>
                <w:bCs w:val="0"/>
                <w:sz w:val="32"/>
                <w:szCs w:val="32"/>
                <w:rtl/>
              </w:rPr>
              <w:t>لامبورگینی</w:t>
            </w:r>
          </w:p>
        </w:tc>
        <w:tc>
          <w:tcPr>
            <w:tcW w:w="2250" w:type="dxa"/>
          </w:tcPr>
          <w:p w14:paraId="1D015277" w14:textId="227F1AF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0E8A0EA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0480A99" w14:textId="131E7BFC" w:rsidR="00D0268E" w:rsidRPr="005C44B9" w:rsidRDefault="00D0268E" w:rsidP="00D0268E">
            <w:pPr>
              <w:rPr>
                <w:rFonts w:cs="B Lotus"/>
                <w:b w:val="0"/>
                <w:bCs w:val="0"/>
                <w:sz w:val="32"/>
                <w:szCs w:val="32"/>
              </w:rPr>
            </w:pPr>
            <w:r w:rsidRPr="005C44B9">
              <w:rPr>
                <w:rFonts w:cs="B Lotus"/>
                <w:b w:val="0"/>
                <w:bCs w:val="0"/>
                <w:sz w:val="32"/>
                <w:szCs w:val="32"/>
                <w:rtl/>
              </w:rPr>
              <w:t>وانت کارا</w:t>
            </w:r>
          </w:p>
        </w:tc>
        <w:tc>
          <w:tcPr>
            <w:tcW w:w="2250" w:type="dxa"/>
          </w:tcPr>
          <w:p w14:paraId="34CF777D" w14:textId="0139E39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A11BCF6"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D403A7D" w14:textId="138738C2" w:rsidR="00D0268E" w:rsidRPr="005C44B9" w:rsidRDefault="00D0268E" w:rsidP="00D0268E">
            <w:pPr>
              <w:rPr>
                <w:rFonts w:cs="B Lotus"/>
                <w:b w:val="0"/>
                <w:bCs w:val="0"/>
                <w:sz w:val="32"/>
                <w:szCs w:val="32"/>
              </w:rPr>
            </w:pPr>
            <w:r w:rsidRPr="005C44B9">
              <w:rPr>
                <w:rFonts w:cs="B Lotus"/>
                <w:b w:val="0"/>
                <w:bCs w:val="0"/>
                <w:sz w:val="32"/>
                <w:szCs w:val="32"/>
                <w:rtl/>
              </w:rPr>
              <w:t>تراکتور</w:t>
            </w:r>
          </w:p>
        </w:tc>
        <w:tc>
          <w:tcPr>
            <w:tcW w:w="2250" w:type="dxa"/>
          </w:tcPr>
          <w:p w14:paraId="6160D17E" w14:textId="24DD4012"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22E8794"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BB9AD45" w14:textId="45992585" w:rsidR="00D0268E" w:rsidRPr="005C44B9" w:rsidRDefault="00D0268E" w:rsidP="00D0268E">
            <w:pPr>
              <w:rPr>
                <w:rFonts w:cs="B Lotus"/>
                <w:b w:val="0"/>
                <w:bCs w:val="0"/>
                <w:sz w:val="32"/>
                <w:szCs w:val="32"/>
              </w:rPr>
            </w:pPr>
            <w:r w:rsidRPr="005C44B9">
              <w:rPr>
                <w:rFonts w:cs="B Lotus"/>
                <w:b w:val="0"/>
                <w:bCs w:val="0"/>
                <w:sz w:val="32"/>
                <w:szCs w:val="32"/>
                <w:rtl/>
              </w:rPr>
              <w:t>ل</w:t>
            </w:r>
            <w:r w:rsidRPr="005C44B9">
              <w:rPr>
                <w:rFonts w:cs="B Lotus" w:hint="cs"/>
                <w:b w:val="0"/>
                <w:bCs w:val="0"/>
                <w:sz w:val="32"/>
                <w:szCs w:val="32"/>
                <w:rtl/>
              </w:rPr>
              <w:t>ی</w:t>
            </w:r>
            <w:r w:rsidRPr="005C44B9">
              <w:rPr>
                <w:rFonts w:cs="B Lotus" w:hint="eastAsia"/>
                <w:b w:val="0"/>
                <w:bCs w:val="0"/>
                <w:sz w:val="32"/>
                <w:szCs w:val="32"/>
                <w:rtl/>
              </w:rPr>
              <w:t>فتراک</w:t>
            </w:r>
          </w:p>
        </w:tc>
        <w:tc>
          <w:tcPr>
            <w:tcW w:w="2250" w:type="dxa"/>
          </w:tcPr>
          <w:p w14:paraId="658AD7F8" w14:textId="56EFC410"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9F20C0D"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07D181D" w14:textId="1F413E41" w:rsidR="00D0268E" w:rsidRPr="005C44B9" w:rsidRDefault="00D0268E" w:rsidP="00D0268E">
            <w:pPr>
              <w:rPr>
                <w:rFonts w:cs="B Lotus"/>
                <w:b w:val="0"/>
                <w:bCs w:val="0"/>
                <w:sz w:val="32"/>
                <w:szCs w:val="32"/>
              </w:rPr>
            </w:pPr>
            <w:r w:rsidRPr="005C44B9">
              <w:rPr>
                <w:rFonts w:cs="B Lotus"/>
                <w:b w:val="0"/>
                <w:bCs w:val="0"/>
                <w:sz w:val="32"/>
                <w:szCs w:val="32"/>
                <w:rtl/>
              </w:rPr>
              <w:t>ب</w:t>
            </w:r>
            <w:r w:rsidRPr="005C44B9">
              <w:rPr>
                <w:rFonts w:cs="B Lotus" w:hint="cs"/>
                <w:b w:val="0"/>
                <w:bCs w:val="0"/>
                <w:sz w:val="32"/>
                <w:szCs w:val="32"/>
                <w:rtl/>
              </w:rPr>
              <w:t>ی</w:t>
            </w:r>
            <w:r w:rsidRPr="005C44B9">
              <w:rPr>
                <w:rFonts w:cs="B Lotus" w:hint="eastAsia"/>
                <w:b w:val="0"/>
                <w:bCs w:val="0"/>
                <w:sz w:val="32"/>
                <w:szCs w:val="32"/>
                <w:rtl/>
              </w:rPr>
              <w:t>ل</w:t>
            </w:r>
            <w:r w:rsidRPr="005C44B9">
              <w:rPr>
                <w:rFonts w:cs="B Lotus"/>
                <w:b w:val="0"/>
                <w:bCs w:val="0"/>
                <w:sz w:val="32"/>
                <w:szCs w:val="32"/>
                <w:rtl/>
              </w:rPr>
              <w:t xml:space="preserve"> مکان</w:t>
            </w:r>
            <w:r w:rsidRPr="005C44B9">
              <w:rPr>
                <w:rFonts w:cs="B Lotus" w:hint="cs"/>
                <w:b w:val="0"/>
                <w:bCs w:val="0"/>
                <w:sz w:val="32"/>
                <w:szCs w:val="32"/>
                <w:rtl/>
              </w:rPr>
              <w:t>ی</w:t>
            </w:r>
            <w:r w:rsidRPr="005C44B9">
              <w:rPr>
                <w:rFonts w:cs="B Lotus" w:hint="eastAsia"/>
                <w:b w:val="0"/>
                <w:bCs w:val="0"/>
                <w:sz w:val="32"/>
                <w:szCs w:val="32"/>
                <w:rtl/>
              </w:rPr>
              <w:t>ک</w:t>
            </w:r>
            <w:r w:rsidRPr="005C44B9">
              <w:rPr>
                <w:rFonts w:cs="B Lotus" w:hint="cs"/>
                <w:b w:val="0"/>
                <w:bCs w:val="0"/>
                <w:sz w:val="32"/>
                <w:szCs w:val="32"/>
                <w:rtl/>
              </w:rPr>
              <w:t>ی</w:t>
            </w:r>
          </w:p>
        </w:tc>
        <w:tc>
          <w:tcPr>
            <w:tcW w:w="2250" w:type="dxa"/>
          </w:tcPr>
          <w:p w14:paraId="1E13EEA4" w14:textId="474170C4"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27DF94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ACE9199" w14:textId="24FDFC69" w:rsidR="00D0268E" w:rsidRPr="005C44B9" w:rsidRDefault="00D0268E" w:rsidP="00D0268E">
            <w:pPr>
              <w:rPr>
                <w:rFonts w:cs="B Lotus"/>
                <w:b w:val="0"/>
                <w:bCs w:val="0"/>
                <w:sz w:val="32"/>
                <w:szCs w:val="32"/>
              </w:rPr>
            </w:pPr>
            <w:r w:rsidRPr="005C44B9">
              <w:rPr>
                <w:rFonts w:cs="B Lotus"/>
                <w:b w:val="0"/>
                <w:bCs w:val="0"/>
                <w:sz w:val="32"/>
                <w:szCs w:val="32"/>
                <w:rtl/>
              </w:rPr>
              <w:t>بلدوزر</w:t>
            </w:r>
          </w:p>
        </w:tc>
        <w:tc>
          <w:tcPr>
            <w:tcW w:w="2250" w:type="dxa"/>
          </w:tcPr>
          <w:p w14:paraId="05C54F61" w14:textId="348FF45B"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0DBE0DB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CA20CF0" w14:textId="3EC915D8" w:rsidR="00D0268E" w:rsidRPr="005C44B9" w:rsidRDefault="00D0268E" w:rsidP="00D0268E">
            <w:pPr>
              <w:rPr>
                <w:rFonts w:cs="B Lotus"/>
                <w:b w:val="0"/>
                <w:bCs w:val="0"/>
                <w:sz w:val="32"/>
                <w:szCs w:val="32"/>
              </w:rPr>
            </w:pPr>
            <w:r w:rsidRPr="005C44B9">
              <w:rPr>
                <w:rFonts w:cs="B Lotus"/>
                <w:b w:val="0"/>
                <w:bCs w:val="0"/>
                <w:sz w:val="32"/>
                <w:szCs w:val="32"/>
                <w:rtl/>
              </w:rPr>
              <w:t>غلطک</w:t>
            </w:r>
          </w:p>
        </w:tc>
        <w:tc>
          <w:tcPr>
            <w:tcW w:w="2250" w:type="dxa"/>
          </w:tcPr>
          <w:p w14:paraId="55D1CF85" w14:textId="119E2925"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5F86F0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1A177D9" w14:textId="4357E72B" w:rsidR="00D0268E" w:rsidRPr="005C44B9" w:rsidRDefault="00D0268E" w:rsidP="00D0268E">
            <w:pPr>
              <w:rPr>
                <w:rFonts w:cs="B Lotus"/>
                <w:b w:val="0"/>
                <w:bCs w:val="0"/>
                <w:sz w:val="32"/>
                <w:szCs w:val="32"/>
              </w:rPr>
            </w:pPr>
            <w:r w:rsidRPr="005C44B9">
              <w:rPr>
                <w:rFonts w:cs="B Lotus"/>
                <w:b w:val="0"/>
                <w:bCs w:val="0"/>
                <w:sz w:val="32"/>
                <w:szCs w:val="32"/>
                <w:rtl/>
              </w:rPr>
              <w:t>جرثق</w:t>
            </w:r>
            <w:r w:rsidRPr="005C44B9">
              <w:rPr>
                <w:rFonts w:cs="B Lotus" w:hint="cs"/>
                <w:b w:val="0"/>
                <w:bCs w:val="0"/>
                <w:sz w:val="32"/>
                <w:szCs w:val="32"/>
                <w:rtl/>
              </w:rPr>
              <w:t>ی</w:t>
            </w:r>
            <w:r w:rsidRPr="005C44B9">
              <w:rPr>
                <w:rFonts w:cs="B Lotus" w:hint="eastAsia"/>
                <w:b w:val="0"/>
                <w:bCs w:val="0"/>
                <w:sz w:val="32"/>
                <w:szCs w:val="32"/>
                <w:rtl/>
              </w:rPr>
              <w:t>ل</w:t>
            </w:r>
          </w:p>
        </w:tc>
        <w:tc>
          <w:tcPr>
            <w:tcW w:w="2250" w:type="dxa"/>
          </w:tcPr>
          <w:p w14:paraId="4F221E98" w14:textId="7B9D1AF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FF3DCF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A8DC04C" w14:textId="1E4C4573" w:rsidR="00D0268E" w:rsidRPr="005C44B9" w:rsidRDefault="00D0268E" w:rsidP="00D0268E">
            <w:pPr>
              <w:rPr>
                <w:rFonts w:cs="B Lotus"/>
                <w:b w:val="0"/>
                <w:bCs w:val="0"/>
                <w:sz w:val="32"/>
                <w:szCs w:val="32"/>
              </w:rPr>
            </w:pPr>
            <w:r w:rsidRPr="005C44B9">
              <w:rPr>
                <w:rFonts w:cs="B Lotus"/>
                <w:b w:val="0"/>
                <w:bCs w:val="0"/>
                <w:sz w:val="32"/>
                <w:szCs w:val="32"/>
                <w:rtl/>
              </w:rPr>
              <w:t>لودر</w:t>
            </w:r>
          </w:p>
        </w:tc>
        <w:tc>
          <w:tcPr>
            <w:tcW w:w="2250" w:type="dxa"/>
          </w:tcPr>
          <w:p w14:paraId="56C971AF" w14:textId="5521AF6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90E161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B5F3DF3" w14:textId="6F1104AC" w:rsidR="00D0268E" w:rsidRPr="005C44B9" w:rsidRDefault="00D0268E" w:rsidP="00D0268E">
            <w:pPr>
              <w:rPr>
                <w:rFonts w:cs="B Lotus"/>
                <w:b w:val="0"/>
                <w:bCs w:val="0"/>
                <w:sz w:val="32"/>
                <w:szCs w:val="32"/>
              </w:rPr>
            </w:pPr>
            <w:r w:rsidRPr="005C44B9">
              <w:rPr>
                <w:rFonts w:cs="B Lotus"/>
                <w:b w:val="0"/>
                <w:bCs w:val="0"/>
                <w:sz w:val="32"/>
                <w:szCs w:val="32"/>
                <w:rtl/>
              </w:rPr>
              <w:t>لندمارک</w:t>
            </w:r>
          </w:p>
        </w:tc>
        <w:tc>
          <w:tcPr>
            <w:tcW w:w="2250" w:type="dxa"/>
          </w:tcPr>
          <w:p w14:paraId="79712188" w14:textId="0854067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0EDC4E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E20DB16" w14:textId="7AED27A7" w:rsidR="00D0268E" w:rsidRPr="005C44B9" w:rsidRDefault="00D0268E" w:rsidP="00D0268E">
            <w:pPr>
              <w:rPr>
                <w:rFonts w:cs="B Lotus"/>
                <w:b w:val="0"/>
                <w:bCs w:val="0"/>
                <w:sz w:val="32"/>
                <w:szCs w:val="32"/>
              </w:rPr>
            </w:pPr>
            <w:r w:rsidRPr="005C44B9">
              <w:rPr>
                <w:rFonts w:cs="B Lotus"/>
                <w:b w:val="0"/>
                <w:bCs w:val="0"/>
                <w:sz w:val="32"/>
                <w:szCs w:val="32"/>
              </w:rPr>
              <w:t xml:space="preserve"> </w:t>
            </w:r>
            <w:r w:rsidRPr="005C44B9">
              <w:rPr>
                <w:rFonts w:cs="B Lotus"/>
                <w:b w:val="0"/>
                <w:bCs w:val="0"/>
                <w:sz w:val="32"/>
                <w:szCs w:val="32"/>
                <w:rtl/>
              </w:rPr>
              <w:t>ب</w:t>
            </w:r>
            <w:r w:rsidRPr="005C44B9">
              <w:rPr>
                <w:rFonts w:cs="B Lotus" w:hint="cs"/>
                <w:b w:val="0"/>
                <w:bCs w:val="0"/>
                <w:sz w:val="32"/>
                <w:szCs w:val="32"/>
                <w:rtl/>
              </w:rPr>
              <w:t>ی</w:t>
            </w:r>
            <w:r w:rsidRPr="005C44B9">
              <w:rPr>
                <w:rFonts w:cs="B Lotus"/>
                <w:b w:val="0"/>
                <w:bCs w:val="0"/>
                <w:sz w:val="32"/>
                <w:szCs w:val="32"/>
                <w:rtl/>
              </w:rPr>
              <w:t xml:space="preserve"> وا</w:t>
            </w:r>
            <w:r w:rsidRPr="005C44B9">
              <w:rPr>
                <w:rFonts w:cs="B Lotus" w:hint="cs"/>
                <w:b w:val="0"/>
                <w:bCs w:val="0"/>
                <w:sz w:val="32"/>
                <w:szCs w:val="32"/>
                <w:rtl/>
              </w:rPr>
              <w:t>ی</w:t>
            </w:r>
            <w:r w:rsidRPr="005C44B9">
              <w:rPr>
                <w:rFonts w:cs="B Lotus"/>
                <w:b w:val="0"/>
                <w:bCs w:val="0"/>
                <w:sz w:val="32"/>
                <w:szCs w:val="32"/>
                <w:rtl/>
              </w:rPr>
              <w:t xml:space="preserve"> د</w:t>
            </w:r>
            <w:r w:rsidRPr="005C44B9">
              <w:rPr>
                <w:rFonts w:cs="B Lotus" w:hint="cs"/>
                <w:b w:val="0"/>
                <w:bCs w:val="0"/>
                <w:sz w:val="32"/>
                <w:szCs w:val="32"/>
                <w:rtl/>
              </w:rPr>
              <w:t>ی</w:t>
            </w:r>
            <w:r w:rsidRPr="005C44B9">
              <w:rPr>
                <w:rFonts w:cs="B Lotus"/>
                <w:b w:val="0"/>
                <w:bCs w:val="0"/>
                <w:sz w:val="32"/>
                <w:szCs w:val="32"/>
              </w:rPr>
              <w:t>BYD</w:t>
            </w:r>
          </w:p>
        </w:tc>
        <w:tc>
          <w:tcPr>
            <w:tcW w:w="2250" w:type="dxa"/>
          </w:tcPr>
          <w:p w14:paraId="5C725342" w14:textId="1A891EEF"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9F8FCF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3C9A3A3" w14:textId="77172488" w:rsidR="00D0268E" w:rsidRPr="005C44B9" w:rsidRDefault="00D0268E" w:rsidP="00D0268E">
            <w:pPr>
              <w:rPr>
                <w:rFonts w:cs="B Lotus"/>
                <w:b w:val="0"/>
                <w:bCs w:val="0"/>
                <w:sz w:val="32"/>
                <w:szCs w:val="32"/>
              </w:rPr>
            </w:pPr>
            <w:r w:rsidRPr="005C44B9">
              <w:rPr>
                <w:rFonts w:cs="B Lotus"/>
                <w:b w:val="0"/>
                <w:bCs w:val="0"/>
                <w:sz w:val="32"/>
                <w:szCs w:val="32"/>
                <w:rtl/>
              </w:rPr>
              <w:t>ج</w:t>
            </w:r>
            <w:r w:rsidRPr="005C44B9">
              <w:rPr>
                <w:rFonts w:cs="B Lotus" w:hint="cs"/>
                <w:b w:val="0"/>
                <w:bCs w:val="0"/>
                <w:sz w:val="32"/>
                <w:szCs w:val="32"/>
                <w:rtl/>
              </w:rPr>
              <w:t>ی</w:t>
            </w:r>
            <w:r w:rsidRPr="005C44B9">
              <w:rPr>
                <w:rFonts w:cs="B Lotus" w:hint="eastAsia"/>
                <w:b w:val="0"/>
                <w:bCs w:val="0"/>
                <w:sz w:val="32"/>
                <w:szCs w:val="32"/>
                <w:rtl/>
              </w:rPr>
              <w:t>انگنان</w:t>
            </w:r>
            <w:r w:rsidRPr="005C44B9">
              <w:rPr>
                <w:rFonts w:cs="B Lotus"/>
                <w:b w:val="0"/>
                <w:bCs w:val="0"/>
                <w:sz w:val="32"/>
                <w:szCs w:val="32"/>
                <w:rtl/>
              </w:rPr>
              <w:t xml:space="preserve"> کوپا</w:t>
            </w:r>
          </w:p>
        </w:tc>
        <w:tc>
          <w:tcPr>
            <w:tcW w:w="2250" w:type="dxa"/>
          </w:tcPr>
          <w:p w14:paraId="7CA7A71C" w14:textId="19747B8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5DD03B6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494E7B4" w14:textId="4DE160C7" w:rsidR="00D0268E" w:rsidRPr="005C44B9" w:rsidRDefault="00D0268E" w:rsidP="00D0268E">
            <w:pPr>
              <w:rPr>
                <w:rFonts w:cs="B Lotus"/>
                <w:b w:val="0"/>
                <w:bCs w:val="0"/>
                <w:sz w:val="32"/>
                <w:szCs w:val="32"/>
              </w:rPr>
            </w:pPr>
            <w:r w:rsidRPr="005C44B9">
              <w:rPr>
                <w:rFonts w:cs="B Lotus"/>
                <w:b w:val="0"/>
                <w:bCs w:val="0"/>
                <w:sz w:val="32"/>
                <w:szCs w:val="32"/>
                <w:rtl/>
              </w:rPr>
              <w:t>ها</w:t>
            </w:r>
            <w:r w:rsidRPr="005C44B9">
              <w:rPr>
                <w:rFonts w:cs="B Lotus" w:hint="cs"/>
                <w:b w:val="0"/>
                <w:bCs w:val="0"/>
                <w:sz w:val="32"/>
                <w:szCs w:val="32"/>
                <w:rtl/>
              </w:rPr>
              <w:t>ی</w:t>
            </w:r>
            <w:r w:rsidRPr="005C44B9">
              <w:rPr>
                <w:rFonts w:cs="B Lotus" w:hint="eastAsia"/>
                <w:b w:val="0"/>
                <w:bCs w:val="0"/>
                <w:sz w:val="32"/>
                <w:szCs w:val="32"/>
                <w:rtl/>
              </w:rPr>
              <w:t>ما</w:t>
            </w:r>
          </w:p>
        </w:tc>
        <w:tc>
          <w:tcPr>
            <w:tcW w:w="2250" w:type="dxa"/>
          </w:tcPr>
          <w:p w14:paraId="200DB9D2" w14:textId="24B3FFE7"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1A5BD1F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5059012" w14:textId="5A4A975F" w:rsidR="00D0268E" w:rsidRPr="005C44B9" w:rsidRDefault="00D0268E" w:rsidP="00D0268E">
            <w:pPr>
              <w:rPr>
                <w:rFonts w:cs="B Lotus"/>
                <w:b w:val="0"/>
                <w:bCs w:val="0"/>
                <w:sz w:val="32"/>
                <w:szCs w:val="32"/>
              </w:rPr>
            </w:pPr>
            <w:r w:rsidRPr="005C44B9">
              <w:rPr>
                <w:rFonts w:cs="B Lotus"/>
                <w:b w:val="0"/>
                <w:bCs w:val="0"/>
                <w:sz w:val="32"/>
                <w:szCs w:val="32"/>
                <w:rtl/>
              </w:rPr>
              <w:t>کو</w:t>
            </w:r>
            <w:r w:rsidRPr="005C44B9">
              <w:rPr>
                <w:rFonts w:cs="B Lotus" w:hint="cs"/>
                <w:b w:val="0"/>
                <w:bCs w:val="0"/>
                <w:sz w:val="32"/>
                <w:szCs w:val="32"/>
                <w:rtl/>
              </w:rPr>
              <w:t>یی</w:t>
            </w:r>
            <w:r w:rsidRPr="005C44B9">
              <w:rPr>
                <w:rFonts w:cs="B Lotus" w:hint="eastAsia"/>
                <w:b w:val="0"/>
                <w:bCs w:val="0"/>
                <w:sz w:val="32"/>
                <w:szCs w:val="32"/>
                <w:rtl/>
              </w:rPr>
              <w:t>ک</w:t>
            </w:r>
          </w:p>
        </w:tc>
        <w:tc>
          <w:tcPr>
            <w:tcW w:w="2250" w:type="dxa"/>
          </w:tcPr>
          <w:p w14:paraId="1883E49E" w14:textId="286CFF2F"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222572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6ADFB28" w14:textId="7A9DF29F" w:rsidR="00D0268E" w:rsidRPr="005C44B9" w:rsidRDefault="00D0268E" w:rsidP="00D0268E">
            <w:pPr>
              <w:rPr>
                <w:rFonts w:cs="B Lotus"/>
                <w:b w:val="0"/>
                <w:bCs w:val="0"/>
                <w:sz w:val="32"/>
                <w:szCs w:val="32"/>
                <w:rtl/>
              </w:rPr>
            </w:pPr>
            <w:r w:rsidRPr="005C44B9">
              <w:rPr>
                <w:rFonts w:cs="B Lotus"/>
                <w:b w:val="0"/>
                <w:bCs w:val="0"/>
                <w:sz w:val="32"/>
                <w:szCs w:val="32"/>
                <w:rtl/>
              </w:rPr>
              <w:t>کاروچانگهه</w:t>
            </w:r>
          </w:p>
        </w:tc>
        <w:tc>
          <w:tcPr>
            <w:tcW w:w="2250" w:type="dxa"/>
          </w:tcPr>
          <w:p w14:paraId="4321A5F0" w14:textId="788685BD"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D24898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525BF93" w14:textId="1871B92C" w:rsidR="00D0268E" w:rsidRPr="005C44B9" w:rsidRDefault="00D0268E" w:rsidP="00D0268E">
            <w:pPr>
              <w:rPr>
                <w:rFonts w:cs="B Lotus"/>
                <w:b w:val="0"/>
                <w:bCs w:val="0"/>
                <w:sz w:val="32"/>
                <w:szCs w:val="32"/>
                <w:rtl/>
              </w:rPr>
            </w:pPr>
            <w:r w:rsidRPr="005C44B9">
              <w:rPr>
                <w:rFonts w:cs="B Lotus"/>
                <w:b w:val="0"/>
                <w:bCs w:val="0"/>
                <w:sz w:val="32"/>
                <w:szCs w:val="32"/>
                <w:rtl/>
              </w:rPr>
              <w:lastRenderedPageBreak/>
              <w:t>گک گونو</w:t>
            </w:r>
          </w:p>
        </w:tc>
        <w:tc>
          <w:tcPr>
            <w:tcW w:w="2250" w:type="dxa"/>
          </w:tcPr>
          <w:p w14:paraId="66EC69FE" w14:textId="5BC5916E"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2BA1540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1EFA0AF" w14:textId="5DD986C1" w:rsidR="00D0268E" w:rsidRPr="005C44B9" w:rsidRDefault="00D0268E" w:rsidP="00D0268E">
            <w:pPr>
              <w:rPr>
                <w:rFonts w:cs="B Lotus"/>
                <w:b w:val="0"/>
                <w:bCs w:val="0"/>
                <w:sz w:val="32"/>
                <w:szCs w:val="32"/>
                <w:rtl/>
              </w:rPr>
            </w:pPr>
            <w:r w:rsidRPr="005C44B9">
              <w:rPr>
                <w:rFonts w:cs="B Lotus"/>
                <w:b w:val="0"/>
                <w:bCs w:val="0"/>
                <w:sz w:val="32"/>
                <w:szCs w:val="32"/>
                <w:rtl/>
              </w:rPr>
              <w:t>آر</w:t>
            </w:r>
            <w:r w:rsidRPr="005C44B9">
              <w:rPr>
                <w:rFonts w:cs="B Lotus" w:hint="cs"/>
                <w:b w:val="0"/>
                <w:bCs w:val="0"/>
                <w:sz w:val="32"/>
                <w:szCs w:val="32"/>
                <w:rtl/>
              </w:rPr>
              <w:t>ی</w:t>
            </w:r>
            <w:r w:rsidRPr="005C44B9">
              <w:rPr>
                <w:rFonts w:cs="B Lotus" w:hint="eastAsia"/>
                <w:b w:val="0"/>
                <w:bCs w:val="0"/>
                <w:sz w:val="32"/>
                <w:szCs w:val="32"/>
                <w:rtl/>
              </w:rPr>
              <w:t>و</w:t>
            </w:r>
          </w:p>
        </w:tc>
        <w:tc>
          <w:tcPr>
            <w:tcW w:w="2250" w:type="dxa"/>
          </w:tcPr>
          <w:p w14:paraId="64F75D5B" w14:textId="456906D9"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6EC5839B"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B91B553" w14:textId="7D1375AC" w:rsidR="00D0268E" w:rsidRPr="005C44B9" w:rsidRDefault="00D0268E" w:rsidP="00D0268E">
            <w:pPr>
              <w:rPr>
                <w:rFonts w:cs="B Lotus"/>
                <w:b w:val="0"/>
                <w:bCs w:val="0"/>
                <w:sz w:val="32"/>
                <w:szCs w:val="32"/>
                <w:rtl/>
              </w:rPr>
            </w:pPr>
            <w:r w:rsidRPr="005C44B9">
              <w:rPr>
                <w:rFonts w:cs="B Lotus"/>
                <w:b w:val="0"/>
                <w:bCs w:val="0"/>
                <w:sz w:val="32"/>
                <w:szCs w:val="32"/>
                <w:rtl/>
              </w:rPr>
              <w:t>هاوال</w:t>
            </w:r>
          </w:p>
        </w:tc>
        <w:tc>
          <w:tcPr>
            <w:tcW w:w="2250" w:type="dxa"/>
          </w:tcPr>
          <w:p w14:paraId="2C63CD8B" w14:textId="69387D29"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6A5B2B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42727A3" w14:textId="6E964656" w:rsidR="00D0268E" w:rsidRPr="005C44B9" w:rsidRDefault="00D0268E" w:rsidP="00D0268E">
            <w:pPr>
              <w:rPr>
                <w:rFonts w:cs="B Lotus"/>
                <w:b w:val="0"/>
                <w:bCs w:val="0"/>
                <w:sz w:val="32"/>
                <w:szCs w:val="32"/>
                <w:rtl/>
              </w:rPr>
            </w:pPr>
            <w:r w:rsidRPr="005C44B9">
              <w:rPr>
                <w:rFonts w:cs="B Lotus"/>
                <w:b w:val="0"/>
                <w:bCs w:val="0"/>
                <w:sz w:val="32"/>
                <w:szCs w:val="32"/>
                <w:rtl/>
              </w:rPr>
              <w:t>زوت</w:t>
            </w:r>
            <w:r w:rsidRPr="005C44B9">
              <w:rPr>
                <w:rFonts w:cs="B Lotus" w:hint="cs"/>
                <w:b w:val="0"/>
                <w:bCs w:val="0"/>
                <w:sz w:val="32"/>
                <w:szCs w:val="32"/>
                <w:rtl/>
              </w:rPr>
              <w:t>ی</w:t>
            </w:r>
          </w:p>
        </w:tc>
        <w:tc>
          <w:tcPr>
            <w:tcW w:w="2250" w:type="dxa"/>
          </w:tcPr>
          <w:p w14:paraId="6A9085AA" w14:textId="37266EED"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2F48EE8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75B2A57" w14:textId="16153F04" w:rsidR="00D0268E" w:rsidRPr="005C44B9" w:rsidRDefault="00D0268E" w:rsidP="00D0268E">
            <w:pPr>
              <w:rPr>
                <w:rFonts w:cs="B Lotus"/>
                <w:b w:val="0"/>
                <w:bCs w:val="0"/>
                <w:sz w:val="32"/>
                <w:szCs w:val="32"/>
                <w:rtl/>
              </w:rPr>
            </w:pPr>
            <w:r w:rsidRPr="005C44B9">
              <w:rPr>
                <w:rFonts w:cs="B Lotus"/>
                <w:b w:val="0"/>
                <w:bCs w:val="0"/>
                <w:sz w:val="32"/>
                <w:szCs w:val="32"/>
                <w:rtl/>
              </w:rPr>
              <w:t>دمپر</w:t>
            </w:r>
          </w:p>
        </w:tc>
        <w:tc>
          <w:tcPr>
            <w:tcW w:w="2250" w:type="dxa"/>
          </w:tcPr>
          <w:p w14:paraId="404EEAF5" w14:textId="587A5C8D"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838CC6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4632861" w14:textId="481F33FA" w:rsidR="00D0268E" w:rsidRPr="005C44B9" w:rsidRDefault="00D0268E" w:rsidP="00D0268E">
            <w:pPr>
              <w:rPr>
                <w:rFonts w:cs="B Lotus"/>
                <w:b w:val="0"/>
                <w:bCs w:val="0"/>
                <w:sz w:val="32"/>
                <w:szCs w:val="32"/>
                <w:rtl/>
              </w:rPr>
            </w:pPr>
            <w:r w:rsidRPr="005C44B9">
              <w:rPr>
                <w:rFonts w:cs="B Lotus"/>
                <w:b w:val="0"/>
                <w:bCs w:val="0"/>
                <w:sz w:val="32"/>
                <w:szCs w:val="32"/>
                <w:rtl/>
              </w:rPr>
              <w:t>سان ب</w:t>
            </w:r>
            <w:r w:rsidRPr="005C44B9">
              <w:rPr>
                <w:rFonts w:cs="B Lotus" w:hint="cs"/>
                <w:b w:val="0"/>
                <w:bCs w:val="0"/>
                <w:sz w:val="32"/>
                <w:szCs w:val="32"/>
                <w:rtl/>
              </w:rPr>
              <w:t>ی</w:t>
            </w:r>
            <w:r w:rsidRPr="005C44B9">
              <w:rPr>
                <w:rFonts w:cs="B Lotus" w:hint="eastAsia"/>
                <w:b w:val="0"/>
                <w:bCs w:val="0"/>
                <w:sz w:val="32"/>
                <w:szCs w:val="32"/>
                <w:rtl/>
              </w:rPr>
              <w:t>م</w:t>
            </w:r>
          </w:p>
        </w:tc>
        <w:tc>
          <w:tcPr>
            <w:tcW w:w="2250" w:type="dxa"/>
          </w:tcPr>
          <w:p w14:paraId="2F058284" w14:textId="693D80F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D83A69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6198D47" w14:textId="7019C826" w:rsidR="00D0268E" w:rsidRPr="005C44B9" w:rsidRDefault="00D0268E" w:rsidP="00D0268E">
            <w:pPr>
              <w:rPr>
                <w:rFonts w:cs="B Lotus"/>
                <w:b w:val="0"/>
                <w:bCs w:val="0"/>
                <w:sz w:val="32"/>
                <w:szCs w:val="32"/>
                <w:rtl/>
              </w:rPr>
            </w:pPr>
            <w:r w:rsidRPr="005C44B9">
              <w:rPr>
                <w:rFonts w:cs="B Lotus"/>
                <w:b w:val="0"/>
                <w:bCs w:val="0"/>
                <w:sz w:val="32"/>
                <w:szCs w:val="32"/>
                <w:rtl/>
              </w:rPr>
              <w:t>با</w:t>
            </w:r>
            <w:r w:rsidRPr="005C44B9">
              <w:rPr>
                <w:rFonts w:cs="B Lotus" w:hint="cs"/>
                <w:b w:val="0"/>
                <w:bCs w:val="0"/>
                <w:sz w:val="32"/>
                <w:szCs w:val="32"/>
                <w:rtl/>
              </w:rPr>
              <w:t>ی</w:t>
            </w:r>
            <w:r w:rsidRPr="005C44B9">
              <w:rPr>
                <w:rFonts w:cs="B Lotus" w:hint="eastAsia"/>
                <w:b w:val="0"/>
                <w:bCs w:val="0"/>
                <w:sz w:val="32"/>
                <w:szCs w:val="32"/>
                <w:rtl/>
              </w:rPr>
              <w:t>ک</w:t>
            </w:r>
          </w:p>
        </w:tc>
        <w:tc>
          <w:tcPr>
            <w:tcW w:w="2250" w:type="dxa"/>
          </w:tcPr>
          <w:p w14:paraId="7DBAB7CA" w14:textId="778A35BC"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FDEA05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A8F2913" w14:textId="28203AD7" w:rsidR="00D0268E" w:rsidRPr="005C44B9" w:rsidRDefault="00D0268E" w:rsidP="00D0268E">
            <w:pPr>
              <w:rPr>
                <w:rFonts w:cs="B Lotus"/>
                <w:b w:val="0"/>
                <w:bCs w:val="0"/>
                <w:sz w:val="32"/>
                <w:szCs w:val="32"/>
                <w:rtl/>
              </w:rPr>
            </w:pPr>
            <w:r w:rsidRPr="005C44B9">
              <w:rPr>
                <w:rFonts w:cs="B Lotus"/>
                <w:b w:val="0"/>
                <w:bCs w:val="0"/>
                <w:sz w:val="32"/>
                <w:szCs w:val="32"/>
                <w:rtl/>
              </w:rPr>
              <w:t>د</w:t>
            </w:r>
            <w:r w:rsidRPr="005C44B9">
              <w:rPr>
                <w:rFonts w:cs="B Lotus" w:hint="cs"/>
                <w:b w:val="0"/>
                <w:bCs w:val="0"/>
                <w:sz w:val="32"/>
                <w:szCs w:val="32"/>
                <w:rtl/>
              </w:rPr>
              <w:t>ی</w:t>
            </w:r>
            <w:r w:rsidRPr="005C44B9">
              <w:rPr>
                <w:rFonts w:cs="B Lotus"/>
                <w:b w:val="0"/>
                <w:bCs w:val="0"/>
                <w:sz w:val="32"/>
                <w:szCs w:val="32"/>
                <w:rtl/>
              </w:rPr>
              <w:t xml:space="preserve"> اس</w:t>
            </w:r>
          </w:p>
        </w:tc>
        <w:tc>
          <w:tcPr>
            <w:tcW w:w="2250" w:type="dxa"/>
          </w:tcPr>
          <w:p w14:paraId="78405F22" w14:textId="0C3C669C"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4B273FF6"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5E6F1DA" w14:textId="777E0645" w:rsidR="00D0268E" w:rsidRPr="005C44B9" w:rsidRDefault="00D0268E" w:rsidP="00D0268E">
            <w:pPr>
              <w:rPr>
                <w:rFonts w:cs="B Lotus"/>
                <w:b w:val="0"/>
                <w:bCs w:val="0"/>
                <w:sz w:val="32"/>
                <w:szCs w:val="32"/>
                <w:rtl/>
              </w:rPr>
            </w:pPr>
            <w:r w:rsidRPr="005C44B9">
              <w:rPr>
                <w:rFonts w:cs="B Lotus"/>
                <w:b w:val="0"/>
                <w:bCs w:val="0"/>
                <w:sz w:val="32"/>
                <w:szCs w:val="32"/>
                <w:rtl/>
              </w:rPr>
              <w:t>گر</w:t>
            </w:r>
            <w:r w:rsidRPr="005C44B9">
              <w:rPr>
                <w:rFonts w:cs="B Lotus" w:hint="cs"/>
                <w:b w:val="0"/>
                <w:bCs w:val="0"/>
                <w:sz w:val="32"/>
                <w:szCs w:val="32"/>
                <w:rtl/>
              </w:rPr>
              <w:t>ی</w:t>
            </w:r>
            <w:r w:rsidRPr="005C44B9">
              <w:rPr>
                <w:rFonts w:cs="B Lotus" w:hint="eastAsia"/>
                <w:b w:val="0"/>
                <w:bCs w:val="0"/>
                <w:sz w:val="32"/>
                <w:szCs w:val="32"/>
                <w:rtl/>
              </w:rPr>
              <w:t>ت</w:t>
            </w:r>
            <w:r w:rsidRPr="005C44B9">
              <w:rPr>
                <w:rFonts w:cs="B Lotus"/>
                <w:b w:val="0"/>
                <w:bCs w:val="0"/>
                <w:sz w:val="32"/>
                <w:szCs w:val="32"/>
                <w:rtl/>
              </w:rPr>
              <w:t xml:space="preserve"> وال</w:t>
            </w:r>
          </w:p>
        </w:tc>
        <w:tc>
          <w:tcPr>
            <w:tcW w:w="2250" w:type="dxa"/>
          </w:tcPr>
          <w:p w14:paraId="79073C67" w14:textId="04392526"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69ED104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E143AB8" w14:textId="38C37FCD" w:rsidR="00D0268E" w:rsidRPr="005C44B9" w:rsidRDefault="00D0268E" w:rsidP="00D0268E">
            <w:pPr>
              <w:rPr>
                <w:rFonts w:cs="B Lotus"/>
                <w:b w:val="0"/>
                <w:bCs w:val="0"/>
                <w:sz w:val="32"/>
                <w:szCs w:val="32"/>
                <w:rtl/>
              </w:rPr>
            </w:pPr>
            <w:r w:rsidRPr="005C44B9">
              <w:rPr>
                <w:rFonts w:cs="B Lotus"/>
                <w:b w:val="0"/>
                <w:bCs w:val="0"/>
                <w:sz w:val="32"/>
                <w:szCs w:val="32"/>
                <w:rtl/>
              </w:rPr>
              <w:t>مک لارن</w:t>
            </w:r>
          </w:p>
        </w:tc>
        <w:tc>
          <w:tcPr>
            <w:tcW w:w="2250" w:type="dxa"/>
          </w:tcPr>
          <w:p w14:paraId="3C4801C1" w14:textId="1F52D84E"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709E579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61FAFF8" w14:textId="3F0AA354" w:rsidR="00D0268E" w:rsidRPr="005C44B9" w:rsidRDefault="00D0268E" w:rsidP="00D0268E">
            <w:pPr>
              <w:rPr>
                <w:rFonts w:cs="B Lotus"/>
                <w:b w:val="0"/>
                <w:bCs w:val="0"/>
                <w:sz w:val="32"/>
                <w:szCs w:val="32"/>
                <w:rtl/>
              </w:rPr>
            </w:pPr>
            <w:r w:rsidRPr="005C44B9">
              <w:rPr>
                <w:rFonts w:cs="B Lotus"/>
                <w:b w:val="0"/>
                <w:bCs w:val="0"/>
                <w:sz w:val="32"/>
                <w:szCs w:val="32"/>
                <w:rtl/>
              </w:rPr>
              <w:t>لوکسژن</w:t>
            </w:r>
          </w:p>
        </w:tc>
        <w:tc>
          <w:tcPr>
            <w:tcW w:w="2250" w:type="dxa"/>
          </w:tcPr>
          <w:p w14:paraId="27596A5E" w14:textId="4840F656"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D0268E" w:rsidRPr="00D0268E" w14:paraId="42D6C5B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D627AAD" w14:textId="1628AEC7" w:rsidR="00D0268E" w:rsidRPr="005C44B9" w:rsidRDefault="00D0268E" w:rsidP="00D0268E">
            <w:pPr>
              <w:rPr>
                <w:rFonts w:cs="B Lotus"/>
                <w:b w:val="0"/>
                <w:bCs w:val="0"/>
                <w:sz w:val="32"/>
                <w:szCs w:val="32"/>
                <w:rtl/>
              </w:rPr>
            </w:pPr>
            <w:r w:rsidRPr="005C44B9">
              <w:rPr>
                <w:rFonts w:cs="B Lotus"/>
                <w:b w:val="0"/>
                <w:bCs w:val="0"/>
                <w:sz w:val="32"/>
                <w:szCs w:val="32"/>
                <w:rtl/>
              </w:rPr>
              <w:t>ماه</w:t>
            </w:r>
            <w:r w:rsidRPr="005C44B9">
              <w:rPr>
                <w:rFonts w:cs="B Lotus" w:hint="cs"/>
                <w:b w:val="0"/>
                <w:bCs w:val="0"/>
                <w:sz w:val="32"/>
                <w:szCs w:val="32"/>
                <w:rtl/>
              </w:rPr>
              <w:t>ی</w:t>
            </w:r>
            <w:r w:rsidRPr="005C44B9">
              <w:rPr>
                <w:rFonts w:cs="B Lotus" w:hint="eastAsia"/>
                <w:b w:val="0"/>
                <w:bCs w:val="0"/>
                <w:sz w:val="32"/>
                <w:szCs w:val="32"/>
                <w:rtl/>
              </w:rPr>
              <w:t>ندرا</w:t>
            </w:r>
          </w:p>
        </w:tc>
        <w:tc>
          <w:tcPr>
            <w:tcW w:w="2250" w:type="dxa"/>
          </w:tcPr>
          <w:p w14:paraId="59448FDF" w14:textId="7F371E7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D0268E" w:rsidRPr="00D0268E" w14:paraId="32E7C83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6EADF43" w14:textId="31C5B2EE" w:rsidR="00D0268E" w:rsidRPr="005C44B9" w:rsidRDefault="00D0268E" w:rsidP="00D0268E">
            <w:pPr>
              <w:rPr>
                <w:rFonts w:cs="B Lotus"/>
                <w:b w:val="0"/>
                <w:bCs w:val="0"/>
                <w:sz w:val="32"/>
                <w:szCs w:val="32"/>
                <w:rtl/>
              </w:rPr>
            </w:pPr>
            <w:r w:rsidRPr="005C44B9">
              <w:rPr>
                <w:rFonts w:cs="B Lotus"/>
                <w:b w:val="0"/>
                <w:bCs w:val="0"/>
                <w:sz w:val="32"/>
                <w:szCs w:val="32"/>
                <w:rtl/>
              </w:rPr>
              <w:t>هونگ ج</w:t>
            </w:r>
            <w:r w:rsidRPr="005C44B9">
              <w:rPr>
                <w:rFonts w:cs="B Lotus" w:hint="cs"/>
                <w:b w:val="0"/>
                <w:bCs w:val="0"/>
                <w:sz w:val="32"/>
                <w:szCs w:val="32"/>
                <w:rtl/>
              </w:rPr>
              <w:t>ی</w:t>
            </w:r>
          </w:p>
        </w:tc>
        <w:tc>
          <w:tcPr>
            <w:tcW w:w="2250" w:type="dxa"/>
          </w:tcPr>
          <w:p w14:paraId="2F49D994" w14:textId="0098207C"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tl/>
              </w:rPr>
            </w:pPr>
          </w:p>
        </w:tc>
      </w:tr>
      <w:tr w:rsidR="00D0268E" w:rsidRPr="00D0268E" w14:paraId="43ABFE1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08D4742" w14:textId="086E1581" w:rsidR="00D0268E" w:rsidRPr="005C44B9" w:rsidRDefault="00D0268E" w:rsidP="00D0268E">
            <w:pPr>
              <w:rPr>
                <w:rFonts w:cs="B Lotus"/>
                <w:b w:val="0"/>
                <w:bCs w:val="0"/>
                <w:sz w:val="32"/>
                <w:szCs w:val="32"/>
                <w:rtl/>
              </w:rPr>
            </w:pPr>
            <w:r w:rsidRPr="005C44B9">
              <w:rPr>
                <w:rFonts w:cs="B Lotus"/>
                <w:b w:val="0"/>
                <w:bCs w:val="0"/>
                <w:sz w:val="32"/>
                <w:szCs w:val="32"/>
                <w:rtl/>
              </w:rPr>
              <w:t>گک ترامپچ</w:t>
            </w:r>
            <w:r w:rsidRPr="005C44B9">
              <w:rPr>
                <w:rFonts w:cs="B Lotus" w:hint="cs"/>
                <w:b w:val="0"/>
                <w:bCs w:val="0"/>
                <w:sz w:val="32"/>
                <w:szCs w:val="32"/>
                <w:rtl/>
              </w:rPr>
              <w:t>ی</w:t>
            </w:r>
          </w:p>
        </w:tc>
        <w:tc>
          <w:tcPr>
            <w:tcW w:w="2250" w:type="dxa"/>
          </w:tcPr>
          <w:p w14:paraId="5492E6F3" w14:textId="6722EE84"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tl/>
              </w:rPr>
            </w:pPr>
          </w:p>
        </w:tc>
      </w:tr>
      <w:tr w:rsidR="00D0268E" w:rsidRPr="00D0268E" w14:paraId="4C1DF94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97DF875" w14:textId="023B9C75" w:rsidR="00D0268E" w:rsidRPr="005C44B9" w:rsidRDefault="00D0268E" w:rsidP="00D0268E">
            <w:pPr>
              <w:rPr>
                <w:rFonts w:cs="B Lotus"/>
                <w:b w:val="0"/>
                <w:bCs w:val="0"/>
                <w:sz w:val="32"/>
                <w:szCs w:val="32"/>
                <w:rtl/>
              </w:rPr>
            </w:pPr>
            <w:r w:rsidRPr="005C44B9">
              <w:rPr>
                <w:rFonts w:cs="B Lotus"/>
                <w:b w:val="0"/>
                <w:bCs w:val="0"/>
                <w:sz w:val="32"/>
                <w:szCs w:val="32"/>
                <w:rtl/>
              </w:rPr>
              <w:t>داما</w:t>
            </w:r>
            <w:r w:rsidRPr="005C44B9">
              <w:rPr>
                <w:rFonts w:cs="B Lotus" w:hint="cs"/>
                <w:b w:val="0"/>
                <w:bCs w:val="0"/>
                <w:sz w:val="32"/>
                <w:szCs w:val="32"/>
                <w:rtl/>
              </w:rPr>
              <w:t>ی</w:t>
            </w:r>
          </w:p>
        </w:tc>
        <w:tc>
          <w:tcPr>
            <w:tcW w:w="2250" w:type="dxa"/>
          </w:tcPr>
          <w:p w14:paraId="119F0F70" w14:textId="42252402"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tl/>
              </w:rPr>
            </w:pPr>
          </w:p>
        </w:tc>
      </w:tr>
      <w:tr w:rsidR="00D0268E" w:rsidRPr="00D0268E" w14:paraId="79E1A5D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4338DB1" w14:textId="43EDD685" w:rsidR="00D0268E" w:rsidRPr="005C44B9" w:rsidRDefault="00D0268E" w:rsidP="00D0268E">
            <w:pPr>
              <w:rPr>
                <w:rFonts w:cs="B Lotus"/>
                <w:b w:val="0"/>
                <w:bCs w:val="0"/>
                <w:sz w:val="32"/>
                <w:szCs w:val="32"/>
                <w:rtl/>
              </w:rPr>
            </w:pPr>
            <w:r w:rsidRPr="005C44B9">
              <w:rPr>
                <w:rFonts w:cs="B Lotus" w:hint="cs"/>
                <w:b w:val="0"/>
                <w:bCs w:val="0"/>
                <w:sz w:val="32"/>
                <w:szCs w:val="32"/>
                <w:rtl/>
              </w:rPr>
              <w:t>رولزرویس</w:t>
            </w:r>
          </w:p>
        </w:tc>
        <w:tc>
          <w:tcPr>
            <w:tcW w:w="2250" w:type="dxa"/>
          </w:tcPr>
          <w:p w14:paraId="43E7A535" w14:textId="25E32ECE" w:rsidR="00D0268E" w:rsidRPr="005C44B9" w:rsidRDefault="00D0268E" w:rsidP="00464DA4">
            <w:pPr>
              <w:pStyle w:val="ListParagraph"/>
              <w:numPr>
                <w:ilvl w:val="0"/>
                <w:numId w:val="57"/>
              </w:numPr>
              <w:bidi/>
              <w:cnfStyle w:val="000000100000" w:firstRow="0" w:lastRow="0" w:firstColumn="0" w:lastColumn="0" w:oddVBand="0" w:evenVBand="0" w:oddHBand="1" w:evenHBand="0" w:firstRowFirstColumn="0" w:firstRowLastColumn="0" w:lastRowFirstColumn="0" w:lastRowLastColumn="0"/>
              <w:rPr>
                <w:rFonts w:cs="B Lotus"/>
                <w:sz w:val="32"/>
                <w:szCs w:val="32"/>
                <w:rtl/>
              </w:rPr>
            </w:pPr>
          </w:p>
        </w:tc>
      </w:tr>
      <w:tr w:rsidR="00D0268E" w:rsidRPr="00D0268E" w14:paraId="0F0D661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F77C8A6" w14:textId="164B97FE" w:rsidR="00D0268E" w:rsidRPr="005C44B9" w:rsidRDefault="00D0268E" w:rsidP="00D0268E">
            <w:pPr>
              <w:rPr>
                <w:rFonts w:cs="B Lotus"/>
                <w:b w:val="0"/>
                <w:bCs w:val="0"/>
                <w:sz w:val="32"/>
                <w:szCs w:val="32"/>
                <w:rtl/>
              </w:rPr>
            </w:pPr>
            <w:r w:rsidRPr="005C44B9">
              <w:rPr>
                <w:rFonts w:cs="B Lotus" w:hint="cs"/>
                <w:b w:val="0"/>
                <w:bCs w:val="0"/>
                <w:sz w:val="32"/>
                <w:szCs w:val="32"/>
                <w:rtl/>
              </w:rPr>
              <w:t>سی اندسی</w:t>
            </w:r>
            <w:r w:rsidRPr="005C44B9">
              <w:rPr>
                <w:rFonts w:cs="Calibri" w:hint="cs"/>
                <w:b w:val="0"/>
                <w:bCs w:val="0"/>
                <w:sz w:val="32"/>
                <w:szCs w:val="32"/>
                <w:rtl/>
              </w:rPr>
              <w:t>(</w:t>
            </w:r>
            <w:r w:rsidRPr="005C44B9">
              <w:rPr>
                <w:rFonts w:cs="Calibri"/>
                <w:b w:val="0"/>
                <w:bCs w:val="0"/>
                <w:sz w:val="32"/>
                <w:szCs w:val="32"/>
              </w:rPr>
              <w:t>C&amp;C</w:t>
            </w:r>
            <w:r w:rsidRPr="005C44B9">
              <w:rPr>
                <w:rFonts w:cs="Calibri" w:hint="cs"/>
                <w:b w:val="0"/>
                <w:bCs w:val="0"/>
                <w:sz w:val="32"/>
                <w:szCs w:val="32"/>
                <w:rtl/>
              </w:rPr>
              <w:t>)</w:t>
            </w:r>
          </w:p>
        </w:tc>
        <w:tc>
          <w:tcPr>
            <w:tcW w:w="2250" w:type="dxa"/>
          </w:tcPr>
          <w:p w14:paraId="24F39720" w14:textId="178752A8"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tl/>
              </w:rPr>
            </w:pPr>
          </w:p>
        </w:tc>
      </w:tr>
      <w:tr w:rsidR="00D0268E" w:rsidRPr="00D0268E" w14:paraId="5076E68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9B2DE2B" w14:textId="6D12B66D" w:rsidR="00D0268E" w:rsidRPr="005C44B9" w:rsidRDefault="00D0268E" w:rsidP="00D0268E">
            <w:pPr>
              <w:rPr>
                <w:rFonts w:cs="B Lotus"/>
                <w:b w:val="0"/>
                <w:bCs w:val="0"/>
                <w:sz w:val="32"/>
                <w:szCs w:val="32"/>
              </w:rPr>
            </w:pPr>
            <w:r w:rsidRPr="005C44B9">
              <w:rPr>
                <w:rFonts w:cs="B Lotus" w:hint="cs"/>
                <w:b w:val="0"/>
                <w:bCs w:val="0"/>
                <w:sz w:val="32"/>
                <w:szCs w:val="32"/>
                <w:rtl/>
              </w:rPr>
              <w:t>وانت</w:t>
            </w:r>
            <w:r w:rsidRPr="005C44B9">
              <w:rPr>
                <w:rFonts w:cs="B Lotus"/>
                <w:b w:val="0"/>
                <w:bCs w:val="0"/>
                <w:sz w:val="32"/>
                <w:szCs w:val="32"/>
                <w:rtl/>
              </w:rPr>
              <w:t xml:space="preserve"> </w:t>
            </w:r>
            <w:r w:rsidRPr="005C44B9">
              <w:rPr>
                <w:rFonts w:cs="B Lotus" w:hint="cs"/>
                <w:b w:val="0"/>
                <w:bCs w:val="0"/>
                <w:sz w:val="32"/>
                <w:szCs w:val="32"/>
                <w:rtl/>
              </w:rPr>
              <w:t>هیوسو</w:t>
            </w:r>
          </w:p>
        </w:tc>
        <w:tc>
          <w:tcPr>
            <w:tcW w:w="2250" w:type="dxa"/>
          </w:tcPr>
          <w:p w14:paraId="659B8A81" w14:textId="3D7AA4E3"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tl/>
              </w:rPr>
            </w:pPr>
          </w:p>
        </w:tc>
      </w:tr>
      <w:tr w:rsidR="00D0268E" w:rsidRPr="00D0268E" w14:paraId="2AC389F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E117115" w14:textId="01ED548F" w:rsidR="00D0268E" w:rsidRPr="005C44B9" w:rsidRDefault="00D0268E" w:rsidP="00D0268E">
            <w:pPr>
              <w:rPr>
                <w:rFonts w:cs="B Lotus"/>
                <w:b w:val="0"/>
                <w:bCs w:val="0"/>
                <w:sz w:val="32"/>
                <w:szCs w:val="32"/>
              </w:rPr>
            </w:pPr>
            <w:r w:rsidRPr="005C44B9">
              <w:rPr>
                <w:rFonts w:cs="B Lotus" w:hint="cs"/>
                <w:b w:val="0"/>
                <w:bCs w:val="0"/>
                <w:sz w:val="32"/>
                <w:szCs w:val="32"/>
                <w:rtl/>
              </w:rPr>
              <w:t>موتورسیکلت</w:t>
            </w:r>
          </w:p>
        </w:tc>
        <w:tc>
          <w:tcPr>
            <w:tcW w:w="2250" w:type="dxa"/>
          </w:tcPr>
          <w:p w14:paraId="7B4ACF94" w14:textId="2514789A" w:rsidR="00D0268E" w:rsidRPr="005C44B9" w:rsidRDefault="00D0268E"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tl/>
              </w:rPr>
            </w:pPr>
          </w:p>
        </w:tc>
      </w:tr>
      <w:tr w:rsidR="00D0268E" w:rsidRPr="00D0268E" w14:paraId="6259B2F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7F78B63" w14:textId="77777777" w:rsidR="00D0268E" w:rsidRPr="005C44B9" w:rsidRDefault="00D0268E" w:rsidP="00D0268E">
            <w:pPr>
              <w:rPr>
                <w:rFonts w:cs="B Lotus"/>
                <w:b w:val="0"/>
                <w:bCs w:val="0"/>
                <w:sz w:val="32"/>
                <w:szCs w:val="32"/>
                <w:rtl/>
              </w:rPr>
            </w:pPr>
            <w:r w:rsidRPr="005C44B9">
              <w:rPr>
                <w:rFonts w:cs="B Lotus"/>
                <w:b w:val="0"/>
                <w:bCs w:val="0"/>
                <w:sz w:val="32"/>
                <w:szCs w:val="32"/>
              </w:rPr>
              <w:t>RVMCO</w:t>
            </w:r>
          </w:p>
          <w:p w14:paraId="02B20F98" w14:textId="02F40F31" w:rsidR="003F7D76" w:rsidRPr="005C44B9" w:rsidRDefault="003F7D76" w:rsidP="00D0268E">
            <w:pPr>
              <w:rPr>
                <w:rFonts w:cs="B Lotus"/>
                <w:b w:val="0"/>
                <w:bCs w:val="0"/>
                <w:sz w:val="32"/>
                <w:szCs w:val="32"/>
              </w:rPr>
            </w:pPr>
          </w:p>
        </w:tc>
        <w:tc>
          <w:tcPr>
            <w:tcW w:w="2250" w:type="dxa"/>
          </w:tcPr>
          <w:p w14:paraId="1CD5C6C2" w14:textId="1D636126" w:rsidR="00D0268E" w:rsidRPr="005C44B9" w:rsidRDefault="00D0268E"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3F7D76" w:rsidRPr="00D0268E" w14:paraId="41DFA08B"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99EB6D5" w14:textId="46638520" w:rsidR="003F7D76" w:rsidRPr="005C44B9" w:rsidRDefault="003F7D76" w:rsidP="00D0268E">
            <w:pPr>
              <w:rPr>
                <w:rFonts w:cs="B Lotus"/>
                <w:b w:val="0"/>
                <w:bCs w:val="0"/>
                <w:sz w:val="32"/>
                <w:szCs w:val="32"/>
              </w:rPr>
            </w:pPr>
            <w:r w:rsidRPr="005C44B9">
              <w:rPr>
                <w:rFonts w:cs="B Lotus" w:hint="cs"/>
                <w:b w:val="0"/>
                <w:bCs w:val="0"/>
                <w:sz w:val="32"/>
                <w:szCs w:val="32"/>
                <w:rtl/>
              </w:rPr>
              <w:t>دیگنیتی</w:t>
            </w:r>
          </w:p>
        </w:tc>
        <w:tc>
          <w:tcPr>
            <w:tcW w:w="2250" w:type="dxa"/>
          </w:tcPr>
          <w:p w14:paraId="48D8D7E7" w14:textId="77777777" w:rsidR="003F7D76" w:rsidRPr="005C44B9" w:rsidRDefault="003F7D76" w:rsidP="00853B30">
            <w:pPr>
              <w:pStyle w:val="ListParagraph"/>
              <w:numPr>
                <w:ilvl w:val="0"/>
                <w:numId w:val="57"/>
              </w:numPr>
              <w:bidi/>
              <w:jc w:val="center"/>
              <w:cnfStyle w:val="000000000000" w:firstRow="0" w:lastRow="0" w:firstColumn="0" w:lastColumn="0" w:oddVBand="0" w:evenVBand="0" w:oddHBand="0" w:evenHBand="0" w:firstRowFirstColumn="0" w:firstRowLastColumn="0" w:lastRowFirstColumn="0" w:lastRowLastColumn="0"/>
              <w:rPr>
                <w:rFonts w:cs="B Lotus"/>
                <w:sz w:val="32"/>
                <w:szCs w:val="32"/>
              </w:rPr>
            </w:pPr>
          </w:p>
        </w:tc>
      </w:tr>
      <w:tr w:rsidR="00E548F7" w:rsidRPr="00D0268E" w14:paraId="4E15763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32B0D34" w14:textId="393B7F7E" w:rsidR="00E548F7" w:rsidRPr="005C44B9" w:rsidRDefault="00E548F7" w:rsidP="00E548F7">
            <w:pPr>
              <w:rPr>
                <w:rFonts w:cs="B Lotus"/>
                <w:b w:val="0"/>
                <w:bCs w:val="0"/>
                <w:sz w:val="32"/>
                <w:szCs w:val="32"/>
              </w:rPr>
            </w:pPr>
            <w:r w:rsidRPr="005C44B9">
              <w:rPr>
                <w:rFonts w:cs="B Lotus" w:hint="cs"/>
                <w:b w:val="0"/>
                <w:bCs w:val="0"/>
                <w:sz w:val="32"/>
                <w:szCs w:val="32"/>
                <w:rtl/>
              </w:rPr>
              <w:t>هنتنگ</w:t>
            </w:r>
          </w:p>
        </w:tc>
        <w:tc>
          <w:tcPr>
            <w:tcW w:w="2250" w:type="dxa"/>
          </w:tcPr>
          <w:p w14:paraId="35A6764F" w14:textId="77777777" w:rsidR="00E548F7" w:rsidRPr="005C44B9" w:rsidRDefault="00E548F7" w:rsidP="00853B30">
            <w:pPr>
              <w:pStyle w:val="ListParagraph"/>
              <w:numPr>
                <w:ilvl w:val="0"/>
                <w:numId w:val="57"/>
              </w:numPr>
              <w:bidi/>
              <w:jc w:val="center"/>
              <w:cnfStyle w:val="000000100000" w:firstRow="0" w:lastRow="0" w:firstColumn="0" w:lastColumn="0" w:oddVBand="0" w:evenVBand="0" w:oddHBand="1" w:evenHBand="0" w:firstRowFirstColumn="0" w:firstRowLastColumn="0" w:lastRowFirstColumn="0" w:lastRowLastColumn="0"/>
              <w:rPr>
                <w:rFonts w:cs="B Lotus"/>
                <w:sz w:val="32"/>
                <w:szCs w:val="32"/>
              </w:rPr>
            </w:pPr>
          </w:p>
        </w:tc>
      </w:tr>
      <w:tr w:rsidR="004E54B0" w:rsidRPr="00D0268E" w14:paraId="28C239F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CEEB411" w14:textId="52802226" w:rsidR="004E54B0" w:rsidRPr="005C44B9" w:rsidRDefault="004E54B0" w:rsidP="00464DA4">
            <w:pPr>
              <w:rPr>
                <w:rFonts w:cs="B Lotus"/>
                <w:b w:val="0"/>
                <w:bCs w:val="0"/>
                <w:sz w:val="32"/>
                <w:szCs w:val="32"/>
                <w:rtl/>
              </w:rPr>
            </w:pPr>
            <w:r w:rsidRPr="005C44B9">
              <w:rPr>
                <w:rFonts w:cs="B Lotus"/>
                <w:b w:val="0"/>
                <w:bCs w:val="0"/>
                <w:sz w:val="32"/>
                <w:szCs w:val="32"/>
                <w:rtl/>
              </w:rPr>
              <w:t>اينفينيتي</w:t>
            </w:r>
          </w:p>
        </w:tc>
        <w:tc>
          <w:tcPr>
            <w:tcW w:w="2250" w:type="dxa"/>
          </w:tcPr>
          <w:p w14:paraId="7C7ED51A" w14:textId="18AAECB1" w:rsidR="004E54B0" w:rsidRPr="005C44B9" w:rsidRDefault="004E54B0"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Pr>
            </w:pPr>
            <w:r w:rsidRPr="005C44B9">
              <w:rPr>
                <w:rFonts w:cs="B Lotus"/>
                <w:sz w:val="32"/>
                <w:szCs w:val="32"/>
                <w:rtl/>
              </w:rPr>
              <w:t>339</w:t>
            </w:r>
          </w:p>
        </w:tc>
      </w:tr>
      <w:tr w:rsidR="004E54B0" w:rsidRPr="00D0268E" w14:paraId="66DCDA0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D87B3A3" w14:textId="7046F074" w:rsidR="004E54B0" w:rsidRPr="005C44B9" w:rsidRDefault="004E54B0" w:rsidP="00464DA4">
            <w:pPr>
              <w:rPr>
                <w:rFonts w:cs="B Lotus"/>
                <w:b w:val="0"/>
                <w:bCs w:val="0"/>
                <w:sz w:val="32"/>
                <w:szCs w:val="32"/>
                <w:rtl/>
              </w:rPr>
            </w:pPr>
            <w:r w:rsidRPr="005C44B9">
              <w:rPr>
                <w:rFonts w:cs="B Lotus"/>
                <w:b w:val="0"/>
                <w:bCs w:val="0"/>
                <w:sz w:val="32"/>
                <w:szCs w:val="32"/>
                <w:rtl/>
              </w:rPr>
              <w:lastRenderedPageBreak/>
              <w:t>بنتلي</w:t>
            </w:r>
          </w:p>
        </w:tc>
        <w:tc>
          <w:tcPr>
            <w:tcW w:w="2250" w:type="dxa"/>
          </w:tcPr>
          <w:p w14:paraId="7A032CDB" w14:textId="6C838E25" w:rsidR="004E54B0" w:rsidRPr="005C44B9" w:rsidRDefault="004E54B0"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Pr>
            </w:pPr>
            <w:r w:rsidRPr="005C44B9">
              <w:rPr>
                <w:rFonts w:cs="B Lotus"/>
                <w:sz w:val="32"/>
                <w:szCs w:val="32"/>
                <w:rtl/>
              </w:rPr>
              <w:t>340</w:t>
            </w:r>
          </w:p>
        </w:tc>
      </w:tr>
      <w:tr w:rsidR="004E54B0" w:rsidRPr="00D0268E" w14:paraId="7B48133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47973C5" w14:textId="0DF112F6" w:rsidR="004E54B0" w:rsidRPr="005C44B9" w:rsidRDefault="004E54B0" w:rsidP="00464DA4">
            <w:pPr>
              <w:rPr>
                <w:rFonts w:cs="B Lotus"/>
                <w:b w:val="0"/>
                <w:bCs w:val="0"/>
                <w:sz w:val="32"/>
                <w:szCs w:val="32"/>
                <w:rtl/>
              </w:rPr>
            </w:pPr>
            <w:r w:rsidRPr="005C44B9">
              <w:rPr>
                <w:rFonts w:cs="B Lotus"/>
                <w:b w:val="0"/>
                <w:bCs w:val="0"/>
                <w:sz w:val="32"/>
                <w:szCs w:val="32"/>
                <w:rtl/>
              </w:rPr>
              <w:t>بسترن</w:t>
            </w:r>
          </w:p>
        </w:tc>
        <w:tc>
          <w:tcPr>
            <w:tcW w:w="2250" w:type="dxa"/>
          </w:tcPr>
          <w:p w14:paraId="025B152D" w14:textId="74712208" w:rsidR="004E54B0" w:rsidRPr="005C44B9" w:rsidRDefault="004E54B0"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Pr>
            </w:pPr>
            <w:r w:rsidRPr="005C44B9">
              <w:rPr>
                <w:rFonts w:cs="B Lotus"/>
                <w:sz w:val="32"/>
                <w:szCs w:val="32"/>
                <w:rtl/>
              </w:rPr>
              <w:t>341</w:t>
            </w:r>
          </w:p>
        </w:tc>
      </w:tr>
      <w:tr w:rsidR="004E54B0" w:rsidRPr="00D0268E" w14:paraId="717C748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6C7C44B" w14:textId="333395BA" w:rsidR="004E54B0" w:rsidRPr="005C44B9" w:rsidRDefault="004E54B0" w:rsidP="00464DA4">
            <w:pPr>
              <w:rPr>
                <w:rFonts w:cs="B Lotus"/>
                <w:b w:val="0"/>
                <w:bCs w:val="0"/>
                <w:sz w:val="32"/>
                <w:szCs w:val="32"/>
                <w:rtl/>
              </w:rPr>
            </w:pPr>
            <w:r w:rsidRPr="005C44B9">
              <w:rPr>
                <w:rFonts w:cs="B Lotus"/>
                <w:b w:val="0"/>
                <w:bCs w:val="0"/>
                <w:sz w:val="32"/>
                <w:szCs w:val="32"/>
                <w:rtl/>
              </w:rPr>
              <w:t>جاروب مكانيكي</w:t>
            </w:r>
          </w:p>
        </w:tc>
        <w:tc>
          <w:tcPr>
            <w:tcW w:w="2250" w:type="dxa"/>
          </w:tcPr>
          <w:p w14:paraId="18C24FCF" w14:textId="5D03CE1F" w:rsidR="004E54B0" w:rsidRPr="005C44B9" w:rsidRDefault="004E54B0"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Pr>
            </w:pPr>
            <w:r w:rsidRPr="005C44B9">
              <w:rPr>
                <w:rFonts w:cs="B Lotus"/>
                <w:sz w:val="32"/>
                <w:szCs w:val="32"/>
                <w:rtl/>
              </w:rPr>
              <w:t>342</w:t>
            </w:r>
          </w:p>
        </w:tc>
      </w:tr>
      <w:tr w:rsidR="004E54B0" w:rsidRPr="00D0268E" w14:paraId="0EDFCF6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04D9763" w14:textId="76075506" w:rsidR="004E54B0" w:rsidRPr="005C44B9" w:rsidRDefault="004E54B0" w:rsidP="00464DA4">
            <w:pPr>
              <w:rPr>
                <w:rFonts w:cs="B Lotus"/>
                <w:b w:val="0"/>
                <w:bCs w:val="0"/>
                <w:sz w:val="32"/>
                <w:szCs w:val="32"/>
                <w:rtl/>
              </w:rPr>
            </w:pPr>
            <w:r w:rsidRPr="005C44B9">
              <w:rPr>
                <w:rFonts w:cs="B Lotus"/>
                <w:b w:val="0"/>
                <w:bCs w:val="0"/>
                <w:sz w:val="32"/>
                <w:szCs w:val="32"/>
                <w:rtl/>
              </w:rPr>
              <w:t>گريدر</w:t>
            </w:r>
          </w:p>
        </w:tc>
        <w:tc>
          <w:tcPr>
            <w:tcW w:w="2250" w:type="dxa"/>
          </w:tcPr>
          <w:p w14:paraId="4BB58C9A" w14:textId="1255B840" w:rsidR="004E54B0" w:rsidRPr="005C44B9" w:rsidRDefault="004E54B0"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Pr>
            </w:pPr>
            <w:r w:rsidRPr="005C44B9">
              <w:rPr>
                <w:rFonts w:cs="B Lotus"/>
                <w:sz w:val="32"/>
                <w:szCs w:val="32"/>
                <w:rtl/>
              </w:rPr>
              <w:t>343</w:t>
            </w:r>
          </w:p>
        </w:tc>
      </w:tr>
      <w:tr w:rsidR="004E54B0" w:rsidRPr="00D0268E" w14:paraId="6F83A726"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83383CB" w14:textId="7D8A2678" w:rsidR="004E54B0" w:rsidRPr="005C44B9" w:rsidRDefault="004E54B0" w:rsidP="00464DA4">
            <w:pPr>
              <w:rPr>
                <w:rFonts w:cs="B Lotus"/>
                <w:b w:val="0"/>
                <w:bCs w:val="0"/>
                <w:sz w:val="32"/>
                <w:szCs w:val="32"/>
                <w:rtl/>
              </w:rPr>
            </w:pPr>
            <w:r w:rsidRPr="005C44B9">
              <w:rPr>
                <w:rFonts w:cs="B Lotus"/>
                <w:b w:val="0"/>
                <w:bCs w:val="0"/>
                <w:sz w:val="32"/>
                <w:szCs w:val="32"/>
                <w:rtl/>
              </w:rPr>
              <w:t>بيسو</w:t>
            </w:r>
          </w:p>
        </w:tc>
        <w:tc>
          <w:tcPr>
            <w:tcW w:w="2250" w:type="dxa"/>
          </w:tcPr>
          <w:p w14:paraId="4B53F8FC" w14:textId="37F2C4C7" w:rsidR="004E54B0" w:rsidRPr="005C44B9" w:rsidRDefault="004E54B0"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Pr>
            </w:pPr>
            <w:r w:rsidRPr="005C44B9">
              <w:rPr>
                <w:rFonts w:cs="B Lotus"/>
                <w:sz w:val="32"/>
                <w:szCs w:val="32"/>
                <w:rtl/>
              </w:rPr>
              <w:t>344</w:t>
            </w:r>
          </w:p>
        </w:tc>
      </w:tr>
      <w:tr w:rsidR="004E54B0" w:rsidRPr="00D0268E" w14:paraId="0CC9DD90"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17DE8CD" w14:textId="7773D171" w:rsidR="004E54B0" w:rsidRPr="005C44B9" w:rsidRDefault="004E54B0" w:rsidP="00464DA4">
            <w:pPr>
              <w:rPr>
                <w:rFonts w:cs="B Lotus"/>
                <w:b w:val="0"/>
                <w:bCs w:val="0"/>
                <w:sz w:val="32"/>
                <w:szCs w:val="32"/>
                <w:rtl/>
              </w:rPr>
            </w:pPr>
            <w:r w:rsidRPr="005C44B9">
              <w:rPr>
                <w:rFonts w:cs="B Lotus"/>
                <w:b w:val="0"/>
                <w:bCs w:val="0"/>
                <w:sz w:val="32"/>
                <w:szCs w:val="32"/>
                <w:rtl/>
              </w:rPr>
              <w:t>خط كش</w:t>
            </w:r>
          </w:p>
        </w:tc>
        <w:tc>
          <w:tcPr>
            <w:tcW w:w="2250" w:type="dxa"/>
          </w:tcPr>
          <w:p w14:paraId="3658EEB1" w14:textId="3136E35F" w:rsidR="004E54B0" w:rsidRPr="005C44B9" w:rsidRDefault="004E54B0"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Pr>
            </w:pPr>
            <w:r w:rsidRPr="005C44B9">
              <w:rPr>
                <w:rFonts w:cs="B Lotus"/>
                <w:sz w:val="32"/>
                <w:szCs w:val="32"/>
                <w:rtl/>
              </w:rPr>
              <w:t>345</w:t>
            </w:r>
          </w:p>
        </w:tc>
      </w:tr>
      <w:tr w:rsidR="004E54B0" w:rsidRPr="00D0268E" w14:paraId="4A9A5BB1"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B36C466" w14:textId="21BD8F27" w:rsidR="004E54B0" w:rsidRPr="005C44B9" w:rsidRDefault="004E54B0" w:rsidP="00464DA4">
            <w:pPr>
              <w:rPr>
                <w:rFonts w:cs="B Lotus"/>
                <w:b w:val="0"/>
                <w:bCs w:val="0"/>
                <w:sz w:val="32"/>
                <w:szCs w:val="32"/>
                <w:rtl/>
              </w:rPr>
            </w:pPr>
            <w:r w:rsidRPr="005C44B9">
              <w:rPr>
                <w:rFonts w:cs="B Lotus"/>
                <w:b w:val="0"/>
                <w:bCs w:val="0"/>
                <w:sz w:val="32"/>
                <w:szCs w:val="32"/>
                <w:rtl/>
              </w:rPr>
              <w:t>دايون</w:t>
            </w:r>
          </w:p>
        </w:tc>
        <w:tc>
          <w:tcPr>
            <w:tcW w:w="2250" w:type="dxa"/>
          </w:tcPr>
          <w:p w14:paraId="3F1959E4" w14:textId="00298444" w:rsidR="004E54B0" w:rsidRPr="005C44B9" w:rsidRDefault="004E54B0"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Pr>
            </w:pPr>
            <w:r w:rsidRPr="005C44B9">
              <w:rPr>
                <w:rFonts w:cs="B Lotus"/>
                <w:sz w:val="32"/>
                <w:szCs w:val="32"/>
                <w:rtl/>
              </w:rPr>
              <w:t>346</w:t>
            </w:r>
          </w:p>
        </w:tc>
      </w:tr>
      <w:tr w:rsidR="004E54B0" w:rsidRPr="00D0268E" w14:paraId="09B9AD7A"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34805D3" w14:textId="53C3E7EA" w:rsidR="004E54B0" w:rsidRPr="005C44B9" w:rsidRDefault="004E54B0" w:rsidP="00464DA4">
            <w:pPr>
              <w:rPr>
                <w:rFonts w:cs="B Lotus"/>
                <w:b w:val="0"/>
                <w:bCs w:val="0"/>
                <w:sz w:val="32"/>
                <w:szCs w:val="32"/>
                <w:rtl/>
              </w:rPr>
            </w:pPr>
            <w:r w:rsidRPr="005C44B9">
              <w:rPr>
                <w:rFonts w:cs="B Lotus"/>
                <w:b w:val="0"/>
                <w:bCs w:val="0"/>
                <w:sz w:val="32"/>
                <w:szCs w:val="32"/>
                <w:rtl/>
              </w:rPr>
              <w:t>فينيشر</w:t>
            </w:r>
          </w:p>
        </w:tc>
        <w:tc>
          <w:tcPr>
            <w:tcW w:w="2250" w:type="dxa"/>
          </w:tcPr>
          <w:p w14:paraId="7D142AC4" w14:textId="1DA4D33A" w:rsidR="004E54B0" w:rsidRPr="005C44B9" w:rsidRDefault="004E54B0"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Pr>
            </w:pPr>
            <w:r w:rsidRPr="005C44B9">
              <w:rPr>
                <w:rFonts w:cs="B Lotus"/>
                <w:sz w:val="32"/>
                <w:szCs w:val="32"/>
                <w:rtl/>
              </w:rPr>
              <w:t>347</w:t>
            </w:r>
          </w:p>
        </w:tc>
      </w:tr>
      <w:tr w:rsidR="004E54B0" w:rsidRPr="00D0268E" w14:paraId="1F2DBA36"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29149F5" w14:textId="57482A6A" w:rsidR="004E54B0" w:rsidRPr="005C44B9" w:rsidRDefault="004E54B0" w:rsidP="004E54B0">
            <w:pPr>
              <w:rPr>
                <w:rFonts w:cs="B Lotus"/>
                <w:b w:val="0"/>
                <w:bCs w:val="0"/>
                <w:sz w:val="32"/>
                <w:szCs w:val="32"/>
                <w:rtl/>
              </w:rPr>
            </w:pPr>
            <w:r w:rsidRPr="005C44B9">
              <w:rPr>
                <w:rFonts w:cs="B Lotus"/>
                <w:b w:val="0"/>
                <w:bCs w:val="0"/>
                <w:sz w:val="32"/>
                <w:szCs w:val="32"/>
                <w:rtl/>
              </w:rPr>
              <w:t>كاكي</w:t>
            </w:r>
          </w:p>
        </w:tc>
        <w:tc>
          <w:tcPr>
            <w:tcW w:w="2250" w:type="dxa"/>
          </w:tcPr>
          <w:p w14:paraId="6ACEEB82" w14:textId="06901641" w:rsidR="004E54B0" w:rsidRPr="005C44B9" w:rsidRDefault="004E54B0"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Pr>
            </w:pPr>
            <w:r w:rsidRPr="005C44B9">
              <w:rPr>
                <w:rFonts w:cs="B Lotus"/>
                <w:sz w:val="32"/>
                <w:szCs w:val="32"/>
                <w:rtl/>
              </w:rPr>
              <w:t>348</w:t>
            </w:r>
          </w:p>
        </w:tc>
      </w:tr>
      <w:tr w:rsidR="004E54B0" w:rsidRPr="00D0268E" w14:paraId="24DD215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AD8A13C" w14:textId="60B264BF" w:rsidR="004E54B0" w:rsidRPr="005C44B9" w:rsidRDefault="004E54B0" w:rsidP="004E54B0">
            <w:pPr>
              <w:rPr>
                <w:rFonts w:cs="B Lotus"/>
                <w:b w:val="0"/>
                <w:bCs w:val="0"/>
                <w:sz w:val="32"/>
                <w:szCs w:val="32"/>
                <w:rtl/>
              </w:rPr>
            </w:pPr>
            <w:r w:rsidRPr="005C44B9">
              <w:rPr>
                <w:rFonts w:cs="B Lotus"/>
                <w:b w:val="0"/>
                <w:bCs w:val="0"/>
                <w:sz w:val="32"/>
                <w:szCs w:val="32"/>
              </w:rPr>
              <w:t>SWM</w:t>
            </w:r>
          </w:p>
        </w:tc>
        <w:tc>
          <w:tcPr>
            <w:tcW w:w="2250" w:type="dxa"/>
          </w:tcPr>
          <w:p w14:paraId="13AE681F" w14:textId="3D5F23F4" w:rsidR="004E54B0" w:rsidRPr="005C44B9" w:rsidRDefault="00464DA4"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Pr>
            </w:pPr>
            <w:r w:rsidRPr="005C44B9">
              <w:rPr>
                <w:rFonts w:cs="B Lotus" w:hint="cs"/>
                <w:sz w:val="32"/>
                <w:szCs w:val="32"/>
                <w:rtl/>
              </w:rPr>
              <w:t>349</w:t>
            </w:r>
          </w:p>
        </w:tc>
      </w:tr>
      <w:tr w:rsidR="004E54B0" w:rsidRPr="00D0268E" w14:paraId="1777714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CD780B0" w14:textId="6125AC05" w:rsidR="004E54B0" w:rsidRPr="005C44B9" w:rsidRDefault="004E54B0" w:rsidP="004E54B0">
            <w:pPr>
              <w:rPr>
                <w:rFonts w:cs="B Lotus"/>
                <w:b w:val="0"/>
                <w:bCs w:val="0"/>
                <w:sz w:val="32"/>
                <w:szCs w:val="32"/>
                <w:rtl/>
              </w:rPr>
            </w:pPr>
            <w:r w:rsidRPr="005C44B9">
              <w:rPr>
                <w:rFonts w:cs="B Lotus"/>
                <w:b w:val="0"/>
                <w:bCs w:val="0"/>
                <w:sz w:val="32"/>
                <w:szCs w:val="32"/>
              </w:rPr>
              <w:t>SEAT</w:t>
            </w:r>
          </w:p>
        </w:tc>
        <w:tc>
          <w:tcPr>
            <w:tcW w:w="2250" w:type="dxa"/>
          </w:tcPr>
          <w:p w14:paraId="6270ABB0" w14:textId="68904111" w:rsidR="004E54B0" w:rsidRPr="005C44B9" w:rsidRDefault="00464DA4"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Pr>
            </w:pPr>
            <w:r w:rsidRPr="005C44B9">
              <w:rPr>
                <w:rFonts w:cs="B Lotus" w:hint="cs"/>
                <w:sz w:val="32"/>
                <w:szCs w:val="32"/>
                <w:rtl/>
              </w:rPr>
              <w:t>350</w:t>
            </w:r>
          </w:p>
        </w:tc>
      </w:tr>
      <w:tr w:rsidR="004E54B0" w:rsidRPr="00D0268E" w14:paraId="4C034564"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EDD488C" w14:textId="605F288D" w:rsidR="004E54B0" w:rsidRPr="005C44B9" w:rsidRDefault="004E54B0" w:rsidP="004E54B0">
            <w:pPr>
              <w:rPr>
                <w:rFonts w:cs="B Lotus"/>
                <w:b w:val="0"/>
                <w:bCs w:val="0"/>
                <w:sz w:val="32"/>
                <w:szCs w:val="32"/>
                <w:rtl/>
              </w:rPr>
            </w:pPr>
            <w:r w:rsidRPr="005C44B9">
              <w:rPr>
                <w:rFonts w:cs="B Lotus"/>
                <w:b w:val="0"/>
                <w:bCs w:val="0"/>
                <w:sz w:val="32"/>
                <w:szCs w:val="32"/>
                <w:rtl/>
              </w:rPr>
              <w:t>آرنا</w:t>
            </w:r>
          </w:p>
        </w:tc>
        <w:tc>
          <w:tcPr>
            <w:tcW w:w="2250" w:type="dxa"/>
          </w:tcPr>
          <w:p w14:paraId="2A34F0B6" w14:textId="3DA3A049" w:rsidR="004E54B0" w:rsidRPr="005C44B9" w:rsidRDefault="004E54B0"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Pr>
            </w:pPr>
            <w:r w:rsidRPr="005C44B9">
              <w:rPr>
                <w:rFonts w:cs="B Lotus"/>
                <w:sz w:val="32"/>
                <w:szCs w:val="32"/>
                <w:rtl/>
              </w:rPr>
              <w:t>351</w:t>
            </w:r>
          </w:p>
        </w:tc>
      </w:tr>
      <w:tr w:rsidR="004E54B0" w:rsidRPr="00D0268E" w14:paraId="310BA63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5231CA1" w14:textId="4948DC0C" w:rsidR="004E54B0" w:rsidRPr="005C44B9" w:rsidRDefault="004E54B0" w:rsidP="004E54B0">
            <w:pPr>
              <w:rPr>
                <w:rFonts w:cs="B Lotus"/>
                <w:b w:val="0"/>
                <w:bCs w:val="0"/>
                <w:sz w:val="32"/>
                <w:szCs w:val="32"/>
                <w:rtl/>
              </w:rPr>
            </w:pPr>
            <w:r w:rsidRPr="005C44B9">
              <w:rPr>
                <w:rFonts w:cs="B Lotus"/>
                <w:b w:val="0"/>
                <w:bCs w:val="0"/>
                <w:sz w:val="32"/>
                <w:szCs w:val="32"/>
                <w:rtl/>
              </w:rPr>
              <w:t>ريچ استاكر</w:t>
            </w:r>
          </w:p>
        </w:tc>
        <w:tc>
          <w:tcPr>
            <w:tcW w:w="2250" w:type="dxa"/>
          </w:tcPr>
          <w:p w14:paraId="0F0E4221" w14:textId="0B2E95CC" w:rsidR="004E54B0" w:rsidRPr="005C44B9" w:rsidRDefault="004E54B0"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Pr>
            </w:pPr>
            <w:r w:rsidRPr="005C44B9">
              <w:rPr>
                <w:rFonts w:cs="B Lotus"/>
                <w:sz w:val="32"/>
                <w:szCs w:val="32"/>
                <w:rtl/>
              </w:rPr>
              <w:t>352</w:t>
            </w:r>
          </w:p>
        </w:tc>
      </w:tr>
      <w:tr w:rsidR="004E54B0" w:rsidRPr="00D0268E" w14:paraId="5EEB6EE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1F74821" w14:textId="153579FF" w:rsidR="004E54B0" w:rsidRPr="005C44B9" w:rsidRDefault="004E54B0" w:rsidP="004E54B0">
            <w:pPr>
              <w:rPr>
                <w:rFonts w:cs="B Lotus"/>
                <w:b w:val="0"/>
                <w:bCs w:val="0"/>
                <w:sz w:val="32"/>
                <w:szCs w:val="32"/>
                <w:rtl/>
              </w:rPr>
            </w:pPr>
            <w:r w:rsidRPr="005C44B9">
              <w:rPr>
                <w:rFonts w:cs="B Lotus"/>
                <w:b w:val="0"/>
                <w:bCs w:val="0"/>
                <w:sz w:val="32"/>
                <w:szCs w:val="32"/>
                <w:rtl/>
              </w:rPr>
              <w:t>لجن كش</w:t>
            </w:r>
          </w:p>
        </w:tc>
        <w:tc>
          <w:tcPr>
            <w:tcW w:w="2250" w:type="dxa"/>
          </w:tcPr>
          <w:p w14:paraId="36972176" w14:textId="3F95D8AB" w:rsidR="004E54B0" w:rsidRPr="005C44B9" w:rsidRDefault="004E54B0"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Pr>
            </w:pPr>
            <w:r w:rsidRPr="005C44B9">
              <w:rPr>
                <w:rFonts w:cs="B Lotus"/>
                <w:sz w:val="32"/>
                <w:szCs w:val="32"/>
                <w:rtl/>
              </w:rPr>
              <w:t>353</w:t>
            </w:r>
          </w:p>
        </w:tc>
      </w:tr>
      <w:tr w:rsidR="004E54B0" w:rsidRPr="00D0268E" w14:paraId="304FD83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CD7979B" w14:textId="72A5F854" w:rsidR="004E54B0" w:rsidRPr="005C44B9" w:rsidRDefault="004E54B0" w:rsidP="004E54B0">
            <w:pPr>
              <w:rPr>
                <w:rFonts w:cs="B Lotus"/>
                <w:b w:val="0"/>
                <w:bCs w:val="0"/>
                <w:sz w:val="32"/>
                <w:szCs w:val="32"/>
                <w:rtl/>
              </w:rPr>
            </w:pPr>
            <w:r w:rsidRPr="005C44B9">
              <w:rPr>
                <w:rFonts w:cs="B Lotus"/>
                <w:b w:val="0"/>
                <w:bCs w:val="0"/>
                <w:sz w:val="32"/>
                <w:szCs w:val="32"/>
                <w:rtl/>
              </w:rPr>
              <w:t>آسفالت تراش</w:t>
            </w:r>
          </w:p>
        </w:tc>
        <w:tc>
          <w:tcPr>
            <w:tcW w:w="2250" w:type="dxa"/>
          </w:tcPr>
          <w:p w14:paraId="75E01343" w14:textId="6434910B" w:rsidR="004E54B0" w:rsidRPr="005C44B9" w:rsidRDefault="004E54B0"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Pr>
            </w:pPr>
            <w:r w:rsidRPr="005C44B9">
              <w:rPr>
                <w:rFonts w:cs="B Lotus"/>
                <w:sz w:val="32"/>
                <w:szCs w:val="32"/>
                <w:rtl/>
              </w:rPr>
              <w:t>354</w:t>
            </w:r>
          </w:p>
        </w:tc>
      </w:tr>
      <w:tr w:rsidR="004E54B0" w:rsidRPr="00D0268E" w14:paraId="3C6C511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28CB79C" w14:textId="4FAD4DCE" w:rsidR="004E54B0" w:rsidRPr="005C44B9" w:rsidRDefault="004E54B0" w:rsidP="004E54B0">
            <w:pPr>
              <w:rPr>
                <w:rFonts w:cs="B Lotus"/>
                <w:b w:val="0"/>
                <w:bCs w:val="0"/>
                <w:sz w:val="32"/>
                <w:szCs w:val="32"/>
                <w:rtl/>
              </w:rPr>
            </w:pPr>
            <w:r w:rsidRPr="005C44B9">
              <w:rPr>
                <w:rFonts w:cs="B Lotus"/>
                <w:b w:val="0"/>
                <w:bCs w:val="0"/>
                <w:sz w:val="32"/>
                <w:szCs w:val="32"/>
              </w:rPr>
              <w:t>BORGWARD</w:t>
            </w:r>
          </w:p>
        </w:tc>
        <w:tc>
          <w:tcPr>
            <w:tcW w:w="2250" w:type="dxa"/>
          </w:tcPr>
          <w:p w14:paraId="6B6C7FB6" w14:textId="5892E1E6" w:rsidR="004E54B0" w:rsidRPr="005C44B9" w:rsidRDefault="00464DA4"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Pr>
            </w:pPr>
            <w:r w:rsidRPr="005C44B9">
              <w:rPr>
                <w:rFonts w:cs="B Lotus" w:hint="cs"/>
                <w:sz w:val="32"/>
                <w:szCs w:val="32"/>
                <w:rtl/>
              </w:rPr>
              <w:t>355</w:t>
            </w:r>
          </w:p>
        </w:tc>
      </w:tr>
      <w:tr w:rsidR="004E54B0" w:rsidRPr="00D0268E" w14:paraId="6A7764C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5E7220E" w14:textId="6996BEC9" w:rsidR="004E54B0" w:rsidRPr="005C44B9" w:rsidRDefault="004E54B0" w:rsidP="004E54B0">
            <w:pPr>
              <w:rPr>
                <w:rFonts w:cs="B Lotus"/>
                <w:b w:val="0"/>
                <w:bCs w:val="0"/>
                <w:sz w:val="32"/>
                <w:szCs w:val="32"/>
                <w:rtl/>
              </w:rPr>
            </w:pPr>
            <w:r w:rsidRPr="005C44B9">
              <w:rPr>
                <w:rFonts w:cs="B Lotus"/>
                <w:b w:val="0"/>
                <w:bCs w:val="0"/>
                <w:sz w:val="32"/>
                <w:szCs w:val="32"/>
                <w:rtl/>
              </w:rPr>
              <w:t>سپيگان</w:t>
            </w:r>
          </w:p>
        </w:tc>
        <w:tc>
          <w:tcPr>
            <w:tcW w:w="2250" w:type="dxa"/>
          </w:tcPr>
          <w:p w14:paraId="2F1241E9" w14:textId="572224FF" w:rsidR="004E54B0" w:rsidRPr="005C44B9" w:rsidRDefault="004E54B0"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Pr>
            </w:pPr>
            <w:r w:rsidRPr="005C44B9">
              <w:rPr>
                <w:rFonts w:cs="B Lotus"/>
                <w:sz w:val="32"/>
                <w:szCs w:val="32"/>
                <w:rtl/>
              </w:rPr>
              <w:t>356</w:t>
            </w:r>
          </w:p>
        </w:tc>
      </w:tr>
      <w:tr w:rsidR="004E54B0" w:rsidRPr="00D0268E" w14:paraId="1478DC9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0E004DF" w14:textId="53F22DC4" w:rsidR="004E54B0" w:rsidRPr="005C44B9" w:rsidRDefault="004E54B0" w:rsidP="004E54B0">
            <w:pPr>
              <w:rPr>
                <w:rFonts w:cs="B Lotus"/>
                <w:b w:val="0"/>
                <w:bCs w:val="0"/>
                <w:sz w:val="32"/>
                <w:szCs w:val="32"/>
                <w:rtl/>
              </w:rPr>
            </w:pPr>
            <w:r w:rsidRPr="005C44B9">
              <w:rPr>
                <w:rFonts w:cs="B Lotus"/>
                <w:b w:val="0"/>
                <w:bCs w:val="0"/>
                <w:sz w:val="32"/>
                <w:szCs w:val="32"/>
                <w:rtl/>
              </w:rPr>
              <w:t>وولينگ</w:t>
            </w:r>
          </w:p>
        </w:tc>
        <w:tc>
          <w:tcPr>
            <w:tcW w:w="2250" w:type="dxa"/>
          </w:tcPr>
          <w:p w14:paraId="1D27A1DA" w14:textId="0CD29DF6" w:rsidR="004E54B0" w:rsidRPr="005C44B9" w:rsidRDefault="004E54B0"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Pr>
            </w:pPr>
            <w:r w:rsidRPr="005C44B9">
              <w:rPr>
                <w:rFonts w:cs="B Lotus"/>
                <w:sz w:val="32"/>
                <w:szCs w:val="32"/>
                <w:rtl/>
              </w:rPr>
              <w:t>357</w:t>
            </w:r>
          </w:p>
        </w:tc>
      </w:tr>
      <w:tr w:rsidR="004E54B0" w:rsidRPr="00D0268E" w14:paraId="35A3CDF2"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AFF4C46" w14:textId="07028D1C" w:rsidR="004E54B0" w:rsidRPr="005C44B9" w:rsidRDefault="004E54B0" w:rsidP="004E54B0">
            <w:pPr>
              <w:rPr>
                <w:rFonts w:cs="B Lotus"/>
                <w:b w:val="0"/>
                <w:bCs w:val="0"/>
                <w:sz w:val="32"/>
                <w:szCs w:val="32"/>
                <w:rtl/>
              </w:rPr>
            </w:pPr>
            <w:r w:rsidRPr="005C44B9">
              <w:rPr>
                <w:rFonts w:cs="B Lotus"/>
                <w:b w:val="0"/>
                <w:bCs w:val="0"/>
                <w:sz w:val="32"/>
                <w:szCs w:val="32"/>
                <w:rtl/>
              </w:rPr>
              <w:t>اسكودا</w:t>
            </w:r>
          </w:p>
        </w:tc>
        <w:tc>
          <w:tcPr>
            <w:tcW w:w="2250" w:type="dxa"/>
          </w:tcPr>
          <w:p w14:paraId="7F1DCF3A" w14:textId="07EC1B21" w:rsidR="004E54B0" w:rsidRPr="005C44B9" w:rsidRDefault="004E54B0"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Pr>
            </w:pPr>
            <w:r w:rsidRPr="005C44B9">
              <w:rPr>
                <w:rFonts w:cs="B Lotus"/>
                <w:sz w:val="32"/>
                <w:szCs w:val="32"/>
                <w:rtl/>
              </w:rPr>
              <w:t>358</w:t>
            </w:r>
          </w:p>
        </w:tc>
      </w:tr>
      <w:tr w:rsidR="004E54B0" w:rsidRPr="00D0268E" w14:paraId="5CD12BB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9350D7D" w14:textId="07D97E0F" w:rsidR="004E54B0" w:rsidRPr="005C44B9" w:rsidRDefault="004E54B0" w:rsidP="004E54B0">
            <w:pPr>
              <w:rPr>
                <w:rFonts w:cs="B Lotus"/>
                <w:b w:val="0"/>
                <w:bCs w:val="0"/>
                <w:sz w:val="32"/>
                <w:szCs w:val="32"/>
                <w:rtl/>
              </w:rPr>
            </w:pPr>
            <w:r w:rsidRPr="005C44B9">
              <w:rPr>
                <w:rFonts w:cs="B Lotus"/>
                <w:b w:val="0"/>
                <w:bCs w:val="0"/>
                <w:sz w:val="32"/>
                <w:szCs w:val="32"/>
                <w:rtl/>
              </w:rPr>
              <w:t>كمباين</w:t>
            </w:r>
          </w:p>
        </w:tc>
        <w:tc>
          <w:tcPr>
            <w:tcW w:w="2250" w:type="dxa"/>
          </w:tcPr>
          <w:p w14:paraId="735346D4" w14:textId="0168F977" w:rsidR="004E54B0" w:rsidRPr="005C44B9" w:rsidRDefault="004E54B0"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359</w:t>
            </w:r>
          </w:p>
        </w:tc>
      </w:tr>
      <w:tr w:rsidR="004E54B0" w:rsidRPr="00D0268E" w14:paraId="5A7E5AD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C4016CE" w14:textId="658ACB4F" w:rsidR="004E54B0" w:rsidRPr="005C44B9" w:rsidRDefault="004E54B0" w:rsidP="004E54B0">
            <w:pPr>
              <w:rPr>
                <w:rFonts w:cs="B Lotus"/>
                <w:b w:val="0"/>
                <w:bCs w:val="0"/>
                <w:sz w:val="32"/>
                <w:szCs w:val="32"/>
                <w:rtl/>
              </w:rPr>
            </w:pPr>
            <w:r w:rsidRPr="005C44B9">
              <w:rPr>
                <w:rFonts w:cs="B Lotus"/>
                <w:b w:val="0"/>
                <w:bCs w:val="0"/>
                <w:sz w:val="32"/>
                <w:szCs w:val="32"/>
                <w:rtl/>
              </w:rPr>
              <w:t>فروهاف</w:t>
            </w:r>
          </w:p>
        </w:tc>
        <w:tc>
          <w:tcPr>
            <w:tcW w:w="2250" w:type="dxa"/>
          </w:tcPr>
          <w:p w14:paraId="61B7928F" w14:textId="18A693E2" w:rsidR="004E54B0" w:rsidRPr="005C44B9" w:rsidRDefault="004E54B0"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Pr>
            </w:pPr>
            <w:r w:rsidRPr="005C44B9">
              <w:rPr>
                <w:rFonts w:cs="B Lotus"/>
                <w:sz w:val="32"/>
                <w:szCs w:val="32"/>
                <w:rtl/>
              </w:rPr>
              <w:t>360</w:t>
            </w:r>
          </w:p>
        </w:tc>
      </w:tr>
      <w:tr w:rsidR="004E54B0" w:rsidRPr="00D0268E" w14:paraId="0CF92F1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47F8151" w14:textId="4983F415" w:rsidR="004E54B0" w:rsidRPr="005C44B9" w:rsidRDefault="004E54B0" w:rsidP="004E54B0">
            <w:pPr>
              <w:rPr>
                <w:rFonts w:cs="B Lotus"/>
                <w:b w:val="0"/>
                <w:bCs w:val="0"/>
                <w:sz w:val="32"/>
                <w:szCs w:val="32"/>
                <w:rtl/>
              </w:rPr>
            </w:pPr>
            <w:r w:rsidRPr="005C44B9">
              <w:rPr>
                <w:rFonts w:cs="B Lotus"/>
                <w:b w:val="0"/>
                <w:bCs w:val="0"/>
                <w:sz w:val="32"/>
                <w:szCs w:val="32"/>
                <w:rtl/>
              </w:rPr>
              <w:t>دستگاه لوله گذار</w:t>
            </w:r>
          </w:p>
        </w:tc>
        <w:tc>
          <w:tcPr>
            <w:tcW w:w="2250" w:type="dxa"/>
          </w:tcPr>
          <w:p w14:paraId="2A90B840" w14:textId="66379F32" w:rsidR="004E54B0" w:rsidRPr="005C44B9" w:rsidRDefault="004E54B0"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Pr>
            </w:pPr>
            <w:r w:rsidRPr="005C44B9">
              <w:rPr>
                <w:rFonts w:cs="B Lotus"/>
                <w:sz w:val="32"/>
                <w:szCs w:val="32"/>
                <w:rtl/>
              </w:rPr>
              <w:t>361</w:t>
            </w:r>
          </w:p>
        </w:tc>
      </w:tr>
      <w:tr w:rsidR="00B61411" w:rsidRPr="00D0268E" w14:paraId="3A6B9D36"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92A6B33" w14:textId="07D8B8AC" w:rsidR="00B61411" w:rsidRPr="005C44B9" w:rsidRDefault="00B61411" w:rsidP="004E54B0">
            <w:pPr>
              <w:rPr>
                <w:rFonts w:cs="B Lotus"/>
                <w:b w:val="0"/>
                <w:bCs w:val="0"/>
                <w:sz w:val="32"/>
                <w:szCs w:val="32"/>
                <w:rtl/>
              </w:rPr>
            </w:pPr>
            <w:r w:rsidRPr="005C44B9">
              <w:rPr>
                <w:rFonts w:cs="B Lotus" w:hint="cs"/>
                <w:b w:val="0"/>
                <w:bCs w:val="0"/>
                <w:sz w:val="32"/>
                <w:szCs w:val="32"/>
                <w:rtl/>
              </w:rPr>
              <w:t>مینی لودر</w:t>
            </w:r>
          </w:p>
        </w:tc>
        <w:tc>
          <w:tcPr>
            <w:tcW w:w="2250" w:type="dxa"/>
          </w:tcPr>
          <w:p w14:paraId="1B5F8485" w14:textId="5BC093DE" w:rsidR="00B61411" w:rsidRPr="005C44B9" w:rsidRDefault="00B61411"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362</w:t>
            </w:r>
          </w:p>
        </w:tc>
      </w:tr>
      <w:tr w:rsidR="00B61411" w:rsidRPr="00D0268E" w14:paraId="01B043DA"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9ECC175" w14:textId="62D7A104" w:rsidR="00B61411" w:rsidRPr="005C44B9" w:rsidRDefault="00B61411" w:rsidP="004E54B0">
            <w:pPr>
              <w:rPr>
                <w:rFonts w:cs="B Lotus"/>
                <w:b w:val="0"/>
                <w:bCs w:val="0"/>
                <w:sz w:val="32"/>
                <w:szCs w:val="32"/>
                <w:rtl/>
              </w:rPr>
            </w:pPr>
            <w:r w:rsidRPr="005C44B9">
              <w:rPr>
                <w:rFonts w:cs="B Lotus" w:hint="cs"/>
                <w:b w:val="0"/>
                <w:bCs w:val="0"/>
                <w:sz w:val="32"/>
                <w:szCs w:val="32"/>
                <w:rtl/>
              </w:rPr>
              <w:t>آستین</w:t>
            </w:r>
          </w:p>
        </w:tc>
        <w:tc>
          <w:tcPr>
            <w:tcW w:w="2250" w:type="dxa"/>
          </w:tcPr>
          <w:p w14:paraId="0AC6A4E3" w14:textId="678F3A26" w:rsidR="00B61411" w:rsidRPr="005C44B9" w:rsidRDefault="00B61411"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363</w:t>
            </w:r>
          </w:p>
        </w:tc>
      </w:tr>
      <w:tr w:rsidR="00B61411" w:rsidRPr="00D0268E" w14:paraId="47DBCD9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7237161" w14:textId="17675701" w:rsidR="00B61411" w:rsidRPr="005C44B9" w:rsidRDefault="00B61411" w:rsidP="004E54B0">
            <w:pPr>
              <w:rPr>
                <w:rFonts w:cs="B Lotus"/>
                <w:b w:val="0"/>
                <w:bCs w:val="0"/>
                <w:sz w:val="32"/>
                <w:szCs w:val="32"/>
                <w:rtl/>
              </w:rPr>
            </w:pPr>
            <w:r w:rsidRPr="005C44B9">
              <w:rPr>
                <w:rFonts w:cs="B Lotus" w:hint="cs"/>
                <w:b w:val="0"/>
                <w:bCs w:val="0"/>
                <w:sz w:val="32"/>
                <w:szCs w:val="32"/>
                <w:rtl/>
              </w:rPr>
              <w:lastRenderedPageBreak/>
              <w:t>باب کت</w:t>
            </w:r>
          </w:p>
        </w:tc>
        <w:tc>
          <w:tcPr>
            <w:tcW w:w="2250" w:type="dxa"/>
          </w:tcPr>
          <w:p w14:paraId="65C168BB" w14:textId="3BA17CD8" w:rsidR="00B61411" w:rsidRPr="005C44B9" w:rsidRDefault="00B61411"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364</w:t>
            </w:r>
          </w:p>
        </w:tc>
      </w:tr>
      <w:tr w:rsidR="00B61411" w:rsidRPr="00D0268E" w14:paraId="1073829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E30EB67" w14:textId="66482598" w:rsidR="00B61411" w:rsidRPr="005C44B9" w:rsidRDefault="00B61411" w:rsidP="004E54B0">
            <w:pPr>
              <w:rPr>
                <w:rFonts w:cs="B Lotus"/>
                <w:b w:val="0"/>
                <w:bCs w:val="0"/>
                <w:sz w:val="32"/>
                <w:szCs w:val="32"/>
                <w:rtl/>
              </w:rPr>
            </w:pPr>
            <w:r w:rsidRPr="005C44B9">
              <w:rPr>
                <w:rFonts w:cs="B Lotus" w:hint="cs"/>
                <w:b w:val="0"/>
                <w:bCs w:val="0"/>
                <w:sz w:val="32"/>
                <w:szCs w:val="32"/>
                <w:rtl/>
              </w:rPr>
              <w:t>سابرینا</w:t>
            </w:r>
          </w:p>
        </w:tc>
        <w:tc>
          <w:tcPr>
            <w:tcW w:w="2250" w:type="dxa"/>
          </w:tcPr>
          <w:p w14:paraId="15C3B7EB" w14:textId="13CFF21A" w:rsidR="00B61411" w:rsidRPr="005C44B9" w:rsidRDefault="00B61411"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365</w:t>
            </w:r>
          </w:p>
        </w:tc>
      </w:tr>
      <w:tr w:rsidR="00B61411" w:rsidRPr="00D0268E" w14:paraId="5CD10FE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1A47211" w14:textId="347D35DE" w:rsidR="00B61411" w:rsidRPr="005C44B9" w:rsidRDefault="00B61411" w:rsidP="004E54B0">
            <w:pPr>
              <w:rPr>
                <w:rFonts w:cs="B Lotus"/>
                <w:b w:val="0"/>
                <w:bCs w:val="0"/>
                <w:sz w:val="32"/>
                <w:szCs w:val="32"/>
                <w:rtl/>
              </w:rPr>
            </w:pPr>
            <w:r w:rsidRPr="005C44B9">
              <w:rPr>
                <w:rFonts w:cs="B Lotus" w:hint="cs"/>
                <w:b w:val="0"/>
                <w:bCs w:val="0"/>
                <w:sz w:val="32"/>
                <w:szCs w:val="32"/>
                <w:rtl/>
              </w:rPr>
              <w:t>سیبا موتور</w:t>
            </w:r>
          </w:p>
        </w:tc>
        <w:tc>
          <w:tcPr>
            <w:tcW w:w="2250" w:type="dxa"/>
          </w:tcPr>
          <w:p w14:paraId="7CB8E90A" w14:textId="44C226E1" w:rsidR="00B61411" w:rsidRPr="005C44B9" w:rsidRDefault="00B61411"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366</w:t>
            </w:r>
          </w:p>
        </w:tc>
      </w:tr>
      <w:tr w:rsidR="00B61411" w:rsidRPr="00D0268E" w14:paraId="63776A6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8A11E5E" w14:textId="516A5E48" w:rsidR="00B61411" w:rsidRPr="005C44B9" w:rsidRDefault="00B61411" w:rsidP="004E54B0">
            <w:pPr>
              <w:rPr>
                <w:rFonts w:cs="B Lotus"/>
                <w:b w:val="0"/>
                <w:bCs w:val="0"/>
                <w:sz w:val="32"/>
                <w:szCs w:val="32"/>
                <w:rtl/>
              </w:rPr>
            </w:pPr>
            <w:r w:rsidRPr="005C44B9">
              <w:rPr>
                <w:rFonts w:cs="B Lotus" w:hint="cs"/>
                <w:b w:val="0"/>
                <w:bCs w:val="0"/>
                <w:sz w:val="32"/>
                <w:szCs w:val="32"/>
                <w:rtl/>
              </w:rPr>
              <w:t>گک ترامپچی</w:t>
            </w:r>
          </w:p>
        </w:tc>
        <w:tc>
          <w:tcPr>
            <w:tcW w:w="2250" w:type="dxa"/>
          </w:tcPr>
          <w:p w14:paraId="3816F30F" w14:textId="4E697E86" w:rsidR="00B61411" w:rsidRPr="005C44B9" w:rsidRDefault="00B61411"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367</w:t>
            </w:r>
          </w:p>
        </w:tc>
      </w:tr>
      <w:tr w:rsidR="00AF00B4" w:rsidRPr="00D0268E" w14:paraId="7C0D0B6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690F4FA" w14:textId="15BEAFC6" w:rsidR="00AF00B4" w:rsidRPr="005C44B9" w:rsidRDefault="00AF00B4" w:rsidP="004E54B0">
            <w:pPr>
              <w:rPr>
                <w:rFonts w:cs="B Lotus"/>
                <w:b w:val="0"/>
                <w:bCs w:val="0"/>
                <w:sz w:val="32"/>
                <w:szCs w:val="32"/>
                <w:rtl/>
              </w:rPr>
            </w:pPr>
            <w:r w:rsidRPr="005C44B9">
              <w:rPr>
                <w:rFonts w:cs="B Lotus" w:hint="cs"/>
                <w:b w:val="0"/>
                <w:bCs w:val="0"/>
                <w:sz w:val="32"/>
                <w:szCs w:val="32"/>
                <w:rtl/>
              </w:rPr>
              <w:t>مکسوس</w:t>
            </w:r>
          </w:p>
        </w:tc>
        <w:tc>
          <w:tcPr>
            <w:tcW w:w="2250" w:type="dxa"/>
          </w:tcPr>
          <w:p w14:paraId="1212F350" w14:textId="0D67A599" w:rsidR="00AF00B4" w:rsidRPr="005C44B9" w:rsidRDefault="00AF00B4"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368</w:t>
            </w:r>
          </w:p>
        </w:tc>
      </w:tr>
      <w:tr w:rsidR="00AF00B4" w:rsidRPr="00D0268E" w14:paraId="7D86AE34"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60D6469" w14:textId="7D418B11" w:rsidR="00AF00B4" w:rsidRPr="005C44B9" w:rsidRDefault="00AF00B4" w:rsidP="004E54B0">
            <w:pPr>
              <w:rPr>
                <w:rFonts w:cs="B Lotus"/>
                <w:b w:val="0"/>
                <w:bCs w:val="0"/>
                <w:sz w:val="32"/>
                <w:szCs w:val="32"/>
                <w:rtl/>
              </w:rPr>
            </w:pPr>
            <w:r w:rsidRPr="005C44B9">
              <w:rPr>
                <w:rFonts w:cs="B Lotus" w:hint="cs"/>
                <w:b w:val="0"/>
                <w:bCs w:val="0"/>
                <w:sz w:val="32"/>
                <w:szCs w:val="32"/>
                <w:rtl/>
              </w:rPr>
              <w:t>وانا</w:t>
            </w:r>
          </w:p>
        </w:tc>
        <w:tc>
          <w:tcPr>
            <w:tcW w:w="2250" w:type="dxa"/>
          </w:tcPr>
          <w:p w14:paraId="1AD1CBDD" w14:textId="1821BE5F" w:rsidR="00AF00B4" w:rsidRPr="005C44B9" w:rsidRDefault="00AF00B4" w:rsidP="00464DA4">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369</w:t>
            </w:r>
          </w:p>
        </w:tc>
      </w:tr>
      <w:tr w:rsidR="00AF00B4" w:rsidRPr="00D0268E" w14:paraId="196A970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E64AABA" w14:textId="736EFACB" w:rsidR="00AF00B4" w:rsidRPr="005C44B9" w:rsidRDefault="00AF00B4" w:rsidP="004E54B0">
            <w:pPr>
              <w:rPr>
                <w:rFonts w:cs="B Lotus"/>
                <w:b w:val="0"/>
                <w:bCs w:val="0"/>
                <w:sz w:val="32"/>
                <w:szCs w:val="32"/>
                <w:rtl/>
              </w:rPr>
            </w:pPr>
            <w:r w:rsidRPr="005C44B9">
              <w:rPr>
                <w:rFonts w:cs="B Lotus"/>
                <w:b w:val="0"/>
                <w:bCs w:val="0"/>
                <w:sz w:val="32"/>
                <w:szCs w:val="32"/>
                <w:rtl/>
              </w:rPr>
              <w:t>است</w:t>
            </w:r>
            <w:r w:rsidRPr="005C44B9">
              <w:rPr>
                <w:rFonts w:cs="B Lotus" w:hint="cs"/>
                <w:b w:val="0"/>
                <w:bCs w:val="0"/>
                <w:sz w:val="32"/>
                <w:szCs w:val="32"/>
                <w:rtl/>
              </w:rPr>
              <w:t>ی</w:t>
            </w:r>
            <w:r w:rsidRPr="005C44B9">
              <w:rPr>
                <w:rFonts w:cs="B Lotus" w:hint="eastAsia"/>
                <w:b w:val="0"/>
                <w:bCs w:val="0"/>
                <w:sz w:val="32"/>
                <w:szCs w:val="32"/>
                <w:rtl/>
              </w:rPr>
              <w:t>شن</w:t>
            </w:r>
            <w:r w:rsidRPr="005C44B9">
              <w:rPr>
                <w:rFonts w:cs="B Lotus"/>
                <w:b w:val="0"/>
                <w:bCs w:val="0"/>
                <w:sz w:val="32"/>
                <w:szCs w:val="32"/>
                <w:rtl/>
              </w:rPr>
              <w:t xml:space="preserve"> جو</w:t>
            </w:r>
            <w:r w:rsidRPr="005C44B9">
              <w:rPr>
                <w:rFonts w:cs="B Lotus" w:hint="cs"/>
                <w:b w:val="0"/>
                <w:bCs w:val="0"/>
                <w:sz w:val="32"/>
                <w:szCs w:val="32"/>
                <w:rtl/>
              </w:rPr>
              <w:t>ی</w:t>
            </w:r>
            <w:r w:rsidRPr="005C44B9">
              <w:rPr>
                <w:rFonts w:cs="B Lotus" w:hint="eastAsia"/>
                <w:b w:val="0"/>
                <w:bCs w:val="0"/>
                <w:sz w:val="32"/>
                <w:szCs w:val="32"/>
                <w:rtl/>
              </w:rPr>
              <w:t>را</w:t>
            </w:r>
          </w:p>
        </w:tc>
        <w:tc>
          <w:tcPr>
            <w:tcW w:w="2250" w:type="dxa"/>
          </w:tcPr>
          <w:p w14:paraId="66F67EC7" w14:textId="2EE49D39" w:rsidR="00AF00B4" w:rsidRPr="005C44B9" w:rsidRDefault="00AF00B4" w:rsidP="00464DA4">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370</w:t>
            </w:r>
          </w:p>
        </w:tc>
      </w:tr>
      <w:tr w:rsidR="0090522B" w:rsidRPr="00D0268E" w14:paraId="08C337CB"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7DA3F6C" w14:textId="61F31E6E" w:rsidR="0090522B" w:rsidRPr="005C44B9" w:rsidRDefault="0090522B" w:rsidP="0090522B">
            <w:pPr>
              <w:rPr>
                <w:rFonts w:cs="B Lotus"/>
                <w:b w:val="0"/>
                <w:bCs w:val="0"/>
                <w:sz w:val="32"/>
                <w:szCs w:val="32"/>
                <w:rtl/>
              </w:rPr>
            </w:pPr>
            <w:r w:rsidRPr="005C44B9">
              <w:rPr>
                <w:rFonts w:cs="B Lotus"/>
                <w:b w:val="0"/>
                <w:bCs w:val="0"/>
                <w:sz w:val="32"/>
                <w:szCs w:val="32"/>
                <w:rtl/>
              </w:rPr>
              <w:t>آر</w:t>
            </w:r>
            <w:r w:rsidRPr="005C44B9">
              <w:rPr>
                <w:rFonts w:cs="B Lotus" w:hint="cs"/>
                <w:b w:val="0"/>
                <w:bCs w:val="0"/>
                <w:sz w:val="32"/>
                <w:szCs w:val="32"/>
                <w:rtl/>
              </w:rPr>
              <w:t>ی</w:t>
            </w:r>
            <w:r w:rsidRPr="005C44B9">
              <w:rPr>
                <w:rFonts w:cs="B Lotus" w:hint="eastAsia"/>
                <w:b w:val="0"/>
                <w:bCs w:val="0"/>
                <w:sz w:val="32"/>
                <w:szCs w:val="32"/>
                <w:rtl/>
              </w:rPr>
              <w:t>ن</w:t>
            </w:r>
          </w:p>
        </w:tc>
        <w:tc>
          <w:tcPr>
            <w:tcW w:w="2250" w:type="dxa"/>
          </w:tcPr>
          <w:p w14:paraId="5ABFBD04" w14:textId="6EDD88EA" w:rsidR="0090522B" w:rsidRPr="005C44B9" w:rsidRDefault="0090522B"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371</w:t>
            </w:r>
          </w:p>
        </w:tc>
      </w:tr>
      <w:tr w:rsidR="0090522B" w:rsidRPr="00D0268E" w14:paraId="4FDDBEF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211F090" w14:textId="651B389F" w:rsidR="0090522B" w:rsidRPr="005C44B9" w:rsidRDefault="0090522B" w:rsidP="0090522B">
            <w:pPr>
              <w:rPr>
                <w:rFonts w:cs="B Lotus"/>
                <w:b w:val="0"/>
                <w:bCs w:val="0"/>
                <w:sz w:val="32"/>
                <w:szCs w:val="32"/>
                <w:rtl/>
              </w:rPr>
            </w:pPr>
            <w:r w:rsidRPr="005C44B9">
              <w:rPr>
                <w:rFonts w:cs="B Lotus"/>
                <w:b w:val="0"/>
                <w:bCs w:val="0"/>
                <w:sz w:val="32"/>
                <w:szCs w:val="32"/>
                <w:rtl/>
              </w:rPr>
              <w:t>دامپتراک</w:t>
            </w:r>
          </w:p>
        </w:tc>
        <w:tc>
          <w:tcPr>
            <w:tcW w:w="2250" w:type="dxa"/>
          </w:tcPr>
          <w:p w14:paraId="15469563" w14:textId="430CDD28" w:rsidR="0090522B" w:rsidRPr="005C44B9" w:rsidRDefault="0090522B"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372</w:t>
            </w:r>
          </w:p>
        </w:tc>
      </w:tr>
      <w:tr w:rsidR="0090522B" w:rsidRPr="00D0268E" w14:paraId="0B15E684"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A76C204" w14:textId="0B9C8A74" w:rsidR="0090522B" w:rsidRPr="005C44B9" w:rsidRDefault="0090522B" w:rsidP="0090522B">
            <w:pPr>
              <w:rPr>
                <w:rFonts w:cs="B Lotus"/>
                <w:b w:val="0"/>
                <w:bCs w:val="0"/>
                <w:sz w:val="32"/>
                <w:szCs w:val="32"/>
                <w:rtl/>
              </w:rPr>
            </w:pPr>
            <w:r w:rsidRPr="005C44B9">
              <w:rPr>
                <w:rFonts w:cs="B Lotus"/>
                <w:b w:val="0"/>
                <w:bCs w:val="0"/>
                <w:sz w:val="32"/>
                <w:szCs w:val="32"/>
                <w:rtl/>
              </w:rPr>
              <w:t>كينگ لانک</w:t>
            </w:r>
          </w:p>
        </w:tc>
        <w:tc>
          <w:tcPr>
            <w:tcW w:w="2250" w:type="dxa"/>
          </w:tcPr>
          <w:p w14:paraId="08FDC908" w14:textId="2D423CAB" w:rsidR="0090522B" w:rsidRPr="005C44B9" w:rsidRDefault="0090522B"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373</w:t>
            </w:r>
          </w:p>
        </w:tc>
      </w:tr>
      <w:tr w:rsidR="0090522B" w:rsidRPr="00D0268E" w14:paraId="3639149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CB279F7" w14:textId="724AA623" w:rsidR="0090522B" w:rsidRPr="005C44B9" w:rsidRDefault="0090522B" w:rsidP="0090522B">
            <w:pPr>
              <w:rPr>
                <w:rFonts w:cs="B Lotus"/>
                <w:b w:val="0"/>
                <w:bCs w:val="0"/>
                <w:sz w:val="32"/>
                <w:szCs w:val="32"/>
                <w:rtl/>
              </w:rPr>
            </w:pPr>
            <w:r w:rsidRPr="005C44B9">
              <w:rPr>
                <w:rFonts w:cs="B Lotus"/>
                <w:b w:val="0"/>
                <w:bCs w:val="0"/>
                <w:sz w:val="32"/>
                <w:szCs w:val="32"/>
                <w:rtl/>
              </w:rPr>
              <w:t>لوکوموت</w:t>
            </w:r>
            <w:r w:rsidRPr="005C44B9">
              <w:rPr>
                <w:rFonts w:cs="B Lotus" w:hint="cs"/>
                <w:b w:val="0"/>
                <w:bCs w:val="0"/>
                <w:sz w:val="32"/>
                <w:szCs w:val="32"/>
                <w:rtl/>
              </w:rPr>
              <w:t>ی</w:t>
            </w:r>
            <w:r w:rsidRPr="005C44B9">
              <w:rPr>
                <w:rFonts w:cs="B Lotus" w:hint="eastAsia"/>
                <w:b w:val="0"/>
                <w:bCs w:val="0"/>
                <w:sz w:val="32"/>
                <w:szCs w:val="32"/>
                <w:rtl/>
              </w:rPr>
              <w:t>و</w:t>
            </w:r>
          </w:p>
        </w:tc>
        <w:tc>
          <w:tcPr>
            <w:tcW w:w="2250" w:type="dxa"/>
          </w:tcPr>
          <w:p w14:paraId="45FDD74A" w14:textId="0CED2D05" w:rsidR="0090522B" w:rsidRPr="005C44B9" w:rsidRDefault="0090522B"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374</w:t>
            </w:r>
          </w:p>
        </w:tc>
      </w:tr>
      <w:tr w:rsidR="0090522B" w:rsidRPr="00D0268E" w14:paraId="39DC943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2F66951" w14:textId="34D47E15" w:rsidR="0090522B" w:rsidRPr="005C44B9" w:rsidRDefault="0090522B" w:rsidP="0090522B">
            <w:pPr>
              <w:rPr>
                <w:rFonts w:cs="B Lotus"/>
                <w:b w:val="0"/>
                <w:bCs w:val="0"/>
                <w:sz w:val="32"/>
                <w:szCs w:val="32"/>
                <w:rtl/>
              </w:rPr>
            </w:pPr>
            <w:r w:rsidRPr="005C44B9">
              <w:rPr>
                <w:rFonts w:cs="B Lotus" w:hint="eastAsia"/>
                <w:b w:val="0"/>
                <w:bCs w:val="0"/>
                <w:sz w:val="32"/>
                <w:szCs w:val="32"/>
                <w:rtl/>
              </w:rPr>
              <w:t>يوتانگ</w:t>
            </w:r>
          </w:p>
        </w:tc>
        <w:tc>
          <w:tcPr>
            <w:tcW w:w="2250" w:type="dxa"/>
          </w:tcPr>
          <w:p w14:paraId="423301E5" w14:textId="60AD2FA5" w:rsidR="0090522B" w:rsidRPr="005C44B9" w:rsidRDefault="0090522B"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375</w:t>
            </w:r>
          </w:p>
        </w:tc>
      </w:tr>
      <w:tr w:rsidR="0090522B" w:rsidRPr="00D0268E" w14:paraId="3D64E86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CA67EB6" w14:textId="56F5BEB9" w:rsidR="0090522B" w:rsidRPr="005C44B9" w:rsidRDefault="0090522B" w:rsidP="0090522B">
            <w:pPr>
              <w:rPr>
                <w:rFonts w:cs="B Lotus"/>
                <w:b w:val="0"/>
                <w:bCs w:val="0"/>
                <w:sz w:val="32"/>
                <w:szCs w:val="32"/>
                <w:rtl/>
              </w:rPr>
            </w:pPr>
            <w:r w:rsidRPr="005C44B9">
              <w:rPr>
                <w:rFonts w:cs="B Lotus" w:hint="eastAsia"/>
                <w:b w:val="0"/>
                <w:bCs w:val="0"/>
                <w:sz w:val="32"/>
                <w:szCs w:val="32"/>
                <w:rtl/>
              </w:rPr>
              <w:t>لا</w:t>
            </w:r>
            <w:r w:rsidRPr="005C44B9">
              <w:rPr>
                <w:rFonts w:cs="B Lotus" w:hint="cs"/>
                <w:b w:val="0"/>
                <w:bCs w:val="0"/>
                <w:sz w:val="32"/>
                <w:szCs w:val="32"/>
                <w:rtl/>
              </w:rPr>
              <w:t>ی</w:t>
            </w:r>
            <w:r w:rsidRPr="005C44B9">
              <w:rPr>
                <w:rFonts w:cs="B Lotus" w:hint="eastAsia"/>
                <w:b w:val="0"/>
                <w:bCs w:val="0"/>
                <w:sz w:val="32"/>
                <w:szCs w:val="32"/>
                <w:rtl/>
              </w:rPr>
              <w:t>ن</w:t>
            </w:r>
            <w:r w:rsidRPr="005C44B9">
              <w:rPr>
                <w:rFonts w:cs="B Lotus"/>
                <w:b w:val="0"/>
                <w:bCs w:val="0"/>
                <w:sz w:val="32"/>
                <w:szCs w:val="32"/>
                <w:rtl/>
              </w:rPr>
              <w:t xml:space="preserve"> تراک</w:t>
            </w:r>
          </w:p>
        </w:tc>
        <w:tc>
          <w:tcPr>
            <w:tcW w:w="2250" w:type="dxa"/>
          </w:tcPr>
          <w:p w14:paraId="1A580282" w14:textId="14B052DE" w:rsidR="0090522B" w:rsidRPr="005C44B9" w:rsidRDefault="0090522B"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376</w:t>
            </w:r>
          </w:p>
        </w:tc>
      </w:tr>
      <w:tr w:rsidR="0090522B" w:rsidRPr="00D0268E" w14:paraId="2BC697D2"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FBC6AC0" w14:textId="2CA2A9E8" w:rsidR="0090522B" w:rsidRPr="005C44B9" w:rsidRDefault="0090522B" w:rsidP="0090522B">
            <w:pPr>
              <w:rPr>
                <w:rFonts w:cs="B Lotus"/>
                <w:b w:val="0"/>
                <w:bCs w:val="0"/>
                <w:sz w:val="32"/>
                <w:szCs w:val="32"/>
                <w:rtl/>
              </w:rPr>
            </w:pPr>
            <w:r w:rsidRPr="005C44B9">
              <w:rPr>
                <w:rFonts w:cs="B Lotus" w:hint="eastAsia"/>
                <w:b w:val="0"/>
                <w:bCs w:val="0"/>
                <w:sz w:val="32"/>
                <w:szCs w:val="32"/>
                <w:rtl/>
              </w:rPr>
              <w:t>وانت</w:t>
            </w:r>
            <w:r w:rsidRPr="005C44B9">
              <w:rPr>
                <w:rFonts w:cs="B Lotus"/>
                <w:b w:val="0"/>
                <w:bCs w:val="0"/>
                <w:sz w:val="32"/>
                <w:szCs w:val="32"/>
                <w:rtl/>
              </w:rPr>
              <w:t xml:space="preserve"> پادرا</w:t>
            </w:r>
          </w:p>
        </w:tc>
        <w:tc>
          <w:tcPr>
            <w:tcW w:w="2250" w:type="dxa"/>
          </w:tcPr>
          <w:p w14:paraId="4A57F7B4" w14:textId="449E607D" w:rsidR="0090522B" w:rsidRPr="005C44B9" w:rsidRDefault="0090522B"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377</w:t>
            </w:r>
          </w:p>
        </w:tc>
      </w:tr>
      <w:tr w:rsidR="0090522B" w:rsidRPr="00D0268E" w14:paraId="4665BBF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C46D9F7" w14:textId="775CF5EE" w:rsidR="0090522B" w:rsidRPr="005C44B9" w:rsidRDefault="0090522B" w:rsidP="0090522B">
            <w:pPr>
              <w:rPr>
                <w:rFonts w:cs="B Lotus"/>
                <w:b w:val="0"/>
                <w:bCs w:val="0"/>
                <w:sz w:val="32"/>
                <w:szCs w:val="32"/>
                <w:rtl/>
              </w:rPr>
            </w:pPr>
            <w:r w:rsidRPr="005C44B9">
              <w:rPr>
                <w:rFonts w:cs="B Lotus" w:hint="eastAsia"/>
                <w:b w:val="0"/>
                <w:bCs w:val="0"/>
                <w:sz w:val="32"/>
                <w:szCs w:val="32"/>
                <w:rtl/>
              </w:rPr>
              <w:t>م</w:t>
            </w:r>
            <w:r w:rsidRPr="005C44B9">
              <w:rPr>
                <w:rFonts w:cs="B Lotus" w:hint="cs"/>
                <w:b w:val="0"/>
                <w:bCs w:val="0"/>
                <w:sz w:val="32"/>
                <w:szCs w:val="32"/>
                <w:rtl/>
              </w:rPr>
              <w:t>ی</w:t>
            </w:r>
            <w:r w:rsidRPr="005C44B9">
              <w:rPr>
                <w:rFonts w:cs="B Lotus" w:hint="eastAsia"/>
                <w:b w:val="0"/>
                <w:bCs w:val="0"/>
                <w:sz w:val="32"/>
                <w:szCs w:val="32"/>
                <w:rtl/>
              </w:rPr>
              <w:t>کسر</w:t>
            </w:r>
          </w:p>
        </w:tc>
        <w:tc>
          <w:tcPr>
            <w:tcW w:w="2250" w:type="dxa"/>
          </w:tcPr>
          <w:p w14:paraId="65248DED" w14:textId="64652759" w:rsidR="0090522B" w:rsidRPr="005C44B9" w:rsidRDefault="0090522B"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378</w:t>
            </w:r>
          </w:p>
        </w:tc>
      </w:tr>
      <w:tr w:rsidR="0090522B" w:rsidRPr="00D0268E" w14:paraId="307A463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5A5FAAD" w14:textId="4453A4B2" w:rsidR="0090522B" w:rsidRPr="005C44B9" w:rsidRDefault="0090522B" w:rsidP="0090522B">
            <w:pPr>
              <w:rPr>
                <w:rFonts w:cs="B Lotus"/>
                <w:b w:val="0"/>
                <w:bCs w:val="0"/>
                <w:sz w:val="32"/>
                <w:szCs w:val="32"/>
                <w:rtl/>
              </w:rPr>
            </w:pPr>
            <w:r w:rsidRPr="005C44B9">
              <w:rPr>
                <w:rFonts w:cs="B Lotus" w:hint="eastAsia"/>
                <w:b w:val="0"/>
                <w:bCs w:val="0"/>
                <w:sz w:val="32"/>
                <w:szCs w:val="32"/>
                <w:rtl/>
              </w:rPr>
              <w:t>تر</w:t>
            </w:r>
            <w:r w:rsidRPr="005C44B9">
              <w:rPr>
                <w:rFonts w:cs="B Lotus" w:hint="cs"/>
                <w:b w:val="0"/>
                <w:bCs w:val="0"/>
                <w:sz w:val="32"/>
                <w:szCs w:val="32"/>
                <w:rtl/>
              </w:rPr>
              <w:t>ی</w:t>
            </w:r>
            <w:r w:rsidRPr="005C44B9">
              <w:rPr>
                <w:rFonts w:cs="B Lotus" w:hint="eastAsia"/>
                <w:b w:val="0"/>
                <w:bCs w:val="0"/>
                <w:sz w:val="32"/>
                <w:szCs w:val="32"/>
                <w:rtl/>
              </w:rPr>
              <w:t>لر</w:t>
            </w:r>
          </w:p>
        </w:tc>
        <w:tc>
          <w:tcPr>
            <w:tcW w:w="2250" w:type="dxa"/>
          </w:tcPr>
          <w:p w14:paraId="4B8E630A" w14:textId="658992A6" w:rsidR="0090522B" w:rsidRPr="005C44B9" w:rsidRDefault="0090522B"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379</w:t>
            </w:r>
          </w:p>
        </w:tc>
      </w:tr>
      <w:tr w:rsidR="0090522B" w:rsidRPr="00D0268E" w14:paraId="6E3EE7D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568DB53" w14:textId="57E2169B" w:rsidR="0090522B" w:rsidRPr="005C44B9" w:rsidRDefault="0090522B" w:rsidP="0090522B">
            <w:pPr>
              <w:rPr>
                <w:rFonts w:cs="B Lotus"/>
                <w:b w:val="0"/>
                <w:bCs w:val="0"/>
                <w:sz w:val="32"/>
                <w:szCs w:val="32"/>
                <w:rtl/>
              </w:rPr>
            </w:pPr>
            <w:r w:rsidRPr="005C44B9">
              <w:rPr>
                <w:rFonts w:cs="B Lotus" w:hint="eastAsia"/>
                <w:b w:val="0"/>
                <w:bCs w:val="0"/>
                <w:sz w:val="32"/>
                <w:szCs w:val="32"/>
                <w:rtl/>
              </w:rPr>
              <w:t>ت</w:t>
            </w:r>
            <w:r w:rsidRPr="005C44B9">
              <w:rPr>
                <w:rFonts w:cs="B Lotus" w:hint="cs"/>
                <w:b w:val="0"/>
                <w:bCs w:val="0"/>
                <w:sz w:val="32"/>
                <w:szCs w:val="32"/>
                <w:rtl/>
              </w:rPr>
              <w:t>ی</w:t>
            </w:r>
            <w:r w:rsidRPr="005C44B9">
              <w:rPr>
                <w:rFonts w:cs="B Lotus" w:hint="eastAsia"/>
                <w:b w:val="0"/>
                <w:bCs w:val="0"/>
                <w:sz w:val="32"/>
                <w:szCs w:val="32"/>
                <w:rtl/>
              </w:rPr>
              <w:t>وول</w:t>
            </w:r>
            <w:r w:rsidRPr="005C44B9">
              <w:rPr>
                <w:rFonts w:cs="B Lotus" w:hint="cs"/>
                <w:b w:val="0"/>
                <w:bCs w:val="0"/>
                <w:sz w:val="32"/>
                <w:szCs w:val="32"/>
                <w:rtl/>
              </w:rPr>
              <w:t>ی</w:t>
            </w:r>
          </w:p>
        </w:tc>
        <w:tc>
          <w:tcPr>
            <w:tcW w:w="2250" w:type="dxa"/>
          </w:tcPr>
          <w:p w14:paraId="12B2BE65" w14:textId="38C3439E" w:rsidR="0090522B" w:rsidRPr="005C44B9" w:rsidRDefault="0090522B"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380</w:t>
            </w:r>
          </w:p>
        </w:tc>
      </w:tr>
      <w:tr w:rsidR="0090522B" w:rsidRPr="00D0268E" w14:paraId="423CC19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32A9281" w14:textId="178A1F43" w:rsidR="0090522B" w:rsidRPr="005C44B9" w:rsidRDefault="0090522B" w:rsidP="0090522B">
            <w:pPr>
              <w:rPr>
                <w:rFonts w:cs="B Lotus"/>
                <w:b w:val="0"/>
                <w:bCs w:val="0"/>
                <w:sz w:val="32"/>
                <w:szCs w:val="32"/>
                <w:rtl/>
              </w:rPr>
            </w:pPr>
            <w:r w:rsidRPr="005C44B9">
              <w:rPr>
                <w:rFonts w:cs="B Lotus"/>
                <w:b w:val="0"/>
                <w:bCs w:val="0"/>
                <w:sz w:val="32"/>
                <w:szCs w:val="32"/>
              </w:rPr>
              <w:t>Vela V5</w:t>
            </w:r>
          </w:p>
        </w:tc>
        <w:tc>
          <w:tcPr>
            <w:tcW w:w="2250" w:type="dxa"/>
          </w:tcPr>
          <w:p w14:paraId="03432706" w14:textId="0A74EE83" w:rsidR="0090522B" w:rsidRPr="005C44B9" w:rsidRDefault="0090522B"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381</w:t>
            </w:r>
          </w:p>
        </w:tc>
      </w:tr>
      <w:tr w:rsidR="0090522B" w:rsidRPr="00D0268E" w14:paraId="71CE03D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E8602E6" w14:textId="28DE16D9" w:rsidR="0090522B" w:rsidRPr="005C44B9" w:rsidRDefault="0090522B" w:rsidP="0090522B">
            <w:pPr>
              <w:rPr>
                <w:rFonts w:cs="B Lotus"/>
                <w:b w:val="0"/>
                <w:bCs w:val="0"/>
                <w:sz w:val="32"/>
                <w:szCs w:val="32"/>
                <w:rtl/>
              </w:rPr>
            </w:pPr>
            <w:r w:rsidRPr="005C44B9">
              <w:rPr>
                <w:rFonts w:cs="B Lotus" w:hint="eastAsia"/>
                <w:b w:val="0"/>
                <w:bCs w:val="0"/>
                <w:sz w:val="32"/>
                <w:szCs w:val="32"/>
                <w:rtl/>
              </w:rPr>
              <w:t>بونکر</w:t>
            </w:r>
          </w:p>
        </w:tc>
        <w:tc>
          <w:tcPr>
            <w:tcW w:w="2250" w:type="dxa"/>
          </w:tcPr>
          <w:p w14:paraId="6629EF4B" w14:textId="19F9D62B" w:rsidR="0090522B" w:rsidRPr="005C44B9" w:rsidRDefault="0090522B"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382</w:t>
            </w:r>
          </w:p>
        </w:tc>
      </w:tr>
      <w:tr w:rsidR="0090522B" w:rsidRPr="00D0268E" w14:paraId="4968509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6EA7A46" w14:textId="6B1F3D93" w:rsidR="0090522B" w:rsidRPr="005C44B9" w:rsidRDefault="0090522B" w:rsidP="0090522B">
            <w:pPr>
              <w:rPr>
                <w:rFonts w:cs="B Lotus"/>
                <w:b w:val="0"/>
                <w:bCs w:val="0"/>
                <w:sz w:val="32"/>
                <w:szCs w:val="32"/>
                <w:rtl/>
              </w:rPr>
            </w:pPr>
            <w:r w:rsidRPr="005C44B9">
              <w:rPr>
                <w:rFonts w:cs="B Lotus" w:hint="eastAsia"/>
                <w:b w:val="0"/>
                <w:bCs w:val="0"/>
                <w:sz w:val="32"/>
                <w:szCs w:val="32"/>
                <w:rtl/>
              </w:rPr>
              <w:t>تانکر</w:t>
            </w:r>
          </w:p>
        </w:tc>
        <w:tc>
          <w:tcPr>
            <w:tcW w:w="2250" w:type="dxa"/>
          </w:tcPr>
          <w:p w14:paraId="7C61A79E" w14:textId="48AF2791" w:rsidR="0090522B" w:rsidRPr="005C44B9" w:rsidRDefault="0090522B"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383</w:t>
            </w:r>
          </w:p>
        </w:tc>
      </w:tr>
      <w:tr w:rsidR="0090522B" w:rsidRPr="00D0268E" w14:paraId="6160888A"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29899A6" w14:textId="288A19D4" w:rsidR="0090522B" w:rsidRPr="005C44B9" w:rsidRDefault="0090522B" w:rsidP="0090522B">
            <w:pPr>
              <w:rPr>
                <w:rFonts w:cs="B Lotus"/>
                <w:b w:val="0"/>
                <w:bCs w:val="0"/>
                <w:sz w:val="32"/>
                <w:szCs w:val="32"/>
                <w:rtl/>
              </w:rPr>
            </w:pPr>
            <w:r w:rsidRPr="005C44B9">
              <w:rPr>
                <w:rFonts w:cs="B Lotus" w:hint="eastAsia"/>
                <w:b w:val="0"/>
                <w:bCs w:val="0"/>
                <w:sz w:val="32"/>
                <w:szCs w:val="32"/>
                <w:rtl/>
              </w:rPr>
              <w:t>درز</w:t>
            </w:r>
            <w:r w:rsidRPr="005C44B9">
              <w:rPr>
                <w:rFonts w:cs="B Lotus" w:hint="cs"/>
                <w:b w:val="0"/>
                <w:bCs w:val="0"/>
                <w:sz w:val="32"/>
                <w:szCs w:val="32"/>
                <w:rtl/>
              </w:rPr>
              <w:t>ی</w:t>
            </w:r>
            <w:r w:rsidRPr="005C44B9">
              <w:rPr>
                <w:rFonts w:cs="B Lotus" w:hint="eastAsia"/>
                <w:b w:val="0"/>
                <w:bCs w:val="0"/>
                <w:sz w:val="32"/>
                <w:szCs w:val="32"/>
                <w:rtl/>
              </w:rPr>
              <w:t>ن</w:t>
            </w:r>
          </w:p>
        </w:tc>
        <w:tc>
          <w:tcPr>
            <w:tcW w:w="2250" w:type="dxa"/>
          </w:tcPr>
          <w:p w14:paraId="634B78A7" w14:textId="1F1E9C5A" w:rsidR="0090522B" w:rsidRPr="005C44B9" w:rsidRDefault="0090522B"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384</w:t>
            </w:r>
          </w:p>
        </w:tc>
      </w:tr>
      <w:tr w:rsidR="0090522B" w:rsidRPr="00D0268E" w14:paraId="385F2B1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0CC7249" w14:textId="550DA35F" w:rsidR="0090522B" w:rsidRPr="005C44B9" w:rsidRDefault="0090522B" w:rsidP="0090522B">
            <w:pPr>
              <w:rPr>
                <w:rFonts w:cs="B Lotus"/>
                <w:b w:val="0"/>
                <w:bCs w:val="0"/>
                <w:sz w:val="32"/>
                <w:szCs w:val="32"/>
                <w:rtl/>
              </w:rPr>
            </w:pPr>
            <w:r w:rsidRPr="005C44B9">
              <w:rPr>
                <w:rFonts w:cs="B Lotus" w:hint="eastAsia"/>
                <w:b w:val="0"/>
                <w:bCs w:val="0"/>
                <w:sz w:val="32"/>
                <w:szCs w:val="32"/>
                <w:rtl/>
              </w:rPr>
              <w:t>جو</w:t>
            </w:r>
            <w:r w:rsidRPr="005C44B9">
              <w:rPr>
                <w:rFonts w:cs="B Lotus" w:hint="cs"/>
                <w:b w:val="0"/>
                <w:bCs w:val="0"/>
                <w:sz w:val="32"/>
                <w:szCs w:val="32"/>
                <w:rtl/>
              </w:rPr>
              <w:t>ی</w:t>
            </w:r>
            <w:r w:rsidRPr="005C44B9">
              <w:rPr>
                <w:rFonts w:cs="B Lotus"/>
                <w:b w:val="0"/>
                <w:bCs w:val="0"/>
                <w:sz w:val="32"/>
                <w:szCs w:val="32"/>
                <w:rtl/>
              </w:rPr>
              <w:t xml:space="preserve"> لانگ</w:t>
            </w:r>
          </w:p>
        </w:tc>
        <w:tc>
          <w:tcPr>
            <w:tcW w:w="2250" w:type="dxa"/>
          </w:tcPr>
          <w:p w14:paraId="5E492D64" w14:textId="08144CDA" w:rsidR="0090522B" w:rsidRPr="005C44B9" w:rsidRDefault="0090522B"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385</w:t>
            </w:r>
          </w:p>
        </w:tc>
      </w:tr>
      <w:tr w:rsidR="0090522B" w:rsidRPr="00D0268E" w14:paraId="576A063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532F1CA" w14:textId="074146B0" w:rsidR="0090522B" w:rsidRPr="005C44B9" w:rsidRDefault="0090522B" w:rsidP="0090522B">
            <w:pPr>
              <w:rPr>
                <w:rFonts w:cs="B Lotus"/>
                <w:b w:val="0"/>
                <w:bCs w:val="0"/>
                <w:sz w:val="32"/>
                <w:szCs w:val="32"/>
                <w:rtl/>
              </w:rPr>
            </w:pPr>
            <w:r w:rsidRPr="005C44B9">
              <w:rPr>
                <w:rFonts w:cs="B Lotus" w:hint="eastAsia"/>
                <w:b w:val="0"/>
                <w:bCs w:val="0"/>
                <w:sz w:val="32"/>
                <w:szCs w:val="32"/>
                <w:rtl/>
              </w:rPr>
              <w:t>آتروس</w:t>
            </w:r>
          </w:p>
        </w:tc>
        <w:tc>
          <w:tcPr>
            <w:tcW w:w="2250" w:type="dxa"/>
          </w:tcPr>
          <w:p w14:paraId="3E72DBE0" w14:textId="045E92E5" w:rsidR="0090522B" w:rsidRPr="005C44B9" w:rsidRDefault="0090522B"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386</w:t>
            </w:r>
          </w:p>
        </w:tc>
      </w:tr>
      <w:tr w:rsidR="0090522B" w:rsidRPr="00D0268E" w14:paraId="6E47265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576C23F" w14:textId="6E4172E0" w:rsidR="0090522B" w:rsidRPr="005C44B9" w:rsidRDefault="0090522B" w:rsidP="0090522B">
            <w:pPr>
              <w:rPr>
                <w:rFonts w:cs="B Lotus"/>
                <w:b w:val="0"/>
                <w:bCs w:val="0"/>
                <w:sz w:val="32"/>
                <w:szCs w:val="32"/>
                <w:rtl/>
              </w:rPr>
            </w:pPr>
            <w:r w:rsidRPr="005C44B9">
              <w:rPr>
                <w:rFonts w:cs="B Lotus" w:hint="eastAsia"/>
                <w:b w:val="0"/>
                <w:bCs w:val="0"/>
                <w:sz w:val="32"/>
                <w:szCs w:val="32"/>
                <w:rtl/>
              </w:rPr>
              <w:t>پگاسوس</w:t>
            </w:r>
          </w:p>
        </w:tc>
        <w:tc>
          <w:tcPr>
            <w:tcW w:w="2250" w:type="dxa"/>
          </w:tcPr>
          <w:p w14:paraId="38068C75" w14:textId="0A88C798" w:rsidR="0090522B" w:rsidRPr="005C44B9" w:rsidRDefault="0090522B"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387</w:t>
            </w:r>
          </w:p>
        </w:tc>
      </w:tr>
      <w:tr w:rsidR="0090522B" w:rsidRPr="00D0268E" w14:paraId="323FD99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D7171A4" w14:textId="5FE0EA44" w:rsidR="0090522B" w:rsidRPr="005C44B9" w:rsidRDefault="0090522B" w:rsidP="0090522B">
            <w:pPr>
              <w:rPr>
                <w:rFonts w:cs="B Lotus"/>
                <w:b w:val="0"/>
                <w:bCs w:val="0"/>
                <w:sz w:val="32"/>
                <w:szCs w:val="32"/>
                <w:rtl/>
              </w:rPr>
            </w:pPr>
            <w:r w:rsidRPr="005C44B9">
              <w:rPr>
                <w:rFonts w:cs="B Lotus" w:hint="eastAsia"/>
                <w:b w:val="0"/>
                <w:bCs w:val="0"/>
                <w:sz w:val="32"/>
                <w:szCs w:val="32"/>
                <w:rtl/>
              </w:rPr>
              <w:lastRenderedPageBreak/>
              <w:t>وانت</w:t>
            </w:r>
            <w:r w:rsidRPr="005C44B9">
              <w:rPr>
                <w:rFonts w:cs="B Lotus"/>
                <w:b w:val="0"/>
                <w:bCs w:val="0"/>
                <w:sz w:val="32"/>
                <w:szCs w:val="32"/>
                <w:rtl/>
              </w:rPr>
              <w:t xml:space="preserve"> س</w:t>
            </w:r>
            <w:r w:rsidRPr="005C44B9">
              <w:rPr>
                <w:rFonts w:cs="B Lotus" w:hint="cs"/>
                <w:b w:val="0"/>
                <w:bCs w:val="0"/>
                <w:sz w:val="32"/>
                <w:szCs w:val="32"/>
                <w:rtl/>
              </w:rPr>
              <w:t>ی</w:t>
            </w:r>
            <w:r w:rsidRPr="005C44B9">
              <w:rPr>
                <w:rFonts w:cs="B Lotus" w:hint="eastAsia"/>
                <w:b w:val="0"/>
                <w:bCs w:val="0"/>
                <w:sz w:val="32"/>
                <w:szCs w:val="32"/>
                <w:rtl/>
              </w:rPr>
              <w:t>مرغ</w:t>
            </w:r>
          </w:p>
        </w:tc>
        <w:tc>
          <w:tcPr>
            <w:tcW w:w="2250" w:type="dxa"/>
          </w:tcPr>
          <w:p w14:paraId="242172DA" w14:textId="528687BD" w:rsidR="0090522B" w:rsidRPr="005C44B9" w:rsidRDefault="0090522B"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388</w:t>
            </w:r>
          </w:p>
        </w:tc>
      </w:tr>
      <w:tr w:rsidR="0090522B" w:rsidRPr="00D0268E" w14:paraId="497000B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B3A0714" w14:textId="52882C50" w:rsidR="0090522B" w:rsidRPr="005C44B9" w:rsidRDefault="0090522B" w:rsidP="0090522B">
            <w:pPr>
              <w:rPr>
                <w:rFonts w:cs="B Lotus"/>
                <w:b w:val="0"/>
                <w:bCs w:val="0"/>
                <w:sz w:val="32"/>
                <w:szCs w:val="32"/>
                <w:rtl/>
              </w:rPr>
            </w:pPr>
            <w:r w:rsidRPr="005C44B9">
              <w:rPr>
                <w:rFonts w:cs="B Lotus" w:hint="eastAsia"/>
                <w:b w:val="0"/>
                <w:bCs w:val="0"/>
                <w:sz w:val="32"/>
                <w:szCs w:val="32"/>
                <w:rtl/>
              </w:rPr>
              <w:t>وانت</w:t>
            </w:r>
            <w:r w:rsidRPr="005C44B9">
              <w:rPr>
                <w:rFonts w:cs="B Lotus"/>
                <w:b w:val="0"/>
                <w:bCs w:val="0"/>
                <w:sz w:val="32"/>
                <w:szCs w:val="32"/>
                <w:rtl/>
              </w:rPr>
              <w:t xml:space="preserve"> پ</w:t>
            </w:r>
            <w:r w:rsidRPr="005C44B9">
              <w:rPr>
                <w:rFonts w:cs="B Lotus" w:hint="cs"/>
                <w:b w:val="0"/>
                <w:bCs w:val="0"/>
                <w:sz w:val="32"/>
                <w:szCs w:val="32"/>
                <w:rtl/>
              </w:rPr>
              <w:t>ی</w:t>
            </w:r>
            <w:r w:rsidRPr="005C44B9">
              <w:rPr>
                <w:rFonts w:cs="B Lotus" w:hint="eastAsia"/>
                <w:b w:val="0"/>
                <w:bCs w:val="0"/>
                <w:sz w:val="32"/>
                <w:szCs w:val="32"/>
                <w:rtl/>
              </w:rPr>
              <w:t>کاپ</w:t>
            </w:r>
            <w:r w:rsidRPr="005C44B9">
              <w:rPr>
                <w:rFonts w:cs="B Lotus"/>
                <w:b w:val="0"/>
                <w:bCs w:val="0"/>
                <w:sz w:val="32"/>
                <w:szCs w:val="32"/>
                <w:rtl/>
              </w:rPr>
              <w:t xml:space="preserve"> ر</w:t>
            </w:r>
            <w:r w:rsidRPr="005C44B9">
              <w:rPr>
                <w:rFonts w:cs="B Lotus" w:hint="cs"/>
                <w:b w:val="0"/>
                <w:bCs w:val="0"/>
                <w:sz w:val="32"/>
                <w:szCs w:val="32"/>
                <w:rtl/>
              </w:rPr>
              <w:t>ی</w:t>
            </w:r>
            <w:r w:rsidRPr="005C44B9">
              <w:rPr>
                <w:rFonts w:cs="B Lotus" w:hint="eastAsia"/>
                <w:b w:val="0"/>
                <w:bCs w:val="0"/>
                <w:sz w:val="32"/>
                <w:szCs w:val="32"/>
                <w:rtl/>
              </w:rPr>
              <w:t>چ</w:t>
            </w:r>
          </w:p>
        </w:tc>
        <w:tc>
          <w:tcPr>
            <w:tcW w:w="2250" w:type="dxa"/>
          </w:tcPr>
          <w:p w14:paraId="6C2E5B43" w14:textId="6569E541" w:rsidR="0090522B" w:rsidRPr="005C44B9" w:rsidRDefault="0090522B"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389</w:t>
            </w:r>
          </w:p>
        </w:tc>
      </w:tr>
      <w:tr w:rsidR="0090522B" w:rsidRPr="00D0268E" w14:paraId="3EE95B82"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C2A9008" w14:textId="4D18CB55" w:rsidR="0090522B" w:rsidRPr="005C44B9" w:rsidRDefault="0090522B" w:rsidP="0090522B">
            <w:pPr>
              <w:rPr>
                <w:rFonts w:cs="B Lotus"/>
                <w:b w:val="0"/>
                <w:bCs w:val="0"/>
                <w:sz w:val="32"/>
                <w:szCs w:val="32"/>
                <w:rtl/>
              </w:rPr>
            </w:pPr>
            <w:r w:rsidRPr="005C44B9">
              <w:rPr>
                <w:rFonts w:cs="B Lotus" w:hint="eastAsia"/>
                <w:b w:val="0"/>
                <w:bCs w:val="0"/>
                <w:sz w:val="32"/>
                <w:szCs w:val="32"/>
                <w:rtl/>
              </w:rPr>
              <w:t>تارا</w:t>
            </w:r>
          </w:p>
        </w:tc>
        <w:tc>
          <w:tcPr>
            <w:tcW w:w="2250" w:type="dxa"/>
          </w:tcPr>
          <w:p w14:paraId="67E45DA4" w14:textId="5AA67CF8" w:rsidR="0090522B" w:rsidRPr="005C44B9" w:rsidRDefault="0090522B"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390</w:t>
            </w:r>
          </w:p>
        </w:tc>
      </w:tr>
      <w:tr w:rsidR="0090522B" w:rsidRPr="00D0268E" w14:paraId="13275780"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B82E885" w14:textId="4B3D66A7" w:rsidR="0090522B" w:rsidRPr="005C44B9" w:rsidRDefault="0090522B" w:rsidP="0090522B">
            <w:pPr>
              <w:rPr>
                <w:rFonts w:cs="B Lotus"/>
                <w:b w:val="0"/>
                <w:bCs w:val="0"/>
                <w:sz w:val="32"/>
                <w:szCs w:val="32"/>
                <w:rtl/>
              </w:rPr>
            </w:pPr>
            <w:r w:rsidRPr="005C44B9">
              <w:rPr>
                <w:rFonts w:cs="B Lotus" w:hint="eastAsia"/>
                <w:b w:val="0"/>
                <w:bCs w:val="0"/>
                <w:sz w:val="32"/>
                <w:szCs w:val="32"/>
                <w:rtl/>
              </w:rPr>
              <w:t>وانت</w:t>
            </w:r>
            <w:r w:rsidRPr="005C44B9">
              <w:rPr>
                <w:rFonts w:cs="B Lotus"/>
                <w:b w:val="0"/>
                <w:bCs w:val="0"/>
                <w:sz w:val="32"/>
                <w:szCs w:val="32"/>
                <w:rtl/>
              </w:rPr>
              <w:t xml:space="preserve"> شوکا</w:t>
            </w:r>
          </w:p>
        </w:tc>
        <w:tc>
          <w:tcPr>
            <w:tcW w:w="2250" w:type="dxa"/>
          </w:tcPr>
          <w:p w14:paraId="381EDD94" w14:textId="45F7C5B4" w:rsidR="0090522B" w:rsidRPr="005C44B9" w:rsidRDefault="0090522B"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391</w:t>
            </w:r>
          </w:p>
        </w:tc>
      </w:tr>
      <w:tr w:rsidR="00083540" w:rsidRPr="00D0268E" w14:paraId="77738FC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4B33955" w14:textId="6A50185C" w:rsidR="00083540" w:rsidRPr="005C44B9" w:rsidRDefault="00A87572" w:rsidP="0090522B">
            <w:pPr>
              <w:rPr>
                <w:rFonts w:cs="B Lotus"/>
                <w:b w:val="0"/>
                <w:bCs w:val="0"/>
                <w:sz w:val="32"/>
                <w:szCs w:val="32"/>
                <w:rtl/>
              </w:rPr>
            </w:pPr>
            <w:r w:rsidRPr="005C44B9">
              <w:rPr>
                <w:rFonts w:cs="B Lotus" w:hint="cs"/>
                <w:b w:val="0"/>
                <w:bCs w:val="0"/>
                <w:sz w:val="32"/>
                <w:szCs w:val="32"/>
                <w:rtl/>
              </w:rPr>
              <w:t>کی</w:t>
            </w:r>
            <w:r w:rsidRPr="005C44B9">
              <w:rPr>
                <w:rFonts w:cs="B Lotus"/>
                <w:b w:val="0"/>
                <w:bCs w:val="0"/>
                <w:sz w:val="32"/>
                <w:szCs w:val="32"/>
                <w:rtl/>
              </w:rPr>
              <w:t xml:space="preserve"> </w:t>
            </w:r>
            <w:r w:rsidRPr="005C44B9">
              <w:rPr>
                <w:rFonts w:cs="B Lotus" w:hint="cs"/>
                <w:b w:val="0"/>
                <w:bCs w:val="0"/>
                <w:sz w:val="32"/>
                <w:szCs w:val="32"/>
                <w:rtl/>
              </w:rPr>
              <w:t>ام</w:t>
            </w:r>
            <w:r w:rsidRPr="005C44B9">
              <w:rPr>
                <w:rFonts w:cs="B Lotus"/>
                <w:b w:val="0"/>
                <w:bCs w:val="0"/>
                <w:sz w:val="32"/>
                <w:szCs w:val="32"/>
                <w:rtl/>
              </w:rPr>
              <w:t xml:space="preserve"> </w:t>
            </w:r>
            <w:r w:rsidRPr="005C44B9">
              <w:rPr>
                <w:rFonts w:cs="B Lotus" w:hint="cs"/>
                <w:b w:val="0"/>
                <w:bCs w:val="0"/>
                <w:sz w:val="32"/>
                <w:szCs w:val="32"/>
                <w:rtl/>
              </w:rPr>
              <w:t>سی</w:t>
            </w:r>
          </w:p>
        </w:tc>
        <w:tc>
          <w:tcPr>
            <w:tcW w:w="2250" w:type="dxa"/>
          </w:tcPr>
          <w:p w14:paraId="5AAB4499" w14:textId="1533F29E" w:rsidR="00083540" w:rsidRPr="005C44B9" w:rsidRDefault="00083540" w:rsidP="00083540">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392</w:t>
            </w:r>
          </w:p>
        </w:tc>
      </w:tr>
      <w:tr w:rsidR="00083540" w:rsidRPr="00D0268E" w14:paraId="3567BCA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5785B8F" w14:textId="0327C44A" w:rsidR="00083540" w:rsidRPr="005C44B9" w:rsidRDefault="00A87572" w:rsidP="0090522B">
            <w:pPr>
              <w:rPr>
                <w:rFonts w:cs="B Lotus"/>
                <w:b w:val="0"/>
                <w:bCs w:val="0"/>
                <w:sz w:val="32"/>
                <w:szCs w:val="32"/>
                <w:rtl/>
              </w:rPr>
            </w:pPr>
            <w:r w:rsidRPr="005C44B9">
              <w:rPr>
                <w:rFonts w:cs="B Lotus" w:hint="cs"/>
                <w:b w:val="0"/>
                <w:bCs w:val="0"/>
                <w:sz w:val="32"/>
                <w:szCs w:val="32"/>
                <w:rtl/>
              </w:rPr>
              <w:t>فیدلیتی</w:t>
            </w:r>
          </w:p>
        </w:tc>
        <w:tc>
          <w:tcPr>
            <w:tcW w:w="2250" w:type="dxa"/>
          </w:tcPr>
          <w:p w14:paraId="155D3FDD" w14:textId="0EE6F415" w:rsidR="00083540" w:rsidRPr="005C44B9" w:rsidRDefault="00083540" w:rsidP="00083540">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393</w:t>
            </w:r>
          </w:p>
        </w:tc>
      </w:tr>
      <w:tr w:rsidR="00083540" w:rsidRPr="00D0268E" w14:paraId="3EBDCC0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A7B4E8E" w14:textId="0C887225" w:rsidR="00083540" w:rsidRPr="005C44B9" w:rsidRDefault="00A87572" w:rsidP="0090522B">
            <w:pPr>
              <w:rPr>
                <w:rFonts w:cs="B Lotus"/>
                <w:b w:val="0"/>
                <w:bCs w:val="0"/>
                <w:sz w:val="32"/>
                <w:szCs w:val="32"/>
                <w:rtl/>
              </w:rPr>
            </w:pPr>
            <w:r w:rsidRPr="005C44B9">
              <w:rPr>
                <w:rFonts w:cs="B Lotus" w:hint="cs"/>
                <w:b w:val="0"/>
                <w:bCs w:val="0"/>
                <w:sz w:val="32"/>
                <w:szCs w:val="32"/>
                <w:rtl/>
              </w:rPr>
              <w:t>ناویگو</w:t>
            </w:r>
          </w:p>
        </w:tc>
        <w:tc>
          <w:tcPr>
            <w:tcW w:w="2250" w:type="dxa"/>
          </w:tcPr>
          <w:p w14:paraId="7781844F" w14:textId="02AE5014" w:rsidR="00083540" w:rsidRPr="005C44B9" w:rsidRDefault="00083540"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394</w:t>
            </w:r>
          </w:p>
        </w:tc>
      </w:tr>
      <w:tr w:rsidR="00083540" w:rsidRPr="00D0268E" w14:paraId="166BD6C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541E7D0" w14:textId="32B3BE66" w:rsidR="00083540" w:rsidRPr="005C44B9" w:rsidRDefault="00A87572" w:rsidP="0090522B">
            <w:pPr>
              <w:rPr>
                <w:rFonts w:cs="B Lotus"/>
                <w:b w:val="0"/>
                <w:bCs w:val="0"/>
                <w:sz w:val="32"/>
                <w:szCs w:val="32"/>
                <w:rtl/>
              </w:rPr>
            </w:pPr>
            <w:r w:rsidRPr="005C44B9">
              <w:rPr>
                <w:rFonts w:cs="B Lotus" w:hint="cs"/>
                <w:b w:val="0"/>
                <w:bCs w:val="0"/>
                <w:sz w:val="32"/>
                <w:szCs w:val="32"/>
                <w:rtl/>
              </w:rPr>
              <w:t>کامیون</w:t>
            </w:r>
            <w:r w:rsidRPr="005C44B9">
              <w:rPr>
                <w:rFonts w:cs="B Lotus"/>
                <w:b w:val="0"/>
                <w:bCs w:val="0"/>
                <w:sz w:val="32"/>
                <w:szCs w:val="32"/>
                <w:rtl/>
              </w:rPr>
              <w:t xml:space="preserve"> </w:t>
            </w:r>
            <w:r w:rsidRPr="005C44B9">
              <w:rPr>
                <w:rFonts w:cs="B Lotus" w:hint="cs"/>
                <w:b w:val="0"/>
                <w:bCs w:val="0"/>
                <w:sz w:val="32"/>
                <w:szCs w:val="32"/>
                <w:rtl/>
              </w:rPr>
              <w:t>کشنده</w:t>
            </w:r>
            <w:r w:rsidRPr="005C44B9">
              <w:rPr>
                <w:rFonts w:cs="B Lotus"/>
                <w:b w:val="0"/>
                <w:bCs w:val="0"/>
                <w:sz w:val="32"/>
                <w:szCs w:val="32"/>
                <w:rtl/>
              </w:rPr>
              <w:t xml:space="preserve"> </w:t>
            </w:r>
            <w:r w:rsidRPr="005C44B9">
              <w:rPr>
                <w:rFonts w:cs="B Lotus" w:hint="cs"/>
                <w:b w:val="0"/>
                <w:bCs w:val="0"/>
                <w:sz w:val="32"/>
                <w:szCs w:val="32"/>
                <w:rtl/>
              </w:rPr>
              <w:t>چنگ</w:t>
            </w:r>
            <w:r w:rsidRPr="005C44B9">
              <w:rPr>
                <w:rFonts w:cs="B Lotus"/>
                <w:b w:val="0"/>
                <w:bCs w:val="0"/>
                <w:sz w:val="32"/>
                <w:szCs w:val="32"/>
                <w:rtl/>
              </w:rPr>
              <w:t xml:space="preserve"> </w:t>
            </w:r>
            <w:r w:rsidRPr="005C44B9">
              <w:rPr>
                <w:rFonts w:cs="B Lotus" w:hint="cs"/>
                <w:b w:val="0"/>
                <w:bCs w:val="0"/>
                <w:sz w:val="32"/>
                <w:szCs w:val="32"/>
                <w:rtl/>
              </w:rPr>
              <w:t>لانگ</w:t>
            </w:r>
          </w:p>
        </w:tc>
        <w:tc>
          <w:tcPr>
            <w:tcW w:w="2250" w:type="dxa"/>
          </w:tcPr>
          <w:p w14:paraId="7C66FFAF" w14:textId="508401D9" w:rsidR="00083540" w:rsidRPr="005C44B9" w:rsidRDefault="00083540"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395</w:t>
            </w:r>
          </w:p>
        </w:tc>
      </w:tr>
      <w:tr w:rsidR="00083540" w:rsidRPr="00D0268E" w14:paraId="1E85DAE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355F74D" w14:textId="3B3A38FF" w:rsidR="00083540" w:rsidRPr="005C44B9" w:rsidRDefault="00A87572" w:rsidP="0090522B">
            <w:pPr>
              <w:rPr>
                <w:rFonts w:cs="B Lotus"/>
                <w:b w:val="0"/>
                <w:bCs w:val="0"/>
                <w:sz w:val="32"/>
                <w:szCs w:val="32"/>
                <w:rtl/>
              </w:rPr>
            </w:pPr>
            <w:r w:rsidRPr="005C44B9">
              <w:rPr>
                <w:rFonts w:cs="B Lotus" w:hint="cs"/>
                <w:b w:val="0"/>
                <w:bCs w:val="0"/>
                <w:sz w:val="32"/>
                <w:szCs w:val="32"/>
                <w:rtl/>
              </w:rPr>
              <w:t>چانا</w:t>
            </w:r>
          </w:p>
        </w:tc>
        <w:tc>
          <w:tcPr>
            <w:tcW w:w="2250" w:type="dxa"/>
          </w:tcPr>
          <w:p w14:paraId="03FD111B" w14:textId="704DFD53" w:rsidR="00083540" w:rsidRPr="005C44B9" w:rsidRDefault="00083540"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396</w:t>
            </w:r>
          </w:p>
        </w:tc>
      </w:tr>
      <w:tr w:rsidR="00083540" w:rsidRPr="00D0268E" w14:paraId="6032ACA0"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1C2006E" w14:textId="5AE2F2EE" w:rsidR="00083540" w:rsidRPr="005C44B9" w:rsidRDefault="00A87572" w:rsidP="0090522B">
            <w:pPr>
              <w:rPr>
                <w:rFonts w:cs="B Lotus"/>
                <w:b w:val="0"/>
                <w:bCs w:val="0"/>
                <w:sz w:val="32"/>
                <w:szCs w:val="32"/>
                <w:rtl/>
              </w:rPr>
            </w:pPr>
            <w:r w:rsidRPr="005C44B9">
              <w:rPr>
                <w:rFonts w:cs="B Lotus" w:hint="cs"/>
                <w:b w:val="0"/>
                <w:bCs w:val="0"/>
                <w:sz w:val="32"/>
                <w:szCs w:val="32"/>
                <w:rtl/>
              </w:rPr>
              <w:t>بلیزر</w:t>
            </w:r>
          </w:p>
        </w:tc>
        <w:tc>
          <w:tcPr>
            <w:tcW w:w="2250" w:type="dxa"/>
          </w:tcPr>
          <w:p w14:paraId="3A977A11" w14:textId="40D04D19" w:rsidR="00083540" w:rsidRPr="005C44B9" w:rsidRDefault="00083540"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397</w:t>
            </w:r>
          </w:p>
        </w:tc>
      </w:tr>
      <w:tr w:rsidR="00083540" w:rsidRPr="00D0268E" w14:paraId="4D4D448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ADD5106" w14:textId="745AD938" w:rsidR="00083540" w:rsidRPr="005C44B9" w:rsidRDefault="00261618" w:rsidP="0090522B">
            <w:pPr>
              <w:rPr>
                <w:rFonts w:cs="B Lotus"/>
                <w:b w:val="0"/>
                <w:bCs w:val="0"/>
                <w:sz w:val="32"/>
                <w:szCs w:val="32"/>
                <w:rtl/>
              </w:rPr>
            </w:pPr>
            <w:r w:rsidRPr="005C44B9">
              <w:rPr>
                <w:rFonts w:cs="B Lotus" w:hint="cs"/>
                <w:b w:val="0"/>
                <w:bCs w:val="0"/>
                <w:sz w:val="32"/>
                <w:szCs w:val="32"/>
                <w:rtl/>
              </w:rPr>
              <w:t>سینگر</w:t>
            </w:r>
          </w:p>
        </w:tc>
        <w:tc>
          <w:tcPr>
            <w:tcW w:w="2250" w:type="dxa"/>
          </w:tcPr>
          <w:p w14:paraId="6779F8DE" w14:textId="38881F39" w:rsidR="00083540" w:rsidRPr="005C44B9" w:rsidRDefault="00083540"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398</w:t>
            </w:r>
          </w:p>
        </w:tc>
      </w:tr>
      <w:tr w:rsidR="00083540" w:rsidRPr="00D0268E" w14:paraId="749F0BE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607FAC5" w14:textId="1394EFA6" w:rsidR="00083540" w:rsidRPr="005C44B9" w:rsidRDefault="00261618" w:rsidP="0090522B">
            <w:pPr>
              <w:rPr>
                <w:rFonts w:cs="B Lotus"/>
                <w:b w:val="0"/>
                <w:bCs w:val="0"/>
                <w:sz w:val="32"/>
                <w:szCs w:val="32"/>
                <w:rtl/>
              </w:rPr>
            </w:pPr>
            <w:r w:rsidRPr="005C44B9">
              <w:rPr>
                <w:rFonts w:cs="B Lotus" w:hint="cs"/>
                <w:b w:val="0"/>
                <w:bCs w:val="0"/>
                <w:sz w:val="32"/>
                <w:szCs w:val="32"/>
                <w:rtl/>
              </w:rPr>
              <w:t>تيلر</w:t>
            </w:r>
            <w:r w:rsidRPr="005C44B9">
              <w:rPr>
                <w:rFonts w:cs="B Lotus"/>
                <w:b w:val="0"/>
                <w:bCs w:val="0"/>
                <w:sz w:val="32"/>
                <w:szCs w:val="32"/>
                <w:rtl/>
              </w:rPr>
              <w:t xml:space="preserve"> </w:t>
            </w:r>
            <w:r w:rsidRPr="005C44B9">
              <w:rPr>
                <w:rFonts w:cs="B Lotus" w:hint="cs"/>
                <w:b w:val="0"/>
                <w:bCs w:val="0"/>
                <w:sz w:val="32"/>
                <w:szCs w:val="32"/>
                <w:rtl/>
              </w:rPr>
              <w:t>کلتيواتور</w:t>
            </w:r>
          </w:p>
        </w:tc>
        <w:tc>
          <w:tcPr>
            <w:tcW w:w="2250" w:type="dxa"/>
          </w:tcPr>
          <w:p w14:paraId="4B2C1143" w14:textId="5F02B2BB" w:rsidR="00083540" w:rsidRPr="005C44B9" w:rsidRDefault="00083540"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399</w:t>
            </w:r>
          </w:p>
        </w:tc>
      </w:tr>
      <w:tr w:rsidR="00083540" w:rsidRPr="00D0268E" w14:paraId="0EBC2CB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DDADE7A" w14:textId="5211532A" w:rsidR="00083540" w:rsidRPr="005C44B9" w:rsidRDefault="00261618" w:rsidP="0090522B">
            <w:pPr>
              <w:rPr>
                <w:rFonts w:cs="B Lotus"/>
                <w:b w:val="0"/>
                <w:bCs w:val="0"/>
                <w:sz w:val="32"/>
                <w:szCs w:val="32"/>
                <w:rtl/>
              </w:rPr>
            </w:pPr>
            <w:r w:rsidRPr="005C44B9">
              <w:rPr>
                <w:rFonts w:cs="B Lotus" w:hint="cs"/>
                <w:b w:val="0"/>
                <w:bCs w:val="0"/>
                <w:sz w:val="32"/>
                <w:szCs w:val="32"/>
                <w:rtl/>
              </w:rPr>
              <w:t>چاپر</w:t>
            </w:r>
          </w:p>
        </w:tc>
        <w:tc>
          <w:tcPr>
            <w:tcW w:w="2250" w:type="dxa"/>
          </w:tcPr>
          <w:p w14:paraId="0095D294" w14:textId="24559428" w:rsidR="00083540" w:rsidRPr="005C44B9" w:rsidRDefault="00083540"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400</w:t>
            </w:r>
          </w:p>
        </w:tc>
      </w:tr>
      <w:tr w:rsidR="00083540" w:rsidRPr="00D0268E" w14:paraId="3428AA1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8395D8F" w14:textId="169A312F" w:rsidR="00083540" w:rsidRPr="005C44B9" w:rsidRDefault="00261618" w:rsidP="0090522B">
            <w:pPr>
              <w:rPr>
                <w:rFonts w:cs="B Lotus"/>
                <w:b w:val="0"/>
                <w:bCs w:val="0"/>
                <w:sz w:val="32"/>
                <w:szCs w:val="32"/>
                <w:rtl/>
              </w:rPr>
            </w:pPr>
            <w:r w:rsidRPr="005C44B9">
              <w:rPr>
                <w:rFonts w:cs="B Lotus" w:hint="cs"/>
                <w:b w:val="0"/>
                <w:bCs w:val="0"/>
                <w:sz w:val="32"/>
                <w:szCs w:val="32"/>
                <w:rtl/>
              </w:rPr>
              <w:t>ایکاروس</w:t>
            </w:r>
          </w:p>
        </w:tc>
        <w:tc>
          <w:tcPr>
            <w:tcW w:w="2250" w:type="dxa"/>
          </w:tcPr>
          <w:p w14:paraId="4BC73427" w14:textId="21F29F9A" w:rsidR="00083540" w:rsidRPr="005C44B9" w:rsidRDefault="00083540"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401</w:t>
            </w:r>
          </w:p>
        </w:tc>
      </w:tr>
      <w:tr w:rsidR="00083540" w:rsidRPr="00D0268E" w14:paraId="0E9A2FC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76148696" w14:textId="3A874165" w:rsidR="00083540" w:rsidRPr="005C44B9" w:rsidRDefault="00261618" w:rsidP="0090522B">
            <w:pPr>
              <w:rPr>
                <w:rFonts w:cs="B Lotus"/>
                <w:b w:val="0"/>
                <w:bCs w:val="0"/>
                <w:sz w:val="32"/>
                <w:szCs w:val="32"/>
                <w:rtl/>
              </w:rPr>
            </w:pPr>
            <w:r w:rsidRPr="005C44B9">
              <w:rPr>
                <w:rFonts w:cs="B Lotus" w:hint="cs"/>
                <w:b w:val="0"/>
                <w:bCs w:val="0"/>
                <w:sz w:val="32"/>
                <w:szCs w:val="32"/>
                <w:rtl/>
              </w:rPr>
              <w:t>لندویند</w:t>
            </w:r>
          </w:p>
        </w:tc>
        <w:tc>
          <w:tcPr>
            <w:tcW w:w="2250" w:type="dxa"/>
          </w:tcPr>
          <w:p w14:paraId="0C7C10B9" w14:textId="4EBCA535" w:rsidR="00083540" w:rsidRPr="005C44B9" w:rsidRDefault="00083540"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402</w:t>
            </w:r>
          </w:p>
        </w:tc>
      </w:tr>
      <w:tr w:rsidR="00083540" w:rsidRPr="00D0268E" w14:paraId="177BB69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2D988DE" w14:textId="4F700B06" w:rsidR="00083540" w:rsidRPr="005C44B9" w:rsidRDefault="00261618" w:rsidP="0090522B">
            <w:pPr>
              <w:rPr>
                <w:rFonts w:cs="B Lotus"/>
                <w:b w:val="0"/>
                <w:bCs w:val="0"/>
                <w:sz w:val="32"/>
                <w:szCs w:val="32"/>
                <w:rtl/>
              </w:rPr>
            </w:pPr>
            <w:r w:rsidRPr="005C44B9">
              <w:rPr>
                <w:rFonts w:cs="B Lotus" w:hint="cs"/>
                <w:b w:val="0"/>
                <w:bCs w:val="0"/>
                <w:sz w:val="32"/>
                <w:szCs w:val="32"/>
                <w:rtl/>
              </w:rPr>
              <w:t>سویست</w:t>
            </w:r>
          </w:p>
        </w:tc>
        <w:tc>
          <w:tcPr>
            <w:tcW w:w="2250" w:type="dxa"/>
          </w:tcPr>
          <w:p w14:paraId="1E64AE34" w14:textId="418CEE5D" w:rsidR="00083540" w:rsidRPr="005C44B9" w:rsidRDefault="00083540"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403</w:t>
            </w:r>
          </w:p>
        </w:tc>
      </w:tr>
      <w:tr w:rsidR="00083540" w:rsidRPr="00D0268E" w14:paraId="7191484C"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200FEE4" w14:textId="05B60A09" w:rsidR="00083540" w:rsidRPr="005C44B9" w:rsidRDefault="00261618" w:rsidP="0090522B">
            <w:pPr>
              <w:rPr>
                <w:rFonts w:cs="B Lotus"/>
                <w:b w:val="0"/>
                <w:bCs w:val="0"/>
                <w:sz w:val="32"/>
                <w:szCs w:val="32"/>
                <w:rtl/>
              </w:rPr>
            </w:pPr>
            <w:r w:rsidRPr="005C44B9">
              <w:rPr>
                <w:rFonts w:cs="B Lotus" w:hint="cs"/>
                <w:b w:val="0"/>
                <w:bCs w:val="0"/>
                <w:sz w:val="32"/>
                <w:szCs w:val="32"/>
                <w:rtl/>
              </w:rPr>
              <w:t>یوازپاتریوت</w:t>
            </w:r>
          </w:p>
        </w:tc>
        <w:tc>
          <w:tcPr>
            <w:tcW w:w="2250" w:type="dxa"/>
          </w:tcPr>
          <w:p w14:paraId="6B3F2C3E" w14:textId="71C2444C" w:rsidR="00083540" w:rsidRPr="005C44B9" w:rsidRDefault="00083540"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404</w:t>
            </w:r>
          </w:p>
        </w:tc>
      </w:tr>
      <w:tr w:rsidR="00083540" w:rsidRPr="00D0268E" w14:paraId="6E07059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5715017" w14:textId="3F894659" w:rsidR="00083540" w:rsidRPr="005C44B9" w:rsidRDefault="00261618" w:rsidP="0090522B">
            <w:pPr>
              <w:rPr>
                <w:rFonts w:cs="B Lotus"/>
                <w:b w:val="0"/>
                <w:bCs w:val="0"/>
                <w:sz w:val="32"/>
                <w:szCs w:val="32"/>
                <w:rtl/>
              </w:rPr>
            </w:pPr>
            <w:r w:rsidRPr="005C44B9">
              <w:rPr>
                <w:rFonts w:cs="B Lotus" w:hint="cs"/>
                <w:b w:val="0"/>
                <w:bCs w:val="0"/>
                <w:sz w:val="32"/>
                <w:szCs w:val="32"/>
                <w:rtl/>
              </w:rPr>
              <w:t>کامیونت</w:t>
            </w:r>
            <w:r w:rsidRPr="005C44B9">
              <w:rPr>
                <w:rFonts w:cs="B Lotus"/>
                <w:b w:val="0"/>
                <w:bCs w:val="0"/>
                <w:sz w:val="32"/>
                <w:szCs w:val="32"/>
                <w:rtl/>
              </w:rPr>
              <w:t xml:space="preserve"> </w:t>
            </w:r>
            <w:r w:rsidRPr="005C44B9">
              <w:rPr>
                <w:rFonts w:cs="B Lotus" w:hint="cs"/>
                <w:b w:val="0"/>
                <w:bCs w:val="0"/>
                <w:sz w:val="32"/>
                <w:szCs w:val="32"/>
                <w:rtl/>
              </w:rPr>
              <w:t>فورس</w:t>
            </w:r>
          </w:p>
        </w:tc>
        <w:tc>
          <w:tcPr>
            <w:tcW w:w="2250" w:type="dxa"/>
          </w:tcPr>
          <w:p w14:paraId="171A7BAB" w14:textId="655EDB1C" w:rsidR="00083540" w:rsidRPr="005C44B9" w:rsidRDefault="00083540"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405</w:t>
            </w:r>
          </w:p>
        </w:tc>
      </w:tr>
      <w:tr w:rsidR="00083540" w:rsidRPr="00D0268E" w14:paraId="04870DF4"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00244CC" w14:textId="792CBAF5" w:rsidR="00083540" w:rsidRPr="005C44B9" w:rsidRDefault="00261618" w:rsidP="0090522B">
            <w:pPr>
              <w:rPr>
                <w:rFonts w:cs="B Lotus"/>
                <w:b w:val="0"/>
                <w:bCs w:val="0"/>
                <w:sz w:val="32"/>
                <w:szCs w:val="32"/>
                <w:rtl/>
              </w:rPr>
            </w:pPr>
            <w:r w:rsidRPr="005C44B9">
              <w:rPr>
                <w:rFonts w:cs="B Lotus" w:hint="cs"/>
                <w:b w:val="0"/>
                <w:bCs w:val="0"/>
                <w:sz w:val="32"/>
                <w:szCs w:val="32"/>
                <w:rtl/>
              </w:rPr>
              <w:t>کامیونت</w:t>
            </w:r>
            <w:r w:rsidRPr="005C44B9">
              <w:rPr>
                <w:rFonts w:cs="B Lotus"/>
                <w:b w:val="0"/>
                <w:bCs w:val="0"/>
                <w:sz w:val="32"/>
                <w:szCs w:val="32"/>
                <w:rtl/>
              </w:rPr>
              <w:t xml:space="preserve"> </w:t>
            </w:r>
            <w:r w:rsidRPr="005C44B9">
              <w:rPr>
                <w:rFonts w:cs="B Lotus" w:hint="cs"/>
                <w:b w:val="0"/>
                <w:bCs w:val="0"/>
                <w:sz w:val="32"/>
                <w:szCs w:val="32"/>
                <w:rtl/>
              </w:rPr>
              <w:t>شیلر</w:t>
            </w:r>
          </w:p>
        </w:tc>
        <w:tc>
          <w:tcPr>
            <w:tcW w:w="2250" w:type="dxa"/>
          </w:tcPr>
          <w:p w14:paraId="62161741" w14:textId="4007E946" w:rsidR="00083540" w:rsidRPr="005C44B9" w:rsidRDefault="00083540"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406</w:t>
            </w:r>
          </w:p>
        </w:tc>
      </w:tr>
      <w:tr w:rsidR="00083540" w:rsidRPr="00D0268E" w14:paraId="65F8E13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70E2FD0" w14:textId="6BFCFED9" w:rsidR="00083540" w:rsidRPr="005C44B9" w:rsidRDefault="00261618" w:rsidP="0090522B">
            <w:pPr>
              <w:rPr>
                <w:rFonts w:cs="B Lotus"/>
                <w:b w:val="0"/>
                <w:bCs w:val="0"/>
                <w:sz w:val="32"/>
                <w:szCs w:val="32"/>
                <w:rtl/>
              </w:rPr>
            </w:pPr>
            <w:r w:rsidRPr="005C44B9">
              <w:rPr>
                <w:rFonts w:cs="B Lotus" w:hint="cs"/>
                <w:b w:val="0"/>
                <w:bCs w:val="0"/>
                <w:sz w:val="32"/>
                <w:szCs w:val="32"/>
                <w:rtl/>
              </w:rPr>
              <w:t>مینی</w:t>
            </w:r>
            <w:r w:rsidRPr="005C44B9">
              <w:rPr>
                <w:rFonts w:cs="B Lotus"/>
                <w:b w:val="0"/>
                <w:bCs w:val="0"/>
                <w:sz w:val="32"/>
                <w:szCs w:val="32"/>
                <w:rtl/>
              </w:rPr>
              <w:t xml:space="preserve"> </w:t>
            </w:r>
            <w:r w:rsidRPr="005C44B9">
              <w:rPr>
                <w:rFonts w:cs="B Lotus" w:hint="cs"/>
                <w:b w:val="0"/>
                <w:bCs w:val="0"/>
                <w:sz w:val="32"/>
                <w:szCs w:val="32"/>
                <w:rtl/>
              </w:rPr>
              <w:t>بوس</w:t>
            </w:r>
            <w:r w:rsidRPr="005C44B9">
              <w:rPr>
                <w:rFonts w:cs="B Lotus"/>
                <w:b w:val="0"/>
                <w:bCs w:val="0"/>
                <w:sz w:val="32"/>
                <w:szCs w:val="32"/>
                <w:rtl/>
              </w:rPr>
              <w:t xml:space="preserve"> </w:t>
            </w:r>
            <w:r w:rsidRPr="005C44B9">
              <w:rPr>
                <w:rFonts w:cs="B Lotus" w:hint="cs"/>
                <w:b w:val="0"/>
                <w:bCs w:val="0"/>
                <w:sz w:val="32"/>
                <w:szCs w:val="32"/>
                <w:rtl/>
              </w:rPr>
              <w:t>شیلر</w:t>
            </w:r>
          </w:p>
        </w:tc>
        <w:tc>
          <w:tcPr>
            <w:tcW w:w="2250" w:type="dxa"/>
          </w:tcPr>
          <w:p w14:paraId="564D13AE" w14:textId="65411272" w:rsidR="00083540" w:rsidRPr="005C44B9" w:rsidRDefault="00083540"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407</w:t>
            </w:r>
          </w:p>
        </w:tc>
      </w:tr>
      <w:tr w:rsidR="00083540" w:rsidRPr="00D0268E" w14:paraId="1706E3B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7D7B2C8" w14:textId="05BC33E8" w:rsidR="00083540" w:rsidRPr="005C44B9" w:rsidRDefault="00261618" w:rsidP="0090522B">
            <w:pPr>
              <w:rPr>
                <w:rFonts w:cs="B Lotus"/>
                <w:b w:val="0"/>
                <w:bCs w:val="0"/>
                <w:sz w:val="32"/>
                <w:szCs w:val="32"/>
                <w:rtl/>
              </w:rPr>
            </w:pPr>
            <w:r w:rsidRPr="005C44B9">
              <w:rPr>
                <w:rFonts w:cs="B Lotus" w:hint="cs"/>
                <w:b w:val="0"/>
                <w:bCs w:val="0"/>
                <w:sz w:val="32"/>
                <w:szCs w:val="32"/>
                <w:rtl/>
              </w:rPr>
              <w:t>کامیون</w:t>
            </w:r>
            <w:r w:rsidRPr="005C44B9">
              <w:rPr>
                <w:rFonts w:cs="B Lotus"/>
                <w:b w:val="0"/>
                <w:bCs w:val="0"/>
                <w:sz w:val="32"/>
                <w:szCs w:val="32"/>
                <w:rtl/>
              </w:rPr>
              <w:t xml:space="preserve"> </w:t>
            </w:r>
            <w:r w:rsidRPr="005C44B9">
              <w:rPr>
                <w:rFonts w:cs="B Lotus" w:hint="cs"/>
                <w:b w:val="0"/>
                <w:bCs w:val="0"/>
                <w:sz w:val="32"/>
                <w:szCs w:val="32"/>
                <w:rtl/>
              </w:rPr>
              <w:t>یوجین</w:t>
            </w:r>
          </w:p>
        </w:tc>
        <w:tc>
          <w:tcPr>
            <w:tcW w:w="2250" w:type="dxa"/>
          </w:tcPr>
          <w:p w14:paraId="48F26B30" w14:textId="30DDDE51" w:rsidR="00083540" w:rsidRPr="005C44B9" w:rsidRDefault="00083540"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408</w:t>
            </w:r>
          </w:p>
        </w:tc>
      </w:tr>
      <w:tr w:rsidR="00083540" w:rsidRPr="00D0268E" w14:paraId="6D16EA4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6AD7005" w14:textId="44E7DBF9" w:rsidR="00083540" w:rsidRPr="005C44B9" w:rsidRDefault="00261618" w:rsidP="0090522B">
            <w:pPr>
              <w:rPr>
                <w:rFonts w:cs="B Lotus"/>
                <w:b w:val="0"/>
                <w:bCs w:val="0"/>
                <w:sz w:val="32"/>
                <w:szCs w:val="32"/>
                <w:rtl/>
              </w:rPr>
            </w:pPr>
            <w:r w:rsidRPr="005C44B9">
              <w:rPr>
                <w:rFonts w:cs="B Lotus" w:hint="cs"/>
                <w:b w:val="0"/>
                <w:bCs w:val="0"/>
                <w:sz w:val="32"/>
                <w:szCs w:val="32"/>
                <w:rtl/>
              </w:rPr>
              <w:t>دافران</w:t>
            </w:r>
          </w:p>
        </w:tc>
        <w:tc>
          <w:tcPr>
            <w:tcW w:w="2250" w:type="dxa"/>
          </w:tcPr>
          <w:p w14:paraId="66AF45D5" w14:textId="2247263E" w:rsidR="00083540" w:rsidRPr="005C44B9" w:rsidRDefault="00083540" w:rsidP="0090522B">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409</w:t>
            </w:r>
          </w:p>
        </w:tc>
      </w:tr>
      <w:tr w:rsidR="00083540" w:rsidRPr="00D0268E" w14:paraId="300ED05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70E9E44" w14:textId="55559895" w:rsidR="00083540" w:rsidRPr="005C44B9" w:rsidRDefault="00261618" w:rsidP="0090522B">
            <w:pPr>
              <w:rPr>
                <w:rFonts w:cs="B Lotus"/>
                <w:b w:val="0"/>
                <w:bCs w:val="0"/>
                <w:sz w:val="32"/>
                <w:szCs w:val="32"/>
                <w:rtl/>
              </w:rPr>
            </w:pPr>
            <w:r w:rsidRPr="005C44B9">
              <w:rPr>
                <w:rFonts w:cs="B Lotus" w:hint="cs"/>
                <w:b w:val="0"/>
                <w:bCs w:val="0"/>
                <w:sz w:val="32"/>
                <w:szCs w:val="32"/>
                <w:rtl/>
              </w:rPr>
              <w:t>دیما</w:t>
            </w:r>
          </w:p>
        </w:tc>
        <w:tc>
          <w:tcPr>
            <w:tcW w:w="2250" w:type="dxa"/>
          </w:tcPr>
          <w:p w14:paraId="76DA4ED2" w14:textId="1DA61CEB" w:rsidR="00083540" w:rsidRPr="005C44B9" w:rsidRDefault="00083540" w:rsidP="0090522B">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410</w:t>
            </w:r>
          </w:p>
        </w:tc>
      </w:tr>
      <w:tr w:rsidR="00F06C9A" w:rsidRPr="00D0268E" w14:paraId="2454B3D6"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7C02AFA" w14:textId="5F226CED" w:rsidR="00F06C9A" w:rsidRPr="005C44B9" w:rsidRDefault="00F06C9A" w:rsidP="00F06C9A">
            <w:pPr>
              <w:rPr>
                <w:rFonts w:cs="B Lotus"/>
                <w:b w:val="0"/>
                <w:bCs w:val="0"/>
                <w:sz w:val="32"/>
                <w:szCs w:val="32"/>
                <w:rtl/>
              </w:rPr>
            </w:pPr>
            <w:r w:rsidRPr="005C44B9">
              <w:rPr>
                <w:rFonts w:cs="B Lotus" w:hint="cs"/>
                <w:b w:val="0"/>
                <w:bCs w:val="0"/>
                <w:sz w:val="32"/>
                <w:szCs w:val="32"/>
                <w:rtl/>
              </w:rPr>
              <w:t>میتسوبیشی گالانت</w:t>
            </w:r>
          </w:p>
        </w:tc>
        <w:tc>
          <w:tcPr>
            <w:tcW w:w="2250" w:type="dxa"/>
          </w:tcPr>
          <w:p w14:paraId="523DB4FA" w14:textId="310FDBAE"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411</w:t>
            </w:r>
          </w:p>
        </w:tc>
      </w:tr>
      <w:tr w:rsidR="00F06C9A" w:rsidRPr="00D0268E" w14:paraId="62F44C4D"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88A774C" w14:textId="512019F6" w:rsidR="00F06C9A" w:rsidRPr="005C44B9" w:rsidRDefault="00F06C9A" w:rsidP="00F06C9A">
            <w:pPr>
              <w:rPr>
                <w:rFonts w:cs="B Lotus"/>
                <w:b w:val="0"/>
                <w:bCs w:val="0"/>
                <w:sz w:val="32"/>
                <w:szCs w:val="32"/>
                <w:rtl/>
              </w:rPr>
            </w:pPr>
            <w:r w:rsidRPr="005C44B9">
              <w:rPr>
                <w:rFonts w:cs="B Lotus" w:hint="cs"/>
                <w:b w:val="0"/>
                <w:bCs w:val="0"/>
                <w:sz w:val="32"/>
                <w:szCs w:val="32"/>
                <w:rtl/>
              </w:rPr>
              <w:lastRenderedPageBreak/>
              <w:t>یونیماگ</w:t>
            </w:r>
          </w:p>
        </w:tc>
        <w:tc>
          <w:tcPr>
            <w:tcW w:w="2250" w:type="dxa"/>
          </w:tcPr>
          <w:p w14:paraId="630F747A" w14:textId="3EF31B27"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412</w:t>
            </w:r>
          </w:p>
        </w:tc>
      </w:tr>
      <w:tr w:rsidR="00F06C9A" w:rsidRPr="00D0268E" w14:paraId="5AA1BEEA"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321116F" w14:textId="0A261078" w:rsidR="00F06C9A" w:rsidRPr="005C44B9" w:rsidRDefault="00F06C9A" w:rsidP="00F06C9A">
            <w:pPr>
              <w:rPr>
                <w:rFonts w:cs="B Lotus"/>
                <w:b w:val="0"/>
                <w:bCs w:val="0"/>
                <w:sz w:val="32"/>
                <w:szCs w:val="32"/>
                <w:rtl/>
              </w:rPr>
            </w:pPr>
            <w:r w:rsidRPr="005C44B9">
              <w:rPr>
                <w:rFonts w:cs="B Lotus" w:hint="cs"/>
                <w:b w:val="0"/>
                <w:bCs w:val="0"/>
                <w:sz w:val="32"/>
                <w:szCs w:val="32"/>
                <w:rtl/>
              </w:rPr>
              <w:t>استودبیکر</w:t>
            </w:r>
          </w:p>
        </w:tc>
        <w:tc>
          <w:tcPr>
            <w:tcW w:w="2250" w:type="dxa"/>
          </w:tcPr>
          <w:p w14:paraId="26A6734B" w14:textId="2621D35E"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413</w:t>
            </w:r>
          </w:p>
        </w:tc>
      </w:tr>
      <w:tr w:rsidR="00F06C9A" w:rsidRPr="00D0268E" w14:paraId="32B1FE4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BBBAD7B" w14:textId="7175EEE5" w:rsidR="00F06C9A" w:rsidRPr="005C44B9" w:rsidRDefault="00F06C9A" w:rsidP="00F06C9A">
            <w:pPr>
              <w:rPr>
                <w:rFonts w:cs="B Lotus"/>
                <w:b w:val="0"/>
                <w:bCs w:val="0"/>
                <w:sz w:val="32"/>
                <w:szCs w:val="32"/>
                <w:rtl/>
              </w:rPr>
            </w:pPr>
            <w:r w:rsidRPr="005C44B9">
              <w:rPr>
                <w:rFonts w:cs="B Lotus" w:hint="cs"/>
                <w:b w:val="0"/>
                <w:bCs w:val="0"/>
                <w:sz w:val="32"/>
                <w:szCs w:val="32"/>
                <w:rtl/>
              </w:rPr>
              <w:t>آهو</w:t>
            </w:r>
          </w:p>
        </w:tc>
        <w:tc>
          <w:tcPr>
            <w:tcW w:w="2250" w:type="dxa"/>
          </w:tcPr>
          <w:p w14:paraId="79FB2471" w14:textId="482F3549"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414</w:t>
            </w:r>
          </w:p>
        </w:tc>
      </w:tr>
      <w:tr w:rsidR="00F06C9A" w:rsidRPr="00D0268E" w14:paraId="4BABE24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16CE79E" w14:textId="1C15ABF8" w:rsidR="00F06C9A" w:rsidRPr="005C44B9" w:rsidRDefault="00F06C9A" w:rsidP="00F06C9A">
            <w:pPr>
              <w:rPr>
                <w:rFonts w:cs="B Lotus"/>
                <w:b w:val="0"/>
                <w:bCs w:val="0"/>
                <w:sz w:val="32"/>
                <w:szCs w:val="32"/>
                <w:rtl/>
              </w:rPr>
            </w:pPr>
            <w:r w:rsidRPr="005C44B9">
              <w:rPr>
                <w:rFonts w:cs="B Lotus" w:hint="cs"/>
                <w:b w:val="0"/>
                <w:bCs w:val="0"/>
                <w:sz w:val="32"/>
                <w:szCs w:val="32"/>
                <w:rtl/>
              </w:rPr>
              <w:t>بالابر</w:t>
            </w:r>
          </w:p>
        </w:tc>
        <w:tc>
          <w:tcPr>
            <w:tcW w:w="2250" w:type="dxa"/>
          </w:tcPr>
          <w:p w14:paraId="19FE4BBA" w14:textId="6019B467"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415</w:t>
            </w:r>
          </w:p>
        </w:tc>
      </w:tr>
      <w:tr w:rsidR="00F06C9A" w:rsidRPr="00D0268E" w14:paraId="2F172CF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EF42D92" w14:textId="2723B0B5" w:rsidR="00F06C9A" w:rsidRPr="005C44B9" w:rsidRDefault="00F06C9A" w:rsidP="00F06C9A">
            <w:pPr>
              <w:rPr>
                <w:rFonts w:cs="B Lotus"/>
                <w:b w:val="0"/>
                <w:bCs w:val="0"/>
                <w:sz w:val="32"/>
                <w:szCs w:val="32"/>
                <w:rtl/>
              </w:rPr>
            </w:pPr>
            <w:r w:rsidRPr="005C44B9">
              <w:rPr>
                <w:rFonts w:cs="B Lotus" w:hint="cs"/>
                <w:b w:val="0"/>
                <w:bCs w:val="0"/>
                <w:sz w:val="32"/>
                <w:szCs w:val="32"/>
                <w:rtl/>
              </w:rPr>
              <w:t>پرادو</w:t>
            </w:r>
          </w:p>
        </w:tc>
        <w:tc>
          <w:tcPr>
            <w:tcW w:w="2250" w:type="dxa"/>
          </w:tcPr>
          <w:p w14:paraId="4884F0D0" w14:textId="51CE8C24"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416</w:t>
            </w:r>
          </w:p>
        </w:tc>
      </w:tr>
      <w:tr w:rsidR="00F06C9A" w:rsidRPr="00D0268E" w14:paraId="1ED51DDA"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4244818" w14:textId="70E7038B" w:rsidR="00F06C9A" w:rsidRPr="005C44B9" w:rsidRDefault="00F06C9A" w:rsidP="00F06C9A">
            <w:pPr>
              <w:rPr>
                <w:rFonts w:cs="B Lotus"/>
                <w:b w:val="0"/>
                <w:bCs w:val="0"/>
                <w:sz w:val="32"/>
                <w:szCs w:val="32"/>
                <w:rtl/>
              </w:rPr>
            </w:pPr>
            <w:r w:rsidRPr="005C44B9">
              <w:rPr>
                <w:rFonts w:cs="B Lotus" w:hint="cs"/>
                <w:b w:val="0"/>
                <w:bCs w:val="0"/>
                <w:sz w:val="32"/>
                <w:szCs w:val="32"/>
                <w:rtl/>
              </w:rPr>
              <w:t>درخت کن</w:t>
            </w:r>
          </w:p>
        </w:tc>
        <w:tc>
          <w:tcPr>
            <w:tcW w:w="2250" w:type="dxa"/>
          </w:tcPr>
          <w:p w14:paraId="7EEE80EE" w14:textId="56A0AF9A"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417</w:t>
            </w:r>
          </w:p>
        </w:tc>
      </w:tr>
      <w:tr w:rsidR="00F06C9A" w:rsidRPr="00D0268E" w14:paraId="535C98D7"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D5C6D21" w14:textId="2260503E" w:rsidR="00F06C9A" w:rsidRPr="005C44B9" w:rsidRDefault="00F06C9A" w:rsidP="00F06C9A">
            <w:pPr>
              <w:rPr>
                <w:rFonts w:cs="B Lotus"/>
                <w:b w:val="0"/>
                <w:bCs w:val="0"/>
                <w:sz w:val="32"/>
                <w:szCs w:val="32"/>
                <w:rtl/>
              </w:rPr>
            </w:pPr>
            <w:r w:rsidRPr="005C44B9">
              <w:rPr>
                <w:rFonts w:cs="B Lotus" w:hint="cs"/>
                <w:b w:val="0"/>
                <w:bCs w:val="0"/>
                <w:sz w:val="32"/>
                <w:szCs w:val="32"/>
                <w:rtl/>
              </w:rPr>
              <w:t>دروگرنیشکر</w:t>
            </w:r>
          </w:p>
        </w:tc>
        <w:tc>
          <w:tcPr>
            <w:tcW w:w="2250" w:type="dxa"/>
          </w:tcPr>
          <w:p w14:paraId="1DD36F2B" w14:textId="38C1F043"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418</w:t>
            </w:r>
          </w:p>
        </w:tc>
      </w:tr>
      <w:tr w:rsidR="00F06C9A" w:rsidRPr="00D0268E" w14:paraId="5CD8162F"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1B540E5D" w14:textId="68D7EDDA" w:rsidR="00F06C9A" w:rsidRPr="005C44B9" w:rsidRDefault="00F06C9A" w:rsidP="00F06C9A">
            <w:pPr>
              <w:rPr>
                <w:rFonts w:cs="B Lotus"/>
                <w:b w:val="0"/>
                <w:bCs w:val="0"/>
                <w:sz w:val="32"/>
                <w:szCs w:val="32"/>
                <w:rtl/>
              </w:rPr>
            </w:pPr>
            <w:r w:rsidRPr="005C44B9">
              <w:rPr>
                <w:rFonts w:cs="B Lotus" w:hint="cs"/>
                <w:b w:val="0"/>
                <w:bCs w:val="0"/>
                <w:sz w:val="32"/>
                <w:szCs w:val="32"/>
                <w:rtl/>
              </w:rPr>
              <w:t>دکاو</w:t>
            </w:r>
          </w:p>
        </w:tc>
        <w:tc>
          <w:tcPr>
            <w:tcW w:w="2250" w:type="dxa"/>
          </w:tcPr>
          <w:p w14:paraId="02B7B645" w14:textId="7B0DC033"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419</w:t>
            </w:r>
          </w:p>
        </w:tc>
      </w:tr>
      <w:tr w:rsidR="00F06C9A" w:rsidRPr="00D0268E" w14:paraId="5A1D4E42"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A803436" w14:textId="315023ED" w:rsidR="00F06C9A" w:rsidRPr="005C44B9" w:rsidRDefault="00F06C9A" w:rsidP="00F06C9A">
            <w:pPr>
              <w:rPr>
                <w:rFonts w:cs="B Lotus"/>
                <w:b w:val="0"/>
                <w:bCs w:val="0"/>
                <w:sz w:val="32"/>
                <w:szCs w:val="32"/>
                <w:rtl/>
              </w:rPr>
            </w:pPr>
            <w:r w:rsidRPr="005C44B9">
              <w:rPr>
                <w:rFonts w:cs="B Lotus" w:hint="cs"/>
                <w:b w:val="0"/>
                <w:bCs w:val="0"/>
                <w:sz w:val="32"/>
                <w:szCs w:val="32"/>
                <w:rtl/>
              </w:rPr>
              <w:t>برلیت</w:t>
            </w:r>
          </w:p>
        </w:tc>
        <w:tc>
          <w:tcPr>
            <w:tcW w:w="2250" w:type="dxa"/>
          </w:tcPr>
          <w:p w14:paraId="135FB7DD" w14:textId="2980FC14"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420</w:t>
            </w:r>
          </w:p>
        </w:tc>
      </w:tr>
      <w:tr w:rsidR="00F06C9A" w:rsidRPr="00D0268E" w14:paraId="29FBFA6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2934247" w14:textId="42C128DD" w:rsidR="00F06C9A" w:rsidRPr="005C44B9" w:rsidRDefault="00F06C9A" w:rsidP="00F06C9A">
            <w:pPr>
              <w:rPr>
                <w:rFonts w:cs="B Lotus"/>
                <w:b w:val="0"/>
                <w:bCs w:val="0"/>
                <w:sz w:val="32"/>
                <w:szCs w:val="32"/>
                <w:rtl/>
              </w:rPr>
            </w:pPr>
            <w:r w:rsidRPr="005C44B9">
              <w:rPr>
                <w:rFonts w:cs="B Lotus" w:hint="cs"/>
                <w:b w:val="0"/>
                <w:bCs w:val="0"/>
                <w:sz w:val="32"/>
                <w:szCs w:val="32"/>
                <w:rtl/>
              </w:rPr>
              <w:t>میتسوبیشی لنسر</w:t>
            </w:r>
          </w:p>
        </w:tc>
        <w:tc>
          <w:tcPr>
            <w:tcW w:w="2250" w:type="dxa"/>
          </w:tcPr>
          <w:p w14:paraId="266273AA" w14:textId="53B10046"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421</w:t>
            </w:r>
          </w:p>
        </w:tc>
      </w:tr>
      <w:tr w:rsidR="00F06C9A" w:rsidRPr="00D0268E" w14:paraId="1BB02EC6"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B4FD3F1" w14:textId="50FF1E05" w:rsidR="00F06C9A" w:rsidRPr="005C44B9" w:rsidRDefault="00F06C9A" w:rsidP="00F06C9A">
            <w:pPr>
              <w:rPr>
                <w:rFonts w:cs="B Lotus"/>
                <w:b w:val="0"/>
                <w:bCs w:val="0"/>
                <w:sz w:val="32"/>
                <w:szCs w:val="32"/>
                <w:rtl/>
              </w:rPr>
            </w:pPr>
            <w:r w:rsidRPr="005C44B9">
              <w:rPr>
                <w:rFonts w:cs="B Lotus" w:hint="cs"/>
                <w:b w:val="0"/>
                <w:bCs w:val="0"/>
                <w:sz w:val="32"/>
                <w:szCs w:val="32"/>
                <w:rtl/>
              </w:rPr>
              <w:t>مركوری</w:t>
            </w:r>
          </w:p>
        </w:tc>
        <w:tc>
          <w:tcPr>
            <w:tcW w:w="2250" w:type="dxa"/>
          </w:tcPr>
          <w:p w14:paraId="30828EE2" w14:textId="666C740D"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422</w:t>
            </w:r>
          </w:p>
        </w:tc>
      </w:tr>
      <w:tr w:rsidR="00F06C9A" w:rsidRPr="00D0268E" w14:paraId="27DB348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3E1EDF3" w14:textId="1F7AF13E" w:rsidR="00F06C9A" w:rsidRPr="005C44B9" w:rsidRDefault="00F06C9A" w:rsidP="00F06C9A">
            <w:pPr>
              <w:rPr>
                <w:rFonts w:cs="B Lotus"/>
                <w:b w:val="0"/>
                <w:bCs w:val="0"/>
                <w:sz w:val="32"/>
                <w:szCs w:val="32"/>
                <w:rtl/>
              </w:rPr>
            </w:pPr>
            <w:r w:rsidRPr="005C44B9">
              <w:rPr>
                <w:rFonts w:cs="B Lotus" w:hint="cs"/>
                <w:b w:val="0"/>
                <w:bCs w:val="0"/>
                <w:sz w:val="32"/>
                <w:szCs w:val="32"/>
                <w:rtl/>
              </w:rPr>
              <w:t>پاترول</w:t>
            </w:r>
          </w:p>
        </w:tc>
        <w:tc>
          <w:tcPr>
            <w:tcW w:w="2250" w:type="dxa"/>
          </w:tcPr>
          <w:p w14:paraId="7D726009" w14:textId="2192FF04"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423</w:t>
            </w:r>
          </w:p>
        </w:tc>
      </w:tr>
      <w:tr w:rsidR="00F06C9A" w:rsidRPr="00D0268E" w14:paraId="03D7C4C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FE2B354" w14:textId="07A4DEDD" w:rsidR="00F06C9A" w:rsidRPr="005C44B9" w:rsidRDefault="00F06C9A" w:rsidP="00F06C9A">
            <w:pPr>
              <w:rPr>
                <w:rFonts w:cs="B Lotus"/>
                <w:b w:val="0"/>
                <w:bCs w:val="0"/>
                <w:sz w:val="32"/>
                <w:szCs w:val="32"/>
                <w:rtl/>
              </w:rPr>
            </w:pPr>
            <w:r w:rsidRPr="005C44B9">
              <w:rPr>
                <w:rFonts w:cs="B Lotus" w:hint="cs"/>
                <w:b w:val="0"/>
                <w:bCs w:val="0"/>
                <w:sz w:val="32"/>
                <w:szCs w:val="32"/>
                <w:rtl/>
              </w:rPr>
              <w:t>وانت باردو</w:t>
            </w:r>
          </w:p>
        </w:tc>
        <w:tc>
          <w:tcPr>
            <w:tcW w:w="2250" w:type="dxa"/>
          </w:tcPr>
          <w:p w14:paraId="67069D91" w14:textId="73357502"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424</w:t>
            </w:r>
          </w:p>
        </w:tc>
      </w:tr>
      <w:tr w:rsidR="00F06C9A" w:rsidRPr="00D0268E" w14:paraId="2FE9FB13"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774D8D1" w14:textId="3E51C8F1" w:rsidR="00F06C9A" w:rsidRPr="005C44B9" w:rsidRDefault="00F06C9A" w:rsidP="00F06C9A">
            <w:pPr>
              <w:rPr>
                <w:rFonts w:cs="B Lotus"/>
                <w:b w:val="0"/>
                <w:bCs w:val="0"/>
                <w:sz w:val="32"/>
                <w:szCs w:val="32"/>
                <w:rtl/>
              </w:rPr>
            </w:pPr>
            <w:r w:rsidRPr="005C44B9">
              <w:rPr>
                <w:rFonts w:cs="B Lotus" w:hint="cs"/>
                <w:b w:val="0"/>
                <w:bCs w:val="0"/>
                <w:sz w:val="32"/>
                <w:szCs w:val="32"/>
                <w:rtl/>
              </w:rPr>
              <w:t>وانت نیسان دی ایكس</w:t>
            </w:r>
          </w:p>
        </w:tc>
        <w:tc>
          <w:tcPr>
            <w:tcW w:w="2250" w:type="dxa"/>
          </w:tcPr>
          <w:p w14:paraId="08AEAB30" w14:textId="4209FEE2"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425</w:t>
            </w:r>
          </w:p>
        </w:tc>
      </w:tr>
      <w:tr w:rsidR="00F06C9A" w:rsidRPr="00D0268E" w14:paraId="41DCF7DF"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A116132" w14:textId="551E00AD" w:rsidR="00F06C9A" w:rsidRPr="005C44B9" w:rsidRDefault="00F06C9A" w:rsidP="00F06C9A">
            <w:pPr>
              <w:rPr>
                <w:rFonts w:cs="B Lotus"/>
                <w:b w:val="0"/>
                <w:bCs w:val="0"/>
                <w:sz w:val="32"/>
                <w:szCs w:val="32"/>
                <w:rtl/>
              </w:rPr>
            </w:pPr>
            <w:r w:rsidRPr="005C44B9">
              <w:rPr>
                <w:rFonts w:cs="B Lotus" w:hint="cs"/>
                <w:b w:val="0"/>
                <w:bCs w:val="0"/>
                <w:sz w:val="32"/>
                <w:szCs w:val="32"/>
                <w:rtl/>
              </w:rPr>
              <w:t>وانت پارس خودرو</w:t>
            </w:r>
          </w:p>
        </w:tc>
        <w:tc>
          <w:tcPr>
            <w:tcW w:w="2250" w:type="dxa"/>
          </w:tcPr>
          <w:p w14:paraId="47CA95AD" w14:textId="1B2A347B"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426</w:t>
            </w:r>
          </w:p>
        </w:tc>
      </w:tr>
      <w:tr w:rsidR="00F06C9A" w:rsidRPr="00D0268E" w14:paraId="0E96C9C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C9AFD17" w14:textId="49C8663C" w:rsidR="00F06C9A" w:rsidRPr="005C44B9" w:rsidRDefault="00F06C9A" w:rsidP="00F06C9A">
            <w:pPr>
              <w:rPr>
                <w:rFonts w:cs="B Lotus"/>
                <w:b w:val="0"/>
                <w:bCs w:val="0"/>
                <w:sz w:val="32"/>
                <w:szCs w:val="32"/>
                <w:rtl/>
              </w:rPr>
            </w:pPr>
            <w:r w:rsidRPr="005C44B9">
              <w:rPr>
                <w:rFonts w:cs="B Lotus" w:hint="cs"/>
                <w:b w:val="0"/>
                <w:bCs w:val="0"/>
                <w:sz w:val="32"/>
                <w:szCs w:val="32"/>
                <w:rtl/>
              </w:rPr>
              <w:t>وانت دیار</w:t>
            </w:r>
          </w:p>
        </w:tc>
        <w:tc>
          <w:tcPr>
            <w:tcW w:w="2250" w:type="dxa"/>
          </w:tcPr>
          <w:p w14:paraId="50EC26BC" w14:textId="2B217CE9"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427</w:t>
            </w:r>
          </w:p>
        </w:tc>
      </w:tr>
      <w:tr w:rsidR="00F06C9A" w:rsidRPr="00D0268E" w14:paraId="65E99A5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3FD7B5B" w14:textId="4DD329E3" w:rsidR="00F06C9A" w:rsidRPr="005C44B9" w:rsidRDefault="00F06C9A" w:rsidP="00F06C9A">
            <w:pPr>
              <w:rPr>
                <w:rFonts w:cs="B Lotus"/>
                <w:b w:val="0"/>
                <w:bCs w:val="0"/>
                <w:sz w:val="32"/>
                <w:szCs w:val="32"/>
                <w:rtl/>
              </w:rPr>
            </w:pPr>
            <w:r w:rsidRPr="005C44B9">
              <w:rPr>
                <w:rFonts w:cs="B Lotus" w:hint="cs"/>
                <w:b w:val="0"/>
                <w:bCs w:val="0"/>
                <w:sz w:val="32"/>
                <w:szCs w:val="32"/>
                <w:rtl/>
              </w:rPr>
              <w:t>وانت دوج کلت</w:t>
            </w:r>
          </w:p>
        </w:tc>
        <w:tc>
          <w:tcPr>
            <w:tcW w:w="2250" w:type="dxa"/>
          </w:tcPr>
          <w:p w14:paraId="2E71FC52" w14:textId="397BB553"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428</w:t>
            </w:r>
          </w:p>
        </w:tc>
      </w:tr>
      <w:tr w:rsidR="00F06C9A" w:rsidRPr="00D0268E" w14:paraId="7DF7D319"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BF78B58" w14:textId="276A6E74" w:rsidR="00F06C9A" w:rsidRPr="005C44B9" w:rsidRDefault="00F06C9A" w:rsidP="00F06C9A">
            <w:pPr>
              <w:rPr>
                <w:rFonts w:cs="B Lotus"/>
                <w:b w:val="0"/>
                <w:bCs w:val="0"/>
                <w:sz w:val="32"/>
                <w:szCs w:val="32"/>
                <w:rtl/>
              </w:rPr>
            </w:pPr>
            <w:r w:rsidRPr="005C44B9">
              <w:rPr>
                <w:rFonts w:cs="B Lotus" w:hint="cs"/>
                <w:b w:val="0"/>
                <w:bCs w:val="0"/>
                <w:sz w:val="32"/>
                <w:szCs w:val="32"/>
                <w:rtl/>
              </w:rPr>
              <w:t>گلف</w:t>
            </w:r>
          </w:p>
        </w:tc>
        <w:tc>
          <w:tcPr>
            <w:tcW w:w="2250" w:type="dxa"/>
          </w:tcPr>
          <w:p w14:paraId="42A98FA0" w14:textId="750CF6B6"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429</w:t>
            </w:r>
          </w:p>
        </w:tc>
      </w:tr>
      <w:tr w:rsidR="00F06C9A" w:rsidRPr="00D0268E" w14:paraId="6022BF63"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CD36920" w14:textId="30152636" w:rsidR="00F06C9A" w:rsidRPr="005C44B9" w:rsidRDefault="00F06C9A" w:rsidP="00F06C9A">
            <w:pPr>
              <w:rPr>
                <w:rFonts w:cs="B Lotus"/>
                <w:b w:val="0"/>
                <w:bCs w:val="0"/>
                <w:sz w:val="32"/>
                <w:szCs w:val="32"/>
                <w:rtl/>
              </w:rPr>
            </w:pPr>
            <w:r w:rsidRPr="005C44B9">
              <w:rPr>
                <w:rFonts w:cs="B Lotus" w:hint="cs"/>
                <w:b w:val="0"/>
                <w:bCs w:val="0"/>
                <w:sz w:val="32"/>
                <w:szCs w:val="32"/>
                <w:rtl/>
              </w:rPr>
              <w:t>مایلر آبپاش</w:t>
            </w:r>
          </w:p>
        </w:tc>
        <w:tc>
          <w:tcPr>
            <w:tcW w:w="2250" w:type="dxa"/>
          </w:tcPr>
          <w:p w14:paraId="3574E284" w14:textId="4AE2822E"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430</w:t>
            </w:r>
          </w:p>
        </w:tc>
      </w:tr>
      <w:tr w:rsidR="00F06C9A" w:rsidRPr="00D0268E" w14:paraId="3027567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B46AE24" w14:textId="702DA65D" w:rsidR="00F06C9A" w:rsidRPr="005C44B9" w:rsidRDefault="00F06C9A" w:rsidP="00F06C9A">
            <w:pPr>
              <w:rPr>
                <w:rFonts w:cs="B Lotus"/>
                <w:b w:val="0"/>
                <w:bCs w:val="0"/>
                <w:sz w:val="32"/>
                <w:szCs w:val="32"/>
                <w:rtl/>
              </w:rPr>
            </w:pPr>
            <w:r w:rsidRPr="005C44B9">
              <w:rPr>
                <w:rFonts w:cs="B Lotus" w:hint="cs"/>
                <w:b w:val="0"/>
                <w:bCs w:val="0"/>
                <w:sz w:val="32"/>
                <w:szCs w:val="32"/>
                <w:rtl/>
              </w:rPr>
              <w:t>مسكویچ</w:t>
            </w:r>
          </w:p>
        </w:tc>
        <w:tc>
          <w:tcPr>
            <w:tcW w:w="2250" w:type="dxa"/>
          </w:tcPr>
          <w:p w14:paraId="21936F73" w14:textId="08E4BECB"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431</w:t>
            </w:r>
          </w:p>
        </w:tc>
      </w:tr>
      <w:tr w:rsidR="00F06C9A" w:rsidRPr="00D0268E" w14:paraId="50714A80"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A4F9244" w14:textId="2543E459" w:rsidR="00F06C9A" w:rsidRPr="005C44B9" w:rsidRDefault="00F06C9A" w:rsidP="00F06C9A">
            <w:pPr>
              <w:rPr>
                <w:rFonts w:cs="B Lotus"/>
                <w:b w:val="0"/>
                <w:bCs w:val="0"/>
                <w:sz w:val="32"/>
                <w:szCs w:val="32"/>
                <w:rtl/>
              </w:rPr>
            </w:pPr>
            <w:r w:rsidRPr="005C44B9">
              <w:rPr>
                <w:rFonts w:cs="B Lotus" w:hint="cs"/>
                <w:b w:val="0"/>
                <w:bCs w:val="0"/>
                <w:sz w:val="32"/>
                <w:szCs w:val="32"/>
                <w:rtl/>
              </w:rPr>
              <w:t>ریج تراک</w:t>
            </w:r>
          </w:p>
        </w:tc>
        <w:tc>
          <w:tcPr>
            <w:tcW w:w="2250" w:type="dxa"/>
          </w:tcPr>
          <w:p w14:paraId="19AB01D0" w14:textId="2500308E"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432</w:t>
            </w:r>
          </w:p>
        </w:tc>
      </w:tr>
      <w:tr w:rsidR="00F06C9A" w:rsidRPr="00D0268E" w14:paraId="7B80E307"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170B714" w14:textId="1A928E8A" w:rsidR="00F06C9A" w:rsidRPr="005C44B9" w:rsidRDefault="00F06C9A" w:rsidP="00F06C9A">
            <w:pPr>
              <w:rPr>
                <w:rFonts w:cs="B Lotus"/>
                <w:b w:val="0"/>
                <w:bCs w:val="0"/>
                <w:sz w:val="32"/>
                <w:szCs w:val="32"/>
                <w:rtl/>
              </w:rPr>
            </w:pPr>
            <w:r w:rsidRPr="005C44B9">
              <w:rPr>
                <w:rFonts w:cs="B Lotus" w:hint="cs"/>
                <w:b w:val="0"/>
                <w:bCs w:val="0"/>
                <w:sz w:val="32"/>
                <w:szCs w:val="32"/>
                <w:rtl/>
              </w:rPr>
              <w:t>وانت میتسوبیشی گالانت</w:t>
            </w:r>
          </w:p>
        </w:tc>
        <w:tc>
          <w:tcPr>
            <w:tcW w:w="2250" w:type="dxa"/>
          </w:tcPr>
          <w:p w14:paraId="6C2C5334" w14:textId="48D1F802"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433</w:t>
            </w:r>
          </w:p>
        </w:tc>
      </w:tr>
      <w:tr w:rsidR="00F06C9A" w:rsidRPr="00D0268E" w14:paraId="5ABB8A9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25978D6C" w14:textId="67C0D8EF" w:rsidR="00F06C9A" w:rsidRPr="005C44B9" w:rsidRDefault="00F06C9A" w:rsidP="00F06C9A">
            <w:pPr>
              <w:rPr>
                <w:rFonts w:cs="B Lotus"/>
                <w:b w:val="0"/>
                <w:bCs w:val="0"/>
                <w:sz w:val="32"/>
                <w:szCs w:val="32"/>
                <w:rtl/>
              </w:rPr>
            </w:pPr>
            <w:r w:rsidRPr="005C44B9">
              <w:rPr>
                <w:rFonts w:cs="B Lotus" w:hint="cs"/>
                <w:b w:val="0"/>
                <w:bCs w:val="0"/>
                <w:sz w:val="32"/>
                <w:szCs w:val="32"/>
                <w:rtl/>
              </w:rPr>
              <w:t>وانت مسکویچ</w:t>
            </w:r>
          </w:p>
        </w:tc>
        <w:tc>
          <w:tcPr>
            <w:tcW w:w="2250" w:type="dxa"/>
          </w:tcPr>
          <w:p w14:paraId="42192C0B" w14:textId="60F1C67D"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434</w:t>
            </w:r>
          </w:p>
        </w:tc>
      </w:tr>
      <w:tr w:rsidR="00F06C9A" w:rsidRPr="00D0268E" w14:paraId="602C4876"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1BD3E2D" w14:textId="1DE4C204" w:rsidR="00F06C9A" w:rsidRPr="005C44B9" w:rsidRDefault="00F06C9A" w:rsidP="00F06C9A">
            <w:pPr>
              <w:rPr>
                <w:rFonts w:cs="B Lotus"/>
                <w:b w:val="0"/>
                <w:bCs w:val="0"/>
                <w:sz w:val="32"/>
                <w:szCs w:val="32"/>
                <w:rtl/>
              </w:rPr>
            </w:pPr>
            <w:r w:rsidRPr="005C44B9">
              <w:rPr>
                <w:rFonts w:cs="B Lotus" w:hint="cs"/>
                <w:b w:val="0"/>
                <w:bCs w:val="0"/>
                <w:sz w:val="32"/>
                <w:szCs w:val="32"/>
                <w:rtl/>
              </w:rPr>
              <w:t>وانت مهاری</w:t>
            </w:r>
          </w:p>
        </w:tc>
        <w:tc>
          <w:tcPr>
            <w:tcW w:w="2250" w:type="dxa"/>
          </w:tcPr>
          <w:p w14:paraId="44071E90" w14:textId="5EBFFCEC"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435</w:t>
            </w:r>
          </w:p>
        </w:tc>
      </w:tr>
      <w:tr w:rsidR="00F06C9A" w:rsidRPr="00D0268E" w14:paraId="6024D7F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0BD75FA" w14:textId="007DBDAE" w:rsidR="00F06C9A" w:rsidRPr="005C44B9" w:rsidRDefault="00F06C9A" w:rsidP="00F06C9A">
            <w:pPr>
              <w:rPr>
                <w:rFonts w:cs="B Lotus"/>
                <w:b w:val="0"/>
                <w:bCs w:val="0"/>
                <w:sz w:val="32"/>
                <w:szCs w:val="32"/>
                <w:rtl/>
              </w:rPr>
            </w:pPr>
            <w:r w:rsidRPr="005C44B9">
              <w:rPr>
                <w:rFonts w:cs="B Lotus" w:hint="cs"/>
                <w:b w:val="0"/>
                <w:bCs w:val="0"/>
                <w:sz w:val="32"/>
                <w:szCs w:val="32"/>
                <w:rtl/>
              </w:rPr>
              <w:lastRenderedPageBreak/>
              <w:t>کوه کن</w:t>
            </w:r>
          </w:p>
        </w:tc>
        <w:tc>
          <w:tcPr>
            <w:tcW w:w="2250" w:type="dxa"/>
          </w:tcPr>
          <w:p w14:paraId="6F63BBB4" w14:textId="6A648B73"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436</w:t>
            </w:r>
          </w:p>
        </w:tc>
      </w:tr>
      <w:tr w:rsidR="00F06C9A" w:rsidRPr="00D0268E" w14:paraId="546DDCA1"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5ADCF2B1" w14:textId="15B5EE6C" w:rsidR="00F06C9A" w:rsidRPr="005C44B9" w:rsidRDefault="00F06C9A" w:rsidP="00F06C9A">
            <w:pPr>
              <w:rPr>
                <w:rFonts w:cs="B Lotus"/>
                <w:b w:val="0"/>
                <w:bCs w:val="0"/>
                <w:sz w:val="32"/>
                <w:szCs w:val="32"/>
                <w:rtl/>
              </w:rPr>
            </w:pPr>
            <w:r w:rsidRPr="005C44B9">
              <w:rPr>
                <w:rFonts w:cs="B Lotus" w:hint="cs"/>
                <w:b w:val="0"/>
                <w:bCs w:val="0"/>
                <w:sz w:val="32"/>
                <w:szCs w:val="32"/>
                <w:rtl/>
              </w:rPr>
              <w:t>کاتر</w:t>
            </w:r>
          </w:p>
        </w:tc>
        <w:tc>
          <w:tcPr>
            <w:tcW w:w="2250" w:type="dxa"/>
          </w:tcPr>
          <w:p w14:paraId="695747E4" w14:textId="71E186FA"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437</w:t>
            </w:r>
          </w:p>
        </w:tc>
      </w:tr>
      <w:tr w:rsidR="00F06C9A" w:rsidRPr="00D0268E" w14:paraId="666A848E"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A1A3138" w14:textId="1F6C2756" w:rsidR="00F06C9A" w:rsidRPr="005C44B9" w:rsidRDefault="00F06C9A" w:rsidP="00F06C9A">
            <w:pPr>
              <w:rPr>
                <w:rFonts w:cs="B Lotus"/>
                <w:b w:val="0"/>
                <w:bCs w:val="0"/>
                <w:sz w:val="32"/>
                <w:szCs w:val="32"/>
                <w:rtl/>
              </w:rPr>
            </w:pPr>
            <w:r w:rsidRPr="005C44B9">
              <w:rPr>
                <w:rFonts w:cs="B Lotus" w:hint="cs"/>
                <w:b w:val="0"/>
                <w:bCs w:val="0"/>
                <w:sz w:val="32"/>
                <w:szCs w:val="32"/>
                <w:rtl/>
              </w:rPr>
              <w:t>اسنوتراک</w:t>
            </w:r>
          </w:p>
        </w:tc>
        <w:tc>
          <w:tcPr>
            <w:tcW w:w="2250" w:type="dxa"/>
          </w:tcPr>
          <w:p w14:paraId="29DEE100" w14:textId="67983BB5"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438</w:t>
            </w:r>
          </w:p>
        </w:tc>
      </w:tr>
      <w:tr w:rsidR="00F06C9A" w:rsidRPr="00D0268E" w14:paraId="28B64D8E"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D1CAF31" w14:textId="74CA14CD" w:rsidR="00F06C9A" w:rsidRPr="005C44B9" w:rsidRDefault="00F06C9A" w:rsidP="00F06C9A">
            <w:pPr>
              <w:rPr>
                <w:rFonts w:cs="B Lotus"/>
                <w:b w:val="0"/>
                <w:bCs w:val="0"/>
                <w:sz w:val="32"/>
                <w:szCs w:val="32"/>
                <w:rtl/>
              </w:rPr>
            </w:pPr>
            <w:r w:rsidRPr="005C44B9">
              <w:rPr>
                <w:rFonts w:cs="B Lotus" w:hint="cs"/>
                <w:b w:val="0"/>
                <w:bCs w:val="0"/>
                <w:sz w:val="32"/>
                <w:szCs w:val="32"/>
                <w:rtl/>
              </w:rPr>
              <w:t>اسکیدر</w:t>
            </w:r>
          </w:p>
        </w:tc>
        <w:tc>
          <w:tcPr>
            <w:tcW w:w="2250" w:type="dxa"/>
          </w:tcPr>
          <w:p w14:paraId="1079B8E1" w14:textId="15B462F8"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439</w:t>
            </w:r>
          </w:p>
        </w:tc>
      </w:tr>
      <w:tr w:rsidR="00F06C9A" w:rsidRPr="00D0268E" w14:paraId="584B2E3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F434864" w14:textId="5738988C" w:rsidR="00F06C9A" w:rsidRPr="005C44B9" w:rsidRDefault="00F06C9A" w:rsidP="00F06C9A">
            <w:pPr>
              <w:rPr>
                <w:rFonts w:cs="B Lotus"/>
                <w:b w:val="0"/>
                <w:bCs w:val="0"/>
                <w:sz w:val="32"/>
                <w:szCs w:val="32"/>
                <w:rtl/>
              </w:rPr>
            </w:pPr>
            <w:r w:rsidRPr="005C44B9">
              <w:rPr>
                <w:rFonts w:cs="B Lotus" w:hint="cs"/>
                <w:b w:val="0"/>
                <w:bCs w:val="0"/>
                <w:sz w:val="32"/>
                <w:szCs w:val="32"/>
                <w:rtl/>
              </w:rPr>
              <w:t>میدل باس</w:t>
            </w:r>
          </w:p>
        </w:tc>
        <w:tc>
          <w:tcPr>
            <w:tcW w:w="2250" w:type="dxa"/>
          </w:tcPr>
          <w:p w14:paraId="033D0DE8" w14:textId="162F3D23"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440</w:t>
            </w:r>
          </w:p>
        </w:tc>
      </w:tr>
      <w:tr w:rsidR="00F06C9A" w:rsidRPr="00D0268E" w14:paraId="69B32C4B"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CA98CF7" w14:textId="19B73016" w:rsidR="00F06C9A" w:rsidRPr="005C44B9" w:rsidRDefault="00F06C9A" w:rsidP="00F06C9A">
            <w:pPr>
              <w:rPr>
                <w:rFonts w:cs="B Lotus"/>
                <w:b w:val="0"/>
                <w:bCs w:val="0"/>
                <w:sz w:val="32"/>
                <w:szCs w:val="32"/>
                <w:rtl/>
              </w:rPr>
            </w:pPr>
            <w:r w:rsidRPr="005C44B9">
              <w:rPr>
                <w:rFonts w:cs="B Lotus" w:hint="cs"/>
                <w:b w:val="0"/>
                <w:bCs w:val="0"/>
                <w:sz w:val="32"/>
                <w:szCs w:val="32"/>
                <w:rtl/>
              </w:rPr>
              <w:t>ون کاسپین</w:t>
            </w:r>
          </w:p>
        </w:tc>
        <w:tc>
          <w:tcPr>
            <w:tcW w:w="2250" w:type="dxa"/>
          </w:tcPr>
          <w:p w14:paraId="0F91DC0A" w14:textId="56420D70"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441</w:t>
            </w:r>
          </w:p>
        </w:tc>
      </w:tr>
      <w:tr w:rsidR="00F06C9A" w:rsidRPr="00D0268E" w14:paraId="1F67ED2B"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D290981" w14:textId="7102412B" w:rsidR="00F06C9A" w:rsidRPr="005C44B9" w:rsidRDefault="00F06C9A" w:rsidP="00F06C9A">
            <w:pPr>
              <w:rPr>
                <w:rFonts w:cs="B Lotus"/>
                <w:b w:val="0"/>
                <w:bCs w:val="0"/>
                <w:sz w:val="32"/>
                <w:szCs w:val="32"/>
                <w:rtl/>
              </w:rPr>
            </w:pPr>
            <w:r w:rsidRPr="005C44B9">
              <w:rPr>
                <w:rFonts w:cs="B Lotus" w:hint="cs"/>
                <w:b w:val="0"/>
                <w:bCs w:val="0"/>
                <w:sz w:val="32"/>
                <w:szCs w:val="32"/>
                <w:rtl/>
              </w:rPr>
              <w:t>برف روب</w:t>
            </w:r>
          </w:p>
        </w:tc>
        <w:tc>
          <w:tcPr>
            <w:tcW w:w="2250" w:type="dxa"/>
          </w:tcPr>
          <w:p w14:paraId="4A5E5176" w14:textId="7CAA55FF"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442</w:t>
            </w:r>
          </w:p>
        </w:tc>
      </w:tr>
      <w:tr w:rsidR="00F06C9A" w:rsidRPr="00D0268E" w14:paraId="39FB3F6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2D92B259" w14:textId="76BC56AA" w:rsidR="00F06C9A" w:rsidRPr="005C44B9" w:rsidRDefault="00F06C9A" w:rsidP="00F06C9A">
            <w:pPr>
              <w:rPr>
                <w:rFonts w:cs="B Lotus"/>
                <w:b w:val="0"/>
                <w:bCs w:val="0"/>
                <w:sz w:val="32"/>
                <w:szCs w:val="32"/>
                <w:rtl/>
              </w:rPr>
            </w:pPr>
            <w:r w:rsidRPr="005C44B9">
              <w:rPr>
                <w:rFonts w:cs="B Lotus" w:hint="cs"/>
                <w:b w:val="0"/>
                <w:bCs w:val="0"/>
                <w:sz w:val="32"/>
                <w:szCs w:val="32"/>
                <w:rtl/>
              </w:rPr>
              <w:t>وانت کاکی</w:t>
            </w:r>
          </w:p>
        </w:tc>
        <w:tc>
          <w:tcPr>
            <w:tcW w:w="2250" w:type="dxa"/>
          </w:tcPr>
          <w:p w14:paraId="6FD0D7FF" w14:textId="483F6043"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443</w:t>
            </w:r>
          </w:p>
        </w:tc>
      </w:tr>
      <w:tr w:rsidR="00F06C9A" w:rsidRPr="00D0268E" w14:paraId="63055326"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078CFBA9" w14:textId="5E53D21D" w:rsidR="00F06C9A" w:rsidRPr="005C44B9" w:rsidRDefault="00F06C9A" w:rsidP="00F06C9A">
            <w:pPr>
              <w:rPr>
                <w:rFonts w:cs="B Lotus"/>
                <w:b w:val="0"/>
                <w:bCs w:val="0"/>
                <w:sz w:val="32"/>
                <w:szCs w:val="32"/>
                <w:rtl/>
              </w:rPr>
            </w:pPr>
            <w:r w:rsidRPr="005C44B9">
              <w:rPr>
                <w:rFonts w:cs="B Lotus" w:hint="cs"/>
                <w:b w:val="0"/>
                <w:bCs w:val="0"/>
                <w:sz w:val="32"/>
                <w:szCs w:val="32"/>
                <w:rtl/>
              </w:rPr>
              <w:t>سیتراک</w:t>
            </w:r>
          </w:p>
        </w:tc>
        <w:tc>
          <w:tcPr>
            <w:tcW w:w="2250" w:type="dxa"/>
          </w:tcPr>
          <w:p w14:paraId="469F296F" w14:textId="6D1150D4"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444</w:t>
            </w:r>
          </w:p>
        </w:tc>
      </w:tr>
      <w:tr w:rsidR="00F06C9A" w:rsidRPr="00D0268E" w14:paraId="40F5488A"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49335FB" w14:textId="1CECAB1B" w:rsidR="00F06C9A" w:rsidRPr="005C44B9" w:rsidRDefault="00F06C9A" w:rsidP="00F06C9A">
            <w:pPr>
              <w:rPr>
                <w:rFonts w:cs="B Lotus"/>
                <w:b w:val="0"/>
                <w:bCs w:val="0"/>
                <w:sz w:val="32"/>
                <w:szCs w:val="32"/>
                <w:rtl/>
              </w:rPr>
            </w:pPr>
            <w:r w:rsidRPr="005C44B9">
              <w:rPr>
                <w:rFonts w:cs="B Lotus" w:hint="cs"/>
                <w:b w:val="0"/>
                <w:bCs w:val="0"/>
                <w:sz w:val="32"/>
                <w:szCs w:val="32"/>
                <w:rtl/>
              </w:rPr>
              <w:t>ایچر</w:t>
            </w:r>
          </w:p>
        </w:tc>
        <w:tc>
          <w:tcPr>
            <w:tcW w:w="2250" w:type="dxa"/>
          </w:tcPr>
          <w:p w14:paraId="4E8AE162" w14:textId="6CE91FC5"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445</w:t>
            </w:r>
          </w:p>
        </w:tc>
      </w:tr>
      <w:tr w:rsidR="00F06C9A" w:rsidRPr="00D0268E" w14:paraId="67FF9D7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021D649" w14:textId="54492769" w:rsidR="00F06C9A" w:rsidRPr="005C44B9" w:rsidRDefault="00F06C9A" w:rsidP="00F06C9A">
            <w:pPr>
              <w:rPr>
                <w:rFonts w:cs="B Lotus"/>
                <w:b w:val="0"/>
                <w:bCs w:val="0"/>
                <w:sz w:val="32"/>
                <w:szCs w:val="32"/>
                <w:rtl/>
              </w:rPr>
            </w:pPr>
            <w:r w:rsidRPr="005C44B9">
              <w:rPr>
                <w:rFonts w:cs="B Lotus" w:hint="cs"/>
                <w:b w:val="0"/>
                <w:bCs w:val="0"/>
                <w:sz w:val="32"/>
                <w:szCs w:val="32"/>
                <w:rtl/>
              </w:rPr>
              <w:t>اس سی</w:t>
            </w:r>
          </w:p>
        </w:tc>
        <w:tc>
          <w:tcPr>
            <w:tcW w:w="2250" w:type="dxa"/>
          </w:tcPr>
          <w:p w14:paraId="1D267913" w14:textId="744825B1"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446</w:t>
            </w:r>
          </w:p>
        </w:tc>
      </w:tr>
      <w:tr w:rsidR="00F06C9A" w:rsidRPr="00D0268E" w14:paraId="3BB5B475"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F367142" w14:textId="44D8BB2E" w:rsidR="00F06C9A" w:rsidRPr="005C44B9" w:rsidRDefault="00F06C9A" w:rsidP="00F06C9A">
            <w:pPr>
              <w:rPr>
                <w:rFonts w:cs="B Lotus"/>
                <w:b w:val="0"/>
                <w:bCs w:val="0"/>
                <w:sz w:val="32"/>
                <w:szCs w:val="32"/>
                <w:rtl/>
              </w:rPr>
            </w:pPr>
            <w:r w:rsidRPr="005C44B9">
              <w:rPr>
                <w:rFonts w:cs="B Lotus" w:hint="cs"/>
                <w:b w:val="0"/>
                <w:bCs w:val="0"/>
                <w:sz w:val="32"/>
                <w:szCs w:val="32"/>
                <w:rtl/>
              </w:rPr>
              <w:t>اروم خودرو</w:t>
            </w:r>
          </w:p>
        </w:tc>
        <w:tc>
          <w:tcPr>
            <w:tcW w:w="2250" w:type="dxa"/>
          </w:tcPr>
          <w:p w14:paraId="66A3F9DE" w14:textId="2D56EB68"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447</w:t>
            </w:r>
          </w:p>
        </w:tc>
      </w:tr>
      <w:tr w:rsidR="00F06C9A" w:rsidRPr="00D0268E" w14:paraId="50022349"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387B2D1C" w14:textId="7D1079B6" w:rsidR="00F06C9A" w:rsidRPr="005C44B9" w:rsidRDefault="00F06C9A" w:rsidP="00F06C9A">
            <w:pPr>
              <w:rPr>
                <w:rFonts w:cs="B Lotus"/>
                <w:b w:val="0"/>
                <w:bCs w:val="0"/>
                <w:sz w:val="32"/>
                <w:szCs w:val="32"/>
                <w:rtl/>
              </w:rPr>
            </w:pPr>
            <w:r w:rsidRPr="005C44B9">
              <w:rPr>
                <w:rFonts w:cs="B Lotus" w:hint="cs"/>
                <w:b w:val="0"/>
                <w:bCs w:val="0"/>
                <w:sz w:val="32"/>
                <w:szCs w:val="32"/>
                <w:rtl/>
              </w:rPr>
              <w:t>تاپ لیفت</w:t>
            </w:r>
          </w:p>
        </w:tc>
        <w:tc>
          <w:tcPr>
            <w:tcW w:w="2250" w:type="dxa"/>
          </w:tcPr>
          <w:p w14:paraId="687E4AA2" w14:textId="38742CBE"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448</w:t>
            </w:r>
          </w:p>
        </w:tc>
      </w:tr>
      <w:tr w:rsidR="00F06C9A" w:rsidRPr="00D0268E" w14:paraId="22B3089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AFBADCA" w14:textId="495E2AAE" w:rsidR="00F06C9A" w:rsidRPr="005C44B9" w:rsidRDefault="00F06C9A" w:rsidP="00F06C9A">
            <w:pPr>
              <w:rPr>
                <w:rFonts w:cs="B Lotus"/>
                <w:b w:val="0"/>
                <w:bCs w:val="0"/>
                <w:sz w:val="32"/>
                <w:szCs w:val="32"/>
                <w:rtl/>
              </w:rPr>
            </w:pPr>
            <w:r w:rsidRPr="005C44B9">
              <w:rPr>
                <w:rFonts w:cs="B Lotus" w:hint="cs"/>
                <w:b w:val="0"/>
                <w:bCs w:val="0"/>
                <w:sz w:val="32"/>
                <w:szCs w:val="32"/>
                <w:rtl/>
              </w:rPr>
              <w:t>امپتی هندلر</w:t>
            </w:r>
          </w:p>
        </w:tc>
        <w:tc>
          <w:tcPr>
            <w:tcW w:w="2250" w:type="dxa"/>
          </w:tcPr>
          <w:p w14:paraId="3446FF0B" w14:textId="004AC7DF"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449</w:t>
            </w:r>
          </w:p>
        </w:tc>
      </w:tr>
      <w:tr w:rsidR="00F06C9A" w:rsidRPr="00D0268E" w14:paraId="766E9915"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4D716643" w14:textId="0BF3A7E1" w:rsidR="00F06C9A" w:rsidRPr="005C44B9" w:rsidRDefault="00F06C9A" w:rsidP="00F06C9A">
            <w:pPr>
              <w:rPr>
                <w:rFonts w:cs="B Lotus"/>
                <w:b w:val="0"/>
                <w:bCs w:val="0"/>
                <w:sz w:val="32"/>
                <w:szCs w:val="32"/>
                <w:rtl/>
              </w:rPr>
            </w:pPr>
            <w:r w:rsidRPr="005C44B9">
              <w:rPr>
                <w:rFonts w:cs="B Lotus" w:hint="cs"/>
                <w:b w:val="0"/>
                <w:bCs w:val="0"/>
                <w:sz w:val="32"/>
                <w:szCs w:val="32"/>
                <w:rtl/>
              </w:rPr>
              <w:t>ساید لیفت</w:t>
            </w:r>
          </w:p>
        </w:tc>
        <w:tc>
          <w:tcPr>
            <w:tcW w:w="2250" w:type="dxa"/>
          </w:tcPr>
          <w:p w14:paraId="126CE3DF" w14:textId="0F22B2C7"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450</w:t>
            </w:r>
          </w:p>
        </w:tc>
      </w:tr>
      <w:tr w:rsidR="00F06C9A" w:rsidRPr="00D0268E" w14:paraId="7D2BE79A"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F96DA3F" w14:textId="1860F5C9" w:rsidR="00F06C9A" w:rsidRPr="005C44B9" w:rsidRDefault="00F06C9A" w:rsidP="00F06C9A">
            <w:pPr>
              <w:rPr>
                <w:rFonts w:cs="B Lotus"/>
                <w:b w:val="0"/>
                <w:bCs w:val="0"/>
                <w:sz w:val="32"/>
                <w:szCs w:val="32"/>
                <w:rtl/>
              </w:rPr>
            </w:pPr>
            <w:r w:rsidRPr="005C44B9">
              <w:rPr>
                <w:rFonts w:cs="B Lotus" w:hint="cs"/>
                <w:b w:val="0"/>
                <w:bCs w:val="0"/>
                <w:sz w:val="32"/>
                <w:szCs w:val="32"/>
                <w:rtl/>
              </w:rPr>
              <w:t>موبایل کرین</w:t>
            </w:r>
          </w:p>
        </w:tc>
        <w:tc>
          <w:tcPr>
            <w:tcW w:w="2250" w:type="dxa"/>
          </w:tcPr>
          <w:p w14:paraId="293F51A5" w14:textId="17166264"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451</w:t>
            </w:r>
          </w:p>
        </w:tc>
      </w:tr>
      <w:tr w:rsidR="00F06C9A" w:rsidRPr="00D0268E" w14:paraId="6FAF169D"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C0391C7" w14:textId="2B038577" w:rsidR="00F06C9A" w:rsidRPr="005C44B9" w:rsidRDefault="00F06C9A" w:rsidP="00F06C9A">
            <w:pPr>
              <w:rPr>
                <w:rFonts w:cs="B Lotus"/>
                <w:b w:val="0"/>
                <w:bCs w:val="0"/>
                <w:sz w:val="32"/>
                <w:szCs w:val="32"/>
                <w:rtl/>
              </w:rPr>
            </w:pPr>
            <w:r w:rsidRPr="005C44B9">
              <w:rPr>
                <w:rFonts w:cs="B Lotus" w:hint="cs"/>
                <w:b w:val="0"/>
                <w:bCs w:val="0"/>
                <w:sz w:val="32"/>
                <w:szCs w:val="32"/>
                <w:rtl/>
              </w:rPr>
              <w:t>تراک</w:t>
            </w:r>
          </w:p>
        </w:tc>
        <w:tc>
          <w:tcPr>
            <w:tcW w:w="2250" w:type="dxa"/>
          </w:tcPr>
          <w:p w14:paraId="5FFC5E00" w14:textId="60AA66CC"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452</w:t>
            </w:r>
          </w:p>
        </w:tc>
      </w:tr>
      <w:tr w:rsidR="00F06C9A" w:rsidRPr="00D0268E" w14:paraId="386191F0"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010F422F" w14:textId="12286CF2" w:rsidR="00F06C9A" w:rsidRPr="005C44B9" w:rsidRDefault="00F06C9A" w:rsidP="00F06C9A">
            <w:pPr>
              <w:rPr>
                <w:rFonts w:cs="B Lotus"/>
                <w:b w:val="0"/>
                <w:bCs w:val="0"/>
                <w:sz w:val="32"/>
                <w:szCs w:val="32"/>
                <w:rtl/>
              </w:rPr>
            </w:pPr>
            <w:r w:rsidRPr="005C44B9">
              <w:rPr>
                <w:rFonts w:cs="B Lotus" w:hint="cs"/>
                <w:b w:val="0"/>
                <w:bCs w:val="0"/>
                <w:sz w:val="32"/>
                <w:szCs w:val="32"/>
                <w:rtl/>
              </w:rPr>
              <w:t>ورکشاپ کرین</w:t>
            </w:r>
          </w:p>
        </w:tc>
        <w:tc>
          <w:tcPr>
            <w:tcW w:w="2250" w:type="dxa"/>
          </w:tcPr>
          <w:p w14:paraId="416AC703" w14:textId="24E298CC"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453</w:t>
            </w:r>
          </w:p>
        </w:tc>
      </w:tr>
      <w:tr w:rsidR="00F06C9A" w:rsidRPr="00D0268E" w14:paraId="5E142ED1"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173ABB82" w14:textId="4754E3B6" w:rsidR="00F06C9A" w:rsidRPr="005C44B9" w:rsidRDefault="00F06C9A" w:rsidP="00F06C9A">
            <w:pPr>
              <w:rPr>
                <w:rFonts w:cs="B Lotus"/>
                <w:b w:val="0"/>
                <w:bCs w:val="0"/>
                <w:sz w:val="32"/>
                <w:szCs w:val="32"/>
                <w:rtl/>
              </w:rPr>
            </w:pPr>
            <w:r w:rsidRPr="005C44B9">
              <w:rPr>
                <w:rFonts w:cs="B Lotus" w:hint="cs"/>
                <w:b w:val="0"/>
                <w:bCs w:val="0"/>
                <w:sz w:val="32"/>
                <w:szCs w:val="32"/>
                <w:rtl/>
              </w:rPr>
              <w:t>ساینا</w:t>
            </w:r>
          </w:p>
        </w:tc>
        <w:tc>
          <w:tcPr>
            <w:tcW w:w="2250" w:type="dxa"/>
          </w:tcPr>
          <w:p w14:paraId="43383348" w14:textId="46122226" w:rsidR="00F06C9A" w:rsidRPr="005C44B9" w:rsidRDefault="00F06C9A"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454</w:t>
            </w:r>
          </w:p>
        </w:tc>
      </w:tr>
      <w:tr w:rsidR="00F06C9A" w:rsidRPr="00D0268E" w14:paraId="73E6439D"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79311C23" w14:textId="5F27CE4E" w:rsidR="00F06C9A" w:rsidRPr="005C44B9" w:rsidRDefault="00F06C9A" w:rsidP="00F06C9A">
            <w:pPr>
              <w:rPr>
                <w:rFonts w:cs="B Lotus"/>
                <w:b w:val="0"/>
                <w:bCs w:val="0"/>
                <w:sz w:val="32"/>
                <w:szCs w:val="32"/>
              </w:rPr>
            </w:pPr>
            <w:r w:rsidRPr="005C44B9">
              <w:rPr>
                <w:rFonts w:cs="B Lotus" w:hint="cs"/>
                <w:b w:val="0"/>
                <w:bCs w:val="0"/>
                <w:sz w:val="32"/>
                <w:szCs w:val="32"/>
                <w:rtl/>
              </w:rPr>
              <w:t xml:space="preserve">فردا </w:t>
            </w:r>
            <w:r w:rsidRPr="005C44B9">
              <w:rPr>
                <w:rFonts w:cs="B Lotus"/>
                <w:b w:val="0"/>
                <w:bCs w:val="0"/>
                <w:sz w:val="32"/>
                <w:szCs w:val="32"/>
              </w:rPr>
              <w:t>Sx5</w:t>
            </w:r>
          </w:p>
        </w:tc>
        <w:tc>
          <w:tcPr>
            <w:tcW w:w="2250" w:type="dxa"/>
          </w:tcPr>
          <w:p w14:paraId="6C116F43" w14:textId="67E2BDE0" w:rsidR="00F06C9A" w:rsidRPr="005C44B9" w:rsidRDefault="00F06C9A"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Pr>
            </w:pPr>
            <w:r w:rsidRPr="005C44B9">
              <w:rPr>
                <w:rFonts w:cs="B Lotus" w:hint="cs"/>
                <w:sz w:val="32"/>
                <w:szCs w:val="32"/>
                <w:rtl/>
              </w:rPr>
              <w:t>455</w:t>
            </w:r>
          </w:p>
        </w:tc>
      </w:tr>
      <w:tr w:rsidR="00BF5F04" w:rsidRPr="00D0268E" w14:paraId="4E595483"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9F5CA1A" w14:textId="34B29F7A" w:rsidR="00BF5F04" w:rsidRPr="005C44B9" w:rsidRDefault="00BF5F04" w:rsidP="00F06C9A">
            <w:pPr>
              <w:rPr>
                <w:rFonts w:cs="B Lotus"/>
                <w:b w:val="0"/>
                <w:bCs w:val="0"/>
                <w:sz w:val="32"/>
                <w:szCs w:val="32"/>
                <w:rtl/>
              </w:rPr>
            </w:pPr>
            <w:r w:rsidRPr="005C44B9">
              <w:rPr>
                <w:rFonts w:cs="B Lotus"/>
                <w:b w:val="0"/>
                <w:bCs w:val="0"/>
                <w:sz w:val="32"/>
                <w:szCs w:val="32"/>
                <w:rtl/>
              </w:rPr>
              <w:t>وانت کلوت</w:t>
            </w:r>
          </w:p>
        </w:tc>
        <w:tc>
          <w:tcPr>
            <w:tcW w:w="2250" w:type="dxa"/>
          </w:tcPr>
          <w:p w14:paraId="15573A03" w14:textId="3B465993" w:rsidR="00BF5F04" w:rsidRPr="005C44B9" w:rsidRDefault="00BF5F04"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C44B9">
              <w:rPr>
                <w:rFonts w:cs="B Lotus" w:hint="cs"/>
                <w:sz w:val="32"/>
                <w:szCs w:val="32"/>
                <w:rtl/>
              </w:rPr>
              <w:t>456</w:t>
            </w:r>
          </w:p>
        </w:tc>
      </w:tr>
      <w:tr w:rsidR="00BF5F04" w:rsidRPr="00D0268E" w14:paraId="2C102B38"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4BD07A10" w14:textId="58964804" w:rsidR="00BF5F04" w:rsidRPr="005C44B9" w:rsidRDefault="00BF5F04" w:rsidP="00F06C9A">
            <w:pPr>
              <w:rPr>
                <w:rFonts w:cs="B Lotus"/>
                <w:b w:val="0"/>
                <w:bCs w:val="0"/>
                <w:sz w:val="32"/>
                <w:szCs w:val="32"/>
                <w:rtl/>
              </w:rPr>
            </w:pPr>
            <w:r w:rsidRPr="005C44B9">
              <w:rPr>
                <w:rFonts w:cs="B Lotus" w:hint="cs"/>
                <w:b w:val="0"/>
                <w:bCs w:val="0"/>
                <w:sz w:val="32"/>
                <w:szCs w:val="32"/>
                <w:rtl/>
              </w:rPr>
              <w:t>آریزو</w:t>
            </w:r>
          </w:p>
        </w:tc>
        <w:tc>
          <w:tcPr>
            <w:tcW w:w="2250" w:type="dxa"/>
          </w:tcPr>
          <w:p w14:paraId="17E7A0CA" w14:textId="6C5ABF48" w:rsidR="00BF5F04" w:rsidRPr="005C44B9" w:rsidRDefault="00BF5F04"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C44B9">
              <w:rPr>
                <w:rFonts w:cs="B Lotus" w:hint="cs"/>
                <w:sz w:val="32"/>
                <w:szCs w:val="32"/>
                <w:rtl/>
              </w:rPr>
              <w:t>457</w:t>
            </w:r>
          </w:p>
        </w:tc>
      </w:tr>
      <w:tr w:rsidR="00271050" w:rsidRPr="00D0268E" w14:paraId="76F664C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68893E6D" w14:textId="31B552D6" w:rsidR="00271050" w:rsidRPr="006C6890" w:rsidRDefault="00271050" w:rsidP="00F06C9A">
            <w:pPr>
              <w:rPr>
                <w:rFonts w:cs="B Lotus"/>
                <w:b w:val="0"/>
                <w:bCs w:val="0"/>
                <w:sz w:val="32"/>
                <w:szCs w:val="32"/>
                <w:rtl/>
              </w:rPr>
            </w:pPr>
            <w:r w:rsidRPr="006C6890">
              <w:rPr>
                <w:rFonts w:cs="B Lotus" w:hint="cs"/>
                <w:b w:val="0"/>
                <w:bCs w:val="0"/>
                <w:sz w:val="32"/>
                <w:szCs w:val="32"/>
                <w:rtl/>
              </w:rPr>
              <w:t>جک سانری</w:t>
            </w:r>
            <w:r w:rsidR="006C6890" w:rsidRPr="006C6890">
              <w:rPr>
                <w:rFonts w:cs="B Lotus" w:hint="cs"/>
                <w:b w:val="0"/>
                <w:bCs w:val="0"/>
                <w:sz w:val="32"/>
                <w:szCs w:val="32"/>
                <w:rtl/>
              </w:rPr>
              <w:t xml:space="preserve"> </w:t>
            </w:r>
          </w:p>
        </w:tc>
        <w:tc>
          <w:tcPr>
            <w:tcW w:w="2250" w:type="dxa"/>
          </w:tcPr>
          <w:p w14:paraId="742CD50E" w14:textId="543FB7B1" w:rsidR="00271050" w:rsidRPr="005C44B9" w:rsidRDefault="00271050" w:rsidP="00F06C9A">
            <w:pPr>
              <w:jc w:val="right"/>
              <w:cnfStyle w:val="000000100000" w:firstRow="0" w:lastRow="0" w:firstColumn="0" w:lastColumn="0" w:oddVBand="0" w:evenVBand="0" w:oddHBand="1" w:evenHBand="0" w:firstRowFirstColumn="0" w:firstRowLastColumn="0" w:lastRowFirstColumn="0" w:lastRowLastColumn="0"/>
              <w:rPr>
                <w:rFonts w:cs="B Lotus"/>
                <w:sz w:val="32"/>
                <w:szCs w:val="32"/>
                <w:rtl/>
              </w:rPr>
            </w:pPr>
            <w:r>
              <w:rPr>
                <w:rFonts w:cs="B Lotus" w:hint="cs"/>
                <w:sz w:val="32"/>
                <w:szCs w:val="32"/>
                <w:rtl/>
              </w:rPr>
              <w:t>458</w:t>
            </w:r>
          </w:p>
        </w:tc>
      </w:tr>
      <w:tr w:rsidR="006C6890" w:rsidRPr="00D0268E" w14:paraId="79C8E88C"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3493E819" w14:textId="28C7DAE4" w:rsidR="006C6890" w:rsidRPr="006C6890" w:rsidRDefault="006C6890" w:rsidP="00F06C9A">
            <w:pPr>
              <w:rPr>
                <w:rFonts w:cs="B Lotus"/>
                <w:b w:val="0"/>
                <w:bCs w:val="0"/>
                <w:sz w:val="32"/>
                <w:szCs w:val="32"/>
                <w:rtl/>
              </w:rPr>
            </w:pPr>
            <w:r w:rsidRPr="006C6890">
              <w:rPr>
                <w:rFonts w:cs="B Lotus" w:hint="cs"/>
                <w:b w:val="0"/>
                <w:bCs w:val="0"/>
                <w:sz w:val="32"/>
                <w:szCs w:val="32"/>
                <w:rtl/>
              </w:rPr>
              <w:t>موتورسیکلت برقی</w:t>
            </w:r>
          </w:p>
        </w:tc>
        <w:tc>
          <w:tcPr>
            <w:tcW w:w="2250" w:type="dxa"/>
          </w:tcPr>
          <w:p w14:paraId="293BE4E5" w14:textId="748839AA" w:rsidR="006C6890" w:rsidRDefault="006C6890" w:rsidP="00F06C9A">
            <w:pPr>
              <w:jc w:val="right"/>
              <w:cnfStyle w:val="000000000000" w:firstRow="0" w:lastRow="0" w:firstColumn="0" w:lastColumn="0" w:oddVBand="0" w:evenVBand="0" w:oddHBand="0" w:evenHBand="0" w:firstRowFirstColumn="0" w:firstRowLastColumn="0" w:lastRowFirstColumn="0" w:lastRowLastColumn="0"/>
              <w:rPr>
                <w:rFonts w:cs="B Lotus"/>
                <w:sz w:val="32"/>
                <w:szCs w:val="32"/>
                <w:rtl/>
              </w:rPr>
            </w:pPr>
            <w:r>
              <w:rPr>
                <w:rFonts w:cs="B Lotus" w:hint="cs"/>
                <w:sz w:val="32"/>
                <w:szCs w:val="32"/>
                <w:rtl/>
              </w:rPr>
              <w:t>459</w:t>
            </w:r>
          </w:p>
        </w:tc>
      </w:tr>
      <w:tr w:rsidR="00172021" w:rsidRPr="00D0268E" w14:paraId="3F177578" w14:textId="77777777" w:rsidTr="00464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0" w:type="dxa"/>
          </w:tcPr>
          <w:p w14:paraId="5DD05C92" w14:textId="3B74C6C3" w:rsidR="00172021" w:rsidRPr="006C6890" w:rsidRDefault="00172021" w:rsidP="00F06C9A">
            <w:pPr>
              <w:rPr>
                <w:rFonts w:cs="B Lotus" w:hint="cs"/>
                <w:sz w:val="32"/>
                <w:szCs w:val="32"/>
                <w:rtl/>
              </w:rPr>
            </w:pPr>
            <w:r>
              <w:rPr>
                <w:rFonts w:cs="B Lotus" w:hint="cs"/>
                <w:sz w:val="32"/>
                <w:szCs w:val="32"/>
                <w:rtl/>
              </w:rPr>
              <w:lastRenderedPageBreak/>
              <w:t>تیگو</w:t>
            </w:r>
          </w:p>
        </w:tc>
        <w:tc>
          <w:tcPr>
            <w:tcW w:w="2250" w:type="dxa"/>
          </w:tcPr>
          <w:p w14:paraId="1D7C2801" w14:textId="450129F4" w:rsidR="00172021" w:rsidRDefault="00172021" w:rsidP="00F06C9A">
            <w:pPr>
              <w:jc w:val="right"/>
              <w:cnfStyle w:val="000000100000" w:firstRow="0" w:lastRow="0" w:firstColumn="0" w:lastColumn="0" w:oddVBand="0" w:evenVBand="0" w:oddHBand="1" w:evenHBand="0" w:firstRowFirstColumn="0" w:firstRowLastColumn="0" w:lastRowFirstColumn="0" w:lastRowLastColumn="0"/>
              <w:rPr>
                <w:rFonts w:cs="B Lotus" w:hint="cs"/>
                <w:sz w:val="32"/>
                <w:szCs w:val="32"/>
                <w:rtl/>
              </w:rPr>
            </w:pPr>
            <w:r>
              <w:rPr>
                <w:rFonts w:cs="B Lotus" w:hint="cs"/>
                <w:sz w:val="32"/>
                <w:szCs w:val="32"/>
                <w:rtl/>
              </w:rPr>
              <w:t>460</w:t>
            </w:r>
          </w:p>
        </w:tc>
      </w:tr>
      <w:tr w:rsidR="00172021" w:rsidRPr="00D0268E" w14:paraId="25185ED6" w14:textId="77777777" w:rsidTr="00464DA4">
        <w:trPr>
          <w:jc w:val="center"/>
        </w:trPr>
        <w:tc>
          <w:tcPr>
            <w:cnfStyle w:val="001000000000" w:firstRow="0" w:lastRow="0" w:firstColumn="1" w:lastColumn="0" w:oddVBand="0" w:evenVBand="0" w:oddHBand="0" w:evenHBand="0" w:firstRowFirstColumn="0" w:firstRowLastColumn="0" w:lastRowFirstColumn="0" w:lastRowLastColumn="0"/>
            <w:tcW w:w="4590" w:type="dxa"/>
          </w:tcPr>
          <w:p w14:paraId="6E6131ED" w14:textId="2618B216" w:rsidR="00172021" w:rsidRPr="006C6890" w:rsidRDefault="00172021" w:rsidP="00F06C9A">
            <w:pPr>
              <w:rPr>
                <w:rFonts w:cs="B Lotus" w:hint="cs"/>
                <w:sz w:val="32"/>
                <w:szCs w:val="32"/>
                <w:rtl/>
              </w:rPr>
            </w:pPr>
            <w:r>
              <w:rPr>
                <w:rFonts w:cs="B Lotus" w:hint="cs"/>
                <w:sz w:val="32"/>
                <w:szCs w:val="32"/>
                <w:rtl/>
              </w:rPr>
              <w:t>فونیکس</w:t>
            </w:r>
          </w:p>
        </w:tc>
        <w:tc>
          <w:tcPr>
            <w:tcW w:w="2250" w:type="dxa"/>
          </w:tcPr>
          <w:p w14:paraId="21C531E8" w14:textId="240E94F2" w:rsidR="00172021" w:rsidRDefault="00172021" w:rsidP="00F06C9A">
            <w:pPr>
              <w:jc w:val="right"/>
              <w:cnfStyle w:val="000000000000" w:firstRow="0" w:lastRow="0" w:firstColumn="0" w:lastColumn="0" w:oddVBand="0" w:evenVBand="0" w:oddHBand="0" w:evenHBand="0" w:firstRowFirstColumn="0" w:firstRowLastColumn="0" w:lastRowFirstColumn="0" w:lastRowLastColumn="0"/>
              <w:rPr>
                <w:rFonts w:cs="B Lotus" w:hint="cs"/>
                <w:sz w:val="32"/>
                <w:szCs w:val="32"/>
                <w:rtl/>
              </w:rPr>
            </w:pPr>
            <w:r>
              <w:rPr>
                <w:rFonts w:cs="B Lotus" w:hint="cs"/>
                <w:sz w:val="32"/>
                <w:szCs w:val="32"/>
                <w:rtl/>
              </w:rPr>
              <w:t>461</w:t>
            </w:r>
          </w:p>
        </w:tc>
      </w:tr>
    </w:tbl>
    <w:p w14:paraId="2B7E860B" w14:textId="6E572F6C" w:rsidR="000075D4" w:rsidRDefault="000075D4" w:rsidP="000075D4">
      <w:pPr>
        <w:rPr>
          <w:rFonts w:cs="B Lotus"/>
          <w:sz w:val="24"/>
          <w:szCs w:val="24"/>
          <w:rtl/>
        </w:rPr>
      </w:pPr>
    </w:p>
    <w:p w14:paraId="21C335A0" w14:textId="57D0E1FB" w:rsidR="009961D0" w:rsidRPr="009961D0" w:rsidRDefault="009961D0" w:rsidP="009961D0">
      <w:pPr>
        <w:pStyle w:val="Heading2"/>
        <w:rPr>
          <w:color w:val="FF0000"/>
          <w:rtl/>
        </w:rPr>
      </w:pPr>
      <w:bookmarkStart w:id="49" w:name="_جدول_نوع_گواهینامه"/>
      <w:bookmarkStart w:id="50" w:name="_Toc38109485"/>
      <w:bookmarkEnd w:id="49"/>
      <w:r w:rsidRPr="009961D0">
        <w:rPr>
          <w:rFonts w:hint="cs"/>
          <w:color w:val="FF0000"/>
          <w:rtl/>
        </w:rPr>
        <w:t>جدول نوع گواهینامه</w:t>
      </w:r>
      <w:bookmarkEnd w:id="50"/>
    </w:p>
    <w:tbl>
      <w:tblPr>
        <w:tblStyle w:val="PlainTable11"/>
        <w:bidiVisual/>
        <w:tblW w:w="8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3"/>
        <w:gridCol w:w="5707"/>
      </w:tblGrid>
      <w:tr w:rsidR="009961D0" w:rsidRPr="00F733A3" w14:paraId="199D552A" w14:textId="77777777" w:rsidTr="009961D0">
        <w:trPr>
          <w:cnfStyle w:val="100000000000" w:firstRow="1" w:lastRow="0" w:firstColumn="0" w:lastColumn="0" w:oddVBand="0" w:evenVBand="0" w:oddHBand="0" w:evenHBand="0" w:firstRowFirstColumn="0" w:firstRowLastColumn="0" w:lastRowFirstColumn="0" w:lastRowLastColumn="0"/>
          <w:trHeight w:val="360"/>
          <w:tblHeader/>
          <w:jc w:val="center"/>
        </w:trPr>
        <w:tc>
          <w:tcPr>
            <w:cnfStyle w:val="001000000000" w:firstRow="0" w:lastRow="0" w:firstColumn="1" w:lastColumn="0" w:oddVBand="0" w:evenVBand="0" w:oddHBand="0" w:evenHBand="0" w:firstRowFirstColumn="0" w:firstRowLastColumn="0" w:lastRowFirstColumn="0" w:lastRowLastColumn="0"/>
            <w:tcW w:w="999" w:type="dxa"/>
            <w:shd w:val="clear" w:color="auto" w:fill="DDD9C3" w:themeFill="background2" w:themeFillShade="E6"/>
            <w:noWrap/>
            <w:hideMark/>
          </w:tcPr>
          <w:p w14:paraId="741E449C" w14:textId="6D8974FC" w:rsidR="009961D0" w:rsidRPr="00F733A3" w:rsidRDefault="009961D0" w:rsidP="009961D0">
            <w:pPr>
              <w:rPr>
                <w:rFonts w:ascii="Arial" w:eastAsia="Times New Roman" w:hAnsi="Arial" w:cs="B Lotus"/>
                <w:color w:val="000000"/>
                <w:sz w:val="28"/>
                <w:szCs w:val="28"/>
              </w:rPr>
            </w:pPr>
            <w:r>
              <w:rPr>
                <w:rFonts w:ascii="Arial" w:eastAsia="Times New Roman" w:hAnsi="Arial" w:cs="B Lotus" w:hint="cs"/>
                <w:color w:val="000000"/>
                <w:sz w:val="28"/>
                <w:szCs w:val="28"/>
                <w:rtl/>
              </w:rPr>
              <w:t>کد نوع گواهینامه</w:t>
            </w:r>
          </w:p>
        </w:tc>
        <w:tc>
          <w:tcPr>
            <w:tcW w:w="2278" w:type="dxa"/>
            <w:tcBorders>
              <w:right w:val="single" w:sz="4" w:space="0" w:color="auto"/>
            </w:tcBorders>
            <w:shd w:val="clear" w:color="auto" w:fill="DDD9C3" w:themeFill="background2" w:themeFillShade="E6"/>
            <w:noWrap/>
            <w:hideMark/>
          </w:tcPr>
          <w:p w14:paraId="483AFA33" w14:textId="63D34CD6" w:rsidR="009961D0" w:rsidRPr="00F733A3" w:rsidRDefault="009961D0" w:rsidP="009961D0">
            <w:pPr>
              <w:bidi w:val="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tl/>
              </w:rPr>
            </w:pPr>
            <w:r w:rsidRPr="00F733A3">
              <w:rPr>
                <w:rFonts w:ascii="Arial" w:eastAsia="Times New Roman" w:hAnsi="Arial" w:cs="B Lotus" w:hint="cs"/>
                <w:color w:val="000000"/>
                <w:sz w:val="28"/>
                <w:szCs w:val="28"/>
              </w:rPr>
              <w:t> </w:t>
            </w:r>
            <w:r w:rsidRPr="00F733A3">
              <w:rPr>
                <w:rFonts w:ascii="Arial" w:eastAsia="Times New Roman" w:hAnsi="Arial" w:cs="B Lotus" w:hint="cs"/>
                <w:color w:val="000000"/>
                <w:sz w:val="28"/>
                <w:szCs w:val="28"/>
                <w:rtl/>
              </w:rPr>
              <w:t xml:space="preserve">شرح </w:t>
            </w:r>
            <w:r>
              <w:rPr>
                <w:rFonts w:ascii="Arial" w:eastAsia="Times New Roman" w:hAnsi="Arial" w:cs="B Lotus" w:hint="cs"/>
                <w:color w:val="000000"/>
                <w:sz w:val="28"/>
                <w:szCs w:val="28"/>
                <w:rtl/>
              </w:rPr>
              <w:t>نوع گواهینامه</w:t>
            </w:r>
          </w:p>
        </w:tc>
      </w:tr>
      <w:tr w:rsidR="009961D0" w:rsidRPr="00F733A3" w14:paraId="35974A6A" w14:textId="77777777" w:rsidTr="009961D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999" w:type="dxa"/>
            <w:noWrap/>
            <w:hideMark/>
          </w:tcPr>
          <w:p w14:paraId="43D8EF8B" w14:textId="387A2A56" w:rsidR="009961D0" w:rsidRPr="00691AD9" w:rsidRDefault="009961D0" w:rsidP="004A19B9">
            <w:pPr>
              <w:pStyle w:val="ListParagraph"/>
              <w:numPr>
                <w:ilvl w:val="0"/>
                <w:numId w:val="32"/>
              </w:numPr>
              <w:jc w:val="center"/>
              <w:rPr>
                <w:rFonts w:ascii="Arial" w:eastAsia="Times New Roman" w:hAnsi="Arial" w:cs="B Lotus"/>
                <w:color w:val="000000"/>
                <w:sz w:val="28"/>
                <w:szCs w:val="28"/>
              </w:rPr>
            </w:pPr>
          </w:p>
        </w:tc>
        <w:tc>
          <w:tcPr>
            <w:tcW w:w="2278" w:type="dxa"/>
            <w:tcBorders>
              <w:right w:val="single" w:sz="4" w:space="0" w:color="auto"/>
            </w:tcBorders>
            <w:noWrap/>
            <w:hideMark/>
          </w:tcPr>
          <w:p w14:paraId="746A85AE" w14:textId="603B5AAF" w:rsidR="009961D0" w:rsidRPr="00691AD9" w:rsidRDefault="009961D0" w:rsidP="009961D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691AD9">
              <w:rPr>
                <w:rFonts w:cs="B Lotus" w:hint="cs"/>
                <w:sz w:val="28"/>
                <w:szCs w:val="28"/>
                <w:rtl/>
              </w:rPr>
              <w:t>موتورسیکلت</w:t>
            </w:r>
          </w:p>
        </w:tc>
      </w:tr>
      <w:tr w:rsidR="009961D0" w:rsidRPr="00F733A3" w14:paraId="04E83F99" w14:textId="77777777" w:rsidTr="009961D0">
        <w:trPr>
          <w:trHeight w:val="360"/>
          <w:jc w:val="center"/>
        </w:trPr>
        <w:tc>
          <w:tcPr>
            <w:cnfStyle w:val="001000000000" w:firstRow="0" w:lastRow="0" w:firstColumn="1" w:lastColumn="0" w:oddVBand="0" w:evenVBand="0" w:oddHBand="0" w:evenHBand="0" w:firstRowFirstColumn="0" w:firstRowLastColumn="0" w:lastRowFirstColumn="0" w:lastRowLastColumn="0"/>
            <w:tcW w:w="999" w:type="dxa"/>
            <w:noWrap/>
          </w:tcPr>
          <w:p w14:paraId="17967E46" w14:textId="77777777" w:rsidR="009961D0" w:rsidRPr="00691AD9" w:rsidRDefault="009961D0" w:rsidP="004A19B9">
            <w:pPr>
              <w:pStyle w:val="ListParagraph"/>
              <w:numPr>
                <w:ilvl w:val="0"/>
                <w:numId w:val="32"/>
              </w:numPr>
              <w:jc w:val="center"/>
              <w:rPr>
                <w:rFonts w:cs="B Lotus"/>
                <w:sz w:val="28"/>
                <w:szCs w:val="28"/>
                <w:rtl/>
              </w:rPr>
            </w:pPr>
          </w:p>
        </w:tc>
        <w:tc>
          <w:tcPr>
            <w:tcW w:w="2278" w:type="dxa"/>
            <w:tcBorders>
              <w:right w:val="single" w:sz="4" w:space="0" w:color="auto"/>
            </w:tcBorders>
            <w:noWrap/>
          </w:tcPr>
          <w:p w14:paraId="0376F02A" w14:textId="00170C0D" w:rsidR="009961D0" w:rsidRPr="00691AD9" w:rsidRDefault="009961D0" w:rsidP="009961D0">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691AD9">
              <w:rPr>
                <w:rFonts w:cs="B Lotus" w:hint="cs"/>
                <w:sz w:val="28"/>
                <w:szCs w:val="28"/>
                <w:rtl/>
              </w:rPr>
              <w:t xml:space="preserve">پایه سوم معادل </w:t>
            </w:r>
            <w:r w:rsidR="00C20053" w:rsidRPr="00691AD9">
              <w:rPr>
                <w:rFonts w:cs="B Lotus" w:hint="cs"/>
                <w:sz w:val="28"/>
                <w:szCs w:val="28"/>
                <w:rtl/>
              </w:rPr>
              <w:t>"</w:t>
            </w:r>
            <w:r w:rsidRPr="00691AD9">
              <w:rPr>
                <w:rFonts w:cs="B Lotus" w:hint="cs"/>
                <w:sz w:val="28"/>
                <w:szCs w:val="28"/>
                <w:rtl/>
              </w:rPr>
              <w:t>ب 1</w:t>
            </w:r>
            <w:r w:rsidR="00C20053" w:rsidRPr="00691AD9">
              <w:rPr>
                <w:rFonts w:cs="B Lotus" w:hint="cs"/>
                <w:sz w:val="28"/>
                <w:szCs w:val="28"/>
                <w:rtl/>
              </w:rPr>
              <w:t>"</w:t>
            </w:r>
          </w:p>
        </w:tc>
      </w:tr>
      <w:tr w:rsidR="009961D0" w:rsidRPr="00F733A3" w14:paraId="3E0288B6" w14:textId="77777777" w:rsidTr="009961D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999" w:type="dxa"/>
            <w:noWrap/>
          </w:tcPr>
          <w:p w14:paraId="7867FD93" w14:textId="77777777" w:rsidR="009961D0" w:rsidRPr="00691AD9" w:rsidRDefault="009961D0" w:rsidP="004A19B9">
            <w:pPr>
              <w:pStyle w:val="ListParagraph"/>
              <w:numPr>
                <w:ilvl w:val="0"/>
                <w:numId w:val="32"/>
              </w:numPr>
              <w:jc w:val="center"/>
              <w:rPr>
                <w:rFonts w:cs="B Lotus"/>
                <w:sz w:val="28"/>
                <w:szCs w:val="28"/>
                <w:rtl/>
              </w:rPr>
            </w:pPr>
          </w:p>
        </w:tc>
        <w:tc>
          <w:tcPr>
            <w:tcW w:w="2278" w:type="dxa"/>
            <w:tcBorders>
              <w:right w:val="single" w:sz="4" w:space="0" w:color="auto"/>
            </w:tcBorders>
            <w:noWrap/>
          </w:tcPr>
          <w:p w14:paraId="4877FBC5" w14:textId="11F8B224" w:rsidR="009961D0" w:rsidRPr="00691AD9" w:rsidRDefault="009961D0" w:rsidP="009961D0">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691AD9">
              <w:rPr>
                <w:rFonts w:cs="B Lotus" w:hint="cs"/>
                <w:sz w:val="28"/>
                <w:szCs w:val="28"/>
                <w:rtl/>
              </w:rPr>
              <w:t xml:space="preserve">پایه دوم معادل </w:t>
            </w:r>
            <w:r w:rsidR="00C20053" w:rsidRPr="00691AD9">
              <w:rPr>
                <w:rFonts w:cs="B Lotus" w:hint="cs"/>
                <w:sz w:val="28"/>
                <w:szCs w:val="28"/>
                <w:rtl/>
              </w:rPr>
              <w:t>"</w:t>
            </w:r>
            <w:r w:rsidRPr="00691AD9">
              <w:rPr>
                <w:rFonts w:cs="B Lotus" w:hint="cs"/>
                <w:sz w:val="28"/>
                <w:szCs w:val="28"/>
                <w:rtl/>
              </w:rPr>
              <w:t>ب 2</w:t>
            </w:r>
            <w:r w:rsidR="00C20053" w:rsidRPr="00691AD9">
              <w:rPr>
                <w:rFonts w:cs="B Lotus" w:hint="cs"/>
                <w:sz w:val="28"/>
                <w:szCs w:val="28"/>
                <w:rtl/>
              </w:rPr>
              <w:t>"</w:t>
            </w:r>
            <w:r w:rsidR="00691AD9" w:rsidRPr="00691AD9">
              <w:rPr>
                <w:rFonts w:cs="B Lotus" w:hint="cs"/>
                <w:sz w:val="28"/>
                <w:szCs w:val="28"/>
                <w:rtl/>
              </w:rPr>
              <w:t xml:space="preserve"> و "پ2"</w:t>
            </w:r>
          </w:p>
        </w:tc>
      </w:tr>
      <w:tr w:rsidR="009961D0" w:rsidRPr="00F733A3" w14:paraId="76231A60" w14:textId="77777777" w:rsidTr="009961D0">
        <w:trPr>
          <w:trHeight w:val="360"/>
          <w:jc w:val="center"/>
        </w:trPr>
        <w:tc>
          <w:tcPr>
            <w:cnfStyle w:val="001000000000" w:firstRow="0" w:lastRow="0" w:firstColumn="1" w:lastColumn="0" w:oddVBand="0" w:evenVBand="0" w:oddHBand="0" w:evenHBand="0" w:firstRowFirstColumn="0" w:firstRowLastColumn="0" w:lastRowFirstColumn="0" w:lastRowLastColumn="0"/>
            <w:tcW w:w="999" w:type="dxa"/>
            <w:noWrap/>
          </w:tcPr>
          <w:p w14:paraId="2CC9956E" w14:textId="77777777" w:rsidR="009961D0" w:rsidRPr="00691AD9" w:rsidRDefault="009961D0" w:rsidP="004A19B9">
            <w:pPr>
              <w:pStyle w:val="ListParagraph"/>
              <w:numPr>
                <w:ilvl w:val="0"/>
                <w:numId w:val="32"/>
              </w:numPr>
              <w:jc w:val="center"/>
              <w:rPr>
                <w:rFonts w:cs="B Lotus"/>
                <w:sz w:val="28"/>
                <w:szCs w:val="28"/>
                <w:rtl/>
              </w:rPr>
            </w:pPr>
          </w:p>
        </w:tc>
        <w:tc>
          <w:tcPr>
            <w:tcW w:w="2278" w:type="dxa"/>
            <w:tcBorders>
              <w:right w:val="single" w:sz="4" w:space="0" w:color="auto"/>
            </w:tcBorders>
            <w:noWrap/>
          </w:tcPr>
          <w:p w14:paraId="4C766C3C" w14:textId="3617D490" w:rsidR="009961D0" w:rsidRPr="00691AD9" w:rsidRDefault="009961D0" w:rsidP="009961D0">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691AD9">
              <w:rPr>
                <w:rFonts w:cs="B Lotus" w:hint="cs"/>
                <w:sz w:val="28"/>
                <w:szCs w:val="28"/>
                <w:rtl/>
              </w:rPr>
              <w:t xml:space="preserve">پایه یکم معادل </w:t>
            </w:r>
            <w:r w:rsidR="00C20053" w:rsidRPr="00691AD9">
              <w:rPr>
                <w:rFonts w:cs="B Lotus" w:hint="cs"/>
                <w:sz w:val="28"/>
                <w:szCs w:val="28"/>
                <w:rtl/>
              </w:rPr>
              <w:t>"</w:t>
            </w:r>
            <w:r w:rsidRPr="00691AD9">
              <w:rPr>
                <w:rFonts w:cs="B Lotus" w:hint="cs"/>
                <w:sz w:val="28"/>
                <w:szCs w:val="28"/>
                <w:rtl/>
              </w:rPr>
              <w:t>پ 1</w:t>
            </w:r>
            <w:r w:rsidR="00C20053" w:rsidRPr="00691AD9">
              <w:rPr>
                <w:rFonts w:cs="B Lotus" w:hint="cs"/>
                <w:sz w:val="28"/>
                <w:szCs w:val="28"/>
                <w:rtl/>
              </w:rPr>
              <w:t>"</w:t>
            </w:r>
            <w:r w:rsidR="00691AD9" w:rsidRPr="00691AD9">
              <w:rPr>
                <w:rFonts w:cs="B Lotus" w:hint="cs"/>
                <w:sz w:val="28"/>
                <w:szCs w:val="28"/>
                <w:rtl/>
              </w:rPr>
              <w:t xml:space="preserve"> و "ت"</w:t>
            </w:r>
          </w:p>
        </w:tc>
      </w:tr>
      <w:tr w:rsidR="009961D0" w:rsidRPr="00F733A3" w14:paraId="062CF9C7" w14:textId="77777777" w:rsidTr="009961D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999" w:type="dxa"/>
            <w:noWrap/>
          </w:tcPr>
          <w:p w14:paraId="20279372" w14:textId="77777777" w:rsidR="009961D0" w:rsidRPr="00691AD9" w:rsidRDefault="009961D0" w:rsidP="004A19B9">
            <w:pPr>
              <w:pStyle w:val="ListParagraph"/>
              <w:numPr>
                <w:ilvl w:val="0"/>
                <w:numId w:val="32"/>
              </w:numPr>
              <w:jc w:val="center"/>
              <w:rPr>
                <w:rFonts w:cs="B Lotus"/>
                <w:sz w:val="28"/>
                <w:szCs w:val="28"/>
                <w:rtl/>
              </w:rPr>
            </w:pPr>
          </w:p>
        </w:tc>
        <w:tc>
          <w:tcPr>
            <w:tcW w:w="2278" w:type="dxa"/>
            <w:tcBorders>
              <w:right w:val="single" w:sz="4" w:space="0" w:color="auto"/>
            </w:tcBorders>
            <w:noWrap/>
          </w:tcPr>
          <w:p w14:paraId="29503C7B" w14:textId="358EFA23" w:rsidR="009961D0" w:rsidRPr="00691AD9" w:rsidRDefault="00C20053" w:rsidP="00691AD9">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691AD9">
              <w:rPr>
                <w:rFonts w:cs="B Lotus" w:hint="cs"/>
                <w:sz w:val="28"/>
                <w:szCs w:val="28"/>
                <w:rtl/>
              </w:rPr>
              <w:t xml:space="preserve">ویژه </w:t>
            </w:r>
          </w:p>
        </w:tc>
      </w:tr>
      <w:tr w:rsidR="009B538D" w:rsidRPr="00F733A3" w14:paraId="4C672668" w14:textId="77777777" w:rsidTr="009961D0">
        <w:trPr>
          <w:trHeight w:val="360"/>
          <w:jc w:val="center"/>
        </w:trPr>
        <w:tc>
          <w:tcPr>
            <w:cnfStyle w:val="001000000000" w:firstRow="0" w:lastRow="0" w:firstColumn="1" w:lastColumn="0" w:oddVBand="0" w:evenVBand="0" w:oddHBand="0" w:evenHBand="0" w:firstRowFirstColumn="0" w:firstRowLastColumn="0" w:lastRowFirstColumn="0" w:lastRowLastColumn="0"/>
            <w:tcW w:w="999" w:type="dxa"/>
            <w:noWrap/>
          </w:tcPr>
          <w:p w14:paraId="62322720" w14:textId="77777777" w:rsidR="009B538D" w:rsidRPr="00691AD9" w:rsidRDefault="009B538D" w:rsidP="004A19B9">
            <w:pPr>
              <w:pStyle w:val="ListParagraph"/>
              <w:numPr>
                <w:ilvl w:val="0"/>
                <w:numId w:val="32"/>
              </w:numPr>
              <w:jc w:val="center"/>
              <w:rPr>
                <w:rFonts w:cs="B Lotus"/>
                <w:sz w:val="28"/>
                <w:szCs w:val="28"/>
                <w:rtl/>
              </w:rPr>
            </w:pPr>
          </w:p>
        </w:tc>
        <w:tc>
          <w:tcPr>
            <w:tcW w:w="2278" w:type="dxa"/>
            <w:tcBorders>
              <w:right w:val="single" w:sz="4" w:space="0" w:color="auto"/>
            </w:tcBorders>
            <w:noWrap/>
          </w:tcPr>
          <w:p w14:paraId="3913EC90" w14:textId="60173786" w:rsidR="009B538D" w:rsidRPr="00691AD9" w:rsidRDefault="009B538D" w:rsidP="00691AD9">
            <w:pP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بین المللی</w:t>
            </w:r>
          </w:p>
        </w:tc>
      </w:tr>
    </w:tbl>
    <w:p w14:paraId="037A41AA" w14:textId="4E9AB702" w:rsidR="009961D0" w:rsidRDefault="009961D0" w:rsidP="000075D4">
      <w:pPr>
        <w:rPr>
          <w:rFonts w:cs="B Lotus"/>
          <w:sz w:val="24"/>
          <w:szCs w:val="24"/>
          <w:rtl/>
        </w:rPr>
      </w:pPr>
    </w:p>
    <w:p w14:paraId="206BB340" w14:textId="28E04892" w:rsidR="00C20053" w:rsidRPr="00C20053" w:rsidRDefault="00C20053" w:rsidP="00C20053">
      <w:pPr>
        <w:pStyle w:val="Heading2"/>
        <w:rPr>
          <w:color w:val="FF0000"/>
          <w:rtl/>
        </w:rPr>
      </w:pPr>
      <w:bookmarkStart w:id="51" w:name="_جدول_نوع_سوخت"/>
      <w:bookmarkStart w:id="52" w:name="_Toc38109486"/>
      <w:bookmarkEnd w:id="51"/>
      <w:r w:rsidRPr="00C20053">
        <w:rPr>
          <w:rFonts w:hint="cs"/>
          <w:color w:val="FF0000"/>
          <w:rtl/>
        </w:rPr>
        <w:t>جدول نوع سوخت</w:t>
      </w:r>
      <w:bookmarkEnd w:id="52"/>
    </w:p>
    <w:tbl>
      <w:tblPr>
        <w:tblStyle w:val="PlainTable11"/>
        <w:bidiVisual/>
        <w:tblW w:w="8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742"/>
      </w:tblGrid>
      <w:tr w:rsidR="00C20053" w:rsidRPr="00F733A3" w14:paraId="3962CD56" w14:textId="77777777" w:rsidTr="00B70F28">
        <w:trPr>
          <w:cnfStyle w:val="100000000000" w:firstRow="1" w:lastRow="0" w:firstColumn="0" w:lastColumn="0" w:oddVBand="0" w:evenVBand="0" w:oddHBand="0" w:evenHBand="0" w:firstRowFirstColumn="0" w:firstRowLastColumn="0" w:lastRowFirstColumn="0" w:lastRowLastColumn="0"/>
          <w:trHeight w:val="360"/>
          <w:tblHeader/>
          <w:jc w:val="center"/>
        </w:trPr>
        <w:tc>
          <w:tcPr>
            <w:cnfStyle w:val="001000000000" w:firstRow="0" w:lastRow="0" w:firstColumn="1" w:lastColumn="0" w:oddVBand="0" w:evenVBand="0" w:oddHBand="0" w:evenHBand="0" w:firstRowFirstColumn="0" w:firstRowLastColumn="0" w:lastRowFirstColumn="0" w:lastRowLastColumn="0"/>
            <w:tcW w:w="999" w:type="dxa"/>
            <w:shd w:val="clear" w:color="auto" w:fill="DDD9C3" w:themeFill="background2" w:themeFillShade="E6"/>
            <w:noWrap/>
            <w:hideMark/>
          </w:tcPr>
          <w:p w14:paraId="6ADE5B98" w14:textId="4E059FC0" w:rsidR="00C20053" w:rsidRPr="00F733A3" w:rsidRDefault="00C20053" w:rsidP="00C20053">
            <w:pPr>
              <w:rPr>
                <w:rFonts w:ascii="Arial" w:eastAsia="Times New Roman" w:hAnsi="Arial" w:cs="B Lotus"/>
                <w:color w:val="000000"/>
                <w:sz w:val="28"/>
                <w:szCs w:val="28"/>
              </w:rPr>
            </w:pPr>
            <w:r>
              <w:rPr>
                <w:rFonts w:ascii="Arial" w:eastAsia="Times New Roman" w:hAnsi="Arial" w:cs="B Lotus" w:hint="cs"/>
                <w:color w:val="000000"/>
                <w:sz w:val="28"/>
                <w:szCs w:val="28"/>
                <w:rtl/>
              </w:rPr>
              <w:t>کد نوع سوخت</w:t>
            </w:r>
          </w:p>
        </w:tc>
        <w:tc>
          <w:tcPr>
            <w:tcW w:w="2278" w:type="dxa"/>
            <w:tcBorders>
              <w:right w:val="single" w:sz="4" w:space="0" w:color="auto"/>
            </w:tcBorders>
            <w:shd w:val="clear" w:color="auto" w:fill="DDD9C3" w:themeFill="background2" w:themeFillShade="E6"/>
            <w:noWrap/>
            <w:hideMark/>
          </w:tcPr>
          <w:p w14:paraId="6F6CBB85" w14:textId="435306C7" w:rsidR="00C20053" w:rsidRPr="00F733A3" w:rsidRDefault="00C20053" w:rsidP="00C20053">
            <w:pPr>
              <w:bidi w:val="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tl/>
              </w:rPr>
            </w:pPr>
            <w:r w:rsidRPr="00F733A3">
              <w:rPr>
                <w:rFonts w:ascii="Arial" w:eastAsia="Times New Roman" w:hAnsi="Arial" w:cs="B Lotus" w:hint="cs"/>
                <w:color w:val="000000"/>
                <w:sz w:val="28"/>
                <w:szCs w:val="28"/>
              </w:rPr>
              <w:t> </w:t>
            </w:r>
            <w:r>
              <w:rPr>
                <w:rFonts w:ascii="Arial" w:eastAsia="Times New Roman" w:hAnsi="Arial" w:cs="B Lotus" w:hint="cs"/>
                <w:color w:val="000000"/>
                <w:sz w:val="28"/>
                <w:szCs w:val="28"/>
                <w:rtl/>
              </w:rPr>
              <w:t>نوع سوخت</w:t>
            </w:r>
          </w:p>
        </w:tc>
      </w:tr>
      <w:tr w:rsidR="00C20053" w:rsidRPr="00F733A3" w14:paraId="28AD354B" w14:textId="77777777" w:rsidTr="00B70F2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999" w:type="dxa"/>
            <w:noWrap/>
            <w:hideMark/>
          </w:tcPr>
          <w:p w14:paraId="1E6C2500" w14:textId="77777777" w:rsidR="00C20053" w:rsidRPr="00C20053" w:rsidRDefault="00C20053" w:rsidP="004A19B9">
            <w:pPr>
              <w:pStyle w:val="ListParagraph"/>
              <w:numPr>
                <w:ilvl w:val="0"/>
                <w:numId w:val="33"/>
              </w:numPr>
              <w:jc w:val="center"/>
              <w:rPr>
                <w:rFonts w:ascii="Arial" w:eastAsia="Times New Roman" w:hAnsi="Arial" w:cs="B Lotus"/>
                <w:color w:val="000000"/>
                <w:sz w:val="28"/>
                <w:szCs w:val="28"/>
              </w:rPr>
            </w:pPr>
          </w:p>
        </w:tc>
        <w:tc>
          <w:tcPr>
            <w:tcW w:w="2278" w:type="dxa"/>
            <w:tcBorders>
              <w:right w:val="single" w:sz="4" w:space="0" w:color="auto"/>
            </w:tcBorders>
            <w:noWrap/>
            <w:hideMark/>
          </w:tcPr>
          <w:p w14:paraId="35D432CA" w14:textId="75193A9F" w:rsidR="00C20053" w:rsidRPr="00F733A3" w:rsidRDefault="00C20053" w:rsidP="00B70F2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Pr>
                <w:rFonts w:cs="B Lotus" w:hint="cs"/>
                <w:sz w:val="28"/>
                <w:szCs w:val="28"/>
                <w:rtl/>
              </w:rPr>
              <w:t>دیزل</w:t>
            </w:r>
          </w:p>
        </w:tc>
      </w:tr>
      <w:tr w:rsidR="00C20053" w:rsidRPr="00F733A3" w14:paraId="1B73DBC8" w14:textId="77777777" w:rsidTr="00B70F28">
        <w:trPr>
          <w:trHeight w:val="360"/>
          <w:jc w:val="center"/>
        </w:trPr>
        <w:tc>
          <w:tcPr>
            <w:cnfStyle w:val="001000000000" w:firstRow="0" w:lastRow="0" w:firstColumn="1" w:lastColumn="0" w:oddVBand="0" w:evenVBand="0" w:oddHBand="0" w:evenHBand="0" w:firstRowFirstColumn="0" w:firstRowLastColumn="0" w:lastRowFirstColumn="0" w:lastRowLastColumn="0"/>
            <w:tcW w:w="999" w:type="dxa"/>
            <w:noWrap/>
          </w:tcPr>
          <w:p w14:paraId="17E243C8" w14:textId="77777777" w:rsidR="00C20053" w:rsidRPr="00C20053" w:rsidRDefault="00C20053" w:rsidP="004A19B9">
            <w:pPr>
              <w:pStyle w:val="ListParagraph"/>
              <w:numPr>
                <w:ilvl w:val="0"/>
                <w:numId w:val="33"/>
              </w:numPr>
              <w:jc w:val="center"/>
              <w:rPr>
                <w:rFonts w:cs="B Lotus"/>
                <w:sz w:val="28"/>
                <w:szCs w:val="28"/>
                <w:rtl/>
              </w:rPr>
            </w:pPr>
          </w:p>
        </w:tc>
        <w:tc>
          <w:tcPr>
            <w:tcW w:w="2278" w:type="dxa"/>
            <w:tcBorders>
              <w:right w:val="single" w:sz="4" w:space="0" w:color="auto"/>
            </w:tcBorders>
            <w:noWrap/>
          </w:tcPr>
          <w:p w14:paraId="5E4F18B6" w14:textId="3AD0A2F2" w:rsidR="00C20053" w:rsidRPr="00C20053" w:rsidRDefault="00C20053" w:rsidP="00B70F28">
            <w:pPr>
              <w:cnfStyle w:val="000000000000" w:firstRow="0" w:lastRow="0" w:firstColumn="0" w:lastColumn="0" w:oddVBand="0" w:evenVBand="0" w:oddHBand="0" w:evenHBand="0" w:firstRowFirstColumn="0" w:firstRowLastColumn="0" w:lastRowFirstColumn="0" w:lastRowLastColumn="0"/>
              <w:rPr>
                <w:rFonts w:cs="Calibri"/>
                <w:sz w:val="28"/>
                <w:szCs w:val="28"/>
                <w:rtl/>
              </w:rPr>
            </w:pPr>
            <w:r>
              <w:rPr>
                <w:rFonts w:cs="B Lotus" w:hint="cs"/>
                <w:sz w:val="28"/>
                <w:szCs w:val="28"/>
                <w:rtl/>
              </w:rPr>
              <w:t>بنزینی</w:t>
            </w:r>
          </w:p>
        </w:tc>
      </w:tr>
      <w:tr w:rsidR="00C20053" w:rsidRPr="00F733A3" w14:paraId="034AD5BB" w14:textId="77777777" w:rsidTr="00B70F2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999" w:type="dxa"/>
            <w:noWrap/>
          </w:tcPr>
          <w:p w14:paraId="46C33D14" w14:textId="77777777" w:rsidR="00C20053" w:rsidRPr="00C20053" w:rsidRDefault="00C20053" w:rsidP="004A19B9">
            <w:pPr>
              <w:pStyle w:val="ListParagraph"/>
              <w:numPr>
                <w:ilvl w:val="0"/>
                <w:numId w:val="33"/>
              </w:numPr>
              <w:jc w:val="center"/>
              <w:rPr>
                <w:rFonts w:cs="B Lotus"/>
                <w:sz w:val="28"/>
                <w:szCs w:val="28"/>
                <w:rtl/>
              </w:rPr>
            </w:pPr>
          </w:p>
        </w:tc>
        <w:tc>
          <w:tcPr>
            <w:tcW w:w="2278" w:type="dxa"/>
            <w:tcBorders>
              <w:right w:val="single" w:sz="4" w:space="0" w:color="auto"/>
            </w:tcBorders>
            <w:noWrap/>
          </w:tcPr>
          <w:p w14:paraId="4B0B15A9" w14:textId="26A55701" w:rsidR="00C20053" w:rsidRPr="00C20053" w:rsidRDefault="00C20053" w:rsidP="00B70F28">
            <w:pPr>
              <w:cnfStyle w:val="000000100000" w:firstRow="0" w:lastRow="0" w:firstColumn="0" w:lastColumn="0" w:oddVBand="0" w:evenVBand="0" w:oddHBand="1" w:evenHBand="0" w:firstRowFirstColumn="0" w:firstRowLastColumn="0" w:lastRowFirstColumn="0" w:lastRowLastColumn="0"/>
              <w:rPr>
                <w:rFonts w:cs="Calibri"/>
                <w:sz w:val="28"/>
                <w:szCs w:val="28"/>
                <w:rtl/>
              </w:rPr>
            </w:pPr>
            <w:r>
              <w:rPr>
                <w:rFonts w:cs="B Lotus" w:hint="cs"/>
                <w:sz w:val="28"/>
                <w:szCs w:val="28"/>
                <w:rtl/>
              </w:rPr>
              <w:t>گازسوز</w:t>
            </w:r>
          </w:p>
        </w:tc>
      </w:tr>
      <w:tr w:rsidR="00C20053" w:rsidRPr="00F733A3" w14:paraId="6D058E0D" w14:textId="77777777" w:rsidTr="00B70F28">
        <w:trPr>
          <w:trHeight w:val="360"/>
          <w:jc w:val="center"/>
        </w:trPr>
        <w:tc>
          <w:tcPr>
            <w:cnfStyle w:val="001000000000" w:firstRow="0" w:lastRow="0" w:firstColumn="1" w:lastColumn="0" w:oddVBand="0" w:evenVBand="0" w:oddHBand="0" w:evenHBand="0" w:firstRowFirstColumn="0" w:firstRowLastColumn="0" w:lastRowFirstColumn="0" w:lastRowLastColumn="0"/>
            <w:tcW w:w="999" w:type="dxa"/>
            <w:noWrap/>
          </w:tcPr>
          <w:p w14:paraId="68F61889" w14:textId="77777777" w:rsidR="00C20053" w:rsidRPr="00C20053" w:rsidRDefault="00C20053" w:rsidP="004A19B9">
            <w:pPr>
              <w:pStyle w:val="ListParagraph"/>
              <w:numPr>
                <w:ilvl w:val="0"/>
                <w:numId w:val="33"/>
              </w:numPr>
              <w:jc w:val="center"/>
              <w:rPr>
                <w:rFonts w:cs="B Lotus"/>
                <w:sz w:val="28"/>
                <w:szCs w:val="28"/>
                <w:rtl/>
              </w:rPr>
            </w:pPr>
          </w:p>
        </w:tc>
        <w:tc>
          <w:tcPr>
            <w:tcW w:w="2278" w:type="dxa"/>
            <w:tcBorders>
              <w:right w:val="single" w:sz="4" w:space="0" w:color="auto"/>
            </w:tcBorders>
            <w:noWrap/>
          </w:tcPr>
          <w:p w14:paraId="4418230D" w14:textId="08F48C2E" w:rsidR="00C20053" w:rsidRPr="00C20053" w:rsidRDefault="00C20053" w:rsidP="00B70F28">
            <w:pPr>
              <w:cnfStyle w:val="000000000000" w:firstRow="0" w:lastRow="0" w:firstColumn="0" w:lastColumn="0" w:oddVBand="0" w:evenVBand="0" w:oddHBand="0" w:evenHBand="0" w:firstRowFirstColumn="0" w:firstRowLastColumn="0" w:lastRowFirstColumn="0" w:lastRowLastColumn="0"/>
              <w:rPr>
                <w:rFonts w:cs="Calibri"/>
                <w:sz w:val="28"/>
                <w:szCs w:val="28"/>
                <w:rtl/>
              </w:rPr>
            </w:pPr>
            <w:r>
              <w:rPr>
                <w:rFonts w:cs="B Lotus" w:hint="cs"/>
                <w:sz w:val="28"/>
                <w:szCs w:val="28"/>
                <w:rtl/>
              </w:rPr>
              <w:t>دوگانه سوز</w:t>
            </w:r>
          </w:p>
        </w:tc>
      </w:tr>
      <w:tr w:rsidR="00C20053" w:rsidRPr="00F733A3" w14:paraId="4382E98B" w14:textId="77777777" w:rsidTr="00B70F2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999" w:type="dxa"/>
            <w:noWrap/>
          </w:tcPr>
          <w:p w14:paraId="09276AE2" w14:textId="77777777" w:rsidR="00C20053" w:rsidRPr="00C20053" w:rsidRDefault="00C20053" w:rsidP="004A19B9">
            <w:pPr>
              <w:pStyle w:val="ListParagraph"/>
              <w:numPr>
                <w:ilvl w:val="0"/>
                <w:numId w:val="33"/>
              </w:numPr>
              <w:jc w:val="center"/>
              <w:rPr>
                <w:rFonts w:cs="B Lotus"/>
                <w:sz w:val="28"/>
                <w:szCs w:val="28"/>
                <w:rtl/>
              </w:rPr>
            </w:pPr>
          </w:p>
        </w:tc>
        <w:tc>
          <w:tcPr>
            <w:tcW w:w="2278" w:type="dxa"/>
            <w:tcBorders>
              <w:right w:val="single" w:sz="4" w:space="0" w:color="auto"/>
            </w:tcBorders>
            <w:noWrap/>
          </w:tcPr>
          <w:p w14:paraId="483C11C7" w14:textId="2A4153B7" w:rsidR="00C20053" w:rsidRPr="00C20053" w:rsidRDefault="00C20053" w:rsidP="00B70F28">
            <w:pPr>
              <w:cnfStyle w:val="000000100000" w:firstRow="0" w:lastRow="0" w:firstColumn="0" w:lastColumn="0" w:oddVBand="0" w:evenVBand="0" w:oddHBand="1" w:evenHBand="0" w:firstRowFirstColumn="0" w:firstRowLastColumn="0" w:lastRowFirstColumn="0" w:lastRowLastColumn="0"/>
              <w:rPr>
                <w:rFonts w:cs="Calibri"/>
                <w:sz w:val="28"/>
                <w:szCs w:val="28"/>
                <w:rtl/>
              </w:rPr>
            </w:pPr>
            <w:r>
              <w:rPr>
                <w:rFonts w:cs="B Lotus" w:hint="cs"/>
                <w:sz w:val="28"/>
                <w:szCs w:val="28"/>
                <w:rtl/>
              </w:rPr>
              <w:t>برقی</w:t>
            </w:r>
          </w:p>
        </w:tc>
      </w:tr>
      <w:tr w:rsidR="00C20053" w:rsidRPr="00F733A3" w14:paraId="4298F23A" w14:textId="77777777" w:rsidTr="00B70F28">
        <w:trPr>
          <w:trHeight w:val="360"/>
          <w:jc w:val="center"/>
        </w:trPr>
        <w:tc>
          <w:tcPr>
            <w:cnfStyle w:val="001000000000" w:firstRow="0" w:lastRow="0" w:firstColumn="1" w:lastColumn="0" w:oddVBand="0" w:evenVBand="0" w:oddHBand="0" w:evenHBand="0" w:firstRowFirstColumn="0" w:firstRowLastColumn="0" w:lastRowFirstColumn="0" w:lastRowLastColumn="0"/>
            <w:tcW w:w="999" w:type="dxa"/>
            <w:noWrap/>
          </w:tcPr>
          <w:p w14:paraId="28106F5A" w14:textId="77777777" w:rsidR="00C20053" w:rsidRPr="00172021" w:rsidRDefault="00C20053" w:rsidP="004A19B9">
            <w:pPr>
              <w:pStyle w:val="ListParagraph"/>
              <w:numPr>
                <w:ilvl w:val="0"/>
                <w:numId w:val="33"/>
              </w:numPr>
              <w:jc w:val="center"/>
              <w:rPr>
                <w:rFonts w:cs="B Lotus"/>
                <w:sz w:val="28"/>
                <w:szCs w:val="28"/>
                <w:rtl/>
              </w:rPr>
            </w:pPr>
          </w:p>
        </w:tc>
        <w:tc>
          <w:tcPr>
            <w:tcW w:w="2278" w:type="dxa"/>
            <w:tcBorders>
              <w:right w:val="single" w:sz="4" w:space="0" w:color="auto"/>
            </w:tcBorders>
            <w:noWrap/>
          </w:tcPr>
          <w:p w14:paraId="198C9E13" w14:textId="6EFC1A84" w:rsidR="00C20053" w:rsidRDefault="00C20053" w:rsidP="00B70F28">
            <w:pPr>
              <w:cnfStyle w:val="000000000000" w:firstRow="0" w:lastRow="0" w:firstColumn="0" w:lastColumn="0" w:oddVBand="0" w:evenVBand="0" w:oddHBand="0" w:evenHBand="0" w:firstRowFirstColumn="0" w:firstRowLastColumn="0" w:lastRowFirstColumn="0" w:lastRowLastColumn="0"/>
              <w:rPr>
                <w:rFonts w:cs="B Lotus"/>
                <w:sz w:val="28"/>
                <w:szCs w:val="28"/>
              </w:rPr>
            </w:pPr>
            <w:r>
              <w:rPr>
                <w:rFonts w:cs="B Lotus" w:hint="cs"/>
                <w:sz w:val="28"/>
                <w:szCs w:val="28"/>
                <w:rtl/>
              </w:rPr>
              <w:t>هیبریدی</w:t>
            </w:r>
          </w:p>
        </w:tc>
      </w:tr>
    </w:tbl>
    <w:p w14:paraId="3F4CC1FC" w14:textId="07F82645" w:rsidR="00C20053" w:rsidRDefault="00C20053" w:rsidP="00C20053">
      <w:pPr>
        <w:rPr>
          <w:rFonts w:cs="B Lotus"/>
          <w:sz w:val="24"/>
          <w:szCs w:val="24"/>
          <w:rtl/>
        </w:rPr>
      </w:pPr>
    </w:p>
    <w:p w14:paraId="55E0E401" w14:textId="501C954B" w:rsidR="00E425E7" w:rsidRDefault="00E425E7" w:rsidP="00C20053">
      <w:pPr>
        <w:rPr>
          <w:rFonts w:cs="B Lotus"/>
          <w:sz w:val="24"/>
          <w:szCs w:val="24"/>
          <w:rtl/>
        </w:rPr>
      </w:pPr>
    </w:p>
    <w:p w14:paraId="2456C0BE" w14:textId="3A334D63" w:rsidR="00E425E7" w:rsidRPr="00C20053" w:rsidRDefault="00E425E7" w:rsidP="00E425E7">
      <w:pPr>
        <w:pStyle w:val="Heading2"/>
        <w:rPr>
          <w:color w:val="FF0000"/>
          <w:rtl/>
        </w:rPr>
      </w:pPr>
      <w:bookmarkStart w:id="53" w:name="_جدول_نوع_پرداخت"/>
      <w:bookmarkStart w:id="54" w:name="_Toc38109487"/>
      <w:bookmarkEnd w:id="53"/>
      <w:r w:rsidRPr="00C20053">
        <w:rPr>
          <w:rFonts w:hint="cs"/>
          <w:color w:val="FF0000"/>
          <w:rtl/>
        </w:rPr>
        <w:lastRenderedPageBreak/>
        <w:t xml:space="preserve">جدول نوع </w:t>
      </w:r>
      <w:r>
        <w:rPr>
          <w:rFonts w:hint="cs"/>
          <w:color w:val="FF0000"/>
          <w:rtl/>
        </w:rPr>
        <w:t>پرداخت حق بیمه</w:t>
      </w:r>
      <w:bookmarkEnd w:id="54"/>
    </w:p>
    <w:tbl>
      <w:tblPr>
        <w:tblStyle w:val="PlainTable11"/>
        <w:bidiVisual/>
        <w:tblW w:w="8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742"/>
      </w:tblGrid>
      <w:tr w:rsidR="00E425E7" w:rsidRPr="00F733A3" w14:paraId="37102AB9" w14:textId="77777777" w:rsidTr="004E0E9C">
        <w:trPr>
          <w:cnfStyle w:val="100000000000" w:firstRow="1" w:lastRow="0" w:firstColumn="0" w:lastColumn="0" w:oddVBand="0" w:evenVBand="0" w:oddHBand="0" w:evenHBand="0" w:firstRowFirstColumn="0" w:firstRowLastColumn="0" w:lastRowFirstColumn="0" w:lastRowLastColumn="0"/>
          <w:trHeight w:val="360"/>
          <w:tblHeader/>
          <w:jc w:val="center"/>
        </w:trPr>
        <w:tc>
          <w:tcPr>
            <w:cnfStyle w:val="001000000000" w:firstRow="0" w:lastRow="0" w:firstColumn="1" w:lastColumn="0" w:oddVBand="0" w:evenVBand="0" w:oddHBand="0" w:evenHBand="0" w:firstRowFirstColumn="0" w:firstRowLastColumn="0" w:lastRowFirstColumn="0" w:lastRowLastColumn="0"/>
            <w:tcW w:w="2518" w:type="dxa"/>
            <w:shd w:val="clear" w:color="auto" w:fill="DDD9C3" w:themeFill="background2" w:themeFillShade="E6"/>
            <w:noWrap/>
            <w:hideMark/>
          </w:tcPr>
          <w:p w14:paraId="2F2CF68A" w14:textId="2870E7F3" w:rsidR="00E425E7" w:rsidRPr="00F733A3" w:rsidRDefault="00B71A32" w:rsidP="00B71A32">
            <w:pPr>
              <w:rPr>
                <w:rFonts w:ascii="Arial" w:eastAsia="Times New Roman" w:hAnsi="Arial" w:cs="B Lotus"/>
                <w:color w:val="000000"/>
                <w:sz w:val="28"/>
                <w:szCs w:val="28"/>
                <w:rtl/>
              </w:rPr>
            </w:pPr>
            <w:r>
              <w:rPr>
                <w:rFonts w:ascii="Arial" w:eastAsia="Times New Roman" w:hAnsi="Arial" w:cs="B Lotus" w:hint="cs"/>
                <w:color w:val="000000"/>
                <w:sz w:val="28"/>
                <w:szCs w:val="28"/>
                <w:rtl/>
              </w:rPr>
              <w:t>کد نوع</w:t>
            </w:r>
            <w:r>
              <w:rPr>
                <w:rFonts w:ascii="Arial" w:eastAsia="Times New Roman" w:hAnsi="Arial" w:cs="B Lotus"/>
                <w:color w:val="000000"/>
                <w:sz w:val="28"/>
                <w:szCs w:val="28"/>
              </w:rPr>
              <w:t xml:space="preserve"> </w:t>
            </w:r>
            <w:r>
              <w:rPr>
                <w:rFonts w:ascii="Arial" w:eastAsia="Times New Roman" w:hAnsi="Arial" w:cs="B Lotus" w:hint="cs"/>
                <w:color w:val="000000"/>
                <w:sz w:val="28"/>
                <w:szCs w:val="28"/>
                <w:rtl/>
              </w:rPr>
              <w:t>پرداخت حق بیمه</w:t>
            </w:r>
          </w:p>
        </w:tc>
        <w:tc>
          <w:tcPr>
            <w:tcW w:w="5742" w:type="dxa"/>
            <w:tcBorders>
              <w:right w:val="single" w:sz="4" w:space="0" w:color="auto"/>
            </w:tcBorders>
            <w:shd w:val="clear" w:color="auto" w:fill="DDD9C3" w:themeFill="background2" w:themeFillShade="E6"/>
            <w:noWrap/>
            <w:hideMark/>
          </w:tcPr>
          <w:p w14:paraId="6AFAEAD7" w14:textId="75AEA109" w:rsidR="00E425E7" w:rsidRPr="00F733A3" w:rsidRDefault="00E425E7" w:rsidP="00B71A32">
            <w:pPr>
              <w:bidi w:val="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tl/>
              </w:rPr>
            </w:pPr>
            <w:r w:rsidRPr="00F733A3">
              <w:rPr>
                <w:rFonts w:ascii="Arial" w:eastAsia="Times New Roman" w:hAnsi="Arial" w:cs="B Lotus" w:hint="cs"/>
                <w:color w:val="000000"/>
                <w:sz w:val="28"/>
                <w:szCs w:val="28"/>
              </w:rPr>
              <w:t> </w:t>
            </w:r>
            <w:r>
              <w:rPr>
                <w:rFonts w:ascii="Arial" w:eastAsia="Times New Roman" w:hAnsi="Arial" w:cs="B Lotus" w:hint="cs"/>
                <w:color w:val="000000"/>
                <w:sz w:val="28"/>
                <w:szCs w:val="28"/>
                <w:rtl/>
              </w:rPr>
              <w:t xml:space="preserve">نوع </w:t>
            </w:r>
            <w:r w:rsidR="00B71A32">
              <w:rPr>
                <w:rFonts w:ascii="Arial" w:eastAsia="Times New Roman" w:hAnsi="Arial" w:cs="B Lotus" w:hint="cs"/>
                <w:color w:val="000000"/>
                <w:sz w:val="28"/>
                <w:szCs w:val="28"/>
                <w:rtl/>
              </w:rPr>
              <w:t>پرداخت حق بیمه</w:t>
            </w:r>
          </w:p>
        </w:tc>
      </w:tr>
      <w:tr w:rsidR="00E425E7" w:rsidRPr="00F733A3" w14:paraId="1A6E56DD" w14:textId="77777777" w:rsidTr="004E0E9C">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243D55A" w14:textId="77777777" w:rsidR="00E425E7" w:rsidRPr="00C20053" w:rsidRDefault="00E425E7" w:rsidP="00853B30">
            <w:pPr>
              <w:pStyle w:val="ListParagraph"/>
              <w:numPr>
                <w:ilvl w:val="0"/>
                <w:numId w:val="51"/>
              </w:numPr>
              <w:jc w:val="center"/>
              <w:rPr>
                <w:rFonts w:ascii="Arial" w:eastAsia="Times New Roman" w:hAnsi="Arial" w:cs="B Lotus"/>
                <w:color w:val="000000"/>
                <w:sz w:val="28"/>
                <w:szCs w:val="28"/>
              </w:rPr>
            </w:pPr>
          </w:p>
        </w:tc>
        <w:tc>
          <w:tcPr>
            <w:tcW w:w="5742" w:type="dxa"/>
            <w:tcBorders>
              <w:right w:val="single" w:sz="4" w:space="0" w:color="auto"/>
            </w:tcBorders>
            <w:noWrap/>
            <w:hideMark/>
          </w:tcPr>
          <w:p w14:paraId="7F5C7E83" w14:textId="48C15029" w:rsidR="00E425E7" w:rsidRPr="00F733A3" w:rsidRDefault="004E0E9C" w:rsidP="00E425E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Pr>
                <w:rFonts w:cs="B Lotus" w:hint="cs"/>
                <w:sz w:val="28"/>
                <w:szCs w:val="28"/>
                <w:rtl/>
              </w:rPr>
              <w:t>نقدی</w:t>
            </w:r>
          </w:p>
        </w:tc>
      </w:tr>
      <w:tr w:rsidR="00E425E7" w:rsidRPr="00F733A3" w14:paraId="00CF092D" w14:textId="77777777" w:rsidTr="004E0E9C">
        <w:trPr>
          <w:trHeight w:val="360"/>
          <w:jc w:val="center"/>
        </w:trPr>
        <w:tc>
          <w:tcPr>
            <w:cnfStyle w:val="001000000000" w:firstRow="0" w:lastRow="0" w:firstColumn="1" w:lastColumn="0" w:oddVBand="0" w:evenVBand="0" w:oddHBand="0" w:evenHBand="0" w:firstRowFirstColumn="0" w:firstRowLastColumn="0" w:lastRowFirstColumn="0" w:lastRowLastColumn="0"/>
            <w:tcW w:w="2518" w:type="dxa"/>
            <w:noWrap/>
          </w:tcPr>
          <w:p w14:paraId="16071CA7" w14:textId="77777777" w:rsidR="00E425E7" w:rsidRPr="00C20053" w:rsidRDefault="00E425E7" w:rsidP="00853B30">
            <w:pPr>
              <w:pStyle w:val="ListParagraph"/>
              <w:numPr>
                <w:ilvl w:val="0"/>
                <w:numId w:val="51"/>
              </w:numPr>
              <w:jc w:val="center"/>
              <w:rPr>
                <w:rFonts w:cs="B Lotus"/>
                <w:sz w:val="28"/>
                <w:szCs w:val="28"/>
                <w:rtl/>
              </w:rPr>
            </w:pPr>
          </w:p>
        </w:tc>
        <w:tc>
          <w:tcPr>
            <w:tcW w:w="5742" w:type="dxa"/>
            <w:tcBorders>
              <w:right w:val="single" w:sz="4" w:space="0" w:color="auto"/>
            </w:tcBorders>
            <w:noWrap/>
          </w:tcPr>
          <w:p w14:paraId="29E2E745" w14:textId="7B702072" w:rsidR="00E425E7" w:rsidRPr="004E0E9C" w:rsidRDefault="004E0E9C" w:rsidP="00361B17">
            <w:pPr>
              <w:cnfStyle w:val="000000000000" w:firstRow="0" w:lastRow="0" w:firstColumn="0" w:lastColumn="0" w:oddVBand="0" w:evenVBand="0" w:oddHBand="0" w:evenHBand="0" w:firstRowFirstColumn="0" w:firstRowLastColumn="0" w:lastRowFirstColumn="0" w:lastRowLastColumn="0"/>
              <w:rPr>
                <w:rFonts w:cs="B Lotus"/>
                <w:color w:val="000000" w:themeColor="text1"/>
                <w:sz w:val="28"/>
                <w:szCs w:val="28"/>
                <w:rtl/>
              </w:rPr>
            </w:pPr>
            <w:r>
              <w:rPr>
                <w:rFonts w:ascii="Consolas" w:hAnsi="Consolas" w:cs="B Lotus"/>
                <w:color w:val="000000" w:themeColor="text1"/>
                <w:sz w:val="28"/>
                <w:szCs w:val="28"/>
                <w:rtl/>
                <w:lang w:bidi="ar-SA"/>
              </w:rPr>
              <w:t>قسط</w:t>
            </w:r>
            <w:r>
              <w:rPr>
                <w:rFonts w:ascii="Consolas" w:hAnsi="Consolas" w:cs="B Lotus" w:hint="cs"/>
                <w:color w:val="000000" w:themeColor="text1"/>
                <w:sz w:val="28"/>
                <w:szCs w:val="28"/>
                <w:rtl/>
                <w:lang w:bidi="ar-SA"/>
              </w:rPr>
              <w:t>ی (</w:t>
            </w:r>
            <w:r w:rsidRPr="004E0E9C">
              <w:rPr>
                <w:rFonts w:ascii="Consolas" w:hAnsi="Consolas" w:cs="B Lotus"/>
                <w:color w:val="000000" w:themeColor="text1"/>
                <w:sz w:val="28"/>
                <w:szCs w:val="28"/>
                <w:rtl/>
                <w:lang w:bidi="ar-SA"/>
              </w:rPr>
              <w:t>اشخاص</w:t>
            </w:r>
            <w:r w:rsidRPr="004E0E9C">
              <w:rPr>
                <w:rFonts w:ascii="Consolas" w:hAnsi="Consolas" w:cs="B Lotus"/>
                <w:color w:val="000000" w:themeColor="text1"/>
                <w:sz w:val="28"/>
                <w:szCs w:val="28"/>
                <w:lang w:bidi="ar-SA"/>
              </w:rPr>
              <w:t xml:space="preserve"> </w:t>
            </w:r>
            <w:r w:rsidR="00361B17">
              <w:rPr>
                <w:rFonts w:ascii="Consolas" w:hAnsi="Consolas" w:cs="B Lotus" w:hint="cs"/>
                <w:color w:val="000000" w:themeColor="text1"/>
                <w:sz w:val="28"/>
                <w:szCs w:val="28"/>
                <w:rtl/>
                <w:lang w:bidi="ar-SA"/>
              </w:rPr>
              <w:t>ح</w:t>
            </w:r>
            <w:r w:rsidRPr="004E0E9C">
              <w:rPr>
                <w:rFonts w:ascii="Consolas" w:hAnsi="Consolas" w:cs="B Lotus"/>
                <w:color w:val="000000" w:themeColor="text1"/>
                <w:sz w:val="28"/>
                <w:szCs w:val="28"/>
                <w:rtl/>
                <w:lang w:bidi="ar-SA"/>
              </w:rPr>
              <w:t>قیقی</w:t>
            </w:r>
            <w:r>
              <w:rPr>
                <w:rFonts w:ascii="Consolas" w:hAnsi="Consolas" w:cs="B Lotus" w:hint="cs"/>
                <w:color w:val="000000" w:themeColor="text1"/>
                <w:sz w:val="28"/>
                <w:szCs w:val="28"/>
                <w:rtl/>
                <w:lang w:bidi="ar-SA"/>
              </w:rPr>
              <w:t>)</w:t>
            </w:r>
          </w:p>
        </w:tc>
      </w:tr>
      <w:tr w:rsidR="00E425E7" w:rsidRPr="00F733A3" w14:paraId="4FB7BFF1" w14:textId="77777777" w:rsidTr="004E0E9C">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518" w:type="dxa"/>
            <w:noWrap/>
          </w:tcPr>
          <w:p w14:paraId="219FC549" w14:textId="77777777" w:rsidR="00E425E7" w:rsidRPr="00C20053" w:rsidRDefault="00E425E7" w:rsidP="00853B30">
            <w:pPr>
              <w:pStyle w:val="ListParagraph"/>
              <w:numPr>
                <w:ilvl w:val="0"/>
                <w:numId w:val="51"/>
              </w:numPr>
              <w:jc w:val="center"/>
              <w:rPr>
                <w:rFonts w:cs="B Lotus"/>
                <w:sz w:val="28"/>
                <w:szCs w:val="28"/>
                <w:rtl/>
              </w:rPr>
            </w:pPr>
          </w:p>
        </w:tc>
        <w:tc>
          <w:tcPr>
            <w:tcW w:w="5742" w:type="dxa"/>
            <w:tcBorders>
              <w:right w:val="single" w:sz="4" w:space="0" w:color="auto"/>
            </w:tcBorders>
            <w:noWrap/>
          </w:tcPr>
          <w:p w14:paraId="0960555E" w14:textId="1CE72CA5" w:rsidR="00E425E7" w:rsidRPr="004E0E9C" w:rsidRDefault="004E0E9C" w:rsidP="004E0E9C">
            <w:pPr>
              <w:cnfStyle w:val="000000100000" w:firstRow="0" w:lastRow="0" w:firstColumn="0" w:lastColumn="0" w:oddVBand="0" w:evenVBand="0" w:oddHBand="1" w:evenHBand="0" w:firstRowFirstColumn="0" w:firstRowLastColumn="0" w:lastRowFirstColumn="0" w:lastRowLastColumn="0"/>
              <w:rPr>
                <w:rFonts w:cs="B Lotus"/>
                <w:color w:val="000000" w:themeColor="text1"/>
                <w:sz w:val="28"/>
                <w:szCs w:val="28"/>
                <w:rtl/>
              </w:rPr>
            </w:pPr>
            <w:r w:rsidRPr="004E0E9C">
              <w:rPr>
                <w:rFonts w:ascii="Consolas" w:hAnsi="Consolas" w:cs="B Lotus"/>
                <w:color w:val="000000" w:themeColor="text1"/>
                <w:sz w:val="28"/>
                <w:szCs w:val="28"/>
                <w:rtl/>
                <w:lang w:bidi="ar-SA"/>
              </w:rPr>
              <w:t>قسطی</w:t>
            </w:r>
            <w:r>
              <w:rPr>
                <w:rFonts w:ascii="Consolas" w:hAnsi="Consolas" w:cs="B Lotus" w:hint="cs"/>
                <w:color w:val="000000" w:themeColor="text1"/>
                <w:sz w:val="28"/>
                <w:szCs w:val="28"/>
                <w:rtl/>
                <w:lang w:bidi="ar-SA"/>
              </w:rPr>
              <w:t>(</w:t>
            </w:r>
            <w:r w:rsidRPr="004E0E9C">
              <w:rPr>
                <w:rFonts w:ascii="Consolas" w:hAnsi="Consolas" w:cs="B Lotus"/>
                <w:color w:val="000000" w:themeColor="text1"/>
                <w:sz w:val="28"/>
                <w:szCs w:val="28"/>
                <w:rtl/>
                <w:lang w:bidi="ar-SA"/>
              </w:rPr>
              <w:t>با</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معرفی</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از</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طرف</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اشخاص</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حقوقی</w:t>
            </w:r>
            <w:r>
              <w:rPr>
                <w:rFonts w:ascii="Consolas" w:hAnsi="Consolas" w:cs="B Lotus" w:hint="cs"/>
                <w:color w:val="000000" w:themeColor="text1"/>
                <w:sz w:val="28"/>
                <w:szCs w:val="28"/>
                <w:rtl/>
                <w:lang w:bidi="ar-SA"/>
              </w:rPr>
              <w:t>)</w:t>
            </w:r>
          </w:p>
        </w:tc>
      </w:tr>
    </w:tbl>
    <w:p w14:paraId="73983815" w14:textId="77777777" w:rsidR="00E425E7" w:rsidRDefault="00E425E7" w:rsidP="00C20053">
      <w:pPr>
        <w:rPr>
          <w:rFonts w:cs="B Lotus"/>
          <w:sz w:val="24"/>
          <w:szCs w:val="24"/>
          <w:rtl/>
        </w:rPr>
      </w:pPr>
    </w:p>
    <w:p w14:paraId="1AD09D67" w14:textId="4D68D0AA" w:rsidR="00E425E7" w:rsidRPr="00F600F9" w:rsidRDefault="00E425E7" w:rsidP="00F600F9">
      <w:pPr>
        <w:pStyle w:val="Heading2"/>
        <w:rPr>
          <w:color w:val="FF0000"/>
          <w:rtl/>
        </w:rPr>
      </w:pPr>
      <w:bookmarkStart w:id="55" w:name="_Toc38109488"/>
      <w:r w:rsidRPr="00F600F9">
        <w:rPr>
          <w:rFonts w:hint="cs"/>
          <w:color w:val="FF0000"/>
          <w:rtl/>
        </w:rPr>
        <w:t xml:space="preserve">جدول </w:t>
      </w:r>
      <w:hyperlink w:anchor="_جدول_وضعیت_کارکرد" w:history="1">
        <w:r w:rsidR="00F600F9" w:rsidRPr="00F600F9">
          <w:rPr>
            <w:rStyle w:val="Hyperlink"/>
            <w:rFonts w:hint="cs"/>
            <w:color w:val="FF0000"/>
            <w:u w:val="none"/>
            <w:rtl/>
          </w:rPr>
          <w:t>کد دلیل</w:t>
        </w:r>
      </w:hyperlink>
      <w:r w:rsidR="00F600F9" w:rsidRPr="00F600F9">
        <w:rPr>
          <w:rStyle w:val="Hyperlink"/>
          <w:rFonts w:hint="cs"/>
          <w:color w:val="FF0000"/>
          <w:u w:val="none"/>
          <w:rtl/>
        </w:rPr>
        <w:t xml:space="preserve"> عدم وجود بیمه نامه قبلی خودرو</w:t>
      </w:r>
      <w:bookmarkEnd w:id="55"/>
    </w:p>
    <w:tbl>
      <w:tblPr>
        <w:tblStyle w:val="PlainTable11"/>
        <w:bidiVisual/>
        <w:tblW w:w="8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2"/>
        <w:gridCol w:w="4318"/>
      </w:tblGrid>
      <w:tr w:rsidR="00E425E7" w:rsidRPr="00F733A3" w14:paraId="716A7829" w14:textId="77777777" w:rsidTr="00F600F9">
        <w:trPr>
          <w:cnfStyle w:val="100000000000" w:firstRow="1" w:lastRow="0" w:firstColumn="0" w:lastColumn="0" w:oddVBand="0" w:evenVBand="0" w:oddHBand="0" w:evenHBand="0" w:firstRowFirstColumn="0" w:firstRowLastColumn="0" w:lastRowFirstColumn="0" w:lastRowLastColumn="0"/>
          <w:trHeight w:val="360"/>
          <w:tblHeader/>
          <w:jc w:val="center"/>
        </w:trPr>
        <w:tc>
          <w:tcPr>
            <w:cnfStyle w:val="001000000000" w:firstRow="0" w:lastRow="0" w:firstColumn="1" w:lastColumn="0" w:oddVBand="0" w:evenVBand="0" w:oddHBand="0" w:evenHBand="0" w:firstRowFirstColumn="0" w:firstRowLastColumn="0" w:lastRowFirstColumn="0" w:lastRowLastColumn="0"/>
            <w:tcW w:w="3942" w:type="dxa"/>
            <w:shd w:val="clear" w:color="auto" w:fill="DDD9C3" w:themeFill="background2" w:themeFillShade="E6"/>
            <w:noWrap/>
            <w:hideMark/>
          </w:tcPr>
          <w:p w14:paraId="503337EB" w14:textId="594AF431" w:rsidR="00E425E7" w:rsidRPr="00F733A3" w:rsidRDefault="00E425E7" w:rsidP="00813BE8">
            <w:pPr>
              <w:rPr>
                <w:rFonts w:ascii="Arial" w:eastAsia="Times New Roman" w:hAnsi="Arial" w:cs="B Lotus"/>
                <w:color w:val="000000"/>
                <w:sz w:val="28"/>
                <w:szCs w:val="28"/>
              </w:rPr>
            </w:pPr>
            <w:r>
              <w:rPr>
                <w:rFonts w:ascii="Arial" w:eastAsia="Times New Roman" w:hAnsi="Arial" w:cs="B Lotus" w:hint="cs"/>
                <w:color w:val="000000"/>
                <w:sz w:val="28"/>
                <w:szCs w:val="28"/>
                <w:rtl/>
              </w:rPr>
              <w:t xml:space="preserve">کد </w:t>
            </w:r>
            <w:r w:rsidR="00F600F9">
              <w:rPr>
                <w:rFonts w:ascii="Arial" w:eastAsia="Times New Roman" w:hAnsi="Arial" w:cs="B Lotus" w:hint="cs"/>
                <w:color w:val="000000"/>
                <w:sz w:val="28"/>
                <w:szCs w:val="28"/>
                <w:rtl/>
              </w:rPr>
              <w:t xml:space="preserve">دلیل عدم وجود بیمه نامه قبلی </w:t>
            </w:r>
            <w:r w:rsidR="00813BE8">
              <w:rPr>
                <w:rFonts w:ascii="Arial" w:eastAsia="Times New Roman" w:hAnsi="Arial" w:cs="B Lotus" w:hint="cs"/>
                <w:color w:val="000000"/>
                <w:sz w:val="28"/>
                <w:szCs w:val="28"/>
                <w:rtl/>
              </w:rPr>
              <w:t>خودرو</w:t>
            </w:r>
          </w:p>
        </w:tc>
        <w:tc>
          <w:tcPr>
            <w:tcW w:w="4318" w:type="dxa"/>
            <w:tcBorders>
              <w:right w:val="single" w:sz="4" w:space="0" w:color="auto"/>
            </w:tcBorders>
            <w:shd w:val="clear" w:color="auto" w:fill="DDD9C3" w:themeFill="background2" w:themeFillShade="E6"/>
            <w:noWrap/>
            <w:hideMark/>
          </w:tcPr>
          <w:p w14:paraId="57F51D1B" w14:textId="722BBFD6" w:rsidR="00E425E7" w:rsidRPr="00F733A3" w:rsidRDefault="00F600F9" w:rsidP="00E425E7">
            <w:pPr>
              <w:bidi w:val="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tl/>
              </w:rPr>
            </w:pPr>
            <w:r>
              <w:rPr>
                <w:rFonts w:ascii="Arial" w:eastAsia="Times New Roman" w:hAnsi="Arial" w:cs="B Lotus" w:hint="cs"/>
                <w:color w:val="000000"/>
                <w:sz w:val="28"/>
                <w:szCs w:val="28"/>
                <w:rtl/>
              </w:rPr>
              <w:t>دلیل عدم وجود بیمه نامه قبلی</w:t>
            </w:r>
          </w:p>
        </w:tc>
      </w:tr>
      <w:tr w:rsidR="00E425E7" w:rsidRPr="00F733A3" w14:paraId="5163BE77" w14:textId="77777777" w:rsidTr="00F600F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3942" w:type="dxa"/>
            <w:noWrap/>
            <w:hideMark/>
          </w:tcPr>
          <w:p w14:paraId="1C90B78E" w14:textId="77777777" w:rsidR="00E425E7" w:rsidRPr="00C20053" w:rsidRDefault="00E425E7" w:rsidP="00853B30">
            <w:pPr>
              <w:pStyle w:val="ListParagraph"/>
              <w:numPr>
                <w:ilvl w:val="0"/>
                <w:numId w:val="52"/>
              </w:numPr>
              <w:jc w:val="center"/>
              <w:rPr>
                <w:rFonts w:ascii="Arial" w:eastAsia="Times New Roman" w:hAnsi="Arial" w:cs="B Lotus"/>
                <w:color w:val="000000"/>
                <w:sz w:val="28"/>
                <w:szCs w:val="28"/>
              </w:rPr>
            </w:pPr>
          </w:p>
        </w:tc>
        <w:tc>
          <w:tcPr>
            <w:tcW w:w="4318" w:type="dxa"/>
            <w:tcBorders>
              <w:right w:val="single" w:sz="4" w:space="0" w:color="auto"/>
            </w:tcBorders>
            <w:noWrap/>
            <w:hideMark/>
          </w:tcPr>
          <w:p w14:paraId="76DE8365" w14:textId="3CA5E199" w:rsidR="00E425E7" w:rsidRPr="004E0E9C" w:rsidRDefault="004E0E9C" w:rsidP="00E425E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8"/>
                <w:szCs w:val="28"/>
              </w:rPr>
            </w:pPr>
            <w:r w:rsidRPr="004E0E9C">
              <w:rPr>
                <w:rFonts w:ascii="Consolas" w:hAnsi="Consolas" w:cs="B Lotus"/>
                <w:color w:val="000000" w:themeColor="text1"/>
                <w:sz w:val="28"/>
                <w:szCs w:val="28"/>
                <w:rtl/>
                <w:lang w:bidi="ar-SA"/>
              </w:rPr>
              <w:t>خودرو</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صفر</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کیلومتر</w:t>
            </w:r>
          </w:p>
        </w:tc>
      </w:tr>
      <w:tr w:rsidR="00E425E7" w:rsidRPr="00F733A3" w14:paraId="1348E198" w14:textId="77777777" w:rsidTr="00F600F9">
        <w:trPr>
          <w:trHeight w:val="360"/>
          <w:jc w:val="center"/>
        </w:trPr>
        <w:tc>
          <w:tcPr>
            <w:cnfStyle w:val="001000000000" w:firstRow="0" w:lastRow="0" w:firstColumn="1" w:lastColumn="0" w:oddVBand="0" w:evenVBand="0" w:oddHBand="0" w:evenHBand="0" w:firstRowFirstColumn="0" w:firstRowLastColumn="0" w:lastRowFirstColumn="0" w:lastRowLastColumn="0"/>
            <w:tcW w:w="3942" w:type="dxa"/>
            <w:noWrap/>
          </w:tcPr>
          <w:p w14:paraId="7A8EAFF9" w14:textId="77777777" w:rsidR="00E425E7" w:rsidRPr="00C20053" w:rsidRDefault="00E425E7" w:rsidP="00853B30">
            <w:pPr>
              <w:pStyle w:val="ListParagraph"/>
              <w:numPr>
                <w:ilvl w:val="0"/>
                <w:numId w:val="52"/>
              </w:numPr>
              <w:jc w:val="center"/>
              <w:rPr>
                <w:rFonts w:cs="B Lotus"/>
                <w:sz w:val="28"/>
                <w:szCs w:val="28"/>
                <w:rtl/>
              </w:rPr>
            </w:pPr>
          </w:p>
        </w:tc>
        <w:tc>
          <w:tcPr>
            <w:tcW w:w="4318" w:type="dxa"/>
            <w:tcBorders>
              <w:right w:val="single" w:sz="4" w:space="0" w:color="auto"/>
            </w:tcBorders>
            <w:noWrap/>
          </w:tcPr>
          <w:p w14:paraId="4F01CE01" w14:textId="2542F2FA" w:rsidR="00E425E7" w:rsidRPr="004E0E9C" w:rsidRDefault="004E0E9C" w:rsidP="00E425E7">
            <w:pPr>
              <w:cnfStyle w:val="000000000000" w:firstRow="0" w:lastRow="0" w:firstColumn="0" w:lastColumn="0" w:oddVBand="0" w:evenVBand="0" w:oddHBand="0" w:evenHBand="0" w:firstRowFirstColumn="0" w:firstRowLastColumn="0" w:lastRowFirstColumn="0" w:lastRowLastColumn="0"/>
              <w:rPr>
                <w:rFonts w:cs="B Lotus"/>
                <w:color w:val="000000" w:themeColor="text1"/>
                <w:sz w:val="28"/>
                <w:szCs w:val="28"/>
                <w:rtl/>
              </w:rPr>
            </w:pPr>
            <w:r w:rsidRPr="004E0E9C">
              <w:rPr>
                <w:rFonts w:ascii="Consolas" w:hAnsi="Consolas" w:cs="B Lotus"/>
                <w:color w:val="000000" w:themeColor="text1"/>
                <w:sz w:val="28"/>
                <w:szCs w:val="28"/>
                <w:rtl/>
                <w:lang w:bidi="ar-SA"/>
              </w:rPr>
              <w:t>خودرو</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توقیف</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در</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پارکینگ</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نیروی</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انتظامی</w:t>
            </w:r>
          </w:p>
        </w:tc>
      </w:tr>
      <w:tr w:rsidR="00E425E7" w:rsidRPr="00F733A3" w14:paraId="101DA984" w14:textId="77777777" w:rsidTr="00F600F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3942" w:type="dxa"/>
            <w:noWrap/>
          </w:tcPr>
          <w:p w14:paraId="6E0346E7" w14:textId="77777777" w:rsidR="00E425E7" w:rsidRPr="00C20053" w:rsidRDefault="00E425E7" w:rsidP="00853B30">
            <w:pPr>
              <w:pStyle w:val="ListParagraph"/>
              <w:numPr>
                <w:ilvl w:val="0"/>
                <w:numId w:val="52"/>
              </w:numPr>
              <w:jc w:val="center"/>
              <w:rPr>
                <w:rFonts w:cs="B Lotus"/>
                <w:sz w:val="28"/>
                <w:szCs w:val="28"/>
                <w:rtl/>
              </w:rPr>
            </w:pPr>
          </w:p>
        </w:tc>
        <w:tc>
          <w:tcPr>
            <w:tcW w:w="4318" w:type="dxa"/>
            <w:tcBorders>
              <w:right w:val="single" w:sz="4" w:space="0" w:color="auto"/>
            </w:tcBorders>
            <w:noWrap/>
          </w:tcPr>
          <w:p w14:paraId="0EC3FF16" w14:textId="3197B344" w:rsidR="00E425E7" w:rsidRPr="004E0E9C" w:rsidRDefault="004E0E9C" w:rsidP="00E425E7">
            <w:pPr>
              <w:cnfStyle w:val="000000100000" w:firstRow="0" w:lastRow="0" w:firstColumn="0" w:lastColumn="0" w:oddVBand="0" w:evenVBand="0" w:oddHBand="1" w:evenHBand="0" w:firstRowFirstColumn="0" w:firstRowLastColumn="0" w:lastRowFirstColumn="0" w:lastRowLastColumn="0"/>
              <w:rPr>
                <w:rFonts w:cs="B Lotus"/>
                <w:color w:val="000000" w:themeColor="text1"/>
                <w:sz w:val="28"/>
                <w:szCs w:val="28"/>
                <w:rtl/>
              </w:rPr>
            </w:pPr>
            <w:r w:rsidRPr="004E0E9C">
              <w:rPr>
                <w:rFonts w:ascii="Consolas" w:hAnsi="Consolas" w:cs="B Lotus"/>
                <w:color w:val="000000" w:themeColor="text1"/>
                <w:sz w:val="28"/>
                <w:szCs w:val="28"/>
                <w:rtl/>
                <w:lang w:bidi="ar-SA"/>
              </w:rPr>
              <w:t>خودرو</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دپو</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در</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انبار</w:t>
            </w:r>
            <w:r w:rsidRPr="004E0E9C">
              <w:rPr>
                <w:rFonts w:ascii="Consolas" w:hAnsi="Consolas" w:cs="B Lotus"/>
                <w:color w:val="000000" w:themeColor="text1"/>
                <w:sz w:val="28"/>
                <w:szCs w:val="28"/>
                <w:lang w:bidi="ar-SA"/>
              </w:rPr>
              <w:t xml:space="preserve"> </w:t>
            </w:r>
            <w:r w:rsidRPr="004E0E9C">
              <w:rPr>
                <w:rFonts w:ascii="Consolas" w:hAnsi="Consolas" w:cs="B Lotus"/>
                <w:color w:val="000000" w:themeColor="text1"/>
                <w:sz w:val="28"/>
                <w:szCs w:val="28"/>
                <w:rtl/>
                <w:lang w:bidi="ar-SA"/>
              </w:rPr>
              <w:t>گمرک</w:t>
            </w:r>
          </w:p>
        </w:tc>
      </w:tr>
      <w:tr w:rsidR="001B1391" w:rsidRPr="00F733A3" w14:paraId="10E0B791" w14:textId="77777777" w:rsidTr="00F600F9">
        <w:trPr>
          <w:trHeight w:val="360"/>
          <w:jc w:val="center"/>
        </w:trPr>
        <w:tc>
          <w:tcPr>
            <w:cnfStyle w:val="001000000000" w:firstRow="0" w:lastRow="0" w:firstColumn="1" w:lastColumn="0" w:oddVBand="0" w:evenVBand="0" w:oddHBand="0" w:evenHBand="0" w:firstRowFirstColumn="0" w:firstRowLastColumn="0" w:lastRowFirstColumn="0" w:lastRowLastColumn="0"/>
            <w:tcW w:w="3942" w:type="dxa"/>
            <w:noWrap/>
          </w:tcPr>
          <w:p w14:paraId="158887AA" w14:textId="77777777" w:rsidR="001B1391" w:rsidRPr="00C20053" w:rsidRDefault="001B1391" w:rsidP="00853B30">
            <w:pPr>
              <w:pStyle w:val="ListParagraph"/>
              <w:numPr>
                <w:ilvl w:val="0"/>
                <w:numId w:val="52"/>
              </w:numPr>
              <w:jc w:val="center"/>
              <w:rPr>
                <w:rFonts w:cs="B Lotus"/>
                <w:sz w:val="28"/>
                <w:szCs w:val="28"/>
                <w:rtl/>
              </w:rPr>
            </w:pPr>
          </w:p>
        </w:tc>
        <w:tc>
          <w:tcPr>
            <w:tcW w:w="4318" w:type="dxa"/>
            <w:tcBorders>
              <w:right w:val="single" w:sz="4" w:space="0" w:color="auto"/>
            </w:tcBorders>
            <w:noWrap/>
          </w:tcPr>
          <w:p w14:paraId="31C94173" w14:textId="6DC86D4D" w:rsidR="001B1391" w:rsidRPr="004E0E9C" w:rsidRDefault="001B1391" w:rsidP="00E425E7">
            <w:pPr>
              <w:cnfStyle w:val="000000000000" w:firstRow="0" w:lastRow="0" w:firstColumn="0" w:lastColumn="0" w:oddVBand="0" w:evenVBand="0" w:oddHBand="0" w:evenHBand="0" w:firstRowFirstColumn="0" w:firstRowLastColumn="0" w:lastRowFirstColumn="0" w:lastRowLastColumn="0"/>
              <w:rPr>
                <w:rFonts w:ascii="Consolas" w:hAnsi="Consolas" w:cs="B Lotus"/>
                <w:color w:val="000000" w:themeColor="text1"/>
                <w:sz w:val="28"/>
                <w:szCs w:val="28"/>
                <w:rtl/>
              </w:rPr>
            </w:pPr>
            <w:r>
              <w:rPr>
                <w:rFonts w:ascii="Consolas" w:hAnsi="Consolas" w:cs="B Lotus" w:hint="cs"/>
                <w:color w:val="000000" w:themeColor="text1"/>
                <w:sz w:val="28"/>
                <w:szCs w:val="28"/>
                <w:rtl/>
              </w:rPr>
              <w:t>خودرو مزایده ای</w:t>
            </w:r>
          </w:p>
        </w:tc>
      </w:tr>
      <w:tr w:rsidR="00205193" w:rsidRPr="00F733A3" w14:paraId="67B29DD0" w14:textId="77777777" w:rsidTr="00F600F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3942" w:type="dxa"/>
            <w:noWrap/>
          </w:tcPr>
          <w:p w14:paraId="31619373" w14:textId="77777777" w:rsidR="00205193" w:rsidRPr="00C20053" w:rsidRDefault="00205193" w:rsidP="00853B30">
            <w:pPr>
              <w:pStyle w:val="ListParagraph"/>
              <w:numPr>
                <w:ilvl w:val="0"/>
                <w:numId w:val="52"/>
              </w:numPr>
              <w:jc w:val="center"/>
              <w:rPr>
                <w:rFonts w:cs="B Lotus"/>
                <w:sz w:val="28"/>
                <w:szCs w:val="28"/>
                <w:rtl/>
              </w:rPr>
            </w:pPr>
          </w:p>
        </w:tc>
        <w:tc>
          <w:tcPr>
            <w:tcW w:w="4318" w:type="dxa"/>
            <w:tcBorders>
              <w:right w:val="single" w:sz="4" w:space="0" w:color="auto"/>
            </w:tcBorders>
            <w:noWrap/>
          </w:tcPr>
          <w:p w14:paraId="0762786D" w14:textId="2C5EE9C3" w:rsidR="00205193" w:rsidRDefault="00205193" w:rsidP="00E425E7">
            <w:pPr>
              <w:cnfStyle w:val="000000100000" w:firstRow="0" w:lastRow="0" w:firstColumn="0" w:lastColumn="0" w:oddVBand="0" w:evenVBand="0" w:oddHBand="1" w:evenHBand="0" w:firstRowFirstColumn="0" w:firstRowLastColumn="0" w:lastRowFirstColumn="0" w:lastRowLastColumn="0"/>
              <w:rPr>
                <w:rFonts w:ascii="Consolas" w:hAnsi="Consolas" w:cs="B Lotus"/>
                <w:color w:val="000000" w:themeColor="text1"/>
                <w:sz w:val="28"/>
                <w:szCs w:val="28"/>
                <w:rtl/>
              </w:rPr>
            </w:pPr>
            <w:r>
              <w:rPr>
                <w:rFonts w:ascii="Consolas" w:hAnsi="Consolas" w:cs="B Lotus" w:hint="cs"/>
                <w:color w:val="000000" w:themeColor="text1"/>
                <w:sz w:val="28"/>
                <w:szCs w:val="28"/>
                <w:rtl/>
              </w:rPr>
              <w:t>خودرو سرقتی</w:t>
            </w:r>
          </w:p>
        </w:tc>
      </w:tr>
      <w:tr w:rsidR="00514B8D" w:rsidRPr="00F733A3" w14:paraId="443CE067" w14:textId="77777777" w:rsidTr="00F600F9">
        <w:trPr>
          <w:trHeight w:val="360"/>
          <w:jc w:val="center"/>
        </w:trPr>
        <w:tc>
          <w:tcPr>
            <w:cnfStyle w:val="001000000000" w:firstRow="0" w:lastRow="0" w:firstColumn="1" w:lastColumn="0" w:oddVBand="0" w:evenVBand="0" w:oddHBand="0" w:evenHBand="0" w:firstRowFirstColumn="0" w:firstRowLastColumn="0" w:lastRowFirstColumn="0" w:lastRowLastColumn="0"/>
            <w:tcW w:w="3942" w:type="dxa"/>
            <w:noWrap/>
          </w:tcPr>
          <w:p w14:paraId="0085B139" w14:textId="77777777" w:rsidR="00514B8D" w:rsidRPr="00C20053" w:rsidRDefault="00514B8D" w:rsidP="00853B30">
            <w:pPr>
              <w:pStyle w:val="ListParagraph"/>
              <w:numPr>
                <w:ilvl w:val="0"/>
                <w:numId w:val="52"/>
              </w:numPr>
              <w:jc w:val="center"/>
              <w:rPr>
                <w:rFonts w:cs="B Lotus"/>
                <w:sz w:val="28"/>
                <w:szCs w:val="28"/>
                <w:rtl/>
              </w:rPr>
            </w:pPr>
          </w:p>
        </w:tc>
        <w:tc>
          <w:tcPr>
            <w:tcW w:w="4318" w:type="dxa"/>
            <w:tcBorders>
              <w:right w:val="single" w:sz="4" w:space="0" w:color="auto"/>
            </w:tcBorders>
            <w:noWrap/>
          </w:tcPr>
          <w:p w14:paraId="23EC887D" w14:textId="1B700A7B" w:rsidR="00514B8D" w:rsidRDefault="00514B8D" w:rsidP="00E425E7">
            <w:pPr>
              <w:cnfStyle w:val="000000000000" w:firstRow="0" w:lastRow="0" w:firstColumn="0" w:lastColumn="0" w:oddVBand="0" w:evenVBand="0" w:oddHBand="0" w:evenHBand="0" w:firstRowFirstColumn="0" w:firstRowLastColumn="0" w:lastRowFirstColumn="0" w:lastRowLastColumn="0"/>
              <w:rPr>
                <w:rFonts w:ascii="Consolas" w:hAnsi="Consolas" w:cs="B Lotus"/>
                <w:color w:val="000000" w:themeColor="text1"/>
                <w:sz w:val="28"/>
                <w:szCs w:val="28"/>
                <w:rtl/>
              </w:rPr>
            </w:pPr>
            <w:r>
              <w:rPr>
                <w:rFonts w:ascii="Consolas" w:hAnsi="Consolas" w:cs="B Lotus" w:hint="cs"/>
                <w:color w:val="000000" w:themeColor="text1"/>
                <w:sz w:val="28"/>
                <w:szCs w:val="28"/>
                <w:rtl/>
              </w:rPr>
              <w:t>خودرو ترانزیت</w:t>
            </w:r>
          </w:p>
        </w:tc>
      </w:tr>
    </w:tbl>
    <w:p w14:paraId="2AC763C4" w14:textId="04A906DF" w:rsidR="00C20053" w:rsidRDefault="00C20053" w:rsidP="000075D4">
      <w:pPr>
        <w:rPr>
          <w:rFonts w:cs="B Lotus"/>
          <w:sz w:val="24"/>
          <w:szCs w:val="24"/>
          <w:rtl/>
        </w:rPr>
      </w:pPr>
    </w:p>
    <w:p w14:paraId="6131794E" w14:textId="323C4EF2" w:rsidR="00813BE8" w:rsidRPr="00C20053" w:rsidRDefault="00813BE8" w:rsidP="00813BE8">
      <w:pPr>
        <w:pStyle w:val="Heading2"/>
        <w:rPr>
          <w:color w:val="FF0000"/>
          <w:rtl/>
        </w:rPr>
      </w:pPr>
      <w:bookmarkStart w:id="56" w:name="_جدول_نسبت_انتقال"/>
      <w:bookmarkStart w:id="57" w:name="_Toc38109489"/>
      <w:bookmarkEnd w:id="56"/>
      <w:r w:rsidRPr="00C20053">
        <w:rPr>
          <w:rFonts w:hint="cs"/>
          <w:color w:val="FF0000"/>
          <w:rtl/>
        </w:rPr>
        <w:t xml:space="preserve">جدول </w:t>
      </w:r>
      <w:r>
        <w:rPr>
          <w:rFonts w:hint="cs"/>
          <w:color w:val="FF0000"/>
          <w:rtl/>
        </w:rPr>
        <w:t>نسبت انتقال گیرنده با انتقال دهنده تخفیف</w:t>
      </w:r>
      <w:bookmarkEnd w:id="57"/>
    </w:p>
    <w:tbl>
      <w:tblPr>
        <w:tblStyle w:val="PlainTable11"/>
        <w:bidiVisual/>
        <w:tblW w:w="8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742"/>
      </w:tblGrid>
      <w:tr w:rsidR="00813BE8" w:rsidRPr="00F733A3" w14:paraId="3123297E" w14:textId="77777777" w:rsidTr="00813BE8">
        <w:trPr>
          <w:cnfStyle w:val="100000000000" w:firstRow="1" w:lastRow="0" w:firstColumn="0" w:lastColumn="0" w:oddVBand="0" w:evenVBand="0" w:oddHBand="0" w:evenHBand="0" w:firstRowFirstColumn="0" w:firstRowLastColumn="0" w:lastRowFirstColumn="0" w:lastRowLastColumn="0"/>
          <w:trHeight w:val="360"/>
          <w:tblHeader/>
          <w:jc w:val="center"/>
        </w:trPr>
        <w:tc>
          <w:tcPr>
            <w:cnfStyle w:val="001000000000" w:firstRow="0" w:lastRow="0" w:firstColumn="1" w:lastColumn="0" w:oddVBand="0" w:evenVBand="0" w:oddHBand="0" w:evenHBand="0" w:firstRowFirstColumn="0" w:firstRowLastColumn="0" w:lastRowFirstColumn="0" w:lastRowLastColumn="0"/>
            <w:tcW w:w="2518" w:type="dxa"/>
            <w:shd w:val="clear" w:color="auto" w:fill="DDD9C3" w:themeFill="background2" w:themeFillShade="E6"/>
            <w:noWrap/>
            <w:hideMark/>
          </w:tcPr>
          <w:p w14:paraId="42078685" w14:textId="42114256" w:rsidR="00813BE8" w:rsidRPr="00F733A3" w:rsidRDefault="00813BE8" w:rsidP="00813BE8">
            <w:pPr>
              <w:rPr>
                <w:rFonts w:ascii="Arial" w:eastAsia="Times New Roman" w:hAnsi="Arial" w:cs="B Lotus"/>
                <w:color w:val="000000"/>
                <w:sz w:val="28"/>
                <w:szCs w:val="28"/>
              </w:rPr>
            </w:pPr>
            <w:r>
              <w:rPr>
                <w:rFonts w:ascii="Arial" w:eastAsia="Times New Roman" w:hAnsi="Arial" w:cs="B Lotus" w:hint="cs"/>
                <w:color w:val="000000"/>
                <w:sz w:val="28"/>
                <w:szCs w:val="28"/>
                <w:rtl/>
              </w:rPr>
              <w:t>کد نوع نسبت</w:t>
            </w:r>
          </w:p>
        </w:tc>
        <w:tc>
          <w:tcPr>
            <w:tcW w:w="5742" w:type="dxa"/>
            <w:tcBorders>
              <w:right w:val="single" w:sz="4" w:space="0" w:color="auto"/>
            </w:tcBorders>
            <w:shd w:val="clear" w:color="auto" w:fill="DDD9C3" w:themeFill="background2" w:themeFillShade="E6"/>
            <w:noWrap/>
            <w:hideMark/>
          </w:tcPr>
          <w:p w14:paraId="35C06659" w14:textId="189D428E" w:rsidR="00813BE8" w:rsidRPr="00F733A3" w:rsidRDefault="00813BE8" w:rsidP="00813BE8">
            <w:pPr>
              <w:bidi w:val="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tl/>
              </w:rPr>
            </w:pPr>
            <w:r w:rsidRPr="00F733A3">
              <w:rPr>
                <w:rFonts w:ascii="Arial" w:eastAsia="Times New Roman" w:hAnsi="Arial" w:cs="B Lotus" w:hint="cs"/>
                <w:color w:val="000000"/>
                <w:sz w:val="28"/>
                <w:szCs w:val="28"/>
              </w:rPr>
              <w:t> </w:t>
            </w:r>
            <w:r>
              <w:rPr>
                <w:rFonts w:ascii="Arial" w:eastAsia="Times New Roman" w:hAnsi="Arial" w:cs="B Lotus" w:hint="cs"/>
                <w:color w:val="000000"/>
                <w:sz w:val="28"/>
                <w:szCs w:val="28"/>
                <w:rtl/>
              </w:rPr>
              <w:t>نوع نسبت</w:t>
            </w:r>
          </w:p>
        </w:tc>
      </w:tr>
      <w:tr w:rsidR="00813BE8" w:rsidRPr="00F733A3" w14:paraId="146D5A80" w14:textId="77777777" w:rsidTr="00813BE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CFB935A" w14:textId="77777777" w:rsidR="00813BE8" w:rsidRPr="00C20053" w:rsidRDefault="00813BE8" w:rsidP="00853B30">
            <w:pPr>
              <w:pStyle w:val="ListParagraph"/>
              <w:numPr>
                <w:ilvl w:val="0"/>
                <w:numId w:val="53"/>
              </w:numPr>
              <w:jc w:val="center"/>
              <w:rPr>
                <w:rFonts w:ascii="Arial" w:eastAsia="Times New Roman" w:hAnsi="Arial" w:cs="B Lotus"/>
                <w:color w:val="000000"/>
                <w:sz w:val="28"/>
                <w:szCs w:val="28"/>
              </w:rPr>
            </w:pPr>
          </w:p>
        </w:tc>
        <w:tc>
          <w:tcPr>
            <w:tcW w:w="5742" w:type="dxa"/>
            <w:tcBorders>
              <w:right w:val="single" w:sz="4" w:space="0" w:color="auto"/>
            </w:tcBorders>
            <w:noWrap/>
            <w:hideMark/>
          </w:tcPr>
          <w:p w14:paraId="4A50AF99" w14:textId="525ADC12" w:rsidR="00813BE8" w:rsidRPr="004E0E9C" w:rsidRDefault="00813BE8" w:rsidP="00813BE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8"/>
                <w:szCs w:val="28"/>
              </w:rPr>
            </w:pPr>
            <w:r>
              <w:rPr>
                <w:rFonts w:ascii="Consolas" w:hAnsi="Consolas" w:cs="B Lotus" w:hint="cs"/>
                <w:color w:val="000000" w:themeColor="text1"/>
                <w:sz w:val="28"/>
                <w:szCs w:val="28"/>
                <w:rtl/>
                <w:lang w:bidi="ar-SA"/>
              </w:rPr>
              <w:t>مالک</w:t>
            </w:r>
          </w:p>
        </w:tc>
      </w:tr>
      <w:tr w:rsidR="00813BE8" w:rsidRPr="00F733A3" w14:paraId="4544AFEA" w14:textId="77777777" w:rsidTr="00813BE8">
        <w:trPr>
          <w:trHeight w:val="360"/>
          <w:jc w:val="center"/>
        </w:trPr>
        <w:tc>
          <w:tcPr>
            <w:cnfStyle w:val="001000000000" w:firstRow="0" w:lastRow="0" w:firstColumn="1" w:lastColumn="0" w:oddVBand="0" w:evenVBand="0" w:oddHBand="0" w:evenHBand="0" w:firstRowFirstColumn="0" w:firstRowLastColumn="0" w:lastRowFirstColumn="0" w:lastRowLastColumn="0"/>
            <w:tcW w:w="2518" w:type="dxa"/>
            <w:noWrap/>
          </w:tcPr>
          <w:p w14:paraId="423592C7" w14:textId="77777777" w:rsidR="00813BE8" w:rsidRPr="00C20053" w:rsidRDefault="00813BE8" w:rsidP="00853B30">
            <w:pPr>
              <w:pStyle w:val="ListParagraph"/>
              <w:numPr>
                <w:ilvl w:val="0"/>
                <w:numId w:val="53"/>
              </w:numPr>
              <w:jc w:val="center"/>
              <w:rPr>
                <w:rFonts w:cs="B Lotus"/>
                <w:sz w:val="28"/>
                <w:szCs w:val="28"/>
                <w:rtl/>
              </w:rPr>
            </w:pPr>
          </w:p>
        </w:tc>
        <w:tc>
          <w:tcPr>
            <w:tcW w:w="5742" w:type="dxa"/>
            <w:tcBorders>
              <w:right w:val="single" w:sz="4" w:space="0" w:color="auto"/>
            </w:tcBorders>
            <w:noWrap/>
          </w:tcPr>
          <w:p w14:paraId="1C4CB190" w14:textId="2C174EF7" w:rsidR="00813BE8" w:rsidRPr="004E0E9C" w:rsidRDefault="00813BE8" w:rsidP="00813BE8">
            <w:pPr>
              <w:cnfStyle w:val="000000000000" w:firstRow="0" w:lastRow="0" w:firstColumn="0" w:lastColumn="0" w:oddVBand="0" w:evenVBand="0" w:oddHBand="0" w:evenHBand="0" w:firstRowFirstColumn="0" w:firstRowLastColumn="0" w:lastRowFirstColumn="0" w:lastRowLastColumn="0"/>
              <w:rPr>
                <w:rFonts w:cs="B Lotus"/>
                <w:color w:val="000000" w:themeColor="text1"/>
                <w:sz w:val="28"/>
                <w:szCs w:val="28"/>
                <w:rtl/>
              </w:rPr>
            </w:pPr>
            <w:r>
              <w:rPr>
                <w:rFonts w:ascii="Consolas" w:hAnsi="Consolas" w:cs="B Lotus" w:hint="cs"/>
                <w:color w:val="000000" w:themeColor="text1"/>
                <w:sz w:val="28"/>
                <w:szCs w:val="28"/>
                <w:rtl/>
                <w:lang w:bidi="ar-SA"/>
              </w:rPr>
              <w:t>پدر</w:t>
            </w:r>
          </w:p>
        </w:tc>
      </w:tr>
      <w:tr w:rsidR="00813BE8" w:rsidRPr="00F733A3" w14:paraId="09295D07" w14:textId="77777777" w:rsidTr="00813BE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518" w:type="dxa"/>
            <w:noWrap/>
          </w:tcPr>
          <w:p w14:paraId="771D6C3C" w14:textId="77777777" w:rsidR="00813BE8" w:rsidRPr="00C20053" w:rsidRDefault="00813BE8" w:rsidP="00853B30">
            <w:pPr>
              <w:pStyle w:val="ListParagraph"/>
              <w:numPr>
                <w:ilvl w:val="0"/>
                <w:numId w:val="53"/>
              </w:numPr>
              <w:jc w:val="center"/>
              <w:rPr>
                <w:rFonts w:cs="B Lotus"/>
                <w:sz w:val="28"/>
                <w:szCs w:val="28"/>
                <w:rtl/>
              </w:rPr>
            </w:pPr>
          </w:p>
        </w:tc>
        <w:tc>
          <w:tcPr>
            <w:tcW w:w="5742" w:type="dxa"/>
            <w:tcBorders>
              <w:right w:val="single" w:sz="4" w:space="0" w:color="auto"/>
            </w:tcBorders>
            <w:noWrap/>
          </w:tcPr>
          <w:p w14:paraId="3ECE3DE5" w14:textId="112DDC22" w:rsidR="00813BE8" w:rsidRPr="004E0E9C" w:rsidRDefault="00813BE8" w:rsidP="00813BE8">
            <w:pPr>
              <w:cnfStyle w:val="000000100000" w:firstRow="0" w:lastRow="0" w:firstColumn="0" w:lastColumn="0" w:oddVBand="0" w:evenVBand="0" w:oddHBand="1" w:evenHBand="0" w:firstRowFirstColumn="0" w:firstRowLastColumn="0" w:lastRowFirstColumn="0" w:lastRowLastColumn="0"/>
              <w:rPr>
                <w:rFonts w:cs="B Lotus"/>
                <w:color w:val="000000" w:themeColor="text1"/>
                <w:sz w:val="28"/>
                <w:szCs w:val="28"/>
                <w:rtl/>
              </w:rPr>
            </w:pPr>
            <w:r>
              <w:rPr>
                <w:rFonts w:ascii="Consolas" w:hAnsi="Consolas" w:cs="B Lotus" w:hint="cs"/>
                <w:color w:val="000000" w:themeColor="text1"/>
                <w:sz w:val="28"/>
                <w:szCs w:val="28"/>
                <w:rtl/>
                <w:lang w:bidi="ar-SA"/>
              </w:rPr>
              <w:t>مادر</w:t>
            </w:r>
          </w:p>
        </w:tc>
      </w:tr>
      <w:tr w:rsidR="00813BE8" w:rsidRPr="00F733A3" w14:paraId="6C4D7F9D" w14:textId="77777777" w:rsidTr="00813BE8">
        <w:trPr>
          <w:trHeight w:val="360"/>
          <w:jc w:val="center"/>
        </w:trPr>
        <w:tc>
          <w:tcPr>
            <w:cnfStyle w:val="001000000000" w:firstRow="0" w:lastRow="0" w:firstColumn="1" w:lastColumn="0" w:oddVBand="0" w:evenVBand="0" w:oddHBand="0" w:evenHBand="0" w:firstRowFirstColumn="0" w:firstRowLastColumn="0" w:lastRowFirstColumn="0" w:lastRowLastColumn="0"/>
            <w:tcW w:w="2518" w:type="dxa"/>
            <w:noWrap/>
          </w:tcPr>
          <w:p w14:paraId="0F2200FA" w14:textId="77777777" w:rsidR="00813BE8" w:rsidRPr="00C20053" w:rsidRDefault="00813BE8" w:rsidP="00853B30">
            <w:pPr>
              <w:pStyle w:val="ListParagraph"/>
              <w:numPr>
                <w:ilvl w:val="0"/>
                <w:numId w:val="53"/>
              </w:numPr>
              <w:jc w:val="center"/>
              <w:rPr>
                <w:rFonts w:cs="B Lotus"/>
                <w:sz w:val="28"/>
                <w:szCs w:val="28"/>
                <w:rtl/>
              </w:rPr>
            </w:pPr>
          </w:p>
        </w:tc>
        <w:tc>
          <w:tcPr>
            <w:tcW w:w="5742" w:type="dxa"/>
            <w:tcBorders>
              <w:right w:val="single" w:sz="4" w:space="0" w:color="auto"/>
            </w:tcBorders>
            <w:noWrap/>
          </w:tcPr>
          <w:p w14:paraId="268C3803" w14:textId="6ADF7EF5" w:rsidR="00813BE8" w:rsidRDefault="00813BE8" w:rsidP="00813BE8">
            <w:pPr>
              <w:cnfStyle w:val="000000000000" w:firstRow="0" w:lastRow="0" w:firstColumn="0" w:lastColumn="0" w:oddVBand="0" w:evenVBand="0" w:oddHBand="0" w:evenHBand="0" w:firstRowFirstColumn="0" w:firstRowLastColumn="0" w:lastRowFirstColumn="0" w:lastRowLastColumn="0"/>
              <w:rPr>
                <w:rFonts w:ascii="Consolas" w:hAnsi="Consolas" w:cs="B Lotus"/>
                <w:color w:val="000000" w:themeColor="text1"/>
                <w:sz w:val="28"/>
                <w:szCs w:val="28"/>
                <w:rtl/>
                <w:lang w:bidi="ar-SA"/>
              </w:rPr>
            </w:pPr>
            <w:r>
              <w:rPr>
                <w:rFonts w:ascii="Consolas" w:hAnsi="Consolas" w:cs="B Lotus" w:hint="cs"/>
                <w:color w:val="000000" w:themeColor="text1"/>
                <w:sz w:val="28"/>
                <w:szCs w:val="28"/>
                <w:rtl/>
                <w:lang w:bidi="ar-SA"/>
              </w:rPr>
              <w:t>همسر</w:t>
            </w:r>
          </w:p>
        </w:tc>
      </w:tr>
      <w:tr w:rsidR="00813BE8" w:rsidRPr="00F733A3" w14:paraId="44FA5CC7" w14:textId="77777777" w:rsidTr="00813BE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518" w:type="dxa"/>
            <w:noWrap/>
          </w:tcPr>
          <w:p w14:paraId="4AD32FFE" w14:textId="77777777" w:rsidR="00813BE8" w:rsidRPr="00C20053" w:rsidRDefault="00813BE8" w:rsidP="00853B30">
            <w:pPr>
              <w:pStyle w:val="ListParagraph"/>
              <w:numPr>
                <w:ilvl w:val="0"/>
                <w:numId w:val="53"/>
              </w:numPr>
              <w:jc w:val="center"/>
              <w:rPr>
                <w:rFonts w:cs="B Lotus"/>
                <w:sz w:val="28"/>
                <w:szCs w:val="28"/>
                <w:rtl/>
              </w:rPr>
            </w:pPr>
          </w:p>
        </w:tc>
        <w:tc>
          <w:tcPr>
            <w:tcW w:w="5742" w:type="dxa"/>
            <w:tcBorders>
              <w:right w:val="single" w:sz="4" w:space="0" w:color="auto"/>
            </w:tcBorders>
            <w:noWrap/>
          </w:tcPr>
          <w:p w14:paraId="22E4F792" w14:textId="34B3AEFC" w:rsidR="00813BE8" w:rsidRDefault="00813BE8" w:rsidP="00813BE8">
            <w:pPr>
              <w:cnfStyle w:val="000000100000" w:firstRow="0" w:lastRow="0" w:firstColumn="0" w:lastColumn="0" w:oddVBand="0" w:evenVBand="0" w:oddHBand="1" w:evenHBand="0" w:firstRowFirstColumn="0" w:firstRowLastColumn="0" w:lastRowFirstColumn="0" w:lastRowLastColumn="0"/>
              <w:rPr>
                <w:rFonts w:ascii="Consolas" w:hAnsi="Consolas" w:cs="B Lotus"/>
                <w:color w:val="000000" w:themeColor="text1"/>
                <w:sz w:val="28"/>
                <w:szCs w:val="28"/>
                <w:rtl/>
                <w:lang w:bidi="ar-SA"/>
              </w:rPr>
            </w:pPr>
            <w:r>
              <w:rPr>
                <w:rFonts w:ascii="Consolas" w:hAnsi="Consolas" w:cs="B Lotus" w:hint="cs"/>
                <w:color w:val="000000" w:themeColor="text1"/>
                <w:sz w:val="28"/>
                <w:szCs w:val="28"/>
                <w:rtl/>
                <w:lang w:bidi="ar-SA"/>
              </w:rPr>
              <w:t>فرزند</w:t>
            </w:r>
          </w:p>
        </w:tc>
      </w:tr>
    </w:tbl>
    <w:p w14:paraId="637959AC" w14:textId="32511CE8" w:rsidR="00E425E7" w:rsidRDefault="00E425E7" w:rsidP="000075D4">
      <w:pPr>
        <w:rPr>
          <w:rFonts w:cs="B Lotus"/>
          <w:sz w:val="24"/>
          <w:szCs w:val="24"/>
          <w:rtl/>
        </w:rPr>
      </w:pPr>
    </w:p>
    <w:p w14:paraId="6CCECAF1" w14:textId="77777777" w:rsidR="00E425E7" w:rsidRPr="00F733A3" w:rsidRDefault="00E425E7" w:rsidP="000075D4">
      <w:pPr>
        <w:rPr>
          <w:rFonts w:cs="B Lotus"/>
          <w:sz w:val="24"/>
          <w:szCs w:val="24"/>
          <w:rtl/>
        </w:rPr>
      </w:pPr>
    </w:p>
    <w:p w14:paraId="3831E30D" w14:textId="4E40DE5A" w:rsidR="00303717" w:rsidRPr="00F733A3" w:rsidRDefault="00303717" w:rsidP="00FC2760">
      <w:pPr>
        <w:pStyle w:val="Heading2"/>
        <w:rPr>
          <w:rFonts w:cs="B Lotus"/>
          <w:sz w:val="28"/>
          <w:szCs w:val="28"/>
          <w:rtl/>
        </w:rPr>
      </w:pPr>
      <w:bookmarkStart w:id="58" w:name="_Toc472942017"/>
      <w:bookmarkStart w:id="59" w:name="_Toc38109490"/>
      <w:r w:rsidRPr="00F733A3">
        <w:rPr>
          <w:rFonts w:cs="B Lotus" w:hint="cs"/>
          <w:sz w:val="28"/>
          <w:szCs w:val="28"/>
          <w:rtl/>
        </w:rPr>
        <w:t>جدول کد خطاها</w:t>
      </w:r>
      <w:bookmarkEnd w:id="58"/>
      <w:r w:rsidRPr="00F733A3">
        <w:rPr>
          <w:rFonts w:cs="B Lotus" w:hint="cs"/>
          <w:sz w:val="28"/>
          <w:szCs w:val="28"/>
          <w:rtl/>
        </w:rPr>
        <w:t>ی بیمه نامه و الحاقیه</w:t>
      </w:r>
      <w:r w:rsidR="009C51D8" w:rsidRPr="00F733A3">
        <w:rPr>
          <w:rFonts w:cs="B Lotus" w:hint="cs"/>
          <w:sz w:val="28"/>
          <w:szCs w:val="28"/>
          <w:rtl/>
        </w:rPr>
        <w:t>:</w:t>
      </w:r>
      <w:bookmarkEnd w:id="59"/>
    </w:p>
    <w:p w14:paraId="6CE032DA" w14:textId="77777777" w:rsidR="00303717" w:rsidRPr="00F733A3" w:rsidRDefault="00303717" w:rsidP="00303717">
      <w:pPr>
        <w:rPr>
          <w:sz w:val="24"/>
          <w:szCs w:val="24"/>
          <w:rtl/>
        </w:rPr>
      </w:pPr>
    </w:p>
    <w:tbl>
      <w:tblPr>
        <w:tblStyle w:val="PlainTable11"/>
        <w:bidiVisual/>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7"/>
        <w:gridCol w:w="7450"/>
      </w:tblGrid>
      <w:tr w:rsidR="00BB784C" w:rsidRPr="00F733A3" w14:paraId="31486670" w14:textId="77777777" w:rsidTr="00895F85">
        <w:trPr>
          <w:cnfStyle w:val="100000000000" w:firstRow="1" w:lastRow="0" w:firstColumn="0" w:lastColumn="0" w:oddVBand="0" w:evenVBand="0" w:oddHBand="0" w:evenHBand="0" w:firstRowFirstColumn="0" w:firstRowLastColumn="0" w:lastRowFirstColumn="0" w:lastRowLastColumn="0"/>
          <w:trHeight w:val="360"/>
          <w:tblHeader/>
          <w:jc w:val="center"/>
        </w:trPr>
        <w:tc>
          <w:tcPr>
            <w:cnfStyle w:val="001000000000" w:firstRow="0" w:lastRow="0" w:firstColumn="1" w:lastColumn="0" w:oddVBand="0" w:evenVBand="0" w:oddHBand="0" w:evenHBand="0" w:firstRowFirstColumn="0" w:firstRowLastColumn="0" w:lastRowFirstColumn="0" w:lastRowLastColumn="0"/>
            <w:tcW w:w="1477" w:type="dxa"/>
            <w:shd w:val="clear" w:color="auto" w:fill="DDD9C3" w:themeFill="background2" w:themeFillShade="E6"/>
            <w:noWrap/>
            <w:hideMark/>
          </w:tcPr>
          <w:p w14:paraId="700BB9D2" w14:textId="77777777" w:rsidR="00BB784C" w:rsidRPr="00F733A3" w:rsidRDefault="00BB784C" w:rsidP="007D48AE">
            <w:pP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کد خطا</w:t>
            </w:r>
          </w:p>
        </w:tc>
        <w:tc>
          <w:tcPr>
            <w:tcW w:w="7450" w:type="dxa"/>
            <w:tcBorders>
              <w:right w:val="single" w:sz="4" w:space="0" w:color="auto"/>
            </w:tcBorders>
            <w:shd w:val="clear" w:color="auto" w:fill="DDD9C3" w:themeFill="background2" w:themeFillShade="E6"/>
            <w:noWrap/>
            <w:hideMark/>
          </w:tcPr>
          <w:p w14:paraId="0CE4AB66" w14:textId="77777777" w:rsidR="00BB784C" w:rsidRPr="00F733A3" w:rsidRDefault="00BB784C" w:rsidP="007D48AE">
            <w:pPr>
              <w:bidi w:val="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tl/>
              </w:rPr>
            </w:pPr>
            <w:r w:rsidRPr="00F733A3">
              <w:rPr>
                <w:rFonts w:ascii="Arial" w:eastAsia="Times New Roman" w:hAnsi="Arial" w:cs="B Lotus" w:hint="cs"/>
                <w:color w:val="000000"/>
                <w:sz w:val="28"/>
                <w:szCs w:val="28"/>
              </w:rPr>
              <w:t> </w:t>
            </w:r>
            <w:r w:rsidRPr="00F733A3">
              <w:rPr>
                <w:rFonts w:ascii="Arial" w:eastAsia="Times New Roman" w:hAnsi="Arial" w:cs="B Lotus" w:hint="cs"/>
                <w:color w:val="000000"/>
                <w:sz w:val="28"/>
                <w:szCs w:val="28"/>
                <w:rtl/>
              </w:rPr>
              <w:t>شرح خطا</w:t>
            </w:r>
          </w:p>
        </w:tc>
      </w:tr>
      <w:tr w:rsidR="00BB784C" w:rsidRPr="00F733A3" w14:paraId="262B1DD2"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418EA0A4"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1</w:t>
            </w:r>
          </w:p>
        </w:tc>
        <w:tc>
          <w:tcPr>
            <w:tcW w:w="7450" w:type="dxa"/>
            <w:tcBorders>
              <w:right w:val="single" w:sz="4" w:space="0" w:color="auto"/>
            </w:tcBorders>
            <w:noWrap/>
            <w:hideMark/>
          </w:tcPr>
          <w:p w14:paraId="17B59822" w14:textId="77777777" w:rsidR="00BB784C" w:rsidRPr="00F733A3" w:rsidRDefault="00BB784C" w:rsidP="005E3AA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CmpCod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شرکت</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33D3FE7E"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5F23D4AF"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2</w:t>
            </w:r>
          </w:p>
        </w:tc>
        <w:tc>
          <w:tcPr>
            <w:tcW w:w="7450" w:type="dxa"/>
            <w:tcBorders>
              <w:right w:val="single" w:sz="4" w:space="0" w:color="auto"/>
            </w:tcBorders>
            <w:noWrap/>
            <w:hideMark/>
          </w:tcPr>
          <w:p w14:paraId="7CA31DC7" w14:textId="77777777" w:rsidR="00BB784C" w:rsidRPr="00F733A3" w:rsidRDefault="00BB784C" w:rsidP="005E3AA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CmpCod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شرکت</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141AF6A3"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66D70163"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3</w:t>
            </w:r>
          </w:p>
        </w:tc>
        <w:tc>
          <w:tcPr>
            <w:tcW w:w="7450" w:type="dxa"/>
            <w:tcBorders>
              <w:right w:val="single" w:sz="4" w:space="0" w:color="auto"/>
            </w:tcBorders>
            <w:noWrap/>
            <w:hideMark/>
          </w:tcPr>
          <w:p w14:paraId="615D1618" w14:textId="77777777" w:rsidR="00BB784C" w:rsidRPr="00F733A3" w:rsidRDefault="00BB784C" w:rsidP="005E3AA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PrntPlcyCmpDocNo</w:t>
            </w:r>
            <w:r w:rsidRPr="00F733A3">
              <w:rPr>
                <w:rFonts w:cs="B Lotus"/>
                <w:sz w:val="28"/>
                <w:szCs w:val="28"/>
                <w:rtl/>
              </w:rPr>
              <w:t xml:space="preserve"> - </w:t>
            </w:r>
            <w:r w:rsidRPr="00F733A3">
              <w:rPr>
                <w:rFonts w:cs="B Lotus" w:hint="cs"/>
                <w:sz w:val="28"/>
                <w:szCs w:val="28"/>
                <w:rtl/>
              </w:rPr>
              <w:t>شماره</w:t>
            </w:r>
            <w:r w:rsidRPr="00F733A3">
              <w:rPr>
                <w:rFonts w:cs="B Lotus"/>
                <w:sz w:val="28"/>
                <w:szCs w:val="28"/>
                <w:rtl/>
              </w:rPr>
              <w:t xml:space="preserve"> </w:t>
            </w:r>
            <w:r w:rsidRPr="00F733A3">
              <w:rPr>
                <w:rFonts w:cs="B Lotus" w:hint="cs"/>
                <w:sz w:val="28"/>
                <w:szCs w:val="28"/>
                <w:rtl/>
              </w:rPr>
              <w:t>چاپی</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7824321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6974801D"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4</w:t>
            </w:r>
          </w:p>
        </w:tc>
        <w:tc>
          <w:tcPr>
            <w:tcW w:w="7450" w:type="dxa"/>
            <w:tcBorders>
              <w:right w:val="single" w:sz="4" w:space="0" w:color="auto"/>
            </w:tcBorders>
            <w:noWrap/>
            <w:hideMark/>
          </w:tcPr>
          <w:p w14:paraId="3563BB84" w14:textId="77777777" w:rsidR="00BB784C" w:rsidRPr="00F733A3" w:rsidRDefault="00BB784C" w:rsidP="005E3AA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UsgCod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نوع</w:t>
            </w:r>
            <w:r w:rsidRPr="00F733A3">
              <w:rPr>
                <w:rFonts w:cs="B Lotus"/>
                <w:sz w:val="28"/>
                <w:szCs w:val="28"/>
                <w:rtl/>
              </w:rPr>
              <w:t xml:space="preserve"> </w:t>
            </w:r>
            <w:r w:rsidRPr="00F733A3">
              <w:rPr>
                <w:rFonts w:cs="B Lotus" w:hint="cs"/>
                <w:sz w:val="28"/>
                <w:szCs w:val="28"/>
                <w:rtl/>
              </w:rPr>
              <w:t>کاربری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1C50FEF7"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1FA27A78"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5</w:t>
            </w:r>
          </w:p>
        </w:tc>
        <w:tc>
          <w:tcPr>
            <w:tcW w:w="7450" w:type="dxa"/>
            <w:tcBorders>
              <w:right w:val="single" w:sz="4" w:space="0" w:color="auto"/>
            </w:tcBorders>
            <w:noWrap/>
            <w:hideMark/>
          </w:tcPr>
          <w:p w14:paraId="37410677" w14:textId="77777777" w:rsidR="00BB784C" w:rsidRPr="00F733A3" w:rsidRDefault="00BB784C" w:rsidP="005E3AA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UsgCod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نوع</w:t>
            </w:r>
            <w:r w:rsidRPr="00F733A3">
              <w:rPr>
                <w:rFonts w:cs="B Lotus"/>
                <w:sz w:val="28"/>
                <w:szCs w:val="28"/>
                <w:rtl/>
              </w:rPr>
              <w:t xml:space="preserve"> </w:t>
            </w:r>
            <w:r w:rsidRPr="00F733A3">
              <w:rPr>
                <w:rFonts w:cs="B Lotus" w:hint="cs"/>
                <w:sz w:val="28"/>
                <w:szCs w:val="28"/>
                <w:rtl/>
              </w:rPr>
              <w:t>کاربری</w:t>
            </w:r>
            <w:r w:rsidRPr="00F733A3">
              <w:rPr>
                <w:rFonts w:cs="B Lotus"/>
                <w:sz w:val="28"/>
                <w:szCs w:val="28"/>
                <w:rtl/>
              </w:rPr>
              <w:t xml:space="preserve"> </w:t>
            </w:r>
            <w:r w:rsidRPr="00F733A3">
              <w:rPr>
                <w:rFonts w:cs="B Lotus" w:hint="cs"/>
                <w:sz w:val="28"/>
                <w:szCs w:val="28"/>
                <w:rtl/>
              </w:rPr>
              <w:t>نامعتبر</w:t>
            </w:r>
            <w:r w:rsidRPr="00F733A3">
              <w:rPr>
                <w:rFonts w:cs="B Lotus"/>
                <w:sz w:val="28"/>
                <w:szCs w:val="28"/>
                <w:rtl/>
              </w:rPr>
              <w:t xml:space="preserve"> </w:t>
            </w:r>
            <w:r w:rsidRPr="00F733A3">
              <w:rPr>
                <w:rFonts w:cs="B Lotus" w:hint="cs"/>
                <w:sz w:val="28"/>
                <w:szCs w:val="28"/>
                <w:rtl/>
              </w:rPr>
              <w:t>است</w:t>
            </w:r>
          </w:p>
        </w:tc>
      </w:tr>
      <w:tr w:rsidR="00BB784C" w:rsidRPr="00F733A3" w14:paraId="1B93D1B3"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3601598F"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6</w:t>
            </w:r>
          </w:p>
        </w:tc>
        <w:tc>
          <w:tcPr>
            <w:tcW w:w="7450" w:type="dxa"/>
            <w:tcBorders>
              <w:right w:val="single" w:sz="4" w:space="0" w:color="auto"/>
            </w:tcBorders>
            <w:noWrap/>
            <w:hideMark/>
          </w:tcPr>
          <w:p w14:paraId="6CD58C27" w14:textId="77777777" w:rsidR="00BB784C" w:rsidRPr="00F733A3" w:rsidRDefault="00BB784C" w:rsidP="005E3AA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CarGrpCod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گروه</w:t>
            </w:r>
            <w:r w:rsidRPr="00F733A3">
              <w:rPr>
                <w:rFonts w:cs="B Lotus"/>
                <w:sz w:val="28"/>
                <w:szCs w:val="28"/>
                <w:rtl/>
              </w:rPr>
              <w:t xml:space="preserve"> </w:t>
            </w:r>
            <w:r w:rsidRPr="00F733A3">
              <w:rPr>
                <w:rFonts w:cs="B Lotus" w:hint="cs"/>
                <w:sz w:val="28"/>
                <w:szCs w:val="28"/>
                <w:rtl/>
              </w:rPr>
              <w:t>بندی</w:t>
            </w:r>
            <w:r w:rsidRPr="00F733A3">
              <w:rPr>
                <w:rFonts w:cs="B Lotus"/>
                <w:sz w:val="28"/>
                <w:szCs w:val="28"/>
                <w:rtl/>
              </w:rPr>
              <w:t xml:space="preserve"> </w:t>
            </w:r>
            <w:r w:rsidRPr="00F733A3">
              <w:rPr>
                <w:rFonts w:cs="B Lotus" w:hint="cs"/>
                <w:sz w:val="28"/>
                <w:szCs w:val="28"/>
                <w:rtl/>
              </w:rPr>
              <w:t>در</w:t>
            </w:r>
            <w:r w:rsidRPr="00F733A3">
              <w:rPr>
                <w:rFonts w:cs="B Lotus"/>
                <w:sz w:val="28"/>
                <w:szCs w:val="28"/>
                <w:rtl/>
              </w:rPr>
              <w:t xml:space="preserve"> </w:t>
            </w:r>
            <w:r w:rsidRPr="00F733A3">
              <w:rPr>
                <w:rFonts w:cs="B Lotus" w:hint="cs"/>
                <w:sz w:val="28"/>
                <w:szCs w:val="28"/>
                <w:rtl/>
              </w:rPr>
              <w:t>شخص</w:t>
            </w:r>
            <w:r w:rsidRPr="00F733A3">
              <w:rPr>
                <w:rFonts w:cs="B Lotus"/>
                <w:sz w:val="28"/>
                <w:szCs w:val="28"/>
                <w:rtl/>
              </w:rPr>
              <w:t xml:space="preserve"> </w:t>
            </w:r>
            <w:r w:rsidRPr="00F733A3">
              <w:rPr>
                <w:rFonts w:cs="B Lotus" w:hint="cs"/>
                <w:sz w:val="28"/>
                <w:szCs w:val="28"/>
                <w:rtl/>
              </w:rPr>
              <w:t>ثالث</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437D2853"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10E06EC9"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7</w:t>
            </w:r>
          </w:p>
        </w:tc>
        <w:tc>
          <w:tcPr>
            <w:tcW w:w="7450" w:type="dxa"/>
            <w:tcBorders>
              <w:right w:val="single" w:sz="4" w:space="0" w:color="auto"/>
            </w:tcBorders>
            <w:noWrap/>
            <w:hideMark/>
          </w:tcPr>
          <w:p w14:paraId="0D06D5B0" w14:textId="77777777" w:rsidR="00BB784C" w:rsidRPr="00F733A3" w:rsidRDefault="00BB784C" w:rsidP="005E3AA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CylCnt</w:t>
            </w:r>
            <w:r w:rsidRPr="00F733A3">
              <w:rPr>
                <w:rFonts w:cs="B Lotus"/>
                <w:sz w:val="28"/>
                <w:szCs w:val="28"/>
                <w:rtl/>
              </w:rPr>
              <w:t xml:space="preserve"> - </w:t>
            </w:r>
            <w:r w:rsidRPr="00F733A3">
              <w:rPr>
                <w:rFonts w:cs="B Lotus" w:hint="cs"/>
                <w:sz w:val="28"/>
                <w:szCs w:val="28"/>
                <w:rtl/>
              </w:rPr>
              <w:t>تعداد</w:t>
            </w:r>
            <w:r w:rsidRPr="00F733A3">
              <w:rPr>
                <w:rFonts w:cs="B Lotus"/>
                <w:sz w:val="28"/>
                <w:szCs w:val="28"/>
                <w:rtl/>
              </w:rPr>
              <w:t xml:space="preserve"> </w:t>
            </w:r>
            <w:r w:rsidRPr="00F733A3">
              <w:rPr>
                <w:rFonts w:cs="B Lotus" w:hint="cs"/>
                <w:sz w:val="28"/>
                <w:szCs w:val="28"/>
                <w:rtl/>
              </w:rPr>
              <w:t>سیلندر</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6C714501"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3380D61D"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8</w:t>
            </w:r>
          </w:p>
        </w:tc>
        <w:tc>
          <w:tcPr>
            <w:tcW w:w="7450" w:type="dxa"/>
            <w:tcBorders>
              <w:right w:val="single" w:sz="4" w:space="0" w:color="auto"/>
            </w:tcBorders>
            <w:noWrap/>
            <w:hideMark/>
          </w:tcPr>
          <w:p w14:paraId="70A2E7D4" w14:textId="77777777" w:rsidR="00BB784C" w:rsidRPr="00F733A3" w:rsidRDefault="00BB784C" w:rsidP="005E3AA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PrsnCnt</w:t>
            </w:r>
            <w:r w:rsidRPr="00F733A3">
              <w:rPr>
                <w:rFonts w:cs="B Lotus"/>
                <w:sz w:val="28"/>
                <w:szCs w:val="28"/>
                <w:rtl/>
              </w:rPr>
              <w:t xml:space="preserve"> - </w:t>
            </w:r>
            <w:r w:rsidRPr="00F733A3">
              <w:rPr>
                <w:rFonts w:cs="B Lotus" w:hint="cs"/>
                <w:sz w:val="28"/>
                <w:szCs w:val="28"/>
                <w:rtl/>
              </w:rPr>
              <w:t>تعداد</w:t>
            </w:r>
            <w:r w:rsidRPr="00F733A3">
              <w:rPr>
                <w:rFonts w:cs="B Lotus"/>
                <w:sz w:val="28"/>
                <w:szCs w:val="28"/>
                <w:rtl/>
              </w:rPr>
              <w:t xml:space="preserve"> </w:t>
            </w:r>
            <w:r w:rsidRPr="00F733A3">
              <w:rPr>
                <w:rFonts w:cs="B Lotus" w:hint="cs"/>
                <w:sz w:val="28"/>
                <w:szCs w:val="28"/>
                <w:rtl/>
              </w:rPr>
              <w:t>سرنشین</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6CCF59A8"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5071329F"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9</w:t>
            </w:r>
          </w:p>
        </w:tc>
        <w:tc>
          <w:tcPr>
            <w:tcW w:w="7450" w:type="dxa"/>
            <w:tcBorders>
              <w:right w:val="single" w:sz="4" w:space="0" w:color="auto"/>
            </w:tcBorders>
            <w:noWrap/>
            <w:hideMark/>
          </w:tcPr>
          <w:p w14:paraId="21AFCFF6" w14:textId="77777777" w:rsidR="00BB784C" w:rsidRPr="00F733A3" w:rsidRDefault="00BB784C" w:rsidP="005E3AA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PrdDte</w:t>
            </w:r>
            <w:r w:rsidRPr="00F733A3">
              <w:rPr>
                <w:rFonts w:cs="B Lotus"/>
                <w:sz w:val="28"/>
                <w:szCs w:val="28"/>
                <w:rtl/>
              </w:rPr>
              <w:t xml:space="preserve"> - </w:t>
            </w:r>
            <w:r w:rsidRPr="00F733A3">
              <w:rPr>
                <w:rFonts w:cs="B Lotus" w:hint="cs"/>
                <w:sz w:val="28"/>
                <w:szCs w:val="28"/>
                <w:rtl/>
              </w:rPr>
              <w:t>سال</w:t>
            </w:r>
            <w:r w:rsidRPr="00F733A3">
              <w:rPr>
                <w:rFonts w:cs="B Lotus"/>
                <w:sz w:val="28"/>
                <w:szCs w:val="28"/>
                <w:rtl/>
              </w:rPr>
              <w:t xml:space="preserve"> </w:t>
            </w:r>
            <w:r w:rsidRPr="00F733A3">
              <w:rPr>
                <w:rFonts w:cs="B Lotus" w:hint="cs"/>
                <w:sz w:val="28"/>
                <w:szCs w:val="28"/>
                <w:rtl/>
              </w:rPr>
              <w:t>ساخت</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74E17A7A"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69AF6828"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10</w:t>
            </w:r>
          </w:p>
        </w:tc>
        <w:tc>
          <w:tcPr>
            <w:tcW w:w="7450" w:type="dxa"/>
            <w:tcBorders>
              <w:right w:val="single" w:sz="4" w:space="0" w:color="auto"/>
            </w:tcBorders>
            <w:noWrap/>
            <w:hideMark/>
          </w:tcPr>
          <w:p w14:paraId="093BB68D" w14:textId="77777777" w:rsidR="00BB784C" w:rsidRPr="00F733A3" w:rsidRDefault="00BB784C" w:rsidP="005E3AA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PrdDte</w:t>
            </w:r>
            <w:r w:rsidRPr="00F733A3">
              <w:rPr>
                <w:rFonts w:cs="B Lotus"/>
                <w:sz w:val="28"/>
                <w:szCs w:val="28"/>
                <w:rtl/>
              </w:rPr>
              <w:t xml:space="preserve"> - </w:t>
            </w:r>
            <w:r w:rsidRPr="00F733A3">
              <w:rPr>
                <w:rFonts w:cs="B Lotus" w:hint="cs"/>
                <w:sz w:val="28"/>
                <w:szCs w:val="28"/>
                <w:rtl/>
              </w:rPr>
              <w:t>سال</w:t>
            </w:r>
            <w:r w:rsidRPr="00F733A3">
              <w:rPr>
                <w:rFonts w:cs="B Lotus"/>
                <w:sz w:val="28"/>
                <w:szCs w:val="28"/>
                <w:rtl/>
              </w:rPr>
              <w:t xml:space="preserve"> </w:t>
            </w:r>
            <w:r w:rsidRPr="00F733A3">
              <w:rPr>
                <w:rFonts w:cs="B Lotus" w:hint="cs"/>
                <w:sz w:val="28"/>
                <w:szCs w:val="28"/>
                <w:rtl/>
              </w:rPr>
              <w:t>ساخت</w:t>
            </w:r>
            <w:r w:rsidRPr="00F733A3">
              <w:rPr>
                <w:rFonts w:cs="B Lotus"/>
                <w:sz w:val="28"/>
                <w:szCs w:val="28"/>
                <w:rtl/>
              </w:rPr>
              <w:t xml:space="preserve"> </w:t>
            </w:r>
            <w:r w:rsidRPr="00F733A3">
              <w:rPr>
                <w:rFonts w:cs="B Lotus" w:hint="cs"/>
                <w:sz w:val="28"/>
                <w:szCs w:val="28"/>
                <w:rtl/>
              </w:rPr>
              <w:t>اشتباه</w:t>
            </w:r>
            <w:r w:rsidRPr="00F733A3">
              <w:rPr>
                <w:rFonts w:cs="B Lotus"/>
                <w:sz w:val="28"/>
                <w:szCs w:val="28"/>
                <w:rtl/>
              </w:rPr>
              <w:t xml:space="preserve"> </w:t>
            </w:r>
            <w:r w:rsidRPr="00F733A3">
              <w:rPr>
                <w:rFonts w:cs="B Lotus" w:hint="cs"/>
                <w:sz w:val="28"/>
                <w:szCs w:val="28"/>
                <w:rtl/>
              </w:rPr>
              <w:t>است</w:t>
            </w:r>
          </w:p>
        </w:tc>
      </w:tr>
      <w:tr w:rsidR="00BB784C" w:rsidRPr="00F733A3" w14:paraId="415AD75C"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09248D44"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11</w:t>
            </w:r>
          </w:p>
        </w:tc>
        <w:tc>
          <w:tcPr>
            <w:tcW w:w="7450" w:type="dxa"/>
            <w:tcBorders>
              <w:right w:val="single" w:sz="4" w:space="0" w:color="auto"/>
            </w:tcBorders>
            <w:noWrap/>
            <w:hideMark/>
          </w:tcPr>
          <w:p w14:paraId="5A4C0F64" w14:textId="77777777" w:rsidR="00BB784C" w:rsidRPr="00F733A3" w:rsidRDefault="00BB784C" w:rsidP="005E3AA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MtrNum</w:t>
            </w:r>
            <w:r w:rsidRPr="00F733A3">
              <w:rPr>
                <w:rFonts w:cs="B Lotus"/>
                <w:sz w:val="28"/>
                <w:szCs w:val="28"/>
                <w:rtl/>
              </w:rPr>
              <w:t xml:space="preserve"> - </w:t>
            </w:r>
            <w:r w:rsidRPr="00F733A3">
              <w:rPr>
                <w:rFonts w:cs="B Lotus" w:hint="cs"/>
                <w:sz w:val="28"/>
                <w:szCs w:val="28"/>
                <w:rtl/>
              </w:rPr>
              <w:t>شماره</w:t>
            </w:r>
            <w:r w:rsidRPr="00F733A3">
              <w:rPr>
                <w:rFonts w:cs="B Lotus"/>
                <w:sz w:val="28"/>
                <w:szCs w:val="28"/>
                <w:rtl/>
              </w:rPr>
              <w:t xml:space="preserve"> </w:t>
            </w:r>
            <w:r w:rsidRPr="00F733A3">
              <w:rPr>
                <w:rFonts w:cs="B Lotus" w:hint="cs"/>
                <w:sz w:val="28"/>
                <w:szCs w:val="28"/>
                <w:rtl/>
              </w:rPr>
              <w:t>موتور</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2DF5F393"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5504A9CE"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12</w:t>
            </w:r>
          </w:p>
        </w:tc>
        <w:tc>
          <w:tcPr>
            <w:tcW w:w="7450" w:type="dxa"/>
            <w:tcBorders>
              <w:right w:val="single" w:sz="4" w:space="0" w:color="auto"/>
            </w:tcBorders>
            <w:noWrap/>
            <w:hideMark/>
          </w:tcPr>
          <w:p w14:paraId="2EF32552" w14:textId="77777777" w:rsidR="00BB784C" w:rsidRPr="00F733A3" w:rsidRDefault="00BB784C" w:rsidP="005E3AA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ShsNum</w:t>
            </w:r>
            <w:r w:rsidRPr="00F733A3">
              <w:rPr>
                <w:rFonts w:cs="B Lotus"/>
                <w:sz w:val="28"/>
                <w:szCs w:val="28"/>
                <w:rtl/>
              </w:rPr>
              <w:t xml:space="preserve"> - </w:t>
            </w:r>
            <w:r w:rsidRPr="00F733A3">
              <w:rPr>
                <w:rFonts w:cs="B Lotus" w:hint="cs"/>
                <w:sz w:val="28"/>
                <w:szCs w:val="28"/>
                <w:rtl/>
              </w:rPr>
              <w:t>شماره</w:t>
            </w:r>
            <w:r w:rsidRPr="00F733A3">
              <w:rPr>
                <w:rFonts w:cs="B Lotus"/>
                <w:sz w:val="28"/>
                <w:szCs w:val="28"/>
                <w:rtl/>
              </w:rPr>
              <w:t xml:space="preserve"> </w:t>
            </w:r>
            <w:r w:rsidRPr="00F733A3">
              <w:rPr>
                <w:rFonts w:cs="B Lotus" w:hint="cs"/>
                <w:sz w:val="28"/>
                <w:szCs w:val="28"/>
                <w:rtl/>
              </w:rPr>
              <w:t>شاسی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4BB3246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4F8E229F"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13</w:t>
            </w:r>
          </w:p>
        </w:tc>
        <w:tc>
          <w:tcPr>
            <w:tcW w:w="7450" w:type="dxa"/>
            <w:tcBorders>
              <w:right w:val="single" w:sz="4" w:space="0" w:color="auto"/>
            </w:tcBorders>
            <w:noWrap/>
            <w:hideMark/>
          </w:tcPr>
          <w:p w14:paraId="1AD30DE6" w14:textId="77777777" w:rsidR="00BB784C" w:rsidRPr="00F733A3" w:rsidRDefault="00BB784C" w:rsidP="005E3AA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PlkTypCod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نوع</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23B1CB85"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32890AB8"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14</w:t>
            </w:r>
          </w:p>
        </w:tc>
        <w:tc>
          <w:tcPr>
            <w:tcW w:w="7450" w:type="dxa"/>
            <w:tcBorders>
              <w:right w:val="single" w:sz="4" w:space="0" w:color="auto"/>
            </w:tcBorders>
            <w:noWrap/>
            <w:hideMark/>
          </w:tcPr>
          <w:p w14:paraId="4E6CF342" w14:textId="77777777" w:rsidR="00BB784C" w:rsidRPr="00F733A3" w:rsidRDefault="00BB784C" w:rsidP="005E3AA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LfCvrCptl</w:t>
            </w:r>
            <w:r w:rsidRPr="00F733A3">
              <w:rPr>
                <w:rFonts w:cs="B Lotus"/>
                <w:sz w:val="28"/>
                <w:szCs w:val="28"/>
                <w:rtl/>
              </w:rPr>
              <w:t xml:space="preserve"> - </w:t>
            </w:r>
            <w:r w:rsidRPr="00F733A3">
              <w:rPr>
                <w:rFonts w:cs="B Lotus" w:hint="cs"/>
                <w:sz w:val="28"/>
                <w:szCs w:val="28"/>
                <w:rtl/>
              </w:rPr>
              <w:t>مبلغ</w:t>
            </w:r>
            <w:r w:rsidRPr="00F733A3">
              <w:rPr>
                <w:rFonts w:cs="B Lotus"/>
                <w:sz w:val="28"/>
                <w:szCs w:val="28"/>
                <w:rtl/>
              </w:rPr>
              <w:t xml:space="preserve"> </w:t>
            </w:r>
            <w:r w:rsidRPr="00F733A3">
              <w:rPr>
                <w:rFonts w:cs="B Lotus" w:hint="cs"/>
                <w:sz w:val="28"/>
                <w:szCs w:val="28"/>
                <w:rtl/>
              </w:rPr>
              <w:t>تعهد</w:t>
            </w:r>
            <w:r w:rsidRPr="00F733A3">
              <w:rPr>
                <w:rFonts w:cs="B Lotus"/>
                <w:sz w:val="28"/>
                <w:szCs w:val="28"/>
                <w:rtl/>
              </w:rPr>
              <w:t xml:space="preserve"> </w:t>
            </w:r>
            <w:r w:rsidRPr="00F733A3">
              <w:rPr>
                <w:rFonts w:cs="B Lotus" w:hint="cs"/>
                <w:sz w:val="28"/>
                <w:szCs w:val="28"/>
                <w:rtl/>
              </w:rPr>
              <w:t>بدنی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551F3D4F"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76D96942"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15</w:t>
            </w:r>
          </w:p>
        </w:tc>
        <w:tc>
          <w:tcPr>
            <w:tcW w:w="7450" w:type="dxa"/>
            <w:tcBorders>
              <w:right w:val="single" w:sz="4" w:space="0" w:color="auto"/>
            </w:tcBorders>
            <w:noWrap/>
            <w:hideMark/>
          </w:tcPr>
          <w:p w14:paraId="0DA7EECF" w14:textId="77777777" w:rsidR="00BB784C" w:rsidRPr="00F733A3" w:rsidRDefault="00BB784C" w:rsidP="005E3AA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FnCvrCptl</w:t>
            </w:r>
            <w:r w:rsidRPr="00F733A3">
              <w:rPr>
                <w:rFonts w:cs="B Lotus"/>
                <w:sz w:val="28"/>
                <w:szCs w:val="28"/>
                <w:rtl/>
              </w:rPr>
              <w:t xml:space="preserve"> - </w:t>
            </w:r>
            <w:r w:rsidRPr="00F733A3">
              <w:rPr>
                <w:rFonts w:cs="B Lotus" w:hint="cs"/>
                <w:sz w:val="28"/>
                <w:szCs w:val="28"/>
                <w:rtl/>
              </w:rPr>
              <w:t>مبلغ</w:t>
            </w:r>
            <w:r w:rsidRPr="00F733A3">
              <w:rPr>
                <w:rFonts w:cs="B Lotus"/>
                <w:sz w:val="28"/>
                <w:szCs w:val="28"/>
                <w:rtl/>
              </w:rPr>
              <w:t xml:space="preserve"> </w:t>
            </w:r>
            <w:r w:rsidRPr="00F733A3">
              <w:rPr>
                <w:rFonts w:cs="B Lotus" w:hint="cs"/>
                <w:sz w:val="28"/>
                <w:szCs w:val="28"/>
                <w:rtl/>
              </w:rPr>
              <w:t>تعهد</w:t>
            </w:r>
            <w:r w:rsidRPr="00F733A3">
              <w:rPr>
                <w:rFonts w:cs="B Lotus"/>
                <w:sz w:val="28"/>
                <w:szCs w:val="28"/>
                <w:rtl/>
              </w:rPr>
              <w:t xml:space="preserve"> </w:t>
            </w:r>
            <w:r w:rsidRPr="00F733A3">
              <w:rPr>
                <w:rFonts w:cs="B Lotus" w:hint="cs"/>
                <w:sz w:val="28"/>
                <w:szCs w:val="28"/>
                <w:rtl/>
              </w:rPr>
              <w:t>مالی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30C302C1"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2A7FE8D3"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16</w:t>
            </w:r>
          </w:p>
        </w:tc>
        <w:tc>
          <w:tcPr>
            <w:tcW w:w="7450" w:type="dxa"/>
            <w:tcBorders>
              <w:right w:val="single" w:sz="4" w:space="0" w:color="auto"/>
            </w:tcBorders>
            <w:noWrap/>
            <w:hideMark/>
          </w:tcPr>
          <w:p w14:paraId="0813BA6D" w14:textId="77777777" w:rsidR="00BB784C" w:rsidRPr="00F733A3" w:rsidRDefault="00BB784C" w:rsidP="005E3AA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PrsnCvrCptl</w:t>
            </w:r>
            <w:r w:rsidRPr="00F733A3">
              <w:rPr>
                <w:rFonts w:cs="B Lotus"/>
                <w:sz w:val="28"/>
                <w:szCs w:val="28"/>
                <w:rtl/>
              </w:rPr>
              <w:t xml:space="preserve"> - </w:t>
            </w:r>
            <w:r w:rsidRPr="00F733A3">
              <w:rPr>
                <w:rFonts w:cs="B Lotus" w:hint="cs"/>
                <w:sz w:val="28"/>
                <w:szCs w:val="28"/>
                <w:rtl/>
              </w:rPr>
              <w:t>مبلغ</w:t>
            </w:r>
            <w:r w:rsidRPr="00F733A3">
              <w:rPr>
                <w:rFonts w:cs="B Lotus"/>
                <w:sz w:val="28"/>
                <w:szCs w:val="28"/>
                <w:rtl/>
              </w:rPr>
              <w:t xml:space="preserve"> </w:t>
            </w:r>
            <w:r w:rsidRPr="00F733A3">
              <w:rPr>
                <w:rFonts w:cs="B Lotus" w:hint="cs"/>
                <w:sz w:val="28"/>
                <w:szCs w:val="28"/>
                <w:rtl/>
              </w:rPr>
              <w:t>تعهد</w:t>
            </w:r>
            <w:r w:rsidRPr="00F733A3">
              <w:rPr>
                <w:rFonts w:cs="B Lotus"/>
                <w:sz w:val="28"/>
                <w:szCs w:val="28"/>
                <w:rtl/>
              </w:rPr>
              <w:t xml:space="preserve"> </w:t>
            </w:r>
            <w:r w:rsidRPr="00F733A3">
              <w:rPr>
                <w:rFonts w:cs="B Lotus" w:hint="cs"/>
                <w:sz w:val="28"/>
                <w:szCs w:val="28"/>
                <w:rtl/>
              </w:rPr>
              <w:t>حوادث</w:t>
            </w:r>
            <w:r w:rsidRPr="00F733A3">
              <w:rPr>
                <w:rFonts w:cs="B Lotus"/>
                <w:sz w:val="28"/>
                <w:szCs w:val="28"/>
                <w:rtl/>
              </w:rPr>
              <w:t xml:space="preserve"> </w:t>
            </w:r>
            <w:r w:rsidRPr="00F733A3">
              <w:rPr>
                <w:rFonts w:cs="B Lotus" w:hint="cs"/>
                <w:sz w:val="28"/>
                <w:szCs w:val="28"/>
                <w:rtl/>
              </w:rPr>
              <w:t>راننده</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2580B215"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444D662D"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17</w:t>
            </w:r>
          </w:p>
        </w:tc>
        <w:tc>
          <w:tcPr>
            <w:tcW w:w="7450" w:type="dxa"/>
            <w:tcBorders>
              <w:right w:val="single" w:sz="4" w:space="0" w:color="auto"/>
            </w:tcBorders>
            <w:noWrap/>
            <w:hideMark/>
          </w:tcPr>
          <w:p w14:paraId="6855B1CC" w14:textId="77777777" w:rsidR="00BB784C" w:rsidRPr="00F733A3" w:rsidRDefault="00BB784C" w:rsidP="005E3AA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Prm</w:t>
            </w:r>
            <w:r w:rsidRPr="00F733A3">
              <w:rPr>
                <w:rFonts w:cs="B Lotus"/>
                <w:sz w:val="28"/>
                <w:szCs w:val="28"/>
                <w:rtl/>
              </w:rPr>
              <w:t xml:space="preserve"> - </w:t>
            </w:r>
            <w:r w:rsidRPr="00F733A3">
              <w:rPr>
                <w:rFonts w:cs="B Lotus" w:hint="cs"/>
                <w:sz w:val="28"/>
                <w:szCs w:val="28"/>
                <w:rtl/>
              </w:rPr>
              <w:t>حق</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1FFD2EC3"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553C91F1"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18</w:t>
            </w:r>
          </w:p>
        </w:tc>
        <w:tc>
          <w:tcPr>
            <w:tcW w:w="7450" w:type="dxa"/>
            <w:tcBorders>
              <w:right w:val="single" w:sz="4" w:space="0" w:color="auto"/>
            </w:tcBorders>
            <w:noWrap/>
            <w:hideMark/>
          </w:tcPr>
          <w:p w14:paraId="0FB7B1E1" w14:textId="77777777" w:rsidR="00BB784C" w:rsidRPr="00F733A3" w:rsidRDefault="00BB784C" w:rsidP="005E3AA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CalcPrm</w:t>
            </w:r>
            <w:r w:rsidRPr="00F733A3">
              <w:rPr>
                <w:rFonts w:cs="B Lotus"/>
                <w:sz w:val="28"/>
                <w:szCs w:val="28"/>
                <w:rtl/>
              </w:rPr>
              <w:t xml:space="preserve"> - </w:t>
            </w:r>
            <w:r w:rsidRPr="00F733A3">
              <w:rPr>
                <w:rFonts w:cs="B Lotus" w:hint="cs"/>
                <w:sz w:val="28"/>
                <w:szCs w:val="28"/>
                <w:rtl/>
              </w:rPr>
              <w:t>حق</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قانونی</w:t>
            </w:r>
            <w:r w:rsidRPr="00F733A3">
              <w:rPr>
                <w:rFonts w:cs="B Lotus"/>
                <w:sz w:val="28"/>
                <w:szCs w:val="28"/>
                <w:rtl/>
              </w:rPr>
              <w:t xml:space="preserve"> </w:t>
            </w:r>
            <w:r w:rsidRPr="00F733A3">
              <w:rPr>
                <w:rFonts w:cs="B Lotus" w:hint="cs"/>
                <w:sz w:val="28"/>
                <w:szCs w:val="28"/>
                <w:rtl/>
              </w:rPr>
              <w:t>ثالث</w:t>
            </w:r>
            <w:r w:rsidRPr="00F733A3">
              <w:rPr>
                <w:rFonts w:cs="B Lotus"/>
                <w:sz w:val="28"/>
                <w:szCs w:val="28"/>
                <w:rtl/>
              </w:rPr>
              <w:t xml:space="preserve"> </w:t>
            </w:r>
            <w:r w:rsidRPr="00F733A3">
              <w:rPr>
                <w:rFonts w:cs="B Lotus" w:hint="cs"/>
                <w:sz w:val="28"/>
                <w:szCs w:val="28"/>
                <w:rtl/>
              </w:rPr>
              <w:t>اجباری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477B38F5"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4EF7A0BE"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19</w:t>
            </w:r>
          </w:p>
        </w:tc>
        <w:tc>
          <w:tcPr>
            <w:tcW w:w="7450" w:type="dxa"/>
            <w:tcBorders>
              <w:right w:val="single" w:sz="4" w:space="0" w:color="auto"/>
            </w:tcBorders>
            <w:noWrap/>
            <w:hideMark/>
          </w:tcPr>
          <w:p w14:paraId="0CDE71D1" w14:textId="77777777" w:rsidR="00BB784C" w:rsidRPr="00F733A3" w:rsidRDefault="00BB784C" w:rsidP="005E3AA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Tax</w:t>
            </w:r>
            <w:r w:rsidRPr="00F733A3">
              <w:rPr>
                <w:rFonts w:cs="B Lotus"/>
                <w:sz w:val="28"/>
                <w:szCs w:val="28"/>
                <w:rtl/>
              </w:rPr>
              <w:t xml:space="preserve"> - </w:t>
            </w:r>
            <w:r w:rsidRPr="00F733A3">
              <w:rPr>
                <w:rFonts w:cs="B Lotus" w:hint="cs"/>
                <w:sz w:val="28"/>
                <w:szCs w:val="28"/>
                <w:rtl/>
              </w:rPr>
              <w:t>مبلغ</w:t>
            </w:r>
            <w:r w:rsidRPr="00F733A3">
              <w:rPr>
                <w:rFonts w:cs="B Lotus"/>
                <w:sz w:val="28"/>
                <w:szCs w:val="28"/>
                <w:rtl/>
              </w:rPr>
              <w:t xml:space="preserve"> </w:t>
            </w:r>
            <w:r w:rsidRPr="00F733A3">
              <w:rPr>
                <w:rFonts w:cs="B Lotus" w:hint="cs"/>
                <w:sz w:val="28"/>
                <w:szCs w:val="28"/>
                <w:rtl/>
              </w:rPr>
              <w:t>مالیات</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54515065"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5D44EEE9"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20</w:t>
            </w:r>
          </w:p>
        </w:tc>
        <w:tc>
          <w:tcPr>
            <w:tcW w:w="7450" w:type="dxa"/>
            <w:tcBorders>
              <w:right w:val="single" w:sz="4" w:space="0" w:color="auto"/>
            </w:tcBorders>
            <w:noWrap/>
            <w:hideMark/>
          </w:tcPr>
          <w:p w14:paraId="388E4DAA" w14:textId="77777777" w:rsidR="00BB784C" w:rsidRPr="00F733A3" w:rsidRDefault="00BB784C" w:rsidP="005E3AA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Tol</w:t>
            </w:r>
            <w:r w:rsidRPr="00F733A3">
              <w:rPr>
                <w:rFonts w:cs="B Lotus"/>
                <w:sz w:val="28"/>
                <w:szCs w:val="28"/>
                <w:rtl/>
              </w:rPr>
              <w:t xml:space="preserve"> - </w:t>
            </w:r>
            <w:r w:rsidRPr="00F733A3">
              <w:rPr>
                <w:rFonts w:cs="B Lotus" w:hint="cs"/>
                <w:sz w:val="28"/>
                <w:szCs w:val="28"/>
                <w:rtl/>
              </w:rPr>
              <w:t>مبلغ</w:t>
            </w:r>
            <w:r w:rsidRPr="00F733A3">
              <w:rPr>
                <w:rFonts w:cs="B Lotus"/>
                <w:sz w:val="28"/>
                <w:szCs w:val="28"/>
                <w:rtl/>
              </w:rPr>
              <w:t xml:space="preserve"> </w:t>
            </w:r>
            <w:r w:rsidRPr="00F733A3">
              <w:rPr>
                <w:rFonts w:cs="B Lotus" w:hint="cs"/>
                <w:sz w:val="28"/>
                <w:szCs w:val="28"/>
                <w:rtl/>
              </w:rPr>
              <w:t>عوارض</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2175FD45"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4E8611DA"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21</w:t>
            </w:r>
          </w:p>
        </w:tc>
        <w:tc>
          <w:tcPr>
            <w:tcW w:w="7450" w:type="dxa"/>
            <w:tcBorders>
              <w:right w:val="single" w:sz="4" w:space="0" w:color="auto"/>
            </w:tcBorders>
            <w:noWrap/>
            <w:hideMark/>
          </w:tcPr>
          <w:p w14:paraId="0867A5E6" w14:textId="77777777" w:rsidR="00BB784C" w:rsidRPr="00F733A3" w:rsidRDefault="00BB784C" w:rsidP="005E3AA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ExcLfPrm</w:t>
            </w:r>
            <w:r w:rsidRPr="00F733A3">
              <w:rPr>
                <w:rFonts w:cs="B Lotus"/>
                <w:sz w:val="28"/>
                <w:szCs w:val="28"/>
                <w:rtl/>
              </w:rPr>
              <w:t xml:space="preserve"> - </w:t>
            </w:r>
            <w:r w:rsidRPr="00F733A3">
              <w:rPr>
                <w:rFonts w:cs="B Lotus" w:hint="cs"/>
                <w:sz w:val="28"/>
                <w:szCs w:val="28"/>
                <w:rtl/>
              </w:rPr>
              <w:t>حق</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مازاد</w:t>
            </w:r>
            <w:r w:rsidRPr="00F733A3">
              <w:rPr>
                <w:rFonts w:cs="B Lotus"/>
                <w:sz w:val="28"/>
                <w:szCs w:val="28"/>
                <w:rtl/>
              </w:rPr>
              <w:t xml:space="preserve"> </w:t>
            </w:r>
            <w:r w:rsidRPr="00F733A3">
              <w:rPr>
                <w:rFonts w:cs="B Lotus" w:hint="cs"/>
                <w:sz w:val="28"/>
                <w:szCs w:val="28"/>
                <w:rtl/>
              </w:rPr>
              <w:t>بدنی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13066868"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46820C7E"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22</w:t>
            </w:r>
          </w:p>
        </w:tc>
        <w:tc>
          <w:tcPr>
            <w:tcW w:w="7450" w:type="dxa"/>
            <w:tcBorders>
              <w:right w:val="single" w:sz="4" w:space="0" w:color="auto"/>
            </w:tcBorders>
            <w:noWrap/>
            <w:hideMark/>
          </w:tcPr>
          <w:p w14:paraId="0626221B" w14:textId="77777777" w:rsidR="00BB784C" w:rsidRPr="00F733A3" w:rsidRDefault="00BB784C" w:rsidP="005E3AA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ExcFnPrm</w:t>
            </w:r>
            <w:r w:rsidRPr="00F733A3">
              <w:rPr>
                <w:rFonts w:cs="B Lotus"/>
                <w:sz w:val="28"/>
                <w:szCs w:val="28"/>
                <w:rtl/>
              </w:rPr>
              <w:t xml:space="preserve"> - </w:t>
            </w:r>
            <w:r w:rsidRPr="00F733A3">
              <w:rPr>
                <w:rFonts w:cs="B Lotus" w:hint="cs"/>
                <w:sz w:val="28"/>
                <w:szCs w:val="28"/>
                <w:rtl/>
              </w:rPr>
              <w:t>حق</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مازاد</w:t>
            </w:r>
            <w:r w:rsidRPr="00F733A3">
              <w:rPr>
                <w:rFonts w:cs="B Lotus"/>
                <w:sz w:val="28"/>
                <w:szCs w:val="28"/>
                <w:rtl/>
              </w:rPr>
              <w:t xml:space="preserve"> </w:t>
            </w:r>
            <w:r w:rsidRPr="00F733A3">
              <w:rPr>
                <w:rFonts w:cs="B Lotus" w:hint="cs"/>
                <w:sz w:val="28"/>
                <w:szCs w:val="28"/>
                <w:rtl/>
              </w:rPr>
              <w:t>مالی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7AE8654F"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77E01E24"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23</w:t>
            </w:r>
          </w:p>
        </w:tc>
        <w:tc>
          <w:tcPr>
            <w:tcW w:w="7450" w:type="dxa"/>
            <w:tcBorders>
              <w:right w:val="single" w:sz="4" w:space="0" w:color="auto"/>
            </w:tcBorders>
            <w:noWrap/>
            <w:hideMark/>
          </w:tcPr>
          <w:p w14:paraId="6BF14C67" w14:textId="77777777" w:rsidR="00BB784C" w:rsidRPr="00F733A3" w:rsidRDefault="00BB784C" w:rsidP="005E3AA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PrsnPrm</w:t>
            </w:r>
            <w:r w:rsidRPr="00F733A3">
              <w:rPr>
                <w:rFonts w:cs="B Lotus"/>
                <w:sz w:val="28"/>
                <w:szCs w:val="28"/>
                <w:rtl/>
              </w:rPr>
              <w:t xml:space="preserve"> - </w:t>
            </w:r>
            <w:r w:rsidRPr="00F733A3">
              <w:rPr>
                <w:rFonts w:cs="B Lotus" w:hint="cs"/>
                <w:sz w:val="28"/>
                <w:szCs w:val="28"/>
                <w:rtl/>
              </w:rPr>
              <w:t>حق</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حوادث</w:t>
            </w:r>
            <w:r w:rsidRPr="00F733A3">
              <w:rPr>
                <w:rFonts w:cs="B Lotus"/>
                <w:sz w:val="28"/>
                <w:szCs w:val="28"/>
                <w:rtl/>
              </w:rPr>
              <w:t xml:space="preserve"> </w:t>
            </w:r>
            <w:r w:rsidRPr="00F733A3">
              <w:rPr>
                <w:rFonts w:cs="B Lotus" w:hint="cs"/>
                <w:sz w:val="28"/>
                <w:szCs w:val="28"/>
                <w:rtl/>
              </w:rPr>
              <w:t>رانندگی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52EE537C"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40837146" w14:textId="77777777" w:rsidR="00BB784C" w:rsidRPr="00F733A3" w:rsidRDefault="00BB784C" w:rsidP="005E3AAB">
            <w:pPr>
              <w:bidi w:val="0"/>
              <w:jc w:val="center"/>
              <w:rPr>
                <w:rFonts w:ascii="Arial" w:eastAsia="Times New Roman" w:hAnsi="Arial" w:cs="B Lotus"/>
                <w:color w:val="000000"/>
                <w:sz w:val="28"/>
                <w:szCs w:val="28"/>
              </w:rPr>
            </w:pPr>
            <w:r w:rsidRPr="00F733A3">
              <w:rPr>
                <w:rFonts w:cs="B Lotus"/>
                <w:sz w:val="28"/>
                <w:szCs w:val="28"/>
                <w:rtl/>
              </w:rPr>
              <w:t>24</w:t>
            </w:r>
          </w:p>
        </w:tc>
        <w:tc>
          <w:tcPr>
            <w:tcW w:w="7450" w:type="dxa"/>
            <w:tcBorders>
              <w:right w:val="single" w:sz="4" w:space="0" w:color="auto"/>
            </w:tcBorders>
            <w:noWrap/>
            <w:hideMark/>
          </w:tcPr>
          <w:p w14:paraId="0D9D61B9" w14:textId="77777777" w:rsidR="00BB784C" w:rsidRPr="00F733A3" w:rsidRDefault="00BB784C" w:rsidP="005E3AA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HlthPrm</w:t>
            </w:r>
            <w:r w:rsidRPr="00F733A3">
              <w:rPr>
                <w:rFonts w:cs="B Lotus"/>
                <w:sz w:val="28"/>
                <w:szCs w:val="28"/>
                <w:rtl/>
              </w:rPr>
              <w:t xml:space="preserve"> - </w:t>
            </w:r>
            <w:r w:rsidRPr="00F733A3">
              <w:rPr>
                <w:rFonts w:cs="B Lotus" w:hint="cs"/>
                <w:sz w:val="28"/>
                <w:szCs w:val="28"/>
                <w:rtl/>
              </w:rPr>
              <w:t>مبلغ</w:t>
            </w:r>
            <w:r w:rsidRPr="00F733A3">
              <w:rPr>
                <w:rFonts w:cs="B Lotus"/>
                <w:sz w:val="28"/>
                <w:szCs w:val="28"/>
                <w:rtl/>
              </w:rPr>
              <w:t xml:space="preserve"> </w:t>
            </w:r>
            <w:r w:rsidRPr="00F733A3">
              <w:rPr>
                <w:rFonts w:cs="B Lotus" w:hint="cs"/>
                <w:sz w:val="28"/>
                <w:szCs w:val="28"/>
                <w:rtl/>
              </w:rPr>
              <w:t>سهم</w:t>
            </w:r>
            <w:r w:rsidRPr="00F733A3">
              <w:rPr>
                <w:rFonts w:cs="B Lotus"/>
                <w:sz w:val="28"/>
                <w:szCs w:val="28"/>
                <w:rtl/>
              </w:rPr>
              <w:t xml:space="preserve"> </w:t>
            </w:r>
            <w:r w:rsidRPr="00F733A3">
              <w:rPr>
                <w:rFonts w:cs="B Lotus" w:hint="cs"/>
                <w:sz w:val="28"/>
                <w:szCs w:val="28"/>
                <w:rtl/>
              </w:rPr>
              <w:t>وزارت</w:t>
            </w:r>
            <w:r w:rsidRPr="00F733A3">
              <w:rPr>
                <w:rFonts w:cs="B Lotus"/>
                <w:sz w:val="28"/>
                <w:szCs w:val="28"/>
                <w:rtl/>
              </w:rPr>
              <w:t xml:space="preserve"> </w:t>
            </w:r>
            <w:r w:rsidRPr="00F733A3">
              <w:rPr>
                <w:rFonts w:cs="B Lotus" w:hint="cs"/>
                <w:sz w:val="28"/>
                <w:szCs w:val="28"/>
                <w:rtl/>
              </w:rPr>
              <w:t>بهداشت</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75A5CF62"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1C059211"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25</w:t>
            </w:r>
          </w:p>
        </w:tc>
        <w:tc>
          <w:tcPr>
            <w:tcW w:w="7450" w:type="dxa"/>
            <w:tcBorders>
              <w:right w:val="single" w:sz="4" w:space="0" w:color="auto"/>
            </w:tcBorders>
            <w:noWrap/>
            <w:hideMark/>
          </w:tcPr>
          <w:p w14:paraId="1CC16933"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PlcyDurDy</w:t>
            </w:r>
            <w:r w:rsidRPr="00F733A3">
              <w:rPr>
                <w:rFonts w:cs="B Lotus"/>
                <w:sz w:val="28"/>
                <w:szCs w:val="28"/>
                <w:rtl/>
              </w:rPr>
              <w:t xml:space="preserve"> - </w:t>
            </w:r>
            <w:r w:rsidRPr="00F733A3">
              <w:rPr>
                <w:rFonts w:cs="B Lotus" w:hint="cs"/>
                <w:sz w:val="28"/>
                <w:szCs w:val="28"/>
                <w:rtl/>
              </w:rPr>
              <w:t>مدت</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به</w:t>
            </w:r>
            <w:r w:rsidRPr="00F733A3">
              <w:rPr>
                <w:rFonts w:cs="B Lotus"/>
                <w:sz w:val="28"/>
                <w:szCs w:val="28"/>
                <w:rtl/>
              </w:rPr>
              <w:t xml:space="preserve"> </w:t>
            </w:r>
            <w:r w:rsidRPr="00F733A3">
              <w:rPr>
                <w:rFonts w:cs="B Lotus" w:hint="cs"/>
                <w:sz w:val="28"/>
                <w:szCs w:val="28"/>
                <w:rtl/>
              </w:rPr>
              <w:t>روز</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3E5A8C91"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7511D038"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26</w:t>
            </w:r>
          </w:p>
        </w:tc>
        <w:tc>
          <w:tcPr>
            <w:tcW w:w="7450" w:type="dxa"/>
            <w:tcBorders>
              <w:right w:val="single" w:sz="4" w:space="0" w:color="auto"/>
            </w:tcBorders>
            <w:noWrap/>
            <w:hideMark/>
          </w:tcPr>
          <w:p w14:paraId="476DEAA8" w14:textId="77777777" w:rsidR="00BB784C" w:rsidRPr="00F733A3" w:rsidRDefault="00BB784C" w:rsidP="004E45C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CalcTypCod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نوع</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بر</w:t>
            </w:r>
            <w:r w:rsidRPr="00F733A3">
              <w:rPr>
                <w:rFonts w:cs="B Lotus"/>
                <w:sz w:val="28"/>
                <w:szCs w:val="28"/>
                <w:rtl/>
              </w:rPr>
              <w:t xml:space="preserve"> </w:t>
            </w:r>
            <w:r w:rsidRPr="00F733A3">
              <w:rPr>
                <w:rFonts w:cs="B Lotus" w:hint="cs"/>
                <w:sz w:val="28"/>
                <w:szCs w:val="28"/>
                <w:rtl/>
              </w:rPr>
              <w:t>اساس</w:t>
            </w:r>
            <w:r w:rsidRPr="00F733A3">
              <w:rPr>
                <w:rFonts w:cs="B Lotus"/>
                <w:sz w:val="28"/>
                <w:szCs w:val="28"/>
                <w:rtl/>
              </w:rPr>
              <w:t xml:space="preserve"> </w:t>
            </w:r>
            <w:r w:rsidRPr="00F733A3">
              <w:rPr>
                <w:rFonts w:cs="B Lotus" w:hint="cs"/>
                <w:sz w:val="28"/>
                <w:szCs w:val="28"/>
                <w:rtl/>
              </w:rPr>
              <w:t>مدت</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7FDA66F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32CF6248"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lastRenderedPageBreak/>
              <w:t>27</w:t>
            </w:r>
          </w:p>
        </w:tc>
        <w:tc>
          <w:tcPr>
            <w:tcW w:w="7450" w:type="dxa"/>
            <w:tcBorders>
              <w:right w:val="single" w:sz="4" w:space="0" w:color="auto"/>
            </w:tcBorders>
            <w:noWrap/>
            <w:hideMark/>
          </w:tcPr>
          <w:p w14:paraId="58FA2232"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IsuDte</w:t>
            </w:r>
            <w:r w:rsidRPr="00F733A3">
              <w:rPr>
                <w:rFonts w:cs="B Lotus"/>
                <w:sz w:val="28"/>
                <w:szCs w:val="28"/>
                <w:rtl/>
              </w:rPr>
              <w:t xml:space="preserve"> -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صدور</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3710AF7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78ADA7C9"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28</w:t>
            </w:r>
          </w:p>
        </w:tc>
        <w:tc>
          <w:tcPr>
            <w:tcW w:w="7450" w:type="dxa"/>
            <w:tcBorders>
              <w:right w:val="single" w:sz="4" w:space="0" w:color="auto"/>
            </w:tcBorders>
            <w:noWrap/>
            <w:hideMark/>
          </w:tcPr>
          <w:p w14:paraId="390ACCEC" w14:textId="77777777" w:rsidR="00BB784C" w:rsidRPr="00F733A3" w:rsidRDefault="00BB784C" w:rsidP="004E45C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IsuDte</w:t>
            </w:r>
            <w:r w:rsidRPr="00F733A3">
              <w:rPr>
                <w:rFonts w:cs="B Lotus"/>
                <w:sz w:val="28"/>
                <w:szCs w:val="28"/>
                <w:rtl/>
              </w:rPr>
              <w:t xml:space="preserve"> - </w:t>
            </w:r>
            <w:r w:rsidRPr="00F733A3">
              <w:rPr>
                <w:rFonts w:cs="B Lotus" w:hint="cs"/>
                <w:sz w:val="28"/>
                <w:szCs w:val="28"/>
                <w:rtl/>
              </w:rPr>
              <w:t>فرمت</w:t>
            </w:r>
            <w:r w:rsidRPr="00F733A3">
              <w:rPr>
                <w:rFonts w:cs="B Lotus"/>
                <w:sz w:val="28"/>
                <w:szCs w:val="28"/>
                <w:rtl/>
              </w:rPr>
              <w:t xml:space="preserve">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شمسی</w:t>
            </w:r>
            <w:r w:rsidRPr="00F733A3">
              <w:rPr>
                <w:rFonts w:cs="B Lotus"/>
                <w:sz w:val="28"/>
                <w:szCs w:val="28"/>
                <w:rtl/>
              </w:rPr>
              <w:t xml:space="preserve"> </w:t>
            </w:r>
            <w:r w:rsidRPr="00F733A3">
              <w:rPr>
                <w:rFonts w:cs="B Lotus" w:hint="cs"/>
                <w:sz w:val="28"/>
                <w:szCs w:val="28"/>
                <w:rtl/>
              </w:rPr>
              <w:t>صدور</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اشتباه</w:t>
            </w:r>
            <w:r w:rsidRPr="00F733A3">
              <w:rPr>
                <w:rFonts w:cs="B Lotus"/>
                <w:sz w:val="28"/>
                <w:szCs w:val="28"/>
                <w:rtl/>
              </w:rPr>
              <w:t xml:space="preserve"> </w:t>
            </w:r>
            <w:r w:rsidRPr="00F733A3">
              <w:rPr>
                <w:rFonts w:cs="B Lotus" w:hint="cs"/>
                <w:sz w:val="28"/>
                <w:szCs w:val="28"/>
                <w:rtl/>
              </w:rPr>
              <w:t>است</w:t>
            </w:r>
          </w:p>
        </w:tc>
      </w:tr>
      <w:tr w:rsidR="00BB784C" w:rsidRPr="00F733A3" w14:paraId="0E1001C3"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hideMark/>
          </w:tcPr>
          <w:p w14:paraId="16281B8F"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29</w:t>
            </w:r>
          </w:p>
        </w:tc>
        <w:tc>
          <w:tcPr>
            <w:tcW w:w="7450" w:type="dxa"/>
            <w:tcBorders>
              <w:right w:val="single" w:sz="4" w:space="0" w:color="auto"/>
            </w:tcBorders>
            <w:noWrap/>
            <w:hideMark/>
          </w:tcPr>
          <w:p w14:paraId="1BB600B0"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tl/>
              </w:rPr>
            </w:pPr>
            <w:r w:rsidRPr="00F733A3">
              <w:rPr>
                <w:rFonts w:cs="B Lotus"/>
                <w:sz w:val="28"/>
                <w:szCs w:val="28"/>
              </w:rPr>
              <w:t>BgnDte</w:t>
            </w:r>
            <w:r w:rsidRPr="00F733A3">
              <w:rPr>
                <w:rFonts w:cs="B Lotus"/>
                <w:sz w:val="28"/>
                <w:szCs w:val="28"/>
                <w:rtl/>
              </w:rPr>
              <w:t xml:space="preserve"> -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شروع</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53B8D0E0"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7204C9E"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30</w:t>
            </w:r>
          </w:p>
        </w:tc>
        <w:tc>
          <w:tcPr>
            <w:tcW w:w="7450" w:type="dxa"/>
            <w:tcBorders>
              <w:right w:val="single" w:sz="4" w:space="0" w:color="auto"/>
            </w:tcBorders>
            <w:noWrap/>
          </w:tcPr>
          <w:p w14:paraId="4D27F468" w14:textId="77777777" w:rsidR="00BB784C" w:rsidRPr="00F733A3" w:rsidRDefault="00BB784C" w:rsidP="004E45C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tl/>
              </w:rPr>
            </w:pPr>
            <w:r w:rsidRPr="00F733A3">
              <w:rPr>
                <w:rFonts w:cs="B Lotus"/>
                <w:sz w:val="28"/>
                <w:szCs w:val="28"/>
              </w:rPr>
              <w:t>BgnDte</w:t>
            </w:r>
            <w:r w:rsidRPr="00F733A3">
              <w:rPr>
                <w:rFonts w:cs="B Lotus"/>
                <w:sz w:val="28"/>
                <w:szCs w:val="28"/>
                <w:rtl/>
              </w:rPr>
              <w:t xml:space="preserve"> - </w:t>
            </w:r>
            <w:r w:rsidRPr="00F733A3">
              <w:rPr>
                <w:rFonts w:cs="B Lotus" w:hint="cs"/>
                <w:sz w:val="28"/>
                <w:szCs w:val="28"/>
                <w:rtl/>
              </w:rPr>
              <w:t>فرمت</w:t>
            </w:r>
            <w:r w:rsidRPr="00F733A3">
              <w:rPr>
                <w:rFonts w:cs="B Lotus"/>
                <w:sz w:val="28"/>
                <w:szCs w:val="28"/>
                <w:rtl/>
              </w:rPr>
              <w:t xml:space="preserve">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شمسی</w:t>
            </w:r>
            <w:r w:rsidRPr="00F733A3">
              <w:rPr>
                <w:rFonts w:cs="B Lotus"/>
                <w:sz w:val="28"/>
                <w:szCs w:val="28"/>
                <w:rtl/>
              </w:rPr>
              <w:t xml:space="preserve"> </w:t>
            </w:r>
            <w:r w:rsidRPr="00F733A3">
              <w:rPr>
                <w:rFonts w:cs="B Lotus" w:hint="cs"/>
                <w:sz w:val="28"/>
                <w:szCs w:val="28"/>
                <w:rtl/>
              </w:rPr>
              <w:t>شروع</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اشتباه</w:t>
            </w:r>
            <w:r w:rsidRPr="00F733A3">
              <w:rPr>
                <w:rFonts w:cs="B Lotus"/>
                <w:sz w:val="28"/>
                <w:szCs w:val="28"/>
                <w:rtl/>
              </w:rPr>
              <w:t xml:space="preserve"> </w:t>
            </w:r>
            <w:r w:rsidRPr="00F733A3">
              <w:rPr>
                <w:rFonts w:cs="B Lotus" w:hint="cs"/>
                <w:sz w:val="28"/>
                <w:szCs w:val="28"/>
                <w:rtl/>
              </w:rPr>
              <w:t>است</w:t>
            </w:r>
          </w:p>
        </w:tc>
      </w:tr>
      <w:tr w:rsidR="00BB784C" w:rsidRPr="00F733A3" w14:paraId="6E685917"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43207F3"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31</w:t>
            </w:r>
          </w:p>
        </w:tc>
        <w:tc>
          <w:tcPr>
            <w:tcW w:w="7450" w:type="dxa"/>
            <w:tcBorders>
              <w:right w:val="single" w:sz="4" w:space="0" w:color="auto"/>
            </w:tcBorders>
            <w:noWrap/>
          </w:tcPr>
          <w:p w14:paraId="3E67E8AB"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tl/>
              </w:rPr>
            </w:pPr>
            <w:r w:rsidRPr="00F733A3">
              <w:rPr>
                <w:rFonts w:cs="B Lotus"/>
                <w:sz w:val="28"/>
                <w:szCs w:val="28"/>
              </w:rPr>
              <w:t>EndDte</w:t>
            </w:r>
            <w:r w:rsidRPr="00F733A3">
              <w:rPr>
                <w:rFonts w:cs="B Lotus"/>
                <w:sz w:val="28"/>
                <w:szCs w:val="28"/>
                <w:rtl/>
              </w:rPr>
              <w:t xml:space="preserve"> -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پایان</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79A7DB2B"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42EBABF"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32</w:t>
            </w:r>
          </w:p>
        </w:tc>
        <w:tc>
          <w:tcPr>
            <w:tcW w:w="7450" w:type="dxa"/>
            <w:tcBorders>
              <w:right w:val="single" w:sz="4" w:space="0" w:color="auto"/>
            </w:tcBorders>
            <w:noWrap/>
          </w:tcPr>
          <w:p w14:paraId="7FBF00BB" w14:textId="77777777" w:rsidR="00BB784C" w:rsidRPr="00F733A3" w:rsidRDefault="00BB784C" w:rsidP="004E45C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EndDte</w:t>
            </w:r>
            <w:r w:rsidRPr="00F733A3">
              <w:rPr>
                <w:rFonts w:cs="B Lotus"/>
                <w:sz w:val="28"/>
                <w:szCs w:val="28"/>
                <w:rtl/>
              </w:rPr>
              <w:t xml:space="preserve"> - </w:t>
            </w:r>
            <w:r w:rsidRPr="00F733A3">
              <w:rPr>
                <w:rFonts w:cs="B Lotus" w:hint="cs"/>
                <w:sz w:val="28"/>
                <w:szCs w:val="28"/>
                <w:rtl/>
              </w:rPr>
              <w:t>فرمت</w:t>
            </w:r>
            <w:r w:rsidRPr="00F733A3">
              <w:rPr>
                <w:rFonts w:cs="B Lotus"/>
                <w:sz w:val="28"/>
                <w:szCs w:val="28"/>
                <w:rtl/>
              </w:rPr>
              <w:t xml:space="preserve">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شمسی</w:t>
            </w:r>
            <w:r w:rsidRPr="00F733A3">
              <w:rPr>
                <w:rFonts w:cs="B Lotus"/>
                <w:sz w:val="28"/>
                <w:szCs w:val="28"/>
                <w:rtl/>
              </w:rPr>
              <w:t xml:space="preserve"> </w:t>
            </w:r>
            <w:r w:rsidRPr="00F733A3">
              <w:rPr>
                <w:rFonts w:cs="B Lotus" w:hint="cs"/>
                <w:sz w:val="28"/>
                <w:szCs w:val="28"/>
                <w:rtl/>
              </w:rPr>
              <w:t>پایان</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اشتباه</w:t>
            </w:r>
            <w:r w:rsidRPr="00F733A3">
              <w:rPr>
                <w:rFonts w:cs="B Lotus"/>
                <w:sz w:val="28"/>
                <w:szCs w:val="28"/>
                <w:rtl/>
              </w:rPr>
              <w:t xml:space="preserve"> </w:t>
            </w:r>
            <w:r w:rsidRPr="00F733A3">
              <w:rPr>
                <w:rFonts w:cs="B Lotus" w:hint="cs"/>
                <w:sz w:val="28"/>
                <w:szCs w:val="28"/>
                <w:rtl/>
              </w:rPr>
              <w:t>است</w:t>
            </w:r>
          </w:p>
        </w:tc>
      </w:tr>
      <w:tr w:rsidR="00BB784C" w:rsidRPr="00F733A3" w14:paraId="7ABC125C"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78FFB34"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33</w:t>
            </w:r>
          </w:p>
        </w:tc>
        <w:tc>
          <w:tcPr>
            <w:tcW w:w="7450" w:type="dxa"/>
            <w:tcBorders>
              <w:right w:val="single" w:sz="4" w:space="0" w:color="auto"/>
            </w:tcBorders>
            <w:noWrap/>
          </w:tcPr>
          <w:p w14:paraId="29A4DA06"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InsTypCod</w:t>
            </w:r>
            <w:r w:rsidRPr="00F733A3">
              <w:rPr>
                <w:rFonts w:cs="B Lotus"/>
                <w:sz w:val="28"/>
                <w:szCs w:val="28"/>
                <w:rtl/>
              </w:rPr>
              <w:t xml:space="preserve"> - </w:t>
            </w:r>
            <w:r w:rsidRPr="00F733A3">
              <w:rPr>
                <w:rFonts w:cs="B Lotus" w:hint="cs"/>
                <w:sz w:val="28"/>
                <w:szCs w:val="28"/>
                <w:rtl/>
              </w:rPr>
              <w:t>نوع</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گذار</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345B86CA"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C194145"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34</w:t>
            </w:r>
          </w:p>
        </w:tc>
        <w:tc>
          <w:tcPr>
            <w:tcW w:w="7450" w:type="dxa"/>
            <w:tcBorders>
              <w:right w:val="single" w:sz="4" w:space="0" w:color="auto"/>
            </w:tcBorders>
            <w:noWrap/>
          </w:tcPr>
          <w:p w14:paraId="0FE9B2A3" w14:textId="77777777" w:rsidR="00BB784C" w:rsidRPr="00F733A3" w:rsidRDefault="00BB784C" w:rsidP="004E45C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InsTypCod</w:t>
            </w:r>
            <w:r w:rsidRPr="00F733A3">
              <w:rPr>
                <w:rFonts w:cs="B Lotus"/>
                <w:sz w:val="28"/>
                <w:szCs w:val="28"/>
                <w:rtl/>
              </w:rPr>
              <w:t xml:space="preserve"> - </w:t>
            </w:r>
            <w:r w:rsidRPr="00F733A3">
              <w:rPr>
                <w:rFonts w:cs="B Lotus" w:hint="cs"/>
                <w:sz w:val="28"/>
                <w:szCs w:val="28"/>
                <w:rtl/>
              </w:rPr>
              <w:t>نوع</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گذار</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r w:rsidRPr="00F733A3">
              <w:rPr>
                <w:rFonts w:cs="B Lotus"/>
                <w:sz w:val="28"/>
                <w:szCs w:val="28"/>
                <w:rtl/>
              </w:rPr>
              <w:t xml:space="preserve"> </w:t>
            </w:r>
            <w:r w:rsidRPr="00F733A3">
              <w:rPr>
                <w:rFonts w:cs="B Lotus" w:hint="cs"/>
                <w:sz w:val="28"/>
                <w:szCs w:val="28"/>
                <w:rtl/>
              </w:rPr>
              <w:t>است</w:t>
            </w:r>
          </w:p>
        </w:tc>
      </w:tr>
      <w:tr w:rsidR="00BB784C" w:rsidRPr="00F733A3" w14:paraId="2EB968C2"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64ED2D8"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36</w:t>
            </w:r>
          </w:p>
        </w:tc>
        <w:tc>
          <w:tcPr>
            <w:tcW w:w="7450" w:type="dxa"/>
            <w:tcBorders>
              <w:right w:val="single" w:sz="4" w:space="0" w:color="auto"/>
            </w:tcBorders>
            <w:noWrap/>
          </w:tcPr>
          <w:p w14:paraId="08FB6BAF"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CtyId</w:t>
            </w:r>
            <w:r w:rsidRPr="00F733A3">
              <w:rPr>
                <w:rFonts w:cs="B Lotus"/>
                <w:sz w:val="28"/>
                <w:szCs w:val="28"/>
                <w:rtl/>
              </w:rPr>
              <w:t xml:space="preserve"> - </w:t>
            </w:r>
            <w:r w:rsidRPr="00F733A3">
              <w:rPr>
                <w:rFonts w:cs="B Lotus" w:hint="cs"/>
                <w:sz w:val="28"/>
                <w:szCs w:val="28"/>
                <w:rtl/>
              </w:rPr>
              <w:t>شهر</w:t>
            </w:r>
            <w:r w:rsidRPr="00F733A3">
              <w:rPr>
                <w:rFonts w:cs="B Lotus"/>
                <w:sz w:val="28"/>
                <w:szCs w:val="28"/>
                <w:rtl/>
              </w:rPr>
              <w:t xml:space="preserve"> </w:t>
            </w:r>
            <w:r w:rsidRPr="00F733A3">
              <w:rPr>
                <w:rFonts w:cs="B Lotus" w:hint="cs"/>
                <w:sz w:val="28"/>
                <w:szCs w:val="28"/>
                <w:rtl/>
              </w:rPr>
              <w:t>آدرس</w:t>
            </w:r>
            <w:r w:rsidRPr="00F733A3">
              <w:rPr>
                <w:rFonts w:cs="B Lotus"/>
                <w:sz w:val="28"/>
                <w:szCs w:val="28"/>
                <w:rtl/>
              </w:rPr>
              <w:t xml:space="preserve"> </w:t>
            </w:r>
            <w:r w:rsidRPr="00F733A3">
              <w:rPr>
                <w:rFonts w:cs="B Lotus" w:hint="cs"/>
                <w:sz w:val="28"/>
                <w:szCs w:val="28"/>
                <w:rtl/>
              </w:rPr>
              <w:t>نامعتبر</w:t>
            </w:r>
            <w:r w:rsidRPr="00F733A3">
              <w:rPr>
                <w:rFonts w:cs="B Lotus"/>
                <w:sz w:val="28"/>
                <w:szCs w:val="28"/>
                <w:rtl/>
              </w:rPr>
              <w:t xml:space="preserve"> </w:t>
            </w:r>
            <w:r w:rsidRPr="00F733A3">
              <w:rPr>
                <w:rFonts w:cs="B Lotus" w:hint="cs"/>
                <w:sz w:val="28"/>
                <w:szCs w:val="28"/>
                <w:rtl/>
              </w:rPr>
              <w:t>میباشد</w:t>
            </w:r>
          </w:p>
        </w:tc>
      </w:tr>
      <w:tr w:rsidR="00BB784C" w:rsidRPr="00F733A3" w14:paraId="61D49A54"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9F4AE66"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37</w:t>
            </w:r>
          </w:p>
        </w:tc>
        <w:tc>
          <w:tcPr>
            <w:tcW w:w="7450" w:type="dxa"/>
            <w:tcBorders>
              <w:right w:val="single" w:sz="4" w:space="0" w:color="auto"/>
            </w:tcBorders>
            <w:noWrap/>
          </w:tcPr>
          <w:p w14:paraId="5AD34350" w14:textId="77777777" w:rsidR="00BB784C" w:rsidRPr="00F733A3" w:rsidRDefault="00BB784C" w:rsidP="004E45C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cs="B Lotus"/>
                <w:sz w:val="28"/>
                <w:szCs w:val="28"/>
              </w:rPr>
              <w:t>Adrs</w:t>
            </w:r>
            <w:r w:rsidRPr="00F733A3">
              <w:rPr>
                <w:rFonts w:cs="B Lotus"/>
                <w:sz w:val="28"/>
                <w:szCs w:val="28"/>
                <w:rtl/>
              </w:rPr>
              <w:t xml:space="preserve"> - </w:t>
            </w:r>
            <w:r w:rsidRPr="00F733A3">
              <w:rPr>
                <w:rFonts w:cs="B Lotus" w:hint="cs"/>
                <w:sz w:val="28"/>
                <w:szCs w:val="28"/>
                <w:rtl/>
              </w:rPr>
              <w:t>آدرس</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620C6B12"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43171B7"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38</w:t>
            </w:r>
          </w:p>
        </w:tc>
        <w:tc>
          <w:tcPr>
            <w:tcW w:w="7450" w:type="dxa"/>
            <w:tcBorders>
              <w:right w:val="single" w:sz="4" w:space="0" w:color="auto"/>
            </w:tcBorders>
            <w:noWrap/>
          </w:tcPr>
          <w:p w14:paraId="67E45437"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tl/>
              </w:rPr>
            </w:pPr>
            <w:r w:rsidRPr="00F733A3">
              <w:rPr>
                <w:rFonts w:cs="B Lotus"/>
                <w:sz w:val="28"/>
                <w:szCs w:val="28"/>
              </w:rPr>
              <w:t>LstCmpCod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شرکت</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قبلی</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69DEBC8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17472E0" w14:textId="77777777" w:rsidR="00BB784C" w:rsidRPr="00F733A3" w:rsidRDefault="00BB784C" w:rsidP="004E45C0">
            <w:pPr>
              <w:bidi w:val="0"/>
              <w:jc w:val="center"/>
              <w:rPr>
                <w:rFonts w:ascii="Arial" w:eastAsia="Times New Roman" w:hAnsi="Arial" w:cs="B Lotus"/>
                <w:color w:val="000000"/>
                <w:sz w:val="28"/>
                <w:szCs w:val="28"/>
              </w:rPr>
            </w:pPr>
            <w:r w:rsidRPr="00F733A3">
              <w:rPr>
                <w:rFonts w:cs="B Lotus"/>
                <w:sz w:val="28"/>
                <w:szCs w:val="28"/>
                <w:rtl/>
              </w:rPr>
              <w:t>39</w:t>
            </w:r>
          </w:p>
        </w:tc>
        <w:tc>
          <w:tcPr>
            <w:tcW w:w="7450" w:type="dxa"/>
            <w:tcBorders>
              <w:right w:val="single" w:sz="4" w:space="0" w:color="auto"/>
            </w:tcBorders>
            <w:noWrap/>
          </w:tcPr>
          <w:p w14:paraId="3B67ACFA" w14:textId="77777777" w:rsidR="00BB784C" w:rsidRPr="00F733A3" w:rsidRDefault="00BB784C" w:rsidP="004E45C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tl/>
              </w:rPr>
            </w:pPr>
            <w:r w:rsidRPr="00F733A3">
              <w:rPr>
                <w:rFonts w:cs="B Lotus"/>
                <w:sz w:val="28"/>
                <w:szCs w:val="28"/>
              </w:rPr>
              <w:t>LastEndDte</w:t>
            </w:r>
            <w:r w:rsidRPr="00F733A3">
              <w:rPr>
                <w:rFonts w:cs="B Lotus"/>
                <w:sz w:val="28"/>
                <w:szCs w:val="28"/>
                <w:rtl/>
              </w:rPr>
              <w:t xml:space="preserve"> - </w:t>
            </w:r>
            <w:r w:rsidRPr="00F733A3">
              <w:rPr>
                <w:rFonts w:cs="B Lotus" w:hint="cs"/>
                <w:sz w:val="28"/>
                <w:szCs w:val="28"/>
                <w:rtl/>
              </w:rPr>
              <w:t>فرمت</w:t>
            </w:r>
            <w:r w:rsidRPr="00F733A3">
              <w:rPr>
                <w:rFonts w:cs="B Lotus"/>
                <w:sz w:val="28"/>
                <w:szCs w:val="28"/>
                <w:rtl/>
              </w:rPr>
              <w:t xml:space="preserve">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شمسی</w:t>
            </w:r>
            <w:r w:rsidRPr="00F733A3">
              <w:rPr>
                <w:rFonts w:cs="B Lotus"/>
                <w:sz w:val="28"/>
                <w:szCs w:val="28"/>
                <w:rtl/>
              </w:rPr>
              <w:t xml:space="preserve"> </w:t>
            </w:r>
            <w:r w:rsidRPr="00F733A3">
              <w:rPr>
                <w:rFonts w:cs="B Lotus" w:hint="cs"/>
                <w:sz w:val="28"/>
                <w:szCs w:val="28"/>
                <w:rtl/>
              </w:rPr>
              <w:t>پایان</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قبلی</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r w:rsidRPr="00F733A3">
              <w:rPr>
                <w:rFonts w:cs="B Lotus"/>
                <w:sz w:val="28"/>
                <w:szCs w:val="28"/>
                <w:rtl/>
              </w:rPr>
              <w:t xml:space="preserve"> </w:t>
            </w:r>
            <w:r w:rsidRPr="00F733A3">
              <w:rPr>
                <w:rFonts w:cs="B Lotus"/>
                <w:sz w:val="28"/>
                <w:szCs w:val="28"/>
              </w:rPr>
              <w:t>yyyy/mm/dd</w:t>
            </w:r>
          </w:p>
        </w:tc>
      </w:tr>
      <w:tr w:rsidR="00BB784C" w:rsidRPr="00F733A3" w14:paraId="66864588"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0F3440A" w14:textId="77777777" w:rsidR="00BB784C" w:rsidRPr="00F733A3" w:rsidRDefault="00BB784C" w:rsidP="004E45C0">
            <w:pPr>
              <w:bidi w:val="0"/>
              <w:jc w:val="center"/>
              <w:rPr>
                <w:rFonts w:cs="B Lotus"/>
                <w:sz w:val="28"/>
                <w:szCs w:val="28"/>
                <w:rtl/>
              </w:rPr>
            </w:pPr>
            <w:r w:rsidRPr="00F733A3">
              <w:rPr>
                <w:rFonts w:cs="B Lotus"/>
                <w:sz w:val="28"/>
                <w:szCs w:val="28"/>
                <w:rtl/>
              </w:rPr>
              <w:t>40</w:t>
            </w:r>
          </w:p>
        </w:tc>
        <w:tc>
          <w:tcPr>
            <w:tcW w:w="7450" w:type="dxa"/>
            <w:tcBorders>
              <w:right w:val="single" w:sz="4" w:space="0" w:color="auto"/>
            </w:tcBorders>
            <w:noWrap/>
          </w:tcPr>
          <w:p w14:paraId="2F85F891"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ShftCmpCod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شرکت</w:t>
            </w:r>
            <w:r w:rsidRPr="00F733A3">
              <w:rPr>
                <w:rFonts w:cs="B Lotus"/>
                <w:sz w:val="28"/>
                <w:szCs w:val="28"/>
                <w:rtl/>
              </w:rPr>
              <w:t xml:space="preserve"> </w:t>
            </w:r>
            <w:r w:rsidRPr="00F733A3">
              <w:rPr>
                <w:rFonts w:cs="B Lotus" w:hint="cs"/>
                <w:sz w:val="28"/>
                <w:szCs w:val="28"/>
                <w:rtl/>
              </w:rPr>
              <w:t>انتقالی</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62C003EB"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8265F21" w14:textId="77777777" w:rsidR="00BB784C" w:rsidRPr="00F733A3" w:rsidRDefault="00BB784C" w:rsidP="004E45C0">
            <w:pPr>
              <w:bidi w:val="0"/>
              <w:jc w:val="center"/>
              <w:rPr>
                <w:rFonts w:cs="B Lotus"/>
                <w:sz w:val="28"/>
                <w:szCs w:val="28"/>
                <w:rtl/>
              </w:rPr>
            </w:pPr>
            <w:r w:rsidRPr="00F733A3">
              <w:rPr>
                <w:rFonts w:cs="B Lotus"/>
                <w:sz w:val="28"/>
                <w:szCs w:val="28"/>
                <w:rtl/>
              </w:rPr>
              <w:t>41</w:t>
            </w:r>
          </w:p>
        </w:tc>
        <w:tc>
          <w:tcPr>
            <w:tcW w:w="7450" w:type="dxa"/>
            <w:tcBorders>
              <w:right w:val="single" w:sz="4" w:space="0" w:color="auto"/>
            </w:tcBorders>
            <w:noWrap/>
          </w:tcPr>
          <w:p w14:paraId="031C3DF9" w14:textId="77777777" w:rsidR="00BB784C" w:rsidRPr="00F733A3" w:rsidRDefault="00BB784C" w:rsidP="004E45C0">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EdrsDte</w:t>
            </w:r>
            <w:r w:rsidRPr="00F733A3">
              <w:rPr>
                <w:rFonts w:cs="B Lotus"/>
                <w:sz w:val="28"/>
                <w:szCs w:val="28"/>
                <w:rtl/>
              </w:rPr>
              <w:t xml:space="preserve"> - </w:t>
            </w:r>
            <w:r w:rsidRPr="00F733A3">
              <w:rPr>
                <w:rFonts w:cs="B Lotus" w:hint="cs"/>
                <w:sz w:val="28"/>
                <w:szCs w:val="28"/>
                <w:rtl/>
              </w:rPr>
              <w:t>فرمت</w:t>
            </w:r>
            <w:r w:rsidRPr="00F733A3">
              <w:rPr>
                <w:rFonts w:cs="B Lotus"/>
                <w:sz w:val="28"/>
                <w:szCs w:val="28"/>
                <w:rtl/>
              </w:rPr>
              <w:t xml:space="preserve">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شمسی</w:t>
            </w:r>
            <w:r w:rsidRPr="00F733A3">
              <w:rPr>
                <w:rFonts w:cs="B Lotus"/>
                <w:sz w:val="28"/>
                <w:szCs w:val="28"/>
                <w:rtl/>
              </w:rPr>
              <w:t xml:space="preserve"> </w:t>
            </w:r>
            <w:r w:rsidRPr="00F733A3">
              <w:rPr>
                <w:rFonts w:cs="B Lotus" w:hint="cs"/>
                <w:sz w:val="28"/>
                <w:szCs w:val="28"/>
                <w:rtl/>
              </w:rPr>
              <w:t>صدور</w:t>
            </w:r>
            <w:r w:rsidRPr="00F733A3">
              <w:rPr>
                <w:rFonts w:cs="B Lotus"/>
                <w:sz w:val="28"/>
                <w:szCs w:val="28"/>
                <w:rtl/>
              </w:rPr>
              <w:t xml:space="preserve"> </w:t>
            </w:r>
            <w:r w:rsidRPr="00F733A3">
              <w:rPr>
                <w:rFonts w:cs="B Lotus" w:hint="cs"/>
                <w:sz w:val="28"/>
                <w:szCs w:val="28"/>
                <w:rtl/>
              </w:rPr>
              <w:t>الحاقیه</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36ADADB9"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B6337A4" w14:textId="77777777" w:rsidR="00BB784C" w:rsidRPr="00F733A3" w:rsidRDefault="00BB784C" w:rsidP="004E45C0">
            <w:pPr>
              <w:bidi w:val="0"/>
              <w:jc w:val="center"/>
              <w:rPr>
                <w:rFonts w:cs="B Lotus"/>
                <w:sz w:val="28"/>
                <w:szCs w:val="28"/>
                <w:rtl/>
              </w:rPr>
            </w:pPr>
            <w:r w:rsidRPr="00F733A3">
              <w:rPr>
                <w:rFonts w:cs="B Lotus"/>
                <w:sz w:val="28"/>
                <w:szCs w:val="28"/>
                <w:rtl/>
              </w:rPr>
              <w:t>42</w:t>
            </w:r>
          </w:p>
        </w:tc>
        <w:tc>
          <w:tcPr>
            <w:tcW w:w="7450" w:type="dxa"/>
            <w:tcBorders>
              <w:right w:val="single" w:sz="4" w:space="0" w:color="auto"/>
            </w:tcBorders>
            <w:noWrap/>
          </w:tcPr>
          <w:p w14:paraId="285A96A6"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EdrsActDte</w:t>
            </w:r>
            <w:r w:rsidRPr="00F733A3">
              <w:rPr>
                <w:rFonts w:cs="B Lotus"/>
                <w:sz w:val="28"/>
                <w:szCs w:val="28"/>
                <w:rtl/>
              </w:rPr>
              <w:t xml:space="preserve"> - </w:t>
            </w:r>
            <w:r w:rsidRPr="00F733A3">
              <w:rPr>
                <w:rFonts w:cs="B Lotus" w:hint="cs"/>
                <w:sz w:val="28"/>
                <w:szCs w:val="28"/>
                <w:rtl/>
              </w:rPr>
              <w:t>فرمت</w:t>
            </w:r>
            <w:r w:rsidRPr="00F733A3">
              <w:rPr>
                <w:rFonts w:cs="B Lotus"/>
                <w:sz w:val="28"/>
                <w:szCs w:val="28"/>
                <w:rtl/>
              </w:rPr>
              <w:t xml:space="preserve">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شمسی</w:t>
            </w:r>
            <w:r w:rsidRPr="00F733A3">
              <w:rPr>
                <w:rFonts w:cs="B Lotus"/>
                <w:sz w:val="28"/>
                <w:szCs w:val="28"/>
                <w:rtl/>
              </w:rPr>
              <w:t xml:space="preserve"> </w:t>
            </w:r>
            <w:r w:rsidRPr="00F733A3">
              <w:rPr>
                <w:rFonts w:cs="B Lotus" w:hint="cs"/>
                <w:sz w:val="28"/>
                <w:szCs w:val="28"/>
                <w:rtl/>
              </w:rPr>
              <w:t>اثر</w:t>
            </w:r>
            <w:r w:rsidRPr="00F733A3">
              <w:rPr>
                <w:rFonts w:cs="B Lotus"/>
                <w:sz w:val="28"/>
                <w:szCs w:val="28"/>
                <w:rtl/>
              </w:rPr>
              <w:t xml:space="preserve"> </w:t>
            </w:r>
            <w:r w:rsidRPr="00F733A3">
              <w:rPr>
                <w:rFonts w:cs="B Lotus" w:hint="cs"/>
                <w:sz w:val="28"/>
                <w:szCs w:val="28"/>
                <w:rtl/>
              </w:rPr>
              <w:t>الحاقیه</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321F3484"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FEE7556" w14:textId="77777777" w:rsidR="00BB784C" w:rsidRPr="00F733A3" w:rsidRDefault="00BB784C" w:rsidP="004E45C0">
            <w:pPr>
              <w:bidi w:val="0"/>
              <w:jc w:val="center"/>
              <w:rPr>
                <w:rFonts w:cs="B Lotus"/>
                <w:sz w:val="28"/>
                <w:szCs w:val="28"/>
                <w:rtl/>
              </w:rPr>
            </w:pPr>
            <w:r w:rsidRPr="00F733A3">
              <w:rPr>
                <w:rFonts w:cs="B Lotus"/>
                <w:sz w:val="28"/>
                <w:szCs w:val="28"/>
                <w:rtl/>
              </w:rPr>
              <w:t>43</w:t>
            </w:r>
          </w:p>
        </w:tc>
        <w:tc>
          <w:tcPr>
            <w:tcW w:w="7450" w:type="dxa"/>
            <w:tcBorders>
              <w:right w:val="single" w:sz="4" w:space="0" w:color="auto"/>
            </w:tcBorders>
            <w:noWrap/>
          </w:tcPr>
          <w:p w14:paraId="3A1849FF" w14:textId="77777777" w:rsidR="00BB784C" w:rsidRPr="00F733A3" w:rsidRDefault="00BB784C" w:rsidP="004E45C0">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CalcTypCod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نوع</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بر</w:t>
            </w:r>
            <w:r w:rsidRPr="00F733A3">
              <w:rPr>
                <w:rFonts w:cs="B Lotus"/>
                <w:sz w:val="28"/>
                <w:szCs w:val="28"/>
                <w:rtl/>
              </w:rPr>
              <w:t xml:space="preserve"> </w:t>
            </w:r>
            <w:r w:rsidRPr="00F733A3">
              <w:rPr>
                <w:rFonts w:cs="B Lotus" w:hint="cs"/>
                <w:sz w:val="28"/>
                <w:szCs w:val="28"/>
                <w:rtl/>
              </w:rPr>
              <w:t>اساس</w:t>
            </w:r>
            <w:r w:rsidRPr="00F733A3">
              <w:rPr>
                <w:rFonts w:cs="B Lotus"/>
                <w:sz w:val="28"/>
                <w:szCs w:val="28"/>
                <w:rtl/>
              </w:rPr>
              <w:t xml:space="preserve"> </w:t>
            </w:r>
            <w:r w:rsidRPr="00F733A3">
              <w:rPr>
                <w:rFonts w:cs="B Lotus" w:hint="cs"/>
                <w:sz w:val="28"/>
                <w:szCs w:val="28"/>
                <w:rtl/>
              </w:rPr>
              <w:t>مدت</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5A256251"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22E6891" w14:textId="77777777" w:rsidR="00BB784C" w:rsidRPr="00F733A3" w:rsidRDefault="00BB784C" w:rsidP="004E45C0">
            <w:pPr>
              <w:bidi w:val="0"/>
              <w:jc w:val="center"/>
              <w:rPr>
                <w:rFonts w:cs="B Lotus"/>
                <w:sz w:val="28"/>
                <w:szCs w:val="28"/>
                <w:rtl/>
              </w:rPr>
            </w:pPr>
            <w:r w:rsidRPr="00F733A3">
              <w:rPr>
                <w:rFonts w:cs="B Lotus"/>
                <w:sz w:val="28"/>
                <w:szCs w:val="28"/>
                <w:rtl/>
              </w:rPr>
              <w:t>44</w:t>
            </w:r>
          </w:p>
        </w:tc>
        <w:tc>
          <w:tcPr>
            <w:tcW w:w="7450" w:type="dxa"/>
            <w:tcBorders>
              <w:right w:val="single" w:sz="4" w:space="0" w:color="auto"/>
            </w:tcBorders>
            <w:noWrap/>
          </w:tcPr>
          <w:p w14:paraId="796E80DA"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ShftCmpCod</w:t>
            </w:r>
            <w:r w:rsidRPr="00F733A3">
              <w:rPr>
                <w:rFonts w:cs="B Lotus"/>
                <w:sz w:val="28"/>
                <w:szCs w:val="28"/>
                <w:rtl/>
              </w:rPr>
              <w:t xml:space="preserve"> - </w:t>
            </w:r>
            <w:r w:rsidRPr="00F733A3">
              <w:rPr>
                <w:rFonts w:cs="B Lotus" w:hint="cs"/>
                <w:sz w:val="28"/>
                <w:szCs w:val="28"/>
                <w:rtl/>
              </w:rPr>
              <w:t>شرکت</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انتقالی</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13BD0EC2"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7399D08" w14:textId="77777777" w:rsidR="00BB784C" w:rsidRPr="00F733A3" w:rsidRDefault="00BB784C" w:rsidP="004E45C0">
            <w:pPr>
              <w:bidi w:val="0"/>
              <w:jc w:val="center"/>
              <w:rPr>
                <w:rFonts w:cs="B Lotus"/>
                <w:sz w:val="28"/>
                <w:szCs w:val="28"/>
                <w:rtl/>
              </w:rPr>
            </w:pPr>
            <w:r w:rsidRPr="00F733A3">
              <w:rPr>
                <w:rFonts w:cs="B Lotus"/>
                <w:sz w:val="28"/>
                <w:szCs w:val="28"/>
                <w:rtl/>
              </w:rPr>
              <w:t>45</w:t>
            </w:r>
          </w:p>
        </w:tc>
        <w:tc>
          <w:tcPr>
            <w:tcW w:w="7450" w:type="dxa"/>
            <w:tcBorders>
              <w:right w:val="single" w:sz="4" w:space="0" w:color="auto"/>
            </w:tcBorders>
            <w:noWrap/>
          </w:tcPr>
          <w:p w14:paraId="284A336B" w14:textId="77777777" w:rsidR="00BB784C" w:rsidRPr="00F733A3" w:rsidRDefault="00BB784C" w:rsidP="004E45C0">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VehSysCod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سیستم</w:t>
            </w:r>
            <w:r w:rsidRPr="00F733A3">
              <w:rPr>
                <w:rFonts w:cs="B Lotus"/>
                <w:sz w:val="28"/>
                <w:szCs w:val="28"/>
                <w:rtl/>
              </w:rPr>
              <w:t xml:space="preserve"> </w:t>
            </w:r>
            <w:r w:rsidRPr="00F733A3">
              <w:rPr>
                <w:rFonts w:cs="B Lotus" w:hint="cs"/>
                <w:sz w:val="28"/>
                <w:szCs w:val="28"/>
                <w:rtl/>
              </w:rPr>
              <w:t>استاندارد</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cs="B Lotus" w:hint="cs"/>
                <w:sz w:val="28"/>
                <w:szCs w:val="28"/>
                <w:rtl/>
              </w:rPr>
              <w:t>نا</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است</w:t>
            </w:r>
          </w:p>
        </w:tc>
      </w:tr>
      <w:tr w:rsidR="00BB784C" w:rsidRPr="00F733A3" w14:paraId="13E67485"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6EBD9DA" w14:textId="77777777" w:rsidR="00BB784C" w:rsidRPr="00F733A3" w:rsidRDefault="00BB784C" w:rsidP="004E45C0">
            <w:pPr>
              <w:bidi w:val="0"/>
              <w:jc w:val="center"/>
              <w:rPr>
                <w:rFonts w:cs="B Lotus"/>
                <w:sz w:val="28"/>
                <w:szCs w:val="28"/>
                <w:rtl/>
              </w:rPr>
            </w:pPr>
            <w:r w:rsidRPr="00F733A3">
              <w:rPr>
                <w:rFonts w:cs="B Lotus"/>
                <w:sz w:val="28"/>
                <w:szCs w:val="28"/>
                <w:rtl/>
              </w:rPr>
              <w:t>46</w:t>
            </w:r>
          </w:p>
        </w:tc>
        <w:tc>
          <w:tcPr>
            <w:tcW w:w="7450" w:type="dxa"/>
            <w:tcBorders>
              <w:right w:val="single" w:sz="4" w:space="0" w:color="auto"/>
            </w:tcBorders>
            <w:noWrap/>
          </w:tcPr>
          <w:p w14:paraId="311174EF"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PlkTypCod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حرف</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5297548C"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B10BEC1" w14:textId="77777777" w:rsidR="00BB784C" w:rsidRPr="00F733A3" w:rsidRDefault="00BB784C" w:rsidP="004E45C0">
            <w:pPr>
              <w:bidi w:val="0"/>
              <w:jc w:val="center"/>
              <w:rPr>
                <w:rFonts w:cs="B Lotus"/>
                <w:sz w:val="28"/>
                <w:szCs w:val="28"/>
                <w:rtl/>
              </w:rPr>
            </w:pPr>
            <w:r w:rsidRPr="00F733A3">
              <w:rPr>
                <w:rFonts w:cs="B Lotus"/>
                <w:sz w:val="28"/>
                <w:szCs w:val="28"/>
                <w:rtl/>
              </w:rPr>
              <w:t>47</w:t>
            </w:r>
          </w:p>
        </w:tc>
        <w:tc>
          <w:tcPr>
            <w:tcW w:w="7450" w:type="dxa"/>
            <w:tcBorders>
              <w:right w:val="single" w:sz="4" w:space="0" w:color="auto"/>
            </w:tcBorders>
            <w:noWrap/>
          </w:tcPr>
          <w:p w14:paraId="1C729A94" w14:textId="77777777" w:rsidR="00BB784C" w:rsidRPr="00F733A3" w:rsidRDefault="00BB784C" w:rsidP="004E45C0">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VehCntryCod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کشور</w:t>
            </w:r>
            <w:r w:rsidRPr="00F733A3">
              <w:rPr>
                <w:rFonts w:cs="B Lotus"/>
                <w:sz w:val="28"/>
                <w:szCs w:val="28"/>
                <w:rtl/>
              </w:rPr>
              <w:t xml:space="preserve"> </w:t>
            </w:r>
            <w:r w:rsidRPr="00F733A3">
              <w:rPr>
                <w:rFonts w:cs="B Lotus" w:hint="cs"/>
                <w:sz w:val="28"/>
                <w:szCs w:val="28"/>
                <w:rtl/>
              </w:rPr>
              <w:t>سازنده</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2C37945E"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2936E35" w14:textId="77777777" w:rsidR="00BB784C" w:rsidRPr="00F733A3" w:rsidRDefault="00BB784C" w:rsidP="004E45C0">
            <w:pPr>
              <w:bidi w:val="0"/>
              <w:jc w:val="center"/>
              <w:rPr>
                <w:rFonts w:cs="B Lotus"/>
                <w:sz w:val="28"/>
                <w:szCs w:val="28"/>
                <w:rtl/>
              </w:rPr>
            </w:pPr>
            <w:r w:rsidRPr="00F733A3">
              <w:rPr>
                <w:rFonts w:cs="B Lotus"/>
                <w:sz w:val="28"/>
                <w:szCs w:val="28"/>
                <w:rtl/>
              </w:rPr>
              <w:t>48</w:t>
            </w:r>
          </w:p>
        </w:tc>
        <w:tc>
          <w:tcPr>
            <w:tcW w:w="7450" w:type="dxa"/>
            <w:tcBorders>
              <w:right w:val="single" w:sz="4" w:space="0" w:color="auto"/>
            </w:tcBorders>
            <w:noWrap/>
          </w:tcPr>
          <w:p w14:paraId="3CF79795"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CarGrpCod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نوع</w:t>
            </w:r>
            <w:r w:rsidRPr="00F733A3">
              <w:rPr>
                <w:rFonts w:cs="B Lotus"/>
                <w:sz w:val="28"/>
                <w:szCs w:val="28"/>
                <w:rtl/>
              </w:rPr>
              <w:t xml:space="preserve"> </w:t>
            </w:r>
            <w:r w:rsidRPr="00F733A3">
              <w:rPr>
                <w:rFonts w:cs="B Lotus" w:hint="cs"/>
                <w:sz w:val="28"/>
                <w:szCs w:val="28"/>
                <w:rtl/>
              </w:rPr>
              <w:t>وسیله</w:t>
            </w:r>
            <w:r w:rsidRPr="00F733A3">
              <w:rPr>
                <w:rFonts w:cs="B Lotus"/>
                <w:sz w:val="28"/>
                <w:szCs w:val="28"/>
                <w:rtl/>
              </w:rPr>
              <w:t xml:space="preserve"> </w:t>
            </w:r>
            <w:r w:rsidRPr="00F733A3">
              <w:rPr>
                <w:rFonts w:cs="B Lotus" w:hint="cs"/>
                <w:sz w:val="28"/>
                <w:szCs w:val="28"/>
                <w:rtl/>
              </w:rPr>
              <w:t>نقلیه</w:t>
            </w:r>
            <w:r w:rsidRPr="00F733A3">
              <w:rPr>
                <w:rFonts w:cs="B Lotus"/>
                <w:sz w:val="28"/>
                <w:szCs w:val="28"/>
                <w:rtl/>
              </w:rPr>
              <w:t xml:space="preserve"> </w:t>
            </w:r>
            <w:r w:rsidRPr="00F733A3">
              <w:rPr>
                <w:rFonts w:cs="B Lotus" w:hint="cs"/>
                <w:sz w:val="28"/>
                <w:szCs w:val="28"/>
                <w:rtl/>
              </w:rPr>
              <w:t>در</w:t>
            </w:r>
            <w:r w:rsidRPr="00F733A3">
              <w:rPr>
                <w:rFonts w:cs="B Lotus"/>
                <w:sz w:val="28"/>
                <w:szCs w:val="28"/>
                <w:rtl/>
              </w:rPr>
              <w:t xml:space="preserve"> </w:t>
            </w:r>
            <w:r w:rsidRPr="00F733A3">
              <w:rPr>
                <w:rFonts w:cs="B Lotus" w:hint="cs"/>
                <w:sz w:val="28"/>
                <w:szCs w:val="28"/>
                <w:rtl/>
              </w:rPr>
              <w:t>شرکت</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34C17AAB"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3DB7E30" w14:textId="77777777" w:rsidR="00BB784C" w:rsidRPr="00F733A3" w:rsidRDefault="00BB784C" w:rsidP="004E45C0">
            <w:pPr>
              <w:bidi w:val="0"/>
              <w:jc w:val="center"/>
              <w:rPr>
                <w:rFonts w:cs="B Lotus"/>
                <w:sz w:val="28"/>
                <w:szCs w:val="28"/>
                <w:rtl/>
              </w:rPr>
            </w:pPr>
            <w:r w:rsidRPr="00F733A3">
              <w:rPr>
                <w:rFonts w:cs="B Lotus"/>
                <w:sz w:val="28"/>
                <w:szCs w:val="28"/>
                <w:rtl/>
              </w:rPr>
              <w:t>49</w:t>
            </w:r>
          </w:p>
        </w:tc>
        <w:tc>
          <w:tcPr>
            <w:tcW w:w="7450" w:type="dxa"/>
            <w:tcBorders>
              <w:right w:val="single" w:sz="4" w:space="0" w:color="auto"/>
            </w:tcBorders>
            <w:noWrap/>
          </w:tcPr>
          <w:p w14:paraId="2684E356" w14:textId="77777777" w:rsidR="00BB784C" w:rsidRPr="00F733A3" w:rsidRDefault="00BB784C" w:rsidP="004E45C0">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PlkTypCod</w:t>
            </w:r>
            <w:r w:rsidRPr="00F733A3">
              <w:rPr>
                <w:rFonts w:cs="B Lotus"/>
                <w:sz w:val="28"/>
                <w:szCs w:val="28"/>
                <w:rtl/>
              </w:rPr>
              <w:t xml:space="preserve"> - </w:t>
            </w:r>
            <w:r w:rsidRPr="00F733A3">
              <w:rPr>
                <w:rFonts w:cs="B Lotus" w:hint="cs"/>
                <w:sz w:val="28"/>
                <w:szCs w:val="28"/>
                <w:rtl/>
              </w:rPr>
              <w:t>نوع</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cs="B Lotus" w:hint="cs"/>
                <w:sz w:val="28"/>
                <w:szCs w:val="28"/>
                <w:rtl/>
              </w:rPr>
              <w:t>نا</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است</w:t>
            </w:r>
          </w:p>
        </w:tc>
      </w:tr>
      <w:tr w:rsidR="00BB784C" w:rsidRPr="00F733A3" w14:paraId="12E9CAB0"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D8BB40E" w14:textId="77777777" w:rsidR="00BB784C" w:rsidRPr="00F733A3" w:rsidRDefault="00BB784C" w:rsidP="004E45C0">
            <w:pPr>
              <w:bidi w:val="0"/>
              <w:jc w:val="center"/>
              <w:rPr>
                <w:rFonts w:cs="B Lotus"/>
                <w:sz w:val="28"/>
                <w:szCs w:val="28"/>
                <w:rtl/>
              </w:rPr>
            </w:pPr>
            <w:r w:rsidRPr="00F733A3">
              <w:rPr>
                <w:rFonts w:cs="B Lotus"/>
                <w:sz w:val="28"/>
                <w:szCs w:val="28"/>
                <w:rtl/>
              </w:rPr>
              <w:t>50</w:t>
            </w:r>
          </w:p>
        </w:tc>
        <w:tc>
          <w:tcPr>
            <w:tcW w:w="7450" w:type="dxa"/>
            <w:tcBorders>
              <w:right w:val="single" w:sz="4" w:space="0" w:color="auto"/>
            </w:tcBorders>
            <w:noWrap/>
          </w:tcPr>
          <w:p w14:paraId="7387774B"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DisShft</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دارای</w:t>
            </w:r>
            <w:r w:rsidRPr="00F733A3">
              <w:rPr>
                <w:rFonts w:cs="B Lotus"/>
                <w:sz w:val="28"/>
                <w:szCs w:val="28"/>
                <w:rtl/>
              </w:rPr>
              <w:t xml:space="preserve"> </w:t>
            </w:r>
            <w:r w:rsidRPr="00F733A3">
              <w:rPr>
                <w:rFonts w:cs="B Lotus" w:hint="cs"/>
                <w:sz w:val="28"/>
                <w:szCs w:val="28"/>
                <w:rtl/>
              </w:rPr>
              <w:t>تخفیف</w:t>
            </w:r>
            <w:r w:rsidRPr="00F733A3">
              <w:rPr>
                <w:rFonts w:cs="B Lotus"/>
                <w:sz w:val="28"/>
                <w:szCs w:val="28"/>
                <w:rtl/>
              </w:rPr>
              <w:t xml:space="preserve"> </w:t>
            </w:r>
            <w:r w:rsidRPr="00F733A3">
              <w:rPr>
                <w:rFonts w:cs="B Lotus" w:hint="cs"/>
                <w:sz w:val="28"/>
                <w:szCs w:val="28"/>
                <w:rtl/>
              </w:rPr>
              <w:t>انتقالی</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cs="B Lotus" w:hint="cs"/>
                <w:sz w:val="28"/>
                <w:szCs w:val="28"/>
                <w:rtl/>
              </w:rPr>
              <w:t>نامعتبر</w:t>
            </w:r>
            <w:r w:rsidRPr="00F733A3">
              <w:rPr>
                <w:rFonts w:cs="B Lotus"/>
                <w:sz w:val="28"/>
                <w:szCs w:val="28"/>
                <w:rtl/>
              </w:rPr>
              <w:t xml:space="preserve"> </w:t>
            </w:r>
            <w:r w:rsidRPr="00F733A3">
              <w:rPr>
                <w:rFonts w:cs="B Lotus" w:hint="cs"/>
                <w:sz w:val="28"/>
                <w:szCs w:val="28"/>
                <w:rtl/>
              </w:rPr>
              <w:t>است</w:t>
            </w:r>
          </w:p>
        </w:tc>
      </w:tr>
      <w:tr w:rsidR="00BB784C" w:rsidRPr="00F733A3" w14:paraId="7DCF819E"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E118992" w14:textId="77777777" w:rsidR="00BB784C" w:rsidRPr="00410A9D" w:rsidRDefault="00BB784C" w:rsidP="004E45C0">
            <w:pPr>
              <w:bidi w:val="0"/>
              <w:jc w:val="center"/>
              <w:rPr>
                <w:rFonts w:cs="B Lotus"/>
                <w:sz w:val="28"/>
                <w:szCs w:val="28"/>
                <w:rtl/>
              </w:rPr>
            </w:pPr>
            <w:r w:rsidRPr="00410A9D">
              <w:rPr>
                <w:rFonts w:cs="B Lotus"/>
                <w:sz w:val="28"/>
                <w:szCs w:val="28"/>
                <w:rtl/>
              </w:rPr>
              <w:t>51</w:t>
            </w:r>
          </w:p>
        </w:tc>
        <w:tc>
          <w:tcPr>
            <w:tcW w:w="7450" w:type="dxa"/>
            <w:tcBorders>
              <w:right w:val="single" w:sz="4" w:space="0" w:color="auto"/>
            </w:tcBorders>
            <w:noWrap/>
          </w:tcPr>
          <w:p w14:paraId="71D77263" w14:textId="77777777" w:rsidR="00BB784C" w:rsidRPr="00410A9D" w:rsidRDefault="00BB784C" w:rsidP="004E45C0">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410A9D">
              <w:rPr>
                <w:rFonts w:cs="B Lotus"/>
                <w:sz w:val="28"/>
                <w:szCs w:val="28"/>
              </w:rPr>
              <w:t>IsFndCstInst</w:t>
            </w:r>
            <w:r w:rsidRPr="00410A9D">
              <w:rPr>
                <w:rFonts w:cs="B Lotus"/>
                <w:sz w:val="28"/>
                <w:szCs w:val="28"/>
                <w:rtl/>
              </w:rPr>
              <w:t xml:space="preserve"> - </w:t>
            </w:r>
            <w:r w:rsidRPr="00410A9D">
              <w:rPr>
                <w:rFonts w:cs="B Lotus" w:hint="cs"/>
                <w:sz w:val="28"/>
                <w:szCs w:val="28"/>
                <w:rtl/>
              </w:rPr>
              <w:t>کد</w:t>
            </w:r>
            <w:r w:rsidRPr="00410A9D">
              <w:rPr>
                <w:rFonts w:cs="B Lotus"/>
                <w:sz w:val="28"/>
                <w:szCs w:val="28"/>
                <w:rtl/>
              </w:rPr>
              <w:t xml:space="preserve"> </w:t>
            </w:r>
            <w:r w:rsidRPr="00410A9D">
              <w:rPr>
                <w:rFonts w:cs="B Lotus" w:hint="cs"/>
                <w:sz w:val="28"/>
                <w:szCs w:val="28"/>
                <w:rtl/>
              </w:rPr>
              <w:t>نوع</w:t>
            </w:r>
            <w:r w:rsidRPr="00410A9D">
              <w:rPr>
                <w:rFonts w:cs="B Lotus"/>
                <w:sz w:val="28"/>
                <w:szCs w:val="28"/>
                <w:rtl/>
              </w:rPr>
              <w:t xml:space="preserve"> </w:t>
            </w:r>
            <w:r w:rsidRPr="00410A9D">
              <w:rPr>
                <w:rFonts w:cs="B Lotus" w:hint="cs"/>
                <w:sz w:val="28"/>
                <w:szCs w:val="28"/>
                <w:rtl/>
              </w:rPr>
              <w:t>پرداخت</w:t>
            </w:r>
            <w:r w:rsidRPr="00410A9D">
              <w:rPr>
                <w:rFonts w:cs="B Lotus"/>
                <w:sz w:val="28"/>
                <w:szCs w:val="28"/>
                <w:rtl/>
              </w:rPr>
              <w:t xml:space="preserve"> </w:t>
            </w:r>
            <w:r w:rsidRPr="00410A9D">
              <w:rPr>
                <w:rFonts w:cs="B Lotus" w:hint="cs"/>
                <w:sz w:val="28"/>
                <w:szCs w:val="28"/>
                <w:rtl/>
              </w:rPr>
              <w:t>جریمه</w:t>
            </w:r>
            <w:r w:rsidRPr="00410A9D">
              <w:rPr>
                <w:rFonts w:cs="B Lotus"/>
                <w:sz w:val="28"/>
                <w:szCs w:val="28"/>
                <w:rtl/>
              </w:rPr>
              <w:t xml:space="preserve"> </w:t>
            </w:r>
            <w:r w:rsidRPr="00410A9D">
              <w:rPr>
                <w:rFonts w:cs="B Lotus" w:hint="cs"/>
                <w:sz w:val="28"/>
                <w:szCs w:val="28"/>
                <w:rtl/>
              </w:rPr>
              <w:t>صندوق</w:t>
            </w:r>
            <w:r w:rsidRPr="00410A9D">
              <w:rPr>
                <w:rFonts w:cs="B Lotus"/>
                <w:sz w:val="28"/>
                <w:szCs w:val="28"/>
                <w:rtl/>
              </w:rPr>
              <w:t xml:space="preserve"> </w:t>
            </w:r>
            <w:r w:rsidRPr="00410A9D">
              <w:rPr>
                <w:rFonts w:cs="B Lotus" w:hint="cs"/>
                <w:sz w:val="28"/>
                <w:szCs w:val="28"/>
                <w:rtl/>
              </w:rPr>
              <w:t>نا</w:t>
            </w:r>
            <w:r w:rsidRPr="00410A9D">
              <w:rPr>
                <w:rFonts w:cs="B Lotus"/>
                <w:sz w:val="28"/>
                <w:szCs w:val="28"/>
                <w:rtl/>
              </w:rPr>
              <w:t xml:space="preserve"> </w:t>
            </w:r>
            <w:r w:rsidRPr="00410A9D">
              <w:rPr>
                <w:rFonts w:cs="B Lotus" w:hint="cs"/>
                <w:sz w:val="28"/>
                <w:szCs w:val="28"/>
                <w:rtl/>
              </w:rPr>
              <w:t>معتبر</w:t>
            </w:r>
            <w:r w:rsidRPr="00410A9D">
              <w:rPr>
                <w:rFonts w:cs="B Lotus"/>
                <w:sz w:val="28"/>
                <w:szCs w:val="28"/>
                <w:rtl/>
              </w:rPr>
              <w:t xml:space="preserve"> </w:t>
            </w:r>
            <w:r w:rsidRPr="00410A9D">
              <w:rPr>
                <w:rFonts w:cs="B Lotus" w:hint="cs"/>
                <w:sz w:val="28"/>
                <w:szCs w:val="28"/>
                <w:rtl/>
              </w:rPr>
              <w:t>است</w:t>
            </w:r>
          </w:p>
        </w:tc>
      </w:tr>
      <w:tr w:rsidR="00BB784C" w:rsidRPr="00F733A3" w14:paraId="5353EBC6"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CAC9372" w14:textId="77777777" w:rsidR="00BB784C" w:rsidRPr="00F733A3" w:rsidRDefault="00BB784C" w:rsidP="004E45C0">
            <w:pPr>
              <w:bidi w:val="0"/>
              <w:jc w:val="center"/>
              <w:rPr>
                <w:rFonts w:cs="B Lotus"/>
                <w:sz w:val="28"/>
                <w:szCs w:val="28"/>
                <w:rtl/>
              </w:rPr>
            </w:pPr>
            <w:r w:rsidRPr="00F733A3">
              <w:rPr>
                <w:rFonts w:cs="B Lotus"/>
                <w:sz w:val="28"/>
                <w:szCs w:val="28"/>
                <w:rtl/>
              </w:rPr>
              <w:t>52</w:t>
            </w:r>
          </w:p>
        </w:tc>
        <w:tc>
          <w:tcPr>
            <w:tcW w:w="7450" w:type="dxa"/>
            <w:tcBorders>
              <w:right w:val="single" w:sz="4" w:space="0" w:color="auto"/>
            </w:tcBorders>
            <w:noWrap/>
          </w:tcPr>
          <w:p w14:paraId="23A1386F" w14:textId="77777777" w:rsidR="00BB784C" w:rsidRPr="00F733A3" w:rsidRDefault="00BB784C" w:rsidP="004E45C0">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EdrsTypCod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نوع</w:t>
            </w:r>
            <w:r w:rsidRPr="00F733A3">
              <w:rPr>
                <w:rFonts w:cs="B Lotus"/>
                <w:sz w:val="28"/>
                <w:szCs w:val="28"/>
                <w:rtl/>
              </w:rPr>
              <w:t xml:space="preserve"> </w:t>
            </w:r>
            <w:r w:rsidRPr="00F733A3">
              <w:rPr>
                <w:rFonts w:cs="B Lotus" w:hint="cs"/>
                <w:sz w:val="28"/>
                <w:szCs w:val="28"/>
                <w:rtl/>
              </w:rPr>
              <w:t>الحاقیه</w:t>
            </w:r>
            <w:r w:rsidRPr="00F733A3">
              <w:rPr>
                <w:rFonts w:cs="B Lotus"/>
                <w:sz w:val="28"/>
                <w:szCs w:val="28"/>
                <w:rtl/>
              </w:rPr>
              <w:t xml:space="preserve"> </w:t>
            </w:r>
            <w:r w:rsidRPr="00F733A3">
              <w:rPr>
                <w:rFonts w:cs="B Lotus" w:hint="cs"/>
                <w:sz w:val="28"/>
                <w:szCs w:val="28"/>
                <w:rtl/>
              </w:rPr>
              <w:t>استاندارد</w:t>
            </w:r>
            <w:r w:rsidRPr="00F733A3">
              <w:rPr>
                <w:rFonts w:cs="B Lotus"/>
                <w:sz w:val="28"/>
                <w:szCs w:val="28"/>
                <w:rtl/>
              </w:rPr>
              <w:t xml:space="preserve"> </w:t>
            </w:r>
            <w:r w:rsidRPr="00F733A3">
              <w:rPr>
                <w:rFonts w:cs="B Lotus" w:hint="cs"/>
                <w:sz w:val="28"/>
                <w:szCs w:val="28"/>
                <w:rtl/>
              </w:rPr>
              <w:t>نا</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است</w:t>
            </w:r>
          </w:p>
        </w:tc>
      </w:tr>
      <w:tr w:rsidR="00BB784C" w:rsidRPr="00F733A3" w14:paraId="273D5710"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588F04F" w14:textId="77777777" w:rsidR="00BB784C" w:rsidRPr="00F733A3" w:rsidRDefault="00BB784C" w:rsidP="00C646F7">
            <w:pPr>
              <w:bidi w:val="0"/>
              <w:jc w:val="center"/>
              <w:rPr>
                <w:rFonts w:cs="B Lotus"/>
                <w:sz w:val="28"/>
                <w:szCs w:val="28"/>
                <w:rtl/>
              </w:rPr>
            </w:pPr>
            <w:r w:rsidRPr="00F733A3">
              <w:rPr>
                <w:rFonts w:cs="B Lotus"/>
                <w:sz w:val="28"/>
                <w:szCs w:val="28"/>
                <w:rtl/>
              </w:rPr>
              <w:lastRenderedPageBreak/>
              <w:t>53</w:t>
            </w:r>
          </w:p>
        </w:tc>
        <w:tc>
          <w:tcPr>
            <w:tcW w:w="7450" w:type="dxa"/>
            <w:tcBorders>
              <w:right w:val="single" w:sz="4" w:space="0" w:color="auto"/>
            </w:tcBorders>
            <w:noWrap/>
          </w:tcPr>
          <w:p w14:paraId="0177D754" w14:textId="77777777" w:rsidR="00BB784C" w:rsidRPr="00F733A3" w:rsidRDefault="00BB784C" w:rsidP="00C646F7">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IsIrn</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تابعیت</w:t>
            </w:r>
            <w:r w:rsidRPr="00F733A3">
              <w:rPr>
                <w:rFonts w:cs="B Lotus"/>
                <w:sz w:val="28"/>
                <w:szCs w:val="28"/>
                <w:rtl/>
              </w:rPr>
              <w:t xml:space="preserve"> </w:t>
            </w:r>
            <w:r w:rsidRPr="00F733A3">
              <w:rPr>
                <w:rFonts w:cs="B Lotus" w:hint="cs"/>
                <w:sz w:val="28"/>
                <w:szCs w:val="28"/>
                <w:rtl/>
              </w:rPr>
              <w:t>اشتباه</w:t>
            </w:r>
            <w:r w:rsidRPr="00F733A3">
              <w:rPr>
                <w:rFonts w:cs="B Lotus"/>
                <w:sz w:val="28"/>
                <w:szCs w:val="28"/>
                <w:rtl/>
              </w:rPr>
              <w:t xml:space="preserve"> </w:t>
            </w:r>
            <w:r w:rsidRPr="00F733A3">
              <w:rPr>
                <w:rFonts w:cs="B Lotus" w:hint="cs"/>
                <w:sz w:val="28"/>
                <w:szCs w:val="28"/>
                <w:rtl/>
              </w:rPr>
              <w:t>است</w:t>
            </w:r>
          </w:p>
        </w:tc>
      </w:tr>
      <w:tr w:rsidR="00BB784C" w:rsidRPr="00F733A3" w14:paraId="586AB81A"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7F33256" w14:textId="4B91661F" w:rsidR="00BB784C" w:rsidRPr="00F733A3" w:rsidRDefault="00BB784C" w:rsidP="00C646F7">
            <w:pPr>
              <w:bidi w:val="0"/>
              <w:jc w:val="center"/>
              <w:rPr>
                <w:rFonts w:cs="B Lotus"/>
                <w:sz w:val="28"/>
                <w:szCs w:val="28"/>
                <w:rtl/>
              </w:rPr>
            </w:pPr>
            <w:r w:rsidRPr="00F733A3">
              <w:rPr>
                <w:rFonts w:cs="B Lotus"/>
                <w:sz w:val="28"/>
                <w:szCs w:val="28"/>
                <w:rtl/>
              </w:rPr>
              <w:t>54</w:t>
            </w:r>
          </w:p>
        </w:tc>
        <w:tc>
          <w:tcPr>
            <w:tcW w:w="7450" w:type="dxa"/>
            <w:tcBorders>
              <w:right w:val="single" w:sz="4" w:space="0" w:color="auto"/>
            </w:tcBorders>
            <w:noWrap/>
          </w:tcPr>
          <w:p w14:paraId="47DEFB3D" w14:textId="2407859C" w:rsidR="00BB784C" w:rsidRPr="00F733A3" w:rsidRDefault="00BB784C" w:rsidP="00C646F7">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BrthDte</w:t>
            </w:r>
            <w:r w:rsidRPr="00F733A3">
              <w:rPr>
                <w:rFonts w:cs="B Lotus"/>
                <w:sz w:val="28"/>
                <w:szCs w:val="28"/>
                <w:rtl/>
              </w:rPr>
              <w:t xml:space="preserve"> - </w:t>
            </w:r>
            <w:r w:rsidRPr="00F733A3">
              <w:rPr>
                <w:rFonts w:cs="B Lotus" w:hint="cs"/>
                <w:sz w:val="28"/>
                <w:szCs w:val="28"/>
                <w:rtl/>
              </w:rPr>
              <w:t>فرمت</w:t>
            </w:r>
            <w:r w:rsidRPr="00F733A3">
              <w:rPr>
                <w:rFonts w:cs="B Lotus"/>
                <w:sz w:val="28"/>
                <w:szCs w:val="28"/>
                <w:rtl/>
              </w:rPr>
              <w:t xml:space="preserve">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شمسی</w:t>
            </w:r>
            <w:r w:rsidRPr="00F733A3">
              <w:rPr>
                <w:rFonts w:cs="B Lotus"/>
                <w:sz w:val="28"/>
                <w:szCs w:val="28"/>
                <w:rtl/>
              </w:rPr>
              <w:t xml:space="preserve"> </w:t>
            </w:r>
            <w:r w:rsidRPr="00F733A3">
              <w:rPr>
                <w:rFonts w:cs="B Lotus" w:hint="cs"/>
                <w:sz w:val="28"/>
                <w:szCs w:val="28"/>
                <w:rtl/>
              </w:rPr>
              <w:t>تولد</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گذار</w:t>
            </w:r>
            <w:r w:rsidRPr="00F733A3">
              <w:rPr>
                <w:rFonts w:cs="B Lotus"/>
                <w:sz w:val="28"/>
                <w:szCs w:val="28"/>
                <w:rtl/>
              </w:rPr>
              <w:t xml:space="preserve"> </w:t>
            </w:r>
            <w:r w:rsidRPr="00F733A3">
              <w:rPr>
                <w:rFonts w:cs="B Lotus" w:hint="cs"/>
                <w:sz w:val="28"/>
                <w:szCs w:val="28"/>
                <w:rtl/>
              </w:rPr>
              <w:t>نا</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است</w:t>
            </w:r>
          </w:p>
        </w:tc>
      </w:tr>
      <w:tr w:rsidR="00BB784C" w:rsidRPr="00F733A3" w14:paraId="4ACA103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86995A4" w14:textId="4F9D7D0D" w:rsidR="00BB784C" w:rsidRPr="00F733A3" w:rsidRDefault="00BB784C" w:rsidP="00C646F7">
            <w:pPr>
              <w:bidi w:val="0"/>
              <w:jc w:val="center"/>
              <w:rPr>
                <w:rFonts w:cs="B Lotus"/>
                <w:sz w:val="28"/>
                <w:szCs w:val="28"/>
                <w:rtl/>
              </w:rPr>
            </w:pPr>
            <w:r w:rsidRPr="00F733A3">
              <w:rPr>
                <w:rFonts w:cs="B Lotus"/>
                <w:sz w:val="28"/>
                <w:szCs w:val="28"/>
                <w:rtl/>
              </w:rPr>
              <w:t>55</w:t>
            </w:r>
          </w:p>
        </w:tc>
        <w:tc>
          <w:tcPr>
            <w:tcW w:w="7450" w:type="dxa"/>
            <w:tcBorders>
              <w:right w:val="single" w:sz="4" w:space="0" w:color="auto"/>
            </w:tcBorders>
            <w:noWrap/>
          </w:tcPr>
          <w:p w14:paraId="359EAA11" w14:textId="67D32B38" w:rsidR="00BB784C" w:rsidRPr="00F733A3" w:rsidRDefault="00BB784C" w:rsidP="00C646F7">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Plk1</w:t>
            </w:r>
            <w:r w:rsidRPr="00F733A3">
              <w:rPr>
                <w:rFonts w:cs="B Lotus"/>
                <w:sz w:val="28"/>
                <w:szCs w:val="28"/>
                <w:rtl/>
              </w:rPr>
              <w:t xml:space="preserve"> - </w:t>
            </w:r>
            <w:r w:rsidRPr="00F733A3">
              <w:rPr>
                <w:rFonts w:cs="B Lotus" w:hint="cs"/>
                <w:sz w:val="28"/>
                <w:szCs w:val="28"/>
                <w:rtl/>
              </w:rPr>
              <w:t>دو</w:t>
            </w:r>
            <w:r w:rsidRPr="00F733A3">
              <w:rPr>
                <w:rFonts w:cs="B Lotus"/>
                <w:sz w:val="28"/>
                <w:szCs w:val="28"/>
                <w:rtl/>
              </w:rPr>
              <w:t xml:space="preserve"> </w:t>
            </w:r>
            <w:r w:rsidRPr="00F733A3">
              <w:rPr>
                <w:rFonts w:cs="B Lotus" w:hint="cs"/>
                <w:sz w:val="28"/>
                <w:szCs w:val="28"/>
                <w:rtl/>
              </w:rPr>
              <w:t>رقم</w:t>
            </w:r>
            <w:r w:rsidRPr="00F733A3">
              <w:rPr>
                <w:rFonts w:cs="B Lotus"/>
                <w:sz w:val="28"/>
                <w:szCs w:val="28"/>
                <w:rtl/>
              </w:rPr>
              <w:t xml:space="preserve"> </w:t>
            </w:r>
            <w:r w:rsidRPr="00F733A3">
              <w:rPr>
                <w:rFonts w:cs="B Lotus" w:hint="cs"/>
                <w:sz w:val="28"/>
                <w:szCs w:val="28"/>
                <w:rtl/>
              </w:rPr>
              <w:t>سمت</w:t>
            </w:r>
            <w:r w:rsidRPr="00F733A3">
              <w:rPr>
                <w:rFonts w:cs="B Lotus"/>
                <w:sz w:val="28"/>
                <w:szCs w:val="28"/>
                <w:rtl/>
              </w:rPr>
              <w:t xml:space="preserve"> </w:t>
            </w:r>
            <w:r w:rsidRPr="00F733A3">
              <w:rPr>
                <w:rFonts w:cs="B Lotus" w:hint="cs"/>
                <w:sz w:val="28"/>
                <w:szCs w:val="28"/>
                <w:rtl/>
              </w:rPr>
              <w:t>چپ</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را</w:t>
            </w:r>
            <w:r w:rsidRPr="00F733A3">
              <w:rPr>
                <w:rFonts w:cs="B Lotus"/>
                <w:sz w:val="28"/>
                <w:szCs w:val="28"/>
                <w:rtl/>
              </w:rPr>
              <w:t xml:space="preserve"> </w:t>
            </w:r>
            <w:r w:rsidRPr="00F733A3">
              <w:rPr>
                <w:rFonts w:cs="B Lotus" w:hint="cs"/>
                <w:sz w:val="28"/>
                <w:szCs w:val="28"/>
                <w:rtl/>
              </w:rPr>
              <w:t>صحیح</w:t>
            </w:r>
            <w:r w:rsidRPr="00F733A3">
              <w:rPr>
                <w:rFonts w:cs="B Lotus"/>
                <w:sz w:val="28"/>
                <w:szCs w:val="28"/>
                <w:rtl/>
              </w:rPr>
              <w:t xml:space="preserve"> </w:t>
            </w:r>
            <w:r w:rsidRPr="00F733A3">
              <w:rPr>
                <w:rFonts w:cs="B Lotus" w:hint="cs"/>
                <w:sz w:val="28"/>
                <w:szCs w:val="28"/>
                <w:rtl/>
              </w:rPr>
              <w:t>وارد</w:t>
            </w:r>
            <w:r w:rsidRPr="00F733A3">
              <w:rPr>
                <w:rFonts w:cs="B Lotus"/>
                <w:sz w:val="28"/>
                <w:szCs w:val="28"/>
                <w:rtl/>
              </w:rPr>
              <w:t xml:space="preserve"> </w:t>
            </w:r>
            <w:r w:rsidRPr="00F733A3">
              <w:rPr>
                <w:rFonts w:cs="B Lotus" w:hint="cs"/>
                <w:sz w:val="28"/>
                <w:szCs w:val="28"/>
                <w:rtl/>
              </w:rPr>
              <w:t>کنید</w:t>
            </w:r>
          </w:p>
        </w:tc>
      </w:tr>
      <w:tr w:rsidR="00BB784C" w:rsidRPr="00F733A3" w14:paraId="793DF191"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84E3FCA" w14:textId="3DA6EFBE" w:rsidR="00BB784C" w:rsidRDefault="00BB784C" w:rsidP="00BB784C">
            <w:pPr>
              <w:bidi w:val="0"/>
              <w:jc w:val="center"/>
              <w:rPr>
                <w:rFonts w:cs="B Lotus"/>
                <w:sz w:val="28"/>
                <w:szCs w:val="28"/>
              </w:rPr>
            </w:pPr>
            <w:r w:rsidRPr="00F733A3">
              <w:rPr>
                <w:rFonts w:cs="B Lotus"/>
                <w:sz w:val="28"/>
                <w:szCs w:val="28"/>
                <w:rtl/>
              </w:rPr>
              <w:t>56</w:t>
            </w:r>
          </w:p>
        </w:tc>
        <w:tc>
          <w:tcPr>
            <w:tcW w:w="7450" w:type="dxa"/>
            <w:tcBorders>
              <w:right w:val="single" w:sz="4" w:space="0" w:color="auto"/>
            </w:tcBorders>
            <w:noWrap/>
          </w:tcPr>
          <w:p w14:paraId="2CF1FE07" w14:textId="48482689" w:rsidR="00BB784C" w:rsidRPr="00446C5C" w:rsidRDefault="00BB784C" w:rsidP="00BB784C">
            <w:pPr>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28"/>
                <w:szCs w:val="28"/>
                <w:rtl/>
                <w:lang w:bidi="ar-SA"/>
              </w:rPr>
            </w:pPr>
            <w:r w:rsidRPr="00F733A3">
              <w:rPr>
                <w:rFonts w:cs="B Lotus"/>
                <w:sz w:val="28"/>
                <w:szCs w:val="28"/>
              </w:rPr>
              <w:t>plk3</w:t>
            </w:r>
            <w:r w:rsidRPr="00F733A3">
              <w:rPr>
                <w:rFonts w:cs="B Lotus"/>
                <w:sz w:val="28"/>
                <w:szCs w:val="28"/>
                <w:rtl/>
              </w:rPr>
              <w:t xml:space="preserve"> - </w:t>
            </w:r>
            <w:r w:rsidRPr="00F733A3">
              <w:rPr>
                <w:rFonts w:cs="B Lotus" w:hint="cs"/>
                <w:sz w:val="28"/>
                <w:szCs w:val="28"/>
                <w:rtl/>
              </w:rPr>
              <w:t>سه</w:t>
            </w:r>
            <w:r w:rsidRPr="00F733A3">
              <w:rPr>
                <w:rFonts w:cs="B Lotus"/>
                <w:sz w:val="28"/>
                <w:szCs w:val="28"/>
                <w:rtl/>
              </w:rPr>
              <w:t xml:space="preserve"> </w:t>
            </w:r>
            <w:r w:rsidRPr="00F733A3">
              <w:rPr>
                <w:rFonts w:cs="B Lotus" w:hint="cs"/>
                <w:sz w:val="28"/>
                <w:szCs w:val="28"/>
                <w:rtl/>
              </w:rPr>
              <w:t>رقم</w:t>
            </w:r>
            <w:r w:rsidRPr="00F733A3">
              <w:rPr>
                <w:rFonts w:cs="B Lotus"/>
                <w:sz w:val="28"/>
                <w:szCs w:val="28"/>
                <w:rtl/>
              </w:rPr>
              <w:t xml:space="preserve"> </w:t>
            </w:r>
            <w:r w:rsidRPr="00F733A3">
              <w:rPr>
                <w:rFonts w:cs="B Lotus" w:hint="cs"/>
                <w:sz w:val="28"/>
                <w:szCs w:val="28"/>
                <w:rtl/>
              </w:rPr>
              <w:t>سمت</w:t>
            </w:r>
            <w:r w:rsidRPr="00F733A3">
              <w:rPr>
                <w:rFonts w:cs="B Lotus"/>
                <w:sz w:val="28"/>
                <w:szCs w:val="28"/>
                <w:rtl/>
              </w:rPr>
              <w:t xml:space="preserve"> </w:t>
            </w:r>
            <w:r w:rsidRPr="00F733A3">
              <w:rPr>
                <w:rFonts w:cs="B Lotus" w:hint="cs"/>
                <w:sz w:val="28"/>
                <w:szCs w:val="28"/>
                <w:rtl/>
              </w:rPr>
              <w:t>راست</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را</w:t>
            </w:r>
            <w:r w:rsidRPr="00F733A3">
              <w:rPr>
                <w:rFonts w:cs="B Lotus"/>
                <w:sz w:val="28"/>
                <w:szCs w:val="28"/>
                <w:rtl/>
              </w:rPr>
              <w:t xml:space="preserve"> </w:t>
            </w:r>
            <w:r w:rsidRPr="00F733A3">
              <w:rPr>
                <w:rFonts w:cs="B Lotus" w:hint="cs"/>
                <w:sz w:val="28"/>
                <w:szCs w:val="28"/>
                <w:rtl/>
              </w:rPr>
              <w:t>صحیح</w:t>
            </w:r>
            <w:r w:rsidRPr="00F733A3">
              <w:rPr>
                <w:rFonts w:cs="B Lotus"/>
                <w:sz w:val="28"/>
                <w:szCs w:val="28"/>
                <w:rtl/>
              </w:rPr>
              <w:t xml:space="preserve"> </w:t>
            </w:r>
            <w:r w:rsidRPr="00F733A3">
              <w:rPr>
                <w:rFonts w:cs="B Lotus" w:hint="cs"/>
                <w:sz w:val="28"/>
                <w:szCs w:val="28"/>
                <w:rtl/>
              </w:rPr>
              <w:t>وارد</w:t>
            </w:r>
            <w:r w:rsidRPr="00F733A3">
              <w:rPr>
                <w:rFonts w:cs="B Lotus"/>
                <w:sz w:val="28"/>
                <w:szCs w:val="28"/>
                <w:rtl/>
              </w:rPr>
              <w:t xml:space="preserve"> </w:t>
            </w:r>
            <w:r w:rsidRPr="00F733A3">
              <w:rPr>
                <w:rFonts w:cs="B Lotus" w:hint="cs"/>
                <w:sz w:val="28"/>
                <w:szCs w:val="28"/>
                <w:rtl/>
              </w:rPr>
              <w:t>کنید</w:t>
            </w:r>
          </w:p>
        </w:tc>
      </w:tr>
      <w:tr w:rsidR="00BB784C" w:rsidRPr="00F733A3" w14:paraId="4950EDEA"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1E8A995" w14:textId="12FB3FCC" w:rsidR="00BB784C" w:rsidRDefault="00BB784C" w:rsidP="00BB784C">
            <w:pPr>
              <w:bidi w:val="0"/>
              <w:jc w:val="center"/>
              <w:rPr>
                <w:rFonts w:cs="B Lotus"/>
                <w:sz w:val="28"/>
                <w:szCs w:val="28"/>
              </w:rPr>
            </w:pPr>
            <w:r w:rsidRPr="00F733A3">
              <w:rPr>
                <w:rFonts w:cs="B Lotus"/>
                <w:sz w:val="28"/>
                <w:szCs w:val="28"/>
                <w:rtl/>
              </w:rPr>
              <w:t>57</w:t>
            </w:r>
          </w:p>
        </w:tc>
        <w:tc>
          <w:tcPr>
            <w:tcW w:w="7450" w:type="dxa"/>
            <w:tcBorders>
              <w:right w:val="single" w:sz="4" w:space="0" w:color="auto"/>
            </w:tcBorders>
            <w:noWrap/>
          </w:tcPr>
          <w:p w14:paraId="05BEBBF5" w14:textId="4BCB2969" w:rsidR="00BB784C" w:rsidRPr="00446C5C" w:rsidRDefault="00BB784C" w:rsidP="00BB784C">
            <w:pPr>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28"/>
                <w:szCs w:val="28"/>
                <w:rtl/>
                <w:lang w:bidi="ar-SA"/>
              </w:rPr>
            </w:pPr>
            <w:r w:rsidRPr="00F733A3">
              <w:rPr>
                <w:rFonts w:cs="B Lotus"/>
                <w:sz w:val="28"/>
                <w:szCs w:val="28"/>
              </w:rPr>
              <w:t>LstCmpCod</w:t>
            </w:r>
            <w:r w:rsidRPr="00F733A3">
              <w:rPr>
                <w:rFonts w:cs="B Lotus"/>
                <w:sz w:val="28"/>
                <w:szCs w:val="28"/>
                <w:rtl/>
              </w:rPr>
              <w:t xml:space="preserve"> - </w:t>
            </w:r>
            <w:r w:rsidRPr="00F733A3">
              <w:rPr>
                <w:rFonts w:cs="B Lotus" w:hint="cs"/>
                <w:sz w:val="28"/>
                <w:szCs w:val="28"/>
                <w:rtl/>
              </w:rPr>
              <w:t>شرکت</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قبلی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124930F2"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B7620AC" w14:textId="1CE76A51" w:rsidR="00BB784C" w:rsidRPr="00F733A3" w:rsidRDefault="00BB784C" w:rsidP="00BB784C">
            <w:pPr>
              <w:bidi w:val="0"/>
              <w:jc w:val="center"/>
              <w:rPr>
                <w:rFonts w:cs="B Lotus"/>
                <w:sz w:val="28"/>
                <w:szCs w:val="28"/>
                <w:rtl/>
              </w:rPr>
            </w:pPr>
            <w:r w:rsidRPr="00F733A3">
              <w:rPr>
                <w:rFonts w:cs="B Lotus"/>
                <w:sz w:val="28"/>
                <w:szCs w:val="28"/>
                <w:rtl/>
              </w:rPr>
              <w:t>58</w:t>
            </w:r>
          </w:p>
        </w:tc>
        <w:tc>
          <w:tcPr>
            <w:tcW w:w="7450" w:type="dxa"/>
            <w:tcBorders>
              <w:right w:val="single" w:sz="4" w:space="0" w:color="auto"/>
            </w:tcBorders>
            <w:noWrap/>
          </w:tcPr>
          <w:p w14:paraId="4DD019BD" w14:textId="74E653F4"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LstCmpDocNo</w:t>
            </w:r>
            <w:r w:rsidRPr="00F733A3">
              <w:rPr>
                <w:rFonts w:cs="B Lotus"/>
                <w:sz w:val="28"/>
                <w:szCs w:val="28"/>
                <w:rtl/>
              </w:rPr>
              <w:t xml:space="preserve"> - </w:t>
            </w:r>
            <w:r w:rsidRPr="00F733A3">
              <w:rPr>
                <w:rFonts w:cs="B Lotus" w:hint="cs"/>
                <w:sz w:val="28"/>
                <w:szCs w:val="28"/>
                <w:rtl/>
              </w:rPr>
              <w:t>شماره</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قبلی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014EEACD"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736DC9C" w14:textId="4B9275E4" w:rsidR="00BB784C" w:rsidRPr="00F733A3" w:rsidRDefault="00BB784C" w:rsidP="00BB784C">
            <w:pPr>
              <w:bidi w:val="0"/>
              <w:jc w:val="center"/>
              <w:rPr>
                <w:rFonts w:cs="B Lotus"/>
                <w:sz w:val="28"/>
                <w:szCs w:val="28"/>
                <w:rtl/>
              </w:rPr>
            </w:pPr>
            <w:r w:rsidRPr="00F733A3">
              <w:rPr>
                <w:rFonts w:cs="B Lotus"/>
                <w:sz w:val="28"/>
                <w:szCs w:val="28"/>
                <w:rtl/>
              </w:rPr>
              <w:t>59</w:t>
            </w:r>
          </w:p>
        </w:tc>
        <w:tc>
          <w:tcPr>
            <w:tcW w:w="7450" w:type="dxa"/>
            <w:tcBorders>
              <w:right w:val="single" w:sz="4" w:space="0" w:color="auto"/>
            </w:tcBorders>
            <w:noWrap/>
          </w:tcPr>
          <w:p w14:paraId="1EBA2C6F" w14:textId="4CC1873E"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LastEndDte</w:t>
            </w:r>
            <w:r w:rsidRPr="00F733A3">
              <w:rPr>
                <w:rFonts w:cs="B Lotus"/>
                <w:sz w:val="28"/>
                <w:szCs w:val="28"/>
                <w:rtl/>
              </w:rPr>
              <w:t xml:space="preserve"> -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پایان</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قبلی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015FE414"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AFCC5DF" w14:textId="56BD7E59" w:rsidR="00BB784C" w:rsidRPr="00F733A3" w:rsidRDefault="00BB784C" w:rsidP="00BB784C">
            <w:pPr>
              <w:bidi w:val="0"/>
              <w:jc w:val="center"/>
              <w:rPr>
                <w:rFonts w:cs="B Lotus"/>
                <w:sz w:val="28"/>
                <w:szCs w:val="28"/>
                <w:rtl/>
              </w:rPr>
            </w:pPr>
            <w:r w:rsidRPr="00F733A3">
              <w:rPr>
                <w:rFonts w:cs="B Lotus"/>
                <w:sz w:val="28"/>
                <w:szCs w:val="28"/>
                <w:rtl/>
              </w:rPr>
              <w:t>60</w:t>
            </w:r>
          </w:p>
        </w:tc>
        <w:tc>
          <w:tcPr>
            <w:tcW w:w="7450" w:type="dxa"/>
            <w:tcBorders>
              <w:right w:val="single" w:sz="4" w:space="0" w:color="auto"/>
            </w:tcBorders>
            <w:noWrap/>
          </w:tcPr>
          <w:p w14:paraId="4E3FF073" w14:textId="3EA5072E"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InsFNam</w:t>
            </w:r>
            <w:r w:rsidRPr="00F733A3">
              <w:rPr>
                <w:rFonts w:cs="B Lotus"/>
                <w:sz w:val="28"/>
                <w:szCs w:val="28"/>
                <w:rtl/>
              </w:rPr>
              <w:t xml:space="preserve"> - </w:t>
            </w:r>
            <w:r w:rsidRPr="00F733A3">
              <w:rPr>
                <w:rFonts w:cs="B Lotus" w:hint="cs"/>
                <w:sz w:val="28"/>
                <w:szCs w:val="28"/>
                <w:rtl/>
              </w:rPr>
              <w:t>نام</w:t>
            </w:r>
            <w:r w:rsidRPr="00F733A3">
              <w:rPr>
                <w:rFonts w:cs="B Lotus"/>
                <w:sz w:val="28"/>
                <w:szCs w:val="28"/>
                <w:rtl/>
              </w:rPr>
              <w:t xml:space="preserve"> </w:t>
            </w:r>
            <w:r w:rsidRPr="00F733A3">
              <w:rPr>
                <w:rFonts w:cs="B Lotus" w:hint="cs"/>
                <w:sz w:val="28"/>
                <w:szCs w:val="28"/>
                <w:rtl/>
              </w:rPr>
              <w:t>شخصیت</w:t>
            </w:r>
            <w:r w:rsidRPr="00F733A3">
              <w:rPr>
                <w:rFonts w:cs="B Lotus"/>
                <w:sz w:val="28"/>
                <w:szCs w:val="28"/>
                <w:rtl/>
              </w:rPr>
              <w:t xml:space="preserve"> </w:t>
            </w:r>
            <w:r w:rsidRPr="00F733A3">
              <w:rPr>
                <w:rFonts w:cs="B Lotus" w:hint="cs"/>
                <w:sz w:val="28"/>
                <w:szCs w:val="28"/>
                <w:rtl/>
              </w:rPr>
              <w:t>حقیقی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05C17E7D"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F533271" w14:textId="6B1E22C1" w:rsidR="00BB784C" w:rsidRPr="00F733A3" w:rsidRDefault="00BB784C" w:rsidP="00BB784C">
            <w:pPr>
              <w:bidi w:val="0"/>
              <w:jc w:val="center"/>
              <w:rPr>
                <w:rFonts w:cs="B Lotus"/>
                <w:sz w:val="28"/>
                <w:szCs w:val="28"/>
                <w:rtl/>
              </w:rPr>
            </w:pPr>
            <w:r w:rsidRPr="00F733A3">
              <w:rPr>
                <w:rFonts w:cs="B Lotus"/>
                <w:sz w:val="28"/>
                <w:szCs w:val="28"/>
                <w:rtl/>
              </w:rPr>
              <w:t>61</w:t>
            </w:r>
          </w:p>
        </w:tc>
        <w:tc>
          <w:tcPr>
            <w:tcW w:w="7450" w:type="dxa"/>
            <w:tcBorders>
              <w:right w:val="single" w:sz="4" w:space="0" w:color="auto"/>
            </w:tcBorders>
            <w:noWrap/>
          </w:tcPr>
          <w:p w14:paraId="25C2DFEF" w14:textId="7E2827CD"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InsLNam</w:t>
            </w:r>
            <w:r w:rsidRPr="00F733A3">
              <w:rPr>
                <w:rFonts w:cs="B Lotus"/>
                <w:sz w:val="28"/>
                <w:szCs w:val="28"/>
                <w:rtl/>
              </w:rPr>
              <w:t xml:space="preserve"> - </w:t>
            </w:r>
            <w:r w:rsidRPr="00F733A3">
              <w:rPr>
                <w:rFonts w:cs="B Lotus" w:hint="cs"/>
                <w:sz w:val="28"/>
                <w:szCs w:val="28"/>
                <w:rtl/>
              </w:rPr>
              <w:t>نام</w:t>
            </w:r>
            <w:r w:rsidRPr="00F733A3">
              <w:rPr>
                <w:rFonts w:cs="B Lotus"/>
                <w:sz w:val="28"/>
                <w:szCs w:val="28"/>
                <w:rtl/>
              </w:rPr>
              <w:t xml:space="preserve"> </w:t>
            </w:r>
            <w:r w:rsidRPr="00F733A3">
              <w:rPr>
                <w:rFonts w:cs="B Lotus" w:hint="cs"/>
                <w:sz w:val="28"/>
                <w:szCs w:val="28"/>
                <w:rtl/>
              </w:rPr>
              <w:t>خانوادگی</w:t>
            </w:r>
            <w:r w:rsidRPr="00F733A3">
              <w:rPr>
                <w:rFonts w:cs="B Lotus"/>
                <w:sz w:val="28"/>
                <w:szCs w:val="28"/>
                <w:rtl/>
              </w:rPr>
              <w:t xml:space="preserve"> </w:t>
            </w:r>
            <w:r w:rsidRPr="00F733A3">
              <w:rPr>
                <w:rFonts w:cs="B Lotus" w:hint="cs"/>
                <w:sz w:val="28"/>
                <w:szCs w:val="28"/>
                <w:rtl/>
              </w:rPr>
              <w:t>شخصیت</w:t>
            </w:r>
            <w:r w:rsidRPr="00F733A3">
              <w:rPr>
                <w:rFonts w:cs="B Lotus"/>
                <w:sz w:val="28"/>
                <w:szCs w:val="28"/>
                <w:rtl/>
              </w:rPr>
              <w:t xml:space="preserve"> </w:t>
            </w:r>
            <w:r w:rsidRPr="00F733A3">
              <w:rPr>
                <w:rFonts w:cs="B Lotus" w:hint="cs"/>
                <w:sz w:val="28"/>
                <w:szCs w:val="28"/>
                <w:rtl/>
              </w:rPr>
              <w:t>حقیقی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1CFBF91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49B2ACF" w14:textId="09904E83" w:rsidR="00BB784C" w:rsidRPr="00F733A3" w:rsidRDefault="00BB784C" w:rsidP="00BB784C">
            <w:pPr>
              <w:bidi w:val="0"/>
              <w:jc w:val="center"/>
              <w:rPr>
                <w:rFonts w:cs="B Lotus"/>
                <w:sz w:val="28"/>
                <w:szCs w:val="28"/>
                <w:rtl/>
              </w:rPr>
            </w:pPr>
            <w:r w:rsidRPr="00F733A3">
              <w:rPr>
                <w:rFonts w:cs="B Lotus"/>
                <w:sz w:val="28"/>
                <w:szCs w:val="28"/>
                <w:rtl/>
              </w:rPr>
              <w:t>62</w:t>
            </w:r>
          </w:p>
        </w:tc>
        <w:tc>
          <w:tcPr>
            <w:tcW w:w="7450" w:type="dxa"/>
            <w:tcBorders>
              <w:right w:val="single" w:sz="4" w:space="0" w:color="auto"/>
            </w:tcBorders>
            <w:noWrap/>
          </w:tcPr>
          <w:p w14:paraId="0FC62C0E" w14:textId="0020B8EE"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InsLglNam</w:t>
            </w:r>
            <w:r w:rsidRPr="00F733A3">
              <w:rPr>
                <w:rFonts w:cs="B Lotus"/>
                <w:sz w:val="28"/>
                <w:szCs w:val="28"/>
                <w:rtl/>
              </w:rPr>
              <w:t xml:space="preserve"> - </w:t>
            </w:r>
            <w:r w:rsidRPr="00F733A3">
              <w:rPr>
                <w:rFonts w:cs="B Lotus" w:hint="cs"/>
                <w:sz w:val="28"/>
                <w:szCs w:val="28"/>
                <w:rtl/>
              </w:rPr>
              <w:t>نام</w:t>
            </w:r>
            <w:r w:rsidRPr="00F733A3">
              <w:rPr>
                <w:rFonts w:cs="B Lotus"/>
                <w:sz w:val="28"/>
                <w:szCs w:val="28"/>
                <w:rtl/>
              </w:rPr>
              <w:t xml:space="preserve"> </w:t>
            </w:r>
            <w:r w:rsidRPr="00F733A3">
              <w:rPr>
                <w:rFonts w:cs="B Lotus" w:hint="cs"/>
                <w:sz w:val="28"/>
                <w:szCs w:val="28"/>
                <w:rtl/>
              </w:rPr>
              <w:t>شخصیت</w:t>
            </w:r>
            <w:r w:rsidRPr="00F733A3">
              <w:rPr>
                <w:rFonts w:cs="B Lotus"/>
                <w:sz w:val="28"/>
                <w:szCs w:val="28"/>
                <w:rtl/>
              </w:rPr>
              <w:t xml:space="preserve"> </w:t>
            </w:r>
            <w:r w:rsidRPr="00F733A3">
              <w:rPr>
                <w:rFonts w:cs="B Lotus" w:hint="cs"/>
                <w:sz w:val="28"/>
                <w:szCs w:val="28"/>
                <w:rtl/>
              </w:rPr>
              <w:t>حقوقی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1B37E13E"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FFFD731" w14:textId="49C8B8E7" w:rsidR="00BB784C" w:rsidRPr="00F733A3" w:rsidRDefault="00BB784C" w:rsidP="00BB784C">
            <w:pPr>
              <w:bidi w:val="0"/>
              <w:jc w:val="center"/>
              <w:rPr>
                <w:rFonts w:cs="B Lotus"/>
                <w:sz w:val="28"/>
                <w:szCs w:val="28"/>
                <w:rtl/>
              </w:rPr>
            </w:pPr>
            <w:r w:rsidRPr="00F733A3">
              <w:rPr>
                <w:rFonts w:cs="B Lotus"/>
                <w:sz w:val="28"/>
                <w:szCs w:val="28"/>
                <w:rtl/>
              </w:rPr>
              <w:t>64</w:t>
            </w:r>
          </w:p>
        </w:tc>
        <w:tc>
          <w:tcPr>
            <w:tcW w:w="7450" w:type="dxa"/>
            <w:tcBorders>
              <w:right w:val="single" w:sz="4" w:space="0" w:color="auto"/>
            </w:tcBorders>
            <w:noWrap/>
          </w:tcPr>
          <w:p w14:paraId="64EF3346" w14:textId="346A4FCC"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ShftCmpCod</w:t>
            </w:r>
            <w:r w:rsidRPr="00F733A3">
              <w:rPr>
                <w:rFonts w:cs="B Lotus"/>
                <w:sz w:val="28"/>
                <w:szCs w:val="28"/>
                <w:rtl/>
              </w:rPr>
              <w:t xml:space="preserve"> - </w:t>
            </w:r>
            <w:r w:rsidRPr="00F733A3">
              <w:rPr>
                <w:rFonts w:cs="B Lotus" w:hint="cs"/>
                <w:sz w:val="28"/>
                <w:szCs w:val="28"/>
                <w:rtl/>
              </w:rPr>
              <w:t>شرکت</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انتقالی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685AAC72"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DB66B0F" w14:textId="799686C0" w:rsidR="00BB784C" w:rsidRPr="00F733A3" w:rsidRDefault="00BB784C" w:rsidP="00BB784C">
            <w:pPr>
              <w:bidi w:val="0"/>
              <w:jc w:val="center"/>
              <w:rPr>
                <w:rFonts w:cs="B Lotus"/>
                <w:sz w:val="28"/>
                <w:szCs w:val="28"/>
                <w:rtl/>
              </w:rPr>
            </w:pPr>
            <w:r w:rsidRPr="00F733A3">
              <w:rPr>
                <w:rFonts w:cs="B Lotus"/>
                <w:sz w:val="28"/>
                <w:szCs w:val="28"/>
                <w:rtl/>
              </w:rPr>
              <w:t>65</w:t>
            </w:r>
          </w:p>
        </w:tc>
        <w:tc>
          <w:tcPr>
            <w:tcW w:w="7450" w:type="dxa"/>
            <w:tcBorders>
              <w:right w:val="single" w:sz="4" w:space="0" w:color="auto"/>
            </w:tcBorders>
            <w:noWrap/>
          </w:tcPr>
          <w:p w14:paraId="1A35F418" w14:textId="1EBC5ED3"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ShftPlcyCmpDocNo</w:t>
            </w:r>
            <w:r w:rsidRPr="00F733A3">
              <w:rPr>
                <w:rFonts w:cs="B Lotus"/>
                <w:sz w:val="28"/>
                <w:szCs w:val="28"/>
                <w:rtl/>
              </w:rPr>
              <w:t xml:space="preserve"> - </w:t>
            </w:r>
            <w:r w:rsidRPr="00F733A3">
              <w:rPr>
                <w:rFonts w:cs="B Lotus" w:hint="cs"/>
                <w:sz w:val="28"/>
                <w:szCs w:val="28"/>
                <w:rtl/>
              </w:rPr>
              <w:t>شماره</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انتقالی</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4F06377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BC4F22B" w14:textId="3C8A967A" w:rsidR="00BB784C" w:rsidRPr="00F733A3" w:rsidRDefault="00BB784C" w:rsidP="00BB784C">
            <w:pPr>
              <w:bidi w:val="0"/>
              <w:jc w:val="center"/>
              <w:rPr>
                <w:rFonts w:cs="B Lotus"/>
                <w:sz w:val="28"/>
                <w:szCs w:val="28"/>
                <w:rtl/>
              </w:rPr>
            </w:pPr>
            <w:r w:rsidRPr="00F733A3">
              <w:rPr>
                <w:rFonts w:cs="B Lotus"/>
                <w:sz w:val="28"/>
                <w:szCs w:val="28"/>
                <w:rtl/>
              </w:rPr>
              <w:t>66</w:t>
            </w:r>
          </w:p>
        </w:tc>
        <w:tc>
          <w:tcPr>
            <w:tcW w:w="7450" w:type="dxa"/>
            <w:tcBorders>
              <w:right w:val="single" w:sz="4" w:space="0" w:color="auto"/>
            </w:tcBorders>
            <w:noWrap/>
          </w:tcPr>
          <w:p w14:paraId="3D8B140B" w14:textId="2BBB97FE"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EdrsThrPlcyCod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الحاقیه</w:t>
            </w:r>
            <w:r w:rsidRPr="00F733A3">
              <w:rPr>
                <w:rFonts w:cs="B Lotus"/>
                <w:sz w:val="28"/>
                <w:szCs w:val="28"/>
                <w:rtl/>
              </w:rPr>
              <w:t xml:space="preserve"> </w:t>
            </w:r>
            <w:r w:rsidRPr="00F733A3">
              <w:rPr>
                <w:rFonts w:cs="B Lotus" w:hint="cs"/>
                <w:sz w:val="28"/>
                <w:szCs w:val="28"/>
                <w:rtl/>
              </w:rPr>
              <w:t>قبلا</w:t>
            </w:r>
            <w:r w:rsidRPr="00F733A3">
              <w:rPr>
                <w:rFonts w:cs="B Lotus"/>
                <w:sz w:val="28"/>
                <w:szCs w:val="28"/>
                <w:rtl/>
              </w:rPr>
              <w:t xml:space="preserve"> </w:t>
            </w:r>
            <w:r w:rsidRPr="00F733A3">
              <w:rPr>
                <w:rFonts w:cs="B Lotus" w:hint="cs"/>
                <w:sz w:val="28"/>
                <w:szCs w:val="28"/>
                <w:rtl/>
              </w:rPr>
              <w:t>ثبت</w:t>
            </w:r>
            <w:r w:rsidRPr="00F733A3">
              <w:rPr>
                <w:rFonts w:cs="B Lotus"/>
                <w:sz w:val="28"/>
                <w:szCs w:val="28"/>
                <w:rtl/>
              </w:rPr>
              <w:t xml:space="preserve"> </w:t>
            </w:r>
            <w:r w:rsidRPr="00F733A3">
              <w:rPr>
                <w:rFonts w:cs="B Lotus" w:hint="cs"/>
                <w:sz w:val="28"/>
                <w:szCs w:val="28"/>
                <w:rtl/>
              </w:rPr>
              <w:t>نشده</w:t>
            </w:r>
            <w:r w:rsidRPr="00F733A3">
              <w:rPr>
                <w:rFonts w:cs="B Lotus"/>
                <w:sz w:val="28"/>
                <w:szCs w:val="28"/>
                <w:rtl/>
              </w:rPr>
              <w:t xml:space="preserve"> </w:t>
            </w:r>
            <w:r w:rsidRPr="00F733A3">
              <w:rPr>
                <w:rFonts w:cs="B Lotus" w:hint="cs"/>
                <w:sz w:val="28"/>
                <w:szCs w:val="28"/>
                <w:rtl/>
              </w:rPr>
              <w:t>است</w:t>
            </w:r>
          </w:p>
        </w:tc>
      </w:tr>
      <w:tr w:rsidR="00BB784C" w:rsidRPr="00F733A3" w14:paraId="75109757"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CBE2B7D" w14:textId="188AD394" w:rsidR="00BB784C" w:rsidRPr="00F733A3" w:rsidRDefault="00BB784C" w:rsidP="00BB784C">
            <w:pPr>
              <w:bidi w:val="0"/>
              <w:jc w:val="center"/>
              <w:rPr>
                <w:rFonts w:cs="B Lotus"/>
                <w:sz w:val="28"/>
                <w:szCs w:val="28"/>
                <w:rtl/>
              </w:rPr>
            </w:pPr>
            <w:r w:rsidRPr="00F733A3">
              <w:rPr>
                <w:rFonts w:cs="B Lotus"/>
                <w:sz w:val="28"/>
                <w:szCs w:val="28"/>
                <w:rtl/>
              </w:rPr>
              <w:t>67</w:t>
            </w:r>
          </w:p>
        </w:tc>
        <w:tc>
          <w:tcPr>
            <w:tcW w:w="7450" w:type="dxa"/>
            <w:tcBorders>
              <w:right w:val="single" w:sz="4" w:space="0" w:color="auto"/>
            </w:tcBorders>
            <w:noWrap/>
          </w:tcPr>
          <w:p w14:paraId="06973706" w14:textId="20E388B1"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PrntPlcyCmpDocNo</w:t>
            </w:r>
            <w:r w:rsidRPr="00F733A3">
              <w:rPr>
                <w:rFonts w:cs="B Lotus"/>
                <w:sz w:val="28"/>
                <w:szCs w:val="28"/>
                <w:rtl/>
              </w:rPr>
              <w:t xml:space="preserve"> -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قبلا</w:t>
            </w:r>
            <w:r w:rsidRPr="00F733A3">
              <w:rPr>
                <w:rFonts w:cs="B Lotus"/>
                <w:sz w:val="28"/>
                <w:szCs w:val="28"/>
                <w:rtl/>
              </w:rPr>
              <w:t xml:space="preserve"> </w:t>
            </w:r>
            <w:r w:rsidRPr="00F733A3">
              <w:rPr>
                <w:rFonts w:cs="B Lotus" w:hint="cs"/>
                <w:sz w:val="28"/>
                <w:szCs w:val="28"/>
                <w:rtl/>
              </w:rPr>
              <w:t>ثبت</w:t>
            </w:r>
            <w:r w:rsidRPr="00F733A3">
              <w:rPr>
                <w:rFonts w:cs="B Lotus"/>
                <w:sz w:val="28"/>
                <w:szCs w:val="28"/>
                <w:rtl/>
              </w:rPr>
              <w:t xml:space="preserve"> </w:t>
            </w:r>
            <w:r w:rsidRPr="00F733A3">
              <w:rPr>
                <w:rFonts w:cs="B Lotus" w:hint="cs"/>
                <w:sz w:val="28"/>
                <w:szCs w:val="28"/>
                <w:rtl/>
              </w:rPr>
              <w:t>شده</w:t>
            </w:r>
            <w:r w:rsidRPr="00F733A3">
              <w:rPr>
                <w:rFonts w:cs="B Lotus"/>
                <w:sz w:val="28"/>
                <w:szCs w:val="28"/>
                <w:rtl/>
              </w:rPr>
              <w:t xml:space="preserve"> </w:t>
            </w:r>
            <w:r w:rsidRPr="00F733A3">
              <w:rPr>
                <w:rFonts w:cs="B Lotus" w:hint="cs"/>
                <w:sz w:val="28"/>
                <w:szCs w:val="28"/>
                <w:rtl/>
              </w:rPr>
              <w:t>است</w:t>
            </w:r>
            <w:r w:rsidRPr="00F733A3">
              <w:rPr>
                <w:rFonts w:cs="B Lotus"/>
                <w:sz w:val="28"/>
                <w:szCs w:val="28"/>
                <w:rtl/>
              </w:rPr>
              <w:t xml:space="preserve"> (</w:t>
            </w:r>
            <w:r w:rsidRPr="00F733A3">
              <w:rPr>
                <w:rFonts w:cs="B Lotus" w:hint="cs"/>
                <w:sz w:val="28"/>
                <w:szCs w:val="28"/>
                <w:rtl/>
              </w:rPr>
              <w:t>شماره</w:t>
            </w:r>
            <w:r w:rsidRPr="00F733A3">
              <w:rPr>
                <w:rFonts w:cs="B Lotus"/>
                <w:sz w:val="28"/>
                <w:szCs w:val="28"/>
                <w:rtl/>
              </w:rPr>
              <w:t xml:space="preserve"> </w:t>
            </w:r>
            <w:r w:rsidRPr="00F733A3">
              <w:rPr>
                <w:rFonts w:cs="B Lotus" w:hint="cs"/>
                <w:sz w:val="28"/>
                <w:szCs w:val="28"/>
                <w:rtl/>
              </w:rPr>
              <w:t>چاپی</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و</w:t>
            </w:r>
            <w:r w:rsidRPr="00F733A3">
              <w:rPr>
                <w:rFonts w:cs="B Lotus"/>
                <w:sz w:val="28"/>
                <w:szCs w:val="28"/>
                <w:rtl/>
              </w:rPr>
              <w:t xml:space="preserve"> </w:t>
            </w:r>
            <w:r w:rsidRPr="00F733A3">
              <w:rPr>
                <w:rFonts w:cs="B Lotus" w:hint="cs"/>
                <w:sz w:val="28"/>
                <w:szCs w:val="28"/>
                <w:rtl/>
              </w:rPr>
              <w:t>الحاقیه</w:t>
            </w:r>
            <w:r w:rsidRPr="00F733A3">
              <w:rPr>
                <w:rFonts w:cs="B Lotus"/>
                <w:sz w:val="28"/>
                <w:szCs w:val="28"/>
                <w:rtl/>
              </w:rPr>
              <w:t xml:space="preserve"> </w:t>
            </w:r>
            <w:r w:rsidRPr="00F733A3">
              <w:rPr>
                <w:rFonts w:cs="B Lotus" w:hint="cs"/>
                <w:sz w:val="28"/>
                <w:szCs w:val="28"/>
                <w:rtl/>
              </w:rPr>
              <w:t>تکراری</w:t>
            </w:r>
            <w:r w:rsidRPr="00F733A3">
              <w:rPr>
                <w:rFonts w:cs="B Lotus"/>
                <w:sz w:val="28"/>
                <w:szCs w:val="28"/>
                <w:rtl/>
              </w:rPr>
              <w:t xml:space="preserve"> </w:t>
            </w:r>
            <w:r w:rsidRPr="00F733A3">
              <w:rPr>
                <w:rFonts w:cs="B Lotus" w:hint="cs"/>
                <w:sz w:val="28"/>
                <w:szCs w:val="28"/>
                <w:rtl/>
              </w:rPr>
              <w:t>است</w:t>
            </w:r>
            <w:r w:rsidRPr="00F733A3">
              <w:rPr>
                <w:rFonts w:cs="B Lotus"/>
                <w:sz w:val="28"/>
                <w:szCs w:val="28"/>
                <w:rtl/>
              </w:rPr>
              <w:t xml:space="preserve"> .)</w:t>
            </w:r>
          </w:p>
        </w:tc>
      </w:tr>
      <w:tr w:rsidR="00BB784C" w:rsidRPr="00F733A3" w14:paraId="0DE47D9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370373A" w14:textId="11B2AC8D" w:rsidR="00BB784C" w:rsidRPr="00F733A3" w:rsidRDefault="00BB784C" w:rsidP="00BB784C">
            <w:pPr>
              <w:bidi w:val="0"/>
              <w:jc w:val="center"/>
              <w:rPr>
                <w:rFonts w:cs="B Lotus"/>
                <w:sz w:val="28"/>
                <w:szCs w:val="28"/>
                <w:rtl/>
              </w:rPr>
            </w:pPr>
            <w:r w:rsidRPr="00F733A3">
              <w:rPr>
                <w:rFonts w:cs="B Lotus"/>
                <w:sz w:val="28"/>
                <w:szCs w:val="28"/>
                <w:rtl/>
              </w:rPr>
              <w:t>68</w:t>
            </w:r>
          </w:p>
        </w:tc>
        <w:tc>
          <w:tcPr>
            <w:tcW w:w="7450" w:type="dxa"/>
            <w:tcBorders>
              <w:right w:val="single" w:sz="4" w:space="0" w:color="auto"/>
            </w:tcBorders>
            <w:noWrap/>
          </w:tcPr>
          <w:p w14:paraId="13038A1C" w14:textId="0E925486"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plk</w:t>
            </w:r>
            <w:r w:rsidRPr="00F733A3">
              <w:rPr>
                <w:rFonts w:cs="B Lotus"/>
                <w:sz w:val="28"/>
                <w:szCs w:val="28"/>
                <w:rtl/>
              </w:rPr>
              <w:t xml:space="preserve"> -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554FD9DE"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E18EB70" w14:textId="7365F0DD" w:rsidR="00BB784C" w:rsidRPr="00F733A3" w:rsidRDefault="00BB784C" w:rsidP="00BB784C">
            <w:pPr>
              <w:bidi w:val="0"/>
              <w:jc w:val="center"/>
              <w:rPr>
                <w:rFonts w:cs="B Lotus"/>
                <w:sz w:val="28"/>
                <w:szCs w:val="28"/>
                <w:rtl/>
              </w:rPr>
            </w:pPr>
            <w:r w:rsidRPr="00F733A3">
              <w:rPr>
                <w:rFonts w:cs="B Lotus"/>
                <w:sz w:val="28"/>
                <w:szCs w:val="28"/>
                <w:rtl/>
              </w:rPr>
              <w:t>70</w:t>
            </w:r>
          </w:p>
        </w:tc>
        <w:tc>
          <w:tcPr>
            <w:tcW w:w="7450" w:type="dxa"/>
            <w:tcBorders>
              <w:right w:val="single" w:sz="4" w:space="0" w:color="auto"/>
            </w:tcBorders>
            <w:noWrap/>
          </w:tcPr>
          <w:p w14:paraId="1D0D1622" w14:textId="28D6389C"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BrnhFldCod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شعبه</w:t>
            </w:r>
            <w:r w:rsidRPr="00F733A3">
              <w:rPr>
                <w:rFonts w:cs="B Lotus"/>
                <w:sz w:val="28"/>
                <w:szCs w:val="28"/>
                <w:rtl/>
              </w:rPr>
              <w:t xml:space="preserve"> </w:t>
            </w:r>
            <w:r w:rsidRPr="00F733A3">
              <w:rPr>
                <w:rFonts w:cs="B Lotus" w:hint="cs"/>
                <w:sz w:val="28"/>
                <w:szCs w:val="28"/>
                <w:rtl/>
              </w:rPr>
              <w:t>رسمی</w:t>
            </w:r>
            <w:r w:rsidRPr="00F733A3">
              <w:rPr>
                <w:rFonts w:cs="B Lotus"/>
                <w:sz w:val="28"/>
                <w:szCs w:val="28"/>
                <w:rtl/>
              </w:rPr>
              <w:t xml:space="preserve"> </w:t>
            </w:r>
            <w:r w:rsidRPr="00F733A3">
              <w:rPr>
                <w:rFonts w:cs="B Lotus" w:hint="cs"/>
                <w:sz w:val="28"/>
                <w:szCs w:val="28"/>
                <w:rtl/>
              </w:rPr>
              <w:t>شرکت</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3B6FE794"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0325856" w14:textId="4F13F11B" w:rsidR="00BB784C" w:rsidRPr="00F733A3" w:rsidRDefault="00BB784C" w:rsidP="00BB784C">
            <w:pPr>
              <w:bidi w:val="0"/>
              <w:jc w:val="center"/>
              <w:rPr>
                <w:rFonts w:cs="B Lotus"/>
                <w:sz w:val="28"/>
                <w:szCs w:val="28"/>
                <w:rtl/>
              </w:rPr>
            </w:pPr>
            <w:r w:rsidRPr="00F733A3">
              <w:rPr>
                <w:rFonts w:cs="B Lotus"/>
                <w:sz w:val="28"/>
                <w:szCs w:val="28"/>
                <w:rtl/>
              </w:rPr>
              <w:t>71</w:t>
            </w:r>
          </w:p>
        </w:tc>
        <w:tc>
          <w:tcPr>
            <w:tcW w:w="7450" w:type="dxa"/>
            <w:tcBorders>
              <w:right w:val="single" w:sz="4" w:space="0" w:color="auto"/>
            </w:tcBorders>
            <w:noWrap/>
          </w:tcPr>
          <w:p w14:paraId="76739323" w14:textId="4B157891"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AgncFldCod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نمایندگی</w:t>
            </w:r>
            <w:r w:rsidRPr="00F733A3">
              <w:rPr>
                <w:rFonts w:cs="B Lotus"/>
                <w:sz w:val="28"/>
                <w:szCs w:val="28"/>
                <w:rtl/>
              </w:rPr>
              <w:t xml:space="preserve"> </w:t>
            </w:r>
            <w:r w:rsidRPr="00F733A3">
              <w:rPr>
                <w:rFonts w:cs="B Lotus" w:hint="cs"/>
                <w:sz w:val="28"/>
                <w:szCs w:val="28"/>
                <w:rtl/>
              </w:rPr>
              <w:t>رسمی</w:t>
            </w:r>
            <w:r w:rsidRPr="00F733A3">
              <w:rPr>
                <w:rFonts w:cs="B Lotus"/>
                <w:sz w:val="28"/>
                <w:szCs w:val="28"/>
                <w:rtl/>
              </w:rPr>
              <w:t xml:space="preserve"> </w:t>
            </w:r>
            <w:r w:rsidRPr="00F733A3">
              <w:rPr>
                <w:rFonts w:cs="B Lotus" w:hint="cs"/>
                <w:sz w:val="28"/>
                <w:szCs w:val="28"/>
                <w:rtl/>
              </w:rPr>
              <w:t>شرکت</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68C7DC54"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FFDD08D" w14:textId="565C706F" w:rsidR="00BB784C" w:rsidRPr="00F733A3" w:rsidRDefault="00BB784C" w:rsidP="00BB784C">
            <w:pPr>
              <w:bidi w:val="0"/>
              <w:jc w:val="center"/>
              <w:rPr>
                <w:rFonts w:cs="B Lotus"/>
                <w:sz w:val="28"/>
                <w:szCs w:val="28"/>
                <w:rtl/>
              </w:rPr>
            </w:pPr>
            <w:r w:rsidRPr="00F733A3">
              <w:rPr>
                <w:rFonts w:cs="B Lotus"/>
                <w:sz w:val="28"/>
                <w:szCs w:val="28"/>
                <w:rtl/>
              </w:rPr>
              <w:t>72</w:t>
            </w:r>
          </w:p>
        </w:tc>
        <w:tc>
          <w:tcPr>
            <w:tcW w:w="7450" w:type="dxa"/>
            <w:tcBorders>
              <w:right w:val="single" w:sz="4" w:space="0" w:color="auto"/>
            </w:tcBorders>
            <w:noWrap/>
          </w:tcPr>
          <w:p w14:paraId="37367C27" w14:textId="33523E12"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BrkrFldCod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کارگزاری</w:t>
            </w:r>
            <w:r w:rsidRPr="00F733A3">
              <w:rPr>
                <w:rFonts w:cs="B Lotus"/>
                <w:sz w:val="28"/>
                <w:szCs w:val="28"/>
                <w:rtl/>
              </w:rPr>
              <w:t xml:space="preserve"> </w:t>
            </w:r>
            <w:r w:rsidRPr="00F733A3">
              <w:rPr>
                <w:rFonts w:cs="B Lotus" w:hint="cs"/>
                <w:sz w:val="28"/>
                <w:szCs w:val="28"/>
                <w:rtl/>
              </w:rPr>
              <w:t>رسمی</w:t>
            </w:r>
            <w:r w:rsidRPr="00F733A3">
              <w:rPr>
                <w:rFonts w:cs="B Lotus"/>
                <w:sz w:val="28"/>
                <w:szCs w:val="28"/>
                <w:rtl/>
              </w:rPr>
              <w:t xml:space="preserve"> </w:t>
            </w:r>
            <w:r w:rsidRPr="00F733A3">
              <w:rPr>
                <w:rFonts w:cs="B Lotus" w:hint="cs"/>
                <w:sz w:val="28"/>
                <w:szCs w:val="28"/>
                <w:rtl/>
              </w:rPr>
              <w:t>شرکت</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p>
        </w:tc>
      </w:tr>
      <w:tr w:rsidR="00BB784C" w:rsidRPr="00F733A3" w14:paraId="08598D4C"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4F29D01" w14:textId="6E8E6463" w:rsidR="00BB784C" w:rsidRPr="00F733A3" w:rsidRDefault="00BB784C" w:rsidP="00BB784C">
            <w:pPr>
              <w:bidi w:val="0"/>
              <w:jc w:val="center"/>
              <w:rPr>
                <w:rFonts w:cs="B Lotus"/>
                <w:sz w:val="28"/>
                <w:szCs w:val="28"/>
                <w:rtl/>
              </w:rPr>
            </w:pPr>
            <w:r w:rsidRPr="00F733A3">
              <w:rPr>
                <w:rFonts w:cs="B Lotus"/>
                <w:sz w:val="28"/>
                <w:szCs w:val="28"/>
                <w:rtl/>
              </w:rPr>
              <w:t>73</w:t>
            </w:r>
          </w:p>
        </w:tc>
        <w:tc>
          <w:tcPr>
            <w:tcW w:w="7450" w:type="dxa"/>
            <w:tcBorders>
              <w:right w:val="single" w:sz="4" w:space="0" w:color="auto"/>
            </w:tcBorders>
            <w:noWrap/>
          </w:tcPr>
          <w:p w14:paraId="2A7E0768" w14:textId="67AE2A9D"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BrnhFldCod AgncFldCod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شعبه</w:t>
            </w:r>
            <w:r w:rsidRPr="00F733A3">
              <w:rPr>
                <w:rFonts w:cs="B Lotus"/>
                <w:sz w:val="28"/>
                <w:szCs w:val="28"/>
                <w:rtl/>
              </w:rPr>
              <w:t xml:space="preserve"> </w:t>
            </w:r>
            <w:r w:rsidRPr="00F733A3">
              <w:rPr>
                <w:rFonts w:cs="B Lotus" w:hint="cs"/>
                <w:sz w:val="28"/>
                <w:szCs w:val="28"/>
                <w:rtl/>
              </w:rPr>
              <w:t>و</w:t>
            </w:r>
            <w:r w:rsidRPr="00F733A3">
              <w:rPr>
                <w:rFonts w:cs="B Lotus"/>
                <w:sz w:val="28"/>
                <w:szCs w:val="28"/>
                <w:rtl/>
              </w:rPr>
              <w:t xml:space="preserve">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نمایندگی،</w:t>
            </w:r>
            <w:r w:rsidRPr="00F733A3">
              <w:rPr>
                <w:rFonts w:cs="B Lotus"/>
                <w:sz w:val="28"/>
                <w:szCs w:val="28"/>
                <w:rtl/>
              </w:rPr>
              <w:t xml:space="preserve"> </w:t>
            </w:r>
            <w:r w:rsidRPr="00F733A3">
              <w:rPr>
                <w:rFonts w:cs="B Lotus" w:hint="cs"/>
                <w:sz w:val="28"/>
                <w:szCs w:val="28"/>
                <w:rtl/>
              </w:rPr>
              <w:t>هر</w:t>
            </w:r>
            <w:r w:rsidRPr="00F733A3">
              <w:rPr>
                <w:rFonts w:cs="B Lotus"/>
                <w:sz w:val="28"/>
                <w:szCs w:val="28"/>
                <w:rtl/>
              </w:rPr>
              <w:t xml:space="preserve"> </w:t>
            </w:r>
            <w:r w:rsidRPr="00F733A3">
              <w:rPr>
                <w:rFonts w:cs="B Lotus" w:hint="cs"/>
                <w:sz w:val="28"/>
                <w:szCs w:val="28"/>
                <w:rtl/>
              </w:rPr>
              <w:t>دو</w:t>
            </w:r>
            <w:r w:rsidRPr="00F733A3">
              <w:rPr>
                <w:rFonts w:cs="B Lotus"/>
                <w:sz w:val="28"/>
                <w:szCs w:val="28"/>
                <w:rtl/>
              </w:rPr>
              <w:t xml:space="preserve"> </w:t>
            </w:r>
            <w:r w:rsidRPr="00F733A3">
              <w:rPr>
                <w:rFonts w:cs="B Lotus" w:hint="cs"/>
                <w:sz w:val="28"/>
                <w:szCs w:val="28"/>
                <w:rtl/>
              </w:rPr>
              <w:t>خالیست</w:t>
            </w:r>
          </w:p>
        </w:tc>
      </w:tr>
      <w:tr w:rsidR="00BB784C" w:rsidRPr="00F733A3" w14:paraId="4E702D7A"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551DA48" w14:textId="408D6E7F" w:rsidR="00BB784C" w:rsidRPr="00F733A3" w:rsidRDefault="00BB784C" w:rsidP="00BB784C">
            <w:pPr>
              <w:bidi w:val="0"/>
              <w:jc w:val="center"/>
              <w:rPr>
                <w:rFonts w:cs="B Lotus"/>
                <w:sz w:val="28"/>
                <w:szCs w:val="28"/>
                <w:rtl/>
              </w:rPr>
            </w:pPr>
            <w:r w:rsidRPr="00F733A3">
              <w:rPr>
                <w:rFonts w:cs="B Lotus"/>
                <w:sz w:val="28"/>
                <w:szCs w:val="28"/>
                <w:rtl/>
              </w:rPr>
              <w:t>74</w:t>
            </w:r>
          </w:p>
        </w:tc>
        <w:tc>
          <w:tcPr>
            <w:tcW w:w="7450" w:type="dxa"/>
            <w:tcBorders>
              <w:right w:val="single" w:sz="4" w:space="0" w:color="auto"/>
            </w:tcBorders>
            <w:noWrap/>
          </w:tcPr>
          <w:p w14:paraId="502FB5A0" w14:textId="0CD4DB6D"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EdrsWbsCarPlcyUnqCod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يکتا</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الحاقیه</w:t>
            </w:r>
            <w:r w:rsidRPr="00F733A3">
              <w:rPr>
                <w:rFonts w:cs="B Lotus"/>
                <w:sz w:val="28"/>
                <w:szCs w:val="28"/>
                <w:rtl/>
              </w:rPr>
              <w:t xml:space="preserve"> </w:t>
            </w:r>
            <w:r w:rsidRPr="00F733A3">
              <w:rPr>
                <w:rFonts w:cs="B Lotus" w:hint="cs"/>
                <w:sz w:val="28"/>
                <w:szCs w:val="28"/>
                <w:rtl/>
              </w:rPr>
              <w:t>خالي</w:t>
            </w:r>
            <w:r w:rsidRPr="00F733A3">
              <w:rPr>
                <w:rFonts w:cs="B Lotus"/>
                <w:sz w:val="28"/>
                <w:szCs w:val="28"/>
                <w:rtl/>
              </w:rPr>
              <w:t xml:space="preserve"> </w:t>
            </w:r>
            <w:r w:rsidRPr="00F733A3">
              <w:rPr>
                <w:rFonts w:cs="B Lotus" w:hint="cs"/>
                <w:sz w:val="28"/>
                <w:szCs w:val="28"/>
                <w:rtl/>
              </w:rPr>
              <w:t>است</w:t>
            </w:r>
            <w:r w:rsidRPr="00F733A3">
              <w:rPr>
                <w:rFonts w:cs="B Lotus"/>
                <w:sz w:val="28"/>
                <w:szCs w:val="28"/>
                <w:rtl/>
              </w:rPr>
              <w:t xml:space="preserve"> . </w:t>
            </w:r>
          </w:p>
        </w:tc>
      </w:tr>
      <w:tr w:rsidR="00BB784C" w:rsidRPr="00F733A3" w14:paraId="506A1514"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6B3C6C3" w14:textId="10B77743" w:rsidR="00BB784C" w:rsidRPr="00F733A3" w:rsidRDefault="00BB784C" w:rsidP="00BB784C">
            <w:pPr>
              <w:bidi w:val="0"/>
              <w:jc w:val="center"/>
              <w:rPr>
                <w:rFonts w:cs="B Lotus"/>
                <w:sz w:val="28"/>
                <w:szCs w:val="28"/>
                <w:rtl/>
              </w:rPr>
            </w:pPr>
            <w:r w:rsidRPr="00F733A3">
              <w:rPr>
                <w:rFonts w:cs="B Lotus"/>
                <w:sz w:val="28"/>
                <w:szCs w:val="28"/>
                <w:rtl/>
              </w:rPr>
              <w:t>75</w:t>
            </w:r>
          </w:p>
        </w:tc>
        <w:tc>
          <w:tcPr>
            <w:tcW w:w="7450" w:type="dxa"/>
            <w:tcBorders>
              <w:right w:val="single" w:sz="4" w:space="0" w:color="auto"/>
            </w:tcBorders>
            <w:noWrap/>
          </w:tcPr>
          <w:p w14:paraId="19DD1D61" w14:textId="6966F465"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EdrsThrPlcyCod , PrntPlcyCmpDocNo</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بيمه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الحاقيه</w:t>
            </w:r>
            <w:r w:rsidRPr="00F733A3">
              <w:rPr>
                <w:rFonts w:cs="B Lotus"/>
                <w:sz w:val="28"/>
                <w:szCs w:val="28"/>
                <w:rtl/>
              </w:rPr>
              <w:t xml:space="preserve"> </w:t>
            </w:r>
            <w:r w:rsidRPr="00F733A3">
              <w:rPr>
                <w:rFonts w:cs="B Lotus" w:hint="cs"/>
                <w:sz w:val="28"/>
                <w:szCs w:val="28"/>
                <w:rtl/>
              </w:rPr>
              <w:t>و</w:t>
            </w:r>
            <w:r w:rsidRPr="00F733A3">
              <w:rPr>
                <w:rFonts w:cs="B Lotus"/>
                <w:sz w:val="28"/>
                <w:szCs w:val="28"/>
                <w:rtl/>
              </w:rPr>
              <w:t xml:space="preserve"> </w:t>
            </w:r>
            <w:r w:rsidRPr="00F733A3">
              <w:rPr>
                <w:rFonts w:cs="B Lotus" w:hint="cs"/>
                <w:sz w:val="28"/>
                <w:szCs w:val="28"/>
                <w:rtl/>
              </w:rPr>
              <w:t>شماره</w:t>
            </w:r>
            <w:r w:rsidRPr="00F733A3">
              <w:rPr>
                <w:rFonts w:cs="B Lotus"/>
                <w:sz w:val="28"/>
                <w:szCs w:val="28"/>
                <w:rtl/>
              </w:rPr>
              <w:t xml:space="preserve"> </w:t>
            </w:r>
            <w:r w:rsidRPr="00F733A3">
              <w:rPr>
                <w:rFonts w:cs="B Lotus" w:hint="cs"/>
                <w:sz w:val="28"/>
                <w:szCs w:val="28"/>
                <w:rtl/>
              </w:rPr>
              <w:t>جاپي</w:t>
            </w:r>
            <w:r w:rsidRPr="00F733A3">
              <w:rPr>
                <w:rFonts w:cs="B Lotus"/>
                <w:sz w:val="28"/>
                <w:szCs w:val="28"/>
                <w:rtl/>
              </w:rPr>
              <w:t xml:space="preserve"> </w:t>
            </w:r>
            <w:r w:rsidRPr="00F733A3">
              <w:rPr>
                <w:rFonts w:cs="B Lotus" w:hint="cs"/>
                <w:sz w:val="28"/>
                <w:szCs w:val="28"/>
                <w:rtl/>
              </w:rPr>
              <w:t>بيمه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قبلا</w:t>
            </w:r>
            <w:r w:rsidRPr="00F733A3">
              <w:rPr>
                <w:rFonts w:cs="B Lotus"/>
                <w:sz w:val="28"/>
                <w:szCs w:val="28"/>
                <w:rtl/>
              </w:rPr>
              <w:t xml:space="preserve"> </w:t>
            </w:r>
            <w:r w:rsidRPr="00F733A3">
              <w:rPr>
                <w:rFonts w:cs="B Lotus" w:hint="cs"/>
                <w:sz w:val="28"/>
                <w:szCs w:val="28"/>
                <w:rtl/>
              </w:rPr>
              <w:t>ثبت</w:t>
            </w:r>
            <w:r w:rsidRPr="00F733A3">
              <w:rPr>
                <w:rFonts w:cs="B Lotus"/>
                <w:sz w:val="28"/>
                <w:szCs w:val="28"/>
                <w:rtl/>
              </w:rPr>
              <w:t xml:space="preserve"> </w:t>
            </w:r>
            <w:r w:rsidRPr="00F733A3">
              <w:rPr>
                <w:rFonts w:cs="B Lotus" w:hint="cs"/>
                <w:sz w:val="28"/>
                <w:szCs w:val="28"/>
                <w:rtl/>
              </w:rPr>
              <w:t>نشده</w:t>
            </w:r>
            <w:r w:rsidRPr="00F733A3">
              <w:rPr>
                <w:rFonts w:cs="B Lotus"/>
                <w:sz w:val="28"/>
                <w:szCs w:val="28"/>
                <w:rtl/>
              </w:rPr>
              <w:t xml:space="preserve"> </w:t>
            </w:r>
            <w:r w:rsidRPr="00F733A3">
              <w:rPr>
                <w:rFonts w:cs="B Lotus" w:hint="cs"/>
                <w:sz w:val="28"/>
                <w:szCs w:val="28"/>
                <w:rtl/>
              </w:rPr>
              <w:t>است</w:t>
            </w:r>
            <w:r w:rsidRPr="00F733A3">
              <w:rPr>
                <w:rFonts w:cs="B Lotus"/>
                <w:sz w:val="28"/>
                <w:szCs w:val="28"/>
                <w:rtl/>
              </w:rPr>
              <w:t xml:space="preserve"> .</w:t>
            </w:r>
          </w:p>
        </w:tc>
      </w:tr>
      <w:tr w:rsidR="00BB784C" w:rsidRPr="00F733A3" w14:paraId="511BBB86"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6127755" w14:textId="2FF5DEA5" w:rsidR="00BB784C" w:rsidRPr="00F733A3" w:rsidRDefault="00BB784C" w:rsidP="00BB784C">
            <w:pPr>
              <w:bidi w:val="0"/>
              <w:jc w:val="center"/>
              <w:rPr>
                <w:rFonts w:cs="B Lotus"/>
                <w:sz w:val="28"/>
                <w:szCs w:val="28"/>
                <w:rtl/>
              </w:rPr>
            </w:pPr>
            <w:r w:rsidRPr="00F733A3">
              <w:rPr>
                <w:rFonts w:cs="B Lotus"/>
                <w:sz w:val="28"/>
                <w:szCs w:val="28"/>
                <w:rtl/>
              </w:rPr>
              <w:t>78</w:t>
            </w:r>
          </w:p>
        </w:tc>
        <w:tc>
          <w:tcPr>
            <w:tcW w:w="7450" w:type="dxa"/>
            <w:tcBorders>
              <w:right w:val="single" w:sz="4" w:space="0" w:color="auto"/>
            </w:tcBorders>
            <w:noWrap/>
          </w:tcPr>
          <w:p w14:paraId="4D78E31A" w14:textId="066B270D"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PlkSrl</w:t>
            </w:r>
            <w:r w:rsidRPr="00F733A3">
              <w:rPr>
                <w:rFonts w:cs="B Lotus"/>
                <w:sz w:val="28"/>
                <w:szCs w:val="28"/>
                <w:rtl/>
              </w:rPr>
              <w:t xml:space="preserve"> - </w:t>
            </w:r>
            <w:r w:rsidRPr="00F733A3">
              <w:rPr>
                <w:rFonts w:cs="B Lotus" w:hint="cs"/>
                <w:sz w:val="28"/>
                <w:szCs w:val="28"/>
                <w:rtl/>
              </w:rPr>
              <w:t>فرمت</w:t>
            </w:r>
            <w:r w:rsidRPr="00F733A3">
              <w:rPr>
                <w:rFonts w:cs="B Lotus"/>
                <w:sz w:val="28"/>
                <w:szCs w:val="28"/>
                <w:rtl/>
              </w:rPr>
              <w:t xml:space="preserve"> </w:t>
            </w:r>
            <w:r w:rsidRPr="00F733A3">
              <w:rPr>
                <w:rFonts w:cs="B Lotus" w:hint="cs"/>
                <w:sz w:val="28"/>
                <w:szCs w:val="28"/>
                <w:rtl/>
              </w:rPr>
              <w:t>شماره</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و</w:t>
            </w:r>
            <w:r w:rsidRPr="00F733A3">
              <w:rPr>
                <w:rFonts w:cs="B Lotus"/>
                <w:sz w:val="28"/>
                <w:szCs w:val="28"/>
                <w:rtl/>
              </w:rPr>
              <w:t xml:space="preserve"> </w:t>
            </w:r>
            <w:r w:rsidRPr="00F733A3">
              <w:rPr>
                <w:rFonts w:cs="B Lotus" w:hint="cs"/>
                <w:sz w:val="28"/>
                <w:szCs w:val="28"/>
                <w:rtl/>
              </w:rPr>
              <w:t>سریال</w:t>
            </w:r>
            <w:r w:rsidRPr="00F733A3">
              <w:rPr>
                <w:rFonts w:cs="B Lotus"/>
                <w:sz w:val="28"/>
                <w:szCs w:val="28"/>
                <w:rtl/>
              </w:rPr>
              <w:t xml:space="preserve"> </w:t>
            </w:r>
            <w:r w:rsidRPr="00F733A3">
              <w:rPr>
                <w:rFonts w:cs="B Lotus" w:hint="cs"/>
                <w:sz w:val="28"/>
                <w:szCs w:val="28"/>
                <w:rtl/>
              </w:rPr>
              <w:t>موتور</w:t>
            </w:r>
            <w:r w:rsidRPr="00F733A3">
              <w:rPr>
                <w:rFonts w:cs="B Lotus"/>
                <w:sz w:val="28"/>
                <w:szCs w:val="28"/>
                <w:rtl/>
              </w:rPr>
              <w:t xml:space="preserve"> </w:t>
            </w:r>
            <w:r w:rsidRPr="00F733A3">
              <w:rPr>
                <w:rFonts w:cs="B Lotus" w:hint="cs"/>
                <w:sz w:val="28"/>
                <w:szCs w:val="28"/>
                <w:rtl/>
              </w:rPr>
              <w:t>سيکلت</w:t>
            </w:r>
            <w:r w:rsidRPr="00F733A3">
              <w:rPr>
                <w:rFonts w:cs="B Lotus"/>
                <w:sz w:val="28"/>
                <w:szCs w:val="28"/>
                <w:rtl/>
              </w:rPr>
              <w:t xml:space="preserve"> </w:t>
            </w:r>
            <w:r w:rsidRPr="00F733A3">
              <w:rPr>
                <w:rFonts w:cs="B Lotus" w:hint="cs"/>
                <w:sz w:val="28"/>
                <w:szCs w:val="28"/>
                <w:rtl/>
              </w:rPr>
              <w:t>معتبر</w:t>
            </w:r>
            <w:r w:rsidRPr="00F733A3">
              <w:rPr>
                <w:rFonts w:cs="B Lotus"/>
                <w:sz w:val="28"/>
                <w:szCs w:val="28"/>
                <w:rtl/>
              </w:rPr>
              <w:t xml:space="preserve"> </w:t>
            </w:r>
            <w:r w:rsidRPr="00F733A3">
              <w:rPr>
                <w:rFonts w:cs="B Lotus" w:hint="cs"/>
                <w:sz w:val="28"/>
                <w:szCs w:val="28"/>
                <w:rtl/>
              </w:rPr>
              <w:t>نیست</w:t>
            </w:r>
            <w:r w:rsidRPr="00F733A3">
              <w:rPr>
                <w:rFonts w:cs="B Lotus"/>
                <w:sz w:val="28"/>
                <w:szCs w:val="28"/>
                <w:rtl/>
              </w:rPr>
              <w:t xml:space="preserve"> .</w:t>
            </w:r>
          </w:p>
        </w:tc>
      </w:tr>
      <w:tr w:rsidR="00BB784C" w:rsidRPr="00F733A3" w14:paraId="2DF9D838"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DE29D2B" w14:textId="64E8A65F" w:rsidR="00BB784C" w:rsidRPr="00F733A3" w:rsidRDefault="00BB784C" w:rsidP="00BB784C">
            <w:pPr>
              <w:bidi w:val="0"/>
              <w:jc w:val="center"/>
              <w:rPr>
                <w:rFonts w:cs="B Lotus"/>
                <w:sz w:val="28"/>
                <w:szCs w:val="28"/>
                <w:rtl/>
              </w:rPr>
            </w:pPr>
            <w:r w:rsidRPr="00F733A3">
              <w:rPr>
                <w:rFonts w:cs="B Lotus"/>
                <w:sz w:val="28"/>
                <w:szCs w:val="28"/>
                <w:rtl/>
              </w:rPr>
              <w:t>79</w:t>
            </w:r>
          </w:p>
        </w:tc>
        <w:tc>
          <w:tcPr>
            <w:tcW w:w="7450" w:type="dxa"/>
            <w:tcBorders>
              <w:right w:val="single" w:sz="4" w:space="0" w:color="auto"/>
            </w:tcBorders>
            <w:noWrap/>
          </w:tcPr>
          <w:p w14:paraId="19B43C56" w14:textId="4C437609"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PrntEdrsCmpDocNo</w:t>
            </w:r>
            <w:r w:rsidRPr="00F733A3">
              <w:rPr>
                <w:rFonts w:cs="B Lotus"/>
                <w:sz w:val="28"/>
                <w:szCs w:val="28"/>
                <w:rtl/>
              </w:rPr>
              <w:t xml:space="preserve"> - </w:t>
            </w:r>
            <w:r w:rsidRPr="00F733A3">
              <w:rPr>
                <w:rFonts w:cs="B Lotus" w:hint="cs"/>
                <w:sz w:val="28"/>
                <w:szCs w:val="28"/>
                <w:rtl/>
              </w:rPr>
              <w:t>فرمت</w:t>
            </w:r>
            <w:r w:rsidRPr="00F733A3">
              <w:rPr>
                <w:rFonts w:cs="B Lotus"/>
                <w:sz w:val="28"/>
                <w:szCs w:val="28"/>
                <w:rtl/>
              </w:rPr>
              <w:t xml:space="preserve"> </w:t>
            </w:r>
            <w:r w:rsidRPr="00F733A3">
              <w:rPr>
                <w:rFonts w:cs="B Lotus" w:hint="cs"/>
                <w:sz w:val="28"/>
                <w:szCs w:val="28"/>
                <w:rtl/>
              </w:rPr>
              <w:t>شماره</w:t>
            </w:r>
            <w:r w:rsidRPr="00F733A3">
              <w:rPr>
                <w:rFonts w:cs="B Lotus"/>
                <w:sz w:val="28"/>
                <w:szCs w:val="28"/>
                <w:rtl/>
              </w:rPr>
              <w:t xml:space="preserve"> </w:t>
            </w:r>
            <w:r w:rsidRPr="00F733A3">
              <w:rPr>
                <w:rFonts w:cs="B Lotus" w:hint="cs"/>
                <w:sz w:val="28"/>
                <w:szCs w:val="28"/>
                <w:rtl/>
              </w:rPr>
              <w:t>چاپی</w:t>
            </w:r>
            <w:r w:rsidRPr="00F733A3">
              <w:rPr>
                <w:rFonts w:cs="B Lotus"/>
                <w:sz w:val="28"/>
                <w:szCs w:val="28"/>
                <w:rtl/>
              </w:rPr>
              <w:t xml:space="preserve"> </w:t>
            </w:r>
            <w:r w:rsidRPr="00F733A3">
              <w:rPr>
                <w:rFonts w:cs="B Lotus" w:hint="cs"/>
                <w:sz w:val="28"/>
                <w:szCs w:val="28"/>
                <w:rtl/>
              </w:rPr>
              <w:t>الحاقیه</w:t>
            </w:r>
            <w:r w:rsidRPr="00F733A3">
              <w:rPr>
                <w:rFonts w:cs="B Lotus"/>
                <w:sz w:val="28"/>
                <w:szCs w:val="28"/>
                <w:rtl/>
              </w:rPr>
              <w:t xml:space="preserve"> </w:t>
            </w:r>
            <w:r w:rsidRPr="00F733A3">
              <w:rPr>
                <w:rFonts w:cs="B Lotus" w:hint="cs"/>
                <w:sz w:val="28"/>
                <w:szCs w:val="28"/>
                <w:rtl/>
              </w:rPr>
              <w:t>اشتباه</w:t>
            </w:r>
            <w:r w:rsidRPr="00F733A3">
              <w:rPr>
                <w:rFonts w:cs="B Lotus"/>
                <w:sz w:val="28"/>
                <w:szCs w:val="28"/>
                <w:rtl/>
              </w:rPr>
              <w:t xml:space="preserve"> </w:t>
            </w:r>
            <w:r w:rsidRPr="00F733A3">
              <w:rPr>
                <w:rFonts w:cs="B Lotus" w:hint="cs"/>
                <w:sz w:val="28"/>
                <w:szCs w:val="28"/>
                <w:rtl/>
              </w:rPr>
              <w:t>است</w:t>
            </w:r>
            <w:r w:rsidRPr="00F733A3">
              <w:rPr>
                <w:rFonts w:cs="B Lotus"/>
                <w:sz w:val="28"/>
                <w:szCs w:val="28"/>
                <w:rtl/>
              </w:rPr>
              <w:t xml:space="preserve"> .</w:t>
            </w:r>
          </w:p>
        </w:tc>
      </w:tr>
      <w:tr w:rsidR="00BB784C" w:rsidRPr="00F733A3" w14:paraId="09503065"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1D6F95C" w14:textId="645D4C76" w:rsidR="00BB784C" w:rsidRPr="00F733A3" w:rsidRDefault="00BB784C" w:rsidP="00BB784C">
            <w:pPr>
              <w:bidi w:val="0"/>
              <w:jc w:val="center"/>
              <w:rPr>
                <w:rFonts w:cs="B Lotus"/>
                <w:sz w:val="28"/>
                <w:szCs w:val="28"/>
                <w:rtl/>
              </w:rPr>
            </w:pPr>
            <w:r w:rsidRPr="00F733A3">
              <w:rPr>
                <w:rFonts w:cs="B Lotus"/>
                <w:sz w:val="28"/>
                <w:szCs w:val="28"/>
                <w:rtl/>
              </w:rPr>
              <w:lastRenderedPageBreak/>
              <w:t>82</w:t>
            </w:r>
          </w:p>
        </w:tc>
        <w:tc>
          <w:tcPr>
            <w:tcW w:w="7450" w:type="dxa"/>
            <w:tcBorders>
              <w:right w:val="single" w:sz="4" w:space="0" w:color="auto"/>
            </w:tcBorders>
            <w:noWrap/>
          </w:tcPr>
          <w:p w14:paraId="1F290289" w14:textId="6A4B266D"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LstCmpCod,LstCmpDocNo</w:t>
            </w:r>
            <w:r w:rsidRPr="00F733A3">
              <w:rPr>
                <w:rFonts w:cs="B Lotus"/>
                <w:sz w:val="28"/>
                <w:szCs w:val="28"/>
                <w:rtl/>
              </w:rPr>
              <w:t xml:space="preserve"> -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قبلی</w:t>
            </w:r>
            <w:r w:rsidRPr="00F733A3">
              <w:rPr>
                <w:rFonts w:cs="B Lotus"/>
                <w:sz w:val="28"/>
                <w:szCs w:val="28"/>
                <w:rtl/>
              </w:rPr>
              <w:t xml:space="preserve"> </w:t>
            </w:r>
            <w:r w:rsidRPr="00F733A3">
              <w:rPr>
                <w:rFonts w:cs="B Lotus" w:hint="cs"/>
                <w:sz w:val="28"/>
                <w:szCs w:val="28"/>
                <w:rtl/>
              </w:rPr>
              <w:t>به</w:t>
            </w:r>
            <w:r w:rsidRPr="00F733A3">
              <w:rPr>
                <w:rFonts w:cs="B Lotus"/>
                <w:sz w:val="28"/>
                <w:szCs w:val="28"/>
                <w:rtl/>
              </w:rPr>
              <w:t xml:space="preserve"> </w:t>
            </w:r>
            <w:r w:rsidRPr="00F733A3">
              <w:rPr>
                <w:rFonts w:cs="B Lotus" w:hint="cs"/>
                <w:sz w:val="28"/>
                <w:szCs w:val="28"/>
                <w:rtl/>
              </w:rPr>
              <w:t>صورت</w:t>
            </w:r>
            <w:r w:rsidRPr="00F733A3">
              <w:rPr>
                <w:rFonts w:cs="B Lotus"/>
                <w:sz w:val="28"/>
                <w:szCs w:val="28"/>
                <w:rtl/>
              </w:rPr>
              <w:t xml:space="preserve"> </w:t>
            </w:r>
            <w:r w:rsidRPr="00F733A3">
              <w:rPr>
                <w:rFonts w:cs="B Lotus" w:hint="cs"/>
                <w:sz w:val="28"/>
                <w:szCs w:val="28"/>
                <w:rtl/>
              </w:rPr>
              <w:t>وب</w:t>
            </w:r>
            <w:r w:rsidRPr="00F733A3">
              <w:rPr>
                <w:rFonts w:cs="B Lotus"/>
                <w:sz w:val="28"/>
                <w:szCs w:val="28"/>
                <w:rtl/>
              </w:rPr>
              <w:t xml:space="preserve"> </w:t>
            </w:r>
            <w:r w:rsidRPr="00F733A3">
              <w:rPr>
                <w:rFonts w:cs="B Lotus" w:hint="cs"/>
                <w:sz w:val="28"/>
                <w:szCs w:val="28"/>
                <w:rtl/>
              </w:rPr>
              <w:t>سرویس</w:t>
            </w:r>
            <w:r w:rsidRPr="00F733A3">
              <w:rPr>
                <w:rFonts w:cs="B Lotus"/>
                <w:sz w:val="28"/>
                <w:szCs w:val="28"/>
                <w:rtl/>
              </w:rPr>
              <w:t xml:space="preserve"> </w:t>
            </w:r>
            <w:r w:rsidRPr="00F733A3">
              <w:rPr>
                <w:rFonts w:cs="B Lotus" w:hint="cs"/>
                <w:sz w:val="28"/>
                <w:szCs w:val="28"/>
                <w:rtl/>
              </w:rPr>
              <w:t>ارسال</w:t>
            </w:r>
            <w:r w:rsidRPr="00F733A3">
              <w:rPr>
                <w:rFonts w:cs="B Lotus"/>
                <w:sz w:val="28"/>
                <w:szCs w:val="28"/>
                <w:rtl/>
              </w:rPr>
              <w:t xml:space="preserve"> </w:t>
            </w:r>
            <w:r w:rsidRPr="00F733A3">
              <w:rPr>
                <w:rFonts w:cs="B Lotus" w:hint="cs"/>
                <w:sz w:val="28"/>
                <w:szCs w:val="28"/>
                <w:rtl/>
              </w:rPr>
              <w:t>نشده</w:t>
            </w:r>
            <w:r w:rsidRPr="00F733A3">
              <w:rPr>
                <w:rFonts w:cs="B Lotus"/>
                <w:sz w:val="28"/>
                <w:szCs w:val="28"/>
                <w:rtl/>
              </w:rPr>
              <w:t xml:space="preserve"> </w:t>
            </w:r>
            <w:r w:rsidRPr="00F733A3">
              <w:rPr>
                <w:rFonts w:cs="B Lotus" w:hint="cs"/>
                <w:sz w:val="28"/>
                <w:szCs w:val="28"/>
                <w:rtl/>
              </w:rPr>
              <w:t>است</w:t>
            </w:r>
            <w:r w:rsidRPr="00F733A3">
              <w:rPr>
                <w:rFonts w:cs="B Lotus"/>
                <w:sz w:val="28"/>
                <w:szCs w:val="28"/>
                <w:rtl/>
              </w:rPr>
              <w:t xml:space="preserve"> .</w:t>
            </w:r>
          </w:p>
        </w:tc>
      </w:tr>
      <w:tr w:rsidR="00BB784C" w:rsidRPr="00F733A3" w14:paraId="3CD39F03"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7E2F179" w14:textId="1D8806A4" w:rsidR="00BB784C" w:rsidRPr="00F733A3" w:rsidRDefault="00BB784C" w:rsidP="00BB784C">
            <w:pPr>
              <w:bidi w:val="0"/>
              <w:jc w:val="center"/>
              <w:rPr>
                <w:rFonts w:cs="B Lotus"/>
                <w:sz w:val="28"/>
                <w:szCs w:val="28"/>
                <w:rtl/>
              </w:rPr>
            </w:pPr>
            <w:r w:rsidRPr="00F733A3">
              <w:rPr>
                <w:rFonts w:cs="B Lotus"/>
                <w:sz w:val="28"/>
                <w:szCs w:val="28"/>
                <w:rtl/>
              </w:rPr>
              <w:t>83</w:t>
            </w:r>
          </w:p>
        </w:tc>
        <w:tc>
          <w:tcPr>
            <w:tcW w:w="7450" w:type="dxa"/>
            <w:tcBorders>
              <w:right w:val="single" w:sz="4" w:space="0" w:color="auto"/>
            </w:tcBorders>
            <w:noWrap/>
          </w:tcPr>
          <w:p w14:paraId="5856947C" w14:textId="06737F2C"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LstCmpCod,LstCmpDocNo</w:t>
            </w:r>
            <w:r w:rsidRPr="00F733A3">
              <w:rPr>
                <w:rFonts w:cs="B Lotus"/>
                <w:sz w:val="28"/>
                <w:szCs w:val="28"/>
                <w:rtl/>
              </w:rPr>
              <w:t xml:space="preserve"> - </w:t>
            </w:r>
            <w:r w:rsidRPr="00F733A3">
              <w:rPr>
                <w:rFonts w:cs="B Lotus" w:hint="cs"/>
                <w:sz w:val="28"/>
                <w:szCs w:val="28"/>
                <w:rtl/>
              </w:rPr>
              <w:t>اطلاعات</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سال</w:t>
            </w:r>
            <w:r w:rsidRPr="00F733A3">
              <w:rPr>
                <w:rFonts w:cs="B Lotus"/>
                <w:sz w:val="28"/>
                <w:szCs w:val="28"/>
                <w:rtl/>
              </w:rPr>
              <w:t xml:space="preserve"> </w:t>
            </w:r>
            <w:r w:rsidRPr="00F733A3">
              <w:rPr>
                <w:rFonts w:cs="B Lotus" w:hint="cs"/>
                <w:sz w:val="28"/>
                <w:szCs w:val="28"/>
                <w:rtl/>
              </w:rPr>
              <w:t>قبل</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p>
        </w:tc>
      </w:tr>
      <w:tr w:rsidR="00BB784C" w:rsidRPr="00F733A3" w14:paraId="3C69DA69"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C6C2B76" w14:textId="43ECB3E7" w:rsidR="00BB784C" w:rsidRPr="00F733A3" w:rsidRDefault="00BB784C" w:rsidP="00BB784C">
            <w:pPr>
              <w:bidi w:val="0"/>
              <w:jc w:val="center"/>
              <w:rPr>
                <w:rFonts w:cs="B Lotus"/>
                <w:sz w:val="28"/>
                <w:szCs w:val="28"/>
                <w:rtl/>
              </w:rPr>
            </w:pPr>
            <w:r w:rsidRPr="00F733A3">
              <w:rPr>
                <w:rFonts w:cs="B Lotus"/>
                <w:sz w:val="28"/>
                <w:szCs w:val="28"/>
                <w:rtl/>
              </w:rPr>
              <w:t>84</w:t>
            </w:r>
          </w:p>
        </w:tc>
        <w:tc>
          <w:tcPr>
            <w:tcW w:w="7450" w:type="dxa"/>
            <w:tcBorders>
              <w:right w:val="single" w:sz="4" w:space="0" w:color="auto"/>
            </w:tcBorders>
            <w:noWrap/>
          </w:tcPr>
          <w:p w14:paraId="5CCC4A2C" w14:textId="6ABE82E0"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EdrsTypCod</w:t>
            </w:r>
            <w:r w:rsidRPr="00F733A3">
              <w:rPr>
                <w:rFonts w:cs="B Lotus"/>
                <w:sz w:val="28"/>
                <w:szCs w:val="28"/>
                <w:rtl/>
              </w:rPr>
              <w:t xml:space="preserve"> -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نوع</w:t>
            </w:r>
            <w:r w:rsidRPr="00F733A3">
              <w:rPr>
                <w:rFonts w:cs="B Lotus"/>
                <w:sz w:val="28"/>
                <w:szCs w:val="28"/>
                <w:rtl/>
              </w:rPr>
              <w:t xml:space="preserve"> </w:t>
            </w:r>
            <w:r w:rsidRPr="00F733A3">
              <w:rPr>
                <w:rFonts w:cs="B Lotus" w:hint="cs"/>
                <w:sz w:val="28"/>
                <w:szCs w:val="28"/>
                <w:rtl/>
              </w:rPr>
              <w:t>الحاقیه</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است</w:t>
            </w:r>
            <w:r w:rsidRPr="00F733A3">
              <w:rPr>
                <w:rFonts w:cs="B Lotus"/>
                <w:sz w:val="28"/>
                <w:szCs w:val="28"/>
                <w:rtl/>
              </w:rPr>
              <w:t xml:space="preserve"> .</w:t>
            </w:r>
          </w:p>
        </w:tc>
      </w:tr>
      <w:tr w:rsidR="00BB784C" w:rsidRPr="00F733A3" w14:paraId="678A779E"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3AA51B0" w14:textId="461BE5FA" w:rsidR="00BB784C" w:rsidRPr="00F733A3" w:rsidRDefault="00BB784C" w:rsidP="00BB784C">
            <w:pPr>
              <w:bidi w:val="0"/>
              <w:jc w:val="center"/>
              <w:rPr>
                <w:rFonts w:cs="B Lotus"/>
                <w:sz w:val="28"/>
                <w:szCs w:val="28"/>
                <w:rtl/>
              </w:rPr>
            </w:pPr>
            <w:r w:rsidRPr="00F733A3">
              <w:rPr>
                <w:rFonts w:cs="B Lotus"/>
                <w:sz w:val="28"/>
                <w:szCs w:val="28"/>
                <w:rtl/>
              </w:rPr>
              <w:t>87</w:t>
            </w:r>
          </w:p>
        </w:tc>
        <w:tc>
          <w:tcPr>
            <w:tcW w:w="7450" w:type="dxa"/>
            <w:tcBorders>
              <w:right w:val="single" w:sz="4" w:space="0" w:color="auto"/>
            </w:tcBorders>
            <w:noWrap/>
          </w:tcPr>
          <w:p w14:paraId="780C9816" w14:textId="37529225"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hint="cs"/>
                <w:sz w:val="28"/>
                <w:szCs w:val="28"/>
                <w:rtl/>
              </w:rPr>
              <w:t>تخصیص</w:t>
            </w:r>
            <w:r w:rsidRPr="00F733A3">
              <w:rPr>
                <w:rFonts w:cs="B Lotus"/>
                <w:sz w:val="28"/>
                <w:szCs w:val="28"/>
                <w:rtl/>
              </w:rPr>
              <w:t xml:space="preserve"> </w:t>
            </w:r>
            <w:r w:rsidRPr="00F733A3">
              <w:rPr>
                <w:rFonts w:cs="B Lotus" w:hint="cs"/>
                <w:sz w:val="28"/>
                <w:szCs w:val="28"/>
                <w:rtl/>
              </w:rPr>
              <w:t>کد</w:t>
            </w:r>
            <w:r w:rsidRPr="00F733A3">
              <w:rPr>
                <w:rFonts w:cs="B Lotus"/>
                <w:sz w:val="28"/>
                <w:szCs w:val="28"/>
                <w:rtl/>
              </w:rPr>
              <w:t xml:space="preserve"> </w:t>
            </w:r>
            <w:r w:rsidRPr="00F733A3">
              <w:rPr>
                <w:rFonts w:cs="B Lotus" w:hint="cs"/>
                <w:sz w:val="28"/>
                <w:szCs w:val="28"/>
                <w:rtl/>
              </w:rPr>
              <w:t>یکتا</w:t>
            </w:r>
            <w:r w:rsidRPr="00F733A3">
              <w:rPr>
                <w:rFonts w:cs="B Lotus"/>
                <w:sz w:val="28"/>
                <w:szCs w:val="28"/>
                <w:rtl/>
              </w:rPr>
              <w:t xml:space="preserve"> </w:t>
            </w:r>
            <w:r w:rsidRPr="00F733A3">
              <w:rPr>
                <w:rFonts w:cs="B Lotus" w:hint="cs"/>
                <w:sz w:val="28"/>
                <w:szCs w:val="28"/>
                <w:rtl/>
              </w:rPr>
              <w:t>با</w:t>
            </w:r>
            <w:r w:rsidRPr="00F733A3">
              <w:rPr>
                <w:rFonts w:cs="B Lotus"/>
                <w:sz w:val="28"/>
                <w:szCs w:val="28"/>
                <w:rtl/>
              </w:rPr>
              <w:t xml:space="preserve"> </w:t>
            </w:r>
            <w:r w:rsidRPr="00F733A3">
              <w:rPr>
                <w:rFonts w:cs="B Lotus" w:hint="cs"/>
                <w:sz w:val="28"/>
                <w:szCs w:val="28"/>
                <w:rtl/>
              </w:rPr>
              <w:t>کاربری</w:t>
            </w:r>
            <w:r w:rsidRPr="00F733A3">
              <w:rPr>
                <w:rFonts w:cs="B Lotus"/>
                <w:sz w:val="28"/>
                <w:szCs w:val="28"/>
                <w:rtl/>
              </w:rPr>
              <w:t xml:space="preserve"> </w:t>
            </w:r>
            <w:r w:rsidRPr="00F733A3">
              <w:rPr>
                <w:rFonts w:cs="B Lotus" w:hint="cs"/>
                <w:sz w:val="28"/>
                <w:szCs w:val="28"/>
                <w:rtl/>
              </w:rPr>
              <w:t>تستی</w:t>
            </w:r>
            <w:r w:rsidRPr="00F733A3">
              <w:rPr>
                <w:rFonts w:cs="B Lotus"/>
                <w:sz w:val="28"/>
                <w:szCs w:val="28"/>
                <w:rtl/>
              </w:rPr>
              <w:t xml:space="preserve"> </w:t>
            </w:r>
            <w:r w:rsidRPr="00F733A3">
              <w:rPr>
                <w:rFonts w:cs="B Lotus" w:hint="cs"/>
                <w:sz w:val="28"/>
                <w:szCs w:val="28"/>
                <w:rtl/>
              </w:rPr>
              <w:t>وجود</w:t>
            </w:r>
            <w:r w:rsidRPr="00F733A3">
              <w:rPr>
                <w:rFonts w:cs="B Lotus"/>
                <w:sz w:val="28"/>
                <w:szCs w:val="28"/>
                <w:rtl/>
              </w:rPr>
              <w:t xml:space="preserve"> </w:t>
            </w:r>
            <w:r w:rsidRPr="00F733A3">
              <w:rPr>
                <w:rFonts w:cs="B Lotus" w:hint="cs"/>
                <w:sz w:val="28"/>
                <w:szCs w:val="28"/>
                <w:rtl/>
              </w:rPr>
              <w:t>ندارد</w:t>
            </w:r>
          </w:p>
        </w:tc>
      </w:tr>
      <w:tr w:rsidR="00BB784C" w:rsidRPr="00F733A3" w14:paraId="2058C074"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C72BDB1" w14:textId="07DBE608" w:rsidR="00BB784C" w:rsidRPr="00F733A3" w:rsidRDefault="00BB784C" w:rsidP="00BB784C">
            <w:pPr>
              <w:bidi w:val="0"/>
              <w:jc w:val="center"/>
              <w:rPr>
                <w:rFonts w:cs="B Lotus"/>
                <w:sz w:val="28"/>
                <w:szCs w:val="28"/>
                <w:rtl/>
              </w:rPr>
            </w:pPr>
            <w:r w:rsidRPr="00F733A3">
              <w:rPr>
                <w:rFonts w:cs="B Lotus"/>
                <w:sz w:val="28"/>
                <w:szCs w:val="28"/>
                <w:rtl/>
              </w:rPr>
              <w:t>88</w:t>
            </w:r>
          </w:p>
        </w:tc>
        <w:tc>
          <w:tcPr>
            <w:tcW w:w="7450" w:type="dxa"/>
            <w:tcBorders>
              <w:right w:val="single" w:sz="4" w:space="0" w:color="auto"/>
            </w:tcBorders>
            <w:noWrap/>
          </w:tcPr>
          <w:p w14:paraId="38E423D1" w14:textId="1A1463C0"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cs="B Lotus"/>
                <w:sz w:val="28"/>
                <w:szCs w:val="28"/>
              </w:rPr>
              <w:t>DisLfYrNum</w:t>
            </w:r>
            <w:r w:rsidRPr="00F733A3">
              <w:rPr>
                <w:rFonts w:cs="B Lotus"/>
                <w:sz w:val="28"/>
                <w:szCs w:val="28"/>
                <w:rtl/>
              </w:rPr>
              <w:t xml:space="preserve"> - </w:t>
            </w:r>
            <w:r w:rsidRPr="00F733A3">
              <w:rPr>
                <w:rFonts w:cs="B Lotus" w:hint="cs"/>
                <w:sz w:val="28"/>
                <w:szCs w:val="28"/>
                <w:rtl/>
              </w:rPr>
              <w:t>تعداد</w:t>
            </w:r>
            <w:r w:rsidRPr="00F733A3">
              <w:rPr>
                <w:rFonts w:cs="B Lotus"/>
                <w:sz w:val="28"/>
                <w:szCs w:val="28"/>
                <w:rtl/>
              </w:rPr>
              <w:t xml:space="preserve"> </w:t>
            </w:r>
            <w:r w:rsidRPr="00F733A3">
              <w:rPr>
                <w:rFonts w:cs="B Lotus" w:hint="cs"/>
                <w:sz w:val="28"/>
                <w:szCs w:val="28"/>
                <w:rtl/>
              </w:rPr>
              <w:t>سال</w:t>
            </w:r>
            <w:r w:rsidRPr="00F733A3">
              <w:rPr>
                <w:rFonts w:cs="B Lotus"/>
                <w:sz w:val="28"/>
                <w:szCs w:val="28"/>
                <w:rtl/>
              </w:rPr>
              <w:t xml:space="preserve"> </w:t>
            </w:r>
            <w:r w:rsidRPr="00F733A3">
              <w:rPr>
                <w:rFonts w:cs="B Lotus" w:hint="cs"/>
                <w:sz w:val="28"/>
                <w:szCs w:val="28"/>
                <w:rtl/>
              </w:rPr>
              <w:t>عدم</w:t>
            </w:r>
            <w:r w:rsidRPr="00F733A3">
              <w:rPr>
                <w:rFonts w:cs="B Lotus"/>
                <w:sz w:val="28"/>
                <w:szCs w:val="28"/>
                <w:rtl/>
              </w:rPr>
              <w:t xml:space="preserve"> </w:t>
            </w:r>
            <w:r w:rsidRPr="00F733A3">
              <w:rPr>
                <w:rFonts w:cs="B Lotus" w:hint="cs"/>
                <w:sz w:val="28"/>
                <w:szCs w:val="28"/>
                <w:rtl/>
              </w:rPr>
              <w:t>خسارت</w:t>
            </w:r>
            <w:r w:rsidRPr="00F733A3">
              <w:rPr>
                <w:rFonts w:cs="B Lotus"/>
                <w:sz w:val="28"/>
                <w:szCs w:val="28"/>
                <w:rtl/>
              </w:rPr>
              <w:t xml:space="preserve"> </w:t>
            </w:r>
            <w:r w:rsidRPr="00F733A3">
              <w:rPr>
                <w:rFonts w:cs="B Lotus" w:hint="cs"/>
                <w:sz w:val="28"/>
                <w:szCs w:val="28"/>
                <w:rtl/>
              </w:rPr>
              <w:t>بدنی</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بزرگتر</w:t>
            </w:r>
            <w:r w:rsidRPr="00F733A3">
              <w:rPr>
                <w:rFonts w:cs="B Lotus"/>
                <w:sz w:val="28"/>
                <w:szCs w:val="28"/>
                <w:rtl/>
              </w:rPr>
              <w:t xml:space="preserve"> </w:t>
            </w:r>
            <w:r w:rsidRPr="00F733A3">
              <w:rPr>
                <w:rFonts w:cs="B Lotus" w:hint="cs"/>
                <w:sz w:val="28"/>
                <w:szCs w:val="28"/>
                <w:rtl/>
              </w:rPr>
              <w:t>از</w:t>
            </w:r>
            <w:r w:rsidRPr="00F733A3">
              <w:rPr>
                <w:rFonts w:cs="B Lotus"/>
                <w:sz w:val="28"/>
                <w:szCs w:val="28"/>
                <w:rtl/>
              </w:rPr>
              <w:t xml:space="preserve"> </w:t>
            </w:r>
            <w:r w:rsidRPr="00F733A3">
              <w:rPr>
                <w:rFonts w:cs="B Lotus" w:hint="cs"/>
                <w:sz w:val="28"/>
                <w:szCs w:val="28"/>
                <w:rtl/>
              </w:rPr>
              <w:t>سن</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cs="B Lotus" w:hint="cs"/>
                <w:sz w:val="28"/>
                <w:szCs w:val="28"/>
                <w:rtl/>
              </w:rPr>
              <w:t>میباشد</w:t>
            </w:r>
            <w:r w:rsidRPr="00F733A3">
              <w:rPr>
                <w:rFonts w:cs="B Lotus"/>
                <w:sz w:val="28"/>
                <w:szCs w:val="28"/>
                <w:rtl/>
              </w:rPr>
              <w:t xml:space="preserve"> .</w:t>
            </w:r>
          </w:p>
        </w:tc>
      </w:tr>
      <w:tr w:rsidR="00BB784C" w:rsidRPr="00F733A3" w14:paraId="6CE1873C"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9504366" w14:textId="230DEEED" w:rsidR="00BB784C" w:rsidRPr="00F733A3" w:rsidRDefault="00BB784C" w:rsidP="00BB784C">
            <w:pPr>
              <w:bidi w:val="0"/>
              <w:jc w:val="center"/>
              <w:rPr>
                <w:rFonts w:cs="B Lotus"/>
                <w:sz w:val="28"/>
                <w:szCs w:val="28"/>
                <w:rtl/>
              </w:rPr>
            </w:pPr>
            <w:r w:rsidRPr="00F733A3">
              <w:rPr>
                <w:rFonts w:cs="B Lotus"/>
                <w:sz w:val="28"/>
                <w:szCs w:val="28"/>
                <w:rtl/>
              </w:rPr>
              <w:t>89</w:t>
            </w:r>
          </w:p>
        </w:tc>
        <w:tc>
          <w:tcPr>
            <w:tcW w:w="7450" w:type="dxa"/>
            <w:tcBorders>
              <w:right w:val="single" w:sz="4" w:space="0" w:color="auto"/>
            </w:tcBorders>
            <w:noWrap/>
          </w:tcPr>
          <w:p w14:paraId="07366C69" w14:textId="6893C3C0"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DisFnYrNum</w:t>
            </w:r>
            <w:r w:rsidRPr="00F733A3">
              <w:rPr>
                <w:rFonts w:cs="B Lotus"/>
                <w:sz w:val="28"/>
                <w:szCs w:val="28"/>
                <w:rtl/>
              </w:rPr>
              <w:t xml:space="preserve"> - </w:t>
            </w:r>
            <w:r w:rsidRPr="00F733A3">
              <w:rPr>
                <w:rFonts w:cs="B Lotus" w:hint="cs"/>
                <w:sz w:val="28"/>
                <w:szCs w:val="28"/>
                <w:rtl/>
              </w:rPr>
              <w:t>تعداد</w:t>
            </w:r>
            <w:r w:rsidRPr="00F733A3">
              <w:rPr>
                <w:rFonts w:cs="B Lotus"/>
                <w:sz w:val="28"/>
                <w:szCs w:val="28"/>
                <w:rtl/>
              </w:rPr>
              <w:t xml:space="preserve"> </w:t>
            </w:r>
            <w:r w:rsidRPr="00F733A3">
              <w:rPr>
                <w:rFonts w:cs="B Lotus" w:hint="cs"/>
                <w:sz w:val="28"/>
                <w:szCs w:val="28"/>
                <w:rtl/>
              </w:rPr>
              <w:t>سال</w:t>
            </w:r>
            <w:r w:rsidRPr="00F733A3">
              <w:rPr>
                <w:rFonts w:cs="B Lotus"/>
                <w:sz w:val="28"/>
                <w:szCs w:val="28"/>
                <w:rtl/>
              </w:rPr>
              <w:t xml:space="preserve"> </w:t>
            </w:r>
            <w:r w:rsidRPr="00F733A3">
              <w:rPr>
                <w:rFonts w:cs="B Lotus" w:hint="cs"/>
                <w:sz w:val="28"/>
                <w:szCs w:val="28"/>
                <w:rtl/>
              </w:rPr>
              <w:t>عدم</w:t>
            </w:r>
            <w:r w:rsidRPr="00F733A3">
              <w:rPr>
                <w:rFonts w:cs="B Lotus"/>
                <w:sz w:val="28"/>
                <w:szCs w:val="28"/>
                <w:rtl/>
              </w:rPr>
              <w:t xml:space="preserve"> </w:t>
            </w:r>
            <w:r w:rsidRPr="00F733A3">
              <w:rPr>
                <w:rFonts w:cs="B Lotus" w:hint="cs"/>
                <w:sz w:val="28"/>
                <w:szCs w:val="28"/>
                <w:rtl/>
              </w:rPr>
              <w:t>خسارت</w:t>
            </w:r>
            <w:r w:rsidRPr="00F733A3">
              <w:rPr>
                <w:rFonts w:cs="B Lotus"/>
                <w:sz w:val="28"/>
                <w:szCs w:val="28"/>
                <w:rtl/>
              </w:rPr>
              <w:t xml:space="preserve"> </w:t>
            </w:r>
            <w:r w:rsidRPr="00F733A3">
              <w:rPr>
                <w:rFonts w:cs="B Lotus" w:hint="cs"/>
                <w:sz w:val="28"/>
                <w:szCs w:val="28"/>
                <w:rtl/>
              </w:rPr>
              <w:t>مالی</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بزرگتر</w:t>
            </w:r>
            <w:r w:rsidRPr="00F733A3">
              <w:rPr>
                <w:rFonts w:cs="B Lotus"/>
                <w:sz w:val="28"/>
                <w:szCs w:val="28"/>
                <w:rtl/>
              </w:rPr>
              <w:t xml:space="preserve"> </w:t>
            </w:r>
            <w:r w:rsidRPr="00F733A3">
              <w:rPr>
                <w:rFonts w:cs="B Lotus" w:hint="cs"/>
                <w:sz w:val="28"/>
                <w:szCs w:val="28"/>
                <w:rtl/>
              </w:rPr>
              <w:t>از</w:t>
            </w:r>
            <w:r w:rsidRPr="00F733A3">
              <w:rPr>
                <w:rFonts w:cs="B Lotus"/>
                <w:sz w:val="28"/>
                <w:szCs w:val="28"/>
                <w:rtl/>
              </w:rPr>
              <w:t xml:space="preserve"> </w:t>
            </w:r>
            <w:r w:rsidRPr="00F733A3">
              <w:rPr>
                <w:rFonts w:cs="B Lotus" w:hint="cs"/>
                <w:sz w:val="28"/>
                <w:szCs w:val="28"/>
                <w:rtl/>
              </w:rPr>
              <w:t>سن</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cs="B Lotus" w:hint="cs"/>
                <w:sz w:val="28"/>
                <w:szCs w:val="28"/>
                <w:rtl/>
              </w:rPr>
              <w:t>میباشد</w:t>
            </w:r>
            <w:r w:rsidRPr="00F733A3">
              <w:rPr>
                <w:rFonts w:cs="B Lotus"/>
                <w:sz w:val="28"/>
                <w:szCs w:val="28"/>
                <w:rtl/>
              </w:rPr>
              <w:t xml:space="preserve"> .</w:t>
            </w:r>
          </w:p>
        </w:tc>
      </w:tr>
      <w:tr w:rsidR="00BB784C" w:rsidRPr="00F733A3" w14:paraId="197A26C4"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0A39953" w14:textId="7E2DE805" w:rsidR="00BB784C" w:rsidRPr="00F733A3" w:rsidRDefault="00BB784C" w:rsidP="00BB784C">
            <w:pPr>
              <w:bidi w:val="0"/>
              <w:jc w:val="center"/>
              <w:rPr>
                <w:rFonts w:cs="B Lotus"/>
                <w:sz w:val="28"/>
                <w:szCs w:val="28"/>
                <w:rtl/>
              </w:rPr>
            </w:pPr>
            <w:r w:rsidRPr="00F733A3">
              <w:rPr>
                <w:rFonts w:cs="B Lotus"/>
                <w:sz w:val="28"/>
                <w:szCs w:val="28"/>
                <w:rtl/>
              </w:rPr>
              <w:t>90</w:t>
            </w:r>
          </w:p>
        </w:tc>
        <w:tc>
          <w:tcPr>
            <w:tcW w:w="7450" w:type="dxa"/>
            <w:tcBorders>
              <w:right w:val="single" w:sz="4" w:space="0" w:color="auto"/>
            </w:tcBorders>
            <w:noWrap/>
          </w:tcPr>
          <w:p w14:paraId="1F3DB8B5" w14:textId="422AF836"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DisPrsnYrNum</w:t>
            </w:r>
            <w:r w:rsidRPr="00F733A3">
              <w:rPr>
                <w:rFonts w:cs="B Lotus"/>
                <w:sz w:val="28"/>
                <w:szCs w:val="28"/>
                <w:rtl/>
              </w:rPr>
              <w:t xml:space="preserve"> - </w:t>
            </w:r>
            <w:r w:rsidRPr="00F733A3">
              <w:rPr>
                <w:rFonts w:cs="B Lotus" w:hint="cs"/>
                <w:sz w:val="28"/>
                <w:szCs w:val="28"/>
                <w:rtl/>
              </w:rPr>
              <w:t>تعداد</w:t>
            </w:r>
            <w:r w:rsidRPr="00F733A3">
              <w:rPr>
                <w:rFonts w:cs="B Lotus"/>
                <w:sz w:val="28"/>
                <w:szCs w:val="28"/>
                <w:rtl/>
              </w:rPr>
              <w:t xml:space="preserve"> </w:t>
            </w:r>
            <w:r w:rsidRPr="00F733A3">
              <w:rPr>
                <w:rFonts w:cs="B Lotus" w:hint="cs"/>
                <w:sz w:val="28"/>
                <w:szCs w:val="28"/>
                <w:rtl/>
              </w:rPr>
              <w:t>سال</w:t>
            </w:r>
            <w:r w:rsidRPr="00F733A3">
              <w:rPr>
                <w:rFonts w:cs="B Lotus"/>
                <w:sz w:val="28"/>
                <w:szCs w:val="28"/>
                <w:rtl/>
              </w:rPr>
              <w:t xml:space="preserve"> </w:t>
            </w:r>
            <w:r w:rsidRPr="00F733A3">
              <w:rPr>
                <w:rFonts w:cs="B Lotus" w:hint="cs"/>
                <w:sz w:val="28"/>
                <w:szCs w:val="28"/>
                <w:rtl/>
              </w:rPr>
              <w:t>عدم</w:t>
            </w:r>
            <w:r w:rsidRPr="00F733A3">
              <w:rPr>
                <w:rFonts w:cs="B Lotus"/>
                <w:sz w:val="28"/>
                <w:szCs w:val="28"/>
                <w:rtl/>
              </w:rPr>
              <w:t xml:space="preserve"> </w:t>
            </w:r>
            <w:r w:rsidRPr="00F733A3">
              <w:rPr>
                <w:rFonts w:cs="B Lotus" w:hint="cs"/>
                <w:sz w:val="28"/>
                <w:szCs w:val="28"/>
                <w:rtl/>
              </w:rPr>
              <w:t>خسارت</w:t>
            </w:r>
            <w:r w:rsidRPr="00F733A3">
              <w:rPr>
                <w:rFonts w:cs="B Lotus"/>
                <w:sz w:val="28"/>
                <w:szCs w:val="28"/>
                <w:rtl/>
              </w:rPr>
              <w:t xml:space="preserve"> </w:t>
            </w:r>
            <w:r w:rsidRPr="00F733A3">
              <w:rPr>
                <w:rFonts w:cs="B Lotus" w:hint="cs"/>
                <w:sz w:val="28"/>
                <w:szCs w:val="28"/>
                <w:rtl/>
              </w:rPr>
              <w:t>حوادث</w:t>
            </w:r>
            <w:r w:rsidRPr="00F733A3">
              <w:rPr>
                <w:rFonts w:cs="B Lotus"/>
                <w:sz w:val="28"/>
                <w:szCs w:val="28"/>
                <w:rtl/>
              </w:rPr>
              <w:t xml:space="preserve"> </w:t>
            </w:r>
            <w:r w:rsidRPr="00F733A3">
              <w:rPr>
                <w:rFonts w:cs="B Lotus" w:hint="cs"/>
                <w:sz w:val="28"/>
                <w:szCs w:val="28"/>
                <w:rtl/>
              </w:rPr>
              <w:t>راننده</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بزرگتر</w:t>
            </w:r>
            <w:r w:rsidRPr="00F733A3">
              <w:rPr>
                <w:rFonts w:cs="B Lotus"/>
                <w:sz w:val="28"/>
                <w:szCs w:val="28"/>
                <w:rtl/>
              </w:rPr>
              <w:t xml:space="preserve"> </w:t>
            </w:r>
            <w:r w:rsidRPr="00F733A3">
              <w:rPr>
                <w:rFonts w:cs="B Lotus" w:hint="cs"/>
                <w:sz w:val="28"/>
                <w:szCs w:val="28"/>
                <w:rtl/>
              </w:rPr>
              <w:t>از</w:t>
            </w:r>
            <w:r w:rsidRPr="00F733A3">
              <w:rPr>
                <w:rFonts w:cs="B Lotus"/>
                <w:sz w:val="28"/>
                <w:szCs w:val="28"/>
                <w:rtl/>
              </w:rPr>
              <w:t xml:space="preserve"> </w:t>
            </w:r>
            <w:r w:rsidRPr="00F733A3">
              <w:rPr>
                <w:rFonts w:cs="B Lotus" w:hint="cs"/>
                <w:sz w:val="28"/>
                <w:szCs w:val="28"/>
                <w:rtl/>
              </w:rPr>
              <w:t>سن</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cs="B Lotus" w:hint="cs"/>
                <w:sz w:val="28"/>
                <w:szCs w:val="28"/>
                <w:rtl/>
              </w:rPr>
              <w:t>میباشد</w:t>
            </w:r>
            <w:r w:rsidRPr="00F733A3">
              <w:rPr>
                <w:rFonts w:cs="B Lotus"/>
                <w:sz w:val="28"/>
                <w:szCs w:val="28"/>
                <w:rtl/>
              </w:rPr>
              <w:t xml:space="preserve"> .</w:t>
            </w:r>
          </w:p>
        </w:tc>
      </w:tr>
      <w:tr w:rsidR="00BB784C" w:rsidRPr="00F733A3" w14:paraId="61C5C44C"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D098038" w14:textId="7B0872DE" w:rsidR="00BB784C" w:rsidRPr="00F733A3" w:rsidRDefault="00BB784C" w:rsidP="00BB784C">
            <w:pPr>
              <w:bidi w:val="0"/>
              <w:jc w:val="center"/>
              <w:rPr>
                <w:rFonts w:cs="B Lotus"/>
                <w:sz w:val="28"/>
                <w:szCs w:val="28"/>
                <w:rtl/>
              </w:rPr>
            </w:pPr>
            <w:r w:rsidRPr="00F733A3">
              <w:rPr>
                <w:rFonts w:cs="B Lotus"/>
                <w:sz w:val="28"/>
                <w:szCs w:val="28"/>
                <w:rtl/>
              </w:rPr>
              <w:t>91</w:t>
            </w:r>
          </w:p>
        </w:tc>
        <w:tc>
          <w:tcPr>
            <w:tcW w:w="7450" w:type="dxa"/>
            <w:tcBorders>
              <w:right w:val="single" w:sz="4" w:space="0" w:color="auto"/>
            </w:tcBorders>
            <w:noWrap/>
          </w:tcPr>
          <w:p w14:paraId="0088B9EB" w14:textId="0E2BB7FF"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DisLfYrNum</w:t>
            </w:r>
            <w:r w:rsidRPr="00F733A3">
              <w:rPr>
                <w:rFonts w:cs="B Lotus"/>
                <w:sz w:val="28"/>
                <w:szCs w:val="28"/>
                <w:rtl/>
              </w:rPr>
              <w:t xml:space="preserve"> - </w:t>
            </w:r>
            <w:r w:rsidRPr="00F733A3">
              <w:rPr>
                <w:rFonts w:cs="B Lotus" w:hint="cs"/>
                <w:sz w:val="28"/>
                <w:szCs w:val="28"/>
                <w:rtl/>
              </w:rPr>
              <w:t>تعداد</w:t>
            </w:r>
            <w:r w:rsidRPr="00F733A3">
              <w:rPr>
                <w:rFonts w:cs="B Lotus"/>
                <w:sz w:val="28"/>
                <w:szCs w:val="28"/>
                <w:rtl/>
              </w:rPr>
              <w:t xml:space="preserve"> </w:t>
            </w:r>
            <w:r w:rsidRPr="00F733A3">
              <w:rPr>
                <w:rFonts w:cs="B Lotus" w:hint="cs"/>
                <w:sz w:val="28"/>
                <w:szCs w:val="28"/>
                <w:rtl/>
              </w:rPr>
              <w:t>سال</w:t>
            </w:r>
            <w:r w:rsidRPr="00F733A3">
              <w:rPr>
                <w:rFonts w:cs="B Lotus"/>
                <w:sz w:val="28"/>
                <w:szCs w:val="28"/>
                <w:rtl/>
              </w:rPr>
              <w:t xml:space="preserve"> </w:t>
            </w:r>
            <w:r w:rsidRPr="00F733A3">
              <w:rPr>
                <w:rFonts w:cs="B Lotus" w:hint="cs"/>
                <w:sz w:val="28"/>
                <w:szCs w:val="28"/>
                <w:rtl/>
              </w:rPr>
              <w:t>عدم</w:t>
            </w:r>
            <w:r w:rsidRPr="00F733A3">
              <w:rPr>
                <w:rFonts w:cs="B Lotus"/>
                <w:sz w:val="28"/>
                <w:szCs w:val="28"/>
                <w:rtl/>
              </w:rPr>
              <w:t xml:space="preserve"> </w:t>
            </w:r>
            <w:r w:rsidRPr="00F733A3">
              <w:rPr>
                <w:rFonts w:cs="B Lotus" w:hint="cs"/>
                <w:sz w:val="28"/>
                <w:szCs w:val="28"/>
                <w:rtl/>
              </w:rPr>
              <w:t>خسارت</w:t>
            </w:r>
            <w:r w:rsidRPr="00F733A3">
              <w:rPr>
                <w:rFonts w:cs="B Lotus"/>
                <w:sz w:val="28"/>
                <w:szCs w:val="28"/>
                <w:rtl/>
              </w:rPr>
              <w:t xml:space="preserve"> </w:t>
            </w:r>
            <w:r w:rsidRPr="00F733A3">
              <w:rPr>
                <w:rFonts w:cs="B Lotus" w:hint="cs"/>
                <w:sz w:val="28"/>
                <w:szCs w:val="28"/>
                <w:rtl/>
              </w:rPr>
              <w:t>بدنی</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نامعتبر</w:t>
            </w:r>
            <w:r w:rsidRPr="00F733A3">
              <w:rPr>
                <w:rFonts w:cs="B Lotus"/>
                <w:sz w:val="28"/>
                <w:szCs w:val="28"/>
                <w:rtl/>
              </w:rPr>
              <w:t xml:space="preserve"> </w:t>
            </w:r>
            <w:r w:rsidRPr="00F733A3">
              <w:rPr>
                <w:rFonts w:cs="B Lotus" w:hint="cs"/>
                <w:sz w:val="28"/>
                <w:szCs w:val="28"/>
                <w:rtl/>
              </w:rPr>
              <w:t>می</w:t>
            </w:r>
            <w:r w:rsidRPr="00F733A3">
              <w:rPr>
                <w:rFonts w:cs="B Lotus"/>
                <w:sz w:val="28"/>
                <w:szCs w:val="28"/>
                <w:rtl/>
              </w:rPr>
              <w:t xml:space="preserve"> </w:t>
            </w:r>
            <w:r w:rsidRPr="00F733A3">
              <w:rPr>
                <w:rFonts w:cs="B Lotus" w:hint="cs"/>
                <w:sz w:val="28"/>
                <w:szCs w:val="28"/>
                <w:rtl/>
              </w:rPr>
              <w:t>باشد</w:t>
            </w:r>
            <w:r w:rsidRPr="00F733A3">
              <w:rPr>
                <w:rFonts w:cs="B Lotus"/>
                <w:sz w:val="28"/>
                <w:szCs w:val="28"/>
                <w:rtl/>
              </w:rPr>
              <w:t xml:space="preserve"> .</w:t>
            </w:r>
          </w:p>
        </w:tc>
      </w:tr>
      <w:tr w:rsidR="00BB784C" w:rsidRPr="00F733A3" w14:paraId="3245ED7F"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9FA7B2C" w14:textId="3FB4EB17" w:rsidR="00BB784C" w:rsidRPr="00F733A3" w:rsidRDefault="00BB784C" w:rsidP="00BB784C">
            <w:pPr>
              <w:bidi w:val="0"/>
              <w:jc w:val="center"/>
              <w:rPr>
                <w:rFonts w:cs="B Lotus"/>
                <w:sz w:val="28"/>
                <w:szCs w:val="28"/>
                <w:rtl/>
              </w:rPr>
            </w:pPr>
            <w:r w:rsidRPr="00F733A3">
              <w:rPr>
                <w:rFonts w:cs="B Lotus"/>
                <w:sz w:val="28"/>
                <w:szCs w:val="28"/>
                <w:rtl/>
              </w:rPr>
              <w:t>92</w:t>
            </w:r>
          </w:p>
        </w:tc>
        <w:tc>
          <w:tcPr>
            <w:tcW w:w="7450" w:type="dxa"/>
            <w:tcBorders>
              <w:right w:val="single" w:sz="4" w:space="0" w:color="auto"/>
            </w:tcBorders>
            <w:noWrap/>
          </w:tcPr>
          <w:p w14:paraId="19544444" w14:textId="1AABB5E9"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DisFnYrNum</w:t>
            </w:r>
            <w:r w:rsidRPr="00F733A3">
              <w:rPr>
                <w:rFonts w:cs="B Lotus"/>
                <w:sz w:val="28"/>
                <w:szCs w:val="28"/>
                <w:rtl/>
              </w:rPr>
              <w:t xml:space="preserve"> - </w:t>
            </w:r>
            <w:r w:rsidRPr="00F733A3">
              <w:rPr>
                <w:rFonts w:cs="B Lotus" w:hint="cs"/>
                <w:sz w:val="28"/>
                <w:szCs w:val="28"/>
                <w:rtl/>
              </w:rPr>
              <w:t>تعداد</w:t>
            </w:r>
            <w:r w:rsidRPr="00F733A3">
              <w:rPr>
                <w:rFonts w:cs="B Lotus"/>
                <w:sz w:val="28"/>
                <w:szCs w:val="28"/>
                <w:rtl/>
              </w:rPr>
              <w:t xml:space="preserve"> </w:t>
            </w:r>
            <w:r w:rsidRPr="00F733A3">
              <w:rPr>
                <w:rFonts w:cs="B Lotus" w:hint="cs"/>
                <w:sz w:val="28"/>
                <w:szCs w:val="28"/>
                <w:rtl/>
              </w:rPr>
              <w:t>سال</w:t>
            </w:r>
            <w:r w:rsidRPr="00F733A3">
              <w:rPr>
                <w:rFonts w:cs="B Lotus"/>
                <w:sz w:val="28"/>
                <w:szCs w:val="28"/>
                <w:rtl/>
              </w:rPr>
              <w:t xml:space="preserve"> </w:t>
            </w:r>
            <w:r w:rsidRPr="00F733A3">
              <w:rPr>
                <w:rFonts w:cs="B Lotus" w:hint="cs"/>
                <w:sz w:val="28"/>
                <w:szCs w:val="28"/>
                <w:rtl/>
              </w:rPr>
              <w:t>عدم</w:t>
            </w:r>
            <w:r w:rsidRPr="00F733A3">
              <w:rPr>
                <w:rFonts w:cs="B Lotus"/>
                <w:sz w:val="28"/>
                <w:szCs w:val="28"/>
                <w:rtl/>
              </w:rPr>
              <w:t xml:space="preserve"> </w:t>
            </w:r>
            <w:r w:rsidRPr="00F733A3">
              <w:rPr>
                <w:rFonts w:cs="B Lotus" w:hint="cs"/>
                <w:sz w:val="28"/>
                <w:szCs w:val="28"/>
                <w:rtl/>
              </w:rPr>
              <w:t>خسارت</w:t>
            </w:r>
            <w:r w:rsidRPr="00F733A3">
              <w:rPr>
                <w:rFonts w:cs="B Lotus"/>
                <w:sz w:val="28"/>
                <w:szCs w:val="28"/>
                <w:rtl/>
              </w:rPr>
              <w:t xml:space="preserve"> </w:t>
            </w:r>
            <w:r w:rsidRPr="00F733A3">
              <w:rPr>
                <w:rFonts w:cs="B Lotus" w:hint="cs"/>
                <w:sz w:val="28"/>
                <w:szCs w:val="28"/>
                <w:rtl/>
              </w:rPr>
              <w:t>مالی</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نامعتبر</w:t>
            </w:r>
            <w:r w:rsidRPr="00F733A3">
              <w:rPr>
                <w:rFonts w:cs="B Lotus"/>
                <w:sz w:val="28"/>
                <w:szCs w:val="28"/>
                <w:rtl/>
              </w:rPr>
              <w:t xml:space="preserve"> </w:t>
            </w:r>
            <w:r w:rsidRPr="00F733A3">
              <w:rPr>
                <w:rFonts w:cs="B Lotus" w:hint="cs"/>
                <w:sz w:val="28"/>
                <w:szCs w:val="28"/>
                <w:rtl/>
              </w:rPr>
              <w:t>می</w:t>
            </w:r>
            <w:r w:rsidRPr="00F733A3">
              <w:rPr>
                <w:rFonts w:cs="B Lotus"/>
                <w:sz w:val="28"/>
                <w:szCs w:val="28"/>
                <w:rtl/>
              </w:rPr>
              <w:t xml:space="preserve"> </w:t>
            </w:r>
            <w:r w:rsidRPr="00F733A3">
              <w:rPr>
                <w:rFonts w:cs="B Lotus" w:hint="cs"/>
                <w:sz w:val="28"/>
                <w:szCs w:val="28"/>
                <w:rtl/>
              </w:rPr>
              <w:t>باشد</w:t>
            </w:r>
            <w:r w:rsidRPr="00F733A3">
              <w:rPr>
                <w:rFonts w:cs="B Lotus"/>
                <w:sz w:val="28"/>
                <w:szCs w:val="28"/>
                <w:rtl/>
              </w:rPr>
              <w:t xml:space="preserve"> .</w:t>
            </w:r>
          </w:p>
        </w:tc>
      </w:tr>
      <w:tr w:rsidR="00BB784C" w:rsidRPr="00F733A3" w14:paraId="31D453F3"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B40B637" w14:textId="39A55191" w:rsidR="00BB784C" w:rsidRPr="00F733A3" w:rsidRDefault="00BB784C" w:rsidP="00BB784C">
            <w:pPr>
              <w:bidi w:val="0"/>
              <w:jc w:val="center"/>
              <w:rPr>
                <w:rFonts w:cs="B Lotus"/>
                <w:sz w:val="28"/>
                <w:szCs w:val="28"/>
                <w:rtl/>
              </w:rPr>
            </w:pPr>
            <w:r w:rsidRPr="00F733A3">
              <w:rPr>
                <w:rFonts w:cs="B Lotus"/>
                <w:sz w:val="28"/>
                <w:szCs w:val="28"/>
                <w:rtl/>
              </w:rPr>
              <w:t>93</w:t>
            </w:r>
          </w:p>
        </w:tc>
        <w:tc>
          <w:tcPr>
            <w:tcW w:w="7450" w:type="dxa"/>
            <w:tcBorders>
              <w:right w:val="single" w:sz="4" w:space="0" w:color="auto"/>
            </w:tcBorders>
            <w:noWrap/>
          </w:tcPr>
          <w:p w14:paraId="0C9B3E84" w14:textId="1636FBAC"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DisPrsnYrNum</w:t>
            </w:r>
            <w:r w:rsidRPr="00F733A3">
              <w:rPr>
                <w:rFonts w:cs="B Lotus"/>
                <w:sz w:val="28"/>
                <w:szCs w:val="28"/>
                <w:rtl/>
              </w:rPr>
              <w:t xml:space="preserve"> - </w:t>
            </w:r>
            <w:r w:rsidRPr="00F733A3">
              <w:rPr>
                <w:rFonts w:cs="B Lotus" w:hint="cs"/>
                <w:sz w:val="28"/>
                <w:szCs w:val="28"/>
                <w:rtl/>
              </w:rPr>
              <w:t>تعداد</w:t>
            </w:r>
            <w:r w:rsidRPr="00F733A3">
              <w:rPr>
                <w:rFonts w:cs="B Lotus"/>
                <w:sz w:val="28"/>
                <w:szCs w:val="28"/>
                <w:rtl/>
              </w:rPr>
              <w:t xml:space="preserve"> </w:t>
            </w:r>
            <w:r w:rsidRPr="00F733A3">
              <w:rPr>
                <w:rFonts w:cs="B Lotus" w:hint="cs"/>
                <w:sz w:val="28"/>
                <w:szCs w:val="28"/>
                <w:rtl/>
              </w:rPr>
              <w:t>سال</w:t>
            </w:r>
            <w:r w:rsidRPr="00F733A3">
              <w:rPr>
                <w:rFonts w:cs="B Lotus"/>
                <w:sz w:val="28"/>
                <w:szCs w:val="28"/>
                <w:rtl/>
              </w:rPr>
              <w:t xml:space="preserve"> </w:t>
            </w:r>
            <w:r w:rsidRPr="00F733A3">
              <w:rPr>
                <w:rFonts w:cs="B Lotus" w:hint="cs"/>
                <w:sz w:val="28"/>
                <w:szCs w:val="28"/>
                <w:rtl/>
              </w:rPr>
              <w:t>عدم</w:t>
            </w:r>
            <w:r w:rsidRPr="00F733A3">
              <w:rPr>
                <w:rFonts w:cs="B Lotus"/>
                <w:sz w:val="28"/>
                <w:szCs w:val="28"/>
                <w:rtl/>
              </w:rPr>
              <w:t xml:space="preserve"> </w:t>
            </w:r>
            <w:r w:rsidRPr="00F733A3">
              <w:rPr>
                <w:rFonts w:cs="B Lotus" w:hint="cs"/>
                <w:sz w:val="28"/>
                <w:szCs w:val="28"/>
                <w:rtl/>
              </w:rPr>
              <w:t>خسارت</w:t>
            </w:r>
            <w:r w:rsidRPr="00F733A3">
              <w:rPr>
                <w:rFonts w:cs="B Lotus"/>
                <w:sz w:val="28"/>
                <w:szCs w:val="28"/>
                <w:rtl/>
              </w:rPr>
              <w:t xml:space="preserve"> </w:t>
            </w:r>
            <w:r w:rsidRPr="00F733A3">
              <w:rPr>
                <w:rFonts w:cs="B Lotus" w:hint="cs"/>
                <w:sz w:val="28"/>
                <w:szCs w:val="28"/>
                <w:rtl/>
              </w:rPr>
              <w:t>حوادث</w:t>
            </w:r>
            <w:r w:rsidRPr="00F733A3">
              <w:rPr>
                <w:rFonts w:cs="B Lotus"/>
                <w:sz w:val="28"/>
                <w:szCs w:val="28"/>
                <w:rtl/>
              </w:rPr>
              <w:t xml:space="preserve"> </w:t>
            </w:r>
            <w:r w:rsidRPr="00F733A3">
              <w:rPr>
                <w:rFonts w:cs="B Lotus" w:hint="cs"/>
                <w:sz w:val="28"/>
                <w:szCs w:val="28"/>
                <w:rtl/>
              </w:rPr>
              <w:t>راننده</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نامعتبر</w:t>
            </w:r>
            <w:r w:rsidRPr="00F733A3">
              <w:rPr>
                <w:rFonts w:cs="B Lotus"/>
                <w:sz w:val="28"/>
                <w:szCs w:val="28"/>
                <w:rtl/>
              </w:rPr>
              <w:t xml:space="preserve"> </w:t>
            </w:r>
            <w:r w:rsidRPr="00F733A3">
              <w:rPr>
                <w:rFonts w:cs="B Lotus" w:hint="cs"/>
                <w:sz w:val="28"/>
                <w:szCs w:val="28"/>
                <w:rtl/>
              </w:rPr>
              <w:t>می</w:t>
            </w:r>
            <w:r w:rsidRPr="00F733A3">
              <w:rPr>
                <w:rFonts w:cs="B Lotus"/>
                <w:sz w:val="28"/>
                <w:szCs w:val="28"/>
                <w:rtl/>
              </w:rPr>
              <w:t xml:space="preserve"> </w:t>
            </w:r>
            <w:r w:rsidRPr="00F733A3">
              <w:rPr>
                <w:rFonts w:cs="B Lotus" w:hint="cs"/>
                <w:sz w:val="28"/>
                <w:szCs w:val="28"/>
                <w:rtl/>
              </w:rPr>
              <w:t>باشد</w:t>
            </w:r>
            <w:r w:rsidRPr="00F733A3">
              <w:rPr>
                <w:rFonts w:cs="B Lotus"/>
                <w:sz w:val="28"/>
                <w:szCs w:val="28"/>
                <w:rtl/>
              </w:rPr>
              <w:t xml:space="preserve"> .</w:t>
            </w:r>
          </w:p>
        </w:tc>
      </w:tr>
      <w:tr w:rsidR="00BB784C" w:rsidRPr="00F733A3" w14:paraId="4ADD6A58"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E3BB5DE" w14:textId="2B4591CE" w:rsidR="00BB784C" w:rsidRPr="00F733A3" w:rsidRDefault="00BB784C" w:rsidP="00BB784C">
            <w:pPr>
              <w:bidi w:val="0"/>
              <w:jc w:val="center"/>
              <w:rPr>
                <w:rFonts w:cs="B Lotus"/>
                <w:sz w:val="28"/>
                <w:szCs w:val="28"/>
                <w:rtl/>
              </w:rPr>
            </w:pPr>
            <w:r w:rsidRPr="00F733A3">
              <w:rPr>
                <w:rFonts w:cs="B Lotus"/>
                <w:sz w:val="28"/>
                <w:szCs w:val="28"/>
                <w:rtl/>
              </w:rPr>
              <w:t>94</w:t>
            </w:r>
          </w:p>
        </w:tc>
        <w:tc>
          <w:tcPr>
            <w:tcW w:w="7450" w:type="dxa"/>
            <w:tcBorders>
              <w:right w:val="single" w:sz="4" w:space="0" w:color="auto"/>
            </w:tcBorders>
            <w:noWrap/>
          </w:tcPr>
          <w:p w14:paraId="33BCF9A3" w14:textId="26F74B87"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DisLfYrPrcnt</w:t>
            </w:r>
            <w:r w:rsidRPr="00F733A3">
              <w:rPr>
                <w:rFonts w:cs="B Lotus"/>
                <w:sz w:val="28"/>
                <w:szCs w:val="28"/>
                <w:rtl/>
              </w:rPr>
              <w:t xml:space="preserve"> - </w:t>
            </w:r>
            <w:r w:rsidRPr="00F733A3">
              <w:rPr>
                <w:rFonts w:cs="B Lotus" w:hint="cs"/>
                <w:sz w:val="28"/>
                <w:szCs w:val="28"/>
                <w:rtl/>
              </w:rPr>
              <w:t>درصد</w:t>
            </w:r>
            <w:r w:rsidRPr="00F733A3">
              <w:rPr>
                <w:rFonts w:cs="B Lotus"/>
                <w:sz w:val="28"/>
                <w:szCs w:val="28"/>
                <w:rtl/>
              </w:rPr>
              <w:t xml:space="preserve"> </w:t>
            </w:r>
            <w:r w:rsidRPr="00F733A3">
              <w:rPr>
                <w:rFonts w:cs="B Lotus" w:hint="cs"/>
                <w:sz w:val="28"/>
                <w:szCs w:val="28"/>
                <w:rtl/>
              </w:rPr>
              <w:t>تخفیف</w:t>
            </w:r>
            <w:r w:rsidRPr="00F733A3">
              <w:rPr>
                <w:rFonts w:cs="B Lotus"/>
                <w:sz w:val="28"/>
                <w:szCs w:val="28"/>
                <w:rtl/>
              </w:rPr>
              <w:t xml:space="preserve"> </w:t>
            </w:r>
            <w:r w:rsidRPr="00F733A3">
              <w:rPr>
                <w:rFonts w:cs="B Lotus" w:hint="cs"/>
                <w:sz w:val="28"/>
                <w:szCs w:val="28"/>
                <w:rtl/>
              </w:rPr>
              <w:t>عدم</w:t>
            </w:r>
            <w:r w:rsidRPr="00F733A3">
              <w:rPr>
                <w:rFonts w:cs="B Lotus"/>
                <w:sz w:val="28"/>
                <w:szCs w:val="28"/>
                <w:rtl/>
              </w:rPr>
              <w:t xml:space="preserve"> </w:t>
            </w:r>
            <w:r w:rsidRPr="00F733A3">
              <w:rPr>
                <w:rFonts w:cs="B Lotus" w:hint="cs"/>
                <w:sz w:val="28"/>
                <w:szCs w:val="28"/>
                <w:rtl/>
              </w:rPr>
              <w:t>خسارت</w:t>
            </w:r>
            <w:r w:rsidRPr="00F733A3">
              <w:rPr>
                <w:rFonts w:cs="B Lotus"/>
                <w:sz w:val="28"/>
                <w:szCs w:val="28"/>
                <w:rtl/>
              </w:rPr>
              <w:t xml:space="preserve"> </w:t>
            </w:r>
            <w:r w:rsidRPr="00F733A3">
              <w:rPr>
                <w:rFonts w:cs="B Lotus" w:hint="cs"/>
                <w:sz w:val="28"/>
                <w:szCs w:val="28"/>
                <w:rtl/>
              </w:rPr>
              <w:t>بدنی</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می</w:t>
            </w:r>
            <w:r w:rsidRPr="00F733A3">
              <w:rPr>
                <w:rFonts w:cs="B Lotus"/>
                <w:sz w:val="28"/>
                <w:szCs w:val="28"/>
                <w:rtl/>
              </w:rPr>
              <w:t xml:space="preserve"> </w:t>
            </w:r>
            <w:r w:rsidRPr="00F733A3">
              <w:rPr>
                <w:rFonts w:cs="B Lotus" w:hint="cs"/>
                <w:sz w:val="28"/>
                <w:szCs w:val="28"/>
                <w:rtl/>
              </w:rPr>
              <w:t>باشد</w:t>
            </w:r>
            <w:r w:rsidRPr="00F733A3">
              <w:rPr>
                <w:rFonts w:cs="B Lotus"/>
                <w:sz w:val="28"/>
                <w:szCs w:val="28"/>
                <w:rtl/>
              </w:rPr>
              <w:t xml:space="preserve"> .</w:t>
            </w:r>
          </w:p>
        </w:tc>
      </w:tr>
      <w:tr w:rsidR="00BB784C" w:rsidRPr="00F733A3" w14:paraId="5F58F4EB"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E75FA20" w14:textId="72B8C95D" w:rsidR="00BB784C" w:rsidRPr="00F733A3" w:rsidRDefault="00BB784C" w:rsidP="00BB784C">
            <w:pPr>
              <w:bidi w:val="0"/>
              <w:jc w:val="center"/>
              <w:rPr>
                <w:rFonts w:cs="B Lotus"/>
                <w:sz w:val="28"/>
                <w:szCs w:val="28"/>
                <w:rtl/>
              </w:rPr>
            </w:pPr>
            <w:r w:rsidRPr="00F733A3">
              <w:rPr>
                <w:rFonts w:cs="B Lotus"/>
                <w:sz w:val="28"/>
                <w:szCs w:val="28"/>
                <w:rtl/>
              </w:rPr>
              <w:t>95</w:t>
            </w:r>
          </w:p>
        </w:tc>
        <w:tc>
          <w:tcPr>
            <w:tcW w:w="7450" w:type="dxa"/>
            <w:tcBorders>
              <w:right w:val="single" w:sz="4" w:space="0" w:color="auto"/>
            </w:tcBorders>
            <w:noWrap/>
          </w:tcPr>
          <w:p w14:paraId="1F0979B7" w14:textId="3611E780"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DisFnYrPrcnt</w:t>
            </w:r>
            <w:r w:rsidRPr="00F733A3">
              <w:rPr>
                <w:rFonts w:cs="B Lotus"/>
                <w:sz w:val="28"/>
                <w:szCs w:val="28"/>
                <w:rtl/>
              </w:rPr>
              <w:t xml:space="preserve"> - </w:t>
            </w:r>
            <w:r w:rsidRPr="00F733A3">
              <w:rPr>
                <w:rFonts w:cs="B Lotus" w:hint="cs"/>
                <w:sz w:val="28"/>
                <w:szCs w:val="28"/>
                <w:rtl/>
              </w:rPr>
              <w:t>درصد</w:t>
            </w:r>
            <w:r w:rsidRPr="00F733A3">
              <w:rPr>
                <w:rFonts w:cs="B Lotus"/>
                <w:sz w:val="28"/>
                <w:szCs w:val="28"/>
                <w:rtl/>
              </w:rPr>
              <w:t xml:space="preserve"> </w:t>
            </w:r>
            <w:r w:rsidRPr="00F733A3">
              <w:rPr>
                <w:rFonts w:cs="B Lotus" w:hint="cs"/>
                <w:sz w:val="28"/>
                <w:szCs w:val="28"/>
                <w:rtl/>
              </w:rPr>
              <w:t>تخفیف</w:t>
            </w:r>
            <w:r w:rsidRPr="00F733A3">
              <w:rPr>
                <w:rFonts w:cs="B Lotus"/>
                <w:sz w:val="28"/>
                <w:szCs w:val="28"/>
                <w:rtl/>
              </w:rPr>
              <w:t xml:space="preserve"> </w:t>
            </w:r>
            <w:r w:rsidRPr="00F733A3">
              <w:rPr>
                <w:rFonts w:cs="B Lotus" w:hint="cs"/>
                <w:sz w:val="28"/>
                <w:szCs w:val="28"/>
                <w:rtl/>
              </w:rPr>
              <w:t>عدم</w:t>
            </w:r>
            <w:r w:rsidRPr="00F733A3">
              <w:rPr>
                <w:rFonts w:cs="B Lotus"/>
                <w:sz w:val="28"/>
                <w:szCs w:val="28"/>
                <w:rtl/>
              </w:rPr>
              <w:t xml:space="preserve"> </w:t>
            </w:r>
            <w:r w:rsidRPr="00F733A3">
              <w:rPr>
                <w:rFonts w:cs="B Lotus" w:hint="cs"/>
                <w:sz w:val="28"/>
                <w:szCs w:val="28"/>
                <w:rtl/>
              </w:rPr>
              <w:t>خسارت</w:t>
            </w:r>
            <w:r w:rsidRPr="00F733A3">
              <w:rPr>
                <w:rFonts w:cs="B Lotus"/>
                <w:sz w:val="28"/>
                <w:szCs w:val="28"/>
                <w:rtl/>
              </w:rPr>
              <w:t xml:space="preserve"> </w:t>
            </w:r>
            <w:r w:rsidRPr="00F733A3">
              <w:rPr>
                <w:rFonts w:cs="B Lotus" w:hint="cs"/>
                <w:sz w:val="28"/>
                <w:szCs w:val="28"/>
                <w:rtl/>
              </w:rPr>
              <w:t>مالی</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می</w:t>
            </w:r>
            <w:r w:rsidRPr="00F733A3">
              <w:rPr>
                <w:rFonts w:cs="B Lotus"/>
                <w:sz w:val="28"/>
                <w:szCs w:val="28"/>
                <w:rtl/>
              </w:rPr>
              <w:t xml:space="preserve"> </w:t>
            </w:r>
            <w:r w:rsidRPr="00F733A3">
              <w:rPr>
                <w:rFonts w:cs="B Lotus" w:hint="cs"/>
                <w:sz w:val="28"/>
                <w:szCs w:val="28"/>
                <w:rtl/>
              </w:rPr>
              <w:t>باشد</w:t>
            </w:r>
            <w:r w:rsidRPr="00F733A3">
              <w:rPr>
                <w:rFonts w:cs="B Lotus"/>
                <w:sz w:val="28"/>
                <w:szCs w:val="28"/>
                <w:rtl/>
              </w:rPr>
              <w:t xml:space="preserve"> .</w:t>
            </w:r>
          </w:p>
        </w:tc>
      </w:tr>
      <w:tr w:rsidR="00BB784C" w:rsidRPr="00F733A3" w14:paraId="14870D8E"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BE1AC0F" w14:textId="1C1FC8F8" w:rsidR="00BB784C" w:rsidRPr="00F733A3" w:rsidRDefault="00BB784C" w:rsidP="00BB784C">
            <w:pPr>
              <w:bidi w:val="0"/>
              <w:jc w:val="center"/>
              <w:rPr>
                <w:rFonts w:cs="B Lotus"/>
                <w:sz w:val="28"/>
                <w:szCs w:val="28"/>
                <w:rtl/>
              </w:rPr>
            </w:pPr>
            <w:r w:rsidRPr="00F733A3">
              <w:rPr>
                <w:rFonts w:cs="B Lotus"/>
                <w:sz w:val="28"/>
                <w:szCs w:val="28"/>
                <w:rtl/>
              </w:rPr>
              <w:t>96</w:t>
            </w:r>
          </w:p>
        </w:tc>
        <w:tc>
          <w:tcPr>
            <w:tcW w:w="7450" w:type="dxa"/>
            <w:tcBorders>
              <w:right w:val="single" w:sz="4" w:space="0" w:color="auto"/>
            </w:tcBorders>
            <w:noWrap/>
          </w:tcPr>
          <w:p w14:paraId="0B92834F" w14:textId="0A6DA2E8"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DisPrsnYrPrcnt</w:t>
            </w:r>
            <w:r w:rsidRPr="00F733A3">
              <w:rPr>
                <w:rFonts w:cs="B Lotus"/>
                <w:sz w:val="28"/>
                <w:szCs w:val="28"/>
                <w:rtl/>
              </w:rPr>
              <w:t xml:space="preserve"> - </w:t>
            </w:r>
            <w:r w:rsidRPr="00F733A3">
              <w:rPr>
                <w:rFonts w:cs="B Lotus" w:hint="cs"/>
                <w:sz w:val="28"/>
                <w:szCs w:val="28"/>
                <w:rtl/>
              </w:rPr>
              <w:t>درصد</w:t>
            </w:r>
            <w:r w:rsidRPr="00F733A3">
              <w:rPr>
                <w:rFonts w:cs="B Lotus"/>
                <w:sz w:val="28"/>
                <w:szCs w:val="28"/>
                <w:rtl/>
              </w:rPr>
              <w:t xml:space="preserve"> </w:t>
            </w:r>
            <w:r w:rsidRPr="00F733A3">
              <w:rPr>
                <w:rFonts w:cs="B Lotus" w:hint="cs"/>
                <w:sz w:val="28"/>
                <w:szCs w:val="28"/>
                <w:rtl/>
              </w:rPr>
              <w:t>تخفیف</w:t>
            </w:r>
            <w:r w:rsidRPr="00F733A3">
              <w:rPr>
                <w:rFonts w:cs="B Lotus"/>
                <w:sz w:val="28"/>
                <w:szCs w:val="28"/>
                <w:rtl/>
              </w:rPr>
              <w:t xml:space="preserve"> </w:t>
            </w:r>
            <w:r w:rsidRPr="00F733A3">
              <w:rPr>
                <w:rFonts w:cs="B Lotus" w:hint="cs"/>
                <w:sz w:val="28"/>
                <w:szCs w:val="28"/>
                <w:rtl/>
              </w:rPr>
              <w:t>عدم</w:t>
            </w:r>
            <w:r w:rsidRPr="00F733A3">
              <w:rPr>
                <w:rFonts w:cs="B Lotus"/>
                <w:sz w:val="28"/>
                <w:szCs w:val="28"/>
                <w:rtl/>
              </w:rPr>
              <w:t xml:space="preserve"> </w:t>
            </w:r>
            <w:r w:rsidRPr="00F733A3">
              <w:rPr>
                <w:rFonts w:cs="B Lotus" w:hint="cs"/>
                <w:sz w:val="28"/>
                <w:szCs w:val="28"/>
                <w:rtl/>
              </w:rPr>
              <w:t>خسارت</w:t>
            </w:r>
            <w:r w:rsidRPr="00F733A3">
              <w:rPr>
                <w:rFonts w:cs="B Lotus"/>
                <w:sz w:val="28"/>
                <w:szCs w:val="28"/>
                <w:rtl/>
              </w:rPr>
              <w:t xml:space="preserve"> </w:t>
            </w:r>
            <w:r w:rsidRPr="00F733A3">
              <w:rPr>
                <w:rFonts w:cs="B Lotus" w:hint="cs"/>
                <w:sz w:val="28"/>
                <w:szCs w:val="28"/>
                <w:rtl/>
              </w:rPr>
              <w:t>حوادث</w:t>
            </w:r>
            <w:r w:rsidRPr="00F733A3">
              <w:rPr>
                <w:rFonts w:cs="B Lotus"/>
                <w:sz w:val="28"/>
                <w:szCs w:val="28"/>
                <w:rtl/>
              </w:rPr>
              <w:t xml:space="preserve"> </w:t>
            </w:r>
            <w:r w:rsidRPr="00F733A3">
              <w:rPr>
                <w:rFonts w:cs="B Lotus" w:hint="cs"/>
                <w:sz w:val="28"/>
                <w:szCs w:val="28"/>
                <w:rtl/>
              </w:rPr>
              <w:t>راننده</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می</w:t>
            </w:r>
            <w:r w:rsidRPr="00F733A3">
              <w:rPr>
                <w:rFonts w:cs="B Lotus"/>
                <w:sz w:val="28"/>
                <w:szCs w:val="28"/>
                <w:rtl/>
              </w:rPr>
              <w:t xml:space="preserve"> </w:t>
            </w:r>
            <w:r w:rsidRPr="00F733A3">
              <w:rPr>
                <w:rFonts w:cs="B Lotus" w:hint="cs"/>
                <w:sz w:val="28"/>
                <w:szCs w:val="28"/>
                <w:rtl/>
              </w:rPr>
              <w:t>باشد</w:t>
            </w:r>
            <w:r w:rsidRPr="00F733A3">
              <w:rPr>
                <w:rFonts w:cs="B Lotus"/>
                <w:sz w:val="28"/>
                <w:szCs w:val="28"/>
                <w:rtl/>
              </w:rPr>
              <w:t xml:space="preserve"> .</w:t>
            </w:r>
          </w:p>
        </w:tc>
      </w:tr>
      <w:tr w:rsidR="00BB784C" w:rsidRPr="00F733A3" w14:paraId="5FA7477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422FFEA" w14:textId="2F6D5D60" w:rsidR="00BB784C" w:rsidRPr="00F733A3" w:rsidRDefault="00BB784C" w:rsidP="00BB784C">
            <w:pPr>
              <w:bidi w:val="0"/>
              <w:jc w:val="center"/>
              <w:rPr>
                <w:rFonts w:cs="B Lotus"/>
                <w:sz w:val="28"/>
                <w:szCs w:val="28"/>
                <w:rtl/>
              </w:rPr>
            </w:pPr>
            <w:r w:rsidRPr="00F733A3">
              <w:rPr>
                <w:rFonts w:cs="B Lotus"/>
                <w:sz w:val="28"/>
                <w:szCs w:val="28"/>
                <w:rtl/>
              </w:rPr>
              <w:t>97</w:t>
            </w:r>
          </w:p>
        </w:tc>
        <w:tc>
          <w:tcPr>
            <w:tcW w:w="7450" w:type="dxa"/>
            <w:tcBorders>
              <w:right w:val="single" w:sz="4" w:space="0" w:color="auto"/>
            </w:tcBorders>
            <w:noWrap/>
          </w:tcPr>
          <w:p w14:paraId="6DC06FB7" w14:textId="11A3E7BF"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Plk1</w:t>
            </w:r>
            <w:r w:rsidRPr="00F733A3">
              <w:rPr>
                <w:rFonts w:cs="B Lotus"/>
                <w:sz w:val="28"/>
                <w:szCs w:val="28"/>
                <w:rtl/>
              </w:rPr>
              <w:t xml:space="preserve"> - </w:t>
            </w:r>
            <w:r w:rsidRPr="00F733A3">
              <w:rPr>
                <w:rFonts w:cs="B Lotus" w:hint="cs"/>
                <w:sz w:val="28"/>
                <w:szCs w:val="28"/>
                <w:rtl/>
              </w:rPr>
              <w:t>دو</w:t>
            </w:r>
            <w:r w:rsidRPr="00F733A3">
              <w:rPr>
                <w:rFonts w:cs="B Lotus"/>
                <w:sz w:val="28"/>
                <w:szCs w:val="28"/>
                <w:rtl/>
              </w:rPr>
              <w:t xml:space="preserve"> </w:t>
            </w:r>
            <w:r w:rsidRPr="00F733A3">
              <w:rPr>
                <w:rFonts w:cs="B Lotus" w:hint="cs"/>
                <w:sz w:val="28"/>
                <w:szCs w:val="28"/>
                <w:rtl/>
              </w:rPr>
              <w:t>رقم</w:t>
            </w:r>
            <w:r w:rsidRPr="00F733A3">
              <w:rPr>
                <w:rFonts w:cs="B Lotus"/>
                <w:sz w:val="28"/>
                <w:szCs w:val="28"/>
                <w:rtl/>
              </w:rPr>
              <w:t xml:space="preserve"> </w:t>
            </w:r>
            <w:r w:rsidRPr="00F733A3">
              <w:rPr>
                <w:rFonts w:cs="B Lotus" w:hint="cs"/>
                <w:sz w:val="28"/>
                <w:szCs w:val="28"/>
                <w:rtl/>
              </w:rPr>
              <w:t>سمت</w:t>
            </w:r>
            <w:r w:rsidRPr="00F733A3">
              <w:rPr>
                <w:rFonts w:cs="B Lotus"/>
                <w:sz w:val="28"/>
                <w:szCs w:val="28"/>
                <w:rtl/>
              </w:rPr>
              <w:t xml:space="preserve"> </w:t>
            </w:r>
            <w:r w:rsidRPr="00F733A3">
              <w:rPr>
                <w:rFonts w:cs="B Lotus" w:hint="cs"/>
                <w:sz w:val="28"/>
                <w:szCs w:val="28"/>
                <w:rtl/>
              </w:rPr>
              <w:t>چپ</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میباشد</w:t>
            </w:r>
            <w:r w:rsidRPr="00F733A3">
              <w:rPr>
                <w:rFonts w:cs="B Lotus"/>
                <w:sz w:val="28"/>
                <w:szCs w:val="28"/>
                <w:rtl/>
              </w:rPr>
              <w:t xml:space="preserve"> .</w:t>
            </w:r>
          </w:p>
        </w:tc>
      </w:tr>
      <w:tr w:rsidR="00BB784C" w:rsidRPr="00F733A3" w14:paraId="3C609420"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525E935" w14:textId="601F68A3" w:rsidR="00BB784C" w:rsidRPr="00F733A3" w:rsidRDefault="00BB784C" w:rsidP="00BB784C">
            <w:pPr>
              <w:bidi w:val="0"/>
              <w:jc w:val="center"/>
              <w:rPr>
                <w:rFonts w:cs="B Lotus"/>
                <w:sz w:val="28"/>
                <w:szCs w:val="28"/>
                <w:rtl/>
              </w:rPr>
            </w:pPr>
            <w:r w:rsidRPr="00F733A3">
              <w:rPr>
                <w:rFonts w:cs="B Lotus"/>
                <w:sz w:val="28"/>
                <w:szCs w:val="28"/>
                <w:rtl/>
              </w:rPr>
              <w:t>98</w:t>
            </w:r>
          </w:p>
        </w:tc>
        <w:tc>
          <w:tcPr>
            <w:tcW w:w="7450" w:type="dxa"/>
            <w:tcBorders>
              <w:right w:val="single" w:sz="4" w:space="0" w:color="auto"/>
            </w:tcBorders>
            <w:noWrap/>
          </w:tcPr>
          <w:p w14:paraId="3A705711" w14:textId="2FFE2D54"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Plk2</w:t>
            </w:r>
            <w:r w:rsidRPr="00F733A3">
              <w:rPr>
                <w:rFonts w:cs="B Lotus"/>
                <w:sz w:val="28"/>
                <w:szCs w:val="28"/>
                <w:rtl/>
              </w:rPr>
              <w:t xml:space="preserve"> - </w:t>
            </w:r>
            <w:r w:rsidRPr="00F733A3">
              <w:rPr>
                <w:rFonts w:cs="B Lotus" w:hint="cs"/>
                <w:sz w:val="28"/>
                <w:szCs w:val="28"/>
                <w:rtl/>
              </w:rPr>
              <w:t>حرف</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میباشد</w:t>
            </w:r>
            <w:r w:rsidRPr="00F733A3">
              <w:rPr>
                <w:rFonts w:cs="B Lotus"/>
                <w:sz w:val="28"/>
                <w:szCs w:val="28"/>
                <w:rtl/>
              </w:rPr>
              <w:t xml:space="preserve"> .</w:t>
            </w:r>
          </w:p>
        </w:tc>
      </w:tr>
      <w:tr w:rsidR="00BB784C" w:rsidRPr="00F733A3" w14:paraId="02C57E8E"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EE31F03" w14:textId="6D94BEA9" w:rsidR="00BB784C" w:rsidRPr="00F733A3" w:rsidRDefault="00BB784C" w:rsidP="00BB784C">
            <w:pPr>
              <w:bidi w:val="0"/>
              <w:jc w:val="center"/>
              <w:rPr>
                <w:rFonts w:cs="B Lotus"/>
                <w:sz w:val="28"/>
                <w:szCs w:val="28"/>
                <w:rtl/>
              </w:rPr>
            </w:pPr>
            <w:r w:rsidRPr="00F733A3">
              <w:rPr>
                <w:rFonts w:cs="B Lotus"/>
                <w:sz w:val="28"/>
                <w:szCs w:val="28"/>
                <w:rtl/>
              </w:rPr>
              <w:t>99</w:t>
            </w:r>
          </w:p>
        </w:tc>
        <w:tc>
          <w:tcPr>
            <w:tcW w:w="7450" w:type="dxa"/>
            <w:tcBorders>
              <w:right w:val="single" w:sz="4" w:space="0" w:color="auto"/>
            </w:tcBorders>
            <w:noWrap/>
          </w:tcPr>
          <w:p w14:paraId="6A29A07C" w14:textId="7E63589F"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Plk3</w:t>
            </w:r>
            <w:r w:rsidRPr="00F733A3">
              <w:rPr>
                <w:rFonts w:cs="B Lotus"/>
                <w:sz w:val="28"/>
                <w:szCs w:val="28"/>
                <w:rtl/>
              </w:rPr>
              <w:t xml:space="preserve"> - </w:t>
            </w:r>
            <w:r w:rsidRPr="00F733A3">
              <w:rPr>
                <w:rFonts w:cs="B Lotus" w:hint="cs"/>
                <w:sz w:val="28"/>
                <w:szCs w:val="28"/>
                <w:rtl/>
              </w:rPr>
              <w:t>سه</w:t>
            </w:r>
            <w:r w:rsidRPr="00F733A3">
              <w:rPr>
                <w:rFonts w:cs="B Lotus"/>
                <w:sz w:val="28"/>
                <w:szCs w:val="28"/>
                <w:rtl/>
              </w:rPr>
              <w:t xml:space="preserve"> </w:t>
            </w:r>
            <w:r w:rsidRPr="00F733A3">
              <w:rPr>
                <w:rFonts w:cs="B Lotus" w:hint="cs"/>
                <w:sz w:val="28"/>
                <w:szCs w:val="28"/>
                <w:rtl/>
              </w:rPr>
              <w:t>رقم</w:t>
            </w:r>
            <w:r w:rsidRPr="00F733A3">
              <w:rPr>
                <w:rFonts w:cs="B Lotus"/>
                <w:sz w:val="28"/>
                <w:szCs w:val="28"/>
                <w:rtl/>
              </w:rPr>
              <w:t xml:space="preserve"> </w:t>
            </w:r>
            <w:r w:rsidRPr="00F733A3">
              <w:rPr>
                <w:rFonts w:cs="B Lotus" w:hint="cs"/>
                <w:sz w:val="28"/>
                <w:szCs w:val="28"/>
                <w:rtl/>
              </w:rPr>
              <w:t>سمت</w:t>
            </w:r>
            <w:r w:rsidRPr="00F733A3">
              <w:rPr>
                <w:rFonts w:cs="B Lotus"/>
                <w:sz w:val="28"/>
                <w:szCs w:val="28"/>
                <w:rtl/>
              </w:rPr>
              <w:t xml:space="preserve"> </w:t>
            </w:r>
            <w:r w:rsidRPr="00F733A3">
              <w:rPr>
                <w:rFonts w:cs="B Lotus" w:hint="cs"/>
                <w:sz w:val="28"/>
                <w:szCs w:val="28"/>
                <w:rtl/>
              </w:rPr>
              <w:t>راست</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میباشد</w:t>
            </w:r>
            <w:r w:rsidRPr="00F733A3">
              <w:rPr>
                <w:rFonts w:cs="B Lotus"/>
                <w:sz w:val="28"/>
                <w:szCs w:val="28"/>
                <w:rtl/>
              </w:rPr>
              <w:t xml:space="preserve"> .</w:t>
            </w:r>
          </w:p>
        </w:tc>
      </w:tr>
      <w:tr w:rsidR="00BB784C" w:rsidRPr="00F733A3" w14:paraId="41BFB2B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66E8C9B" w14:textId="7238954F" w:rsidR="00BB784C" w:rsidRPr="00F733A3" w:rsidRDefault="00BB784C" w:rsidP="00BB784C">
            <w:pPr>
              <w:bidi w:val="0"/>
              <w:jc w:val="center"/>
              <w:rPr>
                <w:rFonts w:cs="B Lotus"/>
                <w:sz w:val="28"/>
                <w:szCs w:val="28"/>
                <w:rtl/>
              </w:rPr>
            </w:pPr>
            <w:r w:rsidRPr="00F733A3">
              <w:rPr>
                <w:rFonts w:cs="B Lotus"/>
                <w:sz w:val="28"/>
                <w:szCs w:val="28"/>
                <w:rtl/>
              </w:rPr>
              <w:t>100</w:t>
            </w:r>
          </w:p>
        </w:tc>
        <w:tc>
          <w:tcPr>
            <w:tcW w:w="7450" w:type="dxa"/>
            <w:tcBorders>
              <w:right w:val="single" w:sz="4" w:space="0" w:color="auto"/>
            </w:tcBorders>
            <w:noWrap/>
          </w:tcPr>
          <w:p w14:paraId="2A14D254" w14:textId="7FC4EEAF"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PlkSrl</w:t>
            </w:r>
            <w:r w:rsidRPr="00F733A3">
              <w:rPr>
                <w:rFonts w:cs="B Lotus"/>
                <w:sz w:val="28"/>
                <w:szCs w:val="28"/>
                <w:rtl/>
              </w:rPr>
              <w:t xml:space="preserve"> - </w:t>
            </w:r>
            <w:r w:rsidRPr="00F733A3">
              <w:rPr>
                <w:rFonts w:cs="B Lotus" w:hint="cs"/>
                <w:sz w:val="28"/>
                <w:szCs w:val="28"/>
                <w:rtl/>
              </w:rPr>
              <w:t>سریال</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میباشد</w:t>
            </w:r>
            <w:r w:rsidRPr="00F733A3">
              <w:rPr>
                <w:rFonts w:cs="B Lotus"/>
                <w:sz w:val="28"/>
                <w:szCs w:val="28"/>
                <w:rtl/>
              </w:rPr>
              <w:t xml:space="preserve"> .</w:t>
            </w:r>
          </w:p>
        </w:tc>
      </w:tr>
      <w:tr w:rsidR="00BB784C" w:rsidRPr="00F733A3" w14:paraId="3A77F798"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226722C" w14:textId="276261C1" w:rsidR="00BB784C" w:rsidRPr="00F733A3" w:rsidRDefault="00BB784C" w:rsidP="00BB784C">
            <w:pPr>
              <w:bidi w:val="0"/>
              <w:jc w:val="center"/>
              <w:rPr>
                <w:rFonts w:cs="B Lotus"/>
                <w:sz w:val="28"/>
                <w:szCs w:val="28"/>
                <w:rtl/>
              </w:rPr>
            </w:pPr>
            <w:r w:rsidRPr="00F733A3">
              <w:rPr>
                <w:rFonts w:cs="B Lotus"/>
                <w:sz w:val="28"/>
                <w:szCs w:val="28"/>
                <w:rtl/>
              </w:rPr>
              <w:t>101</w:t>
            </w:r>
          </w:p>
        </w:tc>
        <w:tc>
          <w:tcPr>
            <w:tcW w:w="7450" w:type="dxa"/>
            <w:tcBorders>
              <w:right w:val="single" w:sz="4" w:space="0" w:color="auto"/>
            </w:tcBorders>
            <w:noWrap/>
          </w:tcPr>
          <w:p w14:paraId="47F6F9B8" w14:textId="044CF34C"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Plk1</w:t>
            </w:r>
            <w:r w:rsidRPr="00F733A3">
              <w:rPr>
                <w:rFonts w:cs="B Lotus"/>
                <w:sz w:val="28"/>
                <w:szCs w:val="28"/>
                <w:rtl/>
              </w:rPr>
              <w:t xml:space="preserve"> - </w:t>
            </w:r>
            <w:r w:rsidRPr="00F733A3">
              <w:rPr>
                <w:rFonts w:cs="B Lotus" w:hint="cs"/>
                <w:sz w:val="28"/>
                <w:szCs w:val="28"/>
                <w:rtl/>
              </w:rPr>
              <w:t>دو</w:t>
            </w:r>
            <w:r w:rsidRPr="00F733A3">
              <w:rPr>
                <w:rFonts w:cs="B Lotus"/>
                <w:sz w:val="28"/>
                <w:szCs w:val="28"/>
                <w:rtl/>
              </w:rPr>
              <w:t xml:space="preserve"> </w:t>
            </w:r>
            <w:r w:rsidRPr="00F733A3">
              <w:rPr>
                <w:rFonts w:cs="B Lotus" w:hint="cs"/>
                <w:sz w:val="28"/>
                <w:szCs w:val="28"/>
                <w:rtl/>
              </w:rPr>
              <w:t>رقم</w:t>
            </w:r>
            <w:r w:rsidRPr="00F733A3">
              <w:rPr>
                <w:rFonts w:cs="B Lotus"/>
                <w:sz w:val="28"/>
                <w:szCs w:val="28"/>
                <w:rtl/>
              </w:rPr>
              <w:t xml:space="preserve"> </w:t>
            </w:r>
            <w:r w:rsidRPr="00F733A3">
              <w:rPr>
                <w:rFonts w:cs="B Lotus" w:hint="cs"/>
                <w:sz w:val="28"/>
                <w:szCs w:val="28"/>
                <w:rtl/>
              </w:rPr>
              <w:t>سمت</w:t>
            </w:r>
            <w:r w:rsidRPr="00F733A3">
              <w:rPr>
                <w:rFonts w:cs="B Lotus"/>
                <w:sz w:val="28"/>
                <w:szCs w:val="28"/>
                <w:rtl/>
              </w:rPr>
              <w:t xml:space="preserve"> </w:t>
            </w:r>
            <w:r w:rsidRPr="00F733A3">
              <w:rPr>
                <w:rFonts w:cs="B Lotus" w:hint="cs"/>
                <w:sz w:val="28"/>
                <w:szCs w:val="28"/>
                <w:rtl/>
              </w:rPr>
              <w:t>چپ</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را</w:t>
            </w:r>
            <w:r w:rsidRPr="00F733A3">
              <w:rPr>
                <w:rFonts w:cs="B Lotus"/>
                <w:sz w:val="28"/>
                <w:szCs w:val="28"/>
                <w:rtl/>
              </w:rPr>
              <w:t xml:space="preserve"> </w:t>
            </w:r>
            <w:r w:rsidRPr="00F733A3">
              <w:rPr>
                <w:rFonts w:cs="B Lotus" w:hint="cs"/>
                <w:sz w:val="28"/>
                <w:szCs w:val="28"/>
                <w:rtl/>
              </w:rPr>
              <w:t>به</w:t>
            </w:r>
            <w:r w:rsidRPr="00F733A3">
              <w:rPr>
                <w:rFonts w:cs="B Lotus"/>
                <w:sz w:val="28"/>
                <w:szCs w:val="28"/>
                <w:rtl/>
              </w:rPr>
              <w:t xml:space="preserve"> </w:t>
            </w:r>
            <w:r w:rsidRPr="00F733A3">
              <w:rPr>
                <w:rFonts w:cs="B Lotus" w:hint="cs"/>
                <w:sz w:val="28"/>
                <w:szCs w:val="28"/>
                <w:rtl/>
              </w:rPr>
              <w:t>صورت</w:t>
            </w:r>
            <w:r w:rsidRPr="00F733A3">
              <w:rPr>
                <w:rFonts w:cs="B Lotus"/>
                <w:sz w:val="28"/>
                <w:szCs w:val="28"/>
                <w:rtl/>
              </w:rPr>
              <w:t xml:space="preserve"> </w:t>
            </w:r>
            <w:r w:rsidRPr="00F733A3">
              <w:rPr>
                <w:rFonts w:cs="B Lotus" w:hint="cs"/>
                <w:sz w:val="28"/>
                <w:szCs w:val="28"/>
                <w:rtl/>
              </w:rPr>
              <w:t>صحیح</w:t>
            </w:r>
            <w:r w:rsidRPr="00F733A3">
              <w:rPr>
                <w:rFonts w:cs="B Lotus"/>
                <w:sz w:val="28"/>
                <w:szCs w:val="28"/>
                <w:rtl/>
              </w:rPr>
              <w:t xml:space="preserve"> </w:t>
            </w:r>
            <w:r w:rsidRPr="00F733A3">
              <w:rPr>
                <w:rFonts w:cs="B Lotus" w:hint="cs"/>
                <w:sz w:val="28"/>
                <w:szCs w:val="28"/>
                <w:rtl/>
              </w:rPr>
              <w:t>وارد</w:t>
            </w:r>
            <w:r w:rsidRPr="00F733A3">
              <w:rPr>
                <w:rFonts w:cs="B Lotus"/>
                <w:sz w:val="28"/>
                <w:szCs w:val="28"/>
                <w:rtl/>
              </w:rPr>
              <w:t xml:space="preserve"> </w:t>
            </w:r>
            <w:r w:rsidRPr="00F733A3">
              <w:rPr>
                <w:rFonts w:cs="B Lotus" w:hint="cs"/>
                <w:sz w:val="28"/>
                <w:szCs w:val="28"/>
                <w:rtl/>
              </w:rPr>
              <w:t>نمایید</w:t>
            </w:r>
            <w:r w:rsidRPr="00F733A3">
              <w:rPr>
                <w:rFonts w:cs="B Lotus"/>
                <w:sz w:val="28"/>
                <w:szCs w:val="28"/>
                <w:rtl/>
              </w:rPr>
              <w:t xml:space="preserve"> .</w:t>
            </w:r>
          </w:p>
        </w:tc>
      </w:tr>
      <w:tr w:rsidR="00BB784C" w:rsidRPr="00F733A3" w14:paraId="0292529F"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A042A17" w14:textId="42784792" w:rsidR="00BB784C" w:rsidRPr="00F733A3" w:rsidRDefault="00BB784C" w:rsidP="00BB784C">
            <w:pPr>
              <w:bidi w:val="0"/>
              <w:jc w:val="center"/>
              <w:rPr>
                <w:rFonts w:cs="B Lotus"/>
                <w:sz w:val="28"/>
                <w:szCs w:val="28"/>
                <w:rtl/>
              </w:rPr>
            </w:pPr>
            <w:r w:rsidRPr="00F733A3">
              <w:rPr>
                <w:rFonts w:cs="B Lotus"/>
                <w:sz w:val="28"/>
                <w:szCs w:val="28"/>
                <w:rtl/>
              </w:rPr>
              <w:t>102</w:t>
            </w:r>
          </w:p>
        </w:tc>
        <w:tc>
          <w:tcPr>
            <w:tcW w:w="7450" w:type="dxa"/>
            <w:tcBorders>
              <w:right w:val="single" w:sz="4" w:space="0" w:color="auto"/>
            </w:tcBorders>
            <w:noWrap/>
          </w:tcPr>
          <w:p w14:paraId="7CCF86EC" w14:textId="1B5E9385"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Plk3</w:t>
            </w:r>
            <w:r w:rsidRPr="00F733A3">
              <w:rPr>
                <w:rFonts w:cs="B Lotus"/>
                <w:sz w:val="28"/>
                <w:szCs w:val="28"/>
                <w:rtl/>
              </w:rPr>
              <w:t xml:space="preserve"> - </w:t>
            </w:r>
            <w:r w:rsidRPr="00F733A3">
              <w:rPr>
                <w:rFonts w:cs="B Lotus" w:hint="cs"/>
                <w:sz w:val="28"/>
                <w:szCs w:val="28"/>
                <w:rtl/>
              </w:rPr>
              <w:t>سه</w:t>
            </w:r>
            <w:r w:rsidRPr="00F733A3">
              <w:rPr>
                <w:rFonts w:cs="B Lotus"/>
                <w:sz w:val="28"/>
                <w:szCs w:val="28"/>
                <w:rtl/>
              </w:rPr>
              <w:t xml:space="preserve"> </w:t>
            </w:r>
            <w:r w:rsidRPr="00F733A3">
              <w:rPr>
                <w:rFonts w:cs="B Lotus" w:hint="cs"/>
                <w:sz w:val="28"/>
                <w:szCs w:val="28"/>
                <w:rtl/>
              </w:rPr>
              <w:t>رقم</w:t>
            </w:r>
            <w:r w:rsidRPr="00F733A3">
              <w:rPr>
                <w:rFonts w:cs="B Lotus"/>
                <w:sz w:val="28"/>
                <w:szCs w:val="28"/>
                <w:rtl/>
              </w:rPr>
              <w:t xml:space="preserve"> </w:t>
            </w:r>
            <w:r w:rsidRPr="00F733A3">
              <w:rPr>
                <w:rFonts w:cs="B Lotus" w:hint="cs"/>
                <w:sz w:val="28"/>
                <w:szCs w:val="28"/>
                <w:rtl/>
              </w:rPr>
              <w:t>سمت</w:t>
            </w:r>
            <w:r w:rsidRPr="00F733A3">
              <w:rPr>
                <w:rFonts w:cs="B Lotus"/>
                <w:sz w:val="28"/>
                <w:szCs w:val="28"/>
                <w:rtl/>
              </w:rPr>
              <w:t xml:space="preserve"> </w:t>
            </w:r>
            <w:r w:rsidRPr="00F733A3">
              <w:rPr>
                <w:rFonts w:cs="B Lotus" w:hint="cs"/>
                <w:sz w:val="28"/>
                <w:szCs w:val="28"/>
                <w:rtl/>
              </w:rPr>
              <w:t>راست</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را</w:t>
            </w:r>
            <w:r w:rsidRPr="00F733A3">
              <w:rPr>
                <w:rFonts w:cs="B Lotus"/>
                <w:sz w:val="28"/>
                <w:szCs w:val="28"/>
                <w:rtl/>
              </w:rPr>
              <w:t xml:space="preserve"> </w:t>
            </w:r>
            <w:r w:rsidRPr="00F733A3">
              <w:rPr>
                <w:rFonts w:cs="B Lotus" w:hint="cs"/>
                <w:sz w:val="28"/>
                <w:szCs w:val="28"/>
                <w:rtl/>
              </w:rPr>
              <w:t>به</w:t>
            </w:r>
            <w:r w:rsidRPr="00F733A3">
              <w:rPr>
                <w:rFonts w:cs="B Lotus"/>
                <w:sz w:val="28"/>
                <w:szCs w:val="28"/>
                <w:rtl/>
              </w:rPr>
              <w:t xml:space="preserve"> </w:t>
            </w:r>
            <w:r w:rsidRPr="00F733A3">
              <w:rPr>
                <w:rFonts w:cs="B Lotus" w:hint="cs"/>
                <w:sz w:val="28"/>
                <w:szCs w:val="28"/>
                <w:rtl/>
              </w:rPr>
              <w:t>صورت</w:t>
            </w:r>
            <w:r w:rsidRPr="00F733A3">
              <w:rPr>
                <w:rFonts w:cs="B Lotus"/>
                <w:sz w:val="28"/>
                <w:szCs w:val="28"/>
                <w:rtl/>
              </w:rPr>
              <w:t xml:space="preserve"> </w:t>
            </w:r>
            <w:r w:rsidRPr="00F733A3">
              <w:rPr>
                <w:rFonts w:cs="B Lotus" w:hint="cs"/>
                <w:sz w:val="28"/>
                <w:szCs w:val="28"/>
                <w:rtl/>
              </w:rPr>
              <w:t>صحیح</w:t>
            </w:r>
            <w:r w:rsidRPr="00F733A3">
              <w:rPr>
                <w:rFonts w:cs="B Lotus"/>
                <w:sz w:val="28"/>
                <w:szCs w:val="28"/>
                <w:rtl/>
              </w:rPr>
              <w:t xml:space="preserve"> </w:t>
            </w:r>
            <w:r w:rsidRPr="00F733A3">
              <w:rPr>
                <w:rFonts w:cs="B Lotus" w:hint="cs"/>
                <w:sz w:val="28"/>
                <w:szCs w:val="28"/>
                <w:rtl/>
              </w:rPr>
              <w:t>وارد</w:t>
            </w:r>
            <w:r w:rsidRPr="00F733A3">
              <w:rPr>
                <w:rFonts w:cs="B Lotus"/>
                <w:sz w:val="28"/>
                <w:szCs w:val="28"/>
                <w:rtl/>
              </w:rPr>
              <w:t xml:space="preserve"> </w:t>
            </w:r>
            <w:r w:rsidRPr="00F733A3">
              <w:rPr>
                <w:rFonts w:cs="B Lotus" w:hint="cs"/>
                <w:sz w:val="28"/>
                <w:szCs w:val="28"/>
                <w:rtl/>
              </w:rPr>
              <w:t>نمایید</w:t>
            </w:r>
            <w:r w:rsidRPr="00F733A3">
              <w:rPr>
                <w:rFonts w:cs="B Lotus"/>
                <w:sz w:val="28"/>
                <w:szCs w:val="28"/>
                <w:rtl/>
              </w:rPr>
              <w:t xml:space="preserve"> .</w:t>
            </w:r>
          </w:p>
        </w:tc>
      </w:tr>
      <w:tr w:rsidR="00BB784C" w:rsidRPr="00F733A3" w14:paraId="1CA71F68"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21CC3AE" w14:textId="526CA62E" w:rsidR="00BB784C" w:rsidRPr="00F733A3" w:rsidRDefault="00BB784C" w:rsidP="00BB784C">
            <w:pPr>
              <w:bidi w:val="0"/>
              <w:jc w:val="center"/>
              <w:rPr>
                <w:rFonts w:cs="B Lotus"/>
                <w:sz w:val="28"/>
                <w:szCs w:val="28"/>
                <w:rtl/>
              </w:rPr>
            </w:pPr>
            <w:r w:rsidRPr="00F733A3">
              <w:rPr>
                <w:rFonts w:cs="B Lotus"/>
                <w:sz w:val="28"/>
                <w:szCs w:val="28"/>
                <w:rtl/>
              </w:rPr>
              <w:t>103</w:t>
            </w:r>
          </w:p>
        </w:tc>
        <w:tc>
          <w:tcPr>
            <w:tcW w:w="7450" w:type="dxa"/>
            <w:tcBorders>
              <w:right w:val="single" w:sz="4" w:space="0" w:color="auto"/>
            </w:tcBorders>
            <w:noWrap/>
          </w:tcPr>
          <w:p w14:paraId="348BD728" w14:textId="2D3024E7"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PlkSrl</w:t>
            </w:r>
            <w:r w:rsidRPr="00F733A3">
              <w:rPr>
                <w:rFonts w:cs="B Lotus"/>
                <w:sz w:val="28"/>
                <w:szCs w:val="28"/>
                <w:rtl/>
              </w:rPr>
              <w:t xml:space="preserve"> - </w:t>
            </w:r>
            <w:r w:rsidRPr="00F733A3">
              <w:rPr>
                <w:rFonts w:cs="B Lotus" w:hint="cs"/>
                <w:sz w:val="28"/>
                <w:szCs w:val="28"/>
                <w:rtl/>
              </w:rPr>
              <w:t>شماره</w:t>
            </w:r>
            <w:r w:rsidRPr="00F733A3">
              <w:rPr>
                <w:rFonts w:cs="B Lotus"/>
                <w:sz w:val="28"/>
                <w:szCs w:val="28"/>
                <w:rtl/>
              </w:rPr>
              <w:t xml:space="preserve"> </w:t>
            </w:r>
            <w:r w:rsidRPr="00F733A3">
              <w:rPr>
                <w:rFonts w:cs="B Lotus" w:hint="cs"/>
                <w:sz w:val="28"/>
                <w:szCs w:val="28"/>
                <w:rtl/>
              </w:rPr>
              <w:t>سریال</w:t>
            </w:r>
            <w:r w:rsidRPr="00F733A3">
              <w:rPr>
                <w:rFonts w:cs="B Lotus"/>
                <w:sz w:val="28"/>
                <w:szCs w:val="28"/>
                <w:rtl/>
              </w:rPr>
              <w:t xml:space="preserve"> </w:t>
            </w:r>
            <w:r w:rsidRPr="00F733A3">
              <w:rPr>
                <w:rFonts w:cs="B Lotus" w:hint="cs"/>
                <w:sz w:val="28"/>
                <w:szCs w:val="28"/>
                <w:rtl/>
              </w:rPr>
              <w:t>پلاک</w:t>
            </w:r>
            <w:r w:rsidRPr="00F733A3">
              <w:rPr>
                <w:rFonts w:cs="B Lotus"/>
                <w:sz w:val="28"/>
                <w:szCs w:val="28"/>
                <w:rtl/>
              </w:rPr>
              <w:t xml:space="preserve"> </w:t>
            </w:r>
            <w:r w:rsidRPr="00F733A3">
              <w:rPr>
                <w:rFonts w:cs="B Lotus" w:hint="cs"/>
                <w:sz w:val="28"/>
                <w:szCs w:val="28"/>
                <w:rtl/>
              </w:rPr>
              <w:t>را</w:t>
            </w:r>
            <w:r w:rsidRPr="00F733A3">
              <w:rPr>
                <w:rFonts w:cs="B Lotus"/>
                <w:sz w:val="28"/>
                <w:szCs w:val="28"/>
                <w:rtl/>
              </w:rPr>
              <w:t xml:space="preserve"> </w:t>
            </w:r>
            <w:r w:rsidRPr="00F733A3">
              <w:rPr>
                <w:rFonts w:cs="B Lotus" w:hint="cs"/>
                <w:sz w:val="28"/>
                <w:szCs w:val="28"/>
                <w:rtl/>
              </w:rPr>
              <w:t>به</w:t>
            </w:r>
            <w:r w:rsidRPr="00F733A3">
              <w:rPr>
                <w:rFonts w:cs="B Lotus"/>
                <w:sz w:val="28"/>
                <w:szCs w:val="28"/>
                <w:rtl/>
              </w:rPr>
              <w:t xml:space="preserve"> </w:t>
            </w:r>
            <w:r w:rsidRPr="00F733A3">
              <w:rPr>
                <w:rFonts w:cs="B Lotus" w:hint="cs"/>
                <w:sz w:val="28"/>
                <w:szCs w:val="28"/>
                <w:rtl/>
              </w:rPr>
              <w:t>صورت</w:t>
            </w:r>
            <w:r w:rsidRPr="00F733A3">
              <w:rPr>
                <w:rFonts w:cs="B Lotus"/>
                <w:sz w:val="28"/>
                <w:szCs w:val="28"/>
                <w:rtl/>
              </w:rPr>
              <w:t xml:space="preserve"> </w:t>
            </w:r>
            <w:r w:rsidRPr="00F733A3">
              <w:rPr>
                <w:rFonts w:cs="B Lotus" w:hint="cs"/>
                <w:sz w:val="28"/>
                <w:szCs w:val="28"/>
                <w:rtl/>
              </w:rPr>
              <w:t>صحیح</w:t>
            </w:r>
            <w:r w:rsidRPr="00F733A3">
              <w:rPr>
                <w:rFonts w:cs="B Lotus"/>
                <w:sz w:val="28"/>
                <w:szCs w:val="28"/>
                <w:rtl/>
              </w:rPr>
              <w:t xml:space="preserve"> </w:t>
            </w:r>
            <w:r w:rsidRPr="00F733A3">
              <w:rPr>
                <w:rFonts w:cs="B Lotus" w:hint="cs"/>
                <w:sz w:val="28"/>
                <w:szCs w:val="28"/>
                <w:rtl/>
              </w:rPr>
              <w:t>وارد</w:t>
            </w:r>
            <w:r w:rsidRPr="00F733A3">
              <w:rPr>
                <w:rFonts w:cs="B Lotus"/>
                <w:sz w:val="28"/>
                <w:szCs w:val="28"/>
                <w:rtl/>
              </w:rPr>
              <w:t xml:space="preserve"> </w:t>
            </w:r>
            <w:r w:rsidRPr="00F733A3">
              <w:rPr>
                <w:rFonts w:cs="B Lotus" w:hint="cs"/>
                <w:sz w:val="28"/>
                <w:szCs w:val="28"/>
                <w:rtl/>
              </w:rPr>
              <w:t>نمایید</w:t>
            </w:r>
            <w:r w:rsidRPr="00F733A3">
              <w:rPr>
                <w:rFonts w:cs="B Lotus"/>
                <w:sz w:val="28"/>
                <w:szCs w:val="28"/>
                <w:rtl/>
              </w:rPr>
              <w:t xml:space="preserve"> .</w:t>
            </w:r>
          </w:p>
        </w:tc>
      </w:tr>
      <w:tr w:rsidR="00BB784C" w:rsidRPr="00F733A3" w14:paraId="64E5C6D7"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24FC437" w14:textId="5E0A1333" w:rsidR="00BB784C" w:rsidRPr="00F733A3" w:rsidRDefault="00BB784C" w:rsidP="00BB784C">
            <w:pPr>
              <w:bidi w:val="0"/>
              <w:jc w:val="center"/>
              <w:rPr>
                <w:rFonts w:cs="B Lotus"/>
                <w:sz w:val="28"/>
                <w:szCs w:val="28"/>
                <w:rtl/>
              </w:rPr>
            </w:pPr>
            <w:r w:rsidRPr="00F733A3">
              <w:rPr>
                <w:rFonts w:cs="B Lotus"/>
                <w:sz w:val="28"/>
                <w:szCs w:val="28"/>
                <w:rtl/>
              </w:rPr>
              <w:t>104</w:t>
            </w:r>
          </w:p>
        </w:tc>
        <w:tc>
          <w:tcPr>
            <w:tcW w:w="7450" w:type="dxa"/>
            <w:tcBorders>
              <w:right w:val="single" w:sz="4" w:space="0" w:color="auto"/>
            </w:tcBorders>
            <w:noWrap/>
          </w:tcPr>
          <w:p w14:paraId="09273FFC" w14:textId="438F7759"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EdrsDte</w:t>
            </w:r>
            <w:r w:rsidRPr="00F733A3">
              <w:rPr>
                <w:rFonts w:cs="B Lotus"/>
                <w:sz w:val="28"/>
                <w:szCs w:val="28"/>
                <w:rtl/>
              </w:rPr>
              <w:t xml:space="preserve"> -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صدور</w:t>
            </w:r>
            <w:r w:rsidRPr="00F733A3">
              <w:rPr>
                <w:rFonts w:cs="B Lotus"/>
                <w:sz w:val="28"/>
                <w:szCs w:val="28"/>
                <w:rtl/>
              </w:rPr>
              <w:t xml:space="preserve"> </w:t>
            </w:r>
            <w:r w:rsidRPr="00F733A3">
              <w:rPr>
                <w:rFonts w:cs="B Lotus" w:hint="cs"/>
                <w:sz w:val="28"/>
                <w:szCs w:val="28"/>
                <w:rtl/>
              </w:rPr>
              <w:t>الحاقیه</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می</w:t>
            </w:r>
            <w:r w:rsidRPr="00F733A3">
              <w:rPr>
                <w:rFonts w:cs="B Lotus"/>
                <w:sz w:val="28"/>
                <w:szCs w:val="28"/>
                <w:rtl/>
              </w:rPr>
              <w:t xml:space="preserve"> </w:t>
            </w:r>
            <w:r w:rsidRPr="00F733A3">
              <w:rPr>
                <w:rFonts w:cs="B Lotus" w:hint="cs"/>
                <w:sz w:val="28"/>
                <w:szCs w:val="28"/>
                <w:rtl/>
              </w:rPr>
              <w:t>باشد</w:t>
            </w:r>
            <w:r w:rsidRPr="00F733A3">
              <w:rPr>
                <w:rFonts w:cs="B Lotus"/>
                <w:sz w:val="28"/>
                <w:szCs w:val="28"/>
                <w:rtl/>
              </w:rPr>
              <w:t xml:space="preserve"> .</w:t>
            </w:r>
          </w:p>
        </w:tc>
      </w:tr>
      <w:tr w:rsidR="00BB784C" w:rsidRPr="00F733A3" w14:paraId="08D5B5E2"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FC6C3B3" w14:textId="09AF520E" w:rsidR="00BB784C" w:rsidRPr="00F733A3" w:rsidRDefault="00BB784C" w:rsidP="00BB784C">
            <w:pPr>
              <w:bidi w:val="0"/>
              <w:jc w:val="center"/>
              <w:rPr>
                <w:rFonts w:cs="B Lotus"/>
                <w:sz w:val="28"/>
                <w:szCs w:val="28"/>
                <w:rtl/>
              </w:rPr>
            </w:pPr>
            <w:r w:rsidRPr="00F733A3">
              <w:rPr>
                <w:rFonts w:cs="B Lotus"/>
                <w:sz w:val="28"/>
                <w:szCs w:val="28"/>
                <w:rtl/>
              </w:rPr>
              <w:lastRenderedPageBreak/>
              <w:t>105</w:t>
            </w:r>
          </w:p>
        </w:tc>
        <w:tc>
          <w:tcPr>
            <w:tcW w:w="7450" w:type="dxa"/>
            <w:tcBorders>
              <w:right w:val="single" w:sz="4" w:space="0" w:color="auto"/>
            </w:tcBorders>
            <w:noWrap/>
          </w:tcPr>
          <w:p w14:paraId="474E7508" w14:textId="25EBAA58"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EdrsActDte</w:t>
            </w:r>
            <w:r w:rsidRPr="00F733A3">
              <w:rPr>
                <w:rFonts w:cs="B Lotus"/>
                <w:sz w:val="28"/>
                <w:szCs w:val="28"/>
                <w:rtl/>
              </w:rPr>
              <w:t xml:space="preserve"> -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اثر</w:t>
            </w:r>
            <w:r w:rsidRPr="00F733A3">
              <w:rPr>
                <w:rFonts w:cs="B Lotus"/>
                <w:sz w:val="28"/>
                <w:szCs w:val="28"/>
                <w:rtl/>
              </w:rPr>
              <w:t xml:space="preserve"> </w:t>
            </w:r>
            <w:r w:rsidRPr="00F733A3">
              <w:rPr>
                <w:rFonts w:cs="B Lotus" w:hint="cs"/>
                <w:sz w:val="28"/>
                <w:szCs w:val="28"/>
                <w:rtl/>
              </w:rPr>
              <w:t>الحاقیه</w:t>
            </w:r>
            <w:r w:rsidRPr="00F733A3">
              <w:rPr>
                <w:rFonts w:cs="B Lotus"/>
                <w:sz w:val="28"/>
                <w:szCs w:val="28"/>
                <w:rtl/>
              </w:rPr>
              <w:t xml:space="preserve"> </w:t>
            </w:r>
            <w:r w:rsidRPr="00F733A3">
              <w:rPr>
                <w:rFonts w:cs="B Lotus" w:hint="cs"/>
                <w:sz w:val="28"/>
                <w:szCs w:val="28"/>
                <w:rtl/>
              </w:rPr>
              <w:t>خالی</w:t>
            </w:r>
            <w:r w:rsidRPr="00F733A3">
              <w:rPr>
                <w:rFonts w:cs="B Lotus"/>
                <w:sz w:val="28"/>
                <w:szCs w:val="28"/>
                <w:rtl/>
              </w:rPr>
              <w:t xml:space="preserve"> </w:t>
            </w:r>
            <w:r w:rsidRPr="00F733A3">
              <w:rPr>
                <w:rFonts w:cs="B Lotus" w:hint="cs"/>
                <w:sz w:val="28"/>
                <w:szCs w:val="28"/>
                <w:rtl/>
              </w:rPr>
              <w:t>می</w:t>
            </w:r>
            <w:r w:rsidRPr="00F733A3">
              <w:rPr>
                <w:rFonts w:cs="B Lotus"/>
                <w:sz w:val="28"/>
                <w:szCs w:val="28"/>
                <w:rtl/>
              </w:rPr>
              <w:t xml:space="preserve"> </w:t>
            </w:r>
            <w:r w:rsidRPr="00F733A3">
              <w:rPr>
                <w:rFonts w:cs="B Lotus" w:hint="cs"/>
                <w:sz w:val="28"/>
                <w:szCs w:val="28"/>
                <w:rtl/>
              </w:rPr>
              <w:t>باشد</w:t>
            </w:r>
            <w:r w:rsidRPr="00F733A3">
              <w:rPr>
                <w:rFonts w:cs="B Lotus"/>
                <w:sz w:val="28"/>
                <w:szCs w:val="28"/>
                <w:rtl/>
              </w:rPr>
              <w:t xml:space="preserve"> .</w:t>
            </w:r>
          </w:p>
        </w:tc>
      </w:tr>
      <w:tr w:rsidR="00BB784C" w:rsidRPr="00F733A3" w14:paraId="11EEE1A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05FE516" w14:textId="145420DC" w:rsidR="00BB784C" w:rsidRPr="00F733A3" w:rsidRDefault="00BB784C" w:rsidP="00BB784C">
            <w:pPr>
              <w:bidi w:val="0"/>
              <w:jc w:val="center"/>
              <w:rPr>
                <w:rFonts w:cs="B Lotus"/>
                <w:sz w:val="28"/>
                <w:szCs w:val="28"/>
                <w:rtl/>
              </w:rPr>
            </w:pPr>
            <w:r w:rsidRPr="00F733A3">
              <w:rPr>
                <w:rFonts w:cs="B Lotus"/>
                <w:sz w:val="28"/>
                <w:szCs w:val="28"/>
                <w:rtl/>
              </w:rPr>
              <w:t>106</w:t>
            </w:r>
          </w:p>
        </w:tc>
        <w:tc>
          <w:tcPr>
            <w:tcW w:w="7450" w:type="dxa"/>
            <w:tcBorders>
              <w:right w:val="single" w:sz="4" w:space="0" w:color="auto"/>
            </w:tcBorders>
            <w:noWrap/>
          </w:tcPr>
          <w:p w14:paraId="69E44AEA" w14:textId="7A7D5330"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cs="B Lotus"/>
                <w:sz w:val="28"/>
                <w:szCs w:val="28"/>
              </w:rPr>
              <w:t>CarGrpCod</w:t>
            </w:r>
            <w:r w:rsidRPr="00F733A3">
              <w:rPr>
                <w:rFonts w:cs="B Lotus"/>
                <w:sz w:val="28"/>
                <w:szCs w:val="28"/>
                <w:rtl/>
              </w:rPr>
              <w:t xml:space="preserve"> - </w:t>
            </w:r>
            <w:r w:rsidRPr="00F733A3">
              <w:rPr>
                <w:rFonts w:cs="B Lotus" w:hint="cs"/>
                <w:sz w:val="28"/>
                <w:szCs w:val="28"/>
                <w:rtl/>
              </w:rPr>
              <w:t>كد</w:t>
            </w:r>
            <w:r w:rsidRPr="00F733A3">
              <w:rPr>
                <w:rFonts w:cs="B Lotus"/>
                <w:sz w:val="28"/>
                <w:szCs w:val="28"/>
                <w:rtl/>
              </w:rPr>
              <w:t xml:space="preserve"> 14 </w:t>
            </w:r>
            <w:r w:rsidRPr="00F733A3">
              <w:rPr>
                <w:rFonts w:cs="B Lotus" w:hint="cs"/>
                <w:sz w:val="28"/>
                <w:szCs w:val="28"/>
                <w:rtl/>
              </w:rPr>
              <w:t>غير</w:t>
            </w:r>
            <w:r w:rsidRPr="00F733A3">
              <w:rPr>
                <w:rFonts w:cs="B Lotus"/>
                <w:sz w:val="28"/>
                <w:szCs w:val="28"/>
                <w:rtl/>
              </w:rPr>
              <w:t xml:space="preserve"> </w:t>
            </w:r>
            <w:r w:rsidRPr="00F733A3">
              <w:rPr>
                <w:rFonts w:cs="B Lotus" w:hint="cs"/>
                <w:sz w:val="28"/>
                <w:szCs w:val="28"/>
                <w:rtl/>
              </w:rPr>
              <w:t>فعال</w:t>
            </w:r>
            <w:r w:rsidRPr="00F733A3">
              <w:rPr>
                <w:rFonts w:cs="B Lotus"/>
                <w:sz w:val="28"/>
                <w:szCs w:val="28"/>
                <w:rtl/>
              </w:rPr>
              <w:t xml:space="preserve"> </w:t>
            </w:r>
            <w:r w:rsidRPr="00F733A3">
              <w:rPr>
                <w:rFonts w:cs="B Lotus" w:hint="cs"/>
                <w:sz w:val="28"/>
                <w:szCs w:val="28"/>
                <w:rtl/>
              </w:rPr>
              <w:t>شده</w:t>
            </w:r>
            <w:r w:rsidRPr="00F733A3">
              <w:rPr>
                <w:rFonts w:cs="B Lotus"/>
                <w:sz w:val="28"/>
                <w:szCs w:val="28"/>
                <w:rtl/>
              </w:rPr>
              <w:t xml:space="preserve"> </w:t>
            </w:r>
            <w:r w:rsidRPr="00F733A3">
              <w:rPr>
                <w:rFonts w:cs="B Lotus" w:hint="cs"/>
                <w:sz w:val="28"/>
                <w:szCs w:val="28"/>
                <w:rtl/>
              </w:rPr>
              <w:t>است</w:t>
            </w:r>
            <w:r w:rsidRPr="00F733A3">
              <w:rPr>
                <w:rFonts w:cs="B Lotus"/>
                <w:sz w:val="28"/>
                <w:szCs w:val="28"/>
                <w:rtl/>
              </w:rPr>
              <w:t xml:space="preserve"> .</w:t>
            </w:r>
            <w:r w:rsidRPr="00F733A3">
              <w:rPr>
                <w:rFonts w:cs="B Lotus" w:hint="cs"/>
                <w:sz w:val="28"/>
                <w:szCs w:val="28"/>
                <w:rtl/>
              </w:rPr>
              <w:t>مطابق</w:t>
            </w:r>
            <w:r w:rsidRPr="00F733A3">
              <w:rPr>
                <w:rFonts w:cs="B Lotus"/>
                <w:sz w:val="28"/>
                <w:szCs w:val="28"/>
                <w:rtl/>
              </w:rPr>
              <w:t xml:space="preserve"> </w:t>
            </w:r>
            <w:r w:rsidRPr="00F733A3">
              <w:rPr>
                <w:rFonts w:cs="B Lotus" w:hint="cs"/>
                <w:sz w:val="28"/>
                <w:szCs w:val="28"/>
                <w:rtl/>
              </w:rPr>
              <w:t>گروه</w:t>
            </w:r>
            <w:r w:rsidRPr="00F733A3">
              <w:rPr>
                <w:rFonts w:cs="B Lotus"/>
                <w:sz w:val="28"/>
                <w:szCs w:val="28"/>
                <w:rtl/>
              </w:rPr>
              <w:t xml:space="preserve"> </w:t>
            </w:r>
            <w:r w:rsidRPr="00F733A3">
              <w:rPr>
                <w:rFonts w:cs="B Lotus" w:hint="cs"/>
                <w:sz w:val="28"/>
                <w:szCs w:val="28"/>
                <w:rtl/>
              </w:rPr>
              <w:t>بندي</w:t>
            </w:r>
            <w:r w:rsidRPr="00F733A3">
              <w:rPr>
                <w:rFonts w:cs="B Lotus"/>
                <w:sz w:val="28"/>
                <w:szCs w:val="28"/>
                <w:rtl/>
              </w:rPr>
              <w:t xml:space="preserve"> </w:t>
            </w:r>
            <w:r w:rsidRPr="00F733A3">
              <w:rPr>
                <w:rFonts w:cs="B Lotus" w:hint="cs"/>
                <w:sz w:val="28"/>
                <w:szCs w:val="28"/>
                <w:rtl/>
              </w:rPr>
              <w:t>جديد</w:t>
            </w:r>
            <w:r w:rsidRPr="00F733A3">
              <w:rPr>
                <w:rFonts w:cs="B Lotus"/>
                <w:sz w:val="28"/>
                <w:szCs w:val="28"/>
                <w:rtl/>
              </w:rPr>
              <w:t xml:space="preserve"> </w:t>
            </w:r>
            <w:r w:rsidRPr="00F733A3">
              <w:rPr>
                <w:rFonts w:cs="B Lotus" w:hint="cs"/>
                <w:sz w:val="28"/>
                <w:szCs w:val="28"/>
                <w:rtl/>
              </w:rPr>
              <w:t>اقدام</w:t>
            </w:r>
            <w:r w:rsidRPr="00F733A3">
              <w:rPr>
                <w:rFonts w:cs="B Lotus"/>
                <w:sz w:val="28"/>
                <w:szCs w:val="28"/>
                <w:rtl/>
              </w:rPr>
              <w:t xml:space="preserve"> </w:t>
            </w:r>
            <w:r w:rsidRPr="00F733A3">
              <w:rPr>
                <w:rFonts w:cs="B Lotus" w:hint="cs"/>
                <w:sz w:val="28"/>
                <w:szCs w:val="28"/>
                <w:rtl/>
              </w:rPr>
              <w:t>نماييد</w:t>
            </w:r>
          </w:p>
        </w:tc>
      </w:tr>
      <w:tr w:rsidR="00BB784C" w:rsidRPr="00F733A3" w14:paraId="44B82D72"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1000401" w14:textId="68B44674" w:rsidR="00BB784C" w:rsidRPr="00F733A3" w:rsidRDefault="00BB784C" w:rsidP="00BB784C">
            <w:pPr>
              <w:bidi w:val="0"/>
              <w:jc w:val="center"/>
              <w:rPr>
                <w:rFonts w:cs="B Lotus"/>
                <w:sz w:val="28"/>
                <w:szCs w:val="28"/>
                <w:rtl/>
              </w:rPr>
            </w:pPr>
            <w:r w:rsidRPr="00F733A3">
              <w:rPr>
                <w:rFonts w:cs="B Lotus"/>
                <w:sz w:val="28"/>
                <w:szCs w:val="28"/>
                <w:rtl/>
              </w:rPr>
              <w:t>107</w:t>
            </w:r>
          </w:p>
        </w:tc>
        <w:tc>
          <w:tcPr>
            <w:tcW w:w="7450" w:type="dxa"/>
            <w:tcBorders>
              <w:right w:val="single" w:sz="4" w:space="0" w:color="auto"/>
            </w:tcBorders>
            <w:noWrap/>
          </w:tcPr>
          <w:p w14:paraId="28A69C97" w14:textId="66FFBA63"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F733A3">
              <w:rPr>
                <w:rFonts w:cs="B Lotus"/>
                <w:sz w:val="28"/>
                <w:szCs w:val="28"/>
              </w:rPr>
              <w:t>LastEndDte,LstCmpCod</w:t>
            </w:r>
            <w:r w:rsidRPr="00F733A3">
              <w:rPr>
                <w:rFonts w:cs="B Lotus"/>
                <w:sz w:val="28"/>
                <w:szCs w:val="28"/>
                <w:rtl/>
              </w:rPr>
              <w:t xml:space="preserve"> - </w:t>
            </w:r>
            <w:r w:rsidRPr="00F733A3">
              <w:rPr>
                <w:rFonts w:cs="B Lotus" w:hint="cs"/>
                <w:sz w:val="28"/>
                <w:szCs w:val="28"/>
                <w:rtl/>
              </w:rPr>
              <w:t>برای</w:t>
            </w:r>
            <w:r w:rsidRPr="00F733A3">
              <w:rPr>
                <w:rFonts w:cs="B Lotus"/>
                <w:sz w:val="28"/>
                <w:szCs w:val="28"/>
                <w:rtl/>
              </w:rPr>
              <w:t xml:space="preserve"> </w:t>
            </w:r>
            <w:r w:rsidRPr="00F733A3">
              <w:rPr>
                <w:rFonts w:cs="B Lotus" w:hint="cs"/>
                <w:sz w:val="28"/>
                <w:szCs w:val="28"/>
                <w:rtl/>
              </w:rPr>
              <w:t>شرکت</w:t>
            </w:r>
            <w:r w:rsidRPr="00F733A3">
              <w:rPr>
                <w:rFonts w:cs="B Lotus"/>
                <w:sz w:val="28"/>
                <w:szCs w:val="28"/>
                <w:rtl/>
              </w:rPr>
              <w:t xml:space="preserve"> </w:t>
            </w:r>
            <w:r w:rsidRPr="00F733A3">
              <w:rPr>
                <w:rFonts w:cs="B Lotus" w:hint="cs"/>
                <w:sz w:val="28"/>
                <w:szCs w:val="28"/>
                <w:rtl/>
              </w:rPr>
              <w:t>توسعه</w:t>
            </w:r>
            <w:r w:rsidRPr="00F733A3">
              <w:rPr>
                <w:rFonts w:cs="B Lotus"/>
                <w:sz w:val="28"/>
                <w:szCs w:val="28"/>
                <w:rtl/>
              </w:rPr>
              <w:t xml:space="preserve"> </w:t>
            </w:r>
            <w:r w:rsidRPr="00F733A3">
              <w:rPr>
                <w:rFonts w:cs="B Lotus" w:hint="cs"/>
                <w:sz w:val="28"/>
                <w:szCs w:val="28"/>
                <w:rtl/>
              </w:rPr>
              <w:t>در</w:t>
            </w:r>
            <w:r w:rsidRPr="00F733A3">
              <w:rPr>
                <w:rFonts w:cs="B Lotus"/>
                <w:sz w:val="28"/>
                <w:szCs w:val="28"/>
                <w:rtl/>
              </w:rPr>
              <w:t xml:space="preserve"> </w:t>
            </w:r>
            <w:r w:rsidRPr="00F733A3">
              <w:rPr>
                <w:rFonts w:cs="B Lotus" w:hint="cs"/>
                <w:sz w:val="28"/>
                <w:szCs w:val="28"/>
                <w:rtl/>
              </w:rPr>
              <w:t>این</w:t>
            </w:r>
            <w:r w:rsidRPr="00F733A3">
              <w:rPr>
                <w:rFonts w:cs="B Lotus"/>
                <w:sz w:val="28"/>
                <w:szCs w:val="28"/>
                <w:rtl/>
              </w:rPr>
              <w:t xml:space="preserve"> </w:t>
            </w:r>
            <w:r w:rsidRPr="00F733A3">
              <w:rPr>
                <w:rFonts w:cs="B Lotus" w:hint="cs"/>
                <w:sz w:val="28"/>
                <w:szCs w:val="28"/>
                <w:rtl/>
              </w:rPr>
              <w:t>تاریخ</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ای</w:t>
            </w:r>
            <w:r w:rsidRPr="00F733A3">
              <w:rPr>
                <w:rFonts w:cs="B Lotus"/>
                <w:sz w:val="28"/>
                <w:szCs w:val="28"/>
                <w:rtl/>
              </w:rPr>
              <w:t xml:space="preserve"> </w:t>
            </w:r>
            <w:r w:rsidRPr="00F733A3">
              <w:rPr>
                <w:rFonts w:cs="B Lotus" w:hint="cs"/>
                <w:sz w:val="28"/>
                <w:szCs w:val="28"/>
                <w:rtl/>
              </w:rPr>
              <w:t>وجود</w:t>
            </w:r>
            <w:r w:rsidRPr="00F733A3">
              <w:rPr>
                <w:rFonts w:cs="B Lotus"/>
                <w:sz w:val="28"/>
                <w:szCs w:val="28"/>
                <w:rtl/>
              </w:rPr>
              <w:t xml:space="preserve"> </w:t>
            </w:r>
            <w:r w:rsidRPr="00F733A3">
              <w:rPr>
                <w:rFonts w:cs="B Lotus" w:hint="cs"/>
                <w:sz w:val="28"/>
                <w:szCs w:val="28"/>
                <w:rtl/>
              </w:rPr>
              <w:t>ندارد</w:t>
            </w:r>
            <w:r w:rsidRPr="00F733A3">
              <w:rPr>
                <w:rFonts w:cs="B Lotus"/>
                <w:sz w:val="28"/>
                <w:szCs w:val="28"/>
                <w:rtl/>
              </w:rPr>
              <w:t xml:space="preserve"> .</w:t>
            </w:r>
          </w:p>
        </w:tc>
      </w:tr>
      <w:tr w:rsidR="00BB784C" w:rsidRPr="00F733A3" w14:paraId="057DA61D"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30DF396" w14:textId="405A5E22" w:rsidR="00BB784C" w:rsidRPr="00F733A3" w:rsidRDefault="00BB784C" w:rsidP="00BB784C">
            <w:pPr>
              <w:bidi w:val="0"/>
              <w:jc w:val="center"/>
              <w:rPr>
                <w:rFonts w:cs="B Lotus"/>
                <w:sz w:val="28"/>
                <w:szCs w:val="28"/>
                <w:rtl/>
              </w:rPr>
            </w:pPr>
            <w:r w:rsidRPr="00F733A3">
              <w:rPr>
                <w:rFonts w:cs="B Lotus" w:hint="cs"/>
                <w:sz w:val="28"/>
                <w:szCs w:val="28"/>
                <w:rtl/>
              </w:rPr>
              <w:t>108</w:t>
            </w:r>
          </w:p>
        </w:tc>
        <w:tc>
          <w:tcPr>
            <w:tcW w:w="7450" w:type="dxa"/>
            <w:tcBorders>
              <w:right w:val="single" w:sz="4" w:space="0" w:color="auto"/>
            </w:tcBorders>
            <w:noWrap/>
          </w:tcPr>
          <w:p w14:paraId="19468228" w14:textId="65DA0FA6"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F733A3">
              <w:rPr>
                <w:rFonts w:ascii="Consolas" w:hAnsi="Consolas" w:cs="B Lotus"/>
                <w:color w:val="000000" w:themeColor="text1"/>
                <w:sz w:val="24"/>
                <w:szCs w:val="24"/>
                <w:rtl/>
                <w:lang w:bidi="ar-SA"/>
              </w:rPr>
              <w:t>کد</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تابعیت</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خالی</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است</w:t>
            </w:r>
          </w:p>
        </w:tc>
      </w:tr>
      <w:tr w:rsidR="00BB784C" w:rsidRPr="00F733A3" w14:paraId="5236955F"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350B35E" w14:textId="130D351B" w:rsidR="00BB784C" w:rsidRPr="00F733A3" w:rsidRDefault="00BB784C" w:rsidP="00BB784C">
            <w:pPr>
              <w:bidi w:val="0"/>
              <w:jc w:val="center"/>
              <w:rPr>
                <w:rFonts w:cs="B Lotus"/>
                <w:sz w:val="28"/>
                <w:szCs w:val="28"/>
                <w:rtl/>
              </w:rPr>
            </w:pPr>
            <w:r w:rsidRPr="00F733A3">
              <w:rPr>
                <w:rFonts w:cs="B Lotus" w:hint="cs"/>
                <w:sz w:val="28"/>
                <w:szCs w:val="28"/>
                <w:rtl/>
              </w:rPr>
              <w:t>109</w:t>
            </w:r>
          </w:p>
        </w:tc>
        <w:tc>
          <w:tcPr>
            <w:tcW w:w="7450" w:type="dxa"/>
            <w:tcBorders>
              <w:right w:val="single" w:sz="4" w:space="0" w:color="auto"/>
            </w:tcBorders>
            <w:noWrap/>
          </w:tcPr>
          <w:p w14:paraId="69FDF257" w14:textId="7CBB0D3E" w:rsidR="00BB784C" w:rsidRPr="00F733A3" w:rsidRDefault="00BB784C" w:rsidP="00BB784C">
            <w:pPr>
              <w:cnfStyle w:val="000000000000" w:firstRow="0" w:lastRow="0" w:firstColumn="0" w:lastColumn="0" w:oddVBand="0" w:evenVBand="0" w:oddHBand="0" w:evenHBand="0" w:firstRowFirstColumn="0" w:firstRowLastColumn="0" w:lastRowFirstColumn="0" w:lastRowLastColumn="0"/>
              <w:rPr>
                <w:rFonts w:ascii="Consolas" w:hAnsi="Consolas" w:cs="B Lotus"/>
                <w:color w:val="000000" w:themeColor="text1"/>
                <w:sz w:val="24"/>
                <w:szCs w:val="24"/>
                <w:rtl/>
                <w:lang w:bidi="ar-SA"/>
              </w:rPr>
            </w:pPr>
            <w:r w:rsidRPr="00F733A3">
              <w:rPr>
                <w:rFonts w:ascii="Consolas" w:hAnsi="Consolas" w:cs="B Lotus"/>
                <w:color w:val="000000" w:themeColor="text1"/>
                <w:sz w:val="24"/>
                <w:szCs w:val="24"/>
                <w:rtl/>
                <w:lang w:bidi="ar-SA"/>
              </w:rPr>
              <w:t>کد</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ملی</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حقیقی</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را</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بصورت</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صحیح</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وارد</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نمایید</w:t>
            </w:r>
            <w:r w:rsidRPr="00F733A3">
              <w:rPr>
                <w:rFonts w:ascii="Consolas" w:hAnsi="Consolas" w:cs="B Lotus"/>
                <w:color w:val="000000" w:themeColor="text1"/>
                <w:sz w:val="24"/>
                <w:szCs w:val="24"/>
                <w:lang w:bidi="ar-SA"/>
              </w:rPr>
              <w:t xml:space="preserve"> .'</w:t>
            </w:r>
          </w:p>
        </w:tc>
      </w:tr>
      <w:tr w:rsidR="00BB784C" w:rsidRPr="00F733A3" w14:paraId="7BFB131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C71E53F" w14:textId="6A18FE19" w:rsidR="00BB784C" w:rsidRPr="00F733A3" w:rsidRDefault="00BB784C" w:rsidP="00BB784C">
            <w:pPr>
              <w:bidi w:val="0"/>
              <w:jc w:val="center"/>
              <w:rPr>
                <w:rFonts w:cs="B Lotus"/>
                <w:sz w:val="28"/>
                <w:szCs w:val="28"/>
                <w:rtl/>
              </w:rPr>
            </w:pPr>
            <w:r w:rsidRPr="00F733A3">
              <w:rPr>
                <w:rFonts w:cs="B Lotus" w:hint="cs"/>
                <w:sz w:val="28"/>
                <w:szCs w:val="28"/>
                <w:rtl/>
              </w:rPr>
              <w:t>110</w:t>
            </w:r>
          </w:p>
        </w:tc>
        <w:tc>
          <w:tcPr>
            <w:tcW w:w="7450" w:type="dxa"/>
            <w:tcBorders>
              <w:right w:val="single" w:sz="4" w:space="0" w:color="auto"/>
            </w:tcBorders>
            <w:noWrap/>
          </w:tcPr>
          <w:p w14:paraId="28747968" w14:textId="5BD8F8B2" w:rsidR="00BB784C" w:rsidRPr="00F733A3" w:rsidRDefault="00BB784C" w:rsidP="00BB784C">
            <w:pPr>
              <w:cnfStyle w:val="000000100000" w:firstRow="0" w:lastRow="0" w:firstColumn="0" w:lastColumn="0" w:oddVBand="0" w:evenVBand="0" w:oddHBand="1" w:evenHBand="0" w:firstRowFirstColumn="0" w:firstRowLastColumn="0" w:lastRowFirstColumn="0" w:lastRowLastColumn="0"/>
              <w:rPr>
                <w:rFonts w:ascii="Consolas" w:hAnsi="Consolas" w:cs="B Lotus"/>
                <w:color w:val="000000" w:themeColor="text1"/>
                <w:sz w:val="24"/>
                <w:szCs w:val="24"/>
                <w:rtl/>
                <w:lang w:bidi="ar-SA"/>
              </w:rPr>
            </w:pPr>
            <w:r w:rsidRPr="00F733A3">
              <w:rPr>
                <w:rFonts w:ascii="Consolas" w:hAnsi="Consolas" w:cs="B Lotus"/>
                <w:color w:val="000000" w:themeColor="text1"/>
                <w:sz w:val="24"/>
                <w:szCs w:val="24"/>
                <w:rtl/>
                <w:lang w:bidi="ar-SA"/>
              </w:rPr>
              <w:t>شناسه</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ملی</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حقوقی</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را</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بصورت</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صحیح</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وارد</w:t>
            </w:r>
            <w:r w:rsidRPr="00F733A3">
              <w:rPr>
                <w:rFonts w:ascii="Consolas" w:hAnsi="Consolas" w:cs="B Lotus"/>
                <w:color w:val="000000" w:themeColor="text1"/>
                <w:sz w:val="24"/>
                <w:szCs w:val="24"/>
                <w:lang w:bidi="ar-SA"/>
              </w:rPr>
              <w:t xml:space="preserve"> </w:t>
            </w:r>
            <w:r w:rsidRPr="00F733A3">
              <w:rPr>
                <w:rFonts w:ascii="Consolas" w:hAnsi="Consolas" w:cs="B Lotus"/>
                <w:color w:val="000000" w:themeColor="text1"/>
                <w:sz w:val="24"/>
                <w:szCs w:val="24"/>
                <w:rtl/>
                <w:lang w:bidi="ar-SA"/>
              </w:rPr>
              <w:t>نمایید</w:t>
            </w:r>
            <w:r w:rsidRPr="00F733A3">
              <w:rPr>
                <w:rFonts w:ascii="Consolas" w:hAnsi="Consolas" w:cs="B Lotus"/>
                <w:color w:val="000000" w:themeColor="text1"/>
                <w:sz w:val="24"/>
                <w:szCs w:val="24"/>
                <w:lang w:bidi="ar-SA"/>
              </w:rPr>
              <w:t xml:space="preserve"> .</w:t>
            </w:r>
          </w:p>
        </w:tc>
      </w:tr>
      <w:tr w:rsidR="00BB784C" w:rsidRPr="00F733A3" w14:paraId="108C5E5D"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D9EC26E" w14:textId="740CE030" w:rsidR="00BB784C" w:rsidRPr="00F733A3" w:rsidRDefault="00BB784C" w:rsidP="00BB784C">
            <w:pPr>
              <w:bidi w:val="0"/>
              <w:jc w:val="center"/>
              <w:rPr>
                <w:rFonts w:cs="B Lotus"/>
                <w:sz w:val="28"/>
                <w:szCs w:val="28"/>
                <w:rtl/>
              </w:rPr>
            </w:pPr>
            <w:r w:rsidRPr="00F733A3">
              <w:rPr>
                <w:rFonts w:cs="B Lotus" w:hint="cs"/>
                <w:sz w:val="28"/>
                <w:szCs w:val="28"/>
                <w:rtl/>
              </w:rPr>
              <w:t>111</w:t>
            </w:r>
          </w:p>
        </w:tc>
        <w:tc>
          <w:tcPr>
            <w:tcW w:w="7450" w:type="dxa"/>
            <w:tcBorders>
              <w:right w:val="single" w:sz="4" w:space="0" w:color="auto"/>
            </w:tcBorders>
            <w:noWrap/>
          </w:tcPr>
          <w:p w14:paraId="6E95A84F" w14:textId="7F064117" w:rsidR="00BB784C" w:rsidRPr="00AC6E76" w:rsidRDefault="00BB784C" w:rsidP="00D72361">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rtl/>
                <w:lang w:bidi="ar-SA"/>
              </w:rPr>
            </w:pP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غیر</w:t>
            </w:r>
            <w:r w:rsidRPr="00AC6E76">
              <w:rPr>
                <w:rFonts w:ascii="Consolas" w:hAnsi="Consolas" w:cs="B Lotus"/>
                <w:sz w:val="28"/>
                <w:szCs w:val="28"/>
                <w:lang w:bidi="ar-SA"/>
              </w:rPr>
              <w:t xml:space="preserve"> </w:t>
            </w:r>
            <w:r w:rsidRPr="00AC6E76">
              <w:rPr>
                <w:rFonts w:ascii="Consolas" w:hAnsi="Consolas" w:cs="B Lotus"/>
                <w:sz w:val="28"/>
                <w:szCs w:val="28"/>
                <w:rtl/>
                <w:lang w:bidi="ar-SA"/>
              </w:rPr>
              <w:t>ایرانی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r w:rsidRPr="00AC6E76">
              <w:rPr>
                <w:rFonts w:ascii="Consolas" w:hAnsi="Consolas" w:cs="B Lotus"/>
                <w:sz w:val="28"/>
                <w:szCs w:val="28"/>
                <w:lang w:bidi="ar-SA"/>
              </w:rPr>
              <w:t xml:space="preserve"> .</w:t>
            </w:r>
          </w:p>
        </w:tc>
      </w:tr>
      <w:tr w:rsidR="00BB784C" w:rsidRPr="00F733A3" w14:paraId="4B970648"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BADAA0E" w14:textId="7BD8E7DF" w:rsidR="00BB784C" w:rsidRPr="00F733A3" w:rsidRDefault="00BB784C" w:rsidP="00BB784C">
            <w:pPr>
              <w:bidi w:val="0"/>
              <w:jc w:val="center"/>
              <w:rPr>
                <w:rFonts w:cs="B Lotus"/>
                <w:sz w:val="28"/>
                <w:szCs w:val="28"/>
                <w:rtl/>
              </w:rPr>
            </w:pPr>
            <w:r w:rsidRPr="00F733A3">
              <w:rPr>
                <w:rFonts w:cs="B Lotus" w:hint="cs"/>
                <w:sz w:val="28"/>
                <w:szCs w:val="28"/>
                <w:rtl/>
              </w:rPr>
              <w:t>112</w:t>
            </w:r>
          </w:p>
        </w:tc>
        <w:tc>
          <w:tcPr>
            <w:tcW w:w="7450" w:type="dxa"/>
            <w:tcBorders>
              <w:right w:val="single" w:sz="4" w:space="0" w:color="auto"/>
            </w:tcBorders>
            <w:noWrap/>
          </w:tcPr>
          <w:p w14:paraId="0061C6FD" w14:textId="3A35AA4C" w:rsidR="00BB784C" w:rsidRPr="00AC6E76" w:rsidRDefault="00BB784C" w:rsidP="00D72361">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rtl/>
                <w:lang w:bidi="ar-SA"/>
              </w:rPr>
            </w:pP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شخص</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حقیقی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r w:rsidRPr="00AC6E76">
              <w:rPr>
                <w:rFonts w:ascii="Consolas" w:hAnsi="Consolas" w:cs="B Lotus"/>
                <w:sz w:val="28"/>
                <w:szCs w:val="28"/>
                <w:lang w:bidi="ar-SA"/>
              </w:rPr>
              <w:t xml:space="preserve"> .</w:t>
            </w:r>
          </w:p>
        </w:tc>
      </w:tr>
      <w:tr w:rsidR="00BB784C" w:rsidRPr="00F733A3" w14:paraId="5A0AC7FF"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EFB4592" w14:textId="6AA7721A" w:rsidR="00BB784C" w:rsidRPr="00F733A3" w:rsidRDefault="00BB784C" w:rsidP="00BB784C">
            <w:pPr>
              <w:bidi w:val="0"/>
              <w:jc w:val="center"/>
              <w:rPr>
                <w:rFonts w:cs="B Lotus"/>
                <w:sz w:val="28"/>
                <w:szCs w:val="28"/>
                <w:rtl/>
              </w:rPr>
            </w:pPr>
            <w:r w:rsidRPr="00F733A3">
              <w:rPr>
                <w:rFonts w:cs="B Lotus" w:hint="cs"/>
                <w:sz w:val="28"/>
                <w:szCs w:val="28"/>
                <w:rtl/>
              </w:rPr>
              <w:t>113</w:t>
            </w:r>
          </w:p>
        </w:tc>
        <w:tc>
          <w:tcPr>
            <w:tcW w:w="7450" w:type="dxa"/>
            <w:tcBorders>
              <w:right w:val="single" w:sz="4" w:space="0" w:color="auto"/>
            </w:tcBorders>
            <w:noWrap/>
          </w:tcPr>
          <w:p w14:paraId="68A8EB45" w14:textId="135BE935" w:rsidR="00BB784C" w:rsidRPr="00AC6E76" w:rsidRDefault="00BB784C" w:rsidP="00D72361">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rtl/>
                <w:lang w:bidi="ar-SA"/>
              </w:rPr>
            </w:pPr>
            <w:r w:rsidRPr="00AC6E76">
              <w:rPr>
                <w:rFonts w:ascii="Consolas" w:hAnsi="Consolas" w:cs="B Lotus"/>
                <w:sz w:val="28"/>
                <w:szCs w:val="28"/>
                <w:rtl/>
                <w:lang w:bidi="ar-SA"/>
              </w:rPr>
              <w:t>شناسه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حقوقی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BB784C" w:rsidRPr="00F733A3" w14:paraId="4B16F3E2"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945BDD2" w14:textId="3D3D7E68" w:rsidR="00BB784C" w:rsidRPr="00AC6E76" w:rsidRDefault="00BB784C" w:rsidP="00BB784C">
            <w:pPr>
              <w:bidi w:val="0"/>
              <w:jc w:val="center"/>
              <w:rPr>
                <w:rFonts w:cs="B Lotus"/>
                <w:sz w:val="28"/>
                <w:szCs w:val="28"/>
                <w:rtl/>
              </w:rPr>
            </w:pPr>
            <w:r w:rsidRPr="00AC6E76">
              <w:rPr>
                <w:rFonts w:cs="B Lotus" w:hint="cs"/>
                <w:sz w:val="28"/>
                <w:szCs w:val="28"/>
                <w:rtl/>
              </w:rPr>
              <w:t>118</w:t>
            </w:r>
          </w:p>
        </w:tc>
        <w:tc>
          <w:tcPr>
            <w:tcW w:w="7450" w:type="dxa"/>
            <w:tcBorders>
              <w:right w:val="single" w:sz="4" w:space="0" w:color="auto"/>
            </w:tcBorders>
            <w:noWrap/>
          </w:tcPr>
          <w:p w14:paraId="03901F8C" w14:textId="7B273C49" w:rsidR="00BB784C" w:rsidRPr="00AC6E76" w:rsidRDefault="00BB784C" w:rsidP="00BB784C">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rtl/>
                <w:lang w:bidi="ar-SA"/>
              </w:rPr>
            </w:pPr>
            <w:r w:rsidRPr="00AC6E76">
              <w:rPr>
                <w:rFonts w:cs="B Lotus"/>
                <w:sz w:val="28"/>
                <w:szCs w:val="28"/>
                <w:rtl/>
                <w:lang w:bidi="ar-SA"/>
              </w:rPr>
              <w:t>امکان</w:t>
            </w:r>
            <w:r w:rsidRPr="00AC6E76">
              <w:rPr>
                <w:rFonts w:cs="B Lotus"/>
                <w:sz w:val="28"/>
                <w:szCs w:val="28"/>
              </w:rPr>
              <w:t xml:space="preserve"> </w:t>
            </w:r>
            <w:r w:rsidRPr="00AC6E76">
              <w:rPr>
                <w:rFonts w:cs="B Lotus"/>
                <w:sz w:val="28"/>
                <w:szCs w:val="28"/>
                <w:rtl/>
                <w:lang w:bidi="ar-SA"/>
              </w:rPr>
              <w:t>صدور</w:t>
            </w:r>
            <w:r w:rsidRPr="00AC6E76">
              <w:rPr>
                <w:rFonts w:cs="B Lotus"/>
                <w:sz w:val="28"/>
                <w:szCs w:val="28"/>
              </w:rPr>
              <w:t xml:space="preserve"> </w:t>
            </w:r>
            <w:r w:rsidRPr="00AC6E76">
              <w:rPr>
                <w:rFonts w:cs="B Lotus"/>
                <w:sz w:val="28"/>
                <w:szCs w:val="28"/>
                <w:rtl/>
                <w:lang w:bidi="ar-SA"/>
              </w:rPr>
              <w:t>بیمه</w:t>
            </w:r>
            <w:r w:rsidRPr="00AC6E76">
              <w:rPr>
                <w:rFonts w:cs="B Lotus"/>
                <w:sz w:val="28"/>
                <w:szCs w:val="28"/>
              </w:rPr>
              <w:t xml:space="preserve"> </w:t>
            </w:r>
            <w:r w:rsidRPr="00AC6E76">
              <w:rPr>
                <w:rFonts w:cs="B Lotus"/>
                <w:sz w:val="28"/>
                <w:szCs w:val="28"/>
                <w:rtl/>
                <w:lang w:bidi="ar-SA"/>
              </w:rPr>
              <w:t>نامه</w:t>
            </w:r>
            <w:r w:rsidRPr="00AC6E76">
              <w:rPr>
                <w:rFonts w:cs="B Lotus"/>
                <w:sz w:val="28"/>
                <w:szCs w:val="28"/>
              </w:rPr>
              <w:t xml:space="preserve"> </w:t>
            </w:r>
            <w:r w:rsidRPr="00AC6E76">
              <w:rPr>
                <w:rFonts w:cs="B Lotus"/>
                <w:sz w:val="28"/>
                <w:szCs w:val="28"/>
                <w:rtl/>
                <w:lang w:bidi="ar-SA"/>
              </w:rPr>
              <w:t>برای</w:t>
            </w:r>
            <w:r w:rsidRPr="00AC6E76">
              <w:rPr>
                <w:rFonts w:cs="B Lotus"/>
                <w:sz w:val="28"/>
                <w:szCs w:val="28"/>
              </w:rPr>
              <w:t xml:space="preserve"> </w:t>
            </w:r>
            <w:r w:rsidRPr="00AC6E76">
              <w:rPr>
                <w:rFonts w:cs="B Lotus"/>
                <w:sz w:val="28"/>
                <w:szCs w:val="28"/>
                <w:rtl/>
                <w:lang w:bidi="ar-SA"/>
              </w:rPr>
              <w:t>نماینده</w:t>
            </w:r>
            <w:r w:rsidRPr="00AC6E76">
              <w:rPr>
                <w:rFonts w:cs="B Lotus"/>
                <w:sz w:val="28"/>
                <w:szCs w:val="28"/>
              </w:rPr>
              <w:t xml:space="preserve"> </w:t>
            </w:r>
            <w:r w:rsidRPr="00AC6E76">
              <w:rPr>
                <w:rFonts w:cs="B Lotus"/>
                <w:sz w:val="28"/>
                <w:szCs w:val="28"/>
                <w:rtl/>
                <w:lang w:bidi="ar-SA"/>
              </w:rPr>
              <w:t>غیر</w:t>
            </w:r>
            <w:r w:rsidRPr="00AC6E76">
              <w:rPr>
                <w:rFonts w:cs="B Lotus"/>
                <w:sz w:val="28"/>
                <w:szCs w:val="28"/>
              </w:rPr>
              <w:t xml:space="preserve"> </w:t>
            </w:r>
            <w:r w:rsidRPr="00AC6E76">
              <w:rPr>
                <w:rFonts w:cs="B Lotus"/>
                <w:sz w:val="28"/>
                <w:szCs w:val="28"/>
                <w:rtl/>
                <w:lang w:bidi="ar-SA"/>
              </w:rPr>
              <w:t>فعال</w:t>
            </w:r>
            <w:r w:rsidRPr="00AC6E76">
              <w:rPr>
                <w:rFonts w:cs="B Lotus"/>
                <w:sz w:val="28"/>
                <w:szCs w:val="28"/>
              </w:rPr>
              <w:t xml:space="preserve"> </w:t>
            </w:r>
            <w:r w:rsidRPr="00AC6E76">
              <w:rPr>
                <w:rFonts w:cs="B Lotus"/>
                <w:sz w:val="28"/>
                <w:szCs w:val="28"/>
                <w:rtl/>
                <w:lang w:bidi="ar-SA"/>
              </w:rPr>
              <w:t>امکان</w:t>
            </w:r>
            <w:r w:rsidRPr="00AC6E76">
              <w:rPr>
                <w:rFonts w:cs="B Lotus"/>
                <w:sz w:val="28"/>
                <w:szCs w:val="28"/>
              </w:rPr>
              <w:t xml:space="preserve"> </w:t>
            </w:r>
            <w:r w:rsidRPr="00AC6E76">
              <w:rPr>
                <w:rFonts w:cs="B Lotus"/>
                <w:sz w:val="28"/>
                <w:szCs w:val="28"/>
                <w:rtl/>
                <w:lang w:bidi="ar-SA"/>
              </w:rPr>
              <w:t>پذیر</w:t>
            </w:r>
            <w:r w:rsidRPr="00AC6E76">
              <w:rPr>
                <w:rFonts w:cs="B Lotus"/>
                <w:sz w:val="28"/>
                <w:szCs w:val="28"/>
              </w:rPr>
              <w:t xml:space="preserve"> </w:t>
            </w:r>
            <w:r w:rsidRPr="00AC6E76">
              <w:rPr>
                <w:rFonts w:cs="B Lotus"/>
                <w:sz w:val="28"/>
                <w:szCs w:val="28"/>
                <w:rtl/>
                <w:lang w:bidi="ar-SA"/>
              </w:rPr>
              <w:t>نمی</w:t>
            </w:r>
            <w:r w:rsidRPr="00AC6E76">
              <w:rPr>
                <w:rFonts w:cs="B Lotus"/>
                <w:sz w:val="28"/>
                <w:szCs w:val="28"/>
              </w:rPr>
              <w:t xml:space="preserve"> </w:t>
            </w:r>
            <w:r w:rsidRPr="00AC6E76">
              <w:rPr>
                <w:rFonts w:cs="B Lotus"/>
                <w:sz w:val="28"/>
                <w:szCs w:val="28"/>
                <w:rtl/>
                <w:lang w:bidi="ar-SA"/>
              </w:rPr>
              <w:t>باشد</w:t>
            </w:r>
          </w:p>
        </w:tc>
      </w:tr>
      <w:tr w:rsidR="00BB784C" w:rsidRPr="00F733A3" w14:paraId="64AB67E0"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A6FBF58" w14:textId="059FA391" w:rsidR="00BB784C" w:rsidRPr="00AC6E76" w:rsidRDefault="00BB784C" w:rsidP="00BB784C">
            <w:pPr>
              <w:bidi w:val="0"/>
              <w:jc w:val="center"/>
              <w:rPr>
                <w:rFonts w:cs="B Lotus"/>
                <w:sz w:val="28"/>
                <w:szCs w:val="28"/>
                <w:rtl/>
              </w:rPr>
            </w:pPr>
            <w:r w:rsidRPr="00AC6E76">
              <w:rPr>
                <w:rFonts w:cs="B Lotus" w:hint="cs"/>
                <w:sz w:val="28"/>
                <w:szCs w:val="28"/>
                <w:rtl/>
              </w:rPr>
              <w:t>119</w:t>
            </w:r>
          </w:p>
        </w:tc>
        <w:tc>
          <w:tcPr>
            <w:tcW w:w="7450" w:type="dxa"/>
            <w:tcBorders>
              <w:right w:val="single" w:sz="4" w:space="0" w:color="auto"/>
            </w:tcBorders>
            <w:noWrap/>
          </w:tcPr>
          <w:p w14:paraId="5C0C732D" w14:textId="5852AA3F" w:rsidR="00BB784C" w:rsidRPr="00AC6E76"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tl/>
                <w:lang w:bidi="ar-SA"/>
              </w:rPr>
            </w:pPr>
            <w:r w:rsidRPr="00AC6E76">
              <w:rPr>
                <w:rFonts w:cs="B Lotus"/>
                <w:sz w:val="28"/>
                <w:szCs w:val="28"/>
                <w:rtl/>
                <w:lang w:bidi="ar-SA"/>
              </w:rPr>
              <w:t>خطا</w:t>
            </w:r>
            <w:r w:rsidRPr="00AC6E76">
              <w:rPr>
                <w:rFonts w:cs="B Lotus"/>
                <w:sz w:val="28"/>
                <w:szCs w:val="28"/>
              </w:rPr>
              <w:t xml:space="preserve"> </w:t>
            </w:r>
            <w:r w:rsidRPr="00AC6E76">
              <w:rPr>
                <w:rFonts w:cs="B Lotus"/>
                <w:sz w:val="28"/>
                <w:szCs w:val="28"/>
                <w:rtl/>
                <w:lang w:bidi="ar-SA"/>
              </w:rPr>
              <w:t>در</w:t>
            </w:r>
            <w:r w:rsidRPr="00AC6E76">
              <w:rPr>
                <w:rFonts w:cs="B Lotus"/>
                <w:sz w:val="28"/>
                <w:szCs w:val="28"/>
              </w:rPr>
              <w:t xml:space="preserve"> </w:t>
            </w:r>
            <w:r w:rsidRPr="00AC6E76">
              <w:rPr>
                <w:rFonts w:cs="B Lotus"/>
                <w:sz w:val="28"/>
                <w:szCs w:val="28"/>
                <w:rtl/>
                <w:lang w:bidi="ar-SA"/>
              </w:rPr>
              <w:t>شاخص</w:t>
            </w:r>
            <w:r w:rsidRPr="00AC6E76">
              <w:rPr>
                <w:rFonts w:cs="B Lotus"/>
                <w:sz w:val="28"/>
                <w:szCs w:val="28"/>
              </w:rPr>
              <w:t xml:space="preserve"> 101059 </w:t>
            </w:r>
            <w:r w:rsidRPr="00AC6E76">
              <w:rPr>
                <w:rFonts w:cs="B Lotus"/>
                <w:sz w:val="28"/>
                <w:szCs w:val="28"/>
                <w:rtl/>
                <w:lang w:bidi="ar-SA"/>
              </w:rPr>
              <w:t>نمایندگان</w:t>
            </w:r>
          </w:p>
        </w:tc>
      </w:tr>
      <w:tr w:rsidR="00BB784C" w:rsidRPr="00F733A3" w14:paraId="1C2FC92D"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A96FD84" w14:textId="2B40BAED" w:rsidR="00BB784C" w:rsidRPr="00AC6E76" w:rsidRDefault="00BB784C" w:rsidP="00BB784C">
            <w:pPr>
              <w:bidi w:val="0"/>
              <w:jc w:val="center"/>
              <w:rPr>
                <w:rFonts w:cs="B Lotus"/>
                <w:sz w:val="28"/>
                <w:szCs w:val="28"/>
                <w:rtl/>
              </w:rPr>
            </w:pPr>
            <w:r w:rsidRPr="00AC6E76">
              <w:rPr>
                <w:rFonts w:cs="B Lotus" w:hint="cs"/>
                <w:sz w:val="28"/>
                <w:szCs w:val="28"/>
                <w:rtl/>
              </w:rPr>
              <w:t>120</w:t>
            </w:r>
          </w:p>
        </w:tc>
        <w:tc>
          <w:tcPr>
            <w:tcW w:w="7450" w:type="dxa"/>
            <w:tcBorders>
              <w:right w:val="single" w:sz="4" w:space="0" w:color="auto"/>
            </w:tcBorders>
            <w:noWrap/>
          </w:tcPr>
          <w:p w14:paraId="1D8897AF" w14:textId="6D4FDA0E" w:rsidR="00BB784C" w:rsidRPr="00AC6E76" w:rsidRDefault="00BB784C" w:rsidP="00BB784C">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rtl/>
                <w:lang w:bidi="ar-SA"/>
              </w:rPr>
            </w:pPr>
            <w:r w:rsidRPr="00AC6E76">
              <w:rPr>
                <w:rFonts w:cs="B Lotus"/>
                <w:sz w:val="28"/>
                <w:szCs w:val="28"/>
                <w:rtl/>
                <w:lang w:bidi="ar-SA"/>
              </w:rPr>
              <w:t>خطا</w:t>
            </w:r>
            <w:r w:rsidRPr="00AC6E76">
              <w:rPr>
                <w:rFonts w:cs="B Lotus"/>
                <w:sz w:val="28"/>
                <w:szCs w:val="28"/>
                <w:lang w:bidi="ar-SA"/>
              </w:rPr>
              <w:t xml:space="preserve"> </w:t>
            </w:r>
            <w:r w:rsidRPr="00AC6E76">
              <w:rPr>
                <w:rFonts w:cs="B Lotus"/>
                <w:sz w:val="28"/>
                <w:szCs w:val="28"/>
                <w:rtl/>
                <w:lang w:bidi="ar-SA"/>
              </w:rPr>
              <w:t>در</w:t>
            </w:r>
            <w:r w:rsidRPr="00AC6E76">
              <w:rPr>
                <w:rFonts w:cs="B Lotus"/>
                <w:sz w:val="28"/>
                <w:szCs w:val="28"/>
                <w:lang w:bidi="ar-SA"/>
              </w:rPr>
              <w:t xml:space="preserve"> </w:t>
            </w:r>
            <w:r w:rsidRPr="00AC6E76">
              <w:rPr>
                <w:rFonts w:cs="B Lotus"/>
                <w:sz w:val="28"/>
                <w:szCs w:val="28"/>
                <w:rtl/>
                <w:lang w:bidi="ar-SA"/>
              </w:rPr>
              <w:t>شاخص</w:t>
            </w:r>
            <w:r w:rsidRPr="00AC6E76">
              <w:rPr>
                <w:rFonts w:cs="B Lotus"/>
                <w:sz w:val="28"/>
                <w:szCs w:val="28"/>
                <w:lang w:bidi="ar-SA"/>
              </w:rPr>
              <w:t xml:space="preserve"> 101077 </w:t>
            </w:r>
            <w:r w:rsidRPr="00AC6E76">
              <w:rPr>
                <w:rFonts w:cs="B Lotus"/>
                <w:sz w:val="28"/>
                <w:szCs w:val="28"/>
                <w:rtl/>
                <w:lang w:bidi="ar-SA"/>
              </w:rPr>
              <w:t>نمایندگان</w:t>
            </w:r>
          </w:p>
        </w:tc>
      </w:tr>
      <w:tr w:rsidR="00BB784C" w:rsidRPr="00F733A3" w14:paraId="48D4CBFA"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CA5B32A" w14:textId="2829D34D" w:rsidR="00BB784C" w:rsidRPr="00AC6E76" w:rsidRDefault="00BB784C" w:rsidP="00BB784C">
            <w:pPr>
              <w:bidi w:val="0"/>
              <w:jc w:val="center"/>
              <w:rPr>
                <w:rFonts w:cs="B Lotus"/>
                <w:sz w:val="28"/>
                <w:szCs w:val="28"/>
                <w:rtl/>
              </w:rPr>
            </w:pPr>
            <w:r w:rsidRPr="00AC6E76">
              <w:rPr>
                <w:rFonts w:cs="B Lotus" w:hint="cs"/>
                <w:sz w:val="28"/>
                <w:szCs w:val="28"/>
                <w:rtl/>
              </w:rPr>
              <w:t>121</w:t>
            </w:r>
          </w:p>
        </w:tc>
        <w:tc>
          <w:tcPr>
            <w:tcW w:w="7450" w:type="dxa"/>
            <w:tcBorders>
              <w:right w:val="single" w:sz="4" w:space="0" w:color="auto"/>
            </w:tcBorders>
            <w:noWrap/>
          </w:tcPr>
          <w:p w14:paraId="3BD72C8C" w14:textId="679BF827" w:rsidR="00BB784C" w:rsidRPr="00AC6E76" w:rsidRDefault="00BB784C" w:rsidP="00BB784C">
            <w:pPr>
              <w:cnfStyle w:val="000000000000" w:firstRow="0" w:lastRow="0" w:firstColumn="0" w:lastColumn="0" w:oddVBand="0" w:evenVBand="0" w:oddHBand="0" w:evenHBand="0" w:firstRowFirstColumn="0" w:firstRowLastColumn="0" w:lastRowFirstColumn="0" w:lastRowLastColumn="0"/>
              <w:rPr>
                <w:rFonts w:cs="B Lotus"/>
                <w:sz w:val="28"/>
                <w:szCs w:val="28"/>
                <w:rtl/>
                <w:lang w:bidi="ar-SA"/>
              </w:rPr>
            </w:pPr>
            <w:r w:rsidRPr="00AC6E76">
              <w:rPr>
                <w:rFonts w:ascii="Consolas" w:hAnsi="Consolas" w:cs="B Lotus"/>
                <w:sz w:val="28"/>
                <w:szCs w:val="28"/>
                <w:rtl/>
                <w:lang w:bidi="ar-SA"/>
              </w:rPr>
              <w:t>امکان</w:t>
            </w:r>
            <w:r w:rsidRPr="00AC6E76">
              <w:rPr>
                <w:rFonts w:ascii="Consolas" w:hAnsi="Consolas" w:cs="B Lotus"/>
                <w:sz w:val="28"/>
                <w:szCs w:val="28"/>
                <w:lang w:bidi="ar-SA"/>
              </w:rPr>
              <w:t xml:space="preserve"> </w:t>
            </w:r>
            <w:r w:rsidRPr="00AC6E76">
              <w:rPr>
                <w:rFonts w:ascii="Consolas" w:hAnsi="Consolas" w:cs="B Lotus"/>
                <w:sz w:val="28"/>
                <w:szCs w:val="28"/>
                <w:rtl/>
                <w:lang w:bidi="ar-SA"/>
              </w:rPr>
              <w:t>ثبت</w:t>
            </w:r>
            <w:r w:rsidRPr="00AC6E76">
              <w:rPr>
                <w:rFonts w:ascii="Consolas" w:hAnsi="Consolas" w:cs="B Lotus"/>
                <w:sz w:val="28"/>
                <w:szCs w:val="28"/>
                <w:lang w:bidi="ar-SA"/>
              </w:rPr>
              <w:t xml:space="preserve">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سیستم</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استاندارد</w:t>
            </w:r>
            <w:r w:rsidRPr="00AC6E76">
              <w:rPr>
                <w:rFonts w:ascii="Consolas" w:hAnsi="Consolas" w:cs="B Lotus"/>
                <w:sz w:val="28"/>
                <w:szCs w:val="28"/>
                <w:lang w:bidi="ar-SA"/>
              </w:rPr>
              <w:t xml:space="preserve"> </w:t>
            </w:r>
            <w:r w:rsidRPr="00AC6E76">
              <w:rPr>
                <w:rFonts w:ascii="Consolas" w:hAnsi="Consolas" w:cs="B Lotus"/>
                <w:sz w:val="28"/>
                <w:szCs w:val="28"/>
                <w:rtl/>
                <w:lang w:bidi="ar-SA"/>
              </w:rPr>
              <w:t>خودرو</w:t>
            </w:r>
            <w:r w:rsidRPr="00AC6E76">
              <w:rPr>
                <w:rFonts w:ascii="Consolas" w:hAnsi="Consolas" w:cs="B Lotus"/>
                <w:sz w:val="28"/>
                <w:szCs w:val="28"/>
                <w:lang w:bidi="ar-SA"/>
              </w:rPr>
              <w:t xml:space="preserve"> </w:t>
            </w:r>
            <w:r w:rsidRPr="00AC6E76">
              <w:rPr>
                <w:rFonts w:ascii="Consolas" w:hAnsi="Consolas" w:cs="B Lotus"/>
                <w:sz w:val="28"/>
                <w:szCs w:val="28"/>
                <w:rtl/>
                <w:lang w:bidi="ar-SA"/>
              </w:rPr>
              <w:t>با</w:t>
            </w:r>
            <w:r w:rsidRPr="00AC6E76">
              <w:rPr>
                <w:rFonts w:ascii="Consolas" w:hAnsi="Consolas" w:cs="B Lotus"/>
                <w:sz w:val="28"/>
                <w:szCs w:val="28"/>
                <w:lang w:bidi="ar-SA"/>
              </w:rPr>
              <w:t xml:space="preserve">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صفر</w:t>
            </w:r>
            <w:r w:rsidRPr="00AC6E76">
              <w:rPr>
                <w:rFonts w:ascii="Consolas" w:hAnsi="Consolas" w:cs="B Lotus" w:hint="cs"/>
                <w:sz w:val="28"/>
                <w:szCs w:val="28"/>
                <w:rtl/>
                <w:lang w:bidi="ar-SA"/>
              </w:rPr>
              <w:t xml:space="preserve"> (</w:t>
            </w:r>
            <w:r w:rsidRPr="00AC6E76">
              <w:rPr>
                <w:rFonts w:ascii="Consolas" w:hAnsi="Consolas" w:cs="B Lotus"/>
                <w:sz w:val="28"/>
                <w:szCs w:val="28"/>
                <w:rtl/>
                <w:lang w:bidi="ar-SA"/>
              </w:rPr>
              <w:t>سای</w:t>
            </w:r>
            <w:r w:rsidRPr="00AC6E76">
              <w:rPr>
                <w:rFonts w:ascii="Consolas" w:hAnsi="Consolas" w:cs="B Lotus" w:hint="cs"/>
                <w:sz w:val="28"/>
                <w:szCs w:val="28"/>
                <w:rtl/>
                <w:lang w:bidi="ar-SA"/>
              </w:rPr>
              <w:t xml:space="preserve">ر) </w:t>
            </w:r>
            <w:r w:rsidRPr="00AC6E76">
              <w:rPr>
                <w:rFonts w:ascii="Consolas" w:hAnsi="Consolas" w:cs="B Lotus"/>
                <w:sz w:val="28"/>
                <w:szCs w:val="28"/>
                <w:rtl/>
                <w:lang w:bidi="ar-SA"/>
              </w:rPr>
              <w:t>وجود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ندارد</w:t>
            </w:r>
          </w:p>
        </w:tc>
      </w:tr>
      <w:tr w:rsidR="00BB784C" w:rsidRPr="00F733A3" w14:paraId="6795FEE5"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0458A74" w14:textId="2B6D41A0" w:rsidR="00BB784C" w:rsidRPr="00AC6E76" w:rsidRDefault="00BB784C" w:rsidP="00BB784C">
            <w:pPr>
              <w:bidi w:val="0"/>
              <w:jc w:val="center"/>
              <w:rPr>
                <w:rFonts w:cs="B Lotus"/>
                <w:sz w:val="28"/>
                <w:szCs w:val="28"/>
                <w:rtl/>
              </w:rPr>
            </w:pPr>
            <w:r w:rsidRPr="00AC6E76">
              <w:rPr>
                <w:rFonts w:cs="B Lotus" w:hint="cs"/>
                <w:sz w:val="28"/>
                <w:szCs w:val="28"/>
                <w:rtl/>
              </w:rPr>
              <w:t>122</w:t>
            </w:r>
          </w:p>
        </w:tc>
        <w:tc>
          <w:tcPr>
            <w:tcW w:w="7450" w:type="dxa"/>
            <w:tcBorders>
              <w:right w:val="single" w:sz="4" w:space="0" w:color="auto"/>
            </w:tcBorders>
            <w:noWrap/>
          </w:tcPr>
          <w:p w14:paraId="36DD6C71" w14:textId="197B5864" w:rsidR="00BB784C" w:rsidRPr="00AC6E76" w:rsidRDefault="00BB784C" w:rsidP="00BB784C">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rtl/>
                <w:lang w:bidi="ar-SA"/>
              </w:rPr>
            </w:pPr>
            <w:r w:rsidRPr="00AC6E76">
              <w:rPr>
                <w:rFonts w:ascii="Consolas" w:hAnsi="Consolas" w:cs="B Lotus"/>
                <w:sz w:val="28"/>
                <w:szCs w:val="28"/>
                <w:rtl/>
                <w:lang w:bidi="ar-SA"/>
              </w:rPr>
              <w:t>شماره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وی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آی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می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باشد</w:t>
            </w:r>
          </w:p>
        </w:tc>
      </w:tr>
      <w:tr w:rsidR="00BB784C" w:rsidRPr="00F733A3" w14:paraId="67F45AD1"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F148629" w14:textId="7CA10FF5" w:rsidR="00BB784C" w:rsidRPr="00AC6E76" w:rsidRDefault="00BB784C" w:rsidP="00BB784C">
            <w:pPr>
              <w:bidi w:val="0"/>
              <w:jc w:val="center"/>
              <w:rPr>
                <w:rFonts w:cs="B Lotus"/>
                <w:sz w:val="28"/>
                <w:szCs w:val="28"/>
                <w:rtl/>
              </w:rPr>
            </w:pPr>
            <w:r w:rsidRPr="00AC6E76">
              <w:rPr>
                <w:rFonts w:cs="B Lotus" w:hint="cs"/>
                <w:sz w:val="28"/>
                <w:szCs w:val="28"/>
                <w:rtl/>
              </w:rPr>
              <w:t>123</w:t>
            </w:r>
          </w:p>
        </w:tc>
        <w:tc>
          <w:tcPr>
            <w:tcW w:w="7450" w:type="dxa"/>
            <w:tcBorders>
              <w:right w:val="single" w:sz="4" w:space="0" w:color="auto"/>
            </w:tcBorders>
            <w:noWrap/>
          </w:tcPr>
          <w:p w14:paraId="116B99B4" w14:textId="49EE2868" w:rsidR="00BB784C" w:rsidRPr="00AC6E76" w:rsidRDefault="00BB784C" w:rsidP="00BB784C">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rtl/>
                <w:lang w:bidi="ar-SA"/>
              </w:rPr>
            </w:pPr>
            <w:r w:rsidRPr="00AC6E76">
              <w:rPr>
                <w:rFonts w:ascii="Consolas" w:hAnsi="Consolas" w:cs="B Lotus"/>
                <w:sz w:val="28"/>
                <w:szCs w:val="28"/>
                <w:rtl/>
                <w:lang w:bidi="ar-SA"/>
              </w:rPr>
              <w:t>تاریخ</w:t>
            </w:r>
            <w:r w:rsidRPr="00AC6E76">
              <w:rPr>
                <w:rFonts w:ascii="Consolas" w:hAnsi="Consolas" w:cs="B Lotus"/>
                <w:sz w:val="28"/>
                <w:szCs w:val="28"/>
                <w:lang w:bidi="ar-SA"/>
              </w:rPr>
              <w:t xml:space="preserve"> </w:t>
            </w:r>
            <w:r w:rsidRPr="00AC6E76">
              <w:rPr>
                <w:rFonts w:ascii="Consolas" w:hAnsi="Consolas" w:cs="B Lotus"/>
                <w:sz w:val="28"/>
                <w:szCs w:val="28"/>
                <w:rtl/>
                <w:lang w:bidi="ar-SA"/>
              </w:rPr>
              <w:t>پایان</w:t>
            </w:r>
            <w:r w:rsidRPr="00AC6E76">
              <w:rPr>
                <w:rFonts w:ascii="Consolas" w:hAnsi="Consolas" w:cs="B Lotus"/>
                <w:sz w:val="28"/>
                <w:szCs w:val="28"/>
                <w:lang w:bidi="ar-SA"/>
              </w:rPr>
              <w:t xml:space="preserve"> </w:t>
            </w:r>
            <w:r w:rsidRPr="00AC6E76">
              <w:rPr>
                <w:rFonts w:ascii="Consolas" w:hAnsi="Consolas" w:cs="B Lotus"/>
                <w:sz w:val="28"/>
                <w:szCs w:val="28"/>
                <w:rtl/>
                <w:lang w:bidi="ar-SA"/>
              </w:rPr>
              <w:t>بیمه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نامه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قبلی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معتیر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نمی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باشد</w:t>
            </w:r>
          </w:p>
        </w:tc>
      </w:tr>
      <w:tr w:rsidR="00BB784C" w:rsidRPr="00F733A3" w14:paraId="400063D5"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0607ADA" w14:textId="2BFAAFD3" w:rsidR="00BB784C" w:rsidRPr="00AC6E76" w:rsidRDefault="00BB784C" w:rsidP="00BB784C">
            <w:pPr>
              <w:bidi w:val="0"/>
              <w:jc w:val="center"/>
              <w:rPr>
                <w:rFonts w:cs="B Lotus"/>
                <w:sz w:val="28"/>
                <w:szCs w:val="28"/>
                <w:rtl/>
              </w:rPr>
            </w:pPr>
            <w:r w:rsidRPr="00AC6E76">
              <w:rPr>
                <w:rFonts w:cs="B Lotus" w:hint="cs"/>
                <w:sz w:val="28"/>
                <w:szCs w:val="28"/>
                <w:rtl/>
              </w:rPr>
              <w:t>124</w:t>
            </w:r>
          </w:p>
        </w:tc>
        <w:tc>
          <w:tcPr>
            <w:tcW w:w="7450" w:type="dxa"/>
            <w:tcBorders>
              <w:right w:val="single" w:sz="4" w:space="0" w:color="auto"/>
            </w:tcBorders>
            <w:noWrap/>
          </w:tcPr>
          <w:p w14:paraId="1055A0A4" w14:textId="4B37EDAB" w:rsidR="00BB784C" w:rsidRPr="00AC6E76" w:rsidRDefault="00BB784C" w:rsidP="00BB784C">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rtl/>
                <w:lang w:bidi="ar-SA"/>
              </w:rPr>
            </w:pP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بیمه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گذار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نمی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باشد</w:t>
            </w:r>
          </w:p>
        </w:tc>
      </w:tr>
      <w:tr w:rsidR="00BB784C" w:rsidRPr="00F733A3" w14:paraId="4C5C422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FA2F400" w14:textId="70E59B28" w:rsidR="00BB784C" w:rsidRPr="00AC6E76" w:rsidRDefault="00BB784C" w:rsidP="00BB784C">
            <w:pPr>
              <w:bidi w:val="0"/>
              <w:jc w:val="center"/>
              <w:rPr>
                <w:rFonts w:cs="B Lotus"/>
                <w:sz w:val="28"/>
                <w:szCs w:val="28"/>
                <w:rtl/>
              </w:rPr>
            </w:pPr>
            <w:r w:rsidRPr="00AC6E76">
              <w:rPr>
                <w:rFonts w:cs="B Lotus" w:hint="cs"/>
                <w:sz w:val="28"/>
                <w:szCs w:val="28"/>
                <w:rtl/>
              </w:rPr>
              <w:t>125</w:t>
            </w:r>
          </w:p>
        </w:tc>
        <w:tc>
          <w:tcPr>
            <w:tcW w:w="7450" w:type="dxa"/>
            <w:tcBorders>
              <w:right w:val="single" w:sz="4" w:space="0" w:color="auto"/>
            </w:tcBorders>
            <w:noWrap/>
          </w:tcPr>
          <w:p w14:paraId="09779A04" w14:textId="337E4CD6" w:rsidR="00BB784C" w:rsidRPr="00AC6E76" w:rsidRDefault="00BB784C" w:rsidP="00BB784C">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rtl/>
                <w:lang w:bidi="ar-SA"/>
              </w:rPr>
            </w:pPr>
            <w:r w:rsidRPr="00AC6E76">
              <w:rPr>
                <w:rFonts w:ascii="Consolas" w:hAnsi="Consolas" w:cs="B Lotus"/>
                <w:sz w:val="28"/>
                <w:szCs w:val="28"/>
                <w:rtl/>
                <w:lang w:bidi="ar-SA"/>
              </w:rPr>
              <w:t>عدم</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رعايت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ارائه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حداقل</w:t>
            </w:r>
            <w:r w:rsidRPr="00AC6E76">
              <w:rPr>
                <w:rFonts w:ascii="Consolas" w:hAnsi="Consolas" w:cs="B Lotus"/>
                <w:sz w:val="28"/>
                <w:szCs w:val="28"/>
                <w:lang w:bidi="ar-SA"/>
              </w:rPr>
              <w:t>‌</w:t>
            </w:r>
            <w:r w:rsidRPr="00AC6E76">
              <w:rPr>
                <w:rFonts w:ascii="Consolas" w:hAnsi="Consolas" w:cs="B Lotus"/>
                <w:sz w:val="28"/>
                <w:szCs w:val="28"/>
                <w:rtl/>
                <w:lang w:bidi="ar-SA"/>
              </w:rPr>
              <w:t>هاي</w:t>
            </w:r>
            <w:r w:rsidRPr="00AC6E76">
              <w:rPr>
                <w:rFonts w:ascii="Consolas" w:hAnsi="Consolas" w:cs="B Lotus"/>
                <w:sz w:val="28"/>
                <w:szCs w:val="28"/>
                <w:lang w:bidi="ar-SA"/>
              </w:rPr>
              <w:t xml:space="preserve"> </w:t>
            </w:r>
            <w:r w:rsidRPr="00AC6E76">
              <w:rPr>
                <w:rFonts w:ascii="Consolas" w:hAnsi="Consolas" w:cs="B Lotus"/>
                <w:sz w:val="28"/>
                <w:szCs w:val="28"/>
                <w:rtl/>
                <w:lang w:bidi="ar-SA"/>
              </w:rPr>
              <w:t>قانوني</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پوشش</w:t>
            </w:r>
            <w:r w:rsidRPr="00AC6E76">
              <w:rPr>
                <w:rFonts w:ascii="Consolas" w:hAnsi="Consolas" w:cs="B Lotus"/>
                <w:sz w:val="28"/>
                <w:szCs w:val="28"/>
                <w:lang w:bidi="ar-SA"/>
              </w:rPr>
              <w:t>‌</w:t>
            </w:r>
            <w:r w:rsidRPr="00AC6E76">
              <w:rPr>
                <w:rFonts w:ascii="Consolas" w:hAnsi="Consolas" w:cs="B Lotus"/>
                <w:sz w:val="28"/>
                <w:szCs w:val="28"/>
                <w:rtl/>
                <w:lang w:bidi="ar-SA"/>
              </w:rPr>
              <w:t>هاي</w:t>
            </w:r>
            <w:r w:rsidRPr="00AC6E76">
              <w:rPr>
                <w:rFonts w:ascii="Consolas" w:hAnsi="Consolas" w:cs="B Lotus"/>
                <w:sz w:val="28"/>
                <w:szCs w:val="28"/>
                <w:lang w:bidi="ar-SA"/>
              </w:rPr>
              <w:t xml:space="preserve"> </w:t>
            </w:r>
            <w:r w:rsidRPr="00AC6E76">
              <w:rPr>
                <w:rFonts w:ascii="Consolas" w:hAnsi="Consolas" w:cs="B Lotus"/>
                <w:sz w:val="28"/>
                <w:szCs w:val="28"/>
                <w:rtl/>
                <w:lang w:bidi="ar-SA"/>
              </w:rPr>
              <w:t>بيمه</w:t>
            </w:r>
            <w:r w:rsidRPr="00AC6E76">
              <w:rPr>
                <w:rFonts w:ascii="Consolas" w:hAnsi="Consolas" w:cs="B Lotus"/>
                <w:sz w:val="28"/>
                <w:szCs w:val="28"/>
                <w:lang w:bidi="ar-SA"/>
              </w:rPr>
              <w:t>‌</w:t>
            </w:r>
            <w:r w:rsidRPr="00AC6E76">
              <w:rPr>
                <w:rFonts w:ascii="Consolas" w:hAnsi="Consolas" w:cs="B Lotus"/>
                <w:sz w:val="28"/>
                <w:szCs w:val="28"/>
                <w:rtl/>
                <w:lang w:bidi="ar-SA"/>
              </w:rPr>
              <w:t>نامه</w:t>
            </w:r>
          </w:p>
        </w:tc>
      </w:tr>
      <w:tr w:rsidR="00BB784C" w:rsidRPr="00F733A3" w14:paraId="03817263"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6632724" w14:textId="3BA5A5EB" w:rsidR="00BB784C" w:rsidRPr="00F733A3" w:rsidRDefault="00BB784C" w:rsidP="00BB784C">
            <w:pPr>
              <w:bidi w:val="0"/>
              <w:jc w:val="center"/>
              <w:rPr>
                <w:rFonts w:cs="B Lotus"/>
                <w:sz w:val="28"/>
                <w:szCs w:val="28"/>
                <w:rtl/>
              </w:rPr>
            </w:pPr>
            <w:r w:rsidRPr="0049773B">
              <w:rPr>
                <w:rFonts w:cs="B Lotus" w:hint="cs"/>
                <w:sz w:val="28"/>
                <w:szCs w:val="28"/>
                <w:rtl/>
              </w:rPr>
              <w:t>126</w:t>
            </w:r>
          </w:p>
        </w:tc>
        <w:tc>
          <w:tcPr>
            <w:tcW w:w="7450" w:type="dxa"/>
            <w:tcBorders>
              <w:right w:val="single" w:sz="4" w:space="0" w:color="auto"/>
            </w:tcBorders>
            <w:noWrap/>
          </w:tcPr>
          <w:p w14:paraId="74E154DC" w14:textId="5CDAF851" w:rsidR="00BB784C" w:rsidRPr="00AC6E76" w:rsidRDefault="00BB784C" w:rsidP="00BB784C">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rtl/>
                <w:lang w:bidi="ar-SA"/>
              </w:rPr>
            </w:pPr>
            <w:r w:rsidRPr="00AC6E76">
              <w:rPr>
                <w:rFonts w:ascii="Consolas" w:hAnsi="Consolas" w:cs="B Lotus"/>
                <w:sz w:val="28"/>
                <w:szCs w:val="28"/>
                <w:rtl/>
                <w:lang w:bidi="ar-SA"/>
              </w:rPr>
              <w:t>شناسه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حقوقی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بیمه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گذار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نمی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باشد</w:t>
            </w:r>
          </w:p>
        </w:tc>
      </w:tr>
      <w:tr w:rsidR="00BB784C" w:rsidRPr="00F733A3" w14:paraId="7AC9B092"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FAD0FEA" w14:textId="2A967D55" w:rsidR="00BB784C" w:rsidRPr="0049773B" w:rsidRDefault="00BB784C" w:rsidP="00BB784C">
            <w:pPr>
              <w:bidi w:val="0"/>
              <w:jc w:val="center"/>
              <w:rPr>
                <w:rFonts w:cs="B Lotus"/>
                <w:sz w:val="28"/>
                <w:szCs w:val="28"/>
                <w:rtl/>
              </w:rPr>
            </w:pPr>
            <w:r w:rsidRPr="0049773B">
              <w:rPr>
                <w:rFonts w:cs="B Lotus" w:hint="cs"/>
                <w:sz w:val="28"/>
                <w:szCs w:val="28"/>
                <w:rtl/>
              </w:rPr>
              <w:t>127</w:t>
            </w:r>
          </w:p>
        </w:tc>
        <w:tc>
          <w:tcPr>
            <w:tcW w:w="7450" w:type="dxa"/>
            <w:tcBorders>
              <w:right w:val="single" w:sz="4" w:space="0" w:color="auto"/>
            </w:tcBorders>
            <w:noWrap/>
          </w:tcPr>
          <w:p w14:paraId="1D4853F5" w14:textId="6A52F8F9" w:rsidR="00BB784C" w:rsidRPr="00AC6E76" w:rsidRDefault="00BB784C" w:rsidP="00BB784C">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rtl/>
                <w:lang w:bidi="ar-SA"/>
              </w:rPr>
            </w:pPr>
            <w:r w:rsidRPr="00AC6E76">
              <w:rPr>
                <w:rFonts w:ascii="Consolas" w:hAnsi="Consolas" w:cs="B Lotus"/>
                <w:sz w:val="28"/>
                <w:szCs w:val="28"/>
                <w:rtl/>
                <w:lang w:bidi="ar-SA"/>
              </w:rPr>
              <w:t>شماره</w:t>
            </w:r>
            <w:r w:rsidRPr="00AC6E76">
              <w:rPr>
                <w:rFonts w:ascii="Consolas" w:hAnsi="Consolas" w:cs="B Lotus"/>
                <w:sz w:val="28"/>
                <w:szCs w:val="28"/>
                <w:lang w:bidi="ar-SA"/>
              </w:rPr>
              <w:t xml:space="preserve"> </w:t>
            </w:r>
            <w:r w:rsidRPr="00AC6E76">
              <w:rPr>
                <w:rFonts w:ascii="Consolas" w:hAnsi="Consolas" w:cs="B Lotus"/>
                <w:sz w:val="28"/>
                <w:szCs w:val="28"/>
                <w:rtl/>
                <w:lang w:bidi="ar-SA"/>
              </w:rPr>
              <w:t>چاپی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بیمه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نامه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و</w:t>
            </w:r>
            <w:r w:rsidRPr="00AC6E76">
              <w:rPr>
                <w:rFonts w:ascii="Consolas" w:hAnsi="Consolas" w:cs="B Lotus"/>
                <w:sz w:val="28"/>
                <w:szCs w:val="28"/>
                <w:lang w:bidi="ar-SA"/>
              </w:rPr>
              <w:t xml:space="preserve"> </w:t>
            </w:r>
            <w:r w:rsidRPr="00AC6E76">
              <w:rPr>
                <w:rFonts w:ascii="Consolas" w:hAnsi="Consolas" w:cs="B Lotus"/>
                <w:sz w:val="28"/>
                <w:szCs w:val="28"/>
                <w:rtl/>
                <w:lang w:bidi="ar-SA"/>
              </w:rPr>
              <w:t>شماره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بیمه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نامه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قبلی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یکسان</w:t>
            </w:r>
            <w:r w:rsidRPr="00AC6E76">
              <w:rPr>
                <w:rFonts w:ascii="Consolas" w:hAnsi="Consolas" w:cs="B Lotus"/>
                <w:sz w:val="28"/>
                <w:szCs w:val="28"/>
                <w:lang w:bidi="ar-SA"/>
              </w:rPr>
              <w:t xml:space="preserve"> </w:t>
            </w:r>
            <w:r w:rsidRPr="00AC6E76">
              <w:rPr>
                <w:rFonts w:ascii="Consolas" w:hAnsi="Consolas" w:cs="B Lotus"/>
                <w:sz w:val="28"/>
                <w:szCs w:val="28"/>
                <w:rtl/>
                <w:lang w:bidi="ar-SA"/>
              </w:rPr>
              <w:t>می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باشد</w:t>
            </w:r>
          </w:p>
        </w:tc>
      </w:tr>
      <w:tr w:rsidR="00BB784C" w:rsidRPr="00F733A3" w14:paraId="1DC64087"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B199640" w14:textId="61B37A34" w:rsidR="00BB784C" w:rsidRPr="0049773B" w:rsidRDefault="00BB784C" w:rsidP="00BB784C">
            <w:pPr>
              <w:bidi w:val="0"/>
              <w:jc w:val="center"/>
              <w:rPr>
                <w:rFonts w:cs="B Lotus"/>
                <w:sz w:val="28"/>
                <w:szCs w:val="28"/>
                <w:rtl/>
              </w:rPr>
            </w:pPr>
            <w:r w:rsidRPr="0049773B">
              <w:rPr>
                <w:rFonts w:cs="B Lotus" w:hint="cs"/>
                <w:sz w:val="28"/>
                <w:szCs w:val="28"/>
                <w:rtl/>
              </w:rPr>
              <w:t>129</w:t>
            </w:r>
          </w:p>
        </w:tc>
        <w:tc>
          <w:tcPr>
            <w:tcW w:w="7450" w:type="dxa"/>
            <w:tcBorders>
              <w:right w:val="single" w:sz="4" w:space="0" w:color="auto"/>
            </w:tcBorders>
            <w:noWrap/>
          </w:tcPr>
          <w:p w14:paraId="7FA5FC1F" w14:textId="44773E24" w:rsidR="00BB784C" w:rsidRPr="00AC6E76" w:rsidRDefault="00C65751" w:rsidP="00BB784C">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rtl/>
                <w:lang w:bidi="ar-SA"/>
              </w:rPr>
            </w:pPr>
            <w:r w:rsidRPr="00AC6E76">
              <w:rPr>
                <w:rFonts w:ascii="Consolas" w:hAnsi="Consolas" w:cs="Consolas"/>
                <w:sz w:val="28"/>
                <w:szCs w:val="28"/>
                <w:lang w:bidi="ar-SA"/>
              </w:rPr>
              <w:t>IsMale</w:t>
            </w:r>
            <w:r w:rsidRPr="00AC6E76">
              <w:rPr>
                <w:rFonts w:ascii="Consolas" w:hAnsi="Consolas" w:cs="Consolas" w:hint="cs"/>
                <w:sz w:val="28"/>
                <w:szCs w:val="28"/>
                <w:rtl/>
                <w:lang w:bidi="ar-SA"/>
              </w:rPr>
              <w:t xml:space="preserve"> - </w:t>
            </w:r>
            <w:r w:rsidR="00BB784C" w:rsidRPr="00AC6E76">
              <w:rPr>
                <w:rFonts w:ascii="Consolas" w:hAnsi="Consolas" w:cs="B Lotus"/>
                <w:sz w:val="28"/>
                <w:szCs w:val="28"/>
                <w:rtl/>
                <w:lang w:bidi="ar-SA"/>
              </w:rPr>
              <w:t>کد</w:t>
            </w:r>
            <w:r w:rsidR="00BB784C" w:rsidRPr="00AC6E76">
              <w:rPr>
                <w:rFonts w:ascii="Consolas" w:hAnsi="Consolas" w:cs="B Lotus"/>
                <w:sz w:val="28"/>
                <w:szCs w:val="28"/>
                <w:lang w:bidi="ar-SA"/>
              </w:rPr>
              <w:t xml:space="preserve"> </w:t>
            </w:r>
            <w:r w:rsidR="00BB784C" w:rsidRPr="00AC6E76">
              <w:rPr>
                <w:rFonts w:ascii="Consolas" w:hAnsi="Consolas" w:cs="B Lotus"/>
                <w:sz w:val="28"/>
                <w:szCs w:val="28"/>
                <w:rtl/>
                <w:lang w:bidi="ar-SA"/>
              </w:rPr>
              <w:t>بیمه</w:t>
            </w:r>
            <w:r w:rsidR="00BB784C" w:rsidRPr="00AC6E76">
              <w:rPr>
                <w:rFonts w:ascii="Consolas" w:hAnsi="Consolas" w:cs="B Lotus"/>
                <w:sz w:val="28"/>
                <w:szCs w:val="28"/>
                <w:lang w:bidi="ar-SA"/>
              </w:rPr>
              <w:t xml:space="preserve"> </w:t>
            </w:r>
            <w:r w:rsidR="00BB784C" w:rsidRPr="00AC6E76">
              <w:rPr>
                <w:rFonts w:ascii="Consolas" w:hAnsi="Consolas" w:cs="B Lotus"/>
                <w:sz w:val="28"/>
                <w:szCs w:val="28"/>
                <w:rtl/>
                <w:lang w:bidi="ar-SA"/>
              </w:rPr>
              <w:t>گذار</w:t>
            </w:r>
            <w:r w:rsidR="00BB784C" w:rsidRPr="00AC6E76">
              <w:rPr>
                <w:rFonts w:ascii="Consolas" w:hAnsi="Consolas" w:cs="B Lotus"/>
                <w:sz w:val="28"/>
                <w:szCs w:val="28"/>
                <w:lang w:bidi="ar-SA"/>
              </w:rPr>
              <w:t xml:space="preserve"> </w:t>
            </w:r>
            <w:r w:rsidR="00BB784C" w:rsidRPr="00AC6E76">
              <w:rPr>
                <w:rFonts w:ascii="Consolas" w:hAnsi="Consolas" w:cs="B Lotus"/>
                <w:sz w:val="28"/>
                <w:szCs w:val="28"/>
                <w:rtl/>
                <w:lang w:bidi="ar-SA"/>
              </w:rPr>
              <w:t>مرد</w:t>
            </w:r>
            <w:r w:rsidR="00BB784C" w:rsidRPr="00AC6E76">
              <w:rPr>
                <w:rFonts w:ascii="Consolas" w:hAnsi="Consolas" w:cs="B Lotus"/>
                <w:sz w:val="28"/>
                <w:szCs w:val="28"/>
                <w:lang w:bidi="ar-SA"/>
              </w:rPr>
              <w:t xml:space="preserve"> </w:t>
            </w:r>
            <w:r w:rsidR="00BB784C" w:rsidRPr="00AC6E76">
              <w:rPr>
                <w:rFonts w:ascii="Consolas" w:hAnsi="Consolas" w:cs="B Lotus"/>
                <w:sz w:val="28"/>
                <w:szCs w:val="28"/>
                <w:rtl/>
                <w:lang w:bidi="ar-SA"/>
              </w:rPr>
              <w:t>است</w:t>
            </w:r>
            <w:r w:rsidR="00BB784C" w:rsidRPr="00AC6E76">
              <w:rPr>
                <w:rFonts w:ascii="Consolas" w:hAnsi="Consolas" w:cs="B Lotus"/>
                <w:sz w:val="28"/>
                <w:szCs w:val="28"/>
                <w:lang w:bidi="ar-SA"/>
              </w:rPr>
              <w:t xml:space="preserve"> </w:t>
            </w:r>
            <w:r w:rsidR="00BB784C" w:rsidRPr="00AC6E76">
              <w:rPr>
                <w:rFonts w:ascii="Consolas" w:hAnsi="Consolas" w:cs="B Lotus"/>
                <w:sz w:val="28"/>
                <w:szCs w:val="28"/>
                <w:rtl/>
                <w:lang w:bidi="ar-SA"/>
              </w:rPr>
              <w:t>یا</w:t>
            </w:r>
            <w:r w:rsidR="00BB784C" w:rsidRPr="00AC6E76">
              <w:rPr>
                <w:rFonts w:ascii="Consolas" w:hAnsi="Consolas" w:cs="B Lotus"/>
                <w:sz w:val="28"/>
                <w:szCs w:val="28"/>
                <w:lang w:bidi="ar-SA"/>
              </w:rPr>
              <w:t xml:space="preserve"> </w:t>
            </w:r>
            <w:r w:rsidR="00BB784C" w:rsidRPr="00AC6E76">
              <w:rPr>
                <w:rFonts w:ascii="Consolas" w:hAnsi="Consolas" w:cs="B Lotus"/>
                <w:sz w:val="28"/>
                <w:szCs w:val="28"/>
                <w:rtl/>
                <w:lang w:bidi="ar-SA"/>
              </w:rPr>
              <w:t>خیر</w:t>
            </w:r>
            <w:r w:rsidR="00BB784C" w:rsidRPr="00AC6E76">
              <w:rPr>
                <w:rFonts w:ascii="Consolas" w:hAnsi="Consolas" w:cs="B Lotus"/>
                <w:sz w:val="28"/>
                <w:szCs w:val="28"/>
                <w:lang w:bidi="ar-SA"/>
              </w:rPr>
              <w:t xml:space="preserve"> </w:t>
            </w:r>
            <w:r w:rsidR="00BB784C" w:rsidRPr="00AC6E76">
              <w:rPr>
                <w:rFonts w:ascii="Consolas" w:hAnsi="Consolas" w:cs="B Lotus"/>
                <w:sz w:val="28"/>
                <w:szCs w:val="28"/>
                <w:rtl/>
                <w:lang w:bidi="ar-SA"/>
              </w:rPr>
              <w:t>خالی</w:t>
            </w:r>
            <w:r w:rsidR="00BB784C" w:rsidRPr="00AC6E76">
              <w:rPr>
                <w:rFonts w:ascii="Consolas" w:hAnsi="Consolas" w:cs="B Lotus"/>
                <w:sz w:val="28"/>
                <w:szCs w:val="28"/>
                <w:lang w:bidi="ar-SA"/>
              </w:rPr>
              <w:t xml:space="preserve"> </w:t>
            </w:r>
            <w:r w:rsidR="00BB784C" w:rsidRPr="00AC6E76">
              <w:rPr>
                <w:rFonts w:ascii="Consolas" w:hAnsi="Consolas" w:cs="B Lotus"/>
                <w:sz w:val="28"/>
                <w:szCs w:val="28"/>
                <w:rtl/>
                <w:lang w:bidi="ar-SA"/>
              </w:rPr>
              <w:t>است</w:t>
            </w:r>
          </w:p>
        </w:tc>
      </w:tr>
      <w:tr w:rsidR="00BB784C" w:rsidRPr="00F733A3" w14:paraId="5C4F70D1"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B14C472" w14:textId="4D866F02" w:rsidR="00BB784C" w:rsidRPr="00F733A3" w:rsidRDefault="00AC6E76" w:rsidP="00BB784C">
            <w:pPr>
              <w:bidi w:val="0"/>
              <w:jc w:val="center"/>
              <w:rPr>
                <w:rFonts w:cs="B Lotus"/>
                <w:sz w:val="28"/>
                <w:szCs w:val="28"/>
                <w:rtl/>
              </w:rPr>
            </w:pPr>
            <w:r>
              <w:rPr>
                <w:rFonts w:cs="B Lotus" w:hint="cs"/>
                <w:sz w:val="28"/>
                <w:szCs w:val="28"/>
                <w:rtl/>
              </w:rPr>
              <w:t>130</w:t>
            </w:r>
          </w:p>
        </w:tc>
        <w:tc>
          <w:tcPr>
            <w:tcW w:w="7450" w:type="dxa"/>
            <w:tcBorders>
              <w:right w:val="single" w:sz="4" w:space="0" w:color="auto"/>
            </w:tcBorders>
            <w:noWrap/>
          </w:tcPr>
          <w:p w14:paraId="26C12FB1" w14:textId="649E5067" w:rsidR="00BB784C" w:rsidRPr="00AC6E76" w:rsidRDefault="00C65751" w:rsidP="00BB784C">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rtl/>
                <w:lang w:bidi="ar-SA"/>
              </w:rPr>
            </w:pPr>
            <w:r w:rsidRPr="00AC6E76">
              <w:rPr>
                <w:rFonts w:ascii="Consolas" w:hAnsi="Consolas" w:cs="Consolas"/>
                <w:sz w:val="28"/>
                <w:szCs w:val="28"/>
                <w:lang w:bidi="ar-SA"/>
              </w:rPr>
              <w:t>FuelTypCod</w:t>
            </w:r>
            <w:r w:rsidRPr="00AC6E76">
              <w:rPr>
                <w:rFonts w:ascii="Consolas" w:hAnsi="Consolas" w:cs="Consolas" w:hint="cs"/>
                <w:sz w:val="28"/>
                <w:szCs w:val="28"/>
                <w:rtl/>
                <w:lang w:bidi="ar-SA"/>
              </w:rPr>
              <w:t xml:space="preserve"> - </w:t>
            </w:r>
            <w:r w:rsidR="00BB784C" w:rsidRPr="00AC6E76">
              <w:rPr>
                <w:rFonts w:ascii="Consolas" w:hAnsi="Consolas" w:cs="B Lotus"/>
                <w:sz w:val="28"/>
                <w:szCs w:val="28"/>
                <w:rtl/>
                <w:lang w:bidi="ar-SA"/>
              </w:rPr>
              <w:t>کد</w:t>
            </w:r>
            <w:r w:rsidR="00BB784C" w:rsidRPr="00AC6E76">
              <w:rPr>
                <w:rFonts w:ascii="Consolas" w:hAnsi="Consolas" w:cs="B Lotus"/>
                <w:sz w:val="28"/>
                <w:szCs w:val="28"/>
                <w:lang w:bidi="ar-SA"/>
              </w:rPr>
              <w:t xml:space="preserve"> </w:t>
            </w:r>
            <w:r w:rsidR="00BB784C" w:rsidRPr="00AC6E76">
              <w:rPr>
                <w:rFonts w:ascii="Consolas" w:hAnsi="Consolas" w:cs="B Lotus"/>
                <w:sz w:val="28"/>
                <w:szCs w:val="28"/>
                <w:rtl/>
                <w:lang w:bidi="ar-SA"/>
              </w:rPr>
              <w:t>نوع</w:t>
            </w:r>
            <w:r w:rsidR="00BB784C" w:rsidRPr="00AC6E76">
              <w:rPr>
                <w:rFonts w:ascii="Consolas" w:hAnsi="Consolas" w:cs="B Lotus"/>
                <w:sz w:val="28"/>
                <w:szCs w:val="28"/>
                <w:lang w:bidi="ar-SA"/>
              </w:rPr>
              <w:t xml:space="preserve"> </w:t>
            </w:r>
            <w:r w:rsidR="00BB784C" w:rsidRPr="00AC6E76">
              <w:rPr>
                <w:rFonts w:ascii="Consolas" w:hAnsi="Consolas" w:cs="B Lotus" w:hint="cs"/>
                <w:sz w:val="28"/>
                <w:szCs w:val="28"/>
                <w:rtl/>
              </w:rPr>
              <w:t>سوخت</w:t>
            </w:r>
            <w:r w:rsidR="00BB784C" w:rsidRPr="00AC6E76">
              <w:rPr>
                <w:rFonts w:ascii="Consolas" w:hAnsi="Consolas" w:cs="B Lotus"/>
                <w:sz w:val="28"/>
                <w:szCs w:val="28"/>
                <w:lang w:bidi="ar-SA"/>
              </w:rPr>
              <w:t xml:space="preserve"> </w:t>
            </w:r>
            <w:r w:rsidR="00BB784C" w:rsidRPr="00AC6E76">
              <w:rPr>
                <w:rFonts w:ascii="Consolas" w:hAnsi="Consolas" w:cs="B Lotus"/>
                <w:sz w:val="28"/>
                <w:szCs w:val="28"/>
                <w:rtl/>
                <w:lang w:bidi="ar-SA"/>
              </w:rPr>
              <w:t>معتبر</w:t>
            </w:r>
            <w:r w:rsidR="00BB784C" w:rsidRPr="00AC6E76">
              <w:rPr>
                <w:rFonts w:ascii="Consolas" w:hAnsi="Consolas" w:cs="B Lotus"/>
                <w:sz w:val="28"/>
                <w:szCs w:val="28"/>
                <w:lang w:bidi="ar-SA"/>
              </w:rPr>
              <w:t xml:space="preserve"> </w:t>
            </w:r>
            <w:r w:rsidR="00BB784C" w:rsidRPr="00AC6E76">
              <w:rPr>
                <w:rFonts w:ascii="Consolas" w:hAnsi="Consolas" w:cs="B Lotus"/>
                <w:sz w:val="28"/>
                <w:szCs w:val="28"/>
                <w:rtl/>
                <w:lang w:bidi="ar-SA"/>
              </w:rPr>
              <w:t>نیست</w:t>
            </w:r>
          </w:p>
        </w:tc>
      </w:tr>
      <w:tr w:rsidR="00E425E7" w:rsidRPr="00F733A3" w14:paraId="2877F71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2705BD9" w14:textId="1433D38C" w:rsidR="00E425E7" w:rsidRDefault="00E425E7" w:rsidP="004F746A">
            <w:pPr>
              <w:bidi w:val="0"/>
              <w:jc w:val="center"/>
              <w:rPr>
                <w:rFonts w:cs="B Lotus"/>
                <w:sz w:val="28"/>
                <w:szCs w:val="28"/>
                <w:rtl/>
              </w:rPr>
            </w:pPr>
            <w:r>
              <w:rPr>
                <w:rFonts w:cs="B Lotus" w:hint="cs"/>
                <w:sz w:val="28"/>
                <w:szCs w:val="28"/>
                <w:rtl/>
              </w:rPr>
              <w:t>136</w:t>
            </w:r>
          </w:p>
        </w:tc>
        <w:tc>
          <w:tcPr>
            <w:tcW w:w="7450" w:type="dxa"/>
            <w:tcBorders>
              <w:right w:val="single" w:sz="4" w:space="0" w:color="auto"/>
            </w:tcBorders>
            <w:noWrap/>
          </w:tcPr>
          <w:p w14:paraId="1B806A3A" w14:textId="5087B777" w:rsidR="00E425E7" w:rsidRPr="00AC6E76" w:rsidRDefault="00D109A6" w:rsidP="00D109A6">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PrmPayTypCod</w:t>
            </w:r>
            <w:r w:rsidR="00E425E7" w:rsidRPr="00AC6E76">
              <w:rPr>
                <w:rFonts w:ascii="Consolas" w:hAnsi="Consolas" w:cs="B Lotus" w:hint="cs"/>
                <w:sz w:val="28"/>
                <w:szCs w:val="28"/>
                <w:rtl/>
                <w:lang w:bidi="ar-SA"/>
              </w:rPr>
              <w:t xml:space="preserve">- </w:t>
            </w:r>
            <w:r w:rsidR="00E425E7" w:rsidRPr="00AC6E76">
              <w:rPr>
                <w:rFonts w:ascii="Consolas" w:hAnsi="Consolas" w:cs="B Lotus"/>
                <w:sz w:val="28"/>
                <w:szCs w:val="28"/>
                <w:rtl/>
                <w:lang w:bidi="ar-SA"/>
              </w:rPr>
              <w:t>نوع</w:t>
            </w:r>
            <w:r w:rsidR="00E425E7" w:rsidRPr="00AC6E76">
              <w:rPr>
                <w:rFonts w:ascii="Consolas" w:hAnsi="Consolas" w:cs="B Lotus"/>
                <w:sz w:val="28"/>
                <w:szCs w:val="28"/>
                <w:lang w:bidi="ar-SA"/>
              </w:rPr>
              <w:t xml:space="preserve"> </w:t>
            </w:r>
            <w:r w:rsidR="00E425E7" w:rsidRPr="00AC6E76">
              <w:rPr>
                <w:rFonts w:ascii="Consolas" w:hAnsi="Consolas" w:cs="B Lotus"/>
                <w:sz w:val="28"/>
                <w:szCs w:val="28"/>
                <w:rtl/>
                <w:lang w:bidi="ar-SA"/>
              </w:rPr>
              <w:t>پرداخت</w:t>
            </w:r>
            <w:r w:rsidR="00E425E7" w:rsidRPr="00AC6E76">
              <w:rPr>
                <w:rFonts w:ascii="Consolas" w:hAnsi="Consolas" w:cs="B Lotus"/>
                <w:sz w:val="28"/>
                <w:szCs w:val="28"/>
                <w:lang w:bidi="ar-SA"/>
              </w:rPr>
              <w:t xml:space="preserve"> </w:t>
            </w:r>
            <w:r w:rsidR="00E425E7" w:rsidRPr="00AC6E76">
              <w:rPr>
                <w:rFonts w:ascii="Consolas" w:hAnsi="Consolas" w:cs="B Lotus"/>
                <w:sz w:val="28"/>
                <w:szCs w:val="28"/>
                <w:rtl/>
                <w:lang w:bidi="ar-SA"/>
              </w:rPr>
              <w:t>حق</w:t>
            </w:r>
            <w:r w:rsidR="00E425E7" w:rsidRPr="00AC6E76">
              <w:rPr>
                <w:rFonts w:ascii="Consolas" w:hAnsi="Consolas" w:cs="B Lotus"/>
                <w:sz w:val="28"/>
                <w:szCs w:val="28"/>
                <w:lang w:bidi="ar-SA"/>
              </w:rPr>
              <w:t xml:space="preserve"> </w:t>
            </w:r>
            <w:r w:rsidR="00E425E7" w:rsidRPr="00AC6E76">
              <w:rPr>
                <w:rFonts w:ascii="Consolas" w:hAnsi="Consolas" w:cs="B Lotus"/>
                <w:sz w:val="28"/>
                <w:szCs w:val="28"/>
                <w:rtl/>
                <w:lang w:bidi="ar-SA"/>
              </w:rPr>
              <w:t>بیمه</w:t>
            </w:r>
            <w:r w:rsidR="00E425E7" w:rsidRPr="00AC6E76">
              <w:rPr>
                <w:rFonts w:ascii="Consolas" w:hAnsi="Consolas" w:cs="B Lotus"/>
                <w:sz w:val="28"/>
                <w:szCs w:val="28"/>
                <w:lang w:bidi="ar-SA"/>
              </w:rPr>
              <w:t xml:space="preserve"> </w:t>
            </w:r>
            <w:r w:rsidR="00E425E7" w:rsidRPr="00AC6E76">
              <w:rPr>
                <w:rFonts w:ascii="Consolas" w:hAnsi="Consolas" w:cs="B Lotus"/>
                <w:sz w:val="28"/>
                <w:szCs w:val="28"/>
                <w:rtl/>
                <w:lang w:bidi="ar-SA"/>
              </w:rPr>
              <w:t>معتبر</w:t>
            </w:r>
            <w:r w:rsidR="00E425E7" w:rsidRPr="00AC6E76">
              <w:rPr>
                <w:rFonts w:ascii="Consolas" w:hAnsi="Consolas" w:cs="B Lotus"/>
                <w:sz w:val="28"/>
                <w:szCs w:val="28"/>
                <w:lang w:bidi="ar-SA"/>
              </w:rPr>
              <w:t xml:space="preserve"> </w:t>
            </w:r>
            <w:r w:rsidR="00E425E7" w:rsidRPr="00AC6E76">
              <w:rPr>
                <w:rFonts w:ascii="Consolas" w:hAnsi="Consolas" w:cs="B Lotus"/>
                <w:sz w:val="28"/>
                <w:szCs w:val="28"/>
                <w:rtl/>
                <w:lang w:bidi="ar-SA"/>
              </w:rPr>
              <w:t>نیست</w:t>
            </w:r>
          </w:p>
        </w:tc>
      </w:tr>
      <w:tr w:rsidR="00E425E7" w:rsidRPr="00F733A3" w14:paraId="717C6368"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1AFC1CB" w14:textId="4C21D6EB" w:rsidR="00E425E7" w:rsidRDefault="00E425E7" w:rsidP="004F746A">
            <w:pPr>
              <w:bidi w:val="0"/>
              <w:jc w:val="center"/>
              <w:rPr>
                <w:rFonts w:cs="B Lotus"/>
                <w:sz w:val="28"/>
                <w:szCs w:val="28"/>
                <w:rtl/>
              </w:rPr>
            </w:pPr>
            <w:r>
              <w:rPr>
                <w:rFonts w:cs="B Lotus" w:hint="cs"/>
                <w:sz w:val="28"/>
                <w:szCs w:val="28"/>
                <w:rtl/>
              </w:rPr>
              <w:t>137</w:t>
            </w:r>
          </w:p>
        </w:tc>
        <w:tc>
          <w:tcPr>
            <w:tcW w:w="7450" w:type="dxa"/>
            <w:tcBorders>
              <w:right w:val="single" w:sz="4" w:space="0" w:color="auto"/>
            </w:tcBorders>
            <w:noWrap/>
          </w:tcPr>
          <w:p w14:paraId="4EAA2C90" w14:textId="3A48E109" w:rsidR="00E425E7" w:rsidRPr="00AC6E76" w:rsidRDefault="00E425E7" w:rsidP="00BB784C">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FuncStsCod</w:t>
            </w:r>
            <w:r w:rsidRPr="00AC6E76">
              <w:rPr>
                <w:rFonts w:ascii="Consolas" w:hAnsi="Consolas" w:cs="B Lotus" w:hint="cs"/>
                <w:sz w:val="28"/>
                <w:szCs w:val="28"/>
                <w:rtl/>
                <w:lang w:bidi="ar-SA"/>
              </w:rPr>
              <w:t xml:space="preserve"> - </w:t>
            </w:r>
            <w:r w:rsidR="00F600F9" w:rsidRPr="00AC6E76">
              <w:rPr>
                <w:rFonts w:ascii="Tahoma" w:hAnsi="Tahoma" w:cs="B Lotus" w:hint="cs"/>
                <w:b/>
                <w:bCs/>
                <w:rtl/>
              </w:rPr>
              <w:t>کد دلیل</w:t>
            </w:r>
            <w:r w:rsidR="00F600F9" w:rsidRPr="00AC6E76">
              <w:rPr>
                <w:rStyle w:val="Hyperlink"/>
                <w:rFonts w:ascii="Tahoma" w:hAnsi="Tahoma" w:cs="B Lotus" w:hint="cs"/>
                <w:b/>
                <w:bCs/>
                <w:color w:val="auto"/>
                <w:u w:val="none"/>
                <w:rtl/>
              </w:rPr>
              <w:t xml:space="preserve"> عدم وجود بیمه نامه قبلی خودرو</w:t>
            </w:r>
            <w:r w:rsidR="00F600F9" w:rsidRPr="00AC6E76">
              <w:rPr>
                <w:rFonts w:ascii="Consolas" w:hAnsi="Consolas" w:cs="B Lotus"/>
                <w:sz w:val="28"/>
                <w:szCs w:val="28"/>
                <w:rtl/>
                <w:lang w:bidi="ar-SA"/>
              </w:rPr>
              <w:t xml:space="preserve"> </w:t>
            </w:r>
            <w:r w:rsidRPr="00AC6E76">
              <w:rPr>
                <w:rFonts w:ascii="Consolas" w:hAnsi="Consolas" w:cs="B Lotus"/>
                <w:sz w:val="28"/>
                <w:szCs w:val="28"/>
                <w:rtl/>
                <w:lang w:bidi="ar-SA"/>
              </w:rPr>
              <w:t>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نیست</w:t>
            </w:r>
          </w:p>
        </w:tc>
      </w:tr>
      <w:tr w:rsidR="00F234FF" w:rsidRPr="00F733A3" w14:paraId="192A9FED"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52E9CC8" w14:textId="3675FFDA" w:rsidR="00F234FF" w:rsidRPr="00F733A3" w:rsidRDefault="00F234FF" w:rsidP="00BB784C">
            <w:pPr>
              <w:bidi w:val="0"/>
              <w:jc w:val="center"/>
              <w:rPr>
                <w:rFonts w:cs="B Lotus"/>
                <w:sz w:val="28"/>
                <w:szCs w:val="28"/>
                <w:rtl/>
              </w:rPr>
            </w:pPr>
            <w:r>
              <w:rPr>
                <w:rFonts w:cs="B Lotus" w:hint="cs"/>
                <w:sz w:val="28"/>
                <w:szCs w:val="28"/>
                <w:rtl/>
              </w:rPr>
              <w:t>138</w:t>
            </w:r>
          </w:p>
        </w:tc>
        <w:tc>
          <w:tcPr>
            <w:tcW w:w="7450" w:type="dxa"/>
            <w:tcBorders>
              <w:right w:val="single" w:sz="4" w:space="0" w:color="auto"/>
            </w:tcBorders>
            <w:noWrap/>
          </w:tcPr>
          <w:p w14:paraId="4841A382" w14:textId="6453DF64" w:rsidR="00F234FF" w:rsidRPr="00AC6E76" w:rsidRDefault="00F234FF" w:rsidP="00BB784C">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AC6E76">
              <w:rPr>
                <w:rFonts w:ascii="Consolas" w:hAnsi="Consolas" w:cs="B Lotus"/>
                <w:sz w:val="28"/>
                <w:szCs w:val="28"/>
                <w:lang w:bidi="ar-SA"/>
              </w:rPr>
              <w:t>ShftPlk2</w:t>
            </w:r>
            <w:r w:rsidRPr="00AC6E76">
              <w:rPr>
                <w:rFonts w:ascii="Consolas" w:hAnsi="Consolas" w:cs="B Lotus" w:hint="cs"/>
                <w:sz w:val="28"/>
                <w:szCs w:val="28"/>
                <w:rtl/>
              </w:rPr>
              <w:t xml:space="preserve">-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حرف</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نیست</w:t>
            </w:r>
          </w:p>
        </w:tc>
      </w:tr>
      <w:tr w:rsidR="00F234FF" w:rsidRPr="00F733A3" w14:paraId="2D67B3C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F465210" w14:textId="3835D752" w:rsidR="00F234FF" w:rsidRDefault="00F234FF" w:rsidP="00BB784C">
            <w:pPr>
              <w:bidi w:val="0"/>
              <w:jc w:val="center"/>
              <w:rPr>
                <w:rFonts w:cs="B Lotus"/>
                <w:sz w:val="28"/>
                <w:szCs w:val="28"/>
                <w:rtl/>
              </w:rPr>
            </w:pPr>
            <w:r>
              <w:rPr>
                <w:rFonts w:cs="B Lotus" w:hint="cs"/>
                <w:sz w:val="28"/>
                <w:szCs w:val="28"/>
                <w:rtl/>
              </w:rPr>
              <w:lastRenderedPageBreak/>
              <w:t>139</w:t>
            </w:r>
          </w:p>
        </w:tc>
        <w:tc>
          <w:tcPr>
            <w:tcW w:w="7450" w:type="dxa"/>
            <w:tcBorders>
              <w:right w:val="single" w:sz="4" w:space="0" w:color="auto"/>
            </w:tcBorders>
            <w:noWrap/>
          </w:tcPr>
          <w:p w14:paraId="77C721C6" w14:textId="1FC0A36E" w:rsidR="00F234FF" w:rsidRPr="00AC6E76" w:rsidRDefault="00F234FF" w:rsidP="00BB784C">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ShftPlkTypCod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نوع</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خودرو</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00A5797D" w:rsidRPr="00AC6E76">
              <w:rPr>
                <w:rFonts w:ascii="Consolas" w:hAnsi="Consolas" w:cs="B Lotus"/>
                <w:sz w:val="28"/>
                <w:szCs w:val="28"/>
                <w:rtl/>
                <w:lang w:bidi="ar-SA"/>
              </w:rPr>
              <w:t>ن</w:t>
            </w:r>
            <w:r w:rsidR="00A5797D" w:rsidRPr="00AC6E76">
              <w:rPr>
                <w:rFonts w:ascii="Consolas" w:hAnsi="Consolas" w:cs="B Lotus" w:hint="cs"/>
                <w:sz w:val="28"/>
                <w:szCs w:val="28"/>
                <w:rtl/>
                <w:lang w:bidi="ar-SA"/>
              </w:rPr>
              <w:t>ا</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5F7FB5" w:rsidRPr="00F733A3" w14:paraId="064828C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095FD02" w14:textId="324E3B9B" w:rsidR="005F7FB5" w:rsidRDefault="005F7FB5" w:rsidP="005F7FB5">
            <w:pPr>
              <w:bidi w:val="0"/>
              <w:jc w:val="center"/>
              <w:rPr>
                <w:rFonts w:cs="B Lotus"/>
                <w:sz w:val="28"/>
                <w:szCs w:val="28"/>
                <w:rtl/>
              </w:rPr>
            </w:pPr>
            <w:r>
              <w:rPr>
                <w:rFonts w:cs="B Lotus" w:hint="cs"/>
                <w:sz w:val="28"/>
                <w:szCs w:val="28"/>
                <w:rtl/>
              </w:rPr>
              <w:t>140</w:t>
            </w:r>
          </w:p>
        </w:tc>
        <w:tc>
          <w:tcPr>
            <w:tcW w:w="7450" w:type="dxa"/>
            <w:tcBorders>
              <w:right w:val="single" w:sz="4" w:space="0" w:color="auto"/>
            </w:tcBorders>
            <w:noWrap/>
          </w:tcPr>
          <w:p w14:paraId="05180A1A" w14:textId="7507FA90" w:rsidR="005F7FB5" w:rsidRPr="00AC6E76" w:rsidRDefault="005F7FB5" w:rsidP="005F7FB5">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ShftPlk1</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دو</w:t>
            </w:r>
            <w:r w:rsidRPr="00AC6E76">
              <w:rPr>
                <w:rFonts w:ascii="Consolas" w:hAnsi="Consolas" w:cs="B Lotus"/>
                <w:sz w:val="28"/>
                <w:szCs w:val="28"/>
                <w:lang w:bidi="ar-SA"/>
              </w:rPr>
              <w:t xml:space="preserve"> </w:t>
            </w:r>
            <w:r w:rsidRPr="00AC6E76">
              <w:rPr>
                <w:rFonts w:ascii="Consolas" w:hAnsi="Consolas" w:cs="B Lotus"/>
                <w:sz w:val="28"/>
                <w:szCs w:val="28"/>
                <w:rtl/>
                <w:lang w:bidi="ar-SA"/>
              </w:rPr>
              <w:t>رقم</w:t>
            </w:r>
            <w:r w:rsidRPr="00AC6E76">
              <w:rPr>
                <w:rFonts w:ascii="Consolas" w:hAnsi="Consolas" w:cs="B Lotus"/>
                <w:sz w:val="28"/>
                <w:szCs w:val="28"/>
                <w:lang w:bidi="ar-SA"/>
              </w:rPr>
              <w:t xml:space="preserve"> </w:t>
            </w:r>
            <w:r w:rsidRPr="00AC6E76">
              <w:rPr>
                <w:rFonts w:ascii="Consolas" w:hAnsi="Consolas" w:cs="B Lotus"/>
                <w:sz w:val="28"/>
                <w:szCs w:val="28"/>
                <w:rtl/>
                <w:lang w:bidi="ar-SA"/>
              </w:rPr>
              <w:t>سمت</w:t>
            </w:r>
            <w:r w:rsidRPr="00AC6E76">
              <w:rPr>
                <w:rFonts w:ascii="Consolas" w:hAnsi="Consolas" w:cs="B Lotus"/>
                <w:sz w:val="28"/>
                <w:szCs w:val="28"/>
                <w:lang w:bidi="ar-SA"/>
              </w:rPr>
              <w:t xml:space="preserve"> </w:t>
            </w:r>
            <w:r w:rsidRPr="00AC6E76">
              <w:rPr>
                <w:rFonts w:ascii="Consolas" w:hAnsi="Consolas" w:cs="B Lotus"/>
                <w:sz w:val="28"/>
                <w:szCs w:val="28"/>
                <w:rtl/>
                <w:lang w:bidi="ar-SA"/>
              </w:rPr>
              <w:t>چپ</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5F7FB5" w:rsidRPr="00F733A3" w14:paraId="372335B0"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998107B" w14:textId="0386B932" w:rsidR="005F7FB5" w:rsidRDefault="005F7FB5" w:rsidP="005F7FB5">
            <w:pPr>
              <w:bidi w:val="0"/>
              <w:jc w:val="center"/>
              <w:rPr>
                <w:rFonts w:cs="B Lotus"/>
                <w:sz w:val="28"/>
                <w:szCs w:val="28"/>
                <w:rtl/>
              </w:rPr>
            </w:pPr>
            <w:r>
              <w:rPr>
                <w:rFonts w:cs="B Lotus" w:hint="cs"/>
                <w:sz w:val="28"/>
                <w:szCs w:val="28"/>
                <w:rtl/>
              </w:rPr>
              <w:t>141</w:t>
            </w:r>
          </w:p>
        </w:tc>
        <w:tc>
          <w:tcPr>
            <w:tcW w:w="7450" w:type="dxa"/>
            <w:tcBorders>
              <w:right w:val="single" w:sz="4" w:space="0" w:color="auto"/>
            </w:tcBorders>
            <w:noWrap/>
          </w:tcPr>
          <w:p w14:paraId="09BD1D8C" w14:textId="4E246DEF" w:rsidR="005F7FB5" w:rsidRPr="00AC6E76" w:rsidRDefault="005F7FB5" w:rsidP="005F7FB5">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ShftPlk2</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حرف</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5F7FB5" w:rsidRPr="00F733A3" w14:paraId="217A08D8"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10588FD" w14:textId="09EBEB92" w:rsidR="005F7FB5" w:rsidRDefault="005F7FB5" w:rsidP="005F7FB5">
            <w:pPr>
              <w:bidi w:val="0"/>
              <w:jc w:val="center"/>
              <w:rPr>
                <w:rFonts w:cs="B Lotus"/>
                <w:sz w:val="28"/>
                <w:szCs w:val="28"/>
                <w:rtl/>
              </w:rPr>
            </w:pPr>
            <w:r>
              <w:rPr>
                <w:rFonts w:cs="B Lotus" w:hint="cs"/>
                <w:sz w:val="28"/>
                <w:szCs w:val="28"/>
                <w:rtl/>
              </w:rPr>
              <w:t>142</w:t>
            </w:r>
          </w:p>
        </w:tc>
        <w:tc>
          <w:tcPr>
            <w:tcW w:w="7450" w:type="dxa"/>
            <w:tcBorders>
              <w:right w:val="single" w:sz="4" w:space="0" w:color="auto"/>
            </w:tcBorders>
            <w:noWrap/>
          </w:tcPr>
          <w:p w14:paraId="0C65339F" w14:textId="669A3AF8" w:rsidR="005F7FB5" w:rsidRPr="00AC6E76" w:rsidRDefault="005F7FB5" w:rsidP="005F7FB5">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ShftPlk3</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سه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رقم</w:t>
            </w:r>
            <w:r w:rsidRPr="00AC6E76">
              <w:rPr>
                <w:rFonts w:ascii="Consolas" w:hAnsi="Consolas" w:cs="B Lotus"/>
                <w:sz w:val="28"/>
                <w:szCs w:val="28"/>
                <w:lang w:bidi="ar-SA"/>
              </w:rPr>
              <w:t xml:space="preserve"> </w:t>
            </w:r>
            <w:r w:rsidRPr="00AC6E76">
              <w:rPr>
                <w:rFonts w:ascii="Consolas" w:hAnsi="Consolas" w:cs="B Lotus"/>
                <w:sz w:val="28"/>
                <w:szCs w:val="28"/>
                <w:rtl/>
                <w:lang w:bidi="ar-SA"/>
              </w:rPr>
              <w:t>سمت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راست</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5F7FB5" w:rsidRPr="00F733A3" w14:paraId="1C44A79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1A66721" w14:textId="573781A1" w:rsidR="005F7FB5" w:rsidRDefault="005F7FB5" w:rsidP="005F7FB5">
            <w:pPr>
              <w:bidi w:val="0"/>
              <w:jc w:val="center"/>
              <w:rPr>
                <w:rFonts w:cs="B Lotus"/>
                <w:sz w:val="28"/>
                <w:szCs w:val="28"/>
              </w:rPr>
            </w:pPr>
            <w:r>
              <w:rPr>
                <w:rFonts w:cs="B Lotus" w:hint="cs"/>
                <w:sz w:val="28"/>
                <w:szCs w:val="28"/>
                <w:rtl/>
              </w:rPr>
              <w:t>143</w:t>
            </w:r>
          </w:p>
        </w:tc>
        <w:tc>
          <w:tcPr>
            <w:tcW w:w="7450" w:type="dxa"/>
            <w:tcBorders>
              <w:right w:val="single" w:sz="4" w:space="0" w:color="auto"/>
            </w:tcBorders>
            <w:noWrap/>
          </w:tcPr>
          <w:p w14:paraId="37CF06CD" w14:textId="45D5316E" w:rsidR="005F7FB5" w:rsidRPr="00AC6E76" w:rsidRDefault="005F7FB5" w:rsidP="005F7FB5">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ShftPlkSrl</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شماره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سریال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5F7FB5" w:rsidRPr="00F733A3" w14:paraId="7FCB7113"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475CAC9" w14:textId="47B8A185" w:rsidR="005F7FB5" w:rsidRDefault="005F7FB5" w:rsidP="005F7FB5">
            <w:pPr>
              <w:bidi w:val="0"/>
              <w:jc w:val="center"/>
              <w:rPr>
                <w:rFonts w:cs="B Lotus"/>
                <w:sz w:val="28"/>
                <w:szCs w:val="28"/>
                <w:rtl/>
              </w:rPr>
            </w:pPr>
            <w:r>
              <w:rPr>
                <w:rFonts w:cs="B Lotus" w:hint="cs"/>
                <w:sz w:val="28"/>
                <w:szCs w:val="28"/>
                <w:rtl/>
              </w:rPr>
              <w:t>144</w:t>
            </w:r>
          </w:p>
        </w:tc>
        <w:tc>
          <w:tcPr>
            <w:tcW w:w="7450" w:type="dxa"/>
            <w:tcBorders>
              <w:right w:val="single" w:sz="4" w:space="0" w:color="auto"/>
            </w:tcBorders>
            <w:noWrap/>
          </w:tcPr>
          <w:p w14:paraId="35F12955" w14:textId="2E9613F4" w:rsidR="005F7FB5" w:rsidRPr="00AC6E76" w:rsidRDefault="005F7FB5" w:rsidP="005F7FB5">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ShftPlk1</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دو</w:t>
            </w:r>
            <w:r w:rsidRPr="00AC6E76">
              <w:rPr>
                <w:rFonts w:ascii="Consolas" w:hAnsi="Consolas" w:cs="B Lotus"/>
                <w:sz w:val="28"/>
                <w:szCs w:val="28"/>
                <w:lang w:bidi="ar-SA"/>
              </w:rPr>
              <w:t xml:space="preserve"> </w:t>
            </w:r>
            <w:r w:rsidRPr="00AC6E76">
              <w:rPr>
                <w:rFonts w:ascii="Consolas" w:hAnsi="Consolas" w:cs="B Lotus"/>
                <w:sz w:val="28"/>
                <w:szCs w:val="28"/>
                <w:rtl/>
                <w:lang w:bidi="ar-SA"/>
              </w:rPr>
              <w:t>رقم</w:t>
            </w:r>
            <w:r w:rsidRPr="00AC6E76">
              <w:rPr>
                <w:rFonts w:ascii="Consolas" w:hAnsi="Consolas" w:cs="B Lotus"/>
                <w:sz w:val="28"/>
                <w:szCs w:val="28"/>
                <w:lang w:bidi="ar-SA"/>
              </w:rPr>
              <w:t xml:space="preserve"> </w:t>
            </w:r>
            <w:r w:rsidRPr="00AC6E76">
              <w:rPr>
                <w:rFonts w:ascii="Consolas" w:hAnsi="Consolas" w:cs="B Lotus"/>
                <w:sz w:val="28"/>
                <w:szCs w:val="28"/>
                <w:rtl/>
                <w:lang w:bidi="ar-SA"/>
              </w:rPr>
              <w:t>سمت</w:t>
            </w:r>
            <w:r w:rsidRPr="00AC6E76">
              <w:rPr>
                <w:rFonts w:ascii="Consolas" w:hAnsi="Consolas" w:cs="B Lotus"/>
                <w:sz w:val="28"/>
                <w:szCs w:val="28"/>
                <w:lang w:bidi="ar-SA"/>
              </w:rPr>
              <w:t xml:space="preserve"> </w:t>
            </w:r>
            <w:r w:rsidRPr="00AC6E76">
              <w:rPr>
                <w:rFonts w:ascii="Consolas" w:hAnsi="Consolas" w:cs="B Lotus"/>
                <w:sz w:val="28"/>
                <w:szCs w:val="28"/>
                <w:rtl/>
                <w:lang w:bidi="ar-SA"/>
              </w:rPr>
              <w:t>چپ</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w:t>
            </w:r>
            <w:r w:rsidRPr="00AC6E76">
              <w:rPr>
                <w:rFonts w:ascii="Consolas" w:hAnsi="Consolas" w:cs="B Lotus"/>
                <w:sz w:val="28"/>
                <w:szCs w:val="28"/>
                <w:lang w:bidi="ar-SA"/>
              </w:rPr>
              <w:t xml:space="preserve"> </w:t>
            </w:r>
            <w:r w:rsidRPr="00AC6E76">
              <w:rPr>
                <w:rFonts w:ascii="Consolas" w:hAnsi="Consolas" w:cs="B Lotus"/>
                <w:sz w:val="28"/>
                <w:szCs w:val="28"/>
                <w:rtl/>
                <w:lang w:bidi="ar-SA"/>
              </w:rPr>
              <w:t>به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صورت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صحیح</w:t>
            </w:r>
            <w:r w:rsidRPr="00AC6E76">
              <w:rPr>
                <w:rFonts w:ascii="Consolas" w:hAnsi="Consolas" w:cs="B Lotus"/>
                <w:sz w:val="28"/>
                <w:szCs w:val="28"/>
                <w:lang w:bidi="ar-SA"/>
              </w:rPr>
              <w:t xml:space="preserve"> </w:t>
            </w:r>
            <w:r w:rsidRPr="00AC6E76">
              <w:rPr>
                <w:rFonts w:ascii="Consolas" w:hAnsi="Consolas" w:cs="B Lotus"/>
                <w:sz w:val="28"/>
                <w:szCs w:val="28"/>
                <w:rtl/>
                <w:lang w:bidi="ar-SA"/>
              </w:rPr>
              <w:t>وارد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نمایید</w:t>
            </w:r>
          </w:p>
        </w:tc>
      </w:tr>
      <w:tr w:rsidR="005F7FB5" w:rsidRPr="00F733A3" w14:paraId="5194DFB3"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AE76F65" w14:textId="4781AAA7" w:rsidR="005F7FB5" w:rsidRDefault="005F7FB5" w:rsidP="005F7FB5">
            <w:pPr>
              <w:bidi w:val="0"/>
              <w:jc w:val="center"/>
              <w:rPr>
                <w:rFonts w:cs="B Lotus"/>
                <w:sz w:val="28"/>
                <w:szCs w:val="28"/>
                <w:rtl/>
              </w:rPr>
            </w:pPr>
            <w:r>
              <w:rPr>
                <w:rFonts w:cs="B Lotus" w:hint="cs"/>
                <w:sz w:val="28"/>
                <w:szCs w:val="28"/>
                <w:rtl/>
              </w:rPr>
              <w:t>145</w:t>
            </w:r>
          </w:p>
        </w:tc>
        <w:tc>
          <w:tcPr>
            <w:tcW w:w="7450" w:type="dxa"/>
            <w:tcBorders>
              <w:right w:val="single" w:sz="4" w:space="0" w:color="auto"/>
            </w:tcBorders>
            <w:noWrap/>
          </w:tcPr>
          <w:p w14:paraId="6BA91B9A" w14:textId="7344FFD4" w:rsidR="005F7FB5" w:rsidRPr="00AC6E76" w:rsidRDefault="005F7FB5" w:rsidP="005F7FB5">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ShftPlk3</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سه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رقم</w:t>
            </w:r>
            <w:r w:rsidRPr="00AC6E76">
              <w:rPr>
                <w:rFonts w:ascii="Consolas" w:hAnsi="Consolas" w:cs="B Lotus"/>
                <w:sz w:val="28"/>
                <w:szCs w:val="28"/>
                <w:lang w:bidi="ar-SA"/>
              </w:rPr>
              <w:t xml:space="preserve"> </w:t>
            </w:r>
            <w:r w:rsidRPr="00AC6E76">
              <w:rPr>
                <w:rFonts w:ascii="Consolas" w:hAnsi="Consolas" w:cs="B Lotus"/>
                <w:sz w:val="28"/>
                <w:szCs w:val="28"/>
                <w:rtl/>
                <w:lang w:bidi="ar-SA"/>
              </w:rPr>
              <w:t>سمت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راست</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w:t>
            </w:r>
            <w:r w:rsidRPr="00AC6E76">
              <w:rPr>
                <w:rFonts w:ascii="Consolas" w:hAnsi="Consolas" w:cs="B Lotus"/>
                <w:sz w:val="28"/>
                <w:szCs w:val="28"/>
                <w:lang w:bidi="ar-SA"/>
              </w:rPr>
              <w:t xml:space="preserve"> </w:t>
            </w:r>
            <w:r w:rsidRPr="00AC6E76">
              <w:rPr>
                <w:rFonts w:ascii="Consolas" w:hAnsi="Consolas" w:cs="B Lotus"/>
                <w:sz w:val="28"/>
                <w:szCs w:val="28"/>
                <w:rtl/>
                <w:lang w:bidi="ar-SA"/>
              </w:rPr>
              <w:t>به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صورت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صحیح</w:t>
            </w:r>
            <w:r w:rsidRPr="00AC6E76">
              <w:rPr>
                <w:rFonts w:ascii="Consolas" w:hAnsi="Consolas" w:cs="B Lotus"/>
                <w:sz w:val="28"/>
                <w:szCs w:val="28"/>
                <w:lang w:bidi="ar-SA"/>
              </w:rPr>
              <w:t xml:space="preserve"> </w:t>
            </w:r>
            <w:r w:rsidRPr="00AC6E76">
              <w:rPr>
                <w:rFonts w:ascii="Consolas" w:hAnsi="Consolas" w:cs="B Lotus"/>
                <w:sz w:val="28"/>
                <w:szCs w:val="28"/>
                <w:rtl/>
                <w:lang w:bidi="ar-SA"/>
              </w:rPr>
              <w:t>وارد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نمایید</w:t>
            </w:r>
          </w:p>
        </w:tc>
      </w:tr>
      <w:tr w:rsidR="005F7FB5" w:rsidRPr="00F733A3" w14:paraId="1B9684D7"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F162F5A" w14:textId="57EFA889" w:rsidR="005F7FB5" w:rsidRDefault="005F7FB5" w:rsidP="005F7FB5">
            <w:pPr>
              <w:bidi w:val="0"/>
              <w:jc w:val="center"/>
              <w:rPr>
                <w:rFonts w:cs="B Lotus"/>
                <w:sz w:val="28"/>
                <w:szCs w:val="28"/>
                <w:rtl/>
              </w:rPr>
            </w:pPr>
            <w:r>
              <w:rPr>
                <w:rFonts w:cs="B Lotus" w:hint="cs"/>
                <w:sz w:val="28"/>
                <w:szCs w:val="28"/>
                <w:rtl/>
              </w:rPr>
              <w:t>146</w:t>
            </w:r>
          </w:p>
        </w:tc>
        <w:tc>
          <w:tcPr>
            <w:tcW w:w="7450" w:type="dxa"/>
            <w:tcBorders>
              <w:right w:val="single" w:sz="4" w:space="0" w:color="auto"/>
            </w:tcBorders>
            <w:noWrap/>
          </w:tcPr>
          <w:p w14:paraId="11238AF5" w14:textId="15370763" w:rsidR="005F7FB5" w:rsidRPr="00AC6E76" w:rsidRDefault="005F7FB5" w:rsidP="005F7FB5">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ShftPlkSrl</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شماره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سریال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w:t>
            </w:r>
            <w:r w:rsidRPr="00AC6E76">
              <w:rPr>
                <w:rFonts w:ascii="Consolas" w:hAnsi="Consolas" w:cs="B Lotus"/>
                <w:sz w:val="28"/>
                <w:szCs w:val="28"/>
                <w:lang w:bidi="ar-SA"/>
              </w:rPr>
              <w:t xml:space="preserve"> </w:t>
            </w:r>
            <w:r w:rsidRPr="00AC6E76">
              <w:rPr>
                <w:rFonts w:ascii="Consolas" w:hAnsi="Consolas" w:cs="B Lotus"/>
                <w:sz w:val="28"/>
                <w:szCs w:val="28"/>
                <w:rtl/>
                <w:lang w:bidi="ar-SA"/>
              </w:rPr>
              <w:t>به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صورت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صحیح</w:t>
            </w:r>
            <w:r w:rsidRPr="00AC6E76">
              <w:rPr>
                <w:rFonts w:ascii="Consolas" w:hAnsi="Consolas" w:cs="B Lotus"/>
                <w:sz w:val="28"/>
                <w:szCs w:val="28"/>
                <w:lang w:bidi="ar-SA"/>
              </w:rPr>
              <w:t xml:space="preserve"> </w:t>
            </w:r>
            <w:r w:rsidRPr="00AC6E76">
              <w:rPr>
                <w:rFonts w:ascii="Consolas" w:hAnsi="Consolas" w:cs="B Lotus"/>
                <w:sz w:val="28"/>
                <w:szCs w:val="28"/>
                <w:rtl/>
                <w:lang w:bidi="ar-SA"/>
              </w:rPr>
              <w:t>وارد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نمایید</w:t>
            </w:r>
          </w:p>
        </w:tc>
      </w:tr>
      <w:tr w:rsidR="005F7FB5" w:rsidRPr="00F733A3" w14:paraId="01ED9E57"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30B0862" w14:textId="4811D95A" w:rsidR="005F7FB5" w:rsidRDefault="005F7FB5" w:rsidP="005F7FB5">
            <w:pPr>
              <w:bidi w:val="0"/>
              <w:jc w:val="center"/>
              <w:rPr>
                <w:rFonts w:cs="B Lotus"/>
                <w:sz w:val="28"/>
                <w:szCs w:val="28"/>
                <w:rtl/>
              </w:rPr>
            </w:pPr>
            <w:r>
              <w:rPr>
                <w:rFonts w:cs="B Lotus" w:hint="cs"/>
                <w:sz w:val="28"/>
                <w:szCs w:val="28"/>
                <w:rtl/>
              </w:rPr>
              <w:t>148</w:t>
            </w:r>
          </w:p>
        </w:tc>
        <w:tc>
          <w:tcPr>
            <w:tcW w:w="7450" w:type="dxa"/>
            <w:tcBorders>
              <w:right w:val="single" w:sz="4" w:space="0" w:color="auto"/>
            </w:tcBorders>
            <w:noWrap/>
          </w:tcPr>
          <w:p w14:paraId="094D9F86" w14:textId="22ABEDE2" w:rsidR="005F7FB5" w:rsidRPr="00AC6E76" w:rsidRDefault="005F7FB5" w:rsidP="005F7FB5">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ShftNtnlId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فرمت</w:t>
            </w:r>
            <w:r w:rsidRPr="00AC6E76">
              <w:rPr>
                <w:rFonts w:ascii="Consolas" w:hAnsi="Consolas" w:cs="B Lotus"/>
                <w:sz w:val="28"/>
                <w:szCs w:val="28"/>
                <w:lang w:bidi="ar-SA"/>
              </w:rPr>
              <w:t xml:space="preserve">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صحیح</w:t>
            </w:r>
            <w:r w:rsidRPr="00AC6E76">
              <w:rPr>
                <w:rFonts w:ascii="Consolas" w:hAnsi="Consolas" w:cs="B Lotus"/>
                <w:sz w:val="28"/>
                <w:szCs w:val="28"/>
                <w:lang w:bidi="ar-SA"/>
              </w:rPr>
              <w:t xml:space="preserve"> </w:t>
            </w:r>
            <w:r w:rsidRPr="00AC6E76">
              <w:rPr>
                <w:rFonts w:ascii="Consolas" w:hAnsi="Consolas" w:cs="B Lotus"/>
                <w:sz w:val="28"/>
                <w:szCs w:val="28"/>
                <w:rtl/>
                <w:lang w:bidi="ar-SA"/>
              </w:rPr>
              <w:t>نیست</w:t>
            </w:r>
          </w:p>
        </w:tc>
      </w:tr>
      <w:tr w:rsidR="005F7FB5" w:rsidRPr="00F733A3" w14:paraId="3CEB1CE0"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4B7C052" w14:textId="0916EEE2" w:rsidR="005F7FB5" w:rsidRDefault="005F7FB5" w:rsidP="005F7FB5">
            <w:pPr>
              <w:bidi w:val="0"/>
              <w:jc w:val="center"/>
              <w:rPr>
                <w:rFonts w:cs="B Lotus"/>
                <w:sz w:val="28"/>
                <w:szCs w:val="28"/>
                <w:rtl/>
              </w:rPr>
            </w:pPr>
            <w:r>
              <w:rPr>
                <w:rFonts w:cs="B Lotus" w:hint="cs"/>
                <w:sz w:val="28"/>
                <w:szCs w:val="28"/>
                <w:rtl/>
              </w:rPr>
              <w:t>149</w:t>
            </w:r>
          </w:p>
        </w:tc>
        <w:tc>
          <w:tcPr>
            <w:tcW w:w="7450" w:type="dxa"/>
            <w:tcBorders>
              <w:right w:val="single" w:sz="4" w:space="0" w:color="auto"/>
            </w:tcBorders>
            <w:noWrap/>
          </w:tcPr>
          <w:p w14:paraId="4859ED22" w14:textId="745CC4C5" w:rsidR="005F7FB5" w:rsidRPr="00AC6E76" w:rsidRDefault="005F7FB5" w:rsidP="005F7FB5">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ShftNtnlId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نامعتبر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5F7FB5" w:rsidRPr="00F733A3" w14:paraId="3991E2E7"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5C8FAA4" w14:textId="2F074291" w:rsidR="005F7FB5" w:rsidRDefault="005F7FB5" w:rsidP="005F7FB5">
            <w:pPr>
              <w:bidi w:val="0"/>
              <w:jc w:val="center"/>
              <w:rPr>
                <w:rFonts w:cs="B Lotus"/>
                <w:sz w:val="28"/>
                <w:szCs w:val="28"/>
                <w:rtl/>
              </w:rPr>
            </w:pPr>
            <w:r>
              <w:rPr>
                <w:rFonts w:cs="B Lotus" w:hint="cs"/>
                <w:sz w:val="28"/>
                <w:szCs w:val="28"/>
                <w:rtl/>
              </w:rPr>
              <w:t>150</w:t>
            </w:r>
          </w:p>
        </w:tc>
        <w:tc>
          <w:tcPr>
            <w:tcW w:w="7450" w:type="dxa"/>
            <w:tcBorders>
              <w:right w:val="single" w:sz="4" w:space="0" w:color="auto"/>
            </w:tcBorders>
            <w:noWrap/>
          </w:tcPr>
          <w:p w14:paraId="4A444EDA" w14:textId="54A6B6FE" w:rsidR="005F7FB5" w:rsidRPr="00AC6E76" w:rsidRDefault="005F7FB5" w:rsidP="005F7FB5">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ShftLglId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فرمت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شناسه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حقوقی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صحیح</w:t>
            </w:r>
            <w:r w:rsidRPr="00AC6E76">
              <w:rPr>
                <w:rFonts w:ascii="Consolas" w:hAnsi="Consolas" w:cs="B Lotus"/>
                <w:sz w:val="28"/>
                <w:szCs w:val="28"/>
                <w:lang w:bidi="ar-SA"/>
              </w:rPr>
              <w:t xml:space="preserve"> </w:t>
            </w:r>
            <w:r w:rsidRPr="00AC6E76">
              <w:rPr>
                <w:rFonts w:ascii="Consolas" w:hAnsi="Consolas" w:cs="B Lotus"/>
                <w:sz w:val="28"/>
                <w:szCs w:val="28"/>
                <w:rtl/>
                <w:lang w:bidi="ar-SA"/>
              </w:rPr>
              <w:t>نیست</w:t>
            </w:r>
          </w:p>
        </w:tc>
      </w:tr>
      <w:tr w:rsidR="005F7FB5" w:rsidRPr="00F733A3" w14:paraId="6957E951"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FF258B2" w14:textId="209E754E" w:rsidR="005F7FB5" w:rsidRDefault="005F7FB5" w:rsidP="005F7FB5">
            <w:pPr>
              <w:bidi w:val="0"/>
              <w:jc w:val="center"/>
              <w:rPr>
                <w:rFonts w:cs="B Lotus"/>
                <w:sz w:val="28"/>
                <w:szCs w:val="28"/>
                <w:rtl/>
              </w:rPr>
            </w:pPr>
            <w:r>
              <w:rPr>
                <w:rFonts w:cs="B Lotus" w:hint="cs"/>
                <w:sz w:val="28"/>
                <w:szCs w:val="28"/>
                <w:rtl/>
              </w:rPr>
              <w:t>151</w:t>
            </w:r>
          </w:p>
        </w:tc>
        <w:tc>
          <w:tcPr>
            <w:tcW w:w="7450" w:type="dxa"/>
            <w:tcBorders>
              <w:right w:val="single" w:sz="4" w:space="0" w:color="auto"/>
            </w:tcBorders>
            <w:noWrap/>
          </w:tcPr>
          <w:p w14:paraId="5F415B49" w14:textId="7AFD289D" w:rsidR="005F7FB5" w:rsidRPr="00AC6E76" w:rsidRDefault="005F7FB5" w:rsidP="005F7FB5">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ShftLglId</w:t>
            </w:r>
            <w:r w:rsidRPr="00AC6E76">
              <w:rPr>
                <w:rFonts w:ascii="Consolas" w:hAnsi="Consolas" w:cs="B Lotus" w:hint="cs"/>
                <w:sz w:val="28"/>
                <w:szCs w:val="28"/>
                <w:rtl/>
                <w:lang w:bidi="ar-SA"/>
              </w:rPr>
              <w:t xml:space="preserve"> -</w:t>
            </w:r>
            <w:r w:rsidRPr="00AC6E76">
              <w:rPr>
                <w:rFonts w:ascii="Consolas" w:hAnsi="Consolas" w:cs="B Lotus"/>
                <w:sz w:val="28"/>
                <w:szCs w:val="28"/>
                <w:lang w:bidi="ar-SA"/>
              </w:rPr>
              <w:t xml:space="preserve"> </w:t>
            </w:r>
            <w:r w:rsidRPr="00AC6E76">
              <w:rPr>
                <w:rFonts w:ascii="Consolas" w:hAnsi="Consolas" w:cs="B Lotus"/>
                <w:sz w:val="28"/>
                <w:szCs w:val="28"/>
                <w:rtl/>
                <w:lang w:bidi="ar-SA"/>
              </w:rPr>
              <w:t>شناسه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حقوقی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w:t>
            </w:r>
            <w:r w:rsidRPr="00AC6E76">
              <w:rPr>
                <w:rFonts w:ascii="Consolas" w:hAnsi="Consolas" w:cs="B Lotus" w:hint="cs"/>
                <w:sz w:val="28"/>
                <w:szCs w:val="28"/>
                <w:rtl/>
                <w:lang w:bidi="ar-SA"/>
              </w:rPr>
              <w:t xml:space="preserve">ف </w:t>
            </w:r>
            <w:r w:rsidRPr="00AC6E76">
              <w:rPr>
                <w:rFonts w:ascii="Consolas" w:hAnsi="Consolas" w:cs="B Lotus"/>
                <w:sz w:val="28"/>
                <w:szCs w:val="28"/>
                <w:rtl/>
                <w:lang w:bidi="ar-SA"/>
              </w:rPr>
              <w:t>نامعتبر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5F7FB5" w:rsidRPr="00F733A3" w14:paraId="40C573CD"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151124F" w14:textId="7BDDD576" w:rsidR="005F7FB5" w:rsidRDefault="005F7FB5" w:rsidP="005F7FB5">
            <w:pPr>
              <w:bidi w:val="0"/>
              <w:jc w:val="center"/>
              <w:rPr>
                <w:rFonts w:cs="B Lotus"/>
                <w:sz w:val="28"/>
                <w:szCs w:val="28"/>
                <w:rtl/>
              </w:rPr>
            </w:pPr>
            <w:r>
              <w:rPr>
                <w:rFonts w:cs="B Lotus" w:hint="cs"/>
                <w:sz w:val="28"/>
                <w:szCs w:val="28"/>
                <w:rtl/>
              </w:rPr>
              <w:t>152</w:t>
            </w:r>
          </w:p>
        </w:tc>
        <w:tc>
          <w:tcPr>
            <w:tcW w:w="7450" w:type="dxa"/>
            <w:tcBorders>
              <w:right w:val="single" w:sz="4" w:space="0" w:color="auto"/>
            </w:tcBorders>
            <w:noWrap/>
          </w:tcPr>
          <w:p w14:paraId="2E384BEC" w14:textId="25829684" w:rsidR="005F7FB5" w:rsidRPr="00AC6E76" w:rsidRDefault="005F7FB5" w:rsidP="005F7FB5">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PlkOwnNtnlId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فرمت</w:t>
            </w:r>
            <w:r w:rsidRPr="00AC6E76">
              <w:rPr>
                <w:rFonts w:ascii="Consolas" w:hAnsi="Consolas" w:cs="B Lotus"/>
                <w:sz w:val="28"/>
                <w:szCs w:val="28"/>
                <w:lang w:bidi="ar-SA"/>
              </w:rPr>
              <w:t xml:space="preserve">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مالک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صحیح</w:t>
            </w:r>
            <w:r w:rsidRPr="00AC6E76">
              <w:rPr>
                <w:rFonts w:ascii="Consolas" w:hAnsi="Consolas" w:cs="B Lotus"/>
                <w:sz w:val="28"/>
                <w:szCs w:val="28"/>
                <w:lang w:bidi="ar-SA"/>
              </w:rPr>
              <w:t xml:space="preserve"> </w:t>
            </w:r>
            <w:r w:rsidRPr="00AC6E76">
              <w:rPr>
                <w:rFonts w:ascii="Consolas" w:hAnsi="Consolas" w:cs="B Lotus"/>
                <w:sz w:val="28"/>
                <w:szCs w:val="28"/>
                <w:rtl/>
                <w:lang w:bidi="ar-SA"/>
              </w:rPr>
              <w:t>نیست</w:t>
            </w:r>
          </w:p>
        </w:tc>
      </w:tr>
      <w:tr w:rsidR="005F7FB5" w:rsidRPr="00F733A3" w14:paraId="3EAEA30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1A9A6BD" w14:textId="429E80D0" w:rsidR="005F7FB5" w:rsidRDefault="005F7FB5" w:rsidP="005F7FB5">
            <w:pPr>
              <w:bidi w:val="0"/>
              <w:jc w:val="center"/>
              <w:rPr>
                <w:rFonts w:cs="B Lotus"/>
                <w:sz w:val="28"/>
                <w:szCs w:val="28"/>
                <w:rtl/>
              </w:rPr>
            </w:pPr>
            <w:r>
              <w:rPr>
                <w:rFonts w:cs="B Lotus" w:hint="cs"/>
                <w:sz w:val="28"/>
                <w:szCs w:val="28"/>
                <w:rtl/>
              </w:rPr>
              <w:t>153</w:t>
            </w:r>
          </w:p>
        </w:tc>
        <w:tc>
          <w:tcPr>
            <w:tcW w:w="7450" w:type="dxa"/>
            <w:tcBorders>
              <w:right w:val="single" w:sz="4" w:space="0" w:color="auto"/>
            </w:tcBorders>
            <w:noWrap/>
          </w:tcPr>
          <w:p w14:paraId="246E8345" w14:textId="1A64B7DB" w:rsidR="005F7FB5" w:rsidRPr="00AC6E76" w:rsidRDefault="005F7FB5" w:rsidP="005F7FB5">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PlkOwnNtnlId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مالک</w:t>
            </w:r>
            <w:r w:rsidRPr="00AC6E76">
              <w:rPr>
                <w:rFonts w:ascii="Consolas" w:hAnsi="Consolas" w:cs="B Lotus"/>
                <w:sz w:val="28"/>
                <w:szCs w:val="28"/>
                <w:lang w:bidi="ar-SA"/>
              </w:rPr>
              <w:t xml:space="preserve"> </w:t>
            </w:r>
            <w:r w:rsidRPr="00AC6E76">
              <w:rPr>
                <w:rFonts w:ascii="Consolas" w:hAnsi="Consolas" w:cs="B Lotus"/>
                <w:sz w:val="28"/>
                <w:szCs w:val="28"/>
                <w:rtl/>
                <w:lang w:bidi="ar-SA"/>
              </w:rPr>
              <w:t>نامعتبر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5F7FB5" w:rsidRPr="00F733A3" w14:paraId="45EEE20C"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66EDF7B" w14:textId="1C1114E3" w:rsidR="005F7FB5" w:rsidRDefault="005F7FB5" w:rsidP="005F7FB5">
            <w:pPr>
              <w:bidi w:val="0"/>
              <w:jc w:val="center"/>
              <w:rPr>
                <w:rFonts w:cs="B Lotus"/>
                <w:sz w:val="28"/>
                <w:szCs w:val="28"/>
                <w:rtl/>
              </w:rPr>
            </w:pPr>
            <w:r>
              <w:rPr>
                <w:rFonts w:cs="B Lotus" w:hint="cs"/>
                <w:sz w:val="28"/>
                <w:szCs w:val="28"/>
                <w:rtl/>
              </w:rPr>
              <w:t>154</w:t>
            </w:r>
          </w:p>
        </w:tc>
        <w:tc>
          <w:tcPr>
            <w:tcW w:w="7450" w:type="dxa"/>
            <w:tcBorders>
              <w:right w:val="single" w:sz="4" w:space="0" w:color="auto"/>
            </w:tcBorders>
            <w:noWrap/>
          </w:tcPr>
          <w:p w14:paraId="46805FFA" w14:textId="533BE42A" w:rsidR="005F7FB5" w:rsidRPr="00AC6E76" w:rsidRDefault="005F7FB5" w:rsidP="005F7FB5">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PlkOwnLglId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فرمت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شناسه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حقوقی</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مالک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صحیح</w:t>
            </w:r>
            <w:r w:rsidRPr="00AC6E76">
              <w:rPr>
                <w:rFonts w:ascii="Consolas" w:hAnsi="Consolas" w:cs="B Lotus"/>
                <w:sz w:val="28"/>
                <w:szCs w:val="28"/>
                <w:lang w:bidi="ar-SA"/>
              </w:rPr>
              <w:t xml:space="preserve"> </w:t>
            </w:r>
            <w:r w:rsidRPr="00AC6E76">
              <w:rPr>
                <w:rFonts w:ascii="Consolas" w:hAnsi="Consolas" w:cs="B Lotus"/>
                <w:sz w:val="28"/>
                <w:szCs w:val="28"/>
                <w:rtl/>
                <w:lang w:bidi="ar-SA"/>
              </w:rPr>
              <w:t>نیست</w:t>
            </w:r>
          </w:p>
        </w:tc>
      </w:tr>
      <w:tr w:rsidR="005F7FB5" w:rsidRPr="00F733A3" w14:paraId="70FAA620"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02B5D4B" w14:textId="6F9E332F" w:rsidR="005F7FB5" w:rsidRDefault="005F7FB5" w:rsidP="005F7FB5">
            <w:pPr>
              <w:bidi w:val="0"/>
              <w:jc w:val="center"/>
              <w:rPr>
                <w:rFonts w:cs="B Lotus"/>
                <w:sz w:val="28"/>
                <w:szCs w:val="28"/>
                <w:rtl/>
              </w:rPr>
            </w:pPr>
            <w:r>
              <w:rPr>
                <w:rFonts w:cs="B Lotus" w:hint="cs"/>
                <w:sz w:val="28"/>
                <w:szCs w:val="28"/>
                <w:rtl/>
              </w:rPr>
              <w:t>155</w:t>
            </w:r>
          </w:p>
        </w:tc>
        <w:tc>
          <w:tcPr>
            <w:tcW w:w="7450" w:type="dxa"/>
            <w:tcBorders>
              <w:right w:val="single" w:sz="4" w:space="0" w:color="auto"/>
            </w:tcBorders>
            <w:noWrap/>
          </w:tcPr>
          <w:p w14:paraId="7AA6EDB8" w14:textId="435C5B2B" w:rsidR="005F7FB5" w:rsidRPr="00AC6E76" w:rsidRDefault="005F7FB5" w:rsidP="005F7FB5">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PlkOwnLglId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شناسه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حقوقی</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مالک</w:t>
            </w:r>
            <w:r w:rsidRPr="00AC6E76">
              <w:rPr>
                <w:rFonts w:ascii="Consolas" w:hAnsi="Consolas" w:cs="B Lotus"/>
                <w:sz w:val="28"/>
                <w:szCs w:val="28"/>
                <w:lang w:bidi="ar-SA"/>
              </w:rPr>
              <w:t xml:space="preserve"> </w:t>
            </w:r>
            <w:r w:rsidRPr="00AC6E76">
              <w:rPr>
                <w:rFonts w:ascii="Consolas" w:hAnsi="Consolas" w:cs="B Lotus"/>
                <w:sz w:val="28"/>
                <w:szCs w:val="28"/>
                <w:rtl/>
                <w:lang w:bidi="ar-SA"/>
              </w:rPr>
              <w:t>نامعتبر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5F7FB5" w:rsidRPr="00F733A3" w14:paraId="06E66B8B"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657C131" w14:textId="195563B0" w:rsidR="005F7FB5" w:rsidRDefault="005F7FB5" w:rsidP="005F7FB5">
            <w:pPr>
              <w:bidi w:val="0"/>
              <w:jc w:val="center"/>
              <w:rPr>
                <w:rFonts w:cs="B Lotus"/>
                <w:sz w:val="28"/>
                <w:szCs w:val="28"/>
                <w:rtl/>
              </w:rPr>
            </w:pPr>
            <w:r>
              <w:rPr>
                <w:rFonts w:cs="B Lotus" w:hint="cs"/>
                <w:sz w:val="28"/>
                <w:szCs w:val="28"/>
                <w:rtl/>
              </w:rPr>
              <w:t>156</w:t>
            </w:r>
          </w:p>
        </w:tc>
        <w:tc>
          <w:tcPr>
            <w:tcW w:w="7450" w:type="dxa"/>
            <w:tcBorders>
              <w:right w:val="single" w:sz="4" w:space="0" w:color="auto"/>
            </w:tcBorders>
            <w:noWrap/>
          </w:tcPr>
          <w:p w14:paraId="7F9B6108" w14:textId="78FF31C2" w:rsidR="005F7FB5" w:rsidRPr="00AC6E76" w:rsidRDefault="005F7FB5" w:rsidP="005F7FB5">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ShftPlkTypCod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نوع</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5F7FB5" w:rsidRPr="00F733A3" w14:paraId="378B1E55"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C619E8D" w14:textId="3739E019" w:rsidR="005F7FB5" w:rsidRDefault="005F7FB5" w:rsidP="005F7FB5">
            <w:pPr>
              <w:bidi w:val="0"/>
              <w:jc w:val="center"/>
              <w:rPr>
                <w:rFonts w:cs="B Lotus"/>
                <w:sz w:val="28"/>
                <w:szCs w:val="28"/>
                <w:rtl/>
              </w:rPr>
            </w:pPr>
            <w:r>
              <w:rPr>
                <w:rFonts w:cs="B Lotus" w:hint="cs"/>
                <w:sz w:val="28"/>
                <w:szCs w:val="28"/>
                <w:rtl/>
              </w:rPr>
              <w:t>157</w:t>
            </w:r>
          </w:p>
        </w:tc>
        <w:tc>
          <w:tcPr>
            <w:tcW w:w="7450" w:type="dxa"/>
            <w:tcBorders>
              <w:right w:val="single" w:sz="4" w:space="0" w:color="auto"/>
            </w:tcBorders>
            <w:noWrap/>
          </w:tcPr>
          <w:p w14:paraId="680C3647" w14:textId="7B3425C9" w:rsidR="005F7FB5" w:rsidRPr="00AC6E76" w:rsidRDefault="005F7FB5" w:rsidP="005F7FB5">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ShftPlk</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5F7FB5" w:rsidRPr="00F733A3" w14:paraId="7DBAC254"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6DCEB5A" w14:textId="7C4E5878" w:rsidR="005F7FB5" w:rsidRPr="00D72361" w:rsidRDefault="005F7FB5" w:rsidP="005F7FB5">
            <w:pPr>
              <w:bidi w:val="0"/>
              <w:jc w:val="center"/>
              <w:rPr>
                <w:rFonts w:cs="B Lotus"/>
                <w:sz w:val="28"/>
                <w:szCs w:val="28"/>
                <w:rtl/>
              </w:rPr>
            </w:pPr>
            <w:r w:rsidRPr="00D72361">
              <w:rPr>
                <w:rFonts w:cs="B Lotus" w:hint="cs"/>
                <w:sz w:val="28"/>
                <w:szCs w:val="28"/>
                <w:rtl/>
              </w:rPr>
              <w:t>162</w:t>
            </w:r>
          </w:p>
        </w:tc>
        <w:tc>
          <w:tcPr>
            <w:tcW w:w="7450" w:type="dxa"/>
            <w:tcBorders>
              <w:right w:val="single" w:sz="4" w:space="0" w:color="auto"/>
            </w:tcBorders>
            <w:noWrap/>
          </w:tcPr>
          <w:p w14:paraId="743DB0F6" w14:textId="5F94E9B2" w:rsidR="005F7FB5" w:rsidRPr="00AC6E76" w:rsidRDefault="005F7FB5" w:rsidP="005F7FB5">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Plk</w:t>
            </w:r>
            <w:r w:rsidR="00A5797D" w:rsidRPr="00AC6E76">
              <w:rPr>
                <w:rFonts w:ascii="Consolas" w:hAnsi="Consolas" w:cs="B Lotus"/>
                <w:sz w:val="28"/>
                <w:szCs w:val="28"/>
                <w:lang w:bidi="ar-SA"/>
              </w:rPr>
              <w:t>Cod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شماره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صاحب</w:t>
            </w:r>
            <w:r w:rsidRPr="00AC6E76">
              <w:rPr>
                <w:rFonts w:ascii="Consolas" w:hAnsi="Consolas" w:cs="B Lotus"/>
                <w:sz w:val="28"/>
                <w:szCs w:val="28"/>
                <w:lang w:bidi="ar-SA"/>
              </w:rPr>
              <w:t xml:space="preserve"> </w:t>
            </w:r>
            <w:r w:rsidRPr="00AC6E76">
              <w:rPr>
                <w:rFonts w:ascii="Consolas" w:hAnsi="Consolas" w:cs="B Lotus"/>
                <w:sz w:val="28"/>
                <w:szCs w:val="28"/>
                <w:rtl/>
                <w:lang w:bidi="ar-SA"/>
              </w:rPr>
              <w:t>خودرو</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نمی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باشد</w:t>
            </w:r>
          </w:p>
        </w:tc>
      </w:tr>
      <w:tr w:rsidR="005F7FB5" w:rsidRPr="00F733A3" w14:paraId="39548365"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C5D3BD9" w14:textId="2E323880" w:rsidR="005F7FB5" w:rsidRPr="00D72361" w:rsidRDefault="005F7FB5" w:rsidP="005F7FB5">
            <w:pPr>
              <w:bidi w:val="0"/>
              <w:jc w:val="center"/>
              <w:rPr>
                <w:rFonts w:cs="B Lotus"/>
                <w:sz w:val="28"/>
                <w:szCs w:val="28"/>
                <w:rtl/>
              </w:rPr>
            </w:pPr>
            <w:r w:rsidRPr="00D72361">
              <w:rPr>
                <w:rFonts w:cs="B Lotus" w:hint="cs"/>
                <w:sz w:val="28"/>
                <w:szCs w:val="28"/>
                <w:rtl/>
              </w:rPr>
              <w:t>163</w:t>
            </w:r>
          </w:p>
        </w:tc>
        <w:tc>
          <w:tcPr>
            <w:tcW w:w="7450" w:type="dxa"/>
            <w:tcBorders>
              <w:right w:val="single" w:sz="4" w:space="0" w:color="auto"/>
            </w:tcBorders>
            <w:noWrap/>
          </w:tcPr>
          <w:p w14:paraId="1FCDE846" w14:textId="518E15DA" w:rsidR="005F7FB5" w:rsidRPr="00AC6E76" w:rsidRDefault="005F7FB5" w:rsidP="005F7FB5">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ShftPlk</w:t>
            </w:r>
            <w:r w:rsidR="00A5797D" w:rsidRPr="00AC6E76">
              <w:rPr>
                <w:rFonts w:ascii="Consolas" w:hAnsi="Consolas" w:cs="B Lotus"/>
                <w:sz w:val="28"/>
                <w:szCs w:val="28"/>
                <w:lang w:bidi="ar-SA"/>
              </w:rPr>
              <w:t>Cod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شماره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پلاک</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نمی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باشد</w:t>
            </w:r>
          </w:p>
        </w:tc>
      </w:tr>
      <w:tr w:rsidR="005F200A" w:rsidRPr="00F733A3" w14:paraId="65873CDE"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38E406E" w14:textId="36DF3A30" w:rsidR="005F200A" w:rsidRDefault="00AC6E76" w:rsidP="005F200A">
            <w:pPr>
              <w:bidi w:val="0"/>
              <w:jc w:val="center"/>
              <w:rPr>
                <w:rFonts w:ascii="Calibri" w:hAnsi="Calibri" w:cs="Calibri"/>
                <w:color w:val="000000"/>
              </w:rPr>
            </w:pPr>
            <w:r>
              <w:rPr>
                <w:rFonts w:ascii="Calibri" w:hAnsi="Calibri" w:cs="Calibri" w:hint="cs"/>
                <w:color w:val="000000"/>
                <w:rtl/>
              </w:rPr>
              <w:t>165</w:t>
            </w:r>
          </w:p>
          <w:p w14:paraId="6B53A277" w14:textId="77777777" w:rsidR="005F200A" w:rsidRPr="00F733A3" w:rsidRDefault="005F200A" w:rsidP="005F200A">
            <w:pPr>
              <w:bidi w:val="0"/>
              <w:rPr>
                <w:rFonts w:cs="B Lotus"/>
                <w:sz w:val="28"/>
                <w:szCs w:val="28"/>
                <w:rtl/>
              </w:rPr>
            </w:pPr>
          </w:p>
        </w:tc>
        <w:tc>
          <w:tcPr>
            <w:tcW w:w="7450" w:type="dxa"/>
            <w:tcBorders>
              <w:right w:val="single" w:sz="4" w:space="0" w:color="auto"/>
            </w:tcBorders>
            <w:noWrap/>
          </w:tcPr>
          <w:p w14:paraId="028C9044" w14:textId="4820A632" w:rsidR="005F200A" w:rsidRPr="00AC6E76" w:rsidRDefault="005F200A" w:rsidP="005F200A">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AC6E76">
              <w:rPr>
                <w:rFonts w:cs="B Lotus"/>
                <w:sz w:val="28"/>
                <w:szCs w:val="28"/>
              </w:rPr>
              <w:lastRenderedPageBreak/>
              <w:t xml:space="preserve">ShftRltnCod </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نسبت</w:t>
            </w:r>
            <w:r w:rsidRPr="00AC6E76">
              <w:rPr>
                <w:rFonts w:cs="B Lotus"/>
                <w:sz w:val="28"/>
                <w:szCs w:val="28"/>
                <w:rtl/>
              </w:rPr>
              <w:t xml:space="preserve"> </w:t>
            </w:r>
            <w:r w:rsidRPr="00AC6E76">
              <w:rPr>
                <w:rFonts w:cs="B Lotus" w:hint="cs"/>
                <w:sz w:val="28"/>
                <w:szCs w:val="28"/>
                <w:rtl/>
              </w:rPr>
              <w:t>انتقال</w:t>
            </w:r>
            <w:r w:rsidRPr="00AC6E76">
              <w:rPr>
                <w:rFonts w:cs="B Lotus"/>
                <w:sz w:val="28"/>
                <w:szCs w:val="28"/>
                <w:rtl/>
              </w:rPr>
              <w:t xml:space="preserve"> </w:t>
            </w:r>
            <w:r w:rsidRPr="00AC6E76">
              <w:rPr>
                <w:rFonts w:cs="B Lotus" w:hint="cs"/>
                <w:sz w:val="28"/>
                <w:szCs w:val="28"/>
                <w:rtl/>
              </w:rPr>
              <w:t>گیرنده</w:t>
            </w:r>
            <w:r w:rsidRPr="00AC6E76">
              <w:rPr>
                <w:rFonts w:cs="B Lotus"/>
                <w:sz w:val="28"/>
                <w:szCs w:val="28"/>
                <w:rtl/>
              </w:rPr>
              <w:t xml:space="preserve"> </w:t>
            </w:r>
            <w:r w:rsidRPr="00AC6E76">
              <w:rPr>
                <w:rFonts w:cs="B Lotus" w:hint="cs"/>
                <w:sz w:val="28"/>
                <w:szCs w:val="28"/>
                <w:rtl/>
              </w:rPr>
              <w:t>با</w:t>
            </w:r>
            <w:r w:rsidRPr="00AC6E76">
              <w:rPr>
                <w:rFonts w:cs="B Lotus"/>
                <w:sz w:val="28"/>
                <w:szCs w:val="28"/>
                <w:rtl/>
              </w:rPr>
              <w:t xml:space="preserve"> </w:t>
            </w:r>
            <w:r w:rsidRPr="00AC6E76">
              <w:rPr>
                <w:rFonts w:cs="B Lotus" w:hint="cs"/>
                <w:sz w:val="28"/>
                <w:szCs w:val="28"/>
                <w:rtl/>
              </w:rPr>
              <w:t>انتقال</w:t>
            </w:r>
            <w:r w:rsidRPr="00AC6E76">
              <w:rPr>
                <w:rFonts w:cs="B Lotus"/>
                <w:sz w:val="28"/>
                <w:szCs w:val="28"/>
                <w:rtl/>
              </w:rPr>
              <w:t xml:space="preserve"> </w:t>
            </w:r>
            <w:r w:rsidRPr="00AC6E76">
              <w:rPr>
                <w:rFonts w:cs="B Lotus" w:hint="cs"/>
                <w:sz w:val="28"/>
                <w:szCs w:val="28"/>
                <w:rtl/>
              </w:rPr>
              <w:t>دهنده</w:t>
            </w:r>
            <w:r w:rsidRPr="00AC6E76">
              <w:rPr>
                <w:rFonts w:cs="B Lotus"/>
                <w:sz w:val="28"/>
                <w:szCs w:val="28"/>
                <w:rtl/>
              </w:rPr>
              <w:t xml:space="preserve"> </w:t>
            </w:r>
            <w:r w:rsidRPr="00AC6E76">
              <w:rPr>
                <w:rFonts w:cs="B Lotus" w:hint="cs"/>
                <w:sz w:val="28"/>
                <w:szCs w:val="28"/>
                <w:rtl/>
              </w:rPr>
              <w:t>تخفیف</w:t>
            </w:r>
            <w:r w:rsidRPr="00AC6E76">
              <w:rPr>
                <w:rFonts w:cs="B Lotus"/>
                <w:sz w:val="28"/>
                <w:szCs w:val="28"/>
                <w:rtl/>
              </w:rPr>
              <w:t xml:space="preserve"> </w:t>
            </w:r>
            <w:r w:rsidRPr="00AC6E76">
              <w:rPr>
                <w:rFonts w:cs="B Lotus" w:hint="cs"/>
                <w:sz w:val="28"/>
                <w:szCs w:val="28"/>
                <w:rtl/>
              </w:rPr>
              <w:t>خالی</w:t>
            </w:r>
            <w:r w:rsidRPr="00AC6E76">
              <w:rPr>
                <w:rFonts w:cs="B Lotus"/>
                <w:sz w:val="28"/>
                <w:szCs w:val="28"/>
                <w:rtl/>
              </w:rPr>
              <w:t xml:space="preserve"> </w:t>
            </w:r>
            <w:r w:rsidRPr="00AC6E76">
              <w:rPr>
                <w:rFonts w:cs="B Lotus" w:hint="cs"/>
                <w:sz w:val="28"/>
                <w:szCs w:val="28"/>
                <w:rtl/>
              </w:rPr>
              <w:t>می</w:t>
            </w:r>
            <w:r w:rsidRPr="00AC6E76">
              <w:rPr>
                <w:rFonts w:cs="B Lotus"/>
                <w:sz w:val="28"/>
                <w:szCs w:val="28"/>
                <w:rtl/>
              </w:rPr>
              <w:t xml:space="preserve"> </w:t>
            </w:r>
            <w:r w:rsidRPr="00AC6E76">
              <w:rPr>
                <w:rFonts w:cs="B Lotus" w:hint="cs"/>
                <w:sz w:val="28"/>
                <w:szCs w:val="28"/>
                <w:rtl/>
              </w:rPr>
              <w:t>باشد</w:t>
            </w:r>
          </w:p>
        </w:tc>
      </w:tr>
      <w:tr w:rsidR="005F200A" w:rsidRPr="00F733A3" w14:paraId="0431512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B50F14B" w14:textId="5B1A1F04" w:rsidR="005F200A" w:rsidRDefault="005F200A" w:rsidP="005F200A">
            <w:pPr>
              <w:bidi w:val="0"/>
              <w:jc w:val="center"/>
              <w:rPr>
                <w:rFonts w:ascii="Calibri" w:hAnsi="Calibri" w:cs="Calibri"/>
                <w:color w:val="000000"/>
              </w:rPr>
            </w:pPr>
            <w:r>
              <w:rPr>
                <w:rFonts w:ascii="Calibri" w:hAnsi="Calibri" w:cs="Calibri" w:hint="cs"/>
                <w:color w:val="000000"/>
                <w:rtl/>
              </w:rPr>
              <w:t>166</w:t>
            </w:r>
          </w:p>
        </w:tc>
        <w:tc>
          <w:tcPr>
            <w:tcW w:w="7450" w:type="dxa"/>
            <w:tcBorders>
              <w:right w:val="single" w:sz="4" w:space="0" w:color="auto"/>
            </w:tcBorders>
            <w:noWrap/>
          </w:tcPr>
          <w:p w14:paraId="0B457F4D" w14:textId="4991B051" w:rsidR="005F200A" w:rsidRPr="00AC6E76" w:rsidRDefault="005F200A" w:rsidP="005F200A">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AC6E76">
              <w:rPr>
                <w:rFonts w:cs="B Lotus"/>
                <w:sz w:val="28"/>
                <w:szCs w:val="28"/>
              </w:rPr>
              <w:t>ShftRltnCod</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نسبت</w:t>
            </w:r>
            <w:r w:rsidRPr="00AC6E76">
              <w:rPr>
                <w:rFonts w:cs="B Lotus"/>
                <w:sz w:val="28"/>
                <w:szCs w:val="28"/>
                <w:rtl/>
              </w:rPr>
              <w:t xml:space="preserve"> </w:t>
            </w:r>
            <w:r w:rsidRPr="00AC6E76">
              <w:rPr>
                <w:rFonts w:cs="B Lotus" w:hint="cs"/>
                <w:sz w:val="28"/>
                <w:szCs w:val="28"/>
                <w:rtl/>
              </w:rPr>
              <w:t>انتقال</w:t>
            </w:r>
            <w:r w:rsidRPr="00AC6E76">
              <w:rPr>
                <w:rFonts w:cs="B Lotus"/>
                <w:sz w:val="28"/>
                <w:szCs w:val="28"/>
                <w:rtl/>
              </w:rPr>
              <w:t xml:space="preserve"> </w:t>
            </w:r>
            <w:r w:rsidRPr="00AC6E76">
              <w:rPr>
                <w:rFonts w:cs="B Lotus" w:hint="cs"/>
                <w:sz w:val="28"/>
                <w:szCs w:val="28"/>
                <w:rtl/>
              </w:rPr>
              <w:t>گیرنده</w:t>
            </w:r>
            <w:r w:rsidRPr="00AC6E76">
              <w:rPr>
                <w:rFonts w:cs="B Lotus"/>
                <w:sz w:val="28"/>
                <w:szCs w:val="28"/>
                <w:rtl/>
              </w:rPr>
              <w:t xml:space="preserve"> </w:t>
            </w:r>
            <w:r w:rsidRPr="00AC6E76">
              <w:rPr>
                <w:rFonts w:cs="B Lotus" w:hint="cs"/>
                <w:sz w:val="28"/>
                <w:szCs w:val="28"/>
                <w:rtl/>
              </w:rPr>
              <w:t>با</w:t>
            </w:r>
            <w:r w:rsidRPr="00AC6E76">
              <w:rPr>
                <w:rFonts w:cs="B Lotus"/>
                <w:sz w:val="28"/>
                <w:szCs w:val="28"/>
                <w:rtl/>
              </w:rPr>
              <w:t xml:space="preserve"> </w:t>
            </w:r>
            <w:r w:rsidRPr="00AC6E76">
              <w:rPr>
                <w:rFonts w:cs="B Lotus" w:hint="cs"/>
                <w:sz w:val="28"/>
                <w:szCs w:val="28"/>
                <w:rtl/>
              </w:rPr>
              <w:t>انتقال</w:t>
            </w:r>
            <w:r w:rsidRPr="00AC6E76">
              <w:rPr>
                <w:rFonts w:cs="B Lotus"/>
                <w:sz w:val="28"/>
                <w:szCs w:val="28"/>
                <w:rtl/>
              </w:rPr>
              <w:t xml:space="preserve"> </w:t>
            </w:r>
            <w:r w:rsidRPr="00AC6E76">
              <w:rPr>
                <w:rFonts w:cs="B Lotus" w:hint="cs"/>
                <w:sz w:val="28"/>
                <w:szCs w:val="28"/>
                <w:rtl/>
              </w:rPr>
              <w:t>دهنده</w:t>
            </w:r>
            <w:r w:rsidRPr="00AC6E76">
              <w:rPr>
                <w:rFonts w:cs="B Lotus"/>
                <w:sz w:val="28"/>
                <w:szCs w:val="28"/>
                <w:rtl/>
              </w:rPr>
              <w:t xml:space="preserve"> </w:t>
            </w:r>
            <w:r w:rsidRPr="00AC6E76">
              <w:rPr>
                <w:rFonts w:cs="B Lotus" w:hint="cs"/>
                <w:sz w:val="28"/>
                <w:szCs w:val="28"/>
                <w:rtl/>
              </w:rPr>
              <w:t>تخفیف</w:t>
            </w:r>
            <w:r w:rsidRPr="00AC6E76">
              <w:rPr>
                <w:rFonts w:cs="B Lotus"/>
                <w:sz w:val="28"/>
                <w:szCs w:val="28"/>
                <w:rtl/>
              </w:rPr>
              <w:t xml:space="preserve"> </w:t>
            </w:r>
            <w:r w:rsidRPr="00AC6E76">
              <w:rPr>
                <w:rFonts w:cs="B Lotus" w:hint="cs"/>
                <w:sz w:val="28"/>
                <w:szCs w:val="28"/>
                <w:rtl/>
              </w:rPr>
              <w:t>معتبر</w:t>
            </w:r>
            <w:r w:rsidRPr="00AC6E76">
              <w:rPr>
                <w:rFonts w:cs="B Lotus"/>
                <w:sz w:val="28"/>
                <w:szCs w:val="28"/>
                <w:rtl/>
              </w:rPr>
              <w:t xml:space="preserve"> </w:t>
            </w:r>
            <w:r w:rsidRPr="00AC6E76">
              <w:rPr>
                <w:rFonts w:cs="B Lotus" w:hint="cs"/>
                <w:sz w:val="28"/>
                <w:szCs w:val="28"/>
                <w:rtl/>
              </w:rPr>
              <w:t>نمی</w:t>
            </w:r>
            <w:r w:rsidRPr="00AC6E76">
              <w:rPr>
                <w:rFonts w:cs="B Lotus"/>
                <w:sz w:val="28"/>
                <w:szCs w:val="28"/>
                <w:rtl/>
              </w:rPr>
              <w:t xml:space="preserve"> </w:t>
            </w:r>
            <w:r w:rsidRPr="00AC6E76">
              <w:rPr>
                <w:rFonts w:cs="B Lotus" w:hint="cs"/>
                <w:sz w:val="28"/>
                <w:szCs w:val="28"/>
                <w:rtl/>
              </w:rPr>
              <w:t>باشد</w:t>
            </w:r>
          </w:p>
        </w:tc>
      </w:tr>
      <w:tr w:rsidR="005F200A" w:rsidRPr="00F733A3" w14:paraId="307C3D0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21D25F3" w14:textId="554BD1FA" w:rsidR="005F200A" w:rsidRPr="005F200A" w:rsidRDefault="005F200A" w:rsidP="005F200A">
            <w:pPr>
              <w:bidi w:val="0"/>
              <w:jc w:val="center"/>
              <w:rPr>
                <w:rFonts w:ascii="Calibri" w:hAnsi="Calibri" w:cs="Calibri"/>
                <w:color w:val="000000"/>
                <w:highlight w:val="yellow"/>
                <w:rtl/>
              </w:rPr>
            </w:pPr>
            <w:r w:rsidRPr="005F200A">
              <w:rPr>
                <w:rFonts w:ascii="Calibri" w:hAnsi="Calibri" w:cs="Calibri" w:hint="cs"/>
                <w:color w:val="000000"/>
                <w:rtl/>
              </w:rPr>
              <w:t>168</w:t>
            </w:r>
          </w:p>
        </w:tc>
        <w:tc>
          <w:tcPr>
            <w:tcW w:w="7450" w:type="dxa"/>
            <w:tcBorders>
              <w:right w:val="single" w:sz="4" w:space="0" w:color="auto"/>
            </w:tcBorders>
            <w:noWrap/>
          </w:tcPr>
          <w:p w14:paraId="53459BF1" w14:textId="083B6FF7" w:rsidR="005F200A" w:rsidRPr="00AC6E76" w:rsidRDefault="005F200A" w:rsidP="005F200A">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AC6E76">
              <w:rPr>
                <w:rFonts w:cs="B Lotus"/>
                <w:sz w:val="28"/>
                <w:szCs w:val="28"/>
              </w:rPr>
              <w:t>ShftInsTypCod</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نوع</w:t>
            </w:r>
            <w:r w:rsidRPr="00AC6E76">
              <w:rPr>
                <w:rFonts w:cs="B Lotus"/>
                <w:sz w:val="28"/>
                <w:szCs w:val="28"/>
                <w:rtl/>
              </w:rPr>
              <w:t xml:space="preserve"> </w:t>
            </w:r>
            <w:r w:rsidRPr="00AC6E76">
              <w:rPr>
                <w:rFonts w:cs="B Lotus" w:hint="cs"/>
                <w:sz w:val="28"/>
                <w:szCs w:val="28"/>
                <w:rtl/>
              </w:rPr>
              <w:t>انتقال</w:t>
            </w:r>
            <w:r w:rsidRPr="00AC6E76">
              <w:rPr>
                <w:rFonts w:cs="B Lotus"/>
                <w:sz w:val="28"/>
                <w:szCs w:val="28"/>
                <w:rtl/>
              </w:rPr>
              <w:t xml:space="preserve"> </w:t>
            </w:r>
            <w:r w:rsidRPr="00AC6E76">
              <w:rPr>
                <w:rFonts w:cs="B Lotus" w:hint="cs"/>
                <w:sz w:val="28"/>
                <w:szCs w:val="28"/>
                <w:rtl/>
              </w:rPr>
              <w:t>دهنده</w:t>
            </w:r>
            <w:r w:rsidRPr="00AC6E76">
              <w:rPr>
                <w:rFonts w:cs="B Lotus"/>
                <w:sz w:val="28"/>
                <w:szCs w:val="28"/>
                <w:rtl/>
              </w:rPr>
              <w:t xml:space="preserve"> </w:t>
            </w:r>
            <w:r w:rsidRPr="00AC6E76">
              <w:rPr>
                <w:rFonts w:cs="B Lotus" w:hint="cs"/>
                <w:sz w:val="28"/>
                <w:szCs w:val="28"/>
                <w:rtl/>
              </w:rPr>
              <w:t>تخفیف</w:t>
            </w:r>
            <w:r w:rsidRPr="00AC6E76">
              <w:rPr>
                <w:rFonts w:cs="B Lotus"/>
                <w:sz w:val="28"/>
                <w:szCs w:val="28"/>
                <w:rtl/>
              </w:rPr>
              <w:t xml:space="preserve"> </w:t>
            </w:r>
            <w:r w:rsidRPr="00AC6E76">
              <w:rPr>
                <w:rFonts w:cs="B Lotus" w:hint="cs"/>
                <w:sz w:val="28"/>
                <w:szCs w:val="28"/>
                <w:rtl/>
              </w:rPr>
              <w:t>خالی</w:t>
            </w:r>
            <w:r w:rsidRPr="00AC6E76">
              <w:rPr>
                <w:rFonts w:cs="B Lotus"/>
                <w:sz w:val="28"/>
                <w:szCs w:val="28"/>
                <w:rtl/>
              </w:rPr>
              <w:t xml:space="preserve"> </w:t>
            </w:r>
            <w:r w:rsidRPr="00AC6E76">
              <w:rPr>
                <w:rFonts w:cs="B Lotus" w:hint="cs"/>
                <w:sz w:val="28"/>
                <w:szCs w:val="28"/>
                <w:rtl/>
              </w:rPr>
              <w:t>می</w:t>
            </w:r>
            <w:r w:rsidRPr="00AC6E76">
              <w:rPr>
                <w:rFonts w:cs="B Lotus"/>
                <w:sz w:val="28"/>
                <w:szCs w:val="28"/>
                <w:rtl/>
              </w:rPr>
              <w:t xml:space="preserve"> </w:t>
            </w:r>
            <w:r w:rsidRPr="00AC6E76">
              <w:rPr>
                <w:rFonts w:cs="B Lotus" w:hint="cs"/>
                <w:sz w:val="28"/>
                <w:szCs w:val="28"/>
                <w:rtl/>
              </w:rPr>
              <w:t>باشد</w:t>
            </w:r>
          </w:p>
        </w:tc>
      </w:tr>
      <w:tr w:rsidR="005F200A" w:rsidRPr="00F733A3" w14:paraId="5B6B2C48"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A89E35F" w14:textId="33D094FA" w:rsidR="005F200A" w:rsidRPr="005F200A" w:rsidRDefault="005F200A" w:rsidP="005F200A">
            <w:pPr>
              <w:bidi w:val="0"/>
              <w:jc w:val="center"/>
              <w:rPr>
                <w:rFonts w:ascii="Calibri" w:hAnsi="Calibri" w:cs="Calibri"/>
                <w:color w:val="000000"/>
                <w:rtl/>
              </w:rPr>
            </w:pPr>
            <w:r>
              <w:rPr>
                <w:rFonts w:ascii="Calibri" w:hAnsi="Calibri" w:cs="Calibri" w:hint="cs"/>
                <w:color w:val="000000"/>
                <w:rtl/>
              </w:rPr>
              <w:t>169</w:t>
            </w:r>
          </w:p>
        </w:tc>
        <w:tc>
          <w:tcPr>
            <w:tcW w:w="7450" w:type="dxa"/>
            <w:tcBorders>
              <w:right w:val="single" w:sz="4" w:space="0" w:color="auto"/>
            </w:tcBorders>
            <w:noWrap/>
          </w:tcPr>
          <w:p w14:paraId="16E49D17" w14:textId="35153D32" w:rsidR="005F200A" w:rsidRPr="00AC6E76" w:rsidRDefault="005F200A" w:rsidP="005F200A">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AC6E76">
              <w:rPr>
                <w:rFonts w:cs="B Lotus"/>
                <w:sz w:val="28"/>
                <w:szCs w:val="28"/>
              </w:rPr>
              <w:t>ShftInsTypCod</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نوع</w:t>
            </w:r>
            <w:r w:rsidRPr="00AC6E76">
              <w:rPr>
                <w:rFonts w:cs="B Lotus"/>
                <w:sz w:val="28"/>
                <w:szCs w:val="28"/>
                <w:rtl/>
              </w:rPr>
              <w:t xml:space="preserve"> </w:t>
            </w:r>
            <w:r w:rsidRPr="00AC6E76">
              <w:rPr>
                <w:rFonts w:cs="B Lotus" w:hint="cs"/>
                <w:sz w:val="28"/>
                <w:szCs w:val="28"/>
                <w:rtl/>
              </w:rPr>
              <w:t>انتقال</w:t>
            </w:r>
            <w:r w:rsidRPr="00AC6E76">
              <w:rPr>
                <w:rFonts w:cs="B Lotus"/>
                <w:sz w:val="28"/>
                <w:szCs w:val="28"/>
                <w:rtl/>
              </w:rPr>
              <w:t xml:space="preserve"> </w:t>
            </w:r>
            <w:r w:rsidRPr="00AC6E76">
              <w:rPr>
                <w:rFonts w:cs="B Lotus" w:hint="cs"/>
                <w:sz w:val="28"/>
                <w:szCs w:val="28"/>
                <w:rtl/>
              </w:rPr>
              <w:t>دهنده</w:t>
            </w:r>
            <w:r w:rsidRPr="00AC6E76">
              <w:rPr>
                <w:rFonts w:cs="B Lotus"/>
                <w:sz w:val="28"/>
                <w:szCs w:val="28"/>
                <w:rtl/>
              </w:rPr>
              <w:t xml:space="preserve"> </w:t>
            </w:r>
            <w:r w:rsidRPr="00AC6E76">
              <w:rPr>
                <w:rFonts w:cs="B Lotus" w:hint="cs"/>
                <w:sz w:val="28"/>
                <w:szCs w:val="28"/>
                <w:rtl/>
              </w:rPr>
              <w:t>تخفیف</w:t>
            </w:r>
            <w:r w:rsidRPr="00AC6E76">
              <w:rPr>
                <w:rFonts w:cs="B Lotus"/>
                <w:sz w:val="28"/>
                <w:szCs w:val="28"/>
                <w:rtl/>
              </w:rPr>
              <w:t xml:space="preserve"> </w:t>
            </w:r>
            <w:r w:rsidRPr="00AC6E76">
              <w:rPr>
                <w:rFonts w:cs="B Lotus" w:hint="cs"/>
                <w:sz w:val="28"/>
                <w:szCs w:val="28"/>
                <w:rtl/>
              </w:rPr>
              <w:t>معتبر</w:t>
            </w:r>
            <w:r w:rsidRPr="00AC6E76">
              <w:rPr>
                <w:rFonts w:cs="B Lotus"/>
                <w:sz w:val="28"/>
                <w:szCs w:val="28"/>
                <w:rtl/>
              </w:rPr>
              <w:t xml:space="preserve"> </w:t>
            </w:r>
            <w:r w:rsidRPr="00AC6E76">
              <w:rPr>
                <w:rFonts w:cs="B Lotus" w:hint="cs"/>
                <w:sz w:val="28"/>
                <w:szCs w:val="28"/>
                <w:rtl/>
              </w:rPr>
              <w:t>نیست</w:t>
            </w:r>
          </w:p>
        </w:tc>
      </w:tr>
      <w:tr w:rsidR="005F200A" w:rsidRPr="00F733A3" w14:paraId="6EC161E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1500F54" w14:textId="6FE04367" w:rsidR="005F200A" w:rsidRDefault="005F200A" w:rsidP="005F200A">
            <w:pPr>
              <w:bidi w:val="0"/>
              <w:jc w:val="center"/>
              <w:rPr>
                <w:rFonts w:ascii="Calibri" w:hAnsi="Calibri" w:cs="Calibri"/>
                <w:color w:val="000000"/>
                <w:rtl/>
              </w:rPr>
            </w:pPr>
            <w:r>
              <w:rPr>
                <w:rFonts w:ascii="Calibri" w:hAnsi="Calibri" w:cs="Calibri" w:hint="cs"/>
                <w:color w:val="000000"/>
                <w:rtl/>
              </w:rPr>
              <w:t>170</w:t>
            </w:r>
          </w:p>
        </w:tc>
        <w:tc>
          <w:tcPr>
            <w:tcW w:w="7450" w:type="dxa"/>
            <w:tcBorders>
              <w:right w:val="single" w:sz="4" w:space="0" w:color="auto"/>
            </w:tcBorders>
            <w:noWrap/>
          </w:tcPr>
          <w:p w14:paraId="5768E90C" w14:textId="78040EFA" w:rsidR="005F200A" w:rsidRPr="00AC6E76" w:rsidRDefault="005F200A" w:rsidP="005F200A">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AC6E76">
              <w:rPr>
                <w:rFonts w:cs="B Lotus"/>
                <w:sz w:val="28"/>
                <w:szCs w:val="28"/>
              </w:rPr>
              <w:t>IsShftIrn</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تابعیت</w:t>
            </w:r>
            <w:r w:rsidRPr="00AC6E76">
              <w:rPr>
                <w:rFonts w:cs="B Lotus"/>
                <w:sz w:val="28"/>
                <w:szCs w:val="28"/>
                <w:rtl/>
              </w:rPr>
              <w:t xml:space="preserve"> </w:t>
            </w:r>
            <w:r w:rsidRPr="00AC6E76">
              <w:rPr>
                <w:rFonts w:cs="B Lotus" w:hint="cs"/>
                <w:sz w:val="28"/>
                <w:szCs w:val="28"/>
                <w:rtl/>
              </w:rPr>
              <w:t>انتقال</w:t>
            </w:r>
            <w:r w:rsidRPr="00AC6E76">
              <w:rPr>
                <w:rFonts w:cs="B Lotus"/>
                <w:sz w:val="28"/>
                <w:szCs w:val="28"/>
                <w:rtl/>
              </w:rPr>
              <w:t xml:space="preserve"> </w:t>
            </w:r>
            <w:r w:rsidRPr="00AC6E76">
              <w:rPr>
                <w:rFonts w:cs="B Lotus" w:hint="cs"/>
                <w:sz w:val="28"/>
                <w:szCs w:val="28"/>
                <w:rtl/>
              </w:rPr>
              <w:t>دهنده</w:t>
            </w:r>
            <w:r w:rsidRPr="00AC6E76">
              <w:rPr>
                <w:rFonts w:cs="B Lotus"/>
                <w:sz w:val="28"/>
                <w:szCs w:val="28"/>
                <w:rtl/>
              </w:rPr>
              <w:t xml:space="preserve"> </w:t>
            </w:r>
            <w:r w:rsidRPr="00AC6E76">
              <w:rPr>
                <w:rFonts w:cs="B Lotus" w:hint="cs"/>
                <w:sz w:val="28"/>
                <w:szCs w:val="28"/>
                <w:rtl/>
              </w:rPr>
              <w:t>تخفیف</w:t>
            </w:r>
            <w:r w:rsidRPr="00AC6E76">
              <w:rPr>
                <w:rFonts w:cs="B Lotus"/>
                <w:sz w:val="28"/>
                <w:szCs w:val="28"/>
                <w:rtl/>
              </w:rPr>
              <w:t xml:space="preserve"> </w:t>
            </w:r>
            <w:r w:rsidRPr="00AC6E76">
              <w:rPr>
                <w:rFonts w:cs="B Lotus" w:hint="cs"/>
                <w:sz w:val="28"/>
                <w:szCs w:val="28"/>
                <w:rtl/>
              </w:rPr>
              <w:t>خالی</w:t>
            </w:r>
            <w:r w:rsidRPr="00AC6E76">
              <w:rPr>
                <w:rFonts w:cs="B Lotus"/>
                <w:sz w:val="28"/>
                <w:szCs w:val="28"/>
                <w:rtl/>
              </w:rPr>
              <w:t xml:space="preserve"> </w:t>
            </w:r>
            <w:r w:rsidRPr="00AC6E76">
              <w:rPr>
                <w:rFonts w:cs="B Lotus" w:hint="cs"/>
                <w:sz w:val="28"/>
                <w:szCs w:val="28"/>
                <w:rtl/>
              </w:rPr>
              <w:t>می</w:t>
            </w:r>
            <w:r w:rsidRPr="00AC6E76">
              <w:rPr>
                <w:rFonts w:cs="B Lotus"/>
                <w:sz w:val="28"/>
                <w:szCs w:val="28"/>
                <w:rtl/>
              </w:rPr>
              <w:t xml:space="preserve"> </w:t>
            </w:r>
            <w:r w:rsidRPr="00AC6E76">
              <w:rPr>
                <w:rFonts w:cs="B Lotus" w:hint="cs"/>
                <w:sz w:val="28"/>
                <w:szCs w:val="28"/>
                <w:rtl/>
              </w:rPr>
              <w:t xml:space="preserve">باشد </w:t>
            </w:r>
          </w:p>
        </w:tc>
      </w:tr>
      <w:tr w:rsidR="005F200A" w:rsidRPr="00F733A3" w14:paraId="5919B93D"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2974592" w14:textId="07E417B5" w:rsidR="005F200A" w:rsidRDefault="005F200A" w:rsidP="005F200A">
            <w:pPr>
              <w:bidi w:val="0"/>
              <w:jc w:val="center"/>
              <w:rPr>
                <w:rFonts w:ascii="Calibri" w:hAnsi="Calibri" w:cs="Calibri"/>
                <w:color w:val="000000"/>
                <w:rtl/>
              </w:rPr>
            </w:pPr>
            <w:r>
              <w:rPr>
                <w:rFonts w:ascii="Calibri" w:hAnsi="Calibri" w:cs="Calibri" w:hint="cs"/>
                <w:color w:val="000000"/>
                <w:rtl/>
              </w:rPr>
              <w:t>171</w:t>
            </w:r>
          </w:p>
        </w:tc>
        <w:tc>
          <w:tcPr>
            <w:tcW w:w="7450" w:type="dxa"/>
            <w:tcBorders>
              <w:right w:val="single" w:sz="4" w:space="0" w:color="auto"/>
            </w:tcBorders>
            <w:noWrap/>
          </w:tcPr>
          <w:p w14:paraId="50549D0C" w14:textId="5C19E52B" w:rsidR="005F200A" w:rsidRPr="00AC6E76" w:rsidRDefault="005F200A" w:rsidP="005F200A">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AC6E76">
              <w:rPr>
                <w:rFonts w:cs="B Lotus"/>
                <w:sz w:val="28"/>
                <w:szCs w:val="28"/>
              </w:rPr>
              <w:t>IsShftIrn</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تابعیت</w:t>
            </w:r>
            <w:r w:rsidRPr="00AC6E76">
              <w:rPr>
                <w:rFonts w:cs="B Lotus"/>
                <w:sz w:val="28"/>
                <w:szCs w:val="28"/>
                <w:rtl/>
              </w:rPr>
              <w:t xml:space="preserve"> </w:t>
            </w:r>
            <w:r w:rsidRPr="00AC6E76">
              <w:rPr>
                <w:rFonts w:cs="B Lotus" w:hint="cs"/>
                <w:sz w:val="28"/>
                <w:szCs w:val="28"/>
                <w:rtl/>
              </w:rPr>
              <w:t>انتقال</w:t>
            </w:r>
            <w:r w:rsidRPr="00AC6E76">
              <w:rPr>
                <w:rFonts w:cs="B Lotus"/>
                <w:sz w:val="28"/>
                <w:szCs w:val="28"/>
                <w:rtl/>
              </w:rPr>
              <w:t xml:space="preserve"> </w:t>
            </w:r>
            <w:r w:rsidRPr="00AC6E76">
              <w:rPr>
                <w:rFonts w:cs="B Lotus" w:hint="cs"/>
                <w:sz w:val="28"/>
                <w:szCs w:val="28"/>
                <w:rtl/>
              </w:rPr>
              <w:t>دهنده</w:t>
            </w:r>
            <w:r w:rsidRPr="00AC6E76">
              <w:rPr>
                <w:rFonts w:cs="B Lotus"/>
                <w:sz w:val="28"/>
                <w:szCs w:val="28"/>
                <w:rtl/>
              </w:rPr>
              <w:t xml:space="preserve"> </w:t>
            </w:r>
            <w:r w:rsidRPr="00AC6E76">
              <w:rPr>
                <w:rFonts w:cs="B Lotus" w:hint="cs"/>
                <w:sz w:val="28"/>
                <w:szCs w:val="28"/>
                <w:rtl/>
              </w:rPr>
              <w:t>تخفیف</w:t>
            </w:r>
            <w:r w:rsidRPr="00AC6E76">
              <w:rPr>
                <w:rFonts w:cs="B Lotus"/>
                <w:sz w:val="28"/>
                <w:szCs w:val="28"/>
                <w:rtl/>
              </w:rPr>
              <w:t xml:space="preserve"> </w:t>
            </w:r>
            <w:r w:rsidRPr="00AC6E76">
              <w:rPr>
                <w:rFonts w:cs="B Lotus" w:hint="cs"/>
                <w:sz w:val="28"/>
                <w:szCs w:val="28"/>
                <w:rtl/>
              </w:rPr>
              <w:t>معتبر</w:t>
            </w:r>
            <w:r w:rsidRPr="00AC6E76">
              <w:rPr>
                <w:rFonts w:cs="B Lotus"/>
                <w:sz w:val="28"/>
                <w:szCs w:val="28"/>
                <w:rtl/>
              </w:rPr>
              <w:t xml:space="preserve"> </w:t>
            </w:r>
            <w:r w:rsidRPr="00AC6E76">
              <w:rPr>
                <w:rFonts w:cs="B Lotus" w:hint="cs"/>
                <w:sz w:val="28"/>
                <w:szCs w:val="28"/>
                <w:rtl/>
              </w:rPr>
              <w:t>نیست</w:t>
            </w:r>
          </w:p>
        </w:tc>
      </w:tr>
      <w:tr w:rsidR="005F200A" w:rsidRPr="00F733A3" w14:paraId="3E0C71D4"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CE0F9AC" w14:textId="64B88E79" w:rsidR="005F200A" w:rsidRDefault="005F200A" w:rsidP="005F200A">
            <w:pPr>
              <w:bidi w:val="0"/>
              <w:jc w:val="center"/>
              <w:rPr>
                <w:rFonts w:ascii="Calibri" w:hAnsi="Calibri" w:cs="Calibri"/>
                <w:color w:val="000000"/>
                <w:rtl/>
              </w:rPr>
            </w:pPr>
            <w:r>
              <w:rPr>
                <w:rFonts w:ascii="Calibri" w:hAnsi="Calibri" w:cs="Calibri" w:hint="cs"/>
                <w:color w:val="000000"/>
                <w:rtl/>
              </w:rPr>
              <w:t>172</w:t>
            </w:r>
          </w:p>
        </w:tc>
        <w:tc>
          <w:tcPr>
            <w:tcW w:w="7450" w:type="dxa"/>
            <w:tcBorders>
              <w:right w:val="single" w:sz="4" w:space="0" w:color="auto"/>
            </w:tcBorders>
            <w:noWrap/>
          </w:tcPr>
          <w:p w14:paraId="7DD70CA1" w14:textId="3BACED70" w:rsidR="005F200A" w:rsidRPr="00AC6E76" w:rsidRDefault="005F200A" w:rsidP="005F200A">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AC6E76">
              <w:rPr>
                <w:rFonts w:cs="B Lotus"/>
                <w:sz w:val="28"/>
                <w:szCs w:val="28"/>
              </w:rPr>
              <w:t>ShftNtnlId</w:t>
            </w:r>
            <w:r w:rsidR="00BF3BF7" w:rsidRPr="00AC6E76">
              <w:rPr>
                <w:rFonts w:cs="B Lotus" w:hint="cs"/>
                <w:sz w:val="28"/>
                <w:szCs w:val="28"/>
                <w:rtl/>
              </w:rPr>
              <w:t xml:space="preserve"> </w:t>
            </w:r>
            <w:r w:rsidRPr="00AC6E76">
              <w:rPr>
                <w:rFonts w:cs="B Lotus" w:hint="cs"/>
                <w:sz w:val="28"/>
                <w:szCs w:val="28"/>
                <w:rtl/>
              </w:rPr>
              <w:t>- کد</w:t>
            </w:r>
            <w:r w:rsidRPr="00AC6E76">
              <w:rPr>
                <w:rFonts w:cs="B Lotus"/>
                <w:sz w:val="28"/>
                <w:szCs w:val="28"/>
                <w:rtl/>
              </w:rPr>
              <w:t xml:space="preserve"> </w:t>
            </w:r>
            <w:r w:rsidRPr="00AC6E76">
              <w:rPr>
                <w:rFonts w:cs="B Lotus" w:hint="cs"/>
                <w:sz w:val="28"/>
                <w:szCs w:val="28"/>
                <w:rtl/>
              </w:rPr>
              <w:t>ملی</w:t>
            </w:r>
            <w:r w:rsidRPr="00AC6E76">
              <w:rPr>
                <w:rFonts w:cs="B Lotus"/>
                <w:sz w:val="28"/>
                <w:szCs w:val="28"/>
                <w:rtl/>
              </w:rPr>
              <w:t xml:space="preserve"> </w:t>
            </w:r>
            <w:r w:rsidRPr="00AC6E76">
              <w:rPr>
                <w:rFonts w:cs="B Lotus" w:hint="cs"/>
                <w:sz w:val="28"/>
                <w:szCs w:val="28"/>
                <w:rtl/>
              </w:rPr>
              <w:t>انتقال</w:t>
            </w:r>
            <w:r w:rsidRPr="00AC6E76">
              <w:rPr>
                <w:rFonts w:cs="B Lotus"/>
                <w:sz w:val="28"/>
                <w:szCs w:val="28"/>
                <w:rtl/>
              </w:rPr>
              <w:t xml:space="preserve"> </w:t>
            </w:r>
            <w:r w:rsidRPr="00AC6E76">
              <w:rPr>
                <w:rFonts w:cs="B Lotus" w:hint="cs"/>
                <w:sz w:val="28"/>
                <w:szCs w:val="28"/>
                <w:rtl/>
              </w:rPr>
              <w:t>دهنده</w:t>
            </w:r>
            <w:r w:rsidRPr="00AC6E76">
              <w:rPr>
                <w:rFonts w:cs="B Lotus"/>
                <w:sz w:val="28"/>
                <w:szCs w:val="28"/>
                <w:rtl/>
              </w:rPr>
              <w:t xml:space="preserve"> </w:t>
            </w:r>
            <w:r w:rsidRPr="00AC6E76">
              <w:rPr>
                <w:rFonts w:cs="B Lotus" w:hint="cs"/>
                <w:sz w:val="28"/>
                <w:szCs w:val="28"/>
                <w:rtl/>
              </w:rPr>
              <w:t>تخفیف</w:t>
            </w:r>
            <w:r w:rsidRPr="00AC6E76">
              <w:rPr>
                <w:rFonts w:cs="B Lotus"/>
                <w:sz w:val="28"/>
                <w:szCs w:val="28"/>
                <w:rtl/>
              </w:rPr>
              <w:t xml:space="preserve"> </w:t>
            </w:r>
            <w:r w:rsidRPr="00AC6E76">
              <w:rPr>
                <w:rFonts w:cs="B Lotus" w:hint="cs"/>
                <w:sz w:val="28"/>
                <w:szCs w:val="28"/>
                <w:rtl/>
              </w:rPr>
              <w:t>خالی</w:t>
            </w:r>
            <w:r w:rsidRPr="00AC6E76">
              <w:rPr>
                <w:rFonts w:cs="B Lotus"/>
                <w:sz w:val="28"/>
                <w:szCs w:val="28"/>
                <w:rtl/>
              </w:rPr>
              <w:t xml:space="preserve"> </w:t>
            </w:r>
            <w:r w:rsidRPr="00AC6E76">
              <w:rPr>
                <w:rFonts w:cs="B Lotus" w:hint="cs"/>
                <w:sz w:val="28"/>
                <w:szCs w:val="28"/>
                <w:rtl/>
              </w:rPr>
              <w:t>می</w:t>
            </w:r>
            <w:r w:rsidRPr="00AC6E76">
              <w:rPr>
                <w:rFonts w:cs="B Lotus"/>
                <w:sz w:val="28"/>
                <w:szCs w:val="28"/>
                <w:rtl/>
              </w:rPr>
              <w:t xml:space="preserve"> </w:t>
            </w:r>
            <w:r w:rsidRPr="00AC6E76">
              <w:rPr>
                <w:rFonts w:cs="B Lotus" w:hint="cs"/>
                <w:sz w:val="28"/>
                <w:szCs w:val="28"/>
                <w:rtl/>
              </w:rPr>
              <w:t>باشد</w:t>
            </w:r>
          </w:p>
        </w:tc>
      </w:tr>
      <w:tr w:rsidR="00BF3BF7" w:rsidRPr="00F733A3" w14:paraId="7D36D0BA"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BE97E17" w14:textId="4F16E354" w:rsidR="00BF3BF7" w:rsidRDefault="00BF3BF7" w:rsidP="005F200A">
            <w:pPr>
              <w:bidi w:val="0"/>
              <w:jc w:val="center"/>
              <w:rPr>
                <w:rFonts w:ascii="Calibri" w:hAnsi="Calibri" w:cs="Calibri"/>
                <w:color w:val="000000"/>
                <w:rtl/>
              </w:rPr>
            </w:pPr>
            <w:r>
              <w:rPr>
                <w:rFonts w:ascii="Calibri" w:hAnsi="Calibri" w:cs="Calibri" w:hint="cs"/>
                <w:color w:val="000000"/>
                <w:rtl/>
              </w:rPr>
              <w:t>173</w:t>
            </w:r>
          </w:p>
        </w:tc>
        <w:tc>
          <w:tcPr>
            <w:tcW w:w="7450" w:type="dxa"/>
            <w:tcBorders>
              <w:right w:val="single" w:sz="4" w:space="0" w:color="auto"/>
            </w:tcBorders>
            <w:noWrap/>
          </w:tcPr>
          <w:p w14:paraId="77972A18" w14:textId="2AA46749" w:rsidR="00BF3BF7" w:rsidRPr="00AC6E76" w:rsidRDefault="00BF3BF7" w:rsidP="005F200A">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AC6E76">
              <w:rPr>
                <w:rFonts w:cs="B Lotus"/>
                <w:sz w:val="28"/>
                <w:szCs w:val="28"/>
              </w:rPr>
              <w:t>ShftLglId</w:t>
            </w:r>
            <w:r w:rsidRPr="00AC6E76">
              <w:rPr>
                <w:rFonts w:cs="B Lotus" w:hint="cs"/>
                <w:sz w:val="28"/>
                <w:szCs w:val="28"/>
                <w:rtl/>
              </w:rPr>
              <w:t xml:space="preserve"> - شناسه</w:t>
            </w:r>
            <w:r w:rsidRPr="00AC6E76">
              <w:rPr>
                <w:rFonts w:cs="B Lotus"/>
                <w:sz w:val="28"/>
                <w:szCs w:val="28"/>
                <w:rtl/>
              </w:rPr>
              <w:t xml:space="preserve"> </w:t>
            </w:r>
            <w:r w:rsidRPr="00AC6E76">
              <w:rPr>
                <w:rFonts w:cs="B Lotus" w:hint="cs"/>
                <w:sz w:val="28"/>
                <w:szCs w:val="28"/>
                <w:rtl/>
              </w:rPr>
              <w:t>ملی</w:t>
            </w:r>
            <w:r w:rsidRPr="00AC6E76">
              <w:rPr>
                <w:rFonts w:cs="B Lotus"/>
                <w:sz w:val="28"/>
                <w:szCs w:val="28"/>
                <w:rtl/>
              </w:rPr>
              <w:t xml:space="preserve"> </w:t>
            </w:r>
            <w:r w:rsidRPr="00AC6E76">
              <w:rPr>
                <w:rFonts w:cs="B Lotus" w:hint="cs"/>
                <w:sz w:val="28"/>
                <w:szCs w:val="28"/>
                <w:rtl/>
              </w:rPr>
              <w:t>حقوقی</w:t>
            </w:r>
            <w:r w:rsidRPr="00AC6E76">
              <w:rPr>
                <w:rFonts w:cs="B Lotus"/>
                <w:sz w:val="28"/>
                <w:szCs w:val="28"/>
                <w:rtl/>
              </w:rPr>
              <w:t xml:space="preserve"> </w:t>
            </w:r>
            <w:r w:rsidRPr="00AC6E76">
              <w:rPr>
                <w:rFonts w:cs="B Lotus" w:hint="cs"/>
                <w:sz w:val="28"/>
                <w:szCs w:val="28"/>
                <w:rtl/>
              </w:rPr>
              <w:t>انتقال</w:t>
            </w:r>
            <w:r w:rsidRPr="00AC6E76">
              <w:rPr>
                <w:rFonts w:cs="B Lotus"/>
                <w:sz w:val="28"/>
                <w:szCs w:val="28"/>
                <w:rtl/>
              </w:rPr>
              <w:t xml:space="preserve"> </w:t>
            </w:r>
            <w:r w:rsidRPr="00AC6E76">
              <w:rPr>
                <w:rFonts w:cs="B Lotus" w:hint="cs"/>
                <w:sz w:val="28"/>
                <w:szCs w:val="28"/>
                <w:rtl/>
              </w:rPr>
              <w:t>دهنده</w:t>
            </w:r>
            <w:r w:rsidRPr="00AC6E76">
              <w:rPr>
                <w:rFonts w:cs="B Lotus"/>
                <w:sz w:val="28"/>
                <w:szCs w:val="28"/>
                <w:rtl/>
              </w:rPr>
              <w:t xml:space="preserve"> </w:t>
            </w:r>
            <w:r w:rsidRPr="00AC6E76">
              <w:rPr>
                <w:rFonts w:cs="B Lotus" w:hint="cs"/>
                <w:sz w:val="28"/>
                <w:szCs w:val="28"/>
                <w:rtl/>
              </w:rPr>
              <w:t>تخفیف</w:t>
            </w:r>
            <w:r w:rsidRPr="00AC6E76">
              <w:rPr>
                <w:rFonts w:cs="B Lotus"/>
                <w:sz w:val="28"/>
                <w:szCs w:val="28"/>
                <w:rtl/>
              </w:rPr>
              <w:t xml:space="preserve"> </w:t>
            </w:r>
            <w:r w:rsidRPr="00AC6E76">
              <w:rPr>
                <w:rFonts w:cs="B Lotus" w:hint="cs"/>
                <w:sz w:val="28"/>
                <w:szCs w:val="28"/>
                <w:rtl/>
              </w:rPr>
              <w:t>خالی</w:t>
            </w:r>
            <w:r w:rsidRPr="00AC6E76">
              <w:rPr>
                <w:rFonts w:cs="B Lotus"/>
                <w:sz w:val="28"/>
                <w:szCs w:val="28"/>
                <w:rtl/>
              </w:rPr>
              <w:t xml:space="preserve"> </w:t>
            </w:r>
            <w:r w:rsidRPr="00AC6E76">
              <w:rPr>
                <w:rFonts w:cs="B Lotus" w:hint="cs"/>
                <w:sz w:val="28"/>
                <w:szCs w:val="28"/>
                <w:rtl/>
              </w:rPr>
              <w:t>می</w:t>
            </w:r>
            <w:r w:rsidRPr="00AC6E76">
              <w:rPr>
                <w:rFonts w:cs="B Lotus"/>
                <w:sz w:val="28"/>
                <w:szCs w:val="28"/>
                <w:rtl/>
              </w:rPr>
              <w:t xml:space="preserve"> </w:t>
            </w:r>
            <w:r w:rsidRPr="00AC6E76">
              <w:rPr>
                <w:rFonts w:cs="B Lotus" w:hint="cs"/>
                <w:sz w:val="28"/>
                <w:szCs w:val="28"/>
                <w:rtl/>
              </w:rPr>
              <w:t>باشد</w:t>
            </w:r>
          </w:p>
        </w:tc>
      </w:tr>
      <w:tr w:rsidR="00BF3BF7" w:rsidRPr="00F733A3" w14:paraId="70B342C7"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0156408" w14:textId="50B5C2B4" w:rsidR="00BF3BF7" w:rsidRDefault="00BF3BF7" w:rsidP="005F200A">
            <w:pPr>
              <w:bidi w:val="0"/>
              <w:jc w:val="center"/>
              <w:rPr>
                <w:rFonts w:ascii="Calibri" w:hAnsi="Calibri" w:cs="Calibri"/>
                <w:color w:val="000000"/>
                <w:rtl/>
              </w:rPr>
            </w:pPr>
            <w:r>
              <w:rPr>
                <w:rFonts w:ascii="Calibri" w:hAnsi="Calibri" w:cs="Calibri" w:hint="cs"/>
                <w:color w:val="000000"/>
                <w:rtl/>
              </w:rPr>
              <w:t>174</w:t>
            </w:r>
          </w:p>
        </w:tc>
        <w:tc>
          <w:tcPr>
            <w:tcW w:w="7450" w:type="dxa"/>
            <w:tcBorders>
              <w:right w:val="single" w:sz="4" w:space="0" w:color="auto"/>
            </w:tcBorders>
            <w:noWrap/>
          </w:tcPr>
          <w:p w14:paraId="7FAB7BA4" w14:textId="3D0C8658" w:rsidR="00BF3BF7" w:rsidRPr="00AC6E76" w:rsidRDefault="00E829D0" w:rsidP="005F200A">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AC6E76">
              <w:rPr>
                <w:rFonts w:cs="B Lotus"/>
                <w:sz w:val="28"/>
                <w:szCs w:val="28"/>
              </w:rPr>
              <w:t>ShftUnIrnCod</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اتباع</w:t>
            </w:r>
            <w:r w:rsidRPr="00AC6E76">
              <w:rPr>
                <w:rFonts w:cs="B Lotus"/>
                <w:sz w:val="28"/>
                <w:szCs w:val="28"/>
                <w:rtl/>
              </w:rPr>
              <w:t xml:space="preserve"> </w:t>
            </w:r>
            <w:r w:rsidRPr="00AC6E76">
              <w:rPr>
                <w:rFonts w:cs="B Lotus" w:hint="cs"/>
                <w:sz w:val="28"/>
                <w:szCs w:val="28"/>
                <w:rtl/>
              </w:rPr>
              <w:t>خالی</w:t>
            </w:r>
            <w:r w:rsidRPr="00AC6E76">
              <w:rPr>
                <w:rFonts w:cs="B Lotus"/>
                <w:sz w:val="28"/>
                <w:szCs w:val="28"/>
                <w:rtl/>
              </w:rPr>
              <w:t xml:space="preserve"> </w:t>
            </w:r>
            <w:r w:rsidRPr="00AC6E76">
              <w:rPr>
                <w:rFonts w:cs="B Lotus" w:hint="cs"/>
                <w:sz w:val="28"/>
                <w:szCs w:val="28"/>
                <w:rtl/>
              </w:rPr>
              <w:t>می</w:t>
            </w:r>
            <w:r w:rsidRPr="00AC6E76">
              <w:rPr>
                <w:rFonts w:cs="B Lotus"/>
                <w:sz w:val="28"/>
                <w:szCs w:val="28"/>
                <w:rtl/>
              </w:rPr>
              <w:t xml:space="preserve"> </w:t>
            </w:r>
            <w:r w:rsidRPr="00AC6E76">
              <w:rPr>
                <w:rFonts w:cs="B Lotus" w:hint="cs"/>
                <w:sz w:val="28"/>
                <w:szCs w:val="28"/>
                <w:rtl/>
              </w:rPr>
              <w:t>باشد</w:t>
            </w:r>
          </w:p>
        </w:tc>
      </w:tr>
      <w:tr w:rsidR="00BF3BF7" w:rsidRPr="00F733A3" w14:paraId="6E1B94F2"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83A440C" w14:textId="02981E0A" w:rsidR="00BF3BF7" w:rsidRDefault="00BF3BF7" w:rsidP="005F200A">
            <w:pPr>
              <w:bidi w:val="0"/>
              <w:jc w:val="center"/>
              <w:rPr>
                <w:rFonts w:ascii="Calibri" w:hAnsi="Calibri" w:cs="Calibri"/>
                <w:color w:val="000000"/>
                <w:rtl/>
              </w:rPr>
            </w:pPr>
            <w:r>
              <w:rPr>
                <w:rFonts w:ascii="Calibri" w:hAnsi="Calibri" w:cs="Calibri" w:hint="cs"/>
                <w:color w:val="000000"/>
                <w:rtl/>
              </w:rPr>
              <w:t>176</w:t>
            </w:r>
          </w:p>
        </w:tc>
        <w:tc>
          <w:tcPr>
            <w:tcW w:w="7450" w:type="dxa"/>
            <w:tcBorders>
              <w:right w:val="single" w:sz="4" w:space="0" w:color="auto"/>
            </w:tcBorders>
            <w:noWrap/>
          </w:tcPr>
          <w:p w14:paraId="5E514046" w14:textId="3725F5C0" w:rsidR="00BF3BF7" w:rsidRPr="00AC6E76" w:rsidRDefault="00BF3BF7" w:rsidP="005F200A">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AC6E76">
              <w:rPr>
                <w:rFonts w:cs="B Lotus"/>
                <w:sz w:val="28"/>
                <w:szCs w:val="28"/>
              </w:rPr>
              <w:t>ShftPlk</w:t>
            </w:r>
            <w:r w:rsidRPr="00AC6E76">
              <w:rPr>
                <w:rFonts w:cs="B Lotus" w:hint="cs"/>
                <w:sz w:val="28"/>
                <w:szCs w:val="28"/>
                <w:rtl/>
              </w:rPr>
              <w:t xml:space="preserve"> - پلاک</w:t>
            </w:r>
            <w:r w:rsidRPr="00AC6E76">
              <w:rPr>
                <w:rFonts w:cs="B Lotus"/>
                <w:sz w:val="28"/>
                <w:szCs w:val="28"/>
                <w:rtl/>
              </w:rPr>
              <w:t xml:space="preserve"> </w:t>
            </w:r>
            <w:r w:rsidRPr="00AC6E76">
              <w:rPr>
                <w:rFonts w:cs="B Lotus" w:hint="cs"/>
                <w:sz w:val="28"/>
                <w:szCs w:val="28"/>
                <w:rtl/>
              </w:rPr>
              <w:t>انتقال</w:t>
            </w:r>
            <w:r w:rsidRPr="00AC6E76">
              <w:rPr>
                <w:rFonts w:cs="B Lotus"/>
                <w:sz w:val="28"/>
                <w:szCs w:val="28"/>
                <w:rtl/>
              </w:rPr>
              <w:t xml:space="preserve"> </w:t>
            </w:r>
            <w:r w:rsidRPr="00AC6E76">
              <w:rPr>
                <w:rFonts w:cs="B Lotus" w:hint="cs"/>
                <w:sz w:val="28"/>
                <w:szCs w:val="28"/>
                <w:rtl/>
              </w:rPr>
              <w:t>دهنده</w:t>
            </w:r>
            <w:r w:rsidRPr="00AC6E76">
              <w:rPr>
                <w:rFonts w:cs="B Lotus"/>
                <w:sz w:val="28"/>
                <w:szCs w:val="28"/>
                <w:rtl/>
              </w:rPr>
              <w:t xml:space="preserve"> </w:t>
            </w:r>
            <w:r w:rsidRPr="00AC6E76">
              <w:rPr>
                <w:rFonts w:cs="B Lotus" w:hint="cs"/>
                <w:sz w:val="28"/>
                <w:szCs w:val="28"/>
                <w:rtl/>
              </w:rPr>
              <w:t>تخفیف</w:t>
            </w:r>
            <w:r w:rsidRPr="00AC6E76">
              <w:rPr>
                <w:rFonts w:cs="B Lotus"/>
                <w:sz w:val="28"/>
                <w:szCs w:val="28"/>
                <w:rtl/>
              </w:rPr>
              <w:t xml:space="preserve"> </w:t>
            </w:r>
            <w:r w:rsidRPr="00AC6E76">
              <w:rPr>
                <w:rFonts w:cs="B Lotus" w:hint="cs"/>
                <w:sz w:val="28"/>
                <w:szCs w:val="28"/>
                <w:rtl/>
              </w:rPr>
              <w:t>با</w:t>
            </w:r>
            <w:r w:rsidRPr="00AC6E76">
              <w:rPr>
                <w:rFonts w:cs="B Lotus"/>
                <w:sz w:val="28"/>
                <w:szCs w:val="28"/>
                <w:rtl/>
              </w:rPr>
              <w:t xml:space="preserve"> </w:t>
            </w:r>
            <w:r w:rsidRPr="00AC6E76">
              <w:rPr>
                <w:rFonts w:cs="B Lotus" w:hint="cs"/>
                <w:sz w:val="28"/>
                <w:szCs w:val="28"/>
                <w:rtl/>
              </w:rPr>
              <w:t>پلاک</w:t>
            </w:r>
            <w:r w:rsidRPr="00AC6E76">
              <w:rPr>
                <w:rFonts w:cs="B Lotus"/>
                <w:sz w:val="28"/>
                <w:szCs w:val="28"/>
                <w:rtl/>
              </w:rPr>
              <w:t xml:space="preserve"> </w:t>
            </w:r>
            <w:r w:rsidRPr="00AC6E76">
              <w:rPr>
                <w:rFonts w:cs="B Lotus" w:hint="cs"/>
                <w:sz w:val="28"/>
                <w:szCs w:val="28"/>
                <w:rtl/>
              </w:rPr>
              <w:t>بیمه</w:t>
            </w:r>
            <w:r w:rsidRPr="00AC6E76">
              <w:rPr>
                <w:rFonts w:cs="B Lotus"/>
                <w:sz w:val="28"/>
                <w:szCs w:val="28"/>
                <w:rtl/>
              </w:rPr>
              <w:t xml:space="preserve"> </w:t>
            </w:r>
            <w:r w:rsidRPr="00AC6E76">
              <w:rPr>
                <w:rFonts w:cs="B Lotus" w:hint="cs"/>
                <w:sz w:val="28"/>
                <w:szCs w:val="28"/>
                <w:rtl/>
              </w:rPr>
              <w:t>نامه</w:t>
            </w:r>
            <w:r w:rsidRPr="00AC6E76">
              <w:rPr>
                <w:rFonts w:cs="B Lotus"/>
                <w:sz w:val="28"/>
                <w:szCs w:val="28"/>
                <w:rtl/>
              </w:rPr>
              <w:t xml:space="preserve"> </w:t>
            </w:r>
            <w:r w:rsidRPr="00AC6E76">
              <w:rPr>
                <w:rFonts w:cs="B Lotus" w:hint="cs"/>
                <w:sz w:val="28"/>
                <w:szCs w:val="28"/>
                <w:rtl/>
              </w:rPr>
              <w:t>انتقالی</w:t>
            </w:r>
            <w:r w:rsidRPr="00AC6E76">
              <w:rPr>
                <w:rFonts w:cs="B Lotus"/>
                <w:sz w:val="28"/>
                <w:szCs w:val="28"/>
                <w:rtl/>
              </w:rPr>
              <w:t xml:space="preserve"> </w:t>
            </w:r>
            <w:r w:rsidRPr="00AC6E76">
              <w:rPr>
                <w:rFonts w:cs="B Lotus" w:hint="cs"/>
                <w:sz w:val="28"/>
                <w:szCs w:val="28"/>
                <w:rtl/>
              </w:rPr>
              <w:t>متفاوت</w:t>
            </w:r>
            <w:r w:rsidRPr="00AC6E76">
              <w:rPr>
                <w:rFonts w:cs="B Lotus"/>
                <w:sz w:val="28"/>
                <w:szCs w:val="28"/>
                <w:rtl/>
              </w:rPr>
              <w:t xml:space="preserve"> </w:t>
            </w:r>
            <w:r w:rsidRPr="00AC6E76">
              <w:rPr>
                <w:rFonts w:cs="B Lotus" w:hint="cs"/>
                <w:sz w:val="28"/>
                <w:szCs w:val="28"/>
                <w:rtl/>
              </w:rPr>
              <w:t>است</w:t>
            </w:r>
          </w:p>
        </w:tc>
      </w:tr>
      <w:tr w:rsidR="00BF3BF7" w:rsidRPr="00F733A3" w14:paraId="12C62E7D"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F5DA885" w14:textId="559CC724" w:rsidR="00BF3BF7" w:rsidRPr="00D72361" w:rsidRDefault="00BF3BF7" w:rsidP="005F200A">
            <w:pPr>
              <w:bidi w:val="0"/>
              <w:jc w:val="center"/>
              <w:rPr>
                <w:rFonts w:ascii="Calibri" w:hAnsi="Calibri" w:cs="Calibri"/>
                <w:color w:val="000000"/>
                <w:rtl/>
              </w:rPr>
            </w:pPr>
            <w:r w:rsidRPr="00D72361">
              <w:rPr>
                <w:rFonts w:ascii="Calibri" w:hAnsi="Calibri" w:cs="Calibri" w:hint="cs"/>
                <w:color w:val="000000"/>
                <w:rtl/>
              </w:rPr>
              <w:t>177</w:t>
            </w:r>
          </w:p>
        </w:tc>
        <w:tc>
          <w:tcPr>
            <w:tcW w:w="7450" w:type="dxa"/>
            <w:tcBorders>
              <w:right w:val="single" w:sz="4" w:space="0" w:color="auto"/>
            </w:tcBorders>
            <w:noWrap/>
          </w:tcPr>
          <w:p w14:paraId="0716DA6D" w14:textId="47B11B3B" w:rsidR="00BF3BF7" w:rsidRPr="00AC6E76" w:rsidRDefault="00BF3BF7" w:rsidP="00D72361">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AC6E76">
              <w:rPr>
                <w:rFonts w:cs="B Lotus"/>
                <w:sz w:val="28"/>
                <w:szCs w:val="28"/>
              </w:rPr>
              <w:t>ShftNtnlId</w:t>
            </w:r>
            <w:r w:rsidR="00E829D0" w:rsidRPr="00AC6E76">
              <w:rPr>
                <w:rFonts w:cs="B Lotus" w:hint="cs"/>
                <w:sz w:val="28"/>
                <w:szCs w:val="28"/>
                <w:rtl/>
              </w:rPr>
              <w:t xml:space="preserve"> - کد</w:t>
            </w:r>
            <w:r w:rsidR="00E829D0" w:rsidRPr="00AC6E76">
              <w:rPr>
                <w:rFonts w:cs="B Lotus"/>
                <w:sz w:val="28"/>
                <w:szCs w:val="28"/>
                <w:rtl/>
              </w:rPr>
              <w:t xml:space="preserve"> </w:t>
            </w:r>
            <w:r w:rsidR="00E829D0" w:rsidRPr="00AC6E76">
              <w:rPr>
                <w:rFonts w:cs="B Lotus" w:hint="cs"/>
                <w:sz w:val="28"/>
                <w:szCs w:val="28"/>
                <w:rtl/>
              </w:rPr>
              <w:t>ملی</w:t>
            </w:r>
            <w:r w:rsidR="00E829D0" w:rsidRPr="00AC6E76">
              <w:rPr>
                <w:rFonts w:cs="B Lotus"/>
                <w:sz w:val="28"/>
                <w:szCs w:val="28"/>
                <w:rtl/>
              </w:rPr>
              <w:t xml:space="preserve"> </w:t>
            </w:r>
            <w:r w:rsidR="00E829D0" w:rsidRPr="00AC6E76">
              <w:rPr>
                <w:rFonts w:cs="B Lotus" w:hint="cs"/>
                <w:sz w:val="28"/>
                <w:szCs w:val="28"/>
                <w:rtl/>
              </w:rPr>
              <w:t>وارد</w:t>
            </w:r>
            <w:r w:rsidR="00E829D0" w:rsidRPr="00AC6E76">
              <w:rPr>
                <w:rFonts w:cs="B Lotus"/>
                <w:sz w:val="28"/>
                <w:szCs w:val="28"/>
                <w:rtl/>
              </w:rPr>
              <w:t xml:space="preserve"> </w:t>
            </w:r>
            <w:r w:rsidR="00E829D0" w:rsidRPr="00AC6E76">
              <w:rPr>
                <w:rFonts w:cs="B Lotus" w:hint="cs"/>
                <w:sz w:val="28"/>
                <w:szCs w:val="28"/>
                <w:rtl/>
              </w:rPr>
              <w:t>شده</w:t>
            </w:r>
            <w:r w:rsidR="00E829D0" w:rsidRPr="00AC6E76">
              <w:rPr>
                <w:rFonts w:cs="B Lotus"/>
                <w:sz w:val="28"/>
                <w:szCs w:val="28"/>
                <w:rtl/>
              </w:rPr>
              <w:t xml:space="preserve"> </w:t>
            </w:r>
            <w:r w:rsidR="00E829D0" w:rsidRPr="00AC6E76">
              <w:rPr>
                <w:rFonts w:cs="B Lotus" w:hint="cs"/>
                <w:sz w:val="28"/>
                <w:szCs w:val="28"/>
                <w:rtl/>
              </w:rPr>
              <w:t>با</w:t>
            </w:r>
            <w:r w:rsidR="00E829D0" w:rsidRPr="00AC6E76">
              <w:rPr>
                <w:rFonts w:cs="B Lotus"/>
                <w:sz w:val="28"/>
                <w:szCs w:val="28"/>
                <w:rtl/>
              </w:rPr>
              <w:t xml:space="preserve"> </w:t>
            </w:r>
            <w:r w:rsidR="00E829D0" w:rsidRPr="00AC6E76">
              <w:rPr>
                <w:rFonts w:cs="B Lotus" w:hint="cs"/>
                <w:sz w:val="28"/>
                <w:szCs w:val="28"/>
                <w:rtl/>
              </w:rPr>
              <w:t>کدملی</w:t>
            </w:r>
            <w:r w:rsidR="00E829D0" w:rsidRPr="00AC6E76">
              <w:rPr>
                <w:rFonts w:cs="B Lotus"/>
                <w:sz w:val="28"/>
                <w:szCs w:val="28"/>
                <w:rtl/>
              </w:rPr>
              <w:t xml:space="preserve"> </w:t>
            </w:r>
            <w:r w:rsidR="00E829D0" w:rsidRPr="00AC6E76">
              <w:rPr>
                <w:rFonts w:cs="B Lotus" w:hint="cs"/>
                <w:sz w:val="28"/>
                <w:szCs w:val="28"/>
                <w:rtl/>
              </w:rPr>
              <w:t>مالک</w:t>
            </w:r>
            <w:r w:rsidR="00E829D0" w:rsidRPr="00AC6E76">
              <w:rPr>
                <w:rFonts w:cs="B Lotus"/>
                <w:sz w:val="28"/>
                <w:szCs w:val="28"/>
                <w:rtl/>
              </w:rPr>
              <w:t xml:space="preserve"> </w:t>
            </w:r>
            <w:r w:rsidR="00E829D0" w:rsidRPr="00AC6E76">
              <w:rPr>
                <w:rFonts w:cs="B Lotus" w:hint="cs"/>
                <w:sz w:val="28"/>
                <w:szCs w:val="28"/>
                <w:rtl/>
              </w:rPr>
              <w:t>خودرو</w:t>
            </w:r>
            <w:r w:rsidR="00E829D0" w:rsidRPr="00AC6E76">
              <w:rPr>
                <w:rFonts w:cs="B Lotus"/>
                <w:sz w:val="28"/>
                <w:szCs w:val="28"/>
                <w:rtl/>
              </w:rPr>
              <w:t xml:space="preserve"> </w:t>
            </w:r>
            <w:r w:rsidR="00E829D0" w:rsidRPr="00AC6E76">
              <w:rPr>
                <w:rFonts w:cs="B Lotus" w:hint="cs"/>
                <w:sz w:val="28"/>
                <w:szCs w:val="28"/>
                <w:rtl/>
              </w:rPr>
              <w:t>متفاوت</w:t>
            </w:r>
            <w:r w:rsidR="00E829D0" w:rsidRPr="00AC6E76">
              <w:rPr>
                <w:rFonts w:cs="B Lotus"/>
                <w:sz w:val="28"/>
                <w:szCs w:val="28"/>
                <w:rtl/>
              </w:rPr>
              <w:t xml:space="preserve"> </w:t>
            </w:r>
            <w:r w:rsidR="00E829D0" w:rsidRPr="00AC6E76">
              <w:rPr>
                <w:rFonts w:cs="B Lotus" w:hint="cs"/>
                <w:sz w:val="28"/>
                <w:szCs w:val="28"/>
                <w:rtl/>
              </w:rPr>
              <w:t>است</w:t>
            </w:r>
          </w:p>
        </w:tc>
      </w:tr>
      <w:tr w:rsidR="00BF3BF7" w:rsidRPr="00F733A3" w14:paraId="1EA26BC0"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5307D77" w14:textId="7912C4B2" w:rsidR="00BF3BF7" w:rsidRDefault="00BF3BF7" w:rsidP="005F200A">
            <w:pPr>
              <w:bidi w:val="0"/>
              <w:jc w:val="center"/>
              <w:rPr>
                <w:rFonts w:ascii="Calibri" w:hAnsi="Calibri" w:cs="Calibri"/>
                <w:color w:val="000000"/>
                <w:rtl/>
              </w:rPr>
            </w:pPr>
            <w:r>
              <w:rPr>
                <w:rFonts w:ascii="Calibri" w:hAnsi="Calibri" w:cs="Calibri" w:hint="cs"/>
                <w:color w:val="000000"/>
                <w:rtl/>
              </w:rPr>
              <w:t>178</w:t>
            </w:r>
          </w:p>
        </w:tc>
        <w:tc>
          <w:tcPr>
            <w:tcW w:w="7450" w:type="dxa"/>
            <w:tcBorders>
              <w:right w:val="single" w:sz="4" w:space="0" w:color="auto"/>
            </w:tcBorders>
            <w:noWrap/>
          </w:tcPr>
          <w:p w14:paraId="3049E9FD" w14:textId="7F2602A2" w:rsidR="00BF3BF7" w:rsidRPr="00AC6E76" w:rsidRDefault="00E829D0" w:rsidP="005F200A">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AC6E76">
              <w:rPr>
                <w:rFonts w:cs="B Lotus"/>
                <w:sz w:val="28"/>
                <w:szCs w:val="28"/>
              </w:rPr>
              <w:t>PlkOwnInsTypCod</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نوع</w:t>
            </w:r>
            <w:r w:rsidRPr="00AC6E76">
              <w:rPr>
                <w:rFonts w:cs="B Lotus"/>
                <w:sz w:val="28"/>
                <w:szCs w:val="28"/>
                <w:rtl/>
              </w:rPr>
              <w:t xml:space="preserve"> </w:t>
            </w:r>
            <w:r w:rsidRPr="00AC6E76">
              <w:rPr>
                <w:rFonts w:cs="B Lotus" w:hint="cs"/>
                <w:sz w:val="28"/>
                <w:szCs w:val="28"/>
                <w:rtl/>
              </w:rPr>
              <w:t>مالک</w:t>
            </w:r>
            <w:r w:rsidRPr="00AC6E76">
              <w:rPr>
                <w:rFonts w:cs="B Lotus"/>
                <w:sz w:val="28"/>
                <w:szCs w:val="28"/>
                <w:rtl/>
              </w:rPr>
              <w:t xml:space="preserve"> </w:t>
            </w:r>
            <w:r w:rsidRPr="00AC6E76">
              <w:rPr>
                <w:rFonts w:cs="B Lotus" w:hint="cs"/>
                <w:sz w:val="28"/>
                <w:szCs w:val="28"/>
                <w:rtl/>
              </w:rPr>
              <w:t>خالی</w:t>
            </w:r>
            <w:r w:rsidRPr="00AC6E76">
              <w:rPr>
                <w:rFonts w:cs="B Lotus"/>
                <w:sz w:val="28"/>
                <w:szCs w:val="28"/>
                <w:rtl/>
              </w:rPr>
              <w:t xml:space="preserve"> </w:t>
            </w:r>
            <w:r w:rsidRPr="00AC6E76">
              <w:rPr>
                <w:rFonts w:cs="B Lotus" w:hint="cs"/>
                <w:sz w:val="28"/>
                <w:szCs w:val="28"/>
                <w:rtl/>
              </w:rPr>
              <w:t>می</w:t>
            </w:r>
            <w:r w:rsidRPr="00AC6E76">
              <w:rPr>
                <w:rFonts w:cs="B Lotus"/>
                <w:sz w:val="28"/>
                <w:szCs w:val="28"/>
                <w:rtl/>
              </w:rPr>
              <w:t xml:space="preserve"> </w:t>
            </w:r>
            <w:r w:rsidRPr="00AC6E76">
              <w:rPr>
                <w:rFonts w:cs="B Lotus" w:hint="cs"/>
                <w:sz w:val="28"/>
                <w:szCs w:val="28"/>
                <w:rtl/>
              </w:rPr>
              <w:t>باشد</w:t>
            </w:r>
          </w:p>
        </w:tc>
      </w:tr>
      <w:tr w:rsidR="00BF3BF7" w:rsidRPr="00F733A3" w14:paraId="499E1CCE"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8A08406" w14:textId="1D1F24DD" w:rsidR="00BF3BF7" w:rsidRDefault="00BF3BF7" w:rsidP="005F200A">
            <w:pPr>
              <w:bidi w:val="0"/>
              <w:jc w:val="center"/>
              <w:rPr>
                <w:rFonts w:ascii="Calibri" w:hAnsi="Calibri" w:cs="Calibri"/>
                <w:color w:val="000000"/>
                <w:rtl/>
              </w:rPr>
            </w:pPr>
            <w:r>
              <w:rPr>
                <w:rFonts w:ascii="Calibri" w:hAnsi="Calibri" w:cs="Calibri" w:hint="cs"/>
                <w:color w:val="000000"/>
                <w:rtl/>
              </w:rPr>
              <w:t>179</w:t>
            </w:r>
          </w:p>
        </w:tc>
        <w:tc>
          <w:tcPr>
            <w:tcW w:w="7450" w:type="dxa"/>
            <w:tcBorders>
              <w:right w:val="single" w:sz="4" w:space="0" w:color="auto"/>
            </w:tcBorders>
            <w:noWrap/>
          </w:tcPr>
          <w:p w14:paraId="60F59D3D" w14:textId="72ED52BA" w:rsidR="00BF3BF7" w:rsidRPr="00AC6E76" w:rsidRDefault="00E829D0" w:rsidP="005F200A">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AC6E76">
              <w:rPr>
                <w:rFonts w:cs="B Lotus"/>
                <w:sz w:val="28"/>
                <w:szCs w:val="28"/>
              </w:rPr>
              <w:t>PlkOwnInsTypCod</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نوع</w:t>
            </w:r>
            <w:r w:rsidRPr="00AC6E76">
              <w:rPr>
                <w:rFonts w:cs="B Lotus"/>
                <w:sz w:val="28"/>
                <w:szCs w:val="28"/>
                <w:rtl/>
              </w:rPr>
              <w:t xml:space="preserve"> </w:t>
            </w:r>
            <w:r w:rsidRPr="00AC6E76">
              <w:rPr>
                <w:rFonts w:cs="B Lotus" w:hint="cs"/>
                <w:sz w:val="28"/>
                <w:szCs w:val="28"/>
                <w:rtl/>
              </w:rPr>
              <w:t>مالک</w:t>
            </w:r>
            <w:r w:rsidRPr="00AC6E76">
              <w:rPr>
                <w:rFonts w:cs="B Lotus"/>
                <w:sz w:val="28"/>
                <w:szCs w:val="28"/>
                <w:rtl/>
              </w:rPr>
              <w:t xml:space="preserve"> </w:t>
            </w:r>
            <w:r w:rsidRPr="00AC6E76">
              <w:rPr>
                <w:rFonts w:cs="B Lotus" w:hint="cs"/>
                <w:sz w:val="28"/>
                <w:szCs w:val="28"/>
                <w:rtl/>
              </w:rPr>
              <w:t>معتبر</w:t>
            </w:r>
            <w:r w:rsidRPr="00AC6E76">
              <w:rPr>
                <w:rFonts w:cs="B Lotus"/>
                <w:sz w:val="28"/>
                <w:szCs w:val="28"/>
                <w:rtl/>
              </w:rPr>
              <w:t xml:space="preserve"> </w:t>
            </w:r>
            <w:r w:rsidRPr="00AC6E76">
              <w:rPr>
                <w:rFonts w:cs="B Lotus" w:hint="cs"/>
                <w:sz w:val="28"/>
                <w:szCs w:val="28"/>
                <w:rtl/>
              </w:rPr>
              <w:t>نیست</w:t>
            </w:r>
          </w:p>
        </w:tc>
      </w:tr>
      <w:tr w:rsidR="00BF3BF7" w:rsidRPr="00F733A3" w14:paraId="29F4A9D7"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CCC337F" w14:textId="78315798" w:rsidR="00BF3BF7" w:rsidRDefault="00BF3BF7" w:rsidP="005F200A">
            <w:pPr>
              <w:bidi w:val="0"/>
              <w:jc w:val="center"/>
              <w:rPr>
                <w:rFonts w:ascii="Calibri" w:hAnsi="Calibri" w:cs="Calibri"/>
                <w:color w:val="000000"/>
                <w:rtl/>
              </w:rPr>
            </w:pPr>
            <w:r>
              <w:rPr>
                <w:rFonts w:ascii="Calibri" w:hAnsi="Calibri" w:cs="Calibri" w:hint="cs"/>
                <w:color w:val="000000"/>
                <w:rtl/>
              </w:rPr>
              <w:t>180</w:t>
            </w:r>
          </w:p>
        </w:tc>
        <w:tc>
          <w:tcPr>
            <w:tcW w:w="7450" w:type="dxa"/>
            <w:tcBorders>
              <w:right w:val="single" w:sz="4" w:space="0" w:color="auto"/>
            </w:tcBorders>
            <w:noWrap/>
          </w:tcPr>
          <w:p w14:paraId="30E05A4B" w14:textId="37B4B8B6" w:rsidR="00BF3BF7" w:rsidRPr="00AC6E76" w:rsidRDefault="00E829D0" w:rsidP="005F200A">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AC6E76">
              <w:rPr>
                <w:rFonts w:cs="B Lotus"/>
                <w:sz w:val="28"/>
                <w:szCs w:val="28"/>
              </w:rPr>
              <w:t>IsPlkOwnIrn</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تابعیت</w:t>
            </w:r>
            <w:r w:rsidRPr="00AC6E76">
              <w:rPr>
                <w:rFonts w:cs="B Lotus"/>
                <w:sz w:val="28"/>
                <w:szCs w:val="28"/>
                <w:rtl/>
              </w:rPr>
              <w:t xml:space="preserve"> </w:t>
            </w:r>
            <w:r w:rsidRPr="00AC6E76">
              <w:rPr>
                <w:rFonts w:cs="B Lotus" w:hint="cs"/>
                <w:sz w:val="28"/>
                <w:szCs w:val="28"/>
                <w:rtl/>
              </w:rPr>
              <w:t>مالک</w:t>
            </w:r>
            <w:r w:rsidRPr="00AC6E76">
              <w:rPr>
                <w:rFonts w:cs="B Lotus"/>
                <w:sz w:val="28"/>
                <w:szCs w:val="28"/>
                <w:rtl/>
              </w:rPr>
              <w:t xml:space="preserve"> </w:t>
            </w:r>
            <w:r w:rsidRPr="00AC6E76">
              <w:rPr>
                <w:rFonts w:cs="B Lotus" w:hint="cs"/>
                <w:sz w:val="28"/>
                <w:szCs w:val="28"/>
                <w:rtl/>
              </w:rPr>
              <w:t>خالی</w:t>
            </w:r>
            <w:r w:rsidRPr="00AC6E76">
              <w:rPr>
                <w:rFonts w:cs="B Lotus"/>
                <w:sz w:val="28"/>
                <w:szCs w:val="28"/>
                <w:rtl/>
              </w:rPr>
              <w:t xml:space="preserve"> </w:t>
            </w:r>
            <w:r w:rsidRPr="00AC6E76">
              <w:rPr>
                <w:rFonts w:cs="B Lotus" w:hint="cs"/>
                <w:sz w:val="28"/>
                <w:szCs w:val="28"/>
                <w:rtl/>
              </w:rPr>
              <w:t>می</w:t>
            </w:r>
            <w:r w:rsidRPr="00AC6E76">
              <w:rPr>
                <w:rFonts w:cs="B Lotus"/>
                <w:sz w:val="28"/>
                <w:szCs w:val="28"/>
                <w:rtl/>
              </w:rPr>
              <w:t xml:space="preserve"> </w:t>
            </w:r>
            <w:r w:rsidRPr="00AC6E76">
              <w:rPr>
                <w:rFonts w:cs="B Lotus" w:hint="cs"/>
                <w:sz w:val="28"/>
                <w:szCs w:val="28"/>
                <w:rtl/>
              </w:rPr>
              <w:t>باشد</w:t>
            </w:r>
          </w:p>
        </w:tc>
      </w:tr>
      <w:tr w:rsidR="00BF3BF7" w:rsidRPr="00F733A3" w14:paraId="65AD6FC4"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10D411C" w14:textId="09708EC6" w:rsidR="00BF3BF7" w:rsidRDefault="00BF3BF7" w:rsidP="005F200A">
            <w:pPr>
              <w:bidi w:val="0"/>
              <w:jc w:val="center"/>
              <w:rPr>
                <w:rFonts w:ascii="Calibri" w:hAnsi="Calibri" w:cs="Calibri"/>
                <w:color w:val="000000"/>
                <w:rtl/>
              </w:rPr>
            </w:pPr>
            <w:r>
              <w:rPr>
                <w:rFonts w:ascii="Calibri" w:hAnsi="Calibri" w:cs="Calibri" w:hint="cs"/>
                <w:color w:val="000000"/>
                <w:rtl/>
              </w:rPr>
              <w:t>181</w:t>
            </w:r>
          </w:p>
        </w:tc>
        <w:tc>
          <w:tcPr>
            <w:tcW w:w="7450" w:type="dxa"/>
            <w:tcBorders>
              <w:right w:val="single" w:sz="4" w:space="0" w:color="auto"/>
            </w:tcBorders>
            <w:noWrap/>
          </w:tcPr>
          <w:p w14:paraId="0487B813" w14:textId="3109C6CD" w:rsidR="00BF3BF7" w:rsidRPr="00AC6E76" w:rsidRDefault="00E829D0" w:rsidP="005F200A">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AC6E76">
              <w:rPr>
                <w:rFonts w:cs="B Lotus"/>
                <w:sz w:val="28"/>
                <w:szCs w:val="28"/>
              </w:rPr>
              <w:t>IsPlkOwnIrn</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تابعیت</w:t>
            </w:r>
            <w:r w:rsidRPr="00AC6E76">
              <w:rPr>
                <w:rFonts w:cs="B Lotus"/>
                <w:sz w:val="28"/>
                <w:szCs w:val="28"/>
                <w:rtl/>
              </w:rPr>
              <w:t xml:space="preserve"> </w:t>
            </w:r>
            <w:r w:rsidRPr="00AC6E76">
              <w:rPr>
                <w:rFonts w:cs="B Lotus" w:hint="cs"/>
                <w:sz w:val="28"/>
                <w:szCs w:val="28"/>
                <w:rtl/>
              </w:rPr>
              <w:t>مالک</w:t>
            </w:r>
            <w:r w:rsidRPr="00AC6E76">
              <w:rPr>
                <w:rFonts w:cs="B Lotus"/>
                <w:sz w:val="28"/>
                <w:szCs w:val="28"/>
                <w:rtl/>
              </w:rPr>
              <w:t xml:space="preserve"> </w:t>
            </w:r>
            <w:r w:rsidRPr="00AC6E76">
              <w:rPr>
                <w:rFonts w:cs="B Lotus" w:hint="cs"/>
                <w:sz w:val="28"/>
                <w:szCs w:val="28"/>
                <w:rtl/>
              </w:rPr>
              <w:t>معتبر</w:t>
            </w:r>
            <w:r w:rsidRPr="00AC6E76">
              <w:rPr>
                <w:rFonts w:cs="B Lotus"/>
                <w:sz w:val="28"/>
                <w:szCs w:val="28"/>
                <w:rtl/>
              </w:rPr>
              <w:t xml:space="preserve"> </w:t>
            </w:r>
            <w:r w:rsidRPr="00AC6E76">
              <w:rPr>
                <w:rFonts w:cs="B Lotus" w:hint="cs"/>
                <w:sz w:val="28"/>
                <w:szCs w:val="28"/>
                <w:rtl/>
              </w:rPr>
              <w:t>نیست</w:t>
            </w:r>
          </w:p>
        </w:tc>
      </w:tr>
      <w:tr w:rsidR="00BF3BF7" w:rsidRPr="00F733A3" w14:paraId="0C743D57"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EA224E3" w14:textId="0DC661E3" w:rsidR="00BF3BF7" w:rsidRDefault="00BF3BF7" w:rsidP="00E829D0">
            <w:pPr>
              <w:bidi w:val="0"/>
              <w:jc w:val="center"/>
              <w:rPr>
                <w:rFonts w:ascii="Calibri" w:hAnsi="Calibri" w:cs="Calibri"/>
                <w:color w:val="000000"/>
                <w:rtl/>
              </w:rPr>
            </w:pPr>
            <w:r>
              <w:rPr>
                <w:rFonts w:ascii="Calibri" w:hAnsi="Calibri" w:cs="Calibri" w:hint="cs"/>
                <w:color w:val="000000"/>
                <w:rtl/>
              </w:rPr>
              <w:t>18</w:t>
            </w:r>
            <w:r w:rsidR="00E829D0">
              <w:rPr>
                <w:rFonts w:ascii="Calibri" w:hAnsi="Calibri" w:cs="Calibri" w:hint="cs"/>
                <w:color w:val="000000"/>
                <w:rtl/>
              </w:rPr>
              <w:t>2</w:t>
            </w:r>
          </w:p>
        </w:tc>
        <w:tc>
          <w:tcPr>
            <w:tcW w:w="7450" w:type="dxa"/>
            <w:tcBorders>
              <w:right w:val="single" w:sz="4" w:space="0" w:color="auto"/>
            </w:tcBorders>
            <w:noWrap/>
          </w:tcPr>
          <w:p w14:paraId="4D6DE843" w14:textId="1FFB7BBB" w:rsidR="00BF3BF7" w:rsidRPr="00AC6E76" w:rsidRDefault="00E829D0" w:rsidP="005F200A">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AC6E76">
              <w:rPr>
                <w:rFonts w:cs="B Lotus"/>
                <w:sz w:val="28"/>
                <w:szCs w:val="28"/>
              </w:rPr>
              <w:t>PlkOwnNtnlId</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ملی</w:t>
            </w:r>
            <w:r w:rsidRPr="00AC6E76">
              <w:rPr>
                <w:rFonts w:cs="B Lotus"/>
                <w:sz w:val="28"/>
                <w:szCs w:val="28"/>
                <w:rtl/>
              </w:rPr>
              <w:t xml:space="preserve"> </w:t>
            </w:r>
            <w:r w:rsidRPr="00AC6E76">
              <w:rPr>
                <w:rFonts w:cs="B Lotus" w:hint="cs"/>
                <w:sz w:val="28"/>
                <w:szCs w:val="28"/>
                <w:rtl/>
              </w:rPr>
              <w:t>مالک</w:t>
            </w:r>
            <w:r w:rsidRPr="00AC6E76">
              <w:rPr>
                <w:rFonts w:cs="B Lotus"/>
                <w:sz w:val="28"/>
                <w:szCs w:val="28"/>
                <w:rtl/>
              </w:rPr>
              <w:t xml:space="preserve"> </w:t>
            </w:r>
            <w:r w:rsidRPr="00AC6E76">
              <w:rPr>
                <w:rFonts w:cs="B Lotus" w:hint="cs"/>
                <w:sz w:val="28"/>
                <w:szCs w:val="28"/>
                <w:rtl/>
              </w:rPr>
              <w:t>خالی</w:t>
            </w:r>
            <w:r w:rsidRPr="00AC6E76">
              <w:rPr>
                <w:rFonts w:cs="B Lotus"/>
                <w:sz w:val="28"/>
                <w:szCs w:val="28"/>
                <w:rtl/>
              </w:rPr>
              <w:t xml:space="preserve"> </w:t>
            </w:r>
            <w:r w:rsidRPr="00AC6E76">
              <w:rPr>
                <w:rFonts w:cs="B Lotus" w:hint="cs"/>
                <w:sz w:val="28"/>
                <w:szCs w:val="28"/>
                <w:rtl/>
              </w:rPr>
              <w:t>می</w:t>
            </w:r>
            <w:r w:rsidRPr="00AC6E76">
              <w:rPr>
                <w:rFonts w:cs="B Lotus"/>
                <w:sz w:val="28"/>
                <w:szCs w:val="28"/>
                <w:rtl/>
              </w:rPr>
              <w:t xml:space="preserve"> </w:t>
            </w:r>
            <w:r w:rsidRPr="00AC6E76">
              <w:rPr>
                <w:rFonts w:cs="B Lotus" w:hint="cs"/>
                <w:sz w:val="28"/>
                <w:szCs w:val="28"/>
                <w:rtl/>
              </w:rPr>
              <w:t>باشد</w:t>
            </w:r>
          </w:p>
        </w:tc>
      </w:tr>
      <w:tr w:rsidR="00BF3BF7" w:rsidRPr="00F733A3" w14:paraId="1545E9E4"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22153C5" w14:textId="7C8BE90A" w:rsidR="00BF3BF7" w:rsidRDefault="00BF3BF7" w:rsidP="005F200A">
            <w:pPr>
              <w:bidi w:val="0"/>
              <w:jc w:val="center"/>
              <w:rPr>
                <w:rFonts w:ascii="Calibri" w:hAnsi="Calibri" w:cs="Calibri"/>
                <w:color w:val="000000"/>
                <w:rtl/>
              </w:rPr>
            </w:pPr>
            <w:r>
              <w:rPr>
                <w:rFonts w:ascii="Calibri" w:hAnsi="Calibri" w:cs="Calibri" w:hint="cs"/>
                <w:color w:val="000000"/>
                <w:rtl/>
              </w:rPr>
              <w:t>183</w:t>
            </w:r>
          </w:p>
        </w:tc>
        <w:tc>
          <w:tcPr>
            <w:tcW w:w="7450" w:type="dxa"/>
            <w:tcBorders>
              <w:right w:val="single" w:sz="4" w:space="0" w:color="auto"/>
            </w:tcBorders>
            <w:noWrap/>
          </w:tcPr>
          <w:p w14:paraId="73977A90" w14:textId="7E4206C4" w:rsidR="00BF3BF7" w:rsidRPr="00AC6E76" w:rsidRDefault="00E829D0" w:rsidP="005F200A">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AC6E76">
              <w:rPr>
                <w:rFonts w:cs="B Lotus"/>
                <w:sz w:val="28"/>
                <w:szCs w:val="28"/>
              </w:rPr>
              <w:t>PlkOwnLglId</w:t>
            </w:r>
            <w:r w:rsidRPr="00AC6E76">
              <w:rPr>
                <w:rFonts w:cs="B Lotus" w:hint="cs"/>
                <w:sz w:val="28"/>
                <w:szCs w:val="28"/>
                <w:rtl/>
              </w:rPr>
              <w:t xml:space="preserve"> - شناسه</w:t>
            </w:r>
            <w:r w:rsidRPr="00AC6E76">
              <w:rPr>
                <w:rFonts w:cs="B Lotus"/>
                <w:sz w:val="28"/>
                <w:szCs w:val="28"/>
                <w:rtl/>
              </w:rPr>
              <w:t xml:space="preserve"> </w:t>
            </w:r>
            <w:r w:rsidRPr="00AC6E76">
              <w:rPr>
                <w:rFonts w:cs="B Lotus" w:hint="cs"/>
                <w:sz w:val="28"/>
                <w:szCs w:val="28"/>
                <w:rtl/>
              </w:rPr>
              <w:t>ملی</w:t>
            </w:r>
            <w:r w:rsidRPr="00AC6E76">
              <w:rPr>
                <w:rFonts w:cs="B Lotus"/>
                <w:sz w:val="28"/>
                <w:szCs w:val="28"/>
                <w:rtl/>
              </w:rPr>
              <w:t xml:space="preserve"> </w:t>
            </w:r>
            <w:r w:rsidRPr="00AC6E76">
              <w:rPr>
                <w:rFonts w:cs="B Lotus" w:hint="cs"/>
                <w:sz w:val="28"/>
                <w:szCs w:val="28"/>
                <w:rtl/>
              </w:rPr>
              <w:t>حقوقی</w:t>
            </w:r>
            <w:r w:rsidRPr="00AC6E76">
              <w:rPr>
                <w:rFonts w:cs="B Lotus"/>
                <w:sz w:val="28"/>
                <w:szCs w:val="28"/>
                <w:rtl/>
              </w:rPr>
              <w:t xml:space="preserve"> </w:t>
            </w:r>
            <w:r w:rsidRPr="00AC6E76">
              <w:rPr>
                <w:rFonts w:cs="B Lotus" w:hint="cs"/>
                <w:sz w:val="28"/>
                <w:szCs w:val="28"/>
                <w:rtl/>
              </w:rPr>
              <w:t>مالک</w:t>
            </w:r>
            <w:r w:rsidRPr="00AC6E76">
              <w:rPr>
                <w:rFonts w:cs="B Lotus"/>
                <w:sz w:val="28"/>
                <w:szCs w:val="28"/>
                <w:rtl/>
              </w:rPr>
              <w:t xml:space="preserve"> </w:t>
            </w:r>
            <w:r w:rsidRPr="00AC6E76">
              <w:rPr>
                <w:rFonts w:cs="B Lotus" w:hint="cs"/>
                <w:sz w:val="28"/>
                <w:szCs w:val="28"/>
                <w:rtl/>
              </w:rPr>
              <w:t>خالی</w:t>
            </w:r>
            <w:r w:rsidRPr="00AC6E76">
              <w:rPr>
                <w:rFonts w:cs="B Lotus"/>
                <w:sz w:val="28"/>
                <w:szCs w:val="28"/>
                <w:rtl/>
              </w:rPr>
              <w:t xml:space="preserve"> </w:t>
            </w:r>
            <w:r w:rsidRPr="00AC6E76">
              <w:rPr>
                <w:rFonts w:cs="B Lotus" w:hint="cs"/>
                <w:sz w:val="28"/>
                <w:szCs w:val="28"/>
                <w:rtl/>
              </w:rPr>
              <w:t>می</w:t>
            </w:r>
            <w:r w:rsidRPr="00AC6E76">
              <w:rPr>
                <w:rFonts w:cs="B Lotus"/>
                <w:sz w:val="28"/>
                <w:szCs w:val="28"/>
                <w:rtl/>
              </w:rPr>
              <w:t xml:space="preserve"> </w:t>
            </w:r>
            <w:r w:rsidRPr="00AC6E76">
              <w:rPr>
                <w:rFonts w:cs="B Lotus" w:hint="cs"/>
                <w:sz w:val="28"/>
                <w:szCs w:val="28"/>
                <w:rtl/>
              </w:rPr>
              <w:t>باشد</w:t>
            </w:r>
          </w:p>
        </w:tc>
      </w:tr>
      <w:tr w:rsidR="00BF3BF7" w:rsidRPr="00F733A3" w14:paraId="203C6193"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5AC588E" w14:textId="1F274497" w:rsidR="00BF3BF7" w:rsidRDefault="00BF3BF7" w:rsidP="005F200A">
            <w:pPr>
              <w:bidi w:val="0"/>
              <w:jc w:val="center"/>
              <w:rPr>
                <w:rFonts w:ascii="Calibri" w:hAnsi="Calibri" w:cs="Calibri"/>
                <w:color w:val="000000"/>
                <w:rtl/>
              </w:rPr>
            </w:pPr>
            <w:r>
              <w:rPr>
                <w:rFonts w:ascii="Calibri" w:hAnsi="Calibri" w:cs="Calibri" w:hint="cs"/>
                <w:color w:val="000000"/>
                <w:rtl/>
              </w:rPr>
              <w:t>184</w:t>
            </w:r>
          </w:p>
        </w:tc>
        <w:tc>
          <w:tcPr>
            <w:tcW w:w="7450" w:type="dxa"/>
            <w:tcBorders>
              <w:right w:val="single" w:sz="4" w:space="0" w:color="auto"/>
            </w:tcBorders>
            <w:noWrap/>
          </w:tcPr>
          <w:p w14:paraId="7FCE1659" w14:textId="559BBF64" w:rsidR="00BF3BF7" w:rsidRPr="00AC6E76" w:rsidRDefault="00E829D0" w:rsidP="005F200A">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AC6E76">
              <w:rPr>
                <w:rFonts w:cs="B Lotus"/>
                <w:sz w:val="28"/>
                <w:szCs w:val="28"/>
              </w:rPr>
              <w:t>PlkOwnUnIrnCod</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اتباع</w:t>
            </w:r>
            <w:r w:rsidRPr="00AC6E76">
              <w:rPr>
                <w:rFonts w:cs="B Lotus"/>
                <w:sz w:val="28"/>
                <w:szCs w:val="28"/>
                <w:rtl/>
              </w:rPr>
              <w:t xml:space="preserve"> </w:t>
            </w:r>
            <w:r w:rsidRPr="00AC6E76">
              <w:rPr>
                <w:rFonts w:cs="B Lotus" w:hint="cs"/>
                <w:sz w:val="28"/>
                <w:szCs w:val="28"/>
                <w:rtl/>
              </w:rPr>
              <w:t>مالک</w:t>
            </w:r>
            <w:r w:rsidRPr="00AC6E76">
              <w:rPr>
                <w:rFonts w:cs="B Lotus"/>
                <w:sz w:val="28"/>
                <w:szCs w:val="28"/>
                <w:rtl/>
              </w:rPr>
              <w:t xml:space="preserve"> </w:t>
            </w:r>
            <w:r w:rsidRPr="00AC6E76">
              <w:rPr>
                <w:rFonts w:cs="B Lotus" w:hint="cs"/>
                <w:sz w:val="28"/>
                <w:szCs w:val="28"/>
                <w:rtl/>
              </w:rPr>
              <w:t>خالی</w:t>
            </w:r>
            <w:r w:rsidRPr="00AC6E76">
              <w:rPr>
                <w:rFonts w:cs="B Lotus"/>
                <w:sz w:val="28"/>
                <w:szCs w:val="28"/>
                <w:rtl/>
              </w:rPr>
              <w:t xml:space="preserve"> </w:t>
            </w:r>
            <w:r w:rsidRPr="00AC6E76">
              <w:rPr>
                <w:rFonts w:cs="B Lotus" w:hint="cs"/>
                <w:sz w:val="28"/>
                <w:szCs w:val="28"/>
                <w:rtl/>
              </w:rPr>
              <w:t>می</w:t>
            </w:r>
            <w:r w:rsidRPr="00AC6E76">
              <w:rPr>
                <w:rFonts w:cs="B Lotus"/>
                <w:sz w:val="28"/>
                <w:szCs w:val="28"/>
                <w:rtl/>
              </w:rPr>
              <w:t xml:space="preserve"> </w:t>
            </w:r>
            <w:r w:rsidRPr="00AC6E76">
              <w:rPr>
                <w:rFonts w:cs="B Lotus" w:hint="cs"/>
                <w:sz w:val="28"/>
                <w:szCs w:val="28"/>
                <w:rtl/>
              </w:rPr>
              <w:t>باشد</w:t>
            </w:r>
          </w:p>
        </w:tc>
      </w:tr>
      <w:tr w:rsidR="00BF3BF7" w:rsidRPr="00F733A3" w14:paraId="205F63A5"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8CA5E0D" w14:textId="4EB5BF9B" w:rsidR="00BF3BF7" w:rsidRDefault="00BF3BF7" w:rsidP="005F200A">
            <w:pPr>
              <w:bidi w:val="0"/>
              <w:jc w:val="center"/>
              <w:rPr>
                <w:rFonts w:ascii="Calibri" w:hAnsi="Calibri" w:cs="Calibri"/>
                <w:color w:val="000000"/>
                <w:rtl/>
              </w:rPr>
            </w:pPr>
            <w:r>
              <w:rPr>
                <w:rFonts w:ascii="Calibri" w:hAnsi="Calibri" w:cs="Calibri" w:hint="cs"/>
                <w:color w:val="000000"/>
                <w:rtl/>
              </w:rPr>
              <w:t>185</w:t>
            </w:r>
          </w:p>
        </w:tc>
        <w:tc>
          <w:tcPr>
            <w:tcW w:w="7450" w:type="dxa"/>
            <w:tcBorders>
              <w:right w:val="single" w:sz="4" w:space="0" w:color="auto"/>
            </w:tcBorders>
            <w:noWrap/>
          </w:tcPr>
          <w:p w14:paraId="2686E72D" w14:textId="115F8E66" w:rsidR="00BF3BF7" w:rsidRPr="00AC6E76" w:rsidRDefault="00BF3BF7" w:rsidP="00BF3BF7">
            <w:pPr>
              <w:tabs>
                <w:tab w:val="left" w:pos="2464"/>
              </w:tabs>
              <w:cnfStyle w:val="000000000000" w:firstRow="0" w:lastRow="0" w:firstColumn="0" w:lastColumn="0" w:oddVBand="0" w:evenVBand="0" w:oddHBand="0" w:evenHBand="0" w:firstRowFirstColumn="0" w:firstRowLastColumn="0" w:lastRowFirstColumn="0" w:lastRowLastColumn="0"/>
              <w:rPr>
                <w:rFonts w:cs="B Lotus"/>
                <w:sz w:val="28"/>
                <w:szCs w:val="28"/>
              </w:rPr>
            </w:pPr>
            <w:r w:rsidRPr="00AC6E76">
              <w:rPr>
                <w:rFonts w:cs="B Lotus"/>
                <w:sz w:val="28"/>
                <w:szCs w:val="28"/>
              </w:rPr>
              <w:t>FuelTypCod</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نوع</w:t>
            </w:r>
            <w:r w:rsidRPr="00AC6E76">
              <w:rPr>
                <w:rFonts w:cs="B Lotus"/>
                <w:sz w:val="28"/>
                <w:szCs w:val="28"/>
                <w:rtl/>
              </w:rPr>
              <w:t xml:space="preserve"> </w:t>
            </w:r>
            <w:r w:rsidRPr="00AC6E76">
              <w:rPr>
                <w:rFonts w:cs="B Lotus" w:hint="cs"/>
                <w:sz w:val="28"/>
                <w:szCs w:val="28"/>
                <w:rtl/>
              </w:rPr>
              <w:t>سوخت</w:t>
            </w:r>
            <w:r w:rsidRPr="00AC6E76">
              <w:rPr>
                <w:rFonts w:cs="B Lotus"/>
                <w:sz w:val="28"/>
                <w:szCs w:val="28"/>
                <w:rtl/>
              </w:rPr>
              <w:t xml:space="preserve"> </w:t>
            </w:r>
            <w:r w:rsidRPr="00AC6E76">
              <w:rPr>
                <w:rFonts w:cs="B Lotus" w:hint="cs"/>
                <w:sz w:val="28"/>
                <w:szCs w:val="28"/>
                <w:rtl/>
              </w:rPr>
              <w:t>خالی</w:t>
            </w:r>
            <w:r w:rsidRPr="00AC6E76">
              <w:rPr>
                <w:rFonts w:cs="B Lotus"/>
                <w:sz w:val="28"/>
                <w:szCs w:val="28"/>
                <w:rtl/>
              </w:rPr>
              <w:t xml:space="preserve"> </w:t>
            </w:r>
            <w:r w:rsidRPr="00AC6E76">
              <w:rPr>
                <w:rFonts w:cs="B Lotus" w:hint="cs"/>
                <w:sz w:val="28"/>
                <w:szCs w:val="28"/>
                <w:rtl/>
              </w:rPr>
              <w:t>است</w:t>
            </w:r>
          </w:p>
        </w:tc>
      </w:tr>
      <w:tr w:rsidR="00E829D0" w:rsidRPr="00F733A3" w14:paraId="291E250A"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1FE89D3" w14:textId="341B2DB8" w:rsidR="00E829D0" w:rsidRDefault="00E829D0" w:rsidP="005F200A">
            <w:pPr>
              <w:bidi w:val="0"/>
              <w:jc w:val="center"/>
              <w:rPr>
                <w:rFonts w:ascii="Calibri" w:hAnsi="Calibri" w:cs="Calibri"/>
                <w:color w:val="000000"/>
                <w:rtl/>
              </w:rPr>
            </w:pPr>
            <w:r>
              <w:rPr>
                <w:rFonts w:ascii="Calibri" w:hAnsi="Calibri" w:cs="Calibri" w:hint="cs"/>
                <w:color w:val="000000"/>
                <w:rtl/>
              </w:rPr>
              <w:t>186</w:t>
            </w:r>
          </w:p>
        </w:tc>
        <w:tc>
          <w:tcPr>
            <w:tcW w:w="7450" w:type="dxa"/>
            <w:tcBorders>
              <w:right w:val="single" w:sz="4" w:space="0" w:color="auto"/>
            </w:tcBorders>
            <w:noWrap/>
          </w:tcPr>
          <w:p w14:paraId="7CFA4B0D" w14:textId="79EF4D1F" w:rsidR="00E829D0" w:rsidRPr="00AC6E76" w:rsidRDefault="00E829D0" w:rsidP="00BF3BF7">
            <w:pPr>
              <w:tabs>
                <w:tab w:val="left" w:pos="2464"/>
              </w:tabs>
              <w:cnfStyle w:val="000000100000" w:firstRow="0" w:lastRow="0" w:firstColumn="0" w:lastColumn="0" w:oddVBand="0" w:evenVBand="0" w:oddHBand="1" w:evenHBand="0" w:firstRowFirstColumn="0" w:firstRowLastColumn="0" w:lastRowFirstColumn="0" w:lastRowLastColumn="0"/>
              <w:rPr>
                <w:rFonts w:cs="B Lotus"/>
                <w:sz w:val="28"/>
                <w:szCs w:val="28"/>
              </w:rPr>
            </w:pPr>
            <w:r w:rsidRPr="00AC6E76">
              <w:rPr>
                <w:rFonts w:cs="B Lotus"/>
                <w:sz w:val="28"/>
                <w:szCs w:val="28"/>
              </w:rPr>
              <w:t>InqGuid</w:t>
            </w:r>
            <w:r w:rsidRPr="00AC6E76">
              <w:rPr>
                <w:rFonts w:cs="B Lotus" w:hint="cs"/>
                <w:sz w:val="28"/>
                <w:szCs w:val="28"/>
                <w:rtl/>
              </w:rPr>
              <w:t xml:space="preserve"> - کد</w:t>
            </w:r>
            <w:r w:rsidRPr="00AC6E76">
              <w:rPr>
                <w:rFonts w:cs="B Lotus"/>
                <w:sz w:val="28"/>
                <w:szCs w:val="28"/>
                <w:rtl/>
              </w:rPr>
              <w:t xml:space="preserve"> </w:t>
            </w:r>
            <w:r w:rsidRPr="00AC6E76">
              <w:rPr>
                <w:rFonts w:cs="B Lotus" w:hint="cs"/>
                <w:sz w:val="28"/>
                <w:szCs w:val="28"/>
                <w:rtl/>
              </w:rPr>
              <w:t>رهگیری</w:t>
            </w:r>
            <w:r w:rsidRPr="00AC6E76">
              <w:rPr>
                <w:rFonts w:cs="B Lotus"/>
                <w:sz w:val="28"/>
                <w:szCs w:val="28"/>
                <w:rtl/>
              </w:rPr>
              <w:t xml:space="preserve"> </w:t>
            </w:r>
            <w:r w:rsidRPr="00AC6E76">
              <w:rPr>
                <w:rFonts w:cs="B Lotus" w:hint="cs"/>
                <w:sz w:val="28"/>
                <w:szCs w:val="28"/>
                <w:rtl/>
              </w:rPr>
              <w:t>استعلام</w:t>
            </w:r>
            <w:r w:rsidRPr="00AC6E76">
              <w:rPr>
                <w:rFonts w:cs="B Lotus"/>
                <w:sz w:val="28"/>
                <w:szCs w:val="28"/>
                <w:rtl/>
              </w:rPr>
              <w:t xml:space="preserve"> </w:t>
            </w:r>
            <w:r w:rsidRPr="00AC6E76">
              <w:rPr>
                <w:rFonts w:cs="B Lotus" w:hint="cs"/>
                <w:sz w:val="28"/>
                <w:szCs w:val="28"/>
                <w:rtl/>
              </w:rPr>
              <w:t>تخفیف</w:t>
            </w:r>
            <w:r w:rsidRPr="00AC6E76">
              <w:rPr>
                <w:rFonts w:cs="B Lotus"/>
                <w:sz w:val="28"/>
                <w:szCs w:val="28"/>
                <w:rtl/>
              </w:rPr>
              <w:t xml:space="preserve"> </w:t>
            </w:r>
            <w:r w:rsidRPr="00AC6E76">
              <w:rPr>
                <w:rFonts w:cs="B Lotus" w:hint="cs"/>
                <w:sz w:val="28"/>
                <w:szCs w:val="28"/>
                <w:rtl/>
              </w:rPr>
              <w:t>اشتباه</w:t>
            </w:r>
            <w:r w:rsidRPr="00AC6E76">
              <w:rPr>
                <w:rFonts w:cs="B Lotus"/>
                <w:sz w:val="28"/>
                <w:szCs w:val="28"/>
                <w:rtl/>
              </w:rPr>
              <w:t xml:space="preserve"> </w:t>
            </w:r>
            <w:r w:rsidRPr="00AC6E76">
              <w:rPr>
                <w:rFonts w:cs="B Lotus" w:hint="cs"/>
                <w:sz w:val="28"/>
                <w:szCs w:val="28"/>
                <w:rtl/>
              </w:rPr>
              <w:t>است</w:t>
            </w:r>
          </w:p>
        </w:tc>
      </w:tr>
      <w:tr w:rsidR="00B4760C" w:rsidRPr="00F733A3" w14:paraId="030307CE"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8955FB9" w14:textId="06027A1C" w:rsidR="00B4760C" w:rsidRDefault="00AC6E76" w:rsidP="005F200A">
            <w:pPr>
              <w:bidi w:val="0"/>
              <w:jc w:val="center"/>
              <w:rPr>
                <w:rFonts w:ascii="Calibri" w:hAnsi="Calibri" w:cs="Calibri"/>
                <w:color w:val="000000"/>
                <w:rtl/>
              </w:rPr>
            </w:pPr>
            <w:r>
              <w:rPr>
                <w:rFonts w:ascii="Calibri" w:hAnsi="Calibri" w:cs="Calibri" w:hint="cs"/>
                <w:color w:val="000000"/>
                <w:rtl/>
              </w:rPr>
              <w:t>187</w:t>
            </w:r>
          </w:p>
        </w:tc>
        <w:tc>
          <w:tcPr>
            <w:tcW w:w="7450" w:type="dxa"/>
            <w:tcBorders>
              <w:right w:val="single" w:sz="4" w:space="0" w:color="auto"/>
            </w:tcBorders>
            <w:noWrap/>
          </w:tcPr>
          <w:p w14:paraId="05860F3B" w14:textId="286E19F0" w:rsidR="00B4760C" w:rsidRPr="00AC6E76" w:rsidRDefault="00B4760C" w:rsidP="00B4760C">
            <w:pPr>
              <w:tabs>
                <w:tab w:val="left" w:pos="2464"/>
              </w:tabs>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AC6E76">
              <w:rPr>
                <w:rFonts w:ascii="Consolas" w:hAnsi="Consolas" w:cs="Consolas"/>
                <w:sz w:val="28"/>
                <w:szCs w:val="28"/>
                <w:lang w:bidi="ar-SA"/>
              </w:rPr>
              <w:t>ShftInsTypCod</w:t>
            </w:r>
            <w:r w:rsidRPr="00AC6E76">
              <w:rPr>
                <w:rFonts w:cs="B Lotus"/>
                <w:sz w:val="28"/>
                <w:szCs w:val="28"/>
                <w:rtl/>
                <w:lang w:bidi="ar-SA"/>
              </w:rPr>
              <w:t xml:space="preserve"> </w:t>
            </w:r>
            <w:r w:rsidRPr="00AC6E76">
              <w:rPr>
                <w:rFonts w:cs="B Lotus" w:hint="cs"/>
                <w:sz w:val="28"/>
                <w:szCs w:val="28"/>
                <w:rtl/>
                <w:lang w:bidi="ar-SA"/>
              </w:rPr>
              <w:t xml:space="preserve">- </w:t>
            </w:r>
            <w:r w:rsidRPr="00AC6E76">
              <w:rPr>
                <w:rFonts w:cs="B Lotus"/>
                <w:sz w:val="28"/>
                <w:szCs w:val="28"/>
                <w:rtl/>
                <w:lang w:bidi="ar-SA"/>
              </w:rPr>
              <w:t>انتقال</w:t>
            </w:r>
            <w:r w:rsidRPr="00AC6E76">
              <w:rPr>
                <w:rFonts w:cs="B Lotus"/>
                <w:sz w:val="28"/>
                <w:szCs w:val="28"/>
              </w:rPr>
              <w:t xml:space="preserve"> </w:t>
            </w:r>
            <w:r w:rsidRPr="00AC6E76">
              <w:rPr>
                <w:rFonts w:cs="B Lotus"/>
                <w:sz w:val="28"/>
                <w:szCs w:val="28"/>
                <w:rtl/>
                <w:lang w:bidi="ar-SA"/>
              </w:rPr>
              <w:t>تخفیف</w:t>
            </w:r>
            <w:r w:rsidRPr="00AC6E76">
              <w:rPr>
                <w:rFonts w:cs="B Lotus"/>
                <w:sz w:val="28"/>
                <w:szCs w:val="28"/>
              </w:rPr>
              <w:t xml:space="preserve"> </w:t>
            </w:r>
            <w:r w:rsidRPr="00AC6E76">
              <w:rPr>
                <w:rFonts w:cs="B Lotus"/>
                <w:sz w:val="28"/>
                <w:szCs w:val="28"/>
                <w:rtl/>
                <w:lang w:bidi="ar-SA"/>
              </w:rPr>
              <w:t>از</w:t>
            </w:r>
            <w:r w:rsidRPr="00AC6E76">
              <w:rPr>
                <w:rFonts w:cs="B Lotus"/>
                <w:sz w:val="28"/>
                <w:szCs w:val="28"/>
              </w:rPr>
              <w:t xml:space="preserve"> </w:t>
            </w:r>
            <w:r w:rsidRPr="00AC6E76">
              <w:rPr>
                <w:rFonts w:cs="B Lotus"/>
                <w:sz w:val="28"/>
                <w:szCs w:val="28"/>
                <w:rtl/>
                <w:lang w:bidi="ar-SA"/>
              </w:rPr>
              <w:t>مالک</w:t>
            </w:r>
            <w:r w:rsidRPr="00AC6E76">
              <w:rPr>
                <w:rFonts w:cs="B Lotus"/>
                <w:sz w:val="28"/>
                <w:szCs w:val="28"/>
              </w:rPr>
              <w:t xml:space="preserve"> </w:t>
            </w:r>
            <w:r w:rsidRPr="00AC6E76">
              <w:rPr>
                <w:rFonts w:cs="B Lotus"/>
                <w:sz w:val="28"/>
                <w:szCs w:val="28"/>
                <w:rtl/>
                <w:lang w:bidi="ar-SA"/>
              </w:rPr>
              <w:t>حقوقی</w:t>
            </w:r>
            <w:r w:rsidRPr="00AC6E76">
              <w:rPr>
                <w:rFonts w:cs="B Lotus"/>
                <w:sz w:val="28"/>
                <w:szCs w:val="28"/>
              </w:rPr>
              <w:t xml:space="preserve"> </w:t>
            </w:r>
            <w:r w:rsidRPr="00AC6E76">
              <w:rPr>
                <w:rFonts w:cs="B Lotus"/>
                <w:sz w:val="28"/>
                <w:szCs w:val="28"/>
                <w:rtl/>
                <w:lang w:bidi="ar-SA"/>
              </w:rPr>
              <w:t>نمی</w:t>
            </w:r>
            <w:r w:rsidRPr="00AC6E76">
              <w:rPr>
                <w:rFonts w:cs="B Lotus"/>
                <w:sz w:val="28"/>
                <w:szCs w:val="28"/>
              </w:rPr>
              <w:t xml:space="preserve"> </w:t>
            </w:r>
            <w:r w:rsidRPr="00AC6E76">
              <w:rPr>
                <w:rFonts w:cs="B Lotus"/>
                <w:sz w:val="28"/>
                <w:szCs w:val="28"/>
                <w:rtl/>
                <w:lang w:bidi="ar-SA"/>
              </w:rPr>
              <w:t>تواند</w:t>
            </w:r>
            <w:r w:rsidRPr="00AC6E76">
              <w:rPr>
                <w:rFonts w:cs="B Lotus"/>
                <w:sz w:val="28"/>
                <w:szCs w:val="28"/>
              </w:rPr>
              <w:t xml:space="preserve"> </w:t>
            </w:r>
            <w:r w:rsidRPr="00AC6E76">
              <w:rPr>
                <w:rFonts w:cs="B Lotus"/>
                <w:sz w:val="28"/>
                <w:szCs w:val="28"/>
                <w:rtl/>
                <w:lang w:bidi="ar-SA"/>
              </w:rPr>
              <w:t>به</w:t>
            </w:r>
            <w:r w:rsidRPr="00AC6E76">
              <w:rPr>
                <w:rFonts w:cs="B Lotus"/>
                <w:sz w:val="28"/>
                <w:szCs w:val="28"/>
              </w:rPr>
              <w:t xml:space="preserve"> </w:t>
            </w:r>
            <w:r w:rsidRPr="00AC6E76">
              <w:rPr>
                <w:rFonts w:cs="B Lotus"/>
                <w:sz w:val="28"/>
                <w:szCs w:val="28"/>
                <w:rtl/>
                <w:lang w:bidi="ar-SA"/>
              </w:rPr>
              <w:t>گیرنده</w:t>
            </w:r>
            <w:r w:rsidRPr="00AC6E76">
              <w:rPr>
                <w:rFonts w:cs="B Lotus"/>
                <w:sz w:val="28"/>
                <w:szCs w:val="28"/>
              </w:rPr>
              <w:t xml:space="preserve"> </w:t>
            </w:r>
            <w:r w:rsidRPr="00AC6E76">
              <w:rPr>
                <w:rFonts w:cs="B Lotus"/>
                <w:sz w:val="28"/>
                <w:szCs w:val="28"/>
                <w:rtl/>
                <w:lang w:bidi="ar-SA"/>
              </w:rPr>
              <w:t>حقیقی</w:t>
            </w:r>
            <w:r w:rsidRPr="00AC6E76">
              <w:rPr>
                <w:rFonts w:cs="B Lotus"/>
                <w:sz w:val="28"/>
                <w:szCs w:val="28"/>
              </w:rPr>
              <w:t xml:space="preserve"> </w:t>
            </w:r>
            <w:r w:rsidRPr="00AC6E76">
              <w:rPr>
                <w:rFonts w:cs="B Lotus"/>
                <w:sz w:val="28"/>
                <w:szCs w:val="28"/>
                <w:rtl/>
                <w:lang w:bidi="ar-SA"/>
              </w:rPr>
              <w:t>انجام</w:t>
            </w:r>
            <w:r w:rsidRPr="00AC6E76">
              <w:rPr>
                <w:rFonts w:cs="B Lotus"/>
                <w:sz w:val="28"/>
                <w:szCs w:val="28"/>
              </w:rPr>
              <w:t xml:space="preserve"> </w:t>
            </w:r>
            <w:r w:rsidRPr="00AC6E76">
              <w:rPr>
                <w:rFonts w:cs="B Lotus"/>
                <w:sz w:val="28"/>
                <w:szCs w:val="28"/>
                <w:rtl/>
                <w:lang w:bidi="ar-SA"/>
              </w:rPr>
              <w:t>شود</w:t>
            </w:r>
            <w:r w:rsidRPr="00AC6E76">
              <w:rPr>
                <w:rFonts w:cs="B Lotus" w:hint="cs"/>
                <w:sz w:val="28"/>
                <w:szCs w:val="28"/>
                <w:rtl/>
              </w:rPr>
              <w:t>.</w:t>
            </w:r>
          </w:p>
        </w:tc>
      </w:tr>
      <w:tr w:rsidR="008A71BF" w:rsidRPr="00F733A3" w14:paraId="2903BFD3"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C0495DC" w14:textId="21AFD875" w:rsidR="008A71BF" w:rsidRDefault="00AC6E76" w:rsidP="005F200A">
            <w:pPr>
              <w:bidi w:val="0"/>
              <w:jc w:val="center"/>
              <w:rPr>
                <w:rFonts w:ascii="Calibri" w:hAnsi="Calibri" w:cs="Calibri"/>
                <w:color w:val="000000"/>
                <w:rtl/>
              </w:rPr>
            </w:pPr>
            <w:r>
              <w:rPr>
                <w:rFonts w:ascii="Calibri" w:hAnsi="Calibri" w:cs="Calibri" w:hint="cs"/>
                <w:color w:val="000000"/>
                <w:rtl/>
              </w:rPr>
              <w:t>188</w:t>
            </w:r>
          </w:p>
        </w:tc>
        <w:tc>
          <w:tcPr>
            <w:tcW w:w="7450" w:type="dxa"/>
            <w:tcBorders>
              <w:right w:val="single" w:sz="4" w:space="0" w:color="auto"/>
            </w:tcBorders>
            <w:noWrap/>
          </w:tcPr>
          <w:p w14:paraId="06F61156" w14:textId="5217ABD2" w:rsidR="008A71BF" w:rsidRPr="00AC6E76" w:rsidRDefault="00B4760C" w:rsidP="00B4760C">
            <w:pPr>
              <w:tabs>
                <w:tab w:val="left" w:pos="2464"/>
              </w:tabs>
              <w:cnfStyle w:val="000000100000" w:firstRow="0" w:lastRow="0" w:firstColumn="0" w:lastColumn="0" w:oddVBand="0" w:evenVBand="0" w:oddHBand="1" w:evenHBand="0" w:firstRowFirstColumn="0" w:firstRowLastColumn="0" w:lastRowFirstColumn="0" w:lastRowLastColumn="0"/>
              <w:rPr>
                <w:rFonts w:cs="B Lotus"/>
                <w:sz w:val="28"/>
                <w:szCs w:val="28"/>
              </w:rPr>
            </w:pPr>
            <w:r w:rsidRPr="00AC6E76">
              <w:rPr>
                <w:rFonts w:ascii="Consolas" w:hAnsi="Consolas" w:cs="Consolas"/>
                <w:sz w:val="28"/>
                <w:szCs w:val="28"/>
                <w:lang w:bidi="ar-SA"/>
              </w:rPr>
              <w:t>ShftLglId</w:t>
            </w:r>
            <w:r w:rsidRPr="00AC6E76">
              <w:rPr>
                <w:rFonts w:cs="B Lotus" w:hint="cs"/>
                <w:sz w:val="28"/>
                <w:szCs w:val="28"/>
                <w:rtl/>
              </w:rPr>
              <w:t xml:space="preserve"> - </w:t>
            </w:r>
            <w:r w:rsidR="008A71BF" w:rsidRPr="00AC6E76">
              <w:rPr>
                <w:rFonts w:cs="B Lotus" w:hint="cs"/>
                <w:sz w:val="28"/>
                <w:szCs w:val="28"/>
                <w:rtl/>
              </w:rPr>
              <w:t>برای مالکان حقوقی، انتقال گیرنده و انتقال دهنده نباید متفاوت باشد.</w:t>
            </w:r>
          </w:p>
        </w:tc>
      </w:tr>
      <w:tr w:rsidR="008A71BF" w:rsidRPr="00F733A3" w14:paraId="20170999"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9406E0F" w14:textId="704AB9D1" w:rsidR="008A71BF" w:rsidRDefault="003140BE" w:rsidP="005F200A">
            <w:pPr>
              <w:bidi w:val="0"/>
              <w:jc w:val="center"/>
              <w:rPr>
                <w:rFonts w:ascii="Calibri" w:hAnsi="Calibri" w:cs="Calibri"/>
                <w:color w:val="000000"/>
              </w:rPr>
            </w:pPr>
            <w:r>
              <w:rPr>
                <w:rFonts w:ascii="Calibri" w:hAnsi="Calibri" w:cs="Calibri" w:hint="cs"/>
                <w:color w:val="000000"/>
                <w:rtl/>
              </w:rPr>
              <w:t>189</w:t>
            </w:r>
          </w:p>
        </w:tc>
        <w:tc>
          <w:tcPr>
            <w:tcW w:w="7450" w:type="dxa"/>
            <w:tcBorders>
              <w:right w:val="single" w:sz="4" w:space="0" w:color="auto"/>
            </w:tcBorders>
            <w:noWrap/>
          </w:tcPr>
          <w:p w14:paraId="57CAF49D" w14:textId="521F6117" w:rsidR="008A71BF" w:rsidRPr="00AC6E76" w:rsidRDefault="004944BA" w:rsidP="00B4760C">
            <w:pPr>
              <w:tabs>
                <w:tab w:val="left" w:pos="2464"/>
              </w:tabs>
              <w:cnfStyle w:val="000000000000" w:firstRow="0" w:lastRow="0" w:firstColumn="0" w:lastColumn="0" w:oddVBand="0" w:evenVBand="0" w:oddHBand="0" w:evenHBand="0" w:firstRowFirstColumn="0" w:firstRowLastColumn="0" w:lastRowFirstColumn="0" w:lastRowLastColumn="0"/>
              <w:rPr>
                <w:rFonts w:cs="B Lotus"/>
                <w:sz w:val="28"/>
                <w:szCs w:val="28"/>
              </w:rPr>
            </w:pPr>
            <w:r w:rsidRPr="00AC6E76">
              <w:rPr>
                <w:rFonts w:ascii="Consolas" w:hAnsi="Consolas" w:cs="B Lotus"/>
                <w:sz w:val="28"/>
                <w:szCs w:val="28"/>
                <w:lang w:bidi="ar-SA"/>
              </w:rPr>
              <w:t>ShftCarGrpCod</w:t>
            </w:r>
            <w:r w:rsidRPr="00AC6E76">
              <w:rPr>
                <w:rFonts w:cs="B Lotus" w:hint="cs"/>
                <w:sz w:val="28"/>
                <w:szCs w:val="28"/>
                <w:rtl/>
              </w:rPr>
              <w:t xml:space="preserve"> </w:t>
            </w:r>
            <w:r w:rsidR="00B4760C" w:rsidRPr="00AC6E76">
              <w:rPr>
                <w:rFonts w:cs="B Lotus" w:hint="cs"/>
                <w:sz w:val="28"/>
                <w:szCs w:val="28"/>
                <w:rtl/>
              </w:rPr>
              <w:t xml:space="preserve">- </w:t>
            </w:r>
            <w:r w:rsidR="008A71BF" w:rsidRPr="00AC6E76">
              <w:rPr>
                <w:rFonts w:cs="B Lotus" w:hint="cs"/>
                <w:sz w:val="28"/>
                <w:szCs w:val="28"/>
                <w:rtl/>
              </w:rPr>
              <w:t>کاربری خودرو انتقال گیرنده نباید با کاربری خودرو انتقال دهنده متفاوت باشد.</w:t>
            </w:r>
          </w:p>
        </w:tc>
      </w:tr>
      <w:tr w:rsidR="003140BE" w:rsidRPr="00F733A3" w14:paraId="1C739E24"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4AC5F4F" w14:textId="73A3E3F6" w:rsidR="003140BE" w:rsidRDefault="003140BE" w:rsidP="005F200A">
            <w:pPr>
              <w:bidi w:val="0"/>
              <w:jc w:val="center"/>
              <w:rPr>
                <w:rFonts w:ascii="Calibri" w:hAnsi="Calibri" w:cs="Calibri"/>
                <w:color w:val="000000"/>
              </w:rPr>
            </w:pPr>
            <w:r>
              <w:rPr>
                <w:rFonts w:ascii="Calibri" w:hAnsi="Calibri" w:cs="Calibri" w:hint="cs"/>
                <w:color w:val="000000"/>
                <w:rtl/>
              </w:rPr>
              <w:lastRenderedPageBreak/>
              <w:t>190</w:t>
            </w:r>
          </w:p>
        </w:tc>
        <w:tc>
          <w:tcPr>
            <w:tcW w:w="7450" w:type="dxa"/>
            <w:tcBorders>
              <w:right w:val="single" w:sz="4" w:space="0" w:color="auto"/>
            </w:tcBorders>
            <w:noWrap/>
          </w:tcPr>
          <w:p w14:paraId="53D1388F" w14:textId="7C9535FD" w:rsidR="003140BE" w:rsidRPr="00AC6E76" w:rsidRDefault="005135C4" w:rsidP="00D6095E">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ShftCarGrpCod</w:t>
            </w:r>
            <w:r w:rsidR="003140BE" w:rsidRPr="00AC6E76">
              <w:rPr>
                <w:rFonts w:ascii="Consolas" w:hAnsi="Consolas" w:cs="B Lotus" w:hint="cs"/>
                <w:sz w:val="28"/>
                <w:szCs w:val="28"/>
                <w:rtl/>
                <w:lang w:bidi="ar-SA"/>
              </w:rPr>
              <w:t>-</w:t>
            </w:r>
            <w:r w:rsidRPr="00AC6E76">
              <w:rPr>
                <w:rFonts w:ascii="Consolas" w:hAnsi="Consolas" w:cs="B Lotus" w:hint="cs"/>
                <w:sz w:val="28"/>
                <w:szCs w:val="28"/>
                <w:rtl/>
                <w:lang w:bidi="ar-SA"/>
              </w:rPr>
              <w:t xml:space="preserve">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نوع</w:t>
            </w:r>
            <w:r w:rsidRPr="00AC6E76">
              <w:rPr>
                <w:rFonts w:ascii="Consolas" w:hAnsi="Consolas" w:cs="B Lotus"/>
                <w:sz w:val="28"/>
                <w:szCs w:val="28"/>
                <w:lang w:bidi="ar-SA"/>
              </w:rPr>
              <w:t xml:space="preserve"> </w:t>
            </w:r>
            <w:r w:rsidRPr="00AC6E76">
              <w:rPr>
                <w:rFonts w:ascii="Consolas" w:hAnsi="Consolas" w:cs="B Lotus"/>
                <w:sz w:val="28"/>
                <w:szCs w:val="28"/>
                <w:rtl/>
                <w:lang w:bidi="ar-SA"/>
              </w:rPr>
              <w:t>گروهبندی</w:t>
            </w:r>
            <w:r w:rsidRPr="00AC6E76">
              <w:rPr>
                <w:rFonts w:ascii="Consolas" w:hAnsi="Consolas" w:cs="B Lotus"/>
                <w:sz w:val="28"/>
                <w:szCs w:val="28"/>
                <w:lang w:bidi="ar-SA"/>
              </w:rPr>
              <w:t xml:space="preserve"> </w:t>
            </w:r>
            <w:r w:rsidRPr="00AC6E76">
              <w:rPr>
                <w:rFonts w:ascii="Consolas" w:hAnsi="Consolas" w:cs="B Lotus"/>
                <w:sz w:val="28"/>
                <w:szCs w:val="28"/>
                <w:rtl/>
                <w:lang w:bidi="ar-SA"/>
              </w:rPr>
              <w:t>وسیله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نقلیه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1356C1" w:rsidRPr="00F733A3" w14:paraId="4973E971"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CC651A4" w14:textId="47274F37" w:rsidR="001356C1" w:rsidRDefault="00AC6E76" w:rsidP="005F200A">
            <w:pPr>
              <w:bidi w:val="0"/>
              <w:jc w:val="center"/>
              <w:rPr>
                <w:rFonts w:ascii="Calibri" w:hAnsi="Calibri" w:cs="Calibri"/>
                <w:color w:val="000000"/>
                <w:rtl/>
              </w:rPr>
            </w:pPr>
            <w:r>
              <w:rPr>
                <w:rFonts w:ascii="Calibri" w:hAnsi="Calibri" w:cs="Calibri" w:hint="cs"/>
                <w:color w:val="000000"/>
                <w:rtl/>
              </w:rPr>
              <w:t>191</w:t>
            </w:r>
          </w:p>
        </w:tc>
        <w:tc>
          <w:tcPr>
            <w:tcW w:w="7450" w:type="dxa"/>
            <w:tcBorders>
              <w:right w:val="single" w:sz="4" w:space="0" w:color="auto"/>
            </w:tcBorders>
            <w:noWrap/>
          </w:tcPr>
          <w:p w14:paraId="0F36EECD" w14:textId="3EB5A23F" w:rsidR="001356C1" w:rsidRPr="00AC6E76" w:rsidRDefault="001356C1" w:rsidP="00D6095E">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rtl/>
              </w:rPr>
            </w:pPr>
            <w:r w:rsidRPr="00AC6E76">
              <w:rPr>
                <w:rFonts w:ascii="Consolas" w:hAnsi="Consolas" w:cs="B Lotus"/>
                <w:sz w:val="28"/>
                <w:szCs w:val="28"/>
                <w:lang w:bidi="ar-SA"/>
              </w:rPr>
              <w:t>InqGuid</w:t>
            </w:r>
            <w:r w:rsidRPr="00AC6E76">
              <w:rPr>
                <w:rFonts w:ascii="Consolas" w:hAnsi="Consolas" w:cs="B Lotus" w:hint="cs"/>
                <w:sz w:val="28"/>
                <w:szCs w:val="28"/>
                <w:rtl/>
              </w:rPr>
              <w:t xml:space="preserve"> - </w:t>
            </w:r>
            <w:r w:rsidRPr="00AC6E76">
              <w:rPr>
                <w:rFonts w:ascii="Consolas" w:hAnsi="Consolas" w:cs="B Lotus"/>
                <w:sz w:val="28"/>
                <w:szCs w:val="28"/>
                <w:rtl/>
                <w:lang w:bidi="ar-SA"/>
              </w:rPr>
              <w:t>برای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ابتدا</w:t>
            </w:r>
            <w:r w:rsidRPr="00AC6E76">
              <w:rPr>
                <w:rFonts w:ascii="Consolas" w:hAnsi="Consolas" w:cs="B Lotus"/>
                <w:sz w:val="28"/>
                <w:szCs w:val="28"/>
                <w:lang w:bidi="ar-SA"/>
              </w:rPr>
              <w:t xml:space="preserve"> </w:t>
            </w:r>
            <w:r w:rsidRPr="00AC6E76">
              <w:rPr>
                <w:rFonts w:ascii="Consolas" w:hAnsi="Consolas" w:cs="B Lotus"/>
                <w:sz w:val="28"/>
                <w:szCs w:val="28"/>
                <w:rtl/>
                <w:lang w:bidi="ar-SA"/>
              </w:rPr>
              <w:t>باید</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استعلام</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انجام</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دهید</w:t>
            </w:r>
          </w:p>
        </w:tc>
      </w:tr>
      <w:tr w:rsidR="001356C1" w:rsidRPr="00F733A3" w14:paraId="12CC328A"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8A7DBBC" w14:textId="54B56C0F" w:rsidR="001356C1" w:rsidRDefault="001356C1" w:rsidP="005F200A">
            <w:pPr>
              <w:bidi w:val="0"/>
              <w:jc w:val="center"/>
              <w:rPr>
                <w:rFonts w:ascii="Calibri" w:hAnsi="Calibri" w:cs="Calibri"/>
                <w:color w:val="000000"/>
              </w:rPr>
            </w:pPr>
            <w:r>
              <w:rPr>
                <w:rFonts w:ascii="Calibri" w:hAnsi="Calibri" w:cs="Calibri" w:hint="cs"/>
                <w:color w:val="000000"/>
                <w:rtl/>
              </w:rPr>
              <w:t>192</w:t>
            </w:r>
          </w:p>
        </w:tc>
        <w:tc>
          <w:tcPr>
            <w:tcW w:w="7450" w:type="dxa"/>
            <w:tcBorders>
              <w:right w:val="single" w:sz="4" w:space="0" w:color="auto"/>
            </w:tcBorders>
            <w:noWrap/>
          </w:tcPr>
          <w:p w14:paraId="0AA5B98E" w14:textId="5B8068D5" w:rsidR="001356C1" w:rsidRPr="00AC6E76" w:rsidRDefault="001356C1" w:rsidP="00D6095E">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InqDte</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تاریخ</w:t>
            </w:r>
            <w:r w:rsidRPr="00AC6E76">
              <w:rPr>
                <w:rFonts w:ascii="Consolas" w:hAnsi="Consolas" w:cs="B Lotus"/>
                <w:sz w:val="28"/>
                <w:szCs w:val="28"/>
                <w:lang w:bidi="ar-SA"/>
              </w:rPr>
              <w:t xml:space="preserve"> </w:t>
            </w:r>
            <w:r w:rsidRPr="00AC6E76">
              <w:rPr>
                <w:rFonts w:ascii="Consolas" w:hAnsi="Consolas" w:cs="B Lotus"/>
                <w:sz w:val="28"/>
                <w:szCs w:val="28"/>
                <w:rtl/>
                <w:lang w:bidi="ar-SA"/>
              </w:rPr>
              <w:t>صدور</w:t>
            </w:r>
            <w:r w:rsidRPr="00AC6E76">
              <w:rPr>
                <w:rFonts w:ascii="Consolas" w:hAnsi="Consolas" w:cs="B Lotus"/>
                <w:sz w:val="28"/>
                <w:szCs w:val="28"/>
                <w:lang w:bidi="ar-SA"/>
              </w:rPr>
              <w:t xml:space="preserve"> </w:t>
            </w:r>
            <w:r w:rsidRPr="00AC6E76">
              <w:rPr>
                <w:rFonts w:ascii="Consolas" w:hAnsi="Consolas" w:cs="B Lotus"/>
                <w:sz w:val="28"/>
                <w:szCs w:val="28"/>
                <w:rtl/>
                <w:lang w:bidi="ar-SA"/>
              </w:rPr>
              <w:t>بیمه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نامه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و</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تاریخ</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استعلام</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تخفیفات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جهت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متفاوت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1356C1" w:rsidRPr="00F733A3" w14:paraId="118F3808"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269C89B" w14:textId="48BC2AB3" w:rsidR="001356C1" w:rsidRDefault="001356C1" w:rsidP="005F200A">
            <w:pPr>
              <w:bidi w:val="0"/>
              <w:jc w:val="center"/>
              <w:rPr>
                <w:rFonts w:ascii="Calibri" w:hAnsi="Calibri" w:cs="Calibri"/>
                <w:color w:val="000000"/>
                <w:rtl/>
              </w:rPr>
            </w:pPr>
            <w:r>
              <w:rPr>
                <w:rFonts w:ascii="Calibri" w:hAnsi="Calibri" w:cs="Calibri" w:hint="cs"/>
                <w:color w:val="000000"/>
                <w:rtl/>
              </w:rPr>
              <w:t>193</w:t>
            </w:r>
          </w:p>
        </w:tc>
        <w:tc>
          <w:tcPr>
            <w:tcW w:w="7450" w:type="dxa"/>
            <w:tcBorders>
              <w:right w:val="single" w:sz="4" w:space="0" w:color="auto"/>
            </w:tcBorders>
            <w:noWrap/>
          </w:tcPr>
          <w:p w14:paraId="7F41921C" w14:textId="53D62136" w:rsidR="001356C1" w:rsidRPr="00AC6E76" w:rsidRDefault="001356C1" w:rsidP="00D6095E">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FndCst</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جریمه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سهم</w:t>
            </w:r>
            <w:r w:rsidRPr="00AC6E76">
              <w:rPr>
                <w:rFonts w:ascii="Consolas" w:hAnsi="Consolas" w:cs="B Lotus"/>
                <w:sz w:val="28"/>
                <w:szCs w:val="28"/>
                <w:lang w:bidi="ar-SA"/>
              </w:rPr>
              <w:t xml:space="preserve"> </w:t>
            </w:r>
            <w:r w:rsidRPr="00AC6E76">
              <w:rPr>
                <w:rFonts w:ascii="Consolas" w:hAnsi="Consolas" w:cs="B Lotus"/>
                <w:sz w:val="28"/>
                <w:szCs w:val="28"/>
                <w:rtl/>
                <w:lang w:bidi="ar-SA"/>
              </w:rPr>
              <w:t>صندوق</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1356C1" w:rsidRPr="00F733A3" w14:paraId="50A5DC73"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99AA9E7" w14:textId="1EBE4455" w:rsidR="001356C1" w:rsidRDefault="001356C1" w:rsidP="005F200A">
            <w:pPr>
              <w:bidi w:val="0"/>
              <w:jc w:val="center"/>
              <w:rPr>
                <w:rFonts w:ascii="Calibri" w:hAnsi="Calibri" w:cs="Calibri"/>
                <w:color w:val="000000"/>
                <w:rtl/>
              </w:rPr>
            </w:pPr>
            <w:r>
              <w:rPr>
                <w:rFonts w:ascii="Calibri" w:hAnsi="Calibri" w:cs="Calibri" w:hint="cs"/>
                <w:color w:val="000000"/>
                <w:rtl/>
              </w:rPr>
              <w:t>194</w:t>
            </w:r>
          </w:p>
        </w:tc>
        <w:tc>
          <w:tcPr>
            <w:tcW w:w="7450" w:type="dxa"/>
            <w:tcBorders>
              <w:right w:val="single" w:sz="4" w:space="0" w:color="auto"/>
            </w:tcBorders>
            <w:noWrap/>
          </w:tcPr>
          <w:p w14:paraId="0D74B08D" w14:textId="563FB864" w:rsidR="001356C1" w:rsidRPr="00AC6E76" w:rsidRDefault="001356C1" w:rsidP="00D6095E">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PrmPayTypCod</w:t>
            </w:r>
            <w:r w:rsidRPr="00AC6E76">
              <w:rPr>
                <w:rFonts w:ascii="Consolas" w:hAnsi="Consolas" w:cs="B Lotus" w:hint="cs"/>
                <w:sz w:val="28"/>
                <w:szCs w:val="28"/>
                <w:rtl/>
                <w:lang w:bidi="ar-SA"/>
              </w:rPr>
              <w:t xml:space="preserve"> - </w:t>
            </w:r>
            <w:r w:rsidR="007A73DA" w:rsidRPr="00AC6E76">
              <w:rPr>
                <w:rFonts w:ascii="Consolas" w:hAnsi="Consolas" w:cs="B Lotus"/>
                <w:sz w:val="28"/>
                <w:szCs w:val="28"/>
                <w:rtl/>
                <w:lang w:bidi="ar-SA"/>
              </w:rPr>
              <w:t>امکان</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پرداخت</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قسطی</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حق</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بیمه</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تنها</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برای</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بیمه</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نامه</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های</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یک</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ساله</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وجود</w:t>
            </w:r>
            <w:r w:rsidR="007A73DA" w:rsidRPr="00AC6E76">
              <w:rPr>
                <w:rFonts w:ascii="Consolas" w:hAnsi="Consolas" w:cs="B Lotus"/>
                <w:sz w:val="28"/>
                <w:szCs w:val="28"/>
                <w:lang w:bidi="ar-SA"/>
              </w:rPr>
              <w:t xml:space="preserve"> </w:t>
            </w:r>
            <w:r w:rsidR="007A73DA" w:rsidRPr="00AC6E76">
              <w:rPr>
                <w:rFonts w:ascii="Consolas" w:hAnsi="Consolas" w:cs="B Lotus"/>
                <w:sz w:val="28"/>
                <w:szCs w:val="28"/>
                <w:rtl/>
                <w:lang w:bidi="ar-SA"/>
              </w:rPr>
              <w:t>دارد</w:t>
            </w:r>
          </w:p>
        </w:tc>
      </w:tr>
      <w:tr w:rsidR="007A73DA" w:rsidRPr="00F733A3" w14:paraId="4EDC11F6"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CB2DDBA" w14:textId="79E8CEBD" w:rsidR="007A73DA" w:rsidRDefault="007A73DA" w:rsidP="005F200A">
            <w:pPr>
              <w:bidi w:val="0"/>
              <w:jc w:val="center"/>
              <w:rPr>
                <w:rFonts w:ascii="Calibri" w:hAnsi="Calibri" w:cs="Calibri"/>
                <w:color w:val="000000"/>
                <w:rtl/>
              </w:rPr>
            </w:pPr>
            <w:r>
              <w:rPr>
                <w:rFonts w:ascii="Calibri" w:hAnsi="Calibri" w:cs="Calibri" w:hint="cs"/>
                <w:color w:val="000000"/>
                <w:rtl/>
              </w:rPr>
              <w:t>195</w:t>
            </w:r>
          </w:p>
        </w:tc>
        <w:tc>
          <w:tcPr>
            <w:tcW w:w="7450" w:type="dxa"/>
            <w:tcBorders>
              <w:right w:val="single" w:sz="4" w:space="0" w:color="auto"/>
            </w:tcBorders>
            <w:noWrap/>
          </w:tcPr>
          <w:p w14:paraId="24F10F13" w14:textId="1C7FBFFB" w:rsidR="007A73DA" w:rsidRPr="00AC6E76" w:rsidRDefault="007A73DA" w:rsidP="00D6095E">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IntroLglNam</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نام</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معرف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حقوقی</w:t>
            </w:r>
            <w:r w:rsidR="00E32F00" w:rsidRPr="00AC6E76">
              <w:rPr>
                <w:rFonts w:ascii="Consolas" w:hAnsi="Consolas" w:cs="B Lotus" w:hint="cs"/>
                <w:sz w:val="28"/>
                <w:szCs w:val="28"/>
                <w:rtl/>
                <w:lang w:bidi="ar-SA"/>
              </w:rPr>
              <w:t xml:space="preserve"> </w:t>
            </w:r>
            <w:r w:rsidR="00E32F00" w:rsidRPr="00AC6E76">
              <w:rPr>
                <w:rFonts w:ascii="Consolas" w:hAnsi="Consolas" w:cs="B Lotus"/>
                <w:sz w:val="28"/>
                <w:szCs w:val="28"/>
                <w:rtl/>
                <w:lang w:bidi="ar-SA"/>
              </w:rPr>
              <w:t>جهت</w:t>
            </w:r>
            <w:r w:rsidR="00E32F00" w:rsidRPr="00AC6E76">
              <w:rPr>
                <w:rFonts w:ascii="Consolas" w:hAnsi="Consolas" w:cs="B Lotus"/>
                <w:sz w:val="28"/>
                <w:szCs w:val="28"/>
                <w:lang w:bidi="ar-SA"/>
              </w:rPr>
              <w:t xml:space="preserve"> </w:t>
            </w:r>
            <w:r w:rsidR="00E32F00" w:rsidRPr="00AC6E76">
              <w:rPr>
                <w:rFonts w:ascii="Consolas" w:hAnsi="Consolas" w:cs="B Lotus"/>
                <w:sz w:val="28"/>
                <w:szCs w:val="28"/>
                <w:rtl/>
                <w:lang w:bidi="ar-SA"/>
              </w:rPr>
              <w:t>تقسیط</w:t>
            </w:r>
            <w:r w:rsidR="00E32F00" w:rsidRPr="00AC6E76">
              <w:rPr>
                <w:rFonts w:ascii="Consolas" w:hAnsi="Consolas" w:cs="B Lotus"/>
                <w:sz w:val="28"/>
                <w:szCs w:val="28"/>
                <w:lang w:bidi="ar-SA"/>
              </w:rPr>
              <w:t xml:space="preserve"> </w:t>
            </w:r>
            <w:r w:rsidR="00E32F00" w:rsidRPr="00AC6E76">
              <w:rPr>
                <w:rFonts w:ascii="Consolas" w:hAnsi="Consolas" w:cs="B Lotus"/>
                <w:sz w:val="28"/>
                <w:szCs w:val="28"/>
                <w:rtl/>
                <w:lang w:bidi="ar-SA"/>
              </w:rPr>
              <w:t>حق</w:t>
            </w:r>
            <w:r w:rsidR="00E32F00" w:rsidRPr="00AC6E76">
              <w:rPr>
                <w:rFonts w:ascii="Consolas" w:hAnsi="Consolas" w:cs="B Lotus"/>
                <w:sz w:val="28"/>
                <w:szCs w:val="28"/>
                <w:lang w:bidi="ar-SA"/>
              </w:rPr>
              <w:t xml:space="preserve"> </w:t>
            </w:r>
            <w:r w:rsidR="00E32F00" w:rsidRPr="00AC6E76">
              <w:rPr>
                <w:rFonts w:ascii="Consolas" w:hAnsi="Consolas" w:cs="B Lotus"/>
                <w:sz w:val="28"/>
                <w:szCs w:val="28"/>
                <w:rtl/>
                <w:lang w:bidi="ar-SA"/>
              </w:rPr>
              <w:t>بیمه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E32F00" w:rsidRPr="00F733A3" w14:paraId="79CCD9E6"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47809F7" w14:textId="7D16AD0C" w:rsidR="00E32F00" w:rsidRDefault="00E32F00" w:rsidP="005F200A">
            <w:pPr>
              <w:bidi w:val="0"/>
              <w:jc w:val="center"/>
              <w:rPr>
                <w:rFonts w:ascii="Calibri" w:hAnsi="Calibri" w:cs="Calibri"/>
                <w:color w:val="000000"/>
                <w:rtl/>
              </w:rPr>
            </w:pPr>
            <w:r>
              <w:rPr>
                <w:rFonts w:ascii="Calibri" w:hAnsi="Calibri" w:cs="Calibri" w:hint="cs"/>
                <w:color w:val="000000"/>
                <w:rtl/>
              </w:rPr>
              <w:t>196</w:t>
            </w:r>
          </w:p>
        </w:tc>
        <w:tc>
          <w:tcPr>
            <w:tcW w:w="7450" w:type="dxa"/>
            <w:tcBorders>
              <w:right w:val="single" w:sz="4" w:space="0" w:color="auto"/>
            </w:tcBorders>
            <w:noWrap/>
          </w:tcPr>
          <w:p w14:paraId="4C231AED" w14:textId="793AF1BC" w:rsidR="00E32F00" w:rsidRPr="00AC6E76" w:rsidRDefault="00E32F00" w:rsidP="00D6095E">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IntrLglId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شناسه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معرف</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حقوقی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جهت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تقسیط</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w:t>
            </w:r>
            <w:r w:rsidRPr="00AC6E76">
              <w:rPr>
                <w:rFonts w:ascii="Consolas" w:hAnsi="Consolas" w:cs="B Lotus"/>
                <w:sz w:val="28"/>
                <w:szCs w:val="28"/>
                <w:lang w:bidi="ar-SA"/>
              </w:rPr>
              <w:t xml:space="preserve"> </w:t>
            </w:r>
            <w:r w:rsidRPr="00AC6E76">
              <w:rPr>
                <w:rFonts w:ascii="Consolas" w:hAnsi="Consolas" w:cs="B Lotus"/>
                <w:sz w:val="28"/>
                <w:szCs w:val="28"/>
                <w:rtl/>
                <w:lang w:bidi="ar-SA"/>
              </w:rPr>
              <w:t>بیمه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نیست</w:t>
            </w:r>
          </w:p>
        </w:tc>
      </w:tr>
      <w:tr w:rsidR="005135C4" w:rsidRPr="00F733A3" w14:paraId="525CFB5B"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A28ECE9" w14:textId="2680EBAA" w:rsidR="005135C4" w:rsidRDefault="005135C4" w:rsidP="005F200A">
            <w:pPr>
              <w:bidi w:val="0"/>
              <w:jc w:val="center"/>
              <w:rPr>
                <w:rFonts w:ascii="Calibri" w:hAnsi="Calibri" w:cs="Calibri"/>
                <w:color w:val="000000"/>
                <w:rtl/>
              </w:rPr>
            </w:pPr>
            <w:r>
              <w:rPr>
                <w:rFonts w:ascii="Calibri" w:hAnsi="Calibri" w:cs="Calibri" w:hint="cs"/>
                <w:color w:val="000000"/>
                <w:rtl/>
              </w:rPr>
              <w:t>197</w:t>
            </w:r>
          </w:p>
        </w:tc>
        <w:tc>
          <w:tcPr>
            <w:tcW w:w="7450" w:type="dxa"/>
            <w:tcBorders>
              <w:right w:val="single" w:sz="4" w:space="0" w:color="auto"/>
            </w:tcBorders>
            <w:noWrap/>
          </w:tcPr>
          <w:p w14:paraId="5F1561FC" w14:textId="1FEF68CF" w:rsidR="005135C4" w:rsidRPr="00AC6E76" w:rsidRDefault="005135C4" w:rsidP="00D6095E">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IsFndCstInst</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جریمه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صندوق</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نمیتواند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قسطی</w:t>
            </w:r>
            <w:r w:rsidRPr="00AC6E76">
              <w:rPr>
                <w:rFonts w:ascii="Consolas" w:hAnsi="Consolas" w:cs="B Lotus"/>
                <w:sz w:val="28"/>
                <w:szCs w:val="28"/>
                <w:lang w:bidi="ar-SA"/>
              </w:rPr>
              <w:t xml:space="preserve"> </w:t>
            </w:r>
            <w:r w:rsidRPr="00AC6E76">
              <w:rPr>
                <w:rFonts w:ascii="Consolas" w:hAnsi="Consolas" w:cs="B Lotus"/>
                <w:sz w:val="28"/>
                <w:szCs w:val="28"/>
                <w:rtl/>
                <w:lang w:bidi="ar-SA"/>
              </w:rPr>
              <w:t>پرداخت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شود</w:t>
            </w:r>
          </w:p>
        </w:tc>
      </w:tr>
      <w:tr w:rsidR="005135C4" w:rsidRPr="00F733A3" w14:paraId="56B25EE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EED17BB" w14:textId="251D6013" w:rsidR="005135C4" w:rsidRDefault="005135C4" w:rsidP="005F200A">
            <w:pPr>
              <w:bidi w:val="0"/>
              <w:jc w:val="center"/>
              <w:rPr>
                <w:rFonts w:ascii="Calibri" w:hAnsi="Calibri" w:cs="Calibri"/>
                <w:color w:val="000000"/>
                <w:rtl/>
              </w:rPr>
            </w:pPr>
            <w:r>
              <w:rPr>
                <w:rFonts w:ascii="Calibri" w:hAnsi="Calibri" w:cs="Calibri" w:hint="cs"/>
                <w:color w:val="000000"/>
                <w:rtl/>
              </w:rPr>
              <w:t>198</w:t>
            </w:r>
          </w:p>
        </w:tc>
        <w:tc>
          <w:tcPr>
            <w:tcW w:w="7450" w:type="dxa"/>
            <w:tcBorders>
              <w:right w:val="single" w:sz="4" w:space="0" w:color="auto"/>
            </w:tcBorders>
            <w:noWrap/>
          </w:tcPr>
          <w:p w14:paraId="18B44471" w14:textId="7D8EDD7E" w:rsidR="005135C4" w:rsidRPr="00AC6E76" w:rsidRDefault="005135C4" w:rsidP="00D6095E">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ShftCarGrpCod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نوع</w:t>
            </w:r>
            <w:r w:rsidRPr="00AC6E76">
              <w:rPr>
                <w:rFonts w:ascii="Consolas" w:hAnsi="Consolas" w:cs="B Lotus"/>
                <w:sz w:val="28"/>
                <w:szCs w:val="28"/>
                <w:lang w:bidi="ar-SA"/>
              </w:rPr>
              <w:t xml:space="preserve"> </w:t>
            </w:r>
            <w:r w:rsidRPr="00AC6E76">
              <w:rPr>
                <w:rFonts w:ascii="Consolas" w:hAnsi="Consolas" w:cs="B Lotus"/>
                <w:sz w:val="28"/>
                <w:szCs w:val="28"/>
                <w:rtl/>
                <w:lang w:bidi="ar-SA"/>
              </w:rPr>
              <w:t>گروهبندی</w:t>
            </w:r>
            <w:r w:rsidRPr="00AC6E76">
              <w:rPr>
                <w:rFonts w:ascii="Consolas" w:hAnsi="Consolas" w:cs="B Lotus"/>
                <w:sz w:val="28"/>
                <w:szCs w:val="28"/>
                <w:lang w:bidi="ar-SA"/>
              </w:rPr>
              <w:t xml:space="preserve"> </w:t>
            </w:r>
            <w:r w:rsidRPr="00AC6E76">
              <w:rPr>
                <w:rFonts w:ascii="Consolas" w:hAnsi="Consolas" w:cs="B Lotus"/>
                <w:sz w:val="28"/>
                <w:szCs w:val="28"/>
                <w:rtl/>
                <w:lang w:bidi="ar-SA"/>
              </w:rPr>
              <w:t>وسیله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نقلیه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انتقال</w:t>
            </w:r>
            <w:r w:rsidRPr="00AC6E76">
              <w:rPr>
                <w:rFonts w:ascii="Consolas" w:hAnsi="Consolas" w:cs="B Lotus"/>
                <w:sz w:val="28"/>
                <w:szCs w:val="28"/>
                <w:lang w:bidi="ar-SA"/>
              </w:rPr>
              <w:t xml:space="preserve"> </w:t>
            </w:r>
            <w:r w:rsidRPr="00AC6E76">
              <w:rPr>
                <w:rFonts w:ascii="Consolas" w:hAnsi="Consolas" w:cs="B Lotus"/>
                <w:sz w:val="28"/>
                <w:szCs w:val="28"/>
                <w:rtl/>
                <w:lang w:bidi="ar-SA"/>
              </w:rPr>
              <w:t>دهنده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نیست</w:t>
            </w:r>
          </w:p>
        </w:tc>
      </w:tr>
      <w:tr w:rsidR="00475AF2" w:rsidRPr="00F733A3" w14:paraId="7D496B20"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9731758" w14:textId="528972CC" w:rsidR="00475AF2" w:rsidRDefault="00475AF2" w:rsidP="005F200A">
            <w:pPr>
              <w:bidi w:val="0"/>
              <w:jc w:val="center"/>
              <w:rPr>
                <w:rFonts w:ascii="Calibri" w:hAnsi="Calibri" w:cs="Calibri"/>
                <w:color w:val="000000"/>
                <w:rtl/>
              </w:rPr>
            </w:pPr>
            <w:r>
              <w:rPr>
                <w:rFonts w:ascii="Calibri" w:hAnsi="Calibri" w:cs="Calibri" w:hint="cs"/>
                <w:color w:val="000000"/>
                <w:rtl/>
              </w:rPr>
              <w:t>199</w:t>
            </w:r>
          </w:p>
        </w:tc>
        <w:tc>
          <w:tcPr>
            <w:tcW w:w="7450" w:type="dxa"/>
            <w:tcBorders>
              <w:right w:val="single" w:sz="4" w:space="0" w:color="auto"/>
            </w:tcBorders>
            <w:noWrap/>
          </w:tcPr>
          <w:p w14:paraId="3F5364A9" w14:textId="40270413" w:rsidR="00475AF2" w:rsidRPr="00AC6E76" w:rsidRDefault="00475AF2" w:rsidP="00475AF2">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Consolas"/>
                <w:sz w:val="28"/>
                <w:szCs w:val="28"/>
                <w:lang w:bidi="ar-SA"/>
              </w:rPr>
              <w:t>ShftInsTypCod</w:t>
            </w:r>
            <w:r w:rsidRPr="00AC6E76">
              <w:rPr>
                <w:rFonts w:cs="B Lotus"/>
                <w:sz w:val="28"/>
                <w:szCs w:val="28"/>
                <w:rtl/>
                <w:lang w:bidi="ar-SA"/>
              </w:rPr>
              <w:t xml:space="preserve"> </w:t>
            </w:r>
            <w:r w:rsidRPr="00AC6E76">
              <w:rPr>
                <w:rFonts w:cs="B Lotus" w:hint="cs"/>
                <w:sz w:val="28"/>
                <w:szCs w:val="28"/>
                <w:rtl/>
                <w:lang w:bidi="ar-SA"/>
              </w:rPr>
              <w:t xml:space="preserve">- </w:t>
            </w:r>
            <w:r w:rsidRPr="00AC6E76">
              <w:rPr>
                <w:rFonts w:cs="B Lotus"/>
                <w:sz w:val="28"/>
                <w:szCs w:val="28"/>
                <w:rtl/>
                <w:lang w:bidi="ar-SA"/>
              </w:rPr>
              <w:t>انتقال</w:t>
            </w:r>
            <w:r w:rsidRPr="00AC6E76">
              <w:rPr>
                <w:rFonts w:cs="B Lotus"/>
                <w:sz w:val="28"/>
                <w:szCs w:val="28"/>
              </w:rPr>
              <w:t xml:space="preserve"> </w:t>
            </w:r>
            <w:r w:rsidRPr="00AC6E76">
              <w:rPr>
                <w:rFonts w:cs="B Lotus"/>
                <w:sz w:val="28"/>
                <w:szCs w:val="28"/>
                <w:rtl/>
                <w:lang w:bidi="ar-SA"/>
              </w:rPr>
              <w:t>تخفیف</w:t>
            </w:r>
            <w:r w:rsidRPr="00AC6E76">
              <w:rPr>
                <w:rFonts w:cs="B Lotus"/>
                <w:sz w:val="28"/>
                <w:szCs w:val="28"/>
              </w:rPr>
              <w:t xml:space="preserve"> </w:t>
            </w:r>
            <w:r w:rsidRPr="00AC6E76">
              <w:rPr>
                <w:rFonts w:cs="B Lotus"/>
                <w:sz w:val="28"/>
                <w:szCs w:val="28"/>
                <w:rtl/>
                <w:lang w:bidi="ar-SA"/>
              </w:rPr>
              <w:t>از</w:t>
            </w:r>
            <w:r w:rsidRPr="00AC6E76">
              <w:rPr>
                <w:rFonts w:cs="B Lotus"/>
                <w:sz w:val="28"/>
                <w:szCs w:val="28"/>
              </w:rPr>
              <w:t xml:space="preserve"> </w:t>
            </w:r>
            <w:r w:rsidRPr="00AC6E76">
              <w:rPr>
                <w:rFonts w:cs="B Lotus"/>
                <w:sz w:val="28"/>
                <w:szCs w:val="28"/>
                <w:rtl/>
                <w:lang w:bidi="ar-SA"/>
              </w:rPr>
              <w:t>مالک</w:t>
            </w:r>
            <w:r w:rsidRPr="00AC6E76">
              <w:rPr>
                <w:rFonts w:cs="B Lotus"/>
                <w:sz w:val="28"/>
                <w:szCs w:val="28"/>
              </w:rPr>
              <w:t xml:space="preserve"> </w:t>
            </w:r>
            <w:r w:rsidRPr="00AC6E76">
              <w:rPr>
                <w:rFonts w:cs="B Lotus" w:hint="cs"/>
                <w:sz w:val="28"/>
                <w:szCs w:val="28"/>
                <w:rtl/>
              </w:rPr>
              <w:t>حقیقی</w:t>
            </w:r>
            <w:r w:rsidRPr="00AC6E76">
              <w:rPr>
                <w:rFonts w:cs="B Lotus"/>
                <w:sz w:val="28"/>
                <w:szCs w:val="28"/>
              </w:rPr>
              <w:t xml:space="preserve"> </w:t>
            </w:r>
            <w:r w:rsidRPr="00AC6E76">
              <w:rPr>
                <w:rFonts w:cs="B Lotus"/>
                <w:sz w:val="28"/>
                <w:szCs w:val="28"/>
                <w:rtl/>
                <w:lang w:bidi="ar-SA"/>
              </w:rPr>
              <w:t>نمی</w:t>
            </w:r>
            <w:r w:rsidRPr="00AC6E76">
              <w:rPr>
                <w:rFonts w:cs="B Lotus"/>
                <w:sz w:val="28"/>
                <w:szCs w:val="28"/>
              </w:rPr>
              <w:t xml:space="preserve"> </w:t>
            </w:r>
            <w:r w:rsidRPr="00AC6E76">
              <w:rPr>
                <w:rFonts w:cs="B Lotus"/>
                <w:sz w:val="28"/>
                <w:szCs w:val="28"/>
                <w:rtl/>
                <w:lang w:bidi="ar-SA"/>
              </w:rPr>
              <w:t>تواند</w:t>
            </w:r>
            <w:r w:rsidRPr="00AC6E76">
              <w:rPr>
                <w:rFonts w:cs="B Lotus"/>
                <w:sz w:val="28"/>
                <w:szCs w:val="28"/>
              </w:rPr>
              <w:t xml:space="preserve"> </w:t>
            </w:r>
            <w:r w:rsidRPr="00AC6E76">
              <w:rPr>
                <w:rFonts w:cs="B Lotus"/>
                <w:sz w:val="28"/>
                <w:szCs w:val="28"/>
                <w:rtl/>
                <w:lang w:bidi="ar-SA"/>
              </w:rPr>
              <w:t>به</w:t>
            </w:r>
            <w:r w:rsidRPr="00AC6E76">
              <w:rPr>
                <w:rFonts w:cs="B Lotus"/>
                <w:sz w:val="28"/>
                <w:szCs w:val="28"/>
              </w:rPr>
              <w:t xml:space="preserve"> </w:t>
            </w:r>
            <w:r w:rsidRPr="00AC6E76">
              <w:rPr>
                <w:rFonts w:cs="B Lotus"/>
                <w:sz w:val="28"/>
                <w:szCs w:val="28"/>
                <w:rtl/>
                <w:lang w:bidi="ar-SA"/>
              </w:rPr>
              <w:t>گیرنده</w:t>
            </w:r>
            <w:r w:rsidRPr="00AC6E76">
              <w:rPr>
                <w:rFonts w:cs="B Lotus"/>
                <w:sz w:val="28"/>
                <w:szCs w:val="28"/>
              </w:rPr>
              <w:t xml:space="preserve"> </w:t>
            </w:r>
            <w:r w:rsidRPr="00AC6E76">
              <w:rPr>
                <w:rFonts w:cs="B Lotus" w:hint="cs"/>
                <w:sz w:val="28"/>
                <w:szCs w:val="28"/>
                <w:rtl/>
                <w:lang w:bidi="ar-SA"/>
              </w:rPr>
              <w:t>حقوقی</w:t>
            </w:r>
            <w:r w:rsidRPr="00AC6E76">
              <w:rPr>
                <w:rFonts w:cs="B Lotus"/>
                <w:sz w:val="28"/>
                <w:szCs w:val="28"/>
              </w:rPr>
              <w:t xml:space="preserve"> </w:t>
            </w:r>
            <w:r w:rsidRPr="00AC6E76">
              <w:rPr>
                <w:rFonts w:cs="B Lotus"/>
                <w:sz w:val="28"/>
                <w:szCs w:val="28"/>
                <w:rtl/>
                <w:lang w:bidi="ar-SA"/>
              </w:rPr>
              <w:t>انجام</w:t>
            </w:r>
            <w:r w:rsidRPr="00AC6E76">
              <w:rPr>
                <w:rFonts w:cs="B Lotus"/>
                <w:sz w:val="28"/>
                <w:szCs w:val="28"/>
              </w:rPr>
              <w:t xml:space="preserve"> </w:t>
            </w:r>
            <w:r w:rsidRPr="00AC6E76">
              <w:rPr>
                <w:rFonts w:cs="B Lotus"/>
                <w:sz w:val="28"/>
                <w:szCs w:val="28"/>
                <w:rtl/>
                <w:lang w:bidi="ar-SA"/>
              </w:rPr>
              <w:t>شود</w:t>
            </w:r>
            <w:r w:rsidRPr="00AC6E76">
              <w:rPr>
                <w:rFonts w:cs="B Lotus" w:hint="cs"/>
                <w:sz w:val="28"/>
                <w:szCs w:val="28"/>
                <w:rtl/>
              </w:rPr>
              <w:t>.</w:t>
            </w:r>
          </w:p>
        </w:tc>
      </w:tr>
      <w:tr w:rsidR="00D72361" w:rsidRPr="00F733A3" w14:paraId="18230B92"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E7BCA28" w14:textId="09D91545" w:rsidR="00D72361" w:rsidRPr="006E6737" w:rsidRDefault="00D72361"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200</w:t>
            </w:r>
          </w:p>
        </w:tc>
        <w:tc>
          <w:tcPr>
            <w:tcW w:w="7450" w:type="dxa"/>
            <w:tcBorders>
              <w:right w:val="single" w:sz="4" w:space="0" w:color="auto"/>
            </w:tcBorders>
            <w:noWrap/>
          </w:tcPr>
          <w:p w14:paraId="1E07465C" w14:textId="5BB5CE1E" w:rsidR="00D72361" w:rsidRPr="00AC6E76" w:rsidRDefault="00D72361" w:rsidP="00475AF2">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IsDrvIrn</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تابعیت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راننده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D72361" w:rsidRPr="00F733A3" w14:paraId="40E6C559"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0A01170" w14:textId="58431703" w:rsidR="00D72361" w:rsidRPr="006E6737" w:rsidRDefault="00D72361"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201</w:t>
            </w:r>
          </w:p>
        </w:tc>
        <w:tc>
          <w:tcPr>
            <w:tcW w:w="7450" w:type="dxa"/>
            <w:tcBorders>
              <w:right w:val="single" w:sz="4" w:space="0" w:color="auto"/>
            </w:tcBorders>
            <w:noWrap/>
          </w:tcPr>
          <w:p w14:paraId="67C9B9B8" w14:textId="0304F268" w:rsidR="00D72361" w:rsidRPr="00AC6E76" w:rsidRDefault="00D72361" w:rsidP="00475AF2">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DrvNationalId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راننده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D72361" w:rsidRPr="00F733A3" w14:paraId="08768ABC"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AE34643" w14:textId="435EBE3F" w:rsidR="00D72361" w:rsidRPr="006E6737" w:rsidRDefault="00D72361"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202</w:t>
            </w:r>
          </w:p>
        </w:tc>
        <w:tc>
          <w:tcPr>
            <w:tcW w:w="7450" w:type="dxa"/>
            <w:tcBorders>
              <w:right w:val="single" w:sz="4" w:space="0" w:color="auto"/>
            </w:tcBorders>
            <w:noWrap/>
          </w:tcPr>
          <w:p w14:paraId="6C0B4C2F" w14:textId="60C7C1EE" w:rsidR="00D72361" w:rsidRPr="00AC6E76" w:rsidRDefault="00D72361" w:rsidP="00475AF2">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DrvNationalId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فرمت</w:t>
            </w:r>
            <w:r w:rsidRPr="00AC6E76">
              <w:rPr>
                <w:rFonts w:ascii="Consolas" w:hAnsi="Consolas" w:cs="B Lotus"/>
                <w:sz w:val="28"/>
                <w:szCs w:val="28"/>
                <w:lang w:bidi="ar-SA"/>
              </w:rPr>
              <w:t xml:space="preserve">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راننده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صحیح</w:t>
            </w:r>
            <w:r w:rsidRPr="00AC6E76">
              <w:rPr>
                <w:rFonts w:ascii="Consolas" w:hAnsi="Consolas" w:cs="B Lotus"/>
                <w:sz w:val="28"/>
                <w:szCs w:val="28"/>
                <w:lang w:bidi="ar-SA"/>
              </w:rPr>
              <w:t xml:space="preserve"> </w:t>
            </w:r>
            <w:r w:rsidRPr="00AC6E76">
              <w:rPr>
                <w:rFonts w:ascii="Consolas" w:hAnsi="Consolas" w:cs="B Lotus"/>
                <w:sz w:val="28"/>
                <w:szCs w:val="28"/>
                <w:rtl/>
                <w:lang w:bidi="ar-SA"/>
              </w:rPr>
              <w:t>نیست</w:t>
            </w:r>
          </w:p>
        </w:tc>
      </w:tr>
      <w:tr w:rsidR="00D72361" w:rsidRPr="00F733A3" w14:paraId="09C33AC7"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1EF72C4" w14:textId="5256699B" w:rsidR="00D72361" w:rsidRPr="006E6737" w:rsidRDefault="00D72361"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203</w:t>
            </w:r>
          </w:p>
        </w:tc>
        <w:tc>
          <w:tcPr>
            <w:tcW w:w="7450" w:type="dxa"/>
            <w:tcBorders>
              <w:right w:val="single" w:sz="4" w:space="0" w:color="auto"/>
            </w:tcBorders>
            <w:noWrap/>
          </w:tcPr>
          <w:p w14:paraId="0A12AEA9" w14:textId="0E773A67" w:rsidR="00D72361" w:rsidRPr="00AC6E76" w:rsidRDefault="00D72361" w:rsidP="00475AF2">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DrvNationalId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ملی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راننده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نامعتبر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D72361" w:rsidRPr="00F733A3" w14:paraId="65553D42"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48BC828" w14:textId="1CC502BC" w:rsidR="00D72361" w:rsidRPr="006E6737" w:rsidRDefault="00D72361"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204</w:t>
            </w:r>
          </w:p>
        </w:tc>
        <w:tc>
          <w:tcPr>
            <w:tcW w:w="7450" w:type="dxa"/>
            <w:tcBorders>
              <w:right w:val="single" w:sz="4" w:space="0" w:color="auto"/>
            </w:tcBorders>
            <w:noWrap/>
          </w:tcPr>
          <w:p w14:paraId="718A6518" w14:textId="067F19CA" w:rsidR="00D72361" w:rsidRPr="00AC6E76" w:rsidRDefault="00D72361" w:rsidP="00475AF2">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DrvUnIrnCod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اتباع</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راننده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D72361" w:rsidRPr="00F733A3" w14:paraId="08B31584"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878B92D" w14:textId="4D9060F9" w:rsidR="00D72361" w:rsidRPr="006E6737" w:rsidRDefault="00D72361"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205</w:t>
            </w:r>
          </w:p>
        </w:tc>
        <w:tc>
          <w:tcPr>
            <w:tcW w:w="7450" w:type="dxa"/>
            <w:tcBorders>
              <w:right w:val="single" w:sz="4" w:space="0" w:color="auto"/>
            </w:tcBorders>
            <w:noWrap/>
          </w:tcPr>
          <w:p w14:paraId="7A64D101" w14:textId="1B680777" w:rsidR="00D72361" w:rsidRPr="00AC6E76" w:rsidRDefault="00D72361" w:rsidP="00475AF2">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DrvLicTypCod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نوع</w:t>
            </w:r>
            <w:r w:rsidRPr="00AC6E76">
              <w:rPr>
                <w:rFonts w:ascii="Consolas" w:hAnsi="Consolas" w:cs="B Lotus"/>
                <w:sz w:val="28"/>
                <w:szCs w:val="28"/>
                <w:lang w:bidi="ar-SA"/>
              </w:rPr>
              <w:t xml:space="preserve"> </w:t>
            </w:r>
            <w:r w:rsidRPr="00AC6E76">
              <w:rPr>
                <w:rFonts w:ascii="Consolas" w:hAnsi="Consolas" w:cs="B Lotus"/>
                <w:sz w:val="28"/>
                <w:szCs w:val="28"/>
                <w:rtl/>
                <w:lang w:bidi="ar-SA"/>
              </w:rPr>
              <w:t>گواهینامه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راننده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D72361" w:rsidRPr="00F733A3" w14:paraId="705A987D"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EC886D5" w14:textId="5E609033" w:rsidR="00D72361" w:rsidRPr="006E6737" w:rsidRDefault="00D72361"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206</w:t>
            </w:r>
          </w:p>
        </w:tc>
        <w:tc>
          <w:tcPr>
            <w:tcW w:w="7450" w:type="dxa"/>
            <w:tcBorders>
              <w:right w:val="single" w:sz="4" w:space="0" w:color="auto"/>
            </w:tcBorders>
            <w:noWrap/>
          </w:tcPr>
          <w:p w14:paraId="2DE975D8" w14:textId="7B1FFF38" w:rsidR="00D72361" w:rsidRPr="00AC6E76" w:rsidRDefault="00D72361" w:rsidP="00475AF2">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DrvLicTypCod</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کد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نوع</w:t>
            </w:r>
            <w:r w:rsidRPr="00AC6E76">
              <w:rPr>
                <w:rFonts w:ascii="Consolas" w:hAnsi="Consolas" w:cs="B Lotus"/>
                <w:sz w:val="28"/>
                <w:szCs w:val="28"/>
                <w:lang w:bidi="ar-SA"/>
              </w:rPr>
              <w:t xml:space="preserve"> </w:t>
            </w:r>
            <w:r w:rsidRPr="00AC6E76">
              <w:rPr>
                <w:rFonts w:ascii="Consolas" w:hAnsi="Consolas" w:cs="B Lotus"/>
                <w:sz w:val="28"/>
                <w:szCs w:val="28"/>
                <w:rtl/>
                <w:lang w:bidi="ar-SA"/>
              </w:rPr>
              <w:t>گواهینامه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راننده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نیست</w:t>
            </w:r>
          </w:p>
        </w:tc>
      </w:tr>
      <w:tr w:rsidR="006E6737" w:rsidRPr="00F733A3" w14:paraId="49FC8B62"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2C88527" w14:textId="3141A35D" w:rsidR="006E6737" w:rsidRPr="006E6737" w:rsidRDefault="006E6737"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207</w:t>
            </w:r>
          </w:p>
        </w:tc>
        <w:tc>
          <w:tcPr>
            <w:tcW w:w="7450" w:type="dxa"/>
            <w:tcBorders>
              <w:right w:val="single" w:sz="4" w:space="0" w:color="auto"/>
            </w:tcBorders>
            <w:noWrap/>
          </w:tcPr>
          <w:p w14:paraId="01A8F646" w14:textId="1FE4C4F2" w:rsidR="006E6737" w:rsidRPr="00AC6E76" w:rsidRDefault="006E6737" w:rsidP="00475AF2">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DrvLicNo</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شماره</w:t>
            </w:r>
            <w:r w:rsidRPr="00AC6E76">
              <w:rPr>
                <w:rFonts w:ascii="Consolas" w:hAnsi="Consolas" w:cs="B Lotus"/>
                <w:sz w:val="28"/>
                <w:szCs w:val="28"/>
                <w:lang w:bidi="ar-SA"/>
              </w:rPr>
              <w:t xml:space="preserve"> </w:t>
            </w:r>
            <w:r w:rsidRPr="00AC6E76">
              <w:rPr>
                <w:rFonts w:ascii="Consolas" w:hAnsi="Consolas" w:cs="B Lotus"/>
                <w:sz w:val="28"/>
                <w:szCs w:val="28"/>
                <w:rtl/>
                <w:lang w:bidi="ar-SA"/>
              </w:rPr>
              <w:t>گواهینامه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راننده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6E6737" w:rsidRPr="00F733A3" w14:paraId="303C53B8"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2313D50" w14:textId="63120363" w:rsidR="006E6737" w:rsidRPr="006E6737" w:rsidRDefault="006E6737"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208</w:t>
            </w:r>
          </w:p>
        </w:tc>
        <w:tc>
          <w:tcPr>
            <w:tcW w:w="7450" w:type="dxa"/>
            <w:tcBorders>
              <w:right w:val="single" w:sz="4" w:space="0" w:color="auto"/>
            </w:tcBorders>
            <w:noWrap/>
          </w:tcPr>
          <w:p w14:paraId="3609C7A2" w14:textId="21BAD1B5" w:rsidR="006E6737" w:rsidRPr="00AC6E76" w:rsidRDefault="006E6737" w:rsidP="00475AF2">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DrvlicNo</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شماره</w:t>
            </w:r>
            <w:r w:rsidRPr="00AC6E76">
              <w:rPr>
                <w:rFonts w:ascii="Consolas" w:hAnsi="Consolas" w:cs="B Lotus"/>
                <w:sz w:val="28"/>
                <w:szCs w:val="28"/>
                <w:lang w:bidi="ar-SA"/>
              </w:rPr>
              <w:t xml:space="preserve"> </w:t>
            </w:r>
            <w:r w:rsidRPr="00AC6E76">
              <w:rPr>
                <w:rFonts w:ascii="Consolas" w:hAnsi="Consolas" w:cs="B Lotus"/>
                <w:sz w:val="28"/>
                <w:szCs w:val="28"/>
                <w:rtl/>
                <w:lang w:bidi="ar-SA"/>
              </w:rPr>
              <w:t>گواهینامه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معتبر</w:t>
            </w:r>
            <w:r w:rsidRPr="00AC6E76">
              <w:rPr>
                <w:rFonts w:ascii="Consolas" w:hAnsi="Consolas" w:cs="B Lotus"/>
                <w:sz w:val="28"/>
                <w:szCs w:val="28"/>
                <w:lang w:bidi="ar-SA"/>
              </w:rPr>
              <w:t xml:space="preserve"> </w:t>
            </w:r>
            <w:r w:rsidRPr="00AC6E76">
              <w:rPr>
                <w:rFonts w:ascii="Consolas" w:hAnsi="Consolas" w:cs="B Lotus"/>
                <w:sz w:val="28"/>
                <w:szCs w:val="28"/>
                <w:rtl/>
                <w:lang w:bidi="ar-SA"/>
              </w:rPr>
              <w:t>نیست</w:t>
            </w:r>
          </w:p>
        </w:tc>
      </w:tr>
      <w:tr w:rsidR="006E6737" w:rsidRPr="00F733A3" w14:paraId="584EEAFD"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40AF1F4" w14:textId="65CF6797" w:rsidR="006E6737" w:rsidRPr="006E6737" w:rsidRDefault="006E6737"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209</w:t>
            </w:r>
          </w:p>
        </w:tc>
        <w:tc>
          <w:tcPr>
            <w:tcW w:w="7450" w:type="dxa"/>
            <w:tcBorders>
              <w:right w:val="single" w:sz="4" w:space="0" w:color="auto"/>
            </w:tcBorders>
            <w:noWrap/>
          </w:tcPr>
          <w:p w14:paraId="62F12615" w14:textId="1BCD99FD" w:rsidR="006E6737" w:rsidRPr="00AC6E76" w:rsidRDefault="006E6737" w:rsidP="00475AF2">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DrvLicIsuDte</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تاریخ</w:t>
            </w:r>
            <w:r w:rsidRPr="00AC6E76">
              <w:rPr>
                <w:rFonts w:ascii="Consolas" w:hAnsi="Consolas" w:cs="B Lotus"/>
                <w:sz w:val="28"/>
                <w:szCs w:val="28"/>
                <w:lang w:bidi="ar-SA"/>
              </w:rPr>
              <w:t xml:space="preserve"> </w:t>
            </w:r>
            <w:r w:rsidRPr="00AC6E76">
              <w:rPr>
                <w:rFonts w:ascii="Consolas" w:hAnsi="Consolas" w:cs="B Lotus"/>
                <w:sz w:val="28"/>
                <w:szCs w:val="28"/>
                <w:rtl/>
                <w:lang w:bidi="ar-SA"/>
              </w:rPr>
              <w:t>صدور</w:t>
            </w:r>
            <w:r w:rsidRPr="00AC6E76">
              <w:rPr>
                <w:rFonts w:ascii="Consolas" w:hAnsi="Consolas" w:cs="B Lotus"/>
                <w:sz w:val="28"/>
                <w:szCs w:val="28"/>
                <w:lang w:bidi="ar-SA"/>
              </w:rPr>
              <w:t xml:space="preserve"> </w:t>
            </w:r>
            <w:r w:rsidRPr="00AC6E76">
              <w:rPr>
                <w:rFonts w:ascii="Consolas" w:hAnsi="Consolas" w:cs="B Lotus"/>
                <w:sz w:val="28"/>
                <w:szCs w:val="28"/>
                <w:rtl/>
                <w:lang w:bidi="ar-SA"/>
              </w:rPr>
              <w:t>گواهینامه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راننده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خالی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6E6737" w:rsidRPr="00F733A3" w14:paraId="06C2DBB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4F83632" w14:textId="1909BCA5" w:rsidR="006E6737" w:rsidRPr="006E6737" w:rsidRDefault="006E6737"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210</w:t>
            </w:r>
          </w:p>
        </w:tc>
        <w:tc>
          <w:tcPr>
            <w:tcW w:w="7450" w:type="dxa"/>
            <w:tcBorders>
              <w:right w:val="single" w:sz="4" w:space="0" w:color="auto"/>
            </w:tcBorders>
            <w:noWrap/>
          </w:tcPr>
          <w:p w14:paraId="6143F2B4" w14:textId="7AFD4C4F" w:rsidR="006E6737" w:rsidRPr="00AC6E76" w:rsidRDefault="006E6737" w:rsidP="00475AF2">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DrvLicIsuDte</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فرمت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تاریخ</w:t>
            </w:r>
            <w:r w:rsidRPr="00AC6E76">
              <w:rPr>
                <w:rFonts w:ascii="Consolas" w:hAnsi="Consolas" w:cs="B Lotus"/>
                <w:sz w:val="28"/>
                <w:szCs w:val="28"/>
                <w:lang w:bidi="ar-SA"/>
              </w:rPr>
              <w:t xml:space="preserve"> </w:t>
            </w:r>
            <w:r w:rsidRPr="00AC6E76">
              <w:rPr>
                <w:rFonts w:ascii="Consolas" w:hAnsi="Consolas" w:cs="B Lotus"/>
                <w:sz w:val="28"/>
                <w:szCs w:val="28"/>
                <w:rtl/>
                <w:lang w:bidi="ar-SA"/>
              </w:rPr>
              <w:t>شمسی</w:t>
            </w:r>
            <w:r w:rsidRPr="00AC6E76">
              <w:rPr>
                <w:rFonts w:ascii="Consolas" w:hAnsi="Consolas" w:cs="B Lotus"/>
                <w:sz w:val="28"/>
                <w:szCs w:val="28"/>
                <w:lang w:bidi="ar-SA"/>
              </w:rPr>
              <w:t xml:space="preserve"> </w:t>
            </w:r>
            <w:r w:rsidRPr="00AC6E76">
              <w:rPr>
                <w:rFonts w:ascii="Consolas" w:hAnsi="Consolas" w:cs="B Lotus"/>
                <w:sz w:val="28"/>
                <w:szCs w:val="28"/>
                <w:rtl/>
                <w:lang w:bidi="ar-SA"/>
              </w:rPr>
              <w:t>صدور</w:t>
            </w:r>
            <w:r w:rsidRPr="00AC6E76">
              <w:rPr>
                <w:rFonts w:ascii="Consolas" w:hAnsi="Consolas" w:cs="B Lotus"/>
                <w:sz w:val="28"/>
                <w:szCs w:val="28"/>
                <w:lang w:bidi="ar-SA"/>
              </w:rPr>
              <w:t xml:space="preserve"> </w:t>
            </w:r>
            <w:r w:rsidRPr="00AC6E76">
              <w:rPr>
                <w:rFonts w:ascii="Consolas" w:hAnsi="Consolas" w:cs="B Lotus"/>
                <w:sz w:val="28"/>
                <w:szCs w:val="28"/>
                <w:rtl/>
                <w:lang w:bidi="ar-SA"/>
              </w:rPr>
              <w:t>گواهینامه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اشتباه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است</w:t>
            </w:r>
          </w:p>
        </w:tc>
      </w:tr>
      <w:tr w:rsidR="006E6737" w:rsidRPr="00F733A3" w14:paraId="37CC9A67"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2ED7635" w14:textId="7BB2F3E6" w:rsidR="006E6737" w:rsidRPr="006E6737" w:rsidRDefault="006E6737"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211</w:t>
            </w:r>
          </w:p>
        </w:tc>
        <w:tc>
          <w:tcPr>
            <w:tcW w:w="7450" w:type="dxa"/>
            <w:tcBorders>
              <w:right w:val="single" w:sz="4" w:space="0" w:color="auto"/>
            </w:tcBorders>
            <w:noWrap/>
          </w:tcPr>
          <w:p w14:paraId="3ADC7DA3" w14:textId="19E0C54A" w:rsidR="006E6737" w:rsidRPr="00AC6E76" w:rsidRDefault="006E6737" w:rsidP="00475AF2">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InstDte</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مبلغ</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w:t>
            </w:r>
            <w:r w:rsidRPr="00AC6E76">
              <w:rPr>
                <w:rFonts w:ascii="Consolas" w:hAnsi="Consolas" w:cs="B Lotus"/>
                <w:sz w:val="28"/>
                <w:szCs w:val="28"/>
                <w:lang w:bidi="ar-SA"/>
              </w:rPr>
              <w:t xml:space="preserve"> </w:t>
            </w:r>
            <w:r w:rsidRPr="00AC6E76">
              <w:rPr>
                <w:rFonts w:ascii="Consolas" w:hAnsi="Consolas" w:cs="B Lotus"/>
                <w:sz w:val="28"/>
                <w:szCs w:val="28"/>
                <w:rtl/>
                <w:lang w:bidi="ar-SA"/>
              </w:rPr>
              <w:t>بیمه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باید</w:t>
            </w:r>
            <w:r w:rsidRPr="00AC6E76">
              <w:rPr>
                <w:rFonts w:ascii="Consolas" w:hAnsi="Consolas" w:cs="B Lotus"/>
                <w:sz w:val="28"/>
                <w:szCs w:val="28"/>
                <w:lang w:bidi="ar-SA"/>
              </w:rPr>
              <w:t xml:space="preserve"> </w:t>
            </w:r>
            <w:r w:rsidRPr="00AC6E76">
              <w:rPr>
                <w:rFonts w:ascii="Consolas" w:hAnsi="Consolas" w:cs="B Lotus"/>
                <w:sz w:val="28"/>
                <w:szCs w:val="28"/>
                <w:rtl/>
                <w:lang w:bidi="ar-SA"/>
              </w:rPr>
              <w:t>نهایتا</w:t>
            </w:r>
            <w:r w:rsidRPr="00AC6E76">
              <w:rPr>
                <w:rFonts w:ascii="Consolas" w:hAnsi="Consolas" w:cs="B Lotus"/>
                <w:sz w:val="28"/>
                <w:szCs w:val="28"/>
                <w:lang w:bidi="ar-SA"/>
              </w:rPr>
              <w:t xml:space="preserve"> </w:t>
            </w:r>
            <w:r w:rsidRPr="00AC6E76">
              <w:rPr>
                <w:rFonts w:ascii="Consolas" w:hAnsi="Consolas" w:cs="B Lotus"/>
                <w:sz w:val="28"/>
                <w:szCs w:val="28"/>
                <w:rtl/>
                <w:lang w:bidi="ar-SA"/>
              </w:rPr>
              <w:t>در</w:t>
            </w:r>
            <w:r w:rsidRPr="00AC6E76">
              <w:rPr>
                <w:rFonts w:ascii="Consolas" w:hAnsi="Consolas" w:cs="B Lotus"/>
                <w:sz w:val="28"/>
                <w:szCs w:val="28"/>
                <w:lang w:bidi="ar-SA"/>
              </w:rPr>
              <w:t xml:space="preserve"> 6 </w:t>
            </w:r>
            <w:r w:rsidRPr="00AC6E76">
              <w:rPr>
                <w:rFonts w:ascii="Consolas" w:hAnsi="Consolas" w:cs="B Lotus"/>
                <w:sz w:val="28"/>
                <w:szCs w:val="28"/>
                <w:rtl/>
                <w:lang w:bidi="ar-SA"/>
              </w:rPr>
              <w:t>ماه</w:t>
            </w:r>
            <w:r w:rsidRPr="00AC6E76">
              <w:rPr>
                <w:rFonts w:ascii="Consolas" w:hAnsi="Consolas" w:cs="B Lotus"/>
                <w:sz w:val="28"/>
                <w:szCs w:val="28"/>
                <w:lang w:bidi="ar-SA"/>
              </w:rPr>
              <w:t xml:space="preserve"> </w:t>
            </w:r>
            <w:r w:rsidRPr="00AC6E76">
              <w:rPr>
                <w:rFonts w:ascii="Consolas" w:hAnsi="Consolas" w:cs="B Lotus"/>
                <w:sz w:val="28"/>
                <w:szCs w:val="28"/>
                <w:rtl/>
                <w:lang w:bidi="ar-SA"/>
              </w:rPr>
              <w:t>پرداخت</w:t>
            </w:r>
            <w:r w:rsidRPr="00AC6E76">
              <w:rPr>
                <w:rFonts w:ascii="Consolas" w:hAnsi="Consolas" w:cs="B Lotus"/>
                <w:sz w:val="28"/>
                <w:szCs w:val="28"/>
                <w:lang w:bidi="ar-SA"/>
              </w:rPr>
              <w:t xml:space="preserve"> </w:t>
            </w:r>
            <w:r w:rsidRPr="00AC6E76">
              <w:rPr>
                <w:rFonts w:ascii="Consolas" w:hAnsi="Consolas" w:cs="B Lotus"/>
                <w:sz w:val="28"/>
                <w:szCs w:val="28"/>
                <w:rtl/>
                <w:lang w:bidi="ar-SA"/>
              </w:rPr>
              <w:t>شود</w:t>
            </w:r>
          </w:p>
        </w:tc>
      </w:tr>
      <w:tr w:rsidR="006E6737" w:rsidRPr="00F733A3" w14:paraId="1F24E3C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013FBB6" w14:textId="061B1705" w:rsidR="006E6737" w:rsidRPr="006E6737" w:rsidRDefault="006E6737"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lastRenderedPageBreak/>
              <w:t>212</w:t>
            </w:r>
          </w:p>
        </w:tc>
        <w:tc>
          <w:tcPr>
            <w:tcW w:w="7450" w:type="dxa"/>
            <w:tcBorders>
              <w:right w:val="single" w:sz="4" w:space="0" w:color="auto"/>
            </w:tcBorders>
            <w:noWrap/>
          </w:tcPr>
          <w:p w14:paraId="39AC3974" w14:textId="55C12A90" w:rsidR="006E6737" w:rsidRPr="00AC6E76" w:rsidRDefault="006E6737" w:rsidP="006E6737">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InstDte</w:t>
            </w:r>
            <w:r w:rsidRPr="00AC6E76">
              <w:rPr>
                <w:rFonts w:ascii="Consolas" w:hAnsi="Consolas" w:cs="B Lotus" w:hint="cs"/>
                <w:sz w:val="28"/>
                <w:szCs w:val="28"/>
                <w:rtl/>
                <w:lang w:bidi="ar-SA"/>
              </w:rPr>
              <w:t xml:space="preserve"> </w:t>
            </w:r>
            <w:r w:rsidRPr="00AC6E76">
              <w:rPr>
                <w:rFonts w:ascii="Times New Roman" w:hAnsi="Times New Roman" w:cs="Times New Roman" w:hint="cs"/>
                <w:sz w:val="28"/>
                <w:szCs w:val="28"/>
                <w:rtl/>
                <w:lang w:bidi="ar-SA"/>
              </w:rPr>
              <w:t>–</w:t>
            </w:r>
            <w:r w:rsidRPr="00AC6E76">
              <w:rPr>
                <w:rFonts w:ascii="Consolas" w:hAnsi="Consolas" w:cs="B Lotus" w:hint="cs"/>
                <w:sz w:val="28"/>
                <w:szCs w:val="28"/>
                <w:rtl/>
                <w:lang w:bidi="ar-SA"/>
              </w:rPr>
              <w:t xml:space="preserve"> </w:t>
            </w:r>
            <w:r w:rsidRPr="00AC6E76">
              <w:rPr>
                <w:rFonts w:ascii="Courier New" w:hAnsi="Courier New" w:cs="B Lotus" w:hint="cs"/>
                <w:sz w:val="28"/>
                <w:szCs w:val="28"/>
                <w:rtl/>
                <w:lang w:bidi="ar-SA"/>
              </w:rPr>
              <w:t>فرمت</w:t>
            </w:r>
            <w:r w:rsidRPr="00AC6E76">
              <w:rPr>
                <w:rFonts w:ascii="Consolas" w:hAnsi="Consolas" w:cs="B Lotus" w:hint="cs"/>
                <w:sz w:val="28"/>
                <w:szCs w:val="28"/>
                <w:rtl/>
                <w:lang w:bidi="ar-SA"/>
              </w:rPr>
              <w:t xml:space="preserve"> </w:t>
            </w:r>
            <w:r w:rsidRPr="00AC6E76">
              <w:rPr>
                <w:rFonts w:ascii="Courier New" w:hAnsi="Courier New" w:cs="B Lotus" w:hint="cs"/>
                <w:sz w:val="28"/>
                <w:szCs w:val="28"/>
                <w:rtl/>
                <w:lang w:bidi="ar-SA"/>
              </w:rPr>
              <w:t>تاریخ</w:t>
            </w:r>
            <w:r w:rsidRPr="00AC6E76">
              <w:rPr>
                <w:rFonts w:ascii="Consolas" w:hAnsi="Consolas" w:cs="B Lotus" w:hint="cs"/>
                <w:sz w:val="28"/>
                <w:szCs w:val="28"/>
                <w:rtl/>
                <w:lang w:bidi="ar-SA"/>
              </w:rPr>
              <w:t xml:space="preserve"> </w:t>
            </w:r>
            <w:r w:rsidRPr="00AC6E76">
              <w:rPr>
                <w:rFonts w:ascii="Courier New" w:hAnsi="Courier New" w:cs="B Lotus" w:hint="cs"/>
                <w:sz w:val="28"/>
                <w:szCs w:val="28"/>
                <w:rtl/>
                <w:lang w:bidi="ar-SA"/>
              </w:rPr>
              <w:t>پرداخت</w:t>
            </w:r>
            <w:r w:rsidRPr="00AC6E76">
              <w:rPr>
                <w:rFonts w:ascii="Consolas" w:hAnsi="Consolas" w:cs="B Lotus" w:hint="cs"/>
                <w:sz w:val="28"/>
                <w:szCs w:val="28"/>
                <w:rtl/>
                <w:lang w:bidi="ar-SA"/>
              </w:rPr>
              <w:t xml:space="preserve"> </w:t>
            </w:r>
            <w:r w:rsidRPr="00AC6E76">
              <w:rPr>
                <w:rFonts w:ascii="Courier New" w:hAnsi="Courier New" w:cs="B Lotus" w:hint="cs"/>
                <w:sz w:val="28"/>
                <w:szCs w:val="28"/>
                <w:rtl/>
                <w:lang w:bidi="ar-SA"/>
              </w:rPr>
              <w:t>قسط</w:t>
            </w:r>
            <w:r w:rsidRPr="00AC6E76">
              <w:rPr>
                <w:rFonts w:ascii="Consolas" w:hAnsi="Consolas" w:cs="B Lotus" w:hint="cs"/>
                <w:sz w:val="28"/>
                <w:szCs w:val="28"/>
                <w:rtl/>
                <w:lang w:bidi="ar-SA"/>
              </w:rPr>
              <w:t xml:space="preserve"> </w:t>
            </w:r>
            <w:r w:rsidRPr="00AC6E76">
              <w:rPr>
                <w:rFonts w:ascii="Courier New" w:hAnsi="Courier New" w:cs="B Lotus" w:hint="cs"/>
                <w:sz w:val="28"/>
                <w:szCs w:val="28"/>
                <w:rtl/>
                <w:lang w:bidi="ar-SA"/>
              </w:rPr>
              <w:t>صحیح</w:t>
            </w:r>
            <w:r w:rsidRPr="00AC6E76">
              <w:rPr>
                <w:rFonts w:ascii="Consolas" w:hAnsi="Consolas" w:cs="B Lotus" w:hint="cs"/>
                <w:sz w:val="28"/>
                <w:szCs w:val="28"/>
                <w:rtl/>
                <w:lang w:bidi="ar-SA"/>
              </w:rPr>
              <w:t xml:space="preserve"> </w:t>
            </w:r>
            <w:r w:rsidRPr="00AC6E76">
              <w:rPr>
                <w:rFonts w:ascii="Courier New" w:hAnsi="Courier New" w:cs="B Lotus" w:hint="cs"/>
                <w:sz w:val="28"/>
                <w:szCs w:val="28"/>
                <w:rtl/>
                <w:lang w:bidi="ar-SA"/>
              </w:rPr>
              <w:t>نیست</w:t>
            </w:r>
          </w:p>
        </w:tc>
      </w:tr>
      <w:tr w:rsidR="006E6737" w:rsidRPr="00F733A3" w14:paraId="5A50E8CE"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73FE43D" w14:textId="6E95406B" w:rsidR="006E6737" w:rsidRPr="006E6737" w:rsidRDefault="006E6737"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213</w:t>
            </w:r>
          </w:p>
        </w:tc>
        <w:tc>
          <w:tcPr>
            <w:tcW w:w="7450" w:type="dxa"/>
            <w:tcBorders>
              <w:right w:val="single" w:sz="4" w:space="0" w:color="auto"/>
            </w:tcBorders>
            <w:noWrap/>
          </w:tcPr>
          <w:p w14:paraId="2923B7DA" w14:textId="010F467C" w:rsidR="006E6737" w:rsidRPr="00AC6E76" w:rsidRDefault="006E6737" w:rsidP="006E6737">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InstPrm</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مبلغ</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اولین</w:t>
            </w:r>
            <w:r w:rsidRPr="00AC6E76">
              <w:rPr>
                <w:rFonts w:ascii="Consolas" w:hAnsi="Consolas" w:cs="B Lotus"/>
                <w:sz w:val="28"/>
                <w:szCs w:val="28"/>
                <w:lang w:bidi="ar-SA"/>
              </w:rPr>
              <w:t xml:space="preserve"> </w:t>
            </w:r>
            <w:r w:rsidRPr="00AC6E76">
              <w:rPr>
                <w:rFonts w:ascii="Consolas" w:hAnsi="Consolas" w:cs="B Lotus"/>
                <w:sz w:val="28"/>
                <w:szCs w:val="28"/>
                <w:rtl/>
                <w:lang w:bidi="ar-SA"/>
              </w:rPr>
              <w:t>قسط</w:t>
            </w:r>
            <w:r w:rsidRPr="00AC6E76">
              <w:rPr>
                <w:rFonts w:ascii="Consolas" w:hAnsi="Consolas" w:cs="B Lotus"/>
                <w:sz w:val="28"/>
                <w:szCs w:val="28"/>
                <w:lang w:bidi="ar-SA"/>
              </w:rPr>
              <w:t xml:space="preserve"> </w:t>
            </w:r>
            <w:r w:rsidRPr="00AC6E76">
              <w:rPr>
                <w:rFonts w:ascii="Consolas" w:hAnsi="Consolas" w:cs="B Lotus"/>
                <w:sz w:val="28"/>
                <w:szCs w:val="28"/>
                <w:rtl/>
                <w:lang w:bidi="ar-SA"/>
              </w:rPr>
              <w:t>نباید</w:t>
            </w:r>
            <w:r w:rsidRPr="00AC6E76">
              <w:rPr>
                <w:rFonts w:ascii="Consolas" w:hAnsi="Consolas" w:cs="B Lotus"/>
                <w:sz w:val="28"/>
                <w:szCs w:val="28"/>
                <w:lang w:bidi="ar-SA"/>
              </w:rPr>
              <w:t xml:space="preserve"> </w:t>
            </w:r>
            <w:r w:rsidRPr="00AC6E76">
              <w:rPr>
                <w:rFonts w:ascii="Consolas" w:hAnsi="Consolas" w:cs="B Lotus"/>
                <w:sz w:val="28"/>
                <w:szCs w:val="28"/>
                <w:rtl/>
                <w:lang w:bidi="ar-SA"/>
              </w:rPr>
              <w:t>کمتر</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از</w:t>
            </w:r>
            <w:r w:rsidRPr="00AC6E76">
              <w:rPr>
                <w:rFonts w:ascii="Consolas" w:hAnsi="Consolas" w:cs="B Lotus"/>
                <w:sz w:val="28"/>
                <w:szCs w:val="28"/>
                <w:lang w:bidi="ar-SA"/>
              </w:rPr>
              <w:t xml:space="preserve"> 50 </w:t>
            </w:r>
            <w:r w:rsidRPr="00AC6E76">
              <w:rPr>
                <w:rFonts w:ascii="Consolas" w:hAnsi="Consolas" w:cs="B Lotus"/>
                <w:sz w:val="28"/>
                <w:szCs w:val="28"/>
                <w:rtl/>
                <w:lang w:bidi="ar-SA"/>
              </w:rPr>
              <w:t>درصد</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w:t>
            </w:r>
            <w:r w:rsidRPr="00AC6E76">
              <w:rPr>
                <w:rFonts w:ascii="Consolas" w:hAnsi="Consolas" w:cs="B Lotus"/>
                <w:sz w:val="28"/>
                <w:szCs w:val="28"/>
                <w:lang w:bidi="ar-SA"/>
              </w:rPr>
              <w:t xml:space="preserve"> </w:t>
            </w:r>
            <w:r w:rsidRPr="00AC6E76">
              <w:rPr>
                <w:rFonts w:ascii="Consolas" w:hAnsi="Consolas" w:cs="B Lotus"/>
                <w:sz w:val="28"/>
                <w:szCs w:val="28"/>
                <w:rtl/>
                <w:lang w:bidi="ar-SA"/>
              </w:rPr>
              <w:t>بیمه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باشد</w:t>
            </w:r>
          </w:p>
        </w:tc>
      </w:tr>
      <w:tr w:rsidR="006E6737" w:rsidRPr="00F733A3" w14:paraId="596F8471"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3DC31AA" w14:textId="1BE87F75" w:rsidR="006E6737" w:rsidRPr="006E6737" w:rsidRDefault="006E6737" w:rsidP="005F200A">
            <w:pPr>
              <w:bidi w:val="0"/>
              <w:jc w:val="center"/>
              <w:rPr>
                <w:rFonts w:ascii="Calibri" w:hAnsi="Calibri" w:cs="B Lotus"/>
                <w:color w:val="000000"/>
                <w:sz w:val="28"/>
                <w:szCs w:val="28"/>
                <w:rtl/>
              </w:rPr>
            </w:pPr>
            <w:r w:rsidRPr="006E6737">
              <w:rPr>
                <w:rFonts w:ascii="Calibri" w:hAnsi="Calibri" w:cs="B Lotus" w:hint="cs"/>
                <w:color w:val="000000"/>
                <w:sz w:val="28"/>
                <w:szCs w:val="28"/>
                <w:rtl/>
              </w:rPr>
              <w:t>214</w:t>
            </w:r>
          </w:p>
        </w:tc>
        <w:tc>
          <w:tcPr>
            <w:tcW w:w="7450" w:type="dxa"/>
            <w:tcBorders>
              <w:right w:val="single" w:sz="4" w:space="0" w:color="auto"/>
            </w:tcBorders>
            <w:noWrap/>
          </w:tcPr>
          <w:p w14:paraId="0169F884" w14:textId="40A4B350" w:rsidR="006E6737" w:rsidRPr="00AC6E76" w:rsidRDefault="006E6737" w:rsidP="006E6737">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AC6E76">
              <w:rPr>
                <w:rFonts w:ascii="Consolas" w:hAnsi="Consolas" w:cs="B Lotus"/>
                <w:sz w:val="28"/>
                <w:szCs w:val="28"/>
                <w:lang w:bidi="ar-SA"/>
              </w:rPr>
              <w:t>InstPrm</w:t>
            </w:r>
            <w:r w:rsidRPr="00AC6E76">
              <w:rPr>
                <w:rFonts w:ascii="Consolas" w:hAnsi="Consolas" w:cs="B Lotus" w:hint="cs"/>
                <w:sz w:val="28"/>
                <w:szCs w:val="28"/>
                <w:rtl/>
                <w:lang w:bidi="ar-SA"/>
              </w:rPr>
              <w:t xml:space="preserve"> - </w:t>
            </w:r>
            <w:r w:rsidRPr="00AC6E76">
              <w:rPr>
                <w:rFonts w:ascii="Consolas" w:hAnsi="Consolas" w:cs="B Lotus"/>
                <w:sz w:val="28"/>
                <w:szCs w:val="28"/>
                <w:rtl/>
                <w:lang w:bidi="ar-SA"/>
              </w:rPr>
              <w:t>مبلغ</w:t>
            </w:r>
            <w:r w:rsidRPr="00AC6E76">
              <w:rPr>
                <w:rFonts w:ascii="Consolas" w:hAnsi="Consolas" w:cs="B Lotus"/>
                <w:sz w:val="28"/>
                <w:szCs w:val="28"/>
                <w:lang w:bidi="ar-SA"/>
              </w:rPr>
              <w:t xml:space="preserve"> </w:t>
            </w:r>
            <w:r w:rsidRPr="00AC6E76">
              <w:rPr>
                <w:rFonts w:ascii="Consolas" w:hAnsi="Consolas" w:cs="B Lotus"/>
                <w:sz w:val="28"/>
                <w:szCs w:val="28"/>
                <w:rtl/>
                <w:lang w:bidi="ar-SA"/>
              </w:rPr>
              <w:t>اولین</w:t>
            </w:r>
            <w:r w:rsidRPr="00AC6E76">
              <w:rPr>
                <w:rFonts w:ascii="Consolas" w:hAnsi="Consolas" w:cs="B Lotus"/>
                <w:sz w:val="28"/>
                <w:szCs w:val="28"/>
                <w:lang w:bidi="ar-SA"/>
              </w:rPr>
              <w:t xml:space="preserve"> </w:t>
            </w:r>
            <w:r w:rsidRPr="00AC6E76">
              <w:rPr>
                <w:rFonts w:ascii="Consolas" w:hAnsi="Consolas" w:cs="B Lotus"/>
                <w:sz w:val="28"/>
                <w:szCs w:val="28"/>
                <w:rtl/>
                <w:lang w:bidi="ar-SA"/>
              </w:rPr>
              <w:t>قسط</w:t>
            </w:r>
            <w:r w:rsidRPr="00AC6E76">
              <w:rPr>
                <w:rFonts w:ascii="Consolas" w:hAnsi="Consolas" w:cs="B Lotus"/>
                <w:sz w:val="28"/>
                <w:szCs w:val="28"/>
                <w:lang w:bidi="ar-SA"/>
              </w:rPr>
              <w:t xml:space="preserve"> </w:t>
            </w:r>
            <w:r w:rsidRPr="00AC6E76">
              <w:rPr>
                <w:rFonts w:ascii="Consolas" w:hAnsi="Consolas" w:cs="B Lotus"/>
                <w:sz w:val="28"/>
                <w:szCs w:val="28"/>
                <w:rtl/>
                <w:lang w:bidi="ar-SA"/>
              </w:rPr>
              <w:t>نباید</w:t>
            </w:r>
            <w:r w:rsidRPr="00AC6E76">
              <w:rPr>
                <w:rFonts w:ascii="Consolas" w:hAnsi="Consolas" w:cs="B Lotus"/>
                <w:sz w:val="28"/>
                <w:szCs w:val="28"/>
                <w:lang w:bidi="ar-SA"/>
              </w:rPr>
              <w:t xml:space="preserve"> </w:t>
            </w:r>
            <w:r w:rsidRPr="00AC6E76">
              <w:rPr>
                <w:rFonts w:ascii="Consolas" w:hAnsi="Consolas" w:cs="B Lotus"/>
                <w:sz w:val="28"/>
                <w:szCs w:val="28"/>
                <w:rtl/>
                <w:lang w:bidi="ar-SA"/>
              </w:rPr>
              <w:t>کمتر</w:t>
            </w:r>
            <w:r w:rsidRPr="00AC6E76">
              <w:rPr>
                <w:rFonts w:ascii="Consolas" w:hAnsi="Consolas" w:cs="B Lotus"/>
                <w:sz w:val="28"/>
                <w:szCs w:val="28"/>
                <w:lang w:bidi="ar-SA"/>
              </w:rPr>
              <w:t xml:space="preserve"> </w:t>
            </w:r>
            <w:r w:rsidRPr="00AC6E76">
              <w:rPr>
                <w:rFonts w:ascii="Consolas" w:hAnsi="Consolas" w:cs="B Lotus"/>
                <w:sz w:val="28"/>
                <w:szCs w:val="28"/>
                <w:rtl/>
                <w:lang w:bidi="ar-SA"/>
              </w:rPr>
              <w:t>از</w:t>
            </w:r>
            <w:r w:rsidRPr="00AC6E76">
              <w:rPr>
                <w:rFonts w:ascii="Consolas" w:hAnsi="Consolas" w:cs="B Lotus"/>
                <w:sz w:val="28"/>
                <w:szCs w:val="28"/>
                <w:lang w:bidi="ar-SA"/>
              </w:rPr>
              <w:t xml:space="preserve"> 25 </w:t>
            </w:r>
            <w:r w:rsidRPr="00AC6E76">
              <w:rPr>
                <w:rFonts w:ascii="Consolas" w:hAnsi="Consolas" w:cs="B Lotus"/>
                <w:sz w:val="28"/>
                <w:szCs w:val="28"/>
                <w:rtl/>
                <w:lang w:bidi="ar-SA"/>
              </w:rPr>
              <w:t>درصد</w:t>
            </w:r>
            <w:r w:rsidRPr="00AC6E76">
              <w:rPr>
                <w:rFonts w:ascii="Consolas" w:hAnsi="Consolas" w:cs="B Lotus"/>
                <w:sz w:val="28"/>
                <w:szCs w:val="28"/>
                <w:lang w:bidi="ar-SA"/>
              </w:rPr>
              <w:t xml:space="preserve"> </w:t>
            </w:r>
            <w:r w:rsidRPr="00AC6E76">
              <w:rPr>
                <w:rFonts w:ascii="Consolas" w:hAnsi="Consolas" w:cs="B Lotus"/>
                <w:sz w:val="28"/>
                <w:szCs w:val="28"/>
                <w:rtl/>
                <w:lang w:bidi="ar-SA"/>
              </w:rPr>
              <w:t>حق</w:t>
            </w:r>
            <w:r w:rsidRPr="00AC6E76">
              <w:rPr>
                <w:rFonts w:ascii="Consolas" w:hAnsi="Consolas" w:cs="B Lotus"/>
                <w:sz w:val="28"/>
                <w:szCs w:val="28"/>
                <w:lang w:bidi="ar-SA"/>
              </w:rPr>
              <w:t xml:space="preserve"> </w:t>
            </w:r>
            <w:r w:rsidRPr="00AC6E76">
              <w:rPr>
                <w:rFonts w:ascii="Consolas" w:hAnsi="Consolas" w:cs="B Lotus"/>
                <w:sz w:val="28"/>
                <w:szCs w:val="28"/>
                <w:rtl/>
                <w:lang w:bidi="ar-SA"/>
              </w:rPr>
              <w:t>بیمه</w:t>
            </w:r>
            <w:r w:rsidRPr="00AC6E76">
              <w:rPr>
                <w:rFonts w:ascii="Consolas" w:hAnsi="Consolas" w:cs="B Lotus"/>
                <w:sz w:val="28"/>
                <w:szCs w:val="28"/>
                <w:lang w:bidi="ar-SA"/>
              </w:rPr>
              <w:t xml:space="preserve"> </w:t>
            </w:r>
            <w:r w:rsidRPr="00AC6E76">
              <w:rPr>
                <w:rFonts w:ascii="Consolas" w:hAnsi="Consolas" w:cs="B Lotus"/>
                <w:sz w:val="28"/>
                <w:szCs w:val="28"/>
                <w:rtl/>
                <w:lang w:bidi="ar-SA"/>
              </w:rPr>
              <w:t>باشد</w:t>
            </w:r>
          </w:p>
        </w:tc>
      </w:tr>
      <w:tr w:rsidR="00AC6E76" w:rsidRPr="00F733A3" w14:paraId="03B3F78A"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C5D614B" w14:textId="4A146FE8" w:rsidR="00AC6E76" w:rsidRPr="006E6737"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215</w:t>
            </w:r>
          </w:p>
        </w:tc>
        <w:tc>
          <w:tcPr>
            <w:tcW w:w="7450" w:type="dxa"/>
            <w:tcBorders>
              <w:right w:val="single" w:sz="4" w:space="0" w:color="auto"/>
            </w:tcBorders>
            <w:noWrap/>
          </w:tcPr>
          <w:p w14:paraId="756A2254" w14:textId="2DDC5AEA" w:rsidR="00AC6E76" w:rsidRPr="00AC6E76" w:rsidRDefault="00AC6E76" w:rsidP="006E6737">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PrmPayTypCod</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نوع</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پرداخت</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حق</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قسطی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انتخاب</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نشده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w:t>
            </w:r>
          </w:p>
        </w:tc>
      </w:tr>
      <w:tr w:rsidR="00AC6E76" w:rsidRPr="00F733A3" w14:paraId="52A48216"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326350A" w14:textId="724008E3" w:rsidR="00AC6E76" w:rsidRPr="006E6737"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216</w:t>
            </w:r>
          </w:p>
        </w:tc>
        <w:tc>
          <w:tcPr>
            <w:tcW w:w="7450" w:type="dxa"/>
            <w:tcBorders>
              <w:right w:val="single" w:sz="4" w:space="0" w:color="auto"/>
            </w:tcBorders>
            <w:noWrap/>
          </w:tcPr>
          <w:p w14:paraId="3BCD6B92" w14:textId="38655FA8" w:rsidR="00AC6E76" w:rsidRPr="00AC6E76" w:rsidRDefault="00AC6E76" w:rsidP="006E6737">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ThrInst</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اقساط</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ارسال</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نشده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w:t>
            </w:r>
          </w:p>
        </w:tc>
      </w:tr>
      <w:tr w:rsidR="00AC6E76" w:rsidRPr="00F733A3" w14:paraId="498973BC"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2017581" w14:textId="71B6D1B9" w:rsidR="00AC6E76" w:rsidRPr="006E6737"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217</w:t>
            </w:r>
          </w:p>
        </w:tc>
        <w:tc>
          <w:tcPr>
            <w:tcW w:w="7450" w:type="dxa"/>
            <w:tcBorders>
              <w:right w:val="single" w:sz="4" w:space="0" w:color="auto"/>
            </w:tcBorders>
            <w:noWrap/>
          </w:tcPr>
          <w:p w14:paraId="2D05909C" w14:textId="09097577" w:rsidR="00AC6E76" w:rsidRPr="00AC6E76" w:rsidRDefault="00AC6E76" w:rsidP="006E6737">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IntrLglId</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شناسه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معرف</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حقوقی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جهت</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تقسیط</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حق</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خالی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w:t>
            </w:r>
          </w:p>
        </w:tc>
      </w:tr>
      <w:tr w:rsidR="00AC6E76" w:rsidRPr="00F733A3" w14:paraId="5B9A8A41"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3466EF03" w14:textId="7354AB2D" w:rsidR="00AC6E76" w:rsidRPr="006E6737"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218</w:t>
            </w:r>
          </w:p>
        </w:tc>
        <w:tc>
          <w:tcPr>
            <w:tcW w:w="7450" w:type="dxa"/>
            <w:tcBorders>
              <w:right w:val="single" w:sz="4" w:space="0" w:color="auto"/>
            </w:tcBorders>
            <w:noWrap/>
          </w:tcPr>
          <w:p w14:paraId="6BEC197C" w14:textId="64DBDE98" w:rsidR="00AC6E76" w:rsidRPr="00AC6E76" w:rsidRDefault="00AC6E76" w:rsidP="006E6737">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ShftPlkCod</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لطفاً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کد</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استعلام</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پلاک</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از</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ناجا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را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وارد</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نمایید</w:t>
            </w:r>
          </w:p>
        </w:tc>
      </w:tr>
      <w:tr w:rsidR="00AC6E76" w:rsidRPr="00F733A3" w14:paraId="0E988E39"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6DFFF49" w14:textId="319B6120" w:rsidR="00AC6E76" w:rsidRPr="006E6737"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219</w:t>
            </w:r>
          </w:p>
        </w:tc>
        <w:tc>
          <w:tcPr>
            <w:tcW w:w="7450" w:type="dxa"/>
            <w:tcBorders>
              <w:right w:val="single" w:sz="4" w:space="0" w:color="auto"/>
            </w:tcBorders>
            <w:noWrap/>
          </w:tcPr>
          <w:p w14:paraId="2A515E3A" w14:textId="04BFE814" w:rsidR="00AC6E76" w:rsidRPr="00AC6E76" w:rsidRDefault="00AC6E76" w:rsidP="006E6737">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ShftInsTypCod</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انتقال</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تخفیف</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از</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مالک</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حقیقی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نمی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تواند</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گیرنده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حقوقی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انجام</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شود</w:t>
            </w:r>
          </w:p>
        </w:tc>
      </w:tr>
      <w:tr w:rsidR="00AC6E76" w:rsidRPr="00F733A3" w14:paraId="57CE286A"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660C34B5" w14:textId="46FAAFBC" w:rsidR="00AC6E76" w:rsidRPr="006E6737"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220</w:t>
            </w:r>
          </w:p>
        </w:tc>
        <w:tc>
          <w:tcPr>
            <w:tcW w:w="7450" w:type="dxa"/>
            <w:tcBorders>
              <w:right w:val="single" w:sz="4" w:space="0" w:color="auto"/>
            </w:tcBorders>
            <w:noWrap/>
          </w:tcPr>
          <w:p w14:paraId="7D4EEC5A" w14:textId="2B41F946" w:rsidR="00AC6E76" w:rsidRPr="00AC6E76" w:rsidRDefault="00AC6E76" w:rsidP="006E6737">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plkCod</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برای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پلاک</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های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ملی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باید</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از</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ناجا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استعلام</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انجام</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شود</w:t>
            </w:r>
          </w:p>
        </w:tc>
      </w:tr>
      <w:tr w:rsidR="00AC6E76" w:rsidRPr="00F733A3" w14:paraId="53BA803C"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689FFA7" w14:textId="47C6D335" w:rsidR="00AC6E76" w:rsidRPr="006E6737"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221</w:t>
            </w:r>
          </w:p>
        </w:tc>
        <w:tc>
          <w:tcPr>
            <w:tcW w:w="7450" w:type="dxa"/>
            <w:tcBorders>
              <w:right w:val="single" w:sz="4" w:space="0" w:color="auto"/>
            </w:tcBorders>
            <w:noWrap/>
          </w:tcPr>
          <w:p w14:paraId="77214E01" w14:textId="7CA7001F" w:rsidR="00AC6E76" w:rsidRPr="00AC6E76" w:rsidRDefault="00AC6E76" w:rsidP="006E6737">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DisPrcnt</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ورودی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مشخصات</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استعلام</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شده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متفاوت</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w:t>
            </w:r>
          </w:p>
        </w:tc>
      </w:tr>
      <w:tr w:rsidR="00AC6E76" w:rsidRPr="00F733A3" w14:paraId="1814A982"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952C3BF" w14:textId="3C378672" w:rsidR="00AC6E76" w:rsidRPr="006E6737"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222</w:t>
            </w:r>
          </w:p>
        </w:tc>
        <w:tc>
          <w:tcPr>
            <w:tcW w:w="7450" w:type="dxa"/>
            <w:tcBorders>
              <w:right w:val="single" w:sz="4" w:space="0" w:color="auto"/>
            </w:tcBorders>
            <w:noWrap/>
          </w:tcPr>
          <w:p w14:paraId="172C430B" w14:textId="01B38695" w:rsidR="00AC6E76" w:rsidRPr="00AC6E76" w:rsidRDefault="00AC6E76" w:rsidP="006E6737">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LstThrPlcyCod</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کدیکتا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قبل</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خالی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w:t>
            </w:r>
          </w:p>
        </w:tc>
      </w:tr>
      <w:tr w:rsidR="00AC6E76" w:rsidRPr="00F733A3" w14:paraId="33FBF39A"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296F2B61" w14:textId="58C2A777" w:rsidR="00AC6E76" w:rsidRPr="006E6737"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223</w:t>
            </w:r>
          </w:p>
        </w:tc>
        <w:tc>
          <w:tcPr>
            <w:tcW w:w="7450" w:type="dxa"/>
            <w:tcBorders>
              <w:right w:val="single" w:sz="4" w:space="0" w:color="auto"/>
            </w:tcBorders>
            <w:noWrap/>
          </w:tcPr>
          <w:p w14:paraId="28DFFD0F" w14:textId="420F5070" w:rsidR="00AC6E76" w:rsidRPr="00AC6E76" w:rsidRDefault="00AC6E76" w:rsidP="006E6737">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LstThrPlcyCod</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کدیکتا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قبل</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صحیح</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نیست</w:t>
            </w:r>
          </w:p>
        </w:tc>
      </w:tr>
      <w:tr w:rsidR="00AC6E76" w:rsidRPr="00F733A3" w14:paraId="76B9F5A4"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43EDD21" w14:textId="778DA61F" w:rsidR="00AC6E76" w:rsidRPr="006E6737"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224</w:t>
            </w:r>
          </w:p>
        </w:tc>
        <w:tc>
          <w:tcPr>
            <w:tcW w:w="7450" w:type="dxa"/>
            <w:tcBorders>
              <w:right w:val="single" w:sz="4" w:space="0" w:color="auto"/>
            </w:tcBorders>
            <w:noWrap/>
          </w:tcPr>
          <w:p w14:paraId="3AB617C0" w14:textId="40B94802" w:rsidR="00AC6E76" w:rsidRPr="00AC6E76" w:rsidRDefault="00AC6E76" w:rsidP="006E6737">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ShftEndDte</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تاریخ</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پایان</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انتقالی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خالی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w:t>
            </w:r>
          </w:p>
        </w:tc>
      </w:tr>
      <w:tr w:rsidR="00AC6E76" w:rsidRPr="00F733A3" w14:paraId="4529884F"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4D6F9C4" w14:textId="20741728" w:rsidR="00AC6E76" w:rsidRPr="006E6737"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225</w:t>
            </w:r>
          </w:p>
        </w:tc>
        <w:tc>
          <w:tcPr>
            <w:tcW w:w="7450" w:type="dxa"/>
            <w:tcBorders>
              <w:right w:val="single" w:sz="4" w:space="0" w:color="auto"/>
            </w:tcBorders>
            <w:noWrap/>
          </w:tcPr>
          <w:p w14:paraId="06389E9C" w14:textId="594BB6C9" w:rsidR="00AC6E76" w:rsidRPr="00AC6E76" w:rsidRDefault="00AC6E76" w:rsidP="006E6737">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ShftThrPlcyCod</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کدیکتا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انتقالی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خالی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w:t>
            </w:r>
          </w:p>
        </w:tc>
      </w:tr>
      <w:tr w:rsidR="00AC6E76" w:rsidRPr="00F733A3" w14:paraId="590DD1CB"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144C3887" w14:textId="7F24D240" w:rsidR="00AC6E76" w:rsidRPr="006E6737"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226</w:t>
            </w:r>
          </w:p>
        </w:tc>
        <w:tc>
          <w:tcPr>
            <w:tcW w:w="7450" w:type="dxa"/>
            <w:tcBorders>
              <w:right w:val="single" w:sz="4" w:space="0" w:color="auto"/>
            </w:tcBorders>
            <w:noWrap/>
          </w:tcPr>
          <w:p w14:paraId="4B2156DA" w14:textId="40B5667C" w:rsidR="00AC6E76" w:rsidRPr="00AC6E76" w:rsidRDefault="00AC6E76" w:rsidP="006E6737">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ShftThrPlcyCod</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کدیکتا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انتقالی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صحیح</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نیست</w:t>
            </w:r>
          </w:p>
        </w:tc>
      </w:tr>
      <w:tr w:rsidR="00AC6E76" w:rsidRPr="00F733A3" w14:paraId="466E98D9"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4BA31279" w14:textId="24DDD82B" w:rsidR="00AC6E76"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227</w:t>
            </w:r>
          </w:p>
        </w:tc>
        <w:tc>
          <w:tcPr>
            <w:tcW w:w="7450" w:type="dxa"/>
            <w:tcBorders>
              <w:right w:val="single" w:sz="4" w:space="0" w:color="auto"/>
            </w:tcBorders>
            <w:noWrap/>
          </w:tcPr>
          <w:p w14:paraId="4A0895FB" w14:textId="38AD91AE" w:rsidR="00AC6E76" w:rsidRPr="00AC6E76" w:rsidRDefault="00AC6E76" w:rsidP="00AC6E76">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CarGrpCod</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نوع</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خودرو</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قبلی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تمدیدی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متفاوت</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w:t>
            </w:r>
            <w:r w:rsidRPr="00AC6E76">
              <w:rPr>
                <w:rFonts w:ascii="Consolas" w:hAnsi="Consolas" w:cs="B Lotus"/>
                <w:color w:val="FF0000"/>
                <w:sz w:val="28"/>
                <w:szCs w:val="28"/>
                <w:lang w:bidi="ar-SA"/>
              </w:rPr>
              <w:t xml:space="preserve">. </w:t>
            </w:r>
          </w:p>
        </w:tc>
      </w:tr>
      <w:tr w:rsidR="00AC6E76" w:rsidRPr="00F733A3" w14:paraId="10A9A7E6"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7A7B1359" w14:textId="1EAD66D9" w:rsidR="00AC6E76"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228</w:t>
            </w:r>
          </w:p>
        </w:tc>
        <w:tc>
          <w:tcPr>
            <w:tcW w:w="7450" w:type="dxa"/>
            <w:tcBorders>
              <w:right w:val="single" w:sz="4" w:space="0" w:color="auto"/>
            </w:tcBorders>
            <w:noWrap/>
          </w:tcPr>
          <w:p w14:paraId="5EA23A76" w14:textId="6157F3CE" w:rsidR="00AC6E76" w:rsidRPr="00AC6E76" w:rsidRDefault="00AC6E76" w:rsidP="00AC6E76">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LastPrntCmpDocNo,LstCmpCod</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سال</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قبل</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اعلامی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در</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نامه</w:t>
            </w:r>
            <w:r w:rsidRPr="00AC6E76">
              <w:rPr>
                <w:rFonts w:ascii="Consolas" w:hAnsi="Consolas" w:cs="B Lotus"/>
                <w:color w:val="FF0000"/>
                <w:sz w:val="28"/>
                <w:szCs w:val="28"/>
                <w:lang w:bidi="ar-SA"/>
              </w:rPr>
              <w:t xml:space="preserve"> </w:t>
            </w:r>
            <w:r w:rsidRPr="00AC6E76">
              <w:rPr>
                <w:rFonts w:ascii="Consolas" w:hAnsi="Consolas" w:cs="B Lotus" w:hint="cs"/>
                <w:color w:val="FF0000"/>
                <w:sz w:val="28"/>
                <w:szCs w:val="28"/>
                <w:rtl/>
                <w:lang w:bidi="ar-SA"/>
              </w:rPr>
              <w:t>دیگری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تمدید</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شده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w:t>
            </w:r>
          </w:p>
        </w:tc>
      </w:tr>
      <w:tr w:rsidR="00AC6E76" w:rsidRPr="00F733A3" w14:paraId="1B6F7CA5" w14:textId="77777777" w:rsidTr="00895F85">
        <w:trPr>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0B399C19" w14:textId="4A96618E" w:rsidR="00AC6E76"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229</w:t>
            </w:r>
          </w:p>
        </w:tc>
        <w:tc>
          <w:tcPr>
            <w:tcW w:w="7450" w:type="dxa"/>
            <w:tcBorders>
              <w:right w:val="single" w:sz="4" w:space="0" w:color="auto"/>
            </w:tcBorders>
            <w:noWrap/>
          </w:tcPr>
          <w:p w14:paraId="3C261139" w14:textId="2572502F" w:rsidR="00AC6E76" w:rsidRPr="00AC6E76" w:rsidRDefault="00AC6E76" w:rsidP="00AC6E76">
            <w:pPr>
              <w:tabs>
                <w:tab w:val="left" w:pos="2464"/>
              </w:tabs>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lang w:bidi="ar-SA"/>
              </w:rPr>
              <w:t>LastEndDte,BgnDte</w:t>
            </w:r>
            <w:r w:rsidRPr="00AC6E76">
              <w:rPr>
                <w:rFonts w:ascii="Consolas" w:hAnsi="Consolas" w:cs="B Lotus" w:hint="cs"/>
                <w:color w:val="FF0000"/>
                <w:sz w:val="28"/>
                <w:szCs w:val="28"/>
                <w:rtl/>
                <w:lang w:bidi="ar-SA"/>
              </w:rPr>
              <w:t xml:space="preserve"> - </w:t>
            </w:r>
            <w:r w:rsidRPr="00AC6E76">
              <w:rPr>
                <w:rFonts w:ascii="Consolas" w:hAnsi="Consolas" w:cs="B Lotus"/>
                <w:color w:val="FF0000"/>
                <w:sz w:val="28"/>
                <w:szCs w:val="28"/>
                <w:rtl/>
                <w:lang w:bidi="ar-SA"/>
              </w:rPr>
              <w:t>تاریخ</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شروع</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تاریخ</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پایان</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قبلی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هم</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پوشانی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دارد</w:t>
            </w:r>
          </w:p>
        </w:tc>
      </w:tr>
      <w:tr w:rsidR="00AC6E76" w:rsidRPr="00F733A3" w14:paraId="33782D07" w14:textId="77777777" w:rsidTr="00895F85">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477" w:type="dxa"/>
            <w:noWrap/>
          </w:tcPr>
          <w:p w14:paraId="57D4DEFA" w14:textId="5A7A6DFE" w:rsidR="00AC6E76" w:rsidRDefault="00AC6E76" w:rsidP="005F200A">
            <w:pPr>
              <w:bidi w:val="0"/>
              <w:jc w:val="center"/>
              <w:rPr>
                <w:rFonts w:ascii="Calibri" w:hAnsi="Calibri" w:cs="B Lotus"/>
                <w:color w:val="000000"/>
                <w:sz w:val="28"/>
                <w:szCs w:val="28"/>
                <w:rtl/>
              </w:rPr>
            </w:pPr>
            <w:r>
              <w:rPr>
                <w:rFonts w:ascii="Calibri" w:hAnsi="Calibri" w:cs="B Lotus" w:hint="cs"/>
                <w:color w:val="000000"/>
                <w:sz w:val="28"/>
                <w:szCs w:val="28"/>
                <w:rtl/>
              </w:rPr>
              <w:t>230</w:t>
            </w:r>
          </w:p>
        </w:tc>
        <w:tc>
          <w:tcPr>
            <w:tcW w:w="7450" w:type="dxa"/>
            <w:tcBorders>
              <w:right w:val="single" w:sz="4" w:space="0" w:color="auto"/>
            </w:tcBorders>
            <w:noWrap/>
          </w:tcPr>
          <w:p w14:paraId="1C7AF0E4" w14:textId="4CAF91CC" w:rsidR="00AC6E76" w:rsidRPr="00AC6E76" w:rsidRDefault="00AC6E76" w:rsidP="00AC6E76">
            <w:pPr>
              <w:tabs>
                <w:tab w:val="left" w:pos="2464"/>
              </w:tabs>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28"/>
                <w:szCs w:val="28"/>
                <w:lang w:bidi="ar-SA"/>
              </w:rPr>
            </w:pPr>
            <w:r w:rsidRPr="00AC6E76">
              <w:rPr>
                <w:rFonts w:ascii="Consolas" w:hAnsi="Consolas" w:cs="B Lotus"/>
                <w:color w:val="FF0000"/>
                <w:sz w:val="28"/>
                <w:szCs w:val="28"/>
                <w:rtl/>
                <w:lang w:bidi="ar-SA"/>
              </w:rPr>
              <w:t>مشخصات</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خودرو</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یا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گذار</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قبلی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با</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بیمه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نامه</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تمدیدی</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متفاوت</w:t>
            </w:r>
            <w:r w:rsidRPr="00AC6E76">
              <w:rPr>
                <w:rFonts w:ascii="Consolas" w:hAnsi="Consolas" w:cs="B Lotus"/>
                <w:color w:val="FF0000"/>
                <w:sz w:val="28"/>
                <w:szCs w:val="28"/>
                <w:lang w:bidi="ar-SA"/>
              </w:rPr>
              <w:t xml:space="preserve"> </w:t>
            </w:r>
            <w:r w:rsidRPr="00AC6E76">
              <w:rPr>
                <w:rFonts w:ascii="Consolas" w:hAnsi="Consolas" w:cs="B Lotus"/>
                <w:color w:val="FF0000"/>
                <w:sz w:val="28"/>
                <w:szCs w:val="28"/>
                <w:rtl/>
                <w:lang w:bidi="ar-SA"/>
              </w:rPr>
              <w:t>است</w:t>
            </w:r>
          </w:p>
        </w:tc>
      </w:tr>
    </w:tbl>
    <w:p w14:paraId="7741BA94" w14:textId="77777777" w:rsidR="00A32A60" w:rsidRPr="00F733A3" w:rsidRDefault="00A32A60" w:rsidP="00B70135">
      <w:pPr>
        <w:rPr>
          <w:rFonts w:cs="B Lotus"/>
          <w:sz w:val="28"/>
          <w:szCs w:val="28"/>
        </w:rPr>
      </w:pPr>
    </w:p>
    <w:p w14:paraId="1ED67BF1" w14:textId="77777777" w:rsidR="00A32A60" w:rsidRPr="00F733A3" w:rsidRDefault="00A32A60" w:rsidP="00C32E38">
      <w:pPr>
        <w:pStyle w:val="Heading1"/>
        <w:rPr>
          <w:color w:val="FF0000"/>
          <w:sz w:val="32"/>
          <w:szCs w:val="32"/>
          <w:rtl/>
        </w:rPr>
      </w:pPr>
      <w:bookmarkStart w:id="60" w:name="_Toc38109491"/>
      <w:r w:rsidRPr="00F733A3">
        <w:rPr>
          <w:rFonts w:hint="cs"/>
          <w:color w:val="FF0000"/>
          <w:sz w:val="32"/>
          <w:szCs w:val="32"/>
          <w:rtl/>
        </w:rPr>
        <w:lastRenderedPageBreak/>
        <w:t>بخش دوم: مستند</w:t>
      </w:r>
      <w:r w:rsidRPr="00F733A3">
        <w:rPr>
          <w:color w:val="FF0000"/>
          <w:sz w:val="32"/>
          <w:szCs w:val="32"/>
          <w:rtl/>
        </w:rPr>
        <w:t xml:space="preserve"> </w:t>
      </w:r>
      <w:r w:rsidRPr="00F733A3">
        <w:rPr>
          <w:rFonts w:hint="cs"/>
          <w:color w:val="FF0000"/>
          <w:sz w:val="32"/>
          <w:szCs w:val="32"/>
          <w:rtl/>
        </w:rPr>
        <w:t>فیلدهای</w:t>
      </w:r>
      <w:r w:rsidRPr="00F733A3">
        <w:rPr>
          <w:color w:val="FF0000"/>
          <w:sz w:val="32"/>
          <w:szCs w:val="32"/>
          <w:rtl/>
        </w:rPr>
        <w:t xml:space="preserve"> </w:t>
      </w:r>
      <w:r w:rsidRPr="00F733A3">
        <w:rPr>
          <w:rFonts w:hint="cs"/>
          <w:color w:val="FF0000"/>
          <w:sz w:val="32"/>
          <w:szCs w:val="32"/>
          <w:rtl/>
        </w:rPr>
        <w:t>کلاس پیشنهاد</w:t>
      </w:r>
      <w:r w:rsidR="00C32E38" w:rsidRPr="00F733A3">
        <w:rPr>
          <w:rFonts w:hint="cs"/>
          <w:color w:val="FF0000"/>
          <w:sz w:val="32"/>
          <w:szCs w:val="32"/>
          <w:rtl/>
        </w:rPr>
        <w:t xml:space="preserve"> بیمه نامه </w:t>
      </w:r>
      <w:r w:rsidRPr="00F733A3">
        <w:rPr>
          <w:rFonts w:hint="cs"/>
          <w:color w:val="FF0000"/>
          <w:sz w:val="32"/>
          <w:szCs w:val="32"/>
          <w:rtl/>
        </w:rPr>
        <w:t>و</w:t>
      </w:r>
      <w:r w:rsidR="00C32E38" w:rsidRPr="00F733A3">
        <w:rPr>
          <w:rFonts w:hint="cs"/>
          <w:color w:val="FF0000"/>
          <w:sz w:val="32"/>
          <w:szCs w:val="32"/>
          <w:rtl/>
        </w:rPr>
        <w:t>ثبت پیشنهاد الحاقیه</w:t>
      </w:r>
      <w:r w:rsidRPr="00F733A3">
        <w:rPr>
          <w:rFonts w:hint="cs"/>
          <w:color w:val="FF0000"/>
          <w:sz w:val="32"/>
          <w:szCs w:val="32"/>
          <w:rtl/>
        </w:rPr>
        <w:t xml:space="preserve"> رشته</w:t>
      </w:r>
      <w:r w:rsidRPr="00F733A3">
        <w:rPr>
          <w:color w:val="FF0000"/>
          <w:sz w:val="32"/>
          <w:szCs w:val="32"/>
          <w:rtl/>
        </w:rPr>
        <w:t xml:space="preserve"> </w:t>
      </w:r>
      <w:r w:rsidRPr="00F733A3">
        <w:rPr>
          <w:rFonts w:hint="cs"/>
          <w:color w:val="FF0000"/>
          <w:sz w:val="32"/>
          <w:szCs w:val="32"/>
          <w:rtl/>
        </w:rPr>
        <w:t>خودرو</w:t>
      </w:r>
      <w:r w:rsidRPr="00F733A3">
        <w:rPr>
          <w:color w:val="FF0000"/>
          <w:sz w:val="32"/>
          <w:szCs w:val="32"/>
          <w:rtl/>
        </w:rPr>
        <w:t xml:space="preserve"> </w:t>
      </w:r>
      <w:r w:rsidRPr="00F733A3">
        <w:rPr>
          <w:rFonts w:ascii="Arial" w:hAnsi="Arial" w:cs="Arial" w:hint="cs"/>
          <w:color w:val="FF0000"/>
          <w:sz w:val="32"/>
          <w:szCs w:val="32"/>
          <w:rtl/>
        </w:rPr>
        <w:t>–</w:t>
      </w:r>
      <w:r w:rsidRPr="00F733A3">
        <w:rPr>
          <w:color w:val="FF0000"/>
          <w:sz w:val="32"/>
          <w:szCs w:val="32"/>
          <w:rtl/>
        </w:rPr>
        <w:t xml:space="preserve"> </w:t>
      </w:r>
      <w:r w:rsidRPr="00F733A3">
        <w:rPr>
          <w:rFonts w:hint="cs"/>
          <w:color w:val="FF0000"/>
          <w:sz w:val="32"/>
          <w:szCs w:val="32"/>
          <w:rtl/>
        </w:rPr>
        <w:t>ثالث</w:t>
      </w:r>
      <w:bookmarkEnd w:id="60"/>
    </w:p>
    <w:p w14:paraId="255DA1D2" w14:textId="77777777" w:rsidR="005857A8" w:rsidRPr="00F733A3" w:rsidRDefault="001E7582" w:rsidP="005857A8">
      <w:pPr>
        <w:jc w:val="mediumKashida"/>
        <w:rPr>
          <w:rFonts w:cs="B Titr"/>
          <w:sz w:val="24"/>
          <w:szCs w:val="24"/>
          <w:rtl/>
        </w:rPr>
      </w:pPr>
      <w:r w:rsidRPr="00F733A3">
        <w:rPr>
          <w:rFonts w:cs="B Titr" w:hint="cs"/>
          <w:sz w:val="24"/>
          <w:szCs w:val="24"/>
          <w:rtl/>
        </w:rPr>
        <w:t xml:space="preserve">توضیح :در هنگام ثبت </w:t>
      </w:r>
      <w:r w:rsidRPr="00F733A3">
        <w:rPr>
          <w:rFonts w:cs="B Titr" w:hint="cs"/>
          <w:color w:val="FF0000"/>
          <w:sz w:val="24"/>
          <w:szCs w:val="24"/>
          <w:rtl/>
        </w:rPr>
        <w:t>پیشنهاد</w:t>
      </w:r>
      <w:r w:rsidRPr="00F733A3">
        <w:rPr>
          <w:rFonts w:cs="B Titr" w:hint="cs"/>
          <w:sz w:val="24"/>
          <w:szCs w:val="24"/>
          <w:rtl/>
        </w:rPr>
        <w:t xml:space="preserve"> یک بیمه نامه</w:t>
      </w:r>
      <w:r w:rsidR="00B336FC" w:rsidRPr="00F733A3">
        <w:rPr>
          <w:rFonts w:cs="B Titr" w:hint="cs"/>
          <w:sz w:val="24"/>
          <w:szCs w:val="24"/>
          <w:rtl/>
        </w:rPr>
        <w:t xml:space="preserve"> یا الحاقیه</w:t>
      </w:r>
      <w:r w:rsidR="005857A8" w:rsidRPr="00F733A3">
        <w:rPr>
          <w:rFonts w:cs="B Titr" w:hint="cs"/>
          <w:sz w:val="24"/>
          <w:szCs w:val="24"/>
          <w:rtl/>
        </w:rPr>
        <w:t>،</w:t>
      </w:r>
      <w:r w:rsidRPr="00F733A3">
        <w:rPr>
          <w:rFonts w:cs="B Titr" w:hint="cs"/>
          <w:sz w:val="24"/>
          <w:szCs w:val="24"/>
          <w:rtl/>
        </w:rPr>
        <w:t xml:space="preserve"> اطلاعات دریافتی در صورت عدم وجود خطا ثبت و کد یکتا پیشنهاد جهت ثبت بیمه نامه دریافت می گردد.(</w:t>
      </w:r>
      <w:r w:rsidRPr="00F733A3">
        <w:rPr>
          <w:rFonts w:cs="B Titr"/>
          <w:sz w:val="24"/>
          <w:szCs w:val="24"/>
        </w:rPr>
        <w:t>WbsCarPrpsUnqCod</w:t>
      </w:r>
      <w:r w:rsidRPr="00F733A3">
        <w:rPr>
          <w:rFonts w:cs="B Titr" w:hint="cs"/>
          <w:sz w:val="24"/>
          <w:szCs w:val="24"/>
          <w:rtl/>
        </w:rPr>
        <w:t>)</w:t>
      </w:r>
    </w:p>
    <w:p w14:paraId="1415C3E4" w14:textId="5F499C16" w:rsidR="001C2E16" w:rsidRPr="00F733A3" w:rsidRDefault="001E7582" w:rsidP="006772C5">
      <w:pPr>
        <w:jc w:val="mediumKashida"/>
        <w:rPr>
          <w:rFonts w:cs="B Titr"/>
          <w:sz w:val="24"/>
          <w:szCs w:val="24"/>
          <w:rtl/>
        </w:rPr>
      </w:pPr>
      <w:r w:rsidRPr="00F733A3">
        <w:rPr>
          <w:rFonts w:cs="B Titr" w:hint="cs"/>
          <w:sz w:val="24"/>
          <w:szCs w:val="24"/>
          <w:rtl/>
        </w:rPr>
        <w:t xml:space="preserve">ارسال اطلاعات </w:t>
      </w:r>
      <w:r w:rsidRPr="00F733A3">
        <w:rPr>
          <w:rFonts w:cs="B Titr" w:hint="cs"/>
          <w:color w:val="FF0000"/>
          <w:sz w:val="24"/>
          <w:szCs w:val="24"/>
          <w:rtl/>
        </w:rPr>
        <w:t>پیشنهاد</w:t>
      </w:r>
      <w:r w:rsidRPr="00F733A3">
        <w:rPr>
          <w:rFonts w:cs="B Titr" w:hint="cs"/>
          <w:sz w:val="24"/>
          <w:szCs w:val="24"/>
          <w:rtl/>
        </w:rPr>
        <w:t xml:space="preserve"> یک بیمه نامه</w:t>
      </w:r>
      <w:r w:rsidR="005857A8" w:rsidRPr="00F733A3">
        <w:rPr>
          <w:rFonts w:cs="B Titr" w:hint="cs"/>
          <w:sz w:val="24"/>
          <w:szCs w:val="24"/>
          <w:rtl/>
        </w:rPr>
        <w:t xml:space="preserve"> یا الحاقیه</w:t>
      </w:r>
      <w:r w:rsidR="001C2E16" w:rsidRPr="00F733A3">
        <w:rPr>
          <w:rFonts w:cs="B Titr" w:hint="cs"/>
          <w:sz w:val="24"/>
          <w:szCs w:val="24"/>
          <w:rtl/>
        </w:rPr>
        <w:t xml:space="preserve"> </w:t>
      </w:r>
      <w:r w:rsidR="001A49FC" w:rsidRPr="00F733A3">
        <w:rPr>
          <w:rFonts w:cs="B Titr" w:hint="cs"/>
          <w:color w:val="FF0000"/>
          <w:sz w:val="24"/>
          <w:szCs w:val="24"/>
          <w:rtl/>
        </w:rPr>
        <w:t>در حال حاضر</w:t>
      </w:r>
      <w:r w:rsidR="001C2E16" w:rsidRPr="00F733A3">
        <w:rPr>
          <w:rFonts w:cs="B Titr" w:hint="cs"/>
          <w:color w:val="FF0000"/>
          <w:sz w:val="24"/>
          <w:szCs w:val="24"/>
          <w:rtl/>
        </w:rPr>
        <w:t xml:space="preserve"> اجباری</w:t>
      </w:r>
      <w:r w:rsidR="001C2E16" w:rsidRPr="00F733A3">
        <w:rPr>
          <w:rFonts w:cs="B Titr" w:hint="cs"/>
          <w:sz w:val="24"/>
          <w:szCs w:val="24"/>
          <w:rtl/>
        </w:rPr>
        <w:t xml:space="preserve"> </w:t>
      </w:r>
      <w:r w:rsidR="006772C5" w:rsidRPr="00F733A3">
        <w:rPr>
          <w:rFonts w:cs="B Titr" w:hint="cs"/>
          <w:color w:val="FF0000"/>
          <w:sz w:val="24"/>
          <w:szCs w:val="24"/>
          <w:rtl/>
        </w:rPr>
        <w:t>می باشد</w:t>
      </w:r>
      <w:r w:rsidR="006772C5" w:rsidRPr="00F733A3">
        <w:rPr>
          <w:rFonts w:cs="B Titr" w:hint="cs"/>
          <w:sz w:val="24"/>
          <w:szCs w:val="24"/>
          <w:rtl/>
        </w:rPr>
        <w:t xml:space="preserve"> .</w:t>
      </w:r>
    </w:p>
    <w:p w14:paraId="2208CA10" w14:textId="31B2B529" w:rsidR="001E7582" w:rsidRPr="00F733A3" w:rsidRDefault="001C2E16" w:rsidP="006772C5">
      <w:pPr>
        <w:jc w:val="mediumKashida"/>
        <w:rPr>
          <w:rFonts w:cs="B Titr"/>
          <w:sz w:val="24"/>
          <w:szCs w:val="24"/>
          <w:rtl/>
        </w:rPr>
      </w:pPr>
      <w:r w:rsidRPr="00F733A3">
        <w:rPr>
          <w:rFonts w:cs="B Titr" w:hint="cs"/>
          <w:sz w:val="24"/>
          <w:szCs w:val="24"/>
          <w:rtl/>
        </w:rPr>
        <w:t xml:space="preserve"> </w:t>
      </w:r>
      <w:r w:rsidR="006772C5" w:rsidRPr="00F733A3">
        <w:rPr>
          <w:rFonts w:cs="B Titr" w:hint="cs"/>
          <w:sz w:val="24"/>
          <w:szCs w:val="24"/>
          <w:rtl/>
        </w:rPr>
        <w:t>شرکتهای بیمه بایستی</w:t>
      </w:r>
      <w:r w:rsidRPr="00F733A3">
        <w:rPr>
          <w:rFonts w:cs="B Titr" w:hint="cs"/>
          <w:sz w:val="24"/>
          <w:szCs w:val="24"/>
          <w:rtl/>
        </w:rPr>
        <w:t xml:space="preserve"> از طریق ثبت </w:t>
      </w:r>
      <w:r w:rsidRPr="00F733A3">
        <w:rPr>
          <w:rFonts w:cs="B Titr" w:hint="cs"/>
          <w:color w:val="FF0000"/>
          <w:sz w:val="24"/>
          <w:szCs w:val="24"/>
          <w:rtl/>
        </w:rPr>
        <w:t>پیشنهاد</w:t>
      </w:r>
      <w:r w:rsidRPr="00F733A3">
        <w:rPr>
          <w:rFonts w:cs="B Titr" w:hint="cs"/>
          <w:sz w:val="24"/>
          <w:szCs w:val="24"/>
          <w:rtl/>
        </w:rPr>
        <w:t xml:space="preserve"> اقدام به ارسال و ثبت بیمه نامه نمای</w:t>
      </w:r>
      <w:r w:rsidR="006772C5" w:rsidRPr="00F733A3">
        <w:rPr>
          <w:rFonts w:cs="B Titr" w:hint="cs"/>
          <w:sz w:val="24"/>
          <w:szCs w:val="24"/>
          <w:rtl/>
        </w:rPr>
        <w:t>ن</w:t>
      </w:r>
      <w:r w:rsidRPr="00F733A3">
        <w:rPr>
          <w:rFonts w:cs="B Titr" w:hint="cs"/>
          <w:sz w:val="24"/>
          <w:szCs w:val="24"/>
          <w:rtl/>
        </w:rPr>
        <w:t>د</w:t>
      </w:r>
      <w:r w:rsidR="006772C5" w:rsidRPr="00F733A3">
        <w:rPr>
          <w:rFonts w:cs="B Titr" w:hint="cs"/>
          <w:sz w:val="24"/>
          <w:szCs w:val="24"/>
          <w:rtl/>
        </w:rPr>
        <w:t>.در این خصوص لازم است</w:t>
      </w:r>
      <w:r w:rsidRPr="00F733A3">
        <w:rPr>
          <w:rFonts w:cs="B Titr" w:hint="cs"/>
          <w:sz w:val="24"/>
          <w:szCs w:val="24"/>
          <w:rtl/>
        </w:rPr>
        <w:t xml:space="preserve"> با استفاده از کد یکتا پیشنهاد بیمه نامه یا الحاقیه (</w:t>
      </w:r>
      <w:r w:rsidRPr="00F733A3">
        <w:rPr>
          <w:rFonts w:cs="B Titr"/>
          <w:color w:val="FF0000"/>
          <w:sz w:val="24"/>
          <w:szCs w:val="24"/>
          <w:u w:val="single"/>
        </w:rPr>
        <w:t>WbsCarPrpsUnqCod</w:t>
      </w:r>
      <w:r w:rsidRPr="00F733A3">
        <w:rPr>
          <w:rFonts w:cs="B Titr" w:hint="cs"/>
          <w:sz w:val="24"/>
          <w:szCs w:val="24"/>
          <w:rtl/>
        </w:rPr>
        <w:t>) و وب متد (</w:t>
      </w:r>
      <w:r w:rsidR="00074FC0" w:rsidRPr="00F733A3">
        <w:rPr>
          <w:rFonts w:ascii="Consolas" w:hAnsi="Consolas" w:cs="B Titr"/>
          <w:color w:val="000000"/>
          <w:sz w:val="28"/>
          <w:szCs w:val="28"/>
          <w:lang w:bidi="ar-SA"/>
        </w:rPr>
        <w:t>RegWbsCarPlcyPrps</w:t>
      </w:r>
      <w:r w:rsidRPr="00F733A3">
        <w:rPr>
          <w:rFonts w:cs="B Titr" w:hint="cs"/>
          <w:sz w:val="24"/>
          <w:szCs w:val="24"/>
          <w:rtl/>
        </w:rPr>
        <w:t xml:space="preserve">) اقدام به ثبت بیمه نامه و </w:t>
      </w:r>
      <w:r w:rsidR="00074FC0" w:rsidRPr="00F733A3">
        <w:rPr>
          <w:rFonts w:cs="B Titr" w:hint="cs"/>
          <w:sz w:val="24"/>
          <w:szCs w:val="24"/>
          <w:rtl/>
        </w:rPr>
        <w:t xml:space="preserve">یا </w:t>
      </w:r>
      <w:r w:rsidRPr="00F733A3">
        <w:rPr>
          <w:rFonts w:cs="B Titr" w:hint="cs"/>
          <w:sz w:val="24"/>
          <w:szCs w:val="24"/>
          <w:rtl/>
        </w:rPr>
        <w:t>الحاقیه کند.</w:t>
      </w:r>
      <w:r w:rsidR="001E7582" w:rsidRPr="00F733A3">
        <w:rPr>
          <w:rFonts w:cs="B Titr" w:hint="cs"/>
          <w:sz w:val="24"/>
          <w:szCs w:val="24"/>
          <w:rtl/>
        </w:rPr>
        <w:t xml:space="preserve"> </w:t>
      </w:r>
    </w:p>
    <w:p w14:paraId="463C7F2F" w14:textId="77777777" w:rsidR="005857A8" w:rsidRPr="00F733A3" w:rsidRDefault="005857A8" w:rsidP="005857A8">
      <w:pPr>
        <w:pStyle w:val="Heading2"/>
        <w:rPr>
          <w:rFonts w:cs="B Lotus"/>
          <w:color w:val="FF0000"/>
          <w:sz w:val="28"/>
          <w:szCs w:val="28"/>
          <w:rtl/>
        </w:rPr>
      </w:pPr>
      <w:bookmarkStart w:id="61" w:name="_Toc38109492"/>
      <w:r w:rsidRPr="00F733A3">
        <w:rPr>
          <w:rFonts w:cs="B Lotus" w:hint="cs"/>
          <w:color w:val="FF0000"/>
          <w:sz w:val="28"/>
          <w:szCs w:val="28"/>
          <w:rtl/>
        </w:rPr>
        <w:t>جدول فیلدهای اطلاعاتی کلاس پیشنهاد بیمه نامه وپیشنهاد الحاقیه رشته</w:t>
      </w:r>
      <w:r w:rsidRPr="00F733A3">
        <w:rPr>
          <w:rFonts w:cs="B Lotus"/>
          <w:color w:val="FF0000"/>
          <w:sz w:val="28"/>
          <w:szCs w:val="28"/>
          <w:rtl/>
        </w:rPr>
        <w:t xml:space="preserve"> </w:t>
      </w:r>
      <w:r w:rsidRPr="00F733A3">
        <w:rPr>
          <w:rFonts w:cs="B Lotus" w:hint="cs"/>
          <w:color w:val="FF0000"/>
          <w:sz w:val="28"/>
          <w:szCs w:val="28"/>
          <w:rtl/>
        </w:rPr>
        <w:t>خودرو</w:t>
      </w:r>
      <w:r w:rsidRPr="00F733A3">
        <w:rPr>
          <w:rFonts w:cs="B Lotus"/>
          <w:color w:val="FF0000"/>
          <w:sz w:val="28"/>
          <w:szCs w:val="28"/>
        </w:rPr>
        <w:t xml:space="preserve"> (WbsCarPrpsReq)</w:t>
      </w:r>
      <w:bookmarkEnd w:id="61"/>
    </w:p>
    <w:p w14:paraId="19E810D5" w14:textId="77777777" w:rsidR="00A32A60" w:rsidRPr="00F733A3" w:rsidRDefault="00A32A60" w:rsidP="00A32A60">
      <w:pPr>
        <w:rPr>
          <w:rFonts w:cs="B Lotus"/>
          <w:sz w:val="24"/>
          <w:szCs w:val="24"/>
        </w:rPr>
      </w:pPr>
    </w:p>
    <w:tbl>
      <w:tblPr>
        <w:tblStyle w:val="ListTable6Colorful-Accent51"/>
        <w:bidiVisual/>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2"/>
        <w:gridCol w:w="2839"/>
        <w:gridCol w:w="1861"/>
        <w:gridCol w:w="941"/>
        <w:gridCol w:w="1312"/>
        <w:gridCol w:w="1431"/>
      </w:tblGrid>
      <w:tr w:rsidR="00A32A60" w:rsidRPr="00F733A3" w14:paraId="67B36B73" w14:textId="77777777" w:rsidTr="00102F65">
        <w:trPr>
          <w:cnfStyle w:val="100000000000" w:firstRow="1" w:lastRow="0" w:firstColumn="0" w:lastColumn="0" w:oddVBand="0" w:evenVBand="0" w:oddHBand="0" w:evenHBand="0" w:firstRowFirstColumn="0" w:firstRowLastColumn="0" w:lastRowFirstColumn="0" w:lastRowLastColumn="0"/>
          <w:trHeight w:val="420"/>
          <w:tblHeader/>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6DA7E49" w14:textId="77777777" w:rsidR="00A32A60" w:rsidRPr="00F733A3" w:rsidRDefault="00A32A60" w:rsidP="00A32A60">
            <w:pPr>
              <w:jc w:val="center"/>
              <w:rPr>
                <w:rFonts w:ascii="Arial" w:eastAsia="Times New Roman" w:hAnsi="Arial" w:cs="B Lotus"/>
                <w:b w:val="0"/>
                <w:bCs w:val="0"/>
                <w:i/>
                <w:iCs/>
                <w:color w:val="000000"/>
                <w:sz w:val="28"/>
                <w:szCs w:val="28"/>
              </w:rPr>
            </w:pPr>
            <w:r w:rsidRPr="00F733A3">
              <w:rPr>
                <w:rFonts w:ascii="Arial" w:eastAsia="Times New Roman" w:hAnsi="Arial" w:cs="B Lotus" w:hint="cs"/>
                <w:i/>
                <w:iCs/>
                <w:color w:val="000000"/>
                <w:rtl/>
              </w:rPr>
              <w:t>ردیف</w:t>
            </w:r>
          </w:p>
        </w:tc>
        <w:tc>
          <w:tcPr>
            <w:tcW w:w="2819" w:type="dxa"/>
            <w:shd w:val="clear" w:color="auto" w:fill="8DB3E2" w:themeFill="text2" w:themeFillTint="66"/>
            <w:noWrap/>
            <w:hideMark/>
          </w:tcPr>
          <w:p w14:paraId="372BBE97" w14:textId="77777777" w:rsidR="00A32A60" w:rsidRPr="00F733A3" w:rsidRDefault="00A32A60" w:rsidP="00A32A6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tl/>
              </w:rPr>
            </w:pPr>
            <w:r w:rsidRPr="00F733A3">
              <w:rPr>
                <w:rFonts w:ascii="Arial" w:eastAsia="Times New Roman" w:hAnsi="Arial" w:cs="B Lotus" w:hint="cs"/>
                <w:i/>
                <w:iCs/>
                <w:color w:val="000000"/>
                <w:rtl/>
              </w:rPr>
              <w:t>نام فیلد</w:t>
            </w:r>
          </w:p>
        </w:tc>
        <w:tc>
          <w:tcPr>
            <w:tcW w:w="1849" w:type="dxa"/>
            <w:shd w:val="clear" w:color="auto" w:fill="8DB3E2" w:themeFill="text2" w:themeFillTint="66"/>
            <w:noWrap/>
            <w:hideMark/>
          </w:tcPr>
          <w:p w14:paraId="243B7B4D" w14:textId="77777777" w:rsidR="00A32A60" w:rsidRPr="00F733A3" w:rsidRDefault="00A32A60" w:rsidP="00A32A6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Pr>
            </w:pPr>
            <w:r w:rsidRPr="00F733A3">
              <w:rPr>
                <w:rFonts w:ascii="Arial" w:eastAsia="Times New Roman" w:hAnsi="Arial" w:cs="B Lotus" w:hint="cs"/>
                <w:i/>
                <w:iCs/>
                <w:color w:val="000000"/>
                <w:rtl/>
              </w:rPr>
              <w:t>نوع</w:t>
            </w:r>
          </w:p>
        </w:tc>
        <w:tc>
          <w:tcPr>
            <w:tcW w:w="972" w:type="dxa"/>
            <w:shd w:val="clear" w:color="auto" w:fill="8DB3E2" w:themeFill="text2" w:themeFillTint="66"/>
            <w:noWrap/>
            <w:hideMark/>
          </w:tcPr>
          <w:p w14:paraId="18F607A6" w14:textId="77777777" w:rsidR="00A32A60" w:rsidRPr="00F733A3" w:rsidRDefault="00A32A60" w:rsidP="00A32A6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i/>
                <w:iCs/>
                <w:color w:val="000000"/>
              </w:rPr>
            </w:pPr>
            <w:r w:rsidRPr="00F733A3">
              <w:rPr>
                <w:rFonts w:ascii="Arial" w:eastAsia="Times New Roman" w:hAnsi="Arial" w:cs="B Lotus" w:hint="cs"/>
                <w:i/>
                <w:iCs/>
                <w:color w:val="000000"/>
              </w:rPr>
              <w:t>NULL</w:t>
            </w:r>
          </w:p>
        </w:tc>
        <w:tc>
          <w:tcPr>
            <w:tcW w:w="1304" w:type="dxa"/>
            <w:shd w:val="clear" w:color="auto" w:fill="8DB3E2" w:themeFill="text2" w:themeFillTint="66"/>
            <w:noWrap/>
            <w:hideMark/>
          </w:tcPr>
          <w:p w14:paraId="31903A81" w14:textId="77777777" w:rsidR="00A32A60" w:rsidRPr="00F733A3" w:rsidRDefault="00A32A60" w:rsidP="00A32A6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Pr>
            </w:pPr>
            <w:r w:rsidRPr="00F733A3">
              <w:rPr>
                <w:rFonts w:ascii="Arial" w:eastAsia="Times New Roman" w:hAnsi="Arial" w:cs="B Lotus" w:hint="cs"/>
                <w:i/>
                <w:iCs/>
                <w:color w:val="000000"/>
                <w:rtl/>
              </w:rPr>
              <w:t>شرح فیلد</w:t>
            </w:r>
          </w:p>
        </w:tc>
        <w:tc>
          <w:tcPr>
            <w:tcW w:w="1422" w:type="dxa"/>
            <w:shd w:val="clear" w:color="auto" w:fill="8DB3E2" w:themeFill="text2" w:themeFillTint="66"/>
            <w:noWrap/>
            <w:hideMark/>
          </w:tcPr>
          <w:p w14:paraId="0521407B" w14:textId="77777777" w:rsidR="00A32A60" w:rsidRPr="00F733A3" w:rsidRDefault="00A32A60" w:rsidP="00A32A6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Pr>
            </w:pPr>
            <w:r w:rsidRPr="00F733A3">
              <w:rPr>
                <w:rFonts w:ascii="Arial" w:eastAsia="Times New Roman" w:hAnsi="Arial" w:cs="B Lotus" w:hint="cs"/>
                <w:i/>
                <w:iCs/>
                <w:color w:val="000000"/>
                <w:rtl/>
              </w:rPr>
              <w:t>جدول کدینگ</w:t>
            </w:r>
          </w:p>
        </w:tc>
      </w:tr>
      <w:tr w:rsidR="00A32A60" w:rsidRPr="00F733A3" w14:paraId="26500E20"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692E0087" w14:textId="77777777" w:rsidR="00A32A60" w:rsidRPr="00F733A3" w:rsidRDefault="00A32A60" w:rsidP="00A32A60">
            <w:pPr>
              <w:jc w:val="center"/>
              <w:rPr>
                <w:rFonts w:ascii="Arial" w:eastAsia="Times New Roman" w:hAnsi="Arial" w:cs="B Lotus"/>
                <w:sz w:val="28"/>
                <w:szCs w:val="28"/>
                <w:rtl/>
              </w:rPr>
            </w:pPr>
            <w:r w:rsidRPr="00F733A3">
              <w:rPr>
                <w:rFonts w:ascii="Arial" w:eastAsia="Times New Roman" w:hAnsi="Arial" w:cs="B Lotus"/>
                <w:sz w:val="28"/>
                <w:szCs w:val="28"/>
              </w:rPr>
              <w:t>1</w:t>
            </w:r>
          </w:p>
        </w:tc>
        <w:tc>
          <w:tcPr>
            <w:tcW w:w="2819" w:type="dxa"/>
            <w:noWrap/>
            <w:hideMark/>
          </w:tcPr>
          <w:p w14:paraId="24D72E82" w14:textId="77777777" w:rsidR="00A32A60" w:rsidRPr="00AC6E76"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AC6E76">
              <w:rPr>
                <w:rFonts w:ascii="Arial" w:eastAsia="Times New Roman" w:hAnsi="Arial" w:cs="B Lotus" w:hint="cs"/>
              </w:rPr>
              <w:t>Prnt</w:t>
            </w:r>
            <w:r w:rsidRPr="00AC6E76">
              <w:rPr>
                <w:rFonts w:ascii="Arial" w:eastAsia="Times New Roman" w:hAnsi="Arial" w:cs="B Lotus"/>
              </w:rPr>
              <w:t>Prps</w:t>
            </w:r>
            <w:r w:rsidRPr="00AC6E76">
              <w:rPr>
                <w:rFonts w:ascii="Arial" w:eastAsia="Times New Roman" w:hAnsi="Arial" w:cs="B Lotus" w:hint="cs"/>
              </w:rPr>
              <w:t>CmpDocNo</w:t>
            </w:r>
          </w:p>
        </w:tc>
        <w:tc>
          <w:tcPr>
            <w:tcW w:w="1849" w:type="dxa"/>
            <w:noWrap/>
            <w:hideMark/>
          </w:tcPr>
          <w:p w14:paraId="6E20078B" w14:textId="77777777" w:rsidR="00A32A60" w:rsidRPr="00AC6E76"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AC6E76">
              <w:rPr>
                <w:rFonts w:ascii="Arial" w:eastAsia="Times New Roman" w:hAnsi="Arial" w:cs="B Lotus" w:hint="cs"/>
              </w:rPr>
              <w:t>varchar(50)</w:t>
            </w:r>
          </w:p>
        </w:tc>
        <w:tc>
          <w:tcPr>
            <w:tcW w:w="972" w:type="dxa"/>
            <w:noWrap/>
            <w:hideMark/>
          </w:tcPr>
          <w:p w14:paraId="5DCE42ED" w14:textId="77777777" w:rsidR="00A32A60" w:rsidRPr="00AC6E76"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AC6E76">
              <w:rPr>
                <w:rFonts w:ascii="Arial" w:eastAsia="Times New Roman" w:hAnsi="Arial" w:cs="B Lotus" w:hint="cs"/>
              </w:rPr>
              <w:t>No</w:t>
            </w:r>
          </w:p>
        </w:tc>
        <w:tc>
          <w:tcPr>
            <w:tcW w:w="1304" w:type="dxa"/>
            <w:noWrap/>
            <w:hideMark/>
          </w:tcPr>
          <w:p w14:paraId="4CEA596F" w14:textId="77777777" w:rsidR="00A32A60" w:rsidRPr="00AC6E76" w:rsidRDefault="00A32A60" w:rsidP="00F26328">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AC6E76">
              <w:rPr>
                <w:rFonts w:ascii="Arial" w:eastAsia="Times New Roman" w:hAnsi="Arial" w:cs="B Lotus" w:hint="cs"/>
                <w:rtl/>
              </w:rPr>
              <w:t>شماره</w:t>
            </w:r>
            <w:r w:rsidR="00F26328" w:rsidRPr="00AC6E76">
              <w:rPr>
                <w:rFonts w:ascii="Arial" w:eastAsia="Times New Roman" w:hAnsi="Arial" w:cs="B Lotus" w:hint="cs"/>
                <w:rtl/>
              </w:rPr>
              <w:t xml:space="preserve"> چاپی</w:t>
            </w:r>
            <w:r w:rsidRPr="00AC6E76">
              <w:rPr>
                <w:rFonts w:ascii="Arial" w:eastAsia="Times New Roman" w:hAnsi="Arial" w:cs="B Lotus" w:hint="cs"/>
                <w:rtl/>
              </w:rPr>
              <w:t xml:space="preserve"> پیشنهاد</w:t>
            </w:r>
            <w:r w:rsidR="00F26328" w:rsidRPr="00AC6E76">
              <w:rPr>
                <w:rFonts w:ascii="Arial" w:eastAsia="Times New Roman" w:hAnsi="Arial" w:cs="B Lotus" w:hint="cs"/>
                <w:rtl/>
              </w:rPr>
              <w:t xml:space="preserve">بیمه نامه </w:t>
            </w:r>
            <w:r w:rsidRPr="00AC6E76">
              <w:rPr>
                <w:rFonts w:ascii="Arial" w:eastAsia="Times New Roman" w:hAnsi="Arial" w:cs="B Lotus" w:hint="cs"/>
                <w:rtl/>
              </w:rPr>
              <w:t>فعلی</w:t>
            </w:r>
          </w:p>
        </w:tc>
        <w:tc>
          <w:tcPr>
            <w:tcW w:w="1422" w:type="dxa"/>
            <w:noWrap/>
            <w:hideMark/>
          </w:tcPr>
          <w:p w14:paraId="5575E146"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 </w:t>
            </w:r>
          </w:p>
        </w:tc>
      </w:tr>
      <w:tr w:rsidR="00A32A60" w:rsidRPr="00F733A3" w14:paraId="593DBE5F"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683AB757" w14:textId="401C8E29" w:rsidR="00A32A60" w:rsidRPr="00F733A3" w:rsidRDefault="00AC6E76" w:rsidP="00A32A60">
            <w:pPr>
              <w:jc w:val="center"/>
              <w:rPr>
                <w:rFonts w:ascii="Arial" w:eastAsia="Times New Roman" w:hAnsi="Arial" w:cs="B Lotus"/>
                <w:color w:val="000000"/>
                <w:sz w:val="28"/>
                <w:szCs w:val="28"/>
                <w:rtl/>
              </w:rPr>
            </w:pPr>
            <w:r>
              <w:rPr>
                <w:rFonts w:ascii="Arial" w:eastAsia="Times New Roman" w:hAnsi="Arial" w:cs="B Lotus" w:hint="cs"/>
                <w:color w:val="000000"/>
                <w:sz w:val="28"/>
                <w:szCs w:val="28"/>
                <w:rtl/>
              </w:rPr>
              <w:t>2</w:t>
            </w:r>
          </w:p>
        </w:tc>
        <w:tc>
          <w:tcPr>
            <w:tcW w:w="2819" w:type="dxa"/>
            <w:noWrap/>
            <w:hideMark/>
          </w:tcPr>
          <w:p w14:paraId="2F987D04"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LstCmpCod</w:t>
            </w:r>
          </w:p>
        </w:tc>
        <w:tc>
          <w:tcPr>
            <w:tcW w:w="1849" w:type="dxa"/>
            <w:noWrap/>
            <w:hideMark/>
          </w:tcPr>
          <w:p w14:paraId="0800D853"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2377A1C6"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3F85F68E"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شرکت صادر کننده بیمه نامه (قبلی) </w:t>
            </w:r>
          </w:p>
        </w:tc>
        <w:tc>
          <w:tcPr>
            <w:tcW w:w="1422" w:type="dxa"/>
            <w:noWrap/>
            <w:hideMark/>
          </w:tcPr>
          <w:p w14:paraId="11508652" w14:textId="4F22F453" w:rsidR="00A32A60" w:rsidRPr="00F733A3" w:rsidRDefault="00087344"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کد_شرکتهای" w:history="1">
              <w:r w:rsidR="00B23F3C" w:rsidRPr="00B23F3C">
                <w:rPr>
                  <w:rStyle w:val="Hyperlink"/>
                  <w:rFonts w:ascii="Arial" w:eastAsia="Times New Roman" w:hAnsi="Arial" w:cs="B Lotus" w:hint="cs"/>
                  <w:rtl/>
                </w:rPr>
                <w:t>جدول کد شرکت</w:t>
              </w:r>
            </w:hyperlink>
          </w:p>
        </w:tc>
      </w:tr>
      <w:tr w:rsidR="00A32A60" w:rsidRPr="00F733A3" w14:paraId="7E76755F"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0BD2066" w14:textId="77777777" w:rsidR="00A32A60" w:rsidRPr="00F733A3" w:rsidRDefault="00A32A60" w:rsidP="00A32A60">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3</w:t>
            </w:r>
          </w:p>
        </w:tc>
        <w:tc>
          <w:tcPr>
            <w:tcW w:w="2819" w:type="dxa"/>
            <w:noWrap/>
            <w:hideMark/>
          </w:tcPr>
          <w:p w14:paraId="6290B362"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LstCmpDocNo</w:t>
            </w:r>
          </w:p>
        </w:tc>
        <w:tc>
          <w:tcPr>
            <w:tcW w:w="1849" w:type="dxa"/>
            <w:noWrap/>
            <w:hideMark/>
          </w:tcPr>
          <w:p w14:paraId="643E97A2"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972" w:type="dxa"/>
            <w:noWrap/>
            <w:hideMark/>
          </w:tcPr>
          <w:p w14:paraId="504C044F"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0F4E181A"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شماره بيمه نامه (قبلي)</w:t>
            </w:r>
          </w:p>
        </w:tc>
        <w:tc>
          <w:tcPr>
            <w:tcW w:w="1422" w:type="dxa"/>
            <w:noWrap/>
            <w:hideMark/>
          </w:tcPr>
          <w:p w14:paraId="41FF6946"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10AC0B08"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2181C0A3" w14:textId="77777777" w:rsidR="00A32A60" w:rsidRPr="00F733A3" w:rsidRDefault="00A32A60" w:rsidP="00A32A60">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4</w:t>
            </w:r>
          </w:p>
        </w:tc>
        <w:tc>
          <w:tcPr>
            <w:tcW w:w="2819" w:type="dxa"/>
            <w:noWrap/>
            <w:hideMark/>
          </w:tcPr>
          <w:p w14:paraId="09C80243"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MapVehSysNam</w:t>
            </w:r>
          </w:p>
        </w:tc>
        <w:tc>
          <w:tcPr>
            <w:tcW w:w="1849" w:type="dxa"/>
            <w:noWrap/>
            <w:hideMark/>
          </w:tcPr>
          <w:p w14:paraId="590B7E09"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nvarchar(255)</w:t>
            </w:r>
          </w:p>
        </w:tc>
        <w:tc>
          <w:tcPr>
            <w:tcW w:w="972" w:type="dxa"/>
            <w:noWrap/>
            <w:hideMark/>
          </w:tcPr>
          <w:p w14:paraId="28EEF3DE"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720E41E5"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سیستم خودرو  در شرکت</w:t>
            </w:r>
          </w:p>
        </w:tc>
        <w:tc>
          <w:tcPr>
            <w:tcW w:w="1422" w:type="dxa"/>
            <w:noWrap/>
            <w:hideMark/>
          </w:tcPr>
          <w:p w14:paraId="2802DB83"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6B0BABA6"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32FEE99"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w:t>
            </w:r>
          </w:p>
        </w:tc>
        <w:tc>
          <w:tcPr>
            <w:tcW w:w="2819" w:type="dxa"/>
            <w:noWrap/>
            <w:hideMark/>
          </w:tcPr>
          <w:p w14:paraId="50E1425E"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MapVehSysCod</w:t>
            </w:r>
          </w:p>
        </w:tc>
        <w:tc>
          <w:tcPr>
            <w:tcW w:w="1849" w:type="dxa"/>
            <w:noWrap/>
            <w:hideMark/>
          </w:tcPr>
          <w:p w14:paraId="6CBBE15E"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7EC1CF73"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6C407C2A"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سیستم خودرو  در  شرکت</w:t>
            </w:r>
          </w:p>
        </w:tc>
        <w:tc>
          <w:tcPr>
            <w:tcW w:w="1422" w:type="dxa"/>
            <w:noWrap/>
            <w:hideMark/>
          </w:tcPr>
          <w:p w14:paraId="00E84E2C"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478FF338"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9C4EBF4" w14:textId="77777777" w:rsidR="00A32A60" w:rsidRPr="00F733A3" w:rsidRDefault="00A32A60" w:rsidP="00A32A60">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6</w:t>
            </w:r>
          </w:p>
        </w:tc>
        <w:tc>
          <w:tcPr>
            <w:tcW w:w="2819" w:type="dxa"/>
            <w:noWrap/>
            <w:hideMark/>
          </w:tcPr>
          <w:p w14:paraId="529CBD31"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MapTypNam</w:t>
            </w:r>
          </w:p>
        </w:tc>
        <w:tc>
          <w:tcPr>
            <w:tcW w:w="1849" w:type="dxa"/>
            <w:noWrap/>
            <w:hideMark/>
          </w:tcPr>
          <w:p w14:paraId="6212DA90"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nvarchar(255)</w:t>
            </w:r>
          </w:p>
        </w:tc>
        <w:tc>
          <w:tcPr>
            <w:tcW w:w="972" w:type="dxa"/>
            <w:noWrap/>
            <w:hideMark/>
          </w:tcPr>
          <w:p w14:paraId="0857B762"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2822E1C0"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تیپ خودرو در شرکت</w:t>
            </w:r>
          </w:p>
        </w:tc>
        <w:tc>
          <w:tcPr>
            <w:tcW w:w="1422" w:type="dxa"/>
            <w:noWrap/>
            <w:hideMark/>
          </w:tcPr>
          <w:p w14:paraId="5D3B5099"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69614009"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8728BEC"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7</w:t>
            </w:r>
          </w:p>
        </w:tc>
        <w:tc>
          <w:tcPr>
            <w:tcW w:w="2819" w:type="dxa"/>
            <w:noWrap/>
            <w:hideMark/>
          </w:tcPr>
          <w:p w14:paraId="5D6EE21B"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MapTypCod</w:t>
            </w:r>
          </w:p>
        </w:tc>
        <w:tc>
          <w:tcPr>
            <w:tcW w:w="1849" w:type="dxa"/>
            <w:noWrap/>
            <w:hideMark/>
          </w:tcPr>
          <w:p w14:paraId="01E50BF1"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4B07BFC4"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0354AA49"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تیپ خودرو  در  شرکت</w:t>
            </w:r>
          </w:p>
        </w:tc>
        <w:tc>
          <w:tcPr>
            <w:tcW w:w="1422" w:type="dxa"/>
            <w:noWrap/>
            <w:hideMark/>
          </w:tcPr>
          <w:p w14:paraId="62156219"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2939D3BA"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52E279C7" w14:textId="77777777" w:rsidR="00A32A60" w:rsidRPr="00F733A3" w:rsidRDefault="00A32A60" w:rsidP="00A32A60">
            <w:pPr>
              <w:jc w:val="center"/>
              <w:rPr>
                <w:rFonts w:ascii="Arial" w:eastAsia="Times New Roman" w:hAnsi="Arial" w:cs="B Lotus"/>
                <w:color w:val="000000" w:themeColor="text1"/>
                <w:sz w:val="28"/>
                <w:szCs w:val="28"/>
              </w:rPr>
            </w:pPr>
            <w:r w:rsidRPr="00F733A3">
              <w:rPr>
                <w:rFonts w:ascii="Arial" w:eastAsia="Times New Roman" w:hAnsi="Arial" w:cs="B Lotus" w:hint="cs"/>
                <w:color w:val="000000" w:themeColor="text1"/>
                <w:sz w:val="28"/>
                <w:szCs w:val="28"/>
                <w:rtl/>
              </w:rPr>
              <w:t>8</w:t>
            </w:r>
          </w:p>
        </w:tc>
        <w:tc>
          <w:tcPr>
            <w:tcW w:w="2819" w:type="dxa"/>
            <w:noWrap/>
            <w:hideMark/>
          </w:tcPr>
          <w:p w14:paraId="55669F55"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VehSysCod</w:t>
            </w:r>
          </w:p>
        </w:tc>
        <w:tc>
          <w:tcPr>
            <w:tcW w:w="1849" w:type="dxa"/>
            <w:noWrap/>
            <w:hideMark/>
          </w:tcPr>
          <w:p w14:paraId="5CFB6A20"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int</w:t>
            </w:r>
          </w:p>
        </w:tc>
        <w:tc>
          <w:tcPr>
            <w:tcW w:w="972" w:type="dxa"/>
            <w:noWrap/>
            <w:hideMark/>
          </w:tcPr>
          <w:p w14:paraId="34233D32"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Yes</w:t>
            </w:r>
          </w:p>
        </w:tc>
        <w:tc>
          <w:tcPr>
            <w:tcW w:w="1304" w:type="dxa"/>
            <w:noWrap/>
            <w:hideMark/>
          </w:tcPr>
          <w:p w14:paraId="46EF6C66"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tl/>
              </w:rPr>
              <w:t xml:space="preserve">کد سیستم استاندارد </w:t>
            </w:r>
            <w:r w:rsidRPr="00F733A3">
              <w:rPr>
                <w:rFonts w:ascii="Arial" w:eastAsia="Times New Roman" w:hAnsi="Arial" w:cs="B Lotus" w:hint="cs"/>
                <w:rtl/>
              </w:rPr>
              <w:t>خودرودر در خصوص سیستم هایی  که درجدول کد سیستم خودرو وجود ندارد معادل این فیلد عدد صفر وارد نمایید</w:t>
            </w:r>
          </w:p>
        </w:tc>
        <w:tc>
          <w:tcPr>
            <w:tcW w:w="1422" w:type="dxa"/>
            <w:noWrap/>
            <w:hideMark/>
          </w:tcPr>
          <w:p w14:paraId="6A1E5899" w14:textId="100A556E" w:rsidR="00A32A60" w:rsidRPr="00F733A3" w:rsidRDefault="00087344"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hyperlink w:anchor="_جدول_کد_سیستم" w:history="1">
              <w:r w:rsidR="00B23F3C" w:rsidRPr="0057742D">
                <w:rPr>
                  <w:rStyle w:val="Hyperlink"/>
                  <w:rFonts w:ascii="Arial" w:eastAsia="Times New Roman" w:hAnsi="Arial" w:cs="B Lotus" w:hint="cs"/>
                  <w:rtl/>
                </w:rPr>
                <w:t>جدول کد سیستم خودرو</w:t>
              </w:r>
            </w:hyperlink>
          </w:p>
        </w:tc>
      </w:tr>
      <w:tr w:rsidR="00A32A60" w:rsidRPr="00F733A3" w14:paraId="24913195"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2A7C60DC"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w:t>
            </w:r>
          </w:p>
        </w:tc>
        <w:tc>
          <w:tcPr>
            <w:tcW w:w="2819" w:type="dxa"/>
            <w:noWrap/>
            <w:hideMark/>
          </w:tcPr>
          <w:p w14:paraId="009CAD0B"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MapUsgNam</w:t>
            </w:r>
          </w:p>
        </w:tc>
        <w:tc>
          <w:tcPr>
            <w:tcW w:w="1849" w:type="dxa"/>
            <w:noWrap/>
            <w:hideMark/>
          </w:tcPr>
          <w:p w14:paraId="15A73FAA"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nvarchar(255)</w:t>
            </w:r>
          </w:p>
        </w:tc>
        <w:tc>
          <w:tcPr>
            <w:tcW w:w="972" w:type="dxa"/>
            <w:noWrap/>
            <w:hideMark/>
          </w:tcPr>
          <w:p w14:paraId="4C4206DE"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1C0E5B23"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کاربری در شرکت بیمه</w:t>
            </w:r>
          </w:p>
        </w:tc>
        <w:tc>
          <w:tcPr>
            <w:tcW w:w="1422" w:type="dxa"/>
            <w:noWrap/>
            <w:hideMark/>
          </w:tcPr>
          <w:p w14:paraId="6DCB1FD5"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11826E73"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127D6B3"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10</w:t>
            </w:r>
          </w:p>
        </w:tc>
        <w:tc>
          <w:tcPr>
            <w:tcW w:w="2819" w:type="dxa"/>
            <w:noWrap/>
            <w:hideMark/>
          </w:tcPr>
          <w:p w14:paraId="20648C5D"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MapUsgCod</w:t>
            </w:r>
          </w:p>
        </w:tc>
        <w:tc>
          <w:tcPr>
            <w:tcW w:w="1849" w:type="dxa"/>
            <w:noWrap/>
            <w:hideMark/>
          </w:tcPr>
          <w:p w14:paraId="4C697EA9"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062D000D"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0767A05C"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کاربری در شرکت</w:t>
            </w:r>
          </w:p>
        </w:tc>
        <w:tc>
          <w:tcPr>
            <w:tcW w:w="1422" w:type="dxa"/>
            <w:noWrap/>
            <w:hideMark/>
          </w:tcPr>
          <w:p w14:paraId="2D7F8E4A"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4D5272EE"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53D3E2C8"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11</w:t>
            </w:r>
          </w:p>
        </w:tc>
        <w:tc>
          <w:tcPr>
            <w:tcW w:w="2819" w:type="dxa"/>
            <w:noWrap/>
            <w:hideMark/>
          </w:tcPr>
          <w:p w14:paraId="02AFE48F"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MapCarTypNam</w:t>
            </w:r>
          </w:p>
        </w:tc>
        <w:tc>
          <w:tcPr>
            <w:tcW w:w="1849" w:type="dxa"/>
            <w:noWrap/>
            <w:hideMark/>
          </w:tcPr>
          <w:p w14:paraId="30DFE385"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nvarchar(255)</w:t>
            </w:r>
          </w:p>
        </w:tc>
        <w:tc>
          <w:tcPr>
            <w:tcW w:w="972" w:type="dxa"/>
            <w:noWrap/>
            <w:hideMark/>
          </w:tcPr>
          <w:p w14:paraId="1828272F"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5773F397"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نوع وسیله نقلیه در شرکت (سواری- اتوبوس ...)</w:t>
            </w:r>
          </w:p>
        </w:tc>
        <w:tc>
          <w:tcPr>
            <w:tcW w:w="1422" w:type="dxa"/>
            <w:noWrap/>
            <w:hideMark/>
          </w:tcPr>
          <w:p w14:paraId="1654C691" w14:textId="2BE8E816"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p>
        </w:tc>
      </w:tr>
      <w:tr w:rsidR="00A32A60" w:rsidRPr="00F733A3" w14:paraId="17E00C9A"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6F0FEE86"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12</w:t>
            </w:r>
          </w:p>
        </w:tc>
        <w:tc>
          <w:tcPr>
            <w:tcW w:w="2819" w:type="dxa"/>
            <w:noWrap/>
            <w:hideMark/>
          </w:tcPr>
          <w:p w14:paraId="513E7141"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MapCarTypCod</w:t>
            </w:r>
          </w:p>
        </w:tc>
        <w:tc>
          <w:tcPr>
            <w:tcW w:w="1849" w:type="dxa"/>
            <w:noWrap/>
            <w:hideMark/>
          </w:tcPr>
          <w:p w14:paraId="638BBE13"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0307DB96"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5F7FC68F"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وسیله نقلیه در شرکت بیمه</w:t>
            </w:r>
          </w:p>
        </w:tc>
        <w:tc>
          <w:tcPr>
            <w:tcW w:w="1422" w:type="dxa"/>
            <w:noWrap/>
            <w:hideMark/>
          </w:tcPr>
          <w:p w14:paraId="43F13737" w14:textId="09461F58"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hyperlink w:anchor="_جدول_نوع_وسیله" w:history="1">
              <w:r w:rsidR="00B23F3C" w:rsidRPr="00B23F3C">
                <w:rPr>
                  <w:rStyle w:val="Hyperlink"/>
                  <w:rFonts w:ascii="Arial" w:eastAsia="Times New Roman" w:hAnsi="Arial" w:cs="B Lotus" w:hint="cs"/>
                  <w:rtl/>
                </w:rPr>
                <w:t>جدول</w:t>
              </w:r>
              <w:r w:rsidR="00B23F3C" w:rsidRPr="00B23F3C">
                <w:rPr>
                  <w:rStyle w:val="Hyperlink"/>
                  <w:rFonts w:ascii="Arial" w:eastAsia="Times New Roman" w:hAnsi="Arial" w:cs="B Lotus" w:hint="cs"/>
                </w:rPr>
                <w:t> </w:t>
              </w:r>
              <w:r w:rsidR="00B23F3C" w:rsidRPr="00B23F3C">
                <w:rPr>
                  <w:rStyle w:val="Hyperlink"/>
                  <w:rFonts w:ascii="Arial" w:eastAsia="Times New Roman" w:hAnsi="Arial" w:cs="B Lotus" w:hint="cs"/>
                  <w:rtl/>
                </w:rPr>
                <w:t>نوع وسیله نقلیه</w:t>
              </w:r>
            </w:hyperlink>
          </w:p>
        </w:tc>
      </w:tr>
      <w:tr w:rsidR="00A32A60" w:rsidRPr="00F733A3" w14:paraId="2A0B7604"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09503EB3"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13</w:t>
            </w:r>
          </w:p>
        </w:tc>
        <w:tc>
          <w:tcPr>
            <w:tcW w:w="2819" w:type="dxa"/>
            <w:noWrap/>
            <w:hideMark/>
          </w:tcPr>
          <w:p w14:paraId="668208D4"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UsgCod</w:t>
            </w:r>
          </w:p>
        </w:tc>
        <w:tc>
          <w:tcPr>
            <w:tcW w:w="1849" w:type="dxa"/>
            <w:noWrap/>
            <w:hideMark/>
          </w:tcPr>
          <w:p w14:paraId="2599A8E0"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int</w:t>
            </w:r>
          </w:p>
        </w:tc>
        <w:tc>
          <w:tcPr>
            <w:tcW w:w="972" w:type="dxa"/>
            <w:noWrap/>
            <w:hideMark/>
          </w:tcPr>
          <w:p w14:paraId="12F05685"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2933E830"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کاربری</w:t>
            </w:r>
          </w:p>
        </w:tc>
        <w:tc>
          <w:tcPr>
            <w:tcW w:w="1422" w:type="dxa"/>
            <w:noWrap/>
            <w:hideMark/>
          </w:tcPr>
          <w:p w14:paraId="475F31EF"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Cambria" w:eastAsia="Times New Roman" w:hAnsi="Cambria" w:cs="Cambria" w:hint="cs"/>
                <w:color w:val="000000"/>
                <w:rtl/>
              </w:rPr>
              <w:t> </w:t>
            </w:r>
            <w:r w:rsidRPr="00F733A3">
              <w:rPr>
                <w:rFonts w:ascii="Arial" w:eastAsia="Times New Roman" w:hAnsi="Arial" w:cs="B Lotus" w:hint="cs"/>
                <w:color w:val="000000"/>
                <w:rtl/>
              </w:rPr>
              <w:t xml:space="preserve">جدول کد نوع کاربری </w:t>
            </w:r>
          </w:p>
        </w:tc>
      </w:tr>
      <w:tr w:rsidR="00A32A60" w:rsidRPr="00F733A3" w14:paraId="6754A27D"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4BB4947"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14</w:t>
            </w:r>
          </w:p>
        </w:tc>
        <w:tc>
          <w:tcPr>
            <w:tcW w:w="2819" w:type="dxa"/>
            <w:noWrap/>
            <w:hideMark/>
          </w:tcPr>
          <w:p w14:paraId="6FF6E9C1"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CarGrpCod</w:t>
            </w:r>
          </w:p>
        </w:tc>
        <w:tc>
          <w:tcPr>
            <w:tcW w:w="1849" w:type="dxa"/>
            <w:noWrap/>
            <w:hideMark/>
          </w:tcPr>
          <w:p w14:paraId="6E727D75"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3943E485"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7CA29542"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گروهبندی وسیله نقلیه در قانون شخص  ثالث</w:t>
            </w:r>
          </w:p>
        </w:tc>
        <w:tc>
          <w:tcPr>
            <w:tcW w:w="1422" w:type="dxa"/>
            <w:noWrap/>
            <w:hideMark/>
          </w:tcPr>
          <w:p w14:paraId="0445081B" w14:textId="22155373" w:rsidR="00A32A60" w:rsidRPr="00F733A3" w:rsidRDefault="00087344"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کد_نوع_2" w:history="1">
              <w:r w:rsidR="00B23F3C" w:rsidRPr="00B23F3C">
                <w:rPr>
                  <w:rStyle w:val="Hyperlink"/>
                  <w:rFonts w:ascii="Arial" w:eastAsia="Times New Roman" w:hAnsi="Arial" w:cs="B Lotus" w:hint="cs"/>
                  <w:rtl/>
                </w:rPr>
                <w:t>جدول کد نوع گروهبندی وسیله نقلیه</w:t>
              </w:r>
            </w:hyperlink>
          </w:p>
        </w:tc>
      </w:tr>
      <w:tr w:rsidR="00A32A60" w:rsidRPr="00F733A3" w14:paraId="735C9C34"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4EA7578"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15</w:t>
            </w:r>
          </w:p>
        </w:tc>
        <w:tc>
          <w:tcPr>
            <w:tcW w:w="2819" w:type="dxa"/>
            <w:noWrap/>
            <w:hideMark/>
          </w:tcPr>
          <w:p w14:paraId="21A95131"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CylCnt</w:t>
            </w:r>
          </w:p>
        </w:tc>
        <w:tc>
          <w:tcPr>
            <w:tcW w:w="1849" w:type="dxa"/>
            <w:noWrap/>
            <w:hideMark/>
          </w:tcPr>
          <w:p w14:paraId="779C7B0C"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492968AE"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54A1B5A6"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در خصوص تعداد سیلندر در وسائل نقلیه ای که تعداد سیلندر شناسایی نشده و یا وجود ندارند (مانند خودروهای راهداری </w:t>
            </w:r>
            <w:r w:rsidRPr="00F733A3">
              <w:rPr>
                <w:rFonts w:ascii="Times New Roman" w:eastAsia="Times New Roman" w:hAnsi="Times New Roman" w:cs="Times New Roman" w:hint="cs"/>
                <w:color w:val="000000"/>
                <w:rtl/>
              </w:rPr>
              <w:t>–</w:t>
            </w:r>
            <w:r w:rsidRPr="00F733A3">
              <w:rPr>
                <w:rFonts w:ascii="Arial" w:eastAsia="Times New Roman" w:hAnsi="Arial" w:cs="B Lotus" w:hint="cs"/>
                <w:color w:val="000000"/>
                <w:rtl/>
              </w:rPr>
              <w:t xml:space="preserve">کشاورزی </w:t>
            </w:r>
            <w:r w:rsidRPr="00F733A3">
              <w:rPr>
                <w:rFonts w:ascii="Times New Roman" w:eastAsia="Times New Roman" w:hAnsi="Times New Roman" w:cs="Times New Roman" w:hint="cs"/>
                <w:color w:val="000000"/>
                <w:rtl/>
              </w:rPr>
              <w:t>–</w:t>
            </w:r>
            <w:r w:rsidRPr="00F733A3">
              <w:rPr>
                <w:rFonts w:ascii="Arial" w:eastAsia="Times New Roman" w:hAnsi="Arial" w:cs="B Lotus" w:hint="cs"/>
                <w:color w:val="000000"/>
                <w:rtl/>
              </w:rPr>
              <w:t>برخی از موتورسیکلتها) معادل این فیلد عدد صفر وارد نمایید</w:t>
            </w:r>
          </w:p>
        </w:tc>
        <w:tc>
          <w:tcPr>
            <w:tcW w:w="1422" w:type="dxa"/>
            <w:noWrap/>
            <w:hideMark/>
          </w:tcPr>
          <w:p w14:paraId="5AC2845C"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19C0D7D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2E16E7A"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16</w:t>
            </w:r>
          </w:p>
        </w:tc>
        <w:tc>
          <w:tcPr>
            <w:tcW w:w="2819" w:type="dxa"/>
            <w:noWrap/>
            <w:hideMark/>
          </w:tcPr>
          <w:p w14:paraId="5D581443"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PrsnCnt</w:t>
            </w:r>
          </w:p>
        </w:tc>
        <w:tc>
          <w:tcPr>
            <w:tcW w:w="1849" w:type="dxa"/>
            <w:noWrap/>
            <w:hideMark/>
          </w:tcPr>
          <w:p w14:paraId="170E354B"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171F47C1"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261071DC"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تعداد سرنشین مجاز(طبق ماده 3 آئین نامه برای وسیله نقلیه ای که ظرفیت مسافرگیری آنهابیش از6 نفرمی یاشد ظرفیت مجازهمان ظرفیت پایه تعریف شده دربندهای الف(هفت نفربااحتساب راننده برای ون واستیشن) ، ب(16 نفربرای </w:t>
            </w:r>
            <w:r w:rsidRPr="00F733A3">
              <w:rPr>
                <w:rFonts w:ascii="Arial" w:eastAsia="Times New Roman" w:hAnsi="Arial" w:cs="B Lotus" w:hint="cs"/>
                <w:color w:val="000000"/>
                <w:rtl/>
              </w:rPr>
              <w:lastRenderedPageBreak/>
              <w:t>مینی بوس) ، وپ(27 نفر برای اتوبوس) می باشد)</w:t>
            </w:r>
          </w:p>
        </w:tc>
        <w:tc>
          <w:tcPr>
            <w:tcW w:w="1422" w:type="dxa"/>
            <w:noWrap/>
            <w:hideMark/>
          </w:tcPr>
          <w:p w14:paraId="5FECC7FB"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lastRenderedPageBreak/>
              <w:t> </w:t>
            </w:r>
          </w:p>
        </w:tc>
      </w:tr>
      <w:tr w:rsidR="00A32A60" w:rsidRPr="00F733A3" w14:paraId="3E718286"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624AC38"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17</w:t>
            </w:r>
          </w:p>
        </w:tc>
        <w:tc>
          <w:tcPr>
            <w:tcW w:w="2819" w:type="dxa"/>
            <w:noWrap/>
            <w:hideMark/>
          </w:tcPr>
          <w:p w14:paraId="17EFAFC5"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ExtPrsnCnt</w:t>
            </w:r>
          </w:p>
        </w:tc>
        <w:tc>
          <w:tcPr>
            <w:tcW w:w="1849" w:type="dxa"/>
            <w:noWrap/>
            <w:hideMark/>
          </w:tcPr>
          <w:p w14:paraId="6136E0B8"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1157EFFA"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759E0A55"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مازاد سرنشین</w:t>
            </w:r>
          </w:p>
        </w:tc>
        <w:tc>
          <w:tcPr>
            <w:tcW w:w="1422" w:type="dxa"/>
            <w:noWrap/>
            <w:hideMark/>
          </w:tcPr>
          <w:p w14:paraId="4AFF47C7"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7F978765"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23A9115E"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18</w:t>
            </w:r>
          </w:p>
        </w:tc>
        <w:tc>
          <w:tcPr>
            <w:tcW w:w="2819" w:type="dxa"/>
            <w:noWrap/>
            <w:hideMark/>
          </w:tcPr>
          <w:p w14:paraId="280C0FF4"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Tng</w:t>
            </w:r>
          </w:p>
        </w:tc>
        <w:tc>
          <w:tcPr>
            <w:tcW w:w="1849" w:type="dxa"/>
            <w:noWrap/>
            <w:hideMark/>
          </w:tcPr>
          <w:p w14:paraId="71CCBE15"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numeric(6, 2)</w:t>
            </w:r>
          </w:p>
        </w:tc>
        <w:tc>
          <w:tcPr>
            <w:tcW w:w="972" w:type="dxa"/>
            <w:noWrap/>
            <w:hideMark/>
          </w:tcPr>
          <w:p w14:paraId="56A51F8B"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17B7F157"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تناژ</w:t>
            </w:r>
          </w:p>
        </w:tc>
        <w:tc>
          <w:tcPr>
            <w:tcW w:w="1422" w:type="dxa"/>
            <w:noWrap/>
            <w:hideMark/>
          </w:tcPr>
          <w:p w14:paraId="06B241EB"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060D130A"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3322247"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19</w:t>
            </w:r>
          </w:p>
        </w:tc>
        <w:tc>
          <w:tcPr>
            <w:tcW w:w="2819" w:type="dxa"/>
            <w:noWrap/>
            <w:hideMark/>
          </w:tcPr>
          <w:p w14:paraId="6559EFE8"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TugCnt</w:t>
            </w:r>
          </w:p>
        </w:tc>
        <w:tc>
          <w:tcPr>
            <w:tcW w:w="1849" w:type="dxa"/>
            <w:noWrap/>
            <w:hideMark/>
          </w:tcPr>
          <w:p w14:paraId="465589B2"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5A905983"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6EC6ED59"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تعداديدك متصل به وسيله نقليه</w:t>
            </w:r>
          </w:p>
        </w:tc>
        <w:tc>
          <w:tcPr>
            <w:tcW w:w="1422" w:type="dxa"/>
            <w:noWrap/>
            <w:hideMark/>
          </w:tcPr>
          <w:p w14:paraId="608C6BB6"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2797B9E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EA02C04"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20</w:t>
            </w:r>
          </w:p>
        </w:tc>
        <w:tc>
          <w:tcPr>
            <w:tcW w:w="2819" w:type="dxa"/>
            <w:noWrap/>
            <w:hideMark/>
          </w:tcPr>
          <w:p w14:paraId="21C576F0" w14:textId="77777777" w:rsidR="00A32A60" w:rsidRPr="00F733A3" w:rsidRDefault="00A32A60" w:rsidP="00A32A60">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PrdDte</w:t>
            </w:r>
          </w:p>
        </w:tc>
        <w:tc>
          <w:tcPr>
            <w:tcW w:w="1849" w:type="dxa"/>
            <w:noWrap/>
            <w:hideMark/>
          </w:tcPr>
          <w:p w14:paraId="2F7094BA"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0D067E9D"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4D33F4BF"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سال شمسی ساخت خودرو</w:t>
            </w:r>
          </w:p>
        </w:tc>
        <w:tc>
          <w:tcPr>
            <w:tcW w:w="1422" w:type="dxa"/>
            <w:noWrap/>
            <w:hideMark/>
          </w:tcPr>
          <w:p w14:paraId="5D412790"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4A692453" w14:textId="77777777" w:rsidTr="00102F65">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02C36654"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21</w:t>
            </w:r>
          </w:p>
        </w:tc>
        <w:tc>
          <w:tcPr>
            <w:tcW w:w="2819" w:type="dxa"/>
            <w:noWrap/>
            <w:hideMark/>
          </w:tcPr>
          <w:p w14:paraId="1D3959B8"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VIN</w:t>
            </w:r>
          </w:p>
        </w:tc>
        <w:tc>
          <w:tcPr>
            <w:tcW w:w="1849" w:type="dxa"/>
            <w:noWrap/>
            <w:hideMark/>
          </w:tcPr>
          <w:p w14:paraId="3C3399F9"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varchar(17)</w:t>
            </w:r>
          </w:p>
        </w:tc>
        <w:tc>
          <w:tcPr>
            <w:tcW w:w="972" w:type="dxa"/>
            <w:noWrap/>
            <w:hideMark/>
          </w:tcPr>
          <w:p w14:paraId="22A6C3CB"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72B21085"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شماره </w:t>
            </w:r>
            <w:r w:rsidRPr="00F733A3">
              <w:rPr>
                <w:rFonts w:ascii="Arial" w:eastAsia="Times New Roman" w:hAnsi="Arial" w:cs="B Lotus" w:hint="cs"/>
                <w:color w:val="000000"/>
              </w:rPr>
              <w:t>VIN</w:t>
            </w:r>
          </w:p>
        </w:tc>
        <w:tc>
          <w:tcPr>
            <w:tcW w:w="1422" w:type="dxa"/>
            <w:noWrap/>
            <w:hideMark/>
          </w:tcPr>
          <w:p w14:paraId="3430ACFD"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3ED56E4D"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EA369C1"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22</w:t>
            </w:r>
          </w:p>
        </w:tc>
        <w:tc>
          <w:tcPr>
            <w:tcW w:w="2819" w:type="dxa"/>
            <w:noWrap/>
            <w:hideMark/>
          </w:tcPr>
          <w:p w14:paraId="1E1CF6A5"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MtrNum</w:t>
            </w:r>
          </w:p>
        </w:tc>
        <w:tc>
          <w:tcPr>
            <w:tcW w:w="1849" w:type="dxa"/>
            <w:noWrap/>
            <w:hideMark/>
          </w:tcPr>
          <w:p w14:paraId="582ED023"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972" w:type="dxa"/>
            <w:noWrap/>
            <w:hideMark/>
          </w:tcPr>
          <w:p w14:paraId="16F3B166"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1DE95200"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شماره موتور</w:t>
            </w:r>
          </w:p>
        </w:tc>
        <w:tc>
          <w:tcPr>
            <w:tcW w:w="1422" w:type="dxa"/>
            <w:noWrap/>
            <w:hideMark/>
          </w:tcPr>
          <w:p w14:paraId="1AFB8978"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378D3DCE"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CF5522C"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23</w:t>
            </w:r>
          </w:p>
        </w:tc>
        <w:tc>
          <w:tcPr>
            <w:tcW w:w="2819" w:type="dxa"/>
            <w:noWrap/>
            <w:hideMark/>
          </w:tcPr>
          <w:p w14:paraId="0A5E1F6E"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ShsNum</w:t>
            </w:r>
          </w:p>
        </w:tc>
        <w:tc>
          <w:tcPr>
            <w:tcW w:w="1849" w:type="dxa"/>
            <w:noWrap/>
            <w:hideMark/>
          </w:tcPr>
          <w:p w14:paraId="57E87056"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972" w:type="dxa"/>
            <w:noWrap/>
            <w:hideMark/>
          </w:tcPr>
          <w:p w14:paraId="0B2A87FC"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79AF81DF"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شماره شاسي</w:t>
            </w:r>
          </w:p>
        </w:tc>
        <w:tc>
          <w:tcPr>
            <w:tcW w:w="1422" w:type="dxa"/>
            <w:noWrap/>
            <w:hideMark/>
          </w:tcPr>
          <w:p w14:paraId="5D16321C"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770EC8A7"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088D550"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24</w:t>
            </w:r>
          </w:p>
        </w:tc>
        <w:tc>
          <w:tcPr>
            <w:tcW w:w="2819" w:type="dxa"/>
            <w:noWrap/>
            <w:hideMark/>
          </w:tcPr>
          <w:p w14:paraId="5C6C30DB"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w:t>
            </w:r>
          </w:p>
        </w:tc>
        <w:tc>
          <w:tcPr>
            <w:tcW w:w="1849" w:type="dxa"/>
            <w:noWrap/>
            <w:hideMark/>
          </w:tcPr>
          <w:p w14:paraId="3D9B36BF"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nvarchar(50)</w:t>
            </w:r>
          </w:p>
        </w:tc>
        <w:tc>
          <w:tcPr>
            <w:tcW w:w="972" w:type="dxa"/>
            <w:noWrap/>
            <w:hideMark/>
          </w:tcPr>
          <w:p w14:paraId="06901A87"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6156580D"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hAnsi="Arial" w:cs="B Lotus"/>
                <w:b/>
                <w:bCs/>
                <w:rtl/>
              </w:rPr>
              <w:t xml:space="preserve">شماره شهرباني </w:t>
            </w:r>
            <w:r w:rsidRPr="00F733A3">
              <w:rPr>
                <w:rFonts w:ascii="Arial" w:hAnsi="Arial" w:cs="B Lotus" w:hint="cs"/>
                <w:b/>
                <w:bCs/>
                <w:rtl/>
              </w:rPr>
              <w:t>(</w:t>
            </w:r>
            <w:r w:rsidRPr="00F733A3">
              <w:rPr>
                <w:rFonts w:ascii="Arial" w:hAnsi="Arial" w:cs="B Lotus"/>
                <w:b/>
                <w:bCs/>
                <w:rtl/>
              </w:rPr>
              <w:t xml:space="preserve">پلاك خودرو </w:t>
            </w:r>
            <w:r w:rsidRPr="00F733A3">
              <w:rPr>
                <w:rFonts w:ascii="Arial" w:hAnsi="Arial" w:cs="B Lotus"/>
                <w:b/>
                <w:bCs/>
                <w:u w:val="single"/>
                <w:rtl/>
              </w:rPr>
              <w:t>ملی و غیر ملی</w:t>
            </w:r>
            <w:r w:rsidRPr="00F733A3">
              <w:rPr>
                <w:rFonts w:ascii="Arial" w:hAnsi="Arial" w:cs="B Lotus"/>
                <w:b/>
                <w:bCs/>
                <w:rtl/>
              </w:rPr>
              <w:t>)</w:t>
            </w:r>
            <w:r w:rsidRPr="00F733A3">
              <w:rPr>
                <w:rFonts w:ascii="Arial" w:hAnsi="Arial" w:cs="B Lotus" w:hint="cs"/>
                <w:b/>
                <w:bCs/>
                <w:rtl/>
              </w:rPr>
              <w:t xml:space="preserve">- </w:t>
            </w:r>
            <w:r w:rsidRPr="00F733A3">
              <w:rPr>
                <w:rFonts w:ascii="Arial" w:hAnsi="Arial" w:cs="B Lotus"/>
                <w:b/>
                <w:bCs/>
                <w:rtl/>
              </w:rPr>
              <w:t>در خصوص موتورسیکلتها و خودروهای ترانزیت شماره</w:t>
            </w:r>
            <w:r w:rsidRPr="00F733A3">
              <w:rPr>
                <w:rFonts w:ascii="Arial" w:hAnsi="Arial" w:cs="B Lotus" w:hint="cs"/>
                <w:b/>
                <w:bCs/>
                <w:rtl/>
              </w:rPr>
              <w:t xml:space="preserve"> کامل</w:t>
            </w:r>
            <w:r w:rsidRPr="00F733A3">
              <w:rPr>
                <w:rFonts w:ascii="Arial" w:hAnsi="Arial" w:cs="B Lotus"/>
                <w:b/>
                <w:bCs/>
                <w:rtl/>
              </w:rPr>
              <w:t xml:space="preserve"> پلاک را در این فیلد وارد نمایید /برا ی مثال پلاک :اصفهان 12345 </w:t>
            </w:r>
            <w:r w:rsidRPr="00F733A3">
              <w:rPr>
                <w:rFonts w:ascii="Times New Roman" w:hAnsi="Times New Roman" w:cs="Times New Roman"/>
                <w:b/>
                <w:bCs/>
                <w:rtl/>
              </w:rPr>
              <w:t>–</w:t>
            </w:r>
            <w:r w:rsidRPr="00F733A3">
              <w:rPr>
                <w:rFonts w:ascii="Times New Roman" w:hAnsi="Times New Roman" w:cs="Times New Roman" w:hint="cs"/>
                <w:b/>
                <w:bCs/>
                <w:rtl/>
              </w:rPr>
              <w:t xml:space="preserve"> </w:t>
            </w:r>
            <w:r w:rsidRPr="00F733A3">
              <w:rPr>
                <w:rFonts w:ascii="Arial" w:hAnsi="Arial" w:cs="B Lotus" w:hint="cs"/>
                <w:b/>
                <w:bCs/>
                <w:rtl/>
              </w:rPr>
              <w:t>ی</w:t>
            </w:r>
            <w:r w:rsidRPr="00F733A3">
              <w:rPr>
                <w:rFonts w:ascii="Arial" w:hAnsi="Arial" w:cs="B Lotus"/>
                <w:b/>
                <w:bCs/>
                <w:rtl/>
              </w:rPr>
              <w:t xml:space="preserve">ا </w:t>
            </w:r>
            <w:r w:rsidRPr="00F733A3">
              <w:rPr>
                <w:rFonts w:ascii="Arial" w:hAnsi="Arial" w:cs="B Lotus"/>
                <w:b/>
                <w:bCs/>
              </w:rPr>
              <w:t>IR2345636</w:t>
            </w:r>
          </w:p>
        </w:tc>
        <w:tc>
          <w:tcPr>
            <w:tcW w:w="1422" w:type="dxa"/>
            <w:noWrap/>
            <w:hideMark/>
          </w:tcPr>
          <w:p w14:paraId="487CCE9A"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19726EE1"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0D349F4A"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25</w:t>
            </w:r>
          </w:p>
        </w:tc>
        <w:tc>
          <w:tcPr>
            <w:tcW w:w="2819" w:type="dxa"/>
            <w:noWrap/>
            <w:hideMark/>
          </w:tcPr>
          <w:p w14:paraId="36CF8DA9"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Plk1</w:t>
            </w:r>
          </w:p>
        </w:tc>
        <w:tc>
          <w:tcPr>
            <w:tcW w:w="1849" w:type="dxa"/>
            <w:noWrap/>
            <w:hideMark/>
          </w:tcPr>
          <w:p w14:paraId="537A5393"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int</w:t>
            </w:r>
          </w:p>
        </w:tc>
        <w:tc>
          <w:tcPr>
            <w:tcW w:w="972" w:type="dxa"/>
            <w:noWrap/>
            <w:hideMark/>
          </w:tcPr>
          <w:p w14:paraId="16E51DAC"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6EB01F35"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rPr>
            </w:pPr>
            <w:r w:rsidRPr="00F733A3">
              <w:rPr>
                <w:rFonts w:ascii="Arial" w:eastAsia="Times New Roman" w:hAnsi="Arial" w:cs="B Lotus" w:hint="cs"/>
                <w:b/>
                <w:bCs/>
                <w:color w:val="000000"/>
                <w:rtl/>
              </w:rPr>
              <w:t>دو رقم سمت چپ پلاک ملی/یا شماره (5رقمی )پلاک ملی موتور سیکلت</w:t>
            </w:r>
          </w:p>
        </w:tc>
        <w:tc>
          <w:tcPr>
            <w:tcW w:w="1422" w:type="dxa"/>
            <w:noWrap/>
            <w:hideMark/>
          </w:tcPr>
          <w:p w14:paraId="75AA1848"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6FB8633F"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561476CB"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26</w:t>
            </w:r>
          </w:p>
        </w:tc>
        <w:tc>
          <w:tcPr>
            <w:tcW w:w="2819" w:type="dxa"/>
            <w:noWrap/>
            <w:hideMark/>
          </w:tcPr>
          <w:p w14:paraId="6A1E2767"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Plk2</w:t>
            </w:r>
          </w:p>
        </w:tc>
        <w:tc>
          <w:tcPr>
            <w:tcW w:w="1849" w:type="dxa"/>
            <w:noWrap/>
            <w:hideMark/>
          </w:tcPr>
          <w:p w14:paraId="21DA9C92"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5AB55412"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796717DE"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rPr>
            </w:pPr>
            <w:r w:rsidRPr="00F733A3">
              <w:rPr>
                <w:rFonts w:ascii="Arial" w:eastAsia="Times New Roman" w:hAnsi="Arial" w:cs="B Lotus" w:hint="cs"/>
                <w:b/>
                <w:bCs/>
                <w:color w:val="000000"/>
                <w:rtl/>
              </w:rPr>
              <w:t>کد حرف وسط پلاک ملی</w:t>
            </w:r>
          </w:p>
        </w:tc>
        <w:tc>
          <w:tcPr>
            <w:tcW w:w="1422" w:type="dxa"/>
            <w:noWrap/>
            <w:hideMark/>
          </w:tcPr>
          <w:p w14:paraId="030B9DFB" w14:textId="52BFB170" w:rsidR="00A32A60" w:rsidRPr="00F733A3" w:rsidRDefault="00087344"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حروف_پلاک" w:history="1">
              <w:r w:rsidR="005B16FC" w:rsidRPr="005B16FC">
                <w:rPr>
                  <w:rStyle w:val="Hyperlink"/>
                  <w:rFonts w:ascii="Arial" w:eastAsia="Times New Roman" w:hAnsi="Arial" w:cs="B Lotus" w:hint="cs"/>
                  <w:rtl/>
                </w:rPr>
                <w:t>جدول شماره کدینگ حروف پلاک</w:t>
              </w:r>
            </w:hyperlink>
          </w:p>
        </w:tc>
      </w:tr>
      <w:tr w:rsidR="00A32A60" w:rsidRPr="00F733A3" w14:paraId="7019A49C"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0FC46985"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27</w:t>
            </w:r>
          </w:p>
        </w:tc>
        <w:tc>
          <w:tcPr>
            <w:tcW w:w="2819" w:type="dxa"/>
            <w:noWrap/>
            <w:hideMark/>
          </w:tcPr>
          <w:p w14:paraId="7D10C0A5"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Plk3</w:t>
            </w:r>
          </w:p>
        </w:tc>
        <w:tc>
          <w:tcPr>
            <w:tcW w:w="1849" w:type="dxa"/>
            <w:noWrap/>
            <w:hideMark/>
          </w:tcPr>
          <w:p w14:paraId="06BB7607"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60AB9639"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31AF04F0"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rPr>
            </w:pPr>
            <w:r w:rsidRPr="00F733A3">
              <w:rPr>
                <w:rFonts w:ascii="Arial" w:eastAsia="Times New Roman" w:hAnsi="Arial" w:cs="B Lotus" w:hint="cs"/>
                <w:b/>
                <w:bCs/>
                <w:color w:val="000000"/>
                <w:rtl/>
              </w:rPr>
              <w:t>سه رقم سمت راست پلاک ملی</w:t>
            </w:r>
            <w:r w:rsidRPr="00F733A3">
              <w:rPr>
                <w:rFonts w:ascii="Arial" w:eastAsia="Times New Roman" w:hAnsi="Arial" w:cs="B Lotus"/>
                <w:b/>
                <w:bCs/>
                <w:color w:val="000000"/>
              </w:rPr>
              <w:t xml:space="preserve"> </w:t>
            </w:r>
          </w:p>
        </w:tc>
        <w:tc>
          <w:tcPr>
            <w:tcW w:w="1422" w:type="dxa"/>
            <w:noWrap/>
            <w:hideMark/>
          </w:tcPr>
          <w:p w14:paraId="225D4B2C"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2B87F428"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22CCD568"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28</w:t>
            </w:r>
          </w:p>
        </w:tc>
        <w:tc>
          <w:tcPr>
            <w:tcW w:w="2819" w:type="dxa"/>
            <w:noWrap/>
            <w:hideMark/>
          </w:tcPr>
          <w:p w14:paraId="2723BD71"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PlkSrl</w:t>
            </w:r>
          </w:p>
        </w:tc>
        <w:tc>
          <w:tcPr>
            <w:tcW w:w="1849" w:type="dxa"/>
            <w:noWrap/>
            <w:hideMark/>
          </w:tcPr>
          <w:p w14:paraId="2127568B"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7D2FD8B3"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2F9952CC"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rPr>
            </w:pPr>
            <w:r w:rsidRPr="00F733A3">
              <w:rPr>
                <w:rFonts w:ascii="Arial" w:eastAsia="Times New Roman" w:hAnsi="Arial" w:cs="B Lotus" w:hint="cs"/>
                <w:b/>
                <w:bCs/>
                <w:color w:val="000000"/>
                <w:rtl/>
              </w:rPr>
              <w:t>سریال پلاک ملی/یا 3 رقم شماره سریال موتورسیکلت</w:t>
            </w:r>
            <w:r w:rsidRPr="00F733A3">
              <w:rPr>
                <w:rFonts w:ascii="Arial" w:eastAsia="Times New Roman" w:hAnsi="Arial" w:cs="B Lotus"/>
                <w:b/>
                <w:bCs/>
                <w:color w:val="000000"/>
              </w:rPr>
              <w:t xml:space="preserve"> </w:t>
            </w:r>
          </w:p>
        </w:tc>
        <w:tc>
          <w:tcPr>
            <w:tcW w:w="1422" w:type="dxa"/>
            <w:noWrap/>
            <w:hideMark/>
          </w:tcPr>
          <w:p w14:paraId="280A3B0C"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6123C480"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9AE703C"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29</w:t>
            </w:r>
          </w:p>
        </w:tc>
        <w:tc>
          <w:tcPr>
            <w:tcW w:w="2819" w:type="dxa"/>
            <w:noWrap/>
            <w:hideMark/>
          </w:tcPr>
          <w:p w14:paraId="54146F22"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PlkCty</w:t>
            </w:r>
          </w:p>
        </w:tc>
        <w:tc>
          <w:tcPr>
            <w:tcW w:w="1849" w:type="dxa"/>
            <w:noWrap/>
            <w:hideMark/>
          </w:tcPr>
          <w:p w14:paraId="2EF8542D"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nvarchar(50)</w:t>
            </w:r>
          </w:p>
        </w:tc>
        <w:tc>
          <w:tcPr>
            <w:tcW w:w="972" w:type="dxa"/>
            <w:noWrap/>
            <w:hideMark/>
          </w:tcPr>
          <w:p w14:paraId="07C2209C"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3D69C77B"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شهر پلاک غیر ملی</w:t>
            </w:r>
          </w:p>
        </w:tc>
        <w:tc>
          <w:tcPr>
            <w:tcW w:w="1422" w:type="dxa"/>
            <w:noWrap/>
            <w:hideMark/>
          </w:tcPr>
          <w:p w14:paraId="1E16861D" w14:textId="6DDFB31C" w:rsidR="00A32A60" w:rsidRPr="00F733A3" w:rsidRDefault="00087344"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hyperlink w:anchor="_جدول_کد_شهر:" w:history="1">
              <w:r w:rsidR="005B16FC" w:rsidRPr="005B16FC">
                <w:rPr>
                  <w:rStyle w:val="Hyperlink"/>
                  <w:rFonts w:ascii="Arial" w:eastAsia="Times New Roman" w:hAnsi="Arial" w:cs="B Lotus" w:hint="cs"/>
                  <w:rtl/>
                </w:rPr>
                <w:t>جدول کدینگ شهرها</w:t>
              </w:r>
            </w:hyperlink>
          </w:p>
        </w:tc>
      </w:tr>
      <w:tr w:rsidR="00A32A60" w:rsidRPr="00F733A3" w14:paraId="615DADA0"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43644A8"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30</w:t>
            </w:r>
          </w:p>
        </w:tc>
        <w:tc>
          <w:tcPr>
            <w:tcW w:w="2819" w:type="dxa"/>
            <w:noWrap/>
            <w:hideMark/>
          </w:tcPr>
          <w:p w14:paraId="20F4B8ED"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PlkTypCod</w:t>
            </w:r>
          </w:p>
        </w:tc>
        <w:tc>
          <w:tcPr>
            <w:tcW w:w="1849" w:type="dxa"/>
            <w:noWrap/>
            <w:hideMark/>
          </w:tcPr>
          <w:p w14:paraId="6767120B"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782C27CE"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50FFF4AF"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کد نوع پلاک</w:t>
            </w:r>
          </w:p>
        </w:tc>
        <w:tc>
          <w:tcPr>
            <w:tcW w:w="1422" w:type="dxa"/>
            <w:noWrap/>
            <w:hideMark/>
          </w:tcPr>
          <w:p w14:paraId="065AB851"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جدول کد نوع پلاک </w:t>
            </w:r>
          </w:p>
        </w:tc>
      </w:tr>
      <w:tr w:rsidR="00A32A60" w:rsidRPr="00F733A3" w14:paraId="360E53AA"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61DAC7C9"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31</w:t>
            </w:r>
          </w:p>
        </w:tc>
        <w:tc>
          <w:tcPr>
            <w:tcW w:w="2819" w:type="dxa"/>
            <w:noWrap/>
            <w:hideMark/>
          </w:tcPr>
          <w:p w14:paraId="212F631B"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VehCntryCod</w:t>
            </w:r>
          </w:p>
        </w:tc>
        <w:tc>
          <w:tcPr>
            <w:tcW w:w="1849" w:type="dxa"/>
            <w:noWrap/>
            <w:hideMark/>
          </w:tcPr>
          <w:p w14:paraId="31F9CAAA"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56E0BD03"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06C01374"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کشور سازنده خودرو</w:t>
            </w:r>
          </w:p>
        </w:tc>
        <w:tc>
          <w:tcPr>
            <w:tcW w:w="1422" w:type="dxa"/>
            <w:noWrap/>
            <w:hideMark/>
          </w:tcPr>
          <w:p w14:paraId="11B70A2E"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جدول کدینگ کشورسازنده خودرو</w:t>
            </w:r>
          </w:p>
        </w:tc>
      </w:tr>
      <w:tr w:rsidR="00A32A60" w:rsidRPr="00F733A3" w14:paraId="25E16D33"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5EAC6923"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32</w:t>
            </w:r>
          </w:p>
        </w:tc>
        <w:tc>
          <w:tcPr>
            <w:tcW w:w="2819" w:type="dxa"/>
            <w:noWrap/>
            <w:hideMark/>
          </w:tcPr>
          <w:p w14:paraId="174A4F64"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DisLfYrNum</w:t>
            </w:r>
          </w:p>
        </w:tc>
        <w:tc>
          <w:tcPr>
            <w:tcW w:w="1849" w:type="dxa"/>
            <w:noWrap/>
            <w:hideMark/>
          </w:tcPr>
          <w:p w14:paraId="18D4637B"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26F92958"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3FB3EFA2"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سال  عدم خسارت جانی-بیمه نامه صادره</w:t>
            </w:r>
          </w:p>
        </w:tc>
        <w:tc>
          <w:tcPr>
            <w:tcW w:w="1422" w:type="dxa"/>
            <w:noWrap/>
            <w:hideMark/>
          </w:tcPr>
          <w:p w14:paraId="74FCEB72"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0FEE5B14"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54270FDF"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33</w:t>
            </w:r>
          </w:p>
        </w:tc>
        <w:tc>
          <w:tcPr>
            <w:tcW w:w="2819" w:type="dxa"/>
            <w:noWrap/>
            <w:hideMark/>
          </w:tcPr>
          <w:p w14:paraId="7998CFC0"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DisLfAmnt</w:t>
            </w:r>
          </w:p>
        </w:tc>
        <w:tc>
          <w:tcPr>
            <w:tcW w:w="1849" w:type="dxa"/>
            <w:noWrap/>
            <w:hideMark/>
          </w:tcPr>
          <w:p w14:paraId="7666EE9C"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972" w:type="dxa"/>
            <w:noWrap/>
            <w:hideMark/>
          </w:tcPr>
          <w:p w14:paraId="65DCCC3B"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6293F37C"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تخفیف عدم خسارت ثالث  جانی به ریال-بیمه نامه صادره</w:t>
            </w:r>
          </w:p>
        </w:tc>
        <w:tc>
          <w:tcPr>
            <w:tcW w:w="1422" w:type="dxa"/>
            <w:noWrap/>
            <w:hideMark/>
          </w:tcPr>
          <w:p w14:paraId="60F0C625"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5E8E7A63"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628B561"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34</w:t>
            </w:r>
          </w:p>
        </w:tc>
        <w:tc>
          <w:tcPr>
            <w:tcW w:w="2819" w:type="dxa"/>
            <w:noWrap/>
            <w:hideMark/>
          </w:tcPr>
          <w:p w14:paraId="22C31D09"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DisFnYrNum</w:t>
            </w:r>
          </w:p>
        </w:tc>
        <w:tc>
          <w:tcPr>
            <w:tcW w:w="1849" w:type="dxa"/>
            <w:noWrap/>
            <w:hideMark/>
          </w:tcPr>
          <w:p w14:paraId="323DB118"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03BFC2DC"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6EA31CEE"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تعداد سال عدم خسارت </w:t>
            </w:r>
            <w:r w:rsidRPr="00F733A3">
              <w:rPr>
                <w:rFonts w:ascii="Arial" w:eastAsia="Times New Roman" w:hAnsi="Arial" w:cs="B Lotus" w:hint="cs"/>
                <w:color w:val="000000"/>
                <w:rtl/>
              </w:rPr>
              <w:lastRenderedPageBreak/>
              <w:t>مالی- بیمه نامه صادره</w:t>
            </w:r>
          </w:p>
        </w:tc>
        <w:tc>
          <w:tcPr>
            <w:tcW w:w="1422" w:type="dxa"/>
            <w:noWrap/>
            <w:hideMark/>
          </w:tcPr>
          <w:p w14:paraId="0299BA58"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lastRenderedPageBreak/>
              <w:t> </w:t>
            </w:r>
          </w:p>
        </w:tc>
      </w:tr>
      <w:tr w:rsidR="00A32A60" w:rsidRPr="00F733A3" w14:paraId="398ACEF6"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AFA1F8E"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35</w:t>
            </w:r>
          </w:p>
        </w:tc>
        <w:tc>
          <w:tcPr>
            <w:tcW w:w="2819" w:type="dxa"/>
            <w:noWrap/>
            <w:hideMark/>
          </w:tcPr>
          <w:p w14:paraId="0899512C"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DisFnAmnt</w:t>
            </w:r>
          </w:p>
        </w:tc>
        <w:tc>
          <w:tcPr>
            <w:tcW w:w="1849" w:type="dxa"/>
            <w:noWrap/>
            <w:hideMark/>
          </w:tcPr>
          <w:p w14:paraId="7CCBBC81"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972" w:type="dxa"/>
            <w:noWrap/>
            <w:hideMark/>
          </w:tcPr>
          <w:p w14:paraId="2F0B918F"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69DBD59E"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تخفیف عدم خسارت ثالث مالی-بیمه نامه صادره</w:t>
            </w:r>
          </w:p>
        </w:tc>
        <w:tc>
          <w:tcPr>
            <w:tcW w:w="1422" w:type="dxa"/>
            <w:noWrap/>
            <w:hideMark/>
          </w:tcPr>
          <w:p w14:paraId="319EF0DB"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3724EF6E"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D327F32"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36</w:t>
            </w:r>
          </w:p>
        </w:tc>
        <w:tc>
          <w:tcPr>
            <w:tcW w:w="2819" w:type="dxa"/>
            <w:noWrap/>
            <w:hideMark/>
          </w:tcPr>
          <w:p w14:paraId="3546741C"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DisPrsnYrNum</w:t>
            </w:r>
          </w:p>
        </w:tc>
        <w:tc>
          <w:tcPr>
            <w:tcW w:w="1849" w:type="dxa"/>
            <w:noWrap/>
            <w:hideMark/>
          </w:tcPr>
          <w:p w14:paraId="6AE132EE"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5C6BCFB7"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2F0C980B"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سال عدم خسارت راننده-بیمه نامه صادره</w:t>
            </w:r>
          </w:p>
        </w:tc>
        <w:tc>
          <w:tcPr>
            <w:tcW w:w="1422" w:type="dxa"/>
            <w:noWrap/>
            <w:hideMark/>
          </w:tcPr>
          <w:p w14:paraId="11319B71"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7349BCA1"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F021D57"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37</w:t>
            </w:r>
          </w:p>
        </w:tc>
        <w:tc>
          <w:tcPr>
            <w:tcW w:w="2819" w:type="dxa"/>
            <w:noWrap/>
            <w:hideMark/>
          </w:tcPr>
          <w:p w14:paraId="2F2C45EF"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DisPrsnAmnt</w:t>
            </w:r>
          </w:p>
        </w:tc>
        <w:tc>
          <w:tcPr>
            <w:tcW w:w="1849" w:type="dxa"/>
            <w:noWrap/>
            <w:hideMark/>
          </w:tcPr>
          <w:p w14:paraId="5083A58F"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972" w:type="dxa"/>
            <w:noWrap/>
            <w:hideMark/>
          </w:tcPr>
          <w:p w14:paraId="65734094"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1181619C"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تخفیف عدم خسارت راننده-بیمه نامه صادره</w:t>
            </w:r>
          </w:p>
        </w:tc>
        <w:tc>
          <w:tcPr>
            <w:tcW w:w="1422" w:type="dxa"/>
            <w:noWrap/>
            <w:hideMark/>
          </w:tcPr>
          <w:p w14:paraId="2B8A4A1B"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31A0969A"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6ED66FFC" w14:textId="77777777" w:rsidR="00A32A60" w:rsidRPr="00F733A3" w:rsidRDefault="00A32A60" w:rsidP="00A32A60">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38</w:t>
            </w:r>
          </w:p>
        </w:tc>
        <w:tc>
          <w:tcPr>
            <w:tcW w:w="2819" w:type="dxa"/>
            <w:noWrap/>
            <w:hideMark/>
          </w:tcPr>
          <w:p w14:paraId="33930E5C"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LfYrLosCnt</w:t>
            </w:r>
          </w:p>
        </w:tc>
        <w:tc>
          <w:tcPr>
            <w:tcW w:w="1849" w:type="dxa"/>
            <w:noWrap/>
            <w:hideMark/>
          </w:tcPr>
          <w:p w14:paraId="2B9AA3FC"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6691B5BD"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7EF60087"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تعداد خسارت‌های جانی بيمه نامه قبلي</w:t>
            </w:r>
          </w:p>
        </w:tc>
        <w:tc>
          <w:tcPr>
            <w:tcW w:w="1422" w:type="dxa"/>
            <w:noWrap/>
            <w:hideMark/>
          </w:tcPr>
          <w:p w14:paraId="3E7F3853"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206D044D"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8BE729A"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39</w:t>
            </w:r>
          </w:p>
        </w:tc>
        <w:tc>
          <w:tcPr>
            <w:tcW w:w="2819" w:type="dxa"/>
            <w:noWrap/>
            <w:hideMark/>
          </w:tcPr>
          <w:p w14:paraId="3D3F63EC"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LfFinAmnt</w:t>
            </w:r>
          </w:p>
        </w:tc>
        <w:tc>
          <w:tcPr>
            <w:tcW w:w="1849" w:type="dxa"/>
            <w:noWrap/>
            <w:hideMark/>
          </w:tcPr>
          <w:p w14:paraId="43E936D1"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972" w:type="dxa"/>
            <w:noWrap/>
            <w:hideMark/>
          </w:tcPr>
          <w:p w14:paraId="64E8C0D9"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503B2544"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جرایم خسارت بابت تعداد خسارتهای جانی بیمه نامه قبلی ثبت شده در بیمه نامه صادره</w:t>
            </w:r>
          </w:p>
        </w:tc>
        <w:tc>
          <w:tcPr>
            <w:tcW w:w="1422" w:type="dxa"/>
            <w:noWrap/>
            <w:hideMark/>
          </w:tcPr>
          <w:p w14:paraId="081172C7"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5C03C2CB"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14AC6CE"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40</w:t>
            </w:r>
          </w:p>
        </w:tc>
        <w:tc>
          <w:tcPr>
            <w:tcW w:w="2819" w:type="dxa"/>
            <w:noWrap/>
            <w:hideMark/>
          </w:tcPr>
          <w:p w14:paraId="7CB99597"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FnYrLosCnt</w:t>
            </w:r>
          </w:p>
        </w:tc>
        <w:tc>
          <w:tcPr>
            <w:tcW w:w="1849" w:type="dxa"/>
            <w:noWrap/>
            <w:hideMark/>
          </w:tcPr>
          <w:p w14:paraId="76ACAA01"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5902D4C9"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5CA9F690"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تعداد خسارت‌های مالي بيمه نامه قبلي</w:t>
            </w:r>
          </w:p>
        </w:tc>
        <w:tc>
          <w:tcPr>
            <w:tcW w:w="1422" w:type="dxa"/>
            <w:noWrap/>
            <w:hideMark/>
          </w:tcPr>
          <w:p w14:paraId="7F64E074"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10AB145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754BAF1"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41</w:t>
            </w:r>
          </w:p>
        </w:tc>
        <w:tc>
          <w:tcPr>
            <w:tcW w:w="2819" w:type="dxa"/>
            <w:noWrap/>
            <w:hideMark/>
          </w:tcPr>
          <w:p w14:paraId="2894772F"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FnFinAmnt</w:t>
            </w:r>
          </w:p>
        </w:tc>
        <w:tc>
          <w:tcPr>
            <w:tcW w:w="1849" w:type="dxa"/>
            <w:noWrap/>
            <w:hideMark/>
          </w:tcPr>
          <w:p w14:paraId="62AD126D"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972" w:type="dxa"/>
            <w:noWrap/>
            <w:hideMark/>
          </w:tcPr>
          <w:p w14:paraId="24A8BCF6"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7865E947"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مبلغ جرایم خسارت بابت تعداد خسارتهای </w:t>
            </w:r>
            <w:r w:rsidRPr="00F733A3">
              <w:rPr>
                <w:rFonts w:ascii="Arial" w:eastAsia="Times New Roman" w:hAnsi="Arial" w:cs="B Lotus" w:hint="cs"/>
                <w:color w:val="000000"/>
                <w:rtl/>
              </w:rPr>
              <w:lastRenderedPageBreak/>
              <w:t>مالی بیمه نامه قبلی ثبت شده در بیمه نامه صادره</w:t>
            </w:r>
          </w:p>
        </w:tc>
        <w:tc>
          <w:tcPr>
            <w:tcW w:w="1422" w:type="dxa"/>
            <w:noWrap/>
            <w:hideMark/>
          </w:tcPr>
          <w:p w14:paraId="78B346AB"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lastRenderedPageBreak/>
              <w:t> </w:t>
            </w:r>
          </w:p>
        </w:tc>
      </w:tr>
      <w:tr w:rsidR="00A32A60" w:rsidRPr="00F733A3" w14:paraId="57717B4F"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0E374D8E"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42</w:t>
            </w:r>
          </w:p>
        </w:tc>
        <w:tc>
          <w:tcPr>
            <w:tcW w:w="2819" w:type="dxa"/>
            <w:noWrap/>
            <w:hideMark/>
          </w:tcPr>
          <w:p w14:paraId="7AA70A2A"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PrsnYrLosCnt</w:t>
            </w:r>
          </w:p>
        </w:tc>
        <w:tc>
          <w:tcPr>
            <w:tcW w:w="1849" w:type="dxa"/>
            <w:noWrap/>
            <w:hideMark/>
          </w:tcPr>
          <w:p w14:paraId="753DD555"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602E0341"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603FCBAC"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خسارت حوادث راننده بيمه نامه قبلي</w:t>
            </w:r>
          </w:p>
        </w:tc>
        <w:tc>
          <w:tcPr>
            <w:tcW w:w="1422" w:type="dxa"/>
            <w:noWrap/>
            <w:hideMark/>
          </w:tcPr>
          <w:p w14:paraId="0A757761"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47A0E4BA"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79472F2"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43</w:t>
            </w:r>
          </w:p>
        </w:tc>
        <w:tc>
          <w:tcPr>
            <w:tcW w:w="2819" w:type="dxa"/>
            <w:noWrap/>
            <w:hideMark/>
          </w:tcPr>
          <w:p w14:paraId="550A814F"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PrsnFinAmnt</w:t>
            </w:r>
          </w:p>
        </w:tc>
        <w:tc>
          <w:tcPr>
            <w:tcW w:w="1849" w:type="dxa"/>
            <w:noWrap/>
            <w:hideMark/>
          </w:tcPr>
          <w:p w14:paraId="0F0F93E9"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972" w:type="dxa"/>
            <w:noWrap/>
            <w:hideMark/>
          </w:tcPr>
          <w:p w14:paraId="63AA0DCF"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0DE0B8EF"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جریمه بابت تعدد خسارت حوادث راننده قبلی ثبت شده در بیمه نامه صادره</w:t>
            </w:r>
          </w:p>
        </w:tc>
        <w:tc>
          <w:tcPr>
            <w:tcW w:w="1422" w:type="dxa"/>
            <w:noWrap/>
            <w:hideMark/>
          </w:tcPr>
          <w:p w14:paraId="01237089"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508D3112"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02738CD1"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44</w:t>
            </w:r>
          </w:p>
        </w:tc>
        <w:tc>
          <w:tcPr>
            <w:tcW w:w="2819" w:type="dxa"/>
            <w:noWrap/>
            <w:hideMark/>
          </w:tcPr>
          <w:p w14:paraId="25EDD351"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CusAccFinCnt</w:t>
            </w:r>
          </w:p>
        </w:tc>
        <w:tc>
          <w:tcPr>
            <w:tcW w:w="1849" w:type="dxa"/>
            <w:noWrap/>
            <w:hideMark/>
          </w:tcPr>
          <w:p w14:paraId="2FD09668"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7026E54D"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1F37ACCB"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تخلف حادثه ساز  استعلام شده در لحظه صدور</w:t>
            </w:r>
          </w:p>
        </w:tc>
        <w:tc>
          <w:tcPr>
            <w:tcW w:w="1422" w:type="dxa"/>
            <w:noWrap/>
            <w:hideMark/>
          </w:tcPr>
          <w:p w14:paraId="35EC97ED"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28A9FC2B" w14:textId="77777777" w:rsidTr="00102F65">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53A04E70"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45</w:t>
            </w:r>
          </w:p>
        </w:tc>
        <w:tc>
          <w:tcPr>
            <w:tcW w:w="2819" w:type="dxa"/>
            <w:noWrap/>
            <w:hideMark/>
          </w:tcPr>
          <w:p w14:paraId="47EE02CB"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CusAccFinAmnt</w:t>
            </w:r>
          </w:p>
        </w:tc>
        <w:tc>
          <w:tcPr>
            <w:tcW w:w="1849" w:type="dxa"/>
            <w:noWrap/>
            <w:hideMark/>
          </w:tcPr>
          <w:p w14:paraId="10EDF300"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972" w:type="dxa"/>
            <w:noWrap/>
            <w:hideMark/>
          </w:tcPr>
          <w:p w14:paraId="139004E5"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17187A05"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اضافه نرخ اعمال شده بابت تخلفات حادثه ساز در بیمه نامه صادره</w:t>
            </w:r>
          </w:p>
        </w:tc>
        <w:tc>
          <w:tcPr>
            <w:tcW w:w="1422" w:type="dxa"/>
            <w:noWrap/>
            <w:hideMark/>
          </w:tcPr>
          <w:p w14:paraId="210DC778"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44C9E878"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C3BD298"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46</w:t>
            </w:r>
          </w:p>
        </w:tc>
        <w:tc>
          <w:tcPr>
            <w:tcW w:w="2819" w:type="dxa"/>
            <w:noWrap/>
            <w:hideMark/>
          </w:tcPr>
          <w:p w14:paraId="3E0AC3F2"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FndCst</w:t>
            </w:r>
          </w:p>
        </w:tc>
        <w:tc>
          <w:tcPr>
            <w:tcW w:w="1849" w:type="dxa"/>
            <w:noWrap/>
            <w:hideMark/>
          </w:tcPr>
          <w:p w14:paraId="3E0BF3A1"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972" w:type="dxa"/>
            <w:noWrap/>
            <w:hideMark/>
          </w:tcPr>
          <w:p w14:paraId="6B8E43B9"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4BC9010C"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جريمه ديركرد تمديد بيمه نامه- صندوق تامین خسارت های بدنی- بند ب</w:t>
            </w:r>
          </w:p>
        </w:tc>
        <w:tc>
          <w:tcPr>
            <w:tcW w:w="1422" w:type="dxa"/>
            <w:noWrap/>
            <w:hideMark/>
          </w:tcPr>
          <w:p w14:paraId="793A187A"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652D3E64"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0E83005"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47</w:t>
            </w:r>
          </w:p>
        </w:tc>
        <w:tc>
          <w:tcPr>
            <w:tcW w:w="2819" w:type="dxa"/>
            <w:noWrap/>
            <w:hideMark/>
          </w:tcPr>
          <w:p w14:paraId="3686DCED"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LfCshPrm</w:t>
            </w:r>
          </w:p>
        </w:tc>
        <w:tc>
          <w:tcPr>
            <w:tcW w:w="1849" w:type="dxa"/>
            <w:noWrap/>
            <w:hideMark/>
          </w:tcPr>
          <w:p w14:paraId="6ED630E8"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972" w:type="dxa"/>
            <w:noWrap/>
            <w:hideMark/>
          </w:tcPr>
          <w:p w14:paraId="2A1F390E"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0ADCA2D5"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مبلغ سهم  صندوق تأمین خسارت‌های </w:t>
            </w:r>
            <w:r w:rsidRPr="00F733A3">
              <w:rPr>
                <w:rFonts w:ascii="Arial" w:eastAsia="Times New Roman" w:hAnsi="Arial" w:cs="B Lotus" w:hint="cs"/>
                <w:color w:val="000000"/>
                <w:rtl/>
              </w:rPr>
              <w:lastRenderedPageBreak/>
              <w:t xml:space="preserve">بدني </w:t>
            </w:r>
            <w:r w:rsidRPr="00F733A3">
              <w:rPr>
                <w:rFonts w:ascii="Times New Roman" w:eastAsia="Times New Roman" w:hAnsi="Times New Roman" w:cs="Times New Roman" w:hint="cs"/>
                <w:color w:val="000000"/>
                <w:rtl/>
              </w:rPr>
              <w:t>–</w:t>
            </w:r>
            <w:r w:rsidRPr="00F733A3">
              <w:rPr>
                <w:rFonts w:ascii="Arial" w:eastAsia="Times New Roman" w:hAnsi="Arial" w:cs="B Lotus" w:hint="cs"/>
                <w:color w:val="000000"/>
                <w:rtl/>
              </w:rPr>
              <w:t xml:space="preserve"> بند الف</w:t>
            </w:r>
          </w:p>
        </w:tc>
        <w:tc>
          <w:tcPr>
            <w:tcW w:w="1422" w:type="dxa"/>
            <w:noWrap/>
            <w:hideMark/>
          </w:tcPr>
          <w:p w14:paraId="4D5F8990"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lastRenderedPageBreak/>
              <w:t> </w:t>
            </w:r>
          </w:p>
        </w:tc>
      </w:tr>
      <w:tr w:rsidR="00A32A60" w:rsidRPr="00F733A3" w14:paraId="671DBB12"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3BF5D72"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48</w:t>
            </w:r>
          </w:p>
        </w:tc>
        <w:tc>
          <w:tcPr>
            <w:tcW w:w="2819" w:type="dxa"/>
            <w:noWrap/>
            <w:hideMark/>
          </w:tcPr>
          <w:p w14:paraId="2F708D19"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LfCvrCptl</w:t>
            </w:r>
          </w:p>
        </w:tc>
        <w:tc>
          <w:tcPr>
            <w:tcW w:w="1849" w:type="dxa"/>
            <w:noWrap/>
            <w:hideMark/>
          </w:tcPr>
          <w:p w14:paraId="0BE1B1C8"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decimal(11, 0)</w:t>
            </w:r>
          </w:p>
        </w:tc>
        <w:tc>
          <w:tcPr>
            <w:tcW w:w="972" w:type="dxa"/>
            <w:noWrap/>
            <w:hideMark/>
          </w:tcPr>
          <w:p w14:paraId="6C6DF3E2"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51322813"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مبلغ تعهد جانی به ریال</w:t>
            </w:r>
          </w:p>
        </w:tc>
        <w:tc>
          <w:tcPr>
            <w:tcW w:w="1422" w:type="dxa"/>
            <w:noWrap/>
            <w:hideMark/>
          </w:tcPr>
          <w:p w14:paraId="0C384E3A"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17EC3D49"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A9E7D9F"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49</w:t>
            </w:r>
          </w:p>
        </w:tc>
        <w:tc>
          <w:tcPr>
            <w:tcW w:w="2819" w:type="dxa"/>
            <w:noWrap/>
            <w:hideMark/>
          </w:tcPr>
          <w:p w14:paraId="2D464608"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FnCvrCptl</w:t>
            </w:r>
          </w:p>
        </w:tc>
        <w:tc>
          <w:tcPr>
            <w:tcW w:w="1849" w:type="dxa"/>
            <w:noWrap/>
            <w:hideMark/>
          </w:tcPr>
          <w:p w14:paraId="7BF971C0"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decimal(11, 0)</w:t>
            </w:r>
          </w:p>
        </w:tc>
        <w:tc>
          <w:tcPr>
            <w:tcW w:w="972" w:type="dxa"/>
            <w:noWrap/>
            <w:hideMark/>
          </w:tcPr>
          <w:p w14:paraId="2B8DD294"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7AD44D1B"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مبلغ تعهد مالی به ریال</w:t>
            </w:r>
          </w:p>
        </w:tc>
        <w:tc>
          <w:tcPr>
            <w:tcW w:w="1422" w:type="dxa"/>
            <w:noWrap/>
            <w:hideMark/>
          </w:tcPr>
          <w:p w14:paraId="3D9F00BE"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1FC2A2AF"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5CF7DF34"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50</w:t>
            </w:r>
          </w:p>
        </w:tc>
        <w:tc>
          <w:tcPr>
            <w:tcW w:w="2819" w:type="dxa"/>
            <w:noWrap/>
            <w:hideMark/>
          </w:tcPr>
          <w:p w14:paraId="2C3AA4E2"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PrsnCvrCptl</w:t>
            </w:r>
          </w:p>
        </w:tc>
        <w:tc>
          <w:tcPr>
            <w:tcW w:w="1849" w:type="dxa"/>
            <w:noWrap/>
            <w:hideMark/>
          </w:tcPr>
          <w:p w14:paraId="60D44785"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decimal(11, 0)</w:t>
            </w:r>
          </w:p>
        </w:tc>
        <w:tc>
          <w:tcPr>
            <w:tcW w:w="972" w:type="dxa"/>
            <w:noWrap/>
            <w:hideMark/>
          </w:tcPr>
          <w:p w14:paraId="4AC895DA"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0C29B28D"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مبلغ تعهد حوادث راننده به ریال  </w:t>
            </w:r>
          </w:p>
        </w:tc>
        <w:tc>
          <w:tcPr>
            <w:tcW w:w="1422" w:type="dxa"/>
            <w:noWrap/>
            <w:hideMark/>
          </w:tcPr>
          <w:p w14:paraId="36B38358"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063258" w:rsidRPr="00F733A3" w14:paraId="67920255"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08E7D3A4" w14:textId="77777777" w:rsidR="00063258" w:rsidRPr="00F733A3" w:rsidRDefault="00063258" w:rsidP="00063258">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51</w:t>
            </w:r>
          </w:p>
        </w:tc>
        <w:tc>
          <w:tcPr>
            <w:tcW w:w="2819" w:type="dxa"/>
            <w:noWrap/>
            <w:hideMark/>
          </w:tcPr>
          <w:p w14:paraId="40AEF9AB" w14:textId="77777777" w:rsidR="00063258" w:rsidRPr="00F733A3" w:rsidRDefault="00063258" w:rsidP="0006325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Prm</w:t>
            </w:r>
          </w:p>
        </w:tc>
        <w:tc>
          <w:tcPr>
            <w:tcW w:w="1849" w:type="dxa"/>
            <w:noWrap/>
            <w:hideMark/>
          </w:tcPr>
          <w:p w14:paraId="13ACECB7" w14:textId="77777777" w:rsidR="00063258" w:rsidRPr="00F733A3" w:rsidRDefault="00063258" w:rsidP="0006325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972" w:type="dxa"/>
            <w:noWrap/>
            <w:hideMark/>
          </w:tcPr>
          <w:p w14:paraId="6C01E8EB" w14:textId="77777777" w:rsidR="00063258" w:rsidRPr="00F733A3" w:rsidRDefault="00063258" w:rsidP="0006325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2051614E" w14:textId="77777777" w:rsidR="00063258" w:rsidRPr="00F733A3" w:rsidRDefault="00063258" w:rsidP="00063258">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w:t>
            </w:r>
            <w:r w:rsidRPr="00F733A3">
              <w:rPr>
                <w:rFonts w:ascii="Arial" w:eastAsia="Times New Roman" w:hAnsi="Arial" w:cs="B Lotus" w:hint="cs"/>
                <w:color w:val="000000"/>
                <w:sz w:val="20"/>
                <w:szCs w:val="20"/>
                <w:rtl/>
              </w:rPr>
              <w:t>حق بیمه - ثالث اجباری -  بدون مالیات و عوارض-</w:t>
            </w:r>
            <w:r w:rsidRPr="00F733A3">
              <w:rPr>
                <w:rFonts w:cs="B Lotus" w:hint="cs"/>
                <w:sz w:val="32"/>
                <w:szCs w:val="32"/>
                <w:rtl/>
              </w:rPr>
              <w:t xml:space="preserve"> </w:t>
            </w:r>
            <w:r w:rsidRPr="00F733A3">
              <w:rPr>
                <w:rFonts w:cs="B Lotus" w:hint="cs"/>
                <w:sz w:val="24"/>
                <w:szCs w:val="24"/>
                <w:rtl/>
              </w:rPr>
              <w:t>پس ازاعمال تخفیفات وجرائم مربوطه</w:t>
            </w:r>
          </w:p>
        </w:tc>
        <w:tc>
          <w:tcPr>
            <w:tcW w:w="1422" w:type="dxa"/>
            <w:noWrap/>
            <w:hideMark/>
          </w:tcPr>
          <w:p w14:paraId="6D0EB065" w14:textId="77777777" w:rsidR="00063258" w:rsidRPr="00F733A3" w:rsidRDefault="00063258" w:rsidP="0006325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063258" w:rsidRPr="00F733A3" w14:paraId="35E19D7F"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67706998" w14:textId="77777777" w:rsidR="00063258" w:rsidRPr="00F733A3" w:rsidRDefault="00063258" w:rsidP="00063258">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52</w:t>
            </w:r>
          </w:p>
        </w:tc>
        <w:tc>
          <w:tcPr>
            <w:tcW w:w="2819" w:type="dxa"/>
            <w:noWrap/>
            <w:hideMark/>
          </w:tcPr>
          <w:p w14:paraId="5E8FC994" w14:textId="77777777" w:rsidR="00063258" w:rsidRPr="00F733A3" w:rsidRDefault="00063258" w:rsidP="0006325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CalcPrm</w:t>
            </w:r>
          </w:p>
        </w:tc>
        <w:tc>
          <w:tcPr>
            <w:tcW w:w="1849" w:type="dxa"/>
            <w:noWrap/>
            <w:hideMark/>
          </w:tcPr>
          <w:p w14:paraId="4D35190B" w14:textId="77777777" w:rsidR="00063258" w:rsidRPr="00F733A3" w:rsidRDefault="00063258" w:rsidP="0006325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972" w:type="dxa"/>
            <w:noWrap/>
            <w:hideMark/>
          </w:tcPr>
          <w:p w14:paraId="090E9284" w14:textId="77777777" w:rsidR="00063258" w:rsidRPr="00F733A3" w:rsidRDefault="00063258" w:rsidP="0006325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0F178B6D" w14:textId="77777777" w:rsidR="00063258" w:rsidRPr="00F733A3" w:rsidRDefault="00063258" w:rsidP="00063258">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FF0000"/>
              </w:rPr>
              <w:t> </w:t>
            </w:r>
            <w:r w:rsidRPr="00F733A3">
              <w:rPr>
                <w:rFonts w:ascii="Arial" w:eastAsia="Times New Roman" w:hAnsi="Arial" w:cs="B Lotus" w:hint="cs"/>
                <w:color w:val="FF0000"/>
                <w:rtl/>
              </w:rPr>
              <w:t>مجموع حق بیمه قانونی ثالث و حوادث راننده</w:t>
            </w:r>
            <w:r w:rsidRPr="00F733A3">
              <w:rPr>
                <w:rFonts w:ascii="Arial" w:eastAsia="Times New Roman" w:hAnsi="Arial" w:cs="B Lotus"/>
                <w:color w:val="FF0000"/>
              </w:rPr>
              <w:t xml:space="preserve"> </w:t>
            </w:r>
            <w:r w:rsidRPr="00F733A3">
              <w:rPr>
                <w:rFonts w:ascii="Arial" w:eastAsia="Times New Roman" w:hAnsi="Arial" w:cs="B Lotus" w:hint="cs"/>
                <w:color w:val="FF0000"/>
                <w:rtl/>
              </w:rPr>
              <w:t>اجباری</w:t>
            </w:r>
            <w:r w:rsidRPr="00F733A3">
              <w:rPr>
                <w:rFonts w:ascii="Arial" w:eastAsia="Times New Roman" w:hAnsi="Arial" w:cs="B Lotus" w:hint="cs"/>
                <w:color w:val="000000"/>
                <w:rtl/>
              </w:rPr>
              <w:t xml:space="preserve"> ( قبل از کسر تخفیفات اختیاری شرکت -  بدون مالیات و عوارض-بدون سهم صندوق بند الف-بدون وزارت بهداشت)</w:t>
            </w:r>
          </w:p>
        </w:tc>
        <w:tc>
          <w:tcPr>
            <w:tcW w:w="1422" w:type="dxa"/>
            <w:noWrap/>
            <w:hideMark/>
          </w:tcPr>
          <w:p w14:paraId="154C944A" w14:textId="77777777" w:rsidR="00063258" w:rsidRPr="00F733A3" w:rsidRDefault="00063258" w:rsidP="0006325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063258" w:rsidRPr="00F733A3" w14:paraId="04BDB16C"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2B63D6F9" w14:textId="77777777" w:rsidR="00063258" w:rsidRPr="00F733A3" w:rsidRDefault="00063258" w:rsidP="00063258">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53</w:t>
            </w:r>
          </w:p>
        </w:tc>
        <w:tc>
          <w:tcPr>
            <w:tcW w:w="2819" w:type="dxa"/>
            <w:noWrap/>
            <w:hideMark/>
          </w:tcPr>
          <w:p w14:paraId="303ACD06" w14:textId="77777777" w:rsidR="00063258" w:rsidRPr="00F733A3" w:rsidRDefault="00063258" w:rsidP="0006325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Tax</w:t>
            </w:r>
          </w:p>
        </w:tc>
        <w:tc>
          <w:tcPr>
            <w:tcW w:w="1849" w:type="dxa"/>
            <w:noWrap/>
            <w:hideMark/>
          </w:tcPr>
          <w:p w14:paraId="5AD82C5B" w14:textId="77777777" w:rsidR="00063258" w:rsidRPr="00F733A3" w:rsidRDefault="00063258" w:rsidP="0006325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972" w:type="dxa"/>
            <w:noWrap/>
            <w:hideMark/>
          </w:tcPr>
          <w:p w14:paraId="322A7C58" w14:textId="77777777" w:rsidR="00063258" w:rsidRPr="00F733A3" w:rsidRDefault="00063258" w:rsidP="0006325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22F11B48" w14:textId="77777777" w:rsidR="00063258" w:rsidRPr="00F733A3" w:rsidRDefault="00063258" w:rsidP="00063258">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مبلغ مالیات اعمال شده </w:t>
            </w:r>
            <w:r w:rsidRPr="00F733A3">
              <w:rPr>
                <w:rFonts w:ascii="Arial" w:eastAsia="Times New Roman" w:hAnsi="Arial" w:cs="B Lotus" w:hint="cs"/>
                <w:color w:val="000000"/>
                <w:rtl/>
              </w:rPr>
              <w:lastRenderedPageBreak/>
              <w:t>دربیمه نامه جاری</w:t>
            </w:r>
          </w:p>
        </w:tc>
        <w:tc>
          <w:tcPr>
            <w:tcW w:w="1422" w:type="dxa"/>
            <w:noWrap/>
            <w:hideMark/>
          </w:tcPr>
          <w:p w14:paraId="16B04E6F" w14:textId="77777777" w:rsidR="00063258" w:rsidRPr="00F733A3" w:rsidRDefault="00063258" w:rsidP="0006325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rPr>
            </w:pPr>
            <w:r w:rsidRPr="00F733A3">
              <w:rPr>
                <w:rFonts w:ascii="Arial" w:eastAsia="Times New Roman" w:hAnsi="Arial" w:cs="B Lotus" w:hint="cs"/>
                <w:color w:val="FF0000"/>
              </w:rPr>
              <w:lastRenderedPageBreak/>
              <w:t> </w:t>
            </w:r>
            <w:r w:rsidRPr="00F733A3">
              <w:rPr>
                <w:rFonts w:cs="B Lotus" w:hint="cs"/>
                <w:color w:val="FF0000"/>
                <w:rtl/>
              </w:rPr>
              <w:t xml:space="preserve">6% مجموع دوفیلد حق بیمه </w:t>
            </w:r>
            <w:r w:rsidRPr="00F733A3">
              <w:rPr>
                <w:rFonts w:cs="B Lotus" w:hint="cs"/>
                <w:color w:val="FF0000"/>
                <w:rtl/>
              </w:rPr>
              <w:lastRenderedPageBreak/>
              <w:t>ثالث اجباری(</w:t>
            </w:r>
            <w:r w:rsidRPr="00F733A3">
              <w:rPr>
                <w:rFonts w:cs="B Lotus"/>
                <w:color w:val="FF0000"/>
              </w:rPr>
              <w:t>prm</w:t>
            </w:r>
            <w:r w:rsidRPr="00F733A3">
              <w:rPr>
                <w:rFonts w:cs="B Lotus" w:hint="cs"/>
                <w:color w:val="FF0000"/>
                <w:rtl/>
              </w:rPr>
              <w:t>) و حق بیمه حوادث راننده(</w:t>
            </w:r>
            <w:r w:rsidRPr="00F733A3">
              <w:rPr>
                <w:rFonts w:cs="B Lotus"/>
                <w:color w:val="FF0000"/>
              </w:rPr>
              <w:t>prsnprm</w:t>
            </w:r>
            <w:r w:rsidRPr="00F733A3">
              <w:rPr>
                <w:rFonts w:cs="B Lotus" w:hint="cs"/>
                <w:color w:val="FF0000"/>
                <w:rtl/>
              </w:rPr>
              <w:t>) می باشد</w:t>
            </w:r>
          </w:p>
        </w:tc>
      </w:tr>
      <w:tr w:rsidR="00063258" w:rsidRPr="00F733A3" w14:paraId="7E9B317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C4C3F71" w14:textId="77777777" w:rsidR="00063258" w:rsidRPr="00F733A3" w:rsidRDefault="00063258" w:rsidP="00063258">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54</w:t>
            </w:r>
          </w:p>
        </w:tc>
        <w:tc>
          <w:tcPr>
            <w:tcW w:w="2819" w:type="dxa"/>
            <w:noWrap/>
            <w:hideMark/>
          </w:tcPr>
          <w:p w14:paraId="142ACFA2" w14:textId="77777777" w:rsidR="00063258" w:rsidRPr="00F733A3" w:rsidRDefault="00063258" w:rsidP="0006325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Tol</w:t>
            </w:r>
          </w:p>
        </w:tc>
        <w:tc>
          <w:tcPr>
            <w:tcW w:w="1849" w:type="dxa"/>
            <w:noWrap/>
            <w:hideMark/>
          </w:tcPr>
          <w:p w14:paraId="496C3DD0" w14:textId="77777777" w:rsidR="00063258" w:rsidRPr="00F733A3" w:rsidRDefault="00063258" w:rsidP="0006325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972" w:type="dxa"/>
            <w:noWrap/>
            <w:hideMark/>
          </w:tcPr>
          <w:p w14:paraId="588C24BC" w14:textId="77777777" w:rsidR="00063258" w:rsidRPr="00F733A3" w:rsidRDefault="00063258" w:rsidP="0006325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136A27C7" w14:textId="77777777" w:rsidR="00063258" w:rsidRPr="00F733A3" w:rsidRDefault="00063258" w:rsidP="00063258">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عوارض اعمال شده دربیمه نامه جاری</w:t>
            </w:r>
          </w:p>
        </w:tc>
        <w:tc>
          <w:tcPr>
            <w:tcW w:w="1422" w:type="dxa"/>
            <w:noWrap/>
            <w:hideMark/>
          </w:tcPr>
          <w:p w14:paraId="6A84AAD9" w14:textId="77777777" w:rsidR="00063258" w:rsidRPr="00F733A3" w:rsidRDefault="00063258" w:rsidP="0006325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r w:rsidRPr="00F733A3">
              <w:rPr>
                <w:rFonts w:ascii="Arial" w:eastAsia="Times New Roman" w:hAnsi="Arial" w:cs="B Lotus" w:hint="cs"/>
                <w:color w:val="FF0000"/>
              </w:rPr>
              <w:t> </w:t>
            </w:r>
            <w:r w:rsidRPr="00F733A3">
              <w:rPr>
                <w:rFonts w:cs="B Lotus" w:hint="cs"/>
                <w:color w:val="FF0000"/>
                <w:rtl/>
              </w:rPr>
              <w:t>3% مجموع دوفیلد حق بیمه ثالث اجباری(</w:t>
            </w:r>
            <w:r w:rsidRPr="00F733A3">
              <w:rPr>
                <w:rFonts w:cs="B Lotus"/>
                <w:color w:val="FF0000"/>
              </w:rPr>
              <w:t>prm</w:t>
            </w:r>
            <w:r w:rsidRPr="00F733A3">
              <w:rPr>
                <w:rFonts w:cs="B Lotus" w:hint="cs"/>
                <w:color w:val="FF0000"/>
                <w:rtl/>
              </w:rPr>
              <w:t>) و حق بیمه حوادث راننده(</w:t>
            </w:r>
            <w:r w:rsidRPr="00F733A3">
              <w:rPr>
                <w:rFonts w:cs="B Lotus"/>
                <w:color w:val="FF0000"/>
              </w:rPr>
              <w:t>prsnprm</w:t>
            </w:r>
            <w:r w:rsidRPr="00F733A3">
              <w:rPr>
                <w:rFonts w:cs="B Lotus" w:hint="cs"/>
                <w:color w:val="FF0000"/>
                <w:rtl/>
              </w:rPr>
              <w:t>) می باشد</w:t>
            </w:r>
          </w:p>
        </w:tc>
      </w:tr>
      <w:tr w:rsidR="00A32A60" w:rsidRPr="00F733A3" w14:paraId="42DB648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22C51B30"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55</w:t>
            </w:r>
          </w:p>
        </w:tc>
        <w:tc>
          <w:tcPr>
            <w:tcW w:w="2819" w:type="dxa"/>
            <w:noWrap/>
            <w:hideMark/>
          </w:tcPr>
          <w:p w14:paraId="7EB0D793"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ExcLfPrm</w:t>
            </w:r>
          </w:p>
        </w:tc>
        <w:tc>
          <w:tcPr>
            <w:tcW w:w="1849" w:type="dxa"/>
            <w:noWrap/>
            <w:hideMark/>
          </w:tcPr>
          <w:p w14:paraId="614B2C1E"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972" w:type="dxa"/>
            <w:noWrap/>
            <w:hideMark/>
          </w:tcPr>
          <w:p w14:paraId="1BE875B5"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3FF86F6E"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حق بيمه مازاد جانی (بدون مالیات و عوارض)    </w:t>
            </w:r>
          </w:p>
        </w:tc>
        <w:tc>
          <w:tcPr>
            <w:tcW w:w="1422" w:type="dxa"/>
            <w:noWrap/>
            <w:hideMark/>
          </w:tcPr>
          <w:p w14:paraId="38D79E29"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301AFCAB" w14:textId="77777777" w:rsidTr="00102F65">
        <w:trPr>
          <w:cantSplit/>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5ABB25B"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56</w:t>
            </w:r>
          </w:p>
        </w:tc>
        <w:tc>
          <w:tcPr>
            <w:tcW w:w="2819" w:type="dxa"/>
            <w:noWrap/>
            <w:hideMark/>
          </w:tcPr>
          <w:p w14:paraId="56E632CF"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ExcFnPrm</w:t>
            </w:r>
          </w:p>
        </w:tc>
        <w:tc>
          <w:tcPr>
            <w:tcW w:w="1849" w:type="dxa"/>
            <w:noWrap/>
            <w:hideMark/>
          </w:tcPr>
          <w:p w14:paraId="583822D0"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972" w:type="dxa"/>
            <w:noWrap/>
            <w:hideMark/>
          </w:tcPr>
          <w:p w14:paraId="7C9C69D0"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1794521E"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حق بیمه مازاد مالی (بدون مالیات و عوارض)  </w:t>
            </w:r>
          </w:p>
        </w:tc>
        <w:tc>
          <w:tcPr>
            <w:tcW w:w="1422" w:type="dxa"/>
            <w:noWrap/>
            <w:hideMark/>
          </w:tcPr>
          <w:p w14:paraId="301EFEA0"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0EBB6ABD"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65BFCF9"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57</w:t>
            </w:r>
          </w:p>
        </w:tc>
        <w:tc>
          <w:tcPr>
            <w:tcW w:w="2819" w:type="dxa"/>
            <w:noWrap/>
            <w:hideMark/>
          </w:tcPr>
          <w:p w14:paraId="62048F8E"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PrsnPrm</w:t>
            </w:r>
          </w:p>
        </w:tc>
        <w:tc>
          <w:tcPr>
            <w:tcW w:w="1849" w:type="dxa"/>
            <w:noWrap/>
            <w:hideMark/>
          </w:tcPr>
          <w:p w14:paraId="64043624"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972" w:type="dxa"/>
            <w:noWrap/>
            <w:hideMark/>
          </w:tcPr>
          <w:p w14:paraId="109DF113"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16363242"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حق بيمه حوادث راننده (بدون مالیات و عوارض)</w:t>
            </w:r>
          </w:p>
        </w:tc>
        <w:tc>
          <w:tcPr>
            <w:tcW w:w="1422" w:type="dxa"/>
            <w:noWrap/>
            <w:hideMark/>
          </w:tcPr>
          <w:p w14:paraId="3832C4FA"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4DD8E8C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6FA85D0"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58</w:t>
            </w:r>
          </w:p>
        </w:tc>
        <w:tc>
          <w:tcPr>
            <w:tcW w:w="2819" w:type="dxa"/>
            <w:noWrap/>
            <w:hideMark/>
          </w:tcPr>
          <w:p w14:paraId="13EC5C66"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HlthPrm</w:t>
            </w:r>
          </w:p>
        </w:tc>
        <w:tc>
          <w:tcPr>
            <w:tcW w:w="1849" w:type="dxa"/>
            <w:noWrap/>
            <w:hideMark/>
          </w:tcPr>
          <w:p w14:paraId="6DA174BE"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972" w:type="dxa"/>
            <w:noWrap/>
            <w:hideMark/>
          </w:tcPr>
          <w:p w14:paraId="660885FF"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700973E8"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مبلغ سهم وزارت بهداشت</w:t>
            </w:r>
          </w:p>
        </w:tc>
        <w:tc>
          <w:tcPr>
            <w:tcW w:w="1422" w:type="dxa"/>
            <w:noWrap/>
            <w:hideMark/>
          </w:tcPr>
          <w:p w14:paraId="35B0772E"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5F87DA3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56684DE" w14:textId="77777777" w:rsidR="00A32A60" w:rsidRPr="006E6737" w:rsidRDefault="00A32A60" w:rsidP="00A32A60">
            <w:pPr>
              <w:jc w:val="center"/>
              <w:rPr>
                <w:rFonts w:ascii="Arial" w:eastAsia="Times New Roman" w:hAnsi="Arial" w:cs="B Lotus"/>
                <w:color w:val="000000"/>
                <w:sz w:val="28"/>
                <w:szCs w:val="28"/>
              </w:rPr>
            </w:pPr>
            <w:r w:rsidRPr="006E6737">
              <w:rPr>
                <w:rFonts w:ascii="Arial" w:eastAsia="Times New Roman" w:hAnsi="Arial" w:cs="B Lotus" w:hint="cs"/>
                <w:color w:val="000000"/>
                <w:sz w:val="28"/>
                <w:szCs w:val="28"/>
                <w:rtl/>
              </w:rPr>
              <w:t>59</w:t>
            </w:r>
          </w:p>
        </w:tc>
        <w:tc>
          <w:tcPr>
            <w:tcW w:w="2819" w:type="dxa"/>
            <w:noWrap/>
            <w:hideMark/>
          </w:tcPr>
          <w:p w14:paraId="1903EE13" w14:textId="77777777" w:rsidR="00A32A60" w:rsidRPr="006E6737"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6E6737">
              <w:rPr>
                <w:rFonts w:ascii="Arial" w:eastAsia="Times New Roman" w:hAnsi="Arial" w:cs="B Lotus" w:hint="cs"/>
                <w:color w:val="000000"/>
              </w:rPr>
              <w:t>IsFndCstInst</w:t>
            </w:r>
          </w:p>
        </w:tc>
        <w:tc>
          <w:tcPr>
            <w:tcW w:w="1849" w:type="dxa"/>
            <w:noWrap/>
            <w:hideMark/>
          </w:tcPr>
          <w:p w14:paraId="46D115EF" w14:textId="77777777" w:rsidR="00A32A60" w:rsidRPr="006E6737"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6E6737">
              <w:rPr>
                <w:rFonts w:ascii="Arial" w:eastAsia="Times New Roman" w:hAnsi="Arial" w:cs="B Lotus" w:hint="cs"/>
                <w:color w:val="000000"/>
              </w:rPr>
              <w:t>bit</w:t>
            </w:r>
          </w:p>
        </w:tc>
        <w:tc>
          <w:tcPr>
            <w:tcW w:w="972" w:type="dxa"/>
            <w:noWrap/>
            <w:hideMark/>
          </w:tcPr>
          <w:p w14:paraId="5E435328" w14:textId="77777777" w:rsidR="00A32A60" w:rsidRPr="006E6737"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6E6737">
              <w:rPr>
                <w:rFonts w:ascii="Arial" w:eastAsia="Times New Roman" w:hAnsi="Arial" w:cs="B Lotus" w:hint="cs"/>
                <w:color w:val="000000"/>
              </w:rPr>
              <w:t>yes</w:t>
            </w:r>
          </w:p>
        </w:tc>
        <w:tc>
          <w:tcPr>
            <w:tcW w:w="1304" w:type="dxa"/>
            <w:noWrap/>
            <w:hideMark/>
          </w:tcPr>
          <w:p w14:paraId="57D9FD7F" w14:textId="77777777" w:rsidR="00A32A60" w:rsidRPr="006E6737"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6E6737">
              <w:rPr>
                <w:rFonts w:ascii="Arial" w:eastAsia="Times New Roman" w:hAnsi="Arial" w:cs="B Lotus" w:hint="cs"/>
                <w:color w:val="000000"/>
                <w:rtl/>
              </w:rPr>
              <w:t xml:space="preserve">جریمه  صندوق  اقساطی دریافت می شود یا خیر ؟  اقساطی دریافت می شود =1    </w:t>
            </w:r>
            <w:r w:rsidRPr="006E6737">
              <w:rPr>
                <w:rFonts w:ascii="Arial" w:eastAsia="Times New Roman" w:hAnsi="Arial" w:cs="B Lotus" w:hint="cs"/>
                <w:color w:val="000000"/>
                <w:rtl/>
              </w:rPr>
              <w:lastRenderedPageBreak/>
              <w:t>اقساطی دریافت نمی شود=0</w:t>
            </w:r>
          </w:p>
        </w:tc>
        <w:tc>
          <w:tcPr>
            <w:tcW w:w="1422" w:type="dxa"/>
            <w:noWrap/>
            <w:hideMark/>
          </w:tcPr>
          <w:p w14:paraId="60DED46A" w14:textId="77777777" w:rsidR="00A32A60" w:rsidRPr="003E22C8"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highlight w:val="yellow"/>
              </w:rPr>
            </w:pPr>
            <w:r w:rsidRPr="003E22C8">
              <w:rPr>
                <w:rFonts w:ascii="Arial" w:eastAsia="Times New Roman" w:hAnsi="Arial" w:cs="B Lotus" w:hint="cs"/>
                <w:color w:val="000000"/>
                <w:highlight w:val="yellow"/>
              </w:rPr>
              <w:lastRenderedPageBreak/>
              <w:t> </w:t>
            </w:r>
          </w:p>
        </w:tc>
      </w:tr>
      <w:tr w:rsidR="00A32A60" w:rsidRPr="00F733A3" w14:paraId="3A9C751E"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9CA9B62"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60</w:t>
            </w:r>
          </w:p>
        </w:tc>
        <w:tc>
          <w:tcPr>
            <w:tcW w:w="2819" w:type="dxa"/>
            <w:noWrap/>
            <w:hideMark/>
          </w:tcPr>
          <w:p w14:paraId="6CB7FC07"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IsPrmInst</w:t>
            </w:r>
          </w:p>
        </w:tc>
        <w:tc>
          <w:tcPr>
            <w:tcW w:w="1849" w:type="dxa"/>
            <w:noWrap/>
            <w:hideMark/>
          </w:tcPr>
          <w:p w14:paraId="694C9B71"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bit</w:t>
            </w:r>
          </w:p>
        </w:tc>
        <w:tc>
          <w:tcPr>
            <w:tcW w:w="972" w:type="dxa"/>
            <w:noWrap/>
            <w:hideMark/>
          </w:tcPr>
          <w:p w14:paraId="3AF4247A"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432841C6"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حق بیمه  اقساطی دریافت می شود یا خیر ؟   اقساطی دریافت می شود =1    اقساطی دریافت نمی شود=0</w:t>
            </w:r>
          </w:p>
        </w:tc>
        <w:tc>
          <w:tcPr>
            <w:tcW w:w="1422" w:type="dxa"/>
            <w:noWrap/>
            <w:hideMark/>
          </w:tcPr>
          <w:p w14:paraId="7A702085"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2280EC63"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F45E1D5"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61</w:t>
            </w:r>
          </w:p>
        </w:tc>
        <w:tc>
          <w:tcPr>
            <w:tcW w:w="2819" w:type="dxa"/>
            <w:noWrap/>
            <w:hideMark/>
          </w:tcPr>
          <w:p w14:paraId="56F56B5D"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PlcyDurDy</w:t>
            </w:r>
          </w:p>
        </w:tc>
        <w:tc>
          <w:tcPr>
            <w:tcW w:w="1849" w:type="dxa"/>
            <w:noWrap/>
            <w:hideMark/>
          </w:tcPr>
          <w:p w14:paraId="2024B776"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3B9EFA31"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5CF0F8D9"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مدت بیمه نامه به روز</w:t>
            </w:r>
          </w:p>
        </w:tc>
        <w:tc>
          <w:tcPr>
            <w:tcW w:w="1422" w:type="dxa"/>
            <w:noWrap/>
            <w:hideMark/>
          </w:tcPr>
          <w:p w14:paraId="23878EE0"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655F774B"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6F9509B"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62</w:t>
            </w:r>
          </w:p>
        </w:tc>
        <w:tc>
          <w:tcPr>
            <w:tcW w:w="2819" w:type="dxa"/>
            <w:noWrap/>
            <w:hideMark/>
          </w:tcPr>
          <w:p w14:paraId="65961E73"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CalcTypCod</w:t>
            </w:r>
          </w:p>
        </w:tc>
        <w:tc>
          <w:tcPr>
            <w:tcW w:w="1849" w:type="dxa"/>
            <w:noWrap/>
            <w:hideMark/>
          </w:tcPr>
          <w:p w14:paraId="4B1B214E"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tinyint</w:t>
            </w:r>
          </w:p>
        </w:tc>
        <w:tc>
          <w:tcPr>
            <w:tcW w:w="972" w:type="dxa"/>
            <w:noWrap/>
            <w:hideMark/>
          </w:tcPr>
          <w:p w14:paraId="6AD98D04"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3703D0EF"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بیمه نامه بر اساس مدت</w:t>
            </w:r>
          </w:p>
        </w:tc>
        <w:tc>
          <w:tcPr>
            <w:tcW w:w="1422" w:type="dxa"/>
            <w:noWrap/>
            <w:hideMark/>
          </w:tcPr>
          <w:p w14:paraId="28732BAE"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جدول کد نوع بیمه نامه بر اساس مدت </w:t>
            </w:r>
          </w:p>
        </w:tc>
      </w:tr>
      <w:tr w:rsidR="00A32A60" w:rsidRPr="00F733A3" w14:paraId="6715658D"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A706438"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63</w:t>
            </w:r>
          </w:p>
        </w:tc>
        <w:tc>
          <w:tcPr>
            <w:tcW w:w="2819" w:type="dxa"/>
            <w:noWrap/>
            <w:hideMark/>
          </w:tcPr>
          <w:p w14:paraId="64C1885E"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IsuDte</w:t>
            </w:r>
          </w:p>
        </w:tc>
        <w:tc>
          <w:tcPr>
            <w:tcW w:w="1849" w:type="dxa"/>
            <w:noWrap/>
            <w:hideMark/>
          </w:tcPr>
          <w:p w14:paraId="6F9957AF"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972" w:type="dxa"/>
            <w:noWrap/>
            <w:hideMark/>
          </w:tcPr>
          <w:p w14:paraId="68C5D719"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08D9C41C"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صدور بیمه نامه-شمسی</w:t>
            </w:r>
          </w:p>
        </w:tc>
        <w:tc>
          <w:tcPr>
            <w:tcW w:w="1422" w:type="dxa"/>
            <w:noWrap/>
            <w:hideMark/>
          </w:tcPr>
          <w:p w14:paraId="25451A79"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3CD7D599"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AE5CB02"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64</w:t>
            </w:r>
          </w:p>
        </w:tc>
        <w:tc>
          <w:tcPr>
            <w:tcW w:w="2819" w:type="dxa"/>
            <w:noWrap/>
            <w:hideMark/>
          </w:tcPr>
          <w:p w14:paraId="1CA9DE13"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BgnDte</w:t>
            </w:r>
          </w:p>
        </w:tc>
        <w:tc>
          <w:tcPr>
            <w:tcW w:w="1849" w:type="dxa"/>
            <w:noWrap/>
            <w:hideMark/>
          </w:tcPr>
          <w:p w14:paraId="3BB94A48" w14:textId="77777777" w:rsidR="00A32A60" w:rsidRPr="00F733A3" w:rsidRDefault="00A32A60" w:rsidP="00A32A6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972" w:type="dxa"/>
            <w:noWrap/>
            <w:hideMark/>
          </w:tcPr>
          <w:p w14:paraId="4E637BA8"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598BAB27" w14:textId="77777777" w:rsidR="00A32A60" w:rsidRPr="00F733A3" w:rsidRDefault="00A32A60" w:rsidP="00A32A60">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شروع بیمه نامه- شمسی</w:t>
            </w:r>
          </w:p>
        </w:tc>
        <w:tc>
          <w:tcPr>
            <w:tcW w:w="1422" w:type="dxa"/>
            <w:noWrap/>
            <w:hideMark/>
          </w:tcPr>
          <w:p w14:paraId="5E31F02D" w14:textId="77777777" w:rsidR="00A32A60" w:rsidRPr="00F733A3" w:rsidRDefault="00A32A60" w:rsidP="00A32A6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A32A60" w:rsidRPr="00F733A3" w14:paraId="32605294"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F2A33F6" w14:textId="77777777" w:rsidR="00A32A60" w:rsidRPr="00F733A3" w:rsidRDefault="00A32A60" w:rsidP="00A32A60">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65</w:t>
            </w:r>
          </w:p>
        </w:tc>
        <w:tc>
          <w:tcPr>
            <w:tcW w:w="2819" w:type="dxa"/>
            <w:noWrap/>
            <w:hideMark/>
          </w:tcPr>
          <w:p w14:paraId="511834FD"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EndDte</w:t>
            </w:r>
          </w:p>
        </w:tc>
        <w:tc>
          <w:tcPr>
            <w:tcW w:w="1849" w:type="dxa"/>
            <w:noWrap/>
            <w:hideMark/>
          </w:tcPr>
          <w:p w14:paraId="28B5B8D6" w14:textId="77777777" w:rsidR="00A32A60" w:rsidRPr="00F733A3" w:rsidRDefault="00A32A60" w:rsidP="00A32A6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972" w:type="dxa"/>
            <w:noWrap/>
            <w:hideMark/>
          </w:tcPr>
          <w:p w14:paraId="5E80A4EF"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084451B3" w14:textId="77777777" w:rsidR="00A32A60" w:rsidRPr="00F733A3" w:rsidRDefault="00A32A60" w:rsidP="00A32A6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پایان بیمه نامه- شمسی</w:t>
            </w:r>
          </w:p>
        </w:tc>
        <w:tc>
          <w:tcPr>
            <w:tcW w:w="1422" w:type="dxa"/>
            <w:noWrap/>
            <w:hideMark/>
          </w:tcPr>
          <w:p w14:paraId="3FFEF095" w14:textId="77777777" w:rsidR="00A32A60" w:rsidRPr="00F733A3" w:rsidRDefault="00A32A60" w:rsidP="00A32A6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19F9BAE0"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44CD86D"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66</w:t>
            </w:r>
          </w:p>
        </w:tc>
        <w:tc>
          <w:tcPr>
            <w:tcW w:w="2819" w:type="dxa"/>
            <w:noWrap/>
            <w:hideMark/>
          </w:tcPr>
          <w:p w14:paraId="03178D37"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LastEndDte</w:t>
            </w:r>
          </w:p>
        </w:tc>
        <w:tc>
          <w:tcPr>
            <w:tcW w:w="1849" w:type="dxa"/>
            <w:noWrap/>
            <w:hideMark/>
          </w:tcPr>
          <w:p w14:paraId="399132A0"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972" w:type="dxa"/>
            <w:noWrap/>
            <w:hideMark/>
          </w:tcPr>
          <w:p w14:paraId="124FEE16"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1F6D70D3" w14:textId="481DB00C"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تاريخ انقضاء بيمه نامه قبلي </w:t>
            </w:r>
            <w:r>
              <w:rPr>
                <w:rFonts w:ascii="Times New Roman" w:eastAsia="Times New Roman" w:hAnsi="Times New Roman" w:cs="Times New Roman" w:hint="cs"/>
                <w:color w:val="000000"/>
                <w:rtl/>
              </w:rPr>
              <w:t>–</w:t>
            </w:r>
            <w:r w:rsidRPr="00F733A3">
              <w:rPr>
                <w:rFonts w:ascii="Arial" w:eastAsia="Times New Roman" w:hAnsi="Arial" w:cs="B Lotus" w:hint="cs"/>
                <w:color w:val="000000"/>
                <w:rtl/>
              </w:rPr>
              <w:t xml:space="preserve"> شمسی</w:t>
            </w:r>
            <w:r>
              <w:rPr>
                <w:rFonts w:ascii="Arial" w:eastAsia="Times New Roman" w:hAnsi="Arial" w:cs="B Lotus" w:hint="cs"/>
                <w:color w:val="000000"/>
                <w:rtl/>
              </w:rPr>
              <w:t xml:space="preserve"> (</w:t>
            </w:r>
            <w:r w:rsidRPr="00102F65">
              <w:rPr>
                <w:rFonts w:ascii="Arial" w:eastAsia="Times New Roman" w:hAnsi="Arial" w:cs="B Lotus" w:hint="cs"/>
                <w:color w:val="000000"/>
                <w:rtl/>
              </w:rPr>
              <w:t>در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مواقعی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که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پایان</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بیمه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نامه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در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الحاقیه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تغییر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یافته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باشد</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یا</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lastRenderedPageBreak/>
              <w:t>الحاقیه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فسخ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باشد</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که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پایان</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بیمه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نامه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با</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اثر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الحاقیه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یکسان</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می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باشد</w:t>
            </w:r>
            <w:r w:rsidRPr="00102F65">
              <w:rPr>
                <w:rFonts w:ascii="Arial" w:eastAsia="Times New Roman" w:hAnsi="Arial" w:cs="B Lotus"/>
                <w:color w:val="000000"/>
                <w:rtl/>
              </w:rPr>
              <w:t>)</w:t>
            </w:r>
            <w:r w:rsidRPr="00102F65">
              <w:rPr>
                <w:rFonts w:ascii="Arial" w:eastAsia="Times New Roman" w:hAnsi="Arial" w:cs="B Lotus" w:hint="cs"/>
                <w:color w:val="000000"/>
                <w:rtl/>
              </w:rPr>
              <w:t>،</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در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صورتی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که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شرکت</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بیمه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هر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کدام</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از</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این</w:t>
            </w:r>
            <w:r w:rsidRPr="00102F65">
              <w:rPr>
                <w:rFonts w:ascii="Arial" w:eastAsia="Times New Roman" w:hAnsi="Arial" w:cs="B Lotus"/>
                <w:color w:val="000000"/>
                <w:rtl/>
              </w:rPr>
              <w:t xml:space="preserve"> 3 </w:t>
            </w:r>
            <w:r w:rsidRPr="00102F65">
              <w:rPr>
                <w:rFonts w:ascii="Arial" w:eastAsia="Times New Roman" w:hAnsi="Arial" w:cs="B Lotus" w:hint="cs"/>
                <w:color w:val="000000"/>
                <w:rtl/>
              </w:rPr>
              <w:t>تاریخ</w:t>
            </w:r>
            <w:r w:rsidRPr="00102F65">
              <w:rPr>
                <w:rFonts w:ascii="Arial" w:eastAsia="Times New Roman" w:hAnsi="Arial" w:cs="B Lotus"/>
                <w:color w:val="000000"/>
                <w:rtl/>
              </w:rPr>
              <w:t>(</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پایان</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بیمه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نامه،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پایان</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الحاقیه،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اثر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الحاقیه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فسخ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را</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ارسال</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نماید،</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بیمه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مرکزی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ارسالی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را</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قبول</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می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کند</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اما</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در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محاسبات</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خود،</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صحیح</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را</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قرار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می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دهد</w:t>
            </w:r>
            <w:r>
              <w:rPr>
                <w:rFonts w:ascii="Arial" w:eastAsia="Times New Roman" w:hAnsi="Arial" w:cs="B Lotus" w:hint="cs"/>
                <w:color w:val="000000"/>
                <w:rtl/>
              </w:rPr>
              <w:t>)</w:t>
            </w:r>
          </w:p>
        </w:tc>
        <w:tc>
          <w:tcPr>
            <w:tcW w:w="1422" w:type="dxa"/>
            <w:noWrap/>
            <w:hideMark/>
          </w:tcPr>
          <w:p w14:paraId="448E1649"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lastRenderedPageBreak/>
              <w:t> </w:t>
            </w:r>
          </w:p>
        </w:tc>
      </w:tr>
      <w:tr w:rsidR="00102F65" w:rsidRPr="00F733A3" w14:paraId="333C6ADF"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C82DA60"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67</w:t>
            </w:r>
          </w:p>
        </w:tc>
        <w:tc>
          <w:tcPr>
            <w:tcW w:w="2819" w:type="dxa"/>
            <w:noWrap/>
            <w:hideMark/>
          </w:tcPr>
          <w:p w14:paraId="630054C9"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InsTypCod</w:t>
            </w:r>
          </w:p>
        </w:tc>
        <w:tc>
          <w:tcPr>
            <w:tcW w:w="1849" w:type="dxa"/>
            <w:noWrap/>
            <w:hideMark/>
          </w:tcPr>
          <w:p w14:paraId="1EC1A0E7"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tinyint</w:t>
            </w:r>
          </w:p>
        </w:tc>
        <w:tc>
          <w:tcPr>
            <w:tcW w:w="972" w:type="dxa"/>
            <w:noWrap/>
            <w:hideMark/>
          </w:tcPr>
          <w:p w14:paraId="05467764"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7B5EF704"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نوع بیمه گذار-1 حقیقی - 2 حقوقی</w:t>
            </w:r>
          </w:p>
        </w:tc>
        <w:tc>
          <w:tcPr>
            <w:tcW w:w="1422" w:type="dxa"/>
            <w:noWrap/>
            <w:hideMark/>
          </w:tcPr>
          <w:p w14:paraId="05373D6E"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763E29AC" w14:textId="77777777" w:rsidTr="00102F65">
        <w:trPr>
          <w:cantSplit/>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2FDCB28C"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68</w:t>
            </w:r>
          </w:p>
        </w:tc>
        <w:tc>
          <w:tcPr>
            <w:tcW w:w="2819" w:type="dxa"/>
            <w:noWrap/>
            <w:hideMark/>
          </w:tcPr>
          <w:p w14:paraId="40BA6DEA"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NtnlId</w:t>
            </w:r>
          </w:p>
        </w:tc>
        <w:tc>
          <w:tcPr>
            <w:tcW w:w="1849" w:type="dxa"/>
            <w:noWrap/>
            <w:hideMark/>
          </w:tcPr>
          <w:p w14:paraId="4B1787AB"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972" w:type="dxa"/>
            <w:noWrap/>
            <w:hideMark/>
          </w:tcPr>
          <w:p w14:paraId="60BC86E8"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3B905FAD"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ملی افراد حقيقي</w:t>
            </w:r>
          </w:p>
        </w:tc>
        <w:tc>
          <w:tcPr>
            <w:tcW w:w="1422" w:type="dxa"/>
            <w:noWrap/>
            <w:hideMark/>
          </w:tcPr>
          <w:p w14:paraId="2CB3512E"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0BD8A2CE"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9D1B521"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69</w:t>
            </w:r>
          </w:p>
        </w:tc>
        <w:tc>
          <w:tcPr>
            <w:tcW w:w="2819" w:type="dxa"/>
            <w:noWrap/>
            <w:hideMark/>
          </w:tcPr>
          <w:p w14:paraId="0D1E8065"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LglId</w:t>
            </w:r>
          </w:p>
        </w:tc>
        <w:tc>
          <w:tcPr>
            <w:tcW w:w="1849" w:type="dxa"/>
            <w:noWrap/>
            <w:hideMark/>
          </w:tcPr>
          <w:p w14:paraId="66304827"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varchar(11)</w:t>
            </w:r>
          </w:p>
        </w:tc>
        <w:tc>
          <w:tcPr>
            <w:tcW w:w="972" w:type="dxa"/>
            <w:noWrap/>
            <w:hideMark/>
          </w:tcPr>
          <w:p w14:paraId="654CF97A"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550B9A15"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شناسه ملی افراد حقوقی</w:t>
            </w:r>
          </w:p>
        </w:tc>
        <w:tc>
          <w:tcPr>
            <w:tcW w:w="1422" w:type="dxa"/>
            <w:noWrap/>
            <w:hideMark/>
          </w:tcPr>
          <w:p w14:paraId="3922EC86"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0B86A26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0EA6F50"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70</w:t>
            </w:r>
          </w:p>
        </w:tc>
        <w:tc>
          <w:tcPr>
            <w:tcW w:w="2819" w:type="dxa"/>
            <w:noWrap/>
            <w:hideMark/>
          </w:tcPr>
          <w:p w14:paraId="0CBD0591"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UnIrnCod</w:t>
            </w:r>
          </w:p>
        </w:tc>
        <w:tc>
          <w:tcPr>
            <w:tcW w:w="1849" w:type="dxa"/>
            <w:noWrap/>
            <w:hideMark/>
          </w:tcPr>
          <w:p w14:paraId="4A8B3350"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varchar(15)</w:t>
            </w:r>
          </w:p>
        </w:tc>
        <w:tc>
          <w:tcPr>
            <w:tcW w:w="972" w:type="dxa"/>
            <w:noWrap/>
            <w:hideMark/>
          </w:tcPr>
          <w:p w14:paraId="593C6146"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7C6C92C4"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ملی غیر ایرانیان</w:t>
            </w:r>
          </w:p>
        </w:tc>
        <w:tc>
          <w:tcPr>
            <w:tcW w:w="1422" w:type="dxa"/>
            <w:noWrap/>
            <w:hideMark/>
          </w:tcPr>
          <w:p w14:paraId="6C476F53"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1AEAE9F1"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71084B5"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71</w:t>
            </w:r>
          </w:p>
        </w:tc>
        <w:tc>
          <w:tcPr>
            <w:tcW w:w="2819" w:type="dxa"/>
            <w:noWrap/>
            <w:hideMark/>
          </w:tcPr>
          <w:p w14:paraId="5FBFFE4D"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InsFNam</w:t>
            </w:r>
          </w:p>
        </w:tc>
        <w:tc>
          <w:tcPr>
            <w:tcW w:w="1849" w:type="dxa"/>
            <w:noWrap/>
            <w:hideMark/>
          </w:tcPr>
          <w:p w14:paraId="638BB50D"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972" w:type="dxa"/>
            <w:noWrap/>
            <w:hideMark/>
          </w:tcPr>
          <w:p w14:paraId="01AD8ED7"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7A4D7CC8"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بیمه گذار حقیقی</w:t>
            </w:r>
          </w:p>
        </w:tc>
        <w:tc>
          <w:tcPr>
            <w:tcW w:w="1422" w:type="dxa"/>
            <w:noWrap/>
            <w:hideMark/>
          </w:tcPr>
          <w:p w14:paraId="09B90B15"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0F70052"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11D76B3"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72</w:t>
            </w:r>
          </w:p>
        </w:tc>
        <w:tc>
          <w:tcPr>
            <w:tcW w:w="2819" w:type="dxa"/>
            <w:noWrap/>
            <w:hideMark/>
          </w:tcPr>
          <w:p w14:paraId="225F9B0E"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InsLNam</w:t>
            </w:r>
          </w:p>
        </w:tc>
        <w:tc>
          <w:tcPr>
            <w:tcW w:w="1849" w:type="dxa"/>
            <w:noWrap/>
            <w:hideMark/>
          </w:tcPr>
          <w:p w14:paraId="48CC1C63"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972" w:type="dxa"/>
            <w:noWrap/>
            <w:hideMark/>
          </w:tcPr>
          <w:p w14:paraId="5969D38F"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4BE60DBC"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خانوادگی بیمه گذار حقیقی</w:t>
            </w:r>
          </w:p>
        </w:tc>
        <w:tc>
          <w:tcPr>
            <w:tcW w:w="1422" w:type="dxa"/>
            <w:noWrap/>
            <w:hideMark/>
          </w:tcPr>
          <w:p w14:paraId="53A9B7A4"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7444CD98"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0ED4194B"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73</w:t>
            </w:r>
          </w:p>
        </w:tc>
        <w:tc>
          <w:tcPr>
            <w:tcW w:w="2819" w:type="dxa"/>
            <w:noWrap/>
            <w:hideMark/>
          </w:tcPr>
          <w:p w14:paraId="79DAFB01"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InsLglNam</w:t>
            </w:r>
          </w:p>
        </w:tc>
        <w:tc>
          <w:tcPr>
            <w:tcW w:w="1849" w:type="dxa"/>
            <w:noWrap/>
            <w:hideMark/>
          </w:tcPr>
          <w:p w14:paraId="60DC4E5F"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972" w:type="dxa"/>
            <w:noWrap/>
            <w:hideMark/>
          </w:tcPr>
          <w:p w14:paraId="7EB779D6"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5FC9F316"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بیمه گذار حقوقی</w:t>
            </w:r>
          </w:p>
        </w:tc>
        <w:tc>
          <w:tcPr>
            <w:tcW w:w="1422" w:type="dxa"/>
            <w:noWrap/>
            <w:hideMark/>
          </w:tcPr>
          <w:p w14:paraId="617F8601"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2662CD5C"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0E903C61"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74</w:t>
            </w:r>
          </w:p>
        </w:tc>
        <w:tc>
          <w:tcPr>
            <w:tcW w:w="2819" w:type="dxa"/>
            <w:noWrap/>
            <w:hideMark/>
          </w:tcPr>
          <w:p w14:paraId="4E6907F7"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FthNam</w:t>
            </w:r>
          </w:p>
        </w:tc>
        <w:tc>
          <w:tcPr>
            <w:tcW w:w="1849" w:type="dxa"/>
            <w:noWrap/>
            <w:hideMark/>
          </w:tcPr>
          <w:p w14:paraId="2E636772"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972" w:type="dxa"/>
            <w:noWrap/>
            <w:hideMark/>
          </w:tcPr>
          <w:p w14:paraId="36845CA7"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0EE33D26"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پدر بیمه گذار</w:t>
            </w:r>
          </w:p>
        </w:tc>
        <w:tc>
          <w:tcPr>
            <w:tcW w:w="1422" w:type="dxa"/>
            <w:noWrap/>
            <w:hideMark/>
          </w:tcPr>
          <w:p w14:paraId="3EADA369"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72FA345"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76D1093"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75</w:t>
            </w:r>
          </w:p>
        </w:tc>
        <w:tc>
          <w:tcPr>
            <w:tcW w:w="2819" w:type="dxa"/>
            <w:noWrap/>
            <w:hideMark/>
          </w:tcPr>
          <w:p w14:paraId="6E219C2F"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IsMale</w:t>
            </w:r>
          </w:p>
        </w:tc>
        <w:tc>
          <w:tcPr>
            <w:tcW w:w="1849" w:type="dxa"/>
            <w:noWrap/>
            <w:hideMark/>
          </w:tcPr>
          <w:p w14:paraId="1A71AD8A"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bit</w:t>
            </w:r>
          </w:p>
        </w:tc>
        <w:tc>
          <w:tcPr>
            <w:tcW w:w="972" w:type="dxa"/>
            <w:noWrap/>
            <w:hideMark/>
          </w:tcPr>
          <w:p w14:paraId="161B415B"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2EA6F8B5"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آیا مرد است؟=1</w:t>
            </w:r>
          </w:p>
          <w:p w14:paraId="569FF784"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زن =0</w:t>
            </w:r>
          </w:p>
        </w:tc>
        <w:tc>
          <w:tcPr>
            <w:tcW w:w="1422" w:type="dxa"/>
            <w:noWrap/>
            <w:hideMark/>
          </w:tcPr>
          <w:p w14:paraId="51E772E5"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180FD6EF"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9974D02"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76</w:t>
            </w:r>
          </w:p>
        </w:tc>
        <w:tc>
          <w:tcPr>
            <w:tcW w:w="2819" w:type="dxa"/>
            <w:noWrap/>
            <w:hideMark/>
          </w:tcPr>
          <w:p w14:paraId="7C720F61"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BrthDte</w:t>
            </w:r>
          </w:p>
        </w:tc>
        <w:tc>
          <w:tcPr>
            <w:tcW w:w="1849" w:type="dxa"/>
            <w:noWrap/>
            <w:hideMark/>
          </w:tcPr>
          <w:p w14:paraId="3EC4EB48"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972" w:type="dxa"/>
            <w:noWrap/>
            <w:hideMark/>
          </w:tcPr>
          <w:p w14:paraId="23830A7D"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75363560"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تولد بیمه گذار به شمسی</w:t>
            </w:r>
          </w:p>
        </w:tc>
        <w:tc>
          <w:tcPr>
            <w:tcW w:w="1422" w:type="dxa"/>
            <w:noWrap/>
            <w:hideMark/>
          </w:tcPr>
          <w:p w14:paraId="3BAA8728"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699D0E4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2B55AA7"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77</w:t>
            </w:r>
          </w:p>
        </w:tc>
        <w:tc>
          <w:tcPr>
            <w:tcW w:w="2819" w:type="dxa"/>
            <w:noWrap/>
            <w:hideMark/>
          </w:tcPr>
          <w:p w14:paraId="72638B9C"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IsIrn</w:t>
            </w:r>
          </w:p>
        </w:tc>
        <w:tc>
          <w:tcPr>
            <w:tcW w:w="1849" w:type="dxa"/>
            <w:noWrap/>
            <w:hideMark/>
          </w:tcPr>
          <w:p w14:paraId="6FEFE2CB"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bit</w:t>
            </w:r>
          </w:p>
        </w:tc>
        <w:tc>
          <w:tcPr>
            <w:tcW w:w="972" w:type="dxa"/>
            <w:noWrap/>
            <w:hideMark/>
          </w:tcPr>
          <w:p w14:paraId="60DC8127"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0653954E"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ایرانی بودن</w:t>
            </w:r>
          </w:p>
        </w:tc>
        <w:tc>
          <w:tcPr>
            <w:tcW w:w="1422" w:type="dxa"/>
            <w:noWrap/>
            <w:hideMark/>
          </w:tcPr>
          <w:p w14:paraId="4F938689"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7E897095"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938E7AC"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78</w:t>
            </w:r>
          </w:p>
        </w:tc>
        <w:tc>
          <w:tcPr>
            <w:tcW w:w="2819" w:type="dxa"/>
            <w:noWrap/>
            <w:hideMark/>
          </w:tcPr>
          <w:p w14:paraId="271C8854"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CtyId</w:t>
            </w:r>
          </w:p>
        </w:tc>
        <w:tc>
          <w:tcPr>
            <w:tcW w:w="1849" w:type="dxa"/>
            <w:noWrap/>
            <w:hideMark/>
          </w:tcPr>
          <w:p w14:paraId="0CA6C600"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7506AC6A"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1C11441D"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در خصوص فیلد کد استاندارد شهر، شهرهایی که در جدول کد شهر وجود ندارد معادل این فیلد عدد صفر وارد نمایید</w:t>
            </w:r>
          </w:p>
        </w:tc>
        <w:tc>
          <w:tcPr>
            <w:tcW w:w="1422" w:type="dxa"/>
            <w:noWrap/>
            <w:hideMark/>
          </w:tcPr>
          <w:p w14:paraId="5D6ECBB3" w14:textId="4B6CE216" w:rsidR="00102F65" w:rsidRPr="00F733A3" w:rsidRDefault="00087344"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کد_شهر:" w:history="1">
              <w:r w:rsidR="00102F65" w:rsidRPr="005B16FC">
                <w:rPr>
                  <w:rStyle w:val="Hyperlink"/>
                  <w:rFonts w:ascii="Arial" w:eastAsia="Times New Roman" w:hAnsi="Arial" w:cs="B Lotus" w:hint="cs"/>
                  <w:rtl/>
                </w:rPr>
                <w:t>جدول کدینگ شهرها</w:t>
              </w:r>
            </w:hyperlink>
          </w:p>
        </w:tc>
      </w:tr>
      <w:tr w:rsidR="00102F65" w:rsidRPr="00F733A3" w14:paraId="6862310C"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9B10D2B"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79</w:t>
            </w:r>
          </w:p>
        </w:tc>
        <w:tc>
          <w:tcPr>
            <w:tcW w:w="2819" w:type="dxa"/>
            <w:noWrap/>
            <w:hideMark/>
          </w:tcPr>
          <w:p w14:paraId="1853335E"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Adrs</w:t>
            </w:r>
          </w:p>
        </w:tc>
        <w:tc>
          <w:tcPr>
            <w:tcW w:w="1849" w:type="dxa"/>
            <w:noWrap/>
            <w:hideMark/>
          </w:tcPr>
          <w:p w14:paraId="4AE663A8"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nvarchar(300)</w:t>
            </w:r>
          </w:p>
        </w:tc>
        <w:tc>
          <w:tcPr>
            <w:tcW w:w="972" w:type="dxa"/>
            <w:noWrap/>
            <w:hideMark/>
          </w:tcPr>
          <w:p w14:paraId="0389FAF4"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304" w:type="dxa"/>
            <w:noWrap/>
            <w:hideMark/>
          </w:tcPr>
          <w:p w14:paraId="5F6D0ABA"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آدرس بیمه گذار</w:t>
            </w:r>
          </w:p>
        </w:tc>
        <w:tc>
          <w:tcPr>
            <w:tcW w:w="1422" w:type="dxa"/>
            <w:noWrap/>
            <w:hideMark/>
          </w:tcPr>
          <w:p w14:paraId="7541623A"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73E4291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A007B71"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80</w:t>
            </w:r>
          </w:p>
        </w:tc>
        <w:tc>
          <w:tcPr>
            <w:tcW w:w="2819" w:type="dxa"/>
            <w:noWrap/>
            <w:hideMark/>
          </w:tcPr>
          <w:p w14:paraId="1F8C6EFA"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ZipCod</w:t>
            </w:r>
          </w:p>
        </w:tc>
        <w:tc>
          <w:tcPr>
            <w:tcW w:w="1849" w:type="dxa"/>
            <w:noWrap/>
            <w:hideMark/>
          </w:tcPr>
          <w:p w14:paraId="698A26E3"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972" w:type="dxa"/>
            <w:noWrap/>
            <w:hideMark/>
          </w:tcPr>
          <w:p w14:paraId="7402C9E6"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2A086AED"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پستی</w:t>
            </w:r>
          </w:p>
        </w:tc>
        <w:tc>
          <w:tcPr>
            <w:tcW w:w="1422" w:type="dxa"/>
            <w:noWrap/>
            <w:hideMark/>
          </w:tcPr>
          <w:p w14:paraId="1FFACF01"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68977EF5"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3091506"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81</w:t>
            </w:r>
          </w:p>
        </w:tc>
        <w:tc>
          <w:tcPr>
            <w:tcW w:w="2819" w:type="dxa"/>
            <w:noWrap/>
            <w:hideMark/>
          </w:tcPr>
          <w:p w14:paraId="5E784D89"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Tel</w:t>
            </w:r>
          </w:p>
        </w:tc>
        <w:tc>
          <w:tcPr>
            <w:tcW w:w="1849" w:type="dxa"/>
            <w:noWrap/>
            <w:hideMark/>
          </w:tcPr>
          <w:p w14:paraId="4843701D"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972" w:type="dxa"/>
            <w:noWrap/>
            <w:hideMark/>
          </w:tcPr>
          <w:p w14:paraId="5E30DF3A"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13F093FB"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شماره تلفن بیمه گذار</w:t>
            </w:r>
          </w:p>
        </w:tc>
        <w:tc>
          <w:tcPr>
            <w:tcW w:w="1422" w:type="dxa"/>
            <w:noWrap/>
            <w:hideMark/>
          </w:tcPr>
          <w:p w14:paraId="0F69CAD8"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01DC762C"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6EE6994"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82</w:t>
            </w:r>
          </w:p>
        </w:tc>
        <w:tc>
          <w:tcPr>
            <w:tcW w:w="2819" w:type="dxa"/>
            <w:noWrap/>
            <w:hideMark/>
          </w:tcPr>
          <w:p w14:paraId="53550DCF"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Mbl</w:t>
            </w:r>
          </w:p>
        </w:tc>
        <w:tc>
          <w:tcPr>
            <w:tcW w:w="1849" w:type="dxa"/>
            <w:noWrap/>
            <w:hideMark/>
          </w:tcPr>
          <w:p w14:paraId="00FF9D23"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972" w:type="dxa"/>
            <w:noWrap/>
            <w:hideMark/>
          </w:tcPr>
          <w:p w14:paraId="693C0082"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3DEC6F4B"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موبایل بیمه گذار</w:t>
            </w:r>
          </w:p>
        </w:tc>
        <w:tc>
          <w:tcPr>
            <w:tcW w:w="1422" w:type="dxa"/>
            <w:noWrap/>
            <w:hideMark/>
          </w:tcPr>
          <w:p w14:paraId="32765D0C"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1FA33ECD"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01AE1D2D"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83</w:t>
            </w:r>
          </w:p>
        </w:tc>
        <w:tc>
          <w:tcPr>
            <w:tcW w:w="2819" w:type="dxa"/>
            <w:noWrap/>
            <w:hideMark/>
          </w:tcPr>
          <w:p w14:paraId="0FA1FAC1"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Brnhfldcod</w:t>
            </w:r>
          </w:p>
        </w:tc>
        <w:tc>
          <w:tcPr>
            <w:tcW w:w="1849" w:type="dxa"/>
            <w:noWrap/>
            <w:hideMark/>
          </w:tcPr>
          <w:p w14:paraId="541D7973"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972" w:type="dxa"/>
            <w:noWrap/>
            <w:hideMark/>
          </w:tcPr>
          <w:p w14:paraId="09C923F7"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04756D50"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کد شعبه صادر کننده (نکته: در صورتی که صادر کننده ، </w:t>
            </w:r>
            <w:r w:rsidRPr="00F733A3">
              <w:rPr>
                <w:rFonts w:ascii="Arial" w:eastAsia="Times New Roman" w:hAnsi="Arial" w:cs="B Lotus" w:hint="cs"/>
                <w:b/>
                <w:bCs/>
                <w:color w:val="000000"/>
                <w:rtl/>
              </w:rPr>
              <w:t>باجه</w:t>
            </w:r>
            <w:r w:rsidRPr="00F733A3">
              <w:rPr>
                <w:rFonts w:ascii="Arial" w:eastAsia="Times New Roman" w:hAnsi="Arial" w:cs="B Lotus" w:hint="cs"/>
                <w:color w:val="000000"/>
                <w:rtl/>
              </w:rPr>
              <w:t xml:space="preserve"> باشد، کد شعبه ناظر درج شود)</w:t>
            </w:r>
          </w:p>
        </w:tc>
        <w:tc>
          <w:tcPr>
            <w:tcW w:w="1422" w:type="dxa"/>
            <w:noWrap/>
            <w:hideMark/>
          </w:tcPr>
          <w:p w14:paraId="27EF3A7B"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179E06DA"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54AD0833"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84</w:t>
            </w:r>
          </w:p>
        </w:tc>
        <w:tc>
          <w:tcPr>
            <w:tcW w:w="2819" w:type="dxa"/>
            <w:noWrap/>
            <w:hideMark/>
          </w:tcPr>
          <w:p w14:paraId="0D20828B"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Agncfldcod</w:t>
            </w:r>
          </w:p>
        </w:tc>
        <w:tc>
          <w:tcPr>
            <w:tcW w:w="1849" w:type="dxa"/>
            <w:noWrap/>
            <w:hideMark/>
          </w:tcPr>
          <w:p w14:paraId="333CC532"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972" w:type="dxa"/>
            <w:noWrap/>
            <w:hideMark/>
          </w:tcPr>
          <w:p w14:paraId="3D65D991"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075877AE"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کد نماینده صادر کننده یا معرف (نکته: در صورتی که صادر کننده یا معرف، </w:t>
            </w:r>
            <w:r w:rsidRPr="00F733A3">
              <w:rPr>
                <w:rFonts w:ascii="Arial" w:eastAsia="Times New Roman" w:hAnsi="Arial" w:cs="B Lotus" w:hint="cs"/>
                <w:b/>
                <w:bCs/>
                <w:color w:val="000000"/>
                <w:rtl/>
              </w:rPr>
              <w:t>باجه</w:t>
            </w:r>
            <w:r w:rsidRPr="00F733A3">
              <w:rPr>
                <w:rFonts w:ascii="Arial" w:eastAsia="Times New Roman" w:hAnsi="Arial" w:cs="B Lotus" w:hint="cs"/>
                <w:color w:val="000000"/>
                <w:rtl/>
              </w:rPr>
              <w:t xml:space="preserve"> یا </w:t>
            </w:r>
            <w:r w:rsidRPr="00F733A3">
              <w:rPr>
                <w:rFonts w:ascii="Arial" w:eastAsia="Times New Roman" w:hAnsi="Arial" w:cs="B Lotus" w:hint="cs"/>
                <w:b/>
                <w:bCs/>
                <w:color w:val="000000"/>
                <w:rtl/>
              </w:rPr>
              <w:t>دفتر فرعی</w:t>
            </w:r>
            <w:r w:rsidRPr="00F733A3">
              <w:rPr>
                <w:rFonts w:ascii="Arial" w:eastAsia="Times New Roman" w:hAnsi="Arial" w:cs="B Lotus" w:hint="cs"/>
                <w:color w:val="000000"/>
                <w:rtl/>
              </w:rPr>
              <w:t xml:space="preserve"> باشد، </w:t>
            </w:r>
            <w:r w:rsidRPr="00F733A3">
              <w:rPr>
                <w:rFonts w:ascii="Arial" w:eastAsia="Times New Roman" w:hAnsi="Arial" w:cs="B Lotus" w:hint="cs"/>
                <w:b/>
                <w:bCs/>
                <w:color w:val="000000"/>
                <w:rtl/>
              </w:rPr>
              <w:t>کد نماینده اصلی</w:t>
            </w:r>
            <w:r w:rsidRPr="00F733A3">
              <w:rPr>
                <w:rFonts w:ascii="Arial" w:eastAsia="Times New Roman" w:hAnsi="Arial" w:cs="B Lotus" w:hint="cs"/>
                <w:color w:val="000000"/>
                <w:rtl/>
              </w:rPr>
              <w:t xml:space="preserve"> درج شود)</w:t>
            </w:r>
          </w:p>
        </w:tc>
        <w:tc>
          <w:tcPr>
            <w:tcW w:w="1422" w:type="dxa"/>
            <w:noWrap/>
            <w:hideMark/>
          </w:tcPr>
          <w:p w14:paraId="67F4062E"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4BE22FFB"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2479A181"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85</w:t>
            </w:r>
          </w:p>
        </w:tc>
        <w:tc>
          <w:tcPr>
            <w:tcW w:w="2819" w:type="dxa"/>
            <w:noWrap/>
            <w:hideMark/>
          </w:tcPr>
          <w:p w14:paraId="69359034"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Brkrfldcod</w:t>
            </w:r>
          </w:p>
        </w:tc>
        <w:tc>
          <w:tcPr>
            <w:tcW w:w="1849" w:type="dxa"/>
            <w:noWrap/>
            <w:hideMark/>
          </w:tcPr>
          <w:p w14:paraId="46E9F986"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972" w:type="dxa"/>
            <w:noWrap/>
            <w:hideMark/>
          </w:tcPr>
          <w:p w14:paraId="19167355"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shd w:val="clear" w:color="auto" w:fill="FFFFFF" w:themeFill="background1"/>
            <w:noWrap/>
            <w:hideMark/>
          </w:tcPr>
          <w:p w14:paraId="0D533BB4"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کد کارگزاری رسمی در شرکت بیمه(در این حالت بایستی </w:t>
            </w:r>
            <w:r w:rsidRPr="00F733A3">
              <w:rPr>
                <w:rFonts w:ascii="Arial" w:eastAsia="Times New Roman" w:hAnsi="Arial" w:cs="B Lotus" w:hint="cs"/>
                <w:b/>
                <w:bCs/>
                <w:color w:val="000000"/>
                <w:rtl/>
              </w:rPr>
              <w:t>کد نماینده</w:t>
            </w:r>
            <w:r w:rsidRPr="00F733A3">
              <w:rPr>
                <w:rFonts w:ascii="Arial" w:eastAsia="Times New Roman" w:hAnsi="Arial" w:cs="B Lotus" w:hint="cs"/>
                <w:color w:val="000000"/>
                <w:rtl/>
              </w:rPr>
              <w:t xml:space="preserve"> یا </w:t>
            </w:r>
            <w:r w:rsidRPr="00F733A3">
              <w:rPr>
                <w:rFonts w:ascii="Arial" w:eastAsia="Times New Roman" w:hAnsi="Arial" w:cs="B Lotus" w:hint="cs"/>
                <w:b/>
                <w:bCs/>
                <w:color w:val="000000"/>
                <w:rtl/>
              </w:rPr>
              <w:t>کد شعبه</w:t>
            </w:r>
            <w:r w:rsidRPr="00F733A3">
              <w:rPr>
                <w:rFonts w:ascii="Arial" w:eastAsia="Times New Roman" w:hAnsi="Arial" w:cs="B Lotus" w:hint="cs"/>
                <w:color w:val="000000"/>
                <w:rtl/>
              </w:rPr>
              <w:t xml:space="preserve"> تکمیل شود.)</w:t>
            </w:r>
          </w:p>
        </w:tc>
        <w:tc>
          <w:tcPr>
            <w:tcW w:w="1422" w:type="dxa"/>
            <w:noWrap/>
            <w:hideMark/>
          </w:tcPr>
          <w:p w14:paraId="4D26283B"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4EDA2193"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F579423" w14:textId="77777777" w:rsidR="00102F65" w:rsidRPr="00F733A3" w:rsidRDefault="00102F65" w:rsidP="00102F65">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86</w:t>
            </w:r>
          </w:p>
        </w:tc>
        <w:tc>
          <w:tcPr>
            <w:tcW w:w="2819" w:type="dxa"/>
            <w:noWrap/>
            <w:hideMark/>
          </w:tcPr>
          <w:p w14:paraId="1DDAE865"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InqGuid</w:t>
            </w:r>
          </w:p>
        </w:tc>
        <w:tc>
          <w:tcPr>
            <w:tcW w:w="1849" w:type="dxa"/>
            <w:noWrap/>
            <w:hideMark/>
          </w:tcPr>
          <w:p w14:paraId="721230D2"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972" w:type="dxa"/>
            <w:noWrap/>
            <w:hideMark/>
          </w:tcPr>
          <w:p w14:paraId="3EE7E917"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61E5FA7C"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رهگیری استعلام خودرو از سرویس ناجا</w:t>
            </w:r>
          </w:p>
        </w:tc>
        <w:tc>
          <w:tcPr>
            <w:tcW w:w="1422" w:type="dxa"/>
            <w:noWrap/>
            <w:hideMark/>
          </w:tcPr>
          <w:p w14:paraId="4EC74CCD"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45B7D50A"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2146DAB9"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87</w:t>
            </w:r>
          </w:p>
        </w:tc>
        <w:tc>
          <w:tcPr>
            <w:tcW w:w="2819" w:type="dxa"/>
            <w:noWrap/>
            <w:hideMark/>
          </w:tcPr>
          <w:p w14:paraId="3641A846"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InsGuid</w:t>
            </w:r>
          </w:p>
        </w:tc>
        <w:tc>
          <w:tcPr>
            <w:tcW w:w="1849" w:type="dxa"/>
            <w:noWrap/>
            <w:hideMark/>
          </w:tcPr>
          <w:p w14:paraId="0FE160B2"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972" w:type="dxa"/>
            <w:noWrap/>
            <w:hideMark/>
          </w:tcPr>
          <w:p w14:paraId="54474948"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4DD326F9"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رهگیری استعلام سوابق بیمه نامه قبلی خودرو</w:t>
            </w:r>
          </w:p>
        </w:tc>
        <w:tc>
          <w:tcPr>
            <w:tcW w:w="1422" w:type="dxa"/>
            <w:noWrap/>
            <w:hideMark/>
          </w:tcPr>
          <w:p w14:paraId="388AF3CD"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0129EA73"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874CB1B"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88</w:t>
            </w:r>
          </w:p>
        </w:tc>
        <w:tc>
          <w:tcPr>
            <w:tcW w:w="2819" w:type="dxa"/>
            <w:noWrap/>
            <w:hideMark/>
          </w:tcPr>
          <w:p w14:paraId="73A0A8EA" w14:textId="77777777" w:rsidR="00102F65" w:rsidRPr="00F733A3" w:rsidRDefault="00102F65" w:rsidP="00102F65">
            <w:pPr>
              <w:tabs>
                <w:tab w:val="center" w:pos="967"/>
                <w:tab w:val="right" w:pos="1934"/>
              </w:tabs>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ab/>
            </w:r>
            <w:r w:rsidRPr="00F733A3">
              <w:rPr>
                <w:rFonts w:ascii="Arial" w:eastAsia="Times New Roman" w:hAnsi="Arial" w:cs="B Lotus" w:hint="cs"/>
                <w:color w:val="000000"/>
              </w:rPr>
              <w:t>DisShft</w:t>
            </w:r>
            <w:r w:rsidRPr="00F733A3">
              <w:rPr>
                <w:rFonts w:ascii="Arial" w:eastAsia="Times New Roman" w:hAnsi="Arial" w:cs="B Lotus"/>
                <w:color w:val="000000"/>
              </w:rPr>
              <w:tab/>
            </w:r>
          </w:p>
        </w:tc>
        <w:tc>
          <w:tcPr>
            <w:tcW w:w="1849" w:type="dxa"/>
            <w:noWrap/>
            <w:hideMark/>
          </w:tcPr>
          <w:p w14:paraId="757D1E9A"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bit</w:t>
            </w:r>
          </w:p>
        </w:tc>
        <w:tc>
          <w:tcPr>
            <w:tcW w:w="972" w:type="dxa"/>
            <w:noWrap/>
            <w:hideMark/>
          </w:tcPr>
          <w:p w14:paraId="5C0BF50D"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51C4DE58"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دارای تخفیف انتقالی از خودرو قبلی می باشد؟   می باشد = 1   نمی باشد=0</w:t>
            </w:r>
          </w:p>
        </w:tc>
        <w:tc>
          <w:tcPr>
            <w:tcW w:w="1422" w:type="dxa"/>
            <w:noWrap/>
            <w:hideMark/>
          </w:tcPr>
          <w:p w14:paraId="0892C205"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5CE7D5EF"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013ECD5"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89</w:t>
            </w:r>
          </w:p>
        </w:tc>
        <w:tc>
          <w:tcPr>
            <w:tcW w:w="2819" w:type="dxa"/>
            <w:noWrap/>
            <w:hideMark/>
          </w:tcPr>
          <w:p w14:paraId="577183EA"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ShftCmpCod</w:t>
            </w:r>
          </w:p>
        </w:tc>
        <w:tc>
          <w:tcPr>
            <w:tcW w:w="1849" w:type="dxa"/>
            <w:noWrap/>
            <w:hideMark/>
          </w:tcPr>
          <w:p w14:paraId="38DE99D3"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4EC00A1E"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38511244"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شرکت بیمه نامه انتقالی</w:t>
            </w:r>
          </w:p>
        </w:tc>
        <w:tc>
          <w:tcPr>
            <w:tcW w:w="1422" w:type="dxa"/>
            <w:noWrap/>
            <w:hideMark/>
          </w:tcPr>
          <w:p w14:paraId="19368DBA"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2700C83E"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50728F6"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90</w:t>
            </w:r>
          </w:p>
        </w:tc>
        <w:tc>
          <w:tcPr>
            <w:tcW w:w="2819" w:type="dxa"/>
            <w:noWrap/>
            <w:hideMark/>
          </w:tcPr>
          <w:p w14:paraId="3EBB37DD"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ShftPlcyCmpDocNo</w:t>
            </w:r>
          </w:p>
        </w:tc>
        <w:tc>
          <w:tcPr>
            <w:tcW w:w="1849" w:type="dxa"/>
            <w:noWrap/>
            <w:hideMark/>
          </w:tcPr>
          <w:p w14:paraId="2F5AF29A"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972" w:type="dxa"/>
            <w:noWrap/>
            <w:hideMark/>
          </w:tcPr>
          <w:p w14:paraId="4F19C534"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2AAF2BC4"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شماره بیمه نامه انتقالی</w:t>
            </w:r>
          </w:p>
        </w:tc>
        <w:tc>
          <w:tcPr>
            <w:tcW w:w="1422" w:type="dxa"/>
            <w:noWrap/>
            <w:hideMark/>
          </w:tcPr>
          <w:p w14:paraId="1D2EC9CF"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2AAA5DC2" w14:textId="77777777" w:rsidTr="00102F65">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640EB548"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91</w:t>
            </w:r>
          </w:p>
        </w:tc>
        <w:tc>
          <w:tcPr>
            <w:tcW w:w="2819" w:type="dxa"/>
            <w:noWrap/>
            <w:hideMark/>
          </w:tcPr>
          <w:p w14:paraId="234D854B"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ShftEdrsCmpDocNo</w:t>
            </w:r>
          </w:p>
        </w:tc>
        <w:tc>
          <w:tcPr>
            <w:tcW w:w="1849" w:type="dxa"/>
            <w:noWrap/>
            <w:hideMark/>
          </w:tcPr>
          <w:p w14:paraId="6FFF4491"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972" w:type="dxa"/>
            <w:noWrap/>
            <w:hideMark/>
          </w:tcPr>
          <w:p w14:paraId="2EF662F7"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3D3F73F9"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شماره الحاقیه بیمه نامه انتقالی ( نوع الحاقیه حذف تخفیفات عدم خسارت می باشد)</w:t>
            </w:r>
          </w:p>
        </w:tc>
        <w:tc>
          <w:tcPr>
            <w:tcW w:w="1422" w:type="dxa"/>
            <w:noWrap/>
            <w:hideMark/>
          </w:tcPr>
          <w:p w14:paraId="4650F3EB"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4CF07A09"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64DB97B8"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92</w:t>
            </w:r>
          </w:p>
        </w:tc>
        <w:tc>
          <w:tcPr>
            <w:tcW w:w="2819" w:type="dxa"/>
            <w:shd w:val="clear" w:color="auto" w:fill="auto"/>
            <w:noWrap/>
            <w:hideMark/>
          </w:tcPr>
          <w:p w14:paraId="5758492E" w14:textId="3DD3B6D4"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WbsCarPrps</w:t>
            </w:r>
            <w:r>
              <w:rPr>
                <w:rFonts w:ascii="Arial" w:eastAsia="Times New Roman" w:hAnsi="Arial" w:cs="B Lotus"/>
                <w:color w:val="000000"/>
              </w:rPr>
              <w:t>Unq</w:t>
            </w:r>
            <w:r w:rsidRPr="00F733A3">
              <w:rPr>
                <w:rFonts w:ascii="Arial" w:eastAsia="Times New Roman" w:hAnsi="Arial" w:cs="B Lotus"/>
                <w:color w:val="000000"/>
              </w:rPr>
              <w:t>Cod</w:t>
            </w:r>
          </w:p>
        </w:tc>
        <w:tc>
          <w:tcPr>
            <w:tcW w:w="1849" w:type="dxa"/>
            <w:shd w:val="clear" w:color="auto" w:fill="auto"/>
            <w:noWrap/>
            <w:hideMark/>
          </w:tcPr>
          <w:p w14:paraId="70FC53A8"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bigint</w:t>
            </w:r>
          </w:p>
        </w:tc>
        <w:tc>
          <w:tcPr>
            <w:tcW w:w="972" w:type="dxa"/>
            <w:shd w:val="clear" w:color="auto" w:fill="auto"/>
            <w:noWrap/>
            <w:hideMark/>
          </w:tcPr>
          <w:p w14:paraId="1B224E18"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shd w:val="clear" w:color="auto" w:fill="auto"/>
            <w:noWrap/>
            <w:hideMark/>
          </w:tcPr>
          <w:p w14:paraId="0E1A9E27" w14:textId="52032C13"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 xml:space="preserve">کد یکتا </w:t>
            </w:r>
            <w:r>
              <w:rPr>
                <w:rFonts w:ascii="Arial" w:eastAsia="Times New Roman" w:hAnsi="Arial" w:cs="B Lotus" w:hint="cs"/>
                <w:color w:val="000000"/>
                <w:rtl/>
              </w:rPr>
              <w:t>پیشنهاد</w:t>
            </w:r>
          </w:p>
        </w:tc>
        <w:tc>
          <w:tcPr>
            <w:tcW w:w="1422" w:type="dxa"/>
            <w:shd w:val="clear" w:color="auto" w:fill="auto"/>
            <w:noWrap/>
            <w:hideMark/>
          </w:tcPr>
          <w:p w14:paraId="2E31F0D2"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p>
        </w:tc>
      </w:tr>
      <w:tr w:rsidR="00102F65" w:rsidRPr="00F733A3" w14:paraId="10B6157F" w14:textId="77777777" w:rsidTr="00102F65">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0868BA1" w14:textId="77777777" w:rsidR="00102F65" w:rsidRPr="00F733A3" w:rsidRDefault="00102F65" w:rsidP="00102F65">
            <w:pPr>
              <w:jc w:val="mediumKashida"/>
              <w:rPr>
                <w:rFonts w:ascii="Arial" w:eastAsia="Times New Roman" w:hAnsi="Arial" w:cs="B Lotus"/>
                <w:color w:val="000000" w:themeColor="text1"/>
                <w:sz w:val="28"/>
                <w:szCs w:val="28"/>
              </w:rPr>
            </w:pPr>
            <w:r w:rsidRPr="00F733A3">
              <w:rPr>
                <w:rFonts w:ascii="Arial" w:eastAsia="Times New Roman" w:hAnsi="Arial" w:cs="B Lotus" w:hint="cs"/>
                <w:color w:val="000000" w:themeColor="text1"/>
                <w:sz w:val="28"/>
                <w:szCs w:val="28"/>
                <w:rtl/>
              </w:rPr>
              <w:t>93</w:t>
            </w:r>
          </w:p>
        </w:tc>
        <w:tc>
          <w:tcPr>
            <w:tcW w:w="2819" w:type="dxa"/>
            <w:noWrap/>
            <w:hideMark/>
          </w:tcPr>
          <w:p w14:paraId="04A76999"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PrntEdrs</w:t>
            </w:r>
            <w:r w:rsidRPr="00F733A3">
              <w:rPr>
                <w:rFonts w:ascii="Arial" w:eastAsia="Times New Roman" w:hAnsi="Arial" w:cs="B Lotus"/>
                <w:color w:val="000000" w:themeColor="text1"/>
              </w:rPr>
              <w:t>Prps</w:t>
            </w:r>
            <w:r w:rsidRPr="00F733A3">
              <w:rPr>
                <w:rFonts w:ascii="Arial" w:eastAsia="Times New Roman" w:hAnsi="Arial" w:cs="B Lotus" w:hint="cs"/>
                <w:color w:val="000000" w:themeColor="text1"/>
              </w:rPr>
              <w:t>CmpDocNo</w:t>
            </w:r>
          </w:p>
        </w:tc>
        <w:tc>
          <w:tcPr>
            <w:tcW w:w="1849" w:type="dxa"/>
            <w:noWrap/>
            <w:hideMark/>
          </w:tcPr>
          <w:p w14:paraId="258AB859"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varchar(50)</w:t>
            </w:r>
          </w:p>
        </w:tc>
        <w:tc>
          <w:tcPr>
            <w:tcW w:w="972" w:type="dxa"/>
            <w:noWrap/>
            <w:hideMark/>
          </w:tcPr>
          <w:p w14:paraId="55CEF6C9"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yes</w:t>
            </w:r>
          </w:p>
        </w:tc>
        <w:tc>
          <w:tcPr>
            <w:tcW w:w="1304" w:type="dxa"/>
            <w:noWrap/>
            <w:hideMark/>
          </w:tcPr>
          <w:p w14:paraId="7FDE6FA8"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themeColor="text1"/>
              </w:rPr>
            </w:pPr>
            <w:r w:rsidRPr="00F733A3">
              <w:rPr>
                <w:rFonts w:ascii="Arial" w:eastAsia="Times New Roman" w:hAnsi="Arial" w:cs="B Lotus" w:hint="cs"/>
                <w:b/>
                <w:bCs/>
                <w:color w:val="000000" w:themeColor="text1"/>
                <w:rtl/>
              </w:rPr>
              <w:t>شماره چاپی پیشنهاد الحاقیه</w:t>
            </w:r>
            <w:r w:rsidRPr="00F733A3">
              <w:rPr>
                <w:rFonts w:ascii="Arial" w:eastAsia="Times New Roman" w:hAnsi="Arial" w:cs="B Lotus"/>
                <w:b/>
                <w:bCs/>
                <w:color w:val="000000" w:themeColor="text1"/>
              </w:rPr>
              <w:t xml:space="preserve"> </w:t>
            </w:r>
            <w:r w:rsidRPr="00F733A3">
              <w:rPr>
                <w:rFonts w:ascii="Arial" w:eastAsia="Times New Roman" w:hAnsi="Arial" w:cs="B Lotus" w:hint="cs"/>
                <w:b/>
                <w:bCs/>
                <w:color w:val="000000" w:themeColor="text1"/>
                <w:rtl/>
              </w:rPr>
              <w:t>فعلی در شرکت</w:t>
            </w:r>
          </w:p>
        </w:tc>
        <w:tc>
          <w:tcPr>
            <w:tcW w:w="1422" w:type="dxa"/>
            <w:noWrap/>
            <w:hideMark/>
          </w:tcPr>
          <w:p w14:paraId="136E7CCA"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 </w:t>
            </w:r>
          </w:p>
        </w:tc>
      </w:tr>
      <w:tr w:rsidR="00102F65" w:rsidRPr="00F733A3" w14:paraId="25F66C75"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46360E2" w14:textId="6354DE3C" w:rsidR="00102F65" w:rsidRPr="00F733A3" w:rsidRDefault="00102F65" w:rsidP="00102F65">
            <w:pPr>
              <w:jc w:val="center"/>
              <w:rPr>
                <w:rFonts w:ascii="Arial" w:eastAsia="Times New Roman" w:hAnsi="Arial" w:cs="B Lotus"/>
                <w:color w:val="000000"/>
                <w:sz w:val="28"/>
                <w:szCs w:val="28"/>
              </w:rPr>
            </w:pPr>
            <w:r>
              <w:rPr>
                <w:rFonts w:ascii="Arial" w:eastAsia="Times New Roman" w:hAnsi="Arial" w:cs="B Lotus" w:hint="cs"/>
                <w:color w:val="000000"/>
                <w:sz w:val="28"/>
                <w:szCs w:val="28"/>
                <w:rtl/>
              </w:rPr>
              <w:t>94</w:t>
            </w:r>
          </w:p>
        </w:tc>
        <w:tc>
          <w:tcPr>
            <w:tcW w:w="2819" w:type="dxa"/>
            <w:noWrap/>
            <w:hideMark/>
          </w:tcPr>
          <w:p w14:paraId="63889D55"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EdrsNo</w:t>
            </w:r>
          </w:p>
        </w:tc>
        <w:tc>
          <w:tcPr>
            <w:tcW w:w="1849" w:type="dxa"/>
            <w:noWrap/>
            <w:hideMark/>
          </w:tcPr>
          <w:p w14:paraId="0B08C0EA"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69DD8E39"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73A609E7"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شماره ردیف الحاقیه</w:t>
            </w:r>
          </w:p>
        </w:tc>
        <w:tc>
          <w:tcPr>
            <w:tcW w:w="1422" w:type="dxa"/>
            <w:noWrap/>
            <w:hideMark/>
          </w:tcPr>
          <w:p w14:paraId="43D6E405"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14A40CCA"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9AB99C5" w14:textId="64B5EF2A" w:rsidR="00102F65" w:rsidRPr="00F733A3" w:rsidRDefault="00102F65" w:rsidP="00102F65">
            <w:pPr>
              <w:jc w:val="center"/>
              <w:rPr>
                <w:rFonts w:ascii="Arial" w:eastAsia="Times New Roman" w:hAnsi="Arial" w:cs="B Lotus"/>
                <w:color w:val="000000"/>
                <w:sz w:val="28"/>
                <w:szCs w:val="28"/>
              </w:rPr>
            </w:pPr>
            <w:r>
              <w:rPr>
                <w:rFonts w:ascii="Arial" w:eastAsia="Times New Roman" w:hAnsi="Arial" w:cs="B Lotus" w:hint="cs"/>
                <w:color w:val="000000"/>
                <w:sz w:val="28"/>
                <w:szCs w:val="28"/>
                <w:rtl/>
              </w:rPr>
              <w:t>95</w:t>
            </w:r>
          </w:p>
        </w:tc>
        <w:tc>
          <w:tcPr>
            <w:tcW w:w="2819" w:type="dxa"/>
            <w:noWrap/>
            <w:hideMark/>
          </w:tcPr>
          <w:p w14:paraId="47370F88"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EdrsDte</w:t>
            </w:r>
          </w:p>
        </w:tc>
        <w:tc>
          <w:tcPr>
            <w:tcW w:w="1849" w:type="dxa"/>
            <w:noWrap/>
            <w:hideMark/>
          </w:tcPr>
          <w:p w14:paraId="265B9CB7"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972" w:type="dxa"/>
            <w:noWrap/>
            <w:hideMark/>
          </w:tcPr>
          <w:p w14:paraId="2397D6D3"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131914ED"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صدور الحاقیه - شمسی</w:t>
            </w:r>
          </w:p>
        </w:tc>
        <w:tc>
          <w:tcPr>
            <w:tcW w:w="1422" w:type="dxa"/>
            <w:noWrap/>
            <w:hideMark/>
          </w:tcPr>
          <w:p w14:paraId="44448B62"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03ADC297"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48B6138" w14:textId="42BEC605" w:rsidR="00102F65" w:rsidRPr="00F733A3" w:rsidRDefault="00102F65" w:rsidP="00102F65">
            <w:pPr>
              <w:jc w:val="center"/>
              <w:rPr>
                <w:rFonts w:ascii="Arial" w:eastAsia="Times New Roman" w:hAnsi="Arial" w:cs="B Lotus"/>
                <w:color w:val="000000"/>
                <w:sz w:val="28"/>
                <w:szCs w:val="28"/>
              </w:rPr>
            </w:pPr>
            <w:r>
              <w:rPr>
                <w:rFonts w:ascii="Arial" w:eastAsia="Times New Roman" w:hAnsi="Arial" w:cs="B Lotus" w:hint="cs"/>
                <w:color w:val="000000"/>
                <w:sz w:val="28"/>
                <w:szCs w:val="28"/>
                <w:rtl/>
              </w:rPr>
              <w:t>96</w:t>
            </w:r>
          </w:p>
        </w:tc>
        <w:tc>
          <w:tcPr>
            <w:tcW w:w="2819" w:type="dxa"/>
            <w:noWrap/>
            <w:hideMark/>
          </w:tcPr>
          <w:p w14:paraId="221D9842"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EdrsActDte</w:t>
            </w:r>
          </w:p>
        </w:tc>
        <w:tc>
          <w:tcPr>
            <w:tcW w:w="1849" w:type="dxa"/>
            <w:noWrap/>
            <w:hideMark/>
          </w:tcPr>
          <w:p w14:paraId="6466D9A4"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972" w:type="dxa"/>
            <w:noWrap/>
            <w:hideMark/>
          </w:tcPr>
          <w:p w14:paraId="58B85539"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32AA5415"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اثرالحاقیه - شمسی</w:t>
            </w:r>
          </w:p>
        </w:tc>
        <w:tc>
          <w:tcPr>
            <w:tcW w:w="1422" w:type="dxa"/>
            <w:noWrap/>
            <w:hideMark/>
          </w:tcPr>
          <w:p w14:paraId="4B688471"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716BA806"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C0EBEAC" w14:textId="0071A96F" w:rsidR="00102F65" w:rsidRPr="00F733A3" w:rsidRDefault="00102F65" w:rsidP="00102F65">
            <w:pPr>
              <w:jc w:val="center"/>
              <w:rPr>
                <w:rFonts w:ascii="Arial" w:eastAsia="Times New Roman" w:hAnsi="Arial" w:cs="B Lotus"/>
                <w:color w:val="000000"/>
                <w:sz w:val="28"/>
                <w:szCs w:val="28"/>
              </w:rPr>
            </w:pPr>
            <w:r>
              <w:rPr>
                <w:rFonts w:ascii="Arial" w:eastAsia="Times New Roman" w:hAnsi="Arial" w:cs="B Lotus" w:hint="cs"/>
                <w:color w:val="000000"/>
                <w:sz w:val="28"/>
                <w:szCs w:val="28"/>
                <w:rtl/>
              </w:rPr>
              <w:t>97</w:t>
            </w:r>
          </w:p>
        </w:tc>
        <w:tc>
          <w:tcPr>
            <w:tcW w:w="2819" w:type="dxa"/>
            <w:noWrap/>
            <w:hideMark/>
          </w:tcPr>
          <w:p w14:paraId="1CB59F95"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MapEdrsTyp</w:t>
            </w:r>
          </w:p>
        </w:tc>
        <w:tc>
          <w:tcPr>
            <w:tcW w:w="1849" w:type="dxa"/>
            <w:noWrap/>
            <w:hideMark/>
          </w:tcPr>
          <w:p w14:paraId="7EB7DB76"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nvarchar(250)</w:t>
            </w:r>
          </w:p>
        </w:tc>
        <w:tc>
          <w:tcPr>
            <w:tcW w:w="972" w:type="dxa"/>
            <w:noWrap/>
            <w:hideMark/>
          </w:tcPr>
          <w:p w14:paraId="6E6B30E1"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213F210D"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نوع الحاقیه در شرکت</w:t>
            </w:r>
          </w:p>
        </w:tc>
        <w:tc>
          <w:tcPr>
            <w:tcW w:w="1422" w:type="dxa"/>
            <w:noWrap/>
            <w:hideMark/>
          </w:tcPr>
          <w:p w14:paraId="0DE3A633"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C8CB152"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4A19E28B" w14:textId="5FE24E1F" w:rsidR="00102F65" w:rsidRPr="00F733A3" w:rsidRDefault="00102F65" w:rsidP="00102F65">
            <w:pPr>
              <w:jc w:val="center"/>
              <w:rPr>
                <w:rFonts w:ascii="Arial" w:eastAsia="Times New Roman" w:hAnsi="Arial" w:cs="B Lotus"/>
                <w:color w:val="000000"/>
                <w:sz w:val="28"/>
                <w:szCs w:val="28"/>
              </w:rPr>
            </w:pPr>
            <w:r>
              <w:rPr>
                <w:rFonts w:ascii="Arial" w:eastAsia="Times New Roman" w:hAnsi="Arial" w:cs="B Lotus" w:hint="cs"/>
                <w:color w:val="000000"/>
                <w:sz w:val="28"/>
                <w:szCs w:val="28"/>
                <w:rtl/>
              </w:rPr>
              <w:lastRenderedPageBreak/>
              <w:t>98</w:t>
            </w:r>
          </w:p>
        </w:tc>
        <w:tc>
          <w:tcPr>
            <w:tcW w:w="2819" w:type="dxa"/>
            <w:noWrap/>
            <w:hideMark/>
          </w:tcPr>
          <w:p w14:paraId="5E14CBC8"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MapEdrsTypCod</w:t>
            </w:r>
          </w:p>
        </w:tc>
        <w:tc>
          <w:tcPr>
            <w:tcW w:w="1849" w:type="dxa"/>
            <w:noWrap/>
            <w:hideMark/>
          </w:tcPr>
          <w:p w14:paraId="5EDA96F7"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02DE5D5F"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27B0BE9C"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الحاقیه در شرکت</w:t>
            </w:r>
          </w:p>
        </w:tc>
        <w:tc>
          <w:tcPr>
            <w:tcW w:w="1422" w:type="dxa"/>
            <w:noWrap/>
            <w:hideMark/>
          </w:tcPr>
          <w:p w14:paraId="428D29E3"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0EAFFEA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C7B780B" w14:textId="66FDAFF7" w:rsidR="00102F65" w:rsidRPr="00F733A3" w:rsidRDefault="00102F65" w:rsidP="00102F65">
            <w:pPr>
              <w:jc w:val="center"/>
              <w:rPr>
                <w:rFonts w:ascii="Arial" w:eastAsia="Times New Roman" w:hAnsi="Arial" w:cs="B Lotus"/>
                <w:color w:val="000000"/>
                <w:sz w:val="28"/>
                <w:szCs w:val="28"/>
              </w:rPr>
            </w:pPr>
            <w:r>
              <w:rPr>
                <w:rFonts w:ascii="Arial" w:eastAsia="Times New Roman" w:hAnsi="Arial" w:cs="B Lotus" w:hint="cs"/>
                <w:color w:val="000000"/>
                <w:sz w:val="28"/>
                <w:szCs w:val="28"/>
                <w:rtl/>
              </w:rPr>
              <w:t>99</w:t>
            </w:r>
          </w:p>
        </w:tc>
        <w:tc>
          <w:tcPr>
            <w:tcW w:w="2819" w:type="dxa"/>
            <w:noWrap/>
            <w:hideMark/>
          </w:tcPr>
          <w:p w14:paraId="27B9355C"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EdrsTypCod</w:t>
            </w:r>
          </w:p>
        </w:tc>
        <w:tc>
          <w:tcPr>
            <w:tcW w:w="1849" w:type="dxa"/>
            <w:noWrap/>
            <w:hideMark/>
          </w:tcPr>
          <w:p w14:paraId="0740CB8A"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5BCD1AB0"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6685BC8F"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الحاقیه استاندارد</w:t>
            </w:r>
          </w:p>
        </w:tc>
        <w:tc>
          <w:tcPr>
            <w:tcW w:w="1422" w:type="dxa"/>
            <w:noWrap/>
            <w:hideMark/>
          </w:tcPr>
          <w:p w14:paraId="339FA5FF"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جدول کد نوع الحاقیه استاندارد </w:t>
            </w:r>
          </w:p>
        </w:tc>
      </w:tr>
      <w:tr w:rsidR="00102F65" w:rsidRPr="00F733A3" w14:paraId="0819E7D2"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10C83BE9" w14:textId="2C04CF5D" w:rsidR="00102F65" w:rsidRPr="00F733A3" w:rsidRDefault="00102F65" w:rsidP="00102F65">
            <w:pPr>
              <w:jc w:val="center"/>
              <w:rPr>
                <w:rFonts w:ascii="Arial" w:eastAsia="Times New Roman" w:hAnsi="Arial" w:cs="B Lotus"/>
                <w:color w:val="000000"/>
                <w:sz w:val="28"/>
                <w:szCs w:val="28"/>
              </w:rPr>
            </w:pPr>
            <w:r>
              <w:rPr>
                <w:rFonts w:ascii="Arial" w:eastAsia="Times New Roman" w:hAnsi="Arial" w:cs="B Lotus" w:hint="cs"/>
                <w:color w:val="000000"/>
                <w:sz w:val="28"/>
                <w:szCs w:val="28"/>
                <w:rtl/>
              </w:rPr>
              <w:t>100</w:t>
            </w:r>
          </w:p>
        </w:tc>
        <w:tc>
          <w:tcPr>
            <w:tcW w:w="2819" w:type="dxa"/>
            <w:noWrap/>
            <w:hideMark/>
          </w:tcPr>
          <w:p w14:paraId="6CAF0FD1"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EdrsCusCod</w:t>
            </w:r>
          </w:p>
        </w:tc>
        <w:tc>
          <w:tcPr>
            <w:tcW w:w="1849" w:type="dxa"/>
            <w:noWrap/>
            <w:hideMark/>
          </w:tcPr>
          <w:p w14:paraId="12FEAB48"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972" w:type="dxa"/>
            <w:noWrap/>
            <w:hideMark/>
          </w:tcPr>
          <w:p w14:paraId="4EFDA16D"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304" w:type="dxa"/>
            <w:noWrap/>
            <w:hideMark/>
          </w:tcPr>
          <w:p w14:paraId="7326BC3E"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علت صدور الحاقیه استاندارد</w:t>
            </w:r>
          </w:p>
        </w:tc>
        <w:tc>
          <w:tcPr>
            <w:tcW w:w="1422" w:type="dxa"/>
            <w:noWrap/>
            <w:hideMark/>
          </w:tcPr>
          <w:p w14:paraId="30109B13"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جدول کد علت صدور الحاقیه استاندار  </w:t>
            </w:r>
          </w:p>
        </w:tc>
      </w:tr>
      <w:tr w:rsidR="00102F65" w:rsidRPr="00F733A3" w14:paraId="646C3C99"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64DF1471" w14:textId="73537230" w:rsidR="00102F65" w:rsidRPr="00F733A3" w:rsidRDefault="00102F65" w:rsidP="00102F65">
            <w:pPr>
              <w:jc w:val="center"/>
              <w:rPr>
                <w:rFonts w:ascii="Arial" w:eastAsia="Times New Roman" w:hAnsi="Arial" w:cs="B Lotus"/>
                <w:color w:val="000000"/>
                <w:sz w:val="28"/>
                <w:szCs w:val="28"/>
                <w:rtl/>
              </w:rPr>
            </w:pPr>
            <w:r>
              <w:rPr>
                <w:rFonts w:ascii="Arial" w:eastAsia="Times New Roman" w:hAnsi="Arial" w:cs="B Lotus" w:hint="cs"/>
                <w:color w:val="000000"/>
                <w:sz w:val="28"/>
                <w:szCs w:val="28"/>
                <w:rtl/>
              </w:rPr>
              <w:t>101</w:t>
            </w:r>
          </w:p>
        </w:tc>
        <w:tc>
          <w:tcPr>
            <w:tcW w:w="2819" w:type="dxa"/>
            <w:noWrap/>
            <w:hideMark/>
          </w:tcPr>
          <w:p w14:paraId="5D2012E2"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Isu</w:t>
            </w:r>
          </w:p>
        </w:tc>
        <w:tc>
          <w:tcPr>
            <w:tcW w:w="1849" w:type="dxa"/>
            <w:noWrap/>
            <w:hideMark/>
          </w:tcPr>
          <w:p w14:paraId="32814E28"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decimal(9, 0)</w:t>
            </w:r>
          </w:p>
        </w:tc>
        <w:tc>
          <w:tcPr>
            <w:tcW w:w="972" w:type="dxa"/>
            <w:noWrap/>
            <w:hideMark/>
          </w:tcPr>
          <w:p w14:paraId="25A01725"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hideMark/>
          </w:tcPr>
          <w:p w14:paraId="09A4AC47"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tl/>
              </w:rPr>
              <w:t>حق صدور</w:t>
            </w:r>
          </w:p>
        </w:tc>
        <w:tc>
          <w:tcPr>
            <w:tcW w:w="1422" w:type="dxa"/>
            <w:noWrap/>
            <w:hideMark/>
          </w:tcPr>
          <w:p w14:paraId="0D71DE5D"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r w:rsidRPr="00F733A3">
              <w:rPr>
                <w:rFonts w:ascii="Calibri" w:eastAsia="Times New Roman" w:hAnsi="Calibri" w:cs="B Lotus"/>
                <w:color w:val="000000"/>
              </w:rPr>
              <w:t> </w:t>
            </w:r>
          </w:p>
        </w:tc>
      </w:tr>
      <w:tr w:rsidR="00102F65" w:rsidRPr="00F733A3" w14:paraId="5094B4E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275D96DF" w14:textId="5FB5F49B" w:rsidR="00102F65" w:rsidRPr="00F733A3" w:rsidRDefault="00102F65" w:rsidP="00102F65">
            <w:pPr>
              <w:jc w:val="center"/>
              <w:rPr>
                <w:rFonts w:ascii="Arial" w:eastAsia="Times New Roman" w:hAnsi="Arial" w:cs="B Lotus"/>
                <w:color w:val="000000"/>
                <w:sz w:val="28"/>
                <w:szCs w:val="28"/>
                <w:rtl/>
              </w:rPr>
            </w:pPr>
            <w:r>
              <w:rPr>
                <w:rFonts w:ascii="Arial" w:eastAsia="Times New Roman" w:hAnsi="Arial" w:cs="B Lotus" w:hint="cs"/>
                <w:color w:val="000000"/>
                <w:sz w:val="28"/>
                <w:szCs w:val="28"/>
                <w:rtl/>
              </w:rPr>
              <w:t>102</w:t>
            </w:r>
          </w:p>
        </w:tc>
        <w:tc>
          <w:tcPr>
            <w:tcW w:w="2819" w:type="dxa"/>
            <w:noWrap/>
            <w:hideMark/>
          </w:tcPr>
          <w:p w14:paraId="4C71A1F5"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Wag</w:t>
            </w:r>
          </w:p>
        </w:tc>
        <w:tc>
          <w:tcPr>
            <w:tcW w:w="1849" w:type="dxa"/>
            <w:noWrap/>
            <w:hideMark/>
          </w:tcPr>
          <w:p w14:paraId="3E5F0FA4"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decimal(9, 0)</w:t>
            </w:r>
          </w:p>
        </w:tc>
        <w:tc>
          <w:tcPr>
            <w:tcW w:w="972" w:type="dxa"/>
            <w:noWrap/>
            <w:hideMark/>
          </w:tcPr>
          <w:p w14:paraId="5FE7E609"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hideMark/>
          </w:tcPr>
          <w:p w14:paraId="5E70D0D8"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tl/>
              </w:rPr>
              <w:t>کارمزد</w:t>
            </w:r>
          </w:p>
        </w:tc>
        <w:tc>
          <w:tcPr>
            <w:tcW w:w="1422" w:type="dxa"/>
            <w:noWrap/>
            <w:hideMark/>
          </w:tcPr>
          <w:p w14:paraId="2908C5B0"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r w:rsidRPr="00F733A3">
              <w:rPr>
                <w:rFonts w:ascii="Calibri" w:eastAsia="Times New Roman" w:hAnsi="Calibri" w:cs="B Lotus"/>
                <w:color w:val="000000"/>
              </w:rPr>
              <w:t> </w:t>
            </w:r>
          </w:p>
        </w:tc>
      </w:tr>
      <w:tr w:rsidR="00102F65" w:rsidRPr="00F733A3" w14:paraId="0BF7D2B5"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73ECABBA" w14:textId="697C77B1" w:rsidR="00102F65" w:rsidRPr="00F733A3" w:rsidRDefault="00102F65" w:rsidP="00102F65">
            <w:pPr>
              <w:jc w:val="center"/>
              <w:rPr>
                <w:rFonts w:ascii="Arial" w:eastAsia="Times New Roman" w:hAnsi="Arial" w:cs="B Lotus"/>
                <w:color w:val="000000"/>
                <w:sz w:val="28"/>
                <w:szCs w:val="28"/>
              </w:rPr>
            </w:pPr>
            <w:r>
              <w:rPr>
                <w:rFonts w:ascii="Arial" w:eastAsia="Times New Roman" w:hAnsi="Arial" w:cs="B Lotus" w:hint="cs"/>
                <w:color w:val="000000"/>
                <w:sz w:val="28"/>
                <w:szCs w:val="28"/>
                <w:rtl/>
              </w:rPr>
              <w:t>103</w:t>
            </w:r>
          </w:p>
        </w:tc>
        <w:tc>
          <w:tcPr>
            <w:tcW w:w="2819" w:type="dxa"/>
            <w:noWrap/>
            <w:hideMark/>
          </w:tcPr>
          <w:p w14:paraId="5984E60C"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Rct</w:t>
            </w:r>
          </w:p>
        </w:tc>
        <w:tc>
          <w:tcPr>
            <w:tcW w:w="1849" w:type="dxa"/>
            <w:noWrap/>
            <w:hideMark/>
          </w:tcPr>
          <w:p w14:paraId="5A7A2E5A"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decimal(9, 0)</w:t>
            </w:r>
          </w:p>
        </w:tc>
        <w:tc>
          <w:tcPr>
            <w:tcW w:w="972" w:type="dxa"/>
            <w:noWrap/>
            <w:hideMark/>
          </w:tcPr>
          <w:p w14:paraId="1C51244A"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hideMark/>
          </w:tcPr>
          <w:p w14:paraId="6FE9EC71"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وصول کارگزار</w:t>
            </w:r>
          </w:p>
        </w:tc>
        <w:tc>
          <w:tcPr>
            <w:tcW w:w="1422" w:type="dxa"/>
            <w:noWrap/>
            <w:hideMark/>
          </w:tcPr>
          <w:p w14:paraId="7C20A8C7"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r w:rsidRPr="00F733A3">
              <w:rPr>
                <w:rFonts w:ascii="Calibri" w:eastAsia="Times New Roman" w:hAnsi="Calibri" w:cs="B Lotus"/>
                <w:color w:val="000000"/>
              </w:rPr>
              <w:t> </w:t>
            </w:r>
          </w:p>
        </w:tc>
      </w:tr>
      <w:tr w:rsidR="00102F65" w:rsidRPr="00F733A3" w14:paraId="68351B2D"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3D5B1955" w14:textId="5A0A0D53" w:rsidR="00102F65" w:rsidRPr="00F733A3" w:rsidRDefault="00102F65" w:rsidP="00102F65">
            <w:pPr>
              <w:jc w:val="center"/>
              <w:rPr>
                <w:rFonts w:ascii="Arial" w:eastAsia="Times New Roman" w:hAnsi="Arial" w:cs="B Lotus"/>
                <w:color w:val="000000"/>
                <w:sz w:val="28"/>
                <w:szCs w:val="28"/>
              </w:rPr>
            </w:pPr>
            <w:r>
              <w:rPr>
                <w:rFonts w:ascii="Arial" w:eastAsia="Times New Roman" w:hAnsi="Arial" w:cs="B Lotus" w:hint="cs"/>
                <w:color w:val="000000"/>
                <w:sz w:val="28"/>
                <w:szCs w:val="28"/>
                <w:rtl/>
              </w:rPr>
              <w:t>104</w:t>
            </w:r>
          </w:p>
        </w:tc>
        <w:tc>
          <w:tcPr>
            <w:tcW w:w="2819" w:type="dxa"/>
            <w:noWrap/>
            <w:hideMark/>
          </w:tcPr>
          <w:p w14:paraId="6AE7B8D4"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Pr>
              <w:t>Mapctycode</w:t>
            </w:r>
          </w:p>
        </w:tc>
        <w:tc>
          <w:tcPr>
            <w:tcW w:w="1849" w:type="dxa"/>
            <w:noWrap/>
            <w:hideMark/>
          </w:tcPr>
          <w:p w14:paraId="56AA8CE2"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972" w:type="dxa"/>
            <w:noWrap/>
            <w:hideMark/>
          </w:tcPr>
          <w:p w14:paraId="67EB9B48"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color w:val="000000"/>
              </w:rPr>
              <w:t>yes</w:t>
            </w:r>
          </w:p>
        </w:tc>
        <w:tc>
          <w:tcPr>
            <w:tcW w:w="1304" w:type="dxa"/>
            <w:noWrap/>
            <w:hideMark/>
          </w:tcPr>
          <w:p w14:paraId="54B1098C"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کد شهردرشرکت</w:t>
            </w:r>
          </w:p>
        </w:tc>
        <w:tc>
          <w:tcPr>
            <w:tcW w:w="1422" w:type="dxa"/>
            <w:noWrap/>
            <w:hideMark/>
          </w:tcPr>
          <w:p w14:paraId="26C82B62"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102F65" w:rsidRPr="00F733A3" w14:paraId="3970CE49"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hideMark/>
          </w:tcPr>
          <w:p w14:paraId="58607F9D" w14:textId="7970DA30" w:rsidR="00102F65" w:rsidRPr="00F733A3" w:rsidRDefault="00102F65" w:rsidP="00102F65">
            <w:pPr>
              <w:jc w:val="center"/>
              <w:rPr>
                <w:rFonts w:ascii="Arial" w:eastAsia="Times New Roman" w:hAnsi="Arial" w:cs="B Lotus"/>
                <w:color w:val="000000"/>
                <w:sz w:val="28"/>
                <w:szCs w:val="28"/>
              </w:rPr>
            </w:pPr>
            <w:r>
              <w:rPr>
                <w:rFonts w:ascii="Arial" w:eastAsia="Times New Roman" w:hAnsi="Arial" w:cs="B Lotus" w:hint="cs"/>
                <w:color w:val="000000"/>
                <w:sz w:val="28"/>
                <w:szCs w:val="28"/>
                <w:rtl/>
              </w:rPr>
              <w:t>105</w:t>
            </w:r>
          </w:p>
        </w:tc>
        <w:tc>
          <w:tcPr>
            <w:tcW w:w="2819" w:type="dxa"/>
            <w:noWrap/>
            <w:hideMark/>
          </w:tcPr>
          <w:p w14:paraId="090C83F4"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Mapctynam</w:t>
            </w:r>
          </w:p>
        </w:tc>
        <w:tc>
          <w:tcPr>
            <w:tcW w:w="1849" w:type="dxa"/>
            <w:noWrap/>
            <w:hideMark/>
          </w:tcPr>
          <w:p w14:paraId="402ED9EB"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Pr>
              <w:t>n</w:t>
            </w:r>
            <w:r w:rsidRPr="00F733A3">
              <w:rPr>
                <w:rFonts w:ascii="Arial" w:eastAsia="Times New Roman" w:hAnsi="Arial" w:cs="B Lotus" w:hint="cs"/>
                <w:color w:val="000000"/>
              </w:rPr>
              <w:t>varchar(</w:t>
            </w:r>
            <w:r w:rsidRPr="00F733A3">
              <w:rPr>
                <w:rFonts w:ascii="Arial" w:eastAsia="Times New Roman" w:hAnsi="Arial" w:cs="B Lotus"/>
                <w:color w:val="000000"/>
              </w:rPr>
              <w:t>100</w:t>
            </w:r>
            <w:r w:rsidRPr="00F733A3">
              <w:rPr>
                <w:rFonts w:ascii="Arial" w:eastAsia="Times New Roman" w:hAnsi="Arial" w:cs="B Lotus" w:hint="cs"/>
                <w:color w:val="000000"/>
              </w:rPr>
              <w:t>0)</w:t>
            </w:r>
          </w:p>
        </w:tc>
        <w:tc>
          <w:tcPr>
            <w:tcW w:w="972" w:type="dxa"/>
            <w:noWrap/>
            <w:hideMark/>
          </w:tcPr>
          <w:p w14:paraId="606AE1A3"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color w:val="000000"/>
              </w:rPr>
              <w:t>yes</w:t>
            </w:r>
          </w:p>
        </w:tc>
        <w:tc>
          <w:tcPr>
            <w:tcW w:w="1304" w:type="dxa"/>
            <w:noWrap/>
            <w:hideMark/>
          </w:tcPr>
          <w:p w14:paraId="7F5F1F2D"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نام شهردرشرکت</w:t>
            </w:r>
          </w:p>
        </w:tc>
        <w:tc>
          <w:tcPr>
            <w:tcW w:w="1422" w:type="dxa"/>
            <w:noWrap/>
            <w:hideMark/>
          </w:tcPr>
          <w:p w14:paraId="7F3BEFF0"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102F65" w:rsidRPr="00F733A3" w14:paraId="4EE983C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hideMark/>
          </w:tcPr>
          <w:p w14:paraId="37A6A95A" w14:textId="1D5580FA" w:rsidR="00102F65" w:rsidRPr="00F733A3" w:rsidRDefault="00102F65" w:rsidP="00102F65">
            <w:pPr>
              <w:jc w:val="center"/>
              <w:rPr>
                <w:rFonts w:ascii="Arial" w:eastAsia="Times New Roman" w:hAnsi="Arial" w:cs="B Lotus"/>
                <w:color w:val="000000" w:themeColor="text1"/>
                <w:sz w:val="28"/>
                <w:szCs w:val="28"/>
              </w:rPr>
            </w:pPr>
            <w:r>
              <w:rPr>
                <w:rFonts w:ascii="Arial" w:eastAsia="Times New Roman" w:hAnsi="Arial" w:cs="B Lotus" w:hint="cs"/>
                <w:color w:val="000000" w:themeColor="text1"/>
                <w:sz w:val="28"/>
                <w:szCs w:val="28"/>
                <w:rtl/>
              </w:rPr>
              <w:t>106</w:t>
            </w:r>
          </w:p>
        </w:tc>
        <w:tc>
          <w:tcPr>
            <w:tcW w:w="2819" w:type="dxa"/>
            <w:noWrap/>
            <w:vAlign w:val="center"/>
            <w:hideMark/>
          </w:tcPr>
          <w:p w14:paraId="0FBBAB94"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EdrsPrm</w:t>
            </w:r>
          </w:p>
        </w:tc>
        <w:tc>
          <w:tcPr>
            <w:tcW w:w="1849" w:type="dxa"/>
            <w:noWrap/>
            <w:hideMark/>
          </w:tcPr>
          <w:p w14:paraId="2DB203FD"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972" w:type="dxa"/>
            <w:noWrap/>
            <w:vAlign w:val="center"/>
            <w:hideMark/>
          </w:tcPr>
          <w:p w14:paraId="214FD5BB"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vAlign w:val="center"/>
            <w:hideMark/>
          </w:tcPr>
          <w:p w14:paraId="0EC73217"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بیمه ثالث اجباری الحاقیه</w:t>
            </w:r>
          </w:p>
        </w:tc>
        <w:tc>
          <w:tcPr>
            <w:tcW w:w="1422" w:type="dxa"/>
            <w:noWrap/>
            <w:vAlign w:val="center"/>
            <w:hideMark/>
          </w:tcPr>
          <w:p w14:paraId="0AD956F4"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102F65" w:rsidRPr="00F733A3" w14:paraId="3938CF8B"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6F70C7B9" w14:textId="601A11C3" w:rsidR="00102F65" w:rsidRPr="00F733A3" w:rsidRDefault="00102F65" w:rsidP="00102F65">
            <w:pPr>
              <w:jc w:val="center"/>
              <w:rPr>
                <w:rFonts w:ascii="Arial" w:eastAsia="Times New Roman" w:hAnsi="Arial" w:cs="B Lotus"/>
                <w:color w:val="000000" w:themeColor="text1"/>
                <w:sz w:val="28"/>
                <w:szCs w:val="28"/>
              </w:rPr>
            </w:pPr>
            <w:r>
              <w:rPr>
                <w:rFonts w:ascii="Arial" w:eastAsia="Times New Roman" w:hAnsi="Arial" w:cs="B Lotus" w:hint="cs"/>
                <w:color w:val="000000" w:themeColor="text1"/>
                <w:sz w:val="28"/>
                <w:szCs w:val="28"/>
                <w:rtl/>
              </w:rPr>
              <w:t>107</w:t>
            </w:r>
          </w:p>
        </w:tc>
        <w:tc>
          <w:tcPr>
            <w:tcW w:w="2819" w:type="dxa"/>
            <w:noWrap/>
            <w:vAlign w:val="center"/>
          </w:tcPr>
          <w:p w14:paraId="54AAF606"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EdrsCalcPrm</w:t>
            </w:r>
          </w:p>
        </w:tc>
        <w:tc>
          <w:tcPr>
            <w:tcW w:w="1849" w:type="dxa"/>
            <w:noWrap/>
          </w:tcPr>
          <w:p w14:paraId="3DAD1AB9"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972" w:type="dxa"/>
            <w:noWrap/>
            <w:vAlign w:val="center"/>
          </w:tcPr>
          <w:p w14:paraId="34E6FD2E"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vAlign w:val="center"/>
          </w:tcPr>
          <w:p w14:paraId="1C8B9C9D"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بیمه قانونی ثالث اجباری الحاقیه</w:t>
            </w:r>
          </w:p>
        </w:tc>
        <w:tc>
          <w:tcPr>
            <w:tcW w:w="1422" w:type="dxa"/>
            <w:noWrap/>
            <w:vAlign w:val="center"/>
          </w:tcPr>
          <w:p w14:paraId="3303F0C7"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102F65" w:rsidRPr="00F733A3" w14:paraId="583F3F1D"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537EEBC0" w14:textId="2910CE47" w:rsidR="00102F65" w:rsidRPr="00F733A3" w:rsidRDefault="00102F65" w:rsidP="00102F65">
            <w:pPr>
              <w:jc w:val="center"/>
              <w:rPr>
                <w:rFonts w:ascii="Arial" w:eastAsia="Times New Roman" w:hAnsi="Arial" w:cs="B Lotus"/>
                <w:color w:val="000000" w:themeColor="text1"/>
                <w:sz w:val="28"/>
                <w:szCs w:val="28"/>
              </w:rPr>
            </w:pPr>
            <w:r>
              <w:rPr>
                <w:rFonts w:ascii="Arial" w:eastAsia="Times New Roman" w:hAnsi="Arial" w:cs="B Lotus" w:hint="cs"/>
                <w:color w:val="000000" w:themeColor="text1"/>
                <w:sz w:val="28"/>
                <w:szCs w:val="28"/>
                <w:rtl/>
              </w:rPr>
              <w:t>108</w:t>
            </w:r>
          </w:p>
        </w:tc>
        <w:tc>
          <w:tcPr>
            <w:tcW w:w="2819" w:type="dxa"/>
            <w:noWrap/>
            <w:vAlign w:val="center"/>
          </w:tcPr>
          <w:p w14:paraId="4726FFF0"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EdrsExcLfPrm</w:t>
            </w:r>
          </w:p>
        </w:tc>
        <w:tc>
          <w:tcPr>
            <w:tcW w:w="1849" w:type="dxa"/>
            <w:noWrap/>
          </w:tcPr>
          <w:p w14:paraId="3E357633"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972" w:type="dxa"/>
            <w:noWrap/>
            <w:vAlign w:val="center"/>
          </w:tcPr>
          <w:p w14:paraId="24045E77"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vAlign w:val="center"/>
          </w:tcPr>
          <w:p w14:paraId="56A8D033"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بيمه</w:t>
            </w:r>
            <w:r w:rsidRPr="00F733A3">
              <w:rPr>
                <w:rFonts w:ascii="Arial" w:eastAsia="Times New Roman" w:hAnsi="Arial" w:cs="B Lotus"/>
                <w:color w:val="000000"/>
              </w:rPr>
              <w:t xml:space="preserve">  </w:t>
            </w:r>
            <w:r w:rsidRPr="00F733A3">
              <w:rPr>
                <w:rFonts w:ascii="Arial" w:eastAsia="Times New Roman" w:hAnsi="Arial" w:cs="B Lotus"/>
                <w:color w:val="000000"/>
                <w:rtl/>
              </w:rPr>
              <w:t>اضافی یا برگشتی بدنی الحاقیه</w:t>
            </w:r>
          </w:p>
        </w:tc>
        <w:tc>
          <w:tcPr>
            <w:tcW w:w="1422" w:type="dxa"/>
            <w:noWrap/>
            <w:vAlign w:val="center"/>
          </w:tcPr>
          <w:p w14:paraId="25480D9E"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102F65" w:rsidRPr="00F733A3" w14:paraId="1CD473D8"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0D6517C6" w14:textId="1C315878" w:rsidR="00102F65" w:rsidRPr="00F733A3" w:rsidRDefault="00102F65" w:rsidP="00102F65">
            <w:pPr>
              <w:jc w:val="center"/>
              <w:rPr>
                <w:rFonts w:ascii="Arial" w:eastAsia="Times New Roman" w:hAnsi="Arial" w:cs="B Lotus"/>
                <w:color w:val="000000" w:themeColor="text1"/>
                <w:sz w:val="28"/>
                <w:szCs w:val="28"/>
              </w:rPr>
            </w:pPr>
            <w:r>
              <w:rPr>
                <w:rFonts w:ascii="Arial" w:eastAsia="Times New Roman" w:hAnsi="Arial" w:cs="B Lotus" w:hint="cs"/>
                <w:color w:val="000000" w:themeColor="text1"/>
                <w:sz w:val="28"/>
                <w:szCs w:val="28"/>
                <w:rtl/>
              </w:rPr>
              <w:t>109</w:t>
            </w:r>
          </w:p>
        </w:tc>
        <w:tc>
          <w:tcPr>
            <w:tcW w:w="2819" w:type="dxa"/>
            <w:noWrap/>
            <w:vAlign w:val="center"/>
          </w:tcPr>
          <w:p w14:paraId="7A4DD168"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EdrsExcFnPrm</w:t>
            </w:r>
          </w:p>
        </w:tc>
        <w:tc>
          <w:tcPr>
            <w:tcW w:w="1849" w:type="dxa"/>
            <w:noWrap/>
          </w:tcPr>
          <w:p w14:paraId="166771C1"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972" w:type="dxa"/>
            <w:noWrap/>
            <w:vAlign w:val="center"/>
          </w:tcPr>
          <w:p w14:paraId="1983AD0B"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vAlign w:val="center"/>
          </w:tcPr>
          <w:p w14:paraId="6B922DC0"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بيمه اضافی یا برگشتی مالی الحاقیه</w:t>
            </w:r>
          </w:p>
        </w:tc>
        <w:tc>
          <w:tcPr>
            <w:tcW w:w="1422" w:type="dxa"/>
            <w:noWrap/>
            <w:vAlign w:val="center"/>
          </w:tcPr>
          <w:p w14:paraId="61F205C6"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102F65" w:rsidRPr="00F733A3" w14:paraId="71642CBA" w14:textId="77777777" w:rsidTr="00102F65">
        <w:trPr>
          <w:cantSplit/>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1D6CE310" w14:textId="14B63D2F" w:rsidR="00102F65" w:rsidRPr="00F733A3" w:rsidRDefault="00102F65" w:rsidP="00102F65">
            <w:pPr>
              <w:jc w:val="center"/>
              <w:rPr>
                <w:rFonts w:ascii="Arial" w:eastAsia="Times New Roman" w:hAnsi="Arial" w:cs="B Lotus"/>
                <w:color w:val="000000" w:themeColor="text1"/>
                <w:sz w:val="28"/>
                <w:szCs w:val="28"/>
              </w:rPr>
            </w:pPr>
            <w:r>
              <w:rPr>
                <w:rFonts w:ascii="Arial" w:eastAsia="Times New Roman" w:hAnsi="Arial" w:cs="B Lotus" w:hint="cs"/>
                <w:color w:val="000000" w:themeColor="text1"/>
                <w:sz w:val="28"/>
                <w:szCs w:val="28"/>
                <w:rtl/>
              </w:rPr>
              <w:t>110</w:t>
            </w:r>
          </w:p>
        </w:tc>
        <w:tc>
          <w:tcPr>
            <w:tcW w:w="2819" w:type="dxa"/>
            <w:noWrap/>
            <w:vAlign w:val="center"/>
          </w:tcPr>
          <w:p w14:paraId="754F9C20"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Pr>
              <w:t>EdrsPrsnPrm</w:t>
            </w:r>
          </w:p>
        </w:tc>
        <w:tc>
          <w:tcPr>
            <w:tcW w:w="1849" w:type="dxa"/>
            <w:noWrap/>
          </w:tcPr>
          <w:p w14:paraId="0A256420"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972" w:type="dxa"/>
            <w:noWrap/>
            <w:vAlign w:val="center"/>
          </w:tcPr>
          <w:p w14:paraId="577ED3B3"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vAlign w:val="center"/>
          </w:tcPr>
          <w:p w14:paraId="378C5D15"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بيمه</w:t>
            </w:r>
            <w:r w:rsidRPr="00F733A3">
              <w:rPr>
                <w:rFonts w:ascii="Arial" w:eastAsia="Times New Roman" w:hAnsi="Arial" w:cs="B Lotus"/>
                <w:color w:val="000000"/>
              </w:rPr>
              <w:t xml:space="preserve">  </w:t>
            </w:r>
            <w:r w:rsidRPr="00F733A3">
              <w:rPr>
                <w:rFonts w:ascii="Arial" w:eastAsia="Times New Roman" w:hAnsi="Arial" w:cs="B Lotus"/>
                <w:color w:val="000000"/>
                <w:rtl/>
              </w:rPr>
              <w:t>اضافی یا برگشتی حوادث راننده الحاقیه</w:t>
            </w:r>
          </w:p>
        </w:tc>
        <w:tc>
          <w:tcPr>
            <w:tcW w:w="1422" w:type="dxa"/>
            <w:noWrap/>
            <w:vAlign w:val="center"/>
          </w:tcPr>
          <w:p w14:paraId="1EDBCD6A"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102F65" w:rsidRPr="00F733A3" w14:paraId="7FC10358"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2B14D7E1" w14:textId="573DAD35" w:rsidR="00102F65" w:rsidRPr="00F733A3" w:rsidRDefault="00102F65" w:rsidP="00102F65">
            <w:pPr>
              <w:jc w:val="center"/>
              <w:rPr>
                <w:rFonts w:ascii="Arial" w:eastAsia="Times New Roman" w:hAnsi="Arial" w:cs="B Lotus"/>
                <w:color w:val="000000" w:themeColor="text1"/>
                <w:sz w:val="28"/>
                <w:szCs w:val="28"/>
              </w:rPr>
            </w:pPr>
            <w:r>
              <w:rPr>
                <w:rFonts w:ascii="Arial" w:eastAsia="Times New Roman" w:hAnsi="Arial" w:cs="B Lotus" w:hint="cs"/>
                <w:color w:val="000000" w:themeColor="text1"/>
                <w:sz w:val="28"/>
                <w:szCs w:val="28"/>
                <w:rtl/>
              </w:rPr>
              <w:t>111</w:t>
            </w:r>
          </w:p>
        </w:tc>
        <w:tc>
          <w:tcPr>
            <w:tcW w:w="2819" w:type="dxa"/>
            <w:noWrap/>
            <w:vAlign w:val="center"/>
          </w:tcPr>
          <w:p w14:paraId="59AA9366"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EdrsTax</w:t>
            </w:r>
          </w:p>
        </w:tc>
        <w:tc>
          <w:tcPr>
            <w:tcW w:w="1849" w:type="dxa"/>
            <w:noWrap/>
          </w:tcPr>
          <w:p w14:paraId="7FE5A6E3"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972" w:type="dxa"/>
            <w:noWrap/>
            <w:vAlign w:val="center"/>
          </w:tcPr>
          <w:p w14:paraId="284055D1"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vAlign w:val="center"/>
          </w:tcPr>
          <w:p w14:paraId="4728F670"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مبلغ</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اضافی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یا</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برگشتی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مالیات</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محاسبه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شده</w:t>
            </w:r>
          </w:p>
        </w:tc>
        <w:tc>
          <w:tcPr>
            <w:tcW w:w="1422" w:type="dxa"/>
            <w:noWrap/>
            <w:vAlign w:val="center"/>
          </w:tcPr>
          <w:p w14:paraId="0982F36B"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102F65" w:rsidRPr="00F733A3" w14:paraId="631A7085"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2AAA3F01" w14:textId="04598D0B" w:rsidR="00102F65" w:rsidRPr="00F733A3" w:rsidRDefault="00102F65" w:rsidP="00102F65">
            <w:pPr>
              <w:jc w:val="center"/>
              <w:rPr>
                <w:rFonts w:ascii="Arial" w:eastAsia="Times New Roman" w:hAnsi="Arial" w:cs="B Lotus"/>
                <w:color w:val="000000" w:themeColor="text1"/>
                <w:sz w:val="28"/>
                <w:szCs w:val="28"/>
                <w:rtl/>
              </w:rPr>
            </w:pPr>
            <w:r>
              <w:rPr>
                <w:rFonts w:ascii="Arial" w:eastAsia="Times New Roman" w:hAnsi="Arial" w:cs="B Lotus" w:hint="cs"/>
                <w:color w:val="000000" w:themeColor="text1"/>
                <w:sz w:val="28"/>
                <w:szCs w:val="28"/>
                <w:rtl/>
              </w:rPr>
              <w:lastRenderedPageBreak/>
              <w:t>112</w:t>
            </w:r>
          </w:p>
        </w:tc>
        <w:tc>
          <w:tcPr>
            <w:tcW w:w="2819" w:type="dxa"/>
            <w:noWrap/>
            <w:vAlign w:val="center"/>
          </w:tcPr>
          <w:p w14:paraId="603FE2E7"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EdrsTol</w:t>
            </w:r>
          </w:p>
        </w:tc>
        <w:tc>
          <w:tcPr>
            <w:tcW w:w="1849" w:type="dxa"/>
            <w:noWrap/>
          </w:tcPr>
          <w:p w14:paraId="0DF09415"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972" w:type="dxa"/>
            <w:noWrap/>
            <w:vAlign w:val="center"/>
          </w:tcPr>
          <w:p w14:paraId="616DAD23"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vAlign w:val="center"/>
          </w:tcPr>
          <w:p w14:paraId="47980ACE"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مبلغ</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اضافی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یا</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برگشتی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 xml:space="preserve">عوارض </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محاسبه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شده</w:t>
            </w:r>
          </w:p>
        </w:tc>
        <w:tc>
          <w:tcPr>
            <w:tcW w:w="1422" w:type="dxa"/>
            <w:noWrap/>
            <w:vAlign w:val="center"/>
          </w:tcPr>
          <w:p w14:paraId="2EE35AAD"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102F65" w:rsidRPr="00F733A3" w14:paraId="38ADC33A"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085B77B6" w14:textId="6E4C8D53" w:rsidR="00102F65" w:rsidRPr="00F733A3" w:rsidRDefault="00102F65" w:rsidP="00102F65">
            <w:pPr>
              <w:jc w:val="center"/>
              <w:rPr>
                <w:rFonts w:ascii="Arial" w:eastAsia="Times New Roman" w:hAnsi="Arial" w:cs="B Lotus"/>
                <w:color w:val="000000" w:themeColor="text1"/>
                <w:sz w:val="28"/>
                <w:szCs w:val="28"/>
              </w:rPr>
            </w:pPr>
            <w:r>
              <w:rPr>
                <w:rFonts w:ascii="Arial" w:eastAsia="Times New Roman" w:hAnsi="Arial" w:cs="B Lotus" w:hint="cs"/>
                <w:color w:val="000000" w:themeColor="text1"/>
                <w:sz w:val="28"/>
                <w:szCs w:val="28"/>
                <w:rtl/>
              </w:rPr>
              <w:t>113</w:t>
            </w:r>
          </w:p>
        </w:tc>
        <w:tc>
          <w:tcPr>
            <w:tcW w:w="2819" w:type="dxa"/>
            <w:noWrap/>
            <w:vAlign w:val="center"/>
          </w:tcPr>
          <w:p w14:paraId="380C28FB"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EdrsFndCst</w:t>
            </w:r>
          </w:p>
        </w:tc>
        <w:tc>
          <w:tcPr>
            <w:tcW w:w="1849" w:type="dxa"/>
            <w:noWrap/>
            <w:vAlign w:val="center"/>
          </w:tcPr>
          <w:p w14:paraId="458CF0F0"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972" w:type="dxa"/>
            <w:noWrap/>
            <w:vAlign w:val="center"/>
          </w:tcPr>
          <w:p w14:paraId="4B03F32A"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vAlign w:val="center"/>
          </w:tcPr>
          <w:p w14:paraId="71947323"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مبلغ</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اضافی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یا</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برگشتی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جریمه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تاخیر</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تمدید</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بیمه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نامه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صندوق</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تامین</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خسارت</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های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بدنی</w:t>
            </w:r>
          </w:p>
        </w:tc>
        <w:tc>
          <w:tcPr>
            <w:tcW w:w="1422" w:type="dxa"/>
            <w:noWrap/>
            <w:vAlign w:val="center"/>
          </w:tcPr>
          <w:p w14:paraId="67120098"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102F65" w:rsidRPr="00F733A3" w14:paraId="3DEEE0F1"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7D275325" w14:textId="48248346" w:rsidR="00102F65" w:rsidRPr="00F733A3" w:rsidRDefault="00102F65" w:rsidP="00102F65">
            <w:pPr>
              <w:jc w:val="center"/>
              <w:rPr>
                <w:rFonts w:ascii="Arial" w:eastAsia="Times New Roman" w:hAnsi="Arial" w:cs="B Lotus"/>
                <w:color w:val="000000" w:themeColor="text1"/>
                <w:sz w:val="28"/>
                <w:szCs w:val="28"/>
              </w:rPr>
            </w:pPr>
            <w:r>
              <w:rPr>
                <w:rFonts w:ascii="Arial" w:eastAsia="Times New Roman" w:hAnsi="Arial" w:cs="B Lotus" w:hint="cs"/>
                <w:color w:val="000000" w:themeColor="text1"/>
                <w:sz w:val="28"/>
                <w:szCs w:val="28"/>
                <w:rtl/>
              </w:rPr>
              <w:t>114</w:t>
            </w:r>
          </w:p>
        </w:tc>
        <w:tc>
          <w:tcPr>
            <w:tcW w:w="2819" w:type="dxa"/>
            <w:noWrap/>
            <w:vAlign w:val="center"/>
          </w:tcPr>
          <w:p w14:paraId="68ADB2CB"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Pr>
              <w:t>EdrsLfCshPrm</w:t>
            </w:r>
          </w:p>
        </w:tc>
        <w:tc>
          <w:tcPr>
            <w:tcW w:w="1849" w:type="dxa"/>
            <w:noWrap/>
          </w:tcPr>
          <w:p w14:paraId="6AB0F56D"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972" w:type="dxa"/>
            <w:noWrap/>
            <w:vAlign w:val="center"/>
          </w:tcPr>
          <w:p w14:paraId="21C45514"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vAlign w:val="center"/>
          </w:tcPr>
          <w:p w14:paraId="0400AB1F"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مبلغ</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اضافی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یا</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برگشتی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سهم</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صندوق</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تأمین</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خسارت‌های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بدني</w:t>
            </w:r>
          </w:p>
        </w:tc>
        <w:tc>
          <w:tcPr>
            <w:tcW w:w="1422" w:type="dxa"/>
            <w:noWrap/>
            <w:vAlign w:val="center"/>
          </w:tcPr>
          <w:p w14:paraId="28B18959"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102F65" w:rsidRPr="00F733A3" w14:paraId="23AA7CC8"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10384D94" w14:textId="77777777" w:rsidR="00102F65" w:rsidRPr="00F733A3" w:rsidRDefault="00102F65" w:rsidP="00102F65">
            <w:pPr>
              <w:jc w:val="center"/>
              <w:rPr>
                <w:rFonts w:ascii="Arial" w:eastAsia="Times New Roman" w:hAnsi="Arial" w:cs="B Lotus"/>
                <w:color w:val="000000" w:themeColor="text1"/>
                <w:sz w:val="28"/>
                <w:szCs w:val="28"/>
              </w:rPr>
            </w:pPr>
            <w:r w:rsidRPr="00F733A3">
              <w:rPr>
                <w:rFonts w:ascii="Arial" w:eastAsia="Times New Roman" w:hAnsi="Arial" w:cs="B Lotus" w:hint="cs"/>
                <w:color w:val="000000" w:themeColor="text1"/>
                <w:sz w:val="28"/>
                <w:szCs w:val="28"/>
                <w:rtl/>
              </w:rPr>
              <w:t>115</w:t>
            </w:r>
          </w:p>
        </w:tc>
        <w:tc>
          <w:tcPr>
            <w:tcW w:w="2819" w:type="dxa"/>
            <w:noWrap/>
            <w:vAlign w:val="center"/>
          </w:tcPr>
          <w:p w14:paraId="5B04D9F1"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ExcPrsnPrm</w:t>
            </w:r>
          </w:p>
        </w:tc>
        <w:tc>
          <w:tcPr>
            <w:tcW w:w="1849" w:type="dxa"/>
            <w:noWrap/>
          </w:tcPr>
          <w:p w14:paraId="6429CEB6"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972" w:type="dxa"/>
            <w:noWrap/>
          </w:tcPr>
          <w:p w14:paraId="32EC05FE"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304" w:type="dxa"/>
            <w:noWrap/>
          </w:tcPr>
          <w:p w14:paraId="23AEAE01"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حق بيمه مازاد حوادث راننده (بدون مالیات و عوارض)</w:t>
            </w:r>
          </w:p>
        </w:tc>
        <w:tc>
          <w:tcPr>
            <w:tcW w:w="1422" w:type="dxa"/>
            <w:noWrap/>
          </w:tcPr>
          <w:p w14:paraId="7F560FD6"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2170A2F3"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5E81B7D5" w14:textId="55456608" w:rsidR="00102F65" w:rsidRPr="00F733A3" w:rsidRDefault="00102F65" w:rsidP="00102F65">
            <w:pPr>
              <w:jc w:val="center"/>
              <w:rPr>
                <w:rFonts w:ascii="Arial" w:eastAsia="Times New Roman" w:hAnsi="Arial" w:cs="B Lotus"/>
                <w:color w:val="000000" w:themeColor="text1"/>
                <w:sz w:val="28"/>
                <w:szCs w:val="28"/>
                <w:rtl/>
              </w:rPr>
            </w:pPr>
            <w:r>
              <w:rPr>
                <w:rFonts w:ascii="Arial" w:eastAsia="Times New Roman" w:hAnsi="Arial" w:cs="B Lotus" w:hint="cs"/>
                <w:color w:val="000000" w:themeColor="text1"/>
                <w:sz w:val="28"/>
                <w:szCs w:val="28"/>
                <w:rtl/>
              </w:rPr>
              <w:t>116</w:t>
            </w:r>
          </w:p>
        </w:tc>
        <w:tc>
          <w:tcPr>
            <w:tcW w:w="2819" w:type="dxa"/>
            <w:noWrap/>
            <w:vAlign w:val="center"/>
          </w:tcPr>
          <w:p w14:paraId="3176428B"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Consolas" w:hAnsi="Consolas" w:cs="B Lotus"/>
                <w:color w:val="000000" w:themeColor="text1"/>
                <w:sz w:val="20"/>
                <w:szCs w:val="20"/>
                <w:lang w:bidi="ar-SA"/>
              </w:rPr>
              <w:t>DisLfYrPrcnt</w:t>
            </w:r>
          </w:p>
        </w:tc>
        <w:tc>
          <w:tcPr>
            <w:tcW w:w="1849" w:type="dxa"/>
            <w:noWrap/>
          </w:tcPr>
          <w:p w14:paraId="20E39202"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Int</w:t>
            </w:r>
          </w:p>
        </w:tc>
        <w:tc>
          <w:tcPr>
            <w:tcW w:w="972" w:type="dxa"/>
            <w:noWrap/>
          </w:tcPr>
          <w:p w14:paraId="55652374"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No</w:t>
            </w:r>
          </w:p>
        </w:tc>
        <w:tc>
          <w:tcPr>
            <w:tcW w:w="1304" w:type="dxa"/>
            <w:noWrap/>
          </w:tcPr>
          <w:p w14:paraId="240DF2FB"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tl/>
              </w:rPr>
            </w:pPr>
            <w:r w:rsidRPr="00F733A3">
              <w:rPr>
                <w:rFonts w:ascii="Consolas" w:hAnsi="Consolas" w:cs="B Lotus"/>
                <w:color w:val="000000" w:themeColor="text1"/>
                <w:sz w:val="20"/>
                <w:szCs w:val="20"/>
                <w:rtl/>
                <w:lang w:bidi="ar-SA"/>
              </w:rPr>
              <w:t>درصد</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تخفیف</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عدم</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خسارت</w:t>
            </w:r>
            <w:r w:rsidRPr="00F733A3">
              <w:rPr>
                <w:rFonts w:ascii="Consolas" w:hAnsi="Consolas" w:cs="B Lotus"/>
                <w:color w:val="000000" w:themeColor="text1"/>
                <w:sz w:val="20"/>
                <w:szCs w:val="20"/>
                <w:lang w:bidi="ar-SA"/>
              </w:rPr>
              <w:t xml:space="preserve"> </w:t>
            </w:r>
            <w:r w:rsidRPr="00F733A3">
              <w:rPr>
                <w:rFonts w:ascii="Consolas" w:hAnsi="Consolas" w:cs="B Lotus" w:hint="cs"/>
                <w:color w:val="000000" w:themeColor="text1"/>
                <w:sz w:val="20"/>
                <w:szCs w:val="20"/>
                <w:rtl/>
                <w:lang w:bidi="ar-SA"/>
              </w:rPr>
              <w:t>بدنی</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بیمه</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نامه</w:t>
            </w:r>
          </w:p>
        </w:tc>
        <w:tc>
          <w:tcPr>
            <w:tcW w:w="1422" w:type="dxa"/>
            <w:noWrap/>
          </w:tcPr>
          <w:p w14:paraId="462F58DB"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FF0000"/>
              </w:rPr>
            </w:pPr>
          </w:p>
        </w:tc>
      </w:tr>
      <w:tr w:rsidR="00102F65" w:rsidRPr="00F733A3" w14:paraId="27DCD89B"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79281280" w14:textId="65004C62" w:rsidR="00102F65" w:rsidRPr="00F733A3" w:rsidRDefault="00102F65" w:rsidP="00102F65">
            <w:pPr>
              <w:jc w:val="center"/>
              <w:rPr>
                <w:rFonts w:ascii="Arial" w:eastAsia="Times New Roman" w:hAnsi="Arial" w:cs="B Lotus"/>
                <w:color w:val="000000" w:themeColor="text1"/>
                <w:sz w:val="28"/>
                <w:szCs w:val="28"/>
                <w:rtl/>
              </w:rPr>
            </w:pPr>
            <w:r>
              <w:rPr>
                <w:rFonts w:ascii="Arial" w:eastAsia="Times New Roman" w:hAnsi="Arial" w:cs="B Lotus" w:hint="cs"/>
                <w:color w:val="000000" w:themeColor="text1"/>
                <w:sz w:val="28"/>
                <w:szCs w:val="28"/>
                <w:rtl/>
              </w:rPr>
              <w:t>117</w:t>
            </w:r>
          </w:p>
        </w:tc>
        <w:tc>
          <w:tcPr>
            <w:tcW w:w="2819" w:type="dxa"/>
            <w:noWrap/>
            <w:vAlign w:val="center"/>
          </w:tcPr>
          <w:p w14:paraId="115AAA9E"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Consolas" w:hAnsi="Consolas" w:cs="B Lotus"/>
                <w:color w:val="000000" w:themeColor="text1"/>
                <w:sz w:val="20"/>
                <w:szCs w:val="20"/>
                <w:lang w:bidi="ar-SA"/>
              </w:rPr>
              <w:t>DisFnYrPrcnt</w:t>
            </w:r>
          </w:p>
        </w:tc>
        <w:tc>
          <w:tcPr>
            <w:tcW w:w="1849" w:type="dxa"/>
            <w:noWrap/>
          </w:tcPr>
          <w:p w14:paraId="5E503B73"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Int</w:t>
            </w:r>
          </w:p>
        </w:tc>
        <w:tc>
          <w:tcPr>
            <w:tcW w:w="972" w:type="dxa"/>
            <w:noWrap/>
          </w:tcPr>
          <w:p w14:paraId="470592A1"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No</w:t>
            </w:r>
          </w:p>
        </w:tc>
        <w:tc>
          <w:tcPr>
            <w:tcW w:w="1304" w:type="dxa"/>
            <w:noWrap/>
          </w:tcPr>
          <w:p w14:paraId="3BD6FAE3"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tl/>
              </w:rPr>
            </w:pPr>
            <w:r w:rsidRPr="00F733A3">
              <w:rPr>
                <w:rFonts w:ascii="Consolas" w:hAnsi="Consolas" w:cs="B Lotus"/>
                <w:color w:val="000000" w:themeColor="text1"/>
                <w:sz w:val="20"/>
                <w:szCs w:val="20"/>
                <w:rtl/>
                <w:lang w:bidi="ar-SA"/>
              </w:rPr>
              <w:t>درصد</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تخفیف</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عدم</w:t>
            </w:r>
            <w:r w:rsidRPr="00F733A3">
              <w:rPr>
                <w:rFonts w:ascii="Consolas" w:hAnsi="Consolas" w:cs="B Lotus"/>
                <w:color w:val="000000" w:themeColor="text1"/>
                <w:sz w:val="20"/>
                <w:szCs w:val="20"/>
                <w:lang w:bidi="ar-SA"/>
              </w:rPr>
              <w:t xml:space="preserve"> </w:t>
            </w:r>
            <w:r w:rsidRPr="00F733A3">
              <w:rPr>
                <w:rFonts w:ascii="Consolas" w:hAnsi="Consolas" w:cs="B Lotus" w:hint="cs"/>
                <w:color w:val="000000" w:themeColor="text1"/>
                <w:sz w:val="20"/>
                <w:szCs w:val="20"/>
                <w:rtl/>
                <w:lang w:bidi="ar-SA"/>
              </w:rPr>
              <w:t xml:space="preserve">مالی </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راننده</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بیمه</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نامه</w:t>
            </w:r>
          </w:p>
        </w:tc>
        <w:tc>
          <w:tcPr>
            <w:tcW w:w="1422" w:type="dxa"/>
            <w:noWrap/>
          </w:tcPr>
          <w:p w14:paraId="4163AC7C"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rPr>
            </w:pPr>
          </w:p>
        </w:tc>
      </w:tr>
      <w:tr w:rsidR="00102F65" w:rsidRPr="00F733A3" w14:paraId="0D1AADCB"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5E6E77B1" w14:textId="17004A46" w:rsidR="00102F65" w:rsidRPr="00F733A3" w:rsidRDefault="00102F65" w:rsidP="00102F65">
            <w:pPr>
              <w:jc w:val="center"/>
              <w:rPr>
                <w:rFonts w:ascii="Arial" w:eastAsia="Times New Roman" w:hAnsi="Arial" w:cs="B Lotus"/>
                <w:color w:val="000000" w:themeColor="text1"/>
                <w:sz w:val="28"/>
                <w:szCs w:val="28"/>
                <w:rtl/>
              </w:rPr>
            </w:pPr>
            <w:r>
              <w:rPr>
                <w:rFonts w:ascii="Arial" w:eastAsia="Times New Roman" w:hAnsi="Arial" w:cs="B Lotus" w:hint="cs"/>
                <w:color w:val="000000" w:themeColor="text1"/>
                <w:sz w:val="28"/>
                <w:szCs w:val="28"/>
                <w:rtl/>
              </w:rPr>
              <w:t>118</w:t>
            </w:r>
          </w:p>
        </w:tc>
        <w:tc>
          <w:tcPr>
            <w:tcW w:w="2819" w:type="dxa"/>
            <w:noWrap/>
            <w:vAlign w:val="center"/>
          </w:tcPr>
          <w:p w14:paraId="4EF2A2C8"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Consolas" w:hAnsi="Consolas" w:cs="B Lotus"/>
                <w:color w:val="000000" w:themeColor="text1"/>
                <w:sz w:val="20"/>
                <w:szCs w:val="20"/>
                <w:lang w:bidi="ar-SA"/>
              </w:rPr>
              <w:t>DisPrsnYrPrcnt</w:t>
            </w:r>
          </w:p>
        </w:tc>
        <w:tc>
          <w:tcPr>
            <w:tcW w:w="1849" w:type="dxa"/>
            <w:noWrap/>
          </w:tcPr>
          <w:p w14:paraId="4D5BB88F"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Int</w:t>
            </w:r>
          </w:p>
        </w:tc>
        <w:tc>
          <w:tcPr>
            <w:tcW w:w="972" w:type="dxa"/>
            <w:noWrap/>
          </w:tcPr>
          <w:p w14:paraId="52C420FC"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No</w:t>
            </w:r>
          </w:p>
        </w:tc>
        <w:tc>
          <w:tcPr>
            <w:tcW w:w="1304" w:type="dxa"/>
            <w:noWrap/>
          </w:tcPr>
          <w:p w14:paraId="493257FC"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tl/>
              </w:rPr>
            </w:pPr>
            <w:r w:rsidRPr="00F733A3">
              <w:rPr>
                <w:rFonts w:ascii="Consolas" w:hAnsi="Consolas" w:cs="B Lotus"/>
                <w:color w:val="000000" w:themeColor="text1"/>
                <w:sz w:val="20"/>
                <w:szCs w:val="20"/>
                <w:rtl/>
                <w:lang w:bidi="ar-SA"/>
              </w:rPr>
              <w:t>درصد</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تخفیف</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عدم</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خسارت</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حوادث</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راننده</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بیمه</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نامه</w:t>
            </w:r>
          </w:p>
        </w:tc>
        <w:tc>
          <w:tcPr>
            <w:tcW w:w="1422" w:type="dxa"/>
            <w:noWrap/>
          </w:tcPr>
          <w:p w14:paraId="2B6642BA"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FF0000"/>
              </w:rPr>
            </w:pPr>
          </w:p>
        </w:tc>
      </w:tr>
      <w:tr w:rsidR="00102F65" w:rsidRPr="00F733A3" w14:paraId="2A81BF85"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vAlign w:val="center"/>
          </w:tcPr>
          <w:p w14:paraId="22404F3E" w14:textId="2182B484" w:rsidR="00102F65" w:rsidRPr="00F733A3" w:rsidRDefault="00102F65" w:rsidP="00102F65">
            <w:pPr>
              <w:jc w:val="center"/>
              <w:rPr>
                <w:rFonts w:ascii="Arial" w:eastAsia="Times New Roman" w:hAnsi="Arial" w:cs="B Lotus"/>
                <w:sz w:val="28"/>
                <w:szCs w:val="28"/>
              </w:rPr>
            </w:pPr>
            <w:r w:rsidRPr="00F733A3">
              <w:rPr>
                <w:rFonts w:ascii="Arial" w:eastAsia="Times New Roman" w:hAnsi="Arial" w:cs="B Lotus" w:hint="cs"/>
                <w:sz w:val="28"/>
                <w:szCs w:val="28"/>
                <w:rtl/>
              </w:rPr>
              <w:t>119</w:t>
            </w:r>
          </w:p>
        </w:tc>
        <w:tc>
          <w:tcPr>
            <w:tcW w:w="2819" w:type="dxa"/>
            <w:noWrap/>
            <w:vAlign w:val="center"/>
          </w:tcPr>
          <w:p w14:paraId="182CCE39" w14:textId="334821BF"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B Lotus"/>
                <w:sz w:val="20"/>
                <w:szCs w:val="20"/>
                <w:lang w:bidi="ar-SA"/>
              </w:rPr>
            </w:pPr>
            <w:r w:rsidRPr="00F733A3">
              <w:rPr>
                <w:rFonts w:ascii="Consolas" w:hAnsi="Consolas" w:cs="B Lotus"/>
                <w:sz w:val="20"/>
                <w:szCs w:val="20"/>
                <w:lang w:bidi="ar-SA"/>
              </w:rPr>
              <w:t>BgnTime</w:t>
            </w:r>
          </w:p>
        </w:tc>
        <w:tc>
          <w:tcPr>
            <w:tcW w:w="1849" w:type="dxa"/>
            <w:noWrap/>
          </w:tcPr>
          <w:p w14:paraId="09F02C3D" w14:textId="52256CBD"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972" w:type="dxa"/>
            <w:noWrap/>
          </w:tcPr>
          <w:p w14:paraId="5DDDD73B" w14:textId="487C67E1"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304" w:type="dxa"/>
            <w:noWrap/>
          </w:tcPr>
          <w:p w14:paraId="2296DFAE" w14:textId="47540038"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sz w:val="20"/>
                <w:szCs w:val="20"/>
                <w:rtl/>
              </w:rPr>
            </w:pPr>
            <w:r w:rsidRPr="00F733A3">
              <w:rPr>
                <w:rFonts w:ascii="Consolas" w:hAnsi="Consolas" w:cs="B Lotus" w:hint="cs"/>
                <w:sz w:val="20"/>
                <w:szCs w:val="20"/>
                <w:rtl/>
              </w:rPr>
              <w:t>ساعت شروع بیمه نامه</w:t>
            </w:r>
          </w:p>
        </w:tc>
        <w:tc>
          <w:tcPr>
            <w:tcW w:w="1422" w:type="dxa"/>
            <w:noWrap/>
          </w:tcPr>
          <w:p w14:paraId="110FE99C"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p>
        </w:tc>
      </w:tr>
      <w:tr w:rsidR="00102F65" w:rsidRPr="00F733A3" w14:paraId="6CD1ACBA"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03FE92CB" w14:textId="0BE9A074" w:rsidR="00102F65" w:rsidRPr="00AC6E76" w:rsidRDefault="00102F65" w:rsidP="00102F65">
            <w:pPr>
              <w:jc w:val="center"/>
              <w:rPr>
                <w:rFonts w:ascii="Arial" w:eastAsia="Times New Roman" w:hAnsi="Arial" w:cs="B Lotus"/>
                <w:sz w:val="28"/>
                <w:szCs w:val="28"/>
                <w:rtl/>
              </w:rPr>
            </w:pPr>
            <w:r w:rsidRPr="00AC6E76">
              <w:rPr>
                <w:rFonts w:ascii="Tahoma" w:hAnsi="Tahoma" w:cs="Tahoma"/>
                <w:lang w:bidi="ar-SA"/>
              </w:rPr>
              <w:t>120</w:t>
            </w:r>
          </w:p>
        </w:tc>
        <w:tc>
          <w:tcPr>
            <w:tcW w:w="2819" w:type="dxa"/>
            <w:noWrap/>
          </w:tcPr>
          <w:p w14:paraId="5852328D" w14:textId="1046C152"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B Lotus"/>
                <w:sz w:val="20"/>
                <w:szCs w:val="20"/>
                <w:lang w:bidi="ar-SA"/>
              </w:rPr>
            </w:pPr>
            <w:r w:rsidRPr="00AC6E76">
              <w:rPr>
                <w:rFonts w:ascii="Tahoma" w:hAnsi="Tahoma" w:cs="Tahoma"/>
                <w:lang w:bidi="ar-SA"/>
              </w:rPr>
              <w:t>LstDisYrPrcnt</w:t>
            </w:r>
          </w:p>
        </w:tc>
        <w:tc>
          <w:tcPr>
            <w:tcW w:w="1849" w:type="dxa"/>
            <w:noWrap/>
          </w:tcPr>
          <w:p w14:paraId="646A2147" w14:textId="1D3980DA"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AC6E76">
              <w:rPr>
                <w:rFonts w:ascii="Tahoma" w:hAnsi="Tahoma" w:cs="Tahoma"/>
                <w:lang w:bidi="ar-SA"/>
              </w:rPr>
              <w:t>samllint</w:t>
            </w:r>
          </w:p>
        </w:tc>
        <w:tc>
          <w:tcPr>
            <w:tcW w:w="972" w:type="dxa"/>
            <w:noWrap/>
          </w:tcPr>
          <w:p w14:paraId="568B7F0D" w14:textId="1E324787"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AC6E76">
              <w:rPr>
                <w:rFonts w:ascii="Tahoma" w:hAnsi="Tahoma" w:cs="Tahoma"/>
                <w:lang w:bidi="ar-SA"/>
              </w:rPr>
              <w:t>yes</w:t>
            </w:r>
          </w:p>
        </w:tc>
        <w:tc>
          <w:tcPr>
            <w:tcW w:w="1304" w:type="dxa"/>
            <w:noWrap/>
          </w:tcPr>
          <w:p w14:paraId="409602E5" w14:textId="2766C872"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sz w:val="20"/>
                <w:szCs w:val="20"/>
                <w:rtl/>
              </w:rPr>
            </w:pPr>
            <w:r w:rsidRPr="00AC6E76">
              <w:rPr>
                <w:rFonts w:ascii="Tahoma" w:hAnsi="Tahoma" w:cs="B Lotus" w:hint="cs"/>
                <w:rtl/>
              </w:rPr>
              <w:t xml:space="preserve">درصد تخفیف عدم خسارت </w:t>
            </w:r>
            <w:r w:rsidRPr="00AC6E76">
              <w:rPr>
                <w:rFonts w:ascii="Tahoma" w:hAnsi="Tahoma" w:cs="B Lotus" w:hint="cs"/>
                <w:rtl/>
              </w:rPr>
              <w:lastRenderedPageBreak/>
              <w:t>ثالث اعمال شده در بیمه نامه قبلی(بدنی ، جانی)</w:t>
            </w:r>
          </w:p>
        </w:tc>
        <w:tc>
          <w:tcPr>
            <w:tcW w:w="1422" w:type="dxa"/>
            <w:noWrap/>
          </w:tcPr>
          <w:p w14:paraId="55F9D79E"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FF0000"/>
              </w:rPr>
            </w:pPr>
          </w:p>
        </w:tc>
      </w:tr>
      <w:tr w:rsidR="00102F65" w:rsidRPr="00F733A3" w14:paraId="4AE15C7B"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60920FC2" w14:textId="232BCFA6" w:rsidR="00102F65" w:rsidRPr="00AC6E76" w:rsidRDefault="00102F65" w:rsidP="00102F65">
            <w:pPr>
              <w:jc w:val="center"/>
              <w:rPr>
                <w:rFonts w:ascii="Arial" w:eastAsia="Times New Roman" w:hAnsi="Arial" w:cs="B Lotus"/>
                <w:sz w:val="28"/>
                <w:szCs w:val="28"/>
                <w:rtl/>
              </w:rPr>
            </w:pPr>
            <w:r w:rsidRPr="00AC6E76">
              <w:rPr>
                <w:rFonts w:ascii="Tahoma" w:hAnsi="Tahoma" w:cs="Tahoma"/>
                <w:lang w:bidi="ar-SA"/>
              </w:rPr>
              <w:t>121</w:t>
            </w:r>
          </w:p>
        </w:tc>
        <w:tc>
          <w:tcPr>
            <w:tcW w:w="2819" w:type="dxa"/>
            <w:noWrap/>
          </w:tcPr>
          <w:p w14:paraId="5E7375F1" w14:textId="6C12E95A"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B Lotus"/>
                <w:sz w:val="20"/>
                <w:szCs w:val="20"/>
                <w:lang w:bidi="ar-SA"/>
              </w:rPr>
            </w:pPr>
            <w:r w:rsidRPr="00576FC3">
              <w:rPr>
                <w:rFonts w:ascii="Tahoma" w:hAnsi="Tahoma" w:cs="Tahoma"/>
                <w:lang w:bidi="ar-SA"/>
              </w:rPr>
              <w:t>LstDisPrsnYrPrcnt</w:t>
            </w:r>
          </w:p>
        </w:tc>
        <w:tc>
          <w:tcPr>
            <w:tcW w:w="1849" w:type="dxa"/>
            <w:noWrap/>
          </w:tcPr>
          <w:p w14:paraId="0E80910B" w14:textId="5635F5DB"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AC6E76">
              <w:rPr>
                <w:rFonts w:ascii="Tahoma" w:hAnsi="Tahoma" w:cs="Tahoma"/>
                <w:lang w:bidi="ar-SA"/>
              </w:rPr>
              <w:t>samllint</w:t>
            </w:r>
          </w:p>
        </w:tc>
        <w:tc>
          <w:tcPr>
            <w:tcW w:w="972" w:type="dxa"/>
            <w:noWrap/>
          </w:tcPr>
          <w:p w14:paraId="75491B73" w14:textId="110888B8"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AC6E76">
              <w:rPr>
                <w:rFonts w:ascii="Tahoma" w:hAnsi="Tahoma" w:cs="Tahoma"/>
                <w:lang w:bidi="ar-SA"/>
              </w:rPr>
              <w:t>Yes</w:t>
            </w:r>
          </w:p>
        </w:tc>
        <w:tc>
          <w:tcPr>
            <w:tcW w:w="1304" w:type="dxa"/>
            <w:noWrap/>
          </w:tcPr>
          <w:p w14:paraId="10AEFD6C" w14:textId="67992238"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sz w:val="20"/>
                <w:szCs w:val="20"/>
                <w:rtl/>
              </w:rPr>
            </w:pPr>
            <w:r w:rsidRPr="00AC6E76">
              <w:rPr>
                <w:rFonts w:ascii="Tahoma" w:hAnsi="Tahoma" w:cs="B Lotus" w:hint="cs"/>
                <w:rtl/>
              </w:rPr>
              <w:t>درصد تخفیف عدم خسارت حوادث راننده اعمال شده در بیمه نامه قبلی</w:t>
            </w:r>
          </w:p>
        </w:tc>
        <w:tc>
          <w:tcPr>
            <w:tcW w:w="1422" w:type="dxa"/>
            <w:noWrap/>
          </w:tcPr>
          <w:p w14:paraId="243CC86A"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rPr>
            </w:pPr>
          </w:p>
        </w:tc>
      </w:tr>
      <w:tr w:rsidR="00102F65" w:rsidRPr="00F733A3" w14:paraId="53933C05"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071F6310" w14:textId="73D8816F" w:rsidR="00102F65" w:rsidRPr="00AC6E76" w:rsidRDefault="00102F65" w:rsidP="00102F65">
            <w:pPr>
              <w:jc w:val="center"/>
              <w:rPr>
                <w:rFonts w:ascii="Tahoma" w:hAnsi="Tahoma" w:cs="Tahoma"/>
                <w:rtl/>
                <w:lang w:bidi="ar-SA"/>
              </w:rPr>
            </w:pPr>
            <w:r w:rsidRPr="00AC6E76">
              <w:rPr>
                <w:rFonts w:ascii="Tahoma" w:hAnsi="Tahoma" w:cs="Tahoma"/>
                <w:lang w:bidi="ar-SA"/>
              </w:rPr>
              <w:t>122</w:t>
            </w:r>
          </w:p>
        </w:tc>
        <w:tc>
          <w:tcPr>
            <w:tcW w:w="2819" w:type="dxa"/>
            <w:noWrap/>
          </w:tcPr>
          <w:p w14:paraId="5A280712" w14:textId="002F7BE4"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AC6E76">
              <w:rPr>
                <w:rFonts w:ascii="Tahoma" w:hAnsi="Tahoma" w:cs="Tahoma"/>
                <w:lang w:bidi="ar-SA"/>
              </w:rPr>
              <w:t>FuelTyp</w:t>
            </w:r>
          </w:p>
        </w:tc>
        <w:tc>
          <w:tcPr>
            <w:tcW w:w="1849" w:type="dxa"/>
            <w:noWrap/>
          </w:tcPr>
          <w:p w14:paraId="4CA42876" w14:textId="1FFEE506"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AC6E76">
              <w:rPr>
                <w:rFonts w:ascii="Tahoma" w:hAnsi="Tahoma" w:cs="Tahoma"/>
                <w:lang w:bidi="ar-SA"/>
              </w:rPr>
              <w:t xml:space="preserve">Smallint </w:t>
            </w:r>
          </w:p>
        </w:tc>
        <w:tc>
          <w:tcPr>
            <w:tcW w:w="972" w:type="dxa"/>
            <w:noWrap/>
          </w:tcPr>
          <w:p w14:paraId="50B1186C" w14:textId="1DADF0CA"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AC6E76">
              <w:rPr>
                <w:rFonts w:ascii="Tahoma" w:hAnsi="Tahoma" w:cs="Tahoma"/>
                <w:lang w:bidi="ar-SA"/>
              </w:rPr>
              <w:t>No</w:t>
            </w:r>
          </w:p>
        </w:tc>
        <w:tc>
          <w:tcPr>
            <w:tcW w:w="1304" w:type="dxa"/>
            <w:noWrap/>
          </w:tcPr>
          <w:p w14:paraId="3502D41B" w14:textId="10A4E1F6"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Tahoma" w:hAnsi="Tahoma" w:cs="B Lotus"/>
                <w:rtl/>
              </w:rPr>
            </w:pPr>
            <w:r w:rsidRPr="00AC6E76">
              <w:rPr>
                <w:rFonts w:ascii="Tahoma" w:hAnsi="Tahoma" w:cs="B Lotus" w:hint="cs"/>
                <w:rtl/>
              </w:rPr>
              <w:t>نوع سوخت</w:t>
            </w:r>
          </w:p>
        </w:tc>
        <w:tc>
          <w:tcPr>
            <w:tcW w:w="1422" w:type="dxa"/>
            <w:noWrap/>
          </w:tcPr>
          <w:p w14:paraId="488FE6BA" w14:textId="207D587C"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FF0000"/>
              </w:rPr>
            </w:pPr>
            <w:r>
              <w:rPr>
                <w:rFonts w:ascii="Arial" w:eastAsia="Times New Roman" w:hAnsi="Arial" w:cs="B Lotus" w:hint="cs"/>
                <w:color w:val="FF0000"/>
                <w:rtl/>
              </w:rPr>
              <w:t>جدول کدینگ نوع سوخت</w:t>
            </w:r>
          </w:p>
        </w:tc>
      </w:tr>
      <w:tr w:rsidR="00102F65" w:rsidRPr="00F733A3" w14:paraId="3BB7479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6A0D5365" w14:textId="6605D18B" w:rsidR="00102F65" w:rsidRPr="00AC6E76" w:rsidRDefault="00102F65" w:rsidP="00102F65">
            <w:pPr>
              <w:jc w:val="center"/>
              <w:rPr>
                <w:rFonts w:ascii="Tahoma" w:hAnsi="Tahoma" w:cs="Tahoma"/>
                <w:rtl/>
                <w:lang w:bidi="ar-SA"/>
              </w:rPr>
            </w:pPr>
            <w:r w:rsidRPr="00AC6E76">
              <w:rPr>
                <w:rFonts w:ascii="Tahoma" w:hAnsi="Tahoma" w:cs="Tahoma"/>
                <w:lang w:bidi="ar-SA"/>
              </w:rPr>
              <w:t>123</w:t>
            </w:r>
          </w:p>
        </w:tc>
        <w:tc>
          <w:tcPr>
            <w:tcW w:w="2819" w:type="dxa"/>
            <w:noWrap/>
          </w:tcPr>
          <w:p w14:paraId="1C453CA2" w14:textId="23F445C0"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AC6E76">
              <w:rPr>
                <w:rFonts w:ascii="Consolas" w:hAnsi="Consolas" w:cs="Consolas"/>
                <w:sz w:val="24"/>
                <w:szCs w:val="24"/>
                <w:lang w:bidi="ar-SA"/>
              </w:rPr>
              <w:t>PrmPayTypCod</w:t>
            </w:r>
          </w:p>
        </w:tc>
        <w:tc>
          <w:tcPr>
            <w:tcW w:w="1849" w:type="dxa"/>
            <w:noWrap/>
          </w:tcPr>
          <w:p w14:paraId="2733DEC1" w14:textId="57E16471"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AC6E76">
              <w:rPr>
                <w:rFonts w:ascii="Tahoma" w:hAnsi="Tahoma" w:cs="Tahoma"/>
                <w:lang w:bidi="ar-SA"/>
              </w:rPr>
              <w:t>Smallint</w:t>
            </w:r>
          </w:p>
        </w:tc>
        <w:tc>
          <w:tcPr>
            <w:tcW w:w="972" w:type="dxa"/>
            <w:noWrap/>
          </w:tcPr>
          <w:p w14:paraId="0BF56C08" w14:textId="7CD731B7"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AC6E76">
              <w:rPr>
                <w:rFonts w:ascii="Tahoma" w:hAnsi="Tahoma" w:cs="B Lotus"/>
                <w:lang w:bidi="ar-SA"/>
              </w:rPr>
              <w:t>Yes</w:t>
            </w:r>
          </w:p>
        </w:tc>
        <w:tc>
          <w:tcPr>
            <w:tcW w:w="1304" w:type="dxa"/>
            <w:noWrap/>
          </w:tcPr>
          <w:p w14:paraId="613E212E" w14:textId="669B448C"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Tahoma" w:hAnsi="Tahoma" w:cs="B Lotus"/>
                <w:rtl/>
              </w:rPr>
            </w:pPr>
            <w:r w:rsidRPr="00AC6E76">
              <w:rPr>
                <w:rFonts w:ascii="Tahoma" w:hAnsi="Tahoma" w:cs="B Lotus" w:hint="cs"/>
                <w:rtl/>
              </w:rPr>
              <w:t>نوع پرداخت حق بیمه</w:t>
            </w:r>
          </w:p>
        </w:tc>
        <w:tc>
          <w:tcPr>
            <w:tcW w:w="1422" w:type="dxa"/>
            <w:noWrap/>
          </w:tcPr>
          <w:p w14:paraId="278BDD58" w14:textId="6DA18D7E" w:rsidR="00102F65"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rtl/>
              </w:rPr>
            </w:pPr>
            <w:r w:rsidRPr="00E425E7">
              <w:rPr>
                <w:rFonts w:ascii="Tahoma" w:eastAsia="Times New Roman" w:hAnsi="Tahoma" w:cs="B Lotus" w:hint="cs"/>
                <w:color w:val="FF0000"/>
                <w:rtl/>
              </w:rPr>
              <w:t>جدول نوع پرداخت حق بیمه</w:t>
            </w:r>
          </w:p>
        </w:tc>
      </w:tr>
      <w:tr w:rsidR="00102F65" w:rsidRPr="00F733A3" w14:paraId="0C79E24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31BA83F4" w14:textId="4F54F262" w:rsidR="00102F65" w:rsidRPr="00AC6E76" w:rsidRDefault="00102F65" w:rsidP="00102F65">
            <w:pPr>
              <w:jc w:val="center"/>
              <w:rPr>
                <w:rFonts w:ascii="Tahoma" w:hAnsi="Tahoma" w:cs="Tahoma"/>
                <w:rtl/>
                <w:lang w:bidi="ar-SA"/>
              </w:rPr>
            </w:pPr>
            <w:r w:rsidRPr="00AC6E76">
              <w:rPr>
                <w:rFonts w:ascii="Tahoma" w:hAnsi="Tahoma" w:cs="Tahoma"/>
                <w:lang w:bidi="ar-SA"/>
              </w:rPr>
              <w:t>124</w:t>
            </w:r>
          </w:p>
        </w:tc>
        <w:tc>
          <w:tcPr>
            <w:tcW w:w="2819" w:type="dxa"/>
            <w:noWrap/>
          </w:tcPr>
          <w:p w14:paraId="5B64F424" w14:textId="39BC8192"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AC6E76">
              <w:rPr>
                <w:rFonts w:ascii="Consolas" w:hAnsi="Consolas" w:cs="Consolas"/>
                <w:sz w:val="24"/>
                <w:szCs w:val="24"/>
                <w:lang w:bidi="ar-SA"/>
              </w:rPr>
              <w:t>FuncStsCod</w:t>
            </w:r>
          </w:p>
        </w:tc>
        <w:tc>
          <w:tcPr>
            <w:tcW w:w="1849" w:type="dxa"/>
            <w:noWrap/>
          </w:tcPr>
          <w:p w14:paraId="4AF6F460" w14:textId="0FC38BD1"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AC6E76">
              <w:rPr>
                <w:rFonts w:ascii="Tahoma" w:hAnsi="Tahoma" w:cs="Tahoma"/>
                <w:lang w:bidi="ar-SA"/>
              </w:rPr>
              <w:t>Smallint</w:t>
            </w:r>
          </w:p>
        </w:tc>
        <w:tc>
          <w:tcPr>
            <w:tcW w:w="972" w:type="dxa"/>
            <w:noWrap/>
          </w:tcPr>
          <w:p w14:paraId="7F09E4E8" w14:textId="5BD7993B"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AC6E76">
              <w:rPr>
                <w:rFonts w:ascii="Tahoma" w:hAnsi="Tahoma" w:cs="B Lotus"/>
                <w:lang w:bidi="ar-SA"/>
              </w:rPr>
              <w:t>Yes</w:t>
            </w:r>
          </w:p>
        </w:tc>
        <w:tc>
          <w:tcPr>
            <w:tcW w:w="1304" w:type="dxa"/>
            <w:noWrap/>
          </w:tcPr>
          <w:p w14:paraId="399F96E9" w14:textId="269FF67B"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Tahoma" w:hAnsi="Tahoma" w:cs="B Lotus"/>
                <w:rtl/>
              </w:rPr>
            </w:pPr>
            <w:r w:rsidRPr="00AC6E76">
              <w:rPr>
                <w:rFonts w:ascii="Tahoma" w:hAnsi="Tahoma" w:cs="B Lotus" w:hint="cs"/>
                <w:rtl/>
              </w:rPr>
              <w:t>کد دلیل</w:t>
            </w:r>
            <w:r w:rsidRPr="00AC6E76">
              <w:rPr>
                <w:rStyle w:val="Hyperlink"/>
                <w:rFonts w:ascii="Tahoma" w:hAnsi="Tahoma" w:cs="B Lotus" w:hint="cs"/>
                <w:color w:val="auto"/>
                <w:u w:val="none"/>
                <w:rtl/>
              </w:rPr>
              <w:t xml:space="preserve"> عدم وجود بیمه نامه قبلی خودرو</w:t>
            </w:r>
          </w:p>
        </w:tc>
        <w:tc>
          <w:tcPr>
            <w:tcW w:w="1422" w:type="dxa"/>
            <w:noWrap/>
          </w:tcPr>
          <w:p w14:paraId="3A6D4196" w14:textId="6BCAB989" w:rsidR="00102F65" w:rsidRDefault="00087344"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FF0000"/>
                <w:rtl/>
              </w:rPr>
            </w:pPr>
            <w:hyperlink w:anchor="_جدول_وضعیت_کارکرد" w:history="1">
              <w:r w:rsidR="00102F65" w:rsidRPr="00BB2493">
                <w:rPr>
                  <w:rStyle w:val="Hyperlink"/>
                  <w:rFonts w:ascii="Tahoma" w:hAnsi="Tahoma" w:cs="B Lotus" w:hint="cs"/>
                  <w:rtl/>
                </w:rPr>
                <w:t xml:space="preserve">کد </w:t>
              </w:r>
              <w:r w:rsidR="00102F65">
                <w:rPr>
                  <w:rStyle w:val="Hyperlink"/>
                  <w:rFonts w:ascii="Tahoma" w:hAnsi="Tahoma" w:cs="B Lotus" w:hint="cs"/>
                  <w:rtl/>
                </w:rPr>
                <w:t>دلیل</w:t>
              </w:r>
            </w:hyperlink>
            <w:r w:rsidR="00102F65">
              <w:rPr>
                <w:rStyle w:val="Hyperlink"/>
                <w:rFonts w:ascii="Tahoma" w:hAnsi="Tahoma" w:cs="B Lotus" w:hint="cs"/>
                <w:rtl/>
              </w:rPr>
              <w:t xml:space="preserve"> عدم وجود بیمه نامه قبلی خودرو</w:t>
            </w:r>
          </w:p>
        </w:tc>
      </w:tr>
      <w:tr w:rsidR="00102F65" w:rsidRPr="00F733A3" w14:paraId="4CE6FC87"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592B6027" w14:textId="17ED71F1" w:rsidR="00102F65" w:rsidRPr="00AC6E76" w:rsidRDefault="00102F65" w:rsidP="00102F65">
            <w:pPr>
              <w:jc w:val="center"/>
              <w:rPr>
                <w:rFonts w:ascii="Tahoma" w:hAnsi="Tahoma" w:cs="Tahoma"/>
                <w:lang w:bidi="ar-SA"/>
              </w:rPr>
            </w:pPr>
            <w:r w:rsidRPr="00AC6E76">
              <w:rPr>
                <w:rFonts w:ascii="Tahoma" w:hAnsi="Tahoma" w:cs="Tahoma"/>
                <w:lang w:bidi="ar-SA"/>
              </w:rPr>
              <w:t>125</w:t>
            </w:r>
          </w:p>
        </w:tc>
        <w:tc>
          <w:tcPr>
            <w:tcW w:w="2819" w:type="dxa"/>
            <w:noWrap/>
          </w:tcPr>
          <w:p w14:paraId="7014AB41" w14:textId="7B92B1E2"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ShftPlkTypCod</w:t>
            </w:r>
          </w:p>
        </w:tc>
        <w:tc>
          <w:tcPr>
            <w:tcW w:w="1849" w:type="dxa"/>
            <w:noWrap/>
          </w:tcPr>
          <w:p w14:paraId="63FADCD0" w14:textId="45BF1952"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AC6E76">
              <w:rPr>
                <w:rFonts w:ascii="Tahoma" w:hAnsi="Tahoma" w:cs="Tahoma"/>
                <w:lang w:bidi="ar-SA"/>
              </w:rPr>
              <w:t xml:space="preserve">Int </w:t>
            </w:r>
          </w:p>
        </w:tc>
        <w:tc>
          <w:tcPr>
            <w:tcW w:w="972" w:type="dxa"/>
            <w:noWrap/>
          </w:tcPr>
          <w:p w14:paraId="29F60FAD" w14:textId="4F3B401F"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5FC419D7" w14:textId="2F17BD3B"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Tahoma" w:hAnsi="Tahoma" w:cs="B Lotus"/>
                <w:rtl/>
              </w:rPr>
            </w:pPr>
            <w:r w:rsidRPr="00AC6E76">
              <w:rPr>
                <w:rFonts w:ascii="Consolas" w:hAnsi="Consolas" w:cs="B Lotus"/>
                <w:rtl/>
                <w:lang w:bidi="ar-SA"/>
              </w:rPr>
              <w:t>نوع</w:t>
            </w:r>
            <w:r w:rsidRPr="00AC6E76">
              <w:rPr>
                <w:rFonts w:ascii="Consolas" w:hAnsi="Consolas" w:cs="B Lotus"/>
                <w:lang w:bidi="ar-SA"/>
              </w:rPr>
              <w:t xml:space="preserve"> </w:t>
            </w:r>
            <w:r w:rsidRPr="00AC6E76">
              <w:rPr>
                <w:rFonts w:ascii="Consolas" w:hAnsi="Consolas" w:cs="B Lotus"/>
                <w:rtl/>
                <w:lang w:bidi="ar-SA"/>
              </w:rPr>
              <w:t>پلاک</w:t>
            </w:r>
            <w:r w:rsidRPr="00AC6E76">
              <w:rPr>
                <w:rFonts w:ascii="Consolas" w:hAnsi="Consolas" w:cs="B Lotus"/>
                <w:lang w:bidi="ar-SA"/>
              </w:rPr>
              <w:t xml:space="preserve"> </w:t>
            </w:r>
            <w:r w:rsidRPr="00AC6E76">
              <w:rPr>
                <w:rFonts w:ascii="Consolas" w:hAnsi="Consolas" w:cs="B Lotus"/>
                <w:rtl/>
                <w:lang w:bidi="ar-SA"/>
              </w:rPr>
              <w:t>خودرو</w:t>
            </w:r>
            <w:r w:rsidRPr="00AC6E76">
              <w:rPr>
                <w:rFonts w:ascii="Consolas" w:hAnsi="Consolas" w:cs="B Lotus"/>
                <w:lang w:bidi="ar-SA"/>
              </w:rPr>
              <w:t xml:space="preserve"> </w:t>
            </w:r>
            <w:r w:rsidRPr="00AC6E76">
              <w:rPr>
                <w:rFonts w:ascii="Consolas" w:hAnsi="Consolas" w:cs="B Lotus"/>
                <w:rtl/>
                <w:lang w:bidi="ar-SA"/>
              </w:rPr>
              <w:t>انتقال</w:t>
            </w:r>
            <w:r w:rsidRPr="00AC6E76">
              <w:rPr>
                <w:rFonts w:ascii="Consolas" w:hAnsi="Consolas" w:cs="B Lotus"/>
                <w:lang w:bidi="ar-SA"/>
              </w:rPr>
              <w:t xml:space="preserve"> </w:t>
            </w:r>
            <w:r w:rsidRPr="00AC6E76">
              <w:rPr>
                <w:rFonts w:ascii="Consolas" w:hAnsi="Consolas" w:cs="B Lotus"/>
                <w:rtl/>
                <w:lang w:bidi="ar-SA"/>
              </w:rPr>
              <w:t>دهنده</w:t>
            </w:r>
            <w:r w:rsidRPr="00AC6E76">
              <w:rPr>
                <w:rFonts w:ascii="Consolas" w:hAnsi="Consolas" w:cs="B Lotus"/>
                <w:lang w:bidi="ar-SA"/>
              </w:rPr>
              <w:t xml:space="preserve"> </w:t>
            </w:r>
            <w:r w:rsidRPr="00AC6E76">
              <w:rPr>
                <w:rFonts w:ascii="Consolas" w:hAnsi="Consolas" w:cs="B Lotus"/>
                <w:rtl/>
                <w:lang w:bidi="ar-SA"/>
              </w:rPr>
              <w:t>تخفیف</w:t>
            </w:r>
          </w:p>
        </w:tc>
        <w:tc>
          <w:tcPr>
            <w:tcW w:w="1422" w:type="dxa"/>
            <w:noWrap/>
          </w:tcPr>
          <w:p w14:paraId="01203D94" w14:textId="42E94403" w:rsidR="00102F65" w:rsidRPr="00E425E7" w:rsidRDefault="00087344" w:rsidP="00102F65">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color w:val="FF0000"/>
                <w:rtl/>
              </w:rPr>
            </w:pPr>
            <w:hyperlink w:anchor="_جدول_کد_نوع_1" w:history="1">
              <w:r w:rsidR="00102F65" w:rsidRPr="00180E27">
                <w:rPr>
                  <w:rStyle w:val="Hyperlink"/>
                  <w:rFonts w:ascii="Tahoma" w:eastAsia="Times New Roman" w:hAnsi="Tahoma" w:cs="B Lotus" w:hint="cs"/>
                  <w:rtl/>
                </w:rPr>
                <w:t>جدول کد نوع پلاک</w:t>
              </w:r>
            </w:hyperlink>
          </w:p>
        </w:tc>
      </w:tr>
      <w:tr w:rsidR="00102F65" w:rsidRPr="00F733A3" w14:paraId="6C119FC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6D53FD75" w14:textId="226504CA" w:rsidR="00102F65" w:rsidRPr="00AC6E76" w:rsidRDefault="00102F65" w:rsidP="00102F65">
            <w:pPr>
              <w:jc w:val="center"/>
              <w:rPr>
                <w:rFonts w:ascii="Tahoma" w:hAnsi="Tahoma" w:cs="Tahoma"/>
                <w:lang w:bidi="ar-SA"/>
              </w:rPr>
            </w:pPr>
            <w:r w:rsidRPr="00AC6E76">
              <w:rPr>
                <w:rFonts w:ascii="Tahoma" w:hAnsi="Tahoma" w:cs="Tahoma"/>
                <w:lang w:bidi="ar-SA"/>
              </w:rPr>
              <w:t>126</w:t>
            </w:r>
          </w:p>
        </w:tc>
        <w:tc>
          <w:tcPr>
            <w:tcW w:w="2819" w:type="dxa"/>
            <w:noWrap/>
          </w:tcPr>
          <w:p w14:paraId="4A2F72D4" w14:textId="4ACC4EB0"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ShftPlk</w:t>
            </w:r>
          </w:p>
        </w:tc>
        <w:tc>
          <w:tcPr>
            <w:tcW w:w="1849" w:type="dxa"/>
            <w:noWrap/>
          </w:tcPr>
          <w:p w14:paraId="19551CA3" w14:textId="1AF38763"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AC6E76">
              <w:rPr>
                <w:rFonts w:ascii="Consolas" w:hAnsi="Consolas" w:cs="Consolas"/>
                <w:sz w:val="24"/>
                <w:szCs w:val="24"/>
                <w:lang w:bidi="ar-SA"/>
              </w:rPr>
              <w:t>nvarchar(50)</w:t>
            </w:r>
          </w:p>
        </w:tc>
        <w:tc>
          <w:tcPr>
            <w:tcW w:w="972" w:type="dxa"/>
            <w:noWrap/>
          </w:tcPr>
          <w:p w14:paraId="71386916" w14:textId="0B9DA574"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1C2462F6" w14:textId="39E1075E"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پلاک</w:t>
            </w:r>
            <w:r w:rsidRPr="00AC6E76">
              <w:rPr>
                <w:rFonts w:ascii="Consolas" w:hAnsi="Consolas" w:cs="B Lotus"/>
                <w:lang w:bidi="ar-SA"/>
              </w:rPr>
              <w:t xml:space="preserve"> </w:t>
            </w:r>
            <w:r w:rsidRPr="00AC6E76">
              <w:rPr>
                <w:rFonts w:ascii="Consolas" w:hAnsi="Consolas" w:cs="B Lotus"/>
                <w:rtl/>
                <w:lang w:bidi="ar-SA"/>
              </w:rPr>
              <w:t>خودرو</w:t>
            </w:r>
            <w:r w:rsidRPr="00AC6E76">
              <w:rPr>
                <w:rFonts w:ascii="Consolas" w:hAnsi="Consolas" w:cs="B Lotus"/>
                <w:lang w:bidi="ar-SA"/>
              </w:rPr>
              <w:t xml:space="preserve"> </w:t>
            </w:r>
            <w:r w:rsidRPr="00AC6E76">
              <w:rPr>
                <w:rFonts w:ascii="Consolas" w:hAnsi="Consolas" w:cs="B Lotus"/>
                <w:rtl/>
                <w:lang w:bidi="ar-SA"/>
              </w:rPr>
              <w:t>انتقال</w:t>
            </w:r>
            <w:r w:rsidRPr="00AC6E76">
              <w:rPr>
                <w:rFonts w:ascii="Consolas" w:hAnsi="Consolas" w:cs="B Lotus"/>
                <w:lang w:bidi="ar-SA"/>
              </w:rPr>
              <w:t xml:space="preserve"> </w:t>
            </w:r>
            <w:r w:rsidRPr="00AC6E76">
              <w:rPr>
                <w:rFonts w:ascii="Consolas" w:hAnsi="Consolas" w:cs="B Lotus"/>
                <w:rtl/>
                <w:lang w:bidi="ar-SA"/>
              </w:rPr>
              <w:t>دهنده</w:t>
            </w:r>
            <w:r w:rsidRPr="00AC6E76">
              <w:rPr>
                <w:rFonts w:ascii="Consolas" w:hAnsi="Consolas" w:cs="B Lotus"/>
                <w:lang w:bidi="ar-SA"/>
              </w:rPr>
              <w:t xml:space="preserve"> </w:t>
            </w:r>
            <w:r w:rsidRPr="00AC6E76">
              <w:rPr>
                <w:rFonts w:ascii="Consolas" w:hAnsi="Consolas" w:cs="B Lotus"/>
                <w:rtl/>
                <w:lang w:bidi="ar-SA"/>
              </w:rPr>
              <w:t>تخفیف</w:t>
            </w:r>
          </w:p>
        </w:tc>
        <w:tc>
          <w:tcPr>
            <w:tcW w:w="1422" w:type="dxa"/>
            <w:noWrap/>
          </w:tcPr>
          <w:p w14:paraId="3AF5357C" w14:textId="77777777" w:rsidR="00102F65" w:rsidRPr="00E425E7" w:rsidRDefault="00102F65" w:rsidP="00102F65">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color w:val="FF0000"/>
                <w:rtl/>
              </w:rPr>
            </w:pPr>
          </w:p>
        </w:tc>
      </w:tr>
      <w:tr w:rsidR="00102F65" w:rsidRPr="00F733A3" w14:paraId="60C25B4E"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160D3B9A" w14:textId="70F42B02" w:rsidR="00102F65" w:rsidRPr="00AC6E76" w:rsidRDefault="00102F65" w:rsidP="00102F65">
            <w:pPr>
              <w:jc w:val="center"/>
              <w:rPr>
                <w:rFonts w:ascii="Tahoma" w:hAnsi="Tahoma" w:cs="Tahoma"/>
                <w:lang w:bidi="ar-SA"/>
              </w:rPr>
            </w:pPr>
            <w:r w:rsidRPr="00AC6E76">
              <w:rPr>
                <w:rFonts w:ascii="Tahoma" w:hAnsi="Tahoma" w:cs="Tahoma"/>
                <w:lang w:bidi="ar-SA"/>
              </w:rPr>
              <w:t>127</w:t>
            </w:r>
          </w:p>
        </w:tc>
        <w:tc>
          <w:tcPr>
            <w:tcW w:w="2819" w:type="dxa"/>
            <w:noWrap/>
          </w:tcPr>
          <w:p w14:paraId="14B437C6" w14:textId="729E20E1"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ShftPlk1</w:t>
            </w:r>
          </w:p>
        </w:tc>
        <w:tc>
          <w:tcPr>
            <w:tcW w:w="1849" w:type="dxa"/>
            <w:noWrap/>
          </w:tcPr>
          <w:p w14:paraId="60CC5C94" w14:textId="376046B5"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Int</w:t>
            </w:r>
          </w:p>
        </w:tc>
        <w:tc>
          <w:tcPr>
            <w:tcW w:w="972" w:type="dxa"/>
            <w:noWrap/>
          </w:tcPr>
          <w:p w14:paraId="1B0875B5" w14:textId="0385680C"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2E984F5C" w14:textId="2FF5431E"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دو</w:t>
            </w:r>
            <w:r w:rsidRPr="00AC6E76">
              <w:rPr>
                <w:rFonts w:ascii="Consolas" w:hAnsi="Consolas" w:cs="B Lotus"/>
                <w:lang w:bidi="ar-SA"/>
              </w:rPr>
              <w:t xml:space="preserve"> </w:t>
            </w:r>
            <w:r w:rsidRPr="00AC6E76">
              <w:rPr>
                <w:rFonts w:ascii="Consolas" w:hAnsi="Consolas" w:cs="B Lotus"/>
                <w:rtl/>
                <w:lang w:bidi="ar-SA"/>
              </w:rPr>
              <w:t>رقم</w:t>
            </w:r>
            <w:r w:rsidRPr="00AC6E76">
              <w:rPr>
                <w:rFonts w:ascii="Consolas" w:hAnsi="Consolas" w:cs="B Lotus"/>
                <w:lang w:bidi="ar-SA"/>
              </w:rPr>
              <w:t xml:space="preserve"> </w:t>
            </w:r>
            <w:r w:rsidRPr="00AC6E76">
              <w:rPr>
                <w:rFonts w:ascii="Consolas" w:hAnsi="Consolas" w:cs="B Lotus"/>
                <w:rtl/>
                <w:lang w:bidi="ar-SA"/>
              </w:rPr>
              <w:t>سمت</w:t>
            </w:r>
            <w:r w:rsidRPr="00AC6E76">
              <w:rPr>
                <w:rFonts w:ascii="Consolas" w:hAnsi="Consolas" w:cs="B Lotus"/>
                <w:lang w:bidi="ar-SA"/>
              </w:rPr>
              <w:t xml:space="preserve"> </w:t>
            </w:r>
            <w:r w:rsidRPr="00AC6E76">
              <w:rPr>
                <w:rFonts w:ascii="Consolas" w:hAnsi="Consolas" w:cs="B Lotus"/>
                <w:rtl/>
                <w:lang w:bidi="ar-SA"/>
              </w:rPr>
              <w:t>چپ</w:t>
            </w:r>
            <w:r w:rsidRPr="00AC6E76">
              <w:rPr>
                <w:rFonts w:ascii="Consolas" w:hAnsi="Consolas" w:cs="B Lotus"/>
                <w:lang w:bidi="ar-SA"/>
              </w:rPr>
              <w:t xml:space="preserve"> </w:t>
            </w:r>
            <w:r w:rsidRPr="00AC6E76">
              <w:rPr>
                <w:rFonts w:ascii="Consolas" w:hAnsi="Consolas" w:cs="B Lotus"/>
                <w:rtl/>
                <w:lang w:bidi="ar-SA"/>
              </w:rPr>
              <w:t>پلاک</w:t>
            </w:r>
            <w:r w:rsidRPr="00AC6E76">
              <w:rPr>
                <w:rFonts w:ascii="Consolas" w:hAnsi="Consolas" w:cs="B Lotus"/>
                <w:lang w:bidi="ar-SA"/>
              </w:rPr>
              <w:t xml:space="preserve"> </w:t>
            </w:r>
            <w:r w:rsidRPr="00AC6E76">
              <w:rPr>
                <w:rFonts w:ascii="Consolas" w:hAnsi="Consolas" w:cs="B Lotus"/>
                <w:rtl/>
                <w:lang w:bidi="ar-SA"/>
              </w:rPr>
              <w:t>انتقال</w:t>
            </w:r>
            <w:r w:rsidRPr="00AC6E76">
              <w:rPr>
                <w:rFonts w:ascii="Consolas" w:hAnsi="Consolas" w:cs="B Lotus"/>
                <w:lang w:bidi="ar-SA"/>
              </w:rPr>
              <w:t xml:space="preserve"> </w:t>
            </w:r>
            <w:r w:rsidRPr="00AC6E76">
              <w:rPr>
                <w:rFonts w:ascii="Consolas" w:hAnsi="Consolas" w:cs="B Lotus"/>
                <w:rtl/>
                <w:lang w:bidi="ar-SA"/>
              </w:rPr>
              <w:t>دهنده</w:t>
            </w:r>
            <w:r w:rsidRPr="00AC6E76">
              <w:rPr>
                <w:rFonts w:ascii="Consolas" w:hAnsi="Consolas" w:cs="B Lotus"/>
                <w:lang w:bidi="ar-SA"/>
              </w:rPr>
              <w:t xml:space="preserve"> </w:t>
            </w:r>
            <w:r w:rsidRPr="00AC6E76">
              <w:rPr>
                <w:rFonts w:ascii="Consolas" w:hAnsi="Consolas" w:cs="B Lotus"/>
                <w:rtl/>
                <w:lang w:bidi="ar-SA"/>
              </w:rPr>
              <w:t>تخفیف</w:t>
            </w:r>
          </w:p>
        </w:tc>
        <w:tc>
          <w:tcPr>
            <w:tcW w:w="1422" w:type="dxa"/>
            <w:noWrap/>
          </w:tcPr>
          <w:p w14:paraId="24295583" w14:textId="77777777" w:rsidR="00102F65" w:rsidRPr="00E425E7" w:rsidRDefault="00102F65" w:rsidP="00102F65">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color w:val="FF0000"/>
                <w:rtl/>
              </w:rPr>
            </w:pPr>
          </w:p>
        </w:tc>
      </w:tr>
      <w:tr w:rsidR="00102F65" w:rsidRPr="00F733A3" w14:paraId="4EFCBA60"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3FA03C8B" w14:textId="6CE227E6" w:rsidR="00102F65" w:rsidRPr="00AC6E76" w:rsidRDefault="00102F65" w:rsidP="00102F65">
            <w:pPr>
              <w:jc w:val="center"/>
              <w:rPr>
                <w:rFonts w:ascii="Tahoma" w:hAnsi="Tahoma" w:cs="Tahoma"/>
                <w:lang w:bidi="ar-SA"/>
              </w:rPr>
            </w:pPr>
            <w:r w:rsidRPr="00AC6E76">
              <w:rPr>
                <w:rFonts w:ascii="Tahoma" w:hAnsi="Tahoma" w:cs="Tahoma"/>
                <w:lang w:bidi="ar-SA"/>
              </w:rPr>
              <w:t>128</w:t>
            </w:r>
          </w:p>
        </w:tc>
        <w:tc>
          <w:tcPr>
            <w:tcW w:w="2819" w:type="dxa"/>
            <w:noWrap/>
          </w:tcPr>
          <w:p w14:paraId="013F7A90" w14:textId="5D22A642"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ShftPlk2</w:t>
            </w:r>
          </w:p>
        </w:tc>
        <w:tc>
          <w:tcPr>
            <w:tcW w:w="1849" w:type="dxa"/>
            <w:noWrap/>
          </w:tcPr>
          <w:p w14:paraId="7B4DA686" w14:textId="15510CDE"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Smallint</w:t>
            </w:r>
          </w:p>
        </w:tc>
        <w:tc>
          <w:tcPr>
            <w:tcW w:w="972" w:type="dxa"/>
            <w:noWrap/>
          </w:tcPr>
          <w:p w14:paraId="6CFA5611" w14:textId="616760C9"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5AC4CB6D" w14:textId="55F8EB71"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حرف</w:t>
            </w:r>
            <w:r w:rsidRPr="00AC6E76">
              <w:rPr>
                <w:rFonts w:ascii="Consolas" w:hAnsi="Consolas" w:cs="B Lotus"/>
                <w:lang w:bidi="ar-SA"/>
              </w:rPr>
              <w:t xml:space="preserve"> </w:t>
            </w:r>
            <w:r w:rsidRPr="00AC6E76">
              <w:rPr>
                <w:rFonts w:ascii="Consolas" w:hAnsi="Consolas" w:cs="B Lotus"/>
                <w:rtl/>
                <w:lang w:bidi="ar-SA"/>
              </w:rPr>
              <w:t>پلاک</w:t>
            </w:r>
            <w:r w:rsidRPr="00AC6E76">
              <w:rPr>
                <w:rFonts w:ascii="Consolas" w:hAnsi="Consolas" w:cs="B Lotus"/>
                <w:lang w:bidi="ar-SA"/>
              </w:rPr>
              <w:t xml:space="preserve"> </w:t>
            </w:r>
            <w:r w:rsidRPr="00AC6E76">
              <w:rPr>
                <w:rFonts w:ascii="Consolas" w:hAnsi="Consolas" w:cs="B Lotus"/>
                <w:rtl/>
                <w:lang w:bidi="ar-SA"/>
              </w:rPr>
              <w:t>انتقال</w:t>
            </w:r>
            <w:r w:rsidRPr="00AC6E76">
              <w:rPr>
                <w:rFonts w:ascii="Consolas" w:hAnsi="Consolas" w:cs="B Lotus"/>
                <w:lang w:bidi="ar-SA"/>
              </w:rPr>
              <w:t xml:space="preserve"> </w:t>
            </w:r>
            <w:r w:rsidRPr="00AC6E76">
              <w:rPr>
                <w:rFonts w:ascii="Consolas" w:hAnsi="Consolas" w:cs="B Lotus"/>
                <w:rtl/>
                <w:lang w:bidi="ar-SA"/>
              </w:rPr>
              <w:t>دهنده</w:t>
            </w:r>
            <w:r w:rsidRPr="00AC6E76">
              <w:rPr>
                <w:rFonts w:ascii="Consolas" w:hAnsi="Consolas" w:cs="B Lotus"/>
                <w:lang w:bidi="ar-SA"/>
              </w:rPr>
              <w:t xml:space="preserve"> </w:t>
            </w:r>
            <w:r w:rsidRPr="00AC6E76">
              <w:rPr>
                <w:rFonts w:ascii="Consolas" w:hAnsi="Consolas" w:cs="B Lotus"/>
                <w:rtl/>
                <w:lang w:bidi="ar-SA"/>
              </w:rPr>
              <w:t>تخفیف</w:t>
            </w:r>
          </w:p>
        </w:tc>
        <w:tc>
          <w:tcPr>
            <w:tcW w:w="1422" w:type="dxa"/>
            <w:noWrap/>
          </w:tcPr>
          <w:p w14:paraId="4ABCFB2D" w14:textId="3B5592A4" w:rsidR="00102F65" w:rsidRPr="00E425E7" w:rsidRDefault="00087344" w:rsidP="00102F65">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color w:val="FF0000"/>
                <w:rtl/>
              </w:rPr>
            </w:pPr>
            <w:hyperlink w:anchor="_جدول_حروف_پلاک" w:history="1">
              <w:r w:rsidR="00102F65" w:rsidRPr="00180E27">
                <w:rPr>
                  <w:rStyle w:val="Hyperlink"/>
                  <w:rFonts w:ascii="Tahoma" w:eastAsia="Times New Roman" w:hAnsi="Tahoma" w:cs="B Lotus" w:hint="cs"/>
                  <w:rtl/>
                </w:rPr>
                <w:t>جدول حروف پلاک استاندارد</w:t>
              </w:r>
            </w:hyperlink>
          </w:p>
        </w:tc>
      </w:tr>
      <w:tr w:rsidR="00102F65" w:rsidRPr="00F733A3" w14:paraId="557CD49B"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13756063" w14:textId="110C853B" w:rsidR="00102F65" w:rsidRPr="00AC6E76" w:rsidRDefault="00102F65" w:rsidP="00102F65">
            <w:pPr>
              <w:jc w:val="center"/>
              <w:rPr>
                <w:rFonts w:ascii="Tahoma" w:hAnsi="Tahoma" w:cs="Tahoma"/>
                <w:lang w:bidi="ar-SA"/>
              </w:rPr>
            </w:pPr>
            <w:r w:rsidRPr="00AC6E76">
              <w:rPr>
                <w:rFonts w:ascii="Tahoma" w:hAnsi="Tahoma" w:cs="Tahoma"/>
                <w:lang w:bidi="ar-SA"/>
              </w:rPr>
              <w:t>129</w:t>
            </w:r>
          </w:p>
        </w:tc>
        <w:tc>
          <w:tcPr>
            <w:tcW w:w="2819" w:type="dxa"/>
            <w:noWrap/>
          </w:tcPr>
          <w:p w14:paraId="18FF64A6" w14:textId="46027799"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ShftPlk3</w:t>
            </w:r>
          </w:p>
        </w:tc>
        <w:tc>
          <w:tcPr>
            <w:tcW w:w="1849" w:type="dxa"/>
            <w:noWrap/>
          </w:tcPr>
          <w:p w14:paraId="18C4EE01" w14:textId="67B2F96D"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Smallint</w:t>
            </w:r>
          </w:p>
        </w:tc>
        <w:tc>
          <w:tcPr>
            <w:tcW w:w="972" w:type="dxa"/>
            <w:noWrap/>
          </w:tcPr>
          <w:p w14:paraId="55EB4A98" w14:textId="5817CA6D"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3E9985D5" w14:textId="23BD8CCB"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سه</w:t>
            </w:r>
            <w:r w:rsidRPr="00AC6E76">
              <w:rPr>
                <w:rFonts w:ascii="Consolas" w:hAnsi="Consolas" w:cs="B Lotus"/>
                <w:lang w:bidi="ar-SA"/>
              </w:rPr>
              <w:t xml:space="preserve"> </w:t>
            </w:r>
            <w:r w:rsidRPr="00AC6E76">
              <w:rPr>
                <w:rFonts w:ascii="Consolas" w:hAnsi="Consolas" w:cs="B Lotus"/>
                <w:rtl/>
                <w:lang w:bidi="ar-SA"/>
              </w:rPr>
              <w:t>رقم</w:t>
            </w:r>
            <w:r w:rsidRPr="00AC6E76">
              <w:rPr>
                <w:rFonts w:ascii="Consolas" w:hAnsi="Consolas" w:cs="B Lotus"/>
                <w:lang w:bidi="ar-SA"/>
              </w:rPr>
              <w:t xml:space="preserve"> </w:t>
            </w:r>
            <w:r w:rsidRPr="00AC6E76">
              <w:rPr>
                <w:rFonts w:ascii="Consolas" w:hAnsi="Consolas" w:cs="B Lotus"/>
                <w:rtl/>
                <w:lang w:bidi="ar-SA"/>
              </w:rPr>
              <w:t>سمت</w:t>
            </w:r>
            <w:r w:rsidRPr="00AC6E76">
              <w:rPr>
                <w:rFonts w:ascii="Consolas" w:hAnsi="Consolas" w:cs="B Lotus"/>
                <w:lang w:bidi="ar-SA"/>
              </w:rPr>
              <w:t xml:space="preserve"> </w:t>
            </w:r>
            <w:r w:rsidRPr="00AC6E76">
              <w:rPr>
                <w:rFonts w:ascii="Consolas" w:hAnsi="Consolas" w:cs="B Lotus"/>
                <w:rtl/>
                <w:lang w:bidi="ar-SA"/>
              </w:rPr>
              <w:t>راست</w:t>
            </w:r>
            <w:r w:rsidRPr="00AC6E76">
              <w:rPr>
                <w:rFonts w:ascii="Consolas" w:hAnsi="Consolas" w:cs="B Lotus"/>
                <w:lang w:bidi="ar-SA"/>
              </w:rPr>
              <w:t xml:space="preserve"> </w:t>
            </w:r>
            <w:r w:rsidRPr="00AC6E76">
              <w:rPr>
                <w:rFonts w:ascii="Consolas" w:hAnsi="Consolas" w:cs="B Lotus"/>
                <w:rtl/>
                <w:lang w:bidi="ar-SA"/>
              </w:rPr>
              <w:t>پلاک</w:t>
            </w:r>
            <w:r w:rsidRPr="00AC6E76">
              <w:rPr>
                <w:rFonts w:ascii="Consolas" w:hAnsi="Consolas" w:cs="B Lotus"/>
                <w:lang w:bidi="ar-SA"/>
              </w:rPr>
              <w:t xml:space="preserve"> </w:t>
            </w:r>
            <w:r w:rsidRPr="00AC6E76">
              <w:rPr>
                <w:rFonts w:ascii="Consolas" w:hAnsi="Consolas" w:cs="B Lotus"/>
                <w:rtl/>
                <w:lang w:bidi="ar-SA"/>
              </w:rPr>
              <w:t>انتقال</w:t>
            </w:r>
            <w:r w:rsidRPr="00AC6E76">
              <w:rPr>
                <w:rFonts w:ascii="Consolas" w:hAnsi="Consolas" w:cs="B Lotus"/>
                <w:lang w:bidi="ar-SA"/>
              </w:rPr>
              <w:t xml:space="preserve"> </w:t>
            </w:r>
            <w:r w:rsidRPr="00AC6E76">
              <w:rPr>
                <w:rFonts w:ascii="Consolas" w:hAnsi="Consolas" w:cs="B Lotus"/>
                <w:rtl/>
                <w:lang w:bidi="ar-SA"/>
              </w:rPr>
              <w:lastRenderedPageBreak/>
              <w:t>دهنده</w:t>
            </w:r>
            <w:r w:rsidRPr="00AC6E76">
              <w:rPr>
                <w:rFonts w:ascii="Consolas" w:hAnsi="Consolas" w:cs="B Lotus"/>
                <w:lang w:bidi="ar-SA"/>
              </w:rPr>
              <w:t xml:space="preserve"> </w:t>
            </w:r>
            <w:r w:rsidRPr="00AC6E76">
              <w:rPr>
                <w:rFonts w:ascii="Consolas" w:hAnsi="Consolas" w:cs="B Lotus"/>
                <w:rtl/>
                <w:lang w:bidi="ar-SA"/>
              </w:rPr>
              <w:t>تخفیف</w:t>
            </w:r>
          </w:p>
        </w:tc>
        <w:tc>
          <w:tcPr>
            <w:tcW w:w="1422" w:type="dxa"/>
            <w:noWrap/>
          </w:tcPr>
          <w:p w14:paraId="22B00357" w14:textId="77777777" w:rsidR="00102F65" w:rsidRPr="00E425E7" w:rsidRDefault="00102F65" w:rsidP="00102F65">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color w:val="FF0000"/>
                <w:rtl/>
              </w:rPr>
            </w:pPr>
          </w:p>
        </w:tc>
      </w:tr>
      <w:tr w:rsidR="00102F65" w:rsidRPr="00F733A3" w14:paraId="6EF7B8EE"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30D93441" w14:textId="7EB58022" w:rsidR="00102F65" w:rsidRPr="00AC6E76" w:rsidRDefault="00102F65" w:rsidP="00102F65">
            <w:pPr>
              <w:jc w:val="center"/>
              <w:rPr>
                <w:rFonts w:ascii="Tahoma" w:hAnsi="Tahoma" w:cs="Tahoma"/>
                <w:lang w:bidi="ar-SA"/>
              </w:rPr>
            </w:pPr>
            <w:r w:rsidRPr="00AC6E76">
              <w:rPr>
                <w:rFonts w:ascii="Tahoma" w:hAnsi="Tahoma" w:cs="Tahoma"/>
                <w:lang w:bidi="ar-SA"/>
              </w:rPr>
              <w:t>130</w:t>
            </w:r>
          </w:p>
        </w:tc>
        <w:tc>
          <w:tcPr>
            <w:tcW w:w="2819" w:type="dxa"/>
            <w:noWrap/>
          </w:tcPr>
          <w:p w14:paraId="17B6649A" w14:textId="7C54145F"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ShftPlkSrl</w:t>
            </w:r>
          </w:p>
        </w:tc>
        <w:tc>
          <w:tcPr>
            <w:tcW w:w="1849" w:type="dxa"/>
            <w:noWrap/>
          </w:tcPr>
          <w:p w14:paraId="4B3E2A42" w14:textId="409E800A"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Smallint</w:t>
            </w:r>
          </w:p>
        </w:tc>
        <w:tc>
          <w:tcPr>
            <w:tcW w:w="972" w:type="dxa"/>
            <w:noWrap/>
          </w:tcPr>
          <w:p w14:paraId="2AE7F64D" w14:textId="1BA2DF78"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1FE0B706" w14:textId="5263BE48"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شماره</w:t>
            </w:r>
            <w:r w:rsidRPr="00AC6E76">
              <w:rPr>
                <w:rFonts w:ascii="Consolas" w:hAnsi="Consolas" w:cs="B Lotus"/>
                <w:lang w:bidi="ar-SA"/>
              </w:rPr>
              <w:t xml:space="preserve"> </w:t>
            </w:r>
            <w:r w:rsidRPr="00AC6E76">
              <w:rPr>
                <w:rFonts w:ascii="Consolas" w:hAnsi="Consolas" w:cs="B Lotus"/>
                <w:rtl/>
                <w:lang w:bidi="ar-SA"/>
              </w:rPr>
              <w:t>سریال</w:t>
            </w:r>
            <w:r w:rsidRPr="00AC6E76">
              <w:rPr>
                <w:rFonts w:ascii="Consolas" w:hAnsi="Consolas" w:cs="B Lotus"/>
                <w:lang w:bidi="ar-SA"/>
              </w:rPr>
              <w:t xml:space="preserve"> </w:t>
            </w:r>
            <w:r w:rsidRPr="00AC6E76">
              <w:rPr>
                <w:rFonts w:ascii="Consolas" w:hAnsi="Consolas" w:cs="B Lotus"/>
                <w:rtl/>
                <w:lang w:bidi="ar-SA"/>
              </w:rPr>
              <w:t>پلاک</w:t>
            </w:r>
            <w:r w:rsidRPr="00AC6E76">
              <w:rPr>
                <w:rFonts w:ascii="Consolas" w:hAnsi="Consolas" w:cs="B Lotus"/>
                <w:lang w:bidi="ar-SA"/>
              </w:rPr>
              <w:t xml:space="preserve"> </w:t>
            </w:r>
            <w:r w:rsidRPr="00AC6E76">
              <w:rPr>
                <w:rFonts w:ascii="Consolas" w:hAnsi="Consolas" w:cs="B Lotus"/>
                <w:rtl/>
                <w:lang w:bidi="ar-SA"/>
              </w:rPr>
              <w:t>انتقال</w:t>
            </w:r>
            <w:r w:rsidRPr="00AC6E76">
              <w:rPr>
                <w:rFonts w:ascii="Consolas" w:hAnsi="Consolas" w:cs="B Lotus"/>
                <w:lang w:bidi="ar-SA"/>
              </w:rPr>
              <w:t xml:space="preserve"> </w:t>
            </w:r>
            <w:r w:rsidRPr="00AC6E76">
              <w:rPr>
                <w:rFonts w:ascii="Consolas" w:hAnsi="Consolas" w:cs="B Lotus"/>
                <w:rtl/>
                <w:lang w:bidi="ar-SA"/>
              </w:rPr>
              <w:t>دهنده</w:t>
            </w:r>
            <w:r w:rsidRPr="00AC6E76">
              <w:rPr>
                <w:rFonts w:ascii="Consolas" w:hAnsi="Consolas" w:cs="B Lotus"/>
                <w:lang w:bidi="ar-SA"/>
              </w:rPr>
              <w:t xml:space="preserve"> </w:t>
            </w:r>
            <w:r w:rsidRPr="00AC6E76">
              <w:rPr>
                <w:rFonts w:ascii="Consolas" w:hAnsi="Consolas" w:cs="B Lotus"/>
                <w:rtl/>
                <w:lang w:bidi="ar-SA"/>
              </w:rPr>
              <w:t>تخفیف</w:t>
            </w:r>
          </w:p>
        </w:tc>
        <w:tc>
          <w:tcPr>
            <w:tcW w:w="1422" w:type="dxa"/>
            <w:noWrap/>
          </w:tcPr>
          <w:p w14:paraId="0ADA2CDC" w14:textId="77777777" w:rsidR="00102F65" w:rsidRPr="00E425E7" w:rsidRDefault="00102F65" w:rsidP="00102F65">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color w:val="FF0000"/>
                <w:rtl/>
              </w:rPr>
            </w:pPr>
          </w:p>
        </w:tc>
      </w:tr>
      <w:tr w:rsidR="00102F65" w:rsidRPr="00F733A3" w14:paraId="16DE6409"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160C715A" w14:textId="1DE71E82" w:rsidR="00102F65" w:rsidRPr="00AC6E76" w:rsidRDefault="00102F65" w:rsidP="00102F65">
            <w:pPr>
              <w:jc w:val="center"/>
              <w:rPr>
                <w:rFonts w:ascii="Tahoma" w:hAnsi="Tahoma" w:cs="Tahoma"/>
                <w:lang w:bidi="ar-SA"/>
              </w:rPr>
            </w:pPr>
            <w:r w:rsidRPr="00AC6E76">
              <w:rPr>
                <w:rFonts w:ascii="Tahoma" w:hAnsi="Tahoma" w:cs="Tahoma"/>
                <w:lang w:bidi="ar-SA"/>
              </w:rPr>
              <w:t>131</w:t>
            </w:r>
          </w:p>
        </w:tc>
        <w:tc>
          <w:tcPr>
            <w:tcW w:w="2819" w:type="dxa"/>
            <w:noWrap/>
          </w:tcPr>
          <w:p w14:paraId="766542DD" w14:textId="667D39FF"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IsShftIrn</w:t>
            </w:r>
          </w:p>
        </w:tc>
        <w:tc>
          <w:tcPr>
            <w:tcW w:w="1849" w:type="dxa"/>
            <w:noWrap/>
          </w:tcPr>
          <w:p w14:paraId="25C308D4" w14:textId="6D26C938"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Bit</w:t>
            </w:r>
          </w:p>
        </w:tc>
        <w:tc>
          <w:tcPr>
            <w:tcW w:w="972" w:type="dxa"/>
            <w:noWrap/>
          </w:tcPr>
          <w:p w14:paraId="46368043" w14:textId="04026488"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33E35C9D" w14:textId="6AD75A32"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AC6E76">
              <w:rPr>
                <w:rFonts w:ascii="Consolas" w:hAnsi="Consolas" w:cs="B Lotus" w:hint="cs"/>
                <w:rtl/>
                <w:lang w:bidi="ar-SA"/>
              </w:rPr>
              <w:t>ملیت انتقال دهنده تخفیف(0: غیرایرانی، 1: ایرانی)</w:t>
            </w:r>
          </w:p>
        </w:tc>
        <w:tc>
          <w:tcPr>
            <w:tcW w:w="1422" w:type="dxa"/>
            <w:noWrap/>
          </w:tcPr>
          <w:p w14:paraId="3464B772" w14:textId="77777777" w:rsidR="00102F65" w:rsidRPr="00E425E7" w:rsidRDefault="00102F65" w:rsidP="00102F65">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color w:val="FF0000"/>
                <w:rtl/>
              </w:rPr>
            </w:pPr>
          </w:p>
        </w:tc>
      </w:tr>
      <w:tr w:rsidR="00102F65" w:rsidRPr="00F733A3" w14:paraId="32E32B21"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65F48E27" w14:textId="3CA793C6" w:rsidR="00102F65" w:rsidRPr="00AC6E76" w:rsidRDefault="00102F65" w:rsidP="00102F65">
            <w:pPr>
              <w:jc w:val="center"/>
              <w:rPr>
                <w:rFonts w:ascii="Tahoma" w:hAnsi="Tahoma" w:cs="Tahoma"/>
                <w:lang w:bidi="ar-SA"/>
              </w:rPr>
            </w:pPr>
            <w:r w:rsidRPr="00AC6E76">
              <w:rPr>
                <w:rFonts w:ascii="Tahoma" w:hAnsi="Tahoma" w:cs="Tahoma"/>
                <w:lang w:bidi="ar-SA"/>
              </w:rPr>
              <w:t>132</w:t>
            </w:r>
          </w:p>
        </w:tc>
        <w:tc>
          <w:tcPr>
            <w:tcW w:w="2819" w:type="dxa"/>
            <w:noWrap/>
          </w:tcPr>
          <w:p w14:paraId="71FE5830" w14:textId="62AC111F"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ShftInsTypCod</w:t>
            </w:r>
          </w:p>
        </w:tc>
        <w:tc>
          <w:tcPr>
            <w:tcW w:w="1849" w:type="dxa"/>
            <w:noWrap/>
          </w:tcPr>
          <w:p w14:paraId="458A2A77" w14:textId="7E19ADE5"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Tinyint</w:t>
            </w:r>
          </w:p>
        </w:tc>
        <w:tc>
          <w:tcPr>
            <w:tcW w:w="972" w:type="dxa"/>
            <w:noWrap/>
          </w:tcPr>
          <w:p w14:paraId="608BE8FA" w14:textId="3A313004"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72759F2D" w14:textId="0C0BCCD1"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AC6E76">
              <w:rPr>
                <w:rFonts w:ascii="Consolas" w:hAnsi="Consolas" w:cs="B Lotus" w:hint="cs"/>
                <w:rtl/>
              </w:rPr>
              <w:t>نوع شخصیت انتقال دهنده تخفیف</w:t>
            </w:r>
          </w:p>
        </w:tc>
        <w:tc>
          <w:tcPr>
            <w:tcW w:w="1422" w:type="dxa"/>
            <w:noWrap/>
          </w:tcPr>
          <w:p w14:paraId="256871D1" w14:textId="77777777" w:rsidR="00102F65" w:rsidRPr="00E425E7" w:rsidRDefault="00102F65" w:rsidP="00102F65">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color w:val="FF0000"/>
                <w:rtl/>
              </w:rPr>
            </w:pPr>
          </w:p>
        </w:tc>
      </w:tr>
      <w:tr w:rsidR="00102F65" w:rsidRPr="00F733A3" w14:paraId="04E43E9B"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2603AD63" w14:textId="4F4E5DE6" w:rsidR="00102F65" w:rsidRPr="00AC6E76" w:rsidRDefault="00102F65" w:rsidP="00102F65">
            <w:pPr>
              <w:jc w:val="center"/>
              <w:rPr>
                <w:rFonts w:ascii="Tahoma" w:hAnsi="Tahoma" w:cs="Tahoma"/>
                <w:lang w:bidi="ar-SA"/>
              </w:rPr>
            </w:pPr>
            <w:r w:rsidRPr="00AC6E76">
              <w:rPr>
                <w:rFonts w:ascii="Tahoma" w:hAnsi="Tahoma" w:cs="Tahoma"/>
                <w:lang w:bidi="ar-SA"/>
              </w:rPr>
              <w:t>133</w:t>
            </w:r>
          </w:p>
        </w:tc>
        <w:tc>
          <w:tcPr>
            <w:tcW w:w="2819" w:type="dxa"/>
            <w:noWrap/>
          </w:tcPr>
          <w:p w14:paraId="761F8069" w14:textId="3BBD2CB7"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ShftNtnlId</w:t>
            </w:r>
          </w:p>
        </w:tc>
        <w:tc>
          <w:tcPr>
            <w:tcW w:w="1849" w:type="dxa"/>
            <w:noWrap/>
          </w:tcPr>
          <w:p w14:paraId="318E26FE" w14:textId="63694A8F"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varchar(10)</w:t>
            </w:r>
          </w:p>
        </w:tc>
        <w:tc>
          <w:tcPr>
            <w:tcW w:w="972" w:type="dxa"/>
            <w:noWrap/>
          </w:tcPr>
          <w:p w14:paraId="357AB903" w14:textId="595E473C"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401880A8" w14:textId="10DFA93C"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کدملی</w:t>
            </w:r>
            <w:r w:rsidRPr="00AC6E76">
              <w:rPr>
                <w:rFonts w:ascii="Consolas" w:hAnsi="Consolas" w:cs="B Lotus"/>
                <w:lang w:bidi="ar-SA"/>
              </w:rPr>
              <w:t xml:space="preserve"> </w:t>
            </w:r>
            <w:r w:rsidRPr="00AC6E76">
              <w:rPr>
                <w:rFonts w:ascii="Consolas" w:hAnsi="Consolas" w:cs="B Lotus"/>
                <w:rtl/>
                <w:lang w:bidi="ar-SA"/>
              </w:rPr>
              <w:t>انتقال</w:t>
            </w:r>
            <w:r w:rsidRPr="00AC6E76">
              <w:rPr>
                <w:rFonts w:ascii="Consolas" w:hAnsi="Consolas" w:cs="B Lotus"/>
                <w:lang w:bidi="ar-SA"/>
              </w:rPr>
              <w:t xml:space="preserve"> </w:t>
            </w:r>
            <w:r w:rsidRPr="00AC6E76">
              <w:rPr>
                <w:rFonts w:ascii="Consolas" w:hAnsi="Consolas" w:cs="B Lotus"/>
                <w:rtl/>
                <w:lang w:bidi="ar-SA"/>
              </w:rPr>
              <w:t>دهنده</w:t>
            </w:r>
            <w:r w:rsidRPr="00AC6E76">
              <w:rPr>
                <w:rFonts w:ascii="Consolas" w:hAnsi="Consolas" w:cs="B Lotus"/>
                <w:lang w:bidi="ar-SA"/>
              </w:rPr>
              <w:t xml:space="preserve"> </w:t>
            </w:r>
            <w:r w:rsidRPr="00AC6E76">
              <w:rPr>
                <w:rFonts w:ascii="Consolas" w:hAnsi="Consolas" w:cs="B Lotus"/>
                <w:rtl/>
                <w:lang w:bidi="ar-SA"/>
              </w:rPr>
              <w:t>تخفیف</w:t>
            </w:r>
          </w:p>
        </w:tc>
        <w:tc>
          <w:tcPr>
            <w:tcW w:w="1422" w:type="dxa"/>
            <w:noWrap/>
          </w:tcPr>
          <w:p w14:paraId="070C7B56" w14:textId="77777777" w:rsidR="00102F65" w:rsidRPr="00E425E7" w:rsidRDefault="00102F65" w:rsidP="00102F65">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color w:val="FF0000"/>
                <w:rtl/>
              </w:rPr>
            </w:pPr>
          </w:p>
        </w:tc>
      </w:tr>
      <w:tr w:rsidR="00102F65" w:rsidRPr="00F733A3" w14:paraId="3B5DA6E0"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077AAE56" w14:textId="050674E8" w:rsidR="00102F65" w:rsidRPr="00AC6E76" w:rsidRDefault="00102F65" w:rsidP="00102F65">
            <w:pPr>
              <w:jc w:val="center"/>
              <w:rPr>
                <w:rFonts w:ascii="Tahoma" w:hAnsi="Tahoma" w:cs="Tahoma"/>
                <w:lang w:bidi="ar-SA"/>
              </w:rPr>
            </w:pPr>
            <w:r w:rsidRPr="00AC6E76">
              <w:rPr>
                <w:rFonts w:ascii="Tahoma" w:hAnsi="Tahoma" w:cs="Tahoma"/>
                <w:lang w:bidi="ar-SA"/>
              </w:rPr>
              <w:t>134</w:t>
            </w:r>
          </w:p>
        </w:tc>
        <w:tc>
          <w:tcPr>
            <w:tcW w:w="2819" w:type="dxa"/>
            <w:noWrap/>
          </w:tcPr>
          <w:p w14:paraId="087ECC32" w14:textId="6F6C0D81"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ShftLglId</w:t>
            </w:r>
          </w:p>
        </w:tc>
        <w:tc>
          <w:tcPr>
            <w:tcW w:w="1849" w:type="dxa"/>
            <w:noWrap/>
          </w:tcPr>
          <w:p w14:paraId="036C616D" w14:textId="1F4EFC3C"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varchar(11)</w:t>
            </w:r>
          </w:p>
        </w:tc>
        <w:tc>
          <w:tcPr>
            <w:tcW w:w="972" w:type="dxa"/>
            <w:noWrap/>
          </w:tcPr>
          <w:p w14:paraId="6FE23C1B" w14:textId="342F52B4"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5528C9C6" w14:textId="1684931E"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شناسه</w:t>
            </w:r>
            <w:r w:rsidRPr="00AC6E76">
              <w:rPr>
                <w:rFonts w:ascii="Consolas" w:hAnsi="Consolas" w:cs="B Lotus"/>
                <w:lang w:bidi="ar-SA"/>
              </w:rPr>
              <w:t xml:space="preserve"> </w:t>
            </w:r>
            <w:r w:rsidRPr="00AC6E76">
              <w:rPr>
                <w:rFonts w:ascii="Consolas" w:hAnsi="Consolas" w:cs="B Lotus"/>
                <w:rtl/>
                <w:lang w:bidi="ar-SA"/>
              </w:rPr>
              <w:t>حقوقی</w:t>
            </w:r>
            <w:r w:rsidRPr="00AC6E76">
              <w:rPr>
                <w:rFonts w:ascii="Consolas" w:hAnsi="Consolas" w:cs="B Lotus"/>
                <w:lang w:bidi="ar-SA"/>
              </w:rPr>
              <w:t xml:space="preserve"> </w:t>
            </w:r>
            <w:r w:rsidRPr="00AC6E76">
              <w:rPr>
                <w:rFonts w:ascii="Consolas" w:hAnsi="Consolas" w:cs="B Lotus"/>
                <w:rtl/>
                <w:lang w:bidi="ar-SA"/>
              </w:rPr>
              <w:t>انتقال</w:t>
            </w:r>
            <w:r w:rsidRPr="00AC6E76">
              <w:rPr>
                <w:rFonts w:ascii="Consolas" w:hAnsi="Consolas" w:cs="B Lotus"/>
                <w:lang w:bidi="ar-SA"/>
              </w:rPr>
              <w:t xml:space="preserve"> </w:t>
            </w:r>
            <w:r w:rsidRPr="00AC6E76">
              <w:rPr>
                <w:rFonts w:ascii="Consolas" w:hAnsi="Consolas" w:cs="B Lotus"/>
                <w:rtl/>
                <w:lang w:bidi="ar-SA"/>
              </w:rPr>
              <w:t>دهنده</w:t>
            </w:r>
            <w:r w:rsidRPr="00AC6E76">
              <w:rPr>
                <w:rFonts w:ascii="Consolas" w:hAnsi="Consolas" w:cs="B Lotus"/>
                <w:lang w:bidi="ar-SA"/>
              </w:rPr>
              <w:t xml:space="preserve"> </w:t>
            </w:r>
            <w:r w:rsidRPr="00AC6E76">
              <w:rPr>
                <w:rFonts w:ascii="Consolas" w:hAnsi="Consolas" w:cs="B Lotus"/>
                <w:rtl/>
                <w:lang w:bidi="ar-SA"/>
              </w:rPr>
              <w:t>تخفیف</w:t>
            </w:r>
          </w:p>
        </w:tc>
        <w:tc>
          <w:tcPr>
            <w:tcW w:w="1422" w:type="dxa"/>
            <w:noWrap/>
          </w:tcPr>
          <w:p w14:paraId="18D19569" w14:textId="466405D9" w:rsidR="00102F65" w:rsidRPr="00E425E7" w:rsidRDefault="00102F65" w:rsidP="00102F65">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color w:val="FF0000"/>
                <w:rtl/>
              </w:rPr>
            </w:pPr>
          </w:p>
        </w:tc>
      </w:tr>
      <w:tr w:rsidR="00102F65" w:rsidRPr="00F733A3" w14:paraId="177E0217"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2591F99D" w14:textId="4B92F2F2" w:rsidR="00102F65" w:rsidRPr="00AC6E76" w:rsidRDefault="00102F65" w:rsidP="00102F65">
            <w:pPr>
              <w:jc w:val="center"/>
              <w:rPr>
                <w:rFonts w:ascii="Tahoma" w:hAnsi="Tahoma" w:cs="Tahoma"/>
                <w:lang w:bidi="ar-SA"/>
              </w:rPr>
            </w:pPr>
            <w:r w:rsidRPr="00AC6E76">
              <w:rPr>
                <w:rFonts w:ascii="Tahoma" w:hAnsi="Tahoma" w:cs="Tahoma"/>
                <w:lang w:bidi="ar-SA"/>
              </w:rPr>
              <w:t>135</w:t>
            </w:r>
          </w:p>
        </w:tc>
        <w:tc>
          <w:tcPr>
            <w:tcW w:w="2819" w:type="dxa"/>
            <w:noWrap/>
          </w:tcPr>
          <w:p w14:paraId="6C21B042" w14:textId="770CA390"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ShftUnIrnCod</w:t>
            </w:r>
          </w:p>
        </w:tc>
        <w:tc>
          <w:tcPr>
            <w:tcW w:w="1849" w:type="dxa"/>
            <w:noWrap/>
          </w:tcPr>
          <w:p w14:paraId="6373C4F7" w14:textId="3AEBB7F6"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VARCHAR(15)</w:t>
            </w:r>
          </w:p>
        </w:tc>
        <w:tc>
          <w:tcPr>
            <w:tcW w:w="972" w:type="dxa"/>
            <w:noWrap/>
          </w:tcPr>
          <w:p w14:paraId="6B5834A2" w14:textId="7FFD1A86"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31E82330" w14:textId="2BEF95CB"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کد</w:t>
            </w:r>
            <w:r w:rsidRPr="00AC6E76">
              <w:rPr>
                <w:rFonts w:ascii="Consolas" w:hAnsi="Consolas" w:cs="B Lotus"/>
                <w:lang w:bidi="ar-SA"/>
              </w:rPr>
              <w:t xml:space="preserve"> </w:t>
            </w:r>
            <w:r w:rsidRPr="00AC6E76">
              <w:rPr>
                <w:rFonts w:ascii="Consolas" w:hAnsi="Consolas" w:cs="B Lotus"/>
                <w:rtl/>
                <w:lang w:bidi="ar-SA"/>
              </w:rPr>
              <w:t>اتباع</w:t>
            </w:r>
            <w:r w:rsidRPr="00AC6E76">
              <w:rPr>
                <w:rFonts w:ascii="Consolas" w:hAnsi="Consolas" w:cs="B Lotus"/>
                <w:lang w:bidi="ar-SA"/>
              </w:rPr>
              <w:t xml:space="preserve"> </w:t>
            </w:r>
            <w:r w:rsidRPr="00AC6E76">
              <w:rPr>
                <w:rFonts w:ascii="Consolas" w:hAnsi="Consolas" w:cs="B Lotus"/>
                <w:rtl/>
                <w:lang w:bidi="ar-SA"/>
              </w:rPr>
              <w:t>خارجی</w:t>
            </w:r>
            <w:r w:rsidRPr="00AC6E76">
              <w:rPr>
                <w:rFonts w:ascii="Consolas" w:hAnsi="Consolas" w:cs="B Lotus"/>
                <w:lang w:bidi="ar-SA"/>
              </w:rPr>
              <w:t xml:space="preserve"> </w:t>
            </w:r>
            <w:r w:rsidRPr="00AC6E76">
              <w:rPr>
                <w:rFonts w:ascii="Consolas" w:hAnsi="Consolas" w:cs="B Lotus"/>
                <w:rtl/>
                <w:lang w:bidi="ar-SA"/>
              </w:rPr>
              <w:t>انتقال</w:t>
            </w:r>
            <w:r w:rsidRPr="00AC6E76">
              <w:rPr>
                <w:rFonts w:ascii="Consolas" w:hAnsi="Consolas" w:cs="B Lotus"/>
                <w:lang w:bidi="ar-SA"/>
              </w:rPr>
              <w:t xml:space="preserve"> </w:t>
            </w:r>
            <w:r w:rsidRPr="00AC6E76">
              <w:rPr>
                <w:rFonts w:ascii="Consolas" w:hAnsi="Consolas" w:cs="B Lotus"/>
                <w:rtl/>
                <w:lang w:bidi="ar-SA"/>
              </w:rPr>
              <w:t>دهنده</w:t>
            </w:r>
            <w:r w:rsidRPr="00AC6E76">
              <w:rPr>
                <w:rFonts w:ascii="Consolas" w:hAnsi="Consolas" w:cs="B Lotus"/>
                <w:lang w:bidi="ar-SA"/>
              </w:rPr>
              <w:t xml:space="preserve"> </w:t>
            </w:r>
            <w:r w:rsidRPr="00AC6E76">
              <w:rPr>
                <w:rFonts w:ascii="Consolas" w:hAnsi="Consolas" w:cs="B Lotus"/>
                <w:rtl/>
                <w:lang w:bidi="ar-SA"/>
              </w:rPr>
              <w:t>تخفیف</w:t>
            </w:r>
          </w:p>
        </w:tc>
        <w:tc>
          <w:tcPr>
            <w:tcW w:w="1422" w:type="dxa"/>
            <w:noWrap/>
          </w:tcPr>
          <w:p w14:paraId="319AB77D" w14:textId="77777777" w:rsidR="00102F65"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352E1C0D"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5B60FAD7" w14:textId="28BAD8E1" w:rsidR="00102F65" w:rsidRPr="00AC6E76" w:rsidRDefault="00102F65" w:rsidP="00102F65">
            <w:pPr>
              <w:jc w:val="center"/>
              <w:rPr>
                <w:rFonts w:ascii="Tahoma" w:hAnsi="Tahoma" w:cs="Tahoma"/>
                <w:lang w:bidi="ar-SA"/>
              </w:rPr>
            </w:pPr>
            <w:r w:rsidRPr="00AC6E76">
              <w:rPr>
                <w:rFonts w:ascii="Tahoma" w:hAnsi="Tahoma" w:cs="Tahoma"/>
                <w:lang w:bidi="ar-SA"/>
              </w:rPr>
              <w:t>136</w:t>
            </w:r>
          </w:p>
        </w:tc>
        <w:tc>
          <w:tcPr>
            <w:tcW w:w="2819" w:type="dxa"/>
            <w:noWrap/>
          </w:tcPr>
          <w:p w14:paraId="3283FA6D" w14:textId="21526431"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ShftRltnCod</w:t>
            </w:r>
          </w:p>
        </w:tc>
        <w:tc>
          <w:tcPr>
            <w:tcW w:w="1849" w:type="dxa"/>
            <w:noWrap/>
          </w:tcPr>
          <w:p w14:paraId="0C2AE5CB" w14:textId="70DA5E4D"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Int</w:t>
            </w:r>
          </w:p>
        </w:tc>
        <w:tc>
          <w:tcPr>
            <w:tcW w:w="972" w:type="dxa"/>
            <w:noWrap/>
          </w:tcPr>
          <w:p w14:paraId="64BE4714" w14:textId="04609A26"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72B9BC27" w14:textId="0906661F"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نسبت</w:t>
            </w:r>
            <w:r w:rsidRPr="00AC6E76">
              <w:rPr>
                <w:rFonts w:ascii="Consolas" w:hAnsi="Consolas" w:cs="B Lotus"/>
                <w:lang w:bidi="ar-SA"/>
              </w:rPr>
              <w:t xml:space="preserve"> </w:t>
            </w:r>
            <w:r w:rsidRPr="00AC6E76">
              <w:rPr>
                <w:rFonts w:ascii="Consolas" w:hAnsi="Consolas" w:cs="B Lotus"/>
                <w:rtl/>
                <w:lang w:bidi="ar-SA"/>
              </w:rPr>
              <w:t>انتقال</w:t>
            </w:r>
            <w:r w:rsidRPr="00AC6E76">
              <w:rPr>
                <w:rFonts w:ascii="Consolas" w:hAnsi="Consolas" w:cs="B Lotus"/>
                <w:lang w:bidi="ar-SA"/>
              </w:rPr>
              <w:t xml:space="preserve"> </w:t>
            </w:r>
            <w:r w:rsidRPr="00AC6E76">
              <w:rPr>
                <w:rFonts w:ascii="Consolas" w:hAnsi="Consolas" w:cs="B Lotus"/>
                <w:rtl/>
                <w:lang w:bidi="ar-SA"/>
              </w:rPr>
              <w:t>گیرنده</w:t>
            </w:r>
            <w:r w:rsidRPr="00AC6E76">
              <w:rPr>
                <w:rFonts w:ascii="Consolas" w:hAnsi="Consolas" w:cs="B Lotus"/>
                <w:lang w:bidi="ar-SA"/>
              </w:rPr>
              <w:t xml:space="preserve"> </w:t>
            </w:r>
            <w:r w:rsidRPr="00AC6E76">
              <w:rPr>
                <w:rFonts w:ascii="Consolas" w:hAnsi="Consolas" w:cs="B Lotus"/>
                <w:rtl/>
                <w:lang w:bidi="ar-SA"/>
              </w:rPr>
              <w:t>با</w:t>
            </w:r>
            <w:r w:rsidRPr="00AC6E76">
              <w:rPr>
                <w:rFonts w:ascii="Consolas" w:hAnsi="Consolas" w:cs="B Lotus"/>
                <w:lang w:bidi="ar-SA"/>
              </w:rPr>
              <w:t xml:space="preserve"> </w:t>
            </w:r>
            <w:r w:rsidRPr="00AC6E76">
              <w:rPr>
                <w:rFonts w:ascii="Consolas" w:hAnsi="Consolas" w:cs="B Lotus"/>
                <w:rtl/>
                <w:lang w:bidi="ar-SA"/>
              </w:rPr>
              <w:t>انتقال</w:t>
            </w:r>
            <w:r w:rsidRPr="00AC6E76">
              <w:rPr>
                <w:rFonts w:ascii="Consolas" w:hAnsi="Consolas" w:cs="B Lotus"/>
                <w:lang w:bidi="ar-SA"/>
              </w:rPr>
              <w:t xml:space="preserve"> </w:t>
            </w:r>
            <w:r w:rsidRPr="00AC6E76">
              <w:rPr>
                <w:rFonts w:ascii="Consolas" w:hAnsi="Consolas" w:cs="B Lotus"/>
                <w:rtl/>
                <w:lang w:bidi="ar-SA"/>
              </w:rPr>
              <w:t>دهنده</w:t>
            </w:r>
            <w:r w:rsidRPr="00AC6E76">
              <w:rPr>
                <w:rFonts w:ascii="Consolas" w:hAnsi="Consolas" w:cs="B Lotus"/>
                <w:lang w:bidi="ar-SA"/>
              </w:rPr>
              <w:t xml:space="preserve"> </w:t>
            </w:r>
            <w:r w:rsidRPr="00AC6E76">
              <w:rPr>
                <w:rFonts w:ascii="Consolas" w:hAnsi="Consolas" w:cs="B Lotus"/>
                <w:rtl/>
                <w:lang w:bidi="ar-SA"/>
              </w:rPr>
              <w:t>تخفیف</w:t>
            </w:r>
          </w:p>
        </w:tc>
        <w:tc>
          <w:tcPr>
            <w:tcW w:w="1422" w:type="dxa"/>
            <w:noWrap/>
          </w:tcPr>
          <w:p w14:paraId="5A7427F7" w14:textId="06412BEE" w:rsidR="00102F65" w:rsidRDefault="00087344" w:rsidP="00102F65">
            <w:pPr>
              <w:cnfStyle w:val="000000000000" w:firstRow="0" w:lastRow="0" w:firstColumn="0" w:lastColumn="0" w:oddVBand="0" w:evenVBand="0" w:oddHBand="0" w:evenHBand="0" w:firstRowFirstColumn="0" w:firstRowLastColumn="0" w:lastRowFirstColumn="0" w:lastRowLastColumn="0"/>
            </w:pPr>
            <w:hyperlink w:anchor="_جدول_نسبت_انتقال" w:history="1">
              <w:r w:rsidR="00102F65" w:rsidRPr="00813BE8">
                <w:rPr>
                  <w:rStyle w:val="Hyperlink"/>
                  <w:rFonts w:ascii="Tahoma" w:eastAsia="Times New Roman" w:hAnsi="Tahoma" w:cs="B Lotus" w:hint="cs"/>
                  <w:rtl/>
                </w:rPr>
                <w:t>جدول نسبت انتقال دهنده با انتقال گیرنده تخفیف</w:t>
              </w:r>
            </w:hyperlink>
          </w:p>
        </w:tc>
      </w:tr>
      <w:tr w:rsidR="00102F65" w:rsidRPr="00F733A3" w14:paraId="0EBDDCBB"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237DCA51" w14:textId="7774B34F" w:rsidR="00102F65" w:rsidRPr="00AC6E76" w:rsidRDefault="00102F65" w:rsidP="00102F65">
            <w:pPr>
              <w:jc w:val="center"/>
              <w:rPr>
                <w:rFonts w:ascii="Tahoma" w:hAnsi="Tahoma" w:cs="Tahoma"/>
                <w:lang w:bidi="ar-SA"/>
              </w:rPr>
            </w:pPr>
            <w:r w:rsidRPr="00AC6E76">
              <w:rPr>
                <w:rFonts w:ascii="Tahoma" w:hAnsi="Tahoma" w:cs="Tahoma"/>
                <w:lang w:bidi="ar-SA"/>
              </w:rPr>
              <w:t>137</w:t>
            </w:r>
          </w:p>
        </w:tc>
        <w:tc>
          <w:tcPr>
            <w:tcW w:w="2819" w:type="dxa"/>
            <w:noWrap/>
          </w:tcPr>
          <w:p w14:paraId="2BC75CF2" w14:textId="55885D38"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IsPlkOwnIrn</w:t>
            </w:r>
          </w:p>
        </w:tc>
        <w:tc>
          <w:tcPr>
            <w:tcW w:w="1849" w:type="dxa"/>
            <w:noWrap/>
          </w:tcPr>
          <w:p w14:paraId="1A456963" w14:textId="6B6D22C1"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Bit</w:t>
            </w:r>
          </w:p>
        </w:tc>
        <w:tc>
          <w:tcPr>
            <w:tcW w:w="972" w:type="dxa"/>
            <w:noWrap/>
          </w:tcPr>
          <w:p w14:paraId="73E8BAA7" w14:textId="3A689CAF"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Pr>
                <w:rFonts w:ascii="Tahoma" w:hAnsi="Tahoma" w:cs="B Lotus"/>
                <w:lang w:bidi="ar-SA"/>
              </w:rPr>
              <w:t>Yes</w:t>
            </w:r>
          </w:p>
        </w:tc>
        <w:tc>
          <w:tcPr>
            <w:tcW w:w="1304" w:type="dxa"/>
            <w:noWrap/>
          </w:tcPr>
          <w:p w14:paraId="424D81A5" w14:textId="79061BB0"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AC6E76">
              <w:rPr>
                <w:rFonts w:ascii="Consolas" w:hAnsi="Consolas" w:cs="B Lotus" w:hint="cs"/>
                <w:rtl/>
                <w:lang w:bidi="ar-SA"/>
              </w:rPr>
              <w:t xml:space="preserve">ملیت </w:t>
            </w:r>
            <w:r w:rsidRPr="00AC6E76">
              <w:rPr>
                <w:rFonts w:ascii="Consolas" w:hAnsi="Consolas" w:cs="B Lotus" w:hint="cs"/>
                <w:rtl/>
              </w:rPr>
              <w:t>مالک پلاک</w:t>
            </w:r>
            <w:r w:rsidRPr="00AC6E76">
              <w:rPr>
                <w:rFonts w:ascii="Consolas" w:hAnsi="Consolas" w:cs="B Lotus" w:hint="cs"/>
                <w:rtl/>
                <w:lang w:bidi="ar-SA"/>
              </w:rPr>
              <w:t xml:space="preserve"> (0: غیرایرانی، 1: ایرانی)</w:t>
            </w:r>
          </w:p>
        </w:tc>
        <w:tc>
          <w:tcPr>
            <w:tcW w:w="1422" w:type="dxa"/>
            <w:noWrap/>
          </w:tcPr>
          <w:p w14:paraId="32735CDA" w14:textId="77777777" w:rsidR="00102F65"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04A57767"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47EC1A45" w14:textId="1EF80453" w:rsidR="00102F65" w:rsidRPr="00AC6E76" w:rsidRDefault="00102F65" w:rsidP="00102F65">
            <w:pPr>
              <w:jc w:val="center"/>
              <w:rPr>
                <w:rFonts w:ascii="Tahoma" w:hAnsi="Tahoma" w:cs="Tahoma"/>
                <w:lang w:bidi="ar-SA"/>
              </w:rPr>
            </w:pPr>
            <w:r w:rsidRPr="00AC6E76">
              <w:rPr>
                <w:rFonts w:ascii="Tahoma" w:hAnsi="Tahoma" w:cs="Tahoma"/>
                <w:lang w:bidi="ar-SA"/>
              </w:rPr>
              <w:t>138</w:t>
            </w:r>
          </w:p>
        </w:tc>
        <w:tc>
          <w:tcPr>
            <w:tcW w:w="2819" w:type="dxa"/>
            <w:noWrap/>
          </w:tcPr>
          <w:p w14:paraId="47B89E69" w14:textId="7A6121E0"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PlkOwnInsTypCod</w:t>
            </w:r>
          </w:p>
        </w:tc>
        <w:tc>
          <w:tcPr>
            <w:tcW w:w="1849" w:type="dxa"/>
            <w:noWrap/>
          </w:tcPr>
          <w:p w14:paraId="10A1F7B7" w14:textId="7B5D80CA"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Tinyint</w:t>
            </w:r>
          </w:p>
        </w:tc>
        <w:tc>
          <w:tcPr>
            <w:tcW w:w="972" w:type="dxa"/>
            <w:noWrap/>
          </w:tcPr>
          <w:p w14:paraId="30A8EB97" w14:textId="167BF44A"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Pr>
                <w:rFonts w:ascii="Tahoma" w:hAnsi="Tahoma" w:cs="B Lotus"/>
                <w:lang w:bidi="ar-SA"/>
              </w:rPr>
              <w:t>Yes</w:t>
            </w:r>
          </w:p>
        </w:tc>
        <w:tc>
          <w:tcPr>
            <w:tcW w:w="1304" w:type="dxa"/>
            <w:noWrap/>
          </w:tcPr>
          <w:p w14:paraId="5B62DDF7" w14:textId="465F8724"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AC6E76">
              <w:rPr>
                <w:rFonts w:ascii="Consolas" w:hAnsi="Consolas" w:cs="B Lotus" w:hint="cs"/>
                <w:rtl/>
              </w:rPr>
              <w:t>نوع شخصیت مالک پلاک</w:t>
            </w:r>
          </w:p>
        </w:tc>
        <w:tc>
          <w:tcPr>
            <w:tcW w:w="1422" w:type="dxa"/>
            <w:noWrap/>
          </w:tcPr>
          <w:p w14:paraId="7AEA2BF6" w14:textId="77777777" w:rsidR="00102F65"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5D5BD993"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53773C91" w14:textId="19554890" w:rsidR="00102F65" w:rsidRPr="00AC6E76" w:rsidRDefault="00102F65" w:rsidP="00102F65">
            <w:pPr>
              <w:jc w:val="center"/>
              <w:rPr>
                <w:rFonts w:ascii="Tahoma" w:hAnsi="Tahoma" w:cs="Tahoma"/>
                <w:rtl/>
                <w:lang w:bidi="ar-SA"/>
              </w:rPr>
            </w:pPr>
            <w:r w:rsidRPr="00AC6E76">
              <w:rPr>
                <w:rFonts w:ascii="Tahoma" w:hAnsi="Tahoma" w:cs="Tahoma"/>
                <w:lang w:bidi="ar-SA"/>
              </w:rPr>
              <w:lastRenderedPageBreak/>
              <w:t>139</w:t>
            </w:r>
          </w:p>
        </w:tc>
        <w:tc>
          <w:tcPr>
            <w:tcW w:w="2819" w:type="dxa"/>
            <w:noWrap/>
          </w:tcPr>
          <w:p w14:paraId="205B5F8B" w14:textId="59D048F1"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PlkOwnNtnlId</w:t>
            </w:r>
          </w:p>
        </w:tc>
        <w:tc>
          <w:tcPr>
            <w:tcW w:w="1849" w:type="dxa"/>
            <w:noWrap/>
          </w:tcPr>
          <w:p w14:paraId="6C6D1B4E" w14:textId="268B2FBA"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varchar(10)</w:t>
            </w:r>
          </w:p>
        </w:tc>
        <w:tc>
          <w:tcPr>
            <w:tcW w:w="972" w:type="dxa"/>
            <w:noWrap/>
          </w:tcPr>
          <w:p w14:paraId="30BD67F0" w14:textId="5A2FF56A"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6D492B8A" w14:textId="44B2B4CF"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کدملی</w:t>
            </w:r>
            <w:r w:rsidRPr="00AC6E76">
              <w:rPr>
                <w:rFonts w:ascii="Consolas" w:hAnsi="Consolas" w:cs="B Lotus"/>
                <w:lang w:bidi="ar-SA"/>
              </w:rPr>
              <w:t xml:space="preserve"> </w:t>
            </w:r>
            <w:r w:rsidRPr="00AC6E76">
              <w:rPr>
                <w:rFonts w:ascii="Consolas" w:hAnsi="Consolas" w:cs="B Lotus"/>
                <w:rtl/>
                <w:lang w:bidi="ar-SA"/>
              </w:rPr>
              <w:t>صاحب</w:t>
            </w:r>
            <w:r w:rsidRPr="00AC6E76">
              <w:rPr>
                <w:rFonts w:ascii="Consolas" w:hAnsi="Consolas" w:cs="B Lotus"/>
                <w:lang w:bidi="ar-SA"/>
              </w:rPr>
              <w:t xml:space="preserve"> </w:t>
            </w:r>
            <w:r w:rsidRPr="00AC6E76">
              <w:rPr>
                <w:rFonts w:ascii="Consolas" w:hAnsi="Consolas" w:cs="B Lotus"/>
                <w:rtl/>
                <w:lang w:bidi="ar-SA"/>
              </w:rPr>
              <w:t>پلاک</w:t>
            </w:r>
          </w:p>
        </w:tc>
        <w:tc>
          <w:tcPr>
            <w:tcW w:w="1422" w:type="dxa"/>
            <w:noWrap/>
          </w:tcPr>
          <w:p w14:paraId="2B1846AB" w14:textId="77777777" w:rsidR="00102F65"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1D64DC18"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01F4002B" w14:textId="22A7A321" w:rsidR="00102F65" w:rsidRPr="00AC6E76" w:rsidRDefault="00102F65" w:rsidP="00102F65">
            <w:pPr>
              <w:jc w:val="center"/>
              <w:rPr>
                <w:rFonts w:ascii="Tahoma" w:hAnsi="Tahoma" w:cs="Tahoma"/>
                <w:rtl/>
                <w:lang w:bidi="ar-SA"/>
              </w:rPr>
            </w:pPr>
            <w:r w:rsidRPr="00AC6E76">
              <w:rPr>
                <w:rFonts w:ascii="Tahoma" w:hAnsi="Tahoma" w:cs="Tahoma"/>
                <w:lang w:bidi="ar-SA"/>
              </w:rPr>
              <w:t>140</w:t>
            </w:r>
          </w:p>
        </w:tc>
        <w:tc>
          <w:tcPr>
            <w:tcW w:w="2819" w:type="dxa"/>
            <w:noWrap/>
          </w:tcPr>
          <w:p w14:paraId="08B72C98" w14:textId="16CF328F"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PlkOwnLglId</w:t>
            </w:r>
          </w:p>
        </w:tc>
        <w:tc>
          <w:tcPr>
            <w:tcW w:w="1849" w:type="dxa"/>
            <w:noWrap/>
          </w:tcPr>
          <w:p w14:paraId="763674D2" w14:textId="25D344C2"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varchar(11)</w:t>
            </w:r>
          </w:p>
        </w:tc>
        <w:tc>
          <w:tcPr>
            <w:tcW w:w="972" w:type="dxa"/>
            <w:noWrap/>
          </w:tcPr>
          <w:p w14:paraId="222C9691" w14:textId="291B69BA"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2398EDCD" w14:textId="350191C8"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شناسه</w:t>
            </w:r>
            <w:r w:rsidRPr="00AC6E76">
              <w:rPr>
                <w:rFonts w:ascii="Consolas" w:hAnsi="Consolas" w:cs="B Lotus"/>
                <w:lang w:bidi="ar-SA"/>
              </w:rPr>
              <w:t xml:space="preserve"> </w:t>
            </w:r>
            <w:r w:rsidRPr="00AC6E76">
              <w:rPr>
                <w:rFonts w:ascii="Consolas" w:hAnsi="Consolas" w:cs="B Lotus"/>
                <w:rtl/>
                <w:lang w:bidi="ar-SA"/>
              </w:rPr>
              <w:t>حقوقی</w:t>
            </w:r>
            <w:r w:rsidRPr="00AC6E76">
              <w:rPr>
                <w:rFonts w:ascii="Consolas" w:hAnsi="Consolas" w:cs="B Lotus"/>
                <w:lang w:bidi="ar-SA"/>
              </w:rPr>
              <w:t xml:space="preserve"> </w:t>
            </w:r>
            <w:r w:rsidRPr="00AC6E76">
              <w:rPr>
                <w:rFonts w:ascii="Consolas" w:hAnsi="Consolas" w:cs="B Lotus"/>
                <w:rtl/>
                <w:lang w:bidi="ar-SA"/>
              </w:rPr>
              <w:t>صاحب</w:t>
            </w:r>
            <w:r w:rsidRPr="00AC6E76">
              <w:rPr>
                <w:rFonts w:ascii="Consolas" w:hAnsi="Consolas" w:cs="B Lotus"/>
                <w:lang w:bidi="ar-SA"/>
              </w:rPr>
              <w:t xml:space="preserve"> </w:t>
            </w:r>
            <w:r w:rsidRPr="00AC6E76">
              <w:rPr>
                <w:rFonts w:ascii="Consolas" w:hAnsi="Consolas" w:cs="B Lotus"/>
                <w:rtl/>
                <w:lang w:bidi="ar-SA"/>
              </w:rPr>
              <w:t>پلاک</w:t>
            </w:r>
          </w:p>
        </w:tc>
        <w:tc>
          <w:tcPr>
            <w:tcW w:w="1422" w:type="dxa"/>
            <w:noWrap/>
          </w:tcPr>
          <w:p w14:paraId="3CE7A2FF" w14:textId="77777777" w:rsidR="00102F65"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11ED5B0C"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14520CAF" w14:textId="28C16773" w:rsidR="00102F65" w:rsidRPr="00AC6E76" w:rsidRDefault="00102F65" w:rsidP="00102F65">
            <w:pPr>
              <w:rPr>
                <w:rFonts w:ascii="Tahoma" w:hAnsi="Tahoma" w:cs="Tahoma"/>
                <w:rtl/>
                <w:lang w:bidi="ar-SA"/>
              </w:rPr>
            </w:pPr>
            <w:r w:rsidRPr="00AC6E76">
              <w:rPr>
                <w:rFonts w:ascii="Tahoma" w:hAnsi="Tahoma" w:cs="Tahoma"/>
                <w:lang w:bidi="ar-SA"/>
              </w:rPr>
              <w:t>141</w:t>
            </w:r>
          </w:p>
        </w:tc>
        <w:tc>
          <w:tcPr>
            <w:tcW w:w="2819" w:type="dxa"/>
            <w:noWrap/>
          </w:tcPr>
          <w:p w14:paraId="3F49C96B" w14:textId="18426E31"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PlkOwnUnIrnCod</w:t>
            </w:r>
          </w:p>
        </w:tc>
        <w:tc>
          <w:tcPr>
            <w:tcW w:w="1849" w:type="dxa"/>
            <w:noWrap/>
          </w:tcPr>
          <w:p w14:paraId="0CC0EAB6" w14:textId="4789FAAF"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VARCHAR(15)</w:t>
            </w:r>
          </w:p>
        </w:tc>
        <w:tc>
          <w:tcPr>
            <w:tcW w:w="972" w:type="dxa"/>
            <w:noWrap/>
          </w:tcPr>
          <w:p w14:paraId="5FF8FD9D" w14:textId="2997A4E5"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6E266465" w14:textId="1362DDD9"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کد</w:t>
            </w:r>
            <w:r w:rsidRPr="00AC6E76">
              <w:rPr>
                <w:rFonts w:ascii="Consolas" w:hAnsi="Consolas" w:cs="B Lotus"/>
                <w:lang w:bidi="ar-SA"/>
              </w:rPr>
              <w:t xml:space="preserve"> </w:t>
            </w:r>
            <w:r w:rsidRPr="00AC6E76">
              <w:rPr>
                <w:rFonts w:ascii="Consolas" w:hAnsi="Consolas" w:cs="B Lotus"/>
                <w:rtl/>
                <w:lang w:bidi="ar-SA"/>
              </w:rPr>
              <w:t>اتباع</w:t>
            </w:r>
            <w:r w:rsidRPr="00AC6E76">
              <w:rPr>
                <w:rFonts w:ascii="Consolas" w:hAnsi="Consolas" w:cs="B Lotus"/>
                <w:lang w:bidi="ar-SA"/>
              </w:rPr>
              <w:t xml:space="preserve"> </w:t>
            </w:r>
            <w:r w:rsidRPr="00AC6E76">
              <w:rPr>
                <w:rFonts w:ascii="Consolas" w:hAnsi="Consolas" w:cs="B Lotus"/>
                <w:rtl/>
                <w:lang w:bidi="ar-SA"/>
              </w:rPr>
              <w:t>خارجی</w:t>
            </w:r>
            <w:r w:rsidRPr="00AC6E76">
              <w:rPr>
                <w:rFonts w:ascii="Consolas" w:hAnsi="Consolas" w:cs="B Lotus"/>
                <w:lang w:bidi="ar-SA"/>
              </w:rPr>
              <w:t xml:space="preserve"> </w:t>
            </w:r>
            <w:r w:rsidRPr="00AC6E76">
              <w:rPr>
                <w:rFonts w:ascii="Consolas" w:hAnsi="Consolas" w:cs="B Lotus"/>
                <w:rtl/>
                <w:lang w:bidi="ar-SA"/>
              </w:rPr>
              <w:t>صاحب</w:t>
            </w:r>
            <w:r w:rsidRPr="00AC6E76">
              <w:rPr>
                <w:rFonts w:ascii="Consolas" w:hAnsi="Consolas" w:cs="B Lotus"/>
                <w:lang w:bidi="ar-SA"/>
              </w:rPr>
              <w:t xml:space="preserve"> </w:t>
            </w:r>
            <w:r w:rsidRPr="00AC6E76">
              <w:rPr>
                <w:rFonts w:ascii="Consolas" w:hAnsi="Consolas" w:cs="B Lotus"/>
                <w:rtl/>
                <w:lang w:bidi="ar-SA"/>
              </w:rPr>
              <w:t>پلاک</w:t>
            </w:r>
          </w:p>
        </w:tc>
        <w:tc>
          <w:tcPr>
            <w:tcW w:w="1422" w:type="dxa"/>
            <w:noWrap/>
          </w:tcPr>
          <w:p w14:paraId="51E67A44" w14:textId="77777777" w:rsidR="00102F65"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07ADF9DF"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7FA41D85" w14:textId="0D79C60F" w:rsidR="00102F65" w:rsidRPr="00AC6E76" w:rsidRDefault="00102F65" w:rsidP="00102F65">
            <w:pPr>
              <w:jc w:val="center"/>
              <w:rPr>
                <w:rFonts w:ascii="Tahoma" w:hAnsi="Tahoma" w:cs="Tahoma"/>
                <w:rtl/>
                <w:lang w:bidi="ar-SA"/>
              </w:rPr>
            </w:pPr>
            <w:r w:rsidRPr="00AC6E76">
              <w:rPr>
                <w:rFonts w:ascii="Tahoma" w:hAnsi="Tahoma" w:cs="Tahoma"/>
                <w:lang w:bidi="ar-SA"/>
              </w:rPr>
              <w:t>142</w:t>
            </w:r>
          </w:p>
        </w:tc>
        <w:tc>
          <w:tcPr>
            <w:tcW w:w="2819" w:type="dxa"/>
            <w:noWrap/>
          </w:tcPr>
          <w:p w14:paraId="560D7067" w14:textId="52E5923E"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PlkCod</w:t>
            </w:r>
          </w:p>
        </w:tc>
        <w:tc>
          <w:tcPr>
            <w:tcW w:w="1849" w:type="dxa"/>
            <w:noWrap/>
          </w:tcPr>
          <w:p w14:paraId="5C9DF5A9" w14:textId="4C282825"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int</w:t>
            </w:r>
          </w:p>
        </w:tc>
        <w:tc>
          <w:tcPr>
            <w:tcW w:w="972" w:type="dxa"/>
            <w:noWrap/>
          </w:tcPr>
          <w:p w14:paraId="32E630DB" w14:textId="5A059457"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43ED20F1" w14:textId="62F31518"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کد</w:t>
            </w:r>
            <w:r w:rsidRPr="00AC6E76">
              <w:rPr>
                <w:rFonts w:ascii="Consolas" w:hAnsi="Consolas" w:cs="B Lotus"/>
                <w:lang w:bidi="ar-SA"/>
              </w:rPr>
              <w:t xml:space="preserve"> </w:t>
            </w:r>
            <w:r w:rsidRPr="00AC6E76">
              <w:rPr>
                <w:rFonts w:ascii="Consolas" w:hAnsi="Consolas" w:cs="B Lotus"/>
                <w:rtl/>
                <w:lang w:bidi="ar-SA"/>
              </w:rPr>
              <w:t>پلاک</w:t>
            </w:r>
            <w:r w:rsidRPr="00AC6E76">
              <w:rPr>
                <w:rFonts w:ascii="Consolas" w:hAnsi="Consolas" w:cs="B Lotus"/>
                <w:lang w:bidi="ar-SA"/>
              </w:rPr>
              <w:t xml:space="preserve"> </w:t>
            </w:r>
            <w:r w:rsidRPr="00AC6E76">
              <w:rPr>
                <w:rFonts w:ascii="Consolas" w:hAnsi="Consolas" w:cs="B Lotus"/>
                <w:rtl/>
                <w:lang w:bidi="ar-SA"/>
              </w:rPr>
              <w:t>استعلام</w:t>
            </w:r>
            <w:r w:rsidRPr="00AC6E76">
              <w:rPr>
                <w:rFonts w:ascii="Consolas" w:hAnsi="Consolas" w:cs="B Lotus"/>
                <w:lang w:bidi="ar-SA"/>
              </w:rPr>
              <w:t xml:space="preserve"> </w:t>
            </w:r>
            <w:r w:rsidRPr="00AC6E76">
              <w:rPr>
                <w:rFonts w:ascii="Consolas" w:hAnsi="Consolas" w:cs="B Lotus"/>
                <w:rtl/>
                <w:lang w:bidi="ar-SA"/>
              </w:rPr>
              <w:t>شده</w:t>
            </w:r>
            <w:r w:rsidRPr="00AC6E76">
              <w:rPr>
                <w:rFonts w:ascii="Consolas" w:hAnsi="Consolas" w:cs="B Lotus"/>
                <w:lang w:bidi="ar-SA"/>
              </w:rPr>
              <w:t xml:space="preserve"> </w:t>
            </w:r>
            <w:r w:rsidRPr="00AC6E76">
              <w:rPr>
                <w:rFonts w:ascii="Consolas" w:hAnsi="Consolas" w:cs="B Lotus"/>
                <w:rtl/>
                <w:lang w:bidi="ar-SA"/>
              </w:rPr>
              <w:t>مالک</w:t>
            </w:r>
            <w:r>
              <w:rPr>
                <w:rFonts w:ascii="Consolas" w:hAnsi="Consolas" w:cs="B Lotus" w:hint="cs"/>
                <w:rtl/>
                <w:lang w:bidi="ar-SA"/>
              </w:rPr>
              <w:t xml:space="preserve">، </w:t>
            </w:r>
            <w:r>
              <w:rPr>
                <w:rFonts w:ascii="Consolas" w:hAnsi="Consolas" w:cs="B Lotus" w:hint="cs"/>
                <w:rtl/>
              </w:rPr>
              <w:t>خروجی وب متد استعلام سوابق تخفیفات</w:t>
            </w:r>
          </w:p>
        </w:tc>
        <w:tc>
          <w:tcPr>
            <w:tcW w:w="1422" w:type="dxa"/>
            <w:noWrap/>
          </w:tcPr>
          <w:p w14:paraId="7B15A027" w14:textId="77777777" w:rsidR="00102F65"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01065B23"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4EF3943D" w14:textId="5C1E43BC" w:rsidR="00102F65" w:rsidRPr="00AC6E76" w:rsidRDefault="00102F65" w:rsidP="00102F65">
            <w:pPr>
              <w:jc w:val="center"/>
              <w:rPr>
                <w:rFonts w:ascii="Tahoma" w:hAnsi="Tahoma" w:cs="Tahoma"/>
                <w:rtl/>
                <w:lang w:bidi="ar-SA"/>
              </w:rPr>
            </w:pPr>
            <w:r w:rsidRPr="00AC6E76">
              <w:rPr>
                <w:rFonts w:ascii="Tahoma" w:hAnsi="Tahoma" w:cs="Tahoma"/>
                <w:lang w:bidi="ar-SA"/>
              </w:rPr>
              <w:t>143</w:t>
            </w:r>
          </w:p>
        </w:tc>
        <w:tc>
          <w:tcPr>
            <w:tcW w:w="2819" w:type="dxa"/>
            <w:noWrap/>
          </w:tcPr>
          <w:p w14:paraId="718AD507" w14:textId="732A47F7"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ShftPlkCod</w:t>
            </w:r>
          </w:p>
        </w:tc>
        <w:tc>
          <w:tcPr>
            <w:tcW w:w="1849" w:type="dxa"/>
            <w:noWrap/>
          </w:tcPr>
          <w:p w14:paraId="761B6AD2" w14:textId="3817CA96"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int</w:t>
            </w:r>
          </w:p>
        </w:tc>
        <w:tc>
          <w:tcPr>
            <w:tcW w:w="972" w:type="dxa"/>
            <w:noWrap/>
          </w:tcPr>
          <w:p w14:paraId="14DDEF1B" w14:textId="32456B88"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212A992E" w14:textId="007C0400"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AC6E76">
              <w:rPr>
                <w:rFonts w:ascii="Consolas" w:hAnsi="Consolas" w:cs="B Lotus"/>
                <w:rtl/>
                <w:lang w:bidi="ar-SA"/>
              </w:rPr>
              <w:t>کد</w:t>
            </w:r>
            <w:r w:rsidRPr="00AC6E76">
              <w:rPr>
                <w:rFonts w:ascii="Consolas" w:hAnsi="Consolas" w:cs="B Lotus"/>
                <w:lang w:bidi="ar-SA"/>
              </w:rPr>
              <w:t xml:space="preserve"> </w:t>
            </w:r>
            <w:r w:rsidRPr="00AC6E76">
              <w:rPr>
                <w:rFonts w:ascii="Consolas" w:hAnsi="Consolas" w:cs="B Lotus"/>
                <w:rtl/>
                <w:lang w:bidi="ar-SA"/>
              </w:rPr>
              <w:t>پلاک</w:t>
            </w:r>
            <w:r w:rsidRPr="00AC6E76">
              <w:rPr>
                <w:rFonts w:ascii="Consolas" w:hAnsi="Consolas" w:cs="B Lotus"/>
                <w:lang w:bidi="ar-SA"/>
              </w:rPr>
              <w:t xml:space="preserve"> </w:t>
            </w:r>
            <w:r w:rsidRPr="00AC6E76">
              <w:rPr>
                <w:rFonts w:ascii="Consolas" w:hAnsi="Consolas" w:cs="B Lotus"/>
                <w:rtl/>
                <w:lang w:bidi="ar-SA"/>
              </w:rPr>
              <w:t>استعلام</w:t>
            </w:r>
            <w:r w:rsidRPr="00AC6E76">
              <w:rPr>
                <w:rFonts w:ascii="Consolas" w:hAnsi="Consolas" w:cs="B Lotus"/>
                <w:lang w:bidi="ar-SA"/>
              </w:rPr>
              <w:t xml:space="preserve"> </w:t>
            </w:r>
            <w:r w:rsidRPr="00AC6E76">
              <w:rPr>
                <w:rFonts w:ascii="Consolas" w:hAnsi="Consolas" w:cs="B Lotus"/>
                <w:rtl/>
                <w:lang w:bidi="ar-SA"/>
              </w:rPr>
              <w:t>شده</w:t>
            </w:r>
            <w:r w:rsidRPr="00AC6E76">
              <w:rPr>
                <w:rFonts w:ascii="Consolas" w:hAnsi="Consolas" w:cs="B Lotus"/>
                <w:lang w:bidi="ar-SA"/>
              </w:rPr>
              <w:t xml:space="preserve"> </w:t>
            </w:r>
            <w:r w:rsidRPr="00AC6E76">
              <w:rPr>
                <w:rFonts w:ascii="Consolas" w:hAnsi="Consolas" w:cs="B Lotus" w:hint="cs"/>
                <w:rtl/>
              </w:rPr>
              <w:t xml:space="preserve"> انتقال دهنده</w:t>
            </w:r>
            <w:r>
              <w:rPr>
                <w:rFonts w:ascii="Consolas" w:hAnsi="Consolas" w:cs="B Lotus" w:hint="cs"/>
                <w:rtl/>
              </w:rPr>
              <w:t>،</w:t>
            </w:r>
            <w:r>
              <w:rPr>
                <w:rFonts w:ascii="Consolas" w:hAnsi="Consolas" w:cs="B Lotus"/>
              </w:rPr>
              <w:t xml:space="preserve"> </w:t>
            </w:r>
            <w:r>
              <w:rPr>
                <w:rFonts w:ascii="Consolas" w:hAnsi="Consolas" w:cs="B Lotus" w:hint="cs"/>
                <w:rtl/>
              </w:rPr>
              <w:t>خروجی وب متد استعلام سوابق تخفیفات</w:t>
            </w:r>
          </w:p>
        </w:tc>
        <w:tc>
          <w:tcPr>
            <w:tcW w:w="1422" w:type="dxa"/>
            <w:noWrap/>
          </w:tcPr>
          <w:p w14:paraId="7A43404A" w14:textId="77777777" w:rsidR="00102F65"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61AD72A1"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1E3CECBE" w14:textId="3B7AF255" w:rsidR="00102F65" w:rsidRPr="00AC6E76" w:rsidRDefault="00102F65" w:rsidP="00102F65">
            <w:pPr>
              <w:jc w:val="center"/>
              <w:rPr>
                <w:rFonts w:ascii="Tahoma" w:hAnsi="Tahoma" w:cs="Tahoma"/>
                <w:lang w:bidi="ar-SA"/>
              </w:rPr>
            </w:pPr>
            <w:r w:rsidRPr="00AC6E76">
              <w:rPr>
                <w:rFonts w:ascii="Tahoma" w:hAnsi="Tahoma" w:cs="Tahoma"/>
                <w:lang w:bidi="ar-SA"/>
              </w:rPr>
              <w:t>144</w:t>
            </w:r>
          </w:p>
        </w:tc>
        <w:tc>
          <w:tcPr>
            <w:tcW w:w="2819" w:type="dxa"/>
            <w:noWrap/>
          </w:tcPr>
          <w:p w14:paraId="2253013A" w14:textId="5CF57B7D"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B Lotus"/>
                <w:sz w:val="24"/>
                <w:szCs w:val="24"/>
                <w:lang w:bidi="ar-SA"/>
              </w:rPr>
              <w:t>ThrDrv</w:t>
            </w:r>
          </w:p>
        </w:tc>
        <w:tc>
          <w:tcPr>
            <w:tcW w:w="1849" w:type="dxa"/>
            <w:noWrap/>
          </w:tcPr>
          <w:p w14:paraId="6562DD7E" w14:textId="508F5DF3"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List&lt;ThrDrv&gt;</w:t>
            </w:r>
          </w:p>
        </w:tc>
        <w:tc>
          <w:tcPr>
            <w:tcW w:w="972" w:type="dxa"/>
            <w:noWrap/>
          </w:tcPr>
          <w:p w14:paraId="1CD8194C" w14:textId="27141091"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AC6E76">
              <w:rPr>
                <w:rFonts w:ascii="Tahoma" w:hAnsi="Tahoma" w:cs="B Lotus"/>
                <w:lang w:bidi="ar-SA"/>
              </w:rPr>
              <w:t>Yes</w:t>
            </w:r>
          </w:p>
        </w:tc>
        <w:tc>
          <w:tcPr>
            <w:tcW w:w="1304" w:type="dxa"/>
            <w:noWrap/>
          </w:tcPr>
          <w:p w14:paraId="294F2904" w14:textId="47CC439F"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AC6E76">
              <w:rPr>
                <w:rFonts w:ascii="Consolas" w:hAnsi="Consolas" w:cs="B Lotus" w:hint="cs"/>
                <w:rtl/>
              </w:rPr>
              <w:t>لیستی از اطلاعات راننده(جدول اطلاعات راننده)</w:t>
            </w:r>
          </w:p>
        </w:tc>
        <w:tc>
          <w:tcPr>
            <w:tcW w:w="1422" w:type="dxa"/>
            <w:noWrap/>
          </w:tcPr>
          <w:p w14:paraId="5CE53EF7" w14:textId="024B0667" w:rsidR="00102F65" w:rsidRDefault="00087344" w:rsidP="00102F65">
            <w:pPr>
              <w:cnfStyle w:val="000000000000" w:firstRow="0" w:lastRow="0" w:firstColumn="0" w:lastColumn="0" w:oddVBand="0" w:evenVBand="0" w:oddHBand="0" w:evenHBand="0" w:firstRowFirstColumn="0" w:firstRowLastColumn="0" w:lastRowFirstColumn="0" w:lastRowLastColumn="0"/>
            </w:pPr>
            <w:hyperlink w:anchor="_جدول_اطلاعات_راننده" w:history="1">
              <w:r w:rsidR="00102F65" w:rsidRPr="006C3758">
                <w:rPr>
                  <w:rStyle w:val="Hyperlink"/>
                  <w:rFonts w:cs="B Lotus" w:hint="cs"/>
                  <w:rtl/>
                </w:rPr>
                <w:t>جدول اطلاعات راننده</w:t>
              </w:r>
            </w:hyperlink>
          </w:p>
        </w:tc>
      </w:tr>
      <w:tr w:rsidR="00102F65" w:rsidRPr="00F733A3" w14:paraId="2E363F11"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5A795B2B" w14:textId="23483B49" w:rsidR="00102F65" w:rsidRPr="00AC6E76" w:rsidRDefault="00102F65" w:rsidP="00102F65">
            <w:pPr>
              <w:jc w:val="center"/>
              <w:rPr>
                <w:rFonts w:ascii="Tahoma" w:hAnsi="Tahoma" w:cs="Tahoma"/>
                <w:lang w:bidi="ar-SA"/>
              </w:rPr>
            </w:pPr>
            <w:r w:rsidRPr="00AC6E76">
              <w:rPr>
                <w:rFonts w:ascii="Tahoma" w:hAnsi="Tahoma" w:cs="Tahoma"/>
                <w:lang w:bidi="ar-SA"/>
              </w:rPr>
              <w:t>145</w:t>
            </w:r>
          </w:p>
        </w:tc>
        <w:tc>
          <w:tcPr>
            <w:tcW w:w="2819" w:type="dxa"/>
            <w:noWrap/>
          </w:tcPr>
          <w:p w14:paraId="7CAB5D01" w14:textId="13415684"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B Lotus"/>
                <w:sz w:val="24"/>
                <w:szCs w:val="24"/>
                <w:lang w:bidi="ar-SA"/>
              </w:rPr>
            </w:pPr>
            <w:r w:rsidRPr="00AC6E76">
              <w:rPr>
                <w:rFonts w:ascii="Consolas" w:hAnsi="Consolas" w:cs="Consolas"/>
                <w:sz w:val="24"/>
                <w:szCs w:val="24"/>
                <w:lang w:bidi="ar-SA"/>
              </w:rPr>
              <w:t>ShftCarGrpCod</w:t>
            </w:r>
          </w:p>
        </w:tc>
        <w:tc>
          <w:tcPr>
            <w:tcW w:w="1849" w:type="dxa"/>
            <w:noWrap/>
          </w:tcPr>
          <w:p w14:paraId="551BEE24" w14:textId="4CA0C92A"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Int</w:t>
            </w:r>
          </w:p>
        </w:tc>
        <w:tc>
          <w:tcPr>
            <w:tcW w:w="972" w:type="dxa"/>
            <w:noWrap/>
          </w:tcPr>
          <w:p w14:paraId="2B8BC1CE" w14:textId="4F523E7A"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AC6E76">
              <w:rPr>
                <w:rFonts w:ascii="Tahoma" w:hAnsi="Tahoma" w:cs="B Lotus"/>
                <w:sz w:val="24"/>
                <w:szCs w:val="24"/>
                <w:lang w:bidi="ar-SA"/>
              </w:rPr>
              <w:t>No</w:t>
            </w:r>
          </w:p>
        </w:tc>
        <w:tc>
          <w:tcPr>
            <w:tcW w:w="1304" w:type="dxa"/>
            <w:noWrap/>
          </w:tcPr>
          <w:p w14:paraId="2B96D6CD" w14:textId="2133AF94"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rPr>
            </w:pPr>
            <w:r w:rsidRPr="00AC6E76">
              <w:rPr>
                <w:rFonts w:ascii="Consolas" w:hAnsi="Consolas" w:cs="B Lotus" w:hint="cs"/>
                <w:rtl/>
              </w:rPr>
              <w:t>کد گروهبندی خودرو انتقال دهنده تخفیف</w:t>
            </w:r>
          </w:p>
        </w:tc>
        <w:tc>
          <w:tcPr>
            <w:tcW w:w="1422" w:type="dxa"/>
            <w:noWrap/>
          </w:tcPr>
          <w:p w14:paraId="54BB3D94" w14:textId="56E391C3" w:rsidR="00102F65" w:rsidRDefault="00087344" w:rsidP="00102F65">
            <w:pPr>
              <w:cnfStyle w:val="000000100000" w:firstRow="0" w:lastRow="0" w:firstColumn="0" w:lastColumn="0" w:oddVBand="0" w:evenVBand="0" w:oddHBand="1" w:evenHBand="0" w:firstRowFirstColumn="0" w:firstRowLastColumn="0" w:lastRowFirstColumn="0" w:lastRowLastColumn="0"/>
            </w:pPr>
            <w:hyperlink w:anchor="_جدول_کد_نوع_2" w:history="1">
              <w:r w:rsidR="00102F65" w:rsidRPr="006C3758">
                <w:rPr>
                  <w:rStyle w:val="Hyperlink"/>
                  <w:rFonts w:cs="B Lotus" w:hint="cs"/>
                  <w:rtl/>
                </w:rPr>
                <w:t>جدول کد نوع گروهبندی</w:t>
              </w:r>
            </w:hyperlink>
          </w:p>
        </w:tc>
      </w:tr>
      <w:tr w:rsidR="00102F65" w:rsidRPr="00F733A3" w14:paraId="1496A811"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2466AB2F" w14:textId="4B0A9BAB" w:rsidR="00102F65" w:rsidRPr="00AC6E76" w:rsidRDefault="00102F65" w:rsidP="00102F65">
            <w:pPr>
              <w:jc w:val="center"/>
              <w:rPr>
                <w:rFonts w:ascii="Tahoma" w:hAnsi="Tahoma" w:cs="Tahoma"/>
                <w:lang w:bidi="ar-SA"/>
              </w:rPr>
            </w:pPr>
            <w:r w:rsidRPr="00AC6E76">
              <w:rPr>
                <w:rFonts w:ascii="Tahoma" w:hAnsi="Tahoma" w:cs="Tahoma"/>
                <w:lang w:bidi="ar-SA"/>
              </w:rPr>
              <w:t>146</w:t>
            </w:r>
          </w:p>
        </w:tc>
        <w:tc>
          <w:tcPr>
            <w:tcW w:w="2819" w:type="dxa"/>
            <w:noWrap/>
          </w:tcPr>
          <w:p w14:paraId="11C1DD07" w14:textId="735BCD3D"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B Lotus"/>
                <w:sz w:val="24"/>
                <w:szCs w:val="24"/>
                <w:lang w:bidi="ar-SA"/>
              </w:rPr>
            </w:pPr>
            <w:r w:rsidRPr="00AC6E76">
              <w:rPr>
                <w:rFonts w:ascii="Consolas" w:hAnsi="Consolas" w:cs="Consolas"/>
                <w:sz w:val="24"/>
                <w:szCs w:val="24"/>
                <w:lang w:bidi="ar-SA"/>
              </w:rPr>
              <w:t>IntrLglNam</w:t>
            </w:r>
          </w:p>
        </w:tc>
        <w:tc>
          <w:tcPr>
            <w:tcW w:w="1849" w:type="dxa"/>
            <w:noWrap/>
          </w:tcPr>
          <w:p w14:paraId="55491CCC" w14:textId="23DD907A"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NVARCHAR(200)</w:t>
            </w:r>
          </w:p>
        </w:tc>
        <w:tc>
          <w:tcPr>
            <w:tcW w:w="972" w:type="dxa"/>
            <w:noWrap/>
          </w:tcPr>
          <w:p w14:paraId="05FC60C8" w14:textId="77777777"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sz w:val="24"/>
                <w:szCs w:val="24"/>
                <w:lang w:bidi="ar-SA"/>
              </w:rPr>
            </w:pPr>
            <w:r w:rsidRPr="00AC6E76">
              <w:rPr>
                <w:rFonts w:ascii="Tahoma" w:hAnsi="Tahoma" w:cs="B Lotus"/>
                <w:sz w:val="24"/>
                <w:szCs w:val="24"/>
                <w:lang w:bidi="ar-SA"/>
              </w:rPr>
              <w:t>Yes</w:t>
            </w:r>
          </w:p>
          <w:p w14:paraId="70E2B458" w14:textId="6CED83E4"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p>
        </w:tc>
        <w:tc>
          <w:tcPr>
            <w:tcW w:w="1304" w:type="dxa"/>
            <w:noWrap/>
          </w:tcPr>
          <w:p w14:paraId="442D85EF" w14:textId="3E197E92"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rPr>
            </w:pPr>
            <w:r w:rsidRPr="00AC6E76">
              <w:rPr>
                <w:rFonts w:ascii="Consolas" w:hAnsi="Consolas" w:cs="B Lotus" w:hint="cs"/>
                <w:rtl/>
                <w:lang w:bidi="ar-SA"/>
              </w:rPr>
              <w:t>نام</w:t>
            </w:r>
            <w:r w:rsidRPr="00AC6E76">
              <w:rPr>
                <w:rFonts w:ascii="Consolas" w:hAnsi="Consolas" w:cs="B Lotus"/>
                <w:lang w:bidi="ar-SA"/>
              </w:rPr>
              <w:t xml:space="preserve"> </w:t>
            </w:r>
            <w:r w:rsidRPr="00AC6E76">
              <w:rPr>
                <w:rFonts w:ascii="Consolas" w:hAnsi="Consolas" w:cs="B Lotus"/>
                <w:rtl/>
                <w:lang w:bidi="ar-SA"/>
              </w:rPr>
              <w:t>معرف</w:t>
            </w:r>
            <w:r w:rsidRPr="00AC6E76">
              <w:rPr>
                <w:rFonts w:ascii="Consolas" w:hAnsi="Consolas" w:cs="B Lotus"/>
                <w:lang w:bidi="ar-SA"/>
              </w:rPr>
              <w:t xml:space="preserve"> </w:t>
            </w:r>
            <w:r w:rsidRPr="00AC6E76">
              <w:rPr>
                <w:rFonts w:ascii="Consolas" w:hAnsi="Consolas" w:cs="B Lotus"/>
                <w:rtl/>
                <w:lang w:bidi="ar-SA"/>
              </w:rPr>
              <w:t>حقوقی</w:t>
            </w:r>
            <w:r w:rsidRPr="00AC6E76">
              <w:rPr>
                <w:rFonts w:ascii="Consolas" w:hAnsi="Consolas" w:cs="B Lotus"/>
                <w:lang w:bidi="ar-SA"/>
              </w:rPr>
              <w:t xml:space="preserve"> </w:t>
            </w:r>
            <w:r w:rsidRPr="00AC6E76">
              <w:rPr>
                <w:rFonts w:ascii="Consolas" w:hAnsi="Consolas" w:cs="B Lotus"/>
                <w:rtl/>
                <w:lang w:bidi="ar-SA"/>
              </w:rPr>
              <w:t>جهت</w:t>
            </w:r>
            <w:r w:rsidRPr="00AC6E76">
              <w:rPr>
                <w:rFonts w:ascii="Consolas" w:hAnsi="Consolas" w:cs="B Lotus"/>
                <w:lang w:bidi="ar-SA"/>
              </w:rPr>
              <w:t xml:space="preserve"> </w:t>
            </w:r>
            <w:r w:rsidRPr="00AC6E76">
              <w:rPr>
                <w:rFonts w:ascii="Consolas" w:hAnsi="Consolas" w:cs="B Lotus"/>
                <w:rtl/>
                <w:lang w:bidi="ar-SA"/>
              </w:rPr>
              <w:t>تقسیط</w:t>
            </w:r>
            <w:r w:rsidRPr="00AC6E76">
              <w:rPr>
                <w:rFonts w:ascii="Consolas" w:hAnsi="Consolas" w:cs="B Lotus"/>
                <w:lang w:bidi="ar-SA"/>
              </w:rPr>
              <w:t xml:space="preserve"> </w:t>
            </w:r>
            <w:r w:rsidRPr="00AC6E76">
              <w:rPr>
                <w:rFonts w:ascii="Consolas" w:hAnsi="Consolas" w:cs="B Lotus"/>
                <w:rtl/>
                <w:lang w:bidi="ar-SA"/>
              </w:rPr>
              <w:t>حق</w:t>
            </w:r>
            <w:r w:rsidRPr="00AC6E76">
              <w:rPr>
                <w:rFonts w:ascii="Consolas" w:hAnsi="Consolas" w:cs="B Lotus"/>
                <w:lang w:bidi="ar-SA"/>
              </w:rPr>
              <w:t xml:space="preserve"> </w:t>
            </w:r>
            <w:r w:rsidRPr="00AC6E76">
              <w:rPr>
                <w:rFonts w:ascii="Consolas" w:hAnsi="Consolas" w:cs="B Lotus"/>
                <w:rtl/>
                <w:lang w:bidi="ar-SA"/>
              </w:rPr>
              <w:t>بیمه</w:t>
            </w:r>
          </w:p>
        </w:tc>
        <w:tc>
          <w:tcPr>
            <w:tcW w:w="1422" w:type="dxa"/>
            <w:noWrap/>
          </w:tcPr>
          <w:p w14:paraId="2178064E" w14:textId="0E316F33" w:rsidR="00102F65"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1D384663"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0E5AEDDE" w14:textId="1C67DF2D" w:rsidR="00102F65" w:rsidRPr="00AC6E76" w:rsidRDefault="00102F65" w:rsidP="00102F65">
            <w:pPr>
              <w:jc w:val="center"/>
              <w:rPr>
                <w:rFonts w:ascii="Tahoma" w:hAnsi="Tahoma" w:cs="Tahoma"/>
                <w:lang w:bidi="ar-SA"/>
              </w:rPr>
            </w:pPr>
            <w:r w:rsidRPr="00AC6E76">
              <w:rPr>
                <w:rFonts w:ascii="Tahoma" w:hAnsi="Tahoma" w:cs="Tahoma"/>
                <w:lang w:bidi="ar-SA"/>
              </w:rPr>
              <w:lastRenderedPageBreak/>
              <w:t>147</w:t>
            </w:r>
          </w:p>
        </w:tc>
        <w:tc>
          <w:tcPr>
            <w:tcW w:w="2819" w:type="dxa"/>
            <w:noWrap/>
          </w:tcPr>
          <w:p w14:paraId="51641FBC" w14:textId="73197D6E"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B Lotus"/>
                <w:sz w:val="24"/>
                <w:szCs w:val="24"/>
                <w:lang w:bidi="ar-SA"/>
              </w:rPr>
            </w:pPr>
            <w:r w:rsidRPr="00AC6E76">
              <w:rPr>
                <w:rFonts w:ascii="Consolas" w:hAnsi="Consolas" w:cs="Consolas"/>
                <w:sz w:val="24"/>
                <w:szCs w:val="24"/>
                <w:lang w:bidi="ar-SA"/>
              </w:rPr>
              <w:t>IntrLglId</w:t>
            </w:r>
          </w:p>
        </w:tc>
        <w:tc>
          <w:tcPr>
            <w:tcW w:w="1849" w:type="dxa"/>
            <w:noWrap/>
          </w:tcPr>
          <w:p w14:paraId="09225115" w14:textId="33EDCF5C"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CHAR(11)</w:t>
            </w:r>
          </w:p>
        </w:tc>
        <w:tc>
          <w:tcPr>
            <w:tcW w:w="972" w:type="dxa"/>
            <w:noWrap/>
          </w:tcPr>
          <w:p w14:paraId="048D47AF" w14:textId="4538D390"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AC6E76">
              <w:rPr>
                <w:rFonts w:ascii="Tahoma" w:hAnsi="Tahoma" w:cs="B Lotus"/>
                <w:sz w:val="24"/>
                <w:szCs w:val="24"/>
                <w:lang w:bidi="ar-SA"/>
              </w:rPr>
              <w:t>Yes</w:t>
            </w:r>
          </w:p>
        </w:tc>
        <w:tc>
          <w:tcPr>
            <w:tcW w:w="1304" w:type="dxa"/>
            <w:noWrap/>
          </w:tcPr>
          <w:p w14:paraId="3B03A8C4" w14:textId="30191EAB"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rPr>
            </w:pPr>
            <w:r w:rsidRPr="00AC6E76">
              <w:rPr>
                <w:rFonts w:ascii="Consolas" w:hAnsi="Consolas" w:cs="B Lotus"/>
                <w:rtl/>
                <w:lang w:bidi="ar-SA"/>
              </w:rPr>
              <w:t>شناسه</w:t>
            </w:r>
            <w:r w:rsidRPr="00AC6E76">
              <w:rPr>
                <w:rFonts w:ascii="Consolas" w:hAnsi="Consolas" w:cs="B Lotus"/>
                <w:lang w:bidi="ar-SA"/>
              </w:rPr>
              <w:t xml:space="preserve"> </w:t>
            </w:r>
            <w:r w:rsidRPr="00AC6E76">
              <w:rPr>
                <w:rFonts w:ascii="Consolas" w:hAnsi="Consolas" w:cs="B Lotus"/>
                <w:rtl/>
                <w:lang w:bidi="ar-SA"/>
              </w:rPr>
              <w:t>معرف</w:t>
            </w:r>
            <w:r w:rsidRPr="00AC6E76">
              <w:rPr>
                <w:rFonts w:ascii="Consolas" w:hAnsi="Consolas" w:cs="B Lotus"/>
                <w:lang w:bidi="ar-SA"/>
              </w:rPr>
              <w:t xml:space="preserve"> </w:t>
            </w:r>
            <w:r w:rsidRPr="00AC6E76">
              <w:rPr>
                <w:rFonts w:ascii="Consolas" w:hAnsi="Consolas" w:cs="B Lotus"/>
                <w:rtl/>
                <w:lang w:bidi="ar-SA"/>
              </w:rPr>
              <w:t>حقوقی</w:t>
            </w:r>
            <w:r w:rsidRPr="00AC6E76">
              <w:rPr>
                <w:rFonts w:ascii="Consolas" w:hAnsi="Consolas" w:cs="B Lotus"/>
                <w:lang w:bidi="ar-SA"/>
              </w:rPr>
              <w:t xml:space="preserve"> </w:t>
            </w:r>
            <w:r w:rsidRPr="00AC6E76">
              <w:rPr>
                <w:rFonts w:ascii="Consolas" w:hAnsi="Consolas" w:cs="B Lotus"/>
                <w:rtl/>
                <w:lang w:bidi="ar-SA"/>
              </w:rPr>
              <w:t>جهت</w:t>
            </w:r>
            <w:r w:rsidRPr="00AC6E76">
              <w:rPr>
                <w:rFonts w:ascii="Consolas" w:hAnsi="Consolas" w:cs="B Lotus"/>
                <w:lang w:bidi="ar-SA"/>
              </w:rPr>
              <w:t xml:space="preserve"> </w:t>
            </w:r>
            <w:r w:rsidRPr="00AC6E76">
              <w:rPr>
                <w:rFonts w:ascii="Consolas" w:hAnsi="Consolas" w:cs="B Lotus"/>
                <w:rtl/>
                <w:lang w:bidi="ar-SA"/>
              </w:rPr>
              <w:t>تقسیط</w:t>
            </w:r>
            <w:r w:rsidRPr="00AC6E76">
              <w:rPr>
                <w:rFonts w:ascii="Consolas" w:hAnsi="Consolas" w:cs="B Lotus"/>
                <w:lang w:bidi="ar-SA"/>
              </w:rPr>
              <w:t xml:space="preserve"> </w:t>
            </w:r>
            <w:r w:rsidRPr="00AC6E76">
              <w:rPr>
                <w:rFonts w:ascii="Consolas" w:hAnsi="Consolas" w:cs="B Lotus"/>
                <w:rtl/>
                <w:lang w:bidi="ar-SA"/>
              </w:rPr>
              <w:t>حق</w:t>
            </w:r>
            <w:r w:rsidRPr="00AC6E76">
              <w:rPr>
                <w:rFonts w:ascii="Consolas" w:hAnsi="Consolas" w:cs="B Lotus"/>
                <w:lang w:bidi="ar-SA"/>
              </w:rPr>
              <w:t xml:space="preserve"> </w:t>
            </w:r>
            <w:r w:rsidRPr="00AC6E76">
              <w:rPr>
                <w:rFonts w:ascii="Consolas" w:hAnsi="Consolas" w:cs="B Lotus"/>
                <w:rtl/>
                <w:lang w:bidi="ar-SA"/>
              </w:rPr>
              <w:t>بیمه</w:t>
            </w:r>
          </w:p>
        </w:tc>
        <w:tc>
          <w:tcPr>
            <w:tcW w:w="1422" w:type="dxa"/>
            <w:noWrap/>
          </w:tcPr>
          <w:p w14:paraId="166E36C8" w14:textId="3C3FB412" w:rsidR="00102F65"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717CC60F"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14180439" w14:textId="0171A55C" w:rsidR="00102F65" w:rsidRPr="00AC6E76" w:rsidRDefault="00102F65" w:rsidP="00102F65">
            <w:pPr>
              <w:jc w:val="center"/>
              <w:rPr>
                <w:rFonts w:ascii="Tahoma" w:hAnsi="Tahoma" w:cs="Tahoma"/>
                <w:lang w:bidi="ar-SA"/>
              </w:rPr>
            </w:pPr>
            <w:r w:rsidRPr="00AC6E76">
              <w:rPr>
                <w:rFonts w:ascii="Tahoma" w:hAnsi="Tahoma" w:cs="Tahoma"/>
                <w:lang w:bidi="ar-SA"/>
              </w:rPr>
              <w:t>148</w:t>
            </w:r>
          </w:p>
        </w:tc>
        <w:tc>
          <w:tcPr>
            <w:tcW w:w="2819" w:type="dxa"/>
            <w:noWrap/>
          </w:tcPr>
          <w:p w14:paraId="7866AA89" w14:textId="4EBA5A6A"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B Lotus"/>
                <w:sz w:val="24"/>
                <w:szCs w:val="24"/>
                <w:lang w:bidi="ar-SA"/>
              </w:rPr>
            </w:pPr>
            <w:r w:rsidRPr="00AC6E76">
              <w:rPr>
                <w:rFonts w:ascii="Consolas" w:hAnsi="Consolas" w:cs="Consolas"/>
                <w:sz w:val="24"/>
                <w:szCs w:val="24"/>
                <w:lang w:bidi="ar-SA"/>
              </w:rPr>
              <w:t>ThrInst</w:t>
            </w:r>
          </w:p>
        </w:tc>
        <w:tc>
          <w:tcPr>
            <w:tcW w:w="1849" w:type="dxa"/>
            <w:noWrap/>
          </w:tcPr>
          <w:p w14:paraId="15A953F1" w14:textId="5E2B7B9C"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List&lt;ThrInst&gt;</w:t>
            </w:r>
          </w:p>
        </w:tc>
        <w:tc>
          <w:tcPr>
            <w:tcW w:w="972" w:type="dxa"/>
            <w:noWrap/>
          </w:tcPr>
          <w:p w14:paraId="1C05F5EE" w14:textId="4531E71D"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AC6E76">
              <w:rPr>
                <w:rFonts w:ascii="Tahoma" w:hAnsi="Tahoma" w:cs="B Lotus"/>
                <w:sz w:val="24"/>
                <w:szCs w:val="24"/>
                <w:lang w:bidi="ar-SA"/>
              </w:rPr>
              <w:t>Yes</w:t>
            </w:r>
          </w:p>
        </w:tc>
        <w:tc>
          <w:tcPr>
            <w:tcW w:w="1304" w:type="dxa"/>
            <w:noWrap/>
          </w:tcPr>
          <w:p w14:paraId="2BB879D6" w14:textId="267C1C67"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rPr>
            </w:pPr>
            <w:r w:rsidRPr="00AC6E76">
              <w:rPr>
                <w:rFonts w:ascii="Consolas" w:hAnsi="Consolas" w:cs="B Lotus" w:hint="cs"/>
                <w:rtl/>
              </w:rPr>
              <w:t>لیست اطلاعات اقساط(</w:t>
            </w:r>
            <w:hyperlink w:anchor="_جدول_اطلاعات_اقساط" w:history="1">
              <w:r w:rsidRPr="00AC6E76">
                <w:rPr>
                  <w:rStyle w:val="Hyperlink"/>
                  <w:rFonts w:ascii="Consolas" w:hAnsi="Consolas" w:cs="B Lotus" w:hint="cs"/>
                  <w:color w:val="auto"/>
                  <w:rtl/>
                </w:rPr>
                <w:t>جدول اطلاعات اقساط)</w:t>
              </w:r>
            </w:hyperlink>
          </w:p>
        </w:tc>
        <w:tc>
          <w:tcPr>
            <w:tcW w:w="1422" w:type="dxa"/>
            <w:noWrap/>
          </w:tcPr>
          <w:p w14:paraId="5F26E06E" w14:textId="77777777" w:rsidR="00102F65"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0813430B"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37A158A3" w14:textId="75ADCA3F" w:rsidR="00102F65" w:rsidRPr="00AC6E76" w:rsidRDefault="00102F65" w:rsidP="00102F65">
            <w:pPr>
              <w:jc w:val="center"/>
              <w:rPr>
                <w:rFonts w:ascii="Tahoma" w:hAnsi="Tahoma" w:cs="Tahoma"/>
                <w:lang w:bidi="ar-SA"/>
              </w:rPr>
            </w:pPr>
            <w:r w:rsidRPr="00AC6E76">
              <w:rPr>
                <w:rFonts w:ascii="Tahoma" w:hAnsi="Tahoma" w:cs="Tahoma"/>
                <w:lang w:bidi="ar-SA"/>
              </w:rPr>
              <w:t>149</w:t>
            </w:r>
          </w:p>
        </w:tc>
        <w:tc>
          <w:tcPr>
            <w:tcW w:w="2819" w:type="dxa"/>
            <w:noWrap/>
          </w:tcPr>
          <w:p w14:paraId="43D237C9" w14:textId="025A5F3B"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B Lotus"/>
                <w:sz w:val="24"/>
                <w:szCs w:val="24"/>
                <w:lang w:bidi="ar-SA"/>
              </w:rPr>
            </w:pPr>
            <w:r w:rsidRPr="00AC6E76">
              <w:rPr>
                <w:rFonts w:ascii="Consolas" w:hAnsi="Consolas" w:cs="Consolas"/>
                <w:sz w:val="24"/>
                <w:szCs w:val="24"/>
                <w:lang w:bidi="ar-SA"/>
              </w:rPr>
              <w:t>LicRte</w:t>
            </w:r>
          </w:p>
        </w:tc>
        <w:tc>
          <w:tcPr>
            <w:tcW w:w="1849" w:type="dxa"/>
            <w:noWrap/>
          </w:tcPr>
          <w:p w14:paraId="72B2FA4D" w14:textId="60041CAB"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AC6E76">
              <w:rPr>
                <w:rFonts w:ascii="Consolas" w:hAnsi="Consolas" w:cs="Consolas"/>
                <w:sz w:val="24"/>
                <w:szCs w:val="24"/>
                <w:lang w:bidi="ar-SA"/>
              </w:rPr>
              <w:t>Decimal</w:t>
            </w:r>
          </w:p>
        </w:tc>
        <w:tc>
          <w:tcPr>
            <w:tcW w:w="972" w:type="dxa"/>
            <w:noWrap/>
          </w:tcPr>
          <w:p w14:paraId="57394578" w14:textId="18CCBBD8"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AC6E76">
              <w:rPr>
                <w:rFonts w:ascii="Tahoma" w:hAnsi="Tahoma" w:cs="B Lotus"/>
                <w:sz w:val="24"/>
                <w:szCs w:val="24"/>
                <w:lang w:bidi="ar-SA"/>
              </w:rPr>
              <w:t>Yes</w:t>
            </w:r>
          </w:p>
        </w:tc>
        <w:tc>
          <w:tcPr>
            <w:tcW w:w="1304" w:type="dxa"/>
            <w:noWrap/>
          </w:tcPr>
          <w:p w14:paraId="4B2B0334" w14:textId="7E5AC271"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rPr>
            </w:pPr>
            <w:r w:rsidRPr="00AC6E76">
              <w:rPr>
                <w:rFonts w:ascii="Consolas" w:hAnsi="Consolas" w:cs="B Lotus" w:hint="cs"/>
                <w:rtl/>
              </w:rPr>
              <w:t>درصد</w:t>
            </w:r>
            <w:r w:rsidRPr="00AC6E76">
              <w:rPr>
                <w:rFonts w:ascii="Consolas" w:hAnsi="Consolas" w:cs="B Lotus"/>
                <w:rtl/>
              </w:rPr>
              <w:t xml:space="preserve"> </w:t>
            </w:r>
            <w:r w:rsidRPr="00AC6E76">
              <w:rPr>
                <w:rFonts w:ascii="Consolas" w:hAnsi="Consolas" w:cs="B Lotus" w:hint="eastAsia"/>
                <w:rtl/>
              </w:rPr>
              <w:t>کاهش</w:t>
            </w:r>
            <w:r w:rsidRPr="00AC6E76">
              <w:rPr>
                <w:rFonts w:ascii="Consolas" w:hAnsi="Consolas" w:cs="B Lotus" w:hint="cs"/>
                <w:rtl/>
              </w:rPr>
              <w:t>/افزایش</w:t>
            </w:r>
            <w:r w:rsidRPr="00AC6E76">
              <w:rPr>
                <w:rFonts w:ascii="Consolas" w:hAnsi="Consolas" w:cs="B Lotus"/>
                <w:rtl/>
              </w:rPr>
              <w:t xml:space="preserve"> </w:t>
            </w:r>
            <w:r w:rsidRPr="00AC6E76">
              <w:rPr>
                <w:rFonts w:ascii="Consolas" w:hAnsi="Consolas" w:cs="B Lotus" w:hint="eastAsia"/>
                <w:rtl/>
              </w:rPr>
              <w:t>حق</w:t>
            </w:r>
            <w:r w:rsidRPr="00AC6E76">
              <w:rPr>
                <w:rFonts w:ascii="Consolas" w:hAnsi="Consolas" w:cs="B Lotus"/>
                <w:rtl/>
              </w:rPr>
              <w:t xml:space="preserve"> </w:t>
            </w:r>
            <w:r w:rsidRPr="00AC6E76">
              <w:rPr>
                <w:rFonts w:ascii="Consolas" w:hAnsi="Consolas" w:cs="B Lotus" w:hint="eastAsia"/>
                <w:rtl/>
              </w:rPr>
              <w:t>ب</w:t>
            </w:r>
            <w:r w:rsidRPr="00AC6E76">
              <w:rPr>
                <w:rFonts w:ascii="Consolas" w:hAnsi="Consolas" w:cs="B Lotus"/>
                <w:rtl/>
              </w:rPr>
              <w:t>ی</w:t>
            </w:r>
            <w:r w:rsidRPr="00AC6E76">
              <w:rPr>
                <w:rFonts w:ascii="Consolas" w:hAnsi="Consolas" w:cs="B Lotus" w:hint="eastAsia"/>
                <w:rtl/>
              </w:rPr>
              <w:t>مه</w:t>
            </w:r>
            <w:r w:rsidRPr="00AC6E76">
              <w:rPr>
                <w:rFonts w:ascii="Consolas" w:hAnsi="Consolas" w:cs="B Lotus" w:hint="cs"/>
                <w:rtl/>
              </w:rPr>
              <w:t xml:space="preserve"> براساس سوابق رانندگی</w:t>
            </w:r>
            <w:r>
              <w:rPr>
                <w:rFonts w:ascii="Consolas" w:hAnsi="Consolas" w:cs="B Lotus" w:hint="cs"/>
                <w:rtl/>
              </w:rPr>
              <w:t>(خروجی وب متد استعلام سوابق تخفیفات)</w:t>
            </w:r>
          </w:p>
        </w:tc>
        <w:tc>
          <w:tcPr>
            <w:tcW w:w="1422" w:type="dxa"/>
            <w:noWrap/>
          </w:tcPr>
          <w:p w14:paraId="4C26D056" w14:textId="77777777" w:rsidR="00102F65"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2F76E178"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33BF6B31" w14:textId="432F3635" w:rsidR="00102F65" w:rsidRPr="00AC6E76" w:rsidRDefault="00102F65" w:rsidP="00102F65">
            <w:pPr>
              <w:jc w:val="center"/>
              <w:rPr>
                <w:rFonts w:ascii="Tahoma" w:hAnsi="Tahoma" w:cs="Tahoma"/>
                <w:lang w:bidi="ar-SA"/>
              </w:rPr>
            </w:pPr>
            <w:r w:rsidRPr="00AC6E76">
              <w:rPr>
                <w:rFonts w:ascii="Tahoma" w:hAnsi="Tahoma" w:cs="Tahoma"/>
                <w:lang w:bidi="ar-SA"/>
              </w:rPr>
              <w:t>150</w:t>
            </w:r>
          </w:p>
        </w:tc>
        <w:tc>
          <w:tcPr>
            <w:tcW w:w="2819" w:type="dxa"/>
            <w:noWrap/>
          </w:tcPr>
          <w:p w14:paraId="518008EC" w14:textId="5156B964" w:rsidR="00102F65" w:rsidRPr="00AC6E76"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0A3E9E">
              <w:rPr>
                <w:rFonts w:ascii="Arial" w:eastAsia="Times New Roman" w:hAnsi="Arial" w:cs="B Lotus"/>
                <w:color w:val="FF0000"/>
                <w:sz w:val="24"/>
                <w:szCs w:val="24"/>
              </w:rPr>
              <w:t>LstThrPlcyCod</w:t>
            </w:r>
          </w:p>
        </w:tc>
        <w:tc>
          <w:tcPr>
            <w:tcW w:w="1849" w:type="dxa"/>
            <w:noWrap/>
          </w:tcPr>
          <w:p w14:paraId="37E32292" w14:textId="0713210D"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Pr>
                <w:rFonts w:ascii="Arial" w:eastAsia="Times New Roman" w:hAnsi="Arial" w:cs="B Lotus"/>
                <w:color w:val="FF0000"/>
                <w:sz w:val="24"/>
                <w:szCs w:val="24"/>
              </w:rPr>
              <w:t>Bigint</w:t>
            </w:r>
          </w:p>
        </w:tc>
        <w:tc>
          <w:tcPr>
            <w:tcW w:w="972" w:type="dxa"/>
            <w:noWrap/>
          </w:tcPr>
          <w:p w14:paraId="1FB216E7" w14:textId="03E7A7FF"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sz w:val="24"/>
                <w:szCs w:val="24"/>
                <w:lang w:bidi="ar-SA"/>
              </w:rPr>
            </w:pPr>
            <w:r>
              <w:rPr>
                <w:rFonts w:ascii="Arial" w:eastAsia="Times New Roman" w:hAnsi="Arial" w:cs="B Lotus"/>
                <w:color w:val="FF0000"/>
                <w:sz w:val="24"/>
                <w:szCs w:val="24"/>
              </w:rPr>
              <w:t xml:space="preserve">Yes </w:t>
            </w:r>
          </w:p>
        </w:tc>
        <w:tc>
          <w:tcPr>
            <w:tcW w:w="1304" w:type="dxa"/>
            <w:noWrap/>
          </w:tcPr>
          <w:p w14:paraId="0E2569EC" w14:textId="6924A4EC"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Pr>
                <w:rFonts w:ascii="Arial" w:eastAsia="Times New Roman" w:hAnsi="Arial" w:cs="B Lotus" w:hint="cs"/>
                <w:color w:val="FF0000"/>
                <w:sz w:val="24"/>
                <w:szCs w:val="24"/>
                <w:rtl/>
              </w:rPr>
              <w:t>کد یکتا بیمه نامه قبل</w:t>
            </w:r>
          </w:p>
        </w:tc>
        <w:tc>
          <w:tcPr>
            <w:tcW w:w="1422" w:type="dxa"/>
            <w:noWrap/>
          </w:tcPr>
          <w:p w14:paraId="4C5D3995" w14:textId="77777777" w:rsidR="00102F65"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515AA78A"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72948F1D" w14:textId="370417B8" w:rsidR="00102F65" w:rsidRPr="00AC6E76" w:rsidRDefault="00102F65" w:rsidP="00102F65">
            <w:pPr>
              <w:jc w:val="center"/>
              <w:rPr>
                <w:rFonts w:ascii="Tahoma" w:hAnsi="Tahoma" w:cs="Tahoma"/>
                <w:lang w:bidi="ar-SA"/>
              </w:rPr>
            </w:pPr>
            <w:r w:rsidRPr="00AC6E76">
              <w:rPr>
                <w:rFonts w:ascii="Tahoma" w:hAnsi="Tahoma" w:cs="Tahoma"/>
                <w:lang w:bidi="ar-SA"/>
              </w:rPr>
              <w:t>151</w:t>
            </w:r>
          </w:p>
        </w:tc>
        <w:tc>
          <w:tcPr>
            <w:tcW w:w="2819" w:type="dxa"/>
            <w:noWrap/>
          </w:tcPr>
          <w:p w14:paraId="48434F7C" w14:textId="3DD7CFEB" w:rsidR="00102F65" w:rsidRPr="00AC6E76"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0A3E9E">
              <w:rPr>
                <w:rFonts w:ascii="Arial" w:eastAsia="Times New Roman" w:hAnsi="Arial" w:cs="B Lotus"/>
                <w:color w:val="FF0000"/>
                <w:sz w:val="24"/>
                <w:szCs w:val="24"/>
              </w:rPr>
              <w:t>ShftEndDte</w:t>
            </w:r>
          </w:p>
        </w:tc>
        <w:tc>
          <w:tcPr>
            <w:tcW w:w="1849" w:type="dxa"/>
            <w:noWrap/>
          </w:tcPr>
          <w:p w14:paraId="594D1CF0" w14:textId="1B505093"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0A3E9E">
              <w:rPr>
                <w:rFonts w:ascii="Arial" w:eastAsia="Times New Roman" w:hAnsi="Arial" w:cs="B Lotus" w:hint="cs"/>
                <w:color w:val="FF0000"/>
                <w:sz w:val="24"/>
                <w:szCs w:val="24"/>
              </w:rPr>
              <w:t>varchar(</w:t>
            </w:r>
            <w:r>
              <w:rPr>
                <w:rFonts w:ascii="Arial" w:eastAsia="Times New Roman" w:hAnsi="Arial" w:cs="B Lotus"/>
                <w:color w:val="FF0000"/>
                <w:sz w:val="24"/>
                <w:szCs w:val="24"/>
              </w:rPr>
              <w:t>1</w:t>
            </w:r>
            <w:r w:rsidRPr="000A3E9E">
              <w:rPr>
                <w:rFonts w:ascii="Arial" w:eastAsia="Times New Roman" w:hAnsi="Arial" w:cs="B Lotus" w:hint="cs"/>
                <w:color w:val="FF0000"/>
                <w:sz w:val="24"/>
                <w:szCs w:val="24"/>
              </w:rPr>
              <w:t>0</w:t>
            </w:r>
            <w:r w:rsidRPr="000A3E9E">
              <w:rPr>
                <w:rFonts w:ascii="Arial" w:eastAsia="Times New Roman" w:hAnsi="Arial" w:cs="B Lotus"/>
                <w:color w:val="FF0000"/>
                <w:sz w:val="24"/>
                <w:szCs w:val="24"/>
              </w:rPr>
              <w:t>)</w:t>
            </w:r>
          </w:p>
        </w:tc>
        <w:tc>
          <w:tcPr>
            <w:tcW w:w="972" w:type="dxa"/>
            <w:noWrap/>
          </w:tcPr>
          <w:p w14:paraId="7E5C1BAB" w14:textId="732FE7F3" w:rsidR="00102F65" w:rsidRPr="00AC6E76"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sz w:val="24"/>
                <w:szCs w:val="24"/>
                <w:lang w:bidi="ar-SA"/>
              </w:rPr>
            </w:pPr>
            <w:r w:rsidRPr="000A3E9E">
              <w:rPr>
                <w:rFonts w:ascii="Arial" w:eastAsia="Times New Roman" w:hAnsi="Arial" w:cs="B Lotus"/>
                <w:color w:val="FF0000"/>
                <w:sz w:val="24"/>
                <w:szCs w:val="24"/>
              </w:rPr>
              <w:t>Yes</w:t>
            </w:r>
          </w:p>
        </w:tc>
        <w:tc>
          <w:tcPr>
            <w:tcW w:w="1304" w:type="dxa"/>
            <w:noWrap/>
          </w:tcPr>
          <w:p w14:paraId="2E9E7252" w14:textId="0FE2393C" w:rsidR="00102F65" w:rsidRPr="00AC6E76"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Pr>
                <w:rFonts w:ascii="Arial" w:eastAsia="Times New Roman" w:hAnsi="Arial" w:cs="B Lotus" w:hint="cs"/>
                <w:color w:val="FF0000"/>
                <w:sz w:val="24"/>
                <w:szCs w:val="24"/>
                <w:rtl/>
              </w:rPr>
              <w:t>تاریخ پایان بیمه نامه انتقالی</w:t>
            </w:r>
          </w:p>
        </w:tc>
        <w:tc>
          <w:tcPr>
            <w:tcW w:w="1422" w:type="dxa"/>
            <w:noWrap/>
          </w:tcPr>
          <w:p w14:paraId="0F948FBB" w14:textId="77777777" w:rsidR="00102F65"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6898051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5AC866AA" w14:textId="71204225" w:rsidR="00102F65" w:rsidRPr="00AC6E76" w:rsidRDefault="00102F65" w:rsidP="00102F65">
            <w:pPr>
              <w:jc w:val="center"/>
              <w:rPr>
                <w:rFonts w:ascii="Tahoma" w:hAnsi="Tahoma" w:cs="Tahoma"/>
                <w:lang w:bidi="ar-SA"/>
              </w:rPr>
            </w:pPr>
            <w:r>
              <w:rPr>
                <w:rFonts w:ascii="Tahoma" w:hAnsi="Tahoma" w:cs="Tahoma" w:hint="cs"/>
                <w:rtl/>
                <w:lang w:bidi="ar-SA"/>
              </w:rPr>
              <w:t>152</w:t>
            </w:r>
          </w:p>
        </w:tc>
        <w:tc>
          <w:tcPr>
            <w:tcW w:w="2819" w:type="dxa"/>
            <w:noWrap/>
          </w:tcPr>
          <w:p w14:paraId="55177FA4" w14:textId="74BA7242" w:rsidR="00102F65" w:rsidRPr="00AC6E76" w:rsidRDefault="00102F65" w:rsidP="00102F65">
            <w:pPr>
              <w:bidi w:val="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0A3E9E">
              <w:rPr>
                <w:rFonts w:ascii="Arial" w:eastAsia="Times New Roman" w:hAnsi="Arial" w:cs="B Lotus"/>
                <w:color w:val="FF0000"/>
                <w:sz w:val="24"/>
                <w:szCs w:val="24"/>
              </w:rPr>
              <w:t>ShftThrPlcyCod</w:t>
            </w:r>
          </w:p>
        </w:tc>
        <w:tc>
          <w:tcPr>
            <w:tcW w:w="1849" w:type="dxa"/>
            <w:noWrap/>
          </w:tcPr>
          <w:p w14:paraId="0188A866" w14:textId="2FBE4869"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0A3E9E">
              <w:rPr>
                <w:rFonts w:ascii="Arial" w:eastAsia="Times New Roman" w:hAnsi="Arial" w:cs="B Lotus"/>
                <w:color w:val="FF0000"/>
                <w:sz w:val="24"/>
                <w:szCs w:val="24"/>
              </w:rPr>
              <w:t>Bigint</w:t>
            </w:r>
          </w:p>
        </w:tc>
        <w:tc>
          <w:tcPr>
            <w:tcW w:w="972" w:type="dxa"/>
            <w:noWrap/>
          </w:tcPr>
          <w:p w14:paraId="72B10128" w14:textId="31ECB67E" w:rsidR="00102F65" w:rsidRPr="00AC6E76"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sz w:val="24"/>
                <w:szCs w:val="24"/>
                <w:lang w:bidi="ar-SA"/>
              </w:rPr>
            </w:pPr>
            <w:r w:rsidRPr="000A3E9E">
              <w:rPr>
                <w:rFonts w:ascii="Arial" w:eastAsia="Times New Roman" w:hAnsi="Arial" w:cs="B Lotus"/>
                <w:color w:val="FF0000"/>
                <w:sz w:val="24"/>
                <w:szCs w:val="24"/>
              </w:rPr>
              <w:t>Yes</w:t>
            </w:r>
          </w:p>
        </w:tc>
        <w:tc>
          <w:tcPr>
            <w:tcW w:w="1304" w:type="dxa"/>
            <w:noWrap/>
          </w:tcPr>
          <w:p w14:paraId="0B864CE7" w14:textId="6121CB26" w:rsidR="00102F65" w:rsidRPr="00AC6E76"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rPr>
            </w:pPr>
            <w:r>
              <w:rPr>
                <w:rFonts w:ascii="Arial" w:eastAsia="Times New Roman" w:hAnsi="Arial" w:cs="B Lotus" w:hint="cs"/>
                <w:color w:val="FF0000"/>
                <w:sz w:val="24"/>
                <w:szCs w:val="24"/>
                <w:rtl/>
              </w:rPr>
              <w:t>کد یکتا بیمه نامه انتقالی</w:t>
            </w:r>
          </w:p>
        </w:tc>
        <w:tc>
          <w:tcPr>
            <w:tcW w:w="1422" w:type="dxa"/>
            <w:noWrap/>
          </w:tcPr>
          <w:p w14:paraId="3A40F231" w14:textId="77777777" w:rsidR="00102F65"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1037C336"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50" w:type="dxa"/>
            <w:shd w:val="clear" w:color="auto" w:fill="8DB3E2" w:themeFill="text2" w:themeFillTint="66"/>
            <w:noWrap/>
          </w:tcPr>
          <w:p w14:paraId="0CC6DD47" w14:textId="2C887BCF" w:rsidR="00102F65" w:rsidRPr="00F87C4A" w:rsidRDefault="00102F65" w:rsidP="00102F65">
            <w:pPr>
              <w:jc w:val="center"/>
              <w:rPr>
                <w:rFonts w:ascii="Tahoma" w:hAnsi="Tahoma" w:cs="Tahoma"/>
                <w:color w:val="000000" w:themeColor="text1"/>
                <w:rtl/>
                <w:lang w:bidi="ar-SA"/>
              </w:rPr>
            </w:pPr>
            <w:r w:rsidRPr="00F87C4A">
              <w:rPr>
                <w:rFonts w:ascii="Tahoma" w:hAnsi="Tahoma" w:cs="Tahoma"/>
                <w:color w:val="000000" w:themeColor="text1"/>
                <w:lang w:bidi="ar-SA"/>
              </w:rPr>
              <w:t>153</w:t>
            </w:r>
          </w:p>
        </w:tc>
        <w:tc>
          <w:tcPr>
            <w:tcW w:w="2819" w:type="dxa"/>
            <w:noWrap/>
          </w:tcPr>
          <w:p w14:paraId="4423B0D4" w14:textId="48E78F77" w:rsidR="00102F65" w:rsidRPr="00F87C4A" w:rsidRDefault="00102F65" w:rsidP="00102F65">
            <w:pPr>
              <w:bidi w:val="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4"/>
                <w:szCs w:val="24"/>
                <w:rtl/>
              </w:rPr>
            </w:pPr>
            <w:r w:rsidRPr="00F87C4A">
              <w:rPr>
                <w:rFonts w:ascii="Arial" w:eastAsia="Times New Roman" w:hAnsi="Arial" w:cs="B Lotus"/>
                <w:color w:val="000000" w:themeColor="text1"/>
                <w:sz w:val="24"/>
                <w:szCs w:val="24"/>
              </w:rPr>
              <w:t>EdrsWbsCarPrpsUnqCod</w:t>
            </w:r>
          </w:p>
        </w:tc>
        <w:tc>
          <w:tcPr>
            <w:tcW w:w="1849" w:type="dxa"/>
            <w:noWrap/>
          </w:tcPr>
          <w:p w14:paraId="28438C29" w14:textId="77FAD213" w:rsidR="00102F65" w:rsidRPr="00F87C4A"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4"/>
                <w:szCs w:val="24"/>
              </w:rPr>
            </w:pPr>
            <w:r w:rsidRPr="00F87C4A">
              <w:rPr>
                <w:rFonts w:ascii="Arial" w:eastAsia="Times New Roman" w:hAnsi="Arial" w:cs="B Lotus"/>
                <w:color w:val="000000" w:themeColor="text1"/>
                <w:sz w:val="24"/>
                <w:szCs w:val="24"/>
              </w:rPr>
              <w:t>bigInt</w:t>
            </w:r>
          </w:p>
        </w:tc>
        <w:tc>
          <w:tcPr>
            <w:tcW w:w="972" w:type="dxa"/>
            <w:noWrap/>
          </w:tcPr>
          <w:p w14:paraId="4264BDE3" w14:textId="21974824" w:rsidR="00102F65" w:rsidRPr="00F87C4A"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4"/>
                <w:szCs w:val="24"/>
              </w:rPr>
            </w:pPr>
            <w:r w:rsidRPr="00F87C4A">
              <w:rPr>
                <w:rFonts w:ascii="Arial" w:eastAsia="Times New Roman" w:hAnsi="Arial" w:cs="B Lotus"/>
                <w:color w:val="000000" w:themeColor="text1"/>
                <w:sz w:val="24"/>
                <w:szCs w:val="24"/>
              </w:rPr>
              <w:t xml:space="preserve">Yes </w:t>
            </w:r>
          </w:p>
        </w:tc>
        <w:tc>
          <w:tcPr>
            <w:tcW w:w="1304" w:type="dxa"/>
            <w:noWrap/>
          </w:tcPr>
          <w:p w14:paraId="2DD581C3" w14:textId="03C4FD96" w:rsidR="00102F65" w:rsidRPr="00F87C4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4"/>
                <w:szCs w:val="24"/>
                <w:rtl/>
              </w:rPr>
            </w:pPr>
            <w:r w:rsidRPr="00F87C4A">
              <w:rPr>
                <w:rFonts w:ascii="Arial" w:eastAsia="Times New Roman" w:hAnsi="Arial" w:cs="B Lotus" w:hint="cs"/>
                <w:color w:val="000000" w:themeColor="text1"/>
                <w:sz w:val="24"/>
                <w:szCs w:val="24"/>
                <w:rtl/>
              </w:rPr>
              <w:t>کد</w:t>
            </w:r>
            <w:r w:rsidRPr="00F87C4A">
              <w:rPr>
                <w:rFonts w:ascii="Arial" w:eastAsia="Times New Roman" w:hAnsi="Arial" w:cs="B Lotus"/>
                <w:color w:val="000000" w:themeColor="text1"/>
                <w:sz w:val="24"/>
                <w:szCs w:val="24"/>
                <w:rtl/>
              </w:rPr>
              <w:t xml:space="preserve"> </w:t>
            </w:r>
            <w:r w:rsidRPr="00F87C4A">
              <w:rPr>
                <w:rFonts w:ascii="Arial" w:eastAsia="Times New Roman" w:hAnsi="Arial" w:cs="B Lotus" w:hint="cs"/>
                <w:color w:val="000000" w:themeColor="text1"/>
                <w:sz w:val="24"/>
                <w:szCs w:val="24"/>
                <w:rtl/>
              </w:rPr>
              <w:t>یکتای</w:t>
            </w:r>
            <w:r w:rsidRPr="00F87C4A">
              <w:rPr>
                <w:rFonts w:ascii="Arial" w:eastAsia="Times New Roman" w:hAnsi="Arial" w:cs="B Lotus"/>
                <w:color w:val="000000" w:themeColor="text1"/>
                <w:sz w:val="24"/>
                <w:szCs w:val="24"/>
                <w:rtl/>
              </w:rPr>
              <w:t xml:space="preserve"> </w:t>
            </w:r>
            <w:r w:rsidRPr="00F87C4A">
              <w:rPr>
                <w:rFonts w:ascii="Arial" w:eastAsia="Times New Roman" w:hAnsi="Arial" w:cs="B Lotus" w:hint="cs"/>
                <w:color w:val="000000" w:themeColor="text1"/>
                <w:sz w:val="24"/>
                <w:szCs w:val="24"/>
                <w:rtl/>
              </w:rPr>
              <w:t>بیمه</w:t>
            </w:r>
            <w:r w:rsidRPr="00F87C4A">
              <w:rPr>
                <w:rFonts w:ascii="Arial" w:eastAsia="Times New Roman" w:hAnsi="Arial" w:cs="B Lotus"/>
                <w:color w:val="000000" w:themeColor="text1"/>
                <w:sz w:val="24"/>
                <w:szCs w:val="24"/>
                <w:rtl/>
              </w:rPr>
              <w:t xml:space="preserve"> </w:t>
            </w:r>
            <w:r w:rsidRPr="00F87C4A">
              <w:rPr>
                <w:rFonts w:ascii="Arial" w:eastAsia="Times New Roman" w:hAnsi="Arial" w:cs="B Lotus" w:hint="cs"/>
                <w:color w:val="000000" w:themeColor="text1"/>
                <w:sz w:val="24"/>
                <w:szCs w:val="24"/>
                <w:rtl/>
              </w:rPr>
              <w:t>نامه</w:t>
            </w:r>
            <w:r w:rsidRPr="00F87C4A">
              <w:rPr>
                <w:rFonts w:ascii="Arial" w:eastAsia="Times New Roman" w:hAnsi="Arial" w:cs="B Lotus"/>
                <w:color w:val="000000" w:themeColor="text1"/>
                <w:sz w:val="24"/>
                <w:szCs w:val="24"/>
                <w:rtl/>
              </w:rPr>
              <w:t xml:space="preserve"> </w:t>
            </w:r>
            <w:r>
              <w:rPr>
                <w:rFonts w:ascii="Arial" w:eastAsia="Times New Roman" w:hAnsi="Arial" w:cs="B Lotus" w:hint="cs"/>
                <w:color w:val="000000" w:themeColor="text1"/>
                <w:sz w:val="24"/>
                <w:szCs w:val="24"/>
                <w:rtl/>
              </w:rPr>
              <w:t>الحاقیه</w:t>
            </w:r>
          </w:p>
        </w:tc>
        <w:tc>
          <w:tcPr>
            <w:tcW w:w="1422" w:type="dxa"/>
            <w:noWrap/>
          </w:tcPr>
          <w:p w14:paraId="72DFD693" w14:textId="77777777" w:rsidR="00102F65" w:rsidRDefault="00102F65" w:rsidP="00102F65">
            <w:pPr>
              <w:cnfStyle w:val="000000100000" w:firstRow="0" w:lastRow="0" w:firstColumn="0" w:lastColumn="0" w:oddVBand="0" w:evenVBand="0" w:oddHBand="1" w:evenHBand="0" w:firstRowFirstColumn="0" w:firstRowLastColumn="0" w:lastRowFirstColumn="0" w:lastRowLastColumn="0"/>
            </w:pPr>
          </w:p>
        </w:tc>
      </w:tr>
    </w:tbl>
    <w:p w14:paraId="5389FE84" w14:textId="77777777" w:rsidR="00D914F3" w:rsidRPr="00F733A3" w:rsidRDefault="00D914F3" w:rsidP="001E4D47">
      <w:pPr>
        <w:rPr>
          <w:rFonts w:cs="B Lotus"/>
          <w:sz w:val="28"/>
          <w:szCs w:val="28"/>
        </w:rPr>
      </w:pPr>
    </w:p>
    <w:p w14:paraId="6FF5E983" w14:textId="77777777" w:rsidR="00D914F3" w:rsidRPr="00F733A3" w:rsidRDefault="00D914F3" w:rsidP="001E4D47">
      <w:pPr>
        <w:rPr>
          <w:rFonts w:cs="B Lotus"/>
          <w:sz w:val="28"/>
          <w:szCs w:val="28"/>
        </w:rPr>
      </w:pPr>
    </w:p>
    <w:p w14:paraId="480C4571" w14:textId="376A5EC5" w:rsidR="00D914F3" w:rsidRDefault="00FC2760" w:rsidP="00FC2760">
      <w:pPr>
        <w:pStyle w:val="Heading2"/>
        <w:rPr>
          <w:rFonts w:cs="B Lotus"/>
          <w:sz w:val="28"/>
          <w:szCs w:val="28"/>
          <w:rtl/>
        </w:rPr>
      </w:pPr>
      <w:bookmarkStart w:id="62" w:name="_Toc38109493"/>
      <w:r>
        <w:rPr>
          <w:rFonts w:cs="B Lotus" w:hint="cs"/>
          <w:sz w:val="28"/>
          <w:szCs w:val="28"/>
          <w:rtl/>
        </w:rPr>
        <w:t>جدول کد خطاهای پیشنهاد</w:t>
      </w:r>
      <w:r w:rsidR="00D914F3" w:rsidRPr="00F733A3">
        <w:rPr>
          <w:rFonts w:cs="B Lotus" w:hint="cs"/>
          <w:sz w:val="28"/>
          <w:szCs w:val="28"/>
          <w:rtl/>
        </w:rPr>
        <w:t>:</w:t>
      </w:r>
      <w:bookmarkEnd w:id="62"/>
    </w:p>
    <w:tbl>
      <w:tblPr>
        <w:tblStyle w:val="GridTable4-Accent5"/>
        <w:bidiVisual/>
        <w:tblW w:w="9254" w:type="dxa"/>
        <w:tblInd w:w="20" w:type="dxa"/>
        <w:tblLook w:val="04A0" w:firstRow="1" w:lastRow="0" w:firstColumn="1" w:lastColumn="0" w:noHBand="0" w:noVBand="1"/>
      </w:tblPr>
      <w:tblGrid>
        <w:gridCol w:w="840"/>
        <w:gridCol w:w="8414"/>
      </w:tblGrid>
      <w:tr w:rsidR="005A4F9A" w:rsidRPr="00A367A7" w14:paraId="2ECB76A8" w14:textId="77777777" w:rsidTr="006A5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E1868E8" w14:textId="77777777" w:rsidR="005A4F9A" w:rsidRPr="00A367A7" w:rsidRDefault="005A4F9A" w:rsidP="00E548F7">
            <w:pPr>
              <w:jc w:val="center"/>
              <w:rPr>
                <w:rFonts w:cs="B Lotus"/>
                <w:rtl/>
              </w:rPr>
            </w:pPr>
            <w:r w:rsidRPr="00A367A7">
              <w:rPr>
                <w:rFonts w:cs="B Lotus" w:hint="cs"/>
                <w:rtl/>
              </w:rPr>
              <w:t>کد خطا</w:t>
            </w:r>
          </w:p>
        </w:tc>
        <w:tc>
          <w:tcPr>
            <w:tcW w:w="8414" w:type="dxa"/>
          </w:tcPr>
          <w:p w14:paraId="097D8106" w14:textId="77777777" w:rsidR="005A4F9A" w:rsidRPr="00A367A7" w:rsidRDefault="005A4F9A" w:rsidP="00E548F7">
            <w:pPr>
              <w:jc w:val="center"/>
              <w:cnfStyle w:val="100000000000" w:firstRow="1" w:lastRow="0" w:firstColumn="0" w:lastColumn="0" w:oddVBand="0" w:evenVBand="0" w:oddHBand="0" w:evenHBand="0" w:firstRowFirstColumn="0" w:firstRowLastColumn="0" w:lastRowFirstColumn="0" w:lastRowLastColumn="0"/>
              <w:rPr>
                <w:rFonts w:cs="B Lotus"/>
                <w:rtl/>
              </w:rPr>
            </w:pPr>
            <w:r w:rsidRPr="00A367A7">
              <w:rPr>
                <w:rFonts w:cs="B Lotus" w:hint="cs"/>
                <w:rtl/>
              </w:rPr>
              <w:t>عنوان خطا</w:t>
            </w:r>
          </w:p>
        </w:tc>
      </w:tr>
      <w:tr w:rsidR="005A4F9A" w:rsidRPr="00A367A7" w14:paraId="6151CCE1"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E93DCB4" w14:textId="77777777" w:rsidR="005A4F9A" w:rsidRPr="00A367A7" w:rsidRDefault="005A4F9A" w:rsidP="00E548F7">
            <w:pPr>
              <w:jc w:val="center"/>
              <w:rPr>
                <w:rFonts w:cs="B Lotus"/>
                <w:rtl/>
              </w:rPr>
            </w:pPr>
            <w:r w:rsidRPr="00A367A7">
              <w:rPr>
                <w:rFonts w:cs="B Lotus"/>
                <w:rtl/>
              </w:rPr>
              <w:t>1</w:t>
            </w:r>
          </w:p>
        </w:tc>
        <w:tc>
          <w:tcPr>
            <w:tcW w:w="8414" w:type="dxa"/>
          </w:tcPr>
          <w:p w14:paraId="1986BEC8"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CmpCod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شرکت</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13621EA8"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1A2DC5DB" w14:textId="77777777" w:rsidR="005A4F9A" w:rsidRPr="00A367A7" w:rsidRDefault="005A4F9A" w:rsidP="00E548F7">
            <w:pPr>
              <w:jc w:val="center"/>
              <w:rPr>
                <w:rFonts w:cs="B Lotus"/>
                <w:rtl/>
              </w:rPr>
            </w:pPr>
            <w:r w:rsidRPr="00A367A7">
              <w:rPr>
                <w:rFonts w:cs="B Lotus"/>
                <w:rtl/>
              </w:rPr>
              <w:lastRenderedPageBreak/>
              <w:t>2</w:t>
            </w:r>
          </w:p>
        </w:tc>
        <w:tc>
          <w:tcPr>
            <w:tcW w:w="8414" w:type="dxa"/>
          </w:tcPr>
          <w:p w14:paraId="690C2E89"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CmpCod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شرکت</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552304B5"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63EC130" w14:textId="77777777" w:rsidR="005A4F9A" w:rsidRPr="00A367A7" w:rsidRDefault="005A4F9A" w:rsidP="00E548F7">
            <w:pPr>
              <w:jc w:val="center"/>
              <w:rPr>
                <w:rFonts w:cs="B Lotus"/>
                <w:rtl/>
              </w:rPr>
            </w:pPr>
            <w:r w:rsidRPr="00A367A7">
              <w:rPr>
                <w:rFonts w:cs="B Lotus"/>
                <w:rtl/>
              </w:rPr>
              <w:t>3</w:t>
            </w:r>
          </w:p>
        </w:tc>
        <w:tc>
          <w:tcPr>
            <w:tcW w:w="8414" w:type="dxa"/>
          </w:tcPr>
          <w:p w14:paraId="20862415"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PrntPlcyCmpDocNo</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چاپی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0940A501"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B786DBE" w14:textId="77777777" w:rsidR="005A4F9A" w:rsidRPr="00A367A7" w:rsidRDefault="005A4F9A" w:rsidP="00E548F7">
            <w:pPr>
              <w:jc w:val="center"/>
              <w:rPr>
                <w:rFonts w:cs="B Lotus"/>
                <w:rtl/>
              </w:rPr>
            </w:pPr>
            <w:r w:rsidRPr="00A367A7">
              <w:rPr>
                <w:rFonts w:cs="B Lotus"/>
                <w:rtl/>
              </w:rPr>
              <w:t>4</w:t>
            </w:r>
          </w:p>
        </w:tc>
        <w:tc>
          <w:tcPr>
            <w:tcW w:w="8414" w:type="dxa"/>
          </w:tcPr>
          <w:p w14:paraId="1616F1A3"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UsgCod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کاربری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0271908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006BFFA" w14:textId="77777777" w:rsidR="005A4F9A" w:rsidRPr="00A367A7" w:rsidRDefault="005A4F9A" w:rsidP="00E548F7">
            <w:pPr>
              <w:jc w:val="center"/>
              <w:rPr>
                <w:rFonts w:cs="B Lotus"/>
                <w:rtl/>
              </w:rPr>
            </w:pPr>
            <w:r w:rsidRPr="00A367A7">
              <w:rPr>
                <w:rFonts w:cs="B Lotus"/>
                <w:rtl/>
              </w:rPr>
              <w:t>5</w:t>
            </w:r>
          </w:p>
        </w:tc>
        <w:tc>
          <w:tcPr>
            <w:tcW w:w="8414" w:type="dxa"/>
          </w:tcPr>
          <w:p w14:paraId="6DFF9E8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UsgCod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کاربری</w:t>
            </w:r>
            <w:r w:rsidRPr="00A367A7">
              <w:rPr>
                <w:rFonts w:cs="B Lotus"/>
                <w:rtl/>
              </w:rPr>
              <w:t xml:space="preserve"> </w:t>
            </w:r>
            <w:r w:rsidRPr="00A367A7">
              <w:rPr>
                <w:rFonts w:cs="B Lotus" w:hint="cs"/>
                <w:rtl/>
              </w:rPr>
              <w:t>نامعتبر</w:t>
            </w:r>
            <w:r w:rsidRPr="00A367A7">
              <w:rPr>
                <w:rFonts w:cs="B Lotus"/>
                <w:rtl/>
              </w:rPr>
              <w:t xml:space="preserve"> </w:t>
            </w:r>
            <w:r w:rsidRPr="00A367A7">
              <w:rPr>
                <w:rFonts w:cs="B Lotus" w:hint="cs"/>
                <w:rtl/>
              </w:rPr>
              <w:t>است</w:t>
            </w:r>
          </w:p>
        </w:tc>
      </w:tr>
      <w:tr w:rsidR="005A4F9A" w:rsidRPr="00A367A7" w14:paraId="23D1D39E"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9C2BC66" w14:textId="77777777" w:rsidR="005A4F9A" w:rsidRPr="00A367A7" w:rsidRDefault="005A4F9A" w:rsidP="00E548F7">
            <w:pPr>
              <w:jc w:val="center"/>
              <w:rPr>
                <w:rFonts w:cs="B Lotus"/>
                <w:rtl/>
              </w:rPr>
            </w:pPr>
            <w:r w:rsidRPr="00A367A7">
              <w:rPr>
                <w:rFonts w:cs="B Lotus"/>
                <w:rtl/>
              </w:rPr>
              <w:t>6</w:t>
            </w:r>
          </w:p>
        </w:tc>
        <w:tc>
          <w:tcPr>
            <w:tcW w:w="8414" w:type="dxa"/>
          </w:tcPr>
          <w:p w14:paraId="1EC26CBA"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CarGrpCod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گروه</w:t>
            </w:r>
            <w:r w:rsidRPr="00A367A7">
              <w:rPr>
                <w:rFonts w:cs="B Lotus"/>
                <w:rtl/>
              </w:rPr>
              <w:t xml:space="preserve"> </w:t>
            </w:r>
            <w:r w:rsidRPr="00A367A7">
              <w:rPr>
                <w:rFonts w:cs="B Lotus" w:hint="cs"/>
                <w:rtl/>
              </w:rPr>
              <w:t>بندی</w:t>
            </w:r>
            <w:r w:rsidRPr="00A367A7">
              <w:rPr>
                <w:rFonts w:cs="B Lotus"/>
                <w:rtl/>
              </w:rPr>
              <w:t xml:space="preserve"> </w:t>
            </w:r>
            <w:r w:rsidRPr="00A367A7">
              <w:rPr>
                <w:rFonts w:cs="B Lotus" w:hint="cs"/>
                <w:rtl/>
              </w:rPr>
              <w:t>در</w:t>
            </w:r>
            <w:r w:rsidRPr="00A367A7">
              <w:rPr>
                <w:rFonts w:cs="B Lotus"/>
                <w:rtl/>
              </w:rPr>
              <w:t xml:space="preserve"> </w:t>
            </w:r>
            <w:r w:rsidRPr="00A367A7">
              <w:rPr>
                <w:rFonts w:cs="B Lotus" w:hint="cs"/>
                <w:rtl/>
              </w:rPr>
              <w:t>شخص</w:t>
            </w:r>
            <w:r w:rsidRPr="00A367A7">
              <w:rPr>
                <w:rFonts w:cs="B Lotus"/>
                <w:rtl/>
              </w:rPr>
              <w:t xml:space="preserve"> </w:t>
            </w:r>
            <w:r w:rsidRPr="00A367A7">
              <w:rPr>
                <w:rFonts w:cs="B Lotus" w:hint="cs"/>
                <w:rtl/>
              </w:rPr>
              <w:t>ثالث</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731AC333"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3B02924" w14:textId="77777777" w:rsidR="005A4F9A" w:rsidRPr="00A367A7" w:rsidRDefault="005A4F9A" w:rsidP="00E548F7">
            <w:pPr>
              <w:jc w:val="center"/>
              <w:rPr>
                <w:rFonts w:cs="B Lotus"/>
                <w:rtl/>
              </w:rPr>
            </w:pPr>
            <w:r w:rsidRPr="00A367A7">
              <w:rPr>
                <w:rFonts w:cs="B Lotus"/>
                <w:rtl/>
              </w:rPr>
              <w:t>7</w:t>
            </w:r>
          </w:p>
        </w:tc>
        <w:tc>
          <w:tcPr>
            <w:tcW w:w="8414" w:type="dxa"/>
          </w:tcPr>
          <w:p w14:paraId="582734A0"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CylCnt</w:t>
            </w:r>
            <w:r w:rsidRPr="00A367A7">
              <w:rPr>
                <w:rFonts w:cs="B Lotus"/>
                <w:rtl/>
              </w:rPr>
              <w:t xml:space="preserve"> - </w:t>
            </w:r>
            <w:r w:rsidRPr="00A367A7">
              <w:rPr>
                <w:rFonts w:cs="B Lotus" w:hint="cs"/>
                <w:rtl/>
              </w:rPr>
              <w:t>تعداد</w:t>
            </w:r>
            <w:r w:rsidRPr="00A367A7">
              <w:rPr>
                <w:rFonts w:cs="B Lotus"/>
                <w:rtl/>
              </w:rPr>
              <w:t xml:space="preserve"> </w:t>
            </w:r>
            <w:r w:rsidRPr="00A367A7">
              <w:rPr>
                <w:rFonts w:cs="B Lotus" w:hint="cs"/>
                <w:rtl/>
              </w:rPr>
              <w:t>سیلندر</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18B7C9D8"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4BF7D00" w14:textId="77777777" w:rsidR="005A4F9A" w:rsidRPr="00A367A7" w:rsidRDefault="005A4F9A" w:rsidP="00E548F7">
            <w:pPr>
              <w:jc w:val="center"/>
              <w:rPr>
                <w:rFonts w:cs="B Lotus"/>
                <w:rtl/>
              </w:rPr>
            </w:pPr>
            <w:r w:rsidRPr="00A367A7">
              <w:rPr>
                <w:rFonts w:cs="B Lotus"/>
                <w:rtl/>
              </w:rPr>
              <w:t>8</w:t>
            </w:r>
          </w:p>
        </w:tc>
        <w:tc>
          <w:tcPr>
            <w:tcW w:w="8414" w:type="dxa"/>
          </w:tcPr>
          <w:p w14:paraId="212B6469"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PrsnCnt</w:t>
            </w:r>
            <w:r w:rsidRPr="00A367A7">
              <w:rPr>
                <w:rFonts w:cs="B Lotus"/>
                <w:rtl/>
              </w:rPr>
              <w:t xml:space="preserve"> - </w:t>
            </w:r>
            <w:r w:rsidRPr="00A367A7">
              <w:rPr>
                <w:rFonts w:cs="B Lotus" w:hint="cs"/>
                <w:rtl/>
              </w:rPr>
              <w:t>تعداد</w:t>
            </w:r>
            <w:r w:rsidRPr="00A367A7">
              <w:rPr>
                <w:rFonts w:cs="B Lotus"/>
                <w:rtl/>
              </w:rPr>
              <w:t xml:space="preserve"> </w:t>
            </w:r>
            <w:r w:rsidRPr="00A367A7">
              <w:rPr>
                <w:rFonts w:cs="B Lotus" w:hint="cs"/>
                <w:rtl/>
              </w:rPr>
              <w:t>سرنشین</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2463468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DC711B3" w14:textId="77777777" w:rsidR="005A4F9A" w:rsidRPr="00A367A7" w:rsidRDefault="005A4F9A" w:rsidP="00E548F7">
            <w:pPr>
              <w:jc w:val="center"/>
              <w:rPr>
                <w:rFonts w:cs="B Lotus"/>
                <w:rtl/>
              </w:rPr>
            </w:pPr>
            <w:r w:rsidRPr="00A367A7">
              <w:rPr>
                <w:rFonts w:cs="B Lotus"/>
                <w:rtl/>
              </w:rPr>
              <w:t>9</w:t>
            </w:r>
          </w:p>
        </w:tc>
        <w:tc>
          <w:tcPr>
            <w:tcW w:w="8414" w:type="dxa"/>
          </w:tcPr>
          <w:p w14:paraId="38FEDCA4"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PrdDte</w:t>
            </w:r>
            <w:r w:rsidRPr="00A367A7">
              <w:rPr>
                <w:rFonts w:cs="B Lotus"/>
                <w:rtl/>
              </w:rPr>
              <w:t xml:space="preserve"> - </w:t>
            </w:r>
            <w:r w:rsidRPr="00A367A7">
              <w:rPr>
                <w:rFonts w:cs="B Lotus" w:hint="cs"/>
                <w:rtl/>
              </w:rPr>
              <w:t>سال</w:t>
            </w:r>
            <w:r w:rsidRPr="00A367A7">
              <w:rPr>
                <w:rFonts w:cs="B Lotus"/>
                <w:rtl/>
              </w:rPr>
              <w:t xml:space="preserve"> </w:t>
            </w:r>
            <w:r w:rsidRPr="00A367A7">
              <w:rPr>
                <w:rFonts w:cs="B Lotus" w:hint="cs"/>
                <w:rtl/>
              </w:rPr>
              <w:t>ساخت</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220B9F98"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F95D023" w14:textId="77777777" w:rsidR="005A4F9A" w:rsidRPr="00A367A7" w:rsidRDefault="005A4F9A" w:rsidP="00E548F7">
            <w:pPr>
              <w:jc w:val="center"/>
              <w:rPr>
                <w:rFonts w:cs="B Lotus"/>
                <w:rtl/>
              </w:rPr>
            </w:pPr>
            <w:r w:rsidRPr="00A367A7">
              <w:rPr>
                <w:rFonts w:cs="B Lotus"/>
                <w:rtl/>
              </w:rPr>
              <w:t>10</w:t>
            </w:r>
          </w:p>
        </w:tc>
        <w:tc>
          <w:tcPr>
            <w:tcW w:w="8414" w:type="dxa"/>
          </w:tcPr>
          <w:p w14:paraId="015E8471"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PrdDte</w:t>
            </w:r>
            <w:r w:rsidRPr="00A367A7">
              <w:rPr>
                <w:rFonts w:cs="B Lotus"/>
                <w:rtl/>
              </w:rPr>
              <w:t xml:space="preserve"> - </w:t>
            </w:r>
            <w:r w:rsidRPr="00A367A7">
              <w:rPr>
                <w:rFonts w:cs="B Lotus" w:hint="cs"/>
                <w:rtl/>
              </w:rPr>
              <w:t>سال</w:t>
            </w:r>
            <w:r w:rsidRPr="00A367A7">
              <w:rPr>
                <w:rFonts w:cs="B Lotus"/>
                <w:rtl/>
              </w:rPr>
              <w:t xml:space="preserve"> </w:t>
            </w:r>
            <w:r w:rsidRPr="00A367A7">
              <w:rPr>
                <w:rFonts w:cs="B Lotus" w:hint="cs"/>
                <w:rtl/>
              </w:rPr>
              <w:t>ساخت</w:t>
            </w:r>
            <w:r w:rsidRPr="00A367A7">
              <w:rPr>
                <w:rFonts w:cs="B Lotus"/>
                <w:rtl/>
              </w:rPr>
              <w:t xml:space="preserve"> </w:t>
            </w:r>
            <w:r w:rsidRPr="00A367A7">
              <w:rPr>
                <w:rFonts w:cs="B Lotus" w:hint="cs"/>
                <w:rtl/>
              </w:rPr>
              <w:t>اشتباه</w:t>
            </w:r>
            <w:r w:rsidRPr="00A367A7">
              <w:rPr>
                <w:rFonts w:cs="B Lotus"/>
                <w:rtl/>
              </w:rPr>
              <w:t xml:space="preserve"> </w:t>
            </w:r>
            <w:r w:rsidRPr="00A367A7">
              <w:rPr>
                <w:rFonts w:cs="B Lotus" w:hint="cs"/>
                <w:rtl/>
              </w:rPr>
              <w:t>است</w:t>
            </w:r>
          </w:p>
        </w:tc>
      </w:tr>
      <w:tr w:rsidR="005A4F9A" w:rsidRPr="00A367A7" w14:paraId="0410C8ED"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2F65B12" w14:textId="77777777" w:rsidR="005A4F9A" w:rsidRPr="00A367A7" w:rsidRDefault="005A4F9A" w:rsidP="00E548F7">
            <w:pPr>
              <w:jc w:val="center"/>
              <w:rPr>
                <w:rFonts w:cs="B Lotus"/>
                <w:rtl/>
              </w:rPr>
            </w:pPr>
            <w:r w:rsidRPr="00A367A7">
              <w:rPr>
                <w:rFonts w:cs="B Lotus"/>
                <w:rtl/>
              </w:rPr>
              <w:t>11</w:t>
            </w:r>
          </w:p>
        </w:tc>
        <w:tc>
          <w:tcPr>
            <w:tcW w:w="8414" w:type="dxa"/>
          </w:tcPr>
          <w:p w14:paraId="30108025"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MtrNum</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موتور</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57A56142"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12F8CDC8" w14:textId="77777777" w:rsidR="005A4F9A" w:rsidRPr="00A367A7" w:rsidRDefault="005A4F9A" w:rsidP="00E548F7">
            <w:pPr>
              <w:jc w:val="center"/>
              <w:rPr>
                <w:rFonts w:cs="B Lotus"/>
                <w:rtl/>
              </w:rPr>
            </w:pPr>
            <w:r w:rsidRPr="00A367A7">
              <w:rPr>
                <w:rFonts w:cs="B Lotus"/>
                <w:rtl/>
              </w:rPr>
              <w:t>12</w:t>
            </w:r>
          </w:p>
        </w:tc>
        <w:tc>
          <w:tcPr>
            <w:tcW w:w="8414" w:type="dxa"/>
          </w:tcPr>
          <w:p w14:paraId="6DFB2AC9"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ShsNum</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شاسی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072106C4"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E910959" w14:textId="77777777" w:rsidR="005A4F9A" w:rsidRPr="00A367A7" w:rsidRDefault="005A4F9A" w:rsidP="00E548F7">
            <w:pPr>
              <w:jc w:val="center"/>
              <w:rPr>
                <w:rFonts w:cs="B Lotus"/>
                <w:rtl/>
              </w:rPr>
            </w:pPr>
            <w:r w:rsidRPr="00A367A7">
              <w:rPr>
                <w:rFonts w:cs="B Lotus"/>
                <w:rtl/>
              </w:rPr>
              <w:t>13</w:t>
            </w:r>
          </w:p>
        </w:tc>
        <w:tc>
          <w:tcPr>
            <w:tcW w:w="8414" w:type="dxa"/>
          </w:tcPr>
          <w:p w14:paraId="1D209C83"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PlkTypCod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6A525857"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190D3106" w14:textId="77777777" w:rsidR="005A4F9A" w:rsidRPr="00A367A7" w:rsidRDefault="005A4F9A" w:rsidP="00E548F7">
            <w:pPr>
              <w:jc w:val="center"/>
              <w:rPr>
                <w:rFonts w:cs="B Lotus"/>
                <w:rtl/>
              </w:rPr>
            </w:pPr>
            <w:r w:rsidRPr="00A367A7">
              <w:rPr>
                <w:rFonts w:cs="B Lotus"/>
                <w:rtl/>
              </w:rPr>
              <w:t>14</w:t>
            </w:r>
          </w:p>
        </w:tc>
        <w:tc>
          <w:tcPr>
            <w:tcW w:w="8414" w:type="dxa"/>
          </w:tcPr>
          <w:p w14:paraId="2A1E5FEA"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LfCvrCptl</w:t>
            </w:r>
            <w:r w:rsidRPr="00A367A7">
              <w:rPr>
                <w:rFonts w:cs="B Lotus"/>
                <w:rtl/>
              </w:rPr>
              <w:t xml:space="preserve"> - </w:t>
            </w:r>
            <w:r w:rsidRPr="00A367A7">
              <w:rPr>
                <w:rFonts w:cs="B Lotus" w:hint="cs"/>
                <w:rtl/>
              </w:rPr>
              <w:t>مبلغ</w:t>
            </w:r>
            <w:r w:rsidRPr="00A367A7">
              <w:rPr>
                <w:rFonts w:cs="B Lotus"/>
                <w:rtl/>
              </w:rPr>
              <w:t xml:space="preserve"> </w:t>
            </w:r>
            <w:r w:rsidRPr="00A367A7">
              <w:rPr>
                <w:rFonts w:cs="B Lotus" w:hint="cs"/>
                <w:rtl/>
              </w:rPr>
              <w:t>تعهد</w:t>
            </w:r>
            <w:r w:rsidRPr="00A367A7">
              <w:rPr>
                <w:rFonts w:cs="B Lotus"/>
                <w:rtl/>
              </w:rPr>
              <w:t xml:space="preserve"> </w:t>
            </w:r>
            <w:r w:rsidRPr="00A367A7">
              <w:rPr>
                <w:rFonts w:cs="B Lotus" w:hint="cs"/>
                <w:rtl/>
              </w:rPr>
              <w:t>بدنی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52E7FECB"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413F49E" w14:textId="77777777" w:rsidR="005A4F9A" w:rsidRPr="00A367A7" w:rsidRDefault="005A4F9A" w:rsidP="00E548F7">
            <w:pPr>
              <w:jc w:val="center"/>
              <w:rPr>
                <w:rFonts w:cs="B Lotus"/>
                <w:rtl/>
              </w:rPr>
            </w:pPr>
            <w:r w:rsidRPr="00A367A7">
              <w:rPr>
                <w:rFonts w:cs="B Lotus"/>
                <w:rtl/>
              </w:rPr>
              <w:t>15</w:t>
            </w:r>
          </w:p>
        </w:tc>
        <w:tc>
          <w:tcPr>
            <w:tcW w:w="8414" w:type="dxa"/>
          </w:tcPr>
          <w:p w14:paraId="3C9C4AA2"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FnCvrCptl</w:t>
            </w:r>
            <w:r w:rsidRPr="00A367A7">
              <w:rPr>
                <w:rFonts w:cs="B Lotus"/>
                <w:rtl/>
              </w:rPr>
              <w:t xml:space="preserve"> - </w:t>
            </w:r>
            <w:r w:rsidRPr="00A367A7">
              <w:rPr>
                <w:rFonts w:cs="B Lotus" w:hint="cs"/>
                <w:rtl/>
              </w:rPr>
              <w:t>مبلغ</w:t>
            </w:r>
            <w:r w:rsidRPr="00A367A7">
              <w:rPr>
                <w:rFonts w:cs="B Lotus"/>
                <w:rtl/>
              </w:rPr>
              <w:t xml:space="preserve"> </w:t>
            </w:r>
            <w:r w:rsidRPr="00A367A7">
              <w:rPr>
                <w:rFonts w:cs="B Lotus" w:hint="cs"/>
                <w:rtl/>
              </w:rPr>
              <w:t>تعهد</w:t>
            </w:r>
            <w:r w:rsidRPr="00A367A7">
              <w:rPr>
                <w:rFonts w:cs="B Lotus"/>
                <w:rtl/>
              </w:rPr>
              <w:t xml:space="preserve"> </w:t>
            </w:r>
            <w:r w:rsidRPr="00A367A7">
              <w:rPr>
                <w:rFonts w:cs="B Lotus" w:hint="cs"/>
                <w:rtl/>
              </w:rPr>
              <w:t>مالی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0F324684"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92698B3" w14:textId="77777777" w:rsidR="005A4F9A" w:rsidRPr="00A367A7" w:rsidRDefault="005A4F9A" w:rsidP="00E548F7">
            <w:pPr>
              <w:jc w:val="center"/>
              <w:rPr>
                <w:rFonts w:cs="B Lotus"/>
                <w:rtl/>
              </w:rPr>
            </w:pPr>
            <w:r w:rsidRPr="00A367A7">
              <w:rPr>
                <w:rFonts w:cs="B Lotus"/>
                <w:rtl/>
              </w:rPr>
              <w:t>16</w:t>
            </w:r>
          </w:p>
        </w:tc>
        <w:tc>
          <w:tcPr>
            <w:tcW w:w="8414" w:type="dxa"/>
          </w:tcPr>
          <w:p w14:paraId="48BCD488"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PrsnCvrCptl</w:t>
            </w:r>
            <w:r w:rsidRPr="00A367A7">
              <w:rPr>
                <w:rFonts w:cs="B Lotus"/>
                <w:rtl/>
              </w:rPr>
              <w:t xml:space="preserve"> - </w:t>
            </w:r>
            <w:r w:rsidRPr="00A367A7">
              <w:rPr>
                <w:rFonts w:cs="B Lotus" w:hint="cs"/>
                <w:rtl/>
              </w:rPr>
              <w:t>مبلغ</w:t>
            </w:r>
            <w:r w:rsidRPr="00A367A7">
              <w:rPr>
                <w:rFonts w:cs="B Lotus"/>
                <w:rtl/>
              </w:rPr>
              <w:t xml:space="preserve"> </w:t>
            </w:r>
            <w:r w:rsidRPr="00A367A7">
              <w:rPr>
                <w:rFonts w:cs="B Lotus" w:hint="cs"/>
                <w:rtl/>
              </w:rPr>
              <w:t>تعهد</w:t>
            </w:r>
            <w:r w:rsidRPr="00A367A7">
              <w:rPr>
                <w:rFonts w:cs="B Lotus"/>
                <w:rtl/>
              </w:rPr>
              <w:t xml:space="preserve"> </w:t>
            </w:r>
            <w:r w:rsidRPr="00A367A7">
              <w:rPr>
                <w:rFonts w:cs="B Lotus" w:hint="cs"/>
                <w:rtl/>
              </w:rPr>
              <w:t>حوادث</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38691380"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6C7F904" w14:textId="77777777" w:rsidR="005A4F9A" w:rsidRPr="00A367A7" w:rsidRDefault="005A4F9A" w:rsidP="00E548F7">
            <w:pPr>
              <w:jc w:val="center"/>
              <w:rPr>
                <w:rFonts w:cs="B Lotus"/>
                <w:rtl/>
              </w:rPr>
            </w:pPr>
            <w:r w:rsidRPr="00A367A7">
              <w:rPr>
                <w:rFonts w:cs="B Lotus"/>
                <w:rtl/>
              </w:rPr>
              <w:t>17</w:t>
            </w:r>
          </w:p>
        </w:tc>
        <w:tc>
          <w:tcPr>
            <w:tcW w:w="8414" w:type="dxa"/>
          </w:tcPr>
          <w:p w14:paraId="10A8D7BC"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Prm</w:t>
            </w:r>
            <w:r w:rsidRPr="00A367A7">
              <w:rPr>
                <w:rFonts w:cs="B Lotus"/>
                <w:rtl/>
              </w:rPr>
              <w:t xml:space="preserve"> -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2DB63462"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21DE4ED" w14:textId="77777777" w:rsidR="005A4F9A" w:rsidRPr="00A367A7" w:rsidRDefault="005A4F9A" w:rsidP="00E548F7">
            <w:pPr>
              <w:jc w:val="center"/>
              <w:rPr>
                <w:rFonts w:cs="B Lotus"/>
                <w:rtl/>
              </w:rPr>
            </w:pPr>
            <w:r w:rsidRPr="00A367A7">
              <w:rPr>
                <w:rFonts w:cs="B Lotus"/>
                <w:rtl/>
              </w:rPr>
              <w:t>18</w:t>
            </w:r>
          </w:p>
        </w:tc>
        <w:tc>
          <w:tcPr>
            <w:tcW w:w="8414" w:type="dxa"/>
          </w:tcPr>
          <w:p w14:paraId="3FE42041"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CalcPrm</w:t>
            </w:r>
            <w:r w:rsidRPr="00A367A7">
              <w:rPr>
                <w:rFonts w:cs="B Lotus"/>
                <w:rtl/>
              </w:rPr>
              <w:t xml:space="preserve"> -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قانونی</w:t>
            </w:r>
            <w:r w:rsidRPr="00A367A7">
              <w:rPr>
                <w:rFonts w:cs="B Lotus"/>
                <w:rtl/>
              </w:rPr>
              <w:t xml:space="preserve"> </w:t>
            </w:r>
            <w:r w:rsidRPr="00A367A7">
              <w:rPr>
                <w:rFonts w:cs="B Lotus" w:hint="cs"/>
                <w:rtl/>
              </w:rPr>
              <w:t>ثالث</w:t>
            </w:r>
            <w:r w:rsidRPr="00A367A7">
              <w:rPr>
                <w:rFonts w:cs="B Lotus"/>
                <w:rtl/>
              </w:rPr>
              <w:t xml:space="preserve"> </w:t>
            </w:r>
            <w:r w:rsidRPr="00A367A7">
              <w:rPr>
                <w:rFonts w:cs="B Lotus" w:hint="cs"/>
                <w:rtl/>
              </w:rPr>
              <w:t>اجباری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3372188E"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204541D" w14:textId="77777777" w:rsidR="005A4F9A" w:rsidRPr="00A367A7" w:rsidRDefault="005A4F9A" w:rsidP="00E548F7">
            <w:pPr>
              <w:jc w:val="center"/>
              <w:rPr>
                <w:rFonts w:cs="B Lotus"/>
                <w:rtl/>
              </w:rPr>
            </w:pPr>
            <w:r w:rsidRPr="00A367A7">
              <w:rPr>
                <w:rFonts w:cs="B Lotus"/>
                <w:rtl/>
              </w:rPr>
              <w:t>19</w:t>
            </w:r>
          </w:p>
        </w:tc>
        <w:tc>
          <w:tcPr>
            <w:tcW w:w="8414" w:type="dxa"/>
          </w:tcPr>
          <w:p w14:paraId="3B1BC56F"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Tax</w:t>
            </w:r>
            <w:r w:rsidRPr="00A367A7">
              <w:rPr>
                <w:rFonts w:cs="B Lotus"/>
                <w:rtl/>
              </w:rPr>
              <w:t xml:space="preserve"> - </w:t>
            </w:r>
            <w:r w:rsidRPr="00A367A7">
              <w:rPr>
                <w:rFonts w:cs="B Lotus" w:hint="cs"/>
                <w:rtl/>
              </w:rPr>
              <w:t>مبلغ</w:t>
            </w:r>
            <w:r w:rsidRPr="00A367A7">
              <w:rPr>
                <w:rFonts w:cs="B Lotus"/>
                <w:rtl/>
              </w:rPr>
              <w:t xml:space="preserve"> </w:t>
            </w:r>
            <w:r w:rsidRPr="00A367A7">
              <w:rPr>
                <w:rFonts w:cs="B Lotus" w:hint="cs"/>
                <w:rtl/>
              </w:rPr>
              <w:t>مالیات</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389DEC3E"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B24C246" w14:textId="77777777" w:rsidR="005A4F9A" w:rsidRPr="00A367A7" w:rsidRDefault="005A4F9A" w:rsidP="00E548F7">
            <w:pPr>
              <w:jc w:val="center"/>
              <w:rPr>
                <w:rFonts w:cs="B Lotus"/>
                <w:rtl/>
              </w:rPr>
            </w:pPr>
            <w:r w:rsidRPr="00A367A7">
              <w:rPr>
                <w:rFonts w:cs="B Lotus"/>
                <w:rtl/>
              </w:rPr>
              <w:t>20</w:t>
            </w:r>
          </w:p>
        </w:tc>
        <w:tc>
          <w:tcPr>
            <w:tcW w:w="8414" w:type="dxa"/>
          </w:tcPr>
          <w:p w14:paraId="0C3DC43C"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Tol</w:t>
            </w:r>
            <w:r w:rsidRPr="00A367A7">
              <w:rPr>
                <w:rFonts w:cs="B Lotus"/>
                <w:rtl/>
              </w:rPr>
              <w:t xml:space="preserve"> - </w:t>
            </w:r>
            <w:r w:rsidRPr="00A367A7">
              <w:rPr>
                <w:rFonts w:cs="B Lotus" w:hint="cs"/>
                <w:rtl/>
              </w:rPr>
              <w:t>مبلغ</w:t>
            </w:r>
            <w:r w:rsidRPr="00A367A7">
              <w:rPr>
                <w:rFonts w:cs="B Lotus"/>
                <w:rtl/>
              </w:rPr>
              <w:t xml:space="preserve"> </w:t>
            </w:r>
            <w:r w:rsidRPr="00A367A7">
              <w:rPr>
                <w:rFonts w:cs="B Lotus" w:hint="cs"/>
                <w:rtl/>
              </w:rPr>
              <w:t>عوارض</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3FCC88D3"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D7CD414" w14:textId="77777777" w:rsidR="005A4F9A" w:rsidRPr="00A367A7" w:rsidRDefault="005A4F9A" w:rsidP="00E548F7">
            <w:pPr>
              <w:jc w:val="center"/>
              <w:rPr>
                <w:rFonts w:cs="B Lotus"/>
                <w:rtl/>
              </w:rPr>
            </w:pPr>
            <w:r w:rsidRPr="00A367A7">
              <w:rPr>
                <w:rFonts w:cs="B Lotus"/>
                <w:rtl/>
              </w:rPr>
              <w:t>21</w:t>
            </w:r>
          </w:p>
        </w:tc>
        <w:tc>
          <w:tcPr>
            <w:tcW w:w="8414" w:type="dxa"/>
          </w:tcPr>
          <w:p w14:paraId="58E0B6AA"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ExcLfPrm</w:t>
            </w:r>
            <w:r w:rsidRPr="00A367A7">
              <w:rPr>
                <w:rFonts w:cs="B Lotus"/>
                <w:rtl/>
              </w:rPr>
              <w:t xml:space="preserve"> -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مازاد</w:t>
            </w:r>
            <w:r w:rsidRPr="00A367A7">
              <w:rPr>
                <w:rFonts w:cs="B Lotus"/>
                <w:rtl/>
              </w:rPr>
              <w:t xml:space="preserve"> </w:t>
            </w:r>
            <w:r w:rsidRPr="00A367A7">
              <w:rPr>
                <w:rFonts w:cs="B Lotus" w:hint="cs"/>
                <w:rtl/>
              </w:rPr>
              <w:t>بدنی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196F1A73"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4A9E42A" w14:textId="77777777" w:rsidR="005A4F9A" w:rsidRPr="00A367A7" w:rsidRDefault="005A4F9A" w:rsidP="00E548F7">
            <w:pPr>
              <w:jc w:val="center"/>
              <w:rPr>
                <w:rFonts w:cs="B Lotus"/>
                <w:rtl/>
              </w:rPr>
            </w:pPr>
            <w:r w:rsidRPr="00A367A7">
              <w:rPr>
                <w:rFonts w:cs="B Lotus"/>
                <w:rtl/>
              </w:rPr>
              <w:t>22</w:t>
            </w:r>
          </w:p>
        </w:tc>
        <w:tc>
          <w:tcPr>
            <w:tcW w:w="8414" w:type="dxa"/>
          </w:tcPr>
          <w:p w14:paraId="24A2ED1C"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ExcFnPrm</w:t>
            </w:r>
            <w:r w:rsidRPr="00A367A7">
              <w:rPr>
                <w:rFonts w:cs="B Lotus"/>
                <w:rtl/>
              </w:rPr>
              <w:t xml:space="preserve"> -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مازاد</w:t>
            </w:r>
            <w:r w:rsidRPr="00A367A7">
              <w:rPr>
                <w:rFonts w:cs="B Lotus"/>
                <w:rtl/>
              </w:rPr>
              <w:t xml:space="preserve"> </w:t>
            </w:r>
            <w:r w:rsidRPr="00A367A7">
              <w:rPr>
                <w:rFonts w:cs="B Lotus" w:hint="cs"/>
                <w:rtl/>
              </w:rPr>
              <w:t>مالی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7EB42011"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65667FF" w14:textId="77777777" w:rsidR="005A4F9A" w:rsidRPr="00A367A7" w:rsidRDefault="005A4F9A" w:rsidP="00E548F7">
            <w:pPr>
              <w:jc w:val="center"/>
              <w:rPr>
                <w:rFonts w:cs="B Lotus"/>
                <w:rtl/>
              </w:rPr>
            </w:pPr>
            <w:r w:rsidRPr="00A367A7">
              <w:rPr>
                <w:rFonts w:cs="B Lotus"/>
                <w:rtl/>
              </w:rPr>
              <w:t>23</w:t>
            </w:r>
          </w:p>
        </w:tc>
        <w:tc>
          <w:tcPr>
            <w:tcW w:w="8414" w:type="dxa"/>
          </w:tcPr>
          <w:p w14:paraId="4BE080A5"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PrsnPrm</w:t>
            </w:r>
            <w:r w:rsidRPr="00A367A7">
              <w:rPr>
                <w:rFonts w:cs="B Lotus"/>
                <w:rtl/>
              </w:rPr>
              <w:t xml:space="preserve"> -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حوادث</w:t>
            </w:r>
            <w:r w:rsidRPr="00A367A7">
              <w:rPr>
                <w:rFonts w:cs="B Lotus"/>
                <w:rtl/>
              </w:rPr>
              <w:t xml:space="preserve"> </w:t>
            </w:r>
            <w:r w:rsidRPr="00A367A7">
              <w:rPr>
                <w:rFonts w:cs="B Lotus" w:hint="cs"/>
                <w:rtl/>
              </w:rPr>
              <w:t>رانندگی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49E6FF80"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F3F1C1E" w14:textId="77777777" w:rsidR="005A4F9A" w:rsidRPr="00A367A7" w:rsidRDefault="005A4F9A" w:rsidP="00E548F7">
            <w:pPr>
              <w:jc w:val="center"/>
              <w:rPr>
                <w:rFonts w:cs="B Lotus"/>
                <w:rtl/>
              </w:rPr>
            </w:pPr>
            <w:r w:rsidRPr="00A367A7">
              <w:rPr>
                <w:rFonts w:cs="B Lotus"/>
                <w:rtl/>
              </w:rPr>
              <w:t>24</w:t>
            </w:r>
          </w:p>
        </w:tc>
        <w:tc>
          <w:tcPr>
            <w:tcW w:w="8414" w:type="dxa"/>
          </w:tcPr>
          <w:p w14:paraId="13269320"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HlthPrm</w:t>
            </w:r>
            <w:r w:rsidRPr="00A367A7">
              <w:rPr>
                <w:rFonts w:cs="B Lotus"/>
                <w:rtl/>
              </w:rPr>
              <w:t xml:space="preserve"> - </w:t>
            </w:r>
            <w:r w:rsidRPr="00A367A7">
              <w:rPr>
                <w:rFonts w:cs="B Lotus" w:hint="cs"/>
                <w:rtl/>
              </w:rPr>
              <w:t>مبلغ</w:t>
            </w:r>
            <w:r w:rsidRPr="00A367A7">
              <w:rPr>
                <w:rFonts w:cs="B Lotus"/>
                <w:rtl/>
              </w:rPr>
              <w:t xml:space="preserve"> </w:t>
            </w:r>
            <w:r w:rsidRPr="00A367A7">
              <w:rPr>
                <w:rFonts w:cs="B Lotus" w:hint="cs"/>
                <w:rtl/>
              </w:rPr>
              <w:t>سهم</w:t>
            </w:r>
            <w:r w:rsidRPr="00A367A7">
              <w:rPr>
                <w:rFonts w:cs="B Lotus"/>
                <w:rtl/>
              </w:rPr>
              <w:t xml:space="preserve"> </w:t>
            </w:r>
            <w:r w:rsidRPr="00A367A7">
              <w:rPr>
                <w:rFonts w:cs="B Lotus" w:hint="cs"/>
                <w:rtl/>
              </w:rPr>
              <w:t>وزارت</w:t>
            </w:r>
            <w:r w:rsidRPr="00A367A7">
              <w:rPr>
                <w:rFonts w:cs="B Lotus"/>
                <w:rtl/>
              </w:rPr>
              <w:t xml:space="preserve"> </w:t>
            </w:r>
            <w:r w:rsidRPr="00A367A7">
              <w:rPr>
                <w:rFonts w:cs="B Lotus" w:hint="cs"/>
                <w:rtl/>
              </w:rPr>
              <w:t>بهداشت</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68F03ED8"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DE4B947" w14:textId="77777777" w:rsidR="005A4F9A" w:rsidRPr="00A367A7" w:rsidRDefault="005A4F9A" w:rsidP="00E548F7">
            <w:pPr>
              <w:jc w:val="center"/>
              <w:rPr>
                <w:rFonts w:cs="B Lotus"/>
                <w:rtl/>
              </w:rPr>
            </w:pPr>
            <w:r w:rsidRPr="00A367A7">
              <w:rPr>
                <w:rFonts w:cs="B Lotus"/>
                <w:rtl/>
              </w:rPr>
              <w:t>25</w:t>
            </w:r>
          </w:p>
        </w:tc>
        <w:tc>
          <w:tcPr>
            <w:tcW w:w="8414" w:type="dxa"/>
          </w:tcPr>
          <w:p w14:paraId="0AA4A23A"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PlcyDurDy</w:t>
            </w:r>
            <w:r w:rsidRPr="00A367A7">
              <w:rPr>
                <w:rFonts w:cs="B Lotus"/>
                <w:rtl/>
              </w:rPr>
              <w:t xml:space="preserve"> - </w:t>
            </w:r>
            <w:r w:rsidRPr="00A367A7">
              <w:rPr>
                <w:rFonts w:cs="B Lotus" w:hint="cs"/>
                <w:rtl/>
              </w:rPr>
              <w:t>مدت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روز</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3E511525"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3A7D203" w14:textId="77777777" w:rsidR="005A4F9A" w:rsidRPr="00A367A7" w:rsidRDefault="005A4F9A" w:rsidP="00E548F7">
            <w:pPr>
              <w:jc w:val="center"/>
              <w:rPr>
                <w:rFonts w:cs="B Lotus"/>
                <w:rtl/>
              </w:rPr>
            </w:pPr>
            <w:r w:rsidRPr="00A367A7">
              <w:rPr>
                <w:rFonts w:cs="B Lotus"/>
                <w:rtl/>
              </w:rPr>
              <w:t>26</w:t>
            </w:r>
          </w:p>
        </w:tc>
        <w:tc>
          <w:tcPr>
            <w:tcW w:w="8414" w:type="dxa"/>
          </w:tcPr>
          <w:p w14:paraId="3830AC5C"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CalcTypCod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بر</w:t>
            </w:r>
            <w:r w:rsidRPr="00A367A7">
              <w:rPr>
                <w:rFonts w:cs="B Lotus"/>
                <w:rtl/>
              </w:rPr>
              <w:t xml:space="preserve"> </w:t>
            </w:r>
            <w:r w:rsidRPr="00A367A7">
              <w:rPr>
                <w:rFonts w:cs="B Lotus" w:hint="cs"/>
                <w:rtl/>
              </w:rPr>
              <w:t>اساس</w:t>
            </w:r>
            <w:r w:rsidRPr="00A367A7">
              <w:rPr>
                <w:rFonts w:cs="B Lotus"/>
                <w:rtl/>
              </w:rPr>
              <w:t xml:space="preserve"> </w:t>
            </w:r>
            <w:r w:rsidRPr="00A367A7">
              <w:rPr>
                <w:rFonts w:cs="B Lotus" w:hint="cs"/>
                <w:rtl/>
              </w:rPr>
              <w:t>مدت</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1929E48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7A51078" w14:textId="77777777" w:rsidR="005A4F9A" w:rsidRPr="00A367A7" w:rsidRDefault="005A4F9A" w:rsidP="00E548F7">
            <w:pPr>
              <w:jc w:val="center"/>
              <w:rPr>
                <w:rFonts w:cs="B Lotus"/>
                <w:rtl/>
              </w:rPr>
            </w:pPr>
            <w:r w:rsidRPr="00A367A7">
              <w:rPr>
                <w:rFonts w:cs="B Lotus"/>
                <w:rtl/>
              </w:rPr>
              <w:t>27</w:t>
            </w:r>
          </w:p>
        </w:tc>
        <w:tc>
          <w:tcPr>
            <w:tcW w:w="8414" w:type="dxa"/>
          </w:tcPr>
          <w:p w14:paraId="2275B83E"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IsuDte</w:t>
            </w:r>
            <w:r w:rsidRPr="00A367A7">
              <w:rPr>
                <w:rFonts w:cs="B Lotus"/>
                <w:rtl/>
              </w:rPr>
              <w:t xml:space="preserve"> - </w:t>
            </w:r>
            <w:r w:rsidRPr="00A367A7">
              <w:rPr>
                <w:rFonts w:cs="B Lotus" w:hint="cs"/>
                <w:rtl/>
              </w:rPr>
              <w:t>تاریخ</w:t>
            </w:r>
            <w:r w:rsidRPr="00A367A7">
              <w:rPr>
                <w:rFonts w:cs="B Lotus"/>
                <w:rtl/>
              </w:rPr>
              <w:t xml:space="preserve"> </w:t>
            </w:r>
            <w:r w:rsidRPr="00A367A7">
              <w:rPr>
                <w:rFonts w:cs="B Lotus" w:hint="cs"/>
                <w:rtl/>
              </w:rPr>
              <w:t>صدور</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65033103"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7313694" w14:textId="77777777" w:rsidR="005A4F9A" w:rsidRPr="00A367A7" w:rsidRDefault="005A4F9A" w:rsidP="00E548F7">
            <w:pPr>
              <w:jc w:val="center"/>
              <w:rPr>
                <w:rFonts w:cs="B Lotus"/>
                <w:rtl/>
              </w:rPr>
            </w:pPr>
            <w:r w:rsidRPr="00A367A7">
              <w:rPr>
                <w:rFonts w:cs="B Lotus"/>
                <w:rtl/>
              </w:rPr>
              <w:t>28</w:t>
            </w:r>
          </w:p>
        </w:tc>
        <w:tc>
          <w:tcPr>
            <w:tcW w:w="8414" w:type="dxa"/>
          </w:tcPr>
          <w:p w14:paraId="3607D1AA"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IsuDte</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شمسی</w:t>
            </w:r>
            <w:r w:rsidRPr="00A367A7">
              <w:rPr>
                <w:rFonts w:cs="B Lotus"/>
                <w:rtl/>
              </w:rPr>
              <w:t xml:space="preserve"> </w:t>
            </w:r>
            <w:r w:rsidRPr="00A367A7">
              <w:rPr>
                <w:rFonts w:cs="B Lotus" w:hint="cs"/>
                <w:rtl/>
              </w:rPr>
              <w:t>صدور</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اشتباه</w:t>
            </w:r>
            <w:r w:rsidRPr="00A367A7">
              <w:rPr>
                <w:rFonts w:cs="B Lotus"/>
                <w:rtl/>
              </w:rPr>
              <w:t xml:space="preserve"> </w:t>
            </w:r>
            <w:r w:rsidRPr="00A367A7">
              <w:rPr>
                <w:rFonts w:cs="B Lotus" w:hint="cs"/>
                <w:rtl/>
              </w:rPr>
              <w:t>است</w:t>
            </w:r>
          </w:p>
        </w:tc>
      </w:tr>
      <w:tr w:rsidR="005A4F9A" w:rsidRPr="00A367A7" w14:paraId="15CEDC6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67C1A27" w14:textId="77777777" w:rsidR="005A4F9A" w:rsidRPr="00A367A7" w:rsidRDefault="005A4F9A" w:rsidP="00E548F7">
            <w:pPr>
              <w:jc w:val="center"/>
              <w:rPr>
                <w:rFonts w:cs="B Lotus"/>
                <w:rtl/>
              </w:rPr>
            </w:pPr>
            <w:r w:rsidRPr="00A367A7">
              <w:rPr>
                <w:rFonts w:cs="B Lotus"/>
                <w:rtl/>
              </w:rPr>
              <w:t>29</w:t>
            </w:r>
          </w:p>
        </w:tc>
        <w:tc>
          <w:tcPr>
            <w:tcW w:w="8414" w:type="dxa"/>
          </w:tcPr>
          <w:p w14:paraId="220430BF"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BgnDte</w:t>
            </w:r>
            <w:r w:rsidRPr="00A367A7">
              <w:rPr>
                <w:rFonts w:cs="B Lotus"/>
                <w:rtl/>
              </w:rPr>
              <w:t xml:space="preserve"> - </w:t>
            </w:r>
            <w:r w:rsidRPr="00A367A7">
              <w:rPr>
                <w:rFonts w:cs="B Lotus" w:hint="cs"/>
                <w:rtl/>
              </w:rPr>
              <w:t>تاریخ</w:t>
            </w:r>
            <w:r w:rsidRPr="00A367A7">
              <w:rPr>
                <w:rFonts w:cs="B Lotus"/>
                <w:rtl/>
              </w:rPr>
              <w:t xml:space="preserve"> </w:t>
            </w:r>
            <w:r w:rsidRPr="00A367A7">
              <w:rPr>
                <w:rFonts w:cs="B Lotus" w:hint="cs"/>
                <w:rtl/>
              </w:rPr>
              <w:t>شروع</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28418710"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BEA9DDC" w14:textId="77777777" w:rsidR="005A4F9A" w:rsidRPr="00A367A7" w:rsidRDefault="005A4F9A" w:rsidP="00E548F7">
            <w:pPr>
              <w:jc w:val="center"/>
              <w:rPr>
                <w:rFonts w:cs="B Lotus"/>
                <w:rtl/>
              </w:rPr>
            </w:pPr>
            <w:r w:rsidRPr="00A367A7">
              <w:rPr>
                <w:rFonts w:cs="B Lotus"/>
                <w:rtl/>
              </w:rPr>
              <w:t>30</w:t>
            </w:r>
          </w:p>
        </w:tc>
        <w:tc>
          <w:tcPr>
            <w:tcW w:w="8414" w:type="dxa"/>
          </w:tcPr>
          <w:p w14:paraId="32B6C21C"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BgnDte</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شمسی</w:t>
            </w:r>
            <w:r w:rsidRPr="00A367A7">
              <w:rPr>
                <w:rFonts w:cs="B Lotus"/>
                <w:rtl/>
              </w:rPr>
              <w:t xml:space="preserve"> </w:t>
            </w:r>
            <w:r w:rsidRPr="00A367A7">
              <w:rPr>
                <w:rFonts w:cs="B Lotus" w:hint="cs"/>
                <w:rtl/>
              </w:rPr>
              <w:t>شروع</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اشتباه</w:t>
            </w:r>
            <w:r w:rsidRPr="00A367A7">
              <w:rPr>
                <w:rFonts w:cs="B Lotus"/>
                <w:rtl/>
              </w:rPr>
              <w:t xml:space="preserve"> </w:t>
            </w:r>
            <w:r w:rsidRPr="00A367A7">
              <w:rPr>
                <w:rFonts w:cs="B Lotus" w:hint="cs"/>
                <w:rtl/>
              </w:rPr>
              <w:t>است</w:t>
            </w:r>
          </w:p>
        </w:tc>
      </w:tr>
      <w:tr w:rsidR="005A4F9A" w:rsidRPr="00A367A7" w14:paraId="16CC9493"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4E730F3" w14:textId="77777777" w:rsidR="005A4F9A" w:rsidRPr="00A367A7" w:rsidRDefault="005A4F9A" w:rsidP="00E548F7">
            <w:pPr>
              <w:jc w:val="center"/>
              <w:rPr>
                <w:rFonts w:cs="B Lotus"/>
                <w:rtl/>
              </w:rPr>
            </w:pPr>
            <w:r w:rsidRPr="00A367A7">
              <w:rPr>
                <w:rFonts w:cs="B Lotus"/>
                <w:rtl/>
              </w:rPr>
              <w:t>31</w:t>
            </w:r>
          </w:p>
        </w:tc>
        <w:tc>
          <w:tcPr>
            <w:tcW w:w="8414" w:type="dxa"/>
          </w:tcPr>
          <w:p w14:paraId="644DC6B2"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EndDte</w:t>
            </w:r>
            <w:r w:rsidRPr="00A367A7">
              <w:rPr>
                <w:rFonts w:cs="B Lotus"/>
                <w:rtl/>
              </w:rPr>
              <w:t xml:space="preserve"> - </w:t>
            </w:r>
            <w:r w:rsidRPr="00A367A7">
              <w:rPr>
                <w:rFonts w:cs="B Lotus" w:hint="cs"/>
                <w:rtl/>
              </w:rPr>
              <w:t>تاریخ</w:t>
            </w:r>
            <w:r w:rsidRPr="00A367A7">
              <w:rPr>
                <w:rFonts w:cs="B Lotus"/>
                <w:rtl/>
              </w:rPr>
              <w:t xml:space="preserve"> </w:t>
            </w:r>
            <w:r w:rsidRPr="00A367A7">
              <w:rPr>
                <w:rFonts w:cs="B Lotus" w:hint="cs"/>
                <w:rtl/>
              </w:rPr>
              <w:t>پایان</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191960E8"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16C932F" w14:textId="77777777" w:rsidR="005A4F9A" w:rsidRPr="00A367A7" w:rsidRDefault="005A4F9A" w:rsidP="00E548F7">
            <w:pPr>
              <w:jc w:val="center"/>
              <w:rPr>
                <w:rFonts w:cs="B Lotus"/>
                <w:rtl/>
              </w:rPr>
            </w:pPr>
            <w:r w:rsidRPr="00A367A7">
              <w:rPr>
                <w:rFonts w:cs="B Lotus"/>
                <w:rtl/>
              </w:rPr>
              <w:t>32</w:t>
            </w:r>
          </w:p>
        </w:tc>
        <w:tc>
          <w:tcPr>
            <w:tcW w:w="8414" w:type="dxa"/>
          </w:tcPr>
          <w:p w14:paraId="7D574C5C"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EndDte</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شمسی</w:t>
            </w:r>
            <w:r w:rsidRPr="00A367A7">
              <w:rPr>
                <w:rFonts w:cs="B Lotus"/>
                <w:rtl/>
              </w:rPr>
              <w:t xml:space="preserve"> </w:t>
            </w:r>
            <w:r w:rsidRPr="00A367A7">
              <w:rPr>
                <w:rFonts w:cs="B Lotus" w:hint="cs"/>
                <w:rtl/>
              </w:rPr>
              <w:t>پایان</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اشتباه</w:t>
            </w:r>
            <w:r w:rsidRPr="00A367A7">
              <w:rPr>
                <w:rFonts w:cs="B Lotus"/>
                <w:rtl/>
              </w:rPr>
              <w:t xml:space="preserve"> </w:t>
            </w:r>
            <w:r w:rsidRPr="00A367A7">
              <w:rPr>
                <w:rFonts w:cs="B Lotus" w:hint="cs"/>
                <w:rtl/>
              </w:rPr>
              <w:t>است</w:t>
            </w:r>
          </w:p>
        </w:tc>
      </w:tr>
      <w:tr w:rsidR="005A4F9A" w:rsidRPr="00A367A7" w14:paraId="1E297B1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DA764F1" w14:textId="77777777" w:rsidR="005A4F9A" w:rsidRPr="00A367A7" w:rsidRDefault="005A4F9A" w:rsidP="00E548F7">
            <w:pPr>
              <w:jc w:val="center"/>
              <w:rPr>
                <w:rFonts w:cs="B Lotus"/>
                <w:rtl/>
              </w:rPr>
            </w:pPr>
            <w:r w:rsidRPr="00A367A7">
              <w:rPr>
                <w:rFonts w:cs="B Lotus"/>
                <w:rtl/>
              </w:rPr>
              <w:t>33</w:t>
            </w:r>
          </w:p>
        </w:tc>
        <w:tc>
          <w:tcPr>
            <w:tcW w:w="8414" w:type="dxa"/>
          </w:tcPr>
          <w:p w14:paraId="19D86864"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InsTypCod</w:t>
            </w:r>
            <w:r w:rsidRPr="00A367A7">
              <w:rPr>
                <w:rFonts w:cs="B Lotus"/>
                <w:rtl/>
              </w:rPr>
              <w:t xml:space="preserve"> - </w:t>
            </w:r>
            <w:r w:rsidRPr="00A367A7">
              <w:rPr>
                <w:rFonts w:cs="B Lotus" w:hint="cs"/>
                <w:rtl/>
              </w:rPr>
              <w:t>نوع</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گذار</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4A7D4B8C"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86465D1" w14:textId="77777777" w:rsidR="005A4F9A" w:rsidRPr="00A367A7" w:rsidRDefault="005A4F9A" w:rsidP="00E548F7">
            <w:pPr>
              <w:jc w:val="center"/>
              <w:rPr>
                <w:rFonts w:cs="B Lotus"/>
                <w:rtl/>
              </w:rPr>
            </w:pPr>
            <w:r w:rsidRPr="00A367A7">
              <w:rPr>
                <w:rFonts w:cs="B Lotus"/>
                <w:rtl/>
              </w:rPr>
              <w:t>34</w:t>
            </w:r>
          </w:p>
        </w:tc>
        <w:tc>
          <w:tcPr>
            <w:tcW w:w="8414" w:type="dxa"/>
          </w:tcPr>
          <w:p w14:paraId="7EA2E6CD"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InsTypCod</w:t>
            </w:r>
            <w:r w:rsidRPr="00A367A7">
              <w:rPr>
                <w:rFonts w:cs="B Lotus"/>
                <w:rtl/>
              </w:rPr>
              <w:t xml:space="preserve"> - </w:t>
            </w:r>
            <w:r w:rsidRPr="00A367A7">
              <w:rPr>
                <w:rFonts w:cs="B Lotus" w:hint="cs"/>
                <w:rtl/>
              </w:rPr>
              <w:t>نوع</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گذار</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r w:rsidRPr="00A367A7">
              <w:rPr>
                <w:rFonts w:cs="B Lotus"/>
                <w:rtl/>
              </w:rPr>
              <w:t xml:space="preserve"> </w:t>
            </w:r>
            <w:r w:rsidRPr="00A367A7">
              <w:rPr>
                <w:rFonts w:cs="B Lotus" w:hint="cs"/>
                <w:rtl/>
              </w:rPr>
              <w:t>است</w:t>
            </w:r>
          </w:p>
        </w:tc>
      </w:tr>
      <w:tr w:rsidR="005A4F9A" w:rsidRPr="00A367A7" w14:paraId="5CCE2228"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3C8041D" w14:textId="77777777" w:rsidR="005A4F9A" w:rsidRPr="00A367A7" w:rsidRDefault="005A4F9A" w:rsidP="00E548F7">
            <w:pPr>
              <w:jc w:val="center"/>
              <w:rPr>
                <w:rFonts w:cs="B Lotus"/>
                <w:rtl/>
              </w:rPr>
            </w:pPr>
            <w:r w:rsidRPr="00A367A7">
              <w:rPr>
                <w:rFonts w:cs="B Lotus"/>
                <w:rtl/>
              </w:rPr>
              <w:t>36</w:t>
            </w:r>
          </w:p>
        </w:tc>
        <w:tc>
          <w:tcPr>
            <w:tcW w:w="8414" w:type="dxa"/>
          </w:tcPr>
          <w:p w14:paraId="6B52A699"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CtyId</w:t>
            </w:r>
            <w:r w:rsidRPr="00A367A7">
              <w:rPr>
                <w:rFonts w:cs="B Lotus"/>
                <w:rtl/>
              </w:rPr>
              <w:t xml:space="preserve"> - </w:t>
            </w:r>
            <w:r w:rsidRPr="00A367A7">
              <w:rPr>
                <w:rFonts w:cs="B Lotus" w:hint="cs"/>
                <w:rtl/>
              </w:rPr>
              <w:t>شهر</w:t>
            </w:r>
            <w:r w:rsidRPr="00A367A7">
              <w:rPr>
                <w:rFonts w:cs="B Lotus"/>
                <w:rtl/>
              </w:rPr>
              <w:t xml:space="preserve"> </w:t>
            </w:r>
            <w:r w:rsidRPr="00A367A7">
              <w:rPr>
                <w:rFonts w:cs="B Lotus" w:hint="cs"/>
                <w:rtl/>
              </w:rPr>
              <w:t>آدرس</w:t>
            </w:r>
            <w:r w:rsidRPr="00A367A7">
              <w:rPr>
                <w:rFonts w:cs="B Lotus"/>
                <w:rtl/>
              </w:rPr>
              <w:t xml:space="preserve"> </w:t>
            </w:r>
            <w:r w:rsidRPr="00A367A7">
              <w:rPr>
                <w:rFonts w:cs="B Lotus" w:hint="cs"/>
                <w:rtl/>
              </w:rPr>
              <w:t>نامعتبر</w:t>
            </w:r>
            <w:r w:rsidRPr="00A367A7">
              <w:rPr>
                <w:rFonts w:cs="B Lotus"/>
                <w:rtl/>
              </w:rPr>
              <w:t xml:space="preserve"> </w:t>
            </w:r>
            <w:r w:rsidRPr="00A367A7">
              <w:rPr>
                <w:rFonts w:cs="B Lotus" w:hint="cs"/>
                <w:rtl/>
              </w:rPr>
              <w:t>میباشد</w:t>
            </w:r>
          </w:p>
        </w:tc>
      </w:tr>
      <w:tr w:rsidR="005A4F9A" w:rsidRPr="00A367A7" w14:paraId="7DE7B311"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B014BFE" w14:textId="77777777" w:rsidR="005A4F9A" w:rsidRPr="00A367A7" w:rsidRDefault="005A4F9A" w:rsidP="00E548F7">
            <w:pPr>
              <w:jc w:val="center"/>
              <w:rPr>
                <w:rFonts w:cs="B Lotus"/>
                <w:rtl/>
              </w:rPr>
            </w:pPr>
            <w:r w:rsidRPr="00A367A7">
              <w:rPr>
                <w:rFonts w:cs="B Lotus"/>
                <w:rtl/>
              </w:rPr>
              <w:lastRenderedPageBreak/>
              <w:t>37</w:t>
            </w:r>
          </w:p>
        </w:tc>
        <w:tc>
          <w:tcPr>
            <w:tcW w:w="8414" w:type="dxa"/>
          </w:tcPr>
          <w:p w14:paraId="2BCD4BF5"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Adrs</w:t>
            </w:r>
            <w:r w:rsidRPr="00A367A7">
              <w:rPr>
                <w:rFonts w:cs="B Lotus"/>
                <w:rtl/>
              </w:rPr>
              <w:t xml:space="preserve"> - </w:t>
            </w:r>
            <w:r w:rsidRPr="00A367A7">
              <w:rPr>
                <w:rFonts w:cs="B Lotus" w:hint="cs"/>
                <w:rtl/>
              </w:rPr>
              <w:t>آدرس</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62AA7CB2"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CCD94CD" w14:textId="77777777" w:rsidR="005A4F9A" w:rsidRPr="00A367A7" w:rsidRDefault="005A4F9A" w:rsidP="00E548F7">
            <w:pPr>
              <w:jc w:val="center"/>
              <w:rPr>
                <w:rFonts w:cs="B Lotus"/>
                <w:rtl/>
              </w:rPr>
            </w:pPr>
            <w:r w:rsidRPr="00A367A7">
              <w:rPr>
                <w:rFonts w:cs="B Lotus"/>
                <w:rtl/>
              </w:rPr>
              <w:t>38</w:t>
            </w:r>
          </w:p>
        </w:tc>
        <w:tc>
          <w:tcPr>
            <w:tcW w:w="8414" w:type="dxa"/>
          </w:tcPr>
          <w:p w14:paraId="35D25F9B"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LstCmpCod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شرکت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قبلی</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59AF47C4"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17EAC21" w14:textId="77777777" w:rsidR="005A4F9A" w:rsidRPr="00A367A7" w:rsidRDefault="005A4F9A" w:rsidP="00E548F7">
            <w:pPr>
              <w:jc w:val="center"/>
              <w:rPr>
                <w:rFonts w:cs="B Lotus"/>
                <w:rtl/>
              </w:rPr>
            </w:pPr>
            <w:r w:rsidRPr="00A367A7">
              <w:rPr>
                <w:rFonts w:cs="B Lotus"/>
                <w:rtl/>
              </w:rPr>
              <w:t>39</w:t>
            </w:r>
          </w:p>
        </w:tc>
        <w:tc>
          <w:tcPr>
            <w:tcW w:w="8414" w:type="dxa"/>
          </w:tcPr>
          <w:p w14:paraId="339E444F"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LastEndDte</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شمسی</w:t>
            </w:r>
            <w:r w:rsidRPr="00A367A7">
              <w:rPr>
                <w:rFonts w:cs="B Lotus"/>
                <w:rtl/>
              </w:rPr>
              <w:t xml:space="preserve"> </w:t>
            </w:r>
            <w:r w:rsidRPr="00A367A7">
              <w:rPr>
                <w:rFonts w:cs="B Lotus" w:hint="cs"/>
                <w:rtl/>
              </w:rPr>
              <w:t>پایان</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قبلی</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r w:rsidRPr="00A367A7">
              <w:rPr>
                <w:rFonts w:cs="B Lotus"/>
                <w:rtl/>
              </w:rPr>
              <w:t xml:space="preserve"> </w:t>
            </w:r>
            <w:r w:rsidRPr="00A367A7">
              <w:rPr>
                <w:rFonts w:cs="B Lotus"/>
              </w:rPr>
              <w:t>yyyy/mm/dd</w:t>
            </w:r>
          </w:p>
        </w:tc>
      </w:tr>
      <w:tr w:rsidR="005A4F9A" w:rsidRPr="00A367A7" w14:paraId="006BB470"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4610578" w14:textId="77777777" w:rsidR="005A4F9A" w:rsidRPr="00A367A7" w:rsidRDefault="005A4F9A" w:rsidP="00E548F7">
            <w:pPr>
              <w:jc w:val="center"/>
              <w:rPr>
                <w:rFonts w:cs="B Lotus"/>
                <w:rtl/>
              </w:rPr>
            </w:pPr>
            <w:r w:rsidRPr="00A367A7">
              <w:rPr>
                <w:rFonts w:cs="B Lotus"/>
                <w:rtl/>
              </w:rPr>
              <w:t>40</w:t>
            </w:r>
          </w:p>
        </w:tc>
        <w:tc>
          <w:tcPr>
            <w:tcW w:w="8414" w:type="dxa"/>
          </w:tcPr>
          <w:p w14:paraId="091B893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ShftCmpCod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شرکت</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0435C9E1"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EF5DBAB" w14:textId="77777777" w:rsidR="005A4F9A" w:rsidRPr="00A367A7" w:rsidRDefault="005A4F9A" w:rsidP="00E548F7">
            <w:pPr>
              <w:jc w:val="center"/>
              <w:rPr>
                <w:rFonts w:cs="B Lotus"/>
                <w:rtl/>
              </w:rPr>
            </w:pPr>
            <w:r w:rsidRPr="00A367A7">
              <w:rPr>
                <w:rFonts w:cs="B Lotus"/>
                <w:rtl/>
              </w:rPr>
              <w:t>41</w:t>
            </w:r>
          </w:p>
        </w:tc>
        <w:tc>
          <w:tcPr>
            <w:tcW w:w="8414" w:type="dxa"/>
          </w:tcPr>
          <w:p w14:paraId="78F904B0"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EdrsDte</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شمسی</w:t>
            </w:r>
            <w:r w:rsidRPr="00A367A7">
              <w:rPr>
                <w:rFonts w:cs="B Lotus"/>
                <w:rtl/>
              </w:rPr>
              <w:t xml:space="preserve"> </w:t>
            </w:r>
            <w:r w:rsidRPr="00A367A7">
              <w:rPr>
                <w:rFonts w:cs="B Lotus" w:hint="cs"/>
                <w:rtl/>
              </w:rPr>
              <w:t>صدور</w:t>
            </w:r>
            <w:r w:rsidRPr="00A367A7">
              <w:rPr>
                <w:rFonts w:cs="B Lotus"/>
                <w:rtl/>
              </w:rPr>
              <w:t xml:space="preserve"> </w:t>
            </w:r>
            <w:r w:rsidRPr="00A367A7">
              <w:rPr>
                <w:rFonts w:cs="B Lotus" w:hint="cs"/>
                <w:rtl/>
              </w:rPr>
              <w:t>الحاقیه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1B58684F"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E8E6C9F" w14:textId="77777777" w:rsidR="005A4F9A" w:rsidRPr="00A367A7" w:rsidRDefault="005A4F9A" w:rsidP="00E548F7">
            <w:pPr>
              <w:jc w:val="center"/>
              <w:rPr>
                <w:rFonts w:cs="B Lotus"/>
                <w:rtl/>
              </w:rPr>
            </w:pPr>
            <w:r w:rsidRPr="00A367A7">
              <w:rPr>
                <w:rFonts w:cs="B Lotus"/>
                <w:rtl/>
              </w:rPr>
              <w:t>42</w:t>
            </w:r>
          </w:p>
        </w:tc>
        <w:tc>
          <w:tcPr>
            <w:tcW w:w="8414" w:type="dxa"/>
          </w:tcPr>
          <w:p w14:paraId="58E9C5DC"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EdrsActDte</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شمسی</w:t>
            </w:r>
            <w:r w:rsidRPr="00A367A7">
              <w:rPr>
                <w:rFonts w:cs="B Lotus"/>
                <w:rtl/>
              </w:rPr>
              <w:t xml:space="preserve"> </w:t>
            </w:r>
            <w:r w:rsidRPr="00A367A7">
              <w:rPr>
                <w:rFonts w:cs="B Lotus" w:hint="cs"/>
                <w:rtl/>
              </w:rPr>
              <w:t>اثر</w:t>
            </w:r>
            <w:r w:rsidRPr="00A367A7">
              <w:rPr>
                <w:rFonts w:cs="B Lotus"/>
                <w:rtl/>
              </w:rPr>
              <w:t xml:space="preserve"> </w:t>
            </w:r>
            <w:r w:rsidRPr="00A367A7">
              <w:rPr>
                <w:rFonts w:cs="B Lotus" w:hint="cs"/>
                <w:rtl/>
              </w:rPr>
              <w:t>الحاقیه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6AD7B069"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9A65AF1" w14:textId="77777777" w:rsidR="005A4F9A" w:rsidRPr="00A367A7" w:rsidRDefault="005A4F9A" w:rsidP="00E548F7">
            <w:pPr>
              <w:jc w:val="center"/>
              <w:rPr>
                <w:rFonts w:cs="B Lotus"/>
                <w:rtl/>
              </w:rPr>
            </w:pPr>
            <w:r w:rsidRPr="00A367A7">
              <w:rPr>
                <w:rFonts w:cs="B Lotus"/>
                <w:rtl/>
              </w:rPr>
              <w:t>43</w:t>
            </w:r>
          </w:p>
        </w:tc>
        <w:tc>
          <w:tcPr>
            <w:tcW w:w="8414" w:type="dxa"/>
          </w:tcPr>
          <w:p w14:paraId="6DFBAAE3"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CalcTypCod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بر</w:t>
            </w:r>
            <w:r w:rsidRPr="00A367A7">
              <w:rPr>
                <w:rFonts w:cs="B Lotus"/>
                <w:rtl/>
              </w:rPr>
              <w:t xml:space="preserve"> </w:t>
            </w:r>
            <w:r w:rsidRPr="00A367A7">
              <w:rPr>
                <w:rFonts w:cs="B Lotus" w:hint="cs"/>
                <w:rtl/>
              </w:rPr>
              <w:t>اساس</w:t>
            </w:r>
            <w:r w:rsidRPr="00A367A7">
              <w:rPr>
                <w:rFonts w:cs="B Lotus"/>
                <w:rtl/>
              </w:rPr>
              <w:t xml:space="preserve"> </w:t>
            </w:r>
            <w:r w:rsidRPr="00A367A7">
              <w:rPr>
                <w:rFonts w:cs="B Lotus" w:hint="cs"/>
                <w:rtl/>
              </w:rPr>
              <w:t>مدت</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4B915C72"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F97A65A" w14:textId="77777777" w:rsidR="005A4F9A" w:rsidRPr="00A367A7" w:rsidRDefault="005A4F9A" w:rsidP="00E548F7">
            <w:pPr>
              <w:jc w:val="center"/>
              <w:rPr>
                <w:rFonts w:cs="B Lotus"/>
                <w:rtl/>
              </w:rPr>
            </w:pPr>
            <w:r w:rsidRPr="00A367A7">
              <w:rPr>
                <w:rFonts w:cs="B Lotus"/>
                <w:rtl/>
              </w:rPr>
              <w:t>44</w:t>
            </w:r>
          </w:p>
        </w:tc>
        <w:tc>
          <w:tcPr>
            <w:tcW w:w="8414" w:type="dxa"/>
          </w:tcPr>
          <w:p w14:paraId="27D5AE6D"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ShftCmpCod</w:t>
            </w:r>
            <w:r w:rsidRPr="00A367A7">
              <w:rPr>
                <w:rFonts w:cs="B Lotus"/>
                <w:rtl/>
              </w:rPr>
              <w:t xml:space="preserve"> - </w:t>
            </w:r>
            <w:r w:rsidRPr="00A367A7">
              <w:rPr>
                <w:rFonts w:cs="B Lotus" w:hint="cs"/>
                <w:rtl/>
              </w:rPr>
              <w:t>شرکت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36CE1E75"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2945AE1" w14:textId="77777777" w:rsidR="005A4F9A" w:rsidRPr="00A367A7" w:rsidRDefault="005A4F9A" w:rsidP="00E548F7">
            <w:pPr>
              <w:jc w:val="center"/>
              <w:rPr>
                <w:rFonts w:cs="B Lotus"/>
                <w:rtl/>
              </w:rPr>
            </w:pPr>
            <w:r w:rsidRPr="00A367A7">
              <w:rPr>
                <w:rFonts w:cs="B Lotus"/>
                <w:rtl/>
              </w:rPr>
              <w:t>45</w:t>
            </w:r>
          </w:p>
        </w:tc>
        <w:tc>
          <w:tcPr>
            <w:tcW w:w="8414" w:type="dxa"/>
          </w:tcPr>
          <w:p w14:paraId="306F3EEF"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VehSysCod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سیستم</w:t>
            </w:r>
            <w:r w:rsidRPr="00A367A7">
              <w:rPr>
                <w:rFonts w:cs="B Lotus"/>
                <w:rtl/>
              </w:rPr>
              <w:t xml:space="preserve"> </w:t>
            </w:r>
            <w:r w:rsidRPr="00A367A7">
              <w:rPr>
                <w:rFonts w:cs="B Lotus" w:hint="cs"/>
                <w:rtl/>
              </w:rPr>
              <w:t>استاندارد</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نا</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است</w:t>
            </w:r>
          </w:p>
        </w:tc>
      </w:tr>
      <w:tr w:rsidR="005A4F9A" w:rsidRPr="00A367A7" w14:paraId="70E6DDA5"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C733ADC" w14:textId="77777777" w:rsidR="005A4F9A" w:rsidRPr="00A367A7" w:rsidRDefault="005A4F9A" w:rsidP="00E548F7">
            <w:pPr>
              <w:jc w:val="center"/>
              <w:rPr>
                <w:rFonts w:cs="B Lotus"/>
                <w:rtl/>
              </w:rPr>
            </w:pPr>
            <w:r w:rsidRPr="00A367A7">
              <w:rPr>
                <w:rFonts w:cs="B Lotus"/>
                <w:rtl/>
              </w:rPr>
              <w:t>46</w:t>
            </w:r>
          </w:p>
        </w:tc>
        <w:tc>
          <w:tcPr>
            <w:tcW w:w="8414" w:type="dxa"/>
          </w:tcPr>
          <w:p w14:paraId="0BA5C0EC"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Plk2</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حرف</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791F8350"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3D200D2" w14:textId="77777777" w:rsidR="005A4F9A" w:rsidRPr="00A367A7" w:rsidRDefault="005A4F9A" w:rsidP="00E548F7">
            <w:pPr>
              <w:jc w:val="center"/>
              <w:rPr>
                <w:rFonts w:cs="B Lotus"/>
                <w:rtl/>
              </w:rPr>
            </w:pPr>
            <w:r w:rsidRPr="00A367A7">
              <w:rPr>
                <w:rFonts w:cs="B Lotus"/>
                <w:rtl/>
              </w:rPr>
              <w:t>47</w:t>
            </w:r>
          </w:p>
        </w:tc>
        <w:tc>
          <w:tcPr>
            <w:tcW w:w="8414" w:type="dxa"/>
          </w:tcPr>
          <w:p w14:paraId="0A765820"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VehCntryCod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کشور</w:t>
            </w:r>
            <w:r w:rsidRPr="00A367A7">
              <w:rPr>
                <w:rFonts w:cs="B Lotus"/>
                <w:rtl/>
              </w:rPr>
              <w:t xml:space="preserve"> </w:t>
            </w:r>
            <w:r w:rsidRPr="00A367A7">
              <w:rPr>
                <w:rFonts w:cs="B Lotus" w:hint="cs"/>
                <w:rtl/>
              </w:rPr>
              <w:t>سازنده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44DED008"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8FD7D09" w14:textId="77777777" w:rsidR="005A4F9A" w:rsidRPr="00A367A7" w:rsidRDefault="005A4F9A" w:rsidP="00E548F7">
            <w:pPr>
              <w:jc w:val="center"/>
              <w:rPr>
                <w:rFonts w:cs="B Lotus"/>
                <w:rtl/>
              </w:rPr>
            </w:pPr>
            <w:r w:rsidRPr="00A367A7">
              <w:rPr>
                <w:rFonts w:cs="B Lotus"/>
                <w:rtl/>
              </w:rPr>
              <w:t>48</w:t>
            </w:r>
          </w:p>
        </w:tc>
        <w:tc>
          <w:tcPr>
            <w:tcW w:w="8414" w:type="dxa"/>
          </w:tcPr>
          <w:p w14:paraId="3FB2AE8B"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CarGrpCod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وسیله</w:t>
            </w:r>
            <w:r w:rsidRPr="00A367A7">
              <w:rPr>
                <w:rFonts w:cs="B Lotus"/>
                <w:rtl/>
              </w:rPr>
              <w:t xml:space="preserve"> </w:t>
            </w:r>
            <w:r w:rsidRPr="00A367A7">
              <w:rPr>
                <w:rFonts w:cs="B Lotus" w:hint="cs"/>
                <w:rtl/>
              </w:rPr>
              <w:t>نقلیه</w:t>
            </w:r>
            <w:r w:rsidRPr="00A367A7">
              <w:rPr>
                <w:rFonts w:cs="B Lotus"/>
                <w:rtl/>
              </w:rPr>
              <w:t xml:space="preserve"> </w:t>
            </w:r>
            <w:r w:rsidRPr="00A367A7">
              <w:rPr>
                <w:rFonts w:cs="B Lotus" w:hint="cs"/>
                <w:rtl/>
              </w:rPr>
              <w:t>در</w:t>
            </w:r>
            <w:r w:rsidRPr="00A367A7">
              <w:rPr>
                <w:rFonts w:cs="B Lotus"/>
                <w:rtl/>
              </w:rPr>
              <w:t xml:space="preserve"> </w:t>
            </w:r>
            <w:r w:rsidRPr="00A367A7">
              <w:rPr>
                <w:rFonts w:cs="B Lotus" w:hint="cs"/>
                <w:rtl/>
              </w:rPr>
              <w:t>شرکت</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0E03FA55"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2DF8BF6" w14:textId="77777777" w:rsidR="005A4F9A" w:rsidRPr="00A367A7" w:rsidRDefault="005A4F9A" w:rsidP="00E548F7">
            <w:pPr>
              <w:jc w:val="center"/>
              <w:rPr>
                <w:rFonts w:cs="B Lotus"/>
                <w:rtl/>
              </w:rPr>
            </w:pPr>
            <w:r w:rsidRPr="00A367A7">
              <w:rPr>
                <w:rFonts w:cs="B Lotus"/>
                <w:rtl/>
              </w:rPr>
              <w:t>49</w:t>
            </w:r>
          </w:p>
        </w:tc>
        <w:tc>
          <w:tcPr>
            <w:tcW w:w="8414" w:type="dxa"/>
          </w:tcPr>
          <w:p w14:paraId="45093A07"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PlkTypCod</w:t>
            </w:r>
            <w:r w:rsidRPr="00A367A7">
              <w:rPr>
                <w:rFonts w:cs="B Lotus"/>
                <w:rtl/>
              </w:rPr>
              <w:t xml:space="preserve"> - </w:t>
            </w:r>
            <w:r w:rsidRPr="00A367A7">
              <w:rPr>
                <w:rFonts w:cs="B Lotus" w:hint="cs"/>
                <w:rtl/>
              </w:rPr>
              <w:t>نوع</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نا</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است</w:t>
            </w:r>
          </w:p>
        </w:tc>
      </w:tr>
      <w:tr w:rsidR="005A4F9A" w:rsidRPr="00A367A7" w14:paraId="5CD3CAC9"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9A755E9" w14:textId="77777777" w:rsidR="005A4F9A" w:rsidRPr="00A367A7" w:rsidRDefault="005A4F9A" w:rsidP="00E548F7">
            <w:pPr>
              <w:jc w:val="center"/>
              <w:rPr>
                <w:rFonts w:cs="B Lotus"/>
                <w:rtl/>
              </w:rPr>
            </w:pPr>
            <w:r w:rsidRPr="00A367A7">
              <w:rPr>
                <w:rFonts w:cs="B Lotus"/>
                <w:rtl/>
              </w:rPr>
              <w:t>50</w:t>
            </w:r>
          </w:p>
        </w:tc>
        <w:tc>
          <w:tcPr>
            <w:tcW w:w="8414" w:type="dxa"/>
          </w:tcPr>
          <w:p w14:paraId="3397ACFA"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DisShft</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دارای</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نامعتبر</w:t>
            </w:r>
            <w:r w:rsidRPr="00A367A7">
              <w:rPr>
                <w:rFonts w:cs="B Lotus"/>
                <w:rtl/>
              </w:rPr>
              <w:t xml:space="preserve"> </w:t>
            </w:r>
            <w:r w:rsidRPr="00A367A7">
              <w:rPr>
                <w:rFonts w:cs="B Lotus" w:hint="cs"/>
                <w:rtl/>
              </w:rPr>
              <w:t>است</w:t>
            </w:r>
          </w:p>
        </w:tc>
      </w:tr>
      <w:tr w:rsidR="005A4F9A" w:rsidRPr="00A367A7" w14:paraId="670B6DD4"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417644D" w14:textId="77777777" w:rsidR="005A4F9A" w:rsidRPr="00A367A7" w:rsidRDefault="005A4F9A" w:rsidP="00E548F7">
            <w:pPr>
              <w:jc w:val="center"/>
              <w:rPr>
                <w:rFonts w:cs="B Lotus"/>
                <w:rtl/>
              </w:rPr>
            </w:pPr>
            <w:r w:rsidRPr="00A367A7">
              <w:rPr>
                <w:rFonts w:cs="B Lotus"/>
                <w:rtl/>
              </w:rPr>
              <w:t>51</w:t>
            </w:r>
          </w:p>
        </w:tc>
        <w:tc>
          <w:tcPr>
            <w:tcW w:w="8414" w:type="dxa"/>
          </w:tcPr>
          <w:p w14:paraId="506FAB4C"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IsFndCstInst</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پرداخت</w:t>
            </w:r>
            <w:r w:rsidRPr="00A367A7">
              <w:rPr>
                <w:rFonts w:cs="B Lotus"/>
                <w:rtl/>
              </w:rPr>
              <w:t xml:space="preserve"> </w:t>
            </w:r>
            <w:r w:rsidRPr="00A367A7">
              <w:rPr>
                <w:rFonts w:cs="B Lotus" w:hint="cs"/>
                <w:rtl/>
              </w:rPr>
              <w:t>جریمه</w:t>
            </w:r>
            <w:r w:rsidRPr="00A367A7">
              <w:rPr>
                <w:rFonts w:cs="B Lotus"/>
                <w:rtl/>
              </w:rPr>
              <w:t xml:space="preserve"> </w:t>
            </w:r>
            <w:r w:rsidRPr="00A367A7">
              <w:rPr>
                <w:rFonts w:cs="B Lotus" w:hint="cs"/>
                <w:rtl/>
              </w:rPr>
              <w:t>صندوق</w:t>
            </w:r>
            <w:r w:rsidRPr="00A367A7">
              <w:rPr>
                <w:rFonts w:cs="B Lotus"/>
                <w:rtl/>
              </w:rPr>
              <w:t xml:space="preserve"> </w:t>
            </w:r>
            <w:r w:rsidRPr="00A367A7">
              <w:rPr>
                <w:rFonts w:cs="B Lotus" w:hint="cs"/>
                <w:rtl/>
              </w:rPr>
              <w:t>نا</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است</w:t>
            </w:r>
          </w:p>
        </w:tc>
      </w:tr>
      <w:tr w:rsidR="005A4F9A" w:rsidRPr="00A367A7" w14:paraId="4D9190E3"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C815B72" w14:textId="77777777" w:rsidR="005A4F9A" w:rsidRPr="00A367A7" w:rsidRDefault="005A4F9A" w:rsidP="00E548F7">
            <w:pPr>
              <w:jc w:val="center"/>
              <w:rPr>
                <w:rFonts w:cs="B Lotus"/>
                <w:rtl/>
              </w:rPr>
            </w:pPr>
            <w:r w:rsidRPr="00A367A7">
              <w:rPr>
                <w:rFonts w:cs="B Lotus"/>
                <w:rtl/>
              </w:rPr>
              <w:t>52</w:t>
            </w:r>
          </w:p>
        </w:tc>
        <w:tc>
          <w:tcPr>
            <w:tcW w:w="8414" w:type="dxa"/>
          </w:tcPr>
          <w:p w14:paraId="499E00CD"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EdrsTypCod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الحاقیه</w:t>
            </w:r>
            <w:r w:rsidRPr="00A367A7">
              <w:rPr>
                <w:rFonts w:cs="B Lotus"/>
                <w:rtl/>
              </w:rPr>
              <w:t xml:space="preserve"> </w:t>
            </w:r>
            <w:r w:rsidRPr="00A367A7">
              <w:rPr>
                <w:rFonts w:cs="B Lotus" w:hint="cs"/>
                <w:rtl/>
              </w:rPr>
              <w:t>استاندارد</w:t>
            </w:r>
            <w:r w:rsidRPr="00A367A7">
              <w:rPr>
                <w:rFonts w:cs="B Lotus"/>
                <w:rtl/>
              </w:rPr>
              <w:t xml:space="preserve"> </w:t>
            </w:r>
            <w:r w:rsidRPr="00A367A7">
              <w:rPr>
                <w:rFonts w:cs="B Lotus" w:hint="cs"/>
                <w:rtl/>
              </w:rPr>
              <w:t>نا</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است</w:t>
            </w:r>
          </w:p>
        </w:tc>
      </w:tr>
      <w:tr w:rsidR="005A4F9A" w:rsidRPr="00A367A7" w14:paraId="2D99A350"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4703B31" w14:textId="77777777" w:rsidR="005A4F9A" w:rsidRPr="00A367A7" w:rsidRDefault="005A4F9A" w:rsidP="00E548F7">
            <w:pPr>
              <w:jc w:val="center"/>
              <w:rPr>
                <w:rFonts w:cs="B Lotus"/>
                <w:rtl/>
              </w:rPr>
            </w:pPr>
            <w:r w:rsidRPr="00A367A7">
              <w:rPr>
                <w:rFonts w:cs="B Lotus"/>
                <w:rtl/>
              </w:rPr>
              <w:t>53</w:t>
            </w:r>
          </w:p>
        </w:tc>
        <w:tc>
          <w:tcPr>
            <w:tcW w:w="8414" w:type="dxa"/>
          </w:tcPr>
          <w:p w14:paraId="409BA1C4"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IsIrn</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تابعیت</w:t>
            </w:r>
            <w:r w:rsidRPr="00A367A7">
              <w:rPr>
                <w:rFonts w:cs="B Lotus"/>
                <w:rtl/>
              </w:rPr>
              <w:t xml:space="preserve"> </w:t>
            </w:r>
            <w:r w:rsidRPr="00A367A7">
              <w:rPr>
                <w:rFonts w:cs="B Lotus" w:hint="cs"/>
                <w:rtl/>
              </w:rPr>
              <w:t>اشتباه</w:t>
            </w:r>
            <w:r w:rsidRPr="00A367A7">
              <w:rPr>
                <w:rFonts w:cs="B Lotus"/>
                <w:rtl/>
              </w:rPr>
              <w:t xml:space="preserve"> </w:t>
            </w:r>
            <w:r w:rsidRPr="00A367A7">
              <w:rPr>
                <w:rFonts w:cs="B Lotus" w:hint="cs"/>
                <w:rtl/>
              </w:rPr>
              <w:t>است</w:t>
            </w:r>
          </w:p>
        </w:tc>
      </w:tr>
      <w:tr w:rsidR="005A4F9A" w:rsidRPr="00A367A7" w14:paraId="26F10F33"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A1AF5FF" w14:textId="77777777" w:rsidR="005A4F9A" w:rsidRPr="00A367A7" w:rsidRDefault="005A4F9A" w:rsidP="00E548F7">
            <w:pPr>
              <w:jc w:val="center"/>
              <w:rPr>
                <w:rFonts w:cs="B Lotus"/>
                <w:rtl/>
              </w:rPr>
            </w:pPr>
            <w:r w:rsidRPr="00A367A7">
              <w:rPr>
                <w:rFonts w:cs="B Lotus"/>
                <w:rtl/>
              </w:rPr>
              <w:t>54</w:t>
            </w:r>
          </w:p>
        </w:tc>
        <w:tc>
          <w:tcPr>
            <w:tcW w:w="8414" w:type="dxa"/>
          </w:tcPr>
          <w:p w14:paraId="775C31D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BrthDte</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شمسی</w:t>
            </w:r>
            <w:r w:rsidRPr="00A367A7">
              <w:rPr>
                <w:rFonts w:cs="B Lotus"/>
                <w:rtl/>
              </w:rPr>
              <w:t xml:space="preserve"> </w:t>
            </w:r>
            <w:r w:rsidRPr="00A367A7">
              <w:rPr>
                <w:rFonts w:cs="B Lotus" w:hint="cs"/>
                <w:rtl/>
              </w:rPr>
              <w:t>تولد</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گذار</w:t>
            </w:r>
            <w:r w:rsidRPr="00A367A7">
              <w:rPr>
                <w:rFonts w:cs="B Lotus"/>
                <w:rtl/>
              </w:rPr>
              <w:t xml:space="preserve"> </w:t>
            </w:r>
            <w:r w:rsidRPr="00A367A7">
              <w:rPr>
                <w:rFonts w:cs="B Lotus" w:hint="cs"/>
                <w:rtl/>
              </w:rPr>
              <w:t>نا</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است</w:t>
            </w:r>
          </w:p>
        </w:tc>
      </w:tr>
      <w:tr w:rsidR="005A4F9A" w:rsidRPr="00A367A7" w14:paraId="1AC4D2CD"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8E0E861" w14:textId="77777777" w:rsidR="005A4F9A" w:rsidRPr="00A367A7" w:rsidRDefault="005A4F9A" w:rsidP="00E548F7">
            <w:pPr>
              <w:jc w:val="center"/>
              <w:rPr>
                <w:rFonts w:cs="B Lotus"/>
                <w:rtl/>
              </w:rPr>
            </w:pPr>
            <w:r w:rsidRPr="00A367A7">
              <w:rPr>
                <w:rFonts w:cs="B Lotus"/>
                <w:rtl/>
              </w:rPr>
              <w:t>55</w:t>
            </w:r>
          </w:p>
        </w:tc>
        <w:tc>
          <w:tcPr>
            <w:tcW w:w="8414" w:type="dxa"/>
          </w:tcPr>
          <w:p w14:paraId="373F8457"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Plk1</w:t>
            </w:r>
            <w:r w:rsidRPr="00A367A7">
              <w:rPr>
                <w:rFonts w:cs="B Lotus"/>
                <w:rtl/>
              </w:rPr>
              <w:t xml:space="preserve"> - </w:t>
            </w:r>
            <w:r w:rsidRPr="00A367A7">
              <w:rPr>
                <w:rFonts w:cs="B Lotus" w:hint="cs"/>
                <w:rtl/>
              </w:rPr>
              <w:t>دو</w:t>
            </w:r>
            <w:r w:rsidRPr="00A367A7">
              <w:rPr>
                <w:rFonts w:cs="B Lotus"/>
                <w:rtl/>
              </w:rPr>
              <w:t xml:space="preserve"> </w:t>
            </w:r>
            <w:r w:rsidRPr="00A367A7">
              <w:rPr>
                <w:rFonts w:cs="B Lotus" w:hint="cs"/>
                <w:rtl/>
              </w:rPr>
              <w:t>رقم</w:t>
            </w:r>
            <w:r w:rsidRPr="00A367A7">
              <w:rPr>
                <w:rFonts w:cs="B Lotus"/>
                <w:rtl/>
              </w:rPr>
              <w:t xml:space="preserve"> </w:t>
            </w:r>
            <w:r w:rsidRPr="00A367A7">
              <w:rPr>
                <w:rFonts w:cs="B Lotus" w:hint="cs"/>
                <w:rtl/>
              </w:rPr>
              <w:t>سمت</w:t>
            </w:r>
            <w:r w:rsidRPr="00A367A7">
              <w:rPr>
                <w:rFonts w:cs="B Lotus"/>
                <w:rtl/>
              </w:rPr>
              <w:t xml:space="preserve"> </w:t>
            </w:r>
            <w:r w:rsidRPr="00A367A7">
              <w:rPr>
                <w:rFonts w:cs="B Lotus" w:hint="cs"/>
                <w:rtl/>
              </w:rPr>
              <w:t>چپ</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کنید</w:t>
            </w:r>
          </w:p>
        </w:tc>
      </w:tr>
      <w:tr w:rsidR="005A4F9A" w:rsidRPr="00A367A7" w14:paraId="42D11441"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BD7CA1C" w14:textId="77777777" w:rsidR="005A4F9A" w:rsidRPr="00A367A7" w:rsidRDefault="005A4F9A" w:rsidP="00E548F7">
            <w:pPr>
              <w:jc w:val="center"/>
              <w:rPr>
                <w:rFonts w:cs="B Lotus"/>
                <w:rtl/>
              </w:rPr>
            </w:pPr>
            <w:r w:rsidRPr="00A367A7">
              <w:rPr>
                <w:rFonts w:cs="B Lotus"/>
                <w:rtl/>
              </w:rPr>
              <w:t>56</w:t>
            </w:r>
          </w:p>
        </w:tc>
        <w:tc>
          <w:tcPr>
            <w:tcW w:w="8414" w:type="dxa"/>
          </w:tcPr>
          <w:p w14:paraId="70713A28"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Plk3</w:t>
            </w:r>
            <w:r w:rsidRPr="00A367A7">
              <w:rPr>
                <w:rFonts w:cs="B Lotus"/>
                <w:rtl/>
              </w:rPr>
              <w:t xml:space="preserve"> - </w:t>
            </w:r>
            <w:r w:rsidRPr="00A367A7">
              <w:rPr>
                <w:rFonts w:cs="B Lotus" w:hint="cs"/>
                <w:rtl/>
              </w:rPr>
              <w:t>سه</w:t>
            </w:r>
            <w:r w:rsidRPr="00A367A7">
              <w:rPr>
                <w:rFonts w:cs="B Lotus"/>
                <w:rtl/>
              </w:rPr>
              <w:t xml:space="preserve"> </w:t>
            </w:r>
            <w:r w:rsidRPr="00A367A7">
              <w:rPr>
                <w:rFonts w:cs="B Lotus" w:hint="cs"/>
                <w:rtl/>
              </w:rPr>
              <w:t>رقم</w:t>
            </w:r>
            <w:r w:rsidRPr="00A367A7">
              <w:rPr>
                <w:rFonts w:cs="B Lotus"/>
                <w:rtl/>
              </w:rPr>
              <w:t xml:space="preserve"> </w:t>
            </w:r>
            <w:r w:rsidRPr="00A367A7">
              <w:rPr>
                <w:rFonts w:cs="B Lotus" w:hint="cs"/>
                <w:rtl/>
              </w:rPr>
              <w:t>سمت</w:t>
            </w:r>
            <w:r w:rsidRPr="00A367A7">
              <w:rPr>
                <w:rFonts w:cs="B Lotus"/>
                <w:rtl/>
              </w:rPr>
              <w:t xml:space="preserve"> </w:t>
            </w:r>
            <w:r w:rsidRPr="00A367A7">
              <w:rPr>
                <w:rFonts w:cs="B Lotus" w:hint="cs"/>
                <w:rtl/>
              </w:rPr>
              <w:t>راست</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کنید</w:t>
            </w:r>
          </w:p>
        </w:tc>
      </w:tr>
      <w:tr w:rsidR="005A4F9A" w:rsidRPr="00A367A7" w14:paraId="0BD8FC96"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A02E80A" w14:textId="77777777" w:rsidR="005A4F9A" w:rsidRPr="00A367A7" w:rsidRDefault="005A4F9A" w:rsidP="00E548F7">
            <w:pPr>
              <w:jc w:val="center"/>
              <w:rPr>
                <w:rFonts w:cs="B Lotus"/>
                <w:rtl/>
              </w:rPr>
            </w:pPr>
            <w:r w:rsidRPr="00A367A7">
              <w:rPr>
                <w:rFonts w:cs="B Lotus"/>
                <w:rtl/>
              </w:rPr>
              <w:t>57</w:t>
            </w:r>
          </w:p>
        </w:tc>
        <w:tc>
          <w:tcPr>
            <w:tcW w:w="8414" w:type="dxa"/>
          </w:tcPr>
          <w:p w14:paraId="0C8CAD17"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LstCmpCod</w:t>
            </w:r>
            <w:r w:rsidRPr="00A367A7">
              <w:rPr>
                <w:rFonts w:cs="B Lotus"/>
                <w:rtl/>
              </w:rPr>
              <w:t xml:space="preserve"> - </w:t>
            </w:r>
            <w:r w:rsidRPr="00A367A7">
              <w:rPr>
                <w:rFonts w:cs="B Lotus" w:hint="cs"/>
                <w:rtl/>
              </w:rPr>
              <w:t>شرکت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3B1E37AE"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E5EC6EF" w14:textId="77777777" w:rsidR="005A4F9A" w:rsidRPr="00A367A7" w:rsidRDefault="005A4F9A" w:rsidP="00E548F7">
            <w:pPr>
              <w:jc w:val="center"/>
              <w:rPr>
                <w:rFonts w:cs="B Lotus"/>
                <w:rtl/>
              </w:rPr>
            </w:pPr>
            <w:r w:rsidRPr="00A367A7">
              <w:rPr>
                <w:rFonts w:cs="B Lotus"/>
                <w:rtl/>
              </w:rPr>
              <w:t>58</w:t>
            </w:r>
          </w:p>
        </w:tc>
        <w:tc>
          <w:tcPr>
            <w:tcW w:w="8414" w:type="dxa"/>
          </w:tcPr>
          <w:p w14:paraId="35027A65"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LstCmpDocNo</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574B7669"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114AD087" w14:textId="77777777" w:rsidR="005A4F9A" w:rsidRPr="00A367A7" w:rsidRDefault="005A4F9A" w:rsidP="00E548F7">
            <w:pPr>
              <w:jc w:val="center"/>
              <w:rPr>
                <w:rFonts w:cs="B Lotus"/>
                <w:rtl/>
              </w:rPr>
            </w:pPr>
            <w:r w:rsidRPr="00A367A7">
              <w:rPr>
                <w:rFonts w:cs="B Lotus"/>
                <w:rtl/>
              </w:rPr>
              <w:t>59</w:t>
            </w:r>
          </w:p>
        </w:tc>
        <w:tc>
          <w:tcPr>
            <w:tcW w:w="8414" w:type="dxa"/>
          </w:tcPr>
          <w:p w14:paraId="7E2E7500"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LastEndDte</w:t>
            </w:r>
            <w:r w:rsidRPr="00A367A7">
              <w:rPr>
                <w:rFonts w:cs="B Lotus"/>
                <w:rtl/>
              </w:rPr>
              <w:t xml:space="preserve"> - </w:t>
            </w:r>
            <w:r w:rsidRPr="00A367A7">
              <w:rPr>
                <w:rFonts w:cs="B Lotus" w:hint="cs"/>
                <w:rtl/>
              </w:rPr>
              <w:t>تاریخ</w:t>
            </w:r>
            <w:r w:rsidRPr="00A367A7">
              <w:rPr>
                <w:rFonts w:cs="B Lotus"/>
                <w:rtl/>
              </w:rPr>
              <w:t xml:space="preserve"> </w:t>
            </w:r>
            <w:r w:rsidRPr="00A367A7">
              <w:rPr>
                <w:rFonts w:cs="B Lotus" w:hint="cs"/>
                <w:rtl/>
              </w:rPr>
              <w:t>پایان</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08CCAE50"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50A8C44" w14:textId="77777777" w:rsidR="005A4F9A" w:rsidRPr="00A367A7" w:rsidRDefault="005A4F9A" w:rsidP="00E548F7">
            <w:pPr>
              <w:jc w:val="center"/>
              <w:rPr>
                <w:rFonts w:cs="B Lotus"/>
                <w:rtl/>
              </w:rPr>
            </w:pPr>
            <w:r w:rsidRPr="00A367A7">
              <w:rPr>
                <w:rFonts w:cs="B Lotus"/>
                <w:rtl/>
              </w:rPr>
              <w:t>60</w:t>
            </w:r>
          </w:p>
        </w:tc>
        <w:tc>
          <w:tcPr>
            <w:tcW w:w="8414" w:type="dxa"/>
          </w:tcPr>
          <w:p w14:paraId="00B3B252"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InsFNam</w:t>
            </w:r>
            <w:r w:rsidRPr="00A367A7">
              <w:rPr>
                <w:rFonts w:cs="B Lotus"/>
                <w:rtl/>
              </w:rPr>
              <w:t xml:space="preserve"> - </w:t>
            </w:r>
            <w:r w:rsidRPr="00A367A7">
              <w:rPr>
                <w:rFonts w:cs="B Lotus" w:hint="cs"/>
                <w:rtl/>
              </w:rPr>
              <w:t>نام</w:t>
            </w:r>
            <w:r w:rsidRPr="00A367A7">
              <w:rPr>
                <w:rFonts w:cs="B Lotus"/>
                <w:rtl/>
              </w:rPr>
              <w:t xml:space="preserve"> </w:t>
            </w:r>
            <w:r w:rsidRPr="00A367A7">
              <w:rPr>
                <w:rFonts w:cs="B Lotus" w:hint="cs"/>
                <w:rtl/>
              </w:rPr>
              <w:t>شخصیت</w:t>
            </w:r>
            <w:r w:rsidRPr="00A367A7">
              <w:rPr>
                <w:rFonts w:cs="B Lotus"/>
                <w:rtl/>
              </w:rPr>
              <w:t xml:space="preserve"> </w:t>
            </w:r>
            <w:r w:rsidRPr="00A367A7">
              <w:rPr>
                <w:rFonts w:cs="B Lotus" w:hint="cs"/>
                <w:rtl/>
              </w:rPr>
              <w:t>حقیقی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29A44F23"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F47E139" w14:textId="77777777" w:rsidR="005A4F9A" w:rsidRPr="00A367A7" w:rsidRDefault="005A4F9A" w:rsidP="00E548F7">
            <w:pPr>
              <w:jc w:val="center"/>
              <w:rPr>
                <w:rFonts w:cs="B Lotus"/>
                <w:rtl/>
              </w:rPr>
            </w:pPr>
            <w:r w:rsidRPr="00A367A7">
              <w:rPr>
                <w:rFonts w:cs="B Lotus"/>
                <w:rtl/>
              </w:rPr>
              <w:t>61</w:t>
            </w:r>
          </w:p>
        </w:tc>
        <w:tc>
          <w:tcPr>
            <w:tcW w:w="8414" w:type="dxa"/>
          </w:tcPr>
          <w:p w14:paraId="7398027C"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InsLNam</w:t>
            </w:r>
            <w:r w:rsidRPr="00A367A7">
              <w:rPr>
                <w:rFonts w:cs="B Lotus"/>
                <w:rtl/>
              </w:rPr>
              <w:t xml:space="preserve"> - </w:t>
            </w:r>
            <w:r w:rsidRPr="00A367A7">
              <w:rPr>
                <w:rFonts w:cs="B Lotus" w:hint="cs"/>
                <w:rtl/>
              </w:rPr>
              <w:t>نام</w:t>
            </w:r>
            <w:r w:rsidRPr="00A367A7">
              <w:rPr>
                <w:rFonts w:cs="B Lotus"/>
                <w:rtl/>
              </w:rPr>
              <w:t xml:space="preserve"> </w:t>
            </w:r>
            <w:r w:rsidRPr="00A367A7">
              <w:rPr>
                <w:rFonts w:cs="B Lotus" w:hint="cs"/>
                <w:rtl/>
              </w:rPr>
              <w:t>خانوادگی</w:t>
            </w:r>
            <w:r w:rsidRPr="00A367A7">
              <w:rPr>
                <w:rFonts w:cs="B Lotus"/>
                <w:rtl/>
              </w:rPr>
              <w:t xml:space="preserve"> </w:t>
            </w:r>
            <w:r w:rsidRPr="00A367A7">
              <w:rPr>
                <w:rFonts w:cs="B Lotus" w:hint="cs"/>
                <w:rtl/>
              </w:rPr>
              <w:t>شخصیت</w:t>
            </w:r>
            <w:r w:rsidRPr="00A367A7">
              <w:rPr>
                <w:rFonts w:cs="B Lotus"/>
                <w:rtl/>
              </w:rPr>
              <w:t xml:space="preserve"> </w:t>
            </w:r>
            <w:r w:rsidRPr="00A367A7">
              <w:rPr>
                <w:rFonts w:cs="B Lotus" w:hint="cs"/>
                <w:rtl/>
              </w:rPr>
              <w:t>حقیقی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483D847E"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F7CCC28" w14:textId="77777777" w:rsidR="005A4F9A" w:rsidRPr="00A367A7" w:rsidRDefault="005A4F9A" w:rsidP="00E548F7">
            <w:pPr>
              <w:jc w:val="center"/>
              <w:rPr>
                <w:rFonts w:cs="B Lotus"/>
                <w:rtl/>
              </w:rPr>
            </w:pPr>
            <w:r w:rsidRPr="00A367A7">
              <w:rPr>
                <w:rFonts w:cs="B Lotus"/>
                <w:rtl/>
              </w:rPr>
              <w:t>62</w:t>
            </w:r>
          </w:p>
        </w:tc>
        <w:tc>
          <w:tcPr>
            <w:tcW w:w="8414" w:type="dxa"/>
          </w:tcPr>
          <w:p w14:paraId="11B0D73A"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InsLglNam</w:t>
            </w:r>
            <w:r w:rsidRPr="00A367A7">
              <w:rPr>
                <w:rFonts w:cs="B Lotus"/>
                <w:rtl/>
              </w:rPr>
              <w:t xml:space="preserve"> - </w:t>
            </w:r>
            <w:r w:rsidRPr="00A367A7">
              <w:rPr>
                <w:rFonts w:cs="B Lotus" w:hint="cs"/>
                <w:rtl/>
              </w:rPr>
              <w:t>نام</w:t>
            </w:r>
            <w:r w:rsidRPr="00A367A7">
              <w:rPr>
                <w:rFonts w:cs="B Lotus"/>
                <w:rtl/>
              </w:rPr>
              <w:t xml:space="preserve"> </w:t>
            </w:r>
            <w:r w:rsidRPr="00A367A7">
              <w:rPr>
                <w:rFonts w:cs="B Lotus" w:hint="cs"/>
                <w:rtl/>
              </w:rPr>
              <w:t>شخصیت</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5516C6CB"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B10A6FE" w14:textId="77777777" w:rsidR="005A4F9A" w:rsidRPr="00A367A7" w:rsidRDefault="005A4F9A" w:rsidP="00E548F7">
            <w:pPr>
              <w:jc w:val="center"/>
              <w:rPr>
                <w:rFonts w:cs="B Lotus"/>
                <w:rtl/>
              </w:rPr>
            </w:pPr>
            <w:r w:rsidRPr="00A367A7">
              <w:rPr>
                <w:rFonts w:cs="B Lotus"/>
                <w:rtl/>
              </w:rPr>
              <w:t>63</w:t>
            </w:r>
          </w:p>
        </w:tc>
        <w:tc>
          <w:tcPr>
            <w:tcW w:w="8414" w:type="dxa"/>
          </w:tcPr>
          <w:p w14:paraId="48E35A94"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ShftEdrsCmpDocNo</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الحاقی</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43D81751"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5D52A38" w14:textId="77777777" w:rsidR="005A4F9A" w:rsidRPr="00A367A7" w:rsidRDefault="005A4F9A" w:rsidP="00E548F7">
            <w:pPr>
              <w:jc w:val="center"/>
              <w:rPr>
                <w:rFonts w:cs="B Lotus"/>
                <w:rtl/>
              </w:rPr>
            </w:pPr>
            <w:r w:rsidRPr="00A367A7">
              <w:rPr>
                <w:rFonts w:cs="B Lotus"/>
                <w:rtl/>
              </w:rPr>
              <w:t>64</w:t>
            </w:r>
          </w:p>
        </w:tc>
        <w:tc>
          <w:tcPr>
            <w:tcW w:w="8414" w:type="dxa"/>
          </w:tcPr>
          <w:p w14:paraId="3DC18355"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ShftCmpCod</w:t>
            </w:r>
            <w:r w:rsidRPr="00A367A7">
              <w:rPr>
                <w:rFonts w:cs="B Lotus"/>
                <w:rtl/>
              </w:rPr>
              <w:t xml:space="preserve"> - </w:t>
            </w:r>
            <w:r w:rsidRPr="00A367A7">
              <w:rPr>
                <w:rFonts w:cs="B Lotus" w:hint="cs"/>
                <w:rtl/>
              </w:rPr>
              <w:t>شرکت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01A43392"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403442F" w14:textId="77777777" w:rsidR="005A4F9A" w:rsidRPr="00A367A7" w:rsidRDefault="005A4F9A" w:rsidP="00E548F7">
            <w:pPr>
              <w:jc w:val="center"/>
              <w:rPr>
                <w:rFonts w:cs="B Lotus"/>
                <w:rtl/>
              </w:rPr>
            </w:pPr>
            <w:r w:rsidRPr="00A367A7">
              <w:rPr>
                <w:rFonts w:cs="B Lotus"/>
                <w:rtl/>
              </w:rPr>
              <w:t>65</w:t>
            </w:r>
          </w:p>
        </w:tc>
        <w:tc>
          <w:tcPr>
            <w:tcW w:w="8414" w:type="dxa"/>
          </w:tcPr>
          <w:p w14:paraId="1C5B9D09"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ShftPlcyCmpDocNo</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10709C89"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35B1E97" w14:textId="77777777" w:rsidR="005A4F9A" w:rsidRPr="00A367A7" w:rsidRDefault="005A4F9A" w:rsidP="00E548F7">
            <w:pPr>
              <w:jc w:val="center"/>
              <w:rPr>
                <w:rFonts w:cs="B Lotus"/>
                <w:rtl/>
              </w:rPr>
            </w:pPr>
            <w:r w:rsidRPr="00A367A7">
              <w:rPr>
                <w:rFonts w:cs="B Lotus"/>
                <w:rtl/>
              </w:rPr>
              <w:t>66</w:t>
            </w:r>
          </w:p>
        </w:tc>
        <w:tc>
          <w:tcPr>
            <w:tcW w:w="8414" w:type="dxa"/>
          </w:tcPr>
          <w:p w14:paraId="29B14353"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EdrsThrPlcyCod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الحاقیه</w:t>
            </w:r>
            <w:r w:rsidRPr="00A367A7">
              <w:rPr>
                <w:rFonts w:cs="B Lotus"/>
                <w:rtl/>
              </w:rPr>
              <w:t xml:space="preserve"> </w:t>
            </w:r>
            <w:r w:rsidRPr="00A367A7">
              <w:rPr>
                <w:rFonts w:cs="B Lotus" w:hint="cs"/>
                <w:rtl/>
              </w:rPr>
              <w:t>قبلا</w:t>
            </w:r>
            <w:r w:rsidRPr="00A367A7">
              <w:rPr>
                <w:rFonts w:cs="B Lotus"/>
                <w:rtl/>
              </w:rPr>
              <w:t xml:space="preserve"> </w:t>
            </w:r>
            <w:r w:rsidRPr="00A367A7">
              <w:rPr>
                <w:rFonts w:cs="B Lotus" w:hint="cs"/>
                <w:rtl/>
              </w:rPr>
              <w:t>ثبت</w:t>
            </w:r>
            <w:r w:rsidRPr="00A367A7">
              <w:rPr>
                <w:rFonts w:cs="B Lotus"/>
                <w:rtl/>
              </w:rPr>
              <w:t xml:space="preserve"> </w:t>
            </w:r>
            <w:r w:rsidRPr="00A367A7">
              <w:rPr>
                <w:rFonts w:cs="B Lotus" w:hint="cs"/>
                <w:rtl/>
              </w:rPr>
              <w:t>نشده</w:t>
            </w:r>
            <w:r w:rsidRPr="00A367A7">
              <w:rPr>
                <w:rFonts w:cs="B Lotus"/>
                <w:rtl/>
              </w:rPr>
              <w:t xml:space="preserve"> </w:t>
            </w:r>
            <w:r w:rsidRPr="00A367A7">
              <w:rPr>
                <w:rFonts w:cs="B Lotus" w:hint="cs"/>
                <w:rtl/>
              </w:rPr>
              <w:t>است</w:t>
            </w:r>
          </w:p>
        </w:tc>
      </w:tr>
      <w:tr w:rsidR="005A4F9A" w:rsidRPr="00A367A7" w14:paraId="3B442C76"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B31F9A4" w14:textId="77777777" w:rsidR="005A4F9A" w:rsidRPr="00A367A7" w:rsidRDefault="005A4F9A" w:rsidP="00E548F7">
            <w:pPr>
              <w:jc w:val="center"/>
              <w:rPr>
                <w:rFonts w:cs="B Lotus"/>
                <w:rtl/>
              </w:rPr>
            </w:pPr>
            <w:r w:rsidRPr="00A367A7">
              <w:rPr>
                <w:rFonts w:cs="B Lotus"/>
                <w:rtl/>
              </w:rPr>
              <w:t>67</w:t>
            </w:r>
          </w:p>
        </w:tc>
        <w:tc>
          <w:tcPr>
            <w:tcW w:w="8414" w:type="dxa"/>
          </w:tcPr>
          <w:p w14:paraId="5742DDCF"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PrntPlcyCmpDocNo</w:t>
            </w:r>
            <w:r w:rsidRPr="00A367A7">
              <w:rPr>
                <w:rFonts w:cs="B Lotus"/>
                <w:rtl/>
              </w:rPr>
              <w:t xml:space="preserve"> -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قبلا</w:t>
            </w:r>
            <w:r w:rsidRPr="00A367A7">
              <w:rPr>
                <w:rFonts w:cs="B Lotus"/>
                <w:rtl/>
              </w:rPr>
              <w:t xml:space="preserve"> </w:t>
            </w:r>
            <w:r w:rsidRPr="00A367A7">
              <w:rPr>
                <w:rFonts w:cs="B Lotus" w:hint="cs"/>
                <w:rtl/>
              </w:rPr>
              <w:t>ثبت</w:t>
            </w:r>
            <w:r w:rsidRPr="00A367A7">
              <w:rPr>
                <w:rFonts w:cs="B Lotus"/>
                <w:rtl/>
              </w:rPr>
              <w:t xml:space="preserve"> </w:t>
            </w:r>
            <w:r w:rsidRPr="00A367A7">
              <w:rPr>
                <w:rFonts w:cs="B Lotus" w:hint="cs"/>
                <w:rtl/>
              </w:rPr>
              <w:t>شده</w:t>
            </w:r>
            <w:r w:rsidRPr="00A367A7">
              <w:rPr>
                <w:rFonts w:cs="B Lotus"/>
                <w:rtl/>
              </w:rPr>
              <w:t xml:space="preserve"> </w:t>
            </w:r>
            <w:r w:rsidRPr="00A367A7">
              <w:rPr>
                <w:rFonts w:cs="B Lotus" w:hint="cs"/>
                <w:rtl/>
              </w:rPr>
              <w:t>است</w:t>
            </w:r>
            <w:r w:rsidRPr="00A367A7">
              <w:rPr>
                <w:rFonts w:cs="B Lotus"/>
                <w:rtl/>
              </w:rPr>
              <w:t xml:space="preserve"> (</w:t>
            </w:r>
            <w:r w:rsidRPr="00A367A7">
              <w:rPr>
                <w:rFonts w:cs="B Lotus" w:hint="cs"/>
                <w:rtl/>
              </w:rPr>
              <w:t>شماره</w:t>
            </w:r>
            <w:r w:rsidRPr="00A367A7">
              <w:rPr>
                <w:rFonts w:cs="B Lotus"/>
                <w:rtl/>
              </w:rPr>
              <w:t xml:space="preserve"> </w:t>
            </w:r>
            <w:r w:rsidRPr="00A367A7">
              <w:rPr>
                <w:rFonts w:cs="B Lotus" w:hint="cs"/>
                <w:rtl/>
              </w:rPr>
              <w:t>چاپی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و</w:t>
            </w:r>
            <w:r w:rsidRPr="00A367A7">
              <w:rPr>
                <w:rFonts w:cs="B Lotus"/>
                <w:rtl/>
              </w:rPr>
              <w:t xml:space="preserve"> </w:t>
            </w:r>
            <w:r w:rsidRPr="00A367A7">
              <w:rPr>
                <w:rFonts w:cs="B Lotus" w:hint="cs"/>
                <w:rtl/>
              </w:rPr>
              <w:t>الحاقیه</w:t>
            </w:r>
            <w:r w:rsidRPr="00A367A7">
              <w:rPr>
                <w:rFonts w:cs="B Lotus"/>
                <w:rtl/>
              </w:rPr>
              <w:t xml:space="preserve"> </w:t>
            </w:r>
            <w:r w:rsidRPr="00A367A7">
              <w:rPr>
                <w:rFonts w:cs="B Lotus" w:hint="cs"/>
                <w:rtl/>
              </w:rPr>
              <w:t>تکراری</w:t>
            </w:r>
            <w:r w:rsidRPr="00A367A7">
              <w:rPr>
                <w:rFonts w:cs="B Lotus"/>
                <w:rtl/>
              </w:rPr>
              <w:t xml:space="preserve"> </w:t>
            </w:r>
            <w:r w:rsidRPr="00A367A7">
              <w:rPr>
                <w:rFonts w:cs="B Lotus" w:hint="cs"/>
                <w:rtl/>
              </w:rPr>
              <w:t>است</w:t>
            </w:r>
            <w:r w:rsidRPr="00A367A7">
              <w:rPr>
                <w:rFonts w:cs="B Lotus"/>
                <w:rtl/>
              </w:rPr>
              <w:t xml:space="preserve"> .)</w:t>
            </w:r>
          </w:p>
        </w:tc>
      </w:tr>
      <w:tr w:rsidR="005A4F9A" w:rsidRPr="00A367A7" w14:paraId="789E4FC1"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16A71AD" w14:textId="77777777" w:rsidR="005A4F9A" w:rsidRPr="00A367A7" w:rsidRDefault="005A4F9A" w:rsidP="00E548F7">
            <w:pPr>
              <w:jc w:val="center"/>
              <w:rPr>
                <w:rFonts w:cs="B Lotus"/>
                <w:rtl/>
              </w:rPr>
            </w:pPr>
            <w:r w:rsidRPr="00A367A7">
              <w:rPr>
                <w:rFonts w:cs="B Lotus"/>
                <w:rtl/>
              </w:rPr>
              <w:t>68</w:t>
            </w:r>
          </w:p>
        </w:tc>
        <w:tc>
          <w:tcPr>
            <w:tcW w:w="8414" w:type="dxa"/>
          </w:tcPr>
          <w:p w14:paraId="2B97C64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w:t>
            </w:r>
            <w:r w:rsidRPr="00A367A7">
              <w:rPr>
                <w:rFonts w:cs="B Lotus"/>
                <w:rtl/>
              </w:rPr>
              <w:t xml:space="preserve"> - </w:t>
            </w:r>
            <w:r w:rsidRPr="00A367A7">
              <w:rPr>
                <w:rFonts w:cs="B Lotus" w:hint="cs"/>
                <w:rtl/>
              </w:rPr>
              <w:t>پلاک</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79031A26"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C66A7A1" w14:textId="77777777" w:rsidR="005A4F9A" w:rsidRPr="00A367A7" w:rsidRDefault="005A4F9A" w:rsidP="00E548F7">
            <w:pPr>
              <w:jc w:val="center"/>
              <w:rPr>
                <w:rFonts w:cs="B Lotus"/>
                <w:rtl/>
              </w:rPr>
            </w:pPr>
            <w:r w:rsidRPr="00A367A7">
              <w:rPr>
                <w:rFonts w:cs="B Lotus"/>
                <w:rtl/>
              </w:rPr>
              <w:t>70</w:t>
            </w:r>
          </w:p>
        </w:tc>
        <w:tc>
          <w:tcPr>
            <w:tcW w:w="8414" w:type="dxa"/>
          </w:tcPr>
          <w:p w14:paraId="3939C9E5"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BrnhFldCod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شعبه</w:t>
            </w:r>
            <w:r w:rsidRPr="00A367A7">
              <w:rPr>
                <w:rFonts w:cs="B Lotus"/>
                <w:rtl/>
              </w:rPr>
              <w:t xml:space="preserve"> </w:t>
            </w:r>
            <w:r w:rsidRPr="00A367A7">
              <w:rPr>
                <w:rFonts w:cs="B Lotus" w:hint="cs"/>
                <w:rtl/>
              </w:rPr>
              <w:t>رسمی</w:t>
            </w:r>
            <w:r w:rsidRPr="00A367A7">
              <w:rPr>
                <w:rFonts w:cs="B Lotus"/>
                <w:rtl/>
              </w:rPr>
              <w:t xml:space="preserve"> </w:t>
            </w:r>
            <w:r w:rsidRPr="00A367A7">
              <w:rPr>
                <w:rFonts w:cs="B Lotus" w:hint="cs"/>
                <w:rtl/>
              </w:rPr>
              <w:t>شرکت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6455B04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70F1A58" w14:textId="77777777" w:rsidR="005A4F9A" w:rsidRPr="00A367A7" w:rsidRDefault="005A4F9A" w:rsidP="00E548F7">
            <w:pPr>
              <w:jc w:val="center"/>
              <w:rPr>
                <w:rFonts w:cs="B Lotus"/>
                <w:rtl/>
              </w:rPr>
            </w:pPr>
            <w:r w:rsidRPr="00A367A7">
              <w:rPr>
                <w:rFonts w:cs="B Lotus"/>
                <w:rtl/>
              </w:rPr>
              <w:t>71</w:t>
            </w:r>
          </w:p>
        </w:tc>
        <w:tc>
          <w:tcPr>
            <w:tcW w:w="8414" w:type="dxa"/>
          </w:tcPr>
          <w:p w14:paraId="6972633B"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AgncFldCod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نمایندگی</w:t>
            </w:r>
            <w:r w:rsidRPr="00A367A7">
              <w:rPr>
                <w:rFonts w:cs="B Lotus"/>
                <w:rtl/>
              </w:rPr>
              <w:t xml:space="preserve"> </w:t>
            </w:r>
            <w:r w:rsidRPr="00A367A7">
              <w:rPr>
                <w:rFonts w:cs="B Lotus" w:hint="cs"/>
                <w:rtl/>
              </w:rPr>
              <w:t>رسمی</w:t>
            </w:r>
            <w:r w:rsidRPr="00A367A7">
              <w:rPr>
                <w:rFonts w:cs="B Lotus"/>
                <w:rtl/>
              </w:rPr>
              <w:t xml:space="preserve"> </w:t>
            </w:r>
            <w:r w:rsidRPr="00A367A7">
              <w:rPr>
                <w:rFonts w:cs="B Lotus" w:hint="cs"/>
                <w:rtl/>
              </w:rPr>
              <w:t>شرکت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11E7BAAB"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658E943" w14:textId="77777777" w:rsidR="005A4F9A" w:rsidRPr="00A367A7" w:rsidRDefault="005A4F9A" w:rsidP="00E548F7">
            <w:pPr>
              <w:jc w:val="center"/>
              <w:rPr>
                <w:rFonts w:cs="B Lotus"/>
                <w:rtl/>
              </w:rPr>
            </w:pPr>
            <w:r w:rsidRPr="00A367A7">
              <w:rPr>
                <w:rFonts w:cs="B Lotus"/>
                <w:rtl/>
              </w:rPr>
              <w:lastRenderedPageBreak/>
              <w:t>72</w:t>
            </w:r>
          </w:p>
        </w:tc>
        <w:tc>
          <w:tcPr>
            <w:tcW w:w="8414" w:type="dxa"/>
          </w:tcPr>
          <w:p w14:paraId="5BF99C22"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BrkrFldCod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کارگزاری</w:t>
            </w:r>
            <w:r w:rsidRPr="00A367A7">
              <w:rPr>
                <w:rFonts w:cs="B Lotus"/>
                <w:rtl/>
              </w:rPr>
              <w:t xml:space="preserve"> </w:t>
            </w:r>
            <w:r w:rsidRPr="00A367A7">
              <w:rPr>
                <w:rFonts w:cs="B Lotus" w:hint="cs"/>
                <w:rtl/>
              </w:rPr>
              <w:t>رسمی</w:t>
            </w:r>
            <w:r w:rsidRPr="00A367A7">
              <w:rPr>
                <w:rFonts w:cs="B Lotus"/>
                <w:rtl/>
              </w:rPr>
              <w:t xml:space="preserve"> </w:t>
            </w:r>
            <w:r w:rsidRPr="00A367A7">
              <w:rPr>
                <w:rFonts w:cs="B Lotus" w:hint="cs"/>
                <w:rtl/>
              </w:rPr>
              <w:t>شرکت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r w:rsidRPr="00A367A7">
              <w:rPr>
                <w:rFonts w:cs="B Lotus"/>
                <w:rtl/>
              </w:rPr>
              <w:t xml:space="preserve"> </w:t>
            </w:r>
          </w:p>
        </w:tc>
      </w:tr>
      <w:tr w:rsidR="005A4F9A" w:rsidRPr="00A367A7" w14:paraId="36F3A79D"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1F0DE55" w14:textId="77777777" w:rsidR="005A4F9A" w:rsidRPr="00A367A7" w:rsidRDefault="005A4F9A" w:rsidP="00E548F7">
            <w:pPr>
              <w:jc w:val="center"/>
              <w:rPr>
                <w:rFonts w:cs="B Lotus"/>
                <w:rtl/>
              </w:rPr>
            </w:pPr>
            <w:r w:rsidRPr="00A367A7">
              <w:rPr>
                <w:rFonts w:cs="B Lotus"/>
                <w:rtl/>
              </w:rPr>
              <w:t>73</w:t>
            </w:r>
          </w:p>
        </w:tc>
        <w:tc>
          <w:tcPr>
            <w:tcW w:w="8414" w:type="dxa"/>
          </w:tcPr>
          <w:p w14:paraId="108E1CCD"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BrnhFldCod AgncFldCod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شعبه</w:t>
            </w:r>
            <w:r w:rsidRPr="00A367A7">
              <w:rPr>
                <w:rFonts w:cs="B Lotus"/>
                <w:rtl/>
              </w:rPr>
              <w:t xml:space="preserve"> </w:t>
            </w:r>
            <w:r w:rsidRPr="00A367A7">
              <w:rPr>
                <w:rFonts w:cs="B Lotus" w:hint="cs"/>
                <w:rtl/>
              </w:rPr>
              <w:t>و</w:t>
            </w:r>
            <w:r w:rsidRPr="00A367A7">
              <w:rPr>
                <w:rFonts w:cs="B Lotus"/>
                <w:rtl/>
              </w:rPr>
              <w:t xml:space="preserve"> </w:t>
            </w:r>
            <w:r w:rsidRPr="00A367A7">
              <w:rPr>
                <w:rFonts w:cs="B Lotus" w:hint="cs"/>
                <w:rtl/>
              </w:rPr>
              <w:t>کد</w:t>
            </w:r>
            <w:r w:rsidRPr="00A367A7">
              <w:rPr>
                <w:rFonts w:cs="B Lotus"/>
                <w:rtl/>
              </w:rPr>
              <w:t xml:space="preserve"> </w:t>
            </w:r>
            <w:r w:rsidRPr="00A367A7">
              <w:rPr>
                <w:rFonts w:cs="B Lotus" w:hint="cs"/>
                <w:rtl/>
              </w:rPr>
              <w:t>نمایندگی،</w:t>
            </w:r>
            <w:r w:rsidRPr="00A367A7">
              <w:rPr>
                <w:rFonts w:cs="B Lotus"/>
                <w:rtl/>
              </w:rPr>
              <w:t xml:space="preserve"> </w:t>
            </w:r>
            <w:r w:rsidRPr="00A367A7">
              <w:rPr>
                <w:rFonts w:cs="B Lotus" w:hint="cs"/>
                <w:rtl/>
              </w:rPr>
              <w:t>هر</w:t>
            </w:r>
            <w:r w:rsidRPr="00A367A7">
              <w:rPr>
                <w:rFonts w:cs="B Lotus"/>
                <w:rtl/>
              </w:rPr>
              <w:t xml:space="preserve"> </w:t>
            </w:r>
            <w:r w:rsidRPr="00A367A7">
              <w:rPr>
                <w:rFonts w:cs="B Lotus" w:hint="cs"/>
                <w:rtl/>
              </w:rPr>
              <w:t>دو</w:t>
            </w:r>
            <w:r w:rsidRPr="00A367A7">
              <w:rPr>
                <w:rFonts w:cs="B Lotus"/>
                <w:rtl/>
              </w:rPr>
              <w:t xml:space="preserve"> </w:t>
            </w:r>
            <w:r w:rsidRPr="00A367A7">
              <w:rPr>
                <w:rFonts w:cs="B Lotus" w:hint="cs"/>
                <w:rtl/>
              </w:rPr>
              <w:t>خالیست</w:t>
            </w:r>
          </w:p>
        </w:tc>
      </w:tr>
      <w:tr w:rsidR="005A4F9A" w:rsidRPr="00A367A7" w14:paraId="48AC8228"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C71F2EC" w14:textId="77777777" w:rsidR="005A4F9A" w:rsidRPr="00A367A7" w:rsidRDefault="005A4F9A" w:rsidP="00E548F7">
            <w:pPr>
              <w:jc w:val="center"/>
              <w:rPr>
                <w:rFonts w:cs="B Lotus"/>
                <w:rtl/>
              </w:rPr>
            </w:pPr>
            <w:r w:rsidRPr="00A367A7">
              <w:rPr>
                <w:rFonts w:cs="B Lotus"/>
                <w:rtl/>
              </w:rPr>
              <w:t>74</w:t>
            </w:r>
          </w:p>
        </w:tc>
        <w:tc>
          <w:tcPr>
            <w:tcW w:w="8414" w:type="dxa"/>
          </w:tcPr>
          <w:p w14:paraId="7A812D1C"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EdrsWbsCarPlcyUnqCod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يکتا</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الحاقیه</w:t>
            </w:r>
            <w:r w:rsidRPr="00A367A7">
              <w:rPr>
                <w:rFonts w:cs="B Lotus"/>
                <w:rtl/>
              </w:rPr>
              <w:t xml:space="preserve"> </w:t>
            </w:r>
            <w:r w:rsidRPr="00A367A7">
              <w:rPr>
                <w:rFonts w:cs="B Lotus" w:hint="cs"/>
                <w:rtl/>
              </w:rPr>
              <w:t>خالي</w:t>
            </w:r>
            <w:r w:rsidRPr="00A367A7">
              <w:rPr>
                <w:rFonts w:cs="B Lotus"/>
                <w:rtl/>
              </w:rPr>
              <w:t xml:space="preserve"> </w:t>
            </w:r>
            <w:r w:rsidRPr="00A367A7">
              <w:rPr>
                <w:rFonts w:cs="B Lotus" w:hint="cs"/>
                <w:rtl/>
              </w:rPr>
              <w:t>است</w:t>
            </w:r>
            <w:r w:rsidRPr="00A367A7">
              <w:rPr>
                <w:rFonts w:cs="B Lotus"/>
                <w:rtl/>
              </w:rPr>
              <w:t xml:space="preserve"> . </w:t>
            </w:r>
          </w:p>
        </w:tc>
      </w:tr>
      <w:tr w:rsidR="005A4F9A" w:rsidRPr="00A367A7" w14:paraId="58E46B89"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D0A2375" w14:textId="77777777" w:rsidR="005A4F9A" w:rsidRPr="00A367A7" w:rsidRDefault="005A4F9A" w:rsidP="00E548F7">
            <w:pPr>
              <w:jc w:val="center"/>
              <w:rPr>
                <w:rFonts w:cs="B Lotus"/>
                <w:rtl/>
              </w:rPr>
            </w:pPr>
            <w:r w:rsidRPr="00A367A7">
              <w:rPr>
                <w:rFonts w:cs="B Lotus"/>
                <w:rtl/>
              </w:rPr>
              <w:t>75</w:t>
            </w:r>
          </w:p>
        </w:tc>
        <w:tc>
          <w:tcPr>
            <w:tcW w:w="8414" w:type="dxa"/>
          </w:tcPr>
          <w:p w14:paraId="28FEFAB3"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EdrsThrPlcyCod , PrntPlcyCmpDocNo</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بيمه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الحاقيه</w:t>
            </w:r>
            <w:r w:rsidRPr="00A367A7">
              <w:rPr>
                <w:rFonts w:cs="B Lotus"/>
                <w:rtl/>
              </w:rPr>
              <w:t xml:space="preserve"> </w:t>
            </w:r>
            <w:r w:rsidRPr="00A367A7">
              <w:rPr>
                <w:rFonts w:cs="B Lotus" w:hint="cs"/>
                <w:rtl/>
              </w:rPr>
              <w:t>و</w:t>
            </w:r>
            <w:r w:rsidRPr="00A367A7">
              <w:rPr>
                <w:rFonts w:cs="B Lotus"/>
                <w:rtl/>
              </w:rPr>
              <w:t xml:space="preserve"> </w:t>
            </w:r>
            <w:r w:rsidRPr="00A367A7">
              <w:rPr>
                <w:rFonts w:cs="B Lotus" w:hint="cs"/>
                <w:rtl/>
              </w:rPr>
              <w:t>شماره</w:t>
            </w:r>
            <w:r w:rsidRPr="00A367A7">
              <w:rPr>
                <w:rFonts w:cs="B Lotus"/>
                <w:rtl/>
              </w:rPr>
              <w:t xml:space="preserve"> </w:t>
            </w:r>
            <w:r w:rsidRPr="00A367A7">
              <w:rPr>
                <w:rFonts w:cs="B Lotus" w:hint="cs"/>
                <w:rtl/>
              </w:rPr>
              <w:t>جاپي</w:t>
            </w:r>
            <w:r w:rsidRPr="00A367A7">
              <w:rPr>
                <w:rFonts w:cs="B Lotus"/>
                <w:rtl/>
              </w:rPr>
              <w:t xml:space="preserve"> </w:t>
            </w:r>
            <w:r w:rsidRPr="00A367A7">
              <w:rPr>
                <w:rFonts w:cs="B Lotus" w:hint="cs"/>
                <w:rtl/>
              </w:rPr>
              <w:t>بيمه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قبلا</w:t>
            </w:r>
            <w:r w:rsidRPr="00A367A7">
              <w:rPr>
                <w:rFonts w:cs="B Lotus"/>
                <w:rtl/>
              </w:rPr>
              <w:t xml:space="preserve"> </w:t>
            </w:r>
            <w:r w:rsidRPr="00A367A7">
              <w:rPr>
                <w:rFonts w:cs="B Lotus" w:hint="cs"/>
                <w:rtl/>
              </w:rPr>
              <w:t>ثبت</w:t>
            </w:r>
            <w:r w:rsidRPr="00A367A7">
              <w:rPr>
                <w:rFonts w:cs="B Lotus"/>
                <w:rtl/>
              </w:rPr>
              <w:t xml:space="preserve"> </w:t>
            </w:r>
            <w:r w:rsidRPr="00A367A7">
              <w:rPr>
                <w:rFonts w:cs="B Lotus" w:hint="cs"/>
                <w:rtl/>
              </w:rPr>
              <w:t>نشده</w:t>
            </w:r>
            <w:r w:rsidRPr="00A367A7">
              <w:rPr>
                <w:rFonts w:cs="B Lotus"/>
                <w:rtl/>
              </w:rPr>
              <w:t xml:space="preserve"> </w:t>
            </w:r>
            <w:r w:rsidRPr="00A367A7">
              <w:rPr>
                <w:rFonts w:cs="B Lotus" w:hint="cs"/>
                <w:rtl/>
              </w:rPr>
              <w:t>است</w:t>
            </w:r>
            <w:r w:rsidRPr="00A367A7">
              <w:rPr>
                <w:rFonts w:cs="B Lotus"/>
                <w:rtl/>
              </w:rPr>
              <w:t xml:space="preserve"> .</w:t>
            </w:r>
          </w:p>
        </w:tc>
      </w:tr>
      <w:tr w:rsidR="005A4F9A" w:rsidRPr="00A367A7" w14:paraId="3BD2519F"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DFE3DB0" w14:textId="77777777" w:rsidR="005A4F9A" w:rsidRPr="00A367A7" w:rsidRDefault="005A4F9A" w:rsidP="00E548F7">
            <w:pPr>
              <w:jc w:val="center"/>
              <w:rPr>
                <w:rFonts w:cs="B Lotus"/>
                <w:rtl/>
              </w:rPr>
            </w:pPr>
            <w:r w:rsidRPr="00A367A7">
              <w:rPr>
                <w:rFonts w:cs="B Lotus"/>
                <w:rtl/>
              </w:rPr>
              <w:t>76</w:t>
            </w:r>
          </w:p>
        </w:tc>
        <w:tc>
          <w:tcPr>
            <w:tcW w:w="8414" w:type="dxa"/>
          </w:tcPr>
          <w:p w14:paraId="2D915764"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Plk1</w:t>
            </w:r>
            <w:r w:rsidRPr="00A367A7">
              <w:rPr>
                <w:rFonts w:cs="B Lotus"/>
                <w:rtl/>
              </w:rPr>
              <w:t xml:space="preserve"> -  </w:t>
            </w:r>
            <w:r w:rsidRPr="00A367A7">
              <w:rPr>
                <w:rFonts w:cs="B Lotus" w:hint="cs"/>
                <w:rtl/>
              </w:rPr>
              <w:t>پلاک</w:t>
            </w:r>
            <w:r w:rsidRPr="00A367A7">
              <w:rPr>
                <w:rFonts w:cs="B Lotus"/>
                <w:rtl/>
              </w:rPr>
              <w:t xml:space="preserve"> </w:t>
            </w:r>
            <w:r w:rsidRPr="00A367A7">
              <w:rPr>
                <w:rFonts w:cs="B Lotus" w:hint="cs"/>
                <w:rtl/>
              </w:rPr>
              <w:t>موتورسيکلت</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کنید</w:t>
            </w:r>
            <w:r w:rsidRPr="00A367A7">
              <w:rPr>
                <w:rFonts w:cs="B Lotus"/>
                <w:rtl/>
              </w:rPr>
              <w:t xml:space="preserve">  </w:t>
            </w:r>
          </w:p>
        </w:tc>
      </w:tr>
      <w:tr w:rsidR="005A4F9A" w:rsidRPr="00A367A7" w14:paraId="47A42413"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E9226BE" w14:textId="77777777" w:rsidR="005A4F9A" w:rsidRPr="00A367A7" w:rsidRDefault="005A4F9A" w:rsidP="00E548F7">
            <w:pPr>
              <w:jc w:val="center"/>
              <w:rPr>
                <w:rFonts w:cs="B Lotus"/>
                <w:rtl/>
              </w:rPr>
            </w:pPr>
            <w:r w:rsidRPr="00A367A7">
              <w:rPr>
                <w:rFonts w:cs="B Lotus"/>
                <w:rtl/>
              </w:rPr>
              <w:t>77</w:t>
            </w:r>
          </w:p>
        </w:tc>
        <w:tc>
          <w:tcPr>
            <w:tcW w:w="8414" w:type="dxa"/>
          </w:tcPr>
          <w:p w14:paraId="17E502AB"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PlkSrl</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سريال</w:t>
            </w:r>
            <w:r w:rsidRPr="00A367A7">
              <w:rPr>
                <w:rFonts w:cs="B Lotus"/>
                <w:rtl/>
              </w:rPr>
              <w:t xml:space="preserve"> </w:t>
            </w:r>
            <w:r w:rsidRPr="00A367A7">
              <w:rPr>
                <w:rFonts w:cs="B Lotus" w:hint="cs"/>
                <w:rtl/>
              </w:rPr>
              <w:t>موتور</w:t>
            </w:r>
            <w:r w:rsidRPr="00A367A7">
              <w:rPr>
                <w:rFonts w:cs="B Lotus"/>
                <w:rtl/>
              </w:rPr>
              <w:t xml:space="preserve"> </w:t>
            </w:r>
            <w:r w:rsidRPr="00A367A7">
              <w:rPr>
                <w:rFonts w:cs="B Lotus" w:hint="cs"/>
                <w:rtl/>
              </w:rPr>
              <w:t>سيکلت</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کنيد</w:t>
            </w:r>
            <w:r w:rsidRPr="00A367A7">
              <w:rPr>
                <w:rFonts w:cs="B Lotus"/>
                <w:rtl/>
              </w:rPr>
              <w:t xml:space="preserve"> .</w:t>
            </w:r>
          </w:p>
        </w:tc>
      </w:tr>
      <w:tr w:rsidR="005A4F9A" w:rsidRPr="00A367A7" w14:paraId="258A047F"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F08D174" w14:textId="77777777" w:rsidR="005A4F9A" w:rsidRPr="00A367A7" w:rsidRDefault="005A4F9A" w:rsidP="00E548F7">
            <w:pPr>
              <w:jc w:val="center"/>
              <w:rPr>
                <w:rFonts w:cs="B Lotus"/>
                <w:rtl/>
              </w:rPr>
            </w:pPr>
            <w:r w:rsidRPr="00A367A7">
              <w:rPr>
                <w:rFonts w:cs="B Lotus"/>
                <w:rtl/>
              </w:rPr>
              <w:t>78</w:t>
            </w:r>
          </w:p>
        </w:tc>
        <w:tc>
          <w:tcPr>
            <w:tcW w:w="8414" w:type="dxa"/>
          </w:tcPr>
          <w:p w14:paraId="10584634"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PlkSrl</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شماره</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و</w:t>
            </w:r>
            <w:r w:rsidRPr="00A367A7">
              <w:rPr>
                <w:rFonts w:cs="B Lotus"/>
                <w:rtl/>
              </w:rPr>
              <w:t xml:space="preserve"> </w:t>
            </w:r>
            <w:r w:rsidRPr="00A367A7">
              <w:rPr>
                <w:rFonts w:cs="B Lotus" w:hint="cs"/>
                <w:rtl/>
              </w:rPr>
              <w:t>سریال</w:t>
            </w:r>
            <w:r w:rsidRPr="00A367A7">
              <w:rPr>
                <w:rFonts w:cs="B Lotus"/>
                <w:rtl/>
              </w:rPr>
              <w:t xml:space="preserve"> </w:t>
            </w:r>
            <w:r w:rsidRPr="00A367A7">
              <w:rPr>
                <w:rFonts w:cs="B Lotus" w:hint="cs"/>
                <w:rtl/>
              </w:rPr>
              <w:t>موتور</w:t>
            </w:r>
            <w:r w:rsidRPr="00A367A7">
              <w:rPr>
                <w:rFonts w:cs="B Lotus"/>
                <w:rtl/>
              </w:rPr>
              <w:t xml:space="preserve"> </w:t>
            </w:r>
            <w:r w:rsidRPr="00A367A7">
              <w:rPr>
                <w:rFonts w:cs="B Lotus" w:hint="cs"/>
                <w:rtl/>
              </w:rPr>
              <w:t>سيکلت</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r w:rsidRPr="00A367A7">
              <w:rPr>
                <w:rFonts w:cs="B Lotus"/>
                <w:rtl/>
              </w:rPr>
              <w:t xml:space="preserve"> .</w:t>
            </w:r>
          </w:p>
        </w:tc>
      </w:tr>
      <w:tr w:rsidR="005A4F9A" w:rsidRPr="00A367A7" w14:paraId="31FF2AB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ADB3A2E" w14:textId="77777777" w:rsidR="005A4F9A" w:rsidRPr="00A367A7" w:rsidRDefault="005A4F9A" w:rsidP="00E548F7">
            <w:pPr>
              <w:jc w:val="center"/>
              <w:rPr>
                <w:rFonts w:cs="B Lotus"/>
                <w:rtl/>
              </w:rPr>
            </w:pPr>
            <w:r w:rsidRPr="00A367A7">
              <w:rPr>
                <w:rFonts w:cs="B Lotus"/>
                <w:rtl/>
              </w:rPr>
              <w:t>79</w:t>
            </w:r>
          </w:p>
        </w:tc>
        <w:tc>
          <w:tcPr>
            <w:tcW w:w="8414" w:type="dxa"/>
          </w:tcPr>
          <w:p w14:paraId="0753B97A"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PrntEdrsCmpDocNo</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شماره</w:t>
            </w:r>
            <w:r w:rsidRPr="00A367A7">
              <w:rPr>
                <w:rFonts w:cs="B Lotus"/>
                <w:rtl/>
              </w:rPr>
              <w:t xml:space="preserve"> </w:t>
            </w:r>
            <w:r w:rsidRPr="00A367A7">
              <w:rPr>
                <w:rFonts w:cs="B Lotus" w:hint="cs"/>
                <w:rtl/>
              </w:rPr>
              <w:t>چاپی</w:t>
            </w:r>
            <w:r w:rsidRPr="00A367A7">
              <w:rPr>
                <w:rFonts w:cs="B Lotus"/>
                <w:rtl/>
              </w:rPr>
              <w:t xml:space="preserve"> </w:t>
            </w:r>
            <w:r w:rsidRPr="00A367A7">
              <w:rPr>
                <w:rFonts w:cs="B Lotus" w:hint="cs"/>
                <w:rtl/>
              </w:rPr>
              <w:t>الحاقیه</w:t>
            </w:r>
            <w:r w:rsidRPr="00A367A7">
              <w:rPr>
                <w:rFonts w:cs="B Lotus"/>
                <w:rtl/>
              </w:rPr>
              <w:t xml:space="preserve"> </w:t>
            </w:r>
            <w:r w:rsidRPr="00A367A7">
              <w:rPr>
                <w:rFonts w:cs="B Lotus" w:hint="cs"/>
                <w:rtl/>
              </w:rPr>
              <w:t>اشتباه</w:t>
            </w:r>
            <w:r w:rsidRPr="00A367A7">
              <w:rPr>
                <w:rFonts w:cs="B Lotus"/>
                <w:rtl/>
              </w:rPr>
              <w:t xml:space="preserve"> </w:t>
            </w:r>
            <w:r w:rsidRPr="00A367A7">
              <w:rPr>
                <w:rFonts w:cs="B Lotus" w:hint="cs"/>
                <w:rtl/>
              </w:rPr>
              <w:t>است</w:t>
            </w:r>
            <w:r w:rsidRPr="00A367A7">
              <w:rPr>
                <w:rFonts w:cs="B Lotus"/>
                <w:rtl/>
              </w:rPr>
              <w:t xml:space="preserve"> .</w:t>
            </w:r>
          </w:p>
        </w:tc>
      </w:tr>
      <w:tr w:rsidR="005A4F9A" w:rsidRPr="00A367A7" w14:paraId="6B472F28"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516FE42" w14:textId="77777777" w:rsidR="005A4F9A" w:rsidRPr="00A367A7" w:rsidRDefault="005A4F9A" w:rsidP="00E548F7">
            <w:pPr>
              <w:jc w:val="center"/>
              <w:rPr>
                <w:rFonts w:cs="B Lotus"/>
                <w:rtl/>
              </w:rPr>
            </w:pPr>
            <w:r w:rsidRPr="00A367A7">
              <w:rPr>
                <w:rFonts w:cs="B Lotus"/>
                <w:rtl/>
              </w:rPr>
              <w:t>80</w:t>
            </w:r>
          </w:p>
        </w:tc>
        <w:tc>
          <w:tcPr>
            <w:tcW w:w="8414" w:type="dxa"/>
          </w:tcPr>
          <w:p w14:paraId="7E24F7E6"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ThrPrpsCod</w:t>
            </w:r>
            <w:r w:rsidRPr="00A367A7">
              <w:rPr>
                <w:rFonts w:cs="B Lotus"/>
                <w:rtl/>
              </w:rPr>
              <w:t xml:space="preserve"> - </w:t>
            </w:r>
            <w:r w:rsidRPr="00A367A7">
              <w:rPr>
                <w:rFonts w:cs="B Lotus" w:hint="cs"/>
                <w:rtl/>
              </w:rPr>
              <w:t>اطلاعات</w:t>
            </w:r>
            <w:r w:rsidRPr="00A367A7">
              <w:rPr>
                <w:rFonts w:cs="B Lotus"/>
                <w:rtl/>
              </w:rPr>
              <w:t xml:space="preserve"> </w:t>
            </w:r>
            <w:r w:rsidRPr="00A367A7">
              <w:rPr>
                <w:rFonts w:cs="B Lotus" w:hint="cs"/>
                <w:rtl/>
              </w:rPr>
              <w:t>پیشنهادی</w:t>
            </w:r>
            <w:r w:rsidRPr="00A367A7">
              <w:rPr>
                <w:rFonts w:cs="B Lotus"/>
                <w:rtl/>
              </w:rPr>
              <w:t xml:space="preserve"> </w:t>
            </w:r>
            <w:r w:rsidRPr="00A367A7">
              <w:rPr>
                <w:rFonts w:cs="B Lotus" w:hint="cs"/>
                <w:rtl/>
              </w:rPr>
              <w:t>و</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ارسالی</w:t>
            </w:r>
            <w:r w:rsidRPr="00A367A7">
              <w:rPr>
                <w:rFonts w:cs="B Lotus"/>
                <w:rtl/>
              </w:rPr>
              <w:t xml:space="preserve"> </w:t>
            </w:r>
            <w:r w:rsidRPr="00A367A7">
              <w:rPr>
                <w:rFonts w:cs="B Lotus" w:hint="cs"/>
                <w:rtl/>
              </w:rPr>
              <w:t>یکسان</w:t>
            </w:r>
            <w:r w:rsidRPr="00A367A7">
              <w:rPr>
                <w:rFonts w:cs="B Lotus"/>
                <w:rtl/>
              </w:rPr>
              <w:t xml:space="preserve"> </w:t>
            </w:r>
            <w:r w:rsidRPr="00A367A7">
              <w:rPr>
                <w:rFonts w:cs="B Lotus" w:hint="cs"/>
                <w:rtl/>
              </w:rPr>
              <w:t>نمیباشد</w:t>
            </w:r>
            <w:r w:rsidRPr="00A367A7">
              <w:rPr>
                <w:rFonts w:cs="B Lotus"/>
                <w:rtl/>
              </w:rPr>
              <w:t>.</w:t>
            </w:r>
          </w:p>
        </w:tc>
      </w:tr>
      <w:tr w:rsidR="005A4F9A" w:rsidRPr="00A367A7" w14:paraId="4C19096B"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4E9146F" w14:textId="77777777" w:rsidR="005A4F9A" w:rsidRPr="00A367A7" w:rsidRDefault="005A4F9A" w:rsidP="00E548F7">
            <w:pPr>
              <w:jc w:val="center"/>
              <w:rPr>
                <w:rFonts w:cs="B Lotus"/>
                <w:rtl/>
              </w:rPr>
            </w:pPr>
            <w:r w:rsidRPr="00A367A7">
              <w:rPr>
                <w:rFonts w:cs="B Lotus"/>
                <w:rtl/>
              </w:rPr>
              <w:t>81</w:t>
            </w:r>
          </w:p>
        </w:tc>
        <w:tc>
          <w:tcPr>
            <w:tcW w:w="8414" w:type="dxa"/>
          </w:tcPr>
          <w:p w14:paraId="1CC1A664"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PrntPrpsCmpDocNo</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چاپی</w:t>
            </w:r>
            <w:r w:rsidRPr="00A367A7">
              <w:rPr>
                <w:rFonts w:cs="B Lotus"/>
                <w:rtl/>
              </w:rPr>
              <w:t xml:space="preserve"> </w:t>
            </w:r>
            <w:r w:rsidRPr="00A367A7">
              <w:rPr>
                <w:rFonts w:cs="B Lotus" w:hint="cs"/>
                <w:rtl/>
              </w:rPr>
              <w:t>پیشنهاد</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30F1B00E"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78B2576" w14:textId="77777777" w:rsidR="005A4F9A" w:rsidRPr="00A367A7" w:rsidRDefault="005A4F9A" w:rsidP="00E548F7">
            <w:pPr>
              <w:jc w:val="center"/>
              <w:rPr>
                <w:rFonts w:cs="B Lotus"/>
                <w:rtl/>
              </w:rPr>
            </w:pPr>
            <w:r w:rsidRPr="00A367A7">
              <w:rPr>
                <w:rFonts w:cs="B Lotus"/>
                <w:rtl/>
              </w:rPr>
              <w:t>82</w:t>
            </w:r>
          </w:p>
        </w:tc>
        <w:tc>
          <w:tcPr>
            <w:tcW w:w="8414" w:type="dxa"/>
          </w:tcPr>
          <w:p w14:paraId="302906AC"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LstCmpCod,LstCmpDocNo</w:t>
            </w:r>
            <w:r w:rsidRPr="00A367A7">
              <w:rPr>
                <w:rFonts w:cs="B Lotus"/>
                <w:rtl/>
              </w:rPr>
              <w:t xml:space="preserve"> -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قبلی</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صورت</w:t>
            </w:r>
            <w:r w:rsidRPr="00A367A7">
              <w:rPr>
                <w:rFonts w:cs="B Lotus"/>
                <w:rtl/>
              </w:rPr>
              <w:t xml:space="preserve"> </w:t>
            </w:r>
            <w:r w:rsidRPr="00A367A7">
              <w:rPr>
                <w:rFonts w:cs="B Lotus" w:hint="cs"/>
                <w:rtl/>
              </w:rPr>
              <w:t>وب</w:t>
            </w:r>
            <w:r w:rsidRPr="00A367A7">
              <w:rPr>
                <w:rFonts w:cs="B Lotus"/>
                <w:rtl/>
              </w:rPr>
              <w:t xml:space="preserve"> </w:t>
            </w:r>
            <w:r w:rsidRPr="00A367A7">
              <w:rPr>
                <w:rFonts w:cs="B Lotus" w:hint="cs"/>
                <w:rtl/>
              </w:rPr>
              <w:t>سرویس</w:t>
            </w:r>
            <w:r w:rsidRPr="00A367A7">
              <w:rPr>
                <w:rFonts w:cs="B Lotus"/>
                <w:rtl/>
              </w:rPr>
              <w:t xml:space="preserve"> </w:t>
            </w:r>
            <w:r w:rsidRPr="00A367A7">
              <w:rPr>
                <w:rFonts w:cs="B Lotus" w:hint="cs"/>
                <w:rtl/>
              </w:rPr>
              <w:t>ارسال</w:t>
            </w:r>
            <w:r w:rsidRPr="00A367A7">
              <w:rPr>
                <w:rFonts w:cs="B Lotus"/>
                <w:rtl/>
              </w:rPr>
              <w:t xml:space="preserve"> </w:t>
            </w:r>
            <w:r w:rsidRPr="00A367A7">
              <w:rPr>
                <w:rFonts w:cs="B Lotus" w:hint="cs"/>
                <w:rtl/>
              </w:rPr>
              <w:t>نشده</w:t>
            </w:r>
            <w:r w:rsidRPr="00A367A7">
              <w:rPr>
                <w:rFonts w:cs="B Lotus"/>
                <w:rtl/>
              </w:rPr>
              <w:t xml:space="preserve"> </w:t>
            </w:r>
            <w:r w:rsidRPr="00A367A7">
              <w:rPr>
                <w:rFonts w:cs="B Lotus" w:hint="cs"/>
                <w:rtl/>
              </w:rPr>
              <w:t>است</w:t>
            </w:r>
            <w:r w:rsidRPr="00A367A7">
              <w:rPr>
                <w:rFonts w:cs="B Lotus"/>
                <w:rtl/>
              </w:rPr>
              <w:t xml:space="preserve"> .</w:t>
            </w:r>
          </w:p>
        </w:tc>
      </w:tr>
      <w:tr w:rsidR="005A4F9A" w:rsidRPr="00A367A7" w14:paraId="7211894D"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2FBCC12" w14:textId="77777777" w:rsidR="005A4F9A" w:rsidRPr="00A367A7" w:rsidRDefault="005A4F9A" w:rsidP="00E548F7">
            <w:pPr>
              <w:jc w:val="center"/>
              <w:rPr>
                <w:rFonts w:cs="B Lotus"/>
                <w:rtl/>
              </w:rPr>
            </w:pPr>
            <w:r w:rsidRPr="00A367A7">
              <w:rPr>
                <w:rFonts w:cs="B Lotus"/>
                <w:rtl/>
              </w:rPr>
              <w:t>83</w:t>
            </w:r>
          </w:p>
        </w:tc>
        <w:tc>
          <w:tcPr>
            <w:tcW w:w="8414" w:type="dxa"/>
          </w:tcPr>
          <w:p w14:paraId="50D0B73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LstCmpCod,LstCmpDocNo</w:t>
            </w:r>
            <w:r w:rsidRPr="00A367A7">
              <w:rPr>
                <w:rFonts w:cs="B Lotus"/>
                <w:rtl/>
              </w:rPr>
              <w:t xml:space="preserve"> - </w:t>
            </w:r>
            <w:r w:rsidRPr="00A367A7">
              <w:rPr>
                <w:rFonts w:cs="B Lotus" w:hint="cs"/>
                <w:rtl/>
              </w:rPr>
              <w:t>اطلاعات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سال</w:t>
            </w:r>
            <w:r w:rsidRPr="00A367A7">
              <w:rPr>
                <w:rFonts w:cs="B Lotus"/>
                <w:rtl/>
              </w:rPr>
              <w:t xml:space="preserve"> </w:t>
            </w:r>
            <w:r w:rsidRPr="00A367A7">
              <w:rPr>
                <w:rFonts w:cs="B Lotus" w:hint="cs"/>
                <w:rtl/>
              </w:rPr>
              <w:t>قبل</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03763FD3"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5CD4463" w14:textId="77777777" w:rsidR="005A4F9A" w:rsidRPr="00A367A7" w:rsidRDefault="005A4F9A" w:rsidP="00E548F7">
            <w:pPr>
              <w:jc w:val="center"/>
              <w:rPr>
                <w:rFonts w:cs="B Lotus"/>
                <w:rtl/>
              </w:rPr>
            </w:pPr>
            <w:r w:rsidRPr="00A367A7">
              <w:rPr>
                <w:rFonts w:cs="B Lotus"/>
                <w:rtl/>
              </w:rPr>
              <w:t>84</w:t>
            </w:r>
          </w:p>
        </w:tc>
        <w:tc>
          <w:tcPr>
            <w:tcW w:w="8414" w:type="dxa"/>
          </w:tcPr>
          <w:p w14:paraId="4EC555B7"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EdrsTypCod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الحاقیه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r w:rsidRPr="00A367A7">
              <w:rPr>
                <w:rFonts w:cs="B Lotus"/>
                <w:rtl/>
              </w:rPr>
              <w:t xml:space="preserve"> .</w:t>
            </w:r>
          </w:p>
        </w:tc>
      </w:tr>
      <w:tr w:rsidR="005A4F9A" w:rsidRPr="00A367A7" w14:paraId="2D448282"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A7B3C2B" w14:textId="77777777" w:rsidR="005A4F9A" w:rsidRPr="00A367A7" w:rsidRDefault="005A4F9A" w:rsidP="00E548F7">
            <w:pPr>
              <w:jc w:val="center"/>
              <w:rPr>
                <w:rFonts w:cs="B Lotus"/>
                <w:rtl/>
              </w:rPr>
            </w:pPr>
            <w:r w:rsidRPr="00A367A7">
              <w:rPr>
                <w:rFonts w:cs="B Lotus"/>
                <w:rtl/>
              </w:rPr>
              <w:t>85</w:t>
            </w:r>
          </w:p>
        </w:tc>
        <w:tc>
          <w:tcPr>
            <w:tcW w:w="8414" w:type="dxa"/>
          </w:tcPr>
          <w:p w14:paraId="14C03882"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PrntPlcyCmpDocNo_PrntEdrsCmpDocNo</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شماره</w:t>
            </w:r>
            <w:r w:rsidRPr="00A367A7">
              <w:rPr>
                <w:rFonts w:cs="B Lotus"/>
                <w:rtl/>
              </w:rPr>
              <w:t xml:space="preserve"> </w:t>
            </w:r>
            <w:r w:rsidRPr="00A367A7">
              <w:rPr>
                <w:rFonts w:cs="B Lotus" w:hint="cs"/>
                <w:rtl/>
              </w:rPr>
              <w:t>چاپی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یا</w:t>
            </w:r>
            <w:r w:rsidRPr="00A367A7">
              <w:rPr>
                <w:rFonts w:cs="B Lotus"/>
                <w:rtl/>
              </w:rPr>
              <w:t xml:space="preserve"> </w:t>
            </w:r>
            <w:r w:rsidRPr="00A367A7">
              <w:rPr>
                <w:rFonts w:cs="B Lotus" w:hint="cs"/>
                <w:rtl/>
              </w:rPr>
              <w:t>الحاقیه</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نیست</w:t>
            </w:r>
            <w:r w:rsidRPr="00A367A7">
              <w:rPr>
                <w:rFonts w:cs="B Lotus"/>
                <w:rtl/>
              </w:rPr>
              <w:t xml:space="preserve"> . </w:t>
            </w:r>
            <w:r w:rsidRPr="00A367A7">
              <w:rPr>
                <w:rFonts w:cs="B Lotus" w:hint="cs"/>
                <w:rtl/>
              </w:rPr>
              <w:t>با</w:t>
            </w:r>
            <w:r w:rsidRPr="00A367A7">
              <w:rPr>
                <w:rFonts w:cs="B Lotus"/>
                <w:rtl/>
              </w:rPr>
              <w:t xml:space="preserve"> </w:t>
            </w:r>
            <w:r w:rsidRPr="00A367A7">
              <w:rPr>
                <w:rFonts w:cs="B Lotus" w:hint="cs"/>
                <w:rtl/>
              </w:rPr>
              <w:t>فرمت</w:t>
            </w:r>
            <w:r w:rsidRPr="00A367A7">
              <w:rPr>
                <w:rFonts w:cs="B Lotus"/>
                <w:rtl/>
              </w:rPr>
              <w:t xml:space="preserve"> /5/1/ </w:t>
            </w:r>
            <w:r w:rsidRPr="00A367A7">
              <w:rPr>
                <w:rFonts w:cs="B Lotus" w:hint="cs"/>
                <w:rtl/>
              </w:rPr>
              <w:t>ارسال</w:t>
            </w:r>
            <w:r w:rsidRPr="00A367A7">
              <w:rPr>
                <w:rFonts w:cs="B Lotus"/>
                <w:rtl/>
              </w:rPr>
              <w:t xml:space="preserve"> </w:t>
            </w:r>
            <w:r w:rsidRPr="00A367A7">
              <w:rPr>
                <w:rFonts w:cs="B Lotus" w:hint="cs"/>
                <w:rtl/>
              </w:rPr>
              <w:t>شود</w:t>
            </w:r>
            <w:r w:rsidRPr="00A367A7">
              <w:rPr>
                <w:rFonts w:cs="B Lotus"/>
                <w:rtl/>
              </w:rPr>
              <w:t xml:space="preserve"> .</w:t>
            </w:r>
          </w:p>
        </w:tc>
      </w:tr>
      <w:tr w:rsidR="005A4F9A" w:rsidRPr="00A367A7" w14:paraId="7F6AF1C2"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84F804E" w14:textId="77777777" w:rsidR="005A4F9A" w:rsidRPr="00A367A7" w:rsidRDefault="005A4F9A" w:rsidP="00E548F7">
            <w:pPr>
              <w:jc w:val="center"/>
              <w:rPr>
                <w:rFonts w:cs="B Lotus"/>
                <w:rtl/>
              </w:rPr>
            </w:pPr>
            <w:r w:rsidRPr="00A367A7">
              <w:rPr>
                <w:rFonts w:cs="B Lotus"/>
                <w:rtl/>
              </w:rPr>
              <w:t>86</w:t>
            </w:r>
          </w:p>
        </w:tc>
        <w:tc>
          <w:tcPr>
            <w:tcW w:w="8414" w:type="dxa"/>
          </w:tcPr>
          <w:p w14:paraId="5CFA0A53"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tl/>
              </w:rPr>
              <w:t xml:space="preserve"> </w:t>
            </w:r>
            <w:r w:rsidRPr="00A367A7">
              <w:rPr>
                <w:rFonts w:cs="B Lotus" w:hint="cs"/>
                <w:rtl/>
              </w:rPr>
              <w:t>کد</w:t>
            </w:r>
            <w:r w:rsidRPr="00A367A7">
              <w:rPr>
                <w:rFonts w:cs="B Lotus"/>
                <w:rtl/>
              </w:rPr>
              <w:t xml:space="preserve"> </w:t>
            </w:r>
            <w:r w:rsidRPr="00A367A7">
              <w:rPr>
                <w:rFonts w:cs="B Lotus" w:hint="cs"/>
                <w:rtl/>
              </w:rPr>
              <w:t>یکتای</w:t>
            </w:r>
            <w:r w:rsidRPr="00A367A7">
              <w:rPr>
                <w:rFonts w:cs="B Lotus"/>
                <w:rtl/>
              </w:rPr>
              <w:t xml:space="preserve"> </w:t>
            </w:r>
            <w:r w:rsidRPr="00A367A7">
              <w:rPr>
                <w:rFonts w:cs="B Lotus" w:hint="cs"/>
                <w:rtl/>
              </w:rPr>
              <w:t>پیشنهاد</w:t>
            </w:r>
            <w:r w:rsidRPr="00A367A7">
              <w:rPr>
                <w:rFonts w:cs="B Lotus"/>
                <w:rtl/>
              </w:rPr>
              <w:t xml:space="preserve">  </w:t>
            </w:r>
            <w:r w:rsidRPr="00A367A7">
              <w:rPr>
                <w:rFonts w:cs="B Lotus" w:hint="cs"/>
                <w:rtl/>
              </w:rPr>
              <w:t>قبلا</w:t>
            </w:r>
            <w:r w:rsidRPr="00A367A7">
              <w:rPr>
                <w:rFonts w:cs="B Lotus"/>
                <w:rtl/>
              </w:rPr>
              <w:t xml:space="preserve"> </w:t>
            </w:r>
            <w:r w:rsidRPr="00A367A7">
              <w:rPr>
                <w:rFonts w:cs="B Lotus" w:hint="cs"/>
                <w:rtl/>
              </w:rPr>
              <w:t>ثبت</w:t>
            </w:r>
            <w:r w:rsidRPr="00A367A7">
              <w:rPr>
                <w:rFonts w:cs="B Lotus"/>
                <w:rtl/>
              </w:rPr>
              <w:t xml:space="preserve"> </w:t>
            </w:r>
            <w:r w:rsidRPr="00A367A7">
              <w:rPr>
                <w:rFonts w:cs="B Lotus" w:hint="cs"/>
                <w:rtl/>
              </w:rPr>
              <w:t>نشده</w:t>
            </w:r>
            <w:r w:rsidRPr="00A367A7">
              <w:rPr>
                <w:rFonts w:cs="B Lotus"/>
                <w:rtl/>
              </w:rPr>
              <w:t xml:space="preserve"> </w:t>
            </w:r>
            <w:r w:rsidRPr="00A367A7">
              <w:rPr>
                <w:rFonts w:cs="B Lotus" w:hint="cs"/>
                <w:rtl/>
              </w:rPr>
              <w:t>است</w:t>
            </w:r>
          </w:p>
        </w:tc>
      </w:tr>
      <w:tr w:rsidR="005A4F9A" w:rsidRPr="00A367A7" w14:paraId="43F3470B"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4C996FD" w14:textId="77777777" w:rsidR="005A4F9A" w:rsidRPr="00A367A7" w:rsidRDefault="005A4F9A" w:rsidP="00E548F7">
            <w:pPr>
              <w:jc w:val="center"/>
              <w:rPr>
                <w:rFonts w:cs="B Lotus"/>
                <w:rtl/>
              </w:rPr>
            </w:pPr>
            <w:r w:rsidRPr="00A367A7">
              <w:rPr>
                <w:rFonts w:cs="B Lotus"/>
                <w:rtl/>
              </w:rPr>
              <w:t>87</w:t>
            </w:r>
          </w:p>
        </w:tc>
        <w:tc>
          <w:tcPr>
            <w:tcW w:w="8414" w:type="dxa"/>
          </w:tcPr>
          <w:p w14:paraId="04B236F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hint="cs"/>
                <w:rtl/>
              </w:rPr>
              <w:t>تخصیص</w:t>
            </w:r>
            <w:r w:rsidRPr="00A367A7">
              <w:rPr>
                <w:rFonts w:cs="B Lotus"/>
                <w:rtl/>
              </w:rPr>
              <w:t xml:space="preserve"> </w:t>
            </w:r>
            <w:r w:rsidRPr="00A367A7">
              <w:rPr>
                <w:rFonts w:cs="B Lotus" w:hint="cs"/>
                <w:rtl/>
              </w:rPr>
              <w:t>کد</w:t>
            </w:r>
            <w:r w:rsidRPr="00A367A7">
              <w:rPr>
                <w:rFonts w:cs="B Lotus"/>
                <w:rtl/>
              </w:rPr>
              <w:t xml:space="preserve"> </w:t>
            </w:r>
            <w:r w:rsidRPr="00A367A7">
              <w:rPr>
                <w:rFonts w:cs="B Lotus" w:hint="cs"/>
                <w:rtl/>
              </w:rPr>
              <w:t>یکتا</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کاربری</w:t>
            </w:r>
            <w:r w:rsidRPr="00A367A7">
              <w:rPr>
                <w:rFonts w:cs="B Lotus"/>
                <w:rtl/>
              </w:rPr>
              <w:t xml:space="preserve"> </w:t>
            </w:r>
            <w:r w:rsidRPr="00A367A7">
              <w:rPr>
                <w:rFonts w:cs="B Lotus" w:hint="cs"/>
                <w:rtl/>
              </w:rPr>
              <w:t>تستی</w:t>
            </w:r>
            <w:r w:rsidRPr="00A367A7">
              <w:rPr>
                <w:rFonts w:cs="B Lotus"/>
                <w:rtl/>
              </w:rPr>
              <w:t xml:space="preserve"> </w:t>
            </w:r>
            <w:r w:rsidRPr="00A367A7">
              <w:rPr>
                <w:rFonts w:cs="B Lotus" w:hint="cs"/>
                <w:rtl/>
              </w:rPr>
              <w:t>وجود</w:t>
            </w:r>
            <w:r w:rsidRPr="00A367A7">
              <w:rPr>
                <w:rFonts w:cs="B Lotus"/>
                <w:rtl/>
              </w:rPr>
              <w:t xml:space="preserve"> </w:t>
            </w:r>
            <w:r w:rsidRPr="00A367A7">
              <w:rPr>
                <w:rFonts w:cs="B Lotus" w:hint="cs"/>
                <w:rtl/>
              </w:rPr>
              <w:t>ندارد</w:t>
            </w:r>
          </w:p>
        </w:tc>
      </w:tr>
      <w:tr w:rsidR="005A4F9A" w:rsidRPr="00A367A7" w14:paraId="0BD71751"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6F95C5E" w14:textId="77777777" w:rsidR="005A4F9A" w:rsidRPr="00A367A7" w:rsidRDefault="005A4F9A" w:rsidP="00E548F7">
            <w:pPr>
              <w:jc w:val="center"/>
              <w:rPr>
                <w:rFonts w:cs="B Lotus"/>
                <w:rtl/>
              </w:rPr>
            </w:pPr>
            <w:r w:rsidRPr="00A367A7">
              <w:rPr>
                <w:rFonts w:cs="B Lotus"/>
                <w:rtl/>
              </w:rPr>
              <w:t>88</w:t>
            </w:r>
          </w:p>
        </w:tc>
        <w:tc>
          <w:tcPr>
            <w:tcW w:w="8414" w:type="dxa"/>
          </w:tcPr>
          <w:p w14:paraId="07596728"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DisLfYrNum</w:t>
            </w:r>
            <w:r w:rsidRPr="00A367A7">
              <w:rPr>
                <w:rFonts w:cs="B Lotus"/>
                <w:rtl/>
              </w:rPr>
              <w:t xml:space="preserve"> - </w:t>
            </w:r>
            <w:r w:rsidRPr="00A367A7">
              <w:rPr>
                <w:rFonts w:cs="B Lotus" w:hint="cs"/>
                <w:rtl/>
              </w:rPr>
              <w:t>تعداد</w:t>
            </w:r>
            <w:r w:rsidRPr="00A367A7">
              <w:rPr>
                <w:rFonts w:cs="B Lotus"/>
                <w:rtl/>
              </w:rPr>
              <w:t xml:space="preserve"> </w:t>
            </w:r>
            <w:r w:rsidRPr="00A367A7">
              <w:rPr>
                <w:rFonts w:cs="B Lotus" w:hint="cs"/>
                <w:rtl/>
              </w:rPr>
              <w:t>سال</w:t>
            </w:r>
            <w:r w:rsidRPr="00A367A7">
              <w:rPr>
                <w:rFonts w:cs="B Lotus"/>
                <w:rtl/>
              </w:rPr>
              <w:t xml:space="preserve"> </w:t>
            </w:r>
            <w:r w:rsidRPr="00A367A7">
              <w:rPr>
                <w:rFonts w:cs="B Lotus" w:hint="cs"/>
                <w:rtl/>
              </w:rPr>
              <w:t>عدم</w:t>
            </w:r>
            <w:r w:rsidRPr="00A367A7">
              <w:rPr>
                <w:rFonts w:cs="B Lotus"/>
                <w:rtl/>
              </w:rPr>
              <w:t xml:space="preserve"> </w:t>
            </w:r>
            <w:r w:rsidRPr="00A367A7">
              <w:rPr>
                <w:rFonts w:cs="B Lotus" w:hint="cs"/>
                <w:rtl/>
              </w:rPr>
              <w:t>خسارت</w:t>
            </w:r>
            <w:r w:rsidRPr="00A367A7">
              <w:rPr>
                <w:rFonts w:cs="B Lotus"/>
                <w:rtl/>
              </w:rPr>
              <w:t xml:space="preserve"> </w:t>
            </w:r>
            <w:r w:rsidRPr="00A367A7">
              <w:rPr>
                <w:rFonts w:cs="B Lotus" w:hint="cs"/>
                <w:rtl/>
              </w:rPr>
              <w:t>بدنی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بزرگتر</w:t>
            </w:r>
            <w:r w:rsidRPr="00A367A7">
              <w:rPr>
                <w:rFonts w:cs="B Lotus"/>
                <w:rtl/>
              </w:rPr>
              <w:t xml:space="preserve"> </w:t>
            </w:r>
            <w:r w:rsidRPr="00A367A7">
              <w:rPr>
                <w:rFonts w:cs="B Lotus" w:hint="cs"/>
                <w:rtl/>
              </w:rPr>
              <w:t>از</w:t>
            </w:r>
            <w:r w:rsidRPr="00A367A7">
              <w:rPr>
                <w:rFonts w:cs="B Lotus"/>
                <w:rtl/>
              </w:rPr>
              <w:t xml:space="preserve"> </w:t>
            </w:r>
            <w:r w:rsidRPr="00A367A7">
              <w:rPr>
                <w:rFonts w:cs="B Lotus" w:hint="cs"/>
                <w:rtl/>
              </w:rPr>
              <w:t>سن</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میباشد</w:t>
            </w:r>
            <w:r w:rsidRPr="00A367A7">
              <w:rPr>
                <w:rFonts w:cs="B Lotus"/>
                <w:rtl/>
              </w:rPr>
              <w:t xml:space="preserve"> .</w:t>
            </w:r>
          </w:p>
        </w:tc>
      </w:tr>
      <w:tr w:rsidR="005A4F9A" w:rsidRPr="00A367A7" w14:paraId="26088D3B"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5A6313A" w14:textId="77777777" w:rsidR="005A4F9A" w:rsidRPr="00A367A7" w:rsidRDefault="005A4F9A" w:rsidP="00E548F7">
            <w:pPr>
              <w:jc w:val="center"/>
              <w:rPr>
                <w:rFonts w:cs="B Lotus"/>
                <w:rtl/>
              </w:rPr>
            </w:pPr>
            <w:r w:rsidRPr="00A367A7">
              <w:rPr>
                <w:rFonts w:cs="B Lotus"/>
                <w:rtl/>
              </w:rPr>
              <w:t>89</w:t>
            </w:r>
          </w:p>
        </w:tc>
        <w:tc>
          <w:tcPr>
            <w:tcW w:w="8414" w:type="dxa"/>
          </w:tcPr>
          <w:p w14:paraId="63BB5DC0"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DisFnYrNum</w:t>
            </w:r>
            <w:r w:rsidRPr="00A367A7">
              <w:rPr>
                <w:rFonts w:cs="B Lotus"/>
                <w:rtl/>
              </w:rPr>
              <w:t xml:space="preserve"> - </w:t>
            </w:r>
            <w:r w:rsidRPr="00A367A7">
              <w:rPr>
                <w:rFonts w:cs="B Lotus" w:hint="cs"/>
                <w:rtl/>
              </w:rPr>
              <w:t>تعداد</w:t>
            </w:r>
            <w:r w:rsidRPr="00A367A7">
              <w:rPr>
                <w:rFonts w:cs="B Lotus"/>
                <w:rtl/>
              </w:rPr>
              <w:t xml:space="preserve"> </w:t>
            </w:r>
            <w:r w:rsidRPr="00A367A7">
              <w:rPr>
                <w:rFonts w:cs="B Lotus" w:hint="cs"/>
                <w:rtl/>
              </w:rPr>
              <w:t>سال</w:t>
            </w:r>
            <w:r w:rsidRPr="00A367A7">
              <w:rPr>
                <w:rFonts w:cs="B Lotus"/>
                <w:rtl/>
              </w:rPr>
              <w:t xml:space="preserve"> </w:t>
            </w:r>
            <w:r w:rsidRPr="00A367A7">
              <w:rPr>
                <w:rFonts w:cs="B Lotus" w:hint="cs"/>
                <w:rtl/>
              </w:rPr>
              <w:t>عدم</w:t>
            </w:r>
            <w:r w:rsidRPr="00A367A7">
              <w:rPr>
                <w:rFonts w:cs="B Lotus"/>
                <w:rtl/>
              </w:rPr>
              <w:t xml:space="preserve"> </w:t>
            </w:r>
            <w:r w:rsidRPr="00A367A7">
              <w:rPr>
                <w:rFonts w:cs="B Lotus" w:hint="cs"/>
                <w:rtl/>
              </w:rPr>
              <w:t>خسارت</w:t>
            </w:r>
            <w:r w:rsidRPr="00A367A7">
              <w:rPr>
                <w:rFonts w:cs="B Lotus"/>
                <w:rtl/>
              </w:rPr>
              <w:t xml:space="preserve"> </w:t>
            </w:r>
            <w:r w:rsidRPr="00A367A7">
              <w:rPr>
                <w:rFonts w:cs="B Lotus" w:hint="cs"/>
                <w:rtl/>
              </w:rPr>
              <w:t>مالی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بزرگتر</w:t>
            </w:r>
            <w:r w:rsidRPr="00A367A7">
              <w:rPr>
                <w:rFonts w:cs="B Lotus"/>
                <w:rtl/>
              </w:rPr>
              <w:t xml:space="preserve"> </w:t>
            </w:r>
            <w:r w:rsidRPr="00A367A7">
              <w:rPr>
                <w:rFonts w:cs="B Lotus" w:hint="cs"/>
                <w:rtl/>
              </w:rPr>
              <w:t>از</w:t>
            </w:r>
            <w:r w:rsidRPr="00A367A7">
              <w:rPr>
                <w:rFonts w:cs="B Lotus"/>
                <w:rtl/>
              </w:rPr>
              <w:t xml:space="preserve"> </w:t>
            </w:r>
            <w:r w:rsidRPr="00A367A7">
              <w:rPr>
                <w:rFonts w:cs="B Lotus" w:hint="cs"/>
                <w:rtl/>
              </w:rPr>
              <w:t>سن</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میباشد</w:t>
            </w:r>
            <w:r w:rsidRPr="00A367A7">
              <w:rPr>
                <w:rFonts w:cs="B Lotus"/>
                <w:rtl/>
              </w:rPr>
              <w:t xml:space="preserve"> .</w:t>
            </w:r>
          </w:p>
        </w:tc>
      </w:tr>
      <w:tr w:rsidR="005A4F9A" w:rsidRPr="00A367A7" w14:paraId="3B4771B4"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11EDB4A" w14:textId="77777777" w:rsidR="005A4F9A" w:rsidRPr="00A367A7" w:rsidRDefault="005A4F9A" w:rsidP="00E548F7">
            <w:pPr>
              <w:jc w:val="center"/>
              <w:rPr>
                <w:rFonts w:cs="B Lotus"/>
                <w:rtl/>
              </w:rPr>
            </w:pPr>
            <w:r w:rsidRPr="00A367A7">
              <w:rPr>
                <w:rFonts w:cs="B Lotus"/>
                <w:rtl/>
              </w:rPr>
              <w:t>90</w:t>
            </w:r>
          </w:p>
        </w:tc>
        <w:tc>
          <w:tcPr>
            <w:tcW w:w="8414" w:type="dxa"/>
          </w:tcPr>
          <w:p w14:paraId="07CF6AF8"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DisPrsnYrNum</w:t>
            </w:r>
            <w:r w:rsidRPr="00A367A7">
              <w:rPr>
                <w:rFonts w:cs="B Lotus"/>
                <w:rtl/>
              </w:rPr>
              <w:t xml:space="preserve"> - </w:t>
            </w:r>
            <w:r w:rsidRPr="00A367A7">
              <w:rPr>
                <w:rFonts w:cs="B Lotus" w:hint="cs"/>
                <w:rtl/>
              </w:rPr>
              <w:t>تعداد</w:t>
            </w:r>
            <w:r w:rsidRPr="00A367A7">
              <w:rPr>
                <w:rFonts w:cs="B Lotus"/>
                <w:rtl/>
              </w:rPr>
              <w:t xml:space="preserve"> </w:t>
            </w:r>
            <w:r w:rsidRPr="00A367A7">
              <w:rPr>
                <w:rFonts w:cs="B Lotus" w:hint="cs"/>
                <w:rtl/>
              </w:rPr>
              <w:t>سال</w:t>
            </w:r>
            <w:r w:rsidRPr="00A367A7">
              <w:rPr>
                <w:rFonts w:cs="B Lotus"/>
                <w:rtl/>
              </w:rPr>
              <w:t xml:space="preserve"> </w:t>
            </w:r>
            <w:r w:rsidRPr="00A367A7">
              <w:rPr>
                <w:rFonts w:cs="B Lotus" w:hint="cs"/>
                <w:rtl/>
              </w:rPr>
              <w:t>عدم</w:t>
            </w:r>
            <w:r w:rsidRPr="00A367A7">
              <w:rPr>
                <w:rFonts w:cs="B Lotus"/>
                <w:rtl/>
              </w:rPr>
              <w:t xml:space="preserve"> </w:t>
            </w:r>
            <w:r w:rsidRPr="00A367A7">
              <w:rPr>
                <w:rFonts w:cs="B Lotus" w:hint="cs"/>
                <w:rtl/>
              </w:rPr>
              <w:t>خسارت</w:t>
            </w:r>
            <w:r w:rsidRPr="00A367A7">
              <w:rPr>
                <w:rFonts w:cs="B Lotus"/>
                <w:rtl/>
              </w:rPr>
              <w:t xml:space="preserve"> </w:t>
            </w:r>
            <w:r w:rsidRPr="00A367A7">
              <w:rPr>
                <w:rFonts w:cs="B Lotus" w:hint="cs"/>
                <w:rtl/>
              </w:rPr>
              <w:t>حوادث</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بزرگتر</w:t>
            </w:r>
            <w:r w:rsidRPr="00A367A7">
              <w:rPr>
                <w:rFonts w:cs="B Lotus"/>
                <w:rtl/>
              </w:rPr>
              <w:t xml:space="preserve"> </w:t>
            </w:r>
            <w:r w:rsidRPr="00A367A7">
              <w:rPr>
                <w:rFonts w:cs="B Lotus" w:hint="cs"/>
                <w:rtl/>
              </w:rPr>
              <w:t>از</w:t>
            </w:r>
            <w:r w:rsidRPr="00A367A7">
              <w:rPr>
                <w:rFonts w:cs="B Lotus"/>
                <w:rtl/>
              </w:rPr>
              <w:t xml:space="preserve"> </w:t>
            </w:r>
            <w:r w:rsidRPr="00A367A7">
              <w:rPr>
                <w:rFonts w:cs="B Lotus" w:hint="cs"/>
                <w:rtl/>
              </w:rPr>
              <w:t>سن</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میباشد</w:t>
            </w:r>
            <w:r w:rsidRPr="00A367A7">
              <w:rPr>
                <w:rFonts w:cs="B Lotus"/>
                <w:rtl/>
              </w:rPr>
              <w:t xml:space="preserve"> .</w:t>
            </w:r>
          </w:p>
        </w:tc>
      </w:tr>
      <w:tr w:rsidR="005A4F9A" w:rsidRPr="00A367A7" w14:paraId="7CB5FA85"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EE1D66A" w14:textId="77777777" w:rsidR="005A4F9A" w:rsidRPr="00A367A7" w:rsidRDefault="005A4F9A" w:rsidP="00E548F7">
            <w:pPr>
              <w:jc w:val="center"/>
              <w:rPr>
                <w:rFonts w:cs="B Lotus"/>
                <w:rtl/>
              </w:rPr>
            </w:pPr>
            <w:r w:rsidRPr="00A367A7">
              <w:rPr>
                <w:rFonts w:cs="B Lotus"/>
                <w:rtl/>
              </w:rPr>
              <w:t>91</w:t>
            </w:r>
          </w:p>
        </w:tc>
        <w:tc>
          <w:tcPr>
            <w:tcW w:w="8414" w:type="dxa"/>
          </w:tcPr>
          <w:p w14:paraId="78EB7A0B"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DisLfYrNum</w:t>
            </w:r>
            <w:r w:rsidRPr="00A367A7">
              <w:rPr>
                <w:rFonts w:cs="B Lotus"/>
                <w:rtl/>
              </w:rPr>
              <w:t xml:space="preserve"> - </w:t>
            </w:r>
            <w:r w:rsidRPr="00A367A7">
              <w:rPr>
                <w:rFonts w:cs="B Lotus" w:hint="cs"/>
                <w:rtl/>
              </w:rPr>
              <w:t>تعداد</w:t>
            </w:r>
            <w:r w:rsidRPr="00A367A7">
              <w:rPr>
                <w:rFonts w:cs="B Lotus"/>
                <w:rtl/>
              </w:rPr>
              <w:t xml:space="preserve"> </w:t>
            </w:r>
            <w:r w:rsidRPr="00A367A7">
              <w:rPr>
                <w:rFonts w:cs="B Lotus" w:hint="cs"/>
                <w:rtl/>
              </w:rPr>
              <w:t>سال</w:t>
            </w:r>
            <w:r w:rsidRPr="00A367A7">
              <w:rPr>
                <w:rFonts w:cs="B Lotus"/>
                <w:rtl/>
              </w:rPr>
              <w:t xml:space="preserve"> </w:t>
            </w:r>
            <w:r w:rsidRPr="00A367A7">
              <w:rPr>
                <w:rFonts w:cs="B Lotus" w:hint="cs"/>
                <w:rtl/>
              </w:rPr>
              <w:t>عدم</w:t>
            </w:r>
            <w:r w:rsidRPr="00A367A7">
              <w:rPr>
                <w:rFonts w:cs="B Lotus"/>
                <w:rtl/>
              </w:rPr>
              <w:t xml:space="preserve"> </w:t>
            </w:r>
            <w:r w:rsidRPr="00A367A7">
              <w:rPr>
                <w:rFonts w:cs="B Lotus" w:hint="cs"/>
                <w:rtl/>
              </w:rPr>
              <w:t>خسارت</w:t>
            </w:r>
            <w:r w:rsidRPr="00A367A7">
              <w:rPr>
                <w:rFonts w:cs="B Lotus"/>
                <w:rtl/>
              </w:rPr>
              <w:t xml:space="preserve"> </w:t>
            </w:r>
            <w:r w:rsidRPr="00A367A7">
              <w:rPr>
                <w:rFonts w:cs="B Lotus" w:hint="cs"/>
                <w:rtl/>
              </w:rPr>
              <w:t>بدنی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نامعتبر</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2879569C"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C58AA56" w14:textId="77777777" w:rsidR="005A4F9A" w:rsidRPr="00A367A7" w:rsidRDefault="005A4F9A" w:rsidP="00E548F7">
            <w:pPr>
              <w:jc w:val="center"/>
              <w:rPr>
                <w:rFonts w:cs="B Lotus"/>
                <w:rtl/>
              </w:rPr>
            </w:pPr>
            <w:r w:rsidRPr="00A367A7">
              <w:rPr>
                <w:rFonts w:cs="B Lotus"/>
                <w:rtl/>
              </w:rPr>
              <w:t>92</w:t>
            </w:r>
          </w:p>
        </w:tc>
        <w:tc>
          <w:tcPr>
            <w:tcW w:w="8414" w:type="dxa"/>
          </w:tcPr>
          <w:p w14:paraId="208BA659"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DisFnYrNum</w:t>
            </w:r>
            <w:r w:rsidRPr="00A367A7">
              <w:rPr>
                <w:rFonts w:cs="B Lotus"/>
                <w:rtl/>
              </w:rPr>
              <w:t xml:space="preserve"> - </w:t>
            </w:r>
            <w:r w:rsidRPr="00A367A7">
              <w:rPr>
                <w:rFonts w:cs="B Lotus" w:hint="cs"/>
                <w:rtl/>
              </w:rPr>
              <w:t>تعداد</w:t>
            </w:r>
            <w:r w:rsidRPr="00A367A7">
              <w:rPr>
                <w:rFonts w:cs="B Lotus"/>
                <w:rtl/>
              </w:rPr>
              <w:t xml:space="preserve"> </w:t>
            </w:r>
            <w:r w:rsidRPr="00A367A7">
              <w:rPr>
                <w:rFonts w:cs="B Lotus" w:hint="cs"/>
                <w:rtl/>
              </w:rPr>
              <w:t>سال</w:t>
            </w:r>
            <w:r w:rsidRPr="00A367A7">
              <w:rPr>
                <w:rFonts w:cs="B Lotus"/>
                <w:rtl/>
              </w:rPr>
              <w:t xml:space="preserve"> </w:t>
            </w:r>
            <w:r w:rsidRPr="00A367A7">
              <w:rPr>
                <w:rFonts w:cs="B Lotus" w:hint="cs"/>
                <w:rtl/>
              </w:rPr>
              <w:t>عدم</w:t>
            </w:r>
            <w:r w:rsidRPr="00A367A7">
              <w:rPr>
                <w:rFonts w:cs="B Lotus"/>
                <w:rtl/>
              </w:rPr>
              <w:t xml:space="preserve"> </w:t>
            </w:r>
            <w:r w:rsidRPr="00A367A7">
              <w:rPr>
                <w:rFonts w:cs="B Lotus" w:hint="cs"/>
                <w:rtl/>
              </w:rPr>
              <w:t>خسارت</w:t>
            </w:r>
            <w:r w:rsidRPr="00A367A7">
              <w:rPr>
                <w:rFonts w:cs="B Lotus"/>
                <w:rtl/>
              </w:rPr>
              <w:t xml:space="preserve"> </w:t>
            </w:r>
            <w:r w:rsidRPr="00A367A7">
              <w:rPr>
                <w:rFonts w:cs="B Lotus" w:hint="cs"/>
                <w:rtl/>
              </w:rPr>
              <w:t>مالی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نامعتبر</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4BFDA766"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1FC73F1" w14:textId="77777777" w:rsidR="005A4F9A" w:rsidRPr="00A367A7" w:rsidRDefault="005A4F9A" w:rsidP="00E548F7">
            <w:pPr>
              <w:jc w:val="center"/>
              <w:rPr>
                <w:rFonts w:cs="B Lotus"/>
                <w:rtl/>
              </w:rPr>
            </w:pPr>
            <w:r w:rsidRPr="00A367A7">
              <w:rPr>
                <w:rFonts w:cs="B Lotus"/>
                <w:rtl/>
              </w:rPr>
              <w:t>93</w:t>
            </w:r>
          </w:p>
        </w:tc>
        <w:tc>
          <w:tcPr>
            <w:tcW w:w="8414" w:type="dxa"/>
          </w:tcPr>
          <w:p w14:paraId="5CF8B326"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DisPrsnYrNum</w:t>
            </w:r>
            <w:r w:rsidRPr="00A367A7">
              <w:rPr>
                <w:rFonts w:cs="B Lotus"/>
                <w:rtl/>
              </w:rPr>
              <w:t xml:space="preserve"> - </w:t>
            </w:r>
            <w:r w:rsidRPr="00A367A7">
              <w:rPr>
                <w:rFonts w:cs="B Lotus" w:hint="cs"/>
                <w:rtl/>
              </w:rPr>
              <w:t>تعداد</w:t>
            </w:r>
            <w:r w:rsidRPr="00A367A7">
              <w:rPr>
                <w:rFonts w:cs="B Lotus"/>
                <w:rtl/>
              </w:rPr>
              <w:t xml:space="preserve"> </w:t>
            </w:r>
            <w:r w:rsidRPr="00A367A7">
              <w:rPr>
                <w:rFonts w:cs="B Lotus" w:hint="cs"/>
                <w:rtl/>
              </w:rPr>
              <w:t>سال</w:t>
            </w:r>
            <w:r w:rsidRPr="00A367A7">
              <w:rPr>
                <w:rFonts w:cs="B Lotus"/>
                <w:rtl/>
              </w:rPr>
              <w:t xml:space="preserve"> </w:t>
            </w:r>
            <w:r w:rsidRPr="00A367A7">
              <w:rPr>
                <w:rFonts w:cs="B Lotus" w:hint="cs"/>
                <w:rtl/>
              </w:rPr>
              <w:t>عدم</w:t>
            </w:r>
            <w:r w:rsidRPr="00A367A7">
              <w:rPr>
                <w:rFonts w:cs="B Lotus"/>
                <w:rtl/>
              </w:rPr>
              <w:t xml:space="preserve"> </w:t>
            </w:r>
            <w:r w:rsidRPr="00A367A7">
              <w:rPr>
                <w:rFonts w:cs="B Lotus" w:hint="cs"/>
                <w:rtl/>
              </w:rPr>
              <w:t>خسارت</w:t>
            </w:r>
            <w:r w:rsidRPr="00A367A7">
              <w:rPr>
                <w:rFonts w:cs="B Lotus"/>
                <w:rtl/>
              </w:rPr>
              <w:t xml:space="preserve"> </w:t>
            </w:r>
            <w:r w:rsidRPr="00A367A7">
              <w:rPr>
                <w:rFonts w:cs="B Lotus" w:hint="cs"/>
                <w:rtl/>
              </w:rPr>
              <w:t>حوادث</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نامعتبر</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1843C8FE"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D0BD1CA" w14:textId="77777777" w:rsidR="005A4F9A" w:rsidRPr="00A367A7" w:rsidRDefault="005A4F9A" w:rsidP="00E548F7">
            <w:pPr>
              <w:jc w:val="center"/>
              <w:rPr>
                <w:rFonts w:cs="B Lotus"/>
                <w:rtl/>
              </w:rPr>
            </w:pPr>
            <w:r w:rsidRPr="00A367A7">
              <w:rPr>
                <w:rFonts w:cs="B Lotus"/>
                <w:rtl/>
              </w:rPr>
              <w:t>94</w:t>
            </w:r>
          </w:p>
        </w:tc>
        <w:tc>
          <w:tcPr>
            <w:tcW w:w="8414" w:type="dxa"/>
          </w:tcPr>
          <w:p w14:paraId="297C1524"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DisLfYrPrcnt</w:t>
            </w:r>
            <w:r w:rsidRPr="00A367A7">
              <w:rPr>
                <w:rFonts w:cs="B Lotus"/>
                <w:rtl/>
              </w:rPr>
              <w:t xml:space="preserve"> - </w:t>
            </w:r>
            <w:r w:rsidRPr="00A367A7">
              <w:rPr>
                <w:rFonts w:cs="B Lotus" w:hint="cs"/>
                <w:rtl/>
              </w:rPr>
              <w:t>درصد</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عدم</w:t>
            </w:r>
            <w:r w:rsidRPr="00A367A7">
              <w:rPr>
                <w:rFonts w:cs="B Lotus"/>
                <w:rtl/>
              </w:rPr>
              <w:t xml:space="preserve"> </w:t>
            </w:r>
            <w:r w:rsidRPr="00A367A7">
              <w:rPr>
                <w:rFonts w:cs="B Lotus" w:hint="cs"/>
                <w:rtl/>
              </w:rPr>
              <w:t>خسارت</w:t>
            </w:r>
            <w:r w:rsidRPr="00A367A7">
              <w:rPr>
                <w:rFonts w:cs="B Lotus"/>
                <w:rtl/>
              </w:rPr>
              <w:t xml:space="preserve"> </w:t>
            </w:r>
            <w:r w:rsidRPr="00A367A7">
              <w:rPr>
                <w:rFonts w:cs="B Lotus" w:hint="cs"/>
                <w:rtl/>
              </w:rPr>
              <w:t>بدنی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77E95537"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B82739D" w14:textId="77777777" w:rsidR="005A4F9A" w:rsidRPr="00A367A7" w:rsidRDefault="005A4F9A" w:rsidP="00E548F7">
            <w:pPr>
              <w:jc w:val="center"/>
              <w:rPr>
                <w:rFonts w:cs="B Lotus"/>
                <w:rtl/>
              </w:rPr>
            </w:pPr>
            <w:r w:rsidRPr="00A367A7">
              <w:rPr>
                <w:rFonts w:cs="B Lotus"/>
                <w:rtl/>
              </w:rPr>
              <w:t>95</w:t>
            </w:r>
          </w:p>
        </w:tc>
        <w:tc>
          <w:tcPr>
            <w:tcW w:w="8414" w:type="dxa"/>
          </w:tcPr>
          <w:p w14:paraId="569A48D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DisFnYrPrcnt</w:t>
            </w:r>
            <w:r w:rsidRPr="00A367A7">
              <w:rPr>
                <w:rFonts w:cs="B Lotus"/>
                <w:rtl/>
              </w:rPr>
              <w:t xml:space="preserve"> - </w:t>
            </w:r>
            <w:r w:rsidRPr="00A367A7">
              <w:rPr>
                <w:rFonts w:cs="B Lotus" w:hint="cs"/>
                <w:rtl/>
              </w:rPr>
              <w:t>درصد</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عدم</w:t>
            </w:r>
            <w:r w:rsidRPr="00A367A7">
              <w:rPr>
                <w:rFonts w:cs="B Lotus"/>
                <w:rtl/>
              </w:rPr>
              <w:t xml:space="preserve"> </w:t>
            </w:r>
            <w:r w:rsidRPr="00A367A7">
              <w:rPr>
                <w:rFonts w:cs="B Lotus" w:hint="cs"/>
                <w:rtl/>
              </w:rPr>
              <w:t>خسارت</w:t>
            </w:r>
            <w:r w:rsidRPr="00A367A7">
              <w:rPr>
                <w:rFonts w:cs="B Lotus"/>
                <w:rtl/>
              </w:rPr>
              <w:t xml:space="preserve"> </w:t>
            </w:r>
            <w:r w:rsidRPr="00A367A7">
              <w:rPr>
                <w:rFonts w:cs="B Lotus" w:hint="cs"/>
                <w:rtl/>
              </w:rPr>
              <w:t>مالی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2DFE36E0"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D771B83" w14:textId="77777777" w:rsidR="005A4F9A" w:rsidRPr="00A367A7" w:rsidRDefault="005A4F9A" w:rsidP="00E548F7">
            <w:pPr>
              <w:jc w:val="center"/>
              <w:rPr>
                <w:rFonts w:cs="B Lotus"/>
                <w:rtl/>
              </w:rPr>
            </w:pPr>
            <w:r w:rsidRPr="00A367A7">
              <w:rPr>
                <w:rFonts w:cs="B Lotus"/>
                <w:rtl/>
              </w:rPr>
              <w:t>96</w:t>
            </w:r>
          </w:p>
        </w:tc>
        <w:tc>
          <w:tcPr>
            <w:tcW w:w="8414" w:type="dxa"/>
          </w:tcPr>
          <w:p w14:paraId="6D67463B"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DisPrsnYrPrcnt</w:t>
            </w:r>
            <w:r w:rsidRPr="00A367A7">
              <w:rPr>
                <w:rFonts w:cs="B Lotus"/>
                <w:rtl/>
              </w:rPr>
              <w:t xml:space="preserve"> - </w:t>
            </w:r>
            <w:r w:rsidRPr="00A367A7">
              <w:rPr>
                <w:rFonts w:cs="B Lotus" w:hint="cs"/>
                <w:rtl/>
              </w:rPr>
              <w:t>درصد</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عدم</w:t>
            </w:r>
            <w:r w:rsidRPr="00A367A7">
              <w:rPr>
                <w:rFonts w:cs="B Lotus"/>
                <w:rtl/>
              </w:rPr>
              <w:t xml:space="preserve"> </w:t>
            </w:r>
            <w:r w:rsidRPr="00A367A7">
              <w:rPr>
                <w:rFonts w:cs="B Lotus" w:hint="cs"/>
                <w:rtl/>
              </w:rPr>
              <w:t>خسارت</w:t>
            </w:r>
            <w:r w:rsidRPr="00A367A7">
              <w:rPr>
                <w:rFonts w:cs="B Lotus"/>
                <w:rtl/>
              </w:rPr>
              <w:t xml:space="preserve"> </w:t>
            </w:r>
            <w:r w:rsidRPr="00A367A7">
              <w:rPr>
                <w:rFonts w:cs="B Lotus" w:hint="cs"/>
                <w:rtl/>
              </w:rPr>
              <w:t>حوادث</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3EB80B9F"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C8C0984" w14:textId="77777777" w:rsidR="005A4F9A" w:rsidRPr="00A367A7" w:rsidRDefault="005A4F9A" w:rsidP="00E548F7">
            <w:pPr>
              <w:jc w:val="center"/>
              <w:rPr>
                <w:rFonts w:cs="B Lotus"/>
                <w:rtl/>
              </w:rPr>
            </w:pPr>
            <w:r w:rsidRPr="00A367A7">
              <w:rPr>
                <w:rFonts w:cs="B Lotus"/>
                <w:rtl/>
              </w:rPr>
              <w:t>97</w:t>
            </w:r>
          </w:p>
        </w:tc>
        <w:tc>
          <w:tcPr>
            <w:tcW w:w="8414" w:type="dxa"/>
          </w:tcPr>
          <w:p w14:paraId="7355D422"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Plk1</w:t>
            </w:r>
            <w:r w:rsidRPr="00A367A7">
              <w:rPr>
                <w:rFonts w:cs="B Lotus"/>
                <w:rtl/>
              </w:rPr>
              <w:t xml:space="preserve"> - </w:t>
            </w:r>
            <w:r w:rsidRPr="00A367A7">
              <w:rPr>
                <w:rFonts w:cs="B Lotus" w:hint="cs"/>
                <w:rtl/>
              </w:rPr>
              <w:t>دو</w:t>
            </w:r>
            <w:r w:rsidRPr="00A367A7">
              <w:rPr>
                <w:rFonts w:cs="B Lotus"/>
                <w:rtl/>
              </w:rPr>
              <w:t xml:space="preserve"> </w:t>
            </w:r>
            <w:r w:rsidRPr="00A367A7">
              <w:rPr>
                <w:rFonts w:cs="B Lotus" w:hint="cs"/>
                <w:rtl/>
              </w:rPr>
              <w:t>رقم</w:t>
            </w:r>
            <w:r w:rsidRPr="00A367A7">
              <w:rPr>
                <w:rFonts w:cs="B Lotus"/>
                <w:rtl/>
              </w:rPr>
              <w:t xml:space="preserve"> </w:t>
            </w:r>
            <w:r w:rsidRPr="00A367A7">
              <w:rPr>
                <w:rFonts w:cs="B Lotus" w:hint="cs"/>
                <w:rtl/>
              </w:rPr>
              <w:t>سمت</w:t>
            </w:r>
            <w:r w:rsidRPr="00A367A7">
              <w:rPr>
                <w:rFonts w:cs="B Lotus"/>
                <w:rtl/>
              </w:rPr>
              <w:t xml:space="preserve"> </w:t>
            </w:r>
            <w:r w:rsidRPr="00A367A7">
              <w:rPr>
                <w:rFonts w:cs="B Lotus" w:hint="cs"/>
                <w:rtl/>
              </w:rPr>
              <w:t>چپ</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میباشد</w:t>
            </w:r>
            <w:r w:rsidRPr="00A367A7">
              <w:rPr>
                <w:rFonts w:cs="B Lotus"/>
                <w:rtl/>
              </w:rPr>
              <w:t xml:space="preserve"> .</w:t>
            </w:r>
          </w:p>
        </w:tc>
      </w:tr>
      <w:tr w:rsidR="005A4F9A" w:rsidRPr="00A367A7" w14:paraId="1C065671"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5A2A290" w14:textId="77777777" w:rsidR="005A4F9A" w:rsidRPr="00A367A7" w:rsidRDefault="005A4F9A" w:rsidP="00E548F7">
            <w:pPr>
              <w:jc w:val="center"/>
              <w:rPr>
                <w:rFonts w:cs="B Lotus"/>
                <w:rtl/>
              </w:rPr>
            </w:pPr>
            <w:r w:rsidRPr="00A367A7">
              <w:rPr>
                <w:rFonts w:cs="B Lotus"/>
                <w:rtl/>
              </w:rPr>
              <w:t>98</w:t>
            </w:r>
          </w:p>
        </w:tc>
        <w:tc>
          <w:tcPr>
            <w:tcW w:w="8414" w:type="dxa"/>
          </w:tcPr>
          <w:p w14:paraId="3B4332F3"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Plk2</w:t>
            </w:r>
            <w:r w:rsidRPr="00A367A7">
              <w:rPr>
                <w:rFonts w:cs="B Lotus"/>
                <w:rtl/>
              </w:rPr>
              <w:t xml:space="preserve"> - </w:t>
            </w:r>
            <w:r w:rsidRPr="00A367A7">
              <w:rPr>
                <w:rFonts w:cs="B Lotus" w:hint="cs"/>
                <w:rtl/>
              </w:rPr>
              <w:t>حرف</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میباشد</w:t>
            </w:r>
            <w:r w:rsidRPr="00A367A7">
              <w:rPr>
                <w:rFonts w:cs="B Lotus"/>
                <w:rtl/>
              </w:rPr>
              <w:t xml:space="preserve"> .</w:t>
            </w:r>
          </w:p>
        </w:tc>
      </w:tr>
      <w:tr w:rsidR="005A4F9A" w:rsidRPr="00A367A7" w14:paraId="00DBD21E"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A2EEF70" w14:textId="77777777" w:rsidR="005A4F9A" w:rsidRPr="00A367A7" w:rsidRDefault="005A4F9A" w:rsidP="00E548F7">
            <w:pPr>
              <w:jc w:val="center"/>
              <w:rPr>
                <w:rFonts w:cs="B Lotus"/>
                <w:rtl/>
              </w:rPr>
            </w:pPr>
            <w:r w:rsidRPr="00A367A7">
              <w:rPr>
                <w:rFonts w:cs="B Lotus"/>
                <w:rtl/>
              </w:rPr>
              <w:t>99</w:t>
            </w:r>
          </w:p>
        </w:tc>
        <w:tc>
          <w:tcPr>
            <w:tcW w:w="8414" w:type="dxa"/>
          </w:tcPr>
          <w:p w14:paraId="35A472FB"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Plk3</w:t>
            </w:r>
            <w:r w:rsidRPr="00A367A7">
              <w:rPr>
                <w:rFonts w:cs="B Lotus"/>
                <w:rtl/>
              </w:rPr>
              <w:t xml:space="preserve"> - </w:t>
            </w:r>
            <w:r w:rsidRPr="00A367A7">
              <w:rPr>
                <w:rFonts w:cs="B Lotus" w:hint="cs"/>
                <w:rtl/>
              </w:rPr>
              <w:t>سه</w:t>
            </w:r>
            <w:r w:rsidRPr="00A367A7">
              <w:rPr>
                <w:rFonts w:cs="B Lotus"/>
                <w:rtl/>
              </w:rPr>
              <w:t xml:space="preserve"> </w:t>
            </w:r>
            <w:r w:rsidRPr="00A367A7">
              <w:rPr>
                <w:rFonts w:cs="B Lotus" w:hint="cs"/>
                <w:rtl/>
              </w:rPr>
              <w:t>رقم</w:t>
            </w:r>
            <w:r w:rsidRPr="00A367A7">
              <w:rPr>
                <w:rFonts w:cs="B Lotus"/>
                <w:rtl/>
              </w:rPr>
              <w:t xml:space="preserve"> </w:t>
            </w:r>
            <w:r w:rsidRPr="00A367A7">
              <w:rPr>
                <w:rFonts w:cs="B Lotus" w:hint="cs"/>
                <w:rtl/>
              </w:rPr>
              <w:t>سمت</w:t>
            </w:r>
            <w:r w:rsidRPr="00A367A7">
              <w:rPr>
                <w:rFonts w:cs="B Lotus"/>
                <w:rtl/>
              </w:rPr>
              <w:t xml:space="preserve"> </w:t>
            </w:r>
            <w:r w:rsidRPr="00A367A7">
              <w:rPr>
                <w:rFonts w:cs="B Lotus" w:hint="cs"/>
                <w:rtl/>
              </w:rPr>
              <w:t>راست</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میباشد</w:t>
            </w:r>
            <w:r w:rsidRPr="00A367A7">
              <w:rPr>
                <w:rFonts w:cs="B Lotus"/>
                <w:rtl/>
              </w:rPr>
              <w:t xml:space="preserve"> .</w:t>
            </w:r>
          </w:p>
        </w:tc>
      </w:tr>
      <w:tr w:rsidR="005A4F9A" w:rsidRPr="00A367A7" w14:paraId="51E503DE"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C186E97" w14:textId="77777777" w:rsidR="005A4F9A" w:rsidRPr="00A367A7" w:rsidRDefault="005A4F9A" w:rsidP="00E548F7">
            <w:pPr>
              <w:jc w:val="center"/>
              <w:rPr>
                <w:rFonts w:cs="B Lotus"/>
                <w:rtl/>
              </w:rPr>
            </w:pPr>
            <w:r w:rsidRPr="00A367A7">
              <w:rPr>
                <w:rFonts w:cs="B Lotus"/>
                <w:rtl/>
              </w:rPr>
              <w:t>100</w:t>
            </w:r>
          </w:p>
        </w:tc>
        <w:tc>
          <w:tcPr>
            <w:tcW w:w="8414" w:type="dxa"/>
          </w:tcPr>
          <w:p w14:paraId="20575859"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PlkSrl</w:t>
            </w:r>
            <w:r w:rsidRPr="00A367A7">
              <w:rPr>
                <w:rFonts w:cs="B Lotus"/>
                <w:rtl/>
              </w:rPr>
              <w:t xml:space="preserve"> - </w:t>
            </w:r>
            <w:r w:rsidRPr="00A367A7">
              <w:rPr>
                <w:rFonts w:cs="B Lotus" w:hint="cs"/>
                <w:rtl/>
              </w:rPr>
              <w:t>سریال</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میباشد</w:t>
            </w:r>
            <w:r w:rsidRPr="00A367A7">
              <w:rPr>
                <w:rFonts w:cs="B Lotus"/>
                <w:rtl/>
              </w:rPr>
              <w:t xml:space="preserve"> .</w:t>
            </w:r>
          </w:p>
        </w:tc>
      </w:tr>
      <w:tr w:rsidR="005A4F9A" w:rsidRPr="00A367A7" w14:paraId="255E2A49"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9D24050" w14:textId="77777777" w:rsidR="005A4F9A" w:rsidRPr="00A367A7" w:rsidRDefault="005A4F9A" w:rsidP="00E548F7">
            <w:pPr>
              <w:jc w:val="center"/>
              <w:rPr>
                <w:rFonts w:cs="B Lotus"/>
                <w:rtl/>
              </w:rPr>
            </w:pPr>
            <w:r w:rsidRPr="00A367A7">
              <w:rPr>
                <w:rFonts w:cs="B Lotus"/>
                <w:rtl/>
              </w:rPr>
              <w:t>101</w:t>
            </w:r>
          </w:p>
        </w:tc>
        <w:tc>
          <w:tcPr>
            <w:tcW w:w="8414" w:type="dxa"/>
          </w:tcPr>
          <w:p w14:paraId="71FA2B5B"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Plk1</w:t>
            </w:r>
            <w:r w:rsidRPr="00A367A7">
              <w:rPr>
                <w:rFonts w:cs="B Lotus"/>
                <w:rtl/>
              </w:rPr>
              <w:t xml:space="preserve"> - </w:t>
            </w:r>
            <w:r w:rsidRPr="00A367A7">
              <w:rPr>
                <w:rFonts w:cs="B Lotus" w:hint="cs"/>
                <w:rtl/>
              </w:rPr>
              <w:t>دو</w:t>
            </w:r>
            <w:r w:rsidRPr="00A367A7">
              <w:rPr>
                <w:rFonts w:cs="B Lotus"/>
                <w:rtl/>
              </w:rPr>
              <w:t xml:space="preserve"> </w:t>
            </w:r>
            <w:r w:rsidRPr="00A367A7">
              <w:rPr>
                <w:rFonts w:cs="B Lotus" w:hint="cs"/>
                <w:rtl/>
              </w:rPr>
              <w:t>رقم</w:t>
            </w:r>
            <w:r w:rsidRPr="00A367A7">
              <w:rPr>
                <w:rFonts w:cs="B Lotus"/>
                <w:rtl/>
              </w:rPr>
              <w:t xml:space="preserve"> </w:t>
            </w:r>
            <w:r w:rsidRPr="00A367A7">
              <w:rPr>
                <w:rFonts w:cs="B Lotus" w:hint="cs"/>
                <w:rtl/>
              </w:rPr>
              <w:t>سمت</w:t>
            </w:r>
            <w:r w:rsidRPr="00A367A7">
              <w:rPr>
                <w:rFonts w:cs="B Lotus"/>
                <w:rtl/>
              </w:rPr>
              <w:t xml:space="preserve"> </w:t>
            </w:r>
            <w:r w:rsidRPr="00A367A7">
              <w:rPr>
                <w:rFonts w:cs="B Lotus" w:hint="cs"/>
                <w:rtl/>
              </w:rPr>
              <w:t>چپ</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صورت</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نمایید</w:t>
            </w:r>
            <w:r w:rsidRPr="00A367A7">
              <w:rPr>
                <w:rFonts w:cs="B Lotus"/>
                <w:rtl/>
              </w:rPr>
              <w:t xml:space="preserve"> .</w:t>
            </w:r>
          </w:p>
        </w:tc>
      </w:tr>
      <w:tr w:rsidR="005A4F9A" w:rsidRPr="00A367A7" w14:paraId="44E407EA"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888FF79" w14:textId="77777777" w:rsidR="005A4F9A" w:rsidRPr="00A367A7" w:rsidRDefault="005A4F9A" w:rsidP="00E548F7">
            <w:pPr>
              <w:jc w:val="center"/>
              <w:rPr>
                <w:rFonts w:cs="B Lotus"/>
                <w:rtl/>
              </w:rPr>
            </w:pPr>
            <w:r w:rsidRPr="00A367A7">
              <w:rPr>
                <w:rFonts w:cs="B Lotus"/>
                <w:rtl/>
              </w:rPr>
              <w:t>102</w:t>
            </w:r>
          </w:p>
        </w:tc>
        <w:tc>
          <w:tcPr>
            <w:tcW w:w="8414" w:type="dxa"/>
          </w:tcPr>
          <w:p w14:paraId="2ABD8D57"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Plk3</w:t>
            </w:r>
            <w:r w:rsidRPr="00A367A7">
              <w:rPr>
                <w:rFonts w:cs="B Lotus"/>
                <w:rtl/>
              </w:rPr>
              <w:t xml:space="preserve"> - </w:t>
            </w:r>
            <w:r w:rsidRPr="00A367A7">
              <w:rPr>
                <w:rFonts w:cs="B Lotus" w:hint="cs"/>
                <w:rtl/>
              </w:rPr>
              <w:t>سه</w:t>
            </w:r>
            <w:r w:rsidRPr="00A367A7">
              <w:rPr>
                <w:rFonts w:cs="B Lotus"/>
                <w:rtl/>
              </w:rPr>
              <w:t xml:space="preserve"> </w:t>
            </w:r>
            <w:r w:rsidRPr="00A367A7">
              <w:rPr>
                <w:rFonts w:cs="B Lotus" w:hint="cs"/>
                <w:rtl/>
              </w:rPr>
              <w:t>رقم</w:t>
            </w:r>
            <w:r w:rsidRPr="00A367A7">
              <w:rPr>
                <w:rFonts w:cs="B Lotus"/>
                <w:rtl/>
              </w:rPr>
              <w:t xml:space="preserve"> </w:t>
            </w:r>
            <w:r w:rsidRPr="00A367A7">
              <w:rPr>
                <w:rFonts w:cs="B Lotus" w:hint="cs"/>
                <w:rtl/>
              </w:rPr>
              <w:t>سمت</w:t>
            </w:r>
            <w:r w:rsidRPr="00A367A7">
              <w:rPr>
                <w:rFonts w:cs="B Lotus"/>
                <w:rtl/>
              </w:rPr>
              <w:t xml:space="preserve"> </w:t>
            </w:r>
            <w:r w:rsidRPr="00A367A7">
              <w:rPr>
                <w:rFonts w:cs="B Lotus" w:hint="cs"/>
                <w:rtl/>
              </w:rPr>
              <w:t>راست</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صورت</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نمایید</w:t>
            </w:r>
            <w:r w:rsidRPr="00A367A7">
              <w:rPr>
                <w:rFonts w:cs="B Lotus"/>
                <w:rtl/>
              </w:rPr>
              <w:t xml:space="preserve"> .</w:t>
            </w:r>
          </w:p>
        </w:tc>
      </w:tr>
      <w:tr w:rsidR="005A4F9A" w:rsidRPr="00A367A7" w14:paraId="27230258"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B107685" w14:textId="77777777" w:rsidR="005A4F9A" w:rsidRPr="00A367A7" w:rsidRDefault="005A4F9A" w:rsidP="00E548F7">
            <w:pPr>
              <w:jc w:val="center"/>
              <w:rPr>
                <w:rFonts w:cs="B Lotus"/>
                <w:rtl/>
              </w:rPr>
            </w:pPr>
            <w:r w:rsidRPr="00A367A7">
              <w:rPr>
                <w:rFonts w:cs="B Lotus"/>
                <w:rtl/>
              </w:rPr>
              <w:t>103</w:t>
            </w:r>
          </w:p>
        </w:tc>
        <w:tc>
          <w:tcPr>
            <w:tcW w:w="8414" w:type="dxa"/>
          </w:tcPr>
          <w:p w14:paraId="419FB65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PlkSrl</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سریال</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صورت</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نمایید</w:t>
            </w:r>
            <w:r w:rsidRPr="00A367A7">
              <w:rPr>
                <w:rFonts w:cs="B Lotus"/>
                <w:rtl/>
              </w:rPr>
              <w:t xml:space="preserve"> .</w:t>
            </w:r>
          </w:p>
        </w:tc>
      </w:tr>
      <w:tr w:rsidR="005A4F9A" w:rsidRPr="00A367A7" w14:paraId="23871543"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51DC28A" w14:textId="77777777" w:rsidR="005A4F9A" w:rsidRPr="00A367A7" w:rsidRDefault="005A4F9A" w:rsidP="00E548F7">
            <w:pPr>
              <w:jc w:val="center"/>
              <w:rPr>
                <w:rFonts w:cs="B Lotus"/>
                <w:rtl/>
              </w:rPr>
            </w:pPr>
            <w:r w:rsidRPr="00A367A7">
              <w:rPr>
                <w:rFonts w:cs="B Lotus"/>
                <w:rtl/>
              </w:rPr>
              <w:t>104</w:t>
            </w:r>
          </w:p>
        </w:tc>
        <w:tc>
          <w:tcPr>
            <w:tcW w:w="8414" w:type="dxa"/>
          </w:tcPr>
          <w:p w14:paraId="61BCD011"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EdrsDte</w:t>
            </w:r>
            <w:r w:rsidRPr="00A367A7">
              <w:rPr>
                <w:rFonts w:cs="B Lotus"/>
                <w:rtl/>
              </w:rPr>
              <w:t xml:space="preserve"> - </w:t>
            </w:r>
            <w:r w:rsidRPr="00A367A7">
              <w:rPr>
                <w:rFonts w:cs="B Lotus" w:hint="cs"/>
                <w:rtl/>
              </w:rPr>
              <w:t>تاریخ</w:t>
            </w:r>
            <w:r w:rsidRPr="00A367A7">
              <w:rPr>
                <w:rFonts w:cs="B Lotus"/>
                <w:rtl/>
              </w:rPr>
              <w:t xml:space="preserve"> </w:t>
            </w:r>
            <w:r w:rsidRPr="00A367A7">
              <w:rPr>
                <w:rFonts w:cs="B Lotus" w:hint="cs"/>
                <w:rtl/>
              </w:rPr>
              <w:t>صدور</w:t>
            </w:r>
            <w:r w:rsidRPr="00A367A7">
              <w:rPr>
                <w:rFonts w:cs="B Lotus"/>
                <w:rtl/>
              </w:rPr>
              <w:t xml:space="preserve"> </w:t>
            </w:r>
            <w:r w:rsidRPr="00A367A7">
              <w:rPr>
                <w:rFonts w:cs="B Lotus" w:hint="cs"/>
                <w:rtl/>
              </w:rPr>
              <w:t>الحاقیه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4C9DCE3B"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0477333" w14:textId="77777777" w:rsidR="005A4F9A" w:rsidRPr="00A367A7" w:rsidRDefault="005A4F9A" w:rsidP="00E548F7">
            <w:pPr>
              <w:jc w:val="center"/>
              <w:rPr>
                <w:rFonts w:cs="B Lotus"/>
                <w:rtl/>
              </w:rPr>
            </w:pPr>
            <w:r w:rsidRPr="00A367A7">
              <w:rPr>
                <w:rFonts w:cs="B Lotus"/>
                <w:rtl/>
              </w:rPr>
              <w:lastRenderedPageBreak/>
              <w:t>105</w:t>
            </w:r>
          </w:p>
        </w:tc>
        <w:tc>
          <w:tcPr>
            <w:tcW w:w="8414" w:type="dxa"/>
          </w:tcPr>
          <w:p w14:paraId="201B266C"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EdrsActDte</w:t>
            </w:r>
            <w:r w:rsidRPr="00A367A7">
              <w:rPr>
                <w:rFonts w:cs="B Lotus"/>
                <w:rtl/>
              </w:rPr>
              <w:t xml:space="preserve"> - </w:t>
            </w:r>
            <w:r w:rsidRPr="00A367A7">
              <w:rPr>
                <w:rFonts w:cs="B Lotus" w:hint="cs"/>
                <w:rtl/>
              </w:rPr>
              <w:t>تاریخ</w:t>
            </w:r>
            <w:r w:rsidRPr="00A367A7">
              <w:rPr>
                <w:rFonts w:cs="B Lotus"/>
                <w:rtl/>
              </w:rPr>
              <w:t xml:space="preserve"> </w:t>
            </w:r>
            <w:r w:rsidRPr="00A367A7">
              <w:rPr>
                <w:rFonts w:cs="B Lotus" w:hint="cs"/>
                <w:rtl/>
              </w:rPr>
              <w:t>اثر</w:t>
            </w:r>
            <w:r w:rsidRPr="00A367A7">
              <w:rPr>
                <w:rFonts w:cs="B Lotus"/>
                <w:rtl/>
              </w:rPr>
              <w:t xml:space="preserve"> </w:t>
            </w:r>
            <w:r w:rsidRPr="00A367A7">
              <w:rPr>
                <w:rFonts w:cs="B Lotus" w:hint="cs"/>
                <w:rtl/>
              </w:rPr>
              <w:t>الحاقیه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48C54F0B"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CFD94D5" w14:textId="77777777" w:rsidR="005A4F9A" w:rsidRPr="00A367A7" w:rsidRDefault="005A4F9A" w:rsidP="00E548F7">
            <w:pPr>
              <w:jc w:val="center"/>
              <w:rPr>
                <w:rFonts w:cs="B Lotus"/>
                <w:rtl/>
              </w:rPr>
            </w:pPr>
            <w:r w:rsidRPr="00A367A7">
              <w:rPr>
                <w:rFonts w:cs="B Lotus"/>
                <w:rtl/>
              </w:rPr>
              <w:t>106</w:t>
            </w:r>
          </w:p>
        </w:tc>
        <w:tc>
          <w:tcPr>
            <w:tcW w:w="8414" w:type="dxa"/>
          </w:tcPr>
          <w:p w14:paraId="0743A2B3"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CarGrpCod</w:t>
            </w:r>
            <w:r w:rsidRPr="00A367A7">
              <w:rPr>
                <w:rFonts w:cs="B Lotus"/>
                <w:rtl/>
              </w:rPr>
              <w:t xml:space="preserve"> - </w:t>
            </w:r>
            <w:r w:rsidRPr="00A367A7">
              <w:rPr>
                <w:rFonts w:cs="B Lotus" w:hint="cs"/>
                <w:rtl/>
              </w:rPr>
              <w:t>كد</w:t>
            </w:r>
            <w:r w:rsidRPr="00A367A7">
              <w:rPr>
                <w:rFonts w:cs="B Lotus"/>
                <w:rtl/>
              </w:rPr>
              <w:t xml:space="preserve"> 14 </w:t>
            </w:r>
            <w:r w:rsidRPr="00A367A7">
              <w:rPr>
                <w:rFonts w:cs="B Lotus" w:hint="cs"/>
                <w:rtl/>
              </w:rPr>
              <w:t>غير</w:t>
            </w:r>
            <w:r w:rsidRPr="00A367A7">
              <w:rPr>
                <w:rFonts w:cs="B Lotus"/>
                <w:rtl/>
              </w:rPr>
              <w:t xml:space="preserve"> </w:t>
            </w:r>
            <w:r w:rsidRPr="00A367A7">
              <w:rPr>
                <w:rFonts w:cs="B Lotus" w:hint="cs"/>
                <w:rtl/>
              </w:rPr>
              <w:t>فعال</w:t>
            </w:r>
            <w:r w:rsidRPr="00A367A7">
              <w:rPr>
                <w:rFonts w:cs="B Lotus"/>
                <w:rtl/>
              </w:rPr>
              <w:t xml:space="preserve"> </w:t>
            </w:r>
            <w:r w:rsidRPr="00A367A7">
              <w:rPr>
                <w:rFonts w:cs="B Lotus" w:hint="cs"/>
                <w:rtl/>
              </w:rPr>
              <w:t>شده</w:t>
            </w:r>
            <w:r w:rsidRPr="00A367A7">
              <w:rPr>
                <w:rFonts w:cs="B Lotus"/>
                <w:rtl/>
              </w:rPr>
              <w:t xml:space="preserve"> </w:t>
            </w:r>
            <w:r w:rsidRPr="00A367A7">
              <w:rPr>
                <w:rFonts w:cs="B Lotus" w:hint="cs"/>
                <w:rtl/>
              </w:rPr>
              <w:t>است</w:t>
            </w:r>
            <w:r w:rsidRPr="00A367A7">
              <w:rPr>
                <w:rFonts w:cs="B Lotus"/>
                <w:rtl/>
              </w:rPr>
              <w:t xml:space="preserve"> .</w:t>
            </w:r>
            <w:r w:rsidRPr="00A367A7">
              <w:rPr>
                <w:rFonts w:cs="B Lotus" w:hint="cs"/>
                <w:rtl/>
              </w:rPr>
              <w:t>مطابق</w:t>
            </w:r>
            <w:r w:rsidRPr="00A367A7">
              <w:rPr>
                <w:rFonts w:cs="B Lotus"/>
                <w:rtl/>
              </w:rPr>
              <w:t xml:space="preserve"> </w:t>
            </w:r>
            <w:r w:rsidRPr="00A367A7">
              <w:rPr>
                <w:rFonts w:cs="B Lotus" w:hint="cs"/>
                <w:rtl/>
              </w:rPr>
              <w:t>گروه</w:t>
            </w:r>
            <w:r w:rsidRPr="00A367A7">
              <w:rPr>
                <w:rFonts w:cs="B Lotus"/>
                <w:rtl/>
              </w:rPr>
              <w:t xml:space="preserve"> </w:t>
            </w:r>
            <w:r w:rsidRPr="00A367A7">
              <w:rPr>
                <w:rFonts w:cs="B Lotus" w:hint="cs"/>
                <w:rtl/>
              </w:rPr>
              <w:t>بندي</w:t>
            </w:r>
            <w:r w:rsidRPr="00A367A7">
              <w:rPr>
                <w:rFonts w:cs="B Lotus"/>
                <w:rtl/>
              </w:rPr>
              <w:t xml:space="preserve"> </w:t>
            </w:r>
            <w:r w:rsidRPr="00A367A7">
              <w:rPr>
                <w:rFonts w:cs="B Lotus" w:hint="cs"/>
                <w:rtl/>
              </w:rPr>
              <w:t>جديد</w:t>
            </w:r>
            <w:r w:rsidRPr="00A367A7">
              <w:rPr>
                <w:rFonts w:cs="B Lotus"/>
                <w:rtl/>
              </w:rPr>
              <w:t xml:space="preserve"> </w:t>
            </w:r>
            <w:r w:rsidRPr="00A367A7">
              <w:rPr>
                <w:rFonts w:cs="B Lotus" w:hint="cs"/>
                <w:rtl/>
              </w:rPr>
              <w:t>اقدام</w:t>
            </w:r>
            <w:r w:rsidRPr="00A367A7">
              <w:rPr>
                <w:rFonts w:cs="B Lotus"/>
                <w:rtl/>
              </w:rPr>
              <w:t xml:space="preserve"> </w:t>
            </w:r>
            <w:r w:rsidRPr="00A367A7">
              <w:rPr>
                <w:rFonts w:cs="B Lotus" w:hint="cs"/>
                <w:rtl/>
              </w:rPr>
              <w:t>نماييد</w:t>
            </w:r>
          </w:p>
        </w:tc>
      </w:tr>
      <w:tr w:rsidR="005A4F9A" w:rsidRPr="00A367A7" w14:paraId="0B4AE6E1"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47644AB" w14:textId="77777777" w:rsidR="005A4F9A" w:rsidRPr="00A367A7" w:rsidRDefault="005A4F9A" w:rsidP="00E548F7">
            <w:pPr>
              <w:jc w:val="center"/>
              <w:rPr>
                <w:rFonts w:cs="B Lotus"/>
                <w:rtl/>
              </w:rPr>
            </w:pPr>
            <w:r w:rsidRPr="00A367A7">
              <w:rPr>
                <w:rFonts w:cs="B Lotus"/>
                <w:rtl/>
              </w:rPr>
              <w:t>107</w:t>
            </w:r>
          </w:p>
        </w:tc>
        <w:tc>
          <w:tcPr>
            <w:tcW w:w="8414" w:type="dxa"/>
          </w:tcPr>
          <w:p w14:paraId="58352EA2"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LastEndDte,LstCmpCod</w:t>
            </w:r>
            <w:r w:rsidRPr="00A367A7">
              <w:rPr>
                <w:rFonts w:cs="B Lotus"/>
                <w:rtl/>
              </w:rPr>
              <w:t xml:space="preserve"> - </w:t>
            </w:r>
            <w:r w:rsidRPr="00A367A7">
              <w:rPr>
                <w:rFonts w:cs="B Lotus" w:hint="cs"/>
                <w:rtl/>
              </w:rPr>
              <w:t>برای</w:t>
            </w:r>
            <w:r w:rsidRPr="00A367A7">
              <w:rPr>
                <w:rFonts w:cs="B Lotus"/>
                <w:rtl/>
              </w:rPr>
              <w:t xml:space="preserve"> </w:t>
            </w:r>
            <w:r w:rsidRPr="00A367A7">
              <w:rPr>
                <w:rFonts w:cs="B Lotus" w:hint="cs"/>
                <w:rtl/>
              </w:rPr>
              <w:t>شرکت</w:t>
            </w:r>
            <w:r w:rsidRPr="00A367A7">
              <w:rPr>
                <w:rFonts w:cs="B Lotus"/>
                <w:rtl/>
              </w:rPr>
              <w:t xml:space="preserve"> </w:t>
            </w:r>
            <w:r w:rsidRPr="00A367A7">
              <w:rPr>
                <w:rFonts w:cs="B Lotus" w:hint="cs"/>
                <w:rtl/>
              </w:rPr>
              <w:t>توسعه</w:t>
            </w:r>
            <w:r w:rsidRPr="00A367A7">
              <w:rPr>
                <w:rFonts w:cs="B Lotus"/>
                <w:rtl/>
              </w:rPr>
              <w:t xml:space="preserve"> </w:t>
            </w:r>
            <w:r w:rsidRPr="00A367A7">
              <w:rPr>
                <w:rFonts w:cs="B Lotus" w:hint="cs"/>
                <w:rtl/>
              </w:rPr>
              <w:t>در</w:t>
            </w:r>
            <w:r w:rsidRPr="00A367A7">
              <w:rPr>
                <w:rFonts w:cs="B Lotus"/>
                <w:rtl/>
              </w:rPr>
              <w:t xml:space="preserve"> </w:t>
            </w:r>
            <w:r w:rsidRPr="00A367A7">
              <w:rPr>
                <w:rFonts w:cs="B Lotus" w:hint="cs"/>
                <w:rtl/>
              </w:rPr>
              <w:t>این</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ای</w:t>
            </w:r>
            <w:r w:rsidRPr="00A367A7">
              <w:rPr>
                <w:rFonts w:cs="B Lotus"/>
                <w:rtl/>
              </w:rPr>
              <w:t xml:space="preserve"> </w:t>
            </w:r>
            <w:r w:rsidRPr="00A367A7">
              <w:rPr>
                <w:rFonts w:cs="B Lotus" w:hint="cs"/>
                <w:rtl/>
              </w:rPr>
              <w:t>وجود</w:t>
            </w:r>
            <w:r w:rsidRPr="00A367A7">
              <w:rPr>
                <w:rFonts w:cs="B Lotus"/>
                <w:rtl/>
              </w:rPr>
              <w:t xml:space="preserve"> </w:t>
            </w:r>
            <w:r w:rsidRPr="00A367A7">
              <w:rPr>
                <w:rFonts w:cs="B Lotus" w:hint="cs"/>
                <w:rtl/>
              </w:rPr>
              <w:t>ندارد</w:t>
            </w:r>
            <w:r w:rsidRPr="00A367A7">
              <w:rPr>
                <w:rFonts w:cs="B Lotus"/>
                <w:rtl/>
              </w:rPr>
              <w:t xml:space="preserve"> .</w:t>
            </w:r>
          </w:p>
        </w:tc>
      </w:tr>
      <w:tr w:rsidR="005A4F9A" w:rsidRPr="00A367A7" w14:paraId="0EA460DC"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387FA0A" w14:textId="77777777" w:rsidR="005A4F9A" w:rsidRPr="00A367A7" w:rsidRDefault="005A4F9A" w:rsidP="00E548F7">
            <w:pPr>
              <w:jc w:val="center"/>
              <w:rPr>
                <w:rFonts w:cs="B Lotus"/>
                <w:rtl/>
              </w:rPr>
            </w:pPr>
            <w:r w:rsidRPr="00A367A7">
              <w:rPr>
                <w:rFonts w:cs="B Lotus"/>
                <w:rtl/>
              </w:rPr>
              <w:t>108</w:t>
            </w:r>
          </w:p>
        </w:tc>
        <w:tc>
          <w:tcPr>
            <w:tcW w:w="8414" w:type="dxa"/>
          </w:tcPr>
          <w:p w14:paraId="2290233B"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IsIrn</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تابعیت</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0408F0E6"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32483E7" w14:textId="77777777" w:rsidR="005A4F9A" w:rsidRPr="00A367A7" w:rsidRDefault="005A4F9A" w:rsidP="00E548F7">
            <w:pPr>
              <w:jc w:val="center"/>
              <w:rPr>
                <w:rFonts w:cs="B Lotus"/>
                <w:rtl/>
              </w:rPr>
            </w:pPr>
            <w:r w:rsidRPr="00A367A7">
              <w:rPr>
                <w:rFonts w:cs="B Lotus"/>
                <w:rtl/>
              </w:rPr>
              <w:t>109</w:t>
            </w:r>
          </w:p>
        </w:tc>
        <w:tc>
          <w:tcPr>
            <w:tcW w:w="8414" w:type="dxa"/>
          </w:tcPr>
          <w:p w14:paraId="3AE526A9"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NtnlId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حقیقی</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بصورت</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نمایید</w:t>
            </w:r>
            <w:r w:rsidRPr="00A367A7">
              <w:rPr>
                <w:rFonts w:cs="B Lotus"/>
                <w:rtl/>
              </w:rPr>
              <w:t xml:space="preserve"> .</w:t>
            </w:r>
          </w:p>
        </w:tc>
      </w:tr>
      <w:tr w:rsidR="005A4F9A" w:rsidRPr="00A367A7" w14:paraId="09F1C7CB"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60E5050" w14:textId="77777777" w:rsidR="005A4F9A" w:rsidRPr="00A367A7" w:rsidRDefault="005A4F9A" w:rsidP="00E548F7">
            <w:pPr>
              <w:jc w:val="center"/>
              <w:rPr>
                <w:rFonts w:cs="B Lotus"/>
                <w:rtl/>
              </w:rPr>
            </w:pPr>
            <w:r w:rsidRPr="00A367A7">
              <w:rPr>
                <w:rFonts w:cs="B Lotus"/>
                <w:rtl/>
              </w:rPr>
              <w:t>110</w:t>
            </w:r>
          </w:p>
        </w:tc>
        <w:tc>
          <w:tcPr>
            <w:tcW w:w="8414" w:type="dxa"/>
          </w:tcPr>
          <w:p w14:paraId="4E2C0612"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LglId</w:t>
            </w:r>
            <w:r w:rsidRPr="00A367A7">
              <w:rPr>
                <w:rFonts w:cs="B Lotus"/>
                <w:rtl/>
              </w:rPr>
              <w:t xml:space="preserve"> - </w:t>
            </w:r>
            <w:r w:rsidRPr="00A367A7">
              <w:rPr>
                <w:rFonts w:cs="B Lotus" w:hint="cs"/>
                <w:rtl/>
              </w:rPr>
              <w:t>شناسه</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بصورت</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نمایید</w:t>
            </w:r>
            <w:r w:rsidRPr="00A367A7">
              <w:rPr>
                <w:rFonts w:cs="B Lotus"/>
                <w:rtl/>
              </w:rPr>
              <w:t xml:space="preserve"> .</w:t>
            </w:r>
          </w:p>
        </w:tc>
      </w:tr>
      <w:tr w:rsidR="005A4F9A" w:rsidRPr="00A367A7" w14:paraId="59D0BBC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B8A75C3" w14:textId="77777777" w:rsidR="005A4F9A" w:rsidRPr="00A367A7" w:rsidRDefault="005A4F9A" w:rsidP="00E548F7">
            <w:pPr>
              <w:jc w:val="center"/>
              <w:rPr>
                <w:rFonts w:cs="B Lotus"/>
                <w:rtl/>
              </w:rPr>
            </w:pPr>
            <w:r w:rsidRPr="00A367A7">
              <w:rPr>
                <w:rFonts w:cs="B Lotus"/>
                <w:rtl/>
              </w:rPr>
              <w:t>111</w:t>
            </w:r>
          </w:p>
        </w:tc>
        <w:tc>
          <w:tcPr>
            <w:tcW w:w="8414" w:type="dxa"/>
          </w:tcPr>
          <w:p w14:paraId="29D48A7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UnIrnCod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غیر</w:t>
            </w:r>
            <w:r w:rsidRPr="00A367A7">
              <w:rPr>
                <w:rFonts w:cs="B Lotus"/>
                <w:rtl/>
              </w:rPr>
              <w:t xml:space="preserve"> </w:t>
            </w:r>
            <w:r w:rsidRPr="00A367A7">
              <w:rPr>
                <w:rFonts w:cs="B Lotus" w:hint="cs"/>
                <w:rtl/>
              </w:rPr>
              <w:t>ایرانی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r w:rsidRPr="00A367A7">
              <w:rPr>
                <w:rFonts w:cs="B Lotus"/>
                <w:rtl/>
              </w:rPr>
              <w:t xml:space="preserve"> .</w:t>
            </w:r>
          </w:p>
        </w:tc>
      </w:tr>
      <w:tr w:rsidR="005A4F9A" w:rsidRPr="00A367A7" w14:paraId="3BC4675E"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7C115F1" w14:textId="77777777" w:rsidR="005A4F9A" w:rsidRPr="00A367A7" w:rsidRDefault="005A4F9A" w:rsidP="00E548F7">
            <w:pPr>
              <w:jc w:val="center"/>
              <w:rPr>
                <w:rFonts w:cs="B Lotus"/>
                <w:rtl/>
              </w:rPr>
            </w:pPr>
            <w:r w:rsidRPr="00A367A7">
              <w:rPr>
                <w:rFonts w:cs="B Lotus"/>
                <w:rtl/>
              </w:rPr>
              <w:t>112</w:t>
            </w:r>
          </w:p>
        </w:tc>
        <w:tc>
          <w:tcPr>
            <w:tcW w:w="8414" w:type="dxa"/>
          </w:tcPr>
          <w:p w14:paraId="05738510"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NtnlId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شخص</w:t>
            </w:r>
            <w:r w:rsidRPr="00A367A7">
              <w:rPr>
                <w:rFonts w:cs="B Lotus"/>
                <w:rtl/>
              </w:rPr>
              <w:t xml:space="preserve"> </w:t>
            </w:r>
            <w:r w:rsidRPr="00A367A7">
              <w:rPr>
                <w:rFonts w:cs="B Lotus" w:hint="cs"/>
                <w:rtl/>
              </w:rPr>
              <w:t>حقیقی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r w:rsidRPr="00A367A7">
              <w:rPr>
                <w:rFonts w:cs="B Lotus"/>
                <w:rtl/>
              </w:rPr>
              <w:t xml:space="preserve"> .</w:t>
            </w:r>
          </w:p>
        </w:tc>
      </w:tr>
      <w:tr w:rsidR="005A4F9A" w:rsidRPr="00A367A7" w14:paraId="066AE74B"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8BE4F98" w14:textId="77777777" w:rsidR="005A4F9A" w:rsidRPr="00A367A7" w:rsidRDefault="005A4F9A" w:rsidP="00E548F7">
            <w:pPr>
              <w:jc w:val="center"/>
              <w:rPr>
                <w:rFonts w:cs="B Lotus"/>
                <w:rtl/>
              </w:rPr>
            </w:pPr>
            <w:r w:rsidRPr="00A367A7">
              <w:rPr>
                <w:rFonts w:cs="B Lotus"/>
                <w:rtl/>
              </w:rPr>
              <w:t>113</w:t>
            </w:r>
          </w:p>
        </w:tc>
        <w:tc>
          <w:tcPr>
            <w:tcW w:w="8414" w:type="dxa"/>
          </w:tcPr>
          <w:p w14:paraId="3800813E"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LglId</w:t>
            </w:r>
            <w:r w:rsidRPr="00A367A7">
              <w:rPr>
                <w:rFonts w:cs="B Lotus"/>
                <w:rtl/>
              </w:rPr>
              <w:t xml:space="preserve"> - </w:t>
            </w:r>
            <w:r w:rsidRPr="00A367A7">
              <w:rPr>
                <w:rFonts w:cs="B Lotus" w:hint="cs"/>
                <w:rtl/>
              </w:rPr>
              <w:t>شناسه</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r w:rsidRPr="00A367A7">
              <w:rPr>
                <w:rFonts w:cs="B Lotus"/>
                <w:rtl/>
              </w:rPr>
              <w:t xml:space="preserve"> .</w:t>
            </w:r>
          </w:p>
        </w:tc>
      </w:tr>
      <w:tr w:rsidR="005A4F9A" w:rsidRPr="00A367A7" w14:paraId="0F3EE3DB"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E37CB76" w14:textId="77777777" w:rsidR="005A4F9A" w:rsidRPr="00A367A7" w:rsidRDefault="005A4F9A" w:rsidP="00E548F7">
            <w:pPr>
              <w:jc w:val="center"/>
              <w:rPr>
                <w:rFonts w:cs="B Lotus"/>
                <w:rtl/>
              </w:rPr>
            </w:pPr>
            <w:r w:rsidRPr="00A367A7">
              <w:rPr>
                <w:rFonts w:cs="B Lotus"/>
                <w:rtl/>
              </w:rPr>
              <w:t>114</w:t>
            </w:r>
          </w:p>
        </w:tc>
        <w:tc>
          <w:tcPr>
            <w:tcW w:w="8414" w:type="dxa"/>
          </w:tcPr>
          <w:p w14:paraId="4D8555F1"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UnIrnCod</w:t>
            </w:r>
            <w:r w:rsidRPr="00A367A7">
              <w:rPr>
                <w:rFonts w:cs="B Lotus"/>
                <w:rtl/>
              </w:rPr>
              <w:t xml:space="preserve"> - </w:t>
            </w:r>
            <w:r w:rsidRPr="00A367A7">
              <w:rPr>
                <w:rFonts w:cs="B Lotus" w:hint="cs"/>
                <w:rtl/>
              </w:rPr>
              <w:t>برای</w:t>
            </w:r>
            <w:r w:rsidRPr="00A367A7">
              <w:rPr>
                <w:rFonts w:cs="B Lotus"/>
                <w:rtl/>
              </w:rPr>
              <w:t xml:space="preserve"> </w:t>
            </w:r>
            <w:r w:rsidRPr="00A367A7">
              <w:rPr>
                <w:rFonts w:cs="B Lotus" w:hint="cs"/>
                <w:rtl/>
              </w:rPr>
              <w:t>تابعیت</w:t>
            </w:r>
            <w:r w:rsidRPr="00A367A7">
              <w:rPr>
                <w:rFonts w:cs="B Lotus"/>
                <w:rtl/>
              </w:rPr>
              <w:t xml:space="preserve"> </w:t>
            </w:r>
            <w:r w:rsidRPr="00A367A7">
              <w:rPr>
                <w:rFonts w:cs="B Lotus" w:hint="cs"/>
                <w:rtl/>
              </w:rPr>
              <w:t>ایرانی</w:t>
            </w:r>
            <w:r w:rsidRPr="00A367A7">
              <w:rPr>
                <w:rFonts w:cs="B Lotus"/>
                <w:rtl/>
              </w:rPr>
              <w:t xml:space="preserve">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غیر</w:t>
            </w:r>
            <w:r w:rsidRPr="00A367A7">
              <w:rPr>
                <w:rFonts w:cs="B Lotus"/>
                <w:rtl/>
              </w:rPr>
              <w:t xml:space="preserve"> </w:t>
            </w:r>
            <w:r w:rsidRPr="00A367A7">
              <w:rPr>
                <w:rFonts w:cs="B Lotus" w:hint="cs"/>
                <w:rtl/>
              </w:rPr>
              <w:t>ایرانی</w:t>
            </w:r>
            <w:r w:rsidRPr="00A367A7">
              <w:rPr>
                <w:rFonts w:cs="B Lotus"/>
                <w:rtl/>
              </w:rPr>
              <w:t xml:space="preserve"> </w:t>
            </w:r>
            <w:r w:rsidRPr="00A367A7">
              <w:rPr>
                <w:rFonts w:cs="B Lotus" w:hint="cs"/>
                <w:rtl/>
              </w:rPr>
              <w:t>میبایستی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3E7D84B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AB81236" w14:textId="77777777" w:rsidR="005A4F9A" w:rsidRPr="00A367A7" w:rsidRDefault="005A4F9A" w:rsidP="00E548F7">
            <w:pPr>
              <w:jc w:val="center"/>
              <w:rPr>
                <w:rFonts w:cs="B Lotus"/>
                <w:rtl/>
              </w:rPr>
            </w:pPr>
            <w:r w:rsidRPr="00A367A7">
              <w:rPr>
                <w:rFonts w:cs="B Lotus"/>
                <w:rtl/>
              </w:rPr>
              <w:t>115</w:t>
            </w:r>
          </w:p>
        </w:tc>
        <w:tc>
          <w:tcPr>
            <w:tcW w:w="8414" w:type="dxa"/>
          </w:tcPr>
          <w:p w14:paraId="029F90AA"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UnIrnCod</w:t>
            </w:r>
            <w:r w:rsidRPr="00A367A7">
              <w:rPr>
                <w:rFonts w:cs="B Lotus"/>
                <w:rtl/>
              </w:rPr>
              <w:t xml:space="preserve"> - </w:t>
            </w:r>
            <w:r w:rsidRPr="00A367A7">
              <w:rPr>
                <w:rFonts w:cs="B Lotus" w:hint="cs"/>
                <w:rtl/>
              </w:rPr>
              <w:t>برای</w:t>
            </w:r>
            <w:r w:rsidRPr="00A367A7">
              <w:rPr>
                <w:rFonts w:cs="B Lotus"/>
                <w:rtl/>
              </w:rPr>
              <w:t xml:space="preserve"> </w:t>
            </w:r>
            <w:r w:rsidRPr="00A367A7">
              <w:rPr>
                <w:rFonts w:cs="B Lotus" w:hint="cs"/>
                <w:rtl/>
              </w:rPr>
              <w:t>تابعیت</w:t>
            </w:r>
            <w:r w:rsidRPr="00A367A7">
              <w:rPr>
                <w:rFonts w:cs="B Lotus"/>
                <w:rtl/>
              </w:rPr>
              <w:t xml:space="preserve"> </w:t>
            </w:r>
            <w:r w:rsidRPr="00A367A7">
              <w:rPr>
                <w:rFonts w:cs="B Lotus" w:hint="cs"/>
                <w:rtl/>
              </w:rPr>
              <w:t>غیر</w:t>
            </w:r>
            <w:r w:rsidRPr="00A367A7">
              <w:rPr>
                <w:rFonts w:cs="B Lotus"/>
                <w:rtl/>
              </w:rPr>
              <w:t xml:space="preserve"> </w:t>
            </w:r>
            <w:r w:rsidRPr="00A367A7">
              <w:rPr>
                <w:rFonts w:cs="B Lotus" w:hint="cs"/>
                <w:rtl/>
              </w:rPr>
              <w:t>ایرانی</w:t>
            </w:r>
            <w:r w:rsidRPr="00A367A7">
              <w:rPr>
                <w:rFonts w:cs="B Lotus"/>
                <w:rtl/>
              </w:rPr>
              <w:t xml:space="preserve">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شخص</w:t>
            </w:r>
            <w:r w:rsidRPr="00A367A7">
              <w:rPr>
                <w:rFonts w:cs="B Lotus"/>
                <w:rtl/>
              </w:rPr>
              <w:t xml:space="preserve"> </w:t>
            </w:r>
            <w:r w:rsidRPr="00A367A7">
              <w:rPr>
                <w:rFonts w:cs="B Lotus" w:hint="cs"/>
                <w:rtl/>
              </w:rPr>
              <w:t>حقیقی</w:t>
            </w:r>
            <w:r w:rsidRPr="00A367A7">
              <w:rPr>
                <w:rFonts w:cs="B Lotus"/>
                <w:rtl/>
              </w:rPr>
              <w:t xml:space="preserve"> </w:t>
            </w:r>
            <w:r w:rsidRPr="00A367A7">
              <w:rPr>
                <w:rFonts w:cs="B Lotus" w:hint="cs"/>
                <w:rtl/>
              </w:rPr>
              <w:t>میبایستی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6E2D5A58"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059AB89" w14:textId="77777777" w:rsidR="005A4F9A" w:rsidRPr="00A367A7" w:rsidRDefault="005A4F9A" w:rsidP="00E548F7">
            <w:pPr>
              <w:jc w:val="center"/>
              <w:rPr>
                <w:rFonts w:cs="B Lotus"/>
                <w:rtl/>
              </w:rPr>
            </w:pPr>
            <w:r w:rsidRPr="00A367A7">
              <w:rPr>
                <w:rFonts w:cs="B Lotus"/>
                <w:rtl/>
              </w:rPr>
              <w:t>116</w:t>
            </w:r>
          </w:p>
        </w:tc>
        <w:tc>
          <w:tcPr>
            <w:tcW w:w="8414" w:type="dxa"/>
          </w:tcPr>
          <w:p w14:paraId="3B16A10E"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UnIrnCod</w:t>
            </w:r>
            <w:r w:rsidRPr="00A367A7">
              <w:rPr>
                <w:rFonts w:cs="B Lotus"/>
                <w:rtl/>
              </w:rPr>
              <w:t xml:space="preserve"> - </w:t>
            </w:r>
            <w:r w:rsidRPr="00A367A7">
              <w:rPr>
                <w:rFonts w:cs="B Lotus" w:hint="cs"/>
                <w:rtl/>
              </w:rPr>
              <w:t>برای</w:t>
            </w:r>
            <w:r w:rsidRPr="00A367A7">
              <w:rPr>
                <w:rFonts w:cs="B Lotus"/>
                <w:rtl/>
              </w:rPr>
              <w:t xml:space="preserve"> </w:t>
            </w:r>
            <w:r w:rsidRPr="00A367A7">
              <w:rPr>
                <w:rFonts w:cs="B Lotus" w:hint="cs"/>
                <w:rtl/>
              </w:rPr>
              <w:t>تابعیت</w:t>
            </w:r>
            <w:r w:rsidRPr="00A367A7">
              <w:rPr>
                <w:rFonts w:cs="B Lotus"/>
                <w:rtl/>
              </w:rPr>
              <w:t xml:space="preserve"> </w:t>
            </w:r>
            <w:r w:rsidRPr="00A367A7">
              <w:rPr>
                <w:rFonts w:cs="B Lotus" w:hint="cs"/>
                <w:rtl/>
              </w:rPr>
              <w:t>غیر</w:t>
            </w:r>
            <w:r w:rsidRPr="00A367A7">
              <w:rPr>
                <w:rFonts w:cs="B Lotus"/>
                <w:rtl/>
              </w:rPr>
              <w:t xml:space="preserve"> </w:t>
            </w:r>
            <w:r w:rsidRPr="00A367A7">
              <w:rPr>
                <w:rFonts w:cs="B Lotus" w:hint="cs"/>
                <w:rtl/>
              </w:rPr>
              <w:t>ایرانی</w:t>
            </w:r>
            <w:r w:rsidRPr="00A367A7">
              <w:rPr>
                <w:rFonts w:cs="B Lotus"/>
                <w:rtl/>
              </w:rPr>
              <w:t xml:space="preserve"> </w:t>
            </w:r>
            <w:r w:rsidRPr="00A367A7">
              <w:rPr>
                <w:rFonts w:cs="B Lotus" w:hint="cs"/>
                <w:rtl/>
              </w:rPr>
              <w:t>شناسه</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میبایستی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23041893"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CEFCE04" w14:textId="77777777" w:rsidR="005A4F9A" w:rsidRPr="00A367A7" w:rsidRDefault="005A4F9A" w:rsidP="00E548F7">
            <w:pPr>
              <w:jc w:val="center"/>
              <w:rPr>
                <w:rFonts w:cs="B Lotus"/>
                <w:rtl/>
              </w:rPr>
            </w:pPr>
            <w:r w:rsidRPr="00A367A7">
              <w:rPr>
                <w:rFonts w:cs="B Lotus"/>
                <w:rtl/>
              </w:rPr>
              <w:t>117</w:t>
            </w:r>
          </w:p>
        </w:tc>
        <w:tc>
          <w:tcPr>
            <w:tcW w:w="8414" w:type="dxa"/>
          </w:tcPr>
          <w:p w14:paraId="76BF469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hint="cs"/>
                <w:rtl/>
              </w:rPr>
              <w:t>بنا</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نظر</w:t>
            </w:r>
            <w:r w:rsidRPr="00A367A7">
              <w:rPr>
                <w:rFonts w:cs="B Lotus"/>
                <w:rtl/>
              </w:rPr>
              <w:t xml:space="preserve"> </w:t>
            </w:r>
            <w:r w:rsidRPr="00A367A7">
              <w:rPr>
                <w:rFonts w:cs="B Lotus" w:hint="cs"/>
                <w:rtl/>
              </w:rPr>
              <w:t>نظارت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مرکزی</w:t>
            </w:r>
            <w:r w:rsidRPr="00A367A7">
              <w:rPr>
                <w:rFonts w:cs="B Lotus"/>
                <w:rtl/>
              </w:rPr>
              <w:t xml:space="preserve"> </w:t>
            </w:r>
            <w:r w:rsidRPr="00A367A7">
              <w:rPr>
                <w:rFonts w:cs="B Lotus" w:hint="cs"/>
                <w:rtl/>
              </w:rPr>
              <w:t>مجوز</w:t>
            </w:r>
            <w:r w:rsidRPr="00A367A7">
              <w:rPr>
                <w:rFonts w:cs="B Lotus"/>
                <w:rtl/>
              </w:rPr>
              <w:t xml:space="preserve"> </w:t>
            </w:r>
            <w:r w:rsidRPr="00A367A7">
              <w:rPr>
                <w:rFonts w:cs="B Lotus" w:hint="cs"/>
                <w:rtl/>
              </w:rPr>
              <w:t>صدور</w:t>
            </w:r>
            <w:r w:rsidRPr="00A367A7">
              <w:rPr>
                <w:rFonts w:cs="B Lotus"/>
                <w:rtl/>
              </w:rPr>
              <w:t xml:space="preserve"> </w:t>
            </w:r>
            <w:r w:rsidRPr="00A367A7">
              <w:rPr>
                <w:rFonts w:cs="B Lotus" w:hint="cs"/>
                <w:rtl/>
              </w:rPr>
              <w:t>نامعتبر</w:t>
            </w:r>
            <w:r w:rsidRPr="00A367A7">
              <w:rPr>
                <w:rFonts w:cs="B Lotus"/>
                <w:rtl/>
              </w:rPr>
              <w:t xml:space="preserve"> </w:t>
            </w:r>
            <w:r w:rsidRPr="00A367A7">
              <w:rPr>
                <w:rFonts w:cs="B Lotus" w:hint="cs"/>
                <w:rtl/>
              </w:rPr>
              <w:t>است</w:t>
            </w:r>
          </w:p>
        </w:tc>
      </w:tr>
      <w:tr w:rsidR="005A4F9A" w:rsidRPr="00A367A7" w14:paraId="4DCADC93"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F2F93D8" w14:textId="77777777" w:rsidR="005A4F9A" w:rsidRPr="00A367A7" w:rsidRDefault="005A4F9A" w:rsidP="00E548F7">
            <w:pPr>
              <w:jc w:val="center"/>
              <w:rPr>
                <w:rFonts w:cs="B Lotus"/>
                <w:rtl/>
              </w:rPr>
            </w:pPr>
            <w:r w:rsidRPr="00A367A7">
              <w:rPr>
                <w:rFonts w:cs="B Lotus"/>
                <w:rtl/>
              </w:rPr>
              <w:t>118</w:t>
            </w:r>
          </w:p>
        </w:tc>
        <w:tc>
          <w:tcPr>
            <w:tcW w:w="8414" w:type="dxa"/>
          </w:tcPr>
          <w:p w14:paraId="0F47BA83"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hint="cs"/>
                <w:rtl/>
              </w:rPr>
              <w:t>امکان</w:t>
            </w:r>
            <w:r w:rsidRPr="00A367A7">
              <w:rPr>
                <w:rFonts w:cs="B Lotus"/>
                <w:rtl/>
              </w:rPr>
              <w:t xml:space="preserve"> </w:t>
            </w:r>
            <w:r w:rsidRPr="00A367A7">
              <w:rPr>
                <w:rFonts w:cs="B Lotus" w:hint="cs"/>
                <w:rtl/>
              </w:rPr>
              <w:t>صدور</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برای</w:t>
            </w:r>
            <w:r w:rsidRPr="00A367A7">
              <w:rPr>
                <w:rFonts w:cs="B Lotus"/>
                <w:rtl/>
              </w:rPr>
              <w:t xml:space="preserve"> </w:t>
            </w:r>
            <w:r w:rsidRPr="00A367A7">
              <w:rPr>
                <w:rFonts w:cs="B Lotus" w:hint="cs"/>
                <w:rtl/>
              </w:rPr>
              <w:t>نماینده</w:t>
            </w:r>
            <w:r w:rsidRPr="00A367A7">
              <w:rPr>
                <w:rFonts w:cs="B Lotus"/>
                <w:rtl/>
              </w:rPr>
              <w:t xml:space="preserve"> </w:t>
            </w:r>
            <w:r w:rsidRPr="00A367A7">
              <w:rPr>
                <w:rFonts w:cs="B Lotus" w:hint="cs"/>
                <w:rtl/>
              </w:rPr>
              <w:t>غیر</w:t>
            </w:r>
            <w:r w:rsidRPr="00A367A7">
              <w:rPr>
                <w:rFonts w:cs="B Lotus"/>
                <w:rtl/>
              </w:rPr>
              <w:t xml:space="preserve"> </w:t>
            </w:r>
            <w:r w:rsidRPr="00A367A7">
              <w:rPr>
                <w:rFonts w:cs="B Lotus" w:hint="cs"/>
                <w:rtl/>
              </w:rPr>
              <w:t>فعال</w:t>
            </w:r>
            <w:r w:rsidRPr="00A367A7">
              <w:rPr>
                <w:rFonts w:cs="B Lotus"/>
                <w:rtl/>
              </w:rPr>
              <w:t xml:space="preserve"> </w:t>
            </w:r>
            <w:r w:rsidRPr="00A367A7">
              <w:rPr>
                <w:rFonts w:cs="B Lotus" w:hint="cs"/>
                <w:rtl/>
              </w:rPr>
              <w:t>امکان</w:t>
            </w:r>
            <w:r w:rsidRPr="00A367A7">
              <w:rPr>
                <w:rFonts w:cs="B Lotus"/>
                <w:rtl/>
              </w:rPr>
              <w:t xml:space="preserve"> </w:t>
            </w:r>
            <w:r w:rsidRPr="00A367A7">
              <w:rPr>
                <w:rFonts w:cs="B Lotus" w:hint="cs"/>
                <w:rtl/>
              </w:rPr>
              <w:t>پذیر</w:t>
            </w:r>
            <w:r w:rsidRPr="00A367A7">
              <w:rPr>
                <w:rFonts w:cs="B Lotus"/>
                <w:rtl/>
              </w:rPr>
              <w:t xml:space="preserve"> </w:t>
            </w:r>
            <w:r w:rsidRPr="00A367A7">
              <w:rPr>
                <w:rFonts w:cs="B Lotus" w:hint="cs"/>
                <w:rtl/>
              </w:rPr>
              <w:t>نمی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50F02A9E"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A7CDAF3" w14:textId="77777777" w:rsidR="005A4F9A" w:rsidRPr="00A367A7" w:rsidRDefault="005A4F9A" w:rsidP="00E548F7">
            <w:pPr>
              <w:jc w:val="center"/>
              <w:rPr>
                <w:rFonts w:cs="B Lotus"/>
                <w:rtl/>
              </w:rPr>
            </w:pPr>
            <w:r w:rsidRPr="00A367A7">
              <w:rPr>
                <w:rFonts w:cs="B Lotus"/>
                <w:rtl/>
              </w:rPr>
              <w:t>119</w:t>
            </w:r>
          </w:p>
        </w:tc>
        <w:tc>
          <w:tcPr>
            <w:tcW w:w="8414" w:type="dxa"/>
          </w:tcPr>
          <w:p w14:paraId="22E89D88"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hint="cs"/>
                <w:rtl/>
              </w:rPr>
              <w:t>خطا</w:t>
            </w:r>
            <w:r w:rsidRPr="00A367A7">
              <w:rPr>
                <w:rFonts w:cs="B Lotus"/>
                <w:rtl/>
              </w:rPr>
              <w:t xml:space="preserve"> </w:t>
            </w:r>
            <w:r w:rsidRPr="00A367A7">
              <w:rPr>
                <w:rFonts w:cs="B Lotus" w:hint="cs"/>
                <w:rtl/>
              </w:rPr>
              <w:t>در</w:t>
            </w:r>
            <w:r w:rsidRPr="00A367A7">
              <w:rPr>
                <w:rFonts w:cs="B Lotus"/>
                <w:rtl/>
              </w:rPr>
              <w:t xml:space="preserve"> </w:t>
            </w:r>
            <w:r w:rsidRPr="00A367A7">
              <w:rPr>
                <w:rFonts w:cs="B Lotus" w:hint="cs"/>
                <w:rtl/>
              </w:rPr>
              <w:t>شاخص</w:t>
            </w:r>
            <w:r w:rsidRPr="00A367A7">
              <w:rPr>
                <w:rFonts w:cs="B Lotus"/>
                <w:rtl/>
              </w:rPr>
              <w:t xml:space="preserve"> 101059 </w:t>
            </w:r>
            <w:r w:rsidRPr="00A367A7">
              <w:rPr>
                <w:rFonts w:cs="B Lotus" w:hint="cs"/>
                <w:rtl/>
              </w:rPr>
              <w:t>نمایندگان</w:t>
            </w:r>
          </w:p>
        </w:tc>
      </w:tr>
      <w:tr w:rsidR="005A4F9A" w:rsidRPr="00A367A7" w14:paraId="6C29A37B"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89FE2CA" w14:textId="77777777" w:rsidR="005A4F9A" w:rsidRPr="00A367A7" w:rsidRDefault="005A4F9A" w:rsidP="00E548F7">
            <w:pPr>
              <w:jc w:val="center"/>
              <w:rPr>
                <w:rFonts w:cs="B Lotus"/>
                <w:rtl/>
              </w:rPr>
            </w:pPr>
            <w:r w:rsidRPr="00A367A7">
              <w:rPr>
                <w:rFonts w:cs="B Lotus"/>
                <w:rtl/>
              </w:rPr>
              <w:t>120</w:t>
            </w:r>
          </w:p>
        </w:tc>
        <w:tc>
          <w:tcPr>
            <w:tcW w:w="8414" w:type="dxa"/>
          </w:tcPr>
          <w:p w14:paraId="18CC2EBC"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hint="cs"/>
                <w:rtl/>
              </w:rPr>
              <w:t>خطا</w:t>
            </w:r>
            <w:r w:rsidRPr="00A367A7">
              <w:rPr>
                <w:rFonts w:cs="B Lotus"/>
                <w:rtl/>
              </w:rPr>
              <w:t xml:space="preserve"> </w:t>
            </w:r>
            <w:r w:rsidRPr="00A367A7">
              <w:rPr>
                <w:rFonts w:cs="B Lotus" w:hint="cs"/>
                <w:rtl/>
              </w:rPr>
              <w:t>در</w:t>
            </w:r>
            <w:r w:rsidRPr="00A367A7">
              <w:rPr>
                <w:rFonts w:cs="B Lotus"/>
                <w:rtl/>
              </w:rPr>
              <w:t xml:space="preserve"> </w:t>
            </w:r>
            <w:r w:rsidRPr="00A367A7">
              <w:rPr>
                <w:rFonts w:cs="B Lotus" w:hint="cs"/>
                <w:rtl/>
              </w:rPr>
              <w:t>شاخص</w:t>
            </w:r>
            <w:r w:rsidRPr="00A367A7">
              <w:rPr>
                <w:rFonts w:cs="B Lotus"/>
                <w:rtl/>
              </w:rPr>
              <w:t xml:space="preserve"> 101077 </w:t>
            </w:r>
            <w:r w:rsidRPr="00A367A7">
              <w:rPr>
                <w:rFonts w:cs="B Lotus" w:hint="cs"/>
                <w:rtl/>
              </w:rPr>
              <w:t>نمايندگان</w:t>
            </w:r>
          </w:p>
        </w:tc>
      </w:tr>
      <w:tr w:rsidR="005A4F9A" w:rsidRPr="00A367A7" w14:paraId="05C20D73"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471A6F0" w14:textId="77777777" w:rsidR="005A4F9A" w:rsidRPr="00A367A7" w:rsidRDefault="005A4F9A" w:rsidP="00E548F7">
            <w:pPr>
              <w:jc w:val="center"/>
              <w:rPr>
                <w:rFonts w:cs="B Lotus"/>
                <w:rtl/>
              </w:rPr>
            </w:pPr>
            <w:r w:rsidRPr="00A367A7">
              <w:rPr>
                <w:rFonts w:cs="B Lotus"/>
                <w:rtl/>
              </w:rPr>
              <w:t>121</w:t>
            </w:r>
          </w:p>
        </w:tc>
        <w:tc>
          <w:tcPr>
            <w:tcW w:w="8414" w:type="dxa"/>
          </w:tcPr>
          <w:p w14:paraId="671E0566"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VehSysCod</w:t>
            </w:r>
            <w:r w:rsidRPr="00A367A7">
              <w:rPr>
                <w:rFonts w:cs="B Lotus"/>
                <w:rtl/>
              </w:rPr>
              <w:t xml:space="preserve"> - </w:t>
            </w:r>
            <w:r w:rsidRPr="00A367A7">
              <w:rPr>
                <w:rFonts w:cs="B Lotus" w:hint="cs"/>
                <w:rtl/>
              </w:rPr>
              <w:t>امکان</w:t>
            </w:r>
            <w:r w:rsidRPr="00A367A7">
              <w:rPr>
                <w:rFonts w:cs="B Lotus"/>
                <w:rtl/>
              </w:rPr>
              <w:t xml:space="preserve"> </w:t>
            </w:r>
            <w:r w:rsidRPr="00A367A7">
              <w:rPr>
                <w:rFonts w:cs="B Lotus" w:hint="cs"/>
                <w:rtl/>
              </w:rPr>
              <w:t>ثبت</w:t>
            </w:r>
            <w:r w:rsidRPr="00A367A7">
              <w:rPr>
                <w:rFonts w:cs="B Lotus"/>
                <w:rtl/>
              </w:rPr>
              <w:t xml:space="preserve"> </w:t>
            </w:r>
            <w:r w:rsidRPr="00A367A7">
              <w:rPr>
                <w:rFonts w:cs="B Lotus" w:hint="cs"/>
                <w:rtl/>
              </w:rPr>
              <w:t>کد</w:t>
            </w:r>
            <w:r w:rsidRPr="00A367A7">
              <w:rPr>
                <w:rFonts w:cs="B Lotus"/>
                <w:rtl/>
              </w:rPr>
              <w:t xml:space="preserve"> </w:t>
            </w:r>
            <w:r w:rsidRPr="00A367A7">
              <w:rPr>
                <w:rFonts w:cs="B Lotus" w:hint="cs"/>
                <w:rtl/>
              </w:rPr>
              <w:t>سیستم</w:t>
            </w:r>
            <w:r w:rsidRPr="00A367A7">
              <w:rPr>
                <w:rFonts w:cs="B Lotus"/>
                <w:rtl/>
              </w:rPr>
              <w:t xml:space="preserve"> </w:t>
            </w:r>
            <w:r w:rsidRPr="00A367A7">
              <w:rPr>
                <w:rFonts w:cs="B Lotus" w:hint="cs"/>
                <w:rtl/>
              </w:rPr>
              <w:t>استاندارد</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کد</w:t>
            </w:r>
            <w:r w:rsidRPr="00A367A7">
              <w:rPr>
                <w:rFonts w:cs="B Lotus"/>
                <w:rtl/>
              </w:rPr>
              <w:t xml:space="preserve"> </w:t>
            </w:r>
            <w:r w:rsidRPr="00A367A7">
              <w:rPr>
                <w:rFonts w:cs="B Lotus" w:hint="cs"/>
                <w:rtl/>
              </w:rPr>
              <w:t>صفر</w:t>
            </w:r>
            <w:r w:rsidRPr="00A367A7">
              <w:rPr>
                <w:rFonts w:cs="B Lotus"/>
                <w:rtl/>
              </w:rPr>
              <w:t xml:space="preserve"> (</w:t>
            </w:r>
            <w:r w:rsidRPr="00A367A7">
              <w:rPr>
                <w:rFonts w:cs="B Lotus" w:hint="cs"/>
                <w:rtl/>
              </w:rPr>
              <w:t>سایر</w:t>
            </w:r>
            <w:r w:rsidRPr="00A367A7">
              <w:rPr>
                <w:rFonts w:cs="B Lotus"/>
                <w:rtl/>
              </w:rPr>
              <w:t xml:space="preserve">) </w:t>
            </w:r>
            <w:r w:rsidRPr="00A367A7">
              <w:rPr>
                <w:rFonts w:cs="B Lotus" w:hint="cs"/>
                <w:rtl/>
              </w:rPr>
              <w:t>وجود</w:t>
            </w:r>
            <w:r w:rsidRPr="00A367A7">
              <w:rPr>
                <w:rFonts w:cs="B Lotus"/>
                <w:rtl/>
              </w:rPr>
              <w:t xml:space="preserve"> </w:t>
            </w:r>
            <w:r w:rsidRPr="00A367A7">
              <w:rPr>
                <w:rFonts w:cs="B Lotus" w:hint="cs"/>
                <w:rtl/>
              </w:rPr>
              <w:t>ندارد</w:t>
            </w:r>
          </w:p>
        </w:tc>
      </w:tr>
      <w:tr w:rsidR="005A4F9A" w:rsidRPr="00A367A7" w14:paraId="1FE7BC38"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08A9DC4" w14:textId="77777777" w:rsidR="005A4F9A" w:rsidRPr="00A367A7" w:rsidRDefault="005A4F9A" w:rsidP="00E548F7">
            <w:pPr>
              <w:jc w:val="center"/>
              <w:rPr>
                <w:rFonts w:cs="B Lotus"/>
                <w:rtl/>
              </w:rPr>
            </w:pPr>
            <w:r w:rsidRPr="00A367A7">
              <w:rPr>
                <w:rFonts w:cs="B Lotus"/>
                <w:rtl/>
              </w:rPr>
              <w:t>122</w:t>
            </w:r>
          </w:p>
        </w:tc>
        <w:tc>
          <w:tcPr>
            <w:tcW w:w="8414" w:type="dxa"/>
          </w:tcPr>
          <w:p w14:paraId="60D32964"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VIN</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وی</w:t>
            </w:r>
            <w:r w:rsidRPr="00A367A7">
              <w:rPr>
                <w:rFonts w:cs="B Lotus"/>
                <w:rtl/>
              </w:rPr>
              <w:t xml:space="preserve"> </w:t>
            </w:r>
            <w:r w:rsidRPr="00A367A7">
              <w:rPr>
                <w:rFonts w:cs="B Lotus" w:hint="cs"/>
                <w:rtl/>
              </w:rPr>
              <w:t>آی</w:t>
            </w:r>
            <w:r w:rsidRPr="00A367A7">
              <w:rPr>
                <w:rFonts w:cs="B Lotus"/>
                <w:rtl/>
              </w:rPr>
              <w:t xml:space="preserve"> </w:t>
            </w:r>
            <w:r w:rsidRPr="00A367A7">
              <w:rPr>
                <w:rFonts w:cs="B Lotus" w:hint="cs"/>
                <w:rtl/>
              </w:rPr>
              <w:t>ان</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p>
        </w:tc>
      </w:tr>
      <w:tr w:rsidR="005A4F9A" w:rsidRPr="00A367A7" w14:paraId="5EA0278C"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82C7BF3" w14:textId="77777777" w:rsidR="005A4F9A" w:rsidRPr="00A367A7" w:rsidRDefault="005A4F9A" w:rsidP="00E548F7">
            <w:pPr>
              <w:jc w:val="center"/>
              <w:rPr>
                <w:rFonts w:cs="B Lotus"/>
                <w:rtl/>
              </w:rPr>
            </w:pPr>
            <w:r w:rsidRPr="00A367A7">
              <w:rPr>
                <w:rFonts w:cs="B Lotus"/>
                <w:rtl/>
              </w:rPr>
              <w:t>123</w:t>
            </w:r>
          </w:p>
        </w:tc>
        <w:tc>
          <w:tcPr>
            <w:tcW w:w="8414" w:type="dxa"/>
          </w:tcPr>
          <w:p w14:paraId="7D9BD751"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LastEndDte</w:t>
            </w:r>
            <w:r w:rsidRPr="00A367A7">
              <w:rPr>
                <w:rFonts w:cs="B Lotus"/>
                <w:rtl/>
              </w:rPr>
              <w:t xml:space="preserve"> - </w:t>
            </w:r>
            <w:r w:rsidRPr="00A367A7">
              <w:rPr>
                <w:rFonts w:cs="B Lotus" w:hint="cs"/>
                <w:rtl/>
              </w:rPr>
              <w:t>تاریخ</w:t>
            </w:r>
            <w:r w:rsidRPr="00A367A7">
              <w:rPr>
                <w:rFonts w:cs="B Lotus"/>
                <w:rtl/>
              </w:rPr>
              <w:t xml:space="preserve"> </w:t>
            </w:r>
            <w:r w:rsidRPr="00A367A7">
              <w:rPr>
                <w:rFonts w:cs="B Lotus" w:hint="cs"/>
                <w:rtl/>
              </w:rPr>
              <w:t>پایان</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قبلی</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نمی</w:t>
            </w:r>
            <w:r w:rsidRPr="00A367A7">
              <w:rPr>
                <w:rFonts w:cs="B Lotus"/>
                <w:rtl/>
              </w:rPr>
              <w:t xml:space="preserve"> </w:t>
            </w:r>
            <w:r w:rsidRPr="00A367A7">
              <w:rPr>
                <w:rFonts w:cs="B Lotus" w:hint="cs"/>
                <w:rtl/>
              </w:rPr>
              <w:t>باشد</w:t>
            </w:r>
          </w:p>
        </w:tc>
      </w:tr>
      <w:tr w:rsidR="005A4F9A" w:rsidRPr="00A367A7" w14:paraId="01652830"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11A2011" w14:textId="77777777" w:rsidR="005A4F9A" w:rsidRPr="00A367A7" w:rsidRDefault="005A4F9A" w:rsidP="00E548F7">
            <w:pPr>
              <w:jc w:val="center"/>
              <w:rPr>
                <w:rFonts w:cs="B Lotus"/>
                <w:rtl/>
              </w:rPr>
            </w:pPr>
            <w:r w:rsidRPr="00A367A7">
              <w:rPr>
                <w:rFonts w:cs="B Lotus"/>
                <w:rtl/>
              </w:rPr>
              <w:t>124</w:t>
            </w:r>
          </w:p>
        </w:tc>
        <w:tc>
          <w:tcPr>
            <w:tcW w:w="8414" w:type="dxa"/>
          </w:tcPr>
          <w:p w14:paraId="224D0FD5"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NtnlId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گذار</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نمی</w:t>
            </w:r>
            <w:r w:rsidRPr="00A367A7">
              <w:rPr>
                <w:rFonts w:cs="B Lotus"/>
                <w:rtl/>
              </w:rPr>
              <w:t xml:space="preserve"> </w:t>
            </w:r>
            <w:r w:rsidRPr="00A367A7">
              <w:rPr>
                <w:rFonts w:cs="B Lotus" w:hint="cs"/>
                <w:rtl/>
              </w:rPr>
              <w:t>باشد</w:t>
            </w:r>
          </w:p>
        </w:tc>
      </w:tr>
      <w:tr w:rsidR="005A4F9A" w:rsidRPr="00A367A7" w14:paraId="257014CE"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0C369B2" w14:textId="77777777" w:rsidR="005A4F9A" w:rsidRPr="00A367A7" w:rsidRDefault="005A4F9A" w:rsidP="00E548F7">
            <w:pPr>
              <w:jc w:val="center"/>
              <w:rPr>
                <w:rFonts w:cs="B Lotus"/>
                <w:rtl/>
              </w:rPr>
            </w:pPr>
            <w:r w:rsidRPr="00A367A7">
              <w:rPr>
                <w:rFonts w:cs="B Lotus"/>
                <w:rtl/>
              </w:rPr>
              <w:t>125</w:t>
            </w:r>
          </w:p>
        </w:tc>
        <w:tc>
          <w:tcPr>
            <w:tcW w:w="8414" w:type="dxa"/>
          </w:tcPr>
          <w:p w14:paraId="03BA843F"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FnCvrCptl-LfCvrCptl-PrsnCvrCptl</w:t>
            </w:r>
            <w:r w:rsidRPr="00A367A7">
              <w:rPr>
                <w:rFonts w:cs="B Lotus"/>
                <w:rtl/>
              </w:rPr>
              <w:t xml:space="preserve"> - </w:t>
            </w:r>
            <w:r w:rsidRPr="00A367A7">
              <w:rPr>
                <w:rFonts w:cs="B Lotus" w:hint="cs"/>
                <w:rtl/>
              </w:rPr>
              <w:t>عدم</w:t>
            </w:r>
            <w:r w:rsidRPr="00A367A7">
              <w:rPr>
                <w:rFonts w:cs="B Lotus"/>
                <w:rtl/>
              </w:rPr>
              <w:t xml:space="preserve"> </w:t>
            </w:r>
            <w:r w:rsidRPr="00A367A7">
              <w:rPr>
                <w:rFonts w:cs="B Lotus" w:hint="cs"/>
                <w:rtl/>
              </w:rPr>
              <w:t>رعايت</w:t>
            </w:r>
            <w:r w:rsidRPr="00A367A7">
              <w:rPr>
                <w:rFonts w:cs="B Lotus"/>
                <w:rtl/>
              </w:rPr>
              <w:t xml:space="preserve"> </w:t>
            </w:r>
            <w:r w:rsidRPr="00A367A7">
              <w:rPr>
                <w:rFonts w:cs="B Lotus" w:hint="cs"/>
                <w:rtl/>
              </w:rPr>
              <w:t>ارائه</w:t>
            </w:r>
            <w:r w:rsidRPr="00A367A7">
              <w:rPr>
                <w:rFonts w:cs="B Lotus"/>
                <w:rtl/>
              </w:rPr>
              <w:t xml:space="preserve"> </w:t>
            </w:r>
            <w:r w:rsidRPr="00A367A7">
              <w:rPr>
                <w:rFonts w:cs="B Lotus" w:hint="cs"/>
                <w:rtl/>
              </w:rPr>
              <w:t>حداقل‌هاي</w:t>
            </w:r>
            <w:r w:rsidRPr="00A367A7">
              <w:rPr>
                <w:rFonts w:cs="B Lotus"/>
                <w:rtl/>
              </w:rPr>
              <w:t xml:space="preserve"> </w:t>
            </w:r>
            <w:r w:rsidRPr="00A367A7">
              <w:rPr>
                <w:rFonts w:cs="B Lotus" w:hint="cs"/>
                <w:rtl/>
              </w:rPr>
              <w:t>قانوني</w:t>
            </w:r>
            <w:r w:rsidRPr="00A367A7">
              <w:rPr>
                <w:rFonts w:cs="B Lotus"/>
                <w:rtl/>
              </w:rPr>
              <w:t xml:space="preserve"> </w:t>
            </w:r>
            <w:r w:rsidRPr="00A367A7">
              <w:rPr>
                <w:rFonts w:cs="B Lotus" w:hint="cs"/>
                <w:rtl/>
              </w:rPr>
              <w:t>پوشش‌هاي</w:t>
            </w:r>
            <w:r w:rsidRPr="00A367A7">
              <w:rPr>
                <w:rFonts w:cs="B Lotus"/>
                <w:rtl/>
              </w:rPr>
              <w:t xml:space="preserve"> </w:t>
            </w:r>
            <w:r w:rsidRPr="00A367A7">
              <w:rPr>
                <w:rFonts w:cs="B Lotus" w:hint="cs"/>
                <w:rtl/>
              </w:rPr>
              <w:t>بيمه‌نامه</w:t>
            </w:r>
          </w:p>
        </w:tc>
      </w:tr>
      <w:tr w:rsidR="005A4F9A" w:rsidRPr="00A367A7" w14:paraId="38647BC0"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7DAEF99" w14:textId="77777777" w:rsidR="005A4F9A" w:rsidRPr="00A367A7" w:rsidRDefault="005A4F9A" w:rsidP="00E548F7">
            <w:pPr>
              <w:jc w:val="center"/>
              <w:rPr>
                <w:rFonts w:cs="B Lotus"/>
                <w:rtl/>
              </w:rPr>
            </w:pPr>
            <w:r w:rsidRPr="00A367A7">
              <w:rPr>
                <w:rFonts w:cs="B Lotus"/>
                <w:rtl/>
              </w:rPr>
              <w:t>126</w:t>
            </w:r>
          </w:p>
        </w:tc>
        <w:tc>
          <w:tcPr>
            <w:tcW w:w="8414" w:type="dxa"/>
          </w:tcPr>
          <w:p w14:paraId="0526B117"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LglId</w:t>
            </w:r>
            <w:r w:rsidRPr="00A367A7">
              <w:rPr>
                <w:rFonts w:cs="B Lotus"/>
                <w:rtl/>
              </w:rPr>
              <w:t xml:space="preserve"> - </w:t>
            </w:r>
            <w:r w:rsidRPr="00A367A7">
              <w:rPr>
                <w:rFonts w:cs="B Lotus" w:hint="cs"/>
                <w:rtl/>
              </w:rPr>
              <w:t>شناسه</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گذار</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نمی</w:t>
            </w:r>
            <w:r w:rsidRPr="00A367A7">
              <w:rPr>
                <w:rFonts w:cs="B Lotus"/>
                <w:rtl/>
              </w:rPr>
              <w:t xml:space="preserve"> </w:t>
            </w:r>
            <w:r w:rsidRPr="00A367A7">
              <w:rPr>
                <w:rFonts w:cs="B Lotus" w:hint="cs"/>
                <w:rtl/>
              </w:rPr>
              <w:t>باشد</w:t>
            </w:r>
          </w:p>
        </w:tc>
      </w:tr>
      <w:tr w:rsidR="005A4F9A" w:rsidRPr="00A367A7" w14:paraId="13E229E5"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1EC37AA" w14:textId="77777777" w:rsidR="005A4F9A" w:rsidRPr="00A367A7" w:rsidRDefault="005A4F9A" w:rsidP="00E548F7">
            <w:pPr>
              <w:jc w:val="center"/>
              <w:rPr>
                <w:rFonts w:cs="B Lotus"/>
                <w:rtl/>
              </w:rPr>
            </w:pPr>
            <w:r w:rsidRPr="00A367A7">
              <w:rPr>
                <w:rFonts w:cs="B Lotus"/>
                <w:rtl/>
              </w:rPr>
              <w:t>127</w:t>
            </w:r>
          </w:p>
        </w:tc>
        <w:tc>
          <w:tcPr>
            <w:tcW w:w="8414" w:type="dxa"/>
          </w:tcPr>
          <w:p w14:paraId="5E203019"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PrntPlcyCmpDocNo_LstCmpDocNo</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چاپی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و</w:t>
            </w:r>
            <w:r w:rsidRPr="00A367A7">
              <w:rPr>
                <w:rFonts w:cs="B Lotus"/>
                <w:rtl/>
              </w:rPr>
              <w:t xml:space="preserve"> </w:t>
            </w:r>
            <w:r w:rsidRPr="00A367A7">
              <w:rPr>
                <w:rFonts w:cs="B Lotus" w:hint="cs"/>
                <w:rtl/>
              </w:rPr>
              <w:t>شماره</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قبلی</w:t>
            </w:r>
            <w:r w:rsidRPr="00A367A7">
              <w:rPr>
                <w:rFonts w:cs="B Lotus"/>
                <w:rtl/>
              </w:rPr>
              <w:t xml:space="preserve"> </w:t>
            </w:r>
            <w:r w:rsidRPr="00A367A7">
              <w:rPr>
                <w:rFonts w:cs="B Lotus" w:hint="cs"/>
                <w:rtl/>
              </w:rPr>
              <w:t>یکسان</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p>
        </w:tc>
      </w:tr>
      <w:tr w:rsidR="005A4F9A" w:rsidRPr="00A367A7" w14:paraId="24AE9DDD"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66DF581" w14:textId="77777777" w:rsidR="005A4F9A" w:rsidRPr="00A367A7" w:rsidRDefault="005A4F9A" w:rsidP="00E548F7">
            <w:pPr>
              <w:jc w:val="center"/>
              <w:rPr>
                <w:rFonts w:cs="B Lotus"/>
                <w:rtl/>
              </w:rPr>
            </w:pPr>
            <w:r w:rsidRPr="00A367A7">
              <w:rPr>
                <w:rFonts w:cs="B Lotus"/>
                <w:rtl/>
              </w:rPr>
              <w:t>129</w:t>
            </w:r>
          </w:p>
        </w:tc>
        <w:tc>
          <w:tcPr>
            <w:tcW w:w="8414" w:type="dxa"/>
          </w:tcPr>
          <w:p w14:paraId="2370425D"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IsMale</w:t>
            </w:r>
            <w:r w:rsidRPr="00A367A7">
              <w:rPr>
                <w:rFonts w:cs="B Lotus"/>
                <w:rtl/>
              </w:rPr>
              <w:t xml:space="preserve"> - </w:t>
            </w:r>
            <w:r w:rsidRPr="00A367A7">
              <w:rPr>
                <w:rFonts w:cs="B Lotus" w:hint="cs"/>
                <w:rtl/>
              </w:rPr>
              <w:t>جنسیت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گذار</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550E2788"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9EAE3FA" w14:textId="77777777" w:rsidR="005A4F9A" w:rsidRPr="00A367A7" w:rsidRDefault="005A4F9A" w:rsidP="00E548F7">
            <w:pPr>
              <w:jc w:val="center"/>
              <w:rPr>
                <w:rFonts w:cs="B Lotus"/>
                <w:rtl/>
              </w:rPr>
            </w:pPr>
            <w:r w:rsidRPr="00A367A7">
              <w:rPr>
                <w:rFonts w:cs="B Lotus"/>
                <w:rtl/>
              </w:rPr>
              <w:t>130</w:t>
            </w:r>
          </w:p>
        </w:tc>
        <w:tc>
          <w:tcPr>
            <w:tcW w:w="8414" w:type="dxa"/>
          </w:tcPr>
          <w:p w14:paraId="2338CC9B"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FuelTypCod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سوخت</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111BD507"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1B0F625A" w14:textId="77777777" w:rsidR="005A4F9A" w:rsidRPr="00A367A7" w:rsidRDefault="005A4F9A" w:rsidP="00E548F7">
            <w:pPr>
              <w:jc w:val="center"/>
              <w:rPr>
                <w:rFonts w:cs="B Lotus"/>
                <w:rtl/>
              </w:rPr>
            </w:pPr>
            <w:r w:rsidRPr="00A367A7">
              <w:rPr>
                <w:rFonts w:cs="B Lotus"/>
                <w:rtl/>
              </w:rPr>
              <w:t>136</w:t>
            </w:r>
          </w:p>
        </w:tc>
        <w:tc>
          <w:tcPr>
            <w:tcW w:w="8414" w:type="dxa"/>
          </w:tcPr>
          <w:p w14:paraId="383CD749"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PrmTypCod</w:t>
            </w:r>
            <w:r w:rsidRPr="00A367A7">
              <w:rPr>
                <w:rFonts w:cs="B Lotus"/>
                <w:rtl/>
              </w:rPr>
              <w:t xml:space="preserve">  - </w:t>
            </w:r>
            <w:r w:rsidRPr="00A367A7">
              <w:rPr>
                <w:rFonts w:cs="B Lotus" w:hint="cs"/>
                <w:rtl/>
              </w:rPr>
              <w:t>نوع</w:t>
            </w:r>
            <w:r w:rsidRPr="00A367A7">
              <w:rPr>
                <w:rFonts w:cs="B Lotus"/>
                <w:rtl/>
              </w:rPr>
              <w:t xml:space="preserve"> </w:t>
            </w:r>
            <w:r w:rsidRPr="00A367A7">
              <w:rPr>
                <w:rFonts w:cs="B Lotus" w:hint="cs"/>
                <w:rtl/>
              </w:rPr>
              <w:t>پرداخت</w:t>
            </w:r>
            <w:r w:rsidRPr="00A367A7">
              <w:rPr>
                <w:rFonts w:cs="B Lotus"/>
                <w:rtl/>
              </w:rPr>
              <w:t xml:space="preserve">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02C04A46"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3C82849" w14:textId="77777777" w:rsidR="005A4F9A" w:rsidRPr="00A367A7" w:rsidRDefault="005A4F9A" w:rsidP="00E548F7">
            <w:pPr>
              <w:jc w:val="center"/>
              <w:rPr>
                <w:rFonts w:cs="B Lotus"/>
                <w:rtl/>
              </w:rPr>
            </w:pPr>
            <w:r w:rsidRPr="00A367A7">
              <w:rPr>
                <w:rFonts w:cs="B Lotus"/>
                <w:rtl/>
              </w:rPr>
              <w:t>137</w:t>
            </w:r>
          </w:p>
        </w:tc>
        <w:tc>
          <w:tcPr>
            <w:tcW w:w="8414" w:type="dxa"/>
          </w:tcPr>
          <w:p w14:paraId="60BE61F1"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FuncStsCod</w:t>
            </w:r>
            <w:r w:rsidRPr="00A367A7">
              <w:rPr>
                <w:rFonts w:cs="B Lotus"/>
                <w:rtl/>
              </w:rPr>
              <w:t xml:space="preserve">  - </w:t>
            </w:r>
            <w:r w:rsidRPr="00A367A7">
              <w:rPr>
                <w:rFonts w:cs="B Lotus" w:hint="cs"/>
                <w:rtl/>
              </w:rPr>
              <w:t>وضعیت</w:t>
            </w:r>
            <w:r w:rsidRPr="00A367A7">
              <w:rPr>
                <w:rFonts w:cs="B Lotus"/>
                <w:rtl/>
              </w:rPr>
              <w:t xml:space="preserve"> </w:t>
            </w:r>
            <w:r w:rsidRPr="00A367A7">
              <w:rPr>
                <w:rFonts w:cs="B Lotus" w:hint="cs"/>
                <w:rtl/>
              </w:rPr>
              <w:t>کارکرد</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2E53F3C4"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5EE0C3D" w14:textId="77777777" w:rsidR="005A4F9A" w:rsidRPr="00A367A7" w:rsidRDefault="005A4F9A" w:rsidP="00E548F7">
            <w:pPr>
              <w:jc w:val="center"/>
              <w:rPr>
                <w:rFonts w:cs="B Lotus"/>
                <w:rtl/>
              </w:rPr>
            </w:pPr>
            <w:r w:rsidRPr="00A367A7">
              <w:rPr>
                <w:rFonts w:cs="B Lotus"/>
                <w:rtl/>
              </w:rPr>
              <w:t>138</w:t>
            </w:r>
          </w:p>
        </w:tc>
        <w:tc>
          <w:tcPr>
            <w:tcW w:w="8414" w:type="dxa"/>
          </w:tcPr>
          <w:p w14:paraId="38584B77"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ShftPlk2</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حرف</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5B4CC15C"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5BB7061" w14:textId="77777777" w:rsidR="005A4F9A" w:rsidRPr="00A367A7" w:rsidRDefault="005A4F9A" w:rsidP="00E548F7">
            <w:pPr>
              <w:jc w:val="center"/>
              <w:rPr>
                <w:rFonts w:cs="B Lotus"/>
                <w:rtl/>
              </w:rPr>
            </w:pPr>
            <w:r w:rsidRPr="00A367A7">
              <w:rPr>
                <w:rFonts w:cs="B Lotus"/>
                <w:rtl/>
              </w:rPr>
              <w:t>139</w:t>
            </w:r>
          </w:p>
        </w:tc>
        <w:tc>
          <w:tcPr>
            <w:tcW w:w="8414" w:type="dxa"/>
          </w:tcPr>
          <w:p w14:paraId="62D332B2"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ShftPlkTypCod</w:t>
            </w:r>
            <w:r w:rsidRPr="00A367A7">
              <w:rPr>
                <w:rFonts w:cs="B Lotus"/>
                <w:rtl/>
              </w:rPr>
              <w:t xml:space="preserve"> - </w:t>
            </w:r>
            <w:r w:rsidRPr="00A367A7">
              <w:rPr>
                <w:rFonts w:cs="B Lotus" w:hint="cs"/>
                <w:rtl/>
              </w:rPr>
              <w:t>نوع</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نا</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است</w:t>
            </w:r>
          </w:p>
        </w:tc>
      </w:tr>
      <w:tr w:rsidR="005A4F9A" w:rsidRPr="00A367A7" w14:paraId="74F6F3BD"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AA2D970" w14:textId="77777777" w:rsidR="005A4F9A" w:rsidRPr="00A367A7" w:rsidRDefault="005A4F9A" w:rsidP="00E548F7">
            <w:pPr>
              <w:jc w:val="center"/>
              <w:rPr>
                <w:rFonts w:cs="B Lotus"/>
                <w:rtl/>
              </w:rPr>
            </w:pPr>
            <w:r w:rsidRPr="00A367A7">
              <w:rPr>
                <w:rFonts w:cs="B Lotus"/>
                <w:rtl/>
              </w:rPr>
              <w:t>140</w:t>
            </w:r>
          </w:p>
        </w:tc>
        <w:tc>
          <w:tcPr>
            <w:tcW w:w="8414" w:type="dxa"/>
          </w:tcPr>
          <w:p w14:paraId="447C708F"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ShftPlk1</w:t>
            </w:r>
            <w:r w:rsidRPr="00A367A7">
              <w:rPr>
                <w:rFonts w:cs="B Lotus"/>
                <w:rtl/>
              </w:rPr>
              <w:t xml:space="preserve"> - </w:t>
            </w:r>
            <w:r w:rsidRPr="00A367A7">
              <w:rPr>
                <w:rFonts w:cs="B Lotus" w:hint="cs"/>
                <w:rtl/>
              </w:rPr>
              <w:t>دو</w:t>
            </w:r>
            <w:r w:rsidRPr="00A367A7">
              <w:rPr>
                <w:rFonts w:cs="B Lotus"/>
                <w:rtl/>
              </w:rPr>
              <w:t xml:space="preserve"> </w:t>
            </w:r>
            <w:r w:rsidRPr="00A367A7">
              <w:rPr>
                <w:rFonts w:cs="B Lotus" w:hint="cs"/>
                <w:rtl/>
              </w:rPr>
              <w:t>رقم</w:t>
            </w:r>
            <w:r w:rsidRPr="00A367A7">
              <w:rPr>
                <w:rFonts w:cs="B Lotus"/>
                <w:rtl/>
              </w:rPr>
              <w:t xml:space="preserve"> </w:t>
            </w:r>
            <w:r w:rsidRPr="00A367A7">
              <w:rPr>
                <w:rFonts w:cs="B Lotus" w:hint="cs"/>
                <w:rtl/>
              </w:rPr>
              <w:t>سمت</w:t>
            </w:r>
            <w:r w:rsidRPr="00A367A7">
              <w:rPr>
                <w:rFonts w:cs="B Lotus"/>
                <w:rtl/>
              </w:rPr>
              <w:t xml:space="preserve"> </w:t>
            </w:r>
            <w:r w:rsidRPr="00A367A7">
              <w:rPr>
                <w:rFonts w:cs="B Lotus" w:hint="cs"/>
                <w:rtl/>
              </w:rPr>
              <w:t>چپ</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میباشد</w:t>
            </w:r>
          </w:p>
        </w:tc>
      </w:tr>
      <w:tr w:rsidR="005A4F9A" w:rsidRPr="00A367A7" w14:paraId="11FAF799"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0F1990A" w14:textId="77777777" w:rsidR="005A4F9A" w:rsidRPr="00A367A7" w:rsidRDefault="005A4F9A" w:rsidP="00E548F7">
            <w:pPr>
              <w:jc w:val="center"/>
              <w:rPr>
                <w:rFonts w:cs="B Lotus"/>
                <w:rtl/>
              </w:rPr>
            </w:pPr>
            <w:r w:rsidRPr="00A367A7">
              <w:rPr>
                <w:rFonts w:cs="B Lotus"/>
                <w:rtl/>
              </w:rPr>
              <w:t>141</w:t>
            </w:r>
          </w:p>
        </w:tc>
        <w:tc>
          <w:tcPr>
            <w:tcW w:w="8414" w:type="dxa"/>
          </w:tcPr>
          <w:p w14:paraId="0F88E662"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ShftPlk2</w:t>
            </w:r>
            <w:r w:rsidRPr="00A367A7">
              <w:rPr>
                <w:rFonts w:cs="B Lotus"/>
                <w:rtl/>
              </w:rPr>
              <w:t xml:space="preserve"> - </w:t>
            </w:r>
            <w:r w:rsidRPr="00A367A7">
              <w:rPr>
                <w:rFonts w:cs="B Lotus" w:hint="cs"/>
                <w:rtl/>
              </w:rPr>
              <w:t>حرف</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میباشد</w:t>
            </w:r>
          </w:p>
        </w:tc>
      </w:tr>
      <w:tr w:rsidR="005A4F9A" w:rsidRPr="00A367A7" w14:paraId="7ED6D2A1"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3F972AF" w14:textId="77777777" w:rsidR="005A4F9A" w:rsidRPr="00A367A7" w:rsidRDefault="005A4F9A" w:rsidP="00E548F7">
            <w:pPr>
              <w:jc w:val="center"/>
              <w:rPr>
                <w:rFonts w:cs="B Lotus"/>
                <w:rtl/>
              </w:rPr>
            </w:pPr>
            <w:r w:rsidRPr="00A367A7">
              <w:rPr>
                <w:rFonts w:cs="B Lotus"/>
                <w:rtl/>
              </w:rPr>
              <w:t>142</w:t>
            </w:r>
          </w:p>
        </w:tc>
        <w:tc>
          <w:tcPr>
            <w:tcW w:w="8414" w:type="dxa"/>
          </w:tcPr>
          <w:p w14:paraId="73B19610"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ShftPlk3</w:t>
            </w:r>
            <w:r w:rsidRPr="00A367A7">
              <w:rPr>
                <w:rFonts w:cs="B Lotus"/>
                <w:rtl/>
              </w:rPr>
              <w:t xml:space="preserve"> - </w:t>
            </w:r>
            <w:r w:rsidRPr="00A367A7">
              <w:rPr>
                <w:rFonts w:cs="B Lotus" w:hint="cs"/>
                <w:rtl/>
              </w:rPr>
              <w:t>سه</w:t>
            </w:r>
            <w:r w:rsidRPr="00A367A7">
              <w:rPr>
                <w:rFonts w:cs="B Lotus"/>
                <w:rtl/>
              </w:rPr>
              <w:t xml:space="preserve"> </w:t>
            </w:r>
            <w:r w:rsidRPr="00A367A7">
              <w:rPr>
                <w:rFonts w:cs="B Lotus" w:hint="cs"/>
                <w:rtl/>
              </w:rPr>
              <w:t>رقم</w:t>
            </w:r>
            <w:r w:rsidRPr="00A367A7">
              <w:rPr>
                <w:rFonts w:cs="B Lotus"/>
                <w:rtl/>
              </w:rPr>
              <w:t xml:space="preserve"> </w:t>
            </w:r>
            <w:r w:rsidRPr="00A367A7">
              <w:rPr>
                <w:rFonts w:cs="B Lotus" w:hint="cs"/>
                <w:rtl/>
              </w:rPr>
              <w:t>سمت</w:t>
            </w:r>
            <w:r w:rsidRPr="00A367A7">
              <w:rPr>
                <w:rFonts w:cs="B Lotus"/>
                <w:rtl/>
              </w:rPr>
              <w:t xml:space="preserve"> </w:t>
            </w:r>
            <w:r w:rsidRPr="00A367A7">
              <w:rPr>
                <w:rFonts w:cs="B Lotus" w:hint="cs"/>
                <w:rtl/>
              </w:rPr>
              <w:t>راست</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میباشد</w:t>
            </w:r>
          </w:p>
        </w:tc>
      </w:tr>
      <w:tr w:rsidR="005A4F9A" w:rsidRPr="00A367A7" w14:paraId="42EF6A66"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25B5D35" w14:textId="77777777" w:rsidR="005A4F9A" w:rsidRPr="00A367A7" w:rsidRDefault="005A4F9A" w:rsidP="00E548F7">
            <w:pPr>
              <w:jc w:val="center"/>
              <w:rPr>
                <w:rFonts w:cs="B Lotus"/>
                <w:rtl/>
              </w:rPr>
            </w:pPr>
            <w:r w:rsidRPr="00A367A7">
              <w:rPr>
                <w:rFonts w:cs="B Lotus"/>
                <w:rtl/>
              </w:rPr>
              <w:t>143</w:t>
            </w:r>
          </w:p>
        </w:tc>
        <w:tc>
          <w:tcPr>
            <w:tcW w:w="8414" w:type="dxa"/>
          </w:tcPr>
          <w:p w14:paraId="56137153"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ShftPlkSrl</w:t>
            </w:r>
            <w:r w:rsidRPr="00A367A7">
              <w:rPr>
                <w:rFonts w:cs="B Lotus"/>
                <w:rtl/>
              </w:rPr>
              <w:t xml:space="preserve">  - </w:t>
            </w:r>
            <w:r w:rsidRPr="00A367A7">
              <w:rPr>
                <w:rFonts w:cs="B Lotus" w:hint="cs"/>
                <w:rtl/>
              </w:rPr>
              <w:t>سریال</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میباشد</w:t>
            </w:r>
          </w:p>
        </w:tc>
      </w:tr>
      <w:tr w:rsidR="005A4F9A" w:rsidRPr="00A367A7" w14:paraId="125F8315"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5D19E72" w14:textId="77777777" w:rsidR="005A4F9A" w:rsidRPr="00A367A7" w:rsidRDefault="005A4F9A" w:rsidP="00E548F7">
            <w:pPr>
              <w:jc w:val="center"/>
              <w:rPr>
                <w:rFonts w:cs="B Lotus"/>
                <w:rtl/>
              </w:rPr>
            </w:pPr>
            <w:r w:rsidRPr="00A367A7">
              <w:rPr>
                <w:rFonts w:cs="B Lotus"/>
                <w:rtl/>
              </w:rPr>
              <w:t>144</w:t>
            </w:r>
          </w:p>
        </w:tc>
        <w:tc>
          <w:tcPr>
            <w:tcW w:w="8414" w:type="dxa"/>
          </w:tcPr>
          <w:p w14:paraId="05B881FD"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ShftPlk1</w:t>
            </w:r>
            <w:r w:rsidRPr="00A367A7">
              <w:rPr>
                <w:rFonts w:cs="B Lotus"/>
                <w:rtl/>
              </w:rPr>
              <w:t xml:space="preserve">  - </w:t>
            </w:r>
            <w:r w:rsidRPr="00A367A7">
              <w:rPr>
                <w:rFonts w:cs="B Lotus" w:hint="cs"/>
                <w:rtl/>
              </w:rPr>
              <w:t>دو</w:t>
            </w:r>
            <w:r w:rsidRPr="00A367A7">
              <w:rPr>
                <w:rFonts w:cs="B Lotus"/>
                <w:rtl/>
              </w:rPr>
              <w:t xml:space="preserve"> </w:t>
            </w:r>
            <w:r w:rsidRPr="00A367A7">
              <w:rPr>
                <w:rFonts w:cs="B Lotus" w:hint="cs"/>
                <w:rtl/>
              </w:rPr>
              <w:t>رقم</w:t>
            </w:r>
            <w:r w:rsidRPr="00A367A7">
              <w:rPr>
                <w:rFonts w:cs="B Lotus"/>
                <w:rtl/>
              </w:rPr>
              <w:t xml:space="preserve"> </w:t>
            </w:r>
            <w:r w:rsidRPr="00A367A7">
              <w:rPr>
                <w:rFonts w:cs="B Lotus" w:hint="cs"/>
                <w:rtl/>
              </w:rPr>
              <w:t>سمت</w:t>
            </w:r>
            <w:r w:rsidRPr="00A367A7">
              <w:rPr>
                <w:rFonts w:cs="B Lotus"/>
                <w:rtl/>
              </w:rPr>
              <w:t xml:space="preserve"> </w:t>
            </w:r>
            <w:r w:rsidRPr="00A367A7">
              <w:rPr>
                <w:rFonts w:cs="B Lotus" w:hint="cs"/>
                <w:rtl/>
              </w:rPr>
              <w:t>چپ</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صورت</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نمایید</w:t>
            </w:r>
          </w:p>
        </w:tc>
      </w:tr>
      <w:tr w:rsidR="005A4F9A" w:rsidRPr="00A367A7" w14:paraId="4BD54F21"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5346AA2" w14:textId="77777777" w:rsidR="005A4F9A" w:rsidRPr="00A367A7" w:rsidRDefault="005A4F9A" w:rsidP="00E548F7">
            <w:pPr>
              <w:jc w:val="center"/>
              <w:rPr>
                <w:rFonts w:cs="B Lotus"/>
                <w:rtl/>
              </w:rPr>
            </w:pPr>
            <w:r w:rsidRPr="00A367A7">
              <w:rPr>
                <w:rFonts w:cs="B Lotus"/>
                <w:rtl/>
              </w:rPr>
              <w:lastRenderedPageBreak/>
              <w:t>145</w:t>
            </w:r>
          </w:p>
        </w:tc>
        <w:tc>
          <w:tcPr>
            <w:tcW w:w="8414" w:type="dxa"/>
          </w:tcPr>
          <w:p w14:paraId="76EBB6EB"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ShftPlk3</w:t>
            </w:r>
            <w:r w:rsidRPr="00A367A7">
              <w:rPr>
                <w:rFonts w:cs="B Lotus"/>
                <w:rtl/>
              </w:rPr>
              <w:t xml:space="preserve">  - </w:t>
            </w:r>
            <w:r w:rsidRPr="00A367A7">
              <w:rPr>
                <w:rFonts w:cs="B Lotus" w:hint="cs"/>
                <w:rtl/>
              </w:rPr>
              <w:t>سه</w:t>
            </w:r>
            <w:r w:rsidRPr="00A367A7">
              <w:rPr>
                <w:rFonts w:cs="B Lotus"/>
                <w:rtl/>
              </w:rPr>
              <w:t xml:space="preserve"> </w:t>
            </w:r>
            <w:r w:rsidRPr="00A367A7">
              <w:rPr>
                <w:rFonts w:cs="B Lotus" w:hint="cs"/>
                <w:rtl/>
              </w:rPr>
              <w:t>رقم</w:t>
            </w:r>
            <w:r w:rsidRPr="00A367A7">
              <w:rPr>
                <w:rFonts w:cs="B Lotus"/>
                <w:rtl/>
              </w:rPr>
              <w:t xml:space="preserve"> </w:t>
            </w:r>
            <w:r w:rsidRPr="00A367A7">
              <w:rPr>
                <w:rFonts w:cs="B Lotus" w:hint="cs"/>
                <w:rtl/>
              </w:rPr>
              <w:t>سمت</w:t>
            </w:r>
            <w:r w:rsidRPr="00A367A7">
              <w:rPr>
                <w:rFonts w:cs="B Lotus"/>
                <w:rtl/>
              </w:rPr>
              <w:t xml:space="preserve"> </w:t>
            </w:r>
            <w:r w:rsidRPr="00A367A7">
              <w:rPr>
                <w:rFonts w:cs="B Lotus" w:hint="cs"/>
                <w:rtl/>
              </w:rPr>
              <w:t>راست</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صورت</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نمایید</w:t>
            </w:r>
          </w:p>
        </w:tc>
      </w:tr>
      <w:tr w:rsidR="005A4F9A" w:rsidRPr="00A367A7" w14:paraId="3AFF37ED"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1498545" w14:textId="77777777" w:rsidR="005A4F9A" w:rsidRPr="00A367A7" w:rsidRDefault="005A4F9A" w:rsidP="00E548F7">
            <w:pPr>
              <w:jc w:val="center"/>
              <w:rPr>
                <w:rFonts w:cs="B Lotus"/>
                <w:rtl/>
              </w:rPr>
            </w:pPr>
            <w:r w:rsidRPr="00A367A7">
              <w:rPr>
                <w:rFonts w:cs="B Lotus"/>
                <w:rtl/>
              </w:rPr>
              <w:t>146</w:t>
            </w:r>
          </w:p>
        </w:tc>
        <w:tc>
          <w:tcPr>
            <w:tcW w:w="8414" w:type="dxa"/>
          </w:tcPr>
          <w:p w14:paraId="0C8A9192"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ShftPlkSrl</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سریال</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صورت</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نمایید</w:t>
            </w:r>
          </w:p>
        </w:tc>
      </w:tr>
      <w:tr w:rsidR="005A4F9A" w:rsidRPr="00A367A7" w14:paraId="71FC894C"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C11472D" w14:textId="77777777" w:rsidR="005A4F9A" w:rsidRPr="00A367A7" w:rsidRDefault="005A4F9A" w:rsidP="00E548F7">
            <w:pPr>
              <w:jc w:val="center"/>
              <w:rPr>
                <w:rFonts w:cs="B Lotus"/>
                <w:rtl/>
              </w:rPr>
            </w:pPr>
            <w:r w:rsidRPr="00A367A7">
              <w:rPr>
                <w:rFonts w:cs="B Lotus"/>
                <w:rtl/>
              </w:rPr>
              <w:t>148</w:t>
            </w:r>
          </w:p>
        </w:tc>
        <w:tc>
          <w:tcPr>
            <w:tcW w:w="8414" w:type="dxa"/>
          </w:tcPr>
          <w:p w14:paraId="6DE47F82"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ShftNtnlId</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نیست</w:t>
            </w:r>
            <w:r w:rsidRPr="00A367A7">
              <w:rPr>
                <w:rFonts w:cs="B Lotus"/>
                <w:rtl/>
              </w:rPr>
              <w:t xml:space="preserve"> </w:t>
            </w:r>
          </w:p>
        </w:tc>
      </w:tr>
      <w:tr w:rsidR="005A4F9A" w:rsidRPr="00A367A7" w14:paraId="74C53454"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02C182F" w14:textId="77777777" w:rsidR="005A4F9A" w:rsidRPr="00A367A7" w:rsidRDefault="005A4F9A" w:rsidP="00E548F7">
            <w:pPr>
              <w:jc w:val="center"/>
              <w:rPr>
                <w:rFonts w:cs="B Lotus"/>
                <w:rtl/>
              </w:rPr>
            </w:pPr>
            <w:r w:rsidRPr="00A367A7">
              <w:rPr>
                <w:rFonts w:cs="B Lotus"/>
                <w:rtl/>
              </w:rPr>
              <w:t>149</w:t>
            </w:r>
          </w:p>
        </w:tc>
        <w:tc>
          <w:tcPr>
            <w:tcW w:w="8414" w:type="dxa"/>
          </w:tcPr>
          <w:p w14:paraId="36A86205"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ShftNtnlId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نامعتبر</w:t>
            </w:r>
            <w:r w:rsidRPr="00A367A7">
              <w:rPr>
                <w:rFonts w:cs="B Lotus"/>
                <w:rtl/>
              </w:rPr>
              <w:t xml:space="preserve"> </w:t>
            </w:r>
            <w:r w:rsidRPr="00A367A7">
              <w:rPr>
                <w:rFonts w:cs="B Lotus" w:hint="cs"/>
                <w:rtl/>
              </w:rPr>
              <w:t>است</w:t>
            </w:r>
          </w:p>
        </w:tc>
      </w:tr>
      <w:tr w:rsidR="005A4F9A" w:rsidRPr="00A367A7" w14:paraId="745B9A95"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C7572ED" w14:textId="77777777" w:rsidR="005A4F9A" w:rsidRPr="00A367A7" w:rsidRDefault="005A4F9A" w:rsidP="00E548F7">
            <w:pPr>
              <w:jc w:val="center"/>
              <w:rPr>
                <w:rFonts w:cs="B Lotus"/>
                <w:rtl/>
              </w:rPr>
            </w:pPr>
            <w:r w:rsidRPr="00A367A7">
              <w:rPr>
                <w:rFonts w:cs="B Lotus"/>
                <w:rtl/>
              </w:rPr>
              <w:t>150</w:t>
            </w:r>
          </w:p>
        </w:tc>
        <w:tc>
          <w:tcPr>
            <w:tcW w:w="8414" w:type="dxa"/>
          </w:tcPr>
          <w:p w14:paraId="50C6C40A"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ShftLglId</w:t>
            </w:r>
            <w:r w:rsidRPr="00A367A7">
              <w:rPr>
                <w:rFonts w:cs="B Lotus"/>
                <w:rtl/>
              </w:rPr>
              <w:t xml:space="preserve">  - - </w:t>
            </w:r>
            <w:r w:rsidRPr="00A367A7">
              <w:rPr>
                <w:rFonts w:cs="B Lotus" w:hint="cs"/>
                <w:rtl/>
              </w:rPr>
              <w:t>فرمت</w:t>
            </w:r>
            <w:r w:rsidRPr="00A367A7">
              <w:rPr>
                <w:rFonts w:cs="B Lotus"/>
                <w:rtl/>
              </w:rPr>
              <w:t xml:space="preserve"> </w:t>
            </w:r>
            <w:r w:rsidRPr="00A367A7">
              <w:rPr>
                <w:rFonts w:cs="B Lotus" w:hint="cs"/>
                <w:rtl/>
              </w:rPr>
              <w:t>شناسه</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نیست</w:t>
            </w:r>
          </w:p>
        </w:tc>
      </w:tr>
      <w:tr w:rsidR="005A4F9A" w:rsidRPr="00A367A7" w14:paraId="2A663A65"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94635FE" w14:textId="77777777" w:rsidR="005A4F9A" w:rsidRPr="00A367A7" w:rsidRDefault="005A4F9A" w:rsidP="00E548F7">
            <w:pPr>
              <w:jc w:val="center"/>
              <w:rPr>
                <w:rFonts w:cs="B Lotus"/>
                <w:rtl/>
              </w:rPr>
            </w:pPr>
            <w:r w:rsidRPr="00A367A7">
              <w:rPr>
                <w:rFonts w:cs="B Lotus"/>
                <w:rtl/>
              </w:rPr>
              <w:t>151</w:t>
            </w:r>
          </w:p>
        </w:tc>
        <w:tc>
          <w:tcPr>
            <w:tcW w:w="8414" w:type="dxa"/>
          </w:tcPr>
          <w:p w14:paraId="159258D2"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ShftLglId</w:t>
            </w:r>
            <w:r w:rsidRPr="00A367A7">
              <w:rPr>
                <w:rFonts w:cs="B Lotus"/>
                <w:rtl/>
              </w:rPr>
              <w:t xml:space="preserve">  - - </w:t>
            </w:r>
            <w:r w:rsidRPr="00A367A7">
              <w:rPr>
                <w:rFonts w:cs="B Lotus" w:hint="cs"/>
                <w:rtl/>
              </w:rPr>
              <w:t>شناسه</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نامعتبر</w:t>
            </w:r>
            <w:r w:rsidRPr="00A367A7">
              <w:rPr>
                <w:rFonts w:cs="B Lotus"/>
                <w:rtl/>
              </w:rPr>
              <w:t xml:space="preserve"> </w:t>
            </w:r>
            <w:r w:rsidRPr="00A367A7">
              <w:rPr>
                <w:rFonts w:cs="B Lotus" w:hint="cs"/>
                <w:rtl/>
              </w:rPr>
              <w:t>است</w:t>
            </w:r>
          </w:p>
        </w:tc>
      </w:tr>
      <w:tr w:rsidR="005A4F9A" w:rsidRPr="00A367A7" w14:paraId="04AFABAB"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EDB00D2" w14:textId="77777777" w:rsidR="005A4F9A" w:rsidRPr="00A367A7" w:rsidRDefault="005A4F9A" w:rsidP="00E548F7">
            <w:pPr>
              <w:jc w:val="center"/>
              <w:rPr>
                <w:rFonts w:cs="B Lotus"/>
                <w:rtl/>
              </w:rPr>
            </w:pPr>
            <w:r w:rsidRPr="00A367A7">
              <w:rPr>
                <w:rFonts w:cs="B Lotus"/>
                <w:rtl/>
              </w:rPr>
              <w:t>152</w:t>
            </w:r>
          </w:p>
        </w:tc>
        <w:tc>
          <w:tcPr>
            <w:tcW w:w="8414" w:type="dxa"/>
          </w:tcPr>
          <w:p w14:paraId="22BB40BF"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PlkOwnNtnlId</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نیست</w:t>
            </w:r>
          </w:p>
        </w:tc>
      </w:tr>
      <w:tr w:rsidR="005A4F9A" w:rsidRPr="00A367A7" w14:paraId="442A7508"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2596F26" w14:textId="77777777" w:rsidR="005A4F9A" w:rsidRPr="00A367A7" w:rsidRDefault="005A4F9A" w:rsidP="00E548F7">
            <w:pPr>
              <w:jc w:val="center"/>
              <w:rPr>
                <w:rFonts w:cs="B Lotus"/>
                <w:rtl/>
              </w:rPr>
            </w:pPr>
            <w:r w:rsidRPr="00A367A7">
              <w:rPr>
                <w:rFonts w:cs="B Lotus"/>
                <w:rtl/>
              </w:rPr>
              <w:t>153</w:t>
            </w:r>
          </w:p>
        </w:tc>
        <w:tc>
          <w:tcPr>
            <w:tcW w:w="8414" w:type="dxa"/>
          </w:tcPr>
          <w:p w14:paraId="1C09EF35"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PlkOwnNtnlId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نامعتبر</w:t>
            </w:r>
            <w:r w:rsidRPr="00A367A7">
              <w:rPr>
                <w:rFonts w:cs="B Lotus"/>
                <w:rtl/>
              </w:rPr>
              <w:t xml:space="preserve"> </w:t>
            </w:r>
            <w:r w:rsidRPr="00A367A7">
              <w:rPr>
                <w:rFonts w:cs="B Lotus" w:hint="cs"/>
                <w:rtl/>
              </w:rPr>
              <w:t>است</w:t>
            </w:r>
          </w:p>
        </w:tc>
      </w:tr>
      <w:tr w:rsidR="005A4F9A" w:rsidRPr="00A367A7" w14:paraId="54F162F4"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BD89743" w14:textId="77777777" w:rsidR="005A4F9A" w:rsidRPr="00A367A7" w:rsidRDefault="005A4F9A" w:rsidP="00E548F7">
            <w:pPr>
              <w:jc w:val="center"/>
              <w:rPr>
                <w:rFonts w:cs="B Lotus"/>
                <w:rtl/>
              </w:rPr>
            </w:pPr>
            <w:r w:rsidRPr="00A367A7">
              <w:rPr>
                <w:rFonts w:cs="B Lotus"/>
                <w:rtl/>
              </w:rPr>
              <w:t>154</w:t>
            </w:r>
          </w:p>
        </w:tc>
        <w:tc>
          <w:tcPr>
            <w:tcW w:w="8414" w:type="dxa"/>
          </w:tcPr>
          <w:p w14:paraId="2F2FB9A3"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PlkOwnLglId</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شناسه</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نیست</w:t>
            </w:r>
          </w:p>
        </w:tc>
      </w:tr>
      <w:tr w:rsidR="005A4F9A" w:rsidRPr="00A367A7" w14:paraId="3E7CA3F2"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B6E0215" w14:textId="77777777" w:rsidR="005A4F9A" w:rsidRPr="00A367A7" w:rsidRDefault="005A4F9A" w:rsidP="00E548F7">
            <w:pPr>
              <w:jc w:val="center"/>
              <w:rPr>
                <w:rFonts w:cs="B Lotus"/>
                <w:rtl/>
              </w:rPr>
            </w:pPr>
            <w:r w:rsidRPr="00A367A7">
              <w:rPr>
                <w:rFonts w:cs="B Lotus"/>
                <w:rtl/>
              </w:rPr>
              <w:t>155</w:t>
            </w:r>
          </w:p>
        </w:tc>
        <w:tc>
          <w:tcPr>
            <w:tcW w:w="8414" w:type="dxa"/>
          </w:tcPr>
          <w:p w14:paraId="5652B87E"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PlkOwnLglId</w:t>
            </w:r>
            <w:r w:rsidRPr="00A367A7">
              <w:rPr>
                <w:rFonts w:cs="B Lotus"/>
                <w:rtl/>
              </w:rPr>
              <w:t xml:space="preserve">  - </w:t>
            </w:r>
            <w:r w:rsidRPr="00A367A7">
              <w:rPr>
                <w:rFonts w:cs="B Lotus" w:hint="cs"/>
                <w:rtl/>
              </w:rPr>
              <w:t>شناسه</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نامعتبر</w:t>
            </w:r>
            <w:r w:rsidRPr="00A367A7">
              <w:rPr>
                <w:rFonts w:cs="B Lotus"/>
                <w:rtl/>
              </w:rPr>
              <w:t xml:space="preserve"> </w:t>
            </w:r>
            <w:r w:rsidRPr="00A367A7">
              <w:rPr>
                <w:rFonts w:cs="B Lotus" w:hint="cs"/>
                <w:rtl/>
              </w:rPr>
              <w:t>استد</w:t>
            </w:r>
          </w:p>
        </w:tc>
      </w:tr>
      <w:tr w:rsidR="005A4F9A" w:rsidRPr="00A367A7" w14:paraId="375211DF"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EAA6383" w14:textId="77777777" w:rsidR="005A4F9A" w:rsidRPr="00A367A7" w:rsidRDefault="005A4F9A" w:rsidP="00E548F7">
            <w:pPr>
              <w:jc w:val="center"/>
              <w:rPr>
                <w:rFonts w:cs="B Lotus"/>
                <w:rtl/>
              </w:rPr>
            </w:pPr>
            <w:r w:rsidRPr="00A367A7">
              <w:rPr>
                <w:rFonts w:cs="B Lotus"/>
                <w:rtl/>
              </w:rPr>
              <w:t>156</w:t>
            </w:r>
          </w:p>
        </w:tc>
        <w:tc>
          <w:tcPr>
            <w:tcW w:w="8414" w:type="dxa"/>
          </w:tcPr>
          <w:p w14:paraId="79B8884E"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ShftPlkTypCod</w:t>
            </w:r>
            <w:r w:rsidRPr="00A367A7">
              <w:rPr>
                <w:rFonts w:cs="B Lotus"/>
                <w:rtl/>
              </w:rPr>
              <w:t xml:space="preserve">  - </w:t>
            </w:r>
            <w:r w:rsidRPr="00A367A7">
              <w:rPr>
                <w:rFonts w:cs="B Lotus" w:hint="cs"/>
                <w:rtl/>
              </w:rPr>
              <w:t>نوع</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76B67807"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2846376" w14:textId="77777777" w:rsidR="005A4F9A" w:rsidRPr="00A367A7" w:rsidRDefault="005A4F9A" w:rsidP="00E548F7">
            <w:pPr>
              <w:jc w:val="center"/>
              <w:rPr>
                <w:rFonts w:cs="B Lotus"/>
                <w:rtl/>
              </w:rPr>
            </w:pPr>
            <w:r w:rsidRPr="00A367A7">
              <w:rPr>
                <w:rFonts w:cs="B Lotus"/>
                <w:rtl/>
              </w:rPr>
              <w:t>157</w:t>
            </w:r>
          </w:p>
        </w:tc>
        <w:tc>
          <w:tcPr>
            <w:tcW w:w="8414" w:type="dxa"/>
          </w:tcPr>
          <w:p w14:paraId="0BE8A2B4"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ShftPlk</w:t>
            </w:r>
            <w:r w:rsidRPr="00A367A7">
              <w:rPr>
                <w:rFonts w:cs="B Lotus"/>
                <w:rtl/>
              </w:rPr>
              <w:t xml:space="preserve">  - </w:t>
            </w:r>
            <w:r w:rsidRPr="00A367A7">
              <w:rPr>
                <w:rFonts w:cs="B Lotus" w:hint="cs"/>
                <w:rtl/>
              </w:rPr>
              <w:t>پلاک</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450F45C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1279DED" w14:textId="77777777" w:rsidR="005A4F9A" w:rsidRPr="00A367A7" w:rsidRDefault="005A4F9A" w:rsidP="00E548F7">
            <w:pPr>
              <w:jc w:val="center"/>
              <w:rPr>
                <w:rFonts w:cs="B Lotus"/>
                <w:rtl/>
              </w:rPr>
            </w:pPr>
            <w:r w:rsidRPr="00A367A7">
              <w:rPr>
                <w:rFonts w:cs="B Lotus"/>
                <w:rtl/>
              </w:rPr>
              <w:t>162</w:t>
            </w:r>
          </w:p>
        </w:tc>
        <w:tc>
          <w:tcPr>
            <w:tcW w:w="8414" w:type="dxa"/>
          </w:tcPr>
          <w:p w14:paraId="77E270D3"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صاحب</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نمی</w:t>
            </w:r>
            <w:r w:rsidRPr="00A367A7">
              <w:rPr>
                <w:rFonts w:cs="B Lotus"/>
                <w:rtl/>
              </w:rPr>
              <w:t xml:space="preserve"> </w:t>
            </w:r>
            <w:r w:rsidRPr="00A367A7">
              <w:rPr>
                <w:rFonts w:cs="B Lotus" w:hint="cs"/>
                <w:rtl/>
              </w:rPr>
              <w:t>باشد</w:t>
            </w:r>
          </w:p>
        </w:tc>
      </w:tr>
      <w:tr w:rsidR="005A4F9A" w:rsidRPr="00A367A7" w14:paraId="3510C946"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5F52907" w14:textId="77777777" w:rsidR="005A4F9A" w:rsidRPr="00A367A7" w:rsidRDefault="005A4F9A" w:rsidP="00E548F7">
            <w:pPr>
              <w:jc w:val="center"/>
              <w:rPr>
                <w:rFonts w:cs="B Lotus"/>
                <w:rtl/>
              </w:rPr>
            </w:pPr>
            <w:r w:rsidRPr="00A367A7">
              <w:rPr>
                <w:rFonts w:cs="B Lotus"/>
                <w:rtl/>
              </w:rPr>
              <w:t>163</w:t>
            </w:r>
          </w:p>
        </w:tc>
        <w:tc>
          <w:tcPr>
            <w:tcW w:w="8414" w:type="dxa"/>
          </w:tcPr>
          <w:p w14:paraId="5933D8CB"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ShftPlk</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نمی</w:t>
            </w:r>
            <w:r w:rsidRPr="00A367A7">
              <w:rPr>
                <w:rFonts w:cs="B Lotus"/>
                <w:rtl/>
              </w:rPr>
              <w:t xml:space="preserve"> </w:t>
            </w:r>
            <w:r w:rsidRPr="00A367A7">
              <w:rPr>
                <w:rFonts w:cs="B Lotus" w:hint="cs"/>
                <w:rtl/>
              </w:rPr>
              <w:t>باشد</w:t>
            </w:r>
          </w:p>
        </w:tc>
      </w:tr>
      <w:tr w:rsidR="005A4F9A" w:rsidRPr="00A367A7" w14:paraId="40C0FF29"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00660FD" w14:textId="77777777" w:rsidR="005A4F9A" w:rsidRPr="00A367A7" w:rsidRDefault="005A4F9A" w:rsidP="00E548F7">
            <w:pPr>
              <w:jc w:val="center"/>
              <w:rPr>
                <w:rFonts w:cs="B Lotus"/>
                <w:rtl/>
              </w:rPr>
            </w:pPr>
            <w:r w:rsidRPr="00A367A7">
              <w:rPr>
                <w:rFonts w:cs="B Lotus"/>
                <w:rtl/>
              </w:rPr>
              <w:t>165</w:t>
            </w:r>
          </w:p>
        </w:tc>
        <w:tc>
          <w:tcPr>
            <w:tcW w:w="8414" w:type="dxa"/>
          </w:tcPr>
          <w:p w14:paraId="6FC3AC9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ShftRltnCod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نسبت</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گیرنده</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r w:rsidRPr="00A367A7">
              <w:rPr>
                <w:rFonts w:cs="B Lotus"/>
                <w:rtl/>
              </w:rPr>
              <w:t xml:space="preserve"> </w:t>
            </w:r>
          </w:p>
        </w:tc>
      </w:tr>
      <w:tr w:rsidR="005A4F9A" w:rsidRPr="00A367A7" w14:paraId="7C1283FC"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709ADB9" w14:textId="77777777" w:rsidR="005A4F9A" w:rsidRPr="00A367A7" w:rsidRDefault="005A4F9A" w:rsidP="00E548F7">
            <w:pPr>
              <w:jc w:val="center"/>
              <w:rPr>
                <w:rFonts w:cs="B Lotus"/>
                <w:rtl/>
              </w:rPr>
            </w:pPr>
            <w:r w:rsidRPr="00A367A7">
              <w:rPr>
                <w:rFonts w:cs="B Lotus"/>
                <w:rtl/>
              </w:rPr>
              <w:t>166</w:t>
            </w:r>
          </w:p>
        </w:tc>
        <w:tc>
          <w:tcPr>
            <w:tcW w:w="8414" w:type="dxa"/>
          </w:tcPr>
          <w:p w14:paraId="595A6646"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tl/>
              </w:rPr>
              <w:t xml:space="preserve"> </w:t>
            </w:r>
            <w:r w:rsidRPr="00A367A7">
              <w:rPr>
                <w:rFonts w:cs="B Lotus"/>
              </w:rPr>
              <w:t>ShftRltnCod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نسبت</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گیرنده</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نمی</w:t>
            </w:r>
            <w:r w:rsidRPr="00A367A7">
              <w:rPr>
                <w:rFonts w:cs="B Lotus"/>
                <w:rtl/>
              </w:rPr>
              <w:t xml:space="preserve"> </w:t>
            </w:r>
            <w:r w:rsidRPr="00A367A7">
              <w:rPr>
                <w:rFonts w:cs="B Lotus" w:hint="cs"/>
                <w:rtl/>
              </w:rPr>
              <w:t>باشد</w:t>
            </w:r>
          </w:p>
        </w:tc>
      </w:tr>
      <w:tr w:rsidR="005A4F9A" w:rsidRPr="00A367A7" w14:paraId="1DBE9129"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D5E64B6" w14:textId="77777777" w:rsidR="005A4F9A" w:rsidRPr="00A367A7" w:rsidRDefault="005A4F9A" w:rsidP="00E548F7">
            <w:pPr>
              <w:jc w:val="center"/>
              <w:rPr>
                <w:rFonts w:cs="B Lotus"/>
                <w:rtl/>
              </w:rPr>
            </w:pPr>
            <w:r w:rsidRPr="00A367A7">
              <w:rPr>
                <w:rFonts w:cs="B Lotus"/>
                <w:rtl/>
              </w:rPr>
              <w:t>168</w:t>
            </w:r>
          </w:p>
        </w:tc>
        <w:tc>
          <w:tcPr>
            <w:tcW w:w="8414" w:type="dxa"/>
          </w:tcPr>
          <w:p w14:paraId="594A9838"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tl/>
              </w:rPr>
              <w:t xml:space="preserve"> </w:t>
            </w:r>
            <w:r w:rsidRPr="00A367A7">
              <w:rPr>
                <w:rFonts w:cs="B Lotus"/>
              </w:rPr>
              <w:t>ShftInsTypCod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p>
        </w:tc>
      </w:tr>
      <w:tr w:rsidR="005A4F9A" w:rsidRPr="00A367A7" w14:paraId="77480B83"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2D38C31" w14:textId="77777777" w:rsidR="005A4F9A" w:rsidRPr="00A367A7" w:rsidRDefault="005A4F9A" w:rsidP="00E548F7">
            <w:pPr>
              <w:jc w:val="center"/>
              <w:rPr>
                <w:rFonts w:cs="B Lotus"/>
                <w:rtl/>
              </w:rPr>
            </w:pPr>
            <w:r w:rsidRPr="00A367A7">
              <w:rPr>
                <w:rFonts w:cs="B Lotus"/>
                <w:rtl/>
              </w:rPr>
              <w:t>169</w:t>
            </w:r>
          </w:p>
        </w:tc>
        <w:tc>
          <w:tcPr>
            <w:tcW w:w="8414" w:type="dxa"/>
          </w:tcPr>
          <w:p w14:paraId="78B5F369"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tl/>
              </w:rPr>
              <w:t xml:space="preserve"> </w:t>
            </w:r>
            <w:r w:rsidRPr="00A367A7">
              <w:rPr>
                <w:rFonts w:cs="B Lotus"/>
              </w:rPr>
              <w:t>ShftInsTypCod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430EDA50"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1EE90E9" w14:textId="77777777" w:rsidR="005A4F9A" w:rsidRPr="00A367A7" w:rsidRDefault="005A4F9A" w:rsidP="00E548F7">
            <w:pPr>
              <w:jc w:val="center"/>
              <w:rPr>
                <w:rFonts w:cs="B Lotus"/>
                <w:rtl/>
              </w:rPr>
            </w:pPr>
            <w:r w:rsidRPr="00A367A7">
              <w:rPr>
                <w:rFonts w:cs="B Lotus"/>
                <w:rtl/>
              </w:rPr>
              <w:t>170</w:t>
            </w:r>
          </w:p>
        </w:tc>
        <w:tc>
          <w:tcPr>
            <w:tcW w:w="8414" w:type="dxa"/>
          </w:tcPr>
          <w:p w14:paraId="5839F8E9"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IsShftIrn</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تابعیت</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p>
        </w:tc>
      </w:tr>
      <w:tr w:rsidR="005A4F9A" w:rsidRPr="00A367A7" w14:paraId="6C475424"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BD9F679" w14:textId="77777777" w:rsidR="005A4F9A" w:rsidRPr="00A367A7" w:rsidRDefault="005A4F9A" w:rsidP="00E548F7">
            <w:pPr>
              <w:jc w:val="center"/>
              <w:rPr>
                <w:rFonts w:cs="B Lotus"/>
                <w:rtl/>
              </w:rPr>
            </w:pPr>
            <w:r w:rsidRPr="00A367A7">
              <w:rPr>
                <w:rFonts w:cs="B Lotus"/>
                <w:rtl/>
              </w:rPr>
              <w:t>171</w:t>
            </w:r>
          </w:p>
        </w:tc>
        <w:tc>
          <w:tcPr>
            <w:tcW w:w="8414" w:type="dxa"/>
          </w:tcPr>
          <w:p w14:paraId="63D13767"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IsShftIrn</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تابعیت</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36834B9E"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773CE3C" w14:textId="77777777" w:rsidR="005A4F9A" w:rsidRPr="00A367A7" w:rsidRDefault="005A4F9A" w:rsidP="00E548F7">
            <w:pPr>
              <w:jc w:val="center"/>
              <w:rPr>
                <w:rFonts w:cs="B Lotus"/>
                <w:rtl/>
              </w:rPr>
            </w:pPr>
            <w:r w:rsidRPr="00A367A7">
              <w:rPr>
                <w:rFonts w:cs="B Lotus"/>
                <w:rtl/>
              </w:rPr>
              <w:t>172</w:t>
            </w:r>
          </w:p>
        </w:tc>
        <w:tc>
          <w:tcPr>
            <w:tcW w:w="8414" w:type="dxa"/>
          </w:tcPr>
          <w:p w14:paraId="00BB8FAB"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IsShftIrn</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p>
        </w:tc>
      </w:tr>
      <w:tr w:rsidR="005A4F9A" w:rsidRPr="00A367A7" w14:paraId="30B0EE63"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5F8C497" w14:textId="77777777" w:rsidR="005A4F9A" w:rsidRPr="00A367A7" w:rsidRDefault="005A4F9A" w:rsidP="00E548F7">
            <w:pPr>
              <w:jc w:val="center"/>
              <w:rPr>
                <w:rFonts w:cs="B Lotus"/>
                <w:rtl/>
              </w:rPr>
            </w:pPr>
            <w:r w:rsidRPr="00A367A7">
              <w:rPr>
                <w:rFonts w:cs="B Lotus"/>
                <w:rtl/>
              </w:rPr>
              <w:t>173</w:t>
            </w:r>
          </w:p>
        </w:tc>
        <w:tc>
          <w:tcPr>
            <w:tcW w:w="8414" w:type="dxa"/>
          </w:tcPr>
          <w:p w14:paraId="139AB225"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ShftLglId</w:t>
            </w:r>
            <w:r w:rsidRPr="00A367A7">
              <w:rPr>
                <w:rFonts w:cs="B Lotus"/>
                <w:rtl/>
              </w:rPr>
              <w:t xml:space="preserve"> - </w:t>
            </w:r>
            <w:r w:rsidRPr="00A367A7">
              <w:rPr>
                <w:rFonts w:cs="B Lotus" w:hint="cs"/>
                <w:rtl/>
              </w:rPr>
              <w:t>شناسه</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p>
        </w:tc>
      </w:tr>
      <w:tr w:rsidR="005A4F9A" w:rsidRPr="00A367A7" w14:paraId="6E0D3EFD"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EB6279B" w14:textId="77777777" w:rsidR="005A4F9A" w:rsidRPr="00A367A7" w:rsidRDefault="005A4F9A" w:rsidP="00E548F7">
            <w:pPr>
              <w:jc w:val="center"/>
              <w:rPr>
                <w:rFonts w:cs="B Lotus"/>
                <w:rtl/>
              </w:rPr>
            </w:pPr>
            <w:r w:rsidRPr="00A367A7">
              <w:rPr>
                <w:rFonts w:cs="B Lotus"/>
                <w:rtl/>
              </w:rPr>
              <w:t>174</w:t>
            </w:r>
          </w:p>
        </w:tc>
        <w:tc>
          <w:tcPr>
            <w:tcW w:w="8414" w:type="dxa"/>
          </w:tcPr>
          <w:p w14:paraId="7D1A1E6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ShftUnIrnCod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اتباع</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p>
        </w:tc>
      </w:tr>
      <w:tr w:rsidR="005A4F9A" w:rsidRPr="00A367A7" w14:paraId="77A3CC3A"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D366D91" w14:textId="77777777" w:rsidR="005A4F9A" w:rsidRPr="00A367A7" w:rsidRDefault="005A4F9A" w:rsidP="00E548F7">
            <w:pPr>
              <w:jc w:val="center"/>
              <w:rPr>
                <w:rFonts w:cs="B Lotus"/>
                <w:rtl/>
              </w:rPr>
            </w:pPr>
            <w:r w:rsidRPr="00A367A7">
              <w:rPr>
                <w:rFonts w:cs="B Lotus"/>
                <w:rtl/>
              </w:rPr>
              <w:t>175</w:t>
            </w:r>
          </w:p>
        </w:tc>
        <w:tc>
          <w:tcPr>
            <w:tcW w:w="8414" w:type="dxa"/>
          </w:tcPr>
          <w:p w14:paraId="7C161EAD"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ShftUnIrnCod</w:t>
            </w:r>
            <w:r w:rsidRPr="00A367A7">
              <w:rPr>
                <w:rFonts w:cs="B Lotus"/>
                <w:rtl/>
              </w:rPr>
              <w:t xml:space="preserve"> - </w:t>
            </w:r>
            <w:r w:rsidRPr="00A367A7">
              <w:rPr>
                <w:rFonts w:cs="B Lotus" w:hint="cs"/>
                <w:rtl/>
              </w:rPr>
              <w:t>انتقال</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فقط</w:t>
            </w:r>
            <w:r w:rsidRPr="00A367A7">
              <w:rPr>
                <w:rFonts w:cs="B Lotus"/>
                <w:rtl/>
              </w:rPr>
              <w:t xml:space="preserve"> </w:t>
            </w:r>
            <w:r w:rsidRPr="00A367A7">
              <w:rPr>
                <w:rFonts w:cs="B Lotus" w:hint="cs"/>
                <w:rtl/>
              </w:rPr>
              <w:t>از</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های</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امکان</w:t>
            </w:r>
            <w:r w:rsidRPr="00A367A7">
              <w:rPr>
                <w:rFonts w:cs="B Lotus"/>
                <w:rtl/>
              </w:rPr>
              <w:t xml:space="preserve"> </w:t>
            </w:r>
            <w:r w:rsidRPr="00A367A7">
              <w:rPr>
                <w:rFonts w:cs="B Lotus" w:hint="cs"/>
                <w:rtl/>
              </w:rPr>
              <w:t>پذیر</w:t>
            </w:r>
            <w:r w:rsidRPr="00A367A7">
              <w:rPr>
                <w:rFonts w:cs="B Lotus"/>
                <w:rtl/>
              </w:rPr>
              <w:t xml:space="preserve"> </w:t>
            </w:r>
            <w:r w:rsidRPr="00A367A7">
              <w:rPr>
                <w:rFonts w:cs="B Lotus" w:hint="cs"/>
                <w:rtl/>
              </w:rPr>
              <w:t>است</w:t>
            </w:r>
          </w:p>
        </w:tc>
      </w:tr>
      <w:tr w:rsidR="005A4F9A" w:rsidRPr="00A367A7" w14:paraId="0CDBE047"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1DED729" w14:textId="77777777" w:rsidR="005A4F9A" w:rsidRPr="00A367A7" w:rsidRDefault="005A4F9A" w:rsidP="00E548F7">
            <w:pPr>
              <w:jc w:val="center"/>
              <w:rPr>
                <w:rFonts w:cs="B Lotus"/>
                <w:rtl/>
              </w:rPr>
            </w:pPr>
            <w:r w:rsidRPr="00A367A7">
              <w:rPr>
                <w:rFonts w:cs="B Lotus"/>
                <w:rtl/>
              </w:rPr>
              <w:t>176</w:t>
            </w:r>
          </w:p>
        </w:tc>
        <w:tc>
          <w:tcPr>
            <w:tcW w:w="8414" w:type="dxa"/>
          </w:tcPr>
          <w:p w14:paraId="3CF1371B"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ShftUnIrnCod</w:t>
            </w:r>
            <w:r w:rsidRPr="00A367A7">
              <w:rPr>
                <w:rFonts w:cs="B Lotus"/>
                <w:rtl/>
              </w:rPr>
              <w:t xml:space="preserve"> - </w:t>
            </w:r>
            <w:r w:rsidRPr="00A367A7">
              <w:rPr>
                <w:rFonts w:cs="B Lotus" w:hint="cs"/>
                <w:rtl/>
              </w:rPr>
              <w:t>پلاک</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متفاوت</w:t>
            </w:r>
            <w:r w:rsidRPr="00A367A7">
              <w:rPr>
                <w:rFonts w:cs="B Lotus"/>
                <w:rtl/>
              </w:rPr>
              <w:t xml:space="preserve"> </w:t>
            </w:r>
            <w:r w:rsidRPr="00A367A7">
              <w:rPr>
                <w:rFonts w:cs="B Lotus" w:hint="cs"/>
                <w:rtl/>
              </w:rPr>
              <w:t>است</w:t>
            </w:r>
          </w:p>
        </w:tc>
      </w:tr>
      <w:tr w:rsidR="005A4F9A" w:rsidRPr="00A367A7" w14:paraId="3E4EBDD4"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6A37B29F" w14:textId="77777777" w:rsidR="005A4F9A" w:rsidRPr="00A367A7" w:rsidRDefault="005A4F9A" w:rsidP="00E548F7">
            <w:pPr>
              <w:jc w:val="center"/>
              <w:rPr>
                <w:rFonts w:cs="B Lotus"/>
                <w:rtl/>
              </w:rPr>
            </w:pPr>
            <w:r w:rsidRPr="00A367A7">
              <w:rPr>
                <w:rFonts w:cs="B Lotus"/>
                <w:rtl/>
              </w:rPr>
              <w:t>177</w:t>
            </w:r>
          </w:p>
        </w:tc>
        <w:tc>
          <w:tcPr>
            <w:tcW w:w="8414" w:type="dxa"/>
          </w:tcPr>
          <w:p w14:paraId="75CC6BC1"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ShftNtnlId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شده</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کدملی</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متفاوت</w:t>
            </w:r>
            <w:r w:rsidRPr="00A367A7">
              <w:rPr>
                <w:rFonts w:cs="B Lotus"/>
                <w:rtl/>
              </w:rPr>
              <w:t xml:space="preserve"> </w:t>
            </w:r>
            <w:r w:rsidRPr="00A367A7">
              <w:rPr>
                <w:rFonts w:cs="B Lotus" w:hint="cs"/>
                <w:rtl/>
              </w:rPr>
              <w:t>است</w:t>
            </w:r>
          </w:p>
        </w:tc>
      </w:tr>
      <w:tr w:rsidR="005A4F9A" w:rsidRPr="00A367A7" w14:paraId="18EF81B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DD54B73" w14:textId="77777777" w:rsidR="005A4F9A" w:rsidRPr="00A367A7" w:rsidRDefault="005A4F9A" w:rsidP="00E548F7">
            <w:pPr>
              <w:jc w:val="center"/>
              <w:rPr>
                <w:rFonts w:cs="B Lotus"/>
                <w:rtl/>
              </w:rPr>
            </w:pPr>
            <w:r w:rsidRPr="00A367A7">
              <w:rPr>
                <w:rFonts w:cs="B Lotus"/>
                <w:rtl/>
              </w:rPr>
              <w:t>178</w:t>
            </w:r>
          </w:p>
        </w:tc>
        <w:tc>
          <w:tcPr>
            <w:tcW w:w="8414" w:type="dxa"/>
          </w:tcPr>
          <w:p w14:paraId="2ABC6806"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PlkOwnInsTypCod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p>
        </w:tc>
      </w:tr>
      <w:tr w:rsidR="005A4F9A" w:rsidRPr="00A367A7" w14:paraId="38337AAB"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750845A" w14:textId="77777777" w:rsidR="005A4F9A" w:rsidRPr="00A367A7" w:rsidRDefault="005A4F9A" w:rsidP="00E548F7">
            <w:pPr>
              <w:jc w:val="center"/>
              <w:rPr>
                <w:rFonts w:cs="B Lotus"/>
                <w:rtl/>
              </w:rPr>
            </w:pPr>
            <w:r w:rsidRPr="00A367A7">
              <w:rPr>
                <w:rFonts w:cs="B Lotus"/>
                <w:rtl/>
              </w:rPr>
              <w:t>179</w:t>
            </w:r>
          </w:p>
        </w:tc>
        <w:tc>
          <w:tcPr>
            <w:tcW w:w="8414" w:type="dxa"/>
          </w:tcPr>
          <w:p w14:paraId="26F24AFC"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PlkOwnInsTypCod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7D8553C2"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9F5B2C9" w14:textId="77777777" w:rsidR="005A4F9A" w:rsidRPr="00A367A7" w:rsidRDefault="005A4F9A" w:rsidP="00E548F7">
            <w:pPr>
              <w:jc w:val="center"/>
              <w:rPr>
                <w:rFonts w:cs="B Lotus"/>
                <w:rtl/>
              </w:rPr>
            </w:pPr>
            <w:r w:rsidRPr="00A367A7">
              <w:rPr>
                <w:rFonts w:cs="B Lotus"/>
                <w:rtl/>
              </w:rPr>
              <w:t>180</w:t>
            </w:r>
          </w:p>
        </w:tc>
        <w:tc>
          <w:tcPr>
            <w:tcW w:w="8414" w:type="dxa"/>
          </w:tcPr>
          <w:p w14:paraId="51D8997E"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IsPlkOwnIrn</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تابعیت</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p>
        </w:tc>
      </w:tr>
      <w:tr w:rsidR="005A4F9A" w:rsidRPr="00A367A7" w14:paraId="48AE9F42"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EEB2346" w14:textId="77777777" w:rsidR="005A4F9A" w:rsidRPr="00A367A7" w:rsidRDefault="005A4F9A" w:rsidP="00E548F7">
            <w:pPr>
              <w:jc w:val="center"/>
              <w:rPr>
                <w:rFonts w:cs="B Lotus"/>
                <w:rtl/>
              </w:rPr>
            </w:pPr>
            <w:r w:rsidRPr="00A367A7">
              <w:rPr>
                <w:rFonts w:cs="B Lotus"/>
                <w:rtl/>
              </w:rPr>
              <w:t>181</w:t>
            </w:r>
          </w:p>
        </w:tc>
        <w:tc>
          <w:tcPr>
            <w:tcW w:w="8414" w:type="dxa"/>
          </w:tcPr>
          <w:p w14:paraId="1DB5208E"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IsPlkOwnIrn</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تابعیت</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719C4E57"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E207F3D" w14:textId="77777777" w:rsidR="005A4F9A" w:rsidRPr="00A367A7" w:rsidRDefault="005A4F9A" w:rsidP="00E548F7">
            <w:pPr>
              <w:jc w:val="center"/>
              <w:rPr>
                <w:rFonts w:cs="B Lotus"/>
                <w:rtl/>
              </w:rPr>
            </w:pPr>
            <w:r w:rsidRPr="00A367A7">
              <w:rPr>
                <w:rFonts w:cs="B Lotus"/>
                <w:rtl/>
              </w:rPr>
              <w:t>182</w:t>
            </w:r>
          </w:p>
        </w:tc>
        <w:tc>
          <w:tcPr>
            <w:tcW w:w="8414" w:type="dxa"/>
          </w:tcPr>
          <w:p w14:paraId="6FBE4650"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PlkOwnNtnlId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می</w:t>
            </w:r>
            <w:r w:rsidRPr="00A367A7">
              <w:rPr>
                <w:rFonts w:cs="B Lotus"/>
                <w:rtl/>
              </w:rPr>
              <w:t xml:space="preserve"> </w:t>
            </w:r>
            <w:r w:rsidRPr="00A367A7">
              <w:rPr>
                <w:rFonts w:cs="B Lotus" w:hint="cs"/>
                <w:rtl/>
              </w:rPr>
              <w:t>باشد</w:t>
            </w:r>
          </w:p>
        </w:tc>
      </w:tr>
      <w:tr w:rsidR="005A4F9A" w:rsidRPr="00A367A7" w14:paraId="504CCF6C"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1476535F" w14:textId="77777777" w:rsidR="005A4F9A" w:rsidRPr="00A367A7" w:rsidRDefault="005A4F9A" w:rsidP="00E548F7">
            <w:pPr>
              <w:jc w:val="center"/>
              <w:rPr>
                <w:rFonts w:cs="B Lotus"/>
                <w:rtl/>
              </w:rPr>
            </w:pPr>
            <w:r w:rsidRPr="00A367A7">
              <w:rPr>
                <w:rFonts w:cs="B Lotus"/>
                <w:rtl/>
              </w:rPr>
              <w:t>186</w:t>
            </w:r>
          </w:p>
        </w:tc>
        <w:tc>
          <w:tcPr>
            <w:tcW w:w="8414" w:type="dxa"/>
          </w:tcPr>
          <w:p w14:paraId="1A692F6B"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InqGuid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رهگیری</w:t>
            </w:r>
            <w:r w:rsidRPr="00A367A7">
              <w:rPr>
                <w:rFonts w:cs="B Lotus"/>
                <w:rtl/>
              </w:rPr>
              <w:t xml:space="preserve"> </w:t>
            </w:r>
            <w:r w:rsidRPr="00A367A7">
              <w:rPr>
                <w:rFonts w:cs="B Lotus" w:hint="cs"/>
                <w:rtl/>
              </w:rPr>
              <w:t>استعلام</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اشتباه</w:t>
            </w:r>
            <w:r w:rsidRPr="00A367A7">
              <w:rPr>
                <w:rFonts w:cs="B Lotus"/>
                <w:rtl/>
              </w:rPr>
              <w:t xml:space="preserve"> </w:t>
            </w:r>
            <w:r w:rsidRPr="00A367A7">
              <w:rPr>
                <w:rFonts w:cs="B Lotus" w:hint="cs"/>
                <w:rtl/>
              </w:rPr>
              <w:t>است</w:t>
            </w:r>
          </w:p>
        </w:tc>
      </w:tr>
      <w:tr w:rsidR="005A4F9A" w:rsidRPr="00A367A7" w14:paraId="7F52208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DBE3AE0" w14:textId="77777777" w:rsidR="005A4F9A" w:rsidRPr="00A367A7" w:rsidRDefault="005A4F9A" w:rsidP="00E548F7">
            <w:pPr>
              <w:jc w:val="center"/>
              <w:rPr>
                <w:rFonts w:cs="B Lotus"/>
                <w:rtl/>
              </w:rPr>
            </w:pPr>
            <w:r w:rsidRPr="00A367A7">
              <w:rPr>
                <w:rFonts w:cs="B Lotus"/>
                <w:rtl/>
              </w:rPr>
              <w:t>187</w:t>
            </w:r>
          </w:p>
        </w:tc>
        <w:tc>
          <w:tcPr>
            <w:tcW w:w="8414" w:type="dxa"/>
          </w:tcPr>
          <w:p w14:paraId="75E578A4"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ShftInsTypCod</w:t>
            </w:r>
            <w:r w:rsidRPr="00A367A7">
              <w:rPr>
                <w:rFonts w:cs="B Lotus"/>
                <w:rtl/>
              </w:rPr>
              <w:t xml:space="preserve"> - </w:t>
            </w:r>
            <w:r w:rsidRPr="00A367A7">
              <w:rPr>
                <w:rFonts w:cs="B Lotus" w:hint="cs"/>
                <w:rtl/>
              </w:rPr>
              <w:t>انتقال</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از</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نمی</w:t>
            </w:r>
            <w:r w:rsidRPr="00A367A7">
              <w:rPr>
                <w:rFonts w:cs="B Lotus"/>
                <w:rtl/>
              </w:rPr>
              <w:t xml:space="preserve"> </w:t>
            </w:r>
            <w:r w:rsidRPr="00A367A7">
              <w:rPr>
                <w:rFonts w:cs="B Lotus" w:hint="cs"/>
                <w:rtl/>
              </w:rPr>
              <w:t>تواند</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گیرنده</w:t>
            </w:r>
            <w:r w:rsidRPr="00A367A7">
              <w:rPr>
                <w:rFonts w:cs="B Lotus"/>
                <w:rtl/>
              </w:rPr>
              <w:t xml:space="preserve"> </w:t>
            </w:r>
            <w:r w:rsidRPr="00A367A7">
              <w:rPr>
                <w:rFonts w:cs="B Lotus" w:hint="cs"/>
                <w:rtl/>
              </w:rPr>
              <w:t>حقیقی</w:t>
            </w:r>
            <w:r w:rsidRPr="00A367A7">
              <w:rPr>
                <w:rFonts w:cs="B Lotus"/>
                <w:rtl/>
              </w:rPr>
              <w:t xml:space="preserve"> </w:t>
            </w:r>
            <w:r w:rsidRPr="00A367A7">
              <w:rPr>
                <w:rFonts w:cs="B Lotus" w:hint="cs"/>
                <w:rtl/>
              </w:rPr>
              <w:t>انجام</w:t>
            </w:r>
            <w:r w:rsidRPr="00A367A7">
              <w:rPr>
                <w:rFonts w:cs="B Lotus"/>
                <w:rtl/>
              </w:rPr>
              <w:t xml:space="preserve"> </w:t>
            </w:r>
            <w:r w:rsidRPr="00A367A7">
              <w:rPr>
                <w:rFonts w:cs="B Lotus" w:hint="cs"/>
                <w:rtl/>
              </w:rPr>
              <w:t>شود</w:t>
            </w:r>
          </w:p>
        </w:tc>
      </w:tr>
      <w:tr w:rsidR="005A4F9A" w:rsidRPr="00A367A7" w14:paraId="7A66A1D9"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CB73CCE" w14:textId="77777777" w:rsidR="005A4F9A" w:rsidRPr="00A367A7" w:rsidRDefault="005A4F9A" w:rsidP="00E548F7">
            <w:pPr>
              <w:jc w:val="center"/>
              <w:rPr>
                <w:rFonts w:cs="B Lotus"/>
                <w:rtl/>
              </w:rPr>
            </w:pPr>
            <w:r w:rsidRPr="00A367A7">
              <w:rPr>
                <w:rFonts w:cs="B Lotus"/>
                <w:rtl/>
              </w:rPr>
              <w:t>188</w:t>
            </w:r>
          </w:p>
        </w:tc>
        <w:tc>
          <w:tcPr>
            <w:tcW w:w="8414" w:type="dxa"/>
          </w:tcPr>
          <w:p w14:paraId="6CA46940"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ShftLglId</w:t>
            </w:r>
            <w:r w:rsidRPr="00A367A7">
              <w:rPr>
                <w:rFonts w:cs="B Lotus"/>
                <w:rtl/>
              </w:rPr>
              <w:t xml:space="preserve"> - </w:t>
            </w:r>
            <w:r w:rsidRPr="00A367A7">
              <w:rPr>
                <w:rFonts w:cs="B Lotus" w:hint="cs"/>
                <w:rtl/>
              </w:rPr>
              <w:t>برای</w:t>
            </w:r>
            <w:r w:rsidRPr="00A367A7">
              <w:rPr>
                <w:rFonts w:cs="B Lotus"/>
                <w:rtl/>
              </w:rPr>
              <w:t xml:space="preserve"> </w:t>
            </w:r>
            <w:r w:rsidRPr="00A367A7">
              <w:rPr>
                <w:rFonts w:cs="B Lotus" w:hint="cs"/>
                <w:rtl/>
              </w:rPr>
              <w:t>مالکان</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گیرنده</w:t>
            </w:r>
            <w:r w:rsidRPr="00A367A7">
              <w:rPr>
                <w:rFonts w:cs="B Lotus"/>
                <w:rtl/>
              </w:rPr>
              <w:t xml:space="preserve"> </w:t>
            </w:r>
            <w:r w:rsidRPr="00A367A7">
              <w:rPr>
                <w:rFonts w:cs="B Lotus" w:hint="cs"/>
                <w:rtl/>
              </w:rPr>
              <w:t>و</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نباید</w:t>
            </w:r>
            <w:r w:rsidRPr="00A367A7">
              <w:rPr>
                <w:rFonts w:cs="B Lotus"/>
                <w:rtl/>
              </w:rPr>
              <w:t xml:space="preserve"> </w:t>
            </w:r>
            <w:r w:rsidRPr="00A367A7">
              <w:rPr>
                <w:rFonts w:cs="B Lotus" w:hint="cs"/>
                <w:rtl/>
              </w:rPr>
              <w:t>متفاوت</w:t>
            </w:r>
            <w:r w:rsidRPr="00A367A7">
              <w:rPr>
                <w:rFonts w:cs="B Lotus"/>
                <w:rtl/>
              </w:rPr>
              <w:t xml:space="preserve"> </w:t>
            </w:r>
            <w:r w:rsidRPr="00A367A7">
              <w:rPr>
                <w:rFonts w:cs="B Lotus" w:hint="cs"/>
                <w:rtl/>
              </w:rPr>
              <w:t>باشد</w:t>
            </w:r>
          </w:p>
        </w:tc>
      </w:tr>
      <w:tr w:rsidR="005A4F9A" w:rsidRPr="00A367A7" w14:paraId="2E3531C1"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E5C0DB9" w14:textId="77777777" w:rsidR="005A4F9A" w:rsidRPr="00A367A7" w:rsidRDefault="005A4F9A" w:rsidP="00E548F7">
            <w:pPr>
              <w:jc w:val="center"/>
              <w:rPr>
                <w:rFonts w:cs="B Lotus"/>
                <w:rtl/>
              </w:rPr>
            </w:pPr>
            <w:r w:rsidRPr="00A367A7">
              <w:rPr>
                <w:rFonts w:cs="B Lotus"/>
                <w:rtl/>
              </w:rPr>
              <w:lastRenderedPageBreak/>
              <w:t>189</w:t>
            </w:r>
          </w:p>
        </w:tc>
        <w:tc>
          <w:tcPr>
            <w:tcW w:w="8414" w:type="dxa"/>
          </w:tcPr>
          <w:p w14:paraId="3C8750D8"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ShftCarTypCod</w:t>
            </w:r>
            <w:r w:rsidRPr="00A367A7">
              <w:rPr>
                <w:rFonts w:cs="B Lotus"/>
                <w:rtl/>
              </w:rPr>
              <w:t xml:space="preserve"> - </w:t>
            </w:r>
            <w:r w:rsidRPr="00A367A7">
              <w:rPr>
                <w:rFonts w:cs="B Lotus" w:hint="cs"/>
                <w:rtl/>
              </w:rPr>
              <w:t>نوع</w:t>
            </w:r>
            <w:r w:rsidRPr="00A367A7">
              <w:rPr>
                <w:rFonts w:cs="B Lotus"/>
                <w:rtl/>
              </w:rPr>
              <w:t xml:space="preserve"> </w:t>
            </w:r>
            <w:r w:rsidRPr="00A367A7">
              <w:rPr>
                <w:rFonts w:cs="B Lotus" w:hint="cs"/>
                <w:rtl/>
              </w:rPr>
              <w:t>وسیله</w:t>
            </w:r>
            <w:r w:rsidRPr="00A367A7">
              <w:rPr>
                <w:rFonts w:cs="B Lotus"/>
                <w:rtl/>
              </w:rPr>
              <w:t xml:space="preserve"> </w:t>
            </w:r>
            <w:r w:rsidRPr="00A367A7">
              <w:rPr>
                <w:rFonts w:cs="B Lotus" w:hint="cs"/>
                <w:rtl/>
              </w:rPr>
              <w:t>نقلیه</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گیرنده</w:t>
            </w:r>
            <w:r w:rsidRPr="00A367A7">
              <w:rPr>
                <w:rFonts w:cs="B Lotus"/>
                <w:rtl/>
              </w:rPr>
              <w:t xml:space="preserve"> </w:t>
            </w:r>
            <w:r w:rsidRPr="00A367A7">
              <w:rPr>
                <w:rFonts w:cs="B Lotus" w:hint="cs"/>
                <w:rtl/>
              </w:rPr>
              <w:t>نباید</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وسیله</w:t>
            </w:r>
            <w:r w:rsidRPr="00A367A7">
              <w:rPr>
                <w:rFonts w:cs="B Lotus"/>
                <w:rtl/>
              </w:rPr>
              <w:t xml:space="preserve"> </w:t>
            </w:r>
            <w:r w:rsidRPr="00A367A7">
              <w:rPr>
                <w:rFonts w:cs="B Lotus" w:hint="cs"/>
                <w:rtl/>
              </w:rPr>
              <w:t>نقلیه</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متفاوت</w:t>
            </w:r>
            <w:r w:rsidRPr="00A367A7">
              <w:rPr>
                <w:rFonts w:cs="B Lotus"/>
                <w:rtl/>
              </w:rPr>
              <w:t xml:space="preserve"> </w:t>
            </w:r>
            <w:r w:rsidRPr="00A367A7">
              <w:rPr>
                <w:rFonts w:cs="B Lotus" w:hint="cs"/>
                <w:rtl/>
              </w:rPr>
              <w:t>باشد</w:t>
            </w:r>
          </w:p>
        </w:tc>
      </w:tr>
      <w:tr w:rsidR="005A4F9A" w:rsidRPr="00A367A7" w14:paraId="4A18101C"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9C2974C" w14:textId="77777777" w:rsidR="005A4F9A" w:rsidRPr="00A367A7" w:rsidRDefault="005A4F9A" w:rsidP="00E548F7">
            <w:pPr>
              <w:jc w:val="center"/>
              <w:rPr>
                <w:rFonts w:cs="B Lotus"/>
                <w:rtl/>
              </w:rPr>
            </w:pPr>
            <w:r w:rsidRPr="00A367A7">
              <w:rPr>
                <w:rFonts w:cs="B Lotus"/>
                <w:rtl/>
              </w:rPr>
              <w:t>190</w:t>
            </w:r>
          </w:p>
        </w:tc>
        <w:tc>
          <w:tcPr>
            <w:tcW w:w="8414" w:type="dxa"/>
          </w:tcPr>
          <w:p w14:paraId="493324D0"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ShftCarGrpCod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گروهبندی</w:t>
            </w:r>
            <w:r w:rsidRPr="00A367A7">
              <w:rPr>
                <w:rFonts w:cs="B Lotus"/>
                <w:rtl/>
              </w:rPr>
              <w:t xml:space="preserve"> </w:t>
            </w:r>
            <w:r w:rsidRPr="00A367A7">
              <w:rPr>
                <w:rFonts w:cs="B Lotus" w:hint="cs"/>
                <w:rtl/>
              </w:rPr>
              <w:t>وسیله</w:t>
            </w:r>
            <w:r w:rsidRPr="00A367A7">
              <w:rPr>
                <w:rFonts w:cs="B Lotus"/>
                <w:rtl/>
              </w:rPr>
              <w:t xml:space="preserve"> </w:t>
            </w:r>
            <w:r w:rsidRPr="00A367A7">
              <w:rPr>
                <w:rFonts w:cs="B Lotus" w:hint="cs"/>
                <w:rtl/>
              </w:rPr>
              <w:t>نقلیه</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476C5978"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82EE621" w14:textId="77777777" w:rsidR="005A4F9A" w:rsidRPr="00A367A7" w:rsidRDefault="005A4F9A" w:rsidP="00E548F7">
            <w:pPr>
              <w:jc w:val="center"/>
              <w:rPr>
                <w:rFonts w:cs="B Lotus"/>
                <w:rtl/>
              </w:rPr>
            </w:pPr>
            <w:r w:rsidRPr="00A367A7">
              <w:rPr>
                <w:rFonts w:cs="B Lotus"/>
                <w:rtl/>
              </w:rPr>
              <w:t>191</w:t>
            </w:r>
          </w:p>
        </w:tc>
        <w:tc>
          <w:tcPr>
            <w:tcW w:w="8414" w:type="dxa"/>
          </w:tcPr>
          <w:p w14:paraId="5A3F3F4D"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InqGuid</w:t>
            </w:r>
            <w:r w:rsidRPr="00A367A7">
              <w:rPr>
                <w:rFonts w:cs="B Lotus"/>
                <w:rtl/>
              </w:rPr>
              <w:t xml:space="preserve"> - </w:t>
            </w:r>
            <w:r w:rsidRPr="00A367A7">
              <w:rPr>
                <w:rFonts w:cs="B Lotus" w:hint="cs"/>
                <w:rtl/>
              </w:rPr>
              <w:t>برای</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ابتدا</w:t>
            </w:r>
            <w:r w:rsidRPr="00A367A7">
              <w:rPr>
                <w:rFonts w:cs="B Lotus"/>
                <w:rtl/>
              </w:rPr>
              <w:t xml:space="preserve"> </w:t>
            </w:r>
            <w:r w:rsidRPr="00A367A7">
              <w:rPr>
                <w:rFonts w:cs="B Lotus" w:hint="cs"/>
                <w:rtl/>
              </w:rPr>
              <w:t>باید</w:t>
            </w:r>
            <w:r w:rsidRPr="00A367A7">
              <w:rPr>
                <w:rFonts w:cs="B Lotus"/>
                <w:rtl/>
              </w:rPr>
              <w:t xml:space="preserve"> </w:t>
            </w:r>
            <w:r w:rsidRPr="00A367A7">
              <w:rPr>
                <w:rFonts w:cs="B Lotus" w:hint="cs"/>
                <w:rtl/>
              </w:rPr>
              <w:t>استعلام</w:t>
            </w:r>
            <w:r w:rsidRPr="00A367A7">
              <w:rPr>
                <w:rFonts w:cs="B Lotus"/>
                <w:rtl/>
              </w:rPr>
              <w:t xml:space="preserve"> </w:t>
            </w:r>
            <w:r w:rsidRPr="00A367A7">
              <w:rPr>
                <w:rFonts w:cs="B Lotus" w:hint="cs"/>
                <w:rtl/>
              </w:rPr>
              <w:t>انجام</w:t>
            </w:r>
            <w:r w:rsidRPr="00A367A7">
              <w:rPr>
                <w:rFonts w:cs="B Lotus"/>
                <w:rtl/>
              </w:rPr>
              <w:t xml:space="preserve"> </w:t>
            </w:r>
            <w:r w:rsidRPr="00A367A7">
              <w:rPr>
                <w:rFonts w:cs="B Lotus" w:hint="cs"/>
                <w:rtl/>
              </w:rPr>
              <w:t>دهید</w:t>
            </w:r>
          </w:p>
        </w:tc>
      </w:tr>
      <w:tr w:rsidR="005A4F9A" w:rsidRPr="00A367A7" w14:paraId="25472027"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2B12B09" w14:textId="77777777" w:rsidR="005A4F9A" w:rsidRPr="00A367A7" w:rsidRDefault="005A4F9A" w:rsidP="00E548F7">
            <w:pPr>
              <w:jc w:val="center"/>
              <w:rPr>
                <w:rFonts w:cs="B Lotus"/>
                <w:rtl/>
              </w:rPr>
            </w:pPr>
            <w:r w:rsidRPr="00A367A7">
              <w:rPr>
                <w:rFonts w:cs="B Lotus"/>
                <w:rtl/>
              </w:rPr>
              <w:t>192</w:t>
            </w:r>
          </w:p>
        </w:tc>
        <w:tc>
          <w:tcPr>
            <w:tcW w:w="8414" w:type="dxa"/>
          </w:tcPr>
          <w:p w14:paraId="01CCB4F7"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InqDte</w:t>
            </w:r>
            <w:r w:rsidRPr="00A367A7">
              <w:rPr>
                <w:rFonts w:cs="B Lotus"/>
                <w:rtl/>
              </w:rPr>
              <w:t xml:space="preserve"> - </w:t>
            </w:r>
            <w:r w:rsidRPr="00A367A7">
              <w:rPr>
                <w:rFonts w:cs="B Lotus" w:hint="cs"/>
                <w:rtl/>
              </w:rPr>
              <w:t>تاریخ</w:t>
            </w:r>
            <w:r w:rsidRPr="00A367A7">
              <w:rPr>
                <w:rFonts w:cs="B Lotus"/>
                <w:rtl/>
              </w:rPr>
              <w:t xml:space="preserve"> </w:t>
            </w:r>
            <w:r w:rsidRPr="00A367A7">
              <w:rPr>
                <w:rFonts w:cs="B Lotus" w:hint="cs"/>
                <w:rtl/>
              </w:rPr>
              <w:t>صدور</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و</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استعلام</w:t>
            </w:r>
            <w:r w:rsidRPr="00A367A7">
              <w:rPr>
                <w:rFonts w:cs="B Lotus"/>
                <w:rtl/>
              </w:rPr>
              <w:t xml:space="preserve"> </w:t>
            </w:r>
            <w:r w:rsidRPr="00A367A7">
              <w:rPr>
                <w:rFonts w:cs="B Lotus" w:hint="cs"/>
                <w:rtl/>
              </w:rPr>
              <w:t>تخفیفات</w:t>
            </w:r>
            <w:r w:rsidRPr="00A367A7">
              <w:rPr>
                <w:rFonts w:cs="B Lotus"/>
                <w:rtl/>
              </w:rPr>
              <w:t xml:space="preserve"> </w:t>
            </w:r>
            <w:r w:rsidRPr="00A367A7">
              <w:rPr>
                <w:rFonts w:cs="B Lotus" w:hint="cs"/>
                <w:rtl/>
              </w:rPr>
              <w:t>جهت</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متفاوت</w:t>
            </w:r>
            <w:r w:rsidRPr="00A367A7">
              <w:rPr>
                <w:rFonts w:cs="B Lotus"/>
                <w:rtl/>
              </w:rPr>
              <w:t xml:space="preserve"> </w:t>
            </w:r>
            <w:r w:rsidRPr="00A367A7">
              <w:rPr>
                <w:rFonts w:cs="B Lotus" w:hint="cs"/>
                <w:rtl/>
              </w:rPr>
              <w:t>است</w:t>
            </w:r>
          </w:p>
        </w:tc>
      </w:tr>
      <w:tr w:rsidR="005A4F9A" w:rsidRPr="00A367A7" w14:paraId="63A05150"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4A94965" w14:textId="77777777" w:rsidR="005A4F9A" w:rsidRPr="00A367A7" w:rsidRDefault="005A4F9A" w:rsidP="00E548F7">
            <w:pPr>
              <w:jc w:val="center"/>
              <w:rPr>
                <w:rFonts w:cs="B Lotus"/>
                <w:rtl/>
              </w:rPr>
            </w:pPr>
            <w:r w:rsidRPr="00A367A7">
              <w:rPr>
                <w:rFonts w:cs="B Lotus"/>
                <w:rtl/>
              </w:rPr>
              <w:t>193</w:t>
            </w:r>
          </w:p>
        </w:tc>
        <w:tc>
          <w:tcPr>
            <w:tcW w:w="8414" w:type="dxa"/>
          </w:tcPr>
          <w:p w14:paraId="5D716E46"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FndCst</w:t>
            </w:r>
            <w:r w:rsidRPr="00A367A7">
              <w:rPr>
                <w:rFonts w:cs="B Lotus"/>
                <w:rtl/>
              </w:rPr>
              <w:t xml:space="preserve"> - </w:t>
            </w:r>
            <w:r w:rsidRPr="00A367A7">
              <w:rPr>
                <w:rFonts w:cs="B Lotus" w:hint="cs"/>
                <w:rtl/>
              </w:rPr>
              <w:t>جریمه</w:t>
            </w:r>
            <w:r w:rsidRPr="00A367A7">
              <w:rPr>
                <w:rFonts w:cs="B Lotus"/>
                <w:rtl/>
              </w:rPr>
              <w:t xml:space="preserve"> </w:t>
            </w:r>
            <w:r w:rsidRPr="00A367A7">
              <w:rPr>
                <w:rFonts w:cs="B Lotus" w:hint="cs"/>
                <w:rtl/>
              </w:rPr>
              <w:t>سهم</w:t>
            </w:r>
            <w:r w:rsidRPr="00A367A7">
              <w:rPr>
                <w:rFonts w:cs="B Lotus"/>
                <w:rtl/>
              </w:rPr>
              <w:t xml:space="preserve"> </w:t>
            </w:r>
            <w:r w:rsidRPr="00A367A7">
              <w:rPr>
                <w:rFonts w:cs="B Lotus" w:hint="cs"/>
                <w:rtl/>
              </w:rPr>
              <w:t>صندوق</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22A490E6"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185C5AC2" w14:textId="77777777" w:rsidR="005A4F9A" w:rsidRPr="00A367A7" w:rsidRDefault="005A4F9A" w:rsidP="00E548F7">
            <w:pPr>
              <w:jc w:val="center"/>
              <w:rPr>
                <w:rFonts w:cs="B Lotus"/>
                <w:rtl/>
              </w:rPr>
            </w:pPr>
            <w:r w:rsidRPr="00A367A7">
              <w:rPr>
                <w:rFonts w:cs="B Lotus"/>
                <w:rtl/>
              </w:rPr>
              <w:t>194</w:t>
            </w:r>
          </w:p>
        </w:tc>
        <w:tc>
          <w:tcPr>
            <w:tcW w:w="8414" w:type="dxa"/>
          </w:tcPr>
          <w:p w14:paraId="2A127F26"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PrmPayTypCod</w:t>
            </w:r>
            <w:r w:rsidRPr="00A367A7">
              <w:rPr>
                <w:rFonts w:cs="B Lotus"/>
                <w:rtl/>
              </w:rPr>
              <w:t xml:space="preserve"> - </w:t>
            </w:r>
            <w:r w:rsidRPr="00A367A7">
              <w:rPr>
                <w:rFonts w:cs="B Lotus" w:hint="cs"/>
                <w:rtl/>
              </w:rPr>
              <w:t>امکان</w:t>
            </w:r>
            <w:r w:rsidRPr="00A367A7">
              <w:rPr>
                <w:rFonts w:cs="B Lotus"/>
                <w:rtl/>
              </w:rPr>
              <w:t xml:space="preserve"> </w:t>
            </w:r>
            <w:r w:rsidRPr="00A367A7">
              <w:rPr>
                <w:rFonts w:cs="B Lotus" w:hint="cs"/>
                <w:rtl/>
              </w:rPr>
              <w:t>پرداخت</w:t>
            </w:r>
            <w:r w:rsidRPr="00A367A7">
              <w:rPr>
                <w:rFonts w:cs="B Lotus"/>
                <w:rtl/>
              </w:rPr>
              <w:t xml:space="preserve"> </w:t>
            </w:r>
            <w:r w:rsidRPr="00A367A7">
              <w:rPr>
                <w:rFonts w:cs="B Lotus" w:hint="cs"/>
                <w:rtl/>
              </w:rPr>
              <w:t>قسطی</w:t>
            </w:r>
            <w:r w:rsidRPr="00A367A7">
              <w:rPr>
                <w:rFonts w:cs="B Lotus"/>
                <w:rtl/>
              </w:rPr>
              <w:t xml:space="preserve">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تنها</w:t>
            </w:r>
            <w:r w:rsidRPr="00A367A7">
              <w:rPr>
                <w:rFonts w:cs="B Lotus"/>
                <w:rtl/>
              </w:rPr>
              <w:t xml:space="preserve"> </w:t>
            </w:r>
            <w:r w:rsidRPr="00A367A7">
              <w:rPr>
                <w:rFonts w:cs="B Lotus" w:hint="cs"/>
                <w:rtl/>
              </w:rPr>
              <w:t>برای</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های</w:t>
            </w:r>
            <w:r w:rsidRPr="00A367A7">
              <w:rPr>
                <w:rFonts w:cs="B Lotus"/>
                <w:rtl/>
              </w:rPr>
              <w:t xml:space="preserve"> </w:t>
            </w:r>
            <w:r w:rsidRPr="00A367A7">
              <w:rPr>
                <w:rFonts w:cs="B Lotus" w:hint="cs"/>
                <w:rtl/>
              </w:rPr>
              <w:t>یک</w:t>
            </w:r>
            <w:r w:rsidRPr="00A367A7">
              <w:rPr>
                <w:rFonts w:cs="B Lotus"/>
                <w:rtl/>
              </w:rPr>
              <w:t xml:space="preserve"> </w:t>
            </w:r>
            <w:r w:rsidRPr="00A367A7">
              <w:rPr>
                <w:rFonts w:cs="B Lotus" w:hint="cs"/>
                <w:rtl/>
              </w:rPr>
              <w:t>ساله</w:t>
            </w:r>
            <w:r w:rsidRPr="00A367A7">
              <w:rPr>
                <w:rFonts w:cs="B Lotus"/>
                <w:rtl/>
              </w:rPr>
              <w:t xml:space="preserve"> </w:t>
            </w:r>
            <w:r w:rsidRPr="00A367A7">
              <w:rPr>
                <w:rFonts w:cs="B Lotus" w:hint="cs"/>
                <w:rtl/>
              </w:rPr>
              <w:t>وجود</w:t>
            </w:r>
            <w:r w:rsidRPr="00A367A7">
              <w:rPr>
                <w:rFonts w:cs="B Lotus"/>
                <w:rtl/>
              </w:rPr>
              <w:t xml:space="preserve"> </w:t>
            </w:r>
            <w:r w:rsidRPr="00A367A7">
              <w:rPr>
                <w:rFonts w:cs="B Lotus" w:hint="cs"/>
                <w:rtl/>
              </w:rPr>
              <w:t>دارد</w:t>
            </w:r>
          </w:p>
        </w:tc>
      </w:tr>
      <w:tr w:rsidR="005A4F9A" w:rsidRPr="00A367A7" w14:paraId="3C7C2C53"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E5794F5" w14:textId="77777777" w:rsidR="005A4F9A" w:rsidRPr="00A367A7" w:rsidRDefault="005A4F9A" w:rsidP="00E548F7">
            <w:pPr>
              <w:jc w:val="center"/>
              <w:rPr>
                <w:rFonts w:cs="B Lotus"/>
                <w:rtl/>
              </w:rPr>
            </w:pPr>
            <w:r w:rsidRPr="00A367A7">
              <w:rPr>
                <w:rFonts w:cs="B Lotus"/>
                <w:rtl/>
              </w:rPr>
              <w:t>195</w:t>
            </w:r>
          </w:p>
        </w:tc>
        <w:tc>
          <w:tcPr>
            <w:tcW w:w="8414" w:type="dxa"/>
          </w:tcPr>
          <w:p w14:paraId="20FA46D5"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IntrLglNam</w:t>
            </w:r>
            <w:r w:rsidRPr="00A367A7">
              <w:rPr>
                <w:rFonts w:cs="B Lotus"/>
                <w:rtl/>
              </w:rPr>
              <w:t xml:space="preserve"> - </w:t>
            </w:r>
            <w:r w:rsidRPr="00A367A7">
              <w:rPr>
                <w:rFonts w:cs="B Lotus" w:hint="cs"/>
                <w:rtl/>
              </w:rPr>
              <w:t>نام</w:t>
            </w:r>
            <w:r w:rsidRPr="00A367A7">
              <w:rPr>
                <w:rFonts w:cs="B Lotus"/>
                <w:rtl/>
              </w:rPr>
              <w:t xml:space="preserve"> </w:t>
            </w:r>
            <w:r w:rsidRPr="00A367A7">
              <w:rPr>
                <w:rFonts w:cs="B Lotus" w:hint="cs"/>
                <w:rtl/>
              </w:rPr>
              <w:t>معرف</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جهت</w:t>
            </w:r>
            <w:r w:rsidRPr="00A367A7">
              <w:rPr>
                <w:rFonts w:cs="B Lotus"/>
                <w:rtl/>
              </w:rPr>
              <w:t xml:space="preserve"> </w:t>
            </w:r>
            <w:r w:rsidRPr="00A367A7">
              <w:rPr>
                <w:rFonts w:cs="B Lotus" w:hint="cs"/>
                <w:rtl/>
              </w:rPr>
              <w:t>تقسیط</w:t>
            </w:r>
            <w:r w:rsidRPr="00A367A7">
              <w:rPr>
                <w:rFonts w:cs="B Lotus"/>
                <w:rtl/>
              </w:rPr>
              <w:t xml:space="preserve">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3459290B"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2BD48EB" w14:textId="77777777" w:rsidR="005A4F9A" w:rsidRPr="00A367A7" w:rsidRDefault="005A4F9A" w:rsidP="00E548F7">
            <w:pPr>
              <w:jc w:val="center"/>
              <w:rPr>
                <w:rFonts w:cs="B Lotus"/>
                <w:rtl/>
              </w:rPr>
            </w:pPr>
            <w:r w:rsidRPr="00A367A7">
              <w:rPr>
                <w:rFonts w:cs="B Lotus"/>
                <w:rtl/>
              </w:rPr>
              <w:t>196</w:t>
            </w:r>
          </w:p>
        </w:tc>
        <w:tc>
          <w:tcPr>
            <w:tcW w:w="8414" w:type="dxa"/>
          </w:tcPr>
          <w:p w14:paraId="32A30DE7"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IntrLglId</w:t>
            </w:r>
            <w:r w:rsidRPr="00A367A7">
              <w:rPr>
                <w:rFonts w:cs="B Lotus"/>
                <w:rtl/>
              </w:rPr>
              <w:t xml:space="preserve"> - </w:t>
            </w:r>
            <w:r w:rsidRPr="00A367A7">
              <w:rPr>
                <w:rFonts w:cs="B Lotus" w:hint="cs"/>
                <w:rtl/>
              </w:rPr>
              <w:t>شناسه</w:t>
            </w:r>
            <w:r w:rsidRPr="00A367A7">
              <w:rPr>
                <w:rFonts w:cs="B Lotus"/>
                <w:rtl/>
              </w:rPr>
              <w:t xml:space="preserve"> </w:t>
            </w:r>
            <w:r w:rsidRPr="00A367A7">
              <w:rPr>
                <w:rFonts w:cs="B Lotus" w:hint="cs"/>
                <w:rtl/>
              </w:rPr>
              <w:t>معرف</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جهت</w:t>
            </w:r>
            <w:r w:rsidRPr="00A367A7">
              <w:rPr>
                <w:rFonts w:cs="B Lotus"/>
                <w:rtl/>
              </w:rPr>
              <w:t xml:space="preserve"> </w:t>
            </w:r>
            <w:r w:rsidRPr="00A367A7">
              <w:rPr>
                <w:rFonts w:cs="B Lotus" w:hint="cs"/>
                <w:rtl/>
              </w:rPr>
              <w:t>تقسیط</w:t>
            </w:r>
            <w:r w:rsidRPr="00A367A7">
              <w:rPr>
                <w:rFonts w:cs="B Lotus"/>
                <w:rtl/>
              </w:rPr>
              <w:t xml:space="preserve">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3CA576F0"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B885878" w14:textId="77777777" w:rsidR="005A4F9A" w:rsidRPr="00A367A7" w:rsidRDefault="005A4F9A" w:rsidP="00E548F7">
            <w:pPr>
              <w:jc w:val="center"/>
              <w:rPr>
                <w:rFonts w:cs="B Lotus"/>
                <w:rtl/>
              </w:rPr>
            </w:pPr>
            <w:r w:rsidRPr="00A367A7">
              <w:rPr>
                <w:rFonts w:cs="B Lotus"/>
                <w:rtl/>
              </w:rPr>
              <w:t>197</w:t>
            </w:r>
          </w:p>
        </w:tc>
        <w:tc>
          <w:tcPr>
            <w:tcW w:w="8414" w:type="dxa"/>
          </w:tcPr>
          <w:p w14:paraId="18B6ECC1"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IsFndCstInst</w:t>
            </w:r>
            <w:r w:rsidRPr="00A367A7">
              <w:rPr>
                <w:rFonts w:cs="B Lotus"/>
                <w:rtl/>
              </w:rPr>
              <w:t xml:space="preserve"> - </w:t>
            </w:r>
            <w:r w:rsidRPr="00A367A7">
              <w:rPr>
                <w:rFonts w:cs="B Lotus" w:hint="cs"/>
                <w:rtl/>
              </w:rPr>
              <w:t>جریمه</w:t>
            </w:r>
            <w:r w:rsidRPr="00A367A7">
              <w:rPr>
                <w:rFonts w:cs="B Lotus"/>
                <w:rtl/>
              </w:rPr>
              <w:t xml:space="preserve"> </w:t>
            </w:r>
            <w:r w:rsidRPr="00A367A7">
              <w:rPr>
                <w:rFonts w:cs="B Lotus" w:hint="cs"/>
                <w:rtl/>
              </w:rPr>
              <w:t>صندوق</w:t>
            </w:r>
            <w:r w:rsidRPr="00A367A7">
              <w:rPr>
                <w:rFonts w:cs="B Lotus"/>
                <w:rtl/>
              </w:rPr>
              <w:t xml:space="preserve"> </w:t>
            </w:r>
            <w:r w:rsidRPr="00A367A7">
              <w:rPr>
                <w:rFonts w:cs="B Lotus" w:hint="cs"/>
                <w:rtl/>
              </w:rPr>
              <w:t>نمیتواند</w:t>
            </w:r>
            <w:r w:rsidRPr="00A367A7">
              <w:rPr>
                <w:rFonts w:cs="B Lotus"/>
                <w:rtl/>
              </w:rPr>
              <w:t xml:space="preserve"> </w:t>
            </w:r>
            <w:r w:rsidRPr="00A367A7">
              <w:rPr>
                <w:rFonts w:cs="B Lotus" w:hint="cs"/>
                <w:rtl/>
              </w:rPr>
              <w:t>قسطی</w:t>
            </w:r>
            <w:r w:rsidRPr="00A367A7">
              <w:rPr>
                <w:rFonts w:cs="B Lotus"/>
                <w:rtl/>
              </w:rPr>
              <w:t xml:space="preserve"> </w:t>
            </w:r>
            <w:r w:rsidRPr="00A367A7">
              <w:rPr>
                <w:rFonts w:cs="B Lotus" w:hint="cs"/>
                <w:rtl/>
              </w:rPr>
              <w:t>پرداخت</w:t>
            </w:r>
            <w:r w:rsidRPr="00A367A7">
              <w:rPr>
                <w:rFonts w:cs="B Lotus"/>
                <w:rtl/>
              </w:rPr>
              <w:t xml:space="preserve"> </w:t>
            </w:r>
            <w:r w:rsidRPr="00A367A7">
              <w:rPr>
                <w:rFonts w:cs="B Lotus" w:hint="cs"/>
                <w:rtl/>
              </w:rPr>
              <w:t>شود</w:t>
            </w:r>
          </w:p>
        </w:tc>
      </w:tr>
      <w:tr w:rsidR="005A4F9A" w:rsidRPr="00A367A7" w14:paraId="7A39578E"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2D0B253" w14:textId="77777777" w:rsidR="005A4F9A" w:rsidRPr="00A367A7" w:rsidRDefault="005A4F9A" w:rsidP="00E548F7">
            <w:pPr>
              <w:jc w:val="center"/>
              <w:rPr>
                <w:rFonts w:cs="B Lotus"/>
                <w:rtl/>
              </w:rPr>
            </w:pPr>
            <w:r w:rsidRPr="00A367A7">
              <w:rPr>
                <w:rFonts w:cs="B Lotus"/>
                <w:rtl/>
              </w:rPr>
              <w:t>198</w:t>
            </w:r>
          </w:p>
        </w:tc>
        <w:tc>
          <w:tcPr>
            <w:tcW w:w="8414" w:type="dxa"/>
          </w:tcPr>
          <w:p w14:paraId="0B55EB87"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ShftCarGrpCod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گروهبندی</w:t>
            </w:r>
            <w:r w:rsidRPr="00A367A7">
              <w:rPr>
                <w:rFonts w:cs="B Lotus"/>
                <w:rtl/>
              </w:rPr>
              <w:t xml:space="preserve"> </w:t>
            </w:r>
            <w:r w:rsidRPr="00A367A7">
              <w:rPr>
                <w:rFonts w:cs="B Lotus" w:hint="cs"/>
                <w:rtl/>
              </w:rPr>
              <w:t>وسیله</w:t>
            </w:r>
            <w:r w:rsidRPr="00A367A7">
              <w:rPr>
                <w:rFonts w:cs="B Lotus"/>
                <w:rtl/>
              </w:rPr>
              <w:t xml:space="preserve"> </w:t>
            </w:r>
            <w:r w:rsidRPr="00A367A7">
              <w:rPr>
                <w:rFonts w:cs="B Lotus" w:hint="cs"/>
                <w:rtl/>
              </w:rPr>
              <w:t>نقلیه</w:t>
            </w:r>
            <w:r w:rsidRPr="00A367A7">
              <w:rPr>
                <w:rFonts w:cs="B Lotus"/>
                <w:rtl/>
              </w:rPr>
              <w:t xml:space="preserve"> </w:t>
            </w:r>
            <w:r w:rsidRPr="00A367A7">
              <w:rPr>
                <w:rFonts w:cs="B Lotus" w:hint="cs"/>
                <w:rtl/>
              </w:rPr>
              <w:t>انتقال</w:t>
            </w:r>
            <w:r w:rsidRPr="00A367A7">
              <w:rPr>
                <w:rFonts w:cs="B Lotus"/>
                <w:rtl/>
              </w:rPr>
              <w:t xml:space="preserve"> </w:t>
            </w:r>
            <w:r w:rsidRPr="00A367A7">
              <w:rPr>
                <w:rFonts w:cs="B Lotus" w:hint="cs"/>
                <w:rtl/>
              </w:rPr>
              <w:t>دهنده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586CA25E"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4E0E7AA" w14:textId="77777777" w:rsidR="005A4F9A" w:rsidRPr="00A367A7" w:rsidRDefault="005A4F9A" w:rsidP="00E548F7">
            <w:pPr>
              <w:jc w:val="center"/>
              <w:rPr>
                <w:rFonts w:cs="B Lotus"/>
                <w:rtl/>
              </w:rPr>
            </w:pPr>
            <w:r w:rsidRPr="00A367A7">
              <w:rPr>
                <w:rFonts w:cs="B Lotus"/>
                <w:rtl/>
              </w:rPr>
              <w:t>200</w:t>
            </w:r>
          </w:p>
        </w:tc>
        <w:tc>
          <w:tcPr>
            <w:tcW w:w="8414" w:type="dxa"/>
          </w:tcPr>
          <w:p w14:paraId="432408A6"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IsDrvIrn</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تابعیت</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595D3EEE"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A9DD6B9" w14:textId="77777777" w:rsidR="005A4F9A" w:rsidRPr="00A367A7" w:rsidRDefault="005A4F9A" w:rsidP="00E548F7">
            <w:pPr>
              <w:jc w:val="center"/>
              <w:rPr>
                <w:rFonts w:cs="B Lotus"/>
                <w:rtl/>
              </w:rPr>
            </w:pPr>
            <w:r w:rsidRPr="00A367A7">
              <w:rPr>
                <w:rFonts w:cs="B Lotus"/>
                <w:rtl/>
              </w:rPr>
              <w:t>201</w:t>
            </w:r>
          </w:p>
        </w:tc>
        <w:tc>
          <w:tcPr>
            <w:tcW w:w="8414" w:type="dxa"/>
          </w:tcPr>
          <w:p w14:paraId="74436A98"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DrvNationalId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2AEA9837"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9441816" w14:textId="77777777" w:rsidR="005A4F9A" w:rsidRPr="00A367A7" w:rsidRDefault="005A4F9A" w:rsidP="00E548F7">
            <w:pPr>
              <w:jc w:val="center"/>
              <w:rPr>
                <w:rFonts w:cs="B Lotus"/>
                <w:rtl/>
              </w:rPr>
            </w:pPr>
            <w:r w:rsidRPr="00A367A7">
              <w:rPr>
                <w:rFonts w:cs="B Lotus"/>
                <w:rtl/>
              </w:rPr>
              <w:t>202</w:t>
            </w:r>
          </w:p>
        </w:tc>
        <w:tc>
          <w:tcPr>
            <w:tcW w:w="8414" w:type="dxa"/>
          </w:tcPr>
          <w:p w14:paraId="745CE5D8"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DrvNationalId</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نیست</w:t>
            </w:r>
          </w:p>
        </w:tc>
      </w:tr>
      <w:tr w:rsidR="005A4F9A" w:rsidRPr="00A367A7" w14:paraId="4E068AF7"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4DE3C7E" w14:textId="77777777" w:rsidR="005A4F9A" w:rsidRPr="00A367A7" w:rsidRDefault="005A4F9A" w:rsidP="00E548F7">
            <w:pPr>
              <w:jc w:val="center"/>
              <w:rPr>
                <w:rFonts w:cs="B Lotus"/>
                <w:rtl/>
              </w:rPr>
            </w:pPr>
            <w:r w:rsidRPr="00A367A7">
              <w:rPr>
                <w:rFonts w:cs="B Lotus"/>
                <w:rtl/>
              </w:rPr>
              <w:t>203</w:t>
            </w:r>
          </w:p>
        </w:tc>
        <w:tc>
          <w:tcPr>
            <w:tcW w:w="8414" w:type="dxa"/>
          </w:tcPr>
          <w:p w14:paraId="5CC35E53"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DrvNationalId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نامعتبر</w:t>
            </w:r>
            <w:r w:rsidRPr="00A367A7">
              <w:rPr>
                <w:rFonts w:cs="B Lotus"/>
                <w:rtl/>
              </w:rPr>
              <w:t xml:space="preserve"> </w:t>
            </w:r>
            <w:r w:rsidRPr="00A367A7">
              <w:rPr>
                <w:rFonts w:cs="B Lotus" w:hint="cs"/>
                <w:rtl/>
              </w:rPr>
              <w:t>است</w:t>
            </w:r>
          </w:p>
        </w:tc>
      </w:tr>
      <w:tr w:rsidR="005A4F9A" w:rsidRPr="00A367A7" w14:paraId="3D76A4A2"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C0E0663" w14:textId="77777777" w:rsidR="005A4F9A" w:rsidRPr="00A367A7" w:rsidRDefault="005A4F9A" w:rsidP="00E548F7">
            <w:pPr>
              <w:jc w:val="center"/>
              <w:rPr>
                <w:rFonts w:cs="B Lotus"/>
                <w:rtl/>
              </w:rPr>
            </w:pPr>
            <w:r w:rsidRPr="00A367A7">
              <w:rPr>
                <w:rFonts w:cs="B Lotus"/>
                <w:rtl/>
              </w:rPr>
              <w:t>204</w:t>
            </w:r>
          </w:p>
        </w:tc>
        <w:tc>
          <w:tcPr>
            <w:tcW w:w="8414" w:type="dxa"/>
          </w:tcPr>
          <w:p w14:paraId="7117E9F1"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DrvUnIrnCod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اتباع</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232949C0"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B96ABDA" w14:textId="77777777" w:rsidR="005A4F9A" w:rsidRPr="00A367A7" w:rsidRDefault="005A4F9A" w:rsidP="00E548F7">
            <w:pPr>
              <w:jc w:val="center"/>
              <w:rPr>
                <w:rFonts w:cs="B Lotus"/>
                <w:rtl/>
              </w:rPr>
            </w:pPr>
            <w:r w:rsidRPr="00A367A7">
              <w:rPr>
                <w:rFonts w:cs="B Lotus"/>
                <w:rtl/>
              </w:rPr>
              <w:t>205</w:t>
            </w:r>
          </w:p>
        </w:tc>
        <w:tc>
          <w:tcPr>
            <w:tcW w:w="8414" w:type="dxa"/>
          </w:tcPr>
          <w:p w14:paraId="2E4B8B3C"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DrvLicTypCod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گواهینامه</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26BE61E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1FF1323" w14:textId="77777777" w:rsidR="005A4F9A" w:rsidRPr="00A367A7" w:rsidRDefault="005A4F9A" w:rsidP="00E548F7">
            <w:pPr>
              <w:jc w:val="center"/>
              <w:rPr>
                <w:rFonts w:cs="B Lotus"/>
                <w:rtl/>
              </w:rPr>
            </w:pPr>
            <w:r w:rsidRPr="00A367A7">
              <w:rPr>
                <w:rFonts w:cs="B Lotus"/>
                <w:rtl/>
              </w:rPr>
              <w:t>206</w:t>
            </w:r>
          </w:p>
        </w:tc>
        <w:tc>
          <w:tcPr>
            <w:tcW w:w="8414" w:type="dxa"/>
          </w:tcPr>
          <w:p w14:paraId="318DC4A9"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DrvLicTypCod</w:t>
            </w:r>
            <w:r w:rsidRPr="00A367A7">
              <w:rPr>
                <w:rFonts w:cs="B Lotus"/>
                <w:rtl/>
              </w:rPr>
              <w:t xml:space="preserve"> - </w:t>
            </w:r>
            <w:r w:rsidRPr="00A367A7">
              <w:rPr>
                <w:rFonts w:cs="B Lotus" w:hint="cs"/>
                <w:rtl/>
              </w:rPr>
              <w:t>کد</w:t>
            </w:r>
            <w:r w:rsidRPr="00A367A7">
              <w:rPr>
                <w:rFonts w:cs="B Lotus"/>
                <w:rtl/>
              </w:rPr>
              <w:t xml:space="preserve"> </w:t>
            </w:r>
            <w:r w:rsidRPr="00A367A7">
              <w:rPr>
                <w:rFonts w:cs="B Lotus" w:hint="cs"/>
                <w:rtl/>
              </w:rPr>
              <w:t>نوع</w:t>
            </w:r>
            <w:r w:rsidRPr="00A367A7">
              <w:rPr>
                <w:rFonts w:cs="B Lotus"/>
                <w:rtl/>
              </w:rPr>
              <w:t xml:space="preserve"> </w:t>
            </w:r>
            <w:r w:rsidRPr="00A367A7">
              <w:rPr>
                <w:rFonts w:cs="B Lotus" w:hint="cs"/>
                <w:rtl/>
              </w:rPr>
              <w:t>گواهینامه</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246FD01C"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0BF024E" w14:textId="77777777" w:rsidR="005A4F9A" w:rsidRPr="00A367A7" w:rsidRDefault="005A4F9A" w:rsidP="00E548F7">
            <w:pPr>
              <w:jc w:val="center"/>
              <w:rPr>
                <w:rFonts w:cs="B Lotus"/>
                <w:rtl/>
              </w:rPr>
            </w:pPr>
            <w:r w:rsidRPr="00A367A7">
              <w:rPr>
                <w:rFonts w:cs="B Lotus"/>
                <w:rtl/>
              </w:rPr>
              <w:t>207</w:t>
            </w:r>
          </w:p>
        </w:tc>
        <w:tc>
          <w:tcPr>
            <w:tcW w:w="8414" w:type="dxa"/>
          </w:tcPr>
          <w:p w14:paraId="6AC8624B"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DrvLicNo</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گواهینامه</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0F86FEDE"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08F7532" w14:textId="77777777" w:rsidR="005A4F9A" w:rsidRPr="00A367A7" w:rsidRDefault="005A4F9A" w:rsidP="00E548F7">
            <w:pPr>
              <w:jc w:val="center"/>
              <w:rPr>
                <w:rFonts w:cs="B Lotus"/>
                <w:rtl/>
              </w:rPr>
            </w:pPr>
            <w:r w:rsidRPr="00A367A7">
              <w:rPr>
                <w:rFonts w:cs="B Lotus"/>
                <w:rtl/>
              </w:rPr>
              <w:t>208</w:t>
            </w:r>
          </w:p>
        </w:tc>
        <w:tc>
          <w:tcPr>
            <w:tcW w:w="8414" w:type="dxa"/>
          </w:tcPr>
          <w:p w14:paraId="4A8FF3C1"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DrvlicNo</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گواهینامه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5700363F"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8EC56A0" w14:textId="77777777" w:rsidR="005A4F9A" w:rsidRPr="00A367A7" w:rsidRDefault="005A4F9A" w:rsidP="00E548F7">
            <w:pPr>
              <w:jc w:val="center"/>
              <w:rPr>
                <w:rFonts w:cs="B Lotus"/>
                <w:rtl/>
              </w:rPr>
            </w:pPr>
            <w:r w:rsidRPr="00A367A7">
              <w:rPr>
                <w:rFonts w:cs="B Lotus"/>
                <w:rtl/>
              </w:rPr>
              <w:t>209</w:t>
            </w:r>
          </w:p>
        </w:tc>
        <w:tc>
          <w:tcPr>
            <w:tcW w:w="8414" w:type="dxa"/>
          </w:tcPr>
          <w:p w14:paraId="2DC41902"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DrvLicIsuDte</w:t>
            </w:r>
            <w:r w:rsidRPr="00A367A7">
              <w:rPr>
                <w:rFonts w:cs="B Lotus"/>
                <w:rtl/>
              </w:rPr>
              <w:t xml:space="preserve"> - </w:t>
            </w:r>
            <w:r w:rsidRPr="00A367A7">
              <w:rPr>
                <w:rFonts w:cs="B Lotus" w:hint="cs"/>
                <w:rtl/>
              </w:rPr>
              <w:t>تاریخ</w:t>
            </w:r>
            <w:r w:rsidRPr="00A367A7">
              <w:rPr>
                <w:rFonts w:cs="B Lotus"/>
                <w:rtl/>
              </w:rPr>
              <w:t xml:space="preserve"> </w:t>
            </w:r>
            <w:r w:rsidRPr="00A367A7">
              <w:rPr>
                <w:rFonts w:cs="B Lotus" w:hint="cs"/>
                <w:rtl/>
              </w:rPr>
              <w:t>صدور</w:t>
            </w:r>
            <w:r w:rsidRPr="00A367A7">
              <w:rPr>
                <w:rFonts w:cs="B Lotus"/>
                <w:rtl/>
              </w:rPr>
              <w:t xml:space="preserve"> </w:t>
            </w:r>
            <w:r w:rsidRPr="00A367A7">
              <w:rPr>
                <w:rFonts w:cs="B Lotus" w:hint="cs"/>
                <w:rtl/>
              </w:rPr>
              <w:t>گواهینامه</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32106F09"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E2DE488" w14:textId="77777777" w:rsidR="005A4F9A" w:rsidRPr="00A367A7" w:rsidRDefault="005A4F9A" w:rsidP="00E548F7">
            <w:pPr>
              <w:jc w:val="center"/>
              <w:rPr>
                <w:rFonts w:cs="B Lotus"/>
                <w:rtl/>
              </w:rPr>
            </w:pPr>
            <w:r w:rsidRPr="00A367A7">
              <w:rPr>
                <w:rFonts w:cs="B Lotus"/>
                <w:rtl/>
              </w:rPr>
              <w:t>210</w:t>
            </w:r>
          </w:p>
        </w:tc>
        <w:tc>
          <w:tcPr>
            <w:tcW w:w="8414" w:type="dxa"/>
          </w:tcPr>
          <w:p w14:paraId="01A5007D"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DrvLicIsuDte</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شمسی</w:t>
            </w:r>
            <w:r w:rsidRPr="00A367A7">
              <w:rPr>
                <w:rFonts w:cs="B Lotus"/>
                <w:rtl/>
              </w:rPr>
              <w:t xml:space="preserve"> </w:t>
            </w:r>
            <w:r w:rsidRPr="00A367A7">
              <w:rPr>
                <w:rFonts w:cs="B Lotus" w:hint="cs"/>
                <w:rtl/>
              </w:rPr>
              <w:t>صدور</w:t>
            </w:r>
            <w:r w:rsidRPr="00A367A7">
              <w:rPr>
                <w:rFonts w:cs="B Lotus"/>
                <w:rtl/>
              </w:rPr>
              <w:t xml:space="preserve"> </w:t>
            </w:r>
            <w:r w:rsidRPr="00A367A7">
              <w:rPr>
                <w:rFonts w:cs="B Lotus" w:hint="cs"/>
                <w:rtl/>
              </w:rPr>
              <w:t>گواهینامه</w:t>
            </w:r>
            <w:r w:rsidRPr="00A367A7">
              <w:rPr>
                <w:rFonts w:cs="B Lotus"/>
                <w:rtl/>
              </w:rPr>
              <w:t xml:space="preserve"> </w:t>
            </w:r>
            <w:r w:rsidRPr="00A367A7">
              <w:rPr>
                <w:rFonts w:cs="B Lotus" w:hint="cs"/>
                <w:rtl/>
              </w:rPr>
              <w:t>اشتباه</w:t>
            </w:r>
            <w:r w:rsidRPr="00A367A7">
              <w:rPr>
                <w:rFonts w:cs="B Lotus"/>
                <w:rtl/>
              </w:rPr>
              <w:t xml:space="preserve"> </w:t>
            </w:r>
            <w:r w:rsidRPr="00A367A7">
              <w:rPr>
                <w:rFonts w:cs="B Lotus" w:hint="cs"/>
                <w:rtl/>
              </w:rPr>
              <w:t>است</w:t>
            </w:r>
          </w:p>
        </w:tc>
      </w:tr>
      <w:tr w:rsidR="005A4F9A" w:rsidRPr="00A367A7" w14:paraId="388B9AA0"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B808BE1" w14:textId="77777777" w:rsidR="005A4F9A" w:rsidRPr="00A367A7" w:rsidRDefault="005A4F9A" w:rsidP="00E548F7">
            <w:pPr>
              <w:jc w:val="center"/>
              <w:rPr>
                <w:rFonts w:cs="B Lotus"/>
                <w:rtl/>
              </w:rPr>
            </w:pPr>
            <w:r w:rsidRPr="00A367A7">
              <w:rPr>
                <w:rFonts w:cs="B Lotus"/>
                <w:rtl/>
              </w:rPr>
              <w:t>211</w:t>
            </w:r>
          </w:p>
        </w:tc>
        <w:tc>
          <w:tcPr>
            <w:tcW w:w="8414" w:type="dxa"/>
          </w:tcPr>
          <w:p w14:paraId="4D831363"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InstDte</w:t>
            </w:r>
            <w:r w:rsidRPr="00A367A7">
              <w:rPr>
                <w:rFonts w:cs="B Lotus"/>
                <w:rtl/>
              </w:rPr>
              <w:t xml:space="preserve"> - </w:t>
            </w:r>
            <w:r w:rsidRPr="00A367A7">
              <w:rPr>
                <w:rFonts w:cs="B Lotus" w:hint="cs"/>
                <w:rtl/>
              </w:rPr>
              <w:t>مبلغ</w:t>
            </w:r>
            <w:r w:rsidRPr="00A367A7">
              <w:rPr>
                <w:rFonts w:cs="B Lotus"/>
                <w:rtl/>
              </w:rPr>
              <w:t xml:space="preserve">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باید</w:t>
            </w:r>
            <w:r w:rsidRPr="00A367A7">
              <w:rPr>
                <w:rFonts w:cs="B Lotus"/>
                <w:rtl/>
              </w:rPr>
              <w:t xml:space="preserve"> </w:t>
            </w:r>
            <w:r w:rsidRPr="00A367A7">
              <w:rPr>
                <w:rFonts w:cs="B Lotus" w:hint="cs"/>
                <w:rtl/>
              </w:rPr>
              <w:t>نهایتاً</w:t>
            </w:r>
            <w:r w:rsidRPr="00A367A7">
              <w:rPr>
                <w:rFonts w:cs="B Lotus"/>
                <w:rtl/>
              </w:rPr>
              <w:t xml:space="preserve"> </w:t>
            </w:r>
            <w:r w:rsidRPr="00A367A7">
              <w:rPr>
                <w:rFonts w:cs="B Lotus" w:hint="cs"/>
                <w:rtl/>
              </w:rPr>
              <w:t>در</w:t>
            </w:r>
            <w:r w:rsidRPr="00A367A7">
              <w:rPr>
                <w:rFonts w:cs="B Lotus"/>
                <w:rtl/>
              </w:rPr>
              <w:t xml:space="preserve"> 6 </w:t>
            </w:r>
            <w:r w:rsidRPr="00A367A7">
              <w:rPr>
                <w:rFonts w:cs="B Lotus" w:hint="cs"/>
                <w:rtl/>
              </w:rPr>
              <w:t>ماه</w:t>
            </w:r>
            <w:r w:rsidRPr="00A367A7">
              <w:rPr>
                <w:rFonts w:cs="B Lotus"/>
                <w:rtl/>
              </w:rPr>
              <w:t xml:space="preserve"> </w:t>
            </w:r>
            <w:r w:rsidRPr="00A367A7">
              <w:rPr>
                <w:rFonts w:cs="B Lotus" w:hint="cs"/>
                <w:rtl/>
              </w:rPr>
              <w:t>پرداخت</w:t>
            </w:r>
            <w:r w:rsidRPr="00A367A7">
              <w:rPr>
                <w:rFonts w:cs="B Lotus"/>
                <w:rtl/>
              </w:rPr>
              <w:t xml:space="preserve"> </w:t>
            </w:r>
            <w:r w:rsidRPr="00A367A7">
              <w:rPr>
                <w:rFonts w:cs="B Lotus" w:hint="cs"/>
                <w:rtl/>
              </w:rPr>
              <w:t>شود</w:t>
            </w:r>
          </w:p>
        </w:tc>
      </w:tr>
      <w:tr w:rsidR="005A4F9A" w:rsidRPr="00A367A7" w14:paraId="1AB617F8"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EB7C7E9" w14:textId="77777777" w:rsidR="005A4F9A" w:rsidRPr="00A367A7" w:rsidRDefault="005A4F9A" w:rsidP="00E548F7">
            <w:pPr>
              <w:jc w:val="center"/>
              <w:rPr>
                <w:rFonts w:cs="B Lotus"/>
                <w:rtl/>
              </w:rPr>
            </w:pPr>
            <w:r w:rsidRPr="00A367A7">
              <w:rPr>
                <w:rFonts w:cs="B Lotus"/>
                <w:rtl/>
              </w:rPr>
              <w:t>212</w:t>
            </w:r>
          </w:p>
        </w:tc>
        <w:tc>
          <w:tcPr>
            <w:tcW w:w="8414" w:type="dxa"/>
          </w:tcPr>
          <w:p w14:paraId="4B7D230A"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instDte</w:t>
            </w:r>
            <w:r w:rsidRPr="00A367A7">
              <w:rPr>
                <w:rFonts w:cs="B Lotus"/>
                <w:rtl/>
              </w:rPr>
              <w:t xml:space="preserve"> - </w:t>
            </w:r>
            <w:r w:rsidRPr="00A367A7">
              <w:rPr>
                <w:rFonts w:cs="B Lotus" w:hint="cs"/>
                <w:rtl/>
              </w:rPr>
              <w:t>فرمت</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پرداخت</w:t>
            </w:r>
            <w:r w:rsidRPr="00A367A7">
              <w:rPr>
                <w:rFonts w:cs="B Lotus"/>
                <w:rtl/>
              </w:rPr>
              <w:t xml:space="preserve"> </w:t>
            </w:r>
            <w:r w:rsidRPr="00A367A7">
              <w:rPr>
                <w:rFonts w:cs="B Lotus" w:hint="cs"/>
                <w:rtl/>
              </w:rPr>
              <w:t>قسط</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نمی</w:t>
            </w:r>
            <w:r w:rsidRPr="00A367A7">
              <w:rPr>
                <w:rFonts w:cs="B Lotus"/>
                <w:rtl/>
              </w:rPr>
              <w:t xml:space="preserve"> </w:t>
            </w:r>
            <w:r w:rsidRPr="00A367A7">
              <w:rPr>
                <w:rFonts w:cs="B Lotus" w:hint="cs"/>
                <w:rtl/>
              </w:rPr>
              <w:t>باشد</w:t>
            </w:r>
          </w:p>
        </w:tc>
      </w:tr>
      <w:tr w:rsidR="005A4F9A" w:rsidRPr="00A367A7" w14:paraId="22246A3E"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6C236B2" w14:textId="77777777" w:rsidR="005A4F9A" w:rsidRPr="00A367A7" w:rsidRDefault="005A4F9A" w:rsidP="00E548F7">
            <w:pPr>
              <w:jc w:val="center"/>
              <w:rPr>
                <w:rFonts w:cs="B Lotus"/>
                <w:rtl/>
              </w:rPr>
            </w:pPr>
            <w:r w:rsidRPr="00A367A7">
              <w:rPr>
                <w:rFonts w:cs="B Lotus"/>
                <w:rtl/>
              </w:rPr>
              <w:t>213</w:t>
            </w:r>
          </w:p>
        </w:tc>
        <w:tc>
          <w:tcPr>
            <w:tcW w:w="8414" w:type="dxa"/>
          </w:tcPr>
          <w:p w14:paraId="73B92DF1"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InstPrm</w:t>
            </w:r>
            <w:r w:rsidRPr="00A367A7">
              <w:rPr>
                <w:rFonts w:cs="B Lotus"/>
                <w:rtl/>
              </w:rPr>
              <w:t xml:space="preserve"> - </w:t>
            </w:r>
            <w:r w:rsidRPr="00A367A7">
              <w:rPr>
                <w:rFonts w:cs="B Lotus" w:hint="cs"/>
                <w:rtl/>
              </w:rPr>
              <w:t>مبلغ</w:t>
            </w:r>
            <w:r w:rsidRPr="00A367A7">
              <w:rPr>
                <w:rFonts w:cs="B Lotus"/>
                <w:rtl/>
              </w:rPr>
              <w:t xml:space="preserve"> </w:t>
            </w:r>
            <w:r w:rsidRPr="00A367A7">
              <w:rPr>
                <w:rFonts w:cs="B Lotus" w:hint="cs"/>
                <w:rtl/>
              </w:rPr>
              <w:t>اولین</w:t>
            </w:r>
            <w:r w:rsidRPr="00A367A7">
              <w:rPr>
                <w:rFonts w:cs="B Lotus"/>
                <w:rtl/>
              </w:rPr>
              <w:t xml:space="preserve"> </w:t>
            </w:r>
            <w:r w:rsidRPr="00A367A7">
              <w:rPr>
                <w:rFonts w:cs="B Lotus" w:hint="cs"/>
                <w:rtl/>
              </w:rPr>
              <w:t>قسط</w:t>
            </w:r>
            <w:r w:rsidRPr="00A367A7">
              <w:rPr>
                <w:rFonts w:cs="B Lotus"/>
                <w:rtl/>
              </w:rPr>
              <w:t xml:space="preserve"> </w:t>
            </w:r>
            <w:r w:rsidRPr="00A367A7">
              <w:rPr>
                <w:rFonts w:cs="B Lotus" w:hint="cs"/>
                <w:rtl/>
              </w:rPr>
              <w:t>نباید</w:t>
            </w:r>
            <w:r w:rsidRPr="00A367A7">
              <w:rPr>
                <w:rFonts w:cs="B Lotus"/>
                <w:rtl/>
              </w:rPr>
              <w:t xml:space="preserve"> </w:t>
            </w:r>
            <w:r w:rsidRPr="00A367A7">
              <w:rPr>
                <w:rFonts w:cs="B Lotus" w:hint="cs"/>
                <w:rtl/>
              </w:rPr>
              <w:t>کمتر</w:t>
            </w:r>
            <w:r w:rsidRPr="00A367A7">
              <w:rPr>
                <w:rFonts w:cs="B Lotus"/>
                <w:rtl/>
              </w:rPr>
              <w:t xml:space="preserve"> </w:t>
            </w:r>
            <w:r w:rsidRPr="00A367A7">
              <w:rPr>
                <w:rFonts w:cs="B Lotus" w:hint="cs"/>
                <w:rtl/>
              </w:rPr>
              <w:t>از</w:t>
            </w:r>
            <w:r w:rsidRPr="00A367A7">
              <w:rPr>
                <w:rFonts w:cs="B Lotus"/>
                <w:rtl/>
              </w:rPr>
              <w:t xml:space="preserve"> 50 </w:t>
            </w:r>
            <w:r w:rsidRPr="00A367A7">
              <w:rPr>
                <w:rFonts w:cs="B Lotus" w:hint="cs"/>
                <w:rtl/>
              </w:rPr>
              <w:t>درصد</w:t>
            </w:r>
            <w:r w:rsidRPr="00A367A7">
              <w:rPr>
                <w:rFonts w:cs="B Lotus"/>
                <w:rtl/>
              </w:rPr>
              <w:t xml:space="preserve">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باشد</w:t>
            </w:r>
          </w:p>
        </w:tc>
      </w:tr>
      <w:tr w:rsidR="005A4F9A" w:rsidRPr="00A367A7" w14:paraId="43F50382"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A0C9161" w14:textId="77777777" w:rsidR="005A4F9A" w:rsidRPr="00A367A7" w:rsidRDefault="005A4F9A" w:rsidP="00E548F7">
            <w:pPr>
              <w:jc w:val="center"/>
              <w:rPr>
                <w:rFonts w:cs="B Lotus"/>
                <w:rtl/>
              </w:rPr>
            </w:pPr>
            <w:r w:rsidRPr="00A367A7">
              <w:rPr>
                <w:rFonts w:cs="B Lotus"/>
                <w:rtl/>
              </w:rPr>
              <w:t>214</w:t>
            </w:r>
          </w:p>
        </w:tc>
        <w:tc>
          <w:tcPr>
            <w:tcW w:w="8414" w:type="dxa"/>
          </w:tcPr>
          <w:p w14:paraId="7F3233AA"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InstPrm</w:t>
            </w:r>
            <w:r w:rsidRPr="00A367A7">
              <w:rPr>
                <w:rFonts w:cs="B Lotus"/>
                <w:rtl/>
              </w:rPr>
              <w:t xml:space="preserve"> - </w:t>
            </w:r>
            <w:r w:rsidRPr="00A367A7">
              <w:rPr>
                <w:rFonts w:cs="B Lotus" w:hint="cs"/>
                <w:rtl/>
              </w:rPr>
              <w:t>مبلغ</w:t>
            </w:r>
            <w:r w:rsidRPr="00A367A7">
              <w:rPr>
                <w:rFonts w:cs="B Lotus"/>
                <w:rtl/>
              </w:rPr>
              <w:t xml:space="preserve"> </w:t>
            </w:r>
            <w:r w:rsidRPr="00A367A7">
              <w:rPr>
                <w:rFonts w:cs="B Lotus" w:hint="cs"/>
                <w:rtl/>
              </w:rPr>
              <w:t>اولین</w:t>
            </w:r>
            <w:r w:rsidRPr="00A367A7">
              <w:rPr>
                <w:rFonts w:cs="B Lotus"/>
                <w:rtl/>
              </w:rPr>
              <w:t xml:space="preserve"> </w:t>
            </w:r>
            <w:r w:rsidRPr="00A367A7">
              <w:rPr>
                <w:rFonts w:cs="B Lotus" w:hint="cs"/>
                <w:rtl/>
              </w:rPr>
              <w:t>قسط</w:t>
            </w:r>
            <w:r w:rsidRPr="00A367A7">
              <w:rPr>
                <w:rFonts w:cs="B Lotus"/>
                <w:rtl/>
              </w:rPr>
              <w:t xml:space="preserve"> </w:t>
            </w:r>
            <w:r w:rsidRPr="00A367A7">
              <w:rPr>
                <w:rFonts w:cs="B Lotus" w:hint="cs"/>
                <w:rtl/>
              </w:rPr>
              <w:t>نباید</w:t>
            </w:r>
            <w:r w:rsidRPr="00A367A7">
              <w:rPr>
                <w:rFonts w:cs="B Lotus"/>
                <w:rtl/>
              </w:rPr>
              <w:t xml:space="preserve"> </w:t>
            </w:r>
            <w:r w:rsidRPr="00A367A7">
              <w:rPr>
                <w:rFonts w:cs="B Lotus" w:hint="cs"/>
                <w:rtl/>
              </w:rPr>
              <w:t>کمتر</w:t>
            </w:r>
            <w:r w:rsidRPr="00A367A7">
              <w:rPr>
                <w:rFonts w:cs="B Lotus"/>
                <w:rtl/>
              </w:rPr>
              <w:t xml:space="preserve"> </w:t>
            </w:r>
            <w:r w:rsidRPr="00A367A7">
              <w:rPr>
                <w:rFonts w:cs="B Lotus" w:hint="cs"/>
                <w:rtl/>
              </w:rPr>
              <w:t>از</w:t>
            </w:r>
            <w:r w:rsidRPr="00A367A7">
              <w:rPr>
                <w:rFonts w:cs="B Lotus"/>
                <w:rtl/>
              </w:rPr>
              <w:t xml:space="preserve"> 25 </w:t>
            </w:r>
            <w:r w:rsidRPr="00A367A7">
              <w:rPr>
                <w:rFonts w:cs="B Lotus" w:hint="cs"/>
                <w:rtl/>
              </w:rPr>
              <w:t>درصد</w:t>
            </w:r>
            <w:r w:rsidRPr="00A367A7">
              <w:rPr>
                <w:rFonts w:cs="B Lotus"/>
                <w:rtl/>
              </w:rPr>
              <w:t xml:space="preserve">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باشد</w:t>
            </w:r>
          </w:p>
        </w:tc>
      </w:tr>
      <w:tr w:rsidR="005A4F9A" w:rsidRPr="00A367A7" w14:paraId="43E18131"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9946AB8" w14:textId="77777777" w:rsidR="005A4F9A" w:rsidRPr="00A367A7" w:rsidRDefault="005A4F9A" w:rsidP="00E548F7">
            <w:pPr>
              <w:jc w:val="center"/>
              <w:rPr>
                <w:rFonts w:cs="B Lotus"/>
                <w:rtl/>
              </w:rPr>
            </w:pPr>
            <w:r w:rsidRPr="00A367A7">
              <w:rPr>
                <w:rFonts w:cs="B Lotus"/>
                <w:rtl/>
              </w:rPr>
              <w:t>215</w:t>
            </w:r>
          </w:p>
        </w:tc>
        <w:tc>
          <w:tcPr>
            <w:tcW w:w="8414" w:type="dxa"/>
          </w:tcPr>
          <w:p w14:paraId="3DCEDC2D"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PrmPayTypCod</w:t>
            </w:r>
            <w:r w:rsidRPr="00A367A7">
              <w:rPr>
                <w:rFonts w:cs="B Lotus"/>
                <w:rtl/>
              </w:rPr>
              <w:t xml:space="preserve"> - </w:t>
            </w:r>
            <w:r w:rsidRPr="00A367A7">
              <w:rPr>
                <w:rFonts w:cs="B Lotus" w:hint="cs"/>
                <w:rtl/>
              </w:rPr>
              <w:t>نوع</w:t>
            </w:r>
            <w:r w:rsidRPr="00A367A7">
              <w:rPr>
                <w:rFonts w:cs="B Lotus"/>
                <w:rtl/>
              </w:rPr>
              <w:t xml:space="preserve"> </w:t>
            </w:r>
            <w:r w:rsidRPr="00A367A7">
              <w:rPr>
                <w:rFonts w:cs="B Lotus" w:hint="cs"/>
                <w:rtl/>
              </w:rPr>
              <w:t>پرداخت</w:t>
            </w:r>
            <w:r w:rsidRPr="00A367A7">
              <w:rPr>
                <w:rFonts w:cs="B Lotus"/>
                <w:rtl/>
              </w:rPr>
              <w:t xml:space="preserve">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قسطی</w:t>
            </w:r>
            <w:r w:rsidRPr="00A367A7">
              <w:rPr>
                <w:rFonts w:cs="B Lotus"/>
                <w:rtl/>
              </w:rPr>
              <w:t xml:space="preserve"> </w:t>
            </w:r>
            <w:r w:rsidRPr="00A367A7">
              <w:rPr>
                <w:rFonts w:cs="B Lotus" w:hint="cs"/>
                <w:rtl/>
              </w:rPr>
              <w:t>انتخاب</w:t>
            </w:r>
            <w:r w:rsidRPr="00A367A7">
              <w:rPr>
                <w:rFonts w:cs="B Lotus"/>
                <w:rtl/>
              </w:rPr>
              <w:t xml:space="preserve"> </w:t>
            </w:r>
            <w:r w:rsidRPr="00A367A7">
              <w:rPr>
                <w:rFonts w:cs="B Lotus" w:hint="cs"/>
                <w:rtl/>
              </w:rPr>
              <w:t>نشده</w:t>
            </w:r>
            <w:r w:rsidRPr="00A367A7">
              <w:rPr>
                <w:rFonts w:cs="B Lotus"/>
                <w:rtl/>
              </w:rPr>
              <w:t xml:space="preserve"> </w:t>
            </w:r>
            <w:r w:rsidRPr="00A367A7">
              <w:rPr>
                <w:rFonts w:cs="B Lotus" w:hint="cs"/>
                <w:rtl/>
              </w:rPr>
              <w:t>است</w:t>
            </w:r>
          </w:p>
        </w:tc>
      </w:tr>
      <w:tr w:rsidR="005A4F9A" w:rsidRPr="00A367A7" w14:paraId="087DC86E"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D25FC48" w14:textId="77777777" w:rsidR="005A4F9A" w:rsidRPr="00A367A7" w:rsidRDefault="005A4F9A" w:rsidP="00E548F7">
            <w:pPr>
              <w:jc w:val="center"/>
              <w:rPr>
                <w:rFonts w:cs="B Lotus"/>
                <w:rtl/>
              </w:rPr>
            </w:pPr>
            <w:r w:rsidRPr="00A367A7">
              <w:rPr>
                <w:rFonts w:cs="B Lotus"/>
                <w:rtl/>
              </w:rPr>
              <w:t>216</w:t>
            </w:r>
          </w:p>
        </w:tc>
        <w:tc>
          <w:tcPr>
            <w:tcW w:w="8414" w:type="dxa"/>
          </w:tcPr>
          <w:p w14:paraId="754C3AEF"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ThrInst</w:t>
            </w:r>
            <w:r w:rsidRPr="00A367A7">
              <w:rPr>
                <w:rFonts w:cs="B Lotus"/>
                <w:rtl/>
              </w:rPr>
              <w:t xml:space="preserve"> - </w:t>
            </w:r>
            <w:r w:rsidRPr="00A367A7">
              <w:rPr>
                <w:rFonts w:cs="B Lotus" w:hint="cs"/>
                <w:rtl/>
              </w:rPr>
              <w:t>اقساط</w:t>
            </w:r>
            <w:r w:rsidRPr="00A367A7">
              <w:rPr>
                <w:rFonts w:cs="B Lotus"/>
                <w:rtl/>
              </w:rPr>
              <w:t xml:space="preserve"> </w:t>
            </w:r>
            <w:r w:rsidRPr="00A367A7">
              <w:rPr>
                <w:rFonts w:cs="B Lotus" w:hint="cs"/>
                <w:rtl/>
              </w:rPr>
              <w:t>ارسال</w:t>
            </w:r>
            <w:r w:rsidRPr="00A367A7">
              <w:rPr>
                <w:rFonts w:cs="B Lotus"/>
                <w:rtl/>
              </w:rPr>
              <w:t xml:space="preserve"> </w:t>
            </w:r>
            <w:r w:rsidRPr="00A367A7">
              <w:rPr>
                <w:rFonts w:cs="B Lotus" w:hint="cs"/>
                <w:rtl/>
              </w:rPr>
              <w:t>نشده</w:t>
            </w:r>
            <w:r w:rsidRPr="00A367A7">
              <w:rPr>
                <w:rFonts w:cs="B Lotus"/>
                <w:rtl/>
              </w:rPr>
              <w:t xml:space="preserve"> </w:t>
            </w:r>
            <w:r w:rsidRPr="00A367A7">
              <w:rPr>
                <w:rFonts w:cs="B Lotus" w:hint="cs"/>
                <w:rtl/>
              </w:rPr>
              <w:t>است</w:t>
            </w:r>
          </w:p>
        </w:tc>
      </w:tr>
      <w:tr w:rsidR="005A4F9A" w:rsidRPr="00A367A7" w14:paraId="39F1EAC1"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C7EE320" w14:textId="77777777" w:rsidR="005A4F9A" w:rsidRPr="00A367A7" w:rsidRDefault="005A4F9A" w:rsidP="00E548F7">
            <w:pPr>
              <w:jc w:val="center"/>
              <w:rPr>
                <w:rFonts w:cs="B Lotus"/>
                <w:rtl/>
              </w:rPr>
            </w:pPr>
            <w:r w:rsidRPr="00A367A7">
              <w:rPr>
                <w:rFonts w:cs="B Lotus"/>
                <w:rtl/>
              </w:rPr>
              <w:t>217</w:t>
            </w:r>
          </w:p>
        </w:tc>
        <w:tc>
          <w:tcPr>
            <w:tcW w:w="8414" w:type="dxa"/>
          </w:tcPr>
          <w:p w14:paraId="0ADC2130"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IntrLglId</w:t>
            </w:r>
            <w:r w:rsidRPr="00A367A7">
              <w:rPr>
                <w:rFonts w:cs="B Lotus"/>
                <w:rtl/>
              </w:rPr>
              <w:t xml:space="preserve"> - </w:t>
            </w:r>
            <w:r w:rsidRPr="00A367A7">
              <w:rPr>
                <w:rFonts w:cs="B Lotus" w:hint="cs"/>
                <w:rtl/>
              </w:rPr>
              <w:t>شناسه</w:t>
            </w:r>
            <w:r w:rsidRPr="00A367A7">
              <w:rPr>
                <w:rFonts w:cs="B Lotus"/>
                <w:rtl/>
              </w:rPr>
              <w:t xml:space="preserve"> </w:t>
            </w:r>
            <w:r w:rsidRPr="00A367A7">
              <w:rPr>
                <w:rFonts w:cs="B Lotus" w:hint="cs"/>
                <w:rtl/>
              </w:rPr>
              <w:t>معرف</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جهت</w:t>
            </w:r>
            <w:r w:rsidRPr="00A367A7">
              <w:rPr>
                <w:rFonts w:cs="B Lotus"/>
                <w:rtl/>
              </w:rPr>
              <w:t xml:space="preserve"> </w:t>
            </w:r>
            <w:r w:rsidRPr="00A367A7">
              <w:rPr>
                <w:rFonts w:cs="B Lotus" w:hint="cs"/>
                <w:rtl/>
              </w:rPr>
              <w:t>تقسیط</w:t>
            </w:r>
            <w:r w:rsidRPr="00A367A7">
              <w:rPr>
                <w:rFonts w:cs="B Lotus"/>
                <w:rtl/>
              </w:rPr>
              <w:t xml:space="preserve"> </w:t>
            </w:r>
            <w:r w:rsidRPr="00A367A7">
              <w:rPr>
                <w:rFonts w:cs="B Lotus" w:hint="cs"/>
                <w:rtl/>
              </w:rPr>
              <w:t>حق</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21706D19"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10C7D06C" w14:textId="77777777" w:rsidR="005A4F9A" w:rsidRPr="00A367A7" w:rsidRDefault="005A4F9A" w:rsidP="00E548F7">
            <w:pPr>
              <w:jc w:val="center"/>
              <w:rPr>
                <w:rFonts w:cs="B Lotus"/>
                <w:rtl/>
              </w:rPr>
            </w:pPr>
            <w:r w:rsidRPr="00A367A7">
              <w:rPr>
                <w:rFonts w:cs="B Lotus"/>
                <w:rtl/>
              </w:rPr>
              <w:t>218</w:t>
            </w:r>
          </w:p>
        </w:tc>
        <w:tc>
          <w:tcPr>
            <w:tcW w:w="8414" w:type="dxa"/>
          </w:tcPr>
          <w:p w14:paraId="5C937EB2"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ShftPlkCod</w:t>
            </w:r>
            <w:r w:rsidRPr="00A367A7">
              <w:rPr>
                <w:rFonts w:cs="B Lotus"/>
                <w:rtl/>
              </w:rPr>
              <w:t xml:space="preserve">  - </w:t>
            </w:r>
            <w:r w:rsidRPr="00A367A7">
              <w:rPr>
                <w:rFonts w:cs="B Lotus" w:hint="cs"/>
                <w:rtl/>
              </w:rPr>
              <w:t>لطفاً</w:t>
            </w:r>
            <w:r w:rsidRPr="00A367A7">
              <w:rPr>
                <w:rFonts w:cs="B Lotus"/>
                <w:rtl/>
              </w:rPr>
              <w:t xml:space="preserve"> </w:t>
            </w:r>
            <w:r w:rsidRPr="00A367A7">
              <w:rPr>
                <w:rFonts w:cs="B Lotus" w:hint="cs"/>
                <w:rtl/>
              </w:rPr>
              <w:t>کد</w:t>
            </w:r>
            <w:r w:rsidRPr="00A367A7">
              <w:rPr>
                <w:rFonts w:cs="B Lotus"/>
                <w:rtl/>
              </w:rPr>
              <w:t xml:space="preserve"> </w:t>
            </w:r>
            <w:r w:rsidRPr="00A367A7">
              <w:rPr>
                <w:rFonts w:cs="B Lotus" w:hint="cs"/>
                <w:rtl/>
              </w:rPr>
              <w:t>استعلام</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از</w:t>
            </w:r>
            <w:r w:rsidRPr="00A367A7">
              <w:rPr>
                <w:rFonts w:cs="B Lotus"/>
                <w:rtl/>
              </w:rPr>
              <w:t xml:space="preserve"> </w:t>
            </w:r>
            <w:r w:rsidRPr="00A367A7">
              <w:rPr>
                <w:rFonts w:cs="B Lotus" w:hint="cs"/>
                <w:rtl/>
              </w:rPr>
              <w:t>ناجا</w:t>
            </w:r>
            <w:r w:rsidRPr="00A367A7">
              <w:rPr>
                <w:rFonts w:cs="B Lotus"/>
                <w:rtl/>
              </w:rPr>
              <w:t xml:space="preserve"> </w:t>
            </w:r>
            <w:r w:rsidRPr="00A367A7">
              <w:rPr>
                <w:rFonts w:cs="B Lotus" w:hint="cs"/>
                <w:rtl/>
              </w:rPr>
              <w:t>را</w:t>
            </w:r>
            <w:r w:rsidRPr="00A367A7">
              <w:rPr>
                <w:rFonts w:cs="B Lotus"/>
                <w:rtl/>
              </w:rPr>
              <w:t xml:space="preserve"> </w:t>
            </w:r>
            <w:r w:rsidRPr="00A367A7">
              <w:rPr>
                <w:rFonts w:cs="B Lotus" w:hint="cs"/>
                <w:rtl/>
              </w:rPr>
              <w:t>وارد</w:t>
            </w:r>
            <w:r w:rsidRPr="00A367A7">
              <w:rPr>
                <w:rFonts w:cs="B Lotus"/>
                <w:rtl/>
              </w:rPr>
              <w:t xml:space="preserve"> </w:t>
            </w:r>
            <w:r w:rsidRPr="00A367A7">
              <w:rPr>
                <w:rFonts w:cs="B Lotus" w:hint="cs"/>
                <w:rtl/>
              </w:rPr>
              <w:t>نمایید</w:t>
            </w:r>
          </w:p>
        </w:tc>
      </w:tr>
      <w:tr w:rsidR="005A4F9A" w:rsidRPr="00A367A7" w14:paraId="6E22CA52"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1162A47" w14:textId="77777777" w:rsidR="005A4F9A" w:rsidRPr="00A367A7" w:rsidRDefault="005A4F9A" w:rsidP="00E548F7">
            <w:pPr>
              <w:jc w:val="center"/>
              <w:rPr>
                <w:rFonts w:cs="B Lotus"/>
                <w:rtl/>
              </w:rPr>
            </w:pPr>
            <w:r w:rsidRPr="00A367A7">
              <w:rPr>
                <w:rFonts w:cs="B Lotus"/>
                <w:rtl/>
              </w:rPr>
              <w:t>219</w:t>
            </w:r>
          </w:p>
        </w:tc>
        <w:tc>
          <w:tcPr>
            <w:tcW w:w="8414" w:type="dxa"/>
          </w:tcPr>
          <w:p w14:paraId="7A60C998"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ShftInsTypCod</w:t>
            </w:r>
            <w:r w:rsidRPr="00A367A7">
              <w:rPr>
                <w:rFonts w:cs="B Lotus"/>
                <w:rtl/>
              </w:rPr>
              <w:t xml:space="preserve"> - </w:t>
            </w:r>
            <w:r w:rsidRPr="00A367A7">
              <w:rPr>
                <w:rFonts w:cs="B Lotus" w:hint="cs"/>
                <w:rtl/>
              </w:rPr>
              <w:t>انتقال</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از</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حقیقی</w:t>
            </w:r>
            <w:r w:rsidRPr="00A367A7">
              <w:rPr>
                <w:rFonts w:cs="B Lotus"/>
                <w:rtl/>
              </w:rPr>
              <w:t xml:space="preserve"> </w:t>
            </w:r>
            <w:r w:rsidRPr="00A367A7">
              <w:rPr>
                <w:rFonts w:cs="B Lotus" w:hint="cs"/>
                <w:rtl/>
              </w:rPr>
              <w:t>نمی</w:t>
            </w:r>
            <w:r w:rsidRPr="00A367A7">
              <w:rPr>
                <w:rFonts w:cs="B Lotus"/>
                <w:rtl/>
              </w:rPr>
              <w:t xml:space="preserve"> </w:t>
            </w:r>
            <w:r w:rsidRPr="00A367A7">
              <w:rPr>
                <w:rFonts w:cs="B Lotus" w:hint="cs"/>
                <w:rtl/>
              </w:rPr>
              <w:t>تواند</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گیرنده</w:t>
            </w:r>
            <w:r w:rsidRPr="00A367A7">
              <w:rPr>
                <w:rFonts w:cs="B Lotus"/>
                <w:rtl/>
              </w:rPr>
              <w:t xml:space="preserve"> </w:t>
            </w:r>
            <w:r w:rsidRPr="00A367A7">
              <w:rPr>
                <w:rFonts w:cs="B Lotus" w:hint="cs"/>
                <w:rtl/>
              </w:rPr>
              <w:t>حقوقی</w:t>
            </w:r>
            <w:r w:rsidRPr="00A367A7">
              <w:rPr>
                <w:rFonts w:cs="B Lotus"/>
                <w:rtl/>
              </w:rPr>
              <w:t xml:space="preserve"> </w:t>
            </w:r>
            <w:r w:rsidRPr="00A367A7">
              <w:rPr>
                <w:rFonts w:cs="B Lotus" w:hint="cs"/>
                <w:rtl/>
              </w:rPr>
              <w:t>انجام</w:t>
            </w:r>
            <w:r w:rsidRPr="00A367A7">
              <w:rPr>
                <w:rFonts w:cs="B Lotus"/>
                <w:rtl/>
              </w:rPr>
              <w:t xml:space="preserve"> </w:t>
            </w:r>
            <w:r w:rsidRPr="00A367A7">
              <w:rPr>
                <w:rFonts w:cs="B Lotus" w:hint="cs"/>
                <w:rtl/>
              </w:rPr>
              <w:t>شود</w:t>
            </w:r>
          </w:p>
        </w:tc>
      </w:tr>
      <w:tr w:rsidR="005A4F9A" w:rsidRPr="00A367A7" w14:paraId="4B841DCB"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7B8A09A" w14:textId="77777777" w:rsidR="005A4F9A" w:rsidRPr="00A367A7" w:rsidRDefault="005A4F9A" w:rsidP="00E548F7">
            <w:pPr>
              <w:jc w:val="center"/>
              <w:rPr>
                <w:rFonts w:cs="B Lotus"/>
                <w:rtl/>
              </w:rPr>
            </w:pPr>
            <w:r w:rsidRPr="00A367A7">
              <w:rPr>
                <w:rFonts w:cs="B Lotus"/>
                <w:rtl/>
              </w:rPr>
              <w:t>220</w:t>
            </w:r>
          </w:p>
        </w:tc>
        <w:tc>
          <w:tcPr>
            <w:tcW w:w="8414" w:type="dxa"/>
          </w:tcPr>
          <w:p w14:paraId="10F614AE"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plkCod</w:t>
            </w:r>
            <w:r w:rsidRPr="00A367A7">
              <w:rPr>
                <w:rFonts w:cs="B Lotus"/>
                <w:rtl/>
              </w:rPr>
              <w:t xml:space="preserve"> - </w:t>
            </w:r>
            <w:r w:rsidRPr="00A367A7">
              <w:rPr>
                <w:rFonts w:cs="B Lotus" w:hint="cs"/>
                <w:rtl/>
              </w:rPr>
              <w:t>برای</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های</w:t>
            </w:r>
            <w:r w:rsidRPr="00A367A7">
              <w:rPr>
                <w:rFonts w:cs="B Lotus"/>
                <w:rtl/>
              </w:rPr>
              <w:t xml:space="preserve"> </w:t>
            </w:r>
            <w:r w:rsidRPr="00A367A7">
              <w:rPr>
                <w:rFonts w:cs="B Lotus" w:hint="cs"/>
                <w:rtl/>
              </w:rPr>
              <w:t>ملی</w:t>
            </w:r>
            <w:r w:rsidRPr="00A367A7">
              <w:rPr>
                <w:rFonts w:cs="B Lotus"/>
                <w:rtl/>
              </w:rPr>
              <w:t xml:space="preserve"> </w:t>
            </w:r>
            <w:r w:rsidRPr="00A367A7">
              <w:rPr>
                <w:rFonts w:cs="B Lotus" w:hint="cs"/>
                <w:rtl/>
              </w:rPr>
              <w:t>باید</w:t>
            </w:r>
            <w:r w:rsidRPr="00A367A7">
              <w:rPr>
                <w:rFonts w:cs="B Lotus"/>
                <w:rtl/>
              </w:rPr>
              <w:t xml:space="preserve"> </w:t>
            </w:r>
            <w:r w:rsidRPr="00A367A7">
              <w:rPr>
                <w:rFonts w:cs="B Lotus" w:hint="cs"/>
                <w:rtl/>
              </w:rPr>
              <w:t>از</w:t>
            </w:r>
            <w:r w:rsidRPr="00A367A7">
              <w:rPr>
                <w:rFonts w:cs="B Lotus"/>
                <w:rtl/>
              </w:rPr>
              <w:t xml:space="preserve"> </w:t>
            </w:r>
            <w:r w:rsidRPr="00A367A7">
              <w:rPr>
                <w:rFonts w:cs="B Lotus" w:hint="cs"/>
                <w:rtl/>
              </w:rPr>
              <w:t>ناجا</w:t>
            </w:r>
            <w:r w:rsidRPr="00A367A7">
              <w:rPr>
                <w:rFonts w:cs="B Lotus"/>
                <w:rtl/>
              </w:rPr>
              <w:t xml:space="preserve"> </w:t>
            </w:r>
            <w:r w:rsidRPr="00A367A7">
              <w:rPr>
                <w:rFonts w:cs="B Lotus" w:hint="cs"/>
                <w:rtl/>
              </w:rPr>
              <w:t>استعلام</w:t>
            </w:r>
            <w:r w:rsidRPr="00A367A7">
              <w:rPr>
                <w:rFonts w:cs="B Lotus"/>
                <w:rtl/>
              </w:rPr>
              <w:t xml:space="preserve"> </w:t>
            </w:r>
            <w:r w:rsidRPr="00A367A7">
              <w:rPr>
                <w:rFonts w:cs="B Lotus" w:hint="cs"/>
                <w:rtl/>
              </w:rPr>
              <w:t>انجام</w:t>
            </w:r>
            <w:r w:rsidRPr="00A367A7">
              <w:rPr>
                <w:rFonts w:cs="B Lotus"/>
                <w:rtl/>
              </w:rPr>
              <w:t xml:space="preserve"> </w:t>
            </w:r>
            <w:r w:rsidRPr="00A367A7">
              <w:rPr>
                <w:rFonts w:cs="B Lotus" w:hint="cs"/>
                <w:rtl/>
              </w:rPr>
              <w:t>شود</w:t>
            </w:r>
          </w:p>
        </w:tc>
      </w:tr>
      <w:tr w:rsidR="005A4F9A" w:rsidRPr="00A367A7" w14:paraId="502ED4BE"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677D2A2" w14:textId="77777777" w:rsidR="005A4F9A" w:rsidRPr="00A367A7" w:rsidRDefault="005A4F9A" w:rsidP="00E548F7">
            <w:pPr>
              <w:jc w:val="center"/>
              <w:rPr>
                <w:rFonts w:cs="B Lotus"/>
                <w:rtl/>
              </w:rPr>
            </w:pPr>
            <w:r w:rsidRPr="00A367A7">
              <w:rPr>
                <w:rFonts w:cs="B Lotus"/>
                <w:rtl/>
              </w:rPr>
              <w:t>221</w:t>
            </w:r>
          </w:p>
        </w:tc>
        <w:tc>
          <w:tcPr>
            <w:tcW w:w="8414" w:type="dxa"/>
          </w:tcPr>
          <w:p w14:paraId="5DD85B2E"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DisPrcnt</w:t>
            </w:r>
            <w:r w:rsidRPr="00A367A7">
              <w:rPr>
                <w:rFonts w:cs="B Lotus"/>
                <w:rtl/>
              </w:rPr>
              <w:t xml:space="preserve"> -  </w:t>
            </w:r>
            <w:r w:rsidRPr="00A367A7">
              <w:rPr>
                <w:rFonts w:cs="B Lotus" w:hint="cs"/>
                <w:rtl/>
              </w:rPr>
              <w:t>ورودی</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مشخصات</w:t>
            </w:r>
            <w:r w:rsidRPr="00A367A7">
              <w:rPr>
                <w:rFonts w:cs="B Lotus"/>
                <w:rtl/>
              </w:rPr>
              <w:t xml:space="preserve"> </w:t>
            </w:r>
            <w:r w:rsidRPr="00A367A7">
              <w:rPr>
                <w:rFonts w:cs="B Lotus" w:hint="cs"/>
                <w:rtl/>
              </w:rPr>
              <w:t>استعلام</w:t>
            </w:r>
            <w:r w:rsidRPr="00A367A7">
              <w:rPr>
                <w:rFonts w:cs="B Lotus"/>
                <w:rtl/>
              </w:rPr>
              <w:t xml:space="preserve"> </w:t>
            </w:r>
            <w:r w:rsidRPr="00A367A7">
              <w:rPr>
                <w:rFonts w:cs="B Lotus" w:hint="cs"/>
                <w:rtl/>
              </w:rPr>
              <w:t>شده</w:t>
            </w:r>
            <w:r w:rsidRPr="00A367A7">
              <w:rPr>
                <w:rFonts w:cs="B Lotus"/>
                <w:rtl/>
              </w:rPr>
              <w:t xml:space="preserve"> </w:t>
            </w:r>
            <w:r w:rsidRPr="00A367A7">
              <w:rPr>
                <w:rFonts w:cs="B Lotus" w:hint="cs"/>
                <w:rtl/>
              </w:rPr>
              <w:t>متفاوت</w:t>
            </w:r>
            <w:r w:rsidRPr="00A367A7">
              <w:rPr>
                <w:rFonts w:cs="B Lotus"/>
                <w:rtl/>
              </w:rPr>
              <w:t xml:space="preserve"> </w:t>
            </w:r>
            <w:r w:rsidRPr="00A367A7">
              <w:rPr>
                <w:rFonts w:cs="B Lotus" w:hint="cs"/>
                <w:rtl/>
              </w:rPr>
              <w:t>است</w:t>
            </w:r>
          </w:p>
        </w:tc>
      </w:tr>
      <w:tr w:rsidR="005A4F9A" w:rsidRPr="00A367A7" w14:paraId="3B827AD2"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FA45F7B" w14:textId="77777777" w:rsidR="005A4F9A" w:rsidRPr="00A367A7" w:rsidRDefault="005A4F9A" w:rsidP="00E548F7">
            <w:pPr>
              <w:jc w:val="center"/>
              <w:rPr>
                <w:rFonts w:cs="B Lotus"/>
                <w:rtl/>
              </w:rPr>
            </w:pPr>
            <w:r w:rsidRPr="00A367A7">
              <w:rPr>
                <w:rFonts w:cs="B Lotus"/>
                <w:rtl/>
              </w:rPr>
              <w:t>222</w:t>
            </w:r>
          </w:p>
        </w:tc>
        <w:tc>
          <w:tcPr>
            <w:tcW w:w="8414" w:type="dxa"/>
          </w:tcPr>
          <w:p w14:paraId="4FEFBF15"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LstThrPlcyCod</w:t>
            </w:r>
            <w:r w:rsidRPr="00A367A7">
              <w:rPr>
                <w:rFonts w:cs="B Lotus"/>
                <w:rtl/>
              </w:rPr>
              <w:t xml:space="preserve"> - </w:t>
            </w:r>
            <w:r w:rsidRPr="00A367A7">
              <w:rPr>
                <w:rFonts w:cs="B Lotus" w:hint="cs"/>
                <w:rtl/>
              </w:rPr>
              <w:t>کدیکتا</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5570B9D8"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17AE9D3D" w14:textId="77777777" w:rsidR="005A4F9A" w:rsidRPr="00A367A7" w:rsidRDefault="005A4F9A" w:rsidP="00E548F7">
            <w:pPr>
              <w:jc w:val="center"/>
              <w:rPr>
                <w:rFonts w:cs="B Lotus"/>
                <w:rtl/>
              </w:rPr>
            </w:pPr>
            <w:r w:rsidRPr="00A367A7">
              <w:rPr>
                <w:rFonts w:cs="B Lotus"/>
                <w:rtl/>
              </w:rPr>
              <w:t>223</w:t>
            </w:r>
          </w:p>
        </w:tc>
        <w:tc>
          <w:tcPr>
            <w:tcW w:w="8414" w:type="dxa"/>
          </w:tcPr>
          <w:p w14:paraId="20D2E38F"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LstThrPlcyCod</w:t>
            </w:r>
            <w:r w:rsidRPr="00A367A7">
              <w:rPr>
                <w:rFonts w:cs="B Lotus"/>
                <w:rtl/>
              </w:rPr>
              <w:t xml:space="preserve"> - </w:t>
            </w:r>
            <w:r w:rsidRPr="00A367A7">
              <w:rPr>
                <w:rFonts w:cs="B Lotus" w:hint="cs"/>
                <w:rtl/>
              </w:rPr>
              <w:t>کدیکتا</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نیست</w:t>
            </w:r>
          </w:p>
        </w:tc>
      </w:tr>
      <w:tr w:rsidR="005A4F9A" w:rsidRPr="00A367A7" w14:paraId="75401829"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0966597" w14:textId="77777777" w:rsidR="005A4F9A" w:rsidRPr="00A367A7" w:rsidRDefault="005A4F9A" w:rsidP="00E548F7">
            <w:pPr>
              <w:jc w:val="center"/>
              <w:rPr>
                <w:rFonts w:cs="B Lotus"/>
                <w:rtl/>
              </w:rPr>
            </w:pPr>
            <w:r w:rsidRPr="00A367A7">
              <w:rPr>
                <w:rFonts w:cs="B Lotus"/>
                <w:rtl/>
              </w:rPr>
              <w:lastRenderedPageBreak/>
              <w:t>224</w:t>
            </w:r>
          </w:p>
        </w:tc>
        <w:tc>
          <w:tcPr>
            <w:tcW w:w="8414" w:type="dxa"/>
          </w:tcPr>
          <w:p w14:paraId="04C42EB2"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ShftEndDte</w:t>
            </w:r>
            <w:r w:rsidRPr="00A367A7">
              <w:rPr>
                <w:rFonts w:cs="B Lotus"/>
                <w:rtl/>
              </w:rPr>
              <w:t xml:space="preserve"> - </w:t>
            </w:r>
            <w:r w:rsidRPr="00A367A7">
              <w:rPr>
                <w:rFonts w:cs="B Lotus" w:hint="cs"/>
                <w:rtl/>
              </w:rPr>
              <w:t>تاریخ</w:t>
            </w:r>
            <w:r w:rsidRPr="00A367A7">
              <w:rPr>
                <w:rFonts w:cs="B Lotus"/>
                <w:rtl/>
              </w:rPr>
              <w:t xml:space="preserve"> </w:t>
            </w:r>
            <w:r w:rsidRPr="00A367A7">
              <w:rPr>
                <w:rFonts w:cs="B Lotus" w:hint="cs"/>
                <w:rtl/>
              </w:rPr>
              <w:t>پایان</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7A751FA5"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6EBD142" w14:textId="77777777" w:rsidR="005A4F9A" w:rsidRPr="00A367A7" w:rsidRDefault="005A4F9A" w:rsidP="00E548F7">
            <w:pPr>
              <w:jc w:val="center"/>
              <w:rPr>
                <w:rFonts w:cs="B Lotus"/>
                <w:rtl/>
              </w:rPr>
            </w:pPr>
            <w:r w:rsidRPr="00A367A7">
              <w:rPr>
                <w:rFonts w:cs="B Lotus"/>
                <w:rtl/>
              </w:rPr>
              <w:t>225</w:t>
            </w:r>
          </w:p>
        </w:tc>
        <w:tc>
          <w:tcPr>
            <w:tcW w:w="8414" w:type="dxa"/>
          </w:tcPr>
          <w:p w14:paraId="0FC7AE44"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ShftThrPlcyCod</w:t>
            </w:r>
            <w:r w:rsidRPr="00A367A7">
              <w:rPr>
                <w:rFonts w:cs="B Lotus"/>
                <w:rtl/>
              </w:rPr>
              <w:t xml:space="preserve"> - </w:t>
            </w:r>
            <w:r w:rsidRPr="00A367A7">
              <w:rPr>
                <w:rFonts w:cs="B Lotus" w:hint="cs"/>
                <w:rtl/>
              </w:rPr>
              <w:t>کدیکتا</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639A6D3F"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A4BFEF0" w14:textId="77777777" w:rsidR="005A4F9A" w:rsidRPr="00A367A7" w:rsidRDefault="005A4F9A" w:rsidP="00E548F7">
            <w:pPr>
              <w:jc w:val="center"/>
              <w:rPr>
                <w:rFonts w:cs="B Lotus"/>
                <w:rtl/>
              </w:rPr>
            </w:pPr>
            <w:r w:rsidRPr="00A367A7">
              <w:rPr>
                <w:rFonts w:cs="B Lotus"/>
                <w:rtl/>
              </w:rPr>
              <w:t>226</w:t>
            </w:r>
          </w:p>
        </w:tc>
        <w:tc>
          <w:tcPr>
            <w:tcW w:w="8414" w:type="dxa"/>
          </w:tcPr>
          <w:p w14:paraId="50804315"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ShftThrPlcyCod</w:t>
            </w:r>
            <w:r w:rsidRPr="00A367A7">
              <w:rPr>
                <w:rFonts w:cs="B Lotus"/>
                <w:rtl/>
              </w:rPr>
              <w:t xml:space="preserve"> - </w:t>
            </w:r>
            <w:r w:rsidRPr="00A367A7">
              <w:rPr>
                <w:rFonts w:cs="B Lotus" w:hint="cs"/>
                <w:rtl/>
              </w:rPr>
              <w:t>کدیکتا</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نیست</w:t>
            </w:r>
          </w:p>
        </w:tc>
      </w:tr>
      <w:tr w:rsidR="005A4F9A" w:rsidRPr="00A367A7" w14:paraId="2B45E996"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65DE3F4" w14:textId="77777777" w:rsidR="005A4F9A" w:rsidRPr="00A367A7" w:rsidRDefault="005A4F9A" w:rsidP="00E548F7">
            <w:pPr>
              <w:jc w:val="center"/>
              <w:rPr>
                <w:rFonts w:cs="B Lotus"/>
                <w:rtl/>
              </w:rPr>
            </w:pPr>
            <w:r w:rsidRPr="00A367A7">
              <w:rPr>
                <w:rFonts w:cs="B Lotus"/>
                <w:rtl/>
              </w:rPr>
              <w:t>227</w:t>
            </w:r>
          </w:p>
        </w:tc>
        <w:tc>
          <w:tcPr>
            <w:tcW w:w="8414" w:type="dxa"/>
          </w:tcPr>
          <w:p w14:paraId="4AFEC7DB"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CarGrpCod</w:t>
            </w:r>
            <w:r w:rsidRPr="00A367A7">
              <w:rPr>
                <w:rFonts w:cs="B Lotus"/>
                <w:rtl/>
              </w:rPr>
              <w:t>-</w:t>
            </w:r>
            <w:r w:rsidRPr="00A367A7">
              <w:rPr>
                <w:rFonts w:cs="B Lotus" w:hint="cs"/>
                <w:rtl/>
              </w:rPr>
              <w:t>نوع</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قبلی</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تمدیدی</w:t>
            </w:r>
            <w:r w:rsidRPr="00A367A7">
              <w:rPr>
                <w:rFonts w:cs="B Lotus"/>
                <w:rtl/>
              </w:rPr>
              <w:t xml:space="preserve"> </w:t>
            </w:r>
            <w:r w:rsidRPr="00A367A7">
              <w:rPr>
                <w:rFonts w:cs="B Lotus" w:hint="cs"/>
                <w:rtl/>
              </w:rPr>
              <w:t>متفاوت</w:t>
            </w:r>
            <w:r w:rsidRPr="00A367A7">
              <w:rPr>
                <w:rFonts w:cs="B Lotus"/>
                <w:rtl/>
              </w:rPr>
              <w:t xml:space="preserve"> </w:t>
            </w:r>
            <w:r w:rsidRPr="00A367A7">
              <w:rPr>
                <w:rFonts w:cs="B Lotus" w:hint="cs"/>
                <w:rtl/>
              </w:rPr>
              <w:t>است</w:t>
            </w:r>
          </w:p>
        </w:tc>
      </w:tr>
      <w:tr w:rsidR="005A4F9A" w:rsidRPr="00A367A7" w14:paraId="012328EC"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41EEED8" w14:textId="77777777" w:rsidR="005A4F9A" w:rsidRPr="00A367A7" w:rsidRDefault="005A4F9A" w:rsidP="00E548F7">
            <w:pPr>
              <w:jc w:val="center"/>
              <w:rPr>
                <w:rFonts w:cs="B Lotus"/>
                <w:rtl/>
              </w:rPr>
            </w:pPr>
            <w:r w:rsidRPr="00A367A7">
              <w:rPr>
                <w:rFonts w:cs="B Lotus"/>
                <w:rtl/>
              </w:rPr>
              <w:t>228</w:t>
            </w:r>
          </w:p>
        </w:tc>
        <w:tc>
          <w:tcPr>
            <w:tcW w:w="8414" w:type="dxa"/>
          </w:tcPr>
          <w:p w14:paraId="21BD95A9"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hint="cs"/>
                <w:rtl/>
              </w:rPr>
              <w:t>شماره</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سال</w:t>
            </w:r>
            <w:r w:rsidRPr="00A367A7">
              <w:rPr>
                <w:rFonts w:cs="B Lotus"/>
                <w:rtl/>
              </w:rPr>
              <w:t xml:space="preserve"> </w:t>
            </w:r>
            <w:r w:rsidRPr="00A367A7">
              <w:rPr>
                <w:rFonts w:cs="B Lotus" w:hint="cs"/>
                <w:rtl/>
              </w:rPr>
              <w:t>قبل</w:t>
            </w:r>
            <w:r w:rsidRPr="00A367A7">
              <w:rPr>
                <w:rFonts w:cs="B Lotus"/>
                <w:rtl/>
              </w:rPr>
              <w:t xml:space="preserve"> </w:t>
            </w:r>
            <w:r w:rsidRPr="00A367A7">
              <w:rPr>
                <w:rFonts w:cs="B Lotus" w:hint="cs"/>
                <w:rtl/>
              </w:rPr>
              <w:t>تکراری</w:t>
            </w:r>
            <w:r w:rsidRPr="00A367A7">
              <w:rPr>
                <w:rFonts w:cs="B Lotus"/>
                <w:rtl/>
              </w:rPr>
              <w:t xml:space="preserve"> </w:t>
            </w:r>
            <w:r w:rsidRPr="00A367A7">
              <w:rPr>
                <w:rFonts w:cs="B Lotus" w:hint="cs"/>
                <w:rtl/>
              </w:rPr>
              <w:t>است</w:t>
            </w:r>
          </w:p>
        </w:tc>
      </w:tr>
      <w:tr w:rsidR="005A4F9A" w:rsidRPr="00A367A7" w14:paraId="51FCA942"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CE5A5E0" w14:textId="77777777" w:rsidR="005A4F9A" w:rsidRPr="00A367A7" w:rsidRDefault="005A4F9A" w:rsidP="00E548F7">
            <w:pPr>
              <w:jc w:val="center"/>
              <w:rPr>
                <w:rFonts w:cs="B Lotus"/>
                <w:rtl/>
              </w:rPr>
            </w:pPr>
            <w:r w:rsidRPr="00A367A7">
              <w:rPr>
                <w:rFonts w:cs="B Lotus"/>
                <w:rtl/>
              </w:rPr>
              <w:t>229</w:t>
            </w:r>
          </w:p>
        </w:tc>
        <w:tc>
          <w:tcPr>
            <w:tcW w:w="8414" w:type="dxa"/>
          </w:tcPr>
          <w:p w14:paraId="5119486F"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hint="cs"/>
                <w:rtl/>
              </w:rPr>
              <w:t>تاریخ</w:t>
            </w:r>
            <w:r w:rsidRPr="00A367A7">
              <w:rPr>
                <w:rFonts w:cs="B Lotus"/>
                <w:rtl/>
              </w:rPr>
              <w:t xml:space="preserve"> </w:t>
            </w:r>
            <w:r w:rsidRPr="00A367A7">
              <w:rPr>
                <w:rFonts w:cs="B Lotus" w:hint="cs"/>
                <w:rtl/>
              </w:rPr>
              <w:t>شروع</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پایان</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قبلی</w:t>
            </w:r>
            <w:r w:rsidRPr="00A367A7">
              <w:rPr>
                <w:rFonts w:cs="B Lotus"/>
                <w:rtl/>
              </w:rPr>
              <w:t xml:space="preserve"> </w:t>
            </w:r>
            <w:r w:rsidRPr="00A367A7">
              <w:rPr>
                <w:rFonts w:cs="B Lotus" w:hint="cs"/>
                <w:rtl/>
              </w:rPr>
              <w:t>هم</w:t>
            </w:r>
            <w:r w:rsidRPr="00A367A7">
              <w:rPr>
                <w:rFonts w:cs="B Lotus"/>
                <w:rtl/>
              </w:rPr>
              <w:t xml:space="preserve"> </w:t>
            </w:r>
            <w:r w:rsidRPr="00A367A7">
              <w:rPr>
                <w:rFonts w:cs="B Lotus" w:hint="cs"/>
                <w:rtl/>
              </w:rPr>
              <w:t>پوشانی</w:t>
            </w:r>
            <w:r w:rsidRPr="00A367A7">
              <w:rPr>
                <w:rFonts w:cs="B Lotus"/>
                <w:rtl/>
              </w:rPr>
              <w:t xml:space="preserve"> </w:t>
            </w:r>
            <w:r w:rsidRPr="00A367A7">
              <w:rPr>
                <w:rFonts w:cs="B Lotus" w:hint="cs"/>
                <w:rtl/>
              </w:rPr>
              <w:t>دارد</w:t>
            </w:r>
          </w:p>
        </w:tc>
      </w:tr>
      <w:tr w:rsidR="005A4F9A" w:rsidRPr="00A367A7" w14:paraId="77408E35"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4F62822" w14:textId="77777777" w:rsidR="005A4F9A" w:rsidRPr="00A367A7" w:rsidRDefault="005A4F9A" w:rsidP="00E548F7">
            <w:pPr>
              <w:jc w:val="center"/>
              <w:rPr>
                <w:rFonts w:cs="B Lotus"/>
                <w:rtl/>
              </w:rPr>
            </w:pPr>
            <w:r w:rsidRPr="00A367A7">
              <w:rPr>
                <w:rFonts w:cs="B Lotus"/>
                <w:rtl/>
              </w:rPr>
              <w:t>230</w:t>
            </w:r>
          </w:p>
        </w:tc>
        <w:tc>
          <w:tcPr>
            <w:tcW w:w="8414" w:type="dxa"/>
          </w:tcPr>
          <w:p w14:paraId="526E946A"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hint="cs"/>
                <w:rtl/>
              </w:rPr>
              <w:t>مشخصات</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قبلی</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تمدیدی</w:t>
            </w:r>
            <w:r w:rsidRPr="00A367A7">
              <w:rPr>
                <w:rFonts w:cs="B Lotus"/>
                <w:rtl/>
              </w:rPr>
              <w:t xml:space="preserve"> </w:t>
            </w:r>
            <w:r w:rsidRPr="00A367A7">
              <w:rPr>
                <w:rFonts w:cs="B Lotus" w:hint="cs"/>
                <w:rtl/>
              </w:rPr>
              <w:t>متفاوت</w:t>
            </w:r>
            <w:r w:rsidRPr="00A367A7">
              <w:rPr>
                <w:rFonts w:cs="B Lotus"/>
                <w:rtl/>
              </w:rPr>
              <w:t xml:space="preserve"> </w:t>
            </w:r>
            <w:r w:rsidRPr="00A367A7">
              <w:rPr>
                <w:rFonts w:cs="B Lotus" w:hint="cs"/>
                <w:rtl/>
              </w:rPr>
              <w:t>است</w:t>
            </w:r>
          </w:p>
        </w:tc>
      </w:tr>
      <w:tr w:rsidR="005A4F9A" w:rsidRPr="00A367A7" w14:paraId="66391AB9"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29C7015" w14:textId="77777777" w:rsidR="005A4F9A" w:rsidRPr="00A367A7" w:rsidRDefault="005A4F9A" w:rsidP="00E548F7">
            <w:pPr>
              <w:jc w:val="center"/>
              <w:rPr>
                <w:rFonts w:cs="B Lotus"/>
                <w:rtl/>
              </w:rPr>
            </w:pPr>
            <w:r w:rsidRPr="00A367A7">
              <w:rPr>
                <w:rFonts w:cs="B Lotus"/>
                <w:rtl/>
              </w:rPr>
              <w:t>231</w:t>
            </w:r>
          </w:p>
        </w:tc>
        <w:tc>
          <w:tcPr>
            <w:tcW w:w="8414" w:type="dxa"/>
          </w:tcPr>
          <w:p w14:paraId="46848D9A"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ShftCmpCod,ShftCmpDocNo</w:t>
            </w:r>
            <w:r w:rsidRPr="00A367A7">
              <w:rPr>
                <w:rFonts w:cs="B Lotus"/>
                <w:rtl/>
              </w:rPr>
              <w:t>-</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وب</w:t>
            </w:r>
            <w:r w:rsidRPr="00A367A7">
              <w:rPr>
                <w:rFonts w:cs="B Lotus"/>
                <w:rtl/>
              </w:rPr>
              <w:t xml:space="preserve"> </w:t>
            </w:r>
            <w:r w:rsidRPr="00A367A7">
              <w:rPr>
                <w:rFonts w:cs="B Lotus" w:hint="cs"/>
                <w:rtl/>
              </w:rPr>
              <w:t>سرویسی</w:t>
            </w:r>
            <w:r w:rsidRPr="00A367A7">
              <w:rPr>
                <w:rFonts w:cs="B Lotus"/>
                <w:rtl/>
              </w:rPr>
              <w:t xml:space="preserve"> </w:t>
            </w:r>
            <w:r w:rsidRPr="00A367A7">
              <w:rPr>
                <w:rFonts w:cs="B Lotus" w:hint="cs"/>
                <w:rtl/>
              </w:rPr>
              <w:t>ارسال</w:t>
            </w:r>
            <w:r w:rsidRPr="00A367A7">
              <w:rPr>
                <w:rFonts w:cs="B Lotus"/>
                <w:rtl/>
              </w:rPr>
              <w:t xml:space="preserve"> </w:t>
            </w:r>
            <w:r w:rsidRPr="00A367A7">
              <w:rPr>
                <w:rFonts w:cs="B Lotus" w:hint="cs"/>
                <w:rtl/>
              </w:rPr>
              <w:t>نشده</w:t>
            </w:r>
            <w:r w:rsidRPr="00A367A7">
              <w:rPr>
                <w:rFonts w:cs="B Lotus"/>
                <w:rtl/>
              </w:rPr>
              <w:t xml:space="preserve"> </w:t>
            </w:r>
            <w:r w:rsidRPr="00A367A7">
              <w:rPr>
                <w:rFonts w:cs="B Lotus" w:hint="cs"/>
                <w:rtl/>
              </w:rPr>
              <w:t>است</w:t>
            </w:r>
          </w:p>
        </w:tc>
      </w:tr>
      <w:tr w:rsidR="005A4F9A" w:rsidRPr="00A367A7" w14:paraId="0AB59151"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7C30A84" w14:textId="77777777" w:rsidR="005A4F9A" w:rsidRPr="00A367A7" w:rsidRDefault="005A4F9A" w:rsidP="00E548F7">
            <w:pPr>
              <w:jc w:val="center"/>
              <w:rPr>
                <w:rFonts w:cs="B Lotus"/>
                <w:rtl/>
              </w:rPr>
            </w:pPr>
            <w:r w:rsidRPr="00A367A7">
              <w:rPr>
                <w:rFonts w:cs="B Lotus"/>
                <w:rtl/>
              </w:rPr>
              <w:t>232</w:t>
            </w:r>
          </w:p>
        </w:tc>
        <w:tc>
          <w:tcPr>
            <w:tcW w:w="8414" w:type="dxa"/>
          </w:tcPr>
          <w:p w14:paraId="50774597"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Owner</w:t>
            </w:r>
            <w:r w:rsidRPr="00A367A7">
              <w:rPr>
                <w:rFonts w:cs="B Lotus"/>
                <w:rtl/>
              </w:rPr>
              <w:t xml:space="preserve"> - </w:t>
            </w:r>
            <w:r w:rsidRPr="00A367A7">
              <w:rPr>
                <w:rFonts w:cs="B Lotus" w:hint="cs"/>
                <w:rtl/>
              </w:rPr>
              <w:t>مالک</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بيمه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انتقالي</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مالک</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بيمه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متفاوت</w:t>
            </w:r>
            <w:r w:rsidRPr="00A367A7">
              <w:rPr>
                <w:rFonts w:cs="B Lotus"/>
                <w:rtl/>
              </w:rPr>
              <w:t xml:space="preserve"> </w:t>
            </w:r>
            <w:r w:rsidRPr="00A367A7">
              <w:rPr>
                <w:rFonts w:cs="B Lotus" w:hint="cs"/>
                <w:rtl/>
              </w:rPr>
              <w:t>است</w:t>
            </w:r>
          </w:p>
        </w:tc>
      </w:tr>
      <w:tr w:rsidR="005A4F9A" w:rsidRPr="00A367A7" w14:paraId="53ED8549"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29493A2" w14:textId="77777777" w:rsidR="005A4F9A" w:rsidRPr="00A367A7" w:rsidRDefault="005A4F9A" w:rsidP="00E548F7">
            <w:pPr>
              <w:jc w:val="center"/>
              <w:rPr>
                <w:rFonts w:cs="B Lotus"/>
                <w:rtl/>
              </w:rPr>
            </w:pPr>
            <w:r w:rsidRPr="00A367A7">
              <w:rPr>
                <w:rFonts w:cs="B Lotus"/>
                <w:rtl/>
              </w:rPr>
              <w:t>233</w:t>
            </w:r>
          </w:p>
        </w:tc>
        <w:tc>
          <w:tcPr>
            <w:tcW w:w="8414" w:type="dxa"/>
          </w:tcPr>
          <w:p w14:paraId="48F0AB6E"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ShftCmpCod,ShftCmpDocNo</w:t>
            </w:r>
            <w:r w:rsidRPr="00A367A7">
              <w:rPr>
                <w:rFonts w:cs="B Lotus"/>
                <w:rtl/>
              </w:rPr>
              <w:t>-</w:t>
            </w:r>
            <w:r w:rsidRPr="00A367A7">
              <w:rPr>
                <w:rFonts w:cs="B Lotus" w:hint="cs"/>
                <w:rtl/>
              </w:rPr>
              <w:t>از</w:t>
            </w:r>
            <w:r w:rsidRPr="00A367A7">
              <w:rPr>
                <w:rFonts w:cs="B Lotus"/>
                <w:rtl/>
              </w:rPr>
              <w:t xml:space="preserve"> </w:t>
            </w:r>
            <w:r w:rsidRPr="00A367A7">
              <w:rPr>
                <w:rFonts w:cs="B Lotus" w:hint="cs"/>
                <w:rtl/>
              </w:rPr>
              <w:t>تخفیف</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یک</w:t>
            </w:r>
            <w:r w:rsidRPr="00A367A7">
              <w:rPr>
                <w:rFonts w:cs="B Lotus"/>
                <w:rtl/>
              </w:rPr>
              <w:t xml:space="preserve"> </w:t>
            </w:r>
            <w:r w:rsidRPr="00A367A7">
              <w:rPr>
                <w:rFonts w:cs="B Lotus" w:hint="cs"/>
                <w:rtl/>
              </w:rPr>
              <w:t>بار</w:t>
            </w:r>
            <w:r w:rsidRPr="00A367A7">
              <w:rPr>
                <w:rFonts w:cs="B Lotus"/>
                <w:rtl/>
              </w:rPr>
              <w:t xml:space="preserve"> </w:t>
            </w:r>
            <w:r w:rsidRPr="00A367A7">
              <w:rPr>
                <w:rFonts w:cs="B Lotus" w:hint="cs"/>
                <w:rtl/>
              </w:rPr>
              <w:t>قبلا</w:t>
            </w:r>
            <w:r w:rsidRPr="00A367A7">
              <w:rPr>
                <w:rFonts w:cs="B Lotus"/>
                <w:rtl/>
              </w:rPr>
              <w:t xml:space="preserve"> </w:t>
            </w:r>
            <w:r w:rsidRPr="00A367A7">
              <w:rPr>
                <w:rFonts w:cs="B Lotus" w:hint="cs"/>
                <w:rtl/>
              </w:rPr>
              <w:t>استفاده</w:t>
            </w:r>
            <w:r w:rsidRPr="00A367A7">
              <w:rPr>
                <w:rFonts w:cs="B Lotus"/>
                <w:rtl/>
              </w:rPr>
              <w:t xml:space="preserve"> </w:t>
            </w:r>
            <w:r w:rsidRPr="00A367A7">
              <w:rPr>
                <w:rFonts w:cs="B Lotus" w:hint="cs"/>
                <w:rtl/>
              </w:rPr>
              <w:t>شده</w:t>
            </w:r>
            <w:r w:rsidRPr="00A367A7">
              <w:rPr>
                <w:rFonts w:cs="B Lotus"/>
                <w:rtl/>
              </w:rPr>
              <w:t xml:space="preserve"> </w:t>
            </w:r>
            <w:r w:rsidRPr="00A367A7">
              <w:rPr>
                <w:rFonts w:cs="B Lotus" w:hint="cs"/>
                <w:rtl/>
              </w:rPr>
              <w:t>است</w:t>
            </w:r>
          </w:p>
        </w:tc>
      </w:tr>
      <w:tr w:rsidR="005A4F9A" w:rsidRPr="00A367A7" w14:paraId="339C9837"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A1F11B1" w14:textId="77777777" w:rsidR="005A4F9A" w:rsidRPr="00A367A7" w:rsidRDefault="005A4F9A" w:rsidP="00E548F7">
            <w:pPr>
              <w:jc w:val="center"/>
              <w:rPr>
                <w:rFonts w:cs="B Lotus"/>
                <w:rtl/>
              </w:rPr>
            </w:pPr>
            <w:r w:rsidRPr="00A367A7">
              <w:rPr>
                <w:rFonts w:cs="B Lotus"/>
                <w:rtl/>
              </w:rPr>
              <w:t>234</w:t>
            </w:r>
          </w:p>
        </w:tc>
        <w:tc>
          <w:tcPr>
            <w:tcW w:w="8414" w:type="dxa"/>
          </w:tcPr>
          <w:p w14:paraId="74F69AC6"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ShftCmpCod,ShftCmpDocNo</w:t>
            </w:r>
            <w:r w:rsidRPr="00A367A7">
              <w:rPr>
                <w:rFonts w:cs="B Lotus"/>
                <w:rtl/>
              </w:rPr>
              <w:t>-</w:t>
            </w:r>
            <w:r w:rsidRPr="00A367A7">
              <w:rPr>
                <w:rFonts w:cs="B Lotus" w:hint="cs"/>
                <w:rtl/>
              </w:rPr>
              <w:t>اطلاعات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مربوط</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تخفیفات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1D402240"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19883A3E" w14:textId="77777777" w:rsidR="005A4F9A" w:rsidRPr="00A367A7" w:rsidRDefault="005A4F9A" w:rsidP="00E548F7">
            <w:pPr>
              <w:jc w:val="center"/>
              <w:rPr>
                <w:rFonts w:cs="B Lotus"/>
                <w:rtl/>
              </w:rPr>
            </w:pPr>
            <w:r w:rsidRPr="00A367A7">
              <w:rPr>
                <w:rFonts w:cs="B Lotus"/>
                <w:rtl/>
              </w:rPr>
              <w:t>235</w:t>
            </w:r>
          </w:p>
        </w:tc>
        <w:tc>
          <w:tcPr>
            <w:tcW w:w="8414" w:type="dxa"/>
          </w:tcPr>
          <w:p w14:paraId="1A2F2236"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LstCmpCod,LstCmpDocNo</w:t>
            </w:r>
            <w:r w:rsidRPr="00A367A7">
              <w:rPr>
                <w:rFonts w:cs="B Lotus"/>
                <w:rtl/>
              </w:rPr>
              <w:t>-</w:t>
            </w:r>
            <w:r w:rsidRPr="00A367A7">
              <w:rPr>
                <w:rFonts w:cs="B Lotus" w:hint="cs"/>
                <w:rtl/>
              </w:rPr>
              <w:t>اطلاعات</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قبلی</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غیر</w:t>
            </w:r>
            <w:r w:rsidRPr="00A367A7">
              <w:rPr>
                <w:rFonts w:cs="B Lotus"/>
                <w:rtl/>
              </w:rPr>
              <w:t xml:space="preserve"> </w:t>
            </w:r>
            <w:r w:rsidRPr="00A367A7">
              <w:rPr>
                <w:rFonts w:cs="B Lotus" w:hint="cs"/>
                <w:rtl/>
              </w:rPr>
              <w:t>صفر</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توجه</w:t>
            </w:r>
            <w:r w:rsidRPr="00A367A7">
              <w:rPr>
                <w:rFonts w:cs="B Lotus"/>
                <w:rtl/>
              </w:rPr>
              <w:t xml:space="preserve"> </w:t>
            </w:r>
            <w:r w:rsidRPr="00A367A7">
              <w:rPr>
                <w:rFonts w:cs="B Lotus" w:hint="cs"/>
                <w:rtl/>
              </w:rPr>
              <w:t>به</w:t>
            </w:r>
            <w:r w:rsidRPr="00A367A7">
              <w:rPr>
                <w:rFonts w:cs="B Lotus"/>
                <w:rtl/>
              </w:rPr>
              <w:t xml:space="preserve"> </w:t>
            </w:r>
            <w:r w:rsidRPr="00A367A7">
              <w:rPr>
                <w:rFonts w:cs="B Lotus" w:hint="cs"/>
                <w:rtl/>
              </w:rPr>
              <w:t>عدم</w:t>
            </w:r>
            <w:r w:rsidRPr="00A367A7">
              <w:rPr>
                <w:rFonts w:cs="B Lotus"/>
                <w:rtl/>
              </w:rPr>
              <w:t xml:space="preserve"> </w:t>
            </w:r>
            <w:r w:rsidRPr="00A367A7">
              <w:rPr>
                <w:rFonts w:cs="B Lotus" w:hint="cs"/>
                <w:rtl/>
              </w:rPr>
              <w:t>دریافت</w:t>
            </w:r>
            <w:r w:rsidRPr="00A367A7">
              <w:rPr>
                <w:rFonts w:cs="B Lotus"/>
                <w:rtl/>
              </w:rPr>
              <w:t xml:space="preserve"> </w:t>
            </w:r>
            <w:r w:rsidRPr="00A367A7">
              <w:rPr>
                <w:rFonts w:cs="B Lotus" w:hint="cs"/>
                <w:rtl/>
              </w:rPr>
              <w:t>جریمه</w:t>
            </w:r>
            <w:r w:rsidRPr="00A367A7">
              <w:rPr>
                <w:rFonts w:cs="B Lotus"/>
                <w:rtl/>
              </w:rPr>
              <w:t xml:space="preserve"> </w:t>
            </w:r>
            <w:r w:rsidRPr="00A367A7">
              <w:rPr>
                <w:rFonts w:cs="B Lotus" w:hint="cs"/>
                <w:rtl/>
              </w:rPr>
              <w:t>صندوق</w:t>
            </w:r>
            <w:r w:rsidRPr="00A367A7">
              <w:rPr>
                <w:rFonts w:cs="B Lotus"/>
                <w:rtl/>
              </w:rPr>
              <w:t xml:space="preserve"> </w:t>
            </w:r>
            <w:r w:rsidRPr="00A367A7">
              <w:rPr>
                <w:rFonts w:cs="B Lotus" w:hint="cs"/>
                <w:rtl/>
              </w:rPr>
              <w:t>خالی</w:t>
            </w:r>
            <w:r w:rsidRPr="00A367A7">
              <w:rPr>
                <w:rFonts w:cs="B Lotus"/>
                <w:rtl/>
              </w:rPr>
              <w:t xml:space="preserve"> </w:t>
            </w:r>
            <w:r w:rsidRPr="00A367A7">
              <w:rPr>
                <w:rFonts w:cs="B Lotus" w:hint="cs"/>
                <w:rtl/>
              </w:rPr>
              <w:t>است</w:t>
            </w:r>
          </w:p>
        </w:tc>
      </w:tr>
      <w:tr w:rsidR="005A4F9A" w:rsidRPr="00A367A7" w14:paraId="3ADCCD5D"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06EA04E" w14:textId="77777777" w:rsidR="005A4F9A" w:rsidRPr="00A367A7" w:rsidRDefault="005A4F9A" w:rsidP="00E548F7">
            <w:pPr>
              <w:jc w:val="center"/>
              <w:rPr>
                <w:rFonts w:cs="B Lotus"/>
                <w:rtl/>
              </w:rPr>
            </w:pPr>
            <w:r w:rsidRPr="00A367A7">
              <w:rPr>
                <w:rFonts w:cs="B Lotus"/>
                <w:rtl/>
              </w:rPr>
              <w:t>236</w:t>
            </w:r>
          </w:p>
        </w:tc>
        <w:tc>
          <w:tcPr>
            <w:tcW w:w="8414" w:type="dxa"/>
          </w:tcPr>
          <w:p w14:paraId="6F08ACDF"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FncCst</w:t>
            </w:r>
            <w:r w:rsidRPr="00A367A7">
              <w:rPr>
                <w:rFonts w:cs="B Lotus"/>
                <w:rtl/>
              </w:rPr>
              <w:t>-</w:t>
            </w:r>
            <w:r w:rsidRPr="00A367A7">
              <w:rPr>
                <w:rFonts w:cs="B Lotus" w:hint="cs"/>
                <w:rtl/>
              </w:rPr>
              <w:t>مبلغ</w:t>
            </w:r>
            <w:r w:rsidRPr="00A367A7">
              <w:rPr>
                <w:rFonts w:cs="B Lotus"/>
                <w:rtl/>
              </w:rPr>
              <w:t xml:space="preserve"> </w:t>
            </w:r>
            <w:r w:rsidRPr="00A367A7">
              <w:rPr>
                <w:rFonts w:cs="B Lotus" w:hint="cs"/>
                <w:rtl/>
              </w:rPr>
              <w:t>جریمه</w:t>
            </w:r>
            <w:r w:rsidRPr="00A367A7">
              <w:rPr>
                <w:rFonts w:cs="B Lotus"/>
                <w:rtl/>
              </w:rPr>
              <w:t xml:space="preserve"> </w:t>
            </w:r>
            <w:r w:rsidRPr="00A367A7">
              <w:rPr>
                <w:rFonts w:cs="B Lotus" w:hint="cs"/>
                <w:rtl/>
              </w:rPr>
              <w:t>سهم</w:t>
            </w:r>
            <w:r w:rsidRPr="00A367A7">
              <w:rPr>
                <w:rFonts w:cs="B Lotus"/>
                <w:rtl/>
              </w:rPr>
              <w:t xml:space="preserve"> </w:t>
            </w:r>
            <w:r w:rsidRPr="00A367A7">
              <w:rPr>
                <w:rFonts w:cs="B Lotus" w:hint="cs"/>
                <w:rtl/>
              </w:rPr>
              <w:t>صندوق</w:t>
            </w:r>
            <w:r w:rsidRPr="00A367A7">
              <w:rPr>
                <w:rFonts w:cs="B Lotus"/>
                <w:rtl/>
              </w:rPr>
              <w:t xml:space="preserve"> </w:t>
            </w:r>
            <w:r w:rsidRPr="00A367A7">
              <w:rPr>
                <w:rFonts w:cs="B Lotus" w:hint="cs"/>
                <w:rtl/>
              </w:rPr>
              <w:t>تامین</w:t>
            </w:r>
            <w:r w:rsidRPr="00A367A7">
              <w:rPr>
                <w:rFonts w:cs="B Lotus"/>
                <w:rtl/>
              </w:rPr>
              <w:t xml:space="preserve"> </w:t>
            </w:r>
            <w:r w:rsidRPr="00A367A7">
              <w:rPr>
                <w:rFonts w:cs="B Lotus" w:hint="cs"/>
                <w:rtl/>
              </w:rPr>
              <w:t>خسارتهای</w:t>
            </w:r>
            <w:r w:rsidRPr="00A367A7">
              <w:rPr>
                <w:rFonts w:cs="B Lotus"/>
                <w:rtl/>
              </w:rPr>
              <w:t xml:space="preserve"> </w:t>
            </w:r>
            <w:r w:rsidRPr="00A367A7">
              <w:rPr>
                <w:rFonts w:cs="B Lotus" w:hint="cs"/>
                <w:rtl/>
              </w:rPr>
              <w:t>بدنی</w:t>
            </w:r>
            <w:r w:rsidRPr="00A367A7">
              <w:rPr>
                <w:rFonts w:cs="B Lotus"/>
                <w:rtl/>
              </w:rPr>
              <w:t xml:space="preserve"> </w:t>
            </w:r>
            <w:r w:rsidRPr="00A367A7">
              <w:rPr>
                <w:rFonts w:cs="B Lotus" w:hint="cs"/>
                <w:rtl/>
              </w:rPr>
              <w:t>ناصحیح</w:t>
            </w:r>
            <w:r w:rsidRPr="00A367A7">
              <w:rPr>
                <w:rFonts w:cs="B Lotus"/>
                <w:rtl/>
              </w:rPr>
              <w:t xml:space="preserve"> </w:t>
            </w:r>
            <w:r w:rsidRPr="00A367A7">
              <w:rPr>
                <w:rFonts w:cs="B Lotus" w:hint="cs"/>
                <w:rtl/>
              </w:rPr>
              <w:t>است</w:t>
            </w:r>
          </w:p>
        </w:tc>
      </w:tr>
      <w:tr w:rsidR="005A4F9A" w:rsidRPr="00A367A7" w14:paraId="222A7581"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3BF476B" w14:textId="77777777" w:rsidR="005A4F9A" w:rsidRPr="00A367A7" w:rsidRDefault="005A4F9A" w:rsidP="00E548F7">
            <w:pPr>
              <w:jc w:val="center"/>
              <w:rPr>
                <w:rFonts w:cs="B Lotus"/>
                <w:rtl/>
              </w:rPr>
            </w:pPr>
            <w:r w:rsidRPr="00A367A7">
              <w:rPr>
                <w:rFonts w:cs="B Lotus"/>
                <w:rtl/>
              </w:rPr>
              <w:t>237</w:t>
            </w:r>
          </w:p>
        </w:tc>
        <w:tc>
          <w:tcPr>
            <w:tcW w:w="8414" w:type="dxa"/>
          </w:tcPr>
          <w:p w14:paraId="1C23BD86"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hint="cs"/>
                <w:rtl/>
              </w:rPr>
              <w:t>این</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دارای</w:t>
            </w:r>
            <w:r w:rsidRPr="00A367A7">
              <w:rPr>
                <w:rFonts w:cs="B Lotus"/>
                <w:rtl/>
              </w:rPr>
              <w:t xml:space="preserve"> </w:t>
            </w:r>
            <w:r w:rsidRPr="00A367A7">
              <w:rPr>
                <w:rFonts w:cs="B Lotus" w:hint="cs"/>
                <w:rtl/>
              </w:rPr>
              <w:t>یک</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دیگر</w:t>
            </w:r>
            <w:r w:rsidRPr="00A367A7">
              <w:rPr>
                <w:rFonts w:cs="B Lotus"/>
                <w:rtl/>
              </w:rPr>
              <w:t xml:space="preserve"> </w:t>
            </w:r>
            <w:r w:rsidRPr="00A367A7">
              <w:rPr>
                <w:rFonts w:cs="B Lotus" w:hint="cs"/>
                <w:rtl/>
              </w:rPr>
              <w:t>است</w:t>
            </w:r>
          </w:p>
        </w:tc>
      </w:tr>
      <w:tr w:rsidR="005A4F9A" w:rsidRPr="00A367A7" w14:paraId="0CAADD25"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1EA95B4" w14:textId="77777777" w:rsidR="005A4F9A" w:rsidRPr="00A367A7" w:rsidRDefault="005A4F9A" w:rsidP="00E548F7">
            <w:pPr>
              <w:jc w:val="center"/>
              <w:rPr>
                <w:rFonts w:cs="B Lotus"/>
                <w:rtl/>
              </w:rPr>
            </w:pPr>
            <w:r w:rsidRPr="00A367A7">
              <w:rPr>
                <w:rFonts w:cs="B Lotus"/>
                <w:rtl/>
              </w:rPr>
              <w:t>238</w:t>
            </w:r>
          </w:p>
        </w:tc>
        <w:tc>
          <w:tcPr>
            <w:tcW w:w="8414" w:type="dxa"/>
          </w:tcPr>
          <w:p w14:paraId="2F7DEAF1"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hint="cs"/>
                <w:rtl/>
              </w:rPr>
              <w:t>پلاک</w:t>
            </w:r>
            <w:r w:rsidRPr="00A367A7">
              <w:rPr>
                <w:rFonts w:cs="B Lotus"/>
                <w:rtl/>
              </w:rPr>
              <w:t xml:space="preserve"> </w:t>
            </w:r>
            <w:r w:rsidRPr="00A367A7">
              <w:rPr>
                <w:rFonts w:cs="B Lotus" w:hint="cs"/>
                <w:rtl/>
              </w:rPr>
              <w:t>خودرو</w:t>
            </w:r>
            <w:r w:rsidRPr="00A367A7">
              <w:rPr>
                <w:rFonts w:cs="B Lotus"/>
                <w:rtl/>
              </w:rPr>
              <w:t xml:space="preserve"> </w:t>
            </w:r>
            <w:r w:rsidRPr="00A367A7">
              <w:rPr>
                <w:rFonts w:cs="B Lotus" w:hint="cs"/>
                <w:rtl/>
              </w:rPr>
              <w:t>از</w:t>
            </w:r>
            <w:r w:rsidRPr="00A367A7">
              <w:rPr>
                <w:rFonts w:cs="B Lotus"/>
                <w:rtl/>
              </w:rPr>
              <w:t xml:space="preserve"> </w:t>
            </w:r>
            <w:r w:rsidRPr="00A367A7">
              <w:rPr>
                <w:rFonts w:cs="B Lotus" w:hint="cs"/>
                <w:rtl/>
              </w:rPr>
              <w:t>نیروی</w:t>
            </w:r>
            <w:r w:rsidRPr="00A367A7">
              <w:rPr>
                <w:rFonts w:cs="B Lotus"/>
                <w:rtl/>
              </w:rPr>
              <w:t xml:space="preserve"> </w:t>
            </w:r>
            <w:r w:rsidRPr="00A367A7">
              <w:rPr>
                <w:rFonts w:cs="B Lotus" w:hint="cs"/>
                <w:rtl/>
              </w:rPr>
              <w:t>انتظامی</w:t>
            </w:r>
            <w:r w:rsidRPr="00A367A7">
              <w:rPr>
                <w:rFonts w:cs="B Lotus"/>
                <w:rtl/>
              </w:rPr>
              <w:t xml:space="preserve"> </w:t>
            </w:r>
            <w:r w:rsidRPr="00A367A7">
              <w:rPr>
                <w:rFonts w:cs="B Lotus" w:hint="cs"/>
                <w:rtl/>
              </w:rPr>
              <w:t>استعلام</w:t>
            </w:r>
            <w:r w:rsidRPr="00A367A7">
              <w:rPr>
                <w:rFonts w:cs="B Lotus"/>
                <w:rtl/>
              </w:rPr>
              <w:t xml:space="preserve"> </w:t>
            </w:r>
            <w:r w:rsidRPr="00A367A7">
              <w:rPr>
                <w:rFonts w:cs="B Lotus" w:hint="cs"/>
                <w:rtl/>
              </w:rPr>
              <w:t>نشده</w:t>
            </w:r>
            <w:r w:rsidRPr="00A367A7">
              <w:rPr>
                <w:rFonts w:cs="B Lotus"/>
                <w:rtl/>
              </w:rPr>
              <w:t xml:space="preserve"> </w:t>
            </w:r>
            <w:r w:rsidRPr="00A367A7">
              <w:rPr>
                <w:rFonts w:cs="B Lotus" w:hint="cs"/>
                <w:rtl/>
              </w:rPr>
              <w:t>است</w:t>
            </w:r>
          </w:p>
        </w:tc>
      </w:tr>
      <w:tr w:rsidR="005A4F9A" w:rsidRPr="00A367A7" w14:paraId="0A641E1D"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11F293C2" w14:textId="77777777" w:rsidR="005A4F9A" w:rsidRPr="00A367A7" w:rsidRDefault="005A4F9A" w:rsidP="00E548F7">
            <w:pPr>
              <w:jc w:val="center"/>
              <w:rPr>
                <w:rFonts w:cs="B Lotus"/>
                <w:rtl/>
              </w:rPr>
            </w:pPr>
            <w:r w:rsidRPr="00A367A7">
              <w:rPr>
                <w:rFonts w:cs="B Lotus"/>
                <w:rtl/>
              </w:rPr>
              <w:t>239</w:t>
            </w:r>
          </w:p>
        </w:tc>
        <w:tc>
          <w:tcPr>
            <w:tcW w:w="8414" w:type="dxa"/>
          </w:tcPr>
          <w:p w14:paraId="221B3F9D"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CarGrpCod</w:t>
            </w:r>
            <w:r w:rsidRPr="00A367A7">
              <w:rPr>
                <w:rFonts w:cs="B Lotus"/>
                <w:rtl/>
              </w:rPr>
              <w:t>-</w:t>
            </w:r>
            <w:r w:rsidRPr="00A367A7">
              <w:rPr>
                <w:rFonts w:cs="B Lotus" w:hint="cs"/>
                <w:rtl/>
              </w:rPr>
              <w:t>عدم</w:t>
            </w:r>
            <w:r w:rsidRPr="00A367A7">
              <w:rPr>
                <w:rFonts w:cs="B Lotus"/>
                <w:rtl/>
              </w:rPr>
              <w:t xml:space="preserve"> </w:t>
            </w:r>
            <w:r w:rsidRPr="00A367A7">
              <w:rPr>
                <w:rFonts w:cs="B Lotus" w:hint="cs"/>
                <w:rtl/>
              </w:rPr>
              <w:t>رعایت</w:t>
            </w:r>
            <w:r w:rsidRPr="00A367A7">
              <w:rPr>
                <w:rFonts w:cs="B Lotus"/>
                <w:rtl/>
              </w:rPr>
              <w:t xml:space="preserve"> </w:t>
            </w:r>
            <w:r w:rsidRPr="00A367A7">
              <w:rPr>
                <w:rFonts w:cs="B Lotus" w:hint="cs"/>
                <w:rtl/>
              </w:rPr>
              <w:t>بخشنامه</w:t>
            </w:r>
            <w:r w:rsidRPr="00A367A7">
              <w:rPr>
                <w:rFonts w:cs="B Lotus"/>
                <w:rtl/>
              </w:rPr>
              <w:t xml:space="preserve"> </w:t>
            </w:r>
            <w:r w:rsidRPr="00A367A7">
              <w:rPr>
                <w:rFonts w:cs="B Lotus" w:hint="cs"/>
                <w:rtl/>
              </w:rPr>
              <w:t>بخشودگی</w:t>
            </w:r>
            <w:r w:rsidRPr="00A367A7">
              <w:rPr>
                <w:rFonts w:cs="B Lotus"/>
                <w:rtl/>
              </w:rPr>
              <w:t xml:space="preserve"> </w:t>
            </w:r>
            <w:r w:rsidRPr="00A367A7">
              <w:rPr>
                <w:rFonts w:cs="B Lotus" w:hint="cs"/>
                <w:rtl/>
              </w:rPr>
              <w:t>جریمه</w:t>
            </w:r>
            <w:r w:rsidRPr="00A367A7">
              <w:rPr>
                <w:rFonts w:cs="B Lotus"/>
                <w:rtl/>
              </w:rPr>
              <w:t xml:space="preserve"> </w:t>
            </w:r>
            <w:r w:rsidRPr="00A367A7">
              <w:rPr>
                <w:rFonts w:cs="B Lotus" w:hint="cs"/>
                <w:rtl/>
              </w:rPr>
              <w:t>صندوق</w:t>
            </w:r>
            <w:r w:rsidRPr="00A367A7">
              <w:rPr>
                <w:rFonts w:cs="B Lotus"/>
                <w:rtl/>
              </w:rPr>
              <w:t xml:space="preserve"> </w:t>
            </w:r>
            <w:r w:rsidRPr="00A367A7">
              <w:rPr>
                <w:rFonts w:cs="B Lotus" w:hint="cs"/>
                <w:rtl/>
              </w:rPr>
              <w:t>ویژه</w:t>
            </w:r>
            <w:r w:rsidRPr="00A367A7">
              <w:rPr>
                <w:rFonts w:cs="B Lotus"/>
                <w:rtl/>
              </w:rPr>
              <w:t xml:space="preserve"> </w:t>
            </w:r>
            <w:r w:rsidRPr="00A367A7">
              <w:rPr>
                <w:rFonts w:cs="B Lotus" w:hint="cs"/>
                <w:rtl/>
              </w:rPr>
              <w:t>موتورسیکلتها</w:t>
            </w:r>
            <w:r w:rsidRPr="00A367A7">
              <w:rPr>
                <w:rFonts w:cs="B Lotus"/>
                <w:rtl/>
              </w:rPr>
              <w:t xml:space="preserve"> </w:t>
            </w:r>
            <w:r w:rsidRPr="00A367A7">
              <w:rPr>
                <w:rFonts w:cs="B Lotus" w:hint="cs"/>
                <w:rtl/>
              </w:rPr>
              <w:t>و</w:t>
            </w:r>
            <w:r w:rsidRPr="00A367A7">
              <w:rPr>
                <w:rFonts w:cs="B Lotus"/>
                <w:rtl/>
              </w:rPr>
              <w:t xml:space="preserve"> </w:t>
            </w:r>
            <w:r w:rsidRPr="00A367A7">
              <w:rPr>
                <w:rFonts w:cs="B Lotus" w:hint="cs"/>
                <w:rtl/>
              </w:rPr>
              <w:t>ماشین</w:t>
            </w:r>
            <w:r w:rsidRPr="00A367A7">
              <w:rPr>
                <w:rFonts w:cs="B Lotus"/>
                <w:rtl/>
              </w:rPr>
              <w:t xml:space="preserve"> </w:t>
            </w:r>
            <w:r w:rsidRPr="00A367A7">
              <w:rPr>
                <w:rFonts w:cs="B Lotus" w:hint="cs"/>
                <w:rtl/>
              </w:rPr>
              <w:t>آلات</w:t>
            </w:r>
            <w:r w:rsidRPr="00A367A7">
              <w:rPr>
                <w:rFonts w:cs="B Lotus"/>
                <w:rtl/>
              </w:rPr>
              <w:t xml:space="preserve"> </w:t>
            </w:r>
            <w:r w:rsidRPr="00A367A7">
              <w:rPr>
                <w:rFonts w:cs="B Lotus" w:hint="cs"/>
                <w:rtl/>
              </w:rPr>
              <w:t>کشاورزی</w:t>
            </w:r>
            <w:r w:rsidRPr="00A367A7">
              <w:rPr>
                <w:rFonts w:cs="B Lotus"/>
                <w:rtl/>
              </w:rPr>
              <w:t xml:space="preserve"> </w:t>
            </w:r>
            <w:r w:rsidRPr="00A367A7">
              <w:rPr>
                <w:rFonts w:cs="B Lotus" w:hint="cs"/>
                <w:rtl/>
              </w:rPr>
              <w:t>در</w:t>
            </w:r>
            <w:r w:rsidRPr="00A367A7">
              <w:rPr>
                <w:rFonts w:cs="B Lotus"/>
                <w:rtl/>
              </w:rPr>
              <w:t xml:space="preserve"> </w:t>
            </w:r>
            <w:r w:rsidRPr="00A367A7">
              <w:rPr>
                <w:rFonts w:cs="B Lotus" w:hint="cs"/>
                <w:rtl/>
              </w:rPr>
              <w:t>تابستان</w:t>
            </w:r>
            <w:r w:rsidRPr="00A367A7">
              <w:rPr>
                <w:rFonts w:cs="B Lotus"/>
                <w:rtl/>
              </w:rPr>
              <w:t xml:space="preserve"> </w:t>
            </w:r>
            <w:r w:rsidRPr="00A367A7">
              <w:rPr>
                <w:rFonts w:cs="B Lotus" w:hint="cs"/>
                <w:rtl/>
              </w:rPr>
              <w:t>سال</w:t>
            </w:r>
            <w:r w:rsidRPr="00A367A7">
              <w:rPr>
                <w:rFonts w:cs="B Lotus"/>
                <w:rtl/>
              </w:rPr>
              <w:t xml:space="preserve"> 1399</w:t>
            </w:r>
          </w:p>
        </w:tc>
      </w:tr>
      <w:tr w:rsidR="005A4F9A" w:rsidRPr="00A367A7" w14:paraId="528BA8C8"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DE3FB3A" w14:textId="77777777" w:rsidR="005A4F9A" w:rsidRPr="00A367A7" w:rsidRDefault="005A4F9A" w:rsidP="00E548F7">
            <w:pPr>
              <w:jc w:val="center"/>
              <w:rPr>
                <w:rFonts w:cs="B Lotus"/>
                <w:rtl/>
              </w:rPr>
            </w:pPr>
            <w:r w:rsidRPr="00A367A7">
              <w:rPr>
                <w:rFonts w:cs="B Lotus"/>
                <w:rtl/>
              </w:rPr>
              <w:t>240</w:t>
            </w:r>
          </w:p>
        </w:tc>
        <w:tc>
          <w:tcPr>
            <w:tcW w:w="8414" w:type="dxa"/>
          </w:tcPr>
          <w:p w14:paraId="6E29BEDA"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CarGrpCod</w:t>
            </w:r>
            <w:r w:rsidRPr="00A367A7">
              <w:rPr>
                <w:rFonts w:cs="B Lotus"/>
                <w:rtl/>
              </w:rPr>
              <w:t>-</w:t>
            </w:r>
            <w:r w:rsidRPr="00A367A7">
              <w:rPr>
                <w:rFonts w:cs="B Lotus" w:hint="cs"/>
                <w:rtl/>
              </w:rPr>
              <w:t>عدم</w:t>
            </w:r>
            <w:r w:rsidRPr="00A367A7">
              <w:rPr>
                <w:rFonts w:cs="B Lotus"/>
                <w:rtl/>
              </w:rPr>
              <w:t xml:space="preserve"> </w:t>
            </w:r>
            <w:r w:rsidRPr="00A367A7">
              <w:rPr>
                <w:rFonts w:cs="B Lotus" w:hint="cs"/>
                <w:rtl/>
              </w:rPr>
              <w:t>رعایت</w:t>
            </w:r>
            <w:r w:rsidRPr="00A367A7">
              <w:rPr>
                <w:rFonts w:cs="B Lotus"/>
                <w:rtl/>
              </w:rPr>
              <w:t xml:space="preserve"> </w:t>
            </w:r>
            <w:r w:rsidRPr="00A367A7">
              <w:rPr>
                <w:rFonts w:cs="B Lotus" w:hint="cs"/>
                <w:rtl/>
              </w:rPr>
              <w:t>بخشنامه</w:t>
            </w:r>
            <w:r w:rsidRPr="00A367A7">
              <w:rPr>
                <w:rFonts w:cs="B Lotus"/>
                <w:rtl/>
              </w:rPr>
              <w:t xml:space="preserve"> </w:t>
            </w:r>
            <w:r w:rsidRPr="00A367A7">
              <w:rPr>
                <w:rFonts w:cs="B Lotus" w:hint="cs"/>
                <w:rtl/>
              </w:rPr>
              <w:t>بخشودگی</w:t>
            </w:r>
            <w:r w:rsidRPr="00A367A7">
              <w:rPr>
                <w:rFonts w:cs="B Lotus"/>
                <w:rtl/>
              </w:rPr>
              <w:t xml:space="preserve"> </w:t>
            </w:r>
            <w:r w:rsidRPr="00A367A7">
              <w:rPr>
                <w:rFonts w:cs="B Lotus" w:hint="cs"/>
                <w:rtl/>
              </w:rPr>
              <w:t>جریمه</w:t>
            </w:r>
            <w:r w:rsidRPr="00A367A7">
              <w:rPr>
                <w:rFonts w:cs="B Lotus"/>
                <w:rtl/>
              </w:rPr>
              <w:t xml:space="preserve"> </w:t>
            </w:r>
            <w:r w:rsidRPr="00A367A7">
              <w:rPr>
                <w:rFonts w:cs="B Lotus" w:hint="cs"/>
                <w:rtl/>
              </w:rPr>
              <w:t>صندوق</w:t>
            </w:r>
            <w:r w:rsidRPr="00A367A7">
              <w:rPr>
                <w:rFonts w:cs="B Lotus"/>
                <w:rtl/>
              </w:rPr>
              <w:t xml:space="preserve"> </w:t>
            </w:r>
            <w:r w:rsidRPr="00A367A7">
              <w:rPr>
                <w:rFonts w:cs="B Lotus" w:hint="cs"/>
                <w:rtl/>
              </w:rPr>
              <w:t>ویژه</w:t>
            </w:r>
            <w:r w:rsidRPr="00A367A7">
              <w:rPr>
                <w:rFonts w:cs="B Lotus"/>
                <w:rtl/>
              </w:rPr>
              <w:t xml:space="preserve"> </w:t>
            </w:r>
            <w:r w:rsidRPr="00A367A7">
              <w:rPr>
                <w:rFonts w:cs="B Lotus" w:hint="cs"/>
                <w:rtl/>
              </w:rPr>
              <w:t>موتورسیکلتها</w:t>
            </w:r>
            <w:r w:rsidRPr="00A367A7">
              <w:rPr>
                <w:rFonts w:cs="B Lotus"/>
                <w:rtl/>
              </w:rPr>
              <w:t xml:space="preserve"> </w:t>
            </w:r>
            <w:r w:rsidRPr="00A367A7">
              <w:rPr>
                <w:rFonts w:cs="B Lotus" w:hint="cs"/>
                <w:rtl/>
              </w:rPr>
              <w:t>از</w:t>
            </w:r>
            <w:r w:rsidRPr="00A367A7">
              <w:rPr>
                <w:rFonts w:cs="B Lotus"/>
                <w:rtl/>
              </w:rPr>
              <w:t xml:space="preserve"> 15 </w:t>
            </w:r>
            <w:r w:rsidRPr="00A367A7">
              <w:rPr>
                <w:rFonts w:cs="B Lotus" w:hint="cs"/>
                <w:rtl/>
              </w:rPr>
              <w:t>آذر</w:t>
            </w:r>
            <w:r w:rsidRPr="00A367A7">
              <w:rPr>
                <w:rFonts w:cs="B Lotus"/>
                <w:rtl/>
              </w:rPr>
              <w:t xml:space="preserve"> 99  </w:t>
            </w:r>
            <w:r w:rsidRPr="00A367A7">
              <w:rPr>
                <w:rFonts w:cs="B Lotus" w:hint="cs"/>
                <w:rtl/>
              </w:rPr>
              <w:t>تا</w:t>
            </w:r>
            <w:r w:rsidRPr="00A367A7">
              <w:rPr>
                <w:rFonts w:cs="B Lotus"/>
                <w:rtl/>
              </w:rPr>
              <w:t xml:space="preserve"> </w:t>
            </w:r>
            <w:r w:rsidRPr="00A367A7">
              <w:rPr>
                <w:rFonts w:cs="B Lotus" w:hint="cs"/>
                <w:rtl/>
              </w:rPr>
              <w:t>پایان</w:t>
            </w:r>
            <w:r w:rsidRPr="00A367A7">
              <w:rPr>
                <w:rFonts w:cs="B Lotus"/>
                <w:rtl/>
              </w:rPr>
              <w:t xml:space="preserve"> </w:t>
            </w:r>
            <w:r w:rsidRPr="00A367A7">
              <w:rPr>
                <w:rFonts w:cs="B Lotus" w:hint="cs"/>
                <w:rtl/>
              </w:rPr>
              <w:t>سال</w:t>
            </w:r>
            <w:r w:rsidRPr="00A367A7">
              <w:rPr>
                <w:rFonts w:cs="B Lotus"/>
                <w:rtl/>
              </w:rPr>
              <w:t xml:space="preserve"> 99 </w:t>
            </w:r>
          </w:p>
        </w:tc>
      </w:tr>
      <w:tr w:rsidR="005A4F9A" w:rsidRPr="00A367A7" w14:paraId="19495B47"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2D6D699" w14:textId="77777777" w:rsidR="005A4F9A" w:rsidRPr="00A367A7" w:rsidRDefault="005A4F9A" w:rsidP="00E548F7">
            <w:pPr>
              <w:jc w:val="center"/>
              <w:rPr>
                <w:rFonts w:cs="B Lotus"/>
                <w:rtl/>
              </w:rPr>
            </w:pPr>
            <w:r w:rsidRPr="00A367A7">
              <w:rPr>
                <w:rFonts w:cs="B Lotus"/>
                <w:rtl/>
              </w:rPr>
              <w:t>242</w:t>
            </w:r>
          </w:p>
        </w:tc>
        <w:tc>
          <w:tcPr>
            <w:tcW w:w="8414" w:type="dxa"/>
          </w:tcPr>
          <w:p w14:paraId="16F39289"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ThrDrv</w:t>
            </w:r>
            <w:r w:rsidRPr="00A367A7">
              <w:rPr>
                <w:rFonts w:cs="B Lotus"/>
                <w:rtl/>
              </w:rPr>
              <w:t xml:space="preserve">  - </w:t>
            </w:r>
            <w:r w:rsidRPr="00A367A7">
              <w:rPr>
                <w:rFonts w:cs="B Lotus" w:hint="cs"/>
                <w:rtl/>
              </w:rPr>
              <w:t>حداقل</w:t>
            </w:r>
            <w:r w:rsidRPr="00A367A7">
              <w:rPr>
                <w:rFonts w:cs="B Lotus"/>
                <w:rtl/>
              </w:rPr>
              <w:t xml:space="preserve"> </w:t>
            </w:r>
            <w:r w:rsidRPr="00A367A7">
              <w:rPr>
                <w:rFonts w:cs="B Lotus" w:hint="cs"/>
                <w:rtl/>
              </w:rPr>
              <w:t>یک</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بایستی</w:t>
            </w:r>
            <w:r w:rsidRPr="00A367A7">
              <w:rPr>
                <w:rFonts w:cs="B Lotus"/>
                <w:rtl/>
              </w:rPr>
              <w:t xml:space="preserve"> </w:t>
            </w:r>
            <w:r w:rsidRPr="00A367A7">
              <w:rPr>
                <w:rFonts w:cs="B Lotus" w:hint="cs"/>
                <w:rtl/>
              </w:rPr>
              <w:t>ارسال</w:t>
            </w:r>
            <w:r w:rsidRPr="00A367A7">
              <w:rPr>
                <w:rFonts w:cs="B Lotus"/>
                <w:rtl/>
              </w:rPr>
              <w:t xml:space="preserve"> </w:t>
            </w:r>
            <w:r w:rsidRPr="00A367A7">
              <w:rPr>
                <w:rFonts w:cs="B Lotus" w:hint="cs"/>
                <w:rtl/>
              </w:rPr>
              <w:t>شود</w:t>
            </w:r>
          </w:p>
        </w:tc>
      </w:tr>
      <w:tr w:rsidR="005A4F9A" w:rsidRPr="00A367A7" w14:paraId="6345E971"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E3F6D8A" w14:textId="77777777" w:rsidR="005A4F9A" w:rsidRPr="00A367A7" w:rsidRDefault="005A4F9A" w:rsidP="00E548F7">
            <w:pPr>
              <w:jc w:val="center"/>
              <w:rPr>
                <w:rFonts w:cs="B Lotus"/>
                <w:rtl/>
              </w:rPr>
            </w:pPr>
            <w:r w:rsidRPr="00A367A7">
              <w:rPr>
                <w:rFonts w:cs="B Lotus"/>
                <w:rtl/>
              </w:rPr>
              <w:t>243</w:t>
            </w:r>
          </w:p>
        </w:tc>
        <w:tc>
          <w:tcPr>
            <w:tcW w:w="8414" w:type="dxa"/>
          </w:tcPr>
          <w:p w14:paraId="525A0A31"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DrvNationalId</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گواهینامه</w:t>
            </w:r>
            <w:r w:rsidRPr="00A367A7">
              <w:rPr>
                <w:rFonts w:cs="B Lotus"/>
                <w:rtl/>
              </w:rPr>
              <w:t xml:space="preserve"> </w:t>
            </w:r>
            <w:r w:rsidRPr="00A367A7">
              <w:rPr>
                <w:rFonts w:cs="B Lotus" w:hint="cs"/>
                <w:rtl/>
              </w:rPr>
              <w:t>و</w:t>
            </w:r>
            <w:r w:rsidRPr="00A367A7">
              <w:rPr>
                <w:rFonts w:cs="B Lotus"/>
                <w:rtl/>
              </w:rPr>
              <w:t xml:space="preserve"> </w:t>
            </w:r>
            <w:r w:rsidRPr="00A367A7">
              <w:rPr>
                <w:rFonts w:cs="B Lotus" w:hint="cs"/>
                <w:rtl/>
              </w:rPr>
              <w:t>کدملی</w:t>
            </w:r>
            <w:r w:rsidRPr="00A367A7">
              <w:rPr>
                <w:rFonts w:cs="B Lotus"/>
                <w:rtl/>
              </w:rPr>
              <w:t xml:space="preserve"> </w:t>
            </w:r>
            <w:r w:rsidRPr="00A367A7">
              <w:rPr>
                <w:rFonts w:cs="B Lotus" w:hint="cs"/>
                <w:rtl/>
              </w:rPr>
              <w:t>راننده</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هم</w:t>
            </w:r>
            <w:r w:rsidRPr="00A367A7">
              <w:rPr>
                <w:rFonts w:cs="B Lotus"/>
                <w:rtl/>
              </w:rPr>
              <w:t xml:space="preserve"> </w:t>
            </w:r>
            <w:r w:rsidRPr="00A367A7">
              <w:rPr>
                <w:rFonts w:cs="B Lotus" w:hint="cs"/>
                <w:rtl/>
              </w:rPr>
              <w:t>همخوانی</w:t>
            </w:r>
            <w:r w:rsidRPr="00A367A7">
              <w:rPr>
                <w:rFonts w:cs="B Lotus"/>
                <w:rtl/>
              </w:rPr>
              <w:t xml:space="preserve"> </w:t>
            </w:r>
            <w:r w:rsidRPr="00A367A7">
              <w:rPr>
                <w:rFonts w:cs="B Lotus" w:hint="cs"/>
                <w:rtl/>
              </w:rPr>
              <w:t>ندارد</w:t>
            </w:r>
          </w:p>
        </w:tc>
      </w:tr>
      <w:tr w:rsidR="005A4F9A" w:rsidRPr="00A367A7" w14:paraId="33CDA8CF"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0C19869F" w14:textId="77777777" w:rsidR="005A4F9A" w:rsidRPr="00A367A7" w:rsidRDefault="005A4F9A" w:rsidP="00E548F7">
            <w:pPr>
              <w:jc w:val="center"/>
              <w:rPr>
                <w:rFonts w:cs="B Lotus"/>
                <w:rtl/>
              </w:rPr>
            </w:pPr>
            <w:r w:rsidRPr="00A367A7">
              <w:rPr>
                <w:rFonts w:cs="B Lotus"/>
                <w:rtl/>
              </w:rPr>
              <w:t>244</w:t>
            </w:r>
          </w:p>
        </w:tc>
        <w:tc>
          <w:tcPr>
            <w:tcW w:w="8414" w:type="dxa"/>
          </w:tcPr>
          <w:p w14:paraId="4A4E2AD2"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hint="cs"/>
                <w:rtl/>
              </w:rPr>
              <w:t>عدم</w:t>
            </w:r>
            <w:r w:rsidRPr="00A367A7">
              <w:rPr>
                <w:rFonts w:cs="B Lotus"/>
                <w:rtl/>
              </w:rPr>
              <w:t xml:space="preserve"> </w:t>
            </w:r>
            <w:r w:rsidRPr="00A367A7">
              <w:rPr>
                <w:rFonts w:cs="B Lotus" w:hint="cs"/>
                <w:rtl/>
              </w:rPr>
              <w:t>رعایت</w:t>
            </w:r>
            <w:r w:rsidRPr="00A367A7">
              <w:rPr>
                <w:rFonts w:cs="B Lotus"/>
                <w:rtl/>
              </w:rPr>
              <w:t xml:space="preserve"> </w:t>
            </w:r>
            <w:r w:rsidRPr="00A367A7">
              <w:rPr>
                <w:rFonts w:cs="B Lotus" w:hint="cs"/>
                <w:rtl/>
              </w:rPr>
              <w:t>بخشنامه</w:t>
            </w:r>
            <w:r w:rsidRPr="00A367A7">
              <w:rPr>
                <w:rFonts w:cs="B Lotus"/>
                <w:rtl/>
              </w:rPr>
              <w:t xml:space="preserve"> </w:t>
            </w:r>
            <w:r w:rsidRPr="00A367A7">
              <w:rPr>
                <w:rFonts w:cs="B Lotus" w:hint="cs"/>
                <w:rtl/>
              </w:rPr>
              <w:t>ی</w:t>
            </w:r>
            <w:r w:rsidRPr="00A367A7">
              <w:rPr>
                <w:rFonts w:cs="B Lotus"/>
                <w:rtl/>
              </w:rPr>
              <w:t xml:space="preserve"> </w:t>
            </w:r>
            <w:r w:rsidRPr="00A367A7">
              <w:rPr>
                <w:rFonts w:cs="B Lotus" w:hint="cs"/>
                <w:rtl/>
              </w:rPr>
              <w:t>بخشودگی</w:t>
            </w:r>
            <w:r w:rsidRPr="00A367A7">
              <w:rPr>
                <w:rFonts w:cs="B Lotus"/>
                <w:rtl/>
              </w:rPr>
              <w:t xml:space="preserve"> </w:t>
            </w:r>
            <w:r w:rsidRPr="00A367A7">
              <w:rPr>
                <w:rFonts w:cs="B Lotus" w:hint="cs"/>
                <w:rtl/>
              </w:rPr>
              <w:t>جرائم</w:t>
            </w:r>
            <w:r w:rsidRPr="00A367A7">
              <w:rPr>
                <w:rFonts w:cs="B Lotus"/>
                <w:rtl/>
              </w:rPr>
              <w:t xml:space="preserve"> </w:t>
            </w:r>
            <w:r w:rsidRPr="00A367A7">
              <w:rPr>
                <w:rFonts w:cs="B Lotus" w:hint="cs"/>
                <w:rtl/>
              </w:rPr>
              <w:t>صندوق</w:t>
            </w:r>
            <w:r w:rsidRPr="00A367A7">
              <w:rPr>
                <w:rFonts w:cs="B Lotus"/>
                <w:rtl/>
              </w:rPr>
              <w:t xml:space="preserve"> </w:t>
            </w:r>
            <w:r w:rsidRPr="00A367A7">
              <w:rPr>
                <w:rFonts w:cs="B Lotus" w:hint="cs"/>
                <w:rtl/>
              </w:rPr>
              <w:t>در</w:t>
            </w:r>
            <w:r w:rsidRPr="00A367A7">
              <w:rPr>
                <w:rFonts w:cs="B Lotus"/>
                <w:rtl/>
              </w:rPr>
              <w:t xml:space="preserve"> </w:t>
            </w:r>
            <w:r w:rsidRPr="00A367A7">
              <w:rPr>
                <w:rFonts w:cs="B Lotus" w:hint="cs"/>
                <w:rtl/>
              </w:rPr>
              <w:t>بهمن</w:t>
            </w:r>
            <w:r w:rsidRPr="00A367A7">
              <w:rPr>
                <w:rFonts w:cs="B Lotus"/>
                <w:rtl/>
              </w:rPr>
              <w:t xml:space="preserve"> </w:t>
            </w:r>
            <w:r w:rsidRPr="00A367A7">
              <w:rPr>
                <w:rFonts w:cs="B Lotus" w:hint="cs"/>
                <w:rtl/>
              </w:rPr>
              <w:t>ماه</w:t>
            </w:r>
            <w:r w:rsidRPr="00A367A7">
              <w:rPr>
                <w:rFonts w:cs="B Lotus"/>
                <w:rtl/>
              </w:rPr>
              <w:t xml:space="preserve"> 99</w:t>
            </w:r>
          </w:p>
        </w:tc>
      </w:tr>
      <w:tr w:rsidR="005A4F9A" w:rsidRPr="00A367A7" w14:paraId="26646049"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3D1E3F7" w14:textId="77777777" w:rsidR="005A4F9A" w:rsidRPr="00A367A7" w:rsidRDefault="005A4F9A" w:rsidP="00E548F7">
            <w:pPr>
              <w:jc w:val="center"/>
              <w:rPr>
                <w:rFonts w:cs="B Lotus"/>
                <w:rtl/>
              </w:rPr>
            </w:pPr>
            <w:r w:rsidRPr="00A367A7">
              <w:rPr>
                <w:rFonts w:cs="B Lotus"/>
                <w:rtl/>
              </w:rPr>
              <w:t>245</w:t>
            </w:r>
          </w:p>
        </w:tc>
        <w:tc>
          <w:tcPr>
            <w:tcW w:w="8414" w:type="dxa"/>
          </w:tcPr>
          <w:p w14:paraId="5623619B"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DrvLicVldDte</w:t>
            </w:r>
            <w:r w:rsidRPr="00A367A7">
              <w:rPr>
                <w:rFonts w:cs="B Lotus"/>
                <w:rtl/>
              </w:rPr>
              <w:t xml:space="preserve"> -</w:t>
            </w:r>
            <w:r w:rsidRPr="00A367A7">
              <w:rPr>
                <w:rFonts w:cs="B Lotus" w:hint="cs"/>
                <w:rtl/>
              </w:rPr>
              <w:t>تاریخ</w:t>
            </w:r>
            <w:r w:rsidRPr="00A367A7">
              <w:rPr>
                <w:rFonts w:cs="B Lotus"/>
                <w:rtl/>
              </w:rPr>
              <w:t xml:space="preserve"> </w:t>
            </w:r>
            <w:r w:rsidRPr="00A367A7">
              <w:rPr>
                <w:rFonts w:cs="B Lotus" w:hint="cs"/>
                <w:rtl/>
              </w:rPr>
              <w:t>صدور</w:t>
            </w:r>
            <w:r w:rsidRPr="00A367A7">
              <w:rPr>
                <w:rFonts w:cs="B Lotus"/>
                <w:rtl/>
              </w:rPr>
              <w:t xml:space="preserve"> </w:t>
            </w:r>
            <w:r w:rsidRPr="00A367A7">
              <w:rPr>
                <w:rFonts w:cs="B Lotus" w:hint="cs"/>
                <w:rtl/>
              </w:rPr>
              <w:t>گواهینامه</w:t>
            </w:r>
            <w:r w:rsidRPr="00A367A7">
              <w:rPr>
                <w:rFonts w:cs="B Lotus"/>
                <w:rtl/>
              </w:rPr>
              <w:t xml:space="preserve"> </w:t>
            </w:r>
            <w:r w:rsidRPr="00A367A7">
              <w:rPr>
                <w:rFonts w:cs="B Lotus" w:hint="cs"/>
                <w:rtl/>
              </w:rPr>
              <w:t>معتبر</w:t>
            </w:r>
            <w:r w:rsidRPr="00A367A7">
              <w:rPr>
                <w:rFonts w:cs="B Lotus"/>
                <w:rtl/>
              </w:rPr>
              <w:t xml:space="preserve"> </w:t>
            </w:r>
            <w:r w:rsidRPr="00A367A7">
              <w:rPr>
                <w:rFonts w:cs="B Lotus" w:hint="cs"/>
                <w:rtl/>
              </w:rPr>
              <w:t>نیست</w:t>
            </w:r>
          </w:p>
        </w:tc>
      </w:tr>
      <w:tr w:rsidR="005A4F9A" w:rsidRPr="00A367A7" w14:paraId="3A11CA60"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3CE965A" w14:textId="77777777" w:rsidR="005A4F9A" w:rsidRPr="00A367A7" w:rsidRDefault="005A4F9A" w:rsidP="00E548F7">
            <w:pPr>
              <w:jc w:val="center"/>
              <w:rPr>
                <w:rFonts w:cs="B Lotus"/>
                <w:rtl/>
              </w:rPr>
            </w:pPr>
            <w:r w:rsidRPr="00A367A7">
              <w:rPr>
                <w:rFonts w:cs="B Lotus"/>
                <w:rtl/>
              </w:rPr>
              <w:t>246</w:t>
            </w:r>
          </w:p>
        </w:tc>
        <w:tc>
          <w:tcPr>
            <w:tcW w:w="8414" w:type="dxa"/>
          </w:tcPr>
          <w:p w14:paraId="576ADF9F" w14:textId="77777777" w:rsidR="005A4F9A" w:rsidRPr="00A367A7" w:rsidRDefault="005A4F9A" w:rsidP="00E548F7">
            <w:pPr>
              <w:cnfStyle w:val="000000000000" w:firstRow="0" w:lastRow="0" w:firstColumn="0" w:lastColumn="0" w:oddVBand="0" w:evenVBand="0" w:oddHBand="0" w:evenHBand="0" w:firstRowFirstColumn="0" w:firstRowLastColumn="0" w:lastRowFirstColumn="0" w:lastRowLastColumn="0"/>
              <w:rPr>
                <w:rFonts w:cs="B Lotus"/>
                <w:rtl/>
              </w:rPr>
            </w:pPr>
            <w:r w:rsidRPr="00A367A7">
              <w:rPr>
                <w:rFonts w:cs="B Lotus"/>
              </w:rPr>
              <w:t>ShftPlk</w:t>
            </w:r>
            <w:r w:rsidRPr="00A367A7">
              <w:rPr>
                <w:rFonts w:cs="B Lotus"/>
                <w:rtl/>
              </w:rPr>
              <w:t xml:space="preserve"> - </w:t>
            </w:r>
            <w:r w:rsidRPr="00A367A7">
              <w:rPr>
                <w:rFonts w:cs="B Lotus" w:hint="cs"/>
                <w:rtl/>
              </w:rPr>
              <w:t>شماره</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با</w:t>
            </w:r>
            <w:r w:rsidRPr="00A367A7">
              <w:rPr>
                <w:rFonts w:cs="B Lotus"/>
                <w:rtl/>
              </w:rPr>
              <w:t xml:space="preserve"> </w:t>
            </w:r>
            <w:r w:rsidRPr="00A367A7">
              <w:rPr>
                <w:rFonts w:cs="B Lotus" w:hint="cs"/>
                <w:rtl/>
              </w:rPr>
              <w:t>شماره</w:t>
            </w:r>
            <w:r w:rsidRPr="00A367A7">
              <w:rPr>
                <w:rFonts w:cs="B Lotus"/>
                <w:rtl/>
              </w:rPr>
              <w:t xml:space="preserve"> </w:t>
            </w:r>
            <w:r w:rsidRPr="00A367A7">
              <w:rPr>
                <w:rFonts w:cs="B Lotus" w:hint="cs"/>
                <w:rtl/>
              </w:rPr>
              <w:t>پلاک</w:t>
            </w:r>
            <w:r w:rsidRPr="00A367A7">
              <w:rPr>
                <w:rFonts w:cs="B Lotus"/>
                <w:rtl/>
              </w:rPr>
              <w:t xml:space="preserve"> </w:t>
            </w:r>
            <w:r w:rsidRPr="00A367A7">
              <w:rPr>
                <w:rFonts w:cs="B Lotus" w:hint="cs"/>
                <w:rtl/>
              </w:rPr>
              <w:t>موجود</w:t>
            </w:r>
            <w:r w:rsidRPr="00A367A7">
              <w:rPr>
                <w:rFonts w:cs="B Lotus"/>
                <w:rtl/>
              </w:rPr>
              <w:t xml:space="preserve"> </w:t>
            </w:r>
            <w:r w:rsidRPr="00A367A7">
              <w:rPr>
                <w:rFonts w:cs="B Lotus" w:hint="cs"/>
                <w:rtl/>
              </w:rPr>
              <w:t>در</w:t>
            </w:r>
            <w:r w:rsidRPr="00A367A7">
              <w:rPr>
                <w:rFonts w:cs="B Lotus"/>
                <w:rtl/>
              </w:rPr>
              <w:t xml:space="preserve"> </w:t>
            </w:r>
            <w:r w:rsidRPr="00A367A7">
              <w:rPr>
                <w:rFonts w:cs="B Lotus" w:hint="cs"/>
                <w:rtl/>
              </w:rPr>
              <w:t>بیمه</w:t>
            </w:r>
            <w:r w:rsidRPr="00A367A7">
              <w:rPr>
                <w:rFonts w:cs="B Lotus"/>
                <w:rtl/>
              </w:rPr>
              <w:t xml:space="preserve"> </w:t>
            </w:r>
            <w:r w:rsidRPr="00A367A7">
              <w:rPr>
                <w:rFonts w:cs="B Lotus" w:hint="cs"/>
                <w:rtl/>
              </w:rPr>
              <w:t>نامه</w:t>
            </w:r>
            <w:r w:rsidRPr="00A367A7">
              <w:rPr>
                <w:rFonts w:cs="B Lotus"/>
                <w:rtl/>
              </w:rPr>
              <w:t xml:space="preserve"> </w:t>
            </w:r>
            <w:r w:rsidRPr="00A367A7">
              <w:rPr>
                <w:rFonts w:cs="B Lotus" w:hint="cs"/>
                <w:rtl/>
              </w:rPr>
              <w:t>انتقالی</w:t>
            </w:r>
            <w:r w:rsidRPr="00A367A7">
              <w:rPr>
                <w:rFonts w:cs="B Lotus"/>
                <w:rtl/>
              </w:rPr>
              <w:t xml:space="preserve"> </w:t>
            </w:r>
            <w:r w:rsidRPr="00A367A7">
              <w:rPr>
                <w:rFonts w:cs="B Lotus" w:hint="cs"/>
                <w:rtl/>
              </w:rPr>
              <w:t>متفاوت</w:t>
            </w:r>
            <w:r w:rsidRPr="00A367A7">
              <w:rPr>
                <w:rFonts w:cs="B Lotus"/>
                <w:rtl/>
              </w:rPr>
              <w:t xml:space="preserve"> </w:t>
            </w:r>
            <w:r w:rsidRPr="00A367A7">
              <w:rPr>
                <w:rFonts w:cs="B Lotus" w:hint="cs"/>
                <w:rtl/>
              </w:rPr>
              <w:t>است</w:t>
            </w:r>
          </w:p>
        </w:tc>
      </w:tr>
      <w:tr w:rsidR="005A4F9A" w:rsidRPr="00A367A7" w14:paraId="7FF7C45B"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78DA921" w14:textId="77777777" w:rsidR="005A4F9A" w:rsidRPr="00A367A7" w:rsidRDefault="005A4F9A" w:rsidP="00E548F7">
            <w:pPr>
              <w:jc w:val="center"/>
              <w:rPr>
                <w:rFonts w:cs="B Lotus"/>
                <w:rtl/>
              </w:rPr>
            </w:pPr>
            <w:r w:rsidRPr="00A367A7">
              <w:rPr>
                <w:rFonts w:cs="B Lotus"/>
                <w:rtl/>
              </w:rPr>
              <w:t>247</w:t>
            </w:r>
          </w:p>
        </w:tc>
        <w:tc>
          <w:tcPr>
            <w:tcW w:w="8414" w:type="dxa"/>
          </w:tcPr>
          <w:p w14:paraId="709E322C" w14:textId="77777777" w:rsidR="005A4F9A" w:rsidRPr="00A367A7" w:rsidRDefault="005A4F9A" w:rsidP="00E548F7">
            <w:pPr>
              <w:cnfStyle w:val="000000100000" w:firstRow="0" w:lastRow="0" w:firstColumn="0" w:lastColumn="0" w:oddVBand="0" w:evenVBand="0" w:oddHBand="1" w:evenHBand="0" w:firstRowFirstColumn="0" w:firstRowLastColumn="0" w:lastRowFirstColumn="0" w:lastRowLastColumn="0"/>
              <w:rPr>
                <w:rFonts w:cs="B Lotus"/>
                <w:rtl/>
              </w:rPr>
            </w:pPr>
            <w:r w:rsidRPr="00A367A7">
              <w:rPr>
                <w:rFonts w:cs="B Lotus"/>
              </w:rPr>
              <w:t>DrvIsuDte</w:t>
            </w:r>
            <w:r w:rsidRPr="00A367A7">
              <w:rPr>
                <w:rFonts w:cs="B Lotus"/>
                <w:rtl/>
              </w:rPr>
              <w:t xml:space="preserve"> - </w:t>
            </w:r>
            <w:r w:rsidRPr="00A367A7">
              <w:rPr>
                <w:rFonts w:cs="B Lotus" w:hint="cs"/>
                <w:rtl/>
              </w:rPr>
              <w:t>تاریخ</w:t>
            </w:r>
            <w:r w:rsidRPr="00A367A7">
              <w:rPr>
                <w:rFonts w:cs="B Lotus"/>
                <w:rtl/>
              </w:rPr>
              <w:t xml:space="preserve"> </w:t>
            </w:r>
            <w:r w:rsidRPr="00A367A7">
              <w:rPr>
                <w:rFonts w:cs="B Lotus" w:hint="cs"/>
                <w:rtl/>
              </w:rPr>
              <w:t>صدور</w:t>
            </w:r>
            <w:r w:rsidRPr="00A367A7">
              <w:rPr>
                <w:rFonts w:cs="B Lotus"/>
                <w:rtl/>
              </w:rPr>
              <w:t xml:space="preserve"> </w:t>
            </w:r>
            <w:r w:rsidRPr="00A367A7">
              <w:rPr>
                <w:rFonts w:cs="B Lotus" w:hint="cs"/>
                <w:rtl/>
              </w:rPr>
              <w:t>گواهینامه</w:t>
            </w:r>
            <w:r w:rsidRPr="00A367A7">
              <w:rPr>
                <w:rFonts w:cs="B Lotus"/>
                <w:rtl/>
              </w:rPr>
              <w:t xml:space="preserve"> </w:t>
            </w:r>
            <w:r w:rsidRPr="00A367A7">
              <w:rPr>
                <w:rFonts w:cs="B Lotus" w:hint="cs"/>
                <w:rtl/>
              </w:rPr>
              <w:t>طبق</w:t>
            </w:r>
            <w:r w:rsidRPr="00A367A7">
              <w:rPr>
                <w:rFonts w:cs="B Lotus"/>
                <w:rtl/>
              </w:rPr>
              <w:t xml:space="preserve"> </w:t>
            </w:r>
            <w:r w:rsidRPr="00A367A7">
              <w:rPr>
                <w:rFonts w:cs="B Lotus" w:hint="cs"/>
                <w:rtl/>
              </w:rPr>
              <w:t>استعلام</w:t>
            </w:r>
            <w:r w:rsidRPr="00A367A7">
              <w:rPr>
                <w:rFonts w:cs="B Lotus"/>
                <w:rtl/>
              </w:rPr>
              <w:t xml:space="preserve"> </w:t>
            </w:r>
            <w:r w:rsidRPr="00A367A7">
              <w:rPr>
                <w:rFonts w:cs="B Lotus" w:hint="cs"/>
                <w:rtl/>
              </w:rPr>
              <w:t>از</w:t>
            </w:r>
            <w:r w:rsidRPr="00A367A7">
              <w:rPr>
                <w:rFonts w:cs="B Lotus"/>
                <w:rtl/>
              </w:rPr>
              <w:t xml:space="preserve"> </w:t>
            </w:r>
            <w:r w:rsidRPr="00A367A7">
              <w:rPr>
                <w:rFonts w:cs="B Lotus" w:hint="cs"/>
                <w:rtl/>
              </w:rPr>
              <w:t>ناجا</w:t>
            </w:r>
            <w:r w:rsidRPr="00A367A7">
              <w:rPr>
                <w:rFonts w:cs="B Lotus"/>
                <w:rtl/>
              </w:rPr>
              <w:t xml:space="preserve"> </w:t>
            </w:r>
            <w:r w:rsidRPr="00A367A7">
              <w:rPr>
                <w:rFonts w:cs="B Lotus" w:hint="cs"/>
                <w:rtl/>
              </w:rPr>
              <w:t>صحیح</w:t>
            </w:r>
            <w:r w:rsidRPr="00A367A7">
              <w:rPr>
                <w:rFonts w:cs="B Lotus"/>
                <w:rtl/>
              </w:rPr>
              <w:t xml:space="preserve"> </w:t>
            </w:r>
            <w:r w:rsidRPr="00A367A7">
              <w:rPr>
                <w:rFonts w:cs="B Lotus" w:hint="cs"/>
                <w:rtl/>
              </w:rPr>
              <w:t>نیست</w:t>
            </w:r>
          </w:p>
        </w:tc>
      </w:tr>
      <w:tr w:rsidR="006A5AF6" w:rsidRPr="006A5AF6" w14:paraId="12F17C4B"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5F34D95B" w14:textId="16A40F4C" w:rsidR="006A5AF6" w:rsidRPr="006A5AF6" w:rsidRDefault="006A5AF6" w:rsidP="006A5AF6">
            <w:pPr>
              <w:jc w:val="center"/>
              <w:rPr>
                <w:rFonts w:cs="B Lotus"/>
                <w:rtl/>
              </w:rPr>
            </w:pPr>
            <w:r w:rsidRPr="006A5AF6">
              <w:rPr>
                <w:rFonts w:cs="B Lotus"/>
                <w:rtl/>
              </w:rPr>
              <w:t>248</w:t>
            </w:r>
          </w:p>
        </w:tc>
        <w:tc>
          <w:tcPr>
            <w:tcW w:w="8414" w:type="dxa"/>
          </w:tcPr>
          <w:p w14:paraId="09837378" w14:textId="2EEBA789" w:rsidR="006A5AF6" w:rsidRPr="00A367A7" w:rsidRDefault="006A5AF6" w:rsidP="006A5AF6">
            <w:pPr>
              <w:cnfStyle w:val="000000000000" w:firstRow="0" w:lastRow="0" w:firstColumn="0" w:lastColumn="0" w:oddVBand="0" w:evenVBand="0" w:oddHBand="0" w:evenHBand="0" w:firstRowFirstColumn="0" w:firstRowLastColumn="0" w:lastRowFirstColumn="0" w:lastRowLastColumn="0"/>
              <w:rPr>
                <w:rFonts w:cs="B Lotus"/>
                <w:rtl/>
              </w:rPr>
            </w:pPr>
            <w:r w:rsidRPr="006A5AF6">
              <w:rPr>
                <w:rFonts w:cs="B Lotus" w:hint="cs"/>
                <w:rtl/>
              </w:rPr>
              <w:t>امکان</w:t>
            </w:r>
            <w:r w:rsidRPr="006A5AF6">
              <w:rPr>
                <w:rFonts w:cs="B Lotus"/>
                <w:rtl/>
              </w:rPr>
              <w:t xml:space="preserve"> </w:t>
            </w:r>
            <w:r w:rsidRPr="006A5AF6">
              <w:rPr>
                <w:rFonts w:cs="B Lotus" w:hint="cs"/>
                <w:rtl/>
              </w:rPr>
              <w:t>ارسال</w:t>
            </w:r>
            <w:r w:rsidRPr="006A5AF6">
              <w:rPr>
                <w:rFonts w:cs="B Lotus"/>
                <w:rtl/>
              </w:rPr>
              <w:t xml:space="preserve"> </w:t>
            </w:r>
            <w:r w:rsidRPr="006A5AF6">
              <w:rPr>
                <w:rFonts w:cs="B Lotus" w:hint="cs"/>
                <w:rtl/>
              </w:rPr>
              <w:t>کدسیستم</w:t>
            </w:r>
            <w:r w:rsidRPr="006A5AF6">
              <w:rPr>
                <w:rFonts w:cs="B Lotus"/>
                <w:rtl/>
              </w:rPr>
              <w:t xml:space="preserve"> </w:t>
            </w:r>
            <w:r w:rsidRPr="006A5AF6">
              <w:rPr>
                <w:rFonts w:cs="B Lotus" w:hint="cs"/>
                <w:rtl/>
              </w:rPr>
              <w:t>خودرو</w:t>
            </w:r>
            <w:r w:rsidRPr="006A5AF6">
              <w:rPr>
                <w:rFonts w:cs="B Lotus"/>
                <w:rtl/>
              </w:rPr>
              <w:t xml:space="preserve"> </w:t>
            </w:r>
            <w:r w:rsidRPr="006A5AF6">
              <w:rPr>
                <w:rFonts w:cs="B Lotus" w:hint="cs"/>
                <w:rtl/>
              </w:rPr>
              <w:t>صفر</w:t>
            </w:r>
            <w:r w:rsidRPr="006A5AF6">
              <w:rPr>
                <w:rFonts w:cs="B Lotus"/>
                <w:rtl/>
              </w:rPr>
              <w:t xml:space="preserve"> </w:t>
            </w:r>
            <w:r w:rsidRPr="006A5AF6">
              <w:rPr>
                <w:rFonts w:cs="B Lotus" w:hint="cs"/>
                <w:rtl/>
              </w:rPr>
              <w:t>وجود</w:t>
            </w:r>
            <w:r w:rsidRPr="006A5AF6">
              <w:rPr>
                <w:rFonts w:cs="B Lotus"/>
                <w:rtl/>
              </w:rPr>
              <w:t xml:space="preserve"> </w:t>
            </w:r>
            <w:r w:rsidRPr="006A5AF6">
              <w:rPr>
                <w:rFonts w:cs="B Lotus" w:hint="cs"/>
                <w:rtl/>
              </w:rPr>
              <w:t>ندارد</w:t>
            </w:r>
          </w:p>
        </w:tc>
      </w:tr>
      <w:tr w:rsidR="006A5AF6" w:rsidRPr="006A5AF6" w14:paraId="1E3E7FEB"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64AD5FF" w14:textId="2186ECD7" w:rsidR="006A5AF6" w:rsidRPr="006A5AF6" w:rsidRDefault="006A5AF6" w:rsidP="006A5AF6">
            <w:pPr>
              <w:jc w:val="center"/>
              <w:rPr>
                <w:rFonts w:cs="B Lotus"/>
                <w:rtl/>
              </w:rPr>
            </w:pPr>
            <w:r w:rsidRPr="006A5AF6">
              <w:rPr>
                <w:rFonts w:cs="B Lotus"/>
                <w:rtl/>
              </w:rPr>
              <w:t>249</w:t>
            </w:r>
          </w:p>
        </w:tc>
        <w:tc>
          <w:tcPr>
            <w:tcW w:w="8414" w:type="dxa"/>
          </w:tcPr>
          <w:p w14:paraId="30008015" w14:textId="5038C52D" w:rsidR="006A5AF6" w:rsidRPr="00A367A7" w:rsidRDefault="006A5AF6" w:rsidP="006A5AF6">
            <w:pPr>
              <w:cnfStyle w:val="000000100000" w:firstRow="0" w:lastRow="0" w:firstColumn="0" w:lastColumn="0" w:oddVBand="0" w:evenVBand="0" w:oddHBand="1" w:evenHBand="0" w:firstRowFirstColumn="0" w:firstRowLastColumn="0" w:lastRowFirstColumn="0" w:lastRowLastColumn="0"/>
              <w:rPr>
                <w:rFonts w:cs="B Lotus"/>
              </w:rPr>
            </w:pPr>
            <w:r w:rsidRPr="006A5AF6">
              <w:rPr>
                <w:rFonts w:cs="B Lotus" w:hint="cs"/>
                <w:rtl/>
              </w:rPr>
              <w:t>امکان</w:t>
            </w:r>
            <w:r w:rsidRPr="006A5AF6">
              <w:rPr>
                <w:rFonts w:cs="B Lotus"/>
                <w:rtl/>
              </w:rPr>
              <w:t xml:space="preserve"> </w:t>
            </w:r>
            <w:r w:rsidRPr="006A5AF6">
              <w:rPr>
                <w:rFonts w:cs="B Lotus" w:hint="cs"/>
                <w:rtl/>
              </w:rPr>
              <w:t>ارسال</w:t>
            </w:r>
            <w:r w:rsidRPr="006A5AF6">
              <w:rPr>
                <w:rFonts w:cs="B Lotus"/>
                <w:rtl/>
              </w:rPr>
              <w:t xml:space="preserve"> </w:t>
            </w:r>
            <w:r w:rsidRPr="006A5AF6">
              <w:rPr>
                <w:rFonts w:cs="B Lotus" w:hint="cs"/>
                <w:rtl/>
              </w:rPr>
              <w:t>کدشهر</w:t>
            </w:r>
            <w:r w:rsidRPr="006A5AF6">
              <w:rPr>
                <w:rFonts w:cs="B Lotus"/>
                <w:rtl/>
              </w:rPr>
              <w:t xml:space="preserve"> </w:t>
            </w:r>
            <w:r w:rsidRPr="006A5AF6">
              <w:rPr>
                <w:rFonts w:cs="B Lotus" w:hint="cs"/>
                <w:rtl/>
              </w:rPr>
              <w:t>صفر</w:t>
            </w:r>
            <w:r w:rsidRPr="006A5AF6">
              <w:rPr>
                <w:rFonts w:cs="B Lotus"/>
                <w:rtl/>
              </w:rPr>
              <w:t xml:space="preserve"> </w:t>
            </w:r>
            <w:r w:rsidRPr="006A5AF6">
              <w:rPr>
                <w:rFonts w:cs="B Lotus" w:hint="cs"/>
                <w:rtl/>
              </w:rPr>
              <w:t>وجود</w:t>
            </w:r>
            <w:r w:rsidRPr="006A5AF6">
              <w:rPr>
                <w:rFonts w:cs="B Lotus"/>
                <w:rtl/>
              </w:rPr>
              <w:t xml:space="preserve"> </w:t>
            </w:r>
            <w:r w:rsidRPr="006A5AF6">
              <w:rPr>
                <w:rFonts w:cs="B Lotus" w:hint="cs"/>
                <w:rtl/>
              </w:rPr>
              <w:t>ندارد</w:t>
            </w:r>
          </w:p>
        </w:tc>
      </w:tr>
      <w:tr w:rsidR="006A5AF6" w:rsidRPr="006A5AF6" w14:paraId="68D5A238"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BEDE2EB" w14:textId="2CF13DB8" w:rsidR="006A5AF6" w:rsidRPr="006A5AF6" w:rsidRDefault="006A5AF6" w:rsidP="006A5AF6">
            <w:pPr>
              <w:jc w:val="center"/>
              <w:rPr>
                <w:rFonts w:cs="B Lotus"/>
                <w:rtl/>
              </w:rPr>
            </w:pPr>
            <w:r w:rsidRPr="006A5AF6">
              <w:rPr>
                <w:rFonts w:cs="B Lotus"/>
                <w:rtl/>
              </w:rPr>
              <w:t>251</w:t>
            </w:r>
          </w:p>
        </w:tc>
        <w:tc>
          <w:tcPr>
            <w:tcW w:w="8414" w:type="dxa"/>
          </w:tcPr>
          <w:p w14:paraId="3027257B" w14:textId="3DD984AD" w:rsidR="006A5AF6" w:rsidRPr="00A367A7" w:rsidRDefault="006A5AF6" w:rsidP="006A5AF6">
            <w:pPr>
              <w:cnfStyle w:val="000000000000" w:firstRow="0" w:lastRow="0" w:firstColumn="0" w:lastColumn="0" w:oddVBand="0" w:evenVBand="0" w:oddHBand="0" w:evenHBand="0" w:firstRowFirstColumn="0" w:firstRowLastColumn="0" w:lastRowFirstColumn="0" w:lastRowLastColumn="0"/>
              <w:rPr>
                <w:rFonts w:cs="B Lotus"/>
              </w:rPr>
            </w:pPr>
            <w:r w:rsidRPr="006A5AF6">
              <w:rPr>
                <w:rFonts w:cs="B Lotus"/>
              </w:rPr>
              <w:t>ShftPlk1</w:t>
            </w:r>
            <w:r w:rsidRPr="006A5AF6">
              <w:rPr>
                <w:rFonts w:cs="B Lotus"/>
                <w:rtl/>
              </w:rPr>
              <w:t xml:space="preserve"> - </w:t>
            </w:r>
            <w:r w:rsidRPr="006A5AF6">
              <w:rPr>
                <w:rFonts w:cs="B Lotus" w:hint="cs"/>
                <w:rtl/>
              </w:rPr>
              <w:t>پلاک</w:t>
            </w:r>
            <w:r w:rsidRPr="006A5AF6">
              <w:rPr>
                <w:rFonts w:cs="B Lotus"/>
                <w:rtl/>
              </w:rPr>
              <w:t xml:space="preserve"> </w:t>
            </w:r>
            <w:r w:rsidRPr="006A5AF6">
              <w:rPr>
                <w:rFonts w:cs="B Lotus" w:hint="cs"/>
                <w:rtl/>
              </w:rPr>
              <w:t>انتقالی</w:t>
            </w:r>
            <w:r w:rsidRPr="006A5AF6">
              <w:rPr>
                <w:rFonts w:cs="B Lotus"/>
                <w:rtl/>
              </w:rPr>
              <w:t xml:space="preserve"> </w:t>
            </w:r>
            <w:r w:rsidRPr="006A5AF6">
              <w:rPr>
                <w:rFonts w:cs="B Lotus" w:hint="cs"/>
                <w:rtl/>
              </w:rPr>
              <w:t>شماره</w:t>
            </w:r>
            <w:r w:rsidRPr="006A5AF6">
              <w:rPr>
                <w:rFonts w:cs="B Lotus"/>
                <w:rtl/>
              </w:rPr>
              <w:t xml:space="preserve"> </w:t>
            </w:r>
            <w:r w:rsidRPr="006A5AF6">
              <w:rPr>
                <w:rFonts w:cs="B Lotus" w:hint="cs"/>
                <w:rtl/>
              </w:rPr>
              <w:t>یک</w:t>
            </w:r>
            <w:r w:rsidRPr="006A5AF6">
              <w:rPr>
                <w:rFonts w:cs="B Lotus"/>
                <w:rtl/>
              </w:rPr>
              <w:t xml:space="preserve"> </w:t>
            </w:r>
            <w:r w:rsidRPr="006A5AF6">
              <w:rPr>
                <w:rFonts w:cs="B Lotus" w:hint="cs"/>
                <w:rtl/>
              </w:rPr>
              <w:t>استعلام</w:t>
            </w:r>
            <w:r w:rsidRPr="006A5AF6">
              <w:rPr>
                <w:rFonts w:cs="B Lotus"/>
                <w:rtl/>
              </w:rPr>
              <w:t xml:space="preserve"> </w:t>
            </w:r>
            <w:r w:rsidRPr="006A5AF6">
              <w:rPr>
                <w:rFonts w:cs="B Lotus" w:hint="cs"/>
                <w:rtl/>
              </w:rPr>
              <w:t>شده</w:t>
            </w:r>
            <w:r w:rsidRPr="006A5AF6">
              <w:rPr>
                <w:rFonts w:cs="B Lotus"/>
                <w:rtl/>
              </w:rPr>
              <w:t xml:space="preserve"> </w:t>
            </w:r>
            <w:r w:rsidRPr="006A5AF6">
              <w:rPr>
                <w:rFonts w:cs="B Lotus" w:hint="cs"/>
                <w:rtl/>
              </w:rPr>
              <w:t>با</w:t>
            </w:r>
            <w:r w:rsidRPr="006A5AF6">
              <w:rPr>
                <w:rFonts w:cs="B Lotus"/>
                <w:rtl/>
              </w:rPr>
              <w:t xml:space="preserve"> </w:t>
            </w:r>
            <w:r w:rsidRPr="006A5AF6">
              <w:rPr>
                <w:rFonts w:cs="B Lotus" w:hint="cs"/>
                <w:rtl/>
              </w:rPr>
              <w:t>پلاک</w:t>
            </w:r>
            <w:r w:rsidRPr="006A5AF6">
              <w:rPr>
                <w:rFonts w:cs="B Lotus"/>
                <w:rtl/>
              </w:rPr>
              <w:t xml:space="preserve"> </w:t>
            </w:r>
            <w:r w:rsidRPr="006A5AF6">
              <w:rPr>
                <w:rFonts w:cs="B Lotus" w:hint="cs"/>
                <w:rtl/>
              </w:rPr>
              <w:t>ورودی</w:t>
            </w:r>
            <w:r w:rsidRPr="006A5AF6">
              <w:rPr>
                <w:rFonts w:cs="B Lotus"/>
                <w:rtl/>
              </w:rPr>
              <w:t xml:space="preserve"> </w:t>
            </w:r>
            <w:r w:rsidRPr="006A5AF6">
              <w:rPr>
                <w:rFonts w:cs="B Lotus" w:hint="cs"/>
                <w:rtl/>
              </w:rPr>
              <w:t>انتقالی</w:t>
            </w:r>
            <w:r w:rsidRPr="006A5AF6">
              <w:rPr>
                <w:rFonts w:cs="B Lotus"/>
                <w:rtl/>
              </w:rPr>
              <w:t xml:space="preserve"> </w:t>
            </w:r>
            <w:r w:rsidRPr="006A5AF6">
              <w:rPr>
                <w:rFonts w:cs="B Lotus" w:hint="cs"/>
                <w:rtl/>
              </w:rPr>
              <w:t>یکسان</w:t>
            </w:r>
            <w:r w:rsidRPr="006A5AF6">
              <w:rPr>
                <w:rFonts w:cs="B Lotus"/>
                <w:rtl/>
              </w:rPr>
              <w:t xml:space="preserve"> </w:t>
            </w:r>
            <w:r w:rsidRPr="006A5AF6">
              <w:rPr>
                <w:rFonts w:cs="B Lotus" w:hint="cs"/>
                <w:rtl/>
              </w:rPr>
              <w:t>نیست</w:t>
            </w:r>
          </w:p>
        </w:tc>
      </w:tr>
      <w:tr w:rsidR="006A5AF6" w:rsidRPr="006A5AF6" w14:paraId="1C5E73AA"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6AD403E" w14:textId="5CC3A99A" w:rsidR="006A5AF6" w:rsidRPr="006A5AF6" w:rsidRDefault="006A5AF6" w:rsidP="006A5AF6">
            <w:pPr>
              <w:jc w:val="center"/>
              <w:rPr>
                <w:rFonts w:cs="B Lotus"/>
                <w:rtl/>
              </w:rPr>
            </w:pPr>
            <w:r w:rsidRPr="006A5AF6">
              <w:rPr>
                <w:rFonts w:cs="B Lotus"/>
                <w:rtl/>
              </w:rPr>
              <w:t>252</w:t>
            </w:r>
          </w:p>
        </w:tc>
        <w:tc>
          <w:tcPr>
            <w:tcW w:w="8414" w:type="dxa"/>
          </w:tcPr>
          <w:p w14:paraId="3F864053" w14:textId="594E6118" w:rsidR="006A5AF6" w:rsidRPr="00A367A7" w:rsidRDefault="006A5AF6" w:rsidP="006A5AF6">
            <w:pPr>
              <w:cnfStyle w:val="000000100000" w:firstRow="0" w:lastRow="0" w:firstColumn="0" w:lastColumn="0" w:oddVBand="0" w:evenVBand="0" w:oddHBand="1" w:evenHBand="0" w:firstRowFirstColumn="0" w:firstRowLastColumn="0" w:lastRowFirstColumn="0" w:lastRowLastColumn="0"/>
              <w:rPr>
                <w:rFonts w:cs="B Lotus"/>
              </w:rPr>
            </w:pPr>
            <w:r w:rsidRPr="006A5AF6">
              <w:rPr>
                <w:rFonts w:cs="B Lotus"/>
              </w:rPr>
              <w:t>ShftPlk2</w:t>
            </w:r>
            <w:r w:rsidRPr="006A5AF6">
              <w:rPr>
                <w:rFonts w:cs="B Lotus"/>
                <w:rtl/>
              </w:rPr>
              <w:t xml:space="preserve"> - </w:t>
            </w:r>
            <w:r w:rsidRPr="006A5AF6">
              <w:rPr>
                <w:rFonts w:cs="B Lotus" w:hint="cs"/>
                <w:rtl/>
              </w:rPr>
              <w:t>پلاک</w:t>
            </w:r>
            <w:r w:rsidRPr="006A5AF6">
              <w:rPr>
                <w:rFonts w:cs="B Lotus"/>
                <w:rtl/>
              </w:rPr>
              <w:t xml:space="preserve"> </w:t>
            </w:r>
            <w:r w:rsidRPr="006A5AF6">
              <w:rPr>
                <w:rFonts w:cs="B Lotus" w:hint="cs"/>
                <w:rtl/>
              </w:rPr>
              <w:t>انتقالی</w:t>
            </w:r>
            <w:r w:rsidRPr="006A5AF6">
              <w:rPr>
                <w:rFonts w:cs="B Lotus"/>
                <w:rtl/>
              </w:rPr>
              <w:t xml:space="preserve"> </w:t>
            </w:r>
            <w:r w:rsidRPr="006A5AF6">
              <w:rPr>
                <w:rFonts w:cs="B Lotus" w:hint="cs"/>
                <w:rtl/>
              </w:rPr>
              <w:t>شماره</w:t>
            </w:r>
            <w:r w:rsidRPr="006A5AF6">
              <w:rPr>
                <w:rFonts w:cs="B Lotus"/>
                <w:rtl/>
              </w:rPr>
              <w:t xml:space="preserve"> </w:t>
            </w:r>
            <w:r w:rsidRPr="006A5AF6">
              <w:rPr>
                <w:rFonts w:cs="B Lotus" w:hint="cs"/>
                <w:rtl/>
              </w:rPr>
              <w:t>دو</w:t>
            </w:r>
            <w:r w:rsidRPr="006A5AF6">
              <w:rPr>
                <w:rFonts w:cs="B Lotus"/>
                <w:rtl/>
              </w:rPr>
              <w:t xml:space="preserve"> </w:t>
            </w:r>
            <w:r w:rsidRPr="006A5AF6">
              <w:rPr>
                <w:rFonts w:cs="B Lotus" w:hint="cs"/>
                <w:rtl/>
              </w:rPr>
              <w:t>استعلام</w:t>
            </w:r>
            <w:r w:rsidRPr="006A5AF6">
              <w:rPr>
                <w:rFonts w:cs="B Lotus"/>
                <w:rtl/>
              </w:rPr>
              <w:t xml:space="preserve"> </w:t>
            </w:r>
            <w:r w:rsidRPr="006A5AF6">
              <w:rPr>
                <w:rFonts w:cs="B Lotus" w:hint="cs"/>
                <w:rtl/>
              </w:rPr>
              <w:t>شده</w:t>
            </w:r>
            <w:r w:rsidRPr="006A5AF6">
              <w:rPr>
                <w:rFonts w:cs="B Lotus"/>
                <w:rtl/>
              </w:rPr>
              <w:t xml:space="preserve"> </w:t>
            </w:r>
            <w:r w:rsidRPr="006A5AF6">
              <w:rPr>
                <w:rFonts w:cs="B Lotus" w:hint="cs"/>
                <w:rtl/>
              </w:rPr>
              <w:t>با</w:t>
            </w:r>
            <w:r w:rsidRPr="006A5AF6">
              <w:rPr>
                <w:rFonts w:cs="B Lotus"/>
                <w:rtl/>
              </w:rPr>
              <w:t xml:space="preserve"> </w:t>
            </w:r>
            <w:r w:rsidRPr="006A5AF6">
              <w:rPr>
                <w:rFonts w:cs="B Lotus" w:hint="cs"/>
                <w:rtl/>
              </w:rPr>
              <w:t>پلاک</w:t>
            </w:r>
            <w:r w:rsidRPr="006A5AF6">
              <w:rPr>
                <w:rFonts w:cs="B Lotus"/>
                <w:rtl/>
              </w:rPr>
              <w:t xml:space="preserve"> </w:t>
            </w:r>
            <w:r w:rsidRPr="006A5AF6">
              <w:rPr>
                <w:rFonts w:cs="B Lotus" w:hint="cs"/>
                <w:rtl/>
              </w:rPr>
              <w:t>ورودی</w:t>
            </w:r>
            <w:r w:rsidRPr="006A5AF6">
              <w:rPr>
                <w:rFonts w:cs="B Lotus"/>
                <w:rtl/>
              </w:rPr>
              <w:t xml:space="preserve"> </w:t>
            </w:r>
            <w:r w:rsidRPr="006A5AF6">
              <w:rPr>
                <w:rFonts w:cs="B Lotus" w:hint="cs"/>
                <w:rtl/>
              </w:rPr>
              <w:t>انتقالی</w:t>
            </w:r>
            <w:r w:rsidRPr="006A5AF6">
              <w:rPr>
                <w:rFonts w:cs="B Lotus"/>
                <w:rtl/>
              </w:rPr>
              <w:t xml:space="preserve"> </w:t>
            </w:r>
            <w:r w:rsidRPr="006A5AF6">
              <w:rPr>
                <w:rFonts w:cs="B Lotus" w:hint="cs"/>
                <w:rtl/>
              </w:rPr>
              <w:t>یکسان</w:t>
            </w:r>
            <w:r w:rsidRPr="006A5AF6">
              <w:rPr>
                <w:rFonts w:cs="B Lotus"/>
                <w:rtl/>
              </w:rPr>
              <w:t xml:space="preserve"> </w:t>
            </w:r>
            <w:r w:rsidRPr="006A5AF6">
              <w:rPr>
                <w:rFonts w:cs="B Lotus" w:hint="cs"/>
                <w:rtl/>
              </w:rPr>
              <w:t>نیست</w:t>
            </w:r>
          </w:p>
        </w:tc>
      </w:tr>
      <w:tr w:rsidR="006A5AF6" w:rsidRPr="006A5AF6" w14:paraId="012C29E8"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49371874" w14:textId="2EEFC1FE" w:rsidR="006A5AF6" w:rsidRPr="006A5AF6" w:rsidRDefault="006A5AF6" w:rsidP="006A5AF6">
            <w:pPr>
              <w:jc w:val="center"/>
              <w:rPr>
                <w:rFonts w:cs="B Lotus"/>
                <w:rtl/>
              </w:rPr>
            </w:pPr>
            <w:r w:rsidRPr="006A5AF6">
              <w:rPr>
                <w:rFonts w:cs="B Lotus"/>
                <w:rtl/>
              </w:rPr>
              <w:t>253</w:t>
            </w:r>
          </w:p>
        </w:tc>
        <w:tc>
          <w:tcPr>
            <w:tcW w:w="8414" w:type="dxa"/>
          </w:tcPr>
          <w:p w14:paraId="61B1E85D" w14:textId="3EF1F2CF" w:rsidR="006A5AF6" w:rsidRPr="00A367A7" w:rsidRDefault="006A5AF6" w:rsidP="006A5AF6">
            <w:pPr>
              <w:cnfStyle w:val="000000000000" w:firstRow="0" w:lastRow="0" w:firstColumn="0" w:lastColumn="0" w:oddVBand="0" w:evenVBand="0" w:oddHBand="0" w:evenHBand="0" w:firstRowFirstColumn="0" w:firstRowLastColumn="0" w:lastRowFirstColumn="0" w:lastRowLastColumn="0"/>
              <w:rPr>
                <w:rFonts w:cs="B Lotus"/>
              </w:rPr>
            </w:pPr>
            <w:r w:rsidRPr="006A5AF6">
              <w:rPr>
                <w:rFonts w:cs="B Lotus"/>
              </w:rPr>
              <w:t>ShftPlk3</w:t>
            </w:r>
            <w:r w:rsidRPr="006A5AF6">
              <w:rPr>
                <w:rFonts w:cs="B Lotus"/>
                <w:rtl/>
              </w:rPr>
              <w:t xml:space="preserve"> - </w:t>
            </w:r>
            <w:r w:rsidRPr="006A5AF6">
              <w:rPr>
                <w:rFonts w:cs="B Lotus" w:hint="cs"/>
                <w:rtl/>
              </w:rPr>
              <w:t>پلاک</w:t>
            </w:r>
            <w:r w:rsidRPr="006A5AF6">
              <w:rPr>
                <w:rFonts w:cs="B Lotus"/>
                <w:rtl/>
              </w:rPr>
              <w:t xml:space="preserve"> </w:t>
            </w:r>
            <w:r w:rsidRPr="006A5AF6">
              <w:rPr>
                <w:rFonts w:cs="B Lotus" w:hint="cs"/>
                <w:rtl/>
              </w:rPr>
              <w:t>انتقالی</w:t>
            </w:r>
            <w:r w:rsidRPr="006A5AF6">
              <w:rPr>
                <w:rFonts w:cs="B Lotus"/>
                <w:rtl/>
              </w:rPr>
              <w:t xml:space="preserve"> </w:t>
            </w:r>
            <w:r w:rsidRPr="006A5AF6">
              <w:rPr>
                <w:rFonts w:cs="B Lotus" w:hint="cs"/>
                <w:rtl/>
              </w:rPr>
              <w:t>شماره</w:t>
            </w:r>
            <w:r w:rsidRPr="006A5AF6">
              <w:rPr>
                <w:rFonts w:cs="B Lotus"/>
                <w:rtl/>
              </w:rPr>
              <w:t xml:space="preserve"> </w:t>
            </w:r>
            <w:r w:rsidRPr="006A5AF6">
              <w:rPr>
                <w:rFonts w:cs="B Lotus" w:hint="cs"/>
                <w:rtl/>
              </w:rPr>
              <w:t>سه</w:t>
            </w:r>
            <w:r w:rsidRPr="006A5AF6">
              <w:rPr>
                <w:rFonts w:cs="B Lotus"/>
                <w:rtl/>
              </w:rPr>
              <w:t xml:space="preserve"> </w:t>
            </w:r>
            <w:r w:rsidRPr="006A5AF6">
              <w:rPr>
                <w:rFonts w:cs="B Lotus" w:hint="cs"/>
                <w:rtl/>
              </w:rPr>
              <w:t>استعلام</w:t>
            </w:r>
            <w:r w:rsidRPr="006A5AF6">
              <w:rPr>
                <w:rFonts w:cs="B Lotus"/>
                <w:rtl/>
              </w:rPr>
              <w:t xml:space="preserve"> </w:t>
            </w:r>
            <w:r w:rsidRPr="006A5AF6">
              <w:rPr>
                <w:rFonts w:cs="B Lotus" w:hint="cs"/>
                <w:rtl/>
              </w:rPr>
              <w:t>شده</w:t>
            </w:r>
            <w:r w:rsidRPr="006A5AF6">
              <w:rPr>
                <w:rFonts w:cs="B Lotus"/>
                <w:rtl/>
              </w:rPr>
              <w:t xml:space="preserve"> </w:t>
            </w:r>
            <w:r w:rsidRPr="006A5AF6">
              <w:rPr>
                <w:rFonts w:cs="B Lotus" w:hint="cs"/>
                <w:rtl/>
              </w:rPr>
              <w:t>با</w:t>
            </w:r>
            <w:r w:rsidRPr="006A5AF6">
              <w:rPr>
                <w:rFonts w:cs="B Lotus"/>
                <w:rtl/>
              </w:rPr>
              <w:t xml:space="preserve"> </w:t>
            </w:r>
            <w:r w:rsidRPr="006A5AF6">
              <w:rPr>
                <w:rFonts w:cs="B Lotus" w:hint="cs"/>
                <w:rtl/>
              </w:rPr>
              <w:t>پلاک</w:t>
            </w:r>
            <w:r w:rsidRPr="006A5AF6">
              <w:rPr>
                <w:rFonts w:cs="B Lotus"/>
                <w:rtl/>
              </w:rPr>
              <w:t xml:space="preserve"> </w:t>
            </w:r>
            <w:r w:rsidRPr="006A5AF6">
              <w:rPr>
                <w:rFonts w:cs="B Lotus" w:hint="cs"/>
                <w:rtl/>
              </w:rPr>
              <w:t>ورودی</w:t>
            </w:r>
            <w:r w:rsidRPr="006A5AF6">
              <w:rPr>
                <w:rFonts w:cs="B Lotus"/>
                <w:rtl/>
              </w:rPr>
              <w:t xml:space="preserve"> </w:t>
            </w:r>
            <w:r w:rsidRPr="006A5AF6">
              <w:rPr>
                <w:rFonts w:cs="B Lotus" w:hint="cs"/>
                <w:rtl/>
              </w:rPr>
              <w:t>انتقالی</w:t>
            </w:r>
            <w:r w:rsidRPr="006A5AF6">
              <w:rPr>
                <w:rFonts w:cs="B Lotus"/>
                <w:rtl/>
              </w:rPr>
              <w:t xml:space="preserve"> </w:t>
            </w:r>
            <w:r w:rsidRPr="006A5AF6">
              <w:rPr>
                <w:rFonts w:cs="B Lotus" w:hint="cs"/>
                <w:rtl/>
              </w:rPr>
              <w:t>یکسان</w:t>
            </w:r>
            <w:r w:rsidRPr="006A5AF6">
              <w:rPr>
                <w:rFonts w:cs="B Lotus"/>
                <w:rtl/>
              </w:rPr>
              <w:t xml:space="preserve"> </w:t>
            </w:r>
            <w:r w:rsidRPr="006A5AF6">
              <w:rPr>
                <w:rFonts w:cs="B Lotus" w:hint="cs"/>
                <w:rtl/>
              </w:rPr>
              <w:t>نیست</w:t>
            </w:r>
          </w:p>
        </w:tc>
      </w:tr>
      <w:tr w:rsidR="006A5AF6" w:rsidRPr="006A5AF6" w14:paraId="6DFDBDA6"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44DF0B5F" w14:textId="62FCB841" w:rsidR="006A5AF6" w:rsidRPr="006A5AF6" w:rsidRDefault="006A5AF6" w:rsidP="006A5AF6">
            <w:pPr>
              <w:jc w:val="center"/>
              <w:rPr>
                <w:rFonts w:cs="B Lotus"/>
                <w:rtl/>
              </w:rPr>
            </w:pPr>
            <w:r w:rsidRPr="006A5AF6">
              <w:rPr>
                <w:rFonts w:cs="B Lotus"/>
                <w:rtl/>
              </w:rPr>
              <w:t>254</w:t>
            </w:r>
          </w:p>
        </w:tc>
        <w:tc>
          <w:tcPr>
            <w:tcW w:w="8414" w:type="dxa"/>
          </w:tcPr>
          <w:p w14:paraId="3BC41F9E" w14:textId="14357347" w:rsidR="006A5AF6" w:rsidRPr="00A367A7" w:rsidRDefault="006A5AF6" w:rsidP="006A5AF6">
            <w:pPr>
              <w:cnfStyle w:val="000000100000" w:firstRow="0" w:lastRow="0" w:firstColumn="0" w:lastColumn="0" w:oddVBand="0" w:evenVBand="0" w:oddHBand="1" w:evenHBand="0" w:firstRowFirstColumn="0" w:firstRowLastColumn="0" w:lastRowFirstColumn="0" w:lastRowLastColumn="0"/>
              <w:rPr>
                <w:rFonts w:cs="B Lotus"/>
              </w:rPr>
            </w:pPr>
            <w:r w:rsidRPr="006A5AF6">
              <w:rPr>
                <w:rFonts w:cs="B Lotus"/>
              </w:rPr>
              <w:t>ShftPlkSrl</w:t>
            </w:r>
            <w:r w:rsidRPr="006A5AF6">
              <w:rPr>
                <w:rFonts w:cs="B Lotus"/>
                <w:rtl/>
              </w:rPr>
              <w:t xml:space="preserve"> - </w:t>
            </w:r>
            <w:r w:rsidRPr="006A5AF6">
              <w:rPr>
                <w:rFonts w:cs="B Lotus" w:hint="cs"/>
                <w:rtl/>
              </w:rPr>
              <w:t>شماره</w:t>
            </w:r>
            <w:r w:rsidRPr="006A5AF6">
              <w:rPr>
                <w:rFonts w:cs="B Lotus"/>
                <w:rtl/>
              </w:rPr>
              <w:t xml:space="preserve"> </w:t>
            </w:r>
            <w:r w:rsidRPr="006A5AF6">
              <w:rPr>
                <w:rFonts w:cs="B Lotus" w:hint="cs"/>
                <w:rtl/>
              </w:rPr>
              <w:t>سریال</w:t>
            </w:r>
            <w:r w:rsidRPr="006A5AF6">
              <w:rPr>
                <w:rFonts w:cs="B Lotus"/>
                <w:rtl/>
              </w:rPr>
              <w:t xml:space="preserve"> </w:t>
            </w:r>
            <w:r w:rsidRPr="006A5AF6">
              <w:rPr>
                <w:rFonts w:cs="B Lotus" w:hint="cs"/>
                <w:rtl/>
              </w:rPr>
              <w:t>پلاک</w:t>
            </w:r>
            <w:r w:rsidRPr="006A5AF6">
              <w:rPr>
                <w:rFonts w:cs="B Lotus"/>
                <w:rtl/>
              </w:rPr>
              <w:t xml:space="preserve"> </w:t>
            </w:r>
            <w:r w:rsidRPr="006A5AF6">
              <w:rPr>
                <w:rFonts w:cs="B Lotus" w:hint="cs"/>
                <w:rtl/>
              </w:rPr>
              <w:t>انتقالی</w:t>
            </w:r>
            <w:r w:rsidRPr="006A5AF6">
              <w:rPr>
                <w:rFonts w:cs="B Lotus"/>
                <w:rtl/>
              </w:rPr>
              <w:t xml:space="preserve"> </w:t>
            </w:r>
            <w:r w:rsidRPr="006A5AF6">
              <w:rPr>
                <w:rFonts w:cs="B Lotus" w:hint="cs"/>
                <w:rtl/>
              </w:rPr>
              <w:t>استعلام</w:t>
            </w:r>
            <w:r w:rsidRPr="006A5AF6">
              <w:rPr>
                <w:rFonts w:cs="B Lotus"/>
                <w:rtl/>
              </w:rPr>
              <w:t xml:space="preserve"> </w:t>
            </w:r>
            <w:r w:rsidRPr="006A5AF6">
              <w:rPr>
                <w:rFonts w:cs="B Lotus" w:hint="cs"/>
                <w:rtl/>
              </w:rPr>
              <w:t>شده</w:t>
            </w:r>
            <w:r w:rsidRPr="006A5AF6">
              <w:rPr>
                <w:rFonts w:cs="B Lotus"/>
                <w:rtl/>
              </w:rPr>
              <w:t xml:space="preserve"> </w:t>
            </w:r>
            <w:r w:rsidRPr="006A5AF6">
              <w:rPr>
                <w:rFonts w:cs="B Lotus" w:hint="cs"/>
                <w:rtl/>
              </w:rPr>
              <w:t>با</w:t>
            </w:r>
            <w:r w:rsidRPr="006A5AF6">
              <w:rPr>
                <w:rFonts w:cs="B Lotus"/>
                <w:rtl/>
              </w:rPr>
              <w:t xml:space="preserve"> </w:t>
            </w:r>
            <w:r w:rsidRPr="006A5AF6">
              <w:rPr>
                <w:rFonts w:cs="B Lotus" w:hint="cs"/>
                <w:rtl/>
              </w:rPr>
              <w:t>پلاک</w:t>
            </w:r>
            <w:r w:rsidRPr="006A5AF6">
              <w:rPr>
                <w:rFonts w:cs="B Lotus"/>
                <w:rtl/>
              </w:rPr>
              <w:t xml:space="preserve"> </w:t>
            </w:r>
            <w:r w:rsidRPr="006A5AF6">
              <w:rPr>
                <w:rFonts w:cs="B Lotus" w:hint="cs"/>
                <w:rtl/>
              </w:rPr>
              <w:t>ورودی</w:t>
            </w:r>
            <w:r w:rsidRPr="006A5AF6">
              <w:rPr>
                <w:rFonts w:cs="B Lotus"/>
                <w:rtl/>
              </w:rPr>
              <w:t xml:space="preserve"> </w:t>
            </w:r>
            <w:r w:rsidRPr="006A5AF6">
              <w:rPr>
                <w:rFonts w:cs="B Lotus" w:hint="cs"/>
                <w:rtl/>
              </w:rPr>
              <w:t>انتقالی</w:t>
            </w:r>
            <w:r w:rsidRPr="006A5AF6">
              <w:rPr>
                <w:rFonts w:cs="B Lotus"/>
                <w:rtl/>
              </w:rPr>
              <w:t xml:space="preserve"> </w:t>
            </w:r>
            <w:r w:rsidRPr="006A5AF6">
              <w:rPr>
                <w:rFonts w:cs="B Lotus" w:hint="cs"/>
                <w:rtl/>
              </w:rPr>
              <w:t>یکسان</w:t>
            </w:r>
            <w:r w:rsidRPr="006A5AF6">
              <w:rPr>
                <w:rFonts w:cs="B Lotus"/>
                <w:rtl/>
              </w:rPr>
              <w:t xml:space="preserve"> </w:t>
            </w:r>
            <w:r w:rsidRPr="006A5AF6">
              <w:rPr>
                <w:rFonts w:cs="B Lotus" w:hint="cs"/>
                <w:rtl/>
              </w:rPr>
              <w:t>نیست</w:t>
            </w:r>
          </w:p>
        </w:tc>
      </w:tr>
      <w:tr w:rsidR="006A5AF6" w:rsidRPr="006A5AF6" w14:paraId="52A1E4BF"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CA725A0" w14:textId="61942037" w:rsidR="006A5AF6" w:rsidRPr="006A5AF6" w:rsidRDefault="006A5AF6" w:rsidP="006A5AF6">
            <w:pPr>
              <w:jc w:val="center"/>
              <w:rPr>
                <w:rFonts w:cs="B Lotus"/>
                <w:rtl/>
              </w:rPr>
            </w:pPr>
            <w:r w:rsidRPr="006A5AF6">
              <w:rPr>
                <w:rFonts w:cs="B Lotus"/>
                <w:rtl/>
              </w:rPr>
              <w:t>255</w:t>
            </w:r>
          </w:p>
        </w:tc>
        <w:tc>
          <w:tcPr>
            <w:tcW w:w="8414" w:type="dxa"/>
          </w:tcPr>
          <w:p w14:paraId="335B5A3F" w14:textId="0AA4CB61" w:rsidR="006A5AF6" w:rsidRPr="00A367A7" w:rsidRDefault="006A5AF6" w:rsidP="006A5AF6">
            <w:pPr>
              <w:cnfStyle w:val="000000000000" w:firstRow="0" w:lastRow="0" w:firstColumn="0" w:lastColumn="0" w:oddVBand="0" w:evenVBand="0" w:oddHBand="0" w:evenHBand="0" w:firstRowFirstColumn="0" w:firstRowLastColumn="0" w:lastRowFirstColumn="0" w:lastRowLastColumn="0"/>
              <w:rPr>
                <w:rFonts w:cs="B Lotus"/>
              </w:rPr>
            </w:pPr>
            <w:r w:rsidRPr="006A5AF6">
              <w:rPr>
                <w:rFonts w:cs="B Lotus"/>
              </w:rPr>
              <w:t>NtnlId</w:t>
            </w:r>
            <w:r w:rsidRPr="006A5AF6">
              <w:rPr>
                <w:rFonts w:cs="B Lotus"/>
                <w:rtl/>
              </w:rPr>
              <w:t xml:space="preserve"> - </w:t>
            </w:r>
            <w:r w:rsidRPr="006A5AF6">
              <w:rPr>
                <w:rFonts w:cs="B Lotus" w:hint="cs"/>
                <w:rtl/>
              </w:rPr>
              <w:t>شماره</w:t>
            </w:r>
            <w:r w:rsidRPr="006A5AF6">
              <w:rPr>
                <w:rFonts w:cs="B Lotus"/>
                <w:rtl/>
              </w:rPr>
              <w:t xml:space="preserve"> </w:t>
            </w:r>
            <w:r w:rsidRPr="006A5AF6">
              <w:rPr>
                <w:rFonts w:cs="B Lotus" w:hint="cs"/>
                <w:rtl/>
              </w:rPr>
              <w:t>ملي</w:t>
            </w:r>
            <w:r w:rsidRPr="006A5AF6">
              <w:rPr>
                <w:rFonts w:cs="B Lotus"/>
                <w:rtl/>
              </w:rPr>
              <w:t xml:space="preserve"> </w:t>
            </w:r>
            <w:r w:rsidRPr="006A5AF6">
              <w:rPr>
                <w:rFonts w:cs="B Lotus" w:hint="cs"/>
                <w:rtl/>
              </w:rPr>
              <w:t>وارد</w:t>
            </w:r>
            <w:r w:rsidRPr="006A5AF6">
              <w:rPr>
                <w:rFonts w:cs="B Lotus"/>
                <w:rtl/>
              </w:rPr>
              <w:t xml:space="preserve"> </w:t>
            </w:r>
            <w:r w:rsidRPr="006A5AF6">
              <w:rPr>
                <w:rFonts w:cs="B Lotus" w:hint="cs"/>
                <w:rtl/>
              </w:rPr>
              <w:t>شده</w:t>
            </w:r>
            <w:r w:rsidRPr="006A5AF6">
              <w:rPr>
                <w:rFonts w:cs="B Lotus"/>
                <w:rtl/>
              </w:rPr>
              <w:t xml:space="preserve"> </w:t>
            </w:r>
            <w:r w:rsidRPr="006A5AF6">
              <w:rPr>
                <w:rFonts w:cs="B Lotus" w:hint="cs"/>
                <w:rtl/>
              </w:rPr>
              <w:t>با</w:t>
            </w:r>
            <w:r w:rsidRPr="006A5AF6">
              <w:rPr>
                <w:rFonts w:cs="B Lotus"/>
                <w:rtl/>
              </w:rPr>
              <w:t xml:space="preserve"> </w:t>
            </w:r>
            <w:r w:rsidRPr="006A5AF6">
              <w:rPr>
                <w:rFonts w:cs="B Lotus" w:hint="cs"/>
                <w:rtl/>
              </w:rPr>
              <w:t>شماره</w:t>
            </w:r>
            <w:r w:rsidRPr="006A5AF6">
              <w:rPr>
                <w:rFonts w:cs="B Lotus"/>
                <w:rtl/>
              </w:rPr>
              <w:t xml:space="preserve"> </w:t>
            </w:r>
            <w:r w:rsidRPr="006A5AF6">
              <w:rPr>
                <w:rFonts w:cs="B Lotus" w:hint="cs"/>
                <w:rtl/>
              </w:rPr>
              <w:t>ملي</w:t>
            </w:r>
            <w:r w:rsidRPr="006A5AF6">
              <w:rPr>
                <w:rFonts w:cs="B Lotus"/>
                <w:rtl/>
              </w:rPr>
              <w:t xml:space="preserve"> </w:t>
            </w:r>
            <w:r w:rsidRPr="006A5AF6">
              <w:rPr>
                <w:rFonts w:cs="B Lotus" w:hint="cs"/>
                <w:rtl/>
              </w:rPr>
              <w:t>استعلام</w:t>
            </w:r>
            <w:r w:rsidRPr="006A5AF6">
              <w:rPr>
                <w:rFonts w:cs="B Lotus"/>
                <w:rtl/>
              </w:rPr>
              <w:t xml:space="preserve"> </w:t>
            </w:r>
            <w:r w:rsidRPr="006A5AF6">
              <w:rPr>
                <w:rFonts w:cs="B Lotus" w:hint="cs"/>
                <w:rtl/>
              </w:rPr>
              <w:t>شده</w:t>
            </w:r>
            <w:r w:rsidRPr="006A5AF6">
              <w:rPr>
                <w:rFonts w:cs="B Lotus"/>
                <w:rtl/>
              </w:rPr>
              <w:t xml:space="preserve"> </w:t>
            </w:r>
            <w:r w:rsidRPr="006A5AF6">
              <w:rPr>
                <w:rFonts w:cs="B Lotus" w:hint="cs"/>
                <w:rtl/>
              </w:rPr>
              <w:t>از</w:t>
            </w:r>
            <w:r w:rsidRPr="006A5AF6">
              <w:rPr>
                <w:rFonts w:cs="B Lotus"/>
                <w:rtl/>
              </w:rPr>
              <w:t xml:space="preserve"> </w:t>
            </w:r>
            <w:r w:rsidRPr="006A5AF6">
              <w:rPr>
                <w:rFonts w:cs="B Lotus" w:hint="cs"/>
                <w:rtl/>
              </w:rPr>
              <w:t>سرويس</w:t>
            </w:r>
            <w:r w:rsidRPr="006A5AF6">
              <w:rPr>
                <w:rFonts w:cs="B Lotus"/>
                <w:rtl/>
              </w:rPr>
              <w:t xml:space="preserve"> </w:t>
            </w:r>
            <w:r w:rsidRPr="006A5AF6">
              <w:rPr>
                <w:rFonts w:cs="B Lotus" w:hint="cs"/>
                <w:rtl/>
              </w:rPr>
              <w:t>ناجا</w:t>
            </w:r>
            <w:r w:rsidRPr="006A5AF6">
              <w:rPr>
                <w:rFonts w:cs="B Lotus"/>
                <w:rtl/>
              </w:rPr>
              <w:t xml:space="preserve"> </w:t>
            </w:r>
            <w:r w:rsidRPr="006A5AF6">
              <w:rPr>
                <w:rFonts w:cs="B Lotus" w:hint="cs"/>
                <w:rtl/>
              </w:rPr>
              <w:t>مغايرت</w:t>
            </w:r>
            <w:r w:rsidRPr="006A5AF6">
              <w:rPr>
                <w:rFonts w:cs="B Lotus"/>
                <w:rtl/>
              </w:rPr>
              <w:t xml:space="preserve"> </w:t>
            </w:r>
            <w:r w:rsidRPr="006A5AF6">
              <w:rPr>
                <w:rFonts w:cs="B Lotus" w:hint="cs"/>
                <w:rtl/>
              </w:rPr>
              <w:t>دارد</w:t>
            </w:r>
          </w:p>
        </w:tc>
      </w:tr>
      <w:tr w:rsidR="006A5AF6" w:rsidRPr="006A5AF6" w14:paraId="59E1B212"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53E9592A" w14:textId="6F1B0334" w:rsidR="006A5AF6" w:rsidRPr="006A5AF6" w:rsidRDefault="006A5AF6" w:rsidP="006A5AF6">
            <w:pPr>
              <w:jc w:val="center"/>
              <w:rPr>
                <w:rFonts w:cs="B Lotus"/>
                <w:rtl/>
              </w:rPr>
            </w:pPr>
            <w:r w:rsidRPr="006A5AF6">
              <w:rPr>
                <w:rFonts w:cs="B Lotus"/>
                <w:rtl/>
              </w:rPr>
              <w:t>256</w:t>
            </w:r>
          </w:p>
        </w:tc>
        <w:tc>
          <w:tcPr>
            <w:tcW w:w="8414" w:type="dxa"/>
          </w:tcPr>
          <w:p w14:paraId="3A0E83C3" w14:textId="7A56E037" w:rsidR="006A5AF6" w:rsidRPr="00A367A7" w:rsidRDefault="006A5AF6" w:rsidP="006A5AF6">
            <w:pPr>
              <w:cnfStyle w:val="000000100000" w:firstRow="0" w:lastRow="0" w:firstColumn="0" w:lastColumn="0" w:oddVBand="0" w:evenVBand="0" w:oddHBand="1" w:evenHBand="0" w:firstRowFirstColumn="0" w:firstRowLastColumn="0" w:lastRowFirstColumn="0" w:lastRowLastColumn="0"/>
              <w:rPr>
                <w:rFonts w:cs="B Lotus"/>
              </w:rPr>
            </w:pPr>
            <w:r w:rsidRPr="006A5AF6">
              <w:rPr>
                <w:rFonts w:cs="B Lotus"/>
              </w:rPr>
              <w:t>ShftNtnlId</w:t>
            </w:r>
            <w:r w:rsidRPr="006A5AF6">
              <w:rPr>
                <w:rFonts w:cs="B Lotus"/>
                <w:rtl/>
              </w:rPr>
              <w:t xml:space="preserve"> - </w:t>
            </w:r>
            <w:r w:rsidRPr="006A5AF6">
              <w:rPr>
                <w:rFonts w:cs="B Lotus" w:hint="cs"/>
                <w:rtl/>
              </w:rPr>
              <w:t>شماره</w:t>
            </w:r>
            <w:r w:rsidRPr="006A5AF6">
              <w:rPr>
                <w:rFonts w:cs="B Lotus"/>
                <w:rtl/>
              </w:rPr>
              <w:t xml:space="preserve"> </w:t>
            </w:r>
            <w:r w:rsidRPr="006A5AF6">
              <w:rPr>
                <w:rFonts w:cs="B Lotus" w:hint="cs"/>
                <w:rtl/>
              </w:rPr>
              <w:t>ملی</w:t>
            </w:r>
            <w:r w:rsidRPr="006A5AF6">
              <w:rPr>
                <w:rFonts w:cs="B Lotus"/>
                <w:rtl/>
              </w:rPr>
              <w:t xml:space="preserve"> </w:t>
            </w:r>
            <w:r w:rsidRPr="006A5AF6">
              <w:rPr>
                <w:rFonts w:cs="B Lotus" w:hint="cs"/>
                <w:rtl/>
              </w:rPr>
              <w:t>انتقالی</w:t>
            </w:r>
            <w:r w:rsidRPr="006A5AF6">
              <w:rPr>
                <w:rFonts w:cs="B Lotus"/>
                <w:rtl/>
              </w:rPr>
              <w:t xml:space="preserve"> </w:t>
            </w:r>
            <w:r w:rsidRPr="006A5AF6">
              <w:rPr>
                <w:rFonts w:cs="B Lotus" w:hint="cs"/>
                <w:rtl/>
              </w:rPr>
              <w:t>وارد</w:t>
            </w:r>
            <w:r w:rsidRPr="006A5AF6">
              <w:rPr>
                <w:rFonts w:cs="B Lotus"/>
                <w:rtl/>
              </w:rPr>
              <w:t xml:space="preserve"> </w:t>
            </w:r>
            <w:r w:rsidRPr="006A5AF6">
              <w:rPr>
                <w:rFonts w:cs="B Lotus" w:hint="cs"/>
                <w:rtl/>
              </w:rPr>
              <w:t>شده</w:t>
            </w:r>
            <w:r w:rsidRPr="006A5AF6">
              <w:rPr>
                <w:rFonts w:cs="B Lotus"/>
                <w:rtl/>
              </w:rPr>
              <w:t xml:space="preserve"> </w:t>
            </w:r>
            <w:r w:rsidRPr="006A5AF6">
              <w:rPr>
                <w:rFonts w:cs="B Lotus" w:hint="cs"/>
                <w:rtl/>
              </w:rPr>
              <w:t>با</w:t>
            </w:r>
            <w:r w:rsidRPr="006A5AF6">
              <w:rPr>
                <w:rFonts w:cs="B Lotus"/>
                <w:rtl/>
              </w:rPr>
              <w:t xml:space="preserve"> </w:t>
            </w:r>
            <w:r w:rsidRPr="006A5AF6">
              <w:rPr>
                <w:rFonts w:cs="B Lotus" w:hint="cs"/>
                <w:rtl/>
              </w:rPr>
              <w:t>شماره</w:t>
            </w:r>
            <w:r w:rsidRPr="006A5AF6">
              <w:rPr>
                <w:rFonts w:cs="B Lotus"/>
                <w:rtl/>
              </w:rPr>
              <w:t xml:space="preserve"> </w:t>
            </w:r>
            <w:r w:rsidRPr="006A5AF6">
              <w:rPr>
                <w:rFonts w:cs="B Lotus" w:hint="cs"/>
                <w:rtl/>
              </w:rPr>
              <w:t>ملی</w:t>
            </w:r>
            <w:r w:rsidRPr="006A5AF6">
              <w:rPr>
                <w:rFonts w:cs="B Lotus"/>
                <w:rtl/>
              </w:rPr>
              <w:t xml:space="preserve"> </w:t>
            </w:r>
            <w:r w:rsidRPr="006A5AF6">
              <w:rPr>
                <w:rFonts w:cs="B Lotus" w:hint="cs"/>
                <w:rtl/>
              </w:rPr>
              <w:t>انتقالی</w:t>
            </w:r>
            <w:r w:rsidRPr="006A5AF6">
              <w:rPr>
                <w:rFonts w:cs="B Lotus"/>
                <w:rtl/>
              </w:rPr>
              <w:t xml:space="preserve"> </w:t>
            </w:r>
            <w:r w:rsidRPr="006A5AF6">
              <w:rPr>
                <w:rFonts w:cs="B Lotus" w:hint="cs"/>
                <w:rtl/>
              </w:rPr>
              <w:t>استعلامی</w:t>
            </w:r>
            <w:r w:rsidRPr="006A5AF6">
              <w:rPr>
                <w:rFonts w:cs="B Lotus"/>
                <w:rtl/>
              </w:rPr>
              <w:t xml:space="preserve"> </w:t>
            </w:r>
            <w:r w:rsidRPr="006A5AF6">
              <w:rPr>
                <w:rFonts w:cs="B Lotus" w:hint="cs"/>
                <w:rtl/>
              </w:rPr>
              <w:t>از</w:t>
            </w:r>
            <w:r w:rsidRPr="006A5AF6">
              <w:rPr>
                <w:rFonts w:cs="B Lotus"/>
                <w:rtl/>
              </w:rPr>
              <w:t xml:space="preserve"> </w:t>
            </w:r>
            <w:r w:rsidRPr="006A5AF6">
              <w:rPr>
                <w:rFonts w:cs="B Lotus" w:hint="cs"/>
                <w:rtl/>
              </w:rPr>
              <w:t>سرویس</w:t>
            </w:r>
            <w:r w:rsidRPr="006A5AF6">
              <w:rPr>
                <w:rFonts w:cs="B Lotus"/>
                <w:rtl/>
              </w:rPr>
              <w:t xml:space="preserve"> </w:t>
            </w:r>
            <w:r w:rsidRPr="006A5AF6">
              <w:rPr>
                <w:rFonts w:cs="B Lotus" w:hint="cs"/>
                <w:rtl/>
              </w:rPr>
              <w:t>ناجا</w:t>
            </w:r>
            <w:r w:rsidRPr="006A5AF6">
              <w:rPr>
                <w:rFonts w:cs="B Lotus"/>
                <w:rtl/>
              </w:rPr>
              <w:t xml:space="preserve"> </w:t>
            </w:r>
            <w:r w:rsidRPr="006A5AF6">
              <w:rPr>
                <w:rFonts w:cs="B Lotus" w:hint="cs"/>
                <w:rtl/>
              </w:rPr>
              <w:t>مغایرت</w:t>
            </w:r>
            <w:r w:rsidRPr="006A5AF6">
              <w:rPr>
                <w:rFonts w:cs="B Lotus"/>
                <w:rtl/>
              </w:rPr>
              <w:t xml:space="preserve"> </w:t>
            </w:r>
            <w:r w:rsidRPr="006A5AF6">
              <w:rPr>
                <w:rFonts w:cs="B Lotus" w:hint="cs"/>
                <w:rtl/>
              </w:rPr>
              <w:t>دارد</w:t>
            </w:r>
          </w:p>
        </w:tc>
      </w:tr>
      <w:tr w:rsidR="006A5AF6" w:rsidRPr="006A5AF6" w14:paraId="72DAC093"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300A568A" w14:textId="71E4A7C5" w:rsidR="006A5AF6" w:rsidRPr="006A5AF6" w:rsidRDefault="006A5AF6" w:rsidP="006A5AF6">
            <w:pPr>
              <w:jc w:val="center"/>
              <w:rPr>
                <w:rFonts w:cs="B Lotus"/>
                <w:rtl/>
              </w:rPr>
            </w:pPr>
            <w:r w:rsidRPr="006A5AF6">
              <w:rPr>
                <w:rFonts w:cs="B Lotus"/>
                <w:rtl/>
              </w:rPr>
              <w:t>449</w:t>
            </w:r>
          </w:p>
        </w:tc>
        <w:tc>
          <w:tcPr>
            <w:tcW w:w="8414" w:type="dxa"/>
          </w:tcPr>
          <w:p w14:paraId="17A6BE2F" w14:textId="6C053244" w:rsidR="006A5AF6" w:rsidRPr="00A367A7" w:rsidRDefault="006A5AF6" w:rsidP="006A5AF6">
            <w:pPr>
              <w:cnfStyle w:val="000000000000" w:firstRow="0" w:lastRow="0" w:firstColumn="0" w:lastColumn="0" w:oddVBand="0" w:evenVBand="0" w:oddHBand="0" w:evenHBand="0" w:firstRowFirstColumn="0" w:firstRowLastColumn="0" w:lastRowFirstColumn="0" w:lastRowLastColumn="0"/>
              <w:rPr>
                <w:rFonts w:cs="B Lotus"/>
              </w:rPr>
            </w:pPr>
            <w:r w:rsidRPr="006A5AF6">
              <w:rPr>
                <w:rFonts w:cs="B Lotus"/>
              </w:rPr>
              <w:t>NtnlId,Mbl</w:t>
            </w:r>
            <w:r w:rsidRPr="006A5AF6">
              <w:rPr>
                <w:rFonts w:cs="B Lotus"/>
                <w:rtl/>
              </w:rPr>
              <w:t xml:space="preserve"> - </w:t>
            </w:r>
            <w:r w:rsidRPr="006A5AF6">
              <w:rPr>
                <w:rFonts w:cs="B Lotus" w:hint="cs"/>
                <w:rtl/>
              </w:rPr>
              <w:t>شماره</w:t>
            </w:r>
            <w:r w:rsidRPr="006A5AF6">
              <w:rPr>
                <w:rFonts w:cs="B Lotus"/>
                <w:rtl/>
              </w:rPr>
              <w:t xml:space="preserve"> </w:t>
            </w:r>
            <w:r w:rsidRPr="006A5AF6">
              <w:rPr>
                <w:rFonts w:cs="B Lotus" w:hint="cs"/>
                <w:rtl/>
              </w:rPr>
              <w:t>موبایل</w:t>
            </w:r>
            <w:r w:rsidRPr="006A5AF6">
              <w:rPr>
                <w:rFonts w:cs="B Lotus"/>
                <w:rtl/>
              </w:rPr>
              <w:t xml:space="preserve"> </w:t>
            </w:r>
            <w:r w:rsidRPr="006A5AF6">
              <w:rPr>
                <w:rFonts w:cs="B Lotus" w:hint="cs"/>
                <w:rtl/>
              </w:rPr>
              <w:t>واردشده</w:t>
            </w:r>
            <w:r w:rsidRPr="006A5AF6">
              <w:rPr>
                <w:rFonts w:cs="B Lotus"/>
                <w:rtl/>
              </w:rPr>
              <w:t xml:space="preserve"> </w:t>
            </w:r>
            <w:r w:rsidRPr="006A5AF6">
              <w:rPr>
                <w:rFonts w:cs="B Lotus" w:hint="cs"/>
                <w:rtl/>
              </w:rPr>
              <w:t>مربوط</w:t>
            </w:r>
            <w:r w:rsidRPr="006A5AF6">
              <w:rPr>
                <w:rFonts w:cs="B Lotus"/>
                <w:rtl/>
              </w:rPr>
              <w:t xml:space="preserve"> </w:t>
            </w:r>
            <w:r w:rsidRPr="006A5AF6">
              <w:rPr>
                <w:rFonts w:cs="B Lotus" w:hint="cs"/>
                <w:rtl/>
              </w:rPr>
              <w:t>به</w:t>
            </w:r>
            <w:r w:rsidRPr="006A5AF6">
              <w:rPr>
                <w:rFonts w:cs="B Lotus"/>
                <w:rtl/>
              </w:rPr>
              <w:t xml:space="preserve"> </w:t>
            </w:r>
            <w:r w:rsidRPr="006A5AF6">
              <w:rPr>
                <w:rFonts w:cs="B Lotus" w:hint="cs"/>
                <w:rtl/>
              </w:rPr>
              <w:t>کدملی</w:t>
            </w:r>
            <w:r w:rsidRPr="006A5AF6">
              <w:rPr>
                <w:rFonts w:cs="B Lotus"/>
                <w:rtl/>
              </w:rPr>
              <w:t xml:space="preserve"> </w:t>
            </w:r>
            <w:r w:rsidRPr="006A5AF6">
              <w:rPr>
                <w:rFonts w:cs="B Lotus" w:hint="cs"/>
                <w:rtl/>
              </w:rPr>
              <w:t>بیمه</w:t>
            </w:r>
            <w:r w:rsidRPr="006A5AF6">
              <w:rPr>
                <w:rFonts w:cs="B Lotus"/>
                <w:rtl/>
              </w:rPr>
              <w:t xml:space="preserve"> </w:t>
            </w:r>
            <w:r w:rsidRPr="006A5AF6">
              <w:rPr>
                <w:rFonts w:cs="B Lotus" w:hint="cs"/>
                <w:rtl/>
              </w:rPr>
              <w:t>گذار</w:t>
            </w:r>
            <w:r w:rsidRPr="006A5AF6">
              <w:rPr>
                <w:rFonts w:cs="B Lotus"/>
                <w:rtl/>
              </w:rPr>
              <w:t xml:space="preserve"> </w:t>
            </w:r>
            <w:r w:rsidRPr="006A5AF6">
              <w:rPr>
                <w:rFonts w:cs="B Lotus" w:hint="cs"/>
                <w:rtl/>
              </w:rPr>
              <w:t>نمی</w:t>
            </w:r>
            <w:r w:rsidRPr="006A5AF6">
              <w:rPr>
                <w:rFonts w:cs="B Lotus"/>
                <w:rtl/>
              </w:rPr>
              <w:t xml:space="preserve"> </w:t>
            </w:r>
            <w:r w:rsidRPr="006A5AF6">
              <w:rPr>
                <w:rFonts w:cs="B Lotus" w:hint="cs"/>
                <w:rtl/>
              </w:rPr>
              <w:t>باشد</w:t>
            </w:r>
          </w:p>
        </w:tc>
      </w:tr>
      <w:tr w:rsidR="006A5AF6" w:rsidRPr="006A5AF6" w14:paraId="7BD848C5"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856FCBA" w14:textId="1E6644BB" w:rsidR="006A5AF6" w:rsidRPr="006A5AF6" w:rsidRDefault="006A5AF6" w:rsidP="006A5AF6">
            <w:pPr>
              <w:jc w:val="center"/>
              <w:rPr>
                <w:rFonts w:cs="B Lotus"/>
                <w:rtl/>
              </w:rPr>
            </w:pPr>
            <w:r w:rsidRPr="006A5AF6">
              <w:rPr>
                <w:rFonts w:cs="B Lotus"/>
                <w:rtl/>
              </w:rPr>
              <w:lastRenderedPageBreak/>
              <w:t>450</w:t>
            </w:r>
          </w:p>
        </w:tc>
        <w:tc>
          <w:tcPr>
            <w:tcW w:w="8414" w:type="dxa"/>
          </w:tcPr>
          <w:p w14:paraId="7C2A3FA3" w14:textId="54676E4F" w:rsidR="006A5AF6" w:rsidRPr="00A367A7" w:rsidRDefault="006A5AF6" w:rsidP="006A5AF6">
            <w:pPr>
              <w:cnfStyle w:val="000000100000" w:firstRow="0" w:lastRow="0" w:firstColumn="0" w:lastColumn="0" w:oddVBand="0" w:evenVBand="0" w:oddHBand="1" w:evenHBand="0" w:firstRowFirstColumn="0" w:firstRowLastColumn="0" w:lastRowFirstColumn="0" w:lastRowLastColumn="0"/>
              <w:rPr>
                <w:rFonts w:cs="B Lotus"/>
              </w:rPr>
            </w:pPr>
            <w:r w:rsidRPr="006A5AF6">
              <w:rPr>
                <w:rFonts w:cs="B Lotus"/>
              </w:rPr>
              <w:t>PlcyDurDy,BgnDte,EndDte</w:t>
            </w:r>
            <w:r w:rsidRPr="006A5AF6">
              <w:rPr>
                <w:rFonts w:cs="B Lotus"/>
                <w:rtl/>
              </w:rPr>
              <w:t xml:space="preserve"> - </w:t>
            </w:r>
            <w:r w:rsidRPr="006A5AF6">
              <w:rPr>
                <w:rFonts w:cs="B Lotus" w:hint="cs"/>
                <w:rtl/>
              </w:rPr>
              <w:t>تعداد</w:t>
            </w:r>
            <w:r w:rsidRPr="006A5AF6">
              <w:rPr>
                <w:rFonts w:cs="B Lotus"/>
                <w:rtl/>
              </w:rPr>
              <w:t xml:space="preserve"> </w:t>
            </w:r>
            <w:r w:rsidRPr="006A5AF6">
              <w:rPr>
                <w:rFonts w:cs="B Lotus" w:hint="cs"/>
                <w:rtl/>
              </w:rPr>
              <w:t>روزهای</w:t>
            </w:r>
            <w:r w:rsidRPr="006A5AF6">
              <w:rPr>
                <w:rFonts w:cs="B Lotus"/>
                <w:rtl/>
              </w:rPr>
              <w:t xml:space="preserve"> </w:t>
            </w:r>
            <w:r w:rsidRPr="006A5AF6">
              <w:rPr>
                <w:rFonts w:cs="B Lotus" w:hint="cs"/>
                <w:rtl/>
              </w:rPr>
              <w:t>بیمه</w:t>
            </w:r>
            <w:r w:rsidRPr="006A5AF6">
              <w:rPr>
                <w:rFonts w:cs="B Lotus"/>
                <w:rtl/>
              </w:rPr>
              <w:t xml:space="preserve"> </w:t>
            </w:r>
            <w:r w:rsidRPr="006A5AF6">
              <w:rPr>
                <w:rFonts w:cs="B Lotus" w:hint="cs"/>
                <w:rtl/>
              </w:rPr>
              <w:t>نامه</w:t>
            </w:r>
            <w:r w:rsidRPr="006A5AF6">
              <w:rPr>
                <w:rFonts w:cs="B Lotus"/>
                <w:rtl/>
              </w:rPr>
              <w:t xml:space="preserve"> </w:t>
            </w:r>
            <w:r w:rsidRPr="006A5AF6">
              <w:rPr>
                <w:rFonts w:cs="B Lotus" w:hint="cs"/>
                <w:rtl/>
              </w:rPr>
              <w:t>برابر</w:t>
            </w:r>
            <w:r w:rsidRPr="006A5AF6">
              <w:rPr>
                <w:rFonts w:cs="B Lotus"/>
                <w:rtl/>
              </w:rPr>
              <w:t xml:space="preserve"> </w:t>
            </w:r>
            <w:r w:rsidRPr="006A5AF6">
              <w:rPr>
                <w:rFonts w:cs="B Lotus" w:hint="cs"/>
                <w:rtl/>
              </w:rPr>
              <w:t>با</w:t>
            </w:r>
            <w:r w:rsidRPr="006A5AF6">
              <w:rPr>
                <w:rFonts w:cs="B Lotus"/>
                <w:rtl/>
              </w:rPr>
              <w:t xml:space="preserve"> </w:t>
            </w:r>
            <w:r w:rsidRPr="006A5AF6">
              <w:rPr>
                <w:rFonts w:cs="B Lotus" w:hint="cs"/>
                <w:rtl/>
              </w:rPr>
              <w:t>فاصله</w:t>
            </w:r>
            <w:r w:rsidRPr="006A5AF6">
              <w:rPr>
                <w:rFonts w:cs="B Lotus"/>
                <w:rtl/>
              </w:rPr>
              <w:t xml:space="preserve"> </w:t>
            </w:r>
            <w:r w:rsidRPr="006A5AF6">
              <w:rPr>
                <w:rFonts w:cs="B Lotus" w:hint="cs"/>
                <w:rtl/>
              </w:rPr>
              <w:t>بین</w:t>
            </w:r>
            <w:r w:rsidRPr="006A5AF6">
              <w:rPr>
                <w:rFonts w:cs="B Lotus"/>
                <w:rtl/>
              </w:rPr>
              <w:t xml:space="preserve"> </w:t>
            </w:r>
            <w:r w:rsidRPr="006A5AF6">
              <w:rPr>
                <w:rFonts w:cs="B Lotus" w:hint="cs"/>
                <w:rtl/>
              </w:rPr>
              <w:t>تاریخ</w:t>
            </w:r>
            <w:r w:rsidRPr="006A5AF6">
              <w:rPr>
                <w:rFonts w:cs="B Lotus"/>
                <w:rtl/>
              </w:rPr>
              <w:t xml:space="preserve"> </w:t>
            </w:r>
            <w:r w:rsidRPr="006A5AF6">
              <w:rPr>
                <w:rFonts w:cs="B Lotus" w:hint="cs"/>
                <w:rtl/>
              </w:rPr>
              <w:t>شروع</w:t>
            </w:r>
            <w:r w:rsidRPr="006A5AF6">
              <w:rPr>
                <w:rFonts w:cs="B Lotus"/>
                <w:rtl/>
              </w:rPr>
              <w:t xml:space="preserve"> </w:t>
            </w:r>
            <w:r w:rsidRPr="006A5AF6">
              <w:rPr>
                <w:rFonts w:cs="B Lotus" w:hint="cs"/>
                <w:rtl/>
              </w:rPr>
              <w:t>و</w:t>
            </w:r>
            <w:r w:rsidRPr="006A5AF6">
              <w:rPr>
                <w:rFonts w:cs="B Lotus"/>
                <w:rtl/>
              </w:rPr>
              <w:t xml:space="preserve"> </w:t>
            </w:r>
            <w:r w:rsidRPr="006A5AF6">
              <w:rPr>
                <w:rFonts w:cs="B Lotus" w:hint="cs"/>
                <w:rtl/>
              </w:rPr>
              <w:t>پایان</w:t>
            </w:r>
            <w:r w:rsidRPr="006A5AF6">
              <w:rPr>
                <w:rFonts w:cs="B Lotus"/>
                <w:rtl/>
              </w:rPr>
              <w:t xml:space="preserve"> </w:t>
            </w:r>
            <w:r w:rsidRPr="006A5AF6">
              <w:rPr>
                <w:rFonts w:cs="B Lotus" w:hint="cs"/>
                <w:rtl/>
              </w:rPr>
              <w:t>بیمه</w:t>
            </w:r>
            <w:r w:rsidRPr="006A5AF6">
              <w:rPr>
                <w:rFonts w:cs="B Lotus"/>
                <w:rtl/>
              </w:rPr>
              <w:t xml:space="preserve"> </w:t>
            </w:r>
            <w:r w:rsidRPr="006A5AF6">
              <w:rPr>
                <w:rFonts w:cs="B Lotus" w:hint="cs"/>
                <w:rtl/>
              </w:rPr>
              <w:t>نامه</w:t>
            </w:r>
            <w:r w:rsidRPr="006A5AF6">
              <w:rPr>
                <w:rFonts w:cs="B Lotus"/>
                <w:rtl/>
              </w:rPr>
              <w:t xml:space="preserve"> </w:t>
            </w:r>
            <w:r w:rsidRPr="006A5AF6">
              <w:rPr>
                <w:rFonts w:cs="B Lotus" w:hint="cs"/>
                <w:rtl/>
              </w:rPr>
              <w:t>نیست</w:t>
            </w:r>
          </w:p>
        </w:tc>
      </w:tr>
      <w:tr w:rsidR="006A5AF6" w:rsidRPr="006A5AF6" w14:paraId="23DD1FB6"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29DB2E0E" w14:textId="1EFFA544" w:rsidR="006A5AF6" w:rsidRPr="006A5AF6" w:rsidRDefault="006A5AF6" w:rsidP="006A5AF6">
            <w:pPr>
              <w:jc w:val="center"/>
              <w:rPr>
                <w:rFonts w:cs="B Lotus"/>
                <w:rtl/>
              </w:rPr>
            </w:pPr>
            <w:r w:rsidRPr="006A5AF6">
              <w:rPr>
                <w:rFonts w:cs="B Lotus"/>
                <w:rtl/>
              </w:rPr>
              <w:t>451</w:t>
            </w:r>
          </w:p>
        </w:tc>
        <w:tc>
          <w:tcPr>
            <w:tcW w:w="8414" w:type="dxa"/>
          </w:tcPr>
          <w:p w14:paraId="5882900D" w14:textId="5073F001" w:rsidR="006A5AF6" w:rsidRPr="00A367A7" w:rsidRDefault="006A5AF6" w:rsidP="006A5AF6">
            <w:pPr>
              <w:cnfStyle w:val="000000000000" w:firstRow="0" w:lastRow="0" w:firstColumn="0" w:lastColumn="0" w:oddVBand="0" w:evenVBand="0" w:oddHBand="0" w:evenHBand="0" w:firstRowFirstColumn="0" w:firstRowLastColumn="0" w:lastRowFirstColumn="0" w:lastRowLastColumn="0"/>
              <w:rPr>
                <w:rFonts w:cs="B Lotus"/>
              </w:rPr>
            </w:pPr>
            <w:r w:rsidRPr="006A5AF6">
              <w:rPr>
                <w:rFonts w:cs="B Lotus"/>
              </w:rPr>
              <w:t>PlcyDurDy,@CalcTypCod</w:t>
            </w:r>
            <w:r w:rsidRPr="006A5AF6">
              <w:rPr>
                <w:rFonts w:cs="B Lotus"/>
                <w:rtl/>
              </w:rPr>
              <w:t xml:space="preserve"> - </w:t>
            </w:r>
            <w:r w:rsidRPr="006A5AF6">
              <w:rPr>
                <w:rFonts w:cs="B Lotus" w:hint="cs"/>
                <w:rtl/>
              </w:rPr>
              <w:t>تعداد</w:t>
            </w:r>
            <w:r w:rsidRPr="006A5AF6">
              <w:rPr>
                <w:rFonts w:cs="B Lotus"/>
                <w:rtl/>
              </w:rPr>
              <w:t xml:space="preserve"> </w:t>
            </w:r>
            <w:r w:rsidRPr="006A5AF6">
              <w:rPr>
                <w:rFonts w:cs="B Lotus" w:hint="cs"/>
                <w:rtl/>
              </w:rPr>
              <w:t>روزهای</w:t>
            </w:r>
            <w:r w:rsidRPr="006A5AF6">
              <w:rPr>
                <w:rFonts w:cs="B Lotus"/>
                <w:rtl/>
              </w:rPr>
              <w:t xml:space="preserve"> </w:t>
            </w:r>
            <w:r w:rsidRPr="006A5AF6">
              <w:rPr>
                <w:rFonts w:cs="B Lotus" w:hint="cs"/>
                <w:rtl/>
              </w:rPr>
              <w:t>بیمه</w:t>
            </w:r>
            <w:r w:rsidRPr="006A5AF6">
              <w:rPr>
                <w:rFonts w:cs="B Lotus"/>
                <w:rtl/>
              </w:rPr>
              <w:t xml:space="preserve"> </w:t>
            </w:r>
            <w:r w:rsidRPr="006A5AF6">
              <w:rPr>
                <w:rFonts w:cs="B Lotus" w:hint="cs"/>
                <w:rtl/>
              </w:rPr>
              <w:t>نامه</w:t>
            </w:r>
            <w:r w:rsidRPr="006A5AF6">
              <w:rPr>
                <w:rFonts w:cs="B Lotus"/>
                <w:rtl/>
              </w:rPr>
              <w:t xml:space="preserve"> </w:t>
            </w:r>
            <w:r w:rsidRPr="006A5AF6">
              <w:rPr>
                <w:rFonts w:cs="B Lotus" w:hint="cs"/>
                <w:rtl/>
              </w:rPr>
              <w:t>برابر</w:t>
            </w:r>
            <w:r w:rsidRPr="006A5AF6">
              <w:rPr>
                <w:rFonts w:cs="B Lotus"/>
                <w:rtl/>
              </w:rPr>
              <w:t xml:space="preserve"> </w:t>
            </w:r>
            <w:r w:rsidRPr="006A5AF6">
              <w:rPr>
                <w:rFonts w:cs="B Lotus" w:hint="cs"/>
                <w:rtl/>
              </w:rPr>
              <w:t>با</w:t>
            </w:r>
            <w:r w:rsidRPr="006A5AF6">
              <w:rPr>
                <w:rFonts w:cs="B Lotus"/>
                <w:rtl/>
              </w:rPr>
              <w:t xml:space="preserve"> </w:t>
            </w:r>
            <w:r w:rsidRPr="006A5AF6">
              <w:rPr>
                <w:rFonts w:cs="B Lotus" w:hint="cs"/>
                <w:rtl/>
              </w:rPr>
              <w:t>یک</w:t>
            </w:r>
            <w:r w:rsidRPr="006A5AF6">
              <w:rPr>
                <w:rFonts w:cs="B Lotus"/>
                <w:rtl/>
              </w:rPr>
              <w:t xml:space="preserve"> </w:t>
            </w:r>
            <w:r w:rsidRPr="006A5AF6">
              <w:rPr>
                <w:rFonts w:cs="B Lotus" w:hint="cs"/>
                <w:rtl/>
              </w:rPr>
              <w:t>سال</w:t>
            </w:r>
            <w:r w:rsidRPr="006A5AF6">
              <w:rPr>
                <w:rFonts w:cs="B Lotus"/>
                <w:rtl/>
              </w:rPr>
              <w:t xml:space="preserve"> </w:t>
            </w:r>
            <w:r w:rsidRPr="006A5AF6">
              <w:rPr>
                <w:rFonts w:cs="B Lotus" w:hint="cs"/>
                <w:rtl/>
              </w:rPr>
              <w:t>نیست،</w:t>
            </w:r>
            <w:r w:rsidRPr="006A5AF6">
              <w:rPr>
                <w:rFonts w:cs="B Lotus"/>
                <w:rtl/>
              </w:rPr>
              <w:t xml:space="preserve"> </w:t>
            </w:r>
            <w:r w:rsidRPr="006A5AF6">
              <w:rPr>
                <w:rFonts w:cs="B Lotus" w:hint="cs"/>
                <w:rtl/>
              </w:rPr>
              <w:t>ولی</w:t>
            </w:r>
            <w:r w:rsidRPr="006A5AF6">
              <w:rPr>
                <w:rFonts w:cs="B Lotus"/>
                <w:rtl/>
              </w:rPr>
              <w:t xml:space="preserve"> </w:t>
            </w:r>
            <w:r w:rsidRPr="006A5AF6">
              <w:rPr>
                <w:rFonts w:cs="B Lotus" w:hint="cs"/>
                <w:rtl/>
              </w:rPr>
              <w:t>نوع</w:t>
            </w:r>
            <w:r w:rsidRPr="006A5AF6">
              <w:rPr>
                <w:rFonts w:cs="B Lotus"/>
                <w:rtl/>
              </w:rPr>
              <w:t xml:space="preserve"> </w:t>
            </w:r>
            <w:r w:rsidRPr="006A5AF6">
              <w:rPr>
                <w:rFonts w:cs="B Lotus" w:hint="cs"/>
                <w:rtl/>
              </w:rPr>
              <w:t>نوع</w:t>
            </w:r>
            <w:r w:rsidRPr="006A5AF6">
              <w:rPr>
                <w:rFonts w:cs="B Lotus"/>
                <w:rtl/>
              </w:rPr>
              <w:t xml:space="preserve"> </w:t>
            </w:r>
            <w:r w:rsidRPr="006A5AF6">
              <w:rPr>
                <w:rFonts w:cs="B Lotus" w:hint="cs"/>
                <w:rtl/>
              </w:rPr>
              <w:t>محاسبه</w:t>
            </w:r>
            <w:r w:rsidRPr="006A5AF6">
              <w:rPr>
                <w:rFonts w:cs="B Lotus"/>
                <w:rtl/>
              </w:rPr>
              <w:t xml:space="preserve"> </w:t>
            </w:r>
            <w:r w:rsidRPr="006A5AF6">
              <w:rPr>
                <w:rFonts w:cs="B Lotus" w:hint="cs"/>
                <w:rtl/>
              </w:rPr>
              <w:t>مالی،</w:t>
            </w:r>
            <w:r w:rsidRPr="006A5AF6">
              <w:rPr>
                <w:rFonts w:cs="B Lotus"/>
                <w:rtl/>
              </w:rPr>
              <w:t xml:space="preserve"> </w:t>
            </w:r>
            <w:r w:rsidRPr="006A5AF6">
              <w:rPr>
                <w:rFonts w:cs="B Lotus" w:hint="cs"/>
                <w:rtl/>
              </w:rPr>
              <w:t>یکساله</w:t>
            </w:r>
            <w:r w:rsidRPr="006A5AF6">
              <w:rPr>
                <w:rFonts w:cs="B Lotus"/>
                <w:rtl/>
              </w:rPr>
              <w:t xml:space="preserve"> </w:t>
            </w:r>
            <w:r w:rsidRPr="006A5AF6">
              <w:rPr>
                <w:rFonts w:cs="B Lotus" w:hint="cs"/>
                <w:rtl/>
              </w:rPr>
              <w:t>است</w:t>
            </w:r>
          </w:p>
        </w:tc>
      </w:tr>
      <w:tr w:rsidR="006A5AF6" w:rsidRPr="006A5AF6" w14:paraId="1B84CD52"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3FD9D16B" w14:textId="0ACB2916" w:rsidR="006A5AF6" w:rsidRPr="006A5AF6" w:rsidRDefault="006A5AF6" w:rsidP="006A5AF6">
            <w:pPr>
              <w:jc w:val="center"/>
              <w:rPr>
                <w:rFonts w:cs="B Lotus"/>
                <w:rtl/>
              </w:rPr>
            </w:pPr>
            <w:r w:rsidRPr="006A5AF6">
              <w:rPr>
                <w:rFonts w:cs="B Lotus"/>
                <w:rtl/>
              </w:rPr>
              <w:t>184</w:t>
            </w:r>
          </w:p>
        </w:tc>
        <w:tc>
          <w:tcPr>
            <w:tcW w:w="8414" w:type="dxa"/>
          </w:tcPr>
          <w:p w14:paraId="2243BBB5" w14:textId="2EF3F8DA" w:rsidR="006A5AF6" w:rsidRPr="00A367A7" w:rsidRDefault="006A5AF6" w:rsidP="006A5AF6">
            <w:pPr>
              <w:cnfStyle w:val="000000100000" w:firstRow="0" w:lastRow="0" w:firstColumn="0" w:lastColumn="0" w:oddVBand="0" w:evenVBand="0" w:oddHBand="1" w:evenHBand="0" w:firstRowFirstColumn="0" w:firstRowLastColumn="0" w:lastRowFirstColumn="0" w:lastRowLastColumn="0"/>
              <w:rPr>
                <w:rFonts w:cs="B Lotus"/>
              </w:rPr>
            </w:pPr>
            <w:r w:rsidRPr="006A5AF6">
              <w:rPr>
                <w:rFonts w:cs="B Lotus"/>
              </w:rPr>
              <w:t>PlkOwnUnIrnCod</w:t>
            </w:r>
            <w:r w:rsidRPr="006A5AF6">
              <w:rPr>
                <w:rFonts w:cs="B Lotus"/>
                <w:rtl/>
              </w:rPr>
              <w:t xml:space="preserve"> - </w:t>
            </w:r>
            <w:r w:rsidRPr="006A5AF6">
              <w:rPr>
                <w:rFonts w:cs="B Lotus" w:hint="cs"/>
                <w:rtl/>
              </w:rPr>
              <w:t>کد</w:t>
            </w:r>
            <w:r w:rsidRPr="006A5AF6">
              <w:rPr>
                <w:rFonts w:cs="B Lotus"/>
                <w:rtl/>
              </w:rPr>
              <w:t xml:space="preserve"> </w:t>
            </w:r>
            <w:r w:rsidRPr="006A5AF6">
              <w:rPr>
                <w:rFonts w:cs="B Lotus" w:hint="cs"/>
                <w:rtl/>
              </w:rPr>
              <w:t>اتباع</w:t>
            </w:r>
            <w:r w:rsidRPr="006A5AF6">
              <w:rPr>
                <w:rFonts w:cs="B Lotus"/>
                <w:rtl/>
              </w:rPr>
              <w:t xml:space="preserve"> </w:t>
            </w:r>
            <w:r w:rsidRPr="006A5AF6">
              <w:rPr>
                <w:rFonts w:cs="B Lotus" w:hint="cs"/>
                <w:rtl/>
              </w:rPr>
              <w:t>مالک</w:t>
            </w:r>
            <w:r w:rsidRPr="006A5AF6">
              <w:rPr>
                <w:rFonts w:cs="B Lotus"/>
                <w:rtl/>
              </w:rPr>
              <w:t xml:space="preserve"> </w:t>
            </w:r>
            <w:r w:rsidRPr="006A5AF6">
              <w:rPr>
                <w:rFonts w:cs="B Lotus" w:hint="cs"/>
                <w:rtl/>
              </w:rPr>
              <w:t>خالی</w:t>
            </w:r>
            <w:r w:rsidRPr="006A5AF6">
              <w:rPr>
                <w:rFonts w:cs="B Lotus"/>
                <w:rtl/>
              </w:rPr>
              <w:t xml:space="preserve"> </w:t>
            </w:r>
            <w:r w:rsidRPr="006A5AF6">
              <w:rPr>
                <w:rFonts w:cs="B Lotus" w:hint="cs"/>
                <w:rtl/>
              </w:rPr>
              <w:t>می</w:t>
            </w:r>
            <w:r w:rsidRPr="006A5AF6">
              <w:rPr>
                <w:rFonts w:cs="B Lotus"/>
                <w:rtl/>
              </w:rPr>
              <w:t xml:space="preserve"> </w:t>
            </w:r>
            <w:r w:rsidRPr="006A5AF6">
              <w:rPr>
                <w:rFonts w:cs="B Lotus" w:hint="cs"/>
                <w:rtl/>
              </w:rPr>
              <w:t>باشد</w:t>
            </w:r>
          </w:p>
        </w:tc>
      </w:tr>
      <w:tr w:rsidR="006A5AF6" w:rsidRPr="006A5AF6" w14:paraId="7E68E655"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93F8EB5" w14:textId="609E7E16" w:rsidR="006A5AF6" w:rsidRPr="006A5AF6" w:rsidRDefault="006A5AF6" w:rsidP="006A5AF6">
            <w:pPr>
              <w:jc w:val="center"/>
              <w:rPr>
                <w:rFonts w:cs="B Lotus"/>
                <w:rtl/>
              </w:rPr>
            </w:pPr>
            <w:r w:rsidRPr="006A5AF6">
              <w:rPr>
                <w:rFonts w:cs="B Lotus"/>
                <w:rtl/>
              </w:rPr>
              <w:t>185</w:t>
            </w:r>
          </w:p>
        </w:tc>
        <w:tc>
          <w:tcPr>
            <w:tcW w:w="8414" w:type="dxa"/>
          </w:tcPr>
          <w:p w14:paraId="1652B7FB" w14:textId="3B58095B" w:rsidR="006A5AF6" w:rsidRPr="00A367A7" w:rsidRDefault="006A5AF6" w:rsidP="006A5AF6">
            <w:pPr>
              <w:cnfStyle w:val="000000000000" w:firstRow="0" w:lastRow="0" w:firstColumn="0" w:lastColumn="0" w:oddVBand="0" w:evenVBand="0" w:oddHBand="0" w:evenHBand="0" w:firstRowFirstColumn="0" w:firstRowLastColumn="0" w:lastRowFirstColumn="0" w:lastRowLastColumn="0"/>
              <w:rPr>
                <w:rFonts w:cs="B Lotus"/>
              </w:rPr>
            </w:pPr>
            <w:r w:rsidRPr="006A5AF6">
              <w:rPr>
                <w:rFonts w:cs="B Lotus"/>
              </w:rPr>
              <w:t>FuelTypCod</w:t>
            </w:r>
            <w:r w:rsidRPr="006A5AF6">
              <w:rPr>
                <w:rFonts w:cs="B Lotus"/>
                <w:rtl/>
              </w:rPr>
              <w:t xml:space="preserve"> - </w:t>
            </w:r>
            <w:r w:rsidRPr="006A5AF6">
              <w:rPr>
                <w:rFonts w:cs="B Lotus" w:hint="cs"/>
                <w:rtl/>
              </w:rPr>
              <w:t>کد</w:t>
            </w:r>
            <w:r w:rsidRPr="006A5AF6">
              <w:rPr>
                <w:rFonts w:cs="B Lotus"/>
                <w:rtl/>
              </w:rPr>
              <w:t xml:space="preserve"> </w:t>
            </w:r>
            <w:r w:rsidRPr="006A5AF6">
              <w:rPr>
                <w:rFonts w:cs="B Lotus" w:hint="cs"/>
                <w:rtl/>
              </w:rPr>
              <w:t>نوع</w:t>
            </w:r>
            <w:r w:rsidRPr="006A5AF6">
              <w:rPr>
                <w:rFonts w:cs="B Lotus"/>
                <w:rtl/>
              </w:rPr>
              <w:t xml:space="preserve"> </w:t>
            </w:r>
            <w:r w:rsidRPr="006A5AF6">
              <w:rPr>
                <w:rFonts w:cs="B Lotus" w:hint="cs"/>
                <w:rtl/>
              </w:rPr>
              <w:t>سوخت</w:t>
            </w:r>
            <w:r w:rsidRPr="006A5AF6">
              <w:rPr>
                <w:rFonts w:cs="B Lotus"/>
                <w:rtl/>
              </w:rPr>
              <w:t xml:space="preserve"> </w:t>
            </w:r>
            <w:r w:rsidRPr="006A5AF6">
              <w:rPr>
                <w:rFonts w:cs="B Lotus" w:hint="cs"/>
                <w:rtl/>
              </w:rPr>
              <w:t>خالی</w:t>
            </w:r>
            <w:r w:rsidRPr="006A5AF6">
              <w:rPr>
                <w:rFonts w:cs="B Lotus"/>
                <w:rtl/>
              </w:rPr>
              <w:t xml:space="preserve"> </w:t>
            </w:r>
            <w:r w:rsidRPr="006A5AF6">
              <w:rPr>
                <w:rFonts w:cs="B Lotus" w:hint="cs"/>
                <w:rtl/>
              </w:rPr>
              <w:t>است</w:t>
            </w:r>
          </w:p>
        </w:tc>
      </w:tr>
      <w:tr w:rsidR="006A5AF6" w:rsidRPr="006A5AF6" w14:paraId="34BFE937"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426B7CD" w14:textId="3B6BA919" w:rsidR="006A5AF6" w:rsidRPr="006A5AF6" w:rsidRDefault="006A5AF6" w:rsidP="006A5AF6">
            <w:pPr>
              <w:jc w:val="center"/>
              <w:rPr>
                <w:rFonts w:cs="B Lotus"/>
                <w:rtl/>
              </w:rPr>
            </w:pPr>
            <w:r w:rsidRPr="006A5AF6">
              <w:rPr>
                <w:rFonts w:cs="B Lotus"/>
                <w:rtl/>
              </w:rPr>
              <w:t>183</w:t>
            </w:r>
          </w:p>
        </w:tc>
        <w:tc>
          <w:tcPr>
            <w:tcW w:w="8414" w:type="dxa"/>
          </w:tcPr>
          <w:p w14:paraId="3C661EFF" w14:textId="2C42F109" w:rsidR="006A5AF6" w:rsidRPr="00A367A7" w:rsidRDefault="006A5AF6" w:rsidP="006A5AF6">
            <w:pPr>
              <w:cnfStyle w:val="000000100000" w:firstRow="0" w:lastRow="0" w:firstColumn="0" w:lastColumn="0" w:oddVBand="0" w:evenVBand="0" w:oddHBand="1" w:evenHBand="0" w:firstRowFirstColumn="0" w:firstRowLastColumn="0" w:lastRowFirstColumn="0" w:lastRowLastColumn="0"/>
              <w:rPr>
                <w:rFonts w:cs="B Lotus"/>
              </w:rPr>
            </w:pPr>
            <w:r w:rsidRPr="006A5AF6">
              <w:rPr>
                <w:rFonts w:cs="B Lotus"/>
              </w:rPr>
              <w:t>PlkOwnLglId</w:t>
            </w:r>
            <w:r w:rsidRPr="006A5AF6">
              <w:rPr>
                <w:rFonts w:cs="B Lotus"/>
                <w:rtl/>
              </w:rPr>
              <w:t xml:space="preserve"> - </w:t>
            </w:r>
            <w:r w:rsidRPr="006A5AF6">
              <w:rPr>
                <w:rFonts w:cs="B Lotus" w:hint="cs"/>
                <w:rtl/>
              </w:rPr>
              <w:t>شناسه</w:t>
            </w:r>
            <w:r w:rsidRPr="006A5AF6">
              <w:rPr>
                <w:rFonts w:cs="B Lotus"/>
                <w:rtl/>
              </w:rPr>
              <w:t xml:space="preserve"> </w:t>
            </w:r>
            <w:r w:rsidRPr="006A5AF6">
              <w:rPr>
                <w:rFonts w:cs="B Lotus" w:hint="cs"/>
                <w:rtl/>
              </w:rPr>
              <w:t>ملی</w:t>
            </w:r>
            <w:r w:rsidRPr="006A5AF6">
              <w:rPr>
                <w:rFonts w:cs="B Lotus"/>
                <w:rtl/>
              </w:rPr>
              <w:t xml:space="preserve"> </w:t>
            </w:r>
            <w:r w:rsidRPr="006A5AF6">
              <w:rPr>
                <w:rFonts w:cs="B Lotus" w:hint="cs"/>
                <w:rtl/>
              </w:rPr>
              <w:t>حقوقی</w:t>
            </w:r>
            <w:r w:rsidRPr="006A5AF6">
              <w:rPr>
                <w:rFonts w:cs="B Lotus"/>
                <w:rtl/>
              </w:rPr>
              <w:t xml:space="preserve"> </w:t>
            </w:r>
            <w:r w:rsidRPr="006A5AF6">
              <w:rPr>
                <w:rFonts w:cs="B Lotus" w:hint="cs"/>
                <w:rtl/>
              </w:rPr>
              <w:t>مالک</w:t>
            </w:r>
            <w:r w:rsidRPr="006A5AF6">
              <w:rPr>
                <w:rFonts w:cs="B Lotus"/>
                <w:rtl/>
              </w:rPr>
              <w:t xml:space="preserve"> </w:t>
            </w:r>
            <w:r w:rsidRPr="006A5AF6">
              <w:rPr>
                <w:rFonts w:cs="B Lotus" w:hint="cs"/>
                <w:rtl/>
              </w:rPr>
              <w:t>خالی</w:t>
            </w:r>
            <w:r w:rsidRPr="006A5AF6">
              <w:rPr>
                <w:rFonts w:cs="B Lotus"/>
                <w:rtl/>
              </w:rPr>
              <w:t xml:space="preserve"> </w:t>
            </w:r>
            <w:r w:rsidRPr="006A5AF6">
              <w:rPr>
                <w:rFonts w:cs="B Lotus" w:hint="cs"/>
                <w:rtl/>
              </w:rPr>
              <w:t>می</w:t>
            </w:r>
            <w:r w:rsidRPr="006A5AF6">
              <w:rPr>
                <w:rFonts w:cs="B Lotus"/>
                <w:rtl/>
              </w:rPr>
              <w:t xml:space="preserve"> </w:t>
            </w:r>
            <w:r w:rsidRPr="006A5AF6">
              <w:rPr>
                <w:rFonts w:cs="B Lotus" w:hint="cs"/>
                <w:rtl/>
              </w:rPr>
              <w:t>باشد</w:t>
            </w:r>
          </w:p>
        </w:tc>
      </w:tr>
      <w:tr w:rsidR="006A5AF6" w:rsidRPr="006A5AF6" w14:paraId="48C7697F"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1826EA4B" w14:textId="1F25AEA7" w:rsidR="006A5AF6" w:rsidRPr="006A5AF6" w:rsidRDefault="006A5AF6" w:rsidP="006A5AF6">
            <w:pPr>
              <w:jc w:val="center"/>
              <w:rPr>
                <w:rFonts w:cs="B Lotus"/>
                <w:rtl/>
              </w:rPr>
            </w:pPr>
            <w:r w:rsidRPr="006A5AF6">
              <w:rPr>
                <w:rFonts w:cs="B Lotus"/>
                <w:rtl/>
              </w:rPr>
              <w:t>478</w:t>
            </w:r>
          </w:p>
        </w:tc>
        <w:tc>
          <w:tcPr>
            <w:tcW w:w="8414" w:type="dxa"/>
          </w:tcPr>
          <w:p w14:paraId="27F6F951" w14:textId="03AA01FB" w:rsidR="006A5AF6" w:rsidRPr="00A367A7" w:rsidRDefault="006A5AF6" w:rsidP="006A5AF6">
            <w:pPr>
              <w:cnfStyle w:val="000000000000" w:firstRow="0" w:lastRow="0" w:firstColumn="0" w:lastColumn="0" w:oddVBand="0" w:evenVBand="0" w:oddHBand="0" w:evenHBand="0" w:firstRowFirstColumn="0" w:firstRowLastColumn="0" w:lastRowFirstColumn="0" w:lastRowLastColumn="0"/>
              <w:rPr>
                <w:rFonts w:cs="B Lotus"/>
              </w:rPr>
            </w:pPr>
            <w:r w:rsidRPr="006A5AF6">
              <w:rPr>
                <w:rFonts w:cs="B Lotus"/>
              </w:rPr>
              <w:t>CarGrpCod</w:t>
            </w:r>
            <w:r w:rsidRPr="006A5AF6">
              <w:rPr>
                <w:rFonts w:cs="B Lotus"/>
                <w:rtl/>
              </w:rPr>
              <w:t xml:space="preserve"> - </w:t>
            </w:r>
            <w:r w:rsidRPr="006A5AF6">
              <w:rPr>
                <w:rFonts w:cs="B Lotus" w:hint="cs"/>
                <w:rtl/>
              </w:rPr>
              <w:t>عدم</w:t>
            </w:r>
            <w:r w:rsidRPr="006A5AF6">
              <w:rPr>
                <w:rFonts w:cs="B Lotus"/>
                <w:rtl/>
              </w:rPr>
              <w:t xml:space="preserve"> </w:t>
            </w:r>
            <w:r w:rsidRPr="006A5AF6">
              <w:rPr>
                <w:rFonts w:cs="B Lotus" w:hint="cs"/>
                <w:rtl/>
              </w:rPr>
              <w:t>رعایت</w:t>
            </w:r>
            <w:r w:rsidRPr="006A5AF6">
              <w:rPr>
                <w:rFonts w:cs="B Lotus"/>
                <w:rtl/>
              </w:rPr>
              <w:t xml:space="preserve"> </w:t>
            </w:r>
            <w:r w:rsidRPr="006A5AF6">
              <w:rPr>
                <w:rFonts w:cs="B Lotus" w:hint="cs"/>
                <w:rtl/>
              </w:rPr>
              <w:t>بخشنامه</w:t>
            </w:r>
            <w:r w:rsidRPr="006A5AF6">
              <w:rPr>
                <w:rFonts w:cs="B Lotus"/>
                <w:rtl/>
              </w:rPr>
              <w:t xml:space="preserve"> </w:t>
            </w:r>
            <w:r w:rsidRPr="006A5AF6">
              <w:rPr>
                <w:rFonts w:cs="B Lotus" w:hint="cs"/>
                <w:rtl/>
              </w:rPr>
              <w:t>بخشودگی</w:t>
            </w:r>
            <w:r w:rsidRPr="006A5AF6">
              <w:rPr>
                <w:rFonts w:cs="B Lotus"/>
                <w:rtl/>
              </w:rPr>
              <w:t xml:space="preserve"> </w:t>
            </w:r>
            <w:r w:rsidRPr="006A5AF6">
              <w:rPr>
                <w:rFonts w:cs="B Lotus" w:hint="cs"/>
                <w:rtl/>
              </w:rPr>
              <w:t>جریمه</w:t>
            </w:r>
            <w:r w:rsidRPr="006A5AF6">
              <w:rPr>
                <w:rFonts w:cs="B Lotus"/>
                <w:rtl/>
              </w:rPr>
              <w:t xml:space="preserve"> </w:t>
            </w:r>
            <w:r w:rsidRPr="006A5AF6">
              <w:rPr>
                <w:rFonts w:cs="B Lotus" w:hint="cs"/>
                <w:rtl/>
              </w:rPr>
              <w:t>صندوق</w:t>
            </w:r>
            <w:r w:rsidRPr="006A5AF6">
              <w:rPr>
                <w:rFonts w:cs="B Lotus"/>
                <w:rtl/>
              </w:rPr>
              <w:t xml:space="preserve"> </w:t>
            </w:r>
            <w:r w:rsidRPr="006A5AF6">
              <w:rPr>
                <w:rFonts w:cs="B Lotus" w:hint="cs"/>
                <w:rtl/>
              </w:rPr>
              <w:t>ویژه</w:t>
            </w:r>
            <w:r w:rsidRPr="006A5AF6">
              <w:rPr>
                <w:rFonts w:cs="B Lotus"/>
                <w:rtl/>
              </w:rPr>
              <w:t xml:space="preserve"> </w:t>
            </w:r>
            <w:r w:rsidRPr="006A5AF6">
              <w:rPr>
                <w:rFonts w:cs="B Lotus" w:hint="cs"/>
                <w:rtl/>
              </w:rPr>
              <w:t>موتورسیکلتها</w:t>
            </w:r>
            <w:r w:rsidRPr="006A5AF6">
              <w:rPr>
                <w:rFonts w:cs="B Lotus"/>
                <w:rtl/>
              </w:rPr>
              <w:t xml:space="preserve"> </w:t>
            </w:r>
            <w:r w:rsidRPr="006A5AF6">
              <w:rPr>
                <w:rFonts w:cs="B Lotus" w:hint="cs"/>
                <w:rtl/>
              </w:rPr>
              <w:t>و</w:t>
            </w:r>
            <w:r w:rsidRPr="006A5AF6">
              <w:rPr>
                <w:rFonts w:cs="B Lotus"/>
                <w:rtl/>
              </w:rPr>
              <w:t xml:space="preserve"> </w:t>
            </w:r>
            <w:r w:rsidRPr="006A5AF6">
              <w:rPr>
                <w:rFonts w:cs="B Lotus" w:hint="cs"/>
                <w:rtl/>
              </w:rPr>
              <w:t>ماشین</w:t>
            </w:r>
            <w:r w:rsidRPr="006A5AF6">
              <w:rPr>
                <w:rFonts w:cs="B Lotus"/>
                <w:rtl/>
              </w:rPr>
              <w:t xml:space="preserve"> </w:t>
            </w:r>
            <w:r w:rsidRPr="006A5AF6">
              <w:rPr>
                <w:rFonts w:cs="B Lotus" w:hint="cs"/>
                <w:rtl/>
              </w:rPr>
              <w:t>آلات</w:t>
            </w:r>
            <w:r w:rsidRPr="006A5AF6">
              <w:rPr>
                <w:rFonts w:cs="B Lotus"/>
                <w:rtl/>
              </w:rPr>
              <w:t xml:space="preserve"> </w:t>
            </w:r>
            <w:r w:rsidRPr="006A5AF6">
              <w:rPr>
                <w:rFonts w:cs="B Lotus" w:hint="cs"/>
                <w:rtl/>
              </w:rPr>
              <w:t>کشاورزی</w:t>
            </w:r>
            <w:r w:rsidRPr="006A5AF6">
              <w:rPr>
                <w:rFonts w:cs="B Lotus"/>
                <w:rtl/>
              </w:rPr>
              <w:t xml:space="preserve"> </w:t>
            </w:r>
            <w:r w:rsidRPr="006A5AF6">
              <w:rPr>
                <w:rFonts w:cs="B Lotus" w:hint="cs"/>
                <w:rtl/>
              </w:rPr>
              <w:t>در</w:t>
            </w:r>
            <w:r w:rsidRPr="006A5AF6">
              <w:rPr>
                <w:rFonts w:cs="B Lotus"/>
                <w:rtl/>
              </w:rPr>
              <w:t xml:space="preserve"> </w:t>
            </w:r>
            <w:r w:rsidRPr="006A5AF6">
              <w:rPr>
                <w:rFonts w:cs="B Lotus" w:hint="cs"/>
                <w:rtl/>
              </w:rPr>
              <w:t>تابستان</w:t>
            </w:r>
            <w:r w:rsidRPr="006A5AF6">
              <w:rPr>
                <w:rFonts w:cs="B Lotus"/>
                <w:rtl/>
              </w:rPr>
              <w:t xml:space="preserve"> </w:t>
            </w:r>
            <w:r w:rsidRPr="006A5AF6">
              <w:rPr>
                <w:rFonts w:cs="B Lotus" w:hint="cs"/>
                <w:rtl/>
              </w:rPr>
              <w:t>سال</w:t>
            </w:r>
            <w:r w:rsidRPr="006A5AF6">
              <w:rPr>
                <w:rFonts w:cs="B Lotus"/>
                <w:rtl/>
              </w:rPr>
              <w:t xml:space="preserve"> 1400</w:t>
            </w:r>
          </w:p>
        </w:tc>
      </w:tr>
      <w:tr w:rsidR="006A5AF6" w:rsidRPr="006A5AF6" w14:paraId="223E2561" w14:textId="77777777" w:rsidTr="006A5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693740CE" w14:textId="2C1AAE56" w:rsidR="006A5AF6" w:rsidRPr="006A5AF6" w:rsidRDefault="006A5AF6" w:rsidP="006A5AF6">
            <w:pPr>
              <w:jc w:val="center"/>
              <w:rPr>
                <w:rFonts w:cs="B Lotus"/>
                <w:rtl/>
              </w:rPr>
            </w:pPr>
            <w:r w:rsidRPr="006A5AF6">
              <w:rPr>
                <w:rFonts w:cs="B Lotus"/>
                <w:rtl/>
              </w:rPr>
              <w:t>452</w:t>
            </w:r>
          </w:p>
        </w:tc>
        <w:tc>
          <w:tcPr>
            <w:tcW w:w="8414" w:type="dxa"/>
          </w:tcPr>
          <w:p w14:paraId="07BE1527" w14:textId="169EDCE8" w:rsidR="006A5AF6" w:rsidRPr="00A367A7" w:rsidRDefault="006A5AF6" w:rsidP="006A5AF6">
            <w:pPr>
              <w:cnfStyle w:val="000000100000" w:firstRow="0" w:lastRow="0" w:firstColumn="0" w:lastColumn="0" w:oddVBand="0" w:evenVBand="0" w:oddHBand="1" w:evenHBand="0" w:firstRowFirstColumn="0" w:firstRowLastColumn="0" w:lastRowFirstColumn="0" w:lastRowLastColumn="0"/>
              <w:rPr>
                <w:rFonts w:cs="B Lotus"/>
              </w:rPr>
            </w:pPr>
            <w:r w:rsidRPr="006A5AF6">
              <w:rPr>
                <w:rFonts w:cs="B Lotus"/>
              </w:rPr>
              <w:t>ShftPlkTypCod</w:t>
            </w:r>
            <w:r w:rsidRPr="006A5AF6">
              <w:rPr>
                <w:rFonts w:cs="B Lotus"/>
                <w:rtl/>
              </w:rPr>
              <w:t xml:space="preserve"> - </w:t>
            </w:r>
            <w:r w:rsidRPr="006A5AF6">
              <w:rPr>
                <w:rFonts w:cs="B Lotus" w:hint="cs"/>
                <w:rtl/>
              </w:rPr>
              <w:t>کد</w:t>
            </w:r>
            <w:r w:rsidRPr="006A5AF6">
              <w:rPr>
                <w:rFonts w:cs="B Lotus"/>
                <w:rtl/>
              </w:rPr>
              <w:t xml:space="preserve"> </w:t>
            </w:r>
            <w:r w:rsidRPr="006A5AF6">
              <w:rPr>
                <w:rFonts w:cs="B Lotus" w:hint="cs"/>
                <w:rtl/>
              </w:rPr>
              <w:t>نوع</w:t>
            </w:r>
            <w:r w:rsidRPr="006A5AF6">
              <w:rPr>
                <w:rFonts w:cs="B Lotus"/>
                <w:rtl/>
              </w:rPr>
              <w:t xml:space="preserve"> </w:t>
            </w:r>
            <w:r w:rsidRPr="006A5AF6">
              <w:rPr>
                <w:rFonts w:cs="B Lotus" w:hint="cs"/>
                <w:rtl/>
              </w:rPr>
              <w:t>پلاک</w:t>
            </w:r>
            <w:r w:rsidRPr="006A5AF6">
              <w:rPr>
                <w:rFonts w:cs="B Lotus"/>
                <w:rtl/>
              </w:rPr>
              <w:t xml:space="preserve"> </w:t>
            </w:r>
            <w:r w:rsidRPr="006A5AF6">
              <w:rPr>
                <w:rFonts w:cs="B Lotus" w:hint="cs"/>
                <w:rtl/>
              </w:rPr>
              <w:t>نامعتبر</w:t>
            </w:r>
            <w:r w:rsidRPr="006A5AF6">
              <w:rPr>
                <w:rFonts w:cs="B Lotus"/>
                <w:rtl/>
              </w:rPr>
              <w:t xml:space="preserve"> </w:t>
            </w:r>
            <w:r w:rsidRPr="006A5AF6">
              <w:rPr>
                <w:rFonts w:cs="B Lotus" w:hint="cs"/>
                <w:rtl/>
              </w:rPr>
              <w:t>است</w:t>
            </w:r>
          </w:p>
        </w:tc>
      </w:tr>
      <w:tr w:rsidR="006A5AF6" w:rsidRPr="006A5AF6" w14:paraId="63F5E896" w14:textId="77777777" w:rsidTr="006A5AF6">
        <w:tc>
          <w:tcPr>
            <w:cnfStyle w:val="001000000000" w:firstRow="0" w:lastRow="0" w:firstColumn="1" w:lastColumn="0" w:oddVBand="0" w:evenVBand="0" w:oddHBand="0" w:evenHBand="0" w:firstRowFirstColumn="0" w:firstRowLastColumn="0" w:lastRowFirstColumn="0" w:lastRowLastColumn="0"/>
            <w:tcW w:w="840" w:type="dxa"/>
          </w:tcPr>
          <w:p w14:paraId="73202951" w14:textId="678D6494" w:rsidR="006A5AF6" w:rsidRPr="006A5AF6" w:rsidRDefault="006A5AF6" w:rsidP="006A5AF6">
            <w:pPr>
              <w:jc w:val="center"/>
              <w:rPr>
                <w:rFonts w:cs="B Lotus"/>
                <w:rtl/>
              </w:rPr>
            </w:pPr>
            <w:r w:rsidRPr="006A5AF6">
              <w:rPr>
                <w:rFonts w:cs="B Lotus"/>
                <w:rtl/>
              </w:rPr>
              <w:t>480</w:t>
            </w:r>
          </w:p>
        </w:tc>
        <w:tc>
          <w:tcPr>
            <w:tcW w:w="8414" w:type="dxa"/>
          </w:tcPr>
          <w:p w14:paraId="33DDEDBB" w14:textId="365879BA" w:rsidR="006A5AF6" w:rsidRPr="00A367A7" w:rsidRDefault="006A5AF6" w:rsidP="006A5AF6">
            <w:pPr>
              <w:cnfStyle w:val="000000000000" w:firstRow="0" w:lastRow="0" w:firstColumn="0" w:lastColumn="0" w:oddVBand="0" w:evenVBand="0" w:oddHBand="0" w:evenHBand="0" w:firstRowFirstColumn="0" w:firstRowLastColumn="0" w:lastRowFirstColumn="0" w:lastRowLastColumn="0"/>
              <w:rPr>
                <w:rFonts w:cs="B Lotus"/>
              </w:rPr>
            </w:pPr>
            <w:r w:rsidRPr="006A5AF6">
              <w:rPr>
                <w:rFonts w:cs="B Lotus"/>
              </w:rPr>
              <w:t>CarGrpCod</w:t>
            </w:r>
            <w:r w:rsidRPr="006A5AF6">
              <w:rPr>
                <w:rFonts w:cs="B Lotus"/>
                <w:rtl/>
              </w:rPr>
              <w:t xml:space="preserve"> - </w:t>
            </w:r>
            <w:r w:rsidRPr="006A5AF6">
              <w:rPr>
                <w:rFonts w:cs="B Lotus" w:hint="cs"/>
                <w:rtl/>
              </w:rPr>
              <w:t>عدم</w:t>
            </w:r>
            <w:r w:rsidRPr="006A5AF6">
              <w:rPr>
                <w:rFonts w:cs="B Lotus"/>
                <w:rtl/>
              </w:rPr>
              <w:t xml:space="preserve"> </w:t>
            </w:r>
            <w:r w:rsidRPr="006A5AF6">
              <w:rPr>
                <w:rFonts w:cs="B Lotus" w:hint="cs"/>
                <w:rtl/>
              </w:rPr>
              <w:t>رعایت</w:t>
            </w:r>
            <w:r w:rsidRPr="006A5AF6">
              <w:rPr>
                <w:rFonts w:cs="B Lotus"/>
                <w:rtl/>
              </w:rPr>
              <w:t xml:space="preserve"> </w:t>
            </w:r>
            <w:r w:rsidRPr="006A5AF6">
              <w:rPr>
                <w:rFonts w:cs="B Lotus" w:hint="cs"/>
                <w:rtl/>
              </w:rPr>
              <w:t>بخشنامه</w:t>
            </w:r>
            <w:r w:rsidRPr="006A5AF6">
              <w:rPr>
                <w:rFonts w:cs="B Lotus"/>
                <w:rtl/>
              </w:rPr>
              <w:t xml:space="preserve"> </w:t>
            </w:r>
            <w:r w:rsidRPr="006A5AF6">
              <w:rPr>
                <w:rFonts w:cs="B Lotus" w:hint="cs"/>
                <w:rtl/>
              </w:rPr>
              <w:t>بخشودگی</w:t>
            </w:r>
            <w:r w:rsidRPr="006A5AF6">
              <w:rPr>
                <w:rFonts w:cs="B Lotus"/>
                <w:rtl/>
              </w:rPr>
              <w:t xml:space="preserve"> </w:t>
            </w:r>
            <w:r w:rsidRPr="006A5AF6">
              <w:rPr>
                <w:rFonts w:cs="B Lotus" w:hint="cs"/>
                <w:rtl/>
              </w:rPr>
              <w:t>جریمه</w:t>
            </w:r>
            <w:r w:rsidRPr="006A5AF6">
              <w:rPr>
                <w:rFonts w:cs="B Lotus"/>
                <w:rtl/>
              </w:rPr>
              <w:t xml:space="preserve"> </w:t>
            </w:r>
            <w:r w:rsidRPr="006A5AF6">
              <w:rPr>
                <w:rFonts w:cs="B Lotus" w:hint="cs"/>
                <w:rtl/>
              </w:rPr>
              <w:t>صندوق</w:t>
            </w:r>
            <w:r w:rsidRPr="006A5AF6">
              <w:rPr>
                <w:rFonts w:cs="B Lotus"/>
                <w:rtl/>
              </w:rPr>
              <w:t xml:space="preserve"> </w:t>
            </w:r>
            <w:r w:rsidRPr="006A5AF6">
              <w:rPr>
                <w:rFonts w:cs="B Lotus" w:hint="cs"/>
                <w:rtl/>
              </w:rPr>
              <w:t>ویژه</w:t>
            </w:r>
            <w:r w:rsidRPr="006A5AF6">
              <w:rPr>
                <w:rFonts w:cs="B Lotus"/>
                <w:rtl/>
              </w:rPr>
              <w:t xml:space="preserve"> </w:t>
            </w:r>
            <w:r w:rsidRPr="006A5AF6">
              <w:rPr>
                <w:rFonts w:cs="B Lotus" w:hint="cs"/>
                <w:rtl/>
              </w:rPr>
              <w:t>کلیه</w:t>
            </w:r>
            <w:r w:rsidRPr="006A5AF6">
              <w:rPr>
                <w:rFonts w:cs="B Lotus"/>
                <w:rtl/>
              </w:rPr>
              <w:t xml:space="preserve"> </w:t>
            </w:r>
            <w:r w:rsidRPr="006A5AF6">
              <w:rPr>
                <w:rFonts w:cs="B Lotus" w:hint="cs"/>
                <w:rtl/>
              </w:rPr>
              <w:t>وسایل</w:t>
            </w:r>
            <w:r w:rsidRPr="006A5AF6">
              <w:rPr>
                <w:rFonts w:cs="B Lotus"/>
                <w:rtl/>
              </w:rPr>
              <w:t xml:space="preserve"> </w:t>
            </w:r>
            <w:r w:rsidRPr="006A5AF6">
              <w:rPr>
                <w:rFonts w:cs="B Lotus" w:hint="cs"/>
                <w:rtl/>
              </w:rPr>
              <w:t>نقلیه</w:t>
            </w:r>
            <w:r w:rsidRPr="006A5AF6">
              <w:rPr>
                <w:rFonts w:cs="B Lotus"/>
                <w:rtl/>
              </w:rPr>
              <w:t xml:space="preserve"> </w:t>
            </w:r>
            <w:r w:rsidRPr="006A5AF6">
              <w:rPr>
                <w:rFonts w:cs="B Lotus" w:hint="cs"/>
                <w:rtl/>
              </w:rPr>
              <w:t>موتوری</w:t>
            </w:r>
            <w:r w:rsidRPr="006A5AF6">
              <w:rPr>
                <w:rFonts w:cs="B Lotus"/>
                <w:rtl/>
              </w:rPr>
              <w:t xml:space="preserve"> </w:t>
            </w:r>
            <w:r w:rsidRPr="006A5AF6">
              <w:rPr>
                <w:rFonts w:cs="B Lotus" w:hint="cs"/>
                <w:rtl/>
              </w:rPr>
              <w:t>زمینی</w:t>
            </w:r>
            <w:r w:rsidRPr="006A5AF6">
              <w:rPr>
                <w:rFonts w:cs="B Lotus"/>
                <w:rtl/>
              </w:rPr>
              <w:t xml:space="preserve"> </w:t>
            </w:r>
            <w:r w:rsidRPr="006A5AF6">
              <w:rPr>
                <w:rFonts w:cs="B Lotus" w:hint="cs"/>
                <w:rtl/>
              </w:rPr>
              <w:t>در</w:t>
            </w:r>
            <w:r w:rsidRPr="006A5AF6">
              <w:rPr>
                <w:rFonts w:cs="B Lotus"/>
                <w:rtl/>
              </w:rPr>
              <w:t xml:space="preserve"> </w:t>
            </w:r>
            <w:r w:rsidRPr="006A5AF6">
              <w:rPr>
                <w:rFonts w:cs="B Lotus" w:hint="cs"/>
                <w:rtl/>
              </w:rPr>
              <w:t>پاییز</w:t>
            </w:r>
            <w:r w:rsidRPr="006A5AF6">
              <w:rPr>
                <w:rFonts w:cs="B Lotus"/>
                <w:rtl/>
              </w:rPr>
              <w:t xml:space="preserve"> </w:t>
            </w:r>
            <w:r w:rsidRPr="006A5AF6">
              <w:rPr>
                <w:rFonts w:cs="B Lotus" w:hint="cs"/>
                <w:rtl/>
              </w:rPr>
              <w:t>سال</w:t>
            </w:r>
            <w:r w:rsidRPr="006A5AF6">
              <w:rPr>
                <w:rFonts w:cs="B Lotus"/>
                <w:rtl/>
              </w:rPr>
              <w:t xml:space="preserve"> 1400</w:t>
            </w:r>
          </w:p>
        </w:tc>
      </w:tr>
    </w:tbl>
    <w:p w14:paraId="75655E11" w14:textId="77777777" w:rsidR="005A4F9A" w:rsidRPr="006A5AF6" w:rsidRDefault="005A4F9A" w:rsidP="005A4F9A">
      <w:pPr>
        <w:rPr>
          <w:rFonts w:cs="B Lotus"/>
          <w:rtl/>
          <w:lang w:bidi="ar-SA"/>
        </w:rPr>
      </w:pPr>
    </w:p>
    <w:p w14:paraId="3410A6C3" w14:textId="037E69C8" w:rsidR="001E4D47" w:rsidRPr="00F733A3" w:rsidRDefault="001E4D47" w:rsidP="00A75427">
      <w:pPr>
        <w:pStyle w:val="Heading1"/>
        <w:rPr>
          <w:color w:val="000000" w:themeColor="text1"/>
          <w:sz w:val="32"/>
          <w:szCs w:val="32"/>
          <w:rtl/>
        </w:rPr>
      </w:pPr>
      <w:bookmarkStart w:id="63" w:name="_Toc38109494"/>
      <w:r w:rsidRPr="00F733A3">
        <w:rPr>
          <w:rFonts w:hint="cs"/>
          <w:color w:val="000000" w:themeColor="text1"/>
          <w:sz w:val="32"/>
          <w:szCs w:val="32"/>
          <w:rtl/>
        </w:rPr>
        <w:t xml:space="preserve">بخش </w:t>
      </w:r>
      <w:r w:rsidR="00013013" w:rsidRPr="00F733A3">
        <w:rPr>
          <w:rFonts w:hint="cs"/>
          <w:color w:val="000000" w:themeColor="text1"/>
          <w:sz w:val="32"/>
          <w:szCs w:val="32"/>
          <w:rtl/>
        </w:rPr>
        <w:t xml:space="preserve">سوم </w:t>
      </w:r>
      <w:r w:rsidRPr="00F733A3">
        <w:rPr>
          <w:rFonts w:hint="cs"/>
          <w:color w:val="000000" w:themeColor="text1"/>
          <w:sz w:val="32"/>
          <w:szCs w:val="32"/>
          <w:rtl/>
        </w:rPr>
        <w:t>: مستند</w:t>
      </w:r>
      <w:r w:rsidRPr="00F733A3">
        <w:rPr>
          <w:color w:val="000000" w:themeColor="text1"/>
          <w:sz w:val="32"/>
          <w:szCs w:val="32"/>
          <w:rtl/>
        </w:rPr>
        <w:t xml:space="preserve"> </w:t>
      </w:r>
      <w:r w:rsidRPr="00F733A3">
        <w:rPr>
          <w:rFonts w:hint="cs"/>
          <w:color w:val="000000" w:themeColor="text1"/>
          <w:sz w:val="32"/>
          <w:szCs w:val="32"/>
          <w:rtl/>
        </w:rPr>
        <w:t>فیلدهای</w:t>
      </w:r>
      <w:r w:rsidRPr="00F733A3">
        <w:rPr>
          <w:color w:val="000000" w:themeColor="text1"/>
          <w:sz w:val="32"/>
          <w:szCs w:val="32"/>
          <w:rtl/>
        </w:rPr>
        <w:t xml:space="preserve"> </w:t>
      </w:r>
      <w:r w:rsidRPr="00F733A3">
        <w:rPr>
          <w:rFonts w:hint="cs"/>
          <w:color w:val="000000" w:themeColor="text1"/>
          <w:sz w:val="32"/>
          <w:szCs w:val="32"/>
          <w:rtl/>
        </w:rPr>
        <w:t>کلاس</w:t>
      </w:r>
      <w:r w:rsidR="00013013" w:rsidRPr="00F733A3">
        <w:rPr>
          <w:rFonts w:hint="cs"/>
          <w:color w:val="000000" w:themeColor="text1"/>
          <w:sz w:val="32"/>
          <w:szCs w:val="32"/>
          <w:rtl/>
        </w:rPr>
        <w:t xml:space="preserve"> ثبت</w:t>
      </w:r>
      <w:r w:rsidRPr="00F733A3">
        <w:rPr>
          <w:rFonts w:hint="cs"/>
          <w:color w:val="000000" w:themeColor="text1"/>
          <w:sz w:val="32"/>
          <w:szCs w:val="32"/>
          <w:rtl/>
        </w:rPr>
        <w:t xml:space="preserve"> بیمه</w:t>
      </w:r>
      <w:r w:rsidRPr="00F733A3">
        <w:rPr>
          <w:color w:val="000000" w:themeColor="text1"/>
          <w:sz w:val="32"/>
          <w:szCs w:val="32"/>
          <w:rtl/>
        </w:rPr>
        <w:t xml:space="preserve"> </w:t>
      </w:r>
      <w:r w:rsidRPr="00F733A3">
        <w:rPr>
          <w:rFonts w:hint="cs"/>
          <w:color w:val="000000" w:themeColor="text1"/>
          <w:sz w:val="32"/>
          <w:szCs w:val="32"/>
          <w:rtl/>
        </w:rPr>
        <w:t>نامه</w:t>
      </w:r>
      <w:r w:rsidRPr="00F733A3">
        <w:rPr>
          <w:color w:val="000000" w:themeColor="text1"/>
          <w:sz w:val="32"/>
          <w:szCs w:val="32"/>
          <w:rtl/>
        </w:rPr>
        <w:t xml:space="preserve"> </w:t>
      </w:r>
      <w:r w:rsidRPr="00F733A3">
        <w:rPr>
          <w:rFonts w:hint="cs"/>
          <w:color w:val="000000" w:themeColor="text1"/>
          <w:sz w:val="32"/>
          <w:szCs w:val="32"/>
          <w:rtl/>
        </w:rPr>
        <w:t>والحاقیه</w:t>
      </w:r>
      <w:r w:rsidR="00D84D18" w:rsidRPr="00F733A3">
        <w:rPr>
          <w:rFonts w:hint="cs"/>
          <w:color w:val="000000" w:themeColor="text1"/>
          <w:sz w:val="32"/>
          <w:szCs w:val="32"/>
          <w:rtl/>
        </w:rPr>
        <w:t xml:space="preserve"> با </w:t>
      </w:r>
      <w:r w:rsidR="005857A8" w:rsidRPr="00F733A3">
        <w:rPr>
          <w:rFonts w:hint="cs"/>
          <w:color w:val="000000" w:themeColor="text1"/>
          <w:sz w:val="32"/>
          <w:szCs w:val="32"/>
          <w:rtl/>
        </w:rPr>
        <w:t>استفاده از کد یکتا پیشنهاد دریافتی (</w:t>
      </w:r>
      <w:r w:rsidR="00D84D18" w:rsidRPr="00F733A3">
        <w:rPr>
          <w:rFonts w:hint="cs"/>
          <w:color w:val="000000" w:themeColor="text1"/>
          <w:sz w:val="32"/>
          <w:szCs w:val="32"/>
          <w:rtl/>
        </w:rPr>
        <w:t>بیمه نامه</w:t>
      </w:r>
      <w:r w:rsidR="005857A8" w:rsidRPr="00F733A3">
        <w:rPr>
          <w:rFonts w:hint="cs"/>
          <w:color w:val="000000" w:themeColor="text1"/>
          <w:sz w:val="32"/>
          <w:szCs w:val="32"/>
          <w:rtl/>
        </w:rPr>
        <w:t xml:space="preserve"> یا الحاقیه )</w:t>
      </w:r>
      <w:r w:rsidR="00013013" w:rsidRPr="00F733A3">
        <w:rPr>
          <w:rFonts w:hint="cs"/>
          <w:color w:val="000000" w:themeColor="text1"/>
          <w:sz w:val="32"/>
          <w:szCs w:val="32"/>
          <w:rtl/>
        </w:rPr>
        <w:t xml:space="preserve"> </w:t>
      </w:r>
      <w:r w:rsidRPr="00F733A3">
        <w:rPr>
          <w:rFonts w:hint="cs"/>
          <w:color w:val="000000" w:themeColor="text1"/>
          <w:sz w:val="32"/>
          <w:szCs w:val="32"/>
          <w:rtl/>
        </w:rPr>
        <w:t>رشته</w:t>
      </w:r>
      <w:r w:rsidRPr="00F733A3">
        <w:rPr>
          <w:color w:val="000000" w:themeColor="text1"/>
          <w:sz w:val="32"/>
          <w:szCs w:val="32"/>
          <w:rtl/>
        </w:rPr>
        <w:t xml:space="preserve"> </w:t>
      </w:r>
      <w:r w:rsidRPr="00F733A3">
        <w:rPr>
          <w:rFonts w:hint="cs"/>
          <w:color w:val="000000" w:themeColor="text1"/>
          <w:sz w:val="32"/>
          <w:szCs w:val="32"/>
          <w:rtl/>
        </w:rPr>
        <w:t>خودرو</w:t>
      </w:r>
      <w:r w:rsidRPr="00F733A3">
        <w:rPr>
          <w:color w:val="000000" w:themeColor="text1"/>
          <w:sz w:val="32"/>
          <w:szCs w:val="32"/>
          <w:rtl/>
        </w:rPr>
        <w:t xml:space="preserve"> </w:t>
      </w:r>
      <w:r w:rsidRPr="00F733A3">
        <w:rPr>
          <w:rFonts w:ascii="Arial" w:hAnsi="Arial" w:cs="Arial" w:hint="cs"/>
          <w:color w:val="000000" w:themeColor="text1"/>
          <w:sz w:val="32"/>
          <w:szCs w:val="32"/>
          <w:rtl/>
        </w:rPr>
        <w:t>–</w:t>
      </w:r>
      <w:r w:rsidRPr="00F733A3">
        <w:rPr>
          <w:color w:val="000000" w:themeColor="text1"/>
          <w:sz w:val="32"/>
          <w:szCs w:val="32"/>
          <w:rtl/>
        </w:rPr>
        <w:t xml:space="preserve"> </w:t>
      </w:r>
      <w:r w:rsidRPr="00F733A3">
        <w:rPr>
          <w:rFonts w:hint="cs"/>
          <w:color w:val="000000" w:themeColor="text1"/>
          <w:sz w:val="32"/>
          <w:szCs w:val="32"/>
          <w:rtl/>
        </w:rPr>
        <w:t>ثالث</w:t>
      </w:r>
      <w:bookmarkEnd w:id="63"/>
    </w:p>
    <w:p w14:paraId="7DDA6060" w14:textId="77777777" w:rsidR="005857A8" w:rsidRPr="00F733A3" w:rsidRDefault="005857A8" w:rsidP="00A75427">
      <w:pPr>
        <w:jc w:val="mediumKashida"/>
        <w:rPr>
          <w:rFonts w:ascii="Consolas" w:hAnsi="Consolas" w:cs="B Titr"/>
          <w:color w:val="000000" w:themeColor="text1"/>
          <w:sz w:val="28"/>
          <w:szCs w:val="28"/>
        </w:rPr>
      </w:pPr>
      <w:r w:rsidRPr="00F733A3">
        <w:rPr>
          <w:rFonts w:cs="B Titr" w:hint="cs"/>
          <w:color w:val="000000" w:themeColor="text1"/>
          <w:sz w:val="24"/>
          <w:szCs w:val="24"/>
          <w:rtl/>
        </w:rPr>
        <w:t xml:space="preserve">توضیح : با استفاده از وب متد </w:t>
      </w:r>
      <w:r w:rsidRPr="00F733A3">
        <w:rPr>
          <w:rFonts w:ascii="Consolas" w:hAnsi="Consolas" w:cs="B Titr"/>
          <w:color w:val="000000" w:themeColor="text1"/>
          <w:sz w:val="28"/>
          <w:szCs w:val="28"/>
          <w:lang w:bidi="ar-SA"/>
        </w:rPr>
        <w:t>RegWbsCarPlcyPrps</w:t>
      </w:r>
      <w:r w:rsidRPr="00F733A3">
        <w:rPr>
          <w:rFonts w:ascii="Consolas" w:hAnsi="Consolas" w:cs="B Titr" w:hint="cs"/>
          <w:color w:val="000000" w:themeColor="text1"/>
          <w:sz w:val="28"/>
          <w:szCs w:val="28"/>
          <w:rtl/>
        </w:rPr>
        <w:t xml:space="preserve">  و کد یکتا </w:t>
      </w:r>
      <w:r w:rsidR="009A6F83" w:rsidRPr="00F733A3">
        <w:rPr>
          <w:rFonts w:ascii="Consolas" w:hAnsi="Consolas" w:cs="B Titr" w:hint="cs"/>
          <w:color w:val="000000" w:themeColor="text1"/>
          <w:sz w:val="28"/>
          <w:szCs w:val="28"/>
          <w:rtl/>
        </w:rPr>
        <w:t>دریافتی</w:t>
      </w:r>
      <w:r w:rsidRPr="00F733A3">
        <w:rPr>
          <w:rFonts w:ascii="Consolas" w:hAnsi="Consolas" w:cs="B Titr" w:hint="cs"/>
          <w:color w:val="000000" w:themeColor="text1"/>
          <w:sz w:val="28"/>
          <w:szCs w:val="28"/>
          <w:rtl/>
        </w:rPr>
        <w:t xml:space="preserve"> از وب متد </w:t>
      </w:r>
      <w:r w:rsidRPr="00F733A3">
        <w:rPr>
          <w:rFonts w:ascii="Consolas" w:hAnsi="Consolas" w:cs="B Titr"/>
          <w:color w:val="000000" w:themeColor="text1"/>
          <w:sz w:val="28"/>
          <w:szCs w:val="28"/>
          <w:lang w:bidi="ar-SA"/>
        </w:rPr>
        <w:t>RegWbsCarPrps</w:t>
      </w:r>
      <w:r w:rsidRPr="00F733A3">
        <w:rPr>
          <w:rFonts w:ascii="Consolas" w:hAnsi="Consolas" w:cs="B Titr" w:hint="cs"/>
          <w:color w:val="000000" w:themeColor="text1"/>
          <w:sz w:val="28"/>
          <w:szCs w:val="28"/>
          <w:rtl/>
        </w:rPr>
        <w:t xml:space="preserve"> </w:t>
      </w:r>
      <w:r w:rsidR="009A6F83" w:rsidRPr="00F733A3">
        <w:rPr>
          <w:rFonts w:ascii="Consolas" w:hAnsi="Consolas" w:cs="B Titr" w:hint="cs"/>
          <w:color w:val="000000" w:themeColor="text1"/>
          <w:sz w:val="28"/>
          <w:szCs w:val="28"/>
          <w:rtl/>
        </w:rPr>
        <w:t xml:space="preserve"> شرکتهای بیمه می توانند اطلاعات بیمه نامه و یا الحاقیه را ثبت نمایند.لازم به ذکر است در این حالت در صورتی که تمامی فیلدهای اطلاعات ارسالی پیشنهاد و بیمه نامه یکسان باشند ثبت اطلاعات امکان پذیر خواهد بود.مجدداً تاکید می گردداستفاده از وب متدهای ثبت پیشنهاد </w:t>
      </w:r>
      <w:r w:rsidR="001A49FC" w:rsidRPr="00F733A3">
        <w:rPr>
          <w:rFonts w:ascii="Consolas" w:hAnsi="Consolas" w:cs="B Titr" w:hint="cs"/>
          <w:color w:val="000000" w:themeColor="text1"/>
          <w:sz w:val="28"/>
          <w:szCs w:val="28"/>
          <w:rtl/>
        </w:rPr>
        <w:t xml:space="preserve">در حال حاضر </w:t>
      </w:r>
      <w:r w:rsidR="009A6F83" w:rsidRPr="00F733A3">
        <w:rPr>
          <w:rFonts w:ascii="Consolas" w:hAnsi="Consolas" w:cs="B Titr" w:hint="cs"/>
          <w:color w:val="000000" w:themeColor="text1"/>
          <w:sz w:val="28"/>
          <w:szCs w:val="28"/>
          <w:rtl/>
        </w:rPr>
        <w:t>اختیاری می باشد.</w:t>
      </w:r>
    </w:p>
    <w:p w14:paraId="3DB04567" w14:textId="77777777" w:rsidR="00A75427" w:rsidRPr="00F733A3" w:rsidRDefault="00A75427" w:rsidP="00A75427">
      <w:pPr>
        <w:pStyle w:val="Heading2"/>
        <w:jc w:val="mediumKashida"/>
        <w:rPr>
          <w:sz w:val="28"/>
          <w:szCs w:val="28"/>
          <w:rtl/>
        </w:rPr>
      </w:pPr>
      <w:bookmarkStart w:id="64" w:name="_Toc38109495"/>
      <w:r w:rsidRPr="00F733A3">
        <w:rPr>
          <w:rFonts w:hint="cs"/>
          <w:sz w:val="28"/>
          <w:szCs w:val="28"/>
          <w:rtl/>
        </w:rPr>
        <w:t xml:space="preserve">جدول فیلدهای اطلاعاتی کلاس </w:t>
      </w:r>
      <w:r w:rsidRPr="00F733A3">
        <w:rPr>
          <w:rFonts w:hint="cs"/>
          <w:color w:val="FF0000"/>
          <w:sz w:val="28"/>
          <w:szCs w:val="28"/>
          <w:rtl/>
        </w:rPr>
        <w:t>ثبت بیمه</w:t>
      </w:r>
      <w:r w:rsidRPr="00F733A3">
        <w:rPr>
          <w:color w:val="FF0000"/>
          <w:sz w:val="28"/>
          <w:szCs w:val="28"/>
          <w:rtl/>
        </w:rPr>
        <w:t xml:space="preserve"> </w:t>
      </w:r>
      <w:r w:rsidRPr="00F733A3">
        <w:rPr>
          <w:rFonts w:hint="cs"/>
          <w:color w:val="FF0000"/>
          <w:sz w:val="28"/>
          <w:szCs w:val="28"/>
          <w:rtl/>
        </w:rPr>
        <w:t>نامه</w:t>
      </w:r>
      <w:r w:rsidRPr="00F733A3">
        <w:rPr>
          <w:color w:val="FF0000"/>
          <w:sz w:val="28"/>
          <w:szCs w:val="28"/>
          <w:rtl/>
        </w:rPr>
        <w:t xml:space="preserve"> </w:t>
      </w:r>
      <w:r w:rsidRPr="00F733A3">
        <w:rPr>
          <w:rFonts w:hint="cs"/>
          <w:color w:val="FF0000"/>
          <w:sz w:val="28"/>
          <w:szCs w:val="28"/>
          <w:rtl/>
        </w:rPr>
        <w:t>والحاقیه با استفاده از کد یکتا پیشنهاد دریافتی (بیمه نامه یا الحاقیه ) رشته</w:t>
      </w:r>
      <w:r w:rsidRPr="00F733A3">
        <w:rPr>
          <w:color w:val="FF0000"/>
          <w:sz w:val="28"/>
          <w:szCs w:val="28"/>
          <w:rtl/>
        </w:rPr>
        <w:t xml:space="preserve"> </w:t>
      </w:r>
      <w:r w:rsidRPr="00F733A3">
        <w:rPr>
          <w:rFonts w:hint="cs"/>
          <w:color w:val="FF0000"/>
          <w:sz w:val="28"/>
          <w:szCs w:val="28"/>
          <w:rtl/>
        </w:rPr>
        <w:t>خودرو</w:t>
      </w:r>
      <w:r w:rsidRPr="00F733A3">
        <w:rPr>
          <w:color w:val="FF0000"/>
          <w:sz w:val="28"/>
          <w:szCs w:val="28"/>
          <w:rtl/>
        </w:rPr>
        <w:t xml:space="preserve"> </w:t>
      </w:r>
      <w:r w:rsidRPr="00F733A3">
        <w:rPr>
          <w:sz w:val="28"/>
          <w:szCs w:val="28"/>
        </w:rPr>
        <w:t>(WbsCarPlcyPrpsReq)</w:t>
      </w:r>
      <w:bookmarkEnd w:id="64"/>
    </w:p>
    <w:p w14:paraId="2E634414" w14:textId="77777777" w:rsidR="001E4D47" w:rsidRPr="00F733A3" w:rsidRDefault="001E4D47" w:rsidP="001E4D47">
      <w:pPr>
        <w:rPr>
          <w:rFonts w:cs="B Lotus"/>
          <w:sz w:val="24"/>
          <w:szCs w:val="24"/>
        </w:rPr>
      </w:pPr>
    </w:p>
    <w:tbl>
      <w:tblPr>
        <w:tblStyle w:val="ListTable6Colorful-Accent51"/>
        <w:bidiVisual/>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2658"/>
        <w:gridCol w:w="1912"/>
        <w:gridCol w:w="796"/>
        <w:gridCol w:w="1632"/>
        <w:gridCol w:w="1316"/>
      </w:tblGrid>
      <w:tr w:rsidR="001E4D47" w:rsidRPr="00F733A3" w14:paraId="39D10195" w14:textId="77777777" w:rsidTr="00102F65">
        <w:trPr>
          <w:cnfStyle w:val="100000000000" w:firstRow="1" w:lastRow="0" w:firstColumn="0" w:lastColumn="0" w:oddVBand="0" w:evenVBand="0" w:oddHBand="0" w:evenHBand="0" w:firstRowFirstColumn="0" w:firstRowLastColumn="0" w:lastRowFirstColumn="0" w:lastRowLastColumn="0"/>
          <w:trHeight w:val="420"/>
          <w:tblHeader/>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1378DEE" w14:textId="77777777" w:rsidR="001E4D47" w:rsidRPr="00F733A3" w:rsidRDefault="001E4D47" w:rsidP="001E4D47">
            <w:pPr>
              <w:jc w:val="center"/>
              <w:rPr>
                <w:rFonts w:ascii="Arial" w:eastAsia="Times New Roman" w:hAnsi="Arial" w:cs="B Lotus"/>
                <w:b w:val="0"/>
                <w:bCs w:val="0"/>
                <w:i/>
                <w:iCs/>
                <w:color w:val="000000"/>
                <w:sz w:val="28"/>
                <w:szCs w:val="28"/>
              </w:rPr>
            </w:pPr>
            <w:r w:rsidRPr="00F733A3">
              <w:rPr>
                <w:rFonts w:ascii="Arial" w:eastAsia="Times New Roman" w:hAnsi="Arial" w:cs="B Lotus" w:hint="cs"/>
                <w:i/>
                <w:iCs/>
                <w:color w:val="000000"/>
                <w:rtl/>
              </w:rPr>
              <w:t>ردیف</w:t>
            </w:r>
          </w:p>
        </w:tc>
        <w:tc>
          <w:tcPr>
            <w:tcW w:w="2640" w:type="dxa"/>
            <w:shd w:val="clear" w:color="auto" w:fill="8DB3E2" w:themeFill="text2" w:themeFillTint="66"/>
            <w:noWrap/>
            <w:hideMark/>
          </w:tcPr>
          <w:p w14:paraId="3B4CB50F" w14:textId="77777777" w:rsidR="001E4D47" w:rsidRPr="00F733A3" w:rsidRDefault="001E4D47" w:rsidP="001E4D4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tl/>
              </w:rPr>
            </w:pPr>
            <w:r w:rsidRPr="00F733A3">
              <w:rPr>
                <w:rFonts w:ascii="Arial" w:eastAsia="Times New Roman" w:hAnsi="Arial" w:cs="B Lotus" w:hint="cs"/>
                <w:i/>
                <w:iCs/>
                <w:color w:val="000000"/>
                <w:rtl/>
              </w:rPr>
              <w:t>نام فیلد</w:t>
            </w:r>
          </w:p>
        </w:tc>
        <w:tc>
          <w:tcPr>
            <w:tcW w:w="1900" w:type="dxa"/>
            <w:shd w:val="clear" w:color="auto" w:fill="8DB3E2" w:themeFill="text2" w:themeFillTint="66"/>
            <w:noWrap/>
            <w:hideMark/>
          </w:tcPr>
          <w:p w14:paraId="08CAD2E0" w14:textId="77777777" w:rsidR="001E4D47" w:rsidRPr="00F733A3" w:rsidRDefault="001E4D47" w:rsidP="001E4D4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Pr>
            </w:pPr>
            <w:r w:rsidRPr="00F733A3">
              <w:rPr>
                <w:rFonts w:ascii="Arial" w:eastAsia="Times New Roman" w:hAnsi="Arial" w:cs="B Lotus" w:hint="cs"/>
                <w:i/>
                <w:iCs/>
                <w:color w:val="000000"/>
                <w:rtl/>
              </w:rPr>
              <w:t>نوع</w:t>
            </w:r>
          </w:p>
        </w:tc>
        <w:tc>
          <w:tcPr>
            <w:tcW w:w="792" w:type="dxa"/>
            <w:shd w:val="clear" w:color="auto" w:fill="8DB3E2" w:themeFill="text2" w:themeFillTint="66"/>
            <w:noWrap/>
            <w:hideMark/>
          </w:tcPr>
          <w:p w14:paraId="6808875B" w14:textId="77777777" w:rsidR="001E4D47" w:rsidRPr="00F733A3" w:rsidRDefault="001E4D47" w:rsidP="001E4D4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i/>
                <w:iCs/>
                <w:color w:val="000000"/>
              </w:rPr>
            </w:pPr>
            <w:r w:rsidRPr="00F733A3">
              <w:rPr>
                <w:rFonts w:ascii="Arial" w:eastAsia="Times New Roman" w:hAnsi="Arial" w:cs="B Lotus" w:hint="cs"/>
                <w:i/>
                <w:iCs/>
                <w:color w:val="000000"/>
              </w:rPr>
              <w:t>NULL</w:t>
            </w:r>
          </w:p>
        </w:tc>
        <w:tc>
          <w:tcPr>
            <w:tcW w:w="1648" w:type="dxa"/>
            <w:shd w:val="clear" w:color="auto" w:fill="8DB3E2" w:themeFill="text2" w:themeFillTint="66"/>
            <w:noWrap/>
            <w:hideMark/>
          </w:tcPr>
          <w:p w14:paraId="2A3D9FCD" w14:textId="77777777" w:rsidR="001E4D47" w:rsidRPr="00F733A3" w:rsidRDefault="001E4D47" w:rsidP="001E4D4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Pr>
            </w:pPr>
            <w:r w:rsidRPr="00F733A3">
              <w:rPr>
                <w:rFonts w:ascii="Arial" w:eastAsia="Times New Roman" w:hAnsi="Arial" w:cs="B Lotus" w:hint="cs"/>
                <w:i/>
                <w:iCs/>
                <w:color w:val="000000"/>
                <w:rtl/>
              </w:rPr>
              <w:t>شرح فیلد</w:t>
            </w:r>
          </w:p>
        </w:tc>
        <w:tc>
          <w:tcPr>
            <w:tcW w:w="1329" w:type="dxa"/>
            <w:shd w:val="clear" w:color="auto" w:fill="8DB3E2" w:themeFill="text2" w:themeFillTint="66"/>
            <w:noWrap/>
            <w:hideMark/>
          </w:tcPr>
          <w:p w14:paraId="19284AF9" w14:textId="77777777" w:rsidR="001E4D47" w:rsidRPr="00F733A3" w:rsidRDefault="001E4D47" w:rsidP="001E4D4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color w:val="000000"/>
              </w:rPr>
            </w:pPr>
            <w:r w:rsidRPr="00F733A3">
              <w:rPr>
                <w:rFonts w:ascii="Arial" w:eastAsia="Times New Roman" w:hAnsi="Arial" w:cs="B Lotus" w:hint="cs"/>
                <w:i/>
                <w:iCs/>
                <w:color w:val="000000"/>
                <w:rtl/>
              </w:rPr>
              <w:t>جدول کدینگ</w:t>
            </w:r>
          </w:p>
        </w:tc>
      </w:tr>
      <w:tr w:rsidR="001E4D47" w:rsidRPr="00F733A3" w14:paraId="7F200BA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223683C7" w14:textId="77777777" w:rsidR="001E4D47" w:rsidRPr="00F733A3" w:rsidRDefault="001E4D47" w:rsidP="001E4D47">
            <w:pPr>
              <w:jc w:val="center"/>
              <w:rPr>
                <w:rFonts w:ascii="Arial" w:eastAsia="Times New Roman" w:hAnsi="Arial" w:cs="B Lotus"/>
                <w:sz w:val="28"/>
                <w:szCs w:val="28"/>
                <w:rtl/>
              </w:rPr>
            </w:pPr>
            <w:r w:rsidRPr="00F733A3">
              <w:rPr>
                <w:rFonts w:ascii="Arial" w:eastAsia="Times New Roman" w:hAnsi="Arial" w:cs="B Lotus"/>
                <w:sz w:val="28"/>
                <w:szCs w:val="28"/>
              </w:rPr>
              <w:t>1</w:t>
            </w:r>
          </w:p>
        </w:tc>
        <w:tc>
          <w:tcPr>
            <w:tcW w:w="2640" w:type="dxa"/>
            <w:noWrap/>
            <w:hideMark/>
          </w:tcPr>
          <w:p w14:paraId="206A2A2F"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PrntPlcyCmpDocNo</w:t>
            </w:r>
          </w:p>
        </w:tc>
        <w:tc>
          <w:tcPr>
            <w:tcW w:w="1900" w:type="dxa"/>
            <w:noWrap/>
            <w:hideMark/>
          </w:tcPr>
          <w:p w14:paraId="23E10C17"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varchar(50)</w:t>
            </w:r>
          </w:p>
        </w:tc>
        <w:tc>
          <w:tcPr>
            <w:tcW w:w="792" w:type="dxa"/>
            <w:noWrap/>
            <w:hideMark/>
          </w:tcPr>
          <w:p w14:paraId="0B999EFB"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No</w:t>
            </w:r>
          </w:p>
        </w:tc>
        <w:tc>
          <w:tcPr>
            <w:tcW w:w="1648" w:type="dxa"/>
            <w:noWrap/>
            <w:hideMark/>
          </w:tcPr>
          <w:p w14:paraId="1F74C7BF"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شماره بیمه نامه چاپی فعلی</w:t>
            </w:r>
          </w:p>
        </w:tc>
        <w:tc>
          <w:tcPr>
            <w:tcW w:w="1329" w:type="dxa"/>
            <w:noWrap/>
            <w:hideMark/>
          </w:tcPr>
          <w:p w14:paraId="5E1FA594"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 </w:t>
            </w:r>
          </w:p>
        </w:tc>
      </w:tr>
      <w:tr w:rsidR="001E4D47" w:rsidRPr="00F733A3" w14:paraId="3F54F997"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0B6B4323" w14:textId="77777777" w:rsidR="001E4D47" w:rsidRPr="00F733A3" w:rsidRDefault="001E4D47" w:rsidP="001E4D47">
            <w:pPr>
              <w:jc w:val="center"/>
              <w:rPr>
                <w:rFonts w:ascii="Arial" w:eastAsia="Times New Roman" w:hAnsi="Arial" w:cs="B Lotus"/>
                <w:color w:val="000000"/>
                <w:sz w:val="28"/>
                <w:szCs w:val="28"/>
                <w:rtl/>
              </w:rPr>
            </w:pPr>
            <w:r w:rsidRPr="00F733A3">
              <w:rPr>
                <w:rFonts w:ascii="Arial" w:eastAsia="Times New Roman" w:hAnsi="Arial" w:cs="B Lotus"/>
                <w:color w:val="000000"/>
                <w:sz w:val="28"/>
                <w:szCs w:val="28"/>
              </w:rPr>
              <w:t>2</w:t>
            </w:r>
          </w:p>
        </w:tc>
        <w:tc>
          <w:tcPr>
            <w:tcW w:w="2640" w:type="dxa"/>
            <w:noWrap/>
            <w:hideMark/>
          </w:tcPr>
          <w:p w14:paraId="2CFB3DCE"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LstCmpCod</w:t>
            </w:r>
          </w:p>
        </w:tc>
        <w:tc>
          <w:tcPr>
            <w:tcW w:w="1900" w:type="dxa"/>
            <w:noWrap/>
            <w:hideMark/>
          </w:tcPr>
          <w:p w14:paraId="3D7EC221"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42EA51F7"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325752BD"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شرکت صادر کننده بیمه نامه (قبلی) </w:t>
            </w:r>
          </w:p>
        </w:tc>
        <w:tc>
          <w:tcPr>
            <w:tcW w:w="1329" w:type="dxa"/>
            <w:noWrap/>
            <w:hideMark/>
          </w:tcPr>
          <w:p w14:paraId="5B0DE69D" w14:textId="5CFB601F" w:rsidR="001E4D47" w:rsidRPr="00F733A3" w:rsidRDefault="00087344"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کد_شرکتهای" w:history="1">
              <w:r w:rsidR="001E4D47" w:rsidRPr="00B23F3C">
                <w:rPr>
                  <w:rStyle w:val="Hyperlink"/>
                  <w:rFonts w:ascii="Arial" w:eastAsia="Times New Roman" w:hAnsi="Arial" w:cs="B Lotus" w:hint="cs"/>
                  <w:rtl/>
                </w:rPr>
                <w:t>جدول کد شرکت</w:t>
              </w:r>
            </w:hyperlink>
          </w:p>
        </w:tc>
      </w:tr>
      <w:tr w:rsidR="001E4D47" w:rsidRPr="00F733A3" w14:paraId="02ACD97E"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9F7E68E" w14:textId="77777777" w:rsidR="001E4D47" w:rsidRPr="00F733A3" w:rsidRDefault="001E4D47" w:rsidP="001E4D47">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3</w:t>
            </w:r>
          </w:p>
        </w:tc>
        <w:tc>
          <w:tcPr>
            <w:tcW w:w="2640" w:type="dxa"/>
            <w:noWrap/>
            <w:hideMark/>
          </w:tcPr>
          <w:p w14:paraId="7654A11C"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LstCmpDocNo</w:t>
            </w:r>
          </w:p>
        </w:tc>
        <w:tc>
          <w:tcPr>
            <w:tcW w:w="1900" w:type="dxa"/>
            <w:noWrap/>
            <w:hideMark/>
          </w:tcPr>
          <w:p w14:paraId="27B5B2F9"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792" w:type="dxa"/>
            <w:noWrap/>
            <w:hideMark/>
          </w:tcPr>
          <w:p w14:paraId="009FC16B"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0BCBD9E0"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شماره بيمه نامه (قبلي)</w:t>
            </w:r>
          </w:p>
        </w:tc>
        <w:tc>
          <w:tcPr>
            <w:tcW w:w="1329" w:type="dxa"/>
            <w:noWrap/>
            <w:hideMark/>
          </w:tcPr>
          <w:p w14:paraId="26721C1A"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50C1EEC1"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C206FE8" w14:textId="77777777" w:rsidR="001E4D47" w:rsidRPr="00F733A3" w:rsidRDefault="001E4D47" w:rsidP="001E4D47">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lastRenderedPageBreak/>
              <w:t>4</w:t>
            </w:r>
          </w:p>
        </w:tc>
        <w:tc>
          <w:tcPr>
            <w:tcW w:w="2640" w:type="dxa"/>
            <w:noWrap/>
            <w:hideMark/>
          </w:tcPr>
          <w:p w14:paraId="4371F129"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MapVehSysNam</w:t>
            </w:r>
          </w:p>
        </w:tc>
        <w:tc>
          <w:tcPr>
            <w:tcW w:w="1900" w:type="dxa"/>
            <w:noWrap/>
            <w:hideMark/>
          </w:tcPr>
          <w:p w14:paraId="053D8AD7"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nvarchar(255)</w:t>
            </w:r>
          </w:p>
        </w:tc>
        <w:tc>
          <w:tcPr>
            <w:tcW w:w="792" w:type="dxa"/>
            <w:noWrap/>
            <w:hideMark/>
          </w:tcPr>
          <w:p w14:paraId="2503FE86"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254818CC"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سیستم خودرو  در شرکت</w:t>
            </w:r>
          </w:p>
        </w:tc>
        <w:tc>
          <w:tcPr>
            <w:tcW w:w="1329" w:type="dxa"/>
            <w:noWrap/>
            <w:hideMark/>
          </w:tcPr>
          <w:p w14:paraId="59EC13D6"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305869B7"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AF13F2D"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w:t>
            </w:r>
          </w:p>
        </w:tc>
        <w:tc>
          <w:tcPr>
            <w:tcW w:w="2640" w:type="dxa"/>
            <w:noWrap/>
            <w:hideMark/>
          </w:tcPr>
          <w:p w14:paraId="54116BC0"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MapVehSysCod</w:t>
            </w:r>
          </w:p>
        </w:tc>
        <w:tc>
          <w:tcPr>
            <w:tcW w:w="1900" w:type="dxa"/>
            <w:noWrap/>
            <w:hideMark/>
          </w:tcPr>
          <w:p w14:paraId="3B5F8CC0"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5BA78015"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43E999C5"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سیستم خودرو  در  شرکت</w:t>
            </w:r>
          </w:p>
        </w:tc>
        <w:tc>
          <w:tcPr>
            <w:tcW w:w="1329" w:type="dxa"/>
            <w:noWrap/>
            <w:hideMark/>
          </w:tcPr>
          <w:p w14:paraId="73BCE2DF"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71562D23"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ADC701D" w14:textId="77777777" w:rsidR="001E4D47" w:rsidRPr="00F733A3" w:rsidRDefault="001E4D47" w:rsidP="001E4D47">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6</w:t>
            </w:r>
          </w:p>
        </w:tc>
        <w:tc>
          <w:tcPr>
            <w:tcW w:w="2640" w:type="dxa"/>
            <w:noWrap/>
            <w:hideMark/>
          </w:tcPr>
          <w:p w14:paraId="05C5F230"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MapTypNam</w:t>
            </w:r>
          </w:p>
        </w:tc>
        <w:tc>
          <w:tcPr>
            <w:tcW w:w="1900" w:type="dxa"/>
            <w:noWrap/>
            <w:hideMark/>
          </w:tcPr>
          <w:p w14:paraId="15E8D343"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nvarchar(255)</w:t>
            </w:r>
          </w:p>
        </w:tc>
        <w:tc>
          <w:tcPr>
            <w:tcW w:w="792" w:type="dxa"/>
            <w:noWrap/>
            <w:hideMark/>
          </w:tcPr>
          <w:p w14:paraId="1FFD712E"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8EBC242"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تیپ خودرو در شرکت</w:t>
            </w:r>
          </w:p>
        </w:tc>
        <w:tc>
          <w:tcPr>
            <w:tcW w:w="1329" w:type="dxa"/>
            <w:noWrap/>
            <w:hideMark/>
          </w:tcPr>
          <w:p w14:paraId="678841EE"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77BDAF55"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20E8437"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w:t>
            </w:r>
          </w:p>
        </w:tc>
        <w:tc>
          <w:tcPr>
            <w:tcW w:w="2640" w:type="dxa"/>
            <w:noWrap/>
            <w:hideMark/>
          </w:tcPr>
          <w:p w14:paraId="51F2E60E"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MapTypCod</w:t>
            </w:r>
          </w:p>
        </w:tc>
        <w:tc>
          <w:tcPr>
            <w:tcW w:w="1900" w:type="dxa"/>
            <w:noWrap/>
            <w:hideMark/>
          </w:tcPr>
          <w:p w14:paraId="6E708A23"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6E7065DC"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6900A095"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تیپ خودرو  در  شرکت</w:t>
            </w:r>
          </w:p>
        </w:tc>
        <w:tc>
          <w:tcPr>
            <w:tcW w:w="1329" w:type="dxa"/>
            <w:noWrap/>
            <w:hideMark/>
          </w:tcPr>
          <w:p w14:paraId="581D511D"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6B646DB2"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2FC3C00" w14:textId="77777777" w:rsidR="001E4D47" w:rsidRPr="00F733A3" w:rsidRDefault="001E4D47" w:rsidP="001E4D47">
            <w:pPr>
              <w:jc w:val="center"/>
              <w:rPr>
                <w:rFonts w:ascii="Arial" w:eastAsia="Times New Roman" w:hAnsi="Arial" w:cs="B Lotus"/>
                <w:color w:val="000000" w:themeColor="text1"/>
                <w:sz w:val="28"/>
                <w:szCs w:val="28"/>
              </w:rPr>
            </w:pPr>
            <w:r w:rsidRPr="00F733A3">
              <w:rPr>
                <w:rFonts w:ascii="Arial" w:eastAsia="Times New Roman" w:hAnsi="Arial" w:cs="B Lotus" w:hint="cs"/>
                <w:color w:val="000000" w:themeColor="text1"/>
                <w:sz w:val="28"/>
                <w:szCs w:val="28"/>
                <w:rtl/>
              </w:rPr>
              <w:t>8</w:t>
            </w:r>
          </w:p>
        </w:tc>
        <w:tc>
          <w:tcPr>
            <w:tcW w:w="2640" w:type="dxa"/>
            <w:noWrap/>
            <w:hideMark/>
          </w:tcPr>
          <w:p w14:paraId="6196AA09"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VehSysCod</w:t>
            </w:r>
          </w:p>
        </w:tc>
        <w:tc>
          <w:tcPr>
            <w:tcW w:w="1900" w:type="dxa"/>
            <w:noWrap/>
            <w:hideMark/>
          </w:tcPr>
          <w:p w14:paraId="6C05F388"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int</w:t>
            </w:r>
          </w:p>
        </w:tc>
        <w:tc>
          <w:tcPr>
            <w:tcW w:w="792" w:type="dxa"/>
            <w:noWrap/>
            <w:hideMark/>
          </w:tcPr>
          <w:p w14:paraId="3B5CA78F"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Pr>
              <w:t>Yes</w:t>
            </w:r>
          </w:p>
        </w:tc>
        <w:tc>
          <w:tcPr>
            <w:tcW w:w="1648" w:type="dxa"/>
            <w:noWrap/>
            <w:hideMark/>
          </w:tcPr>
          <w:p w14:paraId="6C94FC3A"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hint="cs"/>
                <w:color w:val="000000" w:themeColor="text1"/>
                <w:rtl/>
              </w:rPr>
              <w:t xml:space="preserve">کد سیستم استاندارد </w:t>
            </w:r>
            <w:r w:rsidRPr="00F733A3">
              <w:rPr>
                <w:rFonts w:ascii="Arial" w:eastAsia="Times New Roman" w:hAnsi="Arial" w:cs="B Lotus" w:hint="cs"/>
                <w:rtl/>
              </w:rPr>
              <w:t>خودرودر در خصوص سیستم هایی  که درجدول کد سیستم خودرو وجود ندارد معادل این فیلد عدد صفر وارد نمایید</w:t>
            </w:r>
          </w:p>
        </w:tc>
        <w:tc>
          <w:tcPr>
            <w:tcW w:w="1329" w:type="dxa"/>
            <w:noWrap/>
            <w:hideMark/>
          </w:tcPr>
          <w:p w14:paraId="2A9D30C3" w14:textId="580B3C55" w:rsidR="001E4D47" w:rsidRPr="00F733A3" w:rsidRDefault="00087344"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hyperlink w:anchor="_جدول_کد_سیستم" w:history="1">
              <w:r w:rsidR="00B23F3C" w:rsidRPr="0057742D">
                <w:rPr>
                  <w:rStyle w:val="Hyperlink"/>
                  <w:rFonts w:ascii="Arial" w:eastAsia="Times New Roman" w:hAnsi="Arial" w:cs="B Lotus" w:hint="cs"/>
                  <w:rtl/>
                </w:rPr>
                <w:t>جدول کد سیستم خودرو</w:t>
              </w:r>
            </w:hyperlink>
          </w:p>
        </w:tc>
      </w:tr>
      <w:tr w:rsidR="001E4D47" w:rsidRPr="00F733A3" w14:paraId="5A29FB19"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06D14319"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w:t>
            </w:r>
          </w:p>
        </w:tc>
        <w:tc>
          <w:tcPr>
            <w:tcW w:w="2640" w:type="dxa"/>
            <w:noWrap/>
            <w:hideMark/>
          </w:tcPr>
          <w:p w14:paraId="2507CC42"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MapUsgNam</w:t>
            </w:r>
          </w:p>
        </w:tc>
        <w:tc>
          <w:tcPr>
            <w:tcW w:w="1900" w:type="dxa"/>
            <w:noWrap/>
            <w:hideMark/>
          </w:tcPr>
          <w:p w14:paraId="3733BFF7"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nvarchar(255)</w:t>
            </w:r>
          </w:p>
        </w:tc>
        <w:tc>
          <w:tcPr>
            <w:tcW w:w="792" w:type="dxa"/>
            <w:noWrap/>
            <w:hideMark/>
          </w:tcPr>
          <w:p w14:paraId="57584537"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70642AB1"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کاربری در شرکت بیمه</w:t>
            </w:r>
          </w:p>
        </w:tc>
        <w:tc>
          <w:tcPr>
            <w:tcW w:w="1329" w:type="dxa"/>
            <w:noWrap/>
            <w:hideMark/>
          </w:tcPr>
          <w:p w14:paraId="4DC6AEBA"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734F9805"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792CCA5"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10</w:t>
            </w:r>
          </w:p>
        </w:tc>
        <w:tc>
          <w:tcPr>
            <w:tcW w:w="2640" w:type="dxa"/>
            <w:noWrap/>
            <w:hideMark/>
          </w:tcPr>
          <w:p w14:paraId="75C19241"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MapUsgCod</w:t>
            </w:r>
          </w:p>
        </w:tc>
        <w:tc>
          <w:tcPr>
            <w:tcW w:w="1900" w:type="dxa"/>
            <w:noWrap/>
            <w:hideMark/>
          </w:tcPr>
          <w:p w14:paraId="1E14D049"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1F873FFC"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22AE7A9E"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کاربری در شرکت</w:t>
            </w:r>
          </w:p>
        </w:tc>
        <w:tc>
          <w:tcPr>
            <w:tcW w:w="1329" w:type="dxa"/>
            <w:noWrap/>
            <w:hideMark/>
          </w:tcPr>
          <w:p w14:paraId="1AA2D199"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12588F5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F87F5EC"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11</w:t>
            </w:r>
          </w:p>
        </w:tc>
        <w:tc>
          <w:tcPr>
            <w:tcW w:w="2640" w:type="dxa"/>
            <w:noWrap/>
            <w:hideMark/>
          </w:tcPr>
          <w:p w14:paraId="2DF22D30"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MapCarTypNam</w:t>
            </w:r>
          </w:p>
        </w:tc>
        <w:tc>
          <w:tcPr>
            <w:tcW w:w="1900" w:type="dxa"/>
            <w:noWrap/>
            <w:hideMark/>
          </w:tcPr>
          <w:p w14:paraId="3EBC44BB"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nvarchar(255)</w:t>
            </w:r>
          </w:p>
        </w:tc>
        <w:tc>
          <w:tcPr>
            <w:tcW w:w="792" w:type="dxa"/>
            <w:noWrap/>
            <w:hideMark/>
          </w:tcPr>
          <w:p w14:paraId="57A59FE9"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07F48FA8"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نوع وسیله نقلیه در شرکت (سواری- اتوبوس ...)</w:t>
            </w:r>
          </w:p>
        </w:tc>
        <w:tc>
          <w:tcPr>
            <w:tcW w:w="1329" w:type="dxa"/>
            <w:noWrap/>
            <w:hideMark/>
          </w:tcPr>
          <w:p w14:paraId="4C37C39F"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10E02C0C"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6A7EE71F"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12</w:t>
            </w:r>
          </w:p>
        </w:tc>
        <w:tc>
          <w:tcPr>
            <w:tcW w:w="2640" w:type="dxa"/>
            <w:noWrap/>
            <w:hideMark/>
          </w:tcPr>
          <w:p w14:paraId="21758228"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MapCarTypCod</w:t>
            </w:r>
          </w:p>
        </w:tc>
        <w:tc>
          <w:tcPr>
            <w:tcW w:w="1900" w:type="dxa"/>
            <w:noWrap/>
            <w:hideMark/>
          </w:tcPr>
          <w:p w14:paraId="340EEF9B"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3C0AD431"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067B2F33"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وسیله نقلیه در شرکت بیمه</w:t>
            </w:r>
          </w:p>
        </w:tc>
        <w:tc>
          <w:tcPr>
            <w:tcW w:w="1329" w:type="dxa"/>
            <w:noWrap/>
            <w:hideMark/>
          </w:tcPr>
          <w:p w14:paraId="3ECE715F" w14:textId="35C460E9"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hyperlink w:anchor="_جدول_نوع_وسیله" w:history="1">
              <w:r w:rsidR="00B23F3C" w:rsidRPr="00B23F3C">
                <w:rPr>
                  <w:rStyle w:val="Hyperlink"/>
                  <w:rFonts w:ascii="Arial" w:eastAsia="Times New Roman" w:hAnsi="Arial" w:cs="B Lotus" w:hint="cs"/>
                  <w:rtl/>
                </w:rPr>
                <w:t>جدول</w:t>
              </w:r>
              <w:r w:rsidR="00B23F3C" w:rsidRPr="00B23F3C">
                <w:rPr>
                  <w:rStyle w:val="Hyperlink"/>
                  <w:rFonts w:ascii="Arial" w:eastAsia="Times New Roman" w:hAnsi="Arial" w:cs="B Lotus" w:hint="cs"/>
                </w:rPr>
                <w:t> </w:t>
              </w:r>
              <w:r w:rsidR="00B23F3C" w:rsidRPr="00B23F3C">
                <w:rPr>
                  <w:rStyle w:val="Hyperlink"/>
                  <w:rFonts w:ascii="Arial" w:eastAsia="Times New Roman" w:hAnsi="Arial" w:cs="B Lotus" w:hint="cs"/>
                  <w:rtl/>
                </w:rPr>
                <w:t>نوع وسیله نقلیه</w:t>
              </w:r>
            </w:hyperlink>
          </w:p>
        </w:tc>
      </w:tr>
      <w:tr w:rsidR="001E4D47" w:rsidRPr="00F733A3" w14:paraId="75DA631D"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0306765F"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13</w:t>
            </w:r>
          </w:p>
        </w:tc>
        <w:tc>
          <w:tcPr>
            <w:tcW w:w="2640" w:type="dxa"/>
            <w:noWrap/>
            <w:hideMark/>
          </w:tcPr>
          <w:p w14:paraId="29F7BBDB"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UsgCod</w:t>
            </w:r>
          </w:p>
        </w:tc>
        <w:tc>
          <w:tcPr>
            <w:tcW w:w="1900" w:type="dxa"/>
            <w:noWrap/>
            <w:hideMark/>
          </w:tcPr>
          <w:p w14:paraId="1FEE93E2"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int</w:t>
            </w:r>
          </w:p>
        </w:tc>
        <w:tc>
          <w:tcPr>
            <w:tcW w:w="792" w:type="dxa"/>
            <w:noWrap/>
            <w:hideMark/>
          </w:tcPr>
          <w:p w14:paraId="1EAC0EFC"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49C790C5"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کاربری</w:t>
            </w:r>
          </w:p>
        </w:tc>
        <w:tc>
          <w:tcPr>
            <w:tcW w:w="1329" w:type="dxa"/>
            <w:noWrap/>
            <w:hideMark/>
          </w:tcPr>
          <w:p w14:paraId="0809AA64"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Cambria" w:eastAsia="Times New Roman" w:hAnsi="Cambria" w:cs="Cambria" w:hint="cs"/>
                <w:color w:val="000000"/>
                <w:rtl/>
              </w:rPr>
              <w:t> </w:t>
            </w:r>
            <w:r w:rsidRPr="00F733A3">
              <w:rPr>
                <w:rFonts w:ascii="Arial" w:eastAsia="Times New Roman" w:hAnsi="Arial" w:cs="B Lotus" w:hint="cs"/>
                <w:color w:val="000000"/>
                <w:rtl/>
              </w:rPr>
              <w:t xml:space="preserve">جدول کد نوع کاربری </w:t>
            </w:r>
          </w:p>
        </w:tc>
      </w:tr>
      <w:tr w:rsidR="001E4D47" w:rsidRPr="00F733A3" w14:paraId="6BC63630"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561956DB"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14</w:t>
            </w:r>
          </w:p>
        </w:tc>
        <w:tc>
          <w:tcPr>
            <w:tcW w:w="2640" w:type="dxa"/>
            <w:noWrap/>
            <w:hideMark/>
          </w:tcPr>
          <w:p w14:paraId="2525EB33"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CarGrpCod</w:t>
            </w:r>
          </w:p>
        </w:tc>
        <w:tc>
          <w:tcPr>
            <w:tcW w:w="1900" w:type="dxa"/>
            <w:noWrap/>
            <w:hideMark/>
          </w:tcPr>
          <w:p w14:paraId="3ABCBCA0"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759D0955"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247BFF76"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گروهبندی وسیله نقلیه در قانون شخص  ثالث</w:t>
            </w:r>
          </w:p>
        </w:tc>
        <w:tc>
          <w:tcPr>
            <w:tcW w:w="1329" w:type="dxa"/>
            <w:noWrap/>
            <w:hideMark/>
          </w:tcPr>
          <w:p w14:paraId="440415D4" w14:textId="66249249" w:rsidR="001E4D47" w:rsidRPr="00F733A3" w:rsidRDefault="00087344"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کد_نوع_2" w:history="1">
              <w:r w:rsidR="00B23F3C" w:rsidRPr="00B23F3C">
                <w:rPr>
                  <w:rStyle w:val="Hyperlink"/>
                  <w:rFonts w:ascii="Arial" w:eastAsia="Times New Roman" w:hAnsi="Arial" w:cs="B Lotus" w:hint="cs"/>
                  <w:rtl/>
                </w:rPr>
                <w:t>جدول کد نوع گروهبندی وسیله نقلیه</w:t>
              </w:r>
            </w:hyperlink>
          </w:p>
        </w:tc>
      </w:tr>
      <w:tr w:rsidR="001E4D47" w:rsidRPr="00F733A3" w14:paraId="54E81F3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2E19B6EA"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15</w:t>
            </w:r>
          </w:p>
        </w:tc>
        <w:tc>
          <w:tcPr>
            <w:tcW w:w="2640" w:type="dxa"/>
            <w:noWrap/>
            <w:hideMark/>
          </w:tcPr>
          <w:p w14:paraId="2B8B0301"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CylCnt</w:t>
            </w:r>
          </w:p>
        </w:tc>
        <w:tc>
          <w:tcPr>
            <w:tcW w:w="1900" w:type="dxa"/>
            <w:noWrap/>
            <w:hideMark/>
          </w:tcPr>
          <w:p w14:paraId="0EFF0898"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68F970C7"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44688006"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در خصوص تعداد سیلندر در وسائل نقلیه ای که تعداد </w:t>
            </w:r>
            <w:r w:rsidRPr="00F733A3">
              <w:rPr>
                <w:rFonts w:ascii="Arial" w:eastAsia="Times New Roman" w:hAnsi="Arial" w:cs="B Lotus" w:hint="cs"/>
                <w:color w:val="000000"/>
                <w:rtl/>
              </w:rPr>
              <w:lastRenderedPageBreak/>
              <w:t xml:space="preserve">سیلندر شناسایی نشده و یا وجود ندارند (مانند خودروهای راهداری </w:t>
            </w:r>
            <w:r w:rsidRPr="00F733A3">
              <w:rPr>
                <w:rFonts w:ascii="Times New Roman" w:eastAsia="Times New Roman" w:hAnsi="Times New Roman" w:cs="Times New Roman" w:hint="cs"/>
                <w:color w:val="000000"/>
                <w:rtl/>
              </w:rPr>
              <w:t>–</w:t>
            </w:r>
            <w:r w:rsidRPr="00F733A3">
              <w:rPr>
                <w:rFonts w:ascii="Arial" w:eastAsia="Times New Roman" w:hAnsi="Arial" w:cs="B Lotus" w:hint="cs"/>
                <w:color w:val="000000"/>
                <w:rtl/>
              </w:rPr>
              <w:t xml:space="preserve">کشاورزی </w:t>
            </w:r>
            <w:r w:rsidRPr="00F733A3">
              <w:rPr>
                <w:rFonts w:ascii="Times New Roman" w:eastAsia="Times New Roman" w:hAnsi="Times New Roman" w:cs="Times New Roman" w:hint="cs"/>
                <w:color w:val="000000"/>
                <w:rtl/>
              </w:rPr>
              <w:t>–</w:t>
            </w:r>
            <w:r w:rsidRPr="00F733A3">
              <w:rPr>
                <w:rFonts w:ascii="Arial" w:eastAsia="Times New Roman" w:hAnsi="Arial" w:cs="B Lotus" w:hint="cs"/>
                <w:color w:val="000000"/>
                <w:rtl/>
              </w:rPr>
              <w:t>برخی از موتورسیکلتها) معادل این فیلد عدد صفر وارد نمایید</w:t>
            </w:r>
          </w:p>
        </w:tc>
        <w:tc>
          <w:tcPr>
            <w:tcW w:w="1329" w:type="dxa"/>
            <w:noWrap/>
            <w:hideMark/>
          </w:tcPr>
          <w:p w14:paraId="78043813"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lastRenderedPageBreak/>
              <w:t> </w:t>
            </w:r>
          </w:p>
        </w:tc>
      </w:tr>
      <w:tr w:rsidR="001E4D47" w:rsidRPr="00F733A3" w14:paraId="45011900"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6801A963"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16</w:t>
            </w:r>
          </w:p>
        </w:tc>
        <w:tc>
          <w:tcPr>
            <w:tcW w:w="2640" w:type="dxa"/>
            <w:noWrap/>
            <w:hideMark/>
          </w:tcPr>
          <w:p w14:paraId="22CC2E35"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PrsnCnt</w:t>
            </w:r>
          </w:p>
        </w:tc>
        <w:tc>
          <w:tcPr>
            <w:tcW w:w="1900" w:type="dxa"/>
            <w:noWrap/>
            <w:hideMark/>
          </w:tcPr>
          <w:p w14:paraId="0E1568AB"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665D318C"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2042C85D"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سرنشین مجاز(طبق ماده 3 آئین نامه برای وسیله نقلیه ای که ظرفیت مسافرگیری آنهابیش از6 نفرمی یاشد ظرفیت مجازهمان ظرفیت پایه تعریف شده دربندهای الف(هفت نفربااحتساب راننده برای ون واستیشن) ، ب(16 نفربرای مینی بوس) ، وپ(27 نفر برای اتوبوس) می باشد)</w:t>
            </w:r>
          </w:p>
        </w:tc>
        <w:tc>
          <w:tcPr>
            <w:tcW w:w="1329" w:type="dxa"/>
            <w:noWrap/>
            <w:hideMark/>
          </w:tcPr>
          <w:p w14:paraId="3D0D5EF8"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4E81C0B0"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5628E4B9"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17</w:t>
            </w:r>
          </w:p>
        </w:tc>
        <w:tc>
          <w:tcPr>
            <w:tcW w:w="2640" w:type="dxa"/>
            <w:noWrap/>
            <w:hideMark/>
          </w:tcPr>
          <w:p w14:paraId="79DB713C"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ExtPrsnCnt</w:t>
            </w:r>
          </w:p>
        </w:tc>
        <w:tc>
          <w:tcPr>
            <w:tcW w:w="1900" w:type="dxa"/>
            <w:noWrap/>
            <w:hideMark/>
          </w:tcPr>
          <w:p w14:paraId="7293F771"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31889294"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F6BFA3A"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مازاد سرنشین</w:t>
            </w:r>
          </w:p>
        </w:tc>
        <w:tc>
          <w:tcPr>
            <w:tcW w:w="1329" w:type="dxa"/>
            <w:noWrap/>
            <w:hideMark/>
          </w:tcPr>
          <w:p w14:paraId="4C6B6154"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3BFD212E"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62C9EC5D"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18</w:t>
            </w:r>
          </w:p>
        </w:tc>
        <w:tc>
          <w:tcPr>
            <w:tcW w:w="2640" w:type="dxa"/>
            <w:noWrap/>
            <w:hideMark/>
          </w:tcPr>
          <w:p w14:paraId="777D901C"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Tng</w:t>
            </w:r>
          </w:p>
        </w:tc>
        <w:tc>
          <w:tcPr>
            <w:tcW w:w="1900" w:type="dxa"/>
            <w:noWrap/>
            <w:hideMark/>
          </w:tcPr>
          <w:p w14:paraId="270E8AB1"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numeric(6, 2)</w:t>
            </w:r>
          </w:p>
        </w:tc>
        <w:tc>
          <w:tcPr>
            <w:tcW w:w="792" w:type="dxa"/>
            <w:noWrap/>
            <w:hideMark/>
          </w:tcPr>
          <w:p w14:paraId="73EB8057"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2CA773DB"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تناژ</w:t>
            </w:r>
          </w:p>
        </w:tc>
        <w:tc>
          <w:tcPr>
            <w:tcW w:w="1329" w:type="dxa"/>
            <w:noWrap/>
            <w:hideMark/>
          </w:tcPr>
          <w:p w14:paraId="2F1461EA"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7D599B40"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78EEAD03"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19</w:t>
            </w:r>
          </w:p>
        </w:tc>
        <w:tc>
          <w:tcPr>
            <w:tcW w:w="2640" w:type="dxa"/>
            <w:noWrap/>
            <w:hideMark/>
          </w:tcPr>
          <w:p w14:paraId="77703AFB"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TugCnt</w:t>
            </w:r>
          </w:p>
        </w:tc>
        <w:tc>
          <w:tcPr>
            <w:tcW w:w="1900" w:type="dxa"/>
            <w:noWrap/>
            <w:hideMark/>
          </w:tcPr>
          <w:p w14:paraId="2793A8CB"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66BF4617"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2F0D219"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تعداديدك متصل به وسيله نقليه</w:t>
            </w:r>
          </w:p>
        </w:tc>
        <w:tc>
          <w:tcPr>
            <w:tcW w:w="1329" w:type="dxa"/>
            <w:noWrap/>
            <w:hideMark/>
          </w:tcPr>
          <w:p w14:paraId="7BB8D894"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61C7D505"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71A5DF42"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20</w:t>
            </w:r>
          </w:p>
        </w:tc>
        <w:tc>
          <w:tcPr>
            <w:tcW w:w="2640" w:type="dxa"/>
            <w:noWrap/>
            <w:hideMark/>
          </w:tcPr>
          <w:p w14:paraId="0372CE4F" w14:textId="77777777" w:rsidR="001E4D47" w:rsidRPr="00F733A3" w:rsidRDefault="001E4D47" w:rsidP="001E4D47">
            <w:pPr>
              <w:bidi w:val="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PrdDte</w:t>
            </w:r>
          </w:p>
        </w:tc>
        <w:tc>
          <w:tcPr>
            <w:tcW w:w="1900" w:type="dxa"/>
            <w:noWrap/>
            <w:hideMark/>
          </w:tcPr>
          <w:p w14:paraId="66614C64"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3DBC9229"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06401613"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سال شمسی ساخت خودرو</w:t>
            </w:r>
          </w:p>
        </w:tc>
        <w:tc>
          <w:tcPr>
            <w:tcW w:w="1329" w:type="dxa"/>
            <w:noWrap/>
            <w:hideMark/>
          </w:tcPr>
          <w:p w14:paraId="639B8EF2"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787A6518" w14:textId="77777777" w:rsidTr="00102F65">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A440B5D"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21</w:t>
            </w:r>
          </w:p>
        </w:tc>
        <w:tc>
          <w:tcPr>
            <w:tcW w:w="2640" w:type="dxa"/>
            <w:noWrap/>
            <w:hideMark/>
          </w:tcPr>
          <w:p w14:paraId="2F74D3DD"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VIN</w:t>
            </w:r>
          </w:p>
        </w:tc>
        <w:tc>
          <w:tcPr>
            <w:tcW w:w="1900" w:type="dxa"/>
            <w:noWrap/>
            <w:hideMark/>
          </w:tcPr>
          <w:p w14:paraId="2FF0A066"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varchar(17)</w:t>
            </w:r>
          </w:p>
        </w:tc>
        <w:tc>
          <w:tcPr>
            <w:tcW w:w="792" w:type="dxa"/>
            <w:noWrap/>
            <w:hideMark/>
          </w:tcPr>
          <w:p w14:paraId="3D463E19"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4AC92524"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شماره </w:t>
            </w:r>
            <w:r w:rsidRPr="00F733A3">
              <w:rPr>
                <w:rFonts w:ascii="Arial" w:eastAsia="Times New Roman" w:hAnsi="Arial" w:cs="B Lotus" w:hint="cs"/>
                <w:color w:val="000000"/>
              </w:rPr>
              <w:t>VIN</w:t>
            </w:r>
          </w:p>
        </w:tc>
        <w:tc>
          <w:tcPr>
            <w:tcW w:w="1329" w:type="dxa"/>
            <w:noWrap/>
            <w:hideMark/>
          </w:tcPr>
          <w:p w14:paraId="21A2AAAD"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167C1C47"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0A85370B"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22</w:t>
            </w:r>
          </w:p>
        </w:tc>
        <w:tc>
          <w:tcPr>
            <w:tcW w:w="2640" w:type="dxa"/>
            <w:noWrap/>
            <w:hideMark/>
          </w:tcPr>
          <w:p w14:paraId="339D5513"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MtrNum</w:t>
            </w:r>
          </w:p>
        </w:tc>
        <w:tc>
          <w:tcPr>
            <w:tcW w:w="1900" w:type="dxa"/>
            <w:noWrap/>
            <w:hideMark/>
          </w:tcPr>
          <w:p w14:paraId="35D57698"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792" w:type="dxa"/>
            <w:noWrap/>
            <w:hideMark/>
          </w:tcPr>
          <w:p w14:paraId="59338400"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285BEB96"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شماره موتور</w:t>
            </w:r>
          </w:p>
        </w:tc>
        <w:tc>
          <w:tcPr>
            <w:tcW w:w="1329" w:type="dxa"/>
            <w:noWrap/>
            <w:hideMark/>
          </w:tcPr>
          <w:p w14:paraId="6969AF6F"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760F6B2C"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255994C"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23</w:t>
            </w:r>
          </w:p>
        </w:tc>
        <w:tc>
          <w:tcPr>
            <w:tcW w:w="2640" w:type="dxa"/>
            <w:noWrap/>
            <w:hideMark/>
          </w:tcPr>
          <w:p w14:paraId="18E6D9B8"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ShsNum</w:t>
            </w:r>
          </w:p>
        </w:tc>
        <w:tc>
          <w:tcPr>
            <w:tcW w:w="1900" w:type="dxa"/>
            <w:noWrap/>
            <w:hideMark/>
          </w:tcPr>
          <w:p w14:paraId="6B3B2AE7"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792" w:type="dxa"/>
            <w:noWrap/>
            <w:hideMark/>
          </w:tcPr>
          <w:p w14:paraId="57E9CF8F"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3FCC93AA"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شماره شاسي</w:t>
            </w:r>
          </w:p>
        </w:tc>
        <w:tc>
          <w:tcPr>
            <w:tcW w:w="1329" w:type="dxa"/>
            <w:noWrap/>
            <w:hideMark/>
          </w:tcPr>
          <w:p w14:paraId="2649BE1F"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1719672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88F74DD"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24</w:t>
            </w:r>
          </w:p>
        </w:tc>
        <w:tc>
          <w:tcPr>
            <w:tcW w:w="2640" w:type="dxa"/>
            <w:noWrap/>
            <w:hideMark/>
          </w:tcPr>
          <w:p w14:paraId="4283221E"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w:t>
            </w:r>
          </w:p>
        </w:tc>
        <w:tc>
          <w:tcPr>
            <w:tcW w:w="1900" w:type="dxa"/>
            <w:noWrap/>
            <w:hideMark/>
          </w:tcPr>
          <w:p w14:paraId="3BC0BEF4"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nvarchar(50)</w:t>
            </w:r>
          </w:p>
        </w:tc>
        <w:tc>
          <w:tcPr>
            <w:tcW w:w="792" w:type="dxa"/>
            <w:noWrap/>
            <w:hideMark/>
          </w:tcPr>
          <w:p w14:paraId="6C6A5940"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46EED872"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hAnsi="Arial" w:cs="B Lotus"/>
                <w:b/>
                <w:bCs/>
                <w:rtl/>
              </w:rPr>
              <w:t xml:space="preserve">شماره شهرباني </w:t>
            </w:r>
            <w:r w:rsidRPr="00F733A3">
              <w:rPr>
                <w:rFonts w:ascii="Arial" w:hAnsi="Arial" w:cs="B Lotus" w:hint="cs"/>
                <w:b/>
                <w:bCs/>
                <w:rtl/>
              </w:rPr>
              <w:t>(</w:t>
            </w:r>
            <w:r w:rsidRPr="00F733A3">
              <w:rPr>
                <w:rFonts w:ascii="Arial" w:hAnsi="Arial" w:cs="B Lotus"/>
                <w:b/>
                <w:bCs/>
                <w:rtl/>
              </w:rPr>
              <w:t xml:space="preserve">پلاك خودرو </w:t>
            </w:r>
            <w:r w:rsidRPr="00F733A3">
              <w:rPr>
                <w:rFonts w:ascii="Arial" w:hAnsi="Arial" w:cs="B Lotus"/>
                <w:b/>
                <w:bCs/>
                <w:u w:val="single"/>
                <w:rtl/>
              </w:rPr>
              <w:t>ملی و غیر ملی</w:t>
            </w:r>
            <w:r w:rsidRPr="00F733A3">
              <w:rPr>
                <w:rFonts w:ascii="Arial" w:hAnsi="Arial" w:cs="B Lotus"/>
                <w:b/>
                <w:bCs/>
                <w:rtl/>
              </w:rPr>
              <w:t>)</w:t>
            </w:r>
            <w:r w:rsidRPr="00F733A3">
              <w:rPr>
                <w:rFonts w:ascii="Arial" w:hAnsi="Arial" w:cs="B Lotus" w:hint="cs"/>
                <w:b/>
                <w:bCs/>
                <w:rtl/>
              </w:rPr>
              <w:t xml:space="preserve">- </w:t>
            </w:r>
            <w:r w:rsidRPr="00F733A3">
              <w:rPr>
                <w:rFonts w:ascii="Arial" w:hAnsi="Arial" w:cs="B Lotus"/>
                <w:b/>
                <w:bCs/>
                <w:rtl/>
              </w:rPr>
              <w:t>در خصوص موتورسیکلتها و خودروهای ترانزیت شماره</w:t>
            </w:r>
            <w:r w:rsidRPr="00F733A3">
              <w:rPr>
                <w:rFonts w:ascii="Arial" w:hAnsi="Arial" w:cs="B Lotus" w:hint="cs"/>
                <w:b/>
                <w:bCs/>
                <w:rtl/>
              </w:rPr>
              <w:t xml:space="preserve"> کامل</w:t>
            </w:r>
            <w:r w:rsidRPr="00F733A3">
              <w:rPr>
                <w:rFonts w:ascii="Arial" w:hAnsi="Arial" w:cs="B Lotus"/>
                <w:b/>
                <w:bCs/>
                <w:rtl/>
              </w:rPr>
              <w:t xml:space="preserve"> پلاک را در این فیلد وارد نمایید /برا ی مثال پلاک :اصفهان 12345 </w:t>
            </w:r>
            <w:r w:rsidRPr="00F733A3">
              <w:rPr>
                <w:rFonts w:ascii="Times New Roman" w:hAnsi="Times New Roman" w:cs="Times New Roman"/>
                <w:b/>
                <w:bCs/>
                <w:rtl/>
              </w:rPr>
              <w:t>–</w:t>
            </w:r>
            <w:r w:rsidRPr="00F733A3">
              <w:rPr>
                <w:rFonts w:ascii="Times New Roman" w:hAnsi="Times New Roman" w:cs="Times New Roman" w:hint="cs"/>
                <w:b/>
                <w:bCs/>
                <w:rtl/>
              </w:rPr>
              <w:t xml:space="preserve"> </w:t>
            </w:r>
            <w:r w:rsidRPr="00F733A3">
              <w:rPr>
                <w:rFonts w:ascii="Arial" w:hAnsi="Arial" w:cs="B Lotus" w:hint="cs"/>
                <w:b/>
                <w:bCs/>
                <w:rtl/>
              </w:rPr>
              <w:t>ی</w:t>
            </w:r>
            <w:r w:rsidRPr="00F733A3">
              <w:rPr>
                <w:rFonts w:ascii="Arial" w:hAnsi="Arial" w:cs="B Lotus"/>
                <w:b/>
                <w:bCs/>
                <w:rtl/>
              </w:rPr>
              <w:t xml:space="preserve">ا </w:t>
            </w:r>
            <w:r w:rsidRPr="00F733A3">
              <w:rPr>
                <w:rFonts w:ascii="Arial" w:hAnsi="Arial" w:cs="B Lotus"/>
                <w:b/>
                <w:bCs/>
              </w:rPr>
              <w:t>IR2345636</w:t>
            </w:r>
          </w:p>
        </w:tc>
        <w:tc>
          <w:tcPr>
            <w:tcW w:w="1329" w:type="dxa"/>
            <w:noWrap/>
            <w:hideMark/>
          </w:tcPr>
          <w:p w14:paraId="53F27257"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1AEA666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496D3BA"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25</w:t>
            </w:r>
          </w:p>
        </w:tc>
        <w:tc>
          <w:tcPr>
            <w:tcW w:w="2640" w:type="dxa"/>
            <w:noWrap/>
            <w:hideMark/>
          </w:tcPr>
          <w:p w14:paraId="694565E0"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Plk1</w:t>
            </w:r>
          </w:p>
        </w:tc>
        <w:tc>
          <w:tcPr>
            <w:tcW w:w="1900" w:type="dxa"/>
            <w:noWrap/>
            <w:hideMark/>
          </w:tcPr>
          <w:p w14:paraId="26624461"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int</w:t>
            </w:r>
          </w:p>
        </w:tc>
        <w:tc>
          <w:tcPr>
            <w:tcW w:w="792" w:type="dxa"/>
            <w:noWrap/>
            <w:hideMark/>
          </w:tcPr>
          <w:p w14:paraId="22E5F656"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6B280473"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rPr>
            </w:pPr>
            <w:r w:rsidRPr="00F733A3">
              <w:rPr>
                <w:rFonts w:ascii="Arial" w:eastAsia="Times New Roman" w:hAnsi="Arial" w:cs="B Lotus" w:hint="cs"/>
                <w:b/>
                <w:bCs/>
                <w:color w:val="000000"/>
                <w:rtl/>
              </w:rPr>
              <w:t>دو رقم سمت چپ پلاک ملی/یا شماره (5رقمی )پلاک ملی موتور سیکلت</w:t>
            </w:r>
          </w:p>
        </w:tc>
        <w:tc>
          <w:tcPr>
            <w:tcW w:w="1329" w:type="dxa"/>
            <w:noWrap/>
            <w:hideMark/>
          </w:tcPr>
          <w:p w14:paraId="793FAD5B"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25388E83"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2D668DDA"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26</w:t>
            </w:r>
          </w:p>
        </w:tc>
        <w:tc>
          <w:tcPr>
            <w:tcW w:w="2640" w:type="dxa"/>
            <w:noWrap/>
            <w:hideMark/>
          </w:tcPr>
          <w:p w14:paraId="525CAC47"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Plk2</w:t>
            </w:r>
          </w:p>
        </w:tc>
        <w:tc>
          <w:tcPr>
            <w:tcW w:w="1900" w:type="dxa"/>
            <w:noWrap/>
            <w:hideMark/>
          </w:tcPr>
          <w:p w14:paraId="4849EF97"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57795EDA"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6638B9B8"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rPr>
            </w:pPr>
            <w:r w:rsidRPr="00F733A3">
              <w:rPr>
                <w:rFonts w:ascii="Arial" w:eastAsia="Times New Roman" w:hAnsi="Arial" w:cs="B Lotus" w:hint="cs"/>
                <w:b/>
                <w:bCs/>
                <w:color w:val="000000"/>
                <w:rtl/>
              </w:rPr>
              <w:t>کد حرف وسط پلاک ملی</w:t>
            </w:r>
          </w:p>
        </w:tc>
        <w:tc>
          <w:tcPr>
            <w:tcW w:w="1329" w:type="dxa"/>
            <w:noWrap/>
            <w:hideMark/>
          </w:tcPr>
          <w:p w14:paraId="2939B098" w14:textId="76D4FE02" w:rsidR="001E4D47" w:rsidRPr="00F733A3" w:rsidRDefault="00087344"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حروف_پلاک" w:history="1">
              <w:r w:rsidR="005B16FC" w:rsidRPr="005B16FC">
                <w:rPr>
                  <w:rStyle w:val="Hyperlink"/>
                  <w:rFonts w:ascii="Arial" w:eastAsia="Times New Roman" w:hAnsi="Arial" w:cs="B Lotus" w:hint="cs"/>
                  <w:rtl/>
                </w:rPr>
                <w:t>جدول شماره کدینگ حروف پلاک</w:t>
              </w:r>
            </w:hyperlink>
          </w:p>
        </w:tc>
      </w:tr>
      <w:tr w:rsidR="001E4D47" w:rsidRPr="00F733A3" w14:paraId="52C2BD40"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05C00286"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27</w:t>
            </w:r>
          </w:p>
        </w:tc>
        <w:tc>
          <w:tcPr>
            <w:tcW w:w="2640" w:type="dxa"/>
            <w:noWrap/>
            <w:hideMark/>
          </w:tcPr>
          <w:p w14:paraId="322D745F"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Plk3</w:t>
            </w:r>
          </w:p>
        </w:tc>
        <w:tc>
          <w:tcPr>
            <w:tcW w:w="1900" w:type="dxa"/>
            <w:noWrap/>
            <w:hideMark/>
          </w:tcPr>
          <w:p w14:paraId="14D62201"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75E32A65"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26DE6113"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rPr>
            </w:pPr>
            <w:r w:rsidRPr="00F733A3">
              <w:rPr>
                <w:rFonts w:ascii="Arial" w:eastAsia="Times New Roman" w:hAnsi="Arial" w:cs="B Lotus" w:hint="cs"/>
                <w:b/>
                <w:bCs/>
                <w:color w:val="000000"/>
                <w:rtl/>
              </w:rPr>
              <w:t>سه رقم سمت راست پلاک ملی</w:t>
            </w:r>
            <w:r w:rsidRPr="00F733A3">
              <w:rPr>
                <w:rFonts w:ascii="Arial" w:eastAsia="Times New Roman" w:hAnsi="Arial" w:cs="B Lotus"/>
                <w:b/>
                <w:bCs/>
                <w:color w:val="000000"/>
              </w:rPr>
              <w:t xml:space="preserve"> </w:t>
            </w:r>
          </w:p>
        </w:tc>
        <w:tc>
          <w:tcPr>
            <w:tcW w:w="1329" w:type="dxa"/>
            <w:noWrap/>
            <w:hideMark/>
          </w:tcPr>
          <w:p w14:paraId="3C3EDD76"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6AF7A80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3E321BC"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28</w:t>
            </w:r>
          </w:p>
        </w:tc>
        <w:tc>
          <w:tcPr>
            <w:tcW w:w="2640" w:type="dxa"/>
            <w:noWrap/>
            <w:hideMark/>
          </w:tcPr>
          <w:p w14:paraId="0B91E8D7"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PlkSrl</w:t>
            </w:r>
          </w:p>
        </w:tc>
        <w:tc>
          <w:tcPr>
            <w:tcW w:w="1900" w:type="dxa"/>
            <w:noWrap/>
            <w:hideMark/>
          </w:tcPr>
          <w:p w14:paraId="779E34C7"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0B5BAABC"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6B1AC43"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color w:val="000000"/>
              </w:rPr>
            </w:pPr>
            <w:r w:rsidRPr="00F733A3">
              <w:rPr>
                <w:rFonts w:ascii="Arial" w:eastAsia="Times New Roman" w:hAnsi="Arial" w:cs="B Lotus" w:hint="cs"/>
                <w:b/>
                <w:bCs/>
                <w:color w:val="000000"/>
                <w:rtl/>
              </w:rPr>
              <w:t>سریال پلاک ملی/یا 3 رقم شماره سریال موتورسیکلت</w:t>
            </w:r>
            <w:r w:rsidRPr="00F733A3">
              <w:rPr>
                <w:rFonts w:ascii="Arial" w:eastAsia="Times New Roman" w:hAnsi="Arial" w:cs="B Lotus"/>
                <w:b/>
                <w:bCs/>
                <w:color w:val="000000"/>
              </w:rPr>
              <w:t xml:space="preserve"> </w:t>
            </w:r>
          </w:p>
        </w:tc>
        <w:tc>
          <w:tcPr>
            <w:tcW w:w="1329" w:type="dxa"/>
            <w:noWrap/>
            <w:hideMark/>
          </w:tcPr>
          <w:p w14:paraId="792A687E"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3898B80D"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9F5F0EE"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29</w:t>
            </w:r>
          </w:p>
        </w:tc>
        <w:tc>
          <w:tcPr>
            <w:tcW w:w="2640" w:type="dxa"/>
            <w:noWrap/>
            <w:hideMark/>
          </w:tcPr>
          <w:p w14:paraId="2B28B2F4"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PlkCty</w:t>
            </w:r>
          </w:p>
        </w:tc>
        <w:tc>
          <w:tcPr>
            <w:tcW w:w="1900" w:type="dxa"/>
            <w:noWrap/>
            <w:hideMark/>
          </w:tcPr>
          <w:p w14:paraId="536601F9"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nvarchar(50)</w:t>
            </w:r>
          </w:p>
        </w:tc>
        <w:tc>
          <w:tcPr>
            <w:tcW w:w="792" w:type="dxa"/>
            <w:noWrap/>
            <w:hideMark/>
          </w:tcPr>
          <w:p w14:paraId="0B66844D"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76EE4574"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شهر پلاک غیر ملی</w:t>
            </w:r>
          </w:p>
        </w:tc>
        <w:tc>
          <w:tcPr>
            <w:tcW w:w="1329" w:type="dxa"/>
            <w:noWrap/>
            <w:hideMark/>
          </w:tcPr>
          <w:p w14:paraId="2DEB57EC" w14:textId="48E4B068" w:rsidR="001E4D47" w:rsidRPr="00F733A3" w:rsidRDefault="00087344"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hyperlink w:anchor="_جدول_کد_شهر:" w:history="1">
              <w:r w:rsidR="005B16FC" w:rsidRPr="005B16FC">
                <w:rPr>
                  <w:rStyle w:val="Hyperlink"/>
                  <w:rFonts w:ascii="Arial" w:eastAsia="Times New Roman" w:hAnsi="Arial" w:cs="B Lotus" w:hint="cs"/>
                  <w:rtl/>
                </w:rPr>
                <w:t>جدول کدینگ شهرها</w:t>
              </w:r>
            </w:hyperlink>
          </w:p>
        </w:tc>
      </w:tr>
      <w:tr w:rsidR="001E4D47" w:rsidRPr="00F733A3" w14:paraId="3047B1B0"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55D990DB"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30</w:t>
            </w:r>
          </w:p>
        </w:tc>
        <w:tc>
          <w:tcPr>
            <w:tcW w:w="2640" w:type="dxa"/>
            <w:noWrap/>
            <w:hideMark/>
          </w:tcPr>
          <w:p w14:paraId="1696FC00"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PlkTypCod</w:t>
            </w:r>
          </w:p>
        </w:tc>
        <w:tc>
          <w:tcPr>
            <w:tcW w:w="1900" w:type="dxa"/>
            <w:noWrap/>
            <w:hideMark/>
          </w:tcPr>
          <w:p w14:paraId="394E48B1"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0B478D17"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52FC5637"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کد نوع پلاک</w:t>
            </w:r>
          </w:p>
        </w:tc>
        <w:tc>
          <w:tcPr>
            <w:tcW w:w="1329" w:type="dxa"/>
            <w:noWrap/>
            <w:hideMark/>
          </w:tcPr>
          <w:p w14:paraId="358451ED"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جدول کد نوع پلاک </w:t>
            </w:r>
          </w:p>
        </w:tc>
      </w:tr>
      <w:tr w:rsidR="001E4D47" w:rsidRPr="00F733A3" w14:paraId="0FD14003"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9787671"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31</w:t>
            </w:r>
          </w:p>
        </w:tc>
        <w:tc>
          <w:tcPr>
            <w:tcW w:w="2640" w:type="dxa"/>
            <w:noWrap/>
            <w:hideMark/>
          </w:tcPr>
          <w:p w14:paraId="2D64AE29"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VehCntryCod</w:t>
            </w:r>
          </w:p>
        </w:tc>
        <w:tc>
          <w:tcPr>
            <w:tcW w:w="1900" w:type="dxa"/>
            <w:noWrap/>
            <w:hideMark/>
          </w:tcPr>
          <w:p w14:paraId="0A7A1DF5"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09DC094A"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95D01B8"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کشور سازنده خودرو</w:t>
            </w:r>
          </w:p>
        </w:tc>
        <w:tc>
          <w:tcPr>
            <w:tcW w:w="1329" w:type="dxa"/>
            <w:noWrap/>
            <w:hideMark/>
          </w:tcPr>
          <w:p w14:paraId="6017E5A1"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جدول کدینگ کشورسازنده خودرو</w:t>
            </w:r>
          </w:p>
        </w:tc>
      </w:tr>
      <w:tr w:rsidR="001E4D47" w:rsidRPr="00F733A3" w14:paraId="3D5E162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6991637E"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32</w:t>
            </w:r>
          </w:p>
        </w:tc>
        <w:tc>
          <w:tcPr>
            <w:tcW w:w="2640" w:type="dxa"/>
            <w:noWrap/>
            <w:hideMark/>
          </w:tcPr>
          <w:p w14:paraId="09A2BFA7"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DisLfYrNum</w:t>
            </w:r>
          </w:p>
        </w:tc>
        <w:tc>
          <w:tcPr>
            <w:tcW w:w="1900" w:type="dxa"/>
            <w:noWrap/>
            <w:hideMark/>
          </w:tcPr>
          <w:p w14:paraId="439F2C34"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4C6FAC1E"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732AE3F2"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سال  عدم خسارت جانی-بیمه نامه صادره</w:t>
            </w:r>
          </w:p>
        </w:tc>
        <w:tc>
          <w:tcPr>
            <w:tcW w:w="1329" w:type="dxa"/>
            <w:noWrap/>
            <w:hideMark/>
          </w:tcPr>
          <w:p w14:paraId="4F77AE14"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47DB883A"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5D848453"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33</w:t>
            </w:r>
          </w:p>
        </w:tc>
        <w:tc>
          <w:tcPr>
            <w:tcW w:w="2640" w:type="dxa"/>
            <w:noWrap/>
            <w:hideMark/>
          </w:tcPr>
          <w:p w14:paraId="3FD539CC"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DisLfAmnt</w:t>
            </w:r>
          </w:p>
        </w:tc>
        <w:tc>
          <w:tcPr>
            <w:tcW w:w="1900" w:type="dxa"/>
            <w:noWrap/>
            <w:hideMark/>
          </w:tcPr>
          <w:p w14:paraId="7217122F"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792" w:type="dxa"/>
            <w:noWrap/>
            <w:hideMark/>
          </w:tcPr>
          <w:p w14:paraId="7A21956C"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756E5647"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تخفیف عدم خسارت ثالث  جانی به ریال-بیمه نامه صادره</w:t>
            </w:r>
          </w:p>
        </w:tc>
        <w:tc>
          <w:tcPr>
            <w:tcW w:w="1329" w:type="dxa"/>
            <w:noWrap/>
            <w:hideMark/>
          </w:tcPr>
          <w:p w14:paraId="24F0E059"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0DF2FB2B"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C06075D"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34</w:t>
            </w:r>
          </w:p>
        </w:tc>
        <w:tc>
          <w:tcPr>
            <w:tcW w:w="2640" w:type="dxa"/>
            <w:noWrap/>
            <w:hideMark/>
          </w:tcPr>
          <w:p w14:paraId="1E556303"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DisFnYrNum</w:t>
            </w:r>
          </w:p>
        </w:tc>
        <w:tc>
          <w:tcPr>
            <w:tcW w:w="1900" w:type="dxa"/>
            <w:noWrap/>
            <w:hideMark/>
          </w:tcPr>
          <w:p w14:paraId="4CC436F7"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1E7D8982"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11109A8"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تعداد سال عدم خسارت مالی- بیمه نامه صادره</w:t>
            </w:r>
          </w:p>
        </w:tc>
        <w:tc>
          <w:tcPr>
            <w:tcW w:w="1329" w:type="dxa"/>
            <w:noWrap/>
            <w:hideMark/>
          </w:tcPr>
          <w:p w14:paraId="15AC4C2C"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32653ADD"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D9A6987"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35</w:t>
            </w:r>
          </w:p>
        </w:tc>
        <w:tc>
          <w:tcPr>
            <w:tcW w:w="2640" w:type="dxa"/>
            <w:noWrap/>
            <w:hideMark/>
          </w:tcPr>
          <w:p w14:paraId="67CF2FC4"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DisFnAmnt</w:t>
            </w:r>
          </w:p>
        </w:tc>
        <w:tc>
          <w:tcPr>
            <w:tcW w:w="1900" w:type="dxa"/>
            <w:noWrap/>
            <w:hideMark/>
          </w:tcPr>
          <w:p w14:paraId="1268563C"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792" w:type="dxa"/>
            <w:noWrap/>
            <w:hideMark/>
          </w:tcPr>
          <w:p w14:paraId="47C10214"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279A1A4"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تخفیف عدم خسارت ثالث مالی-بیمه نامه صادره</w:t>
            </w:r>
          </w:p>
        </w:tc>
        <w:tc>
          <w:tcPr>
            <w:tcW w:w="1329" w:type="dxa"/>
            <w:noWrap/>
            <w:hideMark/>
          </w:tcPr>
          <w:p w14:paraId="1F3AEB65"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7F6DFC7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708FFA76"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36</w:t>
            </w:r>
          </w:p>
        </w:tc>
        <w:tc>
          <w:tcPr>
            <w:tcW w:w="2640" w:type="dxa"/>
            <w:noWrap/>
            <w:hideMark/>
          </w:tcPr>
          <w:p w14:paraId="5E887A53"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DisPrsnYrNum</w:t>
            </w:r>
          </w:p>
        </w:tc>
        <w:tc>
          <w:tcPr>
            <w:tcW w:w="1900" w:type="dxa"/>
            <w:noWrap/>
            <w:hideMark/>
          </w:tcPr>
          <w:p w14:paraId="34C9ACED"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37FBD3B8"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2F60898"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سال عدم خسارت راننده-بیمه نامه صادره</w:t>
            </w:r>
          </w:p>
        </w:tc>
        <w:tc>
          <w:tcPr>
            <w:tcW w:w="1329" w:type="dxa"/>
            <w:noWrap/>
            <w:hideMark/>
          </w:tcPr>
          <w:p w14:paraId="43B48563"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23A8A2C4"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97AF802"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37</w:t>
            </w:r>
          </w:p>
        </w:tc>
        <w:tc>
          <w:tcPr>
            <w:tcW w:w="2640" w:type="dxa"/>
            <w:noWrap/>
            <w:hideMark/>
          </w:tcPr>
          <w:p w14:paraId="3D8946F5"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DisPrsnAmnt</w:t>
            </w:r>
          </w:p>
        </w:tc>
        <w:tc>
          <w:tcPr>
            <w:tcW w:w="1900" w:type="dxa"/>
            <w:noWrap/>
            <w:hideMark/>
          </w:tcPr>
          <w:p w14:paraId="567403DD"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792" w:type="dxa"/>
            <w:noWrap/>
            <w:hideMark/>
          </w:tcPr>
          <w:p w14:paraId="3BC50D7A"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11A2D325"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تخفیف عدم خسارت راننده-بیمه نامه صادره</w:t>
            </w:r>
          </w:p>
        </w:tc>
        <w:tc>
          <w:tcPr>
            <w:tcW w:w="1329" w:type="dxa"/>
            <w:noWrap/>
            <w:hideMark/>
          </w:tcPr>
          <w:p w14:paraId="2E8AF368"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6A6838D3"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77905B5" w14:textId="77777777" w:rsidR="001E4D47" w:rsidRPr="00F733A3" w:rsidRDefault="001E4D47" w:rsidP="001E4D47">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38</w:t>
            </w:r>
          </w:p>
        </w:tc>
        <w:tc>
          <w:tcPr>
            <w:tcW w:w="2640" w:type="dxa"/>
            <w:noWrap/>
            <w:hideMark/>
          </w:tcPr>
          <w:p w14:paraId="18DCB5B1"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LfYrLosCnt</w:t>
            </w:r>
          </w:p>
        </w:tc>
        <w:tc>
          <w:tcPr>
            <w:tcW w:w="1900" w:type="dxa"/>
            <w:noWrap/>
            <w:hideMark/>
          </w:tcPr>
          <w:p w14:paraId="6632FEF8"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4D6C6EB9"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3E087FF"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تعداد خسارت‌های جانی بيمه نامه قبلي</w:t>
            </w:r>
          </w:p>
        </w:tc>
        <w:tc>
          <w:tcPr>
            <w:tcW w:w="1329" w:type="dxa"/>
            <w:noWrap/>
            <w:hideMark/>
          </w:tcPr>
          <w:p w14:paraId="67CE24D7"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569F30E1"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B58E5FF"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39</w:t>
            </w:r>
          </w:p>
        </w:tc>
        <w:tc>
          <w:tcPr>
            <w:tcW w:w="2640" w:type="dxa"/>
            <w:noWrap/>
            <w:hideMark/>
          </w:tcPr>
          <w:p w14:paraId="5C7C3E54"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LfFinAmnt</w:t>
            </w:r>
          </w:p>
        </w:tc>
        <w:tc>
          <w:tcPr>
            <w:tcW w:w="1900" w:type="dxa"/>
            <w:noWrap/>
            <w:hideMark/>
          </w:tcPr>
          <w:p w14:paraId="256FFC6D"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792" w:type="dxa"/>
            <w:noWrap/>
            <w:hideMark/>
          </w:tcPr>
          <w:p w14:paraId="5433A841"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CCAAA77"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جرایم خسارت بابت تعداد خسارتهای جانی بیمه نامه قبلی ثبت شده در بیمه نامه صادره</w:t>
            </w:r>
          </w:p>
        </w:tc>
        <w:tc>
          <w:tcPr>
            <w:tcW w:w="1329" w:type="dxa"/>
            <w:noWrap/>
            <w:hideMark/>
          </w:tcPr>
          <w:p w14:paraId="65FA83CD"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27ED7A3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42306AC"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40</w:t>
            </w:r>
          </w:p>
        </w:tc>
        <w:tc>
          <w:tcPr>
            <w:tcW w:w="2640" w:type="dxa"/>
            <w:noWrap/>
            <w:hideMark/>
          </w:tcPr>
          <w:p w14:paraId="3EC3D3A5"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FnYrLosCnt</w:t>
            </w:r>
          </w:p>
        </w:tc>
        <w:tc>
          <w:tcPr>
            <w:tcW w:w="1900" w:type="dxa"/>
            <w:noWrap/>
            <w:hideMark/>
          </w:tcPr>
          <w:p w14:paraId="799B2EA4"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51593147"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65C4599E"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تعداد خسارت‌های مالي بيمه نامه قبلي</w:t>
            </w:r>
          </w:p>
        </w:tc>
        <w:tc>
          <w:tcPr>
            <w:tcW w:w="1329" w:type="dxa"/>
            <w:noWrap/>
            <w:hideMark/>
          </w:tcPr>
          <w:p w14:paraId="38AEE0A9"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2F74B4DC"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5C75E951"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41</w:t>
            </w:r>
          </w:p>
        </w:tc>
        <w:tc>
          <w:tcPr>
            <w:tcW w:w="2640" w:type="dxa"/>
            <w:noWrap/>
            <w:hideMark/>
          </w:tcPr>
          <w:p w14:paraId="3284ACC2"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FnFinAmnt</w:t>
            </w:r>
          </w:p>
        </w:tc>
        <w:tc>
          <w:tcPr>
            <w:tcW w:w="1900" w:type="dxa"/>
            <w:noWrap/>
            <w:hideMark/>
          </w:tcPr>
          <w:p w14:paraId="26E44A45"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792" w:type="dxa"/>
            <w:noWrap/>
            <w:hideMark/>
          </w:tcPr>
          <w:p w14:paraId="1F0210F6"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2D516351"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جرایم خسارت بابت تعداد خسارتهای مالی بیمه نامه قبلی ثبت شده در بیمه نامه صادره</w:t>
            </w:r>
          </w:p>
        </w:tc>
        <w:tc>
          <w:tcPr>
            <w:tcW w:w="1329" w:type="dxa"/>
            <w:noWrap/>
            <w:hideMark/>
          </w:tcPr>
          <w:p w14:paraId="265BEBE0"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26448A0A"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2B4B3683"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42</w:t>
            </w:r>
          </w:p>
        </w:tc>
        <w:tc>
          <w:tcPr>
            <w:tcW w:w="2640" w:type="dxa"/>
            <w:noWrap/>
            <w:hideMark/>
          </w:tcPr>
          <w:p w14:paraId="7F770A37"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PrsnYrLosCnt</w:t>
            </w:r>
          </w:p>
        </w:tc>
        <w:tc>
          <w:tcPr>
            <w:tcW w:w="1900" w:type="dxa"/>
            <w:noWrap/>
            <w:hideMark/>
          </w:tcPr>
          <w:p w14:paraId="14CFDCE4"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0559C284"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F87F175"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خسارت حوادث راننده بيمه نامه قبلي</w:t>
            </w:r>
          </w:p>
        </w:tc>
        <w:tc>
          <w:tcPr>
            <w:tcW w:w="1329" w:type="dxa"/>
            <w:noWrap/>
            <w:hideMark/>
          </w:tcPr>
          <w:p w14:paraId="7D46F57C"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3CF32657"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2E705C01"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43</w:t>
            </w:r>
          </w:p>
        </w:tc>
        <w:tc>
          <w:tcPr>
            <w:tcW w:w="2640" w:type="dxa"/>
            <w:noWrap/>
            <w:hideMark/>
          </w:tcPr>
          <w:p w14:paraId="278658F3"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PrsnFinAmnt</w:t>
            </w:r>
          </w:p>
        </w:tc>
        <w:tc>
          <w:tcPr>
            <w:tcW w:w="1900" w:type="dxa"/>
            <w:noWrap/>
            <w:hideMark/>
          </w:tcPr>
          <w:p w14:paraId="680F19CC"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792" w:type="dxa"/>
            <w:noWrap/>
            <w:hideMark/>
          </w:tcPr>
          <w:p w14:paraId="265D97CE"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6F957481"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جریمه بابت تعدد خسارت حوادث راننده قبلی ثبت شده در بیمه نامه صادره</w:t>
            </w:r>
          </w:p>
        </w:tc>
        <w:tc>
          <w:tcPr>
            <w:tcW w:w="1329" w:type="dxa"/>
            <w:noWrap/>
            <w:hideMark/>
          </w:tcPr>
          <w:p w14:paraId="53A35B51"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286938A9"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5712B15E"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44</w:t>
            </w:r>
          </w:p>
        </w:tc>
        <w:tc>
          <w:tcPr>
            <w:tcW w:w="2640" w:type="dxa"/>
            <w:noWrap/>
            <w:hideMark/>
          </w:tcPr>
          <w:p w14:paraId="032B5438"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CusAccFinCnt</w:t>
            </w:r>
          </w:p>
        </w:tc>
        <w:tc>
          <w:tcPr>
            <w:tcW w:w="1900" w:type="dxa"/>
            <w:noWrap/>
            <w:hideMark/>
          </w:tcPr>
          <w:p w14:paraId="304A9F7E"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39D572A1"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4C9B4A67"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تعداد تخلف حادثه ساز  استعلام شده در لحظه صدور</w:t>
            </w:r>
          </w:p>
        </w:tc>
        <w:tc>
          <w:tcPr>
            <w:tcW w:w="1329" w:type="dxa"/>
            <w:noWrap/>
            <w:hideMark/>
          </w:tcPr>
          <w:p w14:paraId="7C8228EE"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2239BDD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67AF6B28"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45</w:t>
            </w:r>
          </w:p>
        </w:tc>
        <w:tc>
          <w:tcPr>
            <w:tcW w:w="2640" w:type="dxa"/>
            <w:noWrap/>
            <w:hideMark/>
          </w:tcPr>
          <w:p w14:paraId="4FAECD79"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CusAccFinAmnt</w:t>
            </w:r>
          </w:p>
        </w:tc>
        <w:tc>
          <w:tcPr>
            <w:tcW w:w="1900" w:type="dxa"/>
            <w:noWrap/>
            <w:hideMark/>
          </w:tcPr>
          <w:p w14:paraId="000D8309"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792" w:type="dxa"/>
            <w:noWrap/>
            <w:hideMark/>
          </w:tcPr>
          <w:p w14:paraId="2168AF36"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48167446"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اضافه نرخ اعمال شده بابت تخلفات حادثه ساز در بیمه نامه صادره</w:t>
            </w:r>
          </w:p>
        </w:tc>
        <w:tc>
          <w:tcPr>
            <w:tcW w:w="1329" w:type="dxa"/>
            <w:noWrap/>
            <w:hideMark/>
          </w:tcPr>
          <w:p w14:paraId="207777C0"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682B7AC8"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C33D631"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46</w:t>
            </w:r>
          </w:p>
        </w:tc>
        <w:tc>
          <w:tcPr>
            <w:tcW w:w="2640" w:type="dxa"/>
            <w:noWrap/>
            <w:hideMark/>
          </w:tcPr>
          <w:p w14:paraId="0BACD26C"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FndCst</w:t>
            </w:r>
          </w:p>
        </w:tc>
        <w:tc>
          <w:tcPr>
            <w:tcW w:w="1900" w:type="dxa"/>
            <w:noWrap/>
            <w:hideMark/>
          </w:tcPr>
          <w:p w14:paraId="00112AB1"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792" w:type="dxa"/>
            <w:noWrap/>
            <w:hideMark/>
          </w:tcPr>
          <w:p w14:paraId="2D9F7748"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9AFDAB9"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جريمه ديركرد تمديد بيمه نامه- صندوق تامین خسارت های بدنی- بند ب</w:t>
            </w:r>
          </w:p>
        </w:tc>
        <w:tc>
          <w:tcPr>
            <w:tcW w:w="1329" w:type="dxa"/>
            <w:noWrap/>
            <w:hideMark/>
          </w:tcPr>
          <w:p w14:paraId="4A66E351"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33452AF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67123B1F"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47</w:t>
            </w:r>
          </w:p>
        </w:tc>
        <w:tc>
          <w:tcPr>
            <w:tcW w:w="2640" w:type="dxa"/>
            <w:noWrap/>
            <w:hideMark/>
          </w:tcPr>
          <w:p w14:paraId="417306C1"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LfCshPrm</w:t>
            </w:r>
          </w:p>
        </w:tc>
        <w:tc>
          <w:tcPr>
            <w:tcW w:w="1900" w:type="dxa"/>
            <w:noWrap/>
            <w:hideMark/>
          </w:tcPr>
          <w:p w14:paraId="74D6E291"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decimal(8, 0)</w:t>
            </w:r>
          </w:p>
        </w:tc>
        <w:tc>
          <w:tcPr>
            <w:tcW w:w="792" w:type="dxa"/>
            <w:noWrap/>
            <w:hideMark/>
          </w:tcPr>
          <w:p w14:paraId="72BEC750"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1BF144F8"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مبلغ سهم  صندوق تأمین خسارت‌های بدني </w:t>
            </w:r>
            <w:r w:rsidRPr="00F733A3">
              <w:rPr>
                <w:rFonts w:ascii="Times New Roman" w:eastAsia="Times New Roman" w:hAnsi="Times New Roman" w:cs="Times New Roman" w:hint="cs"/>
                <w:color w:val="000000"/>
                <w:rtl/>
              </w:rPr>
              <w:t>–</w:t>
            </w:r>
            <w:r w:rsidRPr="00F733A3">
              <w:rPr>
                <w:rFonts w:ascii="Arial" w:eastAsia="Times New Roman" w:hAnsi="Arial" w:cs="B Lotus" w:hint="cs"/>
                <w:color w:val="000000"/>
                <w:rtl/>
              </w:rPr>
              <w:t xml:space="preserve"> بند الف</w:t>
            </w:r>
          </w:p>
        </w:tc>
        <w:tc>
          <w:tcPr>
            <w:tcW w:w="1329" w:type="dxa"/>
            <w:noWrap/>
            <w:hideMark/>
          </w:tcPr>
          <w:p w14:paraId="11EFB025"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79A50EF5"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7F8D65E5"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48</w:t>
            </w:r>
          </w:p>
        </w:tc>
        <w:tc>
          <w:tcPr>
            <w:tcW w:w="2640" w:type="dxa"/>
            <w:noWrap/>
            <w:hideMark/>
          </w:tcPr>
          <w:p w14:paraId="6E8AF62E"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LfCvrCptl</w:t>
            </w:r>
          </w:p>
        </w:tc>
        <w:tc>
          <w:tcPr>
            <w:tcW w:w="1900" w:type="dxa"/>
            <w:noWrap/>
            <w:hideMark/>
          </w:tcPr>
          <w:p w14:paraId="64132371"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decimal(11, 0)</w:t>
            </w:r>
          </w:p>
        </w:tc>
        <w:tc>
          <w:tcPr>
            <w:tcW w:w="792" w:type="dxa"/>
            <w:noWrap/>
            <w:hideMark/>
          </w:tcPr>
          <w:p w14:paraId="4D439312"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346DFE65"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مبلغ تعهد جانی به ریال</w:t>
            </w:r>
          </w:p>
        </w:tc>
        <w:tc>
          <w:tcPr>
            <w:tcW w:w="1329" w:type="dxa"/>
            <w:noWrap/>
            <w:hideMark/>
          </w:tcPr>
          <w:p w14:paraId="7AC52EE5"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06D76FE9"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C3BD24D"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49</w:t>
            </w:r>
          </w:p>
        </w:tc>
        <w:tc>
          <w:tcPr>
            <w:tcW w:w="2640" w:type="dxa"/>
            <w:noWrap/>
            <w:hideMark/>
          </w:tcPr>
          <w:p w14:paraId="2DFFB335"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FnCvrCptl</w:t>
            </w:r>
          </w:p>
        </w:tc>
        <w:tc>
          <w:tcPr>
            <w:tcW w:w="1900" w:type="dxa"/>
            <w:noWrap/>
            <w:hideMark/>
          </w:tcPr>
          <w:p w14:paraId="458ACCEC"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decimal(11, 0)</w:t>
            </w:r>
          </w:p>
        </w:tc>
        <w:tc>
          <w:tcPr>
            <w:tcW w:w="792" w:type="dxa"/>
            <w:noWrap/>
            <w:hideMark/>
          </w:tcPr>
          <w:p w14:paraId="78E45D50"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6BDCAF42"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مبلغ تعهد مالی به ریال</w:t>
            </w:r>
          </w:p>
        </w:tc>
        <w:tc>
          <w:tcPr>
            <w:tcW w:w="1329" w:type="dxa"/>
            <w:noWrap/>
            <w:hideMark/>
          </w:tcPr>
          <w:p w14:paraId="0C3C7815"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1508FADB"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1ECEC8E"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50</w:t>
            </w:r>
          </w:p>
        </w:tc>
        <w:tc>
          <w:tcPr>
            <w:tcW w:w="2640" w:type="dxa"/>
            <w:noWrap/>
            <w:hideMark/>
          </w:tcPr>
          <w:p w14:paraId="493BABD2"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PrsnCvrCptl</w:t>
            </w:r>
          </w:p>
        </w:tc>
        <w:tc>
          <w:tcPr>
            <w:tcW w:w="1900" w:type="dxa"/>
            <w:noWrap/>
            <w:hideMark/>
          </w:tcPr>
          <w:p w14:paraId="113B85E3"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decimal(11, 0)</w:t>
            </w:r>
          </w:p>
        </w:tc>
        <w:tc>
          <w:tcPr>
            <w:tcW w:w="792" w:type="dxa"/>
            <w:noWrap/>
            <w:hideMark/>
          </w:tcPr>
          <w:p w14:paraId="338C0CD7"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1ED55080"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مبلغ تعهد حوادث راننده به ریال  </w:t>
            </w:r>
          </w:p>
        </w:tc>
        <w:tc>
          <w:tcPr>
            <w:tcW w:w="1329" w:type="dxa"/>
            <w:noWrap/>
            <w:hideMark/>
          </w:tcPr>
          <w:p w14:paraId="787E0168"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7A15CD00"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48C51A4"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51</w:t>
            </w:r>
          </w:p>
        </w:tc>
        <w:tc>
          <w:tcPr>
            <w:tcW w:w="2640" w:type="dxa"/>
            <w:noWrap/>
            <w:hideMark/>
          </w:tcPr>
          <w:p w14:paraId="6624CF40"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Prm</w:t>
            </w:r>
          </w:p>
        </w:tc>
        <w:tc>
          <w:tcPr>
            <w:tcW w:w="1900" w:type="dxa"/>
            <w:noWrap/>
            <w:hideMark/>
          </w:tcPr>
          <w:p w14:paraId="2D2FBFD0"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792" w:type="dxa"/>
            <w:noWrap/>
            <w:hideMark/>
          </w:tcPr>
          <w:p w14:paraId="1BDE682E"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3E4F697A"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حق بیمه - ثالث اجباری -  بدون مالیات و عوارض</w:t>
            </w:r>
          </w:p>
        </w:tc>
        <w:tc>
          <w:tcPr>
            <w:tcW w:w="1329" w:type="dxa"/>
            <w:noWrap/>
            <w:hideMark/>
          </w:tcPr>
          <w:p w14:paraId="078E5314"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7ECA40F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16675AF"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52</w:t>
            </w:r>
          </w:p>
        </w:tc>
        <w:tc>
          <w:tcPr>
            <w:tcW w:w="2640" w:type="dxa"/>
            <w:noWrap/>
            <w:hideMark/>
          </w:tcPr>
          <w:p w14:paraId="42BD77A4"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CalcPrm</w:t>
            </w:r>
          </w:p>
        </w:tc>
        <w:tc>
          <w:tcPr>
            <w:tcW w:w="1900" w:type="dxa"/>
            <w:noWrap/>
            <w:hideMark/>
          </w:tcPr>
          <w:p w14:paraId="79A3A9D6"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792" w:type="dxa"/>
            <w:noWrap/>
            <w:hideMark/>
          </w:tcPr>
          <w:p w14:paraId="16B78017"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18B9A3E3"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حق بیمه قانونی ثالث اجباری ( قبل از کسر تخفیفات اختیاری شرکت -  بدون مالیات و عوارض-بدون سهم صندوق بند الف-ب و بدون وزارت بهداشت) </w:t>
            </w:r>
          </w:p>
        </w:tc>
        <w:tc>
          <w:tcPr>
            <w:tcW w:w="1329" w:type="dxa"/>
            <w:noWrap/>
            <w:hideMark/>
          </w:tcPr>
          <w:p w14:paraId="24D0F16A"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5B342789"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02ABB7D"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53</w:t>
            </w:r>
          </w:p>
        </w:tc>
        <w:tc>
          <w:tcPr>
            <w:tcW w:w="2640" w:type="dxa"/>
            <w:noWrap/>
            <w:hideMark/>
          </w:tcPr>
          <w:p w14:paraId="72678525"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Tax</w:t>
            </w:r>
          </w:p>
        </w:tc>
        <w:tc>
          <w:tcPr>
            <w:tcW w:w="1900" w:type="dxa"/>
            <w:noWrap/>
            <w:hideMark/>
          </w:tcPr>
          <w:p w14:paraId="086BDB60"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792" w:type="dxa"/>
            <w:noWrap/>
            <w:hideMark/>
          </w:tcPr>
          <w:p w14:paraId="2CCB99F7"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19DE5307"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مالیات اعمال شده دربیمه نامه جاری</w:t>
            </w:r>
          </w:p>
        </w:tc>
        <w:tc>
          <w:tcPr>
            <w:tcW w:w="1329" w:type="dxa"/>
            <w:noWrap/>
            <w:hideMark/>
          </w:tcPr>
          <w:p w14:paraId="0123F329"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12D085E0"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7ADDA316"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54</w:t>
            </w:r>
          </w:p>
        </w:tc>
        <w:tc>
          <w:tcPr>
            <w:tcW w:w="2640" w:type="dxa"/>
            <w:noWrap/>
            <w:hideMark/>
          </w:tcPr>
          <w:p w14:paraId="23C67303"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Tol</w:t>
            </w:r>
          </w:p>
        </w:tc>
        <w:tc>
          <w:tcPr>
            <w:tcW w:w="1900" w:type="dxa"/>
            <w:noWrap/>
            <w:hideMark/>
          </w:tcPr>
          <w:p w14:paraId="0F3702D9"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792" w:type="dxa"/>
            <w:noWrap/>
            <w:hideMark/>
          </w:tcPr>
          <w:p w14:paraId="4C75009E"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3FA599AC"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مبلغ عوارض اعمال شده دربیمه نامه جاری</w:t>
            </w:r>
          </w:p>
        </w:tc>
        <w:tc>
          <w:tcPr>
            <w:tcW w:w="1329" w:type="dxa"/>
            <w:noWrap/>
            <w:hideMark/>
          </w:tcPr>
          <w:p w14:paraId="4F052104"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51D31269"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64AC99AC"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55</w:t>
            </w:r>
          </w:p>
        </w:tc>
        <w:tc>
          <w:tcPr>
            <w:tcW w:w="2640" w:type="dxa"/>
            <w:noWrap/>
            <w:hideMark/>
          </w:tcPr>
          <w:p w14:paraId="4C903745"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ExcLfPrm</w:t>
            </w:r>
          </w:p>
        </w:tc>
        <w:tc>
          <w:tcPr>
            <w:tcW w:w="1900" w:type="dxa"/>
            <w:noWrap/>
            <w:hideMark/>
          </w:tcPr>
          <w:p w14:paraId="53A53F76"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792" w:type="dxa"/>
            <w:noWrap/>
            <w:hideMark/>
          </w:tcPr>
          <w:p w14:paraId="05807334"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2BD0437F"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حق بيمه مازاد جانی (بدون مالیات و عوارض)    </w:t>
            </w:r>
          </w:p>
        </w:tc>
        <w:tc>
          <w:tcPr>
            <w:tcW w:w="1329" w:type="dxa"/>
            <w:noWrap/>
            <w:hideMark/>
          </w:tcPr>
          <w:p w14:paraId="6FBA1C0D"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2B130BB1" w14:textId="77777777" w:rsidTr="00102F65">
        <w:trPr>
          <w:cantSplit/>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2976315E"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56</w:t>
            </w:r>
          </w:p>
        </w:tc>
        <w:tc>
          <w:tcPr>
            <w:tcW w:w="2640" w:type="dxa"/>
            <w:noWrap/>
            <w:hideMark/>
          </w:tcPr>
          <w:p w14:paraId="3650BA37"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ExcFnPrm</w:t>
            </w:r>
          </w:p>
        </w:tc>
        <w:tc>
          <w:tcPr>
            <w:tcW w:w="1900" w:type="dxa"/>
            <w:noWrap/>
            <w:hideMark/>
          </w:tcPr>
          <w:p w14:paraId="5204AC5E"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792" w:type="dxa"/>
            <w:noWrap/>
            <w:hideMark/>
          </w:tcPr>
          <w:p w14:paraId="18556A91"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1FE5FD0B"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حق بیمه مازاد مالی (بدون مالیات و عوارض)  </w:t>
            </w:r>
          </w:p>
        </w:tc>
        <w:tc>
          <w:tcPr>
            <w:tcW w:w="1329" w:type="dxa"/>
            <w:noWrap/>
            <w:hideMark/>
          </w:tcPr>
          <w:p w14:paraId="55294398"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7D96217C"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4B4473E"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57</w:t>
            </w:r>
          </w:p>
        </w:tc>
        <w:tc>
          <w:tcPr>
            <w:tcW w:w="2640" w:type="dxa"/>
            <w:noWrap/>
            <w:hideMark/>
          </w:tcPr>
          <w:p w14:paraId="631DC301"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PrsnPrm</w:t>
            </w:r>
          </w:p>
        </w:tc>
        <w:tc>
          <w:tcPr>
            <w:tcW w:w="1900" w:type="dxa"/>
            <w:noWrap/>
            <w:hideMark/>
          </w:tcPr>
          <w:p w14:paraId="07CEE106"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792" w:type="dxa"/>
            <w:noWrap/>
            <w:hideMark/>
          </w:tcPr>
          <w:p w14:paraId="269B469F"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2DF11861"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حق بيمه حوادث راننده (بدون مالیات و عوارض)</w:t>
            </w:r>
          </w:p>
        </w:tc>
        <w:tc>
          <w:tcPr>
            <w:tcW w:w="1329" w:type="dxa"/>
            <w:noWrap/>
            <w:hideMark/>
          </w:tcPr>
          <w:p w14:paraId="15411A2E"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34D5295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038F9CE5"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58</w:t>
            </w:r>
          </w:p>
        </w:tc>
        <w:tc>
          <w:tcPr>
            <w:tcW w:w="2640" w:type="dxa"/>
            <w:noWrap/>
            <w:hideMark/>
          </w:tcPr>
          <w:p w14:paraId="3782A0A2"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HlthPrm</w:t>
            </w:r>
          </w:p>
        </w:tc>
        <w:tc>
          <w:tcPr>
            <w:tcW w:w="1900" w:type="dxa"/>
            <w:noWrap/>
            <w:hideMark/>
          </w:tcPr>
          <w:p w14:paraId="29593D78"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792" w:type="dxa"/>
            <w:noWrap/>
            <w:hideMark/>
          </w:tcPr>
          <w:p w14:paraId="5F97FD88"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64E63B8C"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مبلغ سهم وزارت بهداشت</w:t>
            </w:r>
          </w:p>
        </w:tc>
        <w:tc>
          <w:tcPr>
            <w:tcW w:w="1329" w:type="dxa"/>
            <w:noWrap/>
            <w:hideMark/>
          </w:tcPr>
          <w:p w14:paraId="6F874E56"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7A3F8606"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709F97E3" w14:textId="77777777" w:rsidR="001E4D47" w:rsidRPr="00410A9D" w:rsidRDefault="001E4D47" w:rsidP="001E4D47">
            <w:pPr>
              <w:jc w:val="center"/>
              <w:rPr>
                <w:rFonts w:ascii="Arial" w:eastAsia="Times New Roman" w:hAnsi="Arial" w:cs="B Lotus"/>
                <w:color w:val="000000"/>
                <w:sz w:val="28"/>
                <w:szCs w:val="28"/>
              </w:rPr>
            </w:pPr>
            <w:r w:rsidRPr="00410A9D">
              <w:rPr>
                <w:rFonts w:ascii="Arial" w:eastAsia="Times New Roman" w:hAnsi="Arial" w:cs="B Lotus" w:hint="cs"/>
                <w:color w:val="000000"/>
                <w:sz w:val="28"/>
                <w:szCs w:val="28"/>
                <w:rtl/>
              </w:rPr>
              <w:t>59</w:t>
            </w:r>
          </w:p>
        </w:tc>
        <w:tc>
          <w:tcPr>
            <w:tcW w:w="2640" w:type="dxa"/>
            <w:noWrap/>
            <w:hideMark/>
          </w:tcPr>
          <w:p w14:paraId="3592E2E4" w14:textId="77777777" w:rsidR="001E4D47" w:rsidRPr="00410A9D"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410A9D">
              <w:rPr>
                <w:rFonts w:ascii="Arial" w:eastAsia="Times New Roman" w:hAnsi="Arial" w:cs="B Lotus" w:hint="cs"/>
                <w:color w:val="000000"/>
              </w:rPr>
              <w:t>IsFndCstInst</w:t>
            </w:r>
          </w:p>
        </w:tc>
        <w:tc>
          <w:tcPr>
            <w:tcW w:w="1900" w:type="dxa"/>
            <w:noWrap/>
            <w:hideMark/>
          </w:tcPr>
          <w:p w14:paraId="5F170F61" w14:textId="77777777" w:rsidR="001E4D47" w:rsidRPr="00410A9D"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410A9D">
              <w:rPr>
                <w:rFonts w:ascii="Arial" w:eastAsia="Times New Roman" w:hAnsi="Arial" w:cs="B Lotus" w:hint="cs"/>
                <w:color w:val="000000"/>
              </w:rPr>
              <w:t>bit</w:t>
            </w:r>
          </w:p>
        </w:tc>
        <w:tc>
          <w:tcPr>
            <w:tcW w:w="792" w:type="dxa"/>
            <w:noWrap/>
            <w:hideMark/>
          </w:tcPr>
          <w:p w14:paraId="12B5F22E" w14:textId="77777777" w:rsidR="001E4D47" w:rsidRPr="00410A9D"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410A9D">
              <w:rPr>
                <w:rFonts w:ascii="Arial" w:eastAsia="Times New Roman" w:hAnsi="Arial" w:cs="B Lotus" w:hint="cs"/>
                <w:color w:val="000000"/>
              </w:rPr>
              <w:t>yes</w:t>
            </w:r>
          </w:p>
        </w:tc>
        <w:tc>
          <w:tcPr>
            <w:tcW w:w="1648" w:type="dxa"/>
            <w:noWrap/>
            <w:hideMark/>
          </w:tcPr>
          <w:p w14:paraId="69187E70" w14:textId="77777777" w:rsidR="001E4D47" w:rsidRPr="00410A9D"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410A9D">
              <w:rPr>
                <w:rFonts w:ascii="Arial" w:eastAsia="Times New Roman" w:hAnsi="Arial" w:cs="B Lotus" w:hint="cs"/>
                <w:color w:val="000000"/>
                <w:rtl/>
              </w:rPr>
              <w:t xml:space="preserve">جریمه  صندوق  اقساطی دریافت </w:t>
            </w:r>
            <w:r w:rsidRPr="00410A9D">
              <w:rPr>
                <w:rFonts w:ascii="Arial" w:eastAsia="Times New Roman" w:hAnsi="Arial" w:cs="B Lotus" w:hint="cs"/>
                <w:color w:val="000000"/>
                <w:rtl/>
              </w:rPr>
              <w:lastRenderedPageBreak/>
              <w:t>می شود یا خیر ؟  اقساطی دریافت می شود =1    اقساطی دریافت نمی شود=0</w:t>
            </w:r>
          </w:p>
        </w:tc>
        <w:tc>
          <w:tcPr>
            <w:tcW w:w="1329" w:type="dxa"/>
            <w:noWrap/>
            <w:hideMark/>
          </w:tcPr>
          <w:p w14:paraId="6BB78393" w14:textId="77777777" w:rsidR="001E4D47" w:rsidRPr="004D4800"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highlight w:val="yellow"/>
              </w:rPr>
            </w:pPr>
            <w:r w:rsidRPr="004D4800">
              <w:rPr>
                <w:rFonts w:ascii="Arial" w:eastAsia="Times New Roman" w:hAnsi="Arial" w:cs="B Lotus" w:hint="cs"/>
                <w:color w:val="000000"/>
                <w:highlight w:val="yellow"/>
              </w:rPr>
              <w:lastRenderedPageBreak/>
              <w:t> </w:t>
            </w:r>
          </w:p>
        </w:tc>
      </w:tr>
      <w:tr w:rsidR="001E4D47" w:rsidRPr="00F733A3" w14:paraId="41A050C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72059C79"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60</w:t>
            </w:r>
          </w:p>
        </w:tc>
        <w:tc>
          <w:tcPr>
            <w:tcW w:w="2640" w:type="dxa"/>
            <w:noWrap/>
            <w:hideMark/>
          </w:tcPr>
          <w:p w14:paraId="5C50B761"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IsPrmInst</w:t>
            </w:r>
          </w:p>
        </w:tc>
        <w:tc>
          <w:tcPr>
            <w:tcW w:w="1900" w:type="dxa"/>
            <w:noWrap/>
            <w:hideMark/>
          </w:tcPr>
          <w:p w14:paraId="1F97F3F5"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bit</w:t>
            </w:r>
          </w:p>
        </w:tc>
        <w:tc>
          <w:tcPr>
            <w:tcW w:w="792" w:type="dxa"/>
            <w:noWrap/>
            <w:hideMark/>
          </w:tcPr>
          <w:p w14:paraId="2376D12D"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204376A7"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حق بیمه  اقساطی دریافت می شود یا خیر ؟   اقساطی دریافت می شود =1    اقساطی دریافت نمی شود=0</w:t>
            </w:r>
          </w:p>
        </w:tc>
        <w:tc>
          <w:tcPr>
            <w:tcW w:w="1329" w:type="dxa"/>
            <w:noWrap/>
            <w:hideMark/>
          </w:tcPr>
          <w:p w14:paraId="572BAD33"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26A9E8E3"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E478E34"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61</w:t>
            </w:r>
          </w:p>
        </w:tc>
        <w:tc>
          <w:tcPr>
            <w:tcW w:w="2640" w:type="dxa"/>
            <w:noWrap/>
            <w:hideMark/>
          </w:tcPr>
          <w:p w14:paraId="5A27254D"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PlcyDurDy</w:t>
            </w:r>
          </w:p>
        </w:tc>
        <w:tc>
          <w:tcPr>
            <w:tcW w:w="1900" w:type="dxa"/>
            <w:noWrap/>
            <w:hideMark/>
          </w:tcPr>
          <w:p w14:paraId="2ACECE98"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5AD86BF8"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3BB2DF43"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مدت بیمه نامه به روز</w:t>
            </w:r>
          </w:p>
        </w:tc>
        <w:tc>
          <w:tcPr>
            <w:tcW w:w="1329" w:type="dxa"/>
            <w:noWrap/>
            <w:hideMark/>
          </w:tcPr>
          <w:p w14:paraId="582BE2D5"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58A7E81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5F580855"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62</w:t>
            </w:r>
          </w:p>
        </w:tc>
        <w:tc>
          <w:tcPr>
            <w:tcW w:w="2640" w:type="dxa"/>
            <w:noWrap/>
            <w:hideMark/>
          </w:tcPr>
          <w:p w14:paraId="4F4483BD"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CalcTypCod</w:t>
            </w:r>
          </w:p>
        </w:tc>
        <w:tc>
          <w:tcPr>
            <w:tcW w:w="1900" w:type="dxa"/>
            <w:noWrap/>
            <w:hideMark/>
          </w:tcPr>
          <w:p w14:paraId="127EC1DB"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tinyint</w:t>
            </w:r>
          </w:p>
        </w:tc>
        <w:tc>
          <w:tcPr>
            <w:tcW w:w="792" w:type="dxa"/>
            <w:noWrap/>
            <w:hideMark/>
          </w:tcPr>
          <w:p w14:paraId="23DF9A05"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542472C7"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بیمه نامه بر اساس مدت</w:t>
            </w:r>
          </w:p>
        </w:tc>
        <w:tc>
          <w:tcPr>
            <w:tcW w:w="1329" w:type="dxa"/>
            <w:noWrap/>
            <w:hideMark/>
          </w:tcPr>
          <w:p w14:paraId="155428A4"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جدول کد نوع بیمه نامه بر اساس مدت </w:t>
            </w:r>
          </w:p>
        </w:tc>
      </w:tr>
      <w:tr w:rsidR="001E4D47" w:rsidRPr="00F733A3" w14:paraId="22A5B85A"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C7F3290"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63</w:t>
            </w:r>
          </w:p>
        </w:tc>
        <w:tc>
          <w:tcPr>
            <w:tcW w:w="2640" w:type="dxa"/>
            <w:noWrap/>
            <w:hideMark/>
          </w:tcPr>
          <w:p w14:paraId="76C39C58"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IsuDte</w:t>
            </w:r>
          </w:p>
        </w:tc>
        <w:tc>
          <w:tcPr>
            <w:tcW w:w="1900" w:type="dxa"/>
            <w:noWrap/>
            <w:hideMark/>
          </w:tcPr>
          <w:p w14:paraId="4951DA99"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792" w:type="dxa"/>
            <w:noWrap/>
            <w:hideMark/>
          </w:tcPr>
          <w:p w14:paraId="643BF885"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6BB9F775"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صدور بیمه نامه-شمسی</w:t>
            </w:r>
          </w:p>
        </w:tc>
        <w:tc>
          <w:tcPr>
            <w:tcW w:w="1329" w:type="dxa"/>
            <w:noWrap/>
            <w:hideMark/>
          </w:tcPr>
          <w:p w14:paraId="585727FB"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27C59CFC"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A9E2B50"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64</w:t>
            </w:r>
          </w:p>
        </w:tc>
        <w:tc>
          <w:tcPr>
            <w:tcW w:w="2640" w:type="dxa"/>
            <w:noWrap/>
            <w:hideMark/>
          </w:tcPr>
          <w:p w14:paraId="30F07501"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BgnDte</w:t>
            </w:r>
          </w:p>
        </w:tc>
        <w:tc>
          <w:tcPr>
            <w:tcW w:w="1900" w:type="dxa"/>
            <w:noWrap/>
            <w:hideMark/>
          </w:tcPr>
          <w:p w14:paraId="13C57225" w14:textId="77777777" w:rsidR="001E4D47" w:rsidRPr="00F733A3" w:rsidRDefault="001E4D47" w:rsidP="001E4D4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792" w:type="dxa"/>
            <w:noWrap/>
            <w:hideMark/>
          </w:tcPr>
          <w:p w14:paraId="18B8B38F"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00CD3EAF" w14:textId="77777777" w:rsidR="001E4D47" w:rsidRPr="00F733A3" w:rsidRDefault="001E4D47" w:rsidP="001E4D47">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شروع بیمه نامه- شمسی</w:t>
            </w:r>
          </w:p>
        </w:tc>
        <w:tc>
          <w:tcPr>
            <w:tcW w:w="1329" w:type="dxa"/>
            <w:noWrap/>
            <w:hideMark/>
          </w:tcPr>
          <w:p w14:paraId="5CEA68DC" w14:textId="77777777" w:rsidR="001E4D47" w:rsidRPr="00F733A3" w:rsidRDefault="001E4D47" w:rsidP="001E4D4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E4D47" w:rsidRPr="00F733A3" w14:paraId="47372426"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6324456A" w14:textId="77777777" w:rsidR="001E4D47" w:rsidRPr="00F733A3" w:rsidRDefault="001E4D47" w:rsidP="001E4D47">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65</w:t>
            </w:r>
          </w:p>
        </w:tc>
        <w:tc>
          <w:tcPr>
            <w:tcW w:w="2640" w:type="dxa"/>
            <w:noWrap/>
            <w:hideMark/>
          </w:tcPr>
          <w:p w14:paraId="0187D37F"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EndDte</w:t>
            </w:r>
          </w:p>
        </w:tc>
        <w:tc>
          <w:tcPr>
            <w:tcW w:w="1900" w:type="dxa"/>
            <w:noWrap/>
            <w:hideMark/>
          </w:tcPr>
          <w:p w14:paraId="52C95666" w14:textId="77777777" w:rsidR="001E4D47" w:rsidRPr="00F733A3" w:rsidRDefault="001E4D47" w:rsidP="001E4D4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792" w:type="dxa"/>
            <w:noWrap/>
            <w:hideMark/>
          </w:tcPr>
          <w:p w14:paraId="110467CB"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710E826D" w14:textId="77777777" w:rsidR="001E4D47" w:rsidRPr="00F733A3" w:rsidRDefault="001E4D47" w:rsidP="001E4D47">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پایان بیمه نامه- شمسی</w:t>
            </w:r>
          </w:p>
        </w:tc>
        <w:tc>
          <w:tcPr>
            <w:tcW w:w="1329" w:type="dxa"/>
            <w:noWrap/>
            <w:hideMark/>
          </w:tcPr>
          <w:p w14:paraId="54AE8BD4" w14:textId="77777777" w:rsidR="001E4D47" w:rsidRPr="00F733A3" w:rsidRDefault="001E4D47" w:rsidP="001E4D4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5550F2FC"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2972A15E"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66</w:t>
            </w:r>
          </w:p>
        </w:tc>
        <w:tc>
          <w:tcPr>
            <w:tcW w:w="2640" w:type="dxa"/>
            <w:noWrap/>
            <w:hideMark/>
          </w:tcPr>
          <w:p w14:paraId="2DA56BA4"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LastEndDte</w:t>
            </w:r>
          </w:p>
        </w:tc>
        <w:tc>
          <w:tcPr>
            <w:tcW w:w="1900" w:type="dxa"/>
            <w:noWrap/>
            <w:hideMark/>
          </w:tcPr>
          <w:p w14:paraId="3E1F39E9"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792" w:type="dxa"/>
            <w:noWrap/>
            <w:hideMark/>
          </w:tcPr>
          <w:p w14:paraId="4EFD767C"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6CB760E4" w14:textId="71CAA673"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تاريخ انقضاء بيمه نامه قبلي </w:t>
            </w:r>
            <w:r>
              <w:rPr>
                <w:rFonts w:ascii="Times New Roman" w:eastAsia="Times New Roman" w:hAnsi="Times New Roman" w:cs="Times New Roman" w:hint="cs"/>
                <w:color w:val="000000"/>
                <w:rtl/>
              </w:rPr>
              <w:t>–</w:t>
            </w:r>
            <w:r w:rsidRPr="00F733A3">
              <w:rPr>
                <w:rFonts w:ascii="Arial" w:eastAsia="Times New Roman" w:hAnsi="Arial" w:cs="B Lotus" w:hint="cs"/>
                <w:color w:val="000000"/>
                <w:rtl/>
              </w:rPr>
              <w:t xml:space="preserve"> شمسی</w:t>
            </w:r>
            <w:r>
              <w:rPr>
                <w:rFonts w:ascii="Arial" w:eastAsia="Times New Roman" w:hAnsi="Arial" w:cs="B Lotus" w:hint="cs"/>
                <w:color w:val="000000"/>
                <w:rtl/>
              </w:rPr>
              <w:t xml:space="preserve"> (</w:t>
            </w:r>
            <w:r w:rsidRPr="00102F65">
              <w:rPr>
                <w:rFonts w:ascii="Arial" w:eastAsia="Times New Roman" w:hAnsi="Arial" w:cs="B Lotus" w:hint="cs"/>
                <w:color w:val="000000"/>
                <w:rtl/>
              </w:rPr>
              <w:t>در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مواقعی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که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پایان</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بیمه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نامه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در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الحاقیه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تغییر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یافته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باشد</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یا</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الحاقیه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فسخ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باشد</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که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پایان</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بیمه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نامه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با</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اثر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الحاقیه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یکسان</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می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باشد</w:t>
            </w:r>
            <w:r w:rsidRPr="00102F65">
              <w:rPr>
                <w:rFonts w:ascii="Arial" w:eastAsia="Times New Roman" w:hAnsi="Arial" w:cs="B Lotus"/>
                <w:color w:val="000000"/>
                <w:rtl/>
              </w:rPr>
              <w:t>)</w:t>
            </w:r>
            <w:r w:rsidRPr="00102F65">
              <w:rPr>
                <w:rFonts w:ascii="Arial" w:eastAsia="Times New Roman" w:hAnsi="Arial" w:cs="B Lotus" w:hint="cs"/>
                <w:color w:val="000000"/>
                <w:rtl/>
              </w:rPr>
              <w:t>،</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در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صورتی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که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شرکت</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بیمه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هر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lastRenderedPageBreak/>
              <w:t>کدام</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از</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این</w:t>
            </w:r>
            <w:r w:rsidRPr="00102F65">
              <w:rPr>
                <w:rFonts w:ascii="Arial" w:eastAsia="Times New Roman" w:hAnsi="Arial" w:cs="B Lotus"/>
                <w:color w:val="000000"/>
                <w:rtl/>
              </w:rPr>
              <w:t xml:space="preserve"> 3 </w:t>
            </w:r>
            <w:r w:rsidRPr="00102F65">
              <w:rPr>
                <w:rFonts w:ascii="Arial" w:eastAsia="Times New Roman" w:hAnsi="Arial" w:cs="B Lotus" w:hint="cs"/>
                <w:color w:val="000000"/>
                <w:rtl/>
              </w:rPr>
              <w:t>تاریخ</w:t>
            </w:r>
            <w:r w:rsidRPr="00102F65">
              <w:rPr>
                <w:rFonts w:ascii="Arial" w:eastAsia="Times New Roman" w:hAnsi="Arial" w:cs="B Lotus"/>
                <w:color w:val="000000"/>
                <w:rtl/>
              </w:rPr>
              <w:t>(</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پایان</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بیمه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نامه،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پایان</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الحاقیه،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اثر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الحاقیه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فسخ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را</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ارسال</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نماید،</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بیمه</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مرکزی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ارسالی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را</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قبول</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می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کند</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اما</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در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محاسبات</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خود،</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تاریخ</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صحیح</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را</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قرار</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می</w:t>
            </w:r>
            <w:r w:rsidRPr="00102F65">
              <w:rPr>
                <w:rFonts w:ascii="Arial" w:eastAsia="Times New Roman" w:hAnsi="Arial" w:cs="B Lotus"/>
                <w:color w:val="000000"/>
                <w:rtl/>
              </w:rPr>
              <w:t xml:space="preserve"> </w:t>
            </w:r>
            <w:r w:rsidRPr="00102F65">
              <w:rPr>
                <w:rFonts w:ascii="Arial" w:eastAsia="Times New Roman" w:hAnsi="Arial" w:cs="B Lotus" w:hint="cs"/>
                <w:color w:val="000000"/>
                <w:rtl/>
              </w:rPr>
              <w:t>دهد</w:t>
            </w:r>
            <w:r>
              <w:rPr>
                <w:rFonts w:ascii="Arial" w:eastAsia="Times New Roman" w:hAnsi="Arial" w:cs="B Lotus" w:hint="cs"/>
                <w:color w:val="000000"/>
                <w:rtl/>
              </w:rPr>
              <w:t>)</w:t>
            </w:r>
          </w:p>
        </w:tc>
        <w:tc>
          <w:tcPr>
            <w:tcW w:w="1329" w:type="dxa"/>
            <w:noWrap/>
            <w:hideMark/>
          </w:tcPr>
          <w:p w14:paraId="520CEF9B"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lastRenderedPageBreak/>
              <w:t> </w:t>
            </w:r>
          </w:p>
        </w:tc>
      </w:tr>
      <w:tr w:rsidR="00102F65" w:rsidRPr="00F733A3" w14:paraId="4D94975F"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D869A0C"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67</w:t>
            </w:r>
          </w:p>
        </w:tc>
        <w:tc>
          <w:tcPr>
            <w:tcW w:w="2640" w:type="dxa"/>
            <w:noWrap/>
            <w:hideMark/>
          </w:tcPr>
          <w:p w14:paraId="4FD0726F"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InsTypCod</w:t>
            </w:r>
          </w:p>
        </w:tc>
        <w:tc>
          <w:tcPr>
            <w:tcW w:w="1900" w:type="dxa"/>
            <w:noWrap/>
            <w:hideMark/>
          </w:tcPr>
          <w:p w14:paraId="0AC2EF62"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tinyint</w:t>
            </w:r>
          </w:p>
        </w:tc>
        <w:tc>
          <w:tcPr>
            <w:tcW w:w="792" w:type="dxa"/>
            <w:noWrap/>
            <w:hideMark/>
          </w:tcPr>
          <w:p w14:paraId="73663B05"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33F32667"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نوع بیمه گذار-1 حقیقی - 2 حقوقی</w:t>
            </w:r>
          </w:p>
        </w:tc>
        <w:tc>
          <w:tcPr>
            <w:tcW w:w="1329" w:type="dxa"/>
            <w:noWrap/>
            <w:hideMark/>
          </w:tcPr>
          <w:p w14:paraId="1215135D"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A044751" w14:textId="77777777" w:rsidTr="00102F65">
        <w:trPr>
          <w:cantSplit/>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58800761"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68</w:t>
            </w:r>
          </w:p>
        </w:tc>
        <w:tc>
          <w:tcPr>
            <w:tcW w:w="2640" w:type="dxa"/>
            <w:noWrap/>
            <w:hideMark/>
          </w:tcPr>
          <w:p w14:paraId="42A7F558"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NtnlId</w:t>
            </w:r>
          </w:p>
        </w:tc>
        <w:tc>
          <w:tcPr>
            <w:tcW w:w="1900" w:type="dxa"/>
            <w:noWrap/>
            <w:hideMark/>
          </w:tcPr>
          <w:p w14:paraId="407C1A65"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792" w:type="dxa"/>
            <w:noWrap/>
            <w:hideMark/>
          </w:tcPr>
          <w:p w14:paraId="740D5DF8"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3FDAE5A9"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ملی افراد حقيقي</w:t>
            </w:r>
          </w:p>
        </w:tc>
        <w:tc>
          <w:tcPr>
            <w:tcW w:w="1329" w:type="dxa"/>
            <w:noWrap/>
            <w:hideMark/>
          </w:tcPr>
          <w:p w14:paraId="4BA953E5"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4FD9C80F"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5130C112"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69</w:t>
            </w:r>
          </w:p>
        </w:tc>
        <w:tc>
          <w:tcPr>
            <w:tcW w:w="2640" w:type="dxa"/>
            <w:noWrap/>
            <w:hideMark/>
          </w:tcPr>
          <w:p w14:paraId="566BB6CA"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LglId</w:t>
            </w:r>
          </w:p>
        </w:tc>
        <w:tc>
          <w:tcPr>
            <w:tcW w:w="1900" w:type="dxa"/>
            <w:noWrap/>
            <w:hideMark/>
          </w:tcPr>
          <w:p w14:paraId="7D5048C2"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varchar(11)</w:t>
            </w:r>
          </w:p>
        </w:tc>
        <w:tc>
          <w:tcPr>
            <w:tcW w:w="792" w:type="dxa"/>
            <w:noWrap/>
            <w:hideMark/>
          </w:tcPr>
          <w:p w14:paraId="0C043177"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17EA66CB"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شناسه ملی افراد حقوقی</w:t>
            </w:r>
          </w:p>
        </w:tc>
        <w:tc>
          <w:tcPr>
            <w:tcW w:w="1329" w:type="dxa"/>
            <w:noWrap/>
            <w:hideMark/>
          </w:tcPr>
          <w:p w14:paraId="167634F1"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85799D1"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70DCBE5D"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70</w:t>
            </w:r>
          </w:p>
        </w:tc>
        <w:tc>
          <w:tcPr>
            <w:tcW w:w="2640" w:type="dxa"/>
            <w:noWrap/>
            <w:hideMark/>
          </w:tcPr>
          <w:p w14:paraId="5F7FEA99"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UnIrnCod</w:t>
            </w:r>
          </w:p>
        </w:tc>
        <w:tc>
          <w:tcPr>
            <w:tcW w:w="1900" w:type="dxa"/>
            <w:noWrap/>
            <w:hideMark/>
          </w:tcPr>
          <w:p w14:paraId="4957D050"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varchar(15)</w:t>
            </w:r>
          </w:p>
        </w:tc>
        <w:tc>
          <w:tcPr>
            <w:tcW w:w="792" w:type="dxa"/>
            <w:noWrap/>
            <w:hideMark/>
          </w:tcPr>
          <w:p w14:paraId="48DF7A02"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40587C9D"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ملی غیر ایرانیان</w:t>
            </w:r>
          </w:p>
        </w:tc>
        <w:tc>
          <w:tcPr>
            <w:tcW w:w="1329" w:type="dxa"/>
            <w:noWrap/>
            <w:hideMark/>
          </w:tcPr>
          <w:p w14:paraId="1DB15D5E"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0388B6EA"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3B4C962"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71</w:t>
            </w:r>
          </w:p>
        </w:tc>
        <w:tc>
          <w:tcPr>
            <w:tcW w:w="2640" w:type="dxa"/>
            <w:noWrap/>
            <w:hideMark/>
          </w:tcPr>
          <w:p w14:paraId="199E8201"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InsFNam</w:t>
            </w:r>
          </w:p>
        </w:tc>
        <w:tc>
          <w:tcPr>
            <w:tcW w:w="1900" w:type="dxa"/>
            <w:noWrap/>
            <w:hideMark/>
          </w:tcPr>
          <w:p w14:paraId="70EE2C30"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792" w:type="dxa"/>
            <w:noWrap/>
            <w:hideMark/>
          </w:tcPr>
          <w:p w14:paraId="7C2226BE"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45354A39"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بیمه گذار حقیقی</w:t>
            </w:r>
          </w:p>
        </w:tc>
        <w:tc>
          <w:tcPr>
            <w:tcW w:w="1329" w:type="dxa"/>
            <w:noWrap/>
            <w:hideMark/>
          </w:tcPr>
          <w:p w14:paraId="286D48A5"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32244AF"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2EDDE1BC"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72</w:t>
            </w:r>
          </w:p>
        </w:tc>
        <w:tc>
          <w:tcPr>
            <w:tcW w:w="2640" w:type="dxa"/>
            <w:noWrap/>
            <w:hideMark/>
          </w:tcPr>
          <w:p w14:paraId="1129C204"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InsLNam</w:t>
            </w:r>
          </w:p>
        </w:tc>
        <w:tc>
          <w:tcPr>
            <w:tcW w:w="1900" w:type="dxa"/>
            <w:noWrap/>
            <w:hideMark/>
          </w:tcPr>
          <w:p w14:paraId="0A04C955"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792" w:type="dxa"/>
            <w:noWrap/>
            <w:hideMark/>
          </w:tcPr>
          <w:p w14:paraId="74AC65FE"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14D1B03F"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خانوادگی بیمه گذار حقیقی</w:t>
            </w:r>
          </w:p>
        </w:tc>
        <w:tc>
          <w:tcPr>
            <w:tcW w:w="1329" w:type="dxa"/>
            <w:noWrap/>
            <w:hideMark/>
          </w:tcPr>
          <w:p w14:paraId="4B6314D0"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5D57BDE7"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4B1AE3D"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73</w:t>
            </w:r>
          </w:p>
        </w:tc>
        <w:tc>
          <w:tcPr>
            <w:tcW w:w="2640" w:type="dxa"/>
            <w:noWrap/>
            <w:hideMark/>
          </w:tcPr>
          <w:p w14:paraId="6F762AA1"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InsLglNam</w:t>
            </w:r>
          </w:p>
        </w:tc>
        <w:tc>
          <w:tcPr>
            <w:tcW w:w="1900" w:type="dxa"/>
            <w:noWrap/>
            <w:hideMark/>
          </w:tcPr>
          <w:p w14:paraId="234E65D7"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792" w:type="dxa"/>
            <w:noWrap/>
            <w:hideMark/>
          </w:tcPr>
          <w:p w14:paraId="11A5AC9E"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1BDBF621"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بیمه گذار حقوقی</w:t>
            </w:r>
          </w:p>
        </w:tc>
        <w:tc>
          <w:tcPr>
            <w:tcW w:w="1329" w:type="dxa"/>
            <w:noWrap/>
            <w:hideMark/>
          </w:tcPr>
          <w:p w14:paraId="607E0376"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6A232E0B"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0A1D2050"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74</w:t>
            </w:r>
          </w:p>
        </w:tc>
        <w:tc>
          <w:tcPr>
            <w:tcW w:w="2640" w:type="dxa"/>
            <w:noWrap/>
            <w:hideMark/>
          </w:tcPr>
          <w:p w14:paraId="1A6D44ED"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FthNam</w:t>
            </w:r>
          </w:p>
        </w:tc>
        <w:tc>
          <w:tcPr>
            <w:tcW w:w="1900" w:type="dxa"/>
            <w:noWrap/>
            <w:hideMark/>
          </w:tcPr>
          <w:p w14:paraId="6CFA03D9"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nvarchar(100)</w:t>
            </w:r>
          </w:p>
        </w:tc>
        <w:tc>
          <w:tcPr>
            <w:tcW w:w="792" w:type="dxa"/>
            <w:noWrap/>
            <w:hideMark/>
          </w:tcPr>
          <w:p w14:paraId="4E728E2C"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1BC50F05"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نام پدر بیمه گذار</w:t>
            </w:r>
          </w:p>
        </w:tc>
        <w:tc>
          <w:tcPr>
            <w:tcW w:w="1329" w:type="dxa"/>
            <w:noWrap/>
            <w:hideMark/>
          </w:tcPr>
          <w:p w14:paraId="71DDEEE8"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F79D6E4"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62AA4E43"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75</w:t>
            </w:r>
          </w:p>
        </w:tc>
        <w:tc>
          <w:tcPr>
            <w:tcW w:w="2640" w:type="dxa"/>
            <w:noWrap/>
            <w:hideMark/>
          </w:tcPr>
          <w:p w14:paraId="3A893A41"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IsMale</w:t>
            </w:r>
          </w:p>
        </w:tc>
        <w:tc>
          <w:tcPr>
            <w:tcW w:w="1900" w:type="dxa"/>
            <w:noWrap/>
            <w:hideMark/>
          </w:tcPr>
          <w:p w14:paraId="3D8CA841"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bit</w:t>
            </w:r>
          </w:p>
        </w:tc>
        <w:tc>
          <w:tcPr>
            <w:tcW w:w="792" w:type="dxa"/>
            <w:noWrap/>
            <w:hideMark/>
          </w:tcPr>
          <w:p w14:paraId="581F9AE1" w14:textId="495257EC"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751211">
              <w:rPr>
                <w:rFonts w:ascii="Arial" w:eastAsia="Times New Roman" w:hAnsi="Arial" w:cs="B Lotus"/>
                <w:color w:val="FF0000"/>
              </w:rPr>
              <w:t xml:space="preserve">No </w:t>
            </w:r>
          </w:p>
        </w:tc>
        <w:tc>
          <w:tcPr>
            <w:tcW w:w="1648" w:type="dxa"/>
            <w:noWrap/>
            <w:hideMark/>
          </w:tcPr>
          <w:p w14:paraId="4F859EB3"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آیا مرد است؟=1</w:t>
            </w:r>
          </w:p>
          <w:p w14:paraId="5426279F"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زن =0</w:t>
            </w:r>
          </w:p>
        </w:tc>
        <w:tc>
          <w:tcPr>
            <w:tcW w:w="1329" w:type="dxa"/>
            <w:noWrap/>
            <w:hideMark/>
          </w:tcPr>
          <w:p w14:paraId="56CADC7F"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1413EAF8"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035D21A"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76</w:t>
            </w:r>
          </w:p>
        </w:tc>
        <w:tc>
          <w:tcPr>
            <w:tcW w:w="2640" w:type="dxa"/>
            <w:noWrap/>
            <w:hideMark/>
          </w:tcPr>
          <w:p w14:paraId="6BCA1126"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BrthDte</w:t>
            </w:r>
          </w:p>
        </w:tc>
        <w:tc>
          <w:tcPr>
            <w:tcW w:w="1900" w:type="dxa"/>
            <w:noWrap/>
            <w:hideMark/>
          </w:tcPr>
          <w:p w14:paraId="4200D99D"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792" w:type="dxa"/>
            <w:noWrap/>
            <w:hideMark/>
          </w:tcPr>
          <w:p w14:paraId="35A92AC9" w14:textId="3F0C858B"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751211">
              <w:rPr>
                <w:rFonts w:ascii="Arial" w:eastAsia="Times New Roman" w:hAnsi="Arial" w:cs="B Lotus"/>
                <w:color w:val="FF0000"/>
              </w:rPr>
              <w:t xml:space="preserve">No </w:t>
            </w:r>
          </w:p>
        </w:tc>
        <w:tc>
          <w:tcPr>
            <w:tcW w:w="1648" w:type="dxa"/>
            <w:noWrap/>
            <w:hideMark/>
          </w:tcPr>
          <w:p w14:paraId="35DB3730"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تولد بیمه گذار به شمسی</w:t>
            </w:r>
          </w:p>
        </w:tc>
        <w:tc>
          <w:tcPr>
            <w:tcW w:w="1329" w:type="dxa"/>
            <w:noWrap/>
            <w:hideMark/>
          </w:tcPr>
          <w:p w14:paraId="35E101EE"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73CADF01"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5B29E7F6"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77</w:t>
            </w:r>
          </w:p>
        </w:tc>
        <w:tc>
          <w:tcPr>
            <w:tcW w:w="2640" w:type="dxa"/>
            <w:noWrap/>
            <w:hideMark/>
          </w:tcPr>
          <w:p w14:paraId="71B4A739"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IsIrn</w:t>
            </w:r>
          </w:p>
        </w:tc>
        <w:tc>
          <w:tcPr>
            <w:tcW w:w="1900" w:type="dxa"/>
            <w:noWrap/>
            <w:hideMark/>
          </w:tcPr>
          <w:p w14:paraId="3A803443"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bit</w:t>
            </w:r>
          </w:p>
        </w:tc>
        <w:tc>
          <w:tcPr>
            <w:tcW w:w="792" w:type="dxa"/>
            <w:noWrap/>
            <w:hideMark/>
          </w:tcPr>
          <w:p w14:paraId="6361C03C"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3818AC18"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ایرانی بودن</w:t>
            </w:r>
          </w:p>
        </w:tc>
        <w:tc>
          <w:tcPr>
            <w:tcW w:w="1329" w:type="dxa"/>
            <w:noWrap/>
            <w:hideMark/>
          </w:tcPr>
          <w:p w14:paraId="258ED695"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B3B37B3"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8DA1124"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78</w:t>
            </w:r>
          </w:p>
        </w:tc>
        <w:tc>
          <w:tcPr>
            <w:tcW w:w="2640" w:type="dxa"/>
            <w:noWrap/>
            <w:hideMark/>
          </w:tcPr>
          <w:p w14:paraId="70D05B95"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CtyId</w:t>
            </w:r>
          </w:p>
        </w:tc>
        <w:tc>
          <w:tcPr>
            <w:tcW w:w="1900" w:type="dxa"/>
            <w:noWrap/>
            <w:hideMark/>
          </w:tcPr>
          <w:p w14:paraId="0456443D"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7C849B38"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0643A2FE"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در خصوص فیلد کد استاندارد شهر، شهرهایی که در </w:t>
            </w:r>
            <w:r w:rsidRPr="00F733A3">
              <w:rPr>
                <w:rFonts w:ascii="Arial" w:eastAsia="Times New Roman" w:hAnsi="Arial" w:cs="B Lotus" w:hint="cs"/>
                <w:color w:val="000000"/>
                <w:rtl/>
              </w:rPr>
              <w:lastRenderedPageBreak/>
              <w:t>جدول کد شهر وجود ندارد معادل این فیلد عدد صفر وارد نمایید</w:t>
            </w:r>
          </w:p>
        </w:tc>
        <w:tc>
          <w:tcPr>
            <w:tcW w:w="1329" w:type="dxa"/>
            <w:noWrap/>
            <w:hideMark/>
          </w:tcPr>
          <w:p w14:paraId="6BD09042" w14:textId="58B34353" w:rsidR="00102F65" w:rsidRPr="00F733A3" w:rsidRDefault="00087344"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hyperlink w:anchor="_جدول_کد_شهر:" w:history="1">
              <w:r w:rsidR="00102F65" w:rsidRPr="005B16FC">
                <w:rPr>
                  <w:rStyle w:val="Hyperlink"/>
                  <w:rFonts w:ascii="Arial" w:eastAsia="Times New Roman" w:hAnsi="Arial" w:cs="B Lotus" w:hint="cs"/>
                  <w:rtl/>
                </w:rPr>
                <w:t>جدول کدینگ شهرها</w:t>
              </w:r>
            </w:hyperlink>
          </w:p>
        </w:tc>
      </w:tr>
      <w:tr w:rsidR="00102F65" w:rsidRPr="00F733A3" w14:paraId="2DF2C6BF"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69D4B474"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79</w:t>
            </w:r>
          </w:p>
        </w:tc>
        <w:tc>
          <w:tcPr>
            <w:tcW w:w="2640" w:type="dxa"/>
            <w:noWrap/>
            <w:hideMark/>
          </w:tcPr>
          <w:p w14:paraId="201BAB99"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Adrs</w:t>
            </w:r>
          </w:p>
        </w:tc>
        <w:tc>
          <w:tcPr>
            <w:tcW w:w="1900" w:type="dxa"/>
            <w:noWrap/>
            <w:hideMark/>
          </w:tcPr>
          <w:p w14:paraId="6092BDCF"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nvarchar(300)</w:t>
            </w:r>
          </w:p>
        </w:tc>
        <w:tc>
          <w:tcPr>
            <w:tcW w:w="792" w:type="dxa"/>
            <w:noWrap/>
            <w:hideMark/>
          </w:tcPr>
          <w:p w14:paraId="788894FF"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No</w:t>
            </w:r>
          </w:p>
        </w:tc>
        <w:tc>
          <w:tcPr>
            <w:tcW w:w="1648" w:type="dxa"/>
            <w:noWrap/>
            <w:hideMark/>
          </w:tcPr>
          <w:p w14:paraId="2AC902EF"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آدرس بیمه گذار</w:t>
            </w:r>
          </w:p>
        </w:tc>
        <w:tc>
          <w:tcPr>
            <w:tcW w:w="1329" w:type="dxa"/>
            <w:noWrap/>
            <w:hideMark/>
          </w:tcPr>
          <w:p w14:paraId="7C824DE2"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5DEE2141"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55BF59BD"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80</w:t>
            </w:r>
          </w:p>
        </w:tc>
        <w:tc>
          <w:tcPr>
            <w:tcW w:w="2640" w:type="dxa"/>
            <w:noWrap/>
            <w:hideMark/>
          </w:tcPr>
          <w:p w14:paraId="28E28506"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ZipCod</w:t>
            </w:r>
          </w:p>
        </w:tc>
        <w:tc>
          <w:tcPr>
            <w:tcW w:w="1900" w:type="dxa"/>
            <w:noWrap/>
            <w:hideMark/>
          </w:tcPr>
          <w:p w14:paraId="1515F719"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792" w:type="dxa"/>
            <w:noWrap/>
            <w:hideMark/>
          </w:tcPr>
          <w:p w14:paraId="06B52B3D"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6F487CA1"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پستی</w:t>
            </w:r>
          </w:p>
        </w:tc>
        <w:tc>
          <w:tcPr>
            <w:tcW w:w="1329" w:type="dxa"/>
            <w:noWrap/>
            <w:hideMark/>
          </w:tcPr>
          <w:p w14:paraId="4AE2128A"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40709E3"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37EB4C0"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81</w:t>
            </w:r>
          </w:p>
        </w:tc>
        <w:tc>
          <w:tcPr>
            <w:tcW w:w="2640" w:type="dxa"/>
            <w:noWrap/>
            <w:hideMark/>
          </w:tcPr>
          <w:p w14:paraId="7EE8E012"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Tel</w:t>
            </w:r>
          </w:p>
        </w:tc>
        <w:tc>
          <w:tcPr>
            <w:tcW w:w="1900" w:type="dxa"/>
            <w:noWrap/>
            <w:hideMark/>
          </w:tcPr>
          <w:p w14:paraId="46E906D4"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792" w:type="dxa"/>
            <w:noWrap/>
            <w:hideMark/>
          </w:tcPr>
          <w:p w14:paraId="74B7C941"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49B0C570"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شماره تلفن بیمه گذار</w:t>
            </w:r>
          </w:p>
        </w:tc>
        <w:tc>
          <w:tcPr>
            <w:tcW w:w="1329" w:type="dxa"/>
            <w:noWrap/>
            <w:hideMark/>
          </w:tcPr>
          <w:p w14:paraId="1D933939"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99B4CF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0D131C90"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82</w:t>
            </w:r>
          </w:p>
        </w:tc>
        <w:tc>
          <w:tcPr>
            <w:tcW w:w="2640" w:type="dxa"/>
            <w:noWrap/>
            <w:hideMark/>
          </w:tcPr>
          <w:p w14:paraId="313B84A6"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Mbl</w:t>
            </w:r>
          </w:p>
        </w:tc>
        <w:tc>
          <w:tcPr>
            <w:tcW w:w="1900" w:type="dxa"/>
            <w:noWrap/>
            <w:hideMark/>
          </w:tcPr>
          <w:p w14:paraId="535CA0F5"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792" w:type="dxa"/>
            <w:noWrap/>
            <w:hideMark/>
          </w:tcPr>
          <w:p w14:paraId="2397A9E0"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0C5CCC2C"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موبایل بیمه گذار</w:t>
            </w:r>
          </w:p>
        </w:tc>
        <w:tc>
          <w:tcPr>
            <w:tcW w:w="1329" w:type="dxa"/>
            <w:noWrap/>
            <w:hideMark/>
          </w:tcPr>
          <w:p w14:paraId="5F1166A2"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1D5085DD"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5E459BA"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83</w:t>
            </w:r>
          </w:p>
        </w:tc>
        <w:tc>
          <w:tcPr>
            <w:tcW w:w="2640" w:type="dxa"/>
            <w:noWrap/>
            <w:hideMark/>
          </w:tcPr>
          <w:p w14:paraId="7452FEAC"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Brnhfldcod</w:t>
            </w:r>
          </w:p>
        </w:tc>
        <w:tc>
          <w:tcPr>
            <w:tcW w:w="1900" w:type="dxa"/>
            <w:noWrap/>
            <w:hideMark/>
          </w:tcPr>
          <w:p w14:paraId="2F00FEFA"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792" w:type="dxa"/>
            <w:noWrap/>
            <w:hideMark/>
          </w:tcPr>
          <w:p w14:paraId="54428546"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16FFC113"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کد شعبه صادر کننده (نکته: در صورتی که صادر کننده ، </w:t>
            </w:r>
            <w:r w:rsidRPr="00F733A3">
              <w:rPr>
                <w:rFonts w:ascii="Arial" w:eastAsia="Times New Roman" w:hAnsi="Arial" w:cs="B Lotus" w:hint="cs"/>
                <w:b/>
                <w:bCs/>
                <w:color w:val="000000"/>
                <w:rtl/>
              </w:rPr>
              <w:t>باجه</w:t>
            </w:r>
            <w:r w:rsidRPr="00F733A3">
              <w:rPr>
                <w:rFonts w:ascii="Arial" w:eastAsia="Times New Roman" w:hAnsi="Arial" w:cs="B Lotus" w:hint="cs"/>
                <w:color w:val="000000"/>
                <w:rtl/>
              </w:rPr>
              <w:t xml:space="preserve"> باشد، کد شعبه ناظر درج شود)</w:t>
            </w:r>
          </w:p>
        </w:tc>
        <w:tc>
          <w:tcPr>
            <w:tcW w:w="1329" w:type="dxa"/>
            <w:noWrap/>
            <w:hideMark/>
          </w:tcPr>
          <w:p w14:paraId="6C9EA5EE"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611127EE"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52C2011"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84</w:t>
            </w:r>
          </w:p>
        </w:tc>
        <w:tc>
          <w:tcPr>
            <w:tcW w:w="2640" w:type="dxa"/>
            <w:noWrap/>
            <w:hideMark/>
          </w:tcPr>
          <w:p w14:paraId="78D6E92A"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Agncfldcod</w:t>
            </w:r>
          </w:p>
        </w:tc>
        <w:tc>
          <w:tcPr>
            <w:tcW w:w="1900" w:type="dxa"/>
            <w:noWrap/>
            <w:hideMark/>
          </w:tcPr>
          <w:p w14:paraId="67BBEAEA"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792" w:type="dxa"/>
            <w:noWrap/>
            <w:hideMark/>
          </w:tcPr>
          <w:p w14:paraId="2F2FFA2F"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E9DBB7B"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کد نماینده صادر کننده یا معرف (نکته: در صورتی که صادر کننده یا معرف، </w:t>
            </w:r>
            <w:r w:rsidRPr="00F733A3">
              <w:rPr>
                <w:rFonts w:ascii="Arial" w:eastAsia="Times New Roman" w:hAnsi="Arial" w:cs="B Lotus" w:hint="cs"/>
                <w:b/>
                <w:bCs/>
                <w:color w:val="000000"/>
                <w:rtl/>
              </w:rPr>
              <w:t>باجه</w:t>
            </w:r>
            <w:r w:rsidRPr="00F733A3">
              <w:rPr>
                <w:rFonts w:ascii="Arial" w:eastAsia="Times New Roman" w:hAnsi="Arial" w:cs="B Lotus" w:hint="cs"/>
                <w:color w:val="000000"/>
                <w:rtl/>
              </w:rPr>
              <w:t xml:space="preserve"> یا </w:t>
            </w:r>
            <w:r w:rsidRPr="00F733A3">
              <w:rPr>
                <w:rFonts w:ascii="Arial" w:eastAsia="Times New Roman" w:hAnsi="Arial" w:cs="B Lotus" w:hint="cs"/>
                <w:b/>
                <w:bCs/>
                <w:color w:val="000000"/>
                <w:rtl/>
              </w:rPr>
              <w:t>دفتر فرعی</w:t>
            </w:r>
            <w:r w:rsidRPr="00F733A3">
              <w:rPr>
                <w:rFonts w:ascii="Arial" w:eastAsia="Times New Roman" w:hAnsi="Arial" w:cs="B Lotus" w:hint="cs"/>
                <w:color w:val="000000"/>
                <w:rtl/>
              </w:rPr>
              <w:t xml:space="preserve"> باشد، </w:t>
            </w:r>
            <w:r w:rsidRPr="00F733A3">
              <w:rPr>
                <w:rFonts w:ascii="Arial" w:eastAsia="Times New Roman" w:hAnsi="Arial" w:cs="B Lotus" w:hint="cs"/>
                <w:b/>
                <w:bCs/>
                <w:color w:val="000000"/>
                <w:rtl/>
              </w:rPr>
              <w:t>کد نماینده اصلی</w:t>
            </w:r>
            <w:r w:rsidRPr="00F733A3">
              <w:rPr>
                <w:rFonts w:ascii="Arial" w:eastAsia="Times New Roman" w:hAnsi="Arial" w:cs="B Lotus" w:hint="cs"/>
                <w:color w:val="000000"/>
                <w:rtl/>
              </w:rPr>
              <w:t xml:space="preserve"> درج شود)</w:t>
            </w:r>
          </w:p>
        </w:tc>
        <w:tc>
          <w:tcPr>
            <w:tcW w:w="1329" w:type="dxa"/>
            <w:noWrap/>
            <w:hideMark/>
          </w:tcPr>
          <w:p w14:paraId="642E58CA"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6A94DEF"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6A35BA89"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85</w:t>
            </w:r>
          </w:p>
        </w:tc>
        <w:tc>
          <w:tcPr>
            <w:tcW w:w="2640" w:type="dxa"/>
            <w:noWrap/>
            <w:hideMark/>
          </w:tcPr>
          <w:p w14:paraId="2A421B3F"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Brkrfldcod</w:t>
            </w:r>
          </w:p>
        </w:tc>
        <w:tc>
          <w:tcPr>
            <w:tcW w:w="1900" w:type="dxa"/>
            <w:noWrap/>
            <w:hideMark/>
          </w:tcPr>
          <w:p w14:paraId="451C14EE"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varchar(10)</w:t>
            </w:r>
          </w:p>
        </w:tc>
        <w:tc>
          <w:tcPr>
            <w:tcW w:w="792" w:type="dxa"/>
            <w:noWrap/>
            <w:hideMark/>
          </w:tcPr>
          <w:p w14:paraId="615BCE84"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shd w:val="clear" w:color="auto" w:fill="FFFFFF" w:themeFill="background1"/>
            <w:noWrap/>
            <w:hideMark/>
          </w:tcPr>
          <w:p w14:paraId="1A0E98EA"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کد کارگزاری رسمی در شرکت بیمه(در این حالت بایستی </w:t>
            </w:r>
            <w:r w:rsidRPr="00F733A3">
              <w:rPr>
                <w:rFonts w:ascii="Arial" w:eastAsia="Times New Roman" w:hAnsi="Arial" w:cs="B Lotus" w:hint="cs"/>
                <w:b/>
                <w:bCs/>
                <w:color w:val="000000"/>
                <w:rtl/>
              </w:rPr>
              <w:t>کد نماینده</w:t>
            </w:r>
            <w:r w:rsidRPr="00F733A3">
              <w:rPr>
                <w:rFonts w:ascii="Arial" w:eastAsia="Times New Roman" w:hAnsi="Arial" w:cs="B Lotus" w:hint="cs"/>
                <w:color w:val="000000"/>
                <w:rtl/>
              </w:rPr>
              <w:t xml:space="preserve"> یا </w:t>
            </w:r>
            <w:r w:rsidRPr="00F733A3">
              <w:rPr>
                <w:rFonts w:ascii="Arial" w:eastAsia="Times New Roman" w:hAnsi="Arial" w:cs="B Lotus" w:hint="cs"/>
                <w:b/>
                <w:bCs/>
                <w:color w:val="000000"/>
                <w:rtl/>
              </w:rPr>
              <w:t>کد شعبه</w:t>
            </w:r>
            <w:r w:rsidRPr="00F733A3">
              <w:rPr>
                <w:rFonts w:ascii="Arial" w:eastAsia="Times New Roman" w:hAnsi="Arial" w:cs="B Lotus" w:hint="cs"/>
                <w:color w:val="000000"/>
                <w:rtl/>
              </w:rPr>
              <w:t xml:space="preserve"> تکمیل شود.)</w:t>
            </w:r>
          </w:p>
        </w:tc>
        <w:tc>
          <w:tcPr>
            <w:tcW w:w="1329" w:type="dxa"/>
            <w:noWrap/>
            <w:hideMark/>
          </w:tcPr>
          <w:p w14:paraId="3D0CFF42"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18CD24BF"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81FA431" w14:textId="77777777" w:rsidR="00102F65" w:rsidRPr="00F733A3" w:rsidRDefault="00102F65" w:rsidP="00102F65">
            <w:pPr>
              <w:jc w:val="center"/>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86</w:t>
            </w:r>
          </w:p>
        </w:tc>
        <w:tc>
          <w:tcPr>
            <w:tcW w:w="2640" w:type="dxa"/>
            <w:noWrap/>
            <w:hideMark/>
          </w:tcPr>
          <w:p w14:paraId="10EAA187"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InqGuid</w:t>
            </w:r>
          </w:p>
        </w:tc>
        <w:tc>
          <w:tcPr>
            <w:tcW w:w="1900" w:type="dxa"/>
            <w:noWrap/>
            <w:hideMark/>
          </w:tcPr>
          <w:p w14:paraId="14437497"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792" w:type="dxa"/>
            <w:noWrap/>
            <w:hideMark/>
          </w:tcPr>
          <w:p w14:paraId="7ADC6F56"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75A83611"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رهگیری استعلام خودرو از سرویس ناجا</w:t>
            </w:r>
          </w:p>
        </w:tc>
        <w:tc>
          <w:tcPr>
            <w:tcW w:w="1329" w:type="dxa"/>
            <w:noWrap/>
            <w:hideMark/>
          </w:tcPr>
          <w:p w14:paraId="512F25E2"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46BF7E5F"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1077E78"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lastRenderedPageBreak/>
              <w:t>87</w:t>
            </w:r>
          </w:p>
        </w:tc>
        <w:tc>
          <w:tcPr>
            <w:tcW w:w="2640" w:type="dxa"/>
            <w:noWrap/>
            <w:hideMark/>
          </w:tcPr>
          <w:p w14:paraId="678B7538"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InsGuid</w:t>
            </w:r>
          </w:p>
        </w:tc>
        <w:tc>
          <w:tcPr>
            <w:tcW w:w="1900" w:type="dxa"/>
            <w:noWrap/>
            <w:hideMark/>
          </w:tcPr>
          <w:p w14:paraId="6C1CC4F3"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792" w:type="dxa"/>
            <w:noWrap/>
            <w:hideMark/>
          </w:tcPr>
          <w:p w14:paraId="26BC95CA"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2BCB356F"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رهگیری استعلام سوابق بیمه نامه قبلی خودرو</w:t>
            </w:r>
          </w:p>
        </w:tc>
        <w:tc>
          <w:tcPr>
            <w:tcW w:w="1329" w:type="dxa"/>
            <w:noWrap/>
            <w:hideMark/>
          </w:tcPr>
          <w:p w14:paraId="2DCDAF01"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10E840D"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B5FE784"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88</w:t>
            </w:r>
          </w:p>
        </w:tc>
        <w:tc>
          <w:tcPr>
            <w:tcW w:w="2640" w:type="dxa"/>
            <w:noWrap/>
            <w:hideMark/>
          </w:tcPr>
          <w:p w14:paraId="69418718" w14:textId="77777777" w:rsidR="00102F65" w:rsidRPr="00F733A3" w:rsidRDefault="00102F65" w:rsidP="00102F65">
            <w:pPr>
              <w:tabs>
                <w:tab w:val="center" w:pos="967"/>
                <w:tab w:val="right" w:pos="1934"/>
              </w:tabs>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ab/>
            </w:r>
            <w:r w:rsidRPr="00F733A3">
              <w:rPr>
                <w:rFonts w:ascii="Arial" w:eastAsia="Times New Roman" w:hAnsi="Arial" w:cs="B Lotus" w:hint="cs"/>
                <w:color w:val="000000"/>
              </w:rPr>
              <w:t>DisShft</w:t>
            </w:r>
            <w:r w:rsidRPr="00F733A3">
              <w:rPr>
                <w:rFonts w:ascii="Arial" w:eastAsia="Times New Roman" w:hAnsi="Arial" w:cs="B Lotus"/>
                <w:color w:val="000000"/>
              </w:rPr>
              <w:tab/>
            </w:r>
          </w:p>
        </w:tc>
        <w:tc>
          <w:tcPr>
            <w:tcW w:w="1900" w:type="dxa"/>
            <w:noWrap/>
            <w:hideMark/>
          </w:tcPr>
          <w:p w14:paraId="11E8A340"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bit</w:t>
            </w:r>
          </w:p>
        </w:tc>
        <w:tc>
          <w:tcPr>
            <w:tcW w:w="792" w:type="dxa"/>
            <w:noWrap/>
            <w:hideMark/>
          </w:tcPr>
          <w:p w14:paraId="24CB8792"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2F1CC428"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دارای تخفیف انتقالی از خودرو قبلی می باشد؟   می باشد = 1   نمی باشد=0</w:t>
            </w:r>
          </w:p>
        </w:tc>
        <w:tc>
          <w:tcPr>
            <w:tcW w:w="1329" w:type="dxa"/>
            <w:noWrap/>
            <w:hideMark/>
          </w:tcPr>
          <w:p w14:paraId="7D9DFD62"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047DACEB"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4ECAC7C"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89</w:t>
            </w:r>
          </w:p>
        </w:tc>
        <w:tc>
          <w:tcPr>
            <w:tcW w:w="2640" w:type="dxa"/>
            <w:noWrap/>
            <w:hideMark/>
          </w:tcPr>
          <w:p w14:paraId="56A1C8A5"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ShftCmpCod</w:t>
            </w:r>
          </w:p>
        </w:tc>
        <w:tc>
          <w:tcPr>
            <w:tcW w:w="1900" w:type="dxa"/>
            <w:noWrap/>
            <w:hideMark/>
          </w:tcPr>
          <w:p w14:paraId="179B333E"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38098812"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60B5FD5E"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شرکت بیمه نامه انتقالی</w:t>
            </w:r>
          </w:p>
        </w:tc>
        <w:tc>
          <w:tcPr>
            <w:tcW w:w="1329" w:type="dxa"/>
            <w:noWrap/>
            <w:hideMark/>
          </w:tcPr>
          <w:p w14:paraId="40C5EF64"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21031917"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645F61D3"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90</w:t>
            </w:r>
          </w:p>
        </w:tc>
        <w:tc>
          <w:tcPr>
            <w:tcW w:w="2640" w:type="dxa"/>
            <w:noWrap/>
            <w:hideMark/>
          </w:tcPr>
          <w:p w14:paraId="3A38CD2B"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ShftPlcyCmpDocNo</w:t>
            </w:r>
          </w:p>
        </w:tc>
        <w:tc>
          <w:tcPr>
            <w:tcW w:w="1900" w:type="dxa"/>
            <w:noWrap/>
            <w:hideMark/>
          </w:tcPr>
          <w:p w14:paraId="3023CB94"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792" w:type="dxa"/>
            <w:noWrap/>
            <w:hideMark/>
          </w:tcPr>
          <w:p w14:paraId="6845C840"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58203722"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شماره بیمه نامه انتقالی</w:t>
            </w:r>
          </w:p>
        </w:tc>
        <w:tc>
          <w:tcPr>
            <w:tcW w:w="1329" w:type="dxa"/>
            <w:noWrap/>
            <w:hideMark/>
          </w:tcPr>
          <w:p w14:paraId="66F0052A"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7438878B" w14:textId="77777777" w:rsidTr="00102F65">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0EE6525D"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91</w:t>
            </w:r>
          </w:p>
        </w:tc>
        <w:tc>
          <w:tcPr>
            <w:tcW w:w="2640" w:type="dxa"/>
            <w:noWrap/>
            <w:hideMark/>
          </w:tcPr>
          <w:p w14:paraId="34F26672"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ShftEdrsCmpDocNo</w:t>
            </w:r>
          </w:p>
        </w:tc>
        <w:tc>
          <w:tcPr>
            <w:tcW w:w="1900" w:type="dxa"/>
            <w:noWrap/>
            <w:hideMark/>
          </w:tcPr>
          <w:p w14:paraId="5250E0C8"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varchar(50)</w:t>
            </w:r>
          </w:p>
        </w:tc>
        <w:tc>
          <w:tcPr>
            <w:tcW w:w="792" w:type="dxa"/>
            <w:noWrap/>
            <w:hideMark/>
          </w:tcPr>
          <w:p w14:paraId="03CC296F"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4A5E3375"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شماره الحاقیه بیمه نامه انتقالی ( نوع الحاقیه حذف تخفیفات عدم خسارت می باشد)</w:t>
            </w:r>
          </w:p>
        </w:tc>
        <w:tc>
          <w:tcPr>
            <w:tcW w:w="1329" w:type="dxa"/>
            <w:noWrap/>
            <w:hideMark/>
          </w:tcPr>
          <w:p w14:paraId="1AE8E8D2"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0D420200"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7B4D5BC"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92</w:t>
            </w:r>
          </w:p>
        </w:tc>
        <w:tc>
          <w:tcPr>
            <w:tcW w:w="2640" w:type="dxa"/>
            <w:shd w:val="clear" w:color="auto" w:fill="auto"/>
            <w:noWrap/>
            <w:hideMark/>
          </w:tcPr>
          <w:p w14:paraId="2F78590D" w14:textId="6F8955F3"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Pr>
                <w:rFonts w:ascii="Arial" w:eastAsia="Times New Roman" w:hAnsi="Arial" w:cs="B Lotus"/>
                <w:color w:val="000000"/>
              </w:rPr>
              <w:t>EdrsWbsCarPlcyUnq</w:t>
            </w:r>
            <w:r w:rsidRPr="00F733A3">
              <w:rPr>
                <w:rFonts w:ascii="Arial" w:eastAsia="Times New Roman" w:hAnsi="Arial" w:cs="B Lotus"/>
                <w:color w:val="000000"/>
              </w:rPr>
              <w:t>Cod</w:t>
            </w:r>
          </w:p>
        </w:tc>
        <w:tc>
          <w:tcPr>
            <w:tcW w:w="1900" w:type="dxa"/>
            <w:shd w:val="clear" w:color="auto" w:fill="auto"/>
            <w:noWrap/>
            <w:hideMark/>
          </w:tcPr>
          <w:p w14:paraId="36FD13B3"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bigint</w:t>
            </w:r>
          </w:p>
        </w:tc>
        <w:tc>
          <w:tcPr>
            <w:tcW w:w="792" w:type="dxa"/>
            <w:shd w:val="clear" w:color="auto" w:fill="auto"/>
            <w:noWrap/>
            <w:hideMark/>
          </w:tcPr>
          <w:p w14:paraId="25E99AE9"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shd w:val="clear" w:color="auto" w:fill="auto"/>
            <w:noWrap/>
            <w:hideMark/>
          </w:tcPr>
          <w:p w14:paraId="0DE8B12B"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کد یکتا بیمه نامه الحاقیه</w:t>
            </w:r>
          </w:p>
        </w:tc>
        <w:tc>
          <w:tcPr>
            <w:tcW w:w="1329" w:type="dxa"/>
            <w:shd w:val="clear" w:color="auto" w:fill="auto"/>
            <w:noWrap/>
            <w:hideMark/>
          </w:tcPr>
          <w:p w14:paraId="32E16DE7"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p>
        </w:tc>
      </w:tr>
      <w:tr w:rsidR="00102F65" w:rsidRPr="00F733A3" w14:paraId="06C3A9AD"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8536DA0"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93</w:t>
            </w:r>
          </w:p>
        </w:tc>
        <w:tc>
          <w:tcPr>
            <w:tcW w:w="2640" w:type="dxa"/>
            <w:noWrap/>
            <w:hideMark/>
          </w:tcPr>
          <w:p w14:paraId="73A172BB"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PrntEdrsCmpDocNo</w:t>
            </w:r>
          </w:p>
        </w:tc>
        <w:tc>
          <w:tcPr>
            <w:tcW w:w="1900" w:type="dxa"/>
            <w:noWrap/>
            <w:hideMark/>
          </w:tcPr>
          <w:p w14:paraId="13BB6772"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varchar(50)</w:t>
            </w:r>
          </w:p>
        </w:tc>
        <w:tc>
          <w:tcPr>
            <w:tcW w:w="792" w:type="dxa"/>
            <w:noWrap/>
            <w:hideMark/>
          </w:tcPr>
          <w:p w14:paraId="177C4F77"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yes</w:t>
            </w:r>
          </w:p>
        </w:tc>
        <w:tc>
          <w:tcPr>
            <w:tcW w:w="1648" w:type="dxa"/>
            <w:noWrap/>
            <w:hideMark/>
          </w:tcPr>
          <w:p w14:paraId="170153E9"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rPr>
            </w:pPr>
            <w:r w:rsidRPr="00F733A3">
              <w:rPr>
                <w:rFonts w:ascii="Arial" w:eastAsia="Times New Roman" w:hAnsi="Arial" w:cs="B Lotus" w:hint="cs"/>
                <w:b/>
                <w:bCs/>
                <w:rtl/>
              </w:rPr>
              <w:t>شماره الحاقیه چاپی فعلی شرکت</w:t>
            </w:r>
          </w:p>
        </w:tc>
        <w:tc>
          <w:tcPr>
            <w:tcW w:w="1329" w:type="dxa"/>
            <w:noWrap/>
            <w:hideMark/>
          </w:tcPr>
          <w:p w14:paraId="28FCD6A8"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 </w:t>
            </w:r>
          </w:p>
        </w:tc>
      </w:tr>
      <w:tr w:rsidR="00102F65" w:rsidRPr="00F733A3" w14:paraId="0908D17D"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B50FFA2"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94</w:t>
            </w:r>
          </w:p>
        </w:tc>
        <w:tc>
          <w:tcPr>
            <w:tcW w:w="2640" w:type="dxa"/>
            <w:noWrap/>
            <w:hideMark/>
          </w:tcPr>
          <w:p w14:paraId="0D6B9CA8"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EdrsNo</w:t>
            </w:r>
          </w:p>
        </w:tc>
        <w:tc>
          <w:tcPr>
            <w:tcW w:w="1900" w:type="dxa"/>
            <w:noWrap/>
            <w:hideMark/>
          </w:tcPr>
          <w:p w14:paraId="74659259"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77AC5ECF"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2ABE1C6B"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شماره ردیف الحاقیه</w:t>
            </w:r>
          </w:p>
        </w:tc>
        <w:tc>
          <w:tcPr>
            <w:tcW w:w="1329" w:type="dxa"/>
            <w:noWrap/>
            <w:hideMark/>
          </w:tcPr>
          <w:p w14:paraId="5A54FA07"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6510D4AF"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32594DF3"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95</w:t>
            </w:r>
          </w:p>
        </w:tc>
        <w:tc>
          <w:tcPr>
            <w:tcW w:w="2640" w:type="dxa"/>
            <w:noWrap/>
            <w:hideMark/>
          </w:tcPr>
          <w:p w14:paraId="27103D31"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Pr>
              <w:t>EdrsDte</w:t>
            </w:r>
          </w:p>
        </w:tc>
        <w:tc>
          <w:tcPr>
            <w:tcW w:w="1900" w:type="dxa"/>
            <w:noWrap/>
            <w:hideMark/>
          </w:tcPr>
          <w:p w14:paraId="35085971"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792" w:type="dxa"/>
            <w:noWrap/>
            <w:hideMark/>
          </w:tcPr>
          <w:p w14:paraId="1C5C1952"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14442D64"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صدور الحاقیه - شمسی</w:t>
            </w:r>
          </w:p>
        </w:tc>
        <w:tc>
          <w:tcPr>
            <w:tcW w:w="1329" w:type="dxa"/>
            <w:noWrap/>
            <w:hideMark/>
          </w:tcPr>
          <w:p w14:paraId="168E1D90"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52EEC3FA"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51BC2054"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96</w:t>
            </w:r>
          </w:p>
        </w:tc>
        <w:tc>
          <w:tcPr>
            <w:tcW w:w="2640" w:type="dxa"/>
            <w:noWrap/>
            <w:hideMark/>
          </w:tcPr>
          <w:p w14:paraId="39311FCA"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EdrsActDte</w:t>
            </w:r>
          </w:p>
        </w:tc>
        <w:tc>
          <w:tcPr>
            <w:tcW w:w="1900" w:type="dxa"/>
            <w:noWrap/>
            <w:hideMark/>
          </w:tcPr>
          <w:p w14:paraId="2C9D6A17"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date</w:t>
            </w:r>
          </w:p>
        </w:tc>
        <w:tc>
          <w:tcPr>
            <w:tcW w:w="792" w:type="dxa"/>
            <w:noWrap/>
            <w:hideMark/>
          </w:tcPr>
          <w:p w14:paraId="2DFBC8CD"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2F532F26"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تاریخ اثر الحاقیه - شمسی</w:t>
            </w:r>
          </w:p>
        </w:tc>
        <w:tc>
          <w:tcPr>
            <w:tcW w:w="1329" w:type="dxa"/>
            <w:noWrap/>
            <w:hideMark/>
          </w:tcPr>
          <w:p w14:paraId="25449401"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62E34AE6"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2CE130F4"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97</w:t>
            </w:r>
          </w:p>
        </w:tc>
        <w:tc>
          <w:tcPr>
            <w:tcW w:w="2640" w:type="dxa"/>
            <w:noWrap/>
            <w:hideMark/>
          </w:tcPr>
          <w:p w14:paraId="561FC007"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MapEdrsTyp</w:t>
            </w:r>
          </w:p>
        </w:tc>
        <w:tc>
          <w:tcPr>
            <w:tcW w:w="1900" w:type="dxa"/>
            <w:noWrap/>
            <w:hideMark/>
          </w:tcPr>
          <w:p w14:paraId="1B16C003"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nvarchar(250)</w:t>
            </w:r>
          </w:p>
        </w:tc>
        <w:tc>
          <w:tcPr>
            <w:tcW w:w="792" w:type="dxa"/>
            <w:noWrap/>
            <w:hideMark/>
          </w:tcPr>
          <w:p w14:paraId="52D0E30B"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32A3006D"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نوع الحاقیه در شرکت</w:t>
            </w:r>
          </w:p>
        </w:tc>
        <w:tc>
          <w:tcPr>
            <w:tcW w:w="1329" w:type="dxa"/>
            <w:noWrap/>
            <w:hideMark/>
          </w:tcPr>
          <w:p w14:paraId="325430DD"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79D8280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4BD57BC"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98</w:t>
            </w:r>
          </w:p>
        </w:tc>
        <w:tc>
          <w:tcPr>
            <w:tcW w:w="2640" w:type="dxa"/>
            <w:noWrap/>
            <w:hideMark/>
          </w:tcPr>
          <w:p w14:paraId="2EDB9CA4"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MapEdrsTypCod</w:t>
            </w:r>
          </w:p>
        </w:tc>
        <w:tc>
          <w:tcPr>
            <w:tcW w:w="1900" w:type="dxa"/>
            <w:noWrap/>
            <w:hideMark/>
          </w:tcPr>
          <w:p w14:paraId="3A151526"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55D916EA"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0450ED1F"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الحاقیه در شرکت</w:t>
            </w:r>
          </w:p>
        </w:tc>
        <w:tc>
          <w:tcPr>
            <w:tcW w:w="1329" w:type="dxa"/>
            <w:noWrap/>
            <w:hideMark/>
          </w:tcPr>
          <w:p w14:paraId="2FA57722"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13EB8003"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74842B65"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99</w:t>
            </w:r>
          </w:p>
        </w:tc>
        <w:tc>
          <w:tcPr>
            <w:tcW w:w="2640" w:type="dxa"/>
            <w:noWrap/>
            <w:hideMark/>
          </w:tcPr>
          <w:p w14:paraId="0D81AAF8"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EdrsTypCod</w:t>
            </w:r>
          </w:p>
        </w:tc>
        <w:tc>
          <w:tcPr>
            <w:tcW w:w="1900" w:type="dxa"/>
            <w:noWrap/>
            <w:hideMark/>
          </w:tcPr>
          <w:p w14:paraId="4288A783"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0F8F2801"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01FE78EC"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نوع الحاقیه استاندارد</w:t>
            </w:r>
          </w:p>
        </w:tc>
        <w:tc>
          <w:tcPr>
            <w:tcW w:w="1329" w:type="dxa"/>
            <w:noWrap/>
            <w:hideMark/>
          </w:tcPr>
          <w:p w14:paraId="1A719EF3"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جدول کد نوع الحاقیه استاندارد </w:t>
            </w:r>
          </w:p>
        </w:tc>
      </w:tr>
      <w:tr w:rsidR="00102F65" w:rsidRPr="00F733A3" w14:paraId="643D3480"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C9AB241"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lastRenderedPageBreak/>
              <w:t>100</w:t>
            </w:r>
          </w:p>
        </w:tc>
        <w:tc>
          <w:tcPr>
            <w:tcW w:w="2640" w:type="dxa"/>
            <w:noWrap/>
            <w:hideMark/>
          </w:tcPr>
          <w:p w14:paraId="65B5462C"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EdrsCusCod</w:t>
            </w:r>
          </w:p>
        </w:tc>
        <w:tc>
          <w:tcPr>
            <w:tcW w:w="1900" w:type="dxa"/>
            <w:noWrap/>
            <w:hideMark/>
          </w:tcPr>
          <w:p w14:paraId="7651E8A9"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smallint</w:t>
            </w:r>
          </w:p>
        </w:tc>
        <w:tc>
          <w:tcPr>
            <w:tcW w:w="792" w:type="dxa"/>
            <w:noWrap/>
            <w:hideMark/>
          </w:tcPr>
          <w:p w14:paraId="3F57A410"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Yes</w:t>
            </w:r>
          </w:p>
        </w:tc>
        <w:tc>
          <w:tcPr>
            <w:tcW w:w="1648" w:type="dxa"/>
            <w:noWrap/>
            <w:hideMark/>
          </w:tcPr>
          <w:p w14:paraId="203DDFA4"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کد علت صدور الحاقیه استاندارد</w:t>
            </w:r>
          </w:p>
        </w:tc>
        <w:tc>
          <w:tcPr>
            <w:tcW w:w="1329" w:type="dxa"/>
            <w:noWrap/>
            <w:hideMark/>
          </w:tcPr>
          <w:p w14:paraId="00B96AA7"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جدول کد علت صدور الحاقیه استاندار  </w:t>
            </w:r>
          </w:p>
        </w:tc>
      </w:tr>
      <w:tr w:rsidR="00102F65" w:rsidRPr="00F733A3" w14:paraId="54E77DD7"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1B13F64F" w14:textId="77777777" w:rsidR="00102F65" w:rsidRPr="00F733A3" w:rsidRDefault="00102F65" w:rsidP="00102F65">
            <w:pPr>
              <w:jc w:val="center"/>
              <w:rPr>
                <w:rFonts w:ascii="Arial" w:eastAsia="Times New Roman" w:hAnsi="Arial" w:cs="B Lotus"/>
                <w:color w:val="000000"/>
                <w:sz w:val="28"/>
                <w:szCs w:val="28"/>
                <w:rtl/>
              </w:rPr>
            </w:pPr>
            <w:r w:rsidRPr="00F733A3">
              <w:rPr>
                <w:rFonts w:ascii="Arial" w:eastAsia="Times New Roman" w:hAnsi="Arial" w:cs="B Lotus"/>
                <w:color w:val="000000"/>
                <w:sz w:val="28"/>
                <w:szCs w:val="28"/>
              </w:rPr>
              <w:t>101</w:t>
            </w:r>
          </w:p>
        </w:tc>
        <w:tc>
          <w:tcPr>
            <w:tcW w:w="2640" w:type="dxa"/>
            <w:noWrap/>
            <w:hideMark/>
          </w:tcPr>
          <w:p w14:paraId="67DCF18A"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Isu</w:t>
            </w:r>
          </w:p>
        </w:tc>
        <w:tc>
          <w:tcPr>
            <w:tcW w:w="1900" w:type="dxa"/>
            <w:noWrap/>
            <w:hideMark/>
          </w:tcPr>
          <w:p w14:paraId="222B27DB"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decimal(9, 0)</w:t>
            </w:r>
          </w:p>
        </w:tc>
        <w:tc>
          <w:tcPr>
            <w:tcW w:w="792" w:type="dxa"/>
            <w:noWrap/>
            <w:hideMark/>
          </w:tcPr>
          <w:p w14:paraId="6CA4C589"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hideMark/>
          </w:tcPr>
          <w:p w14:paraId="083B15D4"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tl/>
              </w:rPr>
              <w:t>حق صدور</w:t>
            </w:r>
          </w:p>
        </w:tc>
        <w:tc>
          <w:tcPr>
            <w:tcW w:w="1329" w:type="dxa"/>
            <w:noWrap/>
            <w:hideMark/>
          </w:tcPr>
          <w:p w14:paraId="5DC11FA2"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r w:rsidRPr="00F733A3">
              <w:rPr>
                <w:rFonts w:ascii="Calibri" w:eastAsia="Times New Roman" w:hAnsi="Calibri" w:cs="B Lotus"/>
                <w:color w:val="000000"/>
              </w:rPr>
              <w:t> </w:t>
            </w:r>
          </w:p>
        </w:tc>
      </w:tr>
      <w:tr w:rsidR="00102F65" w:rsidRPr="00F733A3" w14:paraId="736002F7"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FD381D6" w14:textId="77777777" w:rsidR="00102F65" w:rsidRPr="00F733A3" w:rsidRDefault="00102F65" w:rsidP="00102F65">
            <w:pPr>
              <w:jc w:val="center"/>
              <w:rPr>
                <w:rFonts w:ascii="Arial" w:eastAsia="Times New Roman" w:hAnsi="Arial" w:cs="B Lotus"/>
                <w:color w:val="000000"/>
                <w:sz w:val="28"/>
                <w:szCs w:val="28"/>
                <w:rtl/>
              </w:rPr>
            </w:pPr>
            <w:r w:rsidRPr="00F733A3">
              <w:rPr>
                <w:rFonts w:ascii="Arial" w:eastAsia="Times New Roman" w:hAnsi="Arial" w:cs="B Lotus"/>
                <w:color w:val="000000"/>
                <w:sz w:val="28"/>
                <w:szCs w:val="28"/>
              </w:rPr>
              <w:t>102</w:t>
            </w:r>
          </w:p>
        </w:tc>
        <w:tc>
          <w:tcPr>
            <w:tcW w:w="2640" w:type="dxa"/>
            <w:noWrap/>
            <w:hideMark/>
          </w:tcPr>
          <w:p w14:paraId="0028DBB1"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Wag</w:t>
            </w:r>
          </w:p>
        </w:tc>
        <w:tc>
          <w:tcPr>
            <w:tcW w:w="1900" w:type="dxa"/>
            <w:noWrap/>
            <w:hideMark/>
          </w:tcPr>
          <w:p w14:paraId="3A80CCD3"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decimal(9, 0)</w:t>
            </w:r>
          </w:p>
        </w:tc>
        <w:tc>
          <w:tcPr>
            <w:tcW w:w="792" w:type="dxa"/>
            <w:noWrap/>
            <w:hideMark/>
          </w:tcPr>
          <w:p w14:paraId="7A3E84FB"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hideMark/>
          </w:tcPr>
          <w:p w14:paraId="4B80809A"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tl/>
              </w:rPr>
              <w:t>کارمزد</w:t>
            </w:r>
          </w:p>
        </w:tc>
        <w:tc>
          <w:tcPr>
            <w:tcW w:w="1329" w:type="dxa"/>
            <w:noWrap/>
            <w:hideMark/>
          </w:tcPr>
          <w:p w14:paraId="1BD271AF"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r w:rsidRPr="00F733A3">
              <w:rPr>
                <w:rFonts w:ascii="Calibri" w:eastAsia="Times New Roman" w:hAnsi="Calibri" w:cs="B Lotus"/>
                <w:color w:val="000000"/>
              </w:rPr>
              <w:t> </w:t>
            </w:r>
          </w:p>
        </w:tc>
      </w:tr>
      <w:tr w:rsidR="00102F65" w:rsidRPr="00F733A3" w14:paraId="372F17F8"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455EA701"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103</w:t>
            </w:r>
          </w:p>
        </w:tc>
        <w:tc>
          <w:tcPr>
            <w:tcW w:w="2640" w:type="dxa"/>
            <w:noWrap/>
            <w:hideMark/>
          </w:tcPr>
          <w:p w14:paraId="5B39B325"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Rct</w:t>
            </w:r>
          </w:p>
        </w:tc>
        <w:tc>
          <w:tcPr>
            <w:tcW w:w="1900" w:type="dxa"/>
            <w:noWrap/>
            <w:hideMark/>
          </w:tcPr>
          <w:p w14:paraId="4F9A6DDA"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decimal(9, 0)</w:t>
            </w:r>
          </w:p>
        </w:tc>
        <w:tc>
          <w:tcPr>
            <w:tcW w:w="792" w:type="dxa"/>
            <w:noWrap/>
            <w:hideMark/>
          </w:tcPr>
          <w:p w14:paraId="7275351C"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hideMark/>
          </w:tcPr>
          <w:p w14:paraId="1583691D"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وصول کارگزار</w:t>
            </w:r>
          </w:p>
        </w:tc>
        <w:tc>
          <w:tcPr>
            <w:tcW w:w="1329" w:type="dxa"/>
            <w:noWrap/>
            <w:hideMark/>
          </w:tcPr>
          <w:p w14:paraId="6D642D69"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r w:rsidRPr="00F733A3">
              <w:rPr>
                <w:rFonts w:ascii="Calibri" w:eastAsia="Times New Roman" w:hAnsi="Calibri" w:cs="B Lotus"/>
                <w:color w:val="000000"/>
              </w:rPr>
              <w:t> </w:t>
            </w:r>
          </w:p>
        </w:tc>
      </w:tr>
      <w:tr w:rsidR="00102F65" w:rsidRPr="00F733A3" w14:paraId="0F31895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24B764A1"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104</w:t>
            </w:r>
          </w:p>
        </w:tc>
        <w:tc>
          <w:tcPr>
            <w:tcW w:w="2640" w:type="dxa"/>
            <w:noWrap/>
            <w:hideMark/>
          </w:tcPr>
          <w:p w14:paraId="2A9C3EAB"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Pr>
              <w:t>Mapctycode</w:t>
            </w:r>
          </w:p>
        </w:tc>
        <w:tc>
          <w:tcPr>
            <w:tcW w:w="1900" w:type="dxa"/>
            <w:noWrap/>
            <w:hideMark/>
          </w:tcPr>
          <w:p w14:paraId="471CF937"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int</w:t>
            </w:r>
          </w:p>
        </w:tc>
        <w:tc>
          <w:tcPr>
            <w:tcW w:w="792" w:type="dxa"/>
            <w:noWrap/>
            <w:hideMark/>
          </w:tcPr>
          <w:p w14:paraId="3D919DAE"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color w:val="000000"/>
              </w:rPr>
              <w:t>yes</w:t>
            </w:r>
          </w:p>
        </w:tc>
        <w:tc>
          <w:tcPr>
            <w:tcW w:w="1648" w:type="dxa"/>
            <w:noWrap/>
            <w:hideMark/>
          </w:tcPr>
          <w:p w14:paraId="165AE8DE"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کد شهردرشرکت</w:t>
            </w:r>
          </w:p>
        </w:tc>
        <w:tc>
          <w:tcPr>
            <w:tcW w:w="1329" w:type="dxa"/>
            <w:noWrap/>
            <w:hideMark/>
          </w:tcPr>
          <w:p w14:paraId="38A43928"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102F65" w:rsidRPr="00F733A3" w14:paraId="7EBFC4EB"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hideMark/>
          </w:tcPr>
          <w:p w14:paraId="7A6E0E2A" w14:textId="77777777" w:rsidR="00102F65" w:rsidRPr="00F733A3" w:rsidRDefault="00102F65" w:rsidP="00102F65">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105</w:t>
            </w:r>
          </w:p>
        </w:tc>
        <w:tc>
          <w:tcPr>
            <w:tcW w:w="2640" w:type="dxa"/>
            <w:noWrap/>
            <w:hideMark/>
          </w:tcPr>
          <w:p w14:paraId="6B22595E"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Mapctynam</w:t>
            </w:r>
          </w:p>
        </w:tc>
        <w:tc>
          <w:tcPr>
            <w:tcW w:w="1900" w:type="dxa"/>
            <w:noWrap/>
            <w:hideMark/>
          </w:tcPr>
          <w:p w14:paraId="1FCB4B95"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Pr>
              <w:t>n</w:t>
            </w:r>
            <w:r w:rsidRPr="00F733A3">
              <w:rPr>
                <w:rFonts w:ascii="Arial" w:eastAsia="Times New Roman" w:hAnsi="Arial" w:cs="B Lotus" w:hint="cs"/>
                <w:color w:val="000000"/>
              </w:rPr>
              <w:t>varchar(</w:t>
            </w:r>
            <w:r w:rsidRPr="00F733A3">
              <w:rPr>
                <w:rFonts w:ascii="Arial" w:eastAsia="Times New Roman" w:hAnsi="Arial" w:cs="B Lotus"/>
                <w:color w:val="000000"/>
              </w:rPr>
              <w:t>100</w:t>
            </w:r>
            <w:r w:rsidRPr="00F733A3">
              <w:rPr>
                <w:rFonts w:ascii="Arial" w:eastAsia="Times New Roman" w:hAnsi="Arial" w:cs="B Lotus" w:hint="cs"/>
                <w:color w:val="000000"/>
              </w:rPr>
              <w:t>0)</w:t>
            </w:r>
          </w:p>
        </w:tc>
        <w:tc>
          <w:tcPr>
            <w:tcW w:w="792" w:type="dxa"/>
            <w:noWrap/>
            <w:hideMark/>
          </w:tcPr>
          <w:p w14:paraId="551F6446"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color w:val="000000"/>
              </w:rPr>
              <w:t>yes</w:t>
            </w:r>
          </w:p>
        </w:tc>
        <w:tc>
          <w:tcPr>
            <w:tcW w:w="1648" w:type="dxa"/>
            <w:noWrap/>
            <w:hideMark/>
          </w:tcPr>
          <w:p w14:paraId="3056C6C5"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نام شهردرشرکت</w:t>
            </w:r>
          </w:p>
        </w:tc>
        <w:tc>
          <w:tcPr>
            <w:tcW w:w="1329" w:type="dxa"/>
            <w:noWrap/>
            <w:hideMark/>
          </w:tcPr>
          <w:p w14:paraId="0C143847"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102F65" w:rsidRPr="00F733A3" w14:paraId="10375D0C"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hideMark/>
          </w:tcPr>
          <w:p w14:paraId="1DF2765E" w14:textId="77777777" w:rsidR="00102F65" w:rsidRPr="00F733A3" w:rsidRDefault="00102F65" w:rsidP="00102F65">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106</w:t>
            </w:r>
          </w:p>
        </w:tc>
        <w:tc>
          <w:tcPr>
            <w:tcW w:w="2640" w:type="dxa"/>
            <w:noWrap/>
            <w:vAlign w:val="center"/>
            <w:hideMark/>
          </w:tcPr>
          <w:p w14:paraId="79B3A586"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EdrsPrm</w:t>
            </w:r>
          </w:p>
        </w:tc>
        <w:tc>
          <w:tcPr>
            <w:tcW w:w="1900" w:type="dxa"/>
            <w:noWrap/>
            <w:hideMark/>
          </w:tcPr>
          <w:p w14:paraId="7BE1FA6A"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792" w:type="dxa"/>
            <w:noWrap/>
            <w:vAlign w:val="center"/>
            <w:hideMark/>
          </w:tcPr>
          <w:p w14:paraId="2750B4B6"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vAlign w:val="center"/>
            <w:hideMark/>
          </w:tcPr>
          <w:p w14:paraId="5E317BDD"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بیمه ثالث اجباری الحاقیه</w:t>
            </w:r>
          </w:p>
        </w:tc>
        <w:tc>
          <w:tcPr>
            <w:tcW w:w="1329" w:type="dxa"/>
            <w:noWrap/>
            <w:vAlign w:val="center"/>
            <w:hideMark/>
          </w:tcPr>
          <w:p w14:paraId="2B69ADA5"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102F65" w:rsidRPr="00F733A3" w14:paraId="2231F7F6"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36F9617D" w14:textId="77777777" w:rsidR="00102F65" w:rsidRPr="00F733A3" w:rsidRDefault="00102F65" w:rsidP="00102F65">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107</w:t>
            </w:r>
          </w:p>
        </w:tc>
        <w:tc>
          <w:tcPr>
            <w:tcW w:w="2640" w:type="dxa"/>
            <w:noWrap/>
            <w:vAlign w:val="center"/>
          </w:tcPr>
          <w:p w14:paraId="181DC0DE"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EdrsCalcPrm</w:t>
            </w:r>
          </w:p>
        </w:tc>
        <w:tc>
          <w:tcPr>
            <w:tcW w:w="1900" w:type="dxa"/>
            <w:noWrap/>
          </w:tcPr>
          <w:p w14:paraId="487CD0ED"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792" w:type="dxa"/>
            <w:noWrap/>
            <w:vAlign w:val="center"/>
          </w:tcPr>
          <w:p w14:paraId="7767EA7D"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vAlign w:val="center"/>
          </w:tcPr>
          <w:p w14:paraId="689BA7CE"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بیمه قانونی ثالث اجباری الحاقیه</w:t>
            </w:r>
          </w:p>
        </w:tc>
        <w:tc>
          <w:tcPr>
            <w:tcW w:w="1329" w:type="dxa"/>
            <w:noWrap/>
            <w:vAlign w:val="center"/>
          </w:tcPr>
          <w:p w14:paraId="36818757"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102F65" w:rsidRPr="00F733A3" w14:paraId="4864B3FE"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72026CA9" w14:textId="77777777" w:rsidR="00102F65" w:rsidRPr="00F733A3" w:rsidRDefault="00102F65" w:rsidP="00102F65">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108</w:t>
            </w:r>
          </w:p>
        </w:tc>
        <w:tc>
          <w:tcPr>
            <w:tcW w:w="2640" w:type="dxa"/>
            <w:noWrap/>
            <w:vAlign w:val="center"/>
          </w:tcPr>
          <w:p w14:paraId="620F767E"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EdrsExcLfPrm</w:t>
            </w:r>
          </w:p>
        </w:tc>
        <w:tc>
          <w:tcPr>
            <w:tcW w:w="1900" w:type="dxa"/>
            <w:noWrap/>
          </w:tcPr>
          <w:p w14:paraId="0641BD95"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792" w:type="dxa"/>
            <w:noWrap/>
            <w:vAlign w:val="center"/>
          </w:tcPr>
          <w:p w14:paraId="2312AFA2"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vAlign w:val="center"/>
          </w:tcPr>
          <w:p w14:paraId="1EE89DAA"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بيمه</w:t>
            </w:r>
            <w:r w:rsidRPr="00F733A3">
              <w:rPr>
                <w:rFonts w:ascii="Arial" w:eastAsia="Times New Roman" w:hAnsi="Arial" w:cs="B Lotus"/>
                <w:color w:val="000000"/>
              </w:rPr>
              <w:t xml:space="preserve">  </w:t>
            </w:r>
            <w:r w:rsidRPr="00F733A3">
              <w:rPr>
                <w:rFonts w:ascii="Arial" w:eastAsia="Times New Roman" w:hAnsi="Arial" w:cs="B Lotus"/>
                <w:color w:val="000000"/>
                <w:rtl/>
              </w:rPr>
              <w:t>اضافی یا برگشتی بدنی الحاقیه</w:t>
            </w:r>
          </w:p>
        </w:tc>
        <w:tc>
          <w:tcPr>
            <w:tcW w:w="1329" w:type="dxa"/>
            <w:noWrap/>
            <w:vAlign w:val="center"/>
          </w:tcPr>
          <w:p w14:paraId="5CF544FE"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102F65" w:rsidRPr="00F733A3" w14:paraId="285D5655"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5A59EA71" w14:textId="77777777" w:rsidR="00102F65" w:rsidRPr="00F733A3" w:rsidRDefault="00102F65" w:rsidP="00102F65">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109</w:t>
            </w:r>
          </w:p>
        </w:tc>
        <w:tc>
          <w:tcPr>
            <w:tcW w:w="2640" w:type="dxa"/>
            <w:noWrap/>
            <w:vAlign w:val="center"/>
          </w:tcPr>
          <w:p w14:paraId="4683E2B8"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EdrsExcFnPrm</w:t>
            </w:r>
          </w:p>
        </w:tc>
        <w:tc>
          <w:tcPr>
            <w:tcW w:w="1900" w:type="dxa"/>
            <w:noWrap/>
          </w:tcPr>
          <w:p w14:paraId="4C9D7560"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792" w:type="dxa"/>
            <w:noWrap/>
            <w:vAlign w:val="center"/>
          </w:tcPr>
          <w:p w14:paraId="4FACB71F"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vAlign w:val="center"/>
          </w:tcPr>
          <w:p w14:paraId="2FF9F289"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بيمه اضافی یا برگشتی مالی الحاقیه</w:t>
            </w:r>
          </w:p>
        </w:tc>
        <w:tc>
          <w:tcPr>
            <w:tcW w:w="1329" w:type="dxa"/>
            <w:noWrap/>
            <w:vAlign w:val="center"/>
          </w:tcPr>
          <w:p w14:paraId="22DA362E"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102F65" w:rsidRPr="00F733A3" w14:paraId="3D0433CA"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1FC5C9A1" w14:textId="77777777" w:rsidR="00102F65" w:rsidRPr="00F733A3" w:rsidRDefault="00102F65" w:rsidP="00102F65">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110</w:t>
            </w:r>
          </w:p>
        </w:tc>
        <w:tc>
          <w:tcPr>
            <w:tcW w:w="2640" w:type="dxa"/>
            <w:noWrap/>
            <w:vAlign w:val="center"/>
          </w:tcPr>
          <w:p w14:paraId="01D4FBA9"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Pr>
              <w:t>EdrsPrsnPrm</w:t>
            </w:r>
          </w:p>
        </w:tc>
        <w:tc>
          <w:tcPr>
            <w:tcW w:w="1900" w:type="dxa"/>
            <w:noWrap/>
          </w:tcPr>
          <w:p w14:paraId="62C73186"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792" w:type="dxa"/>
            <w:noWrap/>
            <w:vAlign w:val="center"/>
          </w:tcPr>
          <w:p w14:paraId="0EC3C531"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vAlign w:val="center"/>
          </w:tcPr>
          <w:p w14:paraId="07709550"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tl/>
              </w:rPr>
              <w:t>حق بيمه</w:t>
            </w:r>
            <w:r w:rsidRPr="00F733A3">
              <w:rPr>
                <w:rFonts w:ascii="Arial" w:eastAsia="Times New Roman" w:hAnsi="Arial" w:cs="B Lotus"/>
                <w:color w:val="000000"/>
              </w:rPr>
              <w:t xml:space="preserve">  </w:t>
            </w:r>
            <w:r w:rsidRPr="00F733A3">
              <w:rPr>
                <w:rFonts w:ascii="Arial" w:eastAsia="Times New Roman" w:hAnsi="Arial" w:cs="B Lotus"/>
                <w:color w:val="000000"/>
                <w:rtl/>
              </w:rPr>
              <w:t>اضافی یا برگشتی حوادث راننده الحاقیه</w:t>
            </w:r>
          </w:p>
        </w:tc>
        <w:tc>
          <w:tcPr>
            <w:tcW w:w="1329" w:type="dxa"/>
            <w:noWrap/>
            <w:vAlign w:val="center"/>
          </w:tcPr>
          <w:p w14:paraId="051CCD7F"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102F65" w:rsidRPr="00F733A3" w14:paraId="64A4D368"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65439E21" w14:textId="77777777" w:rsidR="00102F65" w:rsidRPr="00F733A3" w:rsidRDefault="00102F65" w:rsidP="00102F65">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111</w:t>
            </w:r>
          </w:p>
        </w:tc>
        <w:tc>
          <w:tcPr>
            <w:tcW w:w="2640" w:type="dxa"/>
            <w:noWrap/>
            <w:vAlign w:val="center"/>
          </w:tcPr>
          <w:p w14:paraId="6E163858"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EdrsTax</w:t>
            </w:r>
          </w:p>
        </w:tc>
        <w:tc>
          <w:tcPr>
            <w:tcW w:w="1900" w:type="dxa"/>
            <w:noWrap/>
          </w:tcPr>
          <w:p w14:paraId="657C786F"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792" w:type="dxa"/>
            <w:noWrap/>
            <w:vAlign w:val="center"/>
          </w:tcPr>
          <w:p w14:paraId="73252CE3"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vAlign w:val="center"/>
          </w:tcPr>
          <w:p w14:paraId="7437F640"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مبلغ</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اضافی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یا</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برگشتی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مالیات</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محاسبه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شده</w:t>
            </w:r>
          </w:p>
        </w:tc>
        <w:tc>
          <w:tcPr>
            <w:tcW w:w="1329" w:type="dxa"/>
            <w:noWrap/>
            <w:vAlign w:val="center"/>
          </w:tcPr>
          <w:p w14:paraId="21EEE3C5"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102F65" w:rsidRPr="00F733A3" w14:paraId="1B2CD70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224F2AA1" w14:textId="77777777" w:rsidR="00102F65" w:rsidRPr="00F733A3" w:rsidRDefault="00102F65" w:rsidP="00102F65">
            <w:pPr>
              <w:jc w:val="center"/>
              <w:rPr>
                <w:rFonts w:ascii="Arial" w:eastAsia="Times New Roman" w:hAnsi="Arial" w:cs="B Lotus"/>
                <w:color w:val="000000" w:themeColor="text1"/>
                <w:sz w:val="28"/>
                <w:szCs w:val="28"/>
                <w:rtl/>
              </w:rPr>
            </w:pPr>
            <w:r w:rsidRPr="00F733A3">
              <w:rPr>
                <w:rFonts w:ascii="Arial" w:eastAsia="Times New Roman" w:hAnsi="Arial" w:cs="B Lotus"/>
                <w:color w:val="000000" w:themeColor="text1"/>
                <w:sz w:val="28"/>
                <w:szCs w:val="28"/>
              </w:rPr>
              <w:t>112</w:t>
            </w:r>
          </w:p>
        </w:tc>
        <w:tc>
          <w:tcPr>
            <w:tcW w:w="2640" w:type="dxa"/>
            <w:noWrap/>
            <w:vAlign w:val="center"/>
          </w:tcPr>
          <w:p w14:paraId="522320E7"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EdrsTol</w:t>
            </w:r>
          </w:p>
        </w:tc>
        <w:tc>
          <w:tcPr>
            <w:tcW w:w="1900" w:type="dxa"/>
            <w:noWrap/>
          </w:tcPr>
          <w:p w14:paraId="28B22386"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hint="cs"/>
                <w:color w:val="000000"/>
              </w:rPr>
              <w:t>decimal(9, 0)</w:t>
            </w:r>
          </w:p>
        </w:tc>
        <w:tc>
          <w:tcPr>
            <w:tcW w:w="792" w:type="dxa"/>
            <w:noWrap/>
            <w:vAlign w:val="center"/>
          </w:tcPr>
          <w:p w14:paraId="55098AD8"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vAlign w:val="center"/>
          </w:tcPr>
          <w:p w14:paraId="6A205F07"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مبلغ</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اضافی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یا</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برگشتی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 xml:space="preserve">عوارض </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محاسبه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شده</w:t>
            </w:r>
          </w:p>
        </w:tc>
        <w:tc>
          <w:tcPr>
            <w:tcW w:w="1329" w:type="dxa"/>
            <w:noWrap/>
            <w:vAlign w:val="center"/>
          </w:tcPr>
          <w:p w14:paraId="76EA7238"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102F65" w:rsidRPr="00F733A3" w14:paraId="3C48871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224173EB" w14:textId="77777777" w:rsidR="00102F65" w:rsidRPr="00F733A3" w:rsidRDefault="00102F65" w:rsidP="00102F65">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113</w:t>
            </w:r>
          </w:p>
        </w:tc>
        <w:tc>
          <w:tcPr>
            <w:tcW w:w="2640" w:type="dxa"/>
            <w:noWrap/>
            <w:vAlign w:val="center"/>
          </w:tcPr>
          <w:p w14:paraId="4408D271"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EdrsFndCst</w:t>
            </w:r>
          </w:p>
        </w:tc>
        <w:tc>
          <w:tcPr>
            <w:tcW w:w="1900" w:type="dxa"/>
            <w:noWrap/>
            <w:vAlign w:val="center"/>
          </w:tcPr>
          <w:p w14:paraId="217E0B40"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792" w:type="dxa"/>
            <w:noWrap/>
            <w:vAlign w:val="center"/>
          </w:tcPr>
          <w:p w14:paraId="7B8253B0"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vAlign w:val="center"/>
          </w:tcPr>
          <w:p w14:paraId="51D1850B"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مبلغ</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اضافی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یا</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برگشتی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جریمه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تاخیر</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تمدید</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بیمه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نامه</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صندوق</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تامین</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خسارت</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های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بدنی</w:t>
            </w:r>
          </w:p>
        </w:tc>
        <w:tc>
          <w:tcPr>
            <w:tcW w:w="1329" w:type="dxa"/>
            <w:noWrap/>
            <w:vAlign w:val="center"/>
          </w:tcPr>
          <w:p w14:paraId="6DE9C572"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102F65" w:rsidRPr="00F733A3" w14:paraId="59B2BA0C"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4572A3AB" w14:textId="77777777" w:rsidR="00102F65" w:rsidRPr="00F733A3" w:rsidRDefault="00102F65" w:rsidP="00102F65">
            <w:pPr>
              <w:jc w:val="center"/>
              <w:rPr>
                <w:rFonts w:ascii="Arial" w:eastAsia="Times New Roman" w:hAnsi="Arial" w:cs="B Lotus"/>
                <w:color w:val="000000" w:themeColor="text1"/>
                <w:sz w:val="28"/>
                <w:szCs w:val="28"/>
              </w:rPr>
            </w:pPr>
            <w:r w:rsidRPr="00F733A3">
              <w:rPr>
                <w:rFonts w:ascii="Arial" w:eastAsia="Times New Roman" w:hAnsi="Arial" w:cs="B Lotus"/>
                <w:color w:val="000000" w:themeColor="text1"/>
                <w:sz w:val="28"/>
                <w:szCs w:val="28"/>
              </w:rPr>
              <w:t>114</w:t>
            </w:r>
          </w:p>
        </w:tc>
        <w:tc>
          <w:tcPr>
            <w:tcW w:w="2640" w:type="dxa"/>
            <w:noWrap/>
            <w:vAlign w:val="center"/>
          </w:tcPr>
          <w:p w14:paraId="59FDA0B3"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rPr>
              <w:t>EdrsLfCshPrm</w:t>
            </w:r>
          </w:p>
        </w:tc>
        <w:tc>
          <w:tcPr>
            <w:tcW w:w="1900" w:type="dxa"/>
            <w:noWrap/>
          </w:tcPr>
          <w:p w14:paraId="720ADB1A"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792" w:type="dxa"/>
            <w:noWrap/>
            <w:vAlign w:val="center"/>
          </w:tcPr>
          <w:p w14:paraId="258459C0"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vAlign w:val="center"/>
          </w:tcPr>
          <w:p w14:paraId="6173E467"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rtl/>
              </w:rPr>
              <w:t>مبلغ</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اضافی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یا</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برگشتی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سهم</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صندوق</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تأمین</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خسارت‌های</w:t>
            </w:r>
            <w:r w:rsidRPr="00F733A3">
              <w:rPr>
                <w:rFonts w:ascii="Arial" w:eastAsia="Times New Roman" w:hAnsi="Arial" w:cs="B Lotus"/>
                <w:color w:val="000000"/>
                <w:rtl/>
              </w:rPr>
              <w:t xml:space="preserve"> </w:t>
            </w:r>
            <w:r w:rsidRPr="00F733A3">
              <w:rPr>
                <w:rFonts w:ascii="Arial" w:eastAsia="Times New Roman" w:hAnsi="Arial" w:cs="B Lotus" w:hint="cs"/>
                <w:color w:val="000000"/>
                <w:rtl/>
              </w:rPr>
              <w:t>بدني</w:t>
            </w:r>
          </w:p>
        </w:tc>
        <w:tc>
          <w:tcPr>
            <w:tcW w:w="1329" w:type="dxa"/>
            <w:noWrap/>
            <w:vAlign w:val="center"/>
          </w:tcPr>
          <w:p w14:paraId="360E3276"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102F65" w:rsidRPr="00F733A3" w14:paraId="6E3EE3B7"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38984EC1" w14:textId="77777777" w:rsidR="00102F65" w:rsidRPr="00F733A3" w:rsidRDefault="00102F65" w:rsidP="00102F65">
            <w:pPr>
              <w:jc w:val="center"/>
              <w:rPr>
                <w:rFonts w:ascii="Arial" w:eastAsia="Times New Roman" w:hAnsi="Arial" w:cs="B Lotus"/>
                <w:color w:val="000000" w:themeColor="text1"/>
                <w:sz w:val="28"/>
                <w:szCs w:val="28"/>
              </w:rPr>
            </w:pPr>
            <w:r w:rsidRPr="00F733A3">
              <w:rPr>
                <w:rFonts w:ascii="Arial" w:eastAsia="Times New Roman" w:hAnsi="Arial" w:cs="B Lotus" w:hint="cs"/>
                <w:color w:val="000000" w:themeColor="text1"/>
                <w:sz w:val="28"/>
                <w:szCs w:val="28"/>
                <w:rtl/>
              </w:rPr>
              <w:lastRenderedPageBreak/>
              <w:t>115</w:t>
            </w:r>
          </w:p>
        </w:tc>
        <w:tc>
          <w:tcPr>
            <w:tcW w:w="2640" w:type="dxa"/>
            <w:noWrap/>
            <w:vAlign w:val="center"/>
          </w:tcPr>
          <w:p w14:paraId="46120746"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ExcPrsnPrm</w:t>
            </w:r>
          </w:p>
        </w:tc>
        <w:tc>
          <w:tcPr>
            <w:tcW w:w="1900" w:type="dxa"/>
            <w:noWrap/>
          </w:tcPr>
          <w:p w14:paraId="3CADD502"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decimal(9, 0)</w:t>
            </w:r>
          </w:p>
        </w:tc>
        <w:tc>
          <w:tcPr>
            <w:tcW w:w="792" w:type="dxa"/>
            <w:noWrap/>
          </w:tcPr>
          <w:p w14:paraId="73D179A0"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rPr>
              <w:t>Yes</w:t>
            </w:r>
          </w:p>
        </w:tc>
        <w:tc>
          <w:tcPr>
            <w:tcW w:w="1648" w:type="dxa"/>
            <w:noWrap/>
          </w:tcPr>
          <w:p w14:paraId="4633EF67"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tl/>
              </w:rPr>
              <w:t xml:space="preserve"> حق بيمه مازاد حوادث راننده (بدون مالیات و عوارض)</w:t>
            </w:r>
          </w:p>
        </w:tc>
        <w:tc>
          <w:tcPr>
            <w:tcW w:w="1329" w:type="dxa"/>
            <w:noWrap/>
          </w:tcPr>
          <w:p w14:paraId="51741B0F"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hint="cs"/>
                <w:color w:val="000000"/>
              </w:rPr>
              <w:t> </w:t>
            </w:r>
          </w:p>
        </w:tc>
      </w:tr>
      <w:tr w:rsidR="00102F65" w:rsidRPr="00F733A3" w14:paraId="3A12F798"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7DB2D871" w14:textId="77777777" w:rsidR="00102F65" w:rsidRPr="00F733A3" w:rsidRDefault="00102F65" w:rsidP="00102F65">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116</w:t>
            </w:r>
          </w:p>
        </w:tc>
        <w:tc>
          <w:tcPr>
            <w:tcW w:w="2640" w:type="dxa"/>
            <w:noWrap/>
            <w:vAlign w:val="center"/>
          </w:tcPr>
          <w:p w14:paraId="512655B8"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ThrPrpsCod</w:t>
            </w:r>
          </w:p>
        </w:tc>
        <w:tc>
          <w:tcPr>
            <w:tcW w:w="1900" w:type="dxa"/>
            <w:noWrap/>
          </w:tcPr>
          <w:p w14:paraId="46B3589F"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bigiint</w:t>
            </w:r>
          </w:p>
        </w:tc>
        <w:tc>
          <w:tcPr>
            <w:tcW w:w="792" w:type="dxa"/>
            <w:noWrap/>
          </w:tcPr>
          <w:p w14:paraId="695BB15D"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No</w:t>
            </w:r>
          </w:p>
        </w:tc>
        <w:tc>
          <w:tcPr>
            <w:tcW w:w="1648" w:type="dxa"/>
            <w:noWrap/>
          </w:tcPr>
          <w:p w14:paraId="7DB0224F" w14:textId="77777777" w:rsidR="00102F65" w:rsidRPr="00F733A3"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tl/>
              </w:rPr>
            </w:pPr>
            <w:r w:rsidRPr="00F733A3">
              <w:rPr>
                <w:rFonts w:ascii="Arial" w:eastAsia="Times New Roman" w:hAnsi="Arial" w:cs="B Lotus" w:hint="cs"/>
                <w:color w:val="000000" w:themeColor="text1"/>
                <w:rtl/>
              </w:rPr>
              <w:t>کد یکتا پیشنهاد ثبت شده</w:t>
            </w:r>
          </w:p>
        </w:tc>
        <w:tc>
          <w:tcPr>
            <w:tcW w:w="1329" w:type="dxa"/>
            <w:noWrap/>
          </w:tcPr>
          <w:p w14:paraId="6921359F"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p>
        </w:tc>
      </w:tr>
      <w:tr w:rsidR="00102F65" w:rsidRPr="00F733A3" w14:paraId="1B7854D0"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04B14C1A" w14:textId="77777777" w:rsidR="00102F65" w:rsidRPr="00F733A3" w:rsidRDefault="00102F65" w:rsidP="00102F65">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117</w:t>
            </w:r>
          </w:p>
        </w:tc>
        <w:tc>
          <w:tcPr>
            <w:tcW w:w="2640" w:type="dxa"/>
            <w:noWrap/>
            <w:vAlign w:val="center"/>
          </w:tcPr>
          <w:p w14:paraId="20C138AB"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Consolas" w:hAnsi="Consolas" w:cs="B Lotus"/>
                <w:color w:val="000000" w:themeColor="text1"/>
                <w:sz w:val="20"/>
                <w:szCs w:val="20"/>
                <w:lang w:bidi="ar-SA"/>
              </w:rPr>
              <w:t>DisLfYrPrcnt</w:t>
            </w:r>
          </w:p>
        </w:tc>
        <w:tc>
          <w:tcPr>
            <w:tcW w:w="1900" w:type="dxa"/>
            <w:noWrap/>
          </w:tcPr>
          <w:p w14:paraId="2FA7CCF1"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Int</w:t>
            </w:r>
          </w:p>
        </w:tc>
        <w:tc>
          <w:tcPr>
            <w:tcW w:w="792" w:type="dxa"/>
            <w:noWrap/>
          </w:tcPr>
          <w:p w14:paraId="536E04B4"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No</w:t>
            </w:r>
          </w:p>
        </w:tc>
        <w:tc>
          <w:tcPr>
            <w:tcW w:w="1648" w:type="dxa"/>
            <w:noWrap/>
          </w:tcPr>
          <w:p w14:paraId="3EB74E59"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tl/>
              </w:rPr>
            </w:pPr>
            <w:r w:rsidRPr="00F733A3">
              <w:rPr>
                <w:rFonts w:ascii="Consolas" w:hAnsi="Consolas" w:cs="B Lotus"/>
                <w:color w:val="000000" w:themeColor="text1"/>
                <w:sz w:val="20"/>
                <w:szCs w:val="20"/>
                <w:rtl/>
                <w:lang w:bidi="ar-SA"/>
              </w:rPr>
              <w:t>درصد</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تخفیف</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عدم</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خسارت</w:t>
            </w:r>
            <w:r w:rsidRPr="00F733A3">
              <w:rPr>
                <w:rFonts w:ascii="Consolas" w:hAnsi="Consolas" w:cs="B Lotus"/>
                <w:color w:val="000000" w:themeColor="text1"/>
                <w:sz w:val="20"/>
                <w:szCs w:val="20"/>
                <w:lang w:bidi="ar-SA"/>
              </w:rPr>
              <w:t xml:space="preserve"> </w:t>
            </w:r>
            <w:r w:rsidRPr="00F733A3">
              <w:rPr>
                <w:rFonts w:ascii="Consolas" w:hAnsi="Consolas" w:cs="B Lotus" w:hint="cs"/>
                <w:color w:val="000000" w:themeColor="text1"/>
                <w:sz w:val="20"/>
                <w:szCs w:val="20"/>
                <w:rtl/>
                <w:lang w:bidi="ar-SA"/>
              </w:rPr>
              <w:t>بدنی</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بیمه</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نامه</w:t>
            </w:r>
          </w:p>
        </w:tc>
        <w:tc>
          <w:tcPr>
            <w:tcW w:w="1329" w:type="dxa"/>
            <w:noWrap/>
          </w:tcPr>
          <w:p w14:paraId="194587D2"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p>
        </w:tc>
      </w:tr>
      <w:tr w:rsidR="00102F65" w:rsidRPr="00F733A3" w14:paraId="1A82B46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725A7B03" w14:textId="77777777" w:rsidR="00102F65" w:rsidRPr="00F733A3" w:rsidRDefault="00102F65" w:rsidP="00102F65">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118</w:t>
            </w:r>
          </w:p>
        </w:tc>
        <w:tc>
          <w:tcPr>
            <w:tcW w:w="2640" w:type="dxa"/>
            <w:noWrap/>
            <w:vAlign w:val="center"/>
          </w:tcPr>
          <w:p w14:paraId="142E1EEC" w14:textId="77777777" w:rsidR="00102F65" w:rsidRPr="00F733A3"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Consolas" w:hAnsi="Consolas" w:cs="B Lotus"/>
                <w:color w:val="000000" w:themeColor="text1"/>
                <w:sz w:val="20"/>
                <w:szCs w:val="20"/>
                <w:lang w:bidi="ar-SA"/>
              </w:rPr>
              <w:t>DisFnYrPrcnt</w:t>
            </w:r>
          </w:p>
        </w:tc>
        <w:tc>
          <w:tcPr>
            <w:tcW w:w="1900" w:type="dxa"/>
            <w:noWrap/>
          </w:tcPr>
          <w:p w14:paraId="48650EE3"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Int</w:t>
            </w:r>
          </w:p>
        </w:tc>
        <w:tc>
          <w:tcPr>
            <w:tcW w:w="792" w:type="dxa"/>
            <w:noWrap/>
          </w:tcPr>
          <w:p w14:paraId="67F8FB6C"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No</w:t>
            </w:r>
          </w:p>
        </w:tc>
        <w:tc>
          <w:tcPr>
            <w:tcW w:w="1648" w:type="dxa"/>
            <w:noWrap/>
          </w:tcPr>
          <w:p w14:paraId="55D239B9" w14:textId="468DE4C9" w:rsidR="00102F65" w:rsidRPr="00F733A3" w:rsidRDefault="00102F65" w:rsidP="00A97732">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tl/>
              </w:rPr>
            </w:pPr>
            <w:r w:rsidRPr="00F733A3">
              <w:rPr>
                <w:rFonts w:ascii="Consolas" w:hAnsi="Consolas" w:cs="B Lotus"/>
                <w:color w:val="000000" w:themeColor="text1"/>
                <w:sz w:val="20"/>
                <w:szCs w:val="20"/>
                <w:rtl/>
                <w:lang w:bidi="ar-SA"/>
              </w:rPr>
              <w:t>درصد</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تخفیف</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عدم</w:t>
            </w:r>
            <w:r w:rsidR="00A97732">
              <w:rPr>
                <w:rFonts w:ascii="Consolas" w:hAnsi="Consolas" w:cs="B Lotus" w:hint="cs"/>
                <w:color w:val="000000" w:themeColor="text1"/>
                <w:sz w:val="20"/>
                <w:szCs w:val="20"/>
                <w:rtl/>
                <w:lang w:bidi="ar-SA"/>
              </w:rPr>
              <w:t xml:space="preserve"> خسارت </w:t>
            </w:r>
            <w:r w:rsidRPr="00F733A3">
              <w:rPr>
                <w:rFonts w:ascii="Consolas" w:hAnsi="Consolas" w:cs="B Lotus"/>
                <w:color w:val="000000" w:themeColor="text1"/>
                <w:sz w:val="20"/>
                <w:szCs w:val="20"/>
                <w:lang w:bidi="ar-SA"/>
              </w:rPr>
              <w:t xml:space="preserve"> </w:t>
            </w:r>
            <w:r w:rsidRPr="00F733A3">
              <w:rPr>
                <w:rFonts w:ascii="Consolas" w:hAnsi="Consolas" w:cs="B Lotus" w:hint="cs"/>
                <w:color w:val="000000" w:themeColor="text1"/>
                <w:sz w:val="20"/>
                <w:szCs w:val="20"/>
                <w:rtl/>
                <w:lang w:bidi="ar-SA"/>
              </w:rPr>
              <w:t xml:space="preserve">مالی </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بیمه</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نامه</w:t>
            </w:r>
          </w:p>
        </w:tc>
        <w:tc>
          <w:tcPr>
            <w:tcW w:w="1329" w:type="dxa"/>
            <w:noWrap/>
          </w:tcPr>
          <w:p w14:paraId="7CFD3FBA" w14:textId="77777777" w:rsidR="00102F65" w:rsidRPr="00F733A3"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rPr>
            </w:pPr>
          </w:p>
        </w:tc>
      </w:tr>
      <w:tr w:rsidR="00102F65" w:rsidRPr="00F733A3" w14:paraId="29185092"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vAlign w:val="center"/>
          </w:tcPr>
          <w:p w14:paraId="234F1082" w14:textId="77777777" w:rsidR="00102F65" w:rsidRPr="00F733A3" w:rsidRDefault="00102F65" w:rsidP="00102F65">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119</w:t>
            </w:r>
          </w:p>
        </w:tc>
        <w:tc>
          <w:tcPr>
            <w:tcW w:w="2640" w:type="dxa"/>
            <w:noWrap/>
            <w:vAlign w:val="center"/>
          </w:tcPr>
          <w:p w14:paraId="2B391D33" w14:textId="77777777" w:rsidR="00102F65" w:rsidRPr="00F733A3"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Consolas" w:hAnsi="Consolas" w:cs="B Lotus"/>
                <w:color w:val="000000" w:themeColor="text1"/>
                <w:sz w:val="20"/>
                <w:szCs w:val="20"/>
                <w:lang w:bidi="ar-SA"/>
              </w:rPr>
              <w:t>DisPrsnYrPrcnt</w:t>
            </w:r>
          </w:p>
        </w:tc>
        <w:tc>
          <w:tcPr>
            <w:tcW w:w="1900" w:type="dxa"/>
            <w:noWrap/>
          </w:tcPr>
          <w:p w14:paraId="4921FC6D"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Int</w:t>
            </w:r>
          </w:p>
        </w:tc>
        <w:tc>
          <w:tcPr>
            <w:tcW w:w="792" w:type="dxa"/>
            <w:noWrap/>
          </w:tcPr>
          <w:p w14:paraId="37DDC5B4"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r w:rsidRPr="00F733A3">
              <w:rPr>
                <w:rFonts w:ascii="Arial" w:eastAsia="Times New Roman" w:hAnsi="Arial" w:cs="B Lotus"/>
                <w:color w:val="000000" w:themeColor="text1"/>
              </w:rPr>
              <w:t>No</w:t>
            </w:r>
          </w:p>
        </w:tc>
        <w:tc>
          <w:tcPr>
            <w:tcW w:w="1648" w:type="dxa"/>
            <w:noWrap/>
          </w:tcPr>
          <w:p w14:paraId="51F657A4" w14:textId="77777777" w:rsidR="00102F65" w:rsidRPr="00F733A3"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tl/>
              </w:rPr>
            </w:pPr>
            <w:r w:rsidRPr="00F733A3">
              <w:rPr>
                <w:rFonts w:ascii="Consolas" w:hAnsi="Consolas" w:cs="B Lotus"/>
                <w:color w:val="000000" w:themeColor="text1"/>
                <w:sz w:val="20"/>
                <w:szCs w:val="20"/>
                <w:rtl/>
                <w:lang w:bidi="ar-SA"/>
              </w:rPr>
              <w:t>درصد</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تخفیف</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عدم</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خسارت</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حوادث</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راننده</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بیمه</w:t>
            </w:r>
            <w:r w:rsidRPr="00F733A3">
              <w:rPr>
                <w:rFonts w:ascii="Consolas" w:hAnsi="Consolas" w:cs="B Lotus"/>
                <w:color w:val="000000" w:themeColor="text1"/>
                <w:sz w:val="20"/>
                <w:szCs w:val="20"/>
                <w:lang w:bidi="ar-SA"/>
              </w:rPr>
              <w:t xml:space="preserve"> </w:t>
            </w:r>
            <w:r w:rsidRPr="00F733A3">
              <w:rPr>
                <w:rFonts w:ascii="Consolas" w:hAnsi="Consolas" w:cs="B Lotus"/>
                <w:color w:val="000000" w:themeColor="text1"/>
                <w:sz w:val="20"/>
                <w:szCs w:val="20"/>
                <w:rtl/>
                <w:lang w:bidi="ar-SA"/>
              </w:rPr>
              <w:t>نامه</w:t>
            </w:r>
          </w:p>
        </w:tc>
        <w:tc>
          <w:tcPr>
            <w:tcW w:w="1329" w:type="dxa"/>
            <w:noWrap/>
          </w:tcPr>
          <w:p w14:paraId="728D12D4" w14:textId="77777777" w:rsidR="00102F65" w:rsidRPr="00F733A3"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rPr>
            </w:pPr>
          </w:p>
        </w:tc>
      </w:tr>
      <w:tr w:rsidR="00102F65" w:rsidRPr="00F733A3" w14:paraId="5CA25272"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1440A616" w14:textId="14CA8FE1" w:rsidR="00102F65" w:rsidRPr="007004CA" w:rsidRDefault="00102F65" w:rsidP="00102F65">
            <w:pPr>
              <w:jc w:val="center"/>
              <w:rPr>
                <w:rFonts w:ascii="Arial" w:eastAsia="Times New Roman" w:hAnsi="Arial" w:cs="B Lotus"/>
                <w:sz w:val="28"/>
                <w:szCs w:val="28"/>
                <w:rtl/>
              </w:rPr>
            </w:pPr>
            <w:r w:rsidRPr="007004CA">
              <w:rPr>
                <w:rFonts w:ascii="Tahoma" w:hAnsi="Tahoma" w:cs="Tahoma"/>
                <w:lang w:bidi="ar-SA"/>
              </w:rPr>
              <w:t>120</w:t>
            </w:r>
          </w:p>
        </w:tc>
        <w:tc>
          <w:tcPr>
            <w:tcW w:w="2640" w:type="dxa"/>
            <w:noWrap/>
            <w:vAlign w:val="center"/>
          </w:tcPr>
          <w:p w14:paraId="0F305ACF" w14:textId="389A9E32"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B Lotus"/>
                <w:sz w:val="20"/>
                <w:szCs w:val="20"/>
                <w:lang w:bidi="ar-SA"/>
              </w:rPr>
            </w:pPr>
            <w:r w:rsidRPr="007004CA">
              <w:rPr>
                <w:rFonts w:ascii="Consolas" w:hAnsi="Consolas" w:cs="B Lotus"/>
                <w:sz w:val="20"/>
                <w:szCs w:val="20"/>
                <w:lang w:bidi="ar-SA"/>
              </w:rPr>
              <w:t>BgnTime</w:t>
            </w:r>
          </w:p>
        </w:tc>
        <w:tc>
          <w:tcPr>
            <w:tcW w:w="1900" w:type="dxa"/>
            <w:noWrap/>
          </w:tcPr>
          <w:p w14:paraId="4D186F3F" w14:textId="5AA41C50"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7004CA">
              <w:rPr>
                <w:rFonts w:ascii="Arial" w:eastAsia="Times New Roman" w:hAnsi="Arial" w:cs="B Lotus"/>
              </w:rPr>
              <w:t>String</w:t>
            </w:r>
          </w:p>
        </w:tc>
        <w:tc>
          <w:tcPr>
            <w:tcW w:w="792" w:type="dxa"/>
            <w:noWrap/>
          </w:tcPr>
          <w:p w14:paraId="3D7098A2" w14:textId="6AAEA848"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7004CA">
              <w:rPr>
                <w:rFonts w:ascii="Arial" w:eastAsia="Times New Roman" w:hAnsi="Arial" w:cs="B Lotus"/>
              </w:rPr>
              <w:t>Yes</w:t>
            </w:r>
          </w:p>
        </w:tc>
        <w:tc>
          <w:tcPr>
            <w:tcW w:w="1648" w:type="dxa"/>
            <w:noWrap/>
          </w:tcPr>
          <w:p w14:paraId="239C430A" w14:textId="24DE2A08"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sz w:val="20"/>
                <w:szCs w:val="20"/>
                <w:rtl/>
              </w:rPr>
            </w:pPr>
            <w:r w:rsidRPr="007004CA">
              <w:rPr>
                <w:rFonts w:ascii="Consolas" w:hAnsi="Consolas" w:cs="B Lotus" w:hint="cs"/>
                <w:sz w:val="20"/>
                <w:szCs w:val="20"/>
                <w:rtl/>
              </w:rPr>
              <w:t>تاریخ شروع بیمه نامه</w:t>
            </w:r>
          </w:p>
        </w:tc>
        <w:tc>
          <w:tcPr>
            <w:tcW w:w="1329" w:type="dxa"/>
            <w:noWrap/>
          </w:tcPr>
          <w:p w14:paraId="3CC49559"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p>
        </w:tc>
      </w:tr>
      <w:tr w:rsidR="00102F65" w:rsidRPr="00F733A3" w14:paraId="28B9DCDA" w14:textId="77777777" w:rsidTr="00102F65">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5B735801" w14:textId="718A91F5" w:rsidR="00102F65" w:rsidRPr="007004CA" w:rsidRDefault="00102F65" w:rsidP="00102F65">
            <w:pPr>
              <w:jc w:val="center"/>
              <w:rPr>
                <w:rFonts w:ascii="Arial" w:eastAsia="Times New Roman" w:hAnsi="Arial" w:cs="B Lotus"/>
                <w:sz w:val="28"/>
                <w:szCs w:val="28"/>
                <w:rtl/>
              </w:rPr>
            </w:pPr>
            <w:r w:rsidRPr="007004CA">
              <w:rPr>
                <w:rFonts w:ascii="Tahoma" w:hAnsi="Tahoma" w:cs="Tahoma"/>
                <w:lang w:bidi="ar-SA"/>
              </w:rPr>
              <w:t>121</w:t>
            </w:r>
          </w:p>
        </w:tc>
        <w:tc>
          <w:tcPr>
            <w:tcW w:w="2640" w:type="dxa"/>
            <w:noWrap/>
          </w:tcPr>
          <w:p w14:paraId="7303F859" w14:textId="1804A582"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B Lotus"/>
                <w:sz w:val="20"/>
                <w:szCs w:val="20"/>
                <w:lang w:bidi="ar-SA"/>
              </w:rPr>
            </w:pPr>
            <w:r w:rsidRPr="007004CA">
              <w:rPr>
                <w:rFonts w:ascii="Tahoma" w:hAnsi="Tahoma" w:cs="Tahoma"/>
                <w:lang w:bidi="ar-SA"/>
              </w:rPr>
              <w:t>LstDisYrPrcnt</w:t>
            </w:r>
          </w:p>
        </w:tc>
        <w:tc>
          <w:tcPr>
            <w:tcW w:w="1900" w:type="dxa"/>
            <w:noWrap/>
          </w:tcPr>
          <w:p w14:paraId="7A5B744D" w14:textId="6AAF59E8"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ascii="Tahoma" w:hAnsi="Tahoma" w:cs="Tahoma"/>
                <w:lang w:bidi="ar-SA"/>
              </w:rPr>
              <w:t>samllint</w:t>
            </w:r>
          </w:p>
        </w:tc>
        <w:tc>
          <w:tcPr>
            <w:tcW w:w="792" w:type="dxa"/>
            <w:noWrap/>
          </w:tcPr>
          <w:p w14:paraId="2189A57C" w14:textId="641905C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ascii="Tahoma" w:hAnsi="Tahoma" w:cs="Tahoma"/>
                <w:lang w:bidi="ar-SA"/>
              </w:rPr>
              <w:t>yes</w:t>
            </w:r>
          </w:p>
        </w:tc>
        <w:tc>
          <w:tcPr>
            <w:tcW w:w="1648" w:type="dxa"/>
            <w:noWrap/>
          </w:tcPr>
          <w:p w14:paraId="389E5519" w14:textId="4B687219"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sz w:val="20"/>
                <w:szCs w:val="20"/>
                <w:rtl/>
              </w:rPr>
            </w:pPr>
            <w:r w:rsidRPr="007004CA">
              <w:rPr>
                <w:rFonts w:ascii="Tahoma" w:hAnsi="Tahoma" w:cs="B Lotus" w:hint="cs"/>
                <w:rtl/>
              </w:rPr>
              <w:t>درصد تخفیف عدم خسارت ثالث اعمال شده در بیمه نامه قبلی(بدنی ، جانی)</w:t>
            </w:r>
          </w:p>
        </w:tc>
        <w:tc>
          <w:tcPr>
            <w:tcW w:w="1329" w:type="dxa"/>
            <w:noWrap/>
          </w:tcPr>
          <w:p w14:paraId="2D336BC3" w14:textId="7777777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p>
        </w:tc>
      </w:tr>
      <w:tr w:rsidR="00102F65" w:rsidRPr="00F733A3" w14:paraId="7368E3EE"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48A9FA45" w14:textId="7B5B82B6" w:rsidR="00102F65" w:rsidRPr="007004CA" w:rsidRDefault="00102F65" w:rsidP="00102F65">
            <w:pPr>
              <w:jc w:val="center"/>
              <w:rPr>
                <w:rFonts w:ascii="Arial" w:eastAsia="Times New Roman" w:hAnsi="Arial" w:cs="B Lotus"/>
                <w:sz w:val="28"/>
                <w:szCs w:val="28"/>
                <w:rtl/>
              </w:rPr>
            </w:pPr>
            <w:r w:rsidRPr="007004CA">
              <w:rPr>
                <w:rFonts w:ascii="Tahoma" w:hAnsi="Tahoma" w:cs="Tahoma"/>
                <w:lang w:bidi="ar-SA"/>
              </w:rPr>
              <w:t>122</w:t>
            </w:r>
          </w:p>
        </w:tc>
        <w:tc>
          <w:tcPr>
            <w:tcW w:w="2640" w:type="dxa"/>
            <w:noWrap/>
          </w:tcPr>
          <w:p w14:paraId="3BF305E7" w14:textId="7D164F82"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B Lotus"/>
                <w:sz w:val="20"/>
                <w:szCs w:val="20"/>
                <w:lang w:bidi="ar-SA"/>
              </w:rPr>
            </w:pPr>
            <w:r w:rsidRPr="00576FC3">
              <w:rPr>
                <w:rFonts w:ascii="Tahoma" w:hAnsi="Tahoma" w:cs="Tahoma"/>
                <w:lang w:bidi="ar-SA"/>
              </w:rPr>
              <w:t>LstDisPrsnYrPrcnt</w:t>
            </w:r>
          </w:p>
        </w:tc>
        <w:tc>
          <w:tcPr>
            <w:tcW w:w="1900" w:type="dxa"/>
            <w:noWrap/>
          </w:tcPr>
          <w:p w14:paraId="75364AC7" w14:textId="3055BEE3"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7004CA">
              <w:rPr>
                <w:rFonts w:ascii="Tahoma" w:hAnsi="Tahoma" w:cs="Tahoma"/>
                <w:lang w:bidi="ar-SA"/>
              </w:rPr>
              <w:t>samllint</w:t>
            </w:r>
          </w:p>
        </w:tc>
        <w:tc>
          <w:tcPr>
            <w:tcW w:w="792" w:type="dxa"/>
            <w:noWrap/>
          </w:tcPr>
          <w:p w14:paraId="3EDFA8A8" w14:textId="6488E068"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7004CA">
              <w:rPr>
                <w:rFonts w:ascii="Tahoma" w:hAnsi="Tahoma" w:cs="Tahoma"/>
                <w:lang w:bidi="ar-SA"/>
              </w:rPr>
              <w:t>yes</w:t>
            </w:r>
          </w:p>
        </w:tc>
        <w:tc>
          <w:tcPr>
            <w:tcW w:w="1648" w:type="dxa"/>
            <w:noWrap/>
          </w:tcPr>
          <w:p w14:paraId="25561252" w14:textId="0EEF4747"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sz w:val="20"/>
                <w:szCs w:val="20"/>
                <w:rtl/>
              </w:rPr>
            </w:pPr>
            <w:r w:rsidRPr="007004CA">
              <w:rPr>
                <w:rFonts w:ascii="Tahoma" w:hAnsi="Tahoma" w:cs="B Lotus" w:hint="cs"/>
                <w:rtl/>
              </w:rPr>
              <w:t>درصد تخفیف عدم خسارت حوادث راننده اعمال شده در بیمه نامه قبلی</w:t>
            </w:r>
          </w:p>
        </w:tc>
        <w:tc>
          <w:tcPr>
            <w:tcW w:w="1329" w:type="dxa"/>
            <w:noWrap/>
          </w:tcPr>
          <w:p w14:paraId="72098CBB"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p>
        </w:tc>
      </w:tr>
      <w:tr w:rsidR="00102F65" w:rsidRPr="00F733A3" w14:paraId="3047D18D"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14E11323" w14:textId="57F4FDEF" w:rsidR="00102F65" w:rsidRPr="007004CA" w:rsidRDefault="00102F65" w:rsidP="00102F65">
            <w:pPr>
              <w:jc w:val="center"/>
              <w:rPr>
                <w:rFonts w:ascii="Tahoma" w:hAnsi="Tahoma" w:cs="Tahoma"/>
                <w:rtl/>
                <w:lang w:bidi="ar-SA"/>
              </w:rPr>
            </w:pPr>
            <w:r w:rsidRPr="007004CA">
              <w:rPr>
                <w:rFonts w:ascii="Tahoma" w:hAnsi="Tahoma" w:cs="Tahoma"/>
                <w:lang w:bidi="ar-SA"/>
              </w:rPr>
              <w:t>123</w:t>
            </w:r>
          </w:p>
        </w:tc>
        <w:tc>
          <w:tcPr>
            <w:tcW w:w="2640" w:type="dxa"/>
            <w:noWrap/>
          </w:tcPr>
          <w:p w14:paraId="19A7E375" w14:textId="630679A3"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7004CA">
              <w:rPr>
                <w:rFonts w:ascii="Tahoma" w:hAnsi="Tahoma" w:cs="Tahoma"/>
                <w:lang w:bidi="ar-SA"/>
              </w:rPr>
              <w:t>FuelTyp</w:t>
            </w:r>
          </w:p>
        </w:tc>
        <w:tc>
          <w:tcPr>
            <w:tcW w:w="1900" w:type="dxa"/>
            <w:noWrap/>
          </w:tcPr>
          <w:p w14:paraId="58CDCCC1" w14:textId="70F0AC2E"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7004CA">
              <w:rPr>
                <w:rFonts w:ascii="Tahoma" w:hAnsi="Tahoma" w:cs="Tahoma"/>
                <w:lang w:bidi="ar-SA"/>
              </w:rPr>
              <w:t xml:space="preserve">Smallint </w:t>
            </w:r>
          </w:p>
        </w:tc>
        <w:tc>
          <w:tcPr>
            <w:tcW w:w="792" w:type="dxa"/>
            <w:noWrap/>
          </w:tcPr>
          <w:p w14:paraId="6A34EC5D" w14:textId="7777777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p>
        </w:tc>
        <w:tc>
          <w:tcPr>
            <w:tcW w:w="1648" w:type="dxa"/>
            <w:noWrap/>
          </w:tcPr>
          <w:p w14:paraId="0B5CAD57" w14:textId="55F36A49"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Tahoma" w:hAnsi="Tahoma" w:cs="B Lotus"/>
                <w:rtl/>
              </w:rPr>
            </w:pPr>
            <w:r w:rsidRPr="007004CA">
              <w:rPr>
                <w:rFonts w:ascii="Tahoma" w:hAnsi="Tahoma" w:cs="B Lotus" w:hint="cs"/>
                <w:rtl/>
              </w:rPr>
              <w:t>نوع سوخت</w:t>
            </w:r>
          </w:p>
        </w:tc>
        <w:tc>
          <w:tcPr>
            <w:tcW w:w="1329" w:type="dxa"/>
            <w:noWrap/>
          </w:tcPr>
          <w:p w14:paraId="7D729840" w14:textId="539B7064"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ascii="Arial" w:eastAsia="Times New Roman" w:hAnsi="Arial" w:cs="B Lotus" w:hint="cs"/>
                <w:rtl/>
              </w:rPr>
              <w:t>جدول کدینگ نوع سوخت</w:t>
            </w:r>
          </w:p>
        </w:tc>
      </w:tr>
      <w:tr w:rsidR="00102F65" w:rsidRPr="00F733A3" w14:paraId="5BD875DD"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566B26A0" w14:textId="6A7AEC9E" w:rsidR="00102F65" w:rsidRPr="007004CA" w:rsidRDefault="00102F65" w:rsidP="00102F65">
            <w:pPr>
              <w:jc w:val="center"/>
              <w:rPr>
                <w:rFonts w:ascii="Tahoma" w:hAnsi="Tahoma" w:cs="Tahoma"/>
                <w:rtl/>
                <w:lang w:bidi="ar-SA"/>
              </w:rPr>
            </w:pPr>
            <w:r w:rsidRPr="007004CA">
              <w:rPr>
                <w:rFonts w:ascii="Tahoma" w:hAnsi="Tahoma" w:cs="Tahoma"/>
                <w:lang w:bidi="ar-SA"/>
              </w:rPr>
              <w:t>124</w:t>
            </w:r>
          </w:p>
        </w:tc>
        <w:tc>
          <w:tcPr>
            <w:tcW w:w="2640" w:type="dxa"/>
            <w:noWrap/>
          </w:tcPr>
          <w:p w14:paraId="67B5AEA0" w14:textId="78C77B0C"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7004CA">
              <w:rPr>
                <w:rFonts w:ascii="Consolas" w:hAnsi="Consolas" w:cs="Consolas"/>
                <w:sz w:val="24"/>
                <w:szCs w:val="24"/>
                <w:lang w:bidi="ar-SA"/>
              </w:rPr>
              <w:t>PrmPayTypCod</w:t>
            </w:r>
          </w:p>
        </w:tc>
        <w:tc>
          <w:tcPr>
            <w:tcW w:w="1900" w:type="dxa"/>
            <w:noWrap/>
          </w:tcPr>
          <w:p w14:paraId="3FF91C8C" w14:textId="7391B90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7004CA">
              <w:rPr>
                <w:rFonts w:ascii="Tahoma" w:hAnsi="Tahoma" w:cs="Tahoma"/>
                <w:lang w:bidi="ar-SA"/>
              </w:rPr>
              <w:t>Smallint</w:t>
            </w:r>
          </w:p>
        </w:tc>
        <w:tc>
          <w:tcPr>
            <w:tcW w:w="792" w:type="dxa"/>
            <w:noWrap/>
          </w:tcPr>
          <w:p w14:paraId="52C8FA54" w14:textId="38743CE0"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7004CA">
              <w:rPr>
                <w:rFonts w:ascii="Tahoma" w:hAnsi="Tahoma" w:cs="B Lotus"/>
                <w:lang w:bidi="ar-SA"/>
              </w:rPr>
              <w:t>Yes</w:t>
            </w:r>
          </w:p>
        </w:tc>
        <w:tc>
          <w:tcPr>
            <w:tcW w:w="1648" w:type="dxa"/>
            <w:noWrap/>
          </w:tcPr>
          <w:p w14:paraId="03384FB2" w14:textId="5E50369D"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Tahoma" w:hAnsi="Tahoma" w:cs="B Lotus"/>
                <w:rtl/>
              </w:rPr>
            </w:pPr>
            <w:r w:rsidRPr="007004CA">
              <w:rPr>
                <w:rFonts w:ascii="Tahoma" w:hAnsi="Tahoma" w:cs="B Lotus" w:hint="cs"/>
                <w:rtl/>
              </w:rPr>
              <w:t>نوع پرداخت حق بیمه</w:t>
            </w:r>
          </w:p>
        </w:tc>
        <w:tc>
          <w:tcPr>
            <w:tcW w:w="1329" w:type="dxa"/>
            <w:noWrap/>
          </w:tcPr>
          <w:p w14:paraId="225617B6" w14:textId="464C0BB0"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r w:rsidRPr="007004CA">
              <w:rPr>
                <w:rFonts w:ascii="Tahoma" w:eastAsia="Times New Roman" w:hAnsi="Tahoma" w:cs="B Lotus" w:hint="cs"/>
                <w:rtl/>
              </w:rPr>
              <w:t>جدول نوع پرداخت حق بیمه</w:t>
            </w:r>
          </w:p>
        </w:tc>
      </w:tr>
      <w:tr w:rsidR="00102F65" w:rsidRPr="00F733A3" w14:paraId="1B07BCED"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054BB7A3" w14:textId="57099472" w:rsidR="00102F65" w:rsidRPr="007004CA" w:rsidRDefault="00102F65" w:rsidP="00102F65">
            <w:pPr>
              <w:jc w:val="center"/>
              <w:rPr>
                <w:rFonts w:ascii="Tahoma" w:hAnsi="Tahoma" w:cs="Tahoma"/>
                <w:lang w:bidi="ar-SA"/>
              </w:rPr>
            </w:pPr>
            <w:r w:rsidRPr="007004CA">
              <w:rPr>
                <w:rFonts w:ascii="Tahoma" w:hAnsi="Tahoma" w:cs="Tahoma"/>
                <w:lang w:bidi="ar-SA"/>
              </w:rPr>
              <w:t>125</w:t>
            </w:r>
          </w:p>
        </w:tc>
        <w:tc>
          <w:tcPr>
            <w:tcW w:w="2640" w:type="dxa"/>
            <w:noWrap/>
          </w:tcPr>
          <w:p w14:paraId="44D08EBA" w14:textId="5A4D066E"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FuncStsCod</w:t>
            </w:r>
          </w:p>
        </w:tc>
        <w:tc>
          <w:tcPr>
            <w:tcW w:w="1900" w:type="dxa"/>
            <w:noWrap/>
          </w:tcPr>
          <w:p w14:paraId="10005D59" w14:textId="57FC9316"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7004CA">
              <w:rPr>
                <w:rFonts w:ascii="Tahoma" w:hAnsi="Tahoma" w:cs="Tahoma"/>
                <w:lang w:bidi="ar-SA"/>
              </w:rPr>
              <w:t>Smallint</w:t>
            </w:r>
          </w:p>
        </w:tc>
        <w:tc>
          <w:tcPr>
            <w:tcW w:w="792" w:type="dxa"/>
            <w:noWrap/>
          </w:tcPr>
          <w:p w14:paraId="7909E8C2" w14:textId="0FA386C4"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0C335AFB" w14:textId="338BBB2E" w:rsidR="00102F65" w:rsidRPr="007004CA" w:rsidRDefault="00087344" w:rsidP="00102F65">
            <w:pPr>
              <w:jc w:val="mediumKashida"/>
              <w:cnfStyle w:val="000000100000" w:firstRow="0" w:lastRow="0" w:firstColumn="0" w:lastColumn="0" w:oddVBand="0" w:evenVBand="0" w:oddHBand="1" w:evenHBand="0" w:firstRowFirstColumn="0" w:firstRowLastColumn="0" w:lastRowFirstColumn="0" w:lastRowLastColumn="0"/>
              <w:rPr>
                <w:rFonts w:ascii="Tahoma" w:hAnsi="Tahoma" w:cs="B Lotus"/>
                <w:rtl/>
              </w:rPr>
            </w:pPr>
            <w:hyperlink w:anchor="_جدول_وضعیت_کارکرد" w:history="1">
              <w:r w:rsidR="00102F65" w:rsidRPr="007004CA">
                <w:rPr>
                  <w:rStyle w:val="Hyperlink"/>
                  <w:rFonts w:ascii="Tahoma" w:hAnsi="Tahoma" w:cs="B Lotus" w:hint="cs"/>
                  <w:color w:val="auto"/>
                  <w:u w:val="none"/>
                  <w:rtl/>
                </w:rPr>
                <w:t>کد دلیل</w:t>
              </w:r>
            </w:hyperlink>
            <w:r w:rsidR="00102F65" w:rsidRPr="007004CA">
              <w:rPr>
                <w:rStyle w:val="Hyperlink"/>
                <w:rFonts w:ascii="Tahoma" w:hAnsi="Tahoma" w:cs="B Lotus" w:hint="cs"/>
                <w:color w:val="auto"/>
                <w:u w:val="none"/>
                <w:rtl/>
              </w:rPr>
              <w:t xml:space="preserve"> عدم وجود بیمه نامه قبلی خودرو</w:t>
            </w:r>
          </w:p>
        </w:tc>
        <w:tc>
          <w:tcPr>
            <w:tcW w:w="1329" w:type="dxa"/>
            <w:noWrap/>
          </w:tcPr>
          <w:p w14:paraId="29361671" w14:textId="0155F07A" w:rsidR="00102F65" w:rsidRPr="007004CA" w:rsidRDefault="00087344" w:rsidP="00102F65">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rtl/>
              </w:rPr>
            </w:pPr>
            <w:hyperlink w:anchor="_جدول_وضعیت_کارکرد" w:history="1">
              <w:r w:rsidR="00102F65" w:rsidRPr="007004CA">
                <w:rPr>
                  <w:rStyle w:val="Hyperlink"/>
                  <w:rFonts w:ascii="Tahoma" w:hAnsi="Tahoma" w:cs="B Lotus" w:hint="cs"/>
                  <w:color w:val="auto"/>
                  <w:rtl/>
                </w:rPr>
                <w:t>کد دلیل</w:t>
              </w:r>
            </w:hyperlink>
            <w:r w:rsidR="00102F65" w:rsidRPr="007004CA">
              <w:rPr>
                <w:rStyle w:val="Hyperlink"/>
                <w:rFonts w:ascii="Tahoma" w:hAnsi="Tahoma" w:cs="B Lotus" w:hint="cs"/>
                <w:color w:val="auto"/>
                <w:rtl/>
              </w:rPr>
              <w:t xml:space="preserve"> عدم وجود بیمه نامه قبلی خودرو</w:t>
            </w:r>
          </w:p>
        </w:tc>
      </w:tr>
      <w:tr w:rsidR="00102F65" w:rsidRPr="00F733A3" w14:paraId="1F4588AE"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721E2BE3" w14:textId="3C19CC33" w:rsidR="00102F65" w:rsidRPr="007004CA" w:rsidRDefault="00102F65" w:rsidP="00102F65">
            <w:pPr>
              <w:jc w:val="center"/>
              <w:rPr>
                <w:rFonts w:ascii="Tahoma" w:hAnsi="Tahoma" w:cs="Tahoma"/>
                <w:rtl/>
                <w:lang w:bidi="ar-SA"/>
              </w:rPr>
            </w:pPr>
            <w:r w:rsidRPr="007004CA">
              <w:rPr>
                <w:rFonts w:ascii="Tahoma" w:hAnsi="Tahoma" w:cs="Tahoma"/>
                <w:lang w:bidi="ar-SA"/>
              </w:rPr>
              <w:lastRenderedPageBreak/>
              <w:t>126</w:t>
            </w:r>
          </w:p>
        </w:tc>
        <w:tc>
          <w:tcPr>
            <w:tcW w:w="2640" w:type="dxa"/>
            <w:noWrap/>
          </w:tcPr>
          <w:p w14:paraId="0A86A146" w14:textId="11FBF7A7"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ShftPlkTypCod</w:t>
            </w:r>
          </w:p>
        </w:tc>
        <w:tc>
          <w:tcPr>
            <w:tcW w:w="1900" w:type="dxa"/>
            <w:noWrap/>
          </w:tcPr>
          <w:p w14:paraId="69E5AD01" w14:textId="0A5880D6"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Tahoma"/>
                <w:lang w:bidi="ar-SA"/>
              </w:rPr>
            </w:pPr>
            <w:r w:rsidRPr="007004CA">
              <w:rPr>
                <w:rFonts w:ascii="Tahoma" w:hAnsi="Tahoma" w:cs="Tahoma"/>
                <w:lang w:bidi="ar-SA"/>
              </w:rPr>
              <w:t xml:space="preserve">Int </w:t>
            </w:r>
          </w:p>
        </w:tc>
        <w:tc>
          <w:tcPr>
            <w:tcW w:w="792" w:type="dxa"/>
            <w:noWrap/>
          </w:tcPr>
          <w:p w14:paraId="2B2AF082" w14:textId="005349F1"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29596958" w14:textId="16485EDF"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Tahoma" w:hAnsi="Tahoma" w:cs="B Lotus"/>
                <w:rtl/>
              </w:rPr>
            </w:pPr>
            <w:r w:rsidRPr="007004CA">
              <w:rPr>
                <w:rFonts w:ascii="Consolas" w:hAnsi="Consolas" w:cs="B Lotus"/>
                <w:rtl/>
                <w:lang w:bidi="ar-SA"/>
              </w:rPr>
              <w:t>نوع</w:t>
            </w:r>
            <w:r w:rsidRPr="007004CA">
              <w:rPr>
                <w:rFonts w:ascii="Consolas" w:hAnsi="Consolas" w:cs="B Lotus"/>
                <w:lang w:bidi="ar-SA"/>
              </w:rPr>
              <w:t xml:space="preserve"> </w:t>
            </w:r>
            <w:r w:rsidRPr="007004CA">
              <w:rPr>
                <w:rFonts w:ascii="Consolas" w:hAnsi="Consolas" w:cs="B Lotus"/>
                <w:rtl/>
                <w:lang w:bidi="ar-SA"/>
              </w:rPr>
              <w:t>پلاک</w:t>
            </w:r>
            <w:r w:rsidRPr="007004CA">
              <w:rPr>
                <w:rFonts w:ascii="Consolas" w:hAnsi="Consolas" w:cs="B Lotus"/>
                <w:lang w:bidi="ar-SA"/>
              </w:rPr>
              <w:t xml:space="preserve"> </w:t>
            </w:r>
            <w:r w:rsidRPr="007004CA">
              <w:rPr>
                <w:rFonts w:ascii="Consolas" w:hAnsi="Consolas" w:cs="B Lotus"/>
                <w:rtl/>
                <w:lang w:bidi="ar-SA"/>
              </w:rPr>
              <w:t>خودرو</w:t>
            </w:r>
            <w:r w:rsidRPr="007004CA">
              <w:rPr>
                <w:rFonts w:ascii="Consolas" w:hAnsi="Consolas" w:cs="B Lotus"/>
                <w:lang w:bidi="ar-SA"/>
              </w:rPr>
              <w:t xml:space="preserve"> </w:t>
            </w:r>
            <w:r w:rsidRPr="007004CA">
              <w:rPr>
                <w:rFonts w:ascii="Consolas" w:hAnsi="Consolas" w:cs="B Lotus"/>
                <w:rtl/>
                <w:lang w:bidi="ar-SA"/>
              </w:rPr>
              <w:t>انتقال</w:t>
            </w:r>
            <w:r w:rsidRPr="007004CA">
              <w:rPr>
                <w:rFonts w:ascii="Consolas" w:hAnsi="Consolas" w:cs="B Lotus"/>
                <w:lang w:bidi="ar-SA"/>
              </w:rPr>
              <w:t xml:space="preserve"> </w:t>
            </w:r>
            <w:r w:rsidRPr="007004CA">
              <w:rPr>
                <w:rFonts w:ascii="Consolas" w:hAnsi="Consolas" w:cs="B Lotus"/>
                <w:rtl/>
                <w:lang w:bidi="ar-SA"/>
              </w:rPr>
              <w:t>دهنده</w:t>
            </w:r>
            <w:r w:rsidRPr="007004CA">
              <w:rPr>
                <w:rFonts w:ascii="Consolas" w:hAnsi="Consolas" w:cs="B Lotus"/>
                <w:lang w:bidi="ar-SA"/>
              </w:rPr>
              <w:t xml:space="preserve"> </w:t>
            </w:r>
            <w:r w:rsidRPr="007004CA">
              <w:rPr>
                <w:rFonts w:ascii="Consolas" w:hAnsi="Consolas" w:cs="B Lotus"/>
                <w:rtl/>
                <w:lang w:bidi="ar-SA"/>
              </w:rPr>
              <w:t>تخفیف</w:t>
            </w:r>
          </w:p>
        </w:tc>
        <w:tc>
          <w:tcPr>
            <w:tcW w:w="1329" w:type="dxa"/>
            <w:noWrap/>
          </w:tcPr>
          <w:p w14:paraId="662B1EB2" w14:textId="714465C0" w:rsidR="00102F65" w:rsidRPr="007004CA" w:rsidRDefault="00087344" w:rsidP="00102F65">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rtl/>
              </w:rPr>
            </w:pPr>
            <w:hyperlink w:anchor="_جدول_کد_نوع_1" w:history="1">
              <w:r w:rsidR="00102F65" w:rsidRPr="007004CA">
                <w:rPr>
                  <w:rStyle w:val="Hyperlink"/>
                  <w:rFonts w:ascii="Tahoma" w:eastAsia="Times New Roman" w:hAnsi="Tahoma" w:cs="B Lotus" w:hint="cs"/>
                  <w:color w:val="auto"/>
                  <w:rtl/>
                </w:rPr>
                <w:t>جدول کد نوع پلاک</w:t>
              </w:r>
            </w:hyperlink>
          </w:p>
        </w:tc>
      </w:tr>
      <w:tr w:rsidR="00102F65" w:rsidRPr="00F733A3" w14:paraId="5337FA05"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7868CCED" w14:textId="69DEF3AF" w:rsidR="00102F65" w:rsidRPr="007004CA" w:rsidRDefault="00102F65" w:rsidP="00102F65">
            <w:pPr>
              <w:jc w:val="center"/>
              <w:rPr>
                <w:rFonts w:ascii="Tahoma" w:hAnsi="Tahoma" w:cs="Tahoma"/>
                <w:lang w:bidi="ar-SA"/>
              </w:rPr>
            </w:pPr>
            <w:r w:rsidRPr="007004CA">
              <w:rPr>
                <w:rFonts w:ascii="Tahoma" w:hAnsi="Tahoma" w:cs="Tahoma"/>
                <w:lang w:bidi="ar-SA"/>
              </w:rPr>
              <w:t>127</w:t>
            </w:r>
          </w:p>
        </w:tc>
        <w:tc>
          <w:tcPr>
            <w:tcW w:w="2640" w:type="dxa"/>
            <w:noWrap/>
          </w:tcPr>
          <w:p w14:paraId="678A9B34" w14:textId="2631E81C"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ShftPlk</w:t>
            </w:r>
          </w:p>
        </w:tc>
        <w:tc>
          <w:tcPr>
            <w:tcW w:w="1900" w:type="dxa"/>
            <w:noWrap/>
          </w:tcPr>
          <w:p w14:paraId="4B710483" w14:textId="63A22F85"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Tahoma"/>
                <w:lang w:bidi="ar-SA"/>
              </w:rPr>
            </w:pPr>
            <w:r w:rsidRPr="007004CA">
              <w:rPr>
                <w:rFonts w:ascii="Consolas" w:hAnsi="Consolas" w:cs="Consolas"/>
                <w:sz w:val="24"/>
                <w:szCs w:val="24"/>
                <w:lang w:bidi="ar-SA"/>
              </w:rPr>
              <w:t>nvarchar(50)</w:t>
            </w:r>
          </w:p>
        </w:tc>
        <w:tc>
          <w:tcPr>
            <w:tcW w:w="792" w:type="dxa"/>
            <w:noWrap/>
          </w:tcPr>
          <w:p w14:paraId="49C701A3" w14:textId="6005E7BE"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7296A134" w14:textId="5D98497A"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پلاک</w:t>
            </w:r>
            <w:r w:rsidRPr="007004CA">
              <w:rPr>
                <w:rFonts w:ascii="Consolas" w:hAnsi="Consolas" w:cs="B Lotus"/>
                <w:lang w:bidi="ar-SA"/>
              </w:rPr>
              <w:t xml:space="preserve"> </w:t>
            </w:r>
            <w:r w:rsidRPr="007004CA">
              <w:rPr>
                <w:rFonts w:ascii="Consolas" w:hAnsi="Consolas" w:cs="B Lotus"/>
                <w:rtl/>
                <w:lang w:bidi="ar-SA"/>
              </w:rPr>
              <w:t>خودرو</w:t>
            </w:r>
            <w:r w:rsidRPr="007004CA">
              <w:rPr>
                <w:rFonts w:ascii="Consolas" w:hAnsi="Consolas" w:cs="B Lotus"/>
                <w:lang w:bidi="ar-SA"/>
              </w:rPr>
              <w:t xml:space="preserve"> </w:t>
            </w:r>
            <w:r w:rsidRPr="007004CA">
              <w:rPr>
                <w:rFonts w:ascii="Consolas" w:hAnsi="Consolas" w:cs="B Lotus"/>
                <w:rtl/>
                <w:lang w:bidi="ar-SA"/>
              </w:rPr>
              <w:t>انتقال</w:t>
            </w:r>
            <w:r w:rsidRPr="007004CA">
              <w:rPr>
                <w:rFonts w:ascii="Consolas" w:hAnsi="Consolas" w:cs="B Lotus"/>
                <w:lang w:bidi="ar-SA"/>
              </w:rPr>
              <w:t xml:space="preserve"> </w:t>
            </w:r>
            <w:r w:rsidRPr="007004CA">
              <w:rPr>
                <w:rFonts w:ascii="Consolas" w:hAnsi="Consolas" w:cs="B Lotus"/>
                <w:rtl/>
                <w:lang w:bidi="ar-SA"/>
              </w:rPr>
              <w:t>دهنده</w:t>
            </w:r>
            <w:r w:rsidRPr="007004CA">
              <w:rPr>
                <w:rFonts w:ascii="Consolas" w:hAnsi="Consolas" w:cs="B Lotus"/>
                <w:lang w:bidi="ar-SA"/>
              </w:rPr>
              <w:t xml:space="preserve"> </w:t>
            </w:r>
            <w:r w:rsidRPr="007004CA">
              <w:rPr>
                <w:rFonts w:ascii="Consolas" w:hAnsi="Consolas" w:cs="B Lotus"/>
                <w:rtl/>
                <w:lang w:bidi="ar-SA"/>
              </w:rPr>
              <w:t>تخفیف</w:t>
            </w:r>
          </w:p>
        </w:tc>
        <w:tc>
          <w:tcPr>
            <w:tcW w:w="1329" w:type="dxa"/>
            <w:noWrap/>
          </w:tcPr>
          <w:p w14:paraId="17B343AD" w14:textId="7777777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rtl/>
              </w:rPr>
            </w:pPr>
          </w:p>
        </w:tc>
      </w:tr>
      <w:tr w:rsidR="00102F65" w:rsidRPr="00F733A3" w14:paraId="1445D74F"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3A14E0B6" w14:textId="4E4C06E2" w:rsidR="00102F65" w:rsidRPr="007004CA" w:rsidRDefault="00102F65" w:rsidP="00102F65">
            <w:pPr>
              <w:jc w:val="center"/>
              <w:rPr>
                <w:rFonts w:ascii="Tahoma" w:hAnsi="Tahoma" w:cs="Tahoma"/>
                <w:lang w:bidi="ar-SA"/>
              </w:rPr>
            </w:pPr>
            <w:r w:rsidRPr="007004CA">
              <w:rPr>
                <w:rFonts w:ascii="Tahoma" w:hAnsi="Tahoma" w:cs="Tahoma"/>
                <w:lang w:bidi="ar-SA"/>
              </w:rPr>
              <w:t>128</w:t>
            </w:r>
          </w:p>
        </w:tc>
        <w:tc>
          <w:tcPr>
            <w:tcW w:w="2640" w:type="dxa"/>
            <w:noWrap/>
          </w:tcPr>
          <w:p w14:paraId="4DFD6EA6" w14:textId="79DF8E77"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ShftPlk1</w:t>
            </w:r>
          </w:p>
        </w:tc>
        <w:tc>
          <w:tcPr>
            <w:tcW w:w="1900" w:type="dxa"/>
            <w:noWrap/>
          </w:tcPr>
          <w:p w14:paraId="0E8AA98E" w14:textId="10697195"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Int</w:t>
            </w:r>
          </w:p>
        </w:tc>
        <w:tc>
          <w:tcPr>
            <w:tcW w:w="792" w:type="dxa"/>
            <w:noWrap/>
          </w:tcPr>
          <w:p w14:paraId="7897587E" w14:textId="38370878"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612AC48B" w14:textId="324CA4EF"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دو</w:t>
            </w:r>
            <w:r w:rsidRPr="007004CA">
              <w:rPr>
                <w:rFonts w:ascii="Consolas" w:hAnsi="Consolas" w:cs="B Lotus"/>
                <w:lang w:bidi="ar-SA"/>
              </w:rPr>
              <w:t xml:space="preserve"> </w:t>
            </w:r>
            <w:r w:rsidRPr="007004CA">
              <w:rPr>
                <w:rFonts w:ascii="Consolas" w:hAnsi="Consolas" w:cs="B Lotus"/>
                <w:rtl/>
                <w:lang w:bidi="ar-SA"/>
              </w:rPr>
              <w:t>رقم</w:t>
            </w:r>
            <w:r w:rsidRPr="007004CA">
              <w:rPr>
                <w:rFonts w:ascii="Consolas" w:hAnsi="Consolas" w:cs="B Lotus"/>
                <w:lang w:bidi="ar-SA"/>
              </w:rPr>
              <w:t xml:space="preserve"> </w:t>
            </w:r>
            <w:r w:rsidRPr="007004CA">
              <w:rPr>
                <w:rFonts w:ascii="Consolas" w:hAnsi="Consolas" w:cs="B Lotus"/>
                <w:rtl/>
                <w:lang w:bidi="ar-SA"/>
              </w:rPr>
              <w:t>سمت</w:t>
            </w:r>
            <w:r w:rsidRPr="007004CA">
              <w:rPr>
                <w:rFonts w:ascii="Consolas" w:hAnsi="Consolas" w:cs="B Lotus"/>
                <w:lang w:bidi="ar-SA"/>
              </w:rPr>
              <w:t xml:space="preserve"> </w:t>
            </w:r>
            <w:r w:rsidRPr="007004CA">
              <w:rPr>
                <w:rFonts w:ascii="Consolas" w:hAnsi="Consolas" w:cs="B Lotus"/>
                <w:rtl/>
                <w:lang w:bidi="ar-SA"/>
              </w:rPr>
              <w:t>چپ</w:t>
            </w:r>
            <w:r w:rsidRPr="007004CA">
              <w:rPr>
                <w:rFonts w:ascii="Consolas" w:hAnsi="Consolas" w:cs="B Lotus"/>
                <w:lang w:bidi="ar-SA"/>
              </w:rPr>
              <w:t xml:space="preserve"> </w:t>
            </w:r>
            <w:r w:rsidRPr="007004CA">
              <w:rPr>
                <w:rFonts w:ascii="Consolas" w:hAnsi="Consolas" w:cs="B Lotus"/>
                <w:rtl/>
                <w:lang w:bidi="ar-SA"/>
              </w:rPr>
              <w:t>پلاک</w:t>
            </w:r>
            <w:r w:rsidRPr="007004CA">
              <w:rPr>
                <w:rFonts w:ascii="Consolas" w:hAnsi="Consolas" w:cs="B Lotus"/>
                <w:lang w:bidi="ar-SA"/>
              </w:rPr>
              <w:t xml:space="preserve"> </w:t>
            </w:r>
            <w:r w:rsidRPr="007004CA">
              <w:rPr>
                <w:rFonts w:ascii="Consolas" w:hAnsi="Consolas" w:cs="B Lotus"/>
                <w:rtl/>
                <w:lang w:bidi="ar-SA"/>
              </w:rPr>
              <w:t>انتقال</w:t>
            </w:r>
            <w:r w:rsidRPr="007004CA">
              <w:rPr>
                <w:rFonts w:ascii="Consolas" w:hAnsi="Consolas" w:cs="B Lotus"/>
                <w:lang w:bidi="ar-SA"/>
              </w:rPr>
              <w:t xml:space="preserve"> </w:t>
            </w:r>
            <w:r w:rsidRPr="007004CA">
              <w:rPr>
                <w:rFonts w:ascii="Consolas" w:hAnsi="Consolas" w:cs="B Lotus"/>
                <w:rtl/>
                <w:lang w:bidi="ar-SA"/>
              </w:rPr>
              <w:t>دهنده</w:t>
            </w:r>
            <w:r w:rsidRPr="007004CA">
              <w:rPr>
                <w:rFonts w:ascii="Consolas" w:hAnsi="Consolas" w:cs="B Lotus"/>
                <w:lang w:bidi="ar-SA"/>
              </w:rPr>
              <w:t xml:space="preserve"> </w:t>
            </w:r>
            <w:r w:rsidRPr="007004CA">
              <w:rPr>
                <w:rFonts w:ascii="Consolas" w:hAnsi="Consolas" w:cs="B Lotus"/>
                <w:rtl/>
                <w:lang w:bidi="ar-SA"/>
              </w:rPr>
              <w:t>تخفیف</w:t>
            </w:r>
          </w:p>
        </w:tc>
        <w:tc>
          <w:tcPr>
            <w:tcW w:w="1329" w:type="dxa"/>
            <w:noWrap/>
          </w:tcPr>
          <w:p w14:paraId="40C3028E"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rtl/>
              </w:rPr>
            </w:pPr>
          </w:p>
        </w:tc>
      </w:tr>
      <w:tr w:rsidR="00102F65" w:rsidRPr="00F733A3" w14:paraId="4804959C"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462B16A8" w14:textId="7E66A0BD" w:rsidR="00102F65" w:rsidRPr="007004CA" w:rsidRDefault="00102F65" w:rsidP="00102F65">
            <w:pPr>
              <w:jc w:val="center"/>
              <w:rPr>
                <w:rFonts w:ascii="Tahoma" w:hAnsi="Tahoma" w:cs="Tahoma"/>
                <w:lang w:bidi="ar-SA"/>
              </w:rPr>
            </w:pPr>
            <w:r w:rsidRPr="007004CA">
              <w:rPr>
                <w:rFonts w:ascii="Tahoma" w:hAnsi="Tahoma" w:cs="Tahoma"/>
                <w:lang w:bidi="ar-SA"/>
              </w:rPr>
              <w:t>129</w:t>
            </w:r>
          </w:p>
        </w:tc>
        <w:tc>
          <w:tcPr>
            <w:tcW w:w="2640" w:type="dxa"/>
            <w:noWrap/>
          </w:tcPr>
          <w:p w14:paraId="7E110757" w14:textId="70EF9D37"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ShftPlk2</w:t>
            </w:r>
          </w:p>
        </w:tc>
        <w:tc>
          <w:tcPr>
            <w:tcW w:w="1900" w:type="dxa"/>
            <w:noWrap/>
          </w:tcPr>
          <w:p w14:paraId="6E538C6A" w14:textId="336F3F8B"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Smallint</w:t>
            </w:r>
          </w:p>
        </w:tc>
        <w:tc>
          <w:tcPr>
            <w:tcW w:w="792" w:type="dxa"/>
            <w:noWrap/>
          </w:tcPr>
          <w:p w14:paraId="163EA96F" w14:textId="4DE57503"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7CF6C297" w14:textId="76C6D2CC"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حرف</w:t>
            </w:r>
            <w:r w:rsidRPr="007004CA">
              <w:rPr>
                <w:rFonts w:ascii="Consolas" w:hAnsi="Consolas" w:cs="B Lotus"/>
                <w:lang w:bidi="ar-SA"/>
              </w:rPr>
              <w:t xml:space="preserve"> </w:t>
            </w:r>
            <w:r w:rsidRPr="007004CA">
              <w:rPr>
                <w:rFonts w:ascii="Consolas" w:hAnsi="Consolas" w:cs="B Lotus"/>
                <w:rtl/>
                <w:lang w:bidi="ar-SA"/>
              </w:rPr>
              <w:t>پلاک</w:t>
            </w:r>
            <w:r w:rsidRPr="007004CA">
              <w:rPr>
                <w:rFonts w:ascii="Consolas" w:hAnsi="Consolas" w:cs="B Lotus"/>
                <w:lang w:bidi="ar-SA"/>
              </w:rPr>
              <w:t xml:space="preserve"> </w:t>
            </w:r>
            <w:r w:rsidRPr="007004CA">
              <w:rPr>
                <w:rFonts w:ascii="Consolas" w:hAnsi="Consolas" w:cs="B Lotus"/>
                <w:rtl/>
                <w:lang w:bidi="ar-SA"/>
              </w:rPr>
              <w:t>انتقال</w:t>
            </w:r>
            <w:r w:rsidRPr="007004CA">
              <w:rPr>
                <w:rFonts w:ascii="Consolas" w:hAnsi="Consolas" w:cs="B Lotus"/>
                <w:lang w:bidi="ar-SA"/>
              </w:rPr>
              <w:t xml:space="preserve"> </w:t>
            </w:r>
            <w:r w:rsidRPr="007004CA">
              <w:rPr>
                <w:rFonts w:ascii="Consolas" w:hAnsi="Consolas" w:cs="B Lotus"/>
                <w:rtl/>
                <w:lang w:bidi="ar-SA"/>
              </w:rPr>
              <w:t>دهنده</w:t>
            </w:r>
            <w:r w:rsidRPr="007004CA">
              <w:rPr>
                <w:rFonts w:ascii="Consolas" w:hAnsi="Consolas" w:cs="B Lotus"/>
                <w:lang w:bidi="ar-SA"/>
              </w:rPr>
              <w:t xml:space="preserve"> </w:t>
            </w:r>
            <w:r w:rsidRPr="007004CA">
              <w:rPr>
                <w:rFonts w:ascii="Consolas" w:hAnsi="Consolas" w:cs="B Lotus"/>
                <w:rtl/>
                <w:lang w:bidi="ar-SA"/>
              </w:rPr>
              <w:t>تخفیف</w:t>
            </w:r>
          </w:p>
        </w:tc>
        <w:tc>
          <w:tcPr>
            <w:tcW w:w="1329" w:type="dxa"/>
            <w:noWrap/>
          </w:tcPr>
          <w:p w14:paraId="21940EB2" w14:textId="27763E6E" w:rsidR="00102F65" w:rsidRPr="007004CA" w:rsidRDefault="00087344" w:rsidP="00102F65">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rtl/>
              </w:rPr>
            </w:pPr>
            <w:hyperlink w:anchor="_جدول_حروف_پلاک" w:history="1">
              <w:r w:rsidR="00102F65" w:rsidRPr="007004CA">
                <w:rPr>
                  <w:rStyle w:val="Hyperlink"/>
                  <w:rFonts w:ascii="Tahoma" w:eastAsia="Times New Roman" w:hAnsi="Tahoma" w:cs="B Lotus" w:hint="cs"/>
                  <w:color w:val="auto"/>
                  <w:rtl/>
                </w:rPr>
                <w:t>جدول حروف پلاک استاندارد</w:t>
              </w:r>
            </w:hyperlink>
          </w:p>
        </w:tc>
      </w:tr>
      <w:tr w:rsidR="00102F65" w:rsidRPr="00F733A3" w14:paraId="3A752BCC"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5E2CAED6" w14:textId="7AB7C091" w:rsidR="00102F65" w:rsidRPr="007004CA" w:rsidRDefault="00102F65" w:rsidP="00102F65">
            <w:pPr>
              <w:jc w:val="center"/>
              <w:rPr>
                <w:rFonts w:ascii="Tahoma" w:hAnsi="Tahoma" w:cs="Tahoma"/>
                <w:lang w:bidi="ar-SA"/>
              </w:rPr>
            </w:pPr>
            <w:r w:rsidRPr="007004CA">
              <w:rPr>
                <w:rFonts w:ascii="Tahoma" w:hAnsi="Tahoma" w:cs="Tahoma"/>
                <w:lang w:bidi="ar-SA"/>
              </w:rPr>
              <w:t>130</w:t>
            </w:r>
          </w:p>
        </w:tc>
        <w:tc>
          <w:tcPr>
            <w:tcW w:w="2640" w:type="dxa"/>
            <w:noWrap/>
          </w:tcPr>
          <w:p w14:paraId="733C301D" w14:textId="659CF4B5"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ShftPlk3</w:t>
            </w:r>
          </w:p>
        </w:tc>
        <w:tc>
          <w:tcPr>
            <w:tcW w:w="1900" w:type="dxa"/>
            <w:noWrap/>
          </w:tcPr>
          <w:p w14:paraId="670EC9B6" w14:textId="5164BFE9"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Smallint</w:t>
            </w:r>
          </w:p>
        </w:tc>
        <w:tc>
          <w:tcPr>
            <w:tcW w:w="792" w:type="dxa"/>
            <w:noWrap/>
          </w:tcPr>
          <w:p w14:paraId="3D5D2AA7" w14:textId="212326A9"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3A3A12D9" w14:textId="5C8EF324"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سه</w:t>
            </w:r>
            <w:r w:rsidRPr="007004CA">
              <w:rPr>
                <w:rFonts w:ascii="Consolas" w:hAnsi="Consolas" w:cs="B Lotus"/>
                <w:lang w:bidi="ar-SA"/>
              </w:rPr>
              <w:t xml:space="preserve"> </w:t>
            </w:r>
            <w:r w:rsidRPr="007004CA">
              <w:rPr>
                <w:rFonts w:ascii="Consolas" w:hAnsi="Consolas" w:cs="B Lotus"/>
                <w:rtl/>
                <w:lang w:bidi="ar-SA"/>
              </w:rPr>
              <w:t>رقم</w:t>
            </w:r>
            <w:r w:rsidRPr="007004CA">
              <w:rPr>
                <w:rFonts w:ascii="Consolas" w:hAnsi="Consolas" w:cs="B Lotus"/>
                <w:lang w:bidi="ar-SA"/>
              </w:rPr>
              <w:t xml:space="preserve"> </w:t>
            </w:r>
            <w:r w:rsidRPr="007004CA">
              <w:rPr>
                <w:rFonts w:ascii="Consolas" w:hAnsi="Consolas" w:cs="B Lotus"/>
                <w:rtl/>
                <w:lang w:bidi="ar-SA"/>
              </w:rPr>
              <w:t>سمت</w:t>
            </w:r>
            <w:r w:rsidRPr="007004CA">
              <w:rPr>
                <w:rFonts w:ascii="Consolas" w:hAnsi="Consolas" w:cs="B Lotus"/>
                <w:lang w:bidi="ar-SA"/>
              </w:rPr>
              <w:t xml:space="preserve"> </w:t>
            </w:r>
            <w:r w:rsidRPr="007004CA">
              <w:rPr>
                <w:rFonts w:ascii="Consolas" w:hAnsi="Consolas" w:cs="B Lotus"/>
                <w:rtl/>
                <w:lang w:bidi="ar-SA"/>
              </w:rPr>
              <w:t>راست</w:t>
            </w:r>
            <w:r w:rsidRPr="007004CA">
              <w:rPr>
                <w:rFonts w:ascii="Consolas" w:hAnsi="Consolas" w:cs="B Lotus"/>
                <w:lang w:bidi="ar-SA"/>
              </w:rPr>
              <w:t xml:space="preserve"> </w:t>
            </w:r>
            <w:r w:rsidRPr="007004CA">
              <w:rPr>
                <w:rFonts w:ascii="Consolas" w:hAnsi="Consolas" w:cs="B Lotus"/>
                <w:rtl/>
                <w:lang w:bidi="ar-SA"/>
              </w:rPr>
              <w:t>پلاک</w:t>
            </w:r>
            <w:r w:rsidRPr="007004CA">
              <w:rPr>
                <w:rFonts w:ascii="Consolas" w:hAnsi="Consolas" w:cs="B Lotus"/>
                <w:lang w:bidi="ar-SA"/>
              </w:rPr>
              <w:t xml:space="preserve"> </w:t>
            </w:r>
            <w:r w:rsidRPr="007004CA">
              <w:rPr>
                <w:rFonts w:ascii="Consolas" w:hAnsi="Consolas" w:cs="B Lotus"/>
                <w:rtl/>
                <w:lang w:bidi="ar-SA"/>
              </w:rPr>
              <w:t>انتقال</w:t>
            </w:r>
            <w:r w:rsidRPr="007004CA">
              <w:rPr>
                <w:rFonts w:ascii="Consolas" w:hAnsi="Consolas" w:cs="B Lotus"/>
                <w:lang w:bidi="ar-SA"/>
              </w:rPr>
              <w:t xml:space="preserve"> </w:t>
            </w:r>
            <w:r w:rsidRPr="007004CA">
              <w:rPr>
                <w:rFonts w:ascii="Consolas" w:hAnsi="Consolas" w:cs="B Lotus"/>
                <w:rtl/>
                <w:lang w:bidi="ar-SA"/>
              </w:rPr>
              <w:t>دهنده</w:t>
            </w:r>
            <w:r w:rsidRPr="007004CA">
              <w:rPr>
                <w:rFonts w:ascii="Consolas" w:hAnsi="Consolas" w:cs="B Lotus"/>
                <w:lang w:bidi="ar-SA"/>
              </w:rPr>
              <w:t xml:space="preserve"> </w:t>
            </w:r>
            <w:r w:rsidRPr="007004CA">
              <w:rPr>
                <w:rFonts w:ascii="Consolas" w:hAnsi="Consolas" w:cs="B Lotus"/>
                <w:rtl/>
                <w:lang w:bidi="ar-SA"/>
              </w:rPr>
              <w:t>تخفیف</w:t>
            </w:r>
          </w:p>
        </w:tc>
        <w:tc>
          <w:tcPr>
            <w:tcW w:w="1329" w:type="dxa"/>
            <w:noWrap/>
          </w:tcPr>
          <w:p w14:paraId="60F1E1ED"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rtl/>
              </w:rPr>
            </w:pPr>
          </w:p>
        </w:tc>
      </w:tr>
      <w:tr w:rsidR="00102F65" w:rsidRPr="00F733A3" w14:paraId="1EEC568E"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27363127" w14:textId="62792F62" w:rsidR="00102F65" w:rsidRPr="007004CA" w:rsidRDefault="00102F65" w:rsidP="00102F65">
            <w:pPr>
              <w:jc w:val="center"/>
              <w:rPr>
                <w:rFonts w:ascii="Tahoma" w:hAnsi="Tahoma" w:cs="Tahoma"/>
                <w:lang w:bidi="ar-SA"/>
              </w:rPr>
            </w:pPr>
            <w:r w:rsidRPr="007004CA">
              <w:rPr>
                <w:rFonts w:ascii="Tahoma" w:hAnsi="Tahoma" w:cs="Tahoma"/>
                <w:lang w:bidi="ar-SA"/>
              </w:rPr>
              <w:t>131</w:t>
            </w:r>
          </w:p>
        </w:tc>
        <w:tc>
          <w:tcPr>
            <w:tcW w:w="2640" w:type="dxa"/>
            <w:noWrap/>
          </w:tcPr>
          <w:p w14:paraId="650875A4" w14:textId="6F2CC72E"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ShftPlkSrl</w:t>
            </w:r>
          </w:p>
        </w:tc>
        <w:tc>
          <w:tcPr>
            <w:tcW w:w="1900" w:type="dxa"/>
            <w:noWrap/>
          </w:tcPr>
          <w:p w14:paraId="1095F191" w14:textId="23E22008"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Smallint</w:t>
            </w:r>
          </w:p>
        </w:tc>
        <w:tc>
          <w:tcPr>
            <w:tcW w:w="792" w:type="dxa"/>
            <w:noWrap/>
          </w:tcPr>
          <w:p w14:paraId="63610B1C" w14:textId="34F3912C"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1CF41D4C" w14:textId="7F151CA6"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شماره</w:t>
            </w:r>
            <w:r w:rsidRPr="007004CA">
              <w:rPr>
                <w:rFonts w:ascii="Consolas" w:hAnsi="Consolas" w:cs="B Lotus"/>
                <w:lang w:bidi="ar-SA"/>
              </w:rPr>
              <w:t xml:space="preserve"> </w:t>
            </w:r>
            <w:r w:rsidRPr="007004CA">
              <w:rPr>
                <w:rFonts w:ascii="Consolas" w:hAnsi="Consolas" w:cs="B Lotus"/>
                <w:rtl/>
                <w:lang w:bidi="ar-SA"/>
              </w:rPr>
              <w:t>سریال</w:t>
            </w:r>
            <w:r w:rsidRPr="007004CA">
              <w:rPr>
                <w:rFonts w:ascii="Consolas" w:hAnsi="Consolas" w:cs="B Lotus"/>
                <w:lang w:bidi="ar-SA"/>
              </w:rPr>
              <w:t xml:space="preserve"> </w:t>
            </w:r>
            <w:r w:rsidRPr="007004CA">
              <w:rPr>
                <w:rFonts w:ascii="Consolas" w:hAnsi="Consolas" w:cs="B Lotus"/>
                <w:rtl/>
                <w:lang w:bidi="ar-SA"/>
              </w:rPr>
              <w:t>پلاک</w:t>
            </w:r>
            <w:r w:rsidRPr="007004CA">
              <w:rPr>
                <w:rFonts w:ascii="Consolas" w:hAnsi="Consolas" w:cs="B Lotus"/>
                <w:lang w:bidi="ar-SA"/>
              </w:rPr>
              <w:t xml:space="preserve"> </w:t>
            </w:r>
            <w:r w:rsidRPr="007004CA">
              <w:rPr>
                <w:rFonts w:ascii="Consolas" w:hAnsi="Consolas" w:cs="B Lotus"/>
                <w:rtl/>
                <w:lang w:bidi="ar-SA"/>
              </w:rPr>
              <w:t>انتقال</w:t>
            </w:r>
            <w:r w:rsidRPr="007004CA">
              <w:rPr>
                <w:rFonts w:ascii="Consolas" w:hAnsi="Consolas" w:cs="B Lotus"/>
                <w:lang w:bidi="ar-SA"/>
              </w:rPr>
              <w:t xml:space="preserve"> </w:t>
            </w:r>
            <w:r w:rsidRPr="007004CA">
              <w:rPr>
                <w:rFonts w:ascii="Consolas" w:hAnsi="Consolas" w:cs="B Lotus"/>
                <w:rtl/>
                <w:lang w:bidi="ar-SA"/>
              </w:rPr>
              <w:t>دهنده</w:t>
            </w:r>
            <w:r w:rsidRPr="007004CA">
              <w:rPr>
                <w:rFonts w:ascii="Consolas" w:hAnsi="Consolas" w:cs="B Lotus"/>
                <w:lang w:bidi="ar-SA"/>
              </w:rPr>
              <w:t xml:space="preserve"> </w:t>
            </w:r>
            <w:r w:rsidRPr="007004CA">
              <w:rPr>
                <w:rFonts w:ascii="Consolas" w:hAnsi="Consolas" w:cs="B Lotus"/>
                <w:rtl/>
                <w:lang w:bidi="ar-SA"/>
              </w:rPr>
              <w:t>تخفیف</w:t>
            </w:r>
          </w:p>
        </w:tc>
        <w:tc>
          <w:tcPr>
            <w:tcW w:w="1329" w:type="dxa"/>
            <w:noWrap/>
          </w:tcPr>
          <w:p w14:paraId="5C14A434" w14:textId="7777777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rtl/>
              </w:rPr>
            </w:pPr>
          </w:p>
        </w:tc>
      </w:tr>
      <w:tr w:rsidR="00102F65" w:rsidRPr="00F733A3" w14:paraId="40114DD6"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474E7DDA" w14:textId="644D6CB9" w:rsidR="00102F65" w:rsidRPr="007004CA" w:rsidRDefault="00102F65" w:rsidP="00102F65">
            <w:pPr>
              <w:jc w:val="center"/>
              <w:rPr>
                <w:rFonts w:ascii="Tahoma" w:hAnsi="Tahoma" w:cs="Tahoma"/>
                <w:lang w:bidi="ar-SA"/>
              </w:rPr>
            </w:pPr>
            <w:r w:rsidRPr="007004CA">
              <w:rPr>
                <w:rFonts w:ascii="Tahoma" w:hAnsi="Tahoma" w:cs="Tahoma"/>
                <w:lang w:bidi="ar-SA"/>
              </w:rPr>
              <w:t>132</w:t>
            </w:r>
          </w:p>
        </w:tc>
        <w:tc>
          <w:tcPr>
            <w:tcW w:w="2640" w:type="dxa"/>
            <w:noWrap/>
          </w:tcPr>
          <w:p w14:paraId="293EE725" w14:textId="5A88637C"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IsShftIrn</w:t>
            </w:r>
          </w:p>
        </w:tc>
        <w:tc>
          <w:tcPr>
            <w:tcW w:w="1900" w:type="dxa"/>
            <w:noWrap/>
          </w:tcPr>
          <w:p w14:paraId="6D362CD6" w14:textId="3D5D69DC"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Bit</w:t>
            </w:r>
          </w:p>
        </w:tc>
        <w:tc>
          <w:tcPr>
            <w:tcW w:w="792" w:type="dxa"/>
            <w:noWrap/>
          </w:tcPr>
          <w:p w14:paraId="52630900" w14:textId="43B2E048"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3C5D1732" w14:textId="40530F4F"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7004CA">
              <w:rPr>
                <w:rFonts w:ascii="Consolas" w:hAnsi="Consolas" w:cs="B Lotus" w:hint="cs"/>
                <w:rtl/>
                <w:lang w:bidi="ar-SA"/>
              </w:rPr>
              <w:t>ملیت انتقال دهنده تخفیف(0: غیرایرانی، 1: ایرانی)</w:t>
            </w:r>
          </w:p>
        </w:tc>
        <w:tc>
          <w:tcPr>
            <w:tcW w:w="1329" w:type="dxa"/>
            <w:noWrap/>
          </w:tcPr>
          <w:p w14:paraId="5A4FBCF8"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rtl/>
              </w:rPr>
            </w:pPr>
          </w:p>
        </w:tc>
      </w:tr>
      <w:tr w:rsidR="00102F65" w:rsidRPr="00F733A3" w14:paraId="6A6F8C04"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75938B40" w14:textId="7C1291CE" w:rsidR="00102F65" w:rsidRPr="007004CA" w:rsidRDefault="00102F65" w:rsidP="00102F65">
            <w:pPr>
              <w:jc w:val="center"/>
              <w:rPr>
                <w:rFonts w:ascii="Tahoma" w:hAnsi="Tahoma" w:cs="Tahoma"/>
                <w:lang w:bidi="ar-SA"/>
              </w:rPr>
            </w:pPr>
            <w:r w:rsidRPr="007004CA">
              <w:rPr>
                <w:rFonts w:ascii="Tahoma" w:hAnsi="Tahoma" w:cs="Tahoma"/>
                <w:lang w:bidi="ar-SA"/>
              </w:rPr>
              <w:t>133</w:t>
            </w:r>
          </w:p>
        </w:tc>
        <w:tc>
          <w:tcPr>
            <w:tcW w:w="2640" w:type="dxa"/>
            <w:noWrap/>
          </w:tcPr>
          <w:p w14:paraId="38520B4A" w14:textId="4D7F2BC8"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ShftInsTypCod</w:t>
            </w:r>
          </w:p>
        </w:tc>
        <w:tc>
          <w:tcPr>
            <w:tcW w:w="1900" w:type="dxa"/>
            <w:noWrap/>
          </w:tcPr>
          <w:p w14:paraId="3E87E53B" w14:textId="22BF6895"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Tinyint</w:t>
            </w:r>
          </w:p>
        </w:tc>
        <w:tc>
          <w:tcPr>
            <w:tcW w:w="792" w:type="dxa"/>
            <w:noWrap/>
          </w:tcPr>
          <w:p w14:paraId="7E71EFFB" w14:textId="241BD633"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7410716F" w14:textId="5AF53399"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7004CA">
              <w:rPr>
                <w:rFonts w:ascii="Consolas" w:hAnsi="Consolas" w:cs="B Lotus" w:hint="cs"/>
                <w:rtl/>
              </w:rPr>
              <w:t>نوع شخصیت انتقال دهنده تخفیف</w:t>
            </w:r>
          </w:p>
        </w:tc>
        <w:tc>
          <w:tcPr>
            <w:tcW w:w="1329" w:type="dxa"/>
            <w:noWrap/>
          </w:tcPr>
          <w:p w14:paraId="35DC95E7" w14:textId="7777777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rtl/>
              </w:rPr>
            </w:pPr>
          </w:p>
        </w:tc>
      </w:tr>
      <w:tr w:rsidR="00102F65" w:rsidRPr="00F733A3" w14:paraId="4447C35E"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5F07811C" w14:textId="499CC5B1" w:rsidR="00102F65" w:rsidRPr="007004CA" w:rsidRDefault="00102F65" w:rsidP="00102F65">
            <w:pPr>
              <w:jc w:val="center"/>
              <w:rPr>
                <w:rFonts w:ascii="Tahoma" w:hAnsi="Tahoma" w:cs="Tahoma"/>
                <w:lang w:bidi="ar-SA"/>
              </w:rPr>
            </w:pPr>
            <w:r w:rsidRPr="007004CA">
              <w:rPr>
                <w:rFonts w:ascii="Tahoma" w:hAnsi="Tahoma" w:cs="Tahoma"/>
                <w:lang w:bidi="ar-SA"/>
              </w:rPr>
              <w:t>134</w:t>
            </w:r>
          </w:p>
        </w:tc>
        <w:tc>
          <w:tcPr>
            <w:tcW w:w="2640" w:type="dxa"/>
            <w:noWrap/>
          </w:tcPr>
          <w:p w14:paraId="3DF0F227" w14:textId="0BC962F4"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ShftNtnlId</w:t>
            </w:r>
          </w:p>
        </w:tc>
        <w:tc>
          <w:tcPr>
            <w:tcW w:w="1900" w:type="dxa"/>
            <w:noWrap/>
          </w:tcPr>
          <w:p w14:paraId="5F8699FB" w14:textId="47E5F379"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varchar(10)</w:t>
            </w:r>
          </w:p>
        </w:tc>
        <w:tc>
          <w:tcPr>
            <w:tcW w:w="792" w:type="dxa"/>
            <w:noWrap/>
          </w:tcPr>
          <w:p w14:paraId="49CE2DE4" w14:textId="5BBA31B6"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05C35966" w14:textId="1111FB45"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کدملی</w:t>
            </w:r>
            <w:r w:rsidRPr="007004CA">
              <w:rPr>
                <w:rFonts w:ascii="Consolas" w:hAnsi="Consolas" w:cs="B Lotus"/>
                <w:lang w:bidi="ar-SA"/>
              </w:rPr>
              <w:t xml:space="preserve"> </w:t>
            </w:r>
            <w:r w:rsidRPr="007004CA">
              <w:rPr>
                <w:rFonts w:ascii="Consolas" w:hAnsi="Consolas" w:cs="B Lotus"/>
                <w:rtl/>
                <w:lang w:bidi="ar-SA"/>
              </w:rPr>
              <w:t>انتقال</w:t>
            </w:r>
            <w:r w:rsidRPr="007004CA">
              <w:rPr>
                <w:rFonts w:ascii="Consolas" w:hAnsi="Consolas" w:cs="B Lotus"/>
                <w:lang w:bidi="ar-SA"/>
              </w:rPr>
              <w:t xml:space="preserve"> </w:t>
            </w:r>
            <w:r w:rsidRPr="007004CA">
              <w:rPr>
                <w:rFonts w:ascii="Consolas" w:hAnsi="Consolas" w:cs="B Lotus"/>
                <w:rtl/>
                <w:lang w:bidi="ar-SA"/>
              </w:rPr>
              <w:t>دهنده</w:t>
            </w:r>
            <w:r w:rsidRPr="007004CA">
              <w:rPr>
                <w:rFonts w:ascii="Consolas" w:hAnsi="Consolas" w:cs="B Lotus"/>
                <w:lang w:bidi="ar-SA"/>
              </w:rPr>
              <w:t xml:space="preserve"> </w:t>
            </w:r>
            <w:r w:rsidRPr="007004CA">
              <w:rPr>
                <w:rFonts w:ascii="Consolas" w:hAnsi="Consolas" w:cs="B Lotus"/>
                <w:rtl/>
                <w:lang w:bidi="ar-SA"/>
              </w:rPr>
              <w:t>تخفیف</w:t>
            </w:r>
          </w:p>
        </w:tc>
        <w:tc>
          <w:tcPr>
            <w:tcW w:w="1329" w:type="dxa"/>
            <w:noWrap/>
          </w:tcPr>
          <w:p w14:paraId="3249622A"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eastAsia="Times New Roman" w:hAnsi="Tahoma" w:cs="B Lotus"/>
                <w:rtl/>
              </w:rPr>
            </w:pPr>
          </w:p>
        </w:tc>
      </w:tr>
      <w:tr w:rsidR="00102F65" w:rsidRPr="00F733A3" w14:paraId="7F76E6EB"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73922BE9" w14:textId="57442B70" w:rsidR="00102F65" w:rsidRPr="007004CA" w:rsidRDefault="00102F65" w:rsidP="00102F65">
            <w:pPr>
              <w:jc w:val="center"/>
              <w:rPr>
                <w:rFonts w:ascii="Tahoma" w:hAnsi="Tahoma" w:cs="Tahoma"/>
                <w:lang w:bidi="ar-SA"/>
              </w:rPr>
            </w:pPr>
            <w:r w:rsidRPr="007004CA">
              <w:rPr>
                <w:rFonts w:ascii="Tahoma" w:hAnsi="Tahoma" w:cs="Tahoma"/>
                <w:lang w:bidi="ar-SA"/>
              </w:rPr>
              <w:t>135</w:t>
            </w:r>
          </w:p>
        </w:tc>
        <w:tc>
          <w:tcPr>
            <w:tcW w:w="2640" w:type="dxa"/>
            <w:noWrap/>
          </w:tcPr>
          <w:p w14:paraId="49AB91B7" w14:textId="79E14BF9"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ShftLglId</w:t>
            </w:r>
          </w:p>
        </w:tc>
        <w:tc>
          <w:tcPr>
            <w:tcW w:w="1900" w:type="dxa"/>
            <w:noWrap/>
          </w:tcPr>
          <w:p w14:paraId="5601FC4F" w14:textId="532C7B5A"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varchar(11)</w:t>
            </w:r>
          </w:p>
        </w:tc>
        <w:tc>
          <w:tcPr>
            <w:tcW w:w="792" w:type="dxa"/>
            <w:noWrap/>
          </w:tcPr>
          <w:p w14:paraId="253952F2" w14:textId="6C851B1C"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232FC523" w14:textId="496E0532"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شناسه</w:t>
            </w:r>
            <w:r w:rsidRPr="007004CA">
              <w:rPr>
                <w:rFonts w:ascii="Consolas" w:hAnsi="Consolas" w:cs="B Lotus"/>
                <w:lang w:bidi="ar-SA"/>
              </w:rPr>
              <w:t xml:space="preserve"> </w:t>
            </w:r>
            <w:r w:rsidRPr="007004CA">
              <w:rPr>
                <w:rFonts w:ascii="Consolas" w:hAnsi="Consolas" w:cs="B Lotus"/>
                <w:rtl/>
                <w:lang w:bidi="ar-SA"/>
              </w:rPr>
              <w:t>حقوقی</w:t>
            </w:r>
            <w:r w:rsidRPr="007004CA">
              <w:rPr>
                <w:rFonts w:ascii="Consolas" w:hAnsi="Consolas" w:cs="B Lotus"/>
                <w:lang w:bidi="ar-SA"/>
              </w:rPr>
              <w:t xml:space="preserve"> </w:t>
            </w:r>
            <w:r w:rsidRPr="007004CA">
              <w:rPr>
                <w:rFonts w:ascii="Consolas" w:hAnsi="Consolas" w:cs="B Lotus"/>
                <w:rtl/>
                <w:lang w:bidi="ar-SA"/>
              </w:rPr>
              <w:t>انتقال</w:t>
            </w:r>
            <w:r w:rsidRPr="007004CA">
              <w:rPr>
                <w:rFonts w:ascii="Consolas" w:hAnsi="Consolas" w:cs="B Lotus"/>
                <w:lang w:bidi="ar-SA"/>
              </w:rPr>
              <w:t xml:space="preserve"> </w:t>
            </w:r>
            <w:r w:rsidRPr="007004CA">
              <w:rPr>
                <w:rFonts w:ascii="Consolas" w:hAnsi="Consolas" w:cs="B Lotus"/>
                <w:rtl/>
                <w:lang w:bidi="ar-SA"/>
              </w:rPr>
              <w:t>دهنده</w:t>
            </w:r>
            <w:r w:rsidRPr="007004CA">
              <w:rPr>
                <w:rFonts w:ascii="Consolas" w:hAnsi="Consolas" w:cs="B Lotus"/>
                <w:lang w:bidi="ar-SA"/>
              </w:rPr>
              <w:t xml:space="preserve"> </w:t>
            </w:r>
            <w:r w:rsidRPr="007004CA">
              <w:rPr>
                <w:rFonts w:ascii="Consolas" w:hAnsi="Consolas" w:cs="B Lotus"/>
                <w:rtl/>
                <w:lang w:bidi="ar-SA"/>
              </w:rPr>
              <w:t>تخفیف</w:t>
            </w:r>
          </w:p>
        </w:tc>
        <w:tc>
          <w:tcPr>
            <w:tcW w:w="1329" w:type="dxa"/>
            <w:noWrap/>
          </w:tcPr>
          <w:p w14:paraId="7AAAA488" w14:textId="44193011"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eastAsia="Times New Roman" w:hAnsi="Tahoma" w:cs="B Lotus"/>
                <w:rtl/>
              </w:rPr>
            </w:pPr>
          </w:p>
        </w:tc>
      </w:tr>
      <w:tr w:rsidR="00102F65" w:rsidRPr="00F733A3" w14:paraId="30A7A902"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1213970D" w14:textId="4704F76C" w:rsidR="00102F65" w:rsidRPr="007004CA" w:rsidRDefault="00102F65" w:rsidP="00102F65">
            <w:pPr>
              <w:jc w:val="center"/>
              <w:rPr>
                <w:rFonts w:ascii="Tahoma" w:hAnsi="Tahoma" w:cs="Tahoma"/>
                <w:rtl/>
                <w:lang w:bidi="ar-SA"/>
              </w:rPr>
            </w:pPr>
            <w:r w:rsidRPr="007004CA">
              <w:rPr>
                <w:rFonts w:ascii="Tahoma" w:hAnsi="Tahoma" w:cs="Tahoma"/>
                <w:lang w:bidi="ar-SA"/>
              </w:rPr>
              <w:t>136</w:t>
            </w:r>
          </w:p>
        </w:tc>
        <w:tc>
          <w:tcPr>
            <w:tcW w:w="2640" w:type="dxa"/>
            <w:noWrap/>
          </w:tcPr>
          <w:p w14:paraId="1496894B" w14:textId="1CCA2B1B"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ShftUnIrnCod</w:t>
            </w:r>
          </w:p>
        </w:tc>
        <w:tc>
          <w:tcPr>
            <w:tcW w:w="1900" w:type="dxa"/>
            <w:noWrap/>
          </w:tcPr>
          <w:p w14:paraId="6E1DC53B" w14:textId="12E4596B"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VARCHAR(15)</w:t>
            </w:r>
          </w:p>
        </w:tc>
        <w:tc>
          <w:tcPr>
            <w:tcW w:w="792" w:type="dxa"/>
            <w:noWrap/>
          </w:tcPr>
          <w:p w14:paraId="0724511D" w14:textId="5D471099"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17486F93" w14:textId="0A54964D"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کد</w:t>
            </w:r>
            <w:r w:rsidRPr="007004CA">
              <w:rPr>
                <w:rFonts w:ascii="Consolas" w:hAnsi="Consolas" w:cs="B Lotus"/>
                <w:lang w:bidi="ar-SA"/>
              </w:rPr>
              <w:t xml:space="preserve"> </w:t>
            </w:r>
            <w:r w:rsidRPr="007004CA">
              <w:rPr>
                <w:rFonts w:ascii="Consolas" w:hAnsi="Consolas" w:cs="B Lotus"/>
                <w:rtl/>
                <w:lang w:bidi="ar-SA"/>
              </w:rPr>
              <w:t>اتباع</w:t>
            </w:r>
            <w:r w:rsidRPr="007004CA">
              <w:rPr>
                <w:rFonts w:ascii="Consolas" w:hAnsi="Consolas" w:cs="B Lotus"/>
                <w:lang w:bidi="ar-SA"/>
              </w:rPr>
              <w:t xml:space="preserve"> </w:t>
            </w:r>
            <w:r w:rsidRPr="007004CA">
              <w:rPr>
                <w:rFonts w:ascii="Consolas" w:hAnsi="Consolas" w:cs="B Lotus"/>
                <w:rtl/>
                <w:lang w:bidi="ar-SA"/>
              </w:rPr>
              <w:t>خارجی</w:t>
            </w:r>
            <w:r w:rsidRPr="007004CA">
              <w:rPr>
                <w:rFonts w:ascii="Consolas" w:hAnsi="Consolas" w:cs="B Lotus"/>
                <w:lang w:bidi="ar-SA"/>
              </w:rPr>
              <w:t xml:space="preserve"> </w:t>
            </w:r>
            <w:r w:rsidRPr="007004CA">
              <w:rPr>
                <w:rFonts w:ascii="Consolas" w:hAnsi="Consolas" w:cs="B Lotus"/>
                <w:rtl/>
                <w:lang w:bidi="ar-SA"/>
              </w:rPr>
              <w:t>انتقال</w:t>
            </w:r>
            <w:r w:rsidRPr="007004CA">
              <w:rPr>
                <w:rFonts w:ascii="Consolas" w:hAnsi="Consolas" w:cs="B Lotus"/>
                <w:lang w:bidi="ar-SA"/>
              </w:rPr>
              <w:t xml:space="preserve"> </w:t>
            </w:r>
            <w:r w:rsidRPr="007004CA">
              <w:rPr>
                <w:rFonts w:ascii="Consolas" w:hAnsi="Consolas" w:cs="B Lotus"/>
                <w:rtl/>
                <w:lang w:bidi="ar-SA"/>
              </w:rPr>
              <w:t>دهنده</w:t>
            </w:r>
            <w:r w:rsidRPr="007004CA">
              <w:rPr>
                <w:rFonts w:ascii="Consolas" w:hAnsi="Consolas" w:cs="B Lotus"/>
                <w:lang w:bidi="ar-SA"/>
              </w:rPr>
              <w:t xml:space="preserve"> </w:t>
            </w:r>
            <w:r w:rsidRPr="007004CA">
              <w:rPr>
                <w:rFonts w:ascii="Consolas" w:hAnsi="Consolas" w:cs="B Lotus"/>
                <w:rtl/>
                <w:lang w:bidi="ar-SA"/>
              </w:rPr>
              <w:t>تخفیف</w:t>
            </w:r>
          </w:p>
        </w:tc>
        <w:tc>
          <w:tcPr>
            <w:tcW w:w="1329" w:type="dxa"/>
            <w:noWrap/>
          </w:tcPr>
          <w:p w14:paraId="50ED0A0E"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2843A85E"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1F61CA1B" w14:textId="7C5AC5BE" w:rsidR="00102F65" w:rsidRPr="007004CA" w:rsidRDefault="00102F65" w:rsidP="00102F65">
            <w:pPr>
              <w:jc w:val="center"/>
              <w:rPr>
                <w:rFonts w:ascii="Tahoma" w:hAnsi="Tahoma" w:cs="Tahoma"/>
                <w:rtl/>
                <w:lang w:bidi="ar-SA"/>
              </w:rPr>
            </w:pPr>
            <w:r w:rsidRPr="007004CA">
              <w:rPr>
                <w:rFonts w:ascii="Tahoma" w:hAnsi="Tahoma" w:cs="Tahoma"/>
                <w:lang w:bidi="ar-SA"/>
              </w:rPr>
              <w:lastRenderedPageBreak/>
              <w:t>137</w:t>
            </w:r>
          </w:p>
        </w:tc>
        <w:tc>
          <w:tcPr>
            <w:tcW w:w="2640" w:type="dxa"/>
            <w:noWrap/>
          </w:tcPr>
          <w:p w14:paraId="059326FC" w14:textId="6A16BDD8"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ShftRltnCod</w:t>
            </w:r>
          </w:p>
        </w:tc>
        <w:tc>
          <w:tcPr>
            <w:tcW w:w="1900" w:type="dxa"/>
            <w:noWrap/>
          </w:tcPr>
          <w:p w14:paraId="794B355C" w14:textId="057DF851"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Int</w:t>
            </w:r>
          </w:p>
        </w:tc>
        <w:tc>
          <w:tcPr>
            <w:tcW w:w="792" w:type="dxa"/>
            <w:noWrap/>
          </w:tcPr>
          <w:p w14:paraId="554B03E1" w14:textId="4CABDDAB"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39E0B983" w14:textId="7863C355"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نسبت</w:t>
            </w:r>
            <w:r w:rsidRPr="007004CA">
              <w:rPr>
                <w:rFonts w:ascii="Consolas" w:hAnsi="Consolas" w:cs="B Lotus"/>
                <w:lang w:bidi="ar-SA"/>
              </w:rPr>
              <w:t xml:space="preserve"> </w:t>
            </w:r>
            <w:r w:rsidRPr="007004CA">
              <w:rPr>
                <w:rFonts w:ascii="Consolas" w:hAnsi="Consolas" w:cs="B Lotus"/>
                <w:rtl/>
                <w:lang w:bidi="ar-SA"/>
              </w:rPr>
              <w:t>انتقال</w:t>
            </w:r>
            <w:r w:rsidRPr="007004CA">
              <w:rPr>
                <w:rFonts w:ascii="Consolas" w:hAnsi="Consolas" w:cs="B Lotus"/>
                <w:lang w:bidi="ar-SA"/>
              </w:rPr>
              <w:t xml:space="preserve"> </w:t>
            </w:r>
            <w:r w:rsidRPr="007004CA">
              <w:rPr>
                <w:rFonts w:ascii="Consolas" w:hAnsi="Consolas" w:cs="B Lotus"/>
                <w:rtl/>
                <w:lang w:bidi="ar-SA"/>
              </w:rPr>
              <w:t>گیرنده</w:t>
            </w:r>
            <w:r w:rsidRPr="007004CA">
              <w:rPr>
                <w:rFonts w:ascii="Consolas" w:hAnsi="Consolas" w:cs="B Lotus"/>
                <w:lang w:bidi="ar-SA"/>
              </w:rPr>
              <w:t xml:space="preserve"> </w:t>
            </w:r>
            <w:r w:rsidRPr="007004CA">
              <w:rPr>
                <w:rFonts w:ascii="Consolas" w:hAnsi="Consolas" w:cs="B Lotus"/>
                <w:rtl/>
                <w:lang w:bidi="ar-SA"/>
              </w:rPr>
              <w:t>با</w:t>
            </w:r>
            <w:r w:rsidRPr="007004CA">
              <w:rPr>
                <w:rFonts w:ascii="Consolas" w:hAnsi="Consolas" w:cs="B Lotus"/>
                <w:lang w:bidi="ar-SA"/>
              </w:rPr>
              <w:t xml:space="preserve"> </w:t>
            </w:r>
            <w:r w:rsidRPr="007004CA">
              <w:rPr>
                <w:rFonts w:ascii="Consolas" w:hAnsi="Consolas" w:cs="B Lotus"/>
                <w:rtl/>
                <w:lang w:bidi="ar-SA"/>
              </w:rPr>
              <w:t>انتقال</w:t>
            </w:r>
            <w:r w:rsidRPr="007004CA">
              <w:rPr>
                <w:rFonts w:ascii="Consolas" w:hAnsi="Consolas" w:cs="B Lotus"/>
                <w:lang w:bidi="ar-SA"/>
              </w:rPr>
              <w:t xml:space="preserve"> </w:t>
            </w:r>
            <w:r w:rsidRPr="007004CA">
              <w:rPr>
                <w:rFonts w:ascii="Consolas" w:hAnsi="Consolas" w:cs="B Lotus"/>
                <w:rtl/>
                <w:lang w:bidi="ar-SA"/>
              </w:rPr>
              <w:t>دهنده</w:t>
            </w:r>
            <w:r w:rsidRPr="007004CA">
              <w:rPr>
                <w:rFonts w:ascii="Consolas" w:hAnsi="Consolas" w:cs="B Lotus"/>
                <w:lang w:bidi="ar-SA"/>
              </w:rPr>
              <w:t xml:space="preserve"> </w:t>
            </w:r>
            <w:r w:rsidRPr="007004CA">
              <w:rPr>
                <w:rFonts w:ascii="Consolas" w:hAnsi="Consolas" w:cs="B Lotus"/>
                <w:rtl/>
                <w:lang w:bidi="ar-SA"/>
              </w:rPr>
              <w:t>تخفیف</w:t>
            </w:r>
          </w:p>
        </w:tc>
        <w:tc>
          <w:tcPr>
            <w:tcW w:w="1329" w:type="dxa"/>
            <w:noWrap/>
          </w:tcPr>
          <w:p w14:paraId="7D39AA35" w14:textId="1555E77A" w:rsidR="00102F65" w:rsidRPr="007004CA" w:rsidRDefault="00087344" w:rsidP="00102F65">
            <w:pPr>
              <w:cnfStyle w:val="000000100000" w:firstRow="0" w:lastRow="0" w:firstColumn="0" w:lastColumn="0" w:oddVBand="0" w:evenVBand="0" w:oddHBand="1" w:evenHBand="0" w:firstRowFirstColumn="0" w:firstRowLastColumn="0" w:lastRowFirstColumn="0" w:lastRowLastColumn="0"/>
            </w:pPr>
            <w:hyperlink w:anchor="_جدول_نسبت_انتقال" w:history="1">
              <w:r w:rsidR="00102F65" w:rsidRPr="007004CA">
                <w:rPr>
                  <w:rStyle w:val="Hyperlink"/>
                  <w:rFonts w:ascii="Tahoma" w:eastAsia="Times New Roman" w:hAnsi="Tahoma" w:cs="B Lotus" w:hint="cs"/>
                  <w:color w:val="auto"/>
                  <w:rtl/>
                </w:rPr>
                <w:t>جدول نسبت انتقال دهنده با انتقال گیرنده تخفیف</w:t>
              </w:r>
            </w:hyperlink>
          </w:p>
        </w:tc>
      </w:tr>
      <w:tr w:rsidR="00102F65" w:rsidRPr="00F733A3" w14:paraId="35EFA924"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4E644C64" w14:textId="3F290EFA" w:rsidR="00102F65" w:rsidRPr="007004CA" w:rsidRDefault="00102F65" w:rsidP="00102F65">
            <w:pPr>
              <w:jc w:val="center"/>
              <w:rPr>
                <w:rFonts w:ascii="Tahoma" w:hAnsi="Tahoma" w:cs="Tahoma"/>
                <w:rtl/>
                <w:lang w:bidi="ar-SA"/>
              </w:rPr>
            </w:pPr>
            <w:r w:rsidRPr="007004CA">
              <w:rPr>
                <w:rFonts w:ascii="Tahoma" w:hAnsi="Tahoma" w:cs="Tahoma"/>
                <w:lang w:bidi="ar-SA"/>
              </w:rPr>
              <w:t>138</w:t>
            </w:r>
          </w:p>
        </w:tc>
        <w:tc>
          <w:tcPr>
            <w:tcW w:w="2640" w:type="dxa"/>
            <w:noWrap/>
          </w:tcPr>
          <w:p w14:paraId="78D3784F" w14:textId="26498865"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IsPlkOwnIrn</w:t>
            </w:r>
          </w:p>
        </w:tc>
        <w:tc>
          <w:tcPr>
            <w:tcW w:w="1900" w:type="dxa"/>
            <w:noWrap/>
          </w:tcPr>
          <w:p w14:paraId="63BB62B0" w14:textId="6E024F8C"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Bit</w:t>
            </w:r>
          </w:p>
        </w:tc>
        <w:tc>
          <w:tcPr>
            <w:tcW w:w="792" w:type="dxa"/>
            <w:noWrap/>
          </w:tcPr>
          <w:p w14:paraId="26C5DAAC" w14:textId="2228ADF0"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Pr>
                <w:rFonts w:ascii="Tahoma" w:hAnsi="Tahoma" w:cs="B Lotus"/>
                <w:lang w:bidi="ar-SA"/>
              </w:rPr>
              <w:t xml:space="preserve">Yes </w:t>
            </w:r>
          </w:p>
        </w:tc>
        <w:tc>
          <w:tcPr>
            <w:tcW w:w="1648" w:type="dxa"/>
            <w:noWrap/>
          </w:tcPr>
          <w:p w14:paraId="0F62BF12" w14:textId="0662126C"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7004CA">
              <w:rPr>
                <w:rFonts w:ascii="Consolas" w:hAnsi="Consolas" w:cs="B Lotus" w:hint="cs"/>
                <w:rtl/>
                <w:lang w:bidi="ar-SA"/>
              </w:rPr>
              <w:t xml:space="preserve">ملیت </w:t>
            </w:r>
            <w:r w:rsidRPr="007004CA">
              <w:rPr>
                <w:rFonts w:ascii="Consolas" w:hAnsi="Consolas" w:cs="B Lotus" w:hint="cs"/>
                <w:rtl/>
              </w:rPr>
              <w:t>مالک پلاک</w:t>
            </w:r>
            <w:r w:rsidRPr="007004CA">
              <w:rPr>
                <w:rFonts w:ascii="Consolas" w:hAnsi="Consolas" w:cs="B Lotus" w:hint="cs"/>
                <w:rtl/>
                <w:lang w:bidi="ar-SA"/>
              </w:rPr>
              <w:t xml:space="preserve"> (0: غیرایرانی، 1: ایرانی)</w:t>
            </w:r>
          </w:p>
        </w:tc>
        <w:tc>
          <w:tcPr>
            <w:tcW w:w="1329" w:type="dxa"/>
            <w:noWrap/>
          </w:tcPr>
          <w:p w14:paraId="5A48CD0F"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0317D59D"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59DF940F" w14:textId="4DF60685" w:rsidR="00102F65" w:rsidRPr="007004CA" w:rsidRDefault="00102F65" w:rsidP="00102F65">
            <w:pPr>
              <w:jc w:val="center"/>
              <w:rPr>
                <w:rFonts w:ascii="Tahoma" w:hAnsi="Tahoma" w:cs="Tahoma"/>
                <w:rtl/>
                <w:lang w:bidi="ar-SA"/>
              </w:rPr>
            </w:pPr>
            <w:r w:rsidRPr="007004CA">
              <w:rPr>
                <w:rFonts w:ascii="Tahoma" w:hAnsi="Tahoma" w:cs="Tahoma"/>
                <w:lang w:bidi="ar-SA"/>
              </w:rPr>
              <w:t>139</w:t>
            </w:r>
          </w:p>
        </w:tc>
        <w:tc>
          <w:tcPr>
            <w:tcW w:w="2640" w:type="dxa"/>
            <w:noWrap/>
          </w:tcPr>
          <w:p w14:paraId="713FF7F6" w14:textId="7B697938"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PlkOwnInsTypCod</w:t>
            </w:r>
          </w:p>
        </w:tc>
        <w:tc>
          <w:tcPr>
            <w:tcW w:w="1900" w:type="dxa"/>
            <w:noWrap/>
          </w:tcPr>
          <w:p w14:paraId="3E188384" w14:textId="185C5E32"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Tinyint</w:t>
            </w:r>
          </w:p>
        </w:tc>
        <w:tc>
          <w:tcPr>
            <w:tcW w:w="792" w:type="dxa"/>
            <w:noWrap/>
          </w:tcPr>
          <w:p w14:paraId="4D7A2F33" w14:textId="0567E9E9"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Pr>
                <w:rFonts w:ascii="Tahoma" w:hAnsi="Tahoma" w:cs="B Lotus"/>
                <w:lang w:bidi="ar-SA"/>
              </w:rPr>
              <w:t xml:space="preserve">Yes </w:t>
            </w:r>
          </w:p>
        </w:tc>
        <w:tc>
          <w:tcPr>
            <w:tcW w:w="1648" w:type="dxa"/>
            <w:noWrap/>
          </w:tcPr>
          <w:p w14:paraId="6371A5F8" w14:textId="64F7BCE3"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7004CA">
              <w:rPr>
                <w:rFonts w:ascii="Consolas" w:hAnsi="Consolas" w:cs="B Lotus" w:hint="cs"/>
                <w:rtl/>
              </w:rPr>
              <w:t>نوع شخصیت مالک پلاک</w:t>
            </w:r>
          </w:p>
        </w:tc>
        <w:tc>
          <w:tcPr>
            <w:tcW w:w="1329" w:type="dxa"/>
            <w:noWrap/>
          </w:tcPr>
          <w:p w14:paraId="19F91142" w14:textId="7777777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04D98FC0"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7BEAA35F" w14:textId="2988A892" w:rsidR="00102F65" w:rsidRPr="007004CA" w:rsidRDefault="00102F65" w:rsidP="00102F65">
            <w:pPr>
              <w:jc w:val="center"/>
              <w:rPr>
                <w:rFonts w:ascii="Tahoma" w:hAnsi="Tahoma" w:cs="Tahoma"/>
                <w:rtl/>
                <w:lang w:bidi="ar-SA"/>
              </w:rPr>
            </w:pPr>
            <w:r w:rsidRPr="007004CA">
              <w:rPr>
                <w:rFonts w:ascii="Tahoma" w:hAnsi="Tahoma" w:cs="Tahoma"/>
                <w:lang w:bidi="ar-SA"/>
              </w:rPr>
              <w:t>140</w:t>
            </w:r>
          </w:p>
        </w:tc>
        <w:tc>
          <w:tcPr>
            <w:tcW w:w="2640" w:type="dxa"/>
            <w:noWrap/>
          </w:tcPr>
          <w:p w14:paraId="738A6FF7" w14:textId="0F1631CD"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PlkOwnNtnlId</w:t>
            </w:r>
          </w:p>
        </w:tc>
        <w:tc>
          <w:tcPr>
            <w:tcW w:w="1900" w:type="dxa"/>
            <w:noWrap/>
          </w:tcPr>
          <w:p w14:paraId="20F64BB2" w14:textId="61813713"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varchar(10)</w:t>
            </w:r>
          </w:p>
        </w:tc>
        <w:tc>
          <w:tcPr>
            <w:tcW w:w="792" w:type="dxa"/>
            <w:noWrap/>
          </w:tcPr>
          <w:p w14:paraId="23C2B3F9" w14:textId="087B0933"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Pr>
                <w:rFonts w:ascii="Tahoma" w:hAnsi="Tahoma" w:cs="B Lotus"/>
                <w:lang w:bidi="ar-SA"/>
              </w:rPr>
              <w:t>Yes</w:t>
            </w:r>
          </w:p>
        </w:tc>
        <w:tc>
          <w:tcPr>
            <w:tcW w:w="1648" w:type="dxa"/>
            <w:noWrap/>
          </w:tcPr>
          <w:p w14:paraId="7F7F15CB" w14:textId="352AB72F"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کدملی</w:t>
            </w:r>
            <w:r w:rsidRPr="007004CA">
              <w:rPr>
                <w:rFonts w:ascii="Consolas" w:hAnsi="Consolas" w:cs="B Lotus"/>
                <w:lang w:bidi="ar-SA"/>
              </w:rPr>
              <w:t xml:space="preserve"> </w:t>
            </w:r>
            <w:r w:rsidRPr="007004CA">
              <w:rPr>
                <w:rFonts w:ascii="Consolas" w:hAnsi="Consolas" w:cs="B Lotus"/>
                <w:rtl/>
                <w:lang w:bidi="ar-SA"/>
              </w:rPr>
              <w:t>صاحب</w:t>
            </w:r>
            <w:r w:rsidRPr="007004CA">
              <w:rPr>
                <w:rFonts w:ascii="Consolas" w:hAnsi="Consolas" w:cs="B Lotus"/>
                <w:lang w:bidi="ar-SA"/>
              </w:rPr>
              <w:t xml:space="preserve"> </w:t>
            </w:r>
            <w:r w:rsidRPr="007004CA">
              <w:rPr>
                <w:rFonts w:ascii="Consolas" w:hAnsi="Consolas" w:cs="B Lotus"/>
                <w:rtl/>
                <w:lang w:bidi="ar-SA"/>
              </w:rPr>
              <w:t>پلاک</w:t>
            </w:r>
          </w:p>
        </w:tc>
        <w:tc>
          <w:tcPr>
            <w:tcW w:w="1329" w:type="dxa"/>
            <w:noWrap/>
          </w:tcPr>
          <w:p w14:paraId="497411BE"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3F26FECE"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0F1D9B7D" w14:textId="752F5541" w:rsidR="00102F65" w:rsidRPr="007004CA" w:rsidRDefault="00102F65" w:rsidP="00102F65">
            <w:pPr>
              <w:jc w:val="center"/>
              <w:rPr>
                <w:rFonts w:ascii="Tahoma" w:hAnsi="Tahoma" w:cs="Tahoma"/>
                <w:rtl/>
                <w:lang w:bidi="ar-SA"/>
              </w:rPr>
            </w:pPr>
            <w:r w:rsidRPr="007004CA">
              <w:rPr>
                <w:rFonts w:ascii="Tahoma" w:hAnsi="Tahoma" w:cs="Tahoma"/>
                <w:lang w:bidi="ar-SA"/>
              </w:rPr>
              <w:t>141</w:t>
            </w:r>
          </w:p>
        </w:tc>
        <w:tc>
          <w:tcPr>
            <w:tcW w:w="2640" w:type="dxa"/>
            <w:noWrap/>
          </w:tcPr>
          <w:p w14:paraId="7DE2B3FE" w14:textId="42C25366"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PlkOwnLglId</w:t>
            </w:r>
          </w:p>
        </w:tc>
        <w:tc>
          <w:tcPr>
            <w:tcW w:w="1900" w:type="dxa"/>
            <w:noWrap/>
          </w:tcPr>
          <w:p w14:paraId="7D201034" w14:textId="34065B4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varchar(11)</w:t>
            </w:r>
          </w:p>
        </w:tc>
        <w:tc>
          <w:tcPr>
            <w:tcW w:w="792" w:type="dxa"/>
            <w:noWrap/>
          </w:tcPr>
          <w:p w14:paraId="521AA1B0" w14:textId="45CA3A60"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Pr>
                <w:rFonts w:ascii="Tahoma" w:hAnsi="Tahoma" w:cs="B Lotus"/>
                <w:lang w:bidi="ar-SA"/>
              </w:rPr>
              <w:t>Yes</w:t>
            </w:r>
          </w:p>
        </w:tc>
        <w:tc>
          <w:tcPr>
            <w:tcW w:w="1648" w:type="dxa"/>
            <w:noWrap/>
          </w:tcPr>
          <w:p w14:paraId="62B9AE15" w14:textId="72E889DB"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شناسه</w:t>
            </w:r>
            <w:r w:rsidRPr="007004CA">
              <w:rPr>
                <w:rFonts w:ascii="Consolas" w:hAnsi="Consolas" w:cs="B Lotus"/>
                <w:lang w:bidi="ar-SA"/>
              </w:rPr>
              <w:t xml:space="preserve"> </w:t>
            </w:r>
            <w:r w:rsidRPr="007004CA">
              <w:rPr>
                <w:rFonts w:ascii="Consolas" w:hAnsi="Consolas" w:cs="B Lotus"/>
                <w:rtl/>
                <w:lang w:bidi="ar-SA"/>
              </w:rPr>
              <w:t>حقوقی</w:t>
            </w:r>
            <w:r w:rsidRPr="007004CA">
              <w:rPr>
                <w:rFonts w:ascii="Consolas" w:hAnsi="Consolas" w:cs="B Lotus"/>
                <w:lang w:bidi="ar-SA"/>
              </w:rPr>
              <w:t xml:space="preserve"> </w:t>
            </w:r>
            <w:r w:rsidRPr="007004CA">
              <w:rPr>
                <w:rFonts w:ascii="Consolas" w:hAnsi="Consolas" w:cs="B Lotus"/>
                <w:rtl/>
                <w:lang w:bidi="ar-SA"/>
              </w:rPr>
              <w:t>صاحب</w:t>
            </w:r>
            <w:r w:rsidRPr="007004CA">
              <w:rPr>
                <w:rFonts w:ascii="Consolas" w:hAnsi="Consolas" w:cs="B Lotus"/>
                <w:lang w:bidi="ar-SA"/>
              </w:rPr>
              <w:t xml:space="preserve"> </w:t>
            </w:r>
            <w:r w:rsidRPr="007004CA">
              <w:rPr>
                <w:rFonts w:ascii="Consolas" w:hAnsi="Consolas" w:cs="B Lotus"/>
                <w:rtl/>
                <w:lang w:bidi="ar-SA"/>
              </w:rPr>
              <w:t>پلاک</w:t>
            </w:r>
          </w:p>
        </w:tc>
        <w:tc>
          <w:tcPr>
            <w:tcW w:w="1329" w:type="dxa"/>
            <w:noWrap/>
          </w:tcPr>
          <w:p w14:paraId="085850F8" w14:textId="7777777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524ACC0A"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6CFE8801" w14:textId="30539617" w:rsidR="00102F65" w:rsidRPr="007004CA" w:rsidRDefault="00102F65" w:rsidP="00102F65">
            <w:pPr>
              <w:jc w:val="center"/>
              <w:rPr>
                <w:rFonts w:ascii="Tahoma" w:hAnsi="Tahoma" w:cs="Tahoma"/>
                <w:rtl/>
                <w:lang w:bidi="ar-SA"/>
              </w:rPr>
            </w:pPr>
            <w:r w:rsidRPr="007004CA">
              <w:rPr>
                <w:rFonts w:ascii="Tahoma" w:hAnsi="Tahoma" w:cs="Tahoma"/>
                <w:lang w:bidi="ar-SA"/>
              </w:rPr>
              <w:t>142</w:t>
            </w:r>
          </w:p>
        </w:tc>
        <w:tc>
          <w:tcPr>
            <w:tcW w:w="2640" w:type="dxa"/>
            <w:noWrap/>
          </w:tcPr>
          <w:p w14:paraId="7BB492AF" w14:textId="5DFD994F"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PlkOwnUnIrnCod</w:t>
            </w:r>
          </w:p>
        </w:tc>
        <w:tc>
          <w:tcPr>
            <w:tcW w:w="1900" w:type="dxa"/>
            <w:noWrap/>
          </w:tcPr>
          <w:p w14:paraId="596C3B62" w14:textId="64EF4430"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VARCHAR(15)</w:t>
            </w:r>
          </w:p>
        </w:tc>
        <w:tc>
          <w:tcPr>
            <w:tcW w:w="792" w:type="dxa"/>
            <w:noWrap/>
          </w:tcPr>
          <w:p w14:paraId="282F0987" w14:textId="37E05354"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Pr>
                <w:rFonts w:ascii="Tahoma" w:hAnsi="Tahoma" w:cs="B Lotus"/>
                <w:lang w:bidi="ar-SA"/>
              </w:rPr>
              <w:t>Yes</w:t>
            </w:r>
          </w:p>
        </w:tc>
        <w:tc>
          <w:tcPr>
            <w:tcW w:w="1648" w:type="dxa"/>
            <w:noWrap/>
          </w:tcPr>
          <w:p w14:paraId="2F8D3B3D" w14:textId="4A17D322"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کد</w:t>
            </w:r>
            <w:r w:rsidRPr="007004CA">
              <w:rPr>
                <w:rFonts w:ascii="Consolas" w:hAnsi="Consolas" w:cs="B Lotus"/>
                <w:lang w:bidi="ar-SA"/>
              </w:rPr>
              <w:t xml:space="preserve"> </w:t>
            </w:r>
            <w:r w:rsidRPr="007004CA">
              <w:rPr>
                <w:rFonts w:ascii="Consolas" w:hAnsi="Consolas" w:cs="B Lotus"/>
                <w:rtl/>
                <w:lang w:bidi="ar-SA"/>
              </w:rPr>
              <w:t>اتباع</w:t>
            </w:r>
            <w:r w:rsidRPr="007004CA">
              <w:rPr>
                <w:rFonts w:ascii="Consolas" w:hAnsi="Consolas" w:cs="B Lotus"/>
                <w:lang w:bidi="ar-SA"/>
              </w:rPr>
              <w:t xml:space="preserve"> </w:t>
            </w:r>
            <w:r w:rsidRPr="007004CA">
              <w:rPr>
                <w:rFonts w:ascii="Consolas" w:hAnsi="Consolas" w:cs="B Lotus"/>
                <w:rtl/>
                <w:lang w:bidi="ar-SA"/>
              </w:rPr>
              <w:t>خارجی</w:t>
            </w:r>
            <w:r w:rsidRPr="007004CA">
              <w:rPr>
                <w:rFonts w:ascii="Consolas" w:hAnsi="Consolas" w:cs="B Lotus"/>
                <w:lang w:bidi="ar-SA"/>
              </w:rPr>
              <w:t xml:space="preserve"> </w:t>
            </w:r>
            <w:r w:rsidRPr="007004CA">
              <w:rPr>
                <w:rFonts w:ascii="Consolas" w:hAnsi="Consolas" w:cs="B Lotus"/>
                <w:rtl/>
                <w:lang w:bidi="ar-SA"/>
              </w:rPr>
              <w:t>صاحب</w:t>
            </w:r>
            <w:r w:rsidRPr="007004CA">
              <w:rPr>
                <w:rFonts w:ascii="Consolas" w:hAnsi="Consolas" w:cs="B Lotus"/>
                <w:lang w:bidi="ar-SA"/>
              </w:rPr>
              <w:t xml:space="preserve"> </w:t>
            </w:r>
            <w:r w:rsidRPr="007004CA">
              <w:rPr>
                <w:rFonts w:ascii="Consolas" w:hAnsi="Consolas" w:cs="B Lotus"/>
                <w:rtl/>
                <w:lang w:bidi="ar-SA"/>
              </w:rPr>
              <w:t>پلاک</w:t>
            </w:r>
          </w:p>
        </w:tc>
        <w:tc>
          <w:tcPr>
            <w:tcW w:w="1329" w:type="dxa"/>
            <w:noWrap/>
          </w:tcPr>
          <w:p w14:paraId="582659AB"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1CC9C674"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03623F5E" w14:textId="69ACF41B" w:rsidR="00102F65" w:rsidRPr="007004CA" w:rsidRDefault="00102F65" w:rsidP="00102F65">
            <w:pPr>
              <w:jc w:val="center"/>
              <w:rPr>
                <w:rFonts w:ascii="Tahoma" w:hAnsi="Tahoma" w:cs="Tahoma"/>
                <w:rtl/>
                <w:lang w:bidi="ar-SA"/>
              </w:rPr>
            </w:pPr>
            <w:r w:rsidRPr="007004CA">
              <w:rPr>
                <w:rFonts w:ascii="Tahoma" w:hAnsi="Tahoma" w:cs="Tahoma"/>
                <w:lang w:bidi="ar-SA"/>
              </w:rPr>
              <w:t>143</w:t>
            </w:r>
          </w:p>
        </w:tc>
        <w:tc>
          <w:tcPr>
            <w:tcW w:w="2640" w:type="dxa"/>
            <w:noWrap/>
          </w:tcPr>
          <w:p w14:paraId="6B25B623" w14:textId="0F0B9632"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PlkCod</w:t>
            </w:r>
          </w:p>
        </w:tc>
        <w:tc>
          <w:tcPr>
            <w:tcW w:w="1900" w:type="dxa"/>
            <w:noWrap/>
          </w:tcPr>
          <w:p w14:paraId="20C95760" w14:textId="4A8DC3A5"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int</w:t>
            </w:r>
          </w:p>
        </w:tc>
        <w:tc>
          <w:tcPr>
            <w:tcW w:w="792" w:type="dxa"/>
            <w:noWrap/>
          </w:tcPr>
          <w:p w14:paraId="6729BEB0" w14:textId="19974DF4"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Pr>
                <w:rFonts w:ascii="Tahoma" w:hAnsi="Tahoma" w:cs="B Lotus"/>
                <w:lang w:bidi="ar-SA"/>
              </w:rPr>
              <w:t>Yes</w:t>
            </w:r>
          </w:p>
        </w:tc>
        <w:tc>
          <w:tcPr>
            <w:tcW w:w="1648" w:type="dxa"/>
            <w:noWrap/>
          </w:tcPr>
          <w:p w14:paraId="47854459" w14:textId="6B608622"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کد</w:t>
            </w:r>
            <w:r w:rsidRPr="007004CA">
              <w:rPr>
                <w:rFonts w:ascii="Consolas" w:hAnsi="Consolas" w:cs="B Lotus"/>
                <w:lang w:bidi="ar-SA"/>
              </w:rPr>
              <w:t xml:space="preserve"> </w:t>
            </w:r>
            <w:r w:rsidRPr="007004CA">
              <w:rPr>
                <w:rFonts w:ascii="Consolas" w:hAnsi="Consolas" w:cs="B Lotus"/>
                <w:rtl/>
                <w:lang w:bidi="ar-SA"/>
              </w:rPr>
              <w:t>پلاک</w:t>
            </w:r>
            <w:r w:rsidRPr="007004CA">
              <w:rPr>
                <w:rFonts w:ascii="Consolas" w:hAnsi="Consolas" w:cs="B Lotus"/>
                <w:lang w:bidi="ar-SA"/>
              </w:rPr>
              <w:t xml:space="preserve"> </w:t>
            </w:r>
            <w:r w:rsidRPr="007004CA">
              <w:rPr>
                <w:rFonts w:ascii="Consolas" w:hAnsi="Consolas" w:cs="B Lotus"/>
                <w:rtl/>
                <w:lang w:bidi="ar-SA"/>
              </w:rPr>
              <w:t>استعلام</w:t>
            </w:r>
            <w:r w:rsidRPr="007004CA">
              <w:rPr>
                <w:rFonts w:ascii="Consolas" w:hAnsi="Consolas" w:cs="B Lotus"/>
                <w:lang w:bidi="ar-SA"/>
              </w:rPr>
              <w:t xml:space="preserve"> </w:t>
            </w:r>
            <w:r w:rsidRPr="007004CA">
              <w:rPr>
                <w:rFonts w:ascii="Consolas" w:hAnsi="Consolas" w:cs="B Lotus"/>
                <w:rtl/>
                <w:lang w:bidi="ar-SA"/>
              </w:rPr>
              <w:t>شده</w:t>
            </w:r>
            <w:r w:rsidRPr="007004CA">
              <w:rPr>
                <w:rFonts w:ascii="Consolas" w:hAnsi="Consolas" w:cs="B Lotus"/>
                <w:lang w:bidi="ar-SA"/>
              </w:rPr>
              <w:t xml:space="preserve"> </w:t>
            </w:r>
            <w:r w:rsidRPr="007004CA">
              <w:rPr>
                <w:rFonts w:ascii="Consolas" w:hAnsi="Consolas" w:cs="B Lotus"/>
                <w:rtl/>
                <w:lang w:bidi="ar-SA"/>
              </w:rPr>
              <w:t>مالک</w:t>
            </w:r>
            <w:r>
              <w:rPr>
                <w:rFonts w:ascii="Consolas" w:hAnsi="Consolas" w:cs="B Lotus" w:hint="cs"/>
                <w:rtl/>
                <w:lang w:bidi="ar-SA"/>
              </w:rPr>
              <w:t xml:space="preserve">، </w:t>
            </w:r>
            <w:r>
              <w:rPr>
                <w:rFonts w:ascii="Consolas" w:hAnsi="Consolas" w:cs="B Lotus" w:hint="cs"/>
                <w:rtl/>
              </w:rPr>
              <w:t>خروجی وب متد استعلام سوابق تخفیفات</w:t>
            </w:r>
          </w:p>
        </w:tc>
        <w:tc>
          <w:tcPr>
            <w:tcW w:w="1329" w:type="dxa"/>
            <w:noWrap/>
          </w:tcPr>
          <w:p w14:paraId="5E9BDF13" w14:textId="7777777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6E31CB22"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74500BBF" w14:textId="29D438D8" w:rsidR="00102F65" w:rsidRPr="007004CA" w:rsidRDefault="00102F65" w:rsidP="00102F65">
            <w:pPr>
              <w:jc w:val="center"/>
              <w:rPr>
                <w:rFonts w:ascii="Tahoma" w:hAnsi="Tahoma" w:cs="Tahoma"/>
                <w:rtl/>
                <w:lang w:bidi="ar-SA"/>
              </w:rPr>
            </w:pPr>
            <w:r w:rsidRPr="007004CA">
              <w:rPr>
                <w:rFonts w:ascii="Tahoma" w:hAnsi="Tahoma" w:cs="Tahoma"/>
                <w:lang w:bidi="ar-SA"/>
              </w:rPr>
              <w:t>144</w:t>
            </w:r>
          </w:p>
        </w:tc>
        <w:tc>
          <w:tcPr>
            <w:tcW w:w="2640" w:type="dxa"/>
            <w:noWrap/>
          </w:tcPr>
          <w:p w14:paraId="3DDF9419" w14:textId="3C8BF972"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ShftPlkCod</w:t>
            </w:r>
          </w:p>
        </w:tc>
        <w:tc>
          <w:tcPr>
            <w:tcW w:w="1900" w:type="dxa"/>
            <w:noWrap/>
          </w:tcPr>
          <w:p w14:paraId="45416AB5" w14:textId="60ED6FF1"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int</w:t>
            </w:r>
          </w:p>
        </w:tc>
        <w:tc>
          <w:tcPr>
            <w:tcW w:w="792" w:type="dxa"/>
            <w:noWrap/>
          </w:tcPr>
          <w:p w14:paraId="79A7839B" w14:textId="1F305D8A"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Pr>
                <w:rFonts w:ascii="Tahoma" w:hAnsi="Tahoma" w:cs="B Lotus"/>
                <w:lang w:bidi="ar-SA"/>
              </w:rPr>
              <w:t>Yes</w:t>
            </w:r>
          </w:p>
        </w:tc>
        <w:tc>
          <w:tcPr>
            <w:tcW w:w="1648" w:type="dxa"/>
            <w:noWrap/>
          </w:tcPr>
          <w:p w14:paraId="2A70DA0E" w14:textId="13322420"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sidRPr="007004CA">
              <w:rPr>
                <w:rFonts w:ascii="Consolas" w:hAnsi="Consolas" w:cs="B Lotus"/>
                <w:rtl/>
                <w:lang w:bidi="ar-SA"/>
              </w:rPr>
              <w:t>کد</w:t>
            </w:r>
            <w:r w:rsidRPr="007004CA">
              <w:rPr>
                <w:rFonts w:ascii="Consolas" w:hAnsi="Consolas" w:cs="B Lotus"/>
                <w:lang w:bidi="ar-SA"/>
              </w:rPr>
              <w:t xml:space="preserve"> </w:t>
            </w:r>
            <w:r w:rsidRPr="007004CA">
              <w:rPr>
                <w:rFonts w:ascii="Consolas" w:hAnsi="Consolas" w:cs="B Lotus"/>
                <w:rtl/>
                <w:lang w:bidi="ar-SA"/>
              </w:rPr>
              <w:t>پلاک</w:t>
            </w:r>
            <w:r w:rsidRPr="007004CA">
              <w:rPr>
                <w:rFonts w:ascii="Consolas" w:hAnsi="Consolas" w:cs="B Lotus"/>
                <w:lang w:bidi="ar-SA"/>
              </w:rPr>
              <w:t xml:space="preserve"> </w:t>
            </w:r>
            <w:r w:rsidRPr="007004CA">
              <w:rPr>
                <w:rFonts w:ascii="Consolas" w:hAnsi="Consolas" w:cs="B Lotus"/>
                <w:rtl/>
                <w:lang w:bidi="ar-SA"/>
              </w:rPr>
              <w:t>استعلام</w:t>
            </w:r>
            <w:r w:rsidRPr="007004CA">
              <w:rPr>
                <w:rFonts w:ascii="Consolas" w:hAnsi="Consolas" w:cs="B Lotus"/>
                <w:lang w:bidi="ar-SA"/>
              </w:rPr>
              <w:t xml:space="preserve"> </w:t>
            </w:r>
            <w:r w:rsidRPr="007004CA">
              <w:rPr>
                <w:rFonts w:ascii="Consolas" w:hAnsi="Consolas" w:cs="B Lotus"/>
                <w:rtl/>
                <w:lang w:bidi="ar-SA"/>
              </w:rPr>
              <w:t>شده</w:t>
            </w:r>
            <w:r w:rsidRPr="007004CA">
              <w:rPr>
                <w:rFonts w:ascii="Consolas" w:hAnsi="Consolas" w:cs="B Lotus"/>
                <w:lang w:bidi="ar-SA"/>
              </w:rPr>
              <w:t xml:space="preserve"> </w:t>
            </w:r>
            <w:r w:rsidRPr="007004CA">
              <w:rPr>
                <w:rFonts w:ascii="Consolas" w:hAnsi="Consolas" w:cs="B Lotus" w:hint="cs"/>
                <w:rtl/>
              </w:rPr>
              <w:t xml:space="preserve"> انتقال دهنده</w:t>
            </w:r>
            <w:r>
              <w:rPr>
                <w:rFonts w:ascii="Consolas" w:hAnsi="Consolas" w:cs="B Lotus" w:hint="cs"/>
                <w:rtl/>
                <w:lang w:bidi="ar-SA"/>
              </w:rPr>
              <w:t xml:space="preserve">، </w:t>
            </w:r>
            <w:r>
              <w:rPr>
                <w:rFonts w:ascii="Consolas" w:hAnsi="Consolas" w:cs="B Lotus" w:hint="cs"/>
                <w:rtl/>
              </w:rPr>
              <w:t>خروجی وب متد استعلام سوابق تخفیفات</w:t>
            </w:r>
          </w:p>
        </w:tc>
        <w:tc>
          <w:tcPr>
            <w:tcW w:w="1329" w:type="dxa"/>
            <w:noWrap/>
          </w:tcPr>
          <w:p w14:paraId="466A1198"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4210AC3B"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34EED57A" w14:textId="073F2882" w:rsidR="00102F65" w:rsidRPr="007004CA" w:rsidRDefault="00102F65" w:rsidP="00102F65">
            <w:pPr>
              <w:jc w:val="center"/>
              <w:rPr>
                <w:rFonts w:ascii="Tahoma" w:hAnsi="Tahoma" w:cs="Tahoma"/>
                <w:lang w:bidi="ar-SA"/>
              </w:rPr>
            </w:pPr>
            <w:r w:rsidRPr="007004CA">
              <w:rPr>
                <w:rFonts w:ascii="Tahoma" w:hAnsi="Tahoma" w:cs="Tahoma"/>
                <w:lang w:bidi="ar-SA"/>
              </w:rPr>
              <w:t>145</w:t>
            </w:r>
          </w:p>
        </w:tc>
        <w:tc>
          <w:tcPr>
            <w:tcW w:w="2640" w:type="dxa"/>
            <w:noWrap/>
          </w:tcPr>
          <w:p w14:paraId="49808AF4" w14:textId="2CE86AD0"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B Lotus"/>
                <w:sz w:val="24"/>
                <w:szCs w:val="24"/>
                <w:lang w:bidi="ar-SA"/>
              </w:rPr>
              <w:t>ThrDrv</w:t>
            </w:r>
          </w:p>
        </w:tc>
        <w:tc>
          <w:tcPr>
            <w:tcW w:w="1900" w:type="dxa"/>
            <w:noWrap/>
          </w:tcPr>
          <w:p w14:paraId="635F801D" w14:textId="6B56840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List&lt;ThrDrv&gt;</w:t>
            </w:r>
          </w:p>
        </w:tc>
        <w:tc>
          <w:tcPr>
            <w:tcW w:w="792" w:type="dxa"/>
            <w:noWrap/>
          </w:tcPr>
          <w:p w14:paraId="61C2D1B1" w14:textId="7113F1E8"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7004CA">
              <w:rPr>
                <w:rFonts w:ascii="Tahoma" w:hAnsi="Tahoma" w:cs="B Lotus"/>
                <w:lang w:bidi="ar-SA"/>
              </w:rPr>
              <w:t>Yes</w:t>
            </w:r>
          </w:p>
        </w:tc>
        <w:tc>
          <w:tcPr>
            <w:tcW w:w="1648" w:type="dxa"/>
            <w:noWrap/>
          </w:tcPr>
          <w:p w14:paraId="09F3687E" w14:textId="25344ABE"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sidRPr="007004CA">
              <w:rPr>
                <w:rFonts w:ascii="Consolas" w:hAnsi="Consolas" w:cs="B Lotus" w:hint="cs"/>
                <w:rtl/>
              </w:rPr>
              <w:t>لیستی از اطلاعات راننده(جدول اطلاعات راننده)</w:t>
            </w:r>
          </w:p>
        </w:tc>
        <w:tc>
          <w:tcPr>
            <w:tcW w:w="1329" w:type="dxa"/>
            <w:noWrap/>
          </w:tcPr>
          <w:p w14:paraId="59FC608B" w14:textId="62241F6E" w:rsidR="00102F65" w:rsidRPr="007004CA" w:rsidRDefault="00087344" w:rsidP="00102F65">
            <w:pPr>
              <w:cnfStyle w:val="000000100000" w:firstRow="0" w:lastRow="0" w:firstColumn="0" w:lastColumn="0" w:oddVBand="0" w:evenVBand="0" w:oddHBand="1" w:evenHBand="0" w:firstRowFirstColumn="0" w:firstRowLastColumn="0" w:lastRowFirstColumn="0" w:lastRowLastColumn="0"/>
              <w:rPr>
                <w:rtl/>
              </w:rPr>
            </w:pPr>
            <w:hyperlink w:anchor="_جدول_اطلاعات_راننده" w:history="1">
              <w:r w:rsidR="00102F65" w:rsidRPr="007004CA">
                <w:rPr>
                  <w:rStyle w:val="Hyperlink"/>
                  <w:rFonts w:cs="B Lotus" w:hint="cs"/>
                  <w:color w:val="auto"/>
                  <w:rtl/>
                </w:rPr>
                <w:t>جدول اطلاعات راننده</w:t>
              </w:r>
            </w:hyperlink>
          </w:p>
        </w:tc>
      </w:tr>
      <w:tr w:rsidR="00102F65" w:rsidRPr="00F733A3" w14:paraId="521E4A49"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6F22486A" w14:textId="3DA71BA6" w:rsidR="00102F65" w:rsidRPr="007004CA" w:rsidRDefault="00102F65" w:rsidP="00102F65">
            <w:pPr>
              <w:jc w:val="center"/>
              <w:rPr>
                <w:rFonts w:ascii="Tahoma" w:hAnsi="Tahoma" w:cs="Tahoma"/>
                <w:lang w:bidi="ar-SA"/>
              </w:rPr>
            </w:pPr>
            <w:r w:rsidRPr="007004CA">
              <w:rPr>
                <w:rFonts w:ascii="Tahoma" w:hAnsi="Tahoma" w:cs="Tahoma"/>
                <w:lang w:bidi="ar-SA"/>
              </w:rPr>
              <w:t>146</w:t>
            </w:r>
          </w:p>
        </w:tc>
        <w:tc>
          <w:tcPr>
            <w:tcW w:w="2640" w:type="dxa"/>
            <w:noWrap/>
          </w:tcPr>
          <w:p w14:paraId="11410E16" w14:textId="1ED6B8F2"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B Lotus"/>
                <w:sz w:val="24"/>
                <w:szCs w:val="24"/>
                <w:lang w:bidi="ar-SA"/>
              </w:rPr>
            </w:pPr>
            <w:r w:rsidRPr="007004CA">
              <w:rPr>
                <w:rFonts w:ascii="Consolas" w:hAnsi="Consolas" w:cs="Consolas"/>
                <w:sz w:val="24"/>
                <w:szCs w:val="24"/>
                <w:lang w:bidi="ar-SA"/>
              </w:rPr>
              <w:t>ShftCarGrpCod</w:t>
            </w:r>
          </w:p>
        </w:tc>
        <w:tc>
          <w:tcPr>
            <w:tcW w:w="1900" w:type="dxa"/>
            <w:noWrap/>
          </w:tcPr>
          <w:p w14:paraId="07C613F9" w14:textId="2E81EAAA"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Int</w:t>
            </w:r>
          </w:p>
        </w:tc>
        <w:tc>
          <w:tcPr>
            <w:tcW w:w="792" w:type="dxa"/>
            <w:noWrap/>
          </w:tcPr>
          <w:p w14:paraId="54F8F0DA" w14:textId="491451ED"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7004CA">
              <w:rPr>
                <w:rFonts w:ascii="Tahoma" w:hAnsi="Tahoma" w:cs="B Lotus"/>
                <w:sz w:val="24"/>
                <w:szCs w:val="24"/>
                <w:lang w:bidi="ar-SA"/>
              </w:rPr>
              <w:t>No</w:t>
            </w:r>
          </w:p>
        </w:tc>
        <w:tc>
          <w:tcPr>
            <w:tcW w:w="1648" w:type="dxa"/>
            <w:noWrap/>
          </w:tcPr>
          <w:p w14:paraId="6D3CBA47" w14:textId="2B97C698"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rPr>
            </w:pPr>
            <w:r w:rsidRPr="007004CA">
              <w:rPr>
                <w:rFonts w:ascii="Consolas" w:hAnsi="Consolas" w:cs="B Lotus" w:hint="cs"/>
                <w:rtl/>
              </w:rPr>
              <w:t>کد گروهبندی خودرو انتقال دهنده تخفیف</w:t>
            </w:r>
          </w:p>
        </w:tc>
        <w:tc>
          <w:tcPr>
            <w:tcW w:w="1329" w:type="dxa"/>
            <w:noWrap/>
          </w:tcPr>
          <w:p w14:paraId="4DC322E3" w14:textId="78AA725B" w:rsidR="00102F65" w:rsidRPr="007004CA" w:rsidRDefault="00087344" w:rsidP="00102F65">
            <w:pPr>
              <w:cnfStyle w:val="000000000000" w:firstRow="0" w:lastRow="0" w:firstColumn="0" w:lastColumn="0" w:oddVBand="0" w:evenVBand="0" w:oddHBand="0" w:evenHBand="0" w:firstRowFirstColumn="0" w:firstRowLastColumn="0" w:lastRowFirstColumn="0" w:lastRowLastColumn="0"/>
            </w:pPr>
            <w:hyperlink w:anchor="_جدول_کد_نوع_2" w:history="1">
              <w:r w:rsidR="00102F65" w:rsidRPr="007004CA">
                <w:rPr>
                  <w:rStyle w:val="Hyperlink"/>
                  <w:rFonts w:cs="B Lotus" w:hint="cs"/>
                  <w:color w:val="auto"/>
                  <w:rtl/>
                </w:rPr>
                <w:t>جدول کد نوع گروهبندی</w:t>
              </w:r>
            </w:hyperlink>
          </w:p>
        </w:tc>
      </w:tr>
      <w:tr w:rsidR="00102F65" w:rsidRPr="00F733A3" w14:paraId="1A8F11BC"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3BE21000" w14:textId="400B3DE8" w:rsidR="00102F65" w:rsidRPr="007004CA" w:rsidRDefault="00102F65" w:rsidP="00102F65">
            <w:pPr>
              <w:jc w:val="center"/>
              <w:rPr>
                <w:rFonts w:ascii="Tahoma" w:hAnsi="Tahoma" w:cs="Tahoma"/>
                <w:lang w:bidi="ar-SA"/>
              </w:rPr>
            </w:pPr>
            <w:r w:rsidRPr="007004CA">
              <w:rPr>
                <w:rFonts w:ascii="Tahoma" w:hAnsi="Tahoma" w:cs="Tahoma"/>
                <w:lang w:bidi="ar-SA"/>
              </w:rPr>
              <w:t>147</w:t>
            </w:r>
          </w:p>
        </w:tc>
        <w:tc>
          <w:tcPr>
            <w:tcW w:w="2640" w:type="dxa"/>
            <w:noWrap/>
          </w:tcPr>
          <w:p w14:paraId="6A8CB54D" w14:textId="3DF215A7"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B Lotus"/>
                <w:sz w:val="24"/>
                <w:szCs w:val="24"/>
                <w:lang w:bidi="ar-SA"/>
              </w:rPr>
            </w:pPr>
            <w:r w:rsidRPr="007004CA">
              <w:rPr>
                <w:rFonts w:ascii="Consolas" w:hAnsi="Consolas" w:cs="Consolas"/>
                <w:sz w:val="24"/>
                <w:szCs w:val="24"/>
                <w:lang w:bidi="ar-SA"/>
              </w:rPr>
              <w:t>IntrLglNam</w:t>
            </w:r>
          </w:p>
        </w:tc>
        <w:tc>
          <w:tcPr>
            <w:tcW w:w="1900" w:type="dxa"/>
            <w:noWrap/>
          </w:tcPr>
          <w:p w14:paraId="33143AFE" w14:textId="0B35869B"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NVARCHAR(200)</w:t>
            </w:r>
          </w:p>
        </w:tc>
        <w:tc>
          <w:tcPr>
            <w:tcW w:w="792" w:type="dxa"/>
            <w:noWrap/>
          </w:tcPr>
          <w:p w14:paraId="1F79A11B" w14:textId="7777777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sz w:val="24"/>
                <w:szCs w:val="24"/>
                <w:lang w:bidi="ar-SA"/>
              </w:rPr>
            </w:pPr>
            <w:r w:rsidRPr="007004CA">
              <w:rPr>
                <w:rFonts w:ascii="Tahoma" w:hAnsi="Tahoma" w:cs="B Lotus"/>
                <w:sz w:val="24"/>
                <w:szCs w:val="24"/>
                <w:lang w:bidi="ar-SA"/>
              </w:rPr>
              <w:t>Yes</w:t>
            </w:r>
          </w:p>
          <w:p w14:paraId="2A27EAF5" w14:textId="2F0F59E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p>
        </w:tc>
        <w:tc>
          <w:tcPr>
            <w:tcW w:w="1648" w:type="dxa"/>
            <w:noWrap/>
          </w:tcPr>
          <w:p w14:paraId="586D73D2" w14:textId="18265683"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rPr>
            </w:pPr>
            <w:r w:rsidRPr="007004CA">
              <w:rPr>
                <w:rFonts w:ascii="Consolas" w:hAnsi="Consolas" w:cs="B Lotus" w:hint="cs"/>
                <w:rtl/>
                <w:lang w:bidi="ar-SA"/>
              </w:rPr>
              <w:t>نام</w:t>
            </w:r>
            <w:r w:rsidRPr="007004CA">
              <w:rPr>
                <w:rFonts w:ascii="Consolas" w:hAnsi="Consolas" w:cs="B Lotus"/>
                <w:lang w:bidi="ar-SA"/>
              </w:rPr>
              <w:t xml:space="preserve"> </w:t>
            </w:r>
            <w:r w:rsidRPr="007004CA">
              <w:rPr>
                <w:rFonts w:ascii="Consolas" w:hAnsi="Consolas" w:cs="B Lotus"/>
                <w:rtl/>
                <w:lang w:bidi="ar-SA"/>
              </w:rPr>
              <w:t>معرف</w:t>
            </w:r>
            <w:r w:rsidRPr="007004CA">
              <w:rPr>
                <w:rFonts w:ascii="Consolas" w:hAnsi="Consolas" w:cs="B Lotus"/>
                <w:lang w:bidi="ar-SA"/>
              </w:rPr>
              <w:t xml:space="preserve"> </w:t>
            </w:r>
            <w:r w:rsidRPr="007004CA">
              <w:rPr>
                <w:rFonts w:ascii="Consolas" w:hAnsi="Consolas" w:cs="B Lotus"/>
                <w:rtl/>
                <w:lang w:bidi="ar-SA"/>
              </w:rPr>
              <w:t>حقوقی</w:t>
            </w:r>
            <w:r w:rsidRPr="007004CA">
              <w:rPr>
                <w:rFonts w:ascii="Consolas" w:hAnsi="Consolas" w:cs="B Lotus"/>
                <w:lang w:bidi="ar-SA"/>
              </w:rPr>
              <w:t xml:space="preserve"> </w:t>
            </w:r>
            <w:r w:rsidRPr="007004CA">
              <w:rPr>
                <w:rFonts w:ascii="Consolas" w:hAnsi="Consolas" w:cs="B Lotus"/>
                <w:rtl/>
                <w:lang w:bidi="ar-SA"/>
              </w:rPr>
              <w:t>جهت</w:t>
            </w:r>
            <w:r w:rsidRPr="007004CA">
              <w:rPr>
                <w:rFonts w:ascii="Consolas" w:hAnsi="Consolas" w:cs="B Lotus"/>
                <w:lang w:bidi="ar-SA"/>
              </w:rPr>
              <w:t xml:space="preserve"> </w:t>
            </w:r>
            <w:r w:rsidRPr="007004CA">
              <w:rPr>
                <w:rFonts w:ascii="Consolas" w:hAnsi="Consolas" w:cs="B Lotus"/>
                <w:rtl/>
                <w:lang w:bidi="ar-SA"/>
              </w:rPr>
              <w:t>تقسیط</w:t>
            </w:r>
            <w:r w:rsidRPr="007004CA">
              <w:rPr>
                <w:rFonts w:ascii="Consolas" w:hAnsi="Consolas" w:cs="B Lotus"/>
                <w:lang w:bidi="ar-SA"/>
              </w:rPr>
              <w:t xml:space="preserve"> </w:t>
            </w:r>
            <w:r w:rsidRPr="007004CA">
              <w:rPr>
                <w:rFonts w:ascii="Consolas" w:hAnsi="Consolas" w:cs="B Lotus"/>
                <w:rtl/>
                <w:lang w:bidi="ar-SA"/>
              </w:rPr>
              <w:t>حق</w:t>
            </w:r>
            <w:r w:rsidRPr="007004CA">
              <w:rPr>
                <w:rFonts w:ascii="Consolas" w:hAnsi="Consolas" w:cs="B Lotus"/>
                <w:lang w:bidi="ar-SA"/>
              </w:rPr>
              <w:t xml:space="preserve"> </w:t>
            </w:r>
            <w:r w:rsidRPr="007004CA">
              <w:rPr>
                <w:rFonts w:ascii="Consolas" w:hAnsi="Consolas" w:cs="B Lotus"/>
                <w:rtl/>
                <w:lang w:bidi="ar-SA"/>
              </w:rPr>
              <w:t>بیمه</w:t>
            </w:r>
          </w:p>
        </w:tc>
        <w:tc>
          <w:tcPr>
            <w:tcW w:w="1329" w:type="dxa"/>
            <w:noWrap/>
          </w:tcPr>
          <w:p w14:paraId="7A012FAE" w14:textId="7B76292F"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2A667E89"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55B08612" w14:textId="4BCE5077" w:rsidR="00102F65" w:rsidRPr="007004CA" w:rsidRDefault="00102F65" w:rsidP="00102F65">
            <w:pPr>
              <w:jc w:val="center"/>
              <w:rPr>
                <w:rFonts w:ascii="Tahoma" w:hAnsi="Tahoma" w:cs="Tahoma"/>
                <w:lang w:bidi="ar-SA"/>
              </w:rPr>
            </w:pPr>
            <w:r w:rsidRPr="007004CA">
              <w:rPr>
                <w:rFonts w:ascii="Tahoma" w:hAnsi="Tahoma" w:cs="Tahoma"/>
                <w:lang w:bidi="ar-SA"/>
              </w:rPr>
              <w:lastRenderedPageBreak/>
              <w:t>148</w:t>
            </w:r>
          </w:p>
        </w:tc>
        <w:tc>
          <w:tcPr>
            <w:tcW w:w="2640" w:type="dxa"/>
            <w:noWrap/>
          </w:tcPr>
          <w:p w14:paraId="7014385A" w14:textId="11D1A0EE"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B Lotus"/>
                <w:sz w:val="24"/>
                <w:szCs w:val="24"/>
                <w:lang w:bidi="ar-SA"/>
              </w:rPr>
            </w:pPr>
            <w:r w:rsidRPr="007004CA">
              <w:rPr>
                <w:rFonts w:ascii="Consolas" w:hAnsi="Consolas" w:cs="Consolas"/>
                <w:sz w:val="24"/>
                <w:szCs w:val="24"/>
                <w:lang w:bidi="ar-SA"/>
              </w:rPr>
              <w:t>IntrLglId</w:t>
            </w:r>
          </w:p>
        </w:tc>
        <w:tc>
          <w:tcPr>
            <w:tcW w:w="1900" w:type="dxa"/>
            <w:noWrap/>
          </w:tcPr>
          <w:p w14:paraId="52C2D067" w14:textId="32178CEC"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CHAR(11)</w:t>
            </w:r>
          </w:p>
        </w:tc>
        <w:tc>
          <w:tcPr>
            <w:tcW w:w="792" w:type="dxa"/>
            <w:noWrap/>
          </w:tcPr>
          <w:p w14:paraId="16C1D510" w14:textId="4C8617FE"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7004CA">
              <w:rPr>
                <w:rFonts w:ascii="Tahoma" w:hAnsi="Tahoma" w:cs="B Lotus"/>
                <w:sz w:val="24"/>
                <w:szCs w:val="24"/>
                <w:lang w:bidi="ar-SA"/>
              </w:rPr>
              <w:t>Yes</w:t>
            </w:r>
          </w:p>
        </w:tc>
        <w:tc>
          <w:tcPr>
            <w:tcW w:w="1648" w:type="dxa"/>
            <w:noWrap/>
          </w:tcPr>
          <w:p w14:paraId="251791E5" w14:textId="4F535871"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rPr>
            </w:pPr>
            <w:r w:rsidRPr="007004CA">
              <w:rPr>
                <w:rFonts w:ascii="Consolas" w:hAnsi="Consolas" w:cs="B Lotus"/>
                <w:rtl/>
                <w:lang w:bidi="ar-SA"/>
              </w:rPr>
              <w:t>شناسه</w:t>
            </w:r>
            <w:r w:rsidRPr="007004CA">
              <w:rPr>
                <w:rFonts w:ascii="Consolas" w:hAnsi="Consolas" w:cs="B Lotus"/>
                <w:lang w:bidi="ar-SA"/>
              </w:rPr>
              <w:t xml:space="preserve"> </w:t>
            </w:r>
            <w:r w:rsidRPr="007004CA">
              <w:rPr>
                <w:rFonts w:ascii="Consolas" w:hAnsi="Consolas" w:cs="B Lotus"/>
                <w:rtl/>
                <w:lang w:bidi="ar-SA"/>
              </w:rPr>
              <w:t>معرف</w:t>
            </w:r>
            <w:r w:rsidRPr="007004CA">
              <w:rPr>
                <w:rFonts w:ascii="Consolas" w:hAnsi="Consolas" w:cs="B Lotus"/>
                <w:lang w:bidi="ar-SA"/>
              </w:rPr>
              <w:t xml:space="preserve"> </w:t>
            </w:r>
            <w:r w:rsidRPr="007004CA">
              <w:rPr>
                <w:rFonts w:ascii="Consolas" w:hAnsi="Consolas" w:cs="B Lotus"/>
                <w:rtl/>
                <w:lang w:bidi="ar-SA"/>
              </w:rPr>
              <w:t>حقوقی</w:t>
            </w:r>
            <w:r w:rsidRPr="007004CA">
              <w:rPr>
                <w:rFonts w:ascii="Consolas" w:hAnsi="Consolas" w:cs="B Lotus"/>
                <w:lang w:bidi="ar-SA"/>
              </w:rPr>
              <w:t xml:space="preserve"> </w:t>
            </w:r>
            <w:r w:rsidRPr="007004CA">
              <w:rPr>
                <w:rFonts w:ascii="Consolas" w:hAnsi="Consolas" w:cs="B Lotus"/>
                <w:rtl/>
                <w:lang w:bidi="ar-SA"/>
              </w:rPr>
              <w:t>جهت</w:t>
            </w:r>
            <w:r w:rsidRPr="007004CA">
              <w:rPr>
                <w:rFonts w:ascii="Consolas" w:hAnsi="Consolas" w:cs="B Lotus"/>
                <w:lang w:bidi="ar-SA"/>
              </w:rPr>
              <w:t xml:space="preserve"> </w:t>
            </w:r>
            <w:r w:rsidRPr="007004CA">
              <w:rPr>
                <w:rFonts w:ascii="Consolas" w:hAnsi="Consolas" w:cs="B Lotus"/>
                <w:rtl/>
                <w:lang w:bidi="ar-SA"/>
              </w:rPr>
              <w:t>تقسیط</w:t>
            </w:r>
            <w:r w:rsidRPr="007004CA">
              <w:rPr>
                <w:rFonts w:ascii="Consolas" w:hAnsi="Consolas" w:cs="B Lotus"/>
                <w:lang w:bidi="ar-SA"/>
              </w:rPr>
              <w:t xml:space="preserve"> </w:t>
            </w:r>
            <w:r w:rsidRPr="007004CA">
              <w:rPr>
                <w:rFonts w:ascii="Consolas" w:hAnsi="Consolas" w:cs="B Lotus"/>
                <w:rtl/>
                <w:lang w:bidi="ar-SA"/>
              </w:rPr>
              <w:t>حق</w:t>
            </w:r>
            <w:r w:rsidRPr="007004CA">
              <w:rPr>
                <w:rFonts w:ascii="Consolas" w:hAnsi="Consolas" w:cs="B Lotus"/>
                <w:lang w:bidi="ar-SA"/>
              </w:rPr>
              <w:t xml:space="preserve"> </w:t>
            </w:r>
            <w:r w:rsidRPr="007004CA">
              <w:rPr>
                <w:rFonts w:ascii="Consolas" w:hAnsi="Consolas" w:cs="B Lotus"/>
                <w:rtl/>
                <w:lang w:bidi="ar-SA"/>
              </w:rPr>
              <w:t>بیمه</w:t>
            </w:r>
          </w:p>
        </w:tc>
        <w:tc>
          <w:tcPr>
            <w:tcW w:w="1329" w:type="dxa"/>
            <w:noWrap/>
          </w:tcPr>
          <w:p w14:paraId="1444B1D2" w14:textId="37397AF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015106FF"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29C22579" w14:textId="5393502A" w:rsidR="00102F65" w:rsidRPr="007004CA" w:rsidRDefault="00102F65" w:rsidP="00102F65">
            <w:pPr>
              <w:jc w:val="center"/>
              <w:rPr>
                <w:rFonts w:ascii="Tahoma" w:hAnsi="Tahoma" w:cs="Tahoma"/>
                <w:lang w:bidi="ar-SA"/>
              </w:rPr>
            </w:pPr>
            <w:r w:rsidRPr="007004CA">
              <w:rPr>
                <w:rFonts w:ascii="Tahoma" w:hAnsi="Tahoma" w:cs="Tahoma"/>
                <w:lang w:bidi="ar-SA"/>
              </w:rPr>
              <w:t>149</w:t>
            </w:r>
          </w:p>
        </w:tc>
        <w:tc>
          <w:tcPr>
            <w:tcW w:w="2640" w:type="dxa"/>
            <w:noWrap/>
          </w:tcPr>
          <w:p w14:paraId="1824617C" w14:textId="4B74D9D7"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B Lotus"/>
                <w:sz w:val="24"/>
                <w:szCs w:val="24"/>
                <w:lang w:bidi="ar-SA"/>
              </w:rPr>
            </w:pPr>
            <w:r w:rsidRPr="007004CA">
              <w:rPr>
                <w:rFonts w:ascii="Consolas" w:hAnsi="Consolas" w:cs="Consolas"/>
                <w:sz w:val="24"/>
                <w:szCs w:val="24"/>
                <w:lang w:bidi="ar-SA"/>
              </w:rPr>
              <w:t>ThrInst</w:t>
            </w:r>
          </w:p>
        </w:tc>
        <w:tc>
          <w:tcPr>
            <w:tcW w:w="1900" w:type="dxa"/>
            <w:noWrap/>
          </w:tcPr>
          <w:p w14:paraId="46BC934F" w14:textId="5CD5F16F"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List&lt;ThrInst&gt;</w:t>
            </w:r>
          </w:p>
        </w:tc>
        <w:tc>
          <w:tcPr>
            <w:tcW w:w="792" w:type="dxa"/>
            <w:noWrap/>
          </w:tcPr>
          <w:p w14:paraId="4B6C1F8E" w14:textId="169C117C"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lang w:bidi="ar-SA"/>
              </w:rPr>
            </w:pPr>
            <w:r w:rsidRPr="007004CA">
              <w:rPr>
                <w:rFonts w:ascii="Tahoma" w:hAnsi="Tahoma" w:cs="B Lotus"/>
                <w:sz w:val="24"/>
                <w:szCs w:val="24"/>
                <w:lang w:bidi="ar-SA"/>
              </w:rPr>
              <w:t>Yes</w:t>
            </w:r>
          </w:p>
        </w:tc>
        <w:tc>
          <w:tcPr>
            <w:tcW w:w="1648" w:type="dxa"/>
            <w:noWrap/>
          </w:tcPr>
          <w:p w14:paraId="0E036CF8" w14:textId="7C577392"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rPr>
            </w:pPr>
            <w:r w:rsidRPr="007004CA">
              <w:rPr>
                <w:rFonts w:ascii="Consolas" w:hAnsi="Consolas" w:cs="B Lotus" w:hint="cs"/>
                <w:rtl/>
              </w:rPr>
              <w:t>لیست اطلاعات اقساط(</w:t>
            </w:r>
            <w:hyperlink w:anchor="_جدول_اطلاعات_اقساط" w:history="1">
              <w:r w:rsidRPr="007004CA">
                <w:rPr>
                  <w:rStyle w:val="Hyperlink"/>
                  <w:rFonts w:ascii="Consolas" w:hAnsi="Consolas" w:cs="B Lotus" w:hint="cs"/>
                  <w:color w:val="auto"/>
                  <w:rtl/>
                </w:rPr>
                <w:t>جدول اطلاعات اقساط)</w:t>
              </w:r>
            </w:hyperlink>
          </w:p>
        </w:tc>
        <w:tc>
          <w:tcPr>
            <w:tcW w:w="1329" w:type="dxa"/>
            <w:noWrap/>
          </w:tcPr>
          <w:p w14:paraId="34782C87" w14:textId="7777777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7BC3C740"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645C5B02" w14:textId="21CF2515" w:rsidR="00102F65" w:rsidRPr="007004CA" w:rsidRDefault="00102F65" w:rsidP="00102F65">
            <w:pPr>
              <w:jc w:val="center"/>
              <w:rPr>
                <w:rFonts w:ascii="Tahoma" w:hAnsi="Tahoma" w:cs="Tahoma"/>
                <w:rtl/>
              </w:rPr>
            </w:pPr>
            <w:r w:rsidRPr="007004CA">
              <w:rPr>
                <w:rFonts w:ascii="Tahoma" w:hAnsi="Tahoma" w:cs="Tahoma"/>
                <w:lang w:bidi="ar-SA"/>
              </w:rPr>
              <w:t>150</w:t>
            </w:r>
          </w:p>
        </w:tc>
        <w:tc>
          <w:tcPr>
            <w:tcW w:w="2640" w:type="dxa"/>
            <w:noWrap/>
          </w:tcPr>
          <w:p w14:paraId="461C5197" w14:textId="41F9AAB7"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B Lotus"/>
                <w:sz w:val="24"/>
                <w:szCs w:val="24"/>
                <w:lang w:bidi="ar-SA"/>
              </w:rPr>
            </w:pPr>
            <w:r w:rsidRPr="007004CA">
              <w:rPr>
                <w:rFonts w:ascii="Consolas" w:hAnsi="Consolas" w:cs="Consolas"/>
                <w:sz w:val="24"/>
                <w:szCs w:val="24"/>
                <w:lang w:bidi="ar-SA"/>
              </w:rPr>
              <w:t>LicRte</w:t>
            </w:r>
          </w:p>
        </w:tc>
        <w:tc>
          <w:tcPr>
            <w:tcW w:w="1900" w:type="dxa"/>
            <w:noWrap/>
          </w:tcPr>
          <w:p w14:paraId="4772DCFB" w14:textId="2216FFEE"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ascii="Consolas" w:hAnsi="Consolas" w:cs="Consolas"/>
                <w:sz w:val="24"/>
                <w:szCs w:val="24"/>
                <w:lang w:bidi="ar-SA"/>
              </w:rPr>
              <w:t>Decimal</w:t>
            </w:r>
          </w:p>
        </w:tc>
        <w:tc>
          <w:tcPr>
            <w:tcW w:w="792" w:type="dxa"/>
            <w:noWrap/>
          </w:tcPr>
          <w:p w14:paraId="1C945BD5" w14:textId="676511F1"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lang w:bidi="ar-SA"/>
              </w:rPr>
            </w:pPr>
            <w:r w:rsidRPr="007004CA">
              <w:rPr>
                <w:rFonts w:ascii="Tahoma" w:hAnsi="Tahoma" w:cs="B Lotus"/>
                <w:sz w:val="24"/>
                <w:szCs w:val="24"/>
                <w:lang w:bidi="ar-SA"/>
              </w:rPr>
              <w:t>Yes</w:t>
            </w:r>
          </w:p>
        </w:tc>
        <w:tc>
          <w:tcPr>
            <w:tcW w:w="1648" w:type="dxa"/>
            <w:noWrap/>
          </w:tcPr>
          <w:p w14:paraId="0293BB45" w14:textId="0FE45095"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rPr>
            </w:pPr>
            <w:r w:rsidRPr="007004CA">
              <w:rPr>
                <w:rFonts w:ascii="Consolas" w:hAnsi="Consolas" w:cs="B Lotus" w:hint="cs"/>
                <w:rtl/>
              </w:rPr>
              <w:t>درصد</w:t>
            </w:r>
            <w:r w:rsidRPr="007004CA">
              <w:rPr>
                <w:rFonts w:ascii="Consolas" w:hAnsi="Consolas" w:cs="B Lotus"/>
                <w:rtl/>
              </w:rPr>
              <w:t xml:space="preserve"> </w:t>
            </w:r>
            <w:r w:rsidRPr="007004CA">
              <w:rPr>
                <w:rFonts w:ascii="Consolas" w:hAnsi="Consolas" w:cs="B Lotus" w:hint="eastAsia"/>
                <w:rtl/>
              </w:rPr>
              <w:t>کاهش</w:t>
            </w:r>
            <w:r w:rsidRPr="007004CA">
              <w:rPr>
                <w:rFonts w:ascii="Consolas" w:hAnsi="Consolas" w:cs="B Lotus" w:hint="cs"/>
                <w:rtl/>
              </w:rPr>
              <w:t>/افزایش</w:t>
            </w:r>
            <w:r w:rsidRPr="007004CA">
              <w:rPr>
                <w:rFonts w:ascii="Consolas" w:hAnsi="Consolas" w:cs="B Lotus"/>
                <w:rtl/>
              </w:rPr>
              <w:t xml:space="preserve"> </w:t>
            </w:r>
            <w:r w:rsidRPr="007004CA">
              <w:rPr>
                <w:rFonts w:ascii="Consolas" w:hAnsi="Consolas" w:cs="B Lotus" w:hint="eastAsia"/>
                <w:rtl/>
              </w:rPr>
              <w:t>حق</w:t>
            </w:r>
            <w:r w:rsidRPr="007004CA">
              <w:rPr>
                <w:rFonts w:ascii="Consolas" w:hAnsi="Consolas" w:cs="B Lotus"/>
                <w:rtl/>
              </w:rPr>
              <w:t xml:space="preserve"> </w:t>
            </w:r>
            <w:r w:rsidRPr="007004CA">
              <w:rPr>
                <w:rFonts w:ascii="Consolas" w:hAnsi="Consolas" w:cs="B Lotus" w:hint="eastAsia"/>
                <w:rtl/>
              </w:rPr>
              <w:t>ب</w:t>
            </w:r>
            <w:r w:rsidRPr="007004CA">
              <w:rPr>
                <w:rFonts w:ascii="Consolas" w:hAnsi="Consolas" w:cs="B Lotus"/>
                <w:rtl/>
              </w:rPr>
              <w:t>ی</w:t>
            </w:r>
            <w:r w:rsidRPr="007004CA">
              <w:rPr>
                <w:rFonts w:ascii="Consolas" w:hAnsi="Consolas" w:cs="B Lotus" w:hint="eastAsia"/>
                <w:rtl/>
              </w:rPr>
              <w:t>مه</w:t>
            </w:r>
            <w:r w:rsidRPr="007004CA">
              <w:rPr>
                <w:rFonts w:ascii="Consolas" w:hAnsi="Consolas" w:cs="B Lotus" w:hint="cs"/>
                <w:rtl/>
              </w:rPr>
              <w:t xml:space="preserve"> براساس سوابق رانندگی</w:t>
            </w:r>
            <w:r>
              <w:rPr>
                <w:rFonts w:ascii="Consolas" w:hAnsi="Consolas" w:cs="B Lotus" w:hint="cs"/>
                <w:rtl/>
              </w:rPr>
              <w:t xml:space="preserve"> (خروجی وب متد استعلام سوابق تخفیف)</w:t>
            </w:r>
          </w:p>
        </w:tc>
        <w:tc>
          <w:tcPr>
            <w:tcW w:w="1329" w:type="dxa"/>
            <w:noWrap/>
          </w:tcPr>
          <w:p w14:paraId="78840514"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2A702518"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290524CB" w14:textId="249891B8" w:rsidR="00102F65" w:rsidRPr="007004CA" w:rsidRDefault="00102F65" w:rsidP="00102F65">
            <w:pPr>
              <w:jc w:val="center"/>
              <w:rPr>
                <w:rFonts w:ascii="Tahoma" w:hAnsi="Tahoma" w:cs="B Lotus"/>
                <w:color w:val="FF0000"/>
                <w:lang w:bidi="ar-SA"/>
              </w:rPr>
            </w:pPr>
            <w:r w:rsidRPr="007004CA">
              <w:rPr>
                <w:rFonts w:ascii="Tahoma" w:hAnsi="Tahoma" w:cs="B Lotus"/>
                <w:color w:val="FF0000"/>
                <w:lang w:bidi="ar-SA"/>
              </w:rPr>
              <w:t>151</w:t>
            </w:r>
          </w:p>
        </w:tc>
        <w:tc>
          <w:tcPr>
            <w:tcW w:w="2640" w:type="dxa"/>
            <w:noWrap/>
          </w:tcPr>
          <w:p w14:paraId="4561570A" w14:textId="00F12C0E"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Tahoma"/>
                <w:sz w:val="24"/>
                <w:szCs w:val="24"/>
                <w:lang w:bidi="ar-SA"/>
              </w:rPr>
            </w:pPr>
            <w:r w:rsidRPr="000A3E9E">
              <w:rPr>
                <w:rFonts w:ascii="Arial" w:eastAsia="Times New Roman" w:hAnsi="Arial" w:cs="B Lotus"/>
                <w:color w:val="FF0000"/>
                <w:sz w:val="24"/>
                <w:szCs w:val="24"/>
              </w:rPr>
              <w:t>LstThrPlcyCod</w:t>
            </w:r>
          </w:p>
        </w:tc>
        <w:tc>
          <w:tcPr>
            <w:tcW w:w="1900" w:type="dxa"/>
            <w:noWrap/>
          </w:tcPr>
          <w:p w14:paraId="4254F110" w14:textId="3F33D8AC"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Pr>
                <w:rFonts w:ascii="Arial" w:eastAsia="Times New Roman" w:hAnsi="Arial" w:cs="B Lotus"/>
                <w:color w:val="FF0000"/>
                <w:sz w:val="24"/>
                <w:szCs w:val="24"/>
              </w:rPr>
              <w:t>Bigint</w:t>
            </w:r>
          </w:p>
        </w:tc>
        <w:tc>
          <w:tcPr>
            <w:tcW w:w="792" w:type="dxa"/>
            <w:noWrap/>
          </w:tcPr>
          <w:p w14:paraId="4FB0CD7A" w14:textId="430C122E"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sz w:val="24"/>
                <w:szCs w:val="24"/>
                <w:lang w:bidi="ar-SA"/>
              </w:rPr>
            </w:pPr>
            <w:r>
              <w:rPr>
                <w:rFonts w:ascii="Arial" w:eastAsia="Times New Roman" w:hAnsi="Arial" w:cs="B Lotus"/>
                <w:color w:val="FF0000"/>
                <w:sz w:val="24"/>
                <w:szCs w:val="24"/>
              </w:rPr>
              <w:t xml:space="preserve">Yes </w:t>
            </w:r>
          </w:p>
        </w:tc>
        <w:tc>
          <w:tcPr>
            <w:tcW w:w="1648" w:type="dxa"/>
            <w:noWrap/>
          </w:tcPr>
          <w:p w14:paraId="4CC792EB" w14:textId="41224FE5"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Pr>
                <w:rFonts w:ascii="Arial" w:eastAsia="Times New Roman" w:hAnsi="Arial" w:cs="B Lotus" w:hint="cs"/>
                <w:color w:val="FF0000"/>
                <w:sz w:val="24"/>
                <w:szCs w:val="24"/>
                <w:rtl/>
              </w:rPr>
              <w:t>کد یکتا بیمه نامه قبل</w:t>
            </w:r>
          </w:p>
        </w:tc>
        <w:tc>
          <w:tcPr>
            <w:tcW w:w="1329" w:type="dxa"/>
            <w:noWrap/>
          </w:tcPr>
          <w:p w14:paraId="1F5C13CB" w14:textId="7777777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pPr>
          </w:p>
        </w:tc>
      </w:tr>
      <w:tr w:rsidR="00102F65" w:rsidRPr="00F733A3" w14:paraId="065D1CA1" w14:textId="77777777" w:rsidTr="00102F65">
        <w:trPr>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6B6E580C" w14:textId="6DEE74DD" w:rsidR="00102F65" w:rsidRPr="007004CA" w:rsidRDefault="00102F65" w:rsidP="00102F65">
            <w:pPr>
              <w:jc w:val="center"/>
              <w:rPr>
                <w:rFonts w:ascii="Tahoma" w:hAnsi="Tahoma" w:cs="B Lotus"/>
                <w:color w:val="FF0000"/>
                <w:lang w:bidi="ar-SA"/>
              </w:rPr>
            </w:pPr>
            <w:r w:rsidRPr="007004CA">
              <w:rPr>
                <w:rFonts w:ascii="Tahoma" w:hAnsi="Tahoma" w:cs="B Lotus"/>
                <w:color w:val="FF0000"/>
                <w:lang w:bidi="ar-SA"/>
              </w:rPr>
              <w:t>152</w:t>
            </w:r>
          </w:p>
        </w:tc>
        <w:tc>
          <w:tcPr>
            <w:tcW w:w="2640" w:type="dxa"/>
            <w:noWrap/>
          </w:tcPr>
          <w:p w14:paraId="0334B8A7" w14:textId="5C5FCE38" w:rsidR="00102F65" w:rsidRPr="007004CA" w:rsidRDefault="00102F65" w:rsidP="00102F65">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0A3E9E">
              <w:rPr>
                <w:rFonts w:ascii="Arial" w:eastAsia="Times New Roman" w:hAnsi="Arial" w:cs="B Lotus"/>
                <w:color w:val="FF0000"/>
                <w:sz w:val="24"/>
                <w:szCs w:val="24"/>
              </w:rPr>
              <w:t>ShftEndDte</w:t>
            </w:r>
          </w:p>
        </w:tc>
        <w:tc>
          <w:tcPr>
            <w:tcW w:w="1900" w:type="dxa"/>
            <w:noWrap/>
          </w:tcPr>
          <w:p w14:paraId="189C8E8D" w14:textId="627725DD"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0A3E9E">
              <w:rPr>
                <w:rFonts w:ascii="Arial" w:eastAsia="Times New Roman" w:hAnsi="Arial" w:cs="B Lotus" w:hint="cs"/>
                <w:color w:val="FF0000"/>
                <w:sz w:val="24"/>
                <w:szCs w:val="24"/>
              </w:rPr>
              <w:t>varchar(</w:t>
            </w:r>
            <w:r>
              <w:rPr>
                <w:rFonts w:ascii="Arial" w:eastAsia="Times New Roman" w:hAnsi="Arial" w:cs="B Lotus"/>
                <w:color w:val="FF0000"/>
                <w:sz w:val="24"/>
                <w:szCs w:val="24"/>
              </w:rPr>
              <w:t>1</w:t>
            </w:r>
            <w:r w:rsidRPr="000A3E9E">
              <w:rPr>
                <w:rFonts w:ascii="Arial" w:eastAsia="Times New Roman" w:hAnsi="Arial" w:cs="B Lotus" w:hint="cs"/>
                <w:color w:val="FF0000"/>
                <w:sz w:val="24"/>
                <w:szCs w:val="24"/>
              </w:rPr>
              <w:t>0</w:t>
            </w:r>
            <w:r w:rsidRPr="000A3E9E">
              <w:rPr>
                <w:rFonts w:ascii="Arial" w:eastAsia="Times New Roman" w:hAnsi="Arial" w:cs="B Lotus"/>
                <w:color w:val="FF0000"/>
                <w:sz w:val="24"/>
                <w:szCs w:val="24"/>
              </w:rPr>
              <w:t>)</w:t>
            </w:r>
          </w:p>
        </w:tc>
        <w:tc>
          <w:tcPr>
            <w:tcW w:w="792" w:type="dxa"/>
            <w:noWrap/>
          </w:tcPr>
          <w:p w14:paraId="49156D53" w14:textId="0FF4823A"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rPr>
                <w:rFonts w:ascii="Tahoma" w:hAnsi="Tahoma" w:cs="B Lotus"/>
                <w:sz w:val="24"/>
                <w:szCs w:val="24"/>
                <w:lang w:bidi="ar-SA"/>
              </w:rPr>
            </w:pPr>
            <w:r w:rsidRPr="000A3E9E">
              <w:rPr>
                <w:rFonts w:ascii="Arial" w:eastAsia="Times New Roman" w:hAnsi="Arial" w:cs="B Lotus"/>
                <w:color w:val="FF0000"/>
                <w:sz w:val="24"/>
                <w:szCs w:val="24"/>
              </w:rPr>
              <w:t>Yes</w:t>
            </w:r>
          </w:p>
        </w:tc>
        <w:tc>
          <w:tcPr>
            <w:tcW w:w="1648" w:type="dxa"/>
            <w:noWrap/>
          </w:tcPr>
          <w:p w14:paraId="560FD92D" w14:textId="3234B6F9" w:rsidR="00102F65" w:rsidRPr="007004CA" w:rsidRDefault="00102F65" w:rsidP="00102F65">
            <w:pPr>
              <w:jc w:val="mediumKashida"/>
              <w:cnfStyle w:val="000000000000" w:firstRow="0" w:lastRow="0" w:firstColumn="0" w:lastColumn="0" w:oddVBand="0" w:evenVBand="0" w:oddHBand="0" w:evenHBand="0" w:firstRowFirstColumn="0" w:firstRowLastColumn="0" w:lastRowFirstColumn="0" w:lastRowLastColumn="0"/>
              <w:rPr>
                <w:rFonts w:ascii="Consolas" w:hAnsi="Consolas" w:cs="B Lotus"/>
                <w:rtl/>
                <w:lang w:bidi="ar-SA"/>
              </w:rPr>
            </w:pPr>
            <w:r>
              <w:rPr>
                <w:rFonts w:ascii="Arial" w:eastAsia="Times New Roman" w:hAnsi="Arial" w:cs="B Lotus" w:hint="cs"/>
                <w:color w:val="FF0000"/>
                <w:sz w:val="24"/>
                <w:szCs w:val="24"/>
                <w:rtl/>
              </w:rPr>
              <w:t>تاریخ پایان بیمه نامه انتقالی</w:t>
            </w:r>
          </w:p>
        </w:tc>
        <w:tc>
          <w:tcPr>
            <w:tcW w:w="1329" w:type="dxa"/>
            <w:noWrap/>
          </w:tcPr>
          <w:p w14:paraId="390B6CE3" w14:textId="77777777" w:rsidR="00102F65" w:rsidRPr="007004CA" w:rsidRDefault="00102F65" w:rsidP="00102F65">
            <w:pPr>
              <w:cnfStyle w:val="000000000000" w:firstRow="0" w:lastRow="0" w:firstColumn="0" w:lastColumn="0" w:oddVBand="0" w:evenVBand="0" w:oddHBand="0" w:evenHBand="0" w:firstRowFirstColumn="0" w:firstRowLastColumn="0" w:lastRowFirstColumn="0" w:lastRowLastColumn="0"/>
            </w:pPr>
          </w:p>
        </w:tc>
      </w:tr>
      <w:tr w:rsidR="00102F65" w:rsidRPr="00F733A3" w14:paraId="2D70F80A" w14:textId="77777777" w:rsidTr="00102F6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07" w:type="dxa"/>
            <w:shd w:val="clear" w:color="auto" w:fill="8DB3E2" w:themeFill="text2" w:themeFillTint="66"/>
            <w:noWrap/>
          </w:tcPr>
          <w:p w14:paraId="7DD1B13E" w14:textId="6A6D400A" w:rsidR="00102F65" w:rsidRPr="007004CA" w:rsidRDefault="00102F65" w:rsidP="00102F65">
            <w:pPr>
              <w:jc w:val="center"/>
              <w:rPr>
                <w:rFonts w:ascii="Tahoma" w:hAnsi="Tahoma" w:cs="B Lotus"/>
                <w:color w:val="FF0000"/>
                <w:lang w:bidi="ar-SA"/>
              </w:rPr>
            </w:pPr>
            <w:r w:rsidRPr="007004CA">
              <w:rPr>
                <w:rFonts w:ascii="Tahoma" w:hAnsi="Tahoma" w:cs="B Lotus" w:hint="cs"/>
                <w:color w:val="FF0000"/>
                <w:rtl/>
                <w:lang w:bidi="ar-SA"/>
              </w:rPr>
              <w:t>153</w:t>
            </w:r>
          </w:p>
        </w:tc>
        <w:tc>
          <w:tcPr>
            <w:tcW w:w="2640" w:type="dxa"/>
            <w:noWrap/>
          </w:tcPr>
          <w:p w14:paraId="708985E4" w14:textId="2B5C485F" w:rsidR="00102F65" w:rsidRPr="007004CA" w:rsidRDefault="00102F65" w:rsidP="00102F65">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0A3E9E">
              <w:rPr>
                <w:rFonts w:ascii="Arial" w:eastAsia="Times New Roman" w:hAnsi="Arial" w:cs="B Lotus"/>
                <w:color w:val="FF0000"/>
                <w:sz w:val="24"/>
                <w:szCs w:val="24"/>
              </w:rPr>
              <w:t>ShftThrPlcyCod</w:t>
            </w:r>
          </w:p>
        </w:tc>
        <w:tc>
          <w:tcPr>
            <w:tcW w:w="1900" w:type="dxa"/>
            <w:noWrap/>
          </w:tcPr>
          <w:p w14:paraId="66E26B18" w14:textId="0E513D28"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0A3E9E">
              <w:rPr>
                <w:rFonts w:ascii="Arial" w:eastAsia="Times New Roman" w:hAnsi="Arial" w:cs="B Lotus"/>
                <w:color w:val="FF0000"/>
                <w:sz w:val="24"/>
                <w:szCs w:val="24"/>
              </w:rPr>
              <w:t>Bigint</w:t>
            </w:r>
          </w:p>
        </w:tc>
        <w:tc>
          <w:tcPr>
            <w:tcW w:w="792" w:type="dxa"/>
            <w:noWrap/>
          </w:tcPr>
          <w:p w14:paraId="17336DE2" w14:textId="5DA3D66F"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rPr>
                <w:rFonts w:ascii="Tahoma" w:hAnsi="Tahoma" w:cs="B Lotus"/>
                <w:sz w:val="24"/>
                <w:szCs w:val="24"/>
                <w:lang w:bidi="ar-SA"/>
              </w:rPr>
            </w:pPr>
            <w:r w:rsidRPr="000A3E9E">
              <w:rPr>
                <w:rFonts w:ascii="Arial" w:eastAsia="Times New Roman" w:hAnsi="Arial" w:cs="B Lotus"/>
                <w:color w:val="FF0000"/>
                <w:sz w:val="24"/>
                <w:szCs w:val="24"/>
              </w:rPr>
              <w:t>Yes</w:t>
            </w:r>
          </w:p>
        </w:tc>
        <w:tc>
          <w:tcPr>
            <w:tcW w:w="1648" w:type="dxa"/>
            <w:noWrap/>
          </w:tcPr>
          <w:p w14:paraId="2B0B3BBD" w14:textId="71665549" w:rsidR="00102F65" w:rsidRPr="007004CA" w:rsidRDefault="00102F65" w:rsidP="00102F65">
            <w:pPr>
              <w:jc w:val="mediumKashida"/>
              <w:cnfStyle w:val="000000100000" w:firstRow="0" w:lastRow="0" w:firstColumn="0" w:lastColumn="0" w:oddVBand="0" w:evenVBand="0" w:oddHBand="1" w:evenHBand="0" w:firstRowFirstColumn="0" w:firstRowLastColumn="0" w:lastRowFirstColumn="0" w:lastRowLastColumn="0"/>
              <w:rPr>
                <w:rFonts w:ascii="Consolas" w:hAnsi="Consolas" w:cs="B Lotus"/>
                <w:rtl/>
                <w:lang w:bidi="ar-SA"/>
              </w:rPr>
            </w:pPr>
            <w:r>
              <w:rPr>
                <w:rFonts w:ascii="Arial" w:eastAsia="Times New Roman" w:hAnsi="Arial" w:cs="B Lotus" w:hint="cs"/>
                <w:color w:val="FF0000"/>
                <w:sz w:val="24"/>
                <w:szCs w:val="24"/>
                <w:rtl/>
              </w:rPr>
              <w:t>کد یکتا بیمه نامه انتقالی</w:t>
            </w:r>
          </w:p>
        </w:tc>
        <w:tc>
          <w:tcPr>
            <w:tcW w:w="1329" w:type="dxa"/>
            <w:noWrap/>
          </w:tcPr>
          <w:p w14:paraId="68FF83D2" w14:textId="77777777" w:rsidR="00102F65" w:rsidRPr="007004CA" w:rsidRDefault="00102F65" w:rsidP="00102F65">
            <w:pPr>
              <w:cnfStyle w:val="000000100000" w:firstRow="0" w:lastRow="0" w:firstColumn="0" w:lastColumn="0" w:oddVBand="0" w:evenVBand="0" w:oddHBand="1" w:evenHBand="0" w:firstRowFirstColumn="0" w:firstRowLastColumn="0" w:lastRowFirstColumn="0" w:lastRowLastColumn="0"/>
            </w:pPr>
          </w:p>
        </w:tc>
      </w:tr>
    </w:tbl>
    <w:p w14:paraId="24D7A6C4" w14:textId="77777777" w:rsidR="001E4D47" w:rsidRPr="00F733A3" w:rsidRDefault="001E4D47" w:rsidP="001E4D47">
      <w:pPr>
        <w:rPr>
          <w:rFonts w:cs="B Lotus"/>
          <w:sz w:val="28"/>
          <w:szCs w:val="28"/>
          <w:rtl/>
        </w:rPr>
      </w:pPr>
    </w:p>
    <w:tbl>
      <w:tblPr>
        <w:tblStyle w:val="GridTable4-Accent5"/>
        <w:tblpPr w:leftFromText="180" w:rightFromText="180" w:vertAnchor="text" w:horzAnchor="margin" w:tblpXSpec="center" w:tblpY="480"/>
        <w:bidiVisual/>
        <w:tblW w:w="9710" w:type="dxa"/>
        <w:tblLook w:val="04A0" w:firstRow="1" w:lastRow="0" w:firstColumn="1" w:lastColumn="0" w:noHBand="0" w:noVBand="1"/>
      </w:tblPr>
      <w:tblGrid>
        <w:gridCol w:w="810"/>
        <w:gridCol w:w="810"/>
        <w:gridCol w:w="8090"/>
      </w:tblGrid>
      <w:tr w:rsidR="00083E6B" w:rsidRPr="00A367A7" w14:paraId="1CA2A63B" w14:textId="77777777" w:rsidTr="00083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F530CF9" w14:textId="77777777" w:rsidR="00083E6B" w:rsidRPr="00A367A7" w:rsidRDefault="00083E6B" w:rsidP="00083E6B">
            <w:pPr>
              <w:jc w:val="center"/>
              <w:rPr>
                <w:rFonts w:cs="B Lotus"/>
                <w:rtl/>
              </w:rPr>
            </w:pPr>
            <w:bookmarkStart w:id="65" w:name="_Toc38109496"/>
            <w:r>
              <w:rPr>
                <w:rFonts w:cs="B Lotus" w:hint="cs"/>
                <w:rtl/>
              </w:rPr>
              <w:t>ردیف</w:t>
            </w:r>
          </w:p>
        </w:tc>
        <w:tc>
          <w:tcPr>
            <w:tcW w:w="810" w:type="dxa"/>
          </w:tcPr>
          <w:p w14:paraId="502578CF" w14:textId="77777777" w:rsidR="00083E6B" w:rsidRPr="00A367A7" w:rsidRDefault="00083E6B" w:rsidP="00083E6B">
            <w:pPr>
              <w:jc w:val="center"/>
              <w:cnfStyle w:val="100000000000" w:firstRow="1" w:lastRow="0" w:firstColumn="0" w:lastColumn="0" w:oddVBand="0" w:evenVBand="0" w:oddHBand="0" w:evenHBand="0" w:firstRowFirstColumn="0" w:firstRowLastColumn="0" w:lastRowFirstColumn="0" w:lastRowLastColumn="0"/>
              <w:rPr>
                <w:rFonts w:cs="B Lotus"/>
                <w:rtl/>
              </w:rPr>
            </w:pPr>
            <w:r w:rsidRPr="00A367A7">
              <w:rPr>
                <w:rFonts w:cs="B Lotus" w:hint="cs"/>
                <w:rtl/>
              </w:rPr>
              <w:t>کد خطا</w:t>
            </w:r>
          </w:p>
        </w:tc>
        <w:tc>
          <w:tcPr>
            <w:tcW w:w="8090" w:type="dxa"/>
          </w:tcPr>
          <w:p w14:paraId="48987A8F" w14:textId="77777777" w:rsidR="00083E6B" w:rsidRPr="00A367A7" w:rsidRDefault="00083E6B" w:rsidP="00083E6B">
            <w:pPr>
              <w:jc w:val="center"/>
              <w:cnfStyle w:val="100000000000" w:firstRow="1" w:lastRow="0" w:firstColumn="0" w:lastColumn="0" w:oddVBand="0" w:evenVBand="0" w:oddHBand="0" w:evenHBand="0" w:firstRowFirstColumn="0" w:firstRowLastColumn="0" w:lastRowFirstColumn="0" w:lastRowLastColumn="0"/>
              <w:rPr>
                <w:rFonts w:cs="B Lotus"/>
                <w:rtl/>
              </w:rPr>
            </w:pPr>
            <w:r w:rsidRPr="00A367A7">
              <w:rPr>
                <w:rFonts w:cs="B Lotus" w:hint="cs"/>
                <w:rtl/>
              </w:rPr>
              <w:t>عنوان خطا</w:t>
            </w:r>
          </w:p>
        </w:tc>
      </w:tr>
      <w:tr w:rsidR="00083E6B" w:rsidRPr="00A367A7" w14:paraId="477FC9D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6CFD69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E681854" w14:textId="09D6BDE4" w:rsidR="00083E6B" w:rsidRPr="00083E6B" w:rsidRDefault="00977ADE"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Pr>
                <w:rFonts w:cs="B Lotus"/>
              </w:rPr>
              <w:t xml:space="preserve"> </w:t>
            </w:r>
            <w:r w:rsidR="0059068F">
              <w:rPr>
                <w:rFonts w:cs="B Lotus"/>
              </w:rPr>
              <w:t xml:space="preserve">    </w:t>
            </w:r>
          </w:p>
        </w:tc>
        <w:tc>
          <w:tcPr>
            <w:tcW w:w="8090" w:type="dxa"/>
          </w:tcPr>
          <w:p w14:paraId="4A7A0E34" w14:textId="198ADD47"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CmpCod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شرکت</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5B86EEE7"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C700F7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20EC69D" w14:textId="7F57AA4E"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w:t>
            </w:r>
          </w:p>
        </w:tc>
        <w:tc>
          <w:tcPr>
            <w:tcW w:w="8090" w:type="dxa"/>
          </w:tcPr>
          <w:p w14:paraId="4BE64236" w14:textId="612D776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CmpCod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شرکت</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743D4F3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287F33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48AD3B6" w14:textId="284AC166"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3</w:t>
            </w:r>
          </w:p>
        </w:tc>
        <w:tc>
          <w:tcPr>
            <w:tcW w:w="8090" w:type="dxa"/>
          </w:tcPr>
          <w:p w14:paraId="2CE8A637" w14:textId="56EA401E"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PrntPlcyCmpDocNo</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چاپی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3BF0BB94"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F13E20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8D29DC6" w14:textId="73AAA57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4</w:t>
            </w:r>
          </w:p>
        </w:tc>
        <w:tc>
          <w:tcPr>
            <w:tcW w:w="8090" w:type="dxa"/>
          </w:tcPr>
          <w:p w14:paraId="72FBAB8A" w14:textId="749B065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UsgCod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کاربری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3BFAC9F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D58ECB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77DFB0C" w14:textId="7A4F53AE"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5</w:t>
            </w:r>
          </w:p>
        </w:tc>
        <w:tc>
          <w:tcPr>
            <w:tcW w:w="8090" w:type="dxa"/>
          </w:tcPr>
          <w:p w14:paraId="37150202" w14:textId="504A21D6"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UsgCod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کاربری</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است</w:t>
            </w:r>
          </w:p>
        </w:tc>
      </w:tr>
      <w:tr w:rsidR="00083E6B" w:rsidRPr="00A367A7" w14:paraId="2961EACB"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F21D368"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FB800BD" w14:textId="4700F0AC"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6</w:t>
            </w:r>
          </w:p>
        </w:tc>
        <w:tc>
          <w:tcPr>
            <w:tcW w:w="8090" w:type="dxa"/>
          </w:tcPr>
          <w:p w14:paraId="01014933" w14:textId="0A1DDFD6"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CarGrpCod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گروه</w:t>
            </w:r>
            <w:r w:rsidRPr="00083E6B">
              <w:rPr>
                <w:rFonts w:cs="B Lotus"/>
                <w:rtl/>
              </w:rPr>
              <w:t xml:space="preserve"> </w:t>
            </w:r>
            <w:r w:rsidRPr="00083E6B">
              <w:rPr>
                <w:rFonts w:cs="B Lotus" w:hint="cs"/>
                <w:rtl/>
              </w:rPr>
              <w:t>بندی</w:t>
            </w:r>
            <w:r w:rsidRPr="00083E6B">
              <w:rPr>
                <w:rFonts w:cs="B Lotus"/>
                <w:rtl/>
              </w:rPr>
              <w:t xml:space="preserve"> </w:t>
            </w:r>
            <w:r w:rsidRPr="00083E6B">
              <w:rPr>
                <w:rFonts w:cs="B Lotus" w:hint="cs"/>
                <w:rtl/>
              </w:rPr>
              <w:t>در</w:t>
            </w:r>
            <w:r w:rsidRPr="00083E6B">
              <w:rPr>
                <w:rFonts w:cs="B Lotus"/>
                <w:rtl/>
              </w:rPr>
              <w:t xml:space="preserve"> </w:t>
            </w:r>
            <w:r w:rsidRPr="00083E6B">
              <w:rPr>
                <w:rFonts w:cs="B Lotus" w:hint="cs"/>
                <w:rtl/>
              </w:rPr>
              <w:t>شخص</w:t>
            </w:r>
            <w:r w:rsidRPr="00083E6B">
              <w:rPr>
                <w:rFonts w:cs="B Lotus"/>
                <w:rtl/>
              </w:rPr>
              <w:t xml:space="preserve"> </w:t>
            </w:r>
            <w:r w:rsidRPr="00083E6B">
              <w:rPr>
                <w:rFonts w:cs="B Lotus" w:hint="cs"/>
                <w:rtl/>
              </w:rPr>
              <w:t>ثالث</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64986D96"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C79293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F2FF70B" w14:textId="3720D70E"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7</w:t>
            </w:r>
          </w:p>
        </w:tc>
        <w:tc>
          <w:tcPr>
            <w:tcW w:w="8090" w:type="dxa"/>
          </w:tcPr>
          <w:p w14:paraId="2E253614" w14:textId="01E7046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CylCnt</w:t>
            </w:r>
            <w:r w:rsidRPr="00083E6B">
              <w:rPr>
                <w:rFonts w:cs="B Lotus"/>
                <w:rtl/>
              </w:rPr>
              <w:t xml:space="preserve"> - </w:t>
            </w:r>
            <w:r w:rsidRPr="00083E6B">
              <w:rPr>
                <w:rFonts w:cs="B Lotus" w:hint="cs"/>
                <w:rtl/>
              </w:rPr>
              <w:t>تعداد</w:t>
            </w:r>
            <w:r w:rsidRPr="00083E6B">
              <w:rPr>
                <w:rFonts w:cs="B Lotus"/>
                <w:rtl/>
              </w:rPr>
              <w:t xml:space="preserve"> </w:t>
            </w:r>
            <w:r w:rsidRPr="00083E6B">
              <w:rPr>
                <w:rFonts w:cs="B Lotus" w:hint="cs"/>
                <w:rtl/>
              </w:rPr>
              <w:t>سیلندر</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47CE90E1"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46B108E8"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0AF77F6" w14:textId="16A0FF32"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8</w:t>
            </w:r>
          </w:p>
        </w:tc>
        <w:tc>
          <w:tcPr>
            <w:tcW w:w="8090" w:type="dxa"/>
          </w:tcPr>
          <w:p w14:paraId="3699DD61" w14:textId="396AECD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PrsnCnt</w:t>
            </w:r>
            <w:r w:rsidRPr="00083E6B">
              <w:rPr>
                <w:rFonts w:cs="B Lotus"/>
                <w:rtl/>
              </w:rPr>
              <w:t xml:space="preserve"> - </w:t>
            </w:r>
            <w:r w:rsidRPr="00083E6B">
              <w:rPr>
                <w:rFonts w:cs="B Lotus" w:hint="cs"/>
                <w:rtl/>
              </w:rPr>
              <w:t>تعداد</w:t>
            </w:r>
            <w:r w:rsidRPr="00083E6B">
              <w:rPr>
                <w:rFonts w:cs="B Lotus"/>
                <w:rtl/>
              </w:rPr>
              <w:t xml:space="preserve"> </w:t>
            </w:r>
            <w:r w:rsidRPr="00083E6B">
              <w:rPr>
                <w:rFonts w:cs="B Lotus" w:hint="cs"/>
                <w:rtl/>
              </w:rPr>
              <w:t>سرنشین</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6DB9741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A98DBE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5384644" w14:textId="560CF67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9</w:t>
            </w:r>
          </w:p>
        </w:tc>
        <w:tc>
          <w:tcPr>
            <w:tcW w:w="8090" w:type="dxa"/>
          </w:tcPr>
          <w:p w14:paraId="4AEC7E63" w14:textId="4A58A89F"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PrdDte</w:t>
            </w:r>
            <w:r w:rsidRPr="00083E6B">
              <w:rPr>
                <w:rFonts w:cs="B Lotus"/>
                <w:rtl/>
              </w:rPr>
              <w:t xml:space="preserve"> - </w:t>
            </w:r>
            <w:r w:rsidRPr="00083E6B">
              <w:rPr>
                <w:rFonts w:cs="B Lotus" w:hint="cs"/>
                <w:rtl/>
              </w:rPr>
              <w:t>سال</w:t>
            </w:r>
            <w:r w:rsidRPr="00083E6B">
              <w:rPr>
                <w:rFonts w:cs="B Lotus"/>
                <w:rtl/>
              </w:rPr>
              <w:t xml:space="preserve"> </w:t>
            </w:r>
            <w:r w:rsidRPr="00083E6B">
              <w:rPr>
                <w:rFonts w:cs="B Lotus" w:hint="cs"/>
                <w:rtl/>
              </w:rPr>
              <w:t>ساخت</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19B94E3B"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EA7147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AC99E34" w14:textId="4649B0BB"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10</w:t>
            </w:r>
          </w:p>
        </w:tc>
        <w:tc>
          <w:tcPr>
            <w:tcW w:w="8090" w:type="dxa"/>
          </w:tcPr>
          <w:p w14:paraId="53C723E8" w14:textId="140DCF07"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PrdDte</w:t>
            </w:r>
            <w:r w:rsidRPr="00083E6B">
              <w:rPr>
                <w:rFonts w:cs="B Lotus"/>
                <w:rtl/>
              </w:rPr>
              <w:t xml:space="preserve"> - </w:t>
            </w:r>
            <w:r w:rsidRPr="00083E6B">
              <w:rPr>
                <w:rFonts w:cs="B Lotus" w:hint="cs"/>
                <w:rtl/>
              </w:rPr>
              <w:t>سال</w:t>
            </w:r>
            <w:r w:rsidRPr="00083E6B">
              <w:rPr>
                <w:rFonts w:cs="B Lotus"/>
                <w:rtl/>
              </w:rPr>
              <w:t xml:space="preserve"> </w:t>
            </w:r>
            <w:r w:rsidRPr="00083E6B">
              <w:rPr>
                <w:rFonts w:cs="B Lotus" w:hint="cs"/>
                <w:rtl/>
              </w:rPr>
              <w:t>ساخت</w:t>
            </w:r>
            <w:r w:rsidRPr="00083E6B">
              <w:rPr>
                <w:rFonts w:cs="B Lotus"/>
                <w:rtl/>
              </w:rPr>
              <w:t xml:space="preserve"> </w:t>
            </w:r>
            <w:r w:rsidRPr="00083E6B">
              <w:rPr>
                <w:rFonts w:cs="B Lotus" w:hint="cs"/>
                <w:rtl/>
              </w:rPr>
              <w:t>اشتباه</w:t>
            </w:r>
            <w:r w:rsidRPr="00083E6B">
              <w:rPr>
                <w:rFonts w:cs="B Lotus"/>
                <w:rtl/>
              </w:rPr>
              <w:t xml:space="preserve"> </w:t>
            </w:r>
            <w:r w:rsidRPr="00083E6B">
              <w:rPr>
                <w:rFonts w:cs="B Lotus" w:hint="cs"/>
                <w:rtl/>
              </w:rPr>
              <w:t>است</w:t>
            </w:r>
          </w:p>
        </w:tc>
      </w:tr>
      <w:tr w:rsidR="00083E6B" w:rsidRPr="00A367A7" w14:paraId="6B77BFE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4FAE3D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8033746" w14:textId="70CBF1E4"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11</w:t>
            </w:r>
          </w:p>
        </w:tc>
        <w:tc>
          <w:tcPr>
            <w:tcW w:w="8090" w:type="dxa"/>
          </w:tcPr>
          <w:p w14:paraId="0E6C4AA1" w14:textId="5B0BBA6D"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MtrNum</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موتور</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497F6C43"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C0AE533"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907CA56" w14:textId="6BFBD883"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12</w:t>
            </w:r>
          </w:p>
        </w:tc>
        <w:tc>
          <w:tcPr>
            <w:tcW w:w="8090" w:type="dxa"/>
          </w:tcPr>
          <w:p w14:paraId="3AEA4C57" w14:textId="37AE0F87"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ShsNum</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شاسی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241ADA4F"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8692B3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5AAE35F" w14:textId="2B968449"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13</w:t>
            </w:r>
          </w:p>
        </w:tc>
        <w:tc>
          <w:tcPr>
            <w:tcW w:w="8090" w:type="dxa"/>
          </w:tcPr>
          <w:p w14:paraId="77E194EA" w14:textId="485DC0FB"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7DCA9F13"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535C19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A4FD2B5" w14:textId="4FC13C91"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14</w:t>
            </w:r>
          </w:p>
        </w:tc>
        <w:tc>
          <w:tcPr>
            <w:tcW w:w="8090" w:type="dxa"/>
          </w:tcPr>
          <w:p w14:paraId="13534D56" w14:textId="433D694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LfCvrCptl</w:t>
            </w:r>
            <w:r w:rsidRPr="00083E6B">
              <w:rPr>
                <w:rFonts w:cs="B Lotus"/>
                <w:rtl/>
              </w:rPr>
              <w:t xml:space="preserve"> - </w:t>
            </w:r>
            <w:r w:rsidRPr="00083E6B">
              <w:rPr>
                <w:rFonts w:cs="B Lotus" w:hint="cs"/>
                <w:rtl/>
              </w:rPr>
              <w:t>مبلغ</w:t>
            </w:r>
            <w:r w:rsidRPr="00083E6B">
              <w:rPr>
                <w:rFonts w:cs="B Lotus"/>
                <w:rtl/>
              </w:rPr>
              <w:t xml:space="preserve"> </w:t>
            </w:r>
            <w:r w:rsidRPr="00083E6B">
              <w:rPr>
                <w:rFonts w:cs="B Lotus" w:hint="cs"/>
                <w:rtl/>
              </w:rPr>
              <w:t>تعهد</w:t>
            </w:r>
            <w:r w:rsidRPr="00083E6B">
              <w:rPr>
                <w:rFonts w:cs="B Lotus"/>
                <w:rtl/>
              </w:rPr>
              <w:t xml:space="preserve"> </w:t>
            </w:r>
            <w:r w:rsidRPr="00083E6B">
              <w:rPr>
                <w:rFonts w:cs="B Lotus" w:hint="cs"/>
                <w:rtl/>
              </w:rPr>
              <w:t>بدنی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22998C7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1459D0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6A50801" w14:textId="25FCCA7F"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15</w:t>
            </w:r>
          </w:p>
        </w:tc>
        <w:tc>
          <w:tcPr>
            <w:tcW w:w="8090" w:type="dxa"/>
          </w:tcPr>
          <w:p w14:paraId="4430E3A2" w14:textId="6DF12DB8"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FnCvrCptl</w:t>
            </w:r>
            <w:r w:rsidRPr="00083E6B">
              <w:rPr>
                <w:rFonts w:cs="B Lotus"/>
                <w:rtl/>
              </w:rPr>
              <w:t xml:space="preserve"> - </w:t>
            </w:r>
            <w:r w:rsidRPr="00083E6B">
              <w:rPr>
                <w:rFonts w:cs="B Lotus" w:hint="cs"/>
                <w:rtl/>
              </w:rPr>
              <w:t>مبلغ</w:t>
            </w:r>
            <w:r w:rsidRPr="00083E6B">
              <w:rPr>
                <w:rFonts w:cs="B Lotus"/>
                <w:rtl/>
              </w:rPr>
              <w:t xml:space="preserve"> </w:t>
            </w:r>
            <w:r w:rsidRPr="00083E6B">
              <w:rPr>
                <w:rFonts w:cs="B Lotus" w:hint="cs"/>
                <w:rtl/>
              </w:rPr>
              <w:t>تعهد</w:t>
            </w:r>
            <w:r w:rsidRPr="00083E6B">
              <w:rPr>
                <w:rFonts w:cs="B Lotus"/>
                <w:rtl/>
              </w:rPr>
              <w:t xml:space="preserve"> </w:t>
            </w:r>
            <w:r w:rsidRPr="00083E6B">
              <w:rPr>
                <w:rFonts w:cs="B Lotus" w:hint="cs"/>
                <w:rtl/>
              </w:rPr>
              <w:t>مالی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30260BB9"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7AE065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A37483F" w14:textId="5873E5E7"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16</w:t>
            </w:r>
          </w:p>
        </w:tc>
        <w:tc>
          <w:tcPr>
            <w:tcW w:w="8090" w:type="dxa"/>
          </w:tcPr>
          <w:p w14:paraId="65DB7BB7" w14:textId="7147A4B5"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PrsnCvrCptl</w:t>
            </w:r>
            <w:r w:rsidRPr="00083E6B">
              <w:rPr>
                <w:rFonts w:cs="B Lotus"/>
                <w:rtl/>
              </w:rPr>
              <w:t xml:space="preserve"> - </w:t>
            </w:r>
            <w:r w:rsidRPr="00083E6B">
              <w:rPr>
                <w:rFonts w:cs="B Lotus" w:hint="cs"/>
                <w:rtl/>
              </w:rPr>
              <w:t>مبلغ</w:t>
            </w:r>
            <w:r w:rsidRPr="00083E6B">
              <w:rPr>
                <w:rFonts w:cs="B Lotus"/>
                <w:rtl/>
              </w:rPr>
              <w:t xml:space="preserve"> </w:t>
            </w:r>
            <w:r w:rsidRPr="00083E6B">
              <w:rPr>
                <w:rFonts w:cs="B Lotus" w:hint="cs"/>
                <w:rtl/>
              </w:rPr>
              <w:t>تعهد</w:t>
            </w:r>
            <w:r w:rsidRPr="00083E6B">
              <w:rPr>
                <w:rFonts w:cs="B Lotus"/>
                <w:rtl/>
              </w:rPr>
              <w:t xml:space="preserve"> </w:t>
            </w:r>
            <w:r w:rsidRPr="00083E6B">
              <w:rPr>
                <w:rFonts w:cs="B Lotus" w:hint="cs"/>
                <w:rtl/>
              </w:rPr>
              <w:t>حوادث</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76211FF8"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E9C95C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82B6191" w14:textId="6486B321"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17</w:t>
            </w:r>
          </w:p>
        </w:tc>
        <w:tc>
          <w:tcPr>
            <w:tcW w:w="8090" w:type="dxa"/>
          </w:tcPr>
          <w:p w14:paraId="534AC2D4" w14:textId="1E92F11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Prm</w:t>
            </w:r>
            <w:r w:rsidRPr="00083E6B">
              <w:rPr>
                <w:rFonts w:cs="B Lotus"/>
                <w:rtl/>
              </w:rPr>
              <w:t xml:space="preserve"> -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5732EC4E"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FD46EF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3B10B83" w14:textId="06382C72"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18</w:t>
            </w:r>
          </w:p>
        </w:tc>
        <w:tc>
          <w:tcPr>
            <w:tcW w:w="8090" w:type="dxa"/>
          </w:tcPr>
          <w:p w14:paraId="7A137315" w14:textId="340DB52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CalcPrm</w:t>
            </w:r>
            <w:r w:rsidRPr="00083E6B">
              <w:rPr>
                <w:rFonts w:cs="B Lotus"/>
                <w:rtl/>
              </w:rPr>
              <w:t xml:space="preserve"> -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قانونی</w:t>
            </w:r>
            <w:r w:rsidRPr="00083E6B">
              <w:rPr>
                <w:rFonts w:cs="B Lotus"/>
                <w:rtl/>
              </w:rPr>
              <w:t xml:space="preserve"> </w:t>
            </w:r>
            <w:r w:rsidRPr="00083E6B">
              <w:rPr>
                <w:rFonts w:cs="B Lotus" w:hint="cs"/>
                <w:rtl/>
              </w:rPr>
              <w:t>ثالث</w:t>
            </w:r>
            <w:r w:rsidRPr="00083E6B">
              <w:rPr>
                <w:rFonts w:cs="B Lotus"/>
                <w:rtl/>
              </w:rPr>
              <w:t xml:space="preserve"> </w:t>
            </w:r>
            <w:r w:rsidRPr="00083E6B">
              <w:rPr>
                <w:rFonts w:cs="B Lotus" w:hint="cs"/>
                <w:rtl/>
              </w:rPr>
              <w:t>اجباری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1CEB7803"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7A059F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DA7DBE1" w14:textId="0CEB8BA9"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19</w:t>
            </w:r>
          </w:p>
        </w:tc>
        <w:tc>
          <w:tcPr>
            <w:tcW w:w="8090" w:type="dxa"/>
          </w:tcPr>
          <w:p w14:paraId="6BAB1257" w14:textId="43599AD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Tax</w:t>
            </w:r>
            <w:r w:rsidRPr="00083E6B">
              <w:rPr>
                <w:rFonts w:cs="B Lotus"/>
                <w:rtl/>
              </w:rPr>
              <w:t xml:space="preserve"> - </w:t>
            </w:r>
            <w:r w:rsidRPr="00083E6B">
              <w:rPr>
                <w:rFonts w:cs="B Lotus" w:hint="cs"/>
                <w:rtl/>
              </w:rPr>
              <w:t>مبلغ</w:t>
            </w:r>
            <w:r w:rsidRPr="00083E6B">
              <w:rPr>
                <w:rFonts w:cs="B Lotus"/>
                <w:rtl/>
              </w:rPr>
              <w:t xml:space="preserve"> </w:t>
            </w:r>
            <w:r w:rsidRPr="00083E6B">
              <w:rPr>
                <w:rFonts w:cs="B Lotus" w:hint="cs"/>
                <w:rtl/>
              </w:rPr>
              <w:t>مالیات</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336825DF"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067CDD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950F7F6" w14:textId="5F96697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20</w:t>
            </w:r>
          </w:p>
        </w:tc>
        <w:tc>
          <w:tcPr>
            <w:tcW w:w="8090" w:type="dxa"/>
          </w:tcPr>
          <w:p w14:paraId="32459B6B" w14:textId="28591D5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Tol</w:t>
            </w:r>
            <w:r w:rsidRPr="00083E6B">
              <w:rPr>
                <w:rFonts w:cs="B Lotus"/>
                <w:rtl/>
              </w:rPr>
              <w:t xml:space="preserve"> - </w:t>
            </w:r>
            <w:r w:rsidRPr="00083E6B">
              <w:rPr>
                <w:rFonts w:cs="B Lotus" w:hint="cs"/>
                <w:rtl/>
              </w:rPr>
              <w:t>مبلغ</w:t>
            </w:r>
            <w:r w:rsidRPr="00083E6B">
              <w:rPr>
                <w:rFonts w:cs="B Lotus"/>
                <w:rtl/>
              </w:rPr>
              <w:t xml:space="preserve"> </w:t>
            </w:r>
            <w:r w:rsidRPr="00083E6B">
              <w:rPr>
                <w:rFonts w:cs="B Lotus" w:hint="cs"/>
                <w:rtl/>
              </w:rPr>
              <w:t>عوارض</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0EE031FC"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D81B93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4AB980C" w14:textId="7DC7C9BA"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21</w:t>
            </w:r>
          </w:p>
        </w:tc>
        <w:tc>
          <w:tcPr>
            <w:tcW w:w="8090" w:type="dxa"/>
          </w:tcPr>
          <w:p w14:paraId="35F4E41E" w14:textId="7492E213"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ExcLfPrm</w:t>
            </w:r>
            <w:r w:rsidRPr="00083E6B">
              <w:rPr>
                <w:rFonts w:cs="B Lotus"/>
                <w:rtl/>
              </w:rPr>
              <w:t xml:space="preserve"> -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مازاد</w:t>
            </w:r>
            <w:r w:rsidRPr="00083E6B">
              <w:rPr>
                <w:rFonts w:cs="B Lotus"/>
                <w:rtl/>
              </w:rPr>
              <w:t xml:space="preserve"> </w:t>
            </w:r>
            <w:r w:rsidRPr="00083E6B">
              <w:rPr>
                <w:rFonts w:cs="B Lotus" w:hint="cs"/>
                <w:rtl/>
              </w:rPr>
              <w:t>بدنی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7573C3D3"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49EA574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E232A9D" w14:textId="41F7D655"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22</w:t>
            </w:r>
          </w:p>
        </w:tc>
        <w:tc>
          <w:tcPr>
            <w:tcW w:w="8090" w:type="dxa"/>
          </w:tcPr>
          <w:p w14:paraId="6626B17C" w14:textId="5BE65637"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ExcFnPrm</w:t>
            </w:r>
            <w:r w:rsidRPr="00083E6B">
              <w:rPr>
                <w:rFonts w:cs="B Lotus"/>
                <w:rtl/>
              </w:rPr>
              <w:t xml:space="preserve"> -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مازاد</w:t>
            </w:r>
            <w:r w:rsidRPr="00083E6B">
              <w:rPr>
                <w:rFonts w:cs="B Lotus"/>
                <w:rtl/>
              </w:rPr>
              <w:t xml:space="preserve"> </w:t>
            </w:r>
            <w:r w:rsidRPr="00083E6B">
              <w:rPr>
                <w:rFonts w:cs="B Lotus" w:hint="cs"/>
                <w:rtl/>
              </w:rPr>
              <w:t>مالی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08E51503"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52C776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5EE8184" w14:textId="2E8665EE"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23</w:t>
            </w:r>
          </w:p>
        </w:tc>
        <w:tc>
          <w:tcPr>
            <w:tcW w:w="8090" w:type="dxa"/>
          </w:tcPr>
          <w:p w14:paraId="69EB749A" w14:textId="75012F27"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PrsnPrm</w:t>
            </w:r>
            <w:r w:rsidRPr="00083E6B">
              <w:rPr>
                <w:rFonts w:cs="B Lotus"/>
                <w:rtl/>
              </w:rPr>
              <w:t xml:space="preserve"> -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حوادث</w:t>
            </w:r>
            <w:r w:rsidRPr="00083E6B">
              <w:rPr>
                <w:rFonts w:cs="B Lotus"/>
                <w:rtl/>
              </w:rPr>
              <w:t xml:space="preserve"> </w:t>
            </w:r>
            <w:r w:rsidRPr="00083E6B">
              <w:rPr>
                <w:rFonts w:cs="B Lotus" w:hint="cs"/>
                <w:rtl/>
              </w:rPr>
              <w:t>رانندگی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2023DFAA"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763B82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79BB1FE" w14:textId="497AE740"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24</w:t>
            </w:r>
          </w:p>
        </w:tc>
        <w:tc>
          <w:tcPr>
            <w:tcW w:w="8090" w:type="dxa"/>
          </w:tcPr>
          <w:p w14:paraId="1B08153F" w14:textId="0B06544D"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HlthPrm</w:t>
            </w:r>
            <w:r w:rsidRPr="00083E6B">
              <w:rPr>
                <w:rFonts w:cs="B Lotus"/>
                <w:rtl/>
              </w:rPr>
              <w:t xml:space="preserve"> - </w:t>
            </w:r>
            <w:r w:rsidRPr="00083E6B">
              <w:rPr>
                <w:rFonts w:cs="B Lotus" w:hint="cs"/>
                <w:rtl/>
              </w:rPr>
              <w:t>مبلغ</w:t>
            </w:r>
            <w:r w:rsidRPr="00083E6B">
              <w:rPr>
                <w:rFonts w:cs="B Lotus"/>
                <w:rtl/>
              </w:rPr>
              <w:t xml:space="preserve"> </w:t>
            </w:r>
            <w:r w:rsidRPr="00083E6B">
              <w:rPr>
                <w:rFonts w:cs="B Lotus" w:hint="cs"/>
                <w:rtl/>
              </w:rPr>
              <w:t>سهم</w:t>
            </w:r>
            <w:r w:rsidRPr="00083E6B">
              <w:rPr>
                <w:rFonts w:cs="B Lotus"/>
                <w:rtl/>
              </w:rPr>
              <w:t xml:space="preserve"> </w:t>
            </w:r>
            <w:r w:rsidRPr="00083E6B">
              <w:rPr>
                <w:rFonts w:cs="B Lotus" w:hint="cs"/>
                <w:rtl/>
              </w:rPr>
              <w:t>وزارت</w:t>
            </w:r>
            <w:r w:rsidRPr="00083E6B">
              <w:rPr>
                <w:rFonts w:cs="B Lotus"/>
                <w:rtl/>
              </w:rPr>
              <w:t xml:space="preserve"> </w:t>
            </w:r>
            <w:r w:rsidRPr="00083E6B">
              <w:rPr>
                <w:rFonts w:cs="B Lotus" w:hint="cs"/>
                <w:rtl/>
              </w:rPr>
              <w:t>بهداشت</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6A98252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B48451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E8E5B84" w14:textId="0CDCBD7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25</w:t>
            </w:r>
          </w:p>
        </w:tc>
        <w:tc>
          <w:tcPr>
            <w:tcW w:w="8090" w:type="dxa"/>
          </w:tcPr>
          <w:p w14:paraId="7659B596" w14:textId="0B5DD14F"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PlcyDurDy</w:t>
            </w:r>
            <w:r w:rsidRPr="00083E6B">
              <w:rPr>
                <w:rFonts w:cs="B Lotus"/>
                <w:rtl/>
              </w:rPr>
              <w:t xml:space="preserve"> - </w:t>
            </w:r>
            <w:r w:rsidRPr="00083E6B">
              <w:rPr>
                <w:rFonts w:cs="B Lotus" w:hint="cs"/>
                <w:rtl/>
              </w:rPr>
              <w:t>مدت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روز</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215D0F5C"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9D5B46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6771449" w14:textId="29336AF7"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26</w:t>
            </w:r>
          </w:p>
        </w:tc>
        <w:tc>
          <w:tcPr>
            <w:tcW w:w="8090" w:type="dxa"/>
          </w:tcPr>
          <w:p w14:paraId="6151FCD3" w14:textId="349B401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CalcTypCod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بر</w:t>
            </w:r>
            <w:r w:rsidRPr="00083E6B">
              <w:rPr>
                <w:rFonts w:cs="B Lotus"/>
                <w:rtl/>
              </w:rPr>
              <w:t xml:space="preserve"> </w:t>
            </w:r>
            <w:r w:rsidRPr="00083E6B">
              <w:rPr>
                <w:rFonts w:cs="B Lotus" w:hint="cs"/>
                <w:rtl/>
              </w:rPr>
              <w:t>اساس</w:t>
            </w:r>
            <w:r w:rsidRPr="00083E6B">
              <w:rPr>
                <w:rFonts w:cs="B Lotus"/>
                <w:rtl/>
              </w:rPr>
              <w:t xml:space="preserve"> </w:t>
            </w:r>
            <w:r w:rsidRPr="00083E6B">
              <w:rPr>
                <w:rFonts w:cs="B Lotus" w:hint="cs"/>
                <w:rtl/>
              </w:rPr>
              <w:t>مدت</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29EDA825"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A22F4B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A1213F2" w14:textId="42F6EC07"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27</w:t>
            </w:r>
          </w:p>
        </w:tc>
        <w:tc>
          <w:tcPr>
            <w:tcW w:w="8090" w:type="dxa"/>
          </w:tcPr>
          <w:p w14:paraId="22942F77" w14:textId="15C9A66E"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IsuDte</w:t>
            </w:r>
            <w:r w:rsidRPr="00083E6B">
              <w:rPr>
                <w:rFonts w:cs="B Lotus"/>
                <w:rtl/>
              </w:rPr>
              <w:t xml:space="preserve"> - </w:t>
            </w:r>
            <w:r w:rsidRPr="00083E6B">
              <w:rPr>
                <w:rFonts w:cs="B Lotus" w:hint="cs"/>
                <w:rtl/>
              </w:rPr>
              <w:t>تاریخ</w:t>
            </w:r>
            <w:r w:rsidRPr="00083E6B">
              <w:rPr>
                <w:rFonts w:cs="B Lotus"/>
                <w:rtl/>
              </w:rPr>
              <w:t xml:space="preserve"> </w:t>
            </w:r>
            <w:r w:rsidRPr="00083E6B">
              <w:rPr>
                <w:rFonts w:cs="B Lotus" w:hint="cs"/>
                <w:rtl/>
              </w:rPr>
              <w:t>صدور</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0A61E7B9"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D586AF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40C18D6" w14:textId="7402944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28</w:t>
            </w:r>
          </w:p>
        </w:tc>
        <w:tc>
          <w:tcPr>
            <w:tcW w:w="8090" w:type="dxa"/>
          </w:tcPr>
          <w:p w14:paraId="3F21AFCB" w14:textId="21FFBBEB"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IsuDte</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شمسی</w:t>
            </w:r>
            <w:r w:rsidRPr="00083E6B">
              <w:rPr>
                <w:rFonts w:cs="B Lotus"/>
                <w:rtl/>
              </w:rPr>
              <w:t xml:space="preserve"> </w:t>
            </w:r>
            <w:r w:rsidRPr="00083E6B">
              <w:rPr>
                <w:rFonts w:cs="B Lotus" w:hint="cs"/>
                <w:rtl/>
              </w:rPr>
              <w:t>صدور</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اشتباه</w:t>
            </w:r>
            <w:r w:rsidRPr="00083E6B">
              <w:rPr>
                <w:rFonts w:cs="B Lotus"/>
                <w:rtl/>
              </w:rPr>
              <w:t xml:space="preserve"> </w:t>
            </w:r>
            <w:r w:rsidRPr="00083E6B">
              <w:rPr>
                <w:rFonts w:cs="B Lotus" w:hint="cs"/>
                <w:rtl/>
              </w:rPr>
              <w:t>است</w:t>
            </w:r>
          </w:p>
        </w:tc>
      </w:tr>
      <w:tr w:rsidR="00083E6B" w:rsidRPr="00A367A7" w14:paraId="21046BB3"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9036A0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307E690" w14:textId="6AD8E289"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29</w:t>
            </w:r>
          </w:p>
        </w:tc>
        <w:tc>
          <w:tcPr>
            <w:tcW w:w="8090" w:type="dxa"/>
          </w:tcPr>
          <w:p w14:paraId="2124EF7E" w14:textId="1D779C81"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BgnDte</w:t>
            </w:r>
            <w:r w:rsidRPr="00083E6B">
              <w:rPr>
                <w:rFonts w:cs="B Lotus"/>
                <w:rtl/>
              </w:rPr>
              <w:t xml:space="preserve"> - </w:t>
            </w:r>
            <w:r w:rsidRPr="00083E6B">
              <w:rPr>
                <w:rFonts w:cs="B Lotus" w:hint="cs"/>
                <w:rtl/>
              </w:rPr>
              <w:t>تاریخ</w:t>
            </w:r>
            <w:r w:rsidRPr="00083E6B">
              <w:rPr>
                <w:rFonts w:cs="B Lotus"/>
                <w:rtl/>
              </w:rPr>
              <w:t xml:space="preserve"> </w:t>
            </w:r>
            <w:r w:rsidRPr="00083E6B">
              <w:rPr>
                <w:rFonts w:cs="B Lotus" w:hint="cs"/>
                <w:rtl/>
              </w:rPr>
              <w:t>شروع</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33C5DDEC"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41A46AF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BA8AE18" w14:textId="10BBC8B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30</w:t>
            </w:r>
          </w:p>
        </w:tc>
        <w:tc>
          <w:tcPr>
            <w:tcW w:w="8090" w:type="dxa"/>
          </w:tcPr>
          <w:p w14:paraId="712BAE2D" w14:textId="0F101C1B"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BgnDte</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شمسی</w:t>
            </w:r>
            <w:r w:rsidRPr="00083E6B">
              <w:rPr>
                <w:rFonts w:cs="B Lotus"/>
                <w:rtl/>
              </w:rPr>
              <w:t xml:space="preserve"> </w:t>
            </w:r>
            <w:r w:rsidRPr="00083E6B">
              <w:rPr>
                <w:rFonts w:cs="B Lotus" w:hint="cs"/>
                <w:rtl/>
              </w:rPr>
              <w:t>شروع</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اشتباه</w:t>
            </w:r>
            <w:r w:rsidRPr="00083E6B">
              <w:rPr>
                <w:rFonts w:cs="B Lotus"/>
                <w:rtl/>
              </w:rPr>
              <w:t xml:space="preserve"> </w:t>
            </w:r>
            <w:r w:rsidRPr="00083E6B">
              <w:rPr>
                <w:rFonts w:cs="B Lotus" w:hint="cs"/>
                <w:rtl/>
              </w:rPr>
              <w:t>است</w:t>
            </w:r>
          </w:p>
        </w:tc>
      </w:tr>
      <w:tr w:rsidR="00083E6B" w:rsidRPr="00A367A7" w14:paraId="4C03EF9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8DF7E0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0F29D79" w14:textId="7812E271"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31</w:t>
            </w:r>
          </w:p>
        </w:tc>
        <w:tc>
          <w:tcPr>
            <w:tcW w:w="8090" w:type="dxa"/>
          </w:tcPr>
          <w:p w14:paraId="368FF703" w14:textId="0785F075"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EndDte</w:t>
            </w:r>
            <w:r w:rsidRPr="00083E6B">
              <w:rPr>
                <w:rFonts w:cs="B Lotus"/>
                <w:rtl/>
              </w:rPr>
              <w:t xml:space="preserve"> - </w:t>
            </w:r>
            <w:r w:rsidRPr="00083E6B">
              <w:rPr>
                <w:rFonts w:cs="B Lotus" w:hint="cs"/>
                <w:rtl/>
              </w:rPr>
              <w:t>تاریخ</w:t>
            </w:r>
            <w:r w:rsidRPr="00083E6B">
              <w:rPr>
                <w:rFonts w:cs="B Lotus"/>
                <w:rtl/>
              </w:rPr>
              <w:t xml:space="preserve"> </w:t>
            </w:r>
            <w:r w:rsidRPr="00083E6B">
              <w:rPr>
                <w:rFonts w:cs="B Lotus" w:hint="cs"/>
                <w:rtl/>
              </w:rPr>
              <w:t>پایان</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295E1F15"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4E0AD12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0070E47" w14:textId="38665F18"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32</w:t>
            </w:r>
          </w:p>
        </w:tc>
        <w:tc>
          <w:tcPr>
            <w:tcW w:w="8090" w:type="dxa"/>
          </w:tcPr>
          <w:p w14:paraId="79BB8159" w14:textId="4A5AE419"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EndDte</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شمسی</w:t>
            </w:r>
            <w:r w:rsidRPr="00083E6B">
              <w:rPr>
                <w:rFonts w:cs="B Lotus"/>
                <w:rtl/>
              </w:rPr>
              <w:t xml:space="preserve"> </w:t>
            </w:r>
            <w:r w:rsidRPr="00083E6B">
              <w:rPr>
                <w:rFonts w:cs="B Lotus" w:hint="cs"/>
                <w:rtl/>
              </w:rPr>
              <w:t>پایان</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اشتباه</w:t>
            </w:r>
            <w:r w:rsidRPr="00083E6B">
              <w:rPr>
                <w:rFonts w:cs="B Lotus"/>
                <w:rtl/>
              </w:rPr>
              <w:t xml:space="preserve"> </w:t>
            </w:r>
            <w:r w:rsidRPr="00083E6B">
              <w:rPr>
                <w:rFonts w:cs="B Lotus" w:hint="cs"/>
                <w:rtl/>
              </w:rPr>
              <w:t>است</w:t>
            </w:r>
          </w:p>
        </w:tc>
      </w:tr>
      <w:tr w:rsidR="00083E6B" w:rsidRPr="00A367A7" w14:paraId="4FAB7537"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ADB23E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3FCFC07" w14:textId="1BED7EC2"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33</w:t>
            </w:r>
          </w:p>
        </w:tc>
        <w:tc>
          <w:tcPr>
            <w:tcW w:w="8090" w:type="dxa"/>
          </w:tcPr>
          <w:p w14:paraId="7B5D91B3" w14:textId="01248CA1"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InsTypCod</w:t>
            </w:r>
            <w:r w:rsidRPr="00083E6B">
              <w:rPr>
                <w:rFonts w:cs="B Lotus"/>
                <w:rtl/>
              </w:rPr>
              <w:t xml:space="preserve"> - </w:t>
            </w:r>
            <w:r w:rsidRPr="00083E6B">
              <w:rPr>
                <w:rFonts w:cs="B Lotus" w:hint="cs"/>
                <w:rtl/>
              </w:rPr>
              <w:t>نوع</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گذار</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0A79D05F"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FBC9C1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1BDFC46" w14:textId="7233C025"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34</w:t>
            </w:r>
          </w:p>
        </w:tc>
        <w:tc>
          <w:tcPr>
            <w:tcW w:w="8090" w:type="dxa"/>
          </w:tcPr>
          <w:p w14:paraId="7083C718" w14:textId="465F4C7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InsTypCod</w:t>
            </w:r>
            <w:r w:rsidRPr="00083E6B">
              <w:rPr>
                <w:rFonts w:cs="B Lotus"/>
                <w:rtl/>
              </w:rPr>
              <w:t xml:space="preserve"> - </w:t>
            </w:r>
            <w:r w:rsidRPr="00083E6B">
              <w:rPr>
                <w:rFonts w:cs="B Lotus" w:hint="cs"/>
                <w:rtl/>
              </w:rPr>
              <w:t>نوع</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گذار</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r w:rsidRPr="00083E6B">
              <w:rPr>
                <w:rFonts w:cs="B Lotus"/>
                <w:rtl/>
              </w:rPr>
              <w:t xml:space="preserve"> </w:t>
            </w:r>
            <w:r w:rsidRPr="00083E6B">
              <w:rPr>
                <w:rFonts w:cs="B Lotus" w:hint="cs"/>
                <w:rtl/>
              </w:rPr>
              <w:t>است</w:t>
            </w:r>
          </w:p>
        </w:tc>
      </w:tr>
      <w:tr w:rsidR="00083E6B" w:rsidRPr="00A367A7" w14:paraId="01E04185"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E3B7F3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B8D1FE0" w14:textId="510574B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36</w:t>
            </w:r>
          </w:p>
        </w:tc>
        <w:tc>
          <w:tcPr>
            <w:tcW w:w="8090" w:type="dxa"/>
          </w:tcPr>
          <w:p w14:paraId="000CB09E" w14:textId="595BFB4E"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CtyId</w:t>
            </w:r>
            <w:r w:rsidRPr="00083E6B">
              <w:rPr>
                <w:rFonts w:cs="B Lotus"/>
                <w:rtl/>
              </w:rPr>
              <w:t xml:space="preserve"> - </w:t>
            </w:r>
            <w:r w:rsidRPr="00083E6B">
              <w:rPr>
                <w:rFonts w:cs="B Lotus" w:hint="cs"/>
                <w:rtl/>
              </w:rPr>
              <w:t>شهر</w:t>
            </w:r>
            <w:r w:rsidRPr="00083E6B">
              <w:rPr>
                <w:rFonts w:cs="B Lotus"/>
                <w:rtl/>
              </w:rPr>
              <w:t xml:space="preserve"> </w:t>
            </w:r>
            <w:r w:rsidRPr="00083E6B">
              <w:rPr>
                <w:rFonts w:cs="B Lotus" w:hint="cs"/>
                <w:rtl/>
              </w:rPr>
              <w:t>آدرس</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میباشد</w:t>
            </w:r>
          </w:p>
        </w:tc>
      </w:tr>
      <w:tr w:rsidR="00083E6B" w:rsidRPr="00A367A7" w14:paraId="27D4E17C"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33E2D9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366AED1" w14:textId="38C4C337"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37</w:t>
            </w:r>
          </w:p>
        </w:tc>
        <w:tc>
          <w:tcPr>
            <w:tcW w:w="8090" w:type="dxa"/>
          </w:tcPr>
          <w:p w14:paraId="254D76D7" w14:textId="6F81F3B0"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Adrs</w:t>
            </w:r>
            <w:r w:rsidRPr="00083E6B">
              <w:rPr>
                <w:rFonts w:cs="B Lotus"/>
                <w:rtl/>
              </w:rPr>
              <w:t xml:space="preserve"> - </w:t>
            </w:r>
            <w:r w:rsidRPr="00083E6B">
              <w:rPr>
                <w:rFonts w:cs="B Lotus" w:hint="cs"/>
                <w:rtl/>
              </w:rPr>
              <w:t>آدرس</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79B4332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CDB218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DA2C6FB" w14:textId="676E978D"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38</w:t>
            </w:r>
          </w:p>
        </w:tc>
        <w:tc>
          <w:tcPr>
            <w:tcW w:w="8090" w:type="dxa"/>
          </w:tcPr>
          <w:p w14:paraId="18B88432" w14:textId="18B8FCB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LstCmpCod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شرکت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قبلی</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63B047CA"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11A3EF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6EEA31C" w14:textId="0BC432C1"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39</w:t>
            </w:r>
          </w:p>
        </w:tc>
        <w:tc>
          <w:tcPr>
            <w:tcW w:w="8090" w:type="dxa"/>
          </w:tcPr>
          <w:p w14:paraId="7BF43C0A" w14:textId="00DBDF06"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LastEndDte</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شمسی</w:t>
            </w:r>
            <w:r w:rsidRPr="00083E6B">
              <w:rPr>
                <w:rFonts w:cs="B Lotus"/>
                <w:rtl/>
              </w:rPr>
              <w:t xml:space="preserve"> </w:t>
            </w:r>
            <w:r w:rsidRPr="00083E6B">
              <w:rPr>
                <w:rFonts w:cs="B Lotus" w:hint="cs"/>
                <w:rtl/>
              </w:rPr>
              <w:t>پایان</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قبلی</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r w:rsidRPr="00083E6B">
              <w:rPr>
                <w:rFonts w:cs="B Lotus"/>
                <w:rtl/>
              </w:rPr>
              <w:t xml:space="preserve"> </w:t>
            </w:r>
            <w:r w:rsidRPr="00083E6B">
              <w:rPr>
                <w:rFonts w:cs="B Lotus"/>
              </w:rPr>
              <w:t>yyyy/mm/dd</w:t>
            </w:r>
          </w:p>
        </w:tc>
      </w:tr>
      <w:tr w:rsidR="00083E6B" w:rsidRPr="00A367A7" w14:paraId="04E434B1"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CBEE978"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30F9FAC" w14:textId="0E07928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40</w:t>
            </w:r>
          </w:p>
        </w:tc>
        <w:tc>
          <w:tcPr>
            <w:tcW w:w="8090" w:type="dxa"/>
          </w:tcPr>
          <w:p w14:paraId="496D65B9" w14:textId="538D9C2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ShftCmpCod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شرکت</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4EC439DA"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41C60C8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5DC0AB5" w14:textId="7AACC90A"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41</w:t>
            </w:r>
          </w:p>
        </w:tc>
        <w:tc>
          <w:tcPr>
            <w:tcW w:w="8090" w:type="dxa"/>
          </w:tcPr>
          <w:p w14:paraId="4593B644" w14:textId="51A97B9E"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EdrsDte</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شمسی</w:t>
            </w:r>
            <w:r w:rsidRPr="00083E6B">
              <w:rPr>
                <w:rFonts w:cs="B Lotus"/>
                <w:rtl/>
              </w:rPr>
              <w:t xml:space="preserve"> </w:t>
            </w:r>
            <w:r w:rsidRPr="00083E6B">
              <w:rPr>
                <w:rFonts w:cs="B Lotus" w:hint="cs"/>
                <w:rtl/>
              </w:rPr>
              <w:t>صدور</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34CBAB7E"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8EC304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8058DC0" w14:textId="6DF84752"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42</w:t>
            </w:r>
          </w:p>
        </w:tc>
        <w:tc>
          <w:tcPr>
            <w:tcW w:w="8090" w:type="dxa"/>
          </w:tcPr>
          <w:p w14:paraId="081BFD28" w14:textId="68D4F658"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EdrsActDte</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شمسی</w:t>
            </w:r>
            <w:r w:rsidRPr="00083E6B">
              <w:rPr>
                <w:rFonts w:cs="B Lotus"/>
                <w:rtl/>
              </w:rPr>
              <w:t xml:space="preserve"> </w:t>
            </w:r>
            <w:r w:rsidRPr="00083E6B">
              <w:rPr>
                <w:rFonts w:cs="B Lotus" w:hint="cs"/>
                <w:rtl/>
              </w:rPr>
              <w:t>اثر</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6964BE82"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47ED0F3"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022BB65" w14:textId="4CFB7AFD"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43</w:t>
            </w:r>
          </w:p>
        </w:tc>
        <w:tc>
          <w:tcPr>
            <w:tcW w:w="8090" w:type="dxa"/>
          </w:tcPr>
          <w:p w14:paraId="1F7BBF40" w14:textId="66AA20C3"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CalcTypCod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بر</w:t>
            </w:r>
            <w:r w:rsidRPr="00083E6B">
              <w:rPr>
                <w:rFonts w:cs="B Lotus"/>
                <w:rtl/>
              </w:rPr>
              <w:t xml:space="preserve"> </w:t>
            </w:r>
            <w:r w:rsidRPr="00083E6B">
              <w:rPr>
                <w:rFonts w:cs="B Lotus" w:hint="cs"/>
                <w:rtl/>
              </w:rPr>
              <w:t>اساس</w:t>
            </w:r>
            <w:r w:rsidRPr="00083E6B">
              <w:rPr>
                <w:rFonts w:cs="B Lotus"/>
                <w:rtl/>
              </w:rPr>
              <w:t xml:space="preserve"> </w:t>
            </w:r>
            <w:r w:rsidRPr="00083E6B">
              <w:rPr>
                <w:rFonts w:cs="B Lotus" w:hint="cs"/>
                <w:rtl/>
              </w:rPr>
              <w:t>مدت</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7E686C33"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8ED6D4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785ED6C" w14:textId="27B7C56A"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44</w:t>
            </w:r>
          </w:p>
        </w:tc>
        <w:tc>
          <w:tcPr>
            <w:tcW w:w="8090" w:type="dxa"/>
          </w:tcPr>
          <w:p w14:paraId="57F21DA7" w14:textId="501D2E8D"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ShftCmpCod</w:t>
            </w:r>
            <w:r w:rsidRPr="00083E6B">
              <w:rPr>
                <w:rFonts w:cs="B Lotus"/>
                <w:rtl/>
              </w:rPr>
              <w:t xml:space="preserve"> - </w:t>
            </w:r>
            <w:r w:rsidRPr="00083E6B">
              <w:rPr>
                <w:rFonts w:cs="B Lotus" w:hint="cs"/>
                <w:rtl/>
              </w:rPr>
              <w:t>شرکت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4270DD0C"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70BED3F"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F994228" w14:textId="0A8FB62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45</w:t>
            </w:r>
          </w:p>
        </w:tc>
        <w:tc>
          <w:tcPr>
            <w:tcW w:w="8090" w:type="dxa"/>
          </w:tcPr>
          <w:p w14:paraId="658BE22E" w14:textId="464BFBB1"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VehSysCod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سیستم</w:t>
            </w:r>
            <w:r w:rsidRPr="00083E6B">
              <w:rPr>
                <w:rFonts w:cs="B Lotus"/>
                <w:rtl/>
              </w:rPr>
              <w:t xml:space="preserve"> </w:t>
            </w:r>
            <w:r w:rsidRPr="00083E6B">
              <w:rPr>
                <w:rFonts w:cs="B Lotus" w:hint="cs"/>
                <w:rtl/>
              </w:rPr>
              <w:t>استاندارد</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نا</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است</w:t>
            </w:r>
          </w:p>
        </w:tc>
      </w:tr>
      <w:tr w:rsidR="00083E6B" w:rsidRPr="00A367A7" w14:paraId="636B2EE5"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EDCE32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B027E04" w14:textId="6C038300"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46</w:t>
            </w:r>
          </w:p>
        </w:tc>
        <w:tc>
          <w:tcPr>
            <w:tcW w:w="8090" w:type="dxa"/>
          </w:tcPr>
          <w:p w14:paraId="29A96A99" w14:textId="5DC57EB3"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Plk2</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حرف</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4E8BE33F"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1F2F3B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07B8161" w14:textId="7C9A81D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47</w:t>
            </w:r>
          </w:p>
        </w:tc>
        <w:tc>
          <w:tcPr>
            <w:tcW w:w="8090" w:type="dxa"/>
          </w:tcPr>
          <w:p w14:paraId="1D1F22EF" w14:textId="4E746674"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VehCntryCod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کشور</w:t>
            </w:r>
            <w:r w:rsidRPr="00083E6B">
              <w:rPr>
                <w:rFonts w:cs="B Lotus"/>
                <w:rtl/>
              </w:rPr>
              <w:t xml:space="preserve"> </w:t>
            </w:r>
            <w:r w:rsidRPr="00083E6B">
              <w:rPr>
                <w:rFonts w:cs="B Lotus" w:hint="cs"/>
                <w:rtl/>
              </w:rPr>
              <w:t>سازنده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67AC2F18"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799C49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118793B" w14:textId="628B5D76"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48</w:t>
            </w:r>
          </w:p>
        </w:tc>
        <w:tc>
          <w:tcPr>
            <w:tcW w:w="8090" w:type="dxa"/>
          </w:tcPr>
          <w:p w14:paraId="72EF76C4" w14:textId="178D523C"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CarGrpCod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وسیله</w:t>
            </w:r>
            <w:r w:rsidRPr="00083E6B">
              <w:rPr>
                <w:rFonts w:cs="B Lotus"/>
                <w:rtl/>
              </w:rPr>
              <w:t xml:space="preserve"> </w:t>
            </w:r>
            <w:r w:rsidRPr="00083E6B">
              <w:rPr>
                <w:rFonts w:cs="B Lotus" w:hint="cs"/>
                <w:rtl/>
              </w:rPr>
              <w:t>نقلیه</w:t>
            </w:r>
            <w:r w:rsidRPr="00083E6B">
              <w:rPr>
                <w:rFonts w:cs="B Lotus"/>
                <w:rtl/>
              </w:rPr>
              <w:t xml:space="preserve"> </w:t>
            </w:r>
            <w:r w:rsidRPr="00083E6B">
              <w:rPr>
                <w:rFonts w:cs="B Lotus" w:hint="cs"/>
                <w:rtl/>
              </w:rPr>
              <w:t>در</w:t>
            </w:r>
            <w:r w:rsidRPr="00083E6B">
              <w:rPr>
                <w:rFonts w:cs="B Lotus"/>
                <w:rtl/>
              </w:rPr>
              <w:t xml:space="preserve"> </w:t>
            </w:r>
            <w:r w:rsidRPr="00083E6B">
              <w:rPr>
                <w:rFonts w:cs="B Lotus" w:hint="cs"/>
                <w:rtl/>
              </w:rPr>
              <w:t>شرکت</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3FA69934"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397892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7758A69" w14:textId="23987D86"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49</w:t>
            </w:r>
          </w:p>
        </w:tc>
        <w:tc>
          <w:tcPr>
            <w:tcW w:w="8090" w:type="dxa"/>
          </w:tcPr>
          <w:p w14:paraId="734BD7E6" w14:textId="2C143A39"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PlkTypCod</w:t>
            </w:r>
            <w:r w:rsidRPr="00083E6B">
              <w:rPr>
                <w:rFonts w:cs="B Lotus"/>
                <w:rtl/>
              </w:rPr>
              <w:t xml:space="preserve"> - </w:t>
            </w:r>
            <w:r w:rsidRPr="00083E6B">
              <w:rPr>
                <w:rFonts w:cs="B Lotus" w:hint="cs"/>
                <w:rtl/>
              </w:rPr>
              <w:t>نوع</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نا</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است</w:t>
            </w:r>
          </w:p>
        </w:tc>
      </w:tr>
      <w:tr w:rsidR="00083E6B" w:rsidRPr="00A367A7" w14:paraId="42F2D70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550231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E5F73AA" w14:textId="1F0A6D8F"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50</w:t>
            </w:r>
          </w:p>
        </w:tc>
        <w:tc>
          <w:tcPr>
            <w:tcW w:w="8090" w:type="dxa"/>
          </w:tcPr>
          <w:p w14:paraId="4EE504B8" w14:textId="6E19BA0C"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DisShft</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دارای</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است</w:t>
            </w:r>
          </w:p>
        </w:tc>
      </w:tr>
      <w:tr w:rsidR="00083E6B" w:rsidRPr="00A367A7" w14:paraId="7F579FF7"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92F9BE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27DCD62" w14:textId="6C0359EA"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51</w:t>
            </w:r>
          </w:p>
        </w:tc>
        <w:tc>
          <w:tcPr>
            <w:tcW w:w="8090" w:type="dxa"/>
          </w:tcPr>
          <w:p w14:paraId="1F3CECDD" w14:textId="579D5414"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IsFndCstInst</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پرداخت</w:t>
            </w:r>
            <w:r w:rsidRPr="00083E6B">
              <w:rPr>
                <w:rFonts w:cs="B Lotus"/>
                <w:rtl/>
              </w:rPr>
              <w:t xml:space="preserve"> </w:t>
            </w:r>
            <w:r w:rsidRPr="00083E6B">
              <w:rPr>
                <w:rFonts w:cs="B Lotus" w:hint="cs"/>
                <w:rtl/>
              </w:rPr>
              <w:t>جریمه</w:t>
            </w:r>
            <w:r w:rsidRPr="00083E6B">
              <w:rPr>
                <w:rFonts w:cs="B Lotus"/>
                <w:rtl/>
              </w:rPr>
              <w:t xml:space="preserve"> </w:t>
            </w:r>
            <w:r w:rsidRPr="00083E6B">
              <w:rPr>
                <w:rFonts w:cs="B Lotus" w:hint="cs"/>
                <w:rtl/>
              </w:rPr>
              <w:t>صندوق</w:t>
            </w:r>
            <w:r w:rsidRPr="00083E6B">
              <w:rPr>
                <w:rFonts w:cs="B Lotus"/>
                <w:rtl/>
              </w:rPr>
              <w:t xml:space="preserve"> </w:t>
            </w:r>
            <w:r w:rsidRPr="00083E6B">
              <w:rPr>
                <w:rFonts w:cs="B Lotus" w:hint="cs"/>
                <w:rtl/>
              </w:rPr>
              <w:t>نا</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است</w:t>
            </w:r>
          </w:p>
        </w:tc>
      </w:tr>
      <w:tr w:rsidR="00083E6B" w:rsidRPr="00A367A7" w14:paraId="6BAB587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FA0C41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58F557D" w14:textId="49AF56A9"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52</w:t>
            </w:r>
          </w:p>
        </w:tc>
        <w:tc>
          <w:tcPr>
            <w:tcW w:w="8090" w:type="dxa"/>
          </w:tcPr>
          <w:p w14:paraId="56CF598D" w14:textId="669C719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EdrsTypCod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استاندارد</w:t>
            </w:r>
            <w:r w:rsidRPr="00083E6B">
              <w:rPr>
                <w:rFonts w:cs="B Lotus"/>
                <w:rtl/>
              </w:rPr>
              <w:t xml:space="preserve"> </w:t>
            </w:r>
            <w:r w:rsidRPr="00083E6B">
              <w:rPr>
                <w:rFonts w:cs="B Lotus" w:hint="cs"/>
                <w:rtl/>
              </w:rPr>
              <w:t>نا</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است</w:t>
            </w:r>
          </w:p>
        </w:tc>
      </w:tr>
      <w:tr w:rsidR="00083E6B" w:rsidRPr="00A367A7" w14:paraId="415228DF"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76D390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4308D58" w14:textId="1ABF037B"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53</w:t>
            </w:r>
          </w:p>
        </w:tc>
        <w:tc>
          <w:tcPr>
            <w:tcW w:w="8090" w:type="dxa"/>
          </w:tcPr>
          <w:p w14:paraId="75AB225C" w14:textId="2CF533B1"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IsIrn</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تابعیت</w:t>
            </w:r>
            <w:r w:rsidRPr="00083E6B">
              <w:rPr>
                <w:rFonts w:cs="B Lotus"/>
                <w:rtl/>
              </w:rPr>
              <w:t xml:space="preserve"> </w:t>
            </w:r>
            <w:r w:rsidRPr="00083E6B">
              <w:rPr>
                <w:rFonts w:cs="B Lotus" w:hint="cs"/>
                <w:rtl/>
              </w:rPr>
              <w:t>اشتباه</w:t>
            </w:r>
            <w:r w:rsidRPr="00083E6B">
              <w:rPr>
                <w:rFonts w:cs="B Lotus"/>
                <w:rtl/>
              </w:rPr>
              <w:t xml:space="preserve"> </w:t>
            </w:r>
            <w:r w:rsidRPr="00083E6B">
              <w:rPr>
                <w:rFonts w:cs="B Lotus" w:hint="cs"/>
                <w:rtl/>
              </w:rPr>
              <w:t>است</w:t>
            </w:r>
          </w:p>
        </w:tc>
      </w:tr>
      <w:tr w:rsidR="00083E6B" w:rsidRPr="00A367A7" w14:paraId="17FFF85C"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7F6B9D3"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F4379B8" w14:textId="55CCD502"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54</w:t>
            </w:r>
          </w:p>
        </w:tc>
        <w:tc>
          <w:tcPr>
            <w:tcW w:w="8090" w:type="dxa"/>
          </w:tcPr>
          <w:p w14:paraId="7AA145CE" w14:textId="2E14810C"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BrthDte</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شمسی</w:t>
            </w:r>
            <w:r w:rsidRPr="00083E6B">
              <w:rPr>
                <w:rFonts w:cs="B Lotus"/>
                <w:rtl/>
              </w:rPr>
              <w:t xml:space="preserve"> </w:t>
            </w:r>
            <w:r w:rsidRPr="00083E6B">
              <w:rPr>
                <w:rFonts w:cs="B Lotus" w:hint="cs"/>
                <w:rtl/>
              </w:rPr>
              <w:t>تولد</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گذار</w:t>
            </w:r>
            <w:r w:rsidRPr="00083E6B">
              <w:rPr>
                <w:rFonts w:cs="B Lotus"/>
                <w:rtl/>
              </w:rPr>
              <w:t xml:space="preserve"> </w:t>
            </w:r>
            <w:r w:rsidRPr="00083E6B">
              <w:rPr>
                <w:rFonts w:cs="B Lotus" w:hint="cs"/>
                <w:rtl/>
              </w:rPr>
              <w:t>نا</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است</w:t>
            </w:r>
          </w:p>
        </w:tc>
      </w:tr>
      <w:tr w:rsidR="00083E6B" w:rsidRPr="00A367A7" w14:paraId="0E714F3B"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1E7931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C031055" w14:textId="63A7829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55</w:t>
            </w:r>
          </w:p>
        </w:tc>
        <w:tc>
          <w:tcPr>
            <w:tcW w:w="8090" w:type="dxa"/>
          </w:tcPr>
          <w:p w14:paraId="5C965615" w14:textId="2C4A0E3C"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Plk1</w:t>
            </w:r>
            <w:r w:rsidRPr="00083E6B">
              <w:rPr>
                <w:rFonts w:cs="B Lotus"/>
                <w:rtl/>
              </w:rPr>
              <w:t xml:space="preserve"> - </w:t>
            </w:r>
            <w:r w:rsidRPr="00083E6B">
              <w:rPr>
                <w:rFonts w:cs="B Lotus" w:hint="cs"/>
                <w:rtl/>
              </w:rPr>
              <w:t>دو</w:t>
            </w:r>
            <w:r w:rsidRPr="00083E6B">
              <w:rPr>
                <w:rFonts w:cs="B Lotus"/>
                <w:rtl/>
              </w:rPr>
              <w:t xml:space="preserve"> </w:t>
            </w:r>
            <w:r w:rsidRPr="00083E6B">
              <w:rPr>
                <w:rFonts w:cs="B Lotus" w:hint="cs"/>
                <w:rtl/>
              </w:rPr>
              <w:t>رقم</w:t>
            </w:r>
            <w:r w:rsidRPr="00083E6B">
              <w:rPr>
                <w:rFonts w:cs="B Lotus"/>
                <w:rtl/>
              </w:rPr>
              <w:t xml:space="preserve"> </w:t>
            </w:r>
            <w:r w:rsidRPr="00083E6B">
              <w:rPr>
                <w:rFonts w:cs="B Lotus" w:hint="cs"/>
                <w:rtl/>
              </w:rPr>
              <w:t>سمت</w:t>
            </w:r>
            <w:r w:rsidRPr="00083E6B">
              <w:rPr>
                <w:rFonts w:cs="B Lotus"/>
                <w:rtl/>
              </w:rPr>
              <w:t xml:space="preserve"> </w:t>
            </w:r>
            <w:r w:rsidRPr="00083E6B">
              <w:rPr>
                <w:rFonts w:cs="B Lotus" w:hint="cs"/>
                <w:rtl/>
              </w:rPr>
              <w:t>چپ</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کنید</w:t>
            </w:r>
          </w:p>
        </w:tc>
      </w:tr>
      <w:tr w:rsidR="00083E6B" w:rsidRPr="00A367A7" w14:paraId="486A281E"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BF9379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2D7702F" w14:textId="3010E7C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56</w:t>
            </w:r>
          </w:p>
        </w:tc>
        <w:tc>
          <w:tcPr>
            <w:tcW w:w="8090" w:type="dxa"/>
          </w:tcPr>
          <w:p w14:paraId="6DF76EFF" w14:textId="139921F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Plk3</w:t>
            </w:r>
            <w:r w:rsidRPr="00083E6B">
              <w:rPr>
                <w:rFonts w:cs="B Lotus"/>
                <w:rtl/>
              </w:rPr>
              <w:t xml:space="preserve"> - </w:t>
            </w:r>
            <w:r w:rsidRPr="00083E6B">
              <w:rPr>
                <w:rFonts w:cs="B Lotus" w:hint="cs"/>
                <w:rtl/>
              </w:rPr>
              <w:t>سه</w:t>
            </w:r>
            <w:r w:rsidRPr="00083E6B">
              <w:rPr>
                <w:rFonts w:cs="B Lotus"/>
                <w:rtl/>
              </w:rPr>
              <w:t xml:space="preserve"> </w:t>
            </w:r>
            <w:r w:rsidRPr="00083E6B">
              <w:rPr>
                <w:rFonts w:cs="B Lotus" w:hint="cs"/>
                <w:rtl/>
              </w:rPr>
              <w:t>رقم</w:t>
            </w:r>
            <w:r w:rsidRPr="00083E6B">
              <w:rPr>
                <w:rFonts w:cs="B Lotus"/>
                <w:rtl/>
              </w:rPr>
              <w:t xml:space="preserve"> </w:t>
            </w:r>
            <w:r w:rsidRPr="00083E6B">
              <w:rPr>
                <w:rFonts w:cs="B Lotus" w:hint="cs"/>
                <w:rtl/>
              </w:rPr>
              <w:t>سمت</w:t>
            </w:r>
            <w:r w:rsidRPr="00083E6B">
              <w:rPr>
                <w:rFonts w:cs="B Lotus"/>
                <w:rtl/>
              </w:rPr>
              <w:t xml:space="preserve"> </w:t>
            </w:r>
            <w:r w:rsidRPr="00083E6B">
              <w:rPr>
                <w:rFonts w:cs="B Lotus" w:hint="cs"/>
                <w:rtl/>
              </w:rPr>
              <w:t>راست</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کنید</w:t>
            </w:r>
          </w:p>
        </w:tc>
      </w:tr>
      <w:tr w:rsidR="00083E6B" w:rsidRPr="00A367A7" w14:paraId="03D86AFC"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B91EDE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8616D93" w14:textId="74B93561"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57</w:t>
            </w:r>
          </w:p>
        </w:tc>
        <w:tc>
          <w:tcPr>
            <w:tcW w:w="8090" w:type="dxa"/>
          </w:tcPr>
          <w:p w14:paraId="6CB55706" w14:textId="0041C7F9"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LstCmpCod</w:t>
            </w:r>
            <w:r w:rsidRPr="00083E6B">
              <w:rPr>
                <w:rFonts w:cs="B Lotus"/>
                <w:rtl/>
              </w:rPr>
              <w:t xml:space="preserve"> - </w:t>
            </w:r>
            <w:r w:rsidRPr="00083E6B">
              <w:rPr>
                <w:rFonts w:cs="B Lotus" w:hint="cs"/>
                <w:rtl/>
              </w:rPr>
              <w:t>شرکت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2F88D261"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08CE4F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837CF82" w14:textId="76A14723"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58</w:t>
            </w:r>
          </w:p>
        </w:tc>
        <w:tc>
          <w:tcPr>
            <w:tcW w:w="8090" w:type="dxa"/>
          </w:tcPr>
          <w:p w14:paraId="7020A5E2" w14:textId="243305F3"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LstCmpDocNo</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6AF06D81"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EFB8FB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3C4DCA3" w14:textId="54780348"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59</w:t>
            </w:r>
          </w:p>
        </w:tc>
        <w:tc>
          <w:tcPr>
            <w:tcW w:w="8090" w:type="dxa"/>
          </w:tcPr>
          <w:p w14:paraId="32511070" w14:textId="1B22D05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LastEndDte</w:t>
            </w:r>
            <w:r w:rsidRPr="00083E6B">
              <w:rPr>
                <w:rFonts w:cs="B Lotus"/>
                <w:rtl/>
              </w:rPr>
              <w:t xml:space="preserve"> - </w:t>
            </w:r>
            <w:r w:rsidRPr="00083E6B">
              <w:rPr>
                <w:rFonts w:cs="B Lotus" w:hint="cs"/>
                <w:rtl/>
              </w:rPr>
              <w:t>تاریخ</w:t>
            </w:r>
            <w:r w:rsidRPr="00083E6B">
              <w:rPr>
                <w:rFonts w:cs="B Lotus"/>
                <w:rtl/>
              </w:rPr>
              <w:t xml:space="preserve"> </w:t>
            </w:r>
            <w:r w:rsidRPr="00083E6B">
              <w:rPr>
                <w:rFonts w:cs="B Lotus" w:hint="cs"/>
                <w:rtl/>
              </w:rPr>
              <w:t>پایان</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1B442C15"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4A5DF6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A776D46" w14:textId="219FD574"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60</w:t>
            </w:r>
          </w:p>
        </w:tc>
        <w:tc>
          <w:tcPr>
            <w:tcW w:w="8090" w:type="dxa"/>
          </w:tcPr>
          <w:p w14:paraId="22A7D286" w14:textId="0BCC84EE"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InsFNam</w:t>
            </w:r>
            <w:r w:rsidRPr="00083E6B">
              <w:rPr>
                <w:rFonts w:cs="B Lotus"/>
                <w:rtl/>
              </w:rPr>
              <w:t xml:space="preserve"> - </w:t>
            </w:r>
            <w:r w:rsidRPr="00083E6B">
              <w:rPr>
                <w:rFonts w:cs="B Lotus" w:hint="cs"/>
                <w:rtl/>
              </w:rPr>
              <w:t>نام</w:t>
            </w:r>
            <w:r w:rsidRPr="00083E6B">
              <w:rPr>
                <w:rFonts w:cs="B Lotus"/>
                <w:rtl/>
              </w:rPr>
              <w:t xml:space="preserve"> </w:t>
            </w:r>
            <w:r w:rsidRPr="00083E6B">
              <w:rPr>
                <w:rFonts w:cs="B Lotus" w:hint="cs"/>
                <w:rtl/>
              </w:rPr>
              <w:t>شخصیت</w:t>
            </w:r>
            <w:r w:rsidRPr="00083E6B">
              <w:rPr>
                <w:rFonts w:cs="B Lotus"/>
                <w:rtl/>
              </w:rPr>
              <w:t xml:space="preserve"> </w:t>
            </w:r>
            <w:r w:rsidRPr="00083E6B">
              <w:rPr>
                <w:rFonts w:cs="B Lotus" w:hint="cs"/>
                <w:rtl/>
              </w:rPr>
              <w:t>حقیقی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54984F07"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15BED7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EB17473" w14:textId="4014645F"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61</w:t>
            </w:r>
          </w:p>
        </w:tc>
        <w:tc>
          <w:tcPr>
            <w:tcW w:w="8090" w:type="dxa"/>
          </w:tcPr>
          <w:p w14:paraId="58CD3C8A" w14:textId="695B560B"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InsLNam</w:t>
            </w:r>
            <w:r w:rsidRPr="00083E6B">
              <w:rPr>
                <w:rFonts w:cs="B Lotus"/>
                <w:rtl/>
              </w:rPr>
              <w:t xml:space="preserve"> - </w:t>
            </w:r>
            <w:r w:rsidRPr="00083E6B">
              <w:rPr>
                <w:rFonts w:cs="B Lotus" w:hint="cs"/>
                <w:rtl/>
              </w:rPr>
              <w:t>نام</w:t>
            </w:r>
            <w:r w:rsidRPr="00083E6B">
              <w:rPr>
                <w:rFonts w:cs="B Lotus"/>
                <w:rtl/>
              </w:rPr>
              <w:t xml:space="preserve"> </w:t>
            </w:r>
            <w:r w:rsidRPr="00083E6B">
              <w:rPr>
                <w:rFonts w:cs="B Lotus" w:hint="cs"/>
                <w:rtl/>
              </w:rPr>
              <w:t>خانوادگی</w:t>
            </w:r>
            <w:r w:rsidRPr="00083E6B">
              <w:rPr>
                <w:rFonts w:cs="B Lotus"/>
                <w:rtl/>
              </w:rPr>
              <w:t xml:space="preserve"> </w:t>
            </w:r>
            <w:r w:rsidRPr="00083E6B">
              <w:rPr>
                <w:rFonts w:cs="B Lotus" w:hint="cs"/>
                <w:rtl/>
              </w:rPr>
              <w:t>شخصیت</w:t>
            </w:r>
            <w:r w:rsidRPr="00083E6B">
              <w:rPr>
                <w:rFonts w:cs="B Lotus"/>
                <w:rtl/>
              </w:rPr>
              <w:t xml:space="preserve"> </w:t>
            </w:r>
            <w:r w:rsidRPr="00083E6B">
              <w:rPr>
                <w:rFonts w:cs="B Lotus" w:hint="cs"/>
                <w:rtl/>
              </w:rPr>
              <w:t>حقیقی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18A56581"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21C91A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D0D0398" w14:textId="7000D369"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62</w:t>
            </w:r>
          </w:p>
        </w:tc>
        <w:tc>
          <w:tcPr>
            <w:tcW w:w="8090" w:type="dxa"/>
          </w:tcPr>
          <w:p w14:paraId="074FBA29" w14:textId="6ABB672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InsLglNam</w:t>
            </w:r>
            <w:r w:rsidRPr="00083E6B">
              <w:rPr>
                <w:rFonts w:cs="B Lotus"/>
                <w:rtl/>
              </w:rPr>
              <w:t xml:space="preserve"> - </w:t>
            </w:r>
            <w:r w:rsidRPr="00083E6B">
              <w:rPr>
                <w:rFonts w:cs="B Lotus" w:hint="cs"/>
                <w:rtl/>
              </w:rPr>
              <w:t>نام</w:t>
            </w:r>
            <w:r w:rsidRPr="00083E6B">
              <w:rPr>
                <w:rFonts w:cs="B Lotus"/>
                <w:rtl/>
              </w:rPr>
              <w:t xml:space="preserve"> </w:t>
            </w:r>
            <w:r w:rsidRPr="00083E6B">
              <w:rPr>
                <w:rFonts w:cs="B Lotus" w:hint="cs"/>
                <w:rtl/>
              </w:rPr>
              <w:t>شخصیت</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01B5B047"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C33B898"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73D5193" w14:textId="3271B88F"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63</w:t>
            </w:r>
          </w:p>
        </w:tc>
        <w:tc>
          <w:tcPr>
            <w:tcW w:w="8090" w:type="dxa"/>
          </w:tcPr>
          <w:p w14:paraId="566F2A46" w14:textId="4FC21AEB"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ShftEdrsCmpDocNo</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الحاقی</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4FB5F19C"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238360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17DD17D" w14:textId="648F8275"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64</w:t>
            </w:r>
          </w:p>
        </w:tc>
        <w:tc>
          <w:tcPr>
            <w:tcW w:w="8090" w:type="dxa"/>
          </w:tcPr>
          <w:p w14:paraId="42DA6733" w14:textId="708CC194"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ShftCmpCod</w:t>
            </w:r>
            <w:r w:rsidRPr="00083E6B">
              <w:rPr>
                <w:rFonts w:cs="B Lotus"/>
                <w:rtl/>
              </w:rPr>
              <w:t xml:space="preserve"> - </w:t>
            </w:r>
            <w:r w:rsidRPr="00083E6B">
              <w:rPr>
                <w:rFonts w:cs="B Lotus" w:hint="cs"/>
                <w:rtl/>
              </w:rPr>
              <w:t>شرکت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68993107"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202BE9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E56ADA8" w14:textId="62EB4D5D"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65</w:t>
            </w:r>
          </w:p>
        </w:tc>
        <w:tc>
          <w:tcPr>
            <w:tcW w:w="8090" w:type="dxa"/>
          </w:tcPr>
          <w:p w14:paraId="2E50B0BE" w14:textId="7803D9B3"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ShftPlcyCmpDocNo</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07F2964E"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7FAC8B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AF3C36A" w14:textId="46C39DF7"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66</w:t>
            </w:r>
          </w:p>
        </w:tc>
        <w:tc>
          <w:tcPr>
            <w:tcW w:w="8090" w:type="dxa"/>
          </w:tcPr>
          <w:p w14:paraId="049CA1A9" w14:textId="598FE2F9"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EdrsThrPlcyCod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قبلا</w:t>
            </w:r>
            <w:r w:rsidRPr="00083E6B">
              <w:rPr>
                <w:rFonts w:cs="B Lotus"/>
                <w:rtl/>
              </w:rPr>
              <w:t xml:space="preserve"> </w:t>
            </w:r>
            <w:r w:rsidRPr="00083E6B">
              <w:rPr>
                <w:rFonts w:cs="B Lotus" w:hint="cs"/>
                <w:rtl/>
              </w:rPr>
              <w:t>ثبت</w:t>
            </w:r>
            <w:r w:rsidRPr="00083E6B">
              <w:rPr>
                <w:rFonts w:cs="B Lotus"/>
                <w:rtl/>
              </w:rPr>
              <w:t xml:space="preserve"> </w:t>
            </w:r>
            <w:r w:rsidRPr="00083E6B">
              <w:rPr>
                <w:rFonts w:cs="B Lotus" w:hint="cs"/>
                <w:rtl/>
              </w:rPr>
              <w:t>نشده</w:t>
            </w:r>
            <w:r w:rsidRPr="00083E6B">
              <w:rPr>
                <w:rFonts w:cs="B Lotus"/>
                <w:rtl/>
              </w:rPr>
              <w:t xml:space="preserve"> </w:t>
            </w:r>
            <w:r w:rsidRPr="00083E6B">
              <w:rPr>
                <w:rFonts w:cs="B Lotus" w:hint="cs"/>
                <w:rtl/>
              </w:rPr>
              <w:t>است</w:t>
            </w:r>
          </w:p>
        </w:tc>
      </w:tr>
      <w:tr w:rsidR="00083E6B" w:rsidRPr="00A367A7" w14:paraId="624FB0FE"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07CF3E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4A47B11" w14:textId="000346EC"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67</w:t>
            </w:r>
          </w:p>
        </w:tc>
        <w:tc>
          <w:tcPr>
            <w:tcW w:w="8090" w:type="dxa"/>
          </w:tcPr>
          <w:p w14:paraId="451218D6" w14:textId="18C484C2"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PrntPlcyCmpDocNo</w:t>
            </w:r>
            <w:r w:rsidRPr="00083E6B">
              <w:rPr>
                <w:rFonts w:cs="B Lotus"/>
                <w:rtl/>
              </w:rPr>
              <w:t xml:space="preserve"> -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قبلا</w:t>
            </w:r>
            <w:r w:rsidRPr="00083E6B">
              <w:rPr>
                <w:rFonts w:cs="B Lotus"/>
                <w:rtl/>
              </w:rPr>
              <w:t xml:space="preserve"> </w:t>
            </w:r>
            <w:r w:rsidRPr="00083E6B">
              <w:rPr>
                <w:rFonts w:cs="B Lotus" w:hint="cs"/>
                <w:rtl/>
              </w:rPr>
              <w:t>ثبت</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است</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چاپی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تکراری</w:t>
            </w:r>
            <w:r w:rsidRPr="00083E6B">
              <w:rPr>
                <w:rFonts w:cs="B Lotus"/>
                <w:rtl/>
              </w:rPr>
              <w:t xml:space="preserve"> </w:t>
            </w:r>
            <w:r w:rsidRPr="00083E6B">
              <w:rPr>
                <w:rFonts w:cs="B Lotus" w:hint="cs"/>
                <w:rtl/>
              </w:rPr>
              <w:t>است</w:t>
            </w:r>
            <w:r w:rsidRPr="00083E6B">
              <w:rPr>
                <w:rFonts w:cs="B Lotus"/>
                <w:rtl/>
              </w:rPr>
              <w:t xml:space="preserve"> .)</w:t>
            </w:r>
          </w:p>
        </w:tc>
      </w:tr>
      <w:tr w:rsidR="00083E6B" w:rsidRPr="00A367A7" w14:paraId="45C0656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645E5A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288084A" w14:textId="4625C2B8"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68</w:t>
            </w:r>
          </w:p>
        </w:tc>
        <w:tc>
          <w:tcPr>
            <w:tcW w:w="8090" w:type="dxa"/>
          </w:tcPr>
          <w:p w14:paraId="17B2E9CF" w14:textId="31ABF602"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w:t>
            </w:r>
            <w:r w:rsidRPr="00083E6B">
              <w:rPr>
                <w:rFonts w:cs="B Lotus"/>
                <w:rtl/>
              </w:rPr>
              <w:t xml:space="preserve"> - </w:t>
            </w:r>
            <w:r w:rsidRPr="00083E6B">
              <w:rPr>
                <w:rFonts w:cs="B Lotus" w:hint="cs"/>
                <w:rtl/>
              </w:rPr>
              <w:t>پلاک</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66E81668"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0FE9A3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26E6D72" w14:textId="2D096EC3"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70</w:t>
            </w:r>
          </w:p>
        </w:tc>
        <w:tc>
          <w:tcPr>
            <w:tcW w:w="8090" w:type="dxa"/>
          </w:tcPr>
          <w:p w14:paraId="21697CDE" w14:textId="5DEB05FB"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BrnhFldCod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شعبه</w:t>
            </w:r>
            <w:r w:rsidRPr="00083E6B">
              <w:rPr>
                <w:rFonts w:cs="B Lotus"/>
                <w:rtl/>
              </w:rPr>
              <w:t xml:space="preserve"> </w:t>
            </w:r>
            <w:r w:rsidRPr="00083E6B">
              <w:rPr>
                <w:rFonts w:cs="B Lotus" w:hint="cs"/>
                <w:rtl/>
              </w:rPr>
              <w:t>رسمی</w:t>
            </w:r>
            <w:r w:rsidRPr="00083E6B">
              <w:rPr>
                <w:rFonts w:cs="B Lotus"/>
                <w:rtl/>
              </w:rPr>
              <w:t xml:space="preserve"> </w:t>
            </w:r>
            <w:r w:rsidRPr="00083E6B">
              <w:rPr>
                <w:rFonts w:cs="B Lotus" w:hint="cs"/>
                <w:rtl/>
              </w:rPr>
              <w:t>شرکت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62B8B2BA"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0B071B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C085752" w14:textId="1C51518A"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71</w:t>
            </w:r>
          </w:p>
        </w:tc>
        <w:tc>
          <w:tcPr>
            <w:tcW w:w="8090" w:type="dxa"/>
          </w:tcPr>
          <w:p w14:paraId="270AC1C7" w14:textId="76B1EF6D"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AgncFldCod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نمایندگی</w:t>
            </w:r>
            <w:r w:rsidRPr="00083E6B">
              <w:rPr>
                <w:rFonts w:cs="B Lotus"/>
                <w:rtl/>
              </w:rPr>
              <w:t xml:space="preserve"> </w:t>
            </w:r>
            <w:r w:rsidRPr="00083E6B">
              <w:rPr>
                <w:rFonts w:cs="B Lotus" w:hint="cs"/>
                <w:rtl/>
              </w:rPr>
              <w:t>رسمی</w:t>
            </w:r>
            <w:r w:rsidRPr="00083E6B">
              <w:rPr>
                <w:rFonts w:cs="B Lotus"/>
                <w:rtl/>
              </w:rPr>
              <w:t xml:space="preserve"> </w:t>
            </w:r>
            <w:r w:rsidRPr="00083E6B">
              <w:rPr>
                <w:rFonts w:cs="B Lotus" w:hint="cs"/>
                <w:rtl/>
              </w:rPr>
              <w:t>شرکت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3981A620"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2AD75B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388E543" w14:textId="233B0FB3"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72</w:t>
            </w:r>
          </w:p>
        </w:tc>
        <w:tc>
          <w:tcPr>
            <w:tcW w:w="8090" w:type="dxa"/>
          </w:tcPr>
          <w:p w14:paraId="25D00CA4" w14:textId="2BD61D7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BrkrFldCod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کارگزاری</w:t>
            </w:r>
            <w:r w:rsidRPr="00083E6B">
              <w:rPr>
                <w:rFonts w:cs="B Lotus"/>
                <w:rtl/>
              </w:rPr>
              <w:t xml:space="preserve"> </w:t>
            </w:r>
            <w:r w:rsidRPr="00083E6B">
              <w:rPr>
                <w:rFonts w:cs="B Lotus" w:hint="cs"/>
                <w:rtl/>
              </w:rPr>
              <w:t>رسمی</w:t>
            </w:r>
            <w:r w:rsidRPr="00083E6B">
              <w:rPr>
                <w:rFonts w:cs="B Lotus"/>
                <w:rtl/>
              </w:rPr>
              <w:t xml:space="preserve"> </w:t>
            </w:r>
            <w:r w:rsidRPr="00083E6B">
              <w:rPr>
                <w:rFonts w:cs="B Lotus" w:hint="cs"/>
                <w:rtl/>
              </w:rPr>
              <w:t>شرکت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r w:rsidRPr="00083E6B">
              <w:rPr>
                <w:rFonts w:cs="B Lotus"/>
                <w:rtl/>
              </w:rPr>
              <w:t xml:space="preserve"> </w:t>
            </w:r>
          </w:p>
        </w:tc>
      </w:tr>
      <w:tr w:rsidR="00083E6B" w:rsidRPr="00A367A7" w14:paraId="04478D43"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DCEFC7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8B7DE62" w14:textId="50355D75"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73</w:t>
            </w:r>
          </w:p>
        </w:tc>
        <w:tc>
          <w:tcPr>
            <w:tcW w:w="8090" w:type="dxa"/>
          </w:tcPr>
          <w:p w14:paraId="50DB3330" w14:textId="2A4F3BAE"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BrnhFldCod AgncFldCod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شعبه</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کد</w:t>
            </w:r>
            <w:r w:rsidRPr="00083E6B">
              <w:rPr>
                <w:rFonts w:cs="B Lotus"/>
                <w:rtl/>
              </w:rPr>
              <w:t xml:space="preserve"> </w:t>
            </w:r>
            <w:r w:rsidRPr="00083E6B">
              <w:rPr>
                <w:rFonts w:cs="B Lotus" w:hint="cs"/>
                <w:rtl/>
              </w:rPr>
              <w:t>نمایندگی،</w:t>
            </w:r>
            <w:r w:rsidRPr="00083E6B">
              <w:rPr>
                <w:rFonts w:cs="B Lotus"/>
                <w:rtl/>
              </w:rPr>
              <w:t xml:space="preserve"> </w:t>
            </w:r>
            <w:r w:rsidRPr="00083E6B">
              <w:rPr>
                <w:rFonts w:cs="B Lotus" w:hint="cs"/>
                <w:rtl/>
              </w:rPr>
              <w:t>هر</w:t>
            </w:r>
            <w:r w:rsidRPr="00083E6B">
              <w:rPr>
                <w:rFonts w:cs="B Lotus"/>
                <w:rtl/>
              </w:rPr>
              <w:t xml:space="preserve"> </w:t>
            </w:r>
            <w:r w:rsidRPr="00083E6B">
              <w:rPr>
                <w:rFonts w:cs="B Lotus" w:hint="cs"/>
                <w:rtl/>
              </w:rPr>
              <w:t>دو</w:t>
            </w:r>
            <w:r w:rsidRPr="00083E6B">
              <w:rPr>
                <w:rFonts w:cs="B Lotus"/>
                <w:rtl/>
              </w:rPr>
              <w:t xml:space="preserve"> </w:t>
            </w:r>
            <w:r w:rsidRPr="00083E6B">
              <w:rPr>
                <w:rFonts w:cs="B Lotus" w:hint="cs"/>
                <w:rtl/>
              </w:rPr>
              <w:t>خالیست</w:t>
            </w:r>
          </w:p>
        </w:tc>
      </w:tr>
      <w:tr w:rsidR="00083E6B" w:rsidRPr="00A367A7" w14:paraId="42E4EDF1"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4802E82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2901AF2" w14:textId="3CB14473"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74</w:t>
            </w:r>
          </w:p>
        </w:tc>
        <w:tc>
          <w:tcPr>
            <w:tcW w:w="8090" w:type="dxa"/>
          </w:tcPr>
          <w:p w14:paraId="5D669166" w14:textId="779BB921"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EdrsWbsCarPlcyUnqCod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يکتا</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خالي</w:t>
            </w:r>
            <w:r w:rsidRPr="00083E6B">
              <w:rPr>
                <w:rFonts w:cs="B Lotus"/>
                <w:rtl/>
              </w:rPr>
              <w:t xml:space="preserve"> </w:t>
            </w:r>
            <w:r w:rsidRPr="00083E6B">
              <w:rPr>
                <w:rFonts w:cs="B Lotus" w:hint="cs"/>
                <w:rtl/>
              </w:rPr>
              <w:t>است</w:t>
            </w:r>
            <w:r w:rsidRPr="00083E6B">
              <w:rPr>
                <w:rFonts w:cs="B Lotus"/>
                <w:rtl/>
              </w:rPr>
              <w:t xml:space="preserve"> . </w:t>
            </w:r>
          </w:p>
        </w:tc>
      </w:tr>
      <w:tr w:rsidR="00083E6B" w:rsidRPr="00A367A7" w14:paraId="15D886A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389020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A1EB6D5" w14:textId="2C1A2086"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75</w:t>
            </w:r>
          </w:p>
        </w:tc>
        <w:tc>
          <w:tcPr>
            <w:tcW w:w="8090" w:type="dxa"/>
          </w:tcPr>
          <w:p w14:paraId="2758D462" w14:textId="015E8023"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EdrsThrPlcyCod , PrntPlcyCmpDocNo</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بيمه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الحاقيه</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جاپي</w:t>
            </w:r>
            <w:r w:rsidRPr="00083E6B">
              <w:rPr>
                <w:rFonts w:cs="B Lotus"/>
                <w:rtl/>
              </w:rPr>
              <w:t xml:space="preserve"> </w:t>
            </w:r>
            <w:r w:rsidRPr="00083E6B">
              <w:rPr>
                <w:rFonts w:cs="B Lotus" w:hint="cs"/>
                <w:rtl/>
              </w:rPr>
              <w:t>بيمه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قبلا</w:t>
            </w:r>
            <w:r w:rsidRPr="00083E6B">
              <w:rPr>
                <w:rFonts w:cs="B Lotus"/>
                <w:rtl/>
              </w:rPr>
              <w:t xml:space="preserve"> </w:t>
            </w:r>
            <w:r w:rsidRPr="00083E6B">
              <w:rPr>
                <w:rFonts w:cs="B Lotus" w:hint="cs"/>
                <w:rtl/>
              </w:rPr>
              <w:t>ثبت</w:t>
            </w:r>
            <w:r w:rsidRPr="00083E6B">
              <w:rPr>
                <w:rFonts w:cs="B Lotus"/>
                <w:rtl/>
              </w:rPr>
              <w:t xml:space="preserve"> </w:t>
            </w:r>
            <w:r w:rsidRPr="00083E6B">
              <w:rPr>
                <w:rFonts w:cs="B Lotus" w:hint="cs"/>
                <w:rtl/>
              </w:rPr>
              <w:t>نشده</w:t>
            </w:r>
            <w:r w:rsidRPr="00083E6B">
              <w:rPr>
                <w:rFonts w:cs="B Lotus"/>
                <w:rtl/>
              </w:rPr>
              <w:t xml:space="preserve"> </w:t>
            </w:r>
            <w:r w:rsidRPr="00083E6B">
              <w:rPr>
                <w:rFonts w:cs="B Lotus" w:hint="cs"/>
                <w:rtl/>
              </w:rPr>
              <w:t>است</w:t>
            </w:r>
            <w:r w:rsidRPr="00083E6B">
              <w:rPr>
                <w:rFonts w:cs="B Lotus"/>
                <w:rtl/>
              </w:rPr>
              <w:t xml:space="preserve"> .</w:t>
            </w:r>
          </w:p>
        </w:tc>
      </w:tr>
      <w:tr w:rsidR="00083E6B" w:rsidRPr="00A367A7" w14:paraId="3A7BB060"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EB1657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68F638B" w14:textId="21666ED2"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76</w:t>
            </w:r>
          </w:p>
        </w:tc>
        <w:tc>
          <w:tcPr>
            <w:tcW w:w="8090" w:type="dxa"/>
          </w:tcPr>
          <w:p w14:paraId="25EAC45B" w14:textId="71B6394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Plk1</w:t>
            </w:r>
            <w:r w:rsidRPr="00083E6B">
              <w:rPr>
                <w:rFonts w:cs="B Lotus"/>
                <w:rtl/>
              </w:rPr>
              <w:t xml:space="preserve"> -  </w:t>
            </w:r>
            <w:r w:rsidRPr="00083E6B">
              <w:rPr>
                <w:rFonts w:cs="B Lotus" w:hint="cs"/>
                <w:rtl/>
              </w:rPr>
              <w:t>پلاک</w:t>
            </w:r>
            <w:r w:rsidRPr="00083E6B">
              <w:rPr>
                <w:rFonts w:cs="B Lotus"/>
                <w:rtl/>
              </w:rPr>
              <w:t xml:space="preserve"> </w:t>
            </w:r>
            <w:r w:rsidRPr="00083E6B">
              <w:rPr>
                <w:rFonts w:cs="B Lotus" w:hint="cs"/>
                <w:rtl/>
              </w:rPr>
              <w:t>موتورسيکلت</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کنید</w:t>
            </w:r>
            <w:r w:rsidRPr="00083E6B">
              <w:rPr>
                <w:rFonts w:cs="B Lotus"/>
                <w:rtl/>
              </w:rPr>
              <w:t xml:space="preserve">  </w:t>
            </w:r>
          </w:p>
        </w:tc>
      </w:tr>
      <w:tr w:rsidR="00083E6B" w:rsidRPr="00A367A7" w14:paraId="14D660E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62A1A2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8395A3B" w14:textId="76C0D0C4"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77</w:t>
            </w:r>
          </w:p>
        </w:tc>
        <w:tc>
          <w:tcPr>
            <w:tcW w:w="8090" w:type="dxa"/>
          </w:tcPr>
          <w:p w14:paraId="1B472EAD" w14:textId="5E15E19E"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PlkSrl</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سريال</w:t>
            </w:r>
            <w:r w:rsidRPr="00083E6B">
              <w:rPr>
                <w:rFonts w:cs="B Lotus"/>
                <w:rtl/>
              </w:rPr>
              <w:t xml:space="preserve"> </w:t>
            </w:r>
            <w:r w:rsidRPr="00083E6B">
              <w:rPr>
                <w:rFonts w:cs="B Lotus" w:hint="cs"/>
                <w:rtl/>
              </w:rPr>
              <w:t>موتور</w:t>
            </w:r>
            <w:r w:rsidRPr="00083E6B">
              <w:rPr>
                <w:rFonts w:cs="B Lotus"/>
                <w:rtl/>
              </w:rPr>
              <w:t xml:space="preserve"> </w:t>
            </w:r>
            <w:r w:rsidRPr="00083E6B">
              <w:rPr>
                <w:rFonts w:cs="B Lotus" w:hint="cs"/>
                <w:rtl/>
              </w:rPr>
              <w:t>سيکلت</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کنيد</w:t>
            </w:r>
            <w:r w:rsidRPr="00083E6B">
              <w:rPr>
                <w:rFonts w:cs="B Lotus"/>
                <w:rtl/>
              </w:rPr>
              <w:t xml:space="preserve"> .</w:t>
            </w:r>
          </w:p>
        </w:tc>
      </w:tr>
      <w:tr w:rsidR="00083E6B" w:rsidRPr="00A367A7" w14:paraId="42888C3B"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F4FCD9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38EEDA0" w14:textId="087D5254"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78</w:t>
            </w:r>
          </w:p>
        </w:tc>
        <w:tc>
          <w:tcPr>
            <w:tcW w:w="8090" w:type="dxa"/>
          </w:tcPr>
          <w:p w14:paraId="0D3EEFF7" w14:textId="4ACC1185"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PlkSrl</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سریال</w:t>
            </w:r>
            <w:r w:rsidRPr="00083E6B">
              <w:rPr>
                <w:rFonts w:cs="B Lotus"/>
                <w:rtl/>
              </w:rPr>
              <w:t xml:space="preserve"> </w:t>
            </w:r>
            <w:r w:rsidRPr="00083E6B">
              <w:rPr>
                <w:rFonts w:cs="B Lotus" w:hint="cs"/>
                <w:rtl/>
              </w:rPr>
              <w:t>موتور</w:t>
            </w:r>
            <w:r w:rsidRPr="00083E6B">
              <w:rPr>
                <w:rFonts w:cs="B Lotus"/>
                <w:rtl/>
              </w:rPr>
              <w:t xml:space="preserve"> </w:t>
            </w:r>
            <w:r w:rsidRPr="00083E6B">
              <w:rPr>
                <w:rFonts w:cs="B Lotus" w:hint="cs"/>
                <w:rtl/>
              </w:rPr>
              <w:t>سيکلت</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r w:rsidRPr="00083E6B">
              <w:rPr>
                <w:rFonts w:cs="B Lotus"/>
                <w:rtl/>
              </w:rPr>
              <w:t xml:space="preserve"> .</w:t>
            </w:r>
          </w:p>
        </w:tc>
      </w:tr>
      <w:tr w:rsidR="00083E6B" w:rsidRPr="00A367A7" w14:paraId="6D7F2DEE"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B78817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90A5C89" w14:textId="11C8ED37"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79</w:t>
            </w:r>
          </w:p>
        </w:tc>
        <w:tc>
          <w:tcPr>
            <w:tcW w:w="8090" w:type="dxa"/>
          </w:tcPr>
          <w:p w14:paraId="0D8CCC1D" w14:textId="64411EE9"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PrntEdrsCmpDocNo</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چاپی</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اشتباه</w:t>
            </w:r>
            <w:r w:rsidRPr="00083E6B">
              <w:rPr>
                <w:rFonts w:cs="B Lotus"/>
                <w:rtl/>
              </w:rPr>
              <w:t xml:space="preserve"> </w:t>
            </w:r>
            <w:r w:rsidRPr="00083E6B">
              <w:rPr>
                <w:rFonts w:cs="B Lotus" w:hint="cs"/>
                <w:rtl/>
              </w:rPr>
              <w:t>است</w:t>
            </w:r>
            <w:r w:rsidRPr="00083E6B">
              <w:rPr>
                <w:rFonts w:cs="B Lotus"/>
                <w:rtl/>
              </w:rPr>
              <w:t xml:space="preserve"> .</w:t>
            </w:r>
          </w:p>
        </w:tc>
      </w:tr>
      <w:tr w:rsidR="00083E6B" w:rsidRPr="00A367A7" w14:paraId="72060E30"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4311E28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02CDBAB" w14:textId="314BB8DF"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80</w:t>
            </w:r>
          </w:p>
        </w:tc>
        <w:tc>
          <w:tcPr>
            <w:tcW w:w="8090" w:type="dxa"/>
          </w:tcPr>
          <w:p w14:paraId="73F3FB8C" w14:textId="41000FE3"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ThrPrpsCod</w:t>
            </w:r>
            <w:r w:rsidRPr="00083E6B">
              <w:rPr>
                <w:rFonts w:cs="B Lotus"/>
                <w:rtl/>
              </w:rPr>
              <w:t xml:space="preserve"> - </w:t>
            </w:r>
            <w:r w:rsidRPr="00083E6B">
              <w:rPr>
                <w:rFonts w:cs="B Lotus" w:hint="cs"/>
                <w:rtl/>
              </w:rPr>
              <w:t>اطلاعات</w:t>
            </w:r>
            <w:r w:rsidRPr="00083E6B">
              <w:rPr>
                <w:rFonts w:cs="B Lotus"/>
                <w:rtl/>
              </w:rPr>
              <w:t xml:space="preserve"> </w:t>
            </w:r>
            <w:r w:rsidRPr="00083E6B">
              <w:rPr>
                <w:rFonts w:cs="B Lotus" w:hint="cs"/>
                <w:rtl/>
              </w:rPr>
              <w:t>پیشنهادی</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ارسالی</w:t>
            </w:r>
            <w:r w:rsidRPr="00083E6B">
              <w:rPr>
                <w:rFonts w:cs="B Lotus"/>
                <w:rtl/>
              </w:rPr>
              <w:t xml:space="preserve"> </w:t>
            </w:r>
            <w:r w:rsidRPr="00083E6B">
              <w:rPr>
                <w:rFonts w:cs="B Lotus" w:hint="cs"/>
                <w:rtl/>
              </w:rPr>
              <w:t>یکسان</w:t>
            </w:r>
            <w:r w:rsidRPr="00083E6B">
              <w:rPr>
                <w:rFonts w:cs="B Lotus"/>
                <w:rtl/>
              </w:rPr>
              <w:t xml:space="preserve"> </w:t>
            </w:r>
            <w:r w:rsidRPr="00083E6B">
              <w:rPr>
                <w:rFonts w:cs="B Lotus" w:hint="cs"/>
                <w:rtl/>
              </w:rPr>
              <w:t>نمیباشد</w:t>
            </w:r>
            <w:r w:rsidRPr="00083E6B">
              <w:rPr>
                <w:rFonts w:cs="B Lotus"/>
                <w:rtl/>
              </w:rPr>
              <w:t>.</w:t>
            </w:r>
          </w:p>
        </w:tc>
      </w:tr>
      <w:tr w:rsidR="00083E6B" w:rsidRPr="00A367A7" w14:paraId="4C25BA75"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D5B29A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D5A640E" w14:textId="3A6E5F3E"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81</w:t>
            </w:r>
          </w:p>
        </w:tc>
        <w:tc>
          <w:tcPr>
            <w:tcW w:w="8090" w:type="dxa"/>
          </w:tcPr>
          <w:p w14:paraId="6FBD4C51" w14:textId="374896F4"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PrntPrpsCmpDocNo</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چاپی</w:t>
            </w:r>
            <w:r w:rsidRPr="00083E6B">
              <w:rPr>
                <w:rFonts w:cs="B Lotus"/>
                <w:rtl/>
              </w:rPr>
              <w:t xml:space="preserve"> </w:t>
            </w:r>
            <w:r w:rsidRPr="00083E6B">
              <w:rPr>
                <w:rFonts w:cs="B Lotus" w:hint="cs"/>
                <w:rtl/>
              </w:rPr>
              <w:t>پیشنهاد</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151E1C16"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E6EFE3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31C1491" w14:textId="76D3E8C7"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82</w:t>
            </w:r>
          </w:p>
        </w:tc>
        <w:tc>
          <w:tcPr>
            <w:tcW w:w="8090" w:type="dxa"/>
          </w:tcPr>
          <w:p w14:paraId="474DF789" w14:textId="3A9607D7"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LstCmpCod,LstCmpDocNo</w:t>
            </w:r>
            <w:r w:rsidRPr="00083E6B">
              <w:rPr>
                <w:rFonts w:cs="B Lotus"/>
                <w:rtl/>
              </w:rPr>
              <w:t xml:space="preserve"> -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قبلی</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صورت</w:t>
            </w:r>
            <w:r w:rsidRPr="00083E6B">
              <w:rPr>
                <w:rFonts w:cs="B Lotus"/>
                <w:rtl/>
              </w:rPr>
              <w:t xml:space="preserve"> </w:t>
            </w:r>
            <w:r w:rsidRPr="00083E6B">
              <w:rPr>
                <w:rFonts w:cs="B Lotus" w:hint="cs"/>
                <w:rtl/>
              </w:rPr>
              <w:t>وب</w:t>
            </w:r>
            <w:r w:rsidRPr="00083E6B">
              <w:rPr>
                <w:rFonts w:cs="B Lotus"/>
                <w:rtl/>
              </w:rPr>
              <w:t xml:space="preserve"> </w:t>
            </w:r>
            <w:r w:rsidRPr="00083E6B">
              <w:rPr>
                <w:rFonts w:cs="B Lotus" w:hint="cs"/>
                <w:rtl/>
              </w:rPr>
              <w:t>سرویس</w:t>
            </w:r>
            <w:r w:rsidRPr="00083E6B">
              <w:rPr>
                <w:rFonts w:cs="B Lotus"/>
                <w:rtl/>
              </w:rPr>
              <w:t xml:space="preserve"> </w:t>
            </w:r>
            <w:r w:rsidRPr="00083E6B">
              <w:rPr>
                <w:rFonts w:cs="B Lotus" w:hint="cs"/>
                <w:rtl/>
              </w:rPr>
              <w:t>ارسال</w:t>
            </w:r>
            <w:r w:rsidRPr="00083E6B">
              <w:rPr>
                <w:rFonts w:cs="B Lotus"/>
                <w:rtl/>
              </w:rPr>
              <w:t xml:space="preserve"> </w:t>
            </w:r>
            <w:r w:rsidRPr="00083E6B">
              <w:rPr>
                <w:rFonts w:cs="B Lotus" w:hint="cs"/>
                <w:rtl/>
              </w:rPr>
              <w:t>نشده</w:t>
            </w:r>
            <w:r w:rsidRPr="00083E6B">
              <w:rPr>
                <w:rFonts w:cs="B Lotus"/>
                <w:rtl/>
              </w:rPr>
              <w:t xml:space="preserve"> </w:t>
            </w:r>
            <w:r w:rsidRPr="00083E6B">
              <w:rPr>
                <w:rFonts w:cs="B Lotus" w:hint="cs"/>
                <w:rtl/>
              </w:rPr>
              <w:t>است</w:t>
            </w:r>
            <w:r w:rsidRPr="00083E6B">
              <w:rPr>
                <w:rFonts w:cs="B Lotus"/>
                <w:rtl/>
              </w:rPr>
              <w:t xml:space="preserve"> .</w:t>
            </w:r>
          </w:p>
        </w:tc>
      </w:tr>
      <w:tr w:rsidR="00083E6B" w:rsidRPr="00A367A7" w14:paraId="4E868A79"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F283F4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60F4A21" w14:textId="28B78C2A"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83</w:t>
            </w:r>
          </w:p>
        </w:tc>
        <w:tc>
          <w:tcPr>
            <w:tcW w:w="8090" w:type="dxa"/>
          </w:tcPr>
          <w:p w14:paraId="139B793B" w14:textId="2488DE8F"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LstCmpCod,LstCmpDocNo</w:t>
            </w:r>
            <w:r w:rsidRPr="00083E6B">
              <w:rPr>
                <w:rFonts w:cs="B Lotus"/>
                <w:rtl/>
              </w:rPr>
              <w:t xml:space="preserve"> - </w:t>
            </w:r>
            <w:r w:rsidRPr="00083E6B">
              <w:rPr>
                <w:rFonts w:cs="B Lotus" w:hint="cs"/>
                <w:rtl/>
              </w:rPr>
              <w:t>اطلاعات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سال</w:t>
            </w:r>
            <w:r w:rsidRPr="00083E6B">
              <w:rPr>
                <w:rFonts w:cs="B Lotus"/>
                <w:rtl/>
              </w:rPr>
              <w:t xml:space="preserve"> </w:t>
            </w:r>
            <w:r w:rsidRPr="00083E6B">
              <w:rPr>
                <w:rFonts w:cs="B Lotus" w:hint="cs"/>
                <w:rtl/>
              </w:rPr>
              <w:t>قبل</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49D019F3"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A7B2D1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27D5267" w14:textId="31CEC960"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84</w:t>
            </w:r>
          </w:p>
        </w:tc>
        <w:tc>
          <w:tcPr>
            <w:tcW w:w="8090" w:type="dxa"/>
          </w:tcPr>
          <w:p w14:paraId="1CCEEFBE" w14:textId="65102EE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EdrsTypCod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r w:rsidRPr="00083E6B">
              <w:rPr>
                <w:rFonts w:cs="B Lotus"/>
                <w:rtl/>
              </w:rPr>
              <w:t xml:space="preserve"> .</w:t>
            </w:r>
          </w:p>
        </w:tc>
      </w:tr>
      <w:tr w:rsidR="00083E6B" w:rsidRPr="00A367A7" w14:paraId="5B3D8DB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F806C8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CD02414" w14:textId="38E45B9D"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85</w:t>
            </w:r>
          </w:p>
        </w:tc>
        <w:tc>
          <w:tcPr>
            <w:tcW w:w="8090" w:type="dxa"/>
          </w:tcPr>
          <w:p w14:paraId="2804CD1D" w14:textId="2B9B6E01"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PrntPlcyCmpDocNo_PrntEdrsCmpDocNo</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چاپی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یا</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نیست</w:t>
            </w:r>
            <w:r w:rsidRPr="00083E6B">
              <w:rPr>
                <w:rFonts w:cs="B Lotus"/>
                <w:rtl/>
              </w:rPr>
              <w:t xml:space="preserve"> . </w:t>
            </w:r>
            <w:r w:rsidRPr="00083E6B">
              <w:rPr>
                <w:rFonts w:cs="B Lotus" w:hint="cs"/>
                <w:rtl/>
              </w:rPr>
              <w:t>با</w:t>
            </w:r>
            <w:r w:rsidRPr="00083E6B">
              <w:rPr>
                <w:rFonts w:cs="B Lotus"/>
                <w:rtl/>
              </w:rPr>
              <w:t xml:space="preserve"> </w:t>
            </w:r>
            <w:r w:rsidRPr="00083E6B">
              <w:rPr>
                <w:rFonts w:cs="B Lotus" w:hint="cs"/>
                <w:rtl/>
              </w:rPr>
              <w:t>فرمت</w:t>
            </w:r>
            <w:r w:rsidRPr="00083E6B">
              <w:rPr>
                <w:rFonts w:cs="B Lotus"/>
                <w:rtl/>
              </w:rPr>
              <w:t xml:space="preserve"> /5/1/ </w:t>
            </w:r>
            <w:r w:rsidRPr="00083E6B">
              <w:rPr>
                <w:rFonts w:cs="B Lotus" w:hint="cs"/>
                <w:rtl/>
              </w:rPr>
              <w:t>ارسال</w:t>
            </w:r>
            <w:r w:rsidRPr="00083E6B">
              <w:rPr>
                <w:rFonts w:cs="B Lotus"/>
                <w:rtl/>
              </w:rPr>
              <w:t xml:space="preserve"> </w:t>
            </w:r>
            <w:r w:rsidRPr="00083E6B">
              <w:rPr>
                <w:rFonts w:cs="B Lotus" w:hint="cs"/>
                <w:rtl/>
              </w:rPr>
              <w:t>شود</w:t>
            </w:r>
            <w:r w:rsidRPr="00083E6B">
              <w:rPr>
                <w:rFonts w:cs="B Lotus"/>
                <w:rtl/>
              </w:rPr>
              <w:t xml:space="preserve"> .</w:t>
            </w:r>
          </w:p>
        </w:tc>
      </w:tr>
      <w:tr w:rsidR="00083E6B" w:rsidRPr="00A367A7" w14:paraId="48D3B1F3"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37206C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87A2E8C" w14:textId="04D7D94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86</w:t>
            </w:r>
          </w:p>
        </w:tc>
        <w:tc>
          <w:tcPr>
            <w:tcW w:w="8090" w:type="dxa"/>
          </w:tcPr>
          <w:p w14:paraId="7258842D" w14:textId="67B76C7B"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 xml:space="preserve"> </w:t>
            </w:r>
            <w:r w:rsidRPr="00083E6B">
              <w:rPr>
                <w:rFonts w:cs="B Lotus" w:hint="cs"/>
                <w:rtl/>
              </w:rPr>
              <w:t>کد</w:t>
            </w:r>
            <w:r w:rsidRPr="00083E6B">
              <w:rPr>
                <w:rFonts w:cs="B Lotus"/>
                <w:rtl/>
              </w:rPr>
              <w:t xml:space="preserve"> </w:t>
            </w:r>
            <w:r w:rsidRPr="00083E6B">
              <w:rPr>
                <w:rFonts w:cs="B Lotus" w:hint="cs"/>
                <w:rtl/>
              </w:rPr>
              <w:t>یکتای</w:t>
            </w:r>
            <w:r w:rsidRPr="00083E6B">
              <w:rPr>
                <w:rFonts w:cs="B Lotus"/>
                <w:rtl/>
              </w:rPr>
              <w:t xml:space="preserve"> </w:t>
            </w:r>
            <w:r w:rsidRPr="00083E6B">
              <w:rPr>
                <w:rFonts w:cs="B Lotus" w:hint="cs"/>
                <w:rtl/>
              </w:rPr>
              <w:t>پیشنهاد</w:t>
            </w:r>
            <w:r w:rsidRPr="00083E6B">
              <w:rPr>
                <w:rFonts w:cs="B Lotus"/>
                <w:rtl/>
              </w:rPr>
              <w:t xml:space="preserve">  </w:t>
            </w:r>
            <w:r w:rsidRPr="00083E6B">
              <w:rPr>
                <w:rFonts w:cs="B Lotus" w:hint="cs"/>
                <w:rtl/>
              </w:rPr>
              <w:t>قبلا</w:t>
            </w:r>
            <w:r w:rsidRPr="00083E6B">
              <w:rPr>
                <w:rFonts w:cs="B Lotus"/>
                <w:rtl/>
              </w:rPr>
              <w:t xml:space="preserve"> </w:t>
            </w:r>
            <w:r w:rsidRPr="00083E6B">
              <w:rPr>
                <w:rFonts w:cs="B Lotus" w:hint="cs"/>
                <w:rtl/>
              </w:rPr>
              <w:t>ثبت</w:t>
            </w:r>
            <w:r w:rsidRPr="00083E6B">
              <w:rPr>
                <w:rFonts w:cs="B Lotus"/>
                <w:rtl/>
              </w:rPr>
              <w:t xml:space="preserve"> </w:t>
            </w:r>
            <w:r w:rsidRPr="00083E6B">
              <w:rPr>
                <w:rFonts w:cs="B Lotus" w:hint="cs"/>
                <w:rtl/>
              </w:rPr>
              <w:t>نشده</w:t>
            </w:r>
            <w:r w:rsidRPr="00083E6B">
              <w:rPr>
                <w:rFonts w:cs="B Lotus"/>
                <w:rtl/>
              </w:rPr>
              <w:t xml:space="preserve"> </w:t>
            </w:r>
            <w:r w:rsidRPr="00083E6B">
              <w:rPr>
                <w:rFonts w:cs="B Lotus" w:hint="cs"/>
                <w:rtl/>
              </w:rPr>
              <w:t>است</w:t>
            </w:r>
          </w:p>
        </w:tc>
      </w:tr>
      <w:tr w:rsidR="00083E6B" w:rsidRPr="00A367A7" w14:paraId="606B23C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C5E9E0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4E06753" w14:textId="02C995E9"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87</w:t>
            </w:r>
          </w:p>
        </w:tc>
        <w:tc>
          <w:tcPr>
            <w:tcW w:w="8090" w:type="dxa"/>
          </w:tcPr>
          <w:p w14:paraId="3FE8C8C6" w14:textId="0A88BC5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hint="cs"/>
                <w:rtl/>
              </w:rPr>
              <w:t>تخصیص</w:t>
            </w:r>
            <w:r w:rsidRPr="00083E6B">
              <w:rPr>
                <w:rFonts w:cs="B Lotus"/>
                <w:rtl/>
              </w:rPr>
              <w:t xml:space="preserve"> </w:t>
            </w:r>
            <w:r w:rsidRPr="00083E6B">
              <w:rPr>
                <w:rFonts w:cs="B Lotus" w:hint="cs"/>
                <w:rtl/>
              </w:rPr>
              <w:t>کد</w:t>
            </w:r>
            <w:r w:rsidRPr="00083E6B">
              <w:rPr>
                <w:rFonts w:cs="B Lotus"/>
                <w:rtl/>
              </w:rPr>
              <w:t xml:space="preserve"> </w:t>
            </w:r>
            <w:r w:rsidRPr="00083E6B">
              <w:rPr>
                <w:rFonts w:cs="B Lotus" w:hint="cs"/>
                <w:rtl/>
              </w:rPr>
              <w:t>یکتا</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کاربری</w:t>
            </w:r>
            <w:r w:rsidRPr="00083E6B">
              <w:rPr>
                <w:rFonts w:cs="B Lotus"/>
                <w:rtl/>
              </w:rPr>
              <w:t xml:space="preserve"> </w:t>
            </w:r>
            <w:r w:rsidRPr="00083E6B">
              <w:rPr>
                <w:rFonts w:cs="B Lotus" w:hint="cs"/>
                <w:rtl/>
              </w:rPr>
              <w:t>تستی</w:t>
            </w:r>
            <w:r w:rsidRPr="00083E6B">
              <w:rPr>
                <w:rFonts w:cs="B Lotus"/>
                <w:rtl/>
              </w:rPr>
              <w:t xml:space="preserve"> </w:t>
            </w:r>
            <w:r w:rsidRPr="00083E6B">
              <w:rPr>
                <w:rFonts w:cs="B Lotus" w:hint="cs"/>
                <w:rtl/>
              </w:rPr>
              <w:t>وجود</w:t>
            </w:r>
            <w:r w:rsidRPr="00083E6B">
              <w:rPr>
                <w:rFonts w:cs="B Lotus"/>
                <w:rtl/>
              </w:rPr>
              <w:t xml:space="preserve"> </w:t>
            </w:r>
            <w:r w:rsidRPr="00083E6B">
              <w:rPr>
                <w:rFonts w:cs="B Lotus" w:hint="cs"/>
                <w:rtl/>
              </w:rPr>
              <w:t>ندارد</w:t>
            </w:r>
          </w:p>
        </w:tc>
      </w:tr>
      <w:tr w:rsidR="00083E6B" w:rsidRPr="00A367A7" w14:paraId="18CF0B75"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949617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F2BEA17" w14:textId="3AAE7EB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88</w:t>
            </w:r>
          </w:p>
        </w:tc>
        <w:tc>
          <w:tcPr>
            <w:tcW w:w="8090" w:type="dxa"/>
          </w:tcPr>
          <w:p w14:paraId="32C05D7B" w14:textId="53404840"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DisLfYrNum</w:t>
            </w:r>
            <w:r w:rsidRPr="00083E6B">
              <w:rPr>
                <w:rFonts w:cs="B Lotus"/>
                <w:rtl/>
              </w:rPr>
              <w:t xml:space="preserve"> - </w:t>
            </w:r>
            <w:r w:rsidRPr="00083E6B">
              <w:rPr>
                <w:rFonts w:cs="B Lotus" w:hint="cs"/>
                <w:rtl/>
              </w:rPr>
              <w:t>تعداد</w:t>
            </w:r>
            <w:r w:rsidRPr="00083E6B">
              <w:rPr>
                <w:rFonts w:cs="B Lotus"/>
                <w:rtl/>
              </w:rPr>
              <w:t xml:space="preserve"> </w:t>
            </w:r>
            <w:r w:rsidRPr="00083E6B">
              <w:rPr>
                <w:rFonts w:cs="B Lotus" w:hint="cs"/>
                <w:rtl/>
              </w:rPr>
              <w:t>سال</w:t>
            </w:r>
            <w:r w:rsidRPr="00083E6B">
              <w:rPr>
                <w:rFonts w:cs="B Lotus"/>
                <w:rtl/>
              </w:rPr>
              <w:t xml:space="preserve"> </w:t>
            </w:r>
            <w:r w:rsidRPr="00083E6B">
              <w:rPr>
                <w:rFonts w:cs="B Lotus" w:hint="cs"/>
                <w:rtl/>
              </w:rPr>
              <w:t>عدم</w:t>
            </w:r>
            <w:r w:rsidRPr="00083E6B">
              <w:rPr>
                <w:rFonts w:cs="B Lotus"/>
                <w:rtl/>
              </w:rPr>
              <w:t xml:space="preserve"> </w:t>
            </w:r>
            <w:r w:rsidRPr="00083E6B">
              <w:rPr>
                <w:rFonts w:cs="B Lotus" w:hint="cs"/>
                <w:rtl/>
              </w:rPr>
              <w:t>خسارت</w:t>
            </w:r>
            <w:r w:rsidRPr="00083E6B">
              <w:rPr>
                <w:rFonts w:cs="B Lotus"/>
                <w:rtl/>
              </w:rPr>
              <w:t xml:space="preserve"> </w:t>
            </w:r>
            <w:r w:rsidRPr="00083E6B">
              <w:rPr>
                <w:rFonts w:cs="B Lotus" w:hint="cs"/>
                <w:rtl/>
              </w:rPr>
              <w:t>بدنی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بزرگتر</w:t>
            </w:r>
            <w:r w:rsidRPr="00083E6B">
              <w:rPr>
                <w:rFonts w:cs="B Lotus"/>
                <w:rtl/>
              </w:rPr>
              <w:t xml:space="preserve"> </w:t>
            </w:r>
            <w:r w:rsidRPr="00083E6B">
              <w:rPr>
                <w:rFonts w:cs="B Lotus" w:hint="cs"/>
                <w:rtl/>
              </w:rPr>
              <w:t>از</w:t>
            </w:r>
            <w:r w:rsidRPr="00083E6B">
              <w:rPr>
                <w:rFonts w:cs="B Lotus"/>
                <w:rtl/>
              </w:rPr>
              <w:t xml:space="preserve"> </w:t>
            </w:r>
            <w:r w:rsidRPr="00083E6B">
              <w:rPr>
                <w:rFonts w:cs="B Lotus" w:hint="cs"/>
                <w:rtl/>
              </w:rPr>
              <w:t>سن</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میباشد</w:t>
            </w:r>
            <w:r w:rsidRPr="00083E6B">
              <w:rPr>
                <w:rFonts w:cs="B Lotus"/>
                <w:rtl/>
              </w:rPr>
              <w:t xml:space="preserve"> .</w:t>
            </w:r>
          </w:p>
        </w:tc>
      </w:tr>
      <w:tr w:rsidR="00083E6B" w:rsidRPr="00A367A7" w14:paraId="1C4A6249"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9F73DD3"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D0BBBF0" w14:textId="6420B3FD"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89</w:t>
            </w:r>
          </w:p>
        </w:tc>
        <w:tc>
          <w:tcPr>
            <w:tcW w:w="8090" w:type="dxa"/>
          </w:tcPr>
          <w:p w14:paraId="4635E2CB" w14:textId="55A5CA99"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DisFnYrNum</w:t>
            </w:r>
            <w:r w:rsidRPr="00083E6B">
              <w:rPr>
                <w:rFonts w:cs="B Lotus"/>
                <w:rtl/>
              </w:rPr>
              <w:t xml:space="preserve"> - </w:t>
            </w:r>
            <w:r w:rsidRPr="00083E6B">
              <w:rPr>
                <w:rFonts w:cs="B Lotus" w:hint="cs"/>
                <w:rtl/>
              </w:rPr>
              <w:t>تعداد</w:t>
            </w:r>
            <w:r w:rsidRPr="00083E6B">
              <w:rPr>
                <w:rFonts w:cs="B Lotus"/>
                <w:rtl/>
              </w:rPr>
              <w:t xml:space="preserve"> </w:t>
            </w:r>
            <w:r w:rsidRPr="00083E6B">
              <w:rPr>
                <w:rFonts w:cs="B Lotus" w:hint="cs"/>
                <w:rtl/>
              </w:rPr>
              <w:t>سال</w:t>
            </w:r>
            <w:r w:rsidRPr="00083E6B">
              <w:rPr>
                <w:rFonts w:cs="B Lotus"/>
                <w:rtl/>
              </w:rPr>
              <w:t xml:space="preserve"> </w:t>
            </w:r>
            <w:r w:rsidRPr="00083E6B">
              <w:rPr>
                <w:rFonts w:cs="B Lotus" w:hint="cs"/>
                <w:rtl/>
              </w:rPr>
              <w:t>عدم</w:t>
            </w:r>
            <w:r w:rsidRPr="00083E6B">
              <w:rPr>
                <w:rFonts w:cs="B Lotus"/>
                <w:rtl/>
              </w:rPr>
              <w:t xml:space="preserve"> </w:t>
            </w:r>
            <w:r w:rsidRPr="00083E6B">
              <w:rPr>
                <w:rFonts w:cs="B Lotus" w:hint="cs"/>
                <w:rtl/>
              </w:rPr>
              <w:t>خسارت</w:t>
            </w:r>
            <w:r w:rsidRPr="00083E6B">
              <w:rPr>
                <w:rFonts w:cs="B Lotus"/>
                <w:rtl/>
              </w:rPr>
              <w:t xml:space="preserve"> </w:t>
            </w:r>
            <w:r w:rsidRPr="00083E6B">
              <w:rPr>
                <w:rFonts w:cs="B Lotus" w:hint="cs"/>
                <w:rtl/>
              </w:rPr>
              <w:t>مالی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بزرگتر</w:t>
            </w:r>
            <w:r w:rsidRPr="00083E6B">
              <w:rPr>
                <w:rFonts w:cs="B Lotus"/>
                <w:rtl/>
              </w:rPr>
              <w:t xml:space="preserve"> </w:t>
            </w:r>
            <w:r w:rsidRPr="00083E6B">
              <w:rPr>
                <w:rFonts w:cs="B Lotus" w:hint="cs"/>
                <w:rtl/>
              </w:rPr>
              <w:t>از</w:t>
            </w:r>
            <w:r w:rsidRPr="00083E6B">
              <w:rPr>
                <w:rFonts w:cs="B Lotus"/>
                <w:rtl/>
              </w:rPr>
              <w:t xml:space="preserve"> </w:t>
            </w:r>
            <w:r w:rsidRPr="00083E6B">
              <w:rPr>
                <w:rFonts w:cs="B Lotus" w:hint="cs"/>
                <w:rtl/>
              </w:rPr>
              <w:t>سن</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میباشد</w:t>
            </w:r>
            <w:r w:rsidRPr="00083E6B">
              <w:rPr>
                <w:rFonts w:cs="B Lotus"/>
                <w:rtl/>
              </w:rPr>
              <w:t xml:space="preserve"> .</w:t>
            </w:r>
          </w:p>
        </w:tc>
      </w:tr>
      <w:tr w:rsidR="00083E6B" w:rsidRPr="00A367A7" w14:paraId="61E2DB50"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CA94A8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59C3BB6" w14:textId="545A39AE"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90</w:t>
            </w:r>
          </w:p>
        </w:tc>
        <w:tc>
          <w:tcPr>
            <w:tcW w:w="8090" w:type="dxa"/>
          </w:tcPr>
          <w:p w14:paraId="45AB90E8" w14:textId="2463A9D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DisPrsnYrNum</w:t>
            </w:r>
            <w:r w:rsidRPr="00083E6B">
              <w:rPr>
                <w:rFonts w:cs="B Lotus"/>
                <w:rtl/>
              </w:rPr>
              <w:t xml:space="preserve"> - </w:t>
            </w:r>
            <w:r w:rsidRPr="00083E6B">
              <w:rPr>
                <w:rFonts w:cs="B Lotus" w:hint="cs"/>
                <w:rtl/>
              </w:rPr>
              <w:t>تعداد</w:t>
            </w:r>
            <w:r w:rsidRPr="00083E6B">
              <w:rPr>
                <w:rFonts w:cs="B Lotus"/>
                <w:rtl/>
              </w:rPr>
              <w:t xml:space="preserve"> </w:t>
            </w:r>
            <w:r w:rsidRPr="00083E6B">
              <w:rPr>
                <w:rFonts w:cs="B Lotus" w:hint="cs"/>
                <w:rtl/>
              </w:rPr>
              <w:t>سال</w:t>
            </w:r>
            <w:r w:rsidRPr="00083E6B">
              <w:rPr>
                <w:rFonts w:cs="B Lotus"/>
                <w:rtl/>
              </w:rPr>
              <w:t xml:space="preserve"> </w:t>
            </w:r>
            <w:r w:rsidRPr="00083E6B">
              <w:rPr>
                <w:rFonts w:cs="B Lotus" w:hint="cs"/>
                <w:rtl/>
              </w:rPr>
              <w:t>عدم</w:t>
            </w:r>
            <w:r w:rsidRPr="00083E6B">
              <w:rPr>
                <w:rFonts w:cs="B Lotus"/>
                <w:rtl/>
              </w:rPr>
              <w:t xml:space="preserve"> </w:t>
            </w:r>
            <w:r w:rsidRPr="00083E6B">
              <w:rPr>
                <w:rFonts w:cs="B Lotus" w:hint="cs"/>
                <w:rtl/>
              </w:rPr>
              <w:t>خسارت</w:t>
            </w:r>
            <w:r w:rsidRPr="00083E6B">
              <w:rPr>
                <w:rFonts w:cs="B Lotus"/>
                <w:rtl/>
              </w:rPr>
              <w:t xml:space="preserve"> </w:t>
            </w:r>
            <w:r w:rsidRPr="00083E6B">
              <w:rPr>
                <w:rFonts w:cs="B Lotus" w:hint="cs"/>
                <w:rtl/>
              </w:rPr>
              <w:t>حوادث</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بزرگتر</w:t>
            </w:r>
            <w:r w:rsidRPr="00083E6B">
              <w:rPr>
                <w:rFonts w:cs="B Lotus"/>
                <w:rtl/>
              </w:rPr>
              <w:t xml:space="preserve"> </w:t>
            </w:r>
            <w:r w:rsidRPr="00083E6B">
              <w:rPr>
                <w:rFonts w:cs="B Lotus" w:hint="cs"/>
                <w:rtl/>
              </w:rPr>
              <w:t>از</w:t>
            </w:r>
            <w:r w:rsidRPr="00083E6B">
              <w:rPr>
                <w:rFonts w:cs="B Lotus"/>
                <w:rtl/>
              </w:rPr>
              <w:t xml:space="preserve"> </w:t>
            </w:r>
            <w:r w:rsidRPr="00083E6B">
              <w:rPr>
                <w:rFonts w:cs="B Lotus" w:hint="cs"/>
                <w:rtl/>
              </w:rPr>
              <w:t>سن</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میباشد</w:t>
            </w:r>
            <w:r w:rsidRPr="00083E6B">
              <w:rPr>
                <w:rFonts w:cs="B Lotus"/>
                <w:rtl/>
              </w:rPr>
              <w:t xml:space="preserve"> .</w:t>
            </w:r>
          </w:p>
        </w:tc>
      </w:tr>
      <w:tr w:rsidR="00083E6B" w:rsidRPr="00A367A7" w14:paraId="1414056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7046D6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FE593A8" w14:textId="1E7790F2"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91</w:t>
            </w:r>
          </w:p>
        </w:tc>
        <w:tc>
          <w:tcPr>
            <w:tcW w:w="8090" w:type="dxa"/>
          </w:tcPr>
          <w:p w14:paraId="055E7751" w14:textId="6C0066B5"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DisLfYrNum</w:t>
            </w:r>
            <w:r w:rsidRPr="00083E6B">
              <w:rPr>
                <w:rFonts w:cs="B Lotus"/>
                <w:rtl/>
              </w:rPr>
              <w:t xml:space="preserve"> - </w:t>
            </w:r>
            <w:r w:rsidRPr="00083E6B">
              <w:rPr>
                <w:rFonts w:cs="B Lotus" w:hint="cs"/>
                <w:rtl/>
              </w:rPr>
              <w:t>تعداد</w:t>
            </w:r>
            <w:r w:rsidRPr="00083E6B">
              <w:rPr>
                <w:rFonts w:cs="B Lotus"/>
                <w:rtl/>
              </w:rPr>
              <w:t xml:space="preserve"> </w:t>
            </w:r>
            <w:r w:rsidRPr="00083E6B">
              <w:rPr>
                <w:rFonts w:cs="B Lotus" w:hint="cs"/>
                <w:rtl/>
              </w:rPr>
              <w:t>سال</w:t>
            </w:r>
            <w:r w:rsidRPr="00083E6B">
              <w:rPr>
                <w:rFonts w:cs="B Lotus"/>
                <w:rtl/>
              </w:rPr>
              <w:t xml:space="preserve"> </w:t>
            </w:r>
            <w:r w:rsidRPr="00083E6B">
              <w:rPr>
                <w:rFonts w:cs="B Lotus" w:hint="cs"/>
                <w:rtl/>
              </w:rPr>
              <w:t>عدم</w:t>
            </w:r>
            <w:r w:rsidRPr="00083E6B">
              <w:rPr>
                <w:rFonts w:cs="B Lotus"/>
                <w:rtl/>
              </w:rPr>
              <w:t xml:space="preserve"> </w:t>
            </w:r>
            <w:r w:rsidRPr="00083E6B">
              <w:rPr>
                <w:rFonts w:cs="B Lotus" w:hint="cs"/>
                <w:rtl/>
              </w:rPr>
              <w:t>خسارت</w:t>
            </w:r>
            <w:r w:rsidRPr="00083E6B">
              <w:rPr>
                <w:rFonts w:cs="B Lotus"/>
                <w:rtl/>
              </w:rPr>
              <w:t xml:space="preserve"> </w:t>
            </w:r>
            <w:r w:rsidRPr="00083E6B">
              <w:rPr>
                <w:rFonts w:cs="B Lotus" w:hint="cs"/>
                <w:rtl/>
              </w:rPr>
              <w:t>بدنی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1D5E5EAB"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F1F923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9381281" w14:textId="667122F1"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92</w:t>
            </w:r>
          </w:p>
        </w:tc>
        <w:tc>
          <w:tcPr>
            <w:tcW w:w="8090" w:type="dxa"/>
          </w:tcPr>
          <w:p w14:paraId="572ABB40" w14:textId="1D5654B0"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DisFnYrNum</w:t>
            </w:r>
            <w:r w:rsidRPr="00083E6B">
              <w:rPr>
                <w:rFonts w:cs="B Lotus"/>
                <w:rtl/>
              </w:rPr>
              <w:t xml:space="preserve"> - </w:t>
            </w:r>
            <w:r w:rsidRPr="00083E6B">
              <w:rPr>
                <w:rFonts w:cs="B Lotus" w:hint="cs"/>
                <w:rtl/>
              </w:rPr>
              <w:t>تعداد</w:t>
            </w:r>
            <w:r w:rsidRPr="00083E6B">
              <w:rPr>
                <w:rFonts w:cs="B Lotus"/>
                <w:rtl/>
              </w:rPr>
              <w:t xml:space="preserve"> </w:t>
            </w:r>
            <w:r w:rsidRPr="00083E6B">
              <w:rPr>
                <w:rFonts w:cs="B Lotus" w:hint="cs"/>
                <w:rtl/>
              </w:rPr>
              <w:t>سال</w:t>
            </w:r>
            <w:r w:rsidRPr="00083E6B">
              <w:rPr>
                <w:rFonts w:cs="B Lotus"/>
                <w:rtl/>
              </w:rPr>
              <w:t xml:space="preserve"> </w:t>
            </w:r>
            <w:r w:rsidRPr="00083E6B">
              <w:rPr>
                <w:rFonts w:cs="B Lotus" w:hint="cs"/>
                <w:rtl/>
              </w:rPr>
              <w:t>عدم</w:t>
            </w:r>
            <w:r w:rsidRPr="00083E6B">
              <w:rPr>
                <w:rFonts w:cs="B Lotus"/>
                <w:rtl/>
              </w:rPr>
              <w:t xml:space="preserve"> </w:t>
            </w:r>
            <w:r w:rsidRPr="00083E6B">
              <w:rPr>
                <w:rFonts w:cs="B Lotus" w:hint="cs"/>
                <w:rtl/>
              </w:rPr>
              <w:t>خسارت</w:t>
            </w:r>
            <w:r w:rsidRPr="00083E6B">
              <w:rPr>
                <w:rFonts w:cs="B Lotus"/>
                <w:rtl/>
              </w:rPr>
              <w:t xml:space="preserve"> </w:t>
            </w:r>
            <w:r w:rsidRPr="00083E6B">
              <w:rPr>
                <w:rFonts w:cs="B Lotus" w:hint="cs"/>
                <w:rtl/>
              </w:rPr>
              <w:t>مالی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4B7A0677"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862867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6CE1E03" w14:textId="13FBB550"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93</w:t>
            </w:r>
          </w:p>
        </w:tc>
        <w:tc>
          <w:tcPr>
            <w:tcW w:w="8090" w:type="dxa"/>
          </w:tcPr>
          <w:p w14:paraId="2C622033" w14:textId="3A677B94"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DisPrsnYrNum</w:t>
            </w:r>
            <w:r w:rsidRPr="00083E6B">
              <w:rPr>
                <w:rFonts w:cs="B Lotus"/>
                <w:rtl/>
              </w:rPr>
              <w:t xml:space="preserve"> - </w:t>
            </w:r>
            <w:r w:rsidRPr="00083E6B">
              <w:rPr>
                <w:rFonts w:cs="B Lotus" w:hint="cs"/>
                <w:rtl/>
              </w:rPr>
              <w:t>تعداد</w:t>
            </w:r>
            <w:r w:rsidRPr="00083E6B">
              <w:rPr>
                <w:rFonts w:cs="B Lotus"/>
                <w:rtl/>
              </w:rPr>
              <w:t xml:space="preserve"> </w:t>
            </w:r>
            <w:r w:rsidRPr="00083E6B">
              <w:rPr>
                <w:rFonts w:cs="B Lotus" w:hint="cs"/>
                <w:rtl/>
              </w:rPr>
              <w:t>سال</w:t>
            </w:r>
            <w:r w:rsidRPr="00083E6B">
              <w:rPr>
                <w:rFonts w:cs="B Lotus"/>
                <w:rtl/>
              </w:rPr>
              <w:t xml:space="preserve"> </w:t>
            </w:r>
            <w:r w:rsidRPr="00083E6B">
              <w:rPr>
                <w:rFonts w:cs="B Lotus" w:hint="cs"/>
                <w:rtl/>
              </w:rPr>
              <w:t>عدم</w:t>
            </w:r>
            <w:r w:rsidRPr="00083E6B">
              <w:rPr>
                <w:rFonts w:cs="B Lotus"/>
                <w:rtl/>
              </w:rPr>
              <w:t xml:space="preserve"> </w:t>
            </w:r>
            <w:r w:rsidRPr="00083E6B">
              <w:rPr>
                <w:rFonts w:cs="B Lotus" w:hint="cs"/>
                <w:rtl/>
              </w:rPr>
              <w:t>خسارت</w:t>
            </w:r>
            <w:r w:rsidRPr="00083E6B">
              <w:rPr>
                <w:rFonts w:cs="B Lotus"/>
                <w:rtl/>
              </w:rPr>
              <w:t xml:space="preserve"> </w:t>
            </w:r>
            <w:r w:rsidRPr="00083E6B">
              <w:rPr>
                <w:rFonts w:cs="B Lotus" w:hint="cs"/>
                <w:rtl/>
              </w:rPr>
              <w:t>حوادث</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69928CBA"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356D71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585D78E" w14:textId="2EFCBB7A"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94</w:t>
            </w:r>
          </w:p>
        </w:tc>
        <w:tc>
          <w:tcPr>
            <w:tcW w:w="8090" w:type="dxa"/>
          </w:tcPr>
          <w:p w14:paraId="0AAB52C2" w14:textId="30B10193"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DisLfYrPrcnt</w:t>
            </w:r>
            <w:r w:rsidRPr="00083E6B">
              <w:rPr>
                <w:rFonts w:cs="B Lotus"/>
                <w:rtl/>
              </w:rPr>
              <w:t xml:space="preserve"> - </w:t>
            </w:r>
            <w:r w:rsidRPr="00083E6B">
              <w:rPr>
                <w:rFonts w:cs="B Lotus" w:hint="cs"/>
                <w:rtl/>
              </w:rPr>
              <w:t>درصد</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عدم</w:t>
            </w:r>
            <w:r w:rsidRPr="00083E6B">
              <w:rPr>
                <w:rFonts w:cs="B Lotus"/>
                <w:rtl/>
              </w:rPr>
              <w:t xml:space="preserve"> </w:t>
            </w:r>
            <w:r w:rsidRPr="00083E6B">
              <w:rPr>
                <w:rFonts w:cs="B Lotus" w:hint="cs"/>
                <w:rtl/>
              </w:rPr>
              <w:t>خسارت</w:t>
            </w:r>
            <w:r w:rsidRPr="00083E6B">
              <w:rPr>
                <w:rFonts w:cs="B Lotus"/>
                <w:rtl/>
              </w:rPr>
              <w:t xml:space="preserve"> </w:t>
            </w:r>
            <w:r w:rsidRPr="00083E6B">
              <w:rPr>
                <w:rFonts w:cs="B Lotus" w:hint="cs"/>
                <w:rtl/>
              </w:rPr>
              <w:t>بدنی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0462D40A"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62DBAE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366EE28" w14:textId="11963E78"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95</w:t>
            </w:r>
          </w:p>
        </w:tc>
        <w:tc>
          <w:tcPr>
            <w:tcW w:w="8090" w:type="dxa"/>
          </w:tcPr>
          <w:p w14:paraId="6ECB32A5" w14:textId="4BE741CF"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DisFnYrPrcnt</w:t>
            </w:r>
            <w:r w:rsidRPr="00083E6B">
              <w:rPr>
                <w:rFonts w:cs="B Lotus"/>
                <w:rtl/>
              </w:rPr>
              <w:t xml:space="preserve"> - </w:t>
            </w:r>
            <w:r w:rsidRPr="00083E6B">
              <w:rPr>
                <w:rFonts w:cs="B Lotus" w:hint="cs"/>
                <w:rtl/>
              </w:rPr>
              <w:t>درصد</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عدم</w:t>
            </w:r>
            <w:r w:rsidRPr="00083E6B">
              <w:rPr>
                <w:rFonts w:cs="B Lotus"/>
                <w:rtl/>
              </w:rPr>
              <w:t xml:space="preserve"> </w:t>
            </w:r>
            <w:r w:rsidRPr="00083E6B">
              <w:rPr>
                <w:rFonts w:cs="B Lotus" w:hint="cs"/>
                <w:rtl/>
              </w:rPr>
              <w:t>خسارت</w:t>
            </w:r>
            <w:r w:rsidRPr="00083E6B">
              <w:rPr>
                <w:rFonts w:cs="B Lotus"/>
                <w:rtl/>
              </w:rPr>
              <w:t xml:space="preserve"> </w:t>
            </w:r>
            <w:r w:rsidRPr="00083E6B">
              <w:rPr>
                <w:rFonts w:cs="B Lotus" w:hint="cs"/>
                <w:rtl/>
              </w:rPr>
              <w:t>مالی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7CE69391"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E6D2CE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D61106F" w14:textId="01D46F3B"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96</w:t>
            </w:r>
          </w:p>
        </w:tc>
        <w:tc>
          <w:tcPr>
            <w:tcW w:w="8090" w:type="dxa"/>
          </w:tcPr>
          <w:p w14:paraId="2FC03CBB" w14:textId="4DBBD36B"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DisPrsnYrPrcnt</w:t>
            </w:r>
            <w:r w:rsidRPr="00083E6B">
              <w:rPr>
                <w:rFonts w:cs="B Lotus"/>
                <w:rtl/>
              </w:rPr>
              <w:t xml:space="preserve"> - </w:t>
            </w:r>
            <w:r w:rsidRPr="00083E6B">
              <w:rPr>
                <w:rFonts w:cs="B Lotus" w:hint="cs"/>
                <w:rtl/>
              </w:rPr>
              <w:t>درصد</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عدم</w:t>
            </w:r>
            <w:r w:rsidRPr="00083E6B">
              <w:rPr>
                <w:rFonts w:cs="B Lotus"/>
                <w:rtl/>
              </w:rPr>
              <w:t xml:space="preserve"> </w:t>
            </w:r>
            <w:r w:rsidRPr="00083E6B">
              <w:rPr>
                <w:rFonts w:cs="B Lotus" w:hint="cs"/>
                <w:rtl/>
              </w:rPr>
              <w:t>خسارت</w:t>
            </w:r>
            <w:r w:rsidRPr="00083E6B">
              <w:rPr>
                <w:rFonts w:cs="B Lotus"/>
                <w:rtl/>
              </w:rPr>
              <w:t xml:space="preserve"> </w:t>
            </w:r>
            <w:r w:rsidRPr="00083E6B">
              <w:rPr>
                <w:rFonts w:cs="B Lotus" w:hint="cs"/>
                <w:rtl/>
              </w:rPr>
              <w:t>حوادث</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64D9E30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4B8266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7A4FEBA" w14:textId="39AA976D"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97</w:t>
            </w:r>
          </w:p>
        </w:tc>
        <w:tc>
          <w:tcPr>
            <w:tcW w:w="8090" w:type="dxa"/>
          </w:tcPr>
          <w:p w14:paraId="2FCCF4D9" w14:textId="607FFC20"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Plk1</w:t>
            </w:r>
            <w:r w:rsidRPr="00083E6B">
              <w:rPr>
                <w:rFonts w:cs="B Lotus"/>
                <w:rtl/>
              </w:rPr>
              <w:t xml:space="preserve"> - </w:t>
            </w:r>
            <w:r w:rsidRPr="00083E6B">
              <w:rPr>
                <w:rFonts w:cs="B Lotus" w:hint="cs"/>
                <w:rtl/>
              </w:rPr>
              <w:t>دو</w:t>
            </w:r>
            <w:r w:rsidRPr="00083E6B">
              <w:rPr>
                <w:rFonts w:cs="B Lotus"/>
                <w:rtl/>
              </w:rPr>
              <w:t xml:space="preserve"> </w:t>
            </w:r>
            <w:r w:rsidRPr="00083E6B">
              <w:rPr>
                <w:rFonts w:cs="B Lotus" w:hint="cs"/>
                <w:rtl/>
              </w:rPr>
              <w:t>رقم</w:t>
            </w:r>
            <w:r w:rsidRPr="00083E6B">
              <w:rPr>
                <w:rFonts w:cs="B Lotus"/>
                <w:rtl/>
              </w:rPr>
              <w:t xml:space="preserve"> </w:t>
            </w:r>
            <w:r w:rsidRPr="00083E6B">
              <w:rPr>
                <w:rFonts w:cs="B Lotus" w:hint="cs"/>
                <w:rtl/>
              </w:rPr>
              <w:t>سمت</w:t>
            </w:r>
            <w:r w:rsidRPr="00083E6B">
              <w:rPr>
                <w:rFonts w:cs="B Lotus"/>
                <w:rtl/>
              </w:rPr>
              <w:t xml:space="preserve"> </w:t>
            </w:r>
            <w:r w:rsidRPr="00083E6B">
              <w:rPr>
                <w:rFonts w:cs="B Lotus" w:hint="cs"/>
                <w:rtl/>
              </w:rPr>
              <w:t>چپ</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میباشد</w:t>
            </w:r>
            <w:r w:rsidRPr="00083E6B">
              <w:rPr>
                <w:rFonts w:cs="B Lotus"/>
                <w:rtl/>
              </w:rPr>
              <w:t xml:space="preserve"> .</w:t>
            </w:r>
          </w:p>
        </w:tc>
      </w:tr>
      <w:tr w:rsidR="00083E6B" w:rsidRPr="00A367A7" w14:paraId="0BC0AB68"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5E848B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B3B1410" w14:textId="28F83510"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98</w:t>
            </w:r>
          </w:p>
        </w:tc>
        <w:tc>
          <w:tcPr>
            <w:tcW w:w="8090" w:type="dxa"/>
          </w:tcPr>
          <w:p w14:paraId="747D7364" w14:textId="55186DB2"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Plk2</w:t>
            </w:r>
            <w:r w:rsidRPr="00083E6B">
              <w:rPr>
                <w:rFonts w:cs="B Lotus"/>
                <w:rtl/>
              </w:rPr>
              <w:t xml:space="preserve"> - </w:t>
            </w:r>
            <w:r w:rsidRPr="00083E6B">
              <w:rPr>
                <w:rFonts w:cs="B Lotus" w:hint="cs"/>
                <w:rtl/>
              </w:rPr>
              <w:t>حرف</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میباشد</w:t>
            </w:r>
            <w:r w:rsidRPr="00083E6B">
              <w:rPr>
                <w:rFonts w:cs="B Lotus"/>
                <w:rtl/>
              </w:rPr>
              <w:t xml:space="preserve"> .</w:t>
            </w:r>
          </w:p>
        </w:tc>
      </w:tr>
      <w:tr w:rsidR="00083E6B" w:rsidRPr="00A367A7" w14:paraId="695D141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97C73C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67329BC" w14:textId="25351910"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99</w:t>
            </w:r>
          </w:p>
        </w:tc>
        <w:tc>
          <w:tcPr>
            <w:tcW w:w="8090" w:type="dxa"/>
          </w:tcPr>
          <w:p w14:paraId="7B14D5DA" w14:textId="010F34A9"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Plk3</w:t>
            </w:r>
            <w:r w:rsidRPr="00083E6B">
              <w:rPr>
                <w:rFonts w:cs="B Lotus"/>
                <w:rtl/>
              </w:rPr>
              <w:t xml:space="preserve"> - </w:t>
            </w:r>
            <w:r w:rsidRPr="00083E6B">
              <w:rPr>
                <w:rFonts w:cs="B Lotus" w:hint="cs"/>
                <w:rtl/>
              </w:rPr>
              <w:t>سه</w:t>
            </w:r>
            <w:r w:rsidRPr="00083E6B">
              <w:rPr>
                <w:rFonts w:cs="B Lotus"/>
                <w:rtl/>
              </w:rPr>
              <w:t xml:space="preserve"> </w:t>
            </w:r>
            <w:r w:rsidRPr="00083E6B">
              <w:rPr>
                <w:rFonts w:cs="B Lotus" w:hint="cs"/>
                <w:rtl/>
              </w:rPr>
              <w:t>رقم</w:t>
            </w:r>
            <w:r w:rsidRPr="00083E6B">
              <w:rPr>
                <w:rFonts w:cs="B Lotus"/>
                <w:rtl/>
              </w:rPr>
              <w:t xml:space="preserve"> </w:t>
            </w:r>
            <w:r w:rsidRPr="00083E6B">
              <w:rPr>
                <w:rFonts w:cs="B Lotus" w:hint="cs"/>
                <w:rtl/>
              </w:rPr>
              <w:t>سمت</w:t>
            </w:r>
            <w:r w:rsidRPr="00083E6B">
              <w:rPr>
                <w:rFonts w:cs="B Lotus"/>
                <w:rtl/>
              </w:rPr>
              <w:t xml:space="preserve"> </w:t>
            </w:r>
            <w:r w:rsidRPr="00083E6B">
              <w:rPr>
                <w:rFonts w:cs="B Lotus" w:hint="cs"/>
                <w:rtl/>
              </w:rPr>
              <w:t>راست</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میباشد</w:t>
            </w:r>
            <w:r w:rsidRPr="00083E6B">
              <w:rPr>
                <w:rFonts w:cs="B Lotus"/>
                <w:rtl/>
              </w:rPr>
              <w:t xml:space="preserve"> .</w:t>
            </w:r>
          </w:p>
        </w:tc>
      </w:tr>
      <w:tr w:rsidR="00083E6B" w:rsidRPr="00A367A7" w14:paraId="1657BF63"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2D9898F"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E7EF170" w14:textId="3F63F390"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100</w:t>
            </w:r>
          </w:p>
        </w:tc>
        <w:tc>
          <w:tcPr>
            <w:tcW w:w="8090" w:type="dxa"/>
          </w:tcPr>
          <w:p w14:paraId="47014242" w14:textId="7883AFAE"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PlkSrl</w:t>
            </w:r>
            <w:r w:rsidRPr="00083E6B">
              <w:rPr>
                <w:rFonts w:cs="B Lotus"/>
                <w:rtl/>
              </w:rPr>
              <w:t xml:space="preserve"> - </w:t>
            </w:r>
            <w:r w:rsidRPr="00083E6B">
              <w:rPr>
                <w:rFonts w:cs="B Lotus" w:hint="cs"/>
                <w:rtl/>
              </w:rPr>
              <w:t>سریال</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میباشد</w:t>
            </w:r>
            <w:r w:rsidRPr="00083E6B">
              <w:rPr>
                <w:rFonts w:cs="B Lotus"/>
                <w:rtl/>
              </w:rPr>
              <w:t xml:space="preserve"> .</w:t>
            </w:r>
          </w:p>
        </w:tc>
      </w:tr>
      <w:tr w:rsidR="00083E6B" w:rsidRPr="00A367A7" w14:paraId="40FB6F98"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F55F18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F1FF3ED" w14:textId="6EF79FBE"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101</w:t>
            </w:r>
          </w:p>
        </w:tc>
        <w:tc>
          <w:tcPr>
            <w:tcW w:w="8090" w:type="dxa"/>
          </w:tcPr>
          <w:p w14:paraId="67DDBF29" w14:textId="2CB82DD7"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Plk1</w:t>
            </w:r>
            <w:r w:rsidRPr="00083E6B">
              <w:rPr>
                <w:rFonts w:cs="B Lotus"/>
                <w:rtl/>
              </w:rPr>
              <w:t xml:space="preserve"> - </w:t>
            </w:r>
            <w:r w:rsidRPr="00083E6B">
              <w:rPr>
                <w:rFonts w:cs="B Lotus" w:hint="cs"/>
                <w:rtl/>
              </w:rPr>
              <w:t>دو</w:t>
            </w:r>
            <w:r w:rsidRPr="00083E6B">
              <w:rPr>
                <w:rFonts w:cs="B Lotus"/>
                <w:rtl/>
              </w:rPr>
              <w:t xml:space="preserve"> </w:t>
            </w:r>
            <w:r w:rsidRPr="00083E6B">
              <w:rPr>
                <w:rFonts w:cs="B Lotus" w:hint="cs"/>
                <w:rtl/>
              </w:rPr>
              <w:t>رقم</w:t>
            </w:r>
            <w:r w:rsidRPr="00083E6B">
              <w:rPr>
                <w:rFonts w:cs="B Lotus"/>
                <w:rtl/>
              </w:rPr>
              <w:t xml:space="preserve"> </w:t>
            </w:r>
            <w:r w:rsidRPr="00083E6B">
              <w:rPr>
                <w:rFonts w:cs="B Lotus" w:hint="cs"/>
                <w:rtl/>
              </w:rPr>
              <w:t>سمت</w:t>
            </w:r>
            <w:r w:rsidRPr="00083E6B">
              <w:rPr>
                <w:rFonts w:cs="B Lotus"/>
                <w:rtl/>
              </w:rPr>
              <w:t xml:space="preserve"> </w:t>
            </w:r>
            <w:r w:rsidRPr="00083E6B">
              <w:rPr>
                <w:rFonts w:cs="B Lotus" w:hint="cs"/>
                <w:rtl/>
              </w:rPr>
              <w:t>چپ</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صورت</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نمایید</w:t>
            </w:r>
            <w:r w:rsidRPr="00083E6B">
              <w:rPr>
                <w:rFonts w:cs="B Lotus"/>
                <w:rtl/>
              </w:rPr>
              <w:t xml:space="preserve"> .</w:t>
            </w:r>
          </w:p>
        </w:tc>
      </w:tr>
      <w:tr w:rsidR="00083E6B" w:rsidRPr="00A367A7" w14:paraId="519D6072"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8F5030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A829B42" w14:textId="30C367A6"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102</w:t>
            </w:r>
          </w:p>
        </w:tc>
        <w:tc>
          <w:tcPr>
            <w:tcW w:w="8090" w:type="dxa"/>
          </w:tcPr>
          <w:p w14:paraId="3F8AF9C9" w14:textId="536C1D46"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Plk3</w:t>
            </w:r>
            <w:r w:rsidRPr="00083E6B">
              <w:rPr>
                <w:rFonts w:cs="B Lotus"/>
                <w:rtl/>
              </w:rPr>
              <w:t xml:space="preserve"> - </w:t>
            </w:r>
            <w:r w:rsidRPr="00083E6B">
              <w:rPr>
                <w:rFonts w:cs="B Lotus" w:hint="cs"/>
                <w:rtl/>
              </w:rPr>
              <w:t>سه</w:t>
            </w:r>
            <w:r w:rsidRPr="00083E6B">
              <w:rPr>
                <w:rFonts w:cs="B Lotus"/>
                <w:rtl/>
              </w:rPr>
              <w:t xml:space="preserve"> </w:t>
            </w:r>
            <w:r w:rsidRPr="00083E6B">
              <w:rPr>
                <w:rFonts w:cs="B Lotus" w:hint="cs"/>
                <w:rtl/>
              </w:rPr>
              <w:t>رقم</w:t>
            </w:r>
            <w:r w:rsidRPr="00083E6B">
              <w:rPr>
                <w:rFonts w:cs="B Lotus"/>
                <w:rtl/>
              </w:rPr>
              <w:t xml:space="preserve"> </w:t>
            </w:r>
            <w:r w:rsidRPr="00083E6B">
              <w:rPr>
                <w:rFonts w:cs="B Lotus" w:hint="cs"/>
                <w:rtl/>
              </w:rPr>
              <w:t>سمت</w:t>
            </w:r>
            <w:r w:rsidRPr="00083E6B">
              <w:rPr>
                <w:rFonts w:cs="B Lotus"/>
                <w:rtl/>
              </w:rPr>
              <w:t xml:space="preserve"> </w:t>
            </w:r>
            <w:r w:rsidRPr="00083E6B">
              <w:rPr>
                <w:rFonts w:cs="B Lotus" w:hint="cs"/>
                <w:rtl/>
              </w:rPr>
              <w:t>راست</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صورت</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نمایید</w:t>
            </w:r>
            <w:r w:rsidRPr="00083E6B">
              <w:rPr>
                <w:rFonts w:cs="B Lotus"/>
                <w:rtl/>
              </w:rPr>
              <w:t xml:space="preserve"> .</w:t>
            </w:r>
          </w:p>
        </w:tc>
      </w:tr>
      <w:tr w:rsidR="00083E6B" w:rsidRPr="00A367A7" w14:paraId="4017EC42"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D89D9BF"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C73302E" w14:textId="75ABFBB1"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103</w:t>
            </w:r>
          </w:p>
        </w:tc>
        <w:tc>
          <w:tcPr>
            <w:tcW w:w="8090" w:type="dxa"/>
          </w:tcPr>
          <w:p w14:paraId="7A0C2C99" w14:textId="61E39967"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PlkSrl</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سریال</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صورت</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نمایید</w:t>
            </w:r>
            <w:r w:rsidRPr="00083E6B">
              <w:rPr>
                <w:rFonts w:cs="B Lotus"/>
                <w:rtl/>
              </w:rPr>
              <w:t xml:space="preserve"> .</w:t>
            </w:r>
          </w:p>
        </w:tc>
      </w:tr>
      <w:tr w:rsidR="00083E6B" w:rsidRPr="00A367A7" w14:paraId="634B8DB6"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0CF716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13F2715" w14:textId="7380F808"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104</w:t>
            </w:r>
          </w:p>
        </w:tc>
        <w:tc>
          <w:tcPr>
            <w:tcW w:w="8090" w:type="dxa"/>
          </w:tcPr>
          <w:p w14:paraId="4ECB2B5E" w14:textId="35B82F29"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EdrsDte</w:t>
            </w:r>
            <w:r w:rsidRPr="00083E6B">
              <w:rPr>
                <w:rFonts w:cs="B Lotus"/>
                <w:rtl/>
              </w:rPr>
              <w:t xml:space="preserve"> - </w:t>
            </w:r>
            <w:r w:rsidRPr="00083E6B">
              <w:rPr>
                <w:rFonts w:cs="B Lotus" w:hint="cs"/>
                <w:rtl/>
              </w:rPr>
              <w:t>تاریخ</w:t>
            </w:r>
            <w:r w:rsidRPr="00083E6B">
              <w:rPr>
                <w:rFonts w:cs="B Lotus"/>
                <w:rtl/>
              </w:rPr>
              <w:t xml:space="preserve"> </w:t>
            </w:r>
            <w:r w:rsidRPr="00083E6B">
              <w:rPr>
                <w:rFonts w:cs="B Lotus" w:hint="cs"/>
                <w:rtl/>
              </w:rPr>
              <w:t>صدور</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3CFD88FA"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48873C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1CE9260" w14:textId="75F6133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105</w:t>
            </w:r>
          </w:p>
        </w:tc>
        <w:tc>
          <w:tcPr>
            <w:tcW w:w="8090" w:type="dxa"/>
          </w:tcPr>
          <w:p w14:paraId="4CD25B18" w14:textId="7C4CA861"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EdrsActDte</w:t>
            </w:r>
            <w:r w:rsidRPr="00083E6B">
              <w:rPr>
                <w:rFonts w:cs="B Lotus"/>
                <w:rtl/>
              </w:rPr>
              <w:t xml:space="preserve"> - </w:t>
            </w:r>
            <w:r w:rsidRPr="00083E6B">
              <w:rPr>
                <w:rFonts w:cs="B Lotus" w:hint="cs"/>
                <w:rtl/>
              </w:rPr>
              <w:t>تاریخ</w:t>
            </w:r>
            <w:r w:rsidRPr="00083E6B">
              <w:rPr>
                <w:rFonts w:cs="B Lotus"/>
                <w:rtl/>
              </w:rPr>
              <w:t xml:space="preserve"> </w:t>
            </w:r>
            <w:r w:rsidRPr="00083E6B">
              <w:rPr>
                <w:rFonts w:cs="B Lotus" w:hint="cs"/>
                <w:rtl/>
              </w:rPr>
              <w:t>اثر</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5BFEE70C"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57CAFD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B71CC53" w14:textId="23E48B73"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106</w:t>
            </w:r>
          </w:p>
        </w:tc>
        <w:tc>
          <w:tcPr>
            <w:tcW w:w="8090" w:type="dxa"/>
          </w:tcPr>
          <w:p w14:paraId="57B87F77" w14:textId="11C67826"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CarGrpCod</w:t>
            </w:r>
            <w:r w:rsidRPr="00083E6B">
              <w:rPr>
                <w:rFonts w:cs="B Lotus"/>
                <w:rtl/>
              </w:rPr>
              <w:t xml:space="preserve"> - </w:t>
            </w:r>
            <w:r w:rsidRPr="00083E6B">
              <w:rPr>
                <w:rFonts w:cs="B Lotus" w:hint="cs"/>
                <w:rtl/>
              </w:rPr>
              <w:t>كد</w:t>
            </w:r>
            <w:r w:rsidRPr="00083E6B">
              <w:rPr>
                <w:rFonts w:cs="B Lotus"/>
                <w:rtl/>
              </w:rPr>
              <w:t xml:space="preserve"> 14 </w:t>
            </w:r>
            <w:r w:rsidRPr="00083E6B">
              <w:rPr>
                <w:rFonts w:cs="B Lotus" w:hint="cs"/>
                <w:rtl/>
              </w:rPr>
              <w:t>غير</w:t>
            </w:r>
            <w:r w:rsidRPr="00083E6B">
              <w:rPr>
                <w:rFonts w:cs="B Lotus"/>
                <w:rtl/>
              </w:rPr>
              <w:t xml:space="preserve"> </w:t>
            </w:r>
            <w:r w:rsidRPr="00083E6B">
              <w:rPr>
                <w:rFonts w:cs="B Lotus" w:hint="cs"/>
                <w:rtl/>
              </w:rPr>
              <w:t>فعال</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است</w:t>
            </w:r>
            <w:r w:rsidRPr="00083E6B">
              <w:rPr>
                <w:rFonts w:cs="B Lotus"/>
                <w:rtl/>
              </w:rPr>
              <w:t xml:space="preserve"> .</w:t>
            </w:r>
            <w:r w:rsidRPr="00083E6B">
              <w:rPr>
                <w:rFonts w:cs="B Lotus" w:hint="cs"/>
                <w:rtl/>
              </w:rPr>
              <w:t>مطابق</w:t>
            </w:r>
            <w:r w:rsidRPr="00083E6B">
              <w:rPr>
                <w:rFonts w:cs="B Lotus"/>
                <w:rtl/>
              </w:rPr>
              <w:t xml:space="preserve"> </w:t>
            </w:r>
            <w:r w:rsidRPr="00083E6B">
              <w:rPr>
                <w:rFonts w:cs="B Lotus" w:hint="cs"/>
                <w:rtl/>
              </w:rPr>
              <w:t>گروه</w:t>
            </w:r>
            <w:r w:rsidRPr="00083E6B">
              <w:rPr>
                <w:rFonts w:cs="B Lotus"/>
                <w:rtl/>
              </w:rPr>
              <w:t xml:space="preserve"> </w:t>
            </w:r>
            <w:r w:rsidRPr="00083E6B">
              <w:rPr>
                <w:rFonts w:cs="B Lotus" w:hint="cs"/>
                <w:rtl/>
              </w:rPr>
              <w:t>بندي</w:t>
            </w:r>
            <w:r w:rsidRPr="00083E6B">
              <w:rPr>
                <w:rFonts w:cs="B Lotus"/>
                <w:rtl/>
              </w:rPr>
              <w:t xml:space="preserve"> </w:t>
            </w:r>
            <w:r w:rsidRPr="00083E6B">
              <w:rPr>
                <w:rFonts w:cs="B Lotus" w:hint="cs"/>
                <w:rtl/>
              </w:rPr>
              <w:t>جديد</w:t>
            </w:r>
            <w:r w:rsidRPr="00083E6B">
              <w:rPr>
                <w:rFonts w:cs="B Lotus"/>
                <w:rtl/>
              </w:rPr>
              <w:t xml:space="preserve"> </w:t>
            </w:r>
            <w:r w:rsidRPr="00083E6B">
              <w:rPr>
                <w:rFonts w:cs="B Lotus" w:hint="cs"/>
                <w:rtl/>
              </w:rPr>
              <w:t>اقدام</w:t>
            </w:r>
            <w:r w:rsidRPr="00083E6B">
              <w:rPr>
                <w:rFonts w:cs="B Lotus"/>
                <w:rtl/>
              </w:rPr>
              <w:t xml:space="preserve"> </w:t>
            </w:r>
            <w:r w:rsidRPr="00083E6B">
              <w:rPr>
                <w:rFonts w:cs="B Lotus" w:hint="cs"/>
                <w:rtl/>
              </w:rPr>
              <w:t>نماييد</w:t>
            </w:r>
          </w:p>
        </w:tc>
      </w:tr>
      <w:tr w:rsidR="00083E6B" w:rsidRPr="00A367A7" w14:paraId="7D0E9CB5"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CF2AA0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4709864" w14:textId="05FBF438"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107</w:t>
            </w:r>
          </w:p>
        </w:tc>
        <w:tc>
          <w:tcPr>
            <w:tcW w:w="8090" w:type="dxa"/>
          </w:tcPr>
          <w:p w14:paraId="4E931EBA" w14:textId="2DD4B47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LastEndDte,LstCmpCod</w:t>
            </w:r>
            <w:r w:rsidRPr="00083E6B">
              <w:rPr>
                <w:rFonts w:cs="B Lotus"/>
                <w:rtl/>
              </w:rPr>
              <w:t xml:space="preserve"> - </w:t>
            </w:r>
            <w:r w:rsidRPr="00083E6B">
              <w:rPr>
                <w:rFonts w:cs="B Lotus" w:hint="cs"/>
                <w:rtl/>
              </w:rPr>
              <w:t>برای</w:t>
            </w:r>
            <w:r w:rsidRPr="00083E6B">
              <w:rPr>
                <w:rFonts w:cs="B Lotus"/>
                <w:rtl/>
              </w:rPr>
              <w:t xml:space="preserve"> </w:t>
            </w:r>
            <w:r w:rsidRPr="00083E6B">
              <w:rPr>
                <w:rFonts w:cs="B Lotus" w:hint="cs"/>
                <w:rtl/>
              </w:rPr>
              <w:t>شرکت</w:t>
            </w:r>
            <w:r w:rsidRPr="00083E6B">
              <w:rPr>
                <w:rFonts w:cs="B Lotus"/>
                <w:rtl/>
              </w:rPr>
              <w:t xml:space="preserve"> </w:t>
            </w:r>
            <w:r w:rsidRPr="00083E6B">
              <w:rPr>
                <w:rFonts w:cs="B Lotus" w:hint="cs"/>
                <w:rtl/>
              </w:rPr>
              <w:t>توسعه</w:t>
            </w:r>
            <w:r w:rsidRPr="00083E6B">
              <w:rPr>
                <w:rFonts w:cs="B Lotus"/>
                <w:rtl/>
              </w:rPr>
              <w:t xml:space="preserve"> </w:t>
            </w:r>
            <w:r w:rsidRPr="00083E6B">
              <w:rPr>
                <w:rFonts w:cs="B Lotus" w:hint="cs"/>
                <w:rtl/>
              </w:rPr>
              <w:t>در</w:t>
            </w:r>
            <w:r w:rsidRPr="00083E6B">
              <w:rPr>
                <w:rFonts w:cs="B Lotus"/>
                <w:rtl/>
              </w:rPr>
              <w:t xml:space="preserve"> </w:t>
            </w:r>
            <w:r w:rsidRPr="00083E6B">
              <w:rPr>
                <w:rFonts w:cs="B Lotus" w:hint="cs"/>
                <w:rtl/>
              </w:rPr>
              <w:t>این</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ای</w:t>
            </w:r>
            <w:r w:rsidRPr="00083E6B">
              <w:rPr>
                <w:rFonts w:cs="B Lotus"/>
                <w:rtl/>
              </w:rPr>
              <w:t xml:space="preserve"> </w:t>
            </w:r>
            <w:r w:rsidRPr="00083E6B">
              <w:rPr>
                <w:rFonts w:cs="B Lotus" w:hint="cs"/>
                <w:rtl/>
              </w:rPr>
              <w:t>وجود</w:t>
            </w:r>
            <w:r w:rsidRPr="00083E6B">
              <w:rPr>
                <w:rFonts w:cs="B Lotus"/>
                <w:rtl/>
              </w:rPr>
              <w:t xml:space="preserve"> </w:t>
            </w:r>
            <w:r w:rsidRPr="00083E6B">
              <w:rPr>
                <w:rFonts w:cs="B Lotus" w:hint="cs"/>
                <w:rtl/>
              </w:rPr>
              <w:t>ندارد</w:t>
            </w:r>
            <w:r w:rsidRPr="00083E6B">
              <w:rPr>
                <w:rFonts w:cs="B Lotus"/>
                <w:rtl/>
              </w:rPr>
              <w:t xml:space="preserve"> .</w:t>
            </w:r>
          </w:p>
        </w:tc>
      </w:tr>
      <w:tr w:rsidR="00083E6B" w:rsidRPr="00A367A7" w14:paraId="02F63CEC"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49ED57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C705767" w14:textId="541C85A2"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108</w:t>
            </w:r>
          </w:p>
        </w:tc>
        <w:tc>
          <w:tcPr>
            <w:tcW w:w="8090" w:type="dxa"/>
          </w:tcPr>
          <w:p w14:paraId="0CD5D919" w14:textId="653F857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IsIrn</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تابعیت</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19CA456C"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B8BDCF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FA992AD" w14:textId="50F042D4"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109</w:t>
            </w:r>
          </w:p>
        </w:tc>
        <w:tc>
          <w:tcPr>
            <w:tcW w:w="8090" w:type="dxa"/>
          </w:tcPr>
          <w:p w14:paraId="276CF39B" w14:textId="2C40B0FC"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NtnlId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حقیقی</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بصورت</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نمایید</w:t>
            </w:r>
            <w:r w:rsidRPr="00083E6B">
              <w:rPr>
                <w:rFonts w:cs="B Lotus"/>
                <w:rtl/>
              </w:rPr>
              <w:t xml:space="preserve"> .</w:t>
            </w:r>
          </w:p>
        </w:tc>
      </w:tr>
      <w:tr w:rsidR="00083E6B" w:rsidRPr="00A367A7" w14:paraId="1EC3E996"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FD5F7F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E97376B" w14:textId="48D27196"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110</w:t>
            </w:r>
          </w:p>
        </w:tc>
        <w:tc>
          <w:tcPr>
            <w:tcW w:w="8090" w:type="dxa"/>
          </w:tcPr>
          <w:p w14:paraId="1A35D89E" w14:textId="4C5C709E"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LglId</w:t>
            </w:r>
            <w:r w:rsidRPr="00083E6B">
              <w:rPr>
                <w:rFonts w:cs="B Lotus"/>
                <w:rtl/>
              </w:rPr>
              <w:t xml:space="preserve"> - </w:t>
            </w:r>
            <w:r w:rsidRPr="00083E6B">
              <w:rPr>
                <w:rFonts w:cs="B Lotus" w:hint="cs"/>
                <w:rtl/>
              </w:rPr>
              <w:t>شناسه</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بصورت</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نمایید</w:t>
            </w:r>
            <w:r w:rsidRPr="00083E6B">
              <w:rPr>
                <w:rFonts w:cs="B Lotus"/>
                <w:rtl/>
              </w:rPr>
              <w:t xml:space="preserve"> .</w:t>
            </w:r>
          </w:p>
        </w:tc>
      </w:tr>
      <w:tr w:rsidR="00083E6B" w:rsidRPr="00A367A7" w14:paraId="5C9618DC"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CE4DE3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32D725E" w14:textId="1159312C"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111</w:t>
            </w:r>
          </w:p>
        </w:tc>
        <w:tc>
          <w:tcPr>
            <w:tcW w:w="8090" w:type="dxa"/>
          </w:tcPr>
          <w:p w14:paraId="11895532" w14:textId="25C01B4F"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UnIrnCod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غیر</w:t>
            </w:r>
            <w:r w:rsidRPr="00083E6B">
              <w:rPr>
                <w:rFonts w:cs="B Lotus"/>
                <w:rtl/>
              </w:rPr>
              <w:t xml:space="preserve"> </w:t>
            </w:r>
            <w:r w:rsidRPr="00083E6B">
              <w:rPr>
                <w:rFonts w:cs="B Lotus" w:hint="cs"/>
                <w:rtl/>
              </w:rPr>
              <w:t>ایرانی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r w:rsidRPr="00083E6B">
              <w:rPr>
                <w:rFonts w:cs="B Lotus"/>
                <w:rtl/>
              </w:rPr>
              <w:t xml:space="preserve"> .</w:t>
            </w:r>
          </w:p>
        </w:tc>
      </w:tr>
      <w:tr w:rsidR="00083E6B" w:rsidRPr="00A367A7" w14:paraId="44FF5637"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544848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09C9891" w14:textId="55E473A0"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112</w:t>
            </w:r>
          </w:p>
        </w:tc>
        <w:tc>
          <w:tcPr>
            <w:tcW w:w="8090" w:type="dxa"/>
          </w:tcPr>
          <w:p w14:paraId="0295B9A3" w14:textId="3834975E"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NtnlId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شخص</w:t>
            </w:r>
            <w:r w:rsidRPr="00083E6B">
              <w:rPr>
                <w:rFonts w:cs="B Lotus"/>
                <w:rtl/>
              </w:rPr>
              <w:t xml:space="preserve"> </w:t>
            </w:r>
            <w:r w:rsidRPr="00083E6B">
              <w:rPr>
                <w:rFonts w:cs="B Lotus" w:hint="cs"/>
                <w:rtl/>
              </w:rPr>
              <w:t>حقیقی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r w:rsidRPr="00083E6B">
              <w:rPr>
                <w:rFonts w:cs="B Lotus"/>
                <w:rtl/>
              </w:rPr>
              <w:t xml:space="preserve"> .</w:t>
            </w:r>
          </w:p>
        </w:tc>
      </w:tr>
      <w:tr w:rsidR="00083E6B" w:rsidRPr="00A367A7" w14:paraId="43BA5B5E"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29B5813"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C8E7E15" w14:textId="549FCD9C"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113</w:t>
            </w:r>
          </w:p>
        </w:tc>
        <w:tc>
          <w:tcPr>
            <w:tcW w:w="8090" w:type="dxa"/>
          </w:tcPr>
          <w:p w14:paraId="3187D9C6" w14:textId="119FB90F"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LglId</w:t>
            </w:r>
            <w:r w:rsidRPr="00083E6B">
              <w:rPr>
                <w:rFonts w:cs="B Lotus"/>
                <w:rtl/>
              </w:rPr>
              <w:t xml:space="preserve"> - </w:t>
            </w:r>
            <w:r w:rsidRPr="00083E6B">
              <w:rPr>
                <w:rFonts w:cs="B Lotus" w:hint="cs"/>
                <w:rtl/>
              </w:rPr>
              <w:t>شناسه</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r w:rsidRPr="00083E6B">
              <w:rPr>
                <w:rFonts w:cs="B Lotus"/>
                <w:rtl/>
              </w:rPr>
              <w:t xml:space="preserve"> .</w:t>
            </w:r>
          </w:p>
        </w:tc>
      </w:tr>
      <w:tr w:rsidR="00083E6B" w:rsidRPr="00A367A7" w14:paraId="4E24677B"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F50083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C5791AD" w14:textId="378B30B1"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114</w:t>
            </w:r>
          </w:p>
        </w:tc>
        <w:tc>
          <w:tcPr>
            <w:tcW w:w="8090" w:type="dxa"/>
          </w:tcPr>
          <w:p w14:paraId="667C6B11" w14:textId="71D7D1A3"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UnIrnCod</w:t>
            </w:r>
            <w:r w:rsidRPr="00083E6B">
              <w:rPr>
                <w:rFonts w:cs="B Lotus"/>
                <w:rtl/>
              </w:rPr>
              <w:t xml:space="preserve"> - </w:t>
            </w:r>
            <w:r w:rsidRPr="00083E6B">
              <w:rPr>
                <w:rFonts w:cs="B Lotus" w:hint="cs"/>
                <w:rtl/>
              </w:rPr>
              <w:t>برای</w:t>
            </w:r>
            <w:r w:rsidRPr="00083E6B">
              <w:rPr>
                <w:rFonts w:cs="B Lotus"/>
                <w:rtl/>
              </w:rPr>
              <w:t xml:space="preserve"> </w:t>
            </w:r>
            <w:r w:rsidRPr="00083E6B">
              <w:rPr>
                <w:rFonts w:cs="B Lotus" w:hint="cs"/>
                <w:rtl/>
              </w:rPr>
              <w:t>تابعیت</w:t>
            </w:r>
            <w:r w:rsidRPr="00083E6B">
              <w:rPr>
                <w:rFonts w:cs="B Lotus"/>
                <w:rtl/>
              </w:rPr>
              <w:t xml:space="preserve"> </w:t>
            </w:r>
            <w:r w:rsidRPr="00083E6B">
              <w:rPr>
                <w:rFonts w:cs="B Lotus" w:hint="cs"/>
                <w:rtl/>
              </w:rPr>
              <w:t>ایرانی</w:t>
            </w:r>
            <w:r w:rsidRPr="00083E6B">
              <w:rPr>
                <w:rFonts w:cs="B Lotus"/>
                <w:rtl/>
              </w:rPr>
              <w:t xml:space="preserve">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غیر</w:t>
            </w:r>
            <w:r w:rsidRPr="00083E6B">
              <w:rPr>
                <w:rFonts w:cs="B Lotus"/>
                <w:rtl/>
              </w:rPr>
              <w:t xml:space="preserve"> </w:t>
            </w:r>
            <w:r w:rsidRPr="00083E6B">
              <w:rPr>
                <w:rFonts w:cs="B Lotus" w:hint="cs"/>
                <w:rtl/>
              </w:rPr>
              <w:t>ایرانی</w:t>
            </w:r>
            <w:r w:rsidRPr="00083E6B">
              <w:rPr>
                <w:rFonts w:cs="B Lotus"/>
                <w:rtl/>
              </w:rPr>
              <w:t xml:space="preserve"> </w:t>
            </w:r>
            <w:r w:rsidRPr="00083E6B">
              <w:rPr>
                <w:rFonts w:cs="B Lotus" w:hint="cs"/>
                <w:rtl/>
              </w:rPr>
              <w:t>میبایستی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6F3840B3"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5A2C0A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FC4F6B9" w14:textId="7F924429"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115</w:t>
            </w:r>
          </w:p>
        </w:tc>
        <w:tc>
          <w:tcPr>
            <w:tcW w:w="8090" w:type="dxa"/>
          </w:tcPr>
          <w:p w14:paraId="3239D1F4" w14:textId="294DD31B"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UnIrnCod</w:t>
            </w:r>
            <w:r w:rsidRPr="00083E6B">
              <w:rPr>
                <w:rFonts w:cs="B Lotus"/>
                <w:rtl/>
              </w:rPr>
              <w:t xml:space="preserve"> - </w:t>
            </w:r>
            <w:r w:rsidRPr="00083E6B">
              <w:rPr>
                <w:rFonts w:cs="B Lotus" w:hint="cs"/>
                <w:rtl/>
              </w:rPr>
              <w:t>برای</w:t>
            </w:r>
            <w:r w:rsidRPr="00083E6B">
              <w:rPr>
                <w:rFonts w:cs="B Lotus"/>
                <w:rtl/>
              </w:rPr>
              <w:t xml:space="preserve"> </w:t>
            </w:r>
            <w:r w:rsidRPr="00083E6B">
              <w:rPr>
                <w:rFonts w:cs="B Lotus" w:hint="cs"/>
                <w:rtl/>
              </w:rPr>
              <w:t>تابعیت</w:t>
            </w:r>
            <w:r w:rsidRPr="00083E6B">
              <w:rPr>
                <w:rFonts w:cs="B Lotus"/>
                <w:rtl/>
              </w:rPr>
              <w:t xml:space="preserve"> </w:t>
            </w:r>
            <w:r w:rsidRPr="00083E6B">
              <w:rPr>
                <w:rFonts w:cs="B Lotus" w:hint="cs"/>
                <w:rtl/>
              </w:rPr>
              <w:t>غیر</w:t>
            </w:r>
            <w:r w:rsidRPr="00083E6B">
              <w:rPr>
                <w:rFonts w:cs="B Lotus"/>
                <w:rtl/>
              </w:rPr>
              <w:t xml:space="preserve"> </w:t>
            </w:r>
            <w:r w:rsidRPr="00083E6B">
              <w:rPr>
                <w:rFonts w:cs="B Lotus" w:hint="cs"/>
                <w:rtl/>
              </w:rPr>
              <w:t>ایرانی</w:t>
            </w:r>
            <w:r w:rsidRPr="00083E6B">
              <w:rPr>
                <w:rFonts w:cs="B Lotus"/>
                <w:rtl/>
              </w:rPr>
              <w:t xml:space="preserve">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شخص</w:t>
            </w:r>
            <w:r w:rsidRPr="00083E6B">
              <w:rPr>
                <w:rFonts w:cs="B Lotus"/>
                <w:rtl/>
              </w:rPr>
              <w:t xml:space="preserve"> </w:t>
            </w:r>
            <w:r w:rsidRPr="00083E6B">
              <w:rPr>
                <w:rFonts w:cs="B Lotus" w:hint="cs"/>
                <w:rtl/>
              </w:rPr>
              <w:t>حقیقی</w:t>
            </w:r>
            <w:r w:rsidRPr="00083E6B">
              <w:rPr>
                <w:rFonts w:cs="B Lotus"/>
                <w:rtl/>
              </w:rPr>
              <w:t xml:space="preserve"> </w:t>
            </w:r>
            <w:r w:rsidRPr="00083E6B">
              <w:rPr>
                <w:rFonts w:cs="B Lotus" w:hint="cs"/>
                <w:rtl/>
              </w:rPr>
              <w:t>میبایستی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4AF34ADF"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C1702A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9CE4CD5" w14:textId="29A8702D"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116</w:t>
            </w:r>
          </w:p>
        </w:tc>
        <w:tc>
          <w:tcPr>
            <w:tcW w:w="8090" w:type="dxa"/>
          </w:tcPr>
          <w:p w14:paraId="7A668B1A" w14:textId="3DE43F1F"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UnIrnCod</w:t>
            </w:r>
            <w:r w:rsidRPr="00083E6B">
              <w:rPr>
                <w:rFonts w:cs="B Lotus"/>
                <w:rtl/>
              </w:rPr>
              <w:t xml:space="preserve"> - </w:t>
            </w:r>
            <w:r w:rsidRPr="00083E6B">
              <w:rPr>
                <w:rFonts w:cs="B Lotus" w:hint="cs"/>
                <w:rtl/>
              </w:rPr>
              <w:t>برای</w:t>
            </w:r>
            <w:r w:rsidRPr="00083E6B">
              <w:rPr>
                <w:rFonts w:cs="B Lotus"/>
                <w:rtl/>
              </w:rPr>
              <w:t xml:space="preserve"> </w:t>
            </w:r>
            <w:r w:rsidRPr="00083E6B">
              <w:rPr>
                <w:rFonts w:cs="B Lotus" w:hint="cs"/>
                <w:rtl/>
              </w:rPr>
              <w:t>تابعیت</w:t>
            </w:r>
            <w:r w:rsidRPr="00083E6B">
              <w:rPr>
                <w:rFonts w:cs="B Lotus"/>
                <w:rtl/>
              </w:rPr>
              <w:t xml:space="preserve"> </w:t>
            </w:r>
            <w:r w:rsidRPr="00083E6B">
              <w:rPr>
                <w:rFonts w:cs="B Lotus" w:hint="cs"/>
                <w:rtl/>
              </w:rPr>
              <w:t>غیر</w:t>
            </w:r>
            <w:r w:rsidRPr="00083E6B">
              <w:rPr>
                <w:rFonts w:cs="B Lotus"/>
                <w:rtl/>
              </w:rPr>
              <w:t xml:space="preserve"> </w:t>
            </w:r>
            <w:r w:rsidRPr="00083E6B">
              <w:rPr>
                <w:rFonts w:cs="B Lotus" w:hint="cs"/>
                <w:rtl/>
              </w:rPr>
              <w:t>ایرانی</w:t>
            </w:r>
            <w:r w:rsidRPr="00083E6B">
              <w:rPr>
                <w:rFonts w:cs="B Lotus"/>
                <w:rtl/>
              </w:rPr>
              <w:t xml:space="preserve"> </w:t>
            </w:r>
            <w:r w:rsidRPr="00083E6B">
              <w:rPr>
                <w:rFonts w:cs="B Lotus" w:hint="cs"/>
                <w:rtl/>
              </w:rPr>
              <w:t>شناسه</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میبایستی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5178ED3B"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28C328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77BB6B2" w14:textId="78565AC1"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117</w:t>
            </w:r>
          </w:p>
        </w:tc>
        <w:tc>
          <w:tcPr>
            <w:tcW w:w="8090" w:type="dxa"/>
          </w:tcPr>
          <w:p w14:paraId="301C8722" w14:textId="23E49DCB"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hint="cs"/>
                <w:rtl/>
              </w:rPr>
              <w:t>بنا</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نظر</w:t>
            </w:r>
            <w:r w:rsidRPr="00083E6B">
              <w:rPr>
                <w:rFonts w:cs="B Lotus"/>
                <w:rtl/>
              </w:rPr>
              <w:t xml:space="preserve"> </w:t>
            </w:r>
            <w:r w:rsidRPr="00083E6B">
              <w:rPr>
                <w:rFonts w:cs="B Lotus" w:hint="cs"/>
                <w:rtl/>
              </w:rPr>
              <w:t>نظارت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مرکزی</w:t>
            </w:r>
            <w:r w:rsidRPr="00083E6B">
              <w:rPr>
                <w:rFonts w:cs="B Lotus"/>
                <w:rtl/>
              </w:rPr>
              <w:t xml:space="preserve"> </w:t>
            </w:r>
            <w:r w:rsidRPr="00083E6B">
              <w:rPr>
                <w:rFonts w:cs="B Lotus" w:hint="cs"/>
                <w:rtl/>
              </w:rPr>
              <w:t>مجوز</w:t>
            </w:r>
            <w:r w:rsidRPr="00083E6B">
              <w:rPr>
                <w:rFonts w:cs="B Lotus"/>
                <w:rtl/>
              </w:rPr>
              <w:t xml:space="preserve"> </w:t>
            </w:r>
            <w:r w:rsidRPr="00083E6B">
              <w:rPr>
                <w:rFonts w:cs="B Lotus" w:hint="cs"/>
                <w:rtl/>
              </w:rPr>
              <w:t>صدور</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است</w:t>
            </w:r>
          </w:p>
        </w:tc>
      </w:tr>
      <w:tr w:rsidR="00083E6B" w:rsidRPr="00A367A7" w14:paraId="24C6891C"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731CE0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CB96AA3" w14:textId="14863C02"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118</w:t>
            </w:r>
          </w:p>
        </w:tc>
        <w:tc>
          <w:tcPr>
            <w:tcW w:w="8090" w:type="dxa"/>
          </w:tcPr>
          <w:p w14:paraId="303CBA5F" w14:textId="7CB8C23C"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hint="cs"/>
                <w:rtl/>
              </w:rPr>
              <w:t>امکان</w:t>
            </w:r>
            <w:r w:rsidRPr="00083E6B">
              <w:rPr>
                <w:rFonts w:cs="B Lotus"/>
                <w:rtl/>
              </w:rPr>
              <w:t xml:space="preserve"> </w:t>
            </w:r>
            <w:r w:rsidRPr="00083E6B">
              <w:rPr>
                <w:rFonts w:cs="B Lotus" w:hint="cs"/>
                <w:rtl/>
              </w:rPr>
              <w:t>صدور</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برای</w:t>
            </w:r>
            <w:r w:rsidRPr="00083E6B">
              <w:rPr>
                <w:rFonts w:cs="B Lotus"/>
                <w:rtl/>
              </w:rPr>
              <w:t xml:space="preserve"> </w:t>
            </w:r>
            <w:r w:rsidRPr="00083E6B">
              <w:rPr>
                <w:rFonts w:cs="B Lotus" w:hint="cs"/>
                <w:rtl/>
              </w:rPr>
              <w:t>نماینده</w:t>
            </w:r>
            <w:r w:rsidRPr="00083E6B">
              <w:rPr>
                <w:rFonts w:cs="B Lotus"/>
                <w:rtl/>
              </w:rPr>
              <w:t xml:space="preserve"> </w:t>
            </w:r>
            <w:r w:rsidRPr="00083E6B">
              <w:rPr>
                <w:rFonts w:cs="B Lotus" w:hint="cs"/>
                <w:rtl/>
              </w:rPr>
              <w:t>غیر</w:t>
            </w:r>
            <w:r w:rsidRPr="00083E6B">
              <w:rPr>
                <w:rFonts w:cs="B Lotus"/>
                <w:rtl/>
              </w:rPr>
              <w:t xml:space="preserve"> </w:t>
            </w:r>
            <w:r w:rsidRPr="00083E6B">
              <w:rPr>
                <w:rFonts w:cs="B Lotus" w:hint="cs"/>
                <w:rtl/>
              </w:rPr>
              <w:t>فعال</w:t>
            </w:r>
            <w:r w:rsidRPr="00083E6B">
              <w:rPr>
                <w:rFonts w:cs="B Lotus"/>
                <w:rtl/>
              </w:rPr>
              <w:t xml:space="preserve"> </w:t>
            </w:r>
            <w:r w:rsidRPr="00083E6B">
              <w:rPr>
                <w:rFonts w:cs="B Lotus" w:hint="cs"/>
                <w:rtl/>
              </w:rPr>
              <w:t>امکان</w:t>
            </w:r>
            <w:r w:rsidRPr="00083E6B">
              <w:rPr>
                <w:rFonts w:cs="B Lotus"/>
                <w:rtl/>
              </w:rPr>
              <w:t xml:space="preserve"> </w:t>
            </w:r>
            <w:r w:rsidRPr="00083E6B">
              <w:rPr>
                <w:rFonts w:cs="B Lotus" w:hint="cs"/>
                <w:rtl/>
              </w:rPr>
              <w:t>پذیر</w:t>
            </w:r>
            <w:r w:rsidRPr="00083E6B">
              <w:rPr>
                <w:rFonts w:cs="B Lotus"/>
                <w:rtl/>
              </w:rPr>
              <w:t xml:space="preserve"> </w:t>
            </w:r>
            <w:r w:rsidRPr="00083E6B">
              <w:rPr>
                <w:rFonts w:cs="B Lotus" w:hint="cs"/>
                <w:rtl/>
              </w:rPr>
              <w:t>نمی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7081254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F86AC4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C8CB122" w14:textId="570069C3"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119</w:t>
            </w:r>
          </w:p>
        </w:tc>
        <w:tc>
          <w:tcPr>
            <w:tcW w:w="8090" w:type="dxa"/>
          </w:tcPr>
          <w:p w14:paraId="5C7430CE" w14:textId="45E64252"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hint="cs"/>
                <w:rtl/>
              </w:rPr>
              <w:t>خطا</w:t>
            </w:r>
            <w:r w:rsidRPr="00083E6B">
              <w:rPr>
                <w:rFonts w:cs="B Lotus"/>
                <w:rtl/>
              </w:rPr>
              <w:t xml:space="preserve"> </w:t>
            </w:r>
            <w:r w:rsidRPr="00083E6B">
              <w:rPr>
                <w:rFonts w:cs="B Lotus" w:hint="cs"/>
                <w:rtl/>
              </w:rPr>
              <w:t>در</w:t>
            </w:r>
            <w:r w:rsidRPr="00083E6B">
              <w:rPr>
                <w:rFonts w:cs="B Lotus"/>
                <w:rtl/>
              </w:rPr>
              <w:t xml:space="preserve"> </w:t>
            </w:r>
            <w:r w:rsidRPr="00083E6B">
              <w:rPr>
                <w:rFonts w:cs="B Lotus" w:hint="cs"/>
                <w:rtl/>
              </w:rPr>
              <w:t>شاخص</w:t>
            </w:r>
            <w:r w:rsidRPr="00083E6B">
              <w:rPr>
                <w:rFonts w:cs="B Lotus"/>
                <w:rtl/>
              </w:rPr>
              <w:t xml:space="preserve"> 101059 </w:t>
            </w:r>
            <w:r w:rsidRPr="00083E6B">
              <w:rPr>
                <w:rFonts w:cs="B Lotus" w:hint="cs"/>
                <w:rtl/>
              </w:rPr>
              <w:t>نمایندگان</w:t>
            </w:r>
          </w:p>
        </w:tc>
      </w:tr>
      <w:tr w:rsidR="00083E6B" w:rsidRPr="00A367A7" w14:paraId="5944AD39"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580EC5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DF798B3" w14:textId="2D8B0D85"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120</w:t>
            </w:r>
          </w:p>
        </w:tc>
        <w:tc>
          <w:tcPr>
            <w:tcW w:w="8090" w:type="dxa"/>
          </w:tcPr>
          <w:p w14:paraId="7EA9F5B9" w14:textId="4A9276F7"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hint="cs"/>
                <w:rtl/>
              </w:rPr>
              <w:t>خطا</w:t>
            </w:r>
            <w:r w:rsidRPr="00083E6B">
              <w:rPr>
                <w:rFonts w:cs="B Lotus"/>
                <w:rtl/>
              </w:rPr>
              <w:t xml:space="preserve"> </w:t>
            </w:r>
            <w:r w:rsidRPr="00083E6B">
              <w:rPr>
                <w:rFonts w:cs="B Lotus" w:hint="cs"/>
                <w:rtl/>
              </w:rPr>
              <w:t>در</w:t>
            </w:r>
            <w:r w:rsidRPr="00083E6B">
              <w:rPr>
                <w:rFonts w:cs="B Lotus"/>
                <w:rtl/>
              </w:rPr>
              <w:t xml:space="preserve"> </w:t>
            </w:r>
            <w:r w:rsidRPr="00083E6B">
              <w:rPr>
                <w:rFonts w:cs="B Lotus" w:hint="cs"/>
                <w:rtl/>
              </w:rPr>
              <w:t>شاخص</w:t>
            </w:r>
            <w:r w:rsidRPr="00083E6B">
              <w:rPr>
                <w:rFonts w:cs="B Lotus"/>
                <w:rtl/>
              </w:rPr>
              <w:t xml:space="preserve"> 101077 </w:t>
            </w:r>
            <w:r w:rsidRPr="00083E6B">
              <w:rPr>
                <w:rFonts w:cs="B Lotus" w:hint="cs"/>
                <w:rtl/>
              </w:rPr>
              <w:t>نمايندگان</w:t>
            </w:r>
          </w:p>
        </w:tc>
      </w:tr>
      <w:tr w:rsidR="00083E6B" w:rsidRPr="00A367A7" w14:paraId="76C8FCC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AB636A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B5B816D" w14:textId="6FEABECA"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121</w:t>
            </w:r>
          </w:p>
        </w:tc>
        <w:tc>
          <w:tcPr>
            <w:tcW w:w="8090" w:type="dxa"/>
          </w:tcPr>
          <w:p w14:paraId="00812DDC" w14:textId="1BA63C27"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VehSysCod</w:t>
            </w:r>
            <w:r w:rsidRPr="00083E6B">
              <w:rPr>
                <w:rFonts w:cs="B Lotus"/>
                <w:rtl/>
              </w:rPr>
              <w:t xml:space="preserve"> - </w:t>
            </w:r>
            <w:r w:rsidRPr="00083E6B">
              <w:rPr>
                <w:rFonts w:cs="B Lotus" w:hint="cs"/>
                <w:rtl/>
              </w:rPr>
              <w:t>امکان</w:t>
            </w:r>
            <w:r w:rsidRPr="00083E6B">
              <w:rPr>
                <w:rFonts w:cs="B Lotus"/>
                <w:rtl/>
              </w:rPr>
              <w:t xml:space="preserve"> </w:t>
            </w:r>
            <w:r w:rsidRPr="00083E6B">
              <w:rPr>
                <w:rFonts w:cs="B Lotus" w:hint="cs"/>
                <w:rtl/>
              </w:rPr>
              <w:t>ثبت</w:t>
            </w:r>
            <w:r w:rsidRPr="00083E6B">
              <w:rPr>
                <w:rFonts w:cs="B Lotus"/>
                <w:rtl/>
              </w:rPr>
              <w:t xml:space="preserve"> </w:t>
            </w:r>
            <w:r w:rsidRPr="00083E6B">
              <w:rPr>
                <w:rFonts w:cs="B Lotus" w:hint="cs"/>
                <w:rtl/>
              </w:rPr>
              <w:t>کد</w:t>
            </w:r>
            <w:r w:rsidRPr="00083E6B">
              <w:rPr>
                <w:rFonts w:cs="B Lotus"/>
                <w:rtl/>
              </w:rPr>
              <w:t xml:space="preserve"> </w:t>
            </w:r>
            <w:r w:rsidRPr="00083E6B">
              <w:rPr>
                <w:rFonts w:cs="B Lotus" w:hint="cs"/>
                <w:rtl/>
              </w:rPr>
              <w:t>سیستم</w:t>
            </w:r>
            <w:r w:rsidRPr="00083E6B">
              <w:rPr>
                <w:rFonts w:cs="B Lotus"/>
                <w:rtl/>
              </w:rPr>
              <w:t xml:space="preserve"> </w:t>
            </w:r>
            <w:r w:rsidRPr="00083E6B">
              <w:rPr>
                <w:rFonts w:cs="B Lotus" w:hint="cs"/>
                <w:rtl/>
              </w:rPr>
              <w:t>استاندارد</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کد</w:t>
            </w:r>
            <w:r w:rsidRPr="00083E6B">
              <w:rPr>
                <w:rFonts w:cs="B Lotus"/>
                <w:rtl/>
              </w:rPr>
              <w:t xml:space="preserve"> </w:t>
            </w:r>
            <w:r w:rsidRPr="00083E6B">
              <w:rPr>
                <w:rFonts w:cs="B Lotus" w:hint="cs"/>
                <w:rtl/>
              </w:rPr>
              <w:t>صفر</w:t>
            </w:r>
            <w:r w:rsidRPr="00083E6B">
              <w:rPr>
                <w:rFonts w:cs="B Lotus"/>
                <w:rtl/>
              </w:rPr>
              <w:t xml:space="preserve"> (</w:t>
            </w:r>
            <w:r w:rsidRPr="00083E6B">
              <w:rPr>
                <w:rFonts w:cs="B Lotus" w:hint="cs"/>
                <w:rtl/>
              </w:rPr>
              <w:t>سایر</w:t>
            </w:r>
            <w:r w:rsidRPr="00083E6B">
              <w:rPr>
                <w:rFonts w:cs="B Lotus"/>
                <w:rtl/>
              </w:rPr>
              <w:t xml:space="preserve">) </w:t>
            </w:r>
            <w:r w:rsidRPr="00083E6B">
              <w:rPr>
                <w:rFonts w:cs="B Lotus" w:hint="cs"/>
                <w:rtl/>
              </w:rPr>
              <w:t>وجود</w:t>
            </w:r>
            <w:r w:rsidRPr="00083E6B">
              <w:rPr>
                <w:rFonts w:cs="B Lotus"/>
                <w:rtl/>
              </w:rPr>
              <w:t xml:space="preserve"> </w:t>
            </w:r>
            <w:r w:rsidRPr="00083E6B">
              <w:rPr>
                <w:rFonts w:cs="B Lotus" w:hint="cs"/>
                <w:rtl/>
              </w:rPr>
              <w:t>ندارد</w:t>
            </w:r>
          </w:p>
        </w:tc>
      </w:tr>
      <w:tr w:rsidR="00083E6B" w:rsidRPr="00A367A7" w14:paraId="7D3BD37E"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7955BE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7F429A6" w14:textId="535E65E1"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122</w:t>
            </w:r>
          </w:p>
        </w:tc>
        <w:tc>
          <w:tcPr>
            <w:tcW w:w="8090" w:type="dxa"/>
          </w:tcPr>
          <w:p w14:paraId="4CEEB8FE" w14:textId="67774E0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VIN</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وی</w:t>
            </w:r>
            <w:r w:rsidRPr="00083E6B">
              <w:rPr>
                <w:rFonts w:cs="B Lotus"/>
                <w:rtl/>
              </w:rPr>
              <w:t xml:space="preserve"> </w:t>
            </w:r>
            <w:r w:rsidRPr="00083E6B">
              <w:rPr>
                <w:rFonts w:cs="B Lotus" w:hint="cs"/>
                <w:rtl/>
              </w:rPr>
              <w:t>آی</w:t>
            </w:r>
            <w:r w:rsidRPr="00083E6B">
              <w:rPr>
                <w:rFonts w:cs="B Lotus"/>
                <w:rtl/>
              </w:rPr>
              <w:t xml:space="preserve"> </w:t>
            </w:r>
            <w:r w:rsidRPr="00083E6B">
              <w:rPr>
                <w:rFonts w:cs="B Lotus" w:hint="cs"/>
                <w:rtl/>
              </w:rPr>
              <w:t>ان</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p>
        </w:tc>
      </w:tr>
      <w:tr w:rsidR="00083E6B" w:rsidRPr="00A367A7" w14:paraId="51AA54A2"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B2D8633"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C82556E" w14:textId="66F9C5A6"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123</w:t>
            </w:r>
          </w:p>
        </w:tc>
        <w:tc>
          <w:tcPr>
            <w:tcW w:w="8090" w:type="dxa"/>
          </w:tcPr>
          <w:p w14:paraId="4F141D06" w14:textId="1720605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LastEndDte</w:t>
            </w:r>
            <w:r w:rsidRPr="00083E6B">
              <w:rPr>
                <w:rFonts w:cs="B Lotus"/>
                <w:rtl/>
              </w:rPr>
              <w:t xml:space="preserve"> - </w:t>
            </w:r>
            <w:r w:rsidRPr="00083E6B">
              <w:rPr>
                <w:rFonts w:cs="B Lotus" w:hint="cs"/>
                <w:rtl/>
              </w:rPr>
              <w:t>تاریخ</w:t>
            </w:r>
            <w:r w:rsidRPr="00083E6B">
              <w:rPr>
                <w:rFonts w:cs="B Lotus"/>
                <w:rtl/>
              </w:rPr>
              <w:t xml:space="preserve"> </w:t>
            </w:r>
            <w:r w:rsidRPr="00083E6B">
              <w:rPr>
                <w:rFonts w:cs="B Lotus" w:hint="cs"/>
                <w:rtl/>
              </w:rPr>
              <w:t>پایان</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قبلی</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نمی</w:t>
            </w:r>
            <w:r w:rsidRPr="00083E6B">
              <w:rPr>
                <w:rFonts w:cs="B Lotus"/>
                <w:rtl/>
              </w:rPr>
              <w:t xml:space="preserve"> </w:t>
            </w:r>
            <w:r w:rsidRPr="00083E6B">
              <w:rPr>
                <w:rFonts w:cs="B Lotus" w:hint="cs"/>
                <w:rtl/>
              </w:rPr>
              <w:t>باشد</w:t>
            </w:r>
          </w:p>
        </w:tc>
      </w:tr>
      <w:tr w:rsidR="00083E6B" w:rsidRPr="00A367A7" w14:paraId="6E3D54F9"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E7DA27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4CDAFDB" w14:textId="501D1783"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124</w:t>
            </w:r>
          </w:p>
        </w:tc>
        <w:tc>
          <w:tcPr>
            <w:tcW w:w="8090" w:type="dxa"/>
          </w:tcPr>
          <w:p w14:paraId="61E02020" w14:textId="071BECFC"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NtnlId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گذار</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نمی</w:t>
            </w:r>
            <w:r w:rsidRPr="00083E6B">
              <w:rPr>
                <w:rFonts w:cs="B Lotus"/>
                <w:rtl/>
              </w:rPr>
              <w:t xml:space="preserve"> </w:t>
            </w:r>
            <w:r w:rsidRPr="00083E6B">
              <w:rPr>
                <w:rFonts w:cs="B Lotus" w:hint="cs"/>
                <w:rtl/>
              </w:rPr>
              <w:t>باشد</w:t>
            </w:r>
          </w:p>
        </w:tc>
      </w:tr>
      <w:tr w:rsidR="00083E6B" w:rsidRPr="00A367A7" w14:paraId="2401752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1F1BD2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1F191BF" w14:textId="555F44B4"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125</w:t>
            </w:r>
          </w:p>
        </w:tc>
        <w:tc>
          <w:tcPr>
            <w:tcW w:w="8090" w:type="dxa"/>
          </w:tcPr>
          <w:p w14:paraId="5B7148C4" w14:textId="42DBA055"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FnCvrCptl-LfCvrCptl-PrsnCvrCptl</w:t>
            </w:r>
            <w:r w:rsidRPr="00083E6B">
              <w:rPr>
                <w:rFonts w:cs="B Lotus"/>
                <w:rtl/>
              </w:rPr>
              <w:t xml:space="preserve"> - </w:t>
            </w:r>
            <w:r w:rsidRPr="00083E6B">
              <w:rPr>
                <w:rFonts w:cs="B Lotus" w:hint="cs"/>
                <w:rtl/>
              </w:rPr>
              <w:t>عدم</w:t>
            </w:r>
            <w:r w:rsidRPr="00083E6B">
              <w:rPr>
                <w:rFonts w:cs="B Lotus"/>
                <w:rtl/>
              </w:rPr>
              <w:t xml:space="preserve"> </w:t>
            </w:r>
            <w:r w:rsidRPr="00083E6B">
              <w:rPr>
                <w:rFonts w:cs="B Lotus" w:hint="cs"/>
                <w:rtl/>
              </w:rPr>
              <w:t>رعايت</w:t>
            </w:r>
            <w:r w:rsidRPr="00083E6B">
              <w:rPr>
                <w:rFonts w:cs="B Lotus"/>
                <w:rtl/>
              </w:rPr>
              <w:t xml:space="preserve"> </w:t>
            </w:r>
            <w:r w:rsidRPr="00083E6B">
              <w:rPr>
                <w:rFonts w:cs="B Lotus" w:hint="cs"/>
                <w:rtl/>
              </w:rPr>
              <w:t>ارائه</w:t>
            </w:r>
            <w:r w:rsidRPr="00083E6B">
              <w:rPr>
                <w:rFonts w:cs="B Lotus"/>
                <w:rtl/>
              </w:rPr>
              <w:t xml:space="preserve"> </w:t>
            </w:r>
            <w:r w:rsidRPr="00083E6B">
              <w:rPr>
                <w:rFonts w:cs="B Lotus" w:hint="cs"/>
                <w:rtl/>
              </w:rPr>
              <w:t>حداقل‌هاي</w:t>
            </w:r>
            <w:r w:rsidRPr="00083E6B">
              <w:rPr>
                <w:rFonts w:cs="B Lotus"/>
                <w:rtl/>
              </w:rPr>
              <w:t xml:space="preserve"> </w:t>
            </w:r>
            <w:r w:rsidRPr="00083E6B">
              <w:rPr>
                <w:rFonts w:cs="B Lotus" w:hint="cs"/>
                <w:rtl/>
              </w:rPr>
              <w:t>قانوني</w:t>
            </w:r>
            <w:r w:rsidRPr="00083E6B">
              <w:rPr>
                <w:rFonts w:cs="B Lotus"/>
                <w:rtl/>
              </w:rPr>
              <w:t xml:space="preserve"> </w:t>
            </w:r>
            <w:r w:rsidRPr="00083E6B">
              <w:rPr>
                <w:rFonts w:cs="B Lotus" w:hint="cs"/>
                <w:rtl/>
              </w:rPr>
              <w:t>پوشش‌هاي</w:t>
            </w:r>
            <w:r w:rsidRPr="00083E6B">
              <w:rPr>
                <w:rFonts w:cs="B Lotus"/>
                <w:rtl/>
              </w:rPr>
              <w:t xml:space="preserve"> </w:t>
            </w:r>
            <w:r w:rsidRPr="00083E6B">
              <w:rPr>
                <w:rFonts w:cs="B Lotus" w:hint="cs"/>
                <w:rtl/>
              </w:rPr>
              <w:t>بيمه‌نامه</w:t>
            </w:r>
          </w:p>
        </w:tc>
      </w:tr>
      <w:tr w:rsidR="00083E6B" w:rsidRPr="00A367A7" w14:paraId="32C16C92"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6F7120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F7AB836" w14:textId="7EA2A8C7"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126</w:t>
            </w:r>
          </w:p>
        </w:tc>
        <w:tc>
          <w:tcPr>
            <w:tcW w:w="8090" w:type="dxa"/>
          </w:tcPr>
          <w:p w14:paraId="11F9AF29" w14:textId="4131DA92"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LglId</w:t>
            </w:r>
            <w:r w:rsidRPr="00083E6B">
              <w:rPr>
                <w:rFonts w:cs="B Lotus"/>
                <w:rtl/>
              </w:rPr>
              <w:t xml:space="preserve"> - </w:t>
            </w:r>
            <w:r w:rsidRPr="00083E6B">
              <w:rPr>
                <w:rFonts w:cs="B Lotus" w:hint="cs"/>
                <w:rtl/>
              </w:rPr>
              <w:t>شناسه</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گذار</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نمی</w:t>
            </w:r>
            <w:r w:rsidRPr="00083E6B">
              <w:rPr>
                <w:rFonts w:cs="B Lotus"/>
                <w:rtl/>
              </w:rPr>
              <w:t xml:space="preserve"> </w:t>
            </w:r>
            <w:r w:rsidRPr="00083E6B">
              <w:rPr>
                <w:rFonts w:cs="B Lotus" w:hint="cs"/>
                <w:rtl/>
              </w:rPr>
              <w:t>باشد</w:t>
            </w:r>
          </w:p>
        </w:tc>
      </w:tr>
      <w:tr w:rsidR="00083E6B" w:rsidRPr="00A367A7" w14:paraId="4FDDA629"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16EEB1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73E9BB7" w14:textId="309AEBAE"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127</w:t>
            </w:r>
          </w:p>
        </w:tc>
        <w:tc>
          <w:tcPr>
            <w:tcW w:w="8090" w:type="dxa"/>
          </w:tcPr>
          <w:p w14:paraId="17E88FB4" w14:textId="4250477B"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PrntPlcyCmpDocNo_LstCmpDocNo</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چاپی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قبلی</w:t>
            </w:r>
            <w:r w:rsidRPr="00083E6B">
              <w:rPr>
                <w:rFonts w:cs="B Lotus"/>
                <w:rtl/>
              </w:rPr>
              <w:t xml:space="preserve"> </w:t>
            </w:r>
            <w:r w:rsidRPr="00083E6B">
              <w:rPr>
                <w:rFonts w:cs="B Lotus" w:hint="cs"/>
                <w:rtl/>
              </w:rPr>
              <w:t>یکسان</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p>
        </w:tc>
      </w:tr>
      <w:tr w:rsidR="00083E6B" w:rsidRPr="00A367A7" w14:paraId="671CCFEF"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53C4E7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59AB6FE" w14:textId="1CD3084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129</w:t>
            </w:r>
          </w:p>
        </w:tc>
        <w:tc>
          <w:tcPr>
            <w:tcW w:w="8090" w:type="dxa"/>
          </w:tcPr>
          <w:p w14:paraId="4B6B1BF8" w14:textId="66F1A0C0"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IsMale</w:t>
            </w:r>
            <w:r w:rsidRPr="00083E6B">
              <w:rPr>
                <w:rFonts w:cs="B Lotus"/>
                <w:rtl/>
              </w:rPr>
              <w:t xml:space="preserve"> - </w:t>
            </w:r>
            <w:r w:rsidRPr="00083E6B">
              <w:rPr>
                <w:rFonts w:cs="B Lotus" w:hint="cs"/>
                <w:rtl/>
              </w:rPr>
              <w:t>جنسیت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گذار</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1BF9061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761F1A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38111E6" w14:textId="5EB0C37C"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130</w:t>
            </w:r>
          </w:p>
        </w:tc>
        <w:tc>
          <w:tcPr>
            <w:tcW w:w="8090" w:type="dxa"/>
          </w:tcPr>
          <w:p w14:paraId="69988A28" w14:textId="3E484ECE"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FuelTypCod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سوخت</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10B82CD3"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B6A4C0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7F2CB67" w14:textId="7703F7BE"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136</w:t>
            </w:r>
          </w:p>
        </w:tc>
        <w:tc>
          <w:tcPr>
            <w:tcW w:w="8090" w:type="dxa"/>
          </w:tcPr>
          <w:p w14:paraId="38723717" w14:textId="6E443C17"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PrmTypCod</w:t>
            </w:r>
            <w:r w:rsidRPr="00083E6B">
              <w:rPr>
                <w:rFonts w:cs="B Lotus"/>
                <w:rtl/>
              </w:rPr>
              <w:t xml:space="preserve">  - </w:t>
            </w:r>
            <w:r w:rsidRPr="00083E6B">
              <w:rPr>
                <w:rFonts w:cs="B Lotus" w:hint="cs"/>
                <w:rtl/>
              </w:rPr>
              <w:t>نوع</w:t>
            </w:r>
            <w:r w:rsidRPr="00083E6B">
              <w:rPr>
                <w:rFonts w:cs="B Lotus"/>
                <w:rtl/>
              </w:rPr>
              <w:t xml:space="preserve"> </w:t>
            </w:r>
            <w:r w:rsidRPr="00083E6B">
              <w:rPr>
                <w:rFonts w:cs="B Lotus" w:hint="cs"/>
                <w:rtl/>
              </w:rPr>
              <w:t>پرداخت</w:t>
            </w:r>
            <w:r w:rsidRPr="00083E6B">
              <w:rPr>
                <w:rFonts w:cs="B Lotus"/>
                <w:rtl/>
              </w:rPr>
              <w:t xml:space="preserve">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7D836AA1"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49C485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A90C39D" w14:textId="4AC2392A"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137</w:t>
            </w:r>
          </w:p>
        </w:tc>
        <w:tc>
          <w:tcPr>
            <w:tcW w:w="8090" w:type="dxa"/>
          </w:tcPr>
          <w:p w14:paraId="1EAD6835" w14:textId="1817CF03"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FuncStsCod</w:t>
            </w:r>
            <w:r w:rsidRPr="00083E6B">
              <w:rPr>
                <w:rFonts w:cs="B Lotus"/>
                <w:rtl/>
              </w:rPr>
              <w:t xml:space="preserve">  - </w:t>
            </w:r>
            <w:r w:rsidRPr="00083E6B">
              <w:rPr>
                <w:rFonts w:cs="B Lotus" w:hint="cs"/>
                <w:rtl/>
              </w:rPr>
              <w:t>وضعیت</w:t>
            </w:r>
            <w:r w:rsidRPr="00083E6B">
              <w:rPr>
                <w:rFonts w:cs="B Lotus"/>
                <w:rtl/>
              </w:rPr>
              <w:t xml:space="preserve"> </w:t>
            </w:r>
            <w:r w:rsidRPr="00083E6B">
              <w:rPr>
                <w:rFonts w:cs="B Lotus" w:hint="cs"/>
                <w:rtl/>
              </w:rPr>
              <w:t>کارکرد</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193495D1"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59E973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01C65E9" w14:textId="646D55E4"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138</w:t>
            </w:r>
          </w:p>
        </w:tc>
        <w:tc>
          <w:tcPr>
            <w:tcW w:w="8090" w:type="dxa"/>
          </w:tcPr>
          <w:p w14:paraId="7C7E6D50" w14:textId="518507AF"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ShftPlk2</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حرف</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02BF9C35"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164413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E2720CA" w14:textId="7784A813"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139</w:t>
            </w:r>
          </w:p>
        </w:tc>
        <w:tc>
          <w:tcPr>
            <w:tcW w:w="8090" w:type="dxa"/>
          </w:tcPr>
          <w:p w14:paraId="4E21D39A" w14:textId="3730E97F"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ShftPlkTypCod</w:t>
            </w:r>
            <w:r w:rsidRPr="00083E6B">
              <w:rPr>
                <w:rFonts w:cs="B Lotus"/>
                <w:rtl/>
              </w:rPr>
              <w:t xml:space="preserve"> - </w:t>
            </w:r>
            <w:r w:rsidRPr="00083E6B">
              <w:rPr>
                <w:rFonts w:cs="B Lotus" w:hint="cs"/>
                <w:rtl/>
              </w:rPr>
              <w:t>نوع</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نا</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است</w:t>
            </w:r>
          </w:p>
        </w:tc>
      </w:tr>
      <w:tr w:rsidR="00083E6B" w:rsidRPr="00A367A7" w14:paraId="5CDF0BA4"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BD847E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34AB6DF" w14:textId="6A7A8C12"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140</w:t>
            </w:r>
          </w:p>
        </w:tc>
        <w:tc>
          <w:tcPr>
            <w:tcW w:w="8090" w:type="dxa"/>
          </w:tcPr>
          <w:p w14:paraId="64564697" w14:textId="7A5C6DB2"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ShftPlk1</w:t>
            </w:r>
            <w:r w:rsidRPr="00083E6B">
              <w:rPr>
                <w:rFonts w:cs="B Lotus"/>
                <w:rtl/>
              </w:rPr>
              <w:t xml:space="preserve"> - </w:t>
            </w:r>
            <w:r w:rsidRPr="00083E6B">
              <w:rPr>
                <w:rFonts w:cs="B Lotus" w:hint="cs"/>
                <w:rtl/>
              </w:rPr>
              <w:t>دو</w:t>
            </w:r>
            <w:r w:rsidRPr="00083E6B">
              <w:rPr>
                <w:rFonts w:cs="B Lotus"/>
                <w:rtl/>
              </w:rPr>
              <w:t xml:space="preserve"> </w:t>
            </w:r>
            <w:r w:rsidRPr="00083E6B">
              <w:rPr>
                <w:rFonts w:cs="B Lotus" w:hint="cs"/>
                <w:rtl/>
              </w:rPr>
              <w:t>رقم</w:t>
            </w:r>
            <w:r w:rsidRPr="00083E6B">
              <w:rPr>
                <w:rFonts w:cs="B Lotus"/>
                <w:rtl/>
              </w:rPr>
              <w:t xml:space="preserve"> </w:t>
            </w:r>
            <w:r w:rsidRPr="00083E6B">
              <w:rPr>
                <w:rFonts w:cs="B Lotus" w:hint="cs"/>
                <w:rtl/>
              </w:rPr>
              <w:t>سمت</w:t>
            </w:r>
            <w:r w:rsidRPr="00083E6B">
              <w:rPr>
                <w:rFonts w:cs="B Lotus"/>
                <w:rtl/>
              </w:rPr>
              <w:t xml:space="preserve"> </w:t>
            </w:r>
            <w:r w:rsidRPr="00083E6B">
              <w:rPr>
                <w:rFonts w:cs="B Lotus" w:hint="cs"/>
                <w:rtl/>
              </w:rPr>
              <w:t>چپ</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میباشد</w:t>
            </w:r>
          </w:p>
        </w:tc>
      </w:tr>
      <w:tr w:rsidR="00083E6B" w:rsidRPr="00A367A7" w14:paraId="3964D8E1"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3CE7508"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26CA7AB" w14:textId="46E939BA"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141</w:t>
            </w:r>
          </w:p>
        </w:tc>
        <w:tc>
          <w:tcPr>
            <w:tcW w:w="8090" w:type="dxa"/>
          </w:tcPr>
          <w:p w14:paraId="2D693D63" w14:textId="7C587C58"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ShftPlk2</w:t>
            </w:r>
            <w:r w:rsidRPr="00083E6B">
              <w:rPr>
                <w:rFonts w:cs="B Lotus"/>
                <w:rtl/>
              </w:rPr>
              <w:t xml:space="preserve"> - </w:t>
            </w:r>
            <w:r w:rsidRPr="00083E6B">
              <w:rPr>
                <w:rFonts w:cs="B Lotus" w:hint="cs"/>
                <w:rtl/>
              </w:rPr>
              <w:t>حرف</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میباشد</w:t>
            </w:r>
          </w:p>
        </w:tc>
      </w:tr>
      <w:tr w:rsidR="00083E6B" w:rsidRPr="00A367A7" w14:paraId="664AC7FC"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CE1086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00B4683" w14:textId="69A72BC2"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142</w:t>
            </w:r>
          </w:p>
        </w:tc>
        <w:tc>
          <w:tcPr>
            <w:tcW w:w="8090" w:type="dxa"/>
          </w:tcPr>
          <w:p w14:paraId="1B9CB7FB" w14:textId="4D46B1F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ShftPlk3</w:t>
            </w:r>
            <w:r w:rsidRPr="00083E6B">
              <w:rPr>
                <w:rFonts w:cs="B Lotus"/>
                <w:rtl/>
              </w:rPr>
              <w:t xml:space="preserve"> - </w:t>
            </w:r>
            <w:r w:rsidRPr="00083E6B">
              <w:rPr>
                <w:rFonts w:cs="B Lotus" w:hint="cs"/>
                <w:rtl/>
              </w:rPr>
              <w:t>سه</w:t>
            </w:r>
            <w:r w:rsidRPr="00083E6B">
              <w:rPr>
                <w:rFonts w:cs="B Lotus"/>
                <w:rtl/>
              </w:rPr>
              <w:t xml:space="preserve"> </w:t>
            </w:r>
            <w:r w:rsidRPr="00083E6B">
              <w:rPr>
                <w:rFonts w:cs="B Lotus" w:hint="cs"/>
                <w:rtl/>
              </w:rPr>
              <w:t>رقم</w:t>
            </w:r>
            <w:r w:rsidRPr="00083E6B">
              <w:rPr>
                <w:rFonts w:cs="B Lotus"/>
                <w:rtl/>
              </w:rPr>
              <w:t xml:space="preserve"> </w:t>
            </w:r>
            <w:r w:rsidRPr="00083E6B">
              <w:rPr>
                <w:rFonts w:cs="B Lotus" w:hint="cs"/>
                <w:rtl/>
              </w:rPr>
              <w:t>سمت</w:t>
            </w:r>
            <w:r w:rsidRPr="00083E6B">
              <w:rPr>
                <w:rFonts w:cs="B Lotus"/>
                <w:rtl/>
              </w:rPr>
              <w:t xml:space="preserve"> </w:t>
            </w:r>
            <w:r w:rsidRPr="00083E6B">
              <w:rPr>
                <w:rFonts w:cs="B Lotus" w:hint="cs"/>
                <w:rtl/>
              </w:rPr>
              <w:t>راست</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میباشد</w:t>
            </w:r>
          </w:p>
        </w:tc>
      </w:tr>
      <w:tr w:rsidR="00083E6B" w:rsidRPr="00A367A7" w14:paraId="182C5998"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DE70A6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386F4ED" w14:textId="2C26B15E"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143</w:t>
            </w:r>
          </w:p>
        </w:tc>
        <w:tc>
          <w:tcPr>
            <w:tcW w:w="8090" w:type="dxa"/>
          </w:tcPr>
          <w:p w14:paraId="6B6EE3F7" w14:textId="636F2C0D"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ShftPlkSrl</w:t>
            </w:r>
            <w:r w:rsidRPr="00083E6B">
              <w:rPr>
                <w:rFonts w:cs="B Lotus"/>
                <w:rtl/>
              </w:rPr>
              <w:t xml:space="preserve">  - </w:t>
            </w:r>
            <w:r w:rsidRPr="00083E6B">
              <w:rPr>
                <w:rFonts w:cs="B Lotus" w:hint="cs"/>
                <w:rtl/>
              </w:rPr>
              <w:t>سریال</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میباشد</w:t>
            </w:r>
          </w:p>
        </w:tc>
      </w:tr>
      <w:tr w:rsidR="00083E6B" w:rsidRPr="00A367A7" w14:paraId="0082D5C4"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875CE3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A7433EC" w14:textId="3AF9E4CF"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144</w:t>
            </w:r>
          </w:p>
        </w:tc>
        <w:tc>
          <w:tcPr>
            <w:tcW w:w="8090" w:type="dxa"/>
          </w:tcPr>
          <w:p w14:paraId="36F8C3F8" w14:textId="1FCBBD3B"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ShftPlk1</w:t>
            </w:r>
            <w:r w:rsidRPr="00083E6B">
              <w:rPr>
                <w:rFonts w:cs="B Lotus"/>
                <w:rtl/>
              </w:rPr>
              <w:t xml:space="preserve">  - </w:t>
            </w:r>
            <w:r w:rsidRPr="00083E6B">
              <w:rPr>
                <w:rFonts w:cs="B Lotus" w:hint="cs"/>
                <w:rtl/>
              </w:rPr>
              <w:t>دو</w:t>
            </w:r>
            <w:r w:rsidRPr="00083E6B">
              <w:rPr>
                <w:rFonts w:cs="B Lotus"/>
                <w:rtl/>
              </w:rPr>
              <w:t xml:space="preserve"> </w:t>
            </w:r>
            <w:r w:rsidRPr="00083E6B">
              <w:rPr>
                <w:rFonts w:cs="B Lotus" w:hint="cs"/>
                <w:rtl/>
              </w:rPr>
              <w:t>رقم</w:t>
            </w:r>
            <w:r w:rsidRPr="00083E6B">
              <w:rPr>
                <w:rFonts w:cs="B Lotus"/>
                <w:rtl/>
              </w:rPr>
              <w:t xml:space="preserve"> </w:t>
            </w:r>
            <w:r w:rsidRPr="00083E6B">
              <w:rPr>
                <w:rFonts w:cs="B Lotus" w:hint="cs"/>
                <w:rtl/>
              </w:rPr>
              <w:t>سمت</w:t>
            </w:r>
            <w:r w:rsidRPr="00083E6B">
              <w:rPr>
                <w:rFonts w:cs="B Lotus"/>
                <w:rtl/>
              </w:rPr>
              <w:t xml:space="preserve"> </w:t>
            </w:r>
            <w:r w:rsidRPr="00083E6B">
              <w:rPr>
                <w:rFonts w:cs="B Lotus" w:hint="cs"/>
                <w:rtl/>
              </w:rPr>
              <w:t>چپ</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صورت</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نمایید</w:t>
            </w:r>
          </w:p>
        </w:tc>
      </w:tr>
      <w:tr w:rsidR="00083E6B" w:rsidRPr="00A367A7" w14:paraId="26FCF493"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64F7D6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28B5B13" w14:textId="662746B7"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145</w:t>
            </w:r>
          </w:p>
        </w:tc>
        <w:tc>
          <w:tcPr>
            <w:tcW w:w="8090" w:type="dxa"/>
          </w:tcPr>
          <w:p w14:paraId="5731A7BD" w14:textId="0BD0C2DC"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ShftPlk3</w:t>
            </w:r>
            <w:r w:rsidRPr="00083E6B">
              <w:rPr>
                <w:rFonts w:cs="B Lotus"/>
                <w:rtl/>
              </w:rPr>
              <w:t xml:space="preserve">  - </w:t>
            </w:r>
            <w:r w:rsidRPr="00083E6B">
              <w:rPr>
                <w:rFonts w:cs="B Lotus" w:hint="cs"/>
                <w:rtl/>
              </w:rPr>
              <w:t>سه</w:t>
            </w:r>
            <w:r w:rsidRPr="00083E6B">
              <w:rPr>
                <w:rFonts w:cs="B Lotus"/>
                <w:rtl/>
              </w:rPr>
              <w:t xml:space="preserve"> </w:t>
            </w:r>
            <w:r w:rsidRPr="00083E6B">
              <w:rPr>
                <w:rFonts w:cs="B Lotus" w:hint="cs"/>
                <w:rtl/>
              </w:rPr>
              <w:t>رقم</w:t>
            </w:r>
            <w:r w:rsidRPr="00083E6B">
              <w:rPr>
                <w:rFonts w:cs="B Lotus"/>
                <w:rtl/>
              </w:rPr>
              <w:t xml:space="preserve"> </w:t>
            </w:r>
            <w:r w:rsidRPr="00083E6B">
              <w:rPr>
                <w:rFonts w:cs="B Lotus" w:hint="cs"/>
                <w:rtl/>
              </w:rPr>
              <w:t>سمت</w:t>
            </w:r>
            <w:r w:rsidRPr="00083E6B">
              <w:rPr>
                <w:rFonts w:cs="B Lotus"/>
                <w:rtl/>
              </w:rPr>
              <w:t xml:space="preserve"> </w:t>
            </w:r>
            <w:r w:rsidRPr="00083E6B">
              <w:rPr>
                <w:rFonts w:cs="B Lotus" w:hint="cs"/>
                <w:rtl/>
              </w:rPr>
              <w:t>راست</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صورت</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نمایید</w:t>
            </w:r>
          </w:p>
        </w:tc>
      </w:tr>
      <w:tr w:rsidR="00083E6B" w:rsidRPr="00A367A7" w14:paraId="6B3B295E"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13F68F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8ABBDF4" w14:textId="62D0265F"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146</w:t>
            </w:r>
          </w:p>
        </w:tc>
        <w:tc>
          <w:tcPr>
            <w:tcW w:w="8090" w:type="dxa"/>
          </w:tcPr>
          <w:p w14:paraId="3FA2FFC6" w14:textId="665CEA0B"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ShftPlkSrl</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سریال</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صورت</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نمایید</w:t>
            </w:r>
          </w:p>
        </w:tc>
      </w:tr>
      <w:tr w:rsidR="00083E6B" w:rsidRPr="00A367A7" w14:paraId="7DBB6942"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7AEDE3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A8F4FD3" w14:textId="158B988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148</w:t>
            </w:r>
          </w:p>
        </w:tc>
        <w:tc>
          <w:tcPr>
            <w:tcW w:w="8090" w:type="dxa"/>
          </w:tcPr>
          <w:p w14:paraId="16F630D0" w14:textId="2767B93B"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ShftNtnlId</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نیست</w:t>
            </w:r>
            <w:r w:rsidRPr="00083E6B">
              <w:rPr>
                <w:rFonts w:cs="B Lotus"/>
                <w:rtl/>
              </w:rPr>
              <w:t xml:space="preserve"> </w:t>
            </w:r>
          </w:p>
        </w:tc>
      </w:tr>
      <w:tr w:rsidR="00083E6B" w:rsidRPr="00A367A7" w14:paraId="09334F04"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9C2170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5FAC375" w14:textId="5139D0C4"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149</w:t>
            </w:r>
          </w:p>
        </w:tc>
        <w:tc>
          <w:tcPr>
            <w:tcW w:w="8090" w:type="dxa"/>
          </w:tcPr>
          <w:p w14:paraId="40293DC4" w14:textId="320AE23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ShftNtnlId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است</w:t>
            </w:r>
          </w:p>
        </w:tc>
      </w:tr>
      <w:tr w:rsidR="00083E6B" w:rsidRPr="00A367A7" w14:paraId="0B04171B"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06AF28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1E69648" w14:textId="66955136"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150</w:t>
            </w:r>
          </w:p>
        </w:tc>
        <w:tc>
          <w:tcPr>
            <w:tcW w:w="8090" w:type="dxa"/>
          </w:tcPr>
          <w:p w14:paraId="36202A50" w14:textId="095980C7"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ShftLglId</w:t>
            </w:r>
            <w:r w:rsidRPr="00083E6B">
              <w:rPr>
                <w:rFonts w:cs="B Lotus"/>
                <w:rtl/>
              </w:rPr>
              <w:t xml:space="preserve">  - - </w:t>
            </w:r>
            <w:r w:rsidRPr="00083E6B">
              <w:rPr>
                <w:rFonts w:cs="B Lotus" w:hint="cs"/>
                <w:rtl/>
              </w:rPr>
              <w:t>فرمت</w:t>
            </w:r>
            <w:r w:rsidRPr="00083E6B">
              <w:rPr>
                <w:rFonts w:cs="B Lotus"/>
                <w:rtl/>
              </w:rPr>
              <w:t xml:space="preserve"> </w:t>
            </w:r>
            <w:r w:rsidRPr="00083E6B">
              <w:rPr>
                <w:rFonts w:cs="B Lotus" w:hint="cs"/>
                <w:rtl/>
              </w:rPr>
              <w:t>شناسه</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نیست</w:t>
            </w:r>
          </w:p>
        </w:tc>
      </w:tr>
      <w:tr w:rsidR="00083E6B" w:rsidRPr="00A367A7" w14:paraId="5DFD636E"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6F72AB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32DB7DE" w14:textId="49AE04F2"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151</w:t>
            </w:r>
          </w:p>
        </w:tc>
        <w:tc>
          <w:tcPr>
            <w:tcW w:w="8090" w:type="dxa"/>
          </w:tcPr>
          <w:p w14:paraId="4BF3AB3F" w14:textId="340089A9"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ShftLglId</w:t>
            </w:r>
            <w:r w:rsidRPr="00083E6B">
              <w:rPr>
                <w:rFonts w:cs="B Lotus"/>
                <w:rtl/>
              </w:rPr>
              <w:t xml:space="preserve">  - - </w:t>
            </w:r>
            <w:r w:rsidRPr="00083E6B">
              <w:rPr>
                <w:rFonts w:cs="B Lotus" w:hint="cs"/>
                <w:rtl/>
              </w:rPr>
              <w:t>شناسه</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است</w:t>
            </w:r>
          </w:p>
        </w:tc>
      </w:tr>
      <w:tr w:rsidR="00083E6B" w:rsidRPr="00A367A7" w14:paraId="293ACA8E"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CDC611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D86231A" w14:textId="13ADF8C1"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152</w:t>
            </w:r>
          </w:p>
        </w:tc>
        <w:tc>
          <w:tcPr>
            <w:tcW w:w="8090" w:type="dxa"/>
          </w:tcPr>
          <w:p w14:paraId="6DFD4B33" w14:textId="142CCE38"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PlkOwnNtnlId</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نیست</w:t>
            </w:r>
          </w:p>
        </w:tc>
      </w:tr>
      <w:tr w:rsidR="00083E6B" w:rsidRPr="00A367A7" w14:paraId="281A1B97"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4F797A2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24F4E4F" w14:textId="15F0067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153</w:t>
            </w:r>
          </w:p>
        </w:tc>
        <w:tc>
          <w:tcPr>
            <w:tcW w:w="8090" w:type="dxa"/>
          </w:tcPr>
          <w:p w14:paraId="377BEC04" w14:textId="3435186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PlkOwnNtnlId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است</w:t>
            </w:r>
          </w:p>
        </w:tc>
      </w:tr>
      <w:tr w:rsidR="00083E6B" w:rsidRPr="00A367A7" w14:paraId="22E30422"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CA13AF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05EBCD1" w14:textId="73F666C8"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154</w:t>
            </w:r>
          </w:p>
        </w:tc>
        <w:tc>
          <w:tcPr>
            <w:tcW w:w="8090" w:type="dxa"/>
          </w:tcPr>
          <w:p w14:paraId="6D7E572B" w14:textId="4ED20369"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PlkOwnLglId</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شناسه</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نیست</w:t>
            </w:r>
          </w:p>
        </w:tc>
      </w:tr>
      <w:tr w:rsidR="00083E6B" w:rsidRPr="00A367A7" w14:paraId="442B251A"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A225B6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3194A19" w14:textId="69D9BD9E"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155</w:t>
            </w:r>
          </w:p>
        </w:tc>
        <w:tc>
          <w:tcPr>
            <w:tcW w:w="8090" w:type="dxa"/>
          </w:tcPr>
          <w:p w14:paraId="4C3C663E" w14:textId="614C3482"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PlkOwnLglId</w:t>
            </w:r>
            <w:r w:rsidRPr="00083E6B">
              <w:rPr>
                <w:rFonts w:cs="B Lotus"/>
                <w:rtl/>
              </w:rPr>
              <w:t xml:space="preserve">  - </w:t>
            </w:r>
            <w:r w:rsidRPr="00083E6B">
              <w:rPr>
                <w:rFonts w:cs="B Lotus" w:hint="cs"/>
                <w:rtl/>
              </w:rPr>
              <w:t>شناسه</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استد</w:t>
            </w:r>
          </w:p>
        </w:tc>
      </w:tr>
      <w:tr w:rsidR="00083E6B" w:rsidRPr="00A367A7" w14:paraId="45C6EF5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63B225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5A18A3E" w14:textId="43873E76"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156</w:t>
            </w:r>
          </w:p>
        </w:tc>
        <w:tc>
          <w:tcPr>
            <w:tcW w:w="8090" w:type="dxa"/>
          </w:tcPr>
          <w:p w14:paraId="01416B88" w14:textId="36740989"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ShftPlkTypCod</w:t>
            </w:r>
            <w:r w:rsidRPr="00083E6B">
              <w:rPr>
                <w:rFonts w:cs="B Lotus"/>
                <w:rtl/>
              </w:rPr>
              <w:t xml:space="preserve">  - </w:t>
            </w:r>
            <w:r w:rsidRPr="00083E6B">
              <w:rPr>
                <w:rFonts w:cs="B Lotus" w:hint="cs"/>
                <w:rtl/>
              </w:rPr>
              <w:t>نوع</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14E62FD8"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BD79EA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9EEB375" w14:textId="1C9EB05A"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157</w:t>
            </w:r>
          </w:p>
        </w:tc>
        <w:tc>
          <w:tcPr>
            <w:tcW w:w="8090" w:type="dxa"/>
          </w:tcPr>
          <w:p w14:paraId="75673EEE" w14:textId="0EE02F89"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ShftPlk</w:t>
            </w:r>
            <w:r w:rsidRPr="00083E6B">
              <w:rPr>
                <w:rFonts w:cs="B Lotus"/>
                <w:rtl/>
              </w:rPr>
              <w:t xml:space="preserve">  - </w:t>
            </w:r>
            <w:r w:rsidRPr="00083E6B">
              <w:rPr>
                <w:rFonts w:cs="B Lotus" w:hint="cs"/>
                <w:rtl/>
              </w:rPr>
              <w:t>پلاک</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5F2D2E6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DC61CD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44DB78E" w14:textId="498C4F25"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162</w:t>
            </w:r>
          </w:p>
        </w:tc>
        <w:tc>
          <w:tcPr>
            <w:tcW w:w="8090" w:type="dxa"/>
          </w:tcPr>
          <w:p w14:paraId="04878CB2" w14:textId="26C51702"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صاحب</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نمی</w:t>
            </w:r>
            <w:r w:rsidRPr="00083E6B">
              <w:rPr>
                <w:rFonts w:cs="B Lotus"/>
                <w:rtl/>
              </w:rPr>
              <w:t xml:space="preserve"> </w:t>
            </w:r>
            <w:r w:rsidRPr="00083E6B">
              <w:rPr>
                <w:rFonts w:cs="B Lotus" w:hint="cs"/>
                <w:rtl/>
              </w:rPr>
              <w:t>باشد</w:t>
            </w:r>
          </w:p>
        </w:tc>
      </w:tr>
      <w:tr w:rsidR="00083E6B" w:rsidRPr="00A367A7" w14:paraId="40FAEF90"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35AFA6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445A726" w14:textId="72107606"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163</w:t>
            </w:r>
          </w:p>
        </w:tc>
        <w:tc>
          <w:tcPr>
            <w:tcW w:w="8090" w:type="dxa"/>
          </w:tcPr>
          <w:p w14:paraId="6F2A3332" w14:textId="7C8CBD43"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ShftPlkCod</w:t>
            </w:r>
            <w:r w:rsidRPr="00083E6B">
              <w:rPr>
                <w:rFonts w:cs="B Lotus"/>
                <w:rtl/>
              </w:rPr>
              <w:t>-</w:t>
            </w:r>
            <w:r w:rsidRPr="00083E6B">
              <w:rPr>
                <w:rFonts w:cs="B Lotus" w:hint="cs"/>
                <w:rtl/>
              </w:rPr>
              <w:t>شماره</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نمی</w:t>
            </w:r>
            <w:r w:rsidRPr="00083E6B">
              <w:rPr>
                <w:rFonts w:cs="B Lotus"/>
                <w:rtl/>
              </w:rPr>
              <w:t xml:space="preserve"> </w:t>
            </w:r>
            <w:r w:rsidRPr="00083E6B">
              <w:rPr>
                <w:rFonts w:cs="B Lotus" w:hint="cs"/>
                <w:rtl/>
              </w:rPr>
              <w:t>باشد</w:t>
            </w:r>
          </w:p>
        </w:tc>
      </w:tr>
      <w:tr w:rsidR="00083E6B" w:rsidRPr="00A367A7" w14:paraId="4E5D71CE"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5C53E73"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AF9CB7F" w14:textId="3E45A18F"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165</w:t>
            </w:r>
          </w:p>
        </w:tc>
        <w:tc>
          <w:tcPr>
            <w:tcW w:w="8090" w:type="dxa"/>
          </w:tcPr>
          <w:p w14:paraId="4C009B95" w14:textId="1053CC49"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ShftRltnCod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نسبت</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گیرنده</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r w:rsidRPr="00083E6B">
              <w:rPr>
                <w:rFonts w:cs="B Lotus"/>
                <w:rtl/>
              </w:rPr>
              <w:t xml:space="preserve"> </w:t>
            </w:r>
          </w:p>
        </w:tc>
      </w:tr>
      <w:tr w:rsidR="00083E6B" w:rsidRPr="00A367A7" w14:paraId="3751C330"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1E3BB08"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88B21E2" w14:textId="79D0BE1E"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166</w:t>
            </w:r>
          </w:p>
        </w:tc>
        <w:tc>
          <w:tcPr>
            <w:tcW w:w="8090" w:type="dxa"/>
          </w:tcPr>
          <w:p w14:paraId="1C9FBE3C" w14:textId="581A8E8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 xml:space="preserve"> </w:t>
            </w:r>
            <w:r w:rsidRPr="00083E6B">
              <w:rPr>
                <w:rFonts w:cs="B Lotus"/>
              </w:rPr>
              <w:t>ShftRltnCod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نسبت</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گیرنده</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نمی</w:t>
            </w:r>
            <w:r w:rsidRPr="00083E6B">
              <w:rPr>
                <w:rFonts w:cs="B Lotus"/>
                <w:rtl/>
              </w:rPr>
              <w:t xml:space="preserve"> </w:t>
            </w:r>
            <w:r w:rsidRPr="00083E6B">
              <w:rPr>
                <w:rFonts w:cs="B Lotus" w:hint="cs"/>
                <w:rtl/>
              </w:rPr>
              <w:t>باشد</w:t>
            </w:r>
          </w:p>
        </w:tc>
      </w:tr>
      <w:tr w:rsidR="00083E6B" w:rsidRPr="00A367A7" w14:paraId="646DDC8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6B9D58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241E574" w14:textId="0DDB37E7"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168</w:t>
            </w:r>
          </w:p>
        </w:tc>
        <w:tc>
          <w:tcPr>
            <w:tcW w:w="8090" w:type="dxa"/>
          </w:tcPr>
          <w:p w14:paraId="250C5036" w14:textId="2DFC3E62"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 xml:space="preserve"> </w:t>
            </w:r>
            <w:r w:rsidRPr="00083E6B">
              <w:rPr>
                <w:rFonts w:cs="B Lotus"/>
              </w:rPr>
              <w:t>ShftInsTypCod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p>
        </w:tc>
      </w:tr>
      <w:tr w:rsidR="00083E6B" w:rsidRPr="00A367A7" w14:paraId="7E1AD14D"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5B196E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8F826A3" w14:textId="40F2088C"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169</w:t>
            </w:r>
          </w:p>
        </w:tc>
        <w:tc>
          <w:tcPr>
            <w:tcW w:w="8090" w:type="dxa"/>
          </w:tcPr>
          <w:p w14:paraId="12EF36ED" w14:textId="203EBF9F"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 xml:space="preserve"> </w:t>
            </w:r>
            <w:r w:rsidRPr="00083E6B">
              <w:rPr>
                <w:rFonts w:cs="B Lotus"/>
              </w:rPr>
              <w:t>ShftInsTypCod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18814692"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5DC617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2933099" w14:textId="224A0BA8"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170</w:t>
            </w:r>
          </w:p>
        </w:tc>
        <w:tc>
          <w:tcPr>
            <w:tcW w:w="8090" w:type="dxa"/>
          </w:tcPr>
          <w:p w14:paraId="73BC43C8" w14:textId="0DADFE28"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IsShftIrn</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تابعیت</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p>
        </w:tc>
      </w:tr>
      <w:tr w:rsidR="00083E6B" w:rsidRPr="00A367A7" w14:paraId="7FEC03C1"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27D0CB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25D420A" w14:textId="66FBFB01"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171</w:t>
            </w:r>
          </w:p>
        </w:tc>
        <w:tc>
          <w:tcPr>
            <w:tcW w:w="8090" w:type="dxa"/>
          </w:tcPr>
          <w:p w14:paraId="4EBB3BA5" w14:textId="6BD93139"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IsShftIrn</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تابعیت</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295CFDCF"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C58F9A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C6E3CEF" w14:textId="06424C13"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172</w:t>
            </w:r>
          </w:p>
        </w:tc>
        <w:tc>
          <w:tcPr>
            <w:tcW w:w="8090" w:type="dxa"/>
          </w:tcPr>
          <w:p w14:paraId="4C245851" w14:textId="386D2BD3"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IsShftIrn</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p>
        </w:tc>
      </w:tr>
      <w:tr w:rsidR="00083E6B" w:rsidRPr="00A367A7" w14:paraId="6A09AF26"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F81B4A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DFB7ACC" w14:textId="4F371CF6"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173</w:t>
            </w:r>
          </w:p>
        </w:tc>
        <w:tc>
          <w:tcPr>
            <w:tcW w:w="8090" w:type="dxa"/>
          </w:tcPr>
          <w:p w14:paraId="13A2DD1F" w14:textId="105EE502"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ShftLglId</w:t>
            </w:r>
            <w:r w:rsidRPr="00083E6B">
              <w:rPr>
                <w:rFonts w:cs="B Lotus"/>
                <w:rtl/>
              </w:rPr>
              <w:t xml:space="preserve"> - </w:t>
            </w:r>
            <w:r w:rsidRPr="00083E6B">
              <w:rPr>
                <w:rFonts w:cs="B Lotus" w:hint="cs"/>
                <w:rtl/>
              </w:rPr>
              <w:t>شناسه</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p>
        </w:tc>
      </w:tr>
      <w:tr w:rsidR="00083E6B" w:rsidRPr="00A367A7" w14:paraId="02DAFC0E"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0912A3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C0C1DB3" w14:textId="238436D3"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174</w:t>
            </w:r>
          </w:p>
        </w:tc>
        <w:tc>
          <w:tcPr>
            <w:tcW w:w="8090" w:type="dxa"/>
          </w:tcPr>
          <w:p w14:paraId="67DC2096" w14:textId="2237FFDD"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ShftUnIrnCod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اتباع</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p>
        </w:tc>
      </w:tr>
      <w:tr w:rsidR="00083E6B" w:rsidRPr="00A367A7" w14:paraId="68AD1A65"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604453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CE0BF5B" w14:textId="595F9880"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175</w:t>
            </w:r>
          </w:p>
        </w:tc>
        <w:tc>
          <w:tcPr>
            <w:tcW w:w="8090" w:type="dxa"/>
          </w:tcPr>
          <w:p w14:paraId="2519C526" w14:textId="436A50D3"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ShftUnIrnCod</w:t>
            </w:r>
            <w:r w:rsidRPr="00083E6B">
              <w:rPr>
                <w:rFonts w:cs="B Lotus"/>
                <w:rtl/>
              </w:rPr>
              <w:t xml:space="preserve"> - </w:t>
            </w:r>
            <w:r w:rsidRPr="00083E6B">
              <w:rPr>
                <w:rFonts w:cs="B Lotus" w:hint="cs"/>
                <w:rtl/>
              </w:rPr>
              <w:t>انتقال</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فقط</w:t>
            </w:r>
            <w:r w:rsidRPr="00083E6B">
              <w:rPr>
                <w:rFonts w:cs="B Lotus"/>
                <w:rtl/>
              </w:rPr>
              <w:t xml:space="preserve"> </w:t>
            </w:r>
            <w:r w:rsidRPr="00083E6B">
              <w:rPr>
                <w:rFonts w:cs="B Lotus" w:hint="cs"/>
                <w:rtl/>
              </w:rPr>
              <w:t>از</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های</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امکان</w:t>
            </w:r>
            <w:r w:rsidRPr="00083E6B">
              <w:rPr>
                <w:rFonts w:cs="B Lotus"/>
                <w:rtl/>
              </w:rPr>
              <w:t xml:space="preserve"> </w:t>
            </w:r>
            <w:r w:rsidRPr="00083E6B">
              <w:rPr>
                <w:rFonts w:cs="B Lotus" w:hint="cs"/>
                <w:rtl/>
              </w:rPr>
              <w:t>پذیر</w:t>
            </w:r>
            <w:r w:rsidRPr="00083E6B">
              <w:rPr>
                <w:rFonts w:cs="B Lotus"/>
                <w:rtl/>
              </w:rPr>
              <w:t xml:space="preserve"> </w:t>
            </w:r>
            <w:r w:rsidRPr="00083E6B">
              <w:rPr>
                <w:rFonts w:cs="B Lotus" w:hint="cs"/>
                <w:rtl/>
              </w:rPr>
              <w:t>است</w:t>
            </w:r>
          </w:p>
        </w:tc>
      </w:tr>
      <w:tr w:rsidR="00083E6B" w:rsidRPr="00A367A7" w14:paraId="5475D77C"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3DA7B7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FC072B3" w14:textId="60AB7ED3"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176</w:t>
            </w:r>
          </w:p>
        </w:tc>
        <w:tc>
          <w:tcPr>
            <w:tcW w:w="8090" w:type="dxa"/>
          </w:tcPr>
          <w:p w14:paraId="14FD4CBE" w14:textId="2E2D4C21"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ShftUnIrnCod</w:t>
            </w:r>
            <w:r w:rsidRPr="00083E6B">
              <w:rPr>
                <w:rFonts w:cs="B Lotus"/>
                <w:rtl/>
              </w:rPr>
              <w:t xml:space="preserve"> - </w:t>
            </w:r>
            <w:r w:rsidRPr="00083E6B">
              <w:rPr>
                <w:rFonts w:cs="B Lotus" w:hint="cs"/>
                <w:rtl/>
              </w:rPr>
              <w:t>پلاک</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متفاوت</w:t>
            </w:r>
            <w:r w:rsidRPr="00083E6B">
              <w:rPr>
                <w:rFonts w:cs="B Lotus"/>
                <w:rtl/>
              </w:rPr>
              <w:t xml:space="preserve"> </w:t>
            </w:r>
            <w:r w:rsidRPr="00083E6B">
              <w:rPr>
                <w:rFonts w:cs="B Lotus" w:hint="cs"/>
                <w:rtl/>
              </w:rPr>
              <w:t>است</w:t>
            </w:r>
          </w:p>
        </w:tc>
      </w:tr>
      <w:tr w:rsidR="00083E6B" w:rsidRPr="00A367A7" w14:paraId="75D0C0FE"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47D88E4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9D83381" w14:textId="1ACE61E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177</w:t>
            </w:r>
          </w:p>
        </w:tc>
        <w:tc>
          <w:tcPr>
            <w:tcW w:w="8090" w:type="dxa"/>
          </w:tcPr>
          <w:p w14:paraId="563CCEA7" w14:textId="7A8EEBE7"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ShftNtnlId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کدملی</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متفاوت</w:t>
            </w:r>
            <w:r w:rsidRPr="00083E6B">
              <w:rPr>
                <w:rFonts w:cs="B Lotus"/>
                <w:rtl/>
              </w:rPr>
              <w:t xml:space="preserve"> </w:t>
            </w:r>
            <w:r w:rsidRPr="00083E6B">
              <w:rPr>
                <w:rFonts w:cs="B Lotus" w:hint="cs"/>
                <w:rtl/>
              </w:rPr>
              <w:t>است</w:t>
            </w:r>
          </w:p>
        </w:tc>
      </w:tr>
      <w:tr w:rsidR="00083E6B" w:rsidRPr="00A367A7" w14:paraId="06EA386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488D8C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0F1BBC9" w14:textId="57FCE8F7"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178</w:t>
            </w:r>
          </w:p>
        </w:tc>
        <w:tc>
          <w:tcPr>
            <w:tcW w:w="8090" w:type="dxa"/>
          </w:tcPr>
          <w:p w14:paraId="04BDF846" w14:textId="1C8222E0"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PlkOwnInsTypCod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p>
        </w:tc>
      </w:tr>
      <w:tr w:rsidR="00083E6B" w:rsidRPr="00A367A7" w14:paraId="27B616ED"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2835A6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4301315" w14:textId="4780A85E"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179</w:t>
            </w:r>
          </w:p>
        </w:tc>
        <w:tc>
          <w:tcPr>
            <w:tcW w:w="8090" w:type="dxa"/>
          </w:tcPr>
          <w:p w14:paraId="2358FB86" w14:textId="2DC7F272"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PlkOwnInsTypCod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75B8E2CE"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F9A545F"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EA384EC" w14:textId="6AACC026"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180</w:t>
            </w:r>
          </w:p>
        </w:tc>
        <w:tc>
          <w:tcPr>
            <w:tcW w:w="8090" w:type="dxa"/>
          </w:tcPr>
          <w:p w14:paraId="522F255B" w14:textId="00546F9D"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IsPlkOwnIrn</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تابعیت</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p>
        </w:tc>
      </w:tr>
      <w:tr w:rsidR="00083E6B" w:rsidRPr="00A367A7" w14:paraId="6B5662A4"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0E1F55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78EECCC" w14:textId="424A8C8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181</w:t>
            </w:r>
          </w:p>
        </w:tc>
        <w:tc>
          <w:tcPr>
            <w:tcW w:w="8090" w:type="dxa"/>
          </w:tcPr>
          <w:p w14:paraId="111EF2D4" w14:textId="40FE4DF2"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IsPlkOwnIrn</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تابعیت</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6F7FF82C"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C130D2F"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1EDBB96" w14:textId="77010D89"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182</w:t>
            </w:r>
          </w:p>
        </w:tc>
        <w:tc>
          <w:tcPr>
            <w:tcW w:w="8090" w:type="dxa"/>
          </w:tcPr>
          <w:p w14:paraId="0842388C" w14:textId="7E712BB0"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PlkOwnNtnlId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p>
        </w:tc>
      </w:tr>
      <w:tr w:rsidR="00083E6B" w:rsidRPr="00A367A7" w14:paraId="39AD7E0F"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B609B5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434D723" w14:textId="56A606EE"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183</w:t>
            </w:r>
          </w:p>
        </w:tc>
        <w:tc>
          <w:tcPr>
            <w:tcW w:w="8090" w:type="dxa"/>
          </w:tcPr>
          <w:p w14:paraId="5A2E34D4" w14:textId="3A64CC60"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PlkOwnLglId</w:t>
            </w:r>
            <w:r w:rsidRPr="00083E6B">
              <w:rPr>
                <w:rFonts w:cs="B Lotus"/>
                <w:rtl/>
              </w:rPr>
              <w:t xml:space="preserve"> - </w:t>
            </w:r>
            <w:r w:rsidRPr="00083E6B">
              <w:rPr>
                <w:rFonts w:cs="B Lotus" w:hint="cs"/>
                <w:rtl/>
              </w:rPr>
              <w:t>شناسه</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p>
        </w:tc>
      </w:tr>
      <w:tr w:rsidR="00083E6B" w:rsidRPr="00A367A7" w14:paraId="2F4C68E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FC9E58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F7680D3" w14:textId="480158A4"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184</w:t>
            </w:r>
          </w:p>
        </w:tc>
        <w:tc>
          <w:tcPr>
            <w:tcW w:w="8090" w:type="dxa"/>
          </w:tcPr>
          <w:p w14:paraId="5038D4E6" w14:textId="76B25647"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PlkOwnUnIrnCod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اتباع</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می</w:t>
            </w:r>
            <w:r w:rsidRPr="00083E6B">
              <w:rPr>
                <w:rFonts w:cs="B Lotus"/>
                <w:rtl/>
              </w:rPr>
              <w:t xml:space="preserve"> </w:t>
            </w:r>
            <w:r w:rsidRPr="00083E6B">
              <w:rPr>
                <w:rFonts w:cs="B Lotus" w:hint="cs"/>
                <w:rtl/>
              </w:rPr>
              <w:t>باشد</w:t>
            </w:r>
          </w:p>
        </w:tc>
      </w:tr>
      <w:tr w:rsidR="00083E6B" w:rsidRPr="00A367A7" w14:paraId="067C651A"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16033B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2ADB5C0" w14:textId="32A4E5AB"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185</w:t>
            </w:r>
          </w:p>
        </w:tc>
        <w:tc>
          <w:tcPr>
            <w:tcW w:w="8090" w:type="dxa"/>
          </w:tcPr>
          <w:p w14:paraId="5D22434A" w14:textId="7B0B9EF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FuelTypCod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سوخت</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331442A1"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D3F3A2F"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DA80F91" w14:textId="07DE85BC"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186</w:t>
            </w:r>
          </w:p>
        </w:tc>
        <w:tc>
          <w:tcPr>
            <w:tcW w:w="8090" w:type="dxa"/>
          </w:tcPr>
          <w:p w14:paraId="2369F622" w14:textId="7EBD37A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InqGuid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رهگیری</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اشتباه</w:t>
            </w:r>
            <w:r w:rsidRPr="00083E6B">
              <w:rPr>
                <w:rFonts w:cs="B Lotus"/>
                <w:rtl/>
              </w:rPr>
              <w:t xml:space="preserve"> </w:t>
            </w:r>
            <w:r w:rsidRPr="00083E6B">
              <w:rPr>
                <w:rFonts w:cs="B Lotus" w:hint="cs"/>
                <w:rtl/>
              </w:rPr>
              <w:t>است</w:t>
            </w:r>
          </w:p>
        </w:tc>
      </w:tr>
      <w:tr w:rsidR="00083E6B" w:rsidRPr="00A367A7" w14:paraId="071537EB"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B4CF0E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1C1D223" w14:textId="3C0D61B4"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187</w:t>
            </w:r>
          </w:p>
        </w:tc>
        <w:tc>
          <w:tcPr>
            <w:tcW w:w="8090" w:type="dxa"/>
          </w:tcPr>
          <w:p w14:paraId="43A75FDB" w14:textId="686A146C"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ShftInsTypCod</w:t>
            </w:r>
            <w:r w:rsidRPr="00083E6B">
              <w:rPr>
                <w:rFonts w:cs="B Lotus"/>
                <w:rtl/>
              </w:rPr>
              <w:t xml:space="preserve"> - </w:t>
            </w:r>
            <w:r w:rsidRPr="00083E6B">
              <w:rPr>
                <w:rFonts w:cs="B Lotus" w:hint="cs"/>
                <w:rtl/>
              </w:rPr>
              <w:t>انتقال</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از</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نمی</w:t>
            </w:r>
            <w:r w:rsidRPr="00083E6B">
              <w:rPr>
                <w:rFonts w:cs="B Lotus"/>
                <w:rtl/>
              </w:rPr>
              <w:t xml:space="preserve"> </w:t>
            </w:r>
            <w:r w:rsidRPr="00083E6B">
              <w:rPr>
                <w:rFonts w:cs="B Lotus" w:hint="cs"/>
                <w:rtl/>
              </w:rPr>
              <w:t>تواند</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گیرنده</w:t>
            </w:r>
            <w:r w:rsidRPr="00083E6B">
              <w:rPr>
                <w:rFonts w:cs="B Lotus"/>
                <w:rtl/>
              </w:rPr>
              <w:t xml:space="preserve"> </w:t>
            </w:r>
            <w:r w:rsidRPr="00083E6B">
              <w:rPr>
                <w:rFonts w:cs="B Lotus" w:hint="cs"/>
                <w:rtl/>
              </w:rPr>
              <w:t>حقیقی</w:t>
            </w:r>
            <w:r w:rsidRPr="00083E6B">
              <w:rPr>
                <w:rFonts w:cs="B Lotus"/>
                <w:rtl/>
              </w:rPr>
              <w:t xml:space="preserve"> </w:t>
            </w:r>
            <w:r w:rsidRPr="00083E6B">
              <w:rPr>
                <w:rFonts w:cs="B Lotus" w:hint="cs"/>
                <w:rtl/>
              </w:rPr>
              <w:t>انجام</w:t>
            </w:r>
            <w:r w:rsidRPr="00083E6B">
              <w:rPr>
                <w:rFonts w:cs="B Lotus"/>
                <w:rtl/>
              </w:rPr>
              <w:t xml:space="preserve"> </w:t>
            </w:r>
            <w:r w:rsidRPr="00083E6B">
              <w:rPr>
                <w:rFonts w:cs="B Lotus" w:hint="cs"/>
                <w:rtl/>
              </w:rPr>
              <w:t>شود</w:t>
            </w:r>
          </w:p>
        </w:tc>
      </w:tr>
      <w:tr w:rsidR="00083E6B" w:rsidRPr="00A367A7" w14:paraId="47D511D5"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40EE04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9BFD113" w14:textId="489E71DD"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188</w:t>
            </w:r>
          </w:p>
        </w:tc>
        <w:tc>
          <w:tcPr>
            <w:tcW w:w="8090" w:type="dxa"/>
          </w:tcPr>
          <w:p w14:paraId="2EC49D58" w14:textId="01830414"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ShftLglId</w:t>
            </w:r>
            <w:r w:rsidRPr="00083E6B">
              <w:rPr>
                <w:rFonts w:cs="B Lotus"/>
                <w:rtl/>
              </w:rPr>
              <w:t xml:space="preserve"> - </w:t>
            </w:r>
            <w:r w:rsidRPr="00083E6B">
              <w:rPr>
                <w:rFonts w:cs="B Lotus" w:hint="cs"/>
                <w:rtl/>
              </w:rPr>
              <w:t>برای</w:t>
            </w:r>
            <w:r w:rsidRPr="00083E6B">
              <w:rPr>
                <w:rFonts w:cs="B Lotus"/>
                <w:rtl/>
              </w:rPr>
              <w:t xml:space="preserve"> </w:t>
            </w:r>
            <w:r w:rsidRPr="00083E6B">
              <w:rPr>
                <w:rFonts w:cs="B Lotus" w:hint="cs"/>
                <w:rtl/>
              </w:rPr>
              <w:t>مالکان</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گیرنده</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نباید</w:t>
            </w:r>
            <w:r w:rsidRPr="00083E6B">
              <w:rPr>
                <w:rFonts w:cs="B Lotus"/>
                <w:rtl/>
              </w:rPr>
              <w:t xml:space="preserve"> </w:t>
            </w:r>
            <w:r w:rsidRPr="00083E6B">
              <w:rPr>
                <w:rFonts w:cs="B Lotus" w:hint="cs"/>
                <w:rtl/>
              </w:rPr>
              <w:t>متفاوت</w:t>
            </w:r>
            <w:r w:rsidRPr="00083E6B">
              <w:rPr>
                <w:rFonts w:cs="B Lotus"/>
                <w:rtl/>
              </w:rPr>
              <w:t xml:space="preserve"> </w:t>
            </w:r>
            <w:r w:rsidRPr="00083E6B">
              <w:rPr>
                <w:rFonts w:cs="B Lotus" w:hint="cs"/>
                <w:rtl/>
              </w:rPr>
              <w:t>باشد</w:t>
            </w:r>
          </w:p>
        </w:tc>
      </w:tr>
      <w:tr w:rsidR="00083E6B" w:rsidRPr="00A367A7" w14:paraId="530F02E5"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41A028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4E0C3D4" w14:textId="1A40301C"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189</w:t>
            </w:r>
          </w:p>
        </w:tc>
        <w:tc>
          <w:tcPr>
            <w:tcW w:w="8090" w:type="dxa"/>
          </w:tcPr>
          <w:p w14:paraId="3DC53F02" w14:textId="2B82688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ShftCarTypCod</w:t>
            </w:r>
            <w:r w:rsidRPr="00083E6B">
              <w:rPr>
                <w:rFonts w:cs="B Lotus"/>
                <w:rtl/>
              </w:rPr>
              <w:t xml:space="preserve"> - </w:t>
            </w:r>
            <w:r w:rsidRPr="00083E6B">
              <w:rPr>
                <w:rFonts w:cs="B Lotus" w:hint="cs"/>
                <w:rtl/>
              </w:rPr>
              <w:t>نوع</w:t>
            </w:r>
            <w:r w:rsidRPr="00083E6B">
              <w:rPr>
                <w:rFonts w:cs="B Lotus"/>
                <w:rtl/>
              </w:rPr>
              <w:t xml:space="preserve"> </w:t>
            </w:r>
            <w:r w:rsidRPr="00083E6B">
              <w:rPr>
                <w:rFonts w:cs="B Lotus" w:hint="cs"/>
                <w:rtl/>
              </w:rPr>
              <w:t>وسیله</w:t>
            </w:r>
            <w:r w:rsidRPr="00083E6B">
              <w:rPr>
                <w:rFonts w:cs="B Lotus"/>
                <w:rtl/>
              </w:rPr>
              <w:t xml:space="preserve"> </w:t>
            </w:r>
            <w:r w:rsidRPr="00083E6B">
              <w:rPr>
                <w:rFonts w:cs="B Lotus" w:hint="cs"/>
                <w:rtl/>
              </w:rPr>
              <w:t>نقلیه</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گیرنده</w:t>
            </w:r>
            <w:r w:rsidRPr="00083E6B">
              <w:rPr>
                <w:rFonts w:cs="B Lotus"/>
                <w:rtl/>
              </w:rPr>
              <w:t xml:space="preserve"> </w:t>
            </w:r>
            <w:r w:rsidRPr="00083E6B">
              <w:rPr>
                <w:rFonts w:cs="B Lotus" w:hint="cs"/>
                <w:rtl/>
              </w:rPr>
              <w:t>نباید</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وسیله</w:t>
            </w:r>
            <w:r w:rsidRPr="00083E6B">
              <w:rPr>
                <w:rFonts w:cs="B Lotus"/>
                <w:rtl/>
              </w:rPr>
              <w:t xml:space="preserve"> </w:t>
            </w:r>
            <w:r w:rsidRPr="00083E6B">
              <w:rPr>
                <w:rFonts w:cs="B Lotus" w:hint="cs"/>
                <w:rtl/>
              </w:rPr>
              <w:t>نقلیه</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متفاوت</w:t>
            </w:r>
            <w:r w:rsidRPr="00083E6B">
              <w:rPr>
                <w:rFonts w:cs="B Lotus"/>
                <w:rtl/>
              </w:rPr>
              <w:t xml:space="preserve"> </w:t>
            </w:r>
            <w:r w:rsidRPr="00083E6B">
              <w:rPr>
                <w:rFonts w:cs="B Lotus" w:hint="cs"/>
                <w:rtl/>
              </w:rPr>
              <w:t>باشد</w:t>
            </w:r>
          </w:p>
        </w:tc>
      </w:tr>
      <w:tr w:rsidR="00083E6B" w:rsidRPr="00A367A7" w14:paraId="4129AC3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1EEFCD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8674C74" w14:textId="44F0FDE3"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190</w:t>
            </w:r>
          </w:p>
        </w:tc>
        <w:tc>
          <w:tcPr>
            <w:tcW w:w="8090" w:type="dxa"/>
          </w:tcPr>
          <w:p w14:paraId="3DECD164" w14:textId="6C48D2CE"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ShftCarGrpCod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گروهبندی</w:t>
            </w:r>
            <w:r w:rsidRPr="00083E6B">
              <w:rPr>
                <w:rFonts w:cs="B Lotus"/>
                <w:rtl/>
              </w:rPr>
              <w:t xml:space="preserve"> </w:t>
            </w:r>
            <w:r w:rsidRPr="00083E6B">
              <w:rPr>
                <w:rFonts w:cs="B Lotus" w:hint="cs"/>
                <w:rtl/>
              </w:rPr>
              <w:t>وسیله</w:t>
            </w:r>
            <w:r w:rsidRPr="00083E6B">
              <w:rPr>
                <w:rFonts w:cs="B Lotus"/>
                <w:rtl/>
              </w:rPr>
              <w:t xml:space="preserve"> </w:t>
            </w:r>
            <w:r w:rsidRPr="00083E6B">
              <w:rPr>
                <w:rFonts w:cs="B Lotus" w:hint="cs"/>
                <w:rtl/>
              </w:rPr>
              <w:t>نقلیه</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379462D6"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6C181D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89FF617" w14:textId="40CC0932"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191</w:t>
            </w:r>
          </w:p>
        </w:tc>
        <w:tc>
          <w:tcPr>
            <w:tcW w:w="8090" w:type="dxa"/>
          </w:tcPr>
          <w:p w14:paraId="2BB0C578" w14:textId="6E898D6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InqGuid</w:t>
            </w:r>
            <w:r w:rsidRPr="00083E6B">
              <w:rPr>
                <w:rFonts w:cs="B Lotus"/>
                <w:rtl/>
              </w:rPr>
              <w:t xml:space="preserve"> - </w:t>
            </w:r>
            <w:r w:rsidRPr="00083E6B">
              <w:rPr>
                <w:rFonts w:cs="B Lotus" w:hint="cs"/>
                <w:rtl/>
              </w:rPr>
              <w:t>برای</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ابتدا</w:t>
            </w:r>
            <w:r w:rsidRPr="00083E6B">
              <w:rPr>
                <w:rFonts w:cs="B Lotus"/>
                <w:rtl/>
              </w:rPr>
              <w:t xml:space="preserve"> </w:t>
            </w:r>
            <w:r w:rsidRPr="00083E6B">
              <w:rPr>
                <w:rFonts w:cs="B Lotus" w:hint="cs"/>
                <w:rtl/>
              </w:rPr>
              <w:t>باید</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انجام</w:t>
            </w:r>
            <w:r w:rsidRPr="00083E6B">
              <w:rPr>
                <w:rFonts w:cs="B Lotus"/>
                <w:rtl/>
              </w:rPr>
              <w:t xml:space="preserve"> </w:t>
            </w:r>
            <w:r w:rsidRPr="00083E6B">
              <w:rPr>
                <w:rFonts w:cs="B Lotus" w:hint="cs"/>
                <w:rtl/>
              </w:rPr>
              <w:t>دهید</w:t>
            </w:r>
          </w:p>
        </w:tc>
      </w:tr>
      <w:tr w:rsidR="00083E6B" w:rsidRPr="00A367A7" w14:paraId="64EA369B"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2A0883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3961246" w14:textId="2E031BF0"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192</w:t>
            </w:r>
          </w:p>
        </w:tc>
        <w:tc>
          <w:tcPr>
            <w:tcW w:w="8090" w:type="dxa"/>
          </w:tcPr>
          <w:p w14:paraId="5F47EA09" w14:textId="4853868D"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InqDte</w:t>
            </w:r>
            <w:r w:rsidRPr="00083E6B">
              <w:rPr>
                <w:rFonts w:cs="B Lotus"/>
                <w:rtl/>
              </w:rPr>
              <w:t xml:space="preserve"> - </w:t>
            </w:r>
            <w:r w:rsidRPr="00083E6B">
              <w:rPr>
                <w:rFonts w:cs="B Lotus" w:hint="cs"/>
                <w:rtl/>
              </w:rPr>
              <w:t>تاریخ</w:t>
            </w:r>
            <w:r w:rsidRPr="00083E6B">
              <w:rPr>
                <w:rFonts w:cs="B Lotus"/>
                <w:rtl/>
              </w:rPr>
              <w:t xml:space="preserve"> </w:t>
            </w:r>
            <w:r w:rsidRPr="00083E6B">
              <w:rPr>
                <w:rFonts w:cs="B Lotus" w:hint="cs"/>
                <w:rtl/>
              </w:rPr>
              <w:t>صدور</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تخفیفات</w:t>
            </w:r>
            <w:r w:rsidRPr="00083E6B">
              <w:rPr>
                <w:rFonts w:cs="B Lotus"/>
                <w:rtl/>
              </w:rPr>
              <w:t xml:space="preserve"> </w:t>
            </w:r>
            <w:r w:rsidRPr="00083E6B">
              <w:rPr>
                <w:rFonts w:cs="B Lotus" w:hint="cs"/>
                <w:rtl/>
              </w:rPr>
              <w:t>جهت</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متفاوت</w:t>
            </w:r>
            <w:r w:rsidRPr="00083E6B">
              <w:rPr>
                <w:rFonts w:cs="B Lotus"/>
                <w:rtl/>
              </w:rPr>
              <w:t xml:space="preserve"> </w:t>
            </w:r>
            <w:r w:rsidRPr="00083E6B">
              <w:rPr>
                <w:rFonts w:cs="B Lotus" w:hint="cs"/>
                <w:rtl/>
              </w:rPr>
              <w:t>است</w:t>
            </w:r>
          </w:p>
        </w:tc>
      </w:tr>
      <w:tr w:rsidR="00083E6B" w:rsidRPr="00A367A7" w14:paraId="14F8C1F1"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83DC243"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45231AC" w14:textId="475DAA2F"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193</w:t>
            </w:r>
          </w:p>
        </w:tc>
        <w:tc>
          <w:tcPr>
            <w:tcW w:w="8090" w:type="dxa"/>
          </w:tcPr>
          <w:p w14:paraId="20486934" w14:textId="6F56BA8B"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FndCst</w:t>
            </w:r>
            <w:r w:rsidRPr="00083E6B">
              <w:rPr>
                <w:rFonts w:cs="B Lotus"/>
                <w:rtl/>
              </w:rPr>
              <w:t xml:space="preserve"> - </w:t>
            </w:r>
            <w:r w:rsidRPr="00083E6B">
              <w:rPr>
                <w:rFonts w:cs="B Lotus" w:hint="cs"/>
                <w:rtl/>
              </w:rPr>
              <w:t>جریمه</w:t>
            </w:r>
            <w:r w:rsidRPr="00083E6B">
              <w:rPr>
                <w:rFonts w:cs="B Lotus"/>
                <w:rtl/>
              </w:rPr>
              <w:t xml:space="preserve"> </w:t>
            </w:r>
            <w:r w:rsidRPr="00083E6B">
              <w:rPr>
                <w:rFonts w:cs="B Lotus" w:hint="cs"/>
                <w:rtl/>
              </w:rPr>
              <w:t>سهم</w:t>
            </w:r>
            <w:r w:rsidRPr="00083E6B">
              <w:rPr>
                <w:rFonts w:cs="B Lotus"/>
                <w:rtl/>
              </w:rPr>
              <w:t xml:space="preserve"> </w:t>
            </w:r>
            <w:r w:rsidRPr="00083E6B">
              <w:rPr>
                <w:rFonts w:cs="B Lotus" w:hint="cs"/>
                <w:rtl/>
              </w:rPr>
              <w:t>صندوق</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4423BEFE"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634EA0F"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703FB11" w14:textId="6D3F4EC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194</w:t>
            </w:r>
          </w:p>
        </w:tc>
        <w:tc>
          <w:tcPr>
            <w:tcW w:w="8090" w:type="dxa"/>
          </w:tcPr>
          <w:p w14:paraId="4EC3AF2A" w14:textId="30BEBBF5"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PrmPayTypCod</w:t>
            </w:r>
            <w:r w:rsidRPr="00083E6B">
              <w:rPr>
                <w:rFonts w:cs="B Lotus"/>
                <w:rtl/>
              </w:rPr>
              <w:t xml:space="preserve"> - </w:t>
            </w:r>
            <w:r w:rsidRPr="00083E6B">
              <w:rPr>
                <w:rFonts w:cs="B Lotus" w:hint="cs"/>
                <w:rtl/>
              </w:rPr>
              <w:t>امکان</w:t>
            </w:r>
            <w:r w:rsidRPr="00083E6B">
              <w:rPr>
                <w:rFonts w:cs="B Lotus"/>
                <w:rtl/>
              </w:rPr>
              <w:t xml:space="preserve"> </w:t>
            </w:r>
            <w:r w:rsidRPr="00083E6B">
              <w:rPr>
                <w:rFonts w:cs="B Lotus" w:hint="cs"/>
                <w:rtl/>
              </w:rPr>
              <w:t>پرداخت</w:t>
            </w:r>
            <w:r w:rsidRPr="00083E6B">
              <w:rPr>
                <w:rFonts w:cs="B Lotus"/>
                <w:rtl/>
              </w:rPr>
              <w:t xml:space="preserve"> </w:t>
            </w:r>
            <w:r w:rsidRPr="00083E6B">
              <w:rPr>
                <w:rFonts w:cs="B Lotus" w:hint="cs"/>
                <w:rtl/>
              </w:rPr>
              <w:t>قسطی</w:t>
            </w:r>
            <w:r w:rsidRPr="00083E6B">
              <w:rPr>
                <w:rFonts w:cs="B Lotus"/>
                <w:rtl/>
              </w:rPr>
              <w:t xml:space="preserve">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تنها</w:t>
            </w:r>
            <w:r w:rsidRPr="00083E6B">
              <w:rPr>
                <w:rFonts w:cs="B Lotus"/>
                <w:rtl/>
              </w:rPr>
              <w:t xml:space="preserve"> </w:t>
            </w:r>
            <w:r w:rsidRPr="00083E6B">
              <w:rPr>
                <w:rFonts w:cs="B Lotus" w:hint="cs"/>
                <w:rtl/>
              </w:rPr>
              <w:t>برای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های</w:t>
            </w:r>
            <w:r w:rsidRPr="00083E6B">
              <w:rPr>
                <w:rFonts w:cs="B Lotus"/>
                <w:rtl/>
              </w:rPr>
              <w:t xml:space="preserve"> </w:t>
            </w:r>
            <w:r w:rsidRPr="00083E6B">
              <w:rPr>
                <w:rFonts w:cs="B Lotus" w:hint="cs"/>
                <w:rtl/>
              </w:rPr>
              <w:t>یک</w:t>
            </w:r>
            <w:r w:rsidRPr="00083E6B">
              <w:rPr>
                <w:rFonts w:cs="B Lotus"/>
                <w:rtl/>
              </w:rPr>
              <w:t xml:space="preserve"> </w:t>
            </w:r>
            <w:r w:rsidRPr="00083E6B">
              <w:rPr>
                <w:rFonts w:cs="B Lotus" w:hint="cs"/>
                <w:rtl/>
              </w:rPr>
              <w:t>ساله</w:t>
            </w:r>
            <w:r w:rsidRPr="00083E6B">
              <w:rPr>
                <w:rFonts w:cs="B Lotus"/>
                <w:rtl/>
              </w:rPr>
              <w:t xml:space="preserve"> </w:t>
            </w:r>
            <w:r w:rsidRPr="00083E6B">
              <w:rPr>
                <w:rFonts w:cs="B Lotus" w:hint="cs"/>
                <w:rtl/>
              </w:rPr>
              <w:t>وجود</w:t>
            </w:r>
            <w:r w:rsidRPr="00083E6B">
              <w:rPr>
                <w:rFonts w:cs="B Lotus"/>
                <w:rtl/>
              </w:rPr>
              <w:t xml:space="preserve"> </w:t>
            </w:r>
            <w:r w:rsidRPr="00083E6B">
              <w:rPr>
                <w:rFonts w:cs="B Lotus" w:hint="cs"/>
                <w:rtl/>
              </w:rPr>
              <w:t>دارد</w:t>
            </w:r>
          </w:p>
        </w:tc>
      </w:tr>
      <w:tr w:rsidR="00083E6B" w:rsidRPr="00A367A7" w14:paraId="69FD100E"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A62DCD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DBF9B72" w14:textId="203D635F"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195</w:t>
            </w:r>
          </w:p>
        </w:tc>
        <w:tc>
          <w:tcPr>
            <w:tcW w:w="8090" w:type="dxa"/>
          </w:tcPr>
          <w:p w14:paraId="2ABB2EBF" w14:textId="6E1A0448"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IntrLglNam</w:t>
            </w:r>
            <w:r w:rsidRPr="00083E6B">
              <w:rPr>
                <w:rFonts w:cs="B Lotus"/>
                <w:rtl/>
              </w:rPr>
              <w:t xml:space="preserve"> - </w:t>
            </w:r>
            <w:r w:rsidRPr="00083E6B">
              <w:rPr>
                <w:rFonts w:cs="B Lotus" w:hint="cs"/>
                <w:rtl/>
              </w:rPr>
              <w:t>نام</w:t>
            </w:r>
            <w:r w:rsidRPr="00083E6B">
              <w:rPr>
                <w:rFonts w:cs="B Lotus"/>
                <w:rtl/>
              </w:rPr>
              <w:t xml:space="preserve"> </w:t>
            </w:r>
            <w:r w:rsidRPr="00083E6B">
              <w:rPr>
                <w:rFonts w:cs="B Lotus" w:hint="cs"/>
                <w:rtl/>
              </w:rPr>
              <w:t>معرف</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جهت</w:t>
            </w:r>
            <w:r w:rsidRPr="00083E6B">
              <w:rPr>
                <w:rFonts w:cs="B Lotus"/>
                <w:rtl/>
              </w:rPr>
              <w:t xml:space="preserve"> </w:t>
            </w:r>
            <w:r w:rsidRPr="00083E6B">
              <w:rPr>
                <w:rFonts w:cs="B Lotus" w:hint="cs"/>
                <w:rtl/>
              </w:rPr>
              <w:t>تقسیط</w:t>
            </w:r>
            <w:r w:rsidRPr="00083E6B">
              <w:rPr>
                <w:rFonts w:cs="B Lotus"/>
                <w:rtl/>
              </w:rPr>
              <w:t xml:space="preserve">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34EA398C"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C5DCB8B"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55660E6" w14:textId="77233703"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196</w:t>
            </w:r>
          </w:p>
        </w:tc>
        <w:tc>
          <w:tcPr>
            <w:tcW w:w="8090" w:type="dxa"/>
          </w:tcPr>
          <w:p w14:paraId="7DD02361" w14:textId="1D026DD8"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IntrLglId</w:t>
            </w:r>
            <w:r w:rsidRPr="00083E6B">
              <w:rPr>
                <w:rFonts w:cs="B Lotus"/>
                <w:rtl/>
              </w:rPr>
              <w:t xml:space="preserve"> - </w:t>
            </w:r>
            <w:r w:rsidRPr="00083E6B">
              <w:rPr>
                <w:rFonts w:cs="B Lotus" w:hint="cs"/>
                <w:rtl/>
              </w:rPr>
              <w:t>شناسه</w:t>
            </w:r>
            <w:r w:rsidRPr="00083E6B">
              <w:rPr>
                <w:rFonts w:cs="B Lotus"/>
                <w:rtl/>
              </w:rPr>
              <w:t xml:space="preserve"> </w:t>
            </w:r>
            <w:r w:rsidRPr="00083E6B">
              <w:rPr>
                <w:rFonts w:cs="B Lotus" w:hint="cs"/>
                <w:rtl/>
              </w:rPr>
              <w:t>معرف</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جهت</w:t>
            </w:r>
            <w:r w:rsidRPr="00083E6B">
              <w:rPr>
                <w:rFonts w:cs="B Lotus"/>
                <w:rtl/>
              </w:rPr>
              <w:t xml:space="preserve"> </w:t>
            </w:r>
            <w:r w:rsidRPr="00083E6B">
              <w:rPr>
                <w:rFonts w:cs="B Lotus" w:hint="cs"/>
                <w:rtl/>
              </w:rPr>
              <w:t>تقسیط</w:t>
            </w:r>
            <w:r w:rsidRPr="00083E6B">
              <w:rPr>
                <w:rFonts w:cs="B Lotus"/>
                <w:rtl/>
              </w:rPr>
              <w:t xml:space="preserve">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139F4C49"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8AE8CB3"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B586486" w14:textId="013CC5C6"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197</w:t>
            </w:r>
          </w:p>
        </w:tc>
        <w:tc>
          <w:tcPr>
            <w:tcW w:w="8090" w:type="dxa"/>
          </w:tcPr>
          <w:p w14:paraId="09155D0C" w14:textId="137BE94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IsFndCstInst</w:t>
            </w:r>
            <w:r w:rsidRPr="00083E6B">
              <w:rPr>
                <w:rFonts w:cs="B Lotus"/>
                <w:rtl/>
              </w:rPr>
              <w:t xml:space="preserve"> - </w:t>
            </w:r>
            <w:r w:rsidRPr="00083E6B">
              <w:rPr>
                <w:rFonts w:cs="B Lotus" w:hint="cs"/>
                <w:rtl/>
              </w:rPr>
              <w:t>جریمه</w:t>
            </w:r>
            <w:r w:rsidRPr="00083E6B">
              <w:rPr>
                <w:rFonts w:cs="B Lotus"/>
                <w:rtl/>
              </w:rPr>
              <w:t xml:space="preserve"> </w:t>
            </w:r>
            <w:r w:rsidRPr="00083E6B">
              <w:rPr>
                <w:rFonts w:cs="B Lotus" w:hint="cs"/>
                <w:rtl/>
              </w:rPr>
              <w:t>صندوق</w:t>
            </w:r>
            <w:r w:rsidRPr="00083E6B">
              <w:rPr>
                <w:rFonts w:cs="B Lotus"/>
                <w:rtl/>
              </w:rPr>
              <w:t xml:space="preserve"> </w:t>
            </w:r>
            <w:r w:rsidRPr="00083E6B">
              <w:rPr>
                <w:rFonts w:cs="B Lotus" w:hint="cs"/>
                <w:rtl/>
              </w:rPr>
              <w:t>نمیتواند</w:t>
            </w:r>
            <w:r w:rsidRPr="00083E6B">
              <w:rPr>
                <w:rFonts w:cs="B Lotus"/>
                <w:rtl/>
              </w:rPr>
              <w:t xml:space="preserve"> </w:t>
            </w:r>
            <w:r w:rsidRPr="00083E6B">
              <w:rPr>
                <w:rFonts w:cs="B Lotus" w:hint="cs"/>
                <w:rtl/>
              </w:rPr>
              <w:t>قسطی</w:t>
            </w:r>
            <w:r w:rsidRPr="00083E6B">
              <w:rPr>
                <w:rFonts w:cs="B Lotus"/>
                <w:rtl/>
              </w:rPr>
              <w:t xml:space="preserve"> </w:t>
            </w:r>
            <w:r w:rsidRPr="00083E6B">
              <w:rPr>
                <w:rFonts w:cs="B Lotus" w:hint="cs"/>
                <w:rtl/>
              </w:rPr>
              <w:t>پرداخت</w:t>
            </w:r>
            <w:r w:rsidRPr="00083E6B">
              <w:rPr>
                <w:rFonts w:cs="B Lotus"/>
                <w:rtl/>
              </w:rPr>
              <w:t xml:space="preserve"> </w:t>
            </w:r>
            <w:r w:rsidRPr="00083E6B">
              <w:rPr>
                <w:rFonts w:cs="B Lotus" w:hint="cs"/>
                <w:rtl/>
              </w:rPr>
              <w:t>شود</w:t>
            </w:r>
          </w:p>
        </w:tc>
      </w:tr>
      <w:tr w:rsidR="00083E6B" w:rsidRPr="00A367A7" w14:paraId="02539263"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13E457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CFBC1DF" w14:textId="13B183BE"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198</w:t>
            </w:r>
          </w:p>
        </w:tc>
        <w:tc>
          <w:tcPr>
            <w:tcW w:w="8090" w:type="dxa"/>
          </w:tcPr>
          <w:p w14:paraId="5149411B" w14:textId="1C17D66C"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ShftCarGrpCod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گروهبندی</w:t>
            </w:r>
            <w:r w:rsidRPr="00083E6B">
              <w:rPr>
                <w:rFonts w:cs="B Lotus"/>
                <w:rtl/>
              </w:rPr>
              <w:t xml:space="preserve"> </w:t>
            </w:r>
            <w:r w:rsidRPr="00083E6B">
              <w:rPr>
                <w:rFonts w:cs="B Lotus" w:hint="cs"/>
                <w:rtl/>
              </w:rPr>
              <w:t>وسیله</w:t>
            </w:r>
            <w:r w:rsidRPr="00083E6B">
              <w:rPr>
                <w:rFonts w:cs="B Lotus"/>
                <w:rtl/>
              </w:rPr>
              <w:t xml:space="preserve"> </w:t>
            </w:r>
            <w:r w:rsidRPr="00083E6B">
              <w:rPr>
                <w:rFonts w:cs="B Lotus" w:hint="cs"/>
                <w:rtl/>
              </w:rPr>
              <w:t>نقلیه</w:t>
            </w:r>
            <w:r w:rsidRPr="00083E6B">
              <w:rPr>
                <w:rFonts w:cs="B Lotus"/>
                <w:rtl/>
              </w:rPr>
              <w:t xml:space="preserve"> </w:t>
            </w:r>
            <w:r w:rsidRPr="00083E6B">
              <w:rPr>
                <w:rFonts w:cs="B Lotus" w:hint="cs"/>
                <w:rtl/>
              </w:rPr>
              <w:t>انتقال</w:t>
            </w:r>
            <w:r w:rsidRPr="00083E6B">
              <w:rPr>
                <w:rFonts w:cs="B Lotus"/>
                <w:rtl/>
              </w:rPr>
              <w:t xml:space="preserve"> </w:t>
            </w:r>
            <w:r w:rsidRPr="00083E6B">
              <w:rPr>
                <w:rFonts w:cs="B Lotus" w:hint="cs"/>
                <w:rtl/>
              </w:rPr>
              <w:t>دهنده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4B35E615"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B2390D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E778C3F" w14:textId="5989A684"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200</w:t>
            </w:r>
          </w:p>
        </w:tc>
        <w:tc>
          <w:tcPr>
            <w:tcW w:w="8090" w:type="dxa"/>
          </w:tcPr>
          <w:p w14:paraId="4B4C5A6D" w14:textId="10C5FDC5"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IsDrvIrn</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تابعیت</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35FC73E2"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DC88F5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22FE308" w14:textId="16A52844"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201</w:t>
            </w:r>
          </w:p>
        </w:tc>
        <w:tc>
          <w:tcPr>
            <w:tcW w:w="8090" w:type="dxa"/>
          </w:tcPr>
          <w:p w14:paraId="42258F6F" w14:textId="590666EF"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DrvNationalId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4FF9F64F"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0F687C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CC3E5F5" w14:textId="65A7BB6F"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202</w:t>
            </w:r>
          </w:p>
        </w:tc>
        <w:tc>
          <w:tcPr>
            <w:tcW w:w="8090" w:type="dxa"/>
          </w:tcPr>
          <w:p w14:paraId="0259F433" w14:textId="6ECE7EA4"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DrvNationalId</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نیست</w:t>
            </w:r>
          </w:p>
        </w:tc>
      </w:tr>
      <w:tr w:rsidR="00083E6B" w:rsidRPr="00A367A7" w14:paraId="5F207EFA"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36B0DD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CFFCDF8" w14:textId="02DD5A4F"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203</w:t>
            </w:r>
          </w:p>
        </w:tc>
        <w:tc>
          <w:tcPr>
            <w:tcW w:w="8090" w:type="dxa"/>
          </w:tcPr>
          <w:p w14:paraId="7C8D9881" w14:textId="00DE3E94"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DrvNationalId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است</w:t>
            </w:r>
          </w:p>
        </w:tc>
      </w:tr>
      <w:tr w:rsidR="00083E6B" w:rsidRPr="00A367A7" w14:paraId="4A7D3726"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CB42F3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784F8A6" w14:textId="691357E2"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204</w:t>
            </w:r>
          </w:p>
        </w:tc>
        <w:tc>
          <w:tcPr>
            <w:tcW w:w="8090" w:type="dxa"/>
          </w:tcPr>
          <w:p w14:paraId="3343C8DB" w14:textId="261F58B5"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DrvUnIrnCod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اتباع</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4A1644DC"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0B9927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A35652E" w14:textId="1B9AD5CC"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205</w:t>
            </w:r>
          </w:p>
        </w:tc>
        <w:tc>
          <w:tcPr>
            <w:tcW w:w="8090" w:type="dxa"/>
          </w:tcPr>
          <w:p w14:paraId="5D777026" w14:textId="1E08B5DF"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DrvLicTypCod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گواهینامه</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7CE1DDCA"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35C8AB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04212FA" w14:textId="4F35FFC8"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206</w:t>
            </w:r>
          </w:p>
        </w:tc>
        <w:tc>
          <w:tcPr>
            <w:tcW w:w="8090" w:type="dxa"/>
          </w:tcPr>
          <w:p w14:paraId="21DED6C4" w14:textId="65A27857"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DrvLicTypCod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گواهینامه</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229F5FE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0067E4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4263E6F" w14:textId="24EF95E5"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207</w:t>
            </w:r>
          </w:p>
        </w:tc>
        <w:tc>
          <w:tcPr>
            <w:tcW w:w="8090" w:type="dxa"/>
          </w:tcPr>
          <w:p w14:paraId="1A35F25B" w14:textId="16564870"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DrvLicNo</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گواهینامه</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1DA56128"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72DDB5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544DE32" w14:textId="0725A6CA"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208</w:t>
            </w:r>
          </w:p>
        </w:tc>
        <w:tc>
          <w:tcPr>
            <w:tcW w:w="8090" w:type="dxa"/>
          </w:tcPr>
          <w:p w14:paraId="0E0CD71E" w14:textId="4A7C4C67"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DrvlicNo</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گواهینامه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084B137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C8D0B6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9FB6061" w14:textId="1D8BEE07"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209</w:t>
            </w:r>
          </w:p>
        </w:tc>
        <w:tc>
          <w:tcPr>
            <w:tcW w:w="8090" w:type="dxa"/>
          </w:tcPr>
          <w:p w14:paraId="3BAD7415" w14:textId="1C373785"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DrvLicIsuDte</w:t>
            </w:r>
            <w:r w:rsidRPr="00083E6B">
              <w:rPr>
                <w:rFonts w:cs="B Lotus"/>
                <w:rtl/>
              </w:rPr>
              <w:t xml:space="preserve"> - </w:t>
            </w:r>
            <w:r w:rsidRPr="00083E6B">
              <w:rPr>
                <w:rFonts w:cs="B Lotus" w:hint="cs"/>
                <w:rtl/>
              </w:rPr>
              <w:t>تاریخ</w:t>
            </w:r>
            <w:r w:rsidRPr="00083E6B">
              <w:rPr>
                <w:rFonts w:cs="B Lotus"/>
                <w:rtl/>
              </w:rPr>
              <w:t xml:space="preserve"> </w:t>
            </w:r>
            <w:r w:rsidRPr="00083E6B">
              <w:rPr>
                <w:rFonts w:cs="B Lotus" w:hint="cs"/>
                <w:rtl/>
              </w:rPr>
              <w:t>صدور</w:t>
            </w:r>
            <w:r w:rsidRPr="00083E6B">
              <w:rPr>
                <w:rFonts w:cs="B Lotus"/>
                <w:rtl/>
              </w:rPr>
              <w:t xml:space="preserve"> </w:t>
            </w:r>
            <w:r w:rsidRPr="00083E6B">
              <w:rPr>
                <w:rFonts w:cs="B Lotus" w:hint="cs"/>
                <w:rtl/>
              </w:rPr>
              <w:t>گواهینامه</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017D82DB"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43355FF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1AE797D" w14:textId="0D59ACE8"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210</w:t>
            </w:r>
          </w:p>
        </w:tc>
        <w:tc>
          <w:tcPr>
            <w:tcW w:w="8090" w:type="dxa"/>
          </w:tcPr>
          <w:p w14:paraId="4D77A18D" w14:textId="444AED9D"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DrvLicIsuDte</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شمسی</w:t>
            </w:r>
            <w:r w:rsidRPr="00083E6B">
              <w:rPr>
                <w:rFonts w:cs="B Lotus"/>
                <w:rtl/>
              </w:rPr>
              <w:t xml:space="preserve"> </w:t>
            </w:r>
            <w:r w:rsidRPr="00083E6B">
              <w:rPr>
                <w:rFonts w:cs="B Lotus" w:hint="cs"/>
                <w:rtl/>
              </w:rPr>
              <w:t>صدور</w:t>
            </w:r>
            <w:r w:rsidRPr="00083E6B">
              <w:rPr>
                <w:rFonts w:cs="B Lotus"/>
                <w:rtl/>
              </w:rPr>
              <w:t xml:space="preserve"> </w:t>
            </w:r>
            <w:r w:rsidRPr="00083E6B">
              <w:rPr>
                <w:rFonts w:cs="B Lotus" w:hint="cs"/>
                <w:rtl/>
              </w:rPr>
              <w:t>گواهینامه</w:t>
            </w:r>
            <w:r w:rsidRPr="00083E6B">
              <w:rPr>
                <w:rFonts w:cs="B Lotus"/>
                <w:rtl/>
              </w:rPr>
              <w:t xml:space="preserve"> </w:t>
            </w:r>
            <w:r w:rsidRPr="00083E6B">
              <w:rPr>
                <w:rFonts w:cs="B Lotus" w:hint="cs"/>
                <w:rtl/>
              </w:rPr>
              <w:t>اشتباه</w:t>
            </w:r>
            <w:r w:rsidRPr="00083E6B">
              <w:rPr>
                <w:rFonts w:cs="B Lotus"/>
                <w:rtl/>
              </w:rPr>
              <w:t xml:space="preserve"> </w:t>
            </w:r>
            <w:r w:rsidRPr="00083E6B">
              <w:rPr>
                <w:rFonts w:cs="B Lotus" w:hint="cs"/>
                <w:rtl/>
              </w:rPr>
              <w:t>است</w:t>
            </w:r>
          </w:p>
        </w:tc>
      </w:tr>
      <w:tr w:rsidR="00083E6B" w:rsidRPr="00A367A7" w14:paraId="1942B51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711BCD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E8731B2" w14:textId="098A75C2"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211</w:t>
            </w:r>
          </w:p>
        </w:tc>
        <w:tc>
          <w:tcPr>
            <w:tcW w:w="8090" w:type="dxa"/>
          </w:tcPr>
          <w:p w14:paraId="738A3C92" w14:textId="1FD43F29"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InstDte</w:t>
            </w:r>
            <w:r w:rsidRPr="00083E6B">
              <w:rPr>
                <w:rFonts w:cs="B Lotus"/>
                <w:rtl/>
              </w:rPr>
              <w:t xml:space="preserve"> - </w:t>
            </w:r>
            <w:r w:rsidRPr="00083E6B">
              <w:rPr>
                <w:rFonts w:cs="B Lotus" w:hint="cs"/>
                <w:rtl/>
              </w:rPr>
              <w:t>مبلغ</w:t>
            </w:r>
            <w:r w:rsidRPr="00083E6B">
              <w:rPr>
                <w:rFonts w:cs="B Lotus"/>
                <w:rtl/>
              </w:rPr>
              <w:t xml:space="preserve">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باید</w:t>
            </w:r>
            <w:r w:rsidRPr="00083E6B">
              <w:rPr>
                <w:rFonts w:cs="B Lotus"/>
                <w:rtl/>
              </w:rPr>
              <w:t xml:space="preserve"> </w:t>
            </w:r>
            <w:r w:rsidRPr="00083E6B">
              <w:rPr>
                <w:rFonts w:cs="B Lotus" w:hint="cs"/>
                <w:rtl/>
              </w:rPr>
              <w:t>نهایتاً</w:t>
            </w:r>
            <w:r w:rsidRPr="00083E6B">
              <w:rPr>
                <w:rFonts w:cs="B Lotus"/>
                <w:rtl/>
              </w:rPr>
              <w:t xml:space="preserve"> </w:t>
            </w:r>
            <w:r w:rsidRPr="00083E6B">
              <w:rPr>
                <w:rFonts w:cs="B Lotus" w:hint="cs"/>
                <w:rtl/>
              </w:rPr>
              <w:t>در</w:t>
            </w:r>
            <w:r w:rsidRPr="00083E6B">
              <w:rPr>
                <w:rFonts w:cs="B Lotus"/>
                <w:rtl/>
              </w:rPr>
              <w:t xml:space="preserve"> 6 </w:t>
            </w:r>
            <w:r w:rsidRPr="00083E6B">
              <w:rPr>
                <w:rFonts w:cs="B Lotus" w:hint="cs"/>
                <w:rtl/>
              </w:rPr>
              <w:t>ماه</w:t>
            </w:r>
            <w:r w:rsidRPr="00083E6B">
              <w:rPr>
                <w:rFonts w:cs="B Lotus"/>
                <w:rtl/>
              </w:rPr>
              <w:t xml:space="preserve"> </w:t>
            </w:r>
            <w:r w:rsidRPr="00083E6B">
              <w:rPr>
                <w:rFonts w:cs="B Lotus" w:hint="cs"/>
                <w:rtl/>
              </w:rPr>
              <w:t>پرداخت</w:t>
            </w:r>
            <w:r w:rsidRPr="00083E6B">
              <w:rPr>
                <w:rFonts w:cs="B Lotus"/>
                <w:rtl/>
              </w:rPr>
              <w:t xml:space="preserve"> </w:t>
            </w:r>
            <w:r w:rsidRPr="00083E6B">
              <w:rPr>
                <w:rFonts w:cs="B Lotus" w:hint="cs"/>
                <w:rtl/>
              </w:rPr>
              <w:t>شود</w:t>
            </w:r>
          </w:p>
        </w:tc>
      </w:tr>
      <w:tr w:rsidR="00083E6B" w:rsidRPr="00A367A7" w14:paraId="6230060F"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F2AC79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738C713" w14:textId="2C87DDC4"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212</w:t>
            </w:r>
          </w:p>
        </w:tc>
        <w:tc>
          <w:tcPr>
            <w:tcW w:w="8090" w:type="dxa"/>
          </w:tcPr>
          <w:p w14:paraId="7839F319" w14:textId="735361D2"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instDte</w:t>
            </w:r>
            <w:r w:rsidRPr="00083E6B">
              <w:rPr>
                <w:rFonts w:cs="B Lotus"/>
                <w:rtl/>
              </w:rPr>
              <w:t xml:space="preserve"> - </w:t>
            </w:r>
            <w:r w:rsidRPr="00083E6B">
              <w:rPr>
                <w:rFonts w:cs="B Lotus" w:hint="cs"/>
                <w:rtl/>
              </w:rPr>
              <w:t>فرمت</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پرداخت</w:t>
            </w:r>
            <w:r w:rsidRPr="00083E6B">
              <w:rPr>
                <w:rFonts w:cs="B Lotus"/>
                <w:rtl/>
              </w:rPr>
              <w:t xml:space="preserve"> </w:t>
            </w:r>
            <w:r w:rsidRPr="00083E6B">
              <w:rPr>
                <w:rFonts w:cs="B Lotus" w:hint="cs"/>
                <w:rtl/>
              </w:rPr>
              <w:t>قسط</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نمی</w:t>
            </w:r>
            <w:r w:rsidRPr="00083E6B">
              <w:rPr>
                <w:rFonts w:cs="B Lotus"/>
                <w:rtl/>
              </w:rPr>
              <w:t xml:space="preserve"> </w:t>
            </w:r>
            <w:r w:rsidRPr="00083E6B">
              <w:rPr>
                <w:rFonts w:cs="B Lotus" w:hint="cs"/>
                <w:rtl/>
              </w:rPr>
              <w:t>باشد</w:t>
            </w:r>
          </w:p>
        </w:tc>
      </w:tr>
      <w:tr w:rsidR="00083E6B" w:rsidRPr="00A367A7" w14:paraId="4DCE493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765509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4D12385" w14:textId="60DCA947"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213</w:t>
            </w:r>
          </w:p>
        </w:tc>
        <w:tc>
          <w:tcPr>
            <w:tcW w:w="8090" w:type="dxa"/>
          </w:tcPr>
          <w:p w14:paraId="564C726B" w14:textId="0C56E987"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InstPrm</w:t>
            </w:r>
            <w:r w:rsidRPr="00083E6B">
              <w:rPr>
                <w:rFonts w:cs="B Lotus"/>
                <w:rtl/>
              </w:rPr>
              <w:t xml:space="preserve"> - </w:t>
            </w:r>
            <w:r w:rsidRPr="00083E6B">
              <w:rPr>
                <w:rFonts w:cs="B Lotus" w:hint="cs"/>
                <w:rtl/>
              </w:rPr>
              <w:t>مبلغ</w:t>
            </w:r>
            <w:r w:rsidRPr="00083E6B">
              <w:rPr>
                <w:rFonts w:cs="B Lotus"/>
                <w:rtl/>
              </w:rPr>
              <w:t xml:space="preserve"> </w:t>
            </w:r>
            <w:r w:rsidRPr="00083E6B">
              <w:rPr>
                <w:rFonts w:cs="B Lotus" w:hint="cs"/>
                <w:rtl/>
              </w:rPr>
              <w:t>اولین</w:t>
            </w:r>
            <w:r w:rsidRPr="00083E6B">
              <w:rPr>
                <w:rFonts w:cs="B Lotus"/>
                <w:rtl/>
              </w:rPr>
              <w:t xml:space="preserve"> </w:t>
            </w:r>
            <w:r w:rsidRPr="00083E6B">
              <w:rPr>
                <w:rFonts w:cs="B Lotus" w:hint="cs"/>
                <w:rtl/>
              </w:rPr>
              <w:t>قسط</w:t>
            </w:r>
            <w:r w:rsidRPr="00083E6B">
              <w:rPr>
                <w:rFonts w:cs="B Lotus"/>
                <w:rtl/>
              </w:rPr>
              <w:t xml:space="preserve"> </w:t>
            </w:r>
            <w:r w:rsidRPr="00083E6B">
              <w:rPr>
                <w:rFonts w:cs="B Lotus" w:hint="cs"/>
                <w:rtl/>
              </w:rPr>
              <w:t>نباید</w:t>
            </w:r>
            <w:r w:rsidRPr="00083E6B">
              <w:rPr>
                <w:rFonts w:cs="B Lotus"/>
                <w:rtl/>
              </w:rPr>
              <w:t xml:space="preserve"> </w:t>
            </w:r>
            <w:r w:rsidRPr="00083E6B">
              <w:rPr>
                <w:rFonts w:cs="B Lotus" w:hint="cs"/>
                <w:rtl/>
              </w:rPr>
              <w:t>کمتر</w:t>
            </w:r>
            <w:r w:rsidRPr="00083E6B">
              <w:rPr>
                <w:rFonts w:cs="B Lotus"/>
                <w:rtl/>
              </w:rPr>
              <w:t xml:space="preserve"> </w:t>
            </w:r>
            <w:r w:rsidRPr="00083E6B">
              <w:rPr>
                <w:rFonts w:cs="B Lotus" w:hint="cs"/>
                <w:rtl/>
              </w:rPr>
              <w:t>از</w:t>
            </w:r>
            <w:r w:rsidRPr="00083E6B">
              <w:rPr>
                <w:rFonts w:cs="B Lotus"/>
                <w:rtl/>
              </w:rPr>
              <w:t xml:space="preserve"> 50 </w:t>
            </w:r>
            <w:r w:rsidRPr="00083E6B">
              <w:rPr>
                <w:rFonts w:cs="B Lotus" w:hint="cs"/>
                <w:rtl/>
              </w:rPr>
              <w:t>درصد</w:t>
            </w:r>
            <w:r w:rsidRPr="00083E6B">
              <w:rPr>
                <w:rFonts w:cs="B Lotus"/>
                <w:rtl/>
              </w:rPr>
              <w:t xml:space="preserve">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باشد</w:t>
            </w:r>
          </w:p>
        </w:tc>
      </w:tr>
      <w:tr w:rsidR="00083E6B" w:rsidRPr="00A367A7" w14:paraId="70DC5EAE"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DDA99D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64DB4E9" w14:textId="7D49A69F"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214</w:t>
            </w:r>
          </w:p>
        </w:tc>
        <w:tc>
          <w:tcPr>
            <w:tcW w:w="8090" w:type="dxa"/>
          </w:tcPr>
          <w:p w14:paraId="2E2231C7" w14:textId="0D8A2603"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InstPrm</w:t>
            </w:r>
            <w:r w:rsidRPr="00083E6B">
              <w:rPr>
                <w:rFonts w:cs="B Lotus"/>
                <w:rtl/>
              </w:rPr>
              <w:t xml:space="preserve"> - </w:t>
            </w:r>
            <w:r w:rsidRPr="00083E6B">
              <w:rPr>
                <w:rFonts w:cs="B Lotus" w:hint="cs"/>
                <w:rtl/>
              </w:rPr>
              <w:t>مبلغ</w:t>
            </w:r>
            <w:r w:rsidRPr="00083E6B">
              <w:rPr>
                <w:rFonts w:cs="B Lotus"/>
                <w:rtl/>
              </w:rPr>
              <w:t xml:space="preserve"> </w:t>
            </w:r>
            <w:r w:rsidRPr="00083E6B">
              <w:rPr>
                <w:rFonts w:cs="B Lotus" w:hint="cs"/>
                <w:rtl/>
              </w:rPr>
              <w:t>اولین</w:t>
            </w:r>
            <w:r w:rsidRPr="00083E6B">
              <w:rPr>
                <w:rFonts w:cs="B Lotus"/>
                <w:rtl/>
              </w:rPr>
              <w:t xml:space="preserve"> </w:t>
            </w:r>
            <w:r w:rsidRPr="00083E6B">
              <w:rPr>
                <w:rFonts w:cs="B Lotus" w:hint="cs"/>
                <w:rtl/>
              </w:rPr>
              <w:t>قسط</w:t>
            </w:r>
            <w:r w:rsidRPr="00083E6B">
              <w:rPr>
                <w:rFonts w:cs="B Lotus"/>
                <w:rtl/>
              </w:rPr>
              <w:t xml:space="preserve"> </w:t>
            </w:r>
            <w:r w:rsidRPr="00083E6B">
              <w:rPr>
                <w:rFonts w:cs="B Lotus" w:hint="cs"/>
                <w:rtl/>
              </w:rPr>
              <w:t>نباید</w:t>
            </w:r>
            <w:r w:rsidRPr="00083E6B">
              <w:rPr>
                <w:rFonts w:cs="B Lotus"/>
                <w:rtl/>
              </w:rPr>
              <w:t xml:space="preserve"> </w:t>
            </w:r>
            <w:r w:rsidRPr="00083E6B">
              <w:rPr>
                <w:rFonts w:cs="B Lotus" w:hint="cs"/>
                <w:rtl/>
              </w:rPr>
              <w:t>کمتر</w:t>
            </w:r>
            <w:r w:rsidRPr="00083E6B">
              <w:rPr>
                <w:rFonts w:cs="B Lotus"/>
                <w:rtl/>
              </w:rPr>
              <w:t xml:space="preserve"> </w:t>
            </w:r>
            <w:r w:rsidRPr="00083E6B">
              <w:rPr>
                <w:rFonts w:cs="B Lotus" w:hint="cs"/>
                <w:rtl/>
              </w:rPr>
              <w:t>از</w:t>
            </w:r>
            <w:r w:rsidRPr="00083E6B">
              <w:rPr>
                <w:rFonts w:cs="B Lotus"/>
                <w:rtl/>
              </w:rPr>
              <w:t xml:space="preserve"> 25 </w:t>
            </w:r>
            <w:r w:rsidRPr="00083E6B">
              <w:rPr>
                <w:rFonts w:cs="B Lotus" w:hint="cs"/>
                <w:rtl/>
              </w:rPr>
              <w:t>درصد</w:t>
            </w:r>
            <w:r w:rsidRPr="00083E6B">
              <w:rPr>
                <w:rFonts w:cs="B Lotus"/>
                <w:rtl/>
              </w:rPr>
              <w:t xml:space="preserve">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باشد</w:t>
            </w:r>
          </w:p>
        </w:tc>
      </w:tr>
      <w:tr w:rsidR="00083E6B" w:rsidRPr="00A367A7" w14:paraId="28CD5218"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1292CA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3A3BF3E" w14:textId="07E10B7F"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215</w:t>
            </w:r>
          </w:p>
        </w:tc>
        <w:tc>
          <w:tcPr>
            <w:tcW w:w="8090" w:type="dxa"/>
          </w:tcPr>
          <w:p w14:paraId="2BEC718F" w14:textId="5F82C8C6"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PrmPayTypCod</w:t>
            </w:r>
            <w:r w:rsidRPr="00083E6B">
              <w:rPr>
                <w:rFonts w:cs="B Lotus"/>
                <w:rtl/>
              </w:rPr>
              <w:t xml:space="preserve"> - </w:t>
            </w:r>
            <w:r w:rsidRPr="00083E6B">
              <w:rPr>
                <w:rFonts w:cs="B Lotus" w:hint="cs"/>
                <w:rtl/>
              </w:rPr>
              <w:t>نوع</w:t>
            </w:r>
            <w:r w:rsidRPr="00083E6B">
              <w:rPr>
                <w:rFonts w:cs="B Lotus"/>
                <w:rtl/>
              </w:rPr>
              <w:t xml:space="preserve"> </w:t>
            </w:r>
            <w:r w:rsidRPr="00083E6B">
              <w:rPr>
                <w:rFonts w:cs="B Lotus" w:hint="cs"/>
                <w:rtl/>
              </w:rPr>
              <w:t>پرداخت</w:t>
            </w:r>
            <w:r w:rsidRPr="00083E6B">
              <w:rPr>
                <w:rFonts w:cs="B Lotus"/>
                <w:rtl/>
              </w:rPr>
              <w:t xml:space="preserve">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قسطی</w:t>
            </w:r>
            <w:r w:rsidRPr="00083E6B">
              <w:rPr>
                <w:rFonts w:cs="B Lotus"/>
                <w:rtl/>
              </w:rPr>
              <w:t xml:space="preserve"> </w:t>
            </w:r>
            <w:r w:rsidRPr="00083E6B">
              <w:rPr>
                <w:rFonts w:cs="B Lotus" w:hint="cs"/>
                <w:rtl/>
              </w:rPr>
              <w:t>انتخاب</w:t>
            </w:r>
            <w:r w:rsidRPr="00083E6B">
              <w:rPr>
                <w:rFonts w:cs="B Lotus"/>
                <w:rtl/>
              </w:rPr>
              <w:t xml:space="preserve"> </w:t>
            </w:r>
            <w:r w:rsidRPr="00083E6B">
              <w:rPr>
                <w:rFonts w:cs="B Lotus" w:hint="cs"/>
                <w:rtl/>
              </w:rPr>
              <w:t>نشده</w:t>
            </w:r>
            <w:r w:rsidRPr="00083E6B">
              <w:rPr>
                <w:rFonts w:cs="B Lotus"/>
                <w:rtl/>
              </w:rPr>
              <w:t xml:space="preserve"> </w:t>
            </w:r>
            <w:r w:rsidRPr="00083E6B">
              <w:rPr>
                <w:rFonts w:cs="B Lotus" w:hint="cs"/>
                <w:rtl/>
              </w:rPr>
              <w:t>است</w:t>
            </w:r>
          </w:p>
        </w:tc>
      </w:tr>
      <w:tr w:rsidR="00083E6B" w:rsidRPr="00A367A7" w14:paraId="0CB58455"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7D31FB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9745D6A" w14:textId="375D3244"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216</w:t>
            </w:r>
          </w:p>
        </w:tc>
        <w:tc>
          <w:tcPr>
            <w:tcW w:w="8090" w:type="dxa"/>
          </w:tcPr>
          <w:p w14:paraId="70306C3E" w14:textId="0D5E287B"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ThrInst</w:t>
            </w:r>
            <w:r w:rsidRPr="00083E6B">
              <w:rPr>
                <w:rFonts w:cs="B Lotus"/>
                <w:rtl/>
              </w:rPr>
              <w:t xml:space="preserve"> - </w:t>
            </w:r>
            <w:r w:rsidRPr="00083E6B">
              <w:rPr>
                <w:rFonts w:cs="B Lotus" w:hint="cs"/>
                <w:rtl/>
              </w:rPr>
              <w:t>اقساط</w:t>
            </w:r>
            <w:r w:rsidRPr="00083E6B">
              <w:rPr>
                <w:rFonts w:cs="B Lotus"/>
                <w:rtl/>
              </w:rPr>
              <w:t xml:space="preserve"> </w:t>
            </w:r>
            <w:r w:rsidRPr="00083E6B">
              <w:rPr>
                <w:rFonts w:cs="B Lotus" w:hint="cs"/>
                <w:rtl/>
              </w:rPr>
              <w:t>ارسال</w:t>
            </w:r>
            <w:r w:rsidRPr="00083E6B">
              <w:rPr>
                <w:rFonts w:cs="B Lotus"/>
                <w:rtl/>
              </w:rPr>
              <w:t xml:space="preserve"> </w:t>
            </w:r>
            <w:r w:rsidRPr="00083E6B">
              <w:rPr>
                <w:rFonts w:cs="B Lotus" w:hint="cs"/>
                <w:rtl/>
              </w:rPr>
              <w:t>نشده</w:t>
            </w:r>
            <w:r w:rsidRPr="00083E6B">
              <w:rPr>
                <w:rFonts w:cs="B Lotus"/>
                <w:rtl/>
              </w:rPr>
              <w:t xml:space="preserve"> </w:t>
            </w:r>
            <w:r w:rsidRPr="00083E6B">
              <w:rPr>
                <w:rFonts w:cs="B Lotus" w:hint="cs"/>
                <w:rtl/>
              </w:rPr>
              <w:t>است</w:t>
            </w:r>
          </w:p>
        </w:tc>
      </w:tr>
      <w:tr w:rsidR="00083E6B" w:rsidRPr="00A367A7" w14:paraId="5D2D86F1"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AA2637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2CE4A49" w14:textId="7043BEFD"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217</w:t>
            </w:r>
          </w:p>
        </w:tc>
        <w:tc>
          <w:tcPr>
            <w:tcW w:w="8090" w:type="dxa"/>
          </w:tcPr>
          <w:p w14:paraId="2F0490A3" w14:textId="7202D49C"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IntrLglId</w:t>
            </w:r>
            <w:r w:rsidRPr="00083E6B">
              <w:rPr>
                <w:rFonts w:cs="B Lotus"/>
                <w:rtl/>
              </w:rPr>
              <w:t xml:space="preserve"> - </w:t>
            </w:r>
            <w:r w:rsidRPr="00083E6B">
              <w:rPr>
                <w:rFonts w:cs="B Lotus" w:hint="cs"/>
                <w:rtl/>
              </w:rPr>
              <w:t>شناسه</w:t>
            </w:r>
            <w:r w:rsidRPr="00083E6B">
              <w:rPr>
                <w:rFonts w:cs="B Lotus"/>
                <w:rtl/>
              </w:rPr>
              <w:t xml:space="preserve"> </w:t>
            </w:r>
            <w:r w:rsidRPr="00083E6B">
              <w:rPr>
                <w:rFonts w:cs="B Lotus" w:hint="cs"/>
                <w:rtl/>
              </w:rPr>
              <w:t>معرف</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جهت</w:t>
            </w:r>
            <w:r w:rsidRPr="00083E6B">
              <w:rPr>
                <w:rFonts w:cs="B Lotus"/>
                <w:rtl/>
              </w:rPr>
              <w:t xml:space="preserve"> </w:t>
            </w:r>
            <w:r w:rsidRPr="00083E6B">
              <w:rPr>
                <w:rFonts w:cs="B Lotus" w:hint="cs"/>
                <w:rtl/>
              </w:rPr>
              <w:t>تقسیط</w:t>
            </w:r>
            <w:r w:rsidRPr="00083E6B">
              <w:rPr>
                <w:rFonts w:cs="B Lotus"/>
                <w:rtl/>
              </w:rPr>
              <w:t xml:space="preserve"> </w:t>
            </w:r>
            <w:r w:rsidRPr="00083E6B">
              <w:rPr>
                <w:rFonts w:cs="B Lotus" w:hint="cs"/>
                <w:rtl/>
              </w:rPr>
              <w:t>حق</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31FE62CB"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69EC19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3748E61" w14:textId="71A369AB"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218</w:t>
            </w:r>
          </w:p>
        </w:tc>
        <w:tc>
          <w:tcPr>
            <w:tcW w:w="8090" w:type="dxa"/>
          </w:tcPr>
          <w:p w14:paraId="2986C348" w14:textId="2519AED9"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ShftPlkCod</w:t>
            </w:r>
            <w:r w:rsidRPr="00083E6B">
              <w:rPr>
                <w:rFonts w:cs="B Lotus"/>
                <w:rtl/>
              </w:rPr>
              <w:t xml:space="preserve">  - </w:t>
            </w:r>
            <w:r w:rsidRPr="00083E6B">
              <w:rPr>
                <w:rFonts w:cs="B Lotus" w:hint="cs"/>
                <w:rtl/>
              </w:rPr>
              <w:t>لطفاً</w:t>
            </w:r>
            <w:r w:rsidRPr="00083E6B">
              <w:rPr>
                <w:rFonts w:cs="B Lotus"/>
                <w:rtl/>
              </w:rPr>
              <w:t xml:space="preserve"> </w:t>
            </w:r>
            <w:r w:rsidRPr="00083E6B">
              <w:rPr>
                <w:rFonts w:cs="B Lotus" w:hint="cs"/>
                <w:rtl/>
              </w:rPr>
              <w:t>کد</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از</w:t>
            </w:r>
            <w:r w:rsidRPr="00083E6B">
              <w:rPr>
                <w:rFonts w:cs="B Lotus"/>
                <w:rtl/>
              </w:rPr>
              <w:t xml:space="preserve"> </w:t>
            </w:r>
            <w:r w:rsidRPr="00083E6B">
              <w:rPr>
                <w:rFonts w:cs="B Lotus" w:hint="cs"/>
                <w:rtl/>
              </w:rPr>
              <w:t>ناجا</w:t>
            </w:r>
            <w:r w:rsidRPr="00083E6B">
              <w:rPr>
                <w:rFonts w:cs="B Lotus"/>
                <w:rtl/>
              </w:rPr>
              <w:t xml:space="preserve"> </w:t>
            </w:r>
            <w:r w:rsidRPr="00083E6B">
              <w:rPr>
                <w:rFonts w:cs="B Lotus" w:hint="cs"/>
                <w:rtl/>
              </w:rPr>
              <w:t>را</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نمایید</w:t>
            </w:r>
          </w:p>
        </w:tc>
      </w:tr>
      <w:tr w:rsidR="00083E6B" w:rsidRPr="00A367A7" w14:paraId="3F0395B2"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720E41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3DAC768" w14:textId="655579B2"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219</w:t>
            </w:r>
          </w:p>
        </w:tc>
        <w:tc>
          <w:tcPr>
            <w:tcW w:w="8090" w:type="dxa"/>
          </w:tcPr>
          <w:p w14:paraId="4B20A916" w14:textId="1B2A8AB7"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ShftInsTypCod</w:t>
            </w:r>
            <w:r w:rsidRPr="00083E6B">
              <w:rPr>
                <w:rFonts w:cs="B Lotus"/>
                <w:rtl/>
              </w:rPr>
              <w:t xml:space="preserve"> - </w:t>
            </w:r>
            <w:r w:rsidRPr="00083E6B">
              <w:rPr>
                <w:rFonts w:cs="B Lotus" w:hint="cs"/>
                <w:rtl/>
              </w:rPr>
              <w:t>انتقال</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از</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حقیقی</w:t>
            </w:r>
            <w:r w:rsidRPr="00083E6B">
              <w:rPr>
                <w:rFonts w:cs="B Lotus"/>
                <w:rtl/>
              </w:rPr>
              <w:t xml:space="preserve"> </w:t>
            </w:r>
            <w:r w:rsidRPr="00083E6B">
              <w:rPr>
                <w:rFonts w:cs="B Lotus" w:hint="cs"/>
                <w:rtl/>
              </w:rPr>
              <w:t>نمی</w:t>
            </w:r>
            <w:r w:rsidRPr="00083E6B">
              <w:rPr>
                <w:rFonts w:cs="B Lotus"/>
                <w:rtl/>
              </w:rPr>
              <w:t xml:space="preserve"> </w:t>
            </w:r>
            <w:r w:rsidRPr="00083E6B">
              <w:rPr>
                <w:rFonts w:cs="B Lotus" w:hint="cs"/>
                <w:rtl/>
              </w:rPr>
              <w:t>تواند</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گیرنده</w:t>
            </w:r>
            <w:r w:rsidRPr="00083E6B">
              <w:rPr>
                <w:rFonts w:cs="B Lotus"/>
                <w:rtl/>
              </w:rPr>
              <w:t xml:space="preserve"> </w:t>
            </w:r>
            <w:r w:rsidRPr="00083E6B">
              <w:rPr>
                <w:rFonts w:cs="B Lotus" w:hint="cs"/>
                <w:rtl/>
              </w:rPr>
              <w:t>حقوقی</w:t>
            </w:r>
            <w:r w:rsidRPr="00083E6B">
              <w:rPr>
                <w:rFonts w:cs="B Lotus"/>
                <w:rtl/>
              </w:rPr>
              <w:t xml:space="preserve"> </w:t>
            </w:r>
            <w:r w:rsidRPr="00083E6B">
              <w:rPr>
                <w:rFonts w:cs="B Lotus" w:hint="cs"/>
                <w:rtl/>
              </w:rPr>
              <w:t>انجام</w:t>
            </w:r>
            <w:r w:rsidRPr="00083E6B">
              <w:rPr>
                <w:rFonts w:cs="B Lotus"/>
                <w:rtl/>
              </w:rPr>
              <w:t xml:space="preserve"> </w:t>
            </w:r>
            <w:r w:rsidRPr="00083E6B">
              <w:rPr>
                <w:rFonts w:cs="B Lotus" w:hint="cs"/>
                <w:rtl/>
              </w:rPr>
              <w:t>شود</w:t>
            </w:r>
          </w:p>
        </w:tc>
      </w:tr>
      <w:tr w:rsidR="00083E6B" w:rsidRPr="00A367A7" w14:paraId="7D4E5618"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792AC4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0E8C943" w14:textId="4A185B48"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220</w:t>
            </w:r>
          </w:p>
        </w:tc>
        <w:tc>
          <w:tcPr>
            <w:tcW w:w="8090" w:type="dxa"/>
          </w:tcPr>
          <w:p w14:paraId="1D7DC72A" w14:textId="2372B9F7"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plkCod</w:t>
            </w:r>
            <w:r w:rsidRPr="00083E6B">
              <w:rPr>
                <w:rFonts w:cs="B Lotus"/>
                <w:rtl/>
              </w:rPr>
              <w:t xml:space="preserve"> - </w:t>
            </w:r>
            <w:r w:rsidRPr="00083E6B">
              <w:rPr>
                <w:rFonts w:cs="B Lotus" w:hint="cs"/>
                <w:rtl/>
              </w:rPr>
              <w:t>برای</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های</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باید</w:t>
            </w:r>
            <w:r w:rsidRPr="00083E6B">
              <w:rPr>
                <w:rFonts w:cs="B Lotus"/>
                <w:rtl/>
              </w:rPr>
              <w:t xml:space="preserve"> </w:t>
            </w:r>
            <w:r w:rsidRPr="00083E6B">
              <w:rPr>
                <w:rFonts w:cs="B Lotus" w:hint="cs"/>
                <w:rtl/>
              </w:rPr>
              <w:t>از</w:t>
            </w:r>
            <w:r w:rsidRPr="00083E6B">
              <w:rPr>
                <w:rFonts w:cs="B Lotus"/>
                <w:rtl/>
              </w:rPr>
              <w:t xml:space="preserve"> </w:t>
            </w:r>
            <w:r w:rsidRPr="00083E6B">
              <w:rPr>
                <w:rFonts w:cs="B Lotus" w:hint="cs"/>
                <w:rtl/>
              </w:rPr>
              <w:t>ناجا</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انجام</w:t>
            </w:r>
            <w:r w:rsidRPr="00083E6B">
              <w:rPr>
                <w:rFonts w:cs="B Lotus"/>
                <w:rtl/>
              </w:rPr>
              <w:t xml:space="preserve"> </w:t>
            </w:r>
            <w:r w:rsidRPr="00083E6B">
              <w:rPr>
                <w:rFonts w:cs="B Lotus" w:hint="cs"/>
                <w:rtl/>
              </w:rPr>
              <w:t>شود</w:t>
            </w:r>
          </w:p>
        </w:tc>
      </w:tr>
      <w:tr w:rsidR="00083E6B" w:rsidRPr="00A367A7" w14:paraId="565A5EF5"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149CDA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7627D84" w14:textId="03550649"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221</w:t>
            </w:r>
          </w:p>
        </w:tc>
        <w:tc>
          <w:tcPr>
            <w:tcW w:w="8090" w:type="dxa"/>
          </w:tcPr>
          <w:p w14:paraId="28761D9A" w14:textId="6FDED1EB"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DisPrcnt</w:t>
            </w:r>
            <w:r w:rsidRPr="00083E6B">
              <w:rPr>
                <w:rFonts w:cs="B Lotus"/>
                <w:rtl/>
              </w:rPr>
              <w:t xml:space="preserve"> -  </w:t>
            </w:r>
            <w:r w:rsidRPr="00083E6B">
              <w:rPr>
                <w:rFonts w:cs="B Lotus" w:hint="cs"/>
                <w:rtl/>
              </w:rPr>
              <w:t>ورودی</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مشخصات</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متفاوت</w:t>
            </w:r>
            <w:r w:rsidRPr="00083E6B">
              <w:rPr>
                <w:rFonts w:cs="B Lotus"/>
                <w:rtl/>
              </w:rPr>
              <w:t xml:space="preserve"> </w:t>
            </w:r>
            <w:r w:rsidRPr="00083E6B">
              <w:rPr>
                <w:rFonts w:cs="B Lotus" w:hint="cs"/>
                <w:rtl/>
              </w:rPr>
              <w:t>است</w:t>
            </w:r>
          </w:p>
        </w:tc>
      </w:tr>
      <w:tr w:rsidR="00083E6B" w:rsidRPr="00A367A7" w14:paraId="5FCEA09A"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3F9B7D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E0DAC75" w14:textId="52281570"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222</w:t>
            </w:r>
          </w:p>
        </w:tc>
        <w:tc>
          <w:tcPr>
            <w:tcW w:w="8090" w:type="dxa"/>
          </w:tcPr>
          <w:p w14:paraId="6D9DF50B" w14:textId="66CB5E33"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LstThrPlcyCod</w:t>
            </w:r>
            <w:r w:rsidRPr="00083E6B">
              <w:rPr>
                <w:rFonts w:cs="B Lotus"/>
                <w:rtl/>
              </w:rPr>
              <w:t xml:space="preserve"> - </w:t>
            </w:r>
            <w:r w:rsidRPr="00083E6B">
              <w:rPr>
                <w:rFonts w:cs="B Lotus" w:hint="cs"/>
                <w:rtl/>
              </w:rPr>
              <w:t>کدیکتا</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01329C25"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4F42CA8"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661F468" w14:textId="22E9B5AD"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223</w:t>
            </w:r>
          </w:p>
        </w:tc>
        <w:tc>
          <w:tcPr>
            <w:tcW w:w="8090" w:type="dxa"/>
          </w:tcPr>
          <w:p w14:paraId="26EA2FA5" w14:textId="7AEB7DF1"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LstThrPlcyCod</w:t>
            </w:r>
            <w:r w:rsidRPr="00083E6B">
              <w:rPr>
                <w:rFonts w:cs="B Lotus"/>
                <w:rtl/>
              </w:rPr>
              <w:t xml:space="preserve"> - </w:t>
            </w:r>
            <w:r w:rsidRPr="00083E6B">
              <w:rPr>
                <w:rFonts w:cs="B Lotus" w:hint="cs"/>
                <w:rtl/>
              </w:rPr>
              <w:t>کدیکتا</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نیست</w:t>
            </w:r>
          </w:p>
        </w:tc>
      </w:tr>
      <w:tr w:rsidR="00083E6B" w:rsidRPr="00A367A7" w14:paraId="4D4AB5B1"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D9CEAB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7E46B6E" w14:textId="374B8D6C"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224</w:t>
            </w:r>
          </w:p>
        </w:tc>
        <w:tc>
          <w:tcPr>
            <w:tcW w:w="8090" w:type="dxa"/>
          </w:tcPr>
          <w:p w14:paraId="70FA4C36" w14:textId="687D4046"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ShftEndDte</w:t>
            </w:r>
            <w:r w:rsidRPr="00083E6B">
              <w:rPr>
                <w:rFonts w:cs="B Lotus"/>
                <w:rtl/>
              </w:rPr>
              <w:t xml:space="preserve"> - </w:t>
            </w:r>
            <w:r w:rsidRPr="00083E6B">
              <w:rPr>
                <w:rFonts w:cs="B Lotus" w:hint="cs"/>
                <w:rtl/>
              </w:rPr>
              <w:t>تاریخ</w:t>
            </w:r>
            <w:r w:rsidRPr="00083E6B">
              <w:rPr>
                <w:rFonts w:cs="B Lotus"/>
                <w:rtl/>
              </w:rPr>
              <w:t xml:space="preserve"> </w:t>
            </w:r>
            <w:r w:rsidRPr="00083E6B">
              <w:rPr>
                <w:rFonts w:cs="B Lotus" w:hint="cs"/>
                <w:rtl/>
              </w:rPr>
              <w:t>پایان</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019FA35F"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6292DB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4CC1E06" w14:textId="2817A7AE"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225</w:t>
            </w:r>
          </w:p>
        </w:tc>
        <w:tc>
          <w:tcPr>
            <w:tcW w:w="8090" w:type="dxa"/>
          </w:tcPr>
          <w:p w14:paraId="15A8A3C6" w14:textId="2E88876B"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ShftThrPlcyCod</w:t>
            </w:r>
            <w:r w:rsidRPr="00083E6B">
              <w:rPr>
                <w:rFonts w:cs="B Lotus"/>
                <w:rtl/>
              </w:rPr>
              <w:t xml:space="preserve"> - </w:t>
            </w:r>
            <w:r w:rsidRPr="00083E6B">
              <w:rPr>
                <w:rFonts w:cs="B Lotus" w:hint="cs"/>
                <w:rtl/>
              </w:rPr>
              <w:t>کدیکتا</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668B48A7"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44B2F1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359FB9E" w14:textId="46BFD91B"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226</w:t>
            </w:r>
          </w:p>
        </w:tc>
        <w:tc>
          <w:tcPr>
            <w:tcW w:w="8090" w:type="dxa"/>
          </w:tcPr>
          <w:p w14:paraId="1E16AA2D" w14:textId="48F8B45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ShftThrPlcyCod</w:t>
            </w:r>
            <w:r w:rsidRPr="00083E6B">
              <w:rPr>
                <w:rFonts w:cs="B Lotus"/>
                <w:rtl/>
              </w:rPr>
              <w:t xml:space="preserve"> - </w:t>
            </w:r>
            <w:r w:rsidRPr="00083E6B">
              <w:rPr>
                <w:rFonts w:cs="B Lotus" w:hint="cs"/>
                <w:rtl/>
              </w:rPr>
              <w:t>کدیکتا</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نیست</w:t>
            </w:r>
          </w:p>
        </w:tc>
      </w:tr>
      <w:tr w:rsidR="00083E6B" w:rsidRPr="00A367A7" w14:paraId="385D638B"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86F136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8470226" w14:textId="082BCED8"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227</w:t>
            </w:r>
          </w:p>
        </w:tc>
        <w:tc>
          <w:tcPr>
            <w:tcW w:w="8090" w:type="dxa"/>
          </w:tcPr>
          <w:p w14:paraId="472A2F17" w14:textId="13AAE866"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CarGrpCod</w:t>
            </w:r>
            <w:r w:rsidRPr="00083E6B">
              <w:rPr>
                <w:rFonts w:cs="B Lotus"/>
                <w:rtl/>
              </w:rPr>
              <w:t>-</w:t>
            </w:r>
            <w:r w:rsidRPr="00083E6B">
              <w:rPr>
                <w:rFonts w:cs="B Lotus" w:hint="cs"/>
                <w:rtl/>
              </w:rPr>
              <w:t>نوع</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قبلی</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تمدیدی</w:t>
            </w:r>
            <w:r w:rsidRPr="00083E6B">
              <w:rPr>
                <w:rFonts w:cs="B Lotus"/>
                <w:rtl/>
              </w:rPr>
              <w:t xml:space="preserve"> </w:t>
            </w:r>
            <w:r w:rsidRPr="00083E6B">
              <w:rPr>
                <w:rFonts w:cs="B Lotus" w:hint="cs"/>
                <w:rtl/>
              </w:rPr>
              <w:t>متفاوت</w:t>
            </w:r>
            <w:r w:rsidRPr="00083E6B">
              <w:rPr>
                <w:rFonts w:cs="B Lotus"/>
                <w:rtl/>
              </w:rPr>
              <w:t xml:space="preserve"> </w:t>
            </w:r>
            <w:r w:rsidRPr="00083E6B">
              <w:rPr>
                <w:rFonts w:cs="B Lotus" w:hint="cs"/>
                <w:rtl/>
              </w:rPr>
              <w:t>است</w:t>
            </w:r>
          </w:p>
        </w:tc>
      </w:tr>
      <w:tr w:rsidR="00083E6B" w:rsidRPr="00A367A7" w14:paraId="658FCFCA"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1C08B5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2AE32CB" w14:textId="1EA23FD0"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228</w:t>
            </w:r>
          </w:p>
        </w:tc>
        <w:tc>
          <w:tcPr>
            <w:tcW w:w="8090" w:type="dxa"/>
          </w:tcPr>
          <w:p w14:paraId="6FDF5369" w14:textId="5176CF3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hint="cs"/>
                <w:rtl/>
              </w:rPr>
              <w:t>شماره</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سال</w:t>
            </w:r>
            <w:r w:rsidRPr="00083E6B">
              <w:rPr>
                <w:rFonts w:cs="B Lotus"/>
                <w:rtl/>
              </w:rPr>
              <w:t xml:space="preserve"> </w:t>
            </w:r>
            <w:r w:rsidRPr="00083E6B">
              <w:rPr>
                <w:rFonts w:cs="B Lotus" w:hint="cs"/>
                <w:rtl/>
              </w:rPr>
              <w:t>قبل</w:t>
            </w:r>
            <w:r w:rsidRPr="00083E6B">
              <w:rPr>
                <w:rFonts w:cs="B Lotus"/>
                <w:rtl/>
              </w:rPr>
              <w:t xml:space="preserve"> </w:t>
            </w:r>
            <w:r w:rsidRPr="00083E6B">
              <w:rPr>
                <w:rFonts w:cs="B Lotus" w:hint="cs"/>
                <w:rtl/>
              </w:rPr>
              <w:t>تکراری</w:t>
            </w:r>
            <w:r w:rsidRPr="00083E6B">
              <w:rPr>
                <w:rFonts w:cs="B Lotus"/>
                <w:rtl/>
              </w:rPr>
              <w:t xml:space="preserve"> </w:t>
            </w:r>
            <w:r w:rsidRPr="00083E6B">
              <w:rPr>
                <w:rFonts w:cs="B Lotus" w:hint="cs"/>
                <w:rtl/>
              </w:rPr>
              <w:t>است</w:t>
            </w:r>
          </w:p>
        </w:tc>
      </w:tr>
      <w:tr w:rsidR="00083E6B" w:rsidRPr="00A367A7" w14:paraId="14BAA481"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92377D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0B92575" w14:textId="55F8B48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229</w:t>
            </w:r>
          </w:p>
        </w:tc>
        <w:tc>
          <w:tcPr>
            <w:tcW w:w="8090" w:type="dxa"/>
          </w:tcPr>
          <w:p w14:paraId="19DED5BE" w14:textId="4133157B"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hint="cs"/>
                <w:rtl/>
              </w:rPr>
              <w:t>تاریخ</w:t>
            </w:r>
            <w:r w:rsidRPr="00083E6B">
              <w:rPr>
                <w:rFonts w:cs="B Lotus"/>
                <w:rtl/>
              </w:rPr>
              <w:t xml:space="preserve"> </w:t>
            </w:r>
            <w:r w:rsidRPr="00083E6B">
              <w:rPr>
                <w:rFonts w:cs="B Lotus" w:hint="cs"/>
                <w:rtl/>
              </w:rPr>
              <w:t>شروع</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پایان</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قبلی</w:t>
            </w:r>
            <w:r w:rsidRPr="00083E6B">
              <w:rPr>
                <w:rFonts w:cs="B Lotus"/>
                <w:rtl/>
              </w:rPr>
              <w:t xml:space="preserve"> </w:t>
            </w:r>
            <w:r w:rsidRPr="00083E6B">
              <w:rPr>
                <w:rFonts w:cs="B Lotus" w:hint="cs"/>
                <w:rtl/>
              </w:rPr>
              <w:t>هم</w:t>
            </w:r>
            <w:r w:rsidRPr="00083E6B">
              <w:rPr>
                <w:rFonts w:cs="B Lotus"/>
                <w:rtl/>
              </w:rPr>
              <w:t xml:space="preserve"> </w:t>
            </w:r>
            <w:r w:rsidRPr="00083E6B">
              <w:rPr>
                <w:rFonts w:cs="B Lotus" w:hint="cs"/>
                <w:rtl/>
              </w:rPr>
              <w:t>پوشانی</w:t>
            </w:r>
            <w:r w:rsidRPr="00083E6B">
              <w:rPr>
                <w:rFonts w:cs="B Lotus"/>
                <w:rtl/>
              </w:rPr>
              <w:t xml:space="preserve"> </w:t>
            </w:r>
            <w:r w:rsidRPr="00083E6B">
              <w:rPr>
                <w:rFonts w:cs="B Lotus" w:hint="cs"/>
                <w:rtl/>
              </w:rPr>
              <w:t>دارد</w:t>
            </w:r>
          </w:p>
        </w:tc>
      </w:tr>
      <w:tr w:rsidR="00083E6B" w:rsidRPr="00A367A7" w14:paraId="7E729A7A"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5745B178"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7B622CF" w14:textId="5FCBF97B"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230</w:t>
            </w:r>
          </w:p>
        </w:tc>
        <w:tc>
          <w:tcPr>
            <w:tcW w:w="8090" w:type="dxa"/>
          </w:tcPr>
          <w:p w14:paraId="11622D5A" w14:textId="2F2ECFCE"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hint="cs"/>
                <w:rtl/>
              </w:rPr>
              <w:t>مشخصات</w:t>
            </w:r>
            <w:r w:rsidRPr="00083E6B">
              <w:rPr>
                <w:rFonts w:cs="B Lotus"/>
                <w:rtl/>
              </w:rPr>
              <w:t xml:space="preserve"> </w:t>
            </w:r>
            <w:r w:rsidRPr="00083E6B">
              <w:rPr>
                <w:rFonts w:cs="B Lotus" w:hint="cs"/>
                <w:rtl/>
              </w:rPr>
              <w:t>مندرج</w:t>
            </w:r>
            <w:r w:rsidRPr="00083E6B">
              <w:rPr>
                <w:rFonts w:cs="B Lotus"/>
                <w:rtl/>
              </w:rPr>
              <w:t xml:space="preserve"> </w:t>
            </w:r>
            <w:r w:rsidRPr="00083E6B">
              <w:rPr>
                <w:rFonts w:cs="B Lotus" w:hint="cs"/>
                <w:rtl/>
              </w:rPr>
              <w:t>درکارت</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قبلی</w:t>
            </w:r>
            <w:r w:rsidRPr="00083E6B">
              <w:rPr>
                <w:rFonts w:cs="B Lotus"/>
                <w:rtl/>
              </w:rPr>
              <w:t xml:space="preserve"> </w:t>
            </w:r>
            <w:r w:rsidRPr="00083E6B">
              <w:rPr>
                <w:rFonts w:cs="B Lotus" w:hint="cs"/>
                <w:rtl/>
              </w:rPr>
              <w:t>بامشخصات</w:t>
            </w:r>
            <w:r w:rsidRPr="00083E6B">
              <w:rPr>
                <w:rFonts w:cs="B Lotus"/>
                <w:rtl/>
              </w:rPr>
              <w:t xml:space="preserve"> </w:t>
            </w:r>
            <w:r w:rsidRPr="00083E6B">
              <w:rPr>
                <w:rFonts w:cs="B Lotus" w:hint="cs"/>
                <w:rtl/>
              </w:rPr>
              <w:t>خودروی</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در</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جاری</w:t>
            </w:r>
            <w:r w:rsidRPr="00083E6B">
              <w:rPr>
                <w:rFonts w:cs="B Lotus"/>
                <w:rtl/>
              </w:rPr>
              <w:t xml:space="preserve"> </w:t>
            </w:r>
            <w:r w:rsidRPr="00083E6B">
              <w:rPr>
                <w:rFonts w:cs="B Lotus" w:hint="cs"/>
                <w:rtl/>
              </w:rPr>
              <w:t>متفاوت</w:t>
            </w:r>
            <w:r w:rsidRPr="00083E6B">
              <w:rPr>
                <w:rFonts w:cs="B Lotus"/>
                <w:rtl/>
              </w:rPr>
              <w:t xml:space="preserve"> </w:t>
            </w:r>
            <w:r w:rsidRPr="00083E6B">
              <w:rPr>
                <w:rFonts w:cs="B Lotus" w:hint="cs"/>
                <w:rtl/>
              </w:rPr>
              <w:t>است</w:t>
            </w:r>
          </w:p>
        </w:tc>
      </w:tr>
      <w:tr w:rsidR="00083E6B" w:rsidRPr="00A367A7" w14:paraId="35EFBFC0"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D9D30C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265493D" w14:textId="31E6EFCC"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231</w:t>
            </w:r>
          </w:p>
        </w:tc>
        <w:tc>
          <w:tcPr>
            <w:tcW w:w="8090" w:type="dxa"/>
          </w:tcPr>
          <w:p w14:paraId="62B7882B" w14:textId="038A3669"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ShftCmpCod,ShftCmpDocNo</w:t>
            </w:r>
            <w:r w:rsidRPr="00083E6B">
              <w:rPr>
                <w:rFonts w:cs="B Lotus"/>
                <w:rtl/>
              </w:rPr>
              <w:t>-</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وب</w:t>
            </w:r>
            <w:r w:rsidRPr="00083E6B">
              <w:rPr>
                <w:rFonts w:cs="B Lotus"/>
                <w:rtl/>
              </w:rPr>
              <w:t xml:space="preserve"> </w:t>
            </w:r>
            <w:r w:rsidRPr="00083E6B">
              <w:rPr>
                <w:rFonts w:cs="B Lotus" w:hint="cs"/>
                <w:rtl/>
              </w:rPr>
              <w:t>سرویسی</w:t>
            </w:r>
            <w:r w:rsidRPr="00083E6B">
              <w:rPr>
                <w:rFonts w:cs="B Lotus"/>
                <w:rtl/>
              </w:rPr>
              <w:t xml:space="preserve"> </w:t>
            </w:r>
            <w:r w:rsidRPr="00083E6B">
              <w:rPr>
                <w:rFonts w:cs="B Lotus" w:hint="cs"/>
                <w:rtl/>
              </w:rPr>
              <w:t>ارسال</w:t>
            </w:r>
            <w:r w:rsidRPr="00083E6B">
              <w:rPr>
                <w:rFonts w:cs="B Lotus"/>
                <w:rtl/>
              </w:rPr>
              <w:t xml:space="preserve"> </w:t>
            </w:r>
            <w:r w:rsidRPr="00083E6B">
              <w:rPr>
                <w:rFonts w:cs="B Lotus" w:hint="cs"/>
                <w:rtl/>
              </w:rPr>
              <w:t>نشده</w:t>
            </w:r>
            <w:r w:rsidRPr="00083E6B">
              <w:rPr>
                <w:rFonts w:cs="B Lotus"/>
                <w:rtl/>
              </w:rPr>
              <w:t xml:space="preserve"> </w:t>
            </w:r>
            <w:r w:rsidRPr="00083E6B">
              <w:rPr>
                <w:rFonts w:cs="B Lotus" w:hint="cs"/>
                <w:rtl/>
              </w:rPr>
              <w:t>است</w:t>
            </w:r>
          </w:p>
        </w:tc>
      </w:tr>
      <w:tr w:rsidR="00083E6B" w:rsidRPr="00A367A7" w14:paraId="1304448D"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499BF25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EAC6896" w14:textId="685610B1"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232</w:t>
            </w:r>
          </w:p>
        </w:tc>
        <w:tc>
          <w:tcPr>
            <w:tcW w:w="8090" w:type="dxa"/>
          </w:tcPr>
          <w:p w14:paraId="37354E29" w14:textId="48CB3922"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Owner</w:t>
            </w:r>
            <w:r w:rsidRPr="00083E6B">
              <w:rPr>
                <w:rFonts w:cs="B Lotus"/>
                <w:rtl/>
              </w:rPr>
              <w:t xml:space="preserve"> - </w:t>
            </w:r>
            <w:r w:rsidRPr="00083E6B">
              <w:rPr>
                <w:rFonts w:cs="B Lotus" w:hint="cs"/>
                <w:rtl/>
              </w:rPr>
              <w:t>مالک</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بيمه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انتقالي</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مالک</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بيمه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متفاوت</w:t>
            </w:r>
            <w:r w:rsidRPr="00083E6B">
              <w:rPr>
                <w:rFonts w:cs="B Lotus"/>
                <w:rtl/>
              </w:rPr>
              <w:t xml:space="preserve"> </w:t>
            </w:r>
            <w:r w:rsidRPr="00083E6B">
              <w:rPr>
                <w:rFonts w:cs="B Lotus" w:hint="cs"/>
                <w:rtl/>
              </w:rPr>
              <w:t>است</w:t>
            </w:r>
          </w:p>
        </w:tc>
      </w:tr>
      <w:tr w:rsidR="00083E6B" w:rsidRPr="00A367A7" w14:paraId="62BF687A"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5C69DE8"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FA48819" w14:textId="375B973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233</w:t>
            </w:r>
          </w:p>
        </w:tc>
        <w:tc>
          <w:tcPr>
            <w:tcW w:w="8090" w:type="dxa"/>
          </w:tcPr>
          <w:p w14:paraId="76061779" w14:textId="4FC59005"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ShftCmpCod,ShftCmpDocNo</w:t>
            </w:r>
            <w:r w:rsidRPr="00083E6B">
              <w:rPr>
                <w:rFonts w:cs="B Lotus"/>
                <w:rtl/>
              </w:rPr>
              <w:t>-</w:t>
            </w:r>
            <w:r w:rsidRPr="00083E6B">
              <w:rPr>
                <w:rFonts w:cs="B Lotus" w:hint="cs"/>
                <w:rtl/>
              </w:rPr>
              <w:t>از</w:t>
            </w:r>
            <w:r w:rsidRPr="00083E6B">
              <w:rPr>
                <w:rFonts w:cs="B Lotus"/>
                <w:rtl/>
              </w:rPr>
              <w:t xml:space="preserve"> </w:t>
            </w:r>
            <w:r w:rsidRPr="00083E6B">
              <w:rPr>
                <w:rFonts w:cs="B Lotus" w:hint="cs"/>
                <w:rtl/>
              </w:rPr>
              <w:t>تخفیف</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یک</w:t>
            </w:r>
            <w:r w:rsidRPr="00083E6B">
              <w:rPr>
                <w:rFonts w:cs="B Lotus"/>
                <w:rtl/>
              </w:rPr>
              <w:t xml:space="preserve"> </w:t>
            </w:r>
            <w:r w:rsidRPr="00083E6B">
              <w:rPr>
                <w:rFonts w:cs="B Lotus" w:hint="cs"/>
                <w:rtl/>
              </w:rPr>
              <w:t>بار</w:t>
            </w:r>
            <w:r w:rsidRPr="00083E6B">
              <w:rPr>
                <w:rFonts w:cs="B Lotus"/>
                <w:rtl/>
              </w:rPr>
              <w:t xml:space="preserve"> </w:t>
            </w:r>
            <w:r w:rsidRPr="00083E6B">
              <w:rPr>
                <w:rFonts w:cs="B Lotus" w:hint="cs"/>
                <w:rtl/>
              </w:rPr>
              <w:t>قبلا</w:t>
            </w:r>
            <w:r w:rsidRPr="00083E6B">
              <w:rPr>
                <w:rFonts w:cs="B Lotus"/>
                <w:rtl/>
              </w:rPr>
              <w:t xml:space="preserve"> </w:t>
            </w:r>
            <w:r w:rsidRPr="00083E6B">
              <w:rPr>
                <w:rFonts w:cs="B Lotus" w:hint="cs"/>
                <w:rtl/>
              </w:rPr>
              <w:t>استفاده</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است</w:t>
            </w:r>
          </w:p>
        </w:tc>
      </w:tr>
      <w:tr w:rsidR="00083E6B" w:rsidRPr="00A367A7" w14:paraId="39891A88"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418035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844CD1E" w14:textId="6932E4A2"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234</w:t>
            </w:r>
          </w:p>
        </w:tc>
        <w:tc>
          <w:tcPr>
            <w:tcW w:w="8090" w:type="dxa"/>
          </w:tcPr>
          <w:p w14:paraId="527DA754" w14:textId="607A0C5E"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ShftCmpCod,ShftCmpDocNo</w:t>
            </w:r>
            <w:r w:rsidRPr="00083E6B">
              <w:rPr>
                <w:rFonts w:cs="B Lotus"/>
                <w:rtl/>
              </w:rPr>
              <w:t>-</w:t>
            </w:r>
            <w:r w:rsidRPr="00083E6B">
              <w:rPr>
                <w:rFonts w:cs="B Lotus" w:hint="cs"/>
                <w:rtl/>
              </w:rPr>
              <w:t>اطلاعات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مربوط</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تخفیفات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1B3BFFEF"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BCBA52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E8BA987" w14:textId="4539531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235</w:t>
            </w:r>
          </w:p>
        </w:tc>
        <w:tc>
          <w:tcPr>
            <w:tcW w:w="8090" w:type="dxa"/>
          </w:tcPr>
          <w:p w14:paraId="3EF36A26" w14:textId="43360E4C"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LstCmpCod,LstCmpDocNo</w:t>
            </w:r>
            <w:r w:rsidRPr="00083E6B">
              <w:rPr>
                <w:rFonts w:cs="B Lotus"/>
                <w:rtl/>
              </w:rPr>
              <w:t>-</w:t>
            </w:r>
            <w:r w:rsidRPr="00083E6B">
              <w:rPr>
                <w:rFonts w:cs="B Lotus" w:hint="cs"/>
                <w:rtl/>
              </w:rPr>
              <w:t>اطلاعات</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قبلی</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غیر</w:t>
            </w:r>
            <w:r w:rsidRPr="00083E6B">
              <w:rPr>
                <w:rFonts w:cs="B Lotus"/>
                <w:rtl/>
              </w:rPr>
              <w:t xml:space="preserve"> </w:t>
            </w:r>
            <w:r w:rsidRPr="00083E6B">
              <w:rPr>
                <w:rFonts w:cs="B Lotus" w:hint="cs"/>
                <w:rtl/>
              </w:rPr>
              <w:t>صفر</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توجه</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عدم</w:t>
            </w:r>
            <w:r w:rsidRPr="00083E6B">
              <w:rPr>
                <w:rFonts w:cs="B Lotus"/>
                <w:rtl/>
              </w:rPr>
              <w:t xml:space="preserve"> </w:t>
            </w:r>
            <w:r w:rsidRPr="00083E6B">
              <w:rPr>
                <w:rFonts w:cs="B Lotus" w:hint="cs"/>
                <w:rtl/>
              </w:rPr>
              <w:t>دریافت</w:t>
            </w:r>
            <w:r w:rsidRPr="00083E6B">
              <w:rPr>
                <w:rFonts w:cs="B Lotus"/>
                <w:rtl/>
              </w:rPr>
              <w:t xml:space="preserve"> </w:t>
            </w:r>
            <w:r w:rsidRPr="00083E6B">
              <w:rPr>
                <w:rFonts w:cs="B Lotus" w:hint="cs"/>
                <w:rtl/>
              </w:rPr>
              <w:t>جریمه</w:t>
            </w:r>
            <w:r w:rsidRPr="00083E6B">
              <w:rPr>
                <w:rFonts w:cs="B Lotus"/>
                <w:rtl/>
              </w:rPr>
              <w:t xml:space="preserve"> </w:t>
            </w:r>
            <w:r w:rsidRPr="00083E6B">
              <w:rPr>
                <w:rFonts w:cs="B Lotus" w:hint="cs"/>
                <w:rtl/>
              </w:rPr>
              <w:t>صندوق</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است</w:t>
            </w:r>
          </w:p>
        </w:tc>
      </w:tr>
      <w:tr w:rsidR="00083E6B" w:rsidRPr="00A367A7" w14:paraId="47FEE0E1"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7D63C47"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0D3626F" w14:textId="0BCF4B23"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236</w:t>
            </w:r>
          </w:p>
        </w:tc>
        <w:tc>
          <w:tcPr>
            <w:tcW w:w="8090" w:type="dxa"/>
          </w:tcPr>
          <w:p w14:paraId="687412B7" w14:textId="2A8222CE"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FncCst</w:t>
            </w:r>
            <w:r w:rsidRPr="00083E6B">
              <w:rPr>
                <w:rFonts w:cs="B Lotus"/>
                <w:rtl/>
              </w:rPr>
              <w:t>-</w:t>
            </w:r>
            <w:r w:rsidRPr="00083E6B">
              <w:rPr>
                <w:rFonts w:cs="B Lotus" w:hint="cs"/>
                <w:rtl/>
              </w:rPr>
              <w:t>مبلغ</w:t>
            </w:r>
            <w:r w:rsidRPr="00083E6B">
              <w:rPr>
                <w:rFonts w:cs="B Lotus"/>
                <w:rtl/>
              </w:rPr>
              <w:t xml:space="preserve"> </w:t>
            </w:r>
            <w:r w:rsidRPr="00083E6B">
              <w:rPr>
                <w:rFonts w:cs="B Lotus" w:hint="cs"/>
                <w:rtl/>
              </w:rPr>
              <w:t>جریمه</w:t>
            </w:r>
            <w:r w:rsidRPr="00083E6B">
              <w:rPr>
                <w:rFonts w:cs="B Lotus"/>
                <w:rtl/>
              </w:rPr>
              <w:t xml:space="preserve"> </w:t>
            </w:r>
            <w:r w:rsidRPr="00083E6B">
              <w:rPr>
                <w:rFonts w:cs="B Lotus" w:hint="cs"/>
                <w:rtl/>
              </w:rPr>
              <w:t>سهم</w:t>
            </w:r>
            <w:r w:rsidRPr="00083E6B">
              <w:rPr>
                <w:rFonts w:cs="B Lotus"/>
                <w:rtl/>
              </w:rPr>
              <w:t xml:space="preserve"> </w:t>
            </w:r>
            <w:r w:rsidRPr="00083E6B">
              <w:rPr>
                <w:rFonts w:cs="B Lotus" w:hint="cs"/>
                <w:rtl/>
              </w:rPr>
              <w:t>صندوق</w:t>
            </w:r>
            <w:r w:rsidRPr="00083E6B">
              <w:rPr>
                <w:rFonts w:cs="B Lotus"/>
                <w:rtl/>
              </w:rPr>
              <w:t xml:space="preserve"> </w:t>
            </w:r>
            <w:r w:rsidRPr="00083E6B">
              <w:rPr>
                <w:rFonts w:cs="B Lotus" w:hint="cs"/>
                <w:rtl/>
              </w:rPr>
              <w:t>تامین</w:t>
            </w:r>
            <w:r w:rsidRPr="00083E6B">
              <w:rPr>
                <w:rFonts w:cs="B Lotus"/>
                <w:rtl/>
              </w:rPr>
              <w:t xml:space="preserve"> </w:t>
            </w:r>
            <w:r w:rsidRPr="00083E6B">
              <w:rPr>
                <w:rFonts w:cs="B Lotus" w:hint="cs"/>
                <w:rtl/>
              </w:rPr>
              <w:t>خسارتهای</w:t>
            </w:r>
            <w:r w:rsidRPr="00083E6B">
              <w:rPr>
                <w:rFonts w:cs="B Lotus"/>
                <w:rtl/>
              </w:rPr>
              <w:t xml:space="preserve"> </w:t>
            </w:r>
            <w:r w:rsidRPr="00083E6B">
              <w:rPr>
                <w:rFonts w:cs="B Lotus" w:hint="cs"/>
                <w:rtl/>
              </w:rPr>
              <w:t>بدنی</w:t>
            </w:r>
            <w:r w:rsidRPr="00083E6B">
              <w:rPr>
                <w:rFonts w:cs="B Lotus"/>
                <w:rtl/>
              </w:rPr>
              <w:t xml:space="preserve"> </w:t>
            </w:r>
            <w:r w:rsidRPr="00083E6B">
              <w:rPr>
                <w:rFonts w:cs="B Lotus" w:hint="cs"/>
                <w:rtl/>
              </w:rPr>
              <w:t>ناصحیح</w:t>
            </w:r>
            <w:r w:rsidRPr="00083E6B">
              <w:rPr>
                <w:rFonts w:cs="B Lotus"/>
                <w:rtl/>
              </w:rPr>
              <w:t xml:space="preserve"> </w:t>
            </w:r>
            <w:r w:rsidRPr="00083E6B">
              <w:rPr>
                <w:rFonts w:cs="B Lotus" w:hint="cs"/>
                <w:rtl/>
              </w:rPr>
              <w:t>است</w:t>
            </w:r>
          </w:p>
        </w:tc>
      </w:tr>
      <w:tr w:rsidR="00083E6B" w:rsidRPr="00A367A7" w14:paraId="09474C32"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805EEE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6AA1118" w14:textId="5D7E0F4D"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237</w:t>
            </w:r>
          </w:p>
        </w:tc>
        <w:tc>
          <w:tcPr>
            <w:tcW w:w="8090" w:type="dxa"/>
          </w:tcPr>
          <w:p w14:paraId="355E9A04" w14:textId="481DEE57"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hint="cs"/>
                <w:rtl/>
              </w:rPr>
              <w:t>این</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دارای</w:t>
            </w:r>
            <w:r w:rsidRPr="00083E6B">
              <w:rPr>
                <w:rFonts w:cs="B Lotus"/>
                <w:rtl/>
              </w:rPr>
              <w:t xml:space="preserve"> </w:t>
            </w:r>
            <w:r w:rsidRPr="00083E6B">
              <w:rPr>
                <w:rFonts w:cs="B Lotus" w:hint="cs"/>
                <w:rtl/>
              </w:rPr>
              <w:t>یک</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دیگر</w:t>
            </w:r>
            <w:r w:rsidRPr="00083E6B">
              <w:rPr>
                <w:rFonts w:cs="B Lotus"/>
                <w:rtl/>
              </w:rPr>
              <w:t xml:space="preserve"> </w:t>
            </w:r>
            <w:r w:rsidRPr="00083E6B">
              <w:rPr>
                <w:rFonts w:cs="B Lotus" w:hint="cs"/>
                <w:rtl/>
              </w:rPr>
              <w:t>است</w:t>
            </w:r>
          </w:p>
        </w:tc>
      </w:tr>
      <w:tr w:rsidR="00083E6B" w:rsidRPr="00A367A7" w14:paraId="17C55951"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F42CB3F"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07BE264" w14:textId="3F4D52A0"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238</w:t>
            </w:r>
          </w:p>
        </w:tc>
        <w:tc>
          <w:tcPr>
            <w:tcW w:w="8090" w:type="dxa"/>
          </w:tcPr>
          <w:p w14:paraId="7BA8DA23" w14:textId="1467A7DC"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hint="cs"/>
                <w:rtl/>
              </w:rPr>
              <w:t>پلاک</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از</w:t>
            </w:r>
            <w:r w:rsidRPr="00083E6B">
              <w:rPr>
                <w:rFonts w:cs="B Lotus"/>
                <w:rtl/>
              </w:rPr>
              <w:t xml:space="preserve"> </w:t>
            </w:r>
            <w:r w:rsidRPr="00083E6B">
              <w:rPr>
                <w:rFonts w:cs="B Lotus" w:hint="cs"/>
                <w:rtl/>
              </w:rPr>
              <w:t>نیروی</w:t>
            </w:r>
            <w:r w:rsidRPr="00083E6B">
              <w:rPr>
                <w:rFonts w:cs="B Lotus"/>
                <w:rtl/>
              </w:rPr>
              <w:t xml:space="preserve"> </w:t>
            </w:r>
            <w:r w:rsidRPr="00083E6B">
              <w:rPr>
                <w:rFonts w:cs="B Lotus" w:hint="cs"/>
                <w:rtl/>
              </w:rPr>
              <w:t>انتظامی</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نشده</w:t>
            </w:r>
            <w:r w:rsidRPr="00083E6B">
              <w:rPr>
                <w:rFonts w:cs="B Lotus"/>
                <w:rtl/>
              </w:rPr>
              <w:t xml:space="preserve"> </w:t>
            </w:r>
            <w:r w:rsidRPr="00083E6B">
              <w:rPr>
                <w:rFonts w:cs="B Lotus" w:hint="cs"/>
                <w:rtl/>
              </w:rPr>
              <w:t>است</w:t>
            </w:r>
          </w:p>
        </w:tc>
      </w:tr>
      <w:tr w:rsidR="00083E6B" w:rsidRPr="00A367A7" w14:paraId="6BEB0A51"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90041C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9E868D3" w14:textId="679F4D54"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239</w:t>
            </w:r>
          </w:p>
        </w:tc>
        <w:tc>
          <w:tcPr>
            <w:tcW w:w="8090" w:type="dxa"/>
          </w:tcPr>
          <w:p w14:paraId="140A5852" w14:textId="6566885F"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CarGrpCod</w:t>
            </w:r>
            <w:r w:rsidRPr="00083E6B">
              <w:rPr>
                <w:rFonts w:cs="B Lotus"/>
                <w:rtl/>
              </w:rPr>
              <w:t>-</w:t>
            </w:r>
            <w:r w:rsidRPr="00083E6B">
              <w:rPr>
                <w:rFonts w:cs="B Lotus" w:hint="cs"/>
                <w:rtl/>
              </w:rPr>
              <w:t>عدم</w:t>
            </w:r>
            <w:r w:rsidRPr="00083E6B">
              <w:rPr>
                <w:rFonts w:cs="B Lotus"/>
                <w:rtl/>
              </w:rPr>
              <w:t xml:space="preserve"> </w:t>
            </w:r>
            <w:r w:rsidRPr="00083E6B">
              <w:rPr>
                <w:rFonts w:cs="B Lotus" w:hint="cs"/>
                <w:rtl/>
              </w:rPr>
              <w:t>رعایت</w:t>
            </w:r>
            <w:r w:rsidRPr="00083E6B">
              <w:rPr>
                <w:rFonts w:cs="B Lotus"/>
                <w:rtl/>
              </w:rPr>
              <w:t xml:space="preserve"> </w:t>
            </w:r>
            <w:r w:rsidRPr="00083E6B">
              <w:rPr>
                <w:rFonts w:cs="B Lotus" w:hint="cs"/>
                <w:rtl/>
              </w:rPr>
              <w:t>بخشنامه</w:t>
            </w:r>
            <w:r w:rsidRPr="00083E6B">
              <w:rPr>
                <w:rFonts w:cs="B Lotus"/>
                <w:rtl/>
              </w:rPr>
              <w:t xml:space="preserve"> </w:t>
            </w:r>
            <w:r w:rsidRPr="00083E6B">
              <w:rPr>
                <w:rFonts w:cs="B Lotus" w:hint="cs"/>
                <w:rtl/>
              </w:rPr>
              <w:t>بخشودگی</w:t>
            </w:r>
            <w:r w:rsidRPr="00083E6B">
              <w:rPr>
                <w:rFonts w:cs="B Lotus"/>
                <w:rtl/>
              </w:rPr>
              <w:t xml:space="preserve"> </w:t>
            </w:r>
            <w:r w:rsidRPr="00083E6B">
              <w:rPr>
                <w:rFonts w:cs="B Lotus" w:hint="cs"/>
                <w:rtl/>
              </w:rPr>
              <w:t>جریمه</w:t>
            </w:r>
            <w:r w:rsidRPr="00083E6B">
              <w:rPr>
                <w:rFonts w:cs="B Lotus"/>
                <w:rtl/>
              </w:rPr>
              <w:t xml:space="preserve"> </w:t>
            </w:r>
            <w:r w:rsidRPr="00083E6B">
              <w:rPr>
                <w:rFonts w:cs="B Lotus" w:hint="cs"/>
                <w:rtl/>
              </w:rPr>
              <w:t>صندوق</w:t>
            </w:r>
            <w:r w:rsidRPr="00083E6B">
              <w:rPr>
                <w:rFonts w:cs="B Lotus"/>
                <w:rtl/>
              </w:rPr>
              <w:t xml:space="preserve"> </w:t>
            </w:r>
            <w:r w:rsidRPr="00083E6B">
              <w:rPr>
                <w:rFonts w:cs="B Lotus" w:hint="cs"/>
                <w:rtl/>
              </w:rPr>
              <w:t>ویژه</w:t>
            </w:r>
            <w:r w:rsidRPr="00083E6B">
              <w:rPr>
                <w:rFonts w:cs="B Lotus"/>
                <w:rtl/>
              </w:rPr>
              <w:t xml:space="preserve"> </w:t>
            </w:r>
            <w:r w:rsidRPr="00083E6B">
              <w:rPr>
                <w:rFonts w:cs="B Lotus" w:hint="cs"/>
                <w:rtl/>
              </w:rPr>
              <w:t>موتورسیکلتها</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ماشین</w:t>
            </w:r>
            <w:r w:rsidRPr="00083E6B">
              <w:rPr>
                <w:rFonts w:cs="B Lotus"/>
                <w:rtl/>
              </w:rPr>
              <w:t xml:space="preserve"> </w:t>
            </w:r>
            <w:r w:rsidRPr="00083E6B">
              <w:rPr>
                <w:rFonts w:cs="B Lotus" w:hint="cs"/>
                <w:rtl/>
              </w:rPr>
              <w:t>آلات</w:t>
            </w:r>
            <w:r w:rsidRPr="00083E6B">
              <w:rPr>
                <w:rFonts w:cs="B Lotus"/>
                <w:rtl/>
              </w:rPr>
              <w:t xml:space="preserve"> </w:t>
            </w:r>
            <w:r w:rsidRPr="00083E6B">
              <w:rPr>
                <w:rFonts w:cs="B Lotus" w:hint="cs"/>
                <w:rtl/>
              </w:rPr>
              <w:t>کشاورزی</w:t>
            </w:r>
            <w:r w:rsidRPr="00083E6B">
              <w:rPr>
                <w:rFonts w:cs="B Lotus"/>
                <w:rtl/>
              </w:rPr>
              <w:t xml:space="preserve"> </w:t>
            </w:r>
            <w:r w:rsidRPr="00083E6B">
              <w:rPr>
                <w:rFonts w:cs="B Lotus" w:hint="cs"/>
                <w:rtl/>
              </w:rPr>
              <w:t>در</w:t>
            </w:r>
            <w:r w:rsidRPr="00083E6B">
              <w:rPr>
                <w:rFonts w:cs="B Lotus"/>
                <w:rtl/>
              </w:rPr>
              <w:t xml:space="preserve"> </w:t>
            </w:r>
            <w:r w:rsidRPr="00083E6B">
              <w:rPr>
                <w:rFonts w:cs="B Lotus" w:hint="cs"/>
                <w:rtl/>
              </w:rPr>
              <w:t>تابستان</w:t>
            </w:r>
            <w:r w:rsidRPr="00083E6B">
              <w:rPr>
                <w:rFonts w:cs="B Lotus"/>
                <w:rtl/>
              </w:rPr>
              <w:t xml:space="preserve"> </w:t>
            </w:r>
            <w:r w:rsidRPr="00083E6B">
              <w:rPr>
                <w:rFonts w:cs="B Lotus" w:hint="cs"/>
                <w:rtl/>
              </w:rPr>
              <w:t>سال</w:t>
            </w:r>
            <w:r w:rsidRPr="00083E6B">
              <w:rPr>
                <w:rFonts w:cs="B Lotus"/>
                <w:rtl/>
              </w:rPr>
              <w:t xml:space="preserve"> 1399</w:t>
            </w:r>
          </w:p>
        </w:tc>
      </w:tr>
      <w:tr w:rsidR="00083E6B" w:rsidRPr="00A367A7" w14:paraId="2327B7CB"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2F7BF0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5688E9D" w14:textId="298AA431"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240</w:t>
            </w:r>
          </w:p>
        </w:tc>
        <w:tc>
          <w:tcPr>
            <w:tcW w:w="8090" w:type="dxa"/>
          </w:tcPr>
          <w:p w14:paraId="77340EC6" w14:textId="46C9B30F"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CarGrpCod</w:t>
            </w:r>
            <w:r w:rsidRPr="00083E6B">
              <w:rPr>
                <w:rFonts w:cs="B Lotus"/>
                <w:rtl/>
              </w:rPr>
              <w:t>-</w:t>
            </w:r>
            <w:r w:rsidRPr="00083E6B">
              <w:rPr>
                <w:rFonts w:cs="B Lotus" w:hint="cs"/>
                <w:rtl/>
              </w:rPr>
              <w:t>عدم</w:t>
            </w:r>
            <w:r w:rsidRPr="00083E6B">
              <w:rPr>
                <w:rFonts w:cs="B Lotus"/>
                <w:rtl/>
              </w:rPr>
              <w:t xml:space="preserve"> </w:t>
            </w:r>
            <w:r w:rsidRPr="00083E6B">
              <w:rPr>
                <w:rFonts w:cs="B Lotus" w:hint="cs"/>
                <w:rtl/>
              </w:rPr>
              <w:t>رعایت</w:t>
            </w:r>
            <w:r w:rsidRPr="00083E6B">
              <w:rPr>
                <w:rFonts w:cs="B Lotus"/>
                <w:rtl/>
              </w:rPr>
              <w:t xml:space="preserve"> </w:t>
            </w:r>
            <w:r w:rsidRPr="00083E6B">
              <w:rPr>
                <w:rFonts w:cs="B Lotus" w:hint="cs"/>
                <w:rtl/>
              </w:rPr>
              <w:t>بخشنامه</w:t>
            </w:r>
            <w:r w:rsidRPr="00083E6B">
              <w:rPr>
                <w:rFonts w:cs="B Lotus"/>
                <w:rtl/>
              </w:rPr>
              <w:t xml:space="preserve"> </w:t>
            </w:r>
            <w:r w:rsidRPr="00083E6B">
              <w:rPr>
                <w:rFonts w:cs="B Lotus" w:hint="cs"/>
                <w:rtl/>
              </w:rPr>
              <w:t>بخشودگی</w:t>
            </w:r>
            <w:r w:rsidRPr="00083E6B">
              <w:rPr>
                <w:rFonts w:cs="B Lotus"/>
                <w:rtl/>
              </w:rPr>
              <w:t xml:space="preserve"> </w:t>
            </w:r>
            <w:r w:rsidRPr="00083E6B">
              <w:rPr>
                <w:rFonts w:cs="B Lotus" w:hint="cs"/>
                <w:rtl/>
              </w:rPr>
              <w:t>جریمه</w:t>
            </w:r>
            <w:r w:rsidRPr="00083E6B">
              <w:rPr>
                <w:rFonts w:cs="B Lotus"/>
                <w:rtl/>
              </w:rPr>
              <w:t xml:space="preserve"> </w:t>
            </w:r>
            <w:r w:rsidRPr="00083E6B">
              <w:rPr>
                <w:rFonts w:cs="B Lotus" w:hint="cs"/>
                <w:rtl/>
              </w:rPr>
              <w:t>صندوق</w:t>
            </w:r>
            <w:r w:rsidRPr="00083E6B">
              <w:rPr>
                <w:rFonts w:cs="B Lotus"/>
                <w:rtl/>
              </w:rPr>
              <w:t xml:space="preserve"> </w:t>
            </w:r>
            <w:r w:rsidRPr="00083E6B">
              <w:rPr>
                <w:rFonts w:cs="B Lotus" w:hint="cs"/>
                <w:rtl/>
              </w:rPr>
              <w:t>ویژه</w:t>
            </w:r>
            <w:r w:rsidRPr="00083E6B">
              <w:rPr>
                <w:rFonts w:cs="B Lotus"/>
                <w:rtl/>
              </w:rPr>
              <w:t xml:space="preserve"> </w:t>
            </w:r>
            <w:r w:rsidRPr="00083E6B">
              <w:rPr>
                <w:rFonts w:cs="B Lotus" w:hint="cs"/>
                <w:rtl/>
              </w:rPr>
              <w:t>موتورسیکلتها</w:t>
            </w:r>
            <w:r w:rsidRPr="00083E6B">
              <w:rPr>
                <w:rFonts w:cs="B Lotus"/>
                <w:rtl/>
              </w:rPr>
              <w:t xml:space="preserve"> </w:t>
            </w:r>
            <w:r w:rsidRPr="00083E6B">
              <w:rPr>
                <w:rFonts w:cs="B Lotus" w:hint="cs"/>
                <w:rtl/>
              </w:rPr>
              <w:t>از</w:t>
            </w:r>
            <w:r w:rsidRPr="00083E6B">
              <w:rPr>
                <w:rFonts w:cs="B Lotus"/>
                <w:rtl/>
              </w:rPr>
              <w:t xml:space="preserve"> 15 </w:t>
            </w:r>
            <w:r w:rsidRPr="00083E6B">
              <w:rPr>
                <w:rFonts w:cs="B Lotus" w:hint="cs"/>
                <w:rtl/>
              </w:rPr>
              <w:t>آذر</w:t>
            </w:r>
            <w:r w:rsidRPr="00083E6B">
              <w:rPr>
                <w:rFonts w:cs="B Lotus"/>
                <w:rtl/>
              </w:rPr>
              <w:t xml:space="preserve"> 99  </w:t>
            </w:r>
            <w:r w:rsidRPr="00083E6B">
              <w:rPr>
                <w:rFonts w:cs="B Lotus" w:hint="cs"/>
                <w:rtl/>
              </w:rPr>
              <w:t>تا</w:t>
            </w:r>
            <w:r w:rsidRPr="00083E6B">
              <w:rPr>
                <w:rFonts w:cs="B Lotus"/>
                <w:rtl/>
              </w:rPr>
              <w:t xml:space="preserve"> </w:t>
            </w:r>
            <w:r w:rsidRPr="00083E6B">
              <w:rPr>
                <w:rFonts w:cs="B Lotus" w:hint="cs"/>
                <w:rtl/>
              </w:rPr>
              <w:t>پایان</w:t>
            </w:r>
            <w:r w:rsidRPr="00083E6B">
              <w:rPr>
                <w:rFonts w:cs="B Lotus"/>
                <w:rtl/>
              </w:rPr>
              <w:t xml:space="preserve"> </w:t>
            </w:r>
            <w:r w:rsidRPr="00083E6B">
              <w:rPr>
                <w:rFonts w:cs="B Lotus" w:hint="cs"/>
                <w:rtl/>
              </w:rPr>
              <w:t>سال</w:t>
            </w:r>
            <w:r w:rsidRPr="00083E6B">
              <w:rPr>
                <w:rFonts w:cs="B Lotus"/>
                <w:rtl/>
              </w:rPr>
              <w:t xml:space="preserve"> 99 </w:t>
            </w:r>
          </w:p>
        </w:tc>
      </w:tr>
      <w:tr w:rsidR="00083E6B" w:rsidRPr="00A367A7" w14:paraId="48BDB1B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5C2B5F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9CADE87" w14:textId="42E71653"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242</w:t>
            </w:r>
          </w:p>
        </w:tc>
        <w:tc>
          <w:tcPr>
            <w:tcW w:w="8090" w:type="dxa"/>
          </w:tcPr>
          <w:p w14:paraId="56C7C42C" w14:textId="365039C2"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Pr>
              <w:t>ThrDrv</w:t>
            </w:r>
            <w:r w:rsidRPr="00083E6B">
              <w:rPr>
                <w:rFonts w:cs="B Lotus"/>
                <w:rtl/>
              </w:rPr>
              <w:t xml:space="preserve">  - </w:t>
            </w:r>
            <w:r w:rsidRPr="00083E6B">
              <w:rPr>
                <w:rFonts w:cs="B Lotus" w:hint="cs"/>
                <w:rtl/>
              </w:rPr>
              <w:t>حداقل</w:t>
            </w:r>
            <w:r w:rsidRPr="00083E6B">
              <w:rPr>
                <w:rFonts w:cs="B Lotus"/>
                <w:rtl/>
              </w:rPr>
              <w:t xml:space="preserve"> </w:t>
            </w:r>
            <w:r w:rsidRPr="00083E6B">
              <w:rPr>
                <w:rFonts w:cs="B Lotus" w:hint="cs"/>
                <w:rtl/>
              </w:rPr>
              <w:t>یک</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بایستی</w:t>
            </w:r>
            <w:r w:rsidRPr="00083E6B">
              <w:rPr>
                <w:rFonts w:cs="B Lotus"/>
                <w:rtl/>
              </w:rPr>
              <w:t xml:space="preserve"> </w:t>
            </w:r>
            <w:r w:rsidRPr="00083E6B">
              <w:rPr>
                <w:rFonts w:cs="B Lotus" w:hint="cs"/>
                <w:rtl/>
              </w:rPr>
              <w:t>ارسال</w:t>
            </w:r>
            <w:r w:rsidRPr="00083E6B">
              <w:rPr>
                <w:rFonts w:cs="B Lotus"/>
                <w:rtl/>
              </w:rPr>
              <w:t xml:space="preserve"> </w:t>
            </w:r>
            <w:r w:rsidRPr="00083E6B">
              <w:rPr>
                <w:rFonts w:cs="B Lotus" w:hint="cs"/>
                <w:rtl/>
              </w:rPr>
              <w:t>شود</w:t>
            </w:r>
          </w:p>
        </w:tc>
      </w:tr>
      <w:tr w:rsidR="00083E6B" w:rsidRPr="00A367A7" w14:paraId="5AA658A1"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0586CC3"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B514B28" w14:textId="3EC48585"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243</w:t>
            </w:r>
          </w:p>
        </w:tc>
        <w:tc>
          <w:tcPr>
            <w:tcW w:w="8090" w:type="dxa"/>
          </w:tcPr>
          <w:p w14:paraId="08BD20F7" w14:textId="14430215"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DrvNationalId</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گواهینامه</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کدملی</w:t>
            </w:r>
            <w:r w:rsidRPr="00083E6B">
              <w:rPr>
                <w:rFonts w:cs="B Lotus"/>
                <w:rtl/>
              </w:rPr>
              <w:t xml:space="preserve"> </w:t>
            </w:r>
            <w:r w:rsidRPr="00083E6B">
              <w:rPr>
                <w:rFonts w:cs="B Lotus" w:hint="cs"/>
                <w:rtl/>
              </w:rPr>
              <w:t>راننده</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هم</w:t>
            </w:r>
            <w:r w:rsidRPr="00083E6B">
              <w:rPr>
                <w:rFonts w:cs="B Lotus"/>
                <w:rtl/>
              </w:rPr>
              <w:t xml:space="preserve"> </w:t>
            </w:r>
            <w:r w:rsidRPr="00083E6B">
              <w:rPr>
                <w:rFonts w:cs="B Lotus" w:hint="cs"/>
                <w:rtl/>
              </w:rPr>
              <w:t>همخوانی</w:t>
            </w:r>
            <w:r w:rsidRPr="00083E6B">
              <w:rPr>
                <w:rFonts w:cs="B Lotus"/>
                <w:rtl/>
              </w:rPr>
              <w:t xml:space="preserve"> </w:t>
            </w:r>
            <w:r w:rsidRPr="00083E6B">
              <w:rPr>
                <w:rFonts w:cs="B Lotus" w:hint="cs"/>
                <w:rtl/>
              </w:rPr>
              <w:t>ندارد</w:t>
            </w:r>
          </w:p>
        </w:tc>
      </w:tr>
      <w:tr w:rsidR="00083E6B" w:rsidRPr="00A367A7" w14:paraId="0647CFFB"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AA2FB78"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996026A" w14:textId="69B38D09"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244</w:t>
            </w:r>
          </w:p>
        </w:tc>
        <w:tc>
          <w:tcPr>
            <w:tcW w:w="8090" w:type="dxa"/>
          </w:tcPr>
          <w:p w14:paraId="2AE74B7D" w14:textId="28366EF5"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hint="cs"/>
                <w:rtl/>
              </w:rPr>
              <w:t>عدم</w:t>
            </w:r>
            <w:r w:rsidRPr="00083E6B">
              <w:rPr>
                <w:rFonts w:cs="B Lotus"/>
                <w:rtl/>
              </w:rPr>
              <w:t xml:space="preserve"> </w:t>
            </w:r>
            <w:r w:rsidRPr="00083E6B">
              <w:rPr>
                <w:rFonts w:cs="B Lotus" w:hint="cs"/>
                <w:rtl/>
              </w:rPr>
              <w:t>رعایت</w:t>
            </w:r>
            <w:r w:rsidRPr="00083E6B">
              <w:rPr>
                <w:rFonts w:cs="B Lotus"/>
                <w:rtl/>
              </w:rPr>
              <w:t xml:space="preserve"> </w:t>
            </w:r>
            <w:r w:rsidRPr="00083E6B">
              <w:rPr>
                <w:rFonts w:cs="B Lotus" w:hint="cs"/>
                <w:rtl/>
              </w:rPr>
              <w:t>بخشنامه</w:t>
            </w:r>
            <w:r w:rsidRPr="00083E6B">
              <w:rPr>
                <w:rFonts w:cs="B Lotus"/>
                <w:rtl/>
              </w:rPr>
              <w:t xml:space="preserve"> </w:t>
            </w:r>
            <w:r w:rsidRPr="00083E6B">
              <w:rPr>
                <w:rFonts w:cs="B Lotus" w:hint="cs"/>
                <w:rtl/>
              </w:rPr>
              <w:t>ی</w:t>
            </w:r>
            <w:r w:rsidRPr="00083E6B">
              <w:rPr>
                <w:rFonts w:cs="B Lotus"/>
                <w:rtl/>
              </w:rPr>
              <w:t xml:space="preserve"> </w:t>
            </w:r>
            <w:r w:rsidRPr="00083E6B">
              <w:rPr>
                <w:rFonts w:cs="B Lotus" w:hint="cs"/>
                <w:rtl/>
              </w:rPr>
              <w:t>بخشودگی</w:t>
            </w:r>
            <w:r w:rsidRPr="00083E6B">
              <w:rPr>
                <w:rFonts w:cs="B Lotus"/>
                <w:rtl/>
              </w:rPr>
              <w:t xml:space="preserve"> </w:t>
            </w:r>
            <w:r w:rsidRPr="00083E6B">
              <w:rPr>
                <w:rFonts w:cs="B Lotus" w:hint="cs"/>
                <w:rtl/>
              </w:rPr>
              <w:t>جرائم</w:t>
            </w:r>
            <w:r w:rsidRPr="00083E6B">
              <w:rPr>
                <w:rFonts w:cs="B Lotus"/>
                <w:rtl/>
              </w:rPr>
              <w:t xml:space="preserve"> </w:t>
            </w:r>
            <w:r w:rsidRPr="00083E6B">
              <w:rPr>
                <w:rFonts w:cs="B Lotus" w:hint="cs"/>
                <w:rtl/>
              </w:rPr>
              <w:t>صندوق</w:t>
            </w:r>
            <w:r w:rsidRPr="00083E6B">
              <w:rPr>
                <w:rFonts w:cs="B Lotus"/>
                <w:rtl/>
              </w:rPr>
              <w:t xml:space="preserve"> </w:t>
            </w:r>
            <w:r w:rsidRPr="00083E6B">
              <w:rPr>
                <w:rFonts w:cs="B Lotus" w:hint="cs"/>
                <w:rtl/>
              </w:rPr>
              <w:t>در</w:t>
            </w:r>
            <w:r w:rsidRPr="00083E6B">
              <w:rPr>
                <w:rFonts w:cs="B Lotus"/>
                <w:rtl/>
              </w:rPr>
              <w:t xml:space="preserve"> </w:t>
            </w:r>
            <w:r w:rsidRPr="00083E6B">
              <w:rPr>
                <w:rFonts w:cs="B Lotus" w:hint="cs"/>
                <w:rtl/>
              </w:rPr>
              <w:t>بهمن</w:t>
            </w:r>
            <w:r w:rsidRPr="00083E6B">
              <w:rPr>
                <w:rFonts w:cs="B Lotus"/>
                <w:rtl/>
              </w:rPr>
              <w:t xml:space="preserve"> </w:t>
            </w:r>
            <w:r w:rsidRPr="00083E6B">
              <w:rPr>
                <w:rFonts w:cs="B Lotus" w:hint="cs"/>
                <w:rtl/>
              </w:rPr>
              <w:t>ماه</w:t>
            </w:r>
            <w:r w:rsidRPr="00083E6B">
              <w:rPr>
                <w:rFonts w:cs="B Lotus"/>
                <w:rtl/>
              </w:rPr>
              <w:t xml:space="preserve"> 99</w:t>
            </w:r>
          </w:p>
        </w:tc>
      </w:tr>
      <w:tr w:rsidR="00083E6B" w:rsidRPr="00A367A7" w14:paraId="558E62EA"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C02944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9FFDF5B" w14:textId="4B4B7AEE"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245</w:t>
            </w:r>
          </w:p>
        </w:tc>
        <w:tc>
          <w:tcPr>
            <w:tcW w:w="8090" w:type="dxa"/>
          </w:tcPr>
          <w:p w14:paraId="4828854B" w14:textId="29B7D2B5"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Pr>
              <w:t>DrvLicVldDte</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صدور</w:t>
            </w:r>
            <w:r w:rsidRPr="00083E6B">
              <w:rPr>
                <w:rFonts w:cs="B Lotus"/>
                <w:rtl/>
              </w:rPr>
              <w:t xml:space="preserve"> </w:t>
            </w:r>
            <w:r w:rsidRPr="00083E6B">
              <w:rPr>
                <w:rFonts w:cs="B Lotus" w:hint="cs"/>
                <w:rtl/>
              </w:rPr>
              <w:t>گواهینامه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19DE163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2758E9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2EBF9B2" w14:textId="0C1B1FD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246</w:t>
            </w:r>
          </w:p>
        </w:tc>
        <w:tc>
          <w:tcPr>
            <w:tcW w:w="8090" w:type="dxa"/>
          </w:tcPr>
          <w:p w14:paraId="31D6D60A" w14:textId="07A1CD95"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Pr>
            </w:pPr>
            <w:r w:rsidRPr="00083E6B">
              <w:rPr>
                <w:rFonts w:cs="B Lotus"/>
              </w:rPr>
              <w:t>ShftPlk</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موجود</w:t>
            </w:r>
            <w:r w:rsidRPr="00083E6B">
              <w:rPr>
                <w:rFonts w:cs="B Lotus"/>
                <w:rtl/>
              </w:rPr>
              <w:t xml:space="preserve"> </w:t>
            </w:r>
            <w:r w:rsidRPr="00083E6B">
              <w:rPr>
                <w:rFonts w:cs="B Lotus" w:hint="cs"/>
                <w:rtl/>
              </w:rPr>
              <w:t>در</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متفاوت</w:t>
            </w:r>
            <w:r w:rsidRPr="00083E6B">
              <w:rPr>
                <w:rFonts w:cs="B Lotus"/>
                <w:rtl/>
              </w:rPr>
              <w:t xml:space="preserve"> </w:t>
            </w:r>
            <w:r w:rsidRPr="00083E6B">
              <w:rPr>
                <w:rFonts w:cs="B Lotus" w:hint="cs"/>
                <w:rtl/>
              </w:rPr>
              <w:t>است</w:t>
            </w:r>
          </w:p>
        </w:tc>
      </w:tr>
      <w:tr w:rsidR="00083E6B" w:rsidRPr="00A367A7" w14:paraId="218FE855"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80687D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D95C009" w14:textId="6558895F"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247</w:t>
            </w:r>
          </w:p>
        </w:tc>
        <w:tc>
          <w:tcPr>
            <w:tcW w:w="8090" w:type="dxa"/>
          </w:tcPr>
          <w:p w14:paraId="64F4E206" w14:textId="109ADCD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Pr>
            </w:pPr>
            <w:r w:rsidRPr="00083E6B">
              <w:rPr>
                <w:rFonts w:cs="B Lotus"/>
              </w:rPr>
              <w:t>DrvIsuDte</w:t>
            </w:r>
            <w:r w:rsidRPr="00083E6B">
              <w:rPr>
                <w:rFonts w:cs="B Lotus"/>
                <w:rtl/>
              </w:rPr>
              <w:t xml:space="preserve"> - </w:t>
            </w:r>
            <w:r w:rsidRPr="00083E6B">
              <w:rPr>
                <w:rFonts w:cs="B Lotus" w:hint="cs"/>
                <w:rtl/>
              </w:rPr>
              <w:t>تاریخ</w:t>
            </w:r>
            <w:r w:rsidRPr="00083E6B">
              <w:rPr>
                <w:rFonts w:cs="B Lotus"/>
                <w:rtl/>
              </w:rPr>
              <w:t xml:space="preserve"> </w:t>
            </w:r>
            <w:r w:rsidRPr="00083E6B">
              <w:rPr>
                <w:rFonts w:cs="B Lotus" w:hint="cs"/>
                <w:rtl/>
              </w:rPr>
              <w:t>صدور</w:t>
            </w:r>
            <w:r w:rsidRPr="00083E6B">
              <w:rPr>
                <w:rFonts w:cs="B Lotus"/>
                <w:rtl/>
              </w:rPr>
              <w:t xml:space="preserve"> </w:t>
            </w:r>
            <w:r w:rsidRPr="00083E6B">
              <w:rPr>
                <w:rFonts w:cs="B Lotus" w:hint="cs"/>
                <w:rtl/>
              </w:rPr>
              <w:t>گواهینامه</w:t>
            </w:r>
            <w:r w:rsidRPr="00083E6B">
              <w:rPr>
                <w:rFonts w:cs="B Lotus"/>
                <w:rtl/>
              </w:rPr>
              <w:t xml:space="preserve"> </w:t>
            </w:r>
            <w:r w:rsidRPr="00083E6B">
              <w:rPr>
                <w:rFonts w:cs="B Lotus" w:hint="cs"/>
                <w:rtl/>
              </w:rPr>
              <w:t>طبق</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از</w:t>
            </w:r>
            <w:r w:rsidRPr="00083E6B">
              <w:rPr>
                <w:rFonts w:cs="B Lotus"/>
                <w:rtl/>
              </w:rPr>
              <w:t xml:space="preserve"> </w:t>
            </w:r>
            <w:r w:rsidRPr="00083E6B">
              <w:rPr>
                <w:rFonts w:cs="B Lotus" w:hint="cs"/>
                <w:rtl/>
              </w:rPr>
              <w:t>ناجا</w:t>
            </w:r>
            <w:r w:rsidRPr="00083E6B">
              <w:rPr>
                <w:rFonts w:cs="B Lotus"/>
                <w:rtl/>
              </w:rPr>
              <w:t xml:space="preserve"> </w:t>
            </w:r>
            <w:r w:rsidRPr="00083E6B">
              <w:rPr>
                <w:rFonts w:cs="B Lotus" w:hint="cs"/>
                <w:rtl/>
              </w:rPr>
              <w:t>صحیح</w:t>
            </w:r>
            <w:r w:rsidRPr="00083E6B">
              <w:rPr>
                <w:rFonts w:cs="B Lotus"/>
                <w:rtl/>
              </w:rPr>
              <w:t xml:space="preserve"> </w:t>
            </w:r>
            <w:r w:rsidRPr="00083E6B">
              <w:rPr>
                <w:rFonts w:cs="B Lotus" w:hint="cs"/>
                <w:rtl/>
              </w:rPr>
              <w:t>نیست</w:t>
            </w:r>
          </w:p>
        </w:tc>
      </w:tr>
      <w:tr w:rsidR="00083E6B" w:rsidRPr="00A367A7" w14:paraId="149DFF56"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8D0CAC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D006CEA" w14:textId="20175AC8"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248</w:t>
            </w:r>
          </w:p>
        </w:tc>
        <w:tc>
          <w:tcPr>
            <w:tcW w:w="8090" w:type="dxa"/>
          </w:tcPr>
          <w:p w14:paraId="445F3C6D" w14:textId="3B027E5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Pr>
            </w:pPr>
            <w:r w:rsidRPr="00083E6B">
              <w:rPr>
                <w:rFonts w:cs="B Lotus" w:hint="cs"/>
                <w:rtl/>
              </w:rPr>
              <w:t>امکان</w:t>
            </w:r>
            <w:r w:rsidRPr="00083E6B">
              <w:rPr>
                <w:rFonts w:cs="B Lotus"/>
                <w:rtl/>
              </w:rPr>
              <w:t xml:space="preserve"> </w:t>
            </w:r>
            <w:r w:rsidRPr="00083E6B">
              <w:rPr>
                <w:rFonts w:cs="B Lotus" w:hint="cs"/>
                <w:rtl/>
              </w:rPr>
              <w:t>ارسال</w:t>
            </w:r>
            <w:r w:rsidRPr="00083E6B">
              <w:rPr>
                <w:rFonts w:cs="B Lotus"/>
                <w:rtl/>
              </w:rPr>
              <w:t xml:space="preserve"> </w:t>
            </w:r>
            <w:r w:rsidRPr="00083E6B">
              <w:rPr>
                <w:rFonts w:cs="B Lotus" w:hint="cs"/>
                <w:rtl/>
              </w:rPr>
              <w:t>کدسیستم</w:t>
            </w:r>
            <w:r w:rsidRPr="00083E6B">
              <w:rPr>
                <w:rFonts w:cs="B Lotus"/>
                <w:rtl/>
              </w:rPr>
              <w:t xml:space="preserve"> </w:t>
            </w:r>
            <w:r w:rsidRPr="00083E6B">
              <w:rPr>
                <w:rFonts w:cs="B Lotus" w:hint="cs"/>
                <w:rtl/>
              </w:rPr>
              <w:t>خودرو</w:t>
            </w:r>
            <w:r w:rsidRPr="00083E6B">
              <w:rPr>
                <w:rFonts w:cs="B Lotus"/>
                <w:rtl/>
              </w:rPr>
              <w:t xml:space="preserve"> </w:t>
            </w:r>
            <w:r w:rsidRPr="00083E6B">
              <w:rPr>
                <w:rFonts w:cs="B Lotus" w:hint="cs"/>
                <w:rtl/>
              </w:rPr>
              <w:t>صفر</w:t>
            </w:r>
            <w:r w:rsidRPr="00083E6B">
              <w:rPr>
                <w:rFonts w:cs="B Lotus"/>
                <w:rtl/>
              </w:rPr>
              <w:t xml:space="preserve"> </w:t>
            </w:r>
            <w:r w:rsidRPr="00083E6B">
              <w:rPr>
                <w:rFonts w:cs="B Lotus" w:hint="cs"/>
                <w:rtl/>
              </w:rPr>
              <w:t>وجود</w:t>
            </w:r>
            <w:r w:rsidRPr="00083E6B">
              <w:rPr>
                <w:rFonts w:cs="B Lotus"/>
                <w:rtl/>
              </w:rPr>
              <w:t xml:space="preserve"> </w:t>
            </w:r>
            <w:r w:rsidRPr="00083E6B">
              <w:rPr>
                <w:rFonts w:cs="B Lotus" w:hint="cs"/>
                <w:rtl/>
              </w:rPr>
              <w:t>ندارد</w:t>
            </w:r>
          </w:p>
        </w:tc>
      </w:tr>
      <w:tr w:rsidR="00083E6B" w:rsidRPr="00A367A7" w14:paraId="04246454"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C5942A3"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75E2A20" w14:textId="69B6186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249</w:t>
            </w:r>
          </w:p>
        </w:tc>
        <w:tc>
          <w:tcPr>
            <w:tcW w:w="8090" w:type="dxa"/>
          </w:tcPr>
          <w:p w14:paraId="5282EF55" w14:textId="09D36C8F"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Pr>
            </w:pPr>
            <w:r w:rsidRPr="00083E6B">
              <w:rPr>
                <w:rFonts w:cs="B Lotus" w:hint="cs"/>
                <w:rtl/>
              </w:rPr>
              <w:t>امکان</w:t>
            </w:r>
            <w:r w:rsidRPr="00083E6B">
              <w:rPr>
                <w:rFonts w:cs="B Lotus"/>
                <w:rtl/>
              </w:rPr>
              <w:t xml:space="preserve"> </w:t>
            </w:r>
            <w:r w:rsidRPr="00083E6B">
              <w:rPr>
                <w:rFonts w:cs="B Lotus" w:hint="cs"/>
                <w:rtl/>
              </w:rPr>
              <w:t>ارسال</w:t>
            </w:r>
            <w:r w:rsidRPr="00083E6B">
              <w:rPr>
                <w:rFonts w:cs="B Lotus"/>
                <w:rtl/>
              </w:rPr>
              <w:t xml:space="preserve"> </w:t>
            </w:r>
            <w:r w:rsidRPr="00083E6B">
              <w:rPr>
                <w:rFonts w:cs="B Lotus" w:hint="cs"/>
                <w:rtl/>
              </w:rPr>
              <w:t>کدشهر</w:t>
            </w:r>
            <w:r w:rsidRPr="00083E6B">
              <w:rPr>
                <w:rFonts w:cs="B Lotus"/>
                <w:rtl/>
              </w:rPr>
              <w:t xml:space="preserve"> </w:t>
            </w:r>
            <w:r w:rsidRPr="00083E6B">
              <w:rPr>
                <w:rFonts w:cs="B Lotus" w:hint="cs"/>
                <w:rtl/>
              </w:rPr>
              <w:t>صفر</w:t>
            </w:r>
            <w:r w:rsidRPr="00083E6B">
              <w:rPr>
                <w:rFonts w:cs="B Lotus"/>
                <w:rtl/>
              </w:rPr>
              <w:t xml:space="preserve"> </w:t>
            </w:r>
            <w:r w:rsidRPr="00083E6B">
              <w:rPr>
                <w:rFonts w:cs="B Lotus" w:hint="cs"/>
                <w:rtl/>
              </w:rPr>
              <w:t>وجود</w:t>
            </w:r>
            <w:r w:rsidRPr="00083E6B">
              <w:rPr>
                <w:rFonts w:cs="B Lotus"/>
                <w:rtl/>
              </w:rPr>
              <w:t xml:space="preserve"> </w:t>
            </w:r>
            <w:r w:rsidRPr="00083E6B">
              <w:rPr>
                <w:rFonts w:cs="B Lotus" w:hint="cs"/>
                <w:rtl/>
              </w:rPr>
              <w:t>ندارد</w:t>
            </w:r>
          </w:p>
        </w:tc>
      </w:tr>
      <w:tr w:rsidR="00083E6B" w:rsidRPr="00A367A7" w14:paraId="1E5B2A6E"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32992D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CF29E36" w14:textId="0EF85975"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251</w:t>
            </w:r>
          </w:p>
        </w:tc>
        <w:tc>
          <w:tcPr>
            <w:tcW w:w="8090" w:type="dxa"/>
          </w:tcPr>
          <w:p w14:paraId="32AC7D99" w14:textId="688C971F"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Pr>
            </w:pPr>
            <w:r w:rsidRPr="00083E6B">
              <w:rPr>
                <w:rFonts w:cs="B Lotus"/>
              </w:rPr>
              <w:t>ShftPlk1</w:t>
            </w:r>
            <w:r w:rsidRPr="00083E6B">
              <w:rPr>
                <w:rFonts w:cs="B Lotus"/>
                <w:rtl/>
              </w:rPr>
              <w:t xml:space="preserve"> - </w:t>
            </w:r>
            <w:r w:rsidRPr="00083E6B">
              <w:rPr>
                <w:rFonts w:cs="B Lotus" w:hint="cs"/>
                <w:rtl/>
              </w:rPr>
              <w:t>پلاک</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یک</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ورودی</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یکسان</w:t>
            </w:r>
            <w:r w:rsidRPr="00083E6B">
              <w:rPr>
                <w:rFonts w:cs="B Lotus"/>
                <w:rtl/>
              </w:rPr>
              <w:t xml:space="preserve"> </w:t>
            </w:r>
            <w:r w:rsidRPr="00083E6B">
              <w:rPr>
                <w:rFonts w:cs="B Lotus" w:hint="cs"/>
                <w:rtl/>
              </w:rPr>
              <w:t>نیست</w:t>
            </w:r>
          </w:p>
        </w:tc>
      </w:tr>
      <w:tr w:rsidR="00083E6B" w:rsidRPr="00A367A7" w14:paraId="6A7EFD59"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2A777B4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4C0366B" w14:textId="748E743F"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252</w:t>
            </w:r>
          </w:p>
        </w:tc>
        <w:tc>
          <w:tcPr>
            <w:tcW w:w="8090" w:type="dxa"/>
          </w:tcPr>
          <w:p w14:paraId="1CF47D7E" w14:textId="180E9BFC"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Pr>
            </w:pPr>
            <w:r w:rsidRPr="00083E6B">
              <w:rPr>
                <w:rFonts w:cs="B Lotus"/>
              </w:rPr>
              <w:t>ShftPlk2</w:t>
            </w:r>
            <w:r w:rsidRPr="00083E6B">
              <w:rPr>
                <w:rFonts w:cs="B Lotus"/>
                <w:rtl/>
              </w:rPr>
              <w:t xml:space="preserve"> - </w:t>
            </w:r>
            <w:r w:rsidRPr="00083E6B">
              <w:rPr>
                <w:rFonts w:cs="B Lotus" w:hint="cs"/>
                <w:rtl/>
              </w:rPr>
              <w:t>پلاک</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دو</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ورودی</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یکسان</w:t>
            </w:r>
            <w:r w:rsidRPr="00083E6B">
              <w:rPr>
                <w:rFonts w:cs="B Lotus"/>
                <w:rtl/>
              </w:rPr>
              <w:t xml:space="preserve"> </w:t>
            </w:r>
            <w:r w:rsidRPr="00083E6B">
              <w:rPr>
                <w:rFonts w:cs="B Lotus" w:hint="cs"/>
                <w:rtl/>
              </w:rPr>
              <w:t>نیست</w:t>
            </w:r>
          </w:p>
        </w:tc>
      </w:tr>
      <w:tr w:rsidR="00083E6B" w:rsidRPr="00A367A7" w14:paraId="42C38885"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4CA307A"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BB2766F" w14:textId="0382D935"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253</w:t>
            </w:r>
          </w:p>
        </w:tc>
        <w:tc>
          <w:tcPr>
            <w:tcW w:w="8090" w:type="dxa"/>
          </w:tcPr>
          <w:p w14:paraId="0876706C" w14:textId="4DD384BE"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Pr>
            </w:pPr>
            <w:r w:rsidRPr="00083E6B">
              <w:rPr>
                <w:rFonts w:cs="B Lotus"/>
              </w:rPr>
              <w:t>ShftPlk3</w:t>
            </w:r>
            <w:r w:rsidRPr="00083E6B">
              <w:rPr>
                <w:rFonts w:cs="B Lotus"/>
                <w:rtl/>
              </w:rPr>
              <w:t xml:space="preserve"> - </w:t>
            </w:r>
            <w:r w:rsidRPr="00083E6B">
              <w:rPr>
                <w:rFonts w:cs="B Lotus" w:hint="cs"/>
                <w:rtl/>
              </w:rPr>
              <w:t>پلاک</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سه</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ورودی</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یکسان</w:t>
            </w:r>
            <w:r w:rsidRPr="00083E6B">
              <w:rPr>
                <w:rFonts w:cs="B Lotus"/>
                <w:rtl/>
              </w:rPr>
              <w:t xml:space="preserve"> </w:t>
            </w:r>
            <w:r w:rsidRPr="00083E6B">
              <w:rPr>
                <w:rFonts w:cs="B Lotus" w:hint="cs"/>
                <w:rtl/>
              </w:rPr>
              <w:t>نیست</w:t>
            </w:r>
          </w:p>
        </w:tc>
      </w:tr>
      <w:tr w:rsidR="00083E6B" w:rsidRPr="00A367A7" w14:paraId="0E53E51B"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62593360"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314DAA5" w14:textId="46985998"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254</w:t>
            </w:r>
          </w:p>
        </w:tc>
        <w:tc>
          <w:tcPr>
            <w:tcW w:w="8090" w:type="dxa"/>
          </w:tcPr>
          <w:p w14:paraId="2214AD95" w14:textId="5DB1FDA0"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Pr>
            </w:pPr>
            <w:r w:rsidRPr="00083E6B">
              <w:rPr>
                <w:rFonts w:cs="B Lotus"/>
              </w:rPr>
              <w:t>ShftPlkSrl</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سریال</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ورودی</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یکسان</w:t>
            </w:r>
            <w:r w:rsidRPr="00083E6B">
              <w:rPr>
                <w:rFonts w:cs="B Lotus"/>
                <w:rtl/>
              </w:rPr>
              <w:t xml:space="preserve"> </w:t>
            </w:r>
            <w:r w:rsidRPr="00083E6B">
              <w:rPr>
                <w:rFonts w:cs="B Lotus" w:hint="cs"/>
                <w:rtl/>
              </w:rPr>
              <w:t>نیست</w:t>
            </w:r>
          </w:p>
        </w:tc>
      </w:tr>
      <w:tr w:rsidR="00083E6B" w:rsidRPr="00A367A7" w14:paraId="08BF8462"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388E439"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75A82703" w14:textId="105BC210"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255</w:t>
            </w:r>
          </w:p>
        </w:tc>
        <w:tc>
          <w:tcPr>
            <w:tcW w:w="8090" w:type="dxa"/>
          </w:tcPr>
          <w:p w14:paraId="4EED82CB" w14:textId="2B30989C"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Pr>
            </w:pPr>
            <w:r w:rsidRPr="00083E6B">
              <w:rPr>
                <w:rFonts w:cs="B Lotus"/>
              </w:rPr>
              <w:t>NtnlId</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ملي</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ملي</w:t>
            </w:r>
            <w:r w:rsidRPr="00083E6B">
              <w:rPr>
                <w:rFonts w:cs="B Lotus"/>
                <w:rtl/>
              </w:rPr>
              <w:t xml:space="preserve"> </w:t>
            </w:r>
            <w:r w:rsidRPr="00083E6B">
              <w:rPr>
                <w:rFonts w:cs="B Lotus" w:hint="cs"/>
                <w:rtl/>
              </w:rPr>
              <w:t>استعلام</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از</w:t>
            </w:r>
            <w:r w:rsidRPr="00083E6B">
              <w:rPr>
                <w:rFonts w:cs="B Lotus"/>
                <w:rtl/>
              </w:rPr>
              <w:t xml:space="preserve"> </w:t>
            </w:r>
            <w:r w:rsidRPr="00083E6B">
              <w:rPr>
                <w:rFonts w:cs="B Lotus" w:hint="cs"/>
                <w:rtl/>
              </w:rPr>
              <w:t>سرويس</w:t>
            </w:r>
            <w:r w:rsidRPr="00083E6B">
              <w:rPr>
                <w:rFonts w:cs="B Lotus"/>
                <w:rtl/>
              </w:rPr>
              <w:t xml:space="preserve"> </w:t>
            </w:r>
            <w:r w:rsidRPr="00083E6B">
              <w:rPr>
                <w:rFonts w:cs="B Lotus" w:hint="cs"/>
                <w:rtl/>
              </w:rPr>
              <w:t>ناجا</w:t>
            </w:r>
            <w:r w:rsidRPr="00083E6B">
              <w:rPr>
                <w:rFonts w:cs="B Lotus"/>
                <w:rtl/>
              </w:rPr>
              <w:t xml:space="preserve"> </w:t>
            </w:r>
            <w:r w:rsidRPr="00083E6B">
              <w:rPr>
                <w:rFonts w:cs="B Lotus" w:hint="cs"/>
                <w:rtl/>
              </w:rPr>
              <w:t>مغايرت</w:t>
            </w:r>
            <w:r w:rsidRPr="00083E6B">
              <w:rPr>
                <w:rFonts w:cs="B Lotus"/>
                <w:rtl/>
              </w:rPr>
              <w:t xml:space="preserve"> </w:t>
            </w:r>
            <w:r w:rsidRPr="00083E6B">
              <w:rPr>
                <w:rFonts w:cs="B Lotus" w:hint="cs"/>
                <w:rtl/>
              </w:rPr>
              <w:t>دارد</w:t>
            </w:r>
          </w:p>
        </w:tc>
      </w:tr>
      <w:tr w:rsidR="00083E6B" w:rsidRPr="00A367A7" w14:paraId="46F6A9C6"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64666E3"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5E5F0A6" w14:textId="025B6660"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256</w:t>
            </w:r>
          </w:p>
        </w:tc>
        <w:tc>
          <w:tcPr>
            <w:tcW w:w="8090" w:type="dxa"/>
          </w:tcPr>
          <w:p w14:paraId="214DF682" w14:textId="07733237"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Pr>
            </w:pPr>
            <w:r w:rsidRPr="00083E6B">
              <w:rPr>
                <w:rFonts w:cs="B Lotus"/>
              </w:rPr>
              <w:t>ShftNtnlId</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شده</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ملی</w:t>
            </w:r>
            <w:r w:rsidRPr="00083E6B">
              <w:rPr>
                <w:rFonts w:cs="B Lotus"/>
                <w:rtl/>
              </w:rPr>
              <w:t xml:space="preserve"> </w:t>
            </w:r>
            <w:r w:rsidRPr="00083E6B">
              <w:rPr>
                <w:rFonts w:cs="B Lotus" w:hint="cs"/>
                <w:rtl/>
              </w:rPr>
              <w:t>انتقالی</w:t>
            </w:r>
            <w:r w:rsidRPr="00083E6B">
              <w:rPr>
                <w:rFonts w:cs="B Lotus"/>
                <w:rtl/>
              </w:rPr>
              <w:t xml:space="preserve"> </w:t>
            </w:r>
            <w:r w:rsidRPr="00083E6B">
              <w:rPr>
                <w:rFonts w:cs="B Lotus" w:hint="cs"/>
                <w:rtl/>
              </w:rPr>
              <w:t>استعلامی</w:t>
            </w:r>
            <w:r w:rsidRPr="00083E6B">
              <w:rPr>
                <w:rFonts w:cs="B Lotus"/>
                <w:rtl/>
              </w:rPr>
              <w:t xml:space="preserve"> </w:t>
            </w:r>
            <w:r w:rsidRPr="00083E6B">
              <w:rPr>
                <w:rFonts w:cs="B Lotus" w:hint="cs"/>
                <w:rtl/>
              </w:rPr>
              <w:t>از</w:t>
            </w:r>
            <w:r w:rsidRPr="00083E6B">
              <w:rPr>
                <w:rFonts w:cs="B Lotus"/>
                <w:rtl/>
              </w:rPr>
              <w:t xml:space="preserve"> </w:t>
            </w:r>
            <w:r w:rsidRPr="00083E6B">
              <w:rPr>
                <w:rFonts w:cs="B Lotus" w:hint="cs"/>
                <w:rtl/>
              </w:rPr>
              <w:t>سرویس</w:t>
            </w:r>
            <w:r w:rsidRPr="00083E6B">
              <w:rPr>
                <w:rFonts w:cs="B Lotus"/>
                <w:rtl/>
              </w:rPr>
              <w:t xml:space="preserve"> </w:t>
            </w:r>
            <w:r w:rsidRPr="00083E6B">
              <w:rPr>
                <w:rFonts w:cs="B Lotus" w:hint="cs"/>
                <w:rtl/>
              </w:rPr>
              <w:t>ناجا</w:t>
            </w:r>
            <w:r w:rsidRPr="00083E6B">
              <w:rPr>
                <w:rFonts w:cs="B Lotus"/>
                <w:rtl/>
              </w:rPr>
              <w:t xml:space="preserve"> </w:t>
            </w:r>
            <w:r w:rsidRPr="00083E6B">
              <w:rPr>
                <w:rFonts w:cs="B Lotus" w:hint="cs"/>
                <w:rtl/>
              </w:rPr>
              <w:t>مغایرت</w:t>
            </w:r>
            <w:r w:rsidRPr="00083E6B">
              <w:rPr>
                <w:rFonts w:cs="B Lotus"/>
                <w:rtl/>
              </w:rPr>
              <w:t xml:space="preserve"> </w:t>
            </w:r>
            <w:r w:rsidRPr="00083E6B">
              <w:rPr>
                <w:rFonts w:cs="B Lotus" w:hint="cs"/>
                <w:rtl/>
              </w:rPr>
              <w:t>دارد</w:t>
            </w:r>
          </w:p>
        </w:tc>
      </w:tr>
      <w:tr w:rsidR="00083E6B" w:rsidRPr="00A367A7" w14:paraId="1E82E4B2"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FDBF4E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44E67C8" w14:textId="695A2A71"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257</w:t>
            </w:r>
          </w:p>
        </w:tc>
        <w:tc>
          <w:tcPr>
            <w:tcW w:w="8090" w:type="dxa"/>
          </w:tcPr>
          <w:p w14:paraId="3EF029DD" w14:textId="431B264E"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Pr>
            </w:pPr>
            <w:r w:rsidRPr="00083E6B">
              <w:rPr>
                <w:rFonts w:cs="B Lotus"/>
              </w:rPr>
              <w:t>EdrsThrPlcyCod</w:t>
            </w:r>
            <w:r w:rsidRPr="00083E6B">
              <w:rPr>
                <w:rFonts w:cs="B Lotus"/>
                <w:rtl/>
              </w:rPr>
              <w:t xml:space="preserve"> - </w:t>
            </w:r>
            <w:r w:rsidRPr="00083E6B">
              <w:rPr>
                <w:rFonts w:cs="B Lotus" w:hint="cs"/>
                <w:rtl/>
              </w:rPr>
              <w:t>در</w:t>
            </w:r>
            <w:r w:rsidRPr="00083E6B">
              <w:rPr>
                <w:rFonts w:cs="B Lotus"/>
                <w:rtl/>
              </w:rPr>
              <w:t xml:space="preserve"> </w:t>
            </w:r>
            <w:r w:rsidRPr="00083E6B">
              <w:rPr>
                <w:rFonts w:cs="B Lotus" w:hint="cs"/>
                <w:rtl/>
              </w:rPr>
              <w:t>زمان</w:t>
            </w:r>
            <w:r w:rsidRPr="00083E6B">
              <w:rPr>
                <w:rFonts w:cs="B Lotus"/>
                <w:rtl/>
              </w:rPr>
              <w:t xml:space="preserve"> </w:t>
            </w:r>
            <w:r w:rsidRPr="00083E6B">
              <w:rPr>
                <w:rFonts w:cs="B Lotus" w:hint="cs"/>
                <w:rtl/>
              </w:rPr>
              <w:t>ارسال</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فیلدهای</w:t>
            </w:r>
            <w:r w:rsidRPr="00083E6B">
              <w:rPr>
                <w:rFonts w:cs="B Lotus"/>
                <w:rtl/>
              </w:rPr>
              <w:t xml:space="preserve"> </w:t>
            </w:r>
            <w:r w:rsidRPr="00083E6B">
              <w:rPr>
                <w:rFonts w:cs="B Lotus" w:hint="cs"/>
                <w:rtl/>
              </w:rPr>
              <w:t>مربوط</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باید</w:t>
            </w:r>
            <w:r w:rsidRPr="00083E6B">
              <w:rPr>
                <w:rFonts w:cs="B Lotus"/>
                <w:rtl/>
              </w:rPr>
              <w:t xml:space="preserve"> </w:t>
            </w:r>
            <w:r w:rsidRPr="00083E6B">
              <w:rPr>
                <w:rFonts w:cs="B Lotus" w:hint="cs"/>
                <w:rtl/>
              </w:rPr>
              <w:t>خالی</w:t>
            </w:r>
            <w:r w:rsidRPr="00083E6B">
              <w:rPr>
                <w:rFonts w:cs="B Lotus"/>
                <w:rtl/>
              </w:rPr>
              <w:t xml:space="preserve"> </w:t>
            </w:r>
            <w:r w:rsidRPr="00083E6B">
              <w:rPr>
                <w:rFonts w:cs="B Lotus" w:hint="cs"/>
                <w:rtl/>
              </w:rPr>
              <w:t>باشد</w:t>
            </w:r>
          </w:p>
        </w:tc>
      </w:tr>
      <w:tr w:rsidR="00083E6B" w:rsidRPr="00A367A7" w14:paraId="0197AE18"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E8C393D"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47C91F6" w14:textId="03995329"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258</w:t>
            </w:r>
          </w:p>
        </w:tc>
        <w:tc>
          <w:tcPr>
            <w:tcW w:w="8090" w:type="dxa"/>
          </w:tcPr>
          <w:p w14:paraId="39F831B5" w14:textId="2C17F0B0"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Pr>
            </w:pPr>
            <w:r w:rsidRPr="00083E6B">
              <w:rPr>
                <w:rFonts w:cs="B Lotus"/>
              </w:rPr>
              <w:t>EdrsThrPlcyCod , PrntEdrsPrpsCmpDocNo</w:t>
            </w:r>
            <w:r w:rsidRPr="00083E6B">
              <w:rPr>
                <w:rFonts w:cs="B Lotus"/>
                <w:rtl/>
              </w:rPr>
              <w:t xml:space="preserve"> - </w:t>
            </w:r>
            <w:r w:rsidRPr="00083E6B">
              <w:rPr>
                <w:rFonts w:cs="B Lotus" w:hint="cs"/>
                <w:rtl/>
              </w:rPr>
              <w:t>برای</w:t>
            </w:r>
            <w:r w:rsidRPr="00083E6B">
              <w:rPr>
                <w:rFonts w:cs="B Lotus"/>
                <w:rtl/>
              </w:rPr>
              <w:t xml:space="preserve"> </w:t>
            </w:r>
            <w:r w:rsidRPr="00083E6B">
              <w:rPr>
                <w:rFonts w:cs="B Lotus" w:hint="cs"/>
                <w:rtl/>
              </w:rPr>
              <w:t>درج</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باید</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مربوط</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چاپی</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پر</w:t>
            </w:r>
            <w:r w:rsidRPr="00083E6B">
              <w:rPr>
                <w:rFonts w:cs="B Lotus"/>
                <w:rtl/>
              </w:rPr>
              <w:t xml:space="preserve"> </w:t>
            </w:r>
            <w:r w:rsidRPr="00083E6B">
              <w:rPr>
                <w:rFonts w:cs="B Lotus" w:hint="cs"/>
                <w:rtl/>
              </w:rPr>
              <w:t>باشد</w:t>
            </w:r>
          </w:p>
        </w:tc>
      </w:tr>
      <w:tr w:rsidR="00083E6B" w:rsidRPr="00A367A7" w14:paraId="676ABB6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2FE912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B146FF8" w14:textId="2D794A88"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259</w:t>
            </w:r>
          </w:p>
        </w:tc>
        <w:tc>
          <w:tcPr>
            <w:tcW w:w="8090" w:type="dxa"/>
          </w:tcPr>
          <w:p w14:paraId="0A1875C5" w14:textId="212D1EE5"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Pr>
            </w:pPr>
            <w:r w:rsidRPr="00083E6B">
              <w:rPr>
                <w:rFonts w:cs="B Lotus"/>
              </w:rPr>
              <w:t>EdrsThrPlcyCod</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مربوط</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معتبر</w:t>
            </w:r>
            <w:r w:rsidRPr="00083E6B">
              <w:rPr>
                <w:rFonts w:cs="B Lotus"/>
                <w:rtl/>
              </w:rPr>
              <w:t xml:space="preserve"> </w:t>
            </w:r>
            <w:r w:rsidRPr="00083E6B">
              <w:rPr>
                <w:rFonts w:cs="B Lotus" w:hint="cs"/>
                <w:rtl/>
              </w:rPr>
              <w:t>نیست</w:t>
            </w:r>
          </w:p>
        </w:tc>
      </w:tr>
      <w:tr w:rsidR="00083E6B" w:rsidRPr="00A367A7" w14:paraId="457FC352"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4A3C758"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1A23308C" w14:textId="5B0708B6"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260</w:t>
            </w:r>
          </w:p>
        </w:tc>
        <w:tc>
          <w:tcPr>
            <w:tcW w:w="8090" w:type="dxa"/>
          </w:tcPr>
          <w:p w14:paraId="530A1977" w14:textId="37E61FEF"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Pr>
            </w:pPr>
            <w:r w:rsidRPr="00083E6B">
              <w:rPr>
                <w:rFonts w:cs="B Lotus" w:hint="cs"/>
                <w:rtl/>
              </w:rPr>
              <w:t>امکان</w:t>
            </w:r>
            <w:r w:rsidRPr="00083E6B">
              <w:rPr>
                <w:rFonts w:cs="B Lotus"/>
                <w:rtl/>
              </w:rPr>
              <w:t xml:space="preserve"> </w:t>
            </w:r>
            <w:r w:rsidRPr="00083E6B">
              <w:rPr>
                <w:rFonts w:cs="B Lotus" w:hint="cs"/>
                <w:rtl/>
              </w:rPr>
              <w:t>صدور</w:t>
            </w:r>
            <w:r w:rsidRPr="00083E6B">
              <w:rPr>
                <w:rFonts w:cs="B Lotus"/>
                <w:rtl/>
              </w:rPr>
              <w:t xml:space="preserve"> </w:t>
            </w:r>
            <w:r w:rsidRPr="00083E6B">
              <w:rPr>
                <w:rFonts w:cs="B Lotus" w:hint="cs"/>
                <w:rtl/>
              </w:rPr>
              <w:t>برای</w:t>
            </w:r>
            <w:r w:rsidRPr="00083E6B">
              <w:rPr>
                <w:rFonts w:cs="B Lotus"/>
                <w:rtl/>
              </w:rPr>
              <w:t xml:space="preserve"> </w:t>
            </w:r>
            <w:r w:rsidRPr="00083E6B">
              <w:rPr>
                <w:rFonts w:cs="B Lotus" w:hint="cs"/>
                <w:rtl/>
              </w:rPr>
              <w:t>شعبه</w:t>
            </w:r>
            <w:r w:rsidRPr="00083E6B">
              <w:rPr>
                <w:rFonts w:cs="B Lotus"/>
                <w:rtl/>
              </w:rPr>
              <w:t xml:space="preserve"> 1001 </w:t>
            </w:r>
            <w:r w:rsidRPr="00083E6B">
              <w:rPr>
                <w:rFonts w:cs="B Lotus" w:hint="cs"/>
                <w:rtl/>
              </w:rPr>
              <w:t>بیمه</w:t>
            </w:r>
            <w:r w:rsidRPr="00083E6B">
              <w:rPr>
                <w:rFonts w:cs="B Lotus"/>
                <w:rtl/>
              </w:rPr>
              <w:t xml:space="preserve"> </w:t>
            </w:r>
            <w:r w:rsidRPr="00083E6B">
              <w:rPr>
                <w:rFonts w:cs="B Lotus" w:hint="cs"/>
                <w:rtl/>
              </w:rPr>
              <w:t>تعاون</w:t>
            </w:r>
            <w:r w:rsidRPr="00083E6B">
              <w:rPr>
                <w:rFonts w:cs="B Lotus"/>
                <w:rtl/>
              </w:rPr>
              <w:t xml:space="preserve"> </w:t>
            </w:r>
            <w:r w:rsidRPr="00083E6B">
              <w:rPr>
                <w:rFonts w:cs="B Lotus" w:hint="cs"/>
                <w:rtl/>
              </w:rPr>
              <w:t>وجود</w:t>
            </w:r>
            <w:r w:rsidRPr="00083E6B">
              <w:rPr>
                <w:rFonts w:cs="B Lotus"/>
                <w:rtl/>
              </w:rPr>
              <w:t xml:space="preserve"> </w:t>
            </w:r>
            <w:r w:rsidRPr="00083E6B">
              <w:rPr>
                <w:rFonts w:cs="B Lotus" w:hint="cs"/>
                <w:rtl/>
              </w:rPr>
              <w:t>ندارد</w:t>
            </w:r>
          </w:p>
        </w:tc>
      </w:tr>
      <w:tr w:rsidR="00083E6B" w:rsidRPr="00A367A7" w14:paraId="3E7E35B4"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174F981"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0F94A61A" w14:textId="1263EA4B"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261</w:t>
            </w:r>
          </w:p>
        </w:tc>
        <w:tc>
          <w:tcPr>
            <w:tcW w:w="8090" w:type="dxa"/>
          </w:tcPr>
          <w:p w14:paraId="54B4FDEC" w14:textId="1E200A40"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Pr>
            </w:pPr>
            <w:r w:rsidRPr="00083E6B">
              <w:rPr>
                <w:rFonts w:cs="B Lotus" w:hint="cs"/>
                <w:rtl/>
              </w:rPr>
              <w:t>بیمه</w:t>
            </w:r>
            <w:r w:rsidRPr="00083E6B">
              <w:rPr>
                <w:rFonts w:cs="B Lotus"/>
                <w:rtl/>
              </w:rPr>
              <w:t xml:space="preserve"> </w:t>
            </w:r>
            <w:r w:rsidRPr="00083E6B">
              <w:rPr>
                <w:rFonts w:cs="B Lotus" w:hint="cs"/>
                <w:rtl/>
              </w:rPr>
              <w:t>تعاون</w:t>
            </w:r>
            <w:r w:rsidRPr="00083E6B">
              <w:rPr>
                <w:rFonts w:cs="B Lotus"/>
                <w:rtl/>
              </w:rPr>
              <w:t xml:space="preserve"> </w:t>
            </w:r>
            <w:r w:rsidRPr="00083E6B">
              <w:rPr>
                <w:rFonts w:cs="B Lotus" w:hint="cs"/>
                <w:rtl/>
              </w:rPr>
              <w:t>امکان</w:t>
            </w:r>
            <w:r w:rsidRPr="00083E6B">
              <w:rPr>
                <w:rFonts w:cs="B Lotus"/>
                <w:rtl/>
              </w:rPr>
              <w:t xml:space="preserve"> </w:t>
            </w:r>
            <w:r w:rsidRPr="00083E6B">
              <w:rPr>
                <w:rFonts w:cs="B Lotus" w:hint="cs"/>
                <w:rtl/>
              </w:rPr>
              <w:t>درج</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ندارد</w:t>
            </w:r>
          </w:p>
        </w:tc>
      </w:tr>
      <w:tr w:rsidR="00083E6B" w:rsidRPr="00A367A7" w14:paraId="557549C4"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0ADF149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B264C76" w14:textId="4E360C45"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448</w:t>
            </w:r>
          </w:p>
        </w:tc>
        <w:tc>
          <w:tcPr>
            <w:tcW w:w="8090" w:type="dxa"/>
          </w:tcPr>
          <w:p w14:paraId="77500FA6" w14:textId="0A8196CD"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Pr>
            </w:pPr>
            <w:r w:rsidRPr="00083E6B">
              <w:rPr>
                <w:rFonts w:cs="B Lotus"/>
              </w:rPr>
              <w:t>Mbl</w:t>
            </w:r>
            <w:r w:rsidRPr="00083E6B">
              <w:rPr>
                <w:rFonts w:cs="B Lotus"/>
                <w:rtl/>
              </w:rPr>
              <w:t xml:space="preserve"> </w:t>
            </w:r>
            <w:r w:rsidRPr="00083E6B">
              <w:rPr>
                <w:rFonts w:cs="B Lotus" w:hint="cs"/>
                <w:rtl/>
              </w:rPr>
              <w:t>شماره</w:t>
            </w:r>
            <w:r w:rsidRPr="00083E6B">
              <w:rPr>
                <w:rFonts w:cs="B Lotus"/>
                <w:rtl/>
              </w:rPr>
              <w:t xml:space="preserve"> </w:t>
            </w:r>
            <w:r w:rsidRPr="00083E6B">
              <w:rPr>
                <w:rFonts w:cs="B Lotus" w:hint="cs"/>
                <w:rtl/>
              </w:rPr>
              <w:t>موبایل</w:t>
            </w:r>
            <w:r w:rsidRPr="00083E6B">
              <w:rPr>
                <w:rFonts w:cs="B Lotus"/>
                <w:rtl/>
              </w:rPr>
              <w:t xml:space="preserve"> </w:t>
            </w:r>
            <w:r w:rsidRPr="00083E6B">
              <w:rPr>
                <w:rFonts w:cs="B Lotus" w:hint="cs"/>
                <w:rtl/>
              </w:rPr>
              <w:t>وارد</w:t>
            </w:r>
            <w:r w:rsidRPr="00083E6B">
              <w:rPr>
                <w:rFonts w:cs="B Lotus"/>
                <w:rtl/>
              </w:rPr>
              <w:t xml:space="preserve"> </w:t>
            </w:r>
            <w:r w:rsidRPr="00083E6B">
              <w:rPr>
                <w:rFonts w:cs="B Lotus" w:hint="cs"/>
                <w:rtl/>
              </w:rPr>
              <w:t>نشده</w:t>
            </w:r>
            <w:r w:rsidRPr="00083E6B">
              <w:rPr>
                <w:rFonts w:cs="B Lotus"/>
                <w:rtl/>
              </w:rPr>
              <w:t xml:space="preserve"> </w:t>
            </w:r>
            <w:r w:rsidRPr="00083E6B">
              <w:rPr>
                <w:rFonts w:cs="B Lotus" w:hint="cs"/>
                <w:rtl/>
              </w:rPr>
              <w:t>است</w:t>
            </w:r>
          </w:p>
        </w:tc>
      </w:tr>
      <w:tr w:rsidR="00083E6B" w:rsidRPr="00A367A7" w14:paraId="0D5D3C1F"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2F5140E"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F0F265D" w14:textId="2882E0E2"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449</w:t>
            </w:r>
          </w:p>
        </w:tc>
        <w:tc>
          <w:tcPr>
            <w:tcW w:w="8090" w:type="dxa"/>
          </w:tcPr>
          <w:p w14:paraId="133FB05B" w14:textId="3FFA1099"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Pr>
            </w:pPr>
            <w:r w:rsidRPr="00083E6B">
              <w:rPr>
                <w:rFonts w:cs="B Lotus"/>
              </w:rPr>
              <w:t>NtnlId,Mbl</w:t>
            </w:r>
            <w:r w:rsidRPr="00083E6B">
              <w:rPr>
                <w:rFonts w:cs="B Lotus"/>
                <w:rtl/>
              </w:rPr>
              <w:t xml:space="preserve"> - </w:t>
            </w:r>
            <w:r w:rsidRPr="00083E6B">
              <w:rPr>
                <w:rFonts w:cs="B Lotus" w:hint="cs"/>
                <w:rtl/>
              </w:rPr>
              <w:t>شماره</w:t>
            </w:r>
            <w:r w:rsidRPr="00083E6B">
              <w:rPr>
                <w:rFonts w:cs="B Lotus"/>
                <w:rtl/>
              </w:rPr>
              <w:t xml:space="preserve"> </w:t>
            </w:r>
            <w:r w:rsidRPr="00083E6B">
              <w:rPr>
                <w:rFonts w:cs="B Lotus" w:hint="cs"/>
                <w:rtl/>
              </w:rPr>
              <w:t>موبایل</w:t>
            </w:r>
            <w:r w:rsidRPr="00083E6B">
              <w:rPr>
                <w:rFonts w:cs="B Lotus"/>
                <w:rtl/>
              </w:rPr>
              <w:t xml:space="preserve"> </w:t>
            </w:r>
            <w:r w:rsidRPr="00083E6B">
              <w:rPr>
                <w:rFonts w:cs="B Lotus" w:hint="cs"/>
                <w:rtl/>
              </w:rPr>
              <w:t>واردشده</w:t>
            </w:r>
            <w:r w:rsidRPr="00083E6B">
              <w:rPr>
                <w:rFonts w:cs="B Lotus"/>
                <w:rtl/>
              </w:rPr>
              <w:t xml:space="preserve"> </w:t>
            </w:r>
            <w:r w:rsidRPr="00083E6B">
              <w:rPr>
                <w:rFonts w:cs="B Lotus" w:hint="cs"/>
                <w:rtl/>
              </w:rPr>
              <w:t>مربوط</w:t>
            </w:r>
            <w:r w:rsidRPr="00083E6B">
              <w:rPr>
                <w:rFonts w:cs="B Lotus"/>
                <w:rtl/>
              </w:rPr>
              <w:t xml:space="preserve"> </w:t>
            </w:r>
            <w:r w:rsidRPr="00083E6B">
              <w:rPr>
                <w:rFonts w:cs="B Lotus" w:hint="cs"/>
                <w:rtl/>
              </w:rPr>
              <w:t>به</w:t>
            </w:r>
            <w:r w:rsidRPr="00083E6B">
              <w:rPr>
                <w:rFonts w:cs="B Lotus"/>
                <w:rtl/>
              </w:rPr>
              <w:t xml:space="preserve"> </w:t>
            </w:r>
            <w:r w:rsidRPr="00083E6B">
              <w:rPr>
                <w:rFonts w:cs="B Lotus" w:hint="cs"/>
                <w:rtl/>
              </w:rPr>
              <w:t>کدملی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گذار</w:t>
            </w:r>
            <w:r w:rsidRPr="00083E6B">
              <w:rPr>
                <w:rFonts w:cs="B Lotus"/>
                <w:rtl/>
              </w:rPr>
              <w:t xml:space="preserve"> </w:t>
            </w:r>
            <w:r w:rsidRPr="00083E6B">
              <w:rPr>
                <w:rFonts w:cs="B Lotus" w:hint="cs"/>
                <w:rtl/>
              </w:rPr>
              <w:t>نمی</w:t>
            </w:r>
            <w:r w:rsidRPr="00083E6B">
              <w:rPr>
                <w:rFonts w:cs="B Lotus"/>
                <w:rtl/>
              </w:rPr>
              <w:t xml:space="preserve"> </w:t>
            </w:r>
            <w:r w:rsidRPr="00083E6B">
              <w:rPr>
                <w:rFonts w:cs="B Lotus" w:hint="cs"/>
                <w:rtl/>
              </w:rPr>
              <w:t>باشد</w:t>
            </w:r>
          </w:p>
        </w:tc>
      </w:tr>
      <w:tr w:rsidR="00083E6B" w:rsidRPr="00A367A7" w14:paraId="56EC261C"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4ADAA184"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0730F22" w14:textId="775B96E5"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450</w:t>
            </w:r>
          </w:p>
        </w:tc>
        <w:tc>
          <w:tcPr>
            <w:tcW w:w="8090" w:type="dxa"/>
          </w:tcPr>
          <w:p w14:paraId="19185E73" w14:textId="0FB8BCD1"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Pr>
            </w:pPr>
            <w:r w:rsidRPr="00083E6B">
              <w:rPr>
                <w:rFonts w:cs="B Lotus"/>
              </w:rPr>
              <w:t>PlcyDurDy,BgnDte,EndDte</w:t>
            </w:r>
            <w:r w:rsidRPr="00083E6B">
              <w:rPr>
                <w:rFonts w:cs="B Lotus"/>
                <w:rtl/>
              </w:rPr>
              <w:t xml:space="preserve"> - </w:t>
            </w:r>
            <w:r w:rsidRPr="00083E6B">
              <w:rPr>
                <w:rFonts w:cs="B Lotus" w:hint="cs"/>
                <w:rtl/>
              </w:rPr>
              <w:t>تعداد</w:t>
            </w:r>
            <w:r w:rsidRPr="00083E6B">
              <w:rPr>
                <w:rFonts w:cs="B Lotus"/>
                <w:rtl/>
              </w:rPr>
              <w:t xml:space="preserve"> </w:t>
            </w:r>
            <w:r w:rsidRPr="00083E6B">
              <w:rPr>
                <w:rFonts w:cs="B Lotus" w:hint="cs"/>
                <w:rtl/>
              </w:rPr>
              <w:t>روزهای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برابر</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فاصله</w:t>
            </w:r>
            <w:r w:rsidRPr="00083E6B">
              <w:rPr>
                <w:rFonts w:cs="B Lotus"/>
                <w:rtl/>
              </w:rPr>
              <w:t xml:space="preserve"> </w:t>
            </w:r>
            <w:r w:rsidRPr="00083E6B">
              <w:rPr>
                <w:rFonts w:cs="B Lotus" w:hint="cs"/>
                <w:rtl/>
              </w:rPr>
              <w:t>بین</w:t>
            </w:r>
            <w:r w:rsidRPr="00083E6B">
              <w:rPr>
                <w:rFonts w:cs="B Lotus"/>
                <w:rtl/>
              </w:rPr>
              <w:t xml:space="preserve"> </w:t>
            </w:r>
            <w:r w:rsidRPr="00083E6B">
              <w:rPr>
                <w:rFonts w:cs="B Lotus" w:hint="cs"/>
                <w:rtl/>
              </w:rPr>
              <w:t>تاریخ</w:t>
            </w:r>
            <w:r w:rsidRPr="00083E6B">
              <w:rPr>
                <w:rFonts w:cs="B Lotus"/>
                <w:rtl/>
              </w:rPr>
              <w:t xml:space="preserve"> </w:t>
            </w:r>
            <w:r w:rsidRPr="00083E6B">
              <w:rPr>
                <w:rFonts w:cs="B Lotus" w:hint="cs"/>
                <w:rtl/>
              </w:rPr>
              <w:t>شروع</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پایان</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نیست</w:t>
            </w:r>
          </w:p>
        </w:tc>
      </w:tr>
      <w:tr w:rsidR="00083E6B" w:rsidRPr="00A367A7" w14:paraId="4CA33679"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F05FA75"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3661F70" w14:textId="3D304783"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451</w:t>
            </w:r>
          </w:p>
        </w:tc>
        <w:tc>
          <w:tcPr>
            <w:tcW w:w="8090" w:type="dxa"/>
          </w:tcPr>
          <w:p w14:paraId="3FD0E9B9" w14:textId="00343F2A"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Pr>
            </w:pPr>
            <w:r w:rsidRPr="00083E6B">
              <w:rPr>
                <w:rFonts w:cs="B Lotus"/>
              </w:rPr>
              <w:t>PlcyDurDy,@CalcTypCod</w:t>
            </w:r>
            <w:r w:rsidRPr="00083E6B">
              <w:rPr>
                <w:rFonts w:cs="B Lotus"/>
                <w:rtl/>
              </w:rPr>
              <w:t xml:space="preserve"> - </w:t>
            </w:r>
            <w:r w:rsidRPr="00083E6B">
              <w:rPr>
                <w:rFonts w:cs="B Lotus" w:hint="cs"/>
                <w:rtl/>
              </w:rPr>
              <w:t>تعداد</w:t>
            </w:r>
            <w:r w:rsidRPr="00083E6B">
              <w:rPr>
                <w:rFonts w:cs="B Lotus"/>
                <w:rtl/>
              </w:rPr>
              <w:t xml:space="preserve"> </w:t>
            </w:r>
            <w:r w:rsidRPr="00083E6B">
              <w:rPr>
                <w:rFonts w:cs="B Lotus" w:hint="cs"/>
                <w:rtl/>
              </w:rPr>
              <w:t>روزهای</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برابر</w:t>
            </w:r>
            <w:r w:rsidRPr="00083E6B">
              <w:rPr>
                <w:rFonts w:cs="B Lotus"/>
                <w:rtl/>
              </w:rPr>
              <w:t xml:space="preserve"> </w:t>
            </w:r>
            <w:r w:rsidRPr="00083E6B">
              <w:rPr>
                <w:rFonts w:cs="B Lotus" w:hint="cs"/>
                <w:rtl/>
              </w:rPr>
              <w:t>با</w:t>
            </w:r>
            <w:r w:rsidRPr="00083E6B">
              <w:rPr>
                <w:rFonts w:cs="B Lotus"/>
                <w:rtl/>
              </w:rPr>
              <w:t xml:space="preserve"> </w:t>
            </w:r>
            <w:r w:rsidRPr="00083E6B">
              <w:rPr>
                <w:rFonts w:cs="B Lotus" w:hint="cs"/>
                <w:rtl/>
              </w:rPr>
              <w:t>یک</w:t>
            </w:r>
            <w:r w:rsidRPr="00083E6B">
              <w:rPr>
                <w:rFonts w:cs="B Lotus"/>
                <w:rtl/>
              </w:rPr>
              <w:t xml:space="preserve"> </w:t>
            </w:r>
            <w:r w:rsidRPr="00083E6B">
              <w:rPr>
                <w:rFonts w:cs="B Lotus" w:hint="cs"/>
                <w:rtl/>
              </w:rPr>
              <w:t>سال</w:t>
            </w:r>
            <w:r w:rsidRPr="00083E6B">
              <w:rPr>
                <w:rFonts w:cs="B Lotus"/>
                <w:rtl/>
              </w:rPr>
              <w:t xml:space="preserve"> </w:t>
            </w:r>
            <w:r w:rsidRPr="00083E6B">
              <w:rPr>
                <w:rFonts w:cs="B Lotus" w:hint="cs"/>
                <w:rtl/>
              </w:rPr>
              <w:t>نیست،</w:t>
            </w:r>
            <w:r w:rsidRPr="00083E6B">
              <w:rPr>
                <w:rFonts w:cs="B Lotus"/>
                <w:rtl/>
              </w:rPr>
              <w:t xml:space="preserve"> </w:t>
            </w:r>
            <w:r w:rsidRPr="00083E6B">
              <w:rPr>
                <w:rFonts w:cs="B Lotus" w:hint="cs"/>
                <w:rtl/>
              </w:rPr>
              <w:t>ولی</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محاسبه</w:t>
            </w:r>
            <w:r w:rsidRPr="00083E6B">
              <w:rPr>
                <w:rFonts w:cs="B Lotus"/>
                <w:rtl/>
              </w:rPr>
              <w:t xml:space="preserve"> </w:t>
            </w:r>
            <w:r w:rsidRPr="00083E6B">
              <w:rPr>
                <w:rFonts w:cs="B Lotus" w:hint="cs"/>
                <w:rtl/>
              </w:rPr>
              <w:t>مالی،</w:t>
            </w:r>
            <w:r w:rsidRPr="00083E6B">
              <w:rPr>
                <w:rFonts w:cs="B Lotus"/>
                <w:rtl/>
              </w:rPr>
              <w:t xml:space="preserve"> </w:t>
            </w:r>
            <w:r w:rsidRPr="00083E6B">
              <w:rPr>
                <w:rFonts w:cs="B Lotus" w:hint="cs"/>
                <w:rtl/>
              </w:rPr>
              <w:t>یکساله</w:t>
            </w:r>
            <w:r w:rsidRPr="00083E6B">
              <w:rPr>
                <w:rFonts w:cs="B Lotus"/>
                <w:rtl/>
              </w:rPr>
              <w:t xml:space="preserve"> </w:t>
            </w:r>
            <w:r w:rsidRPr="00083E6B">
              <w:rPr>
                <w:rFonts w:cs="B Lotus" w:hint="cs"/>
                <w:rtl/>
              </w:rPr>
              <w:t>است</w:t>
            </w:r>
          </w:p>
        </w:tc>
      </w:tr>
      <w:tr w:rsidR="00083E6B" w:rsidRPr="00A367A7" w14:paraId="488B7A1B"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31B42F5F"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688A1258" w14:textId="6F67E82D"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452</w:t>
            </w:r>
          </w:p>
        </w:tc>
        <w:tc>
          <w:tcPr>
            <w:tcW w:w="8090" w:type="dxa"/>
          </w:tcPr>
          <w:p w14:paraId="13EEBB13" w14:textId="0042EFDA"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Pr>
            </w:pPr>
            <w:r w:rsidRPr="00083E6B">
              <w:rPr>
                <w:rFonts w:cs="B Lotus"/>
              </w:rPr>
              <w:t>ShftPlkTypCod</w:t>
            </w:r>
            <w:r w:rsidRPr="00083E6B">
              <w:rPr>
                <w:rFonts w:cs="B Lotus"/>
                <w:rtl/>
              </w:rPr>
              <w:t xml:space="preserve"> - </w:t>
            </w:r>
            <w:r w:rsidRPr="00083E6B">
              <w:rPr>
                <w:rFonts w:cs="B Lotus" w:hint="cs"/>
                <w:rtl/>
              </w:rPr>
              <w:t>کد</w:t>
            </w:r>
            <w:r w:rsidRPr="00083E6B">
              <w:rPr>
                <w:rFonts w:cs="B Lotus"/>
                <w:rtl/>
              </w:rPr>
              <w:t xml:space="preserve"> </w:t>
            </w:r>
            <w:r w:rsidRPr="00083E6B">
              <w:rPr>
                <w:rFonts w:cs="B Lotus" w:hint="cs"/>
                <w:rtl/>
              </w:rPr>
              <w:t>نوع</w:t>
            </w:r>
            <w:r w:rsidRPr="00083E6B">
              <w:rPr>
                <w:rFonts w:cs="B Lotus"/>
                <w:rtl/>
              </w:rPr>
              <w:t xml:space="preserve"> </w:t>
            </w:r>
            <w:r w:rsidRPr="00083E6B">
              <w:rPr>
                <w:rFonts w:cs="B Lotus" w:hint="cs"/>
                <w:rtl/>
              </w:rPr>
              <w:t>پلاک</w:t>
            </w:r>
            <w:r w:rsidRPr="00083E6B">
              <w:rPr>
                <w:rFonts w:cs="B Lotus"/>
                <w:rtl/>
              </w:rPr>
              <w:t xml:space="preserve"> </w:t>
            </w:r>
            <w:r w:rsidRPr="00083E6B">
              <w:rPr>
                <w:rFonts w:cs="B Lotus" w:hint="cs"/>
                <w:rtl/>
              </w:rPr>
              <w:t>نامعتبر</w:t>
            </w:r>
            <w:r w:rsidRPr="00083E6B">
              <w:rPr>
                <w:rFonts w:cs="B Lotus"/>
                <w:rtl/>
              </w:rPr>
              <w:t xml:space="preserve"> </w:t>
            </w:r>
            <w:r w:rsidRPr="00083E6B">
              <w:rPr>
                <w:rFonts w:cs="B Lotus" w:hint="cs"/>
                <w:rtl/>
              </w:rPr>
              <w:t>است</w:t>
            </w:r>
          </w:p>
        </w:tc>
      </w:tr>
      <w:tr w:rsidR="00083E6B" w:rsidRPr="00A367A7" w14:paraId="24D5647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2C2B342"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5263AB99" w14:textId="22F83678"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478</w:t>
            </w:r>
          </w:p>
        </w:tc>
        <w:tc>
          <w:tcPr>
            <w:tcW w:w="8090" w:type="dxa"/>
          </w:tcPr>
          <w:p w14:paraId="54BAFEFF" w14:textId="274E5CE2"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Pr>
            </w:pPr>
            <w:r w:rsidRPr="00083E6B">
              <w:rPr>
                <w:rFonts w:cs="B Lotus"/>
              </w:rPr>
              <w:t>CarGrpCod</w:t>
            </w:r>
            <w:r w:rsidRPr="00083E6B">
              <w:rPr>
                <w:rFonts w:cs="B Lotus"/>
                <w:rtl/>
              </w:rPr>
              <w:t xml:space="preserve"> - </w:t>
            </w:r>
            <w:r w:rsidRPr="00083E6B">
              <w:rPr>
                <w:rFonts w:cs="B Lotus" w:hint="cs"/>
                <w:rtl/>
              </w:rPr>
              <w:t>عدم</w:t>
            </w:r>
            <w:r w:rsidRPr="00083E6B">
              <w:rPr>
                <w:rFonts w:cs="B Lotus"/>
                <w:rtl/>
              </w:rPr>
              <w:t xml:space="preserve"> </w:t>
            </w:r>
            <w:r w:rsidRPr="00083E6B">
              <w:rPr>
                <w:rFonts w:cs="B Lotus" w:hint="cs"/>
                <w:rtl/>
              </w:rPr>
              <w:t>رعایت</w:t>
            </w:r>
            <w:r w:rsidRPr="00083E6B">
              <w:rPr>
                <w:rFonts w:cs="B Lotus"/>
                <w:rtl/>
              </w:rPr>
              <w:t xml:space="preserve"> </w:t>
            </w:r>
            <w:r w:rsidRPr="00083E6B">
              <w:rPr>
                <w:rFonts w:cs="B Lotus" w:hint="cs"/>
                <w:rtl/>
              </w:rPr>
              <w:t>بخشنامه</w:t>
            </w:r>
            <w:r w:rsidRPr="00083E6B">
              <w:rPr>
                <w:rFonts w:cs="B Lotus"/>
                <w:rtl/>
              </w:rPr>
              <w:t xml:space="preserve"> </w:t>
            </w:r>
            <w:r w:rsidRPr="00083E6B">
              <w:rPr>
                <w:rFonts w:cs="B Lotus" w:hint="cs"/>
                <w:rtl/>
              </w:rPr>
              <w:t>بخشودگی</w:t>
            </w:r>
            <w:r w:rsidRPr="00083E6B">
              <w:rPr>
                <w:rFonts w:cs="B Lotus"/>
                <w:rtl/>
              </w:rPr>
              <w:t xml:space="preserve"> </w:t>
            </w:r>
            <w:r w:rsidRPr="00083E6B">
              <w:rPr>
                <w:rFonts w:cs="B Lotus" w:hint="cs"/>
                <w:rtl/>
              </w:rPr>
              <w:t>جریمه</w:t>
            </w:r>
            <w:r w:rsidRPr="00083E6B">
              <w:rPr>
                <w:rFonts w:cs="B Lotus"/>
                <w:rtl/>
              </w:rPr>
              <w:t xml:space="preserve"> </w:t>
            </w:r>
            <w:r w:rsidRPr="00083E6B">
              <w:rPr>
                <w:rFonts w:cs="B Lotus" w:hint="cs"/>
                <w:rtl/>
              </w:rPr>
              <w:t>صندوق</w:t>
            </w:r>
            <w:r w:rsidRPr="00083E6B">
              <w:rPr>
                <w:rFonts w:cs="B Lotus"/>
                <w:rtl/>
              </w:rPr>
              <w:t xml:space="preserve"> </w:t>
            </w:r>
            <w:r w:rsidRPr="00083E6B">
              <w:rPr>
                <w:rFonts w:cs="B Lotus" w:hint="cs"/>
                <w:rtl/>
              </w:rPr>
              <w:t>ویژه</w:t>
            </w:r>
            <w:r w:rsidRPr="00083E6B">
              <w:rPr>
                <w:rFonts w:cs="B Lotus"/>
                <w:rtl/>
              </w:rPr>
              <w:t xml:space="preserve"> </w:t>
            </w:r>
            <w:r w:rsidRPr="00083E6B">
              <w:rPr>
                <w:rFonts w:cs="B Lotus" w:hint="cs"/>
                <w:rtl/>
              </w:rPr>
              <w:t>موتورسیکلتها</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ماشین</w:t>
            </w:r>
            <w:r w:rsidRPr="00083E6B">
              <w:rPr>
                <w:rFonts w:cs="B Lotus"/>
                <w:rtl/>
              </w:rPr>
              <w:t xml:space="preserve"> </w:t>
            </w:r>
            <w:r w:rsidRPr="00083E6B">
              <w:rPr>
                <w:rFonts w:cs="B Lotus" w:hint="cs"/>
                <w:rtl/>
              </w:rPr>
              <w:t>آلات</w:t>
            </w:r>
            <w:r w:rsidRPr="00083E6B">
              <w:rPr>
                <w:rFonts w:cs="B Lotus"/>
                <w:rtl/>
              </w:rPr>
              <w:t xml:space="preserve"> </w:t>
            </w:r>
            <w:r w:rsidRPr="00083E6B">
              <w:rPr>
                <w:rFonts w:cs="B Lotus" w:hint="cs"/>
                <w:rtl/>
              </w:rPr>
              <w:t>کشاورزی</w:t>
            </w:r>
            <w:r w:rsidRPr="00083E6B">
              <w:rPr>
                <w:rFonts w:cs="B Lotus"/>
                <w:rtl/>
              </w:rPr>
              <w:t xml:space="preserve"> </w:t>
            </w:r>
            <w:r w:rsidRPr="00083E6B">
              <w:rPr>
                <w:rFonts w:cs="B Lotus" w:hint="cs"/>
                <w:rtl/>
              </w:rPr>
              <w:t>در</w:t>
            </w:r>
            <w:r w:rsidRPr="00083E6B">
              <w:rPr>
                <w:rFonts w:cs="B Lotus"/>
                <w:rtl/>
              </w:rPr>
              <w:t xml:space="preserve"> </w:t>
            </w:r>
            <w:r w:rsidRPr="00083E6B">
              <w:rPr>
                <w:rFonts w:cs="B Lotus" w:hint="cs"/>
                <w:rtl/>
              </w:rPr>
              <w:t>تابستان</w:t>
            </w:r>
            <w:r w:rsidRPr="00083E6B">
              <w:rPr>
                <w:rFonts w:cs="B Lotus"/>
                <w:rtl/>
              </w:rPr>
              <w:t xml:space="preserve"> </w:t>
            </w:r>
            <w:r w:rsidRPr="00083E6B">
              <w:rPr>
                <w:rFonts w:cs="B Lotus" w:hint="cs"/>
                <w:rtl/>
              </w:rPr>
              <w:t>سال</w:t>
            </w:r>
            <w:r w:rsidRPr="00083E6B">
              <w:rPr>
                <w:rFonts w:cs="B Lotus"/>
                <w:rtl/>
              </w:rPr>
              <w:t xml:space="preserve"> 1400</w:t>
            </w:r>
          </w:p>
        </w:tc>
      </w:tr>
      <w:tr w:rsidR="00083E6B" w:rsidRPr="00A367A7" w14:paraId="60BA7918"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7C67E1AC"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38497D52" w14:textId="044E1050"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480</w:t>
            </w:r>
          </w:p>
        </w:tc>
        <w:tc>
          <w:tcPr>
            <w:tcW w:w="8090" w:type="dxa"/>
          </w:tcPr>
          <w:p w14:paraId="765973C0" w14:textId="41D4881B"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Pr>
            </w:pPr>
            <w:r w:rsidRPr="00083E6B">
              <w:rPr>
                <w:rFonts w:cs="B Lotus"/>
              </w:rPr>
              <w:t>CarGrpCod</w:t>
            </w:r>
            <w:r w:rsidRPr="00083E6B">
              <w:rPr>
                <w:rFonts w:cs="B Lotus"/>
                <w:rtl/>
              </w:rPr>
              <w:t xml:space="preserve"> - </w:t>
            </w:r>
            <w:r w:rsidRPr="00083E6B">
              <w:rPr>
                <w:rFonts w:cs="B Lotus" w:hint="cs"/>
                <w:rtl/>
              </w:rPr>
              <w:t>عدم</w:t>
            </w:r>
            <w:r w:rsidRPr="00083E6B">
              <w:rPr>
                <w:rFonts w:cs="B Lotus"/>
                <w:rtl/>
              </w:rPr>
              <w:t xml:space="preserve"> </w:t>
            </w:r>
            <w:r w:rsidRPr="00083E6B">
              <w:rPr>
                <w:rFonts w:cs="B Lotus" w:hint="cs"/>
                <w:rtl/>
              </w:rPr>
              <w:t>رعایت</w:t>
            </w:r>
            <w:r w:rsidRPr="00083E6B">
              <w:rPr>
                <w:rFonts w:cs="B Lotus"/>
                <w:rtl/>
              </w:rPr>
              <w:t xml:space="preserve"> </w:t>
            </w:r>
            <w:r w:rsidRPr="00083E6B">
              <w:rPr>
                <w:rFonts w:cs="B Lotus" w:hint="cs"/>
                <w:rtl/>
              </w:rPr>
              <w:t>بخشنامه</w:t>
            </w:r>
            <w:r w:rsidRPr="00083E6B">
              <w:rPr>
                <w:rFonts w:cs="B Lotus"/>
                <w:rtl/>
              </w:rPr>
              <w:t xml:space="preserve"> </w:t>
            </w:r>
            <w:r w:rsidRPr="00083E6B">
              <w:rPr>
                <w:rFonts w:cs="B Lotus" w:hint="cs"/>
                <w:rtl/>
              </w:rPr>
              <w:t>بخشودگی</w:t>
            </w:r>
            <w:r w:rsidRPr="00083E6B">
              <w:rPr>
                <w:rFonts w:cs="B Lotus"/>
                <w:rtl/>
              </w:rPr>
              <w:t xml:space="preserve"> </w:t>
            </w:r>
            <w:r w:rsidRPr="00083E6B">
              <w:rPr>
                <w:rFonts w:cs="B Lotus" w:hint="cs"/>
                <w:rtl/>
              </w:rPr>
              <w:t>جریمه</w:t>
            </w:r>
            <w:r w:rsidRPr="00083E6B">
              <w:rPr>
                <w:rFonts w:cs="B Lotus"/>
                <w:rtl/>
              </w:rPr>
              <w:t xml:space="preserve"> </w:t>
            </w:r>
            <w:r w:rsidRPr="00083E6B">
              <w:rPr>
                <w:rFonts w:cs="B Lotus" w:hint="cs"/>
                <w:rtl/>
              </w:rPr>
              <w:t>صندوق</w:t>
            </w:r>
            <w:r w:rsidRPr="00083E6B">
              <w:rPr>
                <w:rFonts w:cs="B Lotus"/>
                <w:rtl/>
              </w:rPr>
              <w:t xml:space="preserve"> </w:t>
            </w:r>
            <w:r w:rsidRPr="00083E6B">
              <w:rPr>
                <w:rFonts w:cs="B Lotus" w:hint="cs"/>
                <w:rtl/>
              </w:rPr>
              <w:t>ویژه</w:t>
            </w:r>
            <w:r w:rsidRPr="00083E6B">
              <w:rPr>
                <w:rFonts w:cs="B Lotus"/>
                <w:rtl/>
              </w:rPr>
              <w:t xml:space="preserve"> </w:t>
            </w:r>
            <w:r w:rsidRPr="00083E6B">
              <w:rPr>
                <w:rFonts w:cs="B Lotus" w:hint="cs"/>
                <w:rtl/>
              </w:rPr>
              <w:t>کلیه</w:t>
            </w:r>
            <w:r w:rsidRPr="00083E6B">
              <w:rPr>
                <w:rFonts w:cs="B Lotus"/>
                <w:rtl/>
              </w:rPr>
              <w:t xml:space="preserve"> </w:t>
            </w:r>
            <w:r w:rsidRPr="00083E6B">
              <w:rPr>
                <w:rFonts w:cs="B Lotus" w:hint="cs"/>
                <w:rtl/>
              </w:rPr>
              <w:t>وسایل</w:t>
            </w:r>
            <w:r w:rsidRPr="00083E6B">
              <w:rPr>
                <w:rFonts w:cs="B Lotus"/>
                <w:rtl/>
              </w:rPr>
              <w:t xml:space="preserve"> </w:t>
            </w:r>
            <w:r w:rsidRPr="00083E6B">
              <w:rPr>
                <w:rFonts w:cs="B Lotus" w:hint="cs"/>
                <w:rtl/>
              </w:rPr>
              <w:t>نقلیه</w:t>
            </w:r>
            <w:r w:rsidRPr="00083E6B">
              <w:rPr>
                <w:rFonts w:cs="B Lotus"/>
                <w:rtl/>
              </w:rPr>
              <w:t xml:space="preserve"> </w:t>
            </w:r>
            <w:r w:rsidRPr="00083E6B">
              <w:rPr>
                <w:rFonts w:cs="B Lotus" w:hint="cs"/>
                <w:rtl/>
              </w:rPr>
              <w:t>موتوری</w:t>
            </w:r>
            <w:r w:rsidRPr="00083E6B">
              <w:rPr>
                <w:rFonts w:cs="B Lotus"/>
                <w:rtl/>
              </w:rPr>
              <w:t xml:space="preserve"> </w:t>
            </w:r>
            <w:r w:rsidRPr="00083E6B">
              <w:rPr>
                <w:rFonts w:cs="B Lotus" w:hint="cs"/>
                <w:rtl/>
              </w:rPr>
              <w:t>زمینی</w:t>
            </w:r>
            <w:r w:rsidRPr="00083E6B">
              <w:rPr>
                <w:rFonts w:cs="B Lotus"/>
                <w:rtl/>
              </w:rPr>
              <w:t xml:space="preserve"> </w:t>
            </w:r>
            <w:r w:rsidRPr="00083E6B">
              <w:rPr>
                <w:rFonts w:cs="B Lotus" w:hint="cs"/>
                <w:rtl/>
              </w:rPr>
              <w:t>در</w:t>
            </w:r>
            <w:r w:rsidRPr="00083E6B">
              <w:rPr>
                <w:rFonts w:cs="B Lotus"/>
                <w:rtl/>
              </w:rPr>
              <w:t xml:space="preserve"> </w:t>
            </w:r>
            <w:r w:rsidRPr="00083E6B">
              <w:rPr>
                <w:rFonts w:cs="B Lotus" w:hint="cs"/>
                <w:rtl/>
              </w:rPr>
              <w:t>پاییز</w:t>
            </w:r>
            <w:r w:rsidRPr="00083E6B">
              <w:rPr>
                <w:rFonts w:cs="B Lotus"/>
                <w:rtl/>
              </w:rPr>
              <w:t xml:space="preserve"> </w:t>
            </w:r>
            <w:r w:rsidRPr="00083E6B">
              <w:rPr>
                <w:rFonts w:cs="B Lotus" w:hint="cs"/>
                <w:rtl/>
              </w:rPr>
              <w:t>سال</w:t>
            </w:r>
            <w:r w:rsidRPr="00083E6B">
              <w:rPr>
                <w:rFonts w:cs="B Lotus"/>
                <w:rtl/>
              </w:rPr>
              <w:t xml:space="preserve"> 1400</w:t>
            </w:r>
          </w:p>
        </w:tc>
      </w:tr>
      <w:tr w:rsidR="00083E6B" w:rsidRPr="00A367A7" w14:paraId="7E43F31D" w14:textId="77777777" w:rsidTr="00083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0774E7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2C09EE4B" w14:textId="117652BF" w:rsidR="00083E6B" w:rsidRPr="00083E6B" w:rsidRDefault="00083E6B" w:rsidP="00083E6B">
            <w:pPr>
              <w:jc w:val="center"/>
              <w:cnfStyle w:val="000000100000" w:firstRow="0" w:lastRow="0" w:firstColumn="0" w:lastColumn="0" w:oddVBand="0" w:evenVBand="0" w:oddHBand="1" w:evenHBand="0" w:firstRowFirstColumn="0" w:firstRowLastColumn="0" w:lastRowFirstColumn="0" w:lastRowLastColumn="0"/>
              <w:rPr>
                <w:rFonts w:cs="B Lotus"/>
                <w:rtl/>
              </w:rPr>
            </w:pPr>
            <w:r w:rsidRPr="00083E6B">
              <w:rPr>
                <w:rFonts w:cs="B Lotus"/>
                <w:rtl/>
              </w:rPr>
              <w:t>483</w:t>
            </w:r>
          </w:p>
        </w:tc>
        <w:tc>
          <w:tcPr>
            <w:tcW w:w="8090" w:type="dxa"/>
          </w:tcPr>
          <w:p w14:paraId="14077C9B" w14:textId="03512230" w:rsidR="00083E6B" w:rsidRPr="00083E6B" w:rsidRDefault="00083E6B" w:rsidP="00083E6B">
            <w:pPr>
              <w:cnfStyle w:val="000000100000" w:firstRow="0" w:lastRow="0" w:firstColumn="0" w:lastColumn="0" w:oddVBand="0" w:evenVBand="0" w:oddHBand="1" w:evenHBand="0" w:firstRowFirstColumn="0" w:firstRowLastColumn="0" w:lastRowFirstColumn="0" w:lastRowLastColumn="0"/>
              <w:rPr>
                <w:rFonts w:cs="B Lotus"/>
              </w:rPr>
            </w:pPr>
            <w:r w:rsidRPr="00083E6B">
              <w:rPr>
                <w:rFonts w:cs="B Lotus" w:hint="cs"/>
                <w:rtl/>
              </w:rPr>
              <w:t>عدم</w:t>
            </w:r>
            <w:r w:rsidRPr="00083E6B">
              <w:rPr>
                <w:rFonts w:cs="B Lotus"/>
                <w:rtl/>
              </w:rPr>
              <w:t xml:space="preserve"> </w:t>
            </w:r>
            <w:r w:rsidRPr="00083E6B">
              <w:rPr>
                <w:rFonts w:cs="B Lotus" w:hint="cs"/>
                <w:rtl/>
              </w:rPr>
              <w:t>امکان</w:t>
            </w:r>
            <w:r w:rsidRPr="00083E6B">
              <w:rPr>
                <w:rFonts w:cs="B Lotus"/>
                <w:rtl/>
              </w:rPr>
              <w:t xml:space="preserve"> </w:t>
            </w:r>
            <w:r w:rsidRPr="00083E6B">
              <w:rPr>
                <w:rFonts w:cs="B Lotus" w:hint="cs"/>
                <w:rtl/>
              </w:rPr>
              <w:t>ارسال</w:t>
            </w:r>
            <w:r w:rsidRPr="00083E6B">
              <w:rPr>
                <w:rFonts w:cs="B Lotus"/>
                <w:rtl/>
              </w:rPr>
              <w:t xml:space="preserve"> </w:t>
            </w:r>
            <w:r w:rsidRPr="00083E6B">
              <w:rPr>
                <w:rFonts w:cs="B Lotus" w:hint="cs"/>
                <w:rtl/>
              </w:rPr>
              <w:t>بیمه</w:t>
            </w:r>
            <w:r w:rsidRPr="00083E6B">
              <w:rPr>
                <w:rFonts w:cs="B Lotus"/>
                <w:rtl/>
              </w:rPr>
              <w:t xml:space="preserve"> </w:t>
            </w:r>
            <w:r w:rsidRPr="00083E6B">
              <w:rPr>
                <w:rFonts w:cs="B Lotus" w:hint="cs"/>
                <w:rtl/>
              </w:rPr>
              <w:t>نامه</w:t>
            </w:r>
            <w:r w:rsidRPr="00083E6B">
              <w:rPr>
                <w:rFonts w:cs="B Lotus"/>
                <w:rtl/>
              </w:rPr>
              <w:t xml:space="preserve"> </w:t>
            </w:r>
            <w:r w:rsidRPr="00083E6B">
              <w:rPr>
                <w:rFonts w:cs="B Lotus" w:hint="cs"/>
                <w:rtl/>
              </w:rPr>
              <w:t>و</w:t>
            </w:r>
            <w:r w:rsidRPr="00083E6B">
              <w:rPr>
                <w:rFonts w:cs="B Lotus"/>
                <w:rtl/>
              </w:rPr>
              <w:t xml:space="preserve"> </w:t>
            </w:r>
            <w:r w:rsidRPr="00083E6B">
              <w:rPr>
                <w:rFonts w:cs="B Lotus" w:hint="cs"/>
                <w:rtl/>
              </w:rPr>
              <w:t>الحاقیه</w:t>
            </w:r>
            <w:r w:rsidRPr="00083E6B">
              <w:rPr>
                <w:rFonts w:cs="B Lotus"/>
                <w:rtl/>
              </w:rPr>
              <w:t xml:space="preserve"> </w:t>
            </w:r>
            <w:r w:rsidRPr="00083E6B">
              <w:rPr>
                <w:rFonts w:cs="B Lotus" w:hint="cs"/>
                <w:rtl/>
              </w:rPr>
              <w:t>پس</w:t>
            </w:r>
            <w:r w:rsidRPr="00083E6B">
              <w:rPr>
                <w:rFonts w:cs="B Lotus"/>
                <w:rtl/>
              </w:rPr>
              <w:t xml:space="preserve"> </w:t>
            </w:r>
            <w:r w:rsidRPr="00083E6B">
              <w:rPr>
                <w:rFonts w:cs="B Lotus" w:hint="cs"/>
                <w:rtl/>
              </w:rPr>
              <w:t>از</w:t>
            </w:r>
            <w:r w:rsidRPr="00083E6B">
              <w:rPr>
                <w:rFonts w:cs="B Lotus"/>
                <w:rtl/>
              </w:rPr>
              <w:t xml:space="preserve"> 48 </w:t>
            </w:r>
            <w:r w:rsidRPr="00083E6B">
              <w:rPr>
                <w:rFonts w:cs="B Lotus" w:hint="cs"/>
                <w:rtl/>
              </w:rPr>
              <w:t>ساعت</w:t>
            </w:r>
          </w:p>
        </w:tc>
      </w:tr>
      <w:tr w:rsidR="00083E6B" w:rsidRPr="00A367A7" w14:paraId="70109B5D" w14:textId="77777777" w:rsidTr="00083E6B">
        <w:tc>
          <w:tcPr>
            <w:cnfStyle w:val="001000000000" w:firstRow="0" w:lastRow="0" w:firstColumn="1" w:lastColumn="0" w:oddVBand="0" w:evenVBand="0" w:oddHBand="0" w:evenHBand="0" w:firstRowFirstColumn="0" w:firstRowLastColumn="0" w:lastRowFirstColumn="0" w:lastRowLastColumn="0"/>
            <w:tcW w:w="810" w:type="dxa"/>
          </w:tcPr>
          <w:p w14:paraId="19C54596" w14:textId="77777777" w:rsidR="00083E6B" w:rsidRPr="00083E6B" w:rsidRDefault="00083E6B" w:rsidP="00083E6B">
            <w:pPr>
              <w:pStyle w:val="ListParagraph"/>
              <w:numPr>
                <w:ilvl w:val="0"/>
                <w:numId w:val="64"/>
              </w:numPr>
              <w:bidi/>
              <w:jc w:val="center"/>
              <w:rPr>
                <w:rFonts w:cs="B Lotus"/>
                <w:b w:val="0"/>
                <w:bCs w:val="0"/>
                <w:rtl/>
              </w:rPr>
            </w:pPr>
          </w:p>
        </w:tc>
        <w:tc>
          <w:tcPr>
            <w:tcW w:w="810" w:type="dxa"/>
          </w:tcPr>
          <w:p w14:paraId="400B4CD4" w14:textId="5A9932C6" w:rsidR="00083E6B" w:rsidRPr="00083E6B" w:rsidRDefault="00083E6B" w:rsidP="00083E6B">
            <w:pPr>
              <w:jc w:val="center"/>
              <w:cnfStyle w:val="000000000000" w:firstRow="0" w:lastRow="0" w:firstColumn="0" w:lastColumn="0" w:oddVBand="0" w:evenVBand="0" w:oddHBand="0" w:evenHBand="0" w:firstRowFirstColumn="0" w:firstRowLastColumn="0" w:lastRowFirstColumn="0" w:lastRowLastColumn="0"/>
              <w:rPr>
                <w:rFonts w:cs="B Lotus"/>
                <w:rtl/>
              </w:rPr>
            </w:pPr>
            <w:r w:rsidRPr="00083E6B">
              <w:rPr>
                <w:rFonts w:cs="B Lotus"/>
                <w:rtl/>
              </w:rPr>
              <w:t>484</w:t>
            </w:r>
          </w:p>
        </w:tc>
        <w:tc>
          <w:tcPr>
            <w:tcW w:w="8090" w:type="dxa"/>
          </w:tcPr>
          <w:p w14:paraId="0C8F49D8" w14:textId="423DBDA2" w:rsidR="00083E6B" w:rsidRPr="00083E6B" w:rsidRDefault="00083E6B" w:rsidP="00083E6B">
            <w:pPr>
              <w:cnfStyle w:val="000000000000" w:firstRow="0" w:lastRow="0" w:firstColumn="0" w:lastColumn="0" w:oddVBand="0" w:evenVBand="0" w:oddHBand="0" w:evenHBand="0" w:firstRowFirstColumn="0" w:firstRowLastColumn="0" w:lastRowFirstColumn="0" w:lastRowLastColumn="0"/>
              <w:rPr>
                <w:rFonts w:cs="B Lotus"/>
              </w:rPr>
            </w:pPr>
            <w:r w:rsidRPr="00083E6B">
              <w:rPr>
                <w:rFonts w:cs="B Lotus"/>
              </w:rPr>
              <w:t>FndCst</w:t>
            </w:r>
            <w:r w:rsidRPr="00083E6B">
              <w:rPr>
                <w:rFonts w:cs="B Lotus"/>
                <w:rtl/>
              </w:rPr>
              <w:t xml:space="preserve"> -  </w:t>
            </w:r>
            <w:r w:rsidRPr="00083E6B">
              <w:rPr>
                <w:rFonts w:cs="B Lotus" w:hint="cs"/>
                <w:rtl/>
              </w:rPr>
              <w:t>عدم</w:t>
            </w:r>
            <w:r w:rsidRPr="00083E6B">
              <w:rPr>
                <w:rFonts w:cs="B Lotus"/>
                <w:rtl/>
              </w:rPr>
              <w:t xml:space="preserve"> </w:t>
            </w:r>
            <w:r w:rsidRPr="00083E6B">
              <w:rPr>
                <w:rFonts w:cs="B Lotus" w:hint="cs"/>
                <w:rtl/>
              </w:rPr>
              <w:t>رعایت</w:t>
            </w:r>
            <w:r w:rsidRPr="00083E6B">
              <w:rPr>
                <w:rFonts w:cs="B Lotus"/>
                <w:rtl/>
              </w:rPr>
              <w:t xml:space="preserve"> </w:t>
            </w:r>
            <w:r w:rsidRPr="00083E6B">
              <w:rPr>
                <w:rFonts w:cs="B Lotus" w:hint="cs"/>
                <w:rtl/>
              </w:rPr>
              <w:t>بخشنامه</w:t>
            </w:r>
            <w:r w:rsidRPr="00083E6B">
              <w:rPr>
                <w:rFonts w:cs="B Lotus"/>
                <w:rtl/>
              </w:rPr>
              <w:t xml:space="preserve"> </w:t>
            </w:r>
            <w:r w:rsidRPr="00083E6B">
              <w:rPr>
                <w:rFonts w:cs="B Lotus" w:hint="cs"/>
                <w:rtl/>
              </w:rPr>
              <w:t>بخشودگی</w:t>
            </w:r>
            <w:r w:rsidRPr="00083E6B">
              <w:rPr>
                <w:rFonts w:cs="B Lotus"/>
                <w:rtl/>
              </w:rPr>
              <w:t xml:space="preserve"> </w:t>
            </w:r>
            <w:r w:rsidRPr="00083E6B">
              <w:rPr>
                <w:rFonts w:cs="B Lotus" w:hint="cs"/>
                <w:rtl/>
              </w:rPr>
              <w:t>جریمه</w:t>
            </w:r>
            <w:r w:rsidRPr="00083E6B">
              <w:rPr>
                <w:rFonts w:cs="B Lotus"/>
                <w:rtl/>
              </w:rPr>
              <w:t xml:space="preserve"> </w:t>
            </w:r>
            <w:r w:rsidRPr="00083E6B">
              <w:rPr>
                <w:rFonts w:cs="B Lotus" w:hint="cs"/>
                <w:rtl/>
              </w:rPr>
              <w:t>صندوق</w:t>
            </w:r>
            <w:r w:rsidRPr="00083E6B">
              <w:rPr>
                <w:rFonts w:cs="B Lotus"/>
                <w:rtl/>
              </w:rPr>
              <w:t xml:space="preserve"> </w:t>
            </w:r>
            <w:r w:rsidRPr="00083E6B">
              <w:rPr>
                <w:rFonts w:cs="B Lotus" w:hint="cs"/>
                <w:rtl/>
              </w:rPr>
              <w:t>ویژه</w:t>
            </w:r>
            <w:r w:rsidRPr="00083E6B">
              <w:rPr>
                <w:rFonts w:cs="B Lotus"/>
                <w:rtl/>
              </w:rPr>
              <w:t xml:space="preserve"> </w:t>
            </w:r>
            <w:r w:rsidRPr="00083E6B">
              <w:rPr>
                <w:rFonts w:cs="B Lotus" w:hint="cs"/>
                <w:rtl/>
              </w:rPr>
              <w:t>تمام</w:t>
            </w:r>
            <w:r w:rsidRPr="00083E6B">
              <w:rPr>
                <w:rFonts w:cs="B Lotus"/>
                <w:rtl/>
              </w:rPr>
              <w:t xml:space="preserve"> </w:t>
            </w:r>
            <w:r w:rsidRPr="00083E6B">
              <w:rPr>
                <w:rFonts w:cs="B Lotus" w:hint="cs"/>
                <w:rtl/>
              </w:rPr>
              <w:t>وسایل</w:t>
            </w:r>
            <w:r w:rsidRPr="00083E6B">
              <w:rPr>
                <w:rFonts w:cs="B Lotus"/>
                <w:rtl/>
              </w:rPr>
              <w:t xml:space="preserve"> </w:t>
            </w:r>
            <w:r w:rsidRPr="00083E6B">
              <w:rPr>
                <w:rFonts w:cs="B Lotus" w:hint="cs"/>
                <w:rtl/>
              </w:rPr>
              <w:t>نقلیه</w:t>
            </w:r>
            <w:r w:rsidRPr="00083E6B">
              <w:rPr>
                <w:rFonts w:cs="B Lotus"/>
                <w:rtl/>
              </w:rPr>
              <w:t xml:space="preserve"> </w:t>
            </w:r>
            <w:r w:rsidRPr="00083E6B">
              <w:rPr>
                <w:rFonts w:cs="B Lotus" w:hint="cs"/>
                <w:rtl/>
              </w:rPr>
              <w:t>از</w:t>
            </w:r>
            <w:r w:rsidRPr="00083E6B">
              <w:rPr>
                <w:rFonts w:cs="B Lotus"/>
                <w:rtl/>
              </w:rPr>
              <w:t xml:space="preserve"> 13 </w:t>
            </w:r>
            <w:r w:rsidRPr="00083E6B">
              <w:rPr>
                <w:rFonts w:cs="B Lotus" w:hint="cs"/>
                <w:rtl/>
              </w:rPr>
              <w:t>آذر</w:t>
            </w:r>
            <w:r w:rsidRPr="00083E6B">
              <w:rPr>
                <w:rFonts w:cs="B Lotus"/>
                <w:rtl/>
              </w:rPr>
              <w:t xml:space="preserve"> 1400  </w:t>
            </w:r>
            <w:r w:rsidRPr="00083E6B">
              <w:rPr>
                <w:rFonts w:cs="B Lotus" w:hint="cs"/>
                <w:rtl/>
              </w:rPr>
              <w:t>تا</w:t>
            </w:r>
            <w:r w:rsidRPr="00083E6B">
              <w:rPr>
                <w:rFonts w:cs="B Lotus"/>
                <w:rtl/>
              </w:rPr>
              <w:t xml:space="preserve"> 2 </w:t>
            </w:r>
            <w:r w:rsidRPr="00083E6B">
              <w:rPr>
                <w:rFonts w:cs="B Lotus" w:hint="cs"/>
                <w:rtl/>
              </w:rPr>
              <w:t>دی</w:t>
            </w:r>
            <w:r w:rsidRPr="00083E6B">
              <w:rPr>
                <w:rFonts w:cs="B Lotus"/>
                <w:rtl/>
              </w:rPr>
              <w:t xml:space="preserve"> </w:t>
            </w:r>
            <w:r w:rsidRPr="00083E6B">
              <w:rPr>
                <w:rFonts w:cs="B Lotus" w:hint="cs"/>
                <w:rtl/>
              </w:rPr>
              <w:t>ماه</w:t>
            </w:r>
            <w:r w:rsidRPr="00083E6B">
              <w:rPr>
                <w:rFonts w:cs="B Lotus"/>
                <w:rtl/>
              </w:rPr>
              <w:t xml:space="preserve"> </w:t>
            </w:r>
            <w:r w:rsidRPr="00083E6B">
              <w:rPr>
                <w:rFonts w:cs="B Lotus" w:hint="cs"/>
                <w:rtl/>
              </w:rPr>
              <w:t>سال</w:t>
            </w:r>
            <w:r w:rsidRPr="00083E6B">
              <w:rPr>
                <w:rFonts w:cs="B Lotus"/>
                <w:rtl/>
              </w:rPr>
              <w:t xml:space="preserve"> 1400</w:t>
            </w:r>
          </w:p>
        </w:tc>
      </w:tr>
    </w:tbl>
    <w:p w14:paraId="002569C0" w14:textId="5EC63847" w:rsidR="00C90240" w:rsidRDefault="00C90240" w:rsidP="00C90240">
      <w:pPr>
        <w:pStyle w:val="Heading2"/>
        <w:rPr>
          <w:rFonts w:cs="B Lotus"/>
          <w:sz w:val="28"/>
          <w:szCs w:val="28"/>
          <w:rtl/>
        </w:rPr>
      </w:pPr>
      <w:r w:rsidRPr="00F733A3">
        <w:rPr>
          <w:rFonts w:cs="B Lotus" w:hint="cs"/>
          <w:sz w:val="28"/>
          <w:szCs w:val="28"/>
          <w:rtl/>
        </w:rPr>
        <w:lastRenderedPageBreak/>
        <w:t>جدول کد خطاهای ارسال بیمه نامه و الحاقیه با کد یکتا پیشنهاد :</w:t>
      </w:r>
      <w:bookmarkEnd w:id="65"/>
    </w:p>
    <w:p w14:paraId="7569F1CD" w14:textId="77777777" w:rsidR="007004CA" w:rsidRPr="007004CA" w:rsidRDefault="007004CA" w:rsidP="00A367A7">
      <w:pPr>
        <w:jc w:val="center"/>
        <w:rPr>
          <w:rtl/>
        </w:rPr>
      </w:pPr>
    </w:p>
    <w:p w14:paraId="3656953C" w14:textId="77777777" w:rsidR="00C90240" w:rsidRPr="00F733A3" w:rsidRDefault="00C90240" w:rsidP="00C90240">
      <w:pPr>
        <w:rPr>
          <w:sz w:val="24"/>
          <w:szCs w:val="24"/>
          <w:rtl/>
        </w:rPr>
      </w:pPr>
    </w:p>
    <w:p w14:paraId="0FC98E59" w14:textId="77777777" w:rsidR="00C90240" w:rsidRPr="00F733A3" w:rsidRDefault="00C90240" w:rsidP="001E4D47">
      <w:pPr>
        <w:rPr>
          <w:rFonts w:cs="B Lotus"/>
          <w:sz w:val="28"/>
          <w:szCs w:val="28"/>
          <w:rtl/>
        </w:rPr>
      </w:pPr>
    </w:p>
    <w:p w14:paraId="4266B430" w14:textId="5A0F1237" w:rsidR="00D56707" w:rsidRPr="00F733A3" w:rsidRDefault="00D56707" w:rsidP="001E4D47">
      <w:pPr>
        <w:pStyle w:val="Heading1"/>
        <w:rPr>
          <w:rFonts w:cs="B Lotus"/>
          <w:sz w:val="32"/>
          <w:szCs w:val="32"/>
          <w:rtl/>
        </w:rPr>
      </w:pPr>
      <w:bookmarkStart w:id="66" w:name="_Toc38109497"/>
      <w:r w:rsidRPr="00F733A3">
        <w:rPr>
          <w:rFonts w:cs="B Lotus" w:hint="cs"/>
          <w:sz w:val="32"/>
          <w:szCs w:val="32"/>
          <w:rtl/>
        </w:rPr>
        <w:t xml:space="preserve">بخش </w:t>
      </w:r>
      <w:r w:rsidR="001E4D47" w:rsidRPr="00F733A3">
        <w:rPr>
          <w:rFonts w:cs="B Lotus" w:hint="cs"/>
          <w:sz w:val="32"/>
          <w:szCs w:val="32"/>
          <w:rtl/>
        </w:rPr>
        <w:t xml:space="preserve">چهارم </w:t>
      </w:r>
      <w:r w:rsidRPr="00F733A3">
        <w:rPr>
          <w:rFonts w:cs="B Lotus" w:hint="cs"/>
          <w:sz w:val="32"/>
          <w:szCs w:val="32"/>
          <w:rtl/>
        </w:rPr>
        <w:t>:مستند</w:t>
      </w:r>
      <w:r w:rsidRPr="00F733A3">
        <w:rPr>
          <w:rFonts w:cs="B Lotus"/>
          <w:sz w:val="32"/>
          <w:szCs w:val="32"/>
          <w:rtl/>
        </w:rPr>
        <w:t xml:space="preserve"> </w:t>
      </w:r>
      <w:r w:rsidRPr="00F733A3">
        <w:rPr>
          <w:rFonts w:cs="B Lotus" w:hint="cs"/>
          <w:sz w:val="32"/>
          <w:szCs w:val="32"/>
          <w:rtl/>
        </w:rPr>
        <w:t>فیلدهای</w:t>
      </w:r>
      <w:r w:rsidRPr="00F733A3">
        <w:rPr>
          <w:rFonts w:cs="B Lotus"/>
          <w:sz w:val="32"/>
          <w:szCs w:val="32"/>
          <w:rtl/>
        </w:rPr>
        <w:t xml:space="preserve"> </w:t>
      </w:r>
      <w:r w:rsidRPr="00F733A3">
        <w:rPr>
          <w:rFonts w:cs="B Lotus" w:hint="cs"/>
          <w:sz w:val="32"/>
          <w:szCs w:val="32"/>
          <w:rtl/>
        </w:rPr>
        <w:t>پرونده</w:t>
      </w:r>
      <w:r w:rsidRPr="00F733A3">
        <w:rPr>
          <w:rFonts w:cs="B Lotus"/>
          <w:sz w:val="32"/>
          <w:szCs w:val="32"/>
          <w:rtl/>
        </w:rPr>
        <w:t xml:space="preserve"> </w:t>
      </w:r>
      <w:r w:rsidRPr="00F733A3">
        <w:rPr>
          <w:rFonts w:cs="B Lotus" w:hint="cs"/>
          <w:sz w:val="32"/>
          <w:szCs w:val="32"/>
          <w:rtl/>
        </w:rPr>
        <w:t>خسارت</w:t>
      </w:r>
      <w:r w:rsidRPr="00F733A3">
        <w:rPr>
          <w:rFonts w:cs="B Lotus"/>
          <w:sz w:val="32"/>
          <w:szCs w:val="32"/>
          <w:rtl/>
        </w:rPr>
        <w:t xml:space="preserve"> </w:t>
      </w:r>
      <w:r w:rsidRPr="00F733A3">
        <w:rPr>
          <w:rFonts w:cs="B Lotus" w:hint="cs"/>
          <w:sz w:val="32"/>
          <w:szCs w:val="32"/>
          <w:rtl/>
        </w:rPr>
        <w:t>رشته</w:t>
      </w:r>
      <w:r w:rsidRPr="00F733A3">
        <w:rPr>
          <w:rFonts w:cs="B Lotus"/>
          <w:sz w:val="32"/>
          <w:szCs w:val="32"/>
          <w:rtl/>
        </w:rPr>
        <w:t xml:space="preserve"> </w:t>
      </w:r>
      <w:r w:rsidRPr="00F733A3">
        <w:rPr>
          <w:rFonts w:cs="B Lotus" w:hint="cs"/>
          <w:sz w:val="32"/>
          <w:szCs w:val="32"/>
          <w:rtl/>
        </w:rPr>
        <w:t>خودرو</w:t>
      </w:r>
      <w:r w:rsidRPr="00F733A3">
        <w:rPr>
          <w:rFonts w:cs="B Lotus"/>
          <w:sz w:val="32"/>
          <w:szCs w:val="32"/>
          <w:rtl/>
        </w:rPr>
        <w:t xml:space="preserve"> </w:t>
      </w:r>
      <w:r w:rsidRPr="00F733A3">
        <w:rPr>
          <w:rFonts w:ascii="Times New Roman" w:hAnsi="Times New Roman" w:cs="Times New Roman" w:hint="cs"/>
          <w:sz w:val="32"/>
          <w:szCs w:val="32"/>
          <w:rtl/>
        </w:rPr>
        <w:t>–</w:t>
      </w:r>
      <w:r w:rsidRPr="00F733A3">
        <w:rPr>
          <w:rFonts w:cs="B Lotus"/>
          <w:sz w:val="32"/>
          <w:szCs w:val="32"/>
          <w:rtl/>
        </w:rPr>
        <w:t xml:space="preserve"> </w:t>
      </w:r>
      <w:r w:rsidRPr="00F733A3">
        <w:rPr>
          <w:rFonts w:cs="B Lotus" w:hint="cs"/>
          <w:sz w:val="32"/>
          <w:szCs w:val="32"/>
          <w:rtl/>
        </w:rPr>
        <w:t>ثالث</w:t>
      </w:r>
      <w:bookmarkEnd w:id="66"/>
    </w:p>
    <w:p w14:paraId="791B76B1" w14:textId="46928354" w:rsidR="00E804FF" w:rsidRPr="00F733A3" w:rsidRDefault="00885240" w:rsidP="00885240">
      <w:pPr>
        <w:pStyle w:val="Heading2"/>
        <w:rPr>
          <w:rFonts w:cs="B Lotus"/>
          <w:sz w:val="28"/>
          <w:szCs w:val="28"/>
          <w:rtl/>
        </w:rPr>
      </w:pPr>
      <w:bookmarkStart w:id="67" w:name="_Toc38109498"/>
      <w:r w:rsidRPr="00F733A3">
        <w:rPr>
          <w:rFonts w:cs="B Lotus" w:hint="cs"/>
          <w:sz w:val="28"/>
          <w:szCs w:val="28"/>
          <w:rtl/>
        </w:rPr>
        <w:t>جدول فیلدهای</w:t>
      </w:r>
      <w:r w:rsidRPr="00F733A3">
        <w:rPr>
          <w:rFonts w:cs="B Lotus"/>
          <w:sz w:val="28"/>
          <w:szCs w:val="28"/>
          <w:rtl/>
        </w:rPr>
        <w:t xml:space="preserve"> </w:t>
      </w:r>
      <w:r w:rsidRPr="00F733A3">
        <w:rPr>
          <w:rFonts w:cs="B Lotus" w:hint="cs"/>
          <w:sz w:val="28"/>
          <w:szCs w:val="28"/>
          <w:rtl/>
        </w:rPr>
        <w:t>پرونده</w:t>
      </w:r>
      <w:r w:rsidRPr="00F733A3">
        <w:rPr>
          <w:rFonts w:cs="B Lotus"/>
          <w:sz w:val="28"/>
          <w:szCs w:val="28"/>
          <w:rtl/>
        </w:rPr>
        <w:t xml:space="preserve"> </w:t>
      </w:r>
      <w:r w:rsidRPr="00F733A3">
        <w:rPr>
          <w:rFonts w:cs="B Lotus" w:hint="cs"/>
          <w:sz w:val="28"/>
          <w:szCs w:val="28"/>
          <w:rtl/>
        </w:rPr>
        <w:t>خسارت</w:t>
      </w:r>
      <w:r w:rsidRPr="00F733A3">
        <w:rPr>
          <w:rFonts w:cs="B Lotus"/>
          <w:sz w:val="28"/>
          <w:szCs w:val="28"/>
          <w:rtl/>
        </w:rPr>
        <w:t xml:space="preserve"> </w:t>
      </w:r>
      <w:r w:rsidRPr="00F733A3">
        <w:rPr>
          <w:rFonts w:cs="B Lotus" w:hint="cs"/>
          <w:sz w:val="28"/>
          <w:szCs w:val="28"/>
          <w:rtl/>
        </w:rPr>
        <w:t>رشته</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ascii="Times New Roman" w:hAnsi="Times New Roman" w:cs="Times New Roman" w:hint="cs"/>
          <w:sz w:val="28"/>
          <w:szCs w:val="28"/>
          <w:rtl/>
        </w:rPr>
        <w:t>–</w:t>
      </w:r>
      <w:r w:rsidRPr="00F733A3">
        <w:rPr>
          <w:rFonts w:cs="B Lotus"/>
          <w:sz w:val="28"/>
          <w:szCs w:val="28"/>
          <w:rtl/>
        </w:rPr>
        <w:t xml:space="preserve"> </w:t>
      </w:r>
      <w:r w:rsidRPr="00F733A3">
        <w:rPr>
          <w:rFonts w:cs="B Lotus" w:hint="cs"/>
          <w:sz w:val="28"/>
          <w:szCs w:val="28"/>
          <w:rtl/>
        </w:rPr>
        <w:t>ثالث</w:t>
      </w:r>
      <w:bookmarkEnd w:id="67"/>
    </w:p>
    <w:tbl>
      <w:tblPr>
        <w:tblStyle w:val="ListTable4-Accent51"/>
        <w:bidiVisual/>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
        <w:gridCol w:w="2686"/>
        <w:gridCol w:w="1708"/>
        <w:gridCol w:w="839"/>
        <w:gridCol w:w="1660"/>
        <w:gridCol w:w="1017"/>
        <w:gridCol w:w="1146"/>
      </w:tblGrid>
      <w:tr w:rsidR="00D57E61" w:rsidRPr="00F733A3" w14:paraId="712C966B" w14:textId="77777777" w:rsidTr="00D57E61">
        <w:trPr>
          <w:cnfStyle w:val="100000000000" w:firstRow="1" w:lastRow="0" w:firstColumn="0" w:lastColumn="0" w:oddVBand="0" w:evenVBand="0" w:oddHBand="0" w:evenHBand="0" w:firstRowFirstColumn="0" w:firstRowLastColumn="0" w:lastRowFirstColumn="0" w:lastRowLastColumn="0"/>
          <w:trHeight w:val="285"/>
          <w:tblHeader/>
          <w:jc w:val="center"/>
        </w:trPr>
        <w:tc>
          <w:tcPr>
            <w:cnfStyle w:val="001000000000" w:firstRow="0" w:lastRow="0" w:firstColumn="1" w:lastColumn="0" w:oddVBand="0" w:evenVBand="0" w:oddHBand="0" w:evenHBand="0" w:firstRowFirstColumn="0" w:firstRowLastColumn="0" w:lastRowFirstColumn="0" w:lastRowLastColumn="0"/>
            <w:tcW w:w="637" w:type="dxa"/>
            <w:tcBorders>
              <w:top w:val="single" w:sz="4" w:space="0" w:color="auto"/>
              <w:left w:val="single" w:sz="4" w:space="0" w:color="auto"/>
              <w:bottom w:val="single" w:sz="4" w:space="0" w:color="auto"/>
            </w:tcBorders>
            <w:shd w:val="clear" w:color="auto" w:fill="8DB3E2" w:themeFill="text2" w:themeFillTint="66"/>
            <w:noWrap/>
            <w:vAlign w:val="center"/>
          </w:tcPr>
          <w:p w14:paraId="2DA55BAA" w14:textId="77777777" w:rsidR="00400DF7" w:rsidRPr="00F733A3" w:rsidRDefault="00F41A09" w:rsidP="00885240">
            <w:pPr>
              <w:jc w:val="center"/>
              <w:rPr>
                <w:rFonts w:ascii="Arial" w:eastAsia="Times New Roman" w:hAnsi="Arial" w:cs="B Lotus"/>
                <w:b w:val="0"/>
                <w:bCs w:val="0"/>
                <w:i/>
                <w:iCs/>
              </w:rPr>
            </w:pPr>
            <w:r w:rsidRPr="00F733A3">
              <w:rPr>
                <w:rFonts w:cs="B Lotus"/>
                <w:sz w:val="28"/>
                <w:szCs w:val="28"/>
                <w:rtl/>
              </w:rPr>
              <w:br w:type="page"/>
            </w:r>
            <w:bookmarkStart w:id="68" w:name="_Toc439461591"/>
            <w:r w:rsidR="00400DF7" w:rsidRPr="00F733A3">
              <w:rPr>
                <w:rFonts w:ascii="Arial" w:eastAsia="Times New Roman" w:hAnsi="Arial" w:cs="B Lotus" w:hint="cs"/>
                <w:i/>
                <w:iCs/>
                <w:rtl/>
              </w:rPr>
              <w:t>ردیف</w:t>
            </w:r>
          </w:p>
        </w:tc>
        <w:tc>
          <w:tcPr>
            <w:tcW w:w="2686" w:type="dxa"/>
            <w:tcBorders>
              <w:top w:val="single" w:sz="4" w:space="0" w:color="auto"/>
              <w:bottom w:val="single" w:sz="4" w:space="0" w:color="auto"/>
            </w:tcBorders>
            <w:shd w:val="clear" w:color="auto" w:fill="8DB3E2" w:themeFill="text2" w:themeFillTint="66"/>
            <w:noWrap/>
            <w:vAlign w:val="center"/>
          </w:tcPr>
          <w:p w14:paraId="3BBA49DF" w14:textId="77777777" w:rsidR="00400DF7" w:rsidRPr="00F733A3" w:rsidRDefault="00400DF7" w:rsidP="008852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i/>
                <w:iCs/>
              </w:rPr>
            </w:pPr>
            <w:r w:rsidRPr="00F733A3">
              <w:rPr>
                <w:rFonts w:ascii="Arial" w:eastAsia="Times New Roman" w:hAnsi="Arial" w:cs="B Lotus" w:hint="cs"/>
                <w:i/>
                <w:iCs/>
                <w:rtl/>
              </w:rPr>
              <w:t>نام فیلد</w:t>
            </w:r>
          </w:p>
        </w:tc>
        <w:tc>
          <w:tcPr>
            <w:tcW w:w="1708" w:type="dxa"/>
            <w:tcBorders>
              <w:top w:val="single" w:sz="4" w:space="0" w:color="auto"/>
              <w:bottom w:val="single" w:sz="4" w:space="0" w:color="auto"/>
            </w:tcBorders>
            <w:shd w:val="clear" w:color="auto" w:fill="8DB3E2" w:themeFill="text2" w:themeFillTint="66"/>
            <w:noWrap/>
            <w:vAlign w:val="center"/>
          </w:tcPr>
          <w:p w14:paraId="74B0C3EE" w14:textId="77777777" w:rsidR="00400DF7" w:rsidRPr="00F733A3" w:rsidRDefault="00400DF7" w:rsidP="008852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i/>
                <w:iCs/>
              </w:rPr>
            </w:pPr>
            <w:r w:rsidRPr="00F733A3">
              <w:rPr>
                <w:rFonts w:ascii="Arial" w:eastAsia="Times New Roman" w:hAnsi="Arial" w:cs="B Lotus" w:hint="cs"/>
                <w:i/>
                <w:iCs/>
                <w:rtl/>
              </w:rPr>
              <w:t>نوع فیلد</w:t>
            </w:r>
          </w:p>
        </w:tc>
        <w:tc>
          <w:tcPr>
            <w:tcW w:w="839" w:type="dxa"/>
            <w:tcBorders>
              <w:top w:val="single" w:sz="4" w:space="0" w:color="auto"/>
              <w:bottom w:val="single" w:sz="4" w:space="0" w:color="auto"/>
            </w:tcBorders>
            <w:shd w:val="clear" w:color="auto" w:fill="8DB3E2" w:themeFill="text2" w:themeFillTint="66"/>
            <w:noWrap/>
            <w:vAlign w:val="center"/>
          </w:tcPr>
          <w:p w14:paraId="3C596C16" w14:textId="77777777" w:rsidR="00400DF7" w:rsidRPr="00F733A3" w:rsidRDefault="00400DF7" w:rsidP="008852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i/>
                <w:iCs/>
              </w:rPr>
            </w:pPr>
            <w:r w:rsidRPr="00F733A3">
              <w:rPr>
                <w:rFonts w:ascii="Arial" w:eastAsia="Times New Roman" w:hAnsi="Arial" w:cs="B Lotus"/>
                <w:i/>
                <w:iCs/>
              </w:rPr>
              <w:t>Null</w:t>
            </w:r>
          </w:p>
        </w:tc>
        <w:tc>
          <w:tcPr>
            <w:tcW w:w="1660" w:type="dxa"/>
            <w:tcBorders>
              <w:top w:val="single" w:sz="4" w:space="0" w:color="auto"/>
              <w:bottom w:val="single" w:sz="4" w:space="0" w:color="auto"/>
            </w:tcBorders>
            <w:shd w:val="clear" w:color="auto" w:fill="8DB3E2" w:themeFill="text2" w:themeFillTint="66"/>
            <w:noWrap/>
            <w:vAlign w:val="center"/>
          </w:tcPr>
          <w:p w14:paraId="4D944DC0" w14:textId="77777777" w:rsidR="00400DF7" w:rsidRPr="00F733A3" w:rsidRDefault="00400DF7" w:rsidP="008852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i/>
                <w:iCs/>
                <w:rtl/>
              </w:rPr>
            </w:pPr>
            <w:r w:rsidRPr="00F733A3">
              <w:rPr>
                <w:rFonts w:ascii="Arial" w:eastAsia="Times New Roman" w:hAnsi="Arial" w:cs="B Lotus" w:hint="cs"/>
                <w:i/>
                <w:iCs/>
                <w:rtl/>
              </w:rPr>
              <w:t>شرح فیلد</w:t>
            </w:r>
          </w:p>
        </w:tc>
        <w:tc>
          <w:tcPr>
            <w:tcW w:w="1017" w:type="dxa"/>
            <w:tcBorders>
              <w:top w:val="single" w:sz="4" w:space="0" w:color="auto"/>
              <w:bottom w:val="single" w:sz="4" w:space="0" w:color="auto"/>
            </w:tcBorders>
            <w:shd w:val="clear" w:color="auto" w:fill="8DB3E2" w:themeFill="text2" w:themeFillTint="66"/>
            <w:noWrap/>
            <w:vAlign w:val="center"/>
          </w:tcPr>
          <w:p w14:paraId="4D779CB6" w14:textId="77777777" w:rsidR="00400DF7" w:rsidRPr="00F733A3" w:rsidRDefault="00400DF7" w:rsidP="008852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i/>
                <w:iCs/>
              </w:rPr>
            </w:pPr>
            <w:r w:rsidRPr="00F733A3">
              <w:rPr>
                <w:rFonts w:ascii="Arial" w:eastAsia="Times New Roman" w:hAnsi="Arial" w:cs="B Lotus" w:hint="cs"/>
                <w:i/>
                <w:iCs/>
                <w:rtl/>
              </w:rPr>
              <w:t>جدول کدینگ</w:t>
            </w:r>
          </w:p>
        </w:tc>
        <w:tc>
          <w:tcPr>
            <w:tcW w:w="1146" w:type="dxa"/>
            <w:tcBorders>
              <w:top w:val="single" w:sz="4" w:space="0" w:color="auto"/>
              <w:bottom w:val="single" w:sz="4" w:space="0" w:color="auto"/>
              <w:right w:val="single" w:sz="4" w:space="0" w:color="auto"/>
            </w:tcBorders>
            <w:shd w:val="clear" w:color="auto" w:fill="8DB3E2" w:themeFill="text2" w:themeFillTint="66"/>
            <w:noWrap/>
            <w:vAlign w:val="center"/>
          </w:tcPr>
          <w:p w14:paraId="00C3C36B" w14:textId="77777777" w:rsidR="00400DF7" w:rsidRPr="00F733A3" w:rsidRDefault="00400DF7" w:rsidP="008852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i/>
                <w:iCs/>
              </w:rPr>
            </w:pPr>
            <w:r w:rsidRPr="00F733A3">
              <w:rPr>
                <w:rFonts w:ascii="Arial" w:eastAsia="Times New Roman" w:hAnsi="Arial" w:cs="B Lotus" w:hint="cs"/>
                <w:i/>
                <w:iCs/>
                <w:rtl/>
              </w:rPr>
              <w:t>شاخص متناظر</w:t>
            </w:r>
          </w:p>
        </w:tc>
      </w:tr>
      <w:tr w:rsidR="00DD4DD5" w:rsidRPr="00F733A3" w14:paraId="41A391B5"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569369B4" w14:textId="71ABA9A5" w:rsidR="00DD4DD5" w:rsidRPr="00F733A3" w:rsidRDefault="007E6F59" w:rsidP="00885240">
            <w:pPr>
              <w:jc w:val="center"/>
              <w:rPr>
                <w:rFonts w:ascii="Arial" w:eastAsia="Times New Roman" w:hAnsi="Arial" w:cs="B Lotus"/>
                <w:b w:val="0"/>
                <w:bCs w:val="0"/>
                <w:sz w:val="28"/>
                <w:szCs w:val="28"/>
              </w:rPr>
            </w:pPr>
            <w:r w:rsidRPr="00F733A3">
              <w:rPr>
                <w:rFonts w:ascii="Arial" w:eastAsia="Times New Roman" w:hAnsi="Arial" w:cs="B Lotus" w:hint="cs"/>
                <w:sz w:val="28"/>
                <w:szCs w:val="28"/>
                <w:rtl/>
              </w:rPr>
              <w:t>1</w:t>
            </w:r>
          </w:p>
        </w:tc>
        <w:tc>
          <w:tcPr>
            <w:tcW w:w="2686" w:type="dxa"/>
            <w:noWrap/>
            <w:vAlign w:val="center"/>
            <w:hideMark/>
          </w:tcPr>
          <w:p w14:paraId="704AF3E2" w14:textId="77777777" w:rsidR="00F856C0"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PrntDocLosCmp</w:t>
            </w:r>
          </w:p>
          <w:p w14:paraId="067B089C"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DocNo</w:t>
            </w:r>
          </w:p>
        </w:tc>
        <w:tc>
          <w:tcPr>
            <w:tcW w:w="1708" w:type="dxa"/>
            <w:noWrap/>
            <w:vAlign w:val="center"/>
            <w:hideMark/>
          </w:tcPr>
          <w:p w14:paraId="3906048A"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varchar(50)</w:t>
            </w:r>
          </w:p>
        </w:tc>
        <w:tc>
          <w:tcPr>
            <w:tcW w:w="839" w:type="dxa"/>
            <w:noWrap/>
            <w:vAlign w:val="center"/>
            <w:hideMark/>
          </w:tcPr>
          <w:p w14:paraId="36E900FE"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No</w:t>
            </w:r>
          </w:p>
        </w:tc>
        <w:tc>
          <w:tcPr>
            <w:tcW w:w="1660" w:type="dxa"/>
            <w:noWrap/>
            <w:vAlign w:val="center"/>
            <w:hideMark/>
          </w:tcPr>
          <w:p w14:paraId="23D7E877" w14:textId="77777777" w:rsidR="00DD4DD5" w:rsidRPr="00F733A3" w:rsidRDefault="00DD4DD5" w:rsidP="00A22E4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شماره پرونده خسارت </w:t>
            </w:r>
            <w:r w:rsidR="00A22E45" w:rsidRPr="00F733A3">
              <w:rPr>
                <w:rFonts w:ascii="Arial" w:eastAsia="Times New Roman" w:hAnsi="Arial" w:cs="B Lotus" w:hint="cs"/>
                <w:rtl/>
              </w:rPr>
              <w:t xml:space="preserve">چاپی فعلی </w:t>
            </w:r>
          </w:p>
        </w:tc>
        <w:tc>
          <w:tcPr>
            <w:tcW w:w="1017" w:type="dxa"/>
            <w:noWrap/>
            <w:vAlign w:val="center"/>
            <w:hideMark/>
          </w:tcPr>
          <w:p w14:paraId="2CFDEF0E"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24C8AD0D"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r>
      <w:tr w:rsidR="00DD4DD5" w:rsidRPr="00F733A3" w14:paraId="108D8391"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3B199942"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2</w:t>
            </w:r>
          </w:p>
        </w:tc>
        <w:tc>
          <w:tcPr>
            <w:tcW w:w="2686" w:type="dxa"/>
            <w:noWrap/>
            <w:vAlign w:val="center"/>
            <w:hideMark/>
          </w:tcPr>
          <w:p w14:paraId="60193DE9"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PrntPlcyCmpDocNo</w:t>
            </w:r>
          </w:p>
        </w:tc>
        <w:tc>
          <w:tcPr>
            <w:tcW w:w="1708" w:type="dxa"/>
            <w:noWrap/>
            <w:vAlign w:val="center"/>
            <w:hideMark/>
          </w:tcPr>
          <w:p w14:paraId="4368F1AE"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varchar(50)</w:t>
            </w:r>
          </w:p>
        </w:tc>
        <w:tc>
          <w:tcPr>
            <w:tcW w:w="839" w:type="dxa"/>
            <w:noWrap/>
            <w:vAlign w:val="center"/>
            <w:hideMark/>
          </w:tcPr>
          <w:p w14:paraId="2C0C787A"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No</w:t>
            </w:r>
          </w:p>
        </w:tc>
        <w:tc>
          <w:tcPr>
            <w:tcW w:w="1660" w:type="dxa"/>
            <w:noWrap/>
            <w:vAlign w:val="center"/>
            <w:hideMark/>
          </w:tcPr>
          <w:p w14:paraId="7576B91B" w14:textId="77777777" w:rsidR="00DD4DD5" w:rsidRPr="00F733A3" w:rsidRDefault="00DD4DD5" w:rsidP="002124ED">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شماره بیمه </w:t>
            </w:r>
            <w:r w:rsidR="002124ED" w:rsidRPr="00F733A3">
              <w:rPr>
                <w:rFonts w:ascii="Arial" w:eastAsia="Times New Roman" w:hAnsi="Arial" w:cs="B Lotus" w:hint="cs"/>
                <w:rtl/>
              </w:rPr>
              <w:t>نامه چاپی</w:t>
            </w:r>
          </w:p>
        </w:tc>
        <w:tc>
          <w:tcPr>
            <w:tcW w:w="1017" w:type="dxa"/>
            <w:noWrap/>
            <w:vAlign w:val="center"/>
            <w:hideMark/>
          </w:tcPr>
          <w:p w14:paraId="66A84A60"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613A3198"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r>
      <w:tr w:rsidR="00DD4DD5" w:rsidRPr="00F733A3" w14:paraId="103643D7"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1FFD0202" w14:textId="77777777" w:rsidR="00DD4DD5" w:rsidRPr="00F733A3" w:rsidRDefault="00DD4DD5" w:rsidP="00885240">
            <w:pPr>
              <w:jc w:val="center"/>
              <w:rPr>
                <w:rFonts w:ascii="Arial" w:eastAsia="Times New Roman" w:hAnsi="Arial" w:cs="B Lotus"/>
                <w:b w:val="0"/>
                <w:bCs w:val="0"/>
                <w:sz w:val="28"/>
                <w:szCs w:val="28"/>
                <w:rtl/>
              </w:rPr>
            </w:pPr>
            <w:r w:rsidRPr="00F733A3">
              <w:rPr>
                <w:rFonts w:ascii="Arial" w:eastAsia="Times New Roman" w:hAnsi="Arial" w:cs="B Lotus"/>
                <w:sz w:val="28"/>
                <w:szCs w:val="28"/>
              </w:rPr>
              <w:t>3</w:t>
            </w:r>
          </w:p>
        </w:tc>
        <w:tc>
          <w:tcPr>
            <w:tcW w:w="2686" w:type="dxa"/>
            <w:noWrap/>
            <w:vAlign w:val="center"/>
            <w:hideMark/>
          </w:tcPr>
          <w:p w14:paraId="4842C045"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PlcyWbsCarPlcyUnqCod</w:t>
            </w:r>
          </w:p>
        </w:tc>
        <w:tc>
          <w:tcPr>
            <w:tcW w:w="1708" w:type="dxa"/>
            <w:noWrap/>
            <w:vAlign w:val="center"/>
            <w:hideMark/>
          </w:tcPr>
          <w:p w14:paraId="43D70416"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bigint</w:t>
            </w:r>
          </w:p>
        </w:tc>
        <w:tc>
          <w:tcPr>
            <w:tcW w:w="839" w:type="dxa"/>
            <w:noWrap/>
            <w:vAlign w:val="center"/>
            <w:hideMark/>
          </w:tcPr>
          <w:p w14:paraId="2AC4A4D9"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No</w:t>
            </w:r>
          </w:p>
        </w:tc>
        <w:tc>
          <w:tcPr>
            <w:tcW w:w="1660" w:type="dxa"/>
            <w:noWrap/>
            <w:vAlign w:val="center"/>
            <w:hideMark/>
          </w:tcPr>
          <w:p w14:paraId="54F4DF0A" w14:textId="77777777" w:rsidR="00DD4DD5" w:rsidRPr="00F733A3" w:rsidRDefault="00DD4DD5" w:rsidP="003607B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F733A3">
              <w:rPr>
                <w:rFonts w:ascii="Arial" w:eastAsia="Times New Roman" w:hAnsi="Arial" w:cs="B Lotus" w:hint="cs"/>
                <w:rtl/>
              </w:rPr>
              <w:t xml:space="preserve">خروجی متدثبت بیمه نامه(شماره یکتایی که </w:t>
            </w:r>
            <w:r w:rsidR="003607B8" w:rsidRPr="00F733A3">
              <w:rPr>
                <w:rFonts w:ascii="Arial" w:eastAsia="Times New Roman" w:hAnsi="Arial" w:cs="B Lotus" w:hint="cs"/>
                <w:rtl/>
              </w:rPr>
              <w:t xml:space="preserve">پس از </w:t>
            </w:r>
            <w:r w:rsidR="009427D1" w:rsidRPr="00F733A3">
              <w:rPr>
                <w:rFonts w:ascii="Arial" w:eastAsia="Times New Roman" w:hAnsi="Arial" w:cs="B Lotus" w:hint="cs"/>
                <w:rtl/>
              </w:rPr>
              <w:t xml:space="preserve"> ثبت </w:t>
            </w:r>
            <w:r w:rsidRPr="00F733A3">
              <w:rPr>
                <w:rFonts w:ascii="Arial" w:eastAsia="Times New Roman" w:hAnsi="Arial" w:cs="B Lotus" w:hint="cs"/>
                <w:rtl/>
              </w:rPr>
              <w:t xml:space="preserve">بیمه نامه </w:t>
            </w:r>
            <w:r w:rsidR="003607B8" w:rsidRPr="00F733A3">
              <w:rPr>
                <w:rFonts w:ascii="Arial" w:eastAsia="Times New Roman" w:hAnsi="Arial" w:cs="B Lotus" w:hint="cs"/>
                <w:rtl/>
              </w:rPr>
              <w:t>بازگشت داده شده است)</w:t>
            </w:r>
          </w:p>
        </w:tc>
        <w:tc>
          <w:tcPr>
            <w:tcW w:w="1017" w:type="dxa"/>
            <w:noWrap/>
            <w:vAlign w:val="center"/>
            <w:hideMark/>
          </w:tcPr>
          <w:p w14:paraId="511D640A"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6F93B290"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r>
      <w:tr w:rsidR="00DD4DD5" w:rsidRPr="00F733A3" w14:paraId="62F4F4D2"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0CD53699"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4</w:t>
            </w:r>
          </w:p>
        </w:tc>
        <w:tc>
          <w:tcPr>
            <w:tcW w:w="2686" w:type="dxa"/>
            <w:noWrap/>
            <w:vAlign w:val="center"/>
            <w:hideMark/>
          </w:tcPr>
          <w:p w14:paraId="6A9C347E"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EdrsWbsCarPlcyUnqCod</w:t>
            </w:r>
          </w:p>
        </w:tc>
        <w:tc>
          <w:tcPr>
            <w:tcW w:w="1708" w:type="dxa"/>
            <w:noWrap/>
            <w:vAlign w:val="center"/>
            <w:hideMark/>
          </w:tcPr>
          <w:p w14:paraId="0596A65C" w14:textId="77777777" w:rsidR="00DD4DD5" w:rsidRPr="00F733A3" w:rsidRDefault="00DD4DD5" w:rsidP="005F37C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bigint</w:t>
            </w:r>
          </w:p>
        </w:tc>
        <w:tc>
          <w:tcPr>
            <w:tcW w:w="839" w:type="dxa"/>
            <w:noWrap/>
            <w:vAlign w:val="center"/>
            <w:hideMark/>
          </w:tcPr>
          <w:p w14:paraId="7F78D010" w14:textId="77777777" w:rsidR="00DD4DD5" w:rsidRPr="00F733A3" w:rsidRDefault="00DD4DD5" w:rsidP="005F37C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No</w:t>
            </w:r>
          </w:p>
        </w:tc>
        <w:tc>
          <w:tcPr>
            <w:tcW w:w="1660" w:type="dxa"/>
            <w:noWrap/>
            <w:vAlign w:val="center"/>
            <w:hideMark/>
          </w:tcPr>
          <w:p w14:paraId="58D3024D" w14:textId="77777777" w:rsidR="00DD4DD5" w:rsidRPr="00F733A3" w:rsidRDefault="00DD4DD5" w:rsidP="004102C1">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خروجی متدثبت الحاقیه(شماره یکتایی که</w:t>
            </w:r>
            <w:r w:rsidR="004102C1" w:rsidRPr="00F733A3">
              <w:rPr>
                <w:rFonts w:ascii="Arial" w:eastAsia="Times New Roman" w:hAnsi="Arial" w:cs="B Lotus"/>
              </w:rPr>
              <w:t xml:space="preserve"> </w:t>
            </w:r>
            <w:r w:rsidR="004102C1" w:rsidRPr="00F733A3">
              <w:rPr>
                <w:rFonts w:ascii="Arial" w:eastAsia="Times New Roman" w:hAnsi="Arial" w:cs="B Lotus" w:hint="cs"/>
                <w:rtl/>
              </w:rPr>
              <w:t>پس از ثبت الحاقیه بازگشت داده شده است</w:t>
            </w:r>
            <w:r w:rsidRPr="00F733A3">
              <w:rPr>
                <w:rFonts w:ascii="Arial" w:eastAsia="Times New Roman" w:hAnsi="Arial" w:cs="B Lotus" w:hint="cs"/>
                <w:rtl/>
              </w:rPr>
              <w:t>)</w:t>
            </w:r>
          </w:p>
        </w:tc>
        <w:tc>
          <w:tcPr>
            <w:tcW w:w="1017" w:type="dxa"/>
            <w:noWrap/>
            <w:vAlign w:val="center"/>
            <w:hideMark/>
          </w:tcPr>
          <w:p w14:paraId="320C33FE"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rtl/>
              </w:rPr>
            </w:pPr>
          </w:p>
        </w:tc>
        <w:tc>
          <w:tcPr>
            <w:tcW w:w="1146" w:type="dxa"/>
            <w:noWrap/>
            <w:vAlign w:val="center"/>
            <w:hideMark/>
          </w:tcPr>
          <w:p w14:paraId="19335FF5"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p>
        </w:tc>
      </w:tr>
      <w:tr w:rsidR="00DD4DD5" w:rsidRPr="00F733A3" w14:paraId="1AC6DEF8" w14:textId="77777777" w:rsidTr="00D57E61">
        <w:trPr>
          <w:cnfStyle w:val="000000100000" w:firstRow="0" w:lastRow="0" w:firstColumn="0" w:lastColumn="0" w:oddVBand="0" w:evenVBand="0" w:oddHBand="1" w:evenHBand="0" w:firstRowFirstColumn="0" w:firstRowLastColumn="0" w:lastRowFirstColumn="0" w:lastRowLastColumn="0"/>
          <w:cantSplit/>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6A610CAE" w14:textId="77777777" w:rsidR="00DD4DD5" w:rsidRPr="00F733A3" w:rsidRDefault="00DD4DD5" w:rsidP="00885240">
            <w:pPr>
              <w:jc w:val="center"/>
              <w:rPr>
                <w:rFonts w:ascii="Arial" w:eastAsia="Times New Roman" w:hAnsi="Arial" w:cs="B Lotus"/>
                <w:sz w:val="28"/>
                <w:szCs w:val="28"/>
              </w:rPr>
            </w:pPr>
            <w:r w:rsidRPr="00F733A3">
              <w:rPr>
                <w:rFonts w:ascii="Arial" w:eastAsia="Times New Roman" w:hAnsi="Arial" w:cs="B Lotus"/>
                <w:sz w:val="28"/>
                <w:szCs w:val="28"/>
              </w:rPr>
              <w:t>5</w:t>
            </w:r>
          </w:p>
        </w:tc>
        <w:tc>
          <w:tcPr>
            <w:tcW w:w="2686" w:type="dxa"/>
            <w:noWrap/>
            <w:vAlign w:val="center"/>
            <w:hideMark/>
          </w:tcPr>
          <w:p w14:paraId="28305ABC"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F733A3">
              <w:rPr>
                <w:rFonts w:ascii="Arial" w:eastAsia="Times New Roman" w:hAnsi="Arial" w:cs="B Lotus"/>
              </w:rPr>
              <w:t>CtyId</w:t>
            </w:r>
          </w:p>
        </w:tc>
        <w:tc>
          <w:tcPr>
            <w:tcW w:w="1708" w:type="dxa"/>
            <w:noWrap/>
            <w:vAlign w:val="center"/>
            <w:hideMark/>
          </w:tcPr>
          <w:p w14:paraId="6215AADF"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int</w:t>
            </w:r>
          </w:p>
        </w:tc>
        <w:tc>
          <w:tcPr>
            <w:tcW w:w="839" w:type="dxa"/>
            <w:noWrap/>
            <w:vAlign w:val="center"/>
            <w:hideMark/>
          </w:tcPr>
          <w:p w14:paraId="74491F46"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3441C0B5"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کد شهر وقوع حادثه</w:t>
            </w:r>
            <w:r w:rsidR="008E5961" w:rsidRPr="00F733A3">
              <w:rPr>
                <w:rFonts w:ascii="Arial" w:eastAsia="Times New Roman" w:hAnsi="Arial" w:cs="B Lotus" w:hint="cs"/>
                <w:color w:val="000000"/>
                <w:rtl/>
              </w:rPr>
              <w:t xml:space="preserve"> در خصوص فیلد کد استاندارد شهر، شهرهایی که در جدول کد شهر وجود ندارد معادل این فیلد عدد صفر وارد نمایید</w:t>
            </w:r>
          </w:p>
        </w:tc>
        <w:tc>
          <w:tcPr>
            <w:tcW w:w="1017" w:type="dxa"/>
            <w:noWrap/>
            <w:vAlign w:val="center"/>
            <w:hideMark/>
          </w:tcPr>
          <w:p w14:paraId="598AB865" w14:textId="7D8AE1AD" w:rsidR="00DD4DD5" w:rsidRPr="00F733A3" w:rsidRDefault="00087344" w:rsidP="0088524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rPr>
            </w:pPr>
            <w:hyperlink w:anchor="_جدول_کد_شهر:" w:history="1">
              <w:r w:rsidR="005B16FC" w:rsidRPr="005B16FC">
                <w:rPr>
                  <w:rStyle w:val="Hyperlink"/>
                  <w:rFonts w:ascii="Arial" w:eastAsia="Times New Roman" w:hAnsi="Arial" w:cs="B Lotus" w:hint="cs"/>
                  <w:rtl/>
                </w:rPr>
                <w:t>جدول کدینگ شهرها</w:t>
              </w:r>
            </w:hyperlink>
          </w:p>
        </w:tc>
        <w:tc>
          <w:tcPr>
            <w:tcW w:w="1146" w:type="dxa"/>
            <w:noWrap/>
            <w:vAlign w:val="center"/>
            <w:hideMark/>
          </w:tcPr>
          <w:p w14:paraId="39D0CFF6"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پرونده خسارت</w:t>
            </w:r>
          </w:p>
        </w:tc>
      </w:tr>
      <w:tr w:rsidR="00DD4DD5" w:rsidRPr="00F733A3" w14:paraId="2BC201F4"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5A649853" w14:textId="77777777" w:rsidR="00DD4DD5" w:rsidRPr="00F733A3" w:rsidRDefault="00DD4DD5" w:rsidP="00885240">
            <w:pPr>
              <w:jc w:val="center"/>
              <w:rPr>
                <w:rFonts w:ascii="Arial" w:eastAsia="Times New Roman" w:hAnsi="Arial" w:cs="B Lotus"/>
                <w:b w:val="0"/>
                <w:bCs w:val="0"/>
                <w:sz w:val="28"/>
                <w:szCs w:val="28"/>
                <w:rtl/>
              </w:rPr>
            </w:pPr>
            <w:r w:rsidRPr="00F733A3">
              <w:rPr>
                <w:rFonts w:ascii="Arial" w:eastAsia="Times New Roman" w:hAnsi="Arial" w:cs="B Lotus" w:hint="cs"/>
                <w:sz w:val="28"/>
                <w:szCs w:val="28"/>
                <w:rtl/>
              </w:rPr>
              <w:t>6</w:t>
            </w:r>
          </w:p>
        </w:tc>
        <w:tc>
          <w:tcPr>
            <w:tcW w:w="2686" w:type="dxa"/>
            <w:noWrap/>
            <w:vAlign w:val="center"/>
            <w:hideMark/>
          </w:tcPr>
          <w:p w14:paraId="603485E3"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OcrAdr</w:t>
            </w:r>
          </w:p>
        </w:tc>
        <w:tc>
          <w:tcPr>
            <w:tcW w:w="1708" w:type="dxa"/>
            <w:noWrap/>
            <w:vAlign w:val="center"/>
            <w:hideMark/>
          </w:tcPr>
          <w:p w14:paraId="5A013838"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nvarchar(500)</w:t>
            </w:r>
          </w:p>
        </w:tc>
        <w:tc>
          <w:tcPr>
            <w:tcW w:w="839" w:type="dxa"/>
            <w:noWrap/>
            <w:vAlign w:val="center"/>
            <w:hideMark/>
          </w:tcPr>
          <w:p w14:paraId="7BD6A59D"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749C801A"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آدرس دقيق محل وقوع حادثه، طبق مندرجات پرونده خسارت شخص ثالث</w:t>
            </w:r>
          </w:p>
        </w:tc>
        <w:tc>
          <w:tcPr>
            <w:tcW w:w="1017" w:type="dxa"/>
            <w:noWrap/>
            <w:vAlign w:val="center"/>
            <w:hideMark/>
          </w:tcPr>
          <w:p w14:paraId="32EB6041"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0AD86C5E"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کلیه شاخصهای مرتبط با </w:t>
            </w:r>
            <w:r w:rsidRPr="00F733A3">
              <w:rPr>
                <w:rFonts w:ascii="Arial" w:eastAsia="Times New Roman" w:hAnsi="Arial" w:cs="B Lotus"/>
                <w:rtl/>
              </w:rPr>
              <w:lastRenderedPageBreak/>
              <w:t>پرونده خسارت</w:t>
            </w:r>
          </w:p>
        </w:tc>
      </w:tr>
      <w:tr w:rsidR="00DD4DD5" w:rsidRPr="00F733A3" w14:paraId="52A75208"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4CD1C322"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lastRenderedPageBreak/>
              <w:t>7</w:t>
            </w:r>
          </w:p>
        </w:tc>
        <w:tc>
          <w:tcPr>
            <w:tcW w:w="2686" w:type="dxa"/>
            <w:noWrap/>
            <w:vAlign w:val="center"/>
            <w:hideMark/>
          </w:tcPr>
          <w:p w14:paraId="2637D2DC"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InCty</w:t>
            </w:r>
          </w:p>
        </w:tc>
        <w:tc>
          <w:tcPr>
            <w:tcW w:w="1708" w:type="dxa"/>
            <w:noWrap/>
            <w:vAlign w:val="center"/>
            <w:hideMark/>
          </w:tcPr>
          <w:p w14:paraId="46A0FDCA"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bit</w:t>
            </w:r>
          </w:p>
        </w:tc>
        <w:tc>
          <w:tcPr>
            <w:tcW w:w="839" w:type="dxa"/>
            <w:noWrap/>
            <w:vAlign w:val="center"/>
            <w:hideMark/>
          </w:tcPr>
          <w:p w14:paraId="29350D3E"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7349DBB6"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 محل وقوع حادثه خارج ازحريم شهر ميباشد</w:t>
            </w:r>
          </w:p>
        </w:tc>
        <w:tc>
          <w:tcPr>
            <w:tcW w:w="1017" w:type="dxa"/>
            <w:noWrap/>
            <w:vAlign w:val="center"/>
            <w:hideMark/>
          </w:tcPr>
          <w:p w14:paraId="737ECD4D"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6296EA4C"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1040059</w:t>
            </w:r>
          </w:p>
        </w:tc>
      </w:tr>
      <w:tr w:rsidR="00DD4DD5" w:rsidRPr="00F733A3" w14:paraId="65229497" w14:textId="77777777" w:rsidTr="00D57E61">
        <w:trPr>
          <w:trHeight w:val="360"/>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7802D060"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8</w:t>
            </w:r>
          </w:p>
        </w:tc>
        <w:tc>
          <w:tcPr>
            <w:tcW w:w="2686" w:type="dxa"/>
            <w:noWrap/>
            <w:vAlign w:val="center"/>
            <w:hideMark/>
          </w:tcPr>
          <w:p w14:paraId="1F00DA0E"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AcdTypCod</w:t>
            </w:r>
          </w:p>
        </w:tc>
        <w:tc>
          <w:tcPr>
            <w:tcW w:w="1708" w:type="dxa"/>
            <w:noWrap/>
            <w:vAlign w:val="center"/>
            <w:hideMark/>
          </w:tcPr>
          <w:p w14:paraId="7EBA0334"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int</w:t>
            </w:r>
          </w:p>
        </w:tc>
        <w:tc>
          <w:tcPr>
            <w:tcW w:w="839" w:type="dxa"/>
            <w:noWrap/>
            <w:vAlign w:val="center"/>
            <w:hideMark/>
          </w:tcPr>
          <w:p w14:paraId="4119E3F7"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194B6129"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کد نوع حادثه استاندارد</w:t>
            </w:r>
          </w:p>
        </w:tc>
        <w:tc>
          <w:tcPr>
            <w:tcW w:w="1017" w:type="dxa"/>
            <w:noWrap/>
            <w:vAlign w:val="center"/>
            <w:hideMark/>
          </w:tcPr>
          <w:p w14:paraId="7BDB20FB" w14:textId="77777777" w:rsidR="00DD4DD5" w:rsidRPr="00F733A3" w:rsidRDefault="00DD4DD5" w:rsidP="00B70135">
            <w:pPr>
              <w:cnfStyle w:val="000000000000" w:firstRow="0" w:lastRow="0" w:firstColumn="0" w:lastColumn="0" w:oddVBand="0" w:evenVBand="0" w:oddHBand="0" w:evenHBand="0" w:firstRowFirstColumn="0" w:firstRowLastColumn="0" w:lastRowFirstColumn="0" w:lastRowLastColumn="0"/>
              <w:rPr>
                <w:rFonts w:ascii="Symbol" w:eastAsia="Times New Roman" w:hAnsi="Symbol" w:cs="B Lotus"/>
              </w:rPr>
            </w:pPr>
            <w:r w:rsidRPr="00F733A3">
              <w:rPr>
                <w:rFonts w:ascii="Symbol" w:eastAsia="Times New Roman" w:hAnsi="Symbol" w:cs="B Lotus" w:hint="cs"/>
                <w:rtl/>
              </w:rPr>
              <w:t>جدول کد نوع حادثه استاندارد</w:t>
            </w:r>
          </w:p>
        </w:tc>
        <w:tc>
          <w:tcPr>
            <w:tcW w:w="1146" w:type="dxa"/>
            <w:noWrap/>
            <w:vAlign w:val="center"/>
            <w:hideMark/>
          </w:tcPr>
          <w:p w14:paraId="208D3B24"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پرونده خسارت</w:t>
            </w:r>
          </w:p>
        </w:tc>
      </w:tr>
      <w:tr w:rsidR="00DD4DD5" w:rsidRPr="00F733A3" w14:paraId="550A4875" w14:textId="77777777" w:rsidTr="00D57E61">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7AAB4DC0"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9</w:t>
            </w:r>
          </w:p>
        </w:tc>
        <w:tc>
          <w:tcPr>
            <w:tcW w:w="2686" w:type="dxa"/>
            <w:noWrap/>
            <w:vAlign w:val="center"/>
            <w:hideMark/>
          </w:tcPr>
          <w:p w14:paraId="18D2CA58"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AcdRsnCod</w:t>
            </w:r>
          </w:p>
        </w:tc>
        <w:tc>
          <w:tcPr>
            <w:tcW w:w="1708" w:type="dxa"/>
            <w:noWrap/>
            <w:vAlign w:val="center"/>
            <w:hideMark/>
          </w:tcPr>
          <w:p w14:paraId="69A954BA"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int</w:t>
            </w:r>
          </w:p>
        </w:tc>
        <w:tc>
          <w:tcPr>
            <w:tcW w:w="839" w:type="dxa"/>
            <w:noWrap/>
            <w:vAlign w:val="center"/>
            <w:hideMark/>
          </w:tcPr>
          <w:p w14:paraId="20245DB5"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2E2B9F14"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 کد علت وقوع حادثه</w:t>
            </w:r>
          </w:p>
        </w:tc>
        <w:tc>
          <w:tcPr>
            <w:tcW w:w="1017" w:type="dxa"/>
            <w:noWrap/>
            <w:vAlign w:val="center"/>
            <w:hideMark/>
          </w:tcPr>
          <w:p w14:paraId="5A829031" w14:textId="77777777" w:rsidR="00DD4DD5" w:rsidRPr="00F733A3" w:rsidRDefault="00DD4DD5" w:rsidP="00B70135">
            <w:pPr>
              <w:cnfStyle w:val="000000100000" w:firstRow="0" w:lastRow="0" w:firstColumn="0" w:lastColumn="0" w:oddVBand="0" w:evenVBand="0" w:oddHBand="1" w:evenHBand="0" w:firstRowFirstColumn="0" w:firstRowLastColumn="0" w:lastRowFirstColumn="0" w:lastRowLastColumn="0"/>
              <w:rPr>
                <w:rFonts w:ascii="Symbol" w:eastAsia="Times New Roman" w:hAnsi="Symbol" w:cs="B Lotus"/>
              </w:rPr>
            </w:pPr>
            <w:r w:rsidRPr="00F733A3">
              <w:rPr>
                <w:rFonts w:ascii="Symbol" w:eastAsia="Times New Roman" w:hAnsi="Symbol" w:cs="B Lotus" w:hint="cs"/>
                <w:rtl/>
              </w:rPr>
              <w:t>جدول کد علت وقوع حادثه</w:t>
            </w:r>
          </w:p>
        </w:tc>
        <w:tc>
          <w:tcPr>
            <w:tcW w:w="1146" w:type="dxa"/>
            <w:noWrap/>
            <w:vAlign w:val="center"/>
            <w:hideMark/>
          </w:tcPr>
          <w:p w14:paraId="5DE27E0B"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پرونده خسارت</w:t>
            </w:r>
          </w:p>
        </w:tc>
      </w:tr>
      <w:tr w:rsidR="00DD4DD5" w:rsidRPr="00F733A3" w14:paraId="1A86AB03"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068A8FE4"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10</w:t>
            </w:r>
          </w:p>
        </w:tc>
        <w:tc>
          <w:tcPr>
            <w:tcW w:w="2686" w:type="dxa"/>
            <w:noWrap/>
            <w:vAlign w:val="center"/>
            <w:hideMark/>
          </w:tcPr>
          <w:p w14:paraId="0CBEDA13"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MapAcdRsnCod</w:t>
            </w:r>
          </w:p>
        </w:tc>
        <w:tc>
          <w:tcPr>
            <w:tcW w:w="1708" w:type="dxa"/>
            <w:noWrap/>
            <w:vAlign w:val="center"/>
            <w:hideMark/>
          </w:tcPr>
          <w:p w14:paraId="10C0BFE1"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int</w:t>
            </w:r>
          </w:p>
        </w:tc>
        <w:tc>
          <w:tcPr>
            <w:tcW w:w="839" w:type="dxa"/>
            <w:noWrap/>
            <w:vAlign w:val="center"/>
            <w:hideMark/>
          </w:tcPr>
          <w:p w14:paraId="4D8DDE53"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5696E9D9" w14:textId="77777777" w:rsidR="00DD4DD5" w:rsidRPr="00F733A3" w:rsidRDefault="00157AB9"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کد علت حادثه د</w:t>
            </w:r>
            <w:r w:rsidR="00DD4DD5" w:rsidRPr="00F733A3">
              <w:rPr>
                <w:rFonts w:ascii="Arial" w:eastAsia="Times New Roman" w:hAnsi="Arial" w:cs="B Lotus"/>
                <w:rtl/>
              </w:rPr>
              <w:t>رشرکت</w:t>
            </w:r>
          </w:p>
        </w:tc>
        <w:tc>
          <w:tcPr>
            <w:tcW w:w="1017" w:type="dxa"/>
            <w:noWrap/>
            <w:vAlign w:val="center"/>
            <w:hideMark/>
          </w:tcPr>
          <w:p w14:paraId="7695FF8C"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73799644"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پرونده خسارت</w:t>
            </w:r>
          </w:p>
        </w:tc>
      </w:tr>
      <w:tr w:rsidR="00DD4DD5" w:rsidRPr="00F733A3" w14:paraId="7F314381"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3B5B52C1"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11</w:t>
            </w:r>
          </w:p>
        </w:tc>
        <w:tc>
          <w:tcPr>
            <w:tcW w:w="2686" w:type="dxa"/>
            <w:noWrap/>
            <w:vAlign w:val="center"/>
            <w:hideMark/>
          </w:tcPr>
          <w:p w14:paraId="39828696"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MapAcdRsn</w:t>
            </w:r>
          </w:p>
        </w:tc>
        <w:tc>
          <w:tcPr>
            <w:tcW w:w="1708" w:type="dxa"/>
            <w:noWrap/>
            <w:vAlign w:val="center"/>
            <w:hideMark/>
          </w:tcPr>
          <w:p w14:paraId="5F72057A"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nvarchar(50)</w:t>
            </w:r>
          </w:p>
        </w:tc>
        <w:tc>
          <w:tcPr>
            <w:tcW w:w="839" w:type="dxa"/>
            <w:noWrap/>
            <w:vAlign w:val="center"/>
            <w:hideMark/>
          </w:tcPr>
          <w:p w14:paraId="3449031F"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70098204" w14:textId="7B5D47DB" w:rsidR="00DD4DD5" w:rsidRPr="00F733A3" w:rsidRDefault="00BE14C0"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شرح </w:t>
            </w:r>
            <w:r w:rsidR="00754A7F" w:rsidRPr="00F733A3">
              <w:rPr>
                <w:rFonts w:ascii="Arial" w:eastAsia="Times New Roman" w:hAnsi="Arial" w:cs="B Lotus"/>
                <w:rtl/>
              </w:rPr>
              <w:t>حادثه د</w:t>
            </w:r>
            <w:r w:rsidR="00DD4DD5" w:rsidRPr="00F733A3">
              <w:rPr>
                <w:rFonts w:ascii="Arial" w:eastAsia="Times New Roman" w:hAnsi="Arial" w:cs="B Lotus"/>
                <w:rtl/>
              </w:rPr>
              <w:t>رشرکت</w:t>
            </w:r>
          </w:p>
        </w:tc>
        <w:tc>
          <w:tcPr>
            <w:tcW w:w="1017" w:type="dxa"/>
            <w:noWrap/>
            <w:vAlign w:val="center"/>
            <w:hideMark/>
          </w:tcPr>
          <w:p w14:paraId="37CDD7C7"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6EDBBEBD"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پرونده خسارت</w:t>
            </w:r>
          </w:p>
        </w:tc>
      </w:tr>
      <w:tr w:rsidR="00DD4DD5" w:rsidRPr="00F733A3" w14:paraId="35ED13C5"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1FF7ACF8"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12</w:t>
            </w:r>
          </w:p>
        </w:tc>
        <w:tc>
          <w:tcPr>
            <w:tcW w:w="2686" w:type="dxa"/>
            <w:noWrap/>
            <w:vAlign w:val="center"/>
            <w:hideMark/>
          </w:tcPr>
          <w:p w14:paraId="7BB3585E"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CrkGuid</w:t>
            </w:r>
          </w:p>
        </w:tc>
        <w:tc>
          <w:tcPr>
            <w:tcW w:w="1708" w:type="dxa"/>
            <w:noWrap/>
            <w:vAlign w:val="center"/>
            <w:hideMark/>
          </w:tcPr>
          <w:p w14:paraId="2A5209C8"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varchar(50)</w:t>
            </w:r>
          </w:p>
        </w:tc>
        <w:tc>
          <w:tcPr>
            <w:tcW w:w="839" w:type="dxa"/>
            <w:noWrap/>
            <w:vAlign w:val="center"/>
            <w:hideMark/>
          </w:tcPr>
          <w:p w14:paraId="284E0C68"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553EC7F3"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کد استعلام کروکی از ناجا</w:t>
            </w:r>
            <w:r w:rsidRPr="00F733A3">
              <w:rPr>
                <w:rFonts w:ascii="Arial" w:eastAsia="Times New Roman" w:hAnsi="Arial" w:cs="B Lotus" w:hint="cs"/>
                <w:rtl/>
              </w:rPr>
              <w:t>(اطلاعات ومستندات ناجاارسال گردیده است)</w:t>
            </w:r>
          </w:p>
        </w:tc>
        <w:tc>
          <w:tcPr>
            <w:tcW w:w="1017" w:type="dxa"/>
            <w:noWrap/>
            <w:vAlign w:val="center"/>
            <w:hideMark/>
          </w:tcPr>
          <w:p w14:paraId="64898AC5"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0B9D8B13"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کلیه شاخصهای مرتبط با پرونده خسارت  </w:t>
            </w:r>
          </w:p>
        </w:tc>
      </w:tr>
      <w:tr w:rsidR="00DD4DD5" w:rsidRPr="00F733A3" w14:paraId="39629DFD"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631C4B6C"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13</w:t>
            </w:r>
          </w:p>
        </w:tc>
        <w:tc>
          <w:tcPr>
            <w:tcW w:w="2686" w:type="dxa"/>
            <w:noWrap/>
            <w:vAlign w:val="center"/>
            <w:hideMark/>
          </w:tcPr>
          <w:p w14:paraId="4F866CCA"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CrkSeri</w:t>
            </w:r>
          </w:p>
        </w:tc>
        <w:tc>
          <w:tcPr>
            <w:tcW w:w="1708" w:type="dxa"/>
            <w:noWrap/>
            <w:vAlign w:val="center"/>
            <w:hideMark/>
          </w:tcPr>
          <w:p w14:paraId="73085334"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nvarchar(5)</w:t>
            </w:r>
          </w:p>
        </w:tc>
        <w:tc>
          <w:tcPr>
            <w:tcW w:w="839" w:type="dxa"/>
            <w:noWrap/>
            <w:vAlign w:val="center"/>
            <w:hideMark/>
          </w:tcPr>
          <w:p w14:paraId="216CD938"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67D5FF66"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شماره سری کروکی</w:t>
            </w:r>
          </w:p>
        </w:tc>
        <w:tc>
          <w:tcPr>
            <w:tcW w:w="1017" w:type="dxa"/>
            <w:noWrap/>
            <w:vAlign w:val="center"/>
            <w:hideMark/>
          </w:tcPr>
          <w:p w14:paraId="17B3E5E4"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6B871CA4"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پرونده خسارت</w:t>
            </w:r>
          </w:p>
        </w:tc>
      </w:tr>
      <w:tr w:rsidR="00DD4DD5" w:rsidRPr="00F733A3" w14:paraId="4FD54A62"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1753C7A8"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lastRenderedPageBreak/>
              <w:t>14</w:t>
            </w:r>
          </w:p>
        </w:tc>
        <w:tc>
          <w:tcPr>
            <w:tcW w:w="2686" w:type="dxa"/>
            <w:noWrap/>
            <w:vAlign w:val="center"/>
            <w:hideMark/>
          </w:tcPr>
          <w:p w14:paraId="041F3C38"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CrkSrl</w:t>
            </w:r>
          </w:p>
        </w:tc>
        <w:tc>
          <w:tcPr>
            <w:tcW w:w="1708" w:type="dxa"/>
            <w:noWrap/>
            <w:vAlign w:val="center"/>
            <w:hideMark/>
          </w:tcPr>
          <w:p w14:paraId="3D55EF0F"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bigint</w:t>
            </w:r>
          </w:p>
        </w:tc>
        <w:tc>
          <w:tcPr>
            <w:tcW w:w="839" w:type="dxa"/>
            <w:noWrap/>
            <w:vAlign w:val="center"/>
            <w:hideMark/>
          </w:tcPr>
          <w:p w14:paraId="24C0ED90"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1866825C"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سریال کروکی</w:t>
            </w:r>
          </w:p>
        </w:tc>
        <w:tc>
          <w:tcPr>
            <w:tcW w:w="1017" w:type="dxa"/>
            <w:noWrap/>
            <w:vAlign w:val="center"/>
            <w:hideMark/>
          </w:tcPr>
          <w:p w14:paraId="2FA3BD1E"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379AFC7E"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پرونده خسارت</w:t>
            </w:r>
          </w:p>
        </w:tc>
      </w:tr>
      <w:tr w:rsidR="00DD4DD5" w:rsidRPr="00F733A3" w14:paraId="059B7CB0"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44937EEC"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15</w:t>
            </w:r>
          </w:p>
        </w:tc>
        <w:tc>
          <w:tcPr>
            <w:tcW w:w="2686" w:type="dxa"/>
            <w:noWrap/>
            <w:vAlign w:val="center"/>
            <w:hideMark/>
          </w:tcPr>
          <w:p w14:paraId="6978FE18"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CusAccNam</w:t>
            </w:r>
          </w:p>
        </w:tc>
        <w:tc>
          <w:tcPr>
            <w:tcW w:w="1708" w:type="dxa"/>
            <w:noWrap/>
            <w:vAlign w:val="center"/>
            <w:hideMark/>
          </w:tcPr>
          <w:p w14:paraId="61B8E12B"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nvarchar(50)</w:t>
            </w:r>
          </w:p>
        </w:tc>
        <w:tc>
          <w:tcPr>
            <w:tcW w:w="839" w:type="dxa"/>
            <w:noWrap/>
            <w:vAlign w:val="center"/>
            <w:hideMark/>
          </w:tcPr>
          <w:p w14:paraId="0CA31188"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66E438E3"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 نام مقصرحادثه - دررشته شخص ثالث(طبق مندرجات پرونده خسارت)</w:t>
            </w:r>
          </w:p>
        </w:tc>
        <w:tc>
          <w:tcPr>
            <w:tcW w:w="1017" w:type="dxa"/>
            <w:noWrap/>
            <w:vAlign w:val="center"/>
            <w:hideMark/>
          </w:tcPr>
          <w:p w14:paraId="5C675C4B"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044C7E72"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پرونده خسارت</w:t>
            </w:r>
          </w:p>
        </w:tc>
      </w:tr>
      <w:tr w:rsidR="00DD4DD5" w:rsidRPr="00F733A3" w14:paraId="6526B84F"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390B11ED"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16</w:t>
            </w:r>
          </w:p>
        </w:tc>
        <w:tc>
          <w:tcPr>
            <w:tcW w:w="2686" w:type="dxa"/>
            <w:noWrap/>
            <w:vAlign w:val="center"/>
            <w:hideMark/>
          </w:tcPr>
          <w:p w14:paraId="78BB8E75"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CusAccLNam</w:t>
            </w:r>
          </w:p>
        </w:tc>
        <w:tc>
          <w:tcPr>
            <w:tcW w:w="1708" w:type="dxa"/>
            <w:noWrap/>
            <w:vAlign w:val="center"/>
            <w:hideMark/>
          </w:tcPr>
          <w:p w14:paraId="4E5504C8"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nvarchar(50)</w:t>
            </w:r>
          </w:p>
        </w:tc>
        <w:tc>
          <w:tcPr>
            <w:tcW w:w="839" w:type="dxa"/>
            <w:noWrap/>
            <w:vAlign w:val="center"/>
            <w:hideMark/>
          </w:tcPr>
          <w:p w14:paraId="2EA54440"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15380BB1"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 نام خانوادگی مقصرحادثه - دررشته شخص ثالث(طبق مندرجات پرونده خسارت)</w:t>
            </w:r>
          </w:p>
        </w:tc>
        <w:tc>
          <w:tcPr>
            <w:tcW w:w="1017" w:type="dxa"/>
            <w:noWrap/>
            <w:vAlign w:val="center"/>
            <w:hideMark/>
          </w:tcPr>
          <w:p w14:paraId="222540DF"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0A366E00"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پرونده خسارت</w:t>
            </w:r>
          </w:p>
        </w:tc>
      </w:tr>
      <w:tr w:rsidR="00DD4DD5" w:rsidRPr="00F733A3" w14:paraId="442C0510" w14:textId="77777777" w:rsidTr="00D57E61">
        <w:trPr>
          <w:cnfStyle w:val="000000100000" w:firstRow="0" w:lastRow="0" w:firstColumn="0" w:lastColumn="0" w:oddVBand="0" w:evenVBand="0" w:oddHBand="1" w:evenHBand="0" w:firstRowFirstColumn="0" w:firstRowLastColumn="0" w:lastRowFirstColumn="0" w:lastRowLastColumn="0"/>
          <w:cantSplit/>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1979A563"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17</w:t>
            </w:r>
          </w:p>
        </w:tc>
        <w:tc>
          <w:tcPr>
            <w:tcW w:w="2686" w:type="dxa"/>
            <w:noWrap/>
            <w:vAlign w:val="center"/>
            <w:hideMark/>
          </w:tcPr>
          <w:p w14:paraId="6ACA9603"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CusAccFthNam</w:t>
            </w:r>
          </w:p>
        </w:tc>
        <w:tc>
          <w:tcPr>
            <w:tcW w:w="1708" w:type="dxa"/>
            <w:noWrap/>
            <w:vAlign w:val="center"/>
            <w:hideMark/>
          </w:tcPr>
          <w:p w14:paraId="78E9E321"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nvarchar(50)</w:t>
            </w:r>
          </w:p>
        </w:tc>
        <w:tc>
          <w:tcPr>
            <w:tcW w:w="839" w:type="dxa"/>
            <w:noWrap/>
            <w:vAlign w:val="center"/>
            <w:hideMark/>
          </w:tcPr>
          <w:p w14:paraId="3FBB5483"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10A5F23F"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 نام پدرمقصرحادثه - دررشته شخص ثالث(طبق مندرجات پرونده خسارت)</w:t>
            </w:r>
          </w:p>
        </w:tc>
        <w:tc>
          <w:tcPr>
            <w:tcW w:w="1017" w:type="dxa"/>
            <w:noWrap/>
            <w:vAlign w:val="center"/>
            <w:hideMark/>
          </w:tcPr>
          <w:p w14:paraId="494B0765"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5E67837C"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پرونده خسارت</w:t>
            </w:r>
          </w:p>
        </w:tc>
      </w:tr>
      <w:tr w:rsidR="00DD4DD5" w:rsidRPr="00F733A3" w14:paraId="763FF7C7"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67CB088F"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18</w:t>
            </w:r>
          </w:p>
        </w:tc>
        <w:tc>
          <w:tcPr>
            <w:tcW w:w="2686" w:type="dxa"/>
            <w:noWrap/>
            <w:vAlign w:val="center"/>
            <w:hideMark/>
          </w:tcPr>
          <w:p w14:paraId="7314364E"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CusAccIdNum</w:t>
            </w:r>
          </w:p>
        </w:tc>
        <w:tc>
          <w:tcPr>
            <w:tcW w:w="1708" w:type="dxa"/>
            <w:noWrap/>
            <w:vAlign w:val="center"/>
            <w:hideMark/>
          </w:tcPr>
          <w:p w14:paraId="69743ECD"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nvarchar(10)</w:t>
            </w:r>
          </w:p>
        </w:tc>
        <w:tc>
          <w:tcPr>
            <w:tcW w:w="839" w:type="dxa"/>
            <w:noWrap/>
            <w:vAlign w:val="center"/>
            <w:hideMark/>
          </w:tcPr>
          <w:p w14:paraId="2B9A310A"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55581C0E"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rPr>
            </w:pPr>
            <w:r w:rsidRPr="00F733A3">
              <w:rPr>
                <w:rFonts w:ascii="Arial" w:eastAsia="Times New Roman" w:hAnsi="Arial" w:cs="B Lotus"/>
                <w:b/>
                <w:bCs/>
                <w:rtl/>
              </w:rPr>
              <w:t>شماره شناسنامه مقصرحادثه - دررشته شخص ثالث(طبق مندرجات پرونده خسارت)</w:t>
            </w:r>
          </w:p>
        </w:tc>
        <w:tc>
          <w:tcPr>
            <w:tcW w:w="1017" w:type="dxa"/>
            <w:noWrap/>
            <w:vAlign w:val="center"/>
            <w:hideMark/>
          </w:tcPr>
          <w:p w14:paraId="3039339B"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1D7D9814"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پرونده خسارت</w:t>
            </w:r>
          </w:p>
        </w:tc>
      </w:tr>
      <w:tr w:rsidR="00DD4DD5" w:rsidRPr="00F733A3" w14:paraId="677FE6BD" w14:textId="77777777" w:rsidTr="00D57E61">
        <w:trPr>
          <w:cnfStyle w:val="000000100000" w:firstRow="0" w:lastRow="0" w:firstColumn="0" w:lastColumn="0" w:oddVBand="0" w:evenVBand="0" w:oddHBand="1" w:evenHBand="0" w:firstRowFirstColumn="0" w:firstRowLastColumn="0" w:lastRowFirstColumn="0" w:lastRowLastColumn="0"/>
          <w:cantSplit/>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0F117632"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19</w:t>
            </w:r>
          </w:p>
        </w:tc>
        <w:tc>
          <w:tcPr>
            <w:tcW w:w="2686" w:type="dxa"/>
            <w:noWrap/>
            <w:vAlign w:val="center"/>
            <w:hideMark/>
          </w:tcPr>
          <w:p w14:paraId="2BF01B08"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CusAccNtnId</w:t>
            </w:r>
          </w:p>
        </w:tc>
        <w:tc>
          <w:tcPr>
            <w:tcW w:w="1708" w:type="dxa"/>
            <w:noWrap/>
            <w:vAlign w:val="center"/>
            <w:hideMark/>
          </w:tcPr>
          <w:p w14:paraId="3549C498"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nvarchar(20)</w:t>
            </w:r>
          </w:p>
        </w:tc>
        <w:tc>
          <w:tcPr>
            <w:tcW w:w="839" w:type="dxa"/>
            <w:noWrap/>
            <w:vAlign w:val="center"/>
            <w:hideMark/>
          </w:tcPr>
          <w:p w14:paraId="6A07C805"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479148A0"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rPr>
            </w:pPr>
            <w:r w:rsidRPr="00F733A3">
              <w:rPr>
                <w:rFonts w:ascii="Arial" w:eastAsia="Times New Roman" w:hAnsi="Arial" w:cs="B Lotus"/>
                <w:b/>
                <w:bCs/>
                <w:rtl/>
              </w:rPr>
              <w:t>شماره ملی مقصرحادثه - دررشته شخص ثالث(طبق مندرجات پرونده خسارت)</w:t>
            </w:r>
          </w:p>
        </w:tc>
        <w:tc>
          <w:tcPr>
            <w:tcW w:w="1017" w:type="dxa"/>
            <w:noWrap/>
            <w:vAlign w:val="center"/>
            <w:hideMark/>
          </w:tcPr>
          <w:p w14:paraId="2B9BEFAD"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1846999D"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پرونده خسارت</w:t>
            </w:r>
          </w:p>
        </w:tc>
      </w:tr>
      <w:tr w:rsidR="00DD4DD5" w:rsidRPr="00F733A3" w14:paraId="5E8C1323"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30C3BE2C"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20</w:t>
            </w:r>
          </w:p>
        </w:tc>
        <w:tc>
          <w:tcPr>
            <w:tcW w:w="2686" w:type="dxa"/>
            <w:noWrap/>
            <w:vAlign w:val="center"/>
            <w:hideMark/>
          </w:tcPr>
          <w:p w14:paraId="60636BD5"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CusBrthDte</w:t>
            </w:r>
          </w:p>
        </w:tc>
        <w:tc>
          <w:tcPr>
            <w:tcW w:w="1708" w:type="dxa"/>
            <w:noWrap/>
            <w:vAlign w:val="center"/>
            <w:hideMark/>
          </w:tcPr>
          <w:p w14:paraId="612CC004"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int</w:t>
            </w:r>
          </w:p>
        </w:tc>
        <w:tc>
          <w:tcPr>
            <w:tcW w:w="839" w:type="dxa"/>
            <w:noWrap/>
            <w:vAlign w:val="center"/>
            <w:hideMark/>
          </w:tcPr>
          <w:p w14:paraId="0CCF3A0A"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04F24A48"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b/>
                <w:bCs/>
              </w:rPr>
            </w:pPr>
            <w:r w:rsidRPr="00F733A3">
              <w:rPr>
                <w:rFonts w:ascii="Arial" w:eastAsia="Times New Roman" w:hAnsi="Arial" w:cs="B Lotus"/>
                <w:b/>
                <w:bCs/>
                <w:rtl/>
              </w:rPr>
              <w:t>سال تولد</w:t>
            </w:r>
            <w:r w:rsidRPr="00F733A3">
              <w:rPr>
                <w:rFonts w:ascii="Arial" w:eastAsia="Times New Roman" w:hAnsi="Arial" w:cs="B Lotus" w:hint="cs"/>
                <w:b/>
                <w:bCs/>
                <w:rtl/>
              </w:rPr>
              <w:t>(فقط سال، بدون ذکرماه وروز)</w:t>
            </w:r>
            <w:r w:rsidRPr="00F733A3">
              <w:rPr>
                <w:rFonts w:ascii="Arial" w:eastAsia="Times New Roman" w:hAnsi="Arial" w:cs="B Lotus"/>
                <w:b/>
                <w:bCs/>
                <w:rtl/>
              </w:rPr>
              <w:t xml:space="preserve"> مقصرحادثه - دررشته شخص </w:t>
            </w:r>
            <w:r w:rsidRPr="00F733A3">
              <w:rPr>
                <w:rFonts w:ascii="Arial" w:eastAsia="Times New Roman" w:hAnsi="Arial" w:cs="B Lotus"/>
                <w:b/>
                <w:bCs/>
                <w:rtl/>
              </w:rPr>
              <w:lastRenderedPageBreak/>
              <w:t>ثالث(طبق مندرجات پرونده خسارت)</w:t>
            </w:r>
          </w:p>
        </w:tc>
        <w:tc>
          <w:tcPr>
            <w:tcW w:w="1017" w:type="dxa"/>
            <w:noWrap/>
            <w:vAlign w:val="center"/>
            <w:hideMark/>
          </w:tcPr>
          <w:p w14:paraId="5E186BEB"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lastRenderedPageBreak/>
              <w:t> </w:t>
            </w:r>
          </w:p>
        </w:tc>
        <w:tc>
          <w:tcPr>
            <w:tcW w:w="1146" w:type="dxa"/>
            <w:noWrap/>
            <w:vAlign w:val="center"/>
            <w:hideMark/>
          </w:tcPr>
          <w:p w14:paraId="69F10650"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کلیه شاخصهای مرتبط با </w:t>
            </w:r>
            <w:r w:rsidRPr="00F733A3">
              <w:rPr>
                <w:rFonts w:ascii="Arial" w:eastAsia="Times New Roman" w:hAnsi="Arial" w:cs="B Lotus"/>
                <w:rtl/>
              </w:rPr>
              <w:lastRenderedPageBreak/>
              <w:t>پرونده خسارت</w:t>
            </w:r>
          </w:p>
        </w:tc>
      </w:tr>
      <w:tr w:rsidR="00DD4DD5" w:rsidRPr="00F733A3" w14:paraId="57C2DDE6"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3EC70B05"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lastRenderedPageBreak/>
              <w:t>21</w:t>
            </w:r>
          </w:p>
        </w:tc>
        <w:tc>
          <w:tcPr>
            <w:tcW w:w="2686" w:type="dxa"/>
            <w:noWrap/>
            <w:vAlign w:val="center"/>
            <w:hideMark/>
          </w:tcPr>
          <w:p w14:paraId="74FE8878"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CusCertGuid</w:t>
            </w:r>
          </w:p>
        </w:tc>
        <w:tc>
          <w:tcPr>
            <w:tcW w:w="1708" w:type="dxa"/>
            <w:noWrap/>
            <w:vAlign w:val="center"/>
            <w:hideMark/>
          </w:tcPr>
          <w:p w14:paraId="63C652A3"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varchar(50)</w:t>
            </w:r>
          </w:p>
        </w:tc>
        <w:tc>
          <w:tcPr>
            <w:tcW w:w="839" w:type="dxa"/>
            <w:noWrap/>
            <w:vAlign w:val="center"/>
            <w:hideMark/>
          </w:tcPr>
          <w:p w14:paraId="4A5D188C"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70838AD3"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کد استعلام گواهینامه راننده خودرو مقصر از ناجا</w:t>
            </w:r>
            <w:r w:rsidRPr="00F733A3">
              <w:rPr>
                <w:rFonts w:ascii="Arial" w:eastAsia="Times New Roman" w:hAnsi="Arial" w:cs="B Lotus" w:hint="cs"/>
                <w:rtl/>
              </w:rPr>
              <w:t>(اطلاعات ومستندات ناجاارسال</w:t>
            </w:r>
            <w:r w:rsidR="00BE1CAE" w:rsidRPr="00F733A3">
              <w:rPr>
                <w:rFonts w:ascii="Arial" w:eastAsia="Times New Roman" w:hAnsi="Arial" w:cs="B Lotus" w:hint="cs"/>
                <w:rtl/>
              </w:rPr>
              <w:t xml:space="preserve"> </w:t>
            </w:r>
            <w:r w:rsidRPr="00F733A3">
              <w:rPr>
                <w:rFonts w:ascii="Arial" w:eastAsia="Times New Roman" w:hAnsi="Arial" w:cs="B Lotus" w:hint="cs"/>
                <w:rtl/>
              </w:rPr>
              <w:t>گردیده است)</w:t>
            </w:r>
          </w:p>
        </w:tc>
        <w:tc>
          <w:tcPr>
            <w:tcW w:w="1017" w:type="dxa"/>
            <w:noWrap/>
            <w:vAlign w:val="center"/>
            <w:hideMark/>
          </w:tcPr>
          <w:p w14:paraId="0171A3F0"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7FAAD539"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1040026-1040027</w:t>
            </w:r>
          </w:p>
        </w:tc>
      </w:tr>
      <w:tr w:rsidR="00DD4DD5" w:rsidRPr="00F733A3" w14:paraId="2D40E400"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69C79F09"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22</w:t>
            </w:r>
          </w:p>
        </w:tc>
        <w:tc>
          <w:tcPr>
            <w:tcW w:w="2686" w:type="dxa"/>
            <w:noWrap/>
            <w:vAlign w:val="center"/>
            <w:hideMark/>
          </w:tcPr>
          <w:p w14:paraId="2A2D1E59" w14:textId="15EA1A1D" w:rsidR="00DD4DD5" w:rsidRPr="00F733A3" w:rsidRDefault="00DD4DD5" w:rsidP="00AD234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CusCertDte</w:t>
            </w:r>
          </w:p>
        </w:tc>
        <w:tc>
          <w:tcPr>
            <w:tcW w:w="1708" w:type="dxa"/>
            <w:noWrap/>
            <w:vAlign w:val="center"/>
            <w:hideMark/>
          </w:tcPr>
          <w:p w14:paraId="1FF1FC66"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varchar(10)</w:t>
            </w:r>
          </w:p>
        </w:tc>
        <w:tc>
          <w:tcPr>
            <w:tcW w:w="839" w:type="dxa"/>
            <w:noWrap/>
            <w:vAlign w:val="center"/>
            <w:hideMark/>
          </w:tcPr>
          <w:p w14:paraId="216C9426"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5D7C2708"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تاریخ</w:t>
            </w:r>
            <w:r w:rsidRPr="00F733A3">
              <w:rPr>
                <w:rFonts w:ascii="Arial" w:eastAsia="Times New Roman" w:hAnsi="Arial" w:cs="B Lotus" w:hint="cs"/>
                <w:rtl/>
              </w:rPr>
              <w:t xml:space="preserve"> شمسی</w:t>
            </w:r>
            <w:r w:rsidRPr="00F733A3">
              <w:rPr>
                <w:rFonts w:ascii="Arial" w:eastAsia="Times New Roman" w:hAnsi="Arial" w:cs="B Lotus"/>
                <w:rtl/>
              </w:rPr>
              <w:t xml:space="preserve"> اخذ گواهینامه مقصر حادثه</w:t>
            </w:r>
          </w:p>
        </w:tc>
        <w:tc>
          <w:tcPr>
            <w:tcW w:w="1017" w:type="dxa"/>
            <w:noWrap/>
            <w:vAlign w:val="center"/>
            <w:hideMark/>
          </w:tcPr>
          <w:p w14:paraId="7EF244B4"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2F42B5B0"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1040026-1040027</w:t>
            </w:r>
          </w:p>
        </w:tc>
      </w:tr>
      <w:tr w:rsidR="00DD4DD5" w:rsidRPr="00F733A3" w14:paraId="116160E9"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2D779D48"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23</w:t>
            </w:r>
          </w:p>
        </w:tc>
        <w:tc>
          <w:tcPr>
            <w:tcW w:w="2686" w:type="dxa"/>
            <w:noWrap/>
            <w:vAlign w:val="center"/>
            <w:hideMark/>
          </w:tcPr>
          <w:p w14:paraId="60D99F5B"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CusCertNum</w:t>
            </w:r>
          </w:p>
        </w:tc>
        <w:tc>
          <w:tcPr>
            <w:tcW w:w="1708" w:type="dxa"/>
            <w:noWrap/>
            <w:vAlign w:val="center"/>
            <w:hideMark/>
          </w:tcPr>
          <w:p w14:paraId="17C35BD9"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varchar(10)</w:t>
            </w:r>
          </w:p>
        </w:tc>
        <w:tc>
          <w:tcPr>
            <w:tcW w:w="839" w:type="dxa"/>
            <w:noWrap/>
            <w:vAlign w:val="center"/>
            <w:hideMark/>
          </w:tcPr>
          <w:p w14:paraId="3CA75BFD"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7B80CFAC"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شماره گواهی نامه مقصر</w:t>
            </w:r>
          </w:p>
        </w:tc>
        <w:tc>
          <w:tcPr>
            <w:tcW w:w="1017" w:type="dxa"/>
            <w:noWrap/>
            <w:vAlign w:val="center"/>
            <w:hideMark/>
          </w:tcPr>
          <w:p w14:paraId="17AC06BA"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3D8AD02F"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1040026-1040027</w:t>
            </w:r>
          </w:p>
        </w:tc>
      </w:tr>
      <w:tr w:rsidR="00DD4DD5" w:rsidRPr="00F733A3" w14:paraId="29710F92"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5FCF8935"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24</w:t>
            </w:r>
          </w:p>
        </w:tc>
        <w:tc>
          <w:tcPr>
            <w:tcW w:w="2686" w:type="dxa"/>
            <w:noWrap/>
            <w:vAlign w:val="center"/>
            <w:hideMark/>
          </w:tcPr>
          <w:p w14:paraId="37CFA9CB"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CusIsMrd</w:t>
            </w:r>
          </w:p>
        </w:tc>
        <w:tc>
          <w:tcPr>
            <w:tcW w:w="1708" w:type="dxa"/>
            <w:noWrap/>
            <w:vAlign w:val="center"/>
            <w:hideMark/>
          </w:tcPr>
          <w:p w14:paraId="34B1AE08"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bit</w:t>
            </w:r>
          </w:p>
        </w:tc>
        <w:tc>
          <w:tcPr>
            <w:tcW w:w="839" w:type="dxa"/>
            <w:noWrap/>
            <w:vAlign w:val="center"/>
            <w:hideMark/>
          </w:tcPr>
          <w:p w14:paraId="1F6E4838"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64D5419E"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آیا راننده مقصر حادثه متاهل است؟ متاهل=1 مجرد =0</w:t>
            </w:r>
          </w:p>
        </w:tc>
        <w:tc>
          <w:tcPr>
            <w:tcW w:w="1017" w:type="dxa"/>
            <w:noWrap/>
            <w:vAlign w:val="center"/>
            <w:hideMark/>
          </w:tcPr>
          <w:p w14:paraId="644329DB"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7FA9A021"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پژوهشکده</w:t>
            </w:r>
          </w:p>
        </w:tc>
      </w:tr>
      <w:tr w:rsidR="00DD4DD5" w:rsidRPr="00F733A3" w14:paraId="6714C46A"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716F17FF"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25</w:t>
            </w:r>
          </w:p>
        </w:tc>
        <w:tc>
          <w:tcPr>
            <w:tcW w:w="2686" w:type="dxa"/>
            <w:noWrap/>
            <w:vAlign w:val="center"/>
            <w:hideMark/>
          </w:tcPr>
          <w:p w14:paraId="4DF8882C"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CusJobAdrs</w:t>
            </w:r>
          </w:p>
        </w:tc>
        <w:tc>
          <w:tcPr>
            <w:tcW w:w="1708" w:type="dxa"/>
            <w:noWrap/>
            <w:vAlign w:val="center"/>
            <w:hideMark/>
          </w:tcPr>
          <w:p w14:paraId="528CE79C"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nvarchar(200)</w:t>
            </w:r>
          </w:p>
        </w:tc>
        <w:tc>
          <w:tcPr>
            <w:tcW w:w="839" w:type="dxa"/>
            <w:noWrap/>
            <w:vAlign w:val="center"/>
            <w:hideMark/>
          </w:tcPr>
          <w:p w14:paraId="029E2D88"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0945766D"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آدرس محل کار مقصر حادثه</w:t>
            </w:r>
          </w:p>
        </w:tc>
        <w:tc>
          <w:tcPr>
            <w:tcW w:w="1017" w:type="dxa"/>
            <w:noWrap/>
            <w:vAlign w:val="center"/>
            <w:hideMark/>
          </w:tcPr>
          <w:p w14:paraId="48DCFA08"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6070EBD9"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پژوهشکده</w:t>
            </w:r>
          </w:p>
        </w:tc>
      </w:tr>
      <w:tr w:rsidR="00DD4DD5" w:rsidRPr="00F733A3" w14:paraId="1793F78E"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22BFF585"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26</w:t>
            </w:r>
          </w:p>
        </w:tc>
        <w:tc>
          <w:tcPr>
            <w:tcW w:w="2686" w:type="dxa"/>
            <w:noWrap/>
            <w:vAlign w:val="center"/>
            <w:hideMark/>
          </w:tcPr>
          <w:p w14:paraId="393AAF15"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CusJobNam</w:t>
            </w:r>
          </w:p>
        </w:tc>
        <w:tc>
          <w:tcPr>
            <w:tcW w:w="1708" w:type="dxa"/>
            <w:noWrap/>
            <w:vAlign w:val="center"/>
            <w:hideMark/>
          </w:tcPr>
          <w:p w14:paraId="1B5B8236"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nvarchar(100)</w:t>
            </w:r>
          </w:p>
        </w:tc>
        <w:tc>
          <w:tcPr>
            <w:tcW w:w="839" w:type="dxa"/>
            <w:noWrap/>
            <w:vAlign w:val="center"/>
            <w:hideMark/>
          </w:tcPr>
          <w:p w14:paraId="209F1355"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11B562D2"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شغل بیمه گذار مقصر حادثه</w:t>
            </w:r>
          </w:p>
        </w:tc>
        <w:tc>
          <w:tcPr>
            <w:tcW w:w="1017" w:type="dxa"/>
            <w:noWrap/>
            <w:vAlign w:val="center"/>
            <w:hideMark/>
          </w:tcPr>
          <w:p w14:paraId="769CDBF1"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7AAE9B97"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پژوهشکده</w:t>
            </w:r>
          </w:p>
        </w:tc>
      </w:tr>
      <w:tr w:rsidR="00DD4DD5" w:rsidRPr="00F733A3" w14:paraId="3E411229"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228CB444"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27</w:t>
            </w:r>
          </w:p>
        </w:tc>
        <w:tc>
          <w:tcPr>
            <w:tcW w:w="2686" w:type="dxa"/>
            <w:noWrap/>
            <w:vAlign w:val="center"/>
            <w:hideMark/>
          </w:tcPr>
          <w:p w14:paraId="0AEC5897" w14:textId="77777777" w:rsidR="00DD4DD5" w:rsidRPr="00F733A3" w:rsidRDefault="00DD4DD5" w:rsidP="00973A4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CusMalecod</w:t>
            </w:r>
          </w:p>
        </w:tc>
        <w:tc>
          <w:tcPr>
            <w:tcW w:w="1708" w:type="dxa"/>
            <w:noWrap/>
            <w:vAlign w:val="center"/>
            <w:hideMark/>
          </w:tcPr>
          <w:p w14:paraId="280F6210"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bit</w:t>
            </w:r>
          </w:p>
        </w:tc>
        <w:tc>
          <w:tcPr>
            <w:tcW w:w="839" w:type="dxa"/>
            <w:noWrap/>
            <w:vAlign w:val="center"/>
            <w:hideMark/>
          </w:tcPr>
          <w:p w14:paraId="7131C50B"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1D6130E8" w14:textId="77777777" w:rsidR="00DD4DD5" w:rsidRPr="00F733A3" w:rsidRDefault="00DD4DD5" w:rsidP="00973A4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جنسیت راننده مقصر حادثه</w:t>
            </w:r>
          </w:p>
          <w:p w14:paraId="349DFC23" w14:textId="77777777" w:rsidR="00DD4DD5" w:rsidRPr="00F733A3" w:rsidRDefault="00DD4DD5" w:rsidP="00973A4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F733A3">
              <w:rPr>
                <w:rFonts w:ascii="Arial" w:eastAsia="Times New Roman" w:hAnsi="Arial" w:cs="B Lotus" w:hint="cs"/>
                <w:rtl/>
              </w:rPr>
              <w:t>زن=0</w:t>
            </w:r>
          </w:p>
          <w:p w14:paraId="2BDEABF9" w14:textId="77777777" w:rsidR="00DD4DD5" w:rsidRPr="00F733A3" w:rsidRDefault="00DD4DD5" w:rsidP="00973A4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F733A3">
              <w:rPr>
                <w:rFonts w:ascii="Arial" w:eastAsia="Times New Roman" w:hAnsi="Arial" w:cs="B Lotus" w:hint="cs"/>
                <w:rtl/>
              </w:rPr>
              <w:t>مرد=1</w:t>
            </w:r>
          </w:p>
          <w:p w14:paraId="18784075" w14:textId="77777777" w:rsidR="00DD4DD5" w:rsidRPr="00F733A3" w:rsidRDefault="00DD4DD5" w:rsidP="00973A45">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F733A3">
              <w:rPr>
                <w:rFonts w:ascii="Arial" w:eastAsia="Times New Roman" w:hAnsi="Arial" w:cs="B Lotus" w:hint="cs"/>
                <w:rtl/>
              </w:rPr>
              <w:t>نامشخص=2</w:t>
            </w:r>
          </w:p>
        </w:tc>
        <w:tc>
          <w:tcPr>
            <w:tcW w:w="1017" w:type="dxa"/>
            <w:noWrap/>
            <w:vAlign w:val="center"/>
            <w:hideMark/>
          </w:tcPr>
          <w:p w14:paraId="584D898A"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31A26673"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1040024</w:t>
            </w:r>
          </w:p>
        </w:tc>
      </w:tr>
      <w:tr w:rsidR="00DD4DD5" w:rsidRPr="00F733A3" w14:paraId="627053E5"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61627434"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28</w:t>
            </w:r>
          </w:p>
        </w:tc>
        <w:tc>
          <w:tcPr>
            <w:tcW w:w="2686" w:type="dxa"/>
            <w:noWrap/>
            <w:vAlign w:val="center"/>
            <w:hideMark/>
          </w:tcPr>
          <w:p w14:paraId="1910C968"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IsLcnsFit</w:t>
            </w:r>
          </w:p>
        </w:tc>
        <w:tc>
          <w:tcPr>
            <w:tcW w:w="1708" w:type="dxa"/>
            <w:noWrap/>
            <w:vAlign w:val="center"/>
            <w:hideMark/>
          </w:tcPr>
          <w:p w14:paraId="340B5E71"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bit</w:t>
            </w:r>
          </w:p>
        </w:tc>
        <w:tc>
          <w:tcPr>
            <w:tcW w:w="839" w:type="dxa"/>
            <w:noWrap/>
            <w:vAlign w:val="center"/>
            <w:hideMark/>
          </w:tcPr>
          <w:p w14:paraId="3332EFB7"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44231114"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 گواهينامه مقصر حادثه براي رانندگي باوسيله نقليه مسبب حادثه متناسب مي باشد</w:t>
            </w:r>
          </w:p>
        </w:tc>
        <w:tc>
          <w:tcPr>
            <w:tcW w:w="1017" w:type="dxa"/>
            <w:noWrap/>
            <w:vAlign w:val="center"/>
            <w:hideMark/>
          </w:tcPr>
          <w:p w14:paraId="1052FEB1"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5B017848" w14:textId="77777777" w:rsidR="00DD4DD5" w:rsidRPr="00F733A3" w:rsidRDefault="00DD4DD5" w:rsidP="0088524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1040027</w:t>
            </w:r>
          </w:p>
        </w:tc>
      </w:tr>
      <w:tr w:rsidR="00DD4DD5" w:rsidRPr="00F733A3" w14:paraId="78E58294"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0A4F6E0F" w14:textId="77777777" w:rsidR="00DD4DD5" w:rsidRPr="00F733A3" w:rsidRDefault="00DD4DD5" w:rsidP="00885240">
            <w:pPr>
              <w:jc w:val="center"/>
              <w:rPr>
                <w:rFonts w:ascii="Arial" w:eastAsia="Times New Roman" w:hAnsi="Arial" w:cs="B Lotus"/>
                <w:b w:val="0"/>
                <w:bCs w:val="0"/>
                <w:sz w:val="28"/>
                <w:szCs w:val="28"/>
              </w:rPr>
            </w:pPr>
            <w:r w:rsidRPr="00F733A3">
              <w:rPr>
                <w:rFonts w:ascii="Arial" w:eastAsia="Times New Roman" w:hAnsi="Arial" w:cs="B Lotus"/>
                <w:sz w:val="28"/>
                <w:szCs w:val="28"/>
              </w:rPr>
              <w:t>29</w:t>
            </w:r>
          </w:p>
        </w:tc>
        <w:tc>
          <w:tcPr>
            <w:tcW w:w="2686" w:type="dxa"/>
            <w:noWrap/>
            <w:vAlign w:val="center"/>
            <w:hideMark/>
          </w:tcPr>
          <w:p w14:paraId="243DDE36"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OcrDte</w:t>
            </w:r>
          </w:p>
        </w:tc>
        <w:tc>
          <w:tcPr>
            <w:tcW w:w="1708" w:type="dxa"/>
            <w:noWrap/>
            <w:vAlign w:val="center"/>
            <w:hideMark/>
          </w:tcPr>
          <w:p w14:paraId="74829043"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839" w:type="dxa"/>
            <w:noWrap/>
            <w:vAlign w:val="center"/>
            <w:hideMark/>
          </w:tcPr>
          <w:p w14:paraId="4FE54197"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29122363" w14:textId="77777777" w:rsidR="00DD4DD5" w:rsidRPr="00F733A3" w:rsidRDefault="00DD4DD5" w:rsidP="008E7914">
            <w:pPr>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F733A3">
              <w:rPr>
                <w:rFonts w:ascii="Arial" w:eastAsia="Times New Roman" w:hAnsi="Arial" w:cs="B Lotus"/>
                <w:rtl/>
              </w:rPr>
              <w:t xml:space="preserve"> تاريخ و ساعت وقوع حادثه به </w:t>
            </w:r>
            <w:r w:rsidRPr="00F733A3">
              <w:rPr>
                <w:rFonts w:ascii="Arial" w:eastAsia="Times New Roman" w:hAnsi="Arial" w:cs="B Lotus" w:hint="cs"/>
                <w:rtl/>
              </w:rPr>
              <w:t xml:space="preserve">تاریخ شمسی واردشود </w:t>
            </w:r>
          </w:p>
          <w:p w14:paraId="37E44529" w14:textId="77777777" w:rsidR="00DD4DD5" w:rsidRPr="00F733A3" w:rsidRDefault="00DD4DD5" w:rsidP="008E7914">
            <w:pPr>
              <w:jc w:val="low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 xml:space="preserve">(تاریخ شمسی  زمان </w:t>
            </w:r>
            <w:r w:rsidRPr="00F733A3">
              <w:rPr>
                <w:rFonts w:ascii="Arial" w:eastAsia="Times New Roman" w:hAnsi="Arial" w:cs="B Lotus"/>
              </w:rPr>
              <w:t>00:00</w:t>
            </w:r>
            <w:r w:rsidRPr="00F733A3">
              <w:rPr>
                <w:rFonts w:ascii="Arial" w:eastAsia="Times New Roman" w:hAnsi="Arial" w:cs="B Lotus" w:hint="cs"/>
                <w:rtl/>
              </w:rPr>
              <w:t>)</w:t>
            </w:r>
          </w:p>
        </w:tc>
        <w:tc>
          <w:tcPr>
            <w:tcW w:w="1017" w:type="dxa"/>
            <w:noWrap/>
            <w:vAlign w:val="center"/>
            <w:hideMark/>
          </w:tcPr>
          <w:p w14:paraId="4B3E1893"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2841A1B6" w14:textId="77777777" w:rsidR="00DD4DD5" w:rsidRPr="00F733A3" w:rsidRDefault="00DD4DD5" w:rsidP="0088524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1040059</w:t>
            </w:r>
          </w:p>
        </w:tc>
      </w:tr>
      <w:tr w:rsidR="0097642C" w:rsidRPr="00F733A3" w14:paraId="657BB9FA"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17CF6234" w14:textId="77777777" w:rsidR="0097642C" w:rsidRPr="00F733A3" w:rsidRDefault="0097642C" w:rsidP="0097642C">
            <w:pPr>
              <w:jc w:val="center"/>
              <w:rPr>
                <w:rFonts w:ascii="Arial" w:eastAsia="Times New Roman" w:hAnsi="Arial" w:cs="B Lotus"/>
                <w:b w:val="0"/>
                <w:bCs w:val="0"/>
                <w:sz w:val="28"/>
                <w:szCs w:val="28"/>
              </w:rPr>
            </w:pPr>
            <w:r w:rsidRPr="00F733A3">
              <w:rPr>
                <w:rFonts w:ascii="Arial" w:eastAsia="Times New Roman" w:hAnsi="Arial" w:cs="B Lotus"/>
                <w:sz w:val="28"/>
                <w:szCs w:val="28"/>
              </w:rPr>
              <w:lastRenderedPageBreak/>
              <w:t>30</w:t>
            </w:r>
          </w:p>
        </w:tc>
        <w:tc>
          <w:tcPr>
            <w:tcW w:w="2686" w:type="dxa"/>
            <w:noWrap/>
            <w:vAlign w:val="center"/>
            <w:hideMark/>
          </w:tcPr>
          <w:p w14:paraId="09F710E1" w14:textId="77777777" w:rsidR="0097642C" w:rsidRPr="00F733A3" w:rsidRDefault="0097642C" w:rsidP="0097642C">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CmpltDte</w:t>
            </w:r>
          </w:p>
        </w:tc>
        <w:tc>
          <w:tcPr>
            <w:tcW w:w="1708" w:type="dxa"/>
            <w:noWrap/>
            <w:hideMark/>
          </w:tcPr>
          <w:p w14:paraId="664F2CC0" w14:textId="27F363FE" w:rsidR="0097642C" w:rsidRPr="00F733A3" w:rsidRDefault="0097642C" w:rsidP="0097642C">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839" w:type="dxa"/>
            <w:noWrap/>
            <w:vAlign w:val="center"/>
            <w:hideMark/>
          </w:tcPr>
          <w:p w14:paraId="0674B79E" w14:textId="77777777" w:rsidR="0097642C" w:rsidRPr="00F733A3" w:rsidRDefault="0097642C" w:rsidP="0097642C">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46B4D129" w14:textId="77777777" w:rsidR="0097642C" w:rsidRPr="00F733A3" w:rsidRDefault="0097642C" w:rsidP="0097642C">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 تاريخ </w:t>
            </w:r>
            <w:r w:rsidRPr="00F733A3">
              <w:rPr>
                <w:rFonts w:ascii="Arial" w:eastAsia="Times New Roman" w:hAnsi="Arial" w:cs="B Lotus" w:hint="cs"/>
                <w:rtl/>
              </w:rPr>
              <w:t xml:space="preserve">شمسی </w:t>
            </w:r>
            <w:r w:rsidRPr="00F733A3">
              <w:rPr>
                <w:rFonts w:ascii="Arial" w:eastAsia="Times New Roman" w:hAnsi="Arial" w:cs="B Lotus"/>
                <w:rtl/>
              </w:rPr>
              <w:t>تكميل پرونده</w:t>
            </w:r>
          </w:p>
        </w:tc>
        <w:tc>
          <w:tcPr>
            <w:tcW w:w="1017" w:type="dxa"/>
            <w:noWrap/>
            <w:vAlign w:val="center"/>
            <w:hideMark/>
          </w:tcPr>
          <w:p w14:paraId="21C8E48B" w14:textId="77777777" w:rsidR="0097642C" w:rsidRPr="00F733A3" w:rsidRDefault="0097642C" w:rsidP="0097642C">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32F46963" w14:textId="77777777" w:rsidR="0097642C" w:rsidRPr="00F733A3" w:rsidRDefault="0097642C" w:rsidP="0097642C">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1040010</w:t>
            </w:r>
          </w:p>
        </w:tc>
      </w:tr>
      <w:tr w:rsidR="0097642C" w:rsidRPr="00F733A3" w14:paraId="004357A2"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569AA2CE" w14:textId="77777777" w:rsidR="0097642C" w:rsidRPr="00F733A3" w:rsidRDefault="0097642C" w:rsidP="0097642C">
            <w:pPr>
              <w:jc w:val="center"/>
              <w:rPr>
                <w:rFonts w:ascii="Arial" w:eastAsia="Times New Roman" w:hAnsi="Arial" w:cs="B Lotus"/>
                <w:b w:val="0"/>
                <w:bCs w:val="0"/>
                <w:sz w:val="28"/>
                <w:szCs w:val="28"/>
              </w:rPr>
            </w:pPr>
            <w:r w:rsidRPr="00F733A3">
              <w:rPr>
                <w:rFonts w:ascii="Arial" w:eastAsia="Times New Roman" w:hAnsi="Arial" w:cs="B Lotus"/>
                <w:sz w:val="28"/>
                <w:szCs w:val="28"/>
              </w:rPr>
              <w:t>31</w:t>
            </w:r>
          </w:p>
        </w:tc>
        <w:tc>
          <w:tcPr>
            <w:tcW w:w="2686" w:type="dxa"/>
            <w:noWrap/>
            <w:vAlign w:val="center"/>
            <w:hideMark/>
          </w:tcPr>
          <w:p w14:paraId="0564A3C3" w14:textId="77777777" w:rsidR="0097642C" w:rsidRPr="00F733A3" w:rsidRDefault="0097642C" w:rsidP="0097642C">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AncDte</w:t>
            </w:r>
          </w:p>
        </w:tc>
        <w:tc>
          <w:tcPr>
            <w:tcW w:w="1708" w:type="dxa"/>
            <w:noWrap/>
            <w:hideMark/>
          </w:tcPr>
          <w:p w14:paraId="00EB2B0A" w14:textId="74E0D9B3" w:rsidR="0097642C" w:rsidRPr="00F733A3" w:rsidRDefault="0097642C" w:rsidP="0097642C">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839" w:type="dxa"/>
            <w:noWrap/>
            <w:vAlign w:val="center"/>
            <w:hideMark/>
          </w:tcPr>
          <w:p w14:paraId="58DEBEC7" w14:textId="77777777" w:rsidR="0097642C" w:rsidRPr="00F733A3" w:rsidRDefault="0097642C" w:rsidP="0097642C">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7449AF35" w14:textId="77777777" w:rsidR="0097642C" w:rsidRPr="00F733A3" w:rsidRDefault="0097642C" w:rsidP="0097642C">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 تاريخ</w:t>
            </w:r>
            <w:r w:rsidRPr="00F733A3">
              <w:rPr>
                <w:rFonts w:ascii="Arial" w:eastAsia="Times New Roman" w:hAnsi="Arial" w:cs="B Lotus" w:hint="cs"/>
                <w:rtl/>
              </w:rPr>
              <w:t xml:space="preserve"> شمسی</w:t>
            </w:r>
            <w:r w:rsidRPr="00F733A3">
              <w:rPr>
                <w:rFonts w:ascii="Arial" w:eastAsia="Times New Roman" w:hAnsi="Arial" w:cs="B Lotus"/>
                <w:rtl/>
              </w:rPr>
              <w:t xml:space="preserve"> اعلام حادثه</w:t>
            </w:r>
          </w:p>
        </w:tc>
        <w:tc>
          <w:tcPr>
            <w:tcW w:w="1017" w:type="dxa"/>
            <w:noWrap/>
            <w:vAlign w:val="center"/>
            <w:hideMark/>
          </w:tcPr>
          <w:p w14:paraId="49D38488" w14:textId="77777777" w:rsidR="0097642C" w:rsidRPr="00F733A3" w:rsidRDefault="0097642C" w:rsidP="0097642C">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52902E0C" w14:textId="77777777" w:rsidR="0097642C" w:rsidRPr="00F733A3" w:rsidRDefault="0097642C" w:rsidP="0097642C">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1040010</w:t>
            </w:r>
          </w:p>
        </w:tc>
      </w:tr>
      <w:tr w:rsidR="0097642C" w:rsidRPr="00F733A3" w14:paraId="277D34DF"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32858A17" w14:textId="77777777" w:rsidR="0097642C" w:rsidRPr="00F733A3" w:rsidRDefault="0097642C" w:rsidP="0097642C">
            <w:pPr>
              <w:jc w:val="center"/>
              <w:rPr>
                <w:rFonts w:ascii="Arial" w:eastAsia="Times New Roman" w:hAnsi="Arial" w:cs="B Lotus"/>
                <w:b w:val="0"/>
                <w:bCs w:val="0"/>
                <w:sz w:val="28"/>
                <w:szCs w:val="28"/>
              </w:rPr>
            </w:pPr>
            <w:r w:rsidRPr="00F733A3">
              <w:rPr>
                <w:rFonts w:ascii="Arial" w:eastAsia="Times New Roman" w:hAnsi="Arial" w:cs="B Lotus"/>
                <w:sz w:val="28"/>
                <w:szCs w:val="28"/>
              </w:rPr>
              <w:t>32</w:t>
            </w:r>
          </w:p>
        </w:tc>
        <w:tc>
          <w:tcPr>
            <w:tcW w:w="2686" w:type="dxa"/>
            <w:noWrap/>
            <w:vAlign w:val="center"/>
            <w:hideMark/>
          </w:tcPr>
          <w:p w14:paraId="480F5C96" w14:textId="77777777" w:rsidR="0097642C" w:rsidRPr="00F733A3" w:rsidRDefault="0097642C" w:rsidP="0097642C">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FleDte</w:t>
            </w:r>
          </w:p>
        </w:tc>
        <w:tc>
          <w:tcPr>
            <w:tcW w:w="1708" w:type="dxa"/>
            <w:noWrap/>
            <w:hideMark/>
          </w:tcPr>
          <w:p w14:paraId="105FD29E" w14:textId="09E17C53" w:rsidR="0097642C" w:rsidRPr="00F733A3" w:rsidRDefault="0097642C" w:rsidP="0097642C">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839" w:type="dxa"/>
            <w:noWrap/>
            <w:vAlign w:val="center"/>
            <w:hideMark/>
          </w:tcPr>
          <w:p w14:paraId="471FAEFF" w14:textId="77777777" w:rsidR="0097642C" w:rsidRPr="00F733A3" w:rsidRDefault="0097642C" w:rsidP="0097642C">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hideMark/>
          </w:tcPr>
          <w:p w14:paraId="25893DF0" w14:textId="77777777" w:rsidR="0097642C" w:rsidRPr="00F733A3" w:rsidRDefault="0097642C" w:rsidP="0097642C">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 تاريخ</w:t>
            </w:r>
            <w:r w:rsidRPr="00F733A3">
              <w:rPr>
                <w:rFonts w:ascii="Arial" w:eastAsia="Times New Roman" w:hAnsi="Arial" w:cs="B Lotus"/>
              </w:rPr>
              <w:t xml:space="preserve"> </w:t>
            </w:r>
            <w:r w:rsidRPr="00F733A3">
              <w:rPr>
                <w:rFonts w:ascii="Arial" w:eastAsia="Times New Roman" w:hAnsi="Arial" w:cs="B Lotus" w:hint="cs"/>
                <w:rtl/>
              </w:rPr>
              <w:t>شمسی</w:t>
            </w:r>
            <w:r w:rsidRPr="00F733A3">
              <w:rPr>
                <w:rFonts w:ascii="Arial" w:eastAsia="Times New Roman" w:hAnsi="Arial" w:cs="B Lotus"/>
                <w:rtl/>
              </w:rPr>
              <w:t xml:space="preserve"> تشكيل پرونده</w:t>
            </w:r>
          </w:p>
        </w:tc>
        <w:tc>
          <w:tcPr>
            <w:tcW w:w="1017" w:type="dxa"/>
            <w:noWrap/>
            <w:vAlign w:val="center"/>
            <w:hideMark/>
          </w:tcPr>
          <w:p w14:paraId="1D19D6BD" w14:textId="77777777" w:rsidR="0097642C" w:rsidRPr="00F733A3" w:rsidRDefault="0097642C" w:rsidP="0097642C">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hideMark/>
          </w:tcPr>
          <w:p w14:paraId="034FCD22" w14:textId="77777777" w:rsidR="0097642C" w:rsidRPr="00F733A3" w:rsidRDefault="0097642C" w:rsidP="0097642C">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1040010</w:t>
            </w:r>
          </w:p>
        </w:tc>
      </w:tr>
      <w:tr w:rsidR="00A12D37" w:rsidRPr="00F733A3" w14:paraId="64312A3B" w14:textId="77777777" w:rsidTr="00AD234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0962063D" w14:textId="77777777" w:rsidR="00A12D37" w:rsidRPr="007004CA" w:rsidRDefault="00A12D37" w:rsidP="00A12D37">
            <w:pPr>
              <w:jc w:val="center"/>
              <w:rPr>
                <w:rFonts w:ascii="Arial" w:eastAsia="Times New Roman" w:hAnsi="Arial" w:cs="B Lotus"/>
                <w:b w:val="0"/>
                <w:bCs w:val="0"/>
                <w:sz w:val="28"/>
                <w:szCs w:val="28"/>
              </w:rPr>
            </w:pPr>
            <w:r w:rsidRPr="007004CA">
              <w:rPr>
                <w:rFonts w:ascii="Arial" w:eastAsia="Times New Roman" w:hAnsi="Arial" w:cs="B Lotus"/>
                <w:sz w:val="28"/>
                <w:szCs w:val="28"/>
              </w:rPr>
              <w:t>33</w:t>
            </w:r>
          </w:p>
        </w:tc>
        <w:tc>
          <w:tcPr>
            <w:tcW w:w="2686" w:type="dxa"/>
            <w:noWrap/>
            <w:vAlign w:val="center"/>
          </w:tcPr>
          <w:p w14:paraId="1096179F" w14:textId="475132E3" w:rsidR="00A12D37" w:rsidRPr="007004CA" w:rsidRDefault="00A12D37" w:rsidP="00A12D3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eastAsia="Times New Roman" w:cstheme="minorHAnsi"/>
              </w:rPr>
              <w:t>LstNjRptDte</w:t>
            </w:r>
          </w:p>
        </w:tc>
        <w:tc>
          <w:tcPr>
            <w:tcW w:w="1708" w:type="dxa"/>
            <w:noWrap/>
          </w:tcPr>
          <w:p w14:paraId="6914F0D9" w14:textId="47419A71" w:rsidR="00A12D37" w:rsidRPr="007004CA" w:rsidRDefault="00A12D37" w:rsidP="00A12D3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eastAsia="Times New Roman" w:cstheme="minorHAnsi"/>
              </w:rPr>
              <w:t>string</w:t>
            </w:r>
          </w:p>
        </w:tc>
        <w:tc>
          <w:tcPr>
            <w:tcW w:w="839" w:type="dxa"/>
            <w:noWrap/>
            <w:vAlign w:val="center"/>
          </w:tcPr>
          <w:p w14:paraId="6368969D" w14:textId="3ACEC1B5" w:rsidR="00A12D37" w:rsidRPr="007004CA" w:rsidRDefault="00A12D37" w:rsidP="00A12D3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eastAsia="Times New Roman" w:cstheme="minorHAnsi"/>
              </w:rPr>
              <w:t>Yes</w:t>
            </w:r>
          </w:p>
        </w:tc>
        <w:tc>
          <w:tcPr>
            <w:tcW w:w="1660" w:type="dxa"/>
            <w:noWrap/>
            <w:vAlign w:val="center"/>
          </w:tcPr>
          <w:p w14:paraId="3E66E073" w14:textId="28EA22BC" w:rsidR="00A12D37" w:rsidRPr="007004CA" w:rsidRDefault="00A12D37" w:rsidP="00A12D3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ascii="Arial" w:eastAsia="Times New Roman" w:hAnsi="Arial" w:cs="B Lotus"/>
                <w:rtl/>
              </w:rPr>
              <w:t xml:space="preserve">تاریخ </w:t>
            </w:r>
            <w:r w:rsidRPr="007004CA">
              <w:rPr>
                <w:rFonts w:ascii="Arial" w:eastAsia="Times New Roman" w:hAnsi="Arial" w:cs="B Lotus" w:hint="cs"/>
                <w:rtl/>
              </w:rPr>
              <w:t>شمسی</w:t>
            </w:r>
            <w:r w:rsidRPr="007004CA">
              <w:rPr>
                <w:rFonts w:ascii="Arial" w:eastAsia="Times New Roman" w:hAnsi="Arial" w:cs="B Lotus"/>
                <w:rtl/>
              </w:rPr>
              <w:t xml:space="preserve"> دریافت اصل یا تصویر گزارش کارشناس راهنمایی و رانندگی یا گزارش مقامات انتظامی یا نظریه کارشناس یا هیات کارشناسی منتخب مراجع قضایی</w:t>
            </w:r>
          </w:p>
        </w:tc>
        <w:tc>
          <w:tcPr>
            <w:tcW w:w="1017" w:type="dxa"/>
            <w:noWrap/>
            <w:vAlign w:val="center"/>
          </w:tcPr>
          <w:p w14:paraId="0BBD6656" w14:textId="786E9075" w:rsidR="00A12D37" w:rsidRPr="00E41FF8" w:rsidRDefault="00A12D37" w:rsidP="00A12D3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rPr>
            </w:pPr>
          </w:p>
        </w:tc>
        <w:tc>
          <w:tcPr>
            <w:tcW w:w="1146" w:type="dxa"/>
            <w:noWrap/>
            <w:vAlign w:val="center"/>
          </w:tcPr>
          <w:p w14:paraId="7C0B9A73" w14:textId="5A5B378A" w:rsidR="00A12D37" w:rsidRPr="00F733A3" w:rsidRDefault="00A12D37" w:rsidP="00A12D3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p>
        </w:tc>
      </w:tr>
      <w:tr w:rsidR="00E41FF8" w:rsidRPr="00F733A3" w14:paraId="609319AE" w14:textId="77777777" w:rsidTr="00AD2348">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4D2E0E65"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34</w:t>
            </w:r>
          </w:p>
        </w:tc>
        <w:tc>
          <w:tcPr>
            <w:tcW w:w="2686" w:type="dxa"/>
            <w:noWrap/>
            <w:vAlign w:val="center"/>
          </w:tcPr>
          <w:p w14:paraId="7AEB2748" w14:textId="1C35FFFE"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PlcyDte</w:t>
            </w:r>
          </w:p>
        </w:tc>
        <w:tc>
          <w:tcPr>
            <w:tcW w:w="1708" w:type="dxa"/>
            <w:noWrap/>
          </w:tcPr>
          <w:p w14:paraId="2A4EF942" w14:textId="5EAA7941"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839" w:type="dxa"/>
            <w:noWrap/>
            <w:vAlign w:val="center"/>
          </w:tcPr>
          <w:p w14:paraId="32BD1572" w14:textId="4CFAA57A"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tcPr>
          <w:p w14:paraId="1AEC804C" w14:textId="46AB249E"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تاریخ </w:t>
            </w:r>
            <w:r w:rsidRPr="00F733A3">
              <w:rPr>
                <w:rFonts w:ascii="Arial" w:eastAsia="Times New Roman" w:hAnsi="Arial" w:cs="B Lotus" w:hint="cs"/>
                <w:rtl/>
              </w:rPr>
              <w:t>شمسی</w:t>
            </w:r>
            <w:r w:rsidRPr="00F733A3">
              <w:rPr>
                <w:rFonts w:ascii="Arial" w:eastAsia="Times New Roman" w:hAnsi="Arial" w:cs="B Lotus"/>
                <w:rtl/>
              </w:rPr>
              <w:t xml:space="preserve"> دریافت بیمه نامه شخص ثالث یا هرگونه مدرک دیگری که حاکی از بیمه وسیله نقلیه مسبب حادثه در زمان وقوع حادثه</w:t>
            </w:r>
          </w:p>
        </w:tc>
        <w:tc>
          <w:tcPr>
            <w:tcW w:w="1017" w:type="dxa"/>
            <w:noWrap/>
            <w:vAlign w:val="center"/>
          </w:tcPr>
          <w:p w14:paraId="7E029AD4" w14:textId="2EA89F6F"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tcPr>
          <w:p w14:paraId="44FAB233" w14:textId="15F93D98"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1040010</w:t>
            </w:r>
          </w:p>
        </w:tc>
      </w:tr>
      <w:tr w:rsidR="00E41FF8" w:rsidRPr="00F733A3" w14:paraId="1834872B" w14:textId="77777777" w:rsidTr="00E41FF8">
        <w:trPr>
          <w:cnfStyle w:val="000000100000" w:firstRow="0" w:lastRow="0" w:firstColumn="0" w:lastColumn="0" w:oddVBand="0" w:evenVBand="0" w:oddHBand="1" w:evenHBand="0" w:firstRowFirstColumn="0" w:firstRowLastColumn="0" w:lastRowFirstColumn="0" w:lastRowLastColumn="0"/>
          <w:trHeight w:val="134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064D092C"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35</w:t>
            </w:r>
          </w:p>
        </w:tc>
        <w:tc>
          <w:tcPr>
            <w:tcW w:w="2686" w:type="dxa"/>
            <w:noWrap/>
            <w:vAlign w:val="center"/>
          </w:tcPr>
          <w:p w14:paraId="5465921C" w14:textId="15BCA2A6"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DrvLcnsDte</w:t>
            </w:r>
          </w:p>
        </w:tc>
        <w:tc>
          <w:tcPr>
            <w:tcW w:w="1708" w:type="dxa"/>
            <w:noWrap/>
          </w:tcPr>
          <w:p w14:paraId="57A30DB1" w14:textId="00B87727"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839" w:type="dxa"/>
            <w:noWrap/>
            <w:vAlign w:val="center"/>
          </w:tcPr>
          <w:p w14:paraId="2551311E" w14:textId="3FBFB32A"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tcPr>
          <w:p w14:paraId="36D6225E" w14:textId="38491B3D"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تاریخ </w:t>
            </w:r>
            <w:r w:rsidRPr="00F733A3">
              <w:rPr>
                <w:rFonts w:ascii="Arial" w:eastAsia="Times New Roman" w:hAnsi="Arial" w:cs="B Lotus" w:hint="cs"/>
                <w:rtl/>
              </w:rPr>
              <w:t>شمسی</w:t>
            </w:r>
            <w:r w:rsidRPr="00F733A3">
              <w:rPr>
                <w:rFonts w:ascii="Arial" w:eastAsia="Times New Roman" w:hAnsi="Arial" w:cs="B Lotus"/>
                <w:rtl/>
              </w:rPr>
              <w:t xml:space="preserve"> دریافت تصویر گواهی نامه رانندگی مسئول حادثه </w:t>
            </w:r>
          </w:p>
        </w:tc>
        <w:tc>
          <w:tcPr>
            <w:tcW w:w="1017" w:type="dxa"/>
            <w:noWrap/>
            <w:vAlign w:val="center"/>
          </w:tcPr>
          <w:p w14:paraId="4FF13B27" w14:textId="67A6D550"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tcPr>
          <w:p w14:paraId="74771A30" w14:textId="06525C52"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1040010</w:t>
            </w:r>
          </w:p>
        </w:tc>
      </w:tr>
      <w:tr w:rsidR="00E41FF8" w:rsidRPr="00F733A3" w14:paraId="7266A04F" w14:textId="77777777" w:rsidTr="00E41FF8">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32324D78"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36</w:t>
            </w:r>
          </w:p>
        </w:tc>
        <w:tc>
          <w:tcPr>
            <w:tcW w:w="2686" w:type="dxa"/>
            <w:noWrap/>
            <w:vAlign w:val="center"/>
          </w:tcPr>
          <w:p w14:paraId="4ED2CE0F" w14:textId="4556AA4B"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CarDocDte</w:t>
            </w:r>
          </w:p>
        </w:tc>
        <w:tc>
          <w:tcPr>
            <w:tcW w:w="1708" w:type="dxa"/>
            <w:noWrap/>
          </w:tcPr>
          <w:p w14:paraId="0837EAA5" w14:textId="28CFE287"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839" w:type="dxa"/>
            <w:noWrap/>
            <w:vAlign w:val="center"/>
          </w:tcPr>
          <w:p w14:paraId="64318392" w14:textId="4A32225E"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tcPr>
          <w:p w14:paraId="5A916AC1" w14:textId="005D5B60"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تاریخ </w:t>
            </w:r>
            <w:r w:rsidRPr="00F733A3">
              <w:rPr>
                <w:rFonts w:ascii="Arial" w:eastAsia="Times New Roman" w:hAnsi="Arial" w:cs="B Lotus" w:hint="cs"/>
                <w:rtl/>
              </w:rPr>
              <w:t>شمسی</w:t>
            </w:r>
            <w:r w:rsidRPr="00F733A3">
              <w:rPr>
                <w:rFonts w:ascii="Arial" w:eastAsia="Times New Roman" w:hAnsi="Arial" w:cs="B Lotus"/>
                <w:rtl/>
              </w:rPr>
              <w:t xml:space="preserve"> دریافت تصویر مدرک شناسایی وسیله نقلیه مسبب حادثه در صورت وجود</w:t>
            </w:r>
          </w:p>
        </w:tc>
        <w:tc>
          <w:tcPr>
            <w:tcW w:w="1017" w:type="dxa"/>
            <w:noWrap/>
            <w:vAlign w:val="center"/>
          </w:tcPr>
          <w:p w14:paraId="17B94B7A" w14:textId="18872295"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tcPr>
          <w:p w14:paraId="3A91473C" w14:textId="13466428"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1040010</w:t>
            </w:r>
          </w:p>
        </w:tc>
      </w:tr>
      <w:tr w:rsidR="00E41FF8" w:rsidRPr="00F733A3" w14:paraId="4950815C" w14:textId="77777777" w:rsidTr="00AD234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6620FCE5"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37</w:t>
            </w:r>
          </w:p>
        </w:tc>
        <w:tc>
          <w:tcPr>
            <w:tcW w:w="2686" w:type="dxa"/>
            <w:noWrap/>
            <w:vAlign w:val="center"/>
          </w:tcPr>
          <w:p w14:paraId="1A92C352" w14:textId="0E7D12F4"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LglDocDte</w:t>
            </w:r>
          </w:p>
        </w:tc>
        <w:tc>
          <w:tcPr>
            <w:tcW w:w="1708" w:type="dxa"/>
            <w:noWrap/>
          </w:tcPr>
          <w:p w14:paraId="0B5BEA5F" w14:textId="6F4CDE0E"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839" w:type="dxa"/>
            <w:noWrap/>
            <w:vAlign w:val="center"/>
          </w:tcPr>
          <w:p w14:paraId="603B0039" w14:textId="72EFB30E"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tcPr>
          <w:p w14:paraId="52847002" w14:textId="70B508C2"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تاریخ </w:t>
            </w:r>
            <w:r w:rsidRPr="00F733A3">
              <w:rPr>
                <w:rFonts w:ascii="Arial" w:eastAsia="Times New Roman" w:hAnsi="Arial" w:cs="B Lotus" w:hint="cs"/>
                <w:rtl/>
              </w:rPr>
              <w:t>شمسی</w:t>
            </w:r>
            <w:r w:rsidRPr="00F733A3">
              <w:rPr>
                <w:rFonts w:ascii="Arial" w:eastAsia="Times New Roman" w:hAnsi="Arial" w:cs="B Lotus"/>
                <w:rtl/>
              </w:rPr>
              <w:t xml:space="preserve"> دریافت مدارک مثبته دایر بر احراز سمت قانونی متقاضی از قبیل </w:t>
            </w:r>
            <w:r w:rsidRPr="00F733A3">
              <w:rPr>
                <w:rFonts w:ascii="Arial" w:eastAsia="Times New Roman" w:hAnsi="Arial" w:cs="B Lotus"/>
                <w:rtl/>
              </w:rPr>
              <w:lastRenderedPageBreak/>
              <w:t>قیومیت یا وکالت  یا وصایت یا ولایت خاص حسب مورد</w:t>
            </w:r>
          </w:p>
        </w:tc>
        <w:tc>
          <w:tcPr>
            <w:tcW w:w="1017" w:type="dxa"/>
            <w:noWrap/>
            <w:vAlign w:val="center"/>
            <w:hideMark/>
          </w:tcPr>
          <w:p w14:paraId="3DC9ECBF" w14:textId="53BC8740"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lastRenderedPageBreak/>
              <w:t> </w:t>
            </w:r>
          </w:p>
        </w:tc>
        <w:tc>
          <w:tcPr>
            <w:tcW w:w="1146" w:type="dxa"/>
            <w:noWrap/>
            <w:vAlign w:val="center"/>
            <w:hideMark/>
          </w:tcPr>
          <w:p w14:paraId="068C2412" w14:textId="029D9738"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1040010</w:t>
            </w:r>
          </w:p>
        </w:tc>
      </w:tr>
      <w:tr w:rsidR="00E41FF8" w:rsidRPr="00F733A3" w14:paraId="2B8EE784" w14:textId="77777777" w:rsidTr="00F600F9">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307F7074"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38</w:t>
            </w:r>
          </w:p>
        </w:tc>
        <w:tc>
          <w:tcPr>
            <w:tcW w:w="2686" w:type="dxa"/>
            <w:noWrap/>
            <w:vAlign w:val="center"/>
          </w:tcPr>
          <w:p w14:paraId="2409D74D" w14:textId="72BEE135"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LstRprtDte</w:t>
            </w:r>
          </w:p>
        </w:tc>
        <w:tc>
          <w:tcPr>
            <w:tcW w:w="1708" w:type="dxa"/>
            <w:noWrap/>
            <w:vAlign w:val="center"/>
          </w:tcPr>
          <w:p w14:paraId="2895718D" w14:textId="1FD2B25B"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839" w:type="dxa"/>
            <w:noWrap/>
            <w:vAlign w:val="center"/>
          </w:tcPr>
          <w:p w14:paraId="0831FA21" w14:textId="71112073"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tcPr>
          <w:p w14:paraId="0055778B" w14:textId="3916E259"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 تاريخ </w:t>
            </w:r>
            <w:r w:rsidRPr="00F733A3">
              <w:rPr>
                <w:rFonts w:ascii="Arial" w:eastAsia="Times New Roman" w:hAnsi="Arial" w:cs="B Lotus" w:hint="cs"/>
                <w:rtl/>
              </w:rPr>
              <w:t xml:space="preserve">شمسی </w:t>
            </w:r>
            <w:r w:rsidRPr="00F733A3">
              <w:rPr>
                <w:rFonts w:ascii="Arial" w:eastAsia="Times New Roman" w:hAnsi="Arial" w:cs="B Lotus"/>
                <w:rtl/>
              </w:rPr>
              <w:t xml:space="preserve">دريافت آخرين </w:t>
            </w:r>
            <w:r>
              <w:rPr>
                <w:rFonts w:ascii="Arial" w:eastAsia="Times New Roman" w:hAnsi="Arial" w:cs="B Lotus" w:hint="cs"/>
                <w:rtl/>
              </w:rPr>
              <w:t>مدارک لازم جهت تکمیل پرونده(</w:t>
            </w:r>
            <w:r w:rsidRPr="00F733A3">
              <w:rPr>
                <w:rFonts w:ascii="Arial" w:eastAsia="Times New Roman" w:hAnsi="Arial" w:cs="B Lotus"/>
                <w:rtl/>
              </w:rPr>
              <w:t>گزارش موردنيازازمراجع ذيربط(گزارش كارشناس راهنمايي ورانندگي وياپليس راه ودرصورت لزوم گزارش سايرمقامات انتظامي وپزشكي قانوني)</w:t>
            </w:r>
            <w:r>
              <w:rPr>
                <w:rFonts w:ascii="Arial" w:eastAsia="Times New Roman" w:hAnsi="Arial" w:cs="B Lotus" w:hint="cs"/>
                <w:rtl/>
              </w:rPr>
              <w:t>)</w:t>
            </w:r>
          </w:p>
        </w:tc>
        <w:tc>
          <w:tcPr>
            <w:tcW w:w="1017" w:type="dxa"/>
            <w:noWrap/>
            <w:vAlign w:val="center"/>
          </w:tcPr>
          <w:p w14:paraId="69D7C1C5" w14:textId="3DF652DD"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tcPr>
          <w:p w14:paraId="15319E34" w14:textId="2DD5BCA8"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1040028</w:t>
            </w:r>
          </w:p>
        </w:tc>
      </w:tr>
      <w:tr w:rsidR="00E41FF8" w:rsidRPr="00F733A3" w14:paraId="2CCFB741" w14:textId="77777777" w:rsidTr="00F600F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24547664"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39</w:t>
            </w:r>
          </w:p>
        </w:tc>
        <w:tc>
          <w:tcPr>
            <w:tcW w:w="2686" w:type="dxa"/>
            <w:noWrap/>
            <w:vAlign w:val="center"/>
          </w:tcPr>
          <w:p w14:paraId="574EA016" w14:textId="7BB340BC"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VehCntryCod</w:t>
            </w:r>
          </w:p>
        </w:tc>
        <w:tc>
          <w:tcPr>
            <w:tcW w:w="1708" w:type="dxa"/>
            <w:noWrap/>
            <w:vAlign w:val="center"/>
          </w:tcPr>
          <w:p w14:paraId="7E6049F3" w14:textId="26C765FB"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int</w:t>
            </w:r>
          </w:p>
        </w:tc>
        <w:tc>
          <w:tcPr>
            <w:tcW w:w="839" w:type="dxa"/>
            <w:noWrap/>
            <w:vAlign w:val="center"/>
          </w:tcPr>
          <w:p w14:paraId="4F01E6F0" w14:textId="4AA0276C"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tcPr>
          <w:p w14:paraId="1705622D" w14:textId="7D1540E2"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کشور ساخت خودرو مقصر حادثه</w:t>
            </w:r>
          </w:p>
        </w:tc>
        <w:tc>
          <w:tcPr>
            <w:tcW w:w="1017" w:type="dxa"/>
            <w:noWrap/>
            <w:vAlign w:val="center"/>
          </w:tcPr>
          <w:p w14:paraId="44941BC8" w14:textId="33671876"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tcPr>
          <w:p w14:paraId="00FAB3C8" w14:textId="1522322C"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پژوهشکده</w:t>
            </w:r>
          </w:p>
        </w:tc>
      </w:tr>
      <w:tr w:rsidR="00E41FF8" w:rsidRPr="00F733A3" w14:paraId="16E74C0A" w14:textId="77777777" w:rsidTr="00F600F9">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37B609EA"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40</w:t>
            </w:r>
          </w:p>
        </w:tc>
        <w:tc>
          <w:tcPr>
            <w:tcW w:w="2686" w:type="dxa"/>
            <w:noWrap/>
            <w:vAlign w:val="center"/>
          </w:tcPr>
          <w:p w14:paraId="5DA7180E" w14:textId="5BEB8A83"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LosEvl</w:t>
            </w:r>
          </w:p>
        </w:tc>
        <w:tc>
          <w:tcPr>
            <w:tcW w:w="1708" w:type="dxa"/>
            <w:noWrap/>
            <w:vAlign w:val="center"/>
          </w:tcPr>
          <w:p w14:paraId="6E52C286" w14:textId="762DBD32"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nvarchar(60)</w:t>
            </w:r>
          </w:p>
        </w:tc>
        <w:tc>
          <w:tcPr>
            <w:tcW w:w="839" w:type="dxa"/>
            <w:noWrap/>
            <w:vAlign w:val="center"/>
          </w:tcPr>
          <w:p w14:paraId="77FD8F07" w14:textId="53C01FCC"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tcPr>
          <w:p w14:paraId="55650597" w14:textId="0C90C009"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نام ارزیاب</w:t>
            </w:r>
            <w:r w:rsidRPr="00F733A3">
              <w:rPr>
                <w:rFonts w:ascii="Arial" w:eastAsia="Times New Roman" w:hAnsi="Arial" w:cs="B Lotus"/>
              </w:rPr>
              <w:t xml:space="preserve"> </w:t>
            </w:r>
            <w:r w:rsidRPr="00F733A3">
              <w:rPr>
                <w:rFonts w:ascii="Arial" w:eastAsia="Times New Roman" w:hAnsi="Arial" w:cs="B Lotus"/>
                <w:rtl/>
              </w:rPr>
              <w:t xml:space="preserve">خسارت </w:t>
            </w:r>
            <w:r w:rsidRPr="00F733A3">
              <w:rPr>
                <w:rFonts w:ascii="Arial" w:eastAsia="Times New Roman" w:hAnsi="Arial" w:cs="B Lotus"/>
              </w:rPr>
              <w:t>)</w:t>
            </w:r>
            <w:r w:rsidRPr="00F733A3">
              <w:rPr>
                <w:rFonts w:ascii="Arial" w:eastAsia="Times New Roman" w:hAnsi="Arial" w:cs="B Lotus"/>
                <w:rtl/>
              </w:rPr>
              <w:t>حقیقی یا حقوقی)</w:t>
            </w:r>
          </w:p>
        </w:tc>
        <w:tc>
          <w:tcPr>
            <w:tcW w:w="1017" w:type="dxa"/>
            <w:noWrap/>
            <w:vAlign w:val="center"/>
          </w:tcPr>
          <w:p w14:paraId="1F944A0C" w14:textId="2823D477"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tcPr>
          <w:p w14:paraId="16E9802F" w14:textId="019A9FBE"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r>
      <w:tr w:rsidR="00E41FF8" w:rsidRPr="00F733A3" w14:paraId="621F1DD7" w14:textId="77777777" w:rsidTr="00F600F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425CE19E"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41</w:t>
            </w:r>
          </w:p>
        </w:tc>
        <w:tc>
          <w:tcPr>
            <w:tcW w:w="2686" w:type="dxa"/>
            <w:noWrap/>
            <w:vAlign w:val="center"/>
          </w:tcPr>
          <w:p w14:paraId="004836E8" w14:textId="23EEEC94"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LosEvlNtnlId</w:t>
            </w:r>
          </w:p>
        </w:tc>
        <w:tc>
          <w:tcPr>
            <w:tcW w:w="1708" w:type="dxa"/>
            <w:noWrap/>
            <w:vAlign w:val="center"/>
          </w:tcPr>
          <w:p w14:paraId="6D6F00D9" w14:textId="1FF6B838"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char(10)</w:t>
            </w:r>
          </w:p>
        </w:tc>
        <w:tc>
          <w:tcPr>
            <w:tcW w:w="839" w:type="dxa"/>
            <w:noWrap/>
            <w:vAlign w:val="center"/>
          </w:tcPr>
          <w:p w14:paraId="5680893B" w14:textId="57060223"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tcPr>
          <w:p w14:paraId="1C1D832A" w14:textId="1C8CED58"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کد ملی ارزیاب خسارت حقیقی</w:t>
            </w:r>
          </w:p>
        </w:tc>
        <w:tc>
          <w:tcPr>
            <w:tcW w:w="1017" w:type="dxa"/>
            <w:noWrap/>
            <w:vAlign w:val="center"/>
          </w:tcPr>
          <w:p w14:paraId="333D96DC" w14:textId="657A050F"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tcPr>
          <w:p w14:paraId="5CD13D07" w14:textId="15210437"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r>
      <w:tr w:rsidR="00E41FF8" w:rsidRPr="00F733A3" w14:paraId="6DAF1FC7" w14:textId="77777777" w:rsidTr="00E41FF8">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5EC8BB50"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42</w:t>
            </w:r>
          </w:p>
        </w:tc>
        <w:tc>
          <w:tcPr>
            <w:tcW w:w="2686" w:type="dxa"/>
            <w:noWrap/>
            <w:vAlign w:val="center"/>
          </w:tcPr>
          <w:p w14:paraId="55C6CFB7" w14:textId="2EAB7DCF"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LosEvlLglId</w:t>
            </w:r>
          </w:p>
        </w:tc>
        <w:tc>
          <w:tcPr>
            <w:tcW w:w="1708" w:type="dxa"/>
            <w:noWrap/>
            <w:vAlign w:val="center"/>
          </w:tcPr>
          <w:p w14:paraId="471B8FA6" w14:textId="04064126"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char(11)</w:t>
            </w:r>
          </w:p>
        </w:tc>
        <w:tc>
          <w:tcPr>
            <w:tcW w:w="839" w:type="dxa"/>
            <w:noWrap/>
            <w:vAlign w:val="center"/>
          </w:tcPr>
          <w:p w14:paraId="0762A9ED" w14:textId="7EFE0533"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tcPr>
          <w:p w14:paraId="6F1D9BAC" w14:textId="721A70C8"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شناسه ملی ارزیاب خسارت حقوقی</w:t>
            </w:r>
            <w:r w:rsidRPr="00F733A3">
              <w:rPr>
                <w:rFonts w:ascii="Arial" w:eastAsia="Times New Roman" w:hAnsi="Arial" w:cs="B Lotus" w:hint="cs"/>
                <w:rtl/>
              </w:rPr>
              <w:t>(درصورتی که ارزیاب شخص حقوقی یعنی یک شرکت ارزیابی باشد، شناسه ملی شرکت منظور می باشد)</w:t>
            </w:r>
          </w:p>
        </w:tc>
        <w:tc>
          <w:tcPr>
            <w:tcW w:w="1017" w:type="dxa"/>
            <w:noWrap/>
            <w:vAlign w:val="center"/>
          </w:tcPr>
          <w:p w14:paraId="5DEA06A0" w14:textId="7B65A136"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tcPr>
          <w:p w14:paraId="760D0CC0" w14:textId="04E69EDD"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r>
      <w:tr w:rsidR="00E41FF8" w:rsidRPr="00F733A3" w14:paraId="0D03BD8B" w14:textId="77777777" w:rsidTr="00E41FF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72630336"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43</w:t>
            </w:r>
          </w:p>
        </w:tc>
        <w:tc>
          <w:tcPr>
            <w:tcW w:w="2686" w:type="dxa"/>
            <w:noWrap/>
            <w:vAlign w:val="center"/>
          </w:tcPr>
          <w:p w14:paraId="5B7F1A70" w14:textId="1E693CB5"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BrnhFldCod</w:t>
            </w:r>
          </w:p>
        </w:tc>
        <w:tc>
          <w:tcPr>
            <w:tcW w:w="1708" w:type="dxa"/>
            <w:noWrap/>
            <w:vAlign w:val="center"/>
          </w:tcPr>
          <w:p w14:paraId="36262337" w14:textId="464ABCFA"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int</w:t>
            </w:r>
          </w:p>
        </w:tc>
        <w:tc>
          <w:tcPr>
            <w:tcW w:w="839" w:type="dxa"/>
            <w:noWrap/>
            <w:vAlign w:val="center"/>
          </w:tcPr>
          <w:p w14:paraId="7021B75D" w14:textId="3C4098C3"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tcPr>
          <w:p w14:paraId="58846870" w14:textId="153157CB"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 xml:space="preserve">کد شعبه رسمی شرکت بیمه - در حالت صدور یا معرفی-در حالت باجه شعبه ناظر ثبت </w:t>
            </w:r>
            <w:r w:rsidRPr="00F733A3">
              <w:rPr>
                <w:rFonts w:ascii="Arial" w:eastAsia="Times New Roman" w:hAnsi="Arial" w:cs="B Lotus"/>
                <w:rtl/>
              </w:rPr>
              <w:lastRenderedPageBreak/>
              <w:t>شود</w:t>
            </w:r>
            <w:r w:rsidRPr="00F733A3">
              <w:rPr>
                <w:rFonts w:ascii="Arial" w:eastAsia="Times New Roman" w:hAnsi="Arial" w:cs="B Lotus" w:hint="cs"/>
                <w:rtl/>
              </w:rPr>
              <w:t>(دریافتی از سرویس شعب بیمه مرکزی)</w:t>
            </w:r>
          </w:p>
        </w:tc>
        <w:tc>
          <w:tcPr>
            <w:tcW w:w="1017" w:type="dxa"/>
            <w:noWrap/>
            <w:vAlign w:val="center"/>
          </w:tcPr>
          <w:p w14:paraId="6AA7820D" w14:textId="2101D041"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lastRenderedPageBreak/>
              <w:t> </w:t>
            </w:r>
          </w:p>
        </w:tc>
        <w:tc>
          <w:tcPr>
            <w:tcW w:w="1146" w:type="dxa"/>
            <w:noWrap/>
            <w:vAlign w:val="center"/>
          </w:tcPr>
          <w:p w14:paraId="3735261B" w14:textId="5D9F085B"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r>
      <w:tr w:rsidR="00E41FF8" w:rsidRPr="00F733A3" w14:paraId="5DB7344E" w14:textId="77777777" w:rsidTr="00E41FF8">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638B27E7"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44</w:t>
            </w:r>
          </w:p>
        </w:tc>
        <w:tc>
          <w:tcPr>
            <w:tcW w:w="2686" w:type="dxa"/>
            <w:noWrap/>
            <w:vAlign w:val="center"/>
          </w:tcPr>
          <w:p w14:paraId="6C86C1C6" w14:textId="3910747C"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AgncFldCod</w:t>
            </w:r>
          </w:p>
        </w:tc>
        <w:tc>
          <w:tcPr>
            <w:tcW w:w="1708" w:type="dxa"/>
            <w:noWrap/>
            <w:vAlign w:val="center"/>
          </w:tcPr>
          <w:p w14:paraId="08C4C89C" w14:textId="47518254"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int</w:t>
            </w:r>
          </w:p>
        </w:tc>
        <w:tc>
          <w:tcPr>
            <w:tcW w:w="839" w:type="dxa"/>
            <w:noWrap/>
            <w:vAlign w:val="center"/>
          </w:tcPr>
          <w:p w14:paraId="0050CFEF" w14:textId="1D019CB8"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660" w:type="dxa"/>
            <w:noWrap/>
            <w:vAlign w:val="center"/>
          </w:tcPr>
          <w:p w14:paraId="3745AD56" w14:textId="61E60E44"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کد نماینده رسمی فعال شرکت بیمه-در حالت صدور یا معرفی- د رحالت باجه نماینده مربوطه ثبت شود</w:t>
            </w:r>
            <w:r w:rsidRPr="00F733A3">
              <w:rPr>
                <w:rFonts w:ascii="Arial" w:eastAsia="Times New Roman" w:hAnsi="Arial" w:cs="B Lotus" w:hint="cs"/>
                <w:rtl/>
              </w:rPr>
              <w:t>(دریافتی از سرویس نمایندگان بیمه مرکزی)</w:t>
            </w:r>
          </w:p>
        </w:tc>
        <w:tc>
          <w:tcPr>
            <w:tcW w:w="1017" w:type="dxa"/>
            <w:noWrap/>
            <w:vAlign w:val="center"/>
          </w:tcPr>
          <w:p w14:paraId="071787DA" w14:textId="51BE3539"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6" w:type="dxa"/>
            <w:noWrap/>
            <w:vAlign w:val="center"/>
          </w:tcPr>
          <w:p w14:paraId="2CC35C43" w14:textId="090CA27A"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r>
      <w:tr w:rsidR="00E41FF8" w:rsidRPr="00F733A3" w14:paraId="14FB1491" w14:textId="77777777" w:rsidTr="00E41FF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585E767E"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45</w:t>
            </w:r>
          </w:p>
        </w:tc>
        <w:tc>
          <w:tcPr>
            <w:tcW w:w="2686" w:type="dxa"/>
            <w:noWrap/>
            <w:vAlign w:val="center"/>
          </w:tcPr>
          <w:p w14:paraId="3AF497AA" w14:textId="44C1E2D5"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color w:val="000000"/>
              </w:rPr>
              <w:t>Mapctycode</w:t>
            </w:r>
          </w:p>
        </w:tc>
        <w:tc>
          <w:tcPr>
            <w:tcW w:w="1708" w:type="dxa"/>
            <w:noWrap/>
            <w:vAlign w:val="center"/>
          </w:tcPr>
          <w:p w14:paraId="546B3112" w14:textId="5D27EE47"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color w:val="000000"/>
              </w:rPr>
              <w:t>int</w:t>
            </w:r>
          </w:p>
        </w:tc>
        <w:tc>
          <w:tcPr>
            <w:tcW w:w="839" w:type="dxa"/>
            <w:noWrap/>
            <w:vAlign w:val="center"/>
          </w:tcPr>
          <w:p w14:paraId="2F4650FD" w14:textId="5FECFF05"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color w:val="000000"/>
              </w:rPr>
              <w:t>yes</w:t>
            </w:r>
          </w:p>
        </w:tc>
        <w:tc>
          <w:tcPr>
            <w:tcW w:w="1660" w:type="dxa"/>
            <w:noWrap/>
            <w:vAlign w:val="center"/>
          </w:tcPr>
          <w:p w14:paraId="379DBE65" w14:textId="22004BDE"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color w:val="000000"/>
                <w:rtl/>
              </w:rPr>
              <w:t>کد شهردرشرکت</w:t>
            </w:r>
          </w:p>
        </w:tc>
        <w:tc>
          <w:tcPr>
            <w:tcW w:w="1017" w:type="dxa"/>
            <w:noWrap/>
            <w:vAlign w:val="center"/>
          </w:tcPr>
          <w:p w14:paraId="399E0348" w14:textId="63C7BEFA"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p>
        </w:tc>
        <w:tc>
          <w:tcPr>
            <w:tcW w:w="1146" w:type="dxa"/>
            <w:noWrap/>
            <w:vAlign w:val="center"/>
          </w:tcPr>
          <w:p w14:paraId="7DF0ABC8" w14:textId="16EED756"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p>
        </w:tc>
      </w:tr>
      <w:tr w:rsidR="00E41FF8" w:rsidRPr="00F733A3" w14:paraId="1777196B" w14:textId="77777777" w:rsidTr="00E41FF8">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7F50AA5B"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46</w:t>
            </w:r>
          </w:p>
        </w:tc>
        <w:tc>
          <w:tcPr>
            <w:tcW w:w="2686" w:type="dxa"/>
            <w:noWrap/>
            <w:vAlign w:val="center"/>
          </w:tcPr>
          <w:p w14:paraId="54A4614A" w14:textId="006B5074"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color w:val="000000"/>
              </w:rPr>
              <w:t>Mapctynam</w:t>
            </w:r>
          </w:p>
        </w:tc>
        <w:tc>
          <w:tcPr>
            <w:tcW w:w="1708" w:type="dxa"/>
            <w:noWrap/>
            <w:vAlign w:val="center"/>
          </w:tcPr>
          <w:p w14:paraId="41353404" w14:textId="2FFA2C96"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color w:val="000000"/>
              </w:rPr>
              <w:t>n</w:t>
            </w:r>
            <w:r w:rsidRPr="00F733A3">
              <w:rPr>
                <w:rFonts w:ascii="Arial" w:eastAsia="Times New Roman" w:hAnsi="Arial" w:cs="B Lotus" w:hint="cs"/>
                <w:color w:val="000000"/>
              </w:rPr>
              <w:t>varchar(</w:t>
            </w:r>
            <w:r w:rsidRPr="00F733A3">
              <w:rPr>
                <w:rFonts w:ascii="Arial" w:eastAsia="Times New Roman" w:hAnsi="Arial" w:cs="B Lotus"/>
                <w:color w:val="000000"/>
              </w:rPr>
              <w:t>100</w:t>
            </w:r>
            <w:r w:rsidRPr="00F733A3">
              <w:rPr>
                <w:rFonts w:ascii="Arial" w:eastAsia="Times New Roman" w:hAnsi="Arial" w:cs="B Lotus" w:hint="cs"/>
                <w:color w:val="000000"/>
              </w:rPr>
              <w:t>0)</w:t>
            </w:r>
          </w:p>
        </w:tc>
        <w:tc>
          <w:tcPr>
            <w:tcW w:w="839" w:type="dxa"/>
            <w:noWrap/>
            <w:vAlign w:val="center"/>
          </w:tcPr>
          <w:p w14:paraId="31195904" w14:textId="2B8D440C"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color w:val="000000"/>
              </w:rPr>
              <w:t>yes</w:t>
            </w:r>
          </w:p>
        </w:tc>
        <w:tc>
          <w:tcPr>
            <w:tcW w:w="1660" w:type="dxa"/>
            <w:noWrap/>
            <w:vAlign w:val="center"/>
          </w:tcPr>
          <w:p w14:paraId="3478C6F2" w14:textId="65783F42"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color w:val="000000"/>
                <w:rtl/>
              </w:rPr>
              <w:t>نام شهردرشرکت</w:t>
            </w:r>
          </w:p>
        </w:tc>
        <w:tc>
          <w:tcPr>
            <w:tcW w:w="1017" w:type="dxa"/>
            <w:noWrap/>
            <w:vAlign w:val="center"/>
          </w:tcPr>
          <w:p w14:paraId="1874F940" w14:textId="57E23CCE"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p>
        </w:tc>
        <w:tc>
          <w:tcPr>
            <w:tcW w:w="1146" w:type="dxa"/>
            <w:noWrap/>
            <w:vAlign w:val="center"/>
          </w:tcPr>
          <w:p w14:paraId="5A8ABCBA" w14:textId="773C1AEF"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p>
        </w:tc>
      </w:tr>
      <w:tr w:rsidR="00E41FF8" w:rsidRPr="00F733A3" w14:paraId="1DDA6F7B" w14:textId="77777777" w:rsidTr="00E41FF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4F16DC49"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47</w:t>
            </w:r>
          </w:p>
        </w:tc>
        <w:tc>
          <w:tcPr>
            <w:tcW w:w="2686" w:type="dxa"/>
            <w:noWrap/>
            <w:vAlign w:val="center"/>
          </w:tcPr>
          <w:p w14:paraId="3B0DC21F" w14:textId="511FC6B1"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Consolas" w:hAnsi="Consolas" w:cs="Consolas"/>
                <w:color w:val="000000" w:themeColor="text1"/>
                <w:sz w:val="24"/>
                <w:szCs w:val="24"/>
                <w:lang w:bidi="ar-SA"/>
              </w:rPr>
              <w:t>CusAccInsTypCod</w:t>
            </w:r>
          </w:p>
        </w:tc>
        <w:tc>
          <w:tcPr>
            <w:tcW w:w="1708" w:type="dxa"/>
            <w:noWrap/>
            <w:vAlign w:val="center"/>
          </w:tcPr>
          <w:p w14:paraId="19DD04CB" w14:textId="4B165243"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color w:val="000000" w:themeColor="text1"/>
              </w:rPr>
              <w:t>Int</w:t>
            </w:r>
          </w:p>
        </w:tc>
        <w:tc>
          <w:tcPr>
            <w:tcW w:w="839" w:type="dxa"/>
            <w:noWrap/>
            <w:vAlign w:val="center"/>
          </w:tcPr>
          <w:p w14:paraId="4F0D97F1" w14:textId="325EA5A3"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color w:val="000000" w:themeColor="text1"/>
              </w:rPr>
              <w:t>Yes</w:t>
            </w:r>
          </w:p>
        </w:tc>
        <w:tc>
          <w:tcPr>
            <w:tcW w:w="1660" w:type="dxa"/>
            <w:noWrap/>
            <w:vAlign w:val="center"/>
          </w:tcPr>
          <w:p w14:paraId="578ADB3B" w14:textId="74053B20"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color w:val="000000" w:themeColor="text1"/>
                <w:sz w:val="24"/>
                <w:szCs w:val="24"/>
                <w:rtl/>
              </w:rPr>
              <w:t>نوع مقصر حادثه</w:t>
            </w:r>
          </w:p>
        </w:tc>
        <w:tc>
          <w:tcPr>
            <w:tcW w:w="1017" w:type="dxa"/>
            <w:noWrap/>
            <w:vAlign w:val="center"/>
          </w:tcPr>
          <w:p w14:paraId="050948BE" w14:textId="07BA1D76"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cs="B Lotus" w:hint="cs"/>
                <w:sz w:val="24"/>
                <w:szCs w:val="24"/>
                <w:rtl/>
              </w:rPr>
              <w:t xml:space="preserve">جدول کد نوع مقصر حادثه    </w:t>
            </w:r>
          </w:p>
        </w:tc>
        <w:tc>
          <w:tcPr>
            <w:tcW w:w="1146" w:type="dxa"/>
            <w:noWrap/>
            <w:vAlign w:val="center"/>
          </w:tcPr>
          <w:p w14:paraId="5038607D" w14:textId="3FA77540"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p>
        </w:tc>
      </w:tr>
      <w:tr w:rsidR="00E41FF8" w:rsidRPr="00F733A3" w14:paraId="36AB6351" w14:textId="77777777" w:rsidTr="00E41FF8">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5FF393E1"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48</w:t>
            </w:r>
          </w:p>
        </w:tc>
        <w:tc>
          <w:tcPr>
            <w:tcW w:w="2686" w:type="dxa"/>
            <w:noWrap/>
            <w:vAlign w:val="center"/>
          </w:tcPr>
          <w:p w14:paraId="1E7D028C" w14:textId="0A08DB76"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Consolas" w:hAnsi="Consolas" w:cs="Consolas"/>
                <w:color w:val="000000" w:themeColor="text1"/>
                <w:sz w:val="24"/>
                <w:szCs w:val="24"/>
                <w:lang w:bidi="ar-SA"/>
              </w:rPr>
              <w:t>CusAccLglId</w:t>
            </w:r>
          </w:p>
        </w:tc>
        <w:tc>
          <w:tcPr>
            <w:tcW w:w="1708" w:type="dxa"/>
            <w:noWrap/>
            <w:vAlign w:val="center"/>
          </w:tcPr>
          <w:p w14:paraId="3CD7663D" w14:textId="10D7FC10"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color w:val="000000" w:themeColor="text1"/>
              </w:rPr>
              <w:t>Varchar(20)</w:t>
            </w:r>
          </w:p>
        </w:tc>
        <w:tc>
          <w:tcPr>
            <w:tcW w:w="839" w:type="dxa"/>
            <w:noWrap/>
            <w:vAlign w:val="center"/>
          </w:tcPr>
          <w:p w14:paraId="2E7A0089" w14:textId="48ED9C26"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color w:val="000000" w:themeColor="text1"/>
              </w:rPr>
              <w:t>Yes</w:t>
            </w:r>
          </w:p>
        </w:tc>
        <w:tc>
          <w:tcPr>
            <w:tcW w:w="1660" w:type="dxa"/>
            <w:noWrap/>
            <w:vAlign w:val="center"/>
          </w:tcPr>
          <w:p w14:paraId="19736176" w14:textId="5E8C2955"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color w:val="000000" w:themeColor="text1"/>
                <w:sz w:val="24"/>
                <w:szCs w:val="24"/>
                <w:rtl/>
              </w:rPr>
              <w:t>شناسه ملی اشخاص حقوقی مقصر حادثه</w:t>
            </w:r>
          </w:p>
        </w:tc>
        <w:tc>
          <w:tcPr>
            <w:tcW w:w="1017" w:type="dxa"/>
            <w:noWrap/>
            <w:vAlign w:val="center"/>
          </w:tcPr>
          <w:p w14:paraId="7A6EAF99" w14:textId="3E1FA6D7"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p>
        </w:tc>
        <w:tc>
          <w:tcPr>
            <w:tcW w:w="1146" w:type="dxa"/>
            <w:noWrap/>
            <w:vAlign w:val="center"/>
          </w:tcPr>
          <w:p w14:paraId="03538895" w14:textId="22FF7B08"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p>
        </w:tc>
      </w:tr>
      <w:tr w:rsidR="00E41FF8" w:rsidRPr="00F733A3" w14:paraId="10361D0E" w14:textId="77777777" w:rsidTr="00E41FF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680DF431" w14:textId="77777777" w:rsidR="00E41FF8" w:rsidRPr="00F733A3" w:rsidRDefault="00E41FF8" w:rsidP="00E41FF8">
            <w:pPr>
              <w:jc w:val="center"/>
              <w:rPr>
                <w:rFonts w:ascii="Arial" w:eastAsia="Times New Roman" w:hAnsi="Arial" w:cs="B Lotus"/>
                <w:b w:val="0"/>
                <w:bCs w:val="0"/>
                <w:sz w:val="28"/>
                <w:szCs w:val="28"/>
              </w:rPr>
            </w:pPr>
            <w:r w:rsidRPr="00F733A3">
              <w:rPr>
                <w:rFonts w:ascii="Arial" w:eastAsia="Times New Roman" w:hAnsi="Arial" w:cs="B Lotus"/>
                <w:sz w:val="28"/>
                <w:szCs w:val="28"/>
              </w:rPr>
              <w:t>49</w:t>
            </w:r>
          </w:p>
        </w:tc>
        <w:tc>
          <w:tcPr>
            <w:tcW w:w="2686" w:type="dxa"/>
            <w:noWrap/>
            <w:vAlign w:val="center"/>
          </w:tcPr>
          <w:p w14:paraId="7A5DDD81" w14:textId="421A7F51"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Consolas" w:hAnsi="Consolas" w:cs="Consolas"/>
                <w:color w:val="000000" w:themeColor="text1"/>
                <w:sz w:val="24"/>
                <w:szCs w:val="24"/>
                <w:lang w:bidi="ar-SA"/>
              </w:rPr>
              <w:t>CusAccLglNam</w:t>
            </w:r>
          </w:p>
        </w:tc>
        <w:tc>
          <w:tcPr>
            <w:tcW w:w="1708" w:type="dxa"/>
            <w:noWrap/>
            <w:vAlign w:val="center"/>
          </w:tcPr>
          <w:p w14:paraId="7E0798AB" w14:textId="0D930D50"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color w:val="000000" w:themeColor="text1"/>
              </w:rPr>
              <w:t>Varchar(150)</w:t>
            </w:r>
          </w:p>
        </w:tc>
        <w:tc>
          <w:tcPr>
            <w:tcW w:w="839" w:type="dxa"/>
            <w:noWrap/>
            <w:vAlign w:val="center"/>
          </w:tcPr>
          <w:p w14:paraId="0478CD3D" w14:textId="5D726318"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color w:val="000000" w:themeColor="text1"/>
              </w:rPr>
              <w:t>Yes</w:t>
            </w:r>
          </w:p>
        </w:tc>
        <w:tc>
          <w:tcPr>
            <w:tcW w:w="1660" w:type="dxa"/>
            <w:noWrap/>
            <w:vAlign w:val="center"/>
          </w:tcPr>
          <w:p w14:paraId="29664D0B" w14:textId="08506FEE"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color w:val="000000" w:themeColor="text1"/>
                <w:sz w:val="24"/>
                <w:szCs w:val="24"/>
                <w:rtl/>
              </w:rPr>
              <w:t>نام شخص حقوقی مقصر حادثه</w:t>
            </w:r>
          </w:p>
        </w:tc>
        <w:tc>
          <w:tcPr>
            <w:tcW w:w="1017" w:type="dxa"/>
            <w:noWrap/>
            <w:vAlign w:val="center"/>
          </w:tcPr>
          <w:p w14:paraId="54A65518" w14:textId="76832068"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p>
        </w:tc>
        <w:tc>
          <w:tcPr>
            <w:tcW w:w="1146" w:type="dxa"/>
            <w:noWrap/>
            <w:vAlign w:val="center"/>
          </w:tcPr>
          <w:p w14:paraId="0C1B591B" w14:textId="416C659D"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p>
        </w:tc>
      </w:tr>
      <w:tr w:rsidR="00E41FF8" w:rsidRPr="00F733A3" w14:paraId="4EA4DBEB" w14:textId="77777777" w:rsidTr="00E41FF8">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07055710" w14:textId="77777777" w:rsidR="00E41FF8" w:rsidRPr="00F733A3" w:rsidRDefault="00E41FF8" w:rsidP="00E41FF8">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50</w:t>
            </w:r>
          </w:p>
        </w:tc>
        <w:tc>
          <w:tcPr>
            <w:tcW w:w="2686" w:type="dxa"/>
            <w:noWrap/>
            <w:vAlign w:val="center"/>
          </w:tcPr>
          <w:p w14:paraId="72E9C465" w14:textId="10E2B9A2"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Consolas" w:hAnsi="Consolas" w:cs="Consolas"/>
                <w:color w:val="000000" w:themeColor="text1"/>
                <w:sz w:val="24"/>
                <w:szCs w:val="24"/>
                <w:lang w:bidi="ar-SA"/>
              </w:rPr>
              <w:t>CusAccIsIrn</w:t>
            </w:r>
          </w:p>
        </w:tc>
        <w:tc>
          <w:tcPr>
            <w:tcW w:w="1708" w:type="dxa"/>
            <w:noWrap/>
            <w:vAlign w:val="center"/>
          </w:tcPr>
          <w:p w14:paraId="0D2050C1" w14:textId="64F829DB" w:rsidR="00E41FF8" w:rsidRPr="00F733A3"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eastAsia="Times New Roman" w:hAnsi="Arial" w:cs="B Lotus"/>
                <w:color w:val="000000" w:themeColor="text1"/>
              </w:rPr>
              <w:t>bit</w:t>
            </w:r>
          </w:p>
        </w:tc>
        <w:tc>
          <w:tcPr>
            <w:tcW w:w="839" w:type="dxa"/>
            <w:noWrap/>
            <w:vAlign w:val="center"/>
          </w:tcPr>
          <w:p w14:paraId="2BC6AB8B" w14:textId="1F6AA4A1" w:rsidR="00E41FF8" w:rsidRPr="00F733A3" w:rsidRDefault="00E41FF8" w:rsidP="00E41FF8">
            <w:pPr>
              <w:jc w:val="center"/>
              <w:cnfStyle w:val="000000000000" w:firstRow="0" w:lastRow="0" w:firstColumn="0" w:lastColumn="0" w:oddVBand="0" w:evenVBand="0" w:oddHBand="0" w:evenHBand="0" w:firstRowFirstColumn="0" w:firstRowLastColumn="0" w:lastRowFirstColumn="0" w:lastRowLastColumn="0"/>
              <w:rPr>
                <w:sz w:val="24"/>
                <w:szCs w:val="24"/>
              </w:rPr>
            </w:pPr>
            <w:r w:rsidRPr="00F733A3">
              <w:rPr>
                <w:rFonts w:ascii="Arial" w:eastAsia="Times New Roman" w:hAnsi="Arial" w:cs="B Lotus"/>
                <w:color w:val="000000" w:themeColor="text1"/>
              </w:rPr>
              <w:t>Yes</w:t>
            </w:r>
          </w:p>
        </w:tc>
        <w:tc>
          <w:tcPr>
            <w:tcW w:w="1660" w:type="dxa"/>
            <w:noWrap/>
            <w:vAlign w:val="center"/>
          </w:tcPr>
          <w:p w14:paraId="7FAFCC82" w14:textId="593A87CF"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themeColor="text1"/>
                <w:sz w:val="24"/>
                <w:szCs w:val="24"/>
                <w:rtl/>
              </w:rPr>
              <w:t>تابعیت 0-غیر ایرانی 1- ایرانی</w:t>
            </w:r>
          </w:p>
        </w:tc>
        <w:tc>
          <w:tcPr>
            <w:tcW w:w="1017" w:type="dxa"/>
            <w:noWrap/>
            <w:vAlign w:val="center"/>
          </w:tcPr>
          <w:p w14:paraId="16458F57" w14:textId="77777777" w:rsidR="00E41FF8" w:rsidRPr="00F733A3"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c>
          <w:tcPr>
            <w:tcW w:w="1146" w:type="dxa"/>
            <w:noWrap/>
            <w:vAlign w:val="center"/>
          </w:tcPr>
          <w:p w14:paraId="0598B6AE" w14:textId="77777777" w:rsidR="00E41FF8" w:rsidRPr="00F733A3"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color w:val="000000"/>
              </w:rPr>
            </w:pPr>
          </w:p>
        </w:tc>
      </w:tr>
      <w:tr w:rsidR="00E41FF8" w:rsidRPr="00F733A3" w14:paraId="3D5B3857" w14:textId="77777777" w:rsidTr="00E41FF8">
        <w:trPr>
          <w:cnfStyle w:val="000000100000" w:firstRow="0" w:lastRow="0" w:firstColumn="0" w:lastColumn="0" w:oddVBand="0" w:evenVBand="0" w:oddHBand="1" w:evenHBand="0" w:firstRowFirstColumn="0" w:firstRowLastColumn="0" w:lastRowFirstColumn="0" w:lastRowLastColumn="0"/>
          <w:trHeight w:val="590"/>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hideMark/>
          </w:tcPr>
          <w:p w14:paraId="2595B4BE" w14:textId="77777777" w:rsidR="00E41FF8" w:rsidRPr="00F733A3" w:rsidRDefault="00E41FF8" w:rsidP="00E41FF8">
            <w:pPr>
              <w:jc w:val="center"/>
              <w:rPr>
                <w:rFonts w:ascii="Arial" w:eastAsia="Times New Roman" w:hAnsi="Arial" w:cs="B Lotus"/>
                <w:color w:val="000000"/>
                <w:sz w:val="28"/>
                <w:szCs w:val="28"/>
              </w:rPr>
            </w:pPr>
            <w:r w:rsidRPr="00F733A3">
              <w:rPr>
                <w:rFonts w:ascii="Arial" w:eastAsia="Times New Roman" w:hAnsi="Arial" w:cs="B Lotus"/>
                <w:color w:val="000000"/>
                <w:sz w:val="28"/>
                <w:szCs w:val="28"/>
              </w:rPr>
              <w:t>51</w:t>
            </w:r>
          </w:p>
        </w:tc>
        <w:tc>
          <w:tcPr>
            <w:tcW w:w="2686" w:type="dxa"/>
            <w:noWrap/>
            <w:vAlign w:val="center"/>
          </w:tcPr>
          <w:p w14:paraId="7B43A5DA" w14:textId="3578E971"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Pr>
            </w:pPr>
            <w:r w:rsidRPr="00F733A3">
              <w:rPr>
                <w:rFonts w:ascii="Consolas" w:hAnsi="Consolas" w:cs="Consolas"/>
                <w:color w:val="000000" w:themeColor="text1"/>
                <w:sz w:val="24"/>
                <w:szCs w:val="24"/>
                <w:lang w:bidi="ar-SA"/>
              </w:rPr>
              <w:t>CusAccUnIrnCod</w:t>
            </w:r>
          </w:p>
        </w:tc>
        <w:tc>
          <w:tcPr>
            <w:tcW w:w="1708" w:type="dxa"/>
            <w:noWrap/>
            <w:vAlign w:val="center"/>
          </w:tcPr>
          <w:p w14:paraId="6D3E8B50" w14:textId="7AA05456" w:rsidR="00E41FF8" w:rsidRPr="00F733A3"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color w:val="000000" w:themeColor="text1"/>
              </w:rPr>
              <w:t>Varchar(20)</w:t>
            </w:r>
          </w:p>
        </w:tc>
        <w:tc>
          <w:tcPr>
            <w:tcW w:w="839" w:type="dxa"/>
            <w:noWrap/>
            <w:vAlign w:val="center"/>
          </w:tcPr>
          <w:p w14:paraId="1373644A" w14:textId="73D06199" w:rsidR="00E41FF8" w:rsidRPr="00F733A3" w:rsidRDefault="00E41FF8" w:rsidP="00E41FF8">
            <w:pPr>
              <w:jc w:val="center"/>
              <w:cnfStyle w:val="000000100000" w:firstRow="0" w:lastRow="0" w:firstColumn="0" w:lastColumn="0" w:oddVBand="0" w:evenVBand="0" w:oddHBand="1" w:evenHBand="0" w:firstRowFirstColumn="0" w:firstRowLastColumn="0" w:lastRowFirstColumn="0" w:lastRowLastColumn="0"/>
              <w:rPr>
                <w:sz w:val="24"/>
                <w:szCs w:val="24"/>
              </w:rPr>
            </w:pPr>
            <w:r w:rsidRPr="00F733A3">
              <w:rPr>
                <w:rFonts w:ascii="Arial" w:eastAsia="Times New Roman" w:hAnsi="Arial" w:cs="B Lotus"/>
                <w:color w:val="000000" w:themeColor="text1"/>
              </w:rPr>
              <w:t>Yes</w:t>
            </w:r>
          </w:p>
        </w:tc>
        <w:tc>
          <w:tcPr>
            <w:tcW w:w="1660" w:type="dxa"/>
            <w:noWrap/>
            <w:vAlign w:val="center"/>
          </w:tcPr>
          <w:p w14:paraId="4CDB37D5" w14:textId="1C3D1C40" w:rsidR="00E41FF8" w:rsidRPr="00F733A3"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rtl/>
              </w:rPr>
            </w:pPr>
            <w:r w:rsidRPr="00F733A3">
              <w:rPr>
                <w:rFonts w:ascii="Arial" w:eastAsia="Times New Roman" w:hAnsi="Arial" w:cs="B Lotus" w:hint="cs"/>
                <w:color w:val="000000" w:themeColor="text1"/>
                <w:sz w:val="24"/>
                <w:szCs w:val="24"/>
                <w:rtl/>
              </w:rPr>
              <w:t>شناسه تابعیت غیر ایرانی یا شماره پاسپورت</w:t>
            </w:r>
          </w:p>
        </w:tc>
        <w:tc>
          <w:tcPr>
            <w:tcW w:w="1017" w:type="dxa"/>
            <w:noWrap/>
            <w:vAlign w:val="center"/>
          </w:tcPr>
          <w:p w14:paraId="10F9D520" w14:textId="1CD7E4A8" w:rsidR="00E41FF8" w:rsidRPr="00F733A3"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c>
          <w:tcPr>
            <w:tcW w:w="1146" w:type="dxa"/>
            <w:noWrap/>
            <w:vAlign w:val="center"/>
          </w:tcPr>
          <w:p w14:paraId="5B71F1EF" w14:textId="77777777" w:rsidR="00E41FF8" w:rsidRPr="00F733A3"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color w:val="000000"/>
              </w:rPr>
            </w:pPr>
          </w:p>
        </w:tc>
      </w:tr>
      <w:tr w:rsidR="00E41FF8" w:rsidRPr="00F733A3" w14:paraId="578AD055" w14:textId="77777777" w:rsidTr="00D57E61">
        <w:trPr>
          <w:cantSplit/>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tcPr>
          <w:p w14:paraId="6F8D2543" w14:textId="77777777" w:rsidR="00E41FF8" w:rsidRPr="00F733A3" w:rsidRDefault="00E41FF8" w:rsidP="00E41FF8">
            <w:pPr>
              <w:jc w:val="center"/>
              <w:rPr>
                <w:rFonts w:ascii="Arial" w:eastAsia="Times New Roman" w:hAnsi="Arial" w:cs="B Lotus"/>
                <w:color w:val="000000" w:themeColor="text1"/>
                <w:sz w:val="28"/>
                <w:szCs w:val="28"/>
              </w:rPr>
            </w:pPr>
            <w:r w:rsidRPr="00F733A3">
              <w:rPr>
                <w:rFonts w:ascii="Arial" w:eastAsia="Times New Roman" w:hAnsi="Arial" w:cs="B Lotus" w:hint="cs"/>
                <w:color w:val="000000" w:themeColor="text1"/>
                <w:sz w:val="28"/>
                <w:szCs w:val="28"/>
                <w:rtl/>
              </w:rPr>
              <w:t>52</w:t>
            </w:r>
          </w:p>
        </w:tc>
        <w:tc>
          <w:tcPr>
            <w:tcW w:w="2686" w:type="dxa"/>
            <w:noWrap/>
            <w:vAlign w:val="center"/>
          </w:tcPr>
          <w:p w14:paraId="14DB7C5F" w14:textId="6F718BDA" w:rsidR="00E41FF8" w:rsidRPr="007004CA"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4"/>
                <w:szCs w:val="24"/>
              </w:rPr>
            </w:pPr>
            <w:r w:rsidRPr="007004CA">
              <w:rPr>
                <w:rFonts w:ascii="Consolas" w:hAnsi="Consolas" w:cs="Consolas"/>
                <w:sz w:val="24"/>
                <w:szCs w:val="24"/>
                <w:lang w:bidi="ar-SA"/>
              </w:rPr>
              <w:t>ThrDmgTypCod</w:t>
            </w:r>
          </w:p>
        </w:tc>
        <w:tc>
          <w:tcPr>
            <w:tcW w:w="1708" w:type="dxa"/>
            <w:noWrap/>
            <w:vAlign w:val="center"/>
          </w:tcPr>
          <w:p w14:paraId="433EF3E5" w14:textId="720F2AC5"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7004CA">
              <w:rPr>
                <w:rFonts w:ascii="Arial" w:eastAsia="Times New Roman" w:hAnsi="Arial" w:cs="B Lotus"/>
              </w:rPr>
              <w:t>Smallint</w:t>
            </w:r>
          </w:p>
        </w:tc>
        <w:tc>
          <w:tcPr>
            <w:tcW w:w="839" w:type="dxa"/>
            <w:noWrap/>
            <w:vAlign w:val="center"/>
          </w:tcPr>
          <w:p w14:paraId="611F788C" w14:textId="4AE8BC14"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7004CA">
              <w:rPr>
                <w:rFonts w:ascii="Arial" w:eastAsia="Times New Roman" w:hAnsi="Arial" w:cs="B Lotus"/>
              </w:rPr>
              <w:t>No</w:t>
            </w:r>
          </w:p>
        </w:tc>
        <w:tc>
          <w:tcPr>
            <w:tcW w:w="1660" w:type="dxa"/>
            <w:noWrap/>
            <w:vAlign w:val="center"/>
          </w:tcPr>
          <w:p w14:paraId="0F608354" w14:textId="5D84367D" w:rsidR="00E41FF8" w:rsidRPr="007004CA"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4"/>
                <w:szCs w:val="24"/>
                <w:rtl/>
              </w:rPr>
            </w:pPr>
            <w:r w:rsidRPr="007004CA">
              <w:rPr>
                <w:rFonts w:ascii="Arial" w:eastAsia="Times New Roman" w:hAnsi="Arial" w:cs="B Lotus" w:hint="cs"/>
                <w:sz w:val="24"/>
                <w:szCs w:val="24"/>
                <w:rtl/>
              </w:rPr>
              <w:t>نوع صدمه</w:t>
            </w:r>
          </w:p>
        </w:tc>
        <w:tc>
          <w:tcPr>
            <w:tcW w:w="1017" w:type="dxa"/>
            <w:noWrap/>
            <w:vAlign w:val="center"/>
          </w:tcPr>
          <w:p w14:paraId="049AF9A6" w14:textId="342B307A"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rPr>
            </w:pPr>
            <w:r w:rsidRPr="007004CA">
              <w:rPr>
                <w:rFonts w:ascii="Calibri" w:eastAsia="Times New Roman" w:hAnsi="Calibri" w:cs="B Lotus" w:hint="cs"/>
                <w:rtl/>
              </w:rPr>
              <w:t>جدول کد نوع صدمه</w:t>
            </w:r>
          </w:p>
        </w:tc>
        <w:tc>
          <w:tcPr>
            <w:tcW w:w="1146" w:type="dxa"/>
            <w:noWrap/>
            <w:vAlign w:val="center"/>
          </w:tcPr>
          <w:p w14:paraId="4867F766" w14:textId="77777777"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rPr>
            </w:pPr>
          </w:p>
        </w:tc>
      </w:tr>
      <w:tr w:rsidR="00E41FF8" w:rsidRPr="00F733A3" w14:paraId="3BCE79EE"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tcPr>
          <w:p w14:paraId="03672346" w14:textId="77777777" w:rsidR="00E41FF8" w:rsidRPr="00F733A3" w:rsidRDefault="00E41FF8" w:rsidP="00E41FF8">
            <w:pPr>
              <w:jc w:val="center"/>
              <w:rPr>
                <w:rFonts w:ascii="Arial" w:eastAsia="Times New Roman" w:hAnsi="Arial" w:cs="B Lotus"/>
                <w:color w:val="000000" w:themeColor="text1"/>
                <w:sz w:val="28"/>
                <w:szCs w:val="28"/>
              </w:rPr>
            </w:pPr>
            <w:r w:rsidRPr="00F733A3">
              <w:rPr>
                <w:rFonts w:ascii="Arial" w:eastAsia="Times New Roman" w:hAnsi="Arial" w:cs="B Lotus" w:hint="cs"/>
                <w:color w:val="000000" w:themeColor="text1"/>
                <w:sz w:val="28"/>
                <w:szCs w:val="28"/>
                <w:rtl/>
              </w:rPr>
              <w:t>53</w:t>
            </w:r>
          </w:p>
        </w:tc>
        <w:tc>
          <w:tcPr>
            <w:tcW w:w="2686" w:type="dxa"/>
            <w:noWrap/>
            <w:vAlign w:val="center"/>
          </w:tcPr>
          <w:p w14:paraId="26C0F877" w14:textId="77EF94B4"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4"/>
                <w:szCs w:val="24"/>
              </w:rPr>
            </w:pPr>
            <w:r w:rsidRPr="007004CA">
              <w:rPr>
                <w:rFonts w:ascii="Consolas" w:hAnsi="Consolas" w:cs="Consolas"/>
                <w:sz w:val="24"/>
                <w:szCs w:val="24"/>
                <w:lang w:bidi="ar-SA"/>
              </w:rPr>
              <w:t>PlkTypCod</w:t>
            </w:r>
          </w:p>
        </w:tc>
        <w:tc>
          <w:tcPr>
            <w:tcW w:w="1708" w:type="dxa"/>
            <w:noWrap/>
            <w:vAlign w:val="center"/>
          </w:tcPr>
          <w:p w14:paraId="5408C45F" w14:textId="3D28BC2B"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ascii="Arial" w:eastAsia="Times New Roman" w:hAnsi="Arial" w:cs="B Lotus"/>
              </w:rPr>
              <w:t>Int</w:t>
            </w:r>
          </w:p>
        </w:tc>
        <w:tc>
          <w:tcPr>
            <w:tcW w:w="839" w:type="dxa"/>
            <w:noWrap/>
            <w:vAlign w:val="center"/>
          </w:tcPr>
          <w:p w14:paraId="6F6253DD" w14:textId="5EC7A459"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ascii="Arial" w:eastAsia="Times New Roman" w:hAnsi="Arial" w:cs="B Lotus"/>
              </w:rPr>
              <w:t>No</w:t>
            </w:r>
          </w:p>
        </w:tc>
        <w:tc>
          <w:tcPr>
            <w:tcW w:w="1660" w:type="dxa"/>
            <w:noWrap/>
            <w:vAlign w:val="center"/>
          </w:tcPr>
          <w:p w14:paraId="2A383FF2" w14:textId="2BF8C54C" w:rsidR="00E41FF8" w:rsidRPr="007004CA"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4"/>
                <w:szCs w:val="24"/>
                <w:rtl/>
              </w:rPr>
            </w:pPr>
            <w:r w:rsidRPr="007004CA">
              <w:rPr>
                <w:rFonts w:ascii="Arial" w:eastAsia="Times New Roman" w:hAnsi="Arial" w:cs="B Lotus" w:hint="cs"/>
                <w:sz w:val="24"/>
                <w:szCs w:val="24"/>
                <w:rtl/>
              </w:rPr>
              <w:t>نوع پلاک مقصر</w:t>
            </w:r>
          </w:p>
        </w:tc>
        <w:tc>
          <w:tcPr>
            <w:tcW w:w="1017" w:type="dxa"/>
            <w:noWrap/>
            <w:vAlign w:val="center"/>
          </w:tcPr>
          <w:p w14:paraId="4AF9E7BA" w14:textId="01B5BBB8"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rPr>
            </w:pPr>
            <w:r w:rsidRPr="007004CA">
              <w:rPr>
                <w:rFonts w:ascii="Calibri" w:eastAsia="Times New Roman" w:hAnsi="Calibri" w:cs="B Lotus" w:hint="cs"/>
                <w:rtl/>
              </w:rPr>
              <w:t>جدول کد نوع پلاک</w:t>
            </w:r>
          </w:p>
        </w:tc>
        <w:tc>
          <w:tcPr>
            <w:tcW w:w="1146" w:type="dxa"/>
            <w:noWrap/>
            <w:vAlign w:val="center"/>
          </w:tcPr>
          <w:p w14:paraId="703BA8FA" w14:textId="77777777"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rPr>
            </w:pPr>
          </w:p>
        </w:tc>
      </w:tr>
      <w:tr w:rsidR="00E41FF8" w:rsidRPr="00F733A3" w14:paraId="0C5ADFAF" w14:textId="77777777" w:rsidTr="00F600F9">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tcPr>
          <w:p w14:paraId="7B2863B8" w14:textId="77777777" w:rsidR="00E41FF8" w:rsidRPr="00F733A3" w:rsidRDefault="00E41FF8" w:rsidP="00E41FF8">
            <w:pPr>
              <w:jc w:val="center"/>
              <w:rPr>
                <w:rFonts w:ascii="Arial" w:eastAsia="Times New Roman" w:hAnsi="Arial" w:cs="B Lotus"/>
                <w:color w:val="000000" w:themeColor="text1"/>
                <w:sz w:val="28"/>
                <w:szCs w:val="28"/>
              </w:rPr>
            </w:pPr>
            <w:r w:rsidRPr="00F733A3">
              <w:rPr>
                <w:rFonts w:ascii="Arial" w:eastAsia="Times New Roman" w:hAnsi="Arial" w:cs="B Lotus" w:hint="cs"/>
                <w:color w:val="000000" w:themeColor="text1"/>
                <w:sz w:val="28"/>
                <w:szCs w:val="28"/>
                <w:rtl/>
              </w:rPr>
              <w:t>54</w:t>
            </w:r>
          </w:p>
        </w:tc>
        <w:tc>
          <w:tcPr>
            <w:tcW w:w="2686" w:type="dxa"/>
            <w:noWrap/>
            <w:vAlign w:val="center"/>
          </w:tcPr>
          <w:p w14:paraId="578675E4" w14:textId="33EF43C8"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4"/>
                <w:szCs w:val="24"/>
              </w:rPr>
            </w:pPr>
            <w:r w:rsidRPr="007004CA">
              <w:rPr>
                <w:rFonts w:cs="B Lotus" w:hint="cs"/>
              </w:rPr>
              <w:t>Plk</w:t>
            </w:r>
          </w:p>
        </w:tc>
        <w:tc>
          <w:tcPr>
            <w:tcW w:w="1708" w:type="dxa"/>
            <w:noWrap/>
            <w:vAlign w:val="center"/>
          </w:tcPr>
          <w:p w14:paraId="5C6582F8" w14:textId="7D082380"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7004CA">
              <w:rPr>
                <w:rFonts w:cs="B Lotus" w:hint="cs"/>
              </w:rPr>
              <w:t>nvarchar(50</w:t>
            </w:r>
            <w:r w:rsidRPr="007004CA">
              <w:rPr>
                <w:rFonts w:cs="B Lotus"/>
              </w:rPr>
              <w:t>)</w:t>
            </w:r>
          </w:p>
        </w:tc>
        <w:tc>
          <w:tcPr>
            <w:tcW w:w="839" w:type="dxa"/>
            <w:noWrap/>
            <w:vAlign w:val="center"/>
          </w:tcPr>
          <w:p w14:paraId="3D5E4773" w14:textId="3C46E028"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7004CA">
              <w:rPr>
                <w:rFonts w:cs="B Lotus"/>
              </w:rPr>
              <w:t>No</w:t>
            </w:r>
          </w:p>
        </w:tc>
        <w:tc>
          <w:tcPr>
            <w:tcW w:w="1660" w:type="dxa"/>
            <w:noWrap/>
          </w:tcPr>
          <w:p w14:paraId="64E7DB12" w14:textId="061245B6" w:rsidR="00E41FF8" w:rsidRPr="007004CA"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4"/>
                <w:szCs w:val="24"/>
                <w:rtl/>
              </w:rPr>
            </w:pPr>
            <w:r w:rsidRPr="007004CA">
              <w:rPr>
                <w:rFonts w:ascii="Arial" w:hAnsi="Arial" w:cs="B Lotus"/>
                <w:b/>
                <w:bCs/>
                <w:rtl/>
              </w:rPr>
              <w:t xml:space="preserve">شماره شهرباني </w:t>
            </w:r>
            <w:r w:rsidRPr="007004CA">
              <w:rPr>
                <w:rFonts w:ascii="Arial" w:hAnsi="Arial" w:cs="B Lotus" w:hint="cs"/>
                <w:b/>
                <w:bCs/>
                <w:rtl/>
              </w:rPr>
              <w:t>(</w:t>
            </w:r>
            <w:r w:rsidRPr="007004CA">
              <w:rPr>
                <w:rFonts w:ascii="Arial" w:hAnsi="Arial" w:cs="B Lotus"/>
                <w:b/>
                <w:bCs/>
                <w:rtl/>
              </w:rPr>
              <w:t xml:space="preserve">پلاك خودرو </w:t>
            </w:r>
            <w:r w:rsidRPr="007004CA">
              <w:rPr>
                <w:rFonts w:ascii="Arial" w:hAnsi="Arial" w:cs="B Lotus"/>
                <w:b/>
                <w:bCs/>
                <w:u w:val="single"/>
                <w:rtl/>
              </w:rPr>
              <w:t>ملی و غیر ملی</w:t>
            </w:r>
            <w:r w:rsidRPr="007004CA">
              <w:rPr>
                <w:rFonts w:ascii="Arial" w:hAnsi="Arial" w:cs="B Lotus"/>
                <w:b/>
                <w:bCs/>
                <w:rtl/>
              </w:rPr>
              <w:t>)</w:t>
            </w:r>
            <w:r w:rsidRPr="007004CA">
              <w:rPr>
                <w:rFonts w:ascii="Arial" w:hAnsi="Arial" w:cs="B Lotus" w:hint="cs"/>
                <w:b/>
                <w:bCs/>
                <w:rtl/>
              </w:rPr>
              <w:t xml:space="preserve">- </w:t>
            </w:r>
            <w:r w:rsidRPr="007004CA">
              <w:rPr>
                <w:rFonts w:ascii="Arial" w:hAnsi="Arial" w:cs="B Lotus"/>
                <w:b/>
                <w:bCs/>
                <w:rtl/>
              </w:rPr>
              <w:t xml:space="preserve">در </w:t>
            </w:r>
            <w:r w:rsidRPr="007004CA">
              <w:rPr>
                <w:rFonts w:ascii="Arial" w:hAnsi="Arial" w:cs="B Lotus"/>
                <w:b/>
                <w:bCs/>
                <w:rtl/>
              </w:rPr>
              <w:lastRenderedPageBreak/>
              <w:t>خصوص موتورسیکلتها و خودروهای ترانزیت شماره</w:t>
            </w:r>
            <w:r w:rsidRPr="007004CA">
              <w:rPr>
                <w:rFonts w:ascii="Arial" w:hAnsi="Arial" w:cs="B Lotus" w:hint="cs"/>
                <w:b/>
                <w:bCs/>
                <w:rtl/>
              </w:rPr>
              <w:t xml:space="preserve"> کامل</w:t>
            </w:r>
            <w:r w:rsidRPr="007004CA">
              <w:rPr>
                <w:rFonts w:ascii="Arial" w:hAnsi="Arial" w:cs="B Lotus"/>
                <w:b/>
                <w:bCs/>
                <w:rtl/>
              </w:rPr>
              <w:t xml:space="preserve"> پلاک را در این فیلد وارد نمایید /برا ی مثال پلاک :اصفهان 12345 </w:t>
            </w:r>
            <w:r w:rsidRPr="007004CA">
              <w:rPr>
                <w:rFonts w:ascii="Times New Roman" w:hAnsi="Times New Roman" w:cs="Times New Roman"/>
                <w:b/>
                <w:bCs/>
                <w:rtl/>
              </w:rPr>
              <w:t>–</w:t>
            </w:r>
            <w:r w:rsidRPr="007004CA">
              <w:rPr>
                <w:rFonts w:ascii="Times New Roman" w:hAnsi="Times New Roman" w:cs="Times New Roman" w:hint="cs"/>
                <w:b/>
                <w:bCs/>
                <w:rtl/>
              </w:rPr>
              <w:t xml:space="preserve"> </w:t>
            </w:r>
            <w:r w:rsidRPr="007004CA">
              <w:rPr>
                <w:rFonts w:ascii="Arial" w:hAnsi="Arial" w:cs="B Lotus" w:hint="cs"/>
                <w:b/>
                <w:bCs/>
                <w:rtl/>
              </w:rPr>
              <w:t>ی</w:t>
            </w:r>
            <w:r w:rsidRPr="007004CA">
              <w:rPr>
                <w:rFonts w:ascii="Arial" w:hAnsi="Arial" w:cs="B Lotus"/>
                <w:b/>
                <w:bCs/>
                <w:rtl/>
              </w:rPr>
              <w:t xml:space="preserve">ا </w:t>
            </w:r>
            <w:r w:rsidRPr="007004CA">
              <w:rPr>
                <w:rFonts w:ascii="Arial" w:hAnsi="Arial" w:cs="B Lotus"/>
                <w:b/>
                <w:bCs/>
              </w:rPr>
              <w:t>IR2345636</w:t>
            </w:r>
          </w:p>
        </w:tc>
        <w:tc>
          <w:tcPr>
            <w:tcW w:w="1017" w:type="dxa"/>
            <w:noWrap/>
            <w:vAlign w:val="center"/>
          </w:tcPr>
          <w:p w14:paraId="2DCC28A4" w14:textId="06090F2B"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rPr>
            </w:pPr>
            <w:r w:rsidRPr="007004CA">
              <w:rPr>
                <w:rFonts w:ascii="Cambria" w:hAnsi="Cambria" w:cs="Cambria" w:hint="cs"/>
                <w:rtl/>
              </w:rPr>
              <w:lastRenderedPageBreak/>
              <w:t> </w:t>
            </w:r>
          </w:p>
        </w:tc>
        <w:tc>
          <w:tcPr>
            <w:tcW w:w="1146" w:type="dxa"/>
            <w:noWrap/>
            <w:vAlign w:val="center"/>
          </w:tcPr>
          <w:p w14:paraId="0C3FF306" w14:textId="24979301"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rPr>
            </w:pPr>
            <w:r w:rsidRPr="007004CA">
              <w:rPr>
                <w:rFonts w:cs="B Lotus" w:hint="cs"/>
                <w:rtl/>
              </w:rPr>
              <w:t xml:space="preserve">کلیه شاخصهای </w:t>
            </w:r>
            <w:r w:rsidRPr="007004CA">
              <w:rPr>
                <w:rFonts w:cs="B Lotus" w:hint="cs"/>
                <w:rtl/>
              </w:rPr>
              <w:lastRenderedPageBreak/>
              <w:t>مرتبط با زیاندیده</w:t>
            </w:r>
          </w:p>
        </w:tc>
      </w:tr>
      <w:tr w:rsidR="00E41FF8" w:rsidRPr="00F733A3" w14:paraId="205D4A5C"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tcPr>
          <w:p w14:paraId="15440063" w14:textId="77777777" w:rsidR="00E41FF8" w:rsidRPr="00F733A3" w:rsidRDefault="00E41FF8" w:rsidP="00E41FF8">
            <w:pPr>
              <w:jc w:val="center"/>
              <w:rPr>
                <w:rFonts w:ascii="Arial" w:eastAsia="Times New Roman" w:hAnsi="Arial" w:cs="B Lotus"/>
                <w:color w:val="000000" w:themeColor="text1"/>
                <w:sz w:val="28"/>
                <w:szCs w:val="28"/>
              </w:rPr>
            </w:pPr>
            <w:r w:rsidRPr="00F733A3">
              <w:rPr>
                <w:rFonts w:ascii="Arial" w:eastAsia="Times New Roman" w:hAnsi="Arial" w:cs="B Lotus" w:hint="cs"/>
                <w:color w:val="000000" w:themeColor="text1"/>
                <w:sz w:val="28"/>
                <w:szCs w:val="28"/>
                <w:rtl/>
              </w:rPr>
              <w:lastRenderedPageBreak/>
              <w:t>55</w:t>
            </w:r>
          </w:p>
        </w:tc>
        <w:tc>
          <w:tcPr>
            <w:tcW w:w="2686" w:type="dxa"/>
            <w:noWrap/>
            <w:vAlign w:val="center"/>
          </w:tcPr>
          <w:p w14:paraId="6CCF9833" w14:textId="65EF518C"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4"/>
                <w:szCs w:val="24"/>
              </w:rPr>
            </w:pPr>
            <w:r w:rsidRPr="007004CA">
              <w:rPr>
                <w:rFonts w:cs="B Lotus" w:hint="cs"/>
              </w:rPr>
              <w:t>Plk1</w:t>
            </w:r>
          </w:p>
        </w:tc>
        <w:tc>
          <w:tcPr>
            <w:tcW w:w="1708" w:type="dxa"/>
            <w:noWrap/>
            <w:vAlign w:val="center"/>
          </w:tcPr>
          <w:p w14:paraId="730ECC3E" w14:textId="1361C023" w:rsidR="00E41FF8" w:rsidRPr="007004CA" w:rsidRDefault="00A241EC" w:rsidP="00E41FF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Pr>
                <w:rFonts w:cs="B Lotus"/>
              </w:rPr>
              <w:t xml:space="preserve">Int </w:t>
            </w:r>
          </w:p>
        </w:tc>
        <w:tc>
          <w:tcPr>
            <w:tcW w:w="839" w:type="dxa"/>
            <w:noWrap/>
            <w:vAlign w:val="center"/>
          </w:tcPr>
          <w:p w14:paraId="19BE6022" w14:textId="244C6E4D"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cs="B Lotus" w:hint="cs"/>
              </w:rPr>
              <w:t>Yes</w:t>
            </w:r>
          </w:p>
        </w:tc>
        <w:tc>
          <w:tcPr>
            <w:tcW w:w="1660" w:type="dxa"/>
            <w:noWrap/>
            <w:vAlign w:val="center"/>
          </w:tcPr>
          <w:p w14:paraId="377ACAB3" w14:textId="23305505" w:rsidR="00E41FF8" w:rsidRPr="007004CA"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4"/>
                <w:szCs w:val="24"/>
                <w:rtl/>
              </w:rPr>
            </w:pPr>
            <w:r w:rsidRPr="007004CA">
              <w:rPr>
                <w:rFonts w:ascii="Arial" w:eastAsia="Times New Roman" w:hAnsi="Arial" w:cs="B Lotus" w:hint="cs"/>
                <w:b/>
                <w:bCs/>
                <w:rtl/>
              </w:rPr>
              <w:t>دو رقم سمت چپ پلاک ملی/یا شماره (5رقمی )پلاک ملی موتور سیکلت</w:t>
            </w:r>
          </w:p>
        </w:tc>
        <w:tc>
          <w:tcPr>
            <w:tcW w:w="1017" w:type="dxa"/>
            <w:noWrap/>
            <w:vAlign w:val="center"/>
          </w:tcPr>
          <w:p w14:paraId="7CBF0067" w14:textId="103A5A84"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rPr>
            </w:pPr>
            <w:r w:rsidRPr="007004CA">
              <w:rPr>
                <w:rFonts w:ascii="Cambria" w:hAnsi="Cambria" w:cs="Cambria" w:hint="cs"/>
                <w:rtl/>
              </w:rPr>
              <w:t> </w:t>
            </w:r>
          </w:p>
        </w:tc>
        <w:tc>
          <w:tcPr>
            <w:tcW w:w="1146" w:type="dxa"/>
            <w:noWrap/>
            <w:vAlign w:val="center"/>
          </w:tcPr>
          <w:p w14:paraId="467F6548" w14:textId="29AF2830"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rPr>
            </w:pPr>
            <w:r w:rsidRPr="007004CA">
              <w:rPr>
                <w:rFonts w:cs="B Lotus" w:hint="cs"/>
                <w:rtl/>
              </w:rPr>
              <w:t>کلیه شاخصهای مرتبط با زیاندیده</w:t>
            </w:r>
          </w:p>
        </w:tc>
      </w:tr>
      <w:tr w:rsidR="00E41FF8" w:rsidRPr="00F733A3" w14:paraId="7293E980" w14:textId="77777777" w:rsidTr="00D57E61">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tcPr>
          <w:p w14:paraId="35FA5EAC" w14:textId="77777777" w:rsidR="00E41FF8" w:rsidRPr="00F733A3" w:rsidRDefault="00E41FF8" w:rsidP="00E41FF8">
            <w:pPr>
              <w:jc w:val="center"/>
              <w:rPr>
                <w:rFonts w:ascii="Arial" w:eastAsia="Times New Roman" w:hAnsi="Arial" w:cs="B Lotus"/>
                <w:color w:val="000000" w:themeColor="text1"/>
                <w:sz w:val="28"/>
                <w:szCs w:val="28"/>
              </w:rPr>
            </w:pPr>
            <w:r w:rsidRPr="00F733A3">
              <w:rPr>
                <w:rFonts w:ascii="Arial" w:eastAsia="Times New Roman" w:hAnsi="Arial" w:cs="B Lotus" w:hint="cs"/>
                <w:color w:val="000000" w:themeColor="text1"/>
                <w:sz w:val="28"/>
                <w:szCs w:val="28"/>
                <w:rtl/>
              </w:rPr>
              <w:t>56</w:t>
            </w:r>
          </w:p>
        </w:tc>
        <w:tc>
          <w:tcPr>
            <w:tcW w:w="2686" w:type="dxa"/>
            <w:noWrap/>
            <w:vAlign w:val="center"/>
          </w:tcPr>
          <w:p w14:paraId="610ECF9D" w14:textId="3FA56FB0"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4"/>
                <w:szCs w:val="24"/>
              </w:rPr>
            </w:pPr>
            <w:r w:rsidRPr="007004CA">
              <w:rPr>
                <w:rFonts w:cs="B Lotus" w:hint="cs"/>
              </w:rPr>
              <w:t>Plk2</w:t>
            </w:r>
          </w:p>
        </w:tc>
        <w:tc>
          <w:tcPr>
            <w:tcW w:w="1708" w:type="dxa"/>
            <w:noWrap/>
            <w:vAlign w:val="center"/>
          </w:tcPr>
          <w:p w14:paraId="103F9FCB" w14:textId="48BA79E5"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7004CA">
              <w:rPr>
                <w:rFonts w:cs="B Lotus" w:hint="cs"/>
              </w:rPr>
              <w:t>smallint</w:t>
            </w:r>
          </w:p>
        </w:tc>
        <w:tc>
          <w:tcPr>
            <w:tcW w:w="839" w:type="dxa"/>
            <w:noWrap/>
            <w:vAlign w:val="center"/>
          </w:tcPr>
          <w:p w14:paraId="73E1D57B" w14:textId="34E3208E"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7004CA">
              <w:rPr>
                <w:rFonts w:cs="B Lotus" w:hint="cs"/>
              </w:rPr>
              <w:t>Yes</w:t>
            </w:r>
          </w:p>
        </w:tc>
        <w:tc>
          <w:tcPr>
            <w:tcW w:w="1660" w:type="dxa"/>
            <w:noWrap/>
            <w:vAlign w:val="center"/>
          </w:tcPr>
          <w:p w14:paraId="39C7CC5D" w14:textId="0864C3AD" w:rsidR="00E41FF8" w:rsidRPr="007004CA"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4"/>
                <w:szCs w:val="24"/>
                <w:rtl/>
              </w:rPr>
            </w:pPr>
            <w:r w:rsidRPr="007004CA">
              <w:rPr>
                <w:rFonts w:cs="B Lotus" w:hint="cs"/>
                <w:rtl/>
              </w:rPr>
              <w:t>کد حرف وسط پلاک ملی</w:t>
            </w:r>
          </w:p>
        </w:tc>
        <w:tc>
          <w:tcPr>
            <w:tcW w:w="1017" w:type="dxa"/>
            <w:noWrap/>
            <w:vAlign w:val="center"/>
          </w:tcPr>
          <w:p w14:paraId="40F7EF37" w14:textId="1CB38064" w:rsidR="00E41FF8" w:rsidRPr="007004CA" w:rsidRDefault="00087344" w:rsidP="00E41F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rPr>
            </w:pPr>
            <w:hyperlink w:anchor="_جدول_حروف_پلاک" w:history="1">
              <w:r w:rsidR="00E41FF8" w:rsidRPr="007004CA">
                <w:rPr>
                  <w:rStyle w:val="Hyperlink"/>
                  <w:rFonts w:ascii="Arial" w:eastAsia="Times New Roman" w:hAnsi="Arial" w:cs="B Lotus" w:hint="cs"/>
                  <w:color w:val="auto"/>
                  <w:rtl/>
                </w:rPr>
                <w:t>جدول شماره کدینگ حروف پلاک</w:t>
              </w:r>
            </w:hyperlink>
          </w:p>
        </w:tc>
        <w:tc>
          <w:tcPr>
            <w:tcW w:w="1146" w:type="dxa"/>
            <w:noWrap/>
            <w:vAlign w:val="center"/>
          </w:tcPr>
          <w:p w14:paraId="02A0EC3F" w14:textId="2D514D2D"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rPr>
            </w:pPr>
            <w:r w:rsidRPr="007004CA">
              <w:rPr>
                <w:rFonts w:cs="B Lotus" w:hint="cs"/>
                <w:rtl/>
              </w:rPr>
              <w:t>کلیه شاخصهای مرتبط با زیاندیده</w:t>
            </w:r>
          </w:p>
        </w:tc>
      </w:tr>
      <w:tr w:rsidR="00E41FF8" w:rsidRPr="00F733A3" w14:paraId="5C4A51E5" w14:textId="77777777" w:rsidTr="00D57E6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tcPr>
          <w:p w14:paraId="042AF29B" w14:textId="1B4CE357" w:rsidR="00E41FF8" w:rsidRPr="007004CA" w:rsidRDefault="00E41FF8" w:rsidP="00E41FF8">
            <w:pPr>
              <w:jc w:val="center"/>
              <w:rPr>
                <w:rFonts w:ascii="Arial" w:eastAsia="Times New Roman" w:hAnsi="Arial" w:cs="B Lotus"/>
                <w:sz w:val="28"/>
                <w:szCs w:val="28"/>
                <w:rtl/>
              </w:rPr>
            </w:pPr>
            <w:r w:rsidRPr="007004CA">
              <w:rPr>
                <w:rFonts w:ascii="Arial" w:eastAsia="Times New Roman" w:hAnsi="Arial" w:cs="B Lotus" w:hint="cs"/>
                <w:sz w:val="28"/>
                <w:szCs w:val="28"/>
                <w:rtl/>
              </w:rPr>
              <w:t>57</w:t>
            </w:r>
          </w:p>
        </w:tc>
        <w:tc>
          <w:tcPr>
            <w:tcW w:w="2686" w:type="dxa"/>
            <w:noWrap/>
            <w:vAlign w:val="center"/>
          </w:tcPr>
          <w:p w14:paraId="7EA9CFEA" w14:textId="230A90D0"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Consolas" w:hAnsi="Consolas" w:cs="Consolas"/>
                <w:sz w:val="24"/>
                <w:szCs w:val="24"/>
                <w:lang w:bidi="ar-SA"/>
              </w:rPr>
            </w:pPr>
            <w:r w:rsidRPr="007004CA">
              <w:rPr>
                <w:rFonts w:cs="B Lotus" w:hint="cs"/>
              </w:rPr>
              <w:t>Plk3</w:t>
            </w:r>
          </w:p>
        </w:tc>
        <w:tc>
          <w:tcPr>
            <w:tcW w:w="1708" w:type="dxa"/>
            <w:noWrap/>
            <w:vAlign w:val="center"/>
          </w:tcPr>
          <w:p w14:paraId="539A3945" w14:textId="676250C1"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cs="B Lotus" w:hint="cs"/>
              </w:rPr>
              <w:t>smallint</w:t>
            </w:r>
          </w:p>
        </w:tc>
        <w:tc>
          <w:tcPr>
            <w:tcW w:w="839" w:type="dxa"/>
            <w:noWrap/>
            <w:vAlign w:val="center"/>
          </w:tcPr>
          <w:p w14:paraId="5E93F03E" w14:textId="41C0EA1C"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cs="B Lotus" w:hint="cs"/>
              </w:rPr>
              <w:t>Yes</w:t>
            </w:r>
          </w:p>
        </w:tc>
        <w:tc>
          <w:tcPr>
            <w:tcW w:w="1660" w:type="dxa"/>
            <w:noWrap/>
            <w:vAlign w:val="center"/>
          </w:tcPr>
          <w:p w14:paraId="6C74751B" w14:textId="20E20087" w:rsidR="00E41FF8" w:rsidRPr="007004CA"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4"/>
                <w:szCs w:val="24"/>
                <w:rtl/>
              </w:rPr>
            </w:pPr>
            <w:r w:rsidRPr="007004CA">
              <w:rPr>
                <w:rFonts w:cs="B Lotus" w:hint="cs"/>
                <w:rtl/>
              </w:rPr>
              <w:t>سه رقم سمت راست پلاک ملی</w:t>
            </w:r>
          </w:p>
        </w:tc>
        <w:tc>
          <w:tcPr>
            <w:tcW w:w="1017" w:type="dxa"/>
            <w:noWrap/>
            <w:vAlign w:val="center"/>
          </w:tcPr>
          <w:p w14:paraId="4ABD6CF1" w14:textId="193AF20B"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rPr>
            </w:pPr>
            <w:r w:rsidRPr="007004CA">
              <w:rPr>
                <w:rFonts w:ascii="Cambria" w:hAnsi="Cambria" w:cs="Cambria" w:hint="cs"/>
                <w:rtl/>
              </w:rPr>
              <w:t> </w:t>
            </w:r>
          </w:p>
        </w:tc>
        <w:tc>
          <w:tcPr>
            <w:tcW w:w="1146" w:type="dxa"/>
            <w:noWrap/>
            <w:vAlign w:val="center"/>
          </w:tcPr>
          <w:p w14:paraId="60093530" w14:textId="05644FEA"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rPr>
            </w:pPr>
            <w:r w:rsidRPr="007004CA">
              <w:rPr>
                <w:rFonts w:cs="B Lotus" w:hint="cs"/>
                <w:rtl/>
              </w:rPr>
              <w:t>کلیه شاخصهای مرتبط با زیاندیده</w:t>
            </w:r>
          </w:p>
        </w:tc>
      </w:tr>
      <w:tr w:rsidR="00E41FF8" w:rsidRPr="00F733A3" w14:paraId="0826ACAD" w14:textId="77777777" w:rsidTr="00F600F9">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tcPr>
          <w:p w14:paraId="1CF788DA" w14:textId="6E449EBD" w:rsidR="00E41FF8" w:rsidRPr="007004CA" w:rsidRDefault="00E41FF8" w:rsidP="00E41FF8">
            <w:pPr>
              <w:jc w:val="center"/>
              <w:rPr>
                <w:rFonts w:ascii="Arial" w:eastAsia="Times New Roman" w:hAnsi="Arial" w:cs="B Lotus"/>
                <w:sz w:val="28"/>
                <w:szCs w:val="28"/>
              </w:rPr>
            </w:pPr>
            <w:r w:rsidRPr="007004CA">
              <w:rPr>
                <w:rFonts w:ascii="Arial" w:eastAsia="Times New Roman" w:hAnsi="Arial" w:cs="B Lotus" w:hint="cs"/>
                <w:sz w:val="28"/>
                <w:szCs w:val="28"/>
                <w:rtl/>
              </w:rPr>
              <w:t>58</w:t>
            </w:r>
          </w:p>
        </w:tc>
        <w:tc>
          <w:tcPr>
            <w:tcW w:w="2686" w:type="dxa"/>
            <w:noWrap/>
            <w:vAlign w:val="center"/>
          </w:tcPr>
          <w:p w14:paraId="5F49E491" w14:textId="745A7528"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4"/>
                <w:szCs w:val="24"/>
                <w:lang w:bidi="ar-SA"/>
              </w:rPr>
            </w:pPr>
            <w:r w:rsidRPr="007004CA">
              <w:rPr>
                <w:rFonts w:cs="B Lotus" w:hint="cs"/>
              </w:rPr>
              <w:t>PlkSrl</w:t>
            </w:r>
          </w:p>
        </w:tc>
        <w:tc>
          <w:tcPr>
            <w:tcW w:w="1708" w:type="dxa"/>
            <w:noWrap/>
            <w:vAlign w:val="center"/>
          </w:tcPr>
          <w:p w14:paraId="30D2728E" w14:textId="4D4D85BA"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7004CA">
              <w:rPr>
                <w:rFonts w:cs="B Lotus" w:hint="cs"/>
              </w:rPr>
              <w:t>smallint</w:t>
            </w:r>
          </w:p>
        </w:tc>
        <w:tc>
          <w:tcPr>
            <w:tcW w:w="839" w:type="dxa"/>
            <w:noWrap/>
            <w:vAlign w:val="center"/>
          </w:tcPr>
          <w:p w14:paraId="1481904C" w14:textId="321016B3"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7004CA">
              <w:rPr>
                <w:rFonts w:cs="B Lotus" w:hint="cs"/>
              </w:rPr>
              <w:t>Yes</w:t>
            </w:r>
          </w:p>
        </w:tc>
        <w:tc>
          <w:tcPr>
            <w:tcW w:w="1660" w:type="dxa"/>
            <w:noWrap/>
            <w:vAlign w:val="center"/>
          </w:tcPr>
          <w:p w14:paraId="49897DDD" w14:textId="2E439A9C" w:rsidR="00E41FF8" w:rsidRPr="007004CA"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4"/>
                <w:szCs w:val="24"/>
                <w:rtl/>
              </w:rPr>
            </w:pPr>
            <w:r w:rsidRPr="007004CA">
              <w:rPr>
                <w:rFonts w:ascii="Arial" w:eastAsia="Times New Roman" w:hAnsi="Arial" w:cs="B Lotus" w:hint="cs"/>
                <w:b/>
                <w:bCs/>
                <w:rtl/>
              </w:rPr>
              <w:t>سریال پلاک ملی/یا 3 رقم شماره سریال موتورسیکلت</w:t>
            </w:r>
          </w:p>
        </w:tc>
        <w:tc>
          <w:tcPr>
            <w:tcW w:w="1017" w:type="dxa"/>
            <w:noWrap/>
            <w:vAlign w:val="center"/>
          </w:tcPr>
          <w:p w14:paraId="3AAE615A" w14:textId="728F1462"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rtl/>
              </w:rPr>
            </w:pPr>
            <w:r w:rsidRPr="007004CA">
              <w:rPr>
                <w:rFonts w:ascii="Cambria" w:hAnsi="Cambria" w:cs="Cambria" w:hint="cs"/>
                <w:rtl/>
              </w:rPr>
              <w:t> </w:t>
            </w:r>
          </w:p>
        </w:tc>
        <w:tc>
          <w:tcPr>
            <w:tcW w:w="1146" w:type="dxa"/>
            <w:noWrap/>
            <w:vAlign w:val="center"/>
          </w:tcPr>
          <w:p w14:paraId="4ED979E9" w14:textId="760DD8E7"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B Lotus"/>
              </w:rPr>
            </w:pPr>
            <w:r w:rsidRPr="007004CA">
              <w:rPr>
                <w:rFonts w:cs="B Lotus" w:hint="cs"/>
                <w:rtl/>
              </w:rPr>
              <w:t>کلیه شاخصهای مرتبط با زیاندیده</w:t>
            </w:r>
          </w:p>
        </w:tc>
      </w:tr>
      <w:tr w:rsidR="00E41FF8" w:rsidRPr="00F733A3" w14:paraId="2820C398" w14:textId="77777777" w:rsidTr="00F600F9">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tcPr>
          <w:p w14:paraId="6CCB5D3E" w14:textId="55F1CB4C" w:rsidR="00E41FF8" w:rsidRPr="007004CA" w:rsidRDefault="00E41FF8" w:rsidP="00E41FF8">
            <w:pPr>
              <w:jc w:val="center"/>
              <w:rPr>
                <w:rFonts w:ascii="Arial" w:eastAsia="Times New Roman" w:hAnsi="Arial" w:cs="B Lotus"/>
                <w:sz w:val="28"/>
                <w:szCs w:val="28"/>
              </w:rPr>
            </w:pPr>
            <w:r w:rsidRPr="007004CA">
              <w:rPr>
                <w:rFonts w:ascii="Arial" w:eastAsia="Times New Roman" w:hAnsi="Arial" w:cs="B Lotus" w:hint="cs"/>
                <w:sz w:val="28"/>
                <w:szCs w:val="28"/>
                <w:rtl/>
              </w:rPr>
              <w:t>59</w:t>
            </w:r>
          </w:p>
        </w:tc>
        <w:tc>
          <w:tcPr>
            <w:tcW w:w="2686" w:type="dxa"/>
            <w:noWrap/>
            <w:vAlign w:val="center"/>
          </w:tcPr>
          <w:p w14:paraId="50C50843" w14:textId="0C4705F0"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Consolas" w:hAnsi="Consolas" w:cs="Courier New"/>
                <w:sz w:val="24"/>
                <w:szCs w:val="24"/>
                <w:lang w:bidi="ar-SA"/>
              </w:rPr>
            </w:pPr>
            <w:r w:rsidRPr="007004CA">
              <w:rPr>
                <w:rFonts w:ascii="Consolas" w:hAnsi="Consolas" w:cs="Consolas"/>
                <w:sz w:val="19"/>
                <w:szCs w:val="19"/>
                <w:lang w:bidi="ar-SA"/>
              </w:rPr>
              <w:t>PlkCty</w:t>
            </w:r>
          </w:p>
        </w:tc>
        <w:tc>
          <w:tcPr>
            <w:tcW w:w="1708" w:type="dxa"/>
            <w:noWrap/>
            <w:vAlign w:val="center"/>
          </w:tcPr>
          <w:p w14:paraId="31DACC2E" w14:textId="1BBB90F2"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cs="B Lotus"/>
              </w:rPr>
              <w:t xml:space="preserve">Nvarchar(50) </w:t>
            </w:r>
          </w:p>
        </w:tc>
        <w:tc>
          <w:tcPr>
            <w:tcW w:w="839" w:type="dxa"/>
            <w:noWrap/>
            <w:vAlign w:val="center"/>
          </w:tcPr>
          <w:p w14:paraId="31D7D262" w14:textId="05B455B4"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7004CA">
              <w:rPr>
                <w:rFonts w:cs="B Lotus"/>
              </w:rPr>
              <w:t xml:space="preserve">Yes </w:t>
            </w:r>
          </w:p>
        </w:tc>
        <w:tc>
          <w:tcPr>
            <w:tcW w:w="1660" w:type="dxa"/>
            <w:noWrap/>
            <w:vAlign w:val="center"/>
          </w:tcPr>
          <w:p w14:paraId="3FAED2FE" w14:textId="7248A04C" w:rsidR="00E41FF8" w:rsidRPr="007004CA"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4"/>
                <w:szCs w:val="24"/>
                <w:rtl/>
              </w:rPr>
            </w:pPr>
            <w:r w:rsidRPr="007004CA">
              <w:rPr>
                <w:rFonts w:ascii="Arial" w:eastAsia="Times New Roman" w:hAnsi="Arial" w:cs="B Lotus" w:hint="cs"/>
                <w:b/>
                <w:bCs/>
                <w:rtl/>
              </w:rPr>
              <w:t xml:space="preserve">شهر پلاک مقصر </w:t>
            </w:r>
          </w:p>
        </w:tc>
        <w:tc>
          <w:tcPr>
            <w:tcW w:w="1017" w:type="dxa"/>
            <w:noWrap/>
            <w:vAlign w:val="center"/>
          </w:tcPr>
          <w:p w14:paraId="30E12880" w14:textId="673A6F81" w:rsidR="00E41FF8" w:rsidRPr="007004CA" w:rsidRDefault="00087344" w:rsidP="00E41F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rtl/>
              </w:rPr>
            </w:pPr>
            <w:hyperlink w:anchor="_جدول_کد_شهر:" w:history="1">
              <w:r w:rsidR="00E41FF8" w:rsidRPr="007004CA">
                <w:rPr>
                  <w:rStyle w:val="Hyperlink"/>
                  <w:rFonts w:ascii="Arial" w:eastAsia="Times New Roman" w:hAnsi="Arial" w:cs="B Lotus" w:hint="cs"/>
                  <w:color w:val="auto"/>
                  <w:rtl/>
                </w:rPr>
                <w:t>جدول کدینگ شهرها</w:t>
              </w:r>
            </w:hyperlink>
          </w:p>
        </w:tc>
        <w:tc>
          <w:tcPr>
            <w:tcW w:w="1146" w:type="dxa"/>
            <w:noWrap/>
            <w:vAlign w:val="center"/>
          </w:tcPr>
          <w:p w14:paraId="48DB8241" w14:textId="10358CC1"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B Lotus"/>
              </w:rPr>
            </w:pPr>
          </w:p>
        </w:tc>
      </w:tr>
      <w:tr w:rsidR="00E41FF8" w:rsidRPr="00F733A3" w14:paraId="39079E9B" w14:textId="77777777" w:rsidTr="00B70F28">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tcPr>
          <w:p w14:paraId="437F98FF" w14:textId="0D9BF51D" w:rsidR="00E41FF8" w:rsidRPr="007004CA" w:rsidRDefault="00E41FF8" w:rsidP="00E41FF8">
            <w:pPr>
              <w:jc w:val="center"/>
              <w:rPr>
                <w:rFonts w:ascii="Arial" w:eastAsia="Times New Roman" w:hAnsi="Arial" w:cs="B Lotus"/>
                <w:sz w:val="28"/>
                <w:szCs w:val="28"/>
                <w:rtl/>
              </w:rPr>
            </w:pPr>
            <w:r w:rsidRPr="007004CA">
              <w:rPr>
                <w:rFonts w:ascii="Arial" w:eastAsia="Times New Roman" w:hAnsi="Arial" w:cs="B Lotus" w:hint="cs"/>
                <w:sz w:val="28"/>
                <w:szCs w:val="28"/>
                <w:rtl/>
              </w:rPr>
              <w:t>60</w:t>
            </w:r>
          </w:p>
        </w:tc>
        <w:tc>
          <w:tcPr>
            <w:tcW w:w="2686" w:type="dxa"/>
            <w:noWrap/>
            <w:vAlign w:val="center"/>
          </w:tcPr>
          <w:p w14:paraId="111D5930" w14:textId="47D49748"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cs="B Lotus"/>
              </w:rPr>
            </w:pPr>
            <w:r w:rsidRPr="007004CA">
              <w:rPr>
                <w:rFonts w:ascii="Consolas" w:hAnsi="Consolas" w:cs="Consolas"/>
                <w:sz w:val="19"/>
                <w:szCs w:val="19"/>
                <w:lang w:bidi="ar-SA"/>
              </w:rPr>
              <w:t>CusHasLic</w:t>
            </w:r>
          </w:p>
        </w:tc>
        <w:tc>
          <w:tcPr>
            <w:tcW w:w="1708" w:type="dxa"/>
            <w:noWrap/>
            <w:vAlign w:val="center"/>
          </w:tcPr>
          <w:p w14:paraId="2DF34527" w14:textId="41BC82D1"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cs="B Lotus"/>
              </w:rPr>
            </w:pPr>
            <w:r w:rsidRPr="007004CA">
              <w:rPr>
                <w:rFonts w:cs="B Lotus"/>
              </w:rPr>
              <w:t>Bit</w:t>
            </w:r>
          </w:p>
        </w:tc>
        <w:tc>
          <w:tcPr>
            <w:tcW w:w="839" w:type="dxa"/>
            <w:noWrap/>
            <w:vAlign w:val="center"/>
          </w:tcPr>
          <w:p w14:paraId="68B0C447" w14:textId="77F367B6"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cs="B Lotus"/>
              </w:rPr>
            </w:pPr>
            <w:r w:rsidRPr="007004CA">
              <w:rPr>
                <w:rFonts w:cs="B Lotus"/>
              </w:rPr>
              <w:t>No</w:t>
            </w:r>
          </w:p>
        </w:tc>
        <w:tc>
          <w:tcPr>
            <w:tcW w:w="1660" w:type="dxa"/>
            <w:noWrap/>
            <w:vAlign w:val="center"/>
          </w:tcPr>
          <w:p w14:paraId="6066D333" w14:textId="4FDE9E83" w:rsidR="00E41FF8" w:rsidRPr="007004CA" w:rsidRDefault="00E41FF8" w:rsidP="00E41FF8">
            <w:pPr>
              <w:cnfStyle w:val="000000000000" w:firstRow="0" w:lastRow="0" w:firstColumn="0" w:lastColumn="0" w:oddVBand="0" w:evenVBand="0" w:oddHBand="0" w:evenHBand="0" w:firstRowFirstColumn="0" w:firstRowLastColumn="0" w:lastRowFirstColumn="0" w:lastRowLastColumn="0"/>
              <w:rPr>
                <w:rFonts w:ascii="Arial" w:hAnsi="Arial" w:cs="B Lotus"/>
                <w:b/>
                <w:bCs/>
                <w:rtl/>
              </w:rPr>
            </w:pPr>
            <w:r w:rsidRPr="007004CA">
              <w:rPr>
                <w:rFonts w:ascii="Arial" w:eastAsia="Times New Roman" w:hAnsi="Arial" w:cs="B Lotus" w:hint="cs"/>
                <w:b/>
                <w:bCs/>
                <w:rtl/>
              </w:rPr>
              <w:t>آیا مقصر گواهینامه دارد؟ 1=بله، 0=خیر</w:t>
            </w:r>
          </w:p>
        </w:tc>
        <w:tc>
          <w:tcPr>
            <w:tcW w:w="1017" w:type="dxa"/>
            <w:noWrap/>
            <w:vAlign w:val="center"/>
          </w:tcPr>
          <w:p w14:paraId="63C12B95" w14:textId="782A5C37"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ascii="Cambria" w:hAnsi="Cambria" w:cs="Cambria"/>
                <w:rtl/>
              </w:rPr>
            </w:pPr>
          </w:p>
        </w:tc>
        <w:tc>
          <w:tcPr>
            <w:tcW w:w="1146" w:type="dxa"/>
            <w:noWrap/>
            <w:vAlign w:val="center"/>
          </w:tcPr>
          <w:p w14:paraId="04B1EE17" w14:textId="15D71AC3"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cs="B Lotus"/>
                <w:rtl/>
              </w:rPr>
            </w:pPr>
          </w:p>
        </w:tc>
      </w:tr>
      <w:tr w:rsidR="00E41FF8" w:rsidRPr="00F733A3" w14:paraId="7BF1D345" w14:textId="77777777" w:rsidTr="00B70F2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tcPr>
          <w:p w14:paraId="61279E3C" w14:textId="677ED673" w:rsidR="00E41FF8" w:rsidRPr="007004CA" w:rsidRDefault="00E41FF8" w:rsidP="00E41FF8">
            <w:pPr>
              <w:jc w:val="center"/>
              <w:rPr>
                <w:rFonts w:ascii="Arial" w:eastAsia="Times New Roman" w:hAnsi="Arial" w:cs="B Lotus"/>
                <w:sz w:val="28"/>
                <w:szCs w:val="28"/>
                <w:rtl/>
              </w:rPr>
            </w:pPr>
            <w:r w:rsidRPr="007004CA">
              <w:rPr>
                <w:rFonts w:ascii="Arial" w:eastAsia="Times New Roman" w:hAnsi="Arial" w:cs="B Lotus" w:hint="cs"/>
                <w:sz w:val="28"/>
                <w:szCs w:val="28"/>
                <w:rtl/>
              </w:rPr>
              <w:t>61</w:t>
            </w:r>
          </w:p>
        </w:tc>
        <w:tc>
          <w:tcPr>
            <w:tcW w:w="2686" w:type="dxa"/>
            <w:noWrap/>
            <w:vAlign w:val="center"/>
          </w:tcPr>
          <w:p w14:paraId="47EE4C19" w14:textId="2A73E8EC"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cs="B Lotus"/>
              </w:rPr>
            </w:pPr>
            <w:r w:rsidRPr="007004CA">
              <w:rPr>
                <w:rFonts w:ascii="Consolas" w:hAnsi="Consolas" w:cs="Consolas"/>
                <w:sz w:val="19"/>
                <w:szCs w:val="19"/>
                <w:lang w:bidi="ar-SA"/>
              </w:rPr>
              <w:t>PlkCod</w:t>
            </w:r>
          </w:p>
        </w:tc>
        <w:tc>
          <w:tcPr>
            <w:tcW w:w="1708" w:type="dxa"/>
            <w:noWrap/>
            <w:vAlign w:val="center"/>
          </w:tcPr>
          <w:p w14:paraId="1BEA2EEE" w14:textId="3BBB7DB3"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cs="B Lotus"/>
              </w:rPr>
            </w:pPr>
            <w:r w:rsidRPr="007004CA">
              <w:rPr>
                <w:rFonts w:cs="B Lotus"/>
              </w:rPr>
              <w:t>Int</w:t>
            </w:r>
          </w:p>
        </w:tc>
        <w:tc>
          <w:tcPr>
            <w:tcW w:w="839" w:type="dxa"/>
            <w:noWrap/>
            <w:vAlign w:val="center"/>
          </w:tcPr>
          <w:p w14:paraId="02171DC2" w14:textId="22D21F4F"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cs="B Lotus"/>
              </w:rPr>
            </w:pPr>
            <w:r w:rsidRPr="007004CA">
              <w:rPr>
                <w:rFonts w:cs="B Lotus"/>
              </w:rPr>
              <w:t xml:space="preserve">Yes </w:t>
            </w:r>
          </w:p>
        </w:tc>
        <w:tc>
          <w:tcPr>
            <w:tcW w:w="1660" w:type="dxa"/>
            <w:noWrap/>
            <w:vAlign w:val="center"/>
          </w:tcPr>
          <w:p w14:paraId="4BDD3EEB" w14:textId="6393D516" w:rsidR="00E41FF8" w:rsidRPr="007004CA" w:rsidRDefault="00E41FF8"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rtl/>
              </w:rPr>
            </w:pPr>
            <w:r w:rsidRPr="007004CA">
              <w:rPr>
                <w:rFonts w:ascii="Arial" w:eastAsia="Times New Roman" w:hAnsi="Arial" w:cs="B Lotus" w:hint="cs"/>
                <w:b/>
                <w:bCs/>
                <w:rtl/>
              </w:rPr>
              <w:t>کد استعلام پلاک ملی از ناجا</w:t>
            </w:r>
            <w:r w:rsidR="001D669A">
              <w:rPr>
                <w:rFonts w:ascii="Consolas" w:hAnsi="Consolas" w:cs="B Lotus" w:hint="cs"/>
                <w:rtl/>
                <w:lang w:bidi="ar-SA"/>
              </w:rPr>
              <w:t xml:space="preserve">، </w:t>
            </w:r>
            <w:r w:rsidR="001D669A">
              <w:rPr>
                <w:rFonts w:ascii="Consolas" w:hAnsi="Consolas" w:cs="B Lotus" w:hint="cs"/>
                <w:rtl/>
              </w:rPr>
              <w:t xml:space="preserve">خروجی </w:t>
            </w:r>
            <w:r w:rsidR="001D669A">
              <w:rPr>
                <w:rFonts w:ascii="Consolas" w:hAnsi="Consolas" w:cs="B Lotus" w:hint="cs"/>
                <w:rtl/>
              </w:rPr>
              <w:lastRenderedPageBreak/>
              <w:t>وب متد استعلام سوابق تخفیفات</w:t>
            </w:r>
          </w:p>
        </w:tc>
        <w:tc>
          <w:tcPr>
            <w:tcW w:w="1017" w:type="dxa"/>
            <w:noWrap/>
            <w:vAlign w:val="center"/>
          </w:tcPr>
          <w:p w14:paraId="01C393FF" w14:textId="77AC9883"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ascii="Cambria" w:hAnsi="Cambria" w:cs="Cambria"/>
                <w:rtl/>
              </w:rPr>
            </w:pPr>
          </w:p>
        </w:tc>
        <w:tc>
          <w:tcPr>
            <w:tcW w:w="1146" w:type="dxa"/>
            <w:noWrap/>
            <w:vAlign w:val="center"/>
          </w:tcPr>
          <w:p w14:paraId="471140DA" w14:textId="01501119" w:rsidR="00E41FF8" w:rsidRPr="007004CA" w:rsidRDefault="00E41FF8" w:rsidP="00E41FF8">
            <w:pPr>
              <w:jc w:val="center"/>
              <w:cnfStyle w:val="000000100000" w:firstRow="0" w:lastRow="0" w:firstColumn="0" w:lastColumn="0" w:oddVBand="0" w:evenVBand="0" w:oddHBand="1" w:evenHBand="0" w:firstRowFirstColumn="0" w:firstRowLastColumn="0" w:lastRowFirstColumn="0" w:lastRowLastColumn="0"/>
              <w:rPr>
                <w:rFonts w:cs="B Lotus"/>
                <w:rtl/>
              </w:rPr>
            </w:pPr>
          </w:p>
        </w:tc>
      </w:tr>
      <w:tr w:rsidR="00E41FF8" w:rsidRPr="00F733A3" w14:paraId="055046F5" w14:textId="77777777" w:rsidTr="00B70F28">
        <w:trPr>
          <w:trHeight w:val="285"/>
          <w:jc w:val="center"/>
        </w:trPr>
        <w:tc>
          <w:tcPr>
            <w:cnfStyle w:val="001000000000" w:firstRow="0" w:lastRow="0" w:firstColumn="1" w:lastColumn="0" w:oddVBand="0" w:evenVBand="0" w:oddHBand="0" w:evenHBand="0" w:firstRowFirstColumn="0" w:firstRowLastColumn="0" w:lastRowFirstColumn="0" w:lastRowLastColumn="0"/>
            <w:tcW w:w="637" w:type="dxa"/>
            <w:noWrap/>
            <w:vAlign w:val="center"/>
          </w:tcPr>
          <w:p w14:paraId="46DAF5EF" w14:textId="3AAE960E" w:rsidR="00E41FF8" w:rsidRPr="007004CA" w:rsidRDefault="00E41FF8" w:rsidP="00E41FF8">
            <w:pPr>
              <w:jc w:val="center"/>
              <w:rPr>
                <w:rFonts w:ascii="Arial" w:eastAsia="Times New Roman" w:hAnsi="Arial" w:cs="B Lotus"/>
                <w:sz w:val="28"/>
                <w:szCs w:val="28"/>
                <w:rtl/>
              </w:rPr>
            </w:pPr>
            <w:r w:rsidRPr="007004CA">
              <w:rPr>
                <w:rFonts w:ascii="Arial" w:eastAsia="Times New Roman" w:hAnsi="Arial" w:cs="B Lotus" w:hint="cs"/>
                <w:sz w:val="28"/>
                <w:szCs w:val="28"/>
                <w:rtl/>
              </w:rPr>
              <w:t>62</w:t>
            </w:r>
          </w:p>
        </w:tc>
        <w:tc>
          <w:tcPr>
            <w:tcW w:w="2686" w:type="dxa"/>
            <w:noWrap/>
            <w:vAlign w:val="center"/>
          </w:tcPr>
          <w:p w14:paraId="5919B8C6" w14:textId="3436BC67"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cs="B Lotus"/>
              </w:rPr>
            </w:pPr>
            <w:r w:rsidRPr="007004CA">
              <w:rPr>
                <w:rFonts w:ascii="Consolas" w:hAnsi="Consolas" w:cs="Consolas"/>
                <w:sz w:val="19"/>
                <w:szCs w:val="19"/>
                <w:lang w:bidi="ar-SA"/>
              </w:rPr>
              <w:t>CusAccLicTypCod</w:t>
            </w:r>
          </w:p>
        </w:tc>
        <w:tc>
          <w:tcPr>
            <w:tcW w:w="1708" w:type="dxa"/>
            <w:noWrap/>
            <w:vAlign w:val="center"/>
          </w:tcPr>
          <w:p w14:paraId="4AD273CC" w14:textId="32E69290"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cs="B Lotus"/>
              </w:rPr>
            </w:pPr>
            <w:r w:rsidRPr="007004CA">
              <w:rPr>
                <w:rFonts w:cs="B Lotus"/>
              </w:rPr>
              <w:t>SmallInt</w:t>
            </w:r>
          </w:p>
        </w:tc>
        <w:tc>
          <w:tcPr>
            <w:tcW w:w="839" w:type="dxa"/>
            <w:noWrap/>
            <w:vAlign w:val="center"/>
          </w:tcPr>
          <w:p w14:paraId="06B13A38" w14:textId="52915B4E"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cs="B Lotus"/>
              </w:rPr>
            </w:pPr>
            <w:r w:rsidRPr="007004CA">
              <w:rPr>
                <w:rFonts w:cs="B Lotus"/>
              </w:rPr>
              <w:t xml:space="preserve">No </w:t>
            </w:r>
          </w:p>
        </w:tc>
        <w:tc>
          <w:tcPr>
            <w:tcW w:w="1660" w:type="dxa"/>
            <w:noWrap/>
            <w:vAlign w:val="center"/>
          </w:tcPr>
          <w:p w14:paraId="58133967" w14:textId="2D6893A2" w:rsidR="00E41FF8" w:rsidRPr="007004CA" w:rsidRDefault="00E41FF8" w:rsidP="00E41FF8">
            <w:pPr>
              <w:cnfStyle w:val="000000000000" w:firstRow="0" w:lastRow="0" w:firstColumn="0" w:lastColumn="0" w:oddVBand="0" w:evenVBand="0" w:oddHBand="0" w:evenHBand="0" w:firstRowFirstColumn="0" w:firstRowLastColumn="0" w:lastRowFirstColumn="0" w:lastRowLastColumn="0"/>
              <w:rPr>
                <w:rFonts w:cs="B Lotus"/>
                <w:rtl/>
              </w:rPr>
            </w:pPr>
            <w:r w:rsidRPr="007004CA">
              <w:rPr>
                <w:rFonts w:ascii="Consolas" w:hAnsi="Consolas" w:cs="B Lotus"/>
                <w:rtl/>
                <w:lang w:bidi="ar-SA"/>
              </w:rPr>
              <w:t>نوع</w:t>
            </w:r>
            <w:r w:rsidRPr="007004CA">
              <w:rPr>
                <w:rFonts w:ascii="Consolas" w:hAnsi="Consolas" w:cs="B Lotus"/>
                <w:lang w:bidi="ar-SA"/>
              </w:rPr>
              <w:t xml:space="preserve"> </w:t>
            </w:r>
            <w:r w:rsidRPr="007004CA">
              <w:rPr>
                <w:rFonts w:ascii="Consolas" w:hAnsi="Consolas" w:cs="B Lotus"/>
                <w:rtl/>
                <w:lang w:bidi="ar-SA"/>
              </w:rPr>
              <w:t>گواهینامه</w:t>
            </w:r>
            <w:r w:rsidRPr="007004CA">
              <w:rPr>
                <w:rFonts w:ascii="Consolas" w:hAnsi="Consolas" w:cs="B Lotus"/>
                <w:lang w:bidi="ar-SA"/>
              </w:rPr>
              <w:t xml:space="preserve"> </w:t>
            </w:r>
            <w:r w:rsidRPr="007004CA">
              <w:rPr>
                <w:rFonts w:ascii="Consolas" w:hAnsi="Consolas" w:cs="B Lotus"/>
                <w:rtl/>
                <w:lang w:bidi="ar-SA"/>
              </w:rPr>
              <w:t>مقصر</w:t>
            </w:r>
            <w:r w:rsidRPr="007004CA">
              <w:rPr>
                <w:rFonts w:ascii="Consolas" w:hAnsi="Consolas" w:cs="B Lotus"/>
                <w:lang w:bidi="ar-SA"/>
              </w:rPr>
              <w:t xml:space="preserve"> </w:t>
            </w:r>
            <w:r w:rsidRPr="007004CA">
              <w:rPr>
                <w:rFonts w:ascii="Consolas" w:hAnsi="Consolas" w:cs="B Lotus"/>
                <w:rtl/>
                <w:lang w:bidi="ar-SA"/>
              </w:rPr>
              <w:t>حادثه</w:t>
            </w:r>
          </w:p>
        </w:tc>
        <w:tc>
          <w:tcPr>
            <w:tcW w:w="1017" w:type="dxa"/>
            <w:noWrap/>
            <w:vAlign w:val="center"/>
          </w:tcPr>
          <w:p w14:paraId="748E140F" w14:textId="1FF46E98" w:rsidR="00E41FF8" w:rsidRPr="007004CA" w:rsidRDefault="00087344" w:rsidP="00E41FF8">
            <w:pPr>
              <w:jc w:val="center"/>
              <w:cnfStyle w:val="000000000000" w:firstRow="0" w:lastRow="0" w:firstColumn="0" w:lastColumn="0" w:oddVBand="0" w:evenVBand="0" w:oddHBand="0" w:evenHBand="0" w:firstRowFirstColumn="0" w:firstRowLastColumn="0" w:lastRowFirstColumn="0" w:lastRowLastColumn="0"/>
              <w:rPr>
                <w:rFonts w:cs="B Lotus"/>
                <w:rtl/>
              </w:rPr>
            </w:pPr>
            <w:hyperlink w:anchor="_جدول_نوع_گواهینامه" w:history="1">
              <w:r w:rsidR="00E41FF8" w:rsidRPr="007004CA">
                <w:rPr>
                  <w:rStyle w:val="Hyperlink"/>
                  <w:rFonts w:cs="B Lotus" w:hint="cs"/>
                  <w:color w:val="auto"/>
                  <w:rtl/>
                </w:rPr>
                <w:t>جدول نوع گواهینامه</w:t>
              </w:r>
            </w:hyperlink>
          </w:p>
        </w:tc>
        <w:tc>
          <w:tcPr>
            <w:tcW w:w="1146" w:type="dxa"/>
            <w:noWrap/>
            <w:vAlign w:val="center"/>
          </w:tcPr>
          <w:p w14:paraId="09A47605" w14:textId="15E65E6A" w:rsidR="00E41FF8" w:rsidRPr="007004CA" w:rsidRDefault="00E41FF8" w:rsidP="00E41FF8">
            <w:pPr>
              <w:jc w:val="center"/>
              <w:cnfStyle w:val="000000000000" w:firstRow="0" w:lastRow="0" w:firstColumn="0" w:lastColumn="0" w:oddVBand="0" w:evenVBand="0" w:oddHBand="0" w:evenHBand="0" w:firstRowFirstColumn="0" w:firstRowLastColumn="0" w:lastRowFirstColumn="0" w:lastRowLastColumn="0"/>
              <w:rPr>
                <w:rFonts w:cs="B Lotus"/>
                <w:rtl/>
              </w:rPr>
            </w:pPr>
          </w:p>
        </w:tc>
      </w:tr>
    </w:tbl>
    <w:p w14:paraId="78D3D652" w14:textId="1D7309BB" w:rsidR="00337314" w:rsidRPr="00F733A3" w:rsidRDefault="00337314" w:rsidP="00DA3827">
      <w:pPr>
        <w:pStyle w:val="Heading2"/>
        <w:rPr>
          <w:rtl/>
        </w:rPr>
      </w:pPr>
      <w:bookmarkStart w:id="69" w:name="_Toc38109499"/>
      <w:bookmarkStart w:id="70" w:name="_Toc439461592"/>
      <w:bookmarkEnd w:id="68"/>
      <w:r w:rsidRPr="00F733A3">
        <w:rPr>
          <w:rFonts w:hint="cs"/>
          <w:rtl/>
        </w:rPr>
        <w:t>جدول کد نوع مقصر حادثه   (</w:t>
      </w:r>
      <w:r w:rsidRPr="00F733A3">
        <w:rPr>
          <w:rFonts w:ascii="Consolas" w:hAnsi="Consolas" w:cs="Consolas"/>
          <w:color w:val="FF0000"/>
          <w:lang w:bidi="ar-SA"/>
        </w:rPr>
        <w:t>CusAccInsTypCod</w:t>
      </w:r>
      <w:r w:rsidR="00457A03" w:rsidRPr="00F733A3">
        <w:rPr>
          <w:rFonts w:ascii="Consolas" w:hAnsi="Consolas" w:cs="Consolas" w:hint="cs"/>
          <w:color w:val="FF0000"/>
          <w:rtl/>
          <w:lang w:bidi="ar-SA"/>
        </w:rPr>
        <w:t>)</w:t>
      </w:r>
      <w:bookmarkEnd w:id="69"/>
    </w:p>
    <w:tbl>
      <w:tblPr>
        <w:tblStyle w:val="TableGrid"/>
        <w:bidiVisual/>
        <w:tblW w:w="0" w:type="auto"/>
        <w:jc w:val="center"/>
        <w:tblLook w:val="04A0" w:firstRow="1" w:lastRow="0" w:firstColumn="1" w:lastColumn="0" w:noHBand="0" w:noVBand="1"/>
      </w:tblPr>
      <w:tblGrid>
        <w:gridCol w:w="2333"/>
        <w:gridCol w:w="3678"/>
      </w:tblGrid>
      <w:tr w:rsidR="00457A03" w:rsidRPr="00F733A3" w14:paraId="504A11C4" w14:textId="77777777" w:rsidTr="003D2993">
        <w:trPr>
          <w:jc w:val="center"/>
        </w:trPr>
        <w:tc>
          <w:tcPr>
            <w:tcW w:w="2333" w:type="dxa"/>
          </w:tcPr>
          <w:p w14:paraId="71D1EEF6" w14:textId="77777777" w:rsidR="00457A03" w:rsidRPr="00F733A3" w:rsidRDefault="00457A03" w:rsidP="00337314">
            <w:pPr>
              <w:rPr>
                <w:rFonts w:cs="B Lotus"/>
                <w:b/>
                <w:bCs/>
                <w:sz w:val="24"/>
                <w:szCs w:val="24"/>
                <w:rtl/>
              </w:rPr>
            </w:pPr>
            <w:r w:rsidRPr="00F733A3">
              <w:rPr>
                <w:rFonts w:cs="B Lotus" w:hint="cs"/>
                <w:b/>
                <w:bCs/>
                <w:sz w:val="24"/>
                <w:szCs w:val="24"/>
                <w:rtl/>
              </w:rPr>
              <w:t>کد نوع مقصر</w:t>
            </w:r>
          </w:p>
        </w:tc>
        <w:tc>
          <w:tcPr>
            <w:tcW w:w="3678" w:type="dxa"/>
          </w:tcPr>
          <w:p w14:paraId="1DC95838" w14:textId="77777777" w:rsidR="00457A03" w:rsidRPr="00F733A3" w:rsidRDefault="00457A03" w:rsidP="00337314">
            <w:pPr>
              <w:rPr>
                <w:rFonts w:cs="B Lotus"/>
                <w:b/>
                <w:bCs/>
                <w:sz w:val="24"/>
                <w:szCs w:val="24"/>
                <w:rtl/>
              </w:rPr>
            </w:pPr>
            <w:r w:rsidRPr="00F733A3">
              <w:rPr>
                <w:rFonts w:cs="B Lotus" w:hint="cs"/>
                <w:b/>
                <w:bCs/>
                <w:sz w:val="24"/>
                <w:szCs w:val="24"/>
                <w:rtl/>
              </w:rPr>
              <w:t>شرح نوع مقصر</w:t>
            </w:r>
          </w:p>
        </w:tc>
      </w:tr>
      <w:tr w:rsidR="00457A03" w:rsidRPr="00F733A3" w14:paraId="7BD1BFF8" w14:textId="77777777" w:rsidTr="003D2993">
        <w:trPr>
          <w:jc w:val="center"/>
        </w:trPr>
        <w:tc>
          <w:tcPr>
            <w:tcW w:w="2333" w:type="dxa"/>
          </w:tcPr>
          <w:p w14:paraId="44987999" w14:textId="77777777" w:rsidR="00457A03" w:rsidRPr="00F733A3" w:rsidRDefault="00457A03" w:rsidP="00337314">
            <w:pPr>
              <w:rPr>
                <w:rFonts w:cs="B Lotus"/>
                <w:sz w:val="24"/>
                <w:szCs w:val="24"/>
                <w:rtl/>
              </w:rPr>
            </w:pPr>
            <w:r w:rsidRPr="00F733A3">
              <w:rPr>
                <w:rFonts w:cs="B Lotus" w:hint="cs"/>
                <w:sz w:val="24"/>
                <w:szCs w:val="24"/>
                <w:rtl/>
              </w:rPr>
              <w:t>1</w:t>
            </w:r>
          </w:p>
        </w:tc>
        <w:tc>
          <w:tcPr>
            <w:tcW w:w="3678" w:type="dxa"/>
          </w:tcPr>
          <w:p w14:paraId="287DC3EA" w14:textId="77777777" w:rsidR="00457A03" w:rsidRPr="00F733A3" w:rsidRDefault="00457A03" w:rsidP="00337314">
            <w:pPr>
              <w:rPr>
                <w:rFonts w:cs="B Lotus"/>
                <w:sz w:val="24"/>
                <w:szCs w:val="24"/>
                <w:rtl/>
              </w:rPr>
            </w:pPr>
            <w:r w:rsidRPr="00F733A3">
              <w:rPr>
                <w:rFonts w:cs="B Lotus" w:hint="cs"/>
                <w:sz w:val="24"/>
                <w:szCs w:val="24"/>
                <w:rtl/>
              </w:rPr>
              <w:t>مقصر معلوم حقیقی</w:t>
            </w:r>
          </w:p>
        </w:tc>
      </w:tr>
      <w:tr w:rsidR="00457A03" w:rsidRPr="00F733A3" w14:paraId="402197A4" w14:textId="77777777" w:rsidTr="003D2993">
        <w:trPr>
          <w:jc w:val="center"/>
        </w:trPr>
        <w:tc>
          <w:tcPr>
            <w:tcW w:w="2333" w:type="dxa"/>
          </w:tcPr>
          <w:p w14:paraId="38BE96BD" w14:textId="77777777" w:rsidR="00457A03" w:rsidRPr="00F733A3" w:rsidRDefault="00457A03" w:rsidP="00337314">
            <w:pPr>
              <w:rPr>
                <w:rFonts w:cs="B Lotus"/>
                <w:sz w:val="24"/>
                <w:szCs w:val="24"/>
                <w:rtl/>
              </w:rPr>
            </w:pPr>
            <w:r w:rsidRPr="00F733A3">
              <w:rPr>
                <w:rFonts w:cs="B Lotus" w:hint="cs"/>
                <w:sz w:val="24"/>
                <w:szCs w:val="24"/>
                <w:rtl/>
              </w:rPr>
              <w:t>2</w:t>
            </w:r>
          </w:p>
        </w:tc>
        <w:tc>
          <w:tcPr>
            <w:tcW w:w="3678" w:type="dxa"/>
          </w:tcPr>
          <w:p w14:paraId="02A99E11" w14:textId="77777777" w:rsidR="00457A03" w:rsidRPr="00F733A3" w:rsidRDefault="00457A03" w:rsidP="00337314">
            <w:pPr>
              <w:rPr>
                <w:rFonts w:cs="B Lotus"/>
                <w:sz w:val="24"/>
                <w:szCs w:val="24"/>
                <w:rtl/>
              </w:rPr>
            </w:pPr>
            <w:r w:rsidRPr="00F733A3">
              <w:rPr>
                <w:rFonts w:cs="B Lotus" w:hint="cs"/>
                <w:sz w:val="24"/>
                <w:szCs w:val="24"/>
                <w:rtl/>
              </w:rPr>
              <w:t>مقصر معلوم حقوقی</w:t>
            </w:r>
          </w:p>
        </w:tc>
      </w:tr>
      <w:tr w:rsidR="00457A03" w:rsidRPr="00F733A3" w14:paraId="5798D23E" w14:textId="77777777" w:rsidTr="003D2993">
        <w:trPr>
          <w:jc w:val="center"/>
        </w:trPr>
        <w:tc>
          <w:tcPr>
            <w:tcW w:w="2333" w:type="dxa"/>
          </w:tcPr>
          <w:p w14:paraId="63C34186" w14:textId="77777777" w:rsidR="00457A03" w:rsidRPr="00F733A3" w:rsidRDefault="00457A03" w:rsidP="00337314">
            <w:pPr>
              <w:rPr>
                <w:rFonts w:cs="B Lotus"/>
                <w:color w:val="000000" w:themeColor="text1"/>
                <w:sz w:val="24"/>
                <w:szCs w:val="24"/>
                <w:rtl/>
              </w:rPr>
            </w:pPr>
            <w:r w:rsidRPr="00F733A3">
              <w:rPr>
                <w:rFonts w:cs="B Lotus" w:hint="cs"/>
                <w:color w:val="000000" w:themeColor="text1"/>
                <w:sz w:val="24"/>
                <w:szCs w:val="24"/>
                <w:rtl/>
              </w:rPr>
              <w:t>3</w:t>
            </w:r>
          </w:p>
        </w:tc>
        <w:tc>
          <w:tcPr>
            <w:tcW w:w="3678" w:type="dxa"/>
          </w:tcPr>
          <w:p w14:paraId="54B5A571" w14:textId="77777777" w:rsidR="00457A03" w:rsidRPr="00F733A3" w:rsidRDefault="00457A03" w:rsidP="00337314">
            <w:pPr>
              <w:rPr>
                <w:rFonts w:cs="B Lotus"/>
                <w:color w:val="000000" w:themeColor="text1"/>
                <w:sz w:val="24"/>
                <w:szCs w:val="24"/>
                <w:rtl/>
              </w:rPr>
            </w:pPr>
            <w:r w:rsidRPr="00F733A3">
              <w:rPr>
                <w:rFonts w:cs="B Lotus" w:hint="cs"/>
                <w:color w:val="000000" w:themeColor="text1"/>
                <w:sz w:val="24"/>
                <w:szCs w:val="24"/>
                <w:rtl/>
              </w:rPr>
              <w:t>مقصر نامعلوم ناشی از سرقت</w:t>
            </w:r>
          </w:p>
        </w:tc>
      </w:tr>
      <w:tr w:rsidR="00457A03" w:rsidRPr="00F733A3" w14:paraId="7430CEF3" w14:textId="77777777" w:rsidTr="003D2993">
        <w:trPr>
          <w:jc w:val="center"/>
        </w:trPr>
        <w:tc>
          <w:tcPr>
            <w:tcW w:w="2333" w:type="dxa"/>
          </w:tcPr>
          <w:p w14:paraId="1CC66779" w14:textId="77777777" w:rsidR="00457A03" w:rsidRPr="00F733A3" w:rsidRDefault="00457A03" w:rsidP="00337314">
            <w:pPr>
              <w:rPr>
                <w:rFonts w:cs="B Lotus"/>
                <w:color w:val="000000" w:themeColor="text1"/>
                <w:sz w:val="24"/>
                <w:szCs w:val="24"/>
                <w:rtl/>
              </w:rPr>
            </w:pPr>
            <w:r w:rsidRPr="00F733A3">
              <w:rPr>
                <w:rFonts w:cs="B Lotus" w:hint="cs"/>
                <w:color w:val="000000" w:themeColor="text1"/>
                <w:sz w:val="24"/>
                <w:szCs w:val="24"/>
                <w:rtl/>
              </w:rPr>
              <w:t>4</w:t>
            </w:r>
          </w:p>
        </w:tc>
        <w:tc>
          <w:tcPr>
            <w:tcW w:w="3678" w:type="dxa"/>
          </w:tcPr>
          <w:p w14:paraId="027C435C" w14:textId="1D174D1E" w:rsidR="00457A03" w:rsidRPr="00F733A3" w:rsidRDefault="00457A03" w:rsidP="00337314">
            <w:pPr>
              <w:rPr>
                <w:rFonts w:cs="B Lotus"/>
                <w:color w:val="000000" w:themeColor="text1"/>
                <w:sz w:val="24"/>
                <w:szCs w:val="24"/>
                <w:rtl/>
              </w:rPr>
            </w:pPr>
            <w:r w:rsidRPr="00F733A3">
              <w:rPr>
                <w:rFonts w:cs="B Lotus" w:hint="cs"/>
                <w:color w:val="000000" w:themeColor="text1"/>
                <w:sz w:val="24"/>
                <w:szCs w:val="24"/>
                <w:rtl/>
              </w:rPr>
              <w:t xml:space="preserve">مقصر نامعلوم ناشی از حوادث </w:t>
            </w:r>
            <w:r w:rsidR="003D2993">
              <w:rPr>
                <w:rFonts w:cs="B Lotus" w:hint="cs"/>
                <w:color w:val="000000" w:themeColor="text1"/>
                <w:sz w:val="24"/>
                <w:szCs w:val="24"/>
                <w:rtl/>
              </w:rPr>
              <w:t>غیر</w:t>
            </w:r>
            <w:r w:rsidRPr="00F733A3">
              <w:rPr>
                <w:rFonts w:cs="B Lotus" w:hint="cs"/>
                <w:color w:val="000000" w:themeColor="text1"/>
                <w:sz w:val="24"/>
                <w:szCs w:val="24"/>
                <w:rtl/>
              </w:rPr>
              <w:t>مترقبه</w:t>
            </w:r>
          </w:p>
        </w:tc>
      </w:tr>
      <w:tr w:rsidR="00457A03" w:rsidRPr="00F733A3" w14:paraId="5907B9E0" w14:textId="77777777" w:rsidTr="003D2993">
        <w:trPr>
          <w:jc w:val="center"/>
        </w:trPr>
        <w:tc>
          <w:tcPr>
            <w:tcW w:w="2333" w:type="dxa"/>
          </w:tcPr>
          <w:p w14:paraId="0F8038C5" w14:textId="77777777" w:rsidR="00457A03" w:rsidRPr="00F733A3" w:rsidRDefault="00457A03" w:rsidP="00337314">
            <w:pPr>
              <w:rPr>
                <w:rFonts w:cs="B Lotus"/>
                <w:color w:val="000000" w:themeColor="text1"/>
                <w:sz w:val="24"/>
                <w:szCs w:val="24"/>
                <w:rtl/>
              </w:rPr>
            </w:pPr>
            <w:r w:rsidRPr="00F733A3">
              <w:rPr>
                <w:rFonts w:cs="B Lotus" w:hint="cs"/>
                <w:color w:val="000000" w:themeColor="text1"/>
                <w:sz w:val="24"/>
                <w:szCs w:val="24"/>
                <w:rtl/>
              </w:rPr>
              <w:t>5</w:t>
            </w:r>
          </w:p>
        </w:tc>
        <w:tc>
          <w:tcPr>
            <w:tcW w:w="3678" w:type="dxa"/>
          </w:tcPr>
          <w:p w14:paraId="450E84C1" w14:textId="77777777" w:rsidR="00457A03" w:rsidRPr="00F733A3" w:rsidRDefault="00457A03" w:rsidP="00337314">
            <w:pPr>
              <w:rPr>
                <w:rFonts w:cs="B Lotus"/>
                <w:color w:val="000000" w:themeColor="text1"/>
                <w:sz w:val="24"/>
                <w:szCs w:val="24"/>
                <w:rtl/>
              </w:rPr>
            </w:pPr>
            <w:r w:rsidRPr="00F733A3">
              <w:rPr>
                <w:rFonts w:cs="B Lotus" w:hint="cs"/>
                <w:color w:val="000000" w:themeColor="text1"/>
                <w:sz w:val="24"/>
                <w:szCs w:val="24"/>
                <w:rtl/>
              </w:rPr>
              <w:t>مقصر نامعلوم ناشی از مالک احشام</w:t>
            </w:r>
          </w:p>
        </w:tc>
      </w:tr>
      <w:tr w:rsidR="00457A03" w:rsidRPr="00F733A3" w14:paraId="4D6A2D2A" w14:textId="77777777" w:rsidTr="003D2993">
        <w:trPr>
          <w:jc w:val="center"/>
        </w:trPr>
        <w:tc>
          <w:tcPr>
            <w:tcW w:w="2333" w:type="dxa"/>
          </w:tcPr>
          <w:p w14:paraId="1872B772" w14:textId="77777777" w:rsidR="00457A03" w:rsidRPr="00F733A3" w:rsidRDefault="00457A03" w:rsidP="00337314">
            <w:pPr>
              <w:rPr>
                <w:rFonts w:cs="B Lotus"/>
                <w:color w:val="000000" w:themeColor="text1"/>
                <w:sz w:val="24"/>
                <w:szCs w:val="24"/>
                <w:rtl/>
              </w:rPr>
            </w:pPr>
            <w:r w:rsidRPr="00F733A3">
              <w:rPr>
                <w:rFonts w:cs="B Lotus" w:hint="cs"/>
                <w:color w:val="000000" w:themeColor="text1"/>
                <w:sz w:val="24"/>
                <w:szCs w:val="24"/>
                <w:rtl/>
              </w:rPr>
              <w:t>6</w:t>
            </w:r>
          </w:p>
        </w:tc>
        <w:tc>
          <w:tcPr>
            <w:tcW w:w="3678" w:type="dxa"/>
          </w:tcPr>
          <w:p w14:paraId="03F44791" w14:textId="77777777" w:rsidR="00457A03" w:rsidRPr="00F733A3" w:rsidRDefault="00457A03" w:rsidP="00337314">
            <w:pPr>
              <w:rPr>
                <w:rFonts w:cs="B Lotus"/>
                <w:color w:val="000000" w:themeColor="text1"/>
                <w:sz w:val="24"/>
                <w:szCs w:val="24"/>
                <w:rtl/>
              </w:rPr>
            </w:pPr>
            <w:r w:rsidRPr="00F733A3">
              <w:rPr>
                <w:rFonts w:cs="B Lotus" w:hint="cs"/>
                <w:color w:val="000000" w:themeColor="text1"/>
                <w:sz w:val="24"/>
                <w:szCs w:val="24"/>
                <w:rtl/>
              </w:rPr>
              <w:t>مقصر نامعلوم ناشی از عدم تصمیم دادگاه</w:t>
            </w:r>
          </w:p>
        </w:tc>
      </w:tr>
      <w:tr w:rsidR="003D2993" w:rsidRPr="00F733A3" w14:paraId="5584FE3F" w14:textId="77777777" w:rsidTr="003D2993">
        <w:trPr>
          <w:jc w:val="center"/>
        </w:trPr>
        <w:tc>
          <w:tcPr>
            <w:tcW w:w="2333" w:type="dxa"/>
          </w:tcPr>
          <w:p w14:paraId="068E413C" w14:textId="1B5F34B4" w:rsidR="003D2993" w:rsidRPr="00F733A3" w:rsidRDefault="003D2993" w:rsidP="00337314">
            <w:pPr>
              <w:rPr>
                <w:rFonts w:cs="B Lotus"/>
                <w:color w:val="000000" w:themeColor="text1"/>
                <w:sz w:val="24"/>
                <w:szCs w:val="24"/>
                <w:rtl/>
              </w:rPr>
            </w:pPr>
            <w:r>
              <w:rPr>
                <w:rFonts w:cs="B Lotus" w:hint="cs"/>
                <w:color w:val="000000" w:themeColor="text1"/>
                <w:sz w:val="24"/>
                <w:szCs w:val="24"/>
                <w:rtl/>
              </w:rPr>
              <w:t>7</w:t>
            </w:r>
          </w:p>
        </w:tc>
        <w:tc>
          <w:tcPr>
            <w:tcW w:w="3678" w:type="dxa"/>
          </w:tcPr>
          <w:p w14:paraId="1A69523F" w14:textId="60127629" w:rsidR="003D2993" w:rsidRPr="00F733A3" w:rsidRDefault="003D2993" w:rsidP="00337314">
            <w:pPr>
              <w:rPr>
                <w:rFonts w:cs="B Lotus"/>
                <w:color w:val="000000" w:themeColor="text1"/>
                <w:sz w:val="24"/>
                <w:szCs w:val="24"/>
                <w:rtl/>
              </w:rPr>
            </w:pPr>
            <w:r>
              <w:rPr>
                <w:rFonts w:cs="B Lotus" w:hint="cs"/>
                <w:color w:val="000000" w:themeColor="text1"/>
                <w:sz w:val="24"/>
                <w:szCs w:val="24"/>
                <w:rtl/>
              </w:rPr>
              <w:t>اتباع خارجی فاقد کد شناسایی</w:t>
            </w:r>
          </w:p>
        </w:tc>
      </w:tr>
    </w:tbl>
    <w:p w14:paraId="7D537387" w14:textId="77777777" w:rsidR="00337314" w:rsidRPr="00F733A3" w:rsidRDefault="00337314" w:rsidP="00337314">
      <w:pPr>
        <w:rPr>
          <w:sz w:val="24"/>
          <w:szCs w:val="24"/>
        </w:rPr>
      </w:pPr>
    </w:p>
    <w:p w14:paraId="058408FE" w14:textId="77777777" w:rsidR="00101B1B" w:rsidRPr="00F733A3" w:rsidRDefault="00101B1B" w:rsidP="004102C1">
      <w:pPr>
        <w:pStyle w:val="Heading2"/>
        <w:rPr>
          <w:rFonts w:cs="B Lotus"/>
          <w:sz w:val="28"/>
          <w:szCs w:val="28"/>
          <w:rtl/>
        </w:rPr>
      </w:pPr>
      <w:bookmarkStart w:id="71" w:name="_Toc38109500"/>
      <w:r w:rsidRPr="00F733A3">
        <w:rPr>
          <w:rFonts w:cs="B Lotus" w:hint="cs"/>
          <w:sz w:val="28"/>
          <w:szCs w:val="28"/>
          <w:rtl/>
        </w:rPr>
        <w:t>جدول کد نوع حادثه</w:t>
      </w:r>
      <w:bookmarkEnd w:id="70"/>
      <w:r w:rsidR="004102C1" w:rsidRPr="00F733A3">
        <w:rPr>
          <w:rFonts w:cs="B Lotus" w:hint="cs"/>
          <w:sz w:val="28"/>
          <w:szCs w:val="28"/>
          <w:rtl/>
        </w:rPr>
        <w:t xml:space="preserve"> : (</w:t>
      </w:r>
      <w:r w:rsidR="004102C1" w:rsidRPr="00F733A3">
        <w:rPr>
          <w:rFonts w:ascii="Arial" w:eastAsia="Times New Roman" w:hAnsi="Arial" w:cs="B Lotus"/>
          <w:sz w:val="22"/>
          <w:szCs w:val="22"/>
        </w:rPr>
        <w:t>AcdTypCod</w:t>
      </w:r>
      <w:r w:rsidR="004102C1" w:rsidRPr="00F733A3">
        <w:rPr>
          <w:rFonts w:cs="B Lotus" w:hint="cs"/>
          <w:sz w:val="28"/>
          <w:szCs w:val="28"/>
          <w:rtl/>
        </w:rPr>
        <w:t>)</w:t>
      </w:r>
      <w:bookmarkEnd w:id="71"/>
    </w:p>
    <w:tbl>
      <w:tblPr>
        <w:tblStyle w:val="PlainTable11"/>
        <w:bidiVisual/>
        <w:tblW w:w="8550" w:type="dxa"/>
        <w:jc w:val="center"/>
        <w:tblLook w:val="04A0" w:firstRow="1" w:lastRow="0" w:firstColumn="1" w:lastColumn="0" w:noHBand="0" w:noVBand="1"/>
      </w:tblPr>
      <w:tblGrid>
        <w:gridCol w:w="2313"/>
        <w:gridCol w:w="6237"/>
      </w:tblGrid>
      <w:tr w:rsidR="00724584" w:rsidRPr="00F733A3" w14:paraId="6539848B" w14:textId="77777777" w:rsidTr="001026D3">
        <w:trPr>
          <w:cnfStyle w:val="100000000000" w:firstRow="1" w:lastRow="0" w:firstColumn="0" w:lastColumn="0" w:oddVBand="0" w:evenVBand="0" w:oddHBand="0" w:evenHBand="0" w:firstRowFirstColumn="0" w:firstRowLastColumn="0" w:lastRowFirstColumn="0" w:lastRowLastColumn="0"/>
          <w:trHeight w:val="540"/>
          <w:tblHeader/>
          <w:jc w:val="center"/>
        </w:trPr>
        <w:tc>
          <w:tcPr>
            <w:cnfStyle w:val="001000000000" w:firstRow="0" w:lastRow="0" w:firstColumn="1" w:lastColumn="0" w:oddVBand="0" w:evenVBand="0" w:oddHBand="0" w:evenHBand="0" w:firstRowFirstColumn="0" w:firstRowLastColumn="0" w:lastRowFirstColumn="0" w:lastRowLastColumn="0"/>
            <w:tcW w:w="2313" w:type="dxa"/>
            <w:shd w:val="clear" w:color="auto" w:fill="DDD9C3" w:themeFill="background2" w:themeFillShade="E6"/>
            <w:hideMark/>
          </w:tcPr>
          <w:p w14:paraId="4CE7ED5E" w14:textId="77777777" w:rsidR="00724584" w:rsidRPr="00F733A3" w:rsidRDefault="00724584" w:rsidP="00475B29">
            <w:pPr>
              <w:rPr>
                <w:rFonts w:ascii="Arial" w:eastAsia="Times New Roman" w:hAnsi="Arial" w:cs="B Lotus"/>
                <w:b w:val="0"/>
                <w:bCs w:val="0"/>
                <w:color w:val="000000"/>
                <w:sz w:val="28"/>
                <w:szCs w:val="28"/>
                <w:rtl/>
              </w:rPr>
            </w:pPr>
            <w:r w:rsidRPr="00F733A3">
              <w:rPr>
                <w:rFonts w:ascii="Arial" w:eastAsia="Times New Roman" w:hAnsi="Arial" w:cs="B Lotus" w:hint="cs"/>
                <w:color w:val="000000"/>
                <w:sz w:val="28"/>
                <w:szCs w:val="28"/>
                <w:rtl/>
              </w:rPr>
              <w:t>کد نوع حادثه (ثالث وحوادث راننده)</w:t>
            </w:r>
          </w:p>
        </w:tc>
        <w:tc>
          <w:tcPr>
            <w:tcW w:w="6237" w:type="dxa"/>
            <w:shd w:val="clear" w:color="auto" w:fill="DDD9C3" w:themeFill="background2" w:themeFillShade="E6"/>
            <w:hideMark/>
          </w:tcPr>
          <w:p w14:paraId="788A1AF8" w14:textId="77777777" w:rsidR="00724584" w:rsidRPr="00F733A3" w:rsidRDefault="00724584" w:rsidP="00475B29">
            <w:pP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نوع حادثه (ثالث وحوادث راننده)</w:t>
            </w:r>
          </w:p>
        </w:tc>
      </w:tr>
      <w:tr w:rsidR="00D64146" w:rsidRPr="00F733A3" w14:paraId="7C1A2C96" w14:textId="77777777" w:rsidTr="001026D3">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313" w:type="dxa"/>
            <w:hideMark/>
          </w:tcPr>
          <w:p w14:paraId="6A9EAA6D" w14:textId="77777777" w:rsidR="00D64146" w:rsidRPr="00F733A3" w:rsidRDefault="00D64146" w:rsidP="00D64146">
            <w:pPr>
              <w:jc w:val="center"/>
              <w:rPr>
                <w:rFonts w:ascii="Arial" w:eastAsia="Times New Roman" w:hAnsi="Arial" w:cs="B Lotus"/>
                <w:b w:val="0"/>
                <w:bCs w:val="0"/>
                <w:color w:val="000000"/>
                <w:sz w:val="28"/>
                <w:szCs w:val="28"/>
                <w:rtl/>
              </w:rPr>
            </w:pPr>
            <w:r w:rsidRPr="00F733A3">
              <w:rPr>
                <w:rFonts w:ascii="Arial" w:eastAsia="Times New Roman" w:hAnsi="Arial" w:cs="B Lotus" w:hint="cs"/>
                <w:color w:val="000000"/>
                <w:sz w:val="28"/>
                <w:szCs w:val="28"/>
                <w:rtl/>
              </w:rPr>
              <w:t>1</w:t>
            </w:r>
          </w:p>
        </w:tc>
        <w:tc>
          <w:tcPr>
            <w:tcW w:w="6237" w:type="dxa"/>
            <w:hideMark/>
          </w:tcPr>
          <w:p w14:paraId="63FD00F2" w14:textId="2165FEEB" w:rsidR="00D64146" w:rsidRPr="00D64146" w:rsidRDefault="00D64146" w:rsidP="00D6414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4"/>
                <w:szCs w:val="24"/>
              </w:rPr>
            </w:pPr>
            <w:r w:rsidRPr="00D64146">
              <w:rPr>
                <w:rFonts w:cs="B Lotus" w:hint="cs"/>
                <w:sz w:val="24"/>
                <w:szCs w:val="24"/>
                <w:rtl/>
              </w:rPr>
              <w:t>برخورد</w:t>
            </w:r>
            <w:r w:rsidRPr="00D64146">
              <w:rPr>
                <w:rFonts w:cs="B Lotus"/>
                <w:sz w:val="24"/>
                <w:szCs w:val="24"/>
                <w:rtl/>
              </w:rPr>
              <w:t xml:space="preserve"> </w:t>
            </w:r>
            <w:r w:rsidRPr="00D64146">
              <w:rPr>
                <w:rFonts w:cs="B Lotus" w:hint="cs"/>
                <w:sz w:val="24"/>
                <w:szCs w:val="24"/>
                <w:rtl/>
              </w:rPr>
              <w:t>وسیله</w:t>
            </w:r>
            <w:r w:rsidRPr="00D64146">
              <w:rPr>
                <w:rFonts w:cs="B Lotus"/>
                <w:sz w:val="24"/>
                <w:szCs w:val="24"/>
                <w:rtl/>
              </w:rPr>
              <w:t xml:space="preserve"> </w:t>
            </w:r>
            <w:r w:rsidRPr="00D64146">
              <w:rPr>
                <w:rFonts w:cs="B Lotus" w:hint="cs"/>
                <w:sz w:val="24"/>
                <w:szCs w:val="24"/>
                <w:rtl/>
              </w:rPr>
              <w:t>نقلیه</w:t>
            </w:r>
            <w:r w:rsidRPr="00D64146">
              <w:rPr>
                <w:rFonts w:cs="B Lotus"/>
                <w:sz w:val="24"/>
                <w:szCs w:val="24"/>
                <w:rtl/>
              </w:rPr>
              <w:t xml:space="preserve"> </w:t>
            </w:r>
            <w:r w:rsidRPr="00D64146">
              <w:rPr>
                <w:rFonts w:cs="B Lotus" w:hint="cs"/>
                <w:sz w:val="24"/>
                <w:szCs w:val="24"/>
                <w:rtl/>
              </w:rPr>
              <w:t>با</w:t>
            </w:r>
            <w:r w:rsidRPr="00D64146">
              <w:rPr>
                <w:rFonts w:cs="B Lotus"/>
                <w:sz w:val="24"/>
                <w:szCs w:val="24"/>
                <w:rtl/>
              </w:rPr>
              <w:t xml:space="preserve"> </w:t>
            </w:r>
            <w:r w:rsidRPr="00D64146">
              <w:rPr>
                <w:rFonts w:cs="B Lotus" w:hint="cs"/>
                <w:sz w:val="24"/>
                <w:szCs w:val="24"/>
                <w:rtl/>
              </w:rPr>
              <w:t>وسیله</w:t>
            </w:r>
            <w:r w:rsidRPr="00D64146">
              <w:rPr>
                <w:rFonts w:cs="B Lotus"/>
                <w:sz w:val="24"/>
                <w:szCs w:val="24"/>
                <w:rtl/>
              </w:rPr>
              <w:t xml:space="preserve"> </w:t>
            </w:r>
            <w:r w:rsidRPr="00D64146">
              <w:rPr>
                <w:rFonts w:cs="B Lotus" w:hint="cs"/>
                <w:sz w:val="24"/>
                <w:szCs w:val="24"/>
                <w:rtl/>
              </w:rPr>
              <w:t>نقلیه</w:t>
            </w:r>
            <w:r w:rsidRPr="00D64146">
              <w:rPr>
                <w:rFonts w:cs="B Lotus"/>
                <w:sz w:val="24"/>
                <w:szCs w:val="24"/>
                <w:rtl/>
              </w:rPr>
              <w:t xml:space="preserve"> </w:t>
            </w:r>
            <w:r w:rsidRPr="00D64146">
              <w:rPr>
                <w:rFonts w:cs="B Lotus" w:hint="cs"/>
                <w:sz w:val="24"/>
                <w:szCs w:val="24"/>
                <w:rtl/>
              </w:rPr>
              <w:t>دیگر</w:t>
            </w:r>
          </w:p>
        </w:tc>
      </w:tr>
      <w:tr w:rsidR="00D64146" w:rsidRPr="00F733A3" w14:paraId="4907A084" w14:textId="77777777" w:rsidTr="001026D3">
        <w:trPr>
          <w:trHeight w:val="420"/>
          <w:jc w:val="center"/>
        </w:trPr>
        <w:tc>
          <w:tcPr>
            <w:cnfStyle w:val="001000000000" w:firstRow="0" w:lastRow="0" w:firstColumn="1" w:lastColumn="0" w:oddVBand="0" w:evenVBand="0" w:oddHBand="0" w:evenHBand="0" w:firstRowFirstColumn="0" w:firstRowLastColumn="0" w:lastRowFirstColumn="0" w:lastRowLastColumn="0"/>
            <w:tcW w:w="2313" w:type="dxa"/>
            <w:hideMark/>
          </w:tcPr>
          <w:p w14:paraId="132D6D2F" w14:textId="77777777" w:rsidR="00D64146" w:rsidRPr="00F733A3" w:rsidRDefault="00D64146" w:rsidP="00D64146">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2</w:t>
            </w:r>
          </w:p>
        </w:tc>
        <w:tc>
          <w:tcPr>
            <w:tcW w:w="6237" w:type="dxa"/>
            <w:hideMark/>
          </w:tcPr>
          <w:p w14:paraId="50C24CC2" w14:textId="21A0B2D9" w:rsidR="00D64146" w:rsidRPr="00D64146" w:rsidRDefault="00D64146" w:rsidP="00D6414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4"/>
                <w:szCs w:val="24"/>
              </w:rPr>
            </w:pPr>
            <w:r w:rsidRPr="00D64146">
              <w:rPr>
                <w:rFonts w:cs="B Lotus" w:hint="cs"/>
                <w:sz w:val="24"/>
                <w:szCs w:val="24"/>
                <w:rtl/>
              </w:rPr>
              <w:t>برخورد</w:t>
            </w:r>
            <w:r w:rsidRPr="00D64146">
              <w:rPr>
                <w:rFonts w:cs="B Lotus"/>
                <w:sz w:val="24"/>
                <w:szCs w:val="24"/>
                <w:rtl/>
              </w:rPr>
              <w:t xml:space="preserve"> </w:t>
            </w:r>
            <w:r w:rsidRPr="00D64146">
              <w:rPr>
                <w:rFonts w:cs="B Lotus" w:hint="cs"/>
                <w:sz w:val="24"/>
                <w:szCs w:val="24"/>
                <w:rtl/>
              </w:rPr>
              <w:t>وسیله</w:t>
            </w:r>
            <w:r w:rsidRPr="00D64146">
              <w:rPr>
                <w:rFonts w:cs="B Lotus"/>
                <w:sz w:val="24"/>
                <w:szCs w:val="24"/>
                <w:rtl/>
              </w:rPr>
              <w:t xml:space="preserve"> </w:t>
            </w:r>
            <w:r w:rsidRPr="00D64146">
              <w:rPr>
                <w:rFonts w:cs="B Lotus" w:hint="cs"/>
                <w:sz w:val="24"/>
                <w:szCs w:val="24"/>
                <w:rtl/>
              </w:rPr>
              <w:t>نقلیه</w:t>
            </w:r>
            <w:r w:rsidRPr="00D64146">
              <w:rPr>
                <w:rFonts w:cs="B Lotus"/>
                <w:sz w:val="24"/>
                <w:szCs w:val="24"/>
                <w:rtl/>
              </w:rPr>
              <w:t xml:space="preserve"> </w:t>
            </w:r>
            <w:r w:rsidRPr="00D64146">
              <w:rPr>
                <w:rFonts w:cs="B Lotus" w:hint="cs"/>
                <w:sz w:val="24"/>
                <w:szCs w:val="24"/>
                <w:rtl/>
              </w:rPr>
              <w:t>با</w:t>
            </w:r>
            <w:r w:rsidRPr="00D64146">
              <w:rPr>
                <w:rFonts w:cs="B Lotus"/>
                <w:sz w:val="24"/>
                <w:szCs w:val="24"/>
                <w:rtl/>
              </w:rPr>
              <w:t xml:space="preserve"> </w:t>
            </w:r>
            <w:r w:rsidRPr="00D64146">
              <w:rPr>
                <w:rFonts w:cs="B Lotus" w:hint="cs"/>
                <w:sz w:val="24"/>
                <w:szCs w:val="24"/>
                <w:rtl/>
              </w:rPr>
              <w:t>انسان</w:t>
            </w:r>
          </w:p>
        </w:tc>
      </w:tr>
      <w:tr w:rsidR="00D64146" w:rsidRPr="00F733A3" w14:paraId="75DE5EAC" w14:textId="77777777" w:rsidTr="001026D3">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313" w:type="dxa"/>
            <w:hideMark/>
          </w:tcPr>
          <w:p w14:paraId="44A5D353" w14:textId="77777777" w:rsidR="00D64146" w:rsidRPr="00F733A3" w:rsidRDefault="00D64146" w:rsidP="00D64146">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3</w:t>
            </w:r>
          </w:p>
        </w:tc>
        <w:tc>
          <w:tcPr>
            <w:tcW w:w="6237" w:type="dxa"/>
            <w:hideMark/>
          </w:tcPr>
          <w:p w14:paraId="28A8FC28" w14:textId="0D3756AA" w:rsidR="00D64146" w:rsidRPr="00D64146" w:rsidRDefault="00D64146" w:rsidP="00D6414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4"/>
                <w:szCs w:val="24"/>
              </w:rPr>
            </w:pPr>
            <w:r w:rsidRPr="00D64146">
              <w:rPr>
                <w:rFonts w:cs="B Lotus" w:hint="cs"/>
                <w:sz w:val="24"/>
                <w:szCs w:val="24"/>
                <w:rtl/>
              </w:rPr>
              <w:t>برخورد</w:t>
            </w:r>
            <w:r w:rsidRPr="00D64146">
              <w:rPr>
                <w:rFonts w:cs="B Lotus"/>
                <w:sz w:val="24"/>
                <w:szCs w:val="24"/>
                <w:rtl/>
              </w:rPr>
              <w:t xml:space="preserve"> </w:t>
            </w:r>
            <w:r w:rsidRPr="00D64146">
              <w:rPr>
                <w:rFonts w:cs="B Lotus" w:hint="cs"/>
                <w:sz w:val="24"/>
                <w:szCs w:val="24"/>
                <w:rtl/>
              </w:rPr>
              <w:t>وسیله</w:t>
            </w:r>
            <w:r w:rsidRPr="00D64146">
              <w:rPr>
                <w:rFonts w:cs="B Lotus"/>
                <w:sz w:val="24"/>
                <w:szCs w:val="24"/>
                <w:rtl/>
              </w:rPr>
              <w:t xml:space="preserve"> </w:t>
            </w:r>
            <w:r w:rsidRPr="00D64146">
              <w:rPr>
                <w:rFonts w:cs="B Lotus" w:hint="cs"/>
                <w:sz w:val="24"/>
                <w:szCs w:val="24"/>
                <w:rtl/>
              </w:rPr>
              <w:t>نقلیه</w:t>
            </w:r>
            <w:r w:rsidRPr="00D64146">
              <w:rPr>
                <w:rFonts w:cs="B Lotus"/>
                <w:sz w:val="24"/>
                <w:szCs w:val="24"/>
                <w:rtl/>
              </w:rPr>
              <w:t xml:space="preserve"> </w:t>
            </w:r>
            <w:r w:rsidRPr="00D64146">
              <w:rPr>
                <w:rFonts w:cs="B Lotus" w:hint="cs"/>
                <w:sz w:val="24"/>
                <w:szCs w:val="24"/>
                <w:rtl/>
              </w:rPr>
              <w:t>با</w:t>
            </w:r>
            <w:r w:rsidRPr="00D64146">
              <w:rPr>
                <w:rFonts w:cs="B Lotus"/>
                <w:sz w:val="24"/>
                <w:szCs w:val="24"/>
                <w:rtl/>
              </w:rPr>
              <w:t xml:space="preserve"> </w:t>
            </w:r>
            <w:r w:rsidRPr="00D64146">
              <w:rPr>
                <w:rFonts w:cs="B Lotus" w:hint="cs"/>
                <w:sz w:val="24"/>
                <w:szCs w:val="24"/>
                <w:rtl/>
              </w:rPr>
              <w:t>اشیاء</w:t>
            </w:r>
            <w:r w:rsidRPr="00D64146">
              <w:rPr>
                <w:rFonts w:cs="B Lotus"/>
                <w:sz w:val="24"/>
                <w:szCs w:val="24"/>
                <w:rtl/>
              </w:rPr>
              <w:t xml:space="preserve"> </w:t>
            </w:r>
            <w:r w:rsidRPr="00D64146">
              <w:rPr>
                <w:rFonts w:cs="B Lotus" w:hint="cs"/>
                <w:sz w:val="24"/>
                <w:szCs w:val="24"/>
                <w:rtl/>
              </w:rPr>
              <w:t>و</w:t>
            </w:r>
            <w:r w:rsidRPr="00D64146">
              <w:rPr>
                <w:rFonts w:cs="B Lotus"/>
                <w:sz w:val="24"/>
                <w:szCs w:val="24"/>
                <w:rtl/>
              </w:rPr>
              <w:t xml:space="preserve"> </w:t>
            </w:r>
            <w:r w:rsidRPr="00D64146">
              <w:rPr>
                <w:rFonts w:cs="B Lotus" w:hint="cs"/>
                <w:sz w:val="24"/>
                <w:szCs w:val="24"/>
                <w:rtl/>
              </w:rPr>
              <w:t>یا</w:t>
            </w:r>
            <w:r w:rsidRPr="00D64146">
              <w:rPr>
                <w:rFonts w:cs="B Lotus"/>
                <w:sz w:val="24"/>
                <w:szCs w:val="24"/>
                <w:rtl/>
              </w:rPr>
              <w:t xml:space="preserve"> </w:t>
            </w:r>
            <w:r w:rsidRPr="00D64146">
              <w:rPr>
                <w:rFonts w:cs="B Lotus" w:hint="cs"/>
                <w:sz w:val="24"/>
                <w:szCs w:val="24"/>
                <w:rtl/>
              </w:rPr>
              <w:t>حیوانات</w:t>
            </w:r>
          </w:p>
        </w:tc>
      </w:tr>
      <w:tr w:rsidR="00D64146" w:rsidRPr="00F733A3" w14:paraId="159A59DD" w14:textId="77777777" w:rsidTr="001026D3">
        <w:trPr>
          <w:trHeight w:val="420"/>
          <w:jc w:val="center"/>
        </w:trPr>
        <w:tc>
          <w:tcPr>
            <w:cnfStyle w:val="001000000000" w:firstRow="0" w:lastRow="0" w:firstColumn="1" w:lastColumn="0" w:oddVBand="0" w:evenVBand="0" w:oddHBand="0" w:evenHBand="0" w:firstRowFirstColumn="0" w:firstRowLastColumn="0" w:lastRowFirstColumn="0" w:lastRowLastColumn="0"/>
            <w:tcW w:w="2313" w:type="dxa"/>
            <w:hideMark/>
          </w:tcPr>
          <w:p w14:paraId="6EE2EC03" w14:textId="77777777" w:rsidR="00D64146" w:rsidRPr="00F733A3" w:rsidRDefault="00D64146" w:rsidP="00D64146">
            <w:pPr>
              <w:jc w:val="center"/>
              <w:rPr>
                <w:rFonts w:ascii="Arial" w:eastAsia="Times New Roman" w:hAnsi="Arial" w:cs="B Lotus"/>
                <w:b w:val="0"/>
                <w:bCs w:val="0"/>
                <w:color w:val="000000"/>
                <w:sz w:val="28"/>
                <w:szCs w:val="28"/>
                <w:rtl/>
              </w:rPr>
            </w:pPr>
            <w:r w:rsidRPr="00F733A3">
              <w:rPr>
                <w:rFonts w:ascii="Arial" w:eastAsia="Times New Roman" w:hAnsi="Arial" w:cs="B Lotus" w:hint="cs"/>
                <w:color w:val="000000"/>
                <w:sz w:val="28"/>
                <w:szCs w:val="28"/>
                <w:rtl/>
              </w:rPr>
              <w:t>4</w:t>
            </w:r>
          </w:p>
        </w:tc>
        <w:tc>
          <w:tcPr>
            <w:tcW w:w="6237" w:type="dxa"/>
            <w:hideMark/>
          </w:tcPr>
          <w:p w14:paraId="12850EED" w14:textId="05BB43AF" w:rsidR="00D64146" w:rsidRPr="00D64146" w:rsidRDefault="00D64146" w:rsidP="00D6414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4"/>
                <w:szCs w:val="24"/>
              </w:rPr>
            </w:pPr>
            <w:r w:rsidRPr="00D64146">
              <w:rPr>
                <w:rFonts w:cs="B Lotus" w:hint="cs"/>
                <w:sz w:val="24"/>
                <w:szCs w:val="24"/>
                <w:rtl/>
              </w:rPr>
              <w:t>حادثه</w:t>
            </w:r>
            <w:r w:rsidRPr="00D64146">
              <w:rPr>
                <w:rFonts w:cs="B Lotus"/>
                <w:sz w:val="24"/>
                <w:szCs w:val="24"/>
                <w:rtl/>
              </w:rPr>
              <w:t xml:space="preserve"> </w:t>
            </w:r>
            <w:r w:rsidRPr="00D64146">
              <w:rPr>
                <w:rFonts w:cs="B Lotus" w:hint="cs"/>
                <w:sz w:val="24"/>
                <w:szCs w:val="24"/>
                <w:rtl/>
              </w:rPr>
              <w:t>برای</w:t>
            </w:r>
            <w:r w:rsidRPr="00D64146">
              <w:rPr>
                <w:rFonts w:cs="B Lotus"/>
                <w:sz w:val="24"/>
                <w:szCs w:val="24"/>
                <w:rtl/>
              </w:rPr>
              <w:t xml:space="preserve"> </w:t>
            </w:r>
            <w:r w:rsidRPr="00D64146">
              <w:rPr>
                <w:rFonts w:cs="B Lotus" w:hint="cs"/>
                <w:sz w:val="24"/>
                <w:szCs w:val="24"/>
                <w:rtl/>
              </w:rPr>
              <w:t>وسیله</w:t>
            </w:r>
            <w:r w:rsidRPr="00D64146">
              <w:rPr>
                <w:rFonts w:cs="B Lotus"/>
                <w:sz w:val="24"/>
                <w:szCs w:val="24"/>
                <w:rtl/>
              </w:rPr>
              <w:t xml:space="preserve"> </w:t>
            </w:r>
            <w:r w:rsidRPr="00D64146">
              <w:rPr>
                <w:rFonts w:cs="B Lotus" w:hint="cs"/>
                <w:sz w:val="24"/>
                <w:szCs w:val="24"/>
                <w:rtl/>
              </w:rPr>
              <w:t>نقلیه</w:t>
            </w:r>
            <w:r w:rsidRPr="00D64146">
              <w:rPr>
                <w:rFonts w:cs="B Lotus"/>
                <w:sz w:val="24"/>
                <w:szCs w:val="24"/>
                <w:rtl/>
              </w:rPr>
              <w:t xml:space="preserve"> </w:t>
            </w:r>
            <w:r w:rsidRPr="00D64146">
              <w:rPr>
                <w:rFonts w:cs="B Lotus" w:hint="cs"/>
                <w:sz w:val="24"/>
                <w:szCs w:val="24"/>
                <w:rtl/>
              </w:rPr>
              <w:t>به</w:t>
            </w:r>
            <w:r w:rsidRPr="00D64146">
              <w:rPr>
                <w:rFonts w:cs="B Lotus"/>
                <w:sz w:val="24"/>
                <w:szCs w:val="24"/>
                <w:rtl/>
              </w:rPr>
              <w:t xml:space="preserve"> </w:t>
            </w:r>
            <w:r w:rsidRPr="00D64146">
              <w:rPr>
                <w:rFonts w:cs="B Lotus" w:hint="cs"/>
                <w:sz w:val="24"/>
                <w:szCs w:val="24"/>
                <w:rtl/>
              </w:rPr>
              <w:t>علت</w:t>
            </w:r>
            <w:r w:rsidRPr="00D64146">
              <w:rPr>
                <w:rFonts w:cs="B Lotus"/>
                <w:sz w:val="24"/>
                <w:szCs w:val="24"/>
                <w:rtl/>
              </w:rPr>
              <w:t xml:space="preserve"> </w:t>
            </w:r>
            <w:r w:rsidRPr="00D64146">
              <w:rPr>
                <w:rFonts w:cs="B Lotus" w:hint="cs"/>
                <w:sz w:val="24"/>
                <w:szCs w:val="24"/>
                <w:rtl/>
              </w:rPr>
              <w:t>واژگونی</w:t>
            </w:r>
          </w:p>
        </w:tc>
      </w:tr>
      <w:tr w:rsidR="00D64146" w:rsidRPr="00F733A3" w14:paraId="1A34770F" w14:textId="77777777" w:rsidTr="001026D3">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313" w:type="dxa"/>
          </w:tcPr>
          <w:p w14:paraId="1AF0E2E6" w14:textId="5F73DE51" w:rsidR="00D64146" w:rsidRPr="00F733A3" w:rsidRDefault="007004CA" w:rsidP="00D64146">
            <w:pPr>
              <w:jc w:val="center"/>
              <w:rPr>
                <w:rFonts w:ascii="Arial" w:eastAsia="Times New Roman" w:hAnsi="Arial" w:cs="B Lotus"/>
                <w:color w:val="000000"/>
                <w:sz w:val="28"/>
                <w:szCs w:val="28"/>
                <w:rtl/>
              </w:rPr>
            </w:pPr>
            <w:r>
              <w:rPr>
                <w:rFonts w:ascii="Arial" w:eastAsia="Times New Roman" w:hAnsi="Arial" w:cs="B Lotus" w:hint="cs"/>
                <w:color w:val="000000"/>
                <w:sz w:val="28"/>
                <w:szCs w:val="28"/>
                <w:rtl/>
              </w:rPr>
              <w:t>5</w:t>
            </w:r>
          </w:p>
        </w:tc>
        <w:tc>
          <w:tcPr>
            <w:tcW w:w="6237" w:type="dxa"/>
          </w:tcPr>
          <w:p w14:paraId="263D56B7" w14:textId="7C2034E9" w:rsidR="00D64146" w:rsidRPr="00D64146" w:rsidRDefault="00D64146" w:rsidP="00D6414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D64146">
              <w:rPr>
                <w:rFonts w:cs="B Lotus" w:hint="cs"/>
                <w:sz w:val="24"/>
                <w:szCs w:val="24"/>
                <w:rtl/>
              </w:rPr>
              <w:t>حادثه</w:t>
            </w:r>
            <w:r w:rsidRPr="00D64146">
              <w:rPr>
                <w:rFonts w:cs="B Lotus"/>
                <w:sz w:val="24"/>
                <w:szCs w:val="24"/>
                <w:rtl/>
              </w:rPr>
              <w:t xml:space="preserve"> </w:t>
            </w:r>
            <w:r w:rsidRPr="00D64146">
              <w:rPr>
                <w:rFonts w:cs="B Lotus" w:hint="cs"/>
                <w:sz w:val="24"/>
                <w:szCs w:val="24"/>
                <w:rtl/>
              </w:rPr>
              <w:t>برای</w:t>
            </w:r>
            <w:r w:rsidRPr="00D64146">
              <w:rPr>
                <w:rFonts w:cs="B Lotus"/>
                <w:sz w:val="24"/>
                <w:szCs w:val="24"/>
                <w:rtl/>
              </w:rPr>
              <w:t xml:space="preserve"> </w:t>
            </w:r>
            <w:r w:rsidRPr="00D64146">
              <w:rPr>
                <w:rFonts w:cs="B Lotus" w:hint="cs"/>
                <w:sz w:val="24"/>
                <w:szCs w:val="24"/>
                <w:rtl/>
              </w:rPr>
              <w:t>وسیله</w:t>
            </w:r>
            <w:r w:rsidRPr="00D64146">
              <w:rPr>
                <w:rFonts w:cs="B Lotus"/>
                <w:sz w:val="24"/>
                <w:szCs w:val="24"/>
                <w:rtl/>
              </w:rPr>
              <w:t xml:space="preserve"> </w:t>
            </w:r>
            <w:r w:rsidRPr="00D64146">
              <w:rPr>
                <w:rFonts w:cs="B Lotus" w:hint="cs"/>
                <w:sz w:val="24"/>
                <w:szCs w:val="24"/>
                <w:rtl/>
              </w:rPr>
              <w:t>نقلیه</w:t>
            </w:r>
            <w:r w:rsidRPr="00D64146">
              <w:rPr>
                <w:rFonts w:cs="B Lotus"/>
                <w:sz w:val="24"/>
                <w:szCs w:val="24"/>
                <w:rtl/>
              </w:rPr>
              <w:t xml:space="preserve"> </w:t>
            </w:r>
            <w:r w:rsidRPr="00D64146">
              <w:rPr>
                <w:rFonts w:cs="B Lotus" w:hint="cs"/>
                <w:sz w:val="24"/>
                <w:szCs w:val="24"/>
                <w:rtl/>
              </w:rPr>
              <w:t>به</w:t>
            </w:r>
            <w:r w:rsidRPr="00D64146">
              <w:rPr>
                <w:rFonts w:cs="B Lotus"/>
                <w:sz w:val="24"/>
                <w:szCs w:val="24"/>
                <w:rtl/>
              </w:rPr>
              <w:t xml:space="preserve"> </w:t>
            </w:r>
            <w:r w:rsidRPr="00D64146">
              <w:rPr>
                <w:rFonts w:cs="B Lotus" w:hint="cs"/>
                <w:sz w:val="24"/>
                <w:szCs w:val="24"/>
                <w:rtl/>
              </w:rPr>
              <w:t>علت</w:t>
            </w:r>
            <w:r w:rsidRPr="00D64146">
              <w:rPr>
                <w:rFonts w:cs="B Lotus"/>
                <w:sz w:val="24"/>
                <w:szCs w:val="24"/>
                <w:rtl/>
              </w:rPr>
              <w:t xml:space="preserve"> </w:t>
            </w:r>
            <w:r w:rsidRPr="00D64146">
              <w:rPr>
                <w:rFonts w:cs="B Lotus" w:hint="cs"/>
                <w:sz w:val="24"/>
                <w:szCs w:val="24"/>
                <w:rtl/>
              </w:rPr>
              <w:t>بلایای</w:t>
            </w:r>
            <w:r w:rsidRPr="00D64146">
              <w:rPr>
                <w:rFonts w:cs="B Lotus"/>
                <w:sz w:val="24"/>
                <w:szCs w:val="24"/>
                <w:rtl/>
              </w:rPr>
              <w:t xml:space="preserve"> </w:t>
            </w:r>
            <w:r w:rsidRPr="00D64146">
              <w:rPr>
                <w:rFonts w:cs="B Lotus" w:hint="cs"/>
                <w:sz w:val="24"/>
                <w:szCs w:val="24"/>
                <w:rtl/>
              </w:rPr>
              <w:t>طبیعی</w:t>
            </w:r>
            <w:r w:rsidRPr="00D64146">
              <w:rPr>
                <w:rFonts w:cs="B Lotus"/>
                <w:sz w:val="24"/>
                <w:szCs w:val="24"/>
                <w:rtl/>
              </w:rPr>
              <w:t>(</w:t>
            </w:r>
            <w:r w:rsidRPr="00D64146">
              <w:rPr>
                <w:rFonts w:cs="B Lotus" w:hint="cs"/>
                <w:sz w:val="24"/>
                <w:szCs w:val="24"/>
                <w:rtl/>
              </w:rPr>
              <w:t>نظیر</w:t>
            </w:r>
            <w:r w:rsidRPr="00D64146">
              <w:rPr>
                <w:rFonts w:cs="B Lotus"/>
                <w:sz w:val="24"/>
                <w:szCs w:val="24"/>
                <w:rtl/>
              </w:rPr>
              <w:t xml:space="preserve"> </w:t>
            </w:r>
            <w:r w:rsidRPr="00D64146">
              <w:rPr>
                <w:rFonts w:cs="B Lotus" w:hint="cs"/>
                <w:sz w:val="24"/>
                <w:szCs w:val="24"/>
                <w:rtl/>
              </w:rPr>
              <w:t>آتش</w:t>
            </w:r>
            <w:r w:rsidRPr="00D64146">
              <w:rPr>
                <w:rFonts w:cs="B Lotus"/>
                <w:sz w:val="24"/>
                <w:szCs w:val="24"/>
                <w:rtl/>
              </w:rPr>
              <w:t xml:space="preserve"> </w:t>
            </w:r>
            <w:r w:rsidRPr="00D64146">
              <w:rPr>
                <w:rFonts w:cs="B Lotus" w:hint="cs"/>
                <w:sz w:val="24"/>
                <w:szCs w:val="24"/>
                <w:rtl/>
              </w:rPr>
              <w:t>سوزی</w:t>
            </w:r>
            <w:r w:rsidRPr="00D64146">
              <w:rPr>
                <w:rFonts w:cs="B Lotus"/>
                <w:sz w:val="24"/>
                <w:szCs w:val="24"/>
                <w:rtl/>
              </w:rPr>
              <w:t>-</w:t>
            </w:r>
            <w:r w:rsidRPr="00D64146">
              <w:rPr>
                <w:rFonts w:cs="B Lotus" w:hint="cs"/>
                <w:sz w:val="24"/>
                <w:szCs w:val="24"/>
                <w:rtl/>
              </w:rPr>
              <w:t>سیل</w:t>
            </w:r>
            <w:r w:rsidRPr="00D64146">
              <w:rPr>
                <w:rFonts w:cs="B Lotus"/>
                <w:sz w:val="24"/>
                <w:szCs w:val="24"/>
                <w:rtl/>
              </w:rPr>
              <w:t>-</w:t>
            </w:r>
            <w:r w:rsidRPr="00D64146">
              <w:rPr>
                <w:rFonts w:cs="B Lotus" w:hint="cs"/>
                <w:sz w:val="24"/>
                <w:szCs w:val="24"/>
                <w:rtl/>
              </w:rPr>
              <w:t>زلزله</w:t>
            </w:r>
            <w:r w:rsidRPr="00D64146">
              <w:rPr>
                <w:rFonts w:cs="B Lotus"/>
                <w:sz w:val="24"/>
                <w:szCs w:val="24"/>
                <w:rtl/>
              </w:rPr>
              <w:t xml:space="preserve"> </w:t>
            </w:r>
            <w:r w:rsidRPr="00D64146">
              <w:rPr>
                <w:rFonts w:cs="B Lotus" w:hint="cs"/>
                <w:sz w:val="24"/>
                <w:szCs w:val="24"/>
                <w:rtl/>
              </w:rPr>
              <w:t>و</w:t>
            </w:r>
            <w:r w:rsidRPr="00D64146">
              <w:rPr>
                <w:rFonts w:cs="B Lotus"/>
                <w:sz w:val="24"/>
                <w:szCs w:val="24"/>
                <w:rtl/>
              </w:rPr>
              <w:t xml:space="preserve"> ...)</w:t>
            </w:r>
          </w:p>
        </w:tc>
      </w:tr>
      <w:tr w:rsidR="00D64146" w:rsidRPr="00F733A3" w14:paraId="0813DFB2" w14:textId="77777777" w:rsidTr="001026D3">
        <w:trPr>
          <w:trHeight w:val="420"/>
          <w:jc w:val="center"/>
        </w:trPr>
        <w:tc>
          <w:tcPr>
            <w:cnfStyle w:val="001000000000" w:firstRow="0" w:lastRow="0" w:firstColumn="1" w:lastColumn="0" w:oddVBand="0" w:evenVBand="0" w:oddHBand="0" w:evenHBand="0" w:firstRowFirstColumn="0" w:firstRowLastColumn="0" w:lastRowFirstColumn="0" w:lastRowLastColumn="0"/>
            <w:tcW w:w="2313" w:type="dxa"/>
          </w:tcPr>
          <w:p w14:paraId="221C1639" w14:textId="70C43824" w:rsidR="00D64146" w:rsidRPr="00F733A3" w:rsidRDefault="007004CA" w:rsidP="00D64146">
            <w:pPr>
              <w:jc w:val="center"/>
              <w:rPr>
                <w:rFonts w:ascii="Arial" w:eastAsia="Times New Roman" w:hAnsi="Arial" w:cs="B Lotus"/>
                <w:color w:val="000000"/>
                <w:sz w:val="28"/>
                <w:szCs w:val="28"/>
                <w:rtl/>
              </w:rPr>
            </w:pPr>
            <w:r>
              <w:rPr>
                <w:rFonts w:ascii="Arial" w:eastAsia="Times New Roman" w:hAnsi="Arial" w:cs="B Lotus" w:hint="cs"/>
                <w:color w:val="000000"/>
                <w:sz w:val="28"/>
                <w:szCs w:val="28"/>
                <w:rtl/>
              </w:rPr>
              <w:t>6</w:t>
            </w:r>
          </w:p>
        </w:tc>
        <w:tc>
          <w:tcPr>
            <w:tcW w:w="6237" w:type="dxa"/>
          </w:tcPr>
          <w:p w14:paraId="2A8D416E" w14:textId="7A9AD284" w:rsidR="00D64146" w:rsidRPr="00D64146" w:rsidRDefault="00D64146" w:rsidP="00D6414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D64146">
              <w:rPr>
                <w:rFonts w:cs="B Lotus" w:hint="cs"/>
                <w:sz w:val="24"/>
                <w:szCs w:val="24"/>
                <w:rtl/>
              </w:rPr>
              <w:t>حادثه</w:t>
            </w:r>
            <w:r w:rsidRPr="00D64146">
              <w:rPr>
                <w:rFonts w:cs="B Lotus"/>
                <w:sz w:val="24"/>
                <w:szCs w:val="24"/>
                <w:rtl/>
              </w:rPr>
              <w:t xml:space="preserve"> </w:t>
            </w:r>
            <w:r w:rsidRPr="00D64146">
              <w:rPr>
                <w:rFonts w:cs="B Lotus" w:hint="cs"/>
                <w:sz w:val="24"/>
                <w:szCs w:val="24"/>
                <w:rtl/>
              </w:rPr>
              <w:t>برای</w:t>
            </w:r>
            <w:r w:rsidRPr="00D64146">
              <w:rPr>
                <w:rFonts w:cs="B Lotus"/>
                <w:sz w:val="24"/>
                <w:szCs w:val="24"/>
                <w:rtl/>
              </w:rPr>
              <w:t xml:space="preserve"> </w:t>
            </w:r>
            <w:r w:rsidRPr="00D64146">
              <w:rPr>
                <w:rFonts w:cs="B Lotus" w:hint="cs"/>
                <w:sz w:val="24"/>
                <w:szCs w:val="24"/>
                <w:rtl/>
              </w:rPr>
              <w:t>سرنشین</w:t>
            </w:r>
            <w:r w:rsidRPr="00D64146">
              <w:rPr>
                <w:rFonts w:cs="B Lotus"/>
                <w:sz w:val="24"/>
                <w:szCs w:val="24"/>
                <w:rtl/>
              </w:rPr>
              <w:t xml:space="preserve"> </w:t>
            </w:r>
            <w:r w:rsidRPr="00D64146">
              <w:rPr>
                <w:rFonts w:cs="B Lotus" w:hint="cs"/>
                <w:sz w:val="24"/>
                <w:szCs w:val="24"/>
                <w:rtl/>
              </w:rPr>
              <w:t>خودرو</w:t>
            </w:r>
            <w:r w:rsidRPr="00D64146">
              <w:rPr>
                <w:rFonts w:cs="B Lotus"/>
                <w:sz w:val="24"/>
                <w:szCs w:val="24"/>
                <w:rtl/>
              </w:rPr>
              <w:t xml:space="preserve"> (</w:t>
            </w:r>
            <w:r w:rsidRPr="00D64146">
              <w:rPr>
                <w:rFonts w:cs="B Lotus" w:hint="cs"/>
                <w:sz w:val="24"/>
                <w:szCs w:val="24"/>
                <w:rtl/>
              </w:rPr>
              <w:t>غیر</w:t>
            </w:r>
            <w:r w:rsidRPr="00D64146">
              <w:rPr>
                <w:rFonts w:cs="B Lotus"/>
                <w:sz w:val="24"/>
                <w:szCs w:val="24"/>
                <w:rtl/>
              </w:rPr>
              <w:t xml:space="preserve"> </w:t>
            </w:r>
            <w:r w:rsidRPr="00D64146">
              <w:rPr>
                <w:rFonts w:cs="B Lotus" w:hint="cs"/>
                <w:sz w:val="24"/>
                <w:szCs w:val="24"/>
                <w:rtl/>
              </w:rPr>
              <w:t>از</w:t>
            </w:r>
            <w:r w:rsidRPr="00D64146">
              <w:rPr>
                <w:rFonts w:cs="B Lotus"/>
                <w:sz w:val="24"/>
                <w:szCs w:val="24"/>
                <w:rtl/>
              </w:rPr>
              <w:t xml:space="preserve"> </w:t>
            </w:r>
            <w:r w:rsidRPr="00D64146">
              <w:rPr>
                <w:rFonts w:cs="B Lotus" w:hint="cs"/>
                <w:sz w:val="24"/>
                <w:szCs w:val="24"/>
                <w:rtl/>
              </w:rPr>
              <w:t>راننده</w:t>
            </w:r>
            <w:r w:rsidRPr="00D64146">
              <w:rPr>
                <w:rFonts w:cs="B Lotus"/>
                <w:sz w:val="24"/>
                <w:szCs w:val="24"/>
                <w:rtl/>
              </w:rPr>
              <w:t xml:space="preserve">) </w:t>
            </w:r>
            <w:r w:rsidRPr="00D64146">
              <w:rPr>
                <w:rFonts w:cs="B Lotus" w:hint="cs"/>
                <w:sz w:val="24"/>
                <w:szCs w:val="24"/>
                <w:rtl/>
              </w:rPr>
              <w:t>بدلیل</w:t>
            </w:r>
            <w:r w:rsidRPr="00D64146">
              <w:rPr>
                <w:rFonts w:cs="B Lotus"/>
                <w:sz w:val="24"/>
                <w:szCs w:val="24"/>
                <w:rtl/>
              </w:rPr>
              <w:t xml:space="preserve"> </w:t>
            </w:r>
            <w:r w:rsidRPr="00D64146">
              <w:rPr>
                <w:rFonts w:cs="B Lotus" w:hint="cs"/>
                <w:sz w:val="24"/>
                <w:szCs w:val="24"/>
                <w:rtl/>
              </w:rPr>
              <w:t>تصادف</w:t>
            </w:r>
            <w:r w:rsidRPr="00D64146">
              <w:rPr>
                <w:rFonts w:cs="B Lotus"/>
                <w:sz w:val="24"/>
                <w:szCs w:val="24"/>
                <w:rtl/>
              </w:rPr>
              <w:t xml:space="preserve"> </w:t>
            </w:r>
            <w:r w:rsidRPr="00D64146">
              <w:rPr>
                <w:rFonts w:cs="B Lotus" w:hint="cs"/>
                <w:sz w:val="24"/>
                <w:szCs w:val="24"/>
                <w:rtl/>
              </w:rPr>
              <w:t>یا</w:t>
            </w:r>
            <w:r w:rsidRPr="00D64146">
              <w:rPr>
                <w:rFonts w:cs="B Lotus"/>
                <w:sz w:val="24"/>
                <w:szCs w:val="24"/>
                <w:rtl/>
              </w:rPr>
              <w:t xml:space="preserve"> </w:t>
            </w:r>
            <w:r w:rsidRPr="00D64146">
              <w:rPr>
                <w:rFonts w:cs="B Lotus" w:hint="cs"/>
                <w:sz w:val="24"/>
                <w:szCs w:val="24"/>
                <w:rtl/>
              </w:rPr>
              <w:t>واژگونی</w:t>
            </w:r>
          </w:p>
        </w:tc>
      </w:tr>
    </w:tbl>
    <w:p w14:paraId="5D763CDD" w14:textId="77777777" w:rsidR="00724584" w:rsidRPr="00F733A3" w:rsidRDefault="00724584" w:rsidP="00475B29">
      <w:pPr>
        <w:rPr>
          <w:rFonts w:cs="B Lotus"/>
          <w:sz w:val="28"/>
          <w:szCs w:val="28"/>
          <w:rtl/>
        </w:rPr>
      </w:pPr>
    </w:p>
    <w:p w14:paraId="1C09D25D" w14:textId="616221C2" w:rsidR="00D715B9" w:rsidRPr="00F733A3" w:rsidRDefault="00814E28" w:rsidP="00DC2ED0">
      <w:pPr>
        <w:pStyle w:val="Heading2"/>
        <w:rPr>
          <w:rFonts w:cs="B Lotus"/>
          <w:sz w:val="28"/>
          <w:szCs w:val="28"/>
          <w:rtl/>
        </w:rPr>
      </w:pPr>
      <w:bookmarkStart w:id="72" w:name="_Toc439461593"/>
      <w:bookmarkStart w:id="73" w:name="_Toc38109501"/>
      <w:r w:rsidRPr="00F733A3">
        <w:rPr>
          <w:rFonts w:cs="B Lotus" w:hint="cs"/>
          <w:sz w:val="28"/>
          <w:szCs w:val="28"/>
          <w:rtl/>
        </w:rPr>
        <w:lastRenderedPageBreak/>
        <w:t xml:space="preserve">جدول کد علت </w:t>
      </w:r>
      <w:r w:rsidR="0021086E" w:rsidRPr="00F733A3">
        <w:rPr>
          <w:rFonts w:cs="B Lotus" w:hint="cs"/>
          <w:sz w:val="28"/>
          <w:szCs w:val="28"/>
          <w:rtl/>
        </w:rPr>
        <w:t xml:space="preserve">وقوع </w:t>
      </w:r>
      <w:r w:rsidR="002F41B2">
        <w:rPr>
          <w:rFonts w:cs="B Lotus" w:hint="cs"/>
          <w:sz w:val="28"/>
          <w:szCs w:val="28"/>
          <w:rtl/>
        </w:rPr>
        <w:t>حادثه</w:t>
      </w:r>
      <w:bookmarkEnd w:id="72"/>
      <w:r w:rsidR="00B21611">
        <w:rPr>
          <w:rFonts w:cs="B Lotus" w:hint="cs"/>
          <w:sz w:val="28"/>
          <w:szCs w:val="28"/>
          <w:rtl/>
        </w:rPr>
        <w:t>:</w:t>
      </w:r>
      <w:bookmarkEnd w:id="73"/>
    </w:p>
    <w:tbl>
      <w:tblPr>
        <w:tblStyle w:val="PlainTable11"/>
        <w:bidiVisual/>
        <w:tblW w:w="8589" w:type="dxa"/>
        <w:jc w:val="center"/>
        <w:tblLayout w:type="fixed"/>
        <w:tblLook w:val="04A0" w:firstRow="1" w:lastRow="0" w:firstColumn="1" w:lastColumn="0" w:noHBand="0" w:noVBand="1"/>
      </w:tblPr>
      <w:tblGrid>
        <w:gridCol w:w="1635"/>
        <w:gridCol w:w="6954"/>
      </w:tblGrid>
      <w:tr w:rsidR="0065001A" w:rsidRPr="00F733A3" w14:paraId="719624EE" w14:textId="77777777" w:rsidTr="00517DEB">
        <w:trPr>
          <w:cnfStyle w:val="100000000000" w:firstRow="1" w:lastRow="0" w:firstColumn="0" w:lastColumn="0" w:oddVBand="0" w:evenVBand="0" w:oddHBand="0" w:evenHBand="0" w:firstRowFirstColumn="0" w:firstRowLastColumn="0" w:lastRowFirstColumn="0" w:lastRowLastColumn="0"/>
          <w:trHeight w:val="540"/>
          <w:tblHeader/>
          <w:jc w:val="center"/>
        </w:trPr>
        <w:tc>
          <w:tcPr>
            <w:cnfStyle w:val="001000000000" w:firstRow="0" w:lastRow="0" w:firstColumn="1" w:lastColumn="0" w:oddVBand="0" w:evenVBand="0" w:oddHBand="0" w:evenHBand="0" w:firstRowFirstColumn="0" w:firstRowLastColumn="0" w:lastRowFirstColumn="0" w:lastRowLastColumn="0"/>
            <w:tcW w:w="1635" w:type="dxa"/>
            <w:shd w:val="clear" w:color="auto" w:fill="DDD9C3" w:themeFill="background2" w:themeFillShade="E6"/>
            <w:hideMark/>
          </w:tcPr>
          <w:p w14:paraId="5B6DC139" w14:textId="77777777" w:rsidR="0065001A" w:rsidRPr="00F733A3" w:rsidRDefault="0065001A" w:rsidP="004A60C9">
            <w:pP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 xml:space="preserve">کد </w:t>
            </w:r>
            <w:r w:rsidR="004A60C9" w:rsidRPr="00F733A3">
              <w:rPr>
                <w:rFonts w:ascii="Arial" w:eastAsia="Times New Roman" w:hAnsi="Arial" w:cs="B Lotus" w:hint="cs"/>
                <w:color w:val="000000"/>
                <w:sz w:val="28"/>
                <w:szCs w:val="28"/>
                <w:rtl/>
              </w:rPr>
              <w:t>تخلفات حادثه ساز</w:t>
            </w:r>
            <w:r w:rsidRPr="00F733A3">
              <w:rPr>
                <w:rFonts w:ascii="Arial" w:eastAsia="Times New Roman" w:hAnsi="Arial" w:cs="B Lotus" w:hint="cs"/>
                <w:color w:val="000000"/>
                <w:sz w:val="28"/>
                <w:szCs w:val="28"/>
                <w:rtl/>
              </w:rPr>
              <w:t xml:space="preserve"> (ثالث وحوادث راننده)</w:t>
            </w:r>
          </w:p>
        </w:tc>
        <w:tc>
          <w:tcPr>
            <w:tcW w:w="6954" w:type="dxa"/>
            <w:shd w:val="clear" w:color="auto" w:fill="DDD9C3" w:themeFill="background2" w:themeFillShade="E6"/>
            <w:hideMark/>
          </w:tcPr>
          <w:p w14:paraId="1C9A96C1" w14:textId="77777777" w:rsidR="0065001A" w:rsidRPr="00F733A3" w:rsidRDefault="004A60C9" w:rsidP="000075D4">
            <w:pP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تخلفات حادثه ساز</w:t>
            </w:r>
            <w:r w:rsidR="0065001A" w:rsidRPr="00F733A3">
              <w:rPr>
                <w:rFonts w:ascii="Arial" w:eastAsia="Times New Roman" w:hAnsi="Arial" w:cs="B Lotus" w:hint="cs"/>
                <w:color w:val="000000"/>
                <w:sz w:val="28"/>
                <w:szCs w:val="28"/>
                <w:rtl/>
              </w:rPr>
              <w:t>(ثالث وحوادث راننده)</w:t>
            </w:r>
          </w:p>
        </w:tc>
      </w:tr>
      <w:tr w:rsidR="0065001A" w:rsidRPr="00F733A3" w14:paraId="0FE57B6C" w14:textId="77777777" w:rsidTr="00517DEB">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1635" w:type="dxa"/>
            <w:hideMark/>
          </w:tcPr>
          <w:p w14:paraId="2813AEDB" w14:textId="77777777" w:rsidR="0065001A" w:rsidRPr="007004CA" w:rsidRDefault="0065001A" w:rsidP="001026D3">
            <w:pPr>
              <w:jc w:val="center"/>
              <w:rPr>
                <w:rFonts w:ascii="Arial" w:eastAsia="Times New Roman" w:hAnsi="Arial" w:cs="B Lotus"/>
                <w:sz w:val="28"/>
                <w:szCs w:val="28"/>
              </w:rPr>
            </w:pPr>
            <w:r w:rsidRPr="007004CA">
              <w:rPr>
                <w:rFonts w:ascii="Arial" w:eastAsia="Times New Roman" w:hAnsi="Arial" w:cs="B Lotus" w:hint="cs"/>
                <w:sz w:val="28"/>
                <w:szCs w:val="28"/>
                <w:rtl/>
              </w:rPr>
              <w:t>1</w:t>
            </w:r>
          </w:p>
        </w:tc>
        <w:tc>
          <w:tcPr>
            <w:tcW w:w="6954" w:type="dxa"/>
            <w:hideMark/>
          </w:tcPr>
          <w:p w14:paraId="1627CCB8" w14:textId="7B3DCFFA" w:rsidR="0065001A" w:rsidRPr="007004CA" w:rsidRDefault="009A7DA0" w:rsidP="000075D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4"/>
                <w:szCs w:val="24"/>
              </w:rPr>
            </w:pPr>
            <w:r w:rsidRPr="007004CA">
              <w:rPr>
                <w:rFonts w:ascii="Arial" w:eastAsia="Times New Roman" w:hAnsi="Arial" w:cs="B Lotus" w:hint="cs"/>
                <w:sz w:val="24"/>
                <w:szCs w:val="24"/>
                <w:rtl/>
              </w:rPr>
              <w:t>هرگونه حركات نمايشي ماننددورزدن درجا،حركت موتورسیکلت برروي يك چرخ</w:t>
            </w:r>
          </w:p>
        </w:tc>
      </w:tr>
      <w:tr w:rsidR="0065001A" w:rsidRPr="00F733A3" w14:paraId="0CEB2B22"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hideMark/>
          </w:tcPr>
          <w:p w14:paraId="71BCAA22" w14:textId="77777777" w:rsidR="0065001A" w:rsidRPr="00F733A3" w:rsidRDefault="0065001A" w:rsidP="001026D3">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2</w:t>
            </w:r>
          </w:p>
        </w:tc>
        <w:tc>
          <w:tcPr>
            <w:tcW w:w="6954" w:type="dxa"/>
            <w:hideMark/>
          </w:tcPr>
          <w:p w14:paraId="6DD7DAA0" w14:textId="77777777" w:rsidR="0065001A" w:rsidRPr="00517DEB" w:rsidRDefault="0065001A" w:rsidP="000075D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4"/>
                <w:szCs w:val="24"/>
              </w:rPr>
            </w:pPr>
            <w:r w:rsidRPr="00517DEB">
              <w:rPr>
                <w:rFonts w:ascii="Arial" w:eastAsia="Times New Roman" w:hAnsi="Arial" w:cs="B Lotus" w:hint="cs"/>
                <w:color w:val="000000"/>
                <w:sz w:val="24"/>
                <w:szCs w:val="24"/>
                <w:rtl/>
              </w:rPr>
              <w:t>دورزدن درمحل ممنوع</w:t>
            </w:r>
          </w:p>
        </w:tc>
      </w:tr>
      <w:tr w:rsidR="0065001A" w:rsidRPr="00F733A3" w14:paraId="04241FE4"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hideMark/>
          </w:tcPr>
          <w:p w14:paraId="34E26655" w14:textId="77777777" w:rsidR="0065001A" w:rsidRPr="00F733A3" w:rsidRDefault="0065001A" w:rsidP="001026D3">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3</w:t>
            </w:r>
          </w:p>
        </w:tc>
        <w:tc>
          <w:tcPr>
            <w:tcW w:w="6954" w:type="dxa"/>
            <w:hideMark/>
          </w:tcPr>
          <w:p w14:paraId="6C7CA072" w14:textId="77777777" w:rsidR="0065001A" w:rsidRPr="00517DEB" w:rsidRDefault="0065001A" w:rsidP="000075D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4"/>
                <w:szCs w:val="24"/>
              </w:rPr>
            </w:pPr>
            <w:r w:rsidRPr="00517DEB">
              <w:rPr>
                <w:rFonts w:ascii="Arial" w:eastAsia="Times New Roman" w:hAnsi="Arial" w:cs="B Lotus" w:hint="cs"/>
                <w:color w:val="000000"/>
                <w:sz w:val="24"/>
                <w:szCs w:val="24"/>
                <w:rtl/>
              </w:rPr>
              <w:t>عبوروسايل نقليه ازپياده رو</w:t>
            </w:r>
          </w:p>
        </w:tc>
      </w:tr>
      <w:tr w:rsidR="0065001A" w:rsidRPr="00F733A3" w14:paraId="7FD346C5"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hideMark/>
          </w:tcPr>
          <w:p w14:paraId="78E825A6" w14:textId="77777777" w:rsidR="0065001A" w:rsidRPr="00F733A3" w:rsidRDefault="0065001A" w:rsidP="001026D3">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4</w:t>
            </w:r>
          </w:p>
        </w:tc>
        <w:tc>
          <w:tcPr>
            <w:tcW w:w="6954" w:type="dxa"/>
            <w:hideMark/>
          </w:tcPr>
          <w:p w14:paraId="7CF93781" w14:textId="2CD1F726" w:rsidR="0065001A" w:rsidRPr="007004CA" w:rsidRDefault="009A7DA0" w:rsidP="000075D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4"/>
                <w:szCs w:val="24"/>
              </w:rPr>
            </w:pPr>
            <w:r w:rsidRPr="007004CA">
              <w:rPr>
                <w:rFonts w:ascii="Arial" w:eastAsia="Times New Roman" w:hAnsi="Arial" w:cs="B Lotus" w:hint="cs"/>
                <w:sz w:val="24"/>
                <w:szCs w:val="24"/>
                <w:rtl/>
              </w:rPr>
              <w:t xml:space="preserve"> نقص فنی موثر یا نقص در سامانه (سیستم) روشنایی در شب</w:t>
            </w:r>
          </w:p>
        </w:tc>
      </w:tr>
      <w:tr w:rsidR="0065001A" w:rsidRPr="00F733A3" w14:paraId="0B30848E"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hideMark/>
          </w:tcPr>
          <w:p w14:paraId="674EFDF5" w14:textId="77777777" w:rsidR="0065001A" w:rsidRPr="00F733A3" w:rsidRDefault="0065001A" w:rsidP="001026D3">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5</w:t>
            </w:r>
          </w:p>
        </w:tc>
        <w:tc>
          <w:tcPr>
            <w:tcW w:w="6954" w:type="dxa"/>
            <w:hideMark/>
          </w:tcPr>
          <w:p w14:paraId="5C718CB9" w14:textId="77777777" w:rsidR="0065001A" w:rsidRPr="007004CA" w:rsidRDefault="0065001A" w:rsidP="000075D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4"/>
                <w:szCs w:val="24"/>
              </w:rPr>
            </w:pPr>
            <w:r w:rsidRPr="007004CA">
              <w:rPr>
                <w:rFonts w:ascii="Arial" w:eastAsia="Times New Roman" w:hAnsi="Arial" w:cs="B Lotus" w:hint="cs"/>
                <w:sz w:val="24"/>
                <w:szCs w:val="24"/>
                <w:rtl/>
              </w:rPr>
              <w:t>عبورازمحل ممنوع(ورودممنوع)</w:t>
            </w:r>
          </w:p>
        </w:tc>
      </w:tr>
      <w:tr w:rsidR="0065001A" w:rsidRPr="00F733A3" w14:paraId="2E52B108"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hideMark/>
          </w:tcPr>
          <w:p w14:paraId="5F59EBEA" w14:textId="77777777" w:rsidR="0065001A" w:rsidRPr="00F733A3" w:rsidRDefault="0065001A" w:rsidP="001026D3">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6</w:t>
            </w:r>
          </w:p>
        </w:tc>
        <w:tc>
          <w:tcPr>
            <w:tcW w:w="6954" w:type="dxa"/>
            <w:hideMark/>
          </w:tcPr>
          <w:p w14:paraId="17BC4FEB" w14:textId="70617643" w:rsidR="0065001A" w:rsidRPr="007004CA" w:rsidRDefault="0065001A" w:rsidP="000075D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8"/>
                <w:szCs w:val="28"/>
              </w:rPr>
            </w:pPr>
            <w:r w:rsidRPr="007004CA">
              <w:rPr>
                <w:rFonts w:ascii="Arial" w:eastAsia="Times New Roman" w:hAnsi="Arial" w:cs="B Lotus" w:hint="cs"/>
                <w:sz w:val="28"/>
                <w:szCs w:val="28"/>
                <w:rtl/>
              </w:rPr>
              <w:t>سبقت غيرمجاز</w:t>
            </w:r>
            <w:r w:rsidR="009A7DA0" w:rsidRPr="007004CA">
              <w:rPr>
                <w:rFonts w:ascii="Arial" w:eastAsia="Times New Roman" w:hAnsi="Arial" w:cs="B Lotus" w:hint="cs"/>
                <w:sz w:val="28"/>
                <w:szCs w:val="28"/>
                <w:rtl/>
              </w:rPr>
              <w:t xml:space="preserve"> در راههای دوطرفه</w:t>
            </w:r>
          </w:p>
        </w:tc>
      </w:tr>
      <w:tr w:rsidR="0065001A" w:rsidRPr="00F733A3" w14:paraId="54A1E9FA"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hideMark/>
          </w:tcPr>
          <w:p w14:paraId="4FC0DA52" w14:textId="77777777" w:rsidR="0065001A" w:rsidRPr="00F733A3" w:rsidRDefault="0065001A" w:rsidP="001026D3">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8</w:t>
            </w:r>
          </w:p>
        </w:tc>
        <w:tc>
          <w:tcPr>
            <w:tcW w:w="6954" w:type="dxa"/>
            <w:hideMark/>
          </w:tcPr>
          <w:p w14:paraId="34845AF3" w14:textId="77777777" w:rsidR="0065001A" w:rsidRPr="00517DEB" w:rsidRDefault="0065001A" w:rsidP="000075D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517DEB">
              <w:rPr>
                <w:rFonts w:ascii="Arial" w:eastAsia="Times New Roman" w:hAnsi="Arial" w:cs="B Lotus" w:hint="cs"/>
                <w:color w:val="000000"/>
                <w:sz w:val="28"/>
                <w:szCs w:val="28"/>
                <w:rtl/>
              </w:rPr>
              <w:t>عبورازچراغ قرمزراهنمايي</w:t>
            </w:r>
          </w:p>
        </w:tc>
      </w:tr>
      <w:tr w:rsidR="0065001A" w:rsidRPr="00F733A3" w14:paraId="320DB957"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hideMark/>
          </w:tcPr>
          <w:p w14:paraId="629A0385" w14:textId="77777777" w:rsidR="0065001A" w:rsidRPr="00F733A3" w:rsidRDefault="0065001A" w:rsidP="001026D3">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9</w:t>
            </w:r>
          </w:p>
        </w:tc>
        <w:tc>
          <w:tcPr>
            <w:tcW w:w="6954" w:type="dxa"/>
            <w:hideMark/>
          </w:tcPr>
          <w:p w14:paraId="4985EE24" w14:textId="77777777" w:rsidR="0065001A" w:rsidRPr="00517DEB" w:rsidRDefault="0065001A" w:rsidP="000075D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517DEB">
              <w:rPr>
                <w:rFonts w:ascii="Arial" w:eastAsia="Times New Roman" w:hAnsi="Arial" w:cs="B Lotus" w:hint="cs"/>
                <w:color w:val="000000"/>
                <w:sz w:val="28"/>
                <w:szCs w:val="28"/>
                <w:rtl/>
              </w:rPr>
              <w:t>عدم رعايت حق تقدم عبور</w:t>
            </w:r>
          </w:p>
        </w:tc>
      </w:tr>
      <w:tr w:rsidR="0065001A" w:rsidRPr="00F733A3" w14:paraId="6A10D827"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hideMark/>
          </w:tcPr>
          <w:p w14:paraId="538C0569" w14:textId="77777777" w:rsidR="0065001A" w:rsidRPr="00F733A3" w:rsidRDefault="0065001A" w:rsidP="001026D3">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10</w:t>
            </w:r>
          </w:p>
        </w:tc>
        <w:tc>
          <w:tcPr>
            <w:tcW w:w="6954" w:type="dxa"/>
            <w:hideMark/>
          </w:tcPr>
          <w:p w14:paraId="3DB87FEF" w14:textId="77777777" w:rsidR="0065001A" w:rsidRPr="00517DEB" w:rsidRDefault="0065001A" w:rsidP="000075D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517DEB">
              <w:rPr>
                <w:rFonts w:ascii="Arial" w:eastAsia="Times New Roman" w:hAnsi="Arial" w:cs="B Lotus" w:hint="cs"/>
                <w:color w:val="000000"/>
                <w:sz w:val="28"/>
                <w:szCs w:val="28"/>
                <w:rtl/>
              </w:rPr>
              <w:t>حركت بطورمارپيچ درراهها</w:t>
            </w:r>
          </w:p>
        </w:tc>
      </w:tr>
      <w:tr w:rsidR="0065001A" w:rsidRPr="00F733A3" w14:paraId="5207EC4F"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hideMark/>
          </w:tcPr>
          <w:p w14:paraId="23413253" w14:textId="77777777" w:rsidR="0065001A" w:rsidRPr="00F733A3" w:rsidRDefault="0065001A" w:rsidP="001026D3">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11</w:t>
            </w:r>
          </w:p>
        </w:tc>
        <w:tc>
          <w:tcPr>
            <w:tcW w:w="6954" w:type="dxa"/>
            <w:hideMark/>
          </w:tcPr>
          <w:p w14:paraId="1734720C" w14:textId="09A3C47E" w:rsidR="0065001A" w:rsidRPr="00517DEB" w:rsidRDefault="009A7DA0" w:rsidP="000075D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7004CA">
              <w:rPr>
                <w:rFonts w:ascii="Arial" w:eastAsia="Times New Roman" w:hAnsi="Arial" w:cs="B Lotus" w:hint="cs"/>
                <w:sz w:val="28"/>
                <w:szCs w:val="28"/>
                <w:rtl/>
              </w:rPr>
              <w:t>تجاوز به چپ از محور راه</w:t>
            </w:r>
          </w:p>
        </w:tc>
      </w:tr>
      <w:tr w:rsidR="0065001A" w:rsidRPr="00F733A3" w14:paraId="1F31EE98"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hideMark/>
          </w:tcPr>
          <w:p w14:paraId="3868A011" w14:textId="77777777" w:rsidR="0065001A" w:rsidRPr="00F733A3" w:rsidRDefault="0065001A" w:rsidP="001026D3">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16</w:t>
            </w:r>
          </w:p>
        </w:tc>
        <w:tc>
          <w:tcPr>
            <w:tcW w:w="6954" w:type="dxa"/>
            <w:hideMark/>
          </w:tcPr>
          <w:p w14:paraId="20D17994" w14:textId="77777777" w:rsidR="0065001A" w:rsidRPr="00517DEB" w:rsidRDefault="0065001A" w:rsidP="000075D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517DEB">
              <w:rPr>
                <w:rFonts w:ascii="Arial" w:eastAsia="Times New Roman" w:hAnsi="Arial" w:cs="B Lotus" w:hint="cs"/>
                <w:color w:val="000000"/>
                <w:sz w:val="28"/>
                <w:szCs w:val="28"/>
                <w:rtl/>
              </w:rPr>
              <w:t>عدم رعايت شريط مندرج درگواهي نامه ازقبيل استفاده ازسمعك،عينك ياتجهيزات خاص</w:t>
            </w:r>
          </w:p>
        </w:tc>
      </w:tr>
      <w:tr w:rsidR="0065001A" w:rsidRPr="00F733A3" w14:paraId="0E82ACB7"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hideMark/>
          </w:tcPr>
          <w:p w14:paraId="599B102A" w14:textId="77777777" w:rsidR="0065001A" w:rsidRPr="00F733A3" w:rsidRDefault="0065001A" w:rsidP="001026D3">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17</w:t>
            </w:r>
          </w:p>
        </w:tc>
        <w:tc>
          <w:tcPr>
            <w:tcW w:w="6954" w:type="dxa"/>
            <w:hideMark/>
          </w:tcPr>
          <w:p w14:paraId="2CC7F805" w14:textId="68C46FE2" w:rsidR="0065001A" w:rsidRPr="007004CA" w:rsidRDefault="009A7DA0" w:rsidP="000075D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8"/>
                <w:szCs w:val="28"/>
              </w:rPr>
            </w:pPr>
            <w:r w:rsidRPr="007004CA">
              <w:rPr>
                <w:rFonts w:ascii="Arial" w:eastAsia="Times New Roman" w:hAnsi="Arial" w:cs="B Lotus" w:hint="cs"/>
                <w:sz w:val="28"/>
                <w:szCs w:val="28"/>
                <w:rtl/>
              </w:rPr>
              <w:t>رانندگی در حالت مستی و مصرف داروهای روان گردان و یا افیونی</w:t>
            </w:r>
          </w:p>
        </w:tc>
      </w:tr>
      <w:tr w:rsidR="009A7DA0" w:rsidRPr="00F733A3" w14:paraId="2D514680"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4628943D" w14:textId="77777777" w:rsidR="009A7DA0" w:rsidRPr="00F733A3" w:rsidRDefault="009A7DA0" w:rsidP="009A7DA0">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18</w:t>
            </w:r>
          </w:p>
        </w:tc>
        <w:tc>
          <w:tcPr>
            <w:tcW w:w="6954" w:type="dxa"/>
          </w:tcPr>
          <w:p w14:paraId="1DCBC500" w14:textId="00F438ED" w:rsidR="009A7DA0" w:rsidRPr="007004CA" w:rsidRDefault="009A7DA0" w:rsidP="009A7DA0">
            <w:pPr>
              <w:tabs>
                <w:tab w:val="left" w:pos="1903"/>
              </w:tabs>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8"/>
                <w:szCs w:val="28"/>
              </w:rPr>
            </w:pPr>
            <w:r w:rsidRPr="007004CA">
              <w:rPr>
                <w:rFonts w:ascii="Arial" w:eastAsia="Times New Roman" w:hAnsi="Arial" w:cs="B Lotus" w:hint="cs"/>
                <w:sz w:val="28"/>
                <w:szCs w:val="28"/>
                <w:rtl/>
              </w:rPr>
              <w:t>سایر موارد</w:t>
            </w:r>
            <w:r w:rsidRPr="007004CA">
              <w:rPr>
                <w:rFonts w:cs="B Lotus" w:hint="cs"/>
                <w:sz w:val="28"/>
                <w:szCs w:val="28"/>
                <w:rtl/>
              </w:rPr>
              <w:t>علت وقوع حادثه (به جز موارد 1- الی 17 و 19 الی 26 )</w:t>
            </w:r>
          </w:p>
        </w:tc>
      </w:tr>
      <w:tr w:rsidR="00051E01" w:rsidRPr="00F733A3" w14:paraId="0330546B"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219FFC1D" w14:textId="4C436FED" w:rsidR="00051E01" w:rsidRPr="00F733A3" w:rsidRDefault="00051E01" w:rsidP="00051E01">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19</w:t>
            </w:r>
          </w:p>
        </w:tc>
        <w:tc>
          <w:tcPr>
            <w:tcW w:w="6954" w:type="dxa"/>
          </w:tcPr>
          <w:p w14:paraId="1197AF64" w14:textId="7F762AAD" w:rsidR="00051E01" w:rsidRPr="00517DEB" w:rsidRDefault="00051E01" w:rsidP="00051E01">
            <w:pPr>
              <w:tabs>
                <w:tab w:val="left" w:pos="1903"/>
              </w:tabs>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sz w:val="28"/>
                <w:szCs w:val="28"/>
                <w:rtl/>
              </w:rPr>
            </w:pPr>
            <w:r w:rsidRPr="00517DEB">
              <w:rPr>
                <w:rFonts w:cs="B Lotus" w:hint="cs"/>
                <w:sz w:val="28"/>
                <w:szCs w:val="28"/>
                <w:rtl/>
              </w:rPr>
              <w:t>تجاوزازسرعت</w:t>
            </w:r>
            <w:r w:rsidRPr="00517DEB">
              <w:rPr>
                <w:rFonts w:cs="B Lotus"/>
                <w:sz w:val="28"/>
                <w:szCs w:val="28"/>
                <w:rtl/>
              </w:rPr>
              <w:t xml:space="preserve"> </w:t>
            </w:r>
            <w:r w:rsidRPr="00517DEB">
              <w:rPr>
                <w:rFonts w:cs="B Lotus" w:hint="cs"/>
                <w:sz w:val="28"/>
                <w:szCs w:val="28"/>
                <w:rtl/>
              </w:rPr>
              <w:t>مجاز</w:t>
            </w:r>
            <w:r w:rsidRPr="00517DEB">
              <w:rPr>
                <w:rFonts w:cs="B Lotus"/>
                <w:sz w:val="28"/>
                <w:szCs w:val="28"/>
                <w:rtl/>
              </w:rPr>
              <w:t xml:space="preserve"> (</w:t>
            </w:r>
            <w:r w:rsidRPr="00517DEB">
              <w:rPr>
                <w:rFonts w:cs="B Lotus" w:hint="cs"/>
                <w:sz w:val="28"/>
                <w:szCs w:val="28"/>
                <w:rtl/>
              </w:rPr>
              <w:t>بیش</w:t>
            </w:r>
            <w:r w:rsidRPr="00517DEB">
              <w:rPr>
                <w:rFonts w:cs="B Lotus"/>
                <w:sz w:val="28"/>
                <w:szCs w:val="28"/>
                <w:rtl/>
              </w:rPr>
              <w:t xml:space="preserve"> </w:t>
            </w:r>
            <w:r w:rsidRPr="00517DEB">
              <w:rPr>
                <w:rFonts w:cs="B Lotus" w:hint="cs"/>
                <w:sz w:val="28"/>
                <w:szCs w:val="28"/>
                <w:rtl/>
              </w:rPr>
              <w:t>از</w:t>
            </w:r>
            <w:r w:rsidRPr="00517DEB">
              <w:rPr>
                <w:rFonts w:cs="B Lotus"/>
                <w:sz w:val="28"/>
                <w:szCs w:val="28"/>
                <w:rtl/>
              </w:rPr>
              <w:t xml:space="preserve"> 50 </w:t>
            </w:r>
            <w:r w:rsidRPr="00517DEB">
              <w:rPr>
                <w:rFonts w:cs="B Lotus" w:hint="cs"/>
                <w:sz w:val="28"/>
                <w:szCs w:val="28"/>
                <w:rtl/>
              </w:rPr>
              <w:t>کیلومتر</w:t>
            </w:r>
            <w:r w:rsidRPr="00517DEB">
              <w:rPr>
                <w:rFonts w:cs="B Lotus"/>
                <w:sz w:val="28"/>
                <w:szCs w:val="28"/>
                <w:rtl/>
              </w:rPr>
              <w:t xml:space="preserve"> </w:t>
            </w:r>
            <w:r w:rsidRPr="00517DEB">
              <w:rPr>
                <w:rFonts w:cs="B Lotus" w:hint="cs"/>
                <w:sz w:val="28"/>
                <w:szCs w:val="28"/>
                <w:rtl/>
              </w:rPr>
              <w:t>در</w:t>
            </w:r>
            <w:r w:rsidRPr="00517DEB">
              <w:rPr>
                <w:rFonts w:cs="B Lotus"/>
                <w:sz w:val="28"/>
                <w:szCs w:val="28"/>
                <w:rtl/>
              </w:rPr>
              <w:t xml:space="preserve"> </w:t>
            </w:r>
            <w:r w:rsidRPr="00517DEB">
              <w:rPr>
                <w:rFonts w:cs="B Lotus" w:hint="cs"/>
                <w:sz w:val="28"/>
                <w:szCs w:val="28"/>
                <w:rtl/>
              </w:rPr>
              <w:t>ساعت</w:t>
            </w:r>
            <w:r w:rsidRPr="00517DEB">
              <w:rPr>
                <w:rFonts w:cs="B Lotus"/>
                <w:sz w:val="28"/>
                <w:szCs w:val="28"/>
                <w:rtl/>
              </w:rPr>
              <w:t>)</w:t>
            </w:r>
          </w:p>
        </w:tc>
      </w:tr>
      <w:tr w:rsidR="00051E01" w:rsidRPr="00F733A3" w14:paraId="4BEF6755"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4F301010" w14:textId="5C508556" w:rsidR="00051E01" w:rsidRPr="00F733A3" w:rsidRDefault="00051E01" w:rsidP="00051E01">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20</w:t>
            </w:r>
          </w:p>
        </w:tc>
        <w:tc>
          <w:tcPr>
            <w:tcW w:w="6954" w:type="dxa"/>
          </w:tcPr>
          <w:p w14:paraId="01E511FA" w14:textId="73503976" w:rsidR="00051E01" w:rsidRPr="00517DEB" w:rsidRDefault="00051E01" w:rsidP="00051E01">
            <w:pPr>
              <w:tabs>
                <w:tab w:val="left" w:pos="1903"/>
              </w:tabs>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8"/>
                <w:szCs w:val="28"/>
                <w:rtl/>
              </w:rPr>
            </w:pPr>
            <w:r w:rsidRPr="00517DEB">
              <w:rPr>
                <w:rFonts w:cs="B Lotus" w:hint="cs"/>
                <w:sz w:val="28"/>
                <w:szCs w:val="28"/>
                <w:rtl/>
              </w:rPr>
              <w:t>تجاوزازسرعت</w:t>
            </w:r>
            <w:r w:rsidRPr="00517DEB">
              <w:rPr>
                <w:rFonts w:cs="B Lotus"/>
                <w:sz w:val="28"/>
                <w:szCs w:val="28"/>
                <w:rtl/>
              </w:rPr>
              <w:t xml:space="preserve"> </w:t>
            </w:r>
            <w:r w:rsidRPr="00517DEB">
              <w:rPr>
                <w:rFonts w:cs="B Lotus" w:hint="cs"/>
                <w:sz w:val="28"/>
                <w:szCs w:val="28"/>
                <w:rtl/>
              </w:rPr>
              <w:t>مجاز</w:t>
            </w:r>
            <w:r w:rsidRPr="00517DEB">
              <w:rPr>
                <w:rFonts w:cs="B Lotus"/>
                <w:sz w:val="28"/>
                <w:szCs w:val="28"/>
                <w:rtl/>
              </w:rPr>
              <w:t xml:space="preserve"> (</w:t>
            </w:r>
            <w:r w:rsidRPr="00517DEB">
              <w:rPr>
                <w:rFonts w:cs="B Lotus" w:hint="cs"/>
                <w:sz w:val="28"/>
                <w:szCs w:val="28"/>
                <w:rtl/>
              </w:rPr>
              <w:t>بیش</w:t>
            </w:r>
            <w:r w:rsidRPr="00517DEB">
              <w:rPr>
                <w:rFonts w:cs="B Lotus"/>
                <w:sz w:val="28"/>
                <w:szCs w:val="28"/>
                <w:rtl/>
              </w:rPr>
              <w:t xml:space="preserve"> </w:t>
            </w:r>
            <w:r w:rsidRPr="00517DEB">
              <w:rPr>
                <w:rFonts w:cs="B Lotus" w:hint="cs"/>
                <w:sz w:val="28"/>
                <w:szCs w:val="28"/>
                <w:rtl/>
              </w:rPr>
              <w:t>از</w:t>
            </w:r>
            <w:r w:rsidRPr="00517DEB">
              <w:rPr>
                <w:rFonts w:cs="B Lotus"/>
                <w:sz w:val="28"/>
                <w:szCs w:val="28"/>
                <w:rtl/>
              </w:rPr>
              <w:t xml:space="preserve"> 30 </w:t>
            </w:r>
            <w:r w:rsidRPr="00517DEB">
              <w:rPr>
                <w:rFonts w:cs="B Lotus" w:hint="cs"/>
                <w:sz w:val="28"/>
                <w:szCs w:val="28"/>
                <w:rtl/>
              </w:rPr>
              <w:t>تا</w:t>
            </w:r>
            <w:r w:rsidRPr="00517DEB">
              <w:rPr>
                <w:rFonts w:cs="B Lotus"/>
                <w:sz w:val="28"/>
                <w:szCs w:val="28"/>
                <w:rtl/>
              </w:rPr>
              <w:t xml:space="preserve"> 50 </w:t>
            </w:r>
            <w:r w:rsidRPr="00517DEB">
              <w:rPr>
                <w:rFonts w:cs="B Lotus" w:hint="cs"/>
                <w:sz w:val="28"/>
                <w:szCs w:val="28"/>
                <w:rtl/>
              </w:rPr>
              <w:t>کیلومتر</w:t>
            </w:r>
            <w:r w:rsidRPr="00517DEB">
              <w:rPr>
                <w:rFonts w:cs="B Lotus"/>
                <w:sz w:val="28"/>
                <w:szCs w:val="28"/>
                <w:rtl/>
              </w:rPr>
              <w:t xml:space="preserve"> </w:t>
            </w:r>
            <w:r w:rsidRPr="00517DEB">
              <w:rPr>
                <w:rFonts w:cs="B Lotus" w:hint="cs"/>
                <w:sz w:val="28"/>
                <w:szCs w:val="28"/>
                <w:rtl/>
              </w:rPr>
              <w:t>در</w:t>
            </w:r>
            <w:r w:rsidRPr="00517DEB">
              <w:rPr>
                <w:rFonts w:cs="B Lotus"/>
                <w:sz w:val="28"/>
                <w:szCs w:val="28"/>
                <w:rtl/>
              </w:rPr>
              <w:t xml:space="preserve"> </w:t>
            </w:r>
            <w:r w:rsidRPr="00517DEB">
              <w:rPr>
                <w:rFonts w:cs="B Lotus" w:hint="cs"/>
                <w:sz w:val="28"/>
                <w:szCs w:val="28"/>
                <w:rtl/>
              </w:rPr>
              <w:t>ساعت</w:t>
            </w:r>
            <w:r w:rsidRPr="00517DEB">
              <w:rPr>
                <w:rFonts w:cs="B Lotus"/>
                <w:sz w:val="28"/>
                <w:szCs w:val="28"/>
                <w:rtl/>
              </w:rPr>
              <w:t>)</w:t>
            </w:r>
          </w:p>
        </w:tc>
      </w:tr>
      <w:tr w:rsidR="00051E01" w:rsidRPr="00F733A3" w14:paraId="18C55B47"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330150E1" w14:textId="753CC1CB" w:rsidR="00051E01" w:rsidRPr="00F733A3" w:rsidRDefault="00051E01" w:rsidP="00051E01">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21</w:t>
            </w:r>
          </w:p>
        </w:tc>
        <w:tc>
          <w:tcPr>
            <w:tcW w:w="6954" w:type="dxa"/>
          </w:tcPr>
          <w:p w14:paraId="5488A240" w14:textId="67B96591" w:rsidR="00051E01" w:rsidRPr="00517DEB" w:rsidRDefault="00051E01" w:rsidP="00051E01">
            <w:pPr>
              <w:tabs>
                <w:tab w:val="left" w:pos="1903"/>
              </w:tabs>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sz w:val="28"/>
                <w:szCs w:val="28"/>
                <w:rtl/>
              </w:rPr>
            </w:pPr>
            <w:r w:rsidRPr="00517DEB">
              <w:rPr>
                <w:rFonts w:cs="B Lotus" w:hint="cs"/>
                <w:sz w:val="28"/>
                <w:szCs w:val="28"/>
                <w:rtl/>
              </w:rPr>
              <w:t>حرکت</w:t>
            </w:r>
            <w:r w:rsidRPr="00517DEB">
              <w:rPr>
                <w:rFonts w:cs="B Lotus"/>
                <w:sz w:val="28"/>
                <w:szCs w:val="28"/>
                <w:rtl/>
              </w:rPr>
              <w:t xml:space="preserve"> </w:t>
            </w:r>
            <w:r w:rsidRPr="00517DEB">
              <w:rPr>
                <w:rFonts w:cs="B Lotus" w:hint="cs"/>
                <w:sz w:val="28"/>
                <w:szCs w:val="28"/>
                <w:rtl/>
              </w:rPr>
              <w:t>با</w:t>
            </w:r>
            <w:r w:rsidRPr="00517DEB">
              <w:rPr>
                <w:rFonts w:cs="B Lotus"/>
                <w:sz w:val="28"/>
                <w:szCs w:val="28"/>
                <w:rtl/>
              </w:rPr>
              <w:t xml:space="preserve"> </w:t>
            </w:r>
            <w:r w:rsidRPr="00517DEB">
              <w:rPr>
                <w:rFonts w:cs="B Lotus" w:hint="cs"/>
                <w:sz w:val="28"/>
                <w:szCs w:val="28"/>
                <w:rtl/>
              </w:rPr>
              <w:t>دنده</w:t>
            </w:r>
            <w:r w:rsidRPr="00517DEB">
              <w:rPr>
                <w:rFonts w:cs="B Lotus"/>
                <w:sz w:val="28"/>
                <w:szCs w:val="28"/>
                <w:rtl/>
              </w:rPr>
              <w:t xml:space="preserve"> </w:t>
            </w:r>
            <w:r w:rsidRPr="00517DEB">
              <w:rPr>
                <w:rFonts w:cs="B Lotus" w:hint="cs"/>
                <w:sz w:val="28"/>
                <w:szCs w:val="28"/>
                <w:rtl/>
              </w:rPr>
              <w:t>عقب</w:t>
            </w:r>
            <w:r w:rsidRPr="00517DEB">
              <w:rPr>
                <w:rFonts w:cs="B Lotus"/>
                <w:sz w:val="28"/>
                <w:szCs w:val="28"/>
                <w:rtl/>
              </w:rPr>
              <w:t xml:space="preserve"> </w:t>
            </w:r>
            <w:r w:rsidRPr="00517DEB">
              <w:rPr>
                <w:rFonts w:cs="B Lotus" w:hint="cs"/>
                <w:sz w:val="28"/>
                <w:szCs w:val="28"/>
                <w:rtl/>
              </w:rPr>
              <w:t>در</w:t>
            </w:r>
            <w:r w:rsidRPr="00517DEB">
              <w:rPr>
                <w:rFonts w:cs="B Lotus"/>
                <w:sz w:val="28"/>
                <w:szCs w:val="28"/>
                <w:rtl/>
              </w:rPr>
              <w:t xml:space="preserve"> </w:t>
            </w:r>
            <w:r w:rsidRPr="00517DEB">
              <w:rPr>
                <w:rFonts w:cs="B Lotus" w:hint="cs"/>
                <w:sz w:val="28"/>
                <w:szCs w:val="28"/>
                <w:rtl/>
              </w:rPr>
              <w:t>آزاد</w:t>
            </w:r>
            <w:r w:rsidRPr="00517DEB">
              <w:rPr>
                <w:rFonts w:cs="B Lotus"/>
                <w:sz w:val="28"/>
                <w:szCs w:val="28"/>
                <w:rtl/>
              </w:rPr>
              <w:t xml:space="preserve"> </w:t>
            </w:r>
            <w:r w:rsidRPr="00517DEB">
              <w:rPr>
                <w:rFonts w:cs="B Lotus" w:hint="cs"/>
                <w:sz w:val="28"/>
                <w:szCs w:val="28"/>
                <w:rtl/>
              </w:rPr>
              <w:t>راهها</w:t>
            </w:r>
            <w:r w:rsidRPr="00517DEB">
              <w:rPr>
                <w:rFonts w:cs="B Lotus"/>
                <w:sz w:val="28"/>
                <w:szCs w:val="28"/>
                <w:rtl/>
              </w:rPr>
              <w:t xml:space="preserve"> </w:t>
            </w:r>
            <w:r w:rsidRPr="00517DEB">
              <w:rPr>
                <w:rFonts w:cs="B Lotus" w:hint="cs"/>
                <w:sz w:val="28"/>
                <w:szCs w:val="28"/>
                <w:rtl/>
              </w:rPr>
              <w:t>و</w:t>
            </w:r>
            <w:r w:rsidRPr="00517DEB">
              <w:rPr>
                <w:rFonts w:cs="B Lotus"/>
                <w:sz w:val="28"/>
                <w:szCs w:val="28"/>
                <w:rtl/>
              </w:rPr>
              <w:t xml:space="preserve"> </w:t>
            </w:r>
            <w:r w:rsidRPr="00517DEB">
              <w:rPr>
                <w:rFonts w:cs="B Lotus" w:hint="cs"/>
                <w:sz w:val="28"/>
                <w:szCs w:val="28"/>
                <w:rtl/>
              </w:rPr>
              <w:t>بزرگراهها</w:t>
            </w:r>
          </w:p>
        </w:tc>
      </w:tr>
      <w:tr w:rsidR="00051E01" w:rsidRPr="00F733A3" w14:paraId="58BCEAB2"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44C1D316" w14:textId="4CE897C6" w:rsidR="00051E01" w:rsidRPr="00F733A3" w:rsidRDefault="00051E01" w:rsidP="00051E01">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22</w:t>
            </w:r>
          </w:p>
        </w:tc>
        <w:tc>
          <w:tcPr>
            <w:tcW w:w="6954" w:type="dxa"/>
          </w:tcPr>
          <w:p w14:paraId="5ACBD526" w14:textId="4E7A55B3" w:rsidR="00051E01" w:rsidRPr="00517DEB" w:rsidRDefault="00051E01" w:rsidP="00051E01">
            <w:pPr>
              <w:tabs>
                <w:tab w:val="left" w:pos="1903"/>
              </w:tabs>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8"/>
                <w:szCs w:val="28"/>
                <w:rtl/>
              </w:rPr>
            </w:pPr>
            <w:r w:rsidRPr="00517DEB">
              <w:rPr>
                <w:rFonts w:cs="B Lotus" w:hint="cs"/>
                <w:sz w:val="28"/>
                <w:szCs w:val="28"/>
                <w:rtl/>
              </w:rPr>
              <w:t>استفاده</w:t>
            </w:r>
            <w:r w:rsidRPr="00517DEB">
              <w:rPr>
                <w:rFonts w:cs="B Lotus"/>
                <w:sz w:val="28"/>
                <w:szCs w:val="28"/>
                <w:rtl/>
              </w:rPr>
              <w:t xml:space="preserve"> </w:t>
            </w:r>
            <w:r w:rsidRPr="00517DEB">
              <w:rPr>
                <w:rFonts w:cs="B Lotus" w:hint="cs"/>
                <w:sz w:val="28"/>
                <w:szCs w:val="28"/>
                <w:rtl/>
              </w:rPr>
              <w:t>از</w:t>
            </w:r>
            <w:r w:rsidRPr="00517DEB">
              <w:rPr>
                <w:rFonts w:cs="B Lotus"/>
                <w:sz w:val="28"/>
                <w:szCs w:val="28"/>
                <w:rtl/>
              </w:rPr>
              <w:t xml:space="preserve"> </w:t>
            </w:r>
            <w:r w:rsidRPr="00517DEB">
              <w:rPr>
                <w:rFonts w:cs="B Lotus" w:hint="cs"/>
                <w:sz w:val="28"/>
                <w:szCs w:val="28"/>
                <w:rtl/>
              </w:rPr>
              <w:t>تلفن</w:t>
            </w:r>
            <w:r w:rsidRPr="00517DEB">
              <w:rPr>
                <w:rFonts w:cs="B Lotus"/>
                <w:sz w:val="28"/>
                <w:szCs w:val="28"/>
                <w:rtl/>
              </w:rPr>
              <w:t xml:space="preserve"> </w:t>
            </w:r>
            <w:r w:rsidRPr="00517DEB">
              <w:rPr>
                <w:rFonts w:cs="B Lotus" w:hint="cs"/>
                <w:sz w:val="28"/>
                <w:szCs w:val="28"/>
                <w:rtl/>
              </w:rPr>
              <w:t>همراه</w:t>
            </w:r>
            <w:r w:rsidRPr="00517DEB">
              <w:rPr>
                <w:rFonts w:cs="B Lotus"/>
                <w:sz w:val="28"/>
                <w:szCs w:val="28"/>
                <w:rtl/>
              </w:rPr>
              <w:t xml:space="preserve"> </w:t>
            </w:r>
            <w:r w:rsidRPr="00517DEB">
              <w:rPr>
                <w:rFonts w:cs="B Lotus" w:hint="cs"/>
                <w:sz w:val="28"/>
                <w:szCs w:val="28"/>
                <w:rtl/>
              </w:rPr>
              <w:t>یا</w:t>
            </w:r>
            <w:r w:rsidRPr="00517DEB">
              <w:rPr>
                <w:rFonts w:cs="B Lotus"/>
                <w:sz w:val="28"/>
                <w:szCs w:val="28"/>
                <w:rtl/>
              </w:rPr>
              <w:t xml:space="preserve"> </w:t>
            </w:r>
            <w:r w:rsidRPr="00517DEB">
              <w:rPr>
                <w:rFonts w:cs="B Lotus" w:hint="cs"/>
                <w:sz w:val="28"/>
                <w:szCs w:val="28"/>
                <w:rtl/>
              </w:rPr>
              <w:t>وسایل</w:t>
            </w:r>
            <w:r w:rsidRPr="00517DEB">
              <w:rPr>
                <w:rFonts w:cs="B Lotus"/>
                <w:sz w:val="28"/>
                <w:szCs w:val="28"/>
                <w:rtl/>
              </w:rPr>
              <w:t xml:space="preserve"> </w:t>
            </w:r>
            <w:r w:rsidRPr="00517DEB">
              <w:rPr>
                <w:rFonts w:cs="B Lotus" w:hint="cs"/>
                <w:sz w:val="28"/>
                <w:szCs w:val="28"/>
                <w:rtl/>
              </w:rPr>
              <w:t>ارتباطی</w:t>
            </w:r>
            <w:r w:rsidRPr="00517DEB">
              <w:rPr>
                <w:rFonts w:cs="B Lotus"/>
                <w:sz w:val="28"/>
                <w:szCs w:val="28"/>
                <w:rtl/>
              </w:rPr>
              <w:t xml:space="preserve"> </w:t>
            </w:r>
            <w:r w:rsidRPr="00517DEB">
              <w:rPr>
                <w:rFonts w:cs="B Lotus" w:hint="cs"/>
                <w:sz w:val="28"/>
                <w:szCs w:val="28"/>
                <w:rtl/>
              </w:rPr>
              <w:t>مشابه</w:t>
            </w:r>
            <w:r w:rsidRPr="00517DEB">
              <w:rPr>
                <w:rFonts w:cs="B Lotus"/>
                <w:sz w:val="28"/>
                <w:szCs w:val="28"/>
                <w:rtl/>
              </w:rPr>
              <w:t xml:space="preserve"> </w:t>
            </w:r>
            <w:r w:rsidRPr="00517DEB">
              <w:rPr>
                <w:rFonts w:cs="B Lotus" w:hint="cs"/>
                <w:sz w:val="28"/>
                <w:szCs w:val="28"/>
                <w:rtl/>
              </w:rPr>
              <w:t>در</w:t>
            </w:r>
            <w:r w:rsidRPr="00517DEB">
              <w:rPr>
                <w:rFonts w:cs="B Lotus"/>
                <w:sz w:val="28"/>
                <w:szCs w:val="28"/>
                <w:rtl/>
              </w:rPr>
              <w:t xml:space="preserve"> </w:t>
            </w:r>
            <w:r w:rsidRPr="00517DEB">
              <w:rPr>
                <w:rFonts w:cs="B Lotus" w:hint="cs"/>
                <w:sz w:val="28"/>
                <w:szCs w:val="28"/>
                <w:rtl/>
              </w:rPr>
              <w:t>حین</w:t>
            </w:r>
            <w:r w:rsidRPr="00517DEB">
              <w:rPr>
                <w:rFonts w:cs="B Lotus"/>
                <w:sz w:val="28"/>
                <w:szCs w:val="28"/>
                <w:rtl/>
              </w:rPr>
              <w:t xml:space="preserve"> </w:t>
            </w:r>
            <w:r w:rsidRPr="00517DEB">
              <w:rPr>
                <w:rFonts w:cs="B Lotus" w:hint="cs"/>
                <w:sz w:val="28"/>
                <w:szCs w:val="28"/>
                <w:rtl/>
              </w:rPr>
              <w:t>رانندگی</w:t>
            </w:r>
            <w:r w:rsidRPr="00517DEB">
              <w:rPr>
                <w:rFonts w:cs="B Lotus"/>
                <w:sz w:val="28"/>
                <w:szCs w:val="28"/>
                <w:rtl/>
              </w:rPr>
              <w:t xml:space="preserve"> </w:t>
            </w:r>
            <w:r w:rsidRPr="00517DEB">
              <w:rPr>
                <w:rFonts w:cs="B Lotus" w:hint="cs"/>
                <w:sz w:val="28"/>
                <w:szCs w:val="28"/>
                <w:rtl/>
              </w:rPr>
              <w:t>در</w:t>
            </w:r>
            <w:r w:rsidRPr="00517DEB">
              <w:rPr>
                <w:rFonts w:cs="B Lotus"/>
                <w:sz w:val="28"/>
                <w:szCs w:val="28"/>
                <w:rtl/>
              </w:rPr>
              <w:t xml:space="preserve"> </w:t>
            </w:r>
            <w:r w:rsidRPr="00517DEB">
              <w:rPr>
                <w:rFonts w:cs="B Lotus" w:hint="cs"/>
                <w:sz w:val="28"/>
                <w:szCs w:val="28"/>
                <w:rtl/>
              </w:rPr>
              <w:t>سرعت</w:t>
            </w:r>
            <w:r w:rsidRPr="00517DEB">
              <w:rPr>
                <w:rFonts w:cs="B Lotus"/>
                <w:sz w:val="28"/>
                <w:szCs w:val="28"/>
                <w:rtl/>
              </w:rPr>
              <w:t xml:space="preserve"> </w:t>
            </w:r>
            <w:r w:rsidRPr="00517DEB">
              <w:rPr>
                <w:rFonts w:cs="B Lotus" w:hint="cs"/>
                <w:sz w:val="28"/>
                <w:szCs w:val="28"/>
                <w:rtl/>
              </w:rPr>
              <w:t>بالای</w:t>
            </w:r>
            <w:r w:rsidRPr="00517DEB">
              <w:rPr>
                <w:rFonts w:cs="B Lotus"/>
                <w:sz w:val="28"/>
                <w:szCs w:val="28"/>
                <w:rtl/>
              </w:rPr>
              <w:t xml:space="preserve"> 60 </w:t>
            </w:r>
            <w:r w:rsidRPr="00517DEB">
              <w:rPr>
                <w:rFonts w:cs="B Lotus" w:hint="cs"/>
                <w:sz w:val="28"/>
                <w:szCs w:val="28"/>
                <w:rtl/>
              </w:rPr>
              <w:t>کیلومتر</w:t>
            </w:r>
          </w:p>
        </w:tc>
      </w:tr>
      <w:tr w:rsidR="00051E01" w:rsidRPr="00F733A3" w14:paraId="3B053D03"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7E63C9DF" w14:textId="22765E9C" w:rsidR="00051E01" w:rsidRPr="00F733A3" w:rsidRDefault="00051E01" w:rsidP="00051E01">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23</w:t>
            </w:r>
          </w:p>
        </w:tc>
        <w:tc>
          <w:tcPr>
            <w:tcW w:w="6954" w:type="dxa"/>
          </w:tcPr>
          <w:p w14:paraId="55445F34" w14:textId="1C29A8BC" w:rsidR="00051E01" w:rsidRPr="00517DEB" w:rsidRDefault="00051E01" w:rsidP="004944BA">
            <w:pPr>
              <w:tabs>
                <w:tab w:val="left" w:pos="1903"/>
              </w:tabs>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sz w:val="28"/>
                <w:szCs w:val="28"/>
                <w:rtl/>
              </w:rPr>
            </w:pPr>
            <w:r w:rsidRPr="00517DEB">
              <w:rPr>
                <w:rFonts w:cs="B Lotus" w:hint="cs"/>
                <w:sz w:val="28"/>
                <w:szCs w:val="28"/>
                <w:rtl/>
              </w:rPr>
              <w:t>عدم</w:t>
            </w:r>
            <w:r w:rsidRPr="00517DEB">
              <w:rPr>
                <w:rFonts w:cs="B Lotus"/>
                <w:sz w:val="28"/>
                <w:szCs w:val="28"/>
                <w:rtl/>
              </w:rPr>
              <w:t xml:space="preserve"> </w:t>
            </w:r>
            <w:r w:rsidRPr="00517DEB">
              <w:rPr>
                <w:rFonts w:cs="B Lotus" w:hint="cs"/>
                <w:sz w:val="28"/>
                <w:szCs w:val="28"/>
                <w:rtl/>
              </w:rPr>
              <w:t>رعایت</w:t>
            </w:r>
            <w:r w:rsidRPr="00517DEB">
              <w:rPr>
                <w:rFonts w:cs="B Lotus"/>
                <w:sz w:val="28"/>
                <w:szCs w:val="28"/>
                <w:rtl/>
              </w:rPr>
              <w:t xml:space="preserve"> </w:t>
            </w:r>
            <w:r w:rsidR="004944BA" w:rsidRPr="007004CA">
              <w:rPr>
                <w:rFonts w:cs="B Lotus" w:hint="cs"/>
                <w:sz w:val="28"/>
                <w:szCs w:val="28"/>
                <w:rtl/>
              </w:rPr>
              <w:t xml:space="preserve">مقررات </w:t>
            </w:r>
            <w:r w:rsidRPr="00517DEB">
              <w:rPr>
                <w:rFonts w:cs="B Lotus" w:hint="cs"/>
                <w:sz w:val="28"/>
                <w:szCs w:val="28"/>
                <w:rtl/>
              </w:rPr>
              <w:t>ایمنی</w:t>
            </w:r>
            <w:r w:rsidRPr="00517DEB">
              <w:rPr>
                <w:rFonts w:cs="B Lotus"/>
                <w:sz w:val="28"/>
                <w:szCs w:val="28"/>
                <w:rtl/>
              </w:rPr>
              <w:t xml:space="preserve"> </w:t>
            </w:r>
            <w:r w:rsidRPr="00517DEB">
              <w:rPr>
                <w:rFonts w:cs="B Lotus" w:hint="cs"/>
                <w:sz w:val="28"/>
                <w:szCs w:val="28"/>
                <w:rtl/>
              </w:rPr>
              <w:t>حمل</w:t>
            </w:r>
            <w:r w:rsidRPr="00517DEB">
              <w:rPr>
                <w:rFonts w:cs="B Lotus"/>
                <w:sz w:val="28"/>
                <w:szCs w:val="28"/>
                <w:rtl/>
              </w:rPr>
              <w:t xml:space="preserve"> </w:t>
            </w:r>
            <w:r w:rsidRPr="00517DEB">
              <w:rPr>
                <w:rFonts w:cs="B Lotus" w:hint="cs"/>
                <w:sz w:val="28"/>
                <w:szCs w:val="28"/>
                <w:rtl/>
              </w:rPr>
              <w:t>و</w:t>
            </w:r>
            <w:r w:rsidRPr="00517DEB">
              <w:rPr>
                <w:rFonts w:cs="B Lotus"/>
                <w:sz w:val="28"/>
                <w:szCs w:val="28"/>
                <w:rtl/>
              </w:rPr>
              <w:t xml:space="preserve"> </w:t>
            </w:r>
            <w:r w:rsidRPr="00517DEB">
              <w:rPr>
                <w:rFonts w:cs="B Lotus" w:hint="cs"/>
                <w:sz w:val="28"/>
                <w:szCs w:val="28"/>
                <w:rtl/>
              </w:rPr>
              <w:t>نقل</w:t>
            </w:r>
            <w:r w:rsidRPr="00517DEB">
              <w:rPr>
                <w:rFonts w:cs="B Lotus"/>
                <w:sz w:val="28"/>
                <w:szCs w:val="28"/>
                <w:rtl/>
              </w:rPr>
              <w:t xml:space="preserve"> </w:t>
            </w:r>
            <w:r w:rsidRPr="00517DEB">
              <w:rPr>
                <w:rFonts w:cs="B Lotus" w:hint="cs"/>
                <w:sz w:val="28"/>
                <w:szCs w:val="28"/>
                <w:rtl/>
              </w:rPr>
              <w:t>جاده</w:t>
            </w:r>
            <w:r w:rsidRPr="00517DEB">
              <w:rPr>
                <w:rFonts w:cs="B Lotus"/>
                <w:sz w:val="28"/>
                <w:szCs w:val="28"/>
                <w:rtl/>
              </w:rPr>
              <w:t xml:space="preserve"> </w:t>
            </w:r>
            <w:r w:rsidRPr="00517DEB">
              <w:rPr>
                <w:rFonts w:cs="B Lotus" w:hint="cs"/>
                <w:sz w:val="28"/>
                <w:szCs w:val="28"/>
                <w:rtl/>
              </w:rPr>
              <w:t>ای</w:t>
            </w:r>
            <w:r w:rsidRPr="00517DEB">
              <w:rPr>
                <w:rFonts w:cs="B Lotus"/>
                <w:sz w:val="28"/>
                <w:szCs w:val="28"/>
                <w:rtl/>
              </w:rPr>
              <w:t xml:space="preserve"> </w:t>
            </w:r>
            <w:r w:rsidRPr="00517DEB">
              <w:rPr>
                <w:rFonts w:cs="B Lotus" w:hint="cs"/>
                <w:sz w:val="28"/>
                <w:szCs w:val="28"/>
                <w:rtl/>
              </w:rPr>
              <w:t>مواد</w:t>
            </w:r>
            <w:r w:rsidRPr="00517DEB">
              <w:rPr>
                <w:rFonts w:cs="B Lotus"/>
                <w:sz w:val="28"/>
                <w:szCs w:val="28"/>
                <w:rtl/>
              </w:rPr>
              <w:t xml:space="preserve"> </w:t>
            </w:r>
            <w:r w:rsidRPr="00517DEB">
              <w:rPr>
                <w:rFonts w:cs="B Lotus" w:hint="cs"/>
                <w:sz w:val="28"/>
                <w:szCs w:val="28"/>
                <w:rtl/>
              </w:rPr>
              <w:t>خطرناک</w:t>
            </w:r>
          </w:p>
        </w:tc>
      </w:tr>
      <w:tr w:rsidR="00051E01" w:rsidRPr="00F733A3" w14:paraId="7702F65E"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37A50B80" w14:textId="21B5ED3E" w:rsidR="00051E01" w:rsidRPr="00F733A3" w:rsidRDefault="00051E01" w:rsidP="00051E01">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24</w:t>
            </w:r>
          </w:p>
        </w:tc>
        <w:tc>
          <w:tcPr>
            <w:tcW w:w="6954" w:type="dxa"/>
          </w:tcPr>
          <w:p w14:paraId="51B7108E" w14:textId="360CEDE6" w:rsidR="00051E01" w:rsidRPr="00517DEB" w:rsidRDefault="00051E01" w:rsidP="00051E01">
            <w:pPr>
              <w:tabs>
                <w:tab w:val="left" w:pos="1903"/>
              </w:tabs>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8"/>
                <w:szCs w:val="28"/>
                <w:rtl/>
              </w:rPr>
            </w:pPr>
            <w:r w:rsidRPr="00517DEB">
              <w:rPr>
                <w:rFonts w:cs="B Lotus" w:hint="cs"/>
                <w:sz w:val="28"/>
                <w:szCs w:val="28"/>
                <w:rtl/>
              </w:rPr>
              <w:t>رانندگی</w:t>
            </w:r>
            <w:r w:rsidRPr="00517DEB">
              <w:rPr>
                <w:rFonts w:cs="B Lotus"/>
                <w:sz w:val="28"/>
                <w:szCs w:val="28"/>
                <w:rtl/>
              </w:rPr>
              <w:t xml:space="preserve"> </w:t>
            </w:r>
            <w:r w:rsidRPr="00517DEB">
              <w:rPr>
                <w:rFonts w:cs="B Lotus" w:hint="cs"/>
                <w:sz w:val="28"/>
                <w:szCs w:val="28"/>
                <w:rtl/>
              </w:rPr>
              <w:t>با</w:t>
            </w:r>
            <w:r w:rsidRPr="00517DEB">
              <w:rPr>
                <w:rFonts w:cs="B Lotus"/>
                <w:sz w:val="28"/>
                <w:szCs w:val="28"/>
                <w:rtl/>
              </w:rPr>
              <w:t xml:space="preserve"> </w:t>
            </w:r>
            <w:r w:rsidRPr="00517DEB">
              <w:rPr>
                <w:rFonts w:cs="B Lotus" w:hint="cs"/>
                <w:sz w:val="28"/>
                <w:szCs w:val="28"/>
                <w:rtl/>
              </w:rPr>
              <w:t>وسایل</w:t>
            </w:r>
            <w:r w:rsidRPr="00517DEB">
              <w:rPr>
                <w:rFonts w:cs="B Lotus"/>
                <w:sz w:val="28"/>
                <w:szCs w:val="28"/>
                <w:rtl/>
              </w:rPr>
              <w:t xml:space="preserve"> </w:t>
            </w:r>
            <w:r w:rsidRPr="00517DEB">
              <w:rPr>
                <w:rFonts w:cs="B Lotus" w:hint="cs"/>
                <w:sz w:val="28"/>
                <w:szCs w:val="28"/>
                <w:rtl/>
              </w:rPr>
              <w:t>نقلیه</w:t>
            </w:r>
            <w:r w:rsidRPr="00517DEB">
              <w:rPr>
                <w:rFonts w:cs="B Lotus"/>
                <w:sz w:val="28"/>
                <w:szCs w:val="28"/>
                <w:rtl/>
              </w:rPr>
              <w:t xml:space="preserve"> </w:t>
            </w:r>
            <w:r w:rsidRPr="00517DEB">
              <w:rPr>
                <w:rFonts w:cs="B Lotus" w:hint="cs"/>
                <w:sz w:val="28"/>
                <w:szCs w:val="28"/>
                <w:rtl/>
              </w:rPr>
              <w:t>عمومی</w:t>
            </w:r>
            <w:r w:rsidRPr="00517DEB">
              <w:rPr>
                <w:rFonts w:cs="B Lotus"/>
                <w:sz w:val="28"/>
                <w:szCs w:val="28"/>
                <w:rtl/>
              </w:rPr>
              <w:t xml:space="preserve"> </w:t>
            </w:r>
            <w:r w:rsidRPr="00517DEB">
              <w:rPr>
                <w:rFonts w:cs="B Lotus" w:hint="cs"/>
                <w:sz w:val="28"/>
                <w:szCs w:val="28"/>
                <w:rtl/>
              </w:rPr>
              <w:t>بیش</w:t>
            </w:r>
            <w:r w:rsidRPr="00517DEB">
              <w:rPr>
                <w:rFonts w:cs="B Lotus"/>
                <w:sz w:val="28"/>
                <w:szCs w:val="28"/>
                <w:rtl/>
              </w:rPr>
              <w:t xml:space="preserve"> </w:t>
            </w:r>
            <w:r w:rsidRPr="00517DEB">
              <w:rPr>
                <w:rFonts w:cs="B Lotus" w:hint="cs"/>
                <w:sz w:val="28"/>
                <w:szCs w:val="28"/>
                <w:rtl/>
              </w:rPr>
              <w:t>از</w:t>
            </w:r>
            <w:r w:rsidRPr="00517DEB">
              <w:rPr>
                <w:rFonts w:cs="B Lotus"/>
                <w:sz w:val="28"/>
                <w:szCs w:val="28"/>
                <w:rtl/>
              </w:rPr>
              <w:t xml:space="preserve"> </w:t>
            </w:r>
            <w:r w:rsidRPr="00517DEB">
              <w:rPr>
                <w:rFonts w:cs="B Lotus" w:hint="cs"/>
                <w:sz w:val="28"/>
                <w:szCs w:val="28"/>
                <w:rtl/>
              </w:rPr>
              <w:t>زمان</w:t>
            </w:r>
            <w:r w:rsidRPr="00517DEB">
              <w:rPr>
                <w:rFonts w:cs="B Lotus"/>
                <w:sz w:val="28"/>
                <w:szCs w:val="28"/>
                <w:rtl/>
              </w:rPr>
              <w:t xml:space="preserve"> </w:t>
            </w:r>
            <w:r w:rsidRPr="00517DEB">
              <w:rPr>
                <w:rFonts w:cs="B Lotus" w:hint="cs"/>
                <w:sz w:val="28"/>
                <w:szCs w:val="28"/>
                <w:rtl/>
              </w:rPr>
              <w:t>مجاز</w:t>
            </w:r>
          </w:p>
        </w:tc>
      </w:tr>
      <w:tr w:rsidR="00051E01" w:rsidRPr="00F733A3" w14:paraId="300A321B"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0556552E" w14:textId="43BE5F39" w:rsidR="00051E01" w:rsidRPr="00F733A3" w:rsidRDefault="00051E01" w:rsidP="00051E01">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t>25</w:t>
            </w:r>
          </w:p>
        </w:tc>
        <w:tc>
          <w:tcPr>
            <w:tcW w:w="6954" w:type="dxa"/>
          </w:tcPr>
          <w:p w14:paraId="5C0E6A20" w14:textId="290F62FA" w:rsidR="00051E01" w:rsidRPr="00517DEB" w:rsidRDefault="00051E01" w:rsidP="00051E01">
            <w:pPr>
              <w:tabs>
                <w:tab w:val="left" w:pos="1903"/>
              </w:tabs>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sz w:val="28"/>
                <w:szCs w:val="28"/>
                <w:rtl/>
              </w:rPr>
            </w:pPr>
            <w:r w:rsidRPr="00517DEB">
              <w:rPr>
                <w:rFonts w:cs="B Lotus" w:hint="cs"/>
                <w:sz w:val="28"/>
                <w:szCs w:val="28"/>
                <w:rtl/>
              </w:rPr>
              <w:t>عدم</w:t>
            </w:r>
            <w:r w:rsidRPr="00517DEB">
              <w:rPr>
                <w:rFonts w:cs="B Lotus"/>
                <w:sz w:val="28"/>
                <w:szCs w:val="28"/>
                <w:rtl/>
              </w:rPr>
              <w:t xml:space="preserve"> </w:t>
            </w:r>
            <w:r w:rsidRPr="00517DEB">
              <w:rPr>
                <w:rFonts w:cs="B Lotus" w:hint="cs"/>
                <w:sz w:val="28"/>
                <w:szCs w:val="28"/>
                <w:rtl/>
              </w:rPr>
              <w:t>توجه</w:t>
            </w:r>
            <w:r w:rsidRPr="00517DEB">
              <w:rPr>
                <w:rFonts w:cs="B Lotus"/>
                <w:sz w:val="28"/>
                <w:szCs w:val="28"/>
                <w:rtl/>
              </w:rPr>
              <w:t xml:space="preserve"> </w:t>
            </w:r>
            <w:r w:rsidRPr="00517DEB">
              <w:rPr>
                <w:rFonts w:cs="B Lotus" w:hint="cs"/>
                <w:sz w:val="28"/>
                <w:szCs w:val="28"/>
                <w:rtl/>
              </w:rPr>
              <w:t>به</w:t>
            </w:r>
            <w:r w:rsidRPr="00517DEB">
              <w:rPr>
                <w:rFonts w:cs="B Lotus"/>
                <w:sz w:val="28"/>
                <w:szCs w:val="28"/>
                <w:rtl/>
              </w:rPr>
              <w:t xml:space="preserve"> </w:t>
            </w:r>
            <w:r w:rsidRPr="00517DEB">
              <w:rPr>
                <w:rFonts w:cs="B Lotus" w:hint="cs"/>
                <w:sz w:val="28"/>
                <w:szCs w:val="28"/>
                <w:rtl/>
              </w:rPr>
              <w:t>فرمان</w:t>
            </w:r>
            <w:r w:rsidRPr="00517DEB">
              <w:rPr>
                <w:rFonts w:cs="B Lotus"/>
                <w:sz w:val="28"/>
                <w:szCs w:val="28"/>
                <w:rtl/>
              </w:rPr>
              <w:t xml:space="preserve"> </w:t>
            </w:r>
            <w:r w:rsidRPr="00517DEB">
              <w:rPr>
                <w:rFonts w:cs="B Lotus" w:hint="cs"/>
                <w:sz w:val="28"/>
                <w:szCs w:val="28"/>
                <w:rtl/>
              </w:rPr>
              <w:t>ایست</w:t>
            </w:r>
            <w:r w:rsidRPr="00517DEB">
              <w:rPr>
                <w:rFonts w:cs="B Lotus"/>
                <w:sz w:val="28"/>
                <w:szCs w:val="28"/>
                <w:rtl/>
              </w:rPr>
              <w:t xml:space="preserve"> </w:t>
            </w:r>
            <w:r w:rsidRPr="00517DEB">
              <w:rPr>
                <w:rFonts w:cs="B Lotus" w:hint="cs"/>
                <w:sz w:val="28"/>
                <w:szCs w:val="28"/>
                <w:rtl/>
              </w:rPr>
              <w:t>یا</w:t>
            </w:r>
            <w:r w:rsidRPr="00517DEB">
              <w:rPr>
                <w:rFonts w:cs="B Lotus"/>
                <w:sz w:val="28"/>
                <w:szCs w:val="28"/>
                <w:rtl/>
              </w:rPr>
              <w:t xml:space="preserve"> </w:t>
            </w:r>
            <w:r w:rsidRPr="00517DEB">
              <w:rPr>
                <w:rFonts w:cs="B Lotus" w:hint="cs"/>
                <w:sz w:val="28"/>
                <w:szCs w:val="28"/>
                <w:rtl/>
              </w:rPr>
              <w:t>پرچم</w:t>
            </w:r>
            <w:r w:rsidRPr="00517DEB">
              <w:rPr>
                <w:rFonts w:cs="B Lotus"/>
                <w:sz w:val="28"/>
                <w:szCs w:val="28"/>
                <w:rtl/>
              </w:rPr>
              <w:t xml:space="preserve"> </w:t>
            </w:r>
            <w:r w:rsidRPr="00517DEB">
              <w:rPr>
                <w:rFonts w:cs="B Lotus" w:hint="cs"/>
                <w:sz w:val="28"/>
                <w:szCs w:val="28"/>
                <w:rtl/>
              </w:rPr>
              <w:t>مراقبین</w:t>
            </w:r>
            <w:r w:rsidRPr="00517DEB">
              <w:rPr>
                <w:rFonts w:cs="B Lotus"/>
                <w:sz w:val="28"/>
                <w:szCs w:val="28"/>
                <w:rtl/>
              </w:rPr>
              <w:t xml:space="preserve"> </w:t>
            </w:r>
            <w:r w:rsidRPr="00517DEB">
              <w:rPr>
                <w:rFonts w:cs="B Lotus" w:hint="cs"/>
                <w:sz w:val="28"/>
                <w:szCs w:val="28"/>
                <w:rtl/>
              </w:rPr>
              <w:t>عبور</w:t>
            </w:r>
            <w:r w:rsidRPr="00517DEB">
              <w:rPr>
                <w:rFonts w:cs="B Lotus"/>
                <w:sz w:val="28"/>
                <w:szCs w:val="28"/>
                <w:rtl/>
              </w:rPr>
              <w:t xml:space="preserve"> </w:t>
            </w:r>
            <w:r w:rsidRPr="00517DEB">
              <w:rPr>
                <w:rFonts w:cs="B Lotus" w:hint="cs"/>
                <w:sz w:val="28"/>
                <w:szCs w:val="28"/>
                <w:rtl/>
              </w:rPr>
              <w:t>مرور</w:t>
            </w:r>
            <w:r w:rsidRPr="00517DEB">
              <w:rPr>
                <w:rFonts w:cs="B Lotus"/>
                <w:sz w:val="28"/>
                <w:szCs w:val="28"/>
                <w:rtl/>
              </w:rPr>
              <w:t xml:space="preserve"> </w:t>
            </w:r>
            <w:r w:rsidRPr="00517DEB">
              <w:rPr>
                <w:rFonts w:cs="B Lotus" w:hint="cs"/>
                <w:sz w:val="28"/>
                <w:szCs w:val="28"/>
                <w:rtl/>
              </w:rPr>
              <w:t>محصلین</w:t>
            </w:r>
            <w:r w:rsidRPr="00517DEB">
              <w:rPr>
                <w:rFonts w:cs="B Lotus"/>
                <w:sz w:val="28"/>
                <w:szCs w:val="28"/>
                <w:rtl/>
              </w:rPr>
              <w:t xml:space="preserve"> </w:t>
            </w:r>
            <w:r w:rsidRPr="00517DEB">
              <w:rPr>
                <w:rFonts w:cs="B Lotus" w:hint="cs"/>
                <w:sz w:val="28"/>
                <w:szCs w:val="28"/>
                <w:rtl/>
              </w:rPr>
              <w:t>یا</w:t>
            </w:r>
            <w:r w:rsidRPr="00517DEB">
              <w:rPr>
                <w:rFonts w:cs="B Lotus"/>
                <w:sz w:val="28"/>
                <w:szCs w:val="28"/>
                <w:rtl/>
              </w:rPr>
              <w:t xml:space="preserve"> </w:t>
            </w:r>
            <w:r w:rsidRPr="00517DEB">
              <w:rPr>
                <w:rFonts w:cs="B Lotus" w:hint="cs"/>
                <w:sz w:val="28"/>
                <w:szCs w:val="28"/>
                <w:rtl/>
              </w:rPr>
              <w:t>پلیس</w:t>
            </w:r>
            <w:r w:rsidRPr="00517DEB">
              <w:rPr>
                <w:rFonts w:cs="B Lotus"/>
                <w:sz w:val="28"/>
                <w:szCs w:val="28"/>
                <w:rtl/>
              </w:rPr>
              <w:t xml:space="preserve"> </w:t>
            </w:r>
            <w:r w:rsidRPr="00517DEB">
              <w:rPr>
                <w:rFonts w:cs="B Lotus" w:hint="cs"/>
                <w:sz w:val="28"/>
                <w:szCs w:val="28"/>
                <w:rtl/>
              </w:rPr>
              <w:t>مدرسه</w:t>
            </w:r>
          </w:p>
        </w:tc>
      </w:tr>
      <w:tr w:rsidR="00051E01" w:rsidRPr="00F733A3" w14:paraId="7054FEBA"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2505F726" w14:textId="07F419AB" w:rsidR="00051E01" w:rsidRPr="00F733A3" w:rsidRDefault="00051E01" w:rsidP="00051E01">
            <w:pPr>
              <w:jc w:val="center"/>
              <w:rPr>
                <w:rFonts w:ascii="Arial" w:eastAsia="Times New Roman" w:hAnsi="Arial" w:cs="B Lotus"/>
                <w:color w:val="000000" w:themeColor="text1"/>
                <w:sz w:val="28"/>
                <w:szCs w:val="28"/>
                <w:rtl/>
              </w:rPr>
            </w:pPr>
            <w:r w:rsidRPr="00F733A3">
              <w:rPr>
                <w:rFonts w:ascii="Arial" w:eastAsia="Times New Roman" w:hAnsi="Arial" w:cs="B Lotus" w:hint="cs"/>
                <w:color w:val="000000" w:themeColor="text1"/>
                <w:sz w:val="28"/>
                <w:szCs w:val="28"/>
                <w:rtl/>
              </w:rPr>
              <w:lastRenderedPageBreak/>
              <w:t>26</w:t>
            </w:r>
          </w:p>
        </w:tc>
        <w:tc>
          <w:tcPr>
            <w:tcW w:w="6954" w:type="dxa"/>
          </w:tcPr>
          <w:p w14:paraId="70E73123" w14:textId="4E54E32A" w:rsidR="00051E01" w:rsidRPr="00517DEB" w:rsidRDefault="00051E01" w:rsidP="00051E01">
            <w:pPr>
              <w:tabs>
                <w:tab w:val="left" w:pos="1903"/>
              </w:tabs>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8"/>
                <w:szCs w:val="28"/>
                <w:rtl/>
              </w:rPr>
            </w:pPr>
            <w:r w:rsidRPr="00517DEB">
              <w:rPr>
                <w:rFonts w:cs="B Lotus" w:hint="cs"/>
                <w:sz w:val="28"/>
                <w:szCs w:val="28"/>
                <w:rtl/>
              </w:rPr>
              <w:t>عدم</w:t>
            </w:r>
            <w:r w:rsidRPr="00517DEB">
              <w:rPr>
                <w:rFonts w:cs="B Lotus"/>
                <w:sz w:val="28"/>
                <w:szCs w:val="28"/>
                <w:rtl/>
              </w:rPr>
              <w:t xml:space="preserve"> </w:t>
            </w:r>
            <w:r w:rsidRPr="00517DEB">
              <w:rPr>
                <w:rFonts w:cs="B Lotus" w:hint="cs"/>
                <w:sz w:val="28"/>
                <w:szCs w:val="28"/>
                <w:rtl/>
              </w:rPr>
              <w:t>رعایت</w:t>
            </w:r>
            <w:r w:rsidRPr="00517DEB">
              <w:rPr>
                <w:rFonts w:cs="B Lotus"/>
                <w:sz w:val="28"/>
                <w:szCs w:val="28"/>
                <w:rtl/>
              </w:rPr>
              <w:t xml:space="preserve"> </w:t>
            </w:r>
            <w:r w:rsidRPr="00517DEB">
              <w:rPr>
                <w:rFonts w:cs="B Lotus" w:hint="cs"/>
                <w:sz w:val="28"/>
                <w:szCs w:val="28"/>
                <w:rtl/>
              </w:rPr>
              <w:t>مقررات</w:t>
            </w:r>
            <w:r w:rsidRPr="00517DEB">
              <w:rPr>
                <w:rFonts w:cs="B Lotus"/>
                <w:sz w:val="28"/>
                <w:szCs w:val="28"/>
                <w:rtl/>
              </w:rPr>
              <w:t xml:space="preserve"> </w:t>
            </w:r>
            <w:r w:rsidRPr="00517DEB">
              <w:rPr>
                <w:rFonts w:cs="B Lotus" w:hint="cs"/>
                <w:sz w:val="28"/>
                <w:szCs w:val="28"/>
                <w:rtl/>
              </w:rPr>
              <w:t>حمل</w:t>
            </w:r>
            <w:r w:rsidRPr="00517DEB">
              <w:rPr>
                <w:rFonts w:cs="B Lotus"/>
                <w:sz w:val="28"/>
                <w:szCs w:val="28"/>
                <w:rtl/>
              </w:rPr>
              <w:t xml:space="preserve"> </w:t>
            </w:r>
            <w:r w:rsidRPr="00517DEB">
              <w:rPr>
                <w:rFonts w:cs="B Lotus" w:hint="cs"/>
                <w:sz w:val="28"/>
                <w:szCs w:val="28"/>
                <w:rtl/>
              </w:rPr>
              <w:t>بار</w:t>
            </w:r>
          </w:p>
        </w:tc>
      </w:tr>
      <w:tr w:rsidR="00B15E7E" w:rsidRPr="00F733A3" w14:paraId="2093ECB0"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00AF5AFC" w14:textId="00D44214" w:rsidR="00B15E7E" w:rsidRPr="00B15E7E" w:rsidRDefault="00B15E7E" w:rsidP="00B15E7E">
            <w:pPr>
              <w:jc w:val="center"/>
              <w:rPr>
                <w:rFonts w:ascii="Arial" w:eastAsia="Times New Roman" w:hAnsi="Arial" w:cs="B Lotus"/>
                <w:color w:val="000000" w:themeColor="text1"/>
                <w:sz w:val="28"/>
                <w:szCs w:val="28"/>
                <w:rtl/>
              </w:rPr>
            </w:pPr>
            <w:r w:rsidRPr="00B15E7E">
              <w:rPr>
                <w:rFonts w:ascii="Arial" w:eastAsia="Times New Roman" w:hAnsi="Arial" w:cs="B Lotus"/>
                <w:color w:val="000000" w:themeColor="text1"/>
                <w:sz w:val="28"/>
                <w:szCs w:val="28"/>
                <w:rtl/>
              </w:rPr>
              <w:t>27</w:t>
            </w:r>
          </w:p>
        </w:tc>
        <w:tc>
          <w:tcPr>
            <w:tcW w:w="6954" w:type="dxa"/>
          </w:tcPr>
          <w:p w14:paraId="62423263" w14:textId="69F79CAB" w:rsidR="00B15E7E" w:rsidRPr="00B15E7E" w:rsidRDefault="00B15E7E" w:rsidP="00B15E7E">
            <w:pPr>
              <w:tabs>
                <w:tab w:val="left" w:pos="1903"/>
              </w:tabs>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sz w:val="28"/>
                <w:szCs w:val="28"/>
                <w:rtl/>
              </w:rPr>
            </w:pPr>
            <w:r w:rsidRPr="00B15E7E">
              <w:rPr>
                <w:rFonts w:ascii="Arial" w:eastAsia="Times New Roman" w:hAnsi="Arial" w:cs="B Lotus" w:hint="cs"/>
                <w:color w:val="000000" w:themeColor="text1"/>
                <w:sz w:val="28"/>
                <w:szCs w:val="28"/>
                <w:rtl/>
              </w:rPr>
              <w:t>هرگونه</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حرکات</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نمایشی</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مانند</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دور</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زدن</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در</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جا</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و</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یا</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حرکت</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موتورسیکلت</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بر</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روی</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یک</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چرخ</w:t>
            </w:r>
          </w:p>
        </w:tc>
      </w:tr>
      <w:tr w:rsidR="00B15E7E" w:rsidRPr="00F733A3" w14:paraId="3C1B17F5"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64869999" w14:textId="5B42326F" w:rsidR="00B15E7E" w:rsidRPr="00B15E7E" w:rsidRDefault="00B15E7E" w:rsidP="00B15E7E">
            <w:pPr>
              <w:jc w:val="center"/>
              <w:rPr>
                <w:rFonts w:ascii="Arial" w:eastAsia="Times New Roman" w:hAnsi="Arial" w:cs="B Lotus"/>
                <w:color w:val="000000" w:themeColor="text1"/>
                <w:sz w:val="28"/>
                <w:szCs w:val="28"/>
                <w:rtl/>
              </w:rPr>
            </w:pPr>
            <w:r w:rsidRPr="00B15E7E">
              <w:rPr>
                <w:rFonts w:ascii="Arial" w:eastAsia="Times New Roman" w:hAnsi="Arial" w:cs="B Lotus"/>
                <w:color w:val="000000" w:themeColor="text1"/>
                <w:sz w:val="28"/>
                <w:szCs w:val="28"/>
                <w:rtl/>
              </w:rPr>
              <w:t>28</w:t>
            </w:r>
          </w:p>
        </w:tc>
        <w:tc>
          <w:tcPr>
            <w:tcW w:w="6954" w:type="dxa"/>
          </w:tcPr>
          <w:p w14:paraId="1ABF6890" w14:textId="1595C603" w:rsidR="00B15E7E" w:rsidRPr="00B15E7E" w:rsidRDefault="00B15E7E" w:rsidP="00B15E7E">
            <w:pPr>
              <w:tabs>
                <w:tab w:val="left" w:pos="1903"/>
              </w:tabs>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8"/>
                <w:szCs w:val="28"/>
                <w:rtl/>
              </w:rPr>
            </w:pPr>
            <w:r w:rsidRPr="00B15E7E">
              <w:rPr>
                <w:rFonts w:ascii="Arial" w:eastAsia="Times New Roman" w:hAnsi="Arial" w:cs="B Lotus" w:hint="cs"/>
                <w:color w:val="000000" w:themeColor="text1"/>
                <w:sz w:val="28"/>
                <w:szCs w:val="28"/>
                <w:rtl/>
              </w:rPr>
              <w:t>سبقت</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غیرمجاز</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در</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راههای</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دو</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طرفه</w:t>
            </w:r>
          </w:p>
        </w:tc>
      </w:tr>
      <w:tr w:rsidR="00B15E7E" w:rsidRPr="00F733A3" w14:paraId="209A03B2"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71D0FCFA" w14:textId="2DDA13F8" w:rsidR="00B15E7E" w:rsidRPr="00B15E7E" w:rsidRDefault="00B15E7E" w:rsidP="00B15E7E">
            <w:pPr>
              <w:jc w:val="center"/>
              <w:rPr>
                <w:rFonts w:ascii="Arial" w:eastAsia="Times New Roman" w:hAnsi="Arial" w:cs="B Lotus"/>
                <w:color w:val="000000" w:themeColor="text1"/>
                <w:sz w:val="28"/>
                <w:szCs w:val="28"/>
                <w:rtl/>
              </w:rPr>
            </w:pPr>
            <w:r w:rsidRPr="00B15E7E">
              <w:rPr>
                <w:rFonts w:ascii="Arial" w:eastAsia="Times New Roman" w:hAnsi="Arial" w:cs="B Lotus"/>
                <w:color w:val="000000" w:themeColor="text1"/>
                <w:sz w:val="28"/>
                <w:szCs w:val="28"/>
                <w:rtl/>
              </w:rPr>
              <w:t>29</w:t>
            </w:r>
          </w:p>
        </w:tc>
        <w:tc>
          <w:tcPr>
            <w:tcW w:w="6954" w:type="dxa"/>
          </w:tcPr>
          <w:p w14:paraId="7985E473" w14:textId="223CD162" w:rsidR="00B15E7E" w:rsidRPr="00B15E7E" w:rsidRDefault="00B15E7E" w:rsidP="00B15E7E">
            <w:pPr>
              <w:tabs>
                <w:tab w:val="left" w:pos="1903"/>
              </w:tabs>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sz w:val="28"/>
                <w:szCs w:val="28"/>
                <w:rtl/>
              </w:rPr>
            </w:pPr>
            <w:r w:rsidRPr="00B15E7E">
              <w:rPr>
                <w:rFonts w:ascii="Arial" w:eastAsia="Times New Roman" w:hAnsi="Arial" w:cs="B Lotus" w:hint="cs"/>
                <w:color w:val="000000" w:themeColor="text1"/>
                <w:sz w:val="28"/>
                <w:szCs w:val="28"/>
                <w:rtl/>
              </w:rPr>
              <w:t>رانندگی</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در</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حالت</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مستی</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و</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مصرف</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داروهای</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روان</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گردان</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و</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یا</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افیونی</w:t>
            </w:r>
          </w:p>
        </w:tc>
      </w:tr>
      <w:tr w:rsidR="00B15E7E" w:rsidRPr="00F733A3" w14:paraId="11654D65"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1A92B0BE" w14:textId="12397099" w:rsidR="00B15E7E" w:rsidRPr="00B15E7E" w:rsidRDefault="00B15E7E" w:rsidP="00B15E7E">
            <w:pPr>
              <w:jc w:val="center"/>
              <w:rPr>
                <w:rFonts w:ascii="Arial" w:eastAsia="Times New Roman" w:hAnsi="Arial" w:cs="B Lotus"/>
                <w:color w:val="000000" w:themeColor="text1"/>
                <w:sz w:val="28"/>
                <w:szCs w:val="28"/>
                <w:rtl/>
              </w:rPr>
            </w:pPr>
            <w:r w:rsidRPr="00B15E7E">
              <w:rPr>
                <w:rFonts w:ascii="Arial" w:eastAsia="Times New Roman" w:hAnsi="Arial" w:cs="B Lotus"/>
                <w:color w:val="000000" w:themeColor="text1"/>
                <w:sz w:val="28"/>
                <w:szCs w:val="28"/>
                <w:rtl/>
              </w:rPr>
              <w:t>30</w:t>
            </w:r>
          </w:p>
        </w:tc>
        <w:tc>
          <w:tcPr>
            <w:tcW w:w="6954" w:type="dxa"/>
          </w:tcPr>
          <w:p w14:paraId="08932E56" w14:textId="40A168CF" w:rsidR="00B15E7E" w:rsidRPr="00B15E7E" w:rsidRDefault="00B15E7E" w:rsidP="00B15E7E">
            <w:pPr>
              <w:tabs>
                <w:tab w:val="left" w:pos="1903"/>
              </w:tabs>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8"/>
                <w:szCs w:val="28"/>
                <w:rtl/>
              </w:rPr>
            </w:pPr>
            <w:r w:rsidRPr="00B15E7E">
              <w:rPr>
                <w:rFonts w:ascii="Arial" w:eastAsia="Times New Roman" w:hAnsi="Arial" w:cs="B Lotus" w:hint="cs"/>
                <w:color w:val="000000" w:themeColor="text1"/>
                <w:sz w:val="28"/>
                <w:szCs w:val="28"/>
                <w:rtl/>
              </w:rPr>
              <w:t>عبور</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از</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محل</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ممنوع</w:t>
            </w:r>
          </w:p>
        </w:tc>
      </w:tr>
      <w:tr w:rsidR="00B15E7E" w:rsidRPr="00F733A3" w14:paraId="1462153D"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26AA7D7B" w14:textId="0B3EB521" w:rsidR="00B15E7E" w:rsidRPr="00B15E7E" w:rsidRDefault="00B15E7E" w:rsidP="00B15E7E">
            <w:pPr>
              <w:jc w:val="center"/>
              <w:rPr>
                <w:rFonts w:ascii="Arial" w:eastAsia="Times New Roman" w:hAnsi="Arial" w:cs="B Lotus"/>
                <w:color w:val="000000" w:themeColor="text1"/>
                <w:sz w:val="28"/>
                <w:szCs w:val="28"/>
                <w:rtl/>
              </w:rPr>
            </w:pPr>
            <w:r w:rsidRPr="00B15E7E">
              <w:rPr>
                <w:rFonts w:ascii="Arial" w:eastAsia="Times New Roman" w:hAnsi="Arial" w:cs="B Lotus"/>
                <w:color w:val="000000" w:themeColor="text1"/>
                <w:sz w:val="28"/>
                <w:szCs w:val="28"/>
                <w:rtl/>
              </w:rPr>
              <w:t>31</w:t>
            </w:r>
          </w:p>
        </w:tc>
        <w:tc>
          <w:tcPr>
            <w:tcW w:w="6954" w:type="dxa"/>
          </w:tcPr>
          <w:p w14:paraId="759C9DE3" w14:textId="7FB763FD" w:rsidR="00B15E7E" w:rsidRPr="00B15E7E" w:rsidRDefault="00B15E7E" w:rsidP="00B15E7E">
            <w:pPr>
              <w:tabs>
                <w:tab w:val="left" w:pos="1903"/>
              </w:tabs>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sz w:val="28"/>
                <w:szCs w:val="28"/>
                <w:rtl/>
              </w:rPr>
            </w:pPr>
            <w:r w:rsidRPr="00B15E7E">
              <w:rPr>
                <w:rFonts w:ascii="Arial" w:eastAsia="Times New Roman" w:hAnsi="Arial" w:cs="B Lotus" w:hint="cs"/>
                <w:color w:val="000000" w:themeColor="text1"/>
                <w:sz w:val="28"/>
                <w:szCs w:val="28"/>
                <w:rtl/>
              </w:rPr>
              <w:t>تجاوز</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به</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چپ</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از</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محور</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راه</w:t>
            </w:r>
          </w:p>
        </w:tc>
      </w:tr>
      <w:tr w:rsidR="00B15E7E" w:rsidRPr="00F733A3" w14:paraId="2E2B3264" w14:textId="77777777" w:rsidTr="00517DEB">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2480735C" w14:textId="3983D92C" w:rsidR="00B15E7E" w:rsidRPr="00B15E7E" w:rsidRDefault="00B15E7E" w:rsidP="00B15E7E">
            <w:pPr>
              <w:jc w:val="center"/>
              <w:rPr>
                <w:rFonts w:ascii="Arial" w:eastAsia="Times New Roman" w:hAnsi="Arial" w:cs="B Lotus"/>
                <w:color w:val="000000" w:themeColor="text1"/>
                <w:sz w:val="28"/>
                <w:szCs w:val="28"/>
                <w:rtl/>
              </w:rPr>
            </w:pPr>
            <w:r w:rsidRPr="00B15E7E">
              <w:rPr>
                <w:rFonts w:ascii="Arial" w:eastAsia="Times New Roman" w:hAnsi="Arial" w:cs="B Lotus"/>
                <w:color w:val="000000" w:themeColor="text1"/>
                <w:sz w:val="28"/>
                <w:szCs w:val="28"/>
                <w:rtl/>
              </w:rPr>
              <w:t>32</w:t>
            </w:r>
          </w:p>
        </w:tc>
        <w:tc>
          <w:tcPr>
            <w:tcW w:w="6954" w:type="dxa"/>
          </w:tcPr>
          <w:p w14:paraId="6ED64BEA" w14:textId="122F34FE" w:rsidR="00B15E7E" w:rsidRPr="00B15E7E" w:rsidRDefault="00B15E7E" w:rsidP="00B15E7E">
            <w:pPr>
              <w:tabs>
                <w:tab w:val="left" w:pos="1903"/>
              </w:tabs>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8"/>
                <w:szCs w:val="28"/>
                <w:rtl/>
              </w:rPr>
            </w:pPr>
            <w:r w:rsidRPr="00B15E7E">
              <w:rPr>
                <w:rFonts w:ascii="Arial" w:eastAsia="Times New Roman" w:hAnsi="Arial" w:cs="B Lotus" w:hint="cs"/>
                <w:color w:val="000000" w:themeColor="text1"/>
                <w:sz w:val="28"/>
                <w:szCs w:val="28"/>
                <w:rtl/>
              </w:rPr>
              <w:t>نقص</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فنی</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موثر</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یا</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نقس</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در</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سامانه</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سیستم</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روشنایی</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در</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شب</w:t>
            </w:r>
          </w:p>
        </w:tc>
      </w:tr>
      <w:tr w:rsidR="00B15E7E" w:rsidRPr="00F733A3" w14:paraId="1576A2DE" w14:textId="77777777" w:rsidTr="00517DEB">
        <w:trPr>
          <w:trHeight w:val="465"/>
          <w:jc w:val="center"/>
        </w:trPr>
        <w:tc>
          <w:tcPr>
            <w:cnfStyle w:val="001000000000" w:firstRow="0" w:lastRow="0" w:firstColumn="1" w:lastColumn="0" w:oddVBand="0" w:evenVBand="0" w:oddHBand="0" w:evenHBand="0" w:firstRowFirstColumn="0" w:firstRowLastColumn="0" w:lastRowFirstColumn="0" w:lastRowLastColumn="0"/>
            <w:tcW w:w="1635" w:type="dxa"/>
          </w:tcPr>
          <w:p w14:paraId="3E2F3823" w14:textId="52FEE48F" w:rsidR="00B15E7E" w:rsidRPr="00B15E7E" w:rsidRDefault="00B15E7E" w:rsidP="00B15E7E">
            <w:pPr>
              <w:jc w:val="center"/>
              <w:rPr>
                <w:rFonts w:ascii="Arial" w:eastAsia="Times New Roman" w:hAnsi="Arial" w:cs="B Lotus"/>
                <w:color w:val="000000" w:themeColor="text1"/>
                <w:sz w:val="28"/>
                <w:szCs w:val="28"/>
                <w:rtl/>
              </w:rPr>
            </w:pPr>
            <w:r w:rsidRPr="00B15E7E">
              <w:rPr>
                <w:rFonts w:ascii="Arial" w:eastAsia="Times New Roman" w:hAnsi="Arial" w:cs="B Lotus"/>
                <w:color w:val="000000" w:themeColor="text1"/>
                <w:sz w:val="28"/>
                <w:szCs w:val="28"/>
                <w:rtl/>
              </w:rPr>
              <w:t>33</w:t>
            </w:r>
          </w:p>
        </w:tc>
        <w:tc>
          <w:tcPr>
            <w:tcW w:w="6954" w:type="dxa"/>
          </w:tcPr>
          <w:p w14:paraId="348961B8" w14:textId="179329BA" w:rsidR="00B15E7E" w:rsidRPr="00B15E7E" w:rsidRDefault="00B15E7E" w:rsidP="00B15E7E">
            <w:pPr>
              <w:tabs>
                <w:tab w:val="left" w:pos="1903"/>
              </w:tabs>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themeColor="text1"/>
                <w:sz w:val="28"/>
                <w:szCs w:val="28"/>
                <w:rtl/>
              </w:rPr>
            </w:pPr>
            <w:r w:rsidRPr="00B15E7E">
              <w:rPr>
                <w:rFonts w:ascii="Arial" w:eastAsia="Times New Roman" w:hAnsi="Arial" w:cs="B Lotus" w:hint="cs"/>
                <w:color w:val="000000" w:themeColor="text1"/>
                <w:sz w:val="28"/>
                <w:szCs w:val="28"/>
                <w:rtl/>
              </w:rPr>
              <w:t>حرکت</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به</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طور</w:t>
            </w:r>
            <w:r w:rsidRPr="00B15E7E">
              <w:rPr>
                <w:rFonts w:ascii="Arial" w:eastAsia="Times New Roman" w:hAnsi="Arial" w:cs="B Lotus"/>
                <w:color w:val="000000" w:themeColor="text1"/>
                <w:sz w:val="28"/>
                <w:szCs w:val="28"/>
                <w:rtl/>
              </w:rPr>
              <w:t xml:space="preserve"> </w:t>
            </w:r>
            <w:r w:rsidRPr="00B15E7E">
              <w:rPr>
                <w:rFonts w:ascii="Arial" w:eastAsia="Times New Roman" w:hAnsi="Arial" w:cs="B Lotus" w:hint="cs"/>
                <w:color w:val="000000" w:themeColor="text1"/>
                <w:sz w:val="28"/>
                <w:szCs w:val="28"/>
                <w:rtl/>
              </w:rPr>
              <w:t>مارپیچ</w:t>
            </w:r>
          </w:p>
        </w:tc>
      </w:tr>
    </w:tbl>
    <w:p w14:paraId="609C065B" w14:textId="20E3247A" w:rsidR="00B15E7E" w:rsidRPr="00B15E7E" w:rsidRDefault="00B15E7E" w:rsidP="00C975A2">
      <w:pPr>
        <w:jc w:val="mediumKashida"/>
        <w:rPr>
          <w:rFonts w:cs="B Lotus"/>
          <w:b/>
          <w:bCs/>
          <w:sz w:val="28"/>
          <w:szCs w:val="28"/>
          <w:rtl/>
        </w:rPr>
      </w:pPr>
      <w:bookmarkStart w:id="74" w:name="_Toc38109502"/>
      <w:r w:rsidRPr="00B15E7E">
        <w:rPr>
          <w:rFonts w:cs="B Lotus" w:hint="cs"/>
          <w:b/>
          <w:bCs/>
          <w:color w:val="FF0000"/>
          <w:sz w:val="28"/>
          <w:szCs w:val="28"/>
          <w:rtl/>
        </w:rPr>
        <w:t>تذکر</w:t>
      </w:r>
      <w:r w:rsidRPr="00C975A2">
        <w:rPr>
          <w:rFonts w:cs="B Lotus" w:hint="cs"/>
          <w:b/>
          <w:bCs/>
          <w:color w:val="FF0000"/>
          <w:sz w:val="28"/>
          <w:szCs w:val="28"/>
          <w:rtl/>
        </w:rPr>
        <w:t>:</w:t>
      </w:r>
      <w:r>
        <w:rPr>
          <w:rFonts w:cs="B Lotus" w:hint="cs"/>
          <w:sz w:val="28"/>
          <w:szCs w:val="28"/>
          <w:rtl/>
        </w:rPr>
        <w:t xml:space="preserve"> </w:t>
      </w:r>
      <w:bookmarkStart w:id="75" w:name="_Hlk93931781"/>
      <w:r w:rsidRPr="00B15E7E">
        <w:rPr>
          <w:rFonts w:cs="B Lotus" w:hint="cs"/>
          <w:b/>
          <w:bCs/>
          <w:sz w:val="28"/>
          <w:szCs w:val="28"/>
          <w:rtl/>
        </w:rPr>
        <w:t>کدهای 7، 12، 13، 14، 15 صرفاً در پرونده‌های خسارتی که تاریخ صدور آن ها قبل از 29/03/1395 می‌باشد قابل استفاده است.</w:t>
      </w:r>
    </w:p>
    <w:p w14:paraId="29B66280" w14:textId="6FD87581" w:rsidR="00B15E7E" w:rsidRPr="00B15E7E" w:rsidRDefault="00B15E7E" w:rsidP="00C975A2">
      <w:pPr>
        <w:jc w:val="mediumKashida"/>
        <w:rPr>
          <w:rFonts w:cs="B Lotus"/>
          <w:b/>
          <w:bCs/>
          <w:sz w:val="28"/>
          <w:szCs w:val="28"/>
        </w:rPr>
      </w:pPr>
      <w:r w:rsidRPr="00B15E7E">
        <w:rPr>
          <w:rFonts w:cs="B Lotus" w:hint="cs"/>
          <w:b/>
          <w:bCs/>
          <w:sz w:val="28"/>
          <w:szCs w:val="28"/>
          <w:rtl/>
        </w:rPr>
        <w:t xml:space="preserve">و کدهای 19 الی 33 صرفاً در پرونده‌های خسارتی که تاریخ صدور آن ها پس </w:t>
      </w:r>
      <w:r w:rsidR="00C975A2">
        <w:rPr>
          <w:rFonts w:cs="B Lotus" w:hint="cs"/>
          <w:b/>
          <w:bCs/>
          <w:sz w:val="28"/>
          <w:szCs w:val="28"/>
          <w:rtl/>
        </w:rPr>
        <w:t>از 29/03/1395 می‌</w:t>
      </w:r>
      <w:r w:rsidRPr="00B15E7E">
        <w:rPr>
          <w:rFonts w:cs="B Lotus" w:hint="cs"/>
          <w:b/>
          <w:bCs/>
          <w:sz w:val="28"/>
          <w:szCs w:val="28"/>
          <w:rtl/>
        </w:rPr>
        <w:t>باشد قابل استفاده است.</w:t>
      </w:r>
    </w:p>
    <w:bookmarkEnd w:id="75"/>
    <w:p w14:paraId="04A48DB7" w14:textId="759141F3" w:rsidR="009636DF" w:rsidRPr="00F733A3" w:rsidRDefault="00FC2760" w:rsidP="00FC2760">
      <w:pPr>
        <w:pStyle w:val="Heading2"/>
        <w:rPr>
          <w:rFonts w:cs="B Lotus"/>
          <w:sz w:val="28"/>
          <w:szCs w:val="28"/>
          <w:rtl/>
        </w:rPr>
      </w:pPr>
      <w:r>
        <w:rPr>
          <w:rFonts w:cs="B Lotus" w:hint="cs"/>
          <w:sz w:val="28"/>
          <w:szCs w:val="28"/>
          <w:rtl/>
        </w:rPr>
        <w:t>جدول کد نوع جنسیت مقصر حادثه</w:t>
      </w:r>
      <w:r w:rsidR="009636DF" w:rsidRPr="00F733A3">
        <w:rPr>
          <w:rFonts w:cs="B Lotus" w:hint="cs"/>
          <w:sz w:val="28"/>
          <w:szCs w:val="28"/>
          <w:rtl/>
        </w:rPr>
        <w:t>:</w:t>
      </w:r>
      <w:bookmarkEnd w:id="74"/>
    </w:p>
    <w:p w14:paraId="37DD5775" w14:textId="77777777" w:rsidR="009636DF" w:rsidRPr="00F733A3" w:rsidRDefault="009636DF" w:rsidP="009636DF">
      <w:pPr>
        <w:rPr>
          <w:rFonts w:cs="B Lotus"/>
          <w:sz w:val="18"/>
          <w:szCs w:val="18"/>
          <w:rtl/>
        </w:rPr>
      </w:pPr>
    </w:p>
    <w:tbl>
      <w:tblPr>
        <w:tblStyle w:val="PlainTable11"/>
        <w:bidiVisual/>
        <w:tblW w:w="8550" w:type="dxa"/>
        <w:jc w:val="center"/>
        <w:tblLook w:val="04A0" w:firstRow="1" w:lastRow="0" w:firstColumn="1" w:lastColumn="0" w:noHBand="0" w:noVBand="1"/>
      </w:tblPr>
      <w:tblGrid>
        <w:gridCol w:w="4309"/>
        <w:gridCol w:w="4241"/>
      </w:tblGrid>
      <w:tr w:rsidR="009636DF" w:rsidRPr="00F733A3" w14:paraId="66F81C54" w14:textId="77777777" w:rsidTr="00517DEB">
        <w:trPr>
          <w:cnfStyle w:val="100000000000" w:firstRow="1" w:lastRow="0" w:firstColumn="0" w:lastColumn="0" w:oddVBand="0" w:evenVBand="0" w:oddHBand="0" w:evenHBand="0" w:firstRowFirstColumn="0" w:firstRowLastColumn="0" w:lastRowFirstColumn="0" w:lastRowLastColumn="0"/>
          <w:trHeight w:val="540"/>
          <w:tblHeader/>
          <w:jc w:val="center"/>
        </w:trPr>
        <w:tc>
          <w:tcPr>
            <w:cnfStyle w:val="001000000000" w:firstRow="0" w:lastRow="0" w:firstColumn="1" w:lastColumn="0" w:oddVBand="0" w:evenVBand="0" w:oddHBand="0" w:evenHBand="0" w:firstRowFirstColumn="0" w:firstRowLastColumn="0" w:lastRowFirstColumn="0" w:lastRowLastColumn="0"/>
            <w:tcW w:w="4309" w:type="dxa"/>
            <w:shd w:val="clear" w:color="auto" w:fill="DDD9C3" w:themeFill="background2" w:themeFillShade="E6"/>
            <w:hideMark/>
          </w:tcPr>
          <w:p w14:paraId="41710343" w14:textId="77777777" w:rsidR="009636DF" w:rsidRPr="00F733A3" w:rsidRDefault="009636DF" w:rsidP="009636DF">
            <w:pPr>
              <w:rPr>
                <w:rFonts w:ascii="Arial" w:eastAsia="Times New Roman" w:hAnsi="Arial" w:cs="B Lotus"/>
                <w:b w:val="0"/>
                <w:bCs w:val="0"/>
                <w:color w:val="000000"/>
                <w:sz w:val="28"/>
                <w:szCs w:val="28"/>
                <w:rtl/>
              </w:rPr>
            </w:pPr>
            <w:r w:rsidRPr="00F733A3">
              <w:rPr>
                <w:rFonts w:ascii="Arial" w:eastAsia="Times New Roman" w:hAnsi="Arial" w:cs="B Lotus" w:hint="cs"/>
                <w:color w:val="000000"/>
                <w:sz w:val="28"/>
                <w:szCs w:val="28"/>
                <w:rtl/>
              </w:rPr>
              <w:t>کد نوع جنسیت مقصر حادثه</w:t>
            </w:r>
            <w:r w:rsidRPr="00F733A3">
              <w:rPr>
                <w:rFonts w:cs="B Lotus" w:hint="cs"/>
                <w:sz w:val="24"/>
                <w:szCs w:val="24"/>
                <w:rtl/>
              </w:rPr>
              <w:t xml:space="preserve">  </w:t>
            </w:r>
            <w:r w:rsidRPr="00F733A3">
              <w:rPr>
                <w:rFonts w:ascii="Arial" w:eastAsia="Times New Roman" w:hAnsi="Arial" w:cs="B Lotus" w:hint="cs"/>
                <w:color w:val="000000"/>
                <w:sz w:val="28"/>
                <w:szCs w:val="28"/>
                <w:rtl/>
              </w:rPr>
              <w:t>(ثالث وحوادث راننده)</w:t>
            </w:r>
          </w:p>
        </w:tc>
        <w:tc>
          <w:tcPr>
            <w:tcW w:w="4241" w:type="dxa"/>
            <w:shd w:val="clear" w:color="auto" w:fill="DDD9C3" w:themeFill="background2" w:themeFillShade="E6"/>
            <w:hideMark/>
          </w:tcPr>
          <w:p w14:paraId="2797006D" w14:textId="77777777" w:rsidR="009636DF" w:rsidRPr="00F733A3" w:rsidRDefault="009636DF" w:rsidP="009636DF">
            <w:pP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نوع جنسیت مقصر حادثه (ثالث وحوادث راننده)</w:t>
            </w:r>
          </w:p>
        </w:tc>
      </w:tr>
      <w:tr w:rsidR="009636DF" w:rsidRPr="00F733A3" w14:paraId="4E61C515" w14:textId="77777777" w:rsidTr="00517DEB">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4309" w:type="dxa"/>
            <w:hideMark/>
          </w:tcPr>
          <w:p w14:paraId="5763AE56" w14:textId="77777777" w:rsidR="009636DF" w:rsidRPr="00F733A3" w:rsidRDefault="009636DF" w:rsidP="009636DF">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0</w:t>
            </w:r>
          </w:p>
        </w:tc>
        <w:tc>
          <w:tcPr>
            <w:tcW w:w="4241" w:type="dxa"/>
            <w:hideMark/>
          </w:tcPr>
          <w:p w14:paraId="262401B2" w14:textId="77777777" w:rsidR="009636DF" w:rsidRPr="00F733A3" w:rsidRDefault="009636DF" w:rsidP="009636DF">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زن</w:t>
            </w:r>
          </w:p>
        </w:tc>
      </w:tr>
      <w:tr w:rsidR="009636DF" w:rsidRPr="00F733A3" w14:paraId="2C1F42CC" w14:textId="77777777" w:rsidTr="00517DEB">
        <w:trPr>
          <w:trHeight w:val="420"/>
          <w:jc w:val="center"/>
        </w:trPr>
        <w:tc>
          <w:tcPr>
            <w:cnfStyle w:val="001000000000" w:firstRow="0" w:lastRow="0" w:firstColumn="1" w:lastColumn="0" w:oddVBand="0" w:evenVBand="0" w:oddHBand="0" w:evenHBand="0" w:firstRowFirstColumn="0" w:firstRowLastColumn="0" w:lastRowFirstColumn="0" w:lastRowLastColumn="0"/>
            <w:tcW w:w="4309" w:type="dxa"/>
            <w:hideMark/>
          </w:tcPr>
          <w:p w14:paraId="17D2920B" w14:textId="77777777" w:rsidR="009636DF" w:rsidRPr="00F733A3" w:rsidRDefault="009636DF" w:rsidP="009636DF">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1</w:t>
            </w:r>
          </w:p>
        </w:tc>
        <w:tc>
          <w:tcPr>
            <w:tcW w:w="4241" w:type="dxa"/>
            <w:hideMark/>
          </w:tcPr>
          <w:p w14:paraId="04397A8E" w14:textId="77777777" w:rsidR="009636DF" w:rsidRPr="00F733A3" w:rsidRDefault="009636DF" w:rsidP="009636DF">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مرد</w:t>
            </w:r>
          </w:p>
        </w:tc>
      </w:tr>
      <w:tr w:rsidR="009636DF" w:rsidRPr="00F733A3" w14:paraId="27575123" w14:textId="77777777" w:rsidTr="00517DEB">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4309" w:type="dxa"/>
            <w:hideMark/>
          </w:tcPr>
          <w:p w14:paraId="46526234" w14:textId="77777777" w:rsidR="009636DF" w:rsidRPr="00F733A3" w:rsidRDefault="009636DF" w:rsidP="009636DF">
            <w:pPr>
              <w:jc w:val="center"/>
              <w:rPr>
                <w:rFonts w:ascii="Arial" w:eastAsia="Times New Roman" w:hAnsi="Arial" w:cs="B Lotus"/>
                <w:b w:val="0"/>
                <w:bCs w:val="0"/>
                <w:color w:val="000000"/>
                <w:sz w:val="28"/>
                <w:szCs w:val="28"/>
              </w:rPr>
            </w:pPr>
            <w:r w:rsidRPr="00F733A3">
              <w:rPr>
                <w:rFonts w:ascii="Arial" w:eastAsia="Times New Roman" w:hAnsi="Arial" w:cs="B Lotus" w:hint="cs"/>
                <w:color w:val="000000"/>
                <w:sz w:val="28"/>
                <w:szCs w:val="28"/>
                <w:rtl/>
              </w:rPr>
              <w:t>2</w:t>
            </w:r>
          </w:p>
        </w:tc>
        <w:tc>
          <w:tcPr>
            <w:tcW w:w="4241" w:type="dxa"/>
            <w:hideMark/>
          </w:tcPr>
          <w:p w14:paraId="618E336A" w14:textId="77777777" w:rsidR="009636DF" w:rsidRPr="00F733A3" w:rsidRDefault="009636DF" w:rsidP="009636DF">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نامشخص</w:t>
            </w:r>
          </w:p>
        </w:tc>
      </w:tr>
    </w:tbl>
    <w:p w14:paraId="5BD06735" w14:textId="77777777" w:rsidR="0019743E" w:rsidRPr="00F733A3" w:rsidRDefault="0019743E" w:rsidP="0019743E">
      <w:pPr>
        <w:rPr>
          <w:rFonts w:cs="B Lotus"/>
          <w:sz w:val="24"/>
          <w:szCs w:val="24"/>
          <w:rtl/>
        </w:rPr>
      </w:pPr>
    </w:p>
    <w:p w14:paraId="65143EA2" w14:textId="5272B124" w:rsidR="0019743E" w:rsidRPr="00F733A3" w:rsidRDefault="0019743E" w:rsidP="0095668C">
      <w:pPr>
        <w:pStyle w:val="Heading2"/>
        <w:rPr>
          <w:rFonts w:cs="B Lotus"/>
          <w:sz w:val="28"/>
          <w:szCs w:val="28"/>
          <w:rtl/>
        </w:rPr>
      </w:pPr>
      <w:bookmarkStart w:id="76" w:name="_Toc38109503"/>
      <w:r w:rsidRPr="00F733A3">
        <w:rPr>
          <w:rFonts w:cs="B Lotus" w:hint="cs"/>
          <w:sz w:val="28"/>
          <w:szCs w:val="28"/>
          <w:rtl/>
        </w:rPr>
        <w:lastRenderedPageBreak/>
        <w:t xml:space="preserve">جدول کد خطاهای </w:t>
      </w:r>
      <w:r w:rsidR="00555C1C" w:rsidRPr="00F733A3">
        <w:rPr>
          <w:rFonts w:cs="B Lotus" w:hint="cs"/>
          <w:sz w:val="28"/>
          <w:szCs w:val="28"/>
          <w:rtl/>
        </w:rPr>
        <w:t>پرو</w:t>
      </w:r>
      <w:r w:rsidR="0095668C" w:rsidRPr="00F733A3">
        <w:rPr>
          <w:rFonts w:cs="B Lotus" w:hint="cs"/>
          <w:sz w:val="28"/>
          <w:szCs w:val="28"/>
          <w:rtl/>
        </w:rPr>
        <w:t>نده خسارت</w:t>
      </w:r>
      <w:r w:rsidRPr="00F733A3">
        <w:rPr>
          <w:rFonts w:cs="B Lotus" w:hint="cs"/>
          <w:sz w:val="28"/>
          <w:szCs w:val="28"/>
          <w:rtl/>
        </w:rPr>
        <w:t>:</w:t>
      </w:r>
      <w:bookmarkEnd w:id="76"/>
    </w:p>
    <w:tbl>
      <w:tblPr>
        <w:tblStyle w:val="GridTable4-Accent51"/>
        <w:bidiVisual/>
        <w:tblW w:w="9129" w:type="dxa"/>
        <w:tblInd w:w="5" w:type="dxa"/>
        <w:tblLook w:val="04A0" w:firstRow="1" w:lastRow="0" w:firstColumn="1" w:lastColumn="0" w:noHBand="0" w:noVBand="1"/>
      </w:tblPr>
      <w:tblGrid>
        <w:gridCol w:w="850"/>
        <w:gridCol w:w="8279"/>
      </w:tblGrid>
      <w:tr w:rsidR="007B6537" w:rsidRPr="007B6537" w14:paraId="2C32BB28" w14:textId="77777777" w:rsidTr="00C97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7F62BA5F" w14:textId="1D2B1BC3" w:rsidR="007B6537" w:rsidRPr="007B6537" w:rsidRDefault="007B6537" w:rsidP="007B6537">
            <w:pPr>
              <w:jc w:val="center"/>
              <w:rPr>
                <w:rFonts w:cs="B Lotus"/>
                <w:sz w:val="24"/>
                <w:szCs w:val="24"/>
                <w:rtl/>
              </w:rPr>
            </w:pPr>
            <w:r w:rsidRPr="007B6537">
              <w:rPr>
                <w:rFonts w:cs="B Lotus" w:hint="cs"/>
                <w:rtl/>
              </w:rPr>
              <w:t>کد خطا</w:t>
            </w:r>
          </w:p>
        </w:tc>
        <w:tc>
          <w:tcPr>
            <w:tcW w:w="8279" w:type="dxa"/>
          </w:tcPr>
          <w:p w14:paraId="0994CABF" w14:textId="2951E1FE" w:rsidR="007B6537" w:rsidRPr="007B6537" w:rsidRDefault="007B6537" w:rsidP="007B6537">
            <w:pPr>
              <w:jc w:val="center"/>
              <w:cnfStyle w:val="100000000000" w:firstRow="1" w:lastRow="0" w:firstColumn="0" w:lastColumn="0" w:oddVBand="0" w:evenVBand="0" w:oddHBand="0" w:evenHBand="0" w:firstRowFirstColumn="0" w:firstRowLastColumn="0" w:lastRowFirstColumn="0" w:lastRowLastColumn="0"/>
              <w:rPr>
                <w:rFonts w:cs="B Lotus"/>
                <w:sz w:val="24"/>
                <w:szCs w:val="24"/>
                <w:rtl/>
              </w:rPr>
            </w:pPr>
            <w:r w:rsidRPr="007B6537">
              <w:rPr>
                <w:rFonts w:cs="B Lotus" w:hint="cs"/>
                <w:rtl/>
              </w:rPr>
              <w:t>عنوان خطا</w:t>
            </w:r>
          </w:p>
        </w:tc>
      </w:tr>
      <w:tr w:rsidR="007B6537" w:rsidRPr="007B6537" w14:paraId="53A8BCF3"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142C918" w14:textId="6D8E8B47" w:rsidR="007B6537" w:rsidRPr="007B6537" w:rsidRDefault="007B6537" w:rsidP="007B6537">
            <w:pPr>
              <w:jc w:val="center"/>
              <w:rPr>
                <w:rFonts w:cs="B Lotus"/>
                <w:sz w:val="24"/>
                <w:szCs w:val="24"/>
                <w:rtl/>
              </w:rPr>
            </w:pPr>
            <w:r w:rsidRPr="007B6537">
              <w:rPr>
                <w:rFonts w:cs="B Lotus"/>
                <w:rtl/>
              </w:rPr>
              <w:t>1</w:t>
            </w:r>
          </w:p>
        </w:tc>
        <w:tc>
          <w:tcPr>
            <w:tcW w:w="8279" w:type="dxa"/>
          </w:tcPr>
          <w:p w14:paraId="6A297635" w14:textId="1082036B"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CmpCod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شرکت</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است</w:t>
            </w:r>
          </w:p>
        </w:tc>
      </w:tr>
      <w:tr w:rsidR="007B6537" w:rsidRPr="007B6537" w14:paraId="255A4ECE"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0B658D1F" w14:textId="66C9C8DB" w:rsidR="007B6537" w:rsidRPr="007B6537" w:rsidRDefault="007B6537" w:rsidP="007B6537">
            <w:pPr>
              <w:jc w:val="center"/>
              <w:rPr>
                <w:rFonts w:cs="B Lotus"/>
                <w:sz w:val="24"/>
                <w:szCs w:val="24"/>
                <w:rtl/>
              </w:rPr>
            </w:pPr>
            <w:r w:rsidRPr="007B6537">
              <w:rPr>
                <w:rFonts w:cs="B Lotus"/>
                <w:rtl/>
              </w:rPr>
              <w:t>2</w:t>
            </w:r>
          </w:p>
        </w:tc>
        <w:tc>
          <w:tcPr>
            <w:tcW w:w="8279" w:type="dxa"/>
          </w:tcPr>
          <w:p w14:paraId="51E3A5BE" w14:textId="662B611C"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CmpCod</w:t>
            </w:r>
            <w:r w:rsidRPr="007B6537">
              <w:rPr>
                <w:rFonts w:cs="B Lotus"/>
                <w:rtl/>
              </w:rPr>
              <w:t>_</w:t>
            </w:r>
            <w:r w:rsidRPr="007B6537">
              <w:rPr>
                <w:rFonts w:cs="B Lotus" w:hint="cs"/>
                <w:rtl/>
              </w:rPr>
              <w:t>شرکت</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نمیباشد</w:t>
            </w:r>
          </w:p>
        </w:tc>
      </w:tr>
      <w:tr w:rsidR="007B6537" w:rsidRPr="007B6537" w14:paraId="42A1F485"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48DF414" w14:textId="29394A10" w:rsidR="007B6537" w:rsidRPr="007B6537" w:rsidRDefault="007B6537" w:rsidP="007B6537">
            <w:pPr>
              <w:jc w:val="center"/>
              <w:rPr>
                <w:rFonts w:cs="B Lotus"/>
                <w:sz w:val="24"/>
                <w:szCs w:val="24"/>
                <w:rtl/>
              </w:rPr>
            </w:pPr>
            <w:r w:rsidRPr="007B6537">
              <w:rPr>
                <w:rFonts w:cs="B Lotus"/>
                <w:rtl/>
              </w:rPr>
              <w:t>3</w:t>
            </w:r>
          </w:p>
        </w:tc>
        <w:tc>
          <w:tcPr>
            <w:tcW w:w="8279" w:type="dxa"/>
          </w:tcPr>
          <w:p w14:paraId="24D9626F" w14:textId="15DB07F4"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PrntDocLosCmpDocNo</w:t>
            </w:r>
            <w:r w:rsidRPr="007B6537">
              <w:rPr>
                <w:rFonts w:cs="B Lotus"/>
                <w:rtl/>
              </w:rPr>
              <w:t>_</w:t>
            </w:r>
            <w:r w:rsidRPr="007B6537">
              <w:rPr>
                <w:rFonts w:cs="B Lotus" w:hint="cs"/>
                <w:rtl/>
              </w:rPr>
              <w:t>شماره</w:t>
            </w:r>
            <w:r w:rsidRPr="007B6537">
              <w:rPr>
                <w:rFonts w:cs="B Lotus"/>
                <w:rtl/>
              </w:rPr>
              <w:t xml:space="preserve"> </w:t>
            </w:r>
            <w:r w:rsidRPr="007B6537">
              <w:rPr>
                <w:rFonts w:cs="B Lotus" w:hint="cs"/>
                <w:rtl/>
              </w:rPr>
              <w:t>چاپی</w:t>
            </w:r>
            <w:r w:rsidRPr="007B6537">
              <w:rPr>
                <w:rFonts w:cs="B Lotus"/>
                <w:rtl/>
              </w:rPr>
              <w:t xml:space="preserve"> </w:t>
            </w:r>
            <w:r w:rsidRPr="007B6537">
              <w:rPr>
                <w:rFonts w:cs="B Lotus" w:hint="cs"/>
                <w:rtl/>
              </w:rPr>
              <w:t>پرونده</w:t>
            </w:r>
            <w:r w:rsidRPr="007B6537">
              <w:rPr>
                <w:rFonts w:cs="B Lotus"/>
                <w:rtl/>
              </w:rPr>
              <w:t xml:space="preserve"> </w:t>
            </w:r>
            <w:r w:rsidRPr="007B6537">
              <w:rPr>
                <w:rFonts w:cs="B Lotus" w:hint="cs"/>
                <w:rtl/>
              </w:rPr>
              <w:t>خسارت</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است</w:t>
            </w:r>
          </w:p>
        </w:tc>
      </w:tr>
      <w:tr w:rsidR="007B6537" w:rsidRPr="007B6537" w14:paraId="386DCF61"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5A2E74FF" w14:textId="0ECCE1B4" w:rsidR="007B6537" w:rsidRPr="007B6537" w:rsidRDefault="007B6537" w:rsidP="007B6537">
            <w:pPr>
              <w:jc w:val="center"/>
              <w:rPr>
                <w:rFonts w:cs="B Lotus"/>
                <w:sz w:val="24"/>
                <w:szCs w:val="24"/>
                <w:rtl/>
              </w:rPr>
            </w:pPr>
            <w:r w:rsidRPr="007B6537">
              <w:rPr>
                <w:rFonts w:cs="B Lotus"/>
                <w:rtl/>
              </w:rPr>
              <w:t>4</w:t>
            </w:r>
          </w:p>
        </w:tc>
        <w:tc>
          <w:tcPr>
            <w:tcW w:w="8279" w:type="dxa"/>
          </w:tcPr>
          <w:p w14:paraId="434B3CF1" w14:textId="64FB637F"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PrntPlcyCmpDocNo</w:t>
            </w:r>
            <w:r w:rsidRPr="007B6537">
              <w:rPr>
                <w:rFonts w:cs="B Lotus"/>
                <w:rtl/>
              </w:rPr>
              <w:t>_</w:t>
            </w:r>
            <w:r w:rsidRPr="007B6537">
              <w:rPr>
                <w:rFonts w:cs="B Lotus" w:hint="cs"/>
                <w:rtl/>
              </w:rPr>
              <w:t>شماره</w:t>
            </w:r>
            <w:r w:rsidRPr="007B6537">
              <w:rPr>
                <w:rFonts w:cs="B Lotus"/>
                <w:rtl/>
              </w:rPr>
              <w:t xml:space="preserve"> </w:t>
            </w:r>
            <w:r w:rsidRPr="007B6537">
              <w:rPr>
                <w:rFonts w:cs="B Lotus" w:hint="cs"/>
                <w:rtl/>
              </w:rPr>
              <w:t>چاپی</w:t>
            </w:r>
            <w:r w:rsidRPr="007B6537">
              <w:rPr>
                <w:rFonts w:cs="B Lotus"/>
                <w:rtl/>
              </w:rPr>
              <w:t xml:space="preserve"> </w:t>
            </w:r>
            <w:r w:rsidRPr="007B6537">
              <w:rPr>
                <w:rFonts w:cs="B Lotus" w:hint="cs"/>
                <w:rtl/>
              </w:rPr>
              <w:t>بیمه</w:t>
            </w:r>
            <w:r w:rsidRPr="007B6537">
              <w:rPr>
                <w:rFonts w:cs="B Lotus"/>
                <w:rtl/>
              </w:rPr>
              <w:t xml:space="preserve"> </w:t>
            </w:r>
            <w:r w:rsidRPr="007B6537">
              <w:rPr>
                <w:rFonts w:cs="B Lotus" w:hint="cs"/>
                <w:rtl/>
              </w:rPr>
              <w:t>نامه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است</w:t>
            </w:r>
          </w:p>
        </w:tc>
      </w:tr>
      <w:tr w:rsidR="007B6537" w:rsidRPr="007B6537" w14:paraId="7C164CFE"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7B9904E" w14:textId="1B24E651" w:rsidR="007B6537" w:rsidRPr="007B6537" w:rsidRDefault="007B6537" w:rsidP="007B6537">
            <w:pPr>
              <w:jc w:val="center"/>
              <w:rPr>
                <w:rFonts w:cs="B Lotus"/>
                <w:sz w:val="24"/>
                <w:szCs w:val="24"/>
                <w:rtl/>
              </w:rPr>
            </w:pPr>
            <w:r w:rsidRPr="007B6537">
              <w:rPr>
                <w:rFonts w:cs="B Lotus"/>
                <w:rtl/>
              </w:rPr>
              <w:t>5</w:t>
            </w:r>
          </w:p>
        </w:tc>
        <w:tc>
          <w:tcPr>
            <w:tcW w:w="8279" w:type="dxa"/>
          </w:tcPr>
          <w:p w14:paraId="54E1F8E5" w14:textId="71A46978"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PlcyThrPlcyCod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یکتا</w:t>
            </w:r>
            <w:r w:rsidRPr="007B6537">
              <w:rPr>
                <w:rFonts w:cs="B Lotus"/>
                <w:rtl/>
              </w:rPr>
              <w:t xml:space="preserve"> </w:t>
            </w:r>
            <w:r w:rsidRPr="007B6537">
              <w:rPr>
                <w:rFonts w:cs="B Lotus" w:hint="cs"/>
                <w:rtl/>
              </w:rPr>
              <w:t>بیمه</w:t>
            </w:r>
            <w:r w:rsidRPr="007B6537">
              <w:rPr>
                <w:rFonts w:cs="B Lotus"/>
                <w:rtl/>
              </w:rPr>
              <w:t xml:space="preserve"> </w:t>
            </w:r>
            <w:r w:rsidRPr="007B6537">
              <w:rPr>
                <w:rFonts w:cs="B Lotus" w:hint="cs"/>
                <w:rtl/>
              </w:rPr>
              <w:t>نامه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است</w:t>
            </w:r>
          </w:p>
        </w:tc>
      </w:tr>
      <w:tr w:rsidR="007B6537" w:rsidRPr="007B6537" w14:paraId="7D3B55AB"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7E94AA60" w14:textId="4B6F1BB3" w:rsidR="007B6537" w:rsidRPr="007B6537" w:rsidRDefault="007B6537" w:rsidP="007B6537">
            <w:pPr>
              <w:jc w:val="center"/>
              <w:rPr>
                <w:rFonts w:cs="B Lotus"/>
                <w:sz w:val="24"/>
                <w:szCs w:val="24"/>
                <w:rtl/>
              </w:rPr>
            </w:pPr>
            <w:r w:rsidRPr="007B6537">
              <w:rPr>
                <w:rFonts w:cs="B Lotus"/>
                <w:rtl/>
              </w:rPr>
              <w:t>7</w:t>
            </w:r>
          </w:p>
        </w:tc>
        <w:tc>
          <w:tcPr>
            <w:tcW w:w="8279" w:type="dxa"/>
          </w:tcPr>
          <w:p w14:paraId="285919B1" w14:textId="00868CA8"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PlcyThrPlcyCod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یکتا</w:t>
            </w:r>
            <w:r w:rsidRPr="007B6537">
              <w:rPr>
                <w:rFonts w:cs="B Lotus"/>
                <w:rtl/>
              </w:rPr>
              <w:t xml:space="preserve"> </w:t>
            </w:r>
            <w:r w:rsidRPr="007B6537">
              <w:rPr>
                <w:rFonts w:cs="B Lotus" w:hint="cs"/>
                <w:rtl/>
              </w:rPr>
              <w:t>بیمه</w:t>
            </w:r>
            <w:r w:rsidRPr="007B6537">
              <w:rPr>
                <w:rFonts w:cs="B Lotus"/>
                <w:rtl/>
              </w:rPr>
              <w:t xml:space="preserve"> </w:t>
            </w:r>
            <w:r w:rsidRPr="007B6537">
              <w:rPr>
                <w:rFonts w:cs="B Lotus" w:hint="cs"/>
                <w:rtl/>
              </w:rPr>
              <w:t>نامه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است</w:t>
            </w:r>
          </w:p>
        </w:tc>
      </w:tr>
      <w:tr w:rsidR="007B6537" w:rsidRPr="007B6537" w14:paraId="0F58CFE3"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8526E11" w14:textId="44CEA85A" w:rsidR="007B6537" w:rsidRPr="007B6537" w:rsidRDefault="007B6537" w:rsidP="007B6537">
            <w:pPr>
              <w:jc w:val="center"/>
              <w:rPr>
                <w:rFonts w:cs="B Lotus"/>
                <w:sz w:val="24"/>
                <w:szCs w:val="24"/>
                <w:rtl/>
              </w:rPr>
            </w:pPr>
            <w:r w:rsidRPr="007B6537">
              <w:rPr>
                <w:rFonts w:cs="B Lotus"/>
                <w:rtl/>
              </w:rPr>
              <w:t>8</w:t>
            </w:r>
          </w:p>
        </w:tc>
        <w:tc>
          <w:tcPr>
            <w:tcW w:w="8279" w:type="dxa"/>
          </w:tcPr>
          <w:p w14:paraId="3D556036" w14:textId="471D5BB0"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PlcyThrPlcyCod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یکتا</w:t>
            </w:r>
            <w:r w:rsidRPr="007B6537">
              <w:rPr>
                <w:rFonts w:cs="B Lotus"/>
                <w:rtl/>
              </w:rPr>
              <w:t xml:space="preserve"> </w:t>
            </w:r>
            <w:r w:rsidRPr="007B6537">
              <w:rPr>
                <w:rFonts w:cs="B Lotus" w:hint="cs"/>
                <w:rtl/>
              </w:rPr>
              <w:t>بیمه</w:t>
            </w:r>
            <w:r w:rsidRPr="007B6537">
              <w:rPr>
                <w:rFonts w:cs="B Lotus"/>
                <w:rtl/>
              </w:rPr>
              <w:t xml:space="preserve"> </w:t>
            </w:r>
            <w:r w:rsidRPr="007B6537">
              <w:rPr>
                <w:rFonts w:cs="B Lotus" w:hint="cs"/>
                <w:rtl/>
              </w:rPr>
              <w:t>نامه</w:t>
            </w:r>
            <w:r w:rsidRPr="007B6537">
              <w:rPr>
                <w:rFonts w:cs="B Lotus"/>
                <w:rtl/>
              </w:rPr>
              <w:t xml:space="preserve"> </w:t>
            </w:r>
            <w:r w:rsidRPr="007B6537">
              <w:rPr>
                <w:rFonts w:cs="B Lotus" w:hint="cs"/>
                <w:rtl/>
              </w:rPr>
              <w:t>قبلا</w:t>
            </w:r>
            <w:r w:rsidRPr="007B6537">
              <w:rPr>
                <w:rFonts w:cs="B Lotus"/>
                <w:rtl/>
              </w:rPr>
              <w:t xml:space="preserve"> </w:t>
            </w:r>
            <w:r w:rsidRPr="007B6537">
              <w:rPr>
                <w:rFonts w:cs="B Lotus" w:hint="cs"/>
                <w:rtl/>
              </w:rPr>
              <w:t>ثبت</w:t>
            </w:r>
            <w:r w:rsidRPr="007B6537">
              <w:rPr>
                <w:rFonts w:cs="B Lotus"/>
                <w:rtl/>
              </w:rPr>
              <w:t xml:space="preserve"> </w:t>
            </w:r>
            <w:r w:rsidRPr="007B6537">
              <w:rPr>
                <w:rFonts w:cs="B Lotus" w:hint="cs"/>
                <w:rtl/>
              </w:rPr>
              <w:t>نشده</w:t>
            </w:r>
            <w:r w:rsidRPr="007B6537">
              <w:rPr>
                <w:rFonts w:cs="B Lotus"/>
                <w:rtl/>
              </w:rPr>
              <w:t xml:space="preserve"> </w:t>
            </w:r>
            <w:r w:rsidRPr="007B6537">
              <w:rPr>
                <w:rFonts w:cs="B Lotus" w:hint="cs"/>
                <w:rtl/>
              </w:rPr>
              <w:t>است</w:t>
            </w:r>
          </w:p>
        </w:tc>
      </w:tr>
      <w:tr w:rsidR="007B6537" w:rsidRPr="007B6537" w14:paraId="60B926A0"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5D2BE9E4" w14:textId="4C534FD2" w:rsidR="007B6537" w:rsidRPr="007B6537" w:rsidRDefault="007B6537" w:rsidP="007B6537">
            <w:pPr>
              <w:jc w:val="center"/>
              <w:rPr>
                <w:rFonts w:cs="B Lotus"/>
                <w:sz w:val="24"/>
                <w:szCs w:val="24"/>
                <w:rtl/>
              </w:rPr>
            </w:pPr>
            <w:r w:rsidRPr="007B6537">
              <w:rPr>
                <w:rFonts w:cs="B Lotus"/>
                <w:rtl/>
              </w:rPr>
              <w:t>9</w:t>
            </w:r>
          </w:p>
        </w:tc>
        <w:tc>
          <w:tcPr>
            <w:tcW w:w="8279" w:type="dxa"/>
          </w:tcPr>
          <w:p w14:paraId="78B8B308" w14:textId="3329FFCF"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CtyId</w:t>
            </w:r>
            <w:r w:rsidRPr="007B6537">
              <w:rPr>
                <w:rFonts w:cs="B Lotus"/>
                <w:rtl/>
              </w:rPr>
              <w:t xml:space="preserve">_ </w:t>
            </w:r>
            <w:r w:rsidRPr="007B6537">
              <w:rPr>
                <w:rFonts w:cs="B Lotus" w:hint="cs"/>
                <w:rtl/>
              </w:rPr>
              <w:t>کد</w:t>
            </w:r>
            <w:r w:rsidRPr="007B6537">
              <w:rPr>
                <w:rFonts w:cs="B Lotus"/>
                <w:rtl/>
              </w:rPr>
              <w:t xml:space="preserve"> </w:t>
            </w:r>
            <w:r w:rsidRPr="007B6537">
              <w:rPr>
                <w:rFonts w:cs="B Lotus" w:hint="cs"/>
                <w:rtl/>
              </w:rPr>
              <w:t>شهر</w:t>
            </w:r>
            <w:r w:rsidRPr="007B6537">
              <w:rPr>
                <w:rFonts w:cs="B Lotus"/>
                <w:rtl/>
              </w:rPr>
              <w:t xml:space="preserve"> </w:t>
            </w:r>
            <w:r w:rsidRPr="007B6537">
              <w:rPr>
                <w:rFonts w:cs="B Lotus" w:hint="cs"/>
                <w:rtl/>
              </w:rPr>
              <w:t>وقوع</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نمیباشد</w:t>
            </w:r>
          </w:p>
        </w:tc>
      </w:tr>
      <w:tr w:rsidR="007B6537" w:rsidRPr="007B6537" w14:paraId="390A3352"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A0BB78B" w14:textId="6D477DD7" w:rsidR="007B6537" w:rsidRPr="007B6537" w:rsidRDefault="007B6537" w:rsidP="007B6537">
            <w:pPr>
              <w:jc w:val="center"/>
              <w:rPr>
                <w:rFonts w:cs="B Lotus"/>
                <w:sz w:val="24"/>
                <w:szCs w:val="24"/>
                <w:rtl/>
              </w:rPr>
            </w:pPr>
            <w:r w:rsidRPr="007B6537">
              <w:rPr>
                <w:rFonts w:cs="B Lotus"/>
                <w:rtl/>
              </w:rPr>
              <w:t>10</w:t>
            </w:r>
          </w:p>
        </w:tc>
        <w:tc>
          <w:tcPr>
            <w:tcW w:w="8279" w:type="dxa"/>
          </w:tcPr>
          <w:p w14:paraId="6E8D2D27" w14:textId="6AB3928B"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AcdTypCod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نوع</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نمیباشد</w:t>
            </w:r>
          </w:p>
        </w:tc>
      </w:tr>
      <w:tr w:rsidR="007B6537" w:rsidRPr="007B6537" w14:paraId="5345F99E"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575F97E5" w14:textId="0609DF01" w:rsidR="007B6537" w:rsidRPr="007B6537" w:rsidRDefault="007B6537" w:rsidP="007B6537">
            <w:pPr>
              <w:jc w:val="center"/>
              <w:rPr>
                <w:rFonts w:cs="B Lotus"/>
                <w:sz w:val="24"/>
                <w:szCs w:val="24"/>
                <w:rtl/>
              </w:rPr>
            </w:pPr>
            <w:r w:rsidRPr="007B6537">
              <w:rPr>
                <w:rFonts w:cs="B Lotus"/>
                <w:rtl/>
              </w:rPr>
              <w:t>11</w:t>
            </w:r>
          </w:p>
        </w:tc>
        <w:tc>
          <w:tcPr>
            <w:tcW w:w="8279" w:type="dxa"/>
          </w:tcPr>
          <w:p w14:paraId="0953147F" w14:textId="43BCCA2F"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AcdRsnCod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علت</w:t>
            </w:r>
            <w:r w:rsidRPr="007B6537">
              <w:rPr>
                <w:rFonts w:cs="B Lotus"/>
                <w:rtl/>
              </w:rPr>
              <w:t xml:space="preserve"> </w:t>
            </w:r>
            <w:r w:rsidRPr="007B6537">
              <w:rPr>
                <w:rFonts w:cs="B Lotus" w:hint="cs"/>
                <w:rtl/>
              </w:rPr>
              <w:t>وقوع</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نمیباشد</w:t>
            </w:r>
          </w:p>
        </w:tc>
      </w:tr>
      <w:tr w:rsidR="007B6537" w:rsidRPr="007B6537" w14:paraId="28CBD172"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E86060E" w14:textId="3CA535FB" w:rsidR="007B6537" w:rsidRPr="007B6537" w:rsidRDefault="007B6537" w:rsidP="007B6537">
            <w:pPr>
              <w:jc w:val="center"/>
              <w:rPr>
                <w:rFonts w:cs="B Lotus"/>
                <w:sz w:val="24"/>
                <w:szCs w:val="24"/>
                <w:rtl/>
              </w:rPr>
            </w:pPr>
            <w:r w:rsidRPr="007B6537">
              <w:rPr>
                <w:rFonts w:cs="B Lotus"/>
                <w:rtl/>
              </w:rPr>
              <w:t>12</w:t>
            </w:r>
          </w:p>
        </w:tc>
        <w:tc>
          <w:tcPr>
            <w:tcW w:w="8279" w:type="dxa"/>
          </w:tcPr>
          <w:p w14:paraId="36A310E4" w14:textId="2914ADE9"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VehCntryCod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کشور</w:t>
            </w:r>
            <w:r w:rsidRPr="007B6537">
              <w:rPr>
                <w:rFonts w:cs="B Lotus"/>
                <w:rtl/>
              </w:rPr>
              <w:t xml:space="preserve"> </w:t>
            </w:r>
            <w:r w:rsidRPr="007B6537">
              <w:rPr>
                <w:rFonts w:cs="B Lotus" w:hint="cs"/>
                <w:rtl/>
              </w:rPr>
              <w:t>سازنده</w:t>
            </w:r>
            <w:r w:rsidRPr="007B6537">
              <w:rPr>
                <w:rFonts w:cs="B Lotus"/>
                <w:rtl/>
              </w:rPr>
              <w:t xml:space="preserve"> </w:t>
            </w:r>
            <w:r w:rsidRPr="007B6537">
              <w:rPr>
                <w:rFonts w:cs="B Lotus" w:hint="cs"/>
                <w:rtl/>
              </w:rPr>
              <w:t>خودرو</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نمیباشد</w:t>
            </w:r>
          </w:p>
        </w:tc>
      </w:tr>
      <w:tr w:rsidR="007B6537" w:rsidRPr="007B6537" w14:paraId="1F6D8239"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2E2EDB5B" w14:textId="19608150" w:rsidR="007B6537" w:rsidRPr="007B6537" w:rsidRDefault="007B6537" w:rsidP="007B6537">
            <w:pPr>
              <w:jc w:val="center"/>
              <w:rPr>
                <w:rFonts w:cs="B Lotus"/>
                <w:sz w:val="24"/>
                <w:szCs w:val="24"/>
                <w:rtl/>
              </w:rPr>
            </w:pPr>
            <w:r w:rsidRPr="007B6537">
              <w:rPr>
                <w:rFonts w:cs="B Lotus"/>
                <w:rtl/>
              </w:rPr>
              <w:t>13</w:t>
            </w:r>
          </w:p>
        </w:tc>
        <w:tc>
          <w:tcPr>
            <w:tcW w:w="8279" w:type="dxa"/>
          </w:tcPr>
          <w:p w14:paraId="56A1FCD6" w14:textId="264DA059"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CusCertDte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اخذ</w:t>
            </w:r>
            <w:r w:rsidRPr="007B6537">
              <w:rPr>
                <w:rFonts w:cs="B Lotus"/>
                <w:rtl/>
              </w:rPr>
              <w:t xml:space="preserve"> </w:t>
            </w:r>
            <w:r w:rsidRPr="007B6537">
              <w:rPr>
                <w:rFonts w:cs="B Lotus" w:hint="cs"/>
                <w:rtl/>
              </w:rPr>
              <w:t>گواهی</w:t>
            </w:r>
            <w:r w:rsidRPr="007B6537">
              <w:rPr>
                <w:rFonts w:cs="B Lotus"/>
                <w:rtl/>
              </w:rPr>
              <w:t xml:space="preserve"> </w:t>
            </w:r>
            <w:r w:rsidRPr="007B6537">
              <w:rPr>
                <w:rFonts w:cs="B Lotus" w:hint="cs"/>
                <w:rtl/>
              </w:rPr>
              <w:t>نامه</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58E0764D"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7298E70" w14:textId="0B0D3859" w:rsidR="007B6537" w:rsidRPr="007B6537" w:rsidRDefault="007B6537" w:rsidP="007B6537">
            <w:pPr>
              <w:jc w:val="center"/>
              <w:rPr>
                <w:rFonts w:cs="B Lotus"/>
                <w:sz w:val="24"/>
                <w:szCs w:val="24"/>
                <w:rtl/>
              </w:rPr>
            </w:pPr>
            <w:r w:rsidRPr="007B6537">
              <w:rPr>
                <w:rFonts w:cs="B Lotus"/>
                <w:rtl/>
              </w:rPr>
              <w:t>14</w:t>
            </w:r>
          </w:p>
        </w:tc>
        <w:tc>
          <w:tcPr>
            <w:tcW w:w="8279" w:type="dxa"/>
          </w:tcPr>
          <w:p w14:paraId="204A2E57" w14:textId="153762C9"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CmpltDte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تكميل</w:t>
            </w:r>
            <w:r w:rsidRPr="007B6537">
              <w:rPr>
                <w:rFonts w:cs="B Lotus"/>
                <w:rtl/>
              </w:rPr>
              <w:t xml:space="preserve"> </w:t>
            </w:r>
            <w:r w:rsidRPr="007B6537">
              <w:rPr>
                <w:rFonts w:cs="B Lotus" w:hint="cs"/>
                <w:rtl/>
              </w:rPr>
              <w:t>پرونده</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50985BBB"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362758BE" w14:textId="08D57232" w:rsidR="007B6537" w:rsidRPr="007B6537" w:rsidRDefault="007B6537" w:rsidP="007B6537">
            <w:pPr>
              <w:jc w:val="center"/>
              <w:rPr>
                <w:rFonts w:cs="B Lotus"/>
                <w:sz w:val="24"/>
                <w:szCs w:val="24"/>
                <w:rtl/>
              </w:rPr>
            </w:pPr>
            <w:r w:rsidRPr="007B6537">
              <w:rPr>
                <w:rFonts w:cs="B Lotus"/>
                <w:rtl/>
              </w:rPr>
              <w:t>15</w:t>
            </w:r>
          </w:p>
        </w:tc>
        <w:tc>
          <w:tcPr>
            <w:tcW w:w="8279" w:type="dxa"/>
          </w:tcPr>
          <w:p w14:paraId="1E8432AA" w14:textId="7F8A8BFA"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AncDte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تاريخ</w:t>
            </w:r>
            <w:r w:rsidRPr="007B6537">
              <w:rPr>
                <w:rFonts w:cs="B Lotus"/>
                <w:rtl/>
              </w:rPr>
              <w:t xml:space="preserve"> </w:t>
            </w:r>
            <w:r w:rsidRPr="007B6537">
              <w:rPr>
                <w:rFonts w:cs="B Lotus" w:hint="cs"/>
                <w:rtl/>
              </w:rPr>
              <w:t>اعلام</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69A49BF0"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003E2B7" w14:textId="0128EF49" w:rsidR="007B6537" w:rsidRPr="007B6537" w:rsidRDefault="007B6537" w:rsidP="007B6537">
            <w:pPr>
              <w:jc w:val="center"/>
              <w:rPr>
                <w:rFonts w:cs="B Lotus"/>
                <w:sz w:val="24"/>
                <w:szCs w:val="24"/>
                <w:rtl/>
              </w:rPr>
            </w:pPr>
            <w:r w:rsidRPr="007B6537">
              <w:rPr>
                <w:rFonts w:cs="B Lotus"/>
                <w:rtl/>
              </w:rPr>
              <w:t>16</w:t>
            </w:r>
          </w:p>
        </w:tc>
        <w:tc>
          <w:tcPr>
            <w:tcW w:w="8279" w:type="dxa"/>
          </w:tcPr>
          <w:p w14:paraId="301D286D" w14:textId="1A706192"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FleDte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تاريخ</w:t>
            </w:r>
            <w:r w:rsidRPr="007B6537">
              <w:rPr>
                <w:rFonts w:cs="B Lotus"/>
                <w:rtl/>
              </w:rPr>
              <w:t xml:space="preserve"> </w:t>
            </w:r>
            <w:r w:rsidRPr="007B6537">
              <w:rPr>
                <w:rFonts w:cs="B Lotus" w:hint="cs"/>
                <w:rtl/>
              </w:rPr>
              <w:t>تشكيل</w:t>
            </w:r>
            <w:r w:rsidRPr="007B6537">
              <w:rPr>
                <w:rFonts w:cs="B Lotus"/>
                <w:rtl/>
              </w:rPr>
              <w:t xml:space="preserve"> </w:t>
            </w:r>
            <w:r w:rsidRPr="007B6537">
              <w:rPr>
                <w:rFonts w:cs="B Lotus" w:hint="cs"/>
                <w:rtl/>
              </w:rPr>
              <w:t>پرونده</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465B3744"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6AFF32A5" w14:textId="645BCB4C" w:rsidR="007B6537" w:rsidRPr="007B6537" w:rsidRDefault="007B6537" w:rsidP="007B6537">
            <w:pPr>
              <w:jc w:val="center"/>
              <w:rPr>
                <w:rFonts w:cs="B Lotus"/>
                <w:sz w:val="24"/>
                <w:szCs w:val="24"/>
                <w:rtl/>
              </w:rPr>
            </w:pPr>
            <w:r w:rsidRPr="007B6537">
              <w:rPr>
                <w:rFonts w:cs="B Lotus"/>
                <w:rtl/>
              </w:rPr>
              <w:t>17</w:t>
            </w:r>
          </w:p>
        </w:tc>
        <w:tc>
          <w:tcPr>
            <w:tcW w:w="8279" w:type="dxa"/>
          </w:tcPr>
          <w:p w14:paraId="5B46CE0A" w14:textId="3092FCDD"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HrchDte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ارائه</w:t>
            </w:r>
            <w:r w:rsidRPr="007B6537">
              <w:rPr>
                <w:rFonts w:cs="B Lotus"/>
                <w:rtl/>
              </w:rPr>
              <w:t xml:space="preserve"> </w:t>
            </w:r>
            <w:r w:rsidRPr="007B6537">
              <w:rPr>
                <w:rFonts w:cs="B Lotus" w:hint="cs"/>
                <w:rtl/>
              </w:rPr>
              <w:t>گواهی</w:t>
            </w:r>
            <w:r w:rsidRPr="007B6537">
              <w:rPr>
                <w:rFonts w:cs="B Lotus"/>
                <w:rtl/>
              </w:rPr>
              <w:t xml:space="preserve"> </w:t>
            </w:r>
            <w:r w:rsidRPr="007B6537">
              <w:rPr>
                <w:rFonts w:cs="B Lotus" w:hint="cs"/>
                <w:rtl/>
              </w:rPr>
              <w:t>انحصار</w:t>
            </w:r>
            <w:r w:rsidRPr="007B6537">
              <w:rPr>
                <w:rFonts w:cs="B Lotus"/>
                <w:rtl/>
              </w:rPr>
              <w:t xml:space="preserve"> </w:t>
            </w:r>
            <w:r w:rsidRPr="007B6537">
              <w:rPr>
                <w:rFonts w:cs="B Lotus" w:hint="cs"/>
                <w:rtl/>
              </w:rPr>
              <w:t>وراثت</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16C7460E"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463F92E" w14:textId="11FB68C7" w:rsidR="007B6537" w:rsidRPr="007B6537" w:rsidRDefault="007B6537" w:rsidP="007B6537">
            <w:pPr>
              <w:jc w:val="center"/>
              <w:rPr>
                <w:rFonts w:cs="B Lotus"/>
                <w:sz w:val="24"/>
                <w:szCs w:val="24"/>
                <w:rtl/>
              </w:rPr>
            </w:pPr>
            <w:r w:rsidRPr="007B6537">
              <w:rPr>
                <w:rFonts w:cs="B Lotus"/>
                <w:rtl/>
              </w:rPr>
              <w:t>18</w:t>
            </w:r>
          </w:p>
        </w:tc>
        <w:tc>
          <w:tcPr>
            <w:tcW w:w="8279" w:type="dxa"/>
          </w:tcPr>
          <w:p w14:paraId="7A5B2C81" w14:textId="74EF607F"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NjRptDte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دریافت</w:t>
            </w:r>
            <w:r w:rsidRPr="007B6537">
              <w:rPr>
                <w:rFonts w:cs="B Lotus"/>
                <w:rtl/>
              </w:rPr>
              <w:t xml:space="preserve"> </w:t>
            </w:r>
            <w:r w:rsidRPr="007B6537">
              <w:rPr>
                <w:rFonts w:cs="B Lotus" w:hint="cs"/>
                <w:rtl/>
              </w:rPr>
              <w:t>گزارش</w:t>
            </w:r>
            <w:r w:rsidRPr="007B6537">
              <w:rPr>
                <w:rFonts w:cs="B Lotus"/>
                <w:rtl/>
              </w:rPr>
              <w:t xml:space="preserve"> </w:t>
            </w:r>
            <w:r w:rsidRPr="007B6537">
              <w:rPr>
                <w:rFonts w:cs="B Lotus" w:hint="cs"/>
                <w:rtl/>
              </w:rPr>
              <w:t>کارشناس</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37980B47"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75D73DDB" w14:textId="1E55EFE9" w:rsidR="007B6537" w:rsidRPr="007B6537" w:rsidRDefault="007B6537" w:rsidP="007B6537">
            <w:pPr>
              <w:jc w:val="center"/>
              <w:rPr>
                <w:rFonts w:cs="B Lotus"/>
                <w:sz w:val="24"/>
                <w:szCs w:val="24"/>
                <w:rtl/>
              </w:rPr>
            </w:pPr>
            <w:r w:rsidRPr="007B6537">
              <w:rPr>
                <w:rFonts w:cs="B Lotus"/>
                <w:rtl/>
              </w:rPr>
              <w:t>19</w:t>
            </w:r>
          </w:p>
        </w:tc>
        <w:tc>
          <w:tcPr>
            <w:tcW w:w="8279" w:type="dxa"/>
          </w:tcPr>
          <w:p w14:paraId="5D6CF24B" w14:textId="61E17637"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PlcyDte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دریافت</w:t>
            </w:r>
            <w:r w:rsidRPr="007B6537">
              <w:rPr>
                <w:rFonts w:cs="B Lotus"/>
                <w:rtl/>
              </w:rPr>
              <w:t xml:space="preserve"> </w:t>
            </w:r>
            <w:r w:rsidRPr="007B6537">
              <w:rPr>
                <w:rFonts w:cs="B Lotus" w:hint="cs"/>
                <w:rtl/>
              </w:rPr>
              <w:t>مدرک</w:t>
            </w:r>
            <w:r w:rsidRPr="007B6537">
              <w:rPr>
                <w:rFonts w:cs="B Lotus"/>
                <w:rtl/>
              </w:rPr>
              <w:t xml:space="preserve"> </w:t>
            </w:r>
            <w:r w:rsidRPr="007B6537">
              <w:rPr>
                <w:rFonts w:cs="B Lotus" w:hint="cs"/>
                <w:rtl/>
              </w:rPr>
              <w:t>حاکی</w:t>
            </w:r>
            <w:r w:rsidRPr="007B6537">
              <w:rPr>
                <w:rFonts w:cs="B Lotus"/>
                <w:rtl/>
              </w:rPr>
              <w:t xml:space="preserve"> </w:t>
            </w:r>
            <w:r w:rsidRPr="007B6537">
              <w:rPr>
                <w:rFonts w:cs="B Lotus" w:hint="cs"/>
                <w:rtl/>
              </w:rPr>
              <w:t>از</w:t>
            </w:r>
            <w:r w:rsidRPr="007B6537">
              <w:rPr>
                <w:rFonts w:cs="B Lotus"/>
                <w:rtl/>
              </w:rPr>
              <w:t xml:space="preserve"> </w:t>
            </w:r>
            <w:r w:rsidRPr="007B6537">
              <w:rPr>
                <w:rFonts w:cs="B Lotus" w:hint="cs"/>
                <w:rtl/>
              </w:rPr>
              <w:t>بیمه</w:t>
            </w:r>
            <w:r w:rsidRPr="007B6537">
              <w:rPr>
                <w:rFonts w:cs="B Lotus"/>
                <w:rtl/>
              </w:rPr>
              <w:t xml:space="preserve"> </w:t>
            </w:r>
            <w:r w:rsidRPr="007B6537">
              <w:rPr>
                <w:rFonts w:cs="B Lotus" w:hint="cs"/>
                <w:rtl/>
              </w:rPr>
              <w:t>خودرو</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5AAB0C9B"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EF56913" w14:textId="2180FB24" w:rsidR="007B6537" w:rsidRPr="007B6537" w:rsidRDefault="007B6537" w:rsidP="007B6537">
            <w:pPr>
              <w:jc w:val="center"/>
              <w:rPr>
                <w:rFonts w:cs="B Lotus"/>
                <w:sz w:val="24"/>
                <w:szCs w:val="24"/>
                <w:rtl/>
              </w:rPr>
            </w:pPr>
            <w:r w:rsidRPr="007B6537">
              <w:rPr>
                <w:rFonts w:cs="B Lotus"/>
                <w:rtl/>
              </w:rPr>
              <w:t>20</w:t>
            </w:r>
          </w:p>
        </w:tc>
        <w:tc>
          <w:tcPr>
            <w:tcW w:w="8279" w:type="dxa"/>
          </w:tcPr>
          <w:p w14:paraId="07CCE648" w14:textId="6C2F61C7"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DrvLcnsDte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دریافت</w:t>
            </w:r>
            <w:r w:rsidRPr="007B6537">
              <w:rPr>
                <w:rFonts w:cs="B Lotus"/>
                <w:rtl/>
              </w:rPr>
              <w:t xml:space="preserve">  </w:t>
            </w:r>
            <w:r w:rsidRPr="007B6537">
              <w:rPr>
                <w:rFonts w:cs="B Lotus" w:hint="cs"/>
                <w:rtl/>
              </w:rPr>
              <w:t>تصویر</w:t>
            </w:r>
            <w:r w:rsidRPr="007B6537">
              <w:rPr>
                <w:rFonts w:cs="B Lotus"/>
                <w:rtl/>
              </w:rPr>
              <w:t xml:space="preserve"> </w:t>
            </w:r>
            <w:r w:rsidRPr="007B6537">
              <w:rPr>
                <w:rFonts w:cs="B Lotus" w:hint="cs"/>
                <w:rtl/>
              </w:rPr>
              <w:t>گواهی</w:t>
            </w:r>
            <w:r w:rsidRPr="007B6537">
              <w:rPr>
                <w:rFonts w:cs="B Lotus"/>
                <w:rtl/>
              </w:rPr>
              <w:t xml:space="preserve"> </w:t>
            </w:r>
            <w:r w:rsidRPr="007B6537">
              <w:rPr>
                <w:rFonts w:cs="B Lotus" w:hint="cs"/>
                <w:rtl/>
              </w:rPr>
              <w:t>نامه</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1601188E"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6F0F75D7" w14:textId="70C6F6FE" w:rsidR="007B6537" w:rsidRPr="007B6537" w:rsidRDefault="007B6537" w:rsidP="007B6537">
            <w:pPr>
              <w:jc w:val="center"/>
              <w:rPr>
                <w:rFonts w:cs="B Lotus"/>
                <w:sz w:val="24"/>
                <w:szCs w:val="24"/>
                <w:rtl/>
              </w:rPr>
            </w:pPr>
            <w:r w:rsidRPr="007B6537">
              <w:rPr>
                <w:rFonts w:cs="B Lotus"/>
                <w:rtl/>
              </w:rPr>
              <w:t>21</w:t>
            </w:r>
          </w:p>
        </w:tc>
        <w:tc>
          <w:tcPr>
            <w:tcW w:w="8279" w:type="dxa"/>
          </w:tcPr>
          <w:p w14:paraId="3F28A9A6" w14:textId="1BFE571A"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LosThrdDte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دریافت</w:t>
            </w:r>
            <w:r w:rsidRPr="007B6537">
              <w:rPr>
                <w:rFonts w:cs="B Lotus"/>
                <w:rtl/>
              </w:rPr>
              <w:t xml:space="preserve"> </w:t>
            </w:r>
            <w:r w:rsidRPr="007B6537">
              <w:rPr>
                <w:rFonts w:cs="B Lotus" w:hint="cs"/>
                <w:rtl/>
              </w:rPr>
              <w:t>کارت</w:t>
            </w:r>
            <w:r w:rsidRPr="007B6537">
              <w:rPr>
                <w:rFonts w:cs="B Lotus"/>
                <w:rtl/>
              </w:rPr>
              <w:t xml:space="preserve"> </w:t>
            </w:r>
            <w:r w:rsidRPr="007B6537">
              <w:rPr>
                <w:rFonts w:cs="B Lotus" w:hint="cs"/>
                <w:rtl/>
              </w:rPr>
              <w:t>شناسایی</w:t>
            </w:r>
            <w:r w:rsidRPr="007B6537">
              <w:rPr>
                <w:rFonts w:cs="B Lotus"/>
                <w:rtl/>
              </w:rPr>
              <w:t xml:space="preserve"> </w:t>
            </w:r>
            <w:r w:rsidRPr="007B6537">
              <w:rPr>
                <w:rFonts w:cs="B Lotus" w:hint="cs"/>
                <w:rtl/>
              </w:rPr>
              <w:t>مصدوم</w:t>
            </w:r>
            <w:r w:rsidRPr="007B6537">
              <w:rPr>
                <w:rFonts w:cs="B Lotus"/>
                <w:rtl/>
              </w:rPr>
              <w:t xml:space="preserve"> </w:t>
            </w:r>
            <w:r w:rsidRPr="007B6537">
              <w:rPr>
                <w:rFonts w:cs="B Lotus" w:hint="cs"/>
                <w:rtl/>
              </w:rPr>
              <w:t>یا</w:t>
            </w:r>
            <w:r w:rsidRPr="007B6537">
              <w:rPr>
                <w:rFonts w:cs="B Lotus"/>
                <w:rtl/>
              </w:rPr>
              <w:t xml:space="preserve"> </w:t>
            </w:r>
            <w:r w:rsidRPr="007B6537">
              <w:rPr>
                <w:rFonts w:cs="B Lotus" w:hint="cs"/>
                <w:rtl/>
              </w:rPr>
              <w:t>متوفی</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69CB2D7A"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317AB7E" w14:textId="0760386C" w:rsidR="007B6537" w:rsidRPr="007B6537" w:rsidRDefault="007B6537" w:rsidP="007B6537">
            <w:pPr>
              <w:jc w:val="center"/>
              <w:rPr>
                <w:rFonts w:cs="B Lotus"/>
                <w:sz w:val="24"/>
                <w:szCs w:val="24"/>
                <w:rtl/>
              </w:rPr>
            </w:pPr>
            <w:r w:rsidRPr="007B6537">
              <w:rPr>
                <w:rFonts w:cs="B Lotus"/>
                <w:rtl/>
              </w:rPr>
              <w:t>22</w:t>
            </w:r>
          </w:p>
        </w:tc>
        <w:tc>
          <w:tcPr>
            <w:tcW w:w="8279" w:type="dxa"/>
          </w:tcPr>
          <w:p w14:paraId="7E1AEB8B" w14:textId="11612EA6"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LosThrdDocDte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دریافت</w:t>
            </w:r>
            <w:r w:rsidRPr="007B6537">
              <w:rPr>
                <w:rFonts w:cs="B Lotus"/>
                <w:rtl/>
              </w:rPr>
              <w:t xml:space="preserve"> </w:t>
            </w:r>
            <w:r w:rsidRPr="007B6537">
              <w:rPr>
                <w:rFonts w:cs="B Lotus" w:hint="cs"/>
                <w:rtl/>
              </w:rPr>
              <w:t>خلاصه</w:t>
            </w:r>
            <w:r w:rsidRPr="007B6537">
              <w:rPr>
                <w:rFonts w:cs="B Lotus"/>
                <w:rtl/>
              </w:rPr>
              <w:t xml:space="preserve"> </w:t>
            </w:r>
            <w:r w:rsidRPr="007B6537">
              <w:rPr>
                <w:rFonts w:cs="B Lotus" w:hint="cs"/>
                <w:rtl/>
              </w:rPr>
              <w:t>مصدوم</w:t>
            </w:r>
            <w:r w:rsidRPr="007B6537">
              <w:rPr>
                <w:rFonts w:cs="B Lotus"/>
                <w:rtl/>
              </w:rPr>
              <w:t xml:space="preserve"> </w:t>
            </w:r>
            <w:r w:rsidRPr="007B6537">
              <w:rPr>
                <w:rFonts w:cs="B Lotus" w:hint="cs"/>
                <w:rtl/>
              </w:rPr>
              <w:t>یا</w:t>
            </w:r>
            <w:r w:rsidRPr="007B6537">
              <w:rPr>
                <w:rFonts w:cs="B Lotus"/>
                <w:rtl/>
              </w:rPr>
              <w:t xml:space="preserve"> </w:t>
            </w:r>
            <w:r w:rsidRPr="007B6537">
              <w:rPr>
                <w:rFonts w:cs="B Lotus" w:hint="cs"/>
                <w:rtl/>
              </w:rPr>
              <w:t>متوفی</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16541545"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329C966F" w14:textId="58475E9C" w:rsidR="007B6537" w:rsidRPr="007B6537" w:rsidRDefault="007B6537" w:rsidP="007B6537">
            <w:pPr>
              <w:jc w:val="center"/>
              <w:rPr>
                <w:rFonts w:cs="B Lotus"/>
                <w:sz w:val="24"/>
                <w:szCs w:val="24"/>
                <w:rtl/>
              </w:rPr>
            </w:pPr>
            <w:r w:rsidRPr="007B6537">
              <w:rPr>
                <w:rFonts w:cs="B Lotus"/>
                <w:rtl/>
              </w:rPr>
              <w:t>23</w:t>
            </w:r>
          </w:p>
        </w:tc>
        <w:tc>
          <w:tcPr>
            <w:tcW w:w="8279" w:type="dxa"/>
          </w:tcPr>
          <w:p w14:paraId="3C43F67E" w14:textId="45056B60"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DrRptDte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دریافت</w:t>
            </w:r>
            <w:r w:rsidRPr="007B6537">
              <w:rPr>
                <w:rFonts w:cs="B Lotus"/>
                <w:rtl/>
              </w:rPr>
              <w:t xml:space="preserve"> </w:t>
            </w:r>
            <w:r w:rsidRPr="007B6537">
              <w:rPr>
                <w:rFonts w:cs="B Lotus" w:hint="cs"/>
                <w:rtl/>
              </w:rPr>
              <w:t>اسناد</w:t>
            </w:r>
            <w:r w:rsidRPr="007B6537">
              <w:rPr>
                <w:rFonts w:cs="B Lotus"/>
                <w:rtl/>
              </w:rPr>
              <w:t xml:space="preserve"> </w:t>
            </w:r>
            <w:r w:rsidRPr="007B6537">
              <w:rPr>
                <w:rFonts w:cs="B Lotus" w:hint="cs"/>
                <w:rtl/>
              </w:rPr>
              <w:t>پزشک</w:t>
            </w:r>
            <w:r w:rsidRPr="007B6537">
              <w:rPr>
                <w:rFonts w:cs="B Lotus"/>
                <w:rtl/>
              </w:rPr>
              <w:t xml:space="preserve"> </w:t>
            </w:r>
            <w:r w:rsidRPr="007B6537">
              <w:rPr>
                <w:rFonts w:cs="B Lotus" w:hint="cs"/>
                <w:rtl/>
              </w:rPr>
              <w:t>قانونی</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32F137E8"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2C0B536" w14:textId="7BF52082" w:rsidR="007B6537" w:rsidRPr="007B6537" w:rsidRDefault="007B6537" w:rsidP="007B6537">
            <w:pPr>
              <w:jc w:val="center"/>
              <w:rPr>
                <w:rFonts w:cs="B Lotus"/>
                <w:sz w:val="24"/>
                <w:szCs w:val="24"/>
                <w:rtl/>
              </w:rPr>
            </w:pPr>
            <w:r w:rsidRPr="007B6537">
              <w:rPr>
                <w:rFonts w:cs="B Lotus"/>
                <w:rtl/>
              </w:rPr>
              <w:t>24</w:t>
            </w:r>
          </w:p>
        </w:tc>
        <w:tc>
          <w:tcPr>
            <w:tcW w:w="8279" w:type="dxa"/>
          </w:tcPr>
          <w:p w14:paraId="25F4947D" w14:textId="05ED04E1"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CarDocDte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دریافت</w:t>
            </w:r>
            <w:r w:rsidRPr="007B6537">
              <w:rPr>
                <w:rFonts w:cs="B Lotus"/>
                <w:rtl/>
              </w:rPr>
              <w:t xml:space="preserve"> </w:t>
            </w:r>
            <w:r w:rsidRPr="007B6537">
              <w:rPr>
                <w:rFonts w:cs="B Lotus" w:hint="cs"/>
                <w:rtl/>
              </w:rPr>
              <w:t>مدرک</w:t>
            </w:r>
            <w:r w:rsidRPr="007B6537">
              <w:rPr>
                <w:rFonts w:cs="B Lotus"/>
                <w:rtl/>
              </w:rPr>
              <w:t xml:space="preserve"> </w:t>
            </w:r>
            <w:r w:rsidRPr="007B6537">
              <w:rPr>
                <w:rFonts w:cs="B Lotus" w:hint="cs"/>
                <w:rtl/>
              </w:rPr>
              <w:t>شناسایی</w:t>
            </w:r>
            <w:r w:rsidRPr="007B6537">
              <w:rPr>
                <w:rFonts w:cs="B Lotus"/>
                <w:rtl/>
              </w:rPr>
              <w:t xml:space="preserve"> </w:t>
            </w:r>
            <w:r w:rsidRPr="007B6537">
              <w:rPr>
                <w:rFonts w:cs="B Lotus" w:hint="cs"/>
                <w:rtl/>
              </w:rPr>
              <w:t>خودرو</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36B68F9F"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6AFA9778" w14:textId="70E0E3B5" w:rsidR="007B6537" w:rsidRPr="007B6537" w:rsidRDefault="007B6537" w:rsidP="007B6537">
            <w:pPr>
              <w:jc w:val="center"/>
              <w:rPr>
                <w:rFonts w:cs="B Lotus"/>
                <w:sz w:val="24"/>
                <w:szCs w:val="24"/>
                <w:rtl/>
              </w:rPr>
            </w:pPr>
            <w:r w:rsidRPr="007B6537">
              <w:rPr>
                <w:rFonts w:cs="B Lotus"/>
                <w:rtl/>
              </w:rPr>
              <w:t>25</w:t>
            </w:r>
          </w:p>
        </w:tc>
        <w:tc>
          <w:tcPr>
            <w:tcW w:w="8279" w:type="dxa"/>
          </w:tcPr>
          <w:p w14:paraId="2A91CEC8" w14:textId="7E8C8AE4"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LglDocDte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دریافت</w:t>
            </w:r>
            <w:r w:rsidRPr="007B6537">
              <w:rPr>
                <w:rFonts w:cs="B Lotus"/>
                <w:rtl/>
              </w:rPr>
              <w:t xml:space="preserve"> </w:t>
            </w:r>
            <w:r w:rsidRPr="007B6537">
              <w:rPr>
                <w:rFonts w:cs="B Lotus" w:hint="cs"/>
                <w:rtl/>
              </w:rPr>
              <w:t>مدارک</w:t>
            </w:r>
            <w:r w:rsidRPr="007B6537">
              <w:rPr>
                <w:rFonts w:cs="B Lotus"/>
                <w:rtl/>
              </w:rPr>
              <w:t xml:space="preserve"> </w:t>
            </w:r>
            <w:r w:rsidRPr="007B6537">
              <w:rPr>
                <w:rFonts w:cs="B Lotus" w:hint="cs"/>
                <w:rtl/>
              </w:rPr>
              <w:t>وکالت</w:t>
            </w:r>
            <w:r w:rsidRPr="007B6537">
              <w:rPr>
                <w:rFonts w:cs="B Lotus"/>
                <w:rtl/>
              </w:rPr>
              <w:t xml:space="preserve"> </w:t>
            </w:r>
            <w:r w:rsidRPr="007B6537">
              <w:rPr>
                <w:rFonts w:cs="B Lotus" w:hint="cs"/>
                <w:rtl/>
              </w:rPr>
              <w:t>یا</w:t>
            </w:r>
            <w:r w:rsidRPr="007B6537">
              <w:rPr>
                <w:rFonts w:cs="B Lotus"/>
                <w:rtl/>
              </w:rPr>
              <w:t xml:space="preserve"> </w:t>
            </w:r>
            <w:r w:rsidRPr="007B6537">
              <w:rPr>
                <w:rFonts w:cs="B Lotus" w:hint="cs"/>
                <w:rtl/>
              </w:rPr>
              <w:t>وصیت</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2916BAC4"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4B08CBF" w14:textId="70B93BA5" w:rsidR="007B6537" w:rsidRPr="007B6537" w:rsidRDefault="007B6537" w:rsidP="007B6537">
            <w:pPr>
              <w:jc w:val="center"/>
              <w:rPr>
                <w:rFonts w:cs="B Lotus"/>
                <w:sz w:val="24"/>
                <w:szCs w:val="24"/>
                <w:rtl/>
              </w:rPr>
            </w:pPr>
            <w:r w:rsidRPr="007B6537">
              <w:rPr>
                <w:rFonts w:cs="B Lotus"/>
                <w:rtl/>
              </w:rPr>
              <w:t>26</w:t>
            </w:r>
          </w:p>
        </w:tc>
        <w:tc>
          <w:tcPr>
            <w:tcW w:w="8279" w:type="dxa"/>
          </w:tcPr>
          <w:p w14:paraId="541447E3" w14:textId="0D321BA9"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DieDocDte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دریافت</w:t>
            </w:r>
            <w:r w:rsidRPr="007B6537">
              <w:rPr>
                <w:rFonts w:cs="B Lotus"/>
                <w:rtl/>
              </w:rPr>
              <w:t xml:space="preserve"> </w:t>
            </w:r>
            <w:r w:rsidRPr="007B6537">
              <w:rPr>
                <w:rFonts w:cs="B Lotus" w:hint="cs"/>
                <w:rtl/>
              </w:rPr>
              <w:t>جواز</w:t>
            </w:r>
            <w:r w:rsidRPr="007B6537">
              <w:rPr>
                <w:rFonts w:cs="B Lotus"/>
                <w:rtl/>
              </w:rPr>
              <w:t xml:space="preserve"> </w:t>
            </w:r>
            <w:r w:rsidRPr="007B6537">
              <w:rPr>
                <w:rFonts w:cs="B Lotus" w:hint="cs"/>
                <w:rtl/>
              </w:rPr>
              <w:t>دفن</w:t>
            </w:r>
            <w:r w:rsidRPr="007B6537">
              <w:rPr>
                <w:rFonts w:cs="B Lotus"/>
                <w:rtl/>
              </w:rPr>
              <w:t xml:space="preserve"> </w:t>
            </w:r>
            <w:r w:rsidRPr="007B6537">
              <w:rPr>
                <w:rFonts w:cs="B Lotus" w:hint="cs"/>
                <w:rtl/>
              </w:rPr>
              <w:t>یا</w:t>
            </w:r>
            <w:r w:rsidRPr="007B6537">
              <w:rPr>
                <w:rFonts w:cs="B Lotus"/>
                <w:rtl/>
              </w:rPr>
              <w:t xml:space="preserve"> </w:t>
            </w:r>
            <w:r w:rsidRPr="007B6537">
              <w:rPr>
                <w:rFonts w:cs="B Lotus" w:hint="cs"/>
                <w:rtl/>
              </w:rPr>
              <w:t>گواهی</w:t>
            </w:r>
            <w:r w:rsidRPr="007B6537">
              <w:rPr>
                <w:rFonts w:cs="B Lotus"/>
                <w:rtl/>
              </w:rPr>
              <w:t xml:space="preserve"> </w:t>
            </w:r>
            <w:r w:rsidRPr="007B6537">
              <w:rPr>
                <w:rFonts w:cs="B Lotus" w:hint="cs"/>
                <w:rtl/>
              </w:rPr>
              <w:t>فوت</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0BA2795F"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6807A8DF" w14:textId="565BD977" w:rsidR="007B6537" w:rsidRPr="007B6537" w:rsidRDefault="007B6537" w:rsidP="007B6537">
            <w:pPr>
              <w:jc w:val="center"/>
              <w:rPr>
                <w:rFonts w:cs="B Lotus"/>
                <w:sz w:val="24"/>
                <w:szCs w:val="24"/>
                <w:rtl/>
              </w:rPr>
            </w:pPr>
            <w:r w:rsidRPr="007B6537">
              <w:rPr>
                <w:rFonts w:cs="B Lotus"/>
                <w:rtl/>
              </w:rPr>
              <w:t>27</w:t>
            </w:r>
          </w:p>
        </w:tc>
        <w:tc>
          <w:tcPr>
            <w:tcW w:w="8279" w:type="dxa"/>
          </w:tcPr>
          <w:p w14:paraId="08E671A5" w14:textId="1CB2977A"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LstRprtDte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دریافت</w:t>
            </w:r>
            <w:r w:rsidRPr="007B6537">
              <w:rPr>
                <w:rFonts w:cs="B Lotus"/>
                <w:rtl/>
              </w:rPr>
              <w:t xml:space="preserve"> </w:t>
            </w:r>
            <w:r w:rsidRPr="007B6537">
              <w:rPr>
                <w:rFonts w:cs="B Lotus" w:hint="cs"/>
                <w:rtl/>
              </w:rPr>
              <w:t>اخرین</w:t>
            </w:r>
            <w:r w:rsidRPr="007B6537">
              <w:rPr>
                <w:rFonts w:cs="B Lotus"/>
                <w:rtl/>
              </w:rPr>
              <w:t xml:space="preserve"> </w:t>
            </w:r>
            <w:r w:rsidRPr="007B6537">
              <w:rPr>
                <w:rFonts w:cs="B Lotus" w:hint="cs"/>
                <w:rtl/>
              </w:rPr>
              <w:t>گزارش</w:t>
            </w:r>
            <w:r w:rsidRPr="007B6537">
              <w:rPr>
                <w:rFonts w:cs="B Lotus"/>
                <w:rtl/>
              </w:rPr>
              <w:t xml:space="preserve"> </w:t>
            </w:r>
            <w:r w:rsidRPr="007B6537">
              <w:rPr>
                <w:rFonts w:cs="B Lotus" w:hint="cs"/>
                <w:rtl/>
              </w:rPr>
              <w:t>از</w:t>
            </w:r>
            <w:r w:rsidRPr="007B6537">
              <w:rPr>
                <w:rFonts w:cs="B Lotus"/>
                <w:rtl/>
              </w:rPr>
              <w:t xml:space="preserve"> </w:t>
            </w:r>
            <w:r w:rsidRPr="007B6537">
              <w:rPr>
                <w:rFonts w:cs="B Lotus" w:hint="cs"/>
                <w:rtl/>
              </w:rPr>
              <w:t>مراجع</w:t>
            </w:r>
            <w:r w:rsidRPr="007B6537">
              <w:rPr>
                <w:rFonts w:cs="B Lotus"/>
                <w:rtl/>
              </w:rPr>
              <w:t xml:space="preserve"> </w:t>
            </w:r>
            <w:r w:rsidRPr="007B6537">
              <w:rPr>
                <w:rFonts w:cs="B Lotus" w:hint="cs"/>
                <w:rtl/>
              </w:rPr>
              <w:t>ذیربط</w:t>
            </w:r>
            <w:r w:rsidRPr="007B6537">
              <w:rPr>
                <w:rFonts w:cs="B Lotus"/>
                <w:rtl/>
              </w:rPr>
              <w:t xml:space="preserve"> </w:t>
            </w:r>
            <w:r w:rsidRPr="007B6537">
              <w:rPr>
                <w:rFonts w:cs="B Lotus" w:hint="cs"/>
                <w:rtl/>
              </w:rPr>
              <w:t>نا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است</w:t>
            </w:r>
          </w:p>
        </w:tc>
      </w:tr>
      <w:tr w:rsidR="007B6537" w:rsidRPr="007B6537" w14:paraId="3C01D4ED"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7316EE5A" w14:textId="0A69F6B8" w:rsidR="007B6537" w:rsidRPr="007B6537" w:rsidRDefault="007B6537" w:rsidP="007B6537">
            <w:pPr>
              <w:jc w:val="center"/>
              <w:rPr>
                <w:rFonts w:cs="B Lotus"/>
                <w:sz w:val="24"/>
                <w:szCs w:val="24"/>
                <w:rtl/>
              </w:rPr>
            </w:pPr>
            <w:r w:rsidRPr="007B6537">
              <w:rPr>
                <w:rFonts w:cs="B Lotus"/>
                <w:rtl/>
              </w:rPr>
              <w:t>28</w:t>
            </w:r>
          </w:p>
        </w:tc>
        <w:tc>
          <w:tcPr>
            <w:tcW w:w="8279" w:type="dxa"/>
          </w:tcPr>
          <w:p w14:paraId="51C2DF6A" w14:textId="1E2AAAB1"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PrntDocLosCmpDocNo</w:t>
            </w:r>
            <w:r w:rsidRPr="007B6537">
              <w:rPr>
                <w:rFonts w:cs="B Lotus"/>
                <w:rtl/>
              </w:rPr>
              <w:t>_</w:t>
            </w:r>
            <w:r w:rsidRPr="007B6537">
              <w:rPr>
                <w:rFonts w:cs="B Lotus" w:hint="cs"/>
                <w:rtl/>
              </w:rPr>
              <w:t>پرونده</w:t>
            </w:r>
            <w:r w:rsidRPr="007B6537">
              <w:rPr>
                <w:rFonts w:cs="B Lotus"/>
                <w:rtl/>
              </w:rPr>
              <w:t xml:space="preserve"> </w:t>
            </w:r>
            <w:r w:rsidRPr="007B6537">
              <w:rPr>
                <w:rFonts w:cs="B Lotus" w:hint="cs"/>
                <w:rtl/>
              </w:rPr>
              <w:t>خسارت</w:t>
            </w:r>
            <w:r w:rsidRPr="007B6537">
              <w:rPr>
                <w:rFonts w:cs="B Lotus"/>
                <w:rtl/>
              </w:rPr>
              <w:t xml:space="preserve"> </w:t>
            </w:r>
            <w:r w:rsidRPr="007B6537">
              <w:rPr>
                <w:rFonts w:cs="B Lotus" w:hint="cs"/>
                <w:rtl/>
              </w:rPr>
              <w:t>قبلا</w:t>
            </w:r>
            <w:r w:rsidRPr="007B6537">
              <w:rPr>
                <w:rFonts w:cs="B Lotus"/>
                <w:rtl/>
              </w:rPr>
              <w:t xml:space="preserve"> </w:t>
            </w:r>
            <w:r w:rsidRPr="007B6537">
              <w:rPr>
                <w:rFonts w:cs="B Lotus" w:hint="cs"/>
                <w:rtl/>
              </w:rPr>
              <w:t>ثبت</w:t>
            </w:r>
            <w:r w:rsidRPr="007B6537">
              <w:rPr>
                <w:rFonts w:cs="B Lotus"/>
                <w:rtl/>
              </w:rPr>
              <w:t xml:space="preserve"> </w:t>
            </w:r>
            <w:r w:rsidRPr="007B6537">
              <w:rPr>
                <w:rFonts w:cs="B Lotus" w:hint="cs"/>
                <w:rtl/>
              </w:rPr>
              <w:t>شده</w:t>
            </w:r>
            <w:r w:rsidRPr="007B6537">
              <w:rPr>
                <w:rFonts w:cs="B Lotus"/>
                <w:rtl/>
              </w:rPr>
              <w:t xml:space="preserve"> </w:t>
            </w:r>
            <w:r w:rsidRPr="007B6537">
              <w:rPr>
                <w:rFonts w:cs="B Lotus" w:hint="cs"/>
                <w:rtl/>
              </w:rPr>
              <w:t>است</w:t>
            </w:r>
          </w:p>
        </w:tc>
      </w:tr>
      <w:tr w:rsidR="007B6537" w:rsidRPr="007B6537" w14:paraId="77E8BABB"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2D5265C2" w14:textId="65E30477" w:rsidR="007B6537" w:rsidRPr="007B6537" w:rsidRDefault="007B6537" w:rsidP="007B6537">
            <w:pPr>
              <w:jc w:val="center"/>
              <w:rPr>
                <w:rFonts w:cs="B Lotus"/>
                <w:sz w:val="24"/>
                <w:szCs w:val="24"/>
                <w:rtl/>
              </w:rPr>
            </w:pPr>
            <w:r w:rsidRPr="007B6537">
              <w:rPr>
                <w:rFonts w:cs="B Lotus"/>
                <w:rtl/>
              </w:rPr>
              <w:t>29</w:t>
            </w:r>
          </w:p>
        </w:tc>
        <w:tc>
          <w:tcPr>
            <w:tcW w:w="8279" w:type="dxa"/>
          </w:tcPr>
          <w:p w14:paraId="4D169F43" w14:textId="512F43F6"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hint="cs"/>
                <w:rtl/>
              </w:rPr>
              <w:t>کد</w:t>
            </w:r>
            <w:r w:rsidRPr="007B6537">
              <w:rPr>
                <w:rFonts w:cs="B Lotus"/>
                <w:rtl/>
              </w:rPr>
              <w:t xml:space="preserve"> </w:t>
            </w:r>
            <w:r w:rsidRPr="007B6537">
              <w:rPr>
                <w:rFonts w:cs="B Lotus" w:hint="cs"/>
                <w:rtl/>
              </w:rPr>
              <w:t>یکتا</w:t>
            </w:r>
            <w:r w:rsidRPr="007B6537">
              <w:rPr>
                <w:rFonts w:cs="B Lotus"/>
                <w:rtl/>
              </w:rPr>
              <w:t xml:space="preserve"> </w:t>
            </w:r>
            <w:r w:rsidRPr="007B6537">
              <w:rPr>
                <w:rFonts w:cs="B Lotus" w:hint="cs"/>
                <w:rtl/>
              </w:rPr>
              <w:t>بیمه</w:t>
            </w:r>
            <w:r w:rsidRPr="007B6537">
              <w:rPr>
                <w:rFonts w:cs="B Lotus"/>
                <w:rtl/>
              </w:rPr>
              <w:t xml:space="preserve"> </w:t>
            </w:r>
            <w:r w:rsidRPr="007B6537">
              <w:rPr>
                <w:rFonts w:cs="B Lotus" w:hint="cs"/>
                <w:rtl/>
              </w:rPr>
              <w:t>نامه</w:t>
            </w:r>
            <w:r w:rsidRPr="007B6537">
              <w:rPr>
                <w:rFonts w:cs="B Lotus"/>
                <w:rtl/>
              </w:rPr>
              <w:t xml:space="preserve"> </w:t>
            </w:r>
            <w:r w:rsidRPr="007B6537">
              <w:rPr>
                <w:rFonts w:cs="B Lotus" w:hint="cs"/>
                <w:rtl/>
              </w:rPr>
              <w:t>و</w:t>
            </w:r>
            <w:r w:rsidRPr="007B6537">
              <w:rPr>
                <w:rFonts w:cs="B Lotus"/>
                <w:rtl/>
              </w:rPr>
              <w:t xml:space="preserve"> </w:t>
            </w:r>
            <w:r w:rsidRPr="007B6537">
              <w:rPr>
                <w:rFonts w:cs="B Lotus" w:hint="cs"/>
                <w:rtl/>
              </w:rPr>
              <w:t>شماره</w:t>
            </w:r>
            <w:r w:rsidRPr="007B6537">
              <w:rPr>
                <w:rFonts w:cs="B Lotus"/>
                <w:rtl/>
              </w:rPr>
              <w:t xml:space="preserve"> </w:t>
            </w:r>
            <w:r w:rsidRPr="007B6537">
              <w:rPr>
                <w:rFonts w:cs="B Lotus" w:hint="cs"/>
                <w:rtl/>
              </w:rPr>
              <w:t>چاپی</w:t>
            </w:r>
            <w:r w:rsidRPr="007B6537">
              <w:rPr>
                <w:rFonts w:cs="B Lotus"/>
                <w:rtl/>
              </w:rPr>
              <w:t xml:space="preserve"> </w:t>
            </w:r>
            <w:r w:rsidRPr="007B6537">
              <w:rPr>
                <w:rFonts w:cs="B Lotus" w:hint="cs"/>
                <w:rtl/>
              </w:rPr>
              <w:t>بیمه</w:t>
            </w:r>
            <w:r w:rsidRPr="007B6537">
              <w:rPr>
                <w:rFonts w:cs="B Lotus"/>
                <w:rtl/>
              </w:rPr>
              <w:t xml:space="preserve"> </w:t>
            </w:r>
            <w:r w:rsidRPr="007B6537">
              <w:rPr>
                <w:rFonts w:cs="B Lotus" w:hint="cs"/>
                <w:rtl/>
              </w:rPr>
              <w:t>نامه</w:t>
            </w:r>
            <w:r w:rsidRPr="007B6537">
              <w:rPr>
                <w:rFonts w:cs="B Lotus"/>
                <w:rtl/>
              </w:rPr>
              <w:t xml:space="preserve"> </w:t>
            </w:r>
            <w:r w:rsidRPr="007B6537">
              <w:rPr>
                <w:rFonts w:cs="B Lotus" w:hint="cs"/>
                <w:rtl/>
              </w:rPr>
              <w:t>ثبت</w:t>
            </w:r>
            <w:r w:rsidRPr="007B6537">
              <w:rPr>
                <w:rFonts w:cs="B Lotus"/>
                <w:rtl/>
              </w:rPr>
              <w:t xml:space="preserve"> </w:t>
            </w:r>
            <w:r w:rsidRPr="007B6537">
              <w:rPr>
                <w:rFonts w:cs="B Lotus" w:hint="cs"/>
                <w:rtl/>
              </w:rPr>
              <w:t>نشده</w:t>
            </w:r>
            <w:r w:rsidRPr="007B6537">
              <w:rPr>
                <w:rFonts w:cs="B Lotus"/>
                <w:rtl/>
              </w:rPr>
              <w:t xml:space="preserve"> </w:t>
            </w:r>
            <w:r w:rsidRPr="007B6537">
              <w:rPr>
                <w:rFonts w:cs="B Lotus" w:hint="cs"/>
                <w:rtl/>
              </w:rPr>
              <w:t>است</w:t>
            </w:r>
          </w:p>
        </w:tc>
      </w:tr>
      <w:tr w:rsidR="007B6537" w:rsidRPr="007B6537" w14:paraId="400F144B"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6509FA1" w14:textId="1D4F2270" w:rsidR="007B6537" w:rsidRPr="007B6537" w:rsidRDefault="007B6537" w:rsidP="007B6537">
            <w:pPr>
              <w:jc w:val="center"/>
              <w:rPr>
                <w:rFonts w:cs="B Lotus"/>
                <w:sz w:val="24"/>
                <w:szCs w:val="24"/>
                <w:rtl/>
              </w:rPr>
            </w:pPr>
            <w:r w:rsidRPr="007B6537">
              <w:rPr>
                <w:rFonts w:cs="B Lotus"/>
                <w:rtl/>
              </w:rPr>
              <w:t>30</w:t>
            </w:r>
          </w:p>
        </w:tc>
        <w:tc>
          <w:tcPr>
            <w:tcW w:w="8279" w:type="dxa"/>
          </w:tcPr>
          <w:p w14:paraId="4E08BB87" w14:textId="7FE8F601"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OcrDte</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و</w:t>
            </w:r>
            <w:r w:rsidRPr="007B6537">
              <w:rPr>
                <w:rFonts w:cs="B Lotus"/>
                <w:rtl/>
              </w:rPr>
              <w:t xml:space="preserve"> </w:t>
            </w:r>
            <w:r w:rsidRPr="007B6537">
              <w:rPr>
                <w:rFonts w:cs="B Lotus" w:hint="cs"/>
                <w:rtl/>
              </w:rPr>
              <w:t>زمان</w:t>
            </w:r>
            <w:r w:rsidRPr="007B6537">
              <w:rPr>
                <w:rFonts w:cs="B Lotus"/>
                <w:rtl/>
              </w:rPr>
              <w:t xml:space="preserve"> </w:t>
            </w:r>
            <w:r w:rsidRPr="007B6537">
              <w:rPr>
                <w:rFonts w:cs="B Lotus" w:hint="cs"/>
                <w:rtl/>
              </w:rPr>
              <w:t>وقوع</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با</w:t>
            </w:r>
            <w:r w:rsidRPr="007B6537">
              <w:rPr>
                <w:rFonts w:cs="B Lotus"/>
                <w:rtl/>
              </w:rPr>
              <w:t xml:space="preserve"> </w:t>
            </w:r>
            <w:r w:rsidRPr="007B6537">
              <w:rPr>
                <w:rFonts w:cs="B Lotus" w:hint="cs"/>
                <w:rtl/>
              </w:rPr>
              <w:t>فرمت</w:t>
            </w:r>
            <w:r w:rsidRPr="007B6537">
              <w:rPr>
                <w:rFonts w:cs="B Lotus"/>
                <w:rtl/>
              </w:rPr>
              <w:t xml:space="preserve"> 1234/56/78 12:34</w:t>
            </w:r>
            <w:r w:rsidRPr="007B6537">
              <w:rPr>
                <w:rFonts w:cs="B Lotus" w:hint="cs"/>
                <w:rtl/>
              </w:rPr>
              <w:t>وارد</w:t>
            </w:r>
            <w:r w:rsidRPr="007B6537">
              <w:rPr>
                <w:rFonts w:cs="B Lotus"/>
                <w:rtl/>
              </w:rPr>
              <w:t xml:space="preserve"> </w:t>
            </w:r>
            <w:r w:rsidRPr="007B6537">
              <w:rPr>
                <w:rFonts w:cs="B Lotus" w:hint="cs"/>
                <w:rtl/>
              </w:rPr>
              <w:t>شود</w:t>
            </w:r>
          </w:p>
        </w:tc>
      </w:tr>
      <w:tr w:rsidR="007B6537" w:rsidRPr="007B6537" w14:paraId="6F0F7B6B"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1D8A4A74" w14:textId="273283F8" w:rsidR="007B6537" w:rsidRPr="007B6537" w:rsidRDefault="007B6537" w:rsidP="007B6537">
            <w:pPr>
              <w:jc w:val="center"/>
              <w:rPr>
                <w:rFonts w:cs="B Lotus"/>
                <w:sz w:val="24"/>
                <w:szCs w:val="24"/>
                <w:rtl/>
              </w:rPr>
            </w:pPr>
            <w:r w:rsidRPr="007B6537">
              <w:rPr>
                <w:rFonts w:cs="B Lotus"/>
                <w:rtl/>
              </w:rPr>
              <w:t>31</w:t>
            </w:r>
          </w:p>
        </w:tc>
        <w:tc>
          <w:tcPr>
            <w:tcW w:w="8279" w:type="dxa"/>
          </w:tcPr>
          <w:p w14:paraId="5D57095F" w14:textId="57FD8175"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BrnhFldCod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شعبه</w:t>
            </w:r>
            <w:r w:rsidRPr="007B6537">
              <w:rPr>
                <w:rFonts w:cs="B Lotus"/>
                <w:rtl/>
              </w:rPr>
              <w:t xml:space="preserve"> </w:t>
            </w:r>
            <w:r w:rsidRPr="007B6537">
              <w:rPr>
                <w:rFonts w:cs="B Lotus" w:hint="cs"/>
                <w:rtl/>
              </w:rPr>
              <w:t>شرکت</w:t>
            </w:r>
            <w:r w:rsidRPr="007B6537">
              <w:rPr>
                <w:rFonts w:cs="B Lotus"/>
                <w:rtl/>
              </w:rPr>
              <w:t xml:space="preserve"> </w:t>
            </w:r>
            <w:r w:rsidRPr="007B6537">
              <w:rPr>
                <w:rFonts w:cs="B Lotus" w:hint="cs"/>
                <w:rtl/>
              </w:rPr>
              <w:t>بیمه</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نیست</w:t>
            </w:r>
          </w:p>
        </w:tc>
      </w:tr>
      <w:tr w:rsidR="007B6537" w:rsidRPr="007B6537" w14:paraId="07A22AE3"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FFEA604" w14:textId="335C4078" w:rsidR="007B6537" w:rsidRPr="007B6537" w:rsidRDefault="007B6537" w:rsidP="007B6537">
            <w:pPr>
              <w:jc w:val="center"/>
              <w:rPr>
                <w:rFonts w:cs="B Lotus"/>
                <w:sz w:val="24"/>
                <w:szCs w:val="24"/>
                <w:rtl/>
              </w:rPr>
            </w:pPr>
            <w:r w:rsidRPr="007B6537">
              <w:rPr>
                <w:rFonts w:cs="B Lotus"/>
                <w:rtl/>
              </w:rPr>
              <w:t>32</w:t>
            </w:r>
          </w:p>
        </w:tc>
        <w:tc>
          <w:tcPr>
            <w:tcW w:w="8279" w:type="dxa"/>
          </w:tcPr>
          <w:p w14:paraId="2733C1E5" w14:textId="752202B3"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AgncFldCod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نمایندگی</w:t>
            </w:r>
            <w:r w:rsidRPr="007B6537">
              <w:rPr>
                <w:rFonts w:cs="B Lotus"/>
                <w:rtl/>
              </w:rPr>
              <w:t xml:space="preserve"> </w:t>
            </w:r>
            <w:r w:rsidRPr="007B6537">
              <w:rPr>
                <w:rFonts w:cs="B Lotus" w:hint="cs"/>
                <w:rtl/>
              </w:rPr>
              <w:t>رسمی</w:t>
            </w:r>
            <w:r w:rsidRPr="007B6537">
              <w:rPr>
                <w:rFonts w:cs="B Lotus"/>
                <w:rtl/>
              </w:rPr>
              <w:t xml:space="preserve"> </w:t>
            </w:r>
            <w:r w:rsidRPr="007B6537">
              <w:rPr>
                <w:rFonts w:cs="B Lotus" w:hint="cs"/>
                <w:rtl/>
              </w:rPr>
              <w:t>شرکت</w:t>
            </w:r>
            <w:r w:rsidRPr="007B6537">
              <w:rPr>
                <w:rFonts w:cs="B Lotus"/>
                <w:rtl/>
              </w:rPr>
              <w:t xml:space="preserve"> </w:t>
            </w:r>
            <w:r w:rsidRPr="007B6537">
              <w:rPr>
                <w:rFonts w:cs="B Lotus" w:hint="cs"/>
                <w:rtl/>
              </w:rPr>
              <w:t>بیمه</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نیست</w:t>
            </w:r>
          </w:p>
        </w:tc>
      </w:tr>
      <w:tr w:rsidR="007B6537" w:rsidRPr="007B6537" w14:paraId="004104E2"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7353FEE2" w14:textId="34CE7554" w:rsidR="007B6537" w:rsidRPr="007B6537" w:rsidRDefault="007B6537" w:rsidP="007B6537">
            <w:pPr>
              <w:jc w:val="center"/>
              <w:rPr>
                <w:rFonts w:cs="B Lotus"/>
                <w:sz w:val="24"/>
                <w:szCs w:val="24"/>
                <w:rtl/>
              </w:rPr>
            </w:pPr>
            <w:r w:rsidRPr="007B6537">
              <w:rPr>
                <w:rFonts w:cs="B Lotus"/>
                <w:rtl/>
              </w:rPr>
              <w:t>33</w:t>
            </w:r>
          </w:p>
        </w:tc>
        <w:tc>
          <w:tcPr>
            <w:tcW w:w="8279" w:type="dxa"/>
          </w:tcPr>
          <w:p w14:paraId="78661BAF" w14:textId="6F77EB5C"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EdrsThrPlcyCod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یکتا</w:t>
            </w:r>
            <w:r w:rsidRPr="007B6537">
              <w:rPr>
                <w:rFonts w:cs="B Lotus"/>
                <w:rtl/>
              </w:rPr>
              <w:t xml:space="preserve"> </w:t>
            </w:r>
            <w:r w:rsidRPr="007B6537">
              <w:rPr>
                <w:rFonts w:cs="B Lotus" w:hint="cs"/>
                <w:rtl/>
              </w:rPr>
              <w:t>الحاقیه</w:t>
            </w:r>
            <w:r w:rsidRPr="007B6537">
              <w:rPr>
                <w:rFonts w:cs="B Lotus"/>
                <w:rtl/>
              </w:rPr>
              <w:t xml:space="preserve"> </w:t>
            </w:r>
            <w:r w:rsidRPr="007B6537">
              <w:rPr>
                <w:rFonts w:cs="B Lotus" w:hint="cs"/>
                <w:rtl/>
              </w:rPr>
              <w:t>قبلا</w:t>
            </w:r>
            <w:r w:rsidRPr="007B6537">
              <w:rPr>
                <w:rFonts w:cs="B Lotus"/>
                <w:rtl/>
              </w:rPr>
              <w:t xml:space="preserve"> </w:t>
            </w:r>
            <w:r w:rsidRPr="007B6537">
              <w:rPr>
                <w:rFonts w:cs="B Lotus" w:hint="cs"/>
                <w:rtl/>
              </w:rPr>
              <w:t>ثبت</w:t>
            </w:r>
            <w:r w:rsidRPr="007B6537">
              <w:rPr>
                <w:rFonts w:cs="B Lotus"/>
                <w:rtl/>
              </w:rPr>
              <w:t xml:space="preserve"> </w:t>
            </w:r>
            <w:r w:rsidRPr="007B6537">
              <w:rPr>
                <w:rFonts w:cs="B Lotus" w:hint="cs"/>
                <w:rtl/>
              </w:rPr>
              <w:t>نشده</w:t>
            </w:r>
            <w:r w:rsidRPr="007B6537">
              <w:rPr>
                <w:rFonts w:cs="B Lotus"/>
                <w:rtl/>
              </w:rPr>
              <w:t xml:space="preserve"> </w:t>
            </w:r>
            <w:r w:rsidRPr="007B6537">
              <w:rPr>
                <w:rFonts w:cs="B Lotus" w:hint="cs"/>
                <w:rtl/>
              </w:rPr>
              <w:t>است</w:t>
            </w:r>
          </w:p>
        </w:tc>
      </w:tr>
      <w:tr w:rsidR="007B6537" w:rsidRPr="007B6537" w14:paraId="79190D37"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96512C3" w14:textId="668D0C13" w:rsidR="007B6537" w:rsidRPr="007B6537" w:rsidRDefault="007B6537" w:rsidP="007B6537">
            <w:pPr>
              <w:jc w:val="center"/>
              <w:rPr>
                <w:rFonts w:cs="B Lotus"/>
                <w:sz w:val="24"/>
                <w:szCs w:val="24"/>
                <w:rtl/>
              </w:rPr>
            </w:pPr>
            <w:r w:rsidRPr="007B6537">
              <w:rPr>
                <w:rFonts w:cs="B Lotus"/>
                <w:rtl/>
              </w:rPr>
              <w:lastRenderedPageBreak/>
              <w:t>34</w:t>
            </w:r>
          </w:p>
        </w:tc>
        <w:tc>
          <w:tcPr>
            <w:tcW w:w="8279" w:type="dxa"/>
          </w:tcPr>
          <w:p w14:paraId="158DB9AE" w14:textId="4C152538"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AgncFldCod&amp;BrnhFldCod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نمایندگی</w:t>
            </w:r>
            <w:r w:rsidRPr="007B6537">
              <w:rPr>
                <w:rFonts w:cs="B Lotus"/>
                <w:rtl/>
              </w:rPr>
              <w:t xml:space="preserve"> </w:t>
            </w:r>
            <w:r w:rsidRPr="007B6537">
              <w:rPr>
                <w:rFonts w:cs="B Lotus" w:hint="cs"/>
                <w:rtl/>
              </w:rPr>
              <w:t>یا</w:t>
            </w:r>
            <w:r w:rsidRPr="007B6537">
              <w:rPr>
                <w:rFonts w:cs="B Lotus"/>
                <w:rtl/>
              </w:rPr>
              <w:t xml:space="preserve"> </w:t>
            </w:r>
            <w:r w:rsidRPr="007B6537">
              <w:rPr>
                <w:rFonts w:cs="B Lotus" w:hint="cs"/>
                <w:rtl/>
              </w:rPr>
              <w:t>کد</w:t>
            </w:r>
            <w:r w:rsidRPr="007B6537">
              <w:rPr>
                <w:rFonts w:cs="B Lotus"/>
                <w:rtl/>
              </w:rPr>
              <w:t xml:space="preserve"> </w:t>
            </w:r>
            <w:r w:rsidRPr="007B6537">
              <w:rPr>
                <w:rFonts w:cs="B Lotus" w:hint="cs"/>
                <w:rtl/>
              </w:rPr>
              <w:t>شعبه</w:t>
            </w:r>
            <w:r w:rsidRPr="007B6537">
              <w:rPr>
                <w:rFonts w:cs="B Lotus"/>
                <w:rtl/>
              </w:rPr>
              <w:t xml:space="preserve"> </w:t>
            </w:r>
            <w:r w:rsidRPr="007B6537">
              <w:rPr>
                <w:rFonts w:cs="B Lotus" w:hint="cs"/>
                <w:rtl/>
              </w:rPr>
              <w:t>حداقل</w:t>
            </w:r>
            <w:r w:rsidRPr="007B6537">
              <w:rPr>
                <w:rFonts w:cs="B Lotus"/>
                <w:rtl/>
              </w:rPr>
              <w:t xml:space="preserve"> </w:t>
            </w:r>
            <w:r w:rsidRPr="007B6537">
              <w:rPr>
                <w:rFonts w:cs="B Lotus" w:hint="cs"/>
                <w:rtl/>
              </w:rPr>
              <w:t>یکی</w:t>
            </w:r>
            <w:r w:rsidRPr="007B6537">
              <w:rPr>
                <w:rFonts w:cs="B Lotus"/>
                <w:rtl/>
              </w:rPr>
              <w:t xml:space="preserve"> </w:t>
            </w:r>
            <w:r w:rsidRPr="007B6537">
              <w:rPr>
                <w:rFonts w:cs="B Lotus" w:hint="cs"/>
                <w:rtl/>
              </w:rPr>
              <w:t>میبایستی</w:t>
            </w:r>
            <w:r w:rsidRPr="007B6537">
              <w:rPr>
                <w:rFonts w:cs="B Lotus"/>
                <w:rtl/>
              </w:rPr>
              <w:t xml:space="preserve"> </w:t>
            </w:r>
            <w:r w:rsidRPr="007B6537">
              <w:rPr>
                <w:rFonts w:cs="B Lotus" w:hint="cs"/>
                <w:rtl/>
              </w:rPr>
              <w:t>ارسال</w:t>
            </w:r>
            <w:r w:rsidRPr="007B6537">
              <w:rPr>
                <w:rFonts w:cs="B Lotus"/>
                <w:rtl/>
              </w:rPr>
              <w:t xml:space="preserve"> </w:t>
            </w:r>
            <w:r w:rsidRPr="007B6537">
              <w:rPr>
                <w:rFonts w:cs="B Lotus" w:hint="cs"/>
                <w:rtl/>
              </w:rPr>
              <w:t>شده</w:t>
            </w:r>
            <w:r w:rsidRPr="007B6537">
              <w:rPr>
                <w:rFonts w:cs="B Lotus"/>
                <w:rtl/>
              </w:rPr>
              <w:t xml:space="preserve"> </w:t>
            </w:r>
            <w:r w:rsidRPr="007B6537">
              <w:rPr>
                <w:rFonts w:cs="B Lotus" w:hint="cs"/>
                <w:rtl/>
              </w:rPr>
              <w:t>باشد</w:t>
            </w:r>
            <w:r w:rsidRPr="007B6537">
              <w:rPr>
                <w:rFonts w:cs="B Lotus"/>
                <w:rtl/>
              </w:rPr>
              <w:t xml:space="preserve"> .</w:t>
            </w:r>
          </w:p>
        </w:tc>
      </w:tr>
      <w:tr w:rsidR="007B6537" w:rsidRPr="007B6537" w14:paraId="6E1CF57C"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511D0259" w14:textId="6241B9E5" w:rsidR="007B6537" w:rsidRPr="007B6537" w:rsidRDefault="007B6537" w:rsidP="007B6537">
            <w:pPr>
              <w:jc w:val="center"/>
              <w:rPr>
                <w:rFonts w:cs="B Lotus"/>
                <w:sz w:val="24"/>
                <w:szCs w:val="24"/>
                <w:rtl/>
              </w:rPr>
            </w:pPr>
            <w:r w:rsidRPr="007B6537">
              <w:rPr>
                <w:rFonts w:cs="B Lotus"/>
                <w:rtl/>
              </w:rPr>
              <w:t>35</w:t>
            </w:r>
          </w:p>
        </w:tc>
        <w:tc>
          <w:tcPr>
            <w:tcW w:w="8279" w:type="dxa"/>
          </w:tcPr>
          <w:p w14:paraId="60EFE47A" w14:textId="0E857D41"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FleDte</w:t>
            </w:r>
            <w:r w:rsidRPr="007B6537">
              <w:rPr>
                <w:rFonts w:cs="B Lotus"/>
                <w:rtl/>
              </w:rPr>
              <w:t>_</w:t>
            </w:r>
            <w:r w:rsidRPr="007B6537">
              <w:rPr>
                <w:rFonts w:cs="B Lotus" w:hint="cs"/>
                <w:rtl/>
              </w:rPr>
              <w:t>تاریخ</w:t>
            </w:r>
            <w:r w:rsidRPr="007B6537">
              <w:rPr>
                <w:rFonts w:cs="B Lotus"/>
                <w:rtl/>
              </w:rPr>
              <w:t xml:space="preserve"> </w:t>
            </w:r>
            <w:r w:rsidRPr="007B6537">
              <w:rPr>
                <w:rFonts w:cs="B Lotus" w:hint="cs"/>
                <w:rtl/>
              </w:rPr>
              <w:t>تشکیل</w:t>
            </w:r>
            <w:r w:rsidRPr="007B6537">
              <w:rPr>
                <w:rFonts w:cs="B Lotus"/>
                <w:rtl/>
              </w:rPr>
              <w:t xml:space="preserve"> </w:t>
            </w:r>
            <w:r w:rsidRPr="007B6537">
              <w:rPr>
                <w:rFonts w:cs="B Lotus" w:hint="cs"/>
                <w:rtl/>
              </w:rPr>
              <w:t>پرونده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است</w:t>
            </w:r>
            <w:r w:rsidRPr="007B6537">
              <w:rPr>
                <w:rFonts w:cs="B Lotus"/>
                <w:rtl/>
              </w:rPr>
              <w:t xml:space="preserve"> .</w:t>
            </w:r>
          </w:p>
        </w:tc>
      </w:tr>
      <w:tr w:rsidR="007B6537" w:rsidRPr="007B6537" w14:paraId="4F2D2072"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80275BA" w14:textId="3222F224" w:rsidR="007B6537" w:rsidRPr="007B6537" w:rsidRDefault="007B6537" w:rsidP="007B6537">
            <w:pPr>
              <w:jc w:val="center"/>
              <w:rPr>
                <w:rFonts w:cs="B Lotus"/>
                <w:sz w:val="24"/>
                <w:szCs w:val="24"/>
                <w:rtl/>
              </w:rPr>
            </w:pPr>
            <w:r w:rsidRPr="007B6537">
              <w:rPr>
                <w:rFonts w:cs="B Lotus"/>
                <w:rtl/>
              </w:rPr>
              <w:t>36</w:t>
            </w:r>
          </w:p>
        </w:tc>
        <w:tc>
          <w:tcPr>
            <w:tcW w:w="8279" w:type="dxa"/>
          </w:tcPr>
          <w:p w14:paraId="416B5F20" w14:textId="01B02C85"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PrntDocLosCmpDocNo</w:t>
            </w:r>
            <w:r w:rsidRPr="007B6537">
              <w:rPr>
                <w:rFonts w:cs="B Lotus"/>
                <w:rtl/>
              </w:rPr>
              <w:t>_</w:t>
            </w:r>
            <w:r w:rsidRPr="007B6537">
              <w:rPr>
                <w:rFonts w:cs="B Lotus" w:hint="cs"/>
                <w:rtl/>
              </w:rPr>
              <w:t>فرمت</w:t>
            </w:r>
            <w:r w:rsidRPr="007B6537">
              <w:rPr>
                <w:rFonts w:cs="B Lotus"/>
                <w:rtl/>
              </w:rPr>
              <w:t xml:space="preserve"> </w:t>
            </w:r>
            <w:r w:rsidRPr="007B6537">
              <w:rPr>
                <w:rFonts w:cs="B Lotus" w:hint="cs"/>
                <w:rtl/>
              </w:rPr>
              <w:t>شماره</w:t>
            </w:r>
            <w:r w:rsidRPr="007B6537">
              <w:rPr>
                <w:rFonts w:cs="B Lotus"/>
                <w:rtl/>
              </w:rPr>
              <w:t xml:space="preserve"> </w:t>
            </w:r>
            <w:r w:rsidRPr="007B6537">
              <w:rPr>
                <w:rFonts w:cs="B Lotus" w:hint="cs"/>
                <w:rtl/>
              </w:rPr>
              <w:t>چاپی</w:t>
            </w:r>
            <w:r w:rsidRPr="007B6537">
              <w:rPr>
                <w:rFonts w:cs="B Lotus"/>
                <w:rtl/>
              </w:rPr>
              <w:t xml:space="preserve"> </w:t>
            </w:r>
            <w:r w:rsidRPr="007B6537">
              <w:rPr>
                <w:rFonts w:cs="B Lotus" w:hint="cs"/>
                <w:rtl/>
              </w:rPr>
              <w:t>پرونده</w:t>
            </w:r>
            <w:r w:rsidRPr="007B6537">
              <w:rPr>
                <w:rFonts w:cs="B Lotus"/>
                <w:rtl/>
              </w:rPr>
              <w:t xml:space="preserve"> </w:t>
            </w:r>
            <w:r w:rsidRPr="007B6537">
              <w:rPr>
                <w:rFonts w:cs="B Lotus" w:hint="cs"/>
                <w:rtl/>
              </w:rPr>
              <w:t>خسارت</w:t>
            </w:r>
            <w:r w:rsidRPr="007B6537">
              <w:rPr>
                <w:rFonts w:cs="B Lotus"/>
                <w:rtl/>
              </w:rPr>
              <w:t xml:space="preserve"> </w:t>
            </w:r>
            <w:r w:rsidRPr="007B6537">
              <w:rPr>
                <w:rFonts w:cs="B Lotus" w:hint="cs"/>
                <w:rtl/>
              </w:rPr>
              <w:t>صحیح</w:t>
            </w:r>
            <w:r w:rsidRPr="007B6537">
              <w:rPr>
                <w:rFonts w:cs="B Lotus"/>
                <w:rtl/>
              </w:rPr>
              <w:t xml:space="preserve"> </w:t>
            </w:r>
            <w:r w:rsidRPr="007B6537">
              <w:rPr>
                <w:rFonts w:cs="B Lotus" w:hint="cs"/>
                <w:rtl/>
              </w:rPr>
              <w:t>نمیباشد</w:t>
            </w:r>
            <w:r w:rsidRPr="007B6537">
              <w:rPr>
                <w:rFonts w:cs="B Lotus"/>
                <w:rtl/>
              </w:rPr>
              <w:t xml:space="preserve">. </w:t>
            </w:r>
            <w:r w:rsidRPr="007B6537">
              <w:rPr>
                <w:rFonts w:cs="B Lotus" w:hint="cs"/>
                <w:rtl/>
              </w:rPr>
              <w:t>با</w:t>
            </w:r>
            <w:r w:rsidRPr="007B6537">
              <w:rPr>
                <w:rFonts w:cs="B Lotus"/>
                <w:rtl/>
              </w:rPr>
              <w:t xml:space="preserve"> </w:t>
            </w:r>
            <w:r w:rsidRPr="007B6537">
              <w:rPr>
                <w:rFonts w:cs="B Lotus" w:hint="cs"/>
                <w:rtl/>
              </w:rPr>
              <w:t>فرمت</w:t>
            </w:r>
            <w:r w:rsidRPr="007B6537">
              <w:rPr>
                <w:rFonts w:cs="B Lotus"/>
                <w:rtl/>
              </w:rPr>
              <w:t xml:space="preserve"> /5/1/ </w:t>
            </w:r>
            <w:r w:rsidRPr="007B6537">
              <w:rPr>
                <w:rFonts w:cs="B Lotus" w:hint="cs"/>
                <w:rtl/>
              </w:rPr>
              <w:t>وارد</w:t>
            </w:r>
            <w:r w:rsidRPr="007B6537">
              <w:rPr>
                <w:rFonts w:cs="B Lotus"/>
                <w:rtl/>
              </w:rPr>
              <w:t xml:space="preserve"> </w:t>
            </w:r>
            <w:r w:rsidRPr="007B6537">
              <w:rPr>
                <w:rFonts w:cs="B Lotus" w:hint="cs"/>
                <w:rtl/>
              </w:rPr>
              <w:t>شود</w:t>
            </w:r>
            <w:r w:rsidRPr="007B6537">
              <w:rPr>
                <w:rFonts w:cs="B Lotus"/>
                <w:rtl/>
              </w:rPr>
              <w:t>.</w:t>
            </w:r>
          </w:p>
        </w:tc>
      </w:tr>
      <w:tr w:rsidR="007B6537" w:rsidRPr="007B6537" w14:paraId="36DB783B"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11429CBE" w14:textId="5EA88AD5" w:rsidR="007B6537" w:rsidRPr="007B6537" w:rsidRDefault="007B6537" w:rsidP="007B6537">
            <w:pPr>
              <w:jc w:val="center"/>
              <w:rPr>
                <w:rFonts w:cs="B Lotus"/>
                <w:sz w:val="24"/>
                <w:szCs w:val="24"/>
                <w:rtl/>
              </w:rPr>
            </w:pPr>
            <w:r w:rsidRPr="007B6537">
              <w:rPr>
                <w:rFonts w:cs="B Lotus"/>
                <w:rtl/>
              </w:rPr>
              <w:t>37</w:t>
            </w:r>
          </w:p>
        </w:tc>
        <w:tc>
          <w:tcPr>
            <w:tcW w:w="8279" w:type="dxa"/>
          </w:tcPr>
          <w:p w14:paraId="4383EB02" w14:textId="02E30725"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OcrDte</w:t>
            </w:r>
            <w:r w:rsidRPr="007B6537">
              <w:rPr>
                <w:rFonts w:cs="B Lotus"/>
                <w:rtl/>
              </w:rPr>
              <w:t xml:space="preserve">_ </w:t>
            </w:r>
            <w:r w:rsidRPr="007B6537">
              <w:rPr>
                <w:rFonts w:cs="B Lotus" w:hint="cs"/>
                <w:rtl/>
              </w:rPr>
              <w:t>تاریخ</w:t>
            </w:r>
            <w:r w:rsidRPr="007B6537">
              <w:rPr>
                <w:rFonts w:cs="B Lotus"/>
                <w:rtl/>
              </w:rPr>
              <w:t xml:space="preserve"> </w:t>
            </w:r>
            <w:r w:rsidRPr="007B6537">
              <w:rPr>
                <w:rFonts w:cs="B Lotus" w:hint="cs"/>
                <w:rtl/>
              </w:rPr>
              <w:t>و</w:t>
            </w:r>
            <w:r w:rsidRPr="007B6537">
              <w:rPr>
                <w:rFonts w:cs="B Lotus"/>
                <w:rtl/>
              </w:rPr>
              <w:t xml:space="preserve"> </w:t>
            </w:r>
            <w:r w:rsidRPr="007B6537">
              <w:rPr>
                <w:rFonts w:cs="B Lotus" w:hint="cs"/>
                <w:rtl/>
              </w:rPr>
              <w:t>زمان</w:t>
            </w:r>
            <w:r w:rsidRPr="007B6537">
              <w:rPr>
                <w:rFonts w:cs="B Lotus"/>
                <w:rtl/>
              </w:rPr>
              <w:t xml:space="preserve"> </w:t>
            </w:r>
            <w:r w:rsidRPr="007B6537">
              <w:rPr>
                <w:rFonts w:cs="B Lotus" w:hint="cs"/>
                <w:rtl/>
              </w:rPr>
              <w:t>وقوع</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است</w:t>
            </w:r>
            <w:r w:rsidRPr="007B6537">
              <w:rPr>
                <w:rFonts w:cs="B Lotus"/>
                <w:rtl/>
              </w:rPr>
              <w:t xml:space="preserve"> .</w:t>
            </w:r>
          </w:p>
        </w:tc>
      </w:tr>
      <w:tr w:rsidR="007B6537" w:rsidRPr="007B6537" w14:paraId="00435B58"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CA0345F" w14:textId="5A95C0ED" w:rsidR="007B6537" w:rsidRPr="007B6537" w:rsidRDefault="007B6537" w:rsidP="007B6537">
            <w:pPr>
              <w:jc w:val="center"/>
              <w:rPr>
                <w:rFonts w:cs="B Lotus"/>
                <w:sz w:val="24"/>
                <w:szCs w:val="24"/>
                <w:rtl/>
              </w:rPr>
            </w:pPr>
            <w:r w:rsidRPr="007B6537">
              <w:rPr>
                <w:rFonts w:cs="B Lotus"/>
                <w:rtl/>
              </w:rPr>
              <w:t>38</w:t>
            </w:r>
          </w:p>
        </w:tc>
        <w:tc>
          <w:tcPr>
            <w:tcW w:w="8279" w:type="dxa"/>
          </w:tcPr>
          <w:p w14:paraId="4905D82F" w14:textId="3E171D91"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AncDte</w:t>
            </w:r>
            <w:r w:rsidRPr="007B6537">
              <w:rPr>
                <w:rFonts w:cs="B Lotus"/>
                <w:rtl/>
              </w:rPr>
              <w:t>_</w:t>
            </w:r>
            <w:r w:rsidRPr="007B6537">
              <w:rPr>
                <w:rFonts w:cs="B Lotus" w:hint="cs"/>
                <w:rtl/>
              </w:rPr>
              <w:t>تاریخ</w:t>
            </w:r>
            <w:r w:rsidRPr="007B6537">
              <w:rPr>
                <w:rFonts w:cs="B Lotus"/>
                <w:rtl/>
              </w:rPr>
              <w:t xml:space="preserve"> </w:t>
            </w:r>
            <w:r w:rsidRPr="007B6537">
              <w:rPr>
                <w:rFonts w:cs="B Lotus" w:hint="cs"/>
                <w:rtl/>
              </w:rPr>
              <w:t>اعلام</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است</w:t>
            </w:r>
            <w:r w:rsidRPr="007B6537">
              <w:rPr>
                <w:rFonts w:cs="B Lotus"/>
                <w:rtl/>
              </w:rPr>
              <w:t xml:space="preserve"> .</w:t>
            </w:r>
          </w:p>
        </w:tc>
      </w:tr>
      <w:tr w:rsidR="007B6537" w:rsidRPr="007B6537" w14:paraId="3FB0564D"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3313F166" w14:textId="17D60983" w:rsidR="007B6537" w:rsidRPr="007B6537" w:rsidRDefault="007B6537" w:rsidP="007B6537">
            <w:pPr>
              <w:jc w:val="center"/>
              <w:rPr>
                <w:rFonts w:cs="B Lotus"/>
                <w:sz w:val="24"/>
                <w:szCs w:val="24"/>
                <w:rtl/>
              </w:rPr>
            </w:pPr>
            <w:r w:rsidRPr="007B6537">
              <w:rPr>
                <w:rFonts w:cs="B Lotus"/>
                <w:rtl/>
              </w:rPr>
              <w:t>39</w:t>
            </w:r>
          </w:p>
        </w:tc>
        <w:tc>
          <w:tcPr>
            <w:tcW w:w="8279" w:type="dxa"/>
          </w:tcPr>
          <w:p w14:paraId="1F2092E6" w14:textId="0937A529"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CusAccNam</w:t>
            </w:r>
            <w:r w:rsidRPr="007B6537">
              <w:rPr>
                <w:rFonts w:cs="B Lotus"/>
                <w:rtl/>
              </w:rPr>
              <w:t>_</w:t>
            </w:r>
            <w:r w:rsidRPr="007B6537">
              <w:rPr>
                <w:rFonts w:cs="B Lotus" w:hint="cs"/>
                <w:rtl/>
              </w:rPr>
              <w:t>درصورتی</w:t>
            </w:r>
            <w:r w:rsidRPr="007B6537">
              <w:rPr>
                <w:rFonts w:cs="B Lotus"/>
                <w:rtl/>
              </w:rPr>
              <w:t xml:space="preserve"> </w:t>
            </w:r>
            <w:r w:rsidRPr="007B6537">
              <w:rPr>
                <w:rFonts w:cs="B Lotus" w:hint="cs"/>
                <w:rtl/>
              </w:rPr>
              <w:t>که</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حقیقی</w:t>
            </w:r>
            <w:r w:rsidRPr="007B6537">
              <w:rPr>
                <w:rFonts w:cs="B Lotus"/>
                <w:rtl/>
              </w:rPr>
              <w:t xml:space="preserve"> </w:t>
            </w:r>
            <w:r w:rsidRPr="007B6537">
              <w:rPr>
                <w:rFonts w:cs="B Lotus" w:hint="cs"/>
                <w:rtl/>
              </w:rPr>
              <w:t>باشد،</w:t>
            </w:r>
            <w:r w:rsidRPr="007B6537">
              <w:rPr>
                <w:rFonts w:cs="B Lotus"/>
                <w:rtl/>
              </w:rPr>
              <w:t xml:space="preserve"> </w:t>
            </w:r>
            <w:r w:rsidRPr="007B6537">
              <w:rPr>
                <w:rFonts w:cs="B Lotus" w:hint="cs"/>
                <w:rtl/>
              </w:rPr>
              <w:t>نام</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نمی</w:t>
            </w:r>
            <w:r w:rsidRPr="007B6537">
              <w:rPr>
                <w:rFonts w:cs="B Lotus"/>
                <w:rtl/>
              </w:rPr>
              <w:t xml:space="preserve"> </w:t>
            </w:r>
            <w:r w:rsidRPr="007B6537">
              <w:rPr>
                <w:rFonts w:cs="B Lotus" w:hint="cs"/>
                <w:rtl/>
              </w:rPr>
              <w:t>تواند</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باشد</w:t>
            </w:r>
            <w:r w:rsidRPr="007B6537">
              <w:rPr>
                <w:rFonts w:cs="B Lotus"/>
                <w:rtl/>
              </w:rPr>
              <w:t xml:space="preserve"> .</w:t>
            </w:r>
          </w:p>
        </w:tc>
      </w:tr>
      <w:tr w:rsidR="007B6537" w:rsidRPr="007B6537" w14:paraId="0BFF9EDD"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AEB8C28" w14:textId="36C7BCB5" w:rsidR="007B6537" w:rsidRPr="007B6537" w:rsidRDefault="007B6537" w:rsidP="007B6537">
            <w:pPr>
              <w:jc w:val="center"/>
              <w:rPr>
                <w:rFonts w:cs="B Lotus"/>
                <w:sz w:val="24"/>
                <w:szCs w:val="24"/>
                <w:rtl/>
              </w:rPr>
            </w:pPr>
            <w:r w:rsidRPr="007B6537">
              <w:rPr>
                <w:rFonts w:cs="B Lotus"/>
                <w:rtl/>
              </w:rPr>
              <w:t>40</w:t>
            </w:r>
          </w:p>
        </w:tc>
        <w:tc>
          <w:tcPr>
            <w:tcW w:w="8279" w:type="dxa"/>
          </w:tcPr>
          <w:p w14:paraId="696CBF9B" w14:textId="279F490B"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CusAccLNam</w:t>
            </w:r>
            <w:r w:rsidRPr="007B6537">
              <w:rPr>
                <w:rFonts w:cs="B Lotus"/>
                <w:rtl/>
              </w:rPr>
              <w:t>_</w:t>
            </w:r>
            <w:r w:rsidRPr="007B6537">
              <w:rPr>
                <w:rFonts w:cs="B Lotus" w:hint="cs"/>
                <w:rtl/>
              </w:rPr>
              <w:t>درصورتی</w:t>
            </w:r>
            <w:r w:rsidRPr="007B6537">
              <w:rPr>
                <w:rFonts w:cs="B Lotus"/>
                <w:rtl/>
              </w:rPr>
              <w:t xml:space="preserve"> </w:t>
            </w:r>
            <w:r w:rsidRPr="007B6537">
              <w:rPr>
                <w:rFonts w:cs="B Lotus" w:hint="cs"/>
                <w:rtl/>
              </w:rPr>
              <w:t>که</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حقیقی</w:t>
            </w:r>
            <w:r w:rsidRPr="007B6537">
              <w:rPr>
                <w:rFonts w:cs="B Lotus"/>
                <w:rtl/>
              </w:rPr>
              <w:t xml:space="preserve"> </w:t>
            </w:r>
            <w:r w:rsidRPr="007B6537">
              <w:rPr>
                <w:rFonts w:cs="B Lotus" w:hint="cs"/>
                <w:rtl/>
              </w:rPr>
              <w:t>باشد،</w:t>
            </w:r>
            <w:r w:rsidRPr="007B6537">
              <w:rPr>
                <w:rFonts w:cs="B Lotus"/>
                <w:rtl/>
              </w:rPr>
              <w:t xml:space="preserve"> </w:t>
            </w:r>
            <w:r w:rsidRPr="007B6537">
              <w:rPr>
                <w:rFonts w:cs="B Lotus" w:hint="cs"/>
                <w:rtl/>
              </w:rPr>
              <w:t>نام</w:t>
            </w:r>
            <w:r w:rsidRPr="007B6537">
              <w:rPr>
                <w:rFonts w:cs="B Lotus"/>
                <w:rtl/>
              </w:rPr>
              <w:t xml:space="preserve"> </w:t>
            </w:r>
            <w:r w:rsidRPr="007B6537">
              <w:rPr>
                <w:rFonts w:cs="B Lotus" w:hint="cs"/>
                <w:rtl/>
              </w:rPr>
              <w:t>خانوادگی</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نمی</w:t>
            </w:r>
            <w:r w:rsidRPr="007B6537">
              <w:rPr>
                <w:rFonts w:cs="B Lotus"/>
                <w:rtl/>
              </w:rPr>
              <w:t xml:space="preserve"> </w:t>
            </w:r>
            <w:r w:rsidRPr="007B6537">
              <w:rPr>
                <w:rFonts w:cs="B Lotus" w:hint="cs"/>
                <w:rtl/>
              </w:rPr>
              <w:t>تواند</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باشد</w:t>
            </w:r>
            <w:r w:rsidRPr="007B6537">
              <w:rPr>
                <w:rFonts w:cs="B Lotus"/>
                <w:rtl/>
              </w:rPr>
              <w:t xml:space="preserve"> .</w:t>
            </w:r>
          </w:p>
        </w:tc>
      </w:tr>
      <w:tr w:rsidR="007B6537" w:rsidRPr="007B6537" w14:paraId="77904ACE"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687E39EF" w14:textId="24C1E3F2" w:rsidR="007B6537" w:rsidRPr="007B6537" w:rsidRDefault="007B6537" w:rsidP="007B6537">
            <w:pPr>
              <w:jc w:val="center"/>
              <w:rPr>
                <w:rFonts w:cs="B Lotus"/>
                <w:sz w:val="24"/>
                <w:szCs w:val="24"/>
                <w:rtl/>
              </w:rPr>
            </w:pPr>
            <w:r w:rsidRPr="007B6537">
              <w:rPr>
                <w:rFonts w:cs="B Lotus"/>
                <w:rtl/>
              </w:rPr>
              <w:t>41</w:t>
            </w:r>
          </w:p>
        </w:tc>
        <w:tc>
          <w:tcPr>
            <w:tcW w:w="8279" w:type="dxa"/>
          </w:tcPr>
          <w:p w14:paraId="4D8161C3" w14:textId="3D527030"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CusAccNtnlId</w:t>
            </w:r>
            <w:r w:rsidRPr="007B6537">
              <w:rPr>
                <w:rFonts w:cs="B Lotus"/>
                <w:rtl/>
              </w:rPr>
              <w:t>_</w:t>
            </w:r>
            <w:r w:rsidRPr="007B6537">
              <w:rPr>
                <w:rFonts w:cs="B Lotus" w:hint="cs"/>
                <w:rtl/>
              </w:rPr>
              <w:t>درصورتی</w:t>
            </w:r>
            <w:r w:rsidRPr="007B6537">
              <w:rPr>
                <w:rFonts w:cs="B Lotus"/>
                <w:rtl/>
              </w:rPr>
              <w:t xml:space="preserve"> </w:t>
            </w:r>
            <w:r w:rsidRPr="007B6537">
              <w:rPr>
                <w:rFonts w:cs="B Lotus" w:hint="cs"/>
                <w:rtl/>
              </w:rPr>
              <w:t>که</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ایرانی</w:t>
            </w:r>
            <w:r w:rsidRPr="007B6537">
              <w:rPr>
                <w:rFonts w:cs="B Lotus"/>
                <w:rtl/>
              </w:rPr>
              <w:t xml:space="preserve"> </w:t>
            </w:r>
            <w:r w:rsidRPr="007B6537">
              <w:rPr>
                <w:rFonts w:cs="B Lotus" w:hint="cs"/>
                <w:rtl/>
              </w:rPr>
              <w:t>باشد،</w:t>
            </w:r>
            <w:r w:rsidRPr="007B6537">
              <w:rPr>
                <w:rFonts w:cs="B Lotus"/>
                <w:rtl/>
              </w:rPr>
              <w:t xml:space="preserve"> </w:t>
            </w:r>
            <w:r w:rsidRPr="007B6537">
              <w:rPr>
                <w:rFonts w:cs="B Lotus" w:hint="cs"/>
                <w:rtl/>
              </w:rPr>
              <w:t>کدملی</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نمی</w:t>
            </w:r>
            <w:r w:rsidRPr="007B6537">
              <w:rPr>
                <w:rFonts w:cs="B Lotus"/>
                <w:rtl/>
              </w:rPr>
              <w:t xml:space="preserve"> </w:t>
            </w:r>
            <w:r w:rsidRPr="007B6537">
              <w:rPr>
                <w:rFonts w:cs="B Lotus" w:hint="cs"/>
                <w:rtl/>
              </w:rPr>
              <w:t>تواند</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باشد</w:t>
            </w:r>
            <w:r w:rsidRPr="007B6537">
              <w:rPr>
                <w:rFonts w:cs="B Lotus"/>
                <w:rtl/>
              </w:rPr>
              <w:t xml:space="preserve"> .</w:t>
            </w:r>
          </w:p>
        </w:tc>
      </w:tr>
      <w:tr w:rsidR="007B6537" w:rsidRPr="007B6537" w14:paraId="684B3CC3"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7592C049" w14:textId="1EA6C0E6" w:rsidR="007B6537" w:rsidRPr="007B6537" w:rsidRDefault="007B6537" w:rsidP="007B6537">
            <w:pPr>
              <w:jc w:val="center"/>
              <w:rPr>
                <w:rFonts w:cs="B Lotus"/>
                <w:sz w:val="24"/>
                <w:szCs w:val="24"/>
                <w:rtl/>
              </w:rPr>
            </w:pPr>
            <w:r w:rsidRPr="007B6537">
              <w:rPr>
                <w:rFonts w:cs="B Lotus"/>
                <w:rtl/>
              </w:rPr>
              <w:t>42</w:t>
            </w:r>
          </w:p>
        </w:tc>
        <w:tc>
          <w:tcPr>
            <w:tcW w:w="8279" w:type="dxa"/>
          </w:tcPr>
          <w:p w14:paraId="19E7AFAD" w14:textId="7E42FAC3"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hint="cs"/>
                <w:rtl/>
              </w:rPr>
              <w:t>تخصیص</w:t>
            </w:r>
            <w:r w:rsidRPr="007B6537">
              <w:rPr>
                <w:rFonts w:cs="B Lotus"/>
                <w:rtl/>
              </w:rPr>
              <w:t xml:space="preserve"> </w:t>
            </w:r>
            <w:r w:rsidRPr="007B6537">
              <w:rPr>
                <w:rFonts w:cs="B Lotus" w:hint="cs"/>
                <w:rtl/>
              </w:rPr>
              <w:t>کد</w:t>
            </w:r>
            <w:r w:rsidRPr="007B6537">
              <w:rPr>
                <w:rFonts w:cs="B Lotus"/>
                <w:rtl/>
              </w:rPr>
              <w:t xml:space="preserve"> </w:t>
            </w:r>
            <w:r w:rsidRPr="007B6537">
              <w:rPr>
                <w:rFonts w:cs="B Lotus" w:hint="cs"/>
                <w:rtl/>
              </w:rPr>
              <w:t>یکتا</w:t>
            </w:r>
            <w:r w:rsidRPr="007B6537">
              <w:rPr>
                <w:rFonts w:cs="B Lotus"/>
                <w:rtl/>
              </w:rPr>
              <w:t xml:space="preserve"> </w:t>
            </w:r>
            <w:r w:rsidRPr="007B6537">
              <w:rPr>
                <w:rFonts w:cs="B Lotus" w:hint="cs"/>
                <w:rtl/>
              </w:rPr>
              <w:t>با</w:t>
            </w:r>
            <w:r w:rsidRPr="007B6537">
              <w:rPr>
                <w:rFonts w:cs="B Lotus"/>
                <w:rtl/>
              </w:rPr>
              <w:t xml:space="preserve"> </w:t>
            </w:r>
            <w:r w:rsidRPr="007B6537">
              <w:rPr>
                <w:rFonts w:cs="B Lotus" w:hint="cs"/>
                <w:rtl/>
              </w:rPr>
              <w:t>کاربری</w:t>
            </w:r>
            <w:r w:rsidRPr="007B6537">
              <w:rPr>
                <w:rFonts w:cs="B Lotus"/>
                <w:rtl/>
              </w:rPr>
              <w:t xml:space="preserve"> </w:t>
            </w:r>
            <w:r w:rsidRPr="007B6537">
              <w:rPr>
                <w:rFonts w:cs="B Lotus" w:hint="cs"/>
                <w:rtl/>
              </w:rPr>
              <w:t>تستی</w:t>
            </w:r>
            <w:r w:rsidRPr="007B6537">
              <w:rPr>
                <w:rFonts w:cs="B Lotus"/>
                <w:rtl/>
              </w:rPr>
              <w:t xml:space="preserve"> </w:t>
            </w:r>
            <w:r w:rsidRPr="007B6537">
              <w:rPr>
                <w:rFonts w:cs="B Lotus" w:hint="cs"/>
                <w:rtl/>
              </w:rPr>
              <w:t>وجود</w:t>
            </w:r>
            <w:r w:rsidRPr="007B6537">
              <w:rPr>
                <w:rFonts w:cs="B Lotus"/>
                <w:rtl/>
              </w:rPr>
              <w:t xml:space="preserve"> </w:t>
            </w:r>
            <w:r w:rsidRPr="007B6537">
              <w:rPr>
                <w:rFonts w:cs="B Lotus" w:hint="cs"/>
                <w:rtl/>
              </w:rPr>
              <w:t>ندارد</w:t>
            </w:r>
          </w:p>
        </w:tc>
      </w:tr>
      <w:tr w:rsidR="007B6537" w:rsidRPr="007B6537" w14:paraId="70B68DC4"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2966F888" w14:textId="6A9B086B" w:rsidR="007B6537" w:rsidRPr="007B6537" w:rsidRDefault="007B6537" w:rsidP="007B6537">
            <w:pPr>
              <w:jc w:val="center"/>
              <w:rPr>
                <w:rFonts w:cs="B Lotus"/>
                <w:sz w:val="24"/>
                <w:szCs w:val="24"/>
                <w:rtl/>
              </w:rPr>
            </w:pPr>
            <w:r w:rsidRPr="007B6537">
              <w:rPr>
                <w:rFonts w:cs="B Lotus"/>
                <w:rtl/>
              </w:rPr>
              <w:t>43</w:t>
            </w:r>
          </w:p>
        </w:tc>
        <w:tc>
          <w:tcPr>
            <w:tcW w:w="8279" w:type="dxa"/>
          </w:tcPr>
          <w:p w14:paraId="6E593E43" w14:textId="589EDB31"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CusAccInsTypCod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نوع</w:t>
            </w:r>
            <w:r w:rsidRPr="007B6537">
              <w:rPr>
                <w:rFonts w:cs="B Lotus"/>
                <w:rtl/>
              </w:rPr>
              <w:t xml:space="preserve"> </w:t>
            </w:r>
            <w:r w:rsidRPr="007B6537">
              <w:rPr>
                <w:rFonts w:cs="B Lotus" w:hint="cs"/>
                <w:rtl/>
              </w:rPr>
              <w:t>شخصیت</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نمیباشد</w:t>
            </w:r>
            <w:r w:rsidRPr="007B6537">
              <w:rPr>
                <w:rFonts w:cs="B Lotus"/>
                <w:rtl/>
              </w:rPr>
              <w:t xml:space="preserve"> .</w:t>
            </w:r>
          </w:p>
        </w:tc>
      </w:tr>
      <w:tr w:rsidR="007B6537" w:rsidRPr="007B6537" w14:paraId="33C3C277"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26699B1B" w14:textId="614BDD56" w:rsidR="007B6537" w:rsidRPr="007B6537" w:rsidRDefault="007B6537" w:rsidP="007B6537">
            <w:pPr>
              <w:jc w:val="center"/>
              <w:rPr>
                <w:rFonts w:cs="B Lotus"/>
                <w:sz w:val="24"/>
                <w:szCs w:val="24"/>
                <w:rtl/>
              </w:rPr>
            </w:pPr>
            <w:r w:rsidRPr="007B6537">
              <w:rPr>
                <w:rFonts w:cs="B Lotus"/>
                <w:rtl/>
              </w:rPr>
              <w:t>44</w:t>
            </w:r>
          </w:p>
        </w:tc>
        <w:tc>
          <w:tcPr>
            <w:tcW w:w="8279" w:type="dxa"/>
          </w:tcPr>
          <w:p w14:paraId="3C701ADF" w14:textId="367713B8"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CusAccLglNam</w:t>
            </w:r>
            <w:r w:rsidRPr="007B6537">
              <w:rPr>
                <w:rFonts w:cs="B Lotus"/>
                <w:rtl/>
              </w:rPr>
              <w:t>_</w:t>
            </w:r>
            <w:r w:rsidRPr="007B6537">
              <w:rPr>
                <w:rFonts w:cs="B Lotus" w:hint="cs"/>
                <w:rtl/>
              </w:rPr>
              <w:t>نام</w:t>
            </w:r>
            <w:r w:rsidRPr="007B6537">
              <w:rPr>
                <w:rFonts w:cs="B Lotus"/>
                <w:rtl/>
              </w:rPr>
              <w:t xml:space="preserve"> </w:t>
            </w:r>
            <w:r w:rsidRPr="007B6537">
              <w:rPr>
                <w:rFonts w:cs="B Lotus" w:hint="cs"/>
                <w:rtl/>
              </w:rPr>
              <w:t>شخص</w:t>
            </w:r>
            <w:r w:rsidRPr="007B6537">
              <w:rPr>
                <w:rFonts w:cs="B Lotus"/>
                <w:rtl/>
              </w:rPr>
              <w:t xml:space="preserve"> </w:t>
            </w:r>
            <w:r w:rsidRPr="007B6537">
              <w:rPr>
                <w:rFonts w:cs="B Lotus" w:hint="cs"/>
                <w:rtl/>
              </w:rPr>
              <w:t>حقوقی</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w:t>
            </w:r>
            <w:r w:rsidRPr="007B6537">
              <w:rPr>
                <w:rFonts w:cs="B Lotus"/>
                <w:rtl/>
              </w:rPr>
              <w:t xml:space="preserve"> </w:t>
            </w:r>
            <w:r w:rsidRPr="007B6537">
              <w:rPr>
                <w:rFonts w:cs="B Lotus" w:hint="cs"/>
                <w:rtl/>
              </w:rPr>
              <w:t>باشد</w:t>
            </w:r>
            <w:r w:rsidRPr="007B6537">
              <w:rPr>
                <w:rFonts w:cs="B Lotus"/>
                <w:rtl/>
              </w:rPr>
              <w:t xml:space="preserve"> .</w:t>
            </w:r>
          </w:p>
        </w:tc>
      </w:tr>
      <w:tr w:rsidR="007B6537" w:rsidRPr="007B6537" w14:paraId="2CBCAD4A"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780826D2" w14:textId="113C4DC4" w:rsidR="007B6537" w:rsidRPr="007B6537" w:rsidRDefault="007B6537" w:rsidP="007B6537">
            <w:pPr>
              <w:jc w:val="center"/>
              <w:rPr>
                <w:rFonts w:cs="B Lotus"/>
                <w:sz w:val="24"/>
                <w:szCs w:val="24"/>
                <w:rtl/>
              </w:rPr>
            </w:pPr>
            <w:r w:rsidRPr="007B6537">
              <w:rPr>
                <w:rFonts w:cs="B Lotus"/>
                <w:rtl/>
              </w:rPr>
              <w:t>45</w:t>
            </w:r>
          </w:p>
        </w:tc>
        <w:tc>
          <w:tcPr>
            <w:tcW w:w="8279" w:type="dxa"/>
          </w:tcPr>
          <w:p w14:paraId="6BC62D17" w14:textId="51801C76"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CusAccLglId</w:t>
            </w:r>
            <w:r w:rsidRPr="007B6537">
              <w:rPr>
                <w:rFonts w:cs="B Lotus"/>
                <w:rtl/>
              </w:rPr>
              <w:t>_</w:t>
            </w:r>
            <w:r w:rsidRPr="007B6537">
              <w:rPr>
                <w:rFonts w:cs="B Lotus" w:hint="cs"/>
                <w:rtl/>
              </w:rPr>
              <w:t>شناسه</w:t>
            </w:r>
            <w:r w:rsidRPr="007B6537">
              <w:rPr>
                <w:rFonts w:cs="B Lotus"/>
                <w:rtl/>
              </w:rPr>
              <w:t xml:space="preserve"> </w:t>
            </w:r>
            <w:r w:rsidRPr="007B6537">
              <w:rPr>
                <w:rFonts w:cs="B Lotus" w:hint="cs"/>
                <w:rtl/>
              </w:rPr>
              <w:t>حقوقی</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w:t>
            </w:r>
            <w:r w:rsidRPr="007B6537">
              <w:rPr>
                <w:rFonts w:cs="B Lotus"/>
                <w:rtl/>
              </w:rPr>
              <w:t xml:space="preserve"> </w:t>
            </w:r>
            <w:r w:rsidRPr="007B6537">
              <w:rPr>
                <w:rFonts w:cs="B Lotus" w:hint="cs"/>
                <w:rtl/>
              </w:rPr>
              <w:t>باشد</w:t>
            </w:r>
            <w:r w:rsidRPr="007B6537">
              <w:rPr>
                <w:rFonts w:cs="B Lotus"/>
                <w:rtl/>
              </w:rPr>
              <w:t xml:space="preserve"> .</w:t>
            </w:r>
          </w:p>
        </w:tc>
      </w:tr>
      <w:tr w:rsidR="007B6537" w:rsidRPr="007B6537" w14:paraId="6999C55D"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D50B2F1" w14:textId="3AD0C6EA" w:rsidR="007B6537" w:rsidRPr="007B6537" w:rsidRDefault="007B6537" w:rsidP="007B6537">
            <w:pPr>
              <w:jc w:val="center"/>
              <w:rPr>
                <w:rFonts w:cs="B Lotus"/>
                <w:sz w:val="24"/>
                <w:szCs w:val="24"/>
                <w:rtl/>
              </w:rPr>
            </w:pPr>
            <w:r w:rsidRPr="007B6537">
              <w:rPr>
                <w:rFonts w:cs="B Lotus"/>
                <w:rtl/>
              </w:rPr>
              <w:t>46</w:t>
            </w:r>
          </w:p>
        </w:tc>
        <w:tc>
          <w:tcPr>
            <w:tcW w:w="8279" w:type="dxa"/>
          </w:tcPr>
          <w:p w14:paraId="7BEDB731" w14:textId="766BD5FF"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CusAccUnIrnCod</w:t>
            </w:r>
            <w:r w:rsidRPr="007B6537">
              <w:rPr>
                <w:rFonts w:cs="B Lotus"/>
                <w:rtl/>
              </w:rPr>
              <w:t>_</w:t>
            </w:r>
            <w:r w:rsidRPr="007B6537">
              <w:rPr>
                <w:rFonts w:cs="B Lotus" w:hint="cs"/>
                <w:rtl/>
              </w:rPr>
              <w:t>درصورتی</w:t>
            </w:r>
            <w:r w:rsidRPr="007B6537">
              <w:rPr>
                <w:rFonts w:cs="B Lotus"/>
                <w:rtl/>
              </w:rPr>
              <w:t xml:space="preserve"> </w:t>
            </w:r>
            <w:r w:rsidRPr="007B6537">
              <w:rPr>
                <w:rFonts w:cs="B Lotus" w:hint="cs"/>
                <w:rtl/>
              </w:rPr>
              <w:t>که</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غیرایرانی</w:t>
            </w:r>
            <w:r w:rsidRPr="007B6537">
              <w:rPr>
                <w:rFonts w:cs="B Lotus"/>
                <w:rtl/>
              </w:rPr>
              <w:t xml:space="preserve"> </w:t>
            </w:r>
            <w:r w:rsidRPr="007B6537">
              <w:rPr>
                <w:rFonts w:cs="B Lotus" w:hint="cs"/>
                <w:rtl/>
              </w:rPr>
              <w:t>حقیقی</w:t>
            </w:r>
            <w:r w:rsidRPr="007B6537">
              <w:rPr>
                <w:rFonts w:cs="B Lotus"/>
                <w:rtl/>
              </w:rPr>
              <w:t xml:space="preserve"> </w:t>
            </w:r>
            <w:r w:rsidRPr="007B6537">
              <w:rPr>
                <w:rFonts w:cs="B Lotus" w:hint="cs"/>
                <w:rtl/>
              </w:rPr>
              <w:t>باشد،</w:t>
            </w:r>
            <w:r w:rsidRPr="007B6537">
              <w:rPr>
                <w:rFonts w:cs="B Lotus"/>
                <w:rtl/>
              </w:rPr>
              <w:t xml:space="preserve"> </w:t>
            </w:r>
            <w:r w:rsidRPr="007B6537">
              <w:rPr>
                <w:rFonts w:cs="B Lotus" w:hint="cs"/>
                <w:rtl/>
              </w:rPr>
              <w:t>شناسه</w:t>
            </w:r>
            <w:r w:rsidRPr="007B6537">
              <w:rPr>
                <w:rFonts w:cs="B Lotus"/>
                <w:rtl/>
              </w:rPr>
              <w:t xml:space="preserve"> </w:t>
            </w:r>
            <w:r w:rsidRPr="007B6537">
              <w:rPr>
                <w:rFonts w:cs="B Lotus" w:hint="cs"/>
                <w:rtl/>
              </w:rPr>
              <w:t>تابعیت</w:t>
            </w:r>
            <w:r w:rsidRPr="007B6537">
              <w:rPr>
                <w:rFonts w:cs="B Lotus"/>
                <w:rtl/>
              </w:rPr>
              <w:t xml:space="preserve"> </w:t>
            </w:r>
            <w:r w:rsidRPr="007B6537">
              <w:rPr>
                <w:rFonts w:cs="B Lotus" w:hint="cs"/>
                <w:rtl/>
              </w:rPr>
              <w:t>یا</w:t>
            </w:r>
            <w:r w:rsidRPr="007B6537">
              <w:rPr>
                <w:rFonts w:cs="B Lotus"/>
                <w:rtl/>
              </w:rPr>
              <w:t xml:space="preserve"> </w:t>
            </w:r>
            <w:r w:rsidRPr="007B6537">
              <w:rPr>
                <w:rFonts w:cs="B Lotus" w:hint="cs"/>
                <w:rtl/>
              </w:rPr>
              <w:t>پاسپورت</w:t>
            </w:r>
            <w:r w:rsidRPr="007B6537">
              <w:rPr>
                <w:rFonts w:cs="B Lotus"/>
                <w:rtl/>
              </w:rPr>
              <w:t xml:space="preserve"> </w:t>
            </w:r>
            <w:r w:rsidRPr="007B6537">
              <w:rPr>
                <w:rFonts w:cs="B Lotus" w:hint="cs"/>
                <w:rtl/>
              </w:rPr>
              <w:t>غیر</w:t>
            </w:r>
            <w:r w:rsidRPr="007B6537">
              <w:rPr>
                <w:rFonts w:cs="B Lotus"/>
                <w:rtl/>
              </w:rPr>
              <w:t xml:space="preserve"> </w:t>
            </w:r>
            <w:r w:rsidRPr="007B6537">
              <w:rPr>
                <w:rFonts w:cs="B Lotus" w:hint="cs"/>
                <w:rtl/>
              </w:rPr>
              <w:t>ایرانی</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نمیتواند</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باشد</w:t>
            </w:r>
            <w:r w:rsidRPr="007B6537">
              <w:rPr>
                <w:rFonts w:cs="B Lotus"/>
                <w:rtl/>
              </w:rPr>
              <w:t xml:space="preserve"> .</w:t>
            </w:r>
          </w:p>
        </w:tc>
      </w:tr>
      <w:tr w:rsidR="007B6537" w:rsidRPr="007B6537" w14:paraId="1EDF879C"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4B3576A6" w14:textId="21FD936C" w:rsidR="007B6537" w:rsidRPr="007B6537" w:rsidRDefault="007B6537" w:rsidP="007B6537">
            <w:pPr>
              <w:jc w:val="center"/>
              <w:rPr>
                <w:rFonts w:cs="B Lotus"/>
                <w:sz w:val="24"/>
                <w:szCs w:val="24"/>
                <w:rtl/>
              </w:rPr>
            </w:pPr>
            <w:r w:rsidRPr="007B6537">
              <w:rPr>
                <w:rFonts w:cs="B Lotus"/>
                <w:rtl/>
              </w:rPr>
              <w:t>47</w:t>
            </w:r>
          </w:p>
        </w:tc>
        <w:tc>
          <w:tcPr>
            <w:tcW w:w="8279" w:type="dxa"/>
          </w:tcPr>
          <w:p w14:paraId="5D158D6D" w14:textId="180D4C69"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CusAccIsIrn</w:t>
            </w:r>
            <w:r w:rsidRPr="007B6537">
              <w:rPr>
                <w:rFonts w:cs="B Lotus"/>
                <w:rtl/>
              </w:rPr>
              <w:t xml:space="preserve"> - </w:t>
            </w:r>
            <w:r w:rsidRPr="007B6537">
              <w:rPr>
                <w:rFonts w:cs="B Lotus" w:hint="cs"/>
                <w:rtl/>
              </w:rPr>
              <w:t>درصورتی</w:t>
            </w:r>
            <w:r w:rsidRPr="007B6537">
              <w:rPr>
                <w:rFonts w:cs="B Lotus"/>
                <w:rtl/>
              </w:rPr>
              <w:t xml:space="preserve"> </w:t>
            </w:r>
            <w:r w:rsidRPr="007B6537">
              <w:rPr>
                <w:rFonts w:cs="B Lotus" w:hint="cs"/>
                <w:rtl/>
              </w:rPr>
              <w:t>که</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حقیقی</w:t>
            </w:r>
            <w:r w:rsidRPr="007B6537">
              <w:rPr>
                <w:rFonts w:cs="B Lotus"/>
                <w:rtl/>
              </w:rPr>
              <w:t xml:space="preserve"> </w:t>
            </w:r>
            <w:r w:rsidRPr="007B6537">
              <w:rPr>
                <w:rFonts w:cs="B Lotus" w:hint="cs"/>
                <w:rtl/>
              </w:rPr>
              <w:t>باشد،</w:t>
            </w:r>
            <w:r w:rsidRPr="007B6537">
              <w:rPr>
                <w:rFonts w:cs="B Lotus"/>
                <w:rtl/>
              </w:rPr>
              <w:t xml:space="preserve"> </w:t>
            </w:r>
            <w:r w:rsidRPr="007B6537">
              <w:rPr>
                <w:rFonts w:cs="B Lotus" w:hint="cs"/>
                <w:rtl/>
              </w:rPr>
              <w:t>کد</w:t>
            </w:r>
            <w:r w:rsidRPr="007B6537">
              <w:rPr>
                <w:rFonts w:cs="B Lotus"/>
                <w:rtl/>
              </w:rPr>
              <w:t xml:space="preserve"> </w:t>
            </w:r>
            <w:r w:rsidRPr="007B6537">
              <w:rPr>
                <w:rFonts w:cs="B Lotus" w:hint="cs"/>
                <w:rtl/>
              </w:rPr>
              <w:t>تابعیت</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نمی</w:t>
            </w:r>
            <w:r w:rsidRPr="007B6537">
              <w:rPr>
                <w:rFonts w:cs="B Lotus"/>
                <w:rtl/>
              </w:rPr>
              <w:t xml:space="preserve"> </w:t>
            </w:r>
            <w:r w:rsidRPr="007B6537">
              <w:rPr>
                <w:rFonts w:cs="B Lotus" w:hint="cs"/>
                <w:rtl/>
              </w:rPr>
              <w:t>تواند</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باشد</w:t>
            </w:r>
          </w:p>
        </w:tc>
      </w:tr>
      <w:tr w:rsidR="007B6537" w:rsidRPr="007B6537" w14:paraId="2A741A24"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0622C90" w14:textId="51391822" w:rsidR="007B6537" w:rsidRPr="007B6537" w:rsidRDefault="007B6537" w:rsidP="007B6537">
            <w:pPr>
              <w:jc w:val="center"/>
              <w:rPr>
                <w:rFonts w:cs="B Lotus"/>
                <w:sz w:val="24"/>
                <w:szCs w:val="24"/>
                <w:rtl/>
              </w:rPr>
            </w:pPr>
            <w:r w:rsidRPr="007B6537">
              <w:rPr>
                <w:rFonts w:cs="B Lotus"/>
                <w:rtl/>
              </w:rPr>
              <w:t>48</w:t>
            </w:r>
          </w:p>
        </w:tc>
        <w:tc>
          <w:tcPr>
            <w:tcW w:w="8279" w:type="dxa"/>
          </w:tcPr>
          <w:p w14:paraId="51544F54" w14:textId="165FAED7"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OcrDte</w:t>
            </w:r>
            <w:r w:rsidRPr="007B6537">
              <w:rPr>
                <w:rFonts w:cs="B Lotus"/>
                <w:rtl/>
              </w:rPr>
              <w:t>_</w:t>
            </w:r>
            <w:r w:rsidRPr="007B6537">
              <w:rPr>
                <w:rFonts w:cs="B Lotus" w:hint="cs"/>
                <w:rtl/>
              </w:rPr>
              <w:t>تاریخ</w:t>
            </w:r>
            <w:r w:rsidRPr="007B6537">
              <w:rPr>
                <w:rFonts w:cs="B Lotus"/>
                <w:rtl/>
              </w:rPr>
              <w:t xml:space="preserve"> </w:t>
            </w:r>
            <w:r w:rsidRPr="007B6537">
              <w:rPr>
                <w:rFonts w:cs="B Lotus" w:hint="cs"/>
                <w:rtl/>
              </w:rPr>
              <w:t>وقوع</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میبایستی</w:t>
            </w:r>
            <w:r w:rsidRPr="007B6537">
              <w:rPr>
                <w:rFonts w:cs="B Lotus"/>
                <w:rtl/>
              </w:rPr>
              <w:t xml:space="preserve"> </w:t>
            </w:r>
            <w:r w:rsidRPr="007B6537">
              <w:rPr>
                <w:rFonts w:cs="B Lotus" w:hint="cs"/>
                <w:rtl/>
              </w:rPr>
              <w:t>در</w:t>
            </w:r>
            <w:r w:rsidRPr="007B6537">
              <w:rPr>
                <w:rFonts w:cs="B Lotus"/>
                <w:rtl/>
              </w:rPr>
              <w:t xml:space="preserve"> </w:t>
            </w:r>
            <w:r w:rsidRPr="007B6537">
              <w:rPr>
                <w:rFonts w:cs="B Lotus" w:hint="cs"/>
                <w:rtl/>
              </w:rPr>
              <w:t>زمان</w:t>
            </w:r>
            <w:r w:rsidRPr="007B6537">
              <w:rPr>
                <w:rFonts w:cs="B Lotus"/>
                <w:rtl/>
              </w:rPr>
              <w:t xml:space="preserve"> </w:t>
            </w:r>
            <w:r w:rsidRPr="007B6537">
              <w:rPr>
                <w:rFonts w:cs="B Lotus" w:hint="cs"/>
                <w:rtl/>
              </w:rPr>
              <w:t>فعال</w:t>
            </w:r>
            <w:r w:rsidRPr="007B6537">
              <w:rPr>
                <w:rFonts w:cs="B Lotus"/>
                <w:rtl/>
              </w:rPr>
              <w:t xml:space="preserve"> </w:t>
            </w:r>
            <w:r w:rsidRPr="007B6537">
              <w:rPr>
                <w:rFonts w:cs="B Lotus" w:hint="cs"/>
                <w:rtl/>
              </w:rPr>
              <w:t>بودن</w:t>
            </w:r>
            <w:r w:rsidRPr="007B6537">
              <w:rPr>
                <w:rFonts w:cs="B Lotus"/>
                <w:rtl/>
              </w:rPr>
              <w:t xml:space="preserve"> </w:t>
            </w:r>
            <w:r w:rsidRPr="007B6537">
              <w:rPr>
                <w:rFonts w:cs="B Lotus" w:hint="cs"/>
                <w:rtl/>
              </w:rPr>
              <w:t>بیمه</w:t>
            </w:r>
            <w:r w:rsidRPr="007B6537">
              <w:rPr>
                <w:rFonts w:cs="B Lotus"/>
                <w:rtl/>
              </w:rPr>
              <w:t xml:space="preserve"> </w:t>
            </w:r>
            <w:r w:rsidRPr="007B6537">
              <w:rPr>
                <w:rFonts w:cs="B Lotus" w:hint="cs"/>
                <w:rtl/>
              </w:rPr>
              <w:t>نامه</w:t>
            </w:r>
            <w:r w:rsidRPr="007B6537">
              <w:rPr>
                <w:rFonts w:cs="B Lotus"/>
                <w:rtl/>
              </w:rPr>
              <w:t xml:space="preserve"> </w:t>
            </w:r>
            <w:r w:rsidRPr="007B6537">
              <w:rPr>
                <w:rFonts w:cs="B Lotus" w:hint="cs"/>
                <w:rtl/>
              </w:rPr>
              <w:t>باشد</w:t>
            </w:r>
            <w:r w:rsidRPr="007B6537">
              <w:rPr>
                <w:rFonts w:cs="B Lotus"/>
                <w:rtl/>
              </w:rPr>
              <w:t xml:space="preserve"> .</w:t>
            </w:r>
          </w:p>
        </w:tc>
      </w:tr>
      <w:tr w:rsidR="007B6537" w:rsidRPr="007B6537" w14:paraId="6D36E671"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431BAA06" w14:textId="6FC32374" w:rsidR="007B6537" w:rsidRPr="007B6537" w:rsidRDefault="007B6537" w:rsidP="007B6537">
            <w:pPr>
              <w:jc w:val="center"/>
              <w:rPr>
                <w:rFonts w:cs="B Lotus"/>
                <w:sz w:val="24"/>
                <w:szCs w:val="24"/>
                <w:rtl/>
              </w:rPr>
            </w:pPr>
            <w:r w:rsidRPr="007B6537">
              <w:rPr>
                <w:rFonts w:cs="B Lotus"/>
                <w:rtl/>
              </w:rPr>
              <w:t>49</w:t>
            </w:r>
          </w:p>
        </w:tc>
        <w:tc>
          <w:tcPr>
            <w:tcW w:w="8279" w:type="dxa"/>
          </w:tcPr>
          <w:p w14:paraId="175684F2" w14:textId="2C33FF92"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CtyId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شهر</w:t>
            </w:r>
            <w:r w:rsidRPr="007B6537">
              <w:rPr>
                <w:rFonts w:cs="B Lotus"/>
                <w:rtl/>
              </w:rPr>
              <w:t xml:space="preserve"> </w:t>
            </w:r>
            <w:r w:rsidRPr="007B6537">
              <w:rPr>
                <w:rFonts w:cs="B Lotus" w:hint="cs"/>
                <w:rtl/>
              </w:rPr>
              <w:t>وقوع</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میباشد</w:t>
            </w:r>
            <w:r w:rsidRPr="007B6537">
              <w:rPr>
                <w:rFonts w:cs="B Lotus"/>
                <w:rtl/>
              </w:rPr>
              <w:t xml:space="preserve"> .</w:t>
            </w:r>
          </w:p>
        </w:tc>
      </w:tr>
      <w:tr w:rsidR="007B6537" w:rsidRPr="007B6537" w14:paraId="39E5473F"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E337588" w14:textId="61E04334" w:rsidR="007B6537" w:rsidRPr="007B6537" w:rsidRDefault="007B6537" w:rsidP="007B6537">
            <w:pPr>
              <w:jc w:val="center"/>
              <w:rPr>
                <w:rFonts w:cs="B Lotus"/>
                <w:sz w:val="24"/>
                <w:szCs w:val="24"/>
                <w:rtl/>
              </w:rPr>
            </w:pPr>
            <w:r w:rsidRPr="007B6537">
              <w:rPr>
                <w:rFonts w:cs="B Lotus"/>
                <w:rtl/>
              </w:rPr>
              <w:t>50</w:t>
            </w:r>
          </w:p>
        </w:tc>
        <w:tc>
          <w:tcPr>
            <w:tcW w:w="8279" w:type="dxa"/>
          </w:tcPr>
          <w:p w14:paraId="4730E59B" w14:textId="737F0073"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AcdTypCod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نوع</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میباشد</w:t>
            </w:r>
            <w:r w:rsidRPr="007B6537">
              <w:rPr>
                <w:rFonts w:cs="B Lotus"/>
                <w:rtl/>
              </w:rPr>
              <w:t xml:space="preserve"> .</w:t>
            </w:r>
          </w:p>
        </w:tc>
      </w:tr>
      <w:tr w:rsidR="007B6537" w:rsidRPr="007B6537" w14:paraId="38580B05"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2BEB10DB" w14:textId="6A411E75" w:rsidR="007B6537" w:rsidRPr="007B6537" w:rsidRDefault="007B6537" w:rsidP="007B6537">
            <w:pPr>
              <w:jc w:val="center"/>
              <w:rPr>
                <w:rFonts w:cs="B Lotus"/>
                <w:sz w:val="24"/>
                <w:szCs w:val="24"/>
                <w:rtl/>
              </w:rPr>
            </w:pPr>
            <w:r w:rsidRPr="007B6537">
              <w:rPr>
                <w:rFonts w:cs="B Lotus"/>
                <w:rtl/>
              </w:rPr>
              <w:t>51</w:t>
            </w:r>
          </w:p>
        </w:tc>
        <w:tc>
          <w:tcPr>
            <w:tcW w:w="8279" w:type="dxa"/>
          </w:tcPr>
          <w:p w14:paraId="73F27AA5" w14:textId="5F3A50E2"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AcdRsnCod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علت</w:t>
            </w:r>
            <w:r w:rsidRPr="007B6537">
              <w:rPr>
                <w:rFonts w:cs="B Lotus"/>
                <w:rtl/>
              </w:rPr>
              <w:t xml:space="preserve"> </w:t>
            </w:r>
            <w:r w:rsidRPr="007B6537">
              <w:rPr>
                <w:rFonts w:cs="B Lotus" w:hint="cs"/>
                <w:rtl/>
              </w:rPr>
              <w:t>وقوع</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میباشد</w:t>
            </w:r>
            <w:r w:rsidRPr="007B6537">
              <w:rPr>
                <w:rFonts w:cs="B Lotus"/>
                <w:rtl/>
              </w:rPr>
              <w:t xml:space="preserve"> .</w:t>
            </w:r>
          </w:p>
        </w:tc>
      </w:tr>
      <w:tr w:rsidR="007B6537" w:rsidRPr="007B6537" w14:paraId="4668AD48"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24AB9B0E" w14:textId="5B3DDAE5" w:rsidR="007B6537" w:rsidRPr="007B6537" w:rsidRDefault="007B6537" w:rsidP="007B6537">
            <w:pPr>
              <w:jc w:val="center"/>
              <w:rPr>
                <w:rFonts w:cs="B Lotus"/>
                <w:sz w:val="24"/>
                <w:szCs w:val="24"/>
                <w:rtl/>
              </w:rPr>
            </w:pPr>
            <w:r w:rsidRPr="007B6537">
              <w:rPr>
                <w:rFonts w:cs="B Lotus"/>
                <w:rtl/>
              </w:rPr>
              <w:t>52</w:t>
            </w:r>
          </w:p>
        </w:tc>
        <w:tc>
          <w:tcPr>
            <w:tcW w:w="8279" w:type="dxa"/>
          </w:tcPr>
          <w:p w14:paraId="66683290" w14:textId="6F037980"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CusCertDte</w:t>
            </w:r>
            <w:r w:rsidRPr="007B6537">
              <w:rPr>
                <w:rFonts w:cs="B Lotus"/>
                <w:rtl/>
              </w:rPr>
              <w:t>_</w:t>
            </w:r>
            <w:r w:rsidRPr="007B6537">
              <w:rPr>
                <w:rFonts w:cs="B Lotus" w:hint="cs"/>
                <w:rtl/>
              </w:rPr>
              <w:t>تاریخ</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بعد</w:t>
            </w:r>
            <w:r w:rsidRPr="007B6537">
              <w:rPr>
                <w:rFonts w:cs="B Lotus"/>
                <w:rtl/>
              </w:rPr>
              <w:t xml:space="preserve"> </w:t>
            </w:r>
            <w:r w:rsidRPr="007B6537">
              <w:rPr>
                <w:rFonts w:cs="B Lotus" w:hint="cs"/>
                <w:rtl/>
              </w:rPr>
              <w:t>از</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وقوع</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می</w:t>
            </w:r>
            <w:r w:rsidRPr="007B6537">
              <w:rPr>
                <w:rFonts w:cs="B Lotus"/>
                <w:rtl/>
              </w:rPr>
              <w:t xml:space="preserve"> </w:t>
            </w:r>
            <w:r w:rsidRPr="007B6537">
              <w:rPr>
                <w:rFonts w:cs="B Lotus" w:hint="cs"/>
                <w:rtl/>
              </w:rPr>
              <w:t>باشد</w:t>
            </w:r>
            <w:r w:rsidRPr="007B6537">
              <w:rPr>
                <w:rFonts w:cs="B Lotus"/>
                <w:rtl/>
              </w:rPr>
              <w:t xml:space="preserve"> .</w:t>
            </w:r>
          </w:p>
        </w:tc>
      </w:tr>
      <w:tr w:rsidR="007B6537" w:rsidRPr="007B6537" w14:paraId="4B4C058B"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38CC7D5F" w14:textId="73591C6E" w:rsidR="007B6537" w:rsidRPr="007B6537" w:rsidRDefault="007B6537" w:rsidP="007B6537">
            <w:pPr>
              <w:jc w:val="center"/>
              <w:rPr>
                <w:rFonts w:cs="B Lotus"/>
                <w:sz w:val="24"/>
                <w:szCs w:val="24"/>
                <w:rtl/>
              </w:rPr>
            </w:pPr>
            <w:r w:rsidRPr="007B6537">
              <w:rPr>
                <w:rFonts w:cs="B Lotus"/>
                <w:rtl/>
              </w:rPr>
              <w:t>53</w:t>
            </w:r>
          </w:p>
        </w:tc>
        <w:tc>
          <w:tcPr>
            <w:tcW w:w="8279" w:type="dxa"/>
          </w:tcPr>
          <w:p w14:paraId="17F273AA" w14:textId="3CA4AEC2"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CusCertDte</w:t>
            </w:r>
            <w:r w:rsidRPr="007B6537">
              <w:rPr>
                <w:rFonts w:cs="B Lotus"/>
                <w:rtl/>
              </w:rPr>
              <w:t>_</w:t>
            </w:r>
            <w:r w:rsidRPr="007B6537">
              <w:rPr>
                <w:rFonts w:cs="B Lotus" w:hint="cs"/>
                <w:rtl/>
              </w:rPr>
              <w:t>تاریخ</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نمیباشد</w:t>
            </w:r>
            <w:r w:rsidRPr="007B6537">
              <w:rPr>
                <w:rFonts w:cs="B Lotus"/>
                <w:rtl/>
              </w:rPr>
              <w:t>(</w:t>
            </w:r>
            <w:r w:rsidRPr="007B6537">
              <w:rPr>
                <w:rFonts w:cs="B Lotus" w:hint="cs"/>
                <w:rtl/>
              </w:rPr>
              <w:t>تاریخ</w:t>
            </w:r>
            <w:r w:rsidRPr="007B6537">
              <w:rPr>
                <w:rFonts w:cs="B Lotus"/>
                <w:rtl/>
              </w:rPr>
              <w:t xml:space="preserve"> </w:t>
            </w:r>
            <w:r w:rsidRPr="007B6537">
              <w:rPr>
                <w:rFonts w:cs="B Lotus" w:hint="cs"/>
                <w:rtl/>
              </w:rPr>
              <w:t>های</w:t>
            </w:r>
            <w:r w:rsidRPr="007B6537">
              <w:rPr>
                <w:rFonts w:cs="B Lotus"/>
                <w:rtl/>
              </w:rPr>
              <w:t xml:space="preserve"> </w:t>
            </w:r>
            <w:r w:rsidRPr="007B6537">
              <w:rPr>
                <w:rFonts w:cs="B Lotus" w:hint="cs"/>
                <w:rtl/>
              </w:rPr>
              <w:t>قبل</w:t>
            </w:r>
            <w:r w:rsidRPr="007B6537">
              <w:rPr>
                <w:rFonts w:cs="B Lotus"/>
                <w:rtl/>
              </w:rPr>
              <w:t xml:space="preserve"> </w:t>
            </w:r>
            <w:r w:rsidRPr="007B6537">
              <w:rPr>
                <w:rFonts w:cs="B Lotus" w:hint="cs"/>
                <w:rtl/>
              </w:rPr>
              <w:t>از</w:t>
            </w:r>
            <w:r w:rsidRPr="007B6537">
              <w:rPr>
                <w:rFonts w:cs="B Lotus"/>
                <w:rtl/>
              </w:rPr>
              <w:t xml:space="preserve"> 1319/12/29 </w:t>
            </w:r>
            <w:r w:rsidRPr="007B6537">
              <w:rPr>
                <w:rFonts w:cs="B Lotus" w:hint="cs"/>
                <w:rtl/>
              </w:rPr>
              <w:t>معتبر</w:t>
            </w:r>
            <w:r w:rsidRPr="007B6537">
              <w:rPr>
                <w:rFonts w:cs="B Lotus"/>
                <w:rtl/>
              </w:rPr>
              <w:t xml:space="preserve"> </w:t>
            </w:r>
            <w:r w:rsidRPr="007B6537">
              <w:rPr>
                <w:rFonts w:cs="B Lotus" w:hint="cs"/>
                <w:rtl/>
              </w:rPr>
              <w:t>نیستند</w:t>
            </w:r>
            <w:r w:rsidRPr="007B6537">
              <w:rPr>
                <w:rFonts w:cs="B Lotus"/>
                <w:rtl/>
              </w:rPr>
              <w:t>) .</w:t>
            </w:r>
          </w:p>
        </w:tc>
      </w:tr>
      <w:tr w:rsidR="007B6537" w:rsidRPr="007B6537" w14:paraId="3CC83F9D"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E7D7598" w14:textId="14D119A0" w:rsidR="007B6537" w:rsidRPr="007B6537" w:rsidRDefault="007B6537" w:rsidP="007B6537">
            <w:pPr>
              <w:jc w:val="center"/>
              <w:rPr>
                <w:rFonts w:cs="B Lotus"/>
                <w:sz w:val="24"/>
                <w:szCs w:val="24"/>
                <w:rtl/>
              </w:rPr>
            </w:pPr>
            <w:r w:rsidRPr="007B6537">
              <w:rPr>
                <w:rFonts w:cs="B Lotus"/>
                <w:rtl/>
              </w:rPr>
              <w:t>54</w:t>
            </w:r>
          </w:p>
        </w:tc>
        <w:tc>
          <w:tcPr>
            <w:tcW w:w="8279" w:type="dxa"/>
          </w:tcPr>
          <w:p w14:paraId="6E1528B9" w14:textId="34D0DE1A"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CusBrthDte</w:t>
            </w:r>
            <w:r w:rsidRPr="007B6537">
              <w:rPr>
                <w:rFonts w:cs="B Lotus"/>
                <w:rtl/>
              </w:rPr>
              <w:t>_</w:t>
            </w:r>
            <w:r w:rsidRPr="007B6537">
              <w:rPr>
                <w:rFonts w:cs="B Lotus" w:hint="cs"/>
                <w:rtl/>
              </w:rPr>
              <w:t>تاریخ</w:t>
            </w:r>
            <w:r w:rsidRPr="007B6537">
              <w:rPr>
                <w:rFonts w:cs="B Lotus"/>
                <w:rtl/>
              </w:rPr>
              <w:t xml:space="preserve"> </w:t>
            </w:r>
            <w:r w:rsidRPr="007B6537">
              <w:rPr>
                <w:rFonts w:cs="B Lotus" w:hint="cs"/>
                <w:rtl/>
              </w:rPr>
              <w:t>تولد</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w:t>
            </w:r>
            <w:r w:rsidRPr="007B6537">
              <w:rPr>
                <w:rFonts w:cs="B Lotus"/>
                <w:rtl/>
              </w:rPr>
              <w:t xml:space="preserve"> </w:t>
            </w:r>
            <w:r w:rsidRPr="007B6537">
              <w:rPr>
                <w:rFonts w:cs="B Lotus" w:hint="cs"/>
                <w:rtl/>
              </w:rPr>
              <w:t>باشد</w:t>
            </w:r>
            <w:r w:rsidRPr="007B6537">
              <w:rPr>
                <w:rFonts w:cs="B Lotus"/>
                <w:rtl/>
              </w:rPr>
              <w:t xml:space="preserve"> .</w:t>
            </w:r>
          </w:p>
        </w:tc>
      </w:tr>
      <w:tr w:rsidR="007B6537" w:rsidRPr="007B6537" w14:paraId="6DDA6FAC"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693D2DFE" w14:textId="4BE55027" w:rsidR="007B6537" w:rsidRPr="007B6537" w:rsidRDefault="007B6537" w:rsidP="007B6537">
            <w:pPr>
              <w:jc w:val="center"/>
              <w:rPr>
                <w:rFonts w:cs="B Lotus"/>
                <w:sz w:val="24"/>
                <w:szCs w:val="24"/>
                <w:rtl/>
              </w:rPr>
            </w:pPr>
            <w:r w:rsidRPr="007B6537">
              <w:rPr>
                <w:rFonts w:cs="B Lotus"/>
                <w:rtl/>
              </w:rPr>
              <w:t>55</w:t>
            </w:r>
          </w:p>
        </w:tc>
        <w:tc>
          <w:tcPr>
            <w:tcW w:w="8279" w:type="dxa"/>
          </w:tcPr>
          <w:p w14:paraId="6B1A5FCF" w14:textId="3740D7AA"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CusBrthDte</w:t>
            </w:r>
            <w:r w:rsidRPr="007B6537">
              <w:rPr>
                <w:rFonts w:cs="B Lotus"/>
                <w:rtl/>
              </w:rPr>
              <w:t>_</w:t>
            </w:r>
            <w:r w:rsidRPr="007B6537">
              <w:rPr>
                <w:rFonts w:cs="B Lotus" w:hint="cs"/>
                <w:rtl/>
              </w:rPr>
              <w:t>سال</w:t>
            </w:r>
            <w:r w:rsidRPr="007B6537">
              <w:rPr>
                <w:rFonts w:cs="B Lotus"/>
                <w:rtl/>
              </w:rPr>
              <w:t xml:space="preserve"> </w:t>
            </w:r>
            <w:r w:rsidRPr="007B6537">
              <w:rPr>
                <w:rFonts w:cs="B Lotus" w:hint="cs"/>
                <w:rtl/>
              </w:rPr>
              <w:t>تولد</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را</w:t>
            </w:r>
            <w:r w:rsidRPr="007B6537">
              <w:rPr>
                <w:rFonts w:cs="B Lotus"/>
                <w:rtl/>
              </w:rPr>
              <w:t xml:space="preserve"> </w:t>
            </w:r>
            <w:r w:rsidRPr="007B6537">
              <w:rPr>
                <w:rFonts w:cs="B Lotus" w:hint="cs"/>
                <w:rtl/>
              </w:rPr>
              <w:t>بطورصحیح</w:t>
            </w:r>
            <w:r w:rsidRPr="007B6537">
              <w:rPr>
                <w:rFonts w:cs="B Lotus"/>
                <w:rtl/>
              </w:rPr>
              <w:t xml:space="preserve"> </w:t>
            </w:r>
            <w:r w:rsidRPr="007B6537">
              <w:rPr>
                <w:rFonts w:cs="B Lotus" w:hint="cs"/>
                <w:rtl/>
              </w:rPr>
              <w:t>وارد</w:t>
            </w:r>
            <w:r w:rsidRPr="007B6537">
              <w:rPr>
                <w:rFonts w:cs="B Lotus"/>
                <w:rtl/>
              </w:rPr>
              <w:t xml:space="preserve"> </w:t>
            </w:r>
            <w:r w:rsidRPr="007B6537">
              <w:rPr>
                <w:rFonts w:cs="B Lotus" w:hint="cs"/>
                <w:rtl/>
              </w:rPr>
              <w:t>نمایید</w:t>
            </w:r>
            <w:r w:rsidRPr="007B6537">
              <w:rPr>
                <w:rFonts w:cs="B Lotus"/>
                <w:rtl/>
              </w:rPr>
              <w:t xml:space="preserve"> .</w:t>
            </w:r>
          </w:p>
        </w:tc>
      </w:tr>
      <w:tr w:rsidR="007B6537" w:rsidRPr="007B6537" w14:paraId="24D1448A"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FFB13D7" w14:textId="4D9E5306" w:rsidR="007B6537" w:rsidRPr="007B6537" w:rsidRDefault="007B6537" w:rsidP="007B6537">
            <w:pPr>
              <w:jc w:val="center"/>
              <w:rPr>
                <w:rFonts w:cs="B Lotus"/>
                <w:sz w:val="24"/>
                <w:szCs w:val="24"/>
                <w:rtl/>
              </w:rPr>
            </w:pPr>
            <w:r w:rsidRPr="007B6537">
              <w:rPr>
                <w:rFonts w:cs="B Lotus"/>
                <w:rtl/>
              </w:rPr>
              <w:t>56</w:t>
            </w:r>
          </w:p>
        </w:tc>
        <w:tc>
          <w:tcPr>
            <w:tcW w:w="8279" w:type="dxa"/>
          </w:tcPr>
          <w:p w14:paraId="0E3510C6" w14:textId="4DE3E4D8"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LosEvlNtnlId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ملی</w:t>
            </w:r>
            <w:r w:rsidRPr="007B6537">
              <w:rPr>
                <w:rFonts w:cs="B Lotus"/>
                <w:rtl/>
              </w:rPr>
              <w:t xml:space="preserve"> </w:t>
            </w:r>
            <w:r w:rsidRPr="007B6537">
              <w:rPr>
                <w:rFonts w:cs="B Lotus" w:hint="cs"/>
                <w:rtl/>
              </w:rPr>
              <w:t>یا</w:t>
            </w:r>
            <w:r w:rsidRPr="007B6537">
              <w:rPr>
                <w:rFonts w:cs="B Lotus"/>
                <w:rtl/>
              </w:rPr>
              <w:t xml:space="preserve"> </w:t>
            </w:r>
            <w:r w:rsidRPr="007B6537">
              <w:rPr>
                <w:rFonts w:cs="B Lotus" w:hint="cs"/>
                <w:rtl/>
              </w:rPr>
              <w:t>شناسه</w:t>
            </w:r>
            <w:r w:rsidRPr="007B6537">
              <w:rPr>
                <w:rFonts w:cs="B Lotus"/>
                <w:rtl/>
              </w:rPr>
              <w:t xml:space="preserve"> </w:t>
            </w:r>
            <w:r w:rsidRPr="007B6537">
              <w:rPr>
                <w:rFonts w:cs="B Lotus" w:hint="cs"/>
                <w:rtl/>
              </w:rPr>
              <w:t>ملی</w:t>
            </w:r>
            <w:r w:rsidRPr="007B6537">
              <w:rPr>
                <w:rFonts w:cs="B Lotus"/>
                <w:rtl/>
              </w:rPr>
              <w:t xml:space="preserve"> </w:t>
            </w:r>
            <w:r w:rsidRPr="007B6537">
              <w:rPr>
                <w:rFonts w:cs="B Lotus" w:hint="cs"/>
                <w:rtl/>
              </w:rPr>
              <w:t>ارزیاب</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w:t>
            </w:r>
            <w:r w:rsidRPr="007B6537">
              <w:rPr>
                <w:rFonts w:cs="B Lotus"/>
                <w:rtl/>
              </w:rPr>
              <w:t xml:space="preserve"> </w:t>
            </w:r>
            <w:r w:rsidRPr="007B6537">
              <w:rPr>
                <w:rFonts w:cs="B Lotus" w:hint="cs"/>
                <w:rtl/>
              </w:rPr>
              <w:t>باشد</w:t>
            </w:r>
          </w:p>
        </w:tc>
      </w:tr>
      <w:tr w:rsidR="007B6537" w:rsidRPr="007B6537" w14:paraId="1014C1D1"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0B3F15FD" w14:textId="3ACF203D" w:rsidR="007B6537" w:rsidRPr="007B6537" w:rsidRDefault="007B6537" w:rsidP="007B6537">
            <w:pPr>
              <w:jc w:val="center"/>
              <w:rPr>
                <w:rFonts w:cs="B Lotus"/>
                <w:sz w:val="24"/>
                <w:szCs w:val="24"/>
                <w:rtl/>
              </w:rPr>
            </w:pPr>
            <w:r w:rsidRPr="007B6537">
              <w:rPr>
                <w:rFonts w:cs="B Lotus"/>
                <w:rtl/>
              </w:rPr>
              <w:t>57</w:t>
            </w:r>
          </w:p>
        </w:tc>
        <w:tc>
          <w:tcPr>
            <w:tcW w:w="8279" w:type="dxa"/>
          </w:tcPr>
          <w:p w14:paraId="0E3B32B3" w14:textId="3714A1F9"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CusAccNtnId</w:t>
            </w:r>
            <w:r w:rsidRPr="007B6537">
              <w:rPr>
                <w:rFonts w:cs="B Lotus"/>
                <w:rtl/>
              </w:rPr>
              <w:t>_</w:t>
            </w:r>
            <w:r w:rsidRPr="007B6537">
              <w:rPr>
                <w:rFonts w:cs="B Lotus" w:hint="cs"/>
                <w:rtl/>
              </w:rPr>
              <w:t>شماره</w:t>
            </w:r>
            <w:r w:rsidRPr="007B6537">
              <w:rPr>
                <w:rFonts w:cs="B Lotus"/>
                <w:rtl/>
              </w:rPr>
              <w:t xml:space="preserve"> </w:t>
            </w:r>
            <w:r w:rsidRPr="007B6537">
              <w:rPr>
                <w:rFonts w:cs="B Lotus" w:hint="cs"/>
                <w:rtl/>
              </w:rPr>
              <w:t>ملی</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را</w:t>
            </w:r>
            <w:r w:rsidRPr="007B6537">
              <w:rPr>
                <w:rFonts w:cs="B Lotus"/>
                <w:rtl/>
              </w:rPr>
              <w:t xml:space="preserve"> </w:t>
            </w:r>
            <w:r w:rsidRPr="007B6537">
              <w:rPr>
                <w:rFonts w:cs="B Lotus" w:hint="cs"/>
                <w:rtl/>
              </w:rPr>
              <w:t>بصورت</w:t>
            </w:r>
            <w:r w:rsidRPr="007B6537">
              <w:rPr>
                <w:rFonts w:cs="B Lotus"/>
                <w:rtl/>
              </w:rPr>
              <w:t xml:space="preserve"> </w:t>
            </w:r>
            <w:r w:rsidRPr="007B6537">
              <w:rPr>
                <w:rFonts w:cs="B Lotus" w:hint="cs"/>
                <w:rtl/>
              </w:rPr>
              <w:t>صحیح</w:t>
            </w:r>
            <w:r w:rsidRPr="007B6537">
              <w:rPr>
                <w:rFonts w:cs="B Lotus"/>
                <w:rtl/>
              </w:rPr>
              <w:t xml:space="preserve"> </w:t>
            </w:r>
            <w:r w:rsidRPr="007B6537">
              <w:rPr>
                <w:rFonts w:cs="B Lotus" w:hint="cs"/>
                <w:rtl/>
              </w:rPr>
              <w:t>وارد</w:t>
            </w:r>
            <w:r w:rsidRPr="007B6537">
              <w:rPr>
                <w:rFonts w:cs="B Lotus"/>
                <w:rtl/>
              </w:rPr>
              <w:t xml:space="preserve"> </w:t>
            </w:r>
            <w:r w:rsidRPr="007B6537">
              <w:rPr>
                <w:rFonts w:cs="B Lotus" w:hint="cs"/>
                <w:rtl/>
              </w:rPr>
              <w:t>نمایید</w:t>
            </w:r>
            <w:r w:rsidRPr="007B6537">
              <w:rPr>
                <w:rFonts w:cs="B Lotus"/>
                <w:rtl/>
              </w:rPr>
              <w:t>.</w:t>
            </w:r>
          </w:p>
        </w:tc>
      </w:tr>
      <w:tr w:rsidR="007B6537" w:rsidRPr="007B6537" w14:paraId="50A8D4F5"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75C18AA" w14:textId="2D9690D2" w:rsidR="007B6537" w:rsidRPr="007B6537" w:rsidRDefault="007B6537" w:rsidP="007B6537">
            <w:pPr>
              <w:jc w:val="center"/>
              <w:rPr>
                <w:rFonts w:cs="B Lotus"/>
                <w:sz w:val="24"/>
                <w:szCs w:val="24"/>
                <w:rtl/>
              </w:rPr>
            </w:pPr>
            <w:r w:rsidRPr="007B6537">
              <w:rPr>
                <w:rFonts w:cs="B Lotus"/>
                <w:rtl/>
              </w:rPr>
              <w:t>58</w:t>
            </w:r>
          </w:p>
        </w:tc>
        <w:tc>
          <w:tcPr>
            <w:tcW w:w="8279" w:type="dxa"/>
          </w:tcPr>
          <w:p w14:paraId="732AEBE6" w14:textId="043E8715"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CusAccLglId</w:t>
            </w:r>
            <w:r w:rsidRPr="007B6537">
              <w:rPr>
                <w:rFonts w:cs="B Lotus"/>
                <w:rtl/>
              </w:rPr>
              <w:t>_</w:t>
            </w:r>
            <w:r w:rsidRPr="007B6537">
              <w:rPr>
                <w:rFonts w:cs="B Lotus" w:hint="cs"/>
                <w:rtl/>
              </w:rPr>
              <w:t>شماره</w:t>
            </w:r>
            <w:r w:rsidRPr="007B6537">
              <w:rPr>
                <w:rFonts w:cs="B Lotus"/>
                <w:rtl/>
              </w:rPr>
              <w:t xml:space="preserve"> </w:t>
            </w:r>
            <w:r w:rsidRPr="007B6537">
              <w:rPr>
                <w:rFonts w:cs="B Lotus" w:hint="cs"/>
                <w:rtl/>
              </w:rPr>
              <w:t>ملی</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نمیباشد</w:t>
            </w:r>
            <w:r w:rsidRPr="007B6537">
              <w:rPr>
                <w:rFonts w:cs="B Lotus"/>
                <w:rtl/>
              </w:rPr>
              <w:t>.</w:t>
            </w:r>
          </w:p>
        </w:tc>
      </w:tr>
      <w:tr w:rsidR="007B6537" w:rsidRPr="007B6537" w14:paraId="0A45E291"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77FEA553" w14:textId="6DD0EC58" w:rsidR="007B6537" w:rsidRPr="007B6537" w:rsidRDefault="007B6537" w:rsidP="007B6537">
            <w:pPr>
              <w:jc w:val="center"/>
              <w:rPr>
                <w:rFonts w:cs="B Lotus"/>
                <w:sz w:val="24"/>
                <w:szCs w:val="24"/>
                <w:rtl/>
              </w:rPr>
            </w:pPr>
            <w:r w:rsidRPr="007B6537">
              <w:rPr>
                <w:rFonts w:cs="B Lotus"/>
                <w:rtl/>
              </w:rPr>
              <w:t>59</w:t>
            </w:r>
          </w:p>
        </w:tc>
        <w:tc>
          <w:tcPr>
            <w:tcW w:w="8279" w:type="dxa"/>
          </w:tcPr>
          <w:p w14:paraId="7F1957AF" w14:textId="0307E342"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Plk2</w:t>
            </w:r>
            <w:r w:rsidRPr="007B6537">
              <w:rPr>
                <w:rFonts w:cs="B Lotus"/>
                <w:rtl/>
              </w:rPr>
              <w:t xml:space="preserve"> - </w:t>
            </w:r>
            <w:r w:rsidRPr="007B6537">
              <w:rPr>
                <w:rFonts w:cs="B Lotus" w:hint="cs"/>
                <w:rtl/>
              </w:rPr>
              <w:t>کد</w:t>
            </w:r>
            <w:r w:rsidRPr="007B6537">
              <w:rPr>
                <w:rFonts w:cs="B Lotus"/>
                <w:rtl/>
              </w:rPr>
              <w:t xml:space="preserve"> </w:t>
            </w:r>
            <w:r w:rsidRPr="007B6537">
              <w:rPr>
                <w:rFonts w:cs="B Lotus" w:hint="cs"/>
                <w:rtl/>
              </w:rPr>
              <w:t>حرف</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نمیباشد</w:t>
            </w:r>
          </w:p>
        </w:tc>
      </w:tr>
      <w:tr w:rsidR="007B6537" w:rsidRPr="007B6537" w14:paraId="18EAEAB0"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611903F" w14:textId="60A6150B" w:rsidR="007B6537" w:rsidRPr="007B6537" w:rsidRDefault="007B6537" w:rsidP="007B6537">
            <w:pPr>
              <w:jc w:val="center"/>
              <w:rPr>
                <w:rFonts w:cs="B Lotus"/>
                <w:sz w:val="24"/>
                <w:szCs w:val="24"/>
                <w:rtl/>
              </w:rPr>
            </w:pPr>
            <w:r w:rsidRPr="007B6537">
              <w:rPr>
                <w:rFonts w:cs="B Lotus"/>
                <w:rtl/>
              </w:rPr>
              <w:t>60</w:t>
            </w:r>
          </w:p>
        </w:tc>
        <w:tc>
          <w:tcPr>
            <w:tcW w:w="8279" w:type="dxa"/>
          </w:tcPr>
          <w:p w14:paraId="5AD783DF" w14:textId="5E823E6F"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PlkTypCod</w:t>
            </w:r>
            <w:r w:rsidRPr="007B6537">
              <w:rPr>
                <w:rFonts w:cs="B Lotus"/>
                <w:rtl/>
              </w:rPr>
              <w:t xml:space="preserve"> - </w:t>
            </w:r>
            <w:r w:rsidRPr="007B6537">
              <w:rPr>
                <w:rFonts w:cs="B Lotus" w:hint="cs"/>
                <w:rtl/>
              </w:rPr>
              <w:t>کد</w:t>
            </w:r>
            <w:r w:rsidRPr="007B6537">
              <w:rPr>
                <w:rFonts w:cs="B Lotus"/>
                <w:rtl/>
              </w:rPr>
              <w:t xml:space="preserve"> </w:t>
            </w:r>
            <w:r w:rsidRPr="007B6537">
              <w:rPr>
                <w:rFonts w:cs="B Lotus" w:hint="cs"/>
                <w:rtl/>
              </w:rPr>
              <w:t>نوع</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است</w:t>
            </w:r>
          </w:p>
        </w:tc>
      </w:tr>
      <w:tr w:rsidR="007B6537" w:rsidRPr="007B6537" w14:paraId="4839DF01"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073A3244" w14:textId="45A20755" w:rsidR="007B6537" w:rsidRPr="007B6537" w:rsidRDefault="007B6537" w:rsidP="007B6537">
            <w:pPr>
              <w:jc w:val="center"/>
              <w:rPr>
                <w:rFonts w:cs="B Lotus"/>
                <w:sz w:val="24"/>
                <w:szCs w:val="24"/>
                <w:rtl/>
              </w:rPr>
            </w:pPr>
            <w:r w:rsidRPr="007B6537">
              <w:rPr>
                <w:rFonts w:cs="B Lotus"/>
                <w:rtl/>
              </w:rPr>
              <w:t>61</w:t>
            </w:r>
          </w:p>
        </w:tc>
        <w:tc>
          <w:tcPr>
            <w:tcW w:w="8279" w:type="dxa"/>
          </w:tcPr>
          <w:p w14:paraId="5EA70363" w14:textId="74002E01"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plk</w:t>
            </w:r>
            <w:r w:rsidRPr="007B6537">
              <w:rPr>
                <w:rFonts w:cs="B Lotus"/>
                <w:rtl/>
              </w:rPr>
              <w:t xml:space="preserve"> - </w:t>
            </w:r>
            <w:r w:rsidRPr="007B6537">
              <w:rPr>
                <w:rFonts w:cs="B Lotus" w:hint="cs"/>
                <w:rtl/>
              </w:rPr>
              <w:t>پلاک</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است</w:t>
            </w:r>
          </w:p>
        </w:tc>
      </w:tr>
      <w:tr w:rsidR="007B6537" w:rsidRPr="007B6537" w14:paraId="0FB23F1F"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F2D14BC" w14:textId="45F1CC4E" w:rsidR="007B6537" w:rsidRPr="007B6537" w:rsidRDefault="007B6537" w:rsidP="007B6537">
            <w:pPr>
              <w:jc w:val="center"/>
              <w:rPr>
                <w:rFonts w:cs="B Lotus"/>
                <w:sz w:val="24"/>
                <w:szCs w:val="24"/>
                <w:rtl/>
              </w:rPr>
            </w:pPr>
            <w:r w:rsidRPr="007B6537">
              <w:rPr>
                <w:rFonts w:cs="B Lotus"/>
                <w:rtl/>
              </w:rPr>
              <w:t>62</w:t>
            </w:r>
          </w:p>
        </w:tc>
        <w:tc>
          <w:tcPr>
            <w:tcW w:w="8279" w:type="dxa"/>
          </w:tcPr>
          <w:p w14:paraId="2F81554D" w14:textId="6837B48F"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PlkTypCod</w:t>
            </w:r>
            <w:r w:rsidRPr="007B6537">
              <w:rPr>
                <w:rFonts w:cs="B Lotus"/>
                <w:rtl/>
              </w:rPr>
              <w:t xml:space="preserve"> - </w:t>
            </w:r>
            <w:r w:rsidRPr="007B6537">
              <w:rPr>
                <w:rFonts w:cs="B Lotus" w:hint="cs"/>
                <w:rtl/>
              </w:rPr>
              <w:t>کد</w:t>
            </w:r>
            <w:r w:rsidRPr="007B6537">
              <w:rPr>
                <w:rFonts w:cs="B Lotus"/>
                <w:rtl/>
              </w:rPr>
              <w:t xml:space="preserve"> </w:t>
            </w:r>
            <w:r w:rsidRPr="007B6537">
              <w:rPr>
                <w:rFonts w:cs="B Lotus" w:hint="cs"/>
                <w:rtl/>
              </w:rPr>
              <w:t>نوع</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نامعتبر</w:t>
            </w:r>
            <w:r w:rsidRPr="007B6537">
              <w:rPr>
                <w:rFonts w:cs="B Lotus"/>
                <w:rtl/>
              </w:rPr>
              <w:t xml:space="preserve"> </w:t>
            </w:r>
            <w:r w:rsidRPr="007B6537">
              <w:rPr>
                <w:rFonts w:cs="B Lotus" w:hint="cs"/>
                <w:rtl/>
              </w:rPr>
              <w:t>است</w:t>
            </w:r>
          </w:p>
        </w:tc>
      </w:tr>
      <w:tr w:rsidR="007B6537" w:rsidRPr="007B6537" w14:paraId="67334440"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442C3B10" w14:textId="3C16C531" w:rsidR="007B6537" w:rsidRPr="007B6537" w:rsidRDefault="007B6537" w:rsidP="007B6537">
            <w:pPr>
              <w:jc w:val="center"/>
              <w:rPr>
                <w:rFonts w:cs="B Lotus"/>
                <w:sz w:val="24"/>
                <w:szCs w:val="24"/>
                <w:rtl/>
              </w:rPr>
            </w:pPr>
            <w:r w:rsidRPr="007B6537">
              <w:rPr>
                <w:rFonts w:cs="B Lotus"/>
                <w:rtl/>
              </w:rPr>
              <w:t>63</w:t>
            </w:r>
          </w:p>
        </w:tc>
        <w:tc>
          <w:tcPr>
            <w:tcW w:w="8279" w:type="dxa"/>
          </w:tcPr>
          <w:p w14:paraId="6FE2B47E" w14:textId="5097AA36"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Plk1</w:t>
            </w:r>
            <w:r w:rsidRPr="007B6537">
              <w:rPr>
                <w:rFonts w:cs="B Lotus"/>
                <w:rtl/>
              </w:rPr>
              <w:t xml:space="preserve"> -  </w:t>
            </w:r>
            <w:r w:rsidRPr="007B6537">
              <w:rPr>
                <w:rFonts w:cs="B Lotus" w:hint="cs"/>
                <w:rtl/>
              </w:rPr>
              <w:t>پلاک</w:t>
            </w:r>
            <w:r w:rsidRPr="007B6537">
              <w:rPr>
                <w:rFonts w:cs="B Lotus"/>
                <w:rtl/>
              </w:rPr>
              <w:t xml:space="preserve"> </w:t>
            </w:r>
            <w:r w:rsidRPr="007B6537">
              <w:rPr>
                <w:rFonts w:cs="B Lotus" w:hint="cs"/>
                <w:rtl/>
              </w:rPr>
              <w:t>موتورسيکلت</w:t>
            </w:r>
            <w:r w:rsidRPr="007B6537">
              <w:rPr>
                <w:rFonts w:cs="B Lotus"/>
                <w:rtl/>
              </w:rPr>
              <w:t xml:space="preserve"> </w:t>
            </w:r>
            <w:r w:rsidRPr="007B6537">
              <w:rPr>
                <w:rFonts w:cs="B Lotus" w:hint="cs"/>
                <w:rtl/>
              </w:rPr>
              <w:t>را</w:t>
            </w:r>
            <w:r w:rsidRPr="007B6537">
              <w:rPr>
                <w:rFonts w:cs="B Lotus"/>
                <w:rtl/>
              </w:rPr>
              <w:t xml:space="preserve"> </w:t>
            </w:r>
            <w:r w:rsidRPr="007B6537">
              <w:rPr>
                <w:rFonts w:cs="B Lotus" w:hint="cs"/>
                <w:rtl/>
              </w:rPr>
              <w:t>صحیح</w:t>
            </w:r>
            <w:r w:rsidRPr="007B6537">
              <w:rPr>
                <w:rFonts w:cs="B Lotus"/>
                <w:rtl/>
              </w:rPr>
              <w:t xml:space="preserve"> </w:t>
            </w:r>
            <w:r w:rsidRPr="007B6537">
              <w:rPr>
                <w:rFonts w:cs="B Lotus" w:hint="cs"/>
                <w:rtl/>
              </w:rPr>
              <w:t>وارد</w:t>
            </w:r>
            <w:r w:rsidRPr="007B6537">
              <w:rPr>
                <w:rFonts w:cs="B Lotus"/>
                <w:rtl/>
              </w:rPr>
              <w:t xml:space="preserve"> </w:t>
            </w:r>
            <w:r w:rsidRPr="007B6537">
              <w:rPr>
                <w:rFonts w:cs="B Lotus" w:hint="cs"/>
                <w:rtl/>
              </w:rPr>
              <w:t>کنید</w:t>
            </w:r>
          </w:p>
        </w:tc>
      </w:tr>
      <w:tr w:rsidR="007B6537" w:rsidRPr="007B6537" w14:paraId="020BB4D3"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4CE3C78" w14:textId="6569C969" w:rsidR="007B6537" w:rsidRPr="007B6537" w:rsidRDefault="007B6537" w:rsidP="007B6537">
            <w:pPr>
              <w:jc w:val="center"/>
              <w:rPr>
                <w:rFonts w:cs="B Lotus"/>
                <w:sz w:val="24"/>
                <w:szCs w:val="24"/>
                <w:rtl/>
              </w:rPr>
            </w:pPr>
            <w:r w:rsidRPr="007B6537">
              <w:rPr>
                <w:rFonts w:cs="B Lotus"/>
                <w:rtl/>
              </w:rPr>
              <w:t>64</w:t>
            </w:r>
          </w:p>
        </w:tc>
        <w:tc>
          <w:tcPr>
            <w:tcW w:w="8279" w:type="dxa"/>
          </w:tcPr>
          <w:p w14:paraId="66F28CAD" w14:textId="26609B49"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PlkSrl</w:t>
            </w:r>
            <w:r w:rsidRPr="007B6537">
              <w:rPr>
                <w:rFonts w:cs="B Lotus"/>
                <w:rtl/>
              </w:rPr>
              <w:t xml:space="preserve"> - </w:t>
            </w:r>
            <w:r w:rsidRPr="007B6537">
              <w:rPr>
                <w:rFonts w:cs="B Lotus" w:hint="cs"/>
                <w:rtl/>
              </w:rPr>
              <w:t>شماره</w:t>
            </w:r>
            <w:r w:rsidRPr="007B6537">
              <w:rPr>
                <w:rFonts w:cs="B Lotus"/>
                <w:rtl/>
              </w:rPr>
              <w:t xml:space="preserve"> </w:t>
            </w:r>
            <w:r w:rsidRPr="007B6537">
              <w:rPr>
                <w:rFonts w:cs="B Lotus" w:hint="cs"/>
                <w:rtl/>
              </w:rPr>
              <w:t>سريال</w:t>
            </w:r>
            <w:r w:rsidRPr="007B6537">
              <w:rPr>
                <w:rFonts w:cs="B Lotus"/>
                <w:rtl/>
              </w:rPr>
              <w:t xml:space="preserve"> </w:t>
            </w:r>
            <w:r w:rsidRPr="007B6537">
              <w:rPr>
                <w:rFonts w:cs="B Lotus" w:hint="cs"/>
                <w:rtl/>
              </w:rPr>
              <w:t>موتور</w:t>
            </w:r>
            <w:r w:rsidRPr="007B6537">
              <w:rPr>
                <w:rFonts w:cs="B Lotus"/>
                <w:rtl/>
              </w:rPr>
              <w:t xml:space="preserve"> </w:t>
            </w:r>
            <w:r w:rsidRPr="007B6537">
              <w:rPr>
                <w:rFonts w:cs="B Lotus" w:hint="cs"/>
                <w:rtl/>
              </w:rPr>
              <w:t>سيکلت</w:t>
            </w:r>
            <w:r w:rsidRPr="007B6537">
              <w:rPr>
                <w:rFonts w:cs="B Lotus"/>
                <w:rtl/>
              </w:rPr>
              <w:t xml:space="preserve"> </w:t>
            </w:r>
            <w:r w:rsidRPr="007B6537">
              <w:rPr>
                <w:rFonts w:cs="B Lotus" w:hint="cs"/>
                <w:rtl/>
              </w:rPr>
              <w:t>را</w:t>
            </w:r>
            <w:r w:rsidRPr="007B6537">
              <w:rPr>
                <w:rFonts w:cs="B Lotus"/>
                <w:rtl/>
              </w:rPr>
              <w:t xml:space="preserve"> </w:t>
            </w:r>
            <w:r w:rsidRPr="007B6537">
              <w:rPr>
                <w:rFonts w:cs="B Lotus" w:hint="cs"/>
                <w:rtl/>
              </w:rPr>
              <w:t>وارد</w:t>
            </w:r>
            <w:r w:rsidRPr="007B6537">
              <w:rPr>
                <w:rFonts w:cs="B Lotus"/>
                <w:rtl/>
              </w:rPr>
              <w:t xml:space="preserve"> </w:t>
            </w:r>
            <w:r w:rsidRPr="007B6537">
              <w:rPr>
                <w:rFonts w:cs="B Lotus" w:hint="cs"/>
                <w:rtl/>
              </w:rPr>
              <w:t>کنيد</w:t>
            </w:r>
            <w:r w:rsidRPr="007B6537">
              <w:rPr>
                <w:rFonts w:cs="B Lotus"/>
                <w:rtl/>
              </w:rPr>
              <w:t xml:space="preserve"> </w:t>
            </w:r>
          </w:p>
        </w:tc>
      </w:tr>
      <w:tr w:rsidR="007B6537" w:rsidRPr="007B6537" w14:paraId="6CB4D11C"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1624AC51" w14:textId="633206B3" w:rsidR="007B6537" w:rsidRPr="007B6537" w:rsidRDefault="007B6537" w:rsidP="007B6537">
            <w:pPr>
              <w:jc w:val="center"/>
              <w:rPr>
                <w:rFonts w:cs="B Lotus"/>
                <w:sz w:val="24"/>
                <w:szCs w:val="24"/>
                <w:rtl/>
              </w:rPr>
            </w:pPr>
            <w:r w:rsidRPr="007B6537">
              <w:rPr>
                <w:rFonts w:cs="B Lotus"/>
                <w:rtl/>
              </w:rPr>
              <w:t>65</w:t>
            </w:r>
          </w:p>
        </w:tc>
        <w:tc>
          <w:tcPr>
            <w:tcW w:w="8279" w:type="dxa"/>
          </w:tcPr>
          <w:p w14:paraId="17F3529B" w14:textId="1137F04D"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PlkSrl</w:t>
            </w:r>
            <w:r w:rsidRPr="007B6537">
              <w:rPr>
                <w:rFonts w:cs="B Lotus"/>
                <w:rtl/>
              </w:rPr>
              <w:t xml:space="preserve"> - </w:t>
            </w:r>
            <w:r w:rsidRPr="007B6537">
              <w:rPr>
                <w:rFonts w:cs="B Lotus" w:hint="cs"/>
                <w:rtl/>
              </w:rPr>
              <w:t>فرمت</w:t>
            </w:r>
            <w:r w:rsidRPr="007B6537">
              <w:rPr>
                <w:rFonts w:cs="B Lotus"/>
                <w:rtl/>
              </w:rPr>
              <w:t xml:space="preserve"> </w:t>
            </w:r>
            <w:r w:rsidRPr="007B6537">
              <w:rPr>
                <w:rFonts w:cs="B Lotus" w:hint="cs"/>
                <w:rtl/>
              </w:rPr>
              <w:t>شماره</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و</w:t>
            </w:r>
            <w:r w:rsidRPr="007B6537">
              <w:rPr>
                <w:rFonts w:cs="B Lotus"/>
                <w:rtl/>
              </w:rPr>
              <w:t xml:space="preserve"> </w:t>
            </w:r>
            <w:r w:rsidRPr="007B6537">
              <w:rPr>
                <w:rFonts w:cs="B Lotus" w:hint="cs"/>
                <w:rtl/>
              </w:rPr>
              <w:t>سریال</w:t>
            </w:r>
            <w:r w:rsidRPr="007B6537">
              <w:rPr>
                <w:rFonts w:cs="B Lotus"/>
                <w:rtl/>
              </w:rPr>
              <w:t xml:space="preserve"> </w:t>
            </w:r>
            <w:r w:rsidRPr="007B6537">
              <w:rPr>
                <w:rFonts w:cs="B Lotus" w:hint="cs"/>
                <w:rtl/>
              </w:rPr>
              <w:t>موتور</w:t>
            </w:r>
            <w:r w:rsidRPr="007B6537">
              <w:rPr>
                <w:rFonts w:cs="B Lotus"/>
                <w:rtl/>
              </w:rPr>
              <w:t xml:space="preserve"> </w:t>
            </w:r>
            <w:r w:rsidRPr="007B6537">
              <w:rPr>
                <w:rFonts w:cs="B Lotus" w:hint="cs"/>
                <w:rtl/>
              </w:rPr>
              <w:t>سيکلت</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نیست</w:t>
            </w:r>
            <w:r w:rsidRPr="007B6537">
              <w:rPr>
                <w:rFonts w:cs="B Lotus"/>
                <w:rtl/>
              </w:rPr>
              <w:t xml:space="preserve"> </w:t>
            </w:r>
          </w:p>
        </w:tc>
      </w:tr>
      <w:tr w:rsidR="007B6537" w:rsidRPr="007B6537" w14:paraId="66B6BF22"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FC6FFFA" w14:textId="2A0A6356" w:rsidR="007B6537" w:rsidRPr="007B6537" w:rsidRDefault="007B6537" w:rsidP="007B6537">
            <w:pPr>
              <w:jc w:val="center"/>
              <w:rPr>
                <w:rFonts w:cs="B Lotus"/>
                <w:sz w:val="24"/>
                <w:szCs w:val="24"/>
                <w:rtl/>
              </w:rPr>
            </w:pPr>
            <w:r w:rsidRPr="007B6537">
              <w:rPr>
                <w:rFonts w:cs="B Lotus"/>
                <w:rtl/>
              </w:rPr>
              <w:t>66</w:t>
            </w:r>
          </w:p>
        </w:tc>
        <w:tc>
          <w:tcPr>
            <w:tcW w:w="8279" w:type="dxa"/>
          </w:tcPr>
          <w:p w14:paraId="40570DBC" w14:textId="6B9197E8"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Plk1</w:t>
            </w:r>
            <w:r w:rsidRPr="007B6537">
              <w:rPr>
                <w:rFonts w:cs="B Lotus"/>
                <w:rtl/>
              </w:rPr>
              <w:t xml:space="preserve"> - </w:t>
            </w:r>
            <w:r w:rsidRPr="007B6537">
              <w:rPr>
                <w:rFonts w:cs="B Lotus" w:hint="cs"/>
                <w:rtl/>
              </w:rPr>
              <w:t>دو</w:t>
            </w:r>
            <w:r w:rsidRPr="007B6537">
              <w:rPr>
                <w:rFonts w:cs="B Lotus"/>
                <w:rtl/>
              </w:rPr>
              <w:t xml:space="preserve"> </w:t>
            </w:r>
            <w:r w:rsidRPr="007B6537">
              <w:rPr>
                <w:rFonts w:cs="B Lotus" w:hint="cs"/>
                <w:rtl/>
              </w:rPr>
              <w:t>رقم</w:t>
            </w:r>
            <w:r w:rsidRPr="007B6537">
              <w:rPr>
                <w:rFonts w:cs="B Lotus"/>
                <w:rtl/>
              </w:rPr>
              <w:t xml:space="preserve"> </w:t>
            </w:r>
            <w:r w:rsidRPr="007B6537">
              <w:rPr>
                <w:rFonts w:cs="B Lotus" w:hint="cs"/>
                <w:rtl/>
              </w:rPr>
              <w:t>سمت</w:t>
            </w:r>
            <w:r w:rsidRPr="007B6537">
              <w:rPr>
                <w:rFonts w:cs="B Lotus"/>
                <w:rtl/>
              </w:rPr>
              <w:t xml:space="preserve"> </w:t>
            </w:r>
            <w:r w:rsidRPr="007B6537">
              <w:rPr>
                <w:rFonts w:cs="B Lotus" w:hint="cs"/>
                <w:rtl/>
              </w:rPr>
              <w:t>چپ</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را</w:t>
            </w:r>
            <w:r w:rsidRPr="007B6537">
              <w:rPr>
                <w:rFonts w:cs="B Lotus"/>
                <w:rtl/>
              </w:rPr>
              <w:t xml:space="preserve"> </w:t>
            </w:r>
            <w:r w:rsidRPr="007B6537">
              <w:rPr>
                <w:rFonts w:cs="B Lotus" w:hint="cs"/>
                <w:rtl/>
              </w:rPr>
              <w:t>صحیح</w:t>
            </w:r>
            <w:r w:rsidRPr="007B6537">
              <w:rPr>
                <w:rFonts w:cs="B Lotus"/>
                <w:rtl/>
              </w:rPr>
              <w:t xml:space="preserve"> </w:t>
            </w:r>
            <w:r w:rsidRPr="007B6537">
              <w:rPr>
                <w:rFonts w:cs="B Lotus" w:hint="cs"/>
                <w:rtl/>
              </w:rPr>
              <w:t>وارد</w:t>
            </w:r>
            <w:r w:rsidRPr="007B6537">
              <w:rPr>
                <w:rFonts w:cs="B Lotus"/>
                <w:rtl/>
              </w:rPr>
              <w:t xml:space="preserve"> </w:t>
            </w:r>
            <w:r w:rsidRPr="007B6537">
              <w:rPr>
                <w:rFonts w:cs="B Lotus" w:hint="cs"/>
                <w:rtl/>
              </w:rPr>
              <w:t>کنید</w:t>
            </w:r>
          </w:p>
        </w:tc>
      </w:tr>
      <w:tr w:rsidR="007B6537" w:rsidRPr="007B6537" w14:paraId="4AEB4F49"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0BCF7364" w14:textId="4B7D8BED" w:rsidR="007B6537" w:rsidRPr="007B6537" w:rsidRDefault="007B6537" w:rsidP="007B6537">
            <w:pPr>
              <w:jc w:val="center"/>
              <w:rPr>
                <w:rFonts w:cs="B Lotus"/>
                <w:sz w:val="24"/>
                <w:szCs w:val="24"/>
                <w:rtl/>
              </w:rPr>
            </w:pPr>
            <w:r w:rsidRPr="007B6537">
              <w:rPr>
                <w:rFonts w:cs="B Lotus"/>
                <w:rtl/>
              </w:rPr>
              <w:lastRenderedPageBreak/>
              <w:t>67</w:t>
            </w:r>
          </w:p>
        </w:tc>
        <w:tc>
          <w:tcPr>
            <w:tcW w:w="8279" w:type="dxa"/>
          </w:tcPr>
          <w:p w14:paraId="308A765B" w14:textId="2A6DEBA0"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Plk3</w:t>
            </w:r>
            <w:r w:rsidRPr="007B6537">
              <w:rPr>
                <w:rFonts w:cs="B Lotus"/>
                <w:rtl/>
              </w:rPr>
              <w:t xml:space="preserve"> - </w:t>
            </w:r>
            <w:r w:rsidRPr="007B6537">
              <w:rPr>
                <w:rFonts w:cs="B Lotus" w:hint="cs"/>
                <w:rtl/>
              </w:rPr>
              <w:t>سه</w:t>
            </w:r>
            <w:r w:rsidRPr="007B6537">
              <w:rPr>
                <w:rFonts w:cs="B Lotus"/>
                <w:rtl/>
              </w:rPr>
              <w:t xml:space="preserve"> </w:t>
            </w:r>
            <w:r w:rsidRPr="007B6537">
              <w:rPr>
                <w:rFonts w:cs="B Lotus" w:hint="cs"/>
                <w:rtl/>
              </w:rPr>
              <w:t>رقم</w:t>
            </w:r>
            <w:r w:rsidRPr="007B6537">
              <w:rPr>
                <w:rFonts w:cs="B Lotus"/>
                <w:rtl/>
              </w:rPr>
              <w:t xml:space="preserve"> </w:t>
            </w:r>
            <w:r w:rsidRPr="007B6537">
              <w:rPr>
                <w:rFonts w:cs="B Lotus" w:hint="cs"/>
                <w:rtl/>
              </w:rPr>
              <w:t>سمت</w:t>
            </w:r>
            <w:r w:rsidRPr="007B6537">
              <w:rPr>
                <w:rFonts w:cs="B Lotus"/>
                <w:rtl/>
              </w:rPr>
              <w:t xml:space="preserve"> </w:t>
            </w:r>
            <w:r w:rsidRPr="007B6537">
              <w:rPr>
                <w:rFonts w:cs="B Lotus" w:hint="cs"/>
                <w:rtl/>
              </w:rPr>
              <w:t>راست</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را</w:t>
            </w:r>
            <w:r w:rsidRPr="007B6537">
              <w:rPr>
                <w:rFonts w:cs="B Lotus"/>
                <w:rtl/>
              </w:rPr>
              <w:t xml:space="preserve"> </w:t>
            </w:r>
            <w:r w:rsidRPr="007B6537">
              <w:rPr>
                <w:rFonts w:cs="B Lotus" w:hint="cs"/>
                <w:rtl/>
              </w:rPr>
              <w:t>صحیح</w:t>
            </w:r>
            <w:r w:rsidRPr="007B6537">
              <w:rPr>
                <w:rFonts w:cs="B Lotus"/>
                <w:rtl/>
              </w:rPr>
              <w:t xml:space="preserve"> </w:t>
            </w:r>
            <w:r w:rsidRPr="007B6537">
              <w:rPr>
                <w:rFonts w:cs="B Lotus" w:hint="cs"/>
                <w:rtl/>
              </w:rPr>
              <w:t>وارد</w:t>
            </w:r>
            <w:r w:rsidRPr="007B6537">
              <w:rPr>
                <w:rFonts w:cs="B Lotus"/>
                <w:rtl/>
              </w:rPr>
              <w:t xml:space="preserve"> </w:t>
            </w:r>
            <w:r w:rsidRPr="007B6537">
              <w:rPr>
                <w:rFonts w:cs="B Lotus" w:hint="cs"/>
                <w:rtl/>
              </w:rPr>
              <w:t>کنید</w:t>
            </w:r>
          </w:p>
        </w:tc>
      </w:tr>
      <w:tr w:rsidR="007B6537" w:rsidRPr="007B6537" w14:paraId="602722A9"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04D6F46" w14:textId="55F51B83" w:rsidR="007B6537" w:rsidRPr="007B6537" w:rsidRDefault="007B6537" w:rsidP="007B6537">
            <w:pPr>
              <w:jc w:val="center"/>
              <w:rPr>
                <w:rFonts w:cs="B Lotus"/>
                <w:sz w:val="24"/>
                <w:szCs w:val="24"/>
                <w:rtl/>
              </w:rPr>
            </w:pPr>
            <w:r w:rsidRPr="007B6537">
              <w:rPr>
                <w:rFonts w:cs="B Lotus"/>
                <w:rtl/>
              </w:rPr>
              <w:t>68</w:t>
            </w:r>
          </w:p>
        </w:tc>
        <w:tc>
          <w:tcPr>
            <w:tcW w:w="8279" w:type="dxa"/>
          </w:tcPr>
          <w:p w14:paraId="75B29C67" w14:textId="372D47E2"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Plk1</w:t>
            </w:r>
            <w:r w:rsidRPr="007B6537">
              <w:rPr>
                <w:rFonts w:cs="B Lotus"/>
                <w:rtl/>
              </w:rPr>
              <w:t xml:space="preserve"> - </w:t>
            </w:r>
            <w:r w:rsidRPr="007B6537">
              <w:rPr>
                <w:rFonts w:cs="B Lotus" w:hint="cs"/>
                <w:rtl/>
              </w:rPr>
              <w:t>دو</w:t>
            </w:r>
            <w:r w:rsidRPr="007B6537">
              <w:rPr>
                <w:rFonts w:cs="B Lotus"/>
                <w:rtl/>
              </w:rPr>
              <w:t xml:space="preserve"> </w:t>
            </w:r>
            <w:r w:rsidRPr="007B6537">
              <w:rPr>
                <w:rFonts w:cs="B Lotus" w:hint="cs"/>
                <w:rtl/>
              </w:rPr>
              <w:t>رقم</w:t>
            </w:r>
            <w:r w:rsidRPr="007B6537">
              <w:rPr>
                <w:rFonts w:cs="B Lotus"/>
                <w:rtl/>
              </w:rPr>
              <w:t xml:space="preserve"> </w:t>
            </w:r>
            <w:r w:rsidRPr="007B6537">
              <w:rPr>
                <w:rFonts w:cs="B Lotus" w:hint="cs"/>
                <w:rtl/>
              </w:rPr>
              <w:t>سمت</w:t>
            </w:r>
            <w:r w:rsidRPr="007B6537">
              <w:rPr>
                <w:rFonts w:cs="B Lotus"/>
                <w:rtl/>
              </w:rPr>
              <w:t xml:space="preserve"> </w:t>
            </w:r>
            <w:r w:rsidRPr="007B6537">
              <w:rPr>
                <w:rFonts w:cs="B Lotus" w:hint="cs"/>
                <w:rtl/>
              </w:rPr>
              <w:t>چپ</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میباشد</w:t>
            </w:r>
            <w:r w:rsidRPr="007B6537">
              <w:rPr>
                <w:rFonts w:cs="B Lotus"/>
                <w:rtl/>
              </w:rPr>
              <w:t xml:space="preserve"> .</w:t>
            </w:r>
          </w:p>
        </w:tc>
      </w:tr>
      <w:tr w:rsidR="007B6537" w:rsidRPr="007B6537" w14:paraId="20DDDAA9"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5869A85A" w14:textId="5F2B7407" w:rsidR="007B6537" w:rsidRPr="007B6537" w:rsidRDefault="007B6537" w:rsidP="007B6537">
            <w:pPr>
              <w:jc w:val="center"/>
              <w:rPr>
                <w:rFonts w:cs="B Lotus"/>
                <w:sz w:val="24"/>
                <w:szCs w:val="24"/>
                <w:rtl/>
              </w:rPr>
            </w:pPr>
            <w:r w:rsidRPr="007B6537">
              <w:rPr>
                <w:rFonts w:cs="B Lotus"/>
                <w:rtl/>
              </w:rPr>
              <w:t>69</w:t>
            </w:r>
          </w:p>
        </w:tc>
        <w:tc>
          <w:tcPr>
            <w:tcW w:w="8279" w:type="dxa"/>
          </w:tcPr>
          <w:p w14:paraId="686C614E" w14:textId="210F22F6"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Plk2</w:t>
            </w:r>
            <w:r w:rsidRPr="007B6537">
              <w:rPr>
                <w:rFonts w:cs="B Lotus"/>
                <w:rtl/>
              </w:rPr>
              <w:t xml:space="preserve"> - </w:t>
            </w:r>
            <w:r w:rsidRPr="007B6537">
              <w:rPr>
                <w:rFonts w:cs="B Lotus" w:hint="cs"/>
                <w:rtl/>
              </w:rPr>
              <w:t>حرف</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میباشد</w:t>
            </w:r>
            <w:r w:rsidRPr="007B6537">
              <w:rPr>
                <w:rFonts w:cs="B Lotus"/>
                <w:rtl/>
              </w:rPr>
              <w:t xml:space="preserve"> .</w:t>
            </w:r>
          </w:p>
        </w:tc>
      </w:tr>
      <w:tr w:rsidR="007B6537" w:rsidRPr="007B6537" w14:paraId="5DB5BC46"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7A1A3964" w14:textId="5CBCF8DA" w:rsidR="007B6537" w:rsidRPr="007B6537" w:rsidRDefault="007B6537" w:rsidP="007B6537">
            <w:pPr>
              <w:jc w:val="center"/>
              <w:rPr>
                <w:rFonts w:cs="B Lotus"/>
                <w:sz w:val="24"/>
                <w:szCs w:val="24"/>
                <w:rtl/>
              </w:rPr>
            </w:pPr>
            <w:r w:rsidRPr="007B6537">
              <w:rPr>
                <w:rFonts w:cs="B Lotus"/>
                <w:rtl/>
              </w:rPr>
              <w:t>70</w:t>
            </w:r>
          </w:p>
        </w:tc>
        <w:tc>
          <w:tcPr>
            <w:tcW w:w="8279" w:type="dxa"/>
          </w:tcPr>
          <w:p w14:paraId="5B18B3C7" w14:textId="58A3B9F5"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Plk3</w:t>
            </w:r>
            <w:r w:rsidRPr="007B6537">
              <w:rPr>
                <w:rFonts w:cs="B Lotus"/>
                <w:rtl/>
              </w:rPr>
              <w:t xml:space="preserve"> - </w:t>
            </w:r>
            <w:r w:rsidRPr="007B6537">
              <w:rPr>
                <w:rFonts w:cs="B Lotus" w:hint="cs"/>
                <w:rtl/>
              </w:rPr>
              <w:t>سه</w:t>
            </w:r>
            <w:r w:rsidRPr="007B6537">
              <w:rPr>
                <w:rFonts w:cs="B Lotus"/>
                <w:rtl/>
              </w:rPr>
              <w:t xml:space="preserve"> </w:t>
            </w:r>
            <w:r w:rsidRPr="007B6537">
              <w:rPr>
                <w:rFonts w:cs="B Lotus" w:hint="cs"/>
                <w:rtl/>
              </w:rPr>
              <w:t>رقم</w:t>
            </w:r>
            <w:r w:rsidRPr="007B6537">
              <w:rPr>
                <w:rFonts w:cs="B Lotus"/>
                <w:rtl/>
              </w:rPr>
              <w:t xml:space="preserve"> </w:t>
            </w:r>
            <w:r w:rsidRPr="007B6537">
              <w:rPr>
                <w:rFonts w:cs="B Lotus" w:hint="cs"/>
                <w:rtl/>
              </w:rPr>
              <w:t>سمت</w:t>
            </w:r>
            <w:r w:rsidRPr="007B6537">
              <w:rPr>
                <w:rFonts w:cs="B Lotus"/>
                <w:rtl/>
              </w:rPr>
              <w:t xml:space="preserve"> </w:t>
            </w:r>
            <w:r w:rsidRPr="007B6537">
              <w:rPr>
                <w:rFonts w:cs="B Lotus" w:hint="cs"/>
                <w:rtl/>
              </w:rPr>
              <w:t>راست</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میباشد</w:t>
            </w:r>
            <w:r w:rsidRPr="007B6537">
              <w:rPr>
                <w:rFonts w:cs="B Lotus"/>
                <w:rtl/>
              </w:rPr>
              <w:t xml:space="preserve"> .</w:t>
            </w:r>
          </w:p>
        </w:tc>
      </w:tr>
      <w:tr w:rsidR="007B6537" w:rsidRPr="007B6537" w14:paraId="6E108400"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2004A13F" w14:textId="1C21C206" w:rsidR="007B6537" w:rsidRPr="007B6537" w:rsidRDefault="007B6537" w:rsidP="007B6537">
            <w:pPr>
              <w:jc w:val="center"/>
              <w:rPr>
                <w:rFonts w:cs="B Lotus"/>
                <w:sz w:val="24"/>
                <w:szCs w:val="24"/>
                <w:rtl/>
              </w:rPr>
            </w:pPr>
            <w:r w:rsidRPr="007B6537">
              <w:rPr>
                <w:rFonts w:cs="B Lotus"/>
                <w:rtl/>
              </w:rPr>
              <w:t>71</w:t>
            </w:r>
          </w:p>
        </w:tc>
        <w:tc>
          <w:tcPr>
            <w:tcW w:w="8279" w:type="dxa"/>
          </w:tcPr>
          <w:p w14:paraId="6CAAC33A" w14:textId="561D27BC"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PlkSrl</w:t>
            </w:r>
            <w:r w:rsidRPr="007B6537">
              <w:rPr>
                <w:rFonts w:cs="B Lotus"/>
                <w:rtl/>
              </w:rPr>
              <w:t xml:space="preserve"> - </w:t>
            </w:r>
            <w:r w:rsidRPr="007B6537">
              <w:rPr>
                <w:rFonts w:cs="B Lotus" w:hint="cs"/>
                <w:rtl/>
              </w:rPr>
              <w:t>سریال</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میباشد</w:t>
            </w:r>
            <w:r w:rsidRPr="007B6537">
              <w:rPr>
                <w:rFonts w:cs="B Lotus"/>
                <w:rtl/>
              </w:rPr>
              <w:t xml:space="preserve"> .</w:t>
            </w:r>
          </w:p>
        </w:tc>
      </w:tr>
      <w:tr w:rsidR="007B6537" w:rsidRPr="007B6537" w14:paraId="213A6D10"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AA4DEA0" w14:textId="378A430B" w:rsidR="007B6537" w:rsidRPr="007B6537" w:rsidRDefault="007B6537" w:rsidP="007B6537">
            <w:pPr>
              <w:jc w:val="center"/>
              <w:rPr>
                <w:rFonts w:cs="B Lotus"/>
                <w:sz w:val="24"/>
                <w:szCs w:val="24"/>
                <w:rtl/>
              </w:rPr>
            </w:pPr>
            <w:r w:rsidRPr="007B6537">
              <w:rPr>
                <w:rFonts w:cs="B Lotus"/>
                <w:rtl/>
              </w:rPr>
              <w:t>72</w:t>
            </w:r>
          </w:p>
        </w:tc>
        <w:tc>
          <w:tcPr>
            <w:tcW w:w="8279" w:type="dxa"/>
          </w:tcPr>
          <w:p w14:paraId="71FD65E1" w14:textId="4E3ADE7A"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Plk1</w:t>
            </w:r>
            <w:r w:rsidRPr="007B6537">
              <w:rPr>
                <w:rFonts w:cs="B Lotus"/>
                <w:rtl/>
              </w:rPr>
              <w:t xml:space="preserve"> - </w:t>
            </w:r>
            <w:r w:rsidRPr="007B6537">
              <w:rPr>
                <w:rFonts w:cs="B Lotus" w:hint="cs"/>
                <w:rtl/>
              </w:rPr>
              <w:t>دو</w:t>
            </w:r>
            <w:r w:rsidRPr="007B6537">
              <w:rPr>
                <w:rFonts w:cs="B Lotus"/>
                <w:rtl/>
              </w:rPr>
              <w:t xml:space="preserve"> </w:t>
            </w:r>
            <w:r w:rsidRPr="007B6537">
              <w:rPr>
                <w:rFonts w:cs="B Lotus" w:hint="cs"/>
                <w:rtl/>
              </w:rPr>
              <w:t>رقم</w:t>
            </w:r>
            <w:r w:rsidRPr="007B6537">
              <w:rPr>
                <w:rFonts w:cs="B Lotus"/>
                <w:rtl/>
              </w:rPr>
              <w:t xml:space="preserve"> </w:t>
            </w:r>
            <w:r w:rsidRPr="007B6537">
              <w:rPr>
                <w:rFonts w:cs="B Lotus" w:hint="cs"/>
                <w:rtl/>
              </w:rPr>
              <w:t>سمت</w:t>
            </w:r>
            <w:r w:rsidRPr="007B6537">
              <w:rPr>
                <w:rFonts w:cs="B Lotus"/>
                <w:rtl/>
              </w:rPr>
              <w:t xml:space="preserve"> </w:t>
            </w:r>
            <w:r w:rsidRPr="007B6537">
              <w:rPr>
                <w:rFonts w:cs="B Lotus" w:hint="cs"/>
                <w:rtl/>
              </w:rPr>
              <w:t>چپ</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را</w:t>
            </w:r>
            <w:r w:rsidRPr="007B6537">
              <w:rPr>
                <w:rFonts w:cs="B Lotus"/>
                <w:rtl/>
              </w:rPr>
              <w:t xml:space="preserve"> </w:t>
            </w:r>
            <w:r w:rsidRPr="007B6537">
              <w:rPr>
                <w:rFonts w:cs="B Lotus" w:hint="cs"/>
                <w:rtl/>
              </w:rPr>
              <w:t>به</w:t>
            </w:r>
            <w:r w:rsidRPr="007B6537">
              <w:rPr>
                <w:rFonts w:cs="B Lotus"/>
                <w:rtl/>
              </w:rPr>
              <w:t xml:space="preserve"> </w:t>
            </w:r>
            <w:r w:rsidRPr="007B6537">
              <w:rPr>
                <w:rFonts w:cs="B Lotus" w:hint="cs"/>
                <w:rtl/>
              </w:rPr>
              <w:t>صورت</w:t>
            </w:r>
            <w:r w:rsidRPr="007B6537">
              <w:rPr>
                <w:rFonts w:cs="B Lotus"/>
                <w:rtl/>
              </w:rPr>
              <w:t xml:space="preserve"> </w:t>
            </w:r>
            <w:r w:rsidRPr="007B6537">
              <w:rPr>
                <w:rFonts w:cs="B Lotus" w:hint="cs"/>
                <w:rtl/>
              </w:rPr>
              <w:t>صحیح</w:t>
            </w:r>
            <w:r w:rsidRPr="007B6537">
              <w:rPr>
                <w:rFonts w:cs="B Lotus"/>
                <w:rtl/>
              </w:rPr>
              <w:t xml:space="preserve"> </w:t>
            </w:r>
            <w:r w:rsidRPr="007B6537">
              <w:rPr>
                <w:rFonts w:cs="B Lotus" w:hint="cs"/>
                <w:rtl/>
              </w:rPr>
              <w:t>وارد</w:t>
            </w:r>
            <w:r w:rsidRPr="007B6537">
              <w:rPr>
                <w:rFonts w:cs="B Lotus"/>
                <w:rtl/>
              </w:rPr>
              <w:t xml:space="preserve"> </w:t>
            </w:r>
            <w:r w:rsidRPr="007B6537">
              <w:rPr>
                <w:rFonts w:cs="B Lotus" w:hint="cs"/>
                <w:rtl/>
              </w:rPr>
              <w:t>نمایید</w:t>
            </w:r>
            <w:r w:rsidRPr="007B6537">
              <w:rPr>
                <w:rFonts w:cs="B Lotus"/>
                <w:rtl/>
              </w:rPr>
              <w:t xml:space="preserve"> </w:t>
            </w:r>
          </w:p>
        </w:tc>
      </w:tr>
      <w:tr w:rsidR="007B6537" w:rsidRPr="007B6537" w14:paraId="7AE29F3D"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5976D042" w14:textId="4375D439" w:rsidR="007B6537" w:rsidRPr="007B6537" w:rsidRDefault="007B6537" w:rsidP="007B6537">
            <w:pPr>
              <w:jc w:val="center"/>
              <w:rPr>
                <w:rFonts w:cs="B Lotus"/>
                <w:sz w:val="24"/>
                <w:szCs w:val="24"/>
                <w:rtl/>
              </w:rPr>
            </w:pPr>
            <w:r w:rsidRPr="007B6537">
              <w:rPr>
                <w:rFonts w:cs="B Lotus"/>
                <w:rtl/>
              </w:rPr>
              <w:t>73</w:t>
            </w:r>
          </w:p>
        </w:tc>
        <w:tc>
          <w:tcPr>
            <w:tcW w:w="8279" w:type="dxa"/>
          </w:tcPr>
          <w:p w14:paraId="3E205ED3" w14:textId="1A5B69BF"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Plk3</w:t>
            </w:r>
            <w:r w:rsidRPr="007B6537">
              <w:rPr>
                <w:rFonts w:cs="B Lotus"/>
                <w:rtl/>
              </w:rPr>
              <w:t xml:space="preserve"> - </w:t>
            </w:r>
            <w:r w:rsidRPr="007B6537">
              <w:rPr>
                <w:rFonts w:cs="B Lotus" w:hint="cs"/>
                <w:rtl/>
              </w:rPr>
              <w:t>سه</w:t>
            </w:r>
            <w:r w:rsidRPr="007B6537">
              <w:rPr>
                <w:rFonts w:cs="B Lotus"/>
                <w:rtl/>
              </w:rPr>
              <w:t xml:space="preserve"> </w:t>
            </w:r>
            <w:r w:rsidRPr="007B6537">
              <w:rPr>
                <w:rFonts w:cs="B Lotus" w:hint="cs"/>
                <w:rtl/>
              </w:rPr>
              <w:t>رقم</w:t>
            </w:r>
            <w:r w:rsidRPr="007B6537">
              <w:rPr>
                <w:rFonts w:cs="B Lotus"/>
                <w:rtl/>
              </w:rPr>
              <w:t xml:space="preserve"> </w:t>
            </w:r>
            <w:r w:rsidRPr="007B6537">
              <w:rPr>
                <w:rFonts w:cs="B Lotus" w:hint="cs"/>
                <w:rtl/>
              </w:rPr>
              <w:t>سمت</w:t>
            </w:r>
            <w:r w:rsidRPr="007B6537">
              <w:rPr>
                <w:rFonts w:cs="B Lotus"/>
                <w:rtl/>
              </w:rPr>
              <w:t xml:space="preserve"> </w:t>
            </w:r>
            <w:r w:rsidRPr="007B6537">
              <w:rPr>
                <w:rFonts w:cs="B Lotus" w:hint="cs"/>
                <w:rtl/>
              </w:rPr>
              <w:t>راست</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را</w:t>
            </w:r>
            <w:r w:rsidRPr="007B6537">
              <w:rPr>
                <w:rFonts w:cs="B Lotus"/>
                <w:rtl/>
              </w:rPr>
              <w:t xml:space="preserve"> </w:t>
            </w:r>
            <w:r w:rsidRPr="007B6537">
              <w:rPr>
                <w:rFonts w:cs="B Lotus" w:hint="cs"/>
                <w:rtl/>
              </w:rPr>
              <w:t>به</w:t>
            </w:r>
            <w:r w:rsidRPr="007B6537">
              <w:rPr>
                <w:rFonts w:cs="B Lotus"/>
                <w:rtl/>
              </w:rPr>
              <w:t xml:space="preserve"> </w:t>
            </w:r>
            <w:r w:rsidRPr="007B6537">
              <w:rPr>
                <w:rFonts w:cs="B Lotus" w:hint="cs"/>
                <w:rtl/>
              </w:rPr>
              <w:t>صورت</w:t>
            </w:r>
            <w:r w:rsidRPr="007B6537">
              <w:rPr>
                <w:rFonts w:cs="B Lotus"/>
                <w:rtl/>
              </w:rPr>
              <w:t xml:space="preserve"> </w:t>
            </w:r>
            <w:r w:rsidRPr="007B6537">
              <w:rPr>
                <w:rFonts w:cs="B Lotus" w:hint="cs"/>
                <w:rtl/>
              </w:rPr>
              <w:t>صحیح</w:t>
            </w:r>
            <w:r w:rsidRPr="007B6537">
              <w:rPr>
                <w:rFonts w:cs="B Lotus"/>
                <w:rtl/>
              </w:rPr>
              <w:t xml:space="preserve"> </w:t>
            </w:r>
            <w:r w:rsidRPr="007B6537">
              <w:rPr>
                <w:rFonts w:cs="B Lotus" w:hint="cs"/>
                <w:rtl/>
              </w:rPr>
              <w:t>وارد</w:t>
            </w:r>
            <w:r w:rsidRPr="007B6537">
              <w:rPr>
                <w:rFonts w:cs="B Lotus"/>
                <w:rtl/>
              </w:rPr>
              <w:t xml:space="preserve"> </w:t>
            </w:r>
            <w:r w:rsidRPr="007B6537">
              <w:rPr>
                <w:rFonts w:cs="B Lotus" w:hint="cs"/>
                <w:rtl/>
              </w:rPr>
              <w:t>نمایید</w:t>
            </w:r>
            <w:r w:rsidRPr="007B6537">
              <w:rPr>
                <w:rFonts w:cs="B Lotus"/>
                <w:rtl/>
              </w:rPr>
              <w:t xml:space="preserve"> .</w:t>
            </w:r>
          </w:p>
        </w:tc>
      </w:tr>
      <w:tr w:rsidR="007B6537" w:rsidRPr="007B6537" w14:paraId="7341E616"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303D826" w14:textId="3FF49276" w:rsidR="007B6537" w:rsidRPr="007B6537" w:rsidRDefault="007B6537" w:rsidP="007B6537">
            <w:pPr>
              <w:jc w:val="center"/>
              <w:rPr>
                <w:rFonts w:cs="B Lotus"/>
                <w:sz w:val="24"/>
                <w:szCs w:val="24"/>
                <w:rtl/>
              </w:rPr>
            </w:pPr>
            <w:r w:rsidRPr="007B6537">
              <w:rPr>
                <w:rFonts w:cs="B Lotus"/>
                <w:rtl/>
              </w:rPr>
              <w:t>74</w:t>
            </w:r>
          </w:p>
        </w:tc>
        <w:tc>
          <w:tcPr>
            <w:tcW w:w="8279" w:type="dxa"/>
          </w:tcPr>
          <w:p w14:paraId="258826B6" w14:textId="24A39D0C"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PlkSrl</w:t>
            </w:r>
            <w:r w:rsidRPr="007B6537">
              <w:rPr>
                <w:rFonts w:cs="B Lotus"/>
                <w:rtl/>
              </w:rPr>
              <w:t xml:space="preserve"> - </w:t>
            </w:r>
            <w:r w:rsidRPr="007B6537">
              <w:rPr>
                <w:rFonts w:cs="B Lotus" w:hint="cs"/>
                <w:rtl/>
              </w:rPr>
              <w:t>شماره</w:t>
            </w:r>
            <w:r w:rsidRPr="007B6537">
              <w:rPr>
                <w:rFonts w:cs="B Lotus"/>
                <w:rtl/>
              </w:rPr>
              <w:t xml:space="preserve"> </w:t>
            </w:r>
            <w:r w:rsidRPr="007B6537">
              <w:rPr>
                <w:rFonts w:cs="B Lotus" w:hint="cs"/>
                <w:rtl/>
              </w:rPr>
              <w:t>سریال</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را</w:t>
            </w:r>
            <w:r w:rsidRPr="007B6537">
              <w:rPr>
                <w:rFonts w:cs="B Lotus"/>
                <w:rtl/>
              </w:rPr>
              <w:t xml:space="preserve"> </w:t>
            </w:r>
            <w:r w:rsidRPr="007B6537">
              <w:rPr>
                <w:rFonts w:cs="B Lotus" w:hint="cs"/>
                <w:rtl/>
              </w:rPr>
              <w:t>به</w:t>
            </w:r>
            <w:r w:rsidRPr="007B6537">
              <w:rPr>
                <w:rFonts w:cs="B Lotus"/>
                <w:rtl/>
              </w:rPr>
              <w:t xml:space="preserve"> </w:t>
            </w:r>
            <w:r w:rsidRPr="007B6537">
              <w:rPr>
                <w:rFonts w:cs="B Lotus" w:hint="cs"/>
                <w:rtl/>
              </w:rPr>
              <w:t>صورت</w:t>
            </w:r>
            <w:r w:rsidRPr="007B6537">
              <w:rPr>
                <w:rFonts w:cs="B Lotus"/>
                <w:rtl/>
              </w:rPr>
              <w:t xml:space="preserve"> </w:t>
            </w:r>
            <w:r w:rsidRPr="007B6537">
              <w:rPr>
                <w:rFonts w:cs="B Lotus" w:hint="cs"/>
                <w:rtl/>
              </w:rPr>
              <w:t>صحیح</w:t>
            </w:r>
            <w:r w:rsidRPr="007B6537">
              <w:rPr>
                <w:rFonts w:cs="B Lotus"/>
                <w:rtl/>
              </w:rPr>
              <w:t xml:space="preserve"> </w:t>
            </w:r>
            <w:r w:rsidRPr="007B6537">
              <w:rPr>
                <w:rFonts w:cs="B Lotus" w:hint="cs"/>
                <w:rtl/>
              </w:rPr>
              <w:t>وارد</w:t>
            </w:r>
            <w:r w:rsidRPr="007B6537">
              <w:rPr>
                <w:rFonts w:cs="B Lotus"/>
                <w:rtl/>
              </w:rPr>
              <w:t xml:space="preserve"> </w:t>
            </w:r>
            <w:r w:rsidRPr="007B6537">
              <w:rPr>
                <w:rFonts w:cs="B Lotus" w:hint="cs"/>
                <w:rtl/>
              </w:rPr>
              <w:t>نمایید</w:t>
            </w:r>
            <w:r w:rsidRPr="007B6537">
              <w:rPr>
                <w:rFonts w:cs="B Lotus"/>
                <w:rtl/>
              </w:rPr>
              <w:t xml:space="preserve"> .</w:t>
            </w:r>
          </w:p>
        </w:tc>
      </w:tr>
      <w:tr w:rsidR="007B6537" w:rsidRPr="007B6537" w14:paraId="5B0343F7"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4224CF41" w14:textId="33CCA994" w:rsidR="007B6537" w:rsidRPr="007B6537" w:rsidRDefault="007B6537" w:rsidP="007B6537">
            <w:pPr>
              <w:jc w:val="center"/>
              <w:rPr>
                <w:rFonts w:cs="B Lotus"/>
                <w:sz w:val="24"/>
                <w:szCs w:val="24"/>
                <w:rtl/>
              </w:rPr>
            </w:pPr>
            <w:r w:rsidRPr="007B6537">
              <w:rPr>
                <w:rFonts w:cs="B Lotus"/>
                <w:rtl/>
              </w:rPr>
              <w:t>75</w:t>
            </w:r>
          </w:p>
        </w:tc>
        <w:tc>
          <w:tcPr>
            <w:tcW w:w="8279" w:type="dxa"/>
          </w:tcPr>
          <w:p w14:paraId="192FD4CC" w14:textId="4D9272E6"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ThrDmgTypCod</w:t>
            </w:r>
            <w:r w:rsidRPr="007B6537">
              <w:rPr>
                <w:rFonts w:cs="B Lotus"/>
                <w:rtl/>
              </w:rPr>
              <w:t>_</w:t>
            </w:r>
            <w:r w:rsidRPr="007B6537">
              <w:rPr>
                <w:rFonts w:cs="B Lotus" w:hint="cs"/>
                <w:rtl/>
              </w:rPr>
              <w:t>نوع</w:t>
            </w:r>
            <w:r w:rsidRPr="007B6537">
              <w:rPr>
                <w:rFonts w:cs="B Lotus"/>
                <w:rtl/>
              </w:rPr>
              <w:t xml:space="preserve"> </w:t>
            </w:r>
            <w:r w:rsidRPr="007B6537">
              <w:rPr>
                <w:rFonts w:cs="B Lotus" w:hint="cs"/>
                <w:rtl/>
              </w:rPr>
              <w:t>صدمه</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w:t>
            </w:r>
            <w:r w:rsidRPr="007B6537">
              <w:rPr>
                <w:rFonts w:cs="B Lotus"/>
                <w:rtl/>
              </w:rPr>
              <w:t xml:space="preserve"> </w:t>
            </w:r>
            <w:r w:rsidRPr="007B6537">
              <w:rPr>
                <w:rFonts w:cs="B Lotus" w:hint="cs"/>
                <w:rtl/>
              </w:rPr>
              <w:t>باشد</w:t>
            </w:r>
          </w:p>
        </w:tc>
      </w:tr>
      <w:tr w:rsidR="007B6537" w:rsidRPr="007B6537" w14:paraId="66015C52"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27533ADE" w14:textId="064EBD1F" w:rsidR="007B6537" w:rsidRPr="007B6537" w:rsidRDefault="007B6537" w:rsidP="007B6537">
            <w:pPr>
              <w:jc w:val="center"/>
              <w:rPr>
                <w:rFonts w:cs="B Lotus"/>
                <w:sz w:val="24"/>
                <w:szCs w:val="24"/>
                <w:rtl/>
              </w:rPr>
            </w:pPr>
            <w:r w:rsidRPr="007B6537">
              <w:rPr>
                <w:rFonts w:cs="B Lotus"/>
                <w:rtl/>
              </w:rPr>
              <w:t>76</w:t>
            </w:r>
          </w:p>
        </w:tc>
        <w:tc>
          <w:tcPr>
            <w:tcW w:w="8279" w:type="dxa"/>
          </w:tcPr>
          <w:p w14:paraId="3F060BD9" w14:textId="15BA0064"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CusCertNum</w:t>
            </w:r>
            <w:r w:rsidRPr="007B6537">
              <w:rPr>
                <w:rFonts w:cs="B Lotus"/>
                <w:rtl/>
              </w:rPr>
              <w:t>_</w:t>
            </w:r>
            <w:r w:rsidRPr="007B6537">
              <w:rPr>
                <w:rFonts w:cs="B Lotus" w:hint="cs"/>
                <w:rtl/>
              </w:rPr>
              <w:t>شماره</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طبق</w:t>
            </w:r>
            <w:r w:rsidRPr="007B6537">
              <w:rPr>
                <w:rFonts w:cs="B Lotus"/>
                <w:rtl/>
              </w:rPr>
              <w:t xml:space="preserve"> </w:t>
            </w:r>
            <w:r w:rsidRPr="007B6537">
              <w:rPr>
                <w:rFonts w:cs="B Lotus" w:hint="cs"/>
                <w:rtl/>
              </w:rPr>
              <w:t>استعلام</w:t>
            </w:r>
            <w:r w:rsidRPr="007B6537">
              <w:rPr>
                <w:rFonts w:cs="B Lotus"/>
                <w:rtl/>
              </w:rPr>
              <w:t xml:space="preserve"> </w:t>
            </w:r>
            <w:r w:rsidRPr="007B6537">
              <w:rPr>
                <w:rFonts w:cs="B Lotus" w:hint="cs"/>
                <w:rtl/>
              </w:rPr>
              <w:t>از</w:t>
            </w:r>
            <w:r w:rsidRPr="007B6537">
              <w:rPr>
                <w:rFonts w:cs="B Lotus"/>
                <w:rtl/>
              </w:rPr>
              <w:t xml:space="preserve"> </w:t>
            </w:r>
            <w:r w:rsidRPr="007B6537">
              <w:rPr>
                <w:rFonts w:cs="B Lotus" w:hint="cs"/>
                <w:rtl/>
              </w:rPr>
              <w:t>ناجا</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w:t>
            </w:r>
            <w:r w:rsidRPr="007B6537">
              <w:rPr>
                <w:rFonts w:cs="B Lotus"/>
                <w:rtl/>
              </w:rPr>
              <w:t xml:space="preserve"> </w:t>
            </w:r>
            <w:r w:rsidRPr="007B6537">
              <w:rPr>
                <w:rFonts w:cs="B Lotus" w:hint="cs"/>
                <w:rtl/>
              </w:rPr>
              <w:t>باشد</w:t>
            </w:r>
          </w:p>
        </w:tc>
      </w:tr>
      <w:tr w:rsidR="007B6537" w:rsidRPr="007B6537" w14:paraId="6EC8CC4F"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5D3FA37C" w14:textId="1BADC3AA" w:rsidR="007B6537" w:rsidRPr="007B6537" w:rsidRDefault="007B6537" w:rsidP="007B6537">
            <w:pPr>
              <w:jc w:val="center"/>
              <w:rPr>
                <w:rFonts w:cs="B Lotus"/>
                <w:sz w:val="24"/>
                <w:szCs w:val="24"/>
                <w:rtl/>
              </w:rPr>
            </w:pPr>
            <w:r w:rsidRPr="007B6537">
              <w:rPr>
                <w:rFonts w:cs="B Lotus"/>
                <w:rtl/>
              </w:rPr>
              <w:t>77</w:t>
            </w:r>
          </w:p>
        </w:tc>
        <w:tc>
          <w:tcPr>
            <w:tcW w:w="8279" w:type="dxa"/>
          </w:tcPr>
          <w:p w14:paraId="6D6FA2E3" w14:textId="7438013C"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plk</w:t>
            </w:r>
            <w:r w:rsidRPr="007B6537">
              <w:rPr>
                <w:rFonts w:cs="B Lotus"/>
                <w:rtl/>
              </w:rPr>
              <w:t>_</w:t>
            </w:r>
            <w:r w:rsidRPr="007B6537">
              <w:rPr>
                <w:rFonts w:cs="B Lotus" w:hint="cs"/>
                <w:rtl/>
              </w:rPr>
              <w:t>شماره</w:t>
            </w:r>
            <w:r w:rsidRPr="007B6537">
              <w:rPr>
                <w:rFonts w:cs="B Lotus"/>
                <w:rtl/>
              </w:rPr>
              <w:t xml:space="preserve"> </w:t>
            </w:r>
            <w:r w:rsidRPr="007B6537">
              <w:rPr>
                <w:rFonts w:cs="B Lotus" w:hint="cs"/>
                <w:rtl/>
              </w:rPr>
              <w:t>پلاک</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w:t>
            </w:r>
            <w:r w:rsidRPr="007B6537">
              <w:rPr>
                <w:rFonts w:cs="B Lotus"/>
                <w:rtl/>
              </w:rPr>
              <w:t xml:space="preserve"> </w:t>
            </w:r>
            <w:r w:rsidRPr="007B6537">
              <w:rPr>
                <w:rFonts w:cs="B Lotus" w:hint="cs"/>
                <w:rtl/>
              </w:rPr>
              <w:t>باشد</w:t>
            </w:r>
          </w:p>
        </w:tc>
      </w:tr>
      <w:tr w:rsidR="007B6537" w:rsidRPr="007B6537" w14:paraId="2D871EEA"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2852D7A1" w14:textId="239448A5" w:rsidR="007B6537" w:rsidRPr="007B6537" w:rsidRDefault="007B6537" w:rsidP="007B6537">
            <w:pPr>
              <w:jc w:val="center"/>
              <w:rPr>
                <w:rFonts w:cs="B Lotus"/>
                <w:sz w:val="24"/>
                <w:szCs w:val="24"/>
                <w:rtl/>
              </w:rPr>
            </w:pPr>
            <w:r w:rsidRPr="007B6537">
              <w:rPr>
                <w:rFonts w:cs="B Lotus"/>
                <w:rtl/>
              </w:rPr>
              <w:t>78</w:t>
            </w:r>
          </w:p>
        </w:tc>
        <w:tc>
          <w:tcPr>
            <w:tcW w:w="8279" w:type="dxa"/>
          </w:tcPr>
          <w:p w14:paraId="0D2708BE" w14:textId="0AB3A083"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CusHasLic</w:t>
            </w:r>
            <w:r w:rsidRPr="007B6537">
              <w:rPr>
                <w:rFonts w:cs="B Lotus"/>
                <w:rtl/>
              </w:rPr>
              <w:t>_</w:t>
            </w:r>
            <w:r w:rsidRPr="007B6537">
              <w:rPr>
                <w:rFonts w:cs="B Lotus" w:hint="cs"/>
                <w:rtl/>
              </w:rPr>
              <w:t>فیلد</w:t>
            </w:r>
            <w:r w:rsidRPr="007B6537">
              <w:rPr>
                <w:rFonts w:cs="B Lotus"/>
                <w:rtl/>
              </w:rPr>
              <w:t xml:space="preserve"> </w:t>
            </w:r>
            <w:r w:rsidRPr="007B6537">
              <w:rPr>
                <w:rFonts w:cs="B Lotus" w:hint="cs"/>
                <w:rtl/>
              </w:rPr>
              <w:t>آیا</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دارد؟</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میباشد</w:t>
            </w:r>
            <w:r w:rsidRPr="007B6537">
              <w:rPr>
                <w:rFonts w:cs="B Lotus"/>
                <w:rtl/>
              </w:rPr>
              <w:t>!</w:t>
            </w:r>
          </w:p>
        </w:tc>
      </w:tr>
      <w:tr w:rsidR="007B6537" w:rsidRPr="007B6537" w14:paraId="71C42E48"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33B9D232" w14:textId="28216868" w:rsidR="007B6537" w:rsidRPr="007B6537" w:rsidRDefault="007B6537" w:rsidP="007B6537">
            <w:pPr>
              <w:jc w:val="center"/>
              <w:rPr>
                <w:rFonts w:cs="B Lotus"/>
                <w:sz w:val="24"/>
                <w:szCs w:val="24"/>
                <w:rtl/>
              </w:rPr>
            </w:pPr>
            <w:r w:rsidRPr="007B6537">
              <w:rPr>
                <w:rFonts w:cs="B Lotus"/>
                <w:rtl/>
              </w:rPr>
              <w:t>79</w:t>
            </w:r>
          </w:p>
        </w:tc>
        <w:tc>
          <w:tcPr>
            <w:tcW w:w="8279" w:type="dxa"/>
          </w:tcPr>
          <w:p w14:paraId="7AC1A42C" w14:textId="24AF14B5"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CusCertGuid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رهگیری</w:t>
            </w:r>
            <w:r w:rsidRPr="007B6537">
              <w:rPr>
                <w:rFonts w:cs="B Lotus"/>
                <w:rtl/>
              </w:rPr>
              <w:t xml:space="preserve"> </w:t>
            </w:r>
            <w:r w:rsidRPr="007B6537">
              <w:rPr>
                <w:rFonts w:cs="B Lotus" w:hint="cs"/>
                <w:rtl/>
              </w:rPr>
              <w:t>استعلام</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w:t>
            </w:r>
            <w:r w:rsidRPr="007B6537">
              <w:rPr>
                <w:rFonts w:cs="B Lotus"/>
                <w:rtl/>
              </w:rPr>
              <w:t xml:space="preserve"> </w:t>
            </w:r>
            <w:r w:rsidRPr="007B6537">
              <w:rPr>
                <w:rFonts w:cs="B Lotus" w:hint="cs"/>
                <w:rtl/>
              </w:rPr>
              <w:t>باشد</w:t>
            </w:r>
          </w:p>
        </w:tc>
      </w:tr>
      <w:tr w:rsidR="007B6537" w:rsidRPr="007B6537" w14:paraId="47B9A7FA"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E307B91" w14:textId="6BBA1CB2" w:rsidR="007B6537" w:rsidRPr="007B6537" w:rsidRDefault="007B6537" w:rsidP="007B6537">
            <w:pPr>
              <w:jc w:val="center"/>
              <w:rPr>
                <w:rFonts w:cs="B Lotus"/>
                <w:sz w:val="24"/>
                <w:szCs w:val="24"/>
                <w:rtl/>
              </w:rPr>
            </w:pPr>
            <w:r w:rsidRPr="007B6537">
              <w:rPr>
                <w:rFonts w:cs="B Lotus"/>
                <w:rtl/>
              </w:rPr>
              <w:t>80</w:t>
            </w:r>
          </w:p>
        </w:tc>
        <w:tc>
          <w:tcPr>
            <w:tcW w:w="8279" w:type="dxa"/>
          </w:tcPr>
          <w:p w14:paraId="75012371" w14:textId="5DEBDAAA"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CusCertGuid</w:t>
            </w:r>
            <w:r w:rsidRPr="007B6537">
              <w:rPr>
                <w:rFonts w:cs="B Lotus"/>
                <w:rtl/>
              </w:rPr>
              <w:t>_</w:t>
            </w:r>
            <w:r w:rsidRPr="007B6537">
              <w:rPr>
                <w:rFonts w:cs="B Lotus" w:hint="cs"/>
                <w:rtl/>
              </w:rPr>
              <w:t>کد</w:t>
            </w:r>
            <w:r w:rsidRPr="007B6537">
              <w:rPr>
                <w:rFonts w:cs="B Lotus"/>
                <w:rtl/>
              </w:rPr>
              <w:t xml:space="preserve"> </w:t>
            </w:r>
            <w:r w:rsidRPr="007B6537">
              <w:rPr>
                <w:rFonts w:cs="B Lotus" w:hint="cs"/>
                <w:rtl/>
              </w:rPr>
              <w:t>رهگیری</w:t>
            </w:r>
            <w:r w:rsidRPr="007B6537">
              <w:rPr>
                <w:rFonts w:cs="B Lotus"/>
                <w:rtl/>
              </w:rPr>
              <w:t xml:space="preserve"> </w:t>
            </w:r>
            <w:r w:rsidRPr="007B6537">
              <w:rPr>
                <w:rFonts w:cs="B Lotus" w:hint="cs"/>
                <w:rtl/>
              </w:rPr>
              <w:t>استعلام</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w:t>
            </w:r>
            <w:r w:rsidRPr="007B6537">
              <w:rPr>
                <w:rFonts w:cs="B Lotus"/>
                <w:rtl/>
              </w:rPr>
              <w:t xml:space="preserve"> </w:t>
            </w:r>
            <w:r w:rsidRPr="007B6537">
              <w:rPr>
                <w:rFonts w:cs="B Lotus" w:hint="cs"/>
                <w:rtl/>
              </w:rPr>
              <w:t>باشد</w:t>
            </w:r>
          </w:p>
        </w:tc>
      </w:tr>
      <w:tr w:rsidR="007B6537" w:rsidRPr="007B6537" w14:paraId="02AB4B52"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386DFA76" w14:textId="3C308B4B" w:rsidR="007B6537" w:rsidRPr="007B6537" w:rsidRDefault="007B6537" w:rsidP="007B6537">
            <w:pPr>
              <w:jc w:val="center"/>
              <w:rPr>
                <w:rFonts w:cs="B Lotus"/>
                <w:sz w:val="24"/>
                <w:szCs w:val="24"/>
                <w:rtl/>
              </w:rPr>
            </w:pPr>
            <w:r w:rsidRPr="007B6537">
              <w:rPr>
                <w:rFonts w:cs="B Lotus"/>
                <w:rtl/>
              </w:rPr>
              <w:t>81</w:t>
            </w:r>
          </w:p>
        </w:tc>
        <w:tc>
          <w:tcPr>
            <w:tcW w:w="8279" w:type="dxa"/>
          </w:tcPr>
          <w:p w14:paraId="6E2E5622" w14:textId="2D5C866D"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CusCertDte</w:t>
            </w:r>
            <w:r w:rsidRPr="007B6537">
              <w:rPr>
                <w:rFonts w:cs="B Lotus"/>
                <w:rtl/>
              </w:rPr>
              <w:t>_</w:t>
            </w:r>
            <w:r w:rsidRPr="007B6537">
              <w:rPr>
                <w:rFonts w:cs="B Lotus" w:hint="cs"/>
                <w:rtl/>
              </w:rPr>
              <w:t>درصورتی</w:t>
            </w:r>
            <w:r w:rsidRPr="007B6537">
              <w:rPr>
                <w:rFonts w:cs="B Lotus"/>
                <w:rtl/>
              </w:rPr>
              <w:t xml:space="preserve"> </w:t>
            </w:r>
            <w:r w:rsidRPr="007B6537">
              <w:rPr>
                <w:rFonts w:cs="B Lotus" w:hint="cs"/>
                <w:rtl/>
              </w:rPr>
              <w:t>که</w:t>
            </w:r>
            <w:r w:rsidRPr="007B6537">
              <w:rPr>
                <w:rFonts w:cs="B Lotus"/>
                <w:rtl/>
              </w:rPr>
              <w:t xml:space="preserve"> </w:t>
            </w:r>
            <w:r w:rsidRPr="007B6537">
              <w:rPr>
                <w:rFonts w:cs="B Lotus" w:hint="cs"/>
                <w:rtl/>
              </w:rPr>
              <w:t>فیلد</w:t>
            </w:r>
            <w:r w:rsidRPr="007B6537">
              <w:rPr>
                <w:rFonts w:cs="B Lotus"/>
                <w:rtl/>
              </w:rPr>
              <w:t xml:space="preserve"> "</w:t>
            </w:r>
            <w:r w:rsidRPr="007B6537">
              <w:rPr>
                <w:rFonts w:cs="B Lotus" w:hint="cs"/>
                <w:rtl/>
              </w:rPr>
              <w:t>آیا</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دارد؟</w:t>
            </w:r>
            <w:r w:rsidRPr="007B6537">
              <w:rPr>
                <w:rFonts w:cs="B Lotus"/>
                <w:rtl/>
              </w:rPr>
              <w:t xml:space="preserve">" </w:t>
            </w:r>
            <w:r w:rsidRPr="007B6537">
              <w:rPr>
                <w:rFonts w:cs="B Lotus" w:hint="cs"/>
                <w:rtl/>
              </w:rPr>
              <w:t>برابر</w:t>
            </w:r>
            <w:r w:rsidRPr="007B6537">
              <w:rPr>
                <w:rFonts w:cs="B Lotus"/>
                <w:rtl/>
              </w:rPr>
              <w:t xml:space="preserve"> "</w:t>
            </w:r>
            <w:r w:rsidRPr="007B6537">
              <w:rPr>
                <w:rFonts w:cs="B Lotus" w:hint="cs"/>
                <w:rtl/>
              </w:rPr>
              <w:t>بله</w:t>
            </w:r>
            <w:r w:rsidRPr="007B6537">
              <w:rPr>
                <w:rFonts w:cs="B Lotus"/>
                <w:rtl/>
              </w:rPr>
              <w:t xml:space="preserve">" </w:t>
            </w:r>
            <w:r w:rsidRPr="007B6537">
              <w:rPr>
                <w:rFonts w:cs="B Lotus" w:hint="cs"/>
                <w:rtl/>
              </w:rPr>
              <w:t>باشد،</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صدور</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اجباری</w:t>
            </w:r>
            <w:r w:rsidRPr="007B6537">
              <w:rPr>
                <w:rFonts w:cs="B Lotus"/>
                <w:rtl/>
              </w:rPr>
              <w:t xml:space="preserve"> </w:t>
            </w:r>
            <w:r w:rsidRPr="007B6537">
              <w:rPr>
                <w:rFonts w:cs="B Lotus" w:hint="cs"/>
                <w:rtl/>
              </w:rPr>
              <w:t>است</w:t>
            </w:r>
            <w:r w:rsidRPr="007B6537">
              <w:rPr>
                <w:rFonts w:cs="B Lotus"/>
                <w:rtl/>
              </w:rPr>
              <w:t>.</w:t>
            </w:r>
          </w:p>
        </w:tc>
      </w:tr>
      <w:tr w:rsidR="007B6537" w:rsidRPr="007B6537" w14:paraId="3DBE5ED9"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0752ABC" w14:textId="519DD6B1" w:rsidR="007B6537" w:rsidRPr="007B6537" w:rsidRDefault="007B6537" w:rsidP="007B6537">
            <w:pPr>
              <w:jc w:val="center"/>
              <w:rPr>
                <w:rFonts w:cs="B Lotus"/>
                <w:sz w:val="24"/>
                <w:szCs w:val="24"/>
                <w:rtl/>
              </w:rPr>
            </w:pPr>
            <w:r w:rsidRPr="007B6537">
              <w:rPr>
                <w:rFonts w:cs="B Lotus"/>
                <w:rtl/>
              </w:rPr>
              <w:t>82</w:t>
            </w:r>
          </w:p>
        </w:tc>
        <w:tc>
          <w:tcPr>
            <w:tcW w:w="8279" w:type="dxa"/>
          </w:tcPr>
          <w:p w14:paraId="29F52CA4" w14:textId="2F422F00"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CusCertDte</w:t>
            </w:r>
            <w:r w:rsidRPr="007B6537">
              <w:rPr>
                <w:rFonts w:cs="B Lotus"/>
                <w:rtl/>
              </w:rPr>
              <w:t>_</w:t>
            </w:r>
            <w:r w:rsidRPr="007B6537">
              <w:rPr>
                <w:rFonts w:cs="B Lotus" w:hint="cs"/>
                <w:rtl/>
              </w:rPr>
              <w:t>درصورتی</w:t>
            </w:r>
            <w:r w:rsidRPr="007B6537">
              <w:rPr>
                <w:rFonts w:cs="B Lotus"/>
                <w:rtl/>
              </w:rPr>
              <w:t xml:space="preserve"> </w:t>
            </w:r>
            <w:r w:rsidRPr="007B6537">
              <w:rPr>
                <w:rFonts w:cs="B Lotus" w:hint="cs"/>
                <w:rtl/>
              </w:rPr>
              <w:t>که</w:t>
            </w:r>
            <w:r w:rsidRPr="007B6537">
              <w:rPr>
                <w:rFonts w:cs="B Lotus"/>
                <w:rtl/>
              </w:rPr>
              <w:t xml:space="preserve"> </w:t>
            </w:r>
            <w:r w:rsidRPr="007B6537">
              <w:rPr>
                <w:rFonts w:cs="B Lotus" w:hint="cs"/>
                <w:rtl/>
              </w:rPr>
              <w:t>فیلد</w:t>
            </w:r>
            <w:r w:rsidRPr="007B6537">
              <w:rPr>
                <w:rFonts w:cs="B Lotus"/>
                <w:rtl/>
              </w:rPr>
              <w:t xml:space="preserve"> "</w:t>
            </w:r>
            <w:r w:rsidRPr="007B6537">
              <w:rPr>
                <w:rFonts w:cs="B Lotus" w:hint="cs"/>
                <w:rtl/>
              </w:rPr>
              <w:t>آیا</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دارد؟</w:t>
            </w:r>
            <w:r w:rsidRPr="007B6537">
              <w:rPr>
                <w:rFonts w:cs="B Lotus"/>
                <w:rtl/>
              </w:rPr>
              <w:t xml:space="preserve">" </w:t>
            </w:r>
            <w:r w:rsidRPr="007B6537">
              <w:rPr>
                <w:rFonts w:cs="B Lotus" w:hint="cs"/>
                <w:rtl/>
              </w:rPr>
              <w:t>برابر</w:t>
            </w:r>
            <w:r w:rsidRPr="007B6537">
              <w:rPr>
                <w:rFonts w:cs="B Lotus"/>
                <w:rtl/>
              </w:rPr>
              <w:t xml:space="preserve"> "</w:t>
            </w:r>
            <w:r w:rsidRPr="007B6537">
              <w:rPr>
                <w:rFonts w:cs="B Lotus" w:hint="cs"/>
                <w:rtl/>
              </w:rPr>
              <w:t>بله</w:t>
            </w:r>
            <w:r w:rsidRPr="007B6537">
              <w:rPr>
                <w:rFonts w:cs="B Lotus"/>
                <w:rtl/>
              </w:rPr>
              <w:t xml:space="preserve">" </w:t>
            </w:r>
            <w:r w:rsidRPr="007B6537">
              <w:rPr>
                <w:rFonts w:cs="B Lotus" w:hint="cs"/>
                <w:rtl/>
              </w:rPr>
              <w:t>باشد،</w:t>
            </w:r>
            <w:r w:rsidRPr="007B6537">
              <w:rPr>
                <w:rFonts w:cs="B Lotus"/>
                <w:rtl/>
              </w:rPr>
              <w:t xml:space="preserve"> </w:t>
            </w:r>
            <w:r w:rsidRPr="007B6537">
              <w:rPr>
                <w:rFonts w:cs="B Lotus" w:hint="cs"/>
                <w:rtl/>
              </w:rPr>
              <w:t>شماره</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اجباری</w:t>
            </w:r>
            <w:r w:rsidRPr="007B6537">
              <w:rPr>
                <w:rFonts w:cs="B Lotus"/>
                <w:rtl/>
              </w:rPr>
              <w:t xml:space="preserve"> </w:t>
            </w:r>
            <w:r w:rsidRPr="007B6537">
              <w:rPr>
                <w:rFonts w:cs="B Lotus" w:hint="cs"/>
                <w:rtl/>
              </w:rPr>
              <w:t>است</w:t>
            </w:r>
            <w:r w:rsidRPr="007B6537">
              <w:rPr>
                <w:rFonts w:cs="B Lotus"/>
                <w:rtl/>
              </w:rPr>
              <w:t>.</w:t>
            </w:r>
          </w:p>
        </w:tc>
      </w:tr>
      <w:tr w:rsidR="007B6537" w:rsidRPr="007B6537" w14:paraId="474DCF15"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4B497845" w14:textId="1911DFA8" w:rsidR="007B6537" w:rsidRPr="007B6537" w:rsidRDefault="007B6537" w:rsidP="007B6537">
            <w:pPr>
              <w:jc w:val="center"/>
              <w:rPr>
                <w:rFonts w:cs="B Lotus"/>
                <w:sz w:val="24"/>
                <w:szCs w:val="24"/>
                <w:rtl/>
              </w:rPr>
            </w:pPr>
            <w:r w:rsidRPr="007B6537">
              <w:rPr>
                <w:rFonts w:cs="B Lotus"/>
                <w:rtl/>
              </w:rPr>
              <w:t>83</w:t>
            </w:r>
          </w:p>
        </w:tc>
        <w:tc>
          <w:tcPr>
            <w:tcW w:w="8279" w:type="dxa"/>
          </w:tcPr>
          <w:p w14:paraId="5C97D185" w14:textId="5DBDDC8A"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CusMaleCod</w:t>
            </w:r>
            <w:r w:rsidRPr="007B6537">
              <w:rPr>
                <w:rFonts w:cs="B Lotus"/>
                <w:rtl/>
              </w:rPr>
              <w:t>_</w:t>
            </w:r>
            <w:r w:rsidRPr="007B6537">
              <w:rPr>
                <w:rFonts w:cs="B Lotus" w:hint="cs"/>
                <w:rtl/>
              </w:rPr>
              <w:t>جنسیت</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w:t>
            </w:r>
            <w:r w:rsidRPr="007B6537">
              <w:rPr>
                <w:rFonts w:cs="B Lotus"/>
                <w:rtl/>
              </w:rPr>
              <w:t xml:space="preserve"> </w:t>
            </w:r>
            <w:r w:rsidRPr="007B6537">
              <w:rPr>
                <w:rFonts w:cs="B Lotus" w:hint="cs"/>
                <w:rtl/>
              </w:rPr>
              <w:t>باشد</w:t>
            </w:r>
          </w:p>
        </w:tc>
      </w:tr>
      <w:tr w:rsidR="007B6537" w:rsidRPr="007B6537" w14:paraId="15556B8B"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F0E2476" w14:textId="57C26FED" w:rsidR="007B6537" w:rsidRPr="007B6537" w:rsidRDefault="007B6537" w:rsidP="007B6537">
            <w:pPr>
              <w:jc w:val="center"/>
              <w:rPr>
                <w:rFonts w:cs="B Lotus"/>
                <w:sz w:val="24"/>
                <w:szCs w:val="24"/>
                <w:rtl/>
              </w:rPr>
            </w:pPr>
            <w:r w:rsidRPr="007B6537">
              <w:rPr>
                <w:rFonts w:cs="B Lotus"/>
                <w:rtl/>
              </w:rPr>
              <w:t>84</w:t>
            </w:r>
          </w:p>
        </w:tc>
        <w:tc>
          <w:tcPr>
            <w:tcW w:w="8279" w:type="dxa"/>
          </w:tcPr>
          <w:p w14:paraId="2C996F73" w14:textId="594CB01C"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CusMaleCod</w:t>
            </w:r>
            <w:r w:rsidRPr="007B6537">
              <w:rPr>
                <w:rFonts w:cs="B Lotus"/>
                <w:rtl/>
              </w:rPr>
              <w:t xml:space="preserve"> _</w:t>
            </w:r>
            <w:r w:rsidRPr="007B6537">
              <w:rPr>
                <w:rFonts w:cs="B Lotus" w:hint="cs"/>
                <w:rtl/>
              </w:rPr>
              <w:t>جنسیت</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w:t>
            </w:r>
            <w:r w:rsidRPr="007B6537">
              <w:rPr>
                <w:rFonts w:cs="B Lotus"/>
                <w:rtl/>
              </w:rPr>
              <w:t xml:space="preserve"> </w:t>
            </w:r>
            <w:r w:rsidRPr="007B6537">
              <w:rPr>
                <w:rFonts w:cs="B Lotus" w:hint="cs"/>
                <w:rtl/>
              </w:rPr>
              <w:t>باشد</w:t>
            </w:r>
          </w:p>
        </w:tc>
      </w:tr>
      <w:tr w:rsidR="007B6537" w:rsidRPr="007B6537" w14:paraId="1D6DEE99"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090B6208" w14:textId="6E0D1A48" w:rsidR="007B6537" w:rsidRPr="007B6537" w:rsidRDefault="007B6537" w:rsidP="007B6537">
            <w:pPr>
              <w:jc w:val="center"/>
              <w:rPr>
                <w:rFonts w:cs="B Lotus"/>
                <w:sz w:val="24"/>
                <w:szCs w:val="24"/>
                <w:rtl/>
              </w:rPr>
            </w:pPr>
            <w:r w:rsidRPr="007B6537">
              <w:rPr>
                <w:rFonts w:cs="B Lotus"/>
                <w:rtl/>
              </w:rPr>
              <w:t>85</w:t>
            </w:r>
          </w:p>
        </w:tc>
        <w:tc>
          <w:tcPr>
            <w:tcW w:w="8279" w:type="dxa"/>
          </w:tcPr>
          <w:p w14:paraId="14BC78AB" w14:textId="07B61C85"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CusAccLicTypCod</w:t>
            </w:r>
            <w:r w:rsidRPr="007B6537">
              <w:rPr>
                <w:rFonts w:cs="B Lotus"/>
                <w:rtl/>
              </w:rPr>
              <w:t>_</w:t>
            </w:r>
            <w:r w:rsidRPr="007B6537">
              <w:rPr>
                <w:rFonts w:cs="B Lotus" w:hint="cs"/>
                <w:rtl/>
              </w:rPr>
              <w:t>درصورتی</w:t>
            </w:r>
            <w:r w:rsidRPr="007B6537">
              <w:rPr>
                <w:rFonts w:cs="B Lotus"/>
                <w:rtl/>
              </w:rPr>
              <w:t xml:space="preserve"> </w:t>
            </w:r>
            <w:r w:rsidRPr="007B6537">
              <w:rPr>
                <w:rFonts w:cs="B Lotus" w:hint="cs"/>
                <w:rtl/>
              </w:rPr>
              <w:t>که</w:t>
            </w:r>
            <w:r w:rsidRPr="007B6537">
              <w:rPr>
                <w:rFonts w:cs="B Lotus"/>
                <w:rtl/>
              </w:rPr>
              <w:t xml:space="preserve"> </w:t>
            </w:r>
            <w:r w:rsidRPr="007B6537">
              <w:rPr>
                <w:rFonts w:cs="B Lotus" w:hint="cs"/>
                <w:rtl/>
              </w:rPr>
              <w:t>فیلد</w:t>
            </w:r>
            <w:r w:rsidRPr="007B6537">
              <w:rPr>
                <w:rFonts w:cs="B Lotus"/>
                <w:rtl/>
              </w:rPr>
              <w:t xml:space="preserve"> "</w:t>
            </w:r>
            <w:r w:rsidRPr="007B6537">
              <w:rPr>
                <w:rFonts w:cs="B Lotus" w:hint="cs"/>
                <w:rtl/>
              </w:rPr>
              <w:t>آیا</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دارد؟</w:t>
            </w:r>
            <w:r w:rsidRPr="007B6537">
              <w:rPr>
                <w:rFonts w:cs="B Lotus"/>
                <w:rtl/>
              </w:rPr>
              <w:t xml:space="preserve">" </w:t>
            </w:r>
            <w:r w:rsidRPr="007B6537">
              <w:rPr>
                <w:rFonts w:cs="B Lotus" w:hint="cs"/>
                <w:rtl/>
              </w:rPr>
              <w:t>برابر</w:t>
            </w:r>
            <w:r w:rsidRPr="007B6537">
              <w:rPr>
                <w:rFonts w:cs="B Lotus"/>
                <w:rtl/>
              </w:rPr>
              <w:t xml:space="preserve"> "</w:t>
            </w:r>
            <w:r w:rsidRPr="007B6537">
              <w:rPr>
                <w:rFonts w:cs="B Lotus" w:hint="cs"/>
                <w:rtl/>
              </w:rPr>
              <w:t>بله</w:t>
            </w:r>
            <w:r w:rsidRPr="007B6537">
              <w:rPr>
                <w:rFonts w:cs="B Lotus"/>
                <w:rtl/>
              </w:rPr>
              <w:t xml:space="preserve">" </w:t>
            </w:r>
            <w:r w:rsidRPr="007B6537">
              <w:rPr>
                <w:rFonts w:cs="B Lotus" w:hint="cs"/>
                <w:rtl/>
              </w:rPr>
              <w:t>باشد،</w:t>
            </w:r>
            <w:r w:rsidRPr="007B6537">
              <w:rPr>
                <w:rFonts w:cs="B Lotus"/>
                <w:rtl/>
              </w:rPr>
              <w:t xml:space="preserve"> </w:t>
            </w:r>
            <w:r w:rsidRPr="007B6537">
              <w:rPr>
                <w:rFonts w:cs="B Lotus" w:hint="cs"/>
                <w:rtl/>
              </w:rPr>
              <w:t>نوع</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اجباری</w:t>
            </w:r>
            <w:r w:rsidRPr="007B6537">
              <w:rPr>
                <w:rFonts w:cs="B Lotus"/>
                <w:rtl/>
              </w:rPr>
              <w:t xml:space="preserve"> </w:t>
            </w:r>
            <w:r w:rsidRPr="007B6537">
              <w:rPr>
                <w:rFonts w:cs="B Lotus" w:hint="cs"/>
                <w:rtl/>
              </w:rPr>
              <w:t>است</w:t>
            </w:r>
            <w:r w:rsidRPr="007B6537">
              <w:rPr>
                <w:rFonts w:cs="B Lotus"/>
                <w:rtl/>
              </w:rPr>
              <w:t>.</w:t>
            </w:r>
          </w:p>
        </w:tc>
      </w:tr>
      <w:tr w:rsidR="007B6537" w:rsidRPr="007B6537" w14:paraId="2869E5B3"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D671915" w14:textId="7070BE34" w:rsidR="007B6537" w:rsidRPr="007B6537" w:rsidRDefault="007B6537" w:rsidP="007B6537">
            <w:pPr>
              <w:jc w:val="center"/>
              <w:rPr>
                <w:rFonts w:cs="B Lotus"/>
                <w:sz w:val="24"/>
                <w:szCs w:val="24"/>
                <w:rtl/>
              </w:rPr>
            </w:pPr>
            <w:r w:rsidRPr="007B6537">
              <w:rPr>
                <w:rFonts w:cs="B Lotus"/>
                <w:rtl/>
              </w:rPr>
              <w:t>86</w:t>
            </w:r>
          </w:p>
        </w:tc>
        <w:tc>
          <w:tcPr>
            <w:tcW w:w="8279" w:type="dxa"/>
          </w:tcPr>
          <w:p w14:paraId="173A08A2" w14:textId="303DD152"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CusLicTypCod</w:t>
            </w:r>
            <w:r w:rsidRPr="007B6537">
              <w:rPr>
                <w:rFonts w:cs="B Lotus"/>
                <w:rtl/>
              </w:rPr>
              <w:t xml:space="preserve"> _</w:t>
            </w:r>
            <w:r w:rsidRPr="007B6537">
              <w:rPr>
                <w:rFonts w:cs="B Lotus" w:hint="cs"/>
                <w:rtl/>
              </w:rPr>
              <w:t>نوع</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معتبر</w:t>
            </w:r>
            <w:r w:rsidRPr="007B6537">
              <w:rPr>
                <w:rFonts w:cs="B Lotus"/>
                <w:rtl/>
              </w:rPr>
              <w:t xml:space="preserve"> </w:t>
            </w:r>
            <w:r w:rsidRPr="007B6537">
              <w:rPr>
                <w:rFonts w:cs="B Lotus" w:hint="cs"/>
                <w:rtl/>
              </w:rPr>
              <w:t>نمی</w:t>
            </w:r>
            <w:r w:rsidRPr="007B6537">
              <w:rPr>
                <w:rFonts w:cs="B Lotus"/>
                <w:rtl/>
              </w:rPr>
              <w:t xml:space="preserve"> </w:t>
            </w:r>
            <w:r w:rsidRPr="007B6537">
              <w:rPr>
                <w:rFonts w:cs="B Lotus" w:hint="cs"/>
                <w:rtl/>
              </w:rPr>
              <w:t>باشد</w:t>
            </w:r>
            <w:r w:rsidRPr="007B6537">
              <w:rPr>
                <w:rFonts w:cs="B Lotus"/>
                <w:rtl/>
              </w:rPr>
              <w:t xml:space="preserve"> </w:t>
            </w:r>
          </w:p>
        </w:tc>
      </w:tr>
      <w:tr w:rsidR="007B6537" w:rsidRPr="007B6537" w14:paraId="68B6605D"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019DDC5F" w14:textId="4E93F727" w:rsidR="007B6537" w:rsidRPr="007B6537" w:rsidRDefault="007B6537" w:rsidP="007B6537">
            <w:pPr>
              <w:jc w:val="center"/>
              <w:rPr>
                <w:rFonts w:cs="B Lotus"/>
                <w:sz w:val="24"/>
                <w:szCs w:val="24"/>
                <w:rtl/>
              </w:rPr>
            </w:pPr>
            <w:r w:rsidRPr="007B6537">
              <w:rPr>
                <w:rFonts w:cs="B Lotus"/>
                <w:rtl/>
              </w:rPr>
              <w:t>88</w:t>
            </w:r>
          </w:p>
        </w:tc>
        <w:tc>
          <w:tcPr>
            <w:tcW w:w="8279" w:type="dxa"/>
          </w:tcPr>
          <w:p w14:paraId="201BE1E9" w14:textId="1D7D6E22"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IsLcnsFit</w:t>
            </w:r>
            <w:r w:rsidRPr="007B6537">
              <w:rPr>
                <w:rFonts w:cs="B Lotus"/>
                <w:rtl/>
              </w:rPr>
              <w:t>_</w:t>
            </w:r>
            <w:r w:rsidRPr="007B6537">
              <w:rPr>
                <w:rFonts w:cs="B Lotus" w:hint="cs"/>
                <w:rtl/>
              </w:rPr>
              <w:t>فیلد</w:t>
            </w:r>
            <w:r w:rsidRPr="007B6537">
              <w:rPr>
                <w:rFonts w:cs="B Lotus"/>
                <w:rtl/>
              </w:rPr>
              <w:t xml:space="preserve"> </w:t>
            </w:r>
            <w:r w:rsidRPr="007B6537">
              <w:rPr>
                <w:rFonts w:cs="B Lotus" w:hint="cs"/>
                <w:rtl/>
              </w:rPr>
              <w:t>آیا</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متناسب</w:t>
            </w:r>
            <w:r w:rsidRPr="007B6537">
              <w:rPr>
                <w:rFonts w:cs="B Lotus"/>
                <w:rtl/>
              </w:rPr>
              <w:t xml:space="preserve"> </w:t>
            </w:r>
            <w:r w:rsidRPr="007B6537">
              <w:rPr>
                <w:rFonts w:cs="B Lotus" w:hint="cs"/>
                <w:rtl/>
              </w:rPr>
              <w:t>است</w:t>
            </w:r>
            <w:r w:rsidRPr="007B6537">
              <w:rPr>
                <w:rFonts w:cs="B Lotus"/>
                <w:rtl/>
              </w:rPr>
              <w:t xml:space="preserve"> </w:t>
            </w:r>
            <w:r w:rsidRPr="007B6537">
              <w:rPr>
                <w:rFonts w:cs="B Lotus" w:hint="cs"/>
                <w:rtl/>
              </w:rPr>
              <w:t>خالی</w:t>
            </w:r>
            <w:r w:rsidRPr="007B6537">
              <w:rPr>
                <w:rFonts w:cs="B Lotus"/>
                <w:rtl/>
              </w:rPr>
              <w:t xml:space="preserve"> </w:t>
            </w:r>
            <w:r w:rsidRPr="007B6537">
              <w:rPr>
                <w:rFonts w:cs="B Lotus" w:hint="cs"/>
                <w:rtl/>
              </w:rPr>
              <w:t>می</w:t>
            </w:r>
            <w:r w:rsidRPr="007B6537">
              <w:rPr>
                <w:rFonts w:cs="B Lotus"/>
                <w:rtl/>
              </w:rPr>
              <w:t xml:space="preserve"> </w:t>
            </w:r>
            <w:r w:rsidRPr="007B6537">
              <w:rPr>
                <w:rFonts w:cs="B Lotus" w:hint="cs"/>
                <w:rtl/>
              </w:rPr>
              <w:t>باشد</w:t>
            </w:r>
          </w:p>
        </w:tc>
      </w:tr>
      <w:tr w:rsidR="007B6537" w:rsidRPr="007B6537" w14:paraId="6D8F37AE"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79BC862" w14:textId="6FF6D575" w:rsidR="007B6537" w:rsidRPr="007B6537" w:rsidRDefault="007B6537" w:rsidP="007B6537">
            <w:pPr>
              <w:jc w:val="center"/>
              <w:rPr>
                <w:rFonts w:cs="B Lotus"/>
                <w:sz w:val="24"/>
                <w:szCs w:val="24"/>
                <w:rtl/>
              </w:rPr>
            </w:pPr>
            <w:r w:rsidRPr="007B6537">
              <w:rPr>
                <w:rFonts w:cs="B Lotus"/>
                <w:rtl/>
              </w:rPr>
              <w:t>89</w:t>
            </w:r>
          </w:p>
        </w:tc>
        <w:tc>
          <w:tcPr>
            <w:tcW w:w="8279" w:type="dxa"/>
          </w:tcPr>
          <w:p w14:paraId="6E632BAB" w14:textId="6B67D1CD"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CusBrthDte</w:t>
            </w:r>
            <w:r w:rsidRPr="007B6537">
              <w:rPr>
                <w:rFonts w:cs="B Lotus"/>
                <w:rtl/>
              </w:rPr>
              <w:t xml:space="preserve"> - </w:t>
            </w:r>
            <w:r w:rsidRPr="007B6537">
              <w:rPr>
                <w:rFonts w:cs="B Lotus" w:hint="cs"/>
                <w:rtl/>
              </w:rPr>
              <w:t>فرمت</w:t>
            </w:r>
            <w:r w:rsidRPr="007B6537">
              <w:rPr>
                <w:rFonts w:cs="B Lotus"/>
                <w:rtl/>
              </w:rPr>
              <w:t xml:space="preserve"> </w:t>
            </w:r>
            <w:r w:rsidRPr="007B6537">
              <w:rPr>
                <w:rFonts w:cs="B Lotus" w:hint="cs"/>
                <w:rtl/>
              </w:rPr>
              <w:t>تاریخ</w:t>
            </w:r>
            <w:r w:rsidRPr="007B6537">
              <w:rPr>
                <w:rFonts w:cs="B Lotus"/>
                <w:rtl/>
              </w:rPr>
              <w:t xml:space="preserve"> </w:t>
            </w:r>
            <w:r w:rsidRPr="007B6537">
              <w:rPr>
                <w:rFonts w:cs="B Lotus" w:hint="cs"/>
                <w:rtl/>
              </w:rPr>
              <w:t>تولد</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صحیح</w:t>
            </w:r>
            <w:r w:rsidRPr="007B6537">
              <w:rPr>
                <w:rFonts w:cs="B Lotus"/>
                <w:rtl/>
              </w:rPr>
              <w:t xml:space="preserve"> </w:t>
            </w:r>
            <w:r w:rsidRPr="007B6537">
              <w:rPr>
                <w:rFonts w:cs="B Lotus" w:hint="cs"/>
                <w:rtl/>
              </w:rPr>
              <w:t>نیست</w:t>
            </w:r>
          </w:p>
        </w:tc>
      </w:tr>
      <w:tr w:rsidR="007B6537" w:rsidRPr="007B6537" w14:paraId="16BCA54E"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2A57F218" w14:textId="08E89FAF" w:rsidR="007B6537" w:rsidRPr="007B6537" w:rsidRDefault="007B6537" w:rsidP="007B6537">
            <w:pPr>
              <w:jc w:val="center"/>
              <w:rPr>
                <w:rFonts w:cs="B Lotus"/>
                <w:sz w:val="24"/>
                <w:szCs w:val="24"/>
                <w:rtl/>
              </w:rPr>
            </w:pPr>
            <w:r w:rsidRPr="007B6537">
              <w:rPr>
                <w:rFonts w:cs="B Lotus"/>
                <w:rtl/>
              </w:rPr>
              <w:t>90</w:t>
            </w:r>
          </w:p>
        </w:tc>
        <w:tc>
          <w:tcPr>
            <w:tcW w:w="8279" w:type="dxa"/>
          </w:tcPr>
          <w:p w14:paraId="0AEF3B25" w14:textId="5F42B9F0"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CusCertDte</w:t>
            </w:r>
            <w:r w:rsidRPr="007B6537">
              <w:rPr>
                <w:rFonts w:cs="B Lotus"/>
                <w:rtl/>
              </w:rPr>
              <w:t>_</w:t>
            </w:r>
            <w:r w:rsidRPr="007B6537">
              <w:rPr>
                <w:rFonts w:cs="B Lotus" w:hint="cs"/>
                <w:rtl/>
              </w:rPr>
              <w:t>گواهینامه</w:t>
            </w:r>
            <w:r w:rsidRPr="007B6537">
              <w:rPr>
                <w:rFonts w:cs="B Lotus"/>
                <w:rtl/>
              </w:rPr>
              <w:t xml:space="preserve"> </w:t>
            </w:r>
            <w:r w:rsidRPr="007B6537">
              <w:rPr>
                <w:rFonts w:cs="B Lotus" w:hint="cs"/>
                <w:rtl/>
              </w:rPr>
              <w:t>طبق</w:t>
            </w:r>
            <w:r w:rsidRPr="007B6537">
              <w:rPr>
                <w:rFonts w:cs="B Lotus"/>
                <w:rtl/>
              </w:rPr>
              <w:t xml:space="preserve"> </w:t>
            </w:r>
            <w:r w:rsidRPr="007B6537">
              <w:rPr>
                <w:rFonts w:cs="B Lotus" w:hint="cs"/>
                <w:rtl/>
              </w:rPr>
              <w:t>استعلام</w:t>
            </w:r>
            <w:r w:rsidRPr="007B6537">
              <w:rPr>
                <w:rFonts w:cs="B Lotus"/>
                <w:rtl/>
              </w:rPr>
              <w:t xml:space="preserve"> </w:t>
            </w:r>
            <w:r w:rsidRPr="007B6537">
              <w:rPr>
                <w:rFonts w:cs="B Lotus" w:hint="cs"/>
                <w:rtl/>
              </w:rPr>
              <w:t>از</w:t>
            </w:r>
            <w:r w:rsidRPr="007B6537">
              <w:rPr>
                <w:rFonts w:cs="B Lotus"/>
                <w:rtl/>
              </w:rPr>
              <w:t xml:space="preserve"> </w:t>
            </w:r>
            <w:r w:rsidRPr="007B6537">
              <w:rPr>
                <w:rFonts w:cs="B Lotus" w:hint="cs"/>
                <w:rtl/>
              </w:rPr>
              <w:t>ناجا</w:t>
            </w:r>
            <w:r w:rsidRPr="007B6537">
              <w:rPr>
                <w:rFonts w:cs="B Lotus"/>
                <w:rtl/>
              </w:rPr>
              <w:t xml:space="preserve"> </w:t>
            </w:r>
            <w:r w:rsidRPr="007B6537">
              <w:rPr>
                <w:rFonts w:cs="B Lotus" w:hint="cs"/>
                <w:rtl/>
              </w:rPr>
              <w:t>منقضی</w:t>
            </w:r>
            <w:r w:rsidRPr="007B6537">
              <w:rPr>
                <w:rFonts w:cs="B Lotus"/>
                <w:rtl/>
              </w:rPr>
              <w:t xml:space="preserve"> </w:t>
            </w:r>
            <w:r w:rsidRPr="007B6537">
              <w:rPr>
                <w:rFonts w:cs="B Lotus" w:hint="cs"/>
                <w:rtl/>
              </w:rPr>
              <w:t>شده</w:t>
            </w:r>
            <w:r w:rsidRPr="007B6537">
              <w:rPr>
                <w:rFonts w:cs="B Lotus"/>
                <w:rtl/>
              </w:rPr>
              <w:t xml:space="preserve"> </w:t>
            </w:r>
            <w:r w:rsidRPr="007B6537">
              <w:rPr>
                <w:rFonts w:cs="B Lotus" w:hint="cs"/>
                <w:rtl/>
              </w:rPr>
              <w:t>است</w:t>
            </w:r>
            <w:r w:rsidRPr="007B6537">
              <w:rPr>
                <w:rFonts w:cs="B Lotus"/>
                <w:rtl/>
              </w:rPr>
              <w:t>.</w:t>
            </w:r>
          </w:p>
        </w:tc>
      </w:tr>
      <w:tr w:rsidR="007B6537" w:rsidRPr="007B6537" w14:paraId="112531E0"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E1E50EA" w14:textId="1DE42353" w:rsidR="007B6537" w:rsidRPr="007B6537" w:rsidRDefault="007B6537" w:rsidP="007B6537">
            <w:pPr>
              <w:jc w:val="center"/>
              <w:rPr>
                <w:rFonts w:cs="B Lotus"/>
                <w:sz w:val="24"/>
                <w:szCs w:val="24"/>
                <w:rtl/>
              </w:rPr>
            </w:pPr>
            <w:r w:rsidRPr="007B6537">
              <w:rPr>
                <w:rFonts w:cs="B Lotus"/>
                <w:rtl/>
              </w:rPr>
              <w:t>91</w:t>
            </w:r>
          </w:p>
        </w:tc>
        <w:tc>
          <w:tcPr>
            <w:tcW w:w="8279" w:type="dxa"/>
          </w:tcPr>
          <w:p w14:paraId="4C1307F5" w14:textId="542BF9A6" w:rsidR="007B6537" w:rsidRPr="007B6537" w:rsidRDefault="007B6537" w:rsidP="007B6537">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7B6537">
              <w:rPr>
                <w:rFonts w:cs="B Lotus"/>
              </w:rPr>
              <w:t>CusMalenotequal</w:t>
            </w:r>
            <w:r w:rsidRPr="007B6537">
              <w:rPr>
                <w:rFonts w:cs="B Lotus"/>
                <w:rtl/>
              </w:rPr>
              <w:t>_</w:t>
            </w:r>
            <w:r w:rsidRPr="007B6537">
              <w:rPr>
                <w:rFonts w:cs="B Lotus" w:hint="cs"/>
                <w:rtl/>
              </w:rPr>
              <w:t>جنسیت</w:t>
            </w:r>
            <w:r w:rsidRPr="007B6537">
              <w:rPr>
                <w:rFonts w:cs="B Lotus"/>
                <w:rtl/>
              </w:rPr>
              <w:t xml:space="preserve"> </w:t>
            </w:r>
            <w:r w:rsidRPr="007B6537">
              <w:rPr>
                <w:rFonts w:cs="B Lotus" w:hint="cs"/>
                <w:rtl/>
              </w:rPr>
              <w:t>مقصر</w:t>
            </w:r>
            <w:r w:rsidRPr="007B6537">
              <w:rPr>
                <w:rFonts w:cs="B Lotus"/>
                <w:rtl/>
              </w:rPr>
              <w:t xml:space="preserve"> </w:t>
            </w:r>
            <w:r w:rsidRPr="007B6537">
              <w:rPr>
                <w:rFonts w:cs="B Lotus" w:hint="cs"/>
                <w:rtl/>
              </w:rPr>
              <w:t>حادثه</w:t>
            </w:r>
            <w:r w:rsidRPr="007B6537">
              <w:rPr>
                <w:rFonts w:cs="B Lotus"/>
                <w:rtl/>
              </w:rPr>
              <w:t xml:space="preserve"> </w:t>
            </w:r>
            <w:r w:rsidRPr="007B6537">
              <w:rPr>
                <w:rFonts w:cs="B Lotus" w:hint="cs"/>
                <w:rtl/>
              </w:rPr>
              <w:t>با</w:t>
            </w:r>
            <w:r w:rsidRPr="007B6537">
              <w:rPr>
                <w:rFonts w:cs="B Lotus"/>
                <w:rtl/>
              </w:rPr>
              <w:t xml:space="preserve"> </w:t>
            </w:r>
            <w:r w:rsidRPr="007B6537">
              <w:rPr>
                <w:rFonts w:cs="B Lotus" w:hint="cs"/>
                <w:rtl/>
              </w:rPr>
              <w:t>ثبت</w:t>
            </w:r>
            <w:r w:rsidRPr="007B6537">
              <w:rPr>
                <w:rFonts w:cs="B Lotus"/>
                <w:rtl/>
              </w:rPr>
              <w:t xml:space="preserve"> </w:t>
            </w:r>
            <w:r w:rsidRPr="007B6537">
              <w:rPr>
                <w:rFonts w:cs="B Lotus" w:hint="cs"/>
                <w:rtl/>
              </w:rPr>
              <w:t>احوال</w:t>
            </w:r>
            <w:r w:rsidRPr="007B6537">
              <w:rPr>
                <w:rFonts w:cs="B Lotus"/>
                <w:rtl/>
              </w:rPr>
              <w:t xml:space="preserve"> </w:t>
            </w:r>
            <w:r w:rsidRPr="007B6537">
              <w:rPr>
                <w:rFonts w:cs="B Lotus" w:hint="cs"/>
                <w:rtl/>
              </w:rPr>
              <w:t>یکسان</w:t>
            </w:r>
            <w:r w:rsidRPr="007B6537">
              <w:rPr>
                <w:rFonts w:cs="B Lotus"/>
                <w:rtl/>
              </w:rPr>
              <w:t xml:space="preserve"> </w:t>
            </w:r>
            <w:r w:rsidRPr="007B6537">
              <w:rPr>
                <w:rFonts w:cs="B Lotus" w:hint="cs"/>
                <w:rtl/>
              </w:rPr>
              <w:t>نمی</w:t>
            </w:r>
            <w:r w:rsidRPr="007B6537">
              <w:rPr>
                <w:rFonts w:cs="B Lotus"/>
                <w:rtl/>
              </w:rPr>
              <w:t xml:space="preserve"> </w:t>
            </w:r>
            <w:r w:rsidRPr="007B6537">
              <w:rPr>
                <w:rFonts w:cs="B Lotus" w:hint="cs"/>
                <w:rtl/>
              </w:rPr>
              <w:t>باشد</w:t>
            </w:r>
            <w:r w:rsidRPr="007B6537">
              <w:rPr>
                <w:rFonts w:cs="B Lotus"/>
                <w:rtl/>
              </w:rPr>
              <w:t xml:space="preserve"> .</w:t>
            </w:r>
          </w:p>
        </w:tc>
      </w:tr>
      <w:tr w:rsidR="007B6537" w:rsidRPr="007B6537" w14:paraId="0653A270" w14:textId="77777777" w:rsidTr="00C975A2">
        <w:tc>
          <w:tcPr>
            <w:cnfStyle w:val="001000000000" w:firstRow="0" w:lastRow="0" w:firstColumn="1" w:lastColumn="0" w:oddVBand="0" w:evenVBand="0" w:oddHBand="0" w:evenHBand="0" w:firstRowFirstColumn="0" w:firstRowLastColumn="0" w:lastRowFirstColumn="0" w:lastRowLastColumn="0"/>
            <w:tcW w:w="850" w:type="dxa"/>
          </w:tcPr>
          <w:p w14:paraId="5AF7191E" w14:textId="36152E9F" w:rsidR="007B6537" w:rsidRPr="007B6537" w:rsidRDefault="007B6537" w:rsidP="007B6537">
            <w:pPr>
              <w:jc w:val="center"/>
              <w:rPr>
                <w:rFonts w:cs="B Lotus"/>
                <w:sz w:val="24"/>
                <w:szCs w:val="24"/>
                <w:rtl/>
              </w:rPr>
            </w:pPr>
            <w:r w:rsidRPr="007B6537">
              <w:rPr>
                <w:rFonts w:cs="B Lotus"/>
                <w:rtl/>
              </w:rPr>
              <w:t>92</w:t>
            </w:r>
          </w:p>
        </w:tc>
        <w:tc>
          <w:tcPr>
            <w:tcW w:w="8279" w:type="dxa"/>
          </w:tcPr>
          <w:p w14:paraId="548B7D52" w14:textId="65AA5104" w:rsidR="007B6537" w:rsidRPr="007B6537" w:rsidRDefault="007B6537" w:rsidP="007B6537">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7B6537">
              <w:rPr>
                <w:rFonts w:cs="B Lotus"/>
              </w:rPr>
              <w:t>CusCertDte</w:t>
            </w:r>
            <w:r w:rsidRPr="007B6537">
              <w:rPr>
                <w:rFonts w:cs="B Lotus"/>
                <w:rtl/>
              </w:rPr>
              <w:t>_</w:t>
            </w:r>
            <w:r w:rsidRPr="007B6537">
              <w:rPr>
                <w:rFonts w:cs="B Lotus" w:hint="cs"/>
                <w:rtl/>
              </w:rPr>
              <w:t>تاریخ</w:t>
            </w:r>
            <w:r w:rsidRPr="007B6537">
              <w:rPr>
                <w:rFonts w:cs="B Lotus"/>
                <w:rtl/>
              </w:rPr>
              <w:t xml:space="preserve"> </w:t>
            </w:r>
            <w:r w:rsidRPr="007B6537">
              <w:rPr>
                <w:rFonts w:cs="B Lotus" w:hint="cs"/>
                <w:rtl/>
              </w:rPr>
              <w:t>صدور</w:t>
            </w:r>
            <w:r w:rsidRPr="007B6537">
              <w:rPr>
                <w:rFonts w:cs="B Lotus"/>
                <w:rtl/>
              </w:rPr>
              <w:t xml:space="preserve"> </w:t>
            </w:r>
            <w:r w:rsidRPr="007B6537">
              <w:rPr>
                <w:rFonts w:cs="B Lotus" w:hint="cs"/>
                <w:rtl/>
              </w:rPr>
              <w:t>گواهینامه</w:t>
            </w:r>
            <w:r w:rsidRPr="007B6537">
              <w:rPr>
                <w:rFonts w:cs="B Lotus"/>
                <w:rtl/>
              </w:rPr>
              <w:t xml:space="preserve"> </w:t>
            </w:r>
            <w:r w:rsidRPr="007B6537">
              <w:rPr>
                <w:rFonts w:cs="B Lotus" w:hint="cs"/>
                <w:rtl/>
              </w:rPr>
              <w:t>طبق</w:t>
            </w:r>
            <w:r w:rsidRPr="007B6537">
              <w:rPr>
                <w:rFonts w:cs="B Lotus"/>
                <w:rtl/>
              </w:rPr>
              <w:t xml:space="preserve"> </w:t>
            </w:r>
            <w:r w:rsidRPr="007B6537">
              <w:rPr>
                <w:rFonts w:cs="B Lotus" w:hint="cs"/>
                <w:rtl/>
              </w:rPr>
              <w:t>استعلام</w:t>
            </w:r>
            <w:r w:rsidRPr="007B6537">
              <w:rPr>
                <w:rFonts w:cs="B Lotus"/>
                <w:rtl/>
              </w:rPr>
              <w:t xml:space="preserve"> </w:t>
            </w:r>
            <w:r w:rsidRPr="007B6537">
              <w:rPr>
                <w:rFonts w:cs="B Lotus" w:hint="cs"/>
                <w:rtl/>
              </w:rPr>
              <w:t>از</w:t>
            </w:r>
            <w:r w:rsidRPr="007B6537">
              <w:rPr>
                <w:rFonts w:cs="B Lotus"/>
                <w:rtl/>
              </w:rPr>
              <w:t xml:space="preserve"> </w:t>
            </w:r>
            <w:r w:rsidRPr="007B6537">
              <w:rPr>
                <w:rFonts w:cs="B Lotus" w:hint="cs"/>
                <w:rtl/>
              </w:rPr>
              <w:t>ناجا</w:t>
            </w:r>
            <w:r w:rsidRPr="007B6537">
              <w:rPr>
                <w:rFonts w:cs="B Lotus"/>
                <w:rtl/>
              </w:rPr>
              <w:t xml:space="preserve"> </w:t>
            </w:r>
            <w:r w:rsidRPr="007B6537">
              <w:rPr>
                <w:rFonts w:cs="B Lotus" w:hint="cs"/>
                <w:rtl/>
              </w:rPr>
              <w:t>صحیح</w:t>
            </w:r>
            <w:r w:rsidRPr="007B6537">
              <w:rPr>
                <w:rFonts w:cs="B Lotus"/>
                <w:rtl/>
              </w:rPr>
              <w:t xml:space="preserve"> </w:t>
            </w:r>
            <w:r w:rsidRPr="007B6537">
              <w:rPr>
                <w:rFonts w:cs="B Lotus" w:hint="cs"/>
                <w:rtl/>
              </w:rPr>
              <w:t>نمیباشد</w:t>
            </w:r>
            <w:r w:rsidRPr="007B6537">
              <w:rPr>
                <w:rFonts w:cs="B Lotus"/>
                <w:rtl/>
              </w:rPr>
              <w:t>.</w:t>
            </w:r>
          </w:p>
        </w:tc>
      </w:tr>
      <w:tr w:rsidR="00C975A2" w:rsidRPr="007B6537" w14:paraId="4BE34CBC" w14:textId="77777777" w:rsidTr="00C9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73A0CDF4" w14:textId="3A2168B0" w:rsidR="00C975A2" w:rsidRPr="007B6537" w:rsidRDefault="00C975A2" w:rsidP="00C975A2">
            <w:pPr>
              <w:jc w:val="center"/>
              <w:rPr>
                <w:rFonts w:cs="B Lotus"/>
                <w:rtl/>
              </w:rPr>
            </w:pPr>
            <w:r w:rsidRPr="00C975A2">
              <w:rPr>
                <w:rFonts w:cs="B Lotus"/>
                <w:rtl/>
              </w:rPr>
              <w:t>482</w:t>
            </w:r>
          </w:p>
        </w:tc>
        <w:tc>
          <w:tcPr>
            <w:tcW w:w="8279" w:type="dxa"/>
          </w:tcPr>
          <w:p w14:paraId="7B0A0EB6" w14:textId="2EB9F8DD" w:rsidR="00C975A2" w:rsidRPr="007B6537" w:rsidRDefault="00C975A2" w:rsidP="00C975A2">
            <w:pPr>
              <w:cnfStyle w:val="000000100000" w:firstRow="0" w:lastRow="0" w:firstColumn="0" w:lastColumn="0" w:oddVBand="0" w:evenVBand="0" w:oddHBand="1" w:evenHBand="0" w:firstRowFirstColumn="0" w:firstRowLastColumn="0" w:lastRowFirstColumn="0" w:lastRowLastColumn="0"/>
              <w:rPr>
                <w:rFonts w:cs="B Lotus"/>
              </w:rPr>
            </w:pPr>
            <w:r w:rsidRPr="00C975A2">
              <w:rPr>
                <w:rFonts w:cs="B Lotus"/>
              </w:rPr>
              <w:t>AcdRsnCod</w:t>
            </w:r>
            <w:r w:rsidRPr="00C975A2">
              <w:rPr>
                <w:rFonts w:cs="B Lotus"/>
                <w:rtl/>
              </w:rPr>
              <w:t xml:space="preserve"> - </w:t>
            </w:r>
            <w:r w:rsidRPr="00C975A2">
              <w:rPr>
                <w:rFonts w:cs="B Lotus" w:hint="cs"/>
                <w:rtl/>
              </w:rPr>
              <w:t>مطابق</w:t>
            </w:r>
            <w:r w:rsidRPr="00C975A2">
              <w:rPr>
                <w:rFonts w:cs="B Lotus"/>
                <w:rtl/>
              </w:rPr>
              <w:t xml:space="preserve"> </w:t>
            </w:r>
            <w:r w:rsidRPr="00C975A2">
              <w:rPr>
                <w:rFonts w:cs="B Lotus" w:hint="cs"/>
                <w:rtl/>
              </w:rPr>
              <w:t>قانون</w:t>
            </w:r>
            <w:r w:rsidRPr="00C975A2">
              <w:rPr>
                <w:rFonts w:cs="B Lotus"/>
                <w:rtl/>
              </w:rPr>
              <w:t xml:space="preserve"> </w:t>
            </w:r>
            <w:r w:rsidRPr="00C975A2">
              <w:rPr>
                <w:rFonts w:cs="B Lotus" w:hint="cs"/>
                <w:rtl/>
              </w:rPr>
              <w:t>ثالث،</w:t>
            </w:r>
            <w:r w:rsidRPr="00C975A2">
              <w:rPr>
                <w:rFonts w:cs="B Lotus"/>
                <w:rtl/>
              </w:rPr>
              <w:t xml:space="preserve"> </w:t>
            </w:r>
            <w:r w:rsidRPr="00C975A2">
              <w:rPr>
                <w:rFonts w:cs="B Lotus" w:hint="cs"/>
                <w:rtl/>
              </w:rPr>
              <w:t>کد</w:t>
            </w:r>
            <w:r w:rsidRPr="00C975A2">
              <w:rPr>
                <w:rFonts w:cs="B Lotus"/>
                <w:rtl/>
              </w:rPr>
              <w:t xml:space="preserve"> </w:t>
            </w:r>
            <w:r w:rsidRPr="00C975A2">
              <w:rPr>
                <w:rFonts w:cs="B Lotus" w:hint="cs"/>
                <w:rtl/>
              </w:rPr>
              <w:t>علت</w:t>
            </w:r>
            <w:r w:rsidRPr="00C975A2">
              <w:rPr>
                <w:rFonts w:cs="B Lotus"/>
                <w:rtl/>
              </w:rPr>
              <w:t xml:space="preserve"> </w:t>
            </w:r>
            <w:r w:rsidRPr="00C975A2">
              <w:rPr>
                <w:rFonts w:cs="B Lotus" w:hint="cs"/>
                <w:rtl/>
              </w:rPr>
              <w:t>وقوع</w:t>
            </w:r>
            <w:r w:rsidRPr="00C975A2">
              <w:rPr>
                <w:rFonts w:cs="B Lotus"/>
                <w:rtl/>
              </w:rPr>
              <w:t xml:space="preserve"> </w:t>
            </w:r>
            <w:r w:rsidRPr="00C975A2">
              <w:rPr>
                <w:rFonts w:cs="B Lotus" w:hint="cs"/>
                <w:rtl/>
              </w:rPr>
              <w:t>حادثه</w:t>
            </w:r>
            <w:r w:rsidRPr="00C975A2">
              <w:rPr>
                <w:rFonts w:cs="B Lotus"/>
                <w:rtl/>
              </w:rPr>
              <w:t xml:space="preserve"> </w:t>
            </w:r>
            <w:r w:rsidRPr="00C975A2">
              <w:rPr>
                <w:rFonts w:cs="B Lotus" w:hint="cs"/>
                <w:rtl/>
              </w:rPr>
              <w:t>در</w:t>
            </w:r>
            <w:r w:rsidRPr="00C975A2">
              <w:rPr>
                <w:rFonts w:cs="B Lotus"/>
                <w:rtl/>
              </w:rPr>
              <w:t xml:space="preserve"> </w:t>
            </w:r>
            <w:r w:rsidRPr="00C975A2">
              <w:rPr>
                <w:rFonts w:cs="B Lotus" w:hint="cs"/>
                <w:rtl/>
              </w:rPr>
              <w:t>زمان</w:t>
            </w:r>
            <w:r w:rsidRPr="00C975A2">
              <w:rPr>
                <w:rFonts w:cs="B Lotus"/>
                <w:rtl/>
              </w:rPr>
              <w:t xml:space="preserve"> </w:t>
            </w:r>
            <w:r w:rsidRPr="00C975A2">
              <w:rPr>
                <w:rFonts w:cs="B Lotus" w:hint="cs"/>
                <w:rtl/>
              </w:rPr>
              <w:t>صدور</w:t>
            </w:r>
            <w:r w:rsidRPr="00C975A2">
              <w:rPr>
                <w:rFonts w:cs="B Lotus"/>
                <w:rtl/>
              </w:rPr>
              <w:t xml:space="preserve"> </w:t>
            </w:r>
            <w:r w:rsidRPr="00C975A2">
              <w:rPr>
                <w:rFonts w:cs="B Lotus" w:hint="cs"/>
                <w:rtl/>
              </w:rPr>
              <w:t>بیمه</w:t>
            </w:r>
            <w:r w:rsidRPr="00C975A2">
              <w:rPr>
                <w:rFonts w:cs="B Lotus"/>
                <w:rtl/>
              </w:rPr>
              <w:t xml:space="preserve"> </w:t>
            </w:r>
            <w:r w:rsidRPr="00C975A2">
              <w:rPr>
                <w:rFonts w:cs="B Lotus" w:hint="cs"/>
                <w:rtl/>
              </w:rPr>
              <w:t>نامه</w:t>
            </w:r>
            <w:r w:rsidRPr="00C975A2">
              <w:rPr>
                <w:rFonts w:cs="B Lotus"/>
                <w:rtl/>
              </w:rPr>
              <w:t xml:space="preserve"> </w:t>
            </w:r>
            <w:r w:rsidRPr="00C975A2">
              <w:rPr>
                <w:rFonts w:cs="B Lotus" w:hint="cs"/>
                <w:rtl/>
              </w:rPr>
              <w:t>نامعتبر</w:t>
            </w:r>
            <w:r w:rsidRPr="00C975A2">
              <w:rPr>
                <w:rFonts w:cs="B Lotus"/>
                <w:rtl/>
              </w:rPr>
              <w:t xml:space="preserve"> </w:t>
            </w:r>
            <w:r w:rsidRPr="00C975A2">
              <w:rPr>
                <w:rFonts w:cs="B Lotus" w:hint="cs"/>
                <w:rtl/>
              </w:rPr>
              <w:t>است</w:t>
            </w:r>
          </w:p>
        </w:tc>
      </w:tr>
    </w:tbl>
    <w:p w14:paraId="54B3B9A6" w14:textId="77777777" w:rsidR="0019743E" w:rsidRPr="00F733A3" w:rsidRDefault="0019743E" w:rsidP="0019743E">
      <w:pPr>
        <w:rPr>
          <w:sz w:val="24"/>
          <w:szCs w:val="24"/>
          <w:rtl/>
        </w:rPr>
      </w:pPr>
    </w:p>
    <w:p w14:paraId="19D71B70" w14:textId="77777777" w:rsidR="00B53C25" w:rsidRDefault="00B53C25" w:rsidP="005A4F9A">
      <w:pPr>
        <w:rPr>
          <w:rFonts w:asciiTheme="majorHAnsi" w:eastAsiaTheme="majorEastAsia" w:hAnsiTheme="majorHAnsi" w:cs="B Titr"/>
          <w:b/>
          <w:bCs/>
          <w:color w:val="365F91" w:themeColor="accent1" w:themeShade="BF"/>
          <w:sz w:val="32"/>
          <w:szCs w:val="32"/>
          <w:rtl/>
        </w:rPr>
      </w:pPr>
      <w:bookmarkStart w:id="77" w:name="_Toc439461594"/>
      <w:r>
        <w:rPr>
          <w:sz w:val="32"/>
          <w:szCs w:val="32"/>
          <w:rtl/>
        </w:rPr>
        <w:br w:type="page"/>
      </w:r>
    </w:p>
    <w:p w14:paraId="25B0CEC9" w14:textId="227FBF35" w:rsidR="00A73811" w:rsidRPr="00F733A3" w:rsidRDefault="00A73811" w:rsidP="00B5582C">
      <w:pPr>
        <w:pStyle w:val="Heading1"/>
        <w:jc w:val="center"/>
        <w:rPr>
          <w:sz w:val="32"/>
          <w:szCs w:val="32"/>
          <w:rtl/>
        </w:rPr>
      </w:pPr>
      <w:bookmarkStart w:id="78" w:name="_Toc38109504"/>
      <w:r w:rsidRPr="00F733A3">
        <w:rPr>
          <w:rFonts w:hint="cs"/>
          <w:sz w:val="32"/>
          <w:szCs w:val="32"/>
          <w:rtl/>
        </w:rPr>
        <w:lastRenderedPageBreak/>
        <w:t xml:space="preserve">بخش </w:t>
      </w:r>
      <w:r w:rsidR="004A1E06" w:rsidRPr="00F733A3">
        <w:rPr>
          <w:rFonts w:hint="cs"/>
          <w:sz w:val="32"/>
          <w:szCs w:val="32"/>
          <w:rtl/>
        </w:rPr>
        <w:t>پنجم</w:t>
      </w:r>
      <w:r w:rsidRPr="00F733A3">
        <w:rPr>
          <w:rFonts w:hint="cs"/>
          <w:sz w:val="32"/>
          <w:szCs w:val="32"/>
          <w:rtl/>
        </w:rPr>
        <w:t>:  مستند</w:t>
      </w:r>
      <w:r w:rsidRPr="00F733A3">
        <w:rPr>
          <w:sz w:val="32"/>
          <w:szCs w:val="32"/>
          <w:rtl/>
        </w:rPr>
        <w:t xml:space="preserve">  </w:t>
      </w:r>
      <w:r w:rsidRPr="00F733A3">
        <w:rPr>
          <w:rFonts w:hint="cs"/>
          <w:sz w:val="32"/>
          <w:szCs w:val="32"/>
          <w:rtl/>
        </w:rPr>
        <w:t>فیلدهای</w:t>
      </w:r>
      <w:r w:rsidRPr="00F733A3">
        <w:rPr>
          <w:sz w:val="32"/>
          <w:szCs w:val="32"/>
          <w:rtl/>
        </w:rPr>
        <w:t xml:space="preserve"> </w:t>
      </w:r>
      <w:r w:rsidRPr="00F733A3">
        <w:rPr>
          <w:rFonts w:hint="cs"/>
          <w:sz w:val="32"/>
          <w:szCs w:val="32"/>
          <w:rtl/>
        </w:rPr>
        <w:t>زیاندیده</w:t>
      </w:r>
      <w:r w:rsidRPr="00F733A3">
        <w:rPr>
          <w:sz w:val="32"/>
          <w:szCs w:val="32"/>
          <w:rtl/>
        </w:rPr>
        <w:t xml:space="preserve"> </w:t>
      </w:r>
      <w:r w:rsidRPr="00F733A3">
        <w:rPr>
          <w:rFonts w:hint="cs"/>
          <w:sz w:val="32"/>
          <w:szCs w:val="32"/>
          <w:rtl/>
        </w:rPr>
        <w:t>رشته</w:t>
      </w:r>
      <w:r w:rsidRPr="00F733A3">
        <w:rPr>
          <w:sz w:val="32"/>
          <w:szCs w:val="32"/>
          <w:rtl/>
        </w:rPr>
        <w:t xml:space="preserve"> </w:t>
      </w:r>
      <w:r w:rsidRPr="00F733A3">
        <w:rPr>
          <w:rFonts w:hint="cs"/>
          <w:sz w:val="32"/>
          <w:szCs w:val="32"/>
          <w:rtl/>
        </w:rPr>
        <w:t>خودرو</w:t>
      </w:r>
      <w:r w:rsidRPr="00F733A3">
        <w:rPr>
          <w:sz w:val="32"/>
          <w:szCs w:val="32"/>
          <w:rtl/>
        </w:rPr>
        <w:t xml:space="preserve"> </w:t>
      </w:r>
      <w:r w:rsidRPr="00F733A3">
        <w:rPr>
          <w:rFonts w:ascii="Sakkal Majalla" w:hAnsi="Sakkal Majalla" w:cs="Sakkal Majalla" w:hint="cs"/>
          <w:sz w:val="32"/>
          <w:szCs w:val="32"/>
          <w:rtl/>
        </w:rPr>
        <w:t>–</w:t>
      </w:r>
      <w:r w:rsidRPr="00F733A3">
        <w:rPr>
          <w:sz w:val="32"/>
          <w:szCs w:val="32"/>
          <w:rtl/>
        </w:rPr>
        <w:t xml:space="preserve"> </w:t>
      </w:r>
      <w:r w:rsidRPr="00F733A3">
        <w:rPr>
          <w:rFonts w:hint="cs"/>
          <w:sz w:val="32"/>
          <w:szCs w:val="32"/>
          <w:rtl/>
        </w:rPr>
        <w:t>ثالث</w:t>
      </w:r>
      <w:bookmarkEnd w:id="77"/>
      <w:bookmarkEnd w:id="78"/>
    </w:p>
    <w:p w14:paraId="0AF9C891" w14:textId="77777777" w:rsidR="001026D3" w:rsidRPr="00F733A3" w:rsidRDefault="001026D3" w:rsidP="001026D3">
      <w:pPr>
        <w:rPr>
          <w:rFonts w:cs="B Lotus"/>
          <w:sz w:val="24"/>
          <w:szCs w:val="24"/>
        </w:rPr>
      </w:pPr>
    </w:p>
    <w:p w14:paraId="2B902A75" w14:textId="0D97CBBE" w:rsidR="00FE43DB" w:rsidRPr="00F733A3" w:rsidRDefault="009C0A93" w:rsidP="009C0A93">
      <w:pPr>
        <w:pStyle w:val="Heading2"/>
        <w:rPr>
          <w:rFonts w:cs="B Lotus"/>
          <w:sz w:val="28"/>
          <w:szCs w:val="28"/>
        </w:rPr>
      </w:pPr>
      <w:bookmarkStart w:id="79" w:name="_Toc38109505"/>
      <w:r w:rsidRPr="00F733A3">
        <w:rPr>
          <w:rFonts w:cs="B Lotus" w:hint="cs"/>
          <w:sz w:val="28"/>
          <w:szCs w:val="28"/>
          <w:rtl/>
        </w:rPr>
        <w:t>جدول فیلدهای</w:t>
      </w:r>
      <w:r w:rsidRPr="00F733A3">
        <w:rPr>
          <w:rFonts w:cs="B Lotus"/>
          <w:sz w:val="28"/>
          <w:szCs w:val="28"/>
          <w:rtl/>
        </w:rPr>
        <w:t xml:space="preserve"> </w:t>
      </w:r>
      <w:r w:rsidRPr="00F733A3">
        <w:rPr>
          <w:rFonts w:cs="B Lotus" w:hint="cs"/>
          <w:sz w:val="28"/>
          <w:szCs w:val="28"/>
          <w:rtl/>
        </w:rPr>
        <w:t>زیاندیده</w:t>
      </w:r>
      <w:r w:rsidRPr="00F733A3">
        <w:rPr>
          <w:rFonts w:cs="B Lotus"/>
          <w:sz w:val="28"/>
          <w:szCs w:val="28"/>
          <w:rtl/>
        </w:rPr>
        <w:t xml:space="preserve"> </w:t>
      </w:r>
      <w:r w:rsidRPr="00F733A3">
        <w:rPr>
          <w:rFonts w:cs="B Lotus" w:hint="cs"/>
          <w:sz w:val="28"/>
          <w:szCs w:val="28"/>
          <w:rtl/>
        </w:rPr>
        <w:t>رشته</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ascii="Times New Roman" w:hAnsi="Times New Roman" w:cs="Times New Roman" w:hint="cs"/>
          <w:sz w:val="28"/>
          <w:szCs w:val="28"/>
          <w:rtl/>
        </w:rPr>
        <w:t>–</w:t>
      </w:r>
      <w:r w:rsidRPr="00F733A3">
        <w:rPr>
          <w:rFonts w:cs="B Lotus"/>
          <w:sz w:val="28"/>
          <w:szCs w:val="28"/>
          <w:rtl/>
        </w:rPr>
        <w:t xml:space="preserve"> </w:t>
      </w:r>
      <w:r w:rsidRPr="00F733A3">
        <w:rPr>
          <w:rFonts w:cs="B Lotus" w:hint="cs"/>
          <w:sz w:val="28"/>
          <w:szCs w:val="28"/>
          <w:rtl/>
        </w:rPr>
        <w:t>ثالث</w:t>
      </w:r>
      <w:bookmarkEnd w:id="79"/>
    </w:p>
    <w:tbl>
      <w:tblPr>
        <w:tblStyle w:val="ListTable4-Accent51"/>
        <w:bidiVisual/>
        <w:tblW w:w="9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2273"/>
        <w:gridCol w:w="1584"/>
        <w:gridCol w:w="691"/>
        <w:gridCol w:w="1597"/>
        <w:gridCol w:w="1679"/>
        <w:gridCol w:w="1143"/>
      </w:tblGrid>
      <w:tr w:rsidR="00FE43DB" w:rsidRPr="00F733A3" w14:paraId="23E0B589" w14:textId="77777777" w:rsidTr="00AD2348">
        <w:trPr>
          <w:cnfStyle w:val="100000000000" w:firstRow="1" w:lastRow="0" w:firstColumn="0" w:lastColumn="0" w:oddVBand="0" w:evenVBand="0" w:oddHBand="0" w:evenHBand="0" w:firstRowFirstColumn="0" w:firstRowLastColumn="0" w:lastRowFirstColumn="0" w:lastRowLastColumn="0"/>
          <w:trHeight w:val="420"/>
          <w:tblHeader/>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54B9A4CB" w14:textId="77777777" w:rsidR="00457773" w:rsidRPr="00F733A3" w:rsidRDefault="00457773" w:rsidP="004B2732">
            <w:pPr>
              <w:jc w:val="center"/>
              <w:rPr>
                <w:rFonts w:cs="B Lotus"/>
                <w:b w:val="0"/>
                <w:bCs w:val="0"/>
                <w:i/>
                <w:iCs/>
                <w:sz w:val="24"/>
                <w:szCs w:val="24"/>
              </w:rPr>
            </w:pPr>
            <w:r w:rsidRPr="00F733A3">
              <w:rPr>
                <w:rFonts w:cs="B Lotus" w:hint="cs"/>
                <w:i/>
                <w:iCs/>
                <w:sz w:val="24"/>
                <w:szCs w:val="24"/>
                <w:rtl/>
              </w:rPr>
              <w:t>ردیف</w:t>
            </w:r>
          </w:p>
        </w:tc>
        <w:tc>
          <w:tcPr>
            <w:tcW w:w="2273" w:type="dxa"/>
            <w:noWrap/>
            <w:vAlign w:val="center"/>
            <w:hideMark/>
          </w:tcPr>
          <w:p w14:paraId="70F3D4DD" w14:textId="77777777" w:rsidR="00457773" w:rsidRPr="00F733A3" w:rsidRDefault="00457773" w:rsidP="004B2732">
            <w:pPr>
              <w:jc w:val="center"/>
              <w:cnfStyle w:val="100000000000" w:firstRow="1" w:lastRow="0" w:firstColumn="0" w:lastColumn="0" w:oddVBand="0" w:evenVBand="0" w:oddHBand="0" w:evenHBand="0" w:firstRowFirstColumn="0" w:firstRowLastColumn="0" w:lastRowFirstColumn="0" w:lastRowLastColumn="0"/>
              <w:rPr>
                <w:rFonts w:cs="B Lotus"/>
                <w:b w:val="0"/>
                <w:bCs w:val="0"/>
                <w:i/>
                <w:iCs/>
                <w:rtl/>
              </w:rPr>
            </w:pPr>
            <w:r w:rsidRPr="00F733A3">
              <w:rPr>
                <w:rFonts w:cs="B Lotus" w:hint="cs"/>
                <w:i/>
                <w:iCs/>
                <w:rtl/>
              </w:rPr>
              <w:t>نام فیلد</w:t>
            </w:r>
          </w:p>
        </w:tc>
        <w:tc>
          <w:tcPr>
            <w:tcW w:w="1584" w:type="dxa"/>
            <w:noWrap/>
            <w:vAlign w:val="center"/>
            <w:hideMark/>
          </w:tcPr>
          <w:p w14:paraId="553A0950" w14:textId="77777777" w:rsidR="00457773" w:rsidRPr="00F733A3" w:rsidRDefault="00457773" w:rsidP="004B2732">
            <w:pPr>
              <w:jc w:val="center"/>
              <w:cnfStyle w:val="100000000000" w:firstRow="1" w:lastRow="0" w:firstColumn="0" w:lastColumn="0" w:oddVBand="0" w:evenVBand="0" w:oddHBand="0" w:evenHBand="0" w:firstRowFirstColumn="0" w:firstRowLastColumn="0" w:lastRowFirstColumn="0" w:lastRowLastColumn="0"/>
              <w:rPr>
                <w:rFonts w:cs="B Lotus"/>
                <w:b w:val="0"/>
                <w:bCs w:val="0"/>
                <w:i/>
                <w:iCs/>
              </w:rPr>
            </w:pPr>
            <w:r w:rsidRPr="00F733A3">
              <w:rPr>
                <w:rFonts w:cs="B Lotus" w:hint="cs"/>
                <w:i/>
                <w:iCs/>
                <w:rtl/>
              </w:rPr>
              <w:t>نوع</w:t>
            </w:r>
          </w:p>
        </w:tc>
        <w:tc>
          <w:tcPr>
            <w:tcW w:w="691" w:type="dxa"/>
            <w:noWrap/>
            <w:vAlign w:val="center"/>
            <w:hideMark/>
          </w:tcPr>
          <w:p w14:paraId="2E84129D" w14:textId="77777777" w:rsidR="00457773" w:rsidRPr="00F733A3" w:rsidRDefault="00457773" w:rsidP="004B2732">
            <w:pPr>
              <w:jc w:val="center"/>
              <w:cnfStyle w:val="100000000000" w:firstRow="1" w:lastRow="0" w:firstColumn="0" w:lastColumn="0" w:oddVBand="0" w:evenVBand="0" w:oddHBand="0" w:evenHBand="0" w:firstRowFirstColumn="0" w:firstRowLastColumn="0" w:lastRowFirstColumn="0" w:lastRowLastColumn="0"/>
              <w:rPr>
                <w:rFonts w:cs="B Lotus"/>
                <w:b w:val="0"/>
                <w:bCs w:val="0"/>
                <w:i/>
                <w:iCs/>
              </w:rPr>
            </w:pPr>
            <w:r w:rsidRPr="00F733A3">
              <w:rPr>
                <w:rFonts w:cs="B Lotus" w:hint="cs"/>
                <w:i/>
                <w:iCs/>
              </w:rPr>
              <w:t>NULL</w:t>
            </w:r>
          </w:p>
        </w:tc>
        <w:tc>
          <w:tcPr>
            <w:tcW w:w="1597" w:type="dxa"/>
            <w:noWrap/>
            <w:vAlign w:val="center"/>
            <w:hideMark/>
          </w:tcPr>
          <w:p w14:paraId="1BCACEA1" w14:textId="77777777" w:rsidR="00457773" w:rsidRPr="00F733A3" w:rsidRDefault="00457773" w:rsidP="004B2732">
            <w:pPr>
              <w:jc w:val="center"/>
              <w:cnfStyle w:val="100000000000" w:firstRow="1" w:lastRow="0" w:firstColumn="0" w:lastColumn="0" w:oddVBand="0" w:evenVBand="0" w:oddHBand="0" w:evenHBand="0" w:firstRowFirstColumn="0" w:firstRowLastColumn="0" w:lastRowFirstColumn="0" w:lastRowLastColumn="0"/>
              <w:rPr>
                <w:rFonts w:cs="B Lotus"/>
                <w:b w:val="0"/>
                <w:bCs w:val="0"/>
                <w:i/>
                <w:iCs/>
              </w:rPr>
            </w:pPr>
            <w:r w:rsidRPr="00F733A3">
              <w:rPr>
                <w:rFonts w:cs="B Lotus" w:hint="cs"/>
                <w:i/>
                <w:iCs/>
                <w:rtl/>
              </w:rPr>
              <w:t>شرح فیلد</w:t>
            </w:r>
          </w:p>
        </w:tc>
        <w:tc>
          <w:tcPr>
            <w:tcW w:w="1679" w:type="dxa"/>
            <w:noWrap/>
            <w:vAlign w:val="center"/>
            <w:hideMark/>
          </w:tcPr>
          <w:p w14:paraId="4E65B5CD" w14:textId="77777777" w:rsidR="00457773" w:rsidRPr="00F733A3" w:rsidRDefault="00457773" w:rsidP="004B2732">
            <w:pPr>
              <w:jc w:val="center"/>
              <w:cnfStyle w:val="100000000000" w:firstRow="1" w:lastRow="0" w:firstColumn="0" w:lastColumn="0" w:oddVBand="0" w:evenVBand="0" w:oddHBand="0" w:evenHBand="0" w:firstRowFirstColumn="0" w:firstRowLastColumn="0" w:lastRowFirstColumn="0" w:lastRowLastColumn="0"/>
              <w:rPr>
                <w:rFonts w:cs="B Lotus"/>
                <w:b w:val="0"/>
                <w:bCs w:val="0"/>
                <w:i/>
                <w:iCs/>
              </w:rPr>
            </w:pPr>
            <w:r w:rsidRPr="00F733A3">
              <w:rPr>
                <w:rFonts w:cs="B Lotus" w:hint="cs"/>
                <w:i/>
                <w:iCs/>
                <w:rtl/>
              </w:rPr>
              <w:t>جدول کدینگ</w:t>
            </w:r>
          </w:p>
        </w:tc>
        <w:tc>
          <w:tcPr>
            <w:tcW w:w="1143" w:type="dxa"/>
            <w:noWrap/>
            <w:vAlign w:val="center"/>
            <w:hideMark/>
          </w:tcPr>
          <w:p w14:paraId="2EFC65F8" w14:textId="77777777" w:rsidR="00457773" w:rsidRPr="00F733A3" w:rsidRDefault="00457773" w:rsidP="004B2732">
            <w:pPr>
              <w:jc w:val="center"/>
              <w:cnfStyle w:val="100000000000" w:firstRow="1" w:lastRow="0" w:firstColumn="0" w:lastColumn="0" w:oddVBand="0" w:evenVBand="0" w:oddHBand="0" w:evenHBand="0" w:firstRowFirstColumn="0" w:firstRowLastColumn="0" w:lastRowFirstColumn="0" w:lastRowLastColumn="0"/>
              <w:rPr>
                <w:rFonts w:cs="B Lotus"/>
                <w:b w:val="0"/>
                <w:bCs w:val="0"/>
                <w:i/>
                <w:iCs/>
              </w:rPr>
            </w:pPr>
            <w:r w:rsidRPr="00F733A3">
              <w:rPr>
                <w:rFonts w:cs="B Lotus" w:hint="cs"/>
                <w:i/>
                <w:iCs/>
                <w:rtl/>
              </w:rPr>
              <w:t>شاخص متناظر</w:t>
            </w:r>
          </w:p>
        </w:tc>
      </w:tr>
      <w:tr w:rsidR="00331CD6" w:rsidRPr="00F733A3" w14:paraId="1E85A83B" w14:textId="77777777" w:rsidTr="00AD2348">
        <w:trPr>
          <w:cnfStyle w:val="000000100000" w:firstRow="0" w:lastRow="0" w:firstColumn="0" w:lastColumn="0" w:oddVBand="0" w:evenVBand="0" w:oddHBand="1" w:evenHBand="0" w:firstRowFirstColumn="0" w:firstRowLastColumn="0" w:lastRowFirstColumn="0" w:lastRowLastColumn="0"/>
          <w:cantSplit/>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7EA10575" w14:textId="77777777" w:rsidR="00331CD6" w:rsidRPr="00F733A3" w:rsidRDefault="00331CD6" w:rsidP="004B2732">
            <w:pPr>
              <w:jc w:val="center"/>
              <w:rPr>
                <w:rFonts w:cs="B Lotus"/>
                <w:sz w:val="24"/>
                <w:szCs w:val="24"/>
              </w:rPr>
            </w:pPr>
            <w:r w:rsidRPr="00F733A3">
              <w:rPr>
                <w:rFonts w:cs="B Lotus" w:hint="cs"/>
                <w:sz w:val="24"/>
                <w:szCs w:val="24"/>
                <w:rtl/>
              </w:rPr>
              <w:t>1</w:t>
            </w:r>
          </w:p>
        </w:tc>
        <w:tc>
          <w:tcPr>
            <w:tcW w:w="2273" w:type="dxa"/>
            <w:noWrap/>
            <w:vAlign w:val="center"/>
            <w:hideMark/>
          </w:tcPr>
          <w:p w14:paraId="025B5EA8"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PrsnDocLosCmpDocNo</w:t>
            </w:r>
          </w:p>
        </w:tc>
        <w:tc>
          <w:tcPr>
            <w:tcW w:w="1584" w:type="dxa"/>
            <w:noWrap/>
            <w:vAlign w:val="center"/>
            <w:hideMark/>
          </w:tcPr>
          <w:p w14:paraId="064AFDF8"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varchar(50</w:t>
            </w:r>
            <w:r w:rsidRPr="00F733A3">
              <w:rPr>
                <w:rFonts w:cs="B Lotus" w:hint="cs"/>
                <w:rtl/>
              </w:rPr>
              <w:t>)</w:t>
            </w:r>
          </w:p>
        </w:tc>
        <w:tc>
          <w:tcPr>
            <w:tcW w:w="691" w:type="dxa"/>
            <w:noWrap/>
            <w:vAlign w:val="center"/>
            <w:hideMark/>
          </w:tcPr>
          <w:p w14:paraId="05FDC9A6"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No</w:t>
            </w:r>
          </w:p>
        </w:tc>
        <w:tc>
          <w:tcPr>
            <w:tcW w:w="1597" w:type="dxa"/>
            <w:noWrap/>
            <w:vAlign w:val="center"/>
            <w:hideMark/>
          </w:tcPr>
          <w:p w14:paraId="742D9266" w14:textId="77777777" w:rsidR="00331CD6" w:rsidRPr="00F733A3" w:rsidRDefault="00331CD6" w:rsidP="00DB532E">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شماره زیان</w:t>
            </w:r>
            <w:r w:rsidR="00B831FB" w:rsidRPr="00F733A3">
              <w:rPr>
                <w:rFonts w:cs="B Lotus" w:hint="cs"/>
                <w:rtl/>
              </w:rPr>
              <w:t>دیده</w:t>
            </w:r>
            <w:r w:rsidRPr="00F733A3">
              <w:rPr>
                <w:rFonts w:cs="B Lotus" w:hint="cs"/>
                <w:rtl/>
              </w:rPr>
              <w:t xml:space="preserve"> </w:t>
            </w:r>
            <w:r w:rsidR="00DB532E" w:rsidRPr="00F733A3">
              <w:rPr>
                <w:rFonts w:cs="B Lotus" w:hint="cs"/>
                <w:rtl/>
              </w:rPr>
              <w:t>فعلی</w:t>
            </w:r>
          </w:p>
        </w:tc>
        <w:tc>
          <w:tcPr>
            <w:tcW w:w="1679" w:type="dxa"/>
            <w:noWrap/>
            <w:vAlign w:val="center"/>
            <w:hideMark/>
          </w:tcPr>
          <w:p w14:paraId="13565157"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717B33F8"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575FE145"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0893B215" w14:textId="77777777" w:rsidR="00331CD6" w:rsidRPr="00F733A3" w:rsidRDefault="00331CD6" w:rsidP="004B2732">
            <w:pPr>
              <w:jc w:val="center"/>
              <w:rPr>
                <w:rFonts w:cs="B Lotus"/>
                <w:sz w:val="24"/>
                <w:szCs w:val="24"/>
              </w:rPr>
            </w:pPr>
            <w:r w:rsidRPr="00F733A3">
              <w:rPr>
                <w:rFonts w:cs="B Lotus" w:hint="cs"/>
                <w:sz w:val="24"/>
                <w:szCs w:val="24"/>
                <w:rtl/>
              </w:rPr>
              <w:t>2</w:t>
            </w:r>
          </w:p>
        </w:tc>
        <w:tc>
          <w:tcPr>
            <w:tcW w:w="2273" w:type="dxa"/>
            <w:noWrap/>
            <w:vAlign w:val="center"/>
            <w:hideMark/>
          </w:tcPr>
          <w:p w14:paraId="25239085"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ThrPrsnTypCod</w:t>
            </w:r>
          </w:p>
        </w:tc>
        <w:tc>
          <w:tcPr>
            <w:tcW w:w="1584" w:type="dxa"/>
            <w:noWrap/>
            <w:vAlign w:val="center"/>
            <w:hideMark/>
          </w:tcPr>
          <w:p w14:paraId="606BFD54"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int</w:t>
            </w:r>
          </w:p>
        </w:tc>
        <w:tc>
          <w:tcPr>
            <w:tcW w:w="691" w:type="dxa"/>
            <w:noWrap/>
            <w:vAlign w:val="center"/>
            <w:hideMark/>
          </w:tcPr>
          <w:p w14:paraId="29E2768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No</w:t>
            </w:r>
          </w:p>
        </w:tc>
        <w:tc>
          <w:tcPr>
            <w:tcW w:w="1597" w:type="dxa"/>
            <w:noWrap/>
            <w:vAlign w:val="center"/>
            <w:hideMark/>
          </w:tcPr>
          <w:p w14:paraId="6FE8F76C"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کد نوع زیان دیده</w:t>
            </w:r>
          </w:p>
        </w:tc>
        <w:tc>
          <w:tcPr>
            <w:tcW w:w="1679" w:type="dxa"/>
            <w:noWrap/>
            <w:vAlign w:val="center"/>
            <w:hideMark/>
          </w:tcPr>
          <w:p w14:paraId="5768CBCA" w14:textId="5053B1ED"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color w:val="FF0000"/>
              </w:rPr>
            </w:pPr>
            <w:r w:rsidRPr="00F733A3">
              <w:rPr>
                <w:rFonts w:ascii="Cambria" w:hAnsi="Cambria" w:cs="Cambria" w:hint="cs"/>
                <w:color w:val="FF0000"/>
                <w:rtl/>
              </w:rPr>
              <w:t> </w:t>
            </w:r>
            <w:hyperlink w:anchor="_جدول_کد_نوع_6" w:history="1">
              <w:r w:rsidR="00C0645E" w:rsidRPr="00F600F9">
                <w:rPr>
                  <w:rStyle w:val="Hyperlink"/>
                  <w:rFonts w:cs="B Lotus" w:hint="cs"/>
                  <w:sz w:val="24"/>
                  <w:szCs w:val="24"/>
                  <w:rtl/>
                </w:rPr>
                <w:t xml:space="preserve">جدول نوع زیاندیده </w:t>
              </w:r>
            </w:hyperlink>
            <w:r w:rsidR="00C0645E" w:rsidRPr="00F733A3">
              <w:rPr>
                <w:rFonts w:cs="B Lotus" w:hint="cs"/>
                <w:color w:val="FF0000"/>
                <w:sz w:val="24"/>
                <w:szCs w:val="24"/>
                <w:rtl/>
              </w:rPr>
              <w:t xml:space="preserve"> </w:t>
            </w:r>
          </w:p>
        </w:tc>
        <w:tc>
          <w:tcPr>
            <w:tcW w:w="1143" w:type="dxa"/>
            <w:noWrap/>
            <w:vAlign w:val="center"/>
            <w:hideMark/>
          </w:tcPr>
          <w:p w14:paraId="6A5EF167"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2B413283"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145200A4" w14:textId="77777777" w:rsidR="00331CD6" w:rsidRPr="00F733A3" w:rsidRDefault="00331CD6" w:rsidP="004B2732">
            <w:pPr>
              <w:jc w:val="center"/>
              <w:rPr>
                <w:rFonts w:cs="B Lotus"/>
                <w:sz w:val="24"/>
                <w:szCs w:val="24"/>
              </w:rPr>
            </w:pPr>
            <w:r w:rsidRPr="00F733A3">
              <w:rPr>
                <w:rFonts w:cs="B Lotus" w:hint="cs"/>
                <w:sz w:val="24"/>
                <w:szCs w:val="24"/>
                <w:rtl/>
              </w:rPr>
              <w:t>3</w:t>
            </w:r>
          </w:p>
        </w:tc>
        <w:tc>
          <w:tcPr>
            <w:tcW w:w="2273" w:type="dxa"/>
            <w:noWrap/>
            <w:vAlign w:val="center"/>
            <w:hideMark/>
          </w:tcPr>
          <w:p w14:paraId="28EF4EA0" w14:textId="77777777" w:rsidR="00331CD6" w:rsidRPr="00F733A3" w:rsidRDefault="00331CD6" w:rsidP="00556A85">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rPr>
              <w:t>WbsCar</w:t>
            </w:r>
            <w:r w:rsidRPr="00F733A3">
              <w:rPr>
                <w:rFonts w:cs="B Lotus" w:hint="cs"/>
              </w:rPr>
              <w:t>DocLos</w:t>
            </w:r>
            <w:r w:rsidRPr="00F733A3">
              <w:rPr>
                <w:rFonts w:cs="B Lotus"/>
              </w:rPr>
              <w:t>Unq</w:t>
            </w:r>
            <w:r w:rsidRPr="00F733A3">
              <w:rPr>
                <w:rFonts w:cs="B Lotus" w:hint="cs"/>
              </w:rPr>
              <w:t>Cod</w:t>
            </w:r>
          </w:p>
        </w:tc>
        <w:tc>
          <w:tcPr>
            <w:tcW w:w="1584" w:type="dxa"/>
            <w:noWrap/>
            <w:vAlign w:val="center"/>
            <w:hideMark/>
          </w:tcPr>
          <w:p w14:paraId="7FA808B1"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bigint</w:t>
            </w:r>
          </w:p>
        </w:tc>
        <w:tc>
          <w:tcPr>
            <w:tcW w:w="691" w:type="dxa"/>
            <w:noWrap/>
            <w:vAlign w:val="center"/>
            <w:hideMark/>
          </w:tcPr>
          <w:p w14:paraId="6C6273D2"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No</w:t>
            </w:r>
          </w:p>
        </w:tc>
        <w:tc>
          <w:tcPr>
            <w:tcW w:w="1597" w:type="dxa"/>
            <w:noWrap/>
            <w:vAlign w:val="center"/>
            <w:hideMark/>
          </w:tcPr>
          <w:p w14:paraId="18023381"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کد یکتای پرونده خسارت</w:t>
            </w:r>
          </w:p>
        </w:tc>
        <w:tc>
          <w:tcPr>
            <w:tcW w:w="1679" w:type="dxa"/>
            <w:noWrap/>
            <w:vAlign w:val="center"/>
            <w:hideMark/>
          </w:tcPr>
          <w:p w14:paraId="277EAB37"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p>
        </w:tc>
        <w:tc>
          <w:tcPr>
            <w:tcW w:w="1143" w:type="dxa"/>
            <w:noWrap/>
            <w:vAlign w:val="center"/>
            <w:hideMark/>
          </w:tcPr>
          <w:p w14:paraId="417B1E2B"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p>
        </w:tc>
      </w:tr>
      <w:tr w:rsidR="00331CD6" w:rsidRPr="00F733A3" w14:paraId="40B9BC02"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shd w:val="clear" w:color="auto" w:fill="auto"/>
            <w:noWrap/>
            <w:vAlign w:val="center"/>
            <w:hideMark/>
          </w:tcPr>
          <w:p w14:paraId="7F3B8BBA" w14:textId="77777777" w:rsidR="00331CD6" w:rsidRPr="00F733A3" w:rsidRDefault="00331CD6" w:rsidP="004B2732">
            <w:pPr>
              <w:jc w:val="center"/>
              <w:rPr>
                <w:rFonts w:cs="B Lotus"/>
                <w:sz w:val="24"/>
                <w:szCs w:val="24"/>
                <w:rtl/>
              </w:rPr>
            </w:pPr>
            <w:r w:rsidRPr="00F733A3">
              <w:rPr>
                <w:rFonts w:cs="B Lotus" w:hint="cs"/>
                <w:sz w:val="24"/>
                <w:szCs w:val="24"/>
                <w:rtl/>
              </w:rPr>
              <w:t>4</w:t>
            </w:r>
          </w:p>
        </w:tc>
        <w:tc>
          <w:tcPr>
            <w:tcW w:w="2273" w:type="dxa"/>
            <w:noWrap/>
            <w:vAlign w:val="center"/>
            <w:hideMark/>
          </w:tcPr>
          <w:p w14:paraId="2A6C4AFE"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PrntDocLosCmpDocNo</w:t>
            </w:r>
          </w:p>
        </w:tc>
        <w:tc>
          <w:tcPr>
            <w:tcW w:w="1584" w:type="dxa"/>
            <w:noWrap/>
            <w:vAlign w:val="center"/>
            <w:hideMark/>
          </w:tcPr>
          <w:p w14:paraId="1785C5D2"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varchar(50</w:t>
            </w:r>
            <w:r w:rsidRPr="00F733A3">
              <w:rPr>
                <w:rFonts w:cs="B Lotus" w:hint="cs"/>
                <w:rtl/>
              </w:rPr>
              <w:t>)</w:t>
            </w:r>
          </w:p>
        </w:tc>
        <w:tc>
          <w:tcPr>
            <w:tcW w:w="691" w:type="dxa"/>
            <w:noWrap/>
            <w:vAlign w:val="center"/>
            <w:hideMark/>
          </w:tcPr>
          <w:p w14:paraId="0202D113"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No</w:t>
            </w:r>
          </w:p>
        </w:tc>
        <w:tc>
          <w:tcPr>
            <w:tcW w:w="1597" w:type="dxa"/>
            <w:noWrap/>
            <w:vAlign w:val="center"/>
            <w:hideMark/>
          </w:tcPr>
          <w:p w14:paraId="411B79D4" w14:textId="77777777" w:rsidR="00331CD6" w:rsidRPr="00F733A3" w:rsidRDefault="00331CD6" w:rsidP="00DB532E">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 xml:space="preserve">شماره پرونده خسارت </w:t>
            </w:r>
            <w:r w:rsidR="00DB532E" w:rsidRPr="00F733A3">
              <w:rPr>
                <w:rFonts w:cs="B Lotus" w:hint="cs"/>
                <w:rtl/>
              </w:rPr>
              <w:t>چاپی فعلی</w:t>
            </w:r>
          </w:p>
        </w:tc>
        <w:tc>
          <w:tcPr>
            <w:tcW w:w="1679" w:type="dxa"/>
            <w:noWrap/>
            <w:vAlign w:val="center"/>
            <w:hideMark/>
          </w:tcPr>
          <w:p w14:paraId="561D8F23"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4709096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r>
      <w:tr w:rsidR="00331CD6" w:rsidRPr="00F733A3" w14:paraId="531B869B"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306E768A" w14:textId="77777777" w:rsidR="00331CD6" w:rsidRPr="00F733A3" w:rsidRDefault="00331CD6" w:rsidP="004B2732">
            <w:pPr>
              <w:jc w:val="center"/>
              <w:rPr>
                <w:rFonts w:cs="B Lotus"/>
                <w:sz w:val="24"/>
                <w:szCs w:val="24"/>
              </w:rPr>
            </w:pPr>
            <w:r w:rsidRPr="00F733A3">
              <w:rPr>
                <w:rFonts w:cs="B Lotus" w:hint="cs"/>
                <w:sz w:val="24"/>
                <w:szCs w:val="24"/>
                <w:rtl/>
              </w:rPr>
              <w:t>5</w:t>
            </w:r>
          </w:p>
        </w:tc>
        <w:tc>
          <w:tcPr>
            <w:tcW w:w="2273" w:type="dxa"/>
            <w:noWrap/>
            <w:vAlign w:val="center"/>
            <w:hideMark/>
          </w:tcPr>
          <w:p w14:paraId="18C64F7F"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b/>
                <w:bCs/>
              </w:rPr>
            </w:pPr>
            <w:r w:rsidRPr="00F733A3">
              <w:rPr>
                <w:rFonts w:cs="B Lotus" w:hint="cs"/>
                <w:b/>
                <w:bCs/>
              </w:rPr>
              <w:t>ThrLosTypCod</w:t>
            </w:r>
          </w:p>
        </w:tc>
        <w:tc>
          <w:tcPr>
            <w:tcW w:w="1584" w:type="dxa"/>
            <w:noWrap/>
            <w:vAlign w:val="center"/>
            <w:hideMark/>
          </w:tcPr>
          <w:p w14:paraId="0AE479EE"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b/>
                <w:bCs/>
              </w:rPr>
            </w:pPr>
            <w:r w:rsidRPr="00F733A3">
              <w:rPr>
                <w:rFonts w:cs="B Lotus" w:hint="cs"/>
                <w:b/>
                <w:bCs/>
              </w:rPr>
              <w:t>int</w:t>
            </w:r>
          </w:p>
        </w:tc>
        <w:tc>
          <w:tcPr>
            <w:tcW w:w="691" w:type="dxa"/>
            <w:noWrap/>
            <w:vAlign w:val="center"/>
            <w:hideMark/>
          </w:tcPr>
          <w:p w14:paraId="7A265B2D"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b/>
                <w:bCs/>
              </w:rPr>
            </w:pPr>
            <w:r w:rsidRPr="00F733A3">
              <w:rPr>
                <w:rFonts w:cs="B Lotus" w:hint="cs"/>
                <w:b/>
                <w:bCs/>
              </w:rPr>
              <w:t>No</w:t>
            </w:r>
          </w:p>
        </w:tc>
        <w:tc>
          <w:tcPr>
            <w:tcW w:w="1597" w:type="dxa"/>
            <w:noWrap/>
            <w:vAlign w:val="center"/>
            <w:hideMark/>
          </w:tcPr>
          <w:p w14:paraId="2C84C4A3" w14:textId="77777777" w:rsidR="00B831FB" w:rsidRPr="005B11E1" w:rsidRDefault="00B831FB" w:rsidP="00B831FB">
            <w:pPr>
              <w:pStyle w:val="Heading2"/>
              <w:outlineLvl w:val="1"/>
              <w:cnfStyle w:val="000000100000" w:firstRow="0" w:lastRow="0" w:firstColumn="0" w:lastColumn="0" w:oddVBand="0" w:evenVBand="0" w:oddHBand="1" w:evenHBand="0" w:firstRowFirstColumn="0" w:firstRowLastColumn="0" w:lastRowFirstColumn="0" w:lastRowLastColumn="0"/>
              <w:rPr>
                <w:rFonts w:cs="B Lotus"/>
                <w:color w:val="auto"/>
                <w:sz w:val="18"/>
                <w:szCs w:val="18"/>
                <w:rtl/>
              </w:rPr>
            </w:pPr>
            <w:bookmarkStart w:id="80" w:name="_Toc38109506"/>
            <w:r w:rsidRPr="005B11E1">
              <w:rPr>
                <w:rFonts w:cs="B Lotus" w:hint="cs"/>
                <w:color w:val="auto"/>
                <w:sz w:val="22"/>
                <w:szCs w:val="22"/>
                <w:rtl/>
              </w:rPr>
              <w:t>جدول نوع خسارت (</w:t>
            </w:r>
            <w:r w:rsidRPr="005B11E1">
              <w:rPr>
                <w:rFonts w:cs="B Lotus" w:hint="cs"/>
                <w:color w:val="auto"/>
                <w:sz w:val="18"/>
                <w:szCs w:val="18"/>
              </w:rPr>
              <w:t>Thr</w:t>
            </w:r>
            <w:r w:rsidRPr="005B11E1">
              <w:rPr>
                <w:rFonts w:cs="B Lotus"/>
                <w:color w:val="auto"/>
                <w:sz w:val="18"/>
                <w:szCs w:val="18"/>
              </w:rPr>
              <w:t>Los</w:t>
            </w:r>
            <w:r w:rsidRPr="005B11E1">
              <w:rPr>
                <w:rFonts w:cs="B Lotus" w:hint="cs"/>
                <w:color w:val="auto"/>
                <w:sz w:val="18"/>
                <w:szCs w:val="18"/>
              </w:rPr>
              <w:t>TypCod</w:t>
            </w:r>
            <w:r w:rsidRPr="005B11E1">
              <w:rPr>
                <w:rFonts w:cs="B Lotus" w:hint="cs"/>
                <w:color w:val="auto"/>
                <w:sz w:val="22"/>
                <w:szCs w:val="22"/>
                <w:rtl/>
              </w:rPr>
              <w:t>)</w:t>
            </w:r>
            <w:bookmarkEnd w:id="80"/>
            <w:r w:rsidRPr="005B11E1">
              <w:rPr>
                <w:rFonts w:cs="B Lotus" w:hint="cs"/>
                <w:color w:val="auto"/>
                <w:sz w:val="18"/>
                <w:szCs w:val="18"/>
                <w:rtl/>
              </w:rPr>
              <w:t xml:space="preserve"> </w:t>
            </w:r>
          </w:p>
          <w:p w14:paraId="7C785B48" w14:textId="77777777" w:rsidR="00331CD6" w:rsidRPr="005B11E1" w:rsidRDefault="00331CD6" w:rsidP="004B2732">
            <w:pPr>
              <w:cnfStyle w:val="000000100000" w:firstRow="0" w:lastRow="0" w:firstColumn="0" w:lastColumn="0" w:oddVBand="0" w:evenVBand="0" w:oddHBand="1" w:evenHBand="0" w:firstRowFirstColumn="0" w:firstRowLastColumn="0" w:lastRowFirstColumn="0" w:lastRowLastColumn="0"/>
              <w:rPr>
                <w:rFonts w:cs="B Lotus"/>
                <w:b/>
                <w:bCs/>
              </w:rPr>
            </w:pPr>
          </w:p>
        </w:tc>
        <w:tc>
          <w:tcPr>
            <w:tcW w:w="1679" w:type="dxa"/>
            <w:noWrap/>
            <w:vAlign w:val="center"/>
            <w:hideMark/>
          </w:tcPr>
          <w:p w14:paraId="3052D098" w14:textId="77777777" w:rsidR="00B831FB" w:rsidRPr="005B11E1" w:rsidRDefault="00B831FB" w:rsidP="00B831FB">
            <w:pPr>
              <w:pStyle w:val="Heading2"/>
              <w:outlineLvl w:val="1"/>
              <w:cnfStyle w:val="000000100000" w:firstRow="0" w:lastRow="0" w:firstColumn="0" w:lastColumn="0" w:oddVBand="0" w:evenVBand="0" w:oddHBand="1" w:evenHBand="0" w:firstRowFirstColumn="0" w:firstRowLastColumn="0" w:lastRowFirstColumn="0" w:lastRowLastColumn="0"/>
              <w:rPr>
                <w:rFonts w:cs="B Lotus"/>
                <w:color w:val="auto"/>
                <w:sz w:val="18"/>
                <w:szCs w:val="18"/>
                <w:rtl/>
              </w:rPr>
            </w:pPr>
            <w:bookmarkStart w:id="81" w:name="_Toc38109507"/>
            <w:r w:rsidRPr="005B11E1">
              <w:rPr>
                <w:rFonts w:cs="B Lotus" w:hint="cs"/>
                <w:color w:val="auto"/>
                <w:sz w:val="22"/>
                <w:szCs w:val="22"/>
                <w:rtl/>
              </w:rPr>
              <w:t>جدول نوع خسارت (</w:t>
            </w:r>
            <w:r w:rsidRPr="005B11E1">
              <w:rPr>
                <w:rFonts w:cs="B Lotus" w:hint="cs"/>
                <w:color w:val="auto"/>
                <w:sz w:val="18"/>
                <w:szCs w:val="18"/>
              </w:rPr>
              <w:t>Thr</w:t>
            </w:r>
            <w:r w:rsidRPr="005B11E1">
              <w:rPr>
                <w:rFonts w:cs="B Lotus"/>
                <w:color w:val="auto"/>
                <w:sz w:val="18"/>
                <w:szCs w:val="18"/>
              </w:rPr>
              <w:t>Los</w:t>
            </w:r>
            <w:r w:rsidRPr="005B11E1">
              <w:rPr>
                <w:rFonts w:cs="B Lotus" w:hint="cs"/>
                <w:color w:val="auto"/>
                <w:sz w:val="18"/>
                <w:szCs w:val="18"/>
              </w:rPr>
              <w:t>TypCod</w:t>
            </w:r>
            <w:r w:rsidRPr="005B11E1">
              <w:rPr>
                <w:rFonts w:cs="B Lotus" w:hint="cs"/>
                <w:color w:val="auto"/>
                <w:sz w:val="22"/>
                <w:szCs w:val="22"/>
                <w:rtl/>
              </w:rPr>
              <w:t>)</w:t>
            </w:r>
            <w:bookmarkEnd w:id="81"/>
            <w:r w:rsidRPr="005B11E1">
              <w:rPr>
                <w:rFonts w:cs="B Lotus" w:hint="cs"/>
                <w:color w:val="auto"/>
                <w:sz w:val="18"/>
                <w:szCs w:val="18"/>
                <w:rtl/>
              </w:rPr>
              <w:t xml:space="preserve"> </w:t>
            </w:r>
          </w:p>
          <w:p w14:paraId="74191F5F" w14:textId="77777777" w:rsidR="00331CD6" w:rsidRPr="005B11E1" w:rsidRDefault="00331CD6" w:rsidP="00B70135">
            <w:pPr>
              <w:cnfStyle w:val="000000100000" w:firstRow="0" w:lastRow="0" w:firstColumn="0" w:lastColumn="0" w:oddVBand="0" w:evenVBand="0" w:oddHBand="1" w:evenHBand="0" w:firstRowFirstColumn="0" w:firstRowLastColumn="0" w:lastRowFirstColumn="0" w:lastRowLastColumn="0"/>
              <w:rPr>
                <w:rFonts w:cs="B Lotus"/>
                <w:b/>
                <w:bCs/>
              </w:rPr>
            </w:pPr>
          </w:p>
        </w:tc>
        <w:tc>
          <w:tcPr>
            <w:tcW w:w="1143" w:type="dxa"/>
            <w:noWrap/>
            <w:vAlign w:val="center"/>
            <w:hideMark/>
          </w:tcPr>
          <w:p w14:paraId="02D57CA5"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b/>
                <w:bCs/>
              </w:rPr>
            </w:pPr>
            <w:r w:rsidRPr="00F733A3">
              <w:rPr>
                <w:rFonts w:cs="B Lotus" w:hint="cs"/>
                <w:b/>
                <w:bCs/>
                <w:rtl/>
              </w:rPr>
              <w:t>کلیه شاخصهای مرتبط با زیاندیده</w:t>
            </w:r>
          </w:p>
        </w:tc>
      </w:tr>
      <w:tr w:rsidR="00331CD6" w:rsidRPr="00F733A3" w14:paraId="65B7D48D"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6207B8C8" w14:textId="77777777" w:rsidR="00331CD6" w:rsidRPr="00F733A3" w:rsidRDefault="00331CD6" w:rsidP="004B2732">
            <w:pPr>
              <w:jc w:val="center"/>
              <w:rPr>
                <w:rFonts w:cs="B Lotus"/>
                <w:sz w:val="24"/>
                <w:szCs w:val="24"/>
              </w:rPr>
            </w:pPr>
            <w:r w:rsidRPr="00F733A3">
              <w:rPr>
                <w:rFonts w:cs="B Lotus" w:hint="cs"/>
                <w:sz w:val="24"/>
                <w:szCs w:val="24"/>
                <w:rtl/>
              </w:rPr>
              <w:t>6</w:t>
            </w:r>
          </w:p>
        </w:tc>
        <w:tc>
          <w:tcPr>
            <w:tcW w:w="2273" w:type="dxa"/>
            <w:noWrap/>
            <w:vAlign w:val="center"/>
            <w:hideMark/>
          </w:tcPr>
          <w:p w14:paraId="5D48C4A5"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EstLos</w:t>
            </w:r>
          </w:p>
        </w:tc>
        <w:tc>
          <w:tcPr>
            <w:tcW w:w="1584" w:type="dxa"/>
            <w:noWrap/>
            <w:vAlign w:val="center"/>
            <w:hideMark/>
          </w:tcPr>
          <w:p w14:paraId="4BACCEAC"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decimal(15, 0</w:t>
            </w:r>
            <w:r w:rsidRPr="00F733A3">
              <w:rPr>
                <w:rFonts w:cs="B Lotus" w:hint="cs"/>
                <w:rtl/>
              </w:rPr>
              <w:t>)</w:t>
            </w:r>
          </w:p>
        </w:tc>
        <w:tc>
          <w:tcPr>
            <w:tcW w:w="691" w:type="dxa"/>
            <w:noWrap/>
            <w:vAlign w:val="center"/>
            <w:hideMark/>
          </w:tcPr>
          <w:p w14:paraId="3F81896E"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67821ED8"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مبلغ برآوردی خسارت</w:t>
            </w:r>
          </w:p>
        </w:tc>
        <w:tc>
          <w:tcPr>
            <w:tcW w:w="1679" w:type="dxa"/>
            <w:noWrap/>
            <w:vAlign w:val="center"/>
            <w:hideMark/>
          </w:tcPr>
          <w:p w14:paraId="05E6352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6B9246ED"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r>
      <w:tr w:rsidR="00331CD6" w:rsidRPr="00F733A3" w14:paraId="6DBCEF00"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58621923" w14:textId="77777777" w:rsidR="00331CD6" w:rsidRPr="00F733A3" w:rsidRDefault="00331CD6" w:rsidP="004B2732">
            <w:pPr>
              <w:jc w:val="center"/>
              <w:rPr>
                <w:rFonts w:cs="B Lotus"/>
                <w:sz w:val="24"/>
                <w:szCs w:val="24"/>
              </w:rPr>
            </w:pPr>
            <w:r w:rsidRPr="00F733A3">
              <w:rPr>
                <w:rFonts w:cs="B Lotus" w:hint="cs"/>
                <w:sz w:val="24"/>
                <w:szCs w:val="24"/>
                <w:rtl/>
              </w:rPr>
              <w:t>7</w:t>
            </w:r>
          </w:p>
        </w:tc>
        <w:tc>
          <w:tcPr>
            <w:tcW w:w="2273" w:type="dxa"/>
            <w:noWrap/>
            <w:vAlign w:val="center"/>
            <w:hideMark/>
          </w:tcPr>
          <w:p w14:paraId="466B2D7B"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ThrDmgTypCod</w:t>
            </w:r>
          </w:p>
        </w:tc>
        <w:tc>
          <w:tcPr>
            <w:tcW w:w="1584" w:type="dxa"/>
            <w:noWrap/>
            <w:vAlign w:val="center"/>
            <w:hideMark/>
          </w:tcPr>
          <w:p w14:paraId="18BC9264"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smallint</w:t>
            </w:r>
          </w:p>
        </w:tc>
        <w:tc>
          <w:tcPr>
            <w:tcW w:w="691" w:type="dxa"/>
            <w:noWrap/>
            <w:vAlign w:val="center"/>
            <w:hideMark/>
          </w:tcPr>
          <w:p w14:paraId="1548BD7A"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2299BF2C" w14:textId="77777777" w:rsidR="00331CD6" w:rsidRPr="00F733A3" w:rsidRDefault="007C4CE3" w:rsidP="007C4CE3">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 xml:space="preserve">کد انواع </w:t>
            </w:r>
            <w:r w:rsidR="00331CD6" w:rsidRPr="00F733A3">
              <w:rPr>
                <w:rFonts w:cs="B Lotus" w:hint="cs"/>
                <w:rtl/>
              </w:rPr>
              <w:t>صدمه</w:t>
            </w:r>
          </w:p>
        </w:tc>
        <w:tc>
          <w:tcPr>
            <w:tcW w:w="1679" w:type="dxa"/>
            <w:noWrap/>
            <w:vAlign w:val="center"/>
            <w:hideMark/>
          </w:tcPr>
          <w:p w14:paraId="7F47CA41" w14:textId="77777777" w:rsidR="007C4CE3" w:rsidRPr="00F733A3" w:rsidRDefault="00331CD6" w:rsidP="007C4CE3">
            <w:pPr>
              <w:pStyle w:val="Heading2"/>
              <w:outlineLvl w:val="1"/>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ascii="Cambria" w:hAnsi="Cambria" w:cs="Cambria" w:hint="cs"/>
                <w:sz w:val="22"/>
                <w:szCs w:val="22"/>
                <w:rtl/>
              </w:rPr>
              <w:t> </w:t>
            </w:r>
            <w:bookmarkStart w:id="82" w:name="_Toc38109508"/>
            <w:r w:rsidR="007C4CE3" w:rsidRPr="00F733A3">
              <w:rPr>
                <w:rFonts w:cs="B Lotus" w:hint="cs"/>
                <w:sz w:val="22"/>
                <w:szCs w:val="22"/>
                <w:rtl/>
              </w:rPr>
              <w:t>جدول کد نوع صدمه : (</w:t>
            </w:r>
            <w:r w:rsidR="007C4CE3" w:rsidRPr="00F733A3">
              <w:rPr>
                <w:rFonts w:cs="B Lotus" w:hint="cs"/>
                <w:sz w:val="18"/>
                <w:szCs w:val="18"/>
              </w:rPr>
              <w:t>ThrDmgTypCod</w:t>
            </w:r>
            <w:r w:rsidR="007C4CE3" w:rsidRPr="00F733A3">
              <w:rPr>
                <w:rFonts w:cs="B Lotus" w:hint="cs"/>
                <w:sz w:val="22"/>
                <w:szCs w:val="22"/>
                <w:rtl/>
              </w:rPr>
              <w:t>)</w:t>
            </w:r>
            <w:bookmarkEnd w:id="82"/>
          </w:p>
          <w:p w14:paraId="00272690"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Tahoma"/>
              </w:rPr>
            </w:pPr>
          </w:p>
        </w:tc>
        <w:tc>
          <w:tcPr>
            <w:tcW w:w="1143" w:type="dxa"/>
            <w:noWrap/>
            <w:vAlign w:val="center"/>
            <w:hideMark/>
          </w:tcPr>
          <w:p w14:paraId="78FF1B08"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112CBB47" w14:textId="77777777" w:rsidTr="00AD2348">
        <w:trPr>
          <w:cantSplit/>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0429CD36" w14:textId="77777777" w:rsidR="00331CD6" w:rsidRPr="00F733A3" w:rsidRDefault="00331CD6" w:rsidP="004B2732">
            <w:pPr>
              <w:jc w:val="center"/>
              <w:rPr>
                <w:rFonts w:cs="B Lotus"/>
                <w:sz w:val="24"/>
                <w:szCs w:val="24"/>
              </w:rPr>
            </w:pPr>
            <w:r w:rsidRPr="00F733A3">
              <w:rPr>
                <w:rFonts w:cs="B Lotus" w:hint="cs"/>
                <w:sz w:val="24"/>
                <w:szCs w:val="24"/>
                <w:rtl/>
              </w:rPr>
              <w:lastRenderedPageBreak/>
              <w:t>8</w:t>
            </w:r>
          </w:p>
        </w:tc>
        <w:tc>
          <w:tcPr>
            <w:tcW w:w="2273" w:type="dxa"/>
            <w:noWrap/>
            <w:vAlign w:val="center"/>
            <w:hideMark/>
          </w:tcPr>
          <w:p w14:paraId="52B24DFC"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FNam</w:t>
            </w:r>
          </w:p>
        </w:tc>
        <w:tc>
          <w:tcPr>
            <w:tcW w:w="1584" w:type="dxa"/>
            <w:noWrap/>
            <w:vAlign w:val="center"/>
            <w:hideMark/>
          </w:tcPr>
          <w:p w14:paraId="1D668D52"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nvarchar(50</w:t>
            </w:r>
            <w:r w:rsidRPr="00F733A3">
              <w:rPr>
                <w:rFonts w:cs="B Lotus" w:hint="cs"/>
                <w:rtl/>
              </w:rPr>
              <w:t>)</w:t>
            </w:r>
          </w:p>
        </w:tc>
        <w:tc>
          <w:tcPr>
            <w:tcW w:w="691" w:type="dxa"/>
            <w:noWrap/>
            <w:vAlign w:val="center"/>
            <w:hideMark/>
          </w:tcPr>
          <w:p w14:paraId="0248554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2BFCAAD6"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b/>
                <w:bCs/>
              </w:rPr>
            </w:pPr>
            <w:r w:rsidRPr="00F733A3">
              <w:rPr>
                <w:rFonts w:cs="B Lotus" w:hint="cs"/>
                <w:rtl/>
              </w:rPr>
              <w:t xml:space="preserve"> </w:t>
            </w:r>
            <w:r w:rsidRPr="00F733A3">
              <w:rPr>
                <w:rFonts w:cs="B Lotus" w:hint="cs"/>
                <w:b/>
                <w:bCs/>
                <w:rtl/>
              </w:rPr>
              <w:t>نام زيان ديده حادثه(طبق مندرجات پرونده خسارت - دررشته شخص ثالث)،توضیح اینکه : در مورد نوع زیان دیده خودرو، نام راننده قید شود در زیان دیده جانی نام فرد و در سایر موارد خالی درج شود</w:t>
            </w:r>
          </w:p>
        </w:tc>
        <w:tc>
          <w:tcPr>
            <w:tcW w:w="1679" w:type="dxa"/>
            <w:noWrap/>
            <w:vAlign w:val="center"/>
            <w:hideMark/>
          </w:tcPr>
          <w:p w14:paraId="17329B0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0B7135E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2CEE4590"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7C1951A8" w14:textId="77777777" w:rsidR="00331CD6" w:rsidRPr="00F733A3" w:rsidRDefault="00331CD6" w:rsidP="004B2732">
            <w:pPr>
              <w:jc w:val="center"/>
              <w:rPr>
                <w:rFonts w:cs="B Lotus"/>
                <w:sz w:val="24"/>
                <w:szCs w:val="24"/>
              </w:rPr>
            </w:pPr>
            <w:r w:rsidRPr="00F733A3">
              <w:rPr>
                <w:rFonts w:cs="B Lotus" w:hint="cs"/>
                <w:sz w:val="24"/>
                <w:szCs w:val="24"/>
                <w:rtl/>
              </w:rPr>
              <w:t>9</w:t>
            </w:r>
          </w:p>
        </w:tc>
        <w:tc>
          <w:tcPr>
            <w:tcW w:w="2273" w:type="dxa"/>
            <w:noWrap/>
            <w:vAlign w:val="center"/>
            <w:hideMark/>
          </w:tcPr>
          <w:p w14:paraId="725E8314"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LNam</w:t>
            </w:r>
          </w:p>
        </w:tc>
        <w:tc>
          <w:tcPr>
            <w:tcW w:w="1584" w:type="dxa"/>
            <w:noWrap/>
            <w:vAlign w:val="center"/>
            <w:hideMark/>
          </w:tcPr>
          <w:p w14:paraId="2ED78995"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nvarchar(50</w:t>
            </w:r>
            <w:r w:rsidRPr="00F733A3">
              <w:rPr>
                <w:rFonts w:cs="B Lotus" w:hint="cs"/>
                <w:rtl/>
              </w:rPr>
              <w:t>)</w:t>
            </w:r>
          </w:p>
        </w:tc>
        <w:tc>
          <w:tcPr>
            <w:tcW w:w="691" w:type="dxa"/>
            <w:noWrap/>
            <w:vAlign w:val="center"/>
            <w:hideMark/>
          </w:tcPr>
          <w:p w14:paraId="1DC5E196"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4B6C03C5"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 xml:space="preserve"> نام خانوادگی زيان ديده حادثه(طبق مندرجات پرونده خسارت - دررشته شخص ثالث)،توضیح اینکه : در مورد نوع زیان دیده خودرو، نام خانوادگی راننده قید شود در زیان دیده جانی نام خانوادگی فرد و در سایر موارد خالی درج شود</w:t>
            </w:r>
          </w:p>
        </w:tc>
        <w:tc>
          <w:tcPr>
            <w:tcW w:w="1679" w:type="dxa"/>
            <w:noWrap/>
            <w:vAlign w:val="center"/>
            <w:hideMark/>
          </w:tcPr>
          <w:p w14:paraId="09D972F6"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761C0B66"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37CF4222"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4BEF6261" w14:textId="77777777" w:rsidR="00331CD6" w:rsidRPr="00F733A3" w:rsidRDefault="00331CD6" w:rsidP="004B2732">
            <w:pPr>
              <w:jc w:val="center"/>
              <w:rPr>
                <w:rFonts w:cs="B Lotus"/>
                <w:sz w:val="24"/>
                <w:szCs w:val="24"/>
              </w:rPr>
            </w:pPr>
            <w:r w:rsidRPr="00F733A3">
              <w:rPr>
                <w:rFonts w:cs="B Lotus" w:hint="cs"/>
                <w:sz w:val="24"/>
                <w:szCs w:val="24"/>
                <w:rtl/>
              </w:rPr>
              <w:t>10</w:t>
            </w:r>
          </w:p>
        </w:tc>
        <w:tc>
          <w:tcPr>
            <w:tcW w:w="2273" w:type="dxa"/>
            <w:noWrap/>
            <w:vAlign w:val="center"/>
            <w:hideMark/>
          </w:tcPr>
          <w:p w14:paraId="399DFE80"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FthNam</w:t>
            </w:r>
          </w:p>
        </w:tc>
        <w:tc>
          <w:tcPr>
            <w:tcW w:w="1584" w:type="dxa"/>
            <w:noWrap/>
            <w:vAlign w:val="center"/>
            <w:hideMark/>
          </w:tcPr>
          <w:p w14:paraId="7D39577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nvarchar(150</w:t>
            </w:r>
            <w:r w:rsidRPr="00F733A3">
              <w:rPr>
                <w:rFonts w:cs="B Lotus" w:hint="cs"/>
                <w:rtl/>
              </w:rPr>
              <w:t>)</w:t>
            </w:r>
          </w:p>
        </w:tc>
        <w:tc>
          <w:tcPr>
            <w:tcW w:w="691" w:type="dxa"/>
            <w:noWrap/>
            <w:vAlign w:val="center"/>
            <w:hideMark/>
          </w:tcPr>
          <w:p w14:paraId="1BDDE18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2A20C0D8"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 xml:space="preserve"> نام پدرزيان ديده حادثه(طبق مندرجات پرونده خسارت - دررشته شخص ثالث)،توضیح اینکه : در مورد نوع زیان دیده خودرو، نام </w:t>
            </w:r>
            <w:r w:rsidRPr="00F733A3">
              <w:rPr>
                <w:rFonts w:cs="B Lotus" w:hint="cs"/>
                <w:rtl/>
              </w:rPr>
              <w:lastRenderedPageBreak/>
              <w:t>پدرراننده قید شود در زیان دیده جانی نام پدرفرد و در سایر موارد خالی درج شود</w:t>
            </w:r>
          </w:p>
        </w:tc>
        <w:tc>
          <w:tcPr>
            <w:tcW w:w="1679" w:type="dxa"/>
            <w:noWrap/>
            <w:vAlign w:val="center"/>
            <w:hideMark/>
          </w:tcPr>
          <w:p w14:paraId="4592F409"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lastRenderedPageBreak/>
              <w:t> </w:t>
            </w:r>
          </w:p>
        </w:tc>
        <w:tc>
          <w:tcPr>
            <w:tcW w:w="1143" w:type="dxa"/>
            <w:noWrap/>
            <w:vAlign w:val="center"/>
            <w:hideMark/>
          </w:tcPr>
          <w:p w14:paraId="31A8E7BE"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035DC449"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2528F196" w14:textId="77777777" w:rsidR="00331CD6" w:rsidRPr="00F733A3" w:rsidRDefault="00331CD6" w:rsidP="004B2732">
            <w:pPr>
              <w:jc w:val="center"/>
              <w:rPr>
                <w:rFonts w:cs="B Lotus"/>
                <w:sz w:val="24"/>
                <w:szCs w:val="24"/>
              </w:rPr>
            </w:pPr>
            <w:r w:rsidRPr="00F733A3">
              <w:rPr>
                <w:rFonts w:cs="B Lotus" w:hint="cs"/>
                <w:sz w:val="24"/>
                <w:szCs w:val="24"/>
                <w:rtl/>
              </w:rPr>
              <w:t>11</w:t>
            </w:r>
          </w:p>
        </w:tc>
        <w:tc>
          <w:tcPr>
            <w:tcW w:w="2273" w:type="dxa"/>
            <w:noWrap/>
            <w:vAlign w:val="center"/>
            <w:hideMark/>
          </w:tcPr>
          <w:p w14:paraId="2EC8DC2A"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IdNum</w:t>
            </w:r>
          </w:p>
        </w:tc>
        <w:tc>
          <w:tcPr>
            <w:tcW w:w="1584" w:type="dxa"/>
            <w:noWrap/>
            <w:vAlign w:val="center"/>
            <w:hideMark/>
          </w:tcPr>
          <w:p w14:paraId="6AB2F479"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nvarchar(20</w:t>
            </w:r>
            <w:r w:rsidRPr="00F733A3">
              <w:rPr>
                <w:rFonts w:cs="B Lotus" w:hint="cs"/>
                <w:rtl/>
              </w:rPr>
              <w:t>)</w:t>
            </w:r>
          </w:p>
        </w:tc>
        <w:tc>
          <w:tcPr>
            <w:tcW w:w="691" w:type="dxa"/>
            <w:noWrap/>
            <w:vAlign w:val="center"/>
            <w:hideMark/>
          </w:tcPr>
          <w:p w14:paraId="6E59AF27"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01A16C46"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شماره شناسنامه زيان ديده حادثه(طبق مندرجات پرونده خسارت - دررشته شخص ثالث)،توضیح اینکه : در مورد نوع زیان دیده خودرو، شماره شناسنامه راننده قید شود در زیان دیده جانی شماره شناسنامه  فرد و در سایر موارد خالی درج شود</w:t>
            </w:r>
          </w:p>
        </w:tc>
        <w:tc>
          <w:tcPr>
            <w:tcW w:w="1679" w:type="dxa"/>
            <w:noWrap/>
            <w:vAlign w:val="center"/>
            <w:hideMark/>
          </w:tcPr>
          <w:p w14:paraId="28C36BB5"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6C07D405"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5E475523"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3F3FD526" w14:textId="77777777" w:rsidR="00331CD6" w:rsidRPr="00F733A3" w:rsidRDefault="00331CD6" w:rsidP="004B2732">
            <w:pPr>
              <w:jc w:val="center"/>
              <w:rPr>
                <w:rFonts w:cs="B Lotus"/>
                <w:sz w:val="24"/>
                <w:szCs w:val="24"/>
              </w:rPr>
            </w:pPr>
            <w:r w:rsidRPr="00F733A3">
              <w:rPr>
                <w:rFonts w:cs="B Lotus" w:hint="cs"/>
                <w:sz w:val="24"/>
                <w:szCs w:val="24"/>
                <w:rtl/>
              </w:rPr>
              <w:t>12</w:t>
            </w:r>
          </w:p>
        </w:tc>
        <w:tc>
          <w:tcPr>
            <w:tcW w:w="2273" w:type="dxa"/>
            <w:noWrap/>
            <w:vAlign w:val="center"/>
            <w:hideMark/>
          </w:tcPr>
          <w:p w14:paraId="0EE0E83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NtnId</w:t>
            </w:r>
          </w:p>
        </w:tc>
        <w:tc>
          <w:tcPr>
            <w:tcW w:w="1584" w:type="dxa"/>
            <w:noWrap/>
            <w:vAlign w:val="center"/>
            <w:hideMark/>
          </w:tcPr>
          <w:p w14:paraId="6539AF3E"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nvarchar(10</w:t>
            </w:r>
            <w:r w:rsidRPr="00F733A3">
              <w:rPr>
                <w:rFonts w:cs="B Lotus" w:hint="cs"/>
                <w:rtl/>
              </w:rPr>
              <w:t>)</w:t>
            </w:r>
          </w:p>
        </w:tc>
        <w:tc>
          <w:tcPr>
            <w:tcW w:w="691" w:type="dxa"/>
            <w:noWrap/>
            <w:vAlign w:val="center"/>
            <w:hideMark/>
          </w:tcPr>
          <w:p w14:paraId="7104C3DF"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5EDB46DC" w14:textId="152DCBE4" w:rsidR="00331CD6" w:rsidRPr="00F733A3" w:rsidRDefault="000350D9" w:rsidP="000350D9">
            <w:pPr>
              <w:jc w:val="both"/>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شماره</w:t>
            </w:r>
            <w:r w:rsidR="00331CD6" w:rsidRPr="00F733A3">
              <w:rPr>
                <w:rFonts w:cs="B Lotus" w:hint="cs"/>
                <w:rtl/>
              </w:rPr>
              <w:t xml:space="preserve"> ملی زيان ديده حادثه(طبق مندرجات پرونده خسارت - دررشته شخص ثالث)،توضیح اینکه : در مورد نوع زیان دیده خودرو، شماره ملی  راننده قید شود در زیان دیده جانی شماره ملی   فرد و در سایر موارد خالی درج شود</w:t>
            </w:r>
          </w:p>
        </w:tc>
        <w:tc>
          <w:tcPr>
            <w:tcW w:w="1679" w:type="dxa"/>
            <w:noWrap/>
            <w:vAlign w:val="center"/>
            <w:hideMark/>
          </w:tcPr>
          <w:p w14:paraId="1D3A41B6"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5EF7AA26"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58D0D5F0"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7199F7AE" w14:textId="77777777" w:rsidR="00331CD6" w:rsidRPr="00F733A3" w:rsidRDefault="00331CD6" w:rsidP="004B2732">
            <w:pPr>
              <w:jc w:val="center"/>
              <w:rPr>
                <w:rFonts w:cs="B Lotus"/>
                <w:sz w:val="24"/>
                <w:szCs w:val="24"/>
              </w:rPr>
            </w:pPr>
            <w:r w:rsidRPr="00F733A3">
              <w:rPr>
                <w:rFonts w:cs="B Lotus" w:hint="cs"/>
                <w:sz w:val="24"/>
                <w:szCs w:val="24"/>
                <w:rtl/>
              </w:rPr>
              <w:t>13</w:t>
            </w:r>
          </w:p>
        </w:tc>
        <w:tc>
          <w:tcPr>
            <w:tcW w:w="2273" w:type="dxa"/>
            <w:noWrap/>
            <w:vAlign w:val="center"/>
            <w:hideMark/>
          </w:tcPr>
          <w:p w14:paraId="3ABFB17E"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IsMale</w:t>
            </w:r>
          </w:p>
        </w:tc>
        <w:tc>
          <w:tcPr>
            <w:tcW w:w="1584" w:type="dxa"/>
            <w:noWrap/>
            <w:vAlign w:val="center"/>
            <w:hideMark/>
          </w:tcPr>
          <w:p w14:paraId="6708FC2C"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bit</w:t>
            </w:r>
          </w:p>
        </w:tc>
        <w:tc>
          <w:tcPr>
            <w:tcW w:w="691" w:type="dxa"/>
            <w:noWrap/>
            <w:vAlign w:val="center"/>
            <w:hideMark/>
          </w:tcPr>
          <w:p w14:paraId="5EBF162C"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hideMark/>
          </w:tcPr>
          <w:p w14:paraId="63C28F4B" w14:textId="77777777" w:rsidR="00331CD6" w:rsidRPr="00F733A3" w:rsidRDefault="00331CD6" w:rsidP="005E454F">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F733A3">
              <w:rPr>
                <w:rFonts w:ascii="Arial" w:eastAsia="Times New Roman" w:hAnsi="Arial" w:cs="B Lotus" w:hint="cs"/>
                <w:rtl/>
              </w:rPr>
              <w:t>آیا مرد است؟=1</w:t>
            </w:r>
          </w:p>
          <w:p w14:paraId="3A000D02" w14:textId="77777777" w:rsidR="00331CD6" w:rsidRPr="00F733A3" w:rsidRDefault="00331CD6" w:rsidP="005E454F">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 زن =0</w:t>
            </w:r>
          </w:p>
        </w:tc>
        <w:tc>
          <w:tcPr>
            <w:tcW w:w="1679" w:type="dxa"/>
            <w:noWrap/>
            <w:vAlign w:val="center"/>
            <w:hideMark/>
          </w:tcPr>
          <w:p w14:paraId="2EFFDA9F"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2872D7E3"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 xml:space="preserve">کلیه شاخصهای </w:t>
            </w:r>
            <w:r w:rsidRPr="00F733A3">
              <w:rPr>
                <w:rFonts w:cs="B Lotus" w:hint="cs"/>
                <w:rtl/>
              </w:rPr>
              <w:lastRenderedPageBreak/>
              <w:t>مرتبط با زیاندیده</w:t>
            </w:r>
          </w:p>
        </w:tc>
      </w:tr>
      <w:tr w:rsidR="00331CD6" w:rsidRPr="00F733A3" w14:paraId="4EA7ADE7"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5EAC340C" w14:textId="77777777" w:rsidR="00331CD6" w:rsidRPr="00F733A3" w:rsidRDefault="00331CD6" w:rsidP="004B2732">
            <w:pPr>
              <w:jc w:val="center"/>
              <w:rPr>
                <w:rFonts w:cs="B Lotus"/>
                <w:sz w:val="24"/>
                <w:szCs w:val="24"/>
              </w:rPr>
            </w:pPr>
            <w:r w:rsidRPr="00F733A3">
              <w:rPr>
                <w:rFonts w:cs="B Lotus" w:hint="cs"/>
                <w:sz w:val="24"/>
                <w:szCs w:val="24"/>
                <w:rtl/>
              </w:rPr>
              <w:lastRenderedPageBreak/>
              <w:t>14</w:t>
            </w:r>
          </w:p>
        </w:tc>
        <w:tc>
          <w:tcPr>
            <w:tcW w:w="2273" w:type="dxa"/>
            <w:noWrap/>
            <w:vAlign w:val="center"/>
            <w:hideMark/>
          </w:tcPr>
          <w:p w14:paraId="0F55A4B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Adrs</w:t>
            </w:r>
          </w:p>
        </w:tc>
        <w:tc>
          <w:tcPr>
            <w:tcW w:w="1584" w:type="dxa"/>
            <w:noWrap/>
            <w:vAlign w:val="center"/>
            <w:hideMark/>
          </w:tcPr>
          <w:p w14:paraId="639D2A6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nvarchar(MAX</w:t>
            </w:r>
            <w:r w:rsidRPr="00F733A3">
              <w:rPr>
                <w:rFonts w:cs="B Lotus" w:hint="cs"/>
                <w:rtl/>
              </w:rPr>
              <w:t>)</w:t>
            </w:r>
          </w:p>
        </w:tc>
        <w:tc>
          <w:tcPr>
            <w:tcW w:w="691" w:type="dxa"/>
            <w:noWrap/>
            <w:vAlign w:val="center"/>
            <w:hideMark/>
          </w:tcPr>
          <w:p w14:paraId="1F712337"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5260AE60"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 xml:space="preserve">آدرس زیاندیده </w:t>
            </w:r>
          </w:p>
        </w:tc>
        <w:tc>
          <w:tcPr>
            <w:tcW w:w="1679" w:type="dxa"/>
            <w:noWrap/>
            <w:vAlign w:val="center"/>
            <w:hideMark/>
          </w:tcPr>
          <w:p w14:paraId="620E77F5"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601CDF19"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7472B39A"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11C75F5F" w14:textId="77777777" w:rsidR="00331CD6" w:rsidRPr="00F733A3" w:rsidRDefault="00331CD6" w:rsidP="004B2732">
            <w:pPr>
              <w:jc w:val="center"/>
              <w:rPr>
                <w:rFonts w:cs="B Lotus"/>
                <w:sz w:val="24"/>
                <w:szCs w:val="24"/>
              </w:rPr>
            </w:pPr>
            <w:r w:rsidRPr="00F733A3">
              <w:rPr>
                <w:rFonts w:cs="B Lotus" w:hint="cs"/>
                <w:sz w:val="24"/>
                <w:szCs w:val="24"/>
                <w:rtl/>
              </w:rPr>
              <w:t>15</w:t>
            </w:r>
          </w:p>
        </w:tc>
        <w:tc>
          <w:tcPr>
            <w:tcW w:w="2273" w:type="dxa"/>
            <w:noWrap/>
            <w:vAlign w:val="center"/>
            <w:hideMark/>
          </w:tcPr>
          <w:p w14:paraId="28A27AEE"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Tel</w:t>
            </w:r>
          </w:p>
        </w:tc>
        <w:tc>
          <w:tcPr>
            <w:tcW w:w="1584" w:type="dxa"/>
            <w:noWrap/>
            <w:vAlign w:val="center"/>
            <w:hideMark/>
          </w:tcPr>
          <w:p w14:paraId="7C52D7DF"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nvarchar(30</w:t>
            </w:r>
            <w:r w:rsidRPr="00F733A3">
              <w:rPr>
                <w:rFonts w:cs="B Lotus" w:hint="cs"/>
                <w:rtl/>
              </w:rPr>
              <w:t>)</w:t>
            </w:r>
          </w:p>
        </w:tc>
        <w:tc>
          <w:tcPr>
            <w:tcW w:w="691" w:type="dxa"/>
            <w:noWrap/>
            <w:vAlign w:val="center"/>
            <w:hideMark/>
          </w:tcPr>
          <w:p w14:paraId="113076EF"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0B4F581D" w14:textId="77777777" w:rsidR="00331CD6" w:rsidRPr="00F733A3" w:rsidRDefault="00331CD6" w:rsidP="0094421A">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 xml:space="preserve">شماره تلفن زیاندیده </w:t>
            </w:r>
          </w:p>
        </w:tc>
        <w:tc>
          <w:tcPr>
            <w:tcW w:w="1679" w:type="dxa"/>
            <w:noWrap/>
            <w:vAlign w:val="center"/>
            <w:hideMark/>
          </w:tcPr>
          <w:p w14:paraId="7DF4073B"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15C65334"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2953BC68"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6F61003F" w14:textId="77777777" w:rsidR="00331CD6" w:rsidRPr="00F733A3" w:rsidRDefault="00331CD6" w:rsidP="004B2732">
            <w:pPr>
              <w:jc w:val="center"/>
              <w:rPr>
                <w:rFonts w:cs="B Lotus"/>
                <w:sz w:val="24"/>
                <w:szCs w:val="24"/>
              </w:rPr>
            </w:pPr>
            <w:r w:rsidRPr="00F733A3">
              <w:rPr>
                <w:rFonts w:cs="B Lotus" w:hint="cs"/>
                <w:sz w:val="24"/>
                <w:szCs w:val="24"/>
                <w:rtl/>
              </w:rPr>
              <w:t>16</w:t>
            </w:r>
          </w:p>
        </w:tc>
        <w:tc>
          <w:tcPr>
            <w:tcW w:w="2273" w:type="dxa"/>
            <w:noWrap/>
            <w:vAlign w:val="center"/>
            <w:hideMark/>
          </w:tcPr>
          <w:p w14:paraId="775360E7"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BrthDte</w:t>
            </w:r>
          </w:p>
        </w:tc>
        <w:tc>
          <w:tcPr>
            <w:tcW w:w="1584" w:type="dxa"/>
            <w:noWrap/>
            <w:vAlign w:val="center"/>
            <w:hideMark/>
          </w:tcPr>
          <w:p w14:paraId="54B96D09"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varchar(10</w:t>
            </w:r>
            <w:r w:rsidRPr="00F733A3">
              <w:rPr>
                <w:rFonts w:cs="B Lotus" w:hint="cs"/>
                <w:rtl/>
              </w:rPr>
              <w:t>)</w:t>
            </w:r>
          </w:p>
        </w:tc>
        <w:tc>
          <w:tcPr>
            <w:tcW w:w="691" w:type="dxa"/>
            <w:noWrap/>
            <w:vAlign w:val="center"/>
            <w:hideMark/>
          </w:tcPr>
          <w:p w14:paraId="6898DA7E"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4B030703"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تاریخ تولد زیاندیده</w:t>
            </w:r>
            <w:r w:rsidRPr="00F733A3">
              <w:rPr>
                <w:rFonts w:ascii="Arial" w:eastAsia="Times New Roman" w:hAnsi="Arial" w:cs="B Lotus" w:hint="cs"/>
                <w:rtl/>
              </w:rPr>
              <w:t xml:space="preserve"> به شمسی</w:t>
            </w:r>
          </w:p>
        </w:tc>
        <w:tc>
          <w:tcPr>
            <w:tcW w:w="1679" w:type="dxa"/>
            <w:noWrap/>
            <w:vAlign w:val="center"/>
            <w:hideMark/>
          </w:tcPr>
          <w:p w14:paraId="4E30E5DD"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44EF3F14"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2193808B"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0C6FA8F7" w14:textId="77777777" w:rsidR="00331CD6" w:rsidRPr="00F733A3" w:rsidRDefault="00331CD6" w:rsidP="004B2732">
            <w:pPr>
              <w:jc w:val="center"/>
              <w:rPr>
                <w:rFonts w:cs="B Lotus"/>
                <w:sz w:val="24"/>
                <w:szCs w:val="24"/>
              </w:rPr>
            </w:pPr>
            <w:r w:rsidRPr="00F733A3">
              <w:rPr>
                <w:rFonts w:cs="B Lotus" w:hint="cs"/>
                <w:sz w:val="24"/>
                <w:szCs w:val="24"/>
                <w:rtl/>
              </w:rPr>
              <w:t>17</w:t>
            </w:r>
          </w:p>
        </w:tc>
        <w:tc>
          <w:tcPr>
            <w:tcW w:w="2273" w:type="dxa"/>
            <w:noWrap/>
            <w:vAlign w:val="center"/>
            <w:hideMark/>
          </w:tcPr>
          <w:p w14:paraId="32B1D4A3"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ZipCod</w:t>
            </w:r>
          </w:p>
        </w:tc>
        <w:tc>
          <w:tcPr>
            <w:tcW w:w="1584" w:type="dxa"/>
            <w:noWrap/>
            <w:vAlign w:val="center"/>
            <w:hideMark/>
          </w:tcPr>
          <w:p w14:paraId="6B3740F0"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nvarchar(10</w:t>
            </w:r>
            <w:r w:rsidRPr="00F733A3">
              <w:rPr>
                <w:rFonts w:cs="B Lotus" w:hint="cs"/>
                <w:rtl/>
              </w:rPr>
              <w:t>)</w:t>
            </w:r>
          </w:p>
        </w:tc>
        <w:tc>
          <w:tcPr>
            <w:tcW w:w="691" w:type="dxa"/>
            <w:noWrap/>
            <w:vAlign w:val="center"/>
            <w:hideMark/>
          </w:tcPr>
          <w:p w14:paraId="41C31B38"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74F7F9B3"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کد پستی زیاندیده</w:t>
            </w:r>
          </w:p>
        </w:tc>
        <w:tc>
          <w:tcPr>
            <w:tcW w:w="1679" w:type="dxa"/>
            <w:noWrap/>
            <w:vAlign w:val="center"/>
            <w:hideMark/>
          </w:tcPr>
          <w:p w14:paraId="6833375E"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0FE00E5B"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1FB954E7"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32B712EA" w14:textId="77777777" w:rsidR="00331CD6" w:rsidRPr="00F733A3" w:rsidRDefault="00331CD6" w:rsidP="004B2732">
            <w:pPr>
              <w:jc w:val="center"/>
              <w:rPr>
                <w:rFonts w:cs="B Lotus"/>
                <w:sz w:val="24"/>
                <w:szCs w:val="24"/>
              </w:rPr>
            </w:pPr>
            <w:r w:rsidRPr="00F733A3">
              <w:rPr>
                <w:rFonts w:cs="B Lotus" w:hint="cs"/>
                <w:sz w:val="24"/>
                <w:szCs w:val="24"/>
                <w:rtl/>
              </w:rPr>
              <w:t>18</w:t>
            </w:r>
          </w:p>
        </w:tc>
        <w:tc>
          <w:tcPr>
            <w:tcW w:w="2273" w:type="dxa"/>
            <w:noWrap/>
            <w:vAlign w:val="center"/>
            <w:hideMark/>
          </w:tcPr>
          <w:p w14:paraId="345D5A40"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DieDte</w:t>
            </w:r>
          </w:p>
        </w:tc>
        <w:tc>
          <w:tcPr>
            <w:tcW w:w="1584" w:type="dxa"/>
            <w:noWrap/>
            <w:vAlign w:val="center"/>
            <w:hideMark/>
          </w:tcPr>
          <w:p w14:paraId="7C5C0869"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date</w:t>
            </w:r>
          </w:p>
        </w:tc>
        <w:tc>
          <w:tcPr>
            <w:tcW w:w="691" w:type="dxa"/>
            <w:noWrap/>
            <w:vAlign w:val="center"/>
            <w:hideMark/>
          </w:tcPr>
          <w:p w14:paraId="71BBA91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4751D402" w14:textId="77777777" w:rsidR="00331CD6" w:rsidRPr="00F733A3" w:rsidRDefault="00331CD6" w:rsidP="009F1510">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تاریخ فوت زیاندیده جانی (شمسی)</w:t>
            </w:r>
          </w:p>
        </w:tc>
        <w:tc>
          <w:tcPr>
            <w:tcW w:w="1679" w:type="dxa"/>
            <w:noWrap/>
            <w:vAlign w:val="center"/>
            <w:hideMark/>
          </w:tcPr>
          <w:p w14:paraId="293F1AAF"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74EF69C3"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0536324E"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23FAED86" w14:textId="77777777" w:rsidR="00331CD6" w:rsidRPr="00F733A3" w:rsidRDefault="00331CD6" w:rsidP="004B2732">
            <w:pPr>
              <w:jc w:val="center"/>
              <w:rPr>
                <w:rFonts w:cs="B Lotus"/>
                <w:sz w:val="24"/>
                <w:szCs w:val="24"/>
              </w:rPr>
            </w:pPr>
            <w:r w:rsidRPr="00F733A3">
              <w:rPr>
                <w:rFonts w:cs="B Lotus" w:hint="cs"/>
                <w:sz w:val="24"/>
                <w:szCs w:val="24"/>
                <w:rtl/>
              </w:rPr>
              <w:t>19</w:t>
            </w:r>
          </w:p>
        </w:tc>
        <w:tc>
          <w:tcPr>
            <w:tcW w:w="2273" w:type="dxa"/>
            <w:noWrap/>
            <w:vAlign w:val="center"/>
            <w:hideMark/>
          </w:tcPr>
          <w:p w14:paraId="6C76EBB8"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LosTypDscr</w:t>
            </w:r>
          </w:p>
        </w:tc>
        <w:tc>
          <w:tcPr>
            <w:tcW w:w="1584" w:type="dxa"/>
            <w:noWrap/>
            <w:vAlign w:val="center"/>
            <w:hideMark/>
          </w:tcPr>
          <w:p w14:paraId="293DDAF8"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nvarchar(4000</w:t>
            </w:r>
            <w:r w:rsidRPr="00F733A3">
              <w:rPr>
                <w:rFonts w:cs="B Lotus" w:hint="cs"/>
                <w:rtl/>
              </w:rPr>
              <w:t>)</w:t>
            </w:r>
          </w:p>
        </w:tc>
        <w:tc>
          <w:tcPr>
            <w:tcW w:w="691" w:type="dxa"/>
            <w:noWrap/>
            <w:vAlign w:val="center"/>
            <w:hideMark/>
          </w:tcPr>
          <w:p w14:paraId="45062FF0" w14:textId="69D9072A" w:rsidR="00331CD6" w:rsidRPr="00F733A3" w:rsidRDefault="00BD472A" w:rsidP="004B2732">
            <w:pPr>
              <w:cnfStyle w:val="000000100000" w:firstRow="0" w:lastRow="0" w:firstColumn="0" w:lastColumn="0" w:oddVBand="0" w:evenVBand="0" w:oddHBand="1" w:evenHBand="0" w:firstRowFirstColumn="0" w:firstRowLastColumn="0" w:lastRowFirstColumn="0" w:lastRowLastColumn="0"/>
              <w:rPr>
                <w:rFonts w:cs="B Lotus"/>
              </w:rPr>
            </w:pPr>
            <w:r w:rsidRPr="00BD472A">
              <w:rPr>
                <w:rFonts w:cs="B Lotus"/>
                <w:color w:val="FF0000"/>
              </w:rPr>
              <w:t>NO</w:t>
            </w:r>
          </w:p>
        </w:tc>
        <w:tc>
          <w:tcPr>
            <w:tcW w:w="1597" w:type="dxa"/>
            <w:noWrap/>
            <w:vAlign w:val="center"/>
            <w:hideMark/>
          </w:tcPr>
          <w:p w14:paraId="1969EDD8"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شرح خسارت</w:t>
            </w:r>
          </w:p>
        </w:tc>
        <w:tc>
          <w:tcPr>
            <w:tcW w:w="1679" w:type="dxa"/>
            <w:noWrap/>
            <w:vAlign w:val="center"/>
            <w:hideMark/>
          </w:tcPr>
          <w:p w14:paraId="0FD64147"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2992F10C"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45B439ED"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0B347EC1" w14:textId="77777777" w:rsidR="00331CD6" w:rsidRPr="00F733A3" w:rsidRDefault="00331CD6" w:rsidP="004B2732">
            <w:pPr>
              <w:jc w:val="center"/>
              <w:rPr>
                <w:rFonts w:cs="B Lotus"/>
                <w:sz w:val="24"/>
                <w:szCs w:val="24"/>
              </w:rPr>
            </w:pPr>
            <w:r w:rsidRPr="00F733A3">
              <w:rPr>
                <w:rFonts w:cs="B Lotus" w:hint="cs"/>
                <w:sz w:val="24"/>
                <w:szCs w:val="24"/>
                <w:rtl/>
              </w:rPr>
              <w:t>20</w:t>
            </w:r>
          </w:p>
        </w:tc>
        <w:tc>
          <w:tcPr>
            <w:tcW w:w="2273" w:type="dxa"/>
            <w:noWrap/>
            <w:vAlign w:val="center"/>
            <w:hideMark/>
          </w:tcPr>
          <w:p w14:paraId="77EF703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AgrDte</w:t>
            </w:r>
          </w:p>
        </w:tc>
        <w:tc>
          <w:tcPr>
            <w:tcW w:w="1584" w:type="dxa"/>
            <w:noWrap/>
            <w:vAlign w:val="center"/>
            <w:hideMark/>
          </w:tcPr>
          <w:p w14:paraId="37B1512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varchar(10</w:t>
            </w:r>
            <w:r w:rsidRPr="00F733A3">
              <w:rPr>
                <w:rFonts w:cs="B Lotus" w:hint="cs"/>
                <w:rtl/>
              </w:rPr>
              <w:t>)</w:t>
            </w:r>
          </w:p>
        </w:tc>
        <w:tc>
          <w:tcPr>
            <w:tcW w:w="691" w:type="dxa"/>
            <w:noWrap/>
            <w:vAlign w:val="center"/>
            <w:hideMark/>
          </w:tcPr>
          <w:p w14:paraId="288387E9"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5901AC57"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تاریخ اخذ رضایت نامه استاندارد از زیان دیده</w:t>
            </w:r>
          </w:p>
        </w:tc>
        <w:tc>
          <w:tcPr>
            <w:tcW w:w="1679" w:type="dxa"/>
            <w:noWrap/>
            <w:vAlign w:val="center"/>
            <w:hideMark/>
          </w:tcPr>
          <w:p w14:paraId="303D7660"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40F30283"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1040034</w:t>
            </w:r>
          </w:p>
        </w:tc>
      </w:tr>
      <w:tr w:rsidR="00331CD6" w:rsidRPr="00F733A3" w14:paraId="6FCB1A6A"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2E1F06E0" w14:textId="77777777" w:rsidR="00331CD6" w:rsidRPr="00F733A3" w:rsidRDefault="00331CD6" w:rsidP="004B2732">
            <w:pPr>
              <w:jc w:val="center"/>
              <w:rPr>
                <w:rFonts w:cs="B Lotus"/>
                <w:sz w:val="24"/>
                <w:szCs w:val="24"/>
              </w:rPr>
            </w:pPr>
            <w:r w:rsidRPr="00F733A3">
              <w:rPr>
                <w:rFonts w:cs="B Lotus" w:hint="cs"/>
                <w:sz w:val="24"/>
                <w:szCs w:val="24"/>
                <w:rtl/>
              </w:rPr>
              <w:t>21</w:t>
            </w:r>
          </w:p>
        </w:tc>
        <w:tc>
          <w:tcPr>
            <w:tcW w:w="2273" w:type="dxa"/>
            <w:noWrap/>
            <w:vAlign w:val="center"/>
            <w:hideMark/>
          </w:tcPr>
          <w:p w14:paraId="775787AE"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VehPlcyCmpDocNo</w:t>
            </w:r>
          </w:p>
        </w:tc>
        <w:tc>
          <w:tcPr>
            <w:tcW w:w="1584" w:type="dxa"/>
            <w:noWrap/>
            <w:vAlign w:val="center"/>
            <w:hideMark/>
          </w:tcPr>
          <w:p w14:paraId="73FD02E9" w14:textId="77777777" w:rsidR="00331CD6" w:rsidRPr="00F733A3" w:rsidRDefault="001A49FC"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rPr>
              <w:t>Varchar(50)</w:t>
            </w:r>
          </w:p>
        </w:tc>
        <w:tc>
          <w:tcPr>
            <w:tcW w:w="691" w:type="dxa"/>
            <w:noWrap/>
            <w:vAlign w:val="center"/>
            <w:hideMark/>
          </w:tcPr>
          <w:p w14:paraId="4C65A9A4"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7329E24D"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 xml:space="preserve">شماره بیمه نامه </w:t>
            </w:r>
            <w:r w:rsidR="00BB0B4F" w:rsidRPr="00F733A3">
              <w:rPr>
                <w:rFonts w:cs="B Lotus" w:hint="cs"/>
                <w:rtl/>
              </w:rPr>
              <w:t xml:space="preserve">شخص ثالث </w:t>
            </w:r>
            <w:r w:rsidRPr="00F733A3">
              <w:rPr>
                <w:rFonts w:cs="B Lotus" w:hint="cs"/>
                <w:rtl/>
              </w:rPr>
              <w:t>زیان دیده(چاپی)</w:t>
            </w:r>
          </w:p>
        </w:tc>
        <w:tc>
          <w:tcPr>
            <w:tcW w:w="1679" w:type="dxa"/>
            <w:noWrap/>
            <w:vAlign w:val="center"/>
            <w:hideMark/>
          </w:tcPr>
          <w:p w14:paraId="28DB8921"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092872DC"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3FF87E63"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5DC1530F" w14:textId="77777777" w:rsidR="00331CD6" w:rsidRPr="00F733A3" w:rsidRDefault="00331CD6" w:rsidP="004B2732">
            <w:pPr>
              <w:jc w:val="center"/>
              <w:rPr>
                <w:rFonts w:cs="B Lotus"/>
                <w:sz w:val="24"/>
                <w:szCs w:val="24"/>
              </w:rPr>
            </w:pPr>
            <w:r w:rsidRPr="00F733A3">
              <w:rPr>
                <w:rFonts w:cs="B Lotus" w:hint="cs"/>
                <w:sz w:val="24"/>
                <w:szCs w:val="24"/>
                <w:rtl/>
              </w:rPr>
              <w:lastRenderedPageBreak/>
              <w:t>22</w:t>
            </w:r>
          </w:p>
        </w:tc>
        <w:tc>
          <w:tcPr>
            <w:tcW w:w="2273" w:type="dxa"/>
            <w:noWrap/>
            <w:vAlign w:val="center"/>
            <w:hideMark/>
          </w:tcPr>
          <w:p w14:paraId="5C9C5EB5"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VehCmpCod</w:t>
            </w:r>
          </w:p>
        </w:tc>
        <w:tc>
          <w:tcPr>
            <w:tcW w:w="1584" w:type="dxa"/>
            <w:noWrap/>
            <w:vAlign w:val="center"/>
            <w:hideMark/>
          </w:tcPr>
          <w:p w14:paraId="75EA340C"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int</w:t>
            </w:r>
          </w:p>
        </w:tc>
        <w:tc>
          <w:tcPr>
            <w:tcW w:w="691" w:type="dxa"/>
            <w:noWrap/>
            <w:vAlign w:val="center"/>
            <w:hideMark/>
          </w:tcPr>
          <w:p w14:paraId="34DB9896"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67797F71" w14:textId="77777777" w:rsidR="00331CD6" w:rsidRPr="00F733A3" w:rsidRDefault="0054194A"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 xml:space="preserve">کد </w:t>
            </w:r>
            <w:r w:rsidR="00331CD6" w:rsidRPr="00F733A3">
              <w:rPr>
                <w:rFonts w:cs="B Lotus" w:hint="cs"/>
                <w:rtl/>
              </w:rPr>
              <w:t xml:space="preserve">شرکت بیمه </w:t>
            </w:r>
            <w:r w:rsidR="00BB0B4F" w:rsidRPr="00F733A3">
              <w:rPr>
                <w:rFonts w:cs="B Lotus" w:hint="cs"/>
                <w:rtl/>
              </w:rPr>
              <w:t xml:space="preserve">شخص ثالث </w:t>
            </w:r>
            <w:r w:rsidR="00331CD6" w:rsidRPr="00F733A3">
              <w:rPr>
                <w:rFonts w:cs="B Lotus" w:hint="cs"/>
                <w:rtl/>
              </w:rPr>
              <w:t>زیان دیده</w:t>
            </w:r>
          </w:p>
        </w:tc>
        <w:tc>
          <w:tcPr>
            <w:tcW w:w="1679" w:type="dxa"/>
            <w:noWrap/>
            <w:vAlign w:val="center"/>
            <w:hideMark/>
          </w:tcPr>
          <w:p w14:paraId="3B1B00CC"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15FA576C"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6CED7823"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3B155FA0" w14:textId="77777777" w:rsidR="00331CD6" w:rsidRPr="00F733A3" w:rsidRDefault="00331CD6" w:rsidP="004B2732">
            <w:pPr>
              <w:jc w:val="center"/>
              <w:rPr>
                <w:rFonts w:cs="B Lotus"/>
                <w:sz w:val="24"/>
                <w:szCs w:val="24"/>
              </w:rPr>
            </w:pPr>
            <w:r w:rsidRPr="00F733A3">
              <w:rPr>
                <w:rFonts w:cs="B Lotus" w:hint="cs"/>
                <w:sz w:val="24"/>
                <w:szCs w:val="24"/>
                <w:rtl/>
              </w:rPr>
              <w:t>23</w:t>
            </w:r>
          </w:p>
        </w:tc>
        <w:tc>
          <w:tcPr>
            <w:tcW w:w="2273" w:type="dxa"/>
            <w:noWrap/>
            <w:vAlign w:val="center"/>
            <w:hideMark/>
          </w:tcPr>
          <w:p w14:paraId="3E0257CA"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VehBgnDte</w:t>
            </w:r>
          </w:p>
        </w:tc>
        <w:tc>
          <w:tcPr>
            <w:tcW w:w="1584" w:type="dxa"/>
            <w:noWrap/>
            <w:vAlign w:val="center"/>
            <w:hideMark/>
          </w:tcPr>
          <w:p w14:paraId="7AEEB1FA" w14:textId="77777777" w:rsidR="00331CD6" w:rsidRPr="00F733A3" w:rsidRDefault="00BB0B4F"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rPr>
              <w:t>Varchar(10)</w:t>
            </w:r>
          </w:p>
        </w:tc>
        <w:tc>
          <w:tcPr>
            <w:tcW w:w="691" w:type="dxa"/>
            <w:noWrap/>
            <w:vAlign w:val="center"/>
            <w:hideMark/>
          </w:tcPr>
          <w:p w14:paraId="322EBC9B"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460658A8" w14:textId="77777777" w:rsidR="00331CD6" w:rsidRPr="00F733A3" w:rsidRDefault="00331CD6" w:rsidP="009F1510">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 xml:space="preserve">تاریخ شروع بیمه نامه </w:t>
            </w:r>
            <w:r w:rsidR="00BB0B4F" w:rsidRPr="00F733A3">
              <w:rPr>
                <w:rFonts w:cs="B Lotus" w:hint="cs"/>
                <w:rtl/>
              </w:rPr>
              <w:t xml:space="preserve">شخص ثالث </w:t>
            </w:r>
            <w:r w:rsidRPr="00F733A3">
              <w:rPr>
                <w:rFonts w:cs="B Lotus" w:hint="cs"/>
                <w:rtl/>
              </w:rPr>
              <w:t>زیاندیده- شمسی</w:t>
            </w:r>
          </w:p>
        </w:tc>
        <w:tc>
          <w:tcPr>
            <w:tcW w:w="1679" w:type="dxa"/>
            <w:noWrap/>
            <w:vAlign w:val="center"/>
            <w:hideMark/>
          </w:tcPr>
          <w:p w14:paraId="7C83F068"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6CAABBA4"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104DFCE7"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shd w:val="clear" w:color="auto" w:fill="auto"/>
            <w:noWrap/>
            <w:vAlign w:val="center"/>
            <w:hideMark/>
          </w:tcPr>
          <w:p w14:paraId="6D26D6C4" w14:textId="77777777" w:rsidR="00331CD6" w:rsidRPr="00F733A3" w:rsidRDefault="00331CD6" w:rsidP="004B2732">
            <w:pPr>
              <w:jc w:val="center"/>
              <w:rPr>
                <w:rFonts w:cs="B Lotus"/>
                <w:sz w:val="24"/>
                <w:szCs w:val="24"/>
              </w:rPr>
            </w:pPr>
            <w:r w:rsidRPr="00F733A3">
              <w:rPr>
                <w:rFonts w:cs="B Lotus" w:hint="cs"/>
                <w:sz w:val="24"/>
                <w:szCs w:val="24"/>
                <w:rtl/>
              </w:rPr>
              <w:t>24</w:t>
            </w:r>
          </w:p>
        </w:tc>
        <w:tc>
          <w:tcPr>
            <w:tcW w:w="2273" w:type="dxa"/>
            <w:noWrap/>
            <w:vAlign w:val="center"/>
            <w:hideMark/>
          </w:tcPr>
          <w:p w14:paraId="060A076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VehEndDte</w:t>
            </w:r>
          </w:p>
        </w:tc>
        <w:tc>
          <w:tcPr>
            <w:tcW w:w="1584" w:type="dxa"/>
            <w:noWrap/>
            <w:vAlign w:val="center"/>
            <w:hideMark/>
          </w:tcPr>
          <w:p w14:paraId="49C9D68D"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varchar(10</w:t>
            </w:r>
            <w:r w:rsidRPr="00F733A3">
              <w:rPr>
                <w:rFonts w:cs="B Lotus" w:hint="cs"/>
                <w:rtl/>
              </w:rPr>
              <w:t>)</w:t>
            </w:r>
          </w:p>
        </w:tc>
        <w:tc>
          <w:tcPr>
            <w:tcW w:w="691" w:type="dxa"/>
            <w:noWrap/>
            <w:vAlign w:val="center"/>
            <w:hideMark/>
          </w:tcPr>
          <w:p w14:paraId="5F38AF8B"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1CB35CE9" w14:textId="77777777" w:rsidR="00331CD6" w:rsidRPr="00F733A3" w:rsidRDefault="00331CD6" w:rsidP="00BB0B4F">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 xml:space="preserve">تاریخ  پایان بیمه نامه </w:t>
            </w:r>
            <w:r w:rsidR="00BB0B4F" w:rsidRPr="00F733A3">
              <w:rPr>
                <w:rFonts w:cs="B Lotus" w:hint="cs"/>
                <w:rtl/>
              </w:rPr>
              <w:t>شخص ثالث</w:t>
            </w:r>
            <w:r w:rsidRPr="00F733A3">
              <w:rPr>
                <w:rFonts w:cs="B Lotus" w:hint="cs"/>
                <w:rtl/>
              </w:rPr>
              <w:t xml:space="preserve"> زیان دیده- شمسی</w:t>
            </w:r>
          </w:p>
        </w:tc>
        <w:tc>
          <w:tcPr>
            <w:tcW w:w="1679" w:type="dxa"/>
            <w:noWrap/>
            <w:vAlign w:val="center"/>
            <w:hideMark/>
          </w:tcPr>
          <w:p w14:paraId="28002253"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28318F2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6F742B88"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1AEBD7B4" w14:textId="77777777" w:rsidR="00331CD6" w:rsidRPr="00F733A3" w:rsidRDefault="00331CD6" w:rsidP="004B2732">
            <w:pPr>
              <w:jc w:val="center"/>
              <w:rPr>
                <w:rFonts w:cs="B Lotus"/>
                <w:sz w:val="24"/>
                <w:szCs w:val="24"/>
              </w:rPr>
            </w:pPr>
            <w:r w:rsidRPr="00F733A3">
              <w:rPr>
                <w:rFonts w:cs="B Lotus" w:hint="cs"/>
                <w:sz w:val="24"/>
                <w:szCs w:val="24"/>
                <w:rtl/>
              </w:rPr>
              <w:t>25</w:t>
            </w:r>
          </w:p>
        </w:tc>
        <w:tc>
          <w:tcPr>
            <w:tcW w:w="2273" w:type="dxa"/>
            <w:noWrap/>
            <w:vAlign w:val="center"/>
            <w:hideMark/>
          </w:tcPr>
          <w:p w14:paraId="64BEC731"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MapVehSysNam</w:t>
            </w:r>
          </w:p>
        </w:tc>
        <w:tc>
          <w:tcPr>
            <w:tcW w:w="1584" w:type="dxa"/>
            <w:noWrap/>
            <w:vAlign w:val="center"/>
            <w:hideMark/>
          </w:tcPr>
          <w:p w14:paraId="05EC827D"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nvarchar(255</w:t>
            </w:r>
            <w:r w:rsidRPr="00F733A3">
              <w:rPr>
                <w:rFonts w:cs="B Lotus" w:hint="cs"/>
                <w:rtl/>
              </w:rPr>
              <w:t>)</w:t>
            </w:r>
          </w:p>
        </w:tc>
        <w:tc>
          <w:tcPr>
            <w:tcW w:w="691" w:type="dxa"/>
            <w:noWrap/>
            <w:vAlign w:val="center"/>
            <w:hideMark/>
          </w:tcPr>
          <w:p w14:paraId="5D56A729"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6057C11C"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نام سیستم خودرو  در شرکت</w:t>
            </w:r>
          </w:p>
        </w:tc>
        <w:tc>
          <w:tcPr>
            <w:tcW w:w="1679" w:type="dxa"/>
            <w:noWrap/>
            <w:vAlign w:val="center"/>
            <w:hideMark/>
          </w:tcPr>
          <w:p w14:paraId="21983A9F"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680DAB5E"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08FC4A9D"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56B7004F" w14:textId="77777777" w:rsidR="00331CD6" w:rsidRPr="00F733A3" w:rsidRDefault="00331CD6" w:rsidP="004B2732">
            <w:pPr>
              <w:jc w:val="center"/>
              <w:rPr>
                <w:rFonts w:cs="B Lotus"/>
                <w:sz w:val="24"/>
                <w:szCs w:val="24"/>
              </w:rPr>
            </w:pPr>
            <w:r w:rsidRPr="00F733A3">
              <w:rPr>
                <w:rFonts w:cs="B Lotus" w:hint="cs"/>
                <w:sz w:val="24"/>
                <w:szCs w:val="24"/>
                <w:rtl/>
              </w:rPr>
              <w:t>26</w:t>
            </w:r>
          </w:p>
        </w:tc>
        <w:tc>
          <w:tcPr>
            <w:tcW w:w="2273" w:type="dxa"/>
            <w:noWrap/>
            <w:vAlign w:val="center"/>
            <w:hideMark/>
          </w:tcPr>
          <w:p w14:paraId="4593B2F0"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MapVehSysCod</w:t>
            </w:r>
          </w:p>
        </w:tc>
        <w:tc>
          <w:tcPr>
            <w:tcW w:w="1584" w:type="dxa"/>
            <w:noWrap/>
            <w:vAlign w:val="center"/>
            <w:hideMark/>
          </w:tcPr>
          <w:p w14:paraId="4E446BA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int</w:t>
            </w:r>
          </w:p>
        </w:tc>
        <w:tc>
          <w:tcPr>
            <w:tcW w:w="691" w:type="dxa"/>
            <w:noWrap/>
            <w:vAlign w:val="center"/>
            <w:hideMark/>
          </w:tcPr>
          <w:p w14:paraId="31E347B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774384C8"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کد سیستم خودرو  در  شرکت</w:t>
            </w:r>
          </w:p>
        </w:tc>
        <w:tc>
          <w:tcPr>
            <w:tcW w:w="1679" w:type="dxa"/>
            <w:noWrap/>
            <w:vAlign w:val="center"/>
            <w:hideMark/>
          </w:tcPr>
          <w:p w14:paraId="7449E12B"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515019D8"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7A58BA62"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51C72607" w14:textId="77777777" w:rsidR="00331CD6" w:rsidRPr="00F733A3" w:rsidRDefault="00331CD6" w:rsidP="004B2732">
            <w:pPr>
              <w:jc w:val="center"/>
              <w:rPr>
                <w:rFonts w:cs="B Lotus"/>
                <w:sz w:val="24"/>
                <w:szCs w:val="24"/>
              </w:rPr>
            </w:pPr>
            <w:r w:rsidRPr="00F733A3">
              <w:rPr>
                <w:rFonts w:cs="B Lotus" w:hint="cs"/>
                <w:sz w:val="24"/>
                <w:szCs w:val="24"/>
                <w:rtl/>
              </w:rPr>
              <w:t>27</w:t>
            </w:r>
          </w:p>
        </w:tc>
        <w:tc>
          <w:tcPr>
            <w:tcW w:w="2273" w:type="dxa"/>
            <w:noWrap/>
            <w:vAlign w:val="center"/>
            <w:hideMark/>
          </w:tcPr>
          <w:p w14:paraId="600AAED6"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MapTypNam</w:t>
            </w:r>
          </w:p>
        </w:tc>
        <w:tc>
          <w:tcPr>
            <w:tcW w:w="1584" w:type="dxa"/>
            <w:noWrap/>
            <w:vAlign w:val="center"/>
            <w:hideMark/>
          </w:tcPr>
          <w:p w14:paraId="14E22ED9"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nvarchar(255</w:t>
            </w:r>
            <w:r w:rsidRPr="00F733A3">
              <w:rPr>
                <w:rFonts w:cs="B Lotus" w:hint="cs"/>
                <w:rtl/>
              </w:rPr>
              <w:t>)</w:t>
            </w:r>
          </w:p>
        </w:tc>
        <w:tc>
          <w:tcPr>
            <w:tcW w:w="691" w:type="dxa"/>
            <w:noWrap/>
            <w:vAlign w:val="center"/>
            <w:hideMark/>
          </w:tcPr>
          <w:p w14:paraId="442BEBE9"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64062282"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نام تیپ خودرو در شرکت</w:t>
            </w:r>
          </w:p>
        </w:tc>
        <w:tc>
          <w:tcPr>
            <w:tcW w:w="1679" w:type="dxa"/>
            <w:noWrap/>
            <w:vAlign w:val="center"/>
            <w:hideMark/>
          </w:tcPr>
          <w:p w14:paraId="5A66BF66"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32C994A8"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5D35D7A9"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38F33B23" w14:textId="77777777" w:rsidR="00331CD6" w:rsidRPr="00F733A3" w:rsidRDefault="00331CD6" w:rsidP="004B2732">
            <w:pPr>
              <w:jc w:val="center"/>
              <w:rPr>
                <w:rFonts w:cs="B Lotus"/>
                <w:sz w:val="24"/>
                <w:szCs w:val="24"/>
              </w:rPr>
            </w:pPr>
            <w:r w:rsidRPr="00F733A3">
              <w:rPr>
                <w:rFonts w:cs="B Lotus" w:hint="cs"/>
                <w:sz w:val="24"/>
                <w:szCs w:val="24"/>
                <w:rtl/>
              </w:rPr>
              <w:t>28</w:t>
            </w:r>
          </w:p>
        </w:tc>
        <w:tc>
          <w:tcPr>
            <w:tcW w:w="2273" w:type="dxa"/>
            <w:noWrap/>
            <w:vAlign w:val="center"/>
            <w:hideMark/>
          </w:tcPr>
          <w:p w14:paraId="6630792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MapTypCod</w:t>
            </w:r>
          </w:p>
        </w:tc>
        <w:tc>
          <w:tcPr>
            <w:tcW w:w="1584" w:type="dxa"/>
            <w:noWrap/>
            <w:vAlign w:val="center"/>
            <w:hideMark/>
          </w:tcPr>
          <w:p w14:paraId="6CA53D16"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int</w:t>
            </w:r>
          </w:p>
        </w:tc>
        <w:tc>
          <w:tcPr>
            <w:tcW w:w="691" w:type="dxa"/>
            <w:noWrap/>
            <w:vAlign w:val="center"/>
            <w:hideMark/>
          </w:tcPr>
          <w:p w14:paraId="1A25665D"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27D4AA85"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کد تیپ خودرو  در  شرکت</w:t>
            </w:r>
          </w:p>
        </w:tc>
        <w:tc>
          <w:tcPr>
            <w:tcW w:w="1679" w:type="dxa"/>
            <w:noWrap/>
            <w:vAlign w:val="center"/>
            <w:hideMark/>
          </w:tcPr>
          <w:p w14:paraId="249E74A7"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6DEDF75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7F57BF41" w14:textId="77777777" w:rsidTr="00AD2348">
        <w:trPr>
          <w:cnfStyle w:val="000000100000" w:firstRow="0" w:lastRow="0" w:firstColumn="0" w:lastColumn="0" w:oddVBand="0" w:evenVBand="0" w:oddHBand="1" w:evenHBand="0" w:firstRowFirstColumn="0" w:firstRowLastColumn="0" w:lastRowFirstColumn="0" w:lastRowLastColumn="0"/>
          <w:trHeight w:val="2086"/>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759F4456" w14:textId="77777777" w:rsidR="00331CD6" w:rsidRPr="00F733A3" w:rsidRDefault="00331CD6" w:rsidP="004B2732">
            <w:pPr>
              <w:jc w:val="center"/>
              <w:rPr>
                <w:rFonts w:cs="B Lotus"/>
                <w:sz w:val="24"/>
                <w:szCs w:val="24"/>
              </w:rPr>
            </w:pPr>
            <w:r w:rsidRPr="00F733A3">
              <w:rPr>
                <w:rFonts w:cs="B Lotus" w:hint="cs"/>
                <w:sz w:val="24"/>
                <w:szCs w:val="24"/>
                <w:rtl/>
              </w:rPr>
              <w:t>29</w:t>
            </w:r>
          </w:p>
        </w:tc>
        <w:tc>
          <w:tcPr>
            <w:tcW w:w="2273" w:type="dxa"/>
            <w:noWrap/>
            <w:vAlign w:val="center"/>
            <w:hideMark/>
          </w:tcPr>
          <w:p w14:paraId="7A0D7E31"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VehSysCod</w:t>
            </w:r>
          </w:p>
        </w:tc>
        <w:tc>
          <w:tcPr>
            <w:tcW w:w="1584" w:type="dxa"/>
            <w:noWrap/>
            <w:vAlign w:val="center"/>
            <w:hideMark/>
          </w:tcPr>
          <w:p w14:paraId="72AF0DD1"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int</w:t>
            </w:r>
          </w:p>
        </w:tc>
        <w:tc>
          <w:tcPr>
            <w:tcW w:w="691" w:type="dxa"/>
            <w:noWrap/>
            <w:vAlign w:val="center"/>
            <w:hideMark/>
          </w:tcPr>
          <w:p w14:paraId="40B1FA0B"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06D2603A"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b/>
                <w:bCs/>
              </w:rPr>
            </w:pPr>
            <w:r w:rsidRPr="00F733A3">
              <w:rPr>
                <w:rFonts w:cs="B Lotus" w:hint="cs"/>
                <w:b/>
                <w:bCs/>
                <w:rtl/>
              </w:rPr>
              <w:t>کد سیستم استاندارد خودرو</w:t>
            </w:r>
            <w:r w:rsidR="00416173" w:rsidRPr="00F733A3">
              <w:rPr>
                <w:rFonts w:ascii="Arial" w:eastAsia="Times New Roman" w:hAnsi="Arial" w:cs="B Lotus" w:hint="cs"/>
                <w:rtl/>
              </w:rPr>
              <w:t xml:space="preserve"> در خصوص سیستم هایی  که درجدول کد سیستم خودرو وجود ندارد معادل </w:t>
            </w:r>
            <w:r w:rsidR="00416173" w:rsidRPr="00F733A3">
              <w:rPr>
                <w:rFonts w:ascii="Arial" w:eastAsia="Times New Roman" w:hAnsi="Arial" w:cs="B Lotus" w:hint="cs"/>
                <w:rtl/>
              </w:rPr>
              <w:lastRenderedPageBreak/>
              <w:t>این فیلد عدد صفر وارد نمایید</w:t>
            </w:r>
          </w:p>
        </w:tc>
        <w:tc>
          <w:tcPr>
            <w:tcW w:w="1679" w:type="dxa"/>
            <w:noWrap/>
            <w:vAlign w:val="center"/>
            <w:hideMark/>
          </w:tcPr>
          <w:p w14:paraId="68DB36E7" w14:textId="1E4A03B6" w:rsidR="00331CD6" w:rsidRPr="00F733A3" w:rsidRDefault="00087344" w:rsidP="005977C5">
            <w:pPr>
              <w:cnfStyle w:val="000000100000" w:firstRow="0" w:lastRow="0" w:firstColumn="0" w:lastColumn="0" w:oddVBand="0" w:evenVBand="0" w:oddHBand="1" w:evenHBand="0" w:firstRowFirstColumn="0" w:firstRowLastColumn="0" w:lastRowFirstColumn="0" w:lastRowLastColumn="0"/>
              <w:rPr>
                <w:rFonts w:cs="B Lotus"/>
                <w:rtl/>
              </w:rPr>
            </w:pPr>
            <w:hyperlink w:anchor="_جدول_کد_سیستم" w:history="1">
              <w:r w:rsidR="00B23F3C" w:rsidRPr="0057742D">
                <w:rPr>
                  <w:rStyle w:val="Hyperlink"/>
                  <w:rFonts w:ascii="Arial" w:eastAsia="Times New Roman" w:hAnsi="Arial" w:cs="B Lotus" w:hint="cs"/>
                  <w:rtl/>
                </w:rPr>
                <w:t>جدول کد سیستم خودرو</w:t>
              </w:r>
            </w:hyperlink>
          </w:p>
        </w:tc>
        <w:tc>
          <w:tcPr>
            <w:tcW w:w="1143" w:type="dxa"/>
            <w:noWrap/>
            <w:vAlign w:val="center"/>
            <w:hideMark/>
          </w:tcPr>
          <w:p w14:paraId="3CD62BB6"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7322AC01"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64510E28" w14:textId="77777777" w:rsidR="00331CD6" w:rsidRPr="00F733A3" w:rsidRDefault="00331CD6" w:rsidP="004B2732">
            <w:pPr>
              <w:jc w:val="center"/>
              <w:rPr>
                <w:rFonts w:cs="B Lotus"/>
                <w:sz w:val="24"/>
                <w:szCs w:val="24"/>
              </w:rPr>
            </w:pPr>
            <w:r w:rsidRPr="00F733A3">
              <w:rPr>
                <w:rFonts w:cs="B Lotus" w:hint="cs"/>
                <w:sz w:val="24"/>
                <w:szCs w:val="24"/>
                <w:rtl/>
              </w:rPr>
              <w:t>30</w:t>
            </w:r>
          </w:p>
        </w:tc>
        <w:tc>
          <w:tcPr>
            <w:tcW w:w="2273" w:type="dxa"/>
            <w:noWrap/>
            <w:vAlign w:val="center"/>
            <w:hideMark/>
          </w:tcPr>
          <w:p w14:paraId="149903F4"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MapUsgNam</w:t>
            </w:r>
          </w:p>
        </w:tc>
        <w:tc>
          <w:tcPr>
            <w:tcW w:w="1584" w:type="dxa"/>
            <w:noWrap/>
            <w:vAlign w:val="center"/>
            <w:hideMark/>
          </w:tcPr>
          <w:p w14:paraId="4D395EF0"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nvarchar(255</w:t>
            </w:r>
            <w:r w:rsidRPr="00F733A3">
              <w:rPr>
                <w:rFonts w:cs="B Lotus" w:hint="cs"/>
                <w:rtl/>
              </w:rPr>
              <w:t>)</w:t>
            </w:r>
          </w:p>
        </w:tc>
        <w:tc>
          <w:tcPr>
            <w:tcW w:w="691" w:type="dxa"/>
            <w:noWrap/>
            <w:vAlign w:val="center"/>
            <w:hideMark/>
          </w:tcPr>
          <w:p w14:paraId="2CFBF8F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598B55D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نام کاربری در شرکت بیمه</w:t>
            </w:r>
          </w:p>
        </w:tc>
        <w:tc>
          <w:tcPr>
            <w:tcW w:w="1679" w:type="dxa"/>
            <w:noWrap/>
            <w:vAlign w:val="center"/>
            <w:hideMark/>
          </w:tcPr>
          <w:p w14:paraId="51696D87"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549BAC02"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211F7425"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142D960E" w14:textId="77777777" w:rsidR="00331CD6" w:rsidRPr="00F733A3" w:rsidRDefault="00331CD6" w:rsidP="004B2732">
            <w:pPr>
              <w:jc w:val="center"/>
              <w:rPr>
                <w:rFonts w:cs="B Lotus"/>
                <w:sz w:val="24"/>
                <w:szCs w:val="24"/>
              </w:rPr>
            </w:pPr>
            <w:r w:rsidRPr="00F733A3">
              <w:rPr>
                <w:rFonts w:cs="B Lotus" w:hint="cs"/>
                <w:sz w:val="24"/>
                <w:szCs w:val="24"/>
                <w:rtl/>
              </w:rPr>
              <w:t>31</w:t>
            </w:r>
          </w:p>
        </w:tc>
        <w:tc>
          <w:tcPr>
            <w:tcW w:w="2273" w:type="dxa"/>
            <w:noWrap/>
            <w:vAlign w:val="center"/>
            <w:hideMark/>
          </w:tcPr>
          <w:p w14:paraId="33E25BF2"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MapUsgCod</w:t>
            </w:r>
          </w:p>
        </w:tc>
        <w:tc>
          <w:tcPr>
            <w:tcW w:w="1584" w:type="dxa"/>
            <w:noWrap/>
            <w:vAlign w:val="center"/>
            <w:hideMark/>
          </w:tcPr>
          <w:p w14:paraId="0DEE29FC"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int</w:t>
            </w:r>
          </w:p>
        </w:tc>
        <w:tc>
          <w:tcPr>
            <w:tcW w:w="691" w:type="dxa"/>
            <w:noWrap/>
            <w:vAlign w:val="center"/>
            <w:hideMark/>
          </w:tcPr>
          <w:p w14:paraId="04CD5E93"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55B1DF74"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کد کاربری در شرکت</w:t>
            </w:r>
          </w:p>
        </w:tc>
        <w:tc>
          <w:tcPr>
            <w:tcW w:w="1679" w:type="dxa"/>
            <w:noWrap/>
            <w:vAlign w:val="center"/>
            <w:hideMark/>
          </w:tcPr>
          <w:p w14:paraId="23D64BDF"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6F295E9C"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6AD00256"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4EB77174" w14:textId="77777777" w:rsidR="00331CD6" w:rsidRPr="00F733A3" w:rsidRDefault="00331CD6" w:rsidP="004B2732">
            <w:pPr>
              <w:jc w:val="center"/>
              <w:rPr>
                <w:rFonts w:cs="B Lotus"/>
                <w:sz w:val="24"/>
                <w:szCs w:val="24"/>
              </w:rPr>
            </w:pPr>
            <w:r w:rsidRPr="00F733A3">
              <w:rPr>
                <w:rFonts w:cs="B Lotus" w:hint="cs"/>
                <w:sz w:val="24"/>
                <w:szCs w:val="24"/>
                <w:rtl/>
              </w:rPr>
              <w:t>32</w:t>
            </w:r>
          </w:p>
        </w:tc>
        <w:tc>
          <w:tcPr>
            <w:tcW w:w="2273" w:type="dxa"/>
            <w:noWrap/>
            <w:vAlign w:val="center"/>
            <w:hideMark/>
          </w:tcPr>
          <w:p w14:paraId="6E8849F4"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MapCarTypNam</w:t>
            </w:r>
          </w:p>
        </w:tc>
        <w:tc>
          <w:tcPr>
            <w:tcW w:w="1584" w:type="dxa"/>
            <w:noWrap/>
            <w:vAlign w:val="center"/>
            <w:hideMark/>
          </w:tcPr>
          <w:p w14:paraId="7D89F52C"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nvarchar(255</w:t>
            </w:r>
            <w:r w:rsidRPr="00F733A3">
              <w:rPr>
                <w:rFonts w:cs="B Lotus" w:hint="cs"/>
                <w:rtl/>
              </w:rPr>
              <w:t>)</w:t>
            </w:r>
          </w:p>
        </w:tc>
        <w:tc>
          <w:tcPr>
            <w:tcW w:w="691" w:type="dxa"/>
            <w:noWrap/>
            <w:vAlign w:val="center"/>
            <w:hideMark/>
          </w:tcPr>
          <w:p w14:paraId="308F899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0D9EB316"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نوع وسیله نقلیه در شرکت (سواری- اتوبوس ...)</w:t>
            </w:r>
          </w:p>
        </w:tc>
        <w:tc>
          <w:tcPr>
            <w:tcW w:w="1679" w:type="dxa"/>
            <w:noWrap/>
            <w:vAlign w:val="center"/>
            <w:hideMark/>
          </w:tcPr>
          <w:p w14:paraId="1C491A2D"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3B7DF94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2B1C5B08"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48F68145" w14:textId="77777777" w:rsidR="00331CD6" w:rsidRPr="00F733A3" w:rsidRDefault="00331CD6" w:rsidP="004B2732">
            <w:pPr>
              <w:jc w:val="center"/>
              <w:rPr>
                <w:rFonts w:cs="B Lotus"/>
                <w:sz w:val="24"/>
                <w:szCs w:val="24"/>
              </w:rPr>
            </w:pPr>
            <w:r w:rsidRPr="00F733A3">
              <w:rPr>
                <w:rFonts w:cs="B Lotus" w:hint="cs"/>
                <w:sz w:val="24"/>
                <w:szCs w:val="24"/>
                <w:rtl/>
              </w:rPr>
              <w:t>33</w:t>
            </w:r>
          </w:p>
        </w:tc>
        <w:tc>
          <w:tcPr>
            <w:tcW w:w="2273" w:type="dxa"/>
            <w:noWrap/>
            <w:vAlign w:val="center"/>
            <w:hideMark/>
          </w:tcPr>
          <w:p w14:paraId="33CA20CA"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MapCarTypCod</w:t>
            </w:r>
          </w:p>
        </w:tc>
        <w:tc>
          <w:tcPr>
            <w:tcW w:w="1584" w:type="dxa"/>
            <w:noWrap/>
            <w:vAlign w:val="center"/>
            <w:hideMark/>
          </w:tcPr>
          <w:p w14:paraId="6C58AE5C"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int</w:t>
            </w:r>
          </w:p>
        </w:tc>
        <w:tc>
          <w:tcPr>
            <w:tcW w:w="691" w:type="dxa"/>
            <w:noWrap/>
            <w:vAlign w:val="center"/>
            <w:hideMark/>
          </w:tcPr>
          <w:p w14:paraId="2125FC7B"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4953B44E"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کد نوع وسیله نقلیه در شرکت بیمه</w:t>
            </w:r>
          </w:p>
        </w:tc>
        <w:tc>
          <w:tcPr>
            <w:tcW w:w="1679" w:type="dxa"/>
            <w:noWrap/>
            <w:vAlign w:val="center"/>
            <w:hideMark/>
          </w:tcPr>
          <w:p w14:paraId="2B38E1F7" w14:textId="5ED67640"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hyperlink w:anchor="_جدول_نوع_وسیله" w:history="1">
              <w:r w:rsidR="00B23F3C" w:rsidRPr="00B23F3C">
                <w:rPr>
                  <w:rStyle w:val="Hyperlink"/>
                  <w:rFonts w:ascii="Arial" w:eastAsia="Times New Roman" w:hAnsi="Arial" w:cs="B Lotus" w:hint="cs"/>
                  <w:rtl/>
                </w:rPr>
                <w:t>جدول</w:t>
              </w:r>
              <w:r w:rsidR="00B23F3C" w:rsidRPr="00B23F3C">
                <w:rPr>
                  <w:rStyle w:val="Hyperlink"/>
                  <w:rFonts w:ascii="Arial" w:eastAsia="Times New Roman" w:hAnsi="Arial" w:cs="B Lotus" w:hint="cs"/>
                </w:rPr>
                <w:t> </w:t>
              </w:r>
              <w:r w:rsidR="00B23F3C" w:rsidRPr="00B23F3C">
                <w:rPr>
                  <w:rStyle w:val="Hyperlink"/>
                  <w:rFonts w:ascii="Arial" w:eastAsia="Times New Roman" w:hAnsi="Arial" w:cs="B Lotus" w:hint="cs"/>
                  <w:rtl/>
                </w:rPr>
                <w:t>نوع وسیله نقلیه</w:t>
              </w:r>
            </w:hyperlink>
          </w:p>
        </w:tc>
        <w:tc>
          <w:tcPr>
            <w:tcW w:w="1143" w:type="dxa"/>
            <w:noWrap/>
            <w:vAlign w:val="center"/>
            <w:hideMark/>
          </w:tcPr>
          <w:p w14:paraId="40417B1A"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4118064B"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79DCF96D" w14:textId="77777777" w:rsidR="00331CD6" w:rsidRPr="00F733A3" w:rsidRDefault="00331CD6" w:rsidP="004B2732">
            <w:pPr>
              <w:jc w:val="center"/>
              <w:rPr>
                <w:rFonts w:cs="B Lotus"/>
                <w:sz w:val="24"/>
                <w:szCs w:val="24"/>
              </w:rPr>
            </w:pPr>
            <w:r w:rsidRPr="00F733A3">
              <w:rPr>
                <w:rFonts w:cs="B Lotus" w:hint="cs"/>
                <w:sz w:val="24"/>
                <w:szCs w:val="24"/>
                <w:rtl/>
              </w:rPr>
              <w:t>34</w:t>
            </w:r>
          </w:p>
        </w:tc>
        <w:tc>
          <w:tcPr>
            <w:tcW w:w="2273" w:type="dxa"/>
            <w:noWrap/>
            <w:vAlign w:val="center"/>
            <w:hideMark/>
          </w:tcPr>
          <w:p w14:paraId="2D59BB4B"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UsgCod</w:t>
            </w:r>
          </w:p>
        </w:tc>
        <w:tc>
          <w:tcPr>
            <w:tcW w:w="1584" w:type="dxa"/>
            <w:noWrap/>
            <w:vAlign w:val="center"/>
            <w:hideMark/>
          </w:tcPr>
          <w:p w14:paraId="6672E6E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int</w:t>
            </w:r>
          </w:p>
        </w:tc>
        <w:tc>
          <w:tcPr>
            <w:tcW w:w="691" w:type="dxa"/>
            <w:noWrap/>
            <w:vAlign w:val="center"/>
            <w:hideMark/>
          </w:tcPr>
          <w:p w14:paraId="61118176"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77A07FA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کد نوع کاربری</w:t>
            </w:r>
            <w:r w:rsidR="00361A45" w:rsidRPr="00F733A3">
              <w:rPr>
                <w:rFonts w:cs="B Lotus" w:hint="cs"/>
                <w:rtl/>
              </w:rPr>
              <w:t xml:space="preserve"> استاندارد</w:t>
            </w:r>
          </w:p>
        </w:tc>
        <w:tc>
          <w:tcPr>
            <w:tcW w:w="1679" w:type="dxa"/>
            <w:noWrap/>
            <w:vAlign w:val="center"/>
            <w:hideMark/>
          </w:tcPr>
          <w:p w14:paraId="634D35AD" w14:textId="77777777" w:rsidR="00331CD6" w:rsidRPr="00F733A3" w:rsidRDefault="00331CD6" w:rsidP="00B70135">
            <w:pPr>
              <w:cnfStyle w:val="000000000000" w:firstRow="0" w:lastRow="0" w:firstColumn="0" w:lastColumn="0" w:oddVBand="0" w:evenVBand="0" w:oddHBand="0" w:evenHBand="0" w:firstRowFirstColumn="0" w:firstRowLastColumn="0" w:lastRowFirstColumn="0" w:lastRowLastColumn="0"/>
              <w:rPr>
                <w:rFonts w:cs="B Lotus"/>
                <w:b/>
                <w:bCs/>
                <w:rtl/>
              </w:rPr>
            </w:pPr>
            <w:r w:rsidRPr="00F733A3">
              <w:rPr>
                <w:rFonts w:cs="B Lotus" w:hint="cs"/>
                <w:b/>
                <w:bCs/>
                <w:rtl/>
              </w:rPr>
              <w:t xml:space="preserve">جدول کد نوع کاربری </w:t>
            </w:r>
          </w:p>
        </w:tc>
        <w:tc>
          <w:tcPr>
            <w:tcW w:w="1143" w:type="dxa"/>
            <w:noWrap/>
            <w:vAlign w:val="center"/>
            <w:hideMark/>
          </w:tcPr>
          <w:p w14:paraId="24112729"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7271772C"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51B64024" w14:textId="77777777" w:rsidR="00331CD6" w:rsidRPr="00F733A3" w:rsidRDefault="00331CD6" w:rsidP="004B2732">
            <w:pPr>
              <w:jc w:val="center"/>
              <w:rPr>
                <w:rFonts w:cs="B Lotus"/>
                <w:sz w:val="24"/>
                <w:szCs w:val="24"/>
              </w:rPr>
            </w:pPr>
            <w:r w:rsidRPr="00F733A3">
              <w:rPr>
                <w:rFonts w:cs="B Lotus" w:hint="cs"/>
                <w:sz w:val="24"/>
                <w:szCs w:val="24"/>
                <w:rtl/>
              </w:rPr>
              <w:t>35</w:t>
            </w:r>
          </w:p>
        </w:tc>
        <w:tc>
          <w:tcPr>
            <w:tcW w:w="2273" w:type="dxa"/>
            <w:noWrap/>
            <w:vAlign w:val="center"/>
            <w:hideMark/>
          </w:tcPr>
          <w:p w14:paraId="57C77733" w14:textId="77777777" w:rsidR="00331CD6" w:rsidRPr="00F733A3" w:rsidRDefault="00331CD6" w:rsidP="002115C4">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CarGrpCod</w:t>
            </w:r>
          </w:p>
        </w:tc>
        <w:tc>
          <w:tcPr>
            <w:tcW w:w="1584" w:type="dxa"/>
            <w:noWrap/>
            <w:hideMark/>
          </w:tcPr>
          <w:p w14:paraId="1A34BC5E" w14:textId="77777777" w:rsidR="00331CD6" w:rsidRPr="00F733A3" w:rsidRDefault="00331CD6" w:rsidP="007D05BE">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int</w:t>
            </w:r>
          </w:p>
        </w:tc>
        <w:tc>
          <w:tcPr>
            <w:tcW w:w="691" w:type="dxa"/>
            <w:noWrap/>
            <w:hideMark/>
          </w:tcPr>
          <w:p w14:paraId="742B17A5" w14:textId="77777777" w:rsidR="00331CD6" w:rsidRPr="00F733A3" w:rsidRDefault="00331CD6" w:rsidP="007430DB">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No</w:t>
            </w:r>
          </w:p>
        </w:tc>
        <w:tc>
          <w:tcPr>
            <w:tcW w:w="1597" w:type="dxa"/>
            <w:noWrap/>
            <w:hideMark/>
          </w:tcPr>
          <w:p w14:paraId="3437094E" w14:textId="77777777" w:rsidR="00331CD6" w:rsidRPr="00F733A3" w:rsidRDefault="00331CD6" w:rsidP="007430DB">
            <w:pPr>
              <w:jc w:val="mediumKashida"/>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کد نوع گروهبندی وسیله نقلیه در قانون شخص  ثالث</w:t>
            </w:r>
            <w:r w:rsidR="00361A45" w:rsidRPr="00F733A3">
              <w:rPr>
                <w:rFonts w:cs="B Lotus" w:hint="cs"/>
                <w:rtl/>
              </w:rPr>
              <w:t xml:space="preserve"> استاندارد</w:t>
            </w:r>
          </w:p>
        </w:tc>
        <w:tc>
          <w:tcPr>
            <w:tcW w:w="1679" w:type="dxa"/>
            <w:noWrap/>
            <w:hideMark/>
          </w:tcPr>
          <w:p w14:paraId="3E6CD29F" w14:textId="3DC09429" w:rsidR="00331CD6" w:rsidRPr="00F733A3" w:rsidRDefault="00087344" w:rsidP="003C13DE">
            <w:pPr>
              <w:cnfStyle w:val="000000100000" w:firstRow="0" w:lastRow="0" w:firstColumn="0" w:lastColumn="0" w:oddVBand="0" w:evenVBand="0" w:oddHBand="1" w:evenHBand="0" w:firstRowFirstColumn="0" w:firstRowLastColumn="0" w:lastRowFirstColumn="0" w:lastRowLastColumn="0"/>
              <w:rPr>
                <w:rFonts w:cs="B Lotus"/>
                <w:rtl/>
              </w:rPr>
            </w:pPr>
            <w:hyperlink w:anchor="_جدول_کد_نوع_2" w:history="1">
              <w:r w:rsidR="00B23F3C" w:rsidRPr="00B23F3C">
                <w:rPr>
                  <w:rStyle w:val="Hyperlink"/>
                  <w:rFonts w:ascii="Arial" w:eastAsia="Times New Roman" w:hAnsi="Arial" w:cs="B Lotus" w:hint="cs"/>
                  <w:rtl/>
                </w:rPr>
                <w:t>جدول کد نوع گروهبندی وسیله نقلیه</w:t>
              </w:r>
            </w:hyperlink>
          </w:p>
        </w:tc>
        <w:tc>
          <w:tcPr>
            <w:tcW w:w="1143" w:type="dxa"/>
            <w:noWrap/>
            <w:hideMark/>
          </w:tcPr>
          <w:p w14:paraId="6FD8FD11" w14:textId="77777777" w:rsidR="00331CD6" w:rsidRPr="00F733A3" w:rsidRDefault="00331CD6" w:rsidP="007430DB">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1040000</w:t>
            </w:r>
          </w:p>
        </w:tc>
      </w:tr>
      <w:tr w:rsidR="00331CD6" w:rsidRPr="00F733A3" w14:paraId="3F0266A7"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shd w:val="clear" w:color="auto" w:fill="auto"/>
            <w:noWrap/>
            <w:vAlign w:val="center"/>
            <w:hideMark/>
          </w:tcPr>
          <w:p w14:paraId="05F5D8E3" w14:textId="77777777" w:rsidR="00331CD6" w:rsidRPr="00F733A3" w:rsidRDefault="00331CD6" w:rsidP="004B2732">
            <w:pPr>
              <w:jc w:val="center"/>
              <w:rPr>
                <w:rFonts w:cs="B Lotus"/>
                <w:sz w:val="24"/>
                <w:szCs w:val="24"/>
                <w:rtl/>
              </w:rPr>
            </w:pPr>
            <w:r w:rsidRPr="00F733A3">
              <w:rPr>
                <w:rFonts w:cs="B Lotus" w:hint="cs"/>
                <w:sz w:val="24"/>
                <w:szCs w:val="24"/>
                <w:rtl/>
              </w:rPr>
              <w:t>36</w:t>
            </w:r>
          </w:p>
        </w:tc>
        <w:tc>
          <w:tcPr>
            <w:tcW w:w="2273" w:type="dxa"/>
            <w:noWrap/>
            <w:vAlign w:val="center"/>
            <w:hideMark/>
          </w:tcPr>
          <w:p w14:paraId="438E205B"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PrdDte</w:t>
            </w:r>
          </w:p>
        </w:tc>
        <w:tc>
          <w:tcPr>
            <w:tcW w:w="1584" w:type="dxa"/>
            <w:noWrap/>
            <w:vAlign w:val="center"/>
            <w:hideMark/>
          </w:tcPr>
          <w:p w14:paraId="3E7C1D1F"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smallint</w:t>
            </w:r>
          </w:p>
        </w:tc>
        <w:tc>
          <w:tcPr>
            <w:tcW w:w="691" w:type="dxa"/>
            <w:noWrap/>
            <w:vAlign w:val="center"/>
            <w:hideMark/>
          </w:tcPr>
          <w:p w14:paraId="3A7614D7"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No</w:t>
            </w:r>
          </w:p>
        </w:tc>
        <w:tc>
          <w:tcPr>
            <w:tcW w:w="1597" w:type="dxa"/>
            <w:noWrap/>
            <w:vAlign w:val="center"/>
            <w:hideMark/>
          </w:tcPr>
          <w:p w14:paraId="5F0A492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سال ساخت خودرو(سال شمسی)</w:t>
            </w:r>
          </w:p>
        </w:tc>
        <w:tc>
          <w:tcPr>
            <w:tcW w:w="1679" w:type="dxa"/>
            <w:noWrap/>
            <w:vAlign w:val="center"/>
            <w:hideMark/>
          </w:tcPr>
          <w:p w14:paraId="28A46CB4"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46EAF694"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6B0D8697"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shd w:val="clear" w:color="auto" w:fill="auto"/>
            <w:noWrap/>
            <w:vAlign w:val="center"/>
            <w:hideMark/>
          </w:tcPr>
          <w:p w14:paraId="5A28FB2B" w14:textId="77777777" w:rsidR="00331CD6" w:rsidRPr="00F733A3" w:rsidRDefault="00331CD6" w:rsidP="004B2732">
            <w:pPr>
              <w:jc w:val="center"/>
              <w:rPr>
                <w:rFonts w:cs="B Lotus"/>
                <w:sz w:val="24"/>
                <w:szCs w:val="24"/>
              </w:rPr>
            </w:pPr>
            <w:r w:rsidRPr="00F733A3">
              <w:rPr>
                <w:rFonts w:cs="B Lotus" w:hint="cs"/>
                <w:sz w:val="24"/>
                <w:szCs w:val="24"/>
                <w:rtl/>
              </w:rPr>
              <w:lastRenderedPageBreak/>
              <w:t>37</w:t>
            </w:r>
          </w:p>
        </w:tc>
        <w:tc>
          <w:tcPr>
            <w:tcW w:w="2273" w:type="dxa"/>
            <w:noWrap/>
            <w:vAlign w:val="center"/>
            <w:hideMark/>
          </w:tcPr>
          <w:p w14:paraId="71388D0A"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VIN</w:t>
            </w:r>
          </w:p>
        </w:tc>
        <w:tc>
          <w:tcPr>
            <w:tcW w:w="1584" w:type="dxa"/>
            <w:noWrap/>
            <w:vAlign w:val="center"/>
            <w:hideMark/>
          </w:tcPr>
          <w:p w14:paraId="2187B278"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varchar(17</w:t>
            </w:r>
            <w:r w:rsidRPr="00F733A3">
              <w:rPr>
                <w:rFonts w:cs="B Lotus" w:hint="cs"/>
                <w:rtl/>
              </w:rPr>
              <w:t>)</w:t>
            </w:r>
          </w:p>
        </w:tc>
        <w:tc>
          <w:tcPr>
            <w:tcW w:w="691" w:type="dxa"/>
            <w:noWrap/>
            <w:vAlign w:val="center"/>
            <w:hideMark/>
          </w:tcPr>
          <w:p w14:paraId="6DD6668E"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552941EE"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 xml:space="preserve"> شماره </w:t>
            </w:r>
            <w:r w:rsidRPr="00F733A3">
              <w:rPr>
                <w:rFonts w:cs="B Lotus" w:hint="cs"/>
              </w:rPr>
              <w:t>VIN</w:t>
            </w:r>
          </w:p>
        </w:tc>
        <w:tc>
          <w:tcPr>
            <w:tcW w:w="1679" w:type="dxa"/>
            <w:noWrap/>
            <w:vAlign w:val="center"/>
            <w:hideMark/>
          </w:tcPr>
          <w:p w14:paraId="2AD33A7A"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04772D32"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101593F1"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00F14E3D" w14:textId="77777777" w:rsidR="00331CD6" w:rsidRPr="00F733A3" w:rsidRDefault="00331CD6" w:rsidP="004B2732">
            <w:pPr>
              <w:jc w:val="center"/>
              <w:rPr>
                <w:rFonts w:cs="B Lotus"/>
                <w:sz w:val="24"/>
                <w:szCs w:val="24"/>
              </w:rPr>
            </w:pPr>
            <w:r w:rsidRPr="00F733A3">
              <w:rPr>
                <w:rFonts w:cs="B Lotus" w:hint="cs"/>
                <w:sz w:val="24"/>
                <w:szCs w:val="24"/>
                <w:rtl/>
              </w:rPr>
              <w:t>38</w:t>
            </w:r>
          </w:p>
        </w:tc>
        <w:tc>
          <w:tcPr>
            <w:tcW w:w="2273" w:type="dxa"/>
            <w:noWrap/>
            <w:vAlign w:val="center"/>
            <w:hideMark/>
          </w:tcPr>
          <w:p w14:paraId="4453258B"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MtrNum</w:t>
            </w:r>
          </w:p>
        </w:tc>
        <w:tc>
          <w:tcPr>
            <w:tcW w:w="1584" w:type="dxa"/>
            <w:noWrap/>
            <w:vAlign w:val="center"/>
            <w:hideMark/>
          </w:tcPr>
          <w:p w14:paraId="44D425DB"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nvarchar(100</w:t>
            </w:r>
            <w:r w:rsidRPr="00F733A3">
              <w:rPr>
                <w:rFonts w:cs="B Lotus" w:hint="cs"/>
                <w:rtl/>
              </w:rPr>
              <w:t>)</w:t>
            </w:r>
          </w:p>
        </w:tc>
        <w:tc>
          <w:tcPr>
            <w:tcW w:w="691" w:type="dxa"/>
            <w:noWrap/>
            <w:vAlign w:val="center"/>
            <w:hideMark/>
          </w:tcPr>
          <w:p w14:paraId="19BD182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Arial" w:eastAsia="Times New Roman" w:hAnsi="Arial" w:cs="B Lotus" w:hint="cs"/>
              </w:rPr>
              <w:t>Yes</w:t>
            </w:r>
          </w:p>
        </w:tc>
        <w:tc>
          <w:tcPr>
            <w:tcW w:w="1597" w:type="dxa"/>
            <w:noWrap/>
            <w:vAlign w:val="center"/>
            <w:hideMark/>
          </w:tcPr>
          <w:p w14:paraId="06536E1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 xml:space="preserve"> شماره موتور</w:t>
            </w:r>
          </w:p>
        </w:tc>
        <w:tc>
          <w:tcPr>
            <w:tcW w:w="1679" w:type="dxa"/>
            <w:noWrap/>
            <w:vAlign w:val="center"/>
            <w:hideMark/>
          </w:tcPr>
          <w:p w14:paraId="49B39331"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09229E0A" w14:textId="77777777" w:rsidR="00331CD6" w:rsidRPr="00F733A3" w:rsidRDefault="00331CD6" w:rsidP="004B2732">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331CD6" w:rsidRPr="00F733A3" w14:paraId="35AF6A22"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26D941C5" w14:textId="77777777" w:rsidR="00331CD6" w:rsidRPr="00F733A3" w:rsidRDefault="00331CD6" w:rsidP="004B2732">
            <w:pPr>
              <w:jc w:val="center"/>
              <w:rPr>
                <w:rFonts w:cs="B Lotus"/>
                <w:sz w:val="24"/>
                <w:szCs w:val="24"/>
              </w:rPr>
            </w:pPr>
            <w:r w:rsidRPr="00F733A3">
              <w:rPr>
                <w:rFonts w:cs="B Lotus" w:hint="cs"/>
                <w:sz w:val="24"/>
                <w:szCs w:val="24"/>
                <w:rtl/>
              </w:rPr>
              <w:t>39</w:t>
            </w:r>
          </w:p>
        </w:tc>
        <w:tc>
          <w:tcPr>
            <w:tcW w:w="2273" w:type="dxa"/>
            <w:noWrap/>
            <w:vAlign w:val="center"/>
            <w:hideMark/>
          </w:tcPr>
          <w:p w14:paraId="77BCE566"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ShsNum</w:t>
            </w:r>
          </w:p>
        </w:tc>
        <w:tc>
          <w:tcPr>
            <w:tcW w:w="1584" w:type="dxa"/>
            <w:noWrap/>
            <w:vAlign w:val="center"/>
            <w:hideMark/>
          </w:tcPr>
          <w:p w14:paraId="24B97B28"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nvarchar(100</w:t>
            </w:r>
            <w:r w:rsidRPr="00F733A3">
              <w:rPr>
                <w:rFonts w:cs="B Lotus" w:hint="cs"/>
                <w:rtl/>
              </w:rPr>
              <w:t>)</w:t>
            </w:r>
          </w:p>
        </w:tc>
        <w:tc>
          <w:tcPr>
            <w:tcW w:w="691" w:type="dxa"/>
            <w:noWrap/>
            <w:vAlign w:val="center"/>
            <w:hideMark/>
          </w:tcPr>
          <w:p w14:paraId="7AB6862B"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Arial" w:eastAsia="Times New Roman" w:hAnsi="Arial" w:cs="B Lotus" w:hint="cs"/>
              </w:rPr>
              <w:t>Yes</w:t>
            </w:r>
          </w:p>
        </w:tc>
        <w:tc>
          <w:tcPr>
            <w:tcW w:w="1597" w:type="dxa"/>
            <w:noWrap/>
            <w:vAlign w:val="center"/>
            <w:hideMark/>
          </w:tcPr>
          <w:p w14:paraId="47461B41"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 xml:space="preserve"> شماره شاسي</w:t>
            </w:r>
          </w:p>
        </w:tc>
        <w:tc>
          <w:tcPr>
            <w:tcW w:w="1679" w:type="dxa"/>
            <w:noWrap/>
            <w:vAlign w:val="center"/>
            <w:hideMark/>
          </w:tcPr>
          <w:p w14:paraId="67905B5C"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280DD4F4" w14:textId="77777777" w:rsidR="00331CD6" w:rsidRPr="00F733A3" w:rsidRDefault="00331CD6" w:rsidP="004B2732">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104791" w:rsidRPr="00F733A3" w14:paraId="7F4DF7A7"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25877DDC" w14:textId="77777777" w:rsidR="00104791" w:rsidRPr="00F733A3" w:rsidRDefault="00104791" w:rsidP="00104791">
            <w:pPr>
              <w:jc w:val="center"/>
              <w:rPr>
                <w:rFonts w:cs="B Lotus"/>
                <w:sz w:val="24"/>
                <w:szCs w:val="24"/>
              </w:rPr>
            </w:pPr>
            <w:r w:rsidRPr="00F733A3">
              <w:rPr>
                <w:rFonts w:cs="B Lotus" w:hint="cs"/>
                <w:sz w:val="24"/>
                <w:szCs w:val="24"/>
                <w:rtl/>
              </w:rPr>
              <w:t>40</w:t>
            </w:r>
          </w:p>
        </w:tc>
        <w:tc>
          <w:tcPr>
            <w:tcW w:w="2273" w:type="dxa"/>
            <w:noWrap/>
            <w:vAlign w:val="center"/>
            <w:hideMark/>
          </w:tcPr>
          <w:p w14:paraId="59F41CCA"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Plk</w:t>
            </w:r>
          </w:p>
        </w:tc>
        <w:tc>
          <w:tcPr>
            <w:tcW w:w="1584" w:type="dxa"/>
            <w:noWrap/>
            <w:vAlign w:val="center"/>
            <w:hideMark/>
          </w:tcPr>
          <w:p w14:paraId="0501503F"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nvarchar(50</w:t>
            </w:r>
            <w:r w:rsidRPr="00F733A3">
              <w:rPr>
                <w:rFonts w:cs="B Lotus" w:hint="cs"/>
                <w:rtl/>
              </w:rPr>
              <w:t>)</w:t>
            </w:r>
          </w:p>
        </w:tc>
        <w:tc>
          <w:tcPr>
            <w:tcW w:w="691" w:type="dxa"/>
            <w:noWrap/>
            <w:vAlign w:val="center"/>
            <w:hideMark/>
          </w:tcPr>
          <w:p w14:paraId="1E7032B7"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hideMark/>
          </w:tcPr>
          <w:p w14:paraId="5156684D" w14:textId="77777777" w:rsidR="00104791" w:rsidRPr="00F733A3" w:rsidRDefault="00104791" w:rsidP="00104791">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color w:val="000000"/>
              </w:rPr>
            </w:pPr>
            <w:r w:rsidRPr="00F733A3">
              <w:rPr>
                <w:rFonts w:ascii="Arial" w:hAnsi="Arial" w:cs="B Lotus"/>
                <w:b/>
                <w:bCs/>
                <w:rtl/>
              </w:rPr>
              <w:t xml:space="preserve">شماره شهرباني </w:t>
            </w:r>
            <w:r w:rsidRPr="00F733A3">
              <w:rPr>
                <w:rFonts w:ascii="Arial" w:hAnsi="Arial" w:cs="B Lotus" w:hint="cs"/>
                <w:b/>
                <w:bCs/>
                <w:rtl/>
              </w:rPr>
              <w:t>(</w:t>
            </w:r>
            <w:r w:rsidRPr="00F733A3">
              <w:rPr>
                <w:rFonts w:ascii="Arial" w:hAnsi="Arial" w:cs="B Lotus"/>
                <w:b/>
                <w:bCs/>
                <w:rtl/>
              </w:rPr>
              <w:t xml:space="preserve">پلاك خودرو </w:t>
            </w:r>
            <w:r w:rsidRPr="00F733A3">
              <w:rPr>
                <w:rFonts w:ascii="Arial" w:hAnsi="Arial" w:cs="B Lotus"/>
                <w:b/>
                <w:bCs/>
                <w:u w:val="single"/>
                <w:rtl/>
              </w:rPr>
              <w:t>ملی و غیر ملی</w:t>
            </w:r>
            <w:r w:rsidRPr="00F733A3">
              <w:rPr>
                <w:rFonts w:ascii="Arial" w:hAnsi="Arial" w:cs="B Lotus"/>
                <w:b/>
                <w:bCs/>
                <w:rtl/>
              </w:rPr>
              <w:t>)</w:t>
            </w:r>
            <w:r w:rsidRPr="00F733A3">
              <w:rPr>
                <w:rFonts w:ascii="Arial" w:hAnsi="Arial" w:cs="B Lotus" w:hint="cs"/>
                <w:b/>
                <w:bCs/>
                <w:rtl/>
              </w:rPr>
              <w:t xml:space="preserve">- </w:t>
            </w:r>
            <w:r w:rsidRPr="00F733A3">
              <w:rPr>
                <w:rFonts w:ascii="Arial" w:hAnsi="Arial" w:cs="B Lotus"/>
                <w:b/>
                <w:bCs/>
                <w:rtl/>
              </w:rPr>
              <w:t>در خصوص موتورسیکلتها و خودروهای ترانزیت شماره</w:t>
            </w:r>
            <w:r w:rsidRPr="00F733A3">
              <w:rPr>
                <w:rFonts w:ascii="Arial" w:hAnsi="Arial" w:cs="B Lotus" w:hint="cs"/>
                <w:b/>
                <w:bCs/>
                <w:rtl/>
              </w:rPr>
              <w:t xml:space="preserve"> کامل</w:t>
            </w:r>
            <w:r w:rsidRPr="00F733A3">
              <w:rPr>
                <w:rFonts w:ascii="Arial" w:hAnsi="Arial" w:cs="B Lotus"/>
                <w:b/>
                <w:bCs/>
                <w:rtl/>
              </w:rPr>
              <w:t xml:space="preserve"> پلاک را در این فیلد وارد نمایید /برا ی مثال پلاک :اصفهان 12345 </w:t>
            </w:r>
            <w:r w:rsidRPr="00F733A3">
              <w:rPr>
                <w:rFonts w:ascii="Times New Roman" w:hAnsi="Times New Roman" w:cs="Times New Roman"/>
                <w:b/>
                <w:bCs/>
                <w:rtl/>
              </w:rPr>
              <w:t>–</w:t>
            </w:r>
            <w:r w:rsidRPr="00F733A3">
              <w:rPr>
                <w:rFonts w:ascii="Times New Roman" w:hAnsi="Times New Roman" w:cs="Times New Roman" w:hint="cs"/>
                <w:b/>
                <w:bCs/>
                <w:rtl/>
              </w:rPr>
              <w:t xml:space="preserve"> </w:t>
            </w:r>
            <w:r w:rsidRPr="00F733A3">
              <w:rPr>
                <w:rFonts w:ascii="Arial" w:hAnsi="Arial" w:cs="B Lotus" w:hint="cs"/>
                <w:b/>
                <w:bCs/>
                <w:rtl/>
              </w:rPr>
              <w:t>ی</w:t>
            </w:r>
            <w:r w:rsidRPr="00F733A3">
              <w:rPr>
                <w:rFonts w:ascii="Arial" w:hAnsi="Arial" w:cs="B Lotus"/>
                <w:b/>
                <w:bCs/>
                <w:rtl/>
              </w:rPr>
              <w:t xml:space="preserve">ا </w:t>
            </w:r>
            <w:r w:rsidRPr="00F733A3">
              <w:rPr>
                <w:rFonts w:ascii="Arial" w:hAnsi="Arial" w:cs="B Lotus"/>
                <w:b/>
                <w:bCs/>
              </w:rPr>
              <w:t>IR2345636</w:t>
            </w:r>
          </w:p>
        </w:tc>
        <w:tc>
          <w:tcPr>
            <w:tcW w:w="1679" w:type="dxa"/>
            <w:noWrap/>
            <w:vAlign w:val="center"/>
            <w:hideMark/>
          </w:tcPr>
          <w:p w14:paraId="7AEC394C"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535F04F4"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104791" w:rsidRPr="00F733A3" w14:paraId="27FBD711"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6D22BAE6" w14:textId="77777777" w:rsidR="00104791" w:rsidRPr="00F733A3" w:rsidRDefault="00104791" w:rsidP="00104791">
            <w:pPr>
              <w:jc w:val="center"/>
              <w:rPr>
                <w:rFonts w:cs="B Lotus"/>
                <w:sz w:val="24"/>
                <w:szCs w:val="24"/>
              </w:rPr>
            </w:pPr>
            <w:r w:rsidRPr="00F733A3">
              <w:rPr>
                <w:rFonts w:cs="B Lotus" w:hint="cs"/>
                <w:sz w:val="24"/>
                <w:szCs w:val="24"/>
                <w:rtl/>
              </w:rPr>
              <w:t>41</w:t>
            </w:r>
          </w:p>
        </w:tc>
        <w:tc>
          <w:tcPr>
            <w:tcW w:w="2273" w:type="dxa"/>
            <w:noWrap/>
            <w:vAlign w:val="center"/>
            <w:hideMark/>
          </w:tcPr>
          <w:p w14:paraId="686905DC"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Plk1</w:t>
            </w:r>
          </w:p>
        </w:tc>
        <w:tc>
          <w:tcPr>
            <w:tcW w:w="1584" w:type="dxa"/>
            <w:noWrap/>
            <w:vAlign w:val="center"/>
            <w:hideMark/>
          </w:tcPr>
          <w:p w14:paraId="2012AFF3" w14:textId="1020F271" w:rsidR="00104791" w:rsidRPr="00F733A3" w:rsidRDefault="00A241EC" w:rsidP="00104791">
            <w:pPr>
              <w:cnfStyle w:val="000000100000" w:firstRow="0" w:lastRow="0" w:firstColumn="0" w:lastColumn="0" w:oddVBand="0" w:evenVBand="0" w:oddHBand="1" w:evenHBand="0" w:firstRowFirstColumn="0" w:firstRowLastColumn="0" w:lastRowFirstColumn="0" w:lastRowLastColumn="0"/>
              <w:rPr>
                <w:rFonts w:cs="B Lotus"/>
              </w:rPr>
            </w:pPr>
            <w:r>
              <w:rPr>
                <w:rFonts w:cs="B Lotus"/>
              </w:rPr>
              <w:t xml:space="preserve">Int </w:t>
            </w:r>
          </w:p>
        </w:tc>
        <w:tc>
          <w:tcPr>
            <w:tcW w:w="691" w:type="dxa"/>
            <w:noWrap/>
            <w:vAlign w:val="center"/>
            <w:hideMark/>
          </w:tcPr>
          <w:p w14:paraId="07F4CDC1"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55861BBC"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Arial" w:eastAsia="Times New Roman" w:hAnsi="Arial" w:cs="B Lotus" w:hint="cs"/>
                <w:b/>
                <w:bCs/>
                <w:color w:val="000000"/>
                <w:rtl/>
              </w:rPr>
              <w:t>دو رقم سمت چپ پلاک ملی/یا شماره (5رقمی )پلاک ملی موتور سیکلت</w:t>
            </w:r>
          </w:p>
        </w:tc>
        <w:tc>
          <w:tcPr>
            <w:tcW w:w="1679" w:type="dxa"/>
            <w:noWrap/>
            <w:vAlign w:val="center"/>
            <w:hideMark/>
          </w:tcPr>
          <w:p w14:paraId="14E2E519"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5F7BB5D7"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104791" w:rsidRPr="00F733A3" w14:paraId="741ED4DE"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0376787A" w14:textId="77777777" w:rsidR="00104791" w:rsidRPr="00F733A3" w:rsidRDefault="00104791" w:rsidP="00104791">
            <w:pPr>
              <w:jc w:val="center"/>
              <w:rPr>
                <w:rFonts w:cs="B Lotus"/>
                <w:sz w:val="24"/>
                <w:szCs w:val="24"/>
              </w:rPr>
            </w:pPr>
            <w:r w:rsidRPr="00F733A3">
              <w:rPr>
                <w:rFonts w:cs="B Lotus" w:hint="cs"/>
                <w:sz w:val="24"/>
                <w:szCs w:val="24"/>
                <w:rtl/>
              </w:rPr>
              <w:t>42</w:t>
            </w:r>
          </w:p>
        </w:tc>
        <w:tc>
          <w:tcPr>
            <w:tcW w:w="2273" w:type="dxa"/>
            <w:noWrap/>
            <w:vAlign w:val="center"/>
            <w:hideMark/>
          </w:tcPr>
          <w:p w14:paraId="72F896DE"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Plk2</w:t>
            </w:r>
          </w:p>
        </w:tc>
        <w:tc>
          <w:tcPr>
            <w:tcW w:w="1584" w:type="dxa"/>
            <w:noWrap/>
            <w:vAlign w:val="center"/>
            <w:hideMark/>
          </w:tcPr>
          <w:p w14:paraId="45C0A57B" w14:textId="1C6E2EE4" w:rsidR="00104791" w:rsidRPr="00F733A3" w:rsidRDefault="00A241EC"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rPr>
              <w:t>S</w:t>
            </w:r>
            <w:r w:rsidR="00104791" w:rsidRPr="00F733A3">
              <w:rPr>
                <w:rFonts w:cs="B Lotus" w:hint="cs"/>
              </w:rPr>
              <w:t>mallint</w:t>
            </w:r>
          </w:p>
        </w:tc>
        <w:tc>
          <w:tcPr>
            <w:tcW w:w="691" w:type="dxa"/>
            <w:noWrap/>
            <w:vAlign w:val="center"/>
            <w:hideMark/>
          </w:tcPr>
          <w:p w14:paraId="0A9929A4"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30DF36C5"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کد حرف وسط پلاک ملی</w:t>
            </w:r>
          </w:p>
        </w:tc>
        <w:tc>
          <w:tcPr>
            <w:tcW w:w="1679" w:type="dxa"/>
            <w:noWrap/>
            <w:vAlign w:val="center"/>
            <w:hideMark/>
          </w:tcPr>
          <w:p w14:paraId="7E44F443" w14:textId="13C9FDCC" w:rsidR="00104791" w:rsidRPr="00F733A3" w:rsidRDefault="00087344" w:rsidP="00104791">
            <w:pPr>
              <w:cnfStyle w:val="000000000000" w:firstRow="0" w:lastRow="0" w:firstColumn="0" w:lastColumn="0" w:oddVBand="0" w:evenVBand="0" w:oddHBand="0" w:evenHBand="0" w:firstRowFirstColumn="0" w:firstRowLastColumn="0" w:lastRowFirstColumn="0" w:lastRowLastColumn="0"/>
              <w:rPr>
                <w:rFonts w:cs="B Lotus"/>
              </w:rPr>
            </w:pPr>
            <w:hyperlink w:anchor="_جدول_حروف_پلاک" w:history="1">
              <w:r w:rsidR="005B16FC" w:rsidRPr="005B16FC">
                <w:rPr>
                  <w:rStyle w:val="Hyperlink"/>
                  <w:rFonts w:ascii="Arial" w:eastAsia="Times New Roman" w:hAnsi="Arial" w:cs="B Lotus" w:hint="cs"/>
                  <w:rtl/>
                </w:rPr>
                <w:t>جدول شماره کدینگ حروف پلاک</w:t>
              </w:r>
            </w:hyperlink>
          </w:p>
        </w:tc>
        <w:tc>
          <w:tcPr>
            <w:tcW w:w="1143" w:type="dxa"/>
            <w:noWrap/>
            <w:vAlign w:val="center"/>
            <w:hideMark/>
          </w:tcPr>
          <w:p w14:paraId="365BA03B"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104791" w:rsidRPr="00F733A3" w14:paraId="462BB6CA" w14:textId="77777777" w:rsidTr="00AD2348">
        <w:trPr>
          <w:cnfStyle w:val="000000100000" w:firstRow="0" w:lastRow="0" w:firstColumn="0" w:lastColumn="0" w:oddVBand="0" w:evenVBand="0" w:oddHBand="1" w:evenHBand="0" w:firstRowFirstColumn="0" w:firstRowLastColumn="0" w:lastRowFirstColumn="0" w:lastRowLastColumn="0"/>
          <w:cantSplit/>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5DD935E4" w14:textId="77777777" w:rsidR="00104791" w:rsidRPr="00F733A3" w:rsidRDefault="00104791" w:rsidP="00104791">
            <w:pPr>
              <w:jc w:val="center"/>
              <w:rPr>
                <w:rFonts w:cs="B Lotus"/>
                <w:sz w:val="24"/>
                <w:szCs w:val="24"/>
              </w:rPr>
            </w:pPr>
            <w:r w:rsidRPr="00F733A3">
              <w:rPr>
                <w:rFonts w:cs="B Lotus" w:hint="cs"/>
                <w:sz w:val="24"/>
                <w:szCs w:val="24"/>
                <w:rtl/>
              </w:rPr>
              <w:lastRenderedPageBreak/>
              <w:t>43</w:t>
            </w:r>
          </w:p>
        </w:tc>
        <w:tc>
          <w:tcPr>
            <w:tcW w:w="2273" w:type="dxa"/>
            <w:noWrap/>
            <w:vAlign w:val="center"/>
            <w:hideMark/>
          </w:tcPr>
          <w:p w14:paraId="70F565BC"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Plk3</w:t>
            </w:r>
          </w:p>
        </w:tc>
        <w:tc>
          <w:tcPr>
            <w:tcW w:w="1584" w:type="dxa"/>
            <w:noWrap/>
            <w:vAlign w:val="center"/>
            <w:hideMark/>
          </w:tcPr>
          <w:p w14:paraId="114CCB72"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smallint</w:t>
            </w:r>
          </w:p>
        </w:tc>
        <w:tc>
          <w:tcPr>
            <w:tcW w:w="691" w:type="dxa"/>
            <w:noWrap/>
            <w:vAlign w:val="center"/>
            <w:hideMark/>
          </w:tcPr>
          <w:p w14:paraId="4A25887D"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1CF20678"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سه رقم سمت راست پلاک ملی</w:t>
            </w:r>
          </w:p>
        </w:tc>
        <w:tc>
          <w:tcPr>
            <w:tcW w:w="1679" w:type="dxa"/>
            <w:noWrap/>
            <w:vAlign w:val="center"/>
            <w:hideMark/>
          </w:tcPr>
          <w:p w14:paraId="0BEEE205"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666184AC"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104791" w:rsidRPr="00F733A3" w14:paraId="3960FFA0" w14:textId="77777777" w:rsidTr="00AD2348">
        <w:trPr>
          <w:cantSplit/>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16104A56" w14:textId="77777777" w:rsidR="00104791" w:rsidRPr="00F733A3" w:rsidRDefault="00104791" w:rsidP="00104791">
            <w:pPr>
              <w:jc w:val="center"/>
              <w:rPr>
                <w:rFonts w:cs="B Lotus"/>
                <w:sz w:val="24"/>
                <w:szCs w:val="24"/>
              </w:rPr>
            </w:pPr>
            <w:r w:rsidRPr="00F733A3">
              <w:rPr>
                <w:rFonts w:cs="B Lotus" w:hint="cs"/>
                <w:sz w:val="24"/>
                <w:szCs w:val="24"/>
                <w:rtl/>
              </w:rPr>
              <w:t>44</w:t>
            </w:r>
          </w:p>
        </w:tc>
        <w:tc>
          <w:tcPr>
            <w:tcW w:w="2273" w:type="dxa"/>
            <w:noWrap/>
            <w:vAlign w:val="center"/>
            <w:hideMark/>
          </w:tcPr>
          <w:p w14:paraId="0A008EC0"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PlkSrl</w:t>
            </w:r>
          </w:p>
        </w:tc>
        <w:tc>
          <w:tcPr>
            <w:tcW w:w="1584" w:type="dxa"/>
            <w:noWrap/>
            <w:vAlign w:val="center"/>
            <w:hideMark/>
          </w:tcPr>
          <w:p w14:paraId="5271167E"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smallint</w:t>
            </w:r>
          </w:p>
        </w:tc>
        <w:tc>
          <w:tcPr>
            <w:tcW w:w="691" w:type="dxa"/>
            <w:noWrap/>
            <w:vAlign w:val="center"/>
            <w:hideMark/>
          </w:tcPr>
          <w:p w14:paraId="5778C932"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4FCB72CE"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Arial" w:eastAsia="Times New Roman" w:hAnsi="Arial" w:cs="B Lotus" w:hint="cs"/>
                <w:b/>
                <w:bCs/>
                <w:color w:val="000000"/>
                <w:rtl/>
              </w:rPr>
              <w:t>سریال پلاک ملی/یا 3 رقم شماره سریال موتورسیکلت</w:t>
            </w:r>
          </w:p>
        </w:tc>
        <w:tc>
          <w:tcPr>
            <w:tcW w:w="1679" w:type="dxa"/>
            <w:noWrap/>
            <w:vAlign w:val="center"/>
            <w:hideMark/>
          </w:tcPr>
          <w:p w14:paraId="4B003B67"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c>
          <w:tcPr>
            <w:tcW w:w="1143" w:type="dxa"/>
            <w:noWrap/>
            <w:vAlign w:val="center"/>
            <w:hideMark/>
          </w:tcPr>
          <w:p w14:paraId="62F3ADD7"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104791" w:rsidRPr="00F733A3" w14:paraId="0A8476D3"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72508BF2" w14:textId="6AE8442F" w:rsidR="00104791" w:rsidRDefault="00D73578" w:rsidP="00104791">
            <w:pPr>
              <w:jc w:val="center"/>
              <w:rPr>
                <w:rFonts w:cs="B Lotus"/>
                <w:sz w:val="24"/>
                <w:szCs w:val="24"/>
                <w:rtl/>
              </w:rPr>
            </w:pPr>
            <w:r>
              <w:rPr>
                <w:rFonts w:cs="B Lotus" w:hint="cs"/>
                <w:sz w:val="24"/>
                <w:szCs w:val="24"/>
                <w:rtl/>
              </w:rPr>
              <w:t>45</w:t>
            </w:r>
          </w:p>
          <w:p w14:paraId="593B73E4" w14:textId="326F4901" w:rsidR="00D73578" w:rsidRPr="00F733A3" w:rsidRDefault="00D73578" w:rsidP="00104791">
            <w:pPr>
              <w:jc w:val="center"/>
              <w:rPr>
                <w:rFonts w:cs="B Lotus"/>
                <w:sz w:val="24"/>
                <w:szCs w:val="24"/>
              </w:rPr>
            </w:pPr>
          </w:p>
        </w:tc>
        <w:tc>
          <w:tcPr>
            <w:tcW w:w="2273" w:type="dxa"/>
            <w:noWrap/>
            <w:vAlign w:val="center"/>
            <w:hideMark/>
          </w:tcPr>
          <w:p w14:paraId="58D9D8B4"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PlkCty</w:t>
            </w:r>
          </w:p>
        </w:tc>
        <w:tc>
          <w:tcPr>
            <w:tcW w:w="1584" w:type="dxa"/>
            <w:noWrap/>
            <w:vAlign w:val="center"/>
            <w:hideMark/>
          </w:tcPr>
          <w:p w14:paraId="385B5A4B"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nvarchar(50</w:t>
            </w:r>
            <w:r w:rsidRPr="00F733A3">
              <w:rPr>
                <w:rFonts w:cs="B Lotus" w:hint="cs"/>
                <w:rtl/>
              </w:rPr>
              <w:t>)</w:t>
            </w:r>
          </w:p>
        </w:tc>
        <w:tc>
          <w:tcPr>
            <w:tcW w:w="691" w:type="dxa"/>
            <w:noWrap/>
            <w:vAlign w:val="center"/>
            <w:hideMark/>
          </w:tcPr>
          <w:p w14:paraId="23A3AE1D"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595B5138"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شهر پلاک غیر ملی</w:t>
            </w:r>
          </w:p>
        </w:tc>
        <w:tc>
          <w:tcPr>
            <w:tcW w:w="1679" w:type="dxa"/>
            <w:noWrap/>
            <w:vAlign w:val="center"/>
            <w:hideMark/>
          </w:tcPr>
          <w:p w14:paraId="1F47C483" w14:textId="3AA7DC1B" w:rsidR="00104791" w:rsidRPr="00F733A3" w:rsidRDefault="00087344" w:rsidP="00104791">
            <w:pPr>
              <w:cnfStyle w:val="000000100000" w:firstRow="0" w:lastRow="0" w:firstColumn="0" w:lastColumn="0" w:oddVBand="0" w:evenVBand="0" w:oddHBand="1" w:evenHBand="0" w:firstRowFirstColumn="0" w:firstRowLastColumn="0" w:lastRowFirstColumn="0" w:lastRowLastColumn="0"/>
              <w:rPr>
                <w:rFonts w:cs="B Lotus"/>
              </w:rPr>
            </w:pPr>
            <w:hyperlink w:anchor="_جدول_کد_شهر:" w:history="1">
              <w:r w:rsidR="005B16FC" w:rsidRPr="005B16FC">
                <w:rPr>
                  <w:rStyle w:val="Hyperlink"/>
                  <w:rFonts w:ascii="Arial" w:eastAsia="Times New Roman" w:hAnsi="Arial" w:cs="B Lotus" w:hint="cs"/>
                  <w:rtl/>
                </w:rPr>
                <w:t>جدول کدینگ شهرها</w:t>
              </w:r>
            </w:hyperlink>
          </w:p>
        </w:tc>
        <w:tc>
          <w:tcPr>
            <w:tcW w:w="1143" w:type="dxa"/>
            <w:noWrap/>
            <w:vAlign w:val="center"/>
            <w:hideMark/>
          </w:tcPr>
          <w:p w14:paraId="1F4A9009" w14:textId="77777777" w:rsidR="00104791" w:rsidRPr="00F733A3" w:rsidRDefault="00104791" w:rsidP="00104791">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hint="cs"/>
                <w:rtl/>
              </w:rPr>
              <w:t>کلیه شاخصهای مرتبط با زیاندیده</w:t>
            </w:r>
          </w:p>
        </w:tc>
      </w:tr>
      <w:tr w:rsidR="00104791" w:rsidRPr="00F733A3" w14:paraId="3739A231"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hideMark/>
          </w:tcPr>
          <w:p w14:paraId="16CF300E" w14:textId="77777777" w:rsidR="00104791" w:rsidRPr="00F733A3" w:rsidRDefault="00104791" w:rsidP="00104791">
            <w:pPr>
              <w:jc w:val="center"/>
              <w:rPr>
                <w:rFonts w:cs="B Lotus"/>
                <w:sz w:val="24"/>
                <w:szCs w:val="24"/>
              </w:rPr>
            </w:pPr>
            <w:r w:rsidRPr="00F733A3">
              <w:rPr>
                <w:rFonts w:cs="B Lotus" w:hint="cs"/>
                <w:sz w:val="24"/>
                <w:szCs w:val="24"/>
                <w:rtl/>
              </w:rPr>
              <w:t>46</w:t>
            </w:r>
          </w:p>
        </w:tc>
        <w:tc>
          <w:tcPr>
            <w:tcW w:w="2273" w:type="dxa"/>
            <w:noWrap/>
            <w:vAlign w:val="center"/>
            <w:hideMark/>
          </w:tcPr>
          <w:p w14:paraId="257353CB"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PlkTypCod</w:t>
            </w:r>
          </w:p>
        </w:tc>
        <w:tc>
          <w:tcPr>
            <w:tcW w:w="1584" w:type="dxa"/>
            <w:noWrap/>
            <w:vAlign w:val="center"/>
            <w:hideMark/>
          </w:tcPr>
          <w:p w14:paraId="546249E4"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int</w:t>
            </w:r>
          </w:p>
        </w:tc>
        <w:tc>
          <w:tcPr>
            <w:tcW w:w="691" w:type="dxa"/>
            <w:noWrap/>
            <w:vAlign w:val="center"/>
            <w:hideMark/>
          </w:tcPr>
          <w:p w14:paraId="59B9A40A"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Pr>
              <w:t>Yes</w:t>
            </w:r>
          </w:p>
        </w:tc>
        <w:tc>
          <w:tcPr>
            <w:tcW w:w="1597" w:type="dxa"/>
            <w:noWrap/>
            <w:vAlign w:val="center"/>
            <w:hideMark/>
          </w:tcPr>
          <w:p w14:paraId="41D70945"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hint="cs"/>
                <w:rtl/>
              </w:rPr>
              <w:t>کد نوع پلاک</w:t>
            </w:r>
          </w:p>
        </w:tc>
        <w:tc>
          <w:tcPr>
            <w:tcW w:w="1679" w:type="dxa"/>
            <w:noWrap/>
            <w:vAlign w:val="center"/>
            <w:hideMark/>
          </w:tcPr>
          <w:p w14:paraId="718B7CA5"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tl/>
              </w:rPr>
            </w:pPr>
            <w:r w:rsidRPr="00F733A3">
              <w:rPr>
                <w:rFonts w:cs="B Lotus" w:hint="cs"/>
                <w:rtl/>
              </w:rPr>
              <w:t>جدول کد نوع پلاک</w:t>
            </w:r>
          </w:p>
        </w:tc>
        <w:tc>
          <w:tcPr>
            <w:tcW w:w="1143" w:type="dxa"/>
            <w:noWrap/>
            <w:vAlign w:val="center"/>
            <w:hideMark/>
          </w:tcPr>
          <w:p w14:paraId="0F39CB51" w14:textId="77777777" w:rsidR="00104791" w:rsidRPr="00F733A3" w:rsidRDefault="00104791" w:rsidP="00104791">
            <w:pPr>
              <w:cnfStyle w:val="000000000000" w:firstRow="0" w:lastRow="0" w:firstColumn="0" w:lastColumn="0" w:oddVBand="0" w:evenVBand="0" w:oddHBand="0" w:evenHBand="0" w:firstRowFirstColumn="0" w:firstRowLastColumn="0" w:lastRowFirstColumn="0" w:lastRowLastColumn="0"/>
              <w:rPr>
                <w:rFonts w:cs="B Lotus"/>
                <w:rtl/>
              </w:rPr>
            </w:pPr>
            <w:r w:rsidRPr="00F733A3">
              <w:rPr>
                <w:rFonts w:cs="B Lotus" w:hint="cs"/>
                <w:rtl/>
              </w:rPr>
              <w:t>کلیه شاخصهای مرتبط با زیاندیده</w:t>
            </w:r>
          </w:p>
        </w:tc>
      </w:tr>
      <w:tr w:rsidR="00FC670E" w:rsidRPr="00F733A3" w14:paraId="672928C5"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tcPr>
          <w:p w14:paraId="4F296814" w14:textId="0C4622BB" w:rsidR="00FC670E" w:rsidRPr="005B11E1" w:rsidRDefault="005851FF" w:rsidP="00104791">
            <w:pPr>
              <w:jc w:val="center"/>
              <w:rPr>
                <w:rFonts w:cs="B Lotus"/>
                <w:sz w:val="24"/>
                <w:szCs w:val="24"/>
                <w:rtl/>
              </w:rPr>
            </w:pPr>
            <w:r w:rsidRPr="005B11E1">
              <w:rPr>
                <w:rFonts w:cs="B Lotus" w:hint="cs"/>
                <w:sz w:val="24"/>
                <w:szCs w:val="24"/>
                <w:rtl/>
              </w:rPr>
              <w:t>47</w:t>
            </w:r>
          </w:p>
        </w:tc>
        <w:tc>
          <w:tcPr>
            <w:tcW w:w="2273" w:type="dxa"/>
            <w:noWrap/>
            <w:vAlign w:val="center"/>
          </w:tcPr>
          <w:p w14:paraId="028AB3EA" w14:textId="4221ABDE" w:rsidR="00FC670E" w:rsidRPr="005B11E1" w:rsidRDefault="00FC670E" w:rsidP="00104791">
            <w:pPr>
              <w:cnfStyle w:val="000000100000" w:firstRow="0" w:lastRow="0" w:firstColumn="0" w:lastColumn="0" w:oddVBand="0" w:evenVBand="0" w:oddHBand="1" w:evenHBand="0" w:firstRowFirstColumn="0" w:firstRowLastColumn="0" w:lastRowFirstColumn="0" w:lastRowLastColumn="0"/>
              <w:rPr>
                <w:rFonts w:cs="B Lotus"/>
              </w:rPr>
            </w:pPr>
            <w:r w:rsidRPr="005B11E1">
              <w:rPr>
                <w:rFonts w:ascii="Consolas" w:hAnsi="Consolas" w:cs="Consolas"/>
                <w:sz w:val="20"/>
                <w:szCs w:val="20"/>
                <w:lang w:bidi="ar-SA"/>
              </w:rPr>
              <w:t>IsIrn</w:t>
            </w:r>
          </w:p>
        </w:tc>
        <w:tc>
          <w:tcPr>
            <w:tcW w:w="1584" w:type="dxa"/>
            <w:noWrap/>
            <w:vAlign w:val="center"/>
          </w:tcPr>
          <w:p w14:paraId="1E24DA06" w14:textId="23E23AA6" w:rsidR="00FC670E" w:rsidRPr="005B11E1" w:rsidRDefault="00FC670E" w:rsidP="00104791">
            <w:pPr>
              <w:cnfStyle w:val="000000100000" w:firstRow="0" w:lastRow="0" w:firstColumn="0" w:lastColumn="0" w:oddVBand="0" w:evenVBand="0" w:oddHBand="1" w:evenHBand="0" w:firstRowFirstColumn="0" w:firstRowLastColumn="0" w:lastRowFirstColumn="0" w:lastRowLastColumn="0"/>
              <w:rPr>
                <w:rFonts w:cs="B Lotus"/>
              </w:rPr>
            </w:pPr>
            <w:r w:rsidRPr="005B11E1">
              <w:rPr>
                <w:rFonts w:cs="B Lotus"/>
              </w:rPr>
              <w:t>bit</w:t>
            </w:r>
          </w:p>
        </w:tc>
        <w:tc>
          <w:tcPr>
            <w:tcW w:w="691" w:type="dxa"/>
            <w:noWrap/>
            <w:vAlign w:val="center"/>
          </w:tcPr>
          <w:p w14:paraId="06CCCCA3" w14:textId="46619E2A" w:rsidR="00FC670E" w:rsidRPr="005B11E1" w:rsidRDefault="00FC670E" w:rsidP="00104791">
            <w:pPr>
              <w:cnfStyle w:val="000000100000" w:firstRow="0" w:lastRow="0" w:firstColumn="0" w:lastColumn="0" w:oddVBand="0" w:evenVBand="0" w:oddHBand="1" w:evenHBand="0" w:firstRowFirstColumn="0" w:firstRowLastColumn="0" w:lastRowFirstColumn="0" w:lastRowLastColumn="0"/>
              <w:rPr>
                <w:rFonts w:cs="B Lotus"/>
              </w:rPr>
            </w:pPr>
            <w:r w:rsidRPr="005B11E1">
              <w:rPr>
                <w:rFonts w:cs="B Lotus"/>
              </w:rPr>
              <w:t>Yes</w:t>
            </w:r>
          </w:p>
        </w:tc>
        <w:tc>
          <w:tcPr>
            <w:tcW w:w="1597" w:type="dxa"/>
            <w:noWrap/>
            <w:vAlign w:val="center"/>
          </w:tcPr>
          <w:p w14:paraId="79D33306" w14:textId="033BBEF4" w:rsidR="00FC670E" w:rsidRPr="005B11E1" w:rsidRDefault="00FC670E" w:rsidP="00104791">
            <w:pPr>
              <w:cnfStyle w:val="000000100000" w:firstRow="0" w:lastRow="0" w:firstColumn="0" w:lastColumn="0" w:oddVBand="0" w:evenVBand="0" w:oddHBand="1" w:evenHBand="0" w:firstRowFirstColumn="0" w:firstRowLastColumn="0" w:lastRowFirstColumn="0" w:lastRowLastColumn="0"/>
              <w:rPr>
                <w:rFonts w:cs="B Lotus"/>
                <w:rtl/>
              </w:rPr>
            </w:pPr>
            <w:r w:rsidRPr="005B11E1">
              <w:rPr>
                <w:rFonts w:cs="B Lotus" w:hint="cs"/>
                <w:rtl/>
              </w:rPr>
              <w:t>تابعیت : 1-ایرانی 0-خارجی</w:t>
            </w:r>
          </w:p>
        </w:tc>
        <w:tc>
          <w:tcPr>
            <w:tcW w:w="1679" w:type="dxa"/>
            <w:noWrap/>
            <w:vAlign w:val="center"/>
          </w:tcPr>
          <w:p w14:paraId="365954A8" w14:textId="77777777" w:rsidR="00FC670E" w:rsidRPr="00F733A3" w:rsidRDefault="00FC670E" w:rsidP="00104791">
            <w:pPr>
              <w:cnfStyle w:val="000000100000" w:firstRow="0" w:lastRow="0" w:firstColumn="0" w:lastColumn="0" w:oddVBand="0" w:evenVBand="0" w:oddHBand="1" w:evenHBand="0" w:firstRowFirstColumn="0" w:firstRowLastColumn="0" w:lastRowFirstColumn="0" w:lastRowLastColumn="0"/>
              <w:rPr>
                <w:rFonts w:cs="B Lotus"/>
                <w:color w:val="FF0000"/>
                <w:rtl/>
              </w:rPr>
            </w:pPr>
          </w:p>
        </w:tc>
        <w:tc>
          <w:tcPr>
            <w:tcW w:w="1143" w:type="dxa"/>
            <w:noWrap/>
            <w:vAlign w:val="center"/>
          </w:tcPr>
          <w:p w14:paraId="1C118507" w14:textId="77777777" w:rsidR="00FC670E" w:rsidRPr="00F733A3" w:rsidRDefault="00FC670E" w:rsidP="00104791">
            <w:pPr>
              <w:cnfStyle w:val="000000100000" w:firstRow="0" w:lastRow="0" w:firstColumn="0" w:lastColumn="0" w:oddVBand="0" w:evenVBand="0" w:oddHBand="1" w:evenHBand="0" w:firstRowFirstColumn="0" w:firstRowLastColumn="0" w:lastRowFirstColumn="0" w:lastRowLastColumn="0"/>
              <w:rPr>
                <w:rFonts w:cs="B Lotus"/>
                <w:color w:val="FF0000"/>
                <w:rtl/>
              </w:rPr>
            </w:pPr>
          </w:p>
        </w:tc>
      </w:tr>
      <w:tr w:rsidR="00FC670E" w:rsidRPr="00F733A3" w14:paraId="472B2C8E"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tcPr>
          <w:p w14:paraId="65580BD4" w14:textId="2E7F2017" w:rsidR="00FC670E" w:rsidRPr="005B11E1" w:rsidRDefault="005851FF" w:rsidP="00104791">
            <w:pPr>
              <w:jc w:val="center"/>
              <w:rPr>
                <w:rFonts w:cs="B Lotus"/>
                <w:sz w:val="24"/>
                <w:szCs w:val="24"/>
              </w:rPr>
            </w:pPr>
            <w:r w:rsidRPr="005B11E1">
              <w:rPr>
                <w:rFonts w:cs="B Lotus" w:hint="cs"/>
                <w:sz w:val="24"/>
                <w:szCs w:val="24"/>
                <w:rtl/>
              </w:rPr>
              <w:t>48</w:t>
            </w:r>
          </w:p>
        </w:tc>
        <w:tc>
          <w:tcPr>
            <w:tcW w:w="2273" w:type="dxa"/>
            <w:noWrap/>
            <w:vAlign w:val="center"/>
          </w:tcPr>
          <w:p w14:paraId="7DCAAB0A" w14:textId="4D8ADBC3" w:rsidR="00FC670E" w:rsidRPr="005B11E1" w:rsidRDefault="00FC670E" w:rsidP="00104791">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bidi="ar-SA"/>
              </w:rPr>
            </w:pPr>
            <w:r w:rsidRPr="005B11E1">
              <w:rPr>
                <w:rFonts w:ascii="Consolas" w:hAnsi="Consolas" w:cs="Consolas"/>
                <w:sz w:val="20"/>
                <w:szCs w:val="20"/>
                <w:lang w:bidi="ar-SA"/>
              </w:rPr>
              <w:t>UnIrnCod</w:t>
            </w:r>
          </w:p>
        </w:tc>
        <w:tc>
          <w:tcPr>
            <w:tcW w:w="1584" w:type="dxa"/>
            <w:noWrap/>
            <w:vAlign w:val="center"/>
          </w:tcPr>
          <w:p w14:paraId="63109578" w14:textId="4AB2EE1B" w:rsidR="00FC670E" w:rsidRPr="005B11E1" w:rsidRDefault="00FC670E" w:rsidP="00104791">
            <w:pPr>
              <w:cnfStyle w:val="000000000000" w:firstRow="0" w:lastRow="0" w:firstColumn="0" w:lastColumn="0" w:oddVBand="0" w:evenVBand="0" w:oddHBand="0" w:evenHBand="0" w:firstRowFirstColumn="0" w:firstRowLastColumn="0" w:lastRowFirstColumn="0" w:lastRowLastColumn="0"/>
              <w:rPr>
                <w:rFonts w:cs="B Lotus"/>
              </w:rPr>
            </w:pPr>
            <w:r w:rsidRPr="005B11E1">
              <w:rPr>
                <w:rFonts w:cs="B Lotus"/>
              </w:rPr>
              <w:t>Varchar(20)</w:t>
            </w:r>
          </w:p>
        </w:tc>
        <w:tc>
          <w:tcPr>
            <w:tcW w:w="691" w:type="dxa"/>
            <w:noWrap/>
            <w:vAlign w:val="center"/>
          </w:tcPr>
          <w:p w14:paraId="0E42F9BC" w14:textId="0225A3E6" w:rsidR="00FC670E" w:rsidRPr="005B11E1" w:rsidRDefault="00214DE7" w:rsidP="00104791">
            <w:pPr>
              <w:cnfStyle w:val="000000000000" w:firstRow="0" w:lastRow="0" w:firstColumn="0" w:lastColumn="0" w:oddVBand="0" w:evenVBand="0" w:oddHBand="0" w:evenHBand="0" w:firstRowFirstColumn="0" w:firstRowLastColumn="0" w:lastRowFirstColumn="0" w:lastRowLastColumn="0"/>
              <w:rPr>
                <w:rFonts w:cs="B Lotus"/>
              </w:rPr>
            </w:pPr>
            <w:r w:rsidRPr="005B11E1">
              <w:rPr>
                <w:rFonts w:cs="B Lotus"/>
              </w:rPr>
              <w:t>Y</w:t>
            </w:r>
            <w:r w:rsidR="00FC670E" w:rsidRPr="005B11E1">
              <w:rPr>
                <w:rFonts w:cs="B Lotus"/>
              </w:rPr>
              <w:t>es</w:t>
            </w:r>
            <w:r w:rsidRPr="005B11E1">
              <w:rPr>
                <w:rFonts w:cs="B Lotus"/>
              </w:rPr>
              <w:t xml:space="preserve"> </w:t>
            </w:r>
          </w:p>
        </w:tc>
        <w:tc>
          <w:tcPr>
            <w:tcW w:w="1597" w:type="dxa"/>
            <w:noWrap/>
            <w:vAlign w:val="center"/>
          </w:tcPr>
          <w:p w14:paraId="3A734C4E" w14:textId="21BC009B" w:rsidR="00FC670E" w:rsidRPr="005B11E1" w:rsidRDefault="00FC670E" w:rsidP="00104791">
            <w:pPr>
              <w:cnfStyle w:val="000000000000" w:firstRow="0" w:lastRow="0" w:firstColumn="0" w:lastColumn="0" w:oddVBand="0" w:evenVBand="0" w:oddHBand="0" w:evenHBand="0" w:firstRowFirstColumn="0" w:firstRowLastColumn="0" w:lastRowFirstColumn="0" w:lastRowLastColumn="0"/>
              <w:rPr>
                <w:rFonts w:cs="B Lotus"/>
                <w:rtl/>
              </w:rPr>
            </w:pPr>
            <w:r w:rsidRPr="005B11E1">
              <w:rPr>
                <w:rFonts w:cs="B Lotus" w:hint="cs"/>
                <w:rtl/>
              </w:rPr>
              <w:t>کد اتباع خارجی</w:t>
            </w:r>
            <w:r w:rsidR="003F0A63" w:rsidRPr="005B11E1">
              <w:rPr>
                <w:rFonts w:cs="B Lotus" w:hint="cs"/>
                <w:rtl/>
              </w:rPr>
              <w:t xml:space="preserve"> یا شماره پاسپورت</w:t>
            </w:r>
          </w:p>
        </w:tc>
        <w:tc>
          <w:tcPr>
            <w:tcW w:w="1679" w:type="dxa"/>
            <w:noWrap/>
            <w:vAlign w:val="center"/>
          </w:tcPr>
          <w:p w14:paraId="74433036" w14:textId="77777777" w:rsidR="00FC670E" w:rsidRPr="00F733A3" w:rsidRDefault="00FC670E" w:rsidP="00104791">
            <w:pPr>
              <w:cnfStyle w:val="000000000000" w:firstRow="0" w:lastRow="0" w:firstColumn="0" w:lastColumn="0" w:oddVBand="0" w:evenVBand="0" w:oddHBand="0" w:evenHBand="0" w:firstRowFirstColumn="0" w:firstRowLastColumn="0" w:lastRowFirstColumn="0" w:lastRowLastColumn="0"/>
              <w:rPr>
                <w:rFonts w:cs="B Lotus"/>
                <w:color w:val="FF0000"/>
              </w:rPr>
            </w:pPr>
          </w:p>
        </w:tc>
        <w:tc>
          <w:tcPr>
            <w:tcW w:w="1143" w:type="dxa"/>
            <w:noWrap/>
            <w:vAlign w:val="center"/>
          </w:tcPr>
          <w:p w14:paraId="509D8CB0" w14:textId="77777777" w:rsidR="00FC670E" w:rsidRPr="00F733A3" w:rsidRDefault="00FC670E" w:rsidP="00104791">
            <w:pPr>
              <w:cnfStyle w:val="000000000000" w:firstRow="0" w:lastRow="0" w:firstColumn="0" w:lastColumn="0" w:oddVBand="0" w:evenVBand="0" w:oddHBand="0" w:evenHBand="0" w:firstRowFirstColumn="0" w:firstRowLastColumn="0" w:lastRowFirstColumn="0" w:lastRowLastColumn="0"/>
              <w:rPr>
                <w:rFonts w:cs="B Lotus"/>
                <w:color w:val="FF0000"/>
                <w:rtl/>
              </w:rPr>
            </w:pPr>
          </w:p>
        </w:tc>
      </w:tr>
      <w:tr w:rsidR="00D2450B" w:rsidRPr="00F733A3" w14:paraId="376A8123"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tcPr>
          <w:p w14:paraId="061A564A" w14:textId="72D17C89" w:rsidR="00D2450B" w:rsidRPr="005B11E1" w:rsidRDefault="005B11E1" w:rsidP="00104791">
            <w:pPr>
              <w:jc w:val="center"/>
              <w:rPr>
                <w:rFonts w:cs="B Lotus"/>
                <w:sz w:val="24"/>
                <w:szCs w:val="24"/>
              </w:rPr>
            </w:pPr>
            <w:r>
              <w:rPr>
                <w:rFonts w:cs="B Lotus" w:hint="cs"/>
                <w:sz w:val="24"/>
                <w:szCs w:val="24"/>
                <w:rtl/>
              </w:rPr>
              <w:t>49</w:t>
            </w:r>
          </w:p>
        </w:tc>
        <w:tc>
          <w:tcPr>
            <w:tcW w:w="2273" w:type="dxa"/>
            <w:noWrap/>
            <w:vAlign w:val="center"/>
          </w:tcPr>
          <w:p w14:paraId="3B6CFCAC" w14:textId="7224A5B9" w:rsidR="00D2450B" w:rsidRPr="005B11E1" w:rsidRDefault="00D2450B" w:rsidP="00104791">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bidi="ar-SA"/>
              </w:rPr>
            </w:pPr>
            <w:r w:rsidRPr="005B11E1">
              <w:rPr>
                <w:rFonts w:ascii="Consolas" w:hAnsi="Consolas" w:cs="Consolas"/>
                <w:sz w:val="20"/>
                <w:szCs w:val="20"/>
                <w:lang w:bidi="ar-SA"/>
              </w:rPr>
              <w:t>LglId</w:t>
            </w:r>
          </w:p>
        </w:tc>
        <w:tc>
          <w:tcPr>
            <w:tcW w:w="1584" w:type="dxa"/>
            <w:noWrap/>
            <w:vAlign w:val="center"/>
          </w:tcPr>
          <w:p w14:paraId="5F261744" w14:textId="58252CA5" w:rsidR="00D2450B" w:rsidRPr="005B11E1" w:rsidRDefault="00D2450B" w:rsidP="00104791">
            <w:pPr>
              <w:cnfStyle w:val="000000100000" w:firstRow="0" w:lastRow="0" w:firstColumn="0" w:lastColumn="0" w:oddVBand="0" w:evenVBand="0" w:oddHBand="1" w:evenHBand="0" w:firstRowFirstColumn="0" w:firstRowLastColumn="0" w:lastRowFirstColumn="0" w:lastRowLastColumn="0"/>
              <w:rPr>
                <w:rFonts w:cs="B Lotus"/>
              </w:rPr>
            </w:pPr>
            <w:r w:rsidRPr="005B11E1">
              <w:rPr>
                <w:rFonts w:cs="B Lotus"/>
              </w:rPr>
              <w:t>Char(11)</w:t>
            </w:r>
          </w:p>
        </w:tc>
        <w:tc>
          <w:tcPr>
            <w:tcW w:w="691" w:type="dxa"/>
            <w:noWrap/>
            <w:vAlign w:val="center"/>
          </w:tcPr>
          <w:p w14:paraId="5357822A" w14:textId="57B8FDCD" w:rsidR="00D2450B" w:rsidRPr="005B11E1" w:rsidRDefault="00D2450B" w:rsidP="00104791">
            <w:pPr>
              <w:cnfStyle w:val="000000100000" w:firstRow="0" w:lastRow="0" w:firstColumn="0" w:lastColumn="0" w:oddVBand="0" w:evenVBand="0" w:oddHBand="1" w:evenHBand="0" w:firstRowFirstColumn="0" w:firstRowLastColumn="0" w:lastRowFirstColumn="0" w:lastRowLastColumn="0"/>
              <w:rPr>
                <w:rFonts w:cs="B Lotus"/>
              </w:rPr>
            </w:pPr>
            <w:r w:rsidRPr="005B11E1">
              <w:rPr>
                <w:rFonts w:cs="B Lotus"/>
              </w:rPr>
              <w:t>Yes</w:t>
            </w:r>
          </w:p>
        </w:tc>
        <w:tc>
          <w:tcPr>
            <w:tcW w:w="1597" w:type="dxa"/>
            <w:noWrap/>
            <w:vAlign w:val="center"/>
          </w:tcPr>
          <w:p w14:paraId="5F2965C4" w14:textId="7BB22374" w:rsidR="00D2450B" w:rsidRPr="005B11E1" w:rsidRDefault="00D2450B" w:rsidP="00104791">
            <w:pPr>
              <w:cnfStyle w:val="000000100000" w:firstRow="0" w:lastRow="0" w:firstColumn="0" w:lastColumn="0" w:oddVBand="0" w:evenVBand="0" w:oddHBand="1" w:evenHBand="0" w:firstRowFirstColumn="0" w:firstRowLastColumn="0" w:lastRowFirstColumn="0" w:lastRowLastColumn="0"/>
              <w:rPr>
                <w:rFonts w:cs="B Lotus"/>
                <w:rtl/>
              </w:rPr>
            </w:pPr>
            <w:r w:rsidRPr="005B11E1">
              <w:rPr>
                <w:rFonts w:cs="B Lotus" w:hint="cs"/>
                <w:rtl/>
              </w:rPr>
              <w:t>شناسه حقوقی زیان دیده</w:t>
            </w:r>
          </w:p>
        </w:tc>
        <w:tc>
          <w:tcPr>
            <w:tcW w:w="1679" w:type="dxa"/>
            <w:noWrap/>
            <w:vAlign w:val="center"/>
          </w:tcPr>
          <w:p w14:paraId="5231E83E" w14:textId="77777777" w:rsidR="00D2450B" w:rsidRPr="00F733A3" w:rsidRDefault="00D2450B" w:rsidP="00104791">
            <w:pPr>
              <w:cnfStyle w:val="000000100000" w:firstRow="0" w:lastRow="0" w:firstColumn="0" w:lastColumn="0" w:oddVBand="0" w:evenVBand="0" w:oddHBand="1" w:evenHBand="0" w:firstRowFirstColumn="0" w:firstRowLastColumn="0" w:lastRowFirstColumn="0" w:lastRowLastColumn="0"/>
              <w:rPr>
                <w:rFonts w:cs="B Lotus"/>
                <w:color w:val="FF0000"/>
              </w:rPr>
            </w:pPr>
          </w:p>
        </w:tc>
        <w:tc>
          <w:tcPr>
            <w:tcW w:w="1143" w:type="dxa"/>
            <w:noWrap/>
            <w:vAlign w:val="center"/>
          </w:tcPr>
          <w:p w14:paraId="5FA77CC5" w14:textId="77777777" w:rsidR="00D2450B" w:rsidRPr="00F733A3" w:rsidRDefault="00D2450B" w:rsidP="00104791">
            <w:pPr>
              <w:cnfStyle w:val="000000100000" w:firstRow="0" w:lastRow="0" w:firstColumn="0" w:lastColumn="0" w:oddVBand="0" w:evenVBand="0" w:oddHBand="1" w:evenHBand="0" w:firstRowFirstColumn="0" w:firstRowLastColumn="0" w:lastRowFirstColumn="0" w:lastRowLastColumn="0"/>
              <w:rPr>
                <w:rFonts w:cs="B Lotus"/>
                <w:color w:val="FF0000"/>
                <w:rtl/>
              </w:rPr>
            </w:pPr>
          </w:p>
        </w:tc>
      </w:tr>
      <w:tr w:rsidR="00AD2348" w:rsidRPr="00F733A3" w14:paraId="15EA9FE8"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tcPr>
          <w:p w14:paraId="2F216618" w14:textId="0966B8C8" w:rsidR="00AD2348" w:rsidRPr="005B11E1" w:rsidRDefault="005B11E1" w:rsidP="00AD2348">
            <w:pPr>
              <w:jc w:val="center"/>
              <w:rPr>
                <w:rFonts w:cs="B Lotus"/>
                <w:sz w:val="24"/>
                <w:szCs w:val="24"/>
                <w:rtl/>
              </w:rPr>
            </w:pPr>
            <w:r w:rsidRPr="005B11E1">
              <w:rPr>
                <w:rFonts w:cs="B Lotus" w:hint="cs"/>
                <w:sz w:val="24"/>
                <w:szCs w:val="24"/>
                <w:rtl/>
              </w:rPr>
              <w:t>50</w:t>
            </w:r>
          </w:p>
        </w:tc>
        <w:tc>
          <w:tcPr>
            <w:tcW w:w="2273" w:type="dxa"/>
            <w:noWrap/>
            <w:vAlign w:val="center"/>
          </w:tcPr>
          <w:p w14:paraId="2F566DFA" w14:textId="6303F041" w:rsidR="00AD2348" w:rsidRPr="00AD2348" w:rsidRDefault="00AD2348" w:rsidP="00AD2348">
            <w:pPr>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bidi="ar-SA"/>
              </w:rPr>
            </w:pPr>
            <w:r w:rsidRPr="00AD2348">
              <w:rPr>
                <w:rFonts w:eastAsia="Times New Roman" w:cstheme="minorHAnsi"/>
              </w:rPr>
              <w:t>HrchDte</w:t>
            </w:r>
          </w:p>
        </w:tc>
        <w:tc>
          <w:tcPr>
            <w:tcW w:w="1584" w:type="dxa"/>
            <w:noWrap/>
          </w:tcPr>
          <w:p w14:paraId="21C5DFB2" w14:textId="2924CD86" w:rsidR="00AD2348" w:rsidRPr="00AD2348" w:rsidRDefault="00AD2348" w:rsidP="00AD2348">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AD2348">
              <w:rPr>
                <w:rFonts w:eastAsia="Times New Roman" w:cstheme="minorHAnsi"/>
              </w:rPr>
              <w:t>string</w:t>
            </w:r>
          </w:p>
        </w:tc>
        <w:tc>
          <w:tcPr>
            <w:tcW w:w="691" w:type="dxa"/>
            <w:noWrap/>
            <w:vAlign w:val="center"/>
          </w:tcPr>
          <w:p w14:paraId="3F237B44" w14:textId="03ED5457" w:rsidR="00AD2348" w:rsidRPr="00AD2348" w:rsidRDefault="00AD2348" w:rsidP="00AD2348">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AD2348">
              <w:rPr>
                <w:rFonts w:eastAsia="Times New Roman" w:cstheme="minorHAnsi"/>
              </w:rPr>
              <w:t>Yes</w:t>
            </w:r>
          </w:p>
        </w:tc>
        <w:tc>
          <w:tcPr>
            <w:tcW w:w="1597" w:type="dxa"/>
            <w:noWrap/>
            <w:vAlign w:val="center"/>
          </w:tcPr>
          <w:p w14:paraId="4F3CC41B" w14:textId="42C94C19" w:rsidR="00AD2348" w:rsidRPr="00D2450B" w:rsidRDefault="00AD2348" w:rsidP="00AD2348">
            <w:pPr>
              <w:cnfStyle w:val="000000000000" w:firstRow="0" w:lastRow="0" w:firstColumn="0" w:lastColumn="0" w:oddVBand="0" w:evenVBand="0" w:oddHBand="0" w:evenHBand="0" w:firstRowFirstColumn="0" w:firstRowLastColumn="0" w:lastRowFirstColumn="0" w:lastRowLastColumn="0"/>
              <w:rPr>
                <w:rFonts w:cs="B Lotus"/>
                <w:color w:val="FF0000"/>
                <w:rtl/>
                <w:lang w:bidi="ar-SA"/>
              </w:rPr>
            </w:pPr>
            <w:r w:rsidRPr="00F733A3">
              <w:rPr>
                <w:rFonts w:ascii="Arial" w:eastAsia="Times New Roman" w:hAnsi="Arial" w:cs="B Lotus"/>
                <w:rtl/>
              </w:rPr>
              <w:t xml:space="preserve">تاریخ </w:t>
            </w:r>
            <w:r w:rsidRPr="00F733A3">
              <w:rPr>
                <w:rFonts w:ascii="Arial" w:eastAsia="Times New Roman" w:hAnsi="Arial" w:cs="B Lotus" w:hint="cs"/>
                <w:rtl/>
              </w:rPr>
              <w:t>شمسی</w:t>
            </w:r>
            <w:r w:rsidRPr="00F733A3">
              <w:rPr>
                <w:rFonts w:ascii="Arial" w:eastAsia="Times New Roman" w:hAnsi="Arial" w:cs="B Lotus"/>
                <w:rtl/>
              </w:rPr>
              <w:t xml:space="preserve"> ارائه گواهی انحصار وراثت، در حوادث منجر به فوت</w:t>
            </w:r>
          </w:p>
        </w:tc>
        <w:tc>
          <w:tcPr>
            <w:tcW w:w="1679" w:type="dxa"/>
            <w:noWrap/>
            <w:vAlign w:val="center"/>
          </w:tcPr>
          <w:p w14:paraId="693C28EE" w14:textId="77777777" w:rsidR="00AD2348" w:rsidRPr="00F733A3" w:rsidRDefault="00AD2348" w:rsidP="00AD2348">
            <w:pPr>
              <w:cnfStyle w:val="000000000000" w:firstRow="0" w:lastRow="0" w:firstColumn="0" w:lastColumn="0" w:oddVBand="0" w:evenVBand="0" w:oddHBand="0" w:evenHBand="0" w:firstRowFirstColumn="0" w:firstRowLastColumn="0" w:lastRowFirstColumn="0" w:lastRowLastColumn="0"/>
              <w:rPr>
                <w:rFonts w:cs="B Lotus"/>
                <w:color w:val="FF0000"/>
              </w:rPr>
            </w:pPr>
          </w:p>
        </w:tc>
        <w:tc>
          <w:tcPr>
            <w:tcW w:w="1143" w:type="dxa"/>
            <w:noWrap/>
            <w:vAlign w:val="center"/>
          </w:tcPr>
          <w:p w14:paraId="43FB2C98" w14:textId="77777777" w:rsidR="00AD2348" w:rsidRPr="00F733A3" w:rsidRDefault="00AD2348" w:rsidP="00AD2348">
            <w:pPr>
              <w:cnfStyle w:val="000000000000" w:firstRow="0" w:lastRow="0" w:firstColumn="0" w:lastColumn="0" w:oddVBand="0" w:evenVBand="0" w:oddHBand="0" w:evenHBand="0" w:firstRowFirstColumn="0" w:firstRowLastColumn="0" w:lastRowFirstColumn="0" w:lastRowLastColumn="0"/>
              <w:rPr>
                <w:rFonts w:cs="B Lotus"/>
                <w:color w:val="FF0000"/>
                <w:rtl/>
              </w:rPr>
            </w:pPr>
          </w:p>
        </w:tc>
      </w:tr>
      <w:tr w:rsidR="00AD2348" w:rsidRPr="00F733A3" w14:paraId="552BB411"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tcPr>
          <w:p w14:paraId="2CCB3C68" w14:textId="6FC19A6E" w:rsidR="00AD2348" w:rsidRPr="005B11E1" w:rsidRDefault="005B11E1" w:rsidP="00AD2348">
            <w:pPr>
              <w:jc w:val="center"/>
              <w:rPr>
                <w:rFonts w:cs="B Lotus"/>
                <w:sz w:val="24"/>
                <w:szCs w:val="24"/>
                <w:rtl/>
              </w:rPr>
            </w:pPr>
            <w:r w:rsidRPr="005B11E1">
              <w:rPr>
                <w:rFonts w:cs="B Lotus" w:hint="cs"/>
                <w:sz w:val="24"/>
                <w:szCs w:val="24"/>
                <w:rtl/>
              </w:rPr>
              <w:t>51</w:t>
            </w:r>
          </w:p>
        </w:tc>
        <w:tc>
          <w:tcPr>
            <w:tcW w:w="2273" w:type="dxa"/>
            <w:noWrap/>
            <w:vAlign w:val="center"/>
          </w:tcPr>
          <w:p w14:paraId="0BD9309C" w14:textId="3F4DA5BD" w:rsidR="00AD2348" w:rsidRPr="00AD2348" w:rsidRDefault="00AD2348" w:rsidP="00AD2348">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F733A3">
              <w:rPr>
                <w:rFonts w:ascii="Arial" w:eastAsia="Times New Roman" w:hAnsi="Arial" w:cs="B Lotus"/>
              </w:rPr>
              <w:t>LosThrdDte</w:t>
            </w:r>
          </w:p>
        </w:tc>
        <w:tc>
          <w:tcPr>
            <w:tcW w:w="1584" w:type="dxa"/>
            <w:noWrap/>
          </w:tcPr>
          <w:p w14:paraId="262A8772" w14:textId="20DC29DD" w:rsidR="00AD2348" w:rsidRPr="00AD2348" w:rsidRDefault="00AD2348" w:rsidP="00AD2348">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F733A3">
              <w:rPr>
                <w:rFonts w:ascii="Arial" w:eastAsia="Times New Roman" w:hAnsi="Arial" w:cs="B Lotus"/>
              </w:rPr>
              <w:t>string</w:t>
            </w:r>
          </w:p>
        </w:tc>
        <w:tc>
          <w:tcPr>
            <w:tcW w:w="691" w:type="dxa"/>
            <w:noWrap/>
            <w:vAlign w:val="center"/>
          </w:tcPr>
          <w:p w14:paraId="489AF1C9" w14:textId="393ED3D5" w:rsidR="00AD2348" w:rsidRPr="00AD2348" w:rsidRDefault="00AD2348" w:rsidP="00AD2348">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F733A3">
              <w:rPr>
                <w:rFonts w:ascii="Arial" w:eastAsia="Times New Roman" w:hAnsi="Arial" w:cs="B Lotus"/>
              </w:rPr>
              <w:t>Yes</w:t>
            </w:r>
          </w:p>
        </w:tc>
        <w:tc>
          <w:tcPr>
            <w:tcW w:w="1597" w:type="dxa"/>
            <w:noWrap/>
            <w:vAlign w:val="center"/>
          </w:tcPr>
          <w:p w14:paraId="7B3A8FE5" w14:textId="3A517655" w:rsidR="00AD2348" w:rsidRPr="00F733A3" w:rsidRDefault="00AD2348" w:rsidP="00AD234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F733A3">
              <w:rPr>
                <w:rFonts w:ascii="Arial" w:eastAsia="Times New Roman" w:hAnsi="Arial" w:cs="B Lotus"/>
                <w:rtl/>
              </w:rPr>
              <w:t xml:space="preserve">تاریخ </w:t>
            </w:r>
            <w:r w:rsidRPr="00F733A3">
              <w:rPr>
                <w:rFonts w:ascii="Arial" w:eastAsia="Times New Roman" w:hAnsi="Arial" w:cs="B Lotus" w:hint="cs"/>
                <w:rtl/>
              </w:rPr>
              <w:t>شمسی</w:t>
            </w:r>
            <w:r w:rsidRPr="00F733A3">
              <w:rPr>
                <w:rFonts w:ascii="Arial" w:eastAsia="Times New Roman" w:hAnsi="Arial" w:cs="B Lotus"/>
                <w:rtl/>
              </w:rPr>
              <w:t xml:space="preserve"> دریافت مدرک شناسایی مصدوم یا متوفی</w:t>
            </w:r>
          </w:p>
        </w:tc>
        <w:tc>
          <w:tcPr>
            <w:tcW w:w="1679" w:type="dxa"/>
            <w:noWrap/>
            <w:vAlign w:val="center"/>
          </w:tcPr>
          <w:p w14:paraId="10AF4944" w14:textId="77777777" w:rsidR="00AD2348" w:rsidRPr="00F733A3" w:rsidRDefault="00AD2348" w:rsidP="00AD2348">
            <w:pPr>
              <w:cnfStyle w:val="000000100000" w:firstRow="0" w:lastRow="0" w:firstColumn="0" w:lastColumn="0" w:oddVBand="0" w:evenVBand="0" w:oddHBand="1" w:evenHBand="0" w:firstRowFirstColumn="0" w:firstRowLastColumn="0" w:lastRowFirstColumn="0" w:lastRowLastColumn="0"/>
              <w:rPr>
                <w:rFonts w:cs="B Lotus"/>
                <w:color w:val="FF0000"/>
              </w:rPr>
            </w:pPr>
          </w:p>
        </w:tc>
        <w:tc>
          <w:tcPr>
            <w:tcW w:w="1143" w:type="dxa"/>
            <w:noWrap/>
            <w:vAlign w:val="center"/>
          </w:tcPr>
          <w:p w14:paraId="2F9A7FF5" w14:textId="0F78F29B" w:rsidR="00AD2348" w:rsidRPr="00F733A3" w:rsidRDefault="00AD2348" w:rsidP="00AD2348">
            <w:pPr>
              <w:cnfStyle w:val="000000100000" w:firstRow="0" w:lastRow="0" w:firstColumn="0" w:lastColumn="0" w:oddVBand="0" w:evenVBand="0" w:oddHBand="1" w:evenHBand="0" w:firstRowFirstColumn="0" w:firstRowLastColumn="0" w:lastRowFirstColumn="0" w:lastRowLastColumn="0"/>
              <w:rPr>
                <w:rFonts w:cs="B Lotus"/>
                <w:color w:val="FF0000"/>
                <w:rtl/>
              </w:rPr>
            </w:pPr>
            <w:r w:rsidRPr="00F733A3">
              <w:rPr>
                <w:rFonts w:ascii="Arial" w:eastAsia="Times New Roman" w:hAnsi="Arial" w:cs="B Lotus"/>
              </w:rPr>
              <w:t>1040010</w:t>
            </w:r>
          </w:p>
        </w:tc>
      </w:tr>
      <w:tr w:rsidR="00A12D37" w:rsidRPr="00F733A3" w14:paraId="45E66ABD" w14:textId="77777777" w:rsidTr="00AD2348">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tcPr>
          <w:p w14:paraId="5CD312B5" w14:textId="11C33535" w:rsidR="00A12D37" w:rsidRPr="005B11E1" w:rsidRDefault="005B11E1" w:rsidP="00A12D37">
            <w:pPr>
              <w:jc w:val="center"/>
              <w:rPr>
                <w:rFonts w:cs="B Lotus"/>
                <w:sz w:val="24"/>
                <w:szCs w:val="24"/>
                <w:rtl/>
              </w:rPr>
            </w:pPr>
            <w:r w:rsidRPr="005B11E1">
              <w:rPr>
                <w:rFonts w:cs="B Lotus" w:hint="cs"/>
                <w:sz w:val="24"/>
                <w:szCs w:val="24"/>
                <w:rtl/>
              </w:rPr>
              <w:t>52</w:t>
            </w:r>
          </w:p>
        </w:tc>
        <w:tc>
          <w:tcPr>
            <w:tcW w:w="2273" w:type="dxa"/>
            <w:noWrap/>
            <w:vAlign w:val="center"/>
          </w:tcPr>
          <w:p w14:paraId="288187CA" w14:textId="3D656A22" w:rsidR="00A12D37" w:rsidRPr="00F733A3" w:rsidRDefault="00A12D37" w:rsidP="00A12D3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LosThrdDocDte</w:t>
            </w:r>
          </w:p>
        </w:tc>
        <w:tc>
          <w:tcPr>
            <w:tcW w:w="1584" w:type="dxa"/>
            <w:noWrap/>
          </w:tcPr>
          <w:p w14:paraId="0C4328A7" w14:textId="76A56CB2" w:rsidR="00A12D37" w:rsidRPr="00F733A3" w:rsidRDefault="00A12D37" w:rsidP="00A12D3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691" w:type="dxa"/>
            <w:noWrap/>
            <w:vAlign w:val="center"/>
          </w:tcPr>
          <w:p w14:paraId="077B4119" w14:textId="4347DA68" w:rsidR="00A12D37" w:rsidRPr="00F733A3" w:rsidRDefault="00A12D37" w:rsidP="00A12D3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597" w:type="dxa"/>
            <w:noWrap/>
            <w:vAlign w:val="center"/>
          </w:tcPr>
          <w:p w14:paraId="1E7D18ED" w14:textId="3692976E" w:rsidR="00A12D37" w:rsidRPr="00F733A3" w:rsidRDefault="00A12D37" w:rsidP="00A12D3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r w:rsidRPr="00F733A3">
              <w:rPr>
                <w:rFonts w:ascii="Arial" w:eastAsia="Times New Roman" w:hAnsi="Arial" w:cs="B Lotus"/>
                <w:rtl/>
              </w:rPr>
              <w:t xml:space="preserve">تاریخ </w:t>
            </w:r>
            <w:r w:rsidRPr="00F733A3">
              <w:rPr>
                <w:rFonts w:ascii="Arial" w:eastAsia="Times New Roman" w:hAnsi="Arial" w:cs="B Lotus" w:hint="cs"/>
                <w:rtl/>
              </w:rPr>
              <w:t>شمسی</w:t>
            </w:r>
            <w:r w:rsidRPr="00F733A3">
              <w:rPr>
                <w:rFonts w:ascii="Arial" w:eastAsia="Times New Roman" w:hAnsi="Arial" w:cs="B Lotus"/>
                <w:rtl/>
              </w:rPr>
              <w:t xml:space="preserve"> دریافت تصویر خلاصه پرونده بالینی مصدوم یا متوفی که در یکی از مراکز </w:t>
            </w:r>
            <w:r w:rsidRPr="00F733A3">
              <w:rPr>
                <w:rFonts w:ascii="Arial" w:eastAsia="Times New Roman" w:hAnsi="Arial" w:cs="B Lotus"/>
                <w:rtl/>
              </w:rPr>
              <w:lastRenderedPageBreak/>
              <w:t>درمانی بستری شده است</w:t>
            </w:r>
          </w:p>
        </w:tc>
        <w:tc>
          <w:tcPr>
            <w:tcW w:w="1679" w:type="dxa"/>
            <w:noWrap/>
            <w:vAlign w:val="center"/>
          </w:tcPr>
          <w:p w14:paraId="40320275" w14:textId="30C83406" w:rsidR="00A12D37" w:rsidRPr="00F733A3" w:rsidRDefault="00A12D37" w:rsidP="00A12D37">
            <w:pPr>
              <w:cnfStyle w:val="000000000000" w:firstRow="0" w:lastRow="0" w:firstColumn="0" w:lastColumn="0" w:oddVBand="0" w:evenVBand="0" w:oddHBand="0" w:evenHBand="0" w:firstRowFirstColumn="0" w:firstRowLastColumn="0" w:lastRowFirstColumn="0" w:lastRowLastColumn="0"/>
              <w:rPr>
                <w:rFonts w:cs="B Lotus"/>
                <w:color w:val="FF0000"/>
              </w:rPr>
            </w:pPr>
            <w:r w:rsidRPr="00F733A3">
              <w:rPr>
                <w:rFonts w:ascii="Arial" w:eastAsia="Times New Roman" w:hAnsi="Arial" w:cs="B Lotus"/>
              </w:rPr>
              <w:lastRenderedPageBreak/>
              <w:t> </w:t>
            </w:r>
          </w:p>
        </w:tc>
        <w:tc>
          <w:tcPr>
            <w:tcW w:w="1143" w:type="dxa"/>
            <w:noWrap/>
            <w:vAlign w:val="center"/>
          </w:tcPr>
          <w:p w14:paraId="59950B7C" w14:textId="0B809496" w:rsidR="00A12D37" w:rsidRPr="00F733A3" w:rsidRDefault="00A12D37" w:rsidP="00A12D37">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1040010</w:t>
            </w:r>
          </w:p>
        </w:tc>
      </w:tr>
      <w:tr w:rsidR="00A12D37" w:rsidRPr="00F733A3" w14:paraId="09EAA55D" w14:textId="77777777" w:rsidTr="00AD234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tcPr>
          <w:p w14:paraId="25EEEEB5" w14:textId="37F045E3" w:rsidR="00A12D37" w:rsidRPr="005B11E1" w:rsidRDefault="005B11E1" w:rsidP="00A12D37">
            <w:pPr>
              <w:jc w:val="center"/>
              <w:rPr>
                <w:rFonts w:cs="B Lotus"/>
                <w:sz w:val="24"/>
                <w:szCs w:val="24"/>
                <w:rtl/>
              </w:rPr>
            </w:pPr>
            <w:r w:rsidRPr="005B11E1">
              <w:rPr>
                <w:rFonts w:cs="B Lotus" w:hint="cs"/>
                <w:sz w:val="24"/>
                <w:szCs w:val="24"/>
                <w:rtl/>
              </w:rPr>
              <w:t>53</w:t>
            </w:r>
          </w:p>
        </w:tc>
        <w:tc>
          <w:tcPr>
            <w:tcW w:w="2273" w:type="dxa"/>
            <w:noWrap/>
            <w:vAlign w:val="center"/>
          </w:tcPr>
          <w:p w14:paraId="5A486B52" w14:textId="5ED10021" w:rsidR="00A12D37" w:rsidRPr="00F733A3" w:rsidRDefault="00A12D37" w:rsidP="00A12D3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DrRptDte</w:t>
            </w:r>
          </w:p>
        </w:tc>
        <w:tc>
          <w:tcPr>
            <w:tcW w:w="1584" w:type="dxa"/>
            <w:noWrap/>
          </w:tcPr>
          <w:p w14:paraId="274A1344" w14:textId="12FED053" w:rsidR="00A12D37" w:rsidRPr="00F733A3" w:rsidRDefault="00A12D37" w:rsidP="00A12D3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691" w:type="dxa"/>
            <w:noWrap/>
            <w:vAlign w:val="center"/>
          </w:tcPr>
          <w:p w14:paraId="5FD1CF73" w14:textId="548ACDED" w:rsidR="00A12D37" w:rsidRPr="00F733A3" w:rsidRDefault="00A12D37" w:rsidP="00A12D3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597" w:type="dxa"/>
            <w:noWrap/>
            <w:vAlign w:val="center"/>
          </w:tcPr>
          <w:p w14:paraId="0F104E04" w14:textId="6C0AEBC4" w:rsidR="00A12D37" w:rsidRPr="00F733A3" w:rsidRDefault="00A12D37" w:rsidP="00A12D3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F733A3">
              <w:rPr>
                <w:rFonts w:ascii="Arial" w:eastAsia="Times New Roman" w:hAnsi="Arial" w:cs="B Lotus"/>
                <w:rtl/>
              </w:rPr>
              <w:t xml:space="preserve">تاریخ </w:t>
            </w:r>
            <w:r w:rsidRPr="00F733A3">
              <w:rPr>
                <w:rFonts w:ascii="Arial" w:eastAsia="Times New Roman" w:hAnsi="Arial" w:cs="B Lotus" w:hint="cs"/>
                <w:rtl/>
              </w:rPr>
              <w:t>شمسی</w:t>
            </w:r>
            <w:r w:rsidRPr="00F733A3">
              <w:rPr>
                <w:rFonts w:ascii="Arial" w:eastAsia="Times New Roman" w:hAnsi="Arial" w:cs="B Lotus"/>
                <w:rtl/>
              </w:rPr>
              <w:t xml:space="preserve"> دریافت نظریه پزشک قانونی</w:t>
            </w:r>
          </w:p>
        </w:tc>
        <w:tc>
          <w:tcPr>
            <w:tcW w:w="1679" w:type="dxa"/>
            <w:noWrap/>
            <w:vAlign w:val="center"/>
          </w:tcPr>
          <w:p w14:paraId="7F8D9DC1" w14:textId="7A03A2E7" w:rsidR="00A12D37" w:rsidRPr="00F733A3" w:rsidRDefault="00A12D37" w:rsidP="00A12D37">
            <w:pPr>
              <w:cnfStyle w:val="000000100000" w:firstRow="0" w:lastRow="0" w:firstColumn="0" w:lastColumn="0" w:oddVBand="0" w:evenVBand="0" w:oddHBand="1" w:evenHBand="0" w:firstRowFirstColumn="0" w:firstRowLastColumn="0" w:lastRowFirstColumn="0" w:lastRowLastColumn="0"/>
              <w:rPr>
                <w:rFonts w:cs="B Lotus"/>
                <w:color w:val="FF0000"/>
              </w:rPr>
            </w:pPr>
            <w:r w:rsidRPr="00F733A3">
              <w:rPr>
                <w:rFonts w:ascii="Arial" w:eastAsia="Times New Roman" w:hAnsi="Arial" w:cs="B Lotus"/>
              </w:rPr>
              <w:t> </w:t>
            </w:r>
          </w:p>
        </w:tc>
        <w:tc>
          <w:tcPr>
            <w:tcW w:w="1143" w:type="dxa"/>
            <w:noWrap/>
            <w:vAlign w:val="center"/>
          </w:tcPr>
          <w:p w14:paraId="76E9FF0E" w14:textId="788D7CEA" w:rsidR="00A12D37" w:rsidRPr="00F733A3" w:rsidRDefault="00A12D37" w:rsidP="00A12D3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1040010</w:t>
            </w:r>
          </w:p>
        </w:tc>
      </w:tr>
      <w:tr w:rsidR="00E41FF8" w:rsidRPr="00F733A3" w14:paraId="290A701C" w14:textId="77777777" w:rsidTr="00F600F9">
        <w:trPr>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tcPr>
          <w:p w14:paraId="6EB2C78F" w14:textId="184C09D4" w:rsidR="00E41FF8" w:rsidRPr="005B11E1" w:rsidRDefault="005B11E1" w:rsidP="00E41FF8">
            <w:pPr>
              <w:jc w:val="center"/>
              <w:rPr>
                <w:rFonts w:cs="B Lotus"/>
                <w:sz w:val="24"/>
                <w:szCs w:val="24"/>
                <w:rtl/>
              </w:rPr>
            </w:pPr>
            <w:r w:rsidRPr="005B11E1">
              <w:rPr>
                <w:rFonts w:cs="B Lotus" w:hint="cs"/>
                <w:sz w:val="24"/>
                <w:szCs w:val="24"/>
                <w:rtl/>
              </w:rPr>
              <w:t>54</w:t>
            </w:r>
          </w:p>
        </w:tc>
        <w:tc>
          <w:tcPr>
            <w:tcW w:w="2273" w:type="dxa"/>
            <w:noWrap/>
            <w:vAlign w:val="center"/>
          </w:tcPr>
          <w:p w14:paraId="5B9EB926" w14:textId="42C66C4A"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DieDocDte</w:t>
            </w:r>
          </w:p>
        </w:tc>
        <w:tc>
          <w:tcPr>
            <w:tcW w:w="1584" w:type="dxa"/>
            <w:noWrap/>
            <w:vAlign w:val="center"/>
          </w:tcPr>
          <w:p w14:paraId="7331DEE9" w14:textId="51352A2C"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string</w:t>
            </w:r>
          </w:p>
        </w:tc>
        <w:tc>
          <w:tcPr>
            <w:tcW w:w="691" w:type="dxa"/>
            <w:noWrap/>
            <w:vAlign w:val="center"/>
          </w:tcPr>
          <w:p w14:paraId="5B41975D" w14:textId="7F9FCB46"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Yes</w:t>
            </w:r>
          </w:p>
        </w:tc>
        <w:tc>
          <w:tcPr>
            <w:tcW w:w="1597" w:type="dxa"/>
            <w:noWrap/>
            <w:vAlign w:val="center"/>
          </w:tcPr>
          <w:p w14:paraId="7E58BB66" w14:textId="30462ED9"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r w:rsidRPr="00F733A3">
              <w:rPr>
                <w:rFonts w:ascii="Arial" w:eastAsia="Times New Roman" w:hAnsi="Arial" w:cs="B Lotus"/>
                <w:rtl/>
              </w:rPr>
              <w:t xml:space="preserve">تاریخ </w:t>
            </w:r>
            <w:r w:rsidRPr="00F733A3">
              <w:rPr>
                <w:rFonts w:ascii="Arial" w:eastAsia="Times New Roman" w:hAnsi="Arial" w:cs="B Lotus" w:hint="cs"/>
                <w:rtl/>
              </w:rPr>
              <w:t>شمسی</w:t>
            </w:r>
            <w:r w:rsidRPr="00F733A3">
              <w:rPr>
                <w:rFonts w:ascii="Arial" w:eastAsia="Times New Roman" w:hAnsi="Arial" w:cs="B Lotus"/>
                <w:rtl/>
              </w:rPr>
              <w:t xml:space="preserve"> دریافت جواز دفن یا گواهی فوت یا شناسنامه باطل شده متوفی</w:t>
            </w:r>
          </w:p>
        </w:tc>
        <w:tc>
          <w:tcPr>
            <w:tcW w:w="1679" w:type="dxa"/>
            <w:noWrap/>
            <w:vAlign w:val="center"/>
          </w:tcPr>
          <w:p w14:paraId="2D1A387C" w14:textId="0F7FFC66"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 </w:t>
            </w:r>
          </w:p>
        </w:tc>
        <w:tc>
          <w:tcPr>
            <w:tcW w:w="1143" w:type="dxa"/>
            <w:noWrap/>
            <w:vAlign w:val="center"/>
          </w:tcPr>
          <w:p w14:paraId="61F5AD69" w14:textId="3C02860F" w:rsidR="00E41FF8" w:rsidRPr="00F733A3" w:rsidRDefault="00E41FF8" w:rsidP="00E41FF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1040010</w:t>
            </w:r>
          </w:p>
        </w:tc>
      </w:tr>
      <w:tr w:rsidR="005B11E1" w:rsidRPr="00F733A3" w14:paraId="4CC271A8" w14:textId="77777777" w:rsidTr="00F600F9">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733" w:type="dxa"/>
            <w:noWrap/>
            <w:vAlign w:val="center"/>
          </w:tcPr>
          <w:p w14:paraId="66248A4A" w14:textId="4ED46D45" w:rsidR="005B11E1" w:rsidRPr="005B11E1" w:rsidRDefault="005B11E1" w:rsidP="00E41FF8">
            <w:pPr>
              <w:jc w:val="center"/>
              <w:rPr>
                <w:rFonts w:cs="B Lotus"/>
                <w:color w:val="FF0000"/>
                <w:sz w:val="24"/>
                <w:szCs w:val="24"/>
                <w:rtl/>
              </w:rPr>
            </w:pPr>
            <w:r w:rsidRPr="005B11E1">
              <w:rPr>
                <w:rFonts w:cs="B Lotus" w:hint="cs"/>
                <w:color w:val="FF0000"/>
                <w:sz w:val="24"/>
                <w:szCs w:val="24"/>
                <w:rtl/>
              </w:rPr>
              <w:t>55</w:t>
            </w:r>
          </w:p>
        </w:tc>
        <w:tc>
          <w:tcPr>
            <w:tcW w:w="2273" w:type="dxa"/>
            <w:noWrap/>
            <w:vAlign w:val="center"/>
          </w:tcPr>
          <w:p w14:paraId="22DA344B" w14:textId="2D5F35C6" w:rsidR="005B11E1" w:rsidRPr="005B11E1" w:rsidRDefault="005B11E1"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sz w:val="24"/>
                <w:szCs w:val="24"/>
              </w:rPr>
            </w:pPr>
            <w:r w:rsidRPr="005B11E1">
              <w:rPr>
                <w:rFonts w:ascii="Consolas" w:hAnsi="Consolas" w:cs="B Lotus"/>
                <w:color w:val="FF0000"/>
                <w:sz w:val="24"/>
                <w:szCs w:val="24"/>
                <w:lang w:bidi="ar-SA"/>
              </w:rPr>
              <w:t>NjRptDte</w:t>
            </w:r>
          </w:p>
        </w:tc>
        <w:tc>
          <w:tcPr>
            <w:tcW w:w="1584" w:type="dxa"/>
            <w:noWrap/>
            <w:vAlign w:val="center"/>
          </w:tcPr>
          <w:p w14:paraId="2814DAF1" w14:textId="5D5D2CA8" w:rsidR="005B11E1" w:rsidRPr="005B11E1" w:rsidRDefault="005B11E1" w:rsidP="005B11E1">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sz w:val="24"/>
                <w:szCs w:val="24"/>
              </w:rPr>
            </w:pPr>
            <w:r w:rsidRPr="005B11E1">
              <w:rPr>
                <w:rFonts w:ascii="Arial" w:eastAsia="Times New Roman" w:hAnsi="Arial" w:cs="B Lotus"/>
                <w:color w:val="FF0000"/>
                <w:sz w:val="24"/>
                <w:szCs w:val="24"/>
              </w:rPr>
              <w:t>string</w:t>
            </w:r>
          </w:p>
        </w:tc>
        <w:tc>
          <w:tcPr>
            <w:tcW w:w="691" w:type="dxa"/>
            <w:noWrap/>
            <w:vAlign w:val="center"/>
          </w:tcPr>
          <w:p w14:paraId="43202425" w14:textId="3DAC562E" w:rsidR="005B11E1" w:rsidRPr="005B11E1" w:rsidRDefault="005B11E1" w:rsidP="005B11E1">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sz w:val="24"/>
                <w:szCs w:val="24"/>
              </w:rPr>
            </w:pPr>
            <w:r w:rsidRPr="005B11E1">
              <w:rPr>
                <w:rFonts w:ascii="Arial" w:eastAsia="Times New Roman" w:hAnsi="Arial" w:cs="B Lotus"/>
                <w:color w:val="FF0000"/>
                <w:sz w:val="24"/>
                <w:szCs w:val="24"/>
              </w:rPr>
              <w:t>Yes</w:t>
            </w:r>
          </w:p>
        </w:tc>
        <w:tc>
          <w:tcPr>
            <w:tcW w:w="1597" w:type="dxa"/>
            <w:noWrap/>
            <w:vAlign w:val="center"/>
          </w:tcPr>
          <w:p w14:paraId="43177C0E" w14:textId="28A85420" w:rsidR="005B11E1" w:rsidRPr="005B11E1" w:rsidRDefault="005B11E1"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sz w:val="24"/>
                <w:szCs w:val="24"/>
                <w:rtl/>
              </w:rPr>
            </w:pPr>
            <w:r w:rsidRPr="005B11E1">
              <w:rPr>
                <w:rFonts w:ascii="Consolas" w:hAnsi="Consolas" w:cs="B Lotus"/>
                <w:color w:val="FF0000"/>
                <w:sz w:val="24"/>
                <w:szCs w:val="24"/>
                <w:rtl/>
                <w:lang w:bidi="ar-SA"/>
              </w:rPr>
              <w:t>تاریخ</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شمسی</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دریافت</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اصل</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یا</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تصویر</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گزارش</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کارشناس</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راهنمایی</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و</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رانندگی</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یا</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گزارش</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مقامات</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انتظامی</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یا</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نظریه</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کارشناس</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یا</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هیات</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کارشناسی</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منتخب</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مراجع</w:t>
            </w:r>
            <w:r w:rsidRPr="005B11E1">
              <w:rPr>
                <w:rFonts w:ascii="Consolas" w:hAnsi="Consolas" w:cs="B Lotus"/>
                <w:color w:val="FF0000"/>
                <w:sz w:val="24"/>
                <w:szCs w:val="24"/>
                <w:lang w:bidi="ar-SA"/>
              </w:rPr>
              <w:t xml:space="preserve"> </w:t>
            </w:r>
            <w:r w:rsidRPr="005B11E1">
              <w:rPr>
                <w:rFonts w:ascii="Consolas" w:hAnsi="Consolas" w:cs="B Lotus"/>
                <w:color w:val="FF0000"/>
                <w:sz w:val="24"/>
                <w:szCs w:val="24"/>
                <w:rtl/>
                <w:lang w:bidi="ar-SA"/>
              </w:rPr>
              <w:t>قضایی</w:t>
            </w:r>
          </w:p>
        </w:tc>
        <w:tc>
          <w:tcPr>
            <w:tcW w:w="1679" w:type="dxa"/>
            <w:noWrap/>
            <w:vAlign w:val="center"/>
          </w:tcPr>
          <w:p w14:paraId="76FEEC0A" w14:textId="77777777" w:rsidR="005B11E1" w:rsidRPr="00F733A3" w:rsidRDefault="005B11E1"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p>
        </w:tc>
        <w:tc>
          <w:tcPr>
            <w:tcW w:w="1143" w:type="dxa"/>
            <w:noWrap/>
            <w:vAlign w:val="center"/>
          </w:tcPr>
          <w:p w14:paraId="2CB23C5C" w14:textId="77777777" w:rsidR="005B11E1" w:rsidRPr="00F733A3" w:rsidRDefault="005B11E1" w:rsidP="00E41FF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p>
        </w:tc>
      </w:tr>
    </w:tbl>
    <w:p w14:paraId="390FFB62" w14:textId="77777777" w:rsidR="00A73811" w:rsidRPr="00F733A3" w:rsidRDefault="00A73811" w:rsidP="00475B29">
      <w:pPr>
        <w:rPr>
          <w:rFonts w:cs="B Lotus"/>
          <w:sz w:val="28"/>
          <w:szCs w:val="28"/>
        </w:rPr>
      </w:pPr>
    </w:p>
    <w:p w14:paraId="352BA051" w14:textId="77777777" w:rsidR="00042BB2" w:rsidRPr="00F733A3" w:rsidRDefault="00042BB2" w:rsidP="00042BB2">
      <w:pPr>
        <w:pStyle w:val="Heading2"/>
        <w:rPr>
          <w:rFonts w:cs="B Lotus"/>
          <w:sz w:val="22"/>
          <w:szCs w:val="22"/>
          <w:rtl/>
        </w:rPr>
      </w:pPr>
      <w:bookmarkStart w:id="83" w:name="_جدول_کد_نوع_6"/>
      <w:bookmarkStart w:id="84" w:name="_Toc38109509"/>
      <w:bookmarkStart w:id="85" w:name="_Toc439461598"/>
      <w:bookmarkEnd w:id="83"/>
      <w:r w:rsidRPr="00F733A3">
        <w:rPr>
          <w:rFonts w:cs="B Lotus" w:hint="cs"/>
          <w:sz w:val="28"/>
          <w:szCs w:val="28"/>
          <w:rtl/>
        </w:rPr>
        <w:t xml:space="preserve">جدول </w:t>
      </w:r>
      <w:r w:rsidR="005F7277" w:rsidRPr="00F733A3">
        <w:rPr>
          <w:rFonts w:cs="B Lotus" w:hint="cs"/>
          <w:sz w:val="28"/>
          <w:szCs w:val="28"/>
          <w:rtl/>
        </w:rPr>
        <w:t xml:space="preserve">کد </w:t>
      </w:r>
      <w:r w:rsidRPr="00F733A3">
        <w:rPr>
          <w:rFonts w:cs="B Lotus" w:hint="cs"/>
          <w:sz w:val="28"/>
          <w:szCs w:val="28"/>
          <w:rtl/>
        </w:rPr>
        <w:t>نوع زیاندیده  (</w:t>
      </w:r>
      <w:r w:rsidRPr="00F733A3">
        <w:rPr>
          <w:rFonts w:cs="B Lotus" w:hint="cs"/>
          <w:sz w:val="22"/>
          <w:szCs w:val="22"/>
        </w:rPr>
        <w:t>ThrPrsnTypCod</w:t>
      </w:r>
      <w:r w:rsidRPr="00F733A3">
        <w:rPr>
          <w:rFonts w:cs="B Lotus" w:hint="cs"/>
          <w:sz w:val="28"/>
          <w:szCs w:val="28"/>
          <w:rtl/>
        </w:rPr>
        <w:t>)</w:t>
      </w:r>
      <w:bookmarkEnd w:id="84"/>
      <w:r w:rsidRPr="00F733A3">
        <w:rPr>
          <w:rFonts w:cs="B Lotus" w:hint="cs"/>
          <w:sz w:val="22"/>
          <w:szCs w:val="22"/>
          <w:rtl/>
        </w:rPr>
        <w:t xml:space="preserve"> </w:t>
      </w:r>
    </w:p>
    <w:tbl>
      <w:tblPr>
        <w:tblStyle w:val="PlainTable11"/>
        <w:bidiVisual/>
        <w:tblW w:w="6611" w:type="dxa"/>
        <w:jc w:val="center"/>
        <w:tblLook w:val="04A0" w:firstRow="1" w:lastRow="0" w:firstColumn="1" w:lastColumn="0" w:noHBand="0" w:noVBand="1"/>
      </w:tblPr>
      <w:tblGrid>
        <w:gridCol w:w="1963"/>
        <w:gridCol w:w="4648"/>
      </w:tblGrid>
      <w:tr w:rsidR="00042BB2" w:rsidRPr="00F733A3" w14:paraId="33463C84" w14:textId="77777777" w:rsidTr="00CA3453">
        <w:trPr>
          <w:cnfStyle w:val="100000000000" w:firstRow="1" w:lastRow="0" w:firstColumn="0" w:lastColumn="0" w:oddVBand="0" w:evenVBand="0" w:oddHBand="0"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1963" w:type="dxa"/>
            <w:shd w:val="clear" w:color="auto" w:fill="DDD9C3" w:themeFill="background2" w:themeFillShade="E6"/>
          </w:tcPr>
          <w:p w14:paraId="65B2025D" w14:textId="77777777" w:rsidR="00042BB2" w:rsidRPr="00F733A3" w:rsidRDefault="00042BB2" w:rsidP="00042BB2">
            <w:pPr>
              <w:pStyle w:val="ListParagraph"/>
              <w:bidi/>
              <w:ind w:left="0"/>
              <w:rPr>
                <w:rFonts w:cs="B Lotus"/>
                <w:b w:val="0"/>
                <w:bCs w:val="0"/>
                <w:sz w:val="28"/>
                <w:szCs w:val="28"/>
                <w:rtl/>
              </w:rPr>
            </w:pPr>
            <w:r w:rsidRPr="00F733A3">
              <w:rPr>
                <w:rFonts w:cs="B Lotus" w:hint="cs"/>
                <w:sz w:val="28"/>
                <w:szCs w:val="28"/>
                <w:rtl/>
              </w:rPr>
              <w:t xml:space="preserve">کد نوع زیاندیده </w:t>
            </w:r>
          </w:p>
        </w:tc>
        <w:tc>
          <w:tcPr>
            <w:tcW w:w="4648" w:type="dxa"/>
            <w:shd w:val="clear" w:color="auto" w:fill="DDD9C3" w:themeFill="background2" w:themeFillShade="E6"/>
          </w:tcPr>
          <w:p w14:paraId="791199CD" w14:textId="77777777" w:rsidR="00042BB2" w:rsidRPr="00F733A3" w:rsidRDefault="00042BB2" w:rsidP="00042BB2">
            <w:pPr>
              <w:pStyle w:val="ListParagraph"/>
              <w:bidi/>
              <w:ind w:left="0"/>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F733A3">
              <w:rPr>
                <w:rFonts w:cs="B Lotus" w:hint="cs"/>
                <w:sz w:val="28"/>
                <w:szCs w:val="28"/>
                <w:rtl/>
              </w:rPr>
              <w:t>نوع زیاندیده</w:t>
            </w:r>
          </w:p>
        </w:tc>
      </w:tr>
      <w:tr w:rsidR="00042BB2" w:rsidRPr="00F733A3" w14:paraId="4E1BFD54" w14:textId="77777777" w:rsidTr="00CA3453">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1963" w:type="dxa"/>
          </w:tcPr>
          <w:p w14:paraId="288C7549" w14:textId="77777777" w:rsidR="00042BB2" w:rsidRPr="00F733A3" w:rsidRDefault="00042BB2" w:rsidP="00351EE3">
            <w:pPr>
              <w:pStyle w:val="ListParagraph"/>
              <w:bidi/>
              <w:ind w:left="0"/>
              <w:jc w:val="center"/>
              <w:rPr>
                <w:rFonts w:cs="B Lotus"/>
                <w:b w:val="0"/>
                <w:bCs w:val="0"/>
                <w:sz w:val="28"/>
                <w:szCs w:val="28"/>
                <w:rtl/>
              </w:rPr>
            </w:pPr>
            <w:r w:rsidRPr="00F733A3">
              <w:rPr>
                <w:rFonts w:cs="B Lotus" w:hint="cs"/>
                <w:sz w:val="28"/>
                <w:szCs w:val="28"/>
                <w:rtl/>
              </w:rPr>
              <w:t>1</w:t>
            </w:r>
          </w:p>
        </w:tc>
        <w:tc>
          <w:tcPr>
            <w:tcW w:w="4648" w:type="dxa"/>
          </w:tcPr>
          <w:p w14:paraId="2F7C497D" w14:textId="77777777" w:rsidR="00042BB2" w:rsidRPr="00F733A3" w:rsidRDefault="00042BB2" w:rsidP="00351EE3">
            <w:pPr>
              <w:pStyle w:val="ListParagraph"/>
              <w:bidi/>
              <w:ind w:left="0"/>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F733A3">
              <w:rPr>
                <w:rFonts w:cs="B Lotus" w:hint="cs"/>
                <w:b/>
                <w:bCs/>
                <w:sz w:val="28"/>
                <w:szCs w:val="28"/>
                <w:rtl/>
              </w:rPr>
              <w:t>انسان</w:t>
            </w:r>
          </w:p>
        </w:tc>
      </w:tr>
      <w:tr w:rsidR="00042BB2" w:rsidRPr="00F733A3" w14:paraId="7AEAD094" w14:textId="77777777" w:rsidTr="00CA3453">
        <w:trPr>
          <w:trHeight w:val="385"/>
          <w:jc w:val="center"/>
        </w:trPr>
        <w:tc>
          <w:tcPr>
            <w:cnfStyle w:val="001000000000" w:firstRow="0" w:lastRow="0" w:firstColumn="1" w:lastColumn="0" w:oddVBand="0" w:evenVBand="0" w:oddHBand="0" w:evenHBand="0" w:firstRowFirstColumn="0" w:firstRowLastColumn="0" w:lastRowFirstColumn="0" w:lastRowLastColumn="0"/>
            <w:tcW w:w="1963" w:type="dxa"/>
          </w:tcPr>
          <w:p w14:paraId="22D24CD8" w14:textId="77777777" w:rsidR="00042BB2" w:rsidRPr="00F733A3" w:rsidRDefault="00042BB2" w:rsidP="00351EE3">
            <w:pPr>
              <w:pStyle w:val="ListParagraph"/>
              <w:bidi/>
              <w:ind w:left="0"/>
              <w:jc w:val="center"/>
              <w:rPr>
                <w:rFonts w:cs="B Lotus"/>
                <w:b w:val="0"/>
                <w:bCs w:val="0"/>
                <w:sz w:val="28"/>
                <w:szCs w:val="28"/>
                <w:rtl/>
                <w:lang w:bidi="fa-IR"/>
              </w:rPr>
            </w:pPr>
            <w:r w:rsidRPr="00F733A3">
              <w:rPr>
                <w:rFonts w:cs="B Lotus" w:hint="cs"/>
                <w:sz w:val="28"/>
                <w:szCs w:val="28"/>
                <w:rtl/>
              </w:rPr>
              <w:t>2</w:t>
            </w:r>
          </w:p>
        </w:tc>
        <w:tc>
          <w:tcPr>
            <w:tcW w:w="4648" w:type="dxa"/>
          </w:tcPr>
          <w:p w14:paraId="78DABF53" w14:textId="77777777" w:rsidR="00042BB2" w:rsidRPr="00F733A3" w:rsidRDefault="00042BB2" w:rsidP="00351EE3">
            <w:pPr>
              <w:pStyle w:val="ListParagraph"/>
              <w:bidi/>
              <w:ind w:left="0"/>
              <w:cnfStyle w:val="000000000000" w:firstRow="0" w:lastRow="0" w:firstColumn="0" w:lastColumn="0" w:oddVBand="0" w:evenVBand="0" w:oddHBand="0" w:evenHBand="0" w:firstRowFirstColumn="0" w:firstRowLastColumn="0" w:lastRowFirstColumn="0" w:lastRowLastColumn="0"/>
              <w:rPr>
                <w:rFonts w:cs="B Lotus"/>
                <w:b/>
                <w:bCs/>
                <w:sz w:val="28"/>
                <w:szCs w:val="28"/>
                <w:rtl/>
              </w:rPr>
            </w:pPr>
            <w:r w:rsidRPr="00F733A3">
              <w:rPr>
                <w:rFonts w:cs="B Lotus" w:hint="cs"/>
                <w:b/>
                <w:bCs/>
                <w:sz w:val="28"/>
                <w:szCs w:val="28"/>
                <w:rtl/>
              </w:rPr>
              <w:t>خودرو</w:t>
            </w:r>
          </w:p>
        </w:tc>
      </w:tr>
      <w:tr w:rsidR="00042BB2" w:rsidRPr="00F733A3" w14:paraId="0C6B9088" w14:textId="77777777" w:rsidTr="00CA3453">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1963" w:type="dxa"/>
          </w:tcPr>
          <w:p w14:paraId="1D50C0AB" w14:textId="77777777" w:rsidR="00042BB2" w:rsidRPr="00F733A3" w:rsidRDefault="00042BB2" w:rsidP="00351EE3">
            <w:pPr>
              <w:pStyle w:val="ListParagraph"/>
              <w:bidi/>
              <w:ind w:left="0"/>
              <w:jc w:val="center"/>
              <w:rPr>
                <w:rFonts w:cs="B Lotus"/>
                <w:b w:val="0"/>
                <w:bCs w:val="0"/>
                <w:sz w:val="28"/>
                <w:szCs w:val="28"/>
                <w:rtl/>
              </w:rPr>
            </w:pPr>
            <w:r w:rsidRPr="00F733A3">
              <w:rPr>
                <w:rFonts w:cs="B Lotus" w:hint="cs"/>
                <w:sz w:val="28"/>
                <w:szCs w:val="28"/>
                <w:rtl/>
              </w:rPr>
              <w:t>3</w:t>
            </w:r>
          </w:p>
        </w:tc>
        <w:tc>
          <w:tcPr>
            <w:tcW w:w="4648" w:type="dxa"/>
          </w:tcPr>
          <w:p w14:paraId="3DFC202F" w14:textId="77777777" w:rsidR="00042BB2" w:rsidRPr="00F733A3" w:rsidRDefault="00042BB2" w:rsidP="00351EE3">
            <w:pPr>
              <w:pStyle w:val="ListParagraph"/>
              <w:bidi/>
              <w:ind w:left="0"/>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F733A3">
              <w:rPr>
                <w:rFonts w:cs="B Lotus" w:hint="cs"/>
                <w:b/>
                <w:bCs/>
                <w:sz w:val="28"/>
                <w:szCs w:val="28"/>
                <w:rtl/>
              </w:rPr>
              <w:t>اشیاء و حیوان</w:t>
            </w:r>
          </w:p>
        </w:tc>
      </w:tr>
      <w:tr w:rsidR="00A246F3" w:rsidRPr="00F733A3" w14:paraId="50CB88E7" w14:textId="77777777" w:rsidTr="00CA3453">
        <w:trPr>
          <w:trHeight w:val="461"/>
          <w:jc w:val="center"/>
        </w:trPr>
        <w:tc>
          <w:tcPr>
            <w:cnfStyle w:val="001000000000" w:firstRow="0" w:lastRow="0" w:firstColumn="1" w:lastColumn="0" w:oddVBand="0" w:evenVBand="0" w:oddHBand="0" w:evenHBand="0" w:firstRowFirstColumn="0" w:firstRowLastColumn="0" w:lastRowFirstColumn="0" w:lastRowLastColumn="0"/>
            <w:tcW w:w="1963" w:type="dxa"/>
          </w:tcPr>
          <w:p w14:paraId="22740BCB" w14:textId="7276C074" w:rsidR="00A246F3" w:rsidRPr="005B11E1" w:rsidRDefault="00A246F3" w:rsidP="00A246F3">
            <w:pPr>
              <w:pStyle w:val="ListParagraph"/>
              <w:bidi/>
              <w:ind w:left="0"/>
              <w:jc w:val="center"/>
              <w:rPr>
                <w:rFonts w:cs="B Lotus"/>
                <w:sz w:val="28"/>
                <w:szCs w:val="28"/>
                <w:rtl/>
              </w:rPr>
            </w:pPr>
            <w:r w:rsidRPr="005B11E1">
              <w:rPr>
                <w:rFonts w:cs="B Lotus" w:hint="cs"/>
                <w:sz w:val="28"/>
                <w:szCs w:val="28"/>
                <w:rtl/>
              </w:rPr>
              <w:t>4</w:t>
            </w:r>
          </w:p>
        </w:tc>
        <w:tc>
          <w:tcPr>
            <w:tcW w:w="4648" w:type="dxa"/>
          </w:tcPr>
          <w:p w14:paraId="58F52CFB" w14:textId="73F5190A" w:rsidR="00A246F3" w:rsidRPr="005B11E1" w:rsidRDefault="00A246F3" w:rsidP="00E47507">
            <w:pPr>
              <w:pStyle w:val="ListParagraph"/>
              <w:bidi/>
              <w:ind w:left="0"/>
              <w:cnfStyle w:val="000000000000" w:firstRow="0" w:lastRow="0" w:firstColumn="0" w:lastColumn="0" w:oddVBand="0" w:evenVBand="0" w:oddHBand="0" w:evenHBand="0" w:firstRowFirstColumn="0" w:firstRowLastColumn="0" w:lastRowFirstColumn="0" w:lastRowLastColumn="0"/>
              <w:rPr>
                <w:rFonts w:cs="B Lotus"/>
                <w:b/>
                <w:bCs/>
                <w:sz w:val="28"/>
                <w:szCs w:val="28"/>
                <w:rtl/>
              </w:rPr>
            </w:pPr>
            <w:r w:rsidRPr="005B11E1">
              <w:rPr>
                <w:rFonts w:cs="B Lotus" w:hint="cs"/>
                <w:b/>
                <w:bCs/>
                <w:sz w:val="28"/>
                <w:szCs w:val="28"/>
                <w:rtl/>
              </w:rPr>
              <w:t>قبل</w:t>
            </w:r>
            <w:r w:rsidRPr="005B11E1">
              <w:rPr>
                <w:rFonts w:cs="B Lotus"/>
                <w:b/>
                <w:bCs/>
                <w:sz w:val="28"/>
                <w:szCs w:val="28"/>
                <w:rtl/>
              </w:rPr>
              <w:t xml:space="preserve"> </w:t>
            </w:r>
            <w:r w:rsidRPr="005B11E1">
              <w:rPr>
                <w:rFonts w:cs="B Lotus" w:hint="cs"/>
                <w:b/>
                <w:bCs/>
                <w:sz w:val="28"/>
                <w:szCs w:val="28"/>
                <w:rtl/>
              </w:rPr>
              <w:t>ازولوج</w:t>
            </w:r>
            <w:r w:rsidRPr="005B11E1">
              <w:rPr>
                <w:rFonts w:cs="B Lotus"/>
                <w:b/>
                <w:bCs/>
                <w:sz w:val="28"/>
                <w:szCs w:val="28"/>
                <w:rtl/>
              </w:rPr>
              <w:t xml:space="preserve"> </w:t>
            </w:r>
            <w:r w:rsidRPr="005B11E1">
              <w:rPr>
                <w:rFonts w:cs="B Lotus" w:hint="cs"/>
                <w:b/>
                <w:bCs/>
                <w:sz w:val="28"/>
                <w:szCs w:val="28"/>
                <w:rtl/>
              </w:rPr>
              <w:t>روح</w:t>
            </w:r>
            <w:r w:rsidRPr="005B11E1">
              <w:rPr>
                <w:rFonts w:cs="B Lotus"/>
                <w:b/>
                <w:bCs/>
                <w:sz w:val="28"/>
                <w:szCs w:val="28"/>
                <w:rtl/>
              </w:rPr>
              <w:t xml:space="preserve"> </w:t>
            </w:r>
            <w:r w:rsidRPr="005B11E1">
              <w:rPr>
                <w:rFonts w:cs="B Lotus" w:hint="cs"/>
                <w:b/>
                <w:bCs/>
                <w:sz w:val="28"/>
                <w:szCs w:val="28"/>
                <w:rtl/>
              </w:rPr>
              <w:t>جنین</w:t>
            </w:r>
            <w:r w:rsidR="00E47507" w:rsidRPr="005B11E1">
              <w:rPr>
                <w:rFonts w:cs="B Lotus" w:hint="cs"/>
                <w:b/>
                <w:bCs/>
                <w:sz w:val="28"/>
                <w:szCs w:val="28"/>
                <w:rtl/>
              </w:rPr>
              <w:t xml:space="preserve"> </w:t>
            </w:r>
          </w:p>
        </w:tc>
      </w:tr>
      <w:tr w:rsidR="00A246F3" w:rsidRPr="00F733A3" w14:paraId="576DA270" w14:textId="77777777" w:rsidTr="00CA3453">
        <w:trPr>
          <w:cnfStyle w:val="000000100000" w:firstRow="0" w:lastRow="0" w:firstColumn="0" w:lastColumn="0" w:oddVBand="0" w:evenVBand="0" w:oddHBand="1"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1963" w:type="dxa"/>
          </w:tcPr>
          <w:p w14:paraId="64BEFC80" w14:textId="53AF1743" w:rsidR="00A246F3" w:rsidRPr="005B11E1" w:rsidRDefault="00A246F3" w:rsidP="00A246F3">
            <w:pPr>
              <w:pStyle w:val="ListParagraph"/>
              <w:bidi/>
              <w:ind w:left="0"/>
              <w:jc w:val="center"/>
              <w:rPr>
                <w:rFonts w:cs="B Lotus"/>
                <w:sz w:val="28"/>
                <w:szCs w:val="28"/>
                <w:rtl/>
              </w:rPr>
            </w:pPr>
            <w:r w:rsidRPr="005B11E1">
              <w:rPr>
                <w:rFonts w:cs="B Lotus" w:hint="cs"/>
                <w:sz w:val="28"/>
                <w:szCs w:val="28"/>
                <w:rtl/>
              </w:rPr>
              <w:lastRenderedPageBreak/>
              <w:t>5</w:t>
            </w:r>
          </w:p>
        </w:tc>
        <w:tc>
          <w:tcPr>
            <w:tcW w:w="4648" w:type="dxa"/>
          </w:tcPr>
          <w:p w14:paraId="0DE9A50D" w14:textId="229D7517" w:rsidR="00A246F3" w:rsidRPr="005B11E1" w:rsidRDefault="00A246F3" w:rsidP="00E47507">
            <w:pPr>
              <w:pStyle w:val="ListParagraph"/>
              <w:bidi/>
              <w:ind w:left="0"/>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5B11E1">
              <w:rPr>
                <w:rFonts w:cs="B Lotus" w:hint="cs"/>
                <w:b/>
                <w:bCs/>
                <w:sz w:val="28"/>
                <w:szCs w:val="28"/>
                <w:rtl/>
              </w:rPr>
              <w:t>بعد</w:t>
            </w:r>
            <w:r w:rsidRPr="005B11E1">
              <w:rPr>
                <w:rFonts w:cs="B Lotus"/>
                <w:b/>
                <w:bCs/>
                <w:sz w:val="28"/>
                <w:szCs w:val="28"/>
                <w:rtl/>
              </w:rPr>
              <w:t xml:space="preserve"> </w:t>
            </w:r>
            <w:r w:rsidRPr="005B11E1">
              <w:rPr>
                <w:rFonts w:cs="B Lotus" w:hint="cs"/>
                <w:b/>
                <w:bCs/>
                <w:sz w:val="28"/>
                <w:szCs w:val="28"/>
                <w:rtl/>
              </w:rPr>
              <w:t>ازولوج</w:t>
            </w:r>
            <w:r w:rsidRPr="005B11E1">
              <w:rPr>
                <w:rFonts w:cs="B Lotus"/>
                <w:b/>
                <w:bCs/>
                <w:sz w:val="28"/>
                <w:szCs w:val="28"/>
                <w:rtl/>
              </w:rPr>
              <w:t xml:space="preserve"> </w:t>
            </w:r>
            <w:r w:rsidRPr="005B11E1">
              <w:rPr>
                <w:rFonts w:cs="B Lotus" w:hint="cs"/>
                <w:b/>
                <w:bCs/>
                <w:sz w:val="28"/>
                <w:szCs w:val="28"/>
                <w:rtl/>
              </w:rPr>
              <w:t>روح</w:t>
            </w:r>
            <w:r w:rsidRPr="005B11E1">
              <w:rPr>
                <w:rFonts w:cs="B Lotus"/>
                <w:b/>
                <w:bCs/>
                <w:sz w:val="28"/>
                <w:szCs w:val="28"/>
                <w:rtl/>
              </w:rPr>
              <w:t xml:space="preserve"> </w:t>
            </w:r>
            <w:r w:rsidRPr="005B11E1">
              <w:rPr>
                <w:rFonts w:cs="B Lotus" w:hint="cs"/>
                <w:b/>
                <w:bCs/>
                <w:sz w:val="28"/>
                <w:szCs w:val="28"/>
                <w:rtl/>
              </w:rPr>
              <w:t>جنین</w:t>
            </w:r>
            <w:r w:rsidR="00E47507" w:rsidRPr="005B11E1">
              <w:rPr>
                <w:rFonts w:cs="B Lotus" w:hint="cs"/>
                <w:b/>
                <w:bCs/>
                <w:sz w:val="28"/>
                <w:szCs w:val="28"/>
                <w:rtl/>
              </w:rPr>
              <w:t xml:space="preserve"> </w:t>
            </w:r>
          </w:p>
        </w:tc>
      </w:tr>
      <w:tr w:rsidR="009D2E34" w:rsidRPr="00F733A3" w14:paraId="781FA8F1" w14:textId="77777777" w:rsidTr="00CA3453">
        <w:trPr>
          <w:trHeight w:val="446"/>
          <w:jc w:val="center"/>
        </w:trPr>
        <w:tc>
          <w:tcPr>
            <w:cnfStyle w:val="001000000000" w:firstRow="0" w:lastRow="0" w:firstColumn="1" w:lastColumn="0" w:oddVBand="0" w:evenVBand="0" w:oddHBand="0" w:evenHBand="0" w:firstRowFirstColumn="0" w:firstRowLastColumn="0" w:lastRowFirstColumn="0" w:lastRowLastColumn="0"/>
            <w:tcW w:w="1963" w:type="dxa"/>
          </w:tcPr>
          <w:p w14:paraId="63ED9F5D" w14:textId="1C8783E7" w:rsidR="009D2E34" w:rsidRPr="005B11E1" w:rsidRDefault="009D2E34" w:rsidP="00A246F3">
            <w:pPr>
              <w:pStyle w:val="ListParagraph"/>
              <w:bidi/>
              <w:ind w:left="0"/>
              <w:jc w:val="center"/>
              <w:rPr>
                <w:rFonts w:cs="B Lotus"/>
                <w:sz w:val="28"/>
                <w:szCs w:val="28"/>
                <w:rtl/>
              </w:rPr>
            </w:pPr>
            <w:r w:rsidRPr="005B11E1">
              <w:rPr>
                <w:rFonts w:cs="B Lotus" w:hint="cs"/>
                <w:sz w:val="28"/>
                <w:szCs w:val="28"/>
                <w:rtl/>
              </w:rPr>
              <w:t>6</w:t>
            </w:r>
          </w:p>
        </w:tc>
        <w:tc>
          <w:tcPr>
            <w:tcW w:w="4648" w:type="dxa"/>
          </w:tcPr>
          <w:p w14:paraId="2E07B10A" w14:textId="4020B5F1" w:rsidR="009D2E34" w:rsidRPr="005B11E1" w:rsidRDefault="00CA3453" w:rsidP="00CA3453">
            <w:pPr>
              <w:pStyle w:val="ListParagraph"/>
              <w:bidi/>
              <w:ind w:left="0"/>
              <w:cnfStyle w:val="000000000000" w:firstRow="0" w:lastRow="0" w:firstColumn="0" w:lastColumn="0" w:oddVBand="0" w:evenVBand="0" w:oddHBand="0" w:evenHBand="0" w:firstRowFirstColumn="0" w:firstRowLastColumn="0" w:lastRowFirstColumn="0" w:lastRowLastColumn="0"/>
              <w:rPr>
                <w:rFonts w:cs="B Lotus"/>
                <w:b/>
                <w:bCs/>
                <w:sz w:val="28"/>
                <w:szCs w:val="28"/>
                <w:rtl/>
              </w:rPr>
            </w:pPr>
            <w:r w:rsidRPr="005B11E1">
              <w:rPr>
                <w:rFonts w:cs="B Lotus" w:hint="cs"/>
                <w:b/>
                <w:bCs/>
                <w:sz w:val="28"/>
                <w:szCs w:val="28"/>
                <w:rtl/>
              </w:rPr>
              <w:t>هویت</w:t>
            </w:r>
            <w:r w:rsidRPr="005B11E1">
              <w:rPr>
                <w:rFonts w:cs="B Lotus" w:hint="cs"/>
                <w:b/>
                <w:bCs/>
                <w:sz w:val="24"/>
                <w:szCs w:val="24"/>
                <w:rtl/>
              </w:rPr>
              <w:t xml:space="preserve"> </w:t>
            </w:r>
            <w:r w:rsidRPr="005B11E1">
              <w:rPr>
                <w:rFonts w:cs="B Lotus" w:hint="cs"/>
                <w:b/>
                <w:bCs/>
                <w:sz w:val="28"/>
                <w:szCs w:val="28"/>
                <w:rtl/>
              </w:rPr>
              <w:t>نامعلوم به دلیل عدم امکان شناسایی جسد</w:t>
            </w:r>
          </w:p>
        </w:tc>
      </w:tr>
      <w:tr w:rsidR="005B11E1" w:rsidRPr="00F733A3" w14:paraId="6A6784B3" w14:textId="77777777" w:rsidTr="00CA3453">
        <w:trPr>
          <w:cnfStyle w:val="000000100000" w:firstRow="0" w:lastRow="0" w:firstColumn="0" w:lastColumn="0" w:oddVBand="0" w:evenVBand="0" w:oddHBand="1"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1963" w:type="dxa"/>
          </w:tcPr>
          <w:p w14:paraId="5E13136D" w14:textId="51908A22" w:rsidR="005B11E1" w:rsidRDefault="005B11E1" w:rsidP="00A246F3">
            <w:pPr>
              <w:pStyle w:val="ListParagraph"/>
              <w:bidi/>
              <w:ind w:left="0"/>
              <w:jc w:val="center"/>
              <w:rPr>
                <w:rFonts w:cs="B Lotus"/>
                <w:color w:val="FF0000"/>
                <w:sz w:val="28"/>
                <w:szCs w:val="28"/>
                <w:rtl/>
              </w:rPr>
            </w:pPr>
            <w:r>
              <w:rPr>
                <w:rFonts w:cs="B Lotus" w:hint="cs"/>
                <w:color w:val="FF0000"/>
                <w:sz w:val="28"/>
                <w:szCs w:val="28"/>
                <w:rtl/>
              </w:rPr>
              <w:t>7</w:t>
            </w:r>
          </w:p>
        </w:tc>
        <w:tc>
          <w:tcPr>
            <w:tcW w:w="4648" w:type="dxa"/>
          </w:tcPr>
          <w:p w14:paraId="1CDD21D4" w14:textId="53301BA3" w:rsidR="005B11E1" w:rsidRDefault="005B11E1" w:rsidP="00CA3453">
            <w:pPr>
              <w:pStyle w:val="ListParagraph"/>
              <w:bidi/>
              <w:ind w:left="0"/>
              <w:cnfStyle w:val="000000100000" w:firstRow="0" w:lastRow="0" w:firstColumn="0" w:lastColumn="0" w:oddVBand="0" w:evenVBand="0" w:oddHBand="1" w:evenHBand="0" w:firstRowFirstColumn="0" w:firstRowLastColumn="0" w:lastRowFirstColumn="0" w:lastRowLastColumn="0"/>
              <w:rPr>
                <w:rFonts w:cs="B Lotus"/>
                <w:b/>
                <w:bCs/>
                <w:color w:val="FF0000"/>
                <w:sz w:val="28"/>
                <w:szCs w:val="28"/>
                <w:rtl/>
              </w:rPr>
            </w:pPr>
            <w:r>
              <w:rPr>
                <w:rFonts w:cs="B Lotus" w:hint="cs"/>
                <w:b/>
                <w:bCs/>
                <w:color w:val="FF0000"/>
                <w:sz w:val="28"/>
                <w:szCs w:val="28"/>
                <w:rtl/>
              </w:rPr>
              <w:t>شخص حقوقی</w:t>
            </w:r>
          </w:p>
        </w:tc>
      </w:tr>
    </w:tbl>
    <w:p w14:paraId="159462A3" w14:textId="7136B10A" w:rsidR="00BD29C2" w:rsidRPr="00F733A3" w:rsidRDefault="00BD29C2" w:rsidP="00BD29C2">
      <w:pPr>
        <w:rPr>
          <w:rFonts w:cs="B Lotus"/>
          <w:sz w:val="28"/>
          <w:szCs w:val="28"/>
          <w:rtl/>
        </w:rPr>
      </w:pPr>
    </w:p>
    <w:p w14:paraId="5A32B681" w14:textId="296658C3" w:rsidR="00E47507" w:rsidRPr="00F733A3" w:rsidRDefault="00E47507" w:rsidP="002937D9">
      <w:pPr>
        <w:rPr>
          <w:rFonts w:cs="B Lotus"/>
          <w:color w:val="FF0000"/>
          <w:sz w:val="32"/>
          <w:szCs w:val="32"/>
        </w:rPr>
      </w:pPr>
      <w:r w:rsidRPr="00F733A3">
        <w:rPr>
          <w:rFonts w:cs="B Lotus" w:hint="cs"/>
          <w:color w:val="FF0000"/>
          <w:sz w:val="32"/>
          <w:szCs w:val="32"/>
          <w:rtl/>
        </w:rPr>
        <w:t>تذکر : در صورتی که نوع زیان دیده جنین باشد در ارسال اطلاعات زیان دیده</w:t>
      </w:r>
      <w:r w:rsidR="000D6905">
        <w:rPr>
          <w:rFonts w:cs="B Lotus" w:hint="cs"/>
          <w:color w:val="FF0000"/>
          <w:sz w:val="32"/>
          <w:szCs w:val="32"/>
          <w:rtl/>
        </w:rPr>
        <w:t xml:space="preserve"> می</w:t>
      </w:r>
      <w:r w:rsidR="002937D9">
        <w:rPr>
          <w:rFonts w:cs="B Lotus" w:hint="cs"/>
          <w:color w:val="FF0000"/>
          <w:sz w:val="32"/>
          <w:szCs w:val="32"/>
          <w:rtl/>
        </w:rPr>
        <w:t>‌</w:t>
      </w:r>
      <w:r w:rsidR="000D6905">
        <w:rPr>
          <w:rFonts w:cs="B Lotus" w:hint="cs"/>
          <w:color w:val="FF0000"/>
          <w:sz w:val="32"/>
          <w:szCs w:val="32"/>
          <w:rtl/>
        </w:rPr>
        <w:t>بایست؛</w:t>
      </w:r>
      <w:r w:rsidRPr="00F733A3">
        <w:rPr>
          <w:rFonts w:cs="B Lotus" w:hint="cs"/>
          <w:color w:val="FF0000"/>
          <w:sz w:val="32"/>
          <w:szCs w:val="32"/>
          <w:rtl/>
        </w:rPr>
        <w:t xml:space="preserve"> نام، نام خانوادگی و کد ملی مادر ثبت شود .</w:t>
      </w:r>
    </w:p>
    <w:p w14:paraId="7898C7A6" w14:textId="77777777" w:rsidR="00BD29C2" w:rsidRPr="00F733A3" w:rsidRDefault="00BD29C2" w:rsidP="00022B25">
      <w:pPr>
        <w:pStyle w:val="Heading2"/>
        <w:rPr>
          <w:rFonts w:cs="B Lotus"/>
          <w:color w:val="0070C0"/>
          <w:sz w:val="22"/>
          <w:szCs w:val="22"/>
          <w:rtl/>
        </w:rPr>
      </w:pPr>
      <w:bookmarkStart w:id="86" w:name="_Toc38109510"/>
      <w:r w:rsidRPr="00F733A3">
        <w:rPr>
          <w:rFonts w:cs="B Lotus" w:hint="cs"/>
          <w:color w:val="0070C0"/>
          <w:sz w:val="28"/>
          <w:szCs w:val="28"/>
          <w:rtl/>
        </w:rPr>
        <w:t xml:space="preserve">جدول نوع </w:t>
      </w:r>
      <w:r w:rsidR="00022B25" w:rsidRPr="00F733A3">
        <w:rPr>
          <w:rFonts w:cs="B Lotus" w:hint="cs"/>
          <w:color w:val="0070C0"/>
          <w:sz w:val="28"/>
          <w:szCs w:val="28"/>
          <w:rtl/>
        </w:rPr>
        <w:t>خسارت</w:t>
      </w:r>
      <w:r w:rsidR="00C27699" w:rsidRPr="00F733A3">
        <w:rPr>
          <w:rFonts w:cs="B Lotus" w:hint="cs"/>
          <w:color w:val="0070C0"/>
          <w:sz w:val="28"/>
          <w:szCs w:val="28"/>
          <w:rtl/>
        </w:rPr>
        <w:t xml:space="preserve"> زیاندیده</w:t>
      </w:r>
      <w:r w:rsidRPr="00F733A3">
        <w:rPr>
          <w:rFonts w:cs="B Lotus" w:hint="cs"/>
          <w:color w:val="0070C0"/>
          <w:sz w:val="28"/>
          <w:szCs w:val="28"/>
          <w:rtl/>
        </w:rPr>
        <w:t xml:space="preserve"> (</w:t>
      </w:r>
      <w:r w:rsidRPr="00F733A3">
        <w:rPr>
          <w:rFonts w:cs="B Lotus" w:hint="cs"/>
          <w:color w:val="0070C0"/>
          <w:sz w:val="22"/>
          <w:szCs w:val="22"/>
        </w:rPr>
        <w:t>Thr</w:t>
      </w:r>
      <w:r w:rsidRPr="00F733A3">
        <w:rPr>
          <w:rFonts w:cs="B Lotus"/>
          <w:color w:val="0070C0"/>
          <w:sz w:val="22"/>
          <w:szCs w:val="22"/>
        </w:rPr>
        <w:t>Los</w:t>
      </w:r>
      <w:r w:rsidRPr="00F733A3">
        <w:rPr>
          <w:rFonts w:cs="B Lotus" w:hint="cs"/>
          <w:color w:val="0070C0"/>
          <w:sz w:val="22"/>
          <w:szCs w:val="22"/>
        </w:rPr>
        <w:t>TypCod</w:t>
      </w:r>
      <w:r w:rsidRPr="00F733A3">
        <w:rPr>
          <w:rFonts w:cs="B Lotus" w:hint="cs"/>
          <w:color w:val="0070C0"/>
          <w:sz w:val="28"/>
          <w:szCs w:val="28"/>
          <w:rtl/>
        </w:rPr>
        <w:t>)</w:t>
      </w:r>
      <w:bookmarkEnd w:id="86"/>
      <w:r w:rsidRPr="00F733A3">
        <w:rPr>
          <w:rFonts w:cs="B Lotus" w:hint="cs"/>
          <w:color w:val="0070C0"/>
          <w:sz w:val="22"/>
          <w:szCs w:val="22"/>
          <w:rtl/>
        </w:rPr>
        <w:t xml:space="preserve"> </w:t>
      </w:r>
    </w:p>
    <w:tbl>
      <w:tblPr>
        <w:tblStyle w:val="PlainTable11"/>
        <w:bidiVisual/>
        <w:tblW w:w="3894" w:type="dxa"/>
        <w:jc w:val="center"/>
        <w:tblLook w:val="04A0" w:firstRow="1" w:lastRow="0" w:firstColumn="1" w:lastColumn="0" w:noHBand="0" w:noVBand="1"/>
      </w:tblPr>
      <w:tblGrid>
        <w:gridCol w:w="1572"/>
        <w:gridCol w:w="2322"/>
      </w:tblGrid>
      <w:tr w:rsidR="00BD29C2" w:rsidRPr="00F733A3" w14:paraId="697B3C01" w14:textId="77777777" w:rsidTr="007E6F59">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572" w:type="dxa"/>
            <w:shd w:val="clear" w:color="auto" w:fill="DDD9C3" w:themeFill="background2" w:themeFillShade="E6"/>
          </w:tcPr>
          <w:p w14:paraId="1830339A" w14:textId="77777777" w:rsidR="00BD29C2" w:rsidRPr="00F733A3" w:rsidRDefault="00BD29C2" w:rsidP="00022B25">
            <w:pPr>
              <w:pStyle w:val="ListParagraph"/>
              <w:bidi/>
              <w:ind w:left="0"/>
              <w:rPr>
                <w:rFonts w:cs="B Lotus"/>
                <w:b w:val="0"/>
                <w:bCs w:val="0"/>
                <w:color w:val="000000" w:themeColor="text1"/>
                <w:sz w:val="28"/>
                <w:szCs w:val="28"/>
                <w:rtl/>
              </w:rPr>
            </w:pPr>
            <w:r w:rsidRPr="00F733A3">
              <w:rPr>
                <w:rFonts w:cs="B Lotus" w:hint="cs"/>
                <w:color w:val="000000" w:themeColor="text1"/>
                <w:sz w:val="28"/>
                <w:szCs w:val="28"/>
                <w:rtl/>
              </w:rPr>
              <w:t xml:space="preserve">کد نوع </w:t>
            </w:r>
            <w:r w:rsidR="00022B25" w:rsidRPr="00F733A3">
              <w:rPr>
                <w:rFonts w:cs="B Lotus" w:hint="cs"/>
                <w:color w:val="000000" w:themeColor="text1"/>
                <w:sz w:val="28"/>
                <w:szCs w:val="28"/>
                <w:rtl/>
              </w:rPr>
              <w:t>خسارت</w:t>
            </w:r>
          </w:p>
        </w:tc>
        <w:tc>
          <w:tcPr>
            <w:tcW w:w="2322" w:type="dxa"/>
            <w:shd w:val="clear" w:color="auto" w:fill="DDD9C3" w:themeFill="background2" w:themeFillShade="E6"/>
          </w:tcPr>
          <w:p w14:paraId="0C385E02" w14:textId="77777777" w:rsidR="00BD29C2" w:rsidRPr="00F733A3" w:rsidRDefault="00BD29C2" w:rsidP="00022B25">
            <w:pPr>
              <w:pStyle w:val="ListParagraph"/>
              <w:bidi/>
              <w:ind w:left="0"/>
              <w:cnfStyle w:val="100000000000" w:firstRow="1" w:lastRow="0" w:firstColumn="0" w:lastColumn="0" w:oddVBand="0" w:evenVBand="0" w:oddHBand="0" w:evenHBand="0" w:firstRowFirstColumn="0" w:firstRowLastColumn="0" w:lastRowFirstColumn="0" w:lastRowLastColumn="0"/>
              <w:rPr>
                <w:rFonts w:cs="B Lotus"/>
                <w:b w:val="0"/>
                <w:bCs w:val="0"/>
                <w:color w:val="000000" w:themeColor="text1"/>
                <w:sz w:val="28"/>
                <w:szCs w:val="28"/>
                <w:rtl/>
              </w:rPr>
            </w:pPr>
            <w:r w:rsidRPr="00F733A3">
              <w:rPr>
                <w:rFonts w:cs="B Lotus" w:hint="cs"/>
                <w:color w:val="000000" w:themeColor="text1"/>
                <w:sz w:val="28"/>
                <w:szCs w:val="28"/>
                <w:rtl/>
              </w:rPr>
              <w:t xml:space="preserve">نوع </w:t>
            </w:r>
            <w:r w:rsidR="00022B25" w:rsidRPr="00F733A3">
              <w:rPr>
                <w:rFonts w:cs="B Lotus" w:hint="cs"/>
                <w:color w:val="000000" w:themeColor="text1"/>
                <w:sz w:val="28"/>
                <w:szCs w:val="28"/>
                <w:rtl/>
              </w:rPr>
              <w:t>خسارت</w:t>
            </w:r>
          </w:p>
        </w:tc>
      </w:tr>
      <w:tr w:rsidR="00BD29C2" w:rsidRPr="00F733A3" w14:paraId="4808C59F" w14:textId="77777777" w:rsidTr="007E6F59">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572" w:type="dxa"/>
          </w:tcPr>
          <w:p w14:paraId="37B9E4EE" w14:textId="77777777" w:rsidR="00BD29C2" w:rsidRPr="00F733A3" w:rsidRDefault="00BD29C2" w:rsidP="00A83C59">
            <w:pPr>
              <w:pStyle w:val="ListParagraph"/>
              <w:bidi/>
              <w:ind w:left="0"/>
              <w:jc w:val="center"/>
              <w:rPr>
                <w:rFonts w:cs="B Lotus"/>
                <w:b w:val="0"/>
                <w:bCs w:val="0"/>
                <w:color w:val="000000" w:themeColor="text1"/>
                <w:sz w:val="28"/>
                <w:szCs w:val="28"/>
                <w:rtl/>
              </w:rPr>
            </w:pPr>
            <w:r w:rsidRPr="00F733A3">
              <w:rPr>
                <w:rFonts w:cs="B Lotus" w:hint="cs"/>
                <w:color w:val="000000" w:themeColor="text1"/>
                <w:sz w:val="28"/>
                <w:szCs w:val="28"/>
                <w:rtl/>
              </w:rPr>
              <w:t>1</w:t>
            </w:r>
          </w:p>
        </w:tc>
        <w:tc>
          <w:tcPr>
            <w:tcW w:w="2322" w:type="dxa"/>
          </w:tcPr>
          <w:p w14:paraId="71904DE2" w14:textId="77777777" w:rsidR="00BD29C2" w:rsidRPr="00F733A3" w:rsidRDefault="00BD29C2" w:rsidP="00A83C59">
            <w:pPr>
              <w:pStyle w:val="ListParagraph"/>
              <w:bidi/>
              <w:ind w:left="0"/>
              <w:cnfStyle w:val="000000100000" w:firstRow="0" w:lastRow="0" w:firstColumn="0" w:lastColumn="0" w:oddVBand="0" w:evenVBand="0" w:oddHBand="1" w:evenHBand="0" w:firstRowFirstColumn="0" w:firstRowLastColumn="0" w:lastRowFirstColumn="0" w:lastRowLastColumn="0"/>
              <w:rPr>
                <w:rFonts w:cs="B Lotus"/>
                <w:b/>
                <w:bCs/>
                <w:color w:val="000000" w:themeColor="text1"/>
                <w:sz w:val="28"/>
                <w:szCs w:val="28"/>
                <w:rtl/>
              </w:rPr>
            </w:pPr>
            <w:r w:rsidRPr="00F733A3">
              <w:rPr>
                <w:rFonts w:cs="B Lotus" w:hint="cs"/>
                <w:b/>
                <w:bCs/>
                <w:color w:val="000000" w:themeColor="text1"/>
                <w:sz w:val="28"/>
                <w:szCs w:val="28"/>
                <w:rtl/>
              </w:rPr>
              <w:t>راننده</w:t>
            </w:r>
            <w:r w:rsidRPr="00F733A3">
              <w:rPr>
                <w:rFonts w:cs="B Lotus"/>
                <w:b/>
                <w:bCs/>
                <w:color w:val="000000" w:themeColor="text1"/>
                <w:sz w:val="28"/>
                <w:szCs w:val="28"/>
                <w:rtl/>
              </w:rPr>
              <w:t xml:space="preserve"> </w:t>
            </w:r>
            <w:r w:rsidRPr="00F733A3">
              <w:rPr>
                <w:rFonts w:cs="B Lotus" w:hint="cs"/>
                <w:b/>
                <w:bCs/>
                <w:color w:val="000000" w:themeColor="text1"/>
                <w:sz w:val="28"/>
                <w:szCs w:val="28"/>
                <w:rtl/>
              </w:rPr>
              <w:t>مقصر</w:t>
            </w:r>
          </w:p>
        </w:tc>
      </w:tr>
      <w:tr w:rsidR="00BD29C2" w:rsidRPr="00F733A3" w14:paraId="27C4DA2A" w14:textId="77777777" w:rsidTr="007E6F59">
        <w:trPr>
          <w:trHeight w:val="421"/>
          <w:jc w:val="center"/>
        </w:trPr>
        <w:tc>
          <w:tcPr>
            <w:cnfStyle w:val="001000000000" w:firstRow="0" w:lastRow="0" w:firstColumn="1" w:lastColumn="0" w:oddVBand="0" w:evenVBand="0" w:oddHBand="0" w:evenHBand="0" w:firstRowFirstColumn="0" w:firstRowLastColumn="0" w:lastRowFirstColumn="0" w:lastRowLastColumn="0"/>
            <w:tcW w:w="1572" w:type="dxa"/>
          </w:tcPr>
          <w:p w14:paraId="13923B9B" w14:textId="77777777" w:rsidR="00BD29C2" w:rsidRPr="00F733A3" w:rsidRDefault="00BD29C2" w:rsidP="00A83C59">
            <w:pPr>
              <w:pStyle w:val="ListParagraph"/>
              <w:bidi/>
              <w:ind w:left="0"/>
              <w:jc w:val="center"/>
              <w:rPr>
                <w:rFonts w:cs="B Lotus"/>
                <w:b w:val="0"/>
                <w:bCs w:val="0"/>
                <w:color w:val="000000" w:themeColor="text1"/>
                <w:sz w:val="28"/>
                <w:szCs w:val="28"/>
                <w:rtl/>
                <w:lang w:bidi="fa-IR"/>
              </w:rPr>
            </w:pPr>
            <w:r w:rsidRPr="00F733A3">
              <w:rPr>
                <w:rFonts w:cs="B Lotus" w:hint="cs"/>
                <w:color w:val="000000" w:themeColor="text1"/>
                <w:sz w:val="28"/>
                <w:szCs w:val="28"/>
                <w:rtl/>
              </w:rPr>
              <w:t>2</w:t>
            </w:r>
          </w:p>
        </w:tc>
        <w:tc>
          <w:tcPr>
            <w:tcW w:w="2322" w:type="dxa"/>
          </w:tcPr>
          <w:p w14:paraId="6C0570CA" w14:textId="77777777" w:rsidR="00BD29C2" w:rsidRPr="00F733A3" w:rsidRDefault="00BD29C2" w:rsidP="00A83C59">
            <w:pPr>
              <w:pStyle w:val="ListParagraph"/>
              <w:bidi/>
              <w:ind w:left="0"/>
              <w:cnfStyle w:val="000000000000" w:firstRow="0" w:lastRow="0" w:firstColumn="0" w:lastColumn="0" w:oddVBand="0" w:evenVBand="0" w:oddHBand="0" w:evenHBand="0" w:firstRowFirstColumn="0" w:firstRowLastColumn="0" w:lastRowFirstColumn="0" w:lastRowLastColumn="0"/>
              <w:rPr>
                <w:rFonts w:cs="B Lotus"/>
                <w:b/>
                <w:bCs/>
                <w:color w:val="000000" w:themeColor="text1"/>
                <w:sz w:val="28"/>
                <w:szCs w:val="28"/>
                <w:rtl/>
              </w:rPr>
            </w:pPr>
            <w:r w:rsidRPr="00F733A3">
              <w:rPr>
                <w:rFonts w:cs="B Lotus" w:hint="cs"/>
                <w:b/>
                <w:bCs/>
                <w:color w:val="000000" w:themeColor="text1"/>
                <w:sz w:val="28"/>
                <w:szCs w:val="28"/>
                <w:rtl/>
              </w:rPr>
              <w:t>راننده</w:t>
            </w:r>
            <w:r w:rsidRPr="00F733A3">
              <w:rPr>
                <w:rFonts w:cs="B Lotus"/>
                <w:b/>
                <w:bCs/>
                <w:color w:val="000000" w:themeColor="text1"/>
                <w:sz w:val="28"/>
                <w:szCs w:val="28"/>
                <w:rtl/>
              </w:rPr>
              <w:t xml:space="preserve"> </w:t>
            </w:r>
            <w:r w:rsidRPr="00F733A3">
              <w:rPr>
                <w:rFonts w:cs="B Lotus" w:hint="cs"/>
                <w:b/>
                <w:bCs/>
                <w:color w:val="000000" w:themeColor="text1"/>
                <w:sz w:val="28"/>
                <w:szCs w:val="28"/>
                <w:rtl/>
              </w:rPr>
              <w:t>غیر</w:t>
            </w:r>
            <w:r w:rsidRPr="00F733A3">
              <w:rPr>
                <w:rFonts w:cs="B Lotus"/>
                <w:b/>
                <w:bCs/>
                <w:color w:val="000000" w:themeColor="text1"/>
                <w:sz w:val="28"/>
                <w:szCs w:val="28"/>
                <w:rtl/>
              </w:rPr>
              <w:t xml:space="preserve"> </w:t>
            </w:r>
            <w:r w:rsidRPr="00F733A3">
              <w:rPr>
                <w:rFonts w:cs="B Lotus" w:hint="cs"/>
                <w:b/>
                <w:bCs/>
                <w:color w:val="000000" w:themeColor="text1"/>
                <w:sz w:val="28"/>
                <w:szCs w:val="28"/>
                <w:rtl/>
              </w:rPr>
              <w:t>مقصر</w:t>
            </w:r>
          </w:p>
        </w:tc>
      </w:tr>
      <w:tr w:rsidR="00BD29C2" w:rsidRPr="00F733A3" w14:paraId="26B0F736" w14:textId="77777777" w:rsidTr="007E6F59">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572" w:type="dxa"/>
          </w:tcPr>
          <w:p w14:paraId="45F23C92" w14:textId="77777777" w:rsidR="00BD29C2" w:rsidRPr="00F733A3" w:rsidRDefault="00BD29C2" w:rsidP="00A83C59">
            <w:pPr>
              <w:pStyle w:val="ListParagraph"/>
              <w:bidi/>
              <w:ind w:left="0"/>
              <w:jc w:val="center"/>
              <w:rPr>
                <w:rFonts w:cs="B Lotus"/>
                <w:b w:val="0"/>
                <w:bCs w:val="0"/>
                <w:color w:val="000000" w:themeColor="text1"/>
                <w:sz w:val="28"/>
                <w:szCs w:val="28"/>
                <w:rtl/>
              </w:rPr>
            </w:pPr>
            <w:r w:rsidRPr="00F733A3">
              <w:rPr>
                <w:rFonts w:cs="B Lotus" w:hint="cs"/>
                <w:color w:val="000000" w:themeColor="text1"/>
                <w:sz w:val="28"/>
                <w:szCs w:val="28"/>
                <w:rtl/>
              </w:rPr>
              <w:t>3</w:t>
            </w:r>
          </w:p>
        </w:tc>
        <w:tc>
          <w:tcPr>
            <w:tcW w:w="2322" w:type="dxa"/>
          </w:tcPr>
          <w:p w14:paraId="790A9988" w14:textId="77777777" w:rsidR="00BD29C2" w:rsidRPr="00F733A3" w:rsidRDefault="00BD29C2" w:rsidP="00A83C59">
            <w:pPr>
              <w:pStyle w:val="ListParagraph"/>
              <w:bidi/>
              <w:ind w:left="0"/>
              <w:cnfStyle w:val="000000100000" w:firstRow="0" w:lastRow="0" w:firstColumn="0" w:lastColumn="0" w:oddVBand="0" w:evenVBand="0" w:oddHBand="1" w:evenHBand="0" w:firstRowFirstColumn="0" w:firstRowLastColumn="0" w:lastRowFirstColumn="0" w:lastRowLastColumn="0"/>
              <w:rPr>
                <w:rFonts w:cs="B Lotus"/>
                <w:b/>
                <w:bCs/>
                <w:color w:val="000000" w:themeColor="text1"/>
                <w:sz w:val="28"/>
                <w:szCs w:val="28"/>
                <w:rtl/>
              </w:rPr>
            </w:pPr>
            <w:r w:rsidRPr="00F733A3">
              <w:rPr>
                <w:rFonts w:cs="B Lotus" w:hint="cs"/>
                <w:b/>
                <w:bCs/>
                <w:color w:val="000000" w:themeColor="text1"/>
                <w:sz w:val="28"/>
                <w:szCs w:val="28"/>
                <w:rtl/>
              </w:rPr>
              <w:t>سرنشین</w:t>
            </w:r>
            <w:r w:rsidRPr="00F733A3">
              <w:rPr>
                <w:rFonts w:cs="B Lotus"/>
                <w:b/>
                <w:bCs/>
                <w:color w:val="000000" w:themeColor="text1"/>
                <w:sz w:val="28"/>
                <w:szCs w:val="28"/>
                <w:rtl/>
              </w:rPr>
              <w:t xml:space="preserve"> </w:t>
            </w:r>
            <w:r w:rsidRPr="00F733A3">
              <w:rPr>
                <w:rFonts w:cs="B Lotus" w:hint="cs"/>
                <w:b/>
                <w:bCs/>
                <w:color w:val="000000" w:themeColor="text1"/>
                <w:sz w:val="28"/>
                <w:szCs w:val="28"/>
                <w:rtl/>
              </w:rPr>
              <w:t>خودرو</w:t>
            </w:r>
            <w:r w:rsidRPr="00F733A3">
              <w:rPr>
                <w:rFonts w:cs="B Lotus"/>
                <w:b/>
                <w:bCs/>
                <w:color w:val="000000" w:themeColor="text1"/>
                <w:sz w:val="28"/>
                <w:szCs w:val="28"/>
                <w:rtl/>
              </w:rPr>
              <w:t xml:space="preserve"> </w:t>
            </w:r>
            <w:r w:rsidRPr="00F733A3">
              <w:rPr>
                <w:rFonts w:cs="B Lotus" w:hint="cs"/>
                <w:b/>
                <w:bCs/>
                <w:color w:val="000000" w:themeColor="text1"/>
                <w:sz w:val="28"/>
                <w:szCs w:val="28"/>
                <w:rtl/>
              </w:rPr>
              <w:t>مقصر</w:t>
            </w:r>
          </w:p>
        </w:tc>
      </w:tr>
      <w:tr w:rsidR="00BD29C2" w:rsidRPr="00F733A3" w14:paraId="7388D84F" w14:textId="77777777" w:rsidTr="007E6F59">
        <w:trPr>
          <w:trHeight w:val="434"/>
          <w:jc w:val="center"/>
        </w:trPr>
        <w:tc>
          <w:tcPr>
            <w:cnfStyle w:val="001000000000" w:firstRow="0" w:lastRow="0" w:firstColumn="1" w:lastColumn="0" w:oddVBand="0" w:evenVBand="0" w:oddHBand="0" w:evenHBand="0" w:firstRowFirstColumn="0" w:firstRowLastColumn="0" w:lastRowFirstColumn="0" w:lastRowLastColumn="0"/>
            <w:tcW w:w="1572" w:type="dxa"/>
          </w:tcPr>
          <w:p w14:paraId="6E088F62" w14:textId="3E027D9A" w:rsidR="00BD29C2" w:rsidRPr="00F733A3" w:rsidRDefault="006C08A1" w:rsidP="00A83C59">
            <w:pPr>
              <w:pStyle w:val="ListParagraph"/>
              <w:bidi/>
              <w:ind w:left="0"/>
              <w:jc w:val="center"/>
              <w:rPr>
                <w:rFonts w:cs="B Lotus"/>
                <w:color w:val="000000" w:themeColor="text1"/>
                <w:sz w:val="28"/>
                <w:szCs w:val="28"/>
                <w:rtl/>
              </w:rPr>
            </w:pPr>
            <w:r>
              <w:rPr>
                <w:rFonts w:cs="B Lotus" w:hint="cs"/>
                <w:color w:val="000000" w:themeColor="text1"/>
                <w:sz w:val="28"/>
                <w:szCs w:val="28"/>
                <w:rtl/>
              </w:rPr>
              <w:t>4</w:t>
            </w:r>
          </w:p>
        </w:tc>
        <w:tc>
          <w:tcPr>
            <w:tcW w:w="2322" w:type="dxa"/>
          </w:tcPr>
          <w:p w14:paraId="5971885A" w14:textId="77777777" w:rsidR="00BD29C2" w:rsidRPr="00F733A3" w:rsidRDefault="00BD29C2" w:rsidP="00A83C59">
            <w:pPr>
              <w:pStyle w:val="ListParagraph"/>
              <w:bidi/>
              <w:ind w:left="0"/>
              <w:cnfStyle w:val="000000000000" w:firstRow="0" w:lastRow="0" w:firstColumn="0" w:lastColumn="0" w:oddVBand="0" w:evenVBand="0" w:oddHBand="0" w:evenHBand="0" w:firstRowFirstColumn="0" w:firstRowLastColumn="0" w:lastRowFirstColumn="0" w:lastRowLastColumn="0"/>
              <w:rPr>
                <w:rFonts w:cs="B Lotus"/>
                <w:b/>
                <w:bCs/>
                <w:color w:val="000000" w:themeColor="text1"/>
                <w:sz w:val="28"/>
                <w:szCs w:val="28"/>
                <w:rtl/>
              </w:rPr>
            </w:pPr>
            <w:r w:rsidRPr="00F733A3">
              <w:rPr>
                <w:rFonts w:cs="B Lotus" w:hint="cs"/>
                <w:b/>
                <w:bCs/>
                <w:color w:val="000000" w:themeColor="text1"/>
                <w:sz w:val="28"/>
                <w:szCs w:val="28"/>
                <w:rtl/>
              </w:rPr>
              <w:t>سرنشین</w:t>
            </w:r>
            <w:r w:rsidRPr="00F733A3">
              <w:rPr>
                <w:rFonts w:cs="B Lotus"/>
                <w:b/>
                <w:bCs/>
                <w:color w:val="000000" w:themeColor="text1"/>
                <w:sz w:val="28"/>
                <w:szCs w:val="28"/>
                <w:rtl/>
              </w:rPr>
              <w:t xml:space="preserve"> </w:t>
            </w:r>
            <w:r w:rsidRPr="00F733A3">
              <w:rPr>
                <w:rFonts w:cs="B Lotus" w:hint="cs"/>
                <w:b/>
                <w:bCs/>
                <w:color w:val="000000" w:themeColor="text1"/>
                <w:sz w:val="28"/>
                <w:szCs w:val="28"/>
                <w:rtl/>
              </w:rPr>
              <w:t>خودرو</w:t>
            </w:r>
            <w:r w:rsidRPr="00F733A3">
              <w:rPr>
                <w:rFonts w:cs="B Lotus"/>
                <w:b/>
                <w:bCs/>
                <w:color w:val="000000" w:themeColor="text1"/>
                <w:sz w:val="28"/>
                <w:szCs w:val="28"/>
                <w:rtl/>
              </w:rPr>
              <w:t xml:space="preserve"> </w:t>
            </w:r>
            <w:r w:rsidRPr="00F733A3">
              <w:rPr>
                <w:rFonts w:cs="B Lotus" w:hint="cs"/>
                <w:b/>
                <w:bCs/>
                <w:color w:val="000000" w:themeColor="text1"/>
                <w:sz w:val="28"/>
                <w:szCs w:val="28"/>
                <w:rtl/>
              </w:rPr>
              <w:t>غیر</w:t>
            </w:r>
            <w:r w:rsidRPr="00F733A3">
              <w:rPr>
                <w:rFonts w:cs="B Lotus"/>
                <w:b/>
                <w:bCs/>
                <w:color w:val="000000" w:themeColor="text1"/>
                <w:sz w:val="28"/>
                <w:szCs w:val="28"/>
                <w:rtl/>
              </w:rPr>
              <w:t xml:space="preserve"> </w:t>
            </w:r>
            <w:r w:rsidRPr="00F733A3">
              <w:rPr>
                <w:rFonts w:cs="B Lotus" w:hint="cs"/>
                <w:b/>
                <w:bCs/>
                <w:color w:val="000000" w:themeColor="text1"/>
                <w:sz w:val="28"/>
                <w:szCs w:val="28"/>
                <w:rtl/>
              </w:rPr>
              <w:t>مقصر</w:t>
            </w:r>
          </w:p>
        </w:tc>
      </w:tr>
      <w:tr w:rsidR="00BD29C2" w:rsidRPr="00F733A3" w14:paraId="523081C5" w14:textId="77777777" w:rsidTr="007E6F59">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572" w:type="dxa"/>
          </w:tcPr>
          <w:p w14:paraId="63DF32F4" w14:textId="556C24C8" w:rsidR="00BD29C2" w:rsidRPr="00F733A3" w:rsidRDefault="006C08A1" w:rsidP="00A83C59">
            <w:pPr>
              <w:pStyle w:val="ListParagraph"/>
              <w:bidi/>
              <w:ind w:left="0"/>
              <w:jc w:val="center"/>
              <w:rPr>
                <w:rFonts w:cs="B Lotus"/>
                <w:color w:val="000000" w:themeColor="text1"/>
                <w:sz w:val="28"/>
                <w:szCs w:val="28"/>
                <w:rtl/>
              </w:rPr>
            </w:pPr>
            <w:r>
              <w:rPr>
                <w:rFonts w:cs="B Lotus" w:hint="cs"/>
                <w:color w:val="000000" w:themeColor="text1"/>
                <w:sz w:val="28"/>
                <w:szCs w:val="28"/>
                <w:rtl/>
              </w:rPr>
              <w:t>5</w:t>
            </w:r>
          </w:p>
        </w:tc>
        <w:tc>
          <w:tcPr>
            <w:tcW w:w="2322" w:type="dxa"/>
          </w:tcPr>
          <w:p w14:paraId="04B295FB" w14:textId="77777777" w:rsidR="00BD29C2" w:rsidRPr="00F733A3" w:rsidRDefault="00BD29C2" w:rsidP="00A83C59">
            <w:pPr>
              <w:pStyle w:val="ListParagraph"/>
              <w:bidi/>
              <w:ind w:left="0"/>
              <w:cnfStyle w:val="000000100000" w:firstRow="0" w:lastRow="0" w:firstColumn="0" w:lastColumn="0" w:oddVBand="0" w:evenVBand="0" w:oddHBand="1" w:evenHBand="0" w:firstRowFirstColumn="0" w:firstRowLastColumn="0" w:lastRowFirstColumn="0" w:lastRowLastColumn="0"/>
              <w:rPr>
                <w:rFonts w:cs="B Lotus"/>
                <w:b/>
                <w:bCs/>
                <w:color w:val="000000" w:themeColor="text1"/>
                <w:sz w:val="28"/>
                <w:szCs w:val="28"/>
                <w:rtl/>
              </w:rPr>
            </w:pPr>
            <w:r w:rsidRPr="00F733A3">
              <w:rPr>
                <w:rFonts w:cs="B Lotus" w:hint="cs"/>
                <w:b/>
                <w:bCs/>
                <w:color w:val="000000" w:themeColor="text1"/>
                <w:sz w:val="28"/>
                <w:szCs w:val="28"/>
                <w:rtl/>
              </w:rPr>
              <w:t>افراد</w:t>
            </w:r>
            <w:r w:rsidRPr="00F733A3">
              <w:rPr>
                <w:rFonts w:cs="B Lotus"/>
                <w:b/>
                <w:bCs/>
                <w:color w:val="000000" w:themeColor="text1"/>
                <w:sz w:val="28"/>
                <w:szCs w:val="28"/>
                <w:rtl/>
              </w:rPr>
              <w:t xml:space="preserve"> </w:t>
            </w:r>
            <w:r w:rsidRPr="00F733A3">
              <w:rPr>
                <w:rFonts w:cs="B Lotus" w:hint="cs"/>
                <w:b/>
                <w:bCs/>
                <w:color w:val="000000" w:themeColor="text1"/>
                <w:sz w:val="28"/>
                <w:szCs w:val="28"/>
                <w:rtl/>
              </w:rPr>
              <w:t>خارج</w:t>
            </w:r>
            <w:r w:rsidRPr="00F733A3">
              <w:rPr>
                <w:rFonts w:cs="B Lotus"/>
                <w:b/>
                <w:bCs/>
                <w:color w:val="000000" w:themeColor="text1"/>
                <w:sz w:val="28"/>
                <w:szCs w:val="28"/>
                <w:rtl/>
              </w:rPr>
              <w:t xml:space="preserve"> </w:t>
            </w:r>
            <w:r w:rsidRPr="00F733A3">
              <w:rPr>
                <w:rFonts w:cs="B Lotus" w:hint="cs"/>
                <w:b/>
                <w:bCs/>
                <w:color w:val="000000" w:themeColor="text1"/>
                <w:sz w:val="28"/>
                <w:szCs w:val="28"/>
                <w:rtl/>
              </w:rPr>
              <w:t>از</w:t>
            </w:r>
            <w:r w:rsidRPr="00F733A3">
              <w:rPr>
                <w:rFonts w:cs="B Lotus"/>
                <w:b/>
                <w:bCs/>
                <w:color w:val="000000" w:themeColor="text1"/>
                <w:sz w:val="28"/>
                <w:szCs w:val="28"/>
                <w:rtl/>
              </w:rPr>
              <w:t xml:space="preserve"> </w:t>
            </w:r>
            <w:r w:rsidRPr="00F733A3">
              <w:rPr>
                <w:rFonts w:cs="B Lotus" w:hint="cs"/>
                <w:b/>
                <w:bCs/>
                <w:color w:val="000000" w:themeColor="text1"/>
                <w:sz w:val="28"/>
                <w:szCs w:val="28"/>
                <w:rtl/>
              </w:rPr>
              <w:t>خودرو</w:t>
            </w:r>
          </w:p>
        </w:tc>
      </w:tr>
      <w:tr w:rsidR="002124ED" w:rsidRPr="00F733A3" w14:paraId="294DD77F" w14:textId="77777777" w:rsidTr="007E6F59">
        <w:trPr>
          <w:trHeight w:val="434"/>
          <w:jc w:val="center"/>
        </w:trPr>
        <w:tc>
          <w:tcPr>
            <w:cnfStyle w:val="001000000000" w:firstRow="0" w:lastRow="0" w:firstColumn="1" w:lastColumn="0" w:oddVBand="0" w:evenVBand="0" w:oddHBand="0" w:evenHBand="0" w:firstRowFirstColumn="0" w:firstRowLastColumn="0" w:lastRowFirstColumn="0" w:lastRowLastColumn="0"/>
            <w:tcW w:w="1572" w:type="dxa"/>
          </w:tcPr>
          <w:p w14:paraId="29EF3643" w14:textId="77777777" w:rsidR="002124ED" w:rsidRPr="00F733A3" w:rsidRDefault="002124ED" w:rsidP="00A83C59">
            <w:pPr>
              <w:pStyle w:val="ListParagraph"/>
              <w:bidi/>
              <w:ind w:left="0"/>
              <w:jc w:val="center"/>
              <w:rPr>
                <w:rFonts w:cs="B Lotus"/>
                <w:color w:val="000000" w:themeColor="text1"/>
                <w:sz w:val="28"/>
                <w:szCs w:val="28"/>
              </w:rPr>
            </w:pPr>
            <w:r w:rsidRPr="00F733A3">
              <w:rPr>
                <w:rFonts w:cs="B Lotus" w:hint="cs"/>
                <w:color w:val="000000" w:themeColor="text1"/>
                <w:sz w:val="28"/>
                <w:szCs w:val="28"/>
                <w:rtl/>
              </w:rPr>
              <w:t>6</w:t>
            </w:r>
          </w:p>
        </w:tc>
        <w:tc>
          <w:tcPr>
            <w:tcW w:w="2322" w:type="dxa"/>
          </w:tcPr>
          <w:p w14:paraId="59017E0E" w14:textId="77777777" w:rsidR="002124ED" w:rsidRPr="00F733A3" w:rsidRDefault="002124ED" w:rsidP="00A83C59">
            <w:pPr>
              <w:pStyle w:val="ListParagraph"/>
              <w:bidi/>
              <w:ind w:left="0"/>
              <w:cnfStyle w:val="000000000000" w:firstRow="0" w:lastRow="0" w:firstColumn="0" w:lastColumn="0" w:oddVBand="0" w:evenVBand="0" w:oddHBand="0" w:evenHBand="0" w:firstRowFirstColumn="0" w:firstRowLastColumn="0" w:lastRowFirstColumn="0" w:lastRowLastColumn="0"/>
              <w:rPr>
                <w:rFonts w:cs="B Lotus"/>
                <w:b/>
                <w:bCs/>
                <w:color w:val="000000" w:themeColor="text1"/>
                <w:sz w:val="28"/>
                <w:szCs w:val="28"/>
                <w:rtl/>
              </w:rPr>
            </w:pPr>
            <w:r w:rsidRPr="00F733A3">
              <w:rPr>
                <w:rFonts w:cs="B Lotus" w:hint="cs"/>
                <w:b/>
                <w:bCs/>
                <w:color w:val="000000" w:themeColor="text1"/>
                <w:sz w:val="28"/>
                <w:szCs w:val="28"/>
                <w:rtl/>
              </w:rPr>
              <w:t>مالی</w:t>
            </w:r>
          </w:p>
        </w:tc>
      </w:tr>
    </w:tbl>
    <w:p w14:paraId="2A50F902" w14:textId="77777777" w:rsidR="00BD29C2" w:rsidRPr="00F733A3" w:rsidRDefault="00BD29C2" w:rsidP="00042BB2">
      <w:pPr>
        <w:rPr>
          <w:sz w:val="24"/>
          <w:szCs w:val="24"/>
          <w:rtl/>
        </w:rPr>
      </w:pPr>
    </w:p>
    <w:p w14:paraId="7F6D7B58" w14:textId="6EE64A98" w:rsidR="001026D3" w:rsidRPr="00F733A3" w:rsidRDefault="001E729E" w:rsidP="00A94C6D">
      <w:pPr>
        <w:pStyle w:val="Heading2"/>
        <w:rPr>
          <w:rFonts w:cs="B Lotus"/>
          <w:sz w:val="28"/>
          <w:szCs w:val="28"/>
          <w:rtl/>
        </w:rPr>
      </w:pPr>
      <w:bookmarkStart w:id="87" w:name="_جدول_کد_نوع_5"/>
      <w:bookmarkStart w:id="88" w:name="_Toc38109511"/>
      <w:bookmarkEnd w:id="87"/>
      <w:r w:rsidRPr="00F733A3">
        <w:rPr>
          <w:rFonts w:cs="B Lotus" w:hint="cs"/>
          <w:sz w:val="28"/>
          <w:szCs w:val="28"/>
          <w:rtl/>
        </w:rPr>
        <w:t xml:space="preserve">جدول </w:t>
      </w:r>
      <w:r w:rsidR="008B1A36" w:rsidRPr="00F733A3">
        <w:rPr>
          <w:rFonts w:cs="B Lotus" w:hint="cs"/>
          <w:sz w:val="28"/>
          <w:szCs w:val="28"/>
          <w:rtl/>
        </w:rPr>
        <w:t xml:space="preserve">کد نوع </w:t>
      </w:r>
      <w:r w:rsidR="00A94C6D" w:rsidRPr="00F733A3">
        <w:rPr>
          <w:rFonts w:cs="B Lotus" w:hint="cs"/>
          <w:sz w:val="28"/>
          <w:szCs w:val="28"/>
          <w:rtl/>
        </w:rPr>
        <w:t xml:space="preserve">صدمه </w:t>
      </w:r>
      <w:r w:rsidR="00B43339" w:rsidRPr="00F733A3">
        <w:rPr>
          <w:rFonts w:cs="B Lotus" w:hint="cs"/>
          <w:sz w:val="28"/>
          <w:szCs w:val="28"/>
          <w:rtl/>
        </w:rPr>
        <w:t>:</w:t>
      </w:r>
      <w:bookmarkEnd w:id="85"/>
      <w:r w:rsidR="007D05BE" w:rsidRPr="00F733A3">
        <w:rPr>
          <w:rFonts w:cs="B Lotus" w:hint="cs"/>
          <w:sz w:val="28"/>
          <w:szCs w:val="28"/>
          <w:rtl/>
        </w:rPr>
        <w:t xml:space="preserve"> (</w:t>
      </w:r>
      <w:r w:rsidR="007D05BE" w:rsidRPr="00F733A3">
        <w:rPr>
          <w:rFonts w:cs="B Lotus" w:hint="cs"/>
          <w:sz w:val="22"/>
          <w:szCs w:val="22"/>
        </w:rPr>
        <w:t>ThrDmgTypCod</w:t>
      </w:r>
      <w:r w:rsidR="007D05BE" w:rsidRPr="00F733A3">
        <w:rPr>
          <w:rFonts w:cs="B Lotus" w:hint="cs"/>
          <w:sz w:val="28"/>
          <w:szCs w:val="28"/>
          <w:rtl/>
        </w:rPr>
        <w:t>)</w:t>
      </w:r>
      <w:bookmarkEnd w:id="88"/>
    </w:p>
    <w:p w14:paraId="2621D2F6" w14:textId="77777777" w:rsidR="004F4B36" w:rsidRPr="00F733A3" w:rsidRDefault="004F4B36" w:rsidP="004F4B36">
      <w:pPr>
        <w:pStyle w:val="ListParagraph"/>
        <w:bidi/>
        <w:ind w:left="360"/>
        <w:rPr>
          <w:rFonts w:cs="B Lotus"/>
          <w:b/>
          <w:bCs/>
          <w:sz w:val="28"/>
          <w:szCs w:val="28"/>
          <w:rtl/>
        </w:rPr>
      </w:pPr>
    </w:p>
    <w:tbl>
      <w:tblPr>
        <w:tblStyle w:val="PlainTable11"/>
        <w:bidiVisual/>
        <w:tblW w:w="3817" w:type="dxa"/>
        <w:jc w:val="center"/>
        <w:tblLook w:val="04A0" w:firstRow="1" w:lastRow="0" w:firstColumn="1" w:lastColumn="0" w:noHBand="0" w:noVBand="1"/>
      </w:tblPr>
      <w:tblGrid>
        <w:gridCol w:w="1843"/>
        <w:gridCol w:w="1974"/>
      </w:tblGrid>
      <w:tr w:rsidR="004F4B36" w:rsidRPr="00F733A3" w14:paraId="72DDE68E" w14:textId="77777777" w:rsidTr="007E6F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shd w:val="clear" w:color="auto" w:fill="DDD9C3" w:themeFill="background2" w:themeFillShade="E6"/>
          </w:tcPr>
          <w:p w14:paraId="7AA6E1BC" w14:textId="77777777" w:rsidR="004F4B36" w:rsidRPr="00F733A3" w:rsidRDefault="004F4B36" w:rsidP="00A94C6D">
            <w:pPr>
              <w:pStyle w:val="ListParagraph"/>
              <w:bidi/>
              <w:ind w:left="0"/>
              <w:rPr>
                <w:rFonts w:cs="B Lotus"/>
                <w:b w:val="0"/>
                <w:bCs w:val="0"/>
                <w:sz w:val="28"/>
                <w:szCs w:val="28"/>
                <w:rtl/>
              </w:rPr>
            </w:pPr>
            <w:r w:rsidRPr="00F733A3">
              <w:rPr>
                <w:rFonts w:cs="B Lotus" w:hint="cs"/>
                <w:sz w:val="28"/>
                <w:szCs w:val="28"/>
                <w:rtl/>
              </w:rPr>
              <w:t xml:space="preserve">کد نوع </w:t>
            </w:r>
            <w:r w:rsidR="00A94C6D" w:rsidRPr="00F733A3">
              <w:rPr>
                <w:rFonts w:cs="B Lotus" w:hint="cs"/>
                <w:sz w:val="28"/>
                <w:szCs w:val="28"/>
                <w:rtl/>
              </w:rPr>
              <w:t xml:space="preserve">صدمه </w:t>
            </w:r>
          </w:p>
        </w:tc>
        <w:tc>
          <w:tcPr>
            <w:tcW w:w="1974" w:type="dxa"/>
            <w:shd w:val="clear" w:color="auto" w:fill="DDD9C3" w:themeFill="background2" w:themeFillShade="E6"/>
          </w:tcPr>
          <w:p w14:paraId="6F2ED63D" w14:textId="77777777" w:rsidR="004F4B36" w:rsidRPr="00F733A3" w:rsidRDefault="004F4B36" w:rsidP="00A94C6D">
            <w:pPr>
              <w:pStyle w:val="ListParagraph"/>
              <w:bidi/>
              <w:ind w:left="0"/>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F733A3">
              <w:rPr>
                <w:rFonts w:cs="B Lotus" w:hint="cs"/>
                <w:sz w:val="28"/>
                <w:szCs w:val="28"/>
                <w:rtl/>
              </w:rPr>
              <w:t xml:space="preserve">نوع </w:t>
            </w:r>
            <w:r w:rsidR="00A94C6D" w:rsidRPr="00F733A3">
              <w:rPr>
                <w:rFonts w:cs="B Lotus" w:hint="cs"/>
                <w:sz w:val="28"/>
                <w:szCs w:val="28"/>
                <w:rtl/>
              </w:rPr>
              <w:t>صدمه</w:t>
            </w:r>
          </w:p>
        </w:tc>
      </w:tr>
      <w:tr w:rsidR="004F4B36" w:rsidRPr="00F733A3" w14:paraId="02FD2489" w14:textId="77777777" w:rsidTr="007E6F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45E2D44A" w14:textId="77777777" w:rsidR="004F4B36" w:rsidRPr="00F733A3" w:rsidRDefault="004F4B36" w:rsidP="001026D3">
            <w:pPr>
              <w:pStyle w:val="ListParagraph"/>
              <w:bidi/>
              <w:ind w:left="0"/>
              <w:jc w:val="center"/>
              <w:rPr>
                <w:rFonts w:cs="B Lotus"/>
                <w:b w:val="0"/>
                <w:bCs w:val="0"/>
                <w:sz w:val="28"/>
                <w:szCs w:val="28"/>
                <w:rtl/>
              </w:rPr>
            </w:pPr>
            <w:r w:rsidRPr="00F733A3">
              <w:rPr>
                <w:rFonts w:cs="B Lotus" w:hint="cs"/>
                <w:sz w:val="28"/>
                <w:szCs w:val="28"/>
                <w:rtl/>
              </w:rPr>
              <w:t>1</w:t>
            </w:r>
          </w:p>
        </w:tc>
        <w:tc>
          <w:tcPr>
            <w:tcW w:w="1974" w:type="dxa"/>
          </w:tcPr>
          <w:p w14:paraId="29F6FAB8" w14:textId="77777777" w:rsidR="004F4B36" w:rsidRPr="00F733A3" w:rsidRDefault="004F4B36" w:rsidP="004F4B36">
            <w:pPr>
              <w:pStyle w:val="ListParagraph"/>
              <w:bidi/>
              <w:ind w:left="0"/>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F733A3">
              <w:rPr>
                <w:rFonts w:cs="B Lotus" w:hint="cs"/>
                <w:b/>
                <w:bCs/>
                <w:sz w:val="28"/>
                <w:szCs w:val="28"/>
                <w:rtl/>
              </w:rPr>
              <w:t>بدنی</w:t>
            </w:r>
          </w:p>
        </w:tc>
      </w:tr>
      <w:tr w:rsidR="004F4B36" w:rsidRPr="00F733A3" w14:paraId="1D4BED42" w14:textId="77777777" w:rsidTr="007E6F59">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46F5E61" w14:textId="77777777" w:rsidR="004F4B36" w:rsidRPr="00F733A3" w:rsidRDefault="004F4B36" w:rsidP="001026D3">
            <w:pPr>
              <w:pStyle w:val="ListParagraph"/>
              <w:bidi/>
              <w:ind w:left="0"/>
              <w:jc w:val="center"/>
              <w:rPr>
                <w:rFonts w:cs="B Lotus"/>
                <w:b w:val="0"/>
                <w:bCs w:val="0"/>
                <w:sz w:val="28"/>
                <w:szCs w:val="28"/>
                <w:rtl/>
                <w:lang w:bidi="fa-IR"/>
              </w:rPr>
            </w:pPr>
            <w:r w:rsidRPr="00F733A3">
              <w:rPr>
                <w:rFonts w:cs="B Lotus" w:hint="cs"/>
                <w:sz w:val="28"/>
                <w:szCs w:val="28"/>
                <w:rtl/>
              </w:rPr>
              <w:t>2</w:t>
            </w:r>
          </w:p>
        </w:tc>
        <w:tc>
          <w:tcPr>
            <w:tcW w:w="1974" w:type="dxa"/>
          </w:tcPr>
          <w:p w14:paraId="7F849B6F" w14:textId="77777777" w:rsidR="004F4B36" w:rsidRPr="00F733A3" w:rsidRDefault="004F4B36" w:rsidP="004F4B36">
            <w:pPr>
              <w:pStyle w:val="ListParagraph"/>
              <w:bidi/>
              <w:ind w:left="0"/>
              <w:cnfStyle w:val="000000000000" w:firstRow="0" w:lastRow="0" w:firstColumn="0" w:lastColumn="0" w:oddVBand="0" w:evenVBand="0" w:oddHBand="0" w:evenHBand="0" w:firstRowFirstColumn="0" w:firstRowLastColumn="0" w:lastRowFirstColumn="0" w:lastRowLastColumn="0"/>
              <w:rPr>
                <w:rFonts w:cs="B Lotus"/>
                <w:b/>
                <w:bCs/>
                <w:sz w:val="28"/>
                <w:szCs w:val="28"/>
                <w:rtl/>
              </w:rPr>
            </w:pPr>
            <w:r w:rsidRPr="00F733A3">
              <w:rPr>
                <w:rFonts w:cs="B Lotus" w:hint="cs"/>
                <w:b/>
                <w:bCs/>
                <w:sz w:val="28"/>
                <w:szCs w:val="28"/>
                <w:rtl/>
              </w:rPr>
              <w:t>مالی</w:t>
            </w:r>
          </w:p>
        </w:tc>
      </w:tr>
      <w:tr w:rsidR="004F4B36" w:rsidRPr="00F733A3" w14:paraId="442E6376" w14:textId="77777777" w:rsidTr="007E6F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04D9C13D" w14:textId="77777777" w:rsidR="008D1418" w:rsidRPr="00F733A3" w:rsidRDefault="004F4B36" w:rsidP="007078CC">
            <w:pPr>
              <w:pStyle w:val="ListParagraph"/>
              <w:bidi/>
              <w:ind w:left="0"/>
              <w:jc w:val="center"/>
              <w:rPr>
                <w:rFonts w:cs="B Lotus"/>
                <w:b w:val="0"/>
                <w:bCs w:val="0"/>
                <w:sz w:val="28"/>
                <w:szCs w:val="28"/>
                <w:rtl/>
              </w:rPr>
            </w:pPr>
            <w:r w:rsidRPr="00F733A3">
              <w:rPr>
                <w:rFonts w:cs="B Lotus" w:hint="cs"/>
                <w:sz w:val="28"/>
                <w:szCs w:val="28"/>
                <w:rtl/>
              </w:rPr>
              <w:t>3</w:t>
            </w:r>
          </w:p>
        </w:tc>
        <w:tc>
          <w:tcPr>
            <w:tcW w:w="1974" w:type="dxa"/>
          </w:tcPr>
          <w:p w14:paraId="30D706D8" w14:textId="77777777" w:rsidR="004F4B36" w:rsidRPr="00F733A3" w:rsidRDefault="004F4B36" w:rsidP="004F4B36">
            <w:pPr>
              <w:pStyle w:val="ListParagraph"/>
              <w:bidi/>
              <w:ind w:left="0"/>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F733A3">
              <w:rPr>
                <w:rFonts w:cs="B Lotus" w:hint="cs"/>
                <w:b/>
                <w:bCs/>
                <w:sz w:val="28"/>
                <w:szCs w:val="28"/>
                <w:rtl/>
              </w:rPr>
              <w:t>حوادث راننده</w:t>
            </w:r>
          </w:p>
        </w:tc>
      </w:tr>
    </w:tbl>
    <w:p w14:paraId="42AA7B49" w14:textId="77777777" w:rsidR="008D1418" w:rsidRPr="00F733A3" w:rsidRDefault="008D1418" w:rsidP="008D1418">
      <w:pPr>
        <w:rPr>
          <w:rFonts w:cs="B Lotus"/>
          <w:sz w:val="24"/>
          <w:szCs w:val="24"/>
          <w:rtl/>
        </w:rPr>
      </w:pPr>
      <w:bookmarkStart w:id="89" w:name="_Toc439461601"/>
    </w:p>
    <w:p w14:paraId="21487C0F" w14:textId="77777777" w:rsidR="009D1864" w:rsidRPr="00F733A3" w:rsidRDefault="009D1864" w:rsidP="009D1864">
      <w:pPr>
        <w:jc w:val="both"/>
        <w:rPr>
          <w:rFonts w:cs="B Zar"/>
          <w:sz w:val="28"/>
          <w:szCs w:val="28"/>
          <w:rtl/>
        </w:rPr>
      </w:pPr>
      <w:r w:rsidRPr="00F733A3">
        <w:rPr>
          <w:rFonts w:cs="B Zar" w:hint="cs"/>
          <w:sz w:val="28"/>
          <w:szCs w:val="28"/>
          <w:rtl/>
        </w:rPr>
        <w:t>بنابراین در این بخش یکی از حالات زیر صحیح می باشد:</w:t>
      </w:r>
    </w:p>
    <w:tbl>
      <w:tblPr>
        <w:tblStyle w:val="TableGrid"/>
        <w:tblpPr w:leftFromText="180" w:rightFromText="180" w:vertAnchor="text" w:horzAnchor="margin" w:tblpXSpec="center" w:tblpY="109"/>
        <w:bidiVisual/>
        <w:tblW w:w="0" w:type="auto"/>
        <w:tblLook w:val="04A0" w:firstRow="1" w:lastRow="0" w:firstColumn="1" w:lastColumn="0" w:noHBand="0" w:noVBand="1"/>
      </w:tblPr>
      <w:tblGrid>
        <w:gridCol w:w="2999"/>
        <w:gridCol w:w="3013"/>
        <w:gridCol w:w="3004"/>
      </w:tblGrid>
      <w:tr w:rsidR="009D1864" w:rsidRPr="00F733A3" w14:paraId="5D748FF6" w14:textId="77777777" w:rsidTr="008F04D4">
        <w:tc>
          <w:tcPr>
            <w:tcW w:w="3192" w:type="dxa"/>
            <w:shd w:val="clear" w:color="auto" w:fill="BFBFBF" w:themeFill="background1" w:themeFillShade="BF"/>
            <w:vAlign w:val="center"/>
          </w:tcPr>
          <w:p w14:paraId="74CC0B6F" w14:textId="77777777" w:rsidR="009D1864" w:rsidRPr="00F733A3" w:rsidRDefault="009D1864" w:rsidP="008F04D4">
            <w:pPr>
              <w:jc w:val="center"/>
              <w:rPr>
                <w:rFonts w:cs="B Zar"/>
                <w:b/>
                <w:bCs/>
                <w:sz w:val="28"/>
                <w:szCs w:val="28"/>
                <w:rtl/>
              </w:rPr>
            </w:pPr>
            <w:r w:rsidRPr="00F733A3">
              <w:rPr>
                <w:rFonts w:cs="B Zar" w:hint="cs"/>
                <w:b/>
                <w:bCs/>
                <w:sz w:val="28"/>
                <w:szCs w:val="28"/>
                <w:rtl/>
              </w:rPr>
              <w:lastRenderedPageBreak/>
              <w:t>نوع زیان دیده</w:t>
            </w:r>
          </w:p>
        </w:tc>
        <w:tc>
          <w:tcPr>
            <w:tcW w:w="3192" w:type="dxa"/>
            <w:shd w:val="clear" w:color="auto" w:fill="BFBFBF" w:themeFill="background1" w:themeFillShade="BF"/>
            <w:vAlign w:val="center"/>
          </w:tcPr>
          <w:p w14:paraId="52DFA62C" w14:textId="77777777" w:rsidR="009D1864" w:rsidRPr="00F733A3" w:rsidRDefault="009D1864" w:rsidP="008F04D4">
            <w:pPr>
              <w:jc w:val="center"/>
              <w:rPr>
                <w:rFonts w:cs="B Zar"/>
                <w:b/>
                <w:bCs/>
                <w:sz w:val="28"/>
                <w:szCs w:val="28"/>
                <w:rtl/>
              </w:rPr>
            </w:pPr>
            <w:r w:rsidRPr="00F733A3">
              <w:rPr>
                <w:rFonts w:cs="B Zar" w:hint="cs"/>
                <w:b/>
                <w:bCs/>
                <w:sz w:val="28"/>
                <w:szCs w:val="28"/>
                <w:rtl/>
              </w:rPr>
              <w:t>نوع خسارت زیان دیده</w:t>
            </w:r>
          </w:p>
        </w:tc>
        <w:tc>
          <w:tcPr>
            <w:tcW w:w="3192" w:type="dxa"/>
            <w:shd w:val="clear" w:color="auto" w:fill="BFBFBF" w:themeFill="background1" w:themeFillShade="BF"/>
            <w:vAlign w:val="center"/>
          </w:tcPr>
          <w:p w14:paraId="68F6C1C5" w14:textId="77777777" w:rsidR="009D1864" w:rsidRPr="00F733A3" w:rsidRDefault="009D1864" w:rsidP="008F04D4">
            <w:pPr>
              <w:jc w:val="center"/>
              <w:rPr>
                <w:rFonts w:cs="B Zar"/>
                <w:b/>
                <w:bCs/>
                <w:sz w:val="28"/>
                <w:szCs w:val="28"/>
                <w:rtl/>
              </w:rPr>
            </w:pPr>
            <w:r w:rsidRPr="00F733A3">
              <w:rPr>
                <w:rFonts w:cs="B Zar" w:hint="cs"/>
                <w:b/>
                <w:bCs/>
                <w:sz w:val="28"/>
                <w:szCs w:val="28"/>
                <w:rtl/>
              </w:rPr>
              <w:t>نوع صدمه</w:t>
            </w:r>
          </w:p>
        </w:tc>
      </w:tr>
      <w:tr w:rsidR="009D1864" w:rsidRPr="00F733A3" w14:paraId="0D774AFE" w14:textId="77777777" w:rsidTr="008F04D4">
        <w:tc>
          <w:tcPr>
            <w:tcW w:w="3192" w:type="dxa"/>
            <w:shd w:val="clear" w:color="auto" w:fill="E5DFEC" w:themeFill="accent4" w:themeFillTint="33"/>
            <w:vAlign w:val="center"/>
          </w:tcPr>
          <w:p w14:paraId="5BC3B1B3" w14:textId="77777777" w:rsidR="009D1864" w:rsidRPr="00F733A3" w:rsidRDefault="009D1864" w:rsidP="008F04D4">
            <w:pPr>
              <w:jc w:val="center"/>
              <w:rPr>
                <w:rFonts w:cs="B Zar"/>
                <w:sz w:val="28"/>
                <w:szCs w:val="28"/>
                <w:rtl/>
              </w:rPr>
            </w:pPr>
            <w:r w:rsidRPr="00F733A3">
              <w:rPr>
                <w:rFonts w:cs="B Zar" w:hint="cs"/>
                <w:sz w:val="28"/>
                <w:szCs w:val="28"/>
                <w:rtl/>
              </w:rPr>
              <w:t>انسان</w:t>
            </w:r>
          </w:p>
        </w:tc>
        <w:tc>
          <w:tcPr>
            <w:tcW w:w="3192" w:type="dxa"/>
            <w:shd w:val="clear" w:color="auto" w:fill="E5DFEC" w:themeFill="accent4" w:themeFillTint="33"/>
            <w:vAlign w:val="center"/>
          </w:tcPr>
          <w:p w14:paraId="7D84F7FD" w14:textId="77777777" w:rsidR="009D1864" w:rsidRPr="00F733A3" w:rsidRDefault="009D1864" w:rsidP="008F04D4">
            <w:pPr>
              <w:jc w:val="center"/>
              <w:rPr>
                <w:rFonts w:cs="B Zar"/>
                <w:sz w:val="28"/>
                <w:szCs w:val="28"/>
                <w:rtl/>
              </w:rPr>
            </w:pPr>
            <w:r w:rsidRPr="00F733A3">
              <w:rPr>
                <w:rFonts w:cs="B Zar" w:hint="cs"/>
                <w:sz w:val="28"/>
                <w:szCs w:val="28"/>
                <w:rtl/>
              </w:rPr>
              <w:t>راننده مقصر</w:t>
            </w:r>
          </w:p>
        </w:tc>
        <w:tc>
          <w:tcPr>
            <w:tcW w:w="3192" w:type="dxa"/>
            <w:shd w:val="clear" w:color="auto" w:fill="E5DFEC" w:themeFill="accent4" w:themeFillTint="33"/>
            <w:vAlign w:val="center"/>
          </w:tcPr>
          <w:p w14:paraId="712AAE8D" w14:textId="77777777" w:rsidR="009D1864" w:rsidRPr="00F733A3" w:rsidRDefault="009D1864" w:rsidP="008F04D4">
            <w:pPr>
              <w:jc w:val="center"/>
              <w:rPr>
                <w:rFonts w:cs="B Zar"/>
                <w:sz w:val="28"/>
                <w:szCs w:val="28"/>
                <w:rtl/>
              </w:rPr>
            </w:pPr>
            <w:r w:rsidRPr="00F733A3">
              <w:rPr>
                <w:rFonts w:cs="B Zar" w:hint="cs"/>
                <w:sz w:val="28"/>
                <w:szCs w:val="28"/>
                <w:rtl/>
              </w:rPr>
              <w:t>حوادث راننده</w:t>
            </w:r>
          </w:p>
        </w:tc>
      </w:tr>
      <w:tr w:rsidR="009D1864" w:rsidRPr="00F733A3" w14:paraId="361032A3" w14:textId="77777777" w:rsidTr="008F04D4">
        <w:tc>
          <w:tcPr>
            <w:tcW w:w="3192" w:type="dxa"/>
            <w:vMerge w:val="restart"/>
            <w:shd w:val="clear" w:color="auto" w:fill="EAF1DD" w:themeFill="accent3" w:themeFillTint="33"/>
            <w:vAlign w:val="center"/>
          </w:tcPr>
          <w:p w14:paraId="348497D0" w14:textId="77777777" w:rsidR="009D1864" w:rsidRPr="00F733A3" w:rsidRDefault="009D1864" w:rsidP="008F04D4">
            <w:pPr>
              <w:jc w:val="center"/>
              <w:rPr>
                <w:rFonts w:cs="B Zar"/>
                <w:sz w:val="28"/>
                <w:szCs w:val="28"/>
                <w:rtl/>
              </w:rPr>
            </w:pPr>
            <w:r w:rsidRPr="00F733A3">
              <w:rPr>
                <w:rFonts w:cs="B Zar" w:hint="cs"/>
                <w:sz w:val="28"/>
                <w:szCs w:val="28"/>
                <w:rtl/>
              </w:rPr>
              <w:t>انسان</w:t>
            </w:r>
          </w:p>
        </w:tc>
        <w:tc>
          <w:tcPr>
            <w:tcW w:w="3192" w:type="dxa"/>
            <w:shd w:val="clear" w:color="auto" w:fill="EAF1DD" w:themeFill="accent3" w:themeFillTint="33"/>
            <w:vAlign w:val="center"/>
          </w:tcPr>
          <w:p w14:paraId="5DC0E07A" w14:textId="77777777" w:rsidR="009D1864" w:rsidRPr="00F733A3" w:rsidRDefault="009D1864" w:rsidP="008F04D4">
            <w:pPr>
              <w:jc w:val="center"/>
              <w:rPr>
                <w:rFonts w:cs="B Zar"/>
                <w:sz w:val="28"/>
                <w:szCs w:val="28"/>
                <w:rtl/>
              </w:rPr>
            </w:pPr>
            <w:r w:rsidRPr="00F733A3">
              <w:rPr>
                <w:rFonts w:cs="B Zar" w:hint="cs"/>
                <w:sz w:val="28"/>
                <w:szCs w:val="28"/>
                <w:rtl/>
              </w:rPr>
              <w:t>راننده غیرمقصر</w:t>
            </w:r>
          </w:p>
        </w:tc>
        <w:tc>
          <w:tcPr>
            <w:tcW w:w="3192" w:type="dxa"/>
            <w:vMerge w:val="restart"/>
            <w:shd w:val="clear" w:color="auto" w:fill="EAF1DD" w:themeFill="accent3" w:themeFillTint="33"/>
            <w:vAlign w:val="center"/>
          </w:tcPr>
          <w:p w14:paraId="4B7080F6" w14:textId="77777777" w:rsidR="009D1864" w:rsidRPr="00F733A3" w:rsidRDefault="009D1864" w:rsidP="008F04D4">
            <w:pPr>
              <w:jc w:val="center"/>
              <w:rPr>
                <w:rFonts w:cs="B Zar"/>
                <w:sz w:val="28"/>
                <w:szCs w:val="28"/>
                <w:rtl/>
              </w:rPr>
            </w:pPr>
            <w:r w:rsidRPr="00F733A3">
              <w:rPr>
                <w:rFonts w:cs="B Zar" w:hint="cs"/>
                <w:sz w:val="28"/>
                <w:szCs w:val="28"/>
                <w:rtl/>
              </w:rPr>
              <w:t>بدنی</w:t>
            </w:r>
          </w:p>
        </w:tc>
      </w:tr>
      <w:tr w:rsidR="009D1864" w:rsidRPr="00F733A3" w14:paraId="2E946276" w14:textId="77777777" w:rsidTr="008F04D4">
        <w:tc>
          <w:tcPr>
            <w:tcW w:w="3192" w:type="dxa"/>
            <w:vMerge/>
            <w:vAlign w:val="center"/>
          </w:tcPr>
          <w:p w14:paraId="267365D1" w14:textId="77777777" w:rsidR="009D1864" w:rsidRPr="00F733A3" w:rsidRDefault="009D1864" w:rsidP="008F04D4">
            <w:pPr>
              <w:jc w:val="center"/>
              <w:rPr>
                <w:rFonts w:cs="B Zar"/>
                <w:sz w:val="28"/>
                <w:szCs w:val="28"/>
                <w:rtl/>
              </w:rPr>
            </w:pPr>
          </w:p>
        </w:tc>
        <w:tc>
          <w:tcPr>
            <w:tcW w:w="3192" w:type="dxa"/>
            <w:shd w:val="clear" w:color="auto" w:fill="EAF1DD" w:themeFill="accent3" w:themeFillTint="33"/>
            <w:vAlign w:val="center"/>
          </w:tcPr>
          <w:p w14:paraId="3415CB28" w14:textId="77777777" w:rsidR="009D1864" w:rsidRPr="00F733A3" w:rsidRDefault="009D1864" w:rsidP="008F04D4">
            <w:pPr>
              <w:jc w:val="center"/>
              <w:rPr>
                <w:rFonts w:cs="B Zar"/>
                <w:sz w:val="28"/>
                <w:szCs w:val="28"/>
                <w:rtl/>
              </w:rPr>
            </w:pPr>
            <w:r w:rsidRPr="00F733A3">
              <w:rPr>
                <w:rFonts w:cs="B Zar" w:hint="cs"/>
                <w:sz w:val="28"/>
                <w:szCs w:val="28"/>
                <w:rtl/>
              </w:rPr>
              <w:t>سرنشین خودرو مقصر</w:t>
            </w:r>
          </w:p>
        </w:tc>
        <w:tc>
          <w:tcPr>
            <w:tcW w:w="3192" w:type="dxa"/>
            <w:vMerge/>
            <w:vAlign w:val="center"/>
          </w:tcPr>
          <w:p w14:paraId="431F9B44" w14:textId="77777777" w:rsidR="009D1864" w:rsidRPr="00F733A3" w:rsidRDefault="009D1864" w:rsidP="008F04D4">
            <w:pPr>
              <w:jc w:val="center"/>
              <w:rPr>
                <w:rFonts w:cs="B Zar"/>
                <w:sz w:val="28"/>
                <w:szCs w:val="28"/>
                <w:rtl/>
              </w:rPr>
            </w:pPr>
          </w:p>
        </w:tc>
      </w:tr>
      <w:tr w:rsidR="009D1864" w:rsidRPr="00F733A3" w14:paraId="6B1C7316" w14:textId="77777777" w:rsidTr="008F04D4">
        <w:tc>
          <w:tcPr>
            <w:tcW w:w="3192" w:type="dxa"/>
            <w:vMerge/>
            <w:vAlign w:val="center"/>
          </w:tcPr>
          <w:p w14:paraId="0D920BC8" w14:textId="77777777" w:rsidR="009D1864" w:rsidRPr="00F733A3" w:rsidRDefault="009D1864" w:rsidP="008F04D4">
            <w:pPr>
              <w:jc w:val="center"/>
              <w:rPr>
                <w:rFonts w:cs="B Zar"/>
                <w:sz w:val="28"/>
                <w:szCs w:val="28"/>
                <w:rtl/>
              </w:rPr>
            </w:pPr>
          </w:p>
        </w:tc>
        <w:tc>
          <w:tcPr>
            <w:tcW w:w="3192" w:type="dxa"/>
            <w:shd w:val="clear" w:color="auto" w:fill="EAF1DD" w:themeFill="accent3" w:themeFillTint="33"/>
            <w:vAlign w:val="center"/>
          </w:tcPr>
          <w:p w14:paraId="36DAB300" w14:textId="77777777" w:rsidR="009D1864" w:rsidRPr="00F733A3" w:rsidRDefault="009D1864" w:rsidP="008F04D4">
            <w:pPr>
              <w:jc w:val="center"/>
              <w:rPr>
                <w:rFonts w:cs="B Zar"/>
                <w:sz w:val="28"/>
                <w:szCs w:val="28"/>
                <w:rtl/>
              </w:rPr>
            </w:pPr>
            <w:r w:rsidRPr="00F733A3">
              <w:rPr>
                <w:rFonts w:cs="B Zar" w:hint="cs"/>
                <w:sz w:val="28"/>
                <w:szCs w:val="28"/>
                <w:rtl/>
              </w:rPr>
              <w:t>سرنشین خودرو غیرمقصر</w:t>
            </w:r>
          </w:p>
        </w:tc>
        <w:tc>
          <w:tcPr>
            <w:tcW w:w="3192" w:type="dxa"/>
            <w:vMerge/>
            <w:vAlign w:val="center"/>
          </w:tcPr>
          <w:p w14:paraId="7F11DB71" w14:textId="77777777" w:rsidR="009D1864" w:rsidRPr="00F733A3" w:rsidRDefault="009D1864" w:rsidP="008F04D4">
            <w:pPr>
              <w:jc w:val="center"/>
              <w:rPr>
                <w:rFonts w:cs="B Zar"/>
                <w:sz w:val="28"/>
                <w:szCs w:val="28"/>
                <w:rtl/>
              </w:rPr>
            </w:pPr>
          </w:p>
        </w:tc>
      </w:tr>
      <w:tr w:rsidR="009D1864" w:rsidRPr="00F733A3" w14:paraId="23453915" w14:textId="77777777" w:rsidTr="008F04D4">
        <w:tc>
          <w:tcPr>
            <w:tcW w:w="3192" w:type="dxa"/>
            <w:vMerge/>
            <w:vAlign w:val="center"/>
          </w:tcPr>
          <w:p w14:paraId="3D7808B4" w14:textId="77777777" w:rsidR="009D1864" w:rsidRPr="00F733A3" w:rsidRDefault="009D1864" w:rsidP="008F04D4">
            <w:pPr>
              <w:jc w:val="center"/>
              <w:rPr>
                <w:rFonts w:cs="B Zar"/>
                <w:sz w:val="28"/>
                <w:szCs w:val="28"/>
                <w:rtl/>
              </w:rPr>
            </w:pPr>
          </w:p>
        </w:tc>
        <w:tc>
          <w:tcPr>
            <w:tcW w:w="3192" w:type="dxa"/>
            <w:shd w:val="clear" w:color="auto" w:fill="EAF1DD" w:themeFill="accent3" w:themeFillTint="33"/>
            <w:vAlign w:val="center"/>
          </w:tcPr>
          <w:p w14:paraId="40F2C904" w14:textId="77777777" w:rsidR="009D1864" w:rsidRPr="00F733A3" w:rsidRDefault="009D1864" w:rsidP="008F04D4">
            <w:pPr>
              <w:jc w:val="center"/>
              <w:rPr>
                <w:rFonts w:cs="B Zar"/>
                <w:sz w:val="28"/>
                <w:szCs w:val="28"/>
                <w:rtl/>
              </w:rPr>
            </w:pPr>
            <w:r w:rsidRPr="00F733A3">
              <w:rPr>
                <w:rFonts w:cs="B Zar" w:hint="cs"/>
                <w:sz w:val="28"/>
                <w:szCs w:val="28"/>
                <w:rtl/>
              </w:rPr>
              <w:t>افراد خارج از خودرو</w:t>
            </w:r>
          </w:p>
        </w:tc>
        <w:tc>
          <w:tcPr>
            <w:tcW w:w="3192" w:type="dxa"/>
            <w:vMerge/>
            <w:vAlign w:val="center"/>
          </w:tcPr>
          <w:p w14:paraId="3D16804F" w14:textId="77777777" w:rsidR="009D1864" w:rsidRPr="00F733A3" w:rsidRDefault="009D1864" w:rsidP="008F04D4">
            <w:pPr>
              <w:jc w:val="center"/>
              <w:rPr>
                <w:rFonts w:cs="B Zar"/>
                <w:sz w:val="28"/>
                <w:szCs w:val="28"/>
                <w:rtl/>
              </w:rPr>
            </w:pPr>
          </w:p>
        </w:tc>
      </w:tr>
      <w:tr w:rsidR="009D1864" w:rsidRPr="00F733A3" w14:paraId="7C385D6D" w14:textId="77777777" w:rsidTr="008F04D4">
        <w:tc>
          <w:tcPr>
            <w:tcW w:w="3192" w:type="dxa"/>
            <w:shd w:val="clear" w:color="auto" w:fill="FDE9D9" w:themeFill="accent6" w:themeFillTint="33"/>
            <w:vAlign w:val="center"/>
          </w:tcPr>
          <w:p w14:paraId="31ABA110" w14:textId="77777777" w:rsidR="009D1864" w:rsidRPr="00F733A3" w:rsidRDefault="009D1864" w:rsidP="008F04D4">
            <w:pPr>
              <w:jc w:val="center"/>
              <w:rPr>
                <w:rFonts w:cs="B Zar"/>
                <w:sz w:val="28"/>
                <w:szCs w:val="28"/>
                <w:rtl/>
              </w:rPr>
            </w:pPr>
            <w:r w:rsidRPr="00F733A3">
              <w:rPr>
                <w:rFonts w:cs="B Zar" w:hint="cs"/>
                <w:sz w:val="28"/>
                <w:szCs w:val="28"/>
                <w:rtl/>
              </w:rPr>
              <w:t>خودرو</w:t>
            </w:r>
          </w:p>
        </w:tc>
        <w:tc>
          <w:tcPr>
            <w:tcW w:w="3192" w:type="dxa"/>
            <w:shd w:val="clear" w:color="auto" w:fill="FDE9D9" w:themeFill="accent6" w:themeFillTint="33"/>
            <w:vAlign w:val="center"/>
          </w:tcPr>
          <w:p w14:paraId="204EB2C3" w14:textId="77777777" w:rsidR="009D1864" w:rsidRPr="00F733A3" w:rsidRDefault="009D1864" w:rsidP="008F04D4">
            <w:pPr>
              <w:jc w:val="center"/>
              <w:rPr>
                <w:rFonts w:cs="B Zar"/>
                <w:sz w:val="28"/>
                <w:szCs w:val="28"/>
                <w:rtl/>
              </w:rPr>
            </w:pPr>
            <w:r w:rsidRPr="00F733A3">
              <w:rPr>
                <w:rFonts w:cs="B Zar" w:hint="cs"/>
                <w:sz w:val="28"/>
                <w:szCs w:val="28"/>
                <w:rtl/>
              </w:rPr>
              <w:t>مالی</w:t>
            </w:r>
          </w:p>
        </w:tc>
        <w:tc>
          <w:tcPr>
            <w:tcW w:w="3192" w:type="dxa"/>
            <w:shd w:val="clear" w:color="auto" w:fill="FDE9D9" w:themeFill="accent6" w:themeFillTint="33"/>
            <w:vAlign w:val="center"/>
          </w:tcPr>
          <w:p w14:paraId="062CB56A" w14:textId="77777777" w:rsidR="009D1864" w:rsidRPr="00F733A3" w:rsidRDefault="009D1864" w:rsidP="008F04D4">
            <w:pPr>
              <w:jc w:val="center"/>
              <w:rPr>
                <w:rFonts w:cs="B Zar"/>
                <w:sz w:val="28"/>
                <w:szCs w:val="28"/>
                <w:rtl/>
              </w:rPr>
            </w:pPr>
            <w:r w:rsidRPr="00F733A3">
              <w:rPr>
                <w:rFonts w:cs="B Zar" w:hint="cs"/>
                <w:sz w:val="28"/>
                <w:szCs w:val="28"/>
                <w:rtl/>
              </w:rPr>
              <w:t>مالی</w:t>
            </w:r>
          </w:p>
        </w:tc>
      </w:tr>
      <w:tr w:rsidR="009D1864" w:rsidRPr="00F733A3" w14:paraId="6CDB102A" w14:textId="77777777" w:rsidTr="008F04D4">
        <w:tc>
          <w:tcPr>
            <w:tcW w:w="3192" w:type="dxa"/>
            <w:shd w:val="clear" w:color="auto" w:fill="DBE5F1" w:themeFill="accent1" w:themeFillTint="33"/>
            <w:vAlign w:val="center"/>
          </w:tcPr>
          <w:p w14:paraId="19650819" w14:textId="77777777" w:rsidR="009D1864" w:rsidRPr="00F733A3" w:rsidRDefault="009D1864" w:rsidP="008F04D4">
            <w:pPr>
              <w:jc w:val="center"/>
              <w:rPr>
                <w:rFonts w:cs="B Zar"/>
                <w:sz w:val="28"/>
                <w:szCs w:val="28"/>
                <w:rtl/>
              </w:rPr>
            </w:pPr>
            <w:r w:rsidRPr="00F733A3">
              <w:rPr>
                <w:rFonts w:cs="B Zar" w:hint="cs"/>
                <w:sz w:val="28"/>
                <w:szCs w:val="28"/>
                <w:rtl/>
              </w:rPr>
              <w:t>اشیا و حیوان</w:t>
            </w:r>
          </w:p>
        </w:tc>
        <w:tc>
          <w:tcPr>
            <w:tcW w:w="3192" w:type="dxa"/>
            <w:shd w:val="clear" w:color="auto" w:fill="DBE5F1" w:themeFill="accent1" w:themeFillTint="33"/>
            <w:vAlign w:val="center"/>
          </w:tcPr>
          <w:p w14:paraId="53F47754" w14:textId="77777777" w:rsidR="009D1864" w:rsidRPr="00F733A3" w:rsidRDefault="009D1864" w:rsidP="008F04D4">
            <w:pPr>
              <w:jc w:val="center"/>
              <w:rPr>
                <w:rFonts w:cs="B Zar"/>
                <w:sz w:val="28"/>
                <w:szCs w:val="28"/>
                <w:rtl/>
              </w:rPr>
            </w:pPr>
            <w:r w:rsidRPr="00F733A3">
              <w:rPr>
                <w:rFonts w:cs="B Zar" w:hint="cs"/>
                <w:sz w:val="28"/>
                <w:szCs w:val="28"/>
                <w:rtl/>
              </w:rPr>
              <w:t>مالی</w:t>
            </w:r>
          </w:p>
        </w:tc>
        <w:tc>
          <w:tcPr>
            <w:tcW w:w="3192" w:type="dxa"/>
            <w:shd w:val="clear" w:color="auto" w:fill="DBE5F1" w:themeFill="accent1" w:themeFillTint="33"/>
            <w:vAlign w:val="center"/>
          </w:tcPr>
          <w:p w14:paraId="6492BFF5" w14:textId="77777777" w:rsidR="009D1864" w:rsidRPr="00F733A3" w:rsidRDefault="009D1864" w:rsidP="008F04D4">
            <w:pPr>
              <w:jc w:val="center"/>
              <w:rPr>
                <w:rFonts w:cs="B Zar"/>
                <w:sz w:val="28"/>
                <w:szCs w:val="28"/>
                <w:rtl/>
              </w:rPr>
            </w:pPr>
            <w:r w:rsidRPr="00F733A3">
              <w:rPr>
                <w:rFonts w:cs="B Zar" w:hint="cs"/>
                <w:sz w:val="28"/>
                <w:szCs w:val="28"/>
                <w:rtl/>
              </w:rPr>
              <w:t>مالی</w:t>
            </w:r>
          </w:p>
        </w:tc>
      </w:tr>
    </w:tbl>
    <w:p w14:paraId="6DE4D423" w14:textId="3B016A4E" w:rsidR="008D1418" w:rsidRPr="00F733A3" w:rsidRDefault="00FC2760" w:rsidP="00FC2760">
      <w:pPr>
        <w:pStyle w:val="Heading2"/>
        <w:rPr>
          <w:rFonts w:cs="B Lotus"/>
          <w:sz w:val="28"/>
          <w:szCs w:val="28"/>
          <w:rtl/>
        </w:rPr>
      </w:pPr>
      <w:bookmarkStart w:id="90" w:name="_Toc38109512"/>
      <w:r>
        <w:rPr>
          <w:rFonts w:cs="B Lotus" w:hint="cs"/>
          <w:sz w:val="28"/>
          <w:szCs w:val="28"/>
          <w:rtl/>
        </w:rPr>
        <w:t>جدول کد خطاهای زیان دیده</w:t>
      </w:r>
      <w:r w:rsidR="008D1418" w:rsidRPr="00F733A3">
        <w:rPr>
          <w:rFonts w:cs="B Lotus" w:hint="cs"/>
          <w:sz w:val="28"/>
          <w:szCs w:val="28"/>
          <w:rtl/>
        </w:rPr>
        <w:t>:</w:t>
      </w:r>
      <w:bookmarkEnd w:id="90"/>
    </w:p>
    <w:p w14:paraId="7EAB2B76" w14:textId="77777777" w:rsidR="008D1418" w:rsidRPr="00F733A3" w:rsidRDefault="008D1418" w:rsidP="008D1418">
      <w:pPr>
        <w:rPr>
          <w:sz w:val="24"/>
          <w:szCs w:val="24"/>
          <w:rtl/>
        </w:rPr>
      </w:pPr>
    </w:p>
    <w:tbl>
      <w:tblPr>
        <w:tblStyle w:val="GridTable4-Accent51"/>
        <w:bidiVisual/>
        <w:tblW w:w="7579" w:type="dxa"/>
        <w:tblLook w:val="04A0" w:firstRow="1" w:lastRow="0" w:firstColumn="1" w:lastColumn="0" w:noHBand="0" w:noVBand="1"/>
      </w:tblPr>
      <w:tblGrid>
        <w:gridCol w:w="922"/>
        <w:gridCol w:w="6657"/>
      </w:tblGrid>
      <w:tr w:rsidR="00880D9A" w:rsidRPr="00880D9A" w14:paraId="1BBFC661" w14:textId="77777777" w:rsidTr="00880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07AF4BAD" w14:textId="4E49F78B" w:rsidR="00880D9A" w:rsidRPr="00880D9A" w:rsidRDefault="00880D9A" w:rsidP="00880D9A">
            <w:pPr>
              <w:pStyle w:val="ListParagraph"/>
              <w:bidi/>
              <w:ind w:left="0"/>
              <w:rPr>
                <w:rFonts w:cs="B Lotus"/>
                <w:b w:val="0"/>
                <w:bCs w:val="0"/>
                <w:sz w:val="28"/>
                <w:szCs w:val="28"/>
                <w:rtl/>
              </w:rPr>
            </w:pPr>
            <w:r w:rsidRPr="00880D9A">
              <w:rPr>
                <w:rFonts w:cs="B Lotus" w:hint="cs"/>
                <w:rtl/>
              </w:rPr>
              <w:t>کد خطا</w:t>
            </w:r>
          </w:p>
        </w:tc>
        <w:tc>
          <w:tcPr>
            <w:tcW w:w="6657" w:type="dxa"/>
          </w:tcPr>
          <w:p w14:paraId="6AF6DE6C" w14:textId="763F0EEE" w:rsidR="00880D9A" w:rsidRPr="00880D9A" w:rsidRDefault="00880D9A" w:rsidP="00880D9A">
            <w:pPr>
              <w:pStyle w:val="ListParagraph"/>
              <w:bidi/>
              <w:ind w:left="0"/>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880D9A">
              <w:rPr>
                <w:rFonts w:cs="B Lotus" w:hint="cs"/>
                <w:rtl/>
              </w:rPr>
              <w:t>نوع خطا</w:t>
            </w:r>
          </w:p>
        </w:tc>
      </w:tr>
      <w:tr w:rsidR="00880D9A" w:rsidRPr="00880D9A" w14:paraId="309DC1D0"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272A3581" w14:textId="6E72B41D"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1</w:t>
            </w:r>
          </w:p>
        </w:tc>
        <w:tc>
          <w:tcPr>
            <w:tcW w:w="6657" w:type="dxa"/>
          </w:tcPr>
          <w:p w14:paraId="19536D88" w14:textId="4174A74F"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880D9A">
              <w:rPr>
                <w:rFonts w:cs="B Lotus"/>
              </w:rPr>
              <w:t>CmpCod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شرکت</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880D9A" w:rsidRPr="00880D9A" w14:paraId="4FAB86F3"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2F212660" w14:textId="33435565"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2</w:t>
            </w:r>
          </w:p>
        </w:tc>
        <w:tc>
          <w:tcPr>
            <w:tcW w:w="6657" w:type="dxa"/>
          </w:tcPr>
          <w:p w14:paraId="25C9F43D" w14:textId="392FD969"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880D9A">
              <w:rPr>
                <w:rFonts w:cs="B Lotus"/>
              </w:rPr>
              <w:t>CmpCod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شرکت</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880D9A" w:rsidRPr="00880D9A" w14:paraId="5A7A4C67"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0264FA5D" w14:textId="7BB46330"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3</w:t>
            </w:r>
          </w:p>
        </w:tc>
        <w:tc>
          <w:tcPr>
            <w:tcW w:w="6657" w:type="dxa"/>
          </w:tcPr>
          <w:p w14:paraId="76E56C57" w14:textId="524E24AB"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880D9A">
              <w:rPr>
                <w:rFonts w:cs="B Lotus"/>
              </w:rPr>
              <w:t>ThrDocLosCod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یکتا</w:t>
            </w:r>
            <w:r w:rsidRPr="00880D9A">
              <w:rPr>
                <w:rFonts w:cs="B Lotus"/>
                <w:rtl/>
              </w:rPr>
              <w:t xml:space="preserve"> </w:t>
            </w:r>
            <w:r w:rsidRPr="00880D9A">
              <w:rPr>
                <w:rFonts w:cs="B Lotus" w:hint="cs"/>
                <w:rtl/>
              </w:rPr>
              <w:t>پرونده</w:t>
            </w:r>
            <w:r w:rsidRPr="00880D9A">
              <w:rPr>
                <w:rFonts w:cs="B Lotus"/>
                <w:rtl/>
              </w:rPr>
              <w:t xml:space="preserve"> </w:t>
            </w:r>
            <w:r w:rsidRPr="00880D9A">
              <w:rPr>
                <w:rFonts w:cs="B Lotus" w:hint="cs"/>
                <w:rtl/>
              </w:rPr>
              <w:t>خسارت</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880D9A" w:rsidRPr="00880D9A" w14:paraId="3F63DEEC"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20D1F37F" w14:textId="1AE19442"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4</w:t>
            </w:r>
          </w:p>
        </w:tc>
        <w:tc>
          <w:tcPr>
            <w:tcW w:w="6657" w:type="dxa"/>
          </w:tcPr>
          <w:p w14:paraId="31770E14" w14:textId="5B015D2D"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880D9A">
              <w:rPr>
                <w:rFonts w:cs="B Lotus"/>
              </w:rPr>
              <w:t>PrntDocLosCmpDocNo</w:t>
            </w:r>
            <w:r w:rsidRPr="00880D9A">
              <w:rPr>
                <w:rFonts w:cs="B Lotus"/>
                <w:rtl/>
              </w:rPr>
              <w:t xml:space="preserve"> - </w:t>
            </w:r>
            <w:r w:rsidRPr="00880D9A">
              <w:rPr>
                <w:rFonts w:cs="B Lotus" w:hint="cs"/>
                <w:rtl/>
              </w:rPr>
              <w:t>شماره</w:t>
            </w:r>
            <w:r w:rsidRPr="00880D9A">
              <w:rPr>
                <w:rFonts w:cs="B Lotus"/>
                <w:rtl/>
              </w:rPr>
              <w:t xml:space="preserve"> </w:t>
            </w:r>
            <w:r w:rsidRPr="00880D9A">
              <w:rPr>
                <w:rFonts w:cs="B Lotus" w:hint="cs"/>
                <w:rtl/>
              </w:rPr>
              <w:t>چاپی</w:t>
            </w:r>
            <w:r w:rsidRPr="00880D9A">
              <w:rPr>
                <w:rFonts w:cs="B Lotus"/>
                <w:rtl/>
              </w:rPr>
              <w:t xml:space="preserve"> </w:t>
            </w:r>
            <w:r w:rsidRPr="00880D9A">
              <w:rPr>
                <w:rFonts w:cs="B Lotus" w:hint="cs"/>
                <w:rtl/>
              </w:rPr>
              <w:t>پرونده</w:t>
            </w:r>
            <w:r w:rsidRPr="00880D9A">
              <w:rPr>
                <w:rFonts w:cs="B Lotus"/>
                <w:rtl/>
              </w:rPr>
              <w:t xml:space="preserve"> </w:t>
            </w:r>
            <w:r w:rsidRPr="00880D9A">
              <w:rPr>
                <w:rFonts w:cs="B Lotus" w:hint="cs"/>
                <w:rtl/>
              </w:rPr>
              <w:t>خسارت</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880D9A" w:rsidRPr="00880D9A" w14:paraId="34CB5368"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756BCC69" w14:textId="5E605FD6"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5</w:t>
            </w:r>
          </w:p>
        </w:tc>
        <w:tc>
          <w:tcPr>
            <w:tcW w:w="6657" w:type="dxa"/>
          </w:tcPr>
          <w:p w14:paraId="438DDFB1" w14:textId="32498270"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880D9A">
              <w:rPr>
                <w:rFonts w:cs="B Lotus"/>
              </w:rPr>
              <w:t>ThrPrsnTypCod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880D9A" w:rsidRPr="00880D9A" w14:paraId="75AC80CB"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774B88E8" w14:textId="491DD987"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6</w:t>
            </w:r>
          </w:p>
        </w:tc>
        <w:tc>
          <w:tcPr>
            <w:tcW w:w="6657" w:type="dxa"/>
          </w:tcPr>
          <w:p w14:paraId="27D01B1A" w14:textId="192EFDE4"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880D9A">
              <w:rPr>
                <w:rFonts w:cs="B Lotus"/>
              </w:rPr>
              <w:t>ThrPrsnTypCod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880D9A" w:rsidRPr="00880D9A" w14:paraId="523D6658"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75D5EF78" w14:textId="3ACED23E"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7</w:t>
            </w:r>
          </w:p>
        </w:tc>
        <w:tc>
          <w:tcPr>
            <w:tcW w:w="6657" w:type="dxa"/>
          </w:tcPr>
          <w:p w14:paraId="2B50B506" w14:textId="2B647A21"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880D9A">
              <w:rPr>
                <w:rFonts w:cs="B Lotus"/>
              </w:rPr>
              <w:t>ThrLosTypCod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خسارت</w:t>
            </w:r>
            <w:r w:rsidRPr="00880D9A">
              <w:rPr>
                <w:rFonts w:cs="B Lotus"/>
                <w:rtl/>
              </w:rPr>
              <w:t xml:space="preserve"> </w:t>
            </w:r>
            <w:r w:rsidRPr="00880D9A">
              <w:rPr>
                <w:rFonts w:cs="B Lotus" w:hint="cs"/>
                <w:rtl/>
              </w:rPr>
              <w:t>خالي</w:t>
            </w:r>
            <w:r w:rsidRPr="00880D9A">
              <w:rPr>
                <w:rFonts w:cs="B Lotus"/>
                <w:rtl/>
              </w:rPr>
              <w:t xml:space="preserve"> </w:t>
            </w:r>
            <w:r w:rsidRPr="00880D9A">
              <w:rPr>
                <w:rFonts w:cs="B Lotus" w:hint="cs"/>
                <w:rtl/>
              </w:rPr>
              <w:t>است</w:t>
            </w:r>
            <w:r w:rsidRPr="00880D9A">
              <w:rPr>
                <w:rFonts w:cs="B Lotus"/>
                <w:rtl/>
              </w:rPr>
              <w:t xml:space="preserve"> _  </w:t>
            </w:r>
          </w:p>
        </w:tc>
      </w:tr>
      <w:tr w:rsidR="00880D9A" w:rsidRPr="00880D9A" w14:paraId="7B2C2082"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188C1C88" w14:textId="48AE0327"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8</w:t>
            </w:r>
          </w:p>
        </w:tc>
        <w:tc>
          <w:tcPr>
            <w:tcW w:w="6657" w:type="dxa"/>
          </w:tcPr>
          <w:p w14:paraId="522F49B9" w14:textId="56BBCDBA"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880D9A">
              <w:rPr>
                <w:rFonts w:cs="B Lotus"/>
              </w:rPr>
              <w:t>ThrLosTypCod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خسارت</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r w:rsidRPr="00880D9A">
              <w:rPr>
                <w:rFonts w:cs="B Lotus"/>
                <w:rtl/>
              </w:rPr>
              <w:t xml:space="preserve"> _  </w:t>
            </w:r>
          </w:p>
        </w:tc>
      </w:tr>
      <w:tr w:rsidR="00880D9A" w:rsidRPr="00880D9A" w14:paraId="07695A9F"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66E8276A" w14:textId="7DD03B3F"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9</w:t>
            </w:r>
          </w:p>
        </w:tc>
        <w:tc>
          <w:tcPr>
            <w:tcW w:w="6657" w:type="dxa"/>
          </w:tcPr>
          <w:p w14:paraId="733D0803" w14:textId="387DE88F"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880D9A">
              <w:rPr>
                <w:rFonts w:cs="B Lotus" w:hint="cs"/>
                <w:rtl/>
              </w:rPr>
              <w:t>تاریخ</w:t>
            </w:r>
            <w:r w:rsidRPr="00880D9A">
              <w:rPr>
                <w:rFonts w:cs="B Lotus"/>
                <w:rtl/>
              </w:rPr>
              <w:t xml:space="preserve"> </w:t>
            </w:r>
            <w:r w:rsidRPr="00880D9A">
              <w:rPr>
                <w:rFonts w:cs="B Lotus" w:hint="cs"/>
                <w:rtl/>
              </w:rPr>
              <w:t>شروع</w:t>
            </w:r>
            <w:r w:rsidRPr="00880D9A">
              <w:rPr>
                <w:rFonts w:cs="B Lotus"/>
                <w:rtl/>
              </w:rPr>
              <w:t xml:space="preserve"> </w:t>
            </w:r>
            <w:r w:rsidRPr="00880D9A">
              <w:rPr>
                <w:rFonts w:cs="B Lotus" w:hint="cs"/>
                <w:rtl/>
              </w:rPr>
              <w:t>بیمه</w:t>
            </w:r>
            <w:r w:rsidRPr="00880D9A">
              <w:rPr>
                <w:rFonts w:cs="B Lotus"/>
                <w:rtl/>
              </w:rPr>
              <w:t xml:space="preserve"> </w:t>
            </w:r>
            <w:r w:rsidRPr="00880D9A">
              <w:rPr>
                <w:rFonts w:cs="B Lotus" w:hint="cs"/>
                <w:rtl/>
              </w:rPr>
              <w:t>نامه</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r w:rsidRPr="00880D9A">
              <w:rPr>
                <w:rFonts w:cs="B Lotus"/>
                <w:rtl/>
              </w:rPr>
              <w:t xml:space="preserve"> _ </w:t>
            </w:r>
            <w:r w:rsidRPr="00880D9A">
              <w:rPr>
                <w:rFonts w:cs="B Lotus"/>
              </w:rPr>
              <w:t>VehBgnDte</w:t>
            </w:r>
            <w:r w:rsidRPr="00880D9A">
              <w:rPr>
                <w:rFonts w:cs="B Lotus"/>
                <w:rtl/>
              </w:rPr>
              <w:t xml:space="preserve"> </w:t>
            </w:r>
          </w:p>
        </w:tc>
      </w:tr>
      <w:tr w:rsidR="00880D9A" w:rsidRPr="00880D9A" w14:paraId="4C3D9E2C"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6FC63F3B" w14:textId="514F756A"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10</w:t>
            </w:r>
          </w:p>
        </w:tc>
        <w:tc>
          <w:tcPr>
            <w:tcW w:w="6657" w:type="dxa"/>
          </w:tcPr>
          <w:p w14:paraId="2374A07D" w14:textId="70583793"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880D9A">
              <w:rPr>
                <w:rFonts w:cs="B Lotus"/>
              </w:rPr>
              <w:t>VehBgnDte</w:t>
            </w:r>
            <w:r w:rsidRPr="00880D9A">
              <w:rPr>
                <w:rFonts w:cs="B Lotus"/>
                <w:rtl/>
              </w:rPr>
              <w:t xml:space="preserve"> - </w:t>
            </w:r>
            <w:r w:rsidRPr="00880D9A">
              <w:rPr>
                <w:rFonts w:cs="B Lotus" w:hint="cs"/>
                <w:rtl/>
              </w:rPr>
              <w:t>فرمت</w:t>
            </w:r>
            <w:r w:rsidRPr="00880D9A">
              <w:rPr>
                <w:rFonts w:cs="B Lotus"/>
                <w:rtl/>
              </w:rPr>
              <w:t xml:space="preserve"> </w:t>
            </w:r>
            <w:r w:rsidRPr="00880D9A">
              <w:rPr>
                <w:rFonts w:cs="B Lotus" w:hint="cs"/>
                <w:rtl/>
              </w:rPr>
              <w:t>تاریخ</w:t>
            </w:r>
            <w:r w:rsidRPr="00880D9A">
              <w:rPr>
                <w:rFonts w:cs="B Lotus"/>
                <w:rtl/>
              </w:rPr>
              <w:t xml:space="preserve"> </w:t>
            </w:r>
            <w:r w:rsidRPr="00880D9A">
              <w:rPr>
                <w:rFonts w:cs="B Lotus" w:hint="cs"/>
                <w:rtl/>
              </w:rPr>
              <w:t>شروع</w:t>
            </w:r>
            <w:r w:rsidRPr="00880D9A">
              <w:rPr>
                <w:rFonts w:cs="B Lotus"/>
                <w:rtl/>
              </w:rPr>
              <w:t xml:space="preserve"> </w:t>
            </w:r>
            <w:r w:rsidRPr="00880D9A">
              <w:rPr>
                <w:rFonts w:cs="B Lotus" w:hint="cs"/>
                <w:rtl/>
              </w:rPr>
              <w:t>بیمه</w:t>
            </w:r>
            <w:r w:rsidRPr="00880D9A">
              <w:rPr>
                <w:rFonts w:cs="B Lotus"/>
                <w:rtl/>
              </w:rPr>
              <w:t xml:space="preserve"> </w:t>
            </w:r>
            <w:r w:rsidRPr="00880D9A">
              <w:rPr>
                <w:rFonts w:cs="B Lotus" w:hint="cs"/>
                <w:rtl/>
              </w:rPr>
              <w:t>نامه</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880D9A" w:rsidRPr="00880D9A" w14:paraId="74EB4778"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72E9D1C0" w14:textId="0358FAF7"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11</w:t>
            </w:r>
          </w:p>
        </w:tc>
        <w:tc>
          <w:tcPr>
            <w:tcW w:w="6657" w:type="dxa"/>
          </w:tcPr>
          <w:p w14:paraId="0F20B5CE" w14:textId="07A09340"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880D9A">
              <w:rPr>
                <w:rFonts w:cs="B Lotus" w:hint="cs"/>
                <w:rtl/>
              </w:rPr>
              <w:t>تاریخ</w:t>
            </w:r>
            <w:r w:rsidRPr="00880D9A">
              <w:rPr>
                <w:rFonts w:cs="B Lotus"/>
                <w:rtl/>
              </w:rPr>
              <w:t xml:space="preserve"> </w:t>
            </w:r>
            <w:r w:rsidRPr="00880D9A">
              <w:rPr>
                <w:rFonts w:cs="B Lotus" w:hint="cs"/>
                <w:rtl/>
              </w:rPr>
              <w:t>پایان</w:t>
            </w:r>
            <w:r w:rsidRPr="00880D9A">
              <w:rPr>
                <w:rFonts w:cs="B Lotus"/>
                <w:rtl/>
              </w:rPr>
              <w:t xml:space="preserve"> </w:t>
            </w:r>
            <w:r w:rsidRPr="00880D9A">
              <w:rPr>
                <w:rFonts w:cs="B Lotus" w:hint="cs"/>
                <w:rtl/>
              </w:rPr>
              <w:t>بیمه</w:t>
            </w:r>
            <w:r w:rsidRPr="00880D9A">
              <w:rPr>
                <w:rFonts w:cs="B Lotus"/>
                <w:rtl/>
              </w:rPr>
              <w:t xml:space="preserve"> </w:t>
            </w:r>
            <w:r w:rsidRPr="00880D9A">
              <w:rPr>
                <w:rFonts w:cs="B Lotus" w:hint="cs"/>
                <w:rtl/>
              </w:rPr>
              <w:t>نامه</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r w:rsidRPr="00880D9A">
              <w:rPr>
                <w:rFonts w:cs="B Lotus"/>
                <w:rtl/>
              </w:rPr>
              <w:t xml:space="preserve"> _ </w:t>
            </w:r>
            <w:r w:rsidRPr="00880D9A">
              <w:rPr>
                <w:rFonts w:cs="B Lotus"/>
              </w:rPr>
              <w:t>VehEndDte</w:t>
            </w:r>
            <w:r w:rsidRPr="00880D9A">
              <w:rPr>
                <w:rFonts w:cs="B Lotus"/>
                <w:rtl/>
              </w:rPr>
              <w:t xml:space="preserve"> </w:t>
            </w:r>
          </w:p>
        </w:tc>
      </w:tr>
      <w:tr w:rsidR="00880D9A" w:rsidRPr="00880D9A" w14:paraId="59B2DC20"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0121CA2C" w14:textId="363DB699"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12</w:t>
            </w:r>
          </w:p>
        </w:tc>
        <w:tc>
          <w:tcPr>
            <w:tcW w:w="6657" w:type="dxa"/>
          </w:tcPr>
          <w:p w14:paraId="0855ABF7" w14:textId="7892D5D5"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880D9A">
              <w:rPr>
                <w:rFonts w:cs="B Lotus"/>
              </w:rPr>
              <w:t>VehEndDte</w:t>
            </w:r>
            <w:r w:rsidRPr="00880D9A">
              <w:rPr>
                <w:rFonts w:cs="B Lotus"/>
                <w:rtl/>
              </w:rPr>
              <w:t xml:space="preserve"> - </w:t>
            </w:r>
            <w:r w:rsidRPr="00880D9A">
              <w:rPr>
                <w:rFonts w:cs="B Lotus" w:hint="cs"/>
                <w:rtl/>
              </w:rPr>
              <w:t>فرمت</w:t>
            </w:r>
            <w:r w:rsidRPr="00880D9A">
              <w:rPr>
                <w:rFonts w:cs="B Lotus"/>
                <w:rtl/>
              </w:rPr>
              <w:t xml:space="preserve"> </w:t>
            </w:r>
            <w:r w:rsidRPr="00880D9A">
              <w:rPr>
                <w:rFonts w:cs="B Lotus" w:hint="cs"/>
                <w:rtl/>
              </w:rPr>
              <w:t>تاریخ</w:t>
            </w:r>
            <w:r w:rsidRPr="00880D9A">
              <w:rPr>
                <w:rFonts w:cs="B Lotus"/>
                <w:rtl/>
              </w:rPr>
              <w:t xml:space="preserve"> </w:t>
            </w:r>
            <w:r w:rsidRPr="00880D9A">
              <w:rPr>
                <w:rFonts w:cs="B Lotus" w:hint="cs"/>
                <w:rtl/>
              </w:rPr>
              <w:t>پایان</w:t>
            </w:r>
            <w:r w:rsidRPr="00880D9A">
              <w:rPr>
                <w:rFonts w:cs="B Lotus"/>
                <w:rtl/>
              </w:rPr>
              <w:t xml:space="preserve"> </w:t>
            </w:r>
            <w:r w:rsidRPr="00880D9A">
              <w:rPr>
                <w:rFonts w:cs="B Lotus" w:hint="cs"/>
                <w:rtl/>
              </w:rPr>
              <w:t>بیمه</w:t>
            </w:r>
            <w:r w:rsidRPr="00880D9A">
              <w:rPr>
                <w:rFonts w:cs="B Lotus"/>
                <w:rtl/>
              </w:rPr>
              <w:t xml:space="preserve"> </w:t>
            </w:r>
            <w:r w:rsidRPr="00880D9A">
              <w:rPr>
                <w:rFonts w:cs="B Lotus" w:hint="cs"/>
                <w:rtl/>
              </w:rPr>
              <w:t>نامه</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880D9A" w:rsidRPr="00880D9A" w14:paraId="7B7A80CD"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3DB3A236" w14:textId="34224CCF"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13</w:t>
            </w:r>
          </w:p>
        </w:tc>
        <w:tc>
          <w:tcPr>
            <w:tcW w:w="6657" w:type="dxa"/>
          </w:tcPr>
          <w:p w14:paraId="2F62C709" w14:textId="22E96191"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880D9A">
              <w:rPr>
                <w:rFonts w:cs="B Lotus"/>
              </w:rPr>
              <w:t>UsgCod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کاربری</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880D9A" w:rsidRPr="00880D9A" w14:paraId="29EC9931"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25AC4531" w14:textId="6E50AC46"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14</w:t>
            </w:r>
          </w:p>
        </w:tc>
        <w:tc>
          <w:tcPr>
            <w:tcW w:w="6657" w:type="dxa"/>
          </w:tcPr>
          <w:p w14:paraId="5CE72112" w14:textId="27EDE6E7"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880D9A">
              <w:rPr>
                <w:rFonts w:cs="B Lotus"/>
              </w:rPr>
              <w:t>UsgCod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کاربری</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880D9A" w:rsidRPr="00880D9A" w14:paraId="71F8CD47"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74BDA49F" w14:textId="6CBFEDED"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15</w:t>
            </w:r>
          </w:p>
        </w:tc>
        <w:tc>
          <w:tcPr>
            <w:tcW w:w="6657" w:type="dxa"/>
          </w:tcPr>
          <w:p w14:paraId="2A614DF7" w14:textId="1A179E47"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880D9A">
              <w:rPr>
                <w:rFonts w:cs="B Lotus"/>
              </w:rPr>
              <w:t>CarGrpCod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وسیله</w:t>
            </w:r>
            <w:r w:rsidRPr="00880D9A">
              <w:rPr>
                <w:rFonts w:cs="B Lotus"/>
                <w:rtl/>
              </w:rPr>
              <w:t xml:space="preserve"> </w:t>
            </w:r>
            <w:r w:rsidRPr="00880D9A">
              <w:rPr>
                <w:rFonts w:cs="B Lotus" w:hint="cs"/>
                <w:rtl/>
              </w:rPr>
              <w:t>نقلیه</w:t>
            </w:r>
            <w:r w:rsidRPr="00880D9A">
              <w:rPr>
                <w:rFonts w:cs="B Lotus"/>
                <w:rtl/>
              </w:rPr>
              <w:t xml:space="preserve"> </w:t>
            </w:r>
            <w:r w:rsidRPr="00880D9A">
              <w:rPr>
                <w:rFonts w:cs="B Lotus" w:hint="cs"/>
                <w:rtl/>
              </w:rPr>
              <w:t>شخص</w:t>
            </w:r>
            <w:r w:rsidRPr="00880D9A">
              <w:rPr>
                <w:rFonts w:cs="B Lotus"/>
                <w:rtl/>
              </w:rPr>
              <w:t xml:space="preserve"> </w:t>
            </w:r>
            <w:r w:rsidRPr="00880D9A">
              <w:rPr>
                <w:rFonts w:cs="B Lotus" w:hint="cs"/>
                <w:rtl/>
              </w:rPr>
              <w:t>ثالث</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880D9A" w:rsidRPr="00880D9A" w14:paraId="11106321"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70E800BF" w14:textId="171FC2F7"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16</w:t>
            </w:r>
          </w:p>
        </w:tc>
        <w:tc>
          <w:tcPr>
            <w:tcW w:w="6657" w:type="dxa"/>
          </w:tcPr>
          <w:p w14:paraId="0F718538" w14:textId="388747E9"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880D9A">
              <w:rPr>
                <w:rFonts w:cs="B Lotus"/>
              </w:rPr>
              <w:t>CarGrpCod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وسیله</w:t>
            </w:r>
            <w:r w:rsidRPr="00880D9A">
              <w:rPr>
                <w:rFonts w:cs="B Lotus"/>
                <w:rtl/>
              </w:rPr>
              <w:t xml:space="preserve"> </w:t>
            </w:r>
            <w:r w:rsidRPr="00880D9A">
              <w:rPr>
                <w:rFonts w:cs="B Lotus" w:hint="cs"/>
                <w:rtl/>
              </w:rPr>
              <w:t>نقلیه</w:t>
            </w:r>
            <w:r w:rsidRPr="00880D9A">
              <w:rPr>
                <w:rFonts w:cs="B Lotus"/>
                <w:rtl/>
              </w:rPr>
              <w:t xml:space="preserve"> </w:t>
            </w:r>
            <w:r w:rsidRPr="00880D9A">
              <w:rPr>
                <w:rFonts w:cs="B Lotus" w:hint="cs"/>
                <w:rtl/>
              </w:rPr>
              <w:t>در</w:t>
            </w:r>
            <w:r w:rsidRPr="00880D9A">
              <w:rPr>
                <w:rFonts w:cs="B Lotus"/>
                <w:rtl/>
              </w:rPr>
              <w:t xml:space="preserve"> </w:t>
            </w:r>
            <w:r w:rsidRPr="00880D9A">
              <w:rPr>
                <w:rFonts w:cs="B Lotus" w:hint="cs"/>
                <w:rtl/>
              </w:rPr>
              <w:t>شخص</w:t>
            </w:r>
            <w:r w:rsidRPr="00880D9A">
              <w:rPr>
                <w:rFonts w:cs="B Lotus"/>
                <w:rtl/>
              </w:rPr>
              <w:t xml:space="preserve"> </w:t>
            </w:r>
            <w:r w:rsidRPr="00880D9A">
              <w:rPr>
                <w:rFonts w:cs="B Lotus" w:hint="cs"/>
                <w:rtl/>
              </w:rPr>
              <w:t>ثالث</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880D9A" w:rsidRPr="00880D9A" w14:paraId="3FD1884B"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3CB79BCA" w14:textId="38DE88BE" w:rsidR="00880D9A" w:rsidRPr="00880D9A" w:rsidRDefault="00880D9A" w:rsidP="00880D9A">
            <w:pPr>
              <w:bidi w:val="0"/>
              <w:jc w:val="center"/>
              <w:rPr>
                <w:rFonts w:ascii="Arial" w:eastAsia="Times New Roman" w:hAnsi="Arial" w:cs="B Lotus"/>
                <w:color w:val="000000"/>
                <w:sz w:val="28"/>
                <w:szCs w:val="28"/>
              </w:rPr>
            </w:pPr>
            <w:r w:rsidRPr="00880D9A">
              <w:rPr>
                <w:rFonts w:cs="B Lotus"/>
                <w:rtl/>
              </w:rPr>
              <w:t>17</w:t>
            </w:r>
          </w:p>
        </w:tc>
        <w:tc>
          <w:tcPr>
            <w:tcW w:w="6657" w:type="dxa"/>
          </w:tcPr>
          <w:p w14:paraId="6AE07410" w14:textId="4C30A55C"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880D9A">
              <w:rPr>
                <w:rFonts w:cs="B Lotus"/>
              </w:rPr>
              <w:t>PrdDte</w:t>
            </w:r>
            <w:r w:rsidRPr="00880D9A">
              <w:rPr>
                <w:rFonts w:cs="B Lotus"/>
                <w:rtl/>
              </w:rPr>
              <w:t xml:space="preserve"> - </w:t>
            </w:r>
            <w:r w:rsidRPr="00880D9A">
              <w:rPr>
                <w:rFonts w:cs="B Lotus" w:hint="cs"/>
                <w:rtl/>
              </w:rPr>
              <w:t>سال</w:t>
            </w:r>
            <w:r w:rsidRPr="00880D9A">
              <w:rPr>
                <w:rFonts w:cs="B Lotus"/>
                <w:rtl/>
              </w:rPr>
              <w:t xml:space="preserve"> </w:t>
            </w:r>
            <w:r w:rsidRPr="00880D9A">
              <w:rPr>
                <w:rFonts w:cs="B Lotus" w:hint="cs"/>
                <w:rtl/>
              </w:rPr>
              <w:t>ساخت</w:t>
            </w:r>
            <w:r w:rsidRPr="00880D9A">
              <w:rPr>
                <w:rFonts w:cs="B Lotus"/>
                <w:rtl/>
              </w:rPr>
              <w:t xml:space="preserve"> </w:t>
            </w:r>
            <w:r w:rsidRPr="00880D9A">
              <w:rPr>
                <w:rFonts w:cs="B Lotus" w:hint="cs"/>
                <w:rtl/>
              </w:rPr>
              <w:t>خودرو</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880D9A" w:rsidRPr="00880D9A" w14:paraId="6E88D903"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64667019" w14:textId="01448714" w:rsidR="00880D9A" w:rsidRPr="00880D9A" w:rsidRDefault="00880D9A" w:rsidP="00880D9A">
            <w:pPr>
              <w:bidi w:val="0"/>
              <w:jc w:val="center"/>
              <w:rPr>
                <w:rFonts w:asciiTheme="minorBidi" w:eastAsia="Times New Roman" w:hAnsiTheme="minorBidi" w:cs="B Lotus"/>
                <w:b w:val="0"/>
                <w:bCs w:val="0"/>
                <w:color w:val="000000"/>
                <w:sz w:val="28"/>
                <w:szCs w:val="28"/>
              </w:rPr>
            </w:pPr>
            <w:r w:rsidRPr="00880D9A">
              <w:rPr>
                <w:rFonts w:cs="B Lotus"/>
                <w:rtl/>
              </w:rPr>
              <w:t>18</w:t>
            </w:r>
          </w:p>
        </w:tc>
        <w:tc>
          <w:tcPr>
            <w:tcW w:w="6657" w:type="dxa"/>
          </w:tcPr>
          <w:p w14:paraId="48E75A87" w14:textId="3CFEB6C6"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880D9A">
              <w:rPr>
                <w:rFonts w:cs="B Lotus"/>
              </w:rPr>
              <w:t>PrdDte</w:t>
            </w:r>
            <w:r w:rsidRPr="00880D9A">
              <w:rPr>
                <w:rFonts w:cs="B Lotus"/>
                <w:rtl/>
              </w:rPr>
              <w:t xml:space="preserve"> - </w:t>
            </w:r>
            <w:r w:rsidRPr="00880D9A">
              <w:rPr>
                <w:rFonts w:cs="B Lotus" w:hint="cs"/>
                <w:rtl/>
              </w:rPr>
              <w:t>سال</w:t>
            </w:r>
            <w:r w:rsidRPr="00880D9A">
              <w:rPr>
                <w:rFonts w:cs="B Lotus"/>
                <w:rtl/>
              </w:rPr>
              <w:t xml:space="preserve"> </w:t>
            </w:r>
            <w:r w:rsidRPr="00880D9A">
              <w:rPr>
                <w:rFonts w:cs="B Lotus" w:hint="cs"/>
                <w:rtl/>
              </w:rPr>
              <w:t>ساخت</w:t>
            </w:r>
            <w:r w:rsidRPr="00880D9A">
              <w:rPr>
                <w:rFonts w:cs="B Lotus"/>
                <w:rtl/>
              </w:rPr>
              <w:t xml:space="preserve"> </w:t>
            </w:r>
            <w:r w:rsidRPr="00880D9A">
              <w:rPr>
                <w:rFonts w:cs="B Lotus" w:hint="cs"/>
                <w:rtl/>
              </w:rPr>
              <w:t>خودرو</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880D9A" w:rsidRPr="00880D9A" w14:paraId="7CA37F15"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12FA3E7B" w14:textId="12B69FBA" w:rsidR="00880D9A" w:rsidRPr="00880D9A" w:rsidRDefault="00880D9A" w:rsidP="00880D9A">
            <w:pPr>
              <w:bidi w:val="0"/>
              <w:jc w:val="center"/>
              <w:rPr>
                <w:rFonts w:asciiTheme="minorBidi" w:eastAsia="Times New Roman" w:hAnsiTheme="minorBidi" w:cs="B Lotus"/>
                <w:b w:val="0"/>
                <w:bCs w:val="0"/>
                <w:color w:val="000000"/>
                <w:sz w:val="28"/>
                <w:szCs w:val="28"/>
              </w:rPr>
            </w:pPr>
            <w:r w:rsidRPr="00880D9A">
              <w:rPr>
                <w:rFonts w:cs="B Lotus"/>
                <w:rtl/>
              </w:rPr>
              <w:t>19</w:t>
            </w:r>
          </w:p>
        </w:tc>
        <w:tc>
          <w:tcPr>
            <w:tcW w:w="6657" w:type="dxa"/>
          </w:tcPr>
          <w:p w14:paraId="253BA7DD" w14:textId="031A60B1"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880D9A">
              <w:rPr>
                <w:rFonts w:cs="B Lotus"/>
              </w:rPr>
              <w:t>MtrNum</w:t>
            </w:r>
            <w:r w:rsidRPr="00880D9A">
              <w:rPr>
                <w:rFonts w:cs="B Lotus"/>
                <w:rtl/>
              </w:rPr>
              <w:t xml:space="preserve"> - </w:t>
            </w:r>
            <w:r w:rsidRPr="00880D9A">
              <w:rPr>
                <w:rFonts w:cs="B Lotus" w:hint="cs"/>
                <w:rtl/>
              </w:rPr>
              <w:t>شماره</w:t>
            </w:r>
            <w:r w:rsidRPr="00880D9A">
              <w:rPr>
                <w:rFonts w:cs="B Lotus"/>
                <w:rtl/>
              </w:rPr>
              <w:t xml:space="preserve"> </w:t>
            </w:r>
            <w:r w:rsidRPr="00880D9A">
              <w:rPr>
                <w:rFonts w:cs="B Lotus" w:hint="cs"/>
                <w:rtl/>
              </w:rPr>
              <w:t>موتور</w:t>
            </w:r>
            <w:r w:rsidRPr="00880D9A">
              <w:rPr>
                <w:rFonts w:cs="B Lotus"/>
                <w:rtl/>
              </w:rPr>
              <w:t xml:space="preserve"> </w:t>
            </w:r>
            <w:r w:rsidRPr="00880D9A">
              <w:rPr>
                <w:rFonts w:cs="B Lotus" w:hint="cs"/>
                <w:rtl/>
              </w:rPr>
              <w:t>خودرو</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880D9A" w:rsidRPr="00880D9A" w14:paraId="7ECEAB24"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2213ADED" w14:textId="25FC09AB" w:rsidR="00880D9A" w:rsidRPr="00880D9A" w:rsidRDefault="00880D9A" w:rsidP="00880D9A">
            <w:pPr>
              <w:bidi w:val="0"/>
              <w:jc w:val="center"/>
              <w:rPr>
                <w:rFonts w:cs="B Lotus"/>
                <w:sz w:val="28"/>
                <w:szCs w:val="28"/>
                <w:rtl/>
              </w:rPr>
            </w:pPr>
            <w:r w:rsidRPr="00880D9A">
              <w:rPr>
                <w:rFonts w:cs="B Lotus"/>
                <w:rtl/>
              </w:rPr>
              <w:t>20</w:t>
            </w:r>
          </w:p>
        </w:tc>
        <w:tc>
          <w:tcPr>
            <w:tcW w:w="6657" w:type="dxa"/>
          </w:tcPr>
          <w:p w14:paraId="68040F5F" w14:textId="510BB4C6"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880D9A">
              <w:rPr>
                <w:rFonts w:cs="B Lotus"/>
              </w:rPr>
              <w:t>ShsNum</w:t>
            </w:r>
            <w:r w:rsidRPr="00880D9A">
              <w:rPr>
                <w:rFonts w:cs="B Lotus"/>
                <w:rtl/>
              </w:rPr>
              <w:t xml:space="preserve"> - </w:t>
            </w:r>
            <w:r w:rsidRPr="00880D9A">
              <w:rPr>
                <w:rFonts w:cs="B Lotus" w:hint="cs"/>
                <w:rtl/>
              </w:rPr>
              <w:t>شماره</w:t>
            </w:r>
            <w:r w:rsidRPr="00880D9A">
              <w:rPr>
                <w:rFonts w:cs="B Lotus"/>
                <w:rtl/>
              </w:rPr>
              <w:t xml:space="preserve"> </w:t>
            </w:r>
            <w:r w:rsidRPr="00880D9A">
              <w:rPr>
                <w:rFonts w:cs="B Lotus" w:hint="cs"/>
                <w:rtl/>
              </w:rPr>
              <w:t>شاسی</w:t>
            </w:r>
            <w:r w:rsidRPr="00880D9A">
              <w:rPr>
                <w:rFonts w:cs="B Lotus"/>
                <w:rtl/>
              </w:rPr>
              <w:t xml:space="preserve"> </w:t>
            </w:r>
            <w:r w:rsidRPr="00880D9A">
              <w:rPr>
                <w:rFonts w:cs="B Lotus" w:hint="cs"/>
                <w:rtl/>
              </w:rPr>
              <w:t>خودرو</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880D9A" w:rsidRPr="00880D9A" w14:paraId="014B0180"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73C1BF0A" w14:textId="4922DDA1" w:rsidR="00880D9A" w:rsidRPr="00880D9A" w:rsidRDefault="00880D9A" w:rsidP="00880D9A">
            <w:pPr>
              <w:bidi w:val="0"/>
              <w:jc w:val="center"/>
              <w:rPr>
                <w:rFonts w:cs="B Lotus"/>
                <w:sz w:val="28"/>
                <w:szCs w:val="28"/>
                <w:rtl/>
              </w:rPr>
            </w:pPr>
            <w:r w:rsidRPr="00880D9A">
              <w:rPr>
                <w:rFonts w:cs="B Lotus"/>
                <w:rtl/>
              </w:rPr>
              <w:lastRenderedPageBreak/>
              <w:t>21</w:t>
            </w:r>
          </w:p>
        </w:tc>
        <w:tc>
          <w:tcPr>
            <w:tcW w:w="6657" w:type="dxa"/>
          </w:tcPr>
          <w:p w14:paraId="6ACACDEE" w14:textId="599D5130"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880D9A">
              <w:rPr>
                <w:rFonts w:cs="B Lotus"/>
              </w:rPr>
              <w:t>VehCmpCod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شرکت</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880D9A" w:rsidRPr="00880D9A" w14:paraId="711290B1"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680DBA2C" w14:textId="03408744" w:rsidR="00880D9A" w:rsidRPr="00880D9A" w:rsidRDefault="00880D9A" w:rsidP="00880D9A">
            <w:pPr>
              <w:bidi w:val="0"/>
              <w:jc w:val="center"/>
              <w:rPr>
                <w:rFonts w:cs="B Lotus"/>
                <w:sz w:val="28"/>
                <w:szCs w:val="28"/>
                <w:rtl/>
              </w:rPr>
            </w:pPr>
            <w:r w:rsidRPr="00880D9A">
              <w:rPr>
                <w:rFonts w:cs="B Lotus"/>
                <w:rtl/>
              </w:rPr>
              <w:t>22</w:t>
            </w:r>
          </w:p>
        </w:tc>
        <w:tc>
          <w:tcPr>
            <w:tcW w:w="6657" w:type="dxa"/>
          </w:tcPr>
          <w:p w14:paraId="71AC10EF" w14:textId="5D91F399"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880D9A">
              <w:rPr>
                <w:rFonts w:cs="B Lotus"/>
              </w:rPr>
              <w:t>AgrDte</w:t>
            </w:r>
            <w:r w:rsidRPr="00880D9A">
              <w:rPr>
                <w:rFonts w:cs="B Lotus"/>
                <w:rtl/>
              </w:rPr>
              <w:t xml:space="preserve"> - </w:t>
            </w:r>
            <w:r w:rsidRPr="00880D9A">
              <w:rPr>
                <w:rFonts w:cs="B Lotus" w:hint="cs"/>
                <w:rtl/>
              </w:rPr>
              <w:t>فرمت</w:t>
            </w:r>
            <w:r w:rsidRPr="00880D9A">
              <w:rPr>
                <w:rFonts w:cs="B Lotus"/>
                <w:rtl/>
              </w:rPr>
              <w:t xml:space="preserve"> </w:t>
            </w:r>
            <w:r w:rsidRPr="00880D9A">
              <w:rPr>
                <w:rFonts w:cs="B Lotus" w:hint="cs"/>
                <w:rtl/>
              </w:rPr>
              <w:t>تاریخ</w:t>
            </w:r>
            <w:r w:rsidRPr="00880D9A">
              <w:rPr>
                <w:rFonts w:cs="B Lotus"/>
                <w:rtl/>
              </w:rPr>
              <w:t xml:space="preserve"> </w:t>
            </w:r>
            <w:r w:rsidRPr="00880D9A">
              <w:rPr>
                <w:rFonts w:cs="B Lotus" w:hint="cs"/>
                <w:rtl/>
              </w:rPr>
              <w:t>اخذ</w:t>
            </w:r>
            <w:r w:rsidRPr="00880D9A">
              <w:rPr>
                <w:rFonts w:cs="B Lotus"/>
                <w:rtl/>
              </w:rPr>
              <w:t xml:space="preserve"> </w:t>
            </w:r>
            <w:r w:rsidRPr="00880D9A">
              <w:rPr>
                <w:rFonts w:cs="B Lotus" w:hint="cs"/>
                <w:rtl/>
              </w:rPr>
              <w:t>رضایت</w:t>
            </w:r>
            <w:r w:rsidRPr="00880D9A">
              <w:rPr>
                <w:rFonts w:cs="B Lotus"/>
                <w:rtl/>
              </w:rPr>
              <w:t xml:space="preserve"> </w:t>
            </w:r>
            <w:r w:rsidRPr="00880D9A">
              <w:rPr>
                <w:rFonts w:cs="B Lotus" w:hint="cs"/>
                <w:rtl/>
              </w:rPr>
              <w:t>نامه</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r w:rsidRPr="00880D9A">
              <w:rPr>
                <w:rFonts w:cs="B Lotus"/>
                <w:rtl/>
              </w:rPr>
              <w:t xml:space="preserve"> _  </w:t>
            </w:r>
          </w:p>
        </w:tc>
      </w:tr>
      <w:tr w:rsidR="00880D9A" w:rsidRPr="00880D9A" w14:paraId="5B3AC4C3"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5F470502" w14:textId="433B21C1" w:rsidR="00880D9A" w:rsidRPr="00880D9A" w:rsidRDefault="00880D9A" w:rsidP="00880D9A">
            <w:pPr>
              <w:bidi w:val="0"/>
              <w:jc w:val="center"/>
              <w:rPr>
                <w:rFonts w:cs="B Lotus"/>
                <w:sz w:val="28"/>
                <w:szCs w:val="28"/>
                <w:rtl/>
              </w:rPr>
            </w:pPr>
            <w:r w:rsidRPr="00880D9A">
              <w:rPr>
                <w:rFonts w:cs="B Lotus"/>
                <w:rtl/>
              </w:rPr>
              <w:t>23</w:t>
            </w:r>
          </w:p>
        </w:tc>
        <w:tc>
          <w:tcPr>
            <w:tcW w:w="6657" w:type="dxa"/>
          </w:tcPr>
          <w:p w14:paraId="4297F910" w14:textId="4E8ACC8B"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cs="B Lotus"/>
                <w:sz w:val="28"/>
                <w:szCs w:val="28"/>
              </w:rPr>
            </w:pPr>
            <w:r w:rsidRPr="00880D9A">
              <w:rPr>
                <w:rFonts w:cs="B Lotus"/>
              </w:rPr>
              <w:t>ThrDocLosCod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یکتا</w:t>
            </w:r>
            <w:r w:rsidRPr="00880D9A">
              <w:rPr>
                <w:rFonts w:cs="B Lotus"/>
                <w:rtl/>
              </w:rPr>
              <w:t xml:space="preserve"> </w:t>
            </w:r>
            <w:r w:rsidRPr="00880D9A">
              <w:rPr>
                <w:rFonts w:cs="B Lotus" w:hint="cs"/>
                <w:rtl/>
              </w:rPr>
              <w:t>پرونده</w:t>
            </w:r>
            <w:r w:rsidRPr="00880D9A">
              <w:rPr>
                <w:rFonts w:cs="B Lotus"/>
                <w:rtl/>
              </w:rPr>
              <w:t xml:space="preserve"> </w:t>
            </w:r>
            <w:r w:rsidRPr="00880D9A">
              <w:rPr>
                <w:rFonts w:cs="B Lotus" w:hint="cs"/>
                <w:rtl/>
              </w:rPr>
              <w:t>خسارت</w:t>
            </w:r>
            <w:r w:rsidRPr="00880D9A">
              <w:rPr>
                <w:rFonts w:cs="B Lotus"/>
                <w:rtl/>
              </w:rPr>
              <w:t xml:space="preserve"> </w:t>
            </w:r>
            <w:r w:rsidRPr="00880D9A">
              <w:rPr>
                <w:rFonts w:cs="B Lotus" w:hint="cs"/>
                <w:rtl/>
              </w:rPr>
              <w:t>ثبت</w:t>
            </w:r>
            <w:r w:rsidRPr="00880D9A">
              <w:rPr>
                <w:rFonts w:cs="B Lotus"/>
                <w:rtl/>
              </w:rPr>
              <w:t xml:space="preserve"> </w:t>
            </w:r>
            <w:r w:rsidRPr="00880D9A">
              <w:rPr>
                <w:rFonts w:cs="B Lotus" w:hint="cs"/>
                <w:rtl/>
              </w:rPr>
              <w:t>نشده</w:t>
            </w:r>
            <w:r w:rsidRPr="00880D9A">
              <w:rPr>
                <w:rFonts w:cs="B Lotus"/>
                <w:rtl/>
              </w:rPr>
              <w:t xml:space="preserve"> </w:t>
            </w:r>
            <w:r w:rsidRPr="00880D9A">
              <w:rPr>
                <w:rFonts w:cs="B Lotus" w:hint="cs"/>
                <w:rtl/>
              </w:rPr>
              <w:t>است</w:t>
            </w:r>
          </w:p>
        </w:tc>
      </w:tr>
      <w:tr w:rsidR="00880D9A" w:rsidRPr="00880D9A" w14:paraId="02F3E4B5"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206CA355" w14:textId="3DD5CBC2" w:rsidR="00880D9A" w:rsidRPr="00880D9A" w:rsidRDefault="00880D9A" w:rsidP="00880D9A">
            <w:pPr>
              <w:bidi w:val="0"/>
              <w:jc w:val="center"/>
              <w:rPr>
                <w:rFonts w:cs="B Lotus"/>
                <w:sz w:val="28"/>
                <w:szCs w:val="28"/>
                <w:rtl/>
              </w:rPr>
            </w:pPr>
            <w:r w:rsidRPr="00880D9A">
              <w:rPr>
                <w:rFonts w:cs="B Lotus"/>
                <w:rtl/>
              </w:rPr>
              <w:t>24</w:t>
            </w:r>
          </w:p>
        </w:tc>
        <w:tc>
          <w:tcPr>
            <w:tcW w:w="6657" w:type="dxa"/>
          </w:tcPr>
          <w:p w14:paraId="02C2B705" w14:textId="4DF6B475"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cs="B Lotus"/>
                <w:sz w:val="28"/>
                <w:szCs w:val="28"/>
              </w:rPr>
            </w:pPr>
            <w:r w:rsidRPr="00880D9A">
              <w:rPr>
                <w:rFonts w:cs="B Lotus"/>
              </w:rPr>
              <w:t>BrthDte</w:t>
            </w:r>
            <w:r w:rsidRPr="00880D9A">
              <w:rPr>
                <w:rFonts w:cs="B Lotus"/>
                <w:rtl/>
              </w:rPr>
              <w:t xml:space="preserve"> -  </w:t>
            </w:r>
            <w:r w:rsidRPr="00880D9A">
              <w:rPr>
                <w:rFonts w:cs="B Lotus" w:hint="cs"/>
                <w:rtl/>
              </w:rPr>
              <w:t>فرمت</w:t>
            </w:r>
            <w:r w:rsidRPr="00880D9A">
              <w:rPr>
                <w:rFonts w:cs="B Lotus"/>
                <w:rtl/>
              </w:rPr>
              <w:t xml:space="preserve"> </w:t>
            </w:r>
            <w:r w:rsidRPr="00880D9A">
              <w:rPr>
                <w:rFonts w:cs="B Lotus" w:hint="cs"/>
                <w:rtl/>
              </w:rPr>
              <w:t>تاریخ</w:t>
            </w:r>
            <w:r w:rsidRPr="00880D9A">
              <w:rPr>
                <w:rFonts w:cs="B Lotus"/>
                <w:rtl/>
              </w:rPr>
              <w:t xml:space="preserve"> </w:t>
            </w:r>
            <w:r w:rsidRPr="00880D9A">
              <w:rPr>
                <w:rFonts w:cs="B Lotus" w:hint="cs"/>
                <w:rtl/>
              </w:rPr>
              <w:t>تولد</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880D9A" w:rsidRPr="00880D9A" w14:paraId="6FD62324" w14:textId="77777777" w:rsidTr="00880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25F4CD06" w14:textId="0C75C453" w:rsidR="00880D9A" w:rsidRPr="00880D9A" w:rsidRDefault="00880D9A" w:rsidP="00880D9A">
            <w:pPr>
              <w:bidi w:val="0"/>
              <w:jc w:val="center"/>
              <w:rPr>
                <w:rFonts w:cs="B Lotus"/>
                <w:sz w:val="28"/>
                <w:szCs w:val="28"/>
                <w:rtl/>
              </w:rPr>
            </w:pPr>
            <w:r w:rsidRPr="00880D9A">
              <w:rPr>
                <w:rFonts w:cs="B Lotus"/>
                <w:rtl/>
              </w:rPr>
              <w:t>25</w:t>
            </w:r>
          </w:p>
        </w:tc>
        <w:tc>
          <w:tcPr>
            <w:tcW w:w="6657" w:type="dxa"/>
          </w:tcPr>
          <w:p w14:paraId="3B6A15E1" w14:textId="1CF95323"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880D9A">
              <w:rPr>
                <w:rFonts w:cs="B Lotus"/>
              </w:rPr>
              <w:t>DieDte</w:t>
            </w:r>
            <w:r w:rsidRPr="00880D9A">
              <w:rPr>
                <w:rFonts w:cs="B Lotus"/>
                <w:rtl/>
              </w:rPr>
              <w:t xml:space="preserve"> - </w:t>
            </w:r>
            <w:r w:rsidRPr="00880D9A">
              <w:rPr>
                <w:rFonts w:cs="B Lotus" w:hint="cs"/>
                <w:rtl/>
              </w:rPr>
              <w:t>فرمت</w:t>
            </w:r>
            <w:r w:rsidRPr="00880D9A">
              <w:rPr>
                <w:rFonts w:cs="B Lotus"/>
                <w:rtl/>
              </w:rPr>
              <w:t xml:space="preserve"> </w:t>
            </w:r>
            <w:r w:rsidRPr="00880D9A">
              <w:rPr>
                <w:rFonts w:cs="B Lotus" w:hint="cs"/>
                <w:rtl/>
              </w:rPr>
              <w:t>تاریخ</w:t>
            </w:r>
            <w:r w:rsidRPr="00880D9A">
              <w:rPr>
                <w:rFonts w:cs="B Lotus"/>
                <w:rtl/>
              </w:rPr>
              <w:t xml:space="preserve"> </w:t>
            </w:r>
            <w:r w:rsidRPr="00880D9A">
              <w:rPr>
                <w:rFonts w:cs="B Lotus" w:hint="cs"/>
                <w:rtl/>
              </w:rPr>
              <w:t>فوت</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880D9A" w:rsidRPr="00880D9A" w14:paraId="4E547001" w14:textId="77777777" w:rsidTr="00880D9A">
        <w:tc>
          <w:tcPr>
            <w:cnfStyle w:val="001000000000" w:firstRow="0" w:lastRow="0" w:firstColumn="1" w:lastColumn="0" w:oddVBand="0" w:evenVBand="0" w:oddHBand="0" w:evenHBand="0" w:firstRowFirstColumn="0" w:firstRowLastColumn="0" w:lastRowFirstColumn="0" w:lastRowLastColumn="0"/>
            <w:tcW w:w="922" w:type="dxa"/>
          </w:tcPr>
          <w:p w14:paraId="447551D0" w14:textId="23F714EC" w:rsidR="00880D9A" w:rsidRPr="00880D9A" w:rsidRDefault="00880D9A" w:rsidP="00880D9A">
            <w:pPr>
              <w:bidi w:val="0"/>
              <w:jc w:val="center"/>
              <w:rPr>
                <w:rFonts w:cs="B Lotus"/>
                <w:sz w:val="28"/>
                <w:szCs w:val="28"/>
                <w:rtl/>
              </w:rPr>
            </w:pPr>
            <w:r w:rsidRPr="00880D9A">
              <w:rPr>
                <w:rFonts w:cs="B Lotus"/>
                <w:rtl/>
              </w:rPr>
              <w:t>26</w:t>
            </w:r>
          </w:p>
        </w:tc>
        <w:tc>
          <w:tcPr>
            <w:tcW w:w="6657" w:type="dxa"/>
          </w:tcPr>
          <w:p w14:paraId="63D06F8D" w14:textId="58EA65D8"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880D9A">
              <w:rPr>
                <w:rFonts w:cs="B Lotus"/>
              </w:rPr>
              <w:t>VehSysCod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سیستم</w:t>
            </w:r>
            <w:r w:rsidRPr="00880D9A">
              <w:rPr>
                <w:rFonts w:cs="B Lotus"/>
                <w:rtl/>
              </w:rPr>
              <w:t xml:space="preserve"> </w:t>
            </w:r>
            <w:r w:rsidRPr="00880D9A">
              <w:rPr>
                <w:rFonts w:cs="B Lotus" w:hint="cs"/>
                <w:rtl/>
              </w:rPr>
              <w:t>استاندارد</w:t>
            </w:r>
            <w:r w:rsidRPr="00880D9A">
              <w:rPr>
                <w:rFonts w:cs="B Lotus"/>
                <w:rtl/>
              </w:rPr>
              <w:t xml:space="preserve"> </w:t>
            </w:r>
            <w:r w:rsidRPr="00880D9A">
              <w:rPr>
                <w:rFonts w:cs="B Lotus" w:hint="cs"/>
                <w:rtl/>
              </w:rPr>
              <w:t>خودرو</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880D9A" w:rsidRPr="00880D9A" w14:paraId="05BEB74D" w14:textId="77777777" w:rsidTr="00880D9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22" w:type="dxa"/>
          </w:tcPr>
          <w:p w14:paraId="7AB3D35F" w14:textId="3351ED94" w:rsidR="00880D9A" w:rsidRPr="00880D9A" w:rsidRDefault="00880D9A" w:rsidP="00880D9A">
            <w:pPr>
              <w:bidi w:val="0"/>
              <w:jc w:val="center"/>
              <w:rPr>
                <w:rFonts w:cs="B Lotus"/>
                <w:sz w:val="28"/>
                <w:szCs w:val="28"/>
                <w:rtl/>
              </w:rPr>
            </w:pPr>
            <w:r w:rsidRPr="00880D9A">
              <w:rPr>
                <w:rFonts w:cs="B Lotus"/>
                <w:rtl/>
              </w:rPr>
              <w:t>27</w:t>
            </w:r>
          </w:p>
        </w:tc>
        <w:tc>
          <w:tcPr>
            <w:tcW w:w="6657" w:type="dxa"/>
          </w:tcPr>
          <w:p w14:paraId="5FC0E283" w14:textId="691425FF"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880D9A">
              <w:rPr>
                <w:rFonts w:cs="B Lotus"/>
              </w:rPr>
              <w:t>PlkTypCod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پلاک</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880D9A" w:rsidRPr="00880D9A" w14:paraId="1048A1DF" w14:textId="77777777" w:rsidTr="00880D9A">
        <w:trPr>
          <w:trHeight w:val="529"/>
        </w:trPr>
        <w:tc>
          <w:tcPr>
            <w:cnfStyle w:val="001000000000" w:firstRow="0" w:lastRow="0" w:firstColumn="1" w:lastColumn="0" w:oddVBand="0" w:evenVBand="0" w:oddHBand="0" w:evenHBand="0" w:firstRowFirstColumn="0" w:firstRowLastColumn="0" w:lastRowFirstColumn="0" w:lastRowLastColumn="0"/>
            <w:tcW w:w="922" w:type="dxa"/>
          </w:tcPr>
          <w:p w14:paraId="64BC32AD" w14:textId="4502A2AB" w:rsidR="00880D9A" w:rsidRPr="00880D9A" w:rsidRDefault="00880D9A" w:rsidP="00880D9A">
            <w:pPr>
              <w:bidi w:val="0"/>
              <w:jc w:val="center"/>
              <w:rPr>
                <w:rFonts w:cs="B Lotus"/>
                <w:sz w:val="28"/>
                <w:szCs w:val="28"/>
                <w:rtl/>
              </w:rPr>
            </w:pPr>
            <w:r w:rsidRPr="00880D9A">
              <w:rPr>
                <w:rFonts w:cs="B Lotus"/>
                <w:rtl/>
              </w:rPr>
              <w:t>28</w:t>
            </w:r>
          </w:p>
        </w:tc>
        <w:tc>
          <w:tcPr>
            <w:tcW w:w="6657" w:type="dxa"/>
          </w:tcPr>
          <w:p w14:paraId="22F0F08A" w14:textId="11275DB4"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880D9A">
              <w:rPr>
                <w:rFonts w:cs="B Lotus"/>
              </w:rPr>
              <w:t>PrntdoclosCmpdocno</w:t>
            </w:r>
            <w:r w:rsidRPr="00880D9A">
              <w:rPr>
                <w:rFonts w:cs="B Lotus"/>
                <w:rtl/>
              </w:rPr>
              <w:t xml:space="preserve"> - </w:t>
            </w:r>
            <w:r w:rsidRPr="00880D9A">
              <w:rPr>
                <w:rFonts w:cs="B Lotus" w:hint="cs"/>
                <w:rtl/>
              </w:rPr>
              <w:t>پرونده</w:t>
            </w:r>
            <w:r w:rsidRPr="00880D9A">
              <w:rPr>
                <w:rFonts w:cs="B Lotus"/>
                <w:rtl/>
              </w:rPr>
              <w:t xml:space="preserve"> </w:t>
            </w:r>
            <w:r w:rsidRPr="00880D9A">
              <w:rPr>
                <w:rFonts w:cs="B Lotus" w:hint="cs"/>
                <w:rtl/>
              </w:rPr>
              <w:t>خسارت</w:t>
            </w:r>
            <w:r w:rsidRPr="00880D9A">
              <w:rPr>
                <w:rFonts w:cs="B Lotus"/>
                <w:rtl/>
              </w:rPr>
              <w:t xml:space="preserve"> </w:t>
            </w:r>
            <w:r w:rsidRPr="00880D9A">
              <w:rPr>
                <w:rFonts w:cs="B Lotus" w:hint="cs"/>
                <w:rtl/>
              </w:rPr>
              <w:t>قبلا</w:t>
            </w:r>
            <w:r w:rsidRPr="00880D9A">
              <w:rPr>
                <w:rFonts w:cs="B Lotus"/>
                <w:rtl/>
              </w:rPr>
              <w:t xml:space="preserve"> </w:t>
            </w:r>
            <w:r w:rsidRPr="00880D9A">
              <w:rPr>
                <w:rFonts w:cs="B Lotus" w:hint="cs"/>
                <w:rtl/>
              </w:rPr>
              <w:t>ثبت</w:t>
            </w:r>
            <w:r w:rsidRPr="00880D9A">
              <w:rPr>
                <w:rFonts w:cs="B Lotus"/>
                <w:rtl/>
              </w:rPr>
              <w:t xml:space="preserve"> </w:t>
            </w:r>
            <w:r w:rsidRPr="00880D9A">
              <w:rPr>
                <w:rFonts w:cs="B Lotus" w:hint="cs"/>
                <w:rtl/>
              </w:rPr>
              <w:t>نشده</w:t>
            </w:r>
            <w:r w:rsidRPr="00880D9A">
              <w:rPr>
                <w:rFonts w:cs="B Lotus"/>
                <w:rtl/>
              </w:rPr>
              <w:t xml:space="preserve"> </w:t>
            </w:r>
            <w:r w:rsidRPr="00880D9A">
              <w:rPr>
                <w:rFonts w:cs="B Lotus" w:hint="cs"/>
                <w:rtl/>
              </w:rPr>
              <w:t>است</w:t>
            </w:r>
          </w:p>
        </w:tc>
      </w:tr>
      <w:tr w:rsidR="00880D9A" w:rsidRPr="00880D9A" w14:paraId="05A5B604" w14:textId="77777777" w:rsidTr="00880D9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22" w:type="dxa"/>
          </w:tcPr>
          <w:p w14:paraId="60D6A103" w14:textId="2E42853A" w:rsidR="00880D9A" w:rsidRPr="00880D9A" w:rsidRDefault="00880D9A" w:rsidP="00880D9A">
            <w:pPr>
              <w:bidi w:val="0"/>
              <w:jc w:val="center"/>
              <w:rPr>
                <w:rFonts w:cs="B Lotus"/>
                <w:sz w:val="28"/>
                <w:szCs w:val="28"/>
                <w:rtl/>
              </w:rPr>
            </w:pPr>
            <w:r w:rsidRPr="00880D9A">
              <w:rPr>
                <w:rFonts w:cs="B Lotus"/>
                <w:rtl/>
              </w:rPr>
              <w:t>29</w:t>
            </w:r>
          </w:p>
        </w:tc>
        <w:tc>
          <w:tcPr>
            <w:tcW w:w="6657" w:type="dxa"/>
          </w:tcPr>
          <w:p w14:paraId="24EBD060" w14:textId="48FDDCCF"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880D9A">
              <w:rPr>
                <w:rFonts w:cs="B Lotus" w:hint="cs"/>
                <w:rtl/>
              </w:rPr>
              <w:t>کد</w:t>
            </w:r>
            <w:r w:rsidRPr="00880D9A">
              <w:rPr>
                <w:rFonts w:cs="B Lotus"/>
                <w:rtl/>
              </w:rPr>
              <w:t xml:space="preserve"> </w:t>
            </w:r>
            <w:r w:rsidRPr="00880D9A">
              <w:rPr>
                <w:rFonts w:cs="B Lotus" w:hint="cs"/>
                <w:rtl/>
              </w:rPr>
              <w:t>یکتا</w:t>
            </w:r>
            <w:r w:rsidRPr="00880D9A">
              <w:rPr>
                <w:rFonts w:cs="B Lotus"/>
                <w:rtl/>
              </w:rPr>
              <w:t xml:space="preserve"> </w:t>
            </w:r>
            <w:r w:rsidRPr="00880D9A">
              <w:rPr>
                <w:rFonts w:cs="B Lotus" w:hint="cs"/>
                <w:rtl/>
              </w:rPr>
              <w:t>پرونده</w:t>
            </w:r>
            <w:r w:rsidRPr="00880D9A">
              <w:rPr>
                <w:rFonts w:cs="B Lotus"/>
                <w:rtl/>
              </w:rPr>
              <w:t xml:space="preserve"> </w:t>
            </w:r>
            <w:r w:rsidRPr="00880D9A">
              <w:rPr>
                <w:rFonts w:cs="B Lotus" w:hint="cs"/>
                <w:rtl/>
              </w:rPr>
              <w:t>خسارت</w:t>
            </w:r>
            <w:r w:rsidRPr="00880D9A">
              <w:rPr>
                <w:rFonts w:cs="B Lotus"/>
                <w:rtl/>
              </w:rPr>
              <w:t xml:space="preserve"> </w:t>
            </w:r>
            <w:r w:rsidRPr="00880D9A">
              <w:rPr>
                <w:rFonts w:cs="B Lotus" w:hint="cs"/>
                <w:rtl/>
              </w:rPr>
              <w:t>و</w:t>
            </w:r>
            <w:r w:rsidRPr="00880D9A">
              <w:rPr>
                <w:rFonts w:cs="B Lotus"/>
                <w:rtl/>
              </w:rPr>
              <w:t xml:space="preserve"> </w:t>
            </w:r>
            <w:r w:rsidRPr="00880D9A">
              <w:rPr>
                <w:rFonts w:cs="B Lotus" w:hint="cs"/>
                <w:rtl/>
              </w:rPr>
              <w:t>شماره</w:t>
            </w:r>
            <w:r w:rsidRPr="00880D9A">
              <w:rPr>
                <w:rFonts w:cs="B Lotus"/>
                <w:rtl/>
              </w:rPr>
              <w:t xml:space="preserve"> </w:t>
            </w:r>
            <w:r w:rsidRPr="00880D9A">
              <w:rPr>
                <w:rFonts w:cs="B Lotus" w:hint="cs"/>
                <w:rtl/>
              </w:rPr>
              <w:t>چاپی</w:t>
            </w:r>
            <w:r w:rsidRPr="00880D9A">
              <w:rPr>
                <w:rFonts w:cs="B Lotus"/>
                <w:rtl/>
              </w:rPr>
              <w:t xml:space="preserve"> </w:t>
            </w:r>
            <w:r w:rsidRPr="00880D9A">
              <w:rPr>
                <w:rFonts w:cs="B Lotus" w:hint="cs"/>
                <w:rtl/>
              </w:rPr>
              <w:t>پرونده</w:t>
            </w:r>
            <w:r w:rsidRPr="00880D9A">
              <w:rPr>
                <w:rFonts w:cs="B Lotus"/>
                <w:rtl/>
              </w:rPr>
              <w:t xml:space="preserve"> </w:t>
            </w:r>
            <w:r w:rsidRPr="00880D9A">
              <w:rPr>
                <w:rFonts w:cs="B Lotus" w:hint="cs"/>
                <w:rtl/>
              </w:rPr>
              <w:t>خسارت</w:t>
            </w:r>
            <w:r w:rsidRPr="00880D9A">
              <w:rPr>
                <w:rFonts w:cs="B Lotus"/>
                <w:rtl/>
              </w:rPr>
              <w:t xml:space="preserve"> </w:t>
            </w:r>
            <w:r w:rsidRPr="00880D9A">
              <w:rPr>
                <w:rFonts w:cs="B Lotus" w:hint="cs"/>
                <w:rtl/>
              </w:rPr>
              <w:t>قبلا</w:t>
            </w:r>
            <w:r w:rsidRPr="00880D9A">
              <w:rPr>
                <w:rFonts w:cs="B Lotus"/>
                <w:rtl/>
              </w:rPr>
              <w:t xml:space="preserve"> </w:t>
            </w:r>
            <w:r w:rsidRPr="00880D9A">
              <w:rPr>
                <w:rFonts w:cs="B Lotus" w:hint="cs"/>
                <w:rtl/>
              </w:rPr>
              <w:t>ثبت</w:t>
            </w:r>
            <w:r w:rsidRPr="00880D9A">
              <w:rPr>
                <w:rFonts w:cs="B Lotus"/>
                <w:rtl/>
              </w:rPr>
              <w:t xml:space="preserve"> </w:t>
            </w:r>
            <w:r w:rsidRPr="00880D9A">
              <w:rPr>
                <w:rFonts w:cs="B Lotus" w:hint="cs"/>
                <w:rtl/>
              </w:rPr>
              <w:t>نشده</w:t>
            </w:r>
            <w:r w:rsidRPr="00880D9A">
              <w:rPr>
                <w:rFonts w:cs="B Lotus"/>
                <w:rtl/>
              </w:rPr>
              <w:t xml:space="preserve"> </w:t>
            </w:r>
            <w:r w:rsidRPr="00880D9A">
              <w:rPr>
                <w:rFonts w:cs="B Lotus" w:hint="cs"/>
                <w:rtl/>
              </w:rPr>
              <w:t>است</w:t>
            </w:r>
          </w:p>
        </w:tc>
      </w:tr>
      <w:tr w:rsidR="00880D9A" w:rsidRPr="00880D9A" w14:paraId="7DA8FC75" w14:textId="77777777" w:rsidTr="00880D9A">
        <w:trPr>
          <w:trHeight w:val="529"/>
        </w:trPr>
        <w:tc>
          <w:tcPr>
            <w:cnfStyle w:val="001000000000" w:firstRow="0" w:lastRow="0" w:firstColumn="1" w:lastColumn="0" w:oddVBand="0" w:evenVBand="0" w:oddHBand="0" w:evenHBand="0" w:firstRowFirstColumn="0" w:firstRowLastColumn="0" w:lastRowFirstColumn="0" w:lastRowLastColumn="0"/>
            <w:tcW w:w="922" w:type="dxa"/>
          </w:tcPr>
          <w:p w14:paraId="61AE0E16" w14:textId="4E0CC9C4" w:rsidR="00880D9A" w:rsidRPr="00880D9A" w:rsidRDefault="00880D9A" w:rsidP="00880D9A">
            <w:pPr>
              <w:bidi w:val="0"/>
              <w:jc w:val="center"/>
              <w:rPr>
                <w:rFonts w:cs="B Lotus"/>
                <w:sz w:val="28"/>
                <w:szCs w:val="28"/>
                <w:rtl/>
              </w:rPr>
            </w:pPr>
            <w:r w:rsidRPr="00880D9A">
              <w:rPr>
                <w:rFonts w:cs="B Lotus"/>
                <w:rtl/>
              </w:rPr>
              <w:t>30</w:t>
            </w:r>
          </w:p>
        </w:tc>
        <w:tc>
          <w:tcPr>
            <w:tcW w:w="6657" w:type="dxa"/>
          </w:tcPr>
          <w:p w14:paraId="6D5F5767" w14:textId="5BA53280"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880D9A">
              <w:rPr>
                <w:rFonts w:cs="B Lotus"/>
              </w:rPr>
              <w:t>PrsnDocLosCmpDocNo</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شماره</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880D9A" w:rsidRPr="00880D9A" w14:paraId="27109FB1" w14:textId="77777777" w:rsidTr="00880D9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22" w:type="dxa"/>
          </w:tcPr>
          <w:p w14:paraId="73A36A7B" w14:textId="6B8F5195" w:rsidR="00880D9A" w:rsidRPr="00880D9A" w:rsidRDefault="00880D9A" w:rsidP="00880D9A">
            <w:pPr>
              <w:bidi w:val="0"/>
              <w:jc w:val="center"/>
              <w:rPr>
                <w:rFonts w:cs="B Lotus"/>
                <w:sz w:val="28"/>
                <w:szCs w:val="28"/>
                <w:rtl/>
              </w:rPr>
            </w:pPr>
            <w:r w:rsidRPr="00880D9A">
              <w:rPr>
                <w:rFonts w:cs="B Lotus"/>
                <w:rtl/>
              </w:rPr>
              <w:t>31</w:t>
            </w:r>
          </w:p>
        </w:tc>
        <w:tc>
          <w:tcPr>
            <w:tcW w:w="6657" w:type="dxa"/>
          </w:tcPr>
          <w:p w14:paraId="5F38F4B5" w14:textId="7439AF58"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880D9A">
              <w:rPr>
                <w:rFonts w:cs="B Lotus"/>
              </w:rPr>
              <w:t>PrsnDocLosCmpDocNo</w:t>
            </w:r>
            <w:r w:rsidRPr="00880D9A">
              <w:rPr>
                <w:rFonts w:cs="B Lotus"/>
                <w:rtl/>
              </w:rPr>
              <w:t xml:space="preserve"> -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قبلا</w:t>
            </w:r>
            <w:r w:rsidRPr="00880D9A">
              <w:rPr>
                <w:rFonts w:cs="B Lotus"/>
                <w:rtl/>
              </w:rPr>
              <w:t xml:space="preserve"> </w:t>
            </w:r>
            <w:r w:rsidRPr="00880D9A">
              <w:rPr>
                <w:rFonts w:cs="B Lotus" w:hint="cs"/>
                <w:rtl/>
              </w:rPr>
              <w:t>ثبت</w:t>
            </w:r>
            <w:r w:rsidRPr="00880D9A">
              <w:rPr>
                <w:rFonts w:cs="B Lotus"/>
                <w:rtl/>
              </w:rPr>
              <w:t xml:space="preserve"> </w:t>
            </w:r>
            <w:r w:rsidRPr="00880D9A">
              <w:rPr>
                <w:rFonts w:cs="B Lotus" w:hint="cs"/>
                <w:rtl/>
              </w:rPr>
              <w:t>شده</w:t>
            </w:r>
            <w:r w:rsidRPr="00880D9A">
              <w:rPr>
                <w:rFonts w:cs="B Lotus"/>
                <w:rtl/>
              </w:rPr>
              <w:t xml:space="preserve"> </w:t>
            </w:r>
            <w:r w:rsidRPr="00880D9A">
              <w:rPr>
                <w:rFonts w:cs="B Lotus" w:hint="cs"/>
                <w:rtl/>
              </w:rPr>
              <w:t>است</w:t>
            </w:r>
          </w:p>
        </w:tc>
      </w:tr>
      <w:tr w:rsidR="00880D9A" w:rsidRPr="00880D9A" w14:paraId="22BE4942" w14:textId="77777777" w:rsidTr="00880D9A">
        <w:trPr>
          <w:trHeight w:val="529"/>
        </w:trPr>
        <w:tc>
          <w:tcPr>
            <w:cnfStyle w:val="001000000000" w:firstRow="0" w:lastRow="0" w:firstColumn="1" w:lastColumn="0" w:oddVBand="0" w:evenVBand="0" w:oddHBand="0" w:evenHBand="0" w:firstRowFirstColumn="0" w:firstRowLastColumn="0" w:lastRowFirstColumn="0" w:lastRowLastColumn="0"/>
            <w:tcW w:w="922" w:type="dxa"/>
          </w:tcPr>
          <w:p w14:paraId="29519984" w14:textId="6408CAA9" w:rsidR="00880D9A" w:rsidRPr="00880D9A" w:rsidRDefault="00880D9A" w:rsidP="00880D9A">
            <w:pPr>
              <w:bidi w:val="0"/>
              <w:jc w:val="center"/>
              <w:rPr>
                <w:rFonts w:cs="B Lotus"/>
                <w:sz w:val="28"/>
                <w:szCs w:val="28"/>
              </w:rPr>
            </w:pPr>
            <w:r w:rsidRPr="00880D9A">
              <w:rPr>
                <w:rFonts w:cs="B Lotus"/>
                <w:rtl/>
              </w:rPr>
              <w:t>32</w:t>
            </w:r>
          </w:p>
        </w:tc>
        <w:tc>
          <w:tcPr>
            <w:tcW w:w="6657" w:type="dxa"/>
          </w:tcPr>
          <w:p w14:paraId="3A7B2EC7" w14:textId="4053B3CD"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rtl/>
              </w:rPr>
            </w:pPr>
            <w:r w:rsidRPr="00880D9A">
              <w:rPr>
                <w:rFonts w:cs="B Lotus"/>
              </w:rPr>
              <w:t>Plk2</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حرف</w:t>
            </w:r>
            <w:r w:rsidRPr="00880D9A">
              <w:rPr>
                <w:rFonts w:cs="B Lotus"/>
                <w:rtl/>
              </w:rPr>
              <w:t xml:space="preserve"> </w:t>
            </w:r>
            <w:r w:rsidRPr="00880D9A">
              <w:rPr>
                <w:rFonts w:cs="B Lotus" w:hint="cs"/>
                <w:rtl/>
              </w:rPr>
              <w:t>پلاک</w:t>
            </w:r>
            <w:r w:rsidRPr="00880D9A">
              <w:rPr>
                <w:rFonts w:cs="B Lotus"/>
                <w:rtl/>
              </w:rPr>
              <w:t xml:space="preserve"> </w:t>
            </w:r>
            <w:r w:rsidRPr="00880D9A">
              <w:rPr>
                <w:rFonts w:cs="B Lotus" w:hint="cs"/>
                <w:rtl/>
              </w:rPr>
              <w:t>معتبر</w:t>
            </w:r>
            <w:r w:rsidRPr="00880D9A">
              <w:rPr>
                <w:rFonts w:cs="B Lotus"/>
                <w:rtl/>
              </w:rPr>
              <w:t xml:space="preserve"> </w:t>
            </w:r>
            <w:r w:rsidRPr="00880D9A">
              <w:rPr>
                <w:rFonts w:cs="B Lotus" w:hint="cs"/>
                <w:rtl/>
              </w:rPr>
              <w:t>نمیباشد</w:t>
            </w:r>
          </w:p>
        </w:tc>
      </w:tr>
      <w:tr w:rsidR="00880D9A" w:rsidRPr="00880D9A" w14:paraId="4CD875DA" w14:textId="77777777" w:rsidTr="00880D9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22" w:type="dxa"/>
          </w:tcPr>
          <w:p w14:paraId="3F10DC7F" w14:textId="6625835B" w:rsidR="00880D9A" w:rsidRPr="00880D9A" w:rsidRDefault="00880D9A" w:rsidP="00880D9A">
            <w:pPr>
              <w:bidi w:val="0"/>
              <w:jc w:val="center"/>
              <w:rPr>
                <w:rFonts w:cs="B Lotus"/>
                <w:sz w:val="28"/>
                <w:szCs w:val="28"/>
                <w:rtl/>
              </w:rPr>
            </w:pPr>
            <w:r w:rsidRPr="00880D9A">
              <w:rPr>
                <w:rFonts w:cs="B Lotus"/>
                <w:rtl/>
              </w:rPr>
              <w:t>33</w:t>
            </w:r>
          </w:p>
        </w:tc>
        <w:tc>
          <w:tcPr>
            <w:tcW w:w="6657" w:type="dxa"/>
          </w:tcPr>
          <w:p w14:paraId="04E7D4B9" w14:textId="482D29A0"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880D9A">
              <w:rPr>
                <w:rFonts w:cs="B Lotus"/>
              </w:rPr>
              <w:t>PrsnDocLosCmpDocNo</w:t>
            </w:r>
            <w:r w:rsidRPr="00880D9A">
              <w:rPr>
                <w:rFonts w:cs="B Lotus"/>
                <w:rtl/>
              </w:rPr>
              <w:t xml:space="preserve"> - </w:t>
            </w:r>
            <w:r w:rsidRPr="00880D9A">
              <w:rPr>
                <w:rFonts w:cs="B Lotus" w:hint="cs"/>
                <w:rtl/>
              </w:rPr>
              <w:t>فرمت</w:t>
            </w:r>
            <w:r w:rsidRPr="00880D9A">
              <w:rPr>
                <w:rFonts w:cs="B Lotus"/>
                <w:rtl/>
              </w:rPr>
              <w:t xml:space="preserve"> </w:t>
            </w:r>
            <w:r w:rsidRPr="00880D9A">
              <w:rPr>
                <w:rFonts w:cs="B Lotus" w:hint="cs"/>
                <w:rtl/>
              </w:rPr>
              <w:t>شماره</w:t>
            </w:r>
            <w:r w:rsidRPr="00880D9A">
              <w:rPr>
                <w:rFonts w:cs="B Lotus"/>
                <w:rtl/>
              </w:rPr>
              <w:t xml:space="preserve"> </w:t>
            </w:r>
            <w:r w:rsidRPr="00880D9A">
              <w:rPr>
                <w:rFonts w:cs="B Lotus" w:hint="cs"/>
                <w:rtl/>
              </w:rPr>
              <w:t>چاپی</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صحیح</w:t>
            </w:r>
            <w:r w:rsidRPr="00880D9A">
              <w:rPr>
                <w:rFonts w:cs="B Lotus"/>
                <w:rtl/>
              </w:rPr>
              <w:t xml:space="preserve"> </w:t>
            </w:r>
            <w:r w:rsidRPr="00880D9A">
              <w:rPr>
                <w:rFonts w:cs="B Lotus" w:hint="cs"/>
                <w:rtl/>
              </w:rPr>
              <w:t>نمی</w:t>
            </w:r>
            <w:r w:rsidRPr="00880D9A">
              <w:rPr>
                <w:rFonts w:cs="B Lotus"/>
                <w:rtl/>
              </w:rPr>
              <w:t xml:space="preserve"> </w:t>
            </w:r>
            <w:r w:rsidRPr="00880D9A">
              <w:rPr>
                <w:rFonts w:cs="B Lotus" w:hint="cs"/>
                <w:rtl/>
              </w:rPr>
              <w:t>باشد</w:t>
            </w:r>
            <w:r w:rsidRPr="00880D9A">
              <w:rPr>
                <w:rFonts w:cs="B Lotus"/>
                <w:rtl/>
              </w:rPr>
              <w:t xml:space="preserve"> . </w:t>
            </w:r>
            <w:r w:rsidRPr="00880D9A">
              <w:rPr>
                <w:rFonts w:cs="B Lotus" w:hint="cs"/>
                <w:rtl/>
              </w:rPr>
              <w:t>با</w:t>
            </w:r>
            <w:r w:rsidRPr="00880D9A">
              <w:rPr>
                <w:rFonts w:cs="B Lotus"/>
                <w:rtl/>
              </w:rPr>
              <w:t xml:space="preserve"> </w:t>
            </w:r>
            <w:r w:rsidRPr="00880D9A">
              <w:rPr>
                <w:rFonts w:cs="B Lotus" w:hint="cs"/>
                <w:rtl/>
              </w:rPr>
              <w:t>فرمت</w:t>
            </w:r>
            <w:r w:rsidRPr="00880D9A">
              <w:rPr>
                <w:rFonts w:cs="B Lotus"/>
                <w:rtl/>
              </w:rPr>
              <w:t xml:space="preserve"> /5/1/ </w:t>
            </w:r>
            <w:r w:rsidRPr="00880D9A">
              <w:rPr>
                <w:rFonts w:cs="B Lotus" w:hint="cs"/>
                <w:rtl/>
              </w:rPr>
              <w:t>ارسال</w:t>
            </w:r>
            <w:r w:rsidRPr="00880D9A">
              <w:rPr>
                <w:rFonts w:cs="B Lotus"/>
                <w:rtl/>
              </w:rPr>
              <w:t xml:space="preserve"> </w:t>
            </w:r>
            <w:r w:rsidRPr="00880D9A">
              <w:rPr>
                <w:rFonts w:cs="B Lotus" w:hint="cs"/>
                <w:rtl/>
              </w:rPr>
              <w:t>شود</w:t>
            </w:r>
            <w:r w:rsidRPr="00880D9A">
              <w:rPr>
                <w:rFonts w:cs="B Lotus"/>
                <w:rtl/>
              </w:rPr>
              <w:t>.</w:t>
            </w:r>
          </w:p>
        </w:tc>
      </w:tr>
      <w:tr w:rsidR="00880D9A" w:rsidRPr="00880D9A" w14:paraId="7C893EE6" w14:textId="77777777" w:rsidTr="00880D9A">
        <w:trPr>
          <w:trHeight w:val="529"/>
        </w:trPr>
        <w:tc>
          <w:tcPr>
            <w:cnfStyle w:val="001000000000" w:firstRow="0" w:lastRow="0" w:firstColumn="1" w:lastColumn="0" w:oddVBand="0" w:evenVBand="0" w:oddHBand="0" w:evenHBand="0" w:firstRowFirstColumn="0" w:firstRowLastColumn="0" w:lastRowFirstColumn="0" w:lastRowLastColumn="0"/>
            <w:tcW w:w="922" w:type="dxa"/>
          </w:tcPr>
          <w:p w14:paraId="275964CF" w14:textId="07A2CABA" w:rsidR="00880D9A" w:rsidRPr="00880D9A" w:rsidRDefault="00880D9A" w:rsidP="00880D9A">
            <w:pPr>
              <w:bidi w:val="0"/>
              <w:jc w:val="center"/>
              <w:rPr>
                <w:rFonts w:cs="B Lotus"/>
                <w:sz w:val="28"/>
                <w:szCs w:val="28"/>
                <w:rtl/>
              </w:rPr>
            </w:pPr>
            <w:r w:rsidRPr="00880D9A">
              <w:rPr>
                <w:rFonts w:cs="B Lotus"/>
                <w:rtl/>
              </w:rPr>
              <w:t>34</w:t>
            </w:r>
          </w:p>
        </w:tc>
        <w:tc>
          <w:tcPr>
            <w:tcW w:w="6657" w:type="dxa"/>
          </w:tcPr>
          <w:p w14:paraId="2B7D2F38" w14:textId="0B47EEC1"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lang w:bidi="ar-SA"/>
              </w:rPr>
            </w:pPr>
            <w:r w:rsidRPr="00880D9A">
              <w:rPr>
                <w:rFonts w:cs="B Lotus"/>
              </w:rPr>
              <w:t>ThrDmgTypCod</w:t>
            </w:r>
            <w:r w:rsidRPr="00880D9A">
              <w:rPr>
                <w:rFonts w:cs="B Lotus"/>
                <w:rtl/>
              </w:rPr>
              <w:t xml:space="preserve"> - </w:t>
            </w:r>
            <w:r w:rsidRPr="00880D9A">
              <w:rPr>
                <w:rFonts w:cs="B Lotus" w:hint="cs"/>
                <w:rtl/>
              </w:rPr>
              <w:t>نوع</w:t>
            </w:r>
            <w:r w:rsidRPr="00880D9A">
              <w:rPr>
                <w:rFonts w:cs="B Lotus"/>
                <w:rtl/>
              </w:rPr>
              <w:t xml:space="preserve"> </w:t>
            </w:r>
            <w:r w:rsidRPr="00880D9A">
              <w:rPr>
                <w:rFonts w:cs="B Lotus" w:hint="cs"/>
                <w:rtl/>
              </w:rPr>
              <w:t>صدمه</w:t>
            </w:r>
            <w:r w:rsidRPr="00880D9A">
              <w:rPr>
                <w:rFonts w:cs="B Lotus"/>
                <w:rtl/>
              </w:rPr>
              <w:t xml:space="preserve"> </w:t>
            </w:r>
            <w:r w:rsidRPr="00880D9A">
              <w:rPr>
                <w:rFonts w:cs="B Lotus" w:hint="cs"/>
                <w:rtl/>
              </w:rPr>
              <w:t>اجباری</w:t>
            </w:r>
            <w:r w:rsidRPr="00880D9A">
              <w:rPr>
                <w:rFonts w:cs="B Lotus"/>
                <w:rtl/>
              </w:rPr>
              <w:t xml:space="preserve"> </w:t>
            </w:r>
            <w:r w:rsidRPr="00880D9A">
              <w:rPr>
                <w:rFonts w:cs="B Lotus" w:hint="cs"/>
                <w:rtl/>
              </w:rPr>
              <w:t>می</w:t>
            </w:r>
            <w:r w:rsidRPr="00880D9A">
              <w:rPr>
                <w:rFonts w:cs="B Lotus"/>
                <w:rtl/>
              </w:rPr>
              <w:t xml:space="preserve"> </w:t>
            </w:r>
            <w:r w:rsidRPr="00880D9A">
              <w:rPr>
                <w:rFonts w:cs="B Lotus" w:hint="cs"/>
                <w:rtl/>
              </w:rPr>
              <w:t>باشد</w:t>
            </w:r>
            <w:r w:rsidRPr="00880D9A">
              <w:rPr>
                <w:rFonts w:cs="B Lotus"/>
                <w:rtl/>
              </w:rPr>
              <w:t xml:space="preserve"> .</w:t>
            </w:r>
          </w:p>
        </w:tc>
      </w:tr>
      <w:tr w:rsidR="00880D9A" w:rsidRPr="00880D9A" w14:paraId="0E9A6551" w14:textId="77777777" w:rsidTr="00880D9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22" w:type="dxa"/>
          </w:tcPr>
          <w:p w14:paraId="2EDB455C" w14:textId="619F29E5" w:rsidR="00880D9A" w:rsidRPr="00880D9A" w:rsidRDefault="00880D9A" w:rsidP="00880D9A">
            <w:pPr>
              <w:bidi w:val="0"/>
              <w:jc w:val="center"/>
              <w:rPr>
                <w:rFonts w:cs="B Lotus"/>
                <w:sz w:val="28"/>
                <w:szCs w:val="28"/>
                <w:rtl/>
              </w:rPr>
            </w:pPr>
            <w:r w:rsidRPr="00880D9A">
              <w:rPr>
                <w:rFonts w:cs="B Lotus"/>
                <w:rtl/>
              </w:rPr>
              <w:t>35</w:t>
            </w:r>
          </w:p>
        </w:tc>
        <w:tc>
          <w:tcPr>
            <w:tcW w:w="6657" w:type="dxa"/>
          </w:tcPr>
          <w:p w14:paraId="2D00B131" w14:textId="3217107B"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ascii="Consolas" w:hAnsi="Consolas" w:cs="B Lotus"/>
                <w:sz w:val="28"/>
                <w:szCs w:val="28"/>
                <w:lang w:bidi="ar-SA"/>
              </w:rPr>
            </w:pPr>
            <w:r w:rsidRPr="00880D9A">
              <w:rPr>
                <w:rFonts w:cs="B Lotus"/>
              </w:rPr>
              <w:t>ThrDmgTypCod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صدمه</w:t>
            </w:r>
            <w:r w:rsidRPr="00880D9A">
              <w:rPr>
                <w:rFonts w:cs="B Lotus"/>
                <w:rtl/>
              </w:rPr>
              <w:t xml:space="preserve"> </w:t>
            </w:r>
            <w:r w:rsidRPr="00880D9A">
              <w:rPr>
                <w:rFonts w:cs="B Lotus" w:hint="cs"/>
                <w:rtl/>
              </w:rPr>
              <w:t>معتبر</w:t>
            </w:r>
            <w:r w:rsidRPr="00880D9A">
              <w:rPr>
                <w:rFonts w:cs="B Lotus"/>
                <w:rtl/>
              </w:rPr>
              <w:t xml:space="preserve"> </w:t>
            </w:r>
            <w:r w:rsidRPr="00880D9A">
              <w:rPr>
                <w:rFonts w:cs="B Lotus" w:hint="cs"/>
                <w:rtl/>
              </w:rPr>
              <w:t>نمی</w:t>
            </w:r>
            <w:r w:rsidRPr="00880D9A">
              <w:rPr>
                <w:rFonts w:cs="B Lotus"/>
                <w:rtl/>
              </w:rPr>
              <w:t xml:space="preserve"> </w:t>
            </w:r>
            <w:r w:rsidRPr="00880D9A">
              <w:rPr>
                <w:rFonts w:cs="B Lotus" w:hint="cs"/>
                <w:rtl/>
              </w:rPr>
              <w:t>باشد</w:t>
            </w:r>
            <w:r w:rsidRPr="00880D9A">
              <w:rPr>
                <w:rFonts w:cs="B Lotus"/>
                <w:rtl/>
              </w:rPr>
              <w:t xml:space="preserve"> .</w:t>
            </w:r>
          </w:p>
        </w:tc>
      </w:tr>
      <w:tr w:rsidR="00880D9A" w:rsidRPr="00880D9A" w14:paraId="067B2A3E" w14:textId="77777777" w:rsidTr="00880D9A">
        <w:trPr>
          <w:trHeight w:val="529"/>
        </w:trPr>
        <w:tc>
          <w:tcPr>
            <w:cnfStyle w:val="001000000000" w:firstRow="0" w:lastRow="0" w:firstColumn="1" w:lastColumn="0" w:oddVBand="0" w:evenVBand="0" w:oddHBand="0" w:evenHBand="0" w:firstRowFirstColumn="0" w:firstRowLastColumn="0" w:lastRowFirstColumn="0" w:lastRowLastColumn="0"/>
            <w:tcW w:w="922" w:type="dxa"/>
          </w:tcPr>
          <w:p w14:paraId="16C37F90" w14:textId="39E013CE" w:rsidR="00880D9A" w:rsidRPr="00880D9A" w:rsidRDefault="00880D9A" w:rsidP="00880D9A">
            <w:pPr>
              <w:bidi w:val="0"/>
              <w:jc w:val="center"/>
              <w:rPr>
                <w:rFonts w:cs="B Lotus"/>
                <w:sz w:val="28"/>
                <w:szCs w:val="28"/>
              </w:rPr>
            </w:pPr>
            <w:r w:rsidRPr="00880D9A">
              <w:rPr>
                <w:rFonts w:cs="B Lotus"/>
                <w:rtl/>
              </w:rPr>
              <w:t>36</w:t>
            </w:r>
          </w:p>
        </w:tc>
        <w:tc>
          <w:tcPr>
            <w:tcW w:w="6657" w:type="dxa"/>
          </w:tcPr>
          <w:p w14:paraId="650185E9" w14:textId="6464867F"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ascii="Consolas" w:hAnsi="Consolas" w:cs="B Lotus"/>
                <w:sz w:val="28"/>
                <w:szCs w:val="28"/>
                <w:rtl/>
              </w:rPr>
            </w:pPr>
            <w:r w:rsidRPr="00880D9A">
              <w:rPr>
                <w:rFonts w:cs="B Lotus"/>
              </w:rPr>
              <w:t>ThrPrsnTypCod</w:t>
            </w:r>
            <w:r w:rsidRPr="00880D9A">
              <w:rPr>
                <w:rFonts w:cs="B Lotus"/>
                <w:rtl/>
              </w:rPr>
              <w:t xml:space="preserve"> - </w:t>
            </w:r>
            <w:r w:rsidRPr="00880D9A">
              <w:rPr>
                <w:rFonts w:cs="B Lotus" w:hint="cs"/>
                <w:rtl/>
              </w:rPr>
              <w:t>در</w:t>
            </w:r>
            <w:r w:rsidRPr="00880D9A">
              <w:rPr>
                <w:rFonts w:cs="B Lotus"/>
                <w:rtl/>
              </w:rPr>
              <w:t xml:space="preserve"> </w:t>
            </w:r>
            <w:r w:rsidRPr="00880D9A">
              <w:rPr>
                <w:rFonts w:cs="B Lotus" w:hint="cs"/>
                <w:rtl/>
              </w:rPr>
              <w:t>صورتی</w:t>
            </w:r>
            <w:r w:rsidRPr="00880D9A">
              <w:rPr>
                <w:rFonts w:cs="B Lotus"/>
                <w:rtl/>
              </w:rPr>
              <w:t xml:space="preserve"> </w:t>
            </w:r>
            <w:r w:rsidRPr="00880D9A">
              <w:rPr>
                <w:rFonts w:cs="B Lotus" w:hint="cs"/>
                <w:rtl/>
              </w:rPr>
              <w:t>که</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صدمه</w:t>
            </w:r>
            <w:r w:rsidRPr="00880D9A">
              <w:rPr>
                <w:rFonts w:cs="B Lotus"/>
                <w:rtl/>
              </w:rPr>
              <w:t xml:space="preserve"> </w:t>
            </w:r>
            <w:r w:rsidRPr="00880D9A">
              <w:rPr>
                <w:rFonts w:cs="B Lotus" w:hint="cs"/>
                <w:rtl/>
              </w:rPr>
              <w:t>بدنی</w:t>
            </w:r>
            <w:r w:rsidRPr="00880D9A">
              <w:rPr>
                <w:rFonts w:cs="B Lotus"/>
                <w:rtl/>
              </w:rPr>
              <w:t xml:space="preserve"> </w:t>
            </w:r>
            <w:r w:rsidRPr="00880D9A">
              <w:rPr>
                <w:rFonts w:cs="B Lotus" w:hint="cs"/>
                <w:rtl/>
              </w:rPr>
              <w:t>باشد</w:t>
            </w:r>
            <w:r w:rsidRPr="00880D9A">
              <w:rPr>
                <w:rFonts w:cs="B Lotus"/>
                <w:rtl/>
              </w:rPr>
              <w:t xml:space="preserve"> </w:t>
            </w:r>
            <w:r w:rsidRPr="00880D9A">
              <w:rPr>
                <w:rFonts w:cs="B Lotus" w:hint="cs"/>
                <w:rtl/>
              </w:rPr>
              <w:t>میبایستی</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انسان</w:t>
            </w:r>
            <w:r w:rsidRPr="00880D9A">
              <w:rPr>
                <w:rFonts w:cs="B Lotus"/>
                <w:rtl/>
              </w:rPr>
              <w:t xml:space="preserve"> </w:t>
            </w:r>
            <w:r w:rsidRPr="00880D9A">
              <w:rPr>
                <w:rFonts w:cs="B Lotus" w:hint="cs"/>
                <w:rtl/>
              </w:rPr>
              <w:t>باشد</w:t>
            </w:r>
            <w:r w:rsidRPr="00880D9A">
              <w:rPr>
                <w:rFonts w:cs="B Lotus"/>
                <w:rtl/>
              </w:rPr>
              <w:t xml:space="preserve"> .</w:t>
            </w:r>
          </w:p>
        </w:tc>
      </w:tr>
      <w:tr w:rsidR="00880D9A" w:rsidRPr="00880D9A" w14:paraId="5714421F" w14:textId="77777777" w:rsidTr="00880D9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22" w:type="dxa"/>
          </w:tcPr>
          <w:p w14:paraId="34985EF9" w14:textId="7F88ACF8" w:rsidR="00880D9A" w:rsidRPr="00880D9A" w:rsidRDefault="00880D9A" w:rsidP="00880D9A">
            <w:pPr>
              <w:bidi w:val="0"/>
              <w:jc w:val="center"/>
              <w:rPr>
                <w:rFonts w:cs="B Lotus"/>
                <w:color w:val="FF0000"/>
                <w:sz w:val="32"/>
                <w:szCs w:val="32"/>
                <w:rtl/>
              </w:rPr>
            </w:pPr>
            <w:r w:rsidRPr="00880D9A">
              <w:rPr>
                <w:rFonts w:cs="B Lotus"/>
                <w:rtl/>
              </w:rPr>
              <w:t>37</w:t>
            </w:r>
          </w:p>
        </w:tc>
        <w:tc>
          <w:tcPr>
            <w:tcW w:w="6657" w:type="dxa"/>
          </w:tcPr>
          <w:p w14:paraId="54803F96" w14:textId="3960A972"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ascii="Consolas" w:hAnsi="Consolas" w:cs="B Lotus"/>
                <w:sz w:val="32"/>
                <w:szCs w:val="32"/>
              </w:rPr>
            </w:pPr>
            <w:r w:rsidRPr="00880D9A">
              <w:rPr>
                <w:rFonts w:cs="B Lotus"/>
              </w:rPr>
              <w:t>ThrLosTypCod</w:t>
            </w:r>
            <w:r w:rsidRPr="00880D9A">
              <w:rPr>
                <w:rFonts w:cs="B Lotus"/>
                <w:rtl/>
              </w:rPr>
              <w:t xml:space="preserve"> - </w:t>
            </w:r>
            <w:r w:rsidRPr="00880D9A">
              <w:rPr>
                <w:rFonts w:cs="B Lotus" w:hint="cs"/>
                <w:rtl/>
              </w:rPr>
              <w:t>در</w:t>
            </w:r>
            <w:r w:rsidRPr="00880D9A">
              <w:rPr>
                <w:rFonts w:cs="B Lotus"/>
                <w:rtl/>
              </w:rPr>
              <w:t xml:space="preserve"> </w:t>
            </w:r>
            <w:r w:rsidRPr="00880D9A">
              <w:rPr>
                <w:rFonts w:cs="B Lotus" w:hint="cs"/>
                <w:rtl/>
              </w:rPr>
              <w:t>صورتی</w:t>
            </w:r>
            <w:r w:rsidRPr="00880D9A">
              <w:rPr>
                <w:rFonts w:cs="B Lotus"/>
                <w:rtl/>
              </w:rPr>
              <w:t xml:space="preserve"> </w:t>
            </w:r>
            <w:r w:rsidRPr="00880D9A">
              <w:rPr>
                <w:rFonts w:cs="B Lotus" w:hint="cs"/>
                <w:rtl/>
              </w:rPr>
              <w:t>که</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صدمه</w:t>
            </w:r>
            <w:r w:rsidRPr="00880D9A">
              <w:rPr>
                <w:rFonts w:cs="B Lotus"/>
                <w:rtl/>
              </w:rPr>
              <w:t xml:space="preserve"> </w:t>
            </w:r>
            <w:r w:rsidRPr="00880D9A">
              <w:rPr>
                <w:rFonts w:cs="B Lotus" w:hint="cs"/>
                <w:rtl/>
              </w:rPr>
              <w:t>بدنی</w:t>
            </w:r>
            <w:r w:rsidRPr="00880D9A">
              <w:rPr>
                <w:rFonts w:cs="B Lotus"/>
                <w:rtl/>
              </w:rPr>
              <w:t xml:space="preserve"> </w:t>
            </w:r>
            <w:r w:rsidRPr="00880D9A">
              <w:rPr>
                <w:rFonts w:cs="B Lotus" w:hint="cs"/>
                <w:rtl/>
              </w:rPr>
              <w:t>باشد</w:t>
            </w:r>
            <w:r w:rsidRPr="00880D9A">
              <w:rPr>
                <w:rFonts w:cs="B Lotus"/>
                <w:rtl/>
              </w:rPr>
              <w:t xml:space="preserve"> </w:t>
            </w:r>
            <w:r w:rsidRPr="00880D9A">
              <w:rPr>
                <w:rFonts w:cs="B Lotus" w:hint="cs"/>
                <w:rtl/>
              </w:rPr>
              <w:t>میبایستی</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راننده</w:t>
            </w:r>
            <w:r w:rsidRPr="00880D9A">
              <w:rPr>
                <w:rFonts w:cs="B Lotus"/>
                <w:rtl/>
              </w:rPr>
              <w:t xml:space="preserve"> </w:t>
            </w:r>
            <w:r w:rsidRPr="00880D9A">
              <w:rPr>
                <w:rFonts w:cs="B Lotus" w:hint="cs"/>
                <w:rtl/>
              </w:rPr>
              <w:t>غیر</w:t>
            </w:r>
            <w:r w:rsidRPr="00880D9A">
              <w:rPr>
                <w:rFonts w:cs="B Lotus"/>
                <w:rtl/>
              </w:rPr>
              <w:t xml:space="preserve"> </w:t>
            </w:r>
            <w:r w:rsidRPr="00880D9A">
              <w:rPr>
                <w:rFonts w:cs="B Lotus" w:hint="cs"/>
                <w:rtl/>
              </w:rPr>
              <w:t>مقصر</w:t>
            </w:r>
            <w:r w:rsidRPr="00880D9A">
              <w:rPr>
                <w:rFonts w:cs="B Lotus"/>
                <w:rtl/>
              </w:rPr>
              <w:t xml:space="preserve"> </w:t>
            </w:r>
            <w:r w:rsidRPr="00880D9A">
              <w:rPr>
                <w:rFonts w:cs="B Lotus" w:hint="cs"/>
                <w:rtl/>
              </w:rPr>
              <w:t>،</w:t>
            </w:r>
            <w:r w:rsidRPr="00880D9A">
              <w:rPr>
                <w:rFonts w:cs="B Lotus"/>
                <w:rtl/>
              </w:rPr>
              <w:t xml:space="preserve"> </w:t>
            </w:r>
            <w:r w:rsidRPr="00880D9A">
              <w:rPr>
                <w:rFonts w:cs="B Lotus" w:hint="cs"/>
                <w:rtl/>
              </w:rPr>
              <w:t>سرنشین</w:t>
            </w:r>
            <w:r w:rsidRPr="00880D9A">
              <w:rPr>
                <w:rFonts w:cs="B Lotus"/>
                <w:rtl/>
              </w:rPr>
              <w:t xml:space="preserve"> </w:t>
            </w:r>
            <w:r w:rsidRPr="00880D9A">
              <w:rPr>
                <w:rFonts w:cs="B Lotus" w:hint="cs"/>
                <w:rtl/>
              </w:rPr>
              <w:t>خودرو</w:t>
            </w:r>
            <w:r w:rsidRPr="00880D9A">
              <w:rPr>
                <w:rFonts w:cs="B Lotus"/>
                <w:rtl/>
              </w:rPr>
              <w:t xml:space="preserve"> </w:t>
            </w:r>
            <w:r w:rsidRPr="00880D9A">
              <w:rPr>
                <w:rFonts w:cs="B Lotus" w:hint="cs"/>
                <w:rtl/>
              </w:rPr>
              <w:t>مقصر</w:t>
            </w:r>
            <w:r w:rsidRPr="00880D9A">
              <w:rPr>
                <w:rFonts w:cs="B Lotus"/>
                <w:rtl/>
              </w:rPr>
              <w:t xml:space="preserve"> / </w:t>
            </w:r>
            <w:r w:rsidRPr="00880D9A">
              <w:rPr>
                <w:rFonts w:cs="B Lotus" w:hint="cs"/>
                <w:rtl/>
              </w:rPr>
              <w:t>غیر</w:t>
            </w:r>
            <w:r w:rsidRPr="00880D9A">
              <w:rPr>
                <w:rFonts w:cs="B Lotus"/>
                <w:rtl/>
              </w:rPr>
              <w:t xml:space="preserve"> </w:t>
            </w:r>
            <w:r w:rsidRPr="00880D9A">
              <w:rPr>
                <w:rFonts w:cs="B Lotus" w:hint="cs"/>
                <w:rtl/>
              </w:rPr>
              <w:t>مقصر</w:t>
            </w:r>
            <w:r w:rsidRPr="00880D9A">
              <w:rPr>
                <w:rFonts w:cs="B Lotus"/>
                <w:rtl/>
              </w:rPr>
              <w:t xml:space="preserve"> </w:t>
            </w:r>
            <w:r w:rsidRPr="00880D9A">
              <w:rPr>
                <w:rFonts w:cs="B Lotus" w:hint="cs"/>
                <w:rtl/>
              </w:rPr>
              <w:t>و</w:t>
            </w:r>
            <w:r w:rsidRPr="00880D9A">
              <w:rPr>
                <w:rFonts w:cs="B Lotus"/>
                <w:rtl/>
              </w:rPr>
              <w:t xml:space="preserve"> </w:t>
            </w:r>
            <w:r w:rsidRPr="00880D9A">
              <w:rPr>
                <w:rFonts w:cs="B Lotus" w:hint="cs"/>
                <w:rtl/>
              </w:rPr>
              <w:t>یا</w:t>
            </w:r>
            <w:r w:rsidRPr="00880D9A">
              <w:rPr>
                <w:rFonts w:cs="B Lotus"/>
                <w:rtl/>
              </w:rPr>
              <w:t xml:space="preserve"> </w:t>
            </w:r>
            <w:r w:rsidRPr="00880D9A">
              <w:rPr>
                <w:rFonts w:cs="B Lotus" w:hint="cs"/>
                <w:rtl/>
              </w:rPr>
              <w:t>افراد</w:t>
            </w:r>
            <w:r w:rsidRPr="00880D9A">
              <w:rPr>
                <w:rFonts w:cs="B Lotus"/>
                <w:rtl/>
              </w:rPr>
              <w:t xml:space="preserve"> </w:t>
            </w:r>
            <w:r w:rsidRPr="00880D9A">
              <w:rPr>
                <w:rFonts w:cs="B Lotus" w:hint="cs"/>
                <w:rtl/>
              </w:rPr>
              <w:t>خارج</w:t>
            </w:r>
            <w:r w:rsidRPr="00880D9A">
              <w:rPr>
                <w:rFonts w:cs="B Lotus"/>
                <w:rtl/>
              </w:rPr>
              <w:t xml:space="preserve"> </w:t>
            </w:r>
            <w:r w:rsidRPr="00880D9A">
              <w:rPr>
                <w:rFonts w:cs="B Lotus" w:hint="cs"/>
                <w:rtl/>
              </w:rPr>
              <w:t>از</w:t>
            </w:r>
            <w:r w:rsidRPr="00880D9A">
              <w:rPr>
                <w:rFonts w:cs="B Lotus"/>
                <w:rtl/>
              </w:rPr>
              <w:t xml:space="preserve"> </w:t>
            </w:r>
            <w:r w:rsidRPr="00880D9A">
              <w:rPr>
                <w:rFonts w:cs="B Lotus" w:hint="cs"/>
                <w:rtl/>
              </w:rPr>
              <w:t>خودرو</w:t>
            </w:r>
            <w:r w:rsidRPr="00880D9A">
              <w:rPr>
                <w:rFonts w:cs="B Lotus"/>
                <w:rtl/>
              </w:rPr>
              <w:t xml:space="preserve"> </w:t>
            </w:r>
            <w:r w:rsidRPr="00880D9A">
              <w:rPr>
                <w:rFonts w:cs="B Lotus" w:hint="cs"/>
                <w:rtl/>
              </w:rPr>
              <w:t>ارسال</w:t>
            </w:r>
            <w:r w:rsidRPr="00880D9A">
              <w:rPr>
                <w:rFonts w:cs="B Lotus"/>
                <w:rtl/>
              </w:rPr>
              <w:t xml:space="preserve"> </w:t>
            </w:r>
            <w:r w:rsidRPr="00880D9A">
              <w:rPr>
                <w:rFonts w:cs="B Lotus" w:hint="cs"/>
                <w:rtl/>
              </w:rPr>
              <w:t>شود</w:t>
            </w:r>
            <w:r w:rsidRPr="00880D9A">
              <w:rPr>
                <w:rFonts w:cs="B Lotus"/>
                <w:rtl/>
              </w:rPr>
              <w:t xml:space="preserve"> .</w:t>
            </w:r>
          </w:p>
        </w:tc>
      </w:tr>
      <w:tr w:rsidR="00880D9A" w:rsidRPr="00880D9A" w14:paraId="625C2E86" w14:textId="77777777" w:rsidTr="00880D9A">
        <w:trPr>
          <w:trHeight w:val="529"/>
        </w:trPr>
        <w:tc>
          <w:tcPr>
            <w:cnfStyle w:val="001000000000" w:firstRow="0" w:lastRow="0" w:firstColumn="1" w:lastColumn="0" w:oddVBand="0" w:evenVBand="0" w:oddHBand="0" w:evenHBand="0" w:firstRowFirstColumn="0" w:firstRowLastColumn="0" w:lastRowFirstColumn="0" w:lastRowLastColumn="0"/>
            <w:tcW w:w="922" w:type="dxa"/>
          </w:tcPr>
          <w:p w14:paraId="25CFE80C" w14:textId="4C513DED" w:rsidR="00880D9A" w:rsidRPr="00880D9A" w:rsidRDefault="00880D9A" w:rsidP="00880D9A">
            <w:pPr>
              <w:bidi w:val="0"/>
              <w:jc w:val="center"/>
              <w:rPr>
                <w:rFonts w:cs="B Lotus"/>
                <w:color w:val="FF0000"/>
                <w:sz w:val="32"/>
                <w:szCs w:val="32"/>
                <w:rtl/>
              </w:rPr>
            </w:pPr>
            <w:r w:rsidRPr="00880D9A">
              <w:rPr>
                <w:rFonts w:cs="B Lotus"/>
                <w:rtl/>
              </w:rPr>
              <w:t>38</w:t>
            </w:r>
          </w:p>
        </w:tc>
        <w:tc>
          <w:tcPr>
            <w:tcW w:w="6657" w:type="dxa"/>
          </w:tcPr>
          <w:p w14:paraId="3405ECDA" w14:textId="63C179D3"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32"/>
                <w:szCs w:val="32"/>
                <w:lang w:bidi="ar-SA"/>
              </w:rPr>
            </w:pPr>
            <w:r w:rsidRPr="00880D9A">
              <w:rPr>
                <w:rFonts w:cs="B Lotus"/>
              </w:rPr>
              <w:t>ThrPrsnTypCod</w:t>
            </w:r>
            <w:r w:rsidRPr="00880D9A">
              <w:rPr>
                <w:rFonts w:cs="B Lotus"/>
                <w:rtl/>
              </w:rPr>
              <w:t xml:space="preserve"> - </w:t>
            </w:r>
            <w:r w:rsidRPr="00880D9A">
              <w:rPr>
                <w:rFonts w:cs="B Lotus" w:hint="cs"/>
                <w:rtl/>
              </w:rPr>
              <w:t>در</w:t>
            </w:r>
            <w:r w:rsidRPr="00880D9A">
              <w:rPr>
                <w:rFonts w:cs="B Lotus"/>
                <w:rtl/>
              </w:rPr>
              <w:t xml:space="preserve"> </w:t>
            </w:r>
            <w:r w:rsidRPr="00880D9A">
              <w:rPr>
                <w:rFonts w:cs="B Lotus" w:hint="cs"/>
                <w:rtl/>
              </w:rPr>
              <w:t>صورتی</w:t>
            </w:r>
            <w:r w:rsidRPr="00880D9A">
              <w:rPr>
                <w:rFonts w:cs="B Lotus"/>
                <w:rtl/>
              </w:rPr>
              <w:t xml:space="preserve"> </w:t>
            </w:r>
            <w:r w:rsidRPr="00880D9A">
              <w:rPr>
                <w:rFonts w:cs="B Lotus" w:hint="cs"/>
                <w:rtl/>
              </w:rPr>
              <w:t>که</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صدمه</w:t>
            </w:r>
            <w:r w:rsidRPr="00880D9A">
              <w:rPr>
                <w:rFonts w:cs="B Lotus"/>
                <w:rtl/>
              </w:rPr>
              <w:t xml:space="preserve"> </w:t>
            </w:r>
            <w:r w:rsidRPr="00880D9A">
              <w:rPr>
                <w:rFonts w:cs="B Lotus" w:hint="cs"/>
                <w:rtl/>
              </w:rPr>
              <w:t>مالی</w:t>
            </w:r>
            <w:r w:rsidRPr="00880D9A">
              <w:rPr>
                <w:rFonts w:cs="B Lotus"/>
                <w:rtl/>
              </w:rPr>
              <w:t xml:space="preserve"> </w:t>
            </w:r>
            <w:r w:rsidRPr="00880D9A">
              <w:rPr>
                <w:rFonts w:cs="B Lotus" w:hint="cs"/>
                <w:rtl/>
              </w:rPr>
              <w:t>باشد</w:t>
            </w:r>
            <w:r w:rsidRPr="00880D9A">
              <w:rPr>
                <w:rFonts w:cs="B Lotus"/>
                <w:rtl/>
              </w:rPr>
              <w:t xml:space="preserve"> </w:t>
            </w:r>
            <w:r w:rsidRPr="00880D9A">
              <w:rPr>
                <w:rFonts w:cs="B Lotus" w:hint="cs"/>
                <w:rtl/>
              </w:rPr>
              <w:t>میبایستی</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خودرو</w:t>
            </w:r>
            <w:r w:rsidRPr="00880D9A">
              <w:rPr>
                <w:rFonts w:cs="B Lotus"/>
                <w:rtl/>
              </w:rPr>
              <w:t xml:space="preserve"> </w:t>
            </w:r>
            <w:r w:rsidRPr="00880D9A">
              <w:rPr>
                <w:rFonts w:cs="B Lotus" w:hint="cs"/>
                <w:rtl/>
              </w:rPr>
              <w:t>یا</w:t>
            </w:r>
            <w:r w:rsidRPr="00880D9A">
              <w:rPr>
                <w:rFonts w:cs="B Lotus"/>
                <w:rtl/>
              </w:rPr>
              <w:t xml:space="preserve"> </w:t>
            </w:r>
            <w:r w:rsidRPr="00880D9A">
              <w:rPr>
                <w:rFonts w:cs="B Lotus" w:hint="cs"/>
                <w:rtl/>
              </w:rPr>
              <w:t>اشیاء</w:t>
            </w:r>
            <w:r w:rsidRPr="00880D9A">
              <w:rPr>
                <w:rFonts w:cs="B Lotus"/>
                <w:rtl/>
              </w:rPr>
              <w:t xml:space="preserve"> </w:t>
            </w:r>
            <w:r w:rsidRPr="00880D9A">
              <w:rPr>
                <w:rFonts w:cs="B Lotus" w:hint="cs"/>
                <w:rtl/>
              </w:rPr>
              <w:t>و</w:t>
            </w:r>
            <w:r w:rsidRPr="00880D9A">
              <w:rPr>
                <w:rFonts w:cs="B Lotus"/>
                <w:rtl/>
              </w:rPr>
              <w:t xml:space="preserve"> </w:t>
            </w:r>
            <w:r w:rsidRPr="00880D9A">
              <w:rPr>
                <w:rFonts w:cs="B Lotus" w:hint="cs"/>
                <w:rtl/>
              </w:rPr>
              <w:t>حیوان</w:t>
            </w:r>
            <w:r w:rsidRPr="00880D9A">
              <w:rPr>
                <w:rFonts w:cs="B Lotus"/>
                <w:rtl/>
              </w:rPr>
              <w:t xml:space="preserve"> </w:t>
            </w:r>
            <w:r w:rsidRPr="00880D9A">
              <w:rPr>
                <w:rFonts w:cs="B Lotus" w:hint="cs"/>
                <w:rtl/>
              </w:rPr>
              <w:t>ارسال</w:t>
            </w:r>
            <w:r w:rsidRPr="00880D9A">
              <w:rPr>
                <w:rFonts w:cs="B Lotus"/>
                <w:rtl/>
              </w:rPr>
              <w:t xml:space="preserve"> </w:t>
            </w:r>
            <w:r w:rsidRPr="00880D9A">
              <w:rPr>
                <w:rFonts w:cs="B Lotus" w:hint="cs"/>
                <w:rtl/>
              </w:rPr>
              <w:t>شود</w:t>
            </w:r>
            <w:r w:rsidRPr="00880D9A">
              <w:rPr>
                <w:rFonts w:cs="B Lotus"/>
                <w:rtl/>
              </w:rPr>
              <w:t xml:space="preserve"> .</w:t>
            </w:r>
          </w:p>
        </w:tc>
      </w:tr>
      <w:tr w:rsidR="00880D9A" w:rsidRPr="00880D9A" w14:paraId="454BBF5B" w14:textId="77777777" w:rsidTr="00880D9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22" w:type="dxa"/>
          </w:tcPr>
          <w:p w14:paraId="686C3864" w14:textId="106B6D7F" w:rsidR="00880D9A" w:rsidRPr="00880D9A" w:rsidRDefault="00880D9A" w:rsidP="00880D9A">
            <w:pPr>
              <w:bidi w:val="0"/>
              <w:jc w:val="center"/>
              <w:rPr>
                <w:rFonts w:cs="B Lotus"/>
                <w:color w:val="FF0000"/>
                <w:sz w:val="32"/>
                <w:szCs w:val="32"/>
                <w:rtl/>
              </w:rPr>
            </w:pPr>
            <w:r w:rsidRPr="00880D9A">
              <w:rPr>
                <w:rFonts w:cs="B Lotus"/>
                <w:rtl/>
              </w:rPr>
              <w:t>39</w:t>
            </w:r>
          </w:p>
        </w:tc>
        <w:tc>
          <w:tcPr>
            <w:tcW w:w="6657" w:type="dxa"/>
          </w:tcPr>
          <w:p w14:paraId="1ABC4FBD" w14:textId="04544C73"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32"/>
                <w:szCs w:val="32"/>
                <w:lang w:bidi="ar-SA"/>
              </w:rPr>
            </w:pPr>
            <w:r w:rsidRPr="00880D9A">
              <w:rPr>
                <w:rFonts w:cs="B Lotus"/>
              </w:rPr>
              <w:t>ThrLosTypCod</w:t>
            </w:r>
            <w:r w:rsidRPr="00880D9A">
              <w:rPr>
                <w:rFonts w:cs="B Lotus"/>
                <w:rtl/>
              </w:rPr>
              <w:t xml:space="preserve"> - </w:t>
            </w:r>
            <w:r w:rsidRPr="00880D9A">
              <w:rPr>
                <w:rFonts w:cs="B Lotus" w:hint="cs"/>
                <w:rtl/>
              </w:rPr>
              <w:t>در</w:t>
            </w:r>
            <w:r w:rsidRPr="00880D9A">
              <w:rPr>
                <w:rFonts w:cs="B Lotus"/>
                <w:rtl/>
              </w:rPr>
              <w:t xml:space="preserve"> </w:t>
            </w:r>
            <w:r w:rsidRPr="00880D9A">
              <w:rPr>
                <w:rFonts w:cs="B Lotus" w:hint="cs"/>
                <w:rtl/>
              </w:rPr>
              <w:t>صورتی</w:t>
            </w:r>
            <w:r w:rsidRPr="00880D9A">
              <w:rPr>
                <w:rFonts w:cs="B Lotus"/>
                <w:rtl/>
              </w:rPr>
              <w:t xml:space="preserve"> </w:t>
            </w:r>
            <w:r w:rsidRPr="00880D9A">
              <w:rPr>
                <w:rFonts w:cs="B Lotus" w:hint="cs"/>
                <w:rtl/>
              </w:rPr>
              <w:t>که</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صدمه</w:t>
            </w:r>
            <w:r w:rsidRPr="00880D9A">
              <w:rPr>
                <w:rFonts w:cs="B Lotus"/>
                <w:rtl/>
              </w:rPr>
              <w:t xml:space="preserve"> </w:t>
            </w:r>
            <w:r w:rsidRPr="00880D9A">
              <w:rPr>
                <w:rFonts w:cs="B Lotus" w:hint="cs"/>
                <w:rtl/>
              </w:rPr>
              <w:t>مالی</w:t>
            </w:r>
            <w:r w:rsidRPr="00880D9A">
              <w:rPr>
                <w:rFonts w:cs="B Lotus"/>
                <w:rtl/>
              </w:rPr>
              <w:t xml:space="preserve"> </w:t>
            </w:r>
            <w:r w:rsidRPr="00880D9A">
              <w:rPr>
                <w:rFonts w:cs="B Lotus" w:hint="cs"/>
                <w:rtl/>
              </w:rPr>
              <w:t>باشد</w:t>
            </w:r>
            <w:r w:rsidRPr="00880D9A">
              <w:rPr>
                <w:rFonts w:cs="B Lotus"/>
                <w:rtl/>
              </w:rPr>
              <w:t xml:space="preserve"> </w:t>
            </w:r>
            <w:r w:rsidRPr="00880D9A">
              <w:rPr>
                <w:rFonts w:cs="B Lotus" w:hint="cs"/>
                <w:rtl/>
              </w:rPr>
              <w:t>میبایستی</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مالی</w:t>
            </w:r>
            <w:r w:rsidRPr="00880D9A">
              <w:rPr>
                <w:rFonts w:cs="B Lotus"/>
                <w:rtl/>
              </w:rPr>
              <w:t xml:space="preserve"> </w:t>
            </w:r>
            <w:r w:rsidRPr="00880D9A">
              <w:rPr>
                <w:rFonts w:cs="B Lotus" w:hint="cs"/>
                <w:rtl/>
              </w:rPr>
              <w:t>ارسال</w:t>
            </w:r>
            <w:r w:rsidRPr="00880D9A">
              <w:rPr>
                <w:rFonts w:cs="B Lotus"/>
                <w:rtl/>
              </w:rPr>
              <w:t xml:space="preserve"> </w:t>
            </w:r>
            <w:r w:rsidRPr="00880D9A">
              <w:rPr>
                <w:rFonts w:cs="B Lotus" w:hint="cs"/>
                <w:rtl/>
              </w:rPr>
              <w:t>شود</w:t>
            </w:r>
            <w:r w:rsidRPr="00880D9A">
              <w:rPr>
                <w:rFonts w:cs="B Lotus"/>
                <w:rtl/>
              </w:rPr>
              <w:t xml:space="preserve"> .</w:t>
            </w:r>
          </w:p>
        </w:tc>
      </w:tr>
      <w:tr w:rsidR="00880D9A" w:rsidRPr="00880D9A" w14:paraId="272D2AAC" w14:textId="77777777" w:rsidTr="00880D9A">
        <w:trPr>
          <w:trHeight w:val="529"/>
        </w:trPr>
        <w:tc>
          <w:tcPr>
            <w:cnfStyle w:val="001000000000" w:firstRow="0" w:lastRow="0" w:firstColumn="1" w:lastColumn="0" w:oddVBand="0" w:evenVBand="0" w:oddHBand="0" w:evenHBand="0" w:firstRowFirstColumn="0" w:firstRowLastColumn="0" w:lastRowFirstColumn="0" w:lastRowLastColumn="0"/>
            <w:tcW w:w="922" w:type="dxa"/>
          </w:tcPr>
          <w:p w14:paraId="5E2EDA5E" w14:textId="31058ACE" w:rsidR="00880D9A" w:rsidRPr="00880D9A" w:rsidRDefault="00880D9A" w:rsidP="00880D9A">
            <w:pPr>
              <w:bidi w:val="0"/>
              <w:jc w:val="center"/>
              <w:rPr>
                <w:rFonts w:cs="B Lotus"/>
                <w:color w:val="FF0000"/>
                <w:sz w:val="32"/>
                <w:szCs w:val="32"/>
                <w:rtl/>
              </w:rPr>
            </w:pPr>
            <w:r w:rsidRPr="00880D9A">
              <w:rPr>
                <w:rFonts w:cs="B Lotus"/>
                <w:rtl/>
              </w:rPr>
              <w:t>40</w:t>
            </w:r>
          </w:p>
        </w:tc>
        <w:tc>
          <w:tcPr>
            <w:tcW w:w="6657" w:type="dxa"/>
          </w:tcPr>
          <w:p w14:paraId="467C3C96" w14:textId="3CAACF10"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32"/>
                <w:szCs w:val="32"/>
                <w:lang w:bidi="ar-SA"/>
              </w:rPr>
            </w:pPr>
            <w:r w:rsidRPr="00880D9A">
              <w:rPr>
                <w:rFonts w:cs="B Lotus"/>
              </w:rPr>
              <w:t>ThrPrsnTypCod</w:t>
            </w:r>
            <w:r w:rsidRPr="00880D9A">
              <w:rPr>
                <w:rFonts w:cs="B Lotus"/>
                <w:rtl/>
              </w:rPr>
              <w:t xml:space="preserve"> - </w:t>
            </w:r>
            <w:r w:rsidRPr="00880D9A">
              <w:rPr>
                <w:rFonts w:cs="B Lotus" w:hint="cs"/>
                <w:rtl/>
              </w:rPr>
              <w:t>در</w:t>
            </w:r>
            <w:r w:rsidRPr="00880D9A">
              <w:rPr>
                <w:rFonts w:cs="B Lotus"/>
                <w:rtl/>
              </w:rPr>
              <w:t xml:space="preserve"> </w:t>
            </w:r>
            <w:r w:rsidRPr="00880D9A">
              <w:rPr>
                <w:rFonts w:cs="B Lotus" w:hint="cs"/>
                <w:rtl/>
              </w:rPr>
              <w:t>صورتی</w:t>
            </w:r>
            <w:r w:rsidRPr="00880D9A">
              <w:rPr>
                <w:rFonts w:cs="B Lotus"/>
                <w:rtl/>
              </w:rPr>
              <w:t xml:space="preserve"> </w:t>
            </w:r>
            <w:r w:rsidRPr="00880D9A">
              <w:rPr>
                <w:rFonts w:cs="B Lotus" w:hint="cs"/>
                <w:rtl/>
              </w:rPr>
              <w:t>که</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صدمه</w:t>
            </w:r>
            <w:r w:rsidRPr="00880D9A">
              <w:rPr>
                <w:rFonts w:cs="B Lotus"/>
                <w:rtl/>
              </w:rPr>
              <w:t xml:space="preserve"> </w:t>
            </w:r>
            <w:r w:rsidRPr="00880D9A">
              <w:rPr>
                <w:rFonts w:cs="B Lotus" w:hint="cs"/>
                <w:rtl/>
              </w:rPr>
              <w:t>حوادث</w:t>
            </w:r>
            <w:r w:rsidRPr="00880D9A">
              <w:rPr>
                <w:rFonts w:cs="B Lotus"/>
                <w:rtl/>
              </w:rPr>
              <w:t xml:space="preserve"> </w:t>
            </w:r>
            <w:r w:rsidRPr="00880D9A">
              <w:rPr>
                <w:rFonts w:cs="B Lotus" w:hint="cs"/>
                <w:rtl/>
              </w:rPr>
              <w:t>راننده</w:t>
            </w:r>
            <w:r w:rsidRPr="00880D9A">
              <w:rPr>
                <w:rFonts w:cs="B Lotus"/>
                <w:rtl/>
              </w:rPr>
              <w:t xml:space="preserve"> </w:t>
            </w:r>
            <w:r w:rsidRPr="00880D9A">
              <w:rPr>
                <w:rFonts w:cs="B Lotus" w:hint="cs"/>
                <w:rtl/>
              </w:rPr>
              <w:t>باشد</w:t>
            </w:r>
            <w:r w:rsidRPr="00880D9A">
              <w:rPr>
                <w:rFonts w:cs="B Lotus"/>
                <w:rtl/>
              </w:rPr>
              <w:t xml:space="preserve"> </w:t>
            </w:r>
            <w:r w:rsidRPr="00880D9A">
              <w:rPr>
                <w:rFonts w:cs="B Lotus" w:hint="cs"/>
                <w:rtl/>
              </w:rPr>
              <w:t>میبایستی</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انسان</w:t>
            </w:r>
            <w:r w:rsidRPr="00880D9A">
              <w:rPr>
                <w:rFonts w:cs="B Lotus"/>
                <w:rtl/>
              </w:rPr>
              <w:t xml:space="preserve"> </w:t>
            </w:r>
            <w:r w:rsidRPr="00880D9A">
              <w:rPr>
                <w:rFonts w:cs="B Lotus" w:hint="cs"/>
                <w:rtl/>
              </w:rPr>
              <w:t>ارسال</w:t>
            </w:r>
            <w:r w:rsidRPr="00880D9A">
              <w:rPr>
                <w:rFonts w:cs="B Lotus"/>
                <w:rtl/>
              </w:rPr>
              <w:t xml:space="preserve"> </w:t>
            </w:r>
            <w:r w:rsidRPr="00880D9A">
              <w:rPr>
                <w:rFonts w:cs="B Lotus" w:hint="cs"/>
                <w:rtl/>
              </w:rPr>
              <w:t>شود</w:t>
            </w:r>
            <w:r w:rsidRPr="00880D9A">
              <w:rPr>
                <w:rFonts w:cs="B Lotus"/>
                <w:rtl/>
              </w:rPr>
              <w:t xml:space="preserve"> .</w:t>
            </w:r>
          </w:p>
        </w:tc>
      </w:tr>
      <w:tr w:rsidR="00880D9A" w:rsidRPr="00880D9A" w14:paraId="64CD19FE" w14:textId="77777777" w:rsidTr="00880D9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22" w:type="dxa"/>
          </w:tcPr>
          <w:p w14:paraId="66D5B358" w14:textId="7FD66490" w:rsidR="00880D9A" w:rsidRPr="00880D9A" w:rsidRDefault="00880D9A" w:rsidP="00880D9A">
            <w:pPr>
              <w:bidi w:val="0"/>
              <w:jc w:val="center"/>
              <w:rPr>
                <w:rFonts w:cs="B Lotus"/>
                <w:color w:val="FF0000"/>
                <w:sz w:val="32"/>
                <w:szCs w:val="32"/>
                <w:rtl/>
              </w:rPr>
            </w:pPr>
            <w:r w:rsidRPr="00880D9A">
              <w:rPr>
                <w:rFonts w:cs="B Lotus"/>
                <w:rtl/>
              </w:rPr>
              <w:t>41</w:t>
            </w:r>
          </w:p>
        </w:tc>
        <w:tc>
          <w:tcPr>
            <w:tcW w:w="6657" w:type="dxa"/>
          </w:tcPr>
          <w:p w14:paraId="2F4E2ACF" w14:textId="5EDCDAA7"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32"/>
                <w:szCs w:val="32"/>
                <w:lang w:bidi="ar-SA"/>
              </w:rPr>
            </w:pPr>
            <w:r w:rsidRPr="00880D9A">
              <w:rPr>
                <w:rFonts w:cs="B Lotus"/>
              </w:rPr>
              <w:t>ThrLosTypCod</w:t>
            </w:r>
            <w:r w:rsidRPr="00880D9A">
              <w:rPr>
                <w:rFonts w:cs="B Lotus"/>
                <w:rtl/>
              </w:rPr>
              <w:t xml:space="preserve"> - </w:t>
            </w:r>
            <w:r w:rsidRPr="00880D9A">
              <w:rPr>
                <w:rFonts w:cs="B Lotus" w:hint="cs"/>
                <w:rtl/>
              </w:rPr>
              <w:t>در</w:t>
            </w:r>
            <w:r w:rsidRPr="00880D9A">
              <w:rPr>
                <w:rFonts w:cs="B Lotus"/>
                <w:rtl/>
              </w:rPr>
              <w:t xml:space="preserve"> </w:t>
            </w:r>
            <w:r w:rsidRPr="00880D9A">
              <w:rPr>
                <w:rFonts w:cs="B Lotus" w:hint="cs"/>
                <w:rtl/>
              </w:rPr>
              <w:t>صورتی</w:t>
            </w:r>
            <w:r w:rsidRPr="00880D9A">
              <w:rPr>
                <w:rFonts w:cs="B Lotus"/>
                <w:rtl/>
              </w:rPr>
              <w:t xml:space="preserve"> </w:t>
            </w:r>
            <w:r w:rsidRPr="00880D9A">
              <w:rPr>
                <w:rFonts w:cs="B Lotus" w:hint="cs"/>
                <w:rtl/>
              </w:rPr>
              <w:t>که</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صدمه</w:t>
            </w:r>
            <w:r w:rsidRPr="00880D9A">
              <w:rPr>
                <w:rFonts w:cs="B Lotus"/>
                <w:rtl/>
              </w:rPr>
              <w:t xml:space="preserve"> </w:t>
            </w:r>
            <w:r w:rsidRPr="00880D9A">
              <w:rPr>
                <w:rFonts w:cs="B Lotus" w:hint="cs"/>
                <w:rtl/>
              </w:rPr>
              <w:t>حوادث</w:t>
            </w:r>
            <w:r w:rsidRPr="00880D9A">
              <w:rPr>
                <w:rFonts w:cs="B Lotus"/>
                <w:rtl/>
              </w:rPr>
              <w:t xml:space="preserve"> </w:t>
            </w:r>
            <w:r w:rsidRPr="00880D9A">
              <w:rPr>
                <w:rFonts w:cs="B Lotus" w:hint="cs"/>
                <w:rtl/>
              </w:rPr>
              <w:t>راننده</w:t>
            </w:r>
            <w:r w:rsidRPr="00880D9A">
              <w:rPr>
                <w:rFonts w:cs="B Lotus"/>
                <w:rtl/>
              </w:rPr>
              <w:t xml:space="preserve"> </w:t>
            </w:r>
            <w:r w:rsidRPr="00880D9A">
              <w:rPr>
                <w:rFonts w:cs="B Lotus" w:hint="cs"/>
                <w:rtl/>
              </w:rPr>
              <w:t>باشد</w:t>
            </w:r>
            <w:r w:rsidRPr="00880D9A">
              <w:rPr>
                <w:rFonts w:cs="B Lotus"/>
                <w:rtl/>
              </w:rPr>
              <w:t xml:space="preserve"> </w:t>
            </w:r>
            <w:r w:rsidRPr="00880D9A">
              <w:rPr>
                <w:rFonts w:cs="B Lotus" w:hint="cs"/>
                <w:rtl/>
              </w:rPr>
              <w:t>میبایستی</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خسارت</w:t>
            </w:r>
            <w:r w:rsidRPr="00880D9A">
              <w:rPr>
                <w:rFonts w:cs="B Lotus"/>
                <w:rtl/>
              </w:rPr>
              <w:t xml:space="preserve"> </w:t>
            </w:r>
            <w:r w:rsidRPr="00880D9A">
              <w:rPr>
                <w:rFonts w:cs="B Lotus" w:hint="cs"/>
                <w:rtl/>
              </w:rPr>
              <w:t>راننده</w:t>
            </w:r>
            <w:r w:rsidRPr="00880D9A">
              <w:rPr>
                <w:rFonts w:cs="B Lotus"/>
                <w:rtl/>
              </w:rPr>
              <w:t xml:space="preserve"> </w:t>
            </w:r>
            <w:r w:rsidRPr="00880D9A">
              <w:rPr>
                <w:rFonts w:cs="B Lotus" w:hint="cs"/>
                <w:rtl/>
              </w:rPr>
              <w:t>مقصر</w:t>
            </w:r>
            <w:r w:rsidRPr="00880D9A">
              <w:rPr>
                <w:rFonts w:cs="B Lotus"/>
                <w:rtl/>
              </w:rPr>
              <w:t xml:space="preserve"> </w:t>
            </w:r>
            <w:r w:rsidRPr="00880D9A">
              <w:rPr>
                <w:rFonts w:cs="B Lotus" w:hint="cs"/>
                <w:rtl/>
              </w:rPr>
              <w:t>ارسال</w:t>
            </w:r>
            <w:r w:rsidRPr="00880D9A">
              <w:rPr>
                <w:rFonts w:cs="B Lotus"/>
                <w:rtl/>
              </w:rPr>
              <w:t xml:space="preserve"> </w:t>
            </w:r>
            <w:r w:rsidRPr="00880D9A">
              <w:rPr>
                <w:rFonts w:cs="B Lotus" w:hint="cs"/>
                <w:rtl/>
              </w:rPr>
              <w:t>شود</w:t>
            </w:r>
            <w:r w:rsidRPr="00880D9A">
              <w:rPr>
                <w:rFonts w:cs="B Lotus"/>
                <w:rtl/>
              </w:rPr>
              <w:t xml:space="preserve"> .</w:t>
            </w:r>
          </w:p>
        </w:tc>
      </w:tr>
      <w:tr w:rsidR="00880D9A" w:rsidRPr="00880D9A" w14:paraId="06849586" w14:textId="77777777" w:rsidTr="00880D9A">
        <w:trPr>
          <w:trHeight w:val="529"/>
        </w:trPr>
        <w:tc>
          <w:tcPr>
            <w:cnfStyle w:val="001000000000" w:firstRow="0" w:lastRow="0" w:firstColumn="1" w:lastColumn="0" w:oddVBand="0" w:evenVBand="0" w:oddHBand="0" w:evenHBand="0" w:firstRowFirstColumn="0" w:firstRowLastColumn="0" w:lastRowFirstColumn="0" w:lastRowLastColumn="0"/>
            <w:tcW w:w="922" w:type="dxa"/>
          </w:tcPr>
          <w:p w14:paraId="537B486B" w14:textId="59BD19B3" w:rsidR="00880D9A" w:rsidRPr="00880D9A" w:rsidRDefault="00880D9A" w:rsidP="00880D9A">
            <w:pPr>
              <w:bidi w:val="0"/>
              <w:jc w:val="center"/>
              <w:rPr>
                <w:rFonts w:cs="B Lotus"/>
                <w:color w:val="FF0000"/>
                <w:sz w:val="32"/>
                <w:szCs w:val="32"/>
                <w:rtl/>
              </w:rPr>
            </w:pPr>
            <w:r w:rsidRPr="00880D9A">
              <w:rPr>
                <w:rFonts w:cs="B Lotus"/>
                <w:rtl/>
              </w:rPr>
              <w:t>42</w:t>
            </w:r>
          </w:p>
        </w:tc>
        <w:tc>
          <w:tcPr>
            <w:tcW w:w="6657" w:type="dxa"/>
          </w:tcPr>
          <w:p w14:paraId="3B960D2F" w14:textId="468FCA7C"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32"/>
                <w:szCs w:val="32"/>
                <w:lang w:bidi="ar-SA"/>
              </w:rPr>
            </w:pPr>
            <w:r w:rsidRPr="00880D9A">
              <w:rPr>
                <w:rFonts w:cs="B Lotus" w:hint="cs"/>
                <w:rtl/>
              </w:rPr>
              <w:t>تخصیص</w:t>
            </w:r>
            <w:r w:rsidRPr="00880D9A">
              <w:rPr>
                <w:rFonts w:cs="B Lotus"/>
                <w:rtl/>
              </w:rPr>
              <w:t xml:space="preserve"> </w:t>
            </w:r>
            <w:r w:rsidRPr="00880D9A">
              <w:rPr>
                <w:rFonts w:cs="B Lotus" w:hint="cs"/>
                <w:rtl/>
              </w:rPr>
              <w:t>کد</w:t>
            </w:r>
            <w:r w:rsidRPr="00880D9A">
              <w:rPr>
                <w:rFonts w:cs="B Lotus"/>
                <w:rtl/>
              </w:rPr>
              <w:t xml:space="preserve"> </w:t>
            </w:r>
            <w:r w:rsidRPr="00880D9A">
              <w:rPr>
                <w:rFonts w:cs="B Lotus" w:hint="cs"/>
                <w:rtl/>
              </w:rPr>
              <w:t>یکتا</w:t>
            </w:r>
            <w:r w:rsidRPr="00880D9A">
              <w:rPr>
                <w:rFonts w:cs="B Lotus"/>
                <w:rtl/>
              </w:rPr>
              <w:t xml:space="preserve"> </w:t>
            </w:r>
            <w:r w:rsidRPr="00880D9A">
              <w:rPr>
                <w:rFonts w:cs="B Lotus" w:hint="cs"/>
                <w:rtl/>
              </w:rPr>
              <w:t>با</w:t>
            </w:r>
            <w:r w:rsidRPr="00880D9A">
              <w:rPr>
                <w:rFonts w:cs="B Lotus"/>
                <w:rtl/>
              </w:rPr>
              <w:t xml:space="preserve"> </w:t>
            </w:r>
            <w:r w:rsidRPr="00880D9A">
              <w:rPr>
                <w:rFonts w:cs="B Lotus" w:hint="cs"/>
                <w:rtl/>
              </w:rPr>
              <w:t>کاربری</w:t>
            </w:r>
            <w:r w:rsidRPr="00880D9A">
              <w:rPr>
                <w:rFonts w:cs="B Lotus"/>
                <w:rtl/>
              </w:rPr>
              <w:t xml:space="preserve"> </w:t>
            </w:r>
            <w:r w:rsidRPr="00880D9A">
              <w:rPr>
                <w:rFonts w:cs="B Lotus" w:hint="cs"/>
                <w:rtl/>
              </w:rPr>
              <w:t>تستی</w:t>
            </w:r>
            <w:r w:rsidRPr="00880D9A">
              <w:rPr>
                <w:rFonts w:cs="B Lotus"/>
                <w:rtl/>
              </w:rPr>
              <w:t xml:space="preserve"> </w:t>
            </w:r>
            <w:r w:rsidRPr="00880D9A">
              <w:rPr>
                <w:rFonts w:cs="B Lotus" w:hint="cs"/>
                <w:rtl/>
              </w:rPr>
              <w:t>وجود</w:t>
            </w:r>
            <w:r w:rsidRPr="00880D9A">
              <w:rPr>
                <w:rFonts w:cs="B Lotus"/>
                <w:rtl/>
              </w:rPr>
              <w:t xml:space="preserve"> </w:t>
            </w:r>
            <w:r w:rsidRPr="00880D9A">
              <w:rPr>
                <w:rFonts w:cs="B Lotus" w:hint="cs"/>
                <w:rtl/>
              </w:rPr>
              <w:t>ندارد</w:t>
            </w:r>
          </w:p>
        </w:tc>
      </w:tr>
      <w:tr w:rsidR="00880D9A" w:rsidRPr="00880D9A" w14:paraId="4CD404D7" w14:textId="77777777" w:rsidTr="00880D9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22" w:type="dxa"/>
          </w:tcPr>
          <w:p w14:paraId="01EE12D5" w14:textId="1557C473" w:rsidR="00880D9A" w:rsidRPr="00880D9A" w:rsidRDefault="00880D9A" w:rsidP="00880D9A">
            <w:pPr>
              <w:bidi w:val="0"/>
              <w:jc w:val="center"/>
              <w:rPr>
                <w:rFonts w:cs="B Lotus"/>
                <w:color w:val="FF0000"/>
                <w:sz w:val="32"/>
                <w:szCs w:val="32"/>
                <w:rtl/>
              </w:rPr>
            </w:pPr>
            <w:r w:rsidRPr="00880D9A">
              <w:rPr>
                <w:rFonts w:cs="B Lotus"/>
                <w:rtl/>
              </w:rPr>
              <w:t>43</w:t>
            </w:r>
          </w:p>
        </w:tc>
        <w:tc>
          <w:tcPr>
            <w:tcW w:w="6657" w:type="dxa"/>
          </w:tcPr>
          <w:p w14:paraId="25551A05" w14:textId="63183B9A" w:rsidR="00880D9A" w:rsidRPr="00880D9A" w:rsidRDefault="00880D9A" w:rsidP="00880D9A">
            <w:pPr>
              <w:cnfStyle w:val="000000100000" w:firstRow="0" w:lastRow="0" w:firstColumn="0" w:lastColumn="0" w:oddVBand="0" w:evenVBand="0" w:oddHBand="1" w:evenHBand="0" w:firstRowFirstColumn="0" w:firstRowLastColumn="0" w:lastRowFirstColumn="0" w:lastRowLastColumn="0"/>
              <w:rPr>
                <w:rFonts w:ascii="Consolas" w:hAnsi="Consolas" w:cs="B Lotus"/>
                <w:color w:val="FF0000"/>
                <w:sz w:val="32"/>
                <w:szCs w:val="32"/>
                <w:lang w:bidi="ar-SA"/>
              </w:rPr>
            </w:pPr>
            <w:r w:rsidRPr="00880D9A">
              <w:rPr>
                <w:rFonts w:cs="B Lotus" w:hint="cs"/>
                <w:rtl/>
              </w:rPr>
              <w:t>شماره</w:t>
            </w:r>
            <w:r w:rsidRPr="00880D9A">
              <w:rPr>
                <w:rFonts w:cs="B Lotus"/>
                <w:rtl/>
              </w:rPr>
              <w:t xml:space="preserve"> </w:t>
            </w:r>
            <w:r w:rsidRPr="00880D9A">
              <w:rPr>
                <w:rFonts w:cs="B Lotus" w:hint="cs"/>
                <w:rtl/>
              </w:rPr>
              <w:t>بیمه</w:t>
            </w:r>
            <w:r w:rsidRPr="00880D9A">
              <w:rPr>
                <w:rFonts w:cs="B Lotus"/>
                <w:rtl/>
              </w:rPr>
              <w:t xml:space="preserve"> </w:t>
            </w:r>
            <w:r w:rsidRPr="00880D9A">
              <w:rPr>
                <w:rFonts w:cs="B Lotus" w:hint="cs"/>
                <w:rtl/>
              </w:rPr>
              <w:t>نامه</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r w:rsidRPr="00880D9A">
              <w:rPr>
                <w:rFonts w:cs="B Lotus"/>
                <w:rtl/>
              </w:rPr>
              <w:t xml:space="preserve"> _ </w:t>
            </w:r>
            <w:r w:rsidRPr="00880D9A">
              <w:rPr>
                <w:rFonts w:cs="B Lotus"/>
              </w:rPr>
              <w:t>VehPlcyCmpDocNo</w:t>
            </w:r>
            <w:r w:rsidRPr="00880D9A">
              <w:rPr>
                <w:rFonts w:cs="B Lotus"/>
                <w:rtl/>
              </w:rPr>
              <w:t xml:space="preserve"> </w:t>
            </w:r>
          </w:p>
        </w:tc>
      </w:tr>
      <w:tr w:rsidR="00880D9A" w:rsidRPr="00880D9A" w14:paraId="248904DA" w14:textId="77777777" w:rsidTr="00880D9A">
        <w:trPr>
          <w:trHeight w:val="529"/>
        </w:trPr>
        <w:tc>
          <w:tcPr>
            <w:cnfStyle w:val="001000000000" w:firstRow="0" w:lastRow="0" w:firstColumn="1" w:lastColumn="0" w:oddVBand="0" w:evenVBand="0" w:oddHBand="0" w:evenHBand="0" w:firstRowFirstColumn="0" w:firstRowLastColumn="0" w:lastRowFirstColumn="0" w:lastRowLastColumn="0"/>
            <w:tcW w:w="922" w:type="dxa"/>
          </w:tcPr>
          <w:p w14:paraId="28A0DDBE" w14:textId="33B37C41" w:rsidR="00880D9A" w:rsidRPr="00880D9A" w:rsidRDefault="00880D9A" w:rsidP="00880D9A">
            <w:pPr>
              <w:bidi w:val="0"/>
              <w:jc w:val="center"/>
              <w:rPr>
                <w:rFonts w:cs="B Lotus"/>
                <w:color w:val="FF0000"/>
                <w:sz w:val="32"/>
                <w:szCs w:val="32"/>
                <w:rtl/>
              </w:rPr>
            </w:pPr>
            <w:r w:rsidRPr="00880D9A">
              <w:rPr>
                <w:rFonts w:cs="B Lotus"/>
                <w:rtl/>
              </w:rPr>
              <w:t>44</w:t>
            </w:r>
          </w:p>
        </w:tc>
        <w:tc>
          <w:tcPr>
            <w:tcW w:w="6657" w:type="dxa"/>
          </w:tcPr>
          <w:p w14:paraId="3E6785E9" w14:textId="07B2A661" w:rsidR="00880D9A" w:rsidRPr="00880D9A" w:rsidRDefault="00880D9A" w:rsidP="00880D9A">
            <w:pPr>
              <w:cnfStyle w:val="000000000000" w:firstRow="0" w:lastRow="0" w:firstColumn="0" w:lastColumn="0" w:oddVBand="0" w:evenVBand="0" w:oddHBand="0" w:evenHBand="0" w:firstRowFirstColumn="0" w:firstRowLastColumn="0" w:lastRowFirstColumn="0" w:lastRowLastColumn="0"/>
              <w:rPr>
                <w:rFonts w:ascii="Consolas" w:hAnsi="Consolas" w:cs="B Lotus"/>
                <w:color w:val="FF0000"/>
                <w:sz w:val="32"/>
                <w:szCs w:val="32"/>
                <w:lang w:bidi="ar-SA"/>
              </w:rPr>
            </w:pPr>
            <w:r w:rsidRPr="00880D9A">
              <w:rPr>
                <w:rFonts w:cs="B Lotus"/>
              </w:rPr>
              <w:t>PlkTypCod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پلاک</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bl>
    <w:p w14:paraId="7B7B53CE" w14:textId="77777777" w:rsidR="00C16DA0" w:rsidRPr="00F733A3" w:rsidRDefault="00C16DA0" w:rsidP="00C16DA0">
      <w:pPr>
        <w:jc w:val="center"/>
        <w:rPr>
          <w:sz w:val="24"/>
          <w:szCs w:val="24"/>
          <w:rtl/>
        </w:rPr>
      </w:pPr>
    </w:p>
    <w:p w14:paraId="454B0224" w14:textId="77777777" w:rsidR="00DA7947" w:rsidRPr="00F733A3" w:rsidRDefault="00DA7947" w:rsidP="00DA7947">
      <w:pPr>
        <w:jc w:val="center"/>
        <w:rPr>
          <w:sz w:val="24"/>
          <w:szCs w:val="24"/>
          <w:rtl/>
        </w:rPr>
      </w:pPr>
    </w:p>
    <w:p w14:paraId="699E061A" w14:textId="0B95685F" w:rsidR="0020108E" w:rsidRPr="00F733A3" w:rsidRDefault="00100CCE" w:rsidP="00691DB5">
      <w:pPr>
        <w:pStyle w:val="Heading1"/>
        <w:rPr>
          <w:rFonts w:cs="B Lotus"/>
          <w:sz w:val="32"/>
          <w:szCs w:val="32"/>
        </w:rPr>
      </w:pPr>
      <w:bookmarkStart w:id="91" w:name="_Toc38109513"/>
      <w:r w:rsidRPr="00F733A3">
        <w:rPr>
          <w:rFonts w:cs="B Lotus" w:hint="cs"/>
          <w:sz w:val="32"/>
          <w:szCs w:val="32"/>
          <w:rtl/>
        </w:rPr>
        <w:t xml:space="preserve">بخش </w:t>
      </w:r>
      <w:r w:rsidR="00691DB5" w:rsidRPr="00F733A3">
        <w:rPr>
          <w:rFonts w:cs="B Lotus" w:hint="cs"/>
          <w:sz w:val="32"/>
          <w:szCs w:val="32"/>
          <w:rtl/>
        </w:rPr>
        <w:t>ششم</w:t>
      </w:r>
      <w:r w:rsidR="00A42271" w:rsidRPr="00F733A3">
        <w:rPr>
          <w:rFonts w:cs="B Lotus" w:hint="cs"/>
          <w:sz w:val="32"/>
          <w:szCs w:val="32"/>
          <w:rtl/>
        </w:rPr>
        <w:t xml:space="preserve"> </w:t>
      </w:r>
      <w:r w:rsidRPr="00F733A3">
        <w:rPr>
          <w:rFonts w:cs="B Lotus" w:hint="cs"/>
          <w:sz w:val="32"/>
          <w:szCs w:val="32"/>
          <w:rtl/>
        </w:rPr>
        <w:t>:</w:t>
      </w:r>
      <w:r w:rsidR="00A42271" w:rsidRPr="00F733A3">
        <w:rPr>
          <w:rFonts w:cs="B Lotus" w:hint="cs"/>
          <w:sz w:val="32"/>
          <w:szCs w:val="32"/>
          <w:rtl/>
        </w:rPr>
        <w:t xml:space="preserve"> </w:t>
      </w:r>
      <w:r w:rsidRPr="00F733A3">
        <w:rPr>
          <w:rFonts w:cs="B Lotus" w:hint="cs"/>
          <w:sz w:val="32"/>
          <w:szCs w:val="32"/>
          <w:rtl/>
        </w:rPr>
        <w:t>مستند</w:t>
      </w:r>
      <w:r w:rsidRPr="00F733A3">
        <w:rPr>
          <w:rFonts w:cs="B Lotus"/>
          <w:sz w:val="32"/>
          <w:szCs w:val="32"/>
          <w:rtl/>
        </w:rPr>
        <w:t xml:space="preserve">  </w:t>
      </w:r>
      <w:r w:rsidRPr="00F733A3">
        <w:rPr>
          <w:rFonts w:cs="B Lotus" w:hint="cs"/>
          <w:sz w:val="32"/>
          <w:szCs w:val="32"/>
          <w:rtl/>
        </w:rPr>
        <w:t>فیلدهای</w:t>
      </w:r>
      <w:r w:rsidRPr="00F733A3">
        <w:rPr>
          <w:rFonts w:cs="B Lotus"/>
          <w:sz w:val="32"/>
          <w:szCs w:val="32"/>
          <w:rtl/>
        </w:rPr>
        <w:t xml:space="preserve"> </w:t>
      </w:r>
      <w:r w:rsidRPr="00F733A3">
        <w:rPr>
          <w:rFonts w:cs="B Lotus" w:hint="cs"/>
          <w:sz w:val="32"/>
          <w:szCs w:val="32"/>
          <w:rtl/>
        </w:rPr>
        <w:t>پرداخت</w:t>
      </w:r>
      <w:r w:rsidRPr="00F733A3">
        <w:rPr>
          <w:rFonts w:cs="B Lotus"/>
          <w:sz w:val="32"/>
          <w:szCs w:val="32"/>
          <w:rtl/>
        </w:rPr>
        <w:t xml:space="preserve"> </w:t>
      </w:r>
      <w:r w:rsidRPr="00F733A3">
        <w:rPr>
          <w:rFonts w:cs="B Lotus" w:hint="cs"/>
          <w:sz w:val="32"/>
          <w:szCs w:val="32"/>
          <w:rtl/>
        </w:rPr>
        <w:t>خسارت</w:t>
      </w:r>
      <w:r w:rsidRPr="00F733A3">
        <w:rPr>
          <w:rFonts w:cs="B Lotus"/>
          <w:sz w:val="32"/>
          <w:szCs w:val="32"/>
          <w:rtl/>
        </w:rPr>
        <w:t xml:space="preserve"> </w:t>
      </w:r>
      <w:r w:rsidRPr="00F733A3">
        <w:rPr>
          <w:rFonts w:cs="B Lotus" w:hint="cs"/>
          <w:sz w:val="32"/>
          <w:szCs w:val="32"/>
          <w:rtl/>
        </w:rPr>
        <w:t>دررشته</w:t>
      </w:r>
      <w:r w:rsidRPr="00F733A3">
        <w:rPr>
          <w:rFonts w:cs="B Lotus"/>
          <w:sz w:val="32"/>
          <w:szCs w:val="32"/>
          <w:rtl/>
        </w:rPr>
        <w:t xml:space="preserve"> </w:t>
      </w:r>
      <w:r w:rsidRPr="00F733A3">
        <w:rPr>
          <w:rFonts w:cs="B Lotus" w:hint="cs"/>
          <w:sz w:val="32"/>
          <w:szCs w:val="32"/>
          <w:rtl/>
        </w:rPr>
        <w:t>خودرو</w:t>
      </w:r>
      <w:r w:rsidRPr="00F733A3">
        <w:rPr>
          <w:rFonts w:cs="B Lotus"/>
          <w:sz w:val="32"/>
          <w:szCs w:val="32"/>
          <w:rtl/>
        </w:rPr>
        <w:t xml:space="preserve"> </w:t>
      </w:r>
      <w:r w:rsidRPr="00F733A3">
        <w:rPr>
          <w:rFonts w:ascii="Times New Roman" w:hAnsi="Times New Roman" w:cs="Times New Roman" w:hint="cs"/>
          <w:sz w:val="32"/>
          <w:szCs w:val="32"/>
          <w:rtl/>
        </w:rPr>
        <w:t>–</w:t>
      </w:r>
      <w:r w:rsidRPr="00F733A3">
        <w:rPr>
          <w:rFonts w:cs="B Lotus"/>
          <w:sz w:val="32"/>
          <w:szCs w:val="32"/>
          <w:rtl/>
        </w:rPr>
        <w:t xml:space="preserve"> </w:t>
      </w:r>
      <w:r w:rsidRPr="00F733A3">
        <w:rPr>
          <w:rFonts w:cs="B Lotus" w:hint="cs"/>
          <w:sz w:val="32"/>
          <w:szCs w:val="32"/>
          <w:rtl/>
        </w:rPr>
        <w:t>ثالث</w:t>
      </w:r>
      <w:bookmarkEnd w:id="89"/>
      <w:bookmarkEnd w:id="91"/>
    </w:p>
    <w:p w14:paraId="6E5D0A47" w14:textId="20146AEB" w:rsidR="00865358" w:rsidRPr="00F733A3" w:rsidRDefault="00E73874" w:rsidP="00E73874">
      <w:pPr>
        <w:pStyle w:val="Heading2"/>
        <w:rPr>
          <w:rFonts w:cs="B Lotus"/>
          <w:sz w:val="28"/>
          <w:szCs w:val="28"/>
          <w:rtl/>
        </w:rPr>
      </w:pPr>
      <w:bookmarkStart w:id="92" w:name="_Toc38109514"/>
      <w:r w:rsidRPr="00F733A3">
        <w:rPr>
          <w:rFonts w:cs="B Lotus" w:hint="cs"/>
          <w:sz w:val="28"/>
          <w:szCs w:val="28"/>
          <w:rtl/>
        </w:rPr>
        <w:t>جدول فیلدهای</w:t>
      </w:r>
      <w:r w:rsidRPr="00F733A3">
        <w:rPr>
          <w:rFonts w:cs="B Lotus"/>
          <w:sz w:val="28"/>
          <w:szCs w:val="28"/>
          <w:rtl/>
        </w:rPr>
        <w:t xml:space="preserve"> </w:t>
      </w:r>
      <w:r w:rsidRPr="00F733A3">
        <w:rPr>
          <w:rFonts w:cs="B Lotus" w:hint="cs"/>
          <w:sz w:val="28"/>
          <w:szCs w:val="28"/>
          <w:rtl/>
        </w:rPr>
        <w:t>پرداخت</w:t>
      </w:r>
      <w:r w:rsidRPr="00F733A3">
        <w:rPr>
          <w:rFonts w:cs="B Lotus"/>
          <w:sz w:val="28"/>
          <w:szCs w:val="28"/>
          <w:rtl/>
        </w:rPr>
        <w:t xml:space="preserve"> </w:t>
      </w:r>
      <w:r w:rsidRPr="00F733A3">
        <w:rPr>
          <w:rFonts w:cs="B Lotus" w:hint="cs"/>
          <w:sz w:val="28"/>
          <w:szCs w:val="28"/>
          <w:rtl/>
        </w:rPr>
        <w:t>خسارت</w:t>
      </w:r>
      <w:r w:rsidRPr="00F733A3">
        <w:rPr>
          <w:rFonts w:cs="B Lotus"/>
          <w:sz w:val="28"/>
          <w:szCs w:val="28"/>
          <w:rtl/>
        </w:rPr>
        <w:t xml:space="preserve"> </w:t>
      </w:r>
      <w:r w:rsidRPr="00F733A3">
        <w:rPr>
          <w:rFonts w:cs="B Lotus" w:hint="cs"/>
          <w:sz w:val="28"/>
          <w:szCs w:val="28"/>
          <w:rtl/>
        </w:rPr>
        <w:t>دررشته</w:t>
      </w:r>
      <w:r w:rsidRPr="00F733A3">
        <w:rPr>
          <w:rFonts w:cs="B Lotus"/>
          <w:sz w:val="28"/>
          <w:szCs w:val="28"/>
          <w:rtl/>
        </w:rPr>
        <w:t xml:space="preserve"> </w:t>
      </w:r>
      <w:r w:rsidRPr="00F733A3">
        <w:rPr>
          <w:rFonts w:cs="B Lotus" w:hint="cs"/>
          <w:sz w:val="28"/>
          <w:szCs w:val="28"/>
          <w:rtl/>
        </w:rPr>
        <w:t>خودرو</w:t>
      </w:r>
      <w:r w:rsidRPr="00F733A3">
        <w:rPr>
          <w:rFonts w:cs="B Lotus"/>
          <w:sz w:val="28"/>
          <w:szCs w:val="28"/>
          <w:rtl/>
        </w:rPr>
        <w:t xml:space="preserve"> </w:t>
      </w:r>
      <w:r w:rsidRPr="00F733A3">
        <w:rPr>
          <w:rFonts w:ascii="Times New Roman" w:hAnsi="Times New Roman" w:cs="Times New Roman" w:hint="cs"/>
          <w:sz w:val="28"/>
          <w:szCs w:val="28"/>
          <w:rtl/>
        </w:rPr>
        <w:t>–</w:t>
      </w:r>
      <w:r w:rsidRPr="00F733A3">
        <w:rPr>
          <w:rFonts w:cs="B Lotus"/>
          <w:sz w:val="28"/>
          <w:szCs w:val="28"/>
          <w:rtl/>
        </w:rPr>
        <w:t xml:space="preserve"> </w:t>
      </w:r>
      <w:r w:rsidRPr="00F733A3">
        <w:rPr>
          <w:rFonts w:cs="B Lotus" w:hint="cs"/>
          <w:sz w:val="28"/>
          <w:szCs w:val="28"/>
          <w:rtl/>
        </w:rPr>
        <w:t>ثالث</w:t>
      </w:r>
      <w:bookmarkEnd w:id="92"/>
    </w:p>
    <w:tbl>
      <w:tblPr>
        <w:tblStyle w:val="ListTable4-Accent51"/>
        <w:bidiVisual/>
        <w:tblW w:w="986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02"/>
        <w:gridCol w:w="2762"/>
        <w:gridCol w:w="1272"/>
        <w:gridCol w:w="709"/>
        <w:gridCol w:w="1704"/>
        <w:gridCol w:w="1469"/>
        <w:gridCol w:w="1073"/>
      </w:tblGrid>
      <w:tr w:rsidR="00A42271" w:rsidRPr="00F733A3" w14:paraId="56790187" w14:textId="77777777" w:rsidTr="00895245">
        <w:trPr>
          <w:cnfStyle w:val="100000000000" w:firstRow="1" w:lastRow="0" w:firstColumn="0" w:lastColumn="0" w:oddVBand="0" w:evenVBand="0" w:oddHBand="0" w:evenHBand="0" w:firstRowFirstColumn="0" w:firstRowLastColumn="0" w:lastRowFirstColumn="0" w:lastRowLastColumn="0"/>
          <w:trHeight w:val="360"/>
          <w:tblHeader/>
          <w:jc w:val="right"/>
        </w:trPr>
        <w:tc>
          <w:tcPr>
            <w:cnfStyle w:val="001000000000" w:firstRow="0" w:lastRow="0" w:firstColumn="1" w:lastColumn="0" w:oddVBand="0" w:evenVBand="0" w:oddHBand="0" w:evenHBand="0" w:firstRowFirstColumn="0" w:firstRowLastColumn="0" w:lastRowFirstColumn="0" w:lastRowLastColumn="0"/>
            <w:tcW w:w="675" w:type="dxa"/>
            <w:noWrap/>
            <w:vAlign w:val="center"/>
          </w:tcPr>
          <w:p w14:paraId="02604925" w14:textId="77777777" w:rsidR="001A0490" w:rsidRPr="00F733A3" w:rsidRDefault="001A0490" w:rsidP="00E73874">
            <w:pPr>
              <w:jc w:val="center"/>
              <w:rPr>
                <w:rFonts w:ascii="Arial" w:eastAsia="Times New Roman" w:hAnsi="Arial" w:cs="B Lotus"/>
                <w:b w:val="0"/>
                <w:bCs w:val="0"/>
                <w:i/>
                <w:iCs/>
                <w:sz w:val="24"/>
                <w:szCs w:val="24"/>
                <w:rtl/>
              </w:rPr>
            </w:pPr>
            <w:r w:rsidRPr="00F733A3">
              <w:rPr>
                <w:rFonts w:ascii="Arial" w:eastAsia="Times New Roman" w:hAnsi="Arial" w:cs="B Lotus" w:hint="cs"/>
                <w:i/>
                <w:iCs/>
                <w:sz w:val="24"/>
                <w:szCs w:val="24"/>
                <w:rtl/>
              </w:rPr>
              <w:t>ردیف</w:t>
            </w:r>
          </w:p>
        </w:tc>
        <w:tc>
          <w:tcPr>
            <w:tcW w:w="2964" w:type="dxa"/>
            <w:gridSpan w:val="2"/>
            <w:noWrap/>
            <w:vAlign w:val="center"/>
          </w:tcPr>
          <w:p w14:paraId="42E2D3F4" w14:textId="77777777" w:rsidR="001A0490" w:rsidRPr="00F733A3" w:rsidRDefault="001A0490" w:rsidP="00E7387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rPr>
            </w:pPr>
            <w:r w:rsidRPr="00F733A3">
              <w:rPr>
                <w:rFonts w:ascii="Arial" w:eastAsia="Times New Roman" w:hAnsi="Arial" w:cs="B Lotus" w:hint="cs"/>
                <w:i/>
                <w:iCs/>
                <w:rtl/>
              </w:rPr>
              <w:t>نام فیلد</w:t>
            </w:r>
          </w:p>
        </w:tc>
        <w:tc>
          <w:tcPr>
            <w:tcW w:w="1272" w:type="dxa"/>
            <w:noWrap/>
            <w:vAlign w:val="center"/>
          </w:tcPr>
          <w:p w14:paraId="12EA045F" w14:textId="77777777" w:rsidR="001A0490" w:rsidRPr="00F733A3" w:rsidRDefault="001A0490" w:rsidP="00E7387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rPr>
            </w:pPr>
            <w:r w:rsidRPr="00F733A3">
              <w:rPr>
                <w:rFonts w:ascii="Arial" w:eastAsia="Times New Roman" w:hAnsi="Arial" w:cs="B Lotus" w:hint="cs"/>
                <w:i/>
                <w:iCs/>
                <w:rtl/>
              </w:rPr>
              <w:t>نوع فیلد</w:t>
            </w:r>
          </w:p>
        </w:tc>
        <w:tc>
          <w:tcPr>
            <w:tcW w:w="709" w:type="dxa"/>
            <w:noWrap/>
            <w:vAlign w:val="center"/>
          </w:tcPr>
          <w:p w14:paraId="36B67AFE" w14:textId="77777777" w:rsidR="001A0490" w:rsidRPr="00F733A3" w:rsidRDefault="001A0490" w:rsidP="00E7387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rPr>
            </w:pPr>
            <w:r w:rsidRPr="00F733A3">
              <w:rPr>
                <w:rFonts w:ascii="Arial" w:eastAsia="Times New Roman" w:hAnsi="Arial" w:cs="B Lotus"/>
                <w:i/>
                <w:iCs/>
              </w:rPr>
              <w:t>Null</w:t>
            </w:r>
          </w:p>
        </w:tc>
        <w:tc>
          <w:tcPr>
            <w:tcW w:w="1704" w:type="dxa"/>
            <w:noWrap/>
            <w:vAlign w:val="center"/>
          </w:tcPr>
          <w:p w14:paraId="11992AE2" w14:textId="77777777" w:rsidR="001A0490" w:rsidRPr="00F733A3" w:rsidRDefault="001A0490" w:rsidP="00E7387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rtl/>
              </w:rPr>
            </w:pPr>
            <w:r w:rsidRPr="00F733A3">
              <w:rPr>
                <w:rFonts w:ascii="Arial" w:eastAsia="Times New Roman" w:hAnsi="Arial" w:cs="B Lotus" w:hint="cs"/>
                <w:i/>
                <w:iCs/>
                <w:rtl/>
              </w:rPr>
              <w:t>شرح فیلد</w:t>
            </w:r>
          </w:p>
        </w:tc>
        <w:tc>
          <w:tcPr>
            <w:tcW w:w="1469" w:type="dxa"/>
            <w:noWrap/>
            <w:vAlign w:val="center"/>
          </w:tcPr>
          <w:p w14:paraId="3C0ED3F4" w14:textId="77777777" w:rsidR="001A0490" w:rsidRPr="00F733A3" w:rsidRDefault="001A0490" w:rsidP="00E7387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rtl/>
              </w:rPr>
            </w:pPr>
            <w:r w:rsidRPr="00F733A3">
              <w:rPr>
                <w:rFonts w:ascii="Arial" w:eastAsia="Times New Roman" w:hAnsi="Arial" w:cs="B Lotus" w:hint="cs"/>
                <w:i/>
                <w:iCs/>
                <w:rtl/>
              </w:rPr>
              <w:t>جدول کدینگ</w:t>
            </w:r>
          </w:p>
        </w:tc>
        <w:tc>
          <w:tcPr>
            <w:tcW w:w="1073" w:type="dxa"/>
            <w:noWrap/>
            <w:vAlign w:val="center"/>
          </w:tcPr>
          <w:p w14:paraId="1FE605CB" w14:textId="77777777" w:rsidR="001A0490" w:rsidRPr="00F733A3" w:rsidRDefault="001A0490" w:rsidP="00E7387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rtl/>
              </w:rPr>
            </w:pPr>
            <w:r w:rsidRPr="00F733A3">
              <w:rPr>
                <w:rFonts w:ascii="Arial" w:eastAsia="Times New Roman" w:hAnsi="Arial" w:cs="B Lotus" w:hint="cs"/>
                <w:i/>
                <w:iCs/>
                <w:rtl/>
              </w:rPr>
              <w:t>شاخص متناظر</w:t>
            </w:r>
          </w:p>
        </w:tc>
      </w:tr>
      <w:tr w:rsidR="000E2217" w:rsidRPr="00F733A3" w14:paraId="416E4B92" w14:textId="77777777" w:rsidTr="00895245">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7B3C8E80" w14:textId="7448DEDD" w:rsidR="000E2217" w:rsidRPr="00F40B29" w:rsidRDefault="000E2217" w:rsidP="00853B30">
            <w:pPr>
              <w:pStyle w:val="ListParagraph"/>
              <w:numPr>
                <w:ilvl w:val="0"/>
                <w:numId w:val="54"/>
              </w:numPr>
              <w:bidi/>
              <w:jc w:val="center"/>
              <w:rPr>
                <w:rFonts w:cs="B Lotus"/>
                <w:sz w:val="24"/>
                <w:szCs w:val="24"/>
                <w:rtl/>
              </w:rPr>
            </w:pPr>
          </w:p>
        </w:tc>
        <w:tc>
          <w:tcPr>
            <w:tcW w:w="2762" w:type="dxa"/>
            <w:noWrap/>
            <w:vAlign w:val="center"/>
            <w:hideMark/>
          </w:tcPr>
          <w:p w14:paraId="5D33CB5F" w14:textId="77777777" w:rsidR="000E2217" w:rsidRPr="00A57CA8" w:rsidRDefault="000E2217" w:rsidP="00EE13A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tl/>
              </w:rPr>
            </w:pPr>
            <w:r w:rsidRPr="00A57CA8">
              <w:rPr>
                <w:rFonts w:ascii="Arial" w:eastAsia="Times New Roman" w:hAnsi="Arial" w:cs="B Lotus"/>
                <w:sz w:val="20"/>
                <w:szCs w:val="20"/>
              </w:rPr>
              <w:t>WbsCar</w:t>
            </w:r>
            <w:r w:rsidRPr="00A57CA8">
              <w:rPr>
                <w:rFonts w:ascii="Arial" w:eastAsia="Times New Roman" w:hAnsi="Arial" w:cs="B Lotus" w:hint="cs"/>
                <w:sz w:val="20"/>
                <w:szCs w:val="20"/>
              </w:rPr>
              <w:t>DocLosPrsn</w:t>
            </w:r>
            <w:r w:rsidRPr="00A57CA8">
              <w:rPr>
                <w:rFonts w:ascii="Arial" w:eastAsia="Times New Roman" w:hAnsi="Arial" w:cs="B Lotus"/>
                <w:sz w:val="20"/>
                <w:szCs w:val="20"/>
              </w:rPr>
              <w:t>UnqCod</w:t>
            </w:r>
          </w:p>
        </w:tc>
        <w:tc>
          <w:tcPr>
            <w:tcW w:w="1272" w:type="dxa"/>
            <w:noWrap/>
            <w:hideMark/>
          </w:tcPr>
          <w:p w14:paraId="270DD38E" w14:textId="38128DE2" w:rsidR="000E2217" w:rsidRPr="00A57CA8" w:rsidRDefault="00880D9A" w:rsidP="000F07C7">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tl/>
              </w:rPr>
            </w:pPr>
            <w:r w:rsidRPr="00A57CA8">
              <w:rPr>
                <w:rFonts w:ascii="Arial" w:eastAsia="Times New Roman" w:hAnsi="Arial" w:cs="B Lotus"/>
                <w:sz w:val="20"/>
                <w:szCs w:val="20"/>
              </w:rPr>
              <w:t>B</w:t>
            </w:r>
            <w:r w:rsidR="000E2217" w:rsidRPr="00A57CA8">
              <w:rPr>
                <w:rFonts w:ascii="Arial" w:eastAsia="Times New Roman" w:hAnsi="Arial" w:cs="B Lotus" w:hint="cs"/>
                <w:sz w:val="20"/>
                <w:szCs w:val="20"/>
              </w:rPr>
              <w:t>igint</w:t>
            </w:r>
          </w:p>
        </w:tc>
        <w:tc>
          <w:tcPr>
            <w:tcW w:w="709" w:type="dxa"/>
            <w:noWrap/>
            <w:hideMark/>
          </w:tcPr>
          <w:p w14:paraId="5879B278" w14:textId="77777777" w:rsidR="000E2217" w:rsidRPr="00A57CA8" w:rsidRDefault="002F4C41" w:rsidP="007430DB">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Yes</w:t>
            </w:r>
          </w:p>
        </w:tc>
        <w:tc>
          <w:tcPr>
            <w:tcW w:w="1704" w:type="dxa"/>
            <w:noWrap/>
            <w:hideMark/>
          </w:tcPr>
          <w:p w14:paraId="4FC09529" w14:textId="77777777" w:rsidR="000E2217" w:rsidRPr="00F733A3" w:rsidRDefault="000E2217" w:rsidP="00AD2BC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کد زیان دیده</w:t>
            </w:r>
            <w:r w:rsidR="007C58CE" w:rsidRPr="00F733A3">
              <w:rPr>
                <w:rFonts w:ascii="Arial" w:eastAsia="Times New Roman" w:hAnsi="Arial" w:cs="B Lotus" w:hint="cs"/>
                <w:rtl/>
              </w:rPr>
              <w:t xml:space="preserve"> (کد یکتایی که در هنگام ثبت </w:t>
            </w:r>
            <w:r w:rsidR="00AD2BC8" w:rsidRPr="00F733A3">
              <w:rPr>
                <w:rFonts w:ascii="Arial" w:eastAsia="Times New Roman" w:hAnsi="Arial" w:cs="B Lotus" w:hint="cs"/>
                <w:rtl/>
              </w:rPr>
              <w:t>زیاندیده</w:t>
            </w:r>
            <w:r w:rsidR="007C58CE" w:rsidRPr="00F733A3">
              <w:rPr>
                <w:rFonts w:ascii="Arial" w:eastAsia="Times New Roman" w:hAnsi="Arial" w:cs="B Lotus" w:hint="cs"/>
                <w:rtl/>
              </w:rPr>
              <w:t xml:space="preserve"> دریافت شده است در این فیلد قرار دهید )</w:t>
            </w:r>
          </w:p>
        </w:tc>
        <w:tc>
          <w:tcPr>
            <w:tcW w:w="1469" w:type="dxa"/>
            <w:noWrap/>
            <w:vAlign w:val="center"/>
            <w:hideMark/>
          </w:tcPr>
          <w:p w14:paraId="2A27317E"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B Lotus"/>
                <w:rtl/>
              </w:rPr>
            </w:pPr>
          </w:p>
        </w:tc>
        <w:tc>
          <w:tcPr>
            <w:tcW w:w="1073" w:type="dxa"/>
            <w:noWrap/>
            <w:vAlign w:val="center"/>
            <w:hideMark/>
          </w:tcPr>
          <w:p w14:paraId="3CA28252"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p>
        </w:tc>
      </w:tr>
      <w:tr w:rsidR="002F4C41" w:rsidRPr="00F733A3" w14:paraId="5690C9CE" w14:textId="77777777" w:rsidTr="00895245">
        <w:trPr>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3F55FA54" w14:textId="2A9AC982" w:rsidR="002F4C41" w:rsidRPr="00F40B29" w:rsidRDefault="002F4C41" w:rsidP="00853B30">
            <w:pPr>
              <w:pStyle w:val="ListParagraph"/>
              <w:numPr>
                <w:ilvl w:val="0"/>
                <w:numId w:val="54"/>
              </w:numPr>
              <w:bidi/>
              <w:jc w:val="center"/>
              <w:rPr>
                <w:rFonts w:cs="B Lotus"/>
                <w:color w:val="FF0000"/>
                <w:sz w:val="24"/>
                <w:szCs w:val="24"/>
                <w:rtl/>
              </w:rPr>
            </w:pPr>
          </w:p>
        </w:tc>
        <w:tc>
          <w:tcPr>
            <w:tcW w:w="2762" w:type="dxa"/>
            <w:noWrap/>
            <w:vAlign w:val="center"/>
            <w:hideMark/>
          </w:tcPr>
          <w:p w14:paraId="60713DA2" w14:textId="77777777" w:rsidR="002F4C41" w:rsidRPr="00A57CA8" w:rsidRDefault="002F4C41" w:rsidP="002F4C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tl/>
              </w:rPr>
            </w:pPr>
            <w:r w:rsidRPr="00A57CA8">
              <w:rPr>
                <w:rFonts w:ascii="Arial" w:eastAsia="Times New Roman" w:hAnsi="Arial" w:cs="B Lotus"/>
                <w:sz w:val="20"/>
                <w:szCs w:val="20"/>
              </w:rPr>
              <w:t>WbsCar</w:t>
            </w:r>
            <w:r w:rsidRPr="00A57CA8">
              <w:rPr>
                <w:rFonts w:ascii="Arial" w:eastAsia="Times New Roman" w:hAnsi="Arial" w:cs="B Lotus" w:hint="cs"/>
                <w:sz w:val="20"/>
                <w:szCs w:val="20"/>
              </w:rPr>
              <w:t>DocLos</w:t>
            </w:r>
            <w:r w:rsidRPr="00A57CA8">
              <w:rPr>
                <w:rFonts w:ascii="Arial" w:eastAsia="Times New Roman" w:hAnsi="Arial" w:cs="B Lotus"/>
                <w:sz w:val="20"/>
                <w:szCs w:val="20"/>
              </w:rPr>
              <w:t>UnqCod</w:t>
            </w:r>
          </w:p>
        </w:tc>
        <w:tc>
          <w:tcPr>
            <w:tcW w:w="1272" w:type="dxa"/>
            <w:noWrap/>
            <w:hideMark/>
          </w:tcPr>
          <w:p w14:paraId="735656E0" w14:textId="7EB0474D" w:rsidR="002F4C41" w:rsidRPr="00A57CA8" w:rsidRDefault="00880D9A" w:rsidP="006E52F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tl/>
              </w:rPr>
            </w:pPr>
            <w:r w:rsidRPr="00A57CA8">
              <w:rPr>
                <w:rFonts w:ascii="Arial" w:eastAsia="Times New Roman" w:hAnsi="Arial" w:cs="B Lotus"/>
                <w:sz w:val="20"/>
                <w:szCs w:val="20"/>
              </w:rPr>
              <w:t>B</w:t>
            </w:r>
            <w:r w:rsidR="002F4C41" w:rsidRPr="00A57CA8">
              <w:rPr>
                <w:rFonts w:ascii="Arial" w:eastAsia="Times New Roman" w:hAnsi="Arial" w:cs="B Lotus" w:hint="cs"/>
                <w:sz w:val="20"/>
                <w:szCs w:val="20"/>
              </w:rPr>
              <w:t>igint</w:t>
            </w:r>
          </w:p>
        </w:tc>
        <w:tc>
          <w:tcPr>
            <w:tcW w:w="709" w:type="dxa"/>
            <w:noWrap/>
            <w:hideMark/>
          </w:tcPr>
          <w:p w14:paraId="524FC636" w14:textId="77777777" w:rsidR="002F4C41" w:rsidRPr="00A57CA8" w:rsidRDefault="002F4C41" w:rsidP="006E52F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tl/>
              </w:rPr>
            </w:pPr>
            <w:r w:rsidRPr="00A57CA8">
              <w:rPr>
                <w:rFonts w:ascii="Arial" w:eastAsia="Times New Roman" w:hAnsi="Arial" w:cs="B Lotus"/>
                <w:sz w:val="20"/>
                <w:szCs w:val="20"/>
              </w:rPr>
              <w:t>No</w:t>
            </w:r>
          </w:p>
        </w:tc>
        <w:tc>
          <w:tcPr>
            <w:tcW w:w="1704" w:type="dxa"/>
            <w:noWrap/>
            <w:hideMark/>
          </w:tcPr>
          <w:p w14:paraId="5973E2C0" w14:textId="77777777" w:rsidR="002F4C41" w:rsidRPr="00F733A3" w:rsidRDefault="002F4C41" w:rsidP="002F4C41">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r w:rsidRPr="00F733A3">
              <w:rPr>
                <w:rFonts w:ascii="Arial" w:eastAsia="Times New Roman" w:hAnsi="Arial" w:cs="B Lotus" w:hint="cs"/>
                <w:rtl/>
              </w:rPr>
              <w:t>کد پرونده خسارت</w:t>
            </w:r>
          </w:p>
        </w:tc>
        <w:tc>
          <w:tcPr>
            <w:tcW w:w="1469" w:type="dxa"/>
            <w:noWrap/>
            <w:vAlign w:val="center"/>
            <w:hideMark/>
          </w:tcPr>
          <w:p w14:paraId="4DCED77C" w14:textId="77777777" w:rsidR="002F4C41" w:rsidRPr="00F733A3" w:rsidRDefault="002F4C41" w:rsidP="006E52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B Lotus"/>
                <w:highlight w:val="red"/>
                <w:rtl/>
              </w:rPr>
            </w:pPr>
          </w:p>
        </w:tc>
        <w:tc>
          <w:tcPr>
            <w:tcW w:w="1073" w:type="dxa"/>
            <w:noWrap/>
            <w:vAlign w:val="center"/>
            <w:hideMark/>
          </w:tcPr>
          <w:p w14:paraId="132D93EE" w14:textId="77777777" w:rsidR="002F4C41" w:rsidRPr="00F733A3" w:rsidRDefault="002F4C41" w:rsidP="006E52FB">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highlight w:val="red"/>
                <w:rtl/>
              </w:rPr>
            </w:pPr>
          </w:p>
        </w:tc>
      </w:tr>
      <w:tr w:rsidR="000E2217" w:rsidRPr="00F733A3" w14:paraId="3C4D37F6" w14:textId="77777777" w:rsidTr="00895245">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shd w:val="clear" w:color="auto" w:fill="auto"/>
            <w:noWrap/>
            <w:vAlign w:val="center"/>
          </w:tcPr>
          <w:p w14:paraId="0B9AD475" w14:textId="0F315892" w:rsidR="000E2217" w:rsidRPr="00F40B29" w:rsidRDefault="000E2217" w:rsidP="00853B30">
            <w:pPr>
              <w:pStyle w:val="ListParagraph"/>
              <w:numPr>
                <w:ilvl w:val="0"/>
                <w:numId w:val="54"/>
              </w:numPr>
              <w:bidi/>
              <w:jc w:val="center"/>
              <w:rPr>
                <w:rFonts w:cs="B Lotus"/>
                <w:sz w:val="24"/>
                <w:szCs w:val="24"/>
                <w:rtl/>
              </w:rPr>
            </w:pPr>
          </w:p>
        </w:tc>
        <w:tc>
          <w:tcPr>
            <w:tcW w:w="2762" w:type="dxa"/>
            <w:noWrap/>
            <w:vAlign w:val="center"/>
            <w:hideMark/>
          </w:tcPr>
          <w:p w14:paraId="4DD54034" w14:textId="77777777" w:rsidR="000E2217" w:rsidRPr="00A57CA8"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PrsnDocLosCmpDocNo</w:t>
            </w:r>
          </w:p>
        </w:tc>
        <w:tc>
          <w:tcPr>
            <w:tcW w:w="1272" w:type="dxa"/>
            <w:noWrap/>
            <w:vAlign w:val="center"/>
            <w:hideMark/>
          </w:tcPr>
          <w:p w14:paraId="7B250677" w14:textId="7CD886BC" w:rsidR="00A57CA8" w:rsidRDefault="00A57CA8" w:rsidP="008328E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V</w:t>
            </w:r>
            <w:r w:rsidR="000E2217" w:rsidRPr="00A57CA8">
              <w:rPr>
                <w:rFonts w:ascii="Arial" w:eastAsia="Times New Roman" w:hAnsi="Arial" w:cs="B Lotus"/>
                <w:sz w:val="20"/>
                <w:szCs w:val="20"/>
              </w:rPr>
              <w:t>archar</w:t>
            </w:r>
          </w:p>
          <w:p w14:paraId="090CF179" w14:textId="28D93BAC" w:rsidR="000E2217" w:rsidRPr="00A57CA8" w:rsidRDefault="000E2217" w:rsidP="008328E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(50</w:t>
            </w:r>
            <w:r w:rsidR="00A57CA8">
              <w:rPr>
                <w:rFonts w:ascii="Arial" w:eastAsia="Times New Roman" w:hAnsi="Arial" w:cs="B Lotus"/>
                <w:sz w:val="20"/>
                <w:szCs w:val="20"/>
              </w:rPr>
              <w:t>)</w:t>
            </w:r>
          </w:p>
        </w:tc>
        <w:tc>
          <w:tcPr>
            <w:tcW w:w="709" w:type="dxa"/>
            <w:noWrap/>
            <w:vAlign w:val="center"/>
            <w:hideMark/>
          </w:tcPr>
          <w:p w14:paraId="5098559F" w14:textId="77777777" w:rsidR="000E2217" w:rsidRPr="00A57CA8" w:rsidRDefault="002F4C41"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Yes</w:t>
            </w:r>
          </w:p>
        </w:tc>
        <w:tc>
          <w:tcPr>
            <w:tcW w:w="1704" w:type="dxa"/>
            <w:noWrap/>
            <w:vAlign w:val="center"/>
            <w:hideMark/>
          </w:tcPr>
          <w:p w14:paraId="7F19841B" w14:textId="77777777" w:rsidR="000E2217" w:rsidRPr="00F733A3" w:rsidRDefault="000E2217" w:rsidP="00DB532E">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 xml:space="preserve">شماره زیان دیده خسارت </w:t>
            </w:r>
            <w:r w:rsidR="00DB532E" w:rsidRPr="00F733A3">
              <w:rPr>
                <w:rFonts w:ascii="Arial" w:eastAsia="Times New Roman" w:hAnsi="Arial" w:cs="B Lotus" w:hint="cs"/>
                <w:rtl/>
              </w:rPr>
              <w:t>فعلی</w:t>
            </w:r>
          </w:p>
        </w:tc>
        <w:tc>
          <w:tcPr>
            <w:tcW w:w="1469" w:type="dxa"/>
            <w:noWrap/>
            <w:vAlign w:val="center"/>
            <w:hideMark/>
          </w:tcPr>
          <w:p w14:paraId="10EE0DBA"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c>
          <w:tcPr>
            <w:tcW w:w="1073" w:type="dxa"/>
            <w:noWrap/>
            <w:vAlign w:val="center"/>
            <w:hideMark/>
          </w:tcPr>
          <w:p w14:paraId="17914D3F"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خسارت</w:t>
            </w:r>
          </w:p>
        </w:tc>
      </w:tr>
      <w:tr w:rsidR="000E2217" w:rsidRPr="00F733A3" w14:paraId="2C785E25" w14:textId="77777777" w:rsidTr="00895245">
        <w:trPr>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7968BC8B" w14:textId="731F926E" w:rsidR="000E2217" w:rsidRPr="00F40B29" w:rsidRDefault="000E2217" w:rsidP="00853B30">
            <w:pPr>
              <w:pStyle w:val="ListParagraph"/>
              <w:numPr>
                <w:ilvl w:val="0"/>
                <w:numId w:val="54"/>
              </w:numPr>
              <w:bidi/>
              <w:jc w:val="center"/>
              <w:rPr>
                <w:rFonts w:cs="B Lotus"/>
                <w:sz w:val="24"/>
                <w:szCs w:val="24"/>
                <w:rtl/>
              </w:rPr>
            </w:pPr>
          </w:p>
        </w:tc>
        <w:tc>
          <w:tcPr>
            <w:tcW w:w="2762" w:type="dxa"/>
            <w:noWrap/>
            <w:vAlign w:val="center"/>
            <w:hideMark/>
          </w:tcPr>
          <w:p w14:paraId="42161B14" w14:textId="77777777" w:rsidR="000E2217" w:rsidRPr="00A57CA8"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PrntCmpDocNo</w:t>
            </w:r>
          </w:p>
        </w:tc>
        <w:tc>
          <w:tcPr>
            <w:tcW w:w="1272" w:type="dxa"/>
            <w:noWrap/>
            <w:vAlign w:val="center"/>
            <w:hideMark/>
          </w:tcPr>
          <w:p w14:paraId="6C79B8F7" w14:textId="7FB8EED4" w:rsidR="00A57CA8" w:rsidRDefault="00A57CA8" w:rsidP="008328E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N</w:t>
            </w:r>
            <w:r w:rsidR="000E2217" w:rsidRPr="00A57CA8">
              <w:rPr>
                <w:rFonts w:ascii="Arial" w:eastAsia="Times New Roman" w:hAnsi="Arial" w:cs="B Lotus"/>
                <w:sz w:val="20"/>
                <w:szCs w:val="20"/>
              </w:rPr>
              <w:t>varchar</w:t>
            </w:r>
          </w:p>
          <w:p w14:paraId="6519AE66" w14:textId="334885B4" w:rsidR="000E2217" w:rsidRPr="00A57CA8" w:rsidRDefault="000E2217" w:rsidP="008328E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(50</w:t>
            </w:r>
            <w:r w:rsidR="00A57CA8">
              <w:rPr>
                <w:rFonts w:ascii="Arial" w:eastAsia="Times New Roman" w:hAnsi="Arial" w:cs="B Lotus"/>
                <w:sz w:val="20"/>
                <w:szCs w:val="20"/>
              </w:rPr>
              <w:t>)</w:t>
            </w:r>
          </w:p>
        </w:tc>
        <w:tc>
          <w:tcPr>
            <w:tcW w:w="709" w:type="dxa"/>
            <w:noWrap/>
            <w:vAlign w:val="center"/>
            <w:hideMark/>
          </w:tcPr>
          <w:p w14:paraId="25445A9E" w14:textId="77777777" w:rsidR="000E2217" w:rsidRPr="00A57CA8"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No</w:t>
            </w:r>
          </w:p>
        </w:tc>
        <w:tc>
          <w:tcPr>
            <w:tcW w:w="1704" w:type="dxa"/>
            <w:noWrap/>
            <w:vAlign w:val="center"/>
            <w:hideMark/>
          </w:tcPr>
          <w:p w14:paraId="4A5537E3" w14:textId="77777777" w:rsidR="000E2217" w:rsidRPr="00F733A3" w:rsidRDefault="000E2217" w:rsidP="00DF034A">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 xml:space="preserve">شماره </w:t>
            </w:r>
            <w:r w:rsidR="0093217B" w:rsidRPr="00F733A3">
              <w:rPr>
                <w:rFonts w:ascii="Arial" w:eastAsia="Times New Roman" w:hAnsi="Arial" w:cs="B Lotus" w:hint="cs"/>
                <w:rtl/>
              </w:rPr>
              <w:t xml:space="preserve">یونیک </w:t>
            </w:r>
            <w:r w:rsidR="00DF034A" w:rsidRPr="00F733A3">
              <w:rPr>
                <w:rFonts w:ascii="Arial" w:eastAsia="Times New Roman" w:hAnsi="Arial" w:cs="B Lotus" w:hint="cs"/>
                <w:rtl/>
              </w:rPr>
              <w:t>حواله  خسارت</w:t>
            </w:r>
          </w:p>
        </w:tc>
        <w:tc>
          <w:tcPr>
            <w:tcW w:w="1469" w:type="dxa"/>
            <w:noWrap/>
            <w:vAlign w:val="center"/>
            <w:hideMark/>
          </w:tcPr>
          <w:p w14:paraId="424DED29" w14:textId="77777777" w:rsidR="000E2217" w:rsidRPr="00F733A3"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c>
          <w:tcPr>
            <w:tcW w:w="1073" w:type="dxa"/>
            <w:noWrap/>
            <w:vAlign w:val="center"/>
            <w:hideMark/>
          </w:tcPr>
          <w:p w14:paraId="429014BD" w14:textId="77777777" w:rsidR="000E2217" w:rsidRPr="00F733A3"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کلیه شاخصهای مرتبط با خسارت</w:t>
            </w:r>
          </w:p>
        </w:tc>
      </w:tr>
      <w:tr w:rsidR="00CA1E2C" w:rsidRPr="00F733A3" w14:paraId="4BDE92B3" w14:textId="77777777" w:rsidTr="00895245">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20C06FDC" w14:textId="1D418B69" w:rsidR="00CA1E2C" w:rsidRPr="00F40B29" w:rsidRDefault="00CA1E2C" w:rsidP="00853B30">
            <w:pPr>
              <w:pStyle w:val="ListParagraph"/>
              <w:numPr>
                <w:ilvl w:val="0"/>
                <w:numId w:val="54"/>
              </w:numPr>
              <w:bidi/>
              <w:jc w:val="center"/>
              <w:rPr>
                <w:rFonts w:ascii="Arial" w:eastAsia="Times New Roman" w:hAnsi="Arial" w:cs="B Lotus"/>
                <w:sz w:val="24"/>
                <w:szCs w:val="24"/>
                <w:rtl/>
              </w:rPr>
            </w:pPr>
          </w:p>
        </w:tc>
        <w:tc>
          <w:tcPr>
            <w:tcW w:w="2762" w:type="dxa"/>
            <w:noWrap/>
            <w:vAlign w:val="center"/>
            <w:hideMark/>
          </w:tcPr>
          <w:p w14:paraId="11900A2A" w14:textId="77777777" w:rsidR="00CA1E2C" w:rsidRPr="00A57CA8" w:rsidRDefault="00CA1E2C"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ThrPayTypCod</w:t>
            </w:r>
          </w:p>
        </w:tc>
        <w:tc>
          <w:tcPr>
            <w:tcW w:w="1272" w:type="dxa"/>
            <w:noWrap/>
            <w:vAlign w:val="center"/>
            <w:hideMark/>
          </w:tcPr>
          <w:p w14:paraId="5DE2AC6C" w14:textId="4EA3F343" w:rsidR="00CA1E2C" w:rsidRPr="00A57CA8" w:rsidRDefault="00880D9A"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I</w:t>
            </w:r>
            <w:r w:rsidR="00CA1E2C" w:rsidRPr="00A57CA8">
              <w:rPr>
                <w:rFonts w:ascii="Arial" w:eastAsia="Times New Roman" w:hAnsi="Arial" w:cs="B Lotus"/>
                <w:sz w:val="20"/>
                <w:szCs w:val="20"/>
              </w:rPr>
              <w:t>nt</w:t>
            </w:r>
          </w:p>
        </w:tc>
        <w:tc>
          <w:tcPr>
            <w:tcW w:w="709" w:type="dxa"/>
            <w:noWrap/>
            <w:vAlign w:val="center"/>
            <w:hideMark/>
          </w:tcPr>
          <w:p w14:paraId="5BFD89CB" w14:textId="77777777" w:rsidR="00CA1E2C" w:rsidRPr="00A57CA8" w:rsidRDefault="00CA1E2C"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000000" w:themeColor="text1"/>
                <w:sz w:val="20"/>
                <w:szCs w:val="20"/>
              </w:rPr>
            </w:pPr>
            <w:r w:rsidRPr="00A57CA8">
              <w:rPr>
                <w:rFonts w:ascii="Arial" w:eastAsia="Times New Roman" w:hAnsi="Arial" w:cs="B Lotus"/>
                <w:color w:val="000000" w:themeColor="text1"/>
                <w:sz w:val="20"/>
                <w:szCs w:val="20"/>
              </w:rPr>
              <w:t>No</w:t>
            </w:r>
          </w:p>
        </w:tc>
        <w:tc>
          <w:tcPr>
            <w:tcW w:w="1704" w:type="dxa"/>
            <w:noWrap/>
            <w:vAlign w:val="center"/>
            <w:hideMark/>
          </w:tcPr>
          <w:p w14:paraId="289C136E" w14:textId="1686B9BB" w:rsidR="00CA1E2C" w:rsidRPr="00F733A3" w:rsidRDefault="008352BF"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color w:val="000000" w:themeColor="text1"/>
                <w:rtl/>
              </w:rPr>
            </w:pPr>
            <w:r w:rsidRPr="00F733A3">
              <w:rPr>
                <w:rFonts w:ascii="Arial" w:eastAsia="Times New Roman" w:hAnsi="Arial" w:cs="B Lotus" w:hint="cs"/>
                <w:b/>
                <w:bCs/>
                <w:color w:val="000000" w:themeColor="text1"/>
                <w:rtl/>
              </w:rPr>
              <w:t xml:space="preserve">کد </w:t>
            </w:r>
            <w:r w:rsidR="00CA1E2C" w:rsidRPr="00F733A3">
              <w:rPr>
                <w:rFonts w:ascii="Arial" w:eastAsia="Times New Roman" w:hAnsi="Arial" w:cs="B Lotus" w:hint="cs"/>
                <w:b/>
                <w:bCs/>
                <w:color w:val="000000" w:themeColor="text1"/>
                <w:rtl/>
              </w:rPr>
              <w:t>نوع پرداخت</w:t>
            </w:r>
            <w:r w:rsidR="000F07C7" w:rsidRPr="00F733A3">
              <w:rPr>
                <w:rFonts w:ascii="Arial" w:eastAsia="Times New Roman" w:hAnsi="Arial" w:cs="B Lotus" w:hint="cs"/>
                <w:b/>
                <w:bCs/>
                <w:color w:val="000000" w:themeColor="text1"/>
                <w:rtl/>
              </w:rPr>
              <w:t xml:space="preserve"> خسارت</w:t>
            </w:r>
          </w:p>
        </w:tc>
        <w:tc>
          <w:tcPr>
            <w:tcW w:w="1469" w:type="dxa"/>
            <w:noWrap/>
            <w:vAlign w:val="center"/>
            <w:hideMark/>
          </w:tcPr>
          <w:p w14:paraId="06A21EE8" w14:textId="77777777" w:rsidR="00DF034A" w:rsidRPr="00F40B29" w:rsidRDefault="00DF034A" w:rsidP="00DF034A">
            <w:pPr>
              <w:pStyle w:val="Heading2"/>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B Lotus"/>
                <w:b w:val="0"/>
                <w:bCs w:val="0"/>
                <w:color w:val="FF0000"/>
                <w:sz w:val="22"/>
                <w:szCs w:val="22"/>
                <w:rtl/>
              </w:rPr>
            </w:pPr>
            <w:bookmarkStart w:id="93" w:name="_Toc38109515"/>
            <w:r w:rsidRPr="00F40B29">
              <w:rPr>
                <w:rFonts w:ascii="Times New Roman" w:hAnsi="Times New Roman" w:cs="B Lotus"/>
                <w:b w:val="0"/>
                <w:bCs w:val="0"/>
                <w:sz w:val="22"/>
                <w:szCs w:val="22"/>
                <w:rtl/>
              </w:rPr>
              <w:t>جدول کد نوع پرداخت</w:t>
            </w:r>
            <w:r w:rsidRPr="00F40B29">
              <w:rPr>
                <w:rFonts w:ascii="Times New Roman" w:hAnsi="Times New Roman" w:cs="B Lotus"/>
                <w:b w:val="0"/>
                <w:bCs w:val="0"/>
                <w:color w:val="FF0000"/>
                <w:sz w:val="22"/>
                <w:szCs w:val="22"/>
                <w:rtl/>
              </w:rPr>
              <w:t xml:space="preserve"> </w:t>
            </w:r>
            <w:r w:rsidRPr="00F40B29">
              <w:rPr>
                <w:rFonts w:ascii="Times New Roman" w:hAnsi="Times New Roman" w:cs="B Lotus"/>
                <w:b w:val="0"/>
                <w:bCs w:val="0"/>
                <w:sz w:val="22"/>
                <w:szCs w:val="22"/>
                <w:rtl/>
              </w:rPr>
              <w:t>خسارت</w:t>
            </w:r>
            <w:r w:rsidRPr="00F40B29">
              <w:rPr>
                <w:rFonts w:ascii="Times New Roman" w:hAnsi="Times New Roman" w:cs="B Lotus"/>
                <w:b w:val="0"/>
                <w:bCs w:val="0"/>
                <w:color w:val="FF0000"/>
                <w:sz w:val="22"/>
                <w:szCs w:val="22"/>
                <w:rtl/>
              </w:rPr>
              <w:t>: (</w:t>
            </w:r>
            <w:r w:rsidRPr="00F40B29">
              <w:rPr>
                <w:rFonts w:ascii="Times New Roman" w:eastAsia="Times New Roman" w:hAnsi="Times New Roman" w:cs="B Lotus"/>
                <w:b w:val="0"/>
                <w:bCs w:val="0"/>
                <w:sz w:val="18"/>
                <w:szCs w:val="18"/>
              </w:rPr>
              <w:t>ThrPayTypCod</w:t>
            </w:r>
            <w:r w:rsidRPr="00F40B29">
              <w:rPr>
                <w:rFonts w:ascii="Times New Roman" w:hAnsi="Times New Roman" w:cs="B Lotus"/>
                <w:b w:val="0"/>
                <w:bCs w:val="0"/>
                <w:color w:val="FF0000"/>
                <w:sz w:val="22"/>
                <w:szCs w:val="22"/>
                <w:rtl/>
              </w:rPr>
              <w:t>)</w:t>
            </w:r>
            <w:bookmarkEnd w:id="93"/>
          </w:p>
          <w:p w14:paraId="148869C0" w14:textId="77777777" w:rsidR="00CA1E2C" w:rsidRPr="00F733A3" w:rsidRDefault="00CA1E2C" w:rsidP="00E7387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B Lotus"/>
                <w:b/>
                <w:bCs/>
                <w:color w:val="000000" w:themeColor="text1"/>
                <w:rtl/>
              </w:rPr>
            </w:pPr>
          </w:p>
        </w:tc>
        <w:tc>
          <w:tcPr>
            <w:tcW w:w="1073" w:type="dxa"/>
            <w:noWrap/>
            <w:vAlign w:val="center"/>
            <w:hideMark/>
          </w:tcPr>
          <w:p w14:paraId="504D9875" w14:textId="77777777" w:rsidR="00CA1E2C" w:rsidRPr="00F733A3" w:rsidRDefault="00CA1E2C"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highlight w:val="red"/>
                <w:rtl/>
              </w:rPr>
            </w:pPr>
          </w:p>
        </w:tc>
      </w:tr>
      <w:tr w:rsidR="000E2217" w:rsidRPr="00F733A3" w14:paraId="12DB6643" w14:textId="77777777" w:rsidTr="00895245">
        <w:trPr>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34AEC0D5" w14:textId="768E01F3" w:rsidR="000E2217" w:rsidRPr="00F40B29" w:rsidRDefault="000E2217"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hideMark/>
          </w:tcPr>
          <w:p w14:paraId="2F28831F" w14:textId="77777777" w:rsidR="000E2217" w:rsidRPr="00A57CA8"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EstLfAmnt</w:t>
            </w:r>
          </w:p>
        </w:tc>
        <w:tc>
          <w:tcPr>
            <w:tcW w:w="1272" w:type="dxa"/>
            <w:noWrap/>
            <w:vAlign w:val="center"/>
            <w:hideMark/>
          </w:tcPr>
          <w:p w14:paraId="23C699C4" w14:textId="6210CF08" w:rsidR="00A57CA8" w:rsidRDefault="00A57CA8"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D</w:t>
            </w:r>
            <w:r w:rsidR="000E2217" w:rsidRPr="00A57CA8">
              <w:rPr>
                <w:rFonts w:ascii="Arial" w:eastAsia="Times New Roman" w:hAnsi="Arial" w:cs="B Lotus"/>
                <w:sz w:val="20"/>
                <w:szCs w:val="20"/>
              </w:rPr>
              <w:t>ecimal</w:t>
            </w:r>
          </w:p>
          <w:p w14:paraId="403B0AA3" w14:textId="2FC58785" w:rsidR="000E2217" w:rsidRPr="00A57CA8"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15, 0</w:t>
            </w:r>
            <w:r w:rsidR="00A57CA8">
              <w:rPr>
                <w:rFonts w:ascii="Arial" w:eastAsia="Times New Roman" w:hAnsi="Arial" w:cs="B Lotus"/>
                <w:sz w:val="20"/>
                <w:szCs w:val="20"/>
              </w:rPr>
              <w:t>)</w:t>
            </w:r>
            <w:r w:rsidRPr="00A57CA8">
              <w:rPr>
                <w:rFonts w:ascii="Arial" w:eastAsia="Times New Roman" w:hAnsi="Arial" w:cs="B Lotus"/>
                <w:sz w:val="20"/>
                <w:szCs w:val="20"/>
                <w:rtl/>
              </w:rPr>
              <w:t>)</w:t>
            </w:r>
          </w:p>
        </w:tc>
        <w:tc>
          <w:tcPr>
            <w:tcW w:w="709" w:type="dxa"/>
            <w:noWrap/>
            <w:vAlign w:val="center"/>
            <w:hideMark/>
          </w:tcPr>
          <w:p w14:paraId="3413E8E8" w14:textId="77777777" w:rsidR="000E2217" w:rsidRPr="00A57CA8"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Yes</w:t>
            </w:r>
          </w:p>
        </w:tc>
        <w:tc>
          <w:tcPr>
            <w:tcW w:w="1704" w:type="dxa"/>
            <w:noWrap/>
            <w:vAlign w:val="center"/>
            <w:hideMark/>
          </w:tcPr>
          <w:p w14:paraId="7ADAD003" w14:textId="77777777" w:rsidR="000E2217" w:rsidRPr="00F733A3"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مبلغ ديه تقريبي به تناسب صدمه بدني وارده (غيرازفوت)-طبق ارقام اعلام شده توسط قوه قضائيه</w:t>
            </w:r>
          </w:p>
        </w:tc>
        <w:tc>
          <w:tcPr>
            <w:tcW w:w="1469" w:type="dxa"/>
            <w:noWrap/>
            <w:vAlign w:val="center"/>
            <w:hideMark/>
          </w:tcPr>
          <w:p w14:paraId="376B0B16" w14:textId="77777777" w:rsidR="000E2217" w:rsidRPr="00F733A3"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c>
          <w:tcPr>
            <w:tcW w:w="1073" w:type="dxa"/>
            <w:noWrap/>
            <w:vAlign w:val="center"/>
            <w:hideMark/>
          </w:tcPr>
          <w:p w14:paraId="2095188C" w14:textId="77777777" w:rsidR="000E2217" w:rsidRPr="00F733A3"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r>
      <w:tr w:rsidR="000E2217" w:rsidRPr="00F733A3" w14:paraId="54806B31" w14:textId="77777777" w:rsidTr="00895245">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05EEE30C" w14:textId="40EDBA11" w:rsidR="000E2217" w:rsidRPr="00F40B29" w:rsidRDefault="000E2217"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hideMark/>
          </w:tcPr>
          <w:p w14:paraId="3888FA82" w14:textId="77777777" w:rsidR="000E2217" w:rsidRPr="00A57CA8"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tl/>
              </w:rPr>
            </w:pPr>
            <w:r w:rsidRPr="00A57CA8">
              <w:rPr>
                <w:rFonts w:ascii="Arial" w:eastAsia="Times New Roman" w:hAnsi="Arial" w:cs="B Lotus"/>
                <w:sz w:val="20"/>
                <w:szCs w:val="20"/>
              </w:rPr>
              <w:t>CrtDte</w:t>
            </w:r>
          </w:p>
        </w:tc>
        <w:tc>
          <w:tcPr>
            <w:tcW w:w="1272" w:type="dxa"/>
            <w:noWrap/>
            <w:vAlign w:val="center"/>
            <w:hideMark/>
          </w:tcPr>
          <w:p w14:paraId="2734CDDD" w14:textId="7B30FF1A" w:rsidR="00A57CA8" w:rsidRDefault="00A57CA8"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V</w:t>
            </w:r>
            <w:r w:rsidR="000E2217" w:rsidRPr="00A57CA8">
              <w:rPr>
                <w:rFonts w:ascii="Arial" w:eastAsia="Times New Roman" w:hAnsi="Arial" w:cs="B Lotus"/>
                <w:sz w:val="20"/>
                <w:szCs w:val="20"/>
              </w:rPr>
              <w:t>archar</w:t>
            </w:r>
          </w:p>
          <w:p w14:paraId="79FF1B13" w14:textId="7A506755" w:rsidR="000E2217" w:rsidRPr="00A57CA8"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10</w:t>
            </w:r>
            <w:r w:rsidR="00A57CA8">
              <w:rPr>
                <w:rFonts w:ascii="Arial" w:eastAsia="Times New Roman" w:hAnsi="Arial" w:cs="B Lotus"/>
                <w:sz w:val="20"/>
                <w:szCs w:val="20"/>
              </w:rPr>
              <w:t>)</w:t>
            </w:r>
            <w:r w:rsidRPr="00A57CA8">
              <w:rPr>
                <w:rFonts w:ascii="Arial" w:eastAsia="Times New Roman" w:hAnsi="Arial" w:cs="B Lotus"/>
                <w:sz w:val="20"/>
                <w:szCs w:val="20"/>
                <w:rtl/>
              </w:rPr>
              <w:t>)</w:t>
            </w:r>
          </w:p>
        </w:tc>
        <w:tc>
          <w:tcPr>
            <w:tcW w:w="709" w:type="dxa"/>
            <w:noWrap/>
            <w:vAlign w:val="center"/>
            <w:hideMark/>
          </w:tcPr>
          <w:p w14:paraId="4ABE9D8A" w14:textId="77777777" w:rsidR="000E2217" w:rsidRPr="00A57CA8"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Yes</w:t>
            </w:r>
          </w:p>
        </w:tc>
        <w:tc>
          <w:tcPr>
            <w:tcW w:w="1704" w:type="dxa"/>
            <w:noWrap/>
            <w:vAlign w:val="center"/>
            <w:hideMark/>
          </w:tcPr>
          <w:p w14:paraId="0DAE97DE"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تاریخ قطعیت رای دادگاه</w:t>
            </w:r>
          </w:p>
        </w:tc>
        <w:tc>
          <w:tcPr>
            <w:tcW w:w="1469" w:type="dxa"/>
            <w:noWrap/>
            <w:vAlign w:val="center"/>
            <w:hideMark/>
          </w:tcPr>
          <w:p w14:paraId="7E04E63A"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c>
          <w:tcPr>
            <w:tcW w:w="1073" w:type="dxa"/>
            <w:noWrap/>
            <w:vAlign w:val="center"/>
            <w:hideMark/>
          </w:tcPr>
          <w:p w14:paraId="1D014352"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r>
      <w:tr w:rsidR="000E2217" w:rsidRPr="00F733A3" w14:paraId="0DC98011" w14:textId="77777777" w:rsidTr="00895245">
        <w:trPr>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5D9D1ECD" w14:textId="7B080280" w:rsidR="000E2217" w:rsidRPr="00F40B29" w:rsidRDefault="000E2217"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hideMark/>
          </w:tcPr>
          <w:p w14:paraId="6FB37CCE" w14:textId="77777777" w:rsidR="000E2217" w:rsidRPr="00A57CA8"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LfAmnt</w:t>
            </w:r>
          </w:p>
        </w:tc>
        <w:tc>
          <w:tcPr>
            <w:tcW w:w="1272" w:type="dxa"/>
            <w:noWrap/>
            <w:vAlign w:val="center"/>
            <w:hideMark/>
          </w:tcPr>
          <w:p w14:paraId="4CCC52E1" w14:textId="77777777" w:rsidR="00A57CA8" w:rsidRDefault="00A57CA8" w:rsidP="00A57CA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D</w:t>
            </w:r>
            <w:r w:rsidR="000E2217" w:rsidRPr="00A57CA8">
              <w:rPr>
                <w:rFonts w:ascii="Arial" w:eastAsia="Times New Roman" w:hAnsi="Arial" w:cs="B Lotus"/>
                <w:sz w:val="20"/>
                <w:szCs w:val="20"/>
              </w:rPr>
              <w:t>ecimal</w:t>
            </w:r>
          </w:p>
          <w:p w14:paraId="53C7DEF9" w14:textId="21F5E6DF" w:rsidR="000E2217" w:rsidRPr="00A57CA8" w:rsidRDefault="000E2217" w:rsidP="00A57CA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15, 0</w:t>
            </w:r>
            <w:r w:rsidR="00A57CA8">
              <w:rPr>
                <w:rFonts w:ascii="Arial" w:eastAsia="Times New Roman" w:hAnsi="Arial" w:cs="B Lotus"/>
                <w:sz w:val="20"/>
                <w:szCs w:val="20"/>
              </w:rPr>
              <w:t>)</w:t>
            </w:r>
            <w:r w:rsidRPr="00A57CA8">
              <w:rPr>
                <w:rFonts w:ascii="Arial" w:eastAsia="Times New Roman" w:hAnsi="Arial" w:cs="B Lotus"/>
                <w:sz w:val="20"/>
                <w:szCs w:val="20"/>
                <w:rtl/>
              </w:rPr>
              <w:t>)</w:t>
            </w:r>
          </w:p>
        </w:tc>
        <w:tc>
          <w:tcPr>
            <w:tcW w:w="709" w:type="dxa"/>
            <w:noWrap/>
            <w:vAlign w:val="center"/>
            <w:hideMark/>
          </w:tcPr>
          <w:p w14:paraId="35C1E547" w14:textId="77777777" w:rsidR="000E2217" w:rsidRPr="00A57CA8"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Yes</w:t>
            </w:r>
          </w:p>
        </w:tc>
        <w:tc>
          <w:tcPr>
            <w:tcW w:w="1704" w:type="dxa"/>
            <w:noWrap/>
            <w:vAlign w:val="center"/>
            <w:hideMark/>
          </w:tcPr>
          <w:p w14:paraId="6A85A111" w14:textId="77777777" w:rsidR="000E2217" w:rsidRPr="00F733A3"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ميزان دیه متعلقه (قطعي شده) براساس رای قطعی دادگاه</w:t>
            </w:r>
          </w:p>
        </w:tc>
        <w:tc>
          <w:tcPr>
            <w:tcW w:w="1469" w:type="dxa"/>
            <w:noWrap/>
            <w:vAlign w:val="center"/>
            <w:hideMark/>
          </w:tcPr>
          <w:p w14:paraId="238105EF" w14:textId="77777777" w:rsidR="000E2217" w:rsidRPr="00F733A3"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c>
          <w:tcPr>
            <w:tcW w:w="1073" w:type="dxa"/>
            <w:noWrap/>
            <w:vAlign w:val="center"/>
            <w:hideMark/>
          </w:tcPr>
          <w:p w14:paraId="27CD65DC" w14:textId="77777777" w:rsidR="000E2217" w:rsidRPr="00F733A3"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r>
      <w:tr w:rsidR="000E2217" w:rsidRPr="00F733A3" w14:paraId="4921888B" w14:textId="77777777" w:rsidTr="00895245">
        <w:trPr>
          <w:cnfStyle w:val="000000100000" w:firstRow="0" w:lastRow="0" w:firstColumn="0" w:lastColumn="0" w:oddVBand="0" w:evenVBand="0" w:oddHBand="1" w:evenHBand="0" w:firstRowFirstColumn="0" w:firstRowLastColumn="0" w:lastRowFirstColumn="0" w:lastRowLastColumn="0"/>
          <w:trHeight w:val="551"/>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0642C92C" w14:textId="7D54F104" w:rsidR="000E2217" w:rsidRPr="00F40B29" w:rsidRDefault="000E2217"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hideMark/>
          </w:tcPr>
          <w:p w14:paraId="4B2C4AEA" w14:textId="77777777" w:rsidR="000E2217" w:rsidRPr="00A57CA8"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PayAmnt</w:t>
            </w:r>
          </w:p>
        </w:tc>
        <w:tc>
          <w:tcPr>
            <w:tcW w:w="1272" w:type="dxa"/>
            <w:noWrap/>
            <w:vAlign w:val="center"/>
            <w:hideMark/>
          </w:tcPr>
          <w:p w14:paraId="5EC50B7A" w14:textId="77777777" w:rsidR="00A57CA8" w:rsidRDefault="00A57CA8" w:rsidP="00A57CA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D</w:t>
            </w:r>
            <w:r w:rsidR="000E2217" w:rsidRPr="00A57CA8">
              <w:rPr>
                <w:rFonts w:ascii="Arial" w:eastAsia="Times New Roman" w:hAnsi="Arial" w:cs="B Lotus"/>
                <w:sz w:val="20"/>
                <w:szCs w:val="20"/>
              </w:rPr>
              <w:t>ecimal</w:t>
            </w:r>
          </w:p>
          <w:p w14:paraId="7D42DA1B" w14:textId="7628D96F" w:rsidR="000E2217" w:rsidRPr="00A57CA8" w:rsidRDefault="000E2217" w:rsidP="00A57CA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15, 0</w:t>
            </w:r>
            <w:r w:rsidR="00A57CA8">
              <w:rPr>
                <w:rFonts w:ascii="Arial" w:eastAsia="Times New Roman" w:hAnsi="Arial" w:cs="B Lotus"/>
                <w:sz w:val="20"/>
                <w:szCs w:val="20"/>
              </w:rPr>
              <w:t>)</w:t>
            </w:r>
            <w:r w:rsidRPr="00A57CA8">
              <w:rPr>
                <w:rFonts w:ascii="Arial" w:eastAsia="Times New Roman" w:hAnsi="Arial" w:cs="B Lotus"/>
                <w:sz w:val="20"/>
                <w:szCs w:val="20"/>
                <w:rtl/>
              </w:rPr>
              <w:t>)</w:t>
            </w:r>
          </w:p>
        </w:tc>
        <w:tc>
          <w:tcPr>
            <w:tcW w:w="709" w:type="dxa"/>
            <w:noWrap/>
            <w:vAlign w:val="center"/>
            <w:hideMark/>
          </w:tcPr>
          <w:p w14:paraId="08B63B9E" w14:textId="77777777" w:rsidR="000E2217" w:rsidRPr="00A57CA8"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Yes</w:t>
            </w:r>
          </w:p>
        </w:tc>
        <w:tc>
          <w:tcPr>
            <w:tcW w:w="1704" w:type="dxa"/>
            <w:noWrap/>
            <w:vAlign w:val="center"/>
            <w:hideMark/>
          </w:tcPr>
          <w:p w14:paraId="5219CEF9"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b/>
                <w:bCs/>
              </w:rPr>
            </w:pPr>
            <w:r w:rsidRPr="00F733A3">
              <w:rPr>
                <w:rFonts w:ascii="Arial" w:eastAsia="Times New Roman" w:hAnsi="Arial" w:cs="B Lotus" w:hint="cs"/>
                <w:b/>
                <w:bCs/>
                <w:rtl/>
              </w:rPr>
              <w:t xml:space="preserve"> مبلغ پرداخت شده بابت خسارت</w:t>
            </w:r>
          </w:p>
        </w:tc>
        <w:tc>
          <w:tcPr>
            <w:tcW w:w="1469" w:type="dxa"/>
            <w:noWrap/>
            <w:vAlign w:val="center"/>
            <w:hideMark/>
          </w:tcPr>
          <w:p w14:paraId="43261799"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c>
          <w:tcPr>
            <w:tcW w:w="1073" w:type="dxa"/>
            <w:noWrap/>
            <w:vAlign w:val="center"/>
            <w:hideMark/>
          </w:tcPr>
          <w:p w14:paraId="27642D10"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r>
      <w:tr w:rsidR="000E2217" w:rsidRPr="00F733A3" w14:paraId="1A02AEEC" w14:textId="77777777" w:rsidTr="00895245">
        <w:trPr>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26800C26" w14:textId="3EAF24DC" w:rsidR="000E2217" w:rsidRPr="00F40B29" w:rsidRDefault="000E2217"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hideMark/>
          </w:tcPr>
          <w:p w14:paraId="195EC481" w14:textId="77777777" w:rsidR="000E2217" w:rsidRPr="00A57CA8" w:rsidRDefault="000E2217" w:rsidP="001A4B44">
            <w:pP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A57CA8">
              <w:rPr>
                <w:rFonts w:asciiTheme="minorBidi" w:hAnsiTheme="minorBidi"/>
                <w:sz w:val="20"/>
                <w:szCs w:val="20"/>
              </w:rPr>
              <w:t>RcvNtnlId</w:t>
            </w:r>
          </w:p>
        </w:tc>
        <w:tc>
          <w:tcPr>
            <w:tcW w:w="1272" w:type="dxa"/>
            <w:noWrap/>
            <w:vAlign w:val="center"/>
            <w:hideMark/>
          </w:tcPr>
          <w:p w14:paraId="08C80772" w14:textId="539AD53A" w:rsidR="00A57CA8" w:rsidRDefault="00A57CA8" w:rsidP="001A4B44">
            <w:pPr>
              <w:cnfStyle w:val="000000000000" w:firstRow="0" w:lastRow="0" w:firstColumn="0" w:lastColumn="0" w:oddVBand="0" w:evenVBand="0" w:oddHBand="0" w:evenHBand="0" w:firstRowFirstColumn="0" w:firstRowLastColumn="0" w:lastRowFirstColumn="0" w:lastRowLastColumn="0"/>
              <w:rPr>
                <w:rFonts w:cs="B Lotus"/>
                <w:sz w:val="20"/>
                <w:szCs w:val="20"/>
              </w:rPr>
            </w:pPr>
            <w:r w:rsidRPr="00A57CA8">
              <w:rPr>
                <w:rFonts w:cs="B Lotus"/>
                <w:sz w:val="20"/>
                <w:szCs w:val="20"/>
              </w:rPr>
              <w:t>C</w:t>
            </w:r>
            <w:r w:rsidR="000E2217" w:rsidRPr="00A57CA8">
              <w:rPr>
                <w:rFonts w:cs="B Lotus"/>
                <w:sz w:val="20"/>
                <w:szCs w:val="20"/>
              </w:rPr>
              <w:t>har</w:t>
            </w:r>
          </w:p>
          <w:p w14:paraId="63A55344" w14:textId="56F28F91" w:rsidR="000E2217" w:rsidRPr="00A57CA8" w:rsidRDefault="000E2217" w:rsidP="001A4B44">
            <w:pPr>
              <w:cnfStyle w:val="000000000000" w:firstRow="0" w:lastRow="0" w:firstColumn="0" w:lastColumn="0" w:oddVBand="0" w:evenVBand="0" w:oddHBand="0" w:evenHBand="0" w:firstRowFirstColumn="0" w:firstRowLastColumn="0" w:lastRowFirstColumn="0" w:lastRowLastColumn="0"/>
              <w:rPr>
                <w:rFonts w:cs="B Lotus"/>
                <w:sz w:val="20"/>
                <w:szCs w:val="20"/>
              </w:rPr>
            </w:pPr>
            <w:r w:rsidRPr="00A57CA8">
              <w:rPr>
                <w:rFonts w:cs="B Lotus"/>
                <w:sz w:val="20"/>
                <w:szCs w:val="20"/>
              </w:rPr>
              <w:t>10</w:t>
            </w:r>
            <w:r w:rsidR="00A57CA8">
              <w:rPr>
                <w:rFonts w:cs="B Lotus"/>
                <w:sz w:val="20"/>
                <w:szCs w:val="20"/>
              </w:rPr>
              <w:t>)</w:t>
            </w:r>
            <w:r w:rsidRPr="00A57CA8">
              <w:rPr>
                <w:rFonts w:cs="B Lotus"/>
                <w:sz w:val="20"/>
                <w:szCs w:val="20"/>
                <w:rtl/>
              </w:rPr>
              <w:t>)</w:t>
            </w:r>
          </w:p>
        </w:tc>
        <w:tc>
          <w:tcPr>
            <w:tcW w:w="709" w:type="dxa"/>
            <w:noWrap/>
            <w:vAlign w:val="center"/>
            <w:hideMark/>
          </w:tcPr>
          <w:p w14:paraId="58783FB4" w14:textId="77777777" w:rsidR="000E2217" w:rsidRPr="00A57CA8" w:rsidRDefault="000E2217" w:rsidP="001A4B44">
            <w:pPr>
              <w:cnfStyle w:val="000000000000" w:firstRow="0" w:lastRow="0" w:firstColumn="0" w:lastColumn="0" w:oddVBand="0" w:evenVBand="0" w:oddHBand="0" w:evenHBand="0" w:firstRowFirstColumn="0" w:firstRowLastColumn="0" w:lastRowFirstColumn="0" w:lastRowLastColumn="0"/>
              <w:rPr>
                <w:rFonts w:cs="B Lotus"/>
                <w:sz w:val="20"/>
                <w:szCs w:val="20"/>
              </w:rPr>
            </w:pPr>
            <w:r w:rsidRPr="00A57CA8">
              <w:rPr>
                <w:rFonts w:cs="B Lotus"/>
                <w:sz w:val="20"/>
                <w:szCs w:val="20"/>
              </w:rPr>
              <w:t>Yes</w:t>
            </w:r>
          </w:p>
        </w:tc>
        <w:tc>
          <w:tcPr>
            <w:tcW w:w="1704" w:type="dxa"/>
            <w:noWrap/>
            <w:vAlign w:val="center"/>
            <w:hideMark/>
          </w:tcPr>
          <w:p w14:paraId="1830BABA" w14:textId="22FDAD8C" w:rsidR="000E2217" w:rsidRPr="00F733A3" w:rsidRDefault="000E2217" w:rsidP="001A4B44">
            <w:pPr>
              <w:cnfStyle w:val="000000000000" w:firstRow="0" w:lastRow="0" w:firstColumn="0" w:lastColumn="0" w:oddVBand="0" w:evenVBand="0" w:oddHBand="0" w:evenHBand="0" w:firstRowFirstColumn="0" w:firstRowLastColumn="0" w:lastRowFirstColumn="0" w:lastRowLastColumn="0"/>
              <w:rPr>
                <w:rFonts w:cs="B Lotus"/>
                <w:b/>
                <w:bCs/>
              </w:rPr>
            </w:pPr>
            <w:r w:rsidRPr="00F733A3">
              <w:rPr>
                <w:rFonts w:cs="B Lotus"/>
                <w:b/>
                <w:bCs/>
                <w:rtl/>
              </w:rPr>
              <w:t>کد ملی گیرنده خسارت</w:t>
            </w:r>
            <w:r w:rsidR="009549CB" w:rsidRPr="00F733A3">
              <w:rPr>
                <w:rFonts w:cs="B Lotus" w:hint="cs"/>
                <w:b/>
                <w:bCs/>
                <w:rtl/>
              </w:rPr>
              <w:t xml:space="preserve"> (حقیقی)</w:t>
            </w:r>
          </w:p>
        </w:tc>
        <w:tc>
          <w:tcPr>
            <w:tcW w:w="1469" w:type="dxa"/>
            <w:noWrap/>
            <w:vAlign w:val="center"/>
            <w:hideMark/>
          </w:tcPr>
          <w:p w14:paraId="20783F59" w14:textId="77777777" w:rsidR="000E2217" w:rsidRPr="00F733A3" w:rsidRDefault="000E2217" w:rsidP="001A4B44">
            <w:pPr>
              <w:cnfStyle w:val="000000000000" w:firstRow="0" w:lastRow="0" w:firstColumn="0" w:lastColumn="0" w:oddVBand="0" w:evenVBand="0" w:oddHBand="0" w:evenHBand="0" w:firstRowFirstColumn="0" w:firstRowLastColumn="0" w:lastRowFirstColumn="0" w:lastRowLastColumn="0"/>
              <w:rPr>
                <w:rFonts w:cs="B Lotus"/>
              </w:rPr>
            </w:pPr>
          </w:p>
        </w:tc>
        <w:tc>
          <w:tcPr>
            <w:tcW w:w="1073" w:type="dxa"/>
            <w:noWrap/>
            <w:vAlign w:val="center"/>
            <w:hideMark/>
          </w:tcPr>
          <w:p w14:paraId="402301A3" w14:textId="77777777" w:rsidR="000E2217" w:rsidRPr="00F733A3" w:rsidRDefault="000E2217" w:rsidP="001A4B44">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r>
      <w:tr w:rsidR="000E2217" w:rsidRPr="00F733A3" w14:paraId="1C686FCE" w14:textId="77777777" w:rsidTr="00895245">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73FD4C01" w14:textId="6025CFE1" w:rsidR="000E2217" w:rsidRPr="00F40B29" w:rsidRDefault="000E2217"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hideMark/>
          </w:tcPr>
          <w:p w14:paraId="5759AC03" w14:textId="77777777" w:rsidR="000E2217" w:rsidRPr="00A57CA8" w:rsidRDefault="000E2217" w:rsidP="001A4B44">
            <w:pPr>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A57CA8">
              <w:rPr>
                <w:rFonts w:asciiTheme="minorBidi" w:hAnsiTheme="minorBidi"/>
                <w:sz w:val="20"/>
                <w:szCs w:val="20"/>
              </w:rPr>
              <w:t>RcvBrthdte</w:t>
            </w:r>
          </w:p>
        </w:tc>
        <w:tc>
          <w:tcPr>
            <w:tcW w:w="1272" w:type="dxa"/>
            <w:noWrap/>
            <w:vAlign w:val="center"/>
            <w:hideMark/>
          </w:tcPr>
          <w:p w14:paraId="2BD6E3C9" w14:textId="77777777" w:rsidR="00A57CA8" w:rsidRDefault="000E2217" w:rsidP="001A4B44">
            <w:pPr>
              <w:cnfStyle w:val="000000100000" w:firstRow="0" w:lastRow="0" w:firstColumn="0" w:lastColumn="0" w:oddVBand="0" w:evenVBand="0" w:oddHBand="1" w:evenHBand="0" w:firstRowFirstColumn="0" w:firstRowLastColumn="0" w:lastRowFirstColumn="0" w:lastRowLastColumn="0"/>
              <w:rPr>
                <w:rFonts w:cs="B Lotus"/>
                <w:sz w:val="20"/>
                <w:szCs w:val="20"/>
              </w:rPr>
            </w:pPr>
            <w:r w:rsidRPr="00A57CA8">
              <w:rPr>
                <w:rFonts w:cs="B Lotus"/>
                <w:sz w:val="20"/>
                <w:szCs w:val="20"/>
              </w:rPr>
              <w:t>varchar</w:t>
            </w:r>
          </w:p>
          <w:p w14:paraId="2628CD6D" w14:textId="7F53D144" w:rsidR="000E2217" w:rsidRPr="00A57CA8" w:rsidRDefault="000E2217" w:rsidP="001A4B44">
            <w:pPr>
              <w:cnfStyle w:val="000000100000" w:firstRow="0" w:lastRow="0" w:firstColumn="0" w:lastColumn="0" w:oddVBand="0" w:evenVBand="0" w:oddHBand="1" w:evenHBand="0" w:firstRowFirstColumn="0" w:firstRowLastColumn="0" w:lastRowFirstColumn="0" w:lastRowLastColumn="0"/>
              <w:rPr>
                <w:rFonts w:cs="B Lotus"/>
                <w:sz w:val="20"/>
                <w:szCs w:val="20"/>
              </w:rPr>
            </w:pPr>
            <w:r w:rsidRPr="00A57CA8">
              <w:rPr>
                <w:rFonts w:cs="B Lotus"/>
                <w:sz w:val="20"/>
                <w:szCs w:val="20"/>
              </w:rPr>
              <w:t>10</w:t>
            </w:r>
            <w:r w:rsidR="00A57CA8">
              <w:rPr>
                <w:rFonts w:cs="B Lotus"/>
                <w:sz w:val="20"/>
                <w:szCs w:val="20"/>
              </w:rPr>
              <w:t>)</w:t>
            </w:r>
            <w:r w:rsidRPr="00A57CA8">
              <w:rPr>
                <w:rFonts w:cs="B Lotus"/>
                <w:sz w:val="20"/>
                <w:szCs w:val="20"/>
                <w:rtl/>
              </w:rPr>
              <w:t>)</w:t>
            </w:r>
          </w:p>
        </w:tc>
        <w:tc>
          <w:tcPr>
            <w:tcW w:w="709" w:type="dxa"/>
            <w:noWrap/>
            <w:vAlign w:val="center"/>
            <w:hideMark/>
          </w:tcPr>
          <w:p w14:paraId="065D9C61" w14:textId="77777777" w:rsidR="000E2217" w:rsidRPr="00A57CA8" w:rsidRDefault="000E2217" w:rsidP="001A4B44">
            <w:pPr>
              <w:cnfStyle w:val="000000100000" w:firstRow="0" w:lastRow="0" w:firstColumn="0" w:lastColumn="0" w:oddVBand="0" w:evenVBand="0" w:oddHBand="1" w:evenHBand="0" w:firstRowFirstColumn="0" w:firstRowLastColumn="0" w:lastRowFirstColumn="0" w:lastRowLastColumn="0"/>
              <w:rPr>
                <w:rFonts w:cs="B Lotus"/>
                <w:sz w:val="20"/>
                <w:szCs w:val="20"/>
              </w:rPr>
            </w:pPr>
            <w:r w:rsidRPr="00A57CA8">
              <w:rPr>
                <w:rFonts w:cs="B Lotus"/>
                <w:sz w:val="20"/>
                <w:szCs w:val="20"/>
              </w:rPr>
              <w:t>Yes</w:t>
            </w:r>
          </w:p>
        </w:tc>
        <w:tc>
          <w:tcPr>
            <w:tcW w:w="1704" w:type="dxa"/>
            <w:noWrap/>
            <w:vAlign w:val="center"/>
            <w:hideMark/>
          </w:tcPr>
          <w:p w14:paraId="5044D72E" w14:textId="5AE75F78" w:rsidR="000E2217" w:rsidRPr="00F733A3" w:rsidRDefault="000E2217" w:rsidP="001A4B44">
            <w:pPr>
              <w:cnfStyle w:val="000000100000" w:firstRow="0" w:lastRow="0" w:firstColumn="0" w:lastColumn="0" w:oddVBand="0" w:evenVBand="0" w:oddHBand="1" w:evenHBand="0" w:firstRowFirstColumn="0" w:firstRowLastColumn="0" w:lastRowFirstColumn="0" w:lastRowLastColumn="0"/>
              <w:rPr>
                <w:rFonts w:cs="B Lotus"/>
              </w:rPr>
            </w:pPr>
            <w:r w:rsidRPr="00F733A3">
              <w:rPr>
                <w:rFonts w:cs="B Lotus"/>
                <w:rtl/>
              </w:rPr>
              <w:t>تاریخ تولد گیرنده خسارت</w:t>
            </w:r>
            <w:r w:rsidR="009549CB" w:rsidRPr="00F733A3">
              <w:rPr>
                <w:rFonts w:cs="B Lotus" w:hint="cs"/>
                <w:rtl/>
              </w:rPr>
              <w:t xml:space="preserve"> حقیقی</w:t>
            </w:r>
          </w:p>
        </w:tc>
        <w:tc>
          <w:tcPr>
            <w:tcW w:w="1469" w:type="dxa"/>
            <w:noWrap/>
            <w:vAlign w:val="center"/>
            <w:hideMark/>
          </w:tcPr>
          <w:p w14:paraId="7BFFE469" w14:textId="77777777" w:rsidR="000E2217" w:rsidRPr="00F733A3" w:rsidRDefault="000E2217" w:rsidP="001A4B44">
            <w:pPr>
              <w:cnfStyle w:val="000000100000" w:firstRow="0" w:lastRow="0" w:firstColumn="0" w:lastColumn="0" w:oddVBand="0" w:evenVBand="0" w:oddHBand="1" w:evenHBand="0" w:firstRowFirstColumn="0" w:firstRowLastColumn="0" w:lastRowFirstColumn="0" w:lastRowLastColumn="0"/>
              <w:rPr>
                <w:rFonts w:cs="B Lotus"/>
              </w:rPr>
            </w:pPr>
          </w:p>
        </w:tc>
        <w:tc>
          <w:tcPr>
            <w:tcW w:w="1073" w:type="dxa"/>
            <w:noWrap/>
            <w:vAlign w:val="center"/>
            <w:hideMark/>
          </w:tcPr>
          <w:p w14:paraId="22EA9525" w14:textId="77777777" w:rsidR="000E2217" w:rsidRPr="00F733A3" w:rsidRDefault="000E2217" w:rsidP="001A4B44">
            <w:pPr>
              <w:cnfStyle w:val="000000100000" w:firstRow="0" w:lastRow="0" w:firstColumn="0" w:lastColumn="0" w:oddVBand="0" w:evenVBand="0" w:oddHBand="1" w:evenHBand="0" w:firstRowFirstColumn="0" w:firstRowLastColumn="0" w:lastRowFirstColumn="0" w:lastRowLastColumn="0"/>
              <w:rPr>
                <w:rFonts w:cs="B Lotus"/>
              </w:rPr>
            </w:pPr>
            <w:r w:rsidRPr="00F733A3">
              <w:rPr>
                <w:rFonts w:ascii="Cambria" w:hAnsi="Cambria" w:cs="Cambria" w:hint="cs"/>
                <w:rtl/>
              </w:rPr>
              <w:t> </w:t>
            </w:r>
          </w:p>
        </w:tc>
      </w:tr>
      <w:tr w:rsidR="000E2217" w:rsidRPr="00F733A3" w14:paraId="1FA4EF44" w14:textId="77777777" w:rsidTr="00895245">
        <w:trPr>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6D95F0A0" w14:textId="25A4E147" w:rsidR="000E2217" w:rsidRPr="00F40B29" w:rsidRDefault="000E2217"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hideMark/>
          </w:tcPr>
          <w:p w14:paraId="2C3D0C35" w14:textId="77777777" w:rsidR="000E2217" w:rsidRPr="00A57CA8" w:rsidRDefault="000E2217" w:rsidP="001A4B44">
            <w:pPr>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A57CA8">
              <w:rPr>
                <w:rFonts w:asciiTheme="minorBidi" w:hAnsiTheme="minorBidi"/>
                <w:sz w:val="20"/>
                <w:szCs w:val="20"/>
              </w:rPr>
              <w:t>RcvNam</w:t>
            </w:r>
          </w:p>
        </w:tc>
        <w:tc>
          <w:tcPr>
            <w:tcW w:w="1272" w:type="dxa"/>
            <w:noWrap/>
            <w:vAlign w:val="center"/>
            <w:hideMark/>
          </w:tcPr>
          <w:p w14:paraId="4A9A251D" w14:textId="77777777" w:rsidR="00A57CA8" w:rsidRDefault="00A57CA8" w:rsidP="00A57CA8">
            <w:pPr>
              <w:cnfStyle w:val="000000000000" w:firstRow="0" w:lastRow="0" w:firstColumn="0" w:lastColumn="0" w:oddVBand="0" w:evenVBand="0" w:oddHBand="0" w:evenHBand="0" w:firstRowFirstColumn="0" w:firstRowLastColumn="0" w:lastRowFirstColumn="0" w:lastRowLastColumn="0"/>
              <w:rPr>
                <w:rFonts w:cs="B Lotus"/>
                <w:sz w:val="20"/>
                <w:szCs w:val="20"/>
              </w:rPr>
            </w:pPr>
            <w:r w:rsidRPr="00A57CA8">
              <w:rPr>
                <w:rFonts w:cs="B Lotus"/>
                <w:sz w:val="20"/>
                <w:szCs w:val="20"/>
              </w:rPr>
              <w:t>N</w:t>
            </w:r>
            <w:r w:rsidR="000E2217" w:rsidRPr="00A57CA8">
              <w:rPr>
                <w:rFonts w:cs="B Lotus"/>
                <w:sz w:val="20"/>
                <w:szCs w:val="20"/>
              </w:rPr>
              <w:t>varchar</w:t>
            </w:r>
          </w:p>
          <w:p w14:paraId="3D0A1E40" w14:textId="100929ED" w:rsidR="000E2217" w:rsidRPr="00A57CA8" w:rsidRDefault="00A57CA8" w:rsidP="00A57CA8">
            <w:pPr>
              <w:cnfStyle w:val="000000000000" w:firstRow="0" w:lastRow="0" w:firstColumn="0" w:lastColumn="0" w:oddVBand="0" w:evenVBand="0" w:oddHBand="0" w:evenHBand="0" w:firstRowFirstColumn="0" w:firstRowLastColumn="0" w:lastRowFirstColumn="0" w:lastRowLastColumn="0"/>
              <w:rPr>
                <w:rFonts w:cs="B Lotus"/>
                <w:sz w:val="20"/>
                <w:szCs w:val="20"/>
              </w:rPr>
            </w:pPr>
            <w:r>
              <w:rPr>
                <w:rFonts w:cs="B Lotus"/>
                <w:sz w:val="20"/>
                <w:szCs w:val="20"/>
              </w:rPr>
              <w:t>(50)</w:t>
            </w:r>
          </w:p>
        </w:tc>
        <w:tc>
          <w:tcPr>
            <w:tcW w:w="709" w:type="dxa"/>
            <w:noWrap/>
            <w:vAlign w:val="center"/>
            <w:hideMark/>
          </w:tcPr>
          <w:p w14:paraId="483764A7" w14:textId="77777777" w:rsidR="000E2217" w:rsidRPr="00A57CA8" w:rsidRDefault="000E2217" w:rsidP="001A4B44">
            <w:pPr>
              <w:cnfStyle w:val="000000000000" w:firstRow="0" w:lastRow="0" w:firstColumn="0" w:lastColumn="0" w:oddVBand="0" w:evenVBand="0" w:oddHBand="0" w:evenHBand="0" w:firstRowFirstColumn="0" w:firstRowLastColumn="0" w:lastRowFirstColumn="0" w:lastRowLastColumn="0"/>
              <w:rPr>
                <w:rFonts w:cs="B Lotus"/>
                <w:sz w:val="20"/>
                <w:szCs w:val="20"/>
              </w:rPr>
            </w:pPr>
            <w:r w:rsidRPr="00A57CA8">
              <w:rPr>
                <w:rFonts w:cs="B Lotus"/>
                <w:sz w:val="20"/>
                <w:szCs w:val="20"/>
              </w:rPr>
              <w:t>Yes</w:t>
            </w:r>
          </w:p>
        </w:tc>
        <w:tc>
          <w:tcPr>
            <w:tcW w:w="1704" w:type="dxa"/>
            <w:noWrap/>
            <w:vAlign w:val="center"/>
            <w:hideMark/>
          </w:tcPr>
          <w:p w14:paraId="101D279F" w14:textId="1307BDAF" w:rsidR="000E2217" w:rsidRPr="00F733A3" w:rsidRDefault="000E2217" w:rsidP="001A4B44">
            <w:pPr>
              <w:cnfStyle w:val="000000000000" w:firstRow="0" w:lastRow="0" w:firstColumn="0" w:lastColumn="0" w:oddVBand="0" w:evenVBand="0" w:oddHBand="0" w:evenHBand="0" w:firstRowFirstColumn="0" w:firstRowLastColumn="0" w:lastRowFirstColumn="0" w:lastRowLastColumn="0"/>
              <w:rPr>
                <w:rFonts w:cs="B Lotus"/>
              </w:rPr>
            </w:pPr>
            <w:r w:rsidRPr="00F733A3">
              <w:rPr>
                <w:rFonts w:cs="B Lotus"/>
                <w:rtl/>
              </w:rPr>
              <w:t>نام گیرنده خسارت</w:t>
            </w:r>
            <w:r w:rsidR="009549CB" w:rsidRPr="00F733A3">
              <w:rPr>
                <w:rFonts w:cs="B Lotus" w:hint="cs"/>
                <w:rtl/>
              </w:rPr>
              <w:t xml:space="preserve"> حقیقی یا حقوقی</w:t>
            </w:r>
          </w:p>
        </w:tc>
        <w:tc>
          <w:tcPr>
            <w:tcW w:w="1469" w:type="dxa"/>
            <w:noWrap/>
            <w:vAlign w:val="center"/>
            <w:hideMark/>
          </w:tcPr>
          <w:p w14:paraId="4985C724" w14:textId="77777777" w:rsidR="000E2217" w:rsidRPr="00F733A3" w:rsidRDefault="000E2217" w:rsidP="001A4B44">
            <w:pPr>
              <w:cnfStyle w:val="000000000000" w:firstRow="0" w:lastRow="0" w:firstColumn="0" w:lastColumn="0" w:oddVBand="0" w:evenVBand="0" w:oddHBand="0" w:evenHBand="0" w:firstRowFirstColumn="0" w:firstRowLastColumn="0" w:lastRowFirstColumn="0" w:lastRowLastColumn="0"/>
              <w:rPr>
                <w:rFonts w:cs="B Lotus"/>
              </w:rPr>
            </w:pPr>
          </w:p>
        </w:tc>
        <w:tc>
          <w:tcPr>
            <w:tcW w:w="1073" w:type="dxa"/>
            <w:noWrap/>
            <w:vAlign w:val="center"/>
            <w:hideMark/>
          </w:tcPr>
          <w:p w14:paraId="2C359BC0" w14:textId="77777777" w:rsidR="000E2217" w:rsidRPr="00F733A3" w:rsidRDefault="000E2217" w:rsidP="001A4B44">
            <w:pPr>
              <w:cnfStyle w:val="000000000000" w:firstRow="0" w:lastRow="0" w:firstColumn="0" w:lastColumn="0" w:oddVBand="0" w:evenVBand="0" w:oddHBand="0" w:evenHBand="0" w:firstRowFirstColumn="0" w:firstRowLastColumn="0" w:lastRowFirstColumn="0" w:lastRowLastColumn="0"/>
              <w:rPr>
                <w:rFonts w:cs="B Lotus"/>
              </w:rPr>
            </w:pPr>
            <w:r w:rsidRPr="00F733A3">
              <w:rPr>
                <w:rFonts w:ascii="Cambria" w:hAnsi="Cambria" w:cs="Cambria" w:hint="cs"/>
                <w:rtl/>
              </w:rPr>
              <w:t> </w:t>
            </w:r>
          </w:p>
        </w:tc>
      </w:tr>
      <w:tr w:rsidR="000E2217" w:rsidRPr="00F733A3" w14:paraId="14D74D93" w14:textId="77777777" w:rsidTr="00895245">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157BC75E" w14:textId="416321E8" w:rsidR="000E2217" w:rsidRPr="00F40B29" w:rsidRDefault="000E2217"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hideMark/>
          </w:tcPr>
          <w:p w14:paraId="489C1573" w14:textId="77777777" w:rsidR="000E2217" w:rsidRPr="00A57CA8"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Exp</w:t>
            </w:r>
          </w:p>
        </w:tc>
        <w:tc>
          <w:tcPr>
            <w:tcW w:w="1272" w:type="dxa"/>
            <w:noWrap/>
            <w:vAlign w:val="center"/>
            <w:hideMark/>
          </w:tcPr>
          <w:p w14:paraId="05790F41" w14:textId="708B9EC5" w:rsidR="00A57CA8" w:rsidRDefault="00A57CA8"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D</w:t>
            </w:r>
            <w:r w:rsidR="000E2217" w:rsidRPr="00A57CA8">
              <w:rPr>
                <w:rFonts w:ascii="Arial" w:eastAsia="Times New Roman" w:hAnsi="Arial" w:cs="B Lotus"/>
                <w:sz w:val="20"/>
                <w:szCs w:val="20"/>
              </w:rPr>
              <w:t>ecimal</w:t>
            </w:r>
          </w:p>
          <w:p w14:paraId="26EFAE60" w14:textId="62C294BA" w:rsidR="000E2217" w:rsidRPr="00A57CA8"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(26, 6</w:t>
            </w:r>
            <w:r w:rsidR="00A57CA8">
              <w:rPr>
                <w:rFonts w:ascii="Arial" w:eastAsia="Times New Roman" w:hAnsi="Arial" w:cs="B Lotus"/>
                <w:sz w:val="20"/>
                <w:szCs w:val="20"/>
              </w:rPr>
              <w:t>)</w:t>
            </w:r>
          </w:p>
        </w:tc>
        <w:tc>
          <w:tcPr>
            <w:tcW w:w="709" w:type="dxa"/>
            <w:noWrap/>
            <w:vAlign w:val="center"/>
            <w:hideMark/>
          </w:tcPr>
          <w:p w14:paraId="54016B4C" w14:textId="77777777" w:rsidR="000E2217" w:rsidRPr="00A57CA8"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Yes</w:t>
            </w:r>
          </w:p>
        </w:tc>
        <w:tc>
          <w:tcPr>
            <w:tcW w:w="1704" w:type="dxa"/>
            <w:noWrap/>
            <w:vAlign w:val="center"/>
            <w:hideMark/>
          </w:tcPr>
          <w:p w14:paraId="557E14F4" w14:textId="77777777" w:rsidR="000E2217" w:rsidRPr="00F733A3" w:rsidRDefault="000E2217" w:rsidP="00783246">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ميزان هزینه کارشناسی (طبق مندرجات پرونده خسارت)</w:t>
            </w:r>
            <w:r w:rsidR="00215F1B" w:rsidRPr="00F733A3">
              <w:rPr>
                <w:rFonts w:ascii="Times New Roman" w:eastAsia="Times New Roman" w:hAnsi="Times New Roman" w:cs="Times New Roman" w:hint="cs"/>
                <w:rtl/>
              </w:rPr>
              <w:t>–</w:t>
            </w:r>
          </w:p>
        </w:tc>
        <w:tc>
          <w:tcPr>
            <w:tcW w:w="1469" w:type="dxa"/>
            <w:noWrap/>
            <w:vAlign w:val="center"/>
            <w:hideMark/>
          </w:tcPr>
          <w:p w14:paraId="60F6C661"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c>
          <w:tcPr>
            <w:tcW w:w="1073" w:type="dxa"/>
            <w:noWrap/>
            <w:vAlign w:val="center"/>
            <w:hideMark/>
          </w:tcPr>
          <w:p w14:paraId="76256D19"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r>
      <w:tr w:rsidR="000E2217" w:rsidRPr="00F733A3" w14:paraId="28738552" w14:textId="77777777" w:rsidTr="00895245">
        <w:trPr>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shd w:val="clear" w:color="auto" w:fill="auto"/>
            <w:noWrap/>
            <w:vAlign w:val="center"/>
          </w:tcPr>
          <w:p w14:paraId="22C7ACB0" w14:textId="13189534" w:rsidR="000E2217" w:rsidRPr="00F40B29" w:rsidRDefault="000E2217"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hideMark/>
          </w:tcPr>
          <w:p w14:paraId="61389CD3" w14:textId="77777777" w:rsidR="000E2217" w:rsidRPr="00A57CA8"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tl/>
              </w:rPr>
            </w:pPr>
            <w:r w:rsidRPr="00A57CA8">
              <w:rPr>
                <w:rFonts w:ascii="Arial" w:eastAsia="Times New Roman" w:hAnsi="Arial" w:cs="B Lotus"/>
                <w:sz w:val="20"/>
                <w:szCs w:val="20"/>
              </w:rPr>
              <w:t>Rcy</w:t>
            </w:r>
          </w:p>
        </w:tc>
        <w:tc>
          <w:tcPr>
            <w:tcW w:w="1272" w:type="dxa"/>
            <w:noWrap/>
            <w:vAlign w:val="center"/>
            <w:hideMark/>
          </w:tcPr>
          <w:p w14:paraId="72321058" w14:textId="03A4EBC8" w:rsidR="00A57CA8" w:rsidRDefault="00A57CA8"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D</w:t>
            </w:r>
            <w:r w:rsidR="000E2217" w:rsidRPr="00A57CA8">
              <w:rPr>
                <w:rFonts w:ascii="Arial" w:eastAsia="Times New Roman" w:hAnsi="Arial" w:cs="B Lotus"/>
                <w:sz w:val="20"/>
                <w:szCs w:val="20"/>
              </w:rPr>
              <w:t>ecimal</w:t>
            </w:r>
          </w:p>
          <w:p w14:paraId="53E53008" w14:textId="1DA425BD" w:rsidR="000E2217" w:rsidRPr="00A57CA8"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tl/>
              </w:rPr>
            </w:pPr>
            <w:r w:rsidRPr="00A57CA8">
              <w:rPr>
                <w:rFonts w:ascii="Arial" w:eastAsia="Times New Roman" w:hAnsi="Arial" w:cs="B Lotus"/>
                <w:sz w:val="20"/>
                <w:szCs w:val="20"/>
              </w:rPr>
              <w:t>(26, 6</w:t>
            </w:r>
            <w:r w:rsidR="00A57CA8">
              <w:rPr>
                <w:rFonts w:ascii="Arial" w:eastAsia="Times New Roman" w:hAnsi="Arial" w:cs="B Lotus"/>
                <w:sz w:val="20"/>
                <w:szCs w:val="20"/>
              </w:rPr>
              <w:t>)</w:t>
            </w:r>
          </w:p>
        </w:tc>
        <w:tc>
          <w:tcPr>
            <w:tcW w:w="709" w:type="dxa"/>
            <w:noWrap/>
            <w:vAlign w:val="center"/>
            <w:hideMark/>
          </w:tcPr>
          <w:p w14:paraId="1A707388" w14:textId="77777777" w:rsidR="000E2217" w:rsidRPr="00A57CA8"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Yes</w:t>
            </w:r>
          </w:p>
        </w:tc>
        <w:tc>
          <w:tcPr>
            <w:tcW w:w="1704" w:type="dxa"/>
            <w:noWrap/>
            <w:vAlign w:val="center"/>
            <w:hideMark/>
          </w:tcPr>
          <w:p w14:paraId="670CECF7" w14:textId="77777777" w:rsidR="000E2217" w:rsidRPr="00F733A3"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 xml:space="preserve">ميزان </w:t>
            </w:r>
            <w:r w:rsidR="00E57739" w:rsidRPr="00F733A3">
              <w:rPr>
                <w:rFonts w:ascii="Arial" w:eastAsia="Times New Roman" w:hAnsi="Arial" w:cs="B Lotus" w:hint="cs"/>
                <w:rtl/>
              </w:rPr>
              <w:t xml:space="preserve">خسارت </w:t>
            </w:r>
            <w:r w:rsidRPr="00F733A3">
              <w:rPr>
                <w:rFonts w:ascii="Arial" w:eastAsia="Times New Roman" w:hAnsi="Arial" w:cs="B Lotus" w:hint="cs"/>
                <w:rtl/>
              </w:rPr>
              <w:t>بازيافت واقعي ازمسبب حادثه بابت خسارت بدني پرداختي (طبق مندرجات پرونده خسارت)</w:t>
            </w:r>
          </w:p>
        </w:tc>
        <w:tc>
          <w:tcPr>
            <w:tcW w:w="1469" w:type="dxa"/>
            <w:noWrap/>
            <w:vAlign w:val="center"/>
            <w:hideMark/>
          </w:tcPr>
          <w:p w14:paraId="75EBA149" w14:textId="77777777" w:rsidR="000E2217" w:rsidRPr="00F733A3"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c>
          <w:tcPr>
            <w:tcW w:w="1073" w:type="dxa"/>
            <w:noWrap/>
            <w:vAlign w:val="center"/>
            <w:hideMark/>
          </w:tcPr>
          <w:p w14:paraId="6B975A63" w14:textId="77777777" w:rsidR="000E2217" w:rsidRPr="00F733A3" w:rsidRDefault="000E2217"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r>
      <w:tr w:rsidR="000E2217" w:rsidRPr="00F733A3" w14:paraId="19711772" w14:textId="77777777" w:rsidTr="00895245">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72CE7048" w14:textId="3120B027" w:rsidR="000E2217" w:rsidRPr="00F40B29" w:rsidRDefault="000E2217"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hideMark/>
          </w:tcPr>
          <w:p w14:paraId="74B65DA8" w14:textId="77777777" w:rsidR="000E2217" w:rsidRPr="00A57CA8"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PayDte</w:t>
            </w:r>
          </w:p>
        </w:tc>
        <w:tc>
          <w:tcPr>
            <w:tcW w:w="1272" w:type="dxa"/>
            <w:noWrap/>
            <w:vAlign w:val="center"/>
            <w:hideMark/>
          </w:tcPr>
          <w:p w14:paraId="08D4F4AD" w14:textId="0261409C" w:rsidR="00A57CA8" w:rsidRDefault="00A57CA8" w:rsidP="00A57CA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V</w:t>
            </w:r>
            <w:r w:rsidR="000E2217" w:rsidRPr="00A57CA8">
              <w:rPr>
                <w:rFonts w:ascii="Arial" w:eastAsia="Times New Roman" w:hAnsi="Arial" w:cs="B Lotus"/>
                <w:sz w:val="20"/>
                <w:szCs w:val="20"/>
              </w:rPr>
              <w:t>archar</w:t>
            </w:r>
          </w:p>
          <w:p w14:paraId="1333FEA1" w14:textId="267F9DC9" w:rsidR="000E2217" w:rsidRPr="00A57CA8" w:rsidRDefault="000E2217" w:rsidP="00A57CA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(10</w:t>
            </w:r>
            <w:r w:rsidR="00A57CA8">
              <w:rPr>
                <w:rFonts w:ascii="Arial" w:eastAsia="Times New Roman" w:hAnsi="Arial" w:cs="B Lotus"/>
                <w:sz w:val="20"/>
                <w:szCs w:val="20"/>
              </w:rPr>
              <w:t>)</w:t>
            </w:r>
          </w:p>
        </w:tc>
        <w:tc>
          <w:tcPr>
            <w:tcW w:w="709" w:type="dxa"/>
            <w:noWrap/>
            <w:vAlign w:val="center"/>
            <w:hideMark/>
          </w:tcPr>
          <w:p w14:paraId="4CBC1F0F" w14:textId="77777777" w:rsidR="000E2217" w:rsidRPr="00A57CA8"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A57CA8">
              <w:rPr>
                <w:rFonts w:ascii="Arial" w:eastAsia="Times New Roman" w:hAnsi="Arial" w:cs="B Lotus"/>
                <w:sz w:val="20"/>
                <w:szCs w:val="20"/>
              </w:rPr>
              <w:t>No</w:t>
            </w:r>
          </w:p>
        </w:tc>
        <w:tc>
          <w:tcPr>
            <w:tcW w:w="1704" w:type="dxa"/>
            <w:noWrap/>
            <w:vAlign w:val="center"/>
            <w:hideMark/>
          </w:tcPr>
          <w:p w14:paraId="6800619B"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تاريخ شمسی پرداخت خسارت</w:t>
            </w:r>
          </w:p>
        </w:tc>
        <w:tc>
          <w:tcPr>
            <w:tcW w:w="1469" w:type="dxa"/>
            <w:noWrap/>
            <w:vAlign w:val="center"/>
            <w:hideMark/>
          </w:tcPr>
          <w:p w14:paraId="71AD6B5F"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c>
          <w:tcPr>
            <w:tcW w:w="1073" w:type="dxa"/>
            <w:noWrap/>
            <w:vAlign w:val="center"/>
            <w:hideMark/>
          </w:tcPr>
          <w:p w14:paraId="24FD0337" w14:textId="77777777" w:rsidR="000E2217" w:rsidRPr="00F733A3" w:rsidRDefault="000E2217" w:rsidP="00E7387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tl/>
              </w:rPr>
              <w:t>1040010</w:t>
            </w:r>
          </w:p>
        </w:tc>
      </w:tr>
      <w:tr w:rsidR="009549CB" w:rsidRPr="00F733A3" w14:paraId="539CF8B6" w14:textId="77777777" w:rsidTr="00895245">
        <w:trPr>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5B678F66" w14:textId="4E128DDA" w:rsidR="009549CB" w:rsidRPr="00536F53" w:rsidRDefault="009549CB" w:rsidP="00853B30">
            <w:pPr>
              <w:pStyle w:val="ListParagraph"/>
              <w:numPr>
                <w:ilvl w:val="0"/>
                <w:numId w:val="54"/>
              </w:numPr>
              <w:bidi/>
              <w:jc w:val="center"/>
              <w:rPr>
                <w:rFonts w:ascii="Arial" w:eastAsia="Times New Roman" w:hAnsi="Arial" w:cs="B Lotus"/>
                <w:sz w:val="24"/>
                <w:szCs w:val="24"/>
                <w:rtl/>
              </w:rPr>
            </w:pPr>
          </w:p>
        </w:tc>
        <w:tc>
          <w:tcPr>
            <w:tcW w:w="2762" w:type="dxa"/>
            <w:noWrap/>
            <w:vAlign w:val="center"/>
          </w:tcPr>
          <w:p w14:paraId="2EF52B8D" w14:textId="06A85686" w:rsidR="009549CB" w:rsidRPr="00536F53" w:rsidRDefault="009549CB"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RcvLglId</w:t>
            </w:r>
          </w:p>
        </w:tc>
        <w:tc>
          <w:tcPr>
            <w:tcW w:w="1272" w:type="dxa"/>
            <w:noWrap/>
            <w:vAlign w:val="center"/>
          </w:tcPr>
          <w:p w14:paraId="0E9489F5" w14:textId="1B70AF46" w:rsidR="009549CB" w:rsidRPr="00536F53" w:rsidRDefault="009549CB" w:rsidP="00A57CA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Char(11)</w:t>
            </w:r>
          </w:p>
        </w:tc>
        <w:tc>
          <w:tcPr>
            <w:tcW w:w="709" w:type="dxa"/>
            <w:noWrap/>
            <w:vAlign w:val="center"/>
          </w:tcPr>
          <w:p w14:paraId="737D2549" w14:textId="3D4B3E13" w:rsidR="009549CB" w:rsidRPr="00536F53" w:rsidRDefault="00125383"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Pr>
                <w:rFonts w:ascii="Arial" w:eastAsia="Times New Roman" w:hAnsi="Arial" w:cs="B Lotus"/>
                <w:sz w:val="20"/>
                <w:szCs w:val="20"/>
              </w:rPr>
              <w:t>Yes</w:t>
            </w:r>
          </w:p>
        </w:tc>
        <w:tc>
          <w:tcPr>
            <w:tcW w:w="1704" w:type="dxa"/>
            <w:noWrap/>
            <w:vAlign w:val="center"/>
          </w:tcPr>
          <w:p w14:paraId="230C64F2" w14:textId="664BD43F" w:rsidR="009549CB" w:rsidRPr="00536F53" w:rsidRDefault="009549CB"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r w:rsidRPr="00536F53">
              <w:rPr>
                <w:rFonts w:ascii="Arial" w:eastAsia="Times New Roman" w:hAnsi="Arial" w:cs="B Lotus" w:hint="cs"/>
                <w:rtl/>
              </w:rPr>
              <w:t>شناسه ملی اشخاص حقوقی</w:t>
            </w:r>
            <w:r w:rsidR="00B86BF2" w:rsidRPr="00536F53">
              <w:rPr>
                <w:rFonts w:ascii="Arial" w:eastAsia="Times New Roman" w:hAnsi="Arial" w:cs="B Lotus" w:hint="cs"/>
                <w:rtl/>
              </w:rPr>
              <w:t>(گیرنده خسارت)</w:t>
            </w:r>
          </w:p>
        </w:tc>
        <w:tc>
          <w:tcPr>
            <w:tcW w:w="1469" w:type="dxa"/>
            <w:noWrap/>
            <w:vAlign w:val="center"/>
          </w:tcPr>
          <w:p w14:paraId="2D896278" w14:textId="77777777" w:rsidR="009549CB" w:rsidRPr="00536F53" w:rsidRDefault="009549CB" w:rsidP="00E7387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Cambria"/>
                <w:rtl/>
              </w:rPr>
            </w:pPr>
          </w:p>
        </w:tc>
        <w:tc>
          <w:tcPr>
            <w:tcW w:w="1073" w:type="dxa"/>
            <w:noWrap/>
            <w:vAlign w:val="center"/>
          </w:tcPr>
          <w:p w14:paraId="0A93652C" w14:textId="77777777" w:rsidR="009549CB" w:rsidRPr="00536F53" w:rsidRDefault="009549CB" w:rsidP="00E73874">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p>
        </w:tc>
      </w:tr>
      <w:tr w:rsidR="005962A9" w:rsidRPr="00F733A3" w14:paraId="7EA36E98" w14:textId="77777777" w:rsidTr="00895245">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4A29845D" w14:textId="38D8BB30" w:rsidR="005962A9" w:rsidRPr="00536F53" w:rsidRDefault="005962A9" w:rsidP="00853B30">
            <w:pPr>
              <w:pStyle w:val="ListParagraph"/>
              <w:numPr>
                <w:ilvl w:val="0"/>
                <w:numId w:val="54"/>
              </w:numPr>
              <w:bidi/>
              <w:jc w:val="center"/>
              <w:rPr>
                <w:rFonts w:ascii="Arial" w:eastAsia="Times New Roman" w:hAnsi="Arial" w:cs="B Lotus"/>
                <w:sz w:val="24"/>
                <w:szCs w:val="24"/>
              </w:rPr>
            </w:pPr>
          </w:p>
        </w:tc>
        <w:tc>
          <w:tcPr>
            <w:tcW w:w="2762" w:type="dxa"/>
            <w:noWrap/>
          </w:tcPr>
          <w:p w14:paraId="35C7AEF0" w14:textId="586E6E9E" w:rsidR="005962A9" w:rsidRPr="00536F53" w:rsidRDefault="005962A9"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36F53">
              <w:rPr>
                <w:rFonts w:ascii="Arial" w:hAnsi="Arial" w:cs="Arial"/>
              </w:rPr>
              <w:t>ThrRcyTypCod</w:t>
            </w:r>
          </w:p>
        </w:tc>
        <w:tc>
          <w:tcPr>
            <w:tcW w:w="1272" w:type="dxa"/>
            <w:noWrap/>
          </w:tcPr>
          <w:p w14:paraId="488F0E25" w14:textId="64A80A5B" w:rsidR="005962A9" w:rsidRPr="00536F53" w:rsidRDefault="000C7FEF"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36F53">
              <w:rPr>
                <w:rFonts w:ascii="Arial" w:hAnsi="Arial" w:cs="Arial"/>
              </w:rPr>
              <w:t>smallInt</w:t>
            </w:r>
          </w:p>
        </w:tc>
        <w:tc>
          <w:tcPr>
            <w:tcW w:w="709" w:type="dxa"/>
            <w:noWrap/>
          </w:tcPr>
          <w:p w14:paraId="331E7CEE" w14:textId="6B779D05" w:rsidR="005962A9" w:rsidRPr="00536F53" w:rsidRDefault="005962A9"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36F53">
              <w:rPr>
                <w:rFonts w:ascii="Arial" w:hAnsi="Arial" w:cs="Arial"/>
              </w:rPr>
              <w:t>Yes</w:t>
            </w:r>
          </w:p>
        </w:tc>
        <w:tc>
          <w:tcPr>
            <w:tcW w:w="1704" w:type="dxa"/>
            <w:noWrap/>
          </w:tcPr>
          <w:p w14:paraId="33AB87FC" w14:textId="66CFB53C" w:rsidR="005962A9" w:rsidRPr="00536F53" w:rsidRDefault="005962A9"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536F53">
              <w:rPr>
                <w:rFonts w:asciiTheme="majorBidi" w:hAnsiTheme="majorBidi" w:cs="B Lotus" w:hint="cs"/>
                <w:sz w:val="28"/>
                <w:szCs w:val="28"/>
                <w:rtl/>
              </w:rPr>
              <w:t>نوع خسارت بازیافتی</w:t>
            </w:r>
          </w:p>
        </w:tc>
        <w:tc>
          <w:tcPr>
            <w:tcW w:w="1469" w:type="dxa"/>
            <w:noWrap/>
            <w:vAlign w:val="center"/>
          </w:tcPr>
          <w:p w14:paraId="568C9A00" w14:textId="2A246AAA" w:rsidR="005962A9" w:rsidRPr="00536F53" w:rsidRDefault="00087344" w:rsidP="005962A9">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B Lotus"/>
                <w:rtl/>
              </w:rPr>
            </w:pPr>
            <w:hyperlink w:anchor="_جدول_کد_نوع_4" w:history="1">
              <w:r w:rsidR="00895245" w:rsidRPr="00536F53">
                <w:rPr>
                  <w:rStyle w:val="Hyperlink"/>
                  <w:rFonts w:ascii="Cambria" w:eastAsia="Times New Roman" w:hAnsi="Cambria" w:cs="B Lotus" w:hint="cs"/>
                  <w:color w:val="auto"/>
                  <w:rtl/>
                </w:rPr>
                <w:t xml:space="preserve">جدول نوع </w:t>
              </w:r>
              <w:r w:rsidR="00895245" w:rsidRPr="00536F53">
                <w:rPr>
                  <w:rStyle w:val="Hyperlink"/>
                  <w:rFonts w:cs="B Lotus" w:hint="cs"/>
                  <w:color w:val="auto"/>
                  <w:rtl/>
                </w:rPr>
                <w:t>خسارت بازیافتی</w:t>
              </w:r>
            </w:hyperlink>
          </w:p>
        </w:tc>
        <w:tc>
          <w:tcPr>
            <w:tcW w:w="1073" w:type="dxa"/>
            <w:noWrap/>
            <w:vAlign w:val="center"/>
          </w:tcPr>
          <w:p w14:paraId="6AFCC877" w14:textId="77777777" w:rsidR="005962A9" w:rsidRPr="00536F53" w:rsidRDefault="005962A9"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p>
        </w:tc>
      </w:tr>
      <w:tr w:rsidR="005962A9" w:rsidRPr="00F733A3" w14:paraId="50F725FA" w14:textId="77777777" w:rsidTr="00895245">
        <w:trPr>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216447D2" w14:textId="6D91F5DA" w:rsidR="005962A9" w:rsidRPr="00536F53" w:rsidRDefault="005962A9" w:rsidP="00853B30">
            <w:pPr>
              <w:pStyle w:val="ListParagraph"/>
              <w:numPr>
                <w:ilvl w:val="0"/>
                <w:numId w:val="54"/>
              </w:numPr>
              <w:bidi/>
              <w:jc w:val="center"/>
              <w:rPr>
                <w:rFonts w:ascii="Arial" w:eastAsia="Times New Roman" w:hAnsi="Arial" w:cs="B Lotus"/>
                <w:sz w:val="24"/>
                <w:szCs w:val="24"/>
                <w:rtl/>
              </w:rPr>
            </w:pPr>
          </w:p>
        </w:tc>
        <w:tc>
          <w:tcPr>
            <w:tcW w:w="2762" w:type="dxa"/>
            <w:noWrap/>
          </w:tcPr>
          <w:p w14:paraId="1F24121E" w14:textId="6CD6C234" w:rsidR="005962A9" w:rsidRPr="00536F53" w:rsidRDefault="005962A9"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EvlNtnlId</w:t>
            </w:r>
          </w:p>
        </w:tc>
        <w:tc>
          <w:tcPr>
            <w:tcW w:w="1272" w:type="dxa"/>
            <w:noWrap/>
          </w:tcPr>
          <w:p w14:paraId="45D7BFAC" w14:textId="7CF96105" w:rsidR="005962A9" w:rsidRPr="00536F53" w:rsidRDefault="000C7FEF"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Char(10)</w:t>
            </w:r>
          </w:p>
        </w:tc>
        <w:tc>
          <w:tcPr>
            <w:tcW w:w="709" w:type="dxa"/>
            <w:noWrap/>
          </w:tcPr>
          <w:p w14:paraId="00E0FADC" w14:textId="4964E075" w:rsidR="005962A9" w:rsidRPr="00536F53" w:rsidRDefault="000C7FEF"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Yes</w:t>
            </w:r>
          </w:p>
        </w:tc>
        <w:tc>
          <w:tcPr>
            <w:tcW w:w="1704" w:type="dxa"/>
            <w:noWrap/>
          </w:tcPr>
          <w:p w14:paraId="52048770" w14:textId="5F186E8B" w:rsidR="005962A9" w:rsidRPr="00536F53" w:rsidRDefault="00F36CB6"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r w:rsidRPr="00536F53">
              <w:rPr>
                <w:rFonts w:ascii="Arial" w:eastAsia="Times New Roman" w:hAnsi="Arial" w:cs="B Lotus" w:hint="cs"/>
                <w:rtl/>
              </w:rPr>
              <w:t>کدملی ارزیاب خسارت</w:t>
            </w:r>
          </w:p>
        </w:tc>
        <w:tc>
          <w:tcPr>
            <w:tcW w:w="1469" w:type="dxa"/>
            <w:noWrap/>
            <w:vAlign w:val="center"/>
          </w:tcPr>
          <w:p w14:paraId="12CCB267" w14:textId="77777777" w:rsidR="005962A9" w:rsidRPr="00536F53" w:rsidRDefault="005962A9" w:rsidP="005962A9">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Cambria"/>
                <w:rtl/>
              </w:rPr>
            </w:pPr>
          </w:p>
        </w:tc>
        <w:tc>
          <w:tcPr>
            <w:tcW w:w="1073" w:type="dxa"/>
            <w:noWrap/>
            <w:vAlign w:val="center"/>
          </w:tcPr>
          <w:p w14:paraId="51E4C8C6" w14:textId="77777777" w:rsidR="005962A9" w:rsidRPr="00536F53" w:rsidRDefault="005962A9"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p>
        </w:tc>
      </w:tr>
      <w:tr w:rsidR="005962A9" w:rsidRPr="00F733A3" w14:paraId="0FB9F134" w14:textId="77777777" w:rsidTr="00895245">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67C0C5DF" w14:textId="1391AF19" w:rsidR="005962A9" w:rsidRPr="00536F53" w:rsidRDefault="005962A9" w:rsidP="00853B30">
            <w:pPr>
              <w:pStyle w:val="ListParagraph"/>
              <w:numPr>
                <w:ilvl w:val="0"/>
                <w:numId w:val="54"/>
              </w:numPr>
              <w:bidi/>
              <w:jc w:val="center"/>
              <w:rPr>
                <w:rFonts w:ascii="Arial" w:eastAsia="Times New Roman" w:hAnsi="Arial" w:cs="B Lotus"/>
                <w:sz w:val="24"/>
                <w:szCs w:val="24"/>
                <w:rtl/>
              </w:rPr>
            </w:pPr>
          </w:p>
        </w:tc>
        <w:tc>
          <w:tcPr>
            <w:tcW w:w="2762" w:type="dxa"/>
            <w:noWrap/>
            <w:vAlign w:val="center"/>
          </w:tcPr>
          <w:p w14:paraId="6973D925" w14:textId="7F481C08" w:rsidR="005962A9" w:rsidRPr="00536F53" w:rsidRDefault="005962A9"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EvlLglId</w:t>
            </w:r>
          </w:p>
        </w:tc>
        <w:tc>
          <w:tcPr>
            <w:tcW w:w="1272" w:type="dxa"/>
            <w:noWrap/>
            <w:vAlign w:val="center"/>
          </w:tcPr>
          <w:p w14:paraId="1C5E582E" w14:textId="6204A71F" w:rsidR="005962A9" w:rsidRPr="00536F53" w:rsidRDefault="000C7FEF"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C</w:t>
            </w:r>
            <w:r w:rsidR="00F40B29" w:rsidRPr="00536F53">
              <w:rPr>
                <w:rFonts w:ascii="Arial" w:eastAsia="Times New Roman" w:hAnsi="Arial" w:cs="B Lotus"/>
                <w:sz w:val="20"/>
                <w:szCs w:val="20"/>
              </w:rPr>
              <w:t>har</w:t>
            </w:r>
            <w:r w:rsidRPr="00536F53">
              <w:rPr>
                <w:rFonts w:ascii="Arial" w:eastAsia="Times New Roman" w:hAnsi="Arial" w:cs="B Lotus"/>
                <w:sz w:val="20"/>
                <w:szCs w:val="20"/>
              </w:rPr>
              <w:t>(11)</w:t>
            </w:r>
          </w:p>
        </w:tc>
        <w:tc>
          <w:tcPr>
            <w:tcW w:w="709" w:type="dxa"/>
            <w:noWrap/>
            <w:vAlign w:val="center"/>
          </w:tcPr>
          <w:p w14:paraId="6A699A3A" w14:textId="6C827B82" w:rsidR="005962A9" w:rsidRPr="00536F53" w:rsidRDefault="000C7FEF"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Yes</w:t>
            </w:r>
          </w:p>
        </w:tc>
        <w:tc>
          <w:tcPr>
            <w:tcW w:w="1704" w:type="dxa"/>
            <w:noWrap/>
            <w:vAlign w:val="center"/>
          </w:tcPr>
          <w:p w14:paraId="704E81C7" w14:textId="30C90A53" w:rsidR="005962A9" w:rsidRPr="00536F53" w:rsidRDefault="00F36CB6"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536F53">
              <w:rPr>
                <w:rFonts w:ascii="Arial" w:eastAsia="Times New Roman" w:hAnsi="Arial" w:cs="B Lotus" w:hint="cs"/>
                <w:rtl/>
              </w:rPr>
              <w:t>شناسه ملی حقوقی ارزیاب خسارت</w:t>
            </w:r>
          </w:p>
        </w:tc>
        <w:tc>
          <w:tcPr>
            <w:tcW w:w="1469" w:type="dxa"/>
            <w:noWrap/>
            <w:vAlign w:val="center"/>
          </w:tcPr>
          <w:p w14:paraId="0ED59FEA" w14:textId="77777777" w:rsidR="005962A9" w:rsidRPr="00536F53" w:rsidRDefault="005962A9" w:rsidP="005962A9">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Cambria"/>
                <w:rtl/>
              </w:rPr>
            </w:pPr>
          </w:p>
        </w:tc>
        <w:tc>
          <w:tcPr>
            <w:tcW w:w="1073" w:type="dxa"/>
            <w:noWrap/>
            <w:vAlign w:val="center"/>
          </w:tcPr>
          <w:p w14:paraId="346487C9" w14:textId="77777777" w:rsidR="005962A9" w:rsidRPr="00536F53" w:rsidRDefault="005962A9"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p>
        </w:tc>
      </w:tr>
      <w:tr w:rsidR="005962A9" w:rsidRPr="00F733A3" w14:paraId="0EB899AD" w14:textId="77777777" w:rsidTr="00895245">
        <w:trPr>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03DF47C3" w14:textId="56F71225" w:rsidR="005962A9" w:rsidRPr="00536F53" w:rsidRDefault="005962A9"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tcPr>
          <w:p w14:paraId="27D0A542" w14:textId="31A0F838" w:rsidR="005962A9" w:rsidRPr="00536F53" w:rsidRDefault="005962A9"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IsIrn</w:t>
            </w:r>
          </w:p>
        </w:tc>
        <w:tc>
          <w:tcPr>
            <w:tcW w:w="1272" w:type="dxa"/>
            <w:noWrap/>
            <w:vAlign w:val="center"/>
          </w:tcPr>
          <w:p w14:paraId="0A60AF45" w14:textId="5E3AD4B8" w:rsidR="005962A9" w:rsidRPr="00536F53" w:rsidRDefault="000C7FEF"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Bit</w:t>
            </w:r>
          </w:p>
        </w:tc>
        <w:tc>
          <w:tcPr>
            <w:tcW w:w="709" w:type="dxa"/>
            <w:noWrap/>
            <w:vAlign w:val="center"/>
          </w:tcPr>
          <w:p w14:paraId="3A3098D3" w14:textId="5F90B765" w:rsidR="005962A9" w:rsidRPr="00536F53" w:rsidRDefault="00125383"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Pr>
                <w:rFonts w:ascii="Arial" w:eastAsia="Times New Roman" w:hAnsi="Arial" w:cs="B Lotus"/>
                <w:sz w:val="20"/>
                <w:szCs w:val="20"/>
              </w:rPr>
              <w:t>Yes</w:t>
            </w:r>
          </w:p>
        </w:tc>
        <w:tc>
          <w:tcPr>
            <w:tcW w:w="1704" w:type="dxa"/>
            <w:noWrap/>
            <w:vAlign w:val="center"/>
          </w:tcPr>
          <w:p w14:paraId="75639750" w14:textId="000F4665" w:rsidR="005962A9" w:rsidRPr="00536F53" w:rsidRDefault="00F36CB6"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r w:rsidRPr="00536F53">
              <w:rPr>
                <w:rFonts w:ascii="Arial" w:eastAsia="Times New Roman" w:hAnsi="Arial" w:cs="B Lotus" w:hint="cs"/>
                <w:rtl/>
              </w:rPr>
              <w:t>آیا گیرنده خسارت ایرانی است؟ 1= بله  0= خیر</w:t>
            </w:r>
          </w:p>
        </w:tc>
        <w:tc>
          <w:tcPr>
            <w:tcW w:w="1469" w:type="dxa"/>
            <w:noWrap/>
            <w:vAlign w:val="center"/>
          </w:tcPr>
          <w:p w14:paraId="08B0CEE7" w14:textId="77777777" w:rsidR="005962A9" w:rsidRPr="00536F53" w:rsidRDefault="005962A9" w:rsidP="005962A9">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Cambria"/>
                <w:rtl/>
              </w:rPr>
            </w:pPr>
          </w:p>
        </w:tc>
        <w:tc>
          <w:tcPr>
            <w:tcW w:w="1073" w:type="dxa"/>
            <w:noWrap/>
            <w:vAlign w:val="center"/>
          </w:tcPr>
          <w:p w14:paraId="01FE2AB2" w14:textId="77777777" w:rsidR="005962A9" w:rsidRPr="00536F53" w:rsidRDefault="005962A9"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p>
        </w:tc>
      </w:tr>
      <w:tr w:rsidR="005962A9" w:rsidRPr="00F733A3" w14:paraId="7C22FE5E" w14:textId="77777777" w:rsidTr="00895245">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620F3211" w14:textId="5F7FFAE5" w:rsidR="005962A9" w:rsidRPr="00536F53" w:rsidRDefault="005962A9"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tcPr>
          <w:p w14:paraId="7C0096FB" w14:textId="6DDB86E6" w:rsidR="005962A9" w:rsidRPr="00536F53" w:rsidRDefault="005962A9"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UnIrnCod</w:t>
            </w:r>
          </w:p>
        </w:tc>
        <w:tc>
          <w:tcPr>
            <w:tcW w:w="1272" w:type="dxa"/>
            <w:noWrap/>
            <w:vAlign w:val="center"/>
          </w:tcPr>
          <w:p w14:paraId="3DAD0F19" w14:textId="759CF4AA" w:rsidR="005962A9" w:rsidRPr="00536F53" w:rsidRDefault="000C7FEF" w:rsidP="000C7FEF">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Varchar(20)</w:t>
            </w:r>
          </w:p>
        </w:tc>
        <w:tc>
          <w:tcPr>
            <w:tcW w:w="709" w:type="dxa"/>
            <w:noWrap/>
            <w:vAlign w:val="center"/>
          </w:tcPr>
          <w:p w14:paraId="33290BEC" w14:textId="66CA5CF3" w:rsidR="005962A9" w:rsidRPr="00536F53" w:rsidRDefault="000C7FEF"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Yes</w:t>
            </w:r>
          </w:p>
        </w:tc>
        <w:tc>
          <w:tcPr>
            <w:tcW w:w="1704" w:type="dxa"/>
            <w:noWrap/>
            <w:vAlign w:val="center"/>
          </w:tcPr>
          <w:p w14:paraId="48BB2E68" w14:textId="5F99639F" w:rsidR="005962A9" w:rsidRPr="00536F53" w:rsidRDefault="00F36CB6"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536F53">
              <w:rPr>
                <w:rFonts w:ascii="Arial" w:eastAsia="Times New Roman" w:hAnsi="Arial" w:cs="B Lotus" w:hint="cs"/>
                <w:rtl/>
              </w:rPr>
              <w:t>کدشناسایی اتباع غیرایرانی</w:t>
            </w:r>
          </w:p>
        </w:tc>
        <w:tc>
          <w:tcPr>
            <w:tcW w:w="1469" w:type="dxa"/>
            <w:noWrap/>
            <w:vAlign w:val="center"/>
          </w:tcPr>
          <w:p w14:paraId="4FF0252C" w14:textId="77777777" w:rsidR="005962A9" w:rsidRPr="00536F53" w:rsidRDefault="005962A9" w:rsidP="005962A9">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Cambria"/>
                <w:rtl/>
              </w:rPr>
            </w:pPr>
          </w:p>
        </w:tc>
        <w:tc>
          <w:tcPr>
            <w:tcW w:w="1073" w:type="dxa"/>
            <w:noWrap/>
            <w:vAlign w:val="center"/>
          </w:tcPr>
          <w:p w14:paraId="4ACED736" w14:textId="77777777" w:rsidR="005962A9" w:rsidRPr="00536F53" w:rsidRDefault="005962A9"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p>
        </w:tc>
      </w:tr>
      <w:tr w:rsidR="005962A9" w:rsidRPr="00F733A3" w14:paraId="40C33101" w14:textId="77777777" w:rsidTr="00895245">
        <w:trPr>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0E70B469" w14:textId="77777777" w:rsidR="005962A9" w:rsidRPr="00536F53" w:rsidRDefault="005962A9" w:rsidP="00853B30">
            <w:pPr>
              <w:pStyle w:val="ListParagraph"/>
              <w:numPr>
                <w:ilvl w:val="0"/>
                <w:numId w:val="54"/>
              </w:numPr>
              <w:bidi/>
              <w:jc w:val="center"/>
              <w:rPr>
                <w:rFonts w:ascii="Arial" w:eastAsia="Times New Roman" w:hAnsi="Arial" w:cs="B Lotus"/>
                <w:sz w:val="24"/>
                <w:szCs w:val="24"/>
              </w:rPr>
            </w:pPr>
          </w:p>
        </w:tc>
        <w:tc>
          <w:tcPr>
            <w:tcW w:w="2762" w:type="dxa"/>
            <w:noWrap/>
            <w:vAlign w:val="center"/>
          </w:tcPr>
          <w:p w14:paraId="14C5C7EF" w14:textId="3D3FCE6C" w:rsidR="005962A9" w:rsidRPr="00536F53" w:rsidRDefault="005962A9"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RcvTyp</w:t>
            </w:r>
            <w:r w:rsidR="00D2450B" w:rsidRPr="00536F53">
              <w:rPr>
                <w:rFonts w:ascii="Arial" w:eastAsia="Times New Roman" w:hAnsi="Arial" w:cs="B Lotus"/>
                <w:sz w:val="20"/>
                <w:szCs w:val="20"/>
              </w:rPr>
              <w:t>Cod</w:t>
            </w:r>
          </w:p>
        </w:tc>
        <w:tc>
          <w:tcPr>
            <w:tcW w:w="1272" w:type="dxa"/>
            <w:noWrap/>
            <w:vAlign w:val="center"/>
          </w:tcPr>
          <w:p w14:paraId="0293E09D" w14:textId="0B9FE490" w:rsidR="005962A9" w:rsidRPr="00536F53" w:rsidRDefault="000C7FEF"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sidRPr="00536F53">
              <w:rPr>
                <w:rFonts w:ascii="Arial" w:eastAsia="Times New Roman" w:hAnsi="Arial" w:cs="B Lotus"/>
                <w:sz w:val="20"/>
                <w:szCs w:val="20"/>
              </w:rPr>
              <w:t>smallInt</w:t>
            </w:r>
          </w:p>
        </w:tc>
        <w:tc>
          <w:tcPr>
            <w:tcW w:w="709" w:type="dxa"/>
            <w:noWrap/>
            <w:vAlign w:val="center"/>
          </w:tcPr>
          <w:p w14:paraId="7E1C90C4" w14:textId="51D49D52" w:rsidR="005962A9" w:rsidRPr="00536F53" w:rsidRDefault="00125383"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sz w:val="20"/>
                <w:szCs w:val="20"/>
              </w:rPr>
            </w:pPr>
            <w:r>
              <w:rPr>
                <w:rFonts w:ascii="Arial" w:eastAsia="Times New Roman" w:hAnsi="Arial" w:cs="B Lotus"/>
                <w:sz w:val="20"/>
                <w:szCs w:val="20"/>
              </w:rPr>
              <w:t>Yes</w:t>
            </w:r>
          </w:p>
        </w:tc>
        <w:tc>
          <w:tcPr>
            <w:tcW w:w="1704" w:type="dxa"/>
            <w:noWrap/>
            <w:vAlign w:val="center"/>
          </w:tcPr>
          <w:p w14:paraId="28EAB614" w14:textId="4ABB0289" w:rsidR="005962A9" w:rsidRPr="00536F53" w:rsidRDefault="00F36CB6" w:rsidP="00F36CB6">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r w:rsidRPr="00536F53">
              <w:rPr>
                <w:rFonts w:ascii="Arial" w:eastAsia="Times New Roman" w:hAnsi="Arial" w:cs="B Lotus" w:hint="cs"/>
                <w:rtl/>
              </w:rPr>
              <w:t>نوع گیرنده خسارت</w:t>
            </w:r>
          </w:p>
        </w:tc>
        <w:tc>
          <w:tcPr>
            <w:tcW w:w="1469" w:type="dxa"/>
            <w:noWrap/>
            <w:vAlign w:val="center"/>
          </w:tcPr>
          <w:p w14:paraId="4F57E605" w14:textId="3A19F022" w:rsidR="005962A9" w:rsidRPr="00536F53" w:rsidRDefault="00087344" w:rsidP="005962A9">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B Lotus"/>
                <w:rtl/>
              </w:rPr>
            </w:pPr>
            <w:hyperlink w:anchor="_جدول_کد_نوع_3" w:history="1">
              <w:r w:rsidR="00F36CB6" w:rsidRPr="00536F53">
                <w:rPr>
                  <w:rStyle w:val="Hyperlink"/>
                  <w:rFonts w:ascii="Cambria" w:eastAsia="Times New Roman" w:hAnsi="Cambria" w:cs="B Lotus" w:hint="cs"/>
                  <w:color w:val="auto"/>
                  <w:rtl/>
                </w:rPr>
                <w:t>جدول پایه نوع گیرنده خسارت</w:t>
              </w:r>
            </w:hyperlink>
          </w:p>
        </w:tc>
        <w:tc>
          <w:tcPr>
            <w:tcW w:w="1073" w:type="dxa"/>
            <w:noWrap/>
            <w:vAlign w:val="center"/>
          </w:tcPr>
          <w:p w14:paraId="7A2035F7" w14:textId="77777777" w:rsidR="005962A9" w:rsidRPr="00536F53" w:rsidRDefault="005962A9" w:rsidP="005962A9">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p>
        </w:tc>
      </w:tr>
      <w:tr w:rsidR="00895245" w:rsidRPr="00F733A3" w14:paraId="58714331" w14:textId="77777777" w:rsidTr="00895245">
        <w:trPr>
          <w:cnfStyle w:val="000000100000" w:firstRow="0" w:lastRow="0" w:firstColumn="0" w:lastColumn="0" w:oddVBand="0" w:evenVBand="0" w:oddHBand="1" w:evenHBand="0" w:firstRowFirstColumn="0" w:firstRowLastColumn="0" w:lastRowFirstColumn="0" w:lastRowLastColumn="0"/>
          <w:trHeight w:val="360"/>
          <w:jc w:val="right"/>
        </w:trPr>
        <w:tc>
          <w:tcPr>
            <w:cnfStyle w:val="001000000000" w:firstRow="0" w:lastRow="0" w:firstColumn="1" w:lastColumn="0" w:oddVBand="0" w:evenVBand="0" w:oddHBand="0" w:evenHBand="0" w:firstRowFirstColumn="0" w:firstRowLastColumn="0" w:lastRowFirstColumn="0" w:lastRowLastColumn="0"/>
            <w:tcW w:w="877" w:type="dxa"/>
            <w:gridSpan w:val="2"/>
            <w:noWrap/>
            <w:vAlign w:val="center"/>
          </w:tcPr>
          <w:p w14:paraId="02309B34" w14:textId="77777777" w:rsidR="00895245" w:rsidRPr="00F40B29" w:rsidRDefault="00895245" w:rsidP="00853B30">
            <w:pPr>
              <w:pStyle w:val="ListParagraph"/>
              <w:numPr>
                <w:ilvl w:val="0"/>
                <w:numId w:val="54"/>
              </w:numPr>
              <w:bidi/>
              <w:jc w:val="center"/>
              <w:rPr>
                <w:rFonts w:ascii="Arial" w:eastAsia="Times New Roman" w:hAnsi="Arial" w:cs="B Lotus"/>
                <w:b w:val="0"/>
                <w:bCs w:val="0"/>
                <w:color w:val="FF0000"/>
                <w:sz w:val="24"/>
                <w:szCs w:val="24"/>
              </w:rPr>
            </w:pPr>
          </w:p>
        </w:tc>
        <w:tc>
          <w:tcPr>
            <w:tcW w:w="2762" w:type="dxa"/>
            <w:noWrap/>
            <w:vAlign w:val="center"/>
          </w:tcPr>
          <w:p w14:paraId="1DBED084" w14:textId="1E92D6EB" w:rsidR="00895245" w:rsidRPr="00A57CA8" w:rsidRDefault="00536F53"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sz w:val="20"/>
                <w:szCs w:val="20"/>
              </w:rPr>
            </w:pPr>
            <w:r>
              <w:rPr>
                <w:rFonts w:ascii="Arial" w:eastAsia="Times New Roman" w:hAnsi="Arial" w:cs="B Lotus"/>
                <w:color w:val="FF0000"/>
                <w:sz w:val="20"/>
                <w:szCs w:val="20"/>
              </w:rPr>
              <w:t>Rcv</w:t>
            </w:r>
            <w:r w:rsidR="00895245">
              <w:rPr>
                <w:rFonts w:ascii="Arial" w:eastAsia="Times New Roman" w:hAnsi="Arial" w:cs="B Lotus"/>
                <w:color w:val="FF0000"/>
                <w:sz w:val="20"/>
                <w:szCs w:val="20"/>
              </w:rPr>
              <w:t>AcntNo</w:t>
            </w:r>
          </w:p>
        </w:tc>
        <w:tc>
          <w:tcPr>
            <w:tcW w:w="1272" w:type="dxa"/>
            <w:noWrap/>
            <w:vAlign w:val="center"/>
          </w:tcPr>
          <w:p w14:paraId="3C521B64" w14:textId="03901BDB" w:rsidR="00895245" w:rsidRPr="00A57CA8" w:rsidRDefault="00895245"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0"/>
                <w:szCs w:val="20"/>
              </w:rPr>
            </w:pPr>
            <w:r>
              <w:rPr>
                <w:rFonts w:ascii="Arial" w:eastAsia="Times New Roman" w:hAnsi="Arial" w:cs="B Lotus"/>
                <w:sz w:val="20"/>
                <w:szCs w:val="20"/>
              </w:rPr>
              <w:t>Varchar(30)</w:t>
            </w:r>
          </w:p>
        </w:tc>
        <w:tc>
          <w:tcPr>
            <w:tcW w:w="709" w:type="dxa"/>
            <w:noWrap/>
            <w:vAlign w:val="center"/>
          </w:tcPr>
          <w:p w14:paraId="34F1A817" w14:textId="6A8B6A0F" w:rsidR="00895245" w:rsidRPr="00A57CA8" w:rsidRDefault="00895245"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sz w:val="20"/>
                <w:szCs w:val="20"/>
              </w:rPr>
            </w:pPr>
            <w:r>
              <w:rPr>
                <w:rFonts w:ascii="Arial" w:eastAsia="Times New Roman" w:hAnsi="Arial" w:cs="B Lotus"/>
                <w:color w:val="FF0000"/>
                <w:sz w:val="20"/>
                <w:szCs w:val="20"/>
              </w:rPr>
              <w:t>Yes</w:t>
            </w:r>
          </w:p>
        </w:tc>
        <w:tc>
          <w:tcPr>
            <w:tcW w:w="1704" w:type="dxa"/>
            <w:noWrap/>
            <w:vAlign w:val="center"/>
          </w:tcPr>
          <w:p w14:paraId="35CA4F40" w14:textId="39602718" w:rsidR="00895245" w:rsidRPr="00F733A3" w:rsidRDefault="00895245" w:rsidP="00536F53">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rtl/>
              </w:rPr>
            </w:pPr>
            <w:r>
              <w:rPr>
                <w:rFonts w:ascii="Arial" w:eastAsia="Times New Roman" w:hAnsi="Arial" w:cs="B Lotus" w:hint="cs"/>
                <w:color w:val="FF0000"/>
                <w:rtl/>
              </w:rPr>
              <w:t xml:space="preserve">شماره شبای </w:t>
            </w:r>
            <w:r w:rsidR="00536F53">
              <w:rPr>
                <w:rFonts w:ascii="Arial" w:eastAsia="Times New Roman" w:hAnsi="Arial" w:cs="B Lotus" w:hint="cs"/>
                <w:color w:val="FF0000"/>
                <w:rtl/>
              </w:rPr>
              <w:t>گیرنده خسارت</w:t>
            </w:r>
          </w:p>
        </w:tc>
        <w:tc>
          <w:tcPr>
            <w:tcW w:w="1469" w:type="dxa"/>
            <w:noWrap/>
            <w:vAlign w:val="center"/>
          </w:tcPr>
          <w:p w14:paraId="2D4F1C5F" w14:textId="77777777" w:rsidR="00895245" w:rsidRPr="00F733A3" w:rsidRDefault="00895245" w:rsidP="005962A9">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Cambria"/>
                <w:color w:val="FF0000"/>
                <w:rtl/>
              </w:rPr>
            </w:pPr>
          </w:p>
        </w:tc>
        <w:tc>
          <w:tcPr>
            <w:tcW w:w="1073" w:type="dxa"/>
            <w:noWrap/>
            <w:vAlign w:val="center"/>
          </w:tcPr>
          <w:p w14:paraId="4F004559" w14:textId="77777777" w:rsidR="00895245" w:rsidRPr="00F733A3" w:rsidRDefault="00895245" w:rsidP="005962A9">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color w:val="FF0000"/>
                <w:rtl/>
              </w:rPr>
            </w:pPr>
          </w:p>
        </w:tc>
      </w:tr>
    </w:tbl>
    <w:p w14:paraId="229D2850" w14:textId="77777777" w:rsidR="000F07C7" w:rsidRPr="00F733A3" w:rsidRDefault="000F07C7" w:rsidP="00E73874">
      <w:pPr>
        <w:rPr>
          <w:rFonts w:cs="B Lotus"/>
          <w:sz w:val="24"/>
          <w:szCs w:val="24"/>
          <w:rtl/>
        </w:rPr>
      </w:pPr>
      <w:bookmarkStart w:id="94" w:name="_Toc439461603"/>
    </w:p>
    <w:p w14:paraId="02204BE0" w14:textId="77777777" w:rsidR="00E57739" w:rsidRPr="00536F53" w:rsidRDefault="00E57739" w:rsidP="004A19B9">
      <w:pPr>
        <w:pStyle w:val="ListParagraph"/>
        <w:numPr>
          <w:ilvl w:val="0"/>
          <w:numId w:val="27"/>
        </w:numPr>
        <w:bidi/>
        <w:jc w:val="mediumKashida"/>
        <w:rPr>
          <w:rFonts w:cs="B Lotus"/>
          <w:b/>
          <w:bCs/>
          <w:sz w:val="32"/>
          <w:szCs w:val="32"/>
          <w:rtl/>
        </w:rPr>
      </w:pPr>
      <w:r w:rsidRPr="00536F53">
        <w:rPr>
          <w:rFonts w:cs="B Lotus" w:hint="cs"/>
          <w:b/>
          <w:bCs/>
          <w:sz w:val="32"/>
          <w:szCs w:val="32"/>
          <w:rtl/>
        </w:rPr>
        <w:t>کلیه رویدادهای برگشتی با رقم منفی ارسال گردد.</w:t>
      </w:r>
    </w:p>
    <w:p w14:paraId="2C0B7671" w14:textId="77777777" w:rsidR="00497F18" w:rsidRPr="00536F53" w:rsidRDefault="00497F18" w:rsidP="004A19B9">
      <w:pPr>
        <w:pStyle w:val="ListParagraph"/>
        <w:numPr>
          <w:ilvl w:val="0"/>
          <w:numId w:val="27"/>
        </w:numPr>
        <w:bidi/>
        <w:jc w:val="mediumKashida"/>
        <w:rPr>
          <w:rFonts w:cs="B Lotus"/>
          <w:b/>
          <w:bCs/>
          <w:sz w:val="32"/>
          <w:szCs w:val="32"/>
          <w:rtl/>
        </w:rPr>
      </w:pPr>
      <w:r w:rsidRPr="00536F53">
        <w:rPr>
          <w:rFonts w:cs="B Lotus" w:hint="cs"/>
          <w:b/>
          <w:bCs/>
          <w:sz w:val="32"/>
          <w:szCs w:val="32"/>
          <w:rtl/>
        </w:rPr>
        <w:t>بر اساس رویداد مالی ابطالی در هنگام برگشتی مقادیر در فیلدها</w:t>
      </w:r>
      <w:r w:rsidR="00176ACC" w:rsidRPr="00536F53">
        <w:rPr>
          <w:rFonts w:cs="B Lotus" w:hint="cs"/>
          <w:b/>
          <w:bCs/>
          <w:sz w:val="32"/>
          <w:szCs w:val="32"/>
          <w:rtl/>
        </w:rPr>
        <w:t xml:space="preserve">ی مالی </w:t>
      </w:r>
      <w:r w:rsidRPr="00536F53">
        <w:rPr>
          <w:rFonts w:cs="B Lotus" w:hint="cs"/>
          <w:b/>
          <w:bCs/>
          <w:sz w:val="32"/>
          <w:szCs w:val="32"/>
          <w:rtl/>
        </w:rPr>
        <w:t>با علامت مثبت در نظر گرفته شود .به عنوان مثال برای رقم ابطال هزینه کارشناسی</w:t>
      </w:r>
      <w:r w:rsidR="00176ACC" w:rsidRPr="00536F53">
        <w:rPr>
          <w:rFonts w:cs="B Lotus" w:hint="cs"/>
          <w:b/>
          <w:bCs/>
          <w:sz w:val="32"/>
          <w:szCs w:val="32"/>
          <w:rtl/>
        </w:rPr>
        <w:t xml:space="preserve"> برگشتی</w:t>
      </w:r>
      <w:r w:rsidRPr="00536F53">
        <w:rPr>
          <w:rFonts w:cs="B Lotus" w:hint="cs"/>
          <w:b/>
          <w:bCs/>
          <w:sz w:val="32"/>
          <w:szCs w:val="32"/>
          <w:rtl/>
        </w:rPr>
        <w:t xml:space="preserve"> کد نوع پرداخت خسارت</w:t>
      </w:r>
      <w:r w:rsidR="00960230" w:rsidRPr="00536F53">
        <w:rPr>
          <w:rFonts w:cs="B Lotus" w:hint="cs"/>
          <w:b/>
          <w:bCs/>
          <w:sz w:val="32"/>
          <w:szCs w:val="32"/>
          <w:rtl/>
        </w:rPr>
        <w:t xml:space="preserve"> (</w:t>
      </w:r>
      <w:r w:rsidR="00960230" w:rsidRPr="00536F53">
        <w:rPr>
          <w:rFonts w:ascii="Arial" w:eastAsia="Times New Roman" w:hAnsi="Arial" w:cs="B Lotus"/>
          <w:sz w:val="32"/>
          <w:szCs w:val="32"/>
        </w:rPr>
        <w:t>ThrPayTypCod</w:t>
      </w:r>
      <w:r w:rsidR="00960230" w:rsidRPr="00536F53">
        <w:rPr>
          <w:rFonts w:cs="B Lotus" w:hint="cs"/>
          <w:b/>
          <w:bCs/>
          <w:sz w:val="32"/>
          <w:szCs w:val="32"/>
          <w:rtl/>
        </w:rPr>
        <w:t>)</w:t>
      </w:r>
      <w:r w:rsidRPr="00536F53">
        <w:rPr>
          <w:rFonts w:cs="B Lotus" w:hint="cs"/>
          <w:b/>
          <w:bCs/>
          <w:sz w:val="32"/>
          <w:szCs w:val="32"/>
          <w:rtl/>
        </w:rPr>
        <w:t xml:space="preserve"> </w:t>
      </w:r>
      <w:r w:rsidR="00960230" w:rsidRPr="00536F53">
        <w:rPr>
          <w:rFonts w:cs="B Lotus" w:hint="cs"/>
          <w:b/>
          <w:bCs/>
          <w:sz w:val="32"/>
          <w:szCs w:val="32"/>
          <w:rtl/>
        </w:rPr>
        <w:t xml:space="preserve">برابر با ارسال شود </w:t>
      </w:r>
      <w:r w:rsidRPr="00536F53">
        <w:rPr>
          <w:rFonts w:cs="B Lotus" w:hint="cs"/>
          <w:b/>
          <w:bCs/>
          <w:sz w:val="32"/>
          <w:szCs w:val="32"/>
          <w:rtl/>
        </w:rPr>
        <w:t>6 و رقم ارسالی در فیلد شماره 14 با علامت مثبت به عنوان ابطال هزینه کارشناسی برگشتی ارسال گردد.</w:t>
      </w:r>
    </w:p>
    <w:p w14:paraId="4ECB8B05" w14:textId="77777777" w:rsidR="00B223CC" w:rsidRPr="00536F53" w:rsidRDefault="00176ACC" w:rsidP="004A19B9">
      <w:pPr>
        <w:pStyle w:val="ListParagraph"/>
        <w:numPr>
          <w:ilvl w:val="0"/>
          <w:numId w:val="26"/>
        </w:numPr>
        <w:bidi/>
        <w:jc w:val="mediumKashida"/>
        <w:rPr>
          <w:rFonts w:cs="B Lotus"/>
          <w:b/>
          <w:bCs/>
          <w:sz w:val="32"/>
          <w:szCs w:val="32"/>
        </w:rPr>
      </w:pPr>
      <w:r w:rsidRPr="00536F53">
        <w:rPr>
          <w:rFonts w:cs="B Lotus" w:hint="cs"/>
          <w:b/>
          <w:bCs/>
          <w:sz w:val="32"/>
          <w:szCs w:val="32"/>
          <w:rtl/>
        </w:rPr>
        <w:t xml:space="preserve">در خصوص فیلد </w:t>
      </w:r>
      <w:r w:rsidRPr="00536F53">
        <w:rPr>
          <w:rFonts w:cs="B Lotus"/>
          <w:b/>
          <w:bCs/>
          <w:sz w:val="32"/>
          <w:szCs w:val="32"/>
        </w:rPr>
        <w:t>RCY</w:t>
      </w:r>
      <w:r w:rsidRPr="00536F53">
        <w:rPr>
          <w:rFonts w:cs="B Lotus" w:hint="cs"/>
          <w:b/>
          <w:bCs/>
          <w:sz w:val="32"/>
          <w:szCs w:val="32"/>
          <w:rtl/>
        </w:rPr>
        <w:t xml:space="preserve"> (</w:t>
      </w:r>
      <w:r w:rsidRPr="00536F53">
        <w:rPr>
          <w:rFonts w:ascii="Arial" w:eastAsia="Times New Roman" w:hAnsi="Arial" w:cs="B Lotus" w:hint="cs"/>
          <w:b/>
          <w:bCs/>
          <w:sz w:val="32"/>
          <w:szCs w:val="32"/>
          <w:rtl/>
        </w:rPr>
        <w:t>ميزان خسارت بازيافت واقعي ازمسبب حادثه بابت خسارت بدني پرداختي (طبق مندرجات پرونده خسارت)</w:t>
      </w:r>
      <w:r w:rsidRPr="00536F53">
        <w:rPr>
          <w:rFonts w:cs="B Lotus" w:hint="cs"/>
          <w:b/>
          <w:bCs/>
          <w:sz w:val="32"/>
          <w:szCs w:val="32"/>
          <w:rtl/>
        </w:rPr>
        <w:t>)رقم مثبت و فیلد نوع پرداخت خسارت 1 ارسال گردد.</w:t>
      </w:r>
      <w:r w:rsidR="00B223CC" w:rsidRPr="00536F53">
        <w:rPr>
          <w:rFonts w:cs="B Lotus" w:hint="cs"/>
          <w:b/>
          <w:bCs/>
          <w:sz w:val="32"/>
          <w:szCs w:val="32"/>
          <w:rtl/>
          <w:lang w:bidi="fa-IR"/>
        </w:rPr>
        <w:t xml:space="preserve">در حالت برگشت خسارت بازیافتی مقدار با علامت منفی و نوع پرداخت خسارت نوع 4 (برگشتی ) </w:t>
      </w:r>
      <w:r w:rsidR="004B5520" w:rsidRPr="00536F53">
        <w:rPr>
          <w:rFonts w:cs="B Lotus" w:hint="cs"/>
          <w:b/>
          <w:bCs/>
          <w:sz w:val="32"/>
          <w:szCs w:val="32"/>
          <w:rtl/>
          <w:lang w:bidi="fa-IR"/>
        </w:rPr>
        <w:t>ارسال گردد.</w:t>
      </w:r>
    </w:p>
    <w:p w14:paraId="71A1119C" w14:textId="77777777" w:rsidR="00176ACC" w:rsidRPr="00536F53" w:rsidRDefault="00176ACC" w:rsidP="004A19B9">
      <w:pPr>
        <w:pStyle w:val="ListParagraph"/>
        <w:numPr>
          <w:ilvl w:val="0"/>
          <w:numId w:val="26"/>
        </w:numPr>
        <w:bidi/>
        <w:jc w:val="mediumKashida"/>
        <w:rPr>
          <w:rFonts w:cs="B Lotus"/>
          <w:b/>
          <w:bCs/>
          <w:sz w:val="32"/>
          <w:szCs w:val="32"/>
          <w:rtl/>
        </w:rPr>
      </w:pPr>
      <w:r w:rsidRPr="00536F53">
        <w:rPr>
          <w:rFonts w:cs="B Lotus" w:hint="cs"/>
          <w:b/>
          <w:bCs/>
          <w:sz w:val="32"/>
          <w:szCs w:val="32"/>
          <w:rtl/>
        </w:rPr>
        <w:t xml:space="preserve">در صورتی که تمام و یا بخشی از خسارت به عنوان ابطال می باشد </w:t>
      </w:r>
      <w:r w:rsidR="00960230" w:rsidRPr="00536F53">
        <w:rPr>
          <w:rFonts w:cs="B Lotus" w:hint="cs"/>
          <w:b/>
          <w:bCs/>
          <w:sz w:val="32"/>
          <w:szCs w:val="32"/>
          <w:rtl/>
        </w:rPr>
        <w:t xml:space="preserve">ارقام </w:t>
      </w:r>
      <w:r w:rsidRPr="00536F53">
        <w:rPr>
          <w:rFonts w:cs="B Lotus" w:hint="cs"/>
          <w:b/>
          <w:bCs/>
          <w:sz w:val="32"/>
          <w:szCs w:val="32"/>
          <w:rtl/>
        </w:rPr>
        <w:t xml:space="preserve"> منفی و کد نوع پرداخت خسارت </w:t>
      </w:r>
      <w:r w:rsidR="00960230" w:rsidRPr="00536F53">
        <w:rPr>
          <w:rFonts w:cs="B Lotus" w:hint="cs"/>
          <w:b/>
          <w:bCs/>
          <w:sz w:val="32"/>
          <w:szCs w:val="32"/>
          <w:rtl/>
        </w:rPr>
        <w:t>(</w:t>
      </w:r>
      <w:r w:rsidR="00960230" w:rsidRPr="00536F53">
        <w:rPr>
          <w:rFonts w:ascii="Arial" w:eastAsia="Times New Roman" w:hAnsi="Arial" w:cs="B Lotus"/>
          <w:sz w:val="32"/>
          <w:szCs w:val="32"/>
        </w:rPr>
        <w:t>ThrPayTypCod</w:t>
      </w:r>
      <w:r w:rsidR="00960230" w:rsidRPr="00536F53">
        <w:rPr>
          <w:rFonts w:cs="B Lotus" w:hint="cs"/>
          <w:b/>
          <w:bCs/>
          <w:sz w:val="32"/>
          <w:szCs w:val="32"/>
          <w:rtl/>
        </w:rPr>
        <w:t>)</w:t>
      </w:r>
      <w:r w:rsidRPr="00536F53">
        <w:rPr>
          <w:rFonts w:cs="B Lotus" w:hint="cs"/>
          <w:b/>
          <w:bCs/>
          <w:sz w:val="32"/>
          <w:szCs w:val="32"/>
          <w:rtl/>
        </w:rPr>
        <w:t>برابر با 5 ارسال گردد.</w:t>
      </w:r>
    </w:p>
    <w:p w14:paraId="4B2D82DC" w14:textId="77777777" w:rsidR="00960230" w:rsidRPr="00536F53" w:rsidRDefault="00176ACC" w:rsidP="004A19B9">
      <w:pPr>
        <w:pStyle w:val="ListParagraph"/>
        <w:numPr>
          <w:ilvl w:val="0"/>
          <w:numId w:val="26"/>
        </w:numPr>
        <w:bidi/>
        <w:jc w:val="mediumKashida"/>
        <w:rPr>
          <w:rFonts w:cs="B Lotus"/>
          <w:b/>
          <w:bCs/>
          <w:sz w:val="32"/>
          <w:szCs w:val="32"/>
          <w:rtl/>
        </w:rPr>
      </w:pPr>
      <w:r w:rsidRPr="00536F53">
        <w:rPr>
          <w:rFonts w:cs="B Lotus" w:hint="cs"/>
          <w:b/>
          <w:bCs/>
          <w:sz w:val="32"/>
          <w:szCs w:val="32"/>
          <w:rtl/>
        </w:rPr>
        <w:t>در صورتی که منظور ابطال برگشتی باشد باید رقم مثبت و کد نوع پرداخت</w:t>
      </w:r>
      <w:r w:rsidR="00960230" w:rsidRPr="00536F53">
        <w:rPr>
          <w:rFonts w:cs="B Lotus" w:hint="cs"/>
          <w:b/>
          <w:bCs/>
          <w:sz w:val="32"/>
          <w:szCs w:val="32"/>
          <w:rtl/>
        </w:rPr>
        <w:t xml:space="preserve"> خسارت (</w:t>
      </w:r>
      <w:r w:rsidR="00960230" w:rsidRPr="00536F53">
        <w:rPr>
          <w:rFonts w:ascii="Arial" w:eastAsia="Times New Roman" w:hAnsi="Arial" w:cs="B Lotus"/>
          <w:sz w:val="32"/>
          <w:szCs w:val="32"/>
        </w:rPr>
        <w:t>ThrPayTypCod</w:t>
      </w:r>
      <w:r w:rsidR="00960230" w:rsidRPr="00536F53">
        <w:rPr>
          <w:rFonts w:cs="B Lotus" w:hint="cs"/>
          <w:b/>
          <w:bCs/>
          <w:sz w:val="32"/>
          <w:szCs w:val="32"/>
          <w:rtl/>
        </w:rPr>
        <w:t>)</w:t>
      </w:r>
      <w:r w:rsidRPr="00536F53">
        <w:rPr>
          <w:rFonts w:cs="B Lotus" w:hint="cs"/>
          <w:b/>
          <w:bCs/>
          <w:sz w:val="32"/>
          <w:szCs w:val="32"/>
          <w:rtl/>
        </w:rPr>
        <w:t xml:space="preserve"> 6 ارسال گردد.</w:t>
      </w:r>
    </w:p>
    <w:p w14:paraId="2C020F0F" w14:textId="77777777" w:rsidR="00960230" w:rsidRPr="00F733A3" w:rsidRDefault="00960230" w:rsidP="00697489">
      <w:pPr>
        <w:rPr>
          <w:rFonts w:ascii="Calibri" w:eastAsia="Calibri" w:hAnsi="Calibri" w:cs="B Lotus"/>
          <w:b/>
          <w:bCs/>
          <w:color w:val="FF0000"/>
          <w:sz w:val="24"/>
          <w:szCs w:val="24"/>
          <w:rtl/>
          <w:lang w:bidi="ar-SA"/>
        </w:rPr>
      </w:pPr>
    </w:p>
    <w:p w14:paraId="660883D2" w14:textId="77777777" w:rsidR="00176ACC" w:rsidRPr="00536F53" w:rsidRDefault="00960230" w:rsidP="00697489">
      <w:pPr>
        <w:jc w:val="center"/>
        <w:rPr>
          <w:rFonts w:cs="B Titr"/>
          <w:b/>
          <w:bCs/>
          <w:sz w:val="24"/>
          <w:szCs w:val="24"/>
          <w:rtl/>
        </w:rPr>
      </w:pPr>
      <w:r w:rsidRPr="00536F53">
        <w:rPr>
          <w:rFonts w:cs="B Titr" w:hint="cs"/>
          <w:b/>
          <w:bCs/>
          <w:sz w:val="24"/>
          <w:szCs w:val="24"/>
          <w:rtl/>
        </w:rPr>
        <w:t>لطفا به تصویر زیر دقت فرمایید :</w:t>
      </w:r>
    </w:p>
    <w:p w14:paraId="6FB5F32A" w14:textId="77777777" w:rsidR="00960230" w:rsidRPr="00536F53" w:rsidRDefault="00960230" w:rsidP="00960230">
      <w:pPr>
        <w:jc w:val="mediumKashida"/>
        <w:rPr>
          <w:rFonts w:cs="B Lotus"/>
          <w:b/>
          <w:bCs/>
          <w:sz w:val="24"/>
          <w:szCs w:val="24"/>
        </w:rPr>
      </w:pPr>
    </w:p>
    <w:tbl>
      <w:tblPr>
        <w:tblStyle w:val="TableGrid"/>
        <w:bidiVisual/>
        <w:tblW w:w="9365" w:type="dxa"/>
        <w:jc w:val="center"/>
        <w:tblLayout w:type="fixed"/>
        <w:tblLook w:val="04A0" w:firstRow="1" w:lastRow="0" w:firstColumn="1" w:lastColumn="0" w:noHBand="0" w:noVBand="1"/>
      </w:tblPr>
      <w:tblGrid>
        <w:gridCol w:w="4384"/>
        <w:gridCol w:w="796"/>
        <w:gridCol w:w="1242"/>
        <w:gridCol w:w="809"/>
        <w:gridCol w:w="858"/>
        <w:gridCol w:w="1276"/>
      </w:tblGrid>
      <w:tr w:rsidR="00297776" w:rsidRPr="00536F53" w14:paraId="4A81FFCF" w14:textId="77777777" w:rsidTr="000D6A04">
        <w:trPr>
          <w:jc w:val="center"/>
        </w:trPr>
        <w:tc>
          <w:tcPr>
            <w:tcW w:w="4384" w:type="dxa"/>
            <w:shd w:val="clear" w:color="auto" w:fill="FFFFFF" w:themeFill="background1"/>
          </w:tcPr>
          <w:p w14:paraId="323E9755" w14:textId="77777777" w:rsidR="00297776" w:rsidRPr="00536F53" w:rsidRDefault="00297776" w:rsidP="00B672DB">
            <w:pPr>
              <w:jc w:val="lowKashida"/>
              <w:rPr>
                <w:rFonts w:cs="B Lotus"/>
                <w:b/>
                <w:bCs/>
                <w:sz w:val="24"/>
                <w:szCs w:val="24"/>
                <w:rtl/>
              </w:rPr>
            </w:pPr>
            <w:r w:rsidRPr="00536F53">
              <w:rPr>
                <w:rFonts w:cs="B Lotus" w:hint="cs"/>
                <w:b/>
                <w:bCs/>
                <w:sz w:val="24"/>
                <w:szCs w:val="24"/>
                <w:rtl/>
              </w:rPr>
              <w:t>نوع پرداخت خسارت</w:t>
            </w:r>
          </w:p>
        </w:tc>
        <w:tc>
          <w:tcPr>
            <w:tcW w:w="796" w:type="dxa"/>
          </w:tcPr>
          <w:p w14:paraId="26406222" w14:textId="77777777" w:rsidR="00297776" w:rsidRPr="00536F53" w:rsidRDefault="00297776" w:rsidP="00B672DB">
            <w:pPr>
              <w:jc w:val="lowKashida"/>
              <w:rPr>
                <w:rFonts w:cs="B Lotus"/>
                <w:b/>
                <w:bCs/>
                <w:sz w:val="24"/>
                <w:szCs w:val="24"/>
                <w:rtl/>
              </w:rPr>
            </w:pPr>
            <w:r w:rsidRPr="00536F53">
              <w:rPr>
                <w:rFonts w:cs="B Lotus" w:hint="cs"/>
                <w:b/>
                <w:bCs/>
                <w:sz w:val="24"/>
                <w:szCs w:val="24"/>
                <w:rtl/>
              </w:rPr>
              <w:t>تسویه</w:t>
            </w:r>
          </w:p>
        </w:tc>
        <w:tc>
          <w:tcPr>
            <w:tcW w:w="1242" w:type="dxa"/>
          </w:tcPr>
          <w:p w14:paraId="0F018C6B" w14:textId="77777777" w:rsidR="00297776" w:rsidRPr="00536F53" w:rsidRDefault="00297776" w:rsidP="00B672DB">
            <w:pPr>
              <w:jc w:val="lowKashida"/>
              <w:rPr>
                <w:rFonts w:cs="B Lotus"/>
                <w:b/>
                <w:bCs/>
                <w:sz w:val="24"/>
                <w:szCs w:val="24"/>
                <w:rtl/>
              </w:rPr>
            </w:pPr>
            <w:r w:rsidRPr="00536F53">
              <w:rPr>
                <w:rFonts w:cs="B Lotus" w:hint="cs"/>
                <w:b/>
                <w:bCs/>
                <w:sz w:val="24"/>
                <w:szCs w:val="24"/>
                <w:rtl/>
              </w:rPr>
              <w:t>علی الحساب</w:t>
            </w:r>
          </w:p>
        </w:tc>
        <w:tc>
          <w:tcPr>
            <w:tcW w:w="809" w:type="dxa"/>
          </w:tcPr>
          <w:p w14:paraId="4974A516" w14:textId="77777777" w:rsidR="00297776" w:rsidRPr="00536F53" w:rsidRDefault="00297776" w:rsidP="00B672DB">
            <w:pPr>
              <w:jc w:val="lowKashida"/>
              <w:rPr>
                <w:rFonts w:cs="B Lotus"/>
                <w:b/>
                <w:bCs/>
                <w:sz w:val="24"/>
                <w:szCs w:val="24"/>
                <w:rtl/>
              </w:rPr>
            </w:pPr>
            <w:r w:rsidRPr="00536F53">
              <w:rPr>
                <w:rFonts w:cs="B Lotus" w:hint="cs"/>
                <w:b/>
                <w:bCs/>
                <w:sz w:val="24"/>
                <w:szCs w:val="24"/>
                <w:rtl/>
              </w:rPr>
              <w:t>ابطال</w:t>
            </w:r>
          </w:p>
        </w:tc>
        <w:tc>
          <w:tcPr>
            <w:tcW w:w="858" w:type="dxa"/>
          </w:tcPr>
          <w:p w14:paraId="1AEE0A05" w14:textId="77777777" w:rsidR="00297776" w:rsidRPr="00536F53" w:rsidRDefault="00297776" w:rsidP="00B672DB">
            <w:pPr>
              <w:jc w:val="lowKashida"/>
              <w:rPr>
                <w:rFonts w:cs="B Lotus"/>
                <w:b/>
                <w:bCs/>
                <w:sz w:val="24"/>
                <w:szCs w:val="24"/>
                <w:rtl/>
              </w:rPr>
            </w:pPr>
            <w:r w:rsidRPr="00536F53">
              <w:rPr>
                <w:rFonts w:cs="B Lotus" w:hint="cs"/>
                <w:b/>
                <w:bCs/>
                <w:sz w:val="24"/>
                <w:szCs w:val="24"/>
                <w:rtl/>
              </w:rPr>
              <w:t>برگشتی</w:t>
            </w:r>
          </w:p>
        </w:tc>
        <w:tc>
          <w:tcPr>
            <w:tcW w:w="1276" w:type="dxa"/>
          </w:tcPr>
          <w:p w14:paraId="3903312B" w14:textId="77777777" w:rsidR="00297776" w:rsidRPr="00536F53" w:rsidRDefault="00297776" w:rsidP="00B672DB">
            <w:pPr>
              <w:jc w:val="lowKashida"/>
              <w:rPr>
                <w:rFonts w:cs="B Lotus"/>
                <w:b/>
                <w:bCs/>
                <w:sz w:val="24"/>
                <w:szCs w:val="24"/>
                <w:rtl/>
              </w:rPr>
            </w:pPr>
            <w:r w:rsidRPr="00536F53">
              <w:rPr>
                <w:rFonts w:cs="B Lotus" w:hint="cs"/>
                <w:b/>
                <w:bCs/>
                <w:sz w:val="24"/>
                <w:szCs w:val="24"/>
                <w:rtl/>
              </w:rPr>
              <w:t>ابطال برگشتی</w:t>
            </w:r>
          </w:p>
        </w:tc>
      </w:tr>
      <w:tr w:rsidR="00297776" w:rsidRPr="00536F53" w14:paraId="46035D62" w14:textId="77777777" w:rsidTr="000D6A04">
        <w:trPr>
          <w:jc w:val="center"/>
        </w:trPr>
        <w:tc>
          <w:tcPr>
            <w:tcW w:w="4384" w:type="dxa"/>
          </w:tcPr>
          <w:p w14:paraId="783F8316" w14:textId="77777777" w:rsidR="00297776" w:rsidRPr="00536F53" w:rsidRDefault="00297776" w:rsidP="00B672DB">
            <w:pPr>
              <w:jc w:val="lowKashida"/>
              <w:rPr>
                <w:rFonts w:ascii="Arial" w:eastAsia="Times New Roman" w:hAnsi="Arial" w:cs="B Lotus"/>
                <w:sz w:val="24"/>
                <w:szCs w:val="24"/>
              </w:rPr>
            </w:pPr>
            <w:r w:rsidRPr="00536F53">
              <w:rPr>
                <w:rFonts w:cs="B Lotus" w:hint="cs"/>
                <w:sz w:val="24"/>
                <w:szCs w:val="24"/>
                <w:rtl/>
              </w:rPr>
              <w:t>کد نوع پرداخت خسارت(</w:t>
            </w:r>
            <w:r w:rsidRPr="00536F53">
              <w:rPr>
                <w:rFonts w:ascii="Arial" w:eastAsia="Times New Roman" w:hAnsi="Arial" w:cs="B Lotus"/>
                <w:sz w:val="24"/>
                <w:szCs w:val="24"/>
              </w:rPr>
              <w:t>ThrPayTypCod</w:t>
            </w:r>
            <w:r w:rsidRPr="00536F53">
              <w:rPr>
                <w:rFonts w:cs="B Lotus" w:hint="cs"/>
                <w:sz w:val="24"/>
                <w:szCs w:val="24"/>
                <w:rtl/>
              </w:rPr>
              <w:t>)</w:t>
            </w:r>
          </w:p>
        </w:tc>
        <w:tc>
          <w:tcPr>
            <w:tcW w:w="796" w:type="dxa"/>
            <w:shd w:val="clear" w:color="auto" w:fill="FFFFFF" w:themeFill="background1"/>
          </w:tcPr>
          <w:p w14:paraId="3794C97F" w14:textId="77777777" w:rsidR="00297776" w:rsidRPr="00536F53" w:rsidRDefault="00297776" w:rsidP="00B672DB">
            <w:pPr>
              <w:jc w:val="lowKashida"/>
              <w:rPr>
                <w:rFonts w:cs="B Lotus"/>
                <w:b/>
                <w:bCs/>
                <w:sz w:val="24"/>
                <w:szCs w:val="24"/>
              </w:rPr>
            </w:pPr>
            <w:r w:rsidRPr="00536F53">
              <w:rPr>
                <w:rFonts w:cs="B Lotus" w:hint="cs"/>
                <w:b/>
                <w:bCs/>
                <w:sz w:val="24"/>
                <w:szCs w:val="24"/>
                <w:rtl/>
              </w:rPr>
              <w:t>1</w:t>
            </w:r>
          </w:p>
        </w:tc>
        <w:tc>
          <w:tcPr>
            <w:tcW w:w="1242" w:type="dxa"/>
          </w:tcPr>
          <w:p w14:paraId="6202D331" w14:textId="77777777" w:rsidR="00297776" w:rsidRPr="00536F53" w:rsidRDefault="00297776" w:rsidP="00B672DB">
            <w:pPr>
              <w:jc w:val="lowKashida"/>
              <w:rPr>
                <w:rFonts w:cs="B Lotus"/>
                <w:b/>
                <w:bCs/>
                <w:sz w:val="24"/>
                <w:szCs w:val="24"/>
                <w:rtl/>
              </w:rPr>
            </w:pPr>
            <w:r w:rsidRPr="00536F53">
              <w:rPr>
                <w:rFonts w:cs="B Lotus" w:hint="cs"/>
                <w:b/>
                <w:bCs/>
                <w:sz w:val="24"/>
                <w:szCs w:val="24"/>
                <w:rtl/>
              </w:rPr>
              <w:t>2</w:t>
            </w:r>
          </w:p>
        </w:tc>
        <w:tc>
          <w:tcPr>
            <w:tcW w:w="809" w:type="dxa"/>
          </w:tcPr>
          <w:p w14:paraId="216CF8A3" w14:textId="77777777" w:rsidR="00297776" w:rsidRPr="00536F53" w:rsidRDefault="00297776" w:rsidP="00B672DB">
            <w:pPr>
              <w:jc w:val="lowKashida"/>
              <w:rPr>
                <w:rFonts w:cs="B Lotus"/>
                <w:b/>
                <w:bCs/>
                <w:sz w:val="24"/>
                <w:szCs w:val="24"/>
                <w:rtl/>
              </w:rPr>
            </w:pPr>
            <w:r w:rsidRPr="00536F53">
              <w:rPr>
                <w:rFonts w:cs="B Lotus" w:hint="cs"/>
                <w:b/>
                <w:bCs/>
                <w:sz w:val="24"/>
                <w:szCs w:val="24"/>
                <w:rtl/>
              </w:rPr>
              <w:t>5</w:t>
            </w:r>
          </w:p>
        </w:tc>
        <w:tc>
          <w:tcPr>
            <w:tcW w:w="858" w:type="dxa"/>
          </w:tcPr>
          <w:p w14:paraId="6C8B4607" w14:textId="77777777" w:rsidR="00297776" w:rsidRPr="00536F53" w:rsidRDefault="00297776" w:rsidP="00B672DB">
            <w:pPr>
              <w:jc w:val="lowKashida"/>
              <w:rPr>
                <w:rFonts w:cs="B Lotus"/>
                <w:b/>
                <w:bCs/>
                <w:sz w:val="24"/>
                <w:szCs w:val="24"/>
                <w:rtl/>
              </w:rPr>
            </w:pPr>
            <w:r w:rsidRPr="00536F53">
              <w:rPr>
                <w:rFonts w:cs="B Lotus" w:hint="cs"/>
                <w:b/>
                <w:bCs/>
                <w:sz w:val="24"/>
                <w:szCs w:val="24"/>
                <w:rtl/>
              </w:rPr>
              <w:t>4</w:t>
            </w:r>
          </w:p>
        </w:tc>
        <w:tc>
          <w:tcPr>
            <w:tcW w:w="1276" w:type="dxa"/>
          </w:tcPr>
          <w:p w14:paraId="360A58F4" w14:textId="77777777" w:rsidR="00297776" w:rsidRPr="00536F53" w:rsidRDefault="00297776" w:rsidP="00B672DB">
            <w:pPr>
              <w:jc w:val="lowKashida"/>
              <w:rPr>
                <w:rFonts w:cs="B Lotus"/>
                <w:b/>
                <w:bCs/>
                <w:sz w:val="24"/>
                <w:szCs w:val="24"/>
                <w:rtl/>
              </w:rPr>
            </w:pPr>
            <w:r w:rsidRPr="00536F53">
              <w:rPr>
                <w:rFonts w:cs="B Lotus" w:hint="cs"/>
                <w:b/>
                <w:bCs/>
                <w:sz w:val="24"/>
                <w:szCs w:val="24"/>
                <w:rtl/>
              </w:rPr>
              <w:t>6</w:t>
            </w:r>
          </w:p>
        </w:tc>
      </w:tr>
      <w:tr w:rsidR="00F5316B" w:rsidRPr="00536F53" w14:paraId="23F70778" w14:textId="77777777" w:rsidTr="000D6A04">
        <w:trPr>
          <w:jc w:val="center"/>
        </w:trPr>
        <w:tc>
          <w:tcPr>
            <w:tcW w:w="4384" w:type="dxa"/>
          </w:tcPr>
          <w:p w14:paraId="0A226327" w14:textId="77777777" w:rsidR="00F5316B" w:rsidRPr="00536F53" w:rsidRDefault="00F5316B" w:rsidP="00F5316B">
            <w:pPr>
              <w:ind w:left="113" w:right="113"/>
              <w:jc w:val="lowKashida"/>
              <w:rPr>
                <w:rFonts w:cs="B Lotus"/>
                <w:b/>
                <w:bCs/>
                <w:sz w:val="24"/>
                <w:szCs w:val="24"/>
              </w:rPr>
            </w:pPr>
            <w:r w:rsidRPr="00536F53">
              <w:rPr>
                <w:rFonts w:cs="B Lotus"/>
                <w:b/>
                <w:bCs/>
                <w:sz w:val="24"/>
                <w:szCs w:val="24"/>
              </w:rPr>
              <w:t>payAmnt</w:t>
            </w:r>
            <w:r w:rsidRPr="00536F53">
              <w:rPr>
                <w:rFonts w:cs="B Lotus" w:hint="cs"/>
                <w:b/>
                <w:bCs/>
                <w:sz w:val="24"/>
                <w:szCs w:val="24"/>
                <w:rtl/>
              </w:rPr>
              <w:t>(</w:t>
            </w:r>
            <w:r w:rsidRPr="00536F53">
              <w:rPr>
                <w:rFonts w:ascii="Arial" w:eastAsia="Times New Roman" w:hAnsi="Arial" w:cs="B Lotus" w:hint="cs"/>
                <w:b/>
                <w:bCs/>
                <w:rtl/>
              </w:rPr>
              <w:t>مبلغ پرداخت شده بابت خسارت</w:t>
            </w:r>
            <w:r w:rsidRPr="00536F53">
              <w:rPr>
                <w:rFonts w:cs="B Lotus" w:hint="cs"/>
                <w:b/>
                <w:bCs/>
                <w:sz w:val="24"/>
                <w:szCs w:val="24"/>
                <w:rtl/>
              </w:rPr>
              <w:t>)</w:t>
            </w:r>
          </w:p>
        </w:tc>
        <w:tc>
          <w:tcPr>
            <w:tcW w:w="796" w:type="dxa"/>
          </w:tcPr>
          <w:p w14:paraId="64428DE2" w14:textId="77777777" w:rsidR="00F5316B" w:rsidRPr="00536F53" w:rsidRDefault="00F5316B" w:rsidP="00F5316B">
            <w:pPr>
              <w:jc w:val="lowKashida"/>
              <w:rPr>
                <w:rFonts w:cs="B Lotus"/>
                <w:b/>
                <w:bCs/>
                <w:sz w:val="24"/>
                <w:szCs w:val="24"/>
                <w:rtl/>
              </w:rPr>
            </w:pPr>
            <w:r w:rsidRPr="00536F53">
              <w:rPr>
                <w:rFonts w:cs="B Lotus" w:hint="cs"/>
                <w:b/>
                <w:bCs/>
                <w:sz w:val="24"/>
                <w:szCs w:val="24"/>
                <w:rtl/>
              </w:rPr>
              <w:t xml:space="preserve">مثبت </w:t>
            </w:r>
            <w:r w:rsidRPr="00536F53">
              <w:rPr>
                <w:rFonts w:cs="B Lotus" w:hint="cs"/>
                <w:b/>
                <w:bCs/>
                <w:sz w:val="24"/>
                <w:szCs w:val="24"/>
                <w:vertAlign w:val="superscript"/>
                <w:rtl/>
              </w:rPr>
              <w:t>+</w:t>
            </w:r>
          </w:p>
        </w:tc>
        <w:tc>
          <w:tcPr>
            <w:tcW w:w="1242" w:type="dxa"/>
          </w:tcPr>
          <w:p w14:paraId="6849F236" w14:textId="77777777" w:rsidR="00F5316B" w:rsidRPr="00536F53" w:rsidRDefault="00F5316B" w:rsidP="00F5316B">
            <w:pPr>
              <w:jc w:val="lowKashida"/>
              <w:rPr>
                <w:rFonts w:cs="B Lotus"/>
                <w:b/>
                <w:bCs/>
                <w:sz w:val="24"/>
                <w:szCs w:val="24"/>
                <w:rtl/>
              </w:rPr>
            </w:pPr>
            <w:r w:rsidRPr="00536F53">
              <w:rPr>
                <w:rFonts w:cs="B Lotus" w:hint="cs"/>
                <w:b/>
                <w:bCs/>
                <w:sz w:val="24"/>
                <w:szCs w:val="24"/>
                <w:rtl/>
              </w:rPr>
              <w:t xml:space="preserve">مثبت </w:t>
            </w:r>
            <w:r w:rsidRPr="00536F53">
              <w:rPr>
                <w:rFonts w:cs="B Lotus" w:hint="cs"/>
                <w:b/>
                <w:bCs/>
                <w:sz w:val="24"/>
                <w:szCs w:val="24"/>
                <w:vertAlign w:val="superscript"/>
                <w:rtl/>
              </w:rPr>
              <w:t>+</w:t>
            </w:r>
          </w:p>
        </w:tc>
        <w:tc>
          <w:tcPr>
            <w:tcW w:w="809" w:type="dxa"/>
          </w:tcPr>
          <w:p w14:paraId="77DDFD05" w14:textId="77777777" w:rsidR="00F5316B" w:rsidRPr="00536F53" w:rsidRDefault="00F5316B" w:rsidP="00F5316B">
            <w:pPr>
              <w:jc w:val="lowKashida"/>
              <w:rPr>
                <w:rFonts w:cs="B Lotus"/>
                <w:b/>
                <w:bCs/>
                <w:sz w:val="24"/>
                <w:szCs w:val="24"/>
              </w:rPr>
            </w:pPr>
            <w:r w:rsidRPr="00536F53">
              <w:rPr>
                <w:rFonts w:cs="B Lotus" w:hint="cs"/>
                <w:b/>
                <w:bCs/>
                <w:sz w:val="24"/>
                <w:szCs w:val="24"/>
                <w:rtl/>
              </w:rPr>
              <w:t xml:space="preserve">منفی </w:t>
            </w:r>
            <w:r w:rsidRPr="00536F53">
              <w:rPr>
                <w:rFonts w:cs="B Lotus" w:hint="cs"/>
                <w:b/>
                <w:bCs/>
                <w:sz w:val="24"/>
                <w:szCs w:val="24"/>
                <w:vertAlign w:val="superscript"/>
                <w:rtl/>
              </w:rPr>
              <w:t>-</w:t>
            </w:r>
          </w:p>
        </w:tc>
        <w:tc>
          <w:tcPr>
            <w:tcW w:w="858" w:type="dxa"/>
          </w:tcPr>
          <w:p w14:paraId="1A40AF3E" w14:textId="77777777" w:rsidR="00F5316B" w:rsidRPr="00536F53" w:rsidRDefault="00F5316B" w:rsidP="00F5316B">
            <w:pPr>
              <w:jc w:val="lowKashida"/>
              <w:rPr>
                <w:rFonts w:cs="B Lotus"/>
                <w:b/>
                <w:bCs/>
                <w:sz w:val="24"/>
                <w:szCs w:val="24"/>
              </w:rPr>
            </w:pPr>
            <w:r w:rsidRPr="00536F53">
              <w:rPr>
                <w:rFonts w:cs="B Lotus" w:hint="cs"/>
                <w:b/>
                <w:bCs/>
                <w:sz w:val="24"/>
                <w:szCs w:val="24"/>
                <w:rtl/>
              </w:rPr>
              <w:t xml:space="preserve">منفی </w:t>
            </w:r>
            <w:r w:rsidRPr="00536F53">
              <w:rPr>
                <w:rFonts w:cs="B Lotus" w:hint="cs"/>
                <w:b/>
                <w:bCs/>
                <w:sz w:val="24"/>
                <w:szCs w:val="24"/>
                <w:vertAlign w:val="superscript"/>
                <w:rtl/>
              </w:rPr>
              <w:t>-</w:t>
            </w:r>
          </w:p>
        </w:tc>
        <w:tc>
          <w:tcPr>
            <w:tcW w:w="1276" w:type="dxa"/>
          </w:tcPr>
          <w:p w14:paraId="3E8F8BE8" w14:textId="77777777" w:rsidR="00F5316B" w:rsidRPr="00536F53" w:rsidRDefault="00F5316B" w:rsidP="00F5316B">
            <w:pPr>
              <w:jc w:val="lowKashida"/>
              <w:rPr>
                <w:rFonts w:cs="B Lotus"/>
                <w:b/>
                <w:bCs/>
                <w:sz w:val="24"/>
                <w:szCs w:val="24"/>
              </w:rPr>
            </w:pPr>
            <w:r w:rsidRPr="00536F53">
              <w:rPr>
                <w:rFonts w:cs="B Lotus" w:hint="cs"/>
                <w:b/>
                <w:bCs/>
                <w:sz w:val="24"/>
                <w:szCs w:val="24"/>
                <w:rtl/>
              </w:rPr>
              <w:t xml:space="preserve">مثبت </w:t>
            </w:r>
            <w:r w:rsidRPr="00536F53">
              <w:rPr>
                <w:rFonts w:cs="B Lotus" w:hint="cs"/>
                <w:b/>
                <w:bCs/>
                <w:sz w:val="24"/>
                <w:szCs w:val="24"/>
                <w:vertAlign w:val="superscript"/>
                <w:rtl/>
              </w:rPr>
              <w:t>+</w:t>
            </w:r>
          </w:p>
        </w:tc>
      </w:tr>
      <w:tr w:rsidR="00F5316B" w:rsidRPr="00536F53" w14:paraId="58FFEB2C" w14:textId="77777777" w:rsidTr="000D6A04">
        <w:trPr>
          <w:jc w:val="center"/>
        </w:trPr>
        <w:tc>
          <w:tcPr>
            <w:tcW w:w="4384" w:type="dxa"/>
          </w:tcPr>
          <w:p w14:paraId="56E6454F" w14:textId="77777777" w:rsidR="00F5316B" w:rsidRPr="00536F53" w:rsidRDefault="00F5316B" w:rsidP="00F5316B">
            <w:pPr>
              <w:jc w:val="lowKashida"/>
              <w:rPr>
                <w:rFonts w:cs="B Lotus"/>
                <w:b/>
                <w:bCs/>
                <w:sz w:val="24"/>
                <w:szCs w:val="24"/>
              </w:rPr>
            </w:pPr>
            <w:r w:rsidRPr="00536F53">
              <w:rPr>
                <w:rFonts w:cs="B Lotus"/>
                <w:b/>
                <w:bCs/>
                <w:sz w:val="24"/>
                <w:szCs w:val="24"/>
              </w:rPr>
              <w:t>Exp</w:t>
            </w:r>
            <w:r w:rsidRPr="00536F53">
              <w:rPr>
                <w:rFonts w:cs="B Lotus" w:hint="cs"/>
                <w:b/>
                <w:bCs/>
                <w:sz w:val="24"/>
                <w:szCs w:val="24"/>
                <w:rtl/>
              </w:rPr>
              <w:t xml:space="preserve"> (</w:t>
            </w:r>
            <w:r w:rsidRPr="00536F53">
              <w:rPr>
                <w:rFonts w:ascii="Arial" w:eastAsia="Times New Roman" w:hAnsi="Arial" w:cs="B Lotus" w:hint="cs"/>
                <w:rtl/>
              </w:rPr>
              <w:t>ميزان هزینه کارشناسی (طبق مندرجات پرونده خسارت</w:t>
            </w:r>
            <w:r w:rsidRPr="00536F53">
              <w:rPr>
                <w:rFonts w:cs="B Lotus" w:hint="cs"/>
                <w:b/>
                <w:bCs/>
                <w:sz w:val="24"/>
                <w:szCs w:val="24"/>
                <w:rtl/>
              </w:rPr>
              <w:t>)</w:t>
            </w:r>
          </w:p>
        </w:tc>
        <w:tc>
          <w:tcPr>
            <w:tcW w:w="796" w:type="dxa"/>
          </w:tcPr>
          <w:p w14:paraId="5AFDC2D0" w14:textId="77777777" w:rsidR="00F5316B" w:rsidRPr="00536F53" w:rsidRDefault="00F5316B" w:rsidP="00F5316B">
            <w:pPr>
              <w:jc w:val="lowKashida"/>
              <w:rPr>
                <w:rFonts w:cs="B Lotus"/>
                <w:b/>
                <w:bCs/>
                <w:sz w:val="24"/>
                <w:szCs w:val="24"/>
              </w:rPr>
            </w:pPr>
            <w:r w:rsidRPr="00536F53">
              <w:rPr>
                <w:rFonts w:cs="B Lotus" w:hint="cs"/>
                <w:b/>
                <w:bCs/>
                <w:sz w:val="24"/>
                <w:szCs w:val="24"/>
                <w:rtl/>
              </w:rPr>
              <w:t xml:space="preserve">مثبت </w:t>
            </w:r>
            <w:r w:rsidRPr="00536F53">
              <w:rPr>
                <w:rFonts w:cs="B Lotus" w:hint="cs"/>
                <w:b/>
                <w:bCs/>
                <w:sz w:val="24"/>
                <w:szCs w:val="24"/>
                <w:vertAlign w:val="superscript"/>
                <w:rtl/>
              </w:rPr>
              <w:t>+</w:t>
            </w:r>
          </w:p>
        </w:tc>
        <w:tc>
          <w:tcPr>
            <w:tcW w:w="1242" w:type="dxa"/>
          </w:tcPr>
          <w:p w14:paraId="54277A9B" w14:textId="77777777" w:rsidR="00F5316B" w:rsidRPr="00536F53" w:rsidRDefault="00F5316B" w:rsidP="00F5316B">
            <w:pPr>
              <w:jc w:val="lowKashida"/>
              <w:rPr>
                <w:rFonts w:cs="B Lotus"/>
                <w:b/>
                <w:bCs/>
                <w:sz w:val="24"/>
                <w:szCs w:val="24"/>
              </w:rPr>
            </w:pPr>
            <w:r w:rsidRPr="00536F53">
              <w:rPr>
                <w:rFonts w:cs="B Lotus" w:hint="cs"/>
                <w:b/>
                <w:bCs/>
                <w:sz w:val="24"/>
                <w:szCs w:val="24"/>
                <w:rtl/>
              </w:rPr>
              <w:t xml:space="preserve">مثبت </w:t>
            </w:r>
            <w:r w:rsidRPr="00536F53">
              <w:rPr>
                <w:rFonts w:cs="B Lotus" w:hint="cs"/>
                <w:b/>
                <w:bCs/>
                <w:sz w:val="24"/>
                <w:szCs w:val="24"/>
                <w:vertAlign w:val="superscript"/>
                <w:rtl/>
              </w:rPr>
              <w:t>+</w:t>
            </w:r>
          </w:p>
        </w:tc>
        <w:tc>
          <w:tcPr>
            <w:tcW w:w="809" w:type="dxa"/>
          </w:tcPr>
          <w:p w14:paraId="09976C5F" w14:textId="77777777" w:rsidR="00F5316B" w:rsidRPr="00536F53" w:rsidRDefault="00F5316B" w:rsidP="00F5316B">
            <w:pPr>
              <w:jc w:val="lowKashida"/>
              <w:rPr>
                <w:rFonts w:cs="B Lotus"/>
                <w:b/>
                <w:bCs/>
                <w:sz w:val="24"/>
                <w:szCs w:val="24"/>
              </w:rPr>
            </w:pPr>
            <w:r w:rsidRPr="00536F53">
              <w:rPr>
                <w:rFonts w:cs="B Lotus" w:hint="cs"/>
                <w:b/>
                <w:bCs/>
                <w:sz w:val="24"/>
                <w:szCs w:val="24"/>
                <w:rtl/>
              </w:rPr>
              <w:t xml:space="preserve">منفی </w:t>
            </w:r>
            <w:r w:rsidRPr="00536F53">
              <w:rPr>
                <w:rFonts w:cs="B Lotus" w:hint="cs"/>
                <w:b/>
                <w:bCs/>
                <w:sz w:val="24"/>
                <w:szCs w:val="24"/>
                <w:vertAlign w:val="superscript"/>
                <w:rtl/>
              </w:rPr>
              <w:t>-</w:t>
            </w:r>
          </w:p>
        </w:tc>
        <w:tc>
          <w:tcPr>
            <w:tcW w:w="858" w:type="dxa"/>
          </w:tcPr>
          <w:p w14:paraId="112526BF" w14:textId="77777777" w:rsidR="00F5316B" w:rsidRPr="00536F53" w:rsidRDefault="00F5316B" w:rsidP="00F5316B">
            <w:pPr>
              <w:jc w:val="lowKashida"/>
              <w:rPr>
                <w:rFonts w:cs="B Lotus"/>
                <w:b/>
                <w:bCs/>
                <w:sz w:val="24"/>
                <w:szCs w:val="24"/>
              </w:rPr>
            </w:pPr>
            <w:r w:rsidRPr="00536F53">
              <w:rPr>
                <w:rFonts w:cs="B Lotus" w:hint="cs"/>
                <w:b/>
                <w:bCs/>
                <w:sz w:val="24"/>
                <w:szCs w:val="24"/>
                <w:rtl/>
              </w:rPr>
              <w:t xml:space="preserve">منفی </w:t>
            </w:r>
            <w:r w:rsidRPr="00536F53">
              <w:rPr>
                <w:rFonts w:cs="B Lotus" w:hint="cs"/>
                <w:b/>
                <w:bCs/>
                <w:sz w:val="24"/>
                <w:szCs w:val="24"/>
                <w:vertAlign w:val="superscript"/>
                <w:rtl/>
              </w:rPr>
              <w:t>-</w:t>
            </w:r>
          </w:p>
        </w:tc>
        <w:tc>
          <w:tcPr>
            <w:tcW w:w="1276" w:type="dxa"/>
          </w:tcPr>
          <w:p w14:paraId="594C23A2" w14:textId="77777777" w:rsidR="00F5316B" w:rsidRPr="00536F53" w:rsidRDefault="00F5316B" w:rsidP="00F5316B">
            <w:pPr>
              <w:jc w:val="lowKashida"/>
              <w:rPr>
                <w:rFonts w:cs="B Lotus"/>
                <w:b/>
                <w:bCs/>
                <w:sz w:val="24"/>
                <w:szCs w:val="24"/>
              </w:rPr>
            </w:pPr>
            <w:r w:rsidRPr="00536F53">
              <w:rPr>
                <w:rFonts w:cs="B Lotus" w:hint="cs"/>
                <w:b/>
                <w:bCs/>
                <w:sz w:val="24"/>
                <w:szCs w:val="24"/>
                <w:rtl/>
              </w:rPr>
              <w:t xml:space="preserve">مثبت </w:t>
            </w:r>
            <w:r w:rsidRPr="00536F53">
              <w:rPr>
                <w:rFonts w:cs="B Lotus" w:hint="cs"/>
                <w:b/>
                <w:bCs/>
                <w:sz w:val="24"/>
                <w:szCs w:val="24"/>
                <w:vertAlign w:val="superscript"/>
                <w:rtl/>
              </w:rPr>
              <w:t>+</w:t>
            </w:r>
          </w:p>
        </w:tc>
      </w:tr>
      <w:tr w:rsidR="00F5316B" w:rsidRPr="00536F53" w14:paraId="11D54582" w14:textId="77777777" w:rsidTr="000D6A04">
        <w:trPr>
          <w:jc w:val="center"/>
        </w:trPr>
        <w:tc>
          <w:tcPr>
            <w:tcW w:w="4384" w:type="dxa"/>
          </w:tcPr>
          <w:p w14:paraId="6CEDD158" w14:textId="77777777" w:rsidR="00F5316B" w:rsidRPr="00536F53" w:rsidRDefault="00F5316B" w:rsidP="00F5316B">
            <w:pPr>
              <w:jc w:val="lowKashida"/>
              <w:rPr>
                <w:rFonts w:cs="B Lotus"/>
                <w:b/>
                <w:bCs/>
                <w:sz w:val="24"/>
                <w:szCs w:val="24"/>
              </w:rPr>
            </w:pPr>
            <w:r w:rsidRPr="00536F53">
              <w:rPr>
                <w:rFonts w:cs="B Lotus"/>
                <w:b/>
                <w:bCs/>
                <w:sz w:val="24"/>
                <w:szCs w:val="24"/>
              </w:rPr>
              <w:t>Rcy</w:t>
            </w:r>
            <w:r w:rsidRPr="00536F53">
              <w:rPr>
                <w:rFonts w:cs="B Lotus" w:hint="cs"/>
                <w:b/>
                <w:bCs/>
                <w:sz w:val="24"/>
                <w:szCs w:val="24"/>
                <w:rtl/>
              </w:rPr>
              <w:t>(</w:t>
            </w:r>
            <w:r w:rsidRPr="00536F53">
              <w:rPr>
                <w:rFonts w:ascii="Arial" w:eastAsia="Times New Roman" w:hAnsi="Arial" w:cs="B Lotus" w:hint="cs"/>
                <w:rtl/>
              </w:rPr>
              <w:t>ميزان خسارت بازيافت واقعي ازمسبب حادثه بابت خسارت بدني پرداختي</w:t>
            </w:r>
            <w:r w:rsidRPr="00536F53">
              <w:rPr>
                <w:rFonts w:cs="B Lotus" w:hint="cs"/>
                <w:b/>
                <w:bCs/>
                <w:sz w:val="24"/>
                <w:szCs w:val="24"/>
                <w:rtl/>
              </w:rPr>
              <w:t>)</w:t>
            </w:r>
          </w:p>
        </w:tc>
        <w:tc>
          <w:tcPr>
            <w:tcW w:w="796" w:type="dxa"/>
          </w:tcPr>
          <w:p w14:paraId="7A851F6A" w14:textId="77777777" w:rsidR="00F5316B" w:rsidRPr="00536F53" w:rsidRDefault="00F5316B" w:rsidP="00F5316B">
            <w:pPr>
              <w:jc w:val="lowKashida"/>
              <w:rPr>
                <w:rFonts w:cs="B Lotus"/>
                <w:b/>
                <w:bCs/>
                <w:sz w:val="24"/>
                <w:szCs w:val="24"/>
                <w:rtl/>
              </w:rPr>
            </w:pPr>
            <w:r w:rsidRPr="00536F53">
              <w:rPr>
                <w:rFonts w:cs="B Lotus" w:hint="cs"/>
                <w:b/>
                <w:bCs/>
                <w:sz w:val="24"/>
                <w:szCs w:val="24"/>
                <w:rtl/>
              </w:rPr>
              <w:t xml:space="preserve">مثبت </w:t>
            </w:r>
            <w:r w:rsidRPr="00536F53">
              <w:rPr>
                <w:rFonts w:cs="B Lotus" w:hint="cs"/>
                <w:b/>
                <w:bCs/>
                <w:sz w:val="24"/>
                <w:szCs w:val="24"/>
                <w:vertAlign w:val="superscript"/>
                <w:rtl/>
              </w:rPr>
              <w:t>+</w:t>
            </w:r>
          </w:p>
        </w:tc>
        <w:tc>
          <w:tcPr>
            <w:tcW w:w="1242" w:type="dxa"/>
          </w:tcPr>
          <w:p w14:paraId="60132EDA" w14:textId="77777777" w:rsidR="00F5316B" w:rsidRPr="00536F53" w:rsidRDefault="00F5316B" w:rsidP="00F5316B">
            <w:pPr>
              <w:jc w:val="lowKashida"/>
              <w:rPr>
                <w:rFonts w:cs="B Lotus"/>
                <w:b/>
                <w:bCs/>
                <w:sz w:val="24"/>
                <w:szCs w:val="24"/>
              </w:rPr>
            </w:pPr>
            <w:r w:rsidRPr="00536F53">
              <w:rPr>
                <w:rFonts w:cs="B Lotus" w:hint="cs"/>
                <w:b/>
                <w:bCs/>
                <w:sz w:val="24"/>
                <w:szCs w:val="24"/>
                <w:rtl/>
              </w:rPr>
              <w:t xml:space="preserve">مثبت </w:t>
            </w:r>
            <w:r w:rsidRPr="00536F53">
              <w:rPr>
                <w:rFonts w:cs="B Lotus" w:hint="cs"/>
                <w:b/>
                <w:bCs/>
                <w:sz w:val="24"/>
                <w:szCs w:val="24"/>
                <w:vertAlign w:val="superscript"/>
                <w:rtl/>
              </w:rPr>
              <w:t>+</w:t>
            </w:r>
          </w:p>
        </w:tc>
        <w:tc>
          <w:tcPr>
            <w:tcW w:w="809" w:type="dxa"/>
          </w:tcPr>
          <w:p w14:paraId="5AF93916" w14:textId="77777777" w:rsidR="00F5316B" w:rsidRPr="00536F53" w:rsidRDefault="00F5316B" w:rsidP="00F5316B">
            <w:pPr>
              <w:jc w:val="lowKashida"/>
              <w:rPr>
                <w:rFonts w:cs="B Lotus"/>
                <w:b/>
                <w:bCs/>
                <w:sz w:val="24"/>
                <w:szCs w:val="24"/>
              </w:rPr>
            </w:pPr>
            <w:r w:rsidRPr="00536F53">
              <w:rPr>
                <w:rFonts w:cs="B Lotus" w:hint="cs"/>
                <w:b/>
                <w:bCs/>
                <w:sz w:val="24"/>
                <w:szCs w:val="24"/>
                <w:rtl/>
              </w:rPr>
              <w:t>منفی -</w:t>
            </w:r>
          </w:p>
        </w:tc>
        <w:tc>
          <w:tcPr>
            <w:tcW w:w="858" w:type="dxa"/>
          </w:tcPr>
          <w:p w14:paraId="260FDD4E" w14:textId="77777777" w:rsidR="00F5316B" w:rsidRPr="00536F53" w:rsidRDefault="00F5316B" w:rsidP="00F5316B">
            <w:pPr>
              <w:jc w:val="lowKashida"/>
              <w:rPr>
                <w:rFonts w:cs="B Lotus"/>
                <w:b/>
                <w:bCs/>
                <w:sz w:val="24"/>
                <w:szCs w:val="24"/>
              </w:rPr>
            </w:pPr>
            <w:r w:rsidRPr="00536F53">
              <w:rPr>
                <w:rFonts w:cs="B Lotus" w:hint="cs"/>
                <w:b/>
                <w:bCs/>
                <w:sz w:val="24"/>
                <w:szCs w:val="24"/>
                <w:rtl/>
              </w:rPr>
              <w:t xml:space="preserve">منفی </w:t>
            </w:r>
            <w:r w:rsidRPr="00536F53">
              <w:rPr>
                <w:rFonts w:cs="B Lotus" w:hint="cs"/>
                <w:b/>
                <w:bCs/>
                <w:sz w:val="24"/>
                <w:szCs w:val="24"/>
                <w:vertAlign w:val="superscript"/>
                <w:rtl/>
              </w:rPr>
              <w:t>-</w:t>
            </w:r>
          </w:p>
        </w:tc>
        <w:tc>
          <w:tcPr>
            <w:tcW w:w="1276" w:type="dxa"/>
          </w:tcPr>
          <w:p w14:paraId="49A9CAC8" w14:textId="77777777" w:rsidR="00F5316B" w:rsidRPr="00536F53" w:rsidRDefault="00F5316B" w:rsidP="00F5316B">
            <w:pPr>
              <w:jc w:val="lowKashida"/>
              <w:rPr>
                <w:rFonts w:cs="B Lotus"/>
                <w:b/>
                <w:bCs/>
                <w:sz w:val="24"/>
                <w:szCs w:val="24"/>
              </w:rPr>
            </w:pPr>
            <w:r w:rsidRPr="00536F53">
              <w:rPr>
                <w:rFonts w:cs="B Lotus" w:hint="cs"/>
                <w:b/>
                <w:bCs/>
                <w:sz w:val="24"/>
                <w:szCs w:val="24"/>
                <w:rtl/>
              </w:rPr>
              <w:t xml:space="preserve">مثبت </w:t>
            </w:r>
            <w:r w:rsidRPr="00536F53">
              <w:rPr>
                <w:rFonts w:cs="B Lotus" w:hint="cs"/>
                <w:b/>
                <w:bCs/>
                <w:sz w:val="24"/>
                <w:szCs w:val="24"/>
                <w:vertAlign w:val="superscript"/>
                <w:rtl/>
              </w:rPr>
              <w:t>+</w:t>
            </w:r>
          </w:p>
        </w:tc>
      </w:tr>
    </w:tbl>
    <w:p w14:paraId="3DD84074" w14:textId="77777777" w:rsidR="00960230" w:rsidRPr="00536F53" w:rsidRDefault="00960230" w:rsidP="00BC31BD">
      <w:pPr>
        <w:ind w:left="360"/>
        <w:jc w:val="mediumKashida"/>
        <w:rPr>
          <w:rFonts w:cs="B Lotus"/>
          <w:b/>
          <w:bCs/>
          <w:sz w:val="32"/>
          <w:szCs w:val="32"/>
          <w:rtl/>
        </w:rPr>
      </w:pPr>
    </w:p>
    <w:p w14:paraId="2C2D6CC5" w14:textId="77777777" w:rsidR="00297776" w:rsidRPr="00536F53" w:rsidRDefault="00297776" w:rsidP="00BC31BD">
      <w:pPr>
        <w:jc w:val="mediumKashida"/>
        <w:rPr>
          <w:rFonts w:cs="B Lotus"/>
          <w:sz w:val="32"/>
          <w:szCs w:val="32"/>
          <w:rtl/>
        </w:rPr>
      </w:pPr>
    </w:p>
    <w:p w14:paraId="65B2981B" w14:textId="77777777" w:rsidR="00176ACC" w:rsidRPr="00536F53" w:rsidRDefault="00960230" w:rsidP="00BC31BD">
      <w:pPr>
        <w:jc w:val="mediumKashida"/>
        <w:rPr>
          <w:rFonts w:cs="B Lotus"/>
          <w:sz w:val="32"/>
          <w:szCs w:val="32"/>
          <w:rtl/>
        </w:rPr>
      </w:pPr>
      <w:r w:rsidRPr="00536F53">
        <w:rPr>
          <w:rFonts w:cs="B Lotus" w:hint="cs"/>
          <w:sz w:val="32"/>
          <w:szCs w:val="32"/>
          <w:rtl/>
        </w:rPr>
        <w:t>توضیح :</w:t>
      </w:r>
    </w:p>
    <w:p w14:paraId="0F823C26" w14:textId="77777777" w:rsidR="00960230" w:rsidRPr="00536F53" w:rsidRDefault="00960230" w:rsidP="004A19B9">
      <w:pPr>
        <w:pStyle w:val="ListParagraph"/>
        <w:numPr>
          <w:ilvl w:val="0"/>
          <w:numId w:val="28"/>
        </w:numPr>
        <w:bidi/>
        <w:jc w:val="mediumKashida"/>
        <w:rPr>
          <w:rFonts w:cs="B Lotus"/>
          <w:sz w:val="32"/>
          <w:szCs w:val="32"/>
        </w:rPr>
      </w:pPr>
      <w:r w:rsidRPr="00536F53">
        <w:rPr>
          <w:rFonts w:cs="B Lotus" w:hint="cs"/>
          <w:sz w:val="32"/>
          <w:szCs w:val="32"/>
          <w:rtl/>
        </w:rPr>
        <w:t>منظور از فیلد ریکاوری (</w:t>
      </w:r>
      <w:r w:rsidRPr="00536F53">
        <w:rPr>
          <w:rFonts w:cs="B Lotus"/>
          <w:sz w:val="32"/>
          <w:szCs w:val="32"/>
        </w:rPr>
        <w:t>RCY</w:t>
      </w:r>
      <w:r w:rsidRPr="00536F53">
        <w:rPr>
          <w:rFonts w:cs="B Lotus" w:hint="cs"/>
          <w:sz w:val="32"/>
          <w:szCs w:val="32"/>
          <w:rtl/>
        </w:rPr>
        <w:t xml:space="preserve">) برگشت خسارت نمی باشد و منظور از </w:t>
      </w:r>
      <w:r w:rsidR="00B672DB" w:rsidRPr="00536F53">
        <w:rPr>
          <w:rFonts w:cs="B Lotus" w:hint="cs"/>
          <w:sz w:val="32"/>
          <w:szCs w:val="32"/>
          <w:rtl/>
        </w:rPr>
        <w:t>آن</w:t>
      </w:r>
      <w:r w:rsidRPr="00536F53">
        <w:rPr>
          <w:rFonts w:cs="B Lotus" w:hint="cs"/>
          <w:sz w:val="32"/>
          <w:szCs w:val="32"/>
          <w:rtl/>
        </w:rPr>
        <w:t xml:space="preserve"> بازیافت خسارت از مقصر حادثه مطابق با </w:t>
      </w:r>
      <w:r w:rsidR="00B672DB" w:rsidRPr="00536F53">
        <w:rPr>
          <w:rFonts w:cs="B Lotus" w:hint="cs"/>
          <w:sz w:val="32"/>
          <w:szCs w:val="32"/>
          <w:rtl/>
        </w:rPr>
        <w:t>آ</w:t>
      </w:r>
      <w:r w:rsidRPr="00536F53">
        <w:rPr>
          <w:rFonts w:cs="B Lotus" w:hint="cs"/>
          <w:sz w:val="32"/>
          <w:szCs w:val="32"/>
          <w:rtl/>
        </w:rPr>
        <w:t>یین نامه می باشد .</w:t>
      </w:r>
    </w:p>
    <w:p w14:paraId="124A2658" w14:textId="77777777" w:rsidR="00960230" w:rsidRPr="00536F53" w:rsidRDefault="00960230" w:rsidP="004A19B9">
      <w:pPr>
        <w:pStyle w:val="ListParagraph"/>
        <w:numPr>
          <w:ilvl w:val="0"/>
          <w:numId w:val="28"/>
        </w:numPr>
        <w:bidi/>
        <w:jc w:val="mediumKashida"/>
        <w:rPr>
          <w:rFonts w:cs="B Lotus"/>
          <w:sz w:val="32"/>
          <w:szCs w:val="32"/>
        </w:rPr>
      </w:pPr>
      <w:r w:rsidRPr="00536F53">
        <w:rPr>
          <w:rFonts w:cs="B Lotus" w:hint="cs"/>
          <w:sz w:val="32"/>
          <w:szCs w:val="32"/>
          <w:rtl/>
        </w:rPr>
        <w:t xml:space="preserve">لذا در مورد مفهوم برگشت (برای هر مبلغی تحت عنوان خسارت یا کارشناسی یا بازیافت ) از </w:t>
      </w:r>
      <w:r w:rsidRPr="00536F53">
        <w:rPr>
          <w:rFonts w:ascii="Arial" w:eastAsia="Times New Roman" w:hAnsi="Arial" w:cs="B Lotus"/>
          <w:sz w:val="32"/>
          <w:szCs w:val="32"/>
        </w:rPr>
        <w:t>ThrPayTypCod</w:t>
      </w:r>
      <w:r w:rsidRPr="00536F53">
        <w:rPr>
          <w:rFonts w:cs="B Lotus" w:hint="cs"/>
          <w:sz w:val="32"/>
          <w:szCs w:val="32"/>
          <w:rtl/>
          <w:lang w:bidi="fa-IR"/>
        </w:rPr>
        <w:t xml:space="preserve"> با مقدار 5 و علامت منفی درارقام استفاده نمایید .</w:t>
      </w:r>
    </w:p>
    <w:p w14:paraId="41ADBBB6" w14:textId="77777777" w:rsidR="00960230" w:rsidRPr="00536F53" w:rsidRDefault="00960230" w:rsidP="004A19B9">
      <w:pPr>
        <w:pStyle w:val="ListParagraph"/>
        <w:numPr>
          <w:ilvl w:val="0"/>
          <w:numId w:val="28"/>
        </w:numPr>
        <w:bidi/>
        <w:jc w:val="mediumKashida"/>
        <w:rPr>
          <w:rFonts w:cs="B Lotus"/>
          <w:sz w:val="32"/>
          <w:szCs w:val="32"/>
          <w:rtl/>
        </w:rPr>
      </w:pPr>
      <w:r w:rsidRPr="00536F53">
        <w:rPr>
          <w:rFonts w:cs="B Lotus" w:hint="cs"/>
          <w:sz w:val="32"/>
          <w:szCs w:val="32"/>
          <w:rtl/>
          <w:lang w:bidi="fa-IR"/>
        </w:rPr>
        <w:t xml:space="preserve">در حالتی که مقادیر برگشت داده شده (مطابق با توضیحاتی که در بند 2 داده شد ) مجددا برگشت یا ابطال گردد از </w:t>
      </w:r>
      <w:r w:rsidRPr="00536F53">
        <w:rPr>
          <w:rFonts w:ascii="Arial" w:eastAsia="Times New Roman" w:hAnsi="Arial" w:cs="B Lotus"/>
          <w:sz w:val="32"/>
          <w:szCs w:val="32"/>
        </w:rPr>
        <w:t>ThrPayTypCod</w:t>
      </w:r>
      <w:r w:rsidRPr="00536F53">
        <w:rPr>
          <w:rFonts w:cs="B Lotus" w:hint="cs"/>
          <w:sz w:val="32"/>
          <w:szCs w:val="32"/>
          <w:rtl/>
          <w:lang w:bidi="fa-IR"/>
        </w:rPr>
        <w:t xml:space="preserve"> با مقدار 6 و با علامت مثبت استفاده گردد.</w:t>
      </w:r>
    </w:p>
    <w:p w14:paraId="4107025E" w14:textId="77777777" w:rsidR="00960230" w:rsidRPr="00F733A3" w:rsidRDefault="00960230" w:rsidP="00176ACC">
      <w:pPr>
        <w:rPr>
          <w:rFonts w:cs="B Lotus"/>
          <w:color w:val="FF0000"/>
          <w:sz w:val="24"/>
          <w:szCs w:val="24"/>
          <w:rtl/>
        </w:rPr>
      </w:pPr>
    </w:p>
    <w:p w14:paraId="44F2B467" w14:textId="77777777" w:rsidR="000F07C7" w:rsidRPr="00F733A3" w:rsidRDefault="000F07C7" w:rsidP="000F07C7">
      <w:pPr>
        <w:pStyle w:val="Heading2"/>
        <w:rPr>
          <w:rFonts w:cs="B Lotus"/>
          <w:color w:val="FF0000"/>
          <w:sz w:val="28"/>
          <w:szCs w:val="28"/>
          <w:rtl/>
        </w:rPr>
      </w:pPr>
      <w:bookmarkStart w:id="95" w:name="_Toc38109516"/>
      <w:r w:rsidRPr="00F733A3">
        <w:rPr>
          <w:rFonts w:cs="B Lotus" w:hint="cs"/>
          <w:sz w:val="28"/>
          <w:szCs w:val="28"/>
          <w:rtl/>
        </w:rPr>
        <w:lastRenderedPageBreak/>
        <w:t>جدول کد نوع پرداخت</w:t>
      </w:r>
      <w:r w:rsidRPr="00F733A3">
        <w:rPr>
          <w:rFonts w:cs="B Lotus" w:hint="cs"/>
          <w:color w:val="FF0000"/>
          <w:sz w:val="28"/>
          <w:szCs w:val="28"/>
          <w:rtl/>
        </w:rPr>
        <w:t xml:space="preserve"> </w:t>
      </w:r>
      <w:r w:rsidRPr="00F733A3">
        <w:rPr>
          <w:rFonts w:cs="B Lotus" w:hint="cs"/>
          <w:sz w:val="28"/>
          <w:szCs w:val="28"/>
          <w:rtl/>
        </w:rPr>
        <w:t>خسارت</w:t>
      </w:r>
      <w:r w:rsidR="00FF35C8" w:rsidRPr="00F733A3">
        <w:rPr>
          <w:rFonts w:cs="B Lotus" w:hint="cs"/>
          <w:sz w:val="28"/>
          <w:szCs w:val="28"/>
          <w:rtl/>
        </w:rPr>
        <w:t>(حواله خسارت)</w:t>
      </w:r>
      <w:r w:rsidRPr="00F733A3">
        <w:rPr>
          <w:rFonts w:cs="B Lotus" w:hint="cs"/>
          <w:color w:val="FF0000"/>
          <w:sz w:val="28"/>
          <w:szCs w:val="28"/>
          <w:rtl/>
        </w:rPr>
        <w:t>: (</w:t>
      </w:r>
      <w:r w:rsidR="004C2615" w:rsidRPr="00F733A3">
        <w:rPr>
          <w:rFonts w:ascii="Arial" w:eastAsia="Times New Roman" w:hAnsi="Arial" w:cs="B Lotus"/>
          <w:sz w:val="22"/>
          <w:szCs w:val="22"/>
        </w:rPr>
        <w:t>ThrPayTypCod</w:t>
      </w:r>
      <w:r w:rsidRPr="00F733A3">
        <w:rPr>
          <w:rFonts w:cs="B Lotus" w:hint="cs"/>
          <w:color w:val="FF0000"/>
          <w:sz w:val="28"/>
          <w:szCs w:val="28"/>
          <w:rtl/>
        </w:rPr>
        <w:t>)</w:t>
      </w:r>
      <w:bookmarkEnd w:id="95"/>
    </w:p>
    <w:tbl>
      <w:tblPr>
        <w:tblStyle w:val="PlainTable11"/>
        <w:bidiVisual/>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7425"/>
      </w:tblGrid>
      <w:tr w:rsidR="000F07C7" w:rsidRPr="00F733A3" w14:paraId="05AEC1BB" w14:textId="77777777" w:rsidTr="002A686C">
        <w:trPr>
          <w:cnfStyle w:val="100000000000" w:firstRow="1" w:lastRow="0" w:firstColumn="0" w:lastColumn="0" w:oddVBand="0" w:evenVBand="0" w:oddHBand="0" w:evenHBand="0" w:firstRowFirstColumn="0" w:firstRowLastColumn="0" w:lastRowFirstColumn="0" w:lastRowLastColumn="0"/>
          <w:trHeight w:val="360"/>
          <w:tblHeader/>
          <w:jc w:val="center"/>
        </w:trPr>
        <w:tc>
          <w:tcPr>
            <w:cnfStyle w:val="001000000000" w:firstRow="0" w:lastRow="0" w:firstColumn="1" w:lastColumn="0" w:oddVBand="0" w:evenVBand="0" w:oddHBand="0" w:evenHBand="0" w:firstRowFirstColumn="0" w:firstRowLastColumn="0" w:lastRowFirstColumn="0" w:lastRowLastColumn="0"/>
            <w:tcW w:w="1586" w:type="dxa"/>
            <w:shd w:val="clear" w:color="auto" w:fill="DDD9C3" w:themeFill="background2" w:themeFillShade="E6"/>
            <w:noWrap/>
            <w:hideMark/>
          </w:tcPr>
          <w:p w14:paraId="2DFFAE9B" w14:textId="77777777" w:rsidR="000F07C7" w:rsidRPr="00F733A3" w:rsidRDefault="000F07C7" w:rsidP="002A686C">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کد نوع پرداخت</w:t>
            </w:r>
          </w:p>
        </w:tc>
        <w:tc>
          <w:tcPr>
            <w:tcW w:w="7425" w:type="dxa"/>
            <w:tcBorders>
              <w:right w:val="single" w:sz="4" w:space="0" w:color="auto"/>
            </w:tcBorders>
            <w:shd w:val="clear" w:color="auto" w:fill="DDD9C3" w:themeFill="background2" w:themeFillShade="E6"/>
            <w:noWrap/>
            <w:hideMark/>
          </w:tcPr>
          <w:p w14:paraId="44DA4C52" w14:textId="4E2C9463" w:rsidR="000F07C7" w:rsidRPr="00F733A3" w:rsidRDefault="000F07C7" w:rsidP="002A686C">
            <w:pPr>
              <w:bidi w:val="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شرح نوع پرداخت</w:t>
            </w:r>
            <w:r w:rsidR="005F43F3">
              <w:rPr>
                <w:rFonts w:ascii="Arial" w:eastAsia="Times New Roman" w:hAnsi="Arial" w:cs="B Lotus" w:hint="cs"/>
                <w:color w:val="000000"/>
                <w:sz w:val="28"/>
                <w:szCs w:val="28"/>
                <w:rtl/>
              </w:rPr>
              <w:t xml:space="preserve"> خسارت</w:t>
            </w:r>
          </w:p>
        </w:tc>
      </w:tr>
      <w:tr w:rsidR="000F07C7" w:rsidRPr="00F733A3" w14:paraId="5258876C" w14:textId="77777777" w:rsidTr="002A686C">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586" w:type="dxa"/>
            <w:noWrap/>
            <w:hideMark/>
          </w:tcPr>
          <w:p w14:paraId="1C4AD18B" w14:textId="77777777" w:rsidR="000F07C7" w:rsidRPr="00F733A3" w:rsidRDefault="000F07C7" w:rsidP="002A686C">
            <w:pPr>
              <w:bidi w:val="0"/>
              <w:jc w:val="center"/>
              <w:rPr>
                <w:rFonts w:ascii="Arial" w:eastAsia="Times New Roman" w:hAnsi="Arial" w:cs="B Nazanin"/>
                <w:color w:val="000000"/>
                <w:sz w:val="28"/>
                <w:szCs w:val="28"/>
              </w:rPr>
            </w:pPr>
            <w:r w:rsidRPr="00F733A3">
              <w:rPr>
                <w:rFonts w:ascii="Arial" w:eastAsia="Times New Roman" w:hAnsi="Arial" w:cs="B Nazanin" w:hint="cs"/>
                <w:color w:val="000000"/>
                <w:sz w:val="28"/>
                <w:szCs w:val="28"/>
              </w:rPr>
              <w:t>1</w:t>
            </w:r>
          </w:p>
        </w:tc>
        <w:tc>
          <w:tcPr>
            <w:tcW w:w="7425" w:type="dxa"/>
            <w:tcBorders>
              <w:right w:val="single" w:sz="4" w:space="0" w:color="auto"/>
            </w:tcBorders>
            <w:noWrap/>
            <w:hideMark/>
          </w:tcPr>
          <w:p w14:paraId="7D557438" w14:textId="77777777" w:rsidR="000F07C7" w:rsidRPr="00F733A3" w:rsidRDefault="000F07C7" w:rsidP="002A686C">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Nazanin"/>
                <w:color w:val="000000"/>
                <w:sz w:val="28"/>
                <w:szCs w:val="28"/>
                <w:rtl/>
              </w:rPr>
            </w:pPr>
            <w:r w:rsidRPr="00F733A3">
              <w:rPr>
                <w:rFonts w:ascii="Arial" w:eastAsia="Times New Roman" w:hAnsi="Arial" w:cs="B Nazanin" w:hint="cs"/>
                <w:color w:val="000000"/>
                <w:sz w:val="28"/>
                <w:szCs w:val="28"/>
                <w:rtl/>
              </w:rPr>
              <w:t>تسويه</w:t>
            </w:r>
          </w:p>
        </w:tc>
      </w:tr>
      <w:tr w:rsidR="000F07C7" w:rsidRPr="00F733A3" w14:paraId="0680934C" w14:textId="77777777" w:rsidTr="002A686C">
        <w:trPr>
          <w:trHeight w:val="360"/>
          <w:jc w:val="center"/>
        </w:trPr>
        <w:tc>
          <w:tcPr>
            <w:cnfStyle w:val="001000000000" w:firstRow="0" w:lastRow="0" w:firstColumn="1" w:lastColumn="0" w:oddVBand="0" w:evenVBand="0" w:oddHBand="0" w:evenHBand="0" w:firstRowFirstColumn="0" w:firstRowLastColumn="0" w:lastRowFirstColumn="0" w:lastRowLastColumn="0"/>
            <w:tcW w:w="1586" w:type="dxa"/>
            <w:noWrap/>
            <w:hideMark/>
          </w:tcPr>
          <w:p w14:paraId="29501679" w14:textId="77777777" w:rsidR="000F07C7" w:rsidRPr="00F733A3" w:rsidRDefault="000F07C7" w:rsidP="002A686C">
            <w:pPr>
              <w:bidi w:val="0"/>
              <w:jc w:val="center"/>
              <w:rPr>
                <w:rFonts w:ascii="Arial" w:eastAsia="Times New Roman" w:hAnsi="Arial" w:cs="B Nazanin"/>
                <w:color w:val="000000"/>
                <w:sz w:val="28"/>
                <w:szCs w:val="28"/>
              </w:rPr>
            </w:pPr>
            <w:r w:rsidRPr="00F733A3">
              <w:rPr>
                <w:rFonts w:ascii="Arial" w:eastAsia="Times New Roman" w:hAnsi="Arial" w:cs="B Nazanin" w:hint="cs"/>
                <w:color w:val="000000"/>
                <w:sz w:val="28"/>
                <w:szCs w:val="28"/>
              </w:rPr>
              <w:t>2</w:t>
            </w:r>
          </w:p>
        </w:tc>
        <w:tc>
          <w:tcPr>
            <w:tcW w:w="7425" w:type="dxa"/>
            <w:tcBorders>
              <w:right w:val="single" w:sz="4" w:space="0" w:color="auto"/>
            </w:tcBorders>
            <w:noWrap/>
            <w:hideMark/>
          </w:tcPr>
          <w:p w14:paraId="007AEA71" w14:textId="77777777" w:rsidR="000F07C7" w:rsidRPr="00F733A3" w:rsidRDefault="000F07C7" w:rsidP="002A686C">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Nazanin"/>
                <w:color w:val="000000"/>
                <w:sz w:val="28"/>
                <w:szCs w:val="28"/>
              </w:rPr>
            </w:pPr>
            <w:r w:rsidRPr="00F733A3">
              <w:rPr>
                <w:rFonts w:ascii="Arial" w:eastAsia="Times New Roman" w:hAnsi="Arial" w:cs="B Nazanin" w:hint="cs"/>
                <w:color w:val="000000"/>
                <w:sz w:val="28"/>
                <w:szCs w:val="28"/>
                <w:rtl/>
              </w:rPr>
              <w:t>علي</w:t>
            </w:r>
            <w:r w:rsidRPr="00F733A3">
              <w:rPr>
                <w:rFonts w:ascii="Arial" w:eastAsia="Times New Roman" w:hAnsi="Arial" w:cs="B Nazanin"/>
                <w:color w:val="000000"/>
                <w:sz w:val="28"/>
                <w:szCs w:val="28"/>
                <w:rtl/>
              </w:rPr>
              <w:t xml:space="preserve"> </w:t>
            </w:r>
            <w:r w:rsidRPr="00F733A3">
              <w:rPr>
                <w:rFonts w:ascii="Arial" w:eastAsia="Times New Roman" w:hAnsi="Arial" w:cs="B Nazanin" w:hint="cs"/>
                <w:color w:val="000000"/>
                <w:sz w:val="28"/>
                <w:szCs w:val="28"/>
                <w:rtl/>
              </w:rPr>
              <w:t>الحساب</w:t>
            </w:r>
          </w:p>
        </w:tc>
      </w:tr>
      <w:tr w:rsidR="000F07C7" w:rsidRPr="00F733A3" w14:paraId="71A7E9C2" w14:textId="77777777" w:rsidTr="002A686C">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586" w:type="dxa"/>
            <w:noWrap/>
            <w:hideMark/>
          </w:tcPr>
          <w:p w14:paraId="0D9F7E77" w14:textId="77777777" w:rsidR="000F07C7" w:rsidRPr="00F733A3" w:rsidRDefault="000F07C7" w:rsidP="002A686C">
            <w:pPr>
              <w:bidi w:val="0"/>
              <w:jc w:val="center"/>
              <w:rPr>
                <w:rFonts w:ascii="Arial" w:eastAsia="Times New Roman" w:hAnsi="Arial" w:cs="B Nazanin"/>
                <w:color w:val="000000"/>
                <w:sz w:val="28"/>
                <w:szCs w:val="28"/>
              </w:rPr>
            </w:pPr>
            <w:r w:rsidRPr="00F733A3">
              <w:rPr>
                <w:rFonts w:ascii="Arial" w:eastAsia="Times New Roman" w:hAnsi="Arial" w:cs="B Nazanin" w:hint="cs"/>
                <w:color w:val="000000"/>
                <w:sz w:val="28"/>
                <w:szCs w:val="28"/>
              </w:rPr>
              <w:t>3</w:t>
            </w:r>
          </w:p>
        </w:tc>
        <w:tc>
          <w:tcPr>
            <w:tcW w:w="7425" w:type="dxa"/>
            <w:tcBorders>
              <w:right w:val="single" w:sz="4" w:space="0" w:color="auto"/>
            </w:tcBorders>
            <w:noWrap/>
            <w:hideMark/>
          </w:tcPr>
          <w:p w14:paraId="3AC34E84" w14:textId="77777777" w:rsidR="000F07C7" w:rsidRPr="00F733A3" w:rsidRDefault="000F07C7" w:rsidP="002A686C">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Nazanin"/>
                <w:color w:val="000000"/>
                <w:sz w:val="28"/>
                <w:szCs w:val="28"/>
              </w:rPr>
            </w:pPr>
            <w:r w:rsidRPr="00F733A3">
              <w:rPr>
                <w:rFonts w:ascii="Arial" w:eastAsia="Times New Roman" w:hAnsi="Arial" w:cs="B Nazanin" w:hint="cs"/>
                <w:color w:val="000000"/>
                <w:sz w:val="28"/>
                <w:szCs w:val="28"/>
                <w:rtl/>
              </w:rPr>
              <w:t>متمم</w:t>
            </w:r>
          </w:p>
        </w:tc>
      </w:tr>
      <w:tr w:rsidR="000F07C7" w:rsidRPr="00F733A3" w14:paraId="1A5C9B12" w14:textId="77777777" w:rsidTr="002A686C">
        <w:trPr>
          <w:trHeight w:val="360"/>
          <w:jc w:val="center"/>
        </w:trPr>
        <w:tc>
          <w:tcPr>
            <w:cnfStyle w:val="001000000000" w:firstRow="0" w:lastRow="0" w:firstColumn="1" w:lastColumn="0" w:oddVBand="0" w:evenVBand="0" w:oddHBand="0" w:evenHBand="0" w:firstRowFirstColumn="0" w:firstRowLastColumn="0" w:lastRowFirstColumn="0" w:lastRowLastColumn="0"/>
            <w:tcW w:w="1586" w:type="dxa"/>
            <w:noWrap/>
            <w:hideMark/>
          </w:tcPr>
          <w:p w14:paraId="51BFB8A7" w14:textId="77777777" w:rsidR="000F07C7" w:rsidRPr="00F733A3" w:rsidRDefault="000F07C7" w:rsidP="002A686C">
            <w:pPr>
              <w:tabs>
                <w:tab w:val="center" w:pos="685"/>
              </w:tabs>
              <w:bidi w:val="0"/>
              <w:jc w:val="center"/>
              <w:rPr>
                <w:rFonts w:ascii="Arial" w:eastAsia="Times New Roman" w:hAnsi="Arial" w:cs="B Nazanin"/>
                <w:color w:val="000000"/>
                <w:sz w:val="28"/>
                <w:szCs w:val="28"/>
              </w:rPr>
            </w:pPr>
            <w:r w:rsidRPr="00F733A3">
              <w:rPr>
                <w:rFonts w:ascii="Arial" w:eastAsia="Times New Roman" w:hAnsi="Arial" w:cs="B Nazanin"/>
                <w:color w:val="000000"/>
                <w:sz w:val="28"/>
                <w:szCs w:val="28"/>
              </w:rPr>
              <w:t>4</w:t>
            </w:r>
          </w:p>
        </w:tc>
        <w:tc>
          <w:tcPr>
            <w:tcW w:w="7425" w:type="dxa"/>
            <w:tcBorders>
              <w:right w:val="single" w:sz="4" w:space="0" w:color="auto"/>
            </w:tcBorders>
            <w:noWrap/>
            <w:hideMark/>
          </w:tcPr>
          <w:p w14:paraId="431BBE34" w14:textId="77777777" w:rsidR="000F07C7" w:rsidRPr="00F733A3" w:rsidRDefault="000F07C7" w:rsidP="002A686C">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Nazanin"/>
                <w:color w:val="000000"/>
                <w:sz w:val="28"/>
                <w:szCs w:val="28"/>
                <w:rtl/>
              </w:rPr>
            </w:pPr>
            <w:r w:rsidRPr="00F733A3">
              <w:rPr>
                <w:rFonts w:ascii="Arial" w:eastAsia="Times New Roman" w:hAnsi="Arial" w:cs="B Nazanin" w:hint="cs"/>
                <w:color w:val="000000"/>
                <w:sz w:val="28"/>
                <w:szCs w:val="28"/>
                <w:rtl/>
              </w:rPr>
              <w:t>برگشتي</w:t>
            </w:r>
          </w:p>
        </w:tc>
      </w:tr>
      <w:tr w:rsidR="000F07C7" w:rsidRPr="00F733A3" w14:paraId="0A322EE1" w14:textId="77777777" w:rsidTr="002A686C">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586" w:type="dxa"/>
            <w:noWrap/>
            <w:hideMark/>
          </w:tcPr>
          <w:p w14:paraId="6DB5D4A2" w14:textId="77777777" w:rsidR="000F07C7" w:rsidRPr="00F733A3" w:rsidRDefault="000F07C7" w:rsidP="002A686C">
            <w:pPr>
              <w:bidi w:val="0"/>
              <w:jc w:val="center"/>
              <w:rPr>
                <w:rFonts w:ascii="Arial" w:eastAsia="Times New Roman" w:hAnsi="Arial" w:cs="B Nazanin"/>
                <w:color w:val="000000"/>
                <w:sz w:val="28"/>
                <w:szCs w:val="28"/>
              </w:rPr>
            </w:pPr>
            <w:r w:rsidRPr="00F733A3">
              <w:rPr>
                <w:rFonts w:ascii="Arial" w:eastAsia="Times New Roman" w:hAnsi="Arial" w:cs="B Nazanin"/>
                <w:color w:val="000000"/>
                <w:sz w:val="28"/>
                <w:szCs w:val="28"/>
              </w:rPr>
              <w:t>5</w:t>
            </w:r>
          </w:p>
        </w:tc>
        <w:tc>
          <w:tcPr>
            <w:tcW w:w="7425" w:type="dxa"/>
            <w:tcBorders>
              <w:right w:val="single" w:sz="4" w:space="0" w:color="auto"/>
            </w:tcBorders>
            <w:noWrap/>
            <w:hideMark/>
          </w:tcPr>
          <w:p w14:paraId="73AB358C" w14:textId="77777777" w:rsidR="000F07C7" w:rsidRPr="00F733A3" w:rsidRDefault="000F07C7" w:rsidP="002A686C">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Nazanin"/>
                <w:color w:val="000000"/>
                <w:sz w:val="28"/>
                <w:szCs w:val="28"/>
                <w:rtl/>
              </w:rPr>
            </w:pPr>
            <w:r w:rsidRPr="00F733A3">
              <w:rPr>
                <w:rFonts w:ascii="Arial" w:eastAsia="Times New Roman" w:hAnsi="Arial" w:cs="B Nazanin" w:hint="cs"/>
                <w:color w:val="000000"/>
                <w:sz w:val="28"/>
                <w:szCs w:val="28"/>
                <w:rtl/>
              </w:rPr>
              <w:t>ابطال</w:t>
            </w:r>
          </w:p>
        </w:tc>
      </w:tr>
      <w:tr w:rsidR="00497F18" w:rsidRPr="00F733A3" w14:paraId="33142E1E" w14:textId="77777777" w:rsidTr="002A686C">
        <w:trPr>
          <w:trHeight w:val="360"/>
          <w:jc w:val="center"/>
        </w:trPr>
        <w:tc>
          <w:tcPr>
            <w:cnfStyle w:val="001000000000" w:firstRow="0" w:lastRow="0" w:firstColumn="1" w:lastColumn="0" w:oddVBand="0" w:evenVBand="0" w:oddHBand="0" w:evenHBand="0" w:firstRowFirstColumn="0" w:firstRowLastColumn="0" w:lastRowFirstColumn="0" w:lastRowLastColumn="0"/>
            <w:tcW w:w="1586" w:type="dxa"/>
            <w:noWrap/>
          </w:tcPr>
          <w:p w14:paraId="423D1A52" w14:textId="77777777" w:rsidR="00497F18" w:rsidRPr="00F733A3" w:rsidRDefault="00497F18" w:rsidP="002A686C">
            <w:pPr>
              <w:bidi w:val="0"/>
              <w:jc w:val="center"/>
              <w:rPr>
                <w:rFonts w:ascii="Arial" w:eastAsia="Times New Roman" w:hAnsi="Arial" w:cs="B Nazanin"/>
                <w:color w:val="000000" w:themeColor="text1"/>
                <w:sz w:val="28"/>
                <w:szCs w:val="28"/>
              </w:rPr>
            </w:pPr>
            <w:r w:rsidRPr="00F733A3">
              <w:rPr>
                <w:rFonts w:ascii="Arial" w:eastAsia="Times New Roman" w:hAnsi="Arial" w:cs="B Nazanin" w:hint="cs"/>
                <w:color w:val="000000" w:themeColor="text1"/>
                <w:sz w:val="28"/>
                <w:szCs w:val="28"/>
                <w:rtl/>
              </w:rPr>
              <w:t>6</w:t>
            </w:r>
          </w:p>
        </w:tc>
        <w:tc>
          <w:tcPr>
            <w:tcW w:w="7425" w:type="dxa"/>
            <w:tcBorders>
              <w:right w:val="single" w:sz="4" w:space="0" w:color="auto"/>
            </w:tcBorders>
            <w:noWrap/>
          </w:tcPr>
          <w:p w14:paraId="3D27988D" w14:textId="77777777" w:rsidR="00497F18" w:rsidRPr="00F733A3" w:rsidRDefault="00497F18" w:rsidP="002A686C">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Nazanin"/>
                <w:color w:val="000000" w:themeColor="text1"/>
                <w:sz w:val="28"/>
                <w:szCs w:val="28"/>
                <w:rtl/>
              </w:rPr>
            </w:pPr>
            <w:r w:rsidRPr="00F733A3">
              <w:rPr>
                <w:rFonts w:ascii="Arial" w:eastAsia="Times New Roman" w:hAnsi="Arial" w:cs="B Nazanin" w:hint="cs"/>
                <w:color w:val="000000" w:themeColor="text1"/>
                <w:sz w:val="28"/>
                <w:szCs w:val="28"/>
                <w:rtl/>
              </w:rPr>
              <w:t>ابطال برگشتی</w:t>
            </w:r>
          </w:p>
        </w:tc>
      </w:tr>
    </w:tbl>
    <w:p w14:paraId="718643C4" w14:textId="17017EBD" w:rsidR="000F07C7" w:rsidRDefault="000F07C7" w:rsidP="00E73874">
      <w:pPr>
        <w:rPr>
          <w:rFonts w:cs="B Lotus"/>
          <w:sz w:val="24"/>
          <w:szCs w:val="24"/>
        </w:rPr>
      </w:pPr>
    </w:p>
    <w:p w14:paraId="2F67E5D6" w14:textId="7EF58C77" w:rsidR="009961D0" w:rsidRDefault="009961D0" w:rsidP="00E73874">
      <w:pPr>
        <w:rPr>
          <w:rFonts w:cs="B Lotus"/>
          <w:sz w:val="24"/>
          <w:szCs w:val="24"/>
        </w:rPr>
      </w:pPr>
    </w:p>
    <w:p w14:paraId="0D93DC70" w14:textId="77777777" w:rsidR="009961D0" w:rsidRPr="00F733A3" w:rsidRDefault="009961D0" w:rsidP="009961D0">
      <w:pPr>
        <w:rPr>
          <w:rFonts w:cs="B Lotus"/>
          <w:color w:val="FF0000"/>
          <w:sz w:val="24"/>
          <w:szCs w:val="24"/>
          <w:rtl/>
        </w:rPr>
      </w:pPr>
    </w:p>
    <w:p w14:paraId="7C7C6889" w14:textId="3F46C5B3" w:rsidR="009961D0" w:rsidRPr="00536F53" w:rsidRDefault="009961D0" w:rsidP="009961D0">
      <w:pPr>
        <w:pStyle w:val="Heading2"/>
        <w:rPr>
          <w:rFonts w:cs="B Lotus"/>
          <w:color w:val="auto"/>
          <w:sz w:val="28"/>
          <w:szCs w:val="28"/>
          <w:rtl/>
        </w:rPr>
      </w:pPr>
      <w:bookmarkStart w:id="96" w:name="_جدول_کد_نوع_4"/>
      <w:bookmarkStart w:id="97" w:name="_Toc38109517"/>
      <w:bookmarkEnd w:id="96"/>
      <w:r w:rsidRPr="00536F53">
        <w:rPr>
          <w:rFonts w:cs="B Lotus" w:hint="cs"/>
          <w:color w:val="auto"/>
          <w:sz w:val="28"/>
          <w:szCs w:val="28"/>
          <w:rtl/>
        </w:rPr>
        <w:t>جدول کد نوع خسارت بازیافتی</w:t>
      </w:r>
      <w:bookmarkEnd w:id="97"/>
    </w:p>
    <w:tbl>
      <w:tblPr>
        <w:tblStyle w:val="PlainTable11"/>
        <w:bidiVisual/>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7223"/>
      </w:tblGrid>
      <w:tr w:rsidR="009961D0" w:rsidRPr="00536F53" w14:paraId="591A854E" w14:textId="77777777" w:rsidTr="009961D0">
        <w:trPr>
          <w:cnfStyle w:val="100000000000" w:firstRow="1" w:lastRow="0" w:firstColumn="0" w:lastColumn="0" w:oddVBand="0" w:evenVBand="0" w:oddHBand="0" w:evenHBand="0" w:firstRowFirstColumn="0" w:firstRowLastColumn="0" w:lastRowFirstColumn="0" w:lastRowLastColumn="0"/>
          <w:trHeight w:val="360"/>
          <w:tblHeader/>
          <w:jc w:val="center"/>
        </w:trPr>
        <w:tc>
          <w:tcPr>
            <w:cnfStyle w:val="001000000000" w:firstRow="0" w:lastRow="0" w:firstColumn="1" w:lastColumn="0" w:oddVBand="0" w:evenVBand="0" w:oddHBand="0" w:evenHBand="0" w:firstRowFirstColumn="0" w:firstRowLastColumn="0" w:lastRowFirstColumn="0" w:lastRowLastColumn="0"/>
            <w:tcW w:w="1788" w:type="dxa"/>
            <w:shd w:val="clear" w:color="auto" w:fill="DDD9C3" w:themeFill="background2" w:themeFillShade="E6"/>
            <w:noWrap/>
            <w:hideMark/>
          </w:tcPr>
          <w:p w14:paraId="4BC34448" w14:textId="27197D5A" w:rsidR="009961D0" w:rsidRPr="00536F53" w:rsidRDefault="009961D0" w:rsidP="009961D0">
            <w:pPr>
              <w:jc w:val="center"/>
              <w:rPr>
                <w:rFonts w:ascii="Arial" w:eastAsia="Times New Roman" w:hAnsi="Arial" w:cs="B Lotus"/>
                <w:sz w:val="28"/>
                <w:szCs w:val="28"/>
              </w:rPr>
            </w:pPr>
            <w:r w:rsidRPr="00536F53">
              <w:rPr>
                <w:rFonts w:ascii="Arial" w:eastAsia="Times New Roman" w:hAnsi="Arial" w:cs="B Lotus" w:hint="cs"/>
                <w:sz w:val="28"/>
                <w:szCs w:val="28"/>
                <w:rtl/>
              </w:rPr>
              <w:t>کد نوع خسارت بازیافتی</w:t>
            </w:r>
          </w:p>
        </w:tc>
        <w:tc>
          <w:tcPr>
            <w:tcW w:w="7223" w:type="dxa"/>
            <w:tcBorders>
              <w:right w:val="single" w:sz="4" w:space="0" w:color="auto"/>
            </w:tcBorders>
            <w:shd w:val="clear" w:color="auto" w:fill="DDD9C3" w:themeFill="background2" w:themeFillShade="E6"/>
            <w:noWrap/>
            <w:hideMark/>
          </w:tcPr>
          <w:p w14:paraId="1D1F6962" w14:textId="1B9B8A51" w:rsidR="009961D0" w:rsidRPr="00536F53" w:rsidRDefault="009961D0" w:rsidP="009961D0">
            <w:pPr>
              <w:bidi w:val="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sz w:val="28"/>
                <w:szCs w:val="28"/>
                <w:rtl/>
              </w:rPr>
            </w:pPr>
            <w:r w:rsidRPr="00536F53">
              <w:rPr>
                <w:rFonts w:ascii="Arial" w:eastAsia="Times New Roman" w:hAnsi="Arial" w:cs="B Lotus" w:hint="cs"/>
                <w:sz w:val="28"/>
                <w:szCs w:val="28"/>
                <w:rtl/>
              </w:rPr>
              <w:t>شرح نوع خسارت بازیافتی</w:t>
            </w:r>
          </w:p>
        </w:tc>
      </w:tr>
      <w:tr w:rsidR="009961D0" w:rsidRPr="00536F53" w14:paraId="718291DA" w14:textId="77777777" w:rsidTr="009961D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788" w:type="dxa"/>
            <w:noWrap/>
          </w:tcPr>
          <w:p w14:paraId="5BE47D59" w14:textId="091D3D7A" w:rsidR="009961D0" w:rsidRPr="00536F53" w:rsidRDefault="009961D0" w:rsidP="004A19B9">
            <w:pPr>
              <w:pStyle w:val="ListParagraph"/>
              <w:numPr>
                <w:ilvl w:val="0"/>
                <w:numId w:val="31"/>
              </w:numPr>
              <w:jc w:val="center"/>
              <w:rPr>
                <w:rFonts w:ascii="Arial" w:eastAsia="Times New Roman" w:hAnsi="Arial" w:cs="B Lotus"/>
                <w:sz w:val="28"/>
                <w:szCs w:val="28"/>
                <w:rtl/>
              </w:rPr>
            </w:pPr>
          </w:p>
        </w:tc>
        <w:tc>
          <w:tcPr>
            <w:tcW w:w="7223" w:type="dxa"/>
            <w:tcBorders>
              <w:right w:val="single" w:sz="4" w:space="0" w:color="auto"/>
            </w:tcBorders>
            <w:noWrap/>
          </w:tcPr>
          <w:p w14:paraId="67A9A096" w14:textId="77777777" w:rsidR="009961D0" w:rsidRPr="00536F53" w:rsidRDefault="009961D0" w:rsidP="009961D0">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sz w:val="28"/>
                <w:szCs w:val="28"/>
                <w:rtl/>
              </w:rPr>
            </w:pPr>
            <w:r w:rsidRPr="00536F53">
              <w:rPr>
                <w:rFonts w:ascii="Courier New" w:hAnsi="Courier New" w:cs="B Lotus" w:hint="cs"/>
                <w:sz w:val="32"/>
                <w:szCs w:val="32"/>
                <w:rtl/>
              </w:rPr>
              <w:t>خسارت بازیافتی پیرو ماده 14 درموارد تخلفات حادثه ساز در پرونده های منجر به جرح یا فوت</w:t>
            </w:r>
          </w:p>
        </w:tc>
      </w:tr>
      <w:tr w:rsidR="009961D0" w:rsidRPr="00536F53" w14:paraId="6A1E5926" w14:textId="77777777" w:rsidTr="009961D0">
        <w:trPr>
          <w:trHeight w:val="360"/>
          <w:jc w:val="center"/>
        </w:trPr>
        <w:tc>
          <w:tcPr>
            <w:cnfStyle w:val="001000000000" w:firstRow="0" w:lastRow="0" w:firstColumn="1" w:lastColumn="0" w:oddVBand="0" w:evenVBand="0" w:oddHBand="0" w:evenHBand="0" w:firstRowFirstColumn="0" w:firstRowLastColumn="0" w:lastRowFirstColumn="0" w:lastRowLastColumn="0"/>
            <w:tcW w:w="1788" w:type="dxa"/>
            <w:noWrap/>
          </w:tcPr>
          <w:p w14:paraId="39223F99" w14:textId="45C1FCEF" w:rsidR="009961D0" w:rsidRPr="00536F53" w:rsidRDefault="009961D0" w:rsidP="004A19B9">
            <w:pPr>
              <w:pStyle w:val="ListParagraph"/>
              <w:numPr>
                <w:ilvl w:val="0"/>
                <w:numId w:val="31"/>
              </w:numPr>
              <w:jc w:val="center"/>
              <w:rPr>
                <w:rFonts w:ascii="Arial" w:eastAsia="Times New Roman" w:hAnsi="Arial" w:cs="B Lotus"/>
                <w:sz w:val="28"/>
                <w:szCs w:val="28"/>
                <w:rtl/>
              </w:rPr>
            </w:pPr>
          </w:p>
        </w:tc>
        <w:tc>
          <w:tcPr>
            <w:tcW w:w="7223" w:type="dxa"/>
            <w:tcBorders>
              <w:right w:val="single" w:sz="4" w:space="0" w:color="auto"/>
            </w:tcBorders>
            <w:noWrap/>
          </w:tcPr>
          <w:p w14:paraId="71EE9D88" w14:textId="77777777" w:rsidR="009961D0" w:rsidRPr="00536F53" w:rsidRDefault="009961D0" w:rsidP="009961D0">
            <w:pPr>
              <w:jc w:val="mediumKashida"/>
              <w:cnfStyle w:val="000000000000" w:firstRow="0" w:lastRow="0" w:firstColumn="0" w:lastColumn="0" w:oddVBand="0" w:evenVBand="0" w:oddHBand="0" w:evenHBand="0" w:firstRowFirstColumn="0" w:firstRowLastColumn="0" w:lastRowFirstColumn="0" w:lastRowLastColumn="0"/>
              <w:rPr>
                <w:rFonts w:ascii="Courier New" w:hAnsi="Courier New" w:cs="B Lotus"/>
                <w:sz w:val="32"/>
                <w:szCs w:val="32"/>
                <w:rtl/>
              </w:rPr>
            </w:pPr>
            <w:r w:rsidRPr="00536F53">
              <w:rPr>
                <w:rFonts w:ascii="Courier New" w:hAnsi="Courier New" w:cs="B Lotus" w:hint="cs"/>
                <w:sz w:val="32"/>
                <w:szCs w:val="32"/>
                <w:rtl/>
              </w:rPr>
              <w:t>خسارت بازیافتی پیرو ماده 15 درموارد اثبات عمد مسبب در ایجاد حادثه نزد مراجع قانونی</w:t>
            </w:r>
          </w:p>
        </w:tc>
      </w:tr>
      <w:tr w:rsidR="009961D0" w:rsidRPr="00536F53" w14:paraId="36BB052F" w14:textId="77777777" w:rsidTr="009961D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788" w:type="dxa"/>
            <w:noWrap/>
          </w:tcPr>
          <w:p w14:paraId="294EF2A1" w14:textId="1B9818FF" w:rsidR="009961D0" w:rsidRPr="00536F53" w:rsidRDefault="009961D0" w:rsidP="004A19B9">
            <w:pPr>
              <w:pStyle w:val="ListParagraph"/>
              <w:numPr>
                <w:ilvl w:val="0"/>
                <w:numId w:val="31"/>
              </w:numPr>
              <w:jc w:val="center"/>
              <w:rPr>
                <w:rFonts w:ascii="Arial" w:eastAsia="Times New Roman" w:hAnsi="Arial" w:cs="B Lotus"/>
                <w:sz w:val="28"/>
                <w:szCs w:val="28"/>
              </w:rPr>
            </w:pPr>
          </w:p>
        </w:tc>
        <w:tc>
          <w:tcPr>
            <w:tcW w:w="7223" w:type="dxa"/>
            <w:tcBorders>
              <w:right w:val="single" w:sz="4" w:space="0" w:color="auto"/>
            </w:tcBorders>
            <w:noWrap/>
          </w:tcPr>
          <w:p w14:paraId="54BECC93" w14:textId="77777777" w:rsidR="009961D0" w:rsidRPr="00536F53" w:rsidRDefault="009961D0" w:rsidP="009961D0">
            <w:pPr>
              <w:jc w:val="mediumKashida"/>
              <w:cnfStyle w:val="000000100000" w:firstRow="0" w:lastRow="0" w:firstColumn="0" w:lastColumn="0" w:oddVBand="0" w:evenVBand="0" w:oddHBand="1" w:evenHBand="0" w:firstRowFirstColumn="0" w:firstRowLastColumn="0" w:lastRowFirstColumn="0" w:lastRowLastColumn="0"/>
              <w:rPr>
                <w:rFonts w:ascii="Courier New" w:hAnsi="Courier New" w:cs="B Lotus"/>
                <w:sz w:val="32"/>
                <w:szCs w:val="32"/>
                <w:rtl/>
              </w:rPr>
            </w:pPr>
            <w:r w:rsidRPr="00536F53">
              <w:rPr>
                <w:rFonts w:ascii="Courier New" w:hAnsi="Courier New" w:cs="B Lotus" w:hint="cs"/>
                <w:sz w:val="32"/>
                <w:szCs w:val="32"/>
                <w:rtl/>
              </w:rPr>
              <w:t>خسارت بازیافتی پیرو ماده 15 درموارد رانندگی در حالت مستی یا استعمال مواد مخدر یا روانگردان که به تایید رسیده باشد</w:t>
            </w:r>
          </w:p>
        </w:tc>
      </w:tr>
      <w:tr w:rsidR="009961D0" w:rsidRPr="00536F53" w14:paraId="7D5FD34D" w14:textId="77777777" w:rsidTr="009961D0">
        <w:trPr>
          <w:trHeight w:val="360"/>
          <w:jc w:val="center"/>
        </w:trPr>
        <w:tc>
          <w:tcPr>
            <w:cnfStyle w:val="001000000000" w:firstRow="0" w:lastRow="0" w:firstColumn="1" w:lastColumn="0" w:oddVBand="0" w:evenVBand="0" w:oddHBand="0" w:evenHBand="0" w:firstRowFirstColumn="0" w:firstRowLastColumn="0" w:lastRowFirstColumn="0" w:lastRowLastColumn="0"/>
            <w:tcW w:w="1788" w:type="dxa"/>
            <w:noWrap/>
          </w:tcPr>
          <w:p w14:paraId="3FC2B77D" w14:textId="24498C05" w:rsidR="009961D0" w:rsidRPr="00536F53" w:rsidRDefault="009961D0" w:rsidP="004A19B9">
            <w:pPr>
              <w:pStyle w:val="ListParagraph"/>
              <w:numPr>
                <w:ilvl w:val="0"/>
                <w:numId w:val="31"/>
              </w:numPr>
              <w:jc w:val="center"/>
              <w:rPr>
                <w:rFonts w:ascii="Arial" w:eastAsia="Times New Roman" w:hAnsi="Arial" w:cs="B Lotus"/>
                <w:sz w:val="28"/>
                <w:szCs w:val="28"/>
                <w:rtl/>
              </w:rPr>
            </w:pPr>
          </w:p>
        </w:tc>
        <w:tc>
          <w:tcPr>
            <w:tcW w:w="7223" w:type="dxa"/>
            <w:tcBorders>
              <w:right w:val="single" w:sz="4" w:space="0" w:color="auto"/>
            </w:tcBorders>
            <w:noWrap/>
          </w:tcPr>
          <w:p w14:paraId="2C0600F7" w14:textId="77777777" w:rsidR="009961D0" w:rsidRPr="00536F53" w:rsidRDefault="009961D0" w:rsidP="009961D0">
            <w:pPr>
              <w:jc w:val="mediumKashida"/>
              <w:cnfStyle w:val="000000000000" w:firstRow="0" w:lastRow="0" w:firstColumn="0" w:lastColumn="0" w:oddVBand="0" w:evenVBand="0" w:oddHBand="0" w:evenHBand="0" w:firstRowFirstColumn="0" w:firstRowLastColumn="0" w:lastRowFirstColumn="0" w:lastRowLastColumn="0"/>
              <w:rPr>
                <w:rFonts w:ascii="Courier New" w:hAnsi="Courier New" w:cs="B Lotus"/>
                <w:sz w:val="32"/>
                <w:szCs w:val="32"/>
                <w:rtl/>
              </w:rPr>
            </w:pPr>
            <w:r w:rsidRPr="00536F53">
              <w:rPr>
                <w:rFonts w:ascii="Courier New" w:hAnsi="Courier New" w:cs="B Lotus" w:hint="cs"/>
                <w:sz w:val="32"/>
                <w:szCs w:val="32"/>
                <w:rtl/>
              </w:rPr>
              <w:t>خسارت بازیافتی پیرو ماده 15درموارد که راننده فاقد گواهینامه یا عدم تناسب گواهینامه می باشد</w:t>
            </w:r>
          </w:p>
        </w:tc>
      </w:tr>
      <w:tr w:rsidR="009961D0" w:rsidRPr="00536F53" w14:paraId="61A8938B" w14:textId="77777777" w:rsidTr="009961D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788" w:type="dxa"/>
            <w:noWrap/>
          </w:tcPr>
          <w:p w14:paraId="603A2D6D" w14:textId="0DA39877" w:rsidR="009961D0" w:rsidRPr="00536F53" w:rsidRDefault="009961D0" w:rsidP="004A19B9">
            <w:pPr>
              <w:pStyle w:val="ListParagraph"/>
              <w:numPr>
                <w:ilvl w:val="0"/>
                <w:numId w:val="31"/>
              </w:numPr>
              <w:jc w:val="center"/>
              <w:rPr>
                <w:rFonts w:ascii="Arial" w:eastAsia="Times New Roman" w:hAnsi="Arial" w:cs="B Lotus"/>
                <w:sz w:val="28"/>
                <w:szCs w:val="28"/>
                <w:rtl/>
              </w:rPr>
            </w:pPr>
          </w:p>
        </w:tc>
        <w:tc>
          <w:tcPr>
            <w:tcW w:w="7223" w:type="dxa"/>
            <w:tcBorders>
              <w:right w:val="single" w:sz="4" w:space="0" w:color="auto"/>
            </w:tcBorders>
            <w:noWrap/>
          </w:tcPr>
          <w:p w14:paraId="32EDA390" w14:textId="77777777" w:rsidR="009961D0" w:rsidRPr="00536F53" w:rsidRDefault="009961D0" w:rsidP="009961D0">
            <w:pPr>
              <w:jc w:val="mediumKashida"/>
              <w:cnfStyle w:val="000000100000" w:firstRow="0" w:lastRow="0" w:firstColumn="0" w:lastColumn="0" w:oddVBand="0" w:evenVBand="0" w:oddHBand="1" w:evenHBand="0" w:firstRowFirstColumn="0" w:firstRowLastColumn="0" w:lastRowFirstColumn="0" w:lastRowLastColumn="0"/>
              <w:rPr>
                <w:rFonts w:ascii="Courier New" w:hAnsi="Courier New" w:cs="B Lotus"/>
                <w:sz w:val="32"/>
                <w:szCs w:val="32"/>
                <w:rtl/>
              </w:rPr>
            </w:pPr>
            <w:r w:rsidRPr="00536F53">
              <w:rPr>
                <w:rFonts w:ascii="Courier New" w:hAnsi="Courier New" w:cs="B Lotus" w:hint="cs"/>
                <w:sz w:val="32"/>
                <w:szCs w:val="32"/>
                <w:rtl/>
              </w:rPr>
              <w:t>خسارت بازیافتی پیرو ماده 15 درخصوص خودروهای سرقتی یا آگاه بودن از سرقت خودرو</w:t>
            </w:r>
          </w:p>
        </w:tc>
      </w:tr>
      <w:tr w:rsidR="009961D0" w:rsidRPr="00536F53" w14:paraId="6B964DB6" w14:textId="77777777" w:rsidTr="009961D0">
        <w:trPr>
          <w:trHeight w:val="360"/>
          <w:jc w:val="center"/>
        </w:trPr>
        <w:tc>
          <w:tcPr>
            <w:cnfStyle w:val="001000000000" w:firstRow="0" w:lastRow="0" w:firstColumn="1" w:lastColumn="0" w:oddVBand="0" w:evenVBand="0" w:oddHBand="0" w:evenHBand="0" w:firstRowFirstColumn="0" w:firstRowLastColumn="0" w:lastRowFirstColumn="0" w:lastRowLastColumn="0"/>
            <w:tcW w:w="1788" w:type="dxa"/>
            <w:noWrap/>
          </w:tcPr>
          <w:p w14:paraId="1B31193C" w14:textId="2D956087" w:rsidR="009961D0" w:rsidRPr="00536F53" w:rsidRDefault="009961D0" w:rsidP="004A19B9">
            <w:pPr>
              <w:pStyle w:val="ListParagraph"/>
              <w:numPr>
                <w:ilvl w:val="0"/>
                <w:numId w:val="31"/>
              </w:numPr>
              <w:jc w:val="center"/>
              <w:rPr>
                <w:rFonts w:ascii="Arial" w:eastAsia="Times New Roman" w:hAnsi="Arial" w:cs="B Lotus"/>
                <w:sz w:val="28"/>
                <w:szCs w:val="28"/>
                <w:rtl/>
              </w:rPr>
            </w:pPr>
          </w:p>
        </w:tc>
        <w:tc>
          <w:tcPr>
            <w:tcW w:w="7223" w:type="dxa"/>
            <w:tcBorders>
              <w:right w:val="single" w:sz="4" w:space="0" w:color="auto"/>
            </w:tcBorders>
            <w:noWrap/>
          </w:tcPr>
          <w:p w14:paraId="45A1CF30" w14:textId="77777777" w:rsidR="009961D0" w:rsidRPr="00536F53" w:rsidRDefault="009961D0" w:rsidP="009961D0">
            <w:pPr>
              <w:jc w:val="mediumKashida"/>
              <w:cnfStyle w:val="000000000000" w:firstRow="0" w:lastRow="0" w:firstColumn="0" w:lastColumn="0" w:oddVBand="0" w:evenVBand="0" w:oddHBand="0" w:evenHBand="0" w:firstRowFirstColumn="0" w:firstRowLastColumn="0" w:lastRowFirstColumn="0" w:lastRowLastColumn="0"/>
              <w:rPr>
                <w:rFonts w:ascii="Courier New" w:hAnsi="Courier New" w:cs="B Lotus"/>
                <w:sz w:val="32"/>
                <w:szCs w:val="32"/>
                <w:rtl/>
              </w:rPr>
            </w:pPr>
            <w:r w:rsidRPr="00536F53">
              <w:rPr>
                <w:rFonts w:ascii="Courier New" w:hAnsi="Courier New" w:cs="B Lotus" w:hint="cs"/>
                <w:sz w:val="32"/>
                <w:szCs w:val="32"/>
                <w:rtl/>
              </w:rPr>
              <w:t>خسارت بازیافتی پیرو ماده16درخصوص مواردی که مقصر حادثه مراجع دیگر می باشند. مراجع دیگر مانند راه آهن و راهداری وشهرداری وسایر مراجع</w:t>
            </w:r>
          </w:p>
        </w:tc>
      </w:tr>
      <w:tr w:rsidR="009961D0" w:rsidRPr="00536F53" w14:paraId="20B174C3" w14:textId="77777777" w:rsidTr="009961D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788" w:type="dxa"/>
            <w:noWrap/>
          </w:tcPr>
          <w:p w14:paraId="003020D4" w14:textId="64963FA6" w:rsidR="009961D0" w:rsidRPr="00536F53" w:rsidRDefault="009961D0" w:rsidP="004A19B9">
            <w:pPr>
              <w:pStyle w:val="ListParagraph"/>
              <w:numPr>
                <w:ilvl w:val="0"/>
                <w:numId w:val="31"/>
              </w:numPr>
              <w:jc w:val="center"/>
              <w:rPr>
                <w:rFonts w:ascii="Arial" w:eastAsia="Times New Roman" w:hAnsi="Arial" w:cs="B Lotus"/>
                <w:sz w:val="28"/>
                <w:szCs w:val="28"/>
                <w:rtl/>
              </w:rPr>
            </w:pPr>
          </w:p>
        </w:tc>
        <w:tc>
          <w:tcPr>
            <w:tcW w:w="7223" w:type="dxa"/>
            <w:tcBorders>
              <w:right w:val="single" w:sz="4" w:space="0" w:color="auto"/>
            </w:tcBorders>
            <w:noWrap/>
          </w:tcPr>
          <w:p w14:paraId="51681319" w14:textId="77777777" w:rsidR="009961D0" w:rsidRPr="00536F53" w:rsidRDefault="009961D0" w:rsidP="009961D0">
            <w:pPr>
              <w:jc w:val="mediumKashida"/>
              <w:cnfStyle w:val="000000100000" w:firstRow="0" w:lastRow="0" w:firstColumn="0" w:lastColumn="0" w:oddVBand="0" w:evenVBand="0" w:oddHBand="1" w:evenHBand="0" w:firstRowFirstColumn="0" w:firstRowLastColumn="0" w:lastRowFirstColumn="0" w:lastRowLastColumn="0"/>
              <w:rPr>
                <w:rFonts w:ascii="Courier New" w:hAnsi="Courier New" w:cs="B Lotus"/>
                <w:sz w:val="32"/>
                <w:szCs w:val="32"/>
                <w:rtl/>
              </w:rPr>
            </w:pPr>
            <w:r w:rsidRPr="00536F53">
              <w:rPr>
                <w:rFonts w:ascii="Courier New" w:hAnsi="Courier New" w:cs="B Lotus" w:hint="cs"/>
                <w:sz w:val="32"/>
                <w:szCs w:val="32"/>
                <w:rtl/>
              </w:rPr>
              <w:t>خسارت بازیافتی درخصوص مواردی که بازیافت حاصل از عدم اعمال قاعده نسبی در خسارت ثالث مالی است</w:t>
            </w:r>
          </w:p>
        </w:tc>
      </w:tr>
      <w:tr w:rsidR="009961D0" w:rsidRPr="00536F53" w14:paraId="6E7DD801" w14:textId="77777777" w:rsidTr="009961D0">
        <w:trPr>
          <w:trHeight w:val="360"/>
          <w:jc w:val="center"/>
        </w:trPr>
        <w:tc>
          <w:tcPr>
            <w:cnfStyle w:val="001000000000" w:firstRow="0" w:lastRow="0" w:firstColumn="1" w:lastColumn="0" w:oddVBand="0" w:evenVBand="0" w:oddHBand="0" w:evenHBand="0" w:firstRowFirstColumn="0" w:firstRowLastColumn="0" w:lastRowFirstColumn="0" w:lastRowLastColumn="0"/>
            <w:tcW w:w="1788" w:type="dxa"/>
            <w:noWrap/>
          </w:tcPr>
          <w:p w14:paraId="52D91410" w14:textId="2C12409C" w:rsidR="009961D0" w:rsidRPr="00536F53" w:rsidRDefault="009961D0" w:rsidP="004A19B9">
            <w:pPr>
              <w:pStyle w:val="ListParagraph"/>
              <w:numPr>
                <w:ilvl w:val="0"/>
                <w:numId w:val="31"/>
              </w:numPr>
              <w:jc w:val="center"/>
              <w:rPr>
                <w:rFonts w:ascii="Arial" w:eastAsia="Times New Roman" w:hAnsi="Arial" w:cs="B Lotus"/>
                <w:sz w:val="28"/>
                <w:szCs w:val="28"/>
                <w:rtl/>
              </w:rPr>
            </w:pPr>
          </w:p>
        </w:tc>
        <w:tc>
          <w:tcPr>
            <w:tcW w:w="7223" w:type="dxa"/>
            <w:tcBorders>
              <w:right w:val="single" w:sz="4" w:space="0" w:color="auto"/>
            </w:tcBorders>
            <w:noWrap/>
          </w:tcPr>
          <w:p w14:paraId="6CE37EA1" w14:textId="77777777" w:rsidR="009961D0" w:rsidRPr="00536F53" w:rsidRDefault="009961D0" w:rsidP="009961D0">
            <w:pPr>
              <w:jc w:val="mediumKashida"/>
              <w:cnfStyle w:val="000000000000" w:firstRow="0" w:lastRow="0" w:firstColumn="0" w:lastColumn="0" w:oddVBand="0" w:evenVBand="0" w:oddHBand="0" w:evenHBand="0" w:firstRowFirstColumn="0" w:firstRowLastColumn="0" w:lastRowFirstColumn="0" w:lastRowLastColumn="0"/>
              <w:rPr>
                <w:rFonts w:ascii="Courier New" w:hAnsi="Courier New" w:cs="B Lotus"/>
                <w:sz w:val="32"/>
                <w:szCs w:val="32"/>
                <w:rtl/>
              </w:rPr>
            </w:pPr>
            <w:r w:rsidRPr="00536F53">
              <w:rPr>
                <w:rFonts w:ascii="Tahoma" w:hAnsi="Tahoma" w:cs="B Nazanin" w:hint="cs"/>
                <w:sz w:val="32"/>
                <w:szCs w:val="32"/>
                <w:rtl/>
              </w:rPr>
              <w:t>خسارت بازیافتی از شعبه یا نمایندگی صدور</w:t>
            </w:r>
          </w:p>
        </w:tc>
      </w:tr>
      <w:tr w:rsidR="009961D0" w:rsidRPr="00536F53" w14:paraId="329BE727" w14:textId="77777777" w:rsidTr="009961D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788" w:type="dxa"/>
            <w:noWrap/>
          </w:tcPr>
          <w:p w14:paraId="6CD47F65" w14:textId="0AEF3E68" w:rsidR="009961D0" w:rsidRPr="00536F53" w:rsidRDefault="009961D0" w:rsidP="004A19B9">
            <w:pPr>
              <w:pStyle w:val="ListParagraph"/>
              <w:numPr>
                <w:ilvl w:val="0"/>
                <w:numId w:val="31"/>
              </w:numPr>
              <w:jc w:val="center"/>
              <w:rPr>
                <w:rFonts w:ascii="Arial" w:eastAsia="Times New Roman" w:hAnsi="Arial" w:cs="B Lotus"/>
                <w:sz w:val="28"/>
                <w:szCs w:val="28"/>
                <w:rtl/>
              </w:rPr>
            </w:pPr>
          </w:p>
        </w:tc>
        <w:tc>
          <w:tcPr>
            <w:tcW w:w="7223" w:type="dxa"/>
            <w:tcBorders>
              <w:right w:val="single" w:sz="4" w:space="0" w:color="auto"/>
            </w:tcBorders>
            <w:noWrap/>
          </w:tcPr>
          <w:p w14:paraId="2F282839" w14:textId="77777777" w:rsidR="009961D0" w:rsidRPr="00536F53" w:rsidRDefault="009961D0" w:rsidP="009961D0">
            <w:pPr>
              <w:jc w:val="mediumKashida"/>
              <w:cnfStyle w:val="000000100000" w:firstRow="0" w:lastRow="0" w:firstColumn="0" w:lastColumn="0" w:oddVBand="0" w:evenVBand="0" w:oddHBand="1" w:evenHBand="0" w:firstRowFirstColumn="0" w:firstRowLastColumn="0" w:lastRowFirstColumn="0" w:lastRowLastColumn="0"/>
              <w:rPr>
                <w:rFonts w:ascii="Tahoma" w:hAnsi="Tahoma" w:cs="B Nazanin"/>
                <w:sz w:val="32"/>
                <w:szCs w:val="32"/>
              </w:rPr>
            </w:pPr>
            <w:r w:rsidRPr="00536F53">
              <w:rPr>
                <w:rFonts w:ascii="Tahoma" w:hAnsi="Tahoma" w:cs="B Nazanin" w:hint="cs"/>
                <w:sz w:val="32"/>
                <w:szCs w:val="32"/>
                <w:rtl/>
              </w:rPr>
              <w:t>بازیافت از محل داغی</w:t>
            </w:r>
          </w:p>
        </w:tc>
      </w:tr>
      <w:tr w:rsidR="00B15E7E" w:rsidRPr="00536F53" w14:paraId="2EA9EF69" w14:textId="77777777" w:rsidTr="009961D0">
        <w:trPr>
          <w:trHeight w:val="360"/>
          <w:jc w:val="center"/>
        </w:trPr>
        <w:tc>
          <w:tcPr>
            <w:cnfStyle w:val="001000000000" w:firstRow="0" w:lastRow="0" w:firstColumn="1" w:lastColumn="0" w:oddVBand="0" w:evenVBand="0" w:oddHBand="0" w:evenHBand="0" w:firstRowFirstColumn="0" w:firstRowLastColumn="0" w:lastRowFirstColumn="0" w:lastRowLastColumn="0"/>
            <w:tcW w:w="1788" w:type="dxa"/>
            <w:noWrap/>
          </w:tcPr>
          <w:p w14:paraId="7962556F" w14:textId="77777777" w:rsidR="00B15E7E" w:rsidRPr="00536F53" w:rsidRDefault="00B15E7E" w:rsidP="004A19B9">
            <w:pPr>
              <w:pStyle w:val="ListParagraph"/>
              <w:numPr>
                <w:ilvl w:val="0"/>
                <w:numId w:val="31"/>
              </w:numPr>
              <w:jc w:val="center"/>
              <w:rPr>
                <w:rFonts w:ascii="Arial" w:eastAsia="Times New Roman" w:hAnsi="Arial" w:cs="B Lotus"/>
                <w:sz w:val="28"/>
                <w:szCs w:val="28"/>
                <w:rtl/>
              </w:rPr>
            </w:pPr>
          </w:p>
        </w:tc>
        <w:tc>
          <w:tcPr>
            <w:tcW w:w="7223" w:type="dxa"/>
            <w:tcBorders>
              <w:right w:val="single" w:sz="4" w:space="0" w:color="auto"/>
            </w:tcBorders>
            <w:noWrap/>
          </w:tcPr>
          <w:p w14:paraId="4C748F4A" w14:textId="08EE902D" w:rsidR="00B15E7E" w:rsidRPr="00536F53" w:rsidRDefault="00B15E7E" w:rsidP="00B15E7E">
            <w:pPr>
              <w:jc w:val="mediumKashida"/>
              <w:cnfStyle w:val="000000000000" w:firstRow="0" w:lastRow="0" w:firstColumn="0" w:lastColumn="0" w:oddVBand="0" w:evenVBand="0" w:oddHBand="0" w:evenHBand="0" w:firstRowFirstColumn="0" w:firstRowLastColumn="0" w:lastRowFirstColumn="0" w:lastRowLastColumn="0"/>
              <w:rPr>
                <w:rFonts w:ascii="Tahoma" w:hAnsi="Tahoma" w:cs="B Nazanin"/>
                <w:sz w:val="32"/>
                <w:szCs w:val="32"/>
                <w:rtl/>
              </w:rPr>
            </w:pPr>
            <w:r w:rsidRPr="00B15E7E">
              <w:rPr>
                <w:rFonts w:ascii="Tahoma" w:hAnsi="Tahoma" w:cs="B Nazanin" w:hint="cs"/>
                <w:sz w:val="32"/>
                <w:szCs w:val="32"/>
                <w:rtl/>
              </w:rPr>
              <w:t>خسارت</w:t>
            </w:r>
            <w:r w:rsidRPr="00B15E7E">
              <w:rPr>
                <w:rFonts w:ascii="Tahoma" w:hAnsi="Tahoma" w:cs="B Nazanin"/>
                <w:sz w:val="32"/>
                <w:szCs w:val="32"/>
                <w:rtl/>
              </w:rPr>
              <w:t xml:space="preserve"> </w:t>
            </w:r>
            <w:r w:rsidRPr="00B15E7E">
              <w:rPr>
                <w:rFonts w:ascii="Tahoma" w:hAnsi="Tahoma" w:cs="B Nazanin" w:hint="cs"/>
                <w:sz w:val="32"/>
                <w:szCs w:val="32"/>
                <w:rtl/>
              </w:rPr>
              <w:t>بازیافتی</w:t>
            </w:r>
            <w:r w:rsidRPr="00B15E7E">
              <w:rPr>
                <w:rFonts w:ascii="Tahoma" w:hAnsi="Tahoma" w:cs="B Nazanin"/>
                <w:sz w:val="32"/>
                <w:szCs w:val="32"/>
                <w:rtl/>
              </w:rPr>
              <w:t xml:space="preserve"> </w:t>
            </w:r>
            <w:r w:rsidRPr="00B15E7E">
              <w:rPr>
                <w:rFonts w:ascii="Tahoma" w:hAnsi="Tahoma" w:cs="B Nazanin" w:hint="cs"/>
                <w:sz w:val="32"/>
                <w:szCs w:val="32"/>
                <w:rtl/>
              </w:rPr>
              <w:t>از</w:t>
            </w:r>
            <w:r w:rsidRPr="00B15E7E">
              <w:rPr>
                <w:rFonts w:ascii="Tahoma" w:hAnsi="Tahoma" w:cs="B Nazanin"/>
                <w:sz w:val="32"/>
                <w:szCs w:val="32"/>
                <w:rtl/>
              </w:rPr>
              <w:t xml:space="preserve"> </w:t>
            </w:r>
            <w:r w:rsidRPr="00B15E7E">
              <w:rPr>
                <w:rFonts w:ascii="Tahoma" w:hAnsi="Tahoma" w:cs="B Nazanin" w:hint="cs"/>
                <w:sz w:val="32"/>
                <w:szCs w:val="32"/>
                <w:rtl/>
              </w:rPr>
              <w:t>صندوق</w:t>
            </w:r>
            <w:r w:rsidRPr="00B15E7E">
              <w:rPr>
                <w:rFonts w:ascii="Tahoma" w:hAnsi="Tahoma" w:cs="B Nazanin"/>
                <w:sz w:val="32"/>
                <w:szCs w:val="32"/>
                <w:rtl/>
              </w:rPr>
              <w:t xml:space="preserve"> </w:t>
            </w:r>
            <w:r>
              <w:rPr>
                <w:rFonts w:ascii="Tahoma" w:hAnsi="Tahoma" w:cs="B Nazanin" w:hint="cs"/>
                <w:sz w:val="32"/>
                <w:szCs w:val="32"/>
                <w:rtl/>
              </w:rPr>
              <w:t>تأ</w:t>
            </w:r>
            <w:r w:rsidRPr="00B15E7E">
              <w:rPr>
                <w:rFonts w:ascii="Tahoma" w:hAnsi="Tahoma" w:cs="B Nazanin" w:hint="cs"/>
                <w:sz w:val="32"/>
                <w:szCs w:val="32"/>
                <w:rtl/>
              </w:rPr>
              <w:t>مین</w:t>
            </w:r>
            <w:r w:rsidRPr="00B15E7E">
              <w:rPr>
                <w:rFonts w:ascii="Tahoma" w:hAnsi="Tahoma" w:cs="B Nazanin"/>
                <w:sz w:val="32"/>
                <w:szCs w:val="32"/>
                <w:rtl/>
              </w:rPr>
              <w:t xml:space="preserve"> </w:t>
            </w:r>
            <w:r w:rsidRPr="00B15E7E">
              <w:rPr>
                <w:rFonts w:ascii="Tahoma" w:hAnsi="Tahoma" w:cs="B Nazanin" w:hint="cs"/>
                <w:sz w:val="32"/>
                <w:szCs w:val="32"/>
                <w:rtl/>
              </w:rPr>
              <w:t>خسارت</w:t>
            </w:r>
            <w:r>
              <w:rPr>
                <w:rFonts w:ascii="Tahoma" w:hAnsi="Tahoma" w:cs="B Nazanin" w:hint="cs"/>
                <w:sz w:val="32"/>
                <w:szCs w:val="32"/>
                <w:rtl/>
              </w:rPr>
              <w:t>‌</w:t>
            </w:r>
            <w:r w:rsidRPr="00B15E7E">
              <w:rPr>
                <w:rFonts w:ascii="Tahoma" w:hAnsi="Tahoma" w:cs="B Nazanin" w:hint="cs"/>
                <w:sz w:val="32"/>
                <w:szCs w:val="32"/>
                <w:rtl/>
              </w:rPr>
              <w:t>های</w:t>
            </w:r>
            <w:r w:rsidRPr="00B15E7E">
              <w:rPr>
                <w:rFonts w:ascii="Tahoma" w:hAnsi="Tahoma" w:cs="B Nazanin"/>
                <w:sz w:val="32"/>
                <w:szCs w:val="32"/>
                <w:rtl/>
              </w:rPr>
              <w:t xml:space="preserve"> </w:t>
            </w:r>
            <w:r w:rsidRPr="00B15E7E">
              <w:rPr>
                <w:rFonts w:ascii="Tahoma" w:hAnsi="Tahoma" w:cs="B Nazanin" w:hint="cs"/>
                <w:sz w:val="32"/>
                <w:szCs w:val="32"/>
                <w:rtl/>
              </w:rPr>
              <w:t>بدنی</w:t>
            </w:r>
            <w:r w:rsidRPr="00B15E7E">
              <w:rPr>
                <w:rFonts w:ascii="Tahoma" w:hAnsi="Tahoma" w:cs="B Nazanin"/>
                <w:sz w:val="32"/>
                <w:szCs w:val="32"/>
                <w:rtl/>
              </w:rPr>
              <w:t xml:space="preserve"> </w:t>
            </w:r>
            <w:r w:rsidRPr="00B15E7E">
              <w:rPr>
                <w:rFonts w:ascii="Tahoma" w:hAnsi="Tahoma" w:cs="B Nazanin" w:hint="cs"/>
                <w:sz w:val="32"/>
                <w:szCs w:val="32"/>
                <w:rtl/>
              </w:rPr>
              <w:t>موضوع</w:t>
            </w:r>
            <w:r w:rsidRPr="00B15E7E">
              <w:rPr>
                <w:rFonts w:ascii="Tahoma" w:hAnsi="Tahoma" w:cs="B Nazanin"/>
                <w:sz w:val="32"/>
                <w:szCs w:val="32"/>
                <w:rtl/>
              </w:rPr>
              <w:t xml:space="preserve"> </w:t>
            </w:r>
            <w:r w:rsidRPr="00B15E7E">
              <w:rPr>
                <w:rFonts w:ascii="Tahoma" w:hAnsi="Tahoma" w:cs="B Nazanin" w:hint="cs"/>
                <w:sz w:val="32"/>
                <w:szCs w:val="32"/>
                <w:rtl/>
              </w:rPr>
              <w:t>ماده</w:t>
            </w:r>
            <w:r w:rsidRPr="00B15E7E">
              <w:rPr>
                <w:rFonts w:ascii="Tahoma" w:hAnsi="Tahoma" w:cs="B Nazanin"/>
                <w:sz w:val="32"/>
                <w:szCs w:val="32"/>
                <w:rtl/>
              </w:rPr>
              <w:t xml:space="preserve"> 13 </w:t>
            </w:r>
            <w:r w:rsidRPr="00B15E7E">
              <w:rPr>
                <w:rFonts w:ascii="Tahoma" w:hAnsi="Tahoma" w:cs="B Nazanin" w:hint="cs"/>
                <w:sz w:val="32"/>
                <w:szCs w:val="32"/>
                <w:rtl/>
              </w:rPr>
              <w:t>قانون</w:t>
            </w:r>
          </w:p>
        </w:tc>
      </w:tr>
    </w:tbl>
    <w:p w14:paraId="21FF91D8" w14:textId="77777777" w:rsidR="009961D0" w:rsidRPr="00536F53" w:rsidRDefault="009961D0" w:rsidP="009961D0">
      <w:pPr>
        <w:rPr>
          <w:rFonts w:cs="B Lotus"/>
          <w:sz w:val="24"/>
          <w:szCs w:val="24"/>
        </w:rPr>
      </w:pPr>
    </w:p>
    <w:p w14:paraId="2D1AB362" w14:textId="3DCEA6A8" w:rsidR="009961D0" w:rsidRDefault="009961D0" w:rsidP="00E73874">
      <w:pPr>
        <w:rPr>
          <w:rFonts w:cs="B Lotus"/>
          <w:sz w:val="24"/>
          <w:szCs w:val="24"/>
        </w:rPr>
      </w:pPr>
    </w:p>
    <w:p w14:paraId="3BDC5026" w14:textId="2D3020E9" w:rsidR="00536D2B" w:rsidRDefault="00536D2B" w:rsidP="00536D2B">
      <w:pPr>
        <w:pStyle w:val="Heading2"/>
      </w:pPr>
      <w:bookmarkStart w:id="98" w:name="_جدول_کد_نوع_3"/>
      <w:bookmarkStart w:id="99" w:name="_Toc38109518"/>
      <w:bookmarkEnd w:id="98"/>
      <w:r>
        <w:rPr>
          <w:rFonts w:hint="cs"/>
          <w:rtl/>
        </w:rPr>
        <w:t>جدول کد نوع گیرنده خسارت</w:t>
      </w:r>
      <w:bookmarkEnd w:id="99"/>
    </w:p>
    <w:tbl>
      <w:tblPr>
        <w:tblStyle w:val="PlainTable11"/>
        <w:bidiVisual/>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3"/>
        <w:gridCol w:w="6518"/>
      </w:tblGrid>
      <w:tr w:rsidR="00536D2B" w:rsidRPr="00F733A3" w14:paraId="267AE2B2" w14:textId="77777777" w:rsidTr="00536D2B">
        <w:trPr>
          <w:cnfStyle w:val="100000000000" w:firstRow="1" w:lastRow="0" w:firstColumn="0" w:lastColumn="0" w:oddVBand="0" w:evenVBand="0" w:oddHBand="0" w:evenHBand="0" w:firstRowFirstColumn="0" w:firstRowLastColumn="0" w:lastRowFirstColumn="0" w:lastRowLastColumn="0"/>
          <w:trHeight w:val="360"/>
          <w:tblHeader/>
          <w:jc w:val="center"/>
        </w:trPr>
        <w:tc>
          <w:tcPr>
            <w:cnfStyle w:val="001000000000" w:firstRow="0" w:lastRow="0" w:firstColumn="1" w:lastColumn="0" w:oddVBand="0" w:evenVBand="0" w:oddHBand="0" w:evenHBand="0" w:firstRowFirstColumn="0" w:firstRowLastColumn="0" w:lastRowFirstColumn="0" w:lastRowLastColumn="0"/>
            <w:tcW w:w="2493" w:type="dxa"/>
            <w:shd w:val="clear" w:color="auto" w:fill="DDD9C3" w:themeFill="background2" w:themeFillShade="E6"/>
            <w:noWrap/>
            <w:hideMark/>
          </w:tcPr>
          <w:p w14:paraId="32662AF4" w14:textId="5AF81700" w:rsidR="00536D2B" w:rsidRPr="00F733A3" w:rsidRDefault="00536D2B" w:rsidP="00536D2B">
            <w:pPr>
              <w:jc w:val="center"/>
              <w:rPr>
                <w:rFonts w:ascii="Arial" w:eastAsia="Times New Roman" w:hAnsi="Arial" w:cs="B Lotus"/>
                <w:color w:val="000000"/>
                <w:sz w:val="28"/>
                <w:szCs w:val="28"/>
              </w:rPr>
            </w:pPr>
            <w:r w:rsidRPr="00F733A3">
              <w:rPr>
                <w:rFonts w:ascii="Arial" w:eastAsia="Times New Roman" w:hAnsi="Arial" w:cs="B Lotus" w:hint="cs"/>
                <w:color w:val="000000"/>
                <w:sz w:val="28"/>
                <w:szCs w:val="28"/>
                <w:rtl/>
              </w:rPr>
              <w:t xml:space="preserve">کد نوع </w:t>
            </w:r>
            <w:r>
              <w:rPr>
                <w:rFonts w:ascii="Arial" w:eastAsia="Times New Roman" w:hAnsi="Arial" w:cs="B Lotus" w:hint="cs"/>
                <w:color w:val="000000"/>
                <w:sz w:val="28"/>
                <w:szCs w:val="28"/>
                <w:rtl/>
              </w:rPr>
              <w:t>گیرنده خسارت</w:t>
            </w:r>
          </w:p>
        </w:tc>
        <w:tc>
          <w:tcPr>
            <w:tcW w:w="6518" w:type="dxa"/>
            <w:tcBorders>
              <w:right w:val="single" w:sz="4" w:space="0" w:color="auto"/>
            </w:tcBorders>
            <w:shd w:val="clear" w:color="auto" w:fill="DDD9C3" w:themeFill="background2" w:themeFillShade="E6"/>
            <w:noWrap/>
            <w:hideMark/>
          </w:tcPr>
          <w:p w14:paraId="148AA8D0" w14:textId="2C61C4D9" w:rsidR="00536D2B" w:rsidRPr="00F733A3" w:rsidRDefault="00536D2B" w:rsidP="00536D2B">
            <w:pPr>
              <w:bidi w:val="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color w:val="000000"/>
                <w:sz w:val="28"/>
                <w:szCs w:val="28"/>
                <w:rtl/>
              </w:rPr>
            </w:pPr>
            <w:r w:rsidRPr="00F733A3">
              <w:rPr>
                <w:rFonts w:ascii="Arial" w:eastAsia="Times New Roman" w:hAnsi="Arial" w:cs="B Lotus" w:hint="cs"/>
                <w:color w:val="000000"/>
                <w:sz w:val="28"/>
                <w:szCs w:val="28"/>
                <w:rtl/>
              </w:rPr>
              <w:t xml:space="preserve">نوع </w:t>
            </w:r>
            <w:r>
              <w:rPr>
                <w:rFonts w:ascii="Arial" w:eastAsia="Times New Roman" w:hAnsi="Arial" w:cs="B Lotus" w:hint="cs"/>
                <w:color w:val="000000"/>
                <w:sz w:val="28"/>
                <w:szCs w:val="28"/>
                <w:rtl/>
              </w:rPr>
              <w:t>گیرنده خسارت</w:t>
            </w:r>
          </w:p>
        </w:tc>
      </w:tr>
      <w:tr w:rsidR="00536D2B" w:rsidRPr="00F733A3" w14:paraId="41076309" w14:textId="77777777" w:rsidTr="004A4E4C">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93" w:type="dxa"/>
            <w:noWrap/>
          </w:tcPr>
          <w:p w14:paraId="535783CE" w14:textId="5D98D2B1" w:rsidR="00536D2B" w:rsidRPr="004A4E4C" w:rsidRDefault="00536D2B" w:rsidP="00853B30">
            <w:pPr>
              <w:pStyle w:val="ListParagraph"/>
              <w:numPr>
                <w:ilvl w:val="0"/>
                <w:numId w:val="56"/>
              </w:numPr>
              <w:jc w:val="center"/>
              <w:rPr>
                <w:rFonts w:ascii="Arial" w:eastAsia="Times New Roman" w:hAnsi="Arial" w:cs="B Lotus"/>
                <w:color w:val="000000"/>
                <w:sz w:val="28"/>
                <w:szCs w:val="28"/>
              </w:rPr>
            </w:pPr>
          </w:p>
        </w:tc>
        <w:tc>
          <w:tcPr>
            <w:tcW w:w="6518" w:type="dxa"/>
            <w:tcBorders>
              <w:right w:val="single" w:sz="4" w:space="0" w:color="auto"/>
            </w:tcBorders>
            <w:noWrap/>
            <w:hideMark/>
          </w:tcPr>
          <w:p w14:paraId="5F685811" w14:textId="4C152B46" w:rsidR="00536D2B" w:rsidRPr="00F733A3" w:rsidRDefault="00536D2B" w:rsidP="00D23E3E">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Nazanin"/>
                <w:color w:val="000000"/>
                <w:sz w:val="28"/>
                <w:szCs w:val="28"/>
                <w:rtl/>
              </w:rPr>
            </w:pPr>
            <w:r>
              <w:rPr>
                <w:rFonts w:ascii="Arial" w:eastAsia="Times New Roman" w:hAnsi="Arial" w:cs="B Nazanin" w:hint="cs"/>
                <w:color w:val="000000"/>
                <w:sz w:val="28"/>
                <w:szCs w:val="28"/>
                <w:rtl/>
              </w:rPr>
              <w:t>زیان دیده</w:t>
            </w:r>
          </w:p>
        </w:tc>
      </w:tr>
      <w:tr w:rsidR="00536D2B" w:rsidRPr="00F733A3" w14:paraId="670A2F43" w14:textId="77777777" w:rsidTr="004A4E4C">
        <w:trPr>
          <w:trHeight w:val="360"/>
          <w:jc w:val="center"/>
        </w:trPr>
        <w:tc>
          <w:tcPr>
            <w:cnfStyle w:val="001000000000" w:firstRow="0" w:lastRow="0" w:firstColumn="1" w:lastColumn="0" w:oddVBand="0" w:evenVBand="0" w:oddHBand="0" w:evenHBand="0" w:firstRowFirstColumn="0" w:firstRowLastColumn="0" w:lastRowFirstColumn="0" w:lastRowLastColumn="0"/>
            <w:tcW w:w="2493" w:type="dxa"/>
            <w:noWrap/>
          </w:tcPr>
          <w:p w14:paraId="536F2876" w14:textId="4AD7C27E" w:rsidR="00536D2B" w:rsidRPr="004A4E4C" w:rsidRDefault="00536D2B" w:rsidP="00853B30">
            <w:pPr>
              <w:pStyle w:val="ListParagraph"/>
              <w:numPr>
                <w:ilvl w:val="0"/>
                <w:numId w:val="56"/>
              </w:numPr>
              <w:jc w:val="center"/>
              <w:rPr>
                <w:rFonts w:ascii="Arial" w:eastAsia="Times New Roman" w:hAnsi="Arial" w:cs="B Lotus"/>
                <w:color w:val="000000"/>
                <w:sz w:val="28"/>
                <w:szCs w:val="28"/>
              </w:rPr>
            </w:pPr>
          </w:p>
        </w:tc>
        <w:tc>
          <w:tcPr>
            <w:tcW w:w="6518" w:type="dxa"/>
            <w:tcBorders>
              <w:right w:val="single" w:sz="4" w:space="0" w:color="auto"/>
            </w:tcBorders>
            <w:noWrap/>
            <w:hideMark/>
          </w:tcPr>
          <w:p w14:paraId="6A7008B0" w14:textId="24A4F634" w:rsidR="00536D2B" w:rsidRPr="00F733A3" w:rsidRDefault="00536D2B" w:rsidP="00D23E3E">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Nazanin"/>
                <w:color w:val="000000"/>
                <w:sz w:val="28"/>
                <w:szCs w:val="28"/>
              </w:rPr>
            </w:pPr>
            <w:r>
              <w:rPr>
                <w:rFonts w:ascii="Arial" w:eastAsia="Times New Roman" w:hAnsi="Arial" w:cs="B Nazanin" w:hint="cs"/>
                <w:color w:val="000000"/>
                <w:sz w:val="28"/>
                <w:szCs w:val="28"/>
                <w:rtl/>
              </w:rPr>
              <w:t>وراث متوفی</w:t>
            </w:r>
          </w:p>
        </w:tc>
      </w:tr>
      <w:tr w:rsidR="00536D2B" w:rsidRPr="00F733A3" w14:paraId="4070C0FC" w14:textId="77777777" w:rsidTr="004A4E4C">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493" w:type="dxa"/>
            <w:noWrap/>
          </w:tcPr>
          <w:p w14:paraId="0CC409B1" w14:textId="524D2EB8" w:rsidR="00536D2B" w:rsidRPr="004A4E4C" w:rsidRDefault="00536D2B" w:rsidP="00853B30">
            <w:pPr>
              <w:pStyle w:val="ListParagraph"/>
              <w:numPr>
                <w:ilvl w:val="0"/>
                <w:numId w:val="56"/>
              </w:numPr>
              <w:jc w:val="center"/>
              <w:rPr>
                <w:rFonts w:ascii="Arial" w:eastAsia="Times New Roman" w:hAnsi="Arial" w:cs="B Lotus"/>
                <w:color w:val="000000"/>
                <w:sz w:val="28"/>
                <w:szCs w:val="28"/>
              </w:rPr>
            </w:pPr>
          </w:p>
        </w:tc>
        <w:tc>
          <w:tcPr>
            <w:tcW w:w="6518" w:type="dxa"/>
            <w:tcBorders>
              <w:right w:val="single" w:sz="4" w:space="0" w:color="auto"/>
            </w:tcBorders>
            <w:noWrap/>
            <w:hideMark/>
          </w:tcPr>
          <w:p w14:paraId="57B47170" w14:textId="68CFF417" w:rsidR="00536D2B" w:rsidRPr="00F733A3" w:rsidRDefault="00536D2B" w:rsidP="00D23E3E">
            <w:pPr>
              <w:jc w:val="mediumKashida"/>
              <w:cnfStyle w:val="000000100000" w:firstRow="0" w:lastRow="0" w:firstColumn="0" w:lastColumn="0" w:oddVBand="0" w:evenVBand="0" w:oddHBand="1" w:evenHBand="0" w:firstRowFirstColumn="0" w:firstRowLastColumn="0" w:lastRowFirstColumn="0" w:lastRowLastColumn="0"/>
              <w:rPr>
                <w:rFonts w:ascii="Arial" w:eastAsia="Times New Roman" w:hAnsi="Arial" w:cs="B Nazanin"/>
                <w:color w:val="000000"/>
                <w:sz w:val="28"/>
                <w:szCs w:val="28"/>
              </w:rPr>
            </w:pPr>
            <w:r>
              <w:rPr>
                <w:rFonts w:ascii="Arial" w:eastAsia="Times New Roman" w:hAnsi="Arial" w:cs="B Nazanin" w:hint="cs"/>
                <w:color w:val="000000"/>
                <w:sz w:val="28"/>
                <w:szCs w:val="28"/>
                <w:rtl/>
              </w:rPr>
              <w:t xml:space="preserve">صندوق </w:t>
            </w:r>
            <w:r w:rsidR="00503CBE">
              <w:rPr>
                <w:rFonts w:ascii="Arial" w:eastAsia="Times New Roman" w:hAnsi="Arial" w:cs="B Nazanin" w:hint="cs"/>
                <w:color w:val="000000"/>
                <w:sz w:val="28"/>
                <w:szCs w:val="28"/>
                <w:rtl/>
              </w:rPr>
              <w:t>تأمین خسارت بدنی</w:t>
            </w:r>
          </w:p>
        </w:tc>
      </w:tr>
      <w:tr w:rsidR="00536D2B" w:rsidRPr="00F733A3" w14:paraId="6894F661" w14:textId="77777777" w:rsidTr="00536D2B">
        <w:trPr>
          <w:trHeight w:val="360"/>
          <w:jc w:val="center"/>
        </w:trPr>
        <w:tc>
          <w:tcPr>
            <w:cnfStyle w:val="001000000000" w:firstRow="0" w:lastRow="0" w:firstColumn="1" w:lastColumn="0" w:oddVBand="0" w:evenVBand="0" w:oddHBand="0" w:evenHBand="0" w:firstRowFirstColumn="0" w:firstRowLastColumn="0" w:lastRowFirstColumn="0" w:lastRowLastColumn="0"/>
            <w:tcW w:w="2493" w:type="dxa"/>
            <w:noWrap/>
          </w:tcPr>
          <w:p w14:paraId="10B06AB9" w14:textId="7606259A" w:rsidR="00536D2B" w:rsidRPr="004A4E4C" w:rsidRDefault="00536D2B" w:rsidP="00853B30">
            <w:pPr>
              <w:pStyle w:val="ListParagraph"/>
              <w:numPr>
                <w:ilvl w:val="0"/>
                <w:numId w:val="56"/>
              </w:numPr>
              <w:jc w:val="center"/>
              <w:rPr>
                <w:rFonts w:ascii="Arial" w:eastAsia="Times New Roman" w:hAnsi="Arial" w:cs="B Lotus"/>
                <w:color w:val="000000"/>
                <w:sz w:val="28"/>
                <w:szCs w:val="28"/>
              </w:rPr>
            </w:pPr>
          </w:p>
        </w:tc>
        <w:tc>
          <w:tcPr>
            <w:tcW w:w="6518" w:type="dxa"/>
            <w:tcBorders>
              <w:right w:val="single" w:sz="4" w:space="0" w:color="auto"/>
            </w:tcBorders>
            <w:noWrap/>
          </w:tcPr>
          <w:p w14:paraId="5AFAF4FA" w14:textId="607F2BDC" w:rsidR="00536D2B" w:rsidRDefault="00536D2B" w:rsidP="00D23E3E">
            <w:pPr>
              <w:jc w:val="mediumKashida"/>
              <w:cnfStyle w:val="000000000000" w:firstRow="0" w:lastRow="0" w:firstColumn="0" w:lastColumn="0" w:oddVBand="0" w:evenVBand="0" w:oddHBand="0" w:evenHBand="0" w:firstRowFirstColumn="0" w:firstRowLastColumn="0" w:lastRowFirstColumn="0" w:lastRowLastColumn="0"/>
              <w:rPr>
                <w:rFonts w:ascii="Arial" w:eastAsia="Times New Roman" w:hAnsi="Arial" w:cs="B Nazanin"/>
                <w:color w:val="000000"/>
                <w:sz w:val="28"/>
                <w:szCs w:val="28"/>
                <w:rtl/>
              </w:rPr>
            </w:pPr>
            <w:r>
              <w:rPr>
                <w:rFonts w:ascii="Arial" w:eastAsia="Times New Roman" w:hAnsi="Arial" w:cs="B Nazanin" w:hint="cs"/>
                <w:color w:val="000000"/>
                <w:sz w:val="28"/>
                <w:szCs w:val="28"/>
                <w:rtl/>
              </w:rPr>
              <w:t>قوه قضائیه</w:t>
            </w:r>
          </w:p>
        </w:tc>
      </w:tr>
    </w:tbl>
    <w:p w14:paraId="060967DD" w14:textId="652BA649" w:rsidR="00536D2B" w:rsidRPr="00F733A3" w:rsidRDefault="00536D2B" w:rsidP="00E73874">
      <w:pPr>
        <w:rPr>
          <w:rFonts w:cs="B Lotus"/>
          <w:sz w:val="24"/>
          <w:szCs w:val="24"/>
        </w:rPr>
      </w:pPr>
    </w:p>
    <w:p w14:paraId="46E2A792" w14:textId="543845A3" w:rsidR="006A790E" w:rsidRPr="00F733A3" w:rsidRDefault="006A790E" w:rsidP="00A36015">
      <w:pPr>
        <w:pStyle w:val="Heading2"/>
        <w:rPr>
          <w:rFonts w:cs="B Lotus"/>
          <w:sz w:val="28"/>
          <w:szCs w:val="28"/>
          <w:rtl/>
        </w:rPr>
      </w:pPr>
      <w:bookmarkStart w:id="100" w:name="_Toc38109519"/>
      <w:r w:rsidRPr="00F733A3">
        <w:rPr>
          <w:rFonts w:cs="B Lotus" w:hint="cs"/>
          <w:sz w:val="28"/>
          <w:szCs w:val="28"/>
          <w:rtl/>
        </w:rPr>
        <w:t xml:space="preserve">جدول </w:t>
      </w:r>
      <w:r w:rsidR="00617DFE" w:rsidRPr="00F733A3">
        <w:rPr>
          <w:rFonts w:cs="B Lotus" w:hint="cs"/>
          <w:sz w:val="28"/>
          <w:szCs w:val="28"/>
          <w:rtl/>
        </w:rPr>
        <w:t>کد</w:t>
      </w:r>
      <w:r w:rsidR="00A36015" w:rsidRPr="00F733A3">
        <w:rPr>
          <w:rFonts w:cs="B Lotus" w:hint="cs"/>
          <w:sz w:val="28"/>
          <w:szCs w:val="28"/>
          <w:rtl/>
        </w:rPr>
        <w:t xml:space="preserve"> </w:t>
      </w:r>
      <w:r w:rsidR="00617DFE" w:rsidRPr="00F733A3">
        <w:rPr>
          <w:rFonts w:cs="B Lotus" w:hint="cs"/>
          <w:sz w:val="28"/>
          <w:szCs w:val="28"/>
          <w:rtl/>
        </w:rPr>
        <w:t xml:space="preserve">خطاهای </w:t>
      </w:r>
      <w:r w:rsidR="00FF35C8" w:rsidRPr="00F733A3">
        <w:rPr>
          <w:rFonts w:cs="B Lotus" w:hint="cs"/>
          <w:sz w:val="28"/>
          <w:szCs w:val="28"/>
          <w:rtl/>
        </w:rPr>
        <w:t xml:space="preserve">حواله </w:t>
      </w:r>
      <w:r w:rsidR="00FC2760">
        <w:rPr>
          <w:rFonts w:cs="B Lotus" w:hint="cs"/>
          <w:sz w:val="28"/>
          <w:szCs w:val="28"/>
          <w:rtl/>
        </w:rPr>
        <w:t>خسارت</w:t>
      </w:r>
      <w:r w:rsidRPr="00F733A3">
        <w:rPr>
          <w:rFonts w:cs="B Lotus" w:hint="cs"/>
          <w:sz w:val="28"/>
          <w:szCs w:val="28"/>
          <w:rtl/>
        </w:rPr>
        <w:t>:</w:t>
      </w:r>
      <w:bookmarkEnd w:id="100"/>
    </w:p>
    <w:p w14:paraId="00435F24" w14:textId="77777777" w:rsidR="006A790E" w:rsidRPr="00F733A3" w:rsidRDefault="006A790E" w:rsidP="006A790E">
      <w:pPr>
        <w:rPr>
          <w:sz w:val="24"/>
          <w:szCs w:val="24"/>
          <w:rtl/>
        </w:rPr>
      </w:pPr>
    </w:p>
    <w:tbl>
      <w:tblPr>
        <w:tblStyle w:val="GridTable4-Accent51"/>
        <w:bidiVisual/>
        <w:tblW w:w="0" w:type="auto"/>
        <w:tblLook w:val="04A0" w:firstRow="1" w:lastRow="0" w:firstColumn="1" w:lastColumn="0" w:noHBand="0" w:noVBand="1"/>
      </w:tblPr>
      <w:tblGrid>
        <w:gridCol w:w="986"/>
        <w:gridCol w:w="7858"/>
      </w:tblGrid>
      <w:tr w:rsidR="007B6537" w:rsidRPr="005A4F9A" w14:paraId="23A9B07E" w14:textId="77777777" w:rsidTr="00E548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379F1DE0" w14:textId="77777777" w:rsidR="007B6537" w:rsidRPr="005A4F9A" w:rsidRDefault="007B6537" w:rsidP="00E548F7">
            <w:pPr>
              <w:jc w:val="center"/>
              <w:rPr>
                <w:rFonts w:cs="B Lotus"/>
                <w:sz w:val="32"/>
                <w:szCs w:val="32"/>
                <w:rtl/>
              </w:rPr>
            </w:pPr>
            <w:r>
              <w:rPr>
                <w:rFonts w:cs="B Lotus" w:hint="cs"/>
                <w:rtl/>
              </w:rPr>
              <w:t>کد خطا</w:t>
            </w:r>
          </w:p>
        </w:tc>
        <w:tc>
          <w:tcPr>
            <w:tcW w:w="7858" w:type="dxa"/>
          </w:tcPr>
          <w:p w14:paraId="6E49E381" w14:textId="77777777" w:rsidR="007B6537" w:rsidRPr="005A4F9A" w:rsidRDefault="007B6537" w:rsidP="00E548F7">
            <w:pPr>
              <w:jc w:val="center"/>
              <w:cnfStyle w:val="100000000000" w:firstRow="1" w:lastRow="0" w:firstColumn="0" w:lastColumn="0" w:oddVBand="0" w:evenVBand="0" w:oddHBand="0" w:evenHBand="0" w:firstRowFirstColumn="0" w:firstRowLastColumn="0" w:lastRowFirstColumn="0" w:lastRowLastColumn="0"/>
              <w:rPr>
                <w:rFonts w:cs="B Lotus"/>
                <w:sz w:val="32"/>
                <w:szCs w:val="32"/>
                <w:rtl/>
              </w:rPr>
            </w:pPr>
            <w:r>
              <w:rPr>
                <w:rFonts w:cs="B Lotus" w:hint="cs"/>
                <w:rtl/>
              </w:rPr>
              <w:t>عنوان خطا</w:t>
            </w:r>
          </w:p>
        </w:tc>
      </w:tr>
      <w:tr w:rsidR="007B6537" w:rsidRPr="005A4F9A" w14:paraId="5E819F34"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3FE4A984" w14:textId="77777777" w:rsidR="007B6537" w:rsidRPr="005A4F9A" w:rsidRDefault="007B6537" w:rsidP="00E548F7">
            <w:pPr>
              <w:jc w:val="center"/>
              <w:rPr>
                <w:rFonts w:cs="B Lotus"/>
                <w:sz w:val="32"/>
                <w:szCs w:val="32"/>
                <w:rtl/>
              </w:rPr>
            </w:pPr>
            <w:r w:rsidRPr="005A4F9A">
              <w:rPr>
                <w:rFonts w:cs="B Lotus"/>
                <w:rtl/>
              </w:rPr>
              <w:t>1</w:t>
            </w:r>
          </w:p>
        </w:tc>
        <w:tc>
          <w:tcPr>
            <w:tcW w:w="7858" w:type="dxa"/>
          </w:tcPr>
          <w:p w14:paraId="4247FB54"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CmpCod</w:t>
            </w:r>
            <w:r w:rsidRPr="005A4F9A">
              <w:rPr>
                <w:rFonts w:cs="B Lotus"/>
                <w:rtl/>
              </w:rPr>
              <w:t>_</w:t>
            </w:r>
            <w:r w:rsidRPr="005A4F9A">
              <w:rPr>
                <w:rFonts w:cs="B Lotus" w:hint="cs"/>
                <w:rtl/>
              </w:rPr>
              <w:t>کد</w:t>
            </w:r>
            <w:r w:rsidRPr="005A4F9A">
              <w:rPr>
                <w:rFonts w:cs="B Lotus"/>
                <w:rtl/>
              </w:rPr>
              <w:t xml:space="preserve"> </w:t>
            </w:r>
            <w:r w:rsidRPr="005A4F9A">
              <w:rPr>
                <w:rFonts w:cs="B Lotus" w:hint="cs"/>
                <w:rtl/>
              </w:rPr>
              <w:t>شرکت</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است</w:t>
            </w:r>
          </w:p>
        </w:tc>
      </w:tr>
      <w:tr w:rsidR="007B6537" w:rsidRPr="005A4F9A" w14:paraId="089CCFFA"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2DC577FE" w14:textId="77777777" w:rsidR="007B6537" w:rsidRPr="005A4F9A" w:rsidRDefault="007B6537" w:rsidP="00E548F7">
            <w:pPr>
              <w:jc w:val="center"/>
              <w:rPr>
                <w:rFonts w:cs="B Lotus"/>
                <w:sz w:val="32"/>
                <w:szCs w:val="32"/>
                <w:rtl/>
              </w:rPr>
            </w:pPr>
            <w:r w:rsidRPr="005A4F9A">
              <w:rPr>
                <w:rFonts w:cs="B Lotus"/>
                <w:rtl/>
              </w:rPr>
              <w:t>2</w:t>
            </w:r>
          </w:p>
        </w:tc>
        <w:tc>
          <w:tcPr>
            <w:tcW w:w="7858" w:type="dxa"/>
          </w:tcPr>
          <w:p w14:paraId="0B99068C"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CmpCod</w:t>
            </w:r>
            <w:r w:rsidRPr="005A4F9A">
              <w:rPr>
                <w:rFonts w:cs="B Lotus"/>
                <w:rtl/>
              </w:rPr>
              <w:t>_</w:t>
            </w:r>
            <w:r w:rsidRPr="005A4F9A">
              <w:rPr>
                <w:rFonts w:cs="B Lotus" w:hint="cs"/>
                <w:rtl/>
              </w:rPr>
              <w:t>کد</w:t>
            </w:r>
            <w:r w:rsidRPr="005A4F9A">
              <w:rPr>
                <w:rFonts w:cs="B Lotus"/>
                <w:rtl/>
              </w:rPr>
              <w:t xml:space="preserve"> </w:t>
            </w:r>
            <w:r w:rsidRPr="005A4F9A">
              <w:rPr>
                <w:rFonts w:cs="B Lotus" w:hint="cs"/>
                <w:rtl/>
              </w:rPr>
              <w:t>شرکت</w:t>
            </w:r>
            <w:r w:rsidRPr="005A4F9A">
              <w:rPr>
                <w:rFonts w:cs="B Lotus"/>
                <w:rtl/>
              </w:rPr>
              <w:t xml:space="preserve"> </w:t>
            </w:r>
            <w:r w:rsidRPr="005A4F9A">
              <w:rPr>
                <w:rFonts w:cs="B Lotus" w:hint="cs"/>
                <w:rtl/>
              </w:rPr>
              <w:t>نامعتبر</w:t>
            </w:r>
            <w:r w:rsidRPr="005A4F9A">
              <w:rPr>
                <w:rFonts w:cs="B Lotus"/>
                <w:rtl/>
              </w:rPr>
              <w:t xml:space="preserve"> </w:t>
            </w:r>
            <w:r w:rsidRPr="005A4F9A">
              <w:rPr>
                <w:rFonts w:cs="B Lotus" w:hint="cs"/>
                <w:rtl/>
              </w:rPr>
              <w:t>است</w:t>
            </w:r>
          </w:p>
        </w:tc>
      </w:tr>
      <w:tr w:rsidR="007B6537" w:rsidRPr="005A4F9A" w14:paraId="101307D4"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02E35642" w14:textId="77777777" w:rsidR="007B6537" w:rsidRPr="005A4F9A" w:rsidRDefault="007B6537" w:rsidP="00E548F7">
            <w:pPr>
              <w:jc w:val="center"/>
              <w:rPr>
                <w:rFonts w:cs="B Lotus"/>
                <w:sz w:val="32"/>
                <w:szCs w:val="32"/>
                <w:rtl/>
              </w:rPr>
            </w:pPr>
            <w:r w:rsidRPr="005A4F9A">
              <w:rPr>
                <w:rFonts w:cs="B Lotus"/>
                <w:rtl/>
              </w:rPr>
              <w:t>3</w:t>
            </w:r>
          </w:p>
        </w:tc>
        <w:tc>
          <w:tcPr>
            <w:tcW w:w="7858" w:type="dxa"/>
          </w:tcPr>
          <w:p w14:paraId="6670CA70"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ThrDocLosCod</w:t>
            </w:r>
            <w:r w:rsidRPr="005A4F9A">
              <w:rPr>
                <w:rFonts w:cs="B Lotus"/>
                <w:rtl/>
              </w:rPr>
              <w:t>_</w:t>
            </w:r>
            <w:r w:rsidRPr="005A4F9A">
              <w:rPr>
                <w:rFonts w:cs="B Lotus" w:hint="cs"/>
                <w:rtl/>
              </w:rPr>
              <w:t>کد</w:t>
            </w:r>
            <w:r w:rsidRPr="005A4F9A">
              <w:rPr>
                <w:rFonts w:cs="B Lotus"/>
                <w:rtl/>
              </w:rPr>
              <w:t xml:space="preserve"> </w:t>
            </w:r>
            <w:r w:rsidRPr="005A4F9A">
              <w:rPr>
                <w:rFonts w:cs="B Lotus" w:hint="cs"/>
                <w:rtl/>
              </w:rPr>
              <w:t>يکتا</w:t>
            </w:r>
            <w:r w:rsidRPr="005A4F9A">
              <w:rPr>
                <w:rFonts w:cs="B Lotus"/>
                <w:rtl/>
              </w:rPr>
              <w:t xml:space="preserve"> </w:t>
            </w:r>
            <w:r w:rsidRPr="005A4F9A">
              <w:rPr>
                <w:rFonts w:cs="B Lotus" w:hint="cs"/>
                <w:rtl/>
              </w:rPr>
              <w:t>پرونده</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است</w:t>
            </w:r>
          </w:p>
        </w:tc>
      </w:tr>
      <w:tr w:rsidR="007B6537" w:rsidRPr="005A4F9A" w14:paraId="60E98F97"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45201207" w14:textId="77777777" w:rsidR="007B6537" w:rsidRPr="005A4F9A" w:rsidRDefault="007B6537" w:rsidP="00E548F7">
            <w:pPr>
              <w:jc w:val="center"/>
              <w:rPr>
                <w:rFonts w:cs="B Lotus"/>
                <w:sz w:val="32"/>
                <w:szCs w:val="32"/>
                <w:rtl/>
              </w:rPr>
            </w:pPr>
            <w:r w:rsidRPr="005A4F9A">
              <w:rPr>
                <w:rFonts w:cs="B Lotus"/>
                <w:rtl/>
              </w:rPr>
              <w:t>4</w:t>
            </w:r>
          </w:p>
        </w:tc>
        <w:tc>
          <w:tcPr>
            <w:tcW w:w="7858" w:type="dxa"/>
          </w:tcPr>
          <w:p w14:paraId="7A60715A"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PrsnDocLosCmpDocNo</w:t>
            </w:r>
            <w:r w:rsidRPr="005A4F9A">
              <w:rPr>
                <w:rFonts w:cs="B Lotus"/>
                <w:rtl/>
              </w:rPr>
              <w:t>_</w:t>
            </w:r>
            <w:r w:rsidRPr="005A4F9A">
              <w:rPr>
                <w:rFonts w:cs="B Lotus" w:hint="cs"/>
                <w:rtl/>
              </w:rPr>
              <w:t>شماره</w:t>
            </w:r>
            <w:r w:rsidRPr="005A4F9A">
              <w:rPr>
                <w:rFonts w:cs="B Lotus"/>
                <w:rtl/>
              </w:rPr>
              <w:t xml:space="preserve"> </w:t>
            </w:r>
            <w:r w:rsidRPr="005A4F9A">
              <w:rPr>
                <w:rFonts w:cs="B Lotus" w:hint="cs"/>
                <w:rtl/>
              </w:rPr>
              <w:t>زیان</w:t>
            </w:r>
            <w:r w:rsidRPr="005A4F9A">
              <w:rPr>
                <w:rFonts w:cs="B Lotus"/>
                <w:rtl/>
              </w:rPr>
              <w:t xml:space="preserve"> </w:t>
            </w:r>
            <w:r w:rsidRPr="005A4F9A">
              <w:rPr>
                <w:rFonts w:cs="B Lotus" w:hint="cs"/>
                <w:rtl/>
              </w:rPr>
              <w:t>دیده</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است</w:t>
            </w:r>
          </w:p>
        </w:tc>
      </w:tr>
      <w:tr w:rsidR="007B6537" w:rsidRPr="005A4F9A" w14:paraId="07F8D68C"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7B368478" w14:textId="77777777" w:rsidR="007B6537" w:rsidRPr="005A4F9A" w:rsidRDefault="007B6537" w:rsidP="00E548F7">
            <w:pPr>
              <w:jc w:val="center"/>
              <w:rPr>
                <w:rFonts w:cs="B Lotus"/>
                <w:sz w:val="32"/>
                <w:szCs w:val="32"/>
                <w:rtl/>
              </w:rPr>
            </w:pPr>
            <w:r w:rsidRPr="005A4F9A">
              <w:rPr>
                <w:rFonts w:cs="B Lotus"/>
                <w:rtl/>
              </w:rPr>
              <w:t>5</w:t>
            </w:r>
          </w:p>
        </w:tc>
        <w:tc>
          <w:tcPr>
            <w:tcW w:w="7858" w:type="dxa"/>
          </w:tcPr>
          <w:p w14:paraId="7584F005"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PrntCmpDocNo</w:t>
            </w:r>
            <w:r w:rsidRPr="005A4F9A">
              <w:rPr>
                <w:rFonts w:cs="B Lotus"/>
                <w:rtl/>
              </w:rPr>
              <w:t>_</w:t>
            </w:r>
            <w:r w:rsidRPr="005A4F9A">
              <w:rPr>
                <w:rFonts w:cs="B Lotus" w:hint="cs"/>
                <w:rtl/>
              </w:rPr>
              <w:t>شماره</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چاپی</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است</w:t>
            </w:r>
          </w:p>
        </w:tc>
      </w:tr>
      <w:tr w:rsidR="007B6537" w:rsidRPr="005A4F9A" w14:paraId="1698B8CD"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704B6D88" w14:textId="77777777" w:rsidR="007B6537" w:rsidRPr="005A4F9A" w:rsidRDefault="007B6537" w:rsidP="00E548F7">
            <w:pPr>
              <w:jc w:val="center"/>
              <w:rPr>
                <w:rFonts w:cs="B Lotus"/>
                <w:sz w:val="32"/>
                <w:szCs w:val="32"/>
                <w:rtl/>
              </w:rPr>
            </w:pPr>
            <w:r w:rsidRPr="005A4F9A">
              <w:rPr>
                <w:rFonts w:cs="B Lotus"/>
                <w:rtl/>
              </w:rPr>
              <w:lastRenderedPageBreak/>
              <w:t>6</w:t>
            </w:r>
          </w:p>
        </w:tc>
        <w:tc>
          <w:tcPr>
            <w:tcW w:w="7858" w:type="dxa"/>
          </w:tcPr>
          <w:p w14:paraId="18B5EED9"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PayDte</w:t>
            </w:r>
            <w:r w:rsidRPr="005A4F9A">
              <w:rPr>
                <w:rFonts w:cs="B Lotus"/>
                <w:rtl/>
              </w:rPr>
              <w:t>_</w:t>
            </w:r>
            <w:r w:rsidRPr="005A4F9A">
              <w:rPr>
                <w:rFonts w:cs="B Lotus" w:hint="cs"/>
                <w:rtl/>
              </w:rPr>
              <w:t>تاریخ</w:t>
            </w:r>
            <w:r w:rsidRPr="005A4F9A">
              <w:rPr>
                <w:rFonts w:cs="B Lotus"/>
                <w:rtl/>
              </w:rPr>
              <w:t xml:space="preserve"> </w:t>
            </w:r>
            <w:r w:rsidRPr="005A4F9A">
              <w:rPr>
                <w:rFonts w:cs="B Lotus" w:hint="cs"/>
                <w:rtl/>
              </w:rPr>
              <w:t>پرداخت</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است</w:t>
            </w:r>
          </w:p>
        </w:tc>
      </w:tr>
      <w:tr w:rsidR="007B6537" w:rsidRPr="005A4F9A" w14:paraId="3C2F379B"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7BF64C43" w14:textId="77777777" w:rsidR="007B6537" w:rsidRPr="005A4F9A" w:rsidRDefault="007B6537" w:rsidP="00E548F7">
            <w:pPr>
              <w:jc w:val="center"/>
              <w:rPr>
                <w:rFonts w:cs="B Lotus"/>
                <w:sz w:val="32"/>
                <w:szCs w:val="32"/>
                <w:rtl/>
              </w:rPr>
            </w:pPr>
            <w:r w:rsidRPr="005A4F9A">
              <w:rPr>
                <w:rFonts w:cs="B Lotus"/>
                <w:rtl/>
              </w:rPr>
              <w:t>7</w:t>
            </w:r>
          </w:p>
        </w:tc>
        <w:tc>
          <w:tcPr>
            <w:tcW w:w="7858" w:type="dxa"/>
          </w:tcPr>
          <w:p w14:paraId="32D8A498"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PayDte</w:t>
            </w:r>
            <w:r w:rsidRPr="005A4F9A">
              <w:rPr>
                <w:rFonts w:cs="B Lotus"/>
                <w:rtl/>
              </w:rPr>
              <w:t>_</w:t>
            </w:r>
            <w:r w:rsidRPr="005A4F9A">
              <w:rPr>
                <w:rFonts w:cs="B Lotus" w:hint="cs"/>
                <w:rtl/>
              </w:rPr>
              <w:t>فرمت</w:t>
            </w:r>
            <w:r w:rsidRPr="005A4F9A">
              <w:rPr>
                <w:rFonts w:cs="B Lotus"/>
                <w:rtl/>
              </w:rPr>
              <w:t xml:space="preserve"> </w:t>
            </w:r>
            <w:r w:rsidRPr="005A4F9A">
              <w:rPr>
                <w:rFonts w:cs="B Lotus" w:hint="cs"/>
                <w:rtl/>
              </w:rPr>
              <w:t>تاریخ</w:t>
            </w:r>
            <w:r w:rsidRPr="005A4F9A">
              <w:rPr>
                <w:rFonts w:cs="B Lotus"/>
                <w:rtl/>
              </w:rPr>
              <w:t xml:space="preserve"> </w:t>
            </w:r>
            <w:r w:rsidRPr="005A4F9A">
              <w:rPr>
                <w:rFonts w:cs="B Lotus" w:hint="cs"/>
                <w:rtl/>
              </w:rPr>
              <w:t>پرداخت</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نا</w:t>
            </w:r>
            <w:r w:rsidRPr="005A4F9A">
              <w:rPr>
                <w:rFonts w:cs="B Lotus"/>
                <w:rtl/>
              </w:rPr>
              <w:t xml:space="preserve"> </w:t>
            </w:r>
            <w:r w:rsidRPr="005A4F9A">
              <w:rPr>
                <w:rFonts w:cs="B Lotus" w:hint="cs"/>
                <w:rtl/>
              </w:rPr>
              <w:t>معتبر</w:t>
            </w:r>
            <w:r w:rsidRPr="005A4F9A">
              <w:rPr>
                <w:rFonts w:cs="B Lotus"/>
                <w:rtl/>
              </w:rPr>
              <w:t xml:space="preserve"> </w:t>
            </w:r>
            <w:r w:rsidRPr="005A4F9A">
              <w:rPr>
                <w:rFonts w:cs="B Lotus" w:hint="cs"/>
                <w:rtl/>
              </w:rPr>
              <w:t>است</w:t>
            </w:r>
          </w:p>
        </w:tc>
      </w:tr>
      <w:tr w:rsidR="007B6537" w:rsidRPr="005A4F9A" w14:paraId="440CA3DD"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7A750DB9" w14:textId="77777777" w:rsidR="007B6537" w:rsidRPr="005A4F9A" w:rsidRDefault="007B6537" w:rsidP="00E548F7">
            <w:pPr>
              <w:jc w:val="center"/>
              <w:rPr>
                <w:rFonts w:cs="B Lotus"/>
                <w:sz w:val="32"/>
                <w:szCs w:val="32"/>
                <w:rtl/>
              </w:rPr>
            </w:pPr>
            <w:r w:rsidRPr="005A4F9A">
              <w:rPr>
                <w:rFonts w:cs="B Lotus"/>
                <w:rtl/>
              </w:rPr>
              <w:t>8</w:t>
            </w:r>
          </w:p>
        </w:tc>
        <w:tc>
          <w:tcPr>
            <w:tcW w:w="7858" w:type="dxa"/>
          </w:tcPr>
          <w:p w14:paraId="779C58EE"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CrtDte</w:t>
            </w:r>
            <w:r w:rsidRPr="005A4F9A">
              <w:rPr>
                <w:rFonts w:cs="B Lotus"/>
                <w:rtl/>
              </w:rPr>
              <w:t>_</w:t>
            </w:r>
            <w:r w:rsidRPr="005A4F9A">
              <w:rPr>
                <w:rFonts w:cs="B Lotus" w:hint="cs"/>
                <w:rtl/>
              </w:rPr>
              <w:t>فرمت</w:t>
            </w:r>
            <w:r w:rsidRPr="005A4F9A">
              <w:rPr>
                <w:rFonts w:cs="B Lotus"/>
                <w:rtl/>
              </w:rPr>
              <w:t xml:space="preserve"> </w:t>
            </w:r>
            <w:r w:rsidRPr="005A4F9A">
              <w:rPr>
                <w:rFonts w:cs="B Lotus" w:hint="cs"/>
                <w:rtl/>
              </w:rPr>
              <w:t>تاریخ</w:t>
            </w:r>
            <w:r w:rsidRPr="005A4F9A">
              <w:rPr>
                <w:rFonts w:cs="B Lotus"/>
                <w:rtl/>
              </w:rPr>
              <w:t xml:space="preserve"> </w:t>
            </w:r>
            <w:r w:rsidRPr="005A4F9A">
              <w:rPr>
                <w:rFonts w:cs="B Lotus" w:hint="cs"/>
                <w:rtl/>
              </w:rPr>
              <w:t>رای</w:t>
            </w:r>
            <w:r w:rsidRPr="005A4F9A">
              <w:rPr>
                <w:rFonts w:cs="B Lotus"/>
                <w:rtl/>
              </w:rPr>
              <w:t xml:space="preserve"> </w:t>
            </w:r>
            <w:r w:rsidRPr="005A4F9A">
              <w:rPr>
                <w:rFonts w:cs="B Lotus" w:hint="cs"/>
                <w:rtl/>
              </w:rPr>
              <w:t>دادگاه</w:t>
            </w:r>
            <w:r w:rsidRPr="005A4F9A">
              <w:rPr>
                <w:rFonts w:cs="B Lotus"/>
                <w:rtl/>
              </w:rPr>
              <w:t xml:space="preserve"> </w:t>
            </w:r>
            <w:r w:rsidRPr="005A4F9A">
              <w:rPr>
                <w:rFonts w:cs="B Lotus" w:hint="cs"/>
                <w:rtl/>
              </w:rPr>
              <w:t>نامعتبر</w:t>
            </w:r>
            <w:r w:rsidRPr="005A4F9A">
              <w:rPr>
                <w:rFonts w:cs="B Lotus"/>
                <w:rtl/>
              </w:rPr>
              <w:t xml:space="preserve"> </w:t>
            </w:r>
            <w:r w:rsidRPr="005A4F9A">
              <w:rPr>
                <w:rFonts w:cs="B Lotus" w:hint="cs"/>
                <w:rtl/>
              </w:rPr>
              <w:t>است</w:t>
            </w:r>
          </w:p>
        </w:tc>
      </w:tr>
      <w:tr w:rsidR="007B6537" w:rsidRPr="005A4F9A" w14:paraId="36AAA60E"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33F72370" w14:textId="77777777" w:rsidR="007B6537" w:rsidRPr="005A4F9A" w:rsidRDefault="007B6537" w:rsidP="00E548F7">
            <w:pPr>
              <w:jc w:val="center"/>
              <w:rPr>
                <w:rFonts w:cs="B Lotus"/>
                <w:sz w:val="32"/>
                <w:szCs w:val="32"/>
                <w:rtl/>
              </w:rPr>
            </w:pPr>
            <w:r w:rsidRPr="005A4F9A">
              <w:rPr>
                <w:rFonts w:cs="B Lotus"/>
                <w:rtl/>
              </w:rPr>
              <w:t>9</w:t>
            </w:r>
          </w:p>
        </w:tc>
        <w:tc>
          <w:tcPr>
            <w:tcW w:w="7858" w:type="dxa"/>
          </w:tcPr>
          <w:p w14:paraId="2B174479"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ThrDocLosCod</w:t>
            </w:r>
            <w:r w:rsidRPr="005A4F9A">
              <w:rPr>
                <w:rFonts w:cs="B Lotus"/>
                <w:rtl/>
              </w:rPr>
              <w:t>_</w:t>
            </w:r>
            <w:r w:rsidRPr="005A4F9A">
              <w:rPr>
                <w:rFonts w:cs="B Lotus" w:hint="cs"/>
                <w:rtl/>
              </w:rPr>
              <w:t>کد</w:t>
            </w:r>
            <w:r w:rsidRPr="005A4F9A">
              <w:rPr>
                <w:rFonts w:cs="B Lotus"/>
                <w:rtl/>
              </w:rPr>
              <w:t xml:space="preserve"> </w:t>
            </w:r>
            <w:r w:rsidRPr="005A4F9A">
              <w:rPr>
                <w:rFonts w:cs="B Lotus" w:hint="cs"/>
                <w:rtl/>
              </w:rPr>
              <w:t>یکتا</w:t>
            </w:r>
            <w:r w:rsidRPr="005A4F9A">
              <w:rPr>
                <w:rFonts w:cs="B Lotus"/>
                <w:rtl/>
              </w:rPr>
              <w:t xml:space="preserve"> </w:t>
            </w:r>
            <w:r w:rsidRPr="005A4F9A">
              <w:rPr>
                <w:rFonts w:cs="B Lotus" w:hint="cs"/>
                <w:rtl/>
              </w:rPr>
              <w:t>پرونده</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ثبت</w:t>
            </w:r>
            <w:r w:rsidRPr="005A4F9A">
              <w:rPr>
                <w:rFonts w:cs="B Lotus"/>
                <w:rtl/>
              </w:rPr>
              <w:t xml:space="preserve"> </w:t>
            </w:r>
            <w:r w:rsidRPr="005A4F9A">
              <w:rPr>
                <w:rFonts w:cs="B Lotus" w:hint="cs"/>
                <w:rtl/>
              </w:rPr>
              <w:t>نشده</w:t>
            </w:r>
            <w:r w:rsidRPr="005A4F9A">
              <w:rPr>
                <w:rFonts w:cs="B Lotus"/>
                <w:rtl/>
              </w:rPr>
              <w:t xml:space="preserve"> </w:t>
            </w:r>
            <w:r w:rsidRPr="005A4F9A">
              <w:rPr>
                <w:rFonts w:cs="B Lotus" w:hint="cs"/>
                <w:rtl/>
              </w:rPr>
              <w:t>است</w:t>
            </w:r>
          </w:p>
        </w:tc>
      </w:tr>
      <w:tr w:rsidR="007B6537" w:rsidRPr="005A4F9A" w14:paraId="093D503B"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4BB14798" w14:textId="77777777" w:rsidR="007B6537" w:rsidRPr="005A4F9A" w:rsidRDefault="007B6537" w:rsidP="00E548F7">
            <w:pPr>
              <w:jc w:val="center"/>
              <w:rPr>
                <w:rFonts w:cs="B Lotus"/>
                <w:sz w:val="32"/>
                <w:szCs w:val="32"/>
                <w:rtl/>
              </w:rPr>
            </w:pPr>
            <w:r w:rsidRPr="005A4F9A">
              <w:rPr>
                <w:rFonts w:cs="B Lotus"/>
                <w:rtl/>
              </w:rPr>
              <w:t>10</w:t>
            </w:r>
          </w:p>
        </w:tc>
        <w:tc>
          <w:tcPr>
            <w:tcW w:w="7858" w:type="dxa"/>
          </w:tcPr>
          <w:p w14:paraId="6B146A42"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hint="cs"/>
                <w:rtl/>
              </w:rPr>
              <w:t>پرداخت</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قبلا</w:t>
            </w:r>
            <w:r w:rsidRPr="005A4F9A">
              <w:rPr>
                <w:rFonts w:cs="B Lotus"/>
                <w:rtl/>
              </w:rPr>
              <w:t xml:space="preserve"> </w:t>
            </w:r>
            <w:r w:rsidRPr="005A4F9A">
              <w:rPr>
                <w:rFonts w:cs="B Lotus" w:hint="cs"/>
                <w:rtl/>
              </w:rPr>
              <w:t>ثبت</w:t>
            </w:r>
            <w:r w:rsidRPr="005A4F9A">
              <w:rPr>
                <w:rFonts w:cs="B Lotus"/>
                <w:rtl/>
              </w:rPr>
              <w:t xml:space="preserve"> </w:t>
            </w:r>
            <w:r w:rsidRPr="005A4F9A">
              <w:rPr>
                <w:rFonts w:cs="B Lotus" w:hint="cs"/>
                <w:rtl/>
              </w:rPr>
              <w:t>شده</w:t>
            </w:r>
            <w:r w:rsidRPr="005A4F9A">
              <w:rPr>
                <w:rFonts w:cs="B Lotus"/>
                <w:rtl/>
              </w:rPr>
              <w:t xml:space="preserve"> </w:t>
            </w:r>
            <w:r w:rsidRPr="005A4F9A">
              <w:rPr>
                <w:rFonts w:cs="B Lotus" w:hint="cs"/>
                <w:rtl/>
              </w:rPr>
              <w:t>است</w:t>
            </w:r>
          </w:p>
        </w:tc>
      </w:tr>
      <w:tr w:rsidR="007B6537" w:rsidRPr="005A4F9A" w14:paraId="725332DE"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103B8A6E" w14:textId="77777777" w:rsidR="007B6537" w:rsidRPr="005A4F9A" w:rsidRDefault="007B6537" w:rsidP="00E548F7">
            <w:pPr>
              <w:jc w:val="center"/>
              <w:rPr>
                <w:rFonts w:cs="B Lotus"/>
                <w:sz w:val="32"/>
                <w:szCs w:val="32"/>
                <w:rtl/>
              </w:rPr>
            </w:pPr>
            <w:r w:rsidRPr="005A4F9A">
              <w:rPr>
                <w:rFonts w:cs="B Lotus"/>
                <w:rtl/>
              </w:rPr>
              <w:t>11</w:t>
            </w:r>
          </w:p>
        </w:tc>
        <w:tc>
          <w:tcPr>
            <w:tcW w:w="7858" w:type="dxa"/>
          </w:tcPr>
          <w:p w14:paraId="573A4AC4"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PrsnDocLosCmpDocNo,ThrDocLosPrsnCod</w:t>
            </w:r>
            <w:r w:rsidRPr="005A4F9A">
              <w:rPr>
                <w:rFonts w:cs="B Lotus"/>
                <w:rtl/>
              </w:rPr>
              <w:t>_</w:t>
            </w:r>
            <w:r w:rsidRPr="005A4F9A">
              <w:rPr>
                <w:rFonts w:cs="B Lotus" w:hint="cs"/>
                <w:rtl/>
              </w:rPr>
              <w:t>کد</w:t>
            </w:r>
            <w:r w:rsidRPr="005A4F9A">
              <w:rPr>
                <w:rFonts w:cs="B Lotus"/>
                <w:rtl/>
              </w:rPr>
              <w:t xml:space="preserve"> </w:t>
            </w:r>
            <w:r w:rsidRPr="005A4F9A">
              <w:rPr>
                <w:rFonts w:cs="B Lotus" w:hint="cs"/>
                <w:rtl/>
              </w:rPr>
              <w:t>یکتا</w:t>
            </w:r>
            <w:r w:rsidRPr="005A4F9A">
              <w:rPr>
                <w:rFonts w:cs="B Lotus"/>
                <w:rtl/>
              </w:rPr>
              <w:t xml:space="preserve"> </w:t>
            </w:r>
            <w:r w:rsidRPr="005A4F9A">
              <w:rPr>
                <w:rFonts w:cs="B Lotus" w:hint="cs"/>
                <w:rtl/>
              </w:rPr>
              <w:t>زیان</w:t>
            </w:r>
            <w:r w:rsidRPr="005A4F9A">
              <w:rPr>
                <w:rFonts w:cs="B Lotus"/>
                <w:rtl/>
              </w:rPr>
              <w:t xml:space="preserve"> </w:t>
            </w:r>
            <w:r w:rsidRPr="005A4F9A">
              <w:rPr>
                <w:rFonts w:cs="B Lotus" w:hint="cs"/>
                <w:rtl/>
              </w:rPr>
              <w:t>دیده</w:t>
            </w:r>
            <w:r w:rsidRPr="005A4F9A">
              <w:rPr>
                <w:rFonts w:cs="B Lotus"/>
                <w:rtl/>
              </w:rPr>
              <w:t xml:space="preserve"> </w:t>
            </w:r>
            <w:r w:rsidRPr="005A4F9A">
              <w:rPr>
                <w:rFonts w:cs="B Lotus" w:hint="cs"/>
                <w:rtl/>
              </w:rPr>
              <w:t>و</w:t>
            </w:r>
            <w:r w:rsidRPr="005A4F9A">
              <w:rPr>
                <w:rFonts w:cs="B Lotus"/>
                <w:rtl/>
              </w:rPr>
              <w:t xml:space="preserve"> </w:t>
            </w:r>
            <w:r w:rsidRPr="005A4F9A">
              <w:rPr>
                <w:rFonts w:cs="B Lotus" w:hint="cs"/>
                <w:rtl/>
              </w:rPr>
              <w:t>شماره</w:t>
            </w:r>
            <w:r w:rsidRPr="005A4F9A">
              <w:rPr>
                <w:rFonts w:cs="B Lotus"/>
                <w:rtl/>
              </w:rPr>
              <w:t xml:space="preserve"> </w:t>
            </w:r>
            <w:r w:rsidRPr="005A4F9A">
              <w:rPr>
                <w:rFonts w:cs="B Lotus" w:hint="cs"/>
                <w:rtl/>
              </w:rPr>
              <w:t>زیان</w:t>
            </w:r>
            <w:r w:rsidRPr="005A4F9A">
              <w:rPr>
                <w:rFonts w:cs="B Lotus"/>
                <w:rtl/>
              </w:rPr>
              <w:t xml:space="preserve"> </w:t>
            </w:r>
            <w:r w:rsidRPr="005A4F9A">
              <w:rPr>
                <w:rFonts w:cs="B Lotus" w:hint="cs"/>
                <w:rtl/>
              </w:rPr>
              <w:t>دیده</w:t>
            </w:r>
            <w:r w:rsidRPr="005A4F9A">
              <w:rPr>
                <w:rFonts w:cs="B Lotus"/>
                <w:rtl/>
              </w:rPr>
              <w:t xml:space="preserve"> </w:t>
            </w:r>
            <w:r w:rsidRPr="005A4F9A">
              <w:rPr>
                <w:rFonts w:cs="B Lotus" w:hint="cs"/>
                <w:rtl/>
              </w:rPr>
              <w:t>ثبت</w:t>
            </w:r>
            <w:r w:rsidRPr="005A4F9A">
              <w:rPr>
                <w:rFonts w:cs="B Lotus"/>
                <w:rtl/>
              </w:rPr>
              <w:t xml:space="preserve"> </w:t>
            </w:r>
            <w:r w:rsidRPr="005A4F9A">
              <w:rPr>
                <w:rFonts w:cs="B Lotus" w:hint="cs"/>
                <w:rtl/>
              </w:rPr>
              <w:t>نشده</w:t>
            </w:r>
            <w:r w:rsidRPr="005A4F9A">
              <w:rPr>
                <w:rFonts w:cs="B Lotus"/>
                <w:rtl/>
              </w:rPr>
              <w:t xml:space="preserve"> </w:t>
            </w:r>
            <w:r w:rsidRPr="005A4F9A">
              <w:rPr>
                <w:rFonts w:cs="B Lotus" w:hint="cs"/>
                <w:rtl/>
              </w:rPr>
              <w:t>است</w:t>
            </w:r>
          </w:p>
        </w:tc>
      </w:tr>
      <w:tr w:rsidR="007B6537" w:rsidRPr="005A4F9A" w14:paraId="65C9FB5E"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7CD35D8A" w14:textId="77777777" w:rsidR="007B6537" w:rsidRPr="005A4F9A" w:rsidRDefault="007B6537" w:rsidP="00E548F7">
            <w:pPr>
              <w:jc w:val="center"/>
              <w:rPr>
                <w:rFonts w:cs="B Lotus"/>
                <w:sz w:val="32"/>
                <w:szCs w:val="32"/>
                <w:rtl/>
              </w:rPr>
            </w:pPr>
            <w:r w:rsidRPr="005A4F9A">
              <w:rPr>
                <w:rFonts w:cs="B Lotus"/>
                <w:rtl/>
              </w:rPr>
              <w:t>12</w:t>
            </w:r>
          </w:p>
        </w:tc>
        <w:tc>
          <w:tcPr>
            <w:tcW w:w="7858" w:type="dxa"/>
          </w:tcPr>
          <w:p w14:paraId="53B870BE"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RcvBrthdte</w:t>
            </w:r>
            <w:r w:rsidRPr="005A4F9A">
              <w:rPr>
                <w:rFonts w:cs="B Lotus"/>
                <w:rtl/>
              </w:rPr>
              <w:t>_</w:t>
            </w:r>
            <w:r w:rsidRPr="005A4F9A">
              <w:rPr>
                <w:rFonts w:cs="B Lotus" w:hint="cs"/>
                <w:rtl/>
              </w:rPr>
              <w:t>فرمت</w:t>
            </w:r>
            <w:r w:rsidRPr="005A4F9A">
              <w:rPr>
                <w:rFonts w:cs="B Lotus"/>
                <w:rtl/>
              </w:rPr>
              <w:t xml:space="preserve"> </w:t>
            </w:r>
            <w:r w:rsidRPr="005A4F9A">
              <w:rPr>
                <w:rFonts w:cs="B Lotus" w:hint="cs"/>
                <w:rtl/>
              </w:rPr>
              <w:t>تاریخ</w:t>
            </w:r>
            <w:r w:rsidRPr="005A4F9A">
              <w:rPr>
                <w:rFonts w:cs="B Lotus"/>
                <w:rtl/>
              </w:rPr>
              <w:t xml:space="preserve"> </w:t>
            </w:r>
            <w:r w:rsidRPr="005A4F9A">
              <w:rPr>
                <w:rFonts w:cs="B Lotus" w:hint="cs"/>
                <w:rtl/>
              </w:rPr>
              <w:t>گیرنده</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نا</w:t>
            </w:r>
            <w:r w:rsidRPr="005A4F9A">
              <w:rPr>
                <w:rFonts w:cs="B Lotus"/>
                <w:rtl/>
              </w:rPr>
              <w:t xml:space="preserve"> </w:t>
            </w:r>
            <w:r w:rsidRPr="005A4F9A">
              <w:rPr>
                <w:rFonts w:cs="B Lotus" w:hint="cs"/>
                <w:rtl/>
              </w:rPr>
              <w:t>معتبر</w:t>
            </w:r>
            <w:r w:rsidRPr="005A4F9A">
              <w:rPr>
                <w:rFonts w:cs="B Lotus"/>
                <w:rtl/>
              </w:rPr>
              <w:t xml:space="preserve"> </w:t>
            </w:r>
            <w:r w:rsidRPr="005A4F9A">
              <w:rPr>
                <w:rFonts w:cs="B Lotus" w:hint="cs"/>
                <w:rtl/>
              </w:rPr>
              <w:t>است</w:t>
            </w:r>
          </w:p>
        </w:tc>
      </w:tr>
      <w:tr w:rsidR="007B6537" w:rsidRPr="005A4F9A" w14:paraId="13B39DA5"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10BD36E5" w14:textId="77777777" w:rsidR="007B6537" w:rsidRPr="005A4F9A" w:rsidRDefault="007B6537" w:rsidP="00E548F7">
            <w:pPr>
              <w:jc w:val="center"/>
              <w:rPr>
                <w:rFonts w:cs="B Lotus"/>
                <w:sz w:val="32"/>
                <w:szCs w:val="32"/>
                <w:rtl/>
              </w:rPr>
            </w:pPr>
            <w:r w:rsidRPr="005A4F9A">
              <w:rPr>
                <w:rFonts w:cs="B Lotus"/>
                <w:rtl/>
              </w:rPr>
              <w:t>13</w:t>
            </w:r>
          </w:p>
        </w:tc>
        <w:tc>
          <w:tcPr>
            <w:tcW w:w="7858" w:type="dxa"/>
          </w:tcPr>
          <w:p w14:paraId="45EF9854"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DocLosPrsn</w:t>
            </w:r>
            <w:r w:rsidRPr="005A4F9A">
              <w:rPr>
                <w:rFonts w:cs="B Lotus"/>
                <w:rtl/>
              </w:rPr>
              <w:t>_</w:t>
            </w:r>
            <w:r w:rsidRPr="005A4F9A">
              <w:rPr>
                <w:rFonts w:cs="B Lotus" w:hint="cs"/>
                <w:rtl/>
              </w:rPr>
              <w:t>کد</w:t>
            </w:r>
            <w:r w:rsidRPr="005A4F9A">
              <w:rPr>
                <w:rFonts w:cs="B Lotus"/>
                <w:rtl/>
              </w:rPr>
              <w:t xml:space="preserve"> </w:t>
            </w:r>
            <w:r w:rsidRPr="005A4F9A">
              <w:rPr>
                <w:rFonts w:cs="B Lotus" w:hint="cs"/>
                <w:rtl/>
              </w:rPr>
              <w:t>یکتا</w:t>
            </w:r>
            <w:r w:rsidRPr="005A4F9A">
              <w:rPr>
                <w:rFonts w:cs="B Lotus"/>
                <w:rtl/>
              </w:rPr>
              <w:t xml:space="preserve"> </w:t>
            </w:r>
            <w:r w:rsidRPr="005A4F9A">
              <w:rPr>
                <w:rFonts w:cs="B Lotus" w:hint="cs"/>
                <w:rtl/>
              </w:rPr>
              <w:t>زیان</w:t>
            </w:r>
            <w:r w:rsidRPr="005A4F9A">
              <w:rPr>
                <w:rFonts w:cs="B Lotus"/>
                <w:rtl/>
              </w:rPr>
              <w:t xml:space="preserve"> </w:t>
            </w:r>
            <w:r w:rsidRPr="005A4F9A">
              <w:rPr>
                <w:rFonts w:cs="B Lotus" w:hint="cs"/>
                <w:rtl/>
              </w:rPr>
              <w:t>دیده</w:t>
            </w:r>
            <w:r w:rsidRPr="005A4F9A">
              <w:rPr>
                <w:rFonts w:cs="B Lotus"/>
                <w:rtl/>
              </w:rPr>
              <w:t xml:space="preserve"> </w:t>
            </w:r>
            <w:r w:rsidRPr="005A4F9A">
              <w:rPr>
                <w:rFonts w:cs="B Lotus" w:hint="cs"/>
                <w:rtl/>
              </w:rPr>
              <w:t>و</w:t>
            </w:r>
            <w:r w:rsidRPr="005A4F9A">
              <w:rPr>
                <w:rFonts w:cs="B Lotus"/>
                <w:rtl/>
              </w:rPr>
              <w:t xml:space="preserve"> </w:t>
            </w:r>
            <w:r w:rsidRPr="005A4F9A">
              <w:rPr>
                <w:rFonts w:cs="B Lotus" w:hint="cs"/>
                <w:rtl/>
              </w:rPr>
              <w:t>شماره</w:t>
            </w:r>
            <w:r w:rsidRPr="005A4F9A">
              <w:rPr>
                <w:rFonts w:cs="B Lotus"/>
                <w:rtl/>
              </w:rPr>
              <w:t xml:space="preserve"> </w:t>
            </w:r>
            <w:r w:rsidRPr="005A4F9A">
              <w:rPr>
                <w:rFonts w:cs="B Lotus" w:hint="cs"/>
                <w:rtl/>
              </w:rPr>
              <w:t>زیان</w:t>
            </w:r>
            <w:r w:rsidRPr="005A4F9A">
              <w:rPr>
                <w:rFonts w:cs="B Lotus"/>
                <w:rtl/>
              </w:rPr>
              <w:t xml:space="preserve"> </w:t>
            </w:r>
            <w:r w:rsidRPr="005A4F9A">
              <w:rPr>
                <w:rFonts w:cs="B Lotus" w:hint="cs"/>
                <w:rtl/>
              </w:rPr>
              <w:t>دیده</w:t>
            </w:r>
            <w:r w:rsidRPr="005A4F9A">
              <w:rPr>
                <w:rFonts w:cs="B Lotus"/>
                <w:rtl/>
              </w:rPr>
              <w:t xml:space="preserve"> </w:t>
            </w:r>
            <w:r w:rsidRPr="005A4F9A">
              <w:rPr>
                <w:rFonts w:cs="B Lotus" w:hint="cs"/>
                <w:rtl/>
              </w:rPr>
              <w:t>همخوانی</w:t>
            </w:r>
            <w:r w:rsidRPr="005A4F9A">
              <w:rPr>
                <w:rFonts w:cs="B Lotus"/>
                <w:rtl/>
              </w:rPr>
              <w:t xml:space="preserve"> </w:t>
            </w:r>
            <w:r w:rsidRPr="005A4F9A">
              <w:rPr>
                <w:rFonts w:cs="B Lotus" w:hint="cs"/>
                <w:rtl/>
              </w:rPr>
              <w:t>ندارند</w:t>
            </w:r>
          </w:p>
        </w:tc>
      </w:tr>
      <w:tr w:rsidR="007B6537" w:rsidRPr="005A4F9A" w14:paraId="4396D088"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6CB36F39" w14:textId="77777777" w:rsidR="007B6537" w:rsidRPr="005A4F9A" w:rsidRDefault="007B6537" w:rsidP="00E548F7">
            <w:pPr>
              <w:jc w:val="center"/>
              <w:rPr>
                <w:rFonts w:cs="B Lotus"/>
                <w:sz w:val="32"/>
                <w:szCs w:val="32"/>
                <w:rtl/>
              </w:rPr>
            </w:pPr>
            <w:r w:rsidRPr="005A4F9A">
              <w:rPr>
                <w:rFonts w:cs="B Lotus"/>
                <w:rtl/>
              </w:rPr>
              <w:t>14</w:t>
            </w:r>
          </w:p>
        </w:tc>
        <w:tc>
          <w:tcPr>
            <w:tcW w:w="7858" w:type="dxa"/>
          </w:tcPr>
          <w:p w14:paraId="3ABEC4F5"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DocLosPrsn</w:t>
            </w:r>
            <w:r w:rsidRPr="005A4F9A">
              <w:rPr>
                <w:rFonts w:cs="B Lotus"/>
                <w:rtl/>
              </w:rPr>
              <w:t>_</w:t>
            </w:r>
            <w:r w:rsidRPr="005A4F9A">
              <w:rPr>
                <w:rFonts w:cs="B Lotus" w:hint="cs"/>
                <w:rtl/>
              </w:rPr>
              <w:t>کد</w:t>
            </w:r>
            <w:r w:rsidRPr="005A4F9A">
              <w:rPr>
                <w:rFonts w:cs="B Lotus"/>
                <w:rtl/>
              </w:rPr>
              <w:t xml:space="preserve"> </w:t>
            </w:r>
            <w:r w:rsidRPr="005A4F9A">
              <w:rPr>
                <w:rFonts w:cs="B Lotus" w:hint="cs"/>
                <w:rtl/>
              </w:rPr>
              <w:t>یکتا</w:t>
            </w:r>
            <w:r w:rsidRPr="005A4F9A">
              <w:rPr>
                <w:rFonts w:cs="B Lotus"/>
                <w:rtl/>
              </w:rPr>
              <w:t xml:space="preserve"> </w:t>
            </w:r>
            <w:r w:rsidRPr="005A4F9A">
              <w:rPr>
                <w:rFonts w:cs="B Lotus" w:hint="cs"/>
                <w:rtl/>
              </w:rPr>
              <w:t>زیان</w:t>
            </w:r>
            <w:r w:rsidRPr="005A4F9A">
              <w:rPr>
                <w:rFonts w:cs="B Lotus"/>
                <w:rtl/>
              </w:rPr>
              <w:t xml:space="preserve"> </w:t>
            </w:r>
            <w:r w:rsidRPr="005A4F9A">
              <w:rPr>
                <w:rFonts w:cs="B Lotus" w:hint="cs"/>
                <w:rtl/>
              </w:rPr>
              <w:t>دیده</w:t>
            </w:r>
            <w:r w:rsidRPr="005A4F9A">
              <w:rPr>
                <w:rFonts w:cs="B Lotus"/>
                <w:rtl/>
              </w:rPr>
              <w:t xml:space="preserve"> </w:t>
            </w:r>
            <w:r w:rsidRPr="005A4F9A">
              <w:rPr>
                <w:rFonts w:cs="B Lotus" w:hint="cs"/>
                <w:rtl/>
              </w:rPr>
              <w:t>و</w:t>
            </w:r>
            <w:r w:rsidRPr="005A4F9A">
              <w:rPr>
                <w:rFonts w:cs="B Lotus"/>
                <w:rtl/>
              </w:rPr>
              <w:t xml:space="preserve"> </w:t>
            </w:r>
            <w:r w:rsidRPr="005A4F9A">
              <w:rPr>
                <w:rFonts w:cs="B Lotus" w:hint="cs"/>
                <w:rtl/>
              </w:rPr>
              <w:t>کد</w:t>
            </w:r>
            <w:r w:rsidRPr="005A4F9A">
              <w:rPr>
                <w:rFonts w:cs="B Lotus"/>
                <w:rtl/>
              </w:rPr>
              <w:t xml:space="preserve"> </w:t>
            </w:r>
            <w:r w:rsidRPr="005A4F9A">
              <w:rPr>
                <w:rFonts w:cs="B Lotus" w:hint="cs"/>
                <w:rtl/>
              </w:rPr>
              <w:t>يکتا</w:t>
            </w:r>
            <w:r w:rsidRPr="005A4F9A">
              <w:rPr>
                <w:rFonts w:cs="B Lotus"/>
                <w:rtl/>
              </w:rPr>
              <w:t xml:space="preserve"> </w:t>
            </w:r>
            <w:r w:rsidRPr="005A4F9A">
              <w:rPr>
                <w:rFonts w:cs="B Lotus" w:hint="cs"/>
                <w:rtl/>
              </w:rPr>
              <w:t>پرونده</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همخوانی</w:t>
            </w:r>
            <w:r w:rsidRPr="005A4F9A">
              <w:rPr>
                <w:rFonts w:cs="B Lotus"/>
                <w:rtl/>
              </w:rPr>
              <w:t xml:space="preserve"> </w:t>
            </w:r>
            <w:r w:rsidRPr="005A4F9A">
              <w:rPr>
                <w:rFonts w:cs="B Lotus" w:hint="cs"/>
                <w:rtl/>
              </w:rPr>
              <w:t>ندارند</w:t>
            </w:r>
          </w:p>
        </w:tc>
      </w:tr>
      <w:tr w:rsidR="007B6537" w:rsidRPr="005A4F9A" w14:paraId="5270B373"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0BCACFF8" w14:textId="77777777" w:rsidR="007B6537" w:rsidRPr="005A4F9A" w:rsidRDefault="007B6537" w:rsidP="00E548F7">
            <w:pPr>
              <w:jc w:val="center"/>
              <w:rPr>
                <w:rFonts w:cs="B Lotus"/>
                <w:sz w:val="32"/>
                <w:szCs w:val="32"/>
                <w:rtl/>
              </w:rPr>
            </w:pPr>
            <w:r w:rsidRPr="005A4F9A">
              <w:rPr>
                <w:rFonts w:cs="B Lotus"/>
                <w:rtl/>
              </w:rPr>
              <w:t>15</w:t>
            </w:r>
          </w:p>
        </w:tc>
        <w:tc>
          <w:tcPr>
            <w:tcW w:w="7858" w:type="dxa"/>
          </w:tcPr>
          <w:p w14:paraId="7E991968"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hint="cs"/>
                <w:rtl/>
              </w:rPr>
              <w:t>کد</w:t>
            </w:r>
            <w:r w:rsidRPr="005A4F9A">
              <w:rPr>
                <w:rFonts w:cs="B Lotus"/>
                <w:rtl/>
              </w:rPr>
              <w:t xml:space="preserve"> </w:t>
            </w:r>
            <w:r w:rsidRPr="005A4F9A">
              <w:rPr>
                <w:rFonts w:cs="B Lotus" w:hint="cs"/>
                <w:rtl/>
              </w:rPr>
              <w:t>نوع</w:t>
            </w:r>
            <w:r w:rsidRPr="005A4F9A">
              <w:rPr>
                <w:rFonts w:cs="B Lotus"/>
                <w:rtl/>
              </w:rPr>
              <w:t xml:space="preserve"> </w:t>
            </w:r>
            <w:r w:rsidRPr="005A4F9A">
              <w:rPr>
                <w:rFonts w:cs="B Lotus" w:hint="cs"/>
                <w:rtl/>
              </w:rPr>
              <w:t>حواله</w:t>
            </w:r>
            <w:r w:rsidRPr="005A4F9A">
              <w:rPr>
                <w:rFonts w:cs="B Lotus"/>
                <w:rtl/>
              </w:rPr>
              <w:t xml:space="preserve"> </w:t>
            </w:r>
            <w:r w:rsidRPr="005A4F9A">
              <w:rPr>
                <w:rFonts w:cs="B Lotus" w:hint="cs"/>
                <w:rtl/>
              </w:rPr>
              <w:t>خالي</w:t>
            </w:r>
            <w:r w:rsidRPr="005A4F9A">
              <w:rPr>
                <w:rFonts w:cs="B Lotus"/>
                <w:rtl/>
              </w:rPr>
              <w:t xml:space="preserve"> </w:t>
            </w:r>
            <w:r w:rsidRPr="005A4F9A">
              <w:rPr>
                <w:rFonts w:cs="B Lotus" w:hint="cs"/>
                <w:rtl/>
              </w:rPr>
              <w:t>است</w:t>
            </w:r>
            <w:r w:rsidRPr="005A4F9A">
              <w:rPr>
                <w:rFonts w:cs="B Lotus"/>
                <w:rtl/>
              </w:rPr>
              <w:t xml:space="preserve"> .</w:t>
            </w:r>
          </w:p>
        </w:tc>
      </w:tr>
      <w:tr w:rsidR="007B6537" w:rsidRPr="005A4F9A" w14:paraId="2A58D970"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48A1289B" w14:textId="77777777" w:rsidR="007B6537" w:rsidRPr="005A4F9A" w:rsidRDefault="007B6537" w:rsidP="00E548F7">
            <w:pPr>
              <w:jc w:val="center"/>
              <w:rPr>
                <w:rFonts w:cs="B Lotus"/>
                <w:sz w:val="32"/>
                <w:szCs w:val="32"/>
                <w:rtl/>
              </w:rPr>
            </w:pPr>
            <w:r w:rsidRPr="005A4F9A">
              <w:rPr>
                <w:rFonts w:cs="B Lotus"/>
                <w:rtl/>
              </w:rPr>
              <w:t>16</w:t>
            </w:r>
          </w:p>
        </w:tc>
        <w:tc>
          <w:tcPr>
            <w:tcW w:w="7858" w:type="dxa"/>
          </w:tcPr>
          <w:p w14:paraId="699F9660"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hint="cs"/>
                <w:rtl/>
              </w:rPr>
              <w:t>کد</w:t>
            </w:r>
            <w:r w:rsidRPr="005A4F9A">
              <w:rPr>
                <w:rFonts w:cs="B Lotus"/>
                <w:rtl/>
              </w:rPr>
              <w:t xml:space="preserve"> </w:t>
            </w:r>
            <w:r w:rsidRPr="005A4F9A">
              <w:rPr>
                <w:rFonts w:cs="B Lotus" w:hint="cs"/>
                <w:rtl/>
              </w:rPr>
              <w:t>نوع</w:t>
            </w:r>
            <w:r w:rsidRPr="005A4F9A">
              <w:rPr>
                <w:rFonts w:cs="B Lotus"/>
                <w:rtl/>
              </w:rPr>
              <w:t xml:space="preserve"> </w:t>
            </w:r>
            <w:r w:rsidRPr="005A4F9A">
              <w:rPr>
                <w:rFonts w:cs="B Lotus" w:hint="cs"/>
                <w:rtl/>
              </w:rPr>
              <w:t>حواله</w:t>
            </w:r>
            <w:r w:rsidRPr="005A4F9A">
              <w:rPr>
                <w:rFonts w:cs="B Lotus"/>
                <w:rtl/>
              </w:rPr>
              <w:t xml:space="preserve"> </w:t>
            </w:r>
            <w:r w:rsidRPr="005A4F9A">
              <w:rPr>
                <w:rFonts w:cs="B Lotus" w:hint="cs"/>
                <w:rtl/>
              </w:rPr>
              <w:t>نا</w:t>
            </w:r>
            <w:r w:rsidRPr="005A4F9A">
              <w:rPr>
                <w:rFonts w:cs="B Lotus"/>
                <w:rtl/>
              </w:rPr>
              <w:t xml:space="preserve"> </w:t>
            </w:r>
            <w:r w:rsidRPr="005A4F9A">
              <w:rPr>
                <w:rFonts w:cs="B Lotus" w:hint="cs"/>
                <w:rtl/>
              </w:rPr>
              <w:t>معتبر</w:t>
            </w:r>
            <w:r w:rsidRPr="005A4F9A">
              <w:rPr>
                <w:rFonts w:cs="B Lotus"/>
                <w:rtl/>
              </w:rPr>
              <w:t xml:space="preserve"> </w:t>
            </w:r>
            <w:r w:rsidRPr="005A4F9A">
              <w:rPr>
                <w:rFonts w:cs="B Lotus" w:hint="cs"/>
                <w:rtl/>
              </w:rPr>
              <w:t>است</w:t>
            </w:r>
            <w:r w:rsidRPr="005A4F9A">
              <w:rPr>
                <w:rFonts w:cs="B Lotus"/>
                <w:rtl/>
              </w:rPr>
              <w:t xml:space="preserve"> .</w:t>
            </w:r>
          </w:p>
        </w:tc>
      </w:tr>
      <w:tr w:rsidR="007B6537" w:rsidRPr="005A4F9A" w14:paraId="3CD54C4F"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2D9A5B21" w14:textId="77777777" w:rsidR="007B6537" w:rsidRPr="005A4F9A" w:rsidRDefault="007B6537" w:rsidP="00E548F7">
            <w:pPr>
              <w:jc w:val="center"/>
              <w:rPr>
                <w:rFonts w:cs="B Lotus"/>
                <w:sz w:val="32"/>
                <w:szCs w:val="32"/>
                <w:rtl/>
              </w:rPr>
            </w:pPr>
            <w:r w:rsidRPr="005A4F9A">
              <w:rPr>
                <w:rFonts w:cs="B Lotus"/>
                <w:rtl/>
              </w:rPr>
              <w:t>17</w:t>
            </w:r>
          </w:p>
        </w:tc>
        <w:tc>
          <w:tcPr>
            <w:tcW w:w="7858" w:type="dxa"/>
          </w:tcPr>
          <w:p w14:paraId="15A6D8BB"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PayAmnt</w:t>
            </w:r>
            <w:r w:rsidRPr="005A4F9A">
              <w:rPr>
                <w:rFonts w:cs="B Lotus"/>
                <w:rtl/>
              </w:rPr>
              <w:t>_</w:t>
            </w:r>
            <w:r w:rsidRPr="005A4F9A">
              <w:rPr>
                <w:rFonts w:cs="B Lotus" w:hint="cs"/>
                <w:rtl/>
              </w:rPr>
              <w:t>با</w:t>
            </w:r>
            <w:r w:rsidRPr="005A4F9A">
              <w:rPr>
                <w:rFonts w:cs="B Lotus"/>
                <w:rtl/>
              </w:rPr>
              <w:t xml:space="preserve"> </w:t>
            </w:r>
            <w:r w:rsidRPr="005A4F9A">
              <w:rPr>
                <w:rFonts w:cs="B Lotus" w:hint="cs"/>
                <w:rtl/>
              </w:rPr>
              <w:t>توجه</w:t>
            </w:r>
            <w:r w:rsidRPr="005A4F9A">
              <w:rPr>
                <w:rFonts w:cs="B Lotus"/>
                <w:rtl/>
              </w:rPr>
              <w:t xml:space="preserve"> </w:t>
            </w:r>
            <w:r w:rsidRPr="005A4F9A">
              <w:rPr>
                <w:rFonts w:cs="B Lotus" w:hint="cs"/>
                <w:rtl/>
              </w:rPr>
              <w:t>به</w:t>
            </w:r>
            <w:r w:rsidRPr="005A4F9A">
              <w:rPr>
                <w:rFonts w:cs="B Lotus"/>
                <w:rtl/>
              </w:rPr>
              <w:t xml:space="preserve"> </w:t>
            </w:r>
            <w:r w:rsidRPr="005A4F9A">
              <w:rPr>
                <w:rFonts w:cs="B Lotus" w:hint="cs"/>
                <w:rtl/>
              </w:rPr>
              <w:t>نوع</w:t>
            </w:r>
            <w:r w:rsidRPr="005A4F9A">
              <w:rPr>
                <w:rFonts w:cs="B Lotus"/>
                <w:rtl/>
              </w:rPr>
              <w:t xml:space="preserve"> </w:t>
            </w:r>
            <w:r w:rsidRPr="005A4F9A">
              <w:rPr>
                <w:rFonts w:cs="B Lotus" w:hint="cs"/>
                <w:rtl/>
              </w:rPr>
              <w:t>پرداخت</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مبلغ</w:t>
            </w:r>
            <w:r w:rsidRPr="005A4F9A">
              <w:rPr>
                <w:rFonts w:cs="B Lotus"/>
                <w:rtl/>
              </w:rPr>
              <w:t xml:space="preserve"> </w:t>
            </w:r>
            <w:r w:rsidRPr="005A4F9A">
              <w:rPr>
                <w:rFonts w:cs="B Lotus" w:hint="cs"/>
                <w:rtl/>
              </w:rPr>
              <w:t>پرداخت</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میبایستی</w:t>
            </w:r>
            <w:r w:rsidRPr="005A4F9A">
              <w:rPr>
                <w:rFonts w:cs="B Lotus"/>
                <w:rtl/>
              </w:rPr>
              <w:t xml:space="preserve"> </w:t>
            </w:r>
            <w:r w:rsidRPr="005A4F9A">
              <w:rPr>
                <w:rFonts w:cs="B Lotus" w:hint="cs"/>
                <w:rtl/>
              </w:rPr>
              <w:t>مثبت</w:t>
            </w:r>
            <w:r w:rsidRPr="005A4F9A">
              <w:rPr>
                <w:rFonts w:cs="B Lotus"/>
                <w:rtl/>
              </w:rPr>
              <w:t xml:space="preserve"> </w:t>
            </w:r>
            <w:r w:rsidRPr="005A4F9A">
              <w:rPr>
                <w:rFonts w:cs="B Lotus" w:hint="cs"/>
                <w:rtl/>
              </w:rPr>
              <w:t>ارسال</w:t>
            </w:r>
            <w:r w:rsidRPr="005A4F9A">
              <w:rPr>
                <w:rFonts w:cs="B Lotus"/>
                <w:rtl/>
              </w:rPr>
              <w:t xml:space="preserve"> </w:t>
            </w:r>
            <w:r w:rsidRPr="005A4F9A">
              <w:rPr>
                <w:rFonts w:cs="B Lotus" w:hint="cs"/>
                <w:rtl/>
              </w:rPr>
              <w:t>شود</w:t>
            </w:r>
            <w:r w:rsidRPr="005A4F9A">
              <w:rPr>
                <w:rFonts w:cs="B Lotus"/>
                <w:rtl/>
              </w:rPr>
              <w:t xml:space="preserve"> .</w:t>
            </w:r>
          </w:p>
        </w:tc>
      </w:tr>
      <w:tr w:rsidR="007B6537" w:rsidRPr="005A4F9A" w14:paraId="5A80B371"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5DDD4C63" w14:textId="77777777" w:rsidR="007B6537" w:rsidRPr="005A4F9A" w:rsidRDefault="007B6537" w:rsidP="00E548F7">
            <w:pPr>
              <w:jc w:val="center"/>
              <w:rPr>
                <w:rFonts w:cs="B Lotus"/>
                <w:sz w:val="32"/>
                <w:szCs w:val="32"/>
                <w:rtl/>
              </w:rPr>
            </w:pPr>
            <w:r w:rsidRPr="005A4F9A">
              <w:rPr>
                <w:rFonts w:cs="B Lotus"/>
                <w:rtl/>
              </w:rPr>
              <w:t>18</w:t>
            </w:r>
          </w:p>
        </w:tc>
        <w:tc>
          <w:tcPr>
            <w:tcW w:w="7858" w:type="dxa"/>
          </w:tcPr>
          <w:p w14:paraId="0DC85C11"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Rcy</w:t>
            </w:r>
            <w:r w:rsidRPr="005A4F9A">
              <w:rPr>
                <w:rFonts w:cs="B Lotus"/>
                <w:rtl/>
              </w:rPr>
              <w:t>_</w:t>
            </w:r>
            <w:r w:rsidRPr="005A4F9A">
              <w:rPr>
                <w:rFonts w:cs="B Lotus" w:hint="cs"/>
                <w:rtl/>
              </w:rPr>
              <w:t>با</w:t>
            </w:r>
            <w:r w:rsidRPr="005A4F9A">
              <w:rPr>
                <w:rFonts w:cs="B Lotus"/>
                <w:rtl/>
              </w:rPr>
              <w:t xml:space="preserve"> </w:t>
            </w:r>
            <w:r w:rsidRPr="005A4F9A">
              <w:rPr>
                <w:rFonts w:cs="B Lotus" w:hint="cs"/>
                <w:rtl/>
              </w:rPr>
              <w:t>توجه</w:t>
            </w:r>
            <w:r w:rsidRPr="005A4F9A">
              <w:rPr>
                <w:rFonts w:cs="B Lotus"/>
                <w:rtl/>
              </w:rPr>
              <w:t xml:space="preserve"> </w:t>
            </w:r>
            <w:r w:rsidRPr="005A4F9A">
              <w:rPr>
                <w:rFonts w:cs="B Lotus" w:hint="cs"/>
                <w:rtl/>
              </w:rPr>
              <w:t>به</w:t>
            </w:r>
            <w:r w:rsidRPr="005A4F9A">
              <w:rPr>
                <w:rFonts w:cs="B Lotus"/>
                <w:rtl/>
              </w:rPr>
              <w:t xml:space="preserve"> </w:t>
            </w:r>
            <w:r w:rsidRPr="005A4F9A">
              <w:rPr>
                <w:rFonts w:cs="B Lotus" w:hint="cs"/>
                <w:rtl/>
              </w:rPr>
              <w:t>نوع</w:t>
            </w:r>
            <w:r w:rsidRPr="005A4F9A">
              <w:rPr>
                <w:rFonts w:cs="B Lotus"/>
                <w:rtl/>
              </w:rPr>
              <w:t xml:space="preserve"> </w:t>
            </w:r>
            <w:r w:rsidRPr="005A4F9A">
              <w:rPr>
                <w:rFonts w:cs="B Lotus" w:hint="cs"/>
                <w:rtl/>
              </w:rPr>
              <w:t>پرداخت</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هزینه</w:t>
            </w:r>
            <w:r w:rsidRPr="005A4F9A">
              <w:rPr>
                <w:rFonts w:cs="B Lotus"/>
                <w:rtl/>
              </w:rPr>
              <w:t xml:space="preserve"> </w:t>
            </w:r>
            <w:r w:rsidRPr="005A4F9A">
              <w:rPr>
                <w:rFonts w:cs="B Lotus" w:hint="cs"/>
                <w:rtl/>
              </w:rPr>
              <w:t>بازیافت</w:t>
            </w:r>
            <w:r w:rsidRPr="005A4F9A">
              <w:rPr>
                <w:rFonts w:cs="B Lotus"/>
                <w:rtl/>
              </w:rPr>
              <w:t xml:space="preserve"> </w:t>
            </w:r>
            <w:r w:rsidRPr="005A4F9A">
              <w:rPr>
                <w:rFonts w:cs="B Lotus" w:hint="cs"/>
                <w:rtl/>
              </w:rPr>
              <w:t>میبایستی</w:t>
            </w:r>
            <w:r w:rsidRPr="005A4F9A">
              <w:rPr>
                <w:rFonts w:cs="B Lotus"/>
                <w:rtl/>
              </w:rPr>
              <w:t xml:space="preserve"> </w:t>
            </w:r>
            <w:r w:rsidRPr="005A4F9A">
              <w:rPr>
                <w:rFonts w:cs="B Lotus" w:hint="cs"/>
                <w:rtl/>
              </w:rPr>
              <w:t>منفی</w:t>
            </w:r>
            <w:r w:rsidRPr="005A4F9A">
              <w:rPr>
                <w:rFonts w:cs="B Lotus"/>
                <w:rtl/>
              </w:rPr>
              <w:t xml:space="preserve"> </w:t>
            </w:r>
            <w:r w:rsidRPr="005A4F9A">
              <w:rPr>
                <w:rFonts w:cs="B Lotus" w:hint="cs"/>
                <w:rtl/>
              </w:rPr>
              <w:t>ارسال</w:t>
            </w:r>
            <w:r w:rsidRPr="005A4F9A">
              <w:rPr>
                <w:rFonts w:cs="B Lotus"/>
                <w:rtl/>
              </w:rPr>
              <w:t xml:space="preserve"> </w:t>
            </w:r>
            <w:r w:rsidRPr="005A4F9A">
              <w:rPr>
                <w:rFonts w:cs="B Lotus" w:hint="cs"/>
                <w:rtl/>
              </w:rPr>
              <w:t>شود</w:t>
            </w:r>
            <w:r w:rsidRPr="005A4F9A">
              <w:rPr>
                <w:rFonts w:cs="B Lotus"/>
                <w:rtl/>
              </w:rPr>
              <w:t xml:space="preserve"> .</w:t>
            </w:r>
          </w:p>
        </w:tc>
      </w:tr>
      <w:tr w:rsidR="007B6537" w:rsidRPr="005A4F9A" w14:paraId="4670A2F3"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1670E9E5" w14:textId="77777777" w:rsidR="007B6537" w:rsidRPr="005A4F9A" w:rsidRDefault="007B6537" w:rsidP="00E548F7">
            <w:pPr>
              <w:jc w:val="center"/>
              <w:rPr>
                <w:rFonts w:cs="B Lotus"/>
                <w:sz w:val="32"/>
                <w:szCs w:val="32"/>
                <w:rtl/>
              </w:rPr>
            </w:pPr>
            <w:r w:rsidRPr="005A4F9A">
              <w:rPr>
                <w:rFonts w:cs="B Lotus"/>
                <w:rtl/>
              </w:rPr>
              <w:t>19</w:t>
            </w:r>
          </w:p>
        </w:tc>
        <w:tc>
          <w:tcPr>
            <w:tcW w:w="7858" w:type="dxa"/>
          </w:tcPr>
          <w:p w14:paraId="04C9A2A1"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Rcy</w:t>
            </w:r>
            <w:r w:rsidRPr="005A4F9A">
              <w:rPr>
                <w:rFonts w:cs="B Lotus"/>
                <w:rtl/>
              </w:rPr>
              <w:t>_</w:t>
            </w:r>
            <w:r w:rsidRPr="005A4F9A">
              <w:rPr>
                <w:rFonts w:cs="B Lotus" w:hint="cs"/>
                <w:rtl/>
              </w:rPr>
              <w:t>با</w:t>
            </w:r>
            <w:r w:rsidRPr="005A4F9A">
              <w:rPr>
                <w:rFonts w:cs="B Lotus"/>
                <w:rtl/>
              </w:rPr>
              <w:t xml:space="preserve"> </w:t>
            </w:r>
            <w:r w:rsidRPr="005A4F9A">
              <w:rPr>
                <w:rFonts w:cs="B Lotus" w:hint="cs"/>
                <w:rtl/>
              </w:rPr>
              <w:t>توجه</w:t>
            </w:r>
            <w:r w:rsidRPr="005A4F9A">
              <w:rPr>
                <w:rFonts w:cs="B Lotus"/>
                <w:rtl/>
              </w:rPr>
              <w:t xml:space="preserve"> </w:t>
            </w:r>
            <w:r w:rsidRPr="005A4F9A">
              <w:rPr>
                <w:rFonts w:cs="B Lotus" w:hint="cs"/>
                <w:rtl/>
              </w:rPr>
              <w:t>به</w:t>
            </w:r>
            <w:r w:rsidRPr="005A4F9A">
              <w:rPr>
                <w:rFonts w:cs="B Lotus"/>
                <w:rtl/>
              </w:rPr>
              <w:t xml:space="preserve"> </w:t>
            </w:r>
            <w:r w:rsidRPr="005A4F9A">
              <w:rPr>
                <w:rFonts w:cs="B Lotus" w:hint="cs"/>
                <w:rtl/>
              </w:rPr>
              <w:t>نوع</w:t>
            </w:r>
            <w:r w:rsidRPr="005A4F9A">
              <w:rPr>
                <w:rFonts w:cs="B Lotus"/>
                <w:rtl/>
              </w:rPr>
              <w:t xml:space="preserve"> </w:t>
            </w:r>
            <w:r w:rsidRPr="005A4F9A">
              <w:rPr>
                <w:rFonts w:cs="B Lotus" w:hint="cs"/>
                <w:rtl/>
              </w:rPr>
              <w:t>پرداخت</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هزینه</w:t>
            </w:r>
            <w:r w:rsidRPr="005A4F9A">
              <w:rPr>
                <w:rFonts w:cs="B Lotus"/>
                <w:rtl/>
              </w:rPr>
              <w:t xml:space="preserve"> </w:t>
            </w:r>
            <w:r w:rsidRPr="005A4F9A">
              <w:rPr>
                <w:rFonts w:cs="B Lotus" w:hint="cs"/>
                <w:rtl/>
              </w:rPr>
              <w:t>بازیافت</w:t>
            </w:r>
            <w:r w:rsidRPr="005A4F9A">
              <w:rPr>
                <w:rFonts w:cs="B Lotus"/>
                <w:rtl/>
              </w:rPr>
              <w:t xml:space="preserve"> </w:t>
            </w:r>
            <w:r w:rsidRPr="005A4F9A">
              <w:rPr>
                <w:rFonts w:cs="B Lotus" w:hint="cs"/>
                <w:rtl/>
              </w:rPr>
              <w:t>میبایستی</w:t>
            </w:r>
            <w:r w:rsidRPr="005A4F9A">
              <w:rPr>
                <w:rFonts w:cs="B Lotus"/>
                <w:rtl/>
              </w:rPr>
              <w:t xml:space="preserve"> </w:t>
            </w:r>
            <w:r w:rsidRPr="005A4F9A">
              <w:rPr>
                <w:rFonts w:cs="B Lotus" w:hint="cs"/>
                <w:rtl/>
              </w:rPr>
              <w:t>مثبت</w:t>
            </w:r>
            <w:r w:rsidRPr="005A4F9A">
              <w:rPr>
                <w:rFonts w:cs="B Lotus"/>
                <w:rtl/>
              </w:rPr>
              <w:t xml:space="preserve"> </w:t>
            </w:r>
            <w:r w:rsidRPr="005A4F9A">
              <w:rPr>
                <w:rFonts w:cs="B Lotus" w:hint="cs"/>
                <w:rtl/>
              </w:rPr>
              <w:t>ارسال</w:t>
            </w:r>
            <w:r w:rsidRPr="005A4F9A">
              <w:rPr>
                <w:rFonts w:cs="B Lotus"/>
                <w:rtl/>
              </w:rPr>
              <w:t xml:space="preserve"> </w:t>
            </w:r>
            <w:r w:rsidRPr="005A4F9A">
              <w:rPr>
                <w:rFonts w:cs="B Lotus" w:hint="cs"/>
                <w:rtl/>
              </w:rPr>
              <w:t>شود</w:t>
            </w:r>
            <w:r w:rsidRPr="005A4F9A">
              <w:rPr>
                <w:rFonts w:cs="B Lotus"/>
                <w:rtl/>
              </w:rPr>
              <w:t xml:space="preserve"> .</w:t>
            </w:r>
          </w:p>
        </w:tc>
      </w:tr>
      <w:tr w:rsidR="007B6537" w:rsidRPr="005A4F9A" w14:paraId="500C8B9E"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6A282169" w14:textId="77777777" w:rsidR="007B6537" w:rsidRPr="005A4F9A" w:rsidRDefault="007B6537" w:rsidP="00E548F7">
            <w:pPr>
              <w:jc w:val="center"/>
              <w:rPr>
                <w:rFonts w:cs="B Lotus"/>
                <w:sz w:val="32"/>
                <w:szCs w:val="32"/>
                <w:rtl/>
              </w:rPr>
            </w:pPr>
            <w:r w:rsidRPr="005A4F9A">
              <w:rPr>
                <w:rFonts w:cs="B Lotus"/>
                <w:rtl/>
              </w:rPr>
              <w:t>20</w:t>
            </w:r>
          </w:p>
        </w:tc>
        <w:tc>
          <w:tcPr>
            <w:tcW w:w="7858" w:type="dxa"/>
          </w:tcPr>
          <w:p w14:paraId="2096B0E2"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Exp</w:t>
            </w:r>
            <w:r w:rsidRPr="005A4F9A">
              <w:rPr>
                <w:rFonts w:cs="B Lotus"/>
                <w:rtl/>
              </w:rPr>
              <w:t>_</w:t>
            </w:r>
            <w:r w:rsidRPr="005A4F9A">
              <w:rPr>
                <w:rFonts w:cs="B Lotus" w:hint="cs"/>
                <w:rtl/>
              </w:rPr>
              <w:t>با</w:t>
            </w:r>
            <w:r w:rsidRPr="005A4F9A">
              <w:rPr>
                <w:rFonts w:cs="B Lotus"/>
                <w:rtl/>
              </w:rPr>
              <w:t xml:space="preserve"> </w:t>
            </w:r>
            <w:r w:rsidRPr="005A4F9A">
              <w:rPr>
                <w:rFonts w:cs="B Lotus" w:hint="cs"/>
                <w:rtl/>
              </w:rPr>
              <w:t>توجه</w:t>
            </w:r>
            <w:r w:rsidRPr="005A4F9A">
              <w:rPr>
                <w:rFonts w:cs="B Lotus"/>
                <w:rtl/>
              </w:rPr>
              <w:t xml:space="preserve"> </w:t>
            </w:r>
            <w:r w:rsidRPr="005A4F9A">
              <w:rPr>
                <w:rFonts w:cs="B Lotus" w:hint="cs"/>
                <w:rtl/>
              </w:rPr>
              <w:t>به</w:t>
            </w:r>
            <w:r w:rsidRPr="005A4F9A">
              <w:rPr>
                <w:rFonts w:cs="B Lotus"/>
                <w:rtl/>
              </w:rPr>
              <w:t xml:space="preserve"> </w:t>
            </w:r>
            <w:r w:rsidRPr="005A4F9A">
              <w:rPr>
                <w:rFonts w:cs="B Lotus" w:hint="cs"/>
                <w:rtl/>
              </w:rPr>
              <w:t>نوع</w:t>
            </w:r>
            <w:r w:rsidRPr="005A4F9A">
              <w:rPr>
                <w:rFonts w:cs="B Lotus"/>
                <w:rtl/>
              </w:rPr>
              <w:t xml:space="preserve"> </w:t>
            </w:r>
            <w:r w:rsidRPr="005A4F9A">
              <w:rPr>
                <w:rFonts w:cs="B Lotus" w:hint="cs"/>
                <w:rtl/>
              </w:rPr>
              <w:t>پرداخت</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هزینه</w:t>
            </w:r>
            <w:r w:rsidRPr="005A4F9A">
              <w:rPr>
                <w:rFonts w:cs="B Lotus"/>
                <w:rtl/>
              </w:rPr>
              <w:t xml:space="preserve"> </w:t>
            </w:r>
            <w:r w:rsidRPr="005A4F9A">
              <w:rPr>
                <w:rFonts w:cs="B Lotus" w:hint="cs"/>
                <w:rtl/>
              </w:rPr>
              <w:t>بازیافت</w:t>
            </w:r>
            <w:r w:rsidRPr="005A4F9A">
              <w:rPr>
                <w:rFonts w:cs="B Lotus"/>
                <w:rtl/>
              </w:rPr>
              <w:t xml:space="preserve"> </w:t>
            </w:r>
            <w:r w:rsidRPr="005A4F9A">
              <w:rPr>
                <w:rFonts w:cs="B Lotus" w:hint="cs"/>
                <w:rtl/>
              </w:rPr>
              <w:t>میبایستی</w:t>
            </w:r>
            <w:r w:rsidRPr="005A4F9A">
              <w:rPr>
                <w:rFonts w:cs="B Lotus"/>
                <w:rtl/>
              </w:rPr>
              <w:t xml:space="preserve"> </w:t>
            </w:r>
            <w:r w:rsidRPr="005A4F9A">
              <w:rPr>
                <w:rFonts w:cs="B Lotus" w:hint="cs"/>
                <w:rtl/>
              </w:rPr>
              <w:t>منفی</w:t>
            </w:r>
            <w:r w:rsidRPr="005A4F9A">
              <w:rPr>
                <w:rFonts w:cs="B Lotus"/>
                <w:rtl/>
              </w:rPr>
              <w:t xml:space="preserve"> </w:t>
            </w:r>
            <w:r w:rsidRPr="005A4F9A">
              <w:rPr>
                <w:rFonts w:cs="B Lotus" w:hint="cs"/>
                <w:rtl/>
              </w:rPr>
              <w:t>ارسال</w:t>
            </w:r>
            <w:r w:rsidRPr="005A4F9A">
              <w:rPr>
                <w:rFonts w:cs="B Lotus"/>
                <w:rtl/>
              </w:rPr>
              <w:t xml:space="preserve"> </w:t>
            </w:r>
            <w:r w:rsidRPr="005A4F9A">
              <w:rPr>
                <w:rFonts w:cs="B Lotus" w:hint="cs"/>
                <w:rtl/>
              </w:rPr>
              <w:t>شود</w:t>
            </w:r>
            <w:r w:rsidRPr="005A4F9A">
              <w:rPr>
                <w:rFonts w:cs="B Lotus"/>
                <w:rtl/>
              </w:rPr>
              <w:t xml:space="preserve"> .</w:t>
            </w:r>
          </w:p>
        </w:tc>
      </w:tr>
      <w:tr w:rsidR="007B6537" w:rsidRPr="005A4F9A" w14:paraId="22955EAA"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0C550B1C" w14:textId="77777777" w:rsidR="007B6537" w:rsidRPr="005A4F9A" w:rsidRDefault="007B6537" w:rsidP="00E548F7">
            <w:pPr>
              <w:jc w:val="center"/>
              <w:rPr>
                <w:rFonts w:cs="B Lotus"/>
                <w:sz w:val="32"/>
                <w:szCs w:val="32"/>
                <w:rtl/>
              </w:rPr>
            </w:pPr>
            <w:r w:rsidRPr="005A4F9A">
              <w:rPr>
                <w:rFonts w:cs="B Lotus"/>
                <w:rtl/>
              </w:rPr>
              <w:t>21</w:t>
            </w:r>
          </w:p>
        </w:tc>
        <w:tc>
          <w:tcPr>
            <w:tcW w:w="7858" w:type="dxa"/>
          </w:tcPr>
          <w:p w14:paraId="3597FB6D"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Exp</w:t>
            </w:r>
            <w:r w:rsidRPr="005A4F9A">
              <w:rPr>
                <w:rFonts w:cs="B Lotus"/>
                <w:rtl/>
              </w:rPr>
              <w:t>_</w:t>
            </w:r>
            <w:r w:rsidRPr="005A4F9A">
              <w:rPr>
                <w:rFonts w:cs="B Lotus" w:hint="cs"/>
                <w:rtl/>
              </w:rPr>
              <w:t>با</w:t>
            </w:r>
            <w:r w:rsidRPr="005A4F9A">
              <w:rPr>
                <w:rFonts w:cs="B Lotus"/>
                <w:rtl/>
              </w:rPr>
              <w:t xml:space="preserve"> </w:t>
            </w:r>
            <w:r w:rsidRPr="005A4F9A">
              <w:rPr>
                <w:rFonts w:cs="B Lotus" w:hint="cs"/>
                <w:rtl/>
              </w:rPr>
              <w:t>توجه</w:t>
            </w:r>
            <w:r w:rsidRPr="005A4F9A">
              <w:rPr>
                <w:rFonts w:cs="B Lotus"/>
                <w:rtl/>
              </w:rPr>
              <w:t xml:space="preserve"> </w:t>
            </w:r>
            <w:r w:rsidRPr="005A4F9A">
              <w:rPr>
                <w:rFonts w:cs="B Lotus" w:hint="cs"/>
                <w:rtl/>
              </w:rPr>
              <w:t>به</w:t>
            </w:r>
            <w:r w:rsidRPr="005A4F9A">
              <w:rPr>
                <w:rFonts w:cs="B Lotus"/>
                <w:rtl/>
              </w:rPr>
              <w:t xml:space="preserve"> </w:t>
            </w:r>
            <w:r w:rsidRPr="005A4F9A">
              <w:rPr>
                <w:rFonts w:cs="B Lotus" w:hint="cs"/>
                <w:rtl/>
              </w:rPr>
              <w:t>نوع</w:t>
            </w:r>
            <w:r w:rsidRPr="005A4F9A">
              <w:rPr>
                <w:rFonts w:cs="B Lotus"/>
                <w:rtl/>
              </w:rPr>
              <w:t xml:space="preserve"> </w:t>
            </w:r>
            <w:r w:rsidRPr="005A4F9A">
              <w:rPr>
                <w:rFonts w:cs="B Lotus" w:hint="cs"/>
                <w:rtl/>
              </w:rPr>
              <w:t>پرداخت</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هزینه</w:t>
            </w:r>
            <w:r w:rsidRPr="005A4F9A">
              <w:rPr>
                <w:rFonts w:cs="B Lotus"/>
                <w:rtl/>
              </w:rPr>
              <w:t xml:space="preserve"> </w:t>
            </w:r>
            <w:r w:rsidRPr="005A4F9A">
              <w:rPr>
                <w:rFonts w:cs="B Lotus" w:hint="cs"/>
                <w:rtl/>
              </w:rPr>
              <w:t>بازیافت</w:t>
            </w:r>
            <w:r w:rsidRPr="005A4F9A">
              <w:rPr>
                <w:rFonts w:cs="B Lotus"/>
                <w:rtl/>
              </w:rPr>
              <w:t xml:space="preserve"> </w:t>
            </w:r>
            <w:r w:rsidRPr="005A4F9A">
              <w:rPr>
                <w:rFonts w:cs="B Lotus" w:hint="cs"/>
                <w:rtl/>
              </w:rPr>
              <w:t>میبایستی</w:t>
            </w:r>
            <w:r w:rsidRPr="005A4F9A">
              <w:rPr>
                <w:rFonts w:cs="B Lotus"/>
                <w:rtl/>
              </w:rPr>
              <w:t xml:space="preserve"> </w:t>
            </w:r>
            <w:r w:rsidRPr="005A4F9A">
              <w:rPr>
                <w:rFonts w:cs="B Lotus" w:hint="cs"/>
                <w:rtl/>
              </w:rPr>
              <w:t>مثبت</w:t>
            </w:r>
            <w:r w:rsidRPr="005A4F9A">
              <w:rPr>
                <w:rFonts w:cs="B Lotus"/>
                <w:rtl/>
              </w:rPr>
              <w:t xml:space="preserve"> </w:t>
            </w:r>
            <w:r w:rsidRPr="005A4F9A">
              <w:rPr>
                <w:rFonts w:cs="B Lotus" w:hint="cs"/>
                <w:rtl/>
              </w:rPr>
              <w:t>ارسال</w:t>
            </w:r>
            <w:r w:rsidRPr="005A4F9A">
              <w:rPr>
                <w:rFonts w:cs="B Lotus"/>
                <w:rtl/>
              </w:rPr>
              <w:t xml:space="preserve"> </w:t>
            </w:r>
            <w:r w:rsidRPr="005A4F9A">
              <w:rPr>
                <w:rFonts w:cs="B Lotus" w:hint="cs"/>
                <w:rtl/>
              </w:rPr>
              <w:t>شود</w:t>
            </w:r>
            <w:r w:rsidRPr="005A4F9A">
              <w:rPr>
                <w:rFonts w:cs="B Lotus"/>
                <w:rtl/>
              </w:rPr>
              <w:t xml:space="preserve"> .</w:t>
            </w:r>
          </w:p>
        </w:tc>
      </w:tr>
      <w:tr w:rsidR="007B6537" w:rsidRPr="005A4F9A" w14:paraId="55148465"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575D5FF8" w14:textId="77777777" w:rsidR="007B6537" w:rsidRPr="005A4F9A" w:rsidRDefault="007B6537" w:rsidP="00E548F7">
            <w:pPr>
              <w:jc w:val="center"/>
              <w:rPr>
                <w:rFonts w:cs="B Lotus"/>
                <w:sz w:val="32"/>
                <w:szCs w:val="32"/>
                <w:rtl/>
              </w:rPr>
            </w:pPr>
            <w:r w:rsidRPr="005A4F9A">
              <w:rPr>
                <w:rFonts w:cs="B Lotus"/>
                <w:rtl/>
              </w:rPr>
              <w:t>22</w:t>
            </w:r>
          </w:p>
        </w:tc>
        <w:tc>
          <w:tcPr>
            <w:tcW w:w="7858" w:type="dxa"/>
          </w:tcPr>
          <w:p w14:paraId="3437A07C"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PayAmnt</w:t>
            </w:r>
            <w:r w:rsidRPr="005A4F9A">
              <w:rPr>
                <w:rFonts w:cs="B Lotus"/>
                <w:rtl/>
              </w:rPr>
              <w:t>_</w:t>
            </w:r>
            <w:r w:rsidRPr="005A4F9A">
              <w:rPr>
                <w:rFonts w:cs="B Lotus" w:hint="cs"/>
                <w:rtl/>
              </w:rPr>
              <w:t>با</w:t>
            </w:r>
            <w:r w:rsidRPr="005A4F9A">
              <w:rPr>
                <w:rFonts w:cs="B Lotus"/>
                <w:rtl/>
              </w:rPr>
              <w:t xml:space="preserve"> </w:t>
            </w:r>
            <w:r w:rsidRPr="005A4F9A">
              <w:rPr>
                <w:rFonts w:cs="B Lotus" w:hint="cs"/>
                <w:rtl/>
              </w:rPr>
              <w:t>توجه</w:t>
            </w:r>
            <w:r w:rsidRPr="005A4F9A">
              <w:rPr>
                <w:rFonts w:cs="B Lotus"/>
                <w:rtl/>
              </w:rPr>
              <w:t xml:space="preserve"> </w:t>
            </w:r>
            <w:r w:rsidRPr="005A4F9A">
              <w:rPr>
                <w:rFonts w:cs="B Lotus" w:hint="cs"/>
                <w:rtl/>
              </w:rPr>
              <w:t>به</w:t>
            </w:r>
            <w:r w:rsidRPr="005A4F9A">
              <w:rPr>
                <w:rFonts w:cs="B Lotus"/>
                <w:rtl/>
              </w:rPr>
              <w:t xml:space="preserve"> </w:t>
            </w:r>
            <w:r w:rsidRPr="005A4F9A">
              <w:rPr>
                <w:rFonts w:cs="B Lotus" w:hint="cs"/>
                <w:rtl/>
              </w:rPr>
              <w:t>نوع</w:t>
            </w:r>
            <w:r w:rsidRPr="005A4F9A">
              <w:rPr>
                <w:rFonts w:cs="B Lotus"/>
                <w:rtl/>
              </w:rPr>
              <w:t xml:space="preserve"> </w:t>
            </w:r>
            <w:r w:rsidRPr="005A4F9A">
              <w:rPr>
                <w:rFonts w:cs="B Lotus" w:hint="cs"/>
                <w:rtl/>
              </w:rPr>
              <w:t>پرداخت</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مبلغ</w:t>
            </w:r>
            <w:r w:rsidRPr="005A4F9A">
              <w:rPr>
                <w:rFonts w:cs="B Lotus"/>
                <w:rtl/>
              </w:rPr>
              <w:t xml:space="preserve"> </w:t>
            </w:r>
            <w:r w:rsidRPr="005A4F9A">
              <w:rPr>
                <w:rFonts w:cs="B Lotus" w:hint="cs"/>
                <w:rtl/>
              </w:rPr>
              <w:t>پرداخت</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میبایستی</w:t>
            </w:r>
            <w:r w:rsidRPr="005A4F9A">
              <w:rPr>
                <w:rFonts w:cs="B Lotus"/>
                <w:rtl/>
              </w:rPr>
              <w:t xml:space="preserve"> </w:t>
            </w:r>
            <w:r w:rsidRPr="005A4F9A">
              <w:rPr>
                <w:rFonts w:cs="B Lotus" w:hint="cs"/>
                <w:rtl/>
              </w:rPr>
              <w:t>منفی</w:t>
            </w:r>
            <w:r w:rsidRPr="005A4F9A">
              <w:rPr>
                <w:rFonts w:cs="B Lotus"/>
                <w:rtl/>
              </w:rPr>
              <w:t xml:space="preserve"> </w:t>
            </w:r>
            <w:r w:rsidRPr="005A4F9A">
              <w:rPr>
                <w:rFonts w:cs="B Lotus" w:hint="cs"/>
                <w:rtl/>
              </w:rPr>
              <w:t>ارسال</w:t>
            </w:r>
            <w:r w:rsidRPr="005A4F9A">
              <w:rPr>
                <w:rFonts w:cs="B Lotus"/>
                <w:rtl/>
              </w:rPr>
              <w:t xml:space="preserve"> </w:t>
            </w:r>
            <w:r w:rsidRPr="005A4F9A">
              <w:rPr>
                <w:rFonts w:cs="B Lotus" w:hint="cs"/>
                <w:rtl/>
              </w:rPr>
              <w:t>شود</w:t>
            </w:r>
            <w:r w:rsidRPr="005A4F9A">
              <w:rPr>
                <w:rFonts w:cs="B Lotus"/>
                <w:rtl/>
              </w:rPr>
              <w:t xml:space="preserve"> .</w:t>
            </w:r>
          </w:p>
        </w:tc>
      </w:tr>
      <w:tr w:rsidR="007B6537" w:rsidRPr="005A4F9A" w14:paraId="2A9281A6"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0F27FE3F" w14:textId="77777777" w:rsidR="007B6537" w:rsidRPr="005A4F9A" w:rsidRDefault="007B6537" w:rsidP="00E548F7">
            <w:pPr>
              <w:jc w:val="center"/>
              <w:rPr>
                <w:rFonts w:cs="B Lotus"/>
                <w:sz w:val="32"/>
                <w:szCs w:val="32"/>
                <w:rtl/>
              </w:rPr>
            </w:pPr>
            <w:r w:rsidRPr="005A4F9A">
              <w:rPr>
                <w:rFonts w:cs="B Lotus"/>
                <w:rtl/>
              </w:rPr>
              <w:t>23</w:t>
            </w:r>
          </w:p>
        </w:tc>
        <w:tc>
          <w:tcPr>
            <w:tcW w:w="7858" w:type="dxa"/>
          </w:tcPr>
          <w:p w14:paraId="0C516B6A"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ThrDocLosPrsnCod</w:t>
            </w:r>
            <w:r w:rsidRPr="005A4F9A">
              <w:rPr>
                <w:rFonts w:cs="B Lotus"/>
                <w:rtl/>
              </w:rPr>
              <w:t xml:space="preserve"> - </w:t>
            </w:r>
            <w:r w:rsidRPr="005A4F9A">
              <w:rPr>
                <w:rFonts w:cs="B Lotus" w:hint="cs"/>
                <w:rtl/>
              </w:rPr>
              <w:t>کد</w:t>
            </w:r>
            <w:r w:rsidRPr="005A4F9A">
              <w:rPr>
                <w:rFonts w:cs="B Lotus"/>
                <w:rtl/>
              </w:rPr>
              <w:t xml:space="preserve"> </w:t>
            </w:r>
            <w:r w:rsidRPr="005A4F9A">
              <w:rPr>
                <w:rFonts w:cs="B Lotus" w:hint="cs"/>
                <w:rtl/>
              </w:rPr>
              <w:t>یکتا</w:t>
            </w:r>
            <w:r w:rsidRPr="005A4F9A">
              <w:rPr>
                <w:rFonts w:cs="B Lotus"/>
                <w:rtl/>
              </w:rPr>
              <w:t xml:space="preserve"> </w:t>
            </w:r>
            <w:r w:rsidRPr="005A4F9A">
              <w:rPr>
                <w:rFonts w:cs="B Lotus" w:hint="cs"/>
                <w:rtl/>
              </w:rPr>
              <w:t>زیان</w:t>
            </w:r>
            <w:r w:rsidRPr="005A4F9A">
              <w:rPr>
                <w:rFonts w:cs="B Lotus"/>
                <w:rtl/>
              </w:rPr>
              <w:t xml:space="preserve"> </w:t>
            </w:r>
            <w:r w:rsidRPr="005A4F9A">
              <w:rPr>
                <w:rFonts w:cs="B Lotus" w:hint="cs"/>
                <w:rtl/>
              </w:rPr>
              <w:t>دیده</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می</w:t>
            </w:r>
            <w:r w:rsidRPr="005A4F9A">
              <w:rPr>
                <w:rFonts w:cs="B Lotus"/>
                <w:rtl/>
              </w:rPr>
              <w:t xml:space="preserve"> </w:t>
            </w:r>
            <w:r w:rsidRPr="005A4F9A">
              <w:rPr>
                <w:rFonts w:cs="B Lotus" w:hint="cs"/>
                <w:rtl/>
              </w:rPr>
              <w:t>باشد</w:t>
            </w:r>
            <w:r w:rsidRPr="005A4F9A">
              <w:rPr>
                <w:rFonts w:cs="B Lotus"/>
                <w:rtl/>
              </w:rPr>
              <w:t xml:space="preserve"> .</w:t>
            </w:r>
          </w:p>
        </w:tc>
      </w:tr>
      <w:tr w:rsidR="007B6537" w:rsidRPr="005A4F9A" w14:paraId="7F8356C9"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5184835D" w14:textId="77777777" w:rsidR="007B6537" w:rsidRPr="005A4F9A" w:rsidRDefault="007B6537" w:rsidP="00E548F7">
            <w:pPr>
              <w:jc w:val="center"/>
              <w:rPr>
                <w:rFonts w:cs="B Lotus"/>
                <w:sz w:val="32"/>
                <w:szCs w:val="32"/>
                <w:rtl/>
              </w:rPr>
            </w:pPr>
            <w:r w:rsidRPr="005A4F9A">
              <w:rPr>
                <w:rFonts w:cs="B Lotus"/>
                <w:rtl/>
              </w:rPr>
              <w:t>24</w:t>
            </w:r>
          </w:p>
        </w:tc>
        <w:tc>
          <w:tcPr>
            <w:tcW w:w="7858" w:type="dxa"/>
          </w:tcPr>
          <w:p w14:paraId="63B05A41"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hint="cs"/>
                <w:rtl/>
              </w:rPr>
              <w:t>در</w:t>
            </w:r>
            <w:r w:rsidRPr="005A4F9A">
              <w:rPr>
                <w:rFonts w:cs="B Lotus"/>
                <w:rtl/>
              </w:rPr>
              <w:t xml:space="preserve"> </w:t>
            </w:r>
            <w:r w:rsidRPr="005A4F9A">
              <w:rPr>
                <w:rFonts w:cs="B Lotus" w:hint="cs"/>
                <w:rtl/>
              </w:rPr>
              <w:t>صورتی</w:t>
            </w:r>
            <w:r w:rsidRPr="005A4F9A">
              <w:rPr>
                <w:rFonts w:cs="B Lotus"/>
                <w:rtl/>
              </w:rPr>
              <w:t xml:space="preserve"> </w:t>
            </w:r>
            <w:r w:rsidRPr="005A4F9A">
              <w:rPr>
                <w:rFonts w:cs="B Lotus" w:hint="cs"/>
                <w:rtl/>
              </w:rPr>
              <w:t>که</w:t>
            </w:r>
            <w:r w:rsidRPr="005A4F9A">
              <w:rPr>
                <w:rFonts w:cs="B Lotus"/>
                <w:rtl/>
              </w:rPr>
              <w:t xml:space="preserve"> </w:t>
            </w:r>
            <w:r w:rsidRPr="005A4F9A">
              <w:rPr>
                <w:rFonts w:cs="B Lotus" w:hint="cs"/>
                <w:rtl/>
              </w:rPr>
              <w:t>زیان</w:t>
            </w:r>
            <w:r w:rsidRPr="005A4F9A">
              <w:rPr>
                <w:rFonts w:cs="B Lotus"/>
                <w:rtl/>
              </w:rPr>
              <w:t xml:space="preserve"> </w:t>
            </w:r>
            <w:r w:rsidRPr="005A4F9A">
              <w:rPr>
                <w:rFonts w:cs="B Lotus" w:hint="cs"/>
                <w:rtl/>
              </w:rPr>
              <w:t>دیده</w:t>
            </w:r>
            <w:r w:rsidRPr="005A4F9A">
              <w:rPr>
                <w:rFonts w:cs="B Lotus"/>
                <w:rtl/>
              </w:rPr>
              <w:t xml:space="preserve"> </w:t>
            </w:r>
            <w:r w:rsidRPr="005A4F9A">
              <w:rPr>
                <w:rFonts w:cs="B Lotus" w:hint="cs"/>
                <w:rtl/>
              </w:rPr>
              <w:t>انسان</w:t>
            </w:r>
            <w:r w:rsidRPr="005A4F9A">
              <w:rPr>
                <w:rFonts w:cs="B Lotus"/>
                <w:rtl/>
              </w:rPr>
              <w:t xml:space="preserve"> </w:t>
            </w:r>
            <w:r w:rsidRPr="005A4F9A">
              <w:rPr>
                <w:rFonts w:cs="B Lotus" w:hint="cs"/>
                <w:rtl/>
              </w:rPr>
              <w:t>باشد</w:t>
            </w:r>
            <w:r w:rsidRPr="005A4F9A">
              <w:rPr>
                <w:rFonts w:cs="B Lotus"/>
                <w:rtl/>
              </w:rPr>
              <w:t xml:space="preserve"> </w:t>
            </w:r>
            <w:r w:rsidRPr="005A4F9A">
              <w:rPr>
                <w:rFonts w:cs="B Lotus" w:hint="cs"/>
                <w:rtl/>
              </w:rPr>
              <w:t>و</w:t>
            </w:r>
            <w:r w:rsidRPr="005A4F9A">
              <w:rPr>
                <w:rFonts w:cs="B Lotus"/>
                <w:rtl/>
              </w:rPr>
              <w:t xml:space="preserve"> </w:t>
            </w:r>
            <w:r w:rsidRPr="005A4F9A">
              <w:rPr>
                <w:rFonts w:cs="B Lotus" w:hint="cs"/>
                <w:rtl/>
              </w:rPr>
              <w:t>تاریخ</w:t>
            </w:r>
            <w:r w:rsidRPr="005A4F9A">
              <w:rPr>
                <w:rFonts w:cs="B Lotus"/>
                <w:rtl/>
              </w:rPr>
              <w:t xml:space="preserve"> </w:t>
            </w:r>
            <w:r w:rsidRPr="005A4F9A">
              <w:rPr>
                <w:rFonts w:cs="B Lotus" w:hint="cs"/>
                <w:rtl/>
              </w:rPr>
              <w:t>فوت</w:t>
            </w:r>
            <w:r w:rsidRPr="005A4F9A">
              <w:rPr>
                <w:rFonts w:cs="B Lotus"/>
                <w:rtl/>
              </w:rPr>
              <w:t xml:space="preserve"> </w:t>
            </w:r>
            <w:r w:rsidRPr="005A4F9A">
              <w:rPr>
                <w:rFonts w:cs="B Lotus" w:hint="cs"/>
                <w:rtl/>
              </w:rPr>
              <w:t>آن</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باشد</w:t>
            </w:r>
            <w:r w:rsidRPr="005A4F9A">
              <w:rPr>
                <w:rFonts w:cs="B Lotus"/>
                <w:rtl/>
              </w:rPr>
              <w:t xml:space="preserve"> </w:t>
            </w:r>
            <w:r w:rsidRPr="005A4F9A">
              <w:rPr>
                <w:rFonts w:cs="B Lotus" w:hint="cs"/>
                <w:rtl/>
              </w:rPr>
              <w:t>ثبت</w:t>
            </w:r>
            <w:r w:rsidRPr="005A4F9A">
              <w:rPr>
                <w:rFonts w:cs="B Lotus"/>
                <w:rtl/>
              </w:rPr>
              <w:t xml:space="preserve"> </w:t>
            </w:r>
            <w:r w:rsidRPr="005A4F9A">
              <w:rPr>
                <w:rFonts w:cs="B Lotus" w:hint="cs"/>
                <w:rtl/>
              </w:rPr>
              <w:t>جراحت</w:t>
            </w:r>
            <w:r w:rsidRPr="005A4F9A">
              <w:rPr>
                <w:rFonts w:cs="B Lotus"/>
                <w:rtl/>
              </w:rPr>
              <w:t xml:space="preserve"> </w:t>
            </w:r>
            <w:r w:rsidRPr="005A4F9A">
              <w:rPr>
                <w:rFonts w:cs="B Lotus" w:hint="cs"/>
                <w:rtl/>
              </w:rPr>
              <w:t>اجباری</w:t>
            </w:r>
            <w:r w:rsidRPr="005A4F9A">
              <w:rPr>
                <w:rFonts w:cs="B Lotus"/>
                <w:rtl/>
              </w:rPr>
              <w:t xml:space="preserve"> </w:t>
            </w:r>
            <w:r w:rsidRPr="005A4F9A">
              <w:rPr>
                <w:rFonts w:cs="B Lotus" w:hint="cs"/>
                <w:rtl/>
              </w:rPr>
              <w:t>میباشد</w:t>
            </w:r>
            <w:r w:rsidRPr="005A4F9A">
              <w:rPr>
                <w:rFonts w:cs="B Lotus"/>
                <w:rtl/>
              </w:rPr>
              <w:t xml:space="preserve"> .</w:t>
            </w:r>
          </w:p>
        </w:tc>
      </w:tr>
      <w:tr w:rsidR="007B6537" w:rsidRPr="005A4F9A" w14:paraId="2ACC0F09"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6CA561CA" w14:textId="77777777" w:rsidR="007B6537" w:rsidRPr="005A4F9A" w:rsidRDefault="007B6537" w:rsidP="00E548F7">
            <w:pPr>
              <w:jc w:val="center"/>
              <w:rPr>
                <w:rFonts w:cs="B Lotus"/>
                <w:sz w:val="32"/>
                <w:szCs w:val="32"/>
                <w:rtl/>
              </w:rPr>
            </w:pPr>
            <w:r w:rsidRPr="005A4F9A">
              <w:rPr>
                <w:rFonts w:cs="B Lotus"/>
                <w:rtl/>
              </w:rPr>
              <w:t>25</w:t>
            </w:r>
          </w:p>
        </w:tc>
        <w:tc>
          <w:tcPr>
            <w:tcW w:w="7858" w:type="dxa"/>
          </w:tcPr>
          <w:p w14:paraId="1FA57D7E"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hint="cs"/>
                <w:rtl/>
              </w:rPr>
              <w:t>تخصیص</w:t>
            </w:r>
            <w:r w:rsidRPr="005A4F9A">
              <w:rPr>
                <w:rFonts w:cs="B Lotus"/>
                <w:rtl/>
              </w:rPr>
              <w:t xml:space="preserve"> </w:t>
            </w:r>
            <w:r w:rsidRPr="005A4F9A">
              <w:rPr>
                <w:rFonts w:cs="B Lotus" w:hint="cs"/>
                <w:rtl/>
              </w:rPr>
              <w:t>کد</w:t>
            </w:r>
            <w:r w:rsidRPr="005A4F9A">
              <w:rPr>
                <w:rFonts w:cs="B Lotus"/>
                <w:rtl/>
              </w:rPr>
              <w:t xml:space="preserve"> </w:t>
            </w:r>
            <w:r w:rsidRPr="005A4F9A">
              <w:rPr>
                <w:rFonts w:cs="B Lotus" w:hint="cs"/>
                <w:rtl/>
              </w:rPr>
              <w:t>یکتا</w:t>
            </w:r>
            <w:r w:rsidRPr="005A4F9A">
              <w:rPr>
                <w:rFonts w:cs="B Lotus"/>
                <w:rtl/>
              </w:rPr>
              <w:t xml:space="preserve"> </w:t>
            </w:r>
            <w:r w:rsidRPr="005A4F9A">
              <w:rPr>
                <w:rFonts w:cs="B Lotus" w:hint="cs"/>
                <w:rtl/>
              </w:rPr>
              <w:t>با</w:t>
            </w:r>
            <w:r w:rsidRPr="005A4F9A">
              <w:rPr>
                <w:rFonts w:cs="B Lotus"/>
                <w:rtl/>
              </w:rPr>
              <w:t xml:space="preserve"> </w:t>
            </w:r>
            <w:r w:rsidRPr="005A4F9A">
              <w:rPr>
                <w:rFonts w:cs="B Lotus" w:hint="cs"/>
                <w:rtl/>
              </w:rPr>
              <w:t>کاربری</w:t>
            </w:r>
            <w:r w:rsidRPr="005A4F9A">
              <w:rPr>
                <w:rFonts w:cs="B Lotus"/>
                <w:rtl/>
              </w:rPr>
              <w:t xml:space="preserve"> </w:t>
            </w:r>
            <w:r w:rsidRPr="005A4F9A">
              <w:rPr>
                <w:rFonts w:cs="B Lotus" w:hint="cs"/>
                <w:rtl/>
              </w:rPr>
              <w:t>تستی</w:t>
            </w:r>
            <w:r w:rsidRPr="005A4F9A">
              <w:rPr>
                <w:rFonts w:cs="B Lotus"/>
                <w:rtl/>
              </w:rPr>
              <w:t xml:space="preserve"> </w:t>
            </w:r>
            <w:r w:rsidRPr="005A4F9A">
              <w:rPr>
                <w:rFonts w:cs="B Lotus" w:hint="cs"/>
                <w:rtl/>
              </w:rPr>
              <w:t>وجود</w:t>
            </w:r>
            <w:r w:rsidRPr="005A4F9A">
              <w:rPr>
                <w:rFonts w:cs="B Lotus"/>
                <w:rtl/>
              </w:rPr>
              <w:t xml:space="preserve"> </w:t>
            </w:r>
            <w:r w:rsidRPr="005A4F9A">
              <w:rPr>
                <w:rFonts w:cs="B Lotus" w:hint="cs"/>
                <w:rtl/>
              </w:rPr>
              <w:t>ندارد</w:t>
            </w:r>
          </w:p>
        </w:tc>
      </w:tr>
      <w:tr w:rsidR="007B6537" w:rsidRPr="005A4F9A" w14:paraId="7C516057"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716991F3" w14:textId="77777777" w:rsidR="007B6537" w:rsidRPr="005A4F9A" w:rsidRDefault="007B6537" w:rsidP="00E548F7">
            <w:pPr>
              <w:jc w:val="center"/>
              <w:rPr>
                <w:rFonts w:cs="B Lotus"/>
                <w:sz w:val="32"/>
                <w:szCs w:val="32"/>
                <w:rtl/>
              </w:rPr>
            </w:pPr>
            <w:r w:rsidRPr="005A4F9A">
              <w:rPr>
                <w:rFonts w:cs="B Lotus"/>
                <w:rtl/>
              </w:rPr>
              <w:t>26</w:t>
            </w:r>
          </w:p>
        </w:tc>
        <w:tc>
          <w:tcPr>
            <w:tcW w:w="7858" w:type="dxa"/>
          </w:tcPr>
          <w:p w14:paraId="7A1114A1"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RcvNtnlId&amp;RcvLglId</w:t>
            </w:r>
            <w:r w:rsidRPr="005A4F9A">
              <w:rPr>
                <w:rFonts w:cs="B Lotus"/>
                <w:rtl/>
              </w:rPr>
              <w:t>_</w:t>
            </w:r>
            <w:r w:rsidRPr="005A4F9A">
              <w:rPr>
                <w:rFonts w:cs="B Lotus" w:hint="cs"/>
                <w:rtl/>
              </w:rPr>
              <w:t>کد</w:t>
            </w:r>
            <w:r w:rsidRPr="005A4F9A">
              <w:rPr>
                <w:rFonts w:cs="B Lotus"/>
                <w:rtl/>
              </w:rPr>
              <w:t xml:space="preserve"> </w:t>
            </w:r>
            <w:r w:rsidRPr="005A4F9A">
              <w:rPr>
                <w:rFonts w:cs="B Lotus" w:hint="cs"/>
                <w:rtl/>
              </w:rPr>
              <w:t>ملی</w:t>
            </w:r>
            <w:r w:rsidRPr="005A4F9A">
              <w:rPr>
                <w:rFonts w:cs="B Lotus"/>
                <w:rtl/>
              </w:rPr>
              <w:t xml:space="preserve"> </w:t>
            </w:r>
            <w:r w:rsidRPr="005A4F9A">
              <w:rPr>
                <w:rFonts w:cs="B Lotus" w:hint="cs"/>
                <w:rtl/>
              </w:rPr>
              <w:t>یا</w:t>
            </w:r>
            <w:r w:rsidRPr="005A4F9A">
              <w:rPr>
                <w:rFonts w:cs="B Lotus"/>
                <w:rtl/>
              </w:rPr>
              <w:t xml:space="preserve"> </w:t>
            </w:r>
            <w:r w:rsidRPr="005A4F9A">
              <w:rPr>
                <w:rFonts w:cs="B Lotus" w:hint="cs"/>
                <w:rtl/>
              </w:rPr>
              <w:t>شناسه</w:t>
            </w:r>
            <w:r w:rsidRPr="005A4F9A">
              <w:rPr>
                <w:rFonts w:cs="B Lotus"/>
                <w:rtl/>
              </w:rPr>
              <w:t xml:space="preserve"> </w:t>
            </w:r>
            <w:r w:rsidRPr="005A4F9A">
              <w:rPr>
                <w:rFonts w:cs="B Lotus" w:hint="cs"/>
                <w:rtl/>
              </w:rPr>
              <w:t>ملی</w:t>
            </w:r>
            <w:r w:rsidRPr="005A4F9A">
              <w:rPr>
                <w:rFonts w:cs="B Lotus"/>
                <w:rtl/>
              </w:rPr>
              <w:t xml:space="preserve"> </w:t>
            </w:r>
            <w:r w:rsidRPr="005A4F9A">
              <w:rPr>
                <w:rFonts w:cs="B Lotus" w:hint="cs"/>
                <w:rtl/>
              </w:rPr>
              <w:t>ارزیاب</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میباشد</w:t>
            </w:r>
            <w:r w:rsidRPr="005A4F9A">
              <w:rPr>
                <w:rFonts w:cs="B Lotus"/>
                <w:rtl/>
              </w:rPr>
              <w:t xml:space="preserve"> .</w:t>
            </w:r>
          </w:p>
        </w:tc>
      </w:tr>
      <w:tr w:rsidR="007B6537" w:rsidRPr="005A4F9A" w14:paraId="5350990F"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58E9F38C" w14:textId="77777777" w:rsidR="007B6537" w:rsidRPr="005A4F9A" w:rsidRDefault="007B6537" w:rsidP="00E548F7">
            <w:pPr>
              <w:jc w:val="center"/>
              <w:rPr>
                <w:rFonts w:cs="B Lotus"/>
                <w:sz w:val="32"/>
                <w:szCs w:val="32"/>
                <w:rtl/>
              </w:rPr>
            </w:pPr>
            <w:r w:rsidRPr="005A4F9A">
              <w:rPr>
                <w:rFonts w:cs="B Lotus"/>
                <w:rtl/>
              </w:rPr>
              <w:t>27</w:t>
            </w:r>
          </w:p>
        </w:tc>
        <w:tc>
          <w:tcPr>
            <w:tcW w:w="7858" w:type="dxa"/>
          </w:tcPr>
          <w:p w14:paraId="22312B23"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RcvNtnlId&amp;RcvLglId</w:t>
            </w:r>
            <w:r w:rsidRPr="005A4F9A">
              <w:rPr>
                <w:rFonts w:cs="B Lotus"/>
                <w:rtl/>
              </w:rPr>
              <w:t>_</w:t>
            </w:r>
            <w:r w:rsidRPr="005A4F9A">
              <w:rPr>
                <w:rFonts w:cs="B Lotus" w:hint="cs"/>
                <w:rtl/>
              </w:rPr>
              <w:t>کد</w:t>
            </w:r>
            <w:r w:rsidRPr="005A4F9A">
              <w:rPr>
                <w:rFonts w:cs="B Lotus"/>
                <w:rtl/>
              </w:rPr>
              <w:t xml:space="preserve"> </w:t>
            </w:r>
            <w:r w:rsidRPr="005A4F9A">
              <w:rPr>
                <w:rFonts w:cs="B Lotus" w:hint="cs"/>
                <w:rtl/>
              </w:rPr>
              <w:t>ملی</w:t>
            </w:r>
            <w:r w:rsidRPr="005A4F9A">
              <w:rPr>
                <w:rFonts w:cs="B Lotus"/>
                <w:rtl/>
              </w:rPr>
              <w:t xml:space="preserve"> </w:t>
            </w:r>
            <w:r w:rsidRPr="005A4F9A">
              <w:rPr>
                <w:rFonts w:cs="B Lotus" w:hint="cs"/>
                <w:rtl/>
              </w:rPr>
              <w:t>یا</w:t>
            </w:r>
            <w:r w:rsidRPr="005A4F9A">
              <w:rPr>
                <w:rFonts w:cs="B Lotus"/>
                <w:rtl/>
              </w:rPr>
              <w:t xml:space="preserve"> </w:t>
            </w:r>
            <w:r w:rsidRPr="005A4F9A">
              <w:rPr>
                <w:rFonts w:cs="B Lotus" w:hint="cs"/>
                <w:rtl/>
              </w:rPr>
              <w:t>شناسه</w:t>
            </w:r>
            <w:r w:rsidRPr="005A4F9A">
              <w:rPr>
                <w:rFonts w:cs="B Lotus"/>
                <w:rtl/>
              </w:rPr>
              <w:t xml:space="preserve"> </w:t>
            </w:r>
            <w:r w:rsidRPr="005A4F9A">
              <w:rPr>
                <w:rFonts w:cs="B Lotus" w:hint="cs"/>
                <w:rtl/>
              </w:rPr>
              <w:t>ملی</w:t>
            </w:r>
            <w:r w:rsidRPr="005A4F9A">
              <w:rPr>
                <w:rFonts w:cs="B Lotus"/>
                <w:rtl/>
              </w:rPr>
              <w:t xml:space="preserve"> </w:t>
            </w:r>
            <w:r w:rsidRPr="005A4F9A">
              <w:rPr>
                <w:rFonts w:cs="B Lotus" w:hint="cs"/>
                <w:rtl/>
              </w:rPr>
              <w:t>گیرنده</w:t>
            </w:r>
            <w:r w:rsidRPr="005A4F9A">
              <w:rPr>
                <w:rFonts w:cs="B Lotus"/>
                <w:rtl/>
              </w:rPr>
              <w:t xml:space="preserve"> </w:t>
            </w:r>
            <w:r w:rsidRPr="005A4F9A">
              <w:rPr>
                <w:rFonts w:cs="B Lotus" w:hint="cs"/>
                <w:rtl/>
              </w:rPr>
              <w:t>هزینه</w:t>
            </w:r>
            <w:r w:rsidRPr="005A4F9A">
              <w:rPr>
                <w:rFonts w:cs="B Lotus"/>
                <w:rtl/>
              </w:rPr>
              <w:t xml:space="preserve"> </w:t>
            </w:r>
            <w:r w:rsidRPr="005A4F9A">
              <w:rPr>
                <w:rFonts w:cs="B Lotus" w:hint="cs"/>
                <w:rtl/>
              </w:rPr>
              <w:t>کارشناسی</w:t>
            </w:r>
            <w:r w:rsidRPr="005A4F9A">
              <w:rPr>
                <w:rFonts w:cs="B Lotus"/>
                <w:rtl/>
              </w:rPr>
              <w:t xml:space="preserve"> </w:t>
            </w:r>
            <w:r w:rsidRPr="005A4F9A">
              <w:rPr>
                <w:rFonts w:cs="B Lotus" w:hint="cs"/>
                <w:rtl/>
              </w:rPr>
              <w:t>معتبر</w:t>
            </w:r>
            <w:r w:rsidRPr="005A4F9A">
              <w:rPr>
                <w:rFonts w:cs="B Lotus"/>
                <w:rtl/>
              </w:rPr>
              <w:t xml:space="preserve"> </w:t>
            </w:r>
            <w:r w:rsidRPr="005A4F9A">
              <w:rPr>
                <w:rFonts w:cs="B Lotus" w:hint="cs"/>
                <w:rtl/>
              </w:rPr>
              <w:t>نمی</w:t>
            </w:r>
            <w:r w:rsidRPr="005A4F9A">
              <w:rPr>
                <w:rFonts w:cs="B Lotus"/>
                <w:rtl/>
              </w:rPr>
              <w:t xml:space="preserve"> </w:t>
            </w:r>
            <w:r w:rsidRPr="005A4F9A">
              <w:rPr>
                <w:rFonts w:cs="B Lotus" w:hint="cs"/>
                <w:rtl/>
              </w:rPr>
              <w:t>باشد</w:t>
            </w:r>
            <w:r w:rsidRPr="005A4F9A">
              <w:rPr>
                <w:rFonts w:cs="B Lotus"/>
                <w:rtl/>
              </w:rPr>
              <w:t>.</w:t>
            </w:r>
          </w:p>
        </w:tc>
      </w:tr>
      <w:tr w:rsidR="007B6537" w:rsidRPr="005A4F9A" w14:paraId="39DE3ED9"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560CA8E4" w14:textId="77777777" w:rsidR="007B6537" w:rsidRPr="005A4F9A" w:rsidRDefault="007B6537" w:rsidP="00E548F7">
            <w:pPr>
              <w:jc w:val="center"/>
              <w:rPr>
                <w:rFonts w:cs="B Lotus"/>
                <w:sz w:val="32"/>
                <w:szCs w:val="32"/>
                <w:rtl/>
              </w:rPr>
            </w:pPr>
            <w:r w:rsidRPr="005A4F9A">
              <w:rPr>
                <w:rFonts w:cs="B Lotus"/>
                <w:rtl/>
              </w:rPr>
              <w:t>28</w:t>
            </w:r>
          </w:p>
        </w:tc>
        <w:tc>
          <w:tcPr>
            <w:tcW w:w="7858" w:type="dxa"/>
          </w:tcPr>
          <w:p w14:paraId="3EB827DE"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Rcy</w:t>
            </w:r>
            <w:r w:rsidRPr="005A4F9A">
              <w:rPr>
                <w:rFonts w:cs="B Lotus"/>
                <w:rtl/>
              </w:rPr>
              <w:t xml:space="preserve"> - </w:t>
            </w:r>
            <w:r w:rsidRPr="005A4F9A">
              <w:rPr>
                <w:rFonts w:cs="B Lotus" w:hint="cs"/>
                <w:rtl/>
              </w:rPr>
              <w:t>با</w:t>
            </w:r>
            <w:r w:rsidRPr="005A4F9A">
              <w:rPr>
                <w:rFonts w:cs="B Lotus"/>
                <w:rtl/>
              </w:rPr>
              <w:t xml:space="preserve"> </w:t>
            </w:r>
            <w:r w:rsidRPr="005A4F9A">
              <w:rPr>
                <w:rFonts w:cs="B Lotus" w:hint="cs"/>
                <w:rtl/>
              </w:rPr>
              <w:t>توجه</w:t>
            </w:r>
            <w:r w:rsidRPr="005A4F9A">
              <w:rPr>
                <w:rFonts w:cs="B Lotus"/>
                <w:rtl/>
              </w:rPr>
              <w:t xml:space="preserve"> </w:t>
            </w:r>
            <w:r w:rsidRPr="005A4F9A">
              <w:rPr>
                <w:rFonts w:cs="B Lotus" w:hint="cs"/>
                <w:rtl/>
              </w:rPr>
              <w:t>به</w:t>
            </w:r>
            <w:r w:rsidRPr="005A4F9A">
              <w:rPr>
                <w:rFonts w:cs="B Lotus"/>
                <w:rtl/>
              </w:rPr>
              <w:t xml:space="preserve"> </w:t>
            </w:r>
            <w:r w:rsidRPr="005A4F9A">
              <w:rPr>
                <w:rFonts w:cs="B Lotus" w:hint="cs"/>
                <w:rtl/>
              </w:rPr>
              <w:t>نوع</w:t>
            </w:r>
            <w:r w:rsidRPr="005A4F9A">
              <w:rPr>
                <w:rFonts w:cs="B Lotus"/>
                <w:rtl/>
              </w:rPr>
              <w:t xml:space="preserve"> </w:t>
            </w:r>
            <w:r w:rsidRPr="005A4F9A">
              <w:rPr>
                <w:rFonts w:cs="B Lotus" w:hint="cs"/>
                <w:rtl/>
              </w:rPr>
              <w:t>پرداخت</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فقط</w:t>
            </w:r>
            <w:r w:rsidRPr="005A4F9A">
              <w:rPr>
                <w:rFonts w:cs="B Lotus"/>
                <w:rtl/>
              </w:rPr>
              <w:t xml:space="preserve"> </w:t>
            </w:r>
            <w:r w:rsidRPr="005A4F9A">
              <w:rPr>
                <w:rFonts w:cs="B Lotus" w:hint="cs"/>
                <w:rtl/>
              </w:rPr>
              <w:t>میبایستی</w:t>
            </w:r>
            <w:r w:rsidRPr="005A4F9A">
              <w:rPr>
                <w:rFonts w:cs="B Lotus"/>
                <w:rtl/>
              </w:rPr>
              <w:t xml:space="preserve"> </w:t>
            </w:r>
            <w:r w:rsidRPr="005A4F9A">
              <w:rPr>
                <w:rFonts w:cs="B Lotus" w:hint="cs"/>
                <w:rtl/>
              </w:rPr>
              <w:t>هزینه</w:t>
            </w:r>
            <w:r w:rsidRPr="005A4F9A">
              <w:rPr>
                <w:rFonts w:cs="B Lotus"/>
                <w:rtl/>
              </w:rPr>
              <w:t xml:space="preserve"> </w:t>
            </w:r>
            <w:r w:rsidRPr="005A4F9A">
              <w:rPr>
                <w:rFonts w:cs="B Lotus" w:hint="cs"/>
                <w:rtl/>
              </w:rPr>
              <w:t>بازیافت</w:t>
            </w:r>
            <w:r w:rsidRPr="005A4F9A">
              <w:rPr>
                <w:rFonts w:cs="B Lotus"/>
                <w:rtl/>
              </w:rPr>
              <w:t xml:space="preserve"> </w:t>
            </w:r>
            <w:r w:rsidRPr="005A4F9A">
              <w:rPr>
                <w:rFonts w:cs="B Lotus" w:hint="cs"/>
                <w:rtl/>
              </w:rPr>
              <w:t>بزگتر</w:t>
            </w:r>
            <w:r w:rsidRPr="005A4F9A">
              <w:rPr>
                <w:rFonts w:cs="B Lotus"/>
                <w:rtl/>
              </w:rPr>
              <w:t xml:space="preserve"> </w:t>
            </w:r>
            <w:r w:rsidRPr="005A4F9A">
              <w:rPr>
                <w:rFonts w:cs="B Lotus" w:hint="cs"/>
                <w:rtl/>
              </w:rPr>
              <w:t>از</w:t>
            </w:r>
            <w:r w:rsidRPr="005A4F9A">
              <w:rPr>
                <w:rFonts w:cs="B Lotus"/>
                <w:rtl/>
              </w:rPr>
              <w:t xml:space="preserve"> </w:t>
            </w:r>
            <w:r w:rsidRPr="005A4F9A">
              <w:rPr>
                <w:rFonts w:cs="B Lotus" w:hint="cs"/>
                <w:rtl/>
              </w:rPr>
              <w:t>صفر</w:t>
            </w:r>
            <w:r w:rsidRPr="005A4F9A">
              <w:rPr>
                <w:rFonts w:cs="B Lotus"/>
                <w:rtl/>
              </w:rPr>
              <w:t xml:space="preserve"> </w:t>
            </w:r>
            <w:r w:rsidRPr="005A4F9A">
              <w:rPr>
                <w:rFonts w:cs="B Lotus" w:hint="cs"/>
                <w:rtl/>
              </w:rPr>
              <w:t>ارسال</w:t>
            </w:r>
            <w:r w:rsidRPr="005A4F9A">
              <w:rPr>
                <w:rFonts w:cs="B Lotus"/>
                <w:rtl/>
              </w:rPr>
              <w:t xml:space="preserve"> </w:t>
            </w:r>
            <w:r w:rsidRPr="005A4F9A">
              <w:rPr>
                <w:rFonts w:cs="B Lotus" w:hint="cs"/>
                <w:rtl/>
              </w:rPr>
              <w:t>شود</w:t>
            </w:r>
            <w:r w:rsidRPr="005A4F9A">
              <w:rPr>
                <w:rFonts w:cs="B Lotus"/>
                <w:rtl/>
              </w:rPr>
              <w:t xml:space="preserve"> .</w:t>
            </w:r>
          </w:p>
        </w:tc>
      </w:tr>
      <w:tr w:rsidR="007B6537" w:rsidRPr="005A4F9A" w14:paraId="3AA0D640"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1E1DE473" w14:textId="77777777" w:rsidR="007B6537" w:rsidRPr="005A4F9A" w:rsidRDefault="007B6537" w:rsidP="00E548F7">
            <w:pPr>
              <w:jc w:val="center"/>
              <w:rPr>
                <w:rFonts w:cs="B Lotus"/>
                <w:sz w:val="32"/>
                <w:szCs w:val="32"/>
                <w:rtl/>
              </w:rPr>
            </w:pPr>
            <w:r w:rsidRPr="005A4F9A">
              <w:rPr>
                <w:rFonts w:cs="B Lotus"/>
                <w:rtl/>
              </w:rPr>
              <w:t>29</w:t>
            </w:r>
          </w:p>
        </w:tc>
        <w:tc>
          <w:tcPr>
            <w:tcW w:w="7858" w:type="dxa"/>
          </w:tcPr>
          <w:p w14:paraId="7BD1CC8A"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ThrRcyTypCod</w:t>
            </w:r>
            <w:r w:rsidRPr="005A4F9A">
              <w:rPr>
                <w:rFonts w:cs="B Lotus"/>
                <w:rtl/>
              </w:rPr>
              <w:t xml:space="preserve"> - </w:t>
            </w:r>
            <w:r w:rsidRPr="005A4F9A">
              <w:rPr>
                <w:rFonts w:cs="B Lotus" w:hint="cs"/>
                <w:rtl/>
              </w:rPr>
              <w:t>کد</w:t>
            </w:r>
            <w:r w:rsidRPr="005A4F9A">
              <w:rPr>
                <w:rFonts w:cs="B Lotus"/>
                <w:rtl/>
              </w:rPr>
              <w:t xml:space="preserve"> </w:t>
            </w:r>
            <w:r w:rsidRPr="005A4F9A">
              <w:rPr>
                <w:rFonts w:cs="B Lotus" w:hint="cs"/>
                <w:rtl/>
              </w:rPr>
              <w:t>نوع</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بازیافتی</w:t>
            </w:r>
            <w:r w:rsidRPr="005A4F9A">
              <w:rPr>
                <w:rFonts w:cs="B Lotus"/>
                <w:rtl/>
              </w:rPr>
              <w:t xml:space="preserve"> </w:t>
            </w:r>
            <w:r w:rsidRPr="005A4F9A">
              <w:rPr>
                <w:rFonts w:cs="B Lotus" w:hint="cs"/>
                <w:rtl/>
              </w:rPr>
              <w:t>نا</w:t>
            </w:r>
            <w:r w:rsidRPr="005A4F9A">
              <w:rPr>
                <w:rFonts w:cs="B Lotus"/>
                <w:rtl/>
              </w:rPr>
              <w:t xml:space="preserve"> </w:t>
            </w:r>
            <w:r w:rsidRPr="005A4F9A">
              <w:rPr>
                <w:rFonts w:cs="B Lotus" w:hint="cs"/>
                <w:rtl/>
              </w:rPr>
              <w:t>معتبر</w:t>
            </w:r>
            <w:r w:rsidRPr="005A4F9A">
              <w:rPr>
                <w:rFonts w:cs="B Lotus"/>
                <w:rtl/>
              </w:rPr>
              <w:t xml:space="preserve"> </w:t>
            </w:r>
            <w:r w:rsidRPr="005A4F9A">
              <w:rPr>
                <w:rFonts w:cs="B Lotus" w:hint="cs"/>
                <w:rtl/>
              </w:rPr>
              <w:t>است</w:t>
            </w:r>
            <w:r w:rsidRPr="005A4F9A">
              <w:rPr>
                <w:rFonts w:cs="B Lotus"/>
                <w:rtl/>
              </w:rPr>
              <w:t xml:space="preserve"> .</w:t>
            </w:r>
          </w:p>
        </w:tc>
      </w:tr>
      <w:tr w:rsidR="007B6537" w:rsidRPr="005A4F9A" w14:paraId="4F39034D"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47482280" w14:textId="77777777" w:rsidR="007B6537" w:rsidRPr="005A4F9A" w:rsidRDefault="007B6537" w:rsidP="00E548F7">
            <w:pPr>
              <w:jc w:val="center"/>
              <w:rPr>
                <w:rFonts w:cs="B Lotus"/>
                <w:sz w:val="32"/>
                <w:szCs w:val="32"/>
                <w:rtl/>
              </w:rPr>
            </w:pPr>
            <w:r w:rsidRPr="005A4F9A">
              <w:rPr>
                <w:rFonts w:cs="B Lotus"/>
                <w:rtl/>
              </w:rPr>
              <w:t>30</w:t>
            </w:r>
          </w:p>
        </w:tc>
        <w:tc>
          <w:tcPr>
            <w:tcW w:w="7858" w:type="dxa"/>
          </w:tcPr>
          <w:p w14:paraId="35606CC1"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ThrRcyTypCod</w:t>
            </w:r>
            <w:r w:rsidRPr="005A4F9A">
              <w:rPr>
                <w:rFonts w:cs="B Lotus"/>
                <w:rtl/>
              </w:rPr>
              <w:t xml:space="preserve"> - </w:t>
            </w:r>
            <w:r w:rsidRPr="005A4F9A">
              <w:rPr>
                <w:rFonts w:cs="B Lotus" w:hint="cs"/>
                <w:rtl/>
              </w:rPr>
              <w:t>در</w:t>
            </w:r>
            <w:r w:rsidRPr="005A4F9A">
              <w:rPr>
                <w:rFonts w:cs="B Lotus"/>
                <w:rtl/>
              </w:rPr>
              <w:t xml:space="preserve"> </w:t>
            </w:r>
            <w:r w:rsidRPr="005A4F9A">
              <w:rPr>
                <w:rFonts w:cs="B Lotus" w:hint="cs"/>
                <w:rtl/>
              </w:rPr>
              <w:t>صورتی</w:t>
            </w:r>
            <w:r w:rsidRPr="005A4F9A">
              <w:rPr>
                <w:rFonts w:cs="B Lotus"/>
                <w:rtl/>
              </w:rPr>
              <w:t xml:space="preserve"> </w:t>
            </w:r>
            <w:r w:rsidRPr="005A4F9A">
              <w:rPr>
                <w:rFonts w:cs="B Lotus" w:hint="cs"/>
                <w:rtl/>
              </w:rPr>
              <w:t>که</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بازیافت</w:t>
            </w:r>
            <w:r w:rsidRPr="005A4F9A">
              <w:rPr>
                <w:rFonts w:cs="B Lotus"/>
                <w:rtl/>
              </w:rPr>
              <w:t xml:space="preserve"> </w:t>
            </w:r>
            <w:r w:rsidRPr="005A4F9A">
              <w:rPr>
                <w:rFonts w:cs="B Lotus" w:hint="cs"/>
                <w:rtl/>
              </w:rPr>
              <w:t>ارسال</w:t>
            </w:r>
            <w:r w:rsidRPr="005A4F9A">
              <w:rPr>
                <w:rFonts w:cs="B Lotus"/>
                <w:rtl/>
              </w:rPr>
              <w:t xml:space="preserve"> </w:t>
            </w:r>
            <w:r w:rsidRPr="005A4F9A">
              <w:rPr>
                <w:rFonts w:cs="B Lotus" w:hint="cs"/>
                <w:rtl/>
              </w:rPr>
              <w:t>شده</w:t>
            </w:r>
            <w:r w:rsidRPr="005A4F9A">
              <w:rPr>
                <w:rFonts w:cs="B Lotus"/>
                <w:rtl/>
              </w:rPr>
              <w:t xml:space="preserve"> </w:t>
            </w:r>
            <w:r w:rsidRPr="005A4F9A">
              <w:rPr>
                <w:rFonts w:cs="B Lotus" w:hint="cs"/>
                <w:rtl/>
              </w:rPr>
              <w:t>باشد،</w:t>
            </w:r>
            <w:r w:rsidRPr="005A4F9A">
              <w:rPr>
                <w:rFonts w:cs="B Lotus"/>
                <w:rtl/>
              </w:rPr>
              <w:t xml:space="preserve"> </w:t>
            </w:r>
            <w:r w:rsidRPr="005A4F9A">
              <w:rPr>
                <w:rFonts w:cs="B Lotus" w:hint="cs"/>
                <w:rtl/>
              </w:rPr>
              <w:t>کد</w:t>
            </w:r>
            <w:r w:rsidRPr="005A4F9A">
              <w:rPr>
                <w:rFonts w:cs="B Lotus"/>
                <w:rtl/>
              </w:rPr>
              <w:t xml:space="preserve"> </w:t>
            </w:r>
            <w:r w:rsidRPr="005A4F9A">
              <w:rPr>
                <w:rFonts w:cs="B Lotus" w:hint="cs"/>
                <w:rtl/>
              </w:rPr>
              <w:t>نوع</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بازیافتی</w:t>
            </w:r>
            <w:r w:rsidRPr="005A4F9A">
              <w:rPr>
                <w:rFonts w:cs="B Lotus"/>
                <w:rtl/>
              </w:rPr>
              <w:t xml:space="preserve"> </w:t>
            </w:r>
            <w:r w:rsidRPr="005A4F9A">
              <w:rPr>
                <w:rFonts w:cs="B Lotus" w:hint="cs"/>
                <w:rtl/>
              </w:rPr>
              <w:t>اجباری</w:t>
            </w:r>
            <w:r w:rsidRPr="005A4F9A">
              <w:rPr>
                <w:rFonts w:cs="B Lotus"/>
                <w:rtl/>
              </w:rPr>
              <w:t xml:space="preserve"> </w:t>
            </w:r>
            <w:r w:rsidRPr="005A4F9A">
              <w:rPr>
                <w:rFonts w:cs="B Lotus" w:hint="cs"/>
                <w:rtl/>
              </w:rPr>
              <w:t>است</w:t>
            </w:r>
            <w:r w:rsidRPr="005A4F9A">
              <w:rPr>
                <w:rFonts w:cs="B Lotus"/>
                <w:rtl/>
              </w:rPr>
              <w:t xml:space="preserve"> .</w:t>
            </w:r>
          </w:p>
        </w:tc>
      </w:tr>
      <w:tr w:rsidR="007B6537" w:rsidRPr="005A4F9A" w14:paraId="334A8904"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59407CFC" w14:textId="77777777" w:rsidR="007B6537" w:rsidRPr="005A4F9A" w:rsidRDefault="007B6537" w:rsidP="00E548F7">
            <w:pPr>
              <w:jc w:val="center"/>
              <w:rPr>
                <w:rFonts w:cs="B Lotus"/>
                <w:sz w:val="32"/>
                <w:szCs w:val="32"/>
                <w:rtl/>
              </w:rPr>
            </w:pPr>
            <w:r w:rsidRPr="005A4F9A">
              <w:rPr>
                <w:rFonts w:cs="B Lotus"/>
                <w:rtl/>
              </w:rPr>
              <w:t>31</w:t>
            </w:r>
          </w:p>
        </w:tc>
        <w:tc>
          <w:tcPr>
            <w:tcW w:w="7858" w:type="dxa"/>
          </w:tcPr>
          <w:p w14:paraId="1A07AB7D"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EvlNtnlId&amp;EvlLglId</w:t>
            </w:r>
            <w:r w:rsidRPr="005A4F9A">
              <w:rPr>
                <w:rFonts w:cs="B Lotus"/>
                <w:rtl/>
              </w:rPr>
              <w:t>_</w:t>
            </w:r>
            <w:r w:rsidRPr="005A4F9A">
              <w:rPr>
                <w:rFonts w:cs="B Lotus" w:hint="cs"/>
                <w:rtl/>
              </w:rPr>
              <w:t>کد</w:t>
            </w:r>
            <w:r w:rsidRPr="005A4F9A">
              <w:rPr>
                <w:rFonts w:cs="B Lotus"/>
                <w:rtl/>
              </w:rPr>
              <w:t xml:space="preserve"> </w:t>
            </w:r>
            <w:r w:rsidRPr="005A4F9A">
              <w:rPr>
                <w:rFonts w:cs="B Lotus" w:hint="cs"/>
                <w:rtl/>
              </w:rPr>
              <w:t>ملی</w:t>
            </w:r>
            <w:r w:rsidRPr="005A4F9A">
              <w:rPr>
                <w:rFonts w:cs="B Lotus"/>
                <w:rtl/>
              </w:rPr>
              <w:t xml:space="preserve"> </w:t>
            </w:r>
            <w:r w:rsidRPr="005A4F9A">
              <w:rPr>
                <w:rFonts w:cs="B Lotus" w:hint="cs"/>
                <w:rtl/>
              </w:rPr>
              <w:t>یا</w:t>
            </w:r>
            <w:r w:rsidRPr="005A4F9A">
              <w:rPr>
                <w:rFonts w:cs="B Lotus"/>
                <w:rtl/>
              </w:rPr>
              <w:t xml:space="preserve"> </w:t>
            </w:r>
            <w:r w:rsidRPr="005A4F9A">
              <w:rPr>
                <w:rFonts w:cs="B Lotus" w:hint="cs"/>
                <w:rtl/>
              </w:rPr>
              <w:t>شناسه</w:t>
            </w:r>
            <w:r w:rsidRPr="005A4F9A">
              <w:rPr>
                <w:rFonts w:cs="B Lotus"/>
                <w:rtl/>
              </w:rPr>
              <w:t xml:space="preserve"> </w:t>
            </w:r>
            <w:r w:rsidRPr="005A4F9A">
              <w:rPr>
                <w:rFonts w:cs="B Lotus" w:hint="cs"/>
                <w:rtl/>
              </w:rPr>
              <w:t>ملی</w:t>
            </w:r>
            <w:r w:rsidRPr="005A4F9A">
              <w:rPr>
                <w:rFonts w:cs="B Lotus"/>
                <w:rtl/>
              </w:rPr>
              <w:t xml:space="preserve"> </w:t>
            </w:r>
            <w:r w:rsidRPr="005A4F9A">
              <w:rPr>
                <w:rFonts w:cs="B Lotus" w:hint="cs"/>
                <w:rtl/>
              </w:rPr>
              <w:t>ارزیاب</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می</w:t>
            </w:r>
            <w:r w:rsidRPr="005A4F9A">
              <w:rPr>
                <w:rFonts w:cs="B Lotus"/>
                <w:rtl/>
              </w:rPr>
              <w:t xml:space="preserve"> </w:t>
            </w:r>
            <w:r w:rsidRPr="005A4F9A">
              <w:rPr>
                <w:rFonts w:cs="B Lotus" w:hint="cs"/>
                <w:rtl/>
              </w:rPr>
              <w:t>باشد</w:t>
            </w:r>
            <w:r w:rsidRPr="005A4F9A">
              <w:rPr>
                <w:rFonts w:cs="B Lotus"/>
                <w:rtl/>
              </w:rPr>
              <w:t xml:space="preserve">. </w:t>
            </w:r>
          </w:p>
        </w:tc>
      </w:tr>
      <w:tr w:rsidR="007B6537" w:rsidRPr="005A4F9A" w14:paraId="5533FBDA"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4D77378B" w14:textId="77777777" w:rsidR="007B6537" w:rsidRPr="005A4F9A" w:rsidRDefault="007B6537" w:rsidP="00E548F7">
            <w:pPr>
              <w:jc w:val="center"/>
              <w:rPr>
                <w:rFonts w:cs="B Lotus"/>
                <w:sz w:val="32"/>
                <w:szCs w:val="32"/>
                <w:rtl/>
              </w:rPr>
            </w:pPr>
            <w:r w:rsidRPr="005A4F9A">
              <w:rPr>
                <w:rFonts w:cs="B Lotus"/>
                <w:rtl/>
              </w:rPr>
              <w:t>32</w:t>
            </w:r>
          </w:p>
        </w:tc>
        <w:tc>
          <w:tcPr>
            <w:tcW w:w="7858" w:type="dxa"/>
          </w:tcPr>
          <w:p w14:paraId="719AA835"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EvlNtnlId&amp;EvlLglId</w:t>
            </w:r>
            <w:r w:rsidRPr="005A4F9A">
              <w:rPr>
                <w:rFonts w:cs="B Lotus"/>
                <w:rtl/>
              </w:rPr>
              <w:t>_</w:t>
            </w:r>
            <w:r w:rsidRPr="005A4F9A">
              <w:rPr>
                <w:rFonts w:cs="B Lotus" w:hint="cs"/>
                <w:rtl/>
              </w:rPr>
              <w:t>کد</w:t>
            </w:r>
            <w:r w:rsidRPr="005A4F9A">
              <w:rPr>
                <w:rFonts w:cs="B Lotus"/>
                <w:rtl/>
              </w:rPr>
              <w:t xml:space="preserve"> </w:t>
            </w:r>
            <w:r w:rsidRPr="005A4F9A">
              <w:rPr>
                <w:rFonts w:cs="B Lotus" w:hint="cs"/>
                <w:rtl/>
              </w:rPr>
              <w:t>ملی</w:t>
            </w:r>
            <w:r w:rsidRPr="005A4F9A">
              <w:rPr>
                <w:rFonts w:cs="B Lotus"/>
                <w:rtl/>
              </w:rPr>
              <w:t xml:space="preserve"> </w:t>
            </w:r>
            <w:r w:rsidRPr="005A4F9A">
              <w:rPr>
                <w:rFonts w:cs="B Lotus" w:hint="cs"/>
                <w:rtl/>
              </w:rPr>
              <w:t>یا</w:t>
            </w:r>
            <w:r w:rsidRPr="005A4F9A">
              <w:rPr>
                <w:rFonts w:cs="B Lotus"/>
                <w:rtl/>
              </w:rPr>
              <w:t xml:space="preserve"> </w:t>
            </w:r>
            <w:r w:rsidRPr="005A4F9A">
              <w:rPr>
                <w:rFonts w:cs="B Lotus" w:hint="cs"/>
                <w:rtl/>
              </w:rPr>
              <w:t>شناسه</w:t>
            </w:r>
            <w:r w:rsidRPr="005A4F9A">
              <w:rPr>
                <w:rFonts w:cs="B Lotus"/>
                <w:rtl/>
              </w:rPr>
              <w:t xml:space="preserve"> </w:t>
            </w:r>
            <w:r w:rsidRPr="005A4F9A">
              <w:rPr>
                <w:rFonts w:cs="B Lotus" w:hint="cs"/>
                <w:rtl/>
              </w:rPr>
              <w:t>ملی</w:t>
            </w:r>
            <w:r w:rsidRPr="005A4F9A">
              <w:rPr>
                <w:rFonts w:cs="B Lotus"/>
                <w:rtl/>
              </w:rPr>
              <w:t xml:space="preserve"> </w:t>
            </w:r>
            <w:r w:rsidRPr="005A4F9A">
              <w:rPr>
                <w:rFonts w:cs="B Lotus" w:hint="cs"/>
                <w:rtl/>
              </w:rPr>
              <w:t>ارزیاب</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معتبر</w:t>
            </w:r>
            <w:r w:rsidRPr="005A4F9A">
              <w:rPr>
                <w:rFonts w:cs="B Lotus"/>
                <w:rtl/>
              </w:rPr>
              <w:t xml:space="preserve"> </w:t>
            </w:r>
            <w:r w:rsidRPr="005A4F9A">
              <w:rPr>
                <w:rFonts w:cs="B Lotus" w:hint="cs"/>
                <w:rtl/>
              </w:rPr>
              <w:t>نمی</w:t>
            </w:r>
            <w:r w:rsidRPr="005A4F9A">
              <w:rPr>
                <w:rFonts w:cs="B Lotus"/>
                <w:rtl/>
              </w:rPr>
              <w:t xml:space="preserve"> </w:t>
            </w:r>
            <w:r w:rsidRPr="005A4F9A">
              <w:rPr>
                <w:rFonts w:cs="B Lotus" w:hint="cs"/>
                <w:rtl/>
              </w:rPr>
              <w:t>باشد</w:t>
            </w:r>
            <w:r w:rsidRPr="005A4F9A">
              <w:rPr>
                <w:rFonts w:cs="B Lotus"/>
                <w:rtl/>
              </w:rPr>
              <w:t xml:space="preserve">. </w:t>
            </w:r>
          </w:p>
        </w:tc>
      </w:tr>
      <w:tr w:rsidR="007B6537" w:rsidRPr="005A4F9A" w14:paraId="0A53F345"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4651CB1D" w14:textId="77777777" w:rsidR="007B6537" w:rsidRPr="005A4F9A" w:rsidRDefault="007B6537" w:rsidP="00E548F7">
            <w:pPr>
              <w:jc w:val="center"/>
              <w:rPr>
                <w:rFonts w:cs="B Lotus"/>
                <w:sz w:val="32"/>
                <w:szCs w:val="32"/>
                <w:rtl/>
              </w:rPr>
            </w:pPr>
            <w:r w:rsidRPr="005A4F9A">
              <w:rPr>
                <w:rFonts w:cs="B Lotus"/>
                <w:rtl/>
              </w:rPr>
              <w:t>33</w:t>
            </w:r>
          </w:p>
        </w:tc>
        <w:tc>
          <w:tcPr>
            <w:tcW w:w="7858" w:type="dxa"/>
          </w:tcPr>
          <w:p w14:paraId="4AE9E71C"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RcvNtnlId&amp;RcvLglId</w:t>
            </w:r>
            <w:r w:rsidRPr="005A4F9A">
              <w:rPr>
                <w:rFonts w:cs="B Lotus"/>
                <w:rtl/>
              </w:rPr>
              <w:t xml:space="preserve"> -  </w:t>
            </w:r>
            <w:r w:rsidRPr="005A4F9A">
              <w:rPr>
                <w:rFonts w:cs="B Lotus" w:hint="cs"/>
                <w:rtl/>
              </w:rPr>
              <w:t>کدملی</w:t>
            </w:r>
            <w:r w:rsidRPr="005A4F9A">
              <w:rPr>
                <w:rFonts w:cs="B Lotus"/>
                <w:rtl/>
              </w:rPr>
              <w:t xml:space="preserve"> </w:t>
            </w:r>
            <w:r w:rsidRPr="005A4F9A">
              <w:rPr>
                <w:rFonts w:cs="B Lotus" w:hint="cs"/>
                <w:rtl/>
              </w:rPr>
              <w:t>و</w:t>
            </w:r>
            <w:r w:rsidRPr="005A4F9A">
              <w:rPr>
                <w:rFonts w:cs="B Lotus"/>
                <w:rtl/>
              </w:rPr>
              <w:t xml:space="preserve"> </w:t>
            </w:r>
            <w:r w:rsidRPr="005A4F9A">
              <w:rPr>
                <w:rFonts w:cs="B Lotus" w:hint="cs"/>
                <w:rtl/>
              </w:rPr>
              <w:t>شناسه</w:t>
            </w:r>
            <w:r w:rsidRPr="005A4F9A">
              <w:rPr>
                <w:rFonts w:cs="B Lotus"/>
                <w:rtl/>
              </w:rPr>
              <w:t xml:space="preserve"> </w:t>
            </w:r>
            <w:r w:rsidRPr="005A4F9A">
              <w:rPr>
                <w:rFonts w:cs="B Lotus" w:hint="cs"/>
                <w:rtl/>
              </w:rPr>
              <w:t>حقوقی</w:t>
            </w:r>
            <w:r w:rsidRPr="005A4F9A">
              <w:rPr>
                <w:rFonts w:cs="B Lotus"/>
                <w:rtl/>
              </w:rPr>
              <w:t xml:space="preserve"> </w:t>
            </w:r>
            <w:r w:rsidRPr="005A4F9A">
              <w:rPr>
                <w:rFonts w:cs="B Lotus" w:hint="cs"/>
                <w:rtl/>
              </w:rPr>
              <w:t>گیرنده</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است</w:t>
            </w:r>
            <w:r w:rsidRPr="005A4F9A">
              <w:rPr>
                <w:rFonts w:cs="B Lotus"/>
                <w:rtl/>
              </w:rPr>
              <w:t xml:space="preserve"> .</w:t>
            </w:r>
          </w:p>
        </w:tc>
      </w:tr>
      <w:tr w:rsidR="007B6537" w:rsidRPr="005A4F9A" w14:paraId="395CBC85"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51A8463A" w14:textId="77777777" w:rsidR="007B6537" w:rsidRPr="005A4F9A" w:rsidRDefault="007B6537" w:rsidP="00E548F7">
            <w:pPr>
              <w:jc w:val="center"/>
              <w:rPr>
                <w:rFonts w:cs="B Lotus"/>
                <w:sz w:val="32"/>
                <w:szCs w:val="32"/>
                <w:rtl/>
              </w:rPr>
            </w:pPr>
            <w:r w:rsidRPr="005A4F9A">
              <w:rPr>
                <w:rFonts w:cs="B Lotus"/>
                <w:rtl/>
              </w:rPr>
              <w:t>34</w:t>
            </w:r>
          </w:p>
        </w:tc>
        <w:tc>
          <w:tcPr>
            <w:tcW w:w="7858" w:type="dxa"/>
          </w:tcPr>
          <w:p w14:paraId="3F9B06B2"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RcvNtnlId</w:t>
            </w:r>
            <w:r w:rsidRPr="005A4F9A">
              <w:rPr>
                <w:rFonts w:cs="B Lotus"/>
                <w:rtl/>
              </w:rPr>
              <w:t xml:space="preserve"> -  </w:t>
            </w:r>
            <w:r w:rsidRPr="005A4F9A">
              <w:rPr>
                <w:rFonts w:cs="B Lotus" w:hint="cs"/>
                <w:rtl/>
              </w:rPr>
              <w:t>کدملی</w:t>
            </w:r>
            <w:r w:rsidRPr="005A4F9A">
              <w:rPr>
                <w:rFonts w:cs="B Lotus"/>
                <w:rtl/>
              </w:rPr>
              <w:t xml:space="preserve"> </w:t>
            </w:r>
            <w:r w:rsidRPr="005A4F9A">
              <w:rPr>
                <w:rFonts w:cs="B Lotus" w:hint="cs"/>
                <w:rtl/>
              </w:rPr>
              <w:t>گیرنده</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معتبر</w:t>
            </w:r>
            <w:r w:rsidRPr="005A4F9A">
              <w:rPr>
                <w:rFonts w:cs="B Lotus"/>
                <w:rtl/>
              </w:rPr>
              <w:t xml:space="preserve"> </w:t>
            </w:r>
            <w:r w:rsidRPr="005A4F9A">
              <w:rPr>
                <w:rFonts w:cs="B Lotus" w:hint="cs"/>
                <w:rtl/>
              </w:rPr>
              <w:t>نیست</w:t>
            </w:r>
            <w:r w:rsidRPr="005A4F9A">
              <w:rPr>
                <w:rFonts w:cs="B Lotus"/>
                <w:rtl/>
              </w:rPr>
              <w:t>.</w:t>
            </w:r>
          </w:p>
        </w:tc>
      </w:tr>
      <w:tr w:rsidR="007B6537" w:rsidRPr="005A4F9A" w14:paraId="153A0FD2"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35B91CB3" w14:textId="77777777" w:rsidR="007B6537" w:rsidRPr="005A4F9A" w:rsidRDefault="007B6537" w:rsidP="00E548F7">
            <w:pPr>
              <w:jc w:val="center"/>
              <w:rPr>
                <w:rFonts w:cs="B Lotus"/>
                <w:sz w:val="32"/>
                <w:szCs w:val="32"/>
                <w:rtl/>
              </w:rPr>
            </w:pPr>
            <w:r w:rsidRPr="005A4F9A">
              <w:rPr>
                <w:rFonts w:cs="B Lotus"/>
                <w:rtl/>
              </w:rPr>
              <w:t>35</w:t>
            </w:r>
          </w:p>
        </w:tc>
        <w:tc>
          <w:tcPr>
            <w:tcW w:w="7858" w:type="dxa"/>
          </w:tcPr>
          <w:p w14:paraId="198EC576"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UnIrnCod</w:t>
            </w:r>
            <w:r w:rsidRPr="005A4F9A">
              <w:rPr>
                <w:rFonts w:cs="B Lotus"/>
                <w:rtl/>
              </w:rPr>
              <w:t xml:space="preserve"> -  </w:t>
            </w:r>
            <w:r w:rsidRPr="005A4F9A">
              <w:rPr>
                <w:rFonts w:cs="B Lotus" w:hint="cs"/>
                <w:rtl/>
              </w:rPr>
              <w:t>کدشناسایی</w:t>
            </w:r>
            <w:r w:rsidRPr="005A4F9A">
              <w:rPr>
                <w:rFonts w:cs="B Lotus"/>
                <w:rtl/>
              </w:rPr>
              <w:t xml:space="preserve"> </w:t>
            </w:r>
            <w:r w:rsidRPr="005A4F9A">
              <w:rPr>
                <w:rFonts w:cs="B Lotus" w:hint="cs"/>
                <w:rtl/>
              </w:rPr>
              <w:t>اتباع</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است</w:t>
            </w:r>
            <w:r w:rsidRPr="005A4F9A">
              <w:rPr>
                <w:rFonts w:cs="B Lotus"/>
                <w:rtl/>
              </w:rPr>
              <w:t xml:space="preserve"> .</w:t>
            </w:r>
          </w:p>
        </w:tc>
      </w:tr>
      <w:tr w:rsidR="007B6537" w:rsidRPr="005A4F9A" w14:paraId="1D3AC973"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6F7D977F" w14:textId="77777777" w:rsidR="007B6537" w:rsidRPr="005A4F9A" w:rsidRDefault="007B6537" w:rsidP="00E548F7">
            <w:pPr>
              <w:jc w:val="center"/>
              <w:rPr>
                <w:rFonts w:cs="B Lotus"/>
                <w:sz w:val="32"/>
                <w:szCs w:val="32"/>
                <w:rtl/>
              </w:rPr>
            </w:pPr>
            <w:r w:rsidRPr="005A4F9A">
              <w:rPr>
                <w:rFonts w:cs="B Lotus"/>
                <w:rtl/>
              </w:rPr>
              <w:t>36</w:t>
            </w:r>
          </w:p>
        </w:tc>
        <w:tc>
          <w:tcPr>
            <w:tcW w:w="7858" w:type="dxa"/>
          </w:tcPr>
          <w:p w14:paraId="4029C36B"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RcvTypCod</w:t>
            </w:r>
            <w:r w:rsidRPr="005A4F9A">
              <w:rPr>
                <w:rFonts w:cs="B Lotus"/>
                <w:rtl/>
              </w:rPr>
              <w:t xml:space="preserve"> -   </w:t>
            </w:r>
            <w:r w:rsidRPr="005A4F9A">
              <w:rPr>
                <w:rFonts w:cs="B Lotus" w:hint="cs"/>
                <w:rtl/>
              </w:rPr>
              <w:t>نوع</w:t>
            </w:r>
            <w:r w:rsidRPr="005A4F9A">
              <w:rPr>
                <w:rFonts w:cs="B Lotus"/>
                <w:rtl/>
              </w:rPr>
              <w:t xml:space="preserve"> </w:t>
            </w:r>
            <w:r w:rsidRPr="005A4F9A">
              <w:rPr>
                <w:rFonts w:cs="B Lotus" w:hint="cs"/>
                <w:rtl/>
              </w:rPr>
              <w:t>گیرنده</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است</w:t>
            </w:r>
            <w:r w:rsidRPr="005A4F9A">
              <w:rPr>
                <w:rFonts w:cs="B Lotus"/>
                <w:rtl/>
              </w:rPr>
              <w:t xml:space="preserve"> .</w:t>
            </w:r>
          </w:p>
        </w:tc>
      </w:tr>
      <w:tr w:rsidR="007B6537" w:rsidRPr="005A4F9A" w14:paraId="1704D6D0" w14:textId="77777777" w:rsidTr="00E54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734EF1A1" w14:textId="77777777" w:rsidR="007B6537" w:rsidRPr="005A4F9A" w:rsidRDefault="007B6537" w:rsidP="00E548F7">
            <w:pPr>
              <w:jc w:val="center"/>
              <w:rPr>
                <w:rFonts w:cs="B Lotus"/>
                <w:sz w:val="32"/>
                <w:szCs w:val="32"/>
                <w:rtl/>
              </w:rPr>
            </w:pPr>
            <w:r w:rsidRPr="005A4F9A">
              <w:rPr>
                <w:rFonts w:cs="B Lotus"/>
                <w:rtl/>
              </w:rPr>
              <w:t>37</w:t>
            </w:r>
          </w:p>
        </w:tc>
        <w:tc>
          <w:tcPr>
            <w:tcW w:w="7858" w:type="dxa"/>
          </w:tcPr>
          <w:p w14:paraId="369897D0" w14:textId="77777777" w:rsidR="007B6537" w:rsidRPr="005A4F9A" w:rsidRDefault="007B6537" w:rsidP="00E548F7">
            <w:pPr>
              <w:cnfStyle w:val="000000100000" w:firstRow="0" w:lastRow="0" w:firstColumn="0" w:lastColumn="0" w:oddVBand="0" w:evenVBand="0" w:oddHBand="1" w:evenHBand="0" w:firstRowFirstColumn="0" w:firstRowLastColumn="0" w:lastRowFirstColumn="0" w:lastRowLastColumn="0"/>
              <w:rPr>
                <w:rFonts w:cs="B Lotus"/>
                <w:sz w:val="32"/>
                <w:szCs w:val="32"/>
                <w:rtl/>
              </w:rPr>
            </w:pPr>
            <w:r w:rsidRPr="005A4F9A">
              <w:rPr>
                <w:rFonts w:cs="B Lotus"/>
              </w:rPr>
              <w:t>RcvTypCod</w:t>
            </w:r>
            <w:r w:rsidRPr="005A4F9A">
              <w:rPr>
                <w:rFonts w:cs="B Lotus"/>
                <w:rtl/>
              </w:rPr>
              <w:t xml:space="preserve"> -  </w:t>
            </w:r>
            <w:r w:rsidRPr="005A4F9A">
              <w:rPr>
                <w:rFonts w:cs="B Lotus" w:hint="cs"/>
                <w:rtl/>
              </w:rPr>
              <w:t>نوع</w:t>
            </w:r>
            <w:r w:rsidRPr="005A4F9A">
              <w:rPr>
                <w:rFonts w:cs="B Lotus"/>
                <w:rtl/>
              </w:rPr>
              <w:t xml:space="preserve"> </w:t>
            </w:r>
            <w:r w:rsidRPr="005A4F9A">
              <w:rPr>
                <w:rFonts w:cs="B Lotus" w:hint="cs"/>
                <w:rtl/>
              </w:rPr>
              <w:t>گیرنده</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معتبر</w:t>
            </w:r>
            <w:r w:rsidRPr="005A4F9A">
              <w:rPr>
                <w:rFonts w:cs="B Lotus"/>
                <w:rtl/>
              </w:rPr>
              <w:t xml:space="preserve"> </w:t>
            </w:r>
            <w:r w:rsidRPr="005A4F9A">
              <w:rPr>
                <w:rFonts w:cs="B Lotus" w:hint="cs"/>
                <w:rtl/>
              </w:rPr>
              <w:t>نیست</w:t>
            </w:r>
            <w:r w:rsidRPr="005A4F9A">
              <w:rPr>
                <w:rFonts w:cs="B Lotus"/>
                <w:rtl/>
              </w:rPr>
              <w:t xml:space="preserve"> .</w:t>
            </w:r>
          </w:p>
        </w:tc>
      </w:tr>
      <w:tr w:rsidR="007B6537" w:rsidRPr="005A4F9A" w14:paraId="3B52FBA9" w14:textId="77777777" w:rsidTr="00E548F7">
        <w:tc>
          <w:tcPr>
            <w:cnfStyle w:val="001000000000" w:firstRow="0" w:lastRow="0" w:firstColumn="1" w:lastColumn="0" w:oddVBand="0" w:evenVBand="0" w:oddHBand="0" w:evenHBand="0" w:firstRowFirstColumn="0" w:firstRowLastColumn="0" w:lastRowFirstColumn="0" w:lastRowLastColumn="0"/>
            <w:tcW w:w="986" w:type="dxa"/>
          </w:tcPr>
          <w:p w14:paraId="2FB1B1A5" w14:textId="77777777" w:rsidR="007B6537" w:rsidRPr="005A4F9A" w:rsidRDefault="007B6537" w:rsidP="00E548F7">
            <w:pPr>
              <w:jc w:val="center"/>
              <w:rPr>
                <w:rFonts w:cs="B Lotus"/>
                <w:sz w:val="32"/>
                <w:szCs w:val="32"/>
                <w:rtl/>
              </w:rPr>
            </w:pPr>
            <w:r w:rsidRPr="005A4F9A">
              <w:rPr>
                <w:rFonts w:cs="B Lotus"/>
                <w:rtl/>
              </w:rPr>
              <w:t>38</w:t>
            </w:r>
          </w:p>
        </w:tc>
        <w:tc>
          <w:tcPr>
            <w:tcW w:w="7858" w:type="dxa"/>
          </w:tcPr>
          <w:p w14:paraId="4EF8D6BD" w14:textId="77777777" w:rsidR="007B6537" w:rsidRPr="005A4F9A" w:rsidRDefault="007B6537" w:rsidP="00E548F7">
            <w:pPr>
              <w:cnfStyle w:val="000000000000" w:firstRow="0" w:lastRow="0" w:firstColumn="0" w:lastColumn="0" w:oddVBand="0" w:evenVBand="0" w:oddHBand="0" w:evenHBand="0" w:firstRowFirstColumn="0" w:firstRowLastColumn="0" w:lastRowFirstColumn="0" w:lastRowLastColumn="0"/>
              <w:rPr>
                <w:rFonts w:cs="B Lotus"/>
                <w:sz w:val="32"/>
                <w:szCs w:val="32"/>
                <w:rtl/>
              </w:rPr>
            </w:pPr>
            <w:r w:rsidRPr="005A4F9A">
              <w:rPr>
                <w:rFonts w:cs="B Lotus"/>
              </w:rPr>
              <w:t>IsIrn</w:t>
            </w:r>
            <w:r w:rsidRPr="005A4F9A">
              <w:rPr>
                <w:rFonts w:cs="B Lotus"/>
                <w:rtl/>
              </w:rPr>
              <w:t xml:space="preserve"> - </w:t>
            </w:r>
            <w:r w:rsidRPr="005A4F9A">
              <w:rPr>
                <w:rFonts w:cs="B Lotus" w:hint="cs"/>
                <w:rtl/>
              </w:rPr>
              <w:t>تابعیت</w:t>
            </w:r>
            <w:r w:rsidRPr="005A4F9A">
              <w:rPr>
                <w:rFonts w:cs="B Lotus"/>
                <w:rtl/>
              </w:rPr>
              <w:t xml:space="preserve"> </w:t>
            </w:r>
            <w:r w:rsidRPr="005A4F9A">
              <w:rPr>
                <w:rFonts w:cs="B Lotus" w:hint="cs"/>
                <w:rtl/>
              </w:rPr>
              <w:t>گیرنده</w:t>
            </w:r>
            <w:r w:rsidRPr="005A4F9A">
              <w:rPr>
                <w:rFonts w:cs="B Lotus"/>
                <w:rtl/>
              </w:rPr>
              <w:t xml:space="preserve"> </w:t>
            </w:r>
            <w:r w:rsidRPr="005A4F9A">
              <w:rPr>
                <w:rFonts w:cs="B Lotus" w:hint="cs"/>
                <w:rtl/>
              </w:rPr>
              <w:t>خسارت</w:t>
            </w:r>
            <w:r w:rsidRPr="005A4F9A">
              <w:rPr>
                <w:rFonts w:cs="B Lotus"/>
                <w:rtl/>
              </w:rPr>
              <w:t xml:space="preserve"> </w:t>
            </w:r>
            <w:r w:rsidRPr="005A4F9A">
              <w:rPr>
                <w:rFonts w:cs="B Lotus" w:hint="cs"/>
                <w:rtl/>
              </w:rPr>
              <w:t>خالی</w:t>
            </w:r>
            <w:r w:rsidRPr="005A4F9A">
              <w:rPr>
                <w:rFonts w:cs="B Lotus"/>
                <w:rtl/>
              </w:rPr>
              <w:t xml:space="preserve"> </w:t>
            </w:r>
            <w:r w:rsidRPr="005A4F9A">
              <w:rPr>
                <w:rFonts w:cs="B Lotus" w:hint="cs"/>
                <w:rtl/>
              </w:rPr>
              <w:t>است</w:t>
            </w:r>
            <w:r w:rsidRPr="005A4F9A">
              <w:rPr>
                <w:rFonts w:cs="B Lotus"/>
                <w:rtl/>
              </w:rPr>
              <w:t xml:space="preserve"> .</w:t>
            </w:r>
          </w:p>
        </w:tc>
      </w:tr>
    </w:tbl>
    <w:p w14:paraId="5B93E17E" w14:textId="77777777" w:rsidR="00C178F7" w:rsidRDefault="00C178F7" w:rsidP="00C178F7">
      <w:pPr>
        <w:rPr>
          <w:rtl/>
        </w:rPr>
      </w:pPr>
    </w:p>
    <w:p w14:paraId="1ED10EC5" w14:textId="77777777" w:rsidR="00C178F7" w:rsidRDefault="00C178F7">
      <w:pPr>
        <w:bidi w:val="0"/>
        <w:rPr>
          <w:rFonts w:asciiTheme="majorHAnsi" w:eastAsiaTheme="majorEastAsia" w:hAnsiTheme="majorHAnsi" w:cs="B Lotus"/>
          <w:b/>
          <w:bCs/>
          <w:color w:val="365F91" w:themeColor="accent1" w:themeShade="BF"/>
          <w:sz w:val="32"/>
          <w:szCs w:val="32"/>
          <w:rtl/>
        </w:rPr>
      </w:pPr>
      <w:r>
        <w:rPr>
          <w:rFonts w:cs="B Lotus"/>
          <w:sz w:val="32"/>
          <w:szCs w:val="32"/>
          <w:rtl/>
        </w:rPr>
        <w:lastRenderedPageBreak/>
        <w:br w:type="page"/>
      </w:r>
    </w:p>
    <w:p w14:paraId="65AE84A3" w14:textId="533E79BC" w:rsidR="00780733" w:rsidRPr="00F733A3" w:rsidRDefault="00540CB6" w:rsidP="00187C28">
      <w:pPr>
        <w:pStyle w:val="Heading1"/>
        <w:rPr>
          <w:rFonts w:cs="B Lotus"/>
          <w:sz w:val="32"/>
          <w:szCs w:val="32"/>
          <w:rtl/>
        </w:rPr>
      </w:pPr>
      <w:bookmarkStart w:id="101" w:name="_Toc38109520"/>
      <w:r w:rsidRPr="00F733A3">
        <w:rPr>
          <w:rFonts w:cs="B Lotus" w:hint="cs"/>
          <w:sz w:val="32"/>
          <w:szCs w:val="32"/>
          <w:rtl/>
        </w:rPr>
        <w:lastRenderedPageBreak/>
        <w:t xml:space="preserve">بخش </w:t>
      </w:r>
      <w:r w:rsidR="00187C28" w:rsidRPr="00F733A3">
        <w:rPr>
          <w:rFonts w:cs="B Lotus" w:hint="cs"/>
          <w:sz w:val="32"/>
          <w:szCs w:val="32"/>
          <w:rtl/>
        </w:rPr>
        <w:t>هفتم</w:t>
      </w:r>
      <w:r w:rsidR="00A42271" w:rsidRPr="00F733A3">
        <w:rPr>
          <w:rFonts w:cs="B Lotus" w:hint="cs"/>
          <w:sz w:val="32"/>
          <w:szCs w:val="32"/>
          <w:rtl/>
        </w:rPr>
        <w:t xml:space="preserve"> </w:t>
      </w:r>
      <w:r w:rsidRPr="00F733A3">
        <w:rPr>
          <w:rFonts w:cs="B Lotus" w:hint="cs"/>
          <w:sz w:val="32"/>
          <w:szCs w:val="32"/>
          <w:rtl/>
        </w:rPr>
        <w:t>:</w:t>
      </w:r>
      <w:r w:rsidR="00A42271" w:rsidRPr="00F733A3">
        <w:rPr>
          <w:rFonts w:cs="B Lotus" w:hint="cs"/>
          <w:sz w:val="32"/>
          <w:szCs w:val="32"/>
          <w:rtl/>
        </w:rPr>
        <w:t xml:space="preserve"> </w:t>
      </w:r>
      <w:r w:rsidRPr="00F733A3">
        <w:rPr>
          <w:rFonts w:cs="B Lotus" w:hint="cs"/>
          <w:sz w:val="32"/>
          <w:szCs w:val="32"/>
          <w:rtl/>
        </w:rPr>
        <w:t>مستند</w:t>
      </w:r>
      <w:r w:rsidRPr="00F733A3">
        <w:rPr>
          <w:rFonts w:cs="B Lotus"/>
          <w:sz w:val="32"/>
          <w:szCs w:val="32"/>
          <w:rtl/>
        </w:rPr>
        <w:t xml:space="preserve"> </w:t>
      </w:r>
      <w:r w:rsidRPr="00F733A3">
        <w:rPr>
          <w:rFonts w:cs="B Lotus" w:hint="cs"/>
          <w:sz w:val="32"/>
          <w:szCs w:val="32"/>
          <w:rtl/>
        </w:rPr>
        <w:t>جراحات</w:t>
      </w:r>
      <w:bookmarkEnd w:id="94"/>
      <w:bookmarkEnd w:id="101"/>
    </w:p>
    <w:p w14:paraId="73234491" w14:textId="138F26EA" w:rsidR="00A42271" w:rsidRPr="00F733A3" w:rsidRDefault="00984384" w:rsidP="00E73874">
      <w:pPr>
        <w:pStyle w:val="Heading2"/>
        <w:rPr>
          <w:rFonts w:cs="B Lotus"/>
          <w:sz w:val="28"/>
          <w:szCs w:val="28"/>
          <w:rtl/>
        </w:rPr>
      </w:pPr>
      <w:bookmarkStart w:id="102" w:name="_Toc38109521"/>
      <w:r w:rsidRPr="00F733A3">
        <w:rPr>
          <w:rFonts w:cs="B Lotus" w:hint="cs"/>
          <w:sz w:val="28"/>
          <w:szCs w:val="28"/>
          <w:rtl/>
        </w:rPr>
        <w:t>جدول فیلدهای جراح</w:t>
      </w:r>
      <w:r w:rsidR="00E73874" w:rsidRPr="00F733A3">
        <w:rPr>
          <w:rFonts w:cs="B Lotus" w:hint="cs"/>
          <w:sz w:val="28"/>
          <w:szCs w:val="28"/>
          <w:rtl/>
        </w:rPr>
        <w:t>ات</w:t>
      </w:r>
      <w:bookmarkEnd w:id="102"/>
    </w:p>
    <w:tbl>
      <w:tblPr>
        <w:tblStyle w:val="ListTable4-Accent51"/>
        <w:tblpPr w:leftFromText="180" w:rightFromText="180" w:vertAnchor="text" w:tblpXSpec="right" w:tblpY="1"/>
        <w:tblOverlap w:val="never"/>
        <w:bidiVisual/>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3016"/>
        <w:gridCol w:w="1579"/>
        <w:gridCol w:w="723"/>
        <w:gridCol w:w="2479"/>
        <w:gridCol w:w="962"/>
      </w:tblGrid>
      <w:tr w:rsidR="00540CB6" w:rsidRPr="00F733A3" w14:paraId="753A63C4" w14:textId="77777777" w:rsidTr="008F4D1B">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5" w:type="dxa"/>
            <w:noWrap/>
            <w:vAlign w:val="center"/>
          </w:tcPr>
          <w:p w14:paraId="2B0A6956" w14:textId="77777777" w:rsidR="00540CB6" w:rsidRPr="00F733A3" w:rsidRDefault="00540CB6" w:rsidP="00002570">
            <w:pPr>
              <w:jc w:val="center"/>
              <w:rPr>
                <w:rFonts w:ascii="Arial" w:eastAsia="Times New Roman" w:hAnsi="Arial" w:cs="B Lotus"/>
                <w:b w:val="0"/>
                <w:bCs w:val="0"/>
                <w:i/>
                <w:iCs/>
                <w:sz w:val="28"/>
                <w:szCs w:val="28"/>
                <w:rtl/>
              </w:rPr>
            </w:pPr>
            <w:r w:rsidRPr="00F733A3">
              <w:rPr>
                <w:rFonts w:ascii="Arial" w:eastAsia="Times New Roman" w:hAnsi="Arial" w:cs="B Lotus" w:hint="cs"/>
                <w:i/>
                <w:iCs/>
                <w:sz w:val="28"/>
                <w:szCs w:val="28"/>
                <w:rtl/>
              </w:rPr>
              <w:t>ردیف</w:t>
            </w:r>
          </w:p>
        </w:tc>
        <w:tc>
          <w:tcPr>
            <w:tcW w:w="2720" w:type="dxa"/>
            <w:noWrap/>
            <w:vAlign w:val="center"/>
          </w:tcPr>
          <w:p w14:paraId="4977C90E" w14:textId="77777777" w:rsidR="00540CB6" w:rsidRPr="00F733A3" w:rsidRDefault="00540CB6" w:rsidP="0000257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sz w:val="24"/>
                <w:szCs w:val="24"/>
              </w:rPr>
            </w:pPr>
            <w:r w:rsidRPr="00F733A3">
              <w:rPr>
                <w:rFonts w:ascii="Arial" w:eastAsia="Times New Roman" w:hAnsi="Arial" w:cs="B Lotus" w:hint="cs"/>
                <w:i/>
                <w:iCs/>
                <w:sz w:val="24"/>
                <w:szCs w:val="24"/>
                <w:rtl/>
              </w:rPr>
              <w:t>نام فیلد</w:t>
            </w:r>
          </w:p>
        </w:tc>
        <w:tc>
          <w:tcPr>
            <w:tcW w:w="1480" w:type="dxa"/>
            <w:noWrap/>
            <w:vAlign w:val="center"/>
          </w:tcPr>
          <w:p w14:paraId="1368FC80" w14:textId="77777777" w:rsidR="00540CB6" w:rsidRPr="00F733A3" w:rsidRDefault="00540CB6" w:rsidP="0000257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sz w:val="24"/>
                <w:szCs w:val="24"/>
              </w:rPr>
            </w:pPr>
            <w:r w:rsidRPr="00F733A3">
              <w:rPr>
                <w:rFonts w:ascii="Arial" w:eastAsia="Times New Roman" w:hAnsi="Arial" w:cs="B Lotus" w:hint="cs"/>
                <w:i/>
                <w:iCs/>
                <w:sz w:val="24"/>
                <w:szCs w:val="24"/>
                <w:rtl/>
              </w:rPr>
              <w:t>نوع فیلد</w:t>
            </w:r>
          </w:p>
        </w:tc>
        <w:tc>
          <w:tcPr>
            <w:tcW w:w="723" w:type="dxa"/>
            <w:noWrap/>
            <w:vAlign w:val="center"/>
          </w:tcPr>
          <w:p w14:paraId="3DAB68E2" w14:textId="77777777" w:rsidR="00540CB6" w:rsidRPr="00F733A3" w:rsidRDefault="00540CB6" w:rsidP="0000257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sz w:val="24"/>
                <w:szCs w:val="24"/>
              </w:rPr>
            </w:pPr>
            <w:r w:rsidRPr="00F733A3">
              <w:rPr>
                <w:rFonts w:ascii="Arial" w:eastAsia="Times New Roman" w:hAnsi="Arial" w:cs="B Lotus"/>
                <w:i/>
                <w:iCs/>
                <w:sz w:val="24"/>
                <w:szCs w:val="24"/>
              </w:rPr>
              <w:t>Null</w:t>
            </w:r>
          </w:p>
        </w:tc>
        <w:tc>
          <w:tcPr>
            <w:tcW w:w="2479" w:type="dxa"/>
            <w:noWrap/>
            <w:vAlign w:val="center"/>
          </w:tcPr>
          <w:p w14:paraId="73E36A49" w14:textId="77777777" w:rsidR="00540CB6" w:rsidRPr="00F733A3" w:rsidRDefault="00540CB6" w:rsidP="0000257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sz w:val="24"/>
                <w:szCs w:val="24"/>
                <w:rtl/>
              </w:rPr>
            </w:pPr>
            <w:r w:rsidRPr="00F733A3">
              <w:rPr>
                <w:rFonts w:ascii="Arial" w:eastAsia="Times New Roman" w:hAnsi="Arial" w:cs="B Lotus" w:hint="cs"/>
                <w:i/>
                <w:iCs/>
                <w:sz w:val="24"/>
                <w:szCs w:val="24"/>
                <w:rtl/>
              </w:rPr>
              <w:t xml:space="preserve">شرح </w:t>
            </w:r>
            <w:r w:rsidR="00A42271" w:rsidRPr="00F733A3">
              <w:rPr>
                <w:rFonts w:ascii="Arial" w:eastAsia="Times New Roman" w:hAnsi="Arial" w:cs="B Lotus" w:hint="cs"/>
                <w:i/>
                <w:iCs/>
                <w:sz w:val="24"/>
                <w:szCs w:val="24"/>
                <w:rtl/>
              </w:rPr>
              <w:t>فیلد</w:t>
            </w:r>
          </w:p>
        </w:tc>
        <w:tc>
          <w:tcPr>
            <w:tcW w:w="962" w:type="dxa"/>
            <w:noWrap/>
            <w:vAlign w:val="center"/>
          </w:tcPr>
          <w:p w14:paraId="76715798" w14:textId="77777777" w:rsidR="00540CB6" w:rsidRPr="00F733A3" w:rsidRDefault="00540CB6" w:rsidP="0000257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B Lotus"/>
                <w:b w:val="0"/>
                <w:bCs w:val="0"/>
                <w:i/>
                <w:iCs/>
                <w:sz w:val="24"/>
                <w:szCs w:val="24"/>
                <w:rtl/>
              </w:rPr>
            </w:pPr>
            <w:r w:rsidRPr="00F733A3">
              <w:rPr>
                <w:rFonts w:ascii="Times New Roman" w:eastAsia="Times New Roman" w:hAnsi="Times New Roman" w:cs="B Lotus" w:hint="cs"/>
                <w:i/>
                <w:iCs/>
                <w:sz w:val="24"/>
                <w:szCs w:val="24"/>
                <w:rtl/>
              </w:rPr>
              <w:t>شاخص متناظر</w:t>
            </w:r>
          </w:p>
        </w:tc>
      </w:tr>
      <w:tr w:rsidR="0095454E" w:rsidRPr="00F733A3" w14:paraId="08AEBFF2" w14:textId="77777777" w:rsidTr="008F4D1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5" w:type="dxa"/>
            <w:noWrap/>
            <w:vAlign w:val="center"/>
            <w:hideMark/>
          </w:tcPr>
          <w:p w14:paraId="5C1258A7" w14:textId="77777777" w:rsidR="0095454E" w:rsidRPr="00F733A3" w:rsidRDefault="0095454E" w:rsidP="00002570">
            <w:pPr>
              <w:jc w:val="center"/>
              <w:rPr>
                <w:rFonts w:ascii="Arial" w:eastAsia="Times New Roman" w:hAnsi="Arial" w:cs="B Lotus"/>
                <w:sz w:val="28"/>
                <w:szCs w:val="28"/>
              </w:rPr>
            </w:pPr>
            <w:r w:rsidRPr="00F733A3">
              <w:rPr>
                <w:rFonts w:ascii="Arial" w:eastAsia="Times New Roman" w:hAnsi="Arial" w:cs="B Lotus" w:hint="cs"/>
                <w:sz w:val="28"/>
                <w:szCs w:val="28"/>
                <w:rtl/>
              </w:rPr>
              <w:t>1</w:t>
            </w:r>
          </w:p>
        </w:tc>
        <w:tc>
          <w:tcPr>
            <w:tcW w:w="2720" w:type="dxa"/>
            <w:noWrap/>
            <w:vAlign w:val="center"/>
            <w:hideMark/>
          </w:tcPr>
          <w:p w14:paraId="46DFE1A6" w14:textId="77777777" w:rsidR="0095454E" w:rsidRPr="00F733A3" w:rsidRDefault="0095454E" w:rsidP="0000257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rPr>
              <w:t>WbsCar</w:t>
            </w:r>
            <w:r w:rsidRPr="00F733A3">
              <w:rPr>
                <w:rFonts w:ascii="Arial" w:eastAsia="Times New Roman" w:hAnsi="Arial" w:cs="B Lotus" w:hint="cs"/>
              </w:rPr>
              <w:t>DocLosPrsn</w:t>
            </w:r>
            <w:r w:rsidRPr="00F733A3">
              <w:rPr>
                <w:rFonts w:ascii="Arial" w:eastAsia="Times New Roman" w:hAnsi="Arial" w:cs="B Lotus"/>
              </w:rPr>
              <w:t>UnqC</w:t>
            </w:r>
            <w:r w:rsidRPr="00F733A3">
              <w:rPr>
                <w:rFonts w:ascii="Arial" w:eastAsia="Times New Roman" w:hAnsi="Arial" w:cs="B Lotus" w:hint="cs"/>
              </w:rPr>
              <w:t>od</w:t>
            </w:r>
          </w:p>
        </w:tc>
        <w:tc>
          <w:tcPr>
            <w:tcW w:w="1480" w:type="dxa"/>
            <w:noWrap/>
            <w:hideMark/>
          </w:tcPr>
          <w:p w14:paraId="15E07520" w14:textId="77777777" w:rsidR="0095454E" w:rsidRPr="00F733A3" w:rsidRDefault="0095454E" w:rsidP="0000257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F733A3">
              <w:rPr>
                <w:rFonts w:ascii="Arial" w:eastAsia="Times New Roman" w:hAnsi="Arial" w:cs="B Lotus" w:hint="cs"/>
              </w:rPr>
              <w:t>bigint</w:t>
            </w:r>
          </w:p>
        </w:tc>
        <w:tc>
          <w:tcPr>
            <w:tcW w:w="723" w:type="dxa"/>
            <w:noWrap/>
            <w:hideMark/>
          </w:tcPr>
          <w:p w14:paraId="5EF9FB9A" w14:textId="77777777" w:rsidR="0095454E" w:rsidRPr="00F733A3" w:rsidRDefault="0095454E" w:rsidP="0000257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No</w:t>
            </w:r>
          </w:p>
        </w:tc>
        <w:tc>
          <w:tcPr>
            <w:tcW w:w="2479" w:type="dxa"/>
            <w:noWrap/>
            <w:hideMark/>
          </w:tcPr>
          <w:p w14:paraId="37363EE1" w14:textId="77777777" w:rsidR="0095454E" w:rsidRPr="00F733A3" w:rsidRDefault="0095454E" w:rsidP="0000257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کد زیان دیده</w:t>
            </w:r>
          </w:p>
        </w:tc>
        <w:tc>
          <w:tcPr>
            <w:tcW w:w="962" w:type="dxa"/>
            <w:noWrap/>
            <w:hideMark/>
          </w:tcPr>
          <w:p w14:paraId="371701D9" w14:textId="77777777" w:rsidR="0095454E" w:rsidRPr="00F733A3" w:rsidRDefault="0095454E" w:rsidP="0000257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r>
      <w:tr w:rsidR="0095454E" w:rsidRPr="00F733A3" w14:paraId="14AD2723" w14:textId="77777777" w:rsidTr="008F4D1B">
        <w:trPr>
          <w:trHeight w:val="360"/>
        </w:trPr>
        <w:tc>
          <w:tcPr>
            <w:cnfStyle w:val="001000000000" w:firstRow="0" w:lastRow="0" w:firstColumn="1" w:lastColumn="0" w:oddVBand="0" w:evenVBand="0" w:oddHBand="0" w:evenHBand="0" w:firstRowFirstColumn="0" w:firstRowLastColumn="0" w:lastRowFirstColumn="0" w:lastRowLastColumn="0"/>
            <w:tcW w:w="765" w:type="dxa"/>
            <w:shd w:val="clear" w:color="auto" w:fill="DAEEF3" w:themeFill="accent5" w:themeFillTint="33"/>
            <w:noWrap/>
            <w:vAlign w:val="center"/>
            <w:hideMark/>
          </w:tcPr>
          <w:p w14:paraId="33065FC9" w14:textId="77777777" w:rsidR="0095454E" w:rsidRPr="00F733A3" w:rsidRDefault="0095454E" w:rsidP="00002570">
            <w:pPr>
              <w:jc w:val="center"/>
              <w:rPr>
                <w:rFonts w:ascii="Arial" w:eastAsia="Times New Roman" w:hAnsi="Arial" w:cs="B Lotus"/>
                <w:sz w:val="28"/>
                <w:szCs w:val="28"/>
              </w:rPr>
            </w:pPr>
            <w:r w:rsidRPr="00F733A3">
              <w:rPr>
                <w:rFonts w:ascii="Arial" w:eastAsia="Times New Roman" w:hAnsi="Arial" w:cs="B Lotus" w:hint="cs"/>
                <w:sz w:val="28"/>
                <w:szCs w:val="28"/>
                <w:rtl/>
              </w:rPr>
              <w:t>2</w:t>
            </w:r>
          </w:p>
        </w:tc>
        <w:tc>
          <w:tcPr>
            <w:tcW w:w="2720" w:type="dxa"/>
            <w:noWrap/>
            <w:vAlign w:val="center"/>
            <w:hideMark/>
          </w:tcPr>
          <w:p w14:paraId="169576B1" w14:textId="77777777" w:rsidR="0095454E" w:rsidRPr="00F733A3" w:rsidRDefault="0095454E" w:rsidP="0000257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PrsnDocLosCmpDocNo</w:t>
            </w:r>
          </w:p>
        </w:tc>
        <w:tc>
          <w:tcPr>
            <w:tcW w:w="1480" w:type="dxa"/>
            <w:noWrap/>
            <w:hideMark/>
          </w:tcPr>
          <w:p w14:paraId="7EF72184" w14:textId="77777777" w:rsidR="0095454E" w:rsidRPr="00F733A3" w:rsidRDefault="0095454E" w:rsidP="0000257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r w:rsidRPr="00F733A3">
              <w:rPr>
                <w:rFonts w:ascii="Arial" w:eastAsia="Times New Roman" w:hAnsi="Arial" w:cs="B Lotus" w:hint="cs"/>
              </w:rPr>
              <w:t>varchar(50</w:t>
            </w:r>
            <w:r w:rsidRPr="00F733A3">
              <w:rPr>
                <w:rFonts w:ascii="Arial" w:eastAsia="Times New Roman" w:hAnsi="Arial" w:cs="B Lotus" w:hint="cs"/>
                <w:rtl/>
              </w:rPr>
              <w:t>)</w:t>
            </w:r>
          </w:p>
        </w:tc>
        <w:tc>
          <w:tcPr>
            <w:tcW w:w="723" w:type="dxa"/>
            <w:noWrap/>
            <w:hideMark/>
          </w:tcPr>
          <w:p w14:paraId="69CDAE26" w14:textId="77777777" w:rsidR="0095454E" w:rsidRPr="00F733A3" w:rsidRDefault="0095454E" w:rsidP="0000257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No</w:t>
            </w:r>
          </w:p>
        </w:tc>
        <w:tc>
          <w:tcPr>
            <w:tcW w:w="2479" w:type="dxa"/>
            <w:noWrap/>
            <w:hideMark/>
          </w:tcPr>
          <w:p w14:paraId="129EE8E9" w14:textId="77777777" w:rsidR="0095454E" w:rsidRPr="00F733A3" w:rsidRDefault="0095454E" w:rsidP="0000257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 xml:space="preserve">شماره زیان دیده خسارت </w:t>
            </w:r>
            <w:r w:rsidR="005156A9" w:rsidRPr="00F733A3">
              <w:rPr>
                <w:rFonts w:ascii="Arial" w:eastAsia="Times New Roman" w:hAnsi="Arial" w:cs="B Lotus" w:hint="cs"/>
                <w:rtl/>
              </w:rPr>
              <w:t>فعلی</w:t>
            </w:r>
          </w:p>
        </w:tc>
        <w:tc>
          <w:tcPr>
            <w:tcW w:w="962" w:type="dxa"/>
            <w:noWrap/>
            <w:hideMark/>
          </w:tcPr>
          <w:p w14:paraId="7559E4D8" w14:textId="77777777" w:rsidR="0095454E" w:rsidRPr="00F733A3" w:rsidRDefault="0095454E" w:rsidP="0000257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r>
      <w:tr w:rsidR="0095454E" w:rsidRPr="00F733A3" w14:paraId="346F3A84" w14:textId="77777777" w:rsidTr="008F4D1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5" w:type="dxa"/>
            <w:noWrap/>
            <w:vAlign w:val="center"/>
            <w:hideMark/>
          </w:tcPr>
          <w:p w14:paraId="51C31626" w14:textId="77777777" w:rsidR="0095454E" w:rsidRPr="00F733A3" w:rsidRDefault="0095454E" w:rsidP="00002570">
            <w:pPr>
              <w:jc w:val="center"/>
              <w:rPr>
                <w:rFonts w:ascii="Arial" w:eastAsia="Times New Roman" w:hAnsi="Arial" w:cs="B Lotus"/>
                <w:sz w:val="28"/>
                <w:szCs w:val="28"/>
              </w:rPr>
            </w:pPr>
            <w:r w:rsidRPr="00F733A3">
              <w:rPr>
                <w:rFonts w:ascii="Arial" w:eastAsia="Times New Roman" w:hAnsi="Arial" w:cs="B Lotus" w:hint="cs"/>
                <w:sz w:val="28"/>
                <w:szCs w:val="28"/>
                <w:rtl/>
              </w:rPr>
              <w:t>3</w:t>
            </w:r>
          </w:p>
        </w:tc>
        <w:tc>
          <w:tcPr>
            <w:tcW w:w="2720" w:type="dxa"/>
            <w:noWrap/>
            <w:vAlign w:val="center"/>
            <w:hideMark/>
          </w:tcPr>
          <w:p w14:paraId="44357EA1" w14:textId="77777777" w:rsidR="0095454E" w:rsidRPr="00F733A3" w:rsidRDefault="0095454E" w:rsidP="0000257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ThrHrtTypCod</w:t>
            </w:r>
          </w:p>
        </w:tc>
        <w:tc>
          <w:tcPr>
            <w:tcW w:w="1480" w:type="dxa"/>
            <w:noWrap/>
            <w:hideMark/>
          </w:tcPr>
          <w:p w14:paraId="5347C3A0" w14:textId="77777777" w:rsidR="0095454E" w:rsidRPr="00F733A3" w:rsidRDefault="0095454E" w:rsidP="0000257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int</w:t>
            </w:r>
          </w:p>
        </w:tc>
        <w:tc>
          <w:tcPr>
            <w:tcW w:w="723" w:type="dxa"/>
            <w:noWrap/>
            <w:hideMark/>
          </w:tcPr>
          <w:p w14:paraId="0328A280" w14:textId="77777777" w:rsidR="0095454E" w:rsidRPr="00F733A3" w:rsidRDefault="0095454E" w:rsidP="0000257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No</w:t>
            </w:r>
          </w:p>
        </w:tc>
        <w:tc>
          <w:tcPr>
            <w:tcW w:w="2479" w:type="dxa"/>
            <w:noWrap/>
            <w:hideMark/>
          </w:tcPr>
          <w:p w14:paraId="48EEC604" w14:textId="77777777" w:rsidR="0095454E" w:rsidRPr="00F733A3" w:rsidRDefault="0095454E" w:rsidP="0000257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کد نوع جراحت استاندارد</w:t>
            </w:r>
          </w:p>
        </w:tc>
        <w:tc>
          <w:tcPr>
            <w:tcW w:w="962" w:type="dxa"/>
            <w:noWrap/>
            <w:hideMark/>
          </w:tcPr>
          <w:p w14:paraId="0B2F662B" w14:textId="77777777" w:rsidR="0095454E" w:rsidRPr="00F733A3" w:rsidRDefault="0095454E" w:rsidP="0000257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کد نوع جراحت استاندارد</w:t>
            </w:r>
          </w:p>
        </w:tc>
      </w:tr>
      <w:tr w:rsidR="0095454E" w:rsidRPr="00F733A3" w14:paraId="0C63F4D9" w14:textId="77777777" w:rsidTr="008F4D1B">
        <w:trPr>
          <w:trHeight w:val="360"/>
        </w:trPr>
        <w:tc>
          <w:tcPr>
            <w:cnfStyle w:val="001000000000" w:firstRow="0" w:lastRow="0" w:firstColumn="1" w:lastColumn="0" w:oddVBand="0" w:evenVBand="0" w:oddHBand="0" w:evenHBand="0" w:firstRowFirstColumn="0" w:firstRowLastColumn="0" w:lastRowFirstColumn="0" w:lastRowLastColumn="0"/>
            <w:tcW w:w="765" w:type="dxa"/>
            <w:noWrap/>
            <w:vAlign w:val="center"/>
            <w:hideMark/>
          </w:tcPr>
          <w:p w14:paraId="2A24AAF4" w14:textId="77777777" w:rsidR="0095454E" w:rsidRPr="00F733A3" w:rsidRDefault="0095454E" w:rsidP="00002570">
            <w:pPr>
              <w:jc w:val="center"/>
              <w:rPr>
                <w:rFonts w:ascii="Arial" w:eastAsia="Times New Roman" w:hAnsi="Arial" w:cs="B Lotus"/>
                <w:sz w:val="28"/>
                <w:szCs w:val="28"/>
              </w:rPr>
            </w:pPr>
            <w:r w:rsidRPr="00F733A3">
              <w:rPr>
                <w:rFonts w:ascii="Arial" w:eastAsia="Times New Roman" w:hAnsi="Arial" w:cs="B Lotus" w:hint="cs"/>
                <w:sz w:val="28"/>
                <w:szCs w:val="28"/>
                <w:rtl/>
              </w:rPr>
              <w:t>4</w:t>
            </w:r>
          </w:p>
        </w:tc>
        <w:tc>
          <w:tcPr>
            <w:tcW w:w="2720" w:type="dxa"/>
            <w:noWrap/>
            <w:vAlign w:val="center"/>
            <w:hideMark/>
          </w:tcPr>
          <w:p w14:paraId="5BBF13AD" w14:textId="77777777" w:rsidR="0095454E" w:rsidRPr="00F733A3" w:rsidRDefault="0095454E" w:rsidP="0000257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MapHrtTypCod</w:t>
            </w:r>
          </w:p>
        </w:tc>
        <w:tc>
          <w:tcPr>
            <w:tcW w:w="1480" w:type="dxa"/>
            <w:noWrap/>
            <w:hideMark/>
          </w:tcPr>
          <w:p w14:paraId="4C62C729" w14:textId="77777777" w:rsidR="0095454E" w:rsidRPr="00F733A3" w:rsidRDefault="0095454E" w:rsidP="0000257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int</w:t>
            </w:r>
          </w:p>
        </w:tc>
        <w:tc>
          <w:tcPr>
            <w:tcW w:w="723" w:type="dxa"/>
            <w:noWrap/>
            <w:hideMark/>
          </w:tcPr>
          <w:p w14:paraId="047F5EA4" w14:textId="77777777" w:rsidR="0095454E" w:rsidRPr="00F733A3" w:rsidRDefault="0095454E" w:rsidP="0000257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Yes</w:t>
            </w:r>
          </w:p>
        </w:tc>
        <w:tc>
          <w:tcPr>
            <w:tcW w:w="2479" w:type="dxa"/>
            <w:noWrap/>
            <w:hideMark/>
          </w:tcPr>
          <w:p w14:paraId="255E7EE4" w14:textId="77777777" w:rsidR="0095454E" w:rsidRPr="00F733A3" w:rsidRDefault="0095454E" w:rsidP="0000257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کد نوع جراحت اعلامی توسط شرکت</w:t>
            </w:r>
          </w:p>
        </w:tc>
        <w:tc>
          <w:tcPr>
            <w:tcW w:w="962" w:type="dxa"/>
            <w:noWrap/>
            <w:hideMark/>
          </w:tcPr>
          <w:p w14:paraId="3536A4FB" w14:textId="77777777" w:rsidR="0095454E" w:rsidRPr="00F733A3" w:rsidRDefault="0095454E" w:rsidP="00002570">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r>
      <w:tr w:rsidR="0095454E" w:rsidRPr="00F733A3" w14:paraId="730CD507" w14:textId="77777777" w:rsidTr="008F4D1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5" w:type="dxa"/>
            <w:noWrap/>
            <w:vAlign w:val="center"/>
            <w:hideMark/>
          </w:tcPr>
          <w:p w14:paraId="71B4DD21" w14:textId="77777777" w:rsidR="0095454E" w:rsidRPr="00F733A3" w:rsidRDefault="0095454E" w:rsidP="00002570">
            <w:pPr>
              <w:jc w:val="center"/>
              <w:rPr>
                <w:rFonts w:ascii="Arial" w:eastAsia="Times New Roman" w:hAnsi="Arial" w:cs="B Lotus"/>
                <w:sz w:val="28"/>
                <w:szCs w:val="28"/>
              </w:rPr>
            </w:pPr>
            <w:r w:rsidRPr="00F733A3">
              <w:rPr>
                <w:rFonts w:ascii="Arial" w:eastAsia="Times New Roman" w:hAnsi="Arial" w:cs="B Lotus" w:hint="cs"/>
                <w:sz w:val="28"/>
                <w:szCs w:val="28"/>
                <w:rtl/>
              </w:rPr>
              <w:t>5</w:t>
            </w:r>
          </w:p>
        </w:tc>
        <w:tc>
          <w:tcPr>
            <w:tcW w:w="2720" w:type="dxa"/>
            <w:noWrap/>
            <w:vAlign w:val="center"/>
            <w:hideMark/>
          </w:tcPr>
          <w:p w14:paraId="429432F3" w14:textId="77777777" w:rsidR="0095454E" w:rsidRPr="00F733A3" w:rsidRDefault="0095454E" w:rsidP="0000257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MapHrtTyp</w:t>
            </w:r>
          </w:p>
        </w:tc>
        <w:tc>
          <w:tcPr>
            <w:tcW w:w="1480" w:type="dxa"/>
            <w:noWrap/>
            <w:hideMark/>
          </w:tcPr>
          <w:p w14:paraId="4A7366C6" w14:textId="77777777" w:rsidR="0095454E" w:rsidRPr="00F733A3" w:rsidRDefault="0095454E" w:rsidP="0000257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nvarchar(500</w:t>
            </w:r>
            <w:r w:rsidRPr="00F733A3">
              <w:rPr>
                <w:rFonts w:ascii="Arial" w:eastAsia="Times New Roman" w:hAnsi="Arial" w:cs="B Lotus" w:hint="cs"/>
                <w:rtl/>
              </w:rPr>
              <w:t>)</w:t>
            </w:r>
          </w:p>
        </w:tc>
        <w:tc>
          <w:tcPr>
            <w:tcW w:w="723" w:type="dxa"/>
            <w:noWrap/>
            <w:hideMark/>
          </w:tcPr>
          <w:p w14:paraId="483A933E" w14:textId="77777777" w:rsidR="0095454E" w:rsidRPr="00F733A3" w:rsidRDefault="0095454E" w:rsidP="0000257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No</w:t>
            </w:r>
          </w:p>
        </w:tc>
        <w:tc>
          <w:tcPr>
            <w:tcW w:w="2479" w:type="dxa"/>
            <w:noWrap/>
            <w:hideMark/>
          </w:tcPr>
          <w:p w14:paraId="0A2F9F26" w14:textId="77777777" w:rsidR="0095454E" w:rsidRPr="00F733A3" w:rsidRDefault="0095454E" w:rsidP="0000257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نوع جراحت اعلامی توسط شرکت</w:t>
            </w:r>
          </w:p>
        </w:tc>
        <w:tc>
          <w:tcPr>
            <w:tcW w:w="962" w:type="dxa"/>
            <w:noWrap/>
            <w:hideMark/>
          </w:tcPr>
          <w:p w14:paraId="5FF91E50" w14:textId="77777777" w:rsidR="0095454E" w:rsidRPr="00F733A3" w:rsidRDefault="0095454E" w:rsidP="00002570">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Cambria" w:eastAsia="Times New Roman" w:hAnsi="Cambria" w:cs="Cambria" w:hint="cs"/>
                <w:rtl/>
              </w:rPr>
              <w:t> </w:t>
            </w:r>
          </w:p>
        </w:tc>
      </w:tr>
    </w:tbl>
    <w:p w14:paraId="4E5551F2" w14:textId="77777777" w:rsidR="00780733" w:rsidRPr="00F733A3" w:rsidRDefault="00780733" w:rsidP="00475B29">
      <w:pPr>
        <w:rPr>
          <w:rFonts w:cs="B Lotus"/>
          <w:sz w:val="28"/>
          <w:szCs w:val="28"/>
        </w:rPr>
      </w:pPr>
    </w:p>
    <w:p w14:paraId="3A359A0A" w14:textId="6FB6D597" w:rsidR="00865358" w:rsidRPr="00F733A3" w:rsidRDefault="00540CB6" w:rsidP="0021704B">
      <w:pPr>
        <w:pStyle w:val="Heading2"/>
        <w:rPr>
          <w:rFonts w:cs="B Lotus"/>
          <w:sz w:val="28"/>
          <w:szCs w:val="28"/>
          <w:rtl/>
        </w:rPr>
      </w:pPr>
      <w:bookmarkStart w:id="103" w:name="_Toc439461604"/>
      <w:bookmarkStart w:id="104" w:name="_Toc38109522"/>
      <w:r w:rsidRPr="00F733A3">
        <w:rPr>
          <w:rFonts w:cs="B Lotus" w:hint="cs"/>
          <w:sz w:val="28"/>
          <w:szCs w:val="28"/>
          <w:rtl/>
        </w:rPr>
        <w:t xml:space="preserve">جدول کد </w:t>
      </w:r>
      <w:r w:rsidR="008E3F52" w:rsidRPr="00F733A3">
        <w:rPr>
          <w:rFonts w:cs="B Lotus" w:hint="cs"/>
          <w:sz w:val="28"/>
          <w:szCs w:val="28"/>
          <w:rtl/>
        </w:rPr>
        <w:t>ا</w:t>
      </w:r>
      <w:r w:rsidRPr="00F733A3">
        <w:rPr>
          <w:rFonts w:cs="B Lotus" w:hint="cs"/>
          <w:sz w:val="28"/>
          <w:szCs w:val="28"/>
          <w:rtl/>
        </w:rPr>
        <w:t>نو</w:t>
      </w:r>
      <w:r w:rsidR="00D939DB" w:rsidRPr="00F733A3">
        <w:rPr>
          <w:rFonts w:cs="B Lotus" w:hint="cs"/>
          <w:sz w:val="28"/>
          <w:szCs w:val="28"/>
          <w:rtl/>
        </w:rPr>
        <w:t>ا</w:t>
      </w:r>
      <w:r w:rsidRPr="00F733A3">
        <w:rPr>
          <w:rFonts w:cs="B Lotus" w:hint="cs"/>
          <w:sz w:val="28"/>
          <w:szCs w:val="28"/>
          <w:rtl/>
        </w:rPr>
        <w:t>ع جراح</w:t>
      </w:r>
      <w:r w:rsidR="008E3F52" w:rsidRPr="00F733A3">
        <w:rPr>
          <w:rFonts w:cs="B Lotus" w:hint="cs"/>
          <w:sz w:val="28"/>
          <w:szCs w:val="28"/>
          <w:rtl/>
        </w:rPr>
        <w:t>ا</w:t>
      </w:r>
      <w:r w:rsidRPr="00F733A3">
        <w:rPr>
          <w:rFonts w:cs="B Lotus" w:hint="cs"/>
          <w:sz w:val="28"/>
          <w:szCs w:val="28"/>
          <w:rtl/>
        </w:rPr>
        <w:t>ت:</w:t>
      </w:r>
      <w:bookmarkEnd w:id="103"/>
      <w:bookmarkEnd w:id="104"/>
    </w:p>
    <w:p w14:paraId="35634567" w14:textId="77777777" w:rsidR="00930086" w:rsidRPr="00F733A3" w:rsidRDefault="00930086" w:rsidP="00DF29CB">
      <w:pPr>
        <w:rPr>
          <w:rFonts w:cs="B Lotus"/>
          <w:sz w:val="24"/>
          <w:szCs w:val="24"/>
          <w:rtl/>
        </w:rPr>
      </w:pPr>
      <w:bookmarkStart w:id="105" w:name="_Toc439461607"/>
    </w:p>
    <w:tbl>
      <w:tblPr>
        <w:tblStyle w:val="PlainTable11"/>
        <w:bidiVisual/>
        <w:tblW w:w="0" w:type="auto"/>
        <w:tblLook w:val="04A0" w:firstRow="1" w:lastRow="0" w:firstColumn="1" w:lastColumn="0" w:noHBand="0" w:noVBand="1"/>
      </w:tblPr>
      <w:tblGrid>
        <w:gridCol w:w="1547"/>
        <w:gridCol w:w="1890"/>
        <w:gridCol w:w="5579"/>
      </w:tblGrid>
      <w:tr w:rsidR="00930086" w:rsidRPr="00F733A3" w14:paraId="147E7699" w14:textId="77777777" w:rsidTr="00150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shd w:val="clear" w:color="auto" w:fill="C4BC96" w:themeFill="background2" w:themeFillShade="BF"/>
          </w:tcPr>
          <w:p w14:paraId="3C6A5D1B" w14:textId="77777777" w:rsidR="00930086" w:rsidRPr="00F733A3" w:rsidRDefault="00930086" w:rsidP="00DF29CB">
            <w:pPr>
              <w:rPr>
                <w:rFonts w:cs="B Lotus"/>
                <w:sz w:val="24"/>
                <w:szCs w:val="24"/>
                <w:rtl/>
              </w:rPr>
            </w:pPr>
            <w:r w:rsidRPr="00F733A3">
              <w:rPr>
                <w:rFonts w:ascii="Arial" w:eastAsia="Times New Roman" w:hAnsi="Arial" w:cs="B Lotus" w:hint="cs"/>
                <w:color w:val="000000"/>
                <w:sz w:val="24"/>
                <w:szCs w:val="24"/>
                <w:rtl/>
              </w:rPr>
              <w:t>کد نوع جراحت</w:t>
            </w:r>
          </w:p>
        </w:tc>
        <w:tc>
          <w:tcPr>
            <w:tcW w:w="1890" w:type="dxa"/>
            <w:shd w:val="clear" w:color="auto" w:fill="C4BC96" w:themeFill="background2" w:themeFillShade="BF"/>
          </w:tcPr>
          <w:p w14:paraId="5782A2BC" w14:textId="77777777" w:rsidR="00930086" w:rsidRPr="00F733A3" w:rsidRDefault="00930086" w:rsidP="00DF29CB">
            <w:pPr>
              <w:cnfStyle w:val="100000000000" w:firstRow="1" w:lastRow="0" w:firstColumn="0" w:lastColumn="0" w:oddVBand="0" w:evenVBand="0" w:oddHBand="0" w:evenHBand="0" w:firstRowFirstColumn="0" w:firstRowLastColumn="0" w:lastRowFirstColumn="0" w:lastRowLastColumn="0"/>
              <w:rPr>
                <w:rFonts w:cs="B Lotus"/>
                <w:sz w:val="24"/>
                <w:szCs w:val="24"/>
                <w:rtl/>
              </w:rPr>
            </w:pPr>
            <w:r w:rsidRPr="00F733A3">
              <w:rPr>
                <w:rFonts w:ascii="Arial" w:eastAsia="Times New Roman" w:hAnsi="Arial" w:cs="B Lotus" w:hint="cs"/>
                <w:color w:val="000000"/>
                <w:sz w:val="24"/>
                <w:szCs w:val="24"/>
                <w:rtl/>
              </w:rPr>
              <w:t>نام عضو</w:t>
            </w:r>
          </w:p>
        </w:tc>
        <w:tc>
          <w:tcPr>
            <w:tcW w:w="5579" w:type="dxa"/>
            <w:shd w:val="clear" w:color="auto" w:fill="C4BC96" w:themeFill="background2" w:themeFillShade="BF"/>
          </w:tcPr>
          <w:p w14:paraId="49A9DC8A" w14:textId="77777777" w:rsidR="00930086" w:rsidRPr="00F733A3" w:rsidRDefault="00930086" w:rsidP="00DF29CB">
            <w:pPr>
              <w:cnfStyle w:val="100000000000" w:firstRow="1" w:lastRow="0" w:firstColumn="0" w:lastColumn="0" w:oddVBand="0" w:evenVBand="0" w:oddHBand="0" w:evenHBand="0" w:firstRowFirstColumn="0" w:firstRowLastColumn="0" w:lastRowFirstColumn="0" w:lastRowLastColumn="0"/>
              <w:rPr>
                <w:rFonts w:cs="B Lotus"/>
                <w:sz w:val="24"/>
                <w:szCs w:val="24"/>
                <w:rtl/>
              </w:rPr>
            </w:pPr>
            <w:r w:rsidRPr="00F733A3">
              <w:rPr>
                <w:rFonts w:ascii="Arial" w:eastAsia="Times New Roman" w:hAnsi="Arial" w:cs="B Lotus" w:hint="cs"/>
                <w:color w:val="000000"/>
                <w:sz w:val="24"/>
                <w:szCs w:val="24"/>
                <w:rtl/>
              </w:rPr>
              <w:t>نوع جراحات</w:t>
            </w:r>
          </w:p>
        </w:tc>
      </w:tr>
      <w:tr w:rsidR="007F6683" w:rsidRPr="00F733A3" w14:paraId="070A207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E81AD90" w14:textId="77777777" w:rsidR="007F6683" w:rsidRPr="00F733A3" w:rsidRDefault="007F6683" w:rsidP="00930086">
            <w:pPr>
              <w:rPr>
                <w:rFonts w:cs="B Lotus"/>
                <w:sz w:val="24"/>
                <w:szCs w:val="24"/>
                <w:rtl/>
              </w:rPr>
            </w:pPr>
            <w:r w:rsidRPr="00F733A3">
              <w:rPr>
                <w:rFonts w:ascii="Calibri" w:hAnsi="Calibri" w:cs="Calibri"/>
                <w:color w:val="000000"/>
                <w:sz w:val="24"/>
                <w:szCs w:val="24"/>
              </w:rPr>
              <w:t>1</w:t>
            </w:r>
          </w:p>
        </w:tc>
        <w:tc>
          <w:tcPr>
            <w:tcW w:w="1890" w:type="dxa"/>
          </w:tcPr>
          <w:p w14:paraId="5FEC5DC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b/>
                <w:bCs/>
                <w:color w:val="000000"/>
                <w:rtl/>
              </w:rPr>
              <w:t>چشم</w:t>
            </w:r>
          </w:p>
        </w:tc>
        <w:tc>
          <w:tcPr>
            <w:tcW w:w="5579" w:type="dxa"/>
          </w:tcPr>
          <w:p w14:paraId="09D68DC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ازبين بردن چشم سالم</w:t>
            </w:r>
          </w:p>
        </w:tc>
      </w:tr>
      <w:tr w:rsidR="007F6683" w:rsidRPr="00F733A3" w14:paraId="417359B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A8CB499" w14:textId="77777777" w:rsidR="007F6683" w:rsidRPr="00F733A3" w:rsidRDefault="007F6683" w:rsidP="00930086">
            <w:pPr>
              <w:rPr>
                <w:rFonts w:cs="B Lotus"/>
                <w:sz w:val="24"/>
                <w:szCs w:val="24"/>
                <w:rtl/>
              </w:rPr>
            </w:pPr>
            <w:r w:rsidRPr="00F733A3">
              <w:rPr>
                <w:rFonts w:ascii="Calibri" w:hAnsi="Calibri" w:cs="Calibri"/>
                <w:color w:val="000000"/>
                <w:sz w:val="24"/>
                <w:szCs w:val="24"/>
              </w:rPr>
              <w:t>2</w:t>
            </w:r>
          </w:p>
        </w:tc>
        <w:tc>
          <w:tcPr>
            <w:tcW w:w="1890" w:type="dxa"/>
          </w:tcPr>
          <w:p w14:paraId="72F927F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چشم</w:t>
            </w:r>
          </w:p>
        </w:tc>
        <w:tc>
          <w:tcPr>
            <w:tcW w:w="5579" w:type="dxa"/>
          </w:tcPr>
          <w:p w14:paraId="5B7F65D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ازبين بردن چشمي که در سياهي آن لکه سفيدي باشد و مانع ديدن نباشد</w:t>
            </w:r>
          </w:p>
        </w:tc>
      </w:tr>
      <w:tr w:rsidR="007F6683" w:rsidRPr="00F733A3" w14:paraId="5AD18A2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1450B63" w14:textId="77777777" w:rsidR="007F6683" w:rsidRPr="00F733A3" w:rsidRDefault="007F6683" w:rsidP="00930086">
            <w:pPr>
              <w:rPr>
                <w:rFonts w:cs="B Lotus"/>
                <w:sz w:val="24"/>
                <w:szCs w:val="24"/>
                <w:rtl/>
              </w:rPr>
            </w:pPr>
            <w:r w:rsidRPr="00F733A3">
              <w:rPr>
                <w:rFonts w:ascii="Calibri" w:hAnsi="Calibri" w:cs="Calibri"/>
                <w:color w:val="000000"/>
                <w:sz w:val="24"/>
                <w:szCs w:val="24"/>
              </w:rPr>
              <w:t>3</w:t>
            </w:r>
          </w:p>
        </w:tc>
        <w:tc>
          <w:tcPr>
            <w:tcW w:w="1890" w:type="dxa"/>
          </w:tcPr>
          <w:p w14:paraId="50D282E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چشم</w:t>
            </w:r>
          </w:p>
        </w:tc>
        <w:tc>
          <w:tcPr>
            <w:tcW w:w="5579" w:type="dxa"/>
          </w:tcPr>
          <w:p w14:paraId="36F4724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ازبين بردن چشم سالم درصورتيکه چشم ديگر نابيناي مادرزادي باشد</w:t>
            </w:r>
          </w:p>
        </w:tc>
      </w:tr>
      <w:tr w:rsidR="007F6683" w:rsidRPr="00F733A3" w14:paraId="7014574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3ADCB04" w14:textId="77777777" w:rsidR="007F6683" w:rsidRPr="00F733A3" w:rsidRDefault="007F6683" w:rsidP="00930086">
            <w:pPr>
              <w:rPr>
                <w:rFonts w:cs="B Lotus"/>
                <w:sz w:val="24"/>
                <w:szCs w:val="24"/>
                <w:rtl/>
              </w:rPr>
            </w:pPr>
            <w:r w:rsidRPr="00F733A3">
              <w:rPr>
                <w:rFonts w:ascii="Calibri" w:hAnsi="Calibri" w:cs="Calibri"/>
                <w:color w:val="000000"/>
                <w:sz w:val="24"/>
                <w:szCs w:val="24"/>
              </w:rPr>
              <w:t>4</w:t>
            </w:r>
          </w:p>
        </w:tc>
        <w:tc>
          <w:tcPr>
            <w:tcW w:w="1890" w:type="dxa"/>
          </w:tcPr>
          <w:p w14:paraId="2D5231E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چشم</w:t>
            </w:r>
          </w:p>
        </w:tc>
        <w:tc>
          <w:tcPr>
            <w:tcW w:w="5579" w:type="dxa"/>
          </w:tcPr>
          <w:p w14:paraId="4551D99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ازين بردن چشم سالم درصورتيکه چشم ديگر نابيناي ناشي از قصاص يا جنايتي باشد</w:t>
            </w:r>
          </w:p>
        </w:tc>
      </w:tr>
      <w:tr w:rsidR="007F6683" w:rsidRPr="00F733A3" w14:paraId="4D8C8AB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7663E0D" w14:textId="77777777" w:rsidR="007F6683" w:rsidRPr="00F733A3" w:rsidRDefault="007F6683" w:rsidP="00930086">
            <w:pPr>
              <w:rPr>
                <w:rFonts w:cs="B Lotus"/>
                <w:sz w:val="24"/>
                <w:szCs w:val="24"/>
                <w:rtl/>
              </w:rPr>
            </w:pPr>
            <w:r w:rsidRPr="00F733A3">
              <w:rPr>
                <w:rFonts w:ascii="Calibri" w:hAnsi="Calibri" w:cs="Calibri"/>
                <w:color w:val="000000"/>
                <w:sz w:val="24"/>
                <w:szCs w:val="24"/>
              </w:rPr>
              <w:t>5</w:t>
            </w:r>
          </w:p>
        </w:tc>
        <w:tc>
          <w:tcPr>
            <w:tcW w:w="1890" w:type="dxa"/>
          </w:tcPr>
          <w:p w14:paraId="0867562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پلك</w:t>
            </w:r>
          </w:p>
        </w:tc>
        <w:tc>
          <w:tcPr>
            <w:tcW w:w="5579" w:type="dxa"/>
          </w:tcPr>
          <w:p w14:paraId="7F6129C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بين رفتن پلک بالا</w:t>
            </w:r>
          </w:p>
        </w:tc>
      </w:tr>
      <w:tr w:rsidR="007F6683" w:rsidRPr="00F733A3" w14:paraId="2CFF6FE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3B16239" w14:textId="77777777" w:rsidR="007F6683" w:rsidRPr="00F733A3" w:rsidRDefault="007F6683" w:rsidP="00930086">
            <w:pPr>
              <w:rPr>
                <w:rFonts w:cs="B Lotus"/>
                <w:sz w:val="24"/>
                <w:szCs w:val="24"/>
                <w:rtl/>
              </w:rPr>
            </w:pPr>
            <w:r w:rsidRPr="00F733A3">
              <w:rPr>
                <w:rFonts w:ascii="Calibri" w:hAnsi="Calibri" w:cs="Calibri"/>
                <w:color w:val="000000"/>
                <w:sz w:val="24"/>
                <w:szCs w:val="24"/>
              </w:rPr>
              <w:t>6</w:t>
            </w:r>
          </w:p>
        </w:tc>
        <w:tc>
          <w:tcPr>
            <w:tcW w:w="1890" w:type="dxa"/>
          </w:tcPr>
          <w:p w14:paraId="6711E7D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پلك</w:t>
            </w:r>
          </w:p>
        </w:tc>
        <w:tc>
          <w:tcPr>
            <w:tcW w:w="5579" w:type="dxa"/>
          </w:tcPr>
          <w:p w14:paraId="34F819B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ازبين رفتن پلک پايين</w:t>
            </w:r>
            <w:r w:rsidRPr="00F733A3">
              <w:rPr>
                <w:rFonts w:ascii="Calibri" w:hAnsi="Calibri" w:cs="Times New Roman"/>
                <w:color w:val="000000"/>
                <w:sz w:val="24"/>
                <w:szCs w:val="24"/>
                <w:rtl/>
              </w:rPr>
              <w:t>-</w:t>
            </w:r>
          </w:p>
        </w:tc>
      </w:tr>
      <w:tr w:rsidR="007F6683" w:rsidRPr="00F733A3" w14:paraId="7C93351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E75A6E5" w14:textId="77777777" w:rsidR="007F6683" w:rsidRPr="00F733A3" w:rsidRDefault="007F6683" w:rsidP="00930086">
            <w:pPr>
              <w:rPr>
                <w:rFonts w:cs="B Lotus"/>
                <w:sz w:val="24"/>
                <w:szCs w:val="24"/>
                <w:rtl/>
              </w:rPr>
            </w:pPr>
            <w:r w:rsidRPr="00F733A3">
              <w:rPr>
                <w:rFonts w:ascii="Calibri" w:hAnsi="Calibri" w:cs="Calibri"/>
                <w:color w:val="000000"/>
                <w:sz w:val="24"/>
                <w:szCs w:val="24"/>
              </w:rPr>
              <w:t>7</w:t>
            </w:r>
          </w:p>
        </w:tc>
        <w:tc>
          <w:tcPr>
            <w:tcW w:w="1890" w:type="dxa"/>
          </w:tcPr>
          <w:p w14:paraId="62908A3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بيني</w:t>
            </w:r>
          </w:p>
        </w:tc>
        <w:tc>
          <w:tcPr>
            <w:tcW w:w="5579" w:type="dxa"/>
          </w:tcPr>
          <w:p w14:paraId="5E123BF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بين رفتن تمام بيني</w:t>
            </w:r>
          </w:p>
        </w:tc>
      </w:tr>
      <w:tr w:rsidR="007F6683" w:rsidRPr="00F733A3" w14:paraId="7743A74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6699731" w14:textId="77777777" w:rsidR="007F6683" w:rsidRPr="00F733A3" w:rsidRDefault="007F6683" w:rsidP="00930086">
            <w:pPr>
              <w:rPr>
                <w:rFonts w:cs="B Lotus"/>
                <w:sz w:val="24"/>
                <w:szCs w:val="24"/>
                <w:rtl/>
              </w:rPr>
            </w:pPr>
            <w:r w:rsidRPr="00F733A3">
              <w:rPr>
                <w:rFonts w:ascii="Calibri" w:hAnsi="Calibri" w:cs="Calibri"/>
                <w:color w:val="000000"/>
                <w:sz w:val="24"/>
                <w:szCs w:val="24"/>
              </w:rPr>
              <w:t>8</w:t>
            </w:r>
          </w:p>
        </w:tc>
        <w:tc>
          <w:tcPr>
            <w:tcW w:w="1890" w:type="dxa"/>
          </w:tcPr>
          <w:p w14:paraId="0BD9FDC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بيني</w:t>
            </w:r>
          </w:p>
        </w:tc>
        <w:tc>
          <w:tcPr>
            <w:tcW w:w="5579" w:type="dxa"/>
          </w:tcPr>
          <w:p w14:paraId="44EA9AD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بين رفتن نرمه بيني که پايين قصب و استخوان بيني است</w:t>
            </w:r>
          </w:p>
        </w:tc>
      </w:tr>
      <w:tr w:rsidR="007F6683" w:rsidRPr="00F733A3" w14:paraId="6A1A995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97592A7" w14:textId="77777777" w:rsidR="007F6683" w:rsidRPr="00F733A3" w:rsidRDefault="007F6683" w:rsidP="00930086">
            <w:pPr>
              <w:rPr>
                <w:rFonts w:cs="B Lotus"/>
                <w:sz w:val="24"/>
                <w:szCs w:val="24"/>
                <w:rtl/>
              </w:rPr>
            </w:pPr>
            <w:r w:rsidRPr="00F733A3">
              <w:rPr>
                <w:rFonts w:ascii="Calibri" w:hAnsi="Calibri" w:cs="Calibri"/>
                <w:color w:val="000000"/>
                <w:sz w:val="24"/>
                <w:szCs w:val="24"/>
              </w:rPr>
              <w:t>9</w:t>
            </w:r>
          </w:p>
        </w:tc>
        <w:tc>
          <w:tcPr>
            <w:tcW w:w="1890" w:type="dxa"/>
          </w:tcPr>
          <w:p w14:paraId="2E8809A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بيني</w:t>
            </w:r>
          </w:p>
        </w:tc>
        <w:tc>
          <w:tcPr>
            <w:tcW w:w="5579" w:type="dxa"/>
          </w:tcPr>
          <w:p w14:paraId="33E8192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فساد بيني در اثر شکستن و سوزاندن و امثال آن اگر اصلاح نشود</w:t>
            </w:r>
          </w:p>
        </w:tc>
      </w:tr>
      <w:tr w:rsidR="007F6683" w:rsidRPr="00F733A3" w14:paraId="5D4B121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9791E62" w14:textId="77777777" w:rsidR="007F6683" w:rsidRPr="00F733A3" w:rsidRDefault="007F6683" w:rsidP="00930086">
            <w:pPr>
              <w:rPr>
                <w:rFonts w:cs="B Lotus"/>
                <w:sz w:val="24"/>
                <w:szCs w:val="24"/>
                <w:rtl/>
              </w:rPr>
            </w:pPr>
            <w:r w:rsidRPr="00F733A3">
              <w:rPr>
                <w:rFonts w:ascii="Calibri" w:hAnsi="Calibri" w:cs="Calibri"/>
                <w:color w:val="000000"/>
                <w:sz w:val="24"/>
                <w:szCs w:val="24"/>
              </w:rPr>
              <w:t>10</w:t>
            </w:r>
          </w:p>
        </w:tc>
        <w:tc>
          <w:tcPr>
            <w:tcW w:w="1890" w:type="dxa"/>
          </w:tcPr>
          <w:p w14:paraId="568F5A8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بيني</w:t>
            </w:r>
          </w:p>
        </w:tc>
        <w:tc>
          <w:tcPr>
            <w:tcW w:w="5579" w:type="dxa"/>
          </w:tcPr>
          <w:p w14:paraId="549117C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فساد بيني در اثر شکستن و سوزاندن و امثال آن اگر بدون عيب جبران شود</w:t>
            </w:r>
          </w:p>
        </w:tc>
      </w:tr>
      <w:tr w:rsidR="007F6683" w:rsidRPr="00F733A3" w14:paraId="78784F2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402483D" w14:textId="77777777" w:rsidR="007F6683" w:rsidRPr="00F733A3" w:rsidRDefault="007F6683" w:rsidP="00930086">
            <w:pPr>
              <w:rPr>
                <w:rFonts w:cs="B Lotus"/>
                <w:sz w:val="24"/>
                <w:szCs w:val="24"/>
                <w:rtl/>
              </w:rPr>
            </w:pPr>
            <w:r w:rsidRPr="00F733A3">
              <w:rPr>
                <w:rFonts w:ascii="Calibri" w:hAnsi="Calibri" w:cs="Calibri"/>
                <w:color w:val="000000"/>
                <w:sz w:val="24"/>
                <w:szCs w:val="24"/>
              </w:rPr>
              <w:t>11</w:t>
            </w:r>
          </w:p>
        </w:tc>
        <w:tc>
          <w:tcPr>
            <w:tcW w:w="1890" w:type="dxa"/>
          </w:tcPr>
          <w:p w14:paraId="069A090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بيني</w:t>
            </w:r>
          </w:p>
        </w:tc>
        <w:tc>
          <w:tcPr>
            <w:tcW w:w="5579" w:type="dxa"/>
          </w:tcPr>
          <w:p w14:paraId="5E5831B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فلج کردن بيني</w:t>
            </w:r>
          </w:p>
        </w:tc>
      </w:tr>
      <w:tr w:rsidR="007F6683" w:rsidRPr="00F733A3" w14:paraId="2BA8AC5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A82BB21" w14:textId="77777777" w:rsidR="007F6683" w:rsidRPr="00F733A3" w:rsidRDefault="007F6683" w:rsidP="00930086">
            <w:pPr>
              <w:rPr>
                <w:rFonts w:cs="B Lotus"/>
                <w:sz w:val="24"/>
                <w:szCs w:val="24"/>
                <w:rtl/>
              </w:rPr>
            </w:pPr>
            <w:r w:rsidRPr="00F733A3">
              <w:rPr>
                <w:rFonts w:ascii="Calibri" w:hAnsi="Calibri" w:cs="Calibri"/>
                <w:color w:val="000000"/>
                <w:sz w:val="24"/>
                <w:szCs w:val="24"/>
              </w:rPr>
              <w:t>12</w:t>
            </w:r>
          </w:p>
        </w:tc>
        <w:tc>
          <w:tcPr>
            <w:tcW w:w="1890" w:type="dxa"/>
          </w:tcPr>
          <w:p w14:paraId="4451C0F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بيني</w:t>
            </w:r>
          </w:p>
        </w:tc>
        <w:tc>
          <w:tcPr>
            <w:tcW w:w="5579" w:type="dxa"/>
          </w:tcPr>
          <w:p w14:paraId="0F64DE1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بين بردن بيني فلج</w:t>
            </w:r>
          </w:p>
        </w:tc>
      </w:tr>
      <w:tr w:rsidR="007F6683" w:rsidRPr="00F733A3" w14:paraId="2C641F1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0E9325F" w14:textId="77777777" w:rsidR="007F6683" w:rsidRPr="00F733A3" w:rsidRDefault="007F6683" w:rsidP="00930086">
            <w:pPr>
              <w:rPr>
                <w:rFonts w:cs="B Lotus"/>
                <w:sz w:val="24"/>
                <w:szCs w:val="24"/>
                <w:rtl/>
              </w:rPr>
            </w:pPr>
            <w:r w:rsidRPr="00F733A3">
              <w:rPr>
                <w:rFonts w:ascii="Calibri" w:hAnsi="Calibri" w:cs="Calibri"/>
                <w:color w:val="000000"/>
                <w:sz w:val="24"/>
                <w:szCs w:val="24"/>
              </w:rPr>
              <w:t>13</w:t>
            </w:r>
          </w:p>
        </w:tc>
        <w:tc>
          <w:tcPr>
            <w:tcW w:w="1890" w:type="dxa"/>
          </w:tcPr>
          <w:p w14:paraId="0D3E1E0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بيني</w:t>
            </w:r>
          </w:p>
        </w:tc>
        <w:tc>
          <w:tcPr>
            <w:tcW w:w="5579" w:type="dxa"/>
          </w:tcPr>
          <w:p w14:paraId="2313099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بين بردن هريک از سوراخهاي بيني</w:t>
            </w:r>
          </w:p>
        </w:tc>
      </w:tr>
      <w:tr w:rsidR="007F6683" w:rsidRPr="00F733A3" w14:paraId="7843CD6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80A8CA4" w14:textId="77777777" w:rsidR="007F6683" w:rsidRPr="00F733A3" w:rsidRDefault="007F6683" w:rsidP="00930086">
            <w:pPr>
              <w:rPr>
                <w:rFonts w:cs="B Lotus"/>
                <w:sz w:val="24"/>
                <w:szCs w:val="24"/>
                <w:rtl/>
              </w:rPr>
            </w:pPr>
            <w:r w:rsidRPr="00F733A3">
              <w:rPr>
                <w:rFonts w:ascii="Calibri" w:hAnsi="Calibri" w:cs="Calibri"/>
                <w:color w:val="000000"/>
                <w:sz w:val="24"/>
                <w:szCs w:val="24"/>
              </w:rPr>
              <w:lastRenderedPageBreak/>
              <w:t>14</w:t>
            </w:r>
          </w:p>
        </w:tc>
        <w:tc>
          <w:tcPr>
            <w:tcW w:w="1890" w:type="dxa"/>
          </w:tcPr>
          <w:p w14:paraId="67C23D6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گوش</w:t>
            </w:r>
          </w:p>
        </w:tc>
        <w:tc>
          <w:tcPr>
            <w:tcW w:w="5579" w:type="dxa"/>
          </w:tcPr>
          <w:p w14:paraId="21BA044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بين بردن گوش</w:t>
            </w:r>
          </w:p>
        </w:tc>
      </w:tr>
      <w:tr w:rsidR="007F6683" w:rsidRPr="00F733A3" w14:paraId="527DA91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C2B8A36" w14:textId="77777777" w:rsidR="007F6683" w:rsidRPr="00F733A3" w:rsidRDefault="007F6683" w:rsidP="00930086">
            <w:pPr>
              <w:rPr>
                <w:rFonts w:cs="B Lotus"/>
                <w:sz w:val="24"/>
                <w:szCs w:val="24"/>
                <w:rtl/>
              </w:rPr>
            </w:pPr>
            <w:r w:rsidRPr="00F733A3">
              <w:rPr>
                <w:rFonts w:ascii="Calibri" w:hAnsi="Calibri" w:cs="Calibri"/>
                <w:color w:val="000000"/>
                <w:sz w:val="24"/>
                <w:szCs w:val="24"/>
              </w:rPr>
              <w:t>15</w:t>
            </w:r>
          </w:p>
        </w:tc>
        <w:tc>
          <w:tcPr>
            <w:tcW w:w="1890" w:type="dxa"/>
          </w:tcPr>
          <w:p w14:paraId="0D62107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گوش</w:t>
            </w:r>
          </w:p>
        </w:tc>
        <w:tc>
          <w:tcPr>
            <w:tcW w:w="5579" w:type="dxa"/>
          </w:tcPr>
          <w:p w14:paraId="061E465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بين بردن نرمه گوش</w:t>
            </w:r>
          </w:p>
        </w:tc>
      </w:tr>
      <w:tr w:rsidR="007F6683" w:rsidRPr="00F733A3" w14:paraId="46C0F87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9CD7CC6" w14:textId="77777777" w:rsidR="007F6683" w:rsidRPr="00F733A3" w:rsidRDefault="007F6683" w:rsidP="00930086">
            <w:pPr>
              <w:rPr>
                <w:rFonts w:cs="B Lotus"/>
                <w:sz w:val="24"/>
                <w:szCs w:val="24"/>
                <w:rtl/>
              </w:rPr>
            </w:pPr>
            <w:r w:rsidRPr="00F733A3">
              <w:rPr>
                <w:rFonts w:ascii="Calibri" w:hAnsi="Calibri" w:cs="Calibri"/>
                <w:color w:val="000000"/>
                <w:sz w:val="24"/>
                <w:szCs w:val="24"/>
              </w:rPr>
              <w:t>16</w:t>
            </w:r>
          </w:p>
        </w:tc>
        <w:tc>
          <w:tcPr>
            <w:tcW w:w="1890" w:type="dxa"/>
          </w:tcPr>
          <w:p w14:paraId="1B389D7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گوش</w:t>
            </w:r>
          </w:p>
        </w:tc>
        <w:tc>
          <w:tcPr>
            <w:tcW w:w="5579" w:type="dxa"/>
          </w:tcPr>
          <w:p w14:paraId="65FD701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پاره کردن گوش</w:t>
            </w:r>
          </w:p>
        </w:tc>
      </w:tr>
      <w:tr w:rsidR="007F6683" w:rsidRPr="00F733A3" w14:paraId="02CA4C7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409DC14" w14:textId="77777777" w:rsidR="007F6683" w:rsidRPr="00F733A3" w:rsidRDefault="007F6683" w:rsidP="00930086">
            <w:pPr>
              <w:rPr>
                <w:rFonts w:cs="B Lotus"/>
                <w:sz w:val="24"/>
                <w:szCs w:val="24"/>
                <w:rtl/>
              </w:rPr>
            </w:pPr>
            <w:r w:rsidRPr="00F733A3">
              <w:rPr>
                <w:rFonts w:ascii="Calibri" w:hAnsi="Calibri" w:cs="Calibri"/>
                <w:color w:val="000000"/>
                <w:sz w:val="24"/>
                <w:szCs w:val="24"/>
              </w:rPr>
              <w:t>17</w:t>
            </w:r>
          </w:p>
        </w:tc>
        <w:tc>
          <w:tcPr>
            <w:tcW w:w="1890" w:type="dxa"/>
          </w:tcPr>
          <w:p w14:paraId="394CD11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گوش</w:t>
            </w:r>
          </w:p>
        </w:tc>
        <w:tc>
          <w:tcPr>
            <w:tcW w:w="5579" w:type="dxa"/>
          </w:tcPr>
          <w:p w14:paraId="52FE59D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فلج کردن گوش</w:t>
            </w:r>
          </w:p>
        </w:tc>
      </w:tr>
      <w:tr w:rsidR="007F6683" w:rsidRPr="00F733A3" w14:paraId="48500BC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5E3B776" w14:textId="77777777" w:rsidR="007F6683" w:rsidRPr="00F733A3" w:rsidRDefault="007F6683" w:rsidP="00930086">
            <w:pPr>
              <w:rPr>
                <w:rFonts w:cs="B Lotus"/>
                <w:sz w:val="24"/>
                <w:szCs w:val="24"/>
                <w:rtl/>
              </w:rPr>
            </w:pPr>
            <w:r w:rsidRPr="00F733A3">
              <w:rPr>
                <w:rFonts w:ascii="Calibri" w:hAnsi="Calibri" w:cs="Calibri"/>
                <w:color w:val="000000"/>
                <w:sz w:val="24"/>
                <w:szCs w:val="24"/>
              </w:rPr>
              <w:t>18</w:t>
            </w:r>
          </w:p>
        </w:tc>
        <w:tc>
          <w:tcPr>
            <w:tcW w:w="1890" w:type="dxa"/>
          </w:tcPr>
          <w:p w14:paraId="2C0201F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گوش</w:t>
            </w:r>
          </w:p>
        </w:tc>
        <w:tc>
          <w:tcPr>
            <w:tcW w:w="5579" w:type="dxa"/>
          </w:tcPr>
          <w:p w14:paraId="6413026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بريدن گوش فلج</w:t>
            </w:r>
          </w:p>
        </w:tc>
      </w:tr>
      <w:tr w:rsidR="007F6683" w:rsidRPr="00F733A3" w14:paraId="07D66DA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1E17DE8" w14:textId="77777777" w:rsidR="007F6683" w:rsidRPr="00F733A3" w:rsidRDefault="007F6683" w:rsidP="00930086">
            <w:pPr>
              <w:rPr>
                <w:rFonts w:cs="B Lotus"/>
                <w:sz w:val="24"/>
                <w:szCs w:val="24"/>
                <w:rtl/>
              </w:rPr>
            </w:pPr>
            <w:r w:rsidRPr="00F733A3">
              <w:rPr>
                <w:rFonts w:ascii="Calibri" w:hAnsi="Calibri" w:cs="Calibri"/>
                <w:color w:val="000000"/>
                <w:sz w:val="24"/>
                <w:szCs w:val="24"/>
              </w:rPr>
              <w:t>19</w:t>
            </w:r>
          </w:p>
        </w:tc>
        <w:tc>
          <w:tcPr>
            <w:tcW w:w="1890" w:type="dxa"/>
          </w:tcPr>
          <w:p w14:paraId="02A7FD3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لب</w:t>
            </w:r>
          </w:p>
        </w:tc>
        <w:tc>
          <w:tcPr>
            <w:tcW w:w="5579" w:type="dxa"/>
          </w:tcPr>
          <w:p w14:paraId="01AA930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بين بردن لب</w:t>
            </w:r>
          </w:p>
        </w:tc>
      </w:tr>
      <w:tr w:rsidR="007F6683" w:rsidRPr="00F733A3" w14:paraId="779FEDC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8395370" w14:textId="77777777" w:rsidR="007F6683" w:rsidRPr="00F733A3" w:rsidRDefault="007F6683" w:rsidP="00930086">
            <w:pPr>
              <w:rPr>
                <w:rFonts w:cs="B Lotus"/>
                <w:sz w:val="24"/>
                <w:szCs w:val="24"/>
                <w:rtl/>
              </w:rPr>
            </w:pPr>
            <w:r w:rsidRPr="00F733A3">
              <w:rPr>
                <w:rFonts w:ascii="Calibri" w:hAnsi="Calibri" w:cs="Calibri"/>
                <w:color w:val="000000"/>
                <w:sz w:val="24"/>
                <w:szCs w:val="24"/>
              </w:rPr>
              <w:t>20</w:t>
            </w:r>
          </w:p>
        </w:tc>
        <w:tc>
          <w:tcPr>
            <w:tcW w:w="1890" w:type="dxa"/>
          </w:tcPr>
          <w:p w14:paraId="5A42D59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لب</w:t>
            </w:r>
          </w:p>
        </w:tc>
        <w:tc>
          <w:tcPr>
            <w:tcW w:w="5579" w:type="dxa"/>
          </w:tcPr>
          <w:p w14:paraId="510994D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سست شدن لب بطوري که با خنده از دندانها کنار نرود</w:t>
            </w:r>
          </w:p>
        </w:tc>
      </w:tr>
      <w:tr w:rsidR="007F6683" w:rsidRPr="00F733A3" w14:paraId="3BF1DE9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D718D76" w14:textId="77777777" w:rsidR="007F6683" w:rsidRPr="00F733A3" w:rsidRDefault="007F6683" w:rsidP="00930086">
            <w:pPr>
              <w:rPr>
                <w:rFonts w:cs="B Lotus"/>
                <w:sz w:val="24"/>
                <w:szCs w:val="24"/>
                <w:rtl/>
              </w:rPr>
            </w:pPr>
            <w:r w:rsidRPr="00F733A3">
              <w:rPr>
                <w:rFonts w:ascii="Calibri" w:hAnsi="Calibri" w:cs="Calibri"/>
                <w:color w:val="000000"/>
                <w:sz w:val="24"/>
                <w:szCs w:val="24"/>
              </w:rPr>
              <w:t>21</w:t>
            </w:r>
          </w:p>
        </w:tc>
        <w:tc>
          <w:tcPr>
            <w:tcW w:w="1890" w:type="dxa"/>
          </w:tcPr>
          <w:p w14:paraId="184CBB1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لب</w:t>
            </w:r>
          </w:p>
        </w:tc>
        <w:tc>
          <w:tcPr>
            <w:tcW w:w="5579" w:type="dxa"/>
          </w:tcPr>
          <w:p w14:paraId="52B319C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ازبين بردن لب فلج و بي حس</w:t>
            </w:r>
          </w:p>
        </w:tc>
      </w:tr>
      <w:tr w:rsidR="007F6683" w:rsidRPr="00F733A3" w14:paraId="789BF55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8F5DA4B" w14:textId="77777777" w:rsidR="007F6683" w:rsidRPr="00F733A3" w:rsidRDefault="007F6683" w:rsidP="00930086">
            <w:pPr>
              <w:rPr>
                <w:rFonts w:cs="B Lotus"/>
                <w:sz w:val="24"/>
                <w:szCs w:val="24"/>
                <w:rtl/>
              </w:rPr>
            </w:pPr>
            <w:r w:rsidRPr="00F733A3">
              <w:rPr>
                <w:rFonts w:ascii="Calibri" w:hAnsi="Calibri" w:cs="Calibri"/>
                <w:color w:val="000000"/>
                <w:sz w:val="24"/>
                <w:szCs w:val="24"/>
              </w:rPr>
              <w:t>22</w:t>
            </w:r>
          </w:p>
        </w:tc>
        <w:tc>
          <w:tcPr>
            <w:tcW w:w="1890" w:type="dxa"/>
          </w:tcPr>
          <w:p w14:paraId="1AC43E0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آرنج</w:t>
            </w:r>
          </w:p>
        </w:tc>
        <w:tc>
          <w:tcPr>
            <w:tcW w:w="5579" w:type="dxa"/>
          </w:tcPr>
          <w:p w14:paraId="758B35C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داميه</w:t>
            </w:r>
          </w:p>
        </w:tc>
      </w:tr>
      <w:tr w:rsidR="007F6683" w:rsidRPr="00F733A3" w14:paraId="0E61AEA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21F7B19" w14:textId="77777777" w:rsidR="007F6683" w:rsidRPr="00F733A3" w:rsidRDefault="007F6683" w:rsidP="00930086">
            <w:pPr>
              <w:rPr>
                <w:rFonts w:cs="B Lotus"/>
                <w:sz w:val="24"/>
                <w:szCs w:val="24"/>
                <w:rtl/>
              </w:rPr>
            </w:pPr>
            <w:r w:rsidRPr="00F733A3">
              <w:rPr>
                <w:rFonts w:ascii="Calibri" w:hAnsi="Calibri" w:cs="Calibri"/>
                <w:color w:val="000000"/>
                <w:sz w:val="24"/>
                <w:szCs w:val="24"/>
              </w:rPr>
              <w:t>23</w:t>
            </w:r>
          </w:p>
        </w:tc>
        <w:tc>
          <w:tcPr>
            <w:tcW w:w="1890" w:type="dxa"/>
          </w:tcPr>
          <w:p w14:paraId="5CC230F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موي سر</w:t>
            </w:r>
          </w:p>
        </w:tc>
        <w:tc>
          <w:tcPr>
            <w:tcW w:w="5579" w:type="dxa"/>
          </w:tcPr>
          <w:p w14:paraId="20DE61F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ازبين رفتن موي سر ديگر نرويد</w:t>
            </w:r>
          </w:p>
        </w:tc>
      </w:tr>
      <w:tr w:rsidR="007F6683" w:rsidRPr="00F733A3" w14:paraId="640A1F0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4752529" w14:textId="77777777" w:rsidR="007F6683" w:rsidRPr="00F733A3" w:rsidRDefault="007F6683" w:rsidP="00930086">
            <w:pPr>
              <w:rPr>
                <w:rFonts w:cs="B Lotus"/>
                <w:sz w:val="24"/>
                <w:szCs w:val="24"/>
                <w:rtl/>
              </w:rPr>
            </w:pPr>
            <w:r w:rsidRPr="00F733A3">
              <w:rPr>
                <w:rFonts w:ascii="Calibri" w:hAnsi="Calibri" w:cs="Calibri"/>
                <w:color w:val="000000"/>
                <w:sz w:val="24"/>
                <w:szCs w:val="24"/>
              </w:rPr>
              <w:t>24</w:t>
            </w:r>
          </w:p>
        </w:tc>
        <w:tc>
          <w:tcPr>
            <w:tcW w:w="1890" w:type="dxa"/>
          </w:tcPr>
          <w:p w14:paraId="2D1F8B7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مو</w:t>
            </w:r>
          </w:p>
        </w:tc>
        <w:tc>
          <w:tcPr>
            <w:tcW w:w="5579" w:type="dxa"/>
          </w:tcPr>
          <w:p w14:paraId="2E35E11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ازبين رفتن موي صورت ديگر نرويد</w:t>
            </w:r>
          </w:p>
        </w:tc>
      </w:tr>
      <w:tr w:rsidR="007F6683" w:rsidRPr="00F733A3" w14:paraId="5F5A4AA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355354B" w14:textId="77777777" w:rsidR="007F6683" w:rsidRPr="00F733A3" w:rsidRDefault="007F6683" w:rsidP="00930086">
            <w:pPr>
              <w:rPr>
                <w:rFonts w:cs="B Lotus"/>
                <w:sz w:val="24"/>
                <w:szCs w:val="24"/>
                <w:rtl/>
              </w:rPr>
            </w:pPr>
            <w:r w:rsidRPr="00F733A3">
              <w:rPr>
                <w:rFonts w:ascii="Calibri" w:hAnsi="Calibri" w:cs="Calibri"/>
                <w:color w:val="000000"/>
                <w:sz w:val="24"/>
                <w:szCs w:val="24"/>
              </w:rPr>
              <w:t>25</w:t>
            </w:r>
          </w:p>
        </w:tc>
        <w:tc>
          <w:tcPr>
            <w:tcW w:w="1890" w:type="dxa"/>
          </w:tcPr>
          <w:p w14:paraId="26EA71B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موي سر</w:t>
            </w:r>
          </w:p>
        </w:tc>
        <w:tc>
          <w:tcPr>
            <w:tcW w:w="5579" w:type="dxa"/>
          </w:tcPr>
          <w:p w14:paraId="0B19298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ازبين رفتن موي سرزن اگر نرويد</w:t>
            </w:r>
          </w:p>
        </w:tc>
      </w:tr>
      <w:tr w:rsidR="007F6683" w:rsidRPr="00F733A3" w14:paraId="61D47A1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5EDB345" w14:textId="77777777" w:rsidR="007F6683" w:rsidRPr="00F733A3" w:rsidRDefault="007F6683" w:rsidP="00930086">
            <w:pPr>
              <w:rPr>
                <w:rFonts w:cs="B Lotus"/>
                <w:sz w:val="24"/>
                <w:szCs w:val="24"/>
                <w:rtl/>
              </w:rPr>
            </w:pPr>
            <w:r w:rsidRPr="00F733A3">
              <w:rPr>
                <w:rFonts w:ascii="Calibri" w:hAnsi="Calibri" w:cs="Calibri"/>
                <w:color w:val="000000"/>
                <w:sz w:val="24"/>
                <w:szCs w:val="24"/>
              </w:rPr>
              <w:t>26</w:t>
            </w:r>
          </w:p>
        </w:tc>
        <w:tc>
          <w:tcPr>
            <w:tcW w:w="1890" w:type="dxa"/>
          </w:tcPr>
          <w:p w14:paraId="2B031B0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مو</w:t>
            </w:r>
          </w:p>
        </w:tc>
        <w:tc>
          <w:tcPr>
            <w:tcW w:w="5579" w:type="dxa"/>
          </w:tcPr>
          <w:p w14:paraId="3131E2B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ازبين رفتن موي صورت اگر برويد</w:t>
            </w:r>
          </w:p>
        </w:tc>
      </w:tr>
      <w:tr w:rsidR="007F6683" w:rsidRPr="00F733A3" w14:paraId="4DE3026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F5DF511" w14:textId="77777777" w:rsidR="007F6683" w:rsidRPr="00F733A3" w:rsidRDefault="007F6683" w:rsidP="00930086">
            <w:pPr>
              <w:rPr>
                <w:rFonts w:cs="B Lotus"/>
                <w:sz w:val="24"/>
                <w:szCs w:val="24"/>
                <w:rtl/>
              </w:rPr>
            </w:pPr>
            <w:r w:rsidRPr="00F733A3">
              <w:rPr>
                <w:rFonts w:ascii="Calibri" w:hAnsi="Calibri" w:cs="Calibri"/>
                <w:color w:val="000000"/>
                <w:sz w:val="24"/>
                <w:szCs w:val="24"/>
              </w:rPr>
              <w:t>27</w:t>
            </w:r>
          </w:p>
        </w:tc>
        <w:tc>
          <w:tcPr>
            <w:tcW w:w="1890" w:type="dxa"/>
          </w:tcPr>
          <w:p w14:paraId="428F660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ابرو</w:t>
            </w:r>
          </w:p>
        </w:tc>
        <w:tc>
          <w:tcPr>
            <w:tcW w:w="5579" w:type="dxa"/>
          </w:tcPr>
          <w:p w14:paraId="124A77C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ازبين رفتن موهاي يك ابرو ديگر نرويد</w:t>
            </w:r>
          </w:p>
        </w:tc>
      </w:tr>
      <w:tr w:rsidR="007F6683" w:rsidRPr="00F733A3" w14:paraId="248D95A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8E14C0C" w14:textId="77777777" w:rsidR="007F6683" w:rsidRPr="00F733A3" w:rsidRDefault="007F6683" w:rsidP="00930086">
            <w:pPr>
              <w:rPr>
                <w:rFonts w:cs="B Lotus"/>
                <w:sz w:val="24"/>
                <w:szCs w:val="24"/>
                <w:rtl/>
              </w:rPr>
            </w:pPr>
            <w:r w:rsidRPr="00F733A3">
              <w:rPr>
                <w:rFonts w:ascii="Calibri" w:hAnsi="Calibri" w:cs="Calibri"/>
                <w:color w:val="000000"/>
                <w:sz w:val="24"/>
                <w:szCs w:val="24"/>
              </w:rPr>
              <w:t>28</w:t>
            </w:r>
          </w:p>
        </w:tc>
        <w:tc>
          <w:tcPr>
            <w:tcW w:w="1890" w:type="dxa"/>
          </w:tcPr>
          <w:p w14:paraId="162F152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چشم</w:t>
            </w:r>
          </w:p>
        </w:tc>
        <w:tc>
          <w:tcPr>
            <w:tcW w:w="5579" w:type="dxa"/>
          </w:tcPr>
          <w:p w14:paraId="274BDDE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يك چشم بينا ،يك چشم نابينا،ديه چشم نابينا</w:t>
            </w:r>
          </w:p>
        </w:tc>
      </w:tr>
      <w:tr w:rsidR="007F6683" w:rsidRPr="00F733A3" w14:paraId="5101D26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6B214BB" w14:textId="77777777" w:rsidR="007F6683" w:rsidRPr="00F733A3" w:rsidRDefault="007F6683" w:rsidP="00930086">
            <w:pPr>
              <w:rPr>
                <w:rFonts w:cs="B Lotus"/>
                <w:sz w:val="24"/>
                <w:szCs w:val="24"/>
                <w:rtl/>
              </w:rPr>
            </w:pPr>
            <w:r w:rsidRPr="00F733A3">
              <w:rPr>
                <w:rFonts w:ascii="Calibri" w:hAnsi="Calibri" w:cs="Calibri"/>
                <w:color w:val="000000"/>
                <w:sz w:val="24"/>
                <w:szCs w:val="24"/>
              </w:rPr>
              <w:t>29</w:t>
            </w:r>
          </w:p>
        </w:tc>
        <w:tc>
          <w:tcPr>
            <w:tcW w:w="1890" w:type="dxa"/>
          </w:tcPr>
          <w:p w14:paraId="58D2429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پلك</w:t>
            </w:r>
          </w:p>
        </w:tc>
        <w:tc>
          <w:tcPr>
            <w:tcW w:w="5579" w:type="dxa"/>
          </w:tcPr>
          <w:p w14:paraId="15509F7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ازبين رفتن مجموع چهار پلك دو چشم </w:t>
            </w:r>
          </w:p>
        </w:tc>
      </w:tr>
      <w:tr w:rsidR="007F6683" w:rsidRPr="00F733A3" w14:paraId="0D97E61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DF161CE" w14:textId="77777777" w:rsidR="007F6683" w:rsidRPr="00F733A3" w:rsidRDefault="007F6683" w:rsidP="00930086">
            <w:pPr>
              <w:rPr>
                <w:rFonts w:cs="B Lotus"/>
                <w:sz w:val="24"/>
                <w:szCs w:val="24"/>
                <w:rtl/>
              </w:rPr>
            </w:pPr>
            <w:r w:rsidRPr="00F733A3">
              <w:rPr>
                <w:rFonts w:ascii="Calibri" w:hAnsi="Calibri" w:cs="Calibri"/>
                <w:color w:val="000000"/>
                <w:sz w:val="24"/>
                <w:szCs w:val="24"/>
              </w:rPr>
              <w:t>30</w:t>
            </w:r>
          </w:p>
        </w:tc>
        <w:tc>
          <w:tcPr>
            <w:tcW w:w="1890" w:type="dxa"/>
          </w:tcPr>
          <w:p w14:paraId="4041F20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بيني</w:t>
            </w:r>
          </w:p>
        </w:tc>
        <w:tc>
          <w:tcPr>
            <w:tcW w:w="5579" w:type="dxa"/>
          </w:tcPr>
          <w:p w14:paraId="3CEDE5D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سوراخ کردن بيني بطوري که هر دو سوراخ وپرده فاصل بين آنها پاره شود ياآنکه آنرا سوراخ نمايد</w:t>
            </w:r>
          </w:p>
        </w:tc>
      </w:tr>
      <w:tr w:rsidR="007F6683" w:rsidRPr="00F733A3" w14:paraId="79C8CE9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761D60C" w14:textId="77777777" w:rsidR="007F6683" w:rsidRPr="00F733A3" w:rsidRDefault="007F6683" w:rsidP="00930086">
            <w:pPr>
              <w:rPr>
                <w:rFonts w:cs="B Lotus"/>
                <w:sz w:val="24"/>
                <w:szCs w:val="24"/>
                <w:rtl/>
              </w:rPr>
            </w:pPr>
            <w:r w:rsidRPr="00F733A3">
              <w:rPr>
                <w:rFonts w:ascii="Calibri" w:hAnsi="Calibri" w:cs="Calibri"/>
                <w:color w:val="000000"/>
                <w:sz w:val="24"/>
                <w:szCs w:val="24"/>
              </w:rPr>
              <w:t>31</w:t>
            </w:r>
          </w:p>
        </w:tc>
        <w:tc>
          <w:tcPr>
            <w:tcW w:w="1890" w:type="dxa"/>
          </w:tcPr>
          <w:p w14:paraId="1F5D42D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بيني</w:t>
            </w:r>
          </w:p>
        </w:tc>
        <w:tc>
          <w:tcPr>
            <w:tcW w:w="5579" w:type="dxa"/>
          </w:tcPr>
          <w:p w14:paraId="57DAA3C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سوراخ کردن بيني بطوري که هر دو سوراخ وپرده فاصل بين آنها پاره شود ياآنکه آنرا سوراخ نمايدو اصلاح شود</w:t>
            </w:r>
          </w:p>
        </w:tc>
      </w:tr>
      <w:tr w:rsidR="007F6683" w:rsidRPr="00F733A3" w14:paraId="4B0EA66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7A99E5E" w14:textId="77777777" w:rsidR="007F6683" w:rsidRPr="00F733A3" w:rsidRDefault="007F6683" w:rsidP="00930086">
            <w:pPr>
              <w:rPr>
                <w:rFonts w:cs="B Lotus"/>
                <w:sz w:val="24"/>
                <w:szCs w:val="24"/>
                <w:rtl/>
              </w:rPr>
            </w:pPr>
            <w:r w:rsidRPr="00F733A3">
              <w:rPr>
                <w:rFonts w:ascii="Calibri" w:hAnsi="Calibri" w:cs="Calibri"/>
                <w:color w:val="000000"/>
                <w:sz w:val="24"/>
                <w:szCs w:val="24"/>
              </w:rPr>
              <w:t>32</w:t>
            </w:r>
          </w:p>
        </w:tc>
        <w:tc>
          <w:tcPr>
            <w:tcW w:w="1890" w:type="dxa"/>
          </w:tcPr>
          <w:p w14:paraId="312D423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بيني</w:t>
            </w:r>
          </w:p>
        </w:tc>
        <w:tc>
          <w:tcPr>
            <w:tcW w:w="5579" w:type="dxa"/>
          </w:tcPr>
          <w:p w14:paraId="3051BEB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بين بردن نوك بيني محل چكيدن خون</w:t>
            </w:r>
          </w:p>
        </w:tc>
      </w:tr>
      <w:tr w:rsidR="007F6683" w:rsidRPr="00F733A3" w14:paraId="2A28D52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C11DC04" w14:textId="77777777" w:rsidR="007F6683" w:rsidRPr="00F733A3" w:rsidRDefault="007F6683" w:rsidP="00930086">
            <w:pPr>
              <w:rPr>
                <w:rFonts w:cs="B Lotus"/>
                <w:sz w:val="24"/>
                <w:szCs w:val="24"/>
                <w:rtl/>
              </w:rPr>
            </w:pPr>
            <w:r w:rsidRPr="00F733A3">
              <w:rPr>
                <w:rFonts w:ascii="Calibri" w:hAnsi="Calibri" w:cs="Calibri"/>
                <w:color w:val="000000"/>
                <w:sz w:val="24"/>
                <w:szCs w:val="24"/>
              </w:rPr>
              <w:t>33</w:t>
            </w:r>
          </w:p>
        </w:tc>
        <w:tc>
          <w:tcPr>
            <w:tcW w:w="1890" w:type="dxa"/>
          </w:tcPr>
          <w:p w14:paraId="243233D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لب</w:t>
            </w:r>
          </w:p>
        </w:tc>
        <w:tc>
          <w:tcPr>
            <w:tcW w:w="5579" w:type="dxa"/>
          </w:tcPr>
          <w:p w14:paraId="34FB5CE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شکافتن يک يا دو لب بطوري که باعث نمايان شدن دندانها گرددبطوريكه اصلاح نگردد</w:t>
            </w:r>
          </w:p>
        </w:tc>
      </w:tr>
      <w:tr w:rsidR="007F6683" w:rsidRPr="00F733A3" w14:paraId="0D21CCD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B86FA75" w14:textId="77777777" w:rsidR="007F6683" w:rsidRPr="00F733A3" w:rsidRDefault="007F6683" w:rsidP="00930086">
            <w:pPr>
              <w:rPr>
                <w:rFonts w:cs="B Lotus"/>
                <w:sz w:val="24"/>
                <w:szCs w:val="24"/>
                <w:rtl/>
              </w:rPr>
            </w:pPr>
            <w:r w:rsidRPr="00F733A3">
              <w:rPr>
                <w:rFonts w:ascii="Calibri" w:hAnsi="Calibri" w:cs="Calibri"/>
                <w:color w:val="000000"/>
                <w:sz w:val="24"/>
                <w:szCs w:val="24"/>
              </w:rPr>
              <w:t>34</w:t>
            </w:r>
          </w:p>
        </w:tc>
        <w:tc>
          <w:tcPr>
            <w:tcW w:w="1890" w:type="dxa"/>
          </w:tcPr>
          <w:p w14:paraId="044355E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لب</w:t>
            </w:r>
          </w:p>
        </w:tc>
        <w:tc>
          <w:tcPr>
            <w:tcW w:w="5579" w:type="dxa"/>
          </w:tcPr>
          <w:p w14:paraId="2643ABC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شکافتن يک يا دو لب بطوري که باعث نمايان شدن دندانها گرددبطوريكه اصلاح گردد</w:t>
            </w:r>
          </w:p>
        </w:tc>
      </w:tr>
      <w:tr w:rsidR="007F6683" w:rsidRPr="00F733A3" w14:paraId="2F592CF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4BCC60C" w14:textId="77777777" w:rsidR="007F6683" w:rsidRPr="00F733A3" w:rsidRDefault="007F6683" w:rsidP="00930086">
            <w:pPr>
              <w:rPr>
                <w:rFonts w:cs="B Lotus"/>
                <w:sz w:val="24"/>
                <w:szCs w:val="24"/>
                <w:rtl/>
              </w:rPr>
            </w:pPr>
            <w:r w:rsidRPr="00F733A3">
              <w:rPr>
                <w:rFonts w:ascii="Calibri" w:hAnsi="Calibri" w:cs="Calibri"/>
                <w:color w:val="000000"/>
                <w:sz w:val="24"/>
                <w:szCs w:val="24"/>
              </w:rPr>
              <w:t>35</w:t>
            </w:r>
          </w:p>
        </w:tc>
        <w:tc>
          <w:tcPr>
            <w:tcW w:w="1890" w:type="dxa"/>
          </w:tcPr>
          <w:p w14:paraId="3906A80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زبان</w:t>
            </w:r>
          </w:p>
        </w:tc>
        <w:tc>
          <w:tcPr>
            <w:tcW w:w="5579" w:type="dxa"/>
          </w:tcPr>
          <w:p w14:paraId="4F69F7E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بين بردن تمام زبان سالم</w:t>
            </w:r>
          </w:p>
        </w:tc>
      </w:tr>
      <w:tr w:rsidR="007F6683" w:rsidRPr="00F733A3" w14:paraId="20DADA2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B1DFE55" w14:textId="77777777" w:rsidR="007F6683" w:rsidRPr="00F733A3" w:rsidRDefault="007F6683" w:rsidP="00930086">
            <w:pPr>
              <w:rPr>
                <w:rFonts w:cs="B Lotus"/>
                <w:sz w:val="24"/>
                <w:szCs w:val="24"/>
                <w:rtl/>
              </w:rPr>
            </w:pPr>
            <w:r w:rsidRPr="00F733A3">
              <w:rPr>
                <w:rFonts w:ascii="Calibri" w:hAnsi="Calibri" w:cs="Calibri"/>
                <w:color w:val="000000"/>
                <w:sz w:val="24"/>
                <w:szCs w:val="24"/>
              </w:rPr>
              <w:t>36</w:t>
            </w:r>
          </w:p>
        </w:tc>
        <w:tc>
          <w:tcPr>
            <w:tcW w:w="1890" w:type="dxa"/>
          </w:tcPr>
          <w:p w14:paraId="18B2C21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زبان</w:t>
            </w:r>
          </w:p>
        </w:tc>
        <w:tc>
          <w:tcPr>
            <w:tcW w:w="5579" w:type="dxa"/>
          </w:tcPr>
          <w:p w14:paraId="1CCDDE6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بريدن تمام زبان لال</w:t>
            </w:r>
          </w:p>
        </w:tc>
      </w:tr>
      <w:tr w:rsidR="007F6683" w:rsidRPr="00F733A3" w14:paraId="06719F6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6F01337" w14:textId="77777777" w:rsidR="007F6683" w:rsidRPr="00F733A3" w:rsidRDefault="007F6683" w:rsidP="00930086">
            <w:pPr>
              <w:rPr>
                <w:rFonts w:cs="B Lotus"/>
                <w:sz w:val="24"/>
                <w:szCs w:val="24"/>
                <w:rtl/>
              </w:rPr>
            </w:pPr>
            <w:r w:rsidRPr="00F733A3">
              <w:rPr>
                <w:rFonts w:ascii="Calibri" w:hAnsi="Calibri" w:cs="Calibri"/>
                <w:color w:val="000000"/>
                <w:sz w:val="24"/>
                <w:szCs w:val="24"/>
              </w:rPr>
              <w:t>37</w:t>
            </w:r>
          </w:p>
        </w:tc>
        <w:tc>
          <w:tcPr>
            <w:tcW w:w="1890" w:type="dxa"/>
          </w:tcPr>
          <w:p w14:paraId="431DE0E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زبان</w:t>
            </w:r>
          </w:p>
        </w:tc>
        <w:tc>
          <w:tcPr>
            <w:tcW w:w="5579" w:type="dxa"/>
          </w:tcPr>
          <w:p w14:paraId="6C4AA38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لال كردن انسان سالم</w:t>
            </w:r>
          </w:p>
        </w:tc>
      </w:tr>
      <w:tr w:rsidR="007F6683" w:rsidRPr="00F733A3" w14:paraId="0526AD8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FFC44F2" w14:textId="77777777" w:rsidR="007F6683" w:rsidRPr="00F733A3" w:rsidRDefault="007F6683" w:rsidP="00930086">
            <w:pPr>
              <w:rPr>
                <w:rFonts w:cs="B Lotus"/>
                <w:sz w:val="24"/>
                <w:szCs w:val="24"/>
                <w:rtl/>
              </w:rPr>
            </w:pPr>
            <w:r w:rsidRPr="00F733A3">
              <w:rPr>
                <w:rFonts w:ascii="Calibri" w:hAnsi="Calibri" w:cs="Calibri"/>
                <w:color w:val="000000"/>
                <w:sz w:val="24"/>
                <w:szCs w:val="24"/>
              </w:rPr>
              <w:t>38</w:t>
            </w:r>
          </w:p>
        </w:tc>
        <w:tc>
          <w:tcPr>
            <w:tcW w:w="1890" w:type="dxa"/>
          </w:tcPr>
          <w:p w14:paraId="1BEDE9A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زبان</w:t>
            </w:r>
          </w:p>
        </w:tc>
        <w:tc>
          <w:tcPr>
            <w:tcW w:w="5579" w:type="dxa"/>
          </w:tcPr>
          <w:p w14:paraId="1129A18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بريدن زبان كودك قبل از سخن گفتن</w:t>
            </w:r>
          </w:p>
        </w:tc>
      </w:tr>
      <w:tr w:rsidR="007F6683" w:rsidRPr="00F733A3" w14:paraId="4499C55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7DC0D0E" w14:textId="77777777" w:rsidR="007F6683" w:rsidRPr="00F733A3" w:rsidRDefault="007F6683" w:rsidP="00930086">
            <w:pPr>
              <w:rPr>
                <w:rFonts w:cs="B Lotus"/>
                <w:sz w:val="24"/>
                <w:szCs w:val="24"/>
                <w:rtl/>
              </w:rPr>
            </w:pPr>
            <w:r w:rsidRPr="00F733A3">
              <w:rPr>
                <w:rFonts w:ascii="Calibri" w:hAnsi="Calibri" w:cs="Calibri"/>
                <w:color w:val="000000"/>
                <w:sz w:val="24"/>
                <w:szCs w:val="24"/>
              </w:rPr>
              <w:t>39</w:t>
            </w:r>
          </w:p>
        </w:tc>
        <w:tc>
          <w:tcPr>
            <w:tcW w:w="1890" w:type="dxa"/>
          </w:tcPr>
          <w:p w14:paraId="0FED92F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دندان</w:t>
            </w:r>
          </w:p>
        </w:tc>
        <w:tc>
          <w:tcPr>
            <w:tcW w:w="5579" w:type="dxa"/>
          </w:tcPr>
          <w:p w14:paraId="282C3FD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از بين رفتن تمام دندانهاي </w:t>
            </w:r>
            <w:r w:rsidRPr="00F733A3">
              <w:rPr>
                <w:rFonts w:ascii="Calibri" w:hAnsi="Calibri" w:cs="Times New Roman"/>
                <w:color w:val="000000"/>
                <w:sz w:val="24"/>
                <w:szCs w:val="24"/>
                <w:rtl/>
              </w:rPr>
              <w:t xml:space="preserve">28 </w:t>
            </w:r>
            <w:r w:rsidRPr="00F733A3">
              <w:rPr>
                <w:rFonts w:ascii="Calibri" w:hAnsi="Calibri" w:cs="Arial Unicode MS"/>
                <w:color w:val="000000"/>
                <w:sz w:val="24"/>
                <w:szCs w:val="24"/>
                <w:rtl/>
              </w:rPr>
              <w:t xml:space="preserve">گانه </w:t>
            </w:r>
          </w:p>
        </w:tc>
      </w:tr>
      <w:tr w:rsidR="007F6683" w:rsidRPr="00F733A3" w14:paraId="69DC6EF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A356BB5" w14:textId="77777777" w:rsidR="007F6683" w:rsidRPr="00F733A3" w:rsidRDefault="007F6683" w:rsidP="00930086">
            <w:pPr>
              <w:rPr>
                <w:rFonts w:cs="B Lotus"/>
                <w:sz w:val="24"/>
                <w:szCs w:val="24"/>
                <w:rtl/>
              </w:rPr>
            </w:pPr>
            <w:r w:rsidRPr="00F733A3">
              <w:rPr>
                <w:rFonts w:ascii="Calibri" w:hAnsi="Calibri" w:cs="Calibri"/>
                <w:color w:val="000000"/>
                <w:sz w:val="24"/>
                <w:szCs w:val="24"/>
              </w:rPr>
              <w:t>40</w:t>
            </w:r>
          </w:p>
        </w:tc>
        <w:tc>
          <w:tcPr>
            <w:tcW w:w="1890" w:type="dxa"/>
          </w:tcPr>
          <w:p w14:paraId="4E71E04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دندان</w:t>
            </w:r>
          </w:p>
        </w:tc>
        <w:tc>
          <w:tcPr>
            <w:tcW w:w="5579" w:type="dxa"/>
          </w:tcPr>
          <w:p w14:paraId="01B7239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سقوط هريك از دندانهاي </w:t>
            </w:r>
            <w:r w:rsidRPr="00F733A3">
              <w:rPr>
                <w:rFonts w:ascii="Calibri" w:hAnsi="Calibri" w:cs="Times New Roman"/>
                <w:color w:val="000000"/>
                <w:sz w:val="24"/>
                <w:szCs w:val="24"/>
                <w:rtl/>
              </w:rPr>
              <w:t>1</w:t>
            </w:r>
            <w:r w:rsidRPr="00F733A3">
              <w:rPr>
                <w:rFonts w:ascii="Calibri" w:hAnsi="Calibri" w:cs="Arial Unicode MS"/>
                <w:color w:val="000000"/>
                <w:sz w:val="24"/>
                <w:szCs w:val="24"/>
                <w:rtl/>
              </w:rPr>
              <w:t>و</w:t>
            </w:r>
            <w:r w:rsidRPr="00F733A3">
              <w:rPr>
                <w:rFonts w:ascii="Calibri" w:hAnsi="Calibri" w:cs="Times New Roman"/>
                <w:color w:val="000000"/>
                <w:sz w:val="24"/>
                <w:szCs w:val="24"/>
                <w:rtl/>
              </w:rPr>
              <w:t>2</w:t>
            </w:r>
            <w:r w:rsidRPr="00F733A3">
              <w:rPr>
                <w:rFonts w:ascii="Calibri" w:hAnsi="Calibri" w:cs="Arial Unicode MS"/>
                <w:color w:val="000000"/>
                <w:sz w:val="24"/>
                <w:szCs w:val="24"/>
                <w:rtl/>
              </w:rPr>
              <w:t>و</w:t>
            </w:r>
            <w:r w:rsidRPr="00F733A3">
              <w:rPr>
                <w:rFonts w:ascii="Calibri" w:hAnsi="Calibri" w:cs="Times New Roman"/>
                <w:color w:val="000000"/>
                <w:sz w:val="24"/>
                <w:szCs w:val="24"/>
                <w:rtl/>
              </w:rPr>
              <w:t xml:space="preserve">3 </w:t>
            </w:r>
            <w:r w:rsidRPr="00F733A3">
              <w:rPr>
                <w:rFonts w:ascii="Calibri" w:hAnsi="Calibri" w:cs="Arial Unicode MS"/>
                <w:color w:val="000000"/>
                <w:sz w:val="24"/>
                <w:szCs w:val="24"/>
                <w:rtl/>
              </w:rPr>
              <w:t xml:space="preserve">بالا چپ و راست </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پايين چپ و راست</w:t>
            </w:r>
          </w:p>
        </w:tc>
      </w:tr>
      <w:tr w:rsidR="007F6683" w:rsidRPr="00F733A3" w14:paraId="3FAEFB6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8997B75" w14:textId="77777777" w:rsidR="007F6683" w:rsidRPr="00F733A3" w:rsidRDefault="007F6683" w:rsidP="00930086">
            <w:pPr>
              <w:rPr>
                <w:rFonts w:cs="B Lotus"/>
                <w:sz w:val="24"/>
                <w:szCs w:val="24"/>
                <w:rtl/>
              </w:rPr>
            </w:pPr>
            <w:r w:rsidRPr="00F733A3">
              <w:rPr>
                <w:rFonts w:ascii="Calibri" w:hAnsi="Calibri" w:cs="Calibri"/>
                <w:color w:val="000000"/>
                <w:sz w:val="24"/>
                <w:szCs w:val="24"/>
              </w:rPr>
              <w:t>41</w:t>
            </w:r>
          </w:p>
        </w:tc>
        <w:tc>
          <w:tcPr>
            <w:tcW w:w="1890" w:type="dxa"/>
          </w:tcPr>
          <w:p w14:paraId="432208C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دندان</w:t>
            </w:r>
          </w:p>
        </w:tc>
        <w:tc>
          <w:tcPr>
            <w:tcW w:w="5579" w:type="dxa"/>
          </w:tcPr>
          <w:p w14:paraId="0BB87D6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سقوط هر يك از دندانهاي عقب در چهار سمت پاياني بالا و پايين</w:t>
            </w:r>
          </w:p>
        </w:tc>
      </w:tr>
      <w:tr w:rsidR="007F6683" w:rsidRPr="00F733A3" w14:paraId="3BB8A83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6F09B34" w14:textId="77777777" w:rsidR="007F6683" w:rsidRPr="00F733A3" w:rsidRDefault="007F6683" w:rsidP="00930086">
            <w:pPr>
              <w:rPr>
                <w:rFonts w:cs="B Lotus"/>
                <w:sz w:val="24"/>
                <w:szCs w:val="24"/>
                <w:rtl/>
              </w:rPr>
            </w:pPr>
            <w:r w:rsidRPr="00F733A3">
              <w:rPr>
                <w:rFonts w:ascii="Calibri" w:hAnsi="Calibri" w:cs="Calibri"/>
                <w:color w:val="000000"/>
                <w:sz w:val="24"/>
                <w:szCs w:val="24"/>
              </w:rPr>
              <w:t>42</w:t>
            </w:r>
          </w:p>
        </w:tc>
        <w:tc>
          <w:tcPr>
            <w:tcW w:w="1890" w:type="dxa"/>
          </w:tcPr>
          <w:p w14:paraId="477EF77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دندان</w:t>
            </w:r>
          </w:p>
        </w:tc>
        <w:tc>
          <w:tcPr>
            <w:tcW w:w="5579" w:type="dxa"/>
          </w:tcPr>
          <w:p w14:paraId="6CE8D82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سياه شدگي هريك از دندانهاي </w:t>
            </w:r>
            <w:r w:rsidRPr="00F733A3">
              <w:rPr>
                <w:rFonts w:ascii="Calibri" w:hAnsi="Calibri" w:cs="Times New Roman"/>
                <w:color w:val="000000"/>
                <w:sz w:val="24"/>
                <w:szCs w:val="24"/>
                <w:rtl/>
              </w:rPr>
              <w:t>1</w:t>
            </w:r>
            <w:r w:rsidRPr="00F733A3">
              <w:rPr>
                <w:rFonts w:ascii="Calibri" w:hAnsi="Calibri" w:cs="Arial Unicode MS"/>
                <w:color w:val="000000"/>
                <w:sz w:val="24"/>
                <w:szCs w:val="24"/>
                <w:rtl/>
              </w:rPr>
              <w:t>و</w:t>
            </w:r>
            <w:r w:rsidRPr="00F733A3">
              <w:rPr>
                <w:rFonts w:ascii="Calibri" w:hAnsi="Calibri" w:cs="Times New Roman"/>
                <w:color w:val="000000"/>
                <w:sz w:val="24"/>
                <w:szCs w:val="24"/>
                <w:rtl/>
              </w:rPr>
              <w:t>2</w:t>
            </w:r>
            <w:r w:rsidRPr="00F733A3">
              <w:rPr>
                <w:rFonts w:ascii="Calibri" w:hAnsi="Calibri" w:cs="Arial Unicode MS"/>
                <w:color w:val="000000"/>
                <w:sz w:val="24"/>
                <w:szCs w:val="24"/>
                <w:rtl/>
              </w:rPr>
              <w:t>و</w:t>
            </w:r>
            <w:r w:rsidRPr="00F733A3">
              <w:rPr>
                <w:rFonts w:ascii="Calibri" w:hAnsi="Calibri" w:cs="Times New Roman"/>
                <w:color w:val="000000"/>
                <w:sz w:val="24"/>
                <w:szCs w:val="24"/>
                <w:rtl/>
              </w:rPr>
              <w:t xml:space="preserve">3 </w:t>
            </w:r>
            <w:r w:rsidRPr="00F733A3">
              <w:rPr>
                <w:rFonts w:ascii="Calibri" w:hAnsi="Calibri" w:cs="Arial Unicode MS"/>
                <w:color w:val="000000"/>
                <w:sz w:val="24"/>
                <w:szCs w:val="24"/>
                <w:rtl/>
              </w:rPr>
              <w:t xml:space="preserve">بالا چپ و راست </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پايين چپ و راست</w:t>
            </w:r>
          </w:p>
        </w:tc>
      </w:tr>
      <w:tr w:rsidR="007F6683" w:rsidRPr="00F733A3" w14:paraId="7EC19D6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61AC077" w14:textId="77777777" w:rsidR="007F6683" w:rsidRPr="00F733A3" w:rsidRDefault="007F6683" w:rsidP="00930086">
            <w:pPr>
              <w:rPr>
                <w:rFonts w:cs="B Lotus"/>
                <w:sz w:val="24"/>
                <w:szCs w:val="24"/>
                <w:rtl/>
              </w:rPr>
            </w:pPr>
            <w:r w:rsidRPr="00F733A3">
              <w:rPr>
                <w:rFonts w:ascii="Calibri" w:hAnsi="Calibri" w:cs="Calibri"/>
                <w:color w:val="000000"/>
                <w:sz w:val="24"/>
                <w:szCs w:val="24"/>
              </w:rPr>
              <w:t>43</w:t>
            </w:r>
          </w:p>
        </w:tc>
        <w:tc>
          <w:tcPr>
            <w:tcW w:w="1890" w:type="dxa"/>
          </w:tcPr>
          <w:p w14:paraId="3B5677B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دندان</w:t>
            </w:r>
          </w:p>
        </w:tc>
        <w:tc>
          <w:tcPr>
            <w:tcW w:w="5579" w:type="dxa"/>
          </w:tcPr>
          <w:p w14:paraId="7F3A685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سياه شدگي هر يك از دندانهاي عقب در چهار سمت پاياني بالا و پايين</w:t>
            </w:r>
          </w:p>
        </w:tc>
      </w:tr>
      <w:tr w:rsidR="007F6683" w:rsidRPr="00F733A3" w14:paraId="76753CC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4C17E45" w14:textId="77777777" w:rsidR="007F6683" w:rsidRPr="00F733A3" w:rsidRDefault="007F6683" w:rsidP="00930086">
            <w:pPr>
              <w:rPr>
                <w:rFonts w:cs="B Lotus"/>
                <w:sz w:val="24"/>
                <w:szCs w:val="24"/>
                <w:rtl/>
              </w:rPr>
            </w:pPr>
            <w:r w:rsidRPr="00F733A3">
              <w:rPr>
                <w:rFonts w:ascii="Calibri" w:hAnsi="Calibri" w:cs="Calibri"/>
                <w:color w:val="000000"/>
                <w:sz w:val="24"/>
                <w:szCs w:val="24"/>
              </w:rPr>
              <w:t>44</w:t>
            </w:r>
          </w:p>
        </w:tc>
        <w:tc>
          <w:tcPr>
            <w:tcW w:w="1890" w:type="dxa"/>
          </w:tcPr>
          <w:p w14:paraId="6E15F9E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دندان</w:t>
            </w:r>
          </w:p>
        </w:tc>
        <w:tc>
          <w:tcPr>
            <w:tcW w:w="5579" w:type="dxa"/>
          </w:tcPr>
          <w:p w14:paraId="5C20EEC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سقوط هريك از دندانهاي </w:t>
            </w:r>
            <w:r w:rsidRPr="00F733A3">
              <w:rPr>
                <w:rFonts w:ascii="Calibri" w:hAnsi="Calibri" w:cs="Times New Roman"/>
                <w:color w:val="000000"/>
                <w:sz w:val="24"/>
                <w:szCs w:val="24"/>
                <w:rtl/>
              </w:rPr>
              <w:t>1</w:t>
            </w:r>
            <w:r w:rsidRPr="00F733A3">
              <w:rPr>
                <w:rFonts w:ascii="Calibri" w:hAnsi="Calibri" w:cs="Arial Unicode MS"/>
                <w:color w:val="000000"/>
                <w:sz w:val="24"/>
                <w:szCs w:val="24"/>
                <w:rtl/>
              </w:rPr>
              <w:t>و</w:t>
            </w:r>
            <w:r w:rsidRPr="00F733A3">
              <w:rPr>
                <w:rFonts w:ascii="Calibri" w:hAnsi="Calibri" w:cs="Times New Roman"/>
                <w:color w:val="000000"/>
                <w:sz w:val="24"/>
                <w:szCs w:val="24"/>
                <w:rtl/>
              </w:rPr>
              <w:t>2</w:t>
            </w:r>
            <w:r w:rsidRPr="00F733A3">
              <w:rPr>
                <w:rFonts w:ascii="Calibri" w:hAnsi="Calibri" w:cs="Arial Unicode MS"/>
                <w:color w:val="000000"/>
                <w:sz w:val="24"/>
                <w:szCs w:val="24"/>
                <w:rtl/>
              </w:rPr>
              <w:t>و</w:t>
            </w:r>
            <w:r w:rsidRPr="00F733A3">
              <w:rPr>
                <w:rFonts w:ascii="Calibri" w:hAnsi="Calibri" w:cs="Times New Roman"/>
                <w:color w:val="000000"/>
                <w:sz w:val="24"/>
                <w:szCs w:val="24"/>
                <w:rtl/>
              </w:rPr>
              <w:t xml:space="preserve">3 </w:t>
            </w:r>
            <w:r w:rsidRPr="00F733A3">
              <w:rPr>
                <w:rFonts w:ascii="Calibri" w:hAnsi="Calibri" w:cs="Arial Unicode MS"/>
                <w:color w:val="000000"/>
                <w:sz w:val="24"/>
                <w:szCs w:val="24"/>
                <w:rtl/>
              </w:rPr>
              <w:t xml:space="preserve">بالا چپ و راست </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پايين چپ و راست كه قبلا سياه شده است</w:t>
            </w:r>
          </w:p>
        </w:tc>
      </w:tr>
      <w:tr w:rsidR="007F6683" w:rsidRPr="00F733A3" w14:paraId="10292D9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AAA95FD" w14:textId="77777777" w:rsidR="007F6683" w:rsidRPr="00F733A3" w:rsidRDefault="007F6683" w:rsidP="00930086">
            <w:pPr>
              <w:rPr>
                <w:rFonts w:cs="B Lotus"/>
                <w:sz w:val="24"/>
                <w:szCs w:val="24"/>
                <w:rtl/>
              </w:rPr>
            </w:pPr>
            <w:r w:rsidRPr="00F733A3">
              <w:rPr>
                <w:rFonts w:ascii="Calibri" w:hAnsi="Calibri" w:cs="Calibri"/>
                <w:color w:val="000000"/>
                <w:sz w:val="24"/>
                <w:szCs w:val="24"/>
              </w:rPr>
              <w:t>45</w:t>
            </w:r>
          </w:p>
        </w:tc>
        <w:tc>
          <w:tcPr>
            <w:tcW w:w="1890" w:type="dxa"/>
          </w:tcPr>
          <w:p w14:paraId="4D48B4C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دندان</w:t>
            </w:r>
          </w:p>
        </w:tc>
        <w:tc>
          <w:tcPr>
            <w:tcW w:w="5579" w:type="dxa"/>
          </w:tcPr>
          <w:p w14:paraId="794CBE3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سقوط هر يك از دندانهاي عقب در چهار سمت پاياني بالا و پايين كه قبلاسياه شده است</w:t>
            </w:r>
          </w:p>
        </w:tc>
      </w:tr>
      <w:tr w:rsidR="007F6683" w:rsidRPr="00F733A3" w14:paraId="18F94C6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6C731A8" w14:textId="77777777" w:rsidR="007F6683" w:rsidRPr="00F733A3" w:rsidRDefault="007F6683" w:rsidP="00930086">
            <w:pPr>
              <w:rPr>
                <w:rFonts w:cs="B Lotus"/>
                <w:sz w:val="24"/>
                <w:szCs w:val="24"/>
                <w:rtl/>
              </w:rPr>
            </w:pPr>
            <w:r w:rsidRPr="00F733A3">
              <w:rPr>
                <w:rFonts w:ascii="Calibri" w:hAnsi="Calibri" w:cs="Calibri"/>
                <w:color w:val="000000"/>
                <w:sz w:val="24"/>
                <w:szCs w:val="24"/>
              </w:rPr>
              <w:lastRenderedPageBreak/>
              <w:t>46</w:t>
            </w:r>
          </w:p>
        </w:tc>
        <w:tc>
          <w:tcPr>
            <w:tcW w:w="1890" w:type="dxa"/>
          </w:tcPr>
          <w:p w14:paraId="72C8C32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گردن</w:t>
            </w:r>
          </w:p>
        </w:tc>
        <w:tc>
          <w:tcPr>
            <w:tcW w:w="5579" w:type="dxa"/>
          </w:tcPr>
          <w:p w14:paraId="1AF3E08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شکستن گردن اگر کج شود</w:t>
            </w:r>
          </w:p>
        </w:tc>
      </w:tr>
      <w:tr w:rsidR="007F6683" w:rsidRPr="00F733A3" w14:paraId="23FD5DF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EF5999C" w14:textId="77777777" w:rsidR="007F6683" w:rsidRPr="00F733A3" w:rsidRDefault="007F6683" w:rsidP="00930086">
            <w:pPr>
              <w:rPr>
                <w:rFonts w:cs="B Lotus"/>
                <w:sz w:val="24"/>
                <w:szCs w:val="24"/>
                <w:rtl/>
              </w:rPr>
            </w:pPr>
            <w:r w:rsidRPr="00F733A3">
              <w:rPr>
                <w:rFonts w:ascii="Calibri" w:hAnsi="Calibri" w:cs="Calibri"/>
                <w:color w:val="000000"/>
                <w:sz w:val="24"/>
                <w:szCs w:val="24"/>
              </w:rPr>
              <w:t>47</w:t>
            </w:r>
          </w:p>
        </w:tc>
        <w:tc>
          <w:tcPr>
            <w:tcW w:w="1890" w:type="dxa"/>
          </w:tcPr>
          <w:p w14:paraId="1F12CF5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فك</w:t>
            </w:r>
          </w:p>
        </w:tc>
        <w:tc>
          <w:tcPr>
            <w:tcW w:w="5579" w:type="dxa"/>
          </w:tcPr>
          <w:p w14:paraId="2FA9E68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ازبين بردن هر فك</w:t>
            </w:r>
          </w:p>
        </w:tc>
      </w:tr>
      <w:tr w:rsidR="007F6683" w:rsidRPr="00F733A3" w14:paraId="3A293BB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A0A00C1" w14:textId="77777777" w:rsidR="007F6683" w:rsidRPr="00F733A3" w:rsidRDefault="007F6683" w:rsidP="00930086">
            <w:pPr>
              <w:rPr>
                <w:rFonts w:cs="B Lotus"/>
                <w:sz w:val="24"/>
                <w:szCs w:val="24"/>
                <w:rtl/>
              </w:rPr>
            </w:pPr>
            <w:r w:rsidRPr="00F733A3">
              <w:rPr>
                <w:rFonts w:ascii="Calibri" w:hAnsi="Calibri" w:cs="Calibri"/>
                <w:color w:val="000000"/>
                <w:sz w:val="24"/>
                <w:szCs w:val="24"/>
              </w:rPr>
              <w:t>48</w:t>
            </w:r>
          </w:p>
        </w:tc>
        <w:tc>
          <w:tcPr>
            <w:tcW w:w="1890" w:type="dxa"/>
          </w:tcPr>
          <w:p w14:paraId="7CCBBEE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دست</w:t>
            </w:r>
          </w:p>
        </w:tc>
        <w:tc>
          <w:tcPr>
            <w:tcW w:w="5579" w:type="dxa"/>
          </w:tcPr>
          <w:p w14:paraId="2F67BF7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بين بردن دست تا مفصل مچ</w:t>
            </w:r>
          </w:p>
        </w:tc>
      </w:tr>
      <w:tr w:rsidR="007F6683" w:rsidRPr="00F733A3" w14:paraId="02B50E8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AE5464E" w14:textId="77777777" w:rsidR="007F6683" w:rsidRPr="00F733A3" w:rsidRDefault="007F6683" w:rsidP="00930086">
            <w:pPr>
              <w:rPr>
                <w:rFonts w:cs="B Lotus"/>
                <w:sz w:val="24"/>
                <w:szCs w:val="24"/>
                <w:rtl/>
              </w:rPr>
            </w:pPr>
            <w:r w:rsidRPr="00F733A3">
              <w:rPr>
                <w:rFonts w:ascii="Calibri" w:hAnsi="Calibri" w:cs="Calibri"/>
                <w:color w:val="000000"/>
                <w:sz w:val="24"/>
                <w:szCs w:val="24"/>
              </w:rPr>
              <w:t>49</w:t>
            </w:r>
          </w:p>
        </w:tc>
        <w:tc>
          <w:tcPr>
            <w:tcW w:w="1890" w:type="dxa"/>
          </w:tcPr>
          <w:p w14:paraId="28C7023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دست</w:t>
            </w:r>
          </w:p>
        </w:tc>
        <w:tc>
          <w:tcPr>
            <w:tcW w:w="5579" w:type="dxa"/>
          </w:tcPr>
          <w:p w14:paraId="75ACD6B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دست تا آرنج</w:t>
            </w:r>
          </w:p>
        </w:tc>
      </w:tr>
      <w:tr w:rsidR="007F6683" w:rsidRPr="00F733A3" w14:paraId="0FE511B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6FC37B9" w14:textId="77777777" w:rsidR="007F6683" w:rsidRPr="00F733A3" w:rsidRDefault="007F6683" w:rsidP="00930086">
            <w:pPr>
              <w:rPr>
                <w:rFonts w:cs="B Lotus"/>
                <w:sz w:val="24"/>
                <w:szCs w:val="24"/>
                <w:rtl/>
              </w:rPr>
            </w:pPr>
            <w:r w:rsidRPr="00F733A3">
              <w:rPr>
                <w:rFonts w:ascii="Calibri" w:hAnsi="Calibri" w:cs="Calibri"/>
                <w:color w:val="000000"/>
                <w:sz w:val="24"/>
                <w:szCs w:val="24"/>
              </w:rPr>
              <w:t>50</w:t>
            </w:r>
          </w:p>
        </w:tc>
        <w:tc>
          <w:tcPr>
            <w:tcW w:w="1890" w:type="dxa"/>
          </w:tcPr>
          <w:p w14:paraId="44F2A1C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دست</w:t>
            </w:r>
          </w:p>
        </w:tc>
        <w:tc>
          <w:tcPr>
            <w:tcW w:w="5579" w:type="dxa"/>
          </w:tcPr>
          <w:p w14:paraId="2B34491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دست تا شانه</w:t>
            </w:r>
          </w:p>
        </w:tc>
      </w:tr>
      <w:tr w:rsidR="007F6683" w:rsidRPr="00F733A3" w14:paraId="64828F3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1E52D7C" w14:textId="77777777" w:rsidR="007F6683" w:rsidRPr="00F733A3" w:rsidRDefault="007F6683" w:rsidP="00930086">
            <w:pPr>
              <w:rPr>
                <w:rFonts w:cs="B Lotus"/>
                <w:sz w:val="24"/>
                <w:szCs w:val="24"/>
                <w:rtl/>
              </w:rPr>
            </w:pPr>
            <w:r w:rsidRPr="00F733A3">
              <w:rPr>
                <w:rFonts w:ascii="Calibri" w:hAnsi="Calibri" w:cs="Calibri"/>
                <w:color w:val="000000"/>
                <w:sz w:val="24"/>
                <w:szCs w:val="24"/>
              </w:rPr>
              <w:t>51</w:t>
            </w:r>
          </w:p>
        </w:tc>
        <w:tc>
          <w:tcPr>
            <w:tcW w:w="1890" w:type="dxa"/>
          </w:tcPr>
          <w:p w14:paraId="300EDAF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انگشت</w:t>
            </w:r>
          </w:p>
        </w:tc>
        <w:tc>
          <w:tcPr>
            <w:tcW w:w="5579" w:type="dxa"/>
          </w:tcPr>
          <w:p w14:paraId="44F4202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هرانگشت دست يا پا</w:t>
            </w:r>
          </w:p>
        </w:tc>
      </w:tr>
      <w:tr w:rsidR="007F6683" w:rsidRPr="00F733A3" w14:paraId="364D248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FBD5EBC" w14:textId="77777777" w:rsidR="007F6683" w:rsidRPr="00F733A3" w:rsidRDefault="007F6683" w:rsidP="00930086">
            <w:pPr>
              <w:rPr>
                <w:rFonts w:cs="B Lotus"/>
                <w:sz w:val="24"/>
                <w:szCs w:val="24"/>
                <w:rtl/>
              </w:rPr>
            </w:pPr>
            <w:r w:rsidRPr="00F733A3">
              <w:rPr>
                <w:rFonts w:ascii="Calibri" w:hAnsi="Calibri" w:cs="Calibri"/>
                <w:color w:val="000000"/>
                <w:sz w:val="24"/>
                <w:szCs w:val="24"/>
              </w:rPr>
              <w:t>52</w:t>
            </w:r>
          </w:p>
        </w:tc>
        <w:tc>
          <w:tcPr>
            <w:tcW w:w="1890" w:type="dxa"/>
          </w:tcPr>
          <w:p w14:paraId="1EE85B1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انگشت</w:t>
            </w:r>
          </w:p>
        </w:tc>
        <w:tc>
          <w:tcPr>
            <w:tcW w:w="5579" w:type="dxa"/>
          </w:tcPr>
          <w:p w14:paraId="52FC5B7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هر بند انگشت سه بند</w:t>
            </w:r>
          </w:p>
        </w:tc>
      </w:tr>
      <w:tr w:rsidR="007F6683" w:rsidRPr="00F733A3" w14:paraId="2B29EE5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87FB333" w14:textId="77777777" w:rsidR="007F6683" w:rsidRPr="00F733A3" w:rsidRDefault="007F6683" w:rsidP="00930086">
            <w:pPr>
              <w:rPr>
                <w:rFonts w:cs="B Lotus"/>
                <w:sz w:val="24"/>
                <w:szCs w:val="24"/>
                <w:rtl/>
              </w:rPr>
            </w:pPr>
            <w:r w:rsidRPr="00F733A3">
              <w:rPr>
                <w:rFonts w:ascii="Calibri" w:hAnsi="Calibri" w:cs="Calibri"/>
                <w:color w:val="000000"/>
                <w:sz w:val="24"/>
                <w:szCs w:val="24"/>
              </w:rPr>
              <w:t>53</w:t>
            </w:r>
          </w:p>
        </w:tc>
        <w:tc>
          <w:tcPr>
            <w:tcW w:w="1890" w:type="dxa"/>
          </w:tcPr>
          <w:p w14:paraId="660A890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انگشت</w:t>
            </w:r>
          </w:p>
        </w:tc>
        <w:tc>
          <w:tcPr>
            <w:tcW w:w="5579" w:type="dxa"/>
          </w:tcPr>
          <w:p w14:paraId="3D38127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هر بندانگشت شست</w:t>
            </w:r>
          </w:p>
        </w:tc>
      </w:tr>
      <w:tr w:rsidR="007F6683" w:rsidRPr="00F733A3" w14:paraId="70054CF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2A8A060" w14:textId="77777777" w:rsidR="007F6683" w:rsidRPr="00F733A3" w:rsidRDefault="007F6683" w:rsidP="00930086">
            <w:pPr>
              <w:rPr>
                <w:rFonts w:cs="B Lotus"/>
                <w:sz w:val="24"/>
                <w:szCs w:val="24"/>
                <w:rtl/>
              </w:rPr>
            </w:pPr>
            <w:r w:rsidRPr="00F733A3">
              <w:rPr>
                <w:rFonts w:ascii="Calibri" w:hAnsi="Calibri" w:cs="Calibri"/>
                <w:color w:val="000000"/>
                <w:sz w:val="24"/>
                <w:szCs w:val="24"/>
              </w:rPr>
              <w:t>54</w:t>
            </w:r>
          </w:p>
        </w:tc>
        <w:tc>
          <w:tcPr>
            <w:tcW w:w="1890" w:type="dxa"/>
          </w:tcPr>
          <w:p w14:paraId="1A1D3B8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ناخن</w:t>
            </w:r>
          </w:p>
        </w:tc>
        <w:tc>
          <w:tcPr>
            <w:tcW w:w="5579" w:type="dxa"/>
          </w:tcPr>
          <w:p w14:paraId="6E81437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کندن ناخن ديگر نرويد يا فاسد و سياه برويد</w:t>
            </w:r>
          </w:p>
        </w:tc>
      </w:tr>
      <w:tr w:rsidR="007F6683" w:rsidRPr="00F733A3" w14:paraId="7AA5421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667B1B9" w14:textId="77777777" w:rsidR="007F6683" w:rsidRPr="00F733A3" w:rsidRDefault="007F6683" w:rsidP="00930086">
            <w:pPr>
              <w:rPr>
                <w:rFonts w:cs="B Lotus"/>
                <w:sz w:val="24"/>
                <w:szCs w:val="24"/>
                <w:rtl/>
              </w:rPr>
            </w:pPr>
            <w:r w:rsidRPr="00F733A3">
              <w:rPr>
                <w:rFonts w:ascii="Calibri" w:hAnsi="Calibri" w:cs="Calibri"/>
                <w:color w:val="000000"/>
                <w:sz w:val="24"/>
                <w:szCs w:val="24"/>
              </w:rPr>
              <w:t>55</w:t>
            </w:r>
          </w:p>
        </w:tc>
        <w:tc>
          <w:tcPr>
            <w:tcW w:w="1890" w:type="dxa"/>
          </w:tcPr>
          <w:p w14:paraId="2319CD0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ناخن</w:t>
            </w:r>
          </w:p>
        </w:tc>
        <w:tc>
          <w:tcPr>
            <w:tcW w:w="5579" w:type="dxa"/>
          </w:tcPr>
          <w:p w14:paraId="2FDADEE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کندن ناخن اگر سالم و سفيد برويد</w:t>
            </w:r>
          </w:p>
        </w:tc>
      </w:tr>
      <w:tr w:rsidR="007F6683" w:rsidRPr="00F733A3" w14:paraId="5395D5F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0E46855" w14:textId="77777777" w:rsidR="007F6683" w:rsidRPr="00F733A3" w:rsidRDefault="007F6683" w:rsidP="00930086">
            <w:pPr>
              <w:rPr>
                <w:rFonts w:cs="B Lotus"/>
                <w:sz w:val="24"/>
                <w:szCs w:val="24"/>
                <w:rtl/>
              </w:rPr>
            </w:pPr>
            <w:r w:rsidRPr="00F733A3">
              <w:rPr>
                <w:rFonts w:ascii="Calibri" w:hAnsi="Calibri" w:cs="Calibri"/>
                <w:color w:val="000000"/>
                <w:sz w:val="24"/>
                <w:szCs w:val="24"/>
              </w:rPr>
              <w:t>56</w:t>
            </w:r>
          </w:p>
        </w:tc>
        <w:tc>
          <w:tcPr>
            <w:tcW w:w="1890" w:type="dxa"/>
          </w:tcPr>
          <w:p w14:paraId="45835CE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ستون فقرات</w:t>
            </w:r>
          </w:p>
        </w:tc>
        <w:tc>
          <w:tcPr>
            <w:tcW w:w="5579" w:type="dxa"/>
          </w:tcPr>
          <w:p w14:paraId="5B908D9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خميدگي پشت</w:t>
            </w:r>
          </w:p>
        </w:tc>
      </w:tr>
      <w:tr w:rsidR="007F6683" w:rsidRPr="00F733A3" w14:paraId="7E42C48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63E5054" w14:textId="77777777" w:rsidR="007F6683" w:rsidRPr="00F733A3" w:rsidRDefault="007F6683" w:rsidP="00930086">
            <w:pPr>
              <w:rPr>
                <w:rFonts w:cs="B Lotus"/>
                <w:sz w:val="24"/>
                <w:szCs w:val="24"/>
                <w:rtl/>
              </w:rPr>
            </w:pPr>
            <w:r w:rsidRPr="00F733A3">
              <w:rPr>
                <w:rFonts w:ascii="Calibri" w:hAnsi="Calibri" w:cs="Calibri"/>
                <w:color w:val="000000"/>
                <w:sz w:val="24"/>
                <w:szCs w:val="24"/>
              </w:rPr>
              <w:t>57</w:t>
            </w:r>
          </w:p>
        </w:tc>
        <w:tc>
          <w:tcPr>
            <w:tcW w:w="1890" w:type="dxa"/>
          </w:tcPr>
          <w:p w14:paraId="0F9C7A1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ستون فقرات</w:t>
            </w:r>
          </w:p>
        </w:tc>
        <w:tc>
          <w:tcPr>
            <w:tcW w:w="5579" w:type="dxa"/>
          </w:tcPr>
          <w:p w14:paraId="01037F9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شكستن ستون فقرات اگر بهبود نيابد</w:t>
            </w:r>
          </w:p>
        </w:tc>
      </w:tr>
      <w:tr w:rsidR="007F6683" w:rsidRPr="00F733A3" w14:paraId="0139275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2798458" w14:textId="77777777" w:rsidR="007F6683" w:rsidRPr="00F733A3" w:rsidRDefault="007F6683" w:rsidP="00930086">
            <w:pPr>
              <w:rPr>
                <w:rFonts w:cs="B Lotus"/>
                <w:sz w:val="24"/>
                <w:szCs w:val="24"/>
                <w:rtl/>
              </w:rPr>
            </w:pPr>
            <w:r w:rsidRPr="00F733A3">
              <w:rPr>
                <w:rFonts w:ascii="Calibri" w:hAnsi="Calibri" w:cs="Calibri"/>
                <w:color w:val="000000"/>
                <w:sz w:val="24"/>
                <w:szCs w:val="24"/>
              </w:rPr>
              <w:t>58</w:t>
            </w:r>
          </w:p>
        </w:tc>
        <w:tc>
          <w:tcPr>
            <w:tcW w:w="1890" w:type="dxa"/>
          </w:tcPr>
          <w:p w14:paraId="6AD7168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ستون فقرات</w:t>
            </w:r>
          </w:p>
        </w:tc>
        <w:tc>
          <w:tcPr>
            <w:tcW w:w="5579" w:type="dxa"/>
          </w:tcPr>
          <w:p w14:paraId="5888553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بين رفتن توان جنسي</w:t>
            </w:r>
          </w:p>
        </w:tc>
      </w:tr>
      <w:tr w:rsidR="007F6683" w:rsidRPr="00F733A3" w14:paraId="440DF09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8A64B8F" w14:textId="77777777" w:rsidR="007F6683" w:rsidRPr="00F733A3" w:rsidRDefault="007F6683" w:rsidP="00930086">
            <w:pPr>
              <w:rPr>
                <w:rFonts w:cs="B Lotus"/>
                <w:sz w:val="24"/>
                <w:szCs w:val="24"/>
                <w:rtl/>
              </w:rPr>
            </w:pPr>
            <w:r w:rsidRPr="00F733A3">
              <w:rPr>
                <w:rFonts w:ascii="Calibri" w:hAnsi="Calibri" w:cs="Calibri"/>
                <w:color w:val="000000"/>
                <w:sz w:val="24"/>
                <w:szCs w:val="24"/>
              </w:rPr>
              <w:t>59</w:t>
            </w:r>
          </w:p>
        </w:tc>
        <w:tc>
          <w:tcPr>
            <w:tcW w:w="1890" w:type="dxa"/>
          </w:tcPr>
          <w:p w14:paraId="6EAD6D7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ستون فقرات</w:t>
            </w:r>
          </w:p>
        </w:tc>
        <w:tc>
          <w:tcPr>
            <w:tcW w:w="5579" w:type="dxa"/>
          </w:tcPr>
          <w:p w14:paraId="0E4D3C4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عدم كنترل ادرار</w:t>
            </w:r>
          </w:p>
        </w:tc>
      </w:tr>
      <w:tr w:rsidR="007F6683" w:rsidRPr="00F733A3" w14:paraId="6277279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5D4B729" w14:textId="77777777" w:rsidR="007F6683" w:rsidRPr="00F733A3" w:rsidRDefault="007F6683" w:rsidP="00930086">
            <w:pPr>
              <w:rPr>
                <w:rFonts w:cs="B Lotus"/>
                <w:sz w:val="24"/>
                <w:szCs w:val="24"/>
                <w:rtl/>
              </w:rPr>
            </w:pPr>
            <w:r w:rsidRPr="00F733A3">
              <w:rPr>
                <w:rFonts w:ascii="Calibri" w:hAnsi="Calibri" w:cs="Calibri"/>
                <w:color w:val="000000"/>
                <w:sz w:val="24"/>
                <w:szCs w:val="24"/>
              </w:rPr>
              <w:t>60</w:t>
            </w:r>
          </w:p>
        </w:tc>
        <w:tc>
          <w:tcPr>
            <w:tcW w:w="1890" w:type="dxa"/>
          </w:tcPr>
          <w:p w14:paraId="2C8390F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ستون فقرات</w:t>
            </w:r>
          </w:p>
        </w:tc>
        <w:tc>
          <w:tcPr>
            <w:tcW w:w="5579" w:type="dxa"/>
          </w:tcPr>
          <w:p w14:paraId="4E5D0AE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عدم كنترل مدفوع </w:t>
            </w:r>
          </w:p>
        </w:tc>
      </w:tr>
      <w:tr w:rsidR="007F6683" w:rsidRPr="00F733A3" w14:paraId="715F5B7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0369B22" w14:textId="77777777" w:rsidR="007F6683" w:rsidRPr="00F733A3" w:rsidRDefault="007F6683" w:rsidP="00930086">
            <w:pPr>
              <w:rPr>
                <w:rFonts w:cs="B Lotus"/>
                <w:sz w:val="24"/>
                <w:szCs w:val="24"/>
                <w:rtl/>
              </w:rPr>
            </w:pPr>
            <w:r w:rsidRPr="00F733A3">
              <w:rPr>
                <w:rFonts w:ascii="Calibri" w:hAnsi="Calibri" w:cs="Calibri"/>
                <w:color w:val="000000"/>
                <w:sz w:val="24"/>
                <w:szCs w:val="24"/>
              </w:rPr>
              <w:t>61</w:t>
            </w:r>
          </w:p>
        </w:tc>
        <w:tc>
          <w:tcPr>
            <w:tcW w:w="1890" w:type="dxa"/>
          </w:tcPr>
          <w:p w14:paraId="19EA219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ستون فقرات</w:t>
            </w:r>
          </w:p>
        </w:tc>
        <w:tc>
          <w:tcPr>
            <w:tcW w:w="5579" w:type="dxa"/>
          </w:tcPr>
          <w:p w14:paraId="4616BD0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شكستن ستون فقرات اگر بهبود يابد</w:t>
            </w:r>
          </w:p>
        </w:tc>
      </w:tr>
      <w:tr w:rsidR="007F6683" w:rsidRPr="00F733A3" w14:paraId="6B7B289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24593FD" w14:textId="77777777" w:rsidR="007F6683" w:rsidRPr="00F733A3" w:rsidRDefault="007F6683" w:rsidP="00930086">
            <w:pPr>
              <w:rPr>
                <w:rFonts w:cs="B Lotus"/>
                <w:sz w:val="24"/>
                <w:szCs w:val="24"/>
                <w:rtl/>
              </w:rPr>
            </w:pPr>
            <w:r w:rsidRPr="00F733A3">
              <w:rPr>
                <w:rFonts w:ascii="Calibri" w:hAnsi="Calibri" w:cs="Calibri"/>
                <w:color w:val="000000"/>
                <w:sz w:val="24"/>
                <w:szCs w:val="24"/>
              </w:rPr>
              <w:t>62</w:t>
            </w:r>
          </w:p>
        </w:tc>
        <w:tc>
          <w:tcPr>
            <w:tcW w:w="1890" w:type="dxa"/>
          </w:tcPr>
          <w:p w14:paraId="724B392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ستون فقرات</w:t>
            </w:r>
          </w:p>
        </w:tc>
        <w:tc>
          <w:tcPr>
            <w:tcW w:w="5579" w:type="dxa"/>
          </w:tcPr>
          <w:p w14:paraId="4ADBC0A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فلج شدن هردوپا در اثر شكستن ستون فقرات</w:t>
            </w:r>
          </w:p>
        </w:tc>
      </w:tr>
      <w:tr w:rsidR="007F6683" w:rsidRPr="00F733A3" w14:paraId="18CD209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ED0820A" w14:textId="77777777" w:rsidR="007F6683" w:rsidRPr="00F733A3" w:rsidRDefault="007F6683" w:rsidP="00930086">
            <w:pPr>
              <w:rPr>
                <w:rFonts w:cs="B Lotus"/>
                <w:sz w:val="24"/>
                <w:szCs w:val="24"/>
                <w:rtl/>
              </w:rPr>
            </w:pPr>
            <w:r w:rsidRPr="00F733A3">
              <w:rPr>
                <w:rFonts w:ascii="Calibri" w:hAnsi="Calibri" w:cs="Calibri"/>
                <w:color w:val="000000"/>
                <w:sz w:val="24"/>
                <w:szCs w:val="24"/>
              </w:rPr>
              <w:t>63</w:t>
            </w:r>
          </w:p>
        </w:tc>
        <w:tc>
          <w:tcPr>
            <w:tcW w:w="1890" w:type="dxa"/>
          </w:tcPr>
          <w:p w14:paraId="5019B68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نخاع</w:t>
            </w:r>
          </w:p>
        </w:tc>
        <w:tc>
          <w:tcPr>
            <w:tcW w:w="5579" w:type="dxa"/>
          </w:tcPr>
          <w:p w14:paraId="057C9E2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تمام نخاع</w:t>
            </w:r>
          </w:p>
        </w:tc>
      </w:tr>
      <w:tr w:rsidR="007F6683" w:rsidRPr="00F733A3" w14:paraId="1A574A5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067ADC1" w14:textId="77777777" w:rsidR="007F6683" w:rsidRPr="00F733A3" w:rsidRDefault="007F6683" w:rsidP="00930086">
            <w:pPr>
              <w:rPr>
                <w:rFonts w:cs="B Lotus"/>
                <w:sz w:val="24"/>
                <w:szCs w:val="24"/>
                <w:rtl/>
              </w:rPr>
            </w:pPr>
            <w:r w:rsidRPr="00F733A3">
              <w:rPr>
                <w:rFonts w:ascii="Calibri" w:hAnsi="Calibri" w:cs="Calibri"/>
                <w:color w:val="000000"/>
                <w:sz w:val="24"/>
                <w:szCs w:val="24"/>
              </w:rPr>
              <w:t>64</w:t>
            </w:r>
          </w:p>
        </w:tc>
        <w:tc>
          <w:tcPr>
            <w:tcW w:w="1890" w:type="dxa"/>
          </w:tcPr>
          <w:p w14:paraId="74816C5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بيضه</w:t>
            </w:r>
          </w:p>
        </w:tc>
        <w:tc>
          <w:tcPr>
            <w:tcW w:w="5579" w:type="dxa"/>
          </w:tcPr>
          <w:p w14:paraId="24277F9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بيضه چپ</w:t>
            </w:r>
          </w:p>
        </w:tc>
      </w:tr>
      <w:tr w:rsidR="007F6683" w:rsidRPr="00F733A3" w14:paraId="614FFD2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1CB5D5F" w14:textId="77777777" w:rsidR="007F6683" w:rsidRPr="00F733A3" w:rsidRDefault="007F6683" w:rsidP="00930086">
            <w:pPr>
              <w:rPr>
                <w:rFonts w:cs="B Lotus"/>
                <w:sz w:val="24"/>
                <w:szCs w:val="24"/>
                <w:rtl/>
              </w:rPr>
            </w:pPr>
            <w:r w:rsidRPr="00F733A3">
              <w:rPr>
                <w:rFonts w:ascii="Calibri" w:hAnsi="Calibri" w:cs="Calibri"/>
                <w:color w:val="000000"/>
                <w:sz w:val="24"/>
                <w:szCs w:val="24"/>
              </w:rPr>
              <w:t>65</w:t>
            </w:r>
          </w:p>
        </w:tc>
        <w:tc>
          <w:tcPr>
            <w:tcW w:w="1890" w:type="dxa"/>
          </w:tcPr>
          <w:p w14:paraId="11C9CBB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بيضه</w:t>
            </w:r>
          </w:p>
        </w:tc>
        <w:tc>
          <w:tcPr>
            <w:tcW w:w="5579" w:type="dxa"/>
          </w:tcPr>
          <w:p w14:paraId="0599334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بيضه راست</w:t>
            </w:r>
          </w:p>
        </w:tc>
      </w:tr>
      <w:tr w:rsidR="007F6683" w:rsidRPr="00F733A3" w14:paraId="38884F9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4B0D33B" w14:textId="77777777" w:rsidR="007F6683" w:rsidRPr="00F733A3" w:rsidRDefault="007F6683" w:rsidP="00930086">
            <w:pPr>
              <w:rPr>
                <w:rFonts w:cs="B Lotus"/>
                <w:sz w:val="24"/>
                <w:szCs w:val="24"/>
                <w:rtl/>
              </w:rPr>
            </w:pPr>
            <w:r w:rsidRPr="00F733A3">
              <w:rPr>
                <w:rFonts w:ascii="Calibri" w:hAnsi="Calibri" w:cs="Calibri"/>
                <w:color w:val="000000"/>
                <w:sz w:val="24"/>
                <w:szCs w:val="24"/>
              </w:rPr>
              <w:t>66</w:t>
            </w:r>
          </w:p>
        </w:tc>
        <w:tc>
          <w:tcPr>
            <w:tcW w:w="1890" w:type="dxa"/>
          </w:tcPr>
          <w:p w14:paraId="1EA4728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بيضه</w:t>
            </w:r>
          </w:p>
        </w:tc>
        <w:tc>
          <w:tcPr>
            <w:tcW w:w="5579" w:type="dxa"/>
          </w:tcPr>
          <w:p w14:paraId="25C959D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قطع دوبيضه </w:t>
            </w:r>
          </w:p>
        </w:tc>
      </w:tr>
      <w:tr w:rsidR="007F6683" w:rsidRPr="00F733A3" w14:paraId="1C553D2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0614BEF" w14:textId="77777777" w:rsidR="007F6683" w:rsidRPr="00F733A3" w:rsidRDefault="007F6683" w:rsidP="00930086">
            <w:pPr>
              <w:rPr>
                <w:rFonts w:cs="B Lotus"/>
                <w:sz w:val="24"/>
                <w:szCs w:val="24"/>
                <w:rtl/>
              </w:rPr>
            </w:pPr>
            <w:r w:rsidRPr="00F733A3">
              <w:rPr>
                <w:rFonts w:ascii="Calibri" w:hAnsi="Calibri" w:cs="Calibri"/>
                <w:color w:val="000000"/>
                <w:sz w:val="24"/>
                <w:szCs w:val="24"/>
              </w:rPr>
              <w:t>67</w:t>
            </w:r>
          </w:p>
        </w:tc>
        <w:tc>
          <w:tcPr>
            <w:tcW w:w="1890" w:type="dxa"/>
          </w:tcPr>
          <w:p w14:paraId="0FAAFCF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بيضه</w:t>
            </w:r>
          </w:p>
        </w:tc>
        <w:tc>
          <w:tcPr>
            <w:tcW w:w="5579" w:type="dxa"/>
          </w:tcPr>
          <w:p w14:paraId="2DB88F1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ورم دو بيضه</w:t>
            </w:r>
          </w:p>
        </w:tc>
      </w:tr>
      <w:tr w:rsidR="007F6683" w:rsidRPr="00F733A3" w14:paraId="7999A1B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D17703D" w14:textId="77777777" w:rsidR="007F6683" w:rsidRPr="00F733A3" w:rsidRDefault="007F6683" w:rsidP="00930086">
            <w:pPr>
              <w:rPr>
                <w:rFonts w:cs="B Lotus"/>
                <w:sz w:val="24"/>
                <w:szCs w:val="24"/>
                <w:rtl/>
              </w:rPr>
            </w:pPr>
            <w:r w:rsidRPr="00F733A3">
              <w:rPr>
                <w:rFonts w:ascii="Calibri" w:hAnsi="Calibri" w:cs="Calibri"/>
                <w:color w:val="000000"/>
                <w:sz w:val="24"/>
                <w:szCs w:val="24"/>
              </w:rPr>
              <w:t>68</w:t>
            </w:r>
          </w:p>
        </w:tc>
        <w:tc>
          <w:tcPr>
            <w:tcW w:w="1890" w:type="dxa"/>
          </w:tcPr>
          <w:p w14:paraId="573985B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بيضه</w:t>
            </w:r>
          </w:p>
        </w:tc>
        <w:tc>
          <w:tcPr>
            <w:tcW w:w="5579" w:type="dxa"/>
          </w:tcPr>
          <w:p w14:paraId="54CA8D4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تورم بيضه مانع راه رفتن مفيد</w:t>
            </w:r>
          </w:p>
        </w:tc>
      </w:tr>
      <w:tr w:rsidR="007F6683" w:rsidRPr="00F733A3" w14:paraId="26C606E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5DD1484" w14:textId="77777777" w:rsidR="007F6683" w:rsidRPr="00F733A3" w:rsidRDefault="007F6683" w:rsidP="00930086">
            <w:pPr>
              <w:rPr>
                <w:rFonts w:cs="B Lotus"/>
                <w:sz w:val="24"/>
                <w:szCs w:val="24"/>
                <w:rtl/>
              </w:rPr>
            </w:pPr>
            <w:r w:rsidRPr="00F733A3">
              <w:rPr>
                <w:rFonts w:ascii="Calibri" w:hAnsi="Calibri" w:cs="Calibri"/>
                <w:color w:val="000000"/>
                <w:sz w:val="24"/>
                <w:szCs w:val="24"/>
              </w:rPr>
              <w:t>69</w:t>
            </w:r>
          </w:p>
        </w:tc>
        <w:tc>
          <w:tcPr>
            <w:tcW w:w="1890" w:type="dxa"/>
          </w:tcPr>
          <w:p w14:paraId="5D68C05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دنده</w:t>
            </w:r>
          </w:p>
        </w:tc>
        <w:tc>
          <w:tcPr>
            <w:tcW w:w="5579" w:type="dxa"/>
          </w:tcPr>
          <w:p w14:paraId="16A72F1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شكستن هر يك از دنده هاي سمت راست</w:t>
            </w:r>
          </w:p>
        </w:tc>
      </w:tr>
      <w:tr w:rsidR="007F6683" w:rsidRPr="00F733A3" w14:paraId="47B61BD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604AB2F" w14:textId="77777777" w:rsidR="007F6683" w:rsidRPr="00F733A3" w:rsidRDefault="007F6683" w:rsidP="00930086">
            <w:pPr>
              <w:rPr>
                <w:rFonts w:cs="B Lotus"/>
                <w:sz w:val="24"/>
                <w:szCs w:val="24"/>
                <w:rtl/>
              </w:rPr>
            </w:pPr>
            <w:r w:rsidRPr="00F733A3">
              <w:rPr>
                <w:rFonts w:ascii="Calibri" w:hAnsi="Calibri" w:cs="Calibri"/>
                <w:color w:val="000000"/>
                <w:sz w:val="24"/>
                <w:szCs w:val="24"/>
              </w:rPr>
              <w:t>70</w:t>
            </w:r>
          </w:p>
        </w:tc>
        <w:tc>
          <w:tcPr>
            <w:tcW w:w="1890" w:type="dxa"/>
          </w:tcPr>
          <w:p w14:paraId="4C27F1E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دنده</w:t>
            </w:r>
          </w:p>
        </w:tc>
        <w:tc>
          <w:tcPr>
            <w:tcW w:w="5579" w:type="dxa"/>
          </w:tcPr>
          <w:p w14:paraId="337918B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شكستن هر يك از دنده هاي سمت چپ غير محيط</w:t>
            </w:r>
          </w:p>
        </w:tc>
      </w:tr>
      <w:tr w:rsidR="007F6683" w:rsidRPr="00F733A3" w14:paraId="3C07650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056EE82" w14:textId="77777777" w:rsidR="007F6683" w:rsidRPr="00F733A3" w:rsidRDefault="007F6683" w:rsidP="00930086">
            <w:pPr>
              <w:rPr>
                <w:rFonts w:cs="B Lotus"/>
                <w:sz w:val="24"/>
                <w:szCs w:val="24"/>
                <w:rtl/>
              </w:rPr>
            </w:pPr>
            <w:r w:rsidRPr="00F733A3">
              <w:rPr>
                <w:rFonts w:ascii="Calibri" w:hAnsi="Calibri" w:cs="Calibri"/>
                <w:color w:val="000000"/>
                <w:sz w:val="24"/>
                <w:szCs w:val="24"/>
              </w:rPr>
              <w:t>71</w:t>
            </w:r>
          </w:p>
        </w:tc>
        <w:tc>
          <w:tcPr>
            <w:tcW w:w="1890" w:type="dxa"/>
          </w:tcPr>
          <w:p w14:paraId="1208BE2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دنده</w:t>
            </w:r>
          </w:p>
        </w:tc>
        <w:tc>
          <w:tcPr>
            <w:tcW w:w="5579" w:type="dxa"/>
          </w:tcPr>
          <w:p w14:paraId="7474B31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شكستن هر يك از دنده هاي سمت چپ محيط برقلب</w:t>
            </w:r>
          </w:p>
        </w:tc>
      </w:tr>
      <w:tr w:rsidR="007F6683" w:rsidRPr="00F733A3" w14:paraId="70DCF98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2BB9823" w14:textId="77777777" w:rsidR="007F6683" w:rsidRPr="00F733A3" w:rsidRDefault="007F6683" w:rsidP="00930086">
            <w:pPr>
              <w:rPr>
                <w:rFonts w:cs="B Lotus"/>
                <w:sz w:val="24"/>
                <w:szCs w:val="24"/>
                <w:rtl/>
              </w:rPr>
            </w:pPr>
            <w:r w:rsidRPr="00F733A3">
              <w:rPr>
                <w:rFonts w:ascii="Calibri" w:hAnsi="Calibri" w:cs="Calibri"/>
                <w:color w:val="000000"/>
                <w:sz w:val="24"/>
                <w:szCs w:val="24"/>
              </w:rPr>
              <w:t>72</w:t>
            </w:r>
          </w:p>
        </w:tc>
        <w:tc>
          <w:tcPr>
            <w:tcW w:w="1890" w:type="dxa"/>
          </w:tcPr>
          <w:p w14:paraId="71C81AF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نشيمن گاه</w:t>
            </w:r>
          </w:p>
        </w:tc>
        <w:tc>
          <w:tcPr>
            <w:tcW w:w="5579" w:type="dxa"/>
          </w:tcPr>
          <w:p w14:paraId="24BFE5B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شکستن استخوان نشيمنگاه با شرط عدم قدرت بر ضبط مدفوع</w:t>
            </w:r>
          </w:p>
        </w:tc>
      </w:tr>
      <w:tr w:rsidR="007F6683" w:rsidRPr="00F733A3" w14:paraId="3B89DDF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85E35B1" w14:textId="77777777" w:rsidR="007F6683" w:rsidRPr="00F733A3" w:rsidRDefault="007F6683" w:rsidP="00930086">
            <w:pPr>
              <w:rPr>
                <w:rFonts w:cs="B Lotus"/>
                <w:sz w:val="24"/>
                <w:szCs w:val="24"/>
                <w:rtl/>
              </w:rPr>
            </w:pPr>
            <w:r w:rsidRPr="00F733A3">
              <w:rPr>
                <w:rFonts w:ascii="Calibri" w:hAnsi="Calibri" w:cs="Calibri"/>
                <w:color w:val="000000"/>
                <w:sz w:val="24"/>
                <w:szCs w:val="24"/>
              </w:rPr>
              <w:t>73</w:t>
            </w:r>
          </w:p>
        </w:tc>
        <w:tc>
          <w:tcPr>
            <w:tcW w:w="1890" w:type="dxa"/>
          </w:tcPr>
          <w:p w14:paraId="013EAC3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نشيمن گاه</w:t>
            </w:r>
          </w:p>
        </w:tc>
        <w:tc>
          <w:tcPr>
            <w:tcW w:w="5579" w:type="dxa"/>
          </w:tcPr>
          <w:p w14:paraId="5C62209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عدم قدرت بر ضبط ادرار و مدفوع ناشي از ضربه به حد فاصل بيضه و دبر</w:t>
            </w:r>
          </w:p>
        </w:tc>
      </w:tr>
      <w:tr w:rsidR="007F6683" w:rsidRPr="00F733A3" w14:paraId="362D0AA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314EAC7" w14:textId="77777777" w:rsidR="007F6683" w:rsidRPr="00F733A3" w:rsidRDefault="007F6683" w:rsidP="00930086">
            <w:pPr>
              <w:rPr>
                <w:rFonts w:cs="B Lotus"/>
                <w:sz w:val="24"/>
                <w:szCs w:val="24"/>
                <w:rtl/>
              </w:rPr>
            </w:pPr>
            <w:r w:rsidRPr="00F733A3">
              <w:rPr>
                <w:rFonts w:ascii="Calibri" w:hAnsi="Calibri" w:cs="Calibri"/>
                <w:color w:val="000000"/>
                <w:sz w:val="24"/>
                <w:szCs w:val="24"/>
              </w:rPr>
              <w:t>74</w:t>
            </w:r>
          </w:p>
        </w:tc>
        <w:tc>
          <w:tcPr>
            <w:tcW w:w="1890" w:type="dxa"/>
          </w:tcPr>
          <w:p w14:paraId="447FA7E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70598AC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كتف</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4854BCE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8FE3195" w14:textId="77777777" w:rsidR="007F6683" w:rsidRPr="00F733A3" w:rsidRDefault="007F6683" w:rsidP="00930086">
            <w:pPr>
              <w:rPr>
                <w:rFonts w:cs="B Lotus"/>
                <w:sz w:val="24"/>
                <w:szCs w:val="24"/>
                <w:rtl/>
              </w:rPr>
            </w:pPr>
            <w:r w:rsidRPr="00F733A3">
              <w:rPr>
                <w:rFonts w:ascii="Calibri" w:hAnsi="Calibri" w:cs="Calibri"/>
                <w:color w:val="000000"/>
                <w:sz w:val="24"/>
                <w:szCs w:val="24"/>
              </w:rPr>
              <w:t>75</w:t>
            </w:r>
          </w:p>
        </w:tc>
        <w:tc>
          <w:tcPr>
            <w:tcW w:w="1890" w:type="dxa"/>
          </w:tcPr>
          <w:p w14:paraId="4AC1129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6BF2452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كتف</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5160611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5DF663E" w14:textId="77777777" w:rsidR="007F6683" w:rsidRPr="00F733A3" w:rsidRDefault="007F6683" w:rsidP="00930086">
            <w:pPr>
              <w:rPr>
                <w:rFonts w:cs="B Lotus"/>
                <w:sz w:val="24"/>
                <w:szCs w:val="24"/>
                <w:rtl/>
              </w:rPr>
            </w:pPr>
            <w:r w:rsidRPr="00F733A3">
              <w:rPr>
                <w:rFonts w:ascii="Calibri" w:hAnsi="Calibri" w:cs="Calibri"/>
                <w:color w:val="000000"/>
                <w:sz w:val="24"/>
                <w:szCs w:val="24"/>
              </w:rPr>
              <w:t>76</w:t>
            </w:r>
          </w:p>
        </w:tc>
        <w:tc>
          <w:tcPr>
            <w:tcW w:w="1890" w:type="dxa"/>
          </w:tcPr>
          <w:p w14:paraId="16625C8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568542C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بازو</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2A15A01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979155A" w14:textId="77777777" w:rsidR="007F6683" w:rsidRPr="00F733A3" w:rsidRDefault="007F6683" w:rsidP="00930086">
            <w:pPr>
              <w:rPr>
                <w:rFonts w:cs="B Lotus"/>
                <w:sz w:val="24"/>
                <w:szCs w:val="24"/>
                <w:rtl/>
              </w:rPr>
            </w:pPr>
            <w:r w:rsidRPr="00F733A3">
              <w:rPr>
                <w:rFonts w:ascii="Calibri" w:hAnsi="Calibri" w:cs="Calibri"/>
                <w:color w:val="000000"/>
                <w:sz w:val="24"/>
                <w:szCs w:val="24"/>
              </w:rPr>
              <w:t>77</w:t>
            </w:r>
          </w:p>
        </w:tc>
        <w:tc>
          <w:tcPr>
            <w:tcW w:w="1890" w:type="dxa"/>
          </w:tcPr>
          <w:p w14:paraId="35351CC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519DB42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بازو</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2094916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AABCE0E" w14:textId="77777777" w:rsidR="007F6683" w:rsidRPr="00F733A3" w:rsidRDefault="007F6683" w:rsidP="00930086">
            <w:pPr>
              <w:rPr>
                <w:rFonts w:cs="B Lotus"/>
                <w:sz w:val="24"/>
                <w:szCs w:val="24"/>
                <w:rtl/>
              </w:rPr>
            </w:pPr>
            <w:r w:rsidRPr="00F733A3">
              <w:rPr>
                <w:rFonts w:ascii="Calibri" w:hAnsi="Calibri" w:cs="Calibri"/>
                <w:color w:val="000000"/>
                <w:sz w:val="24"/>
                <w:szCs w:val="24"/>
              </w:rPr>
              <w:t>78</w:t>
            </w:r>
          </w:p>
        </w:tc>
        <w:tc>
          <w:tcPr>
            <w:tcW w:w="1890" w:type="dxa"/>
          </w:tcPr>
          <w:p w14:paraId="4C0CA2F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BD39F5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استخوان بازو</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795BA91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E9A796C" w14:textId="77777777" w:rsidR="007F6683" w:rsidRPr="00F733A3" w:rsidRDefault="007F6683" w:rsidP="00930086">
            <w:pPr>
              <w:rPr>
                <w:rFonts w:cs="B Lotus"/>
                <w:sz w:val="24"/>
                <w:szCs w:val="24"/>
                <w:rtl/>
              </w:rPr>
            </w:pPr>
            <w:r w:rsidRPr="00F733A3">
              <w:rPr>
                <w:rFonts w:ascii="Calibri" w:hAnsi="Calibri" w:cs="Calibri"/>
                <w:color w:val="000000"/>
                <w:sz w:val="24"/>
                <w:szCs w:val="24"/>
              </w:rPr>
              <w:t>79</w:t>
            </w:r>
          </w:p>
        </w:tc>
        <w:tc>
          <w:tcPr>
            <w:tcW w:w="1890" w:type="dxa"/>
          </w:tcPr>
          <w:p w14:paraId="07312B1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044F82D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استخوان بازو</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33E7CED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C7253D5" w14:textId="77777777" w:rsidR="007F6683" w:rsidRPr="00F733A3" w:rsidRDefault="007F6683" w:rsidP="00930086">
            <w:pPr>
              <w:rPr>
                <w:rFonts w:cs="B Lotus"/>
                <w:sz w:val="24"/>
                <w:szCs w:val="24"/>
                <w:rtl/>
              </w:rPr>
            </w:pPr>
            <w:r w:rsidRPr="00F733A3">
              <w:rPr>
                <w:rFonts w:ascii="Calibri" w:hAnsi="Calibri" w:cs="Calibri"/>
                <w:color w:val="000000"/>
                <w:sz w:val="24"/>
                <w:szCs w:val="24"/>
              </w:rPr>
              <w:t>80</w:t>
            </w:r>
          </w:p>
        </w:tc>
        <w:tc>
          <w:tcPr>
            <w:tcW w:w="1890" w:type="dxa"/>
          </w:tcPr>
          <w:p w14:paraId="5906FE0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7C4D133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زنداعلي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471C8EA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EF62907" w14:textId="77777777" w:rsidR="007F6683" w:rsidRPr="00F733A3" w:rsidRDefault="007F6683" w:rsidP="00930086">
            <w:pPr>
              <w:rPr>
                <w:rFonts w:cs="B Lotus"/>
                <w:sz w:val="24"/>
                <w:szCs w:val="24"/>
                <w:rtl/>
              </w:rPr>
            </w:pPr>
            <w:r w:rsidRPr="00F733A3">
              <w:rPr>
                <w:rFonts w:ascii="Calibri" w:hAnsi="Calibri" w:cs="Calibri"/>
                <w:color w:val="000000"/>
                <w:sz w:val="24"/>
                <w:szCs w:val="24"/>
              </w:rPr>
              <w:lastRenderedPageBreak/>
              <w:t>81</w:t>
            </w:r>
          </w:p>
        </w:tc>
        <w:tc>
          <w:tcPr>
            <w:tcW w:w="1890" w:type="dxa"/>
          </w:tcPr>
          <w:p w14:paraId="2490CA1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61A6627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زنداعلي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78BFC23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D9A7112" w14:textId="77777777" w:rsidR="007F6683" w:rsidRPr="00F733A3" w:rsidRDefault="007F6683" w:rsidP="00930086">
            <w:pPr>
              <w:rPr>
                <w:rFonts w:cs="B Lotus"/>
                <w:sz w:val="24"/>
                <w:szCs w:val="24"/>
                <w:rtl/>
              </w:rPr>
            </w:pPr>
            <w:r w:rsidRPr="00F733A3">
              <w:rPr>
                <w:rFonts w:ascii="Calibri" w:hAnsi="Calibri" w:cs="Calibri"/>
                <w:color w:val="000000"/>
                <w:sz w:val="24"/>
                <w:szCs w:val="24"/>
              </w:rPr>
              <w:t>82</w:t>
            </w:r>
          </w:p>
        </w:tc>
        <w:tc>
          <w:tcPr>
            <w:tcW w:w="1890" w:type="dxa"/>
          </w:tcPr>
          <w:p w14:paraId="18F07A6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5C95C55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استخوان زند اعلي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71251CB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F899EC0" w14:textId="77777777" w:rsidR="007F6683" w:rsidRPr="00F733A3" w:rsidRDefault="007F6683" w:rsidP="00930086">
            <w:pPr>
              <w:rPr>
                <w:rFonts w:cs="B Lotus"/>
                <w:sz w:val="24"/>
                <w:szCs w:val="24"/>
                <w:rtl/>
              </w:rPr>
            </w:pPr>
            <w:r w:rsidRPr="00F733A3">
              <w:rPr>
                <w:rFonts w:ascii="Calibri" w:hAnsi="Calibri" w:cs="Calibri"/>
                <w:color w:val="000000"/>
                <w:sz w:val="24"/>
                <w:szCs w:val="24"/>
              </w:rPr>
              <w:t>83</w:t>
            </w:r>
          </w:p>
        </w:tc>
        <w:tc>
          <w:tcPr>
            <w:tcW w:w="1890" w:type="dxa"/>
          </w:tcPr>
          <w:p w14:paraId="0D9C1A9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38B41F6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استخوان زند اعلي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556C1C0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7CA7237" w14:textId="77777777" w:rsidR="007F6683" w:rsidRPr="00F733A3" w:rsidRDefault="007F6683" w:rsidP="00930086">
            <w:pPr>
              <w:rPr>
                <w:rFonts w:cs="B Lotus"/>
                <w:sz w:val="24"/>
                <w:szCs w:val="24"/>
                <w:rtl/>
              </w:rPr>
            </w:pPr>
            <w:r w:rsidRPr="00F733A3">
              <w:rPr>
                <w:rFonts w:ascii="Calibri" w:hAnsi="Calibri" w:cs="Calibri"/>
                <w:color w:val="000000"/>
                <w:sz w:val="24"/>
                <w:szCs w:val="24"/>
              </w:rPr>
              <w:t>84</w:t>
            </w:r>
          </w:p>
        </w:tc>
        <w:tc>
          <w:tcPr>
            <w:tcW w:w="1890" w:type="dxa"/>
          </w:tcPr>
          <w:p w14:paraId="6C8C7F9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6506EAD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زنداسفل</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4CB1D11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F7C6E9F" w14:textId="77777777" w:rsidR="007F6683" w:rsidRPr="00F733A3" w:rsidRDefault="007F6683" w:rsidP="00930086">
            <w:pPr>
              <w:rPr>
                <w:rFonts w:cs="B Lotus"/>
                <w:sz w:val="24"/>
                <w:szCs w:val="24"/>
                <w:rtl/>
              </w:rPr>
            </w:pPr>
            <w:r w:rsidRPr="00F733A3">
              <w:rPr>
                <w:rFonts w:ascii="Calibri" w:hAnsi="Calibri" w:cs="Calibri"/>
                <w:color w:val="000000"/>
                <w:sz w:val="24"/>
                <w:szCs w:val="24"/>
              </w:rPr>
              <w:t>85</w:t>
            </w:r>
          </w:p>
        </w:tc>
        <w:tc>
          <w:tcPr>
            <w:tcW w:w="1890" w:type="dxa"/>
          </w:tcPr>
          <w:p w14:paraId="53AC8C1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D86853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زنداسفل</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5C2A71C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CB05DF0" w14:textId="77777777" w:rsidR="007F6683" w:rsidRPr="00F733A3" w:rsidRDefault="007F6683" w:rsidP="00930086">
            <w:pPr>
              <w:rPr>
                <w:rFonts w:cs="B Lotus"/>
                <w:sz w:val="24"/>
                <w:szCs w:val="24"/>
                <w:rtl/>
              </w:rPr>
            </w:pPr>
            <w:r w:rsidRPr="00F733A3">
              <w:rPr>
                <w:rFonts w:ascii="Calibri" w:hAnsi="Calibri" w:cs="Calibri"/>
                <w:color w:val="000000"/>
                <w:sz w:val="24"/>
                <w:szCs w:val="24"/>
              </w:rPr>
              <w:t>86</w:t>
            </w:r>
          </w:p>
        </w:tc>
        <w:tc>
          <w:tcPr>
            <w:tcW w:w="1890" w:type="dxa"/>
          </w:tcPr>
          <w:p w14:paraId="7510AB8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B9271F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استخوان زند اسفل</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3232671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35C052F" w14:textId="77777777" w:rsidR="007F6683" w:rsidRPr="00F733A3" w:rsidRDefault="007F6683" w:rsidP="00930086">
            <w:pPr>
              <w:rPr>
                <w:rFonts w:cs="B Lotus"/>
                <w:sz w:val="24"/>
                <w:szCs w:val="24"/>
                <w:rtl/>
              </w:rPr>
            </w:pPr>
            <w:r w:rsidRPr="00F733A3">
              <w:rPr>
                <w:rFonts w:ascii="Calibri" w:hAnsi="Calibri" w:cs="Calibri"/>
                <w:color w:val="000000"/>
                <w:sz w:val="24"/>
                <w:szCs w:val="24"/>
              </w:rPr>
              <w:t>87</w:t>
            </w:r>
          </w:p>
        </w:tc>
        <w:tc>
          <w:tcPr>
            <w:tcW w:w="1890" w:type="dxa"/>
          </w:tcPr>
          <w:p w14:paraId="5C3FBBC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412D99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استخوان زند اسفل</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6CBE782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2A908FC" w14:textId="77777777" w:rsidR="007F6683" w:rsidRPr="00F733A3" w:rsidRDefault="007F6683" w:rsidP="00930086">
            <w:pPr>
              <w:rPr>
                <w:rFonts w:cs="B Lotus"/>
                <w:sz w:val="24"/>
                <w:szCs w:val="24"/>
                <w:rtl/>
              </w:rPr>
            </w:pPr>
            <w:r w:rsidRPr="00F733A3">
              <w:rPr>
                <w:rFonts w:ascii="Calibri" w:hAnsi="Calibri" w:cs="Calibri"/>
                <w:color w:val="000000"/>
                <w:sz w:val="24"/>
                <w:szCs w:val="24"/>
              </w:rPr>
              <w:t>88</w:t>
            </w:r>
          </w:p>
        </w:tc>
        <w:tc>
          <w:tcPr>
            <w:tcW w:w="1890" w:type="dxa"/>
          </w:tcPr>
          <w:p w14:paraId="39CA978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2C23995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هر يك از استخوانهاي مچ</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4393F81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13FF9A" w14:textId="77777777" w:rsidR="007F6683" w:rsidRPr="00F733A3" w:rsidRDefault="007F6683" w:rsidP="00930086">
            <w:pPr>
              <w:rPr>
                <w:rFonts w:cs="B Lotus"/>
                <w:sz w:val="24"/>
                <w:szCs w:val="24"/>
                <w:rtl/>
              </w:rPr>
            </w:pPr>
            <w:r w:rsidRPr="00F733A3">
              <w:rPr>
                <w:rFonts w:ascii="Calibri" w:hAnsi="Calibri" w:cs="Calibri"/>
                <w:color w:val="000000"/>
                <w:sz w:val="24"/>
                <w:szCs w:val="24"/>
              </w:rPr>
              <w:t>89</w:t>
            </w:r>
          </w:p>
        </w:tc>
        <w:tc>
          <w:tcPr>
            <w:tcW w:w="1890" w:type="dxa"/>
          </w:tcPr>
          <w:p w14:paraId="3441A0F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54C924C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هر يك از استخوانهاي مچ</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49CC9D3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EA0C353" w14:textId="77777777" w:rsidR="007F6683" w:rsidRPr="00F733A3" w:rsidRDefault="007F6683" w:rsidP="00930086">
            <w:pPr>
              <w:rPr>
                <w:rFonts w:cs="B Lotus"/>
                <w:sz w:val="24"/>
                <w:szCs w:val="24"/>
                <w:rtl/>
              </w:rPr>
            </w:pPr>
            <w:r w:rsidRPr="00F733A3">
              <w:rPr>
                <w:rFonts w:ascii="Calibri" w:hAnsi="Calibri" w:cs="Calibri"/>
                <w:color w:val="000000"/>
                <w:sz w:val="24"/>
                <w:szCs w:val="24"/>
              </w:rPr>
              <w:t>90</w:t>
            </w:r>
          </w:p>
        </w:tc>
        <w:tc>
          <w:tcPr>
            <w:tcW w:w="1890" w:type="dxa"/>
          </w:tcPr>
          <w:p w14:paraId="1872198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6C490EE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ران</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44EDE1C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9B8FC5C" w14:textId="77777777" w:rsidR="007F6683" w:rsidRPr="00F733A3" w:rsidRDefault="007F6683" w:rsidP="00930086">
            <w:pPr>
              <w:rPr>
                <w:rFonts w:cs="B Lotus"/>
                <w:sz w:val="24"/>
                <w:szCs w:val="24"/>
                <w:rtl/>
              </w:rPr>
            </w:pPr>
            <w:r w:rsidRPr="00F733A3">
              <w:rPr>
                <w:rFonts w:ascii="Calibri" w:hAnsi="Calibri" w:cs="Calibri"/>
                <w:color w:val="000000"/>
                <w:sz w:val="24"/>
                <w:szCs w:val="24"/>
              </w:rPr>
              <w:t>91</w:t>
            </w:r>
          </w:p>
        </w:tc>
        <w:tc>
          <w:tcPr>
            <w:tcW w:w="1890" w:type="dxa"/>
          </w:tcPr>
          <w:p w14:paraId="58B62F0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60374F6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ران</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5C94D55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4FC8F4C" w14:textId="77777777" w:rsidR="007F6683" w:rsidRPr="00F733A3" w:rsidRDefault="007F6683" w:rsidP="00930086">
            <w:pPr>
              <w:rPr>
                <w:rFonts w:cs="B Lotus"/>
                <w:sz w:val="24"/>
                <w:szCs w:val="24"/>
                <w:rtl/>
              </w:rPr>
            </w:pPr>
            <w:r w:rsidRPr="00F733A3">
              <w:rPr>
                <w:rFonts w:ascii="Calibri" w:hAnsi="Calibri" w:cs="Calibri"/>
                <w:color w:val="000000"/>
                <w:sz w:val="24"/>
                <w:szCs w:val="24"/>
              </w:rPr>
              <w:t>92</w:t>
            </w:r>
          </w:p>
        </w:tc>
        <w:tc>
          <w:tcPr>
            <w:tcW w:w="1890" w:type="dxa"/>
          </w:tcPr>
          <w:p w14:paraId="1812534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212215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استخوان ران</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2D673B4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4C8B422" w14:textId="77777777" w:rsidR="007F6683" w:rsidRPr="00F733A3" w:rsidRDefault="007F6683" w:rsidP="00930086">
            <w:pPr>
              <w:rPr>
                <w:rFonts w:cs="B Lotus"/>
                <w:sz w:val="24"/>
                <w:szCs w:val="24"/>
                <w:rtl/>
              </w:rPr>
            </w:pPr>
            <w:r w:rsidRPr="00F733A3">
              <w:rPr>
                <w:rFonts w:ascii="Calibri" w:hAnsi="Calibri" w:cs="Calibri"/>
                <w:color w:val="000000"/>
                <w:sz w:val="24"/>
                <w:szCs w:val="24"/>
              </w:rPr>
              <w:t>93</w:t>
            </w:r>
          </w:p>
        </w:tc>
        <w:tc>
          <w:tcPr>
            <w:tcW w:w="1890" w:type="dxa"/>
          </w:tcPr>
          <w:p w14:paraId="32B3542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24B0CAF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استخوان ران</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2DA2FEF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C5ABD15" w14:textId="77777777" w:rsidR="007F6683" w:rsidRPr="00F733A3" w:rsidRDefault="007F6683" w:rsidP="00930086">
            <w:pPr>
              <w:rPr>
                <w:rFonts w:cs="B Lotus"/>
                <w:sz w:val="24"/>
                <w:szCs w:val="24"/>
                <w:rtl/>
              </w:rPr>
            </w:pPr>
            <w:r w:rsidRPr="00F733A3">
              <w:rPr>
                <w:rFonts w:ascii="Calibri" w:hAnsi="Calibri" w:cs="Calibri"/>
                <w:color w:val="000000"/>
                <w:sz w:val="24"/>
                <w:szCs w:val="24"/>
              </w:rPr>
              <w:t>94</w:t>
            </w:r>
          </w:p>
        </w:tc>
        <w:tc>
          <w:tcPr>
            <w:tcW w:w="1890" w:type="dxa"/>
          </w:tcPr>
          <w:p w14:paraId="7014ACB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6433ADE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درشت ني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7B509C2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11B015F" w14:textId="77777777" w:rsidR="007F6683" w:rsidRPr="00F733A3" w:rsidRDefault="007F6683" w:rsidP="00930086">
            <w:pPr>
              <w:rPr>
                <w:rFonts w:cs="B Lotus"/>
                <w:sz w:val="24"/>
                <w:szCs w:val="24"/>
                <w:rtl/>
              </w:rPr>
            </w:pPr>
            <w:r w:rsidRPr="00F733A3">
              <w:rPr>
                <w:rFonts w:ascii="Calibri" w:hAnsi="Calibri" w:cs="Calibri"/>
                <w:color w:val="000000"/>
                <w:sz w:val="24"/>
                <w:szCs w:val="24"/>
              </w:rPr>
              <w:t>95</w:t>
            </w:r>
          </w:p>
        </w:tc>
        <w:tc>
          <w:tcPr>
            <w:tcW w:w="1890" w:type="dxa"/>
          </w:tcPr>
          <w:p w14:paraId="64107E9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67D541F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درشت ني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6F9ED6F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E82CAC5" w14:textId="77777777" w:rsidR="007F6683" w:rsidRPr="00F733A3" w:rsidRDefault="007F6683" w:rsidP="00930086">
            <w:pPr>
              <w:rPr>
                <w:rFonts w:cs="B Lotus"/>
                <w:sz w:val="24"/>
                <w:szCs w:val="24"/>
                <w:rtl/>
              </w:rPr>
            </w:pPr>
            <w:r w:rsidRPr="00F733A3">
              <w:rPr>
                <w:rFonts w:ascii="Calibri" w:hAnsi="Calibri" w:cs="Calibri"/>
                <w:color w:val="000000"/>
                <w:sz w:val="24"/>
                <w:szCs w:val="24"/>
              </w:rPr>
              <w:t>96</w:t>
            </w:r>
          </w:p>
        </w:tc>
        <w:tc>
          <w:tcPr>
            <w:tcW w:w="1890" w:type="dxa"/>
          </w:tcPr>
          <w:p w14:paraId="5AA9E2A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4269CB0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استخوان درشت ني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4690AFF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AA5CA9" w14:textId="77777777" w:rsidR="007F6683" w:rsidRPr="00F733A3" w:rsidRDefault="007F6683" w:rsidP="00930086">
            <w:pPr>
              <w:rPr>
                <w:rFonts w:cs="B Lotus"/>
                <w:sz w:val="24"/>
                <w:szCs w:val="24"/>
                <w:rtl/>
              </w:rPr>
            </w:pPr>
            <w:r w:rsidRPr="00F733A3">
              <w:rPr>
                <w:rFonts w:ascii="Calibri" w:hAnsi="Calibri" w:cs="Calibri"/>
                <w:color w:val="000000"/>
                <w:sz w:val="24"/>
                <w:szCs w:val="24"/>
              </w:rPr>
              <w:t>97</w:t>
            </w:r>
          </w:p>
        </w:tc>
        <w:tc>
          <w:tcPr>
            <w:tcW w:w="1890" w:type="dxa"/>
          </w:tcPr>
          <w:p w14:paraId="11B1947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64986CB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استخوان درشت ني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59A7B53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7BC0CCC" w14:textId="77777777" w:rsidR="007F6683" w:rsidRPr="00F733A3" w:rsidRDefault="007F6683" w:rsidP="00930086">
            <w:pPr>
              <w:rPr>
                <w:rFonts w:cs="B Lotus"/>
                <w:sz w:val="24"/>
                <w:szCs w:val="24"/>
                <w:rtl/>
              </w:rPr>
            </w:pPr>
            <w:r w:rsidRPr="00F733A3">
              <w:rPr>
                <w:rFonts w:ascii="Calibri" w:hAnsi="Calibri" w:cs="Calibri"/>
                <w:color w:val="000000"/>
                <w:sz w:val="24"/>
                <w:szCs w:val="24"/>
              </w:rPr>
              <w:t>98</w:t>
            </w:r>
          </w:p>
        </w:tc>
        <w:tc>
          <w:tcPr>
            <w:tcW w:w="1890" w:type="dxa"/>
          </w:tcPr>
          <w:p w14:paraId="4443B51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7486278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نازك ني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4905284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1E00854" w14:textId="77777777" w:rsidR="007F6683" w:rsidRPr="00F733A3" w:rsidRDefault="007F6683" w:rsidP="00930086">
            <w:pPr>
              <w:rPr>
                <w:rFonts w:cs="B Lotus"/>
                <w:sz w:val="24"/>
                <w:szCs w:val="24"/>
                <w:rtl/>
              </w:rPr>
            </w:pPr>
            <w:r w:rsidRPr="00F733A3">
              <w:rPr>
                <w:rFonts w:ascii="Calibri" w:hAnsi="Calibri" w:cs="Calibri"/>
                <w:color w:val="000000"/>
                <w:sz w:val="24"/>
                <w:szCs w:val="24"/>
              </w:rPr>
              <w:t>99</w:t>
            </w:r>
          </w:p>
        </w:tc>
        <w:tc>
          <w:tcPr>
            <w:tcW w:w="1890" w:type="dxa"/>
          </w:tcPr>
          <w:p w14:paraId="5AAC2FF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AB9127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استخوان نازك ني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550805E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5E63016" w14:textId="77777777" w:rsidR="007F6683" w:rsidRPr="00F733A3" w:rsidRDefault="007F6683" w:rsidP="00930086">
            <w:pPr>
              <w:rPr>
                <w:rFonts w:cs="B Lotus"/>
                <w:sz w:val="24"/>
                <w:szCs w:val="24"/>
                <w:rtl/>
              </w:rPr>
            </w:pPr>
            <w:r w:rsidRPr="00F733A3">
              <w:rPr>
                <w:rFonts w:ascii="Calibri" w:hAnsi="Calibri" w:cs="Calibri"/>
                <w:color w:val="000000"/>
                <w:sz w:val="24"/>
                <w:szCs w:val="24"/>
              </w:rPr>
              <w:t>100</w:t>
            </w:r>
          </w:p>
        </w:tc>
        <w:tc>
          <w:tcPr>
            <w:tcW w:w="1890" w:type="dxa"/>
          </w:tcPr>
          <w:p w14:paraId="4ACF9A1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957B6A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استخوان نازك ني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1F1D82D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FD66C52" w14:textId="77777777" w:rsidR="007F6683" w:rsidRPr="00F733A3" w:rsidRDefault="007F6683" w:rsidP="00930086">
            <w:pPr>
              <w:rPr>
                <w:rFonts w:cs="B Lotus"/>
                <w:sz w:val="24"/>
                <w:szCs w:val="24"/>
                <w:rtl/>
              </w:rPr>
            </w:pPr>
            <w:r w:rsidRPr="00F733A3">
              <w:rPr>
                <w:rFonts w:ascii="Calibri" w:hAnsi="Calibri" w:cs="Calibri"/>
                <w:color w:val="000000"/>
                <w:sz w:val="24"/>
                <w:szCs w:val="24"/>
              </w:rPr>
              <w:t>101</w:t>
            </w:r>
          </w:p>
        </w:tc>
        <w:tc>
          <w:tcPr>
            <w:tcW w:w="1890" w:type="dxa"/>
          </w:tcPr>
          <w:p w14:paraId="500648A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C1CFCD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استخوان نازك ني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0AE7BFA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A31B37F" w14:textId="77777777" w:rsidR="007F6683" w:rsidRPr="00F733A3" w:rsidRDefault="007F6683" w:rsidP="00930086">
            <w:pPr>
              <w:rPr>
                <w:rFonts w:cs="B Lotus"/>
                <w:sz w:val="24"/>
                <w:szCs w:val="24"/>
                <w:rtl/>
              </w:rPr>
            </w:pPr>
            <w:r w:rsidRPr="00F733A3">
              <w:rPr>
                <w:rFonts w:ascii="Calibri" w:hAnsi="Calibri" w:cs="Calibri"/>
                <w:color w:val="000000"/>
                <w:sz w:val="24"/>
                <w:szCs w:val="24"/>
              </w:rPr>
              <w:t>102</w:t>
            </w:r>
          </w:p>
        </w:tc>
        <w:tc>
          <w:tcPr>
            <w:tcW w:w="1890" w:type="dxa"/>
          </w:tcPr>
          <w:p w14:paraId="6FBFE1D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2F487CC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جداشدن استخوان نازك ني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1EAE513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7AF3516" w14:textId="77777777" w:rsidR="007F6683" w:rsidRPr="00F733A3" w:rsidRDefault="007F6683" w:rsidP="00930086">
            <w:pPr>
              <w:rPr>
                <w:rFonts w:cs="B Lotus"/>
                <w:sz w:val="24"/>
                <w:szCs w:val="24"/>
                <w:rtl/>
              </w:rPr>
            </w:pPr>
            <w:r w:rsidRPr="00F733A3">
              <w:rPr>
                <w:rFonts w:ascii="Calibri" w:hAnsi="Calibri" w:cs="Calibri"/>
                <w:color w:val="000000"/>
                <w:sz w:val="24"/>
                <w:szCs w:val="24"/>
              </w:rPr>
              <w:t>103</w:t>
            </w:r>
          </w:p>
        </w:tc>
        <w:tc>
          <w:tcPr>
            <w:tcW w:w="1890" w:type="dxa"/>
          </w:tcPr>
          <w:p w14:paraId="179496A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3A63B89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جداشدن استخوان نازك ني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3BA4487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06EF105" w14:textId="77777777" w:rsidR="007F6683" w:rsidRPr="00F733A3" w:rsidRDefault="007F6683" w:rsidP="00930086">
            <w:pPr>
              <w:rPr>
                <w:rFonts w:cs="B Lotus"/>
                <w:sz w:val="24"/>
                <w:szCs w:val="24"/>
                <w:rtl/>
              </w:rPr>
            </w:pPr>
            <w:r w:rsidRPr="00F733A3">
              <w:rPr>
                <w:rFonts w:ascii="Calibri" w:hAnsi="Calibri" w:cs="Calibri"/>
                <w:color w:val="000000"/>
                <w:sz w:val="24"/>
                <w:szCs w:val="24"/>
              </w:rPr>
              <w:t>104</w:t>
            </w:r>
          </w:p>
        </w:tc>
        <w:tc>
          <w:tcPr>
            <w:tcW w:w="1890" w:type="dxa"/>
          </w:tcPr>
          <w:p w14:paraId="5B21033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C8529E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جداشدن استخوان بازو</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0D69459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87E0CFA" w14:textId="77777777" w:rsidR="007F6683" w:rsidRPr="00F733A3" w:rsidRDefault="007F6683" w:rsidP="00930086">
            <w:pPr>
              <w:rPr>
                <w:rFonts w:cs="B Lotus"/>
                <w:sz w:val="24"/>
                <w:szCs w:val="24"/>
                <w:rtl/>
              </w:rPr>
            </w:pPr>
            <w:r w:rsidRPr="00F733A3">
              <w:rPr>
                <w:rFonts w:ascii="Calibri" w:hAnsi="Calibri" w:cs="Calibri"/>
                <w:color w:val="000000"/>
                <w:sz w:val="24"/>
                <w:szCs w:val="24"/>
              </w:rPr>
              <w:t>105</w:t>
            </w:r>
          </w:p>
        </w:tc>
        <w:tc>
          <w:tcPr>
            <w:tcW w:w="1890" w:type="dxa"/>
          </w:tcPr>
          <w:p w14:paraId="06C4885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3CAE7FC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جداشدن استخوان بازو</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52CE29E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A9FB090" w14:textId="77777777" w:rsidR="007F6683" w:rsidRPr="00F733A3" w:rsidRDefault="007F6683" w:rsidP="00930086">
            <w:pPr>
              <w:rPr>
                <w:rFonts w:cs="B Lotus"/>
                <w:sz w:val="24"/>
                <w:szCs w:val="24"/>
                <w:rtl/>
              </w:rPr>
            </w:pPr>
            <w:r w:rsidRPr="00F733A3">
              <w:rPr>
                <w:rFonts w:ascii="Calibri" w:hAnsi="Calibri" w:cs="Calibri"/>
                <w:color w:val="000000"/>
                <w:sz w:val="24"/>
                <w:szCs w:val="24"/>
              </w:rPr>
              <w:t>106</w:t>
            </w:r>
          </w:p>
        </w:tc>
        <w:tc>
          <w:tcPr>
            <w:tcW w:w="1890" w:type="dxa"/>
          </w:tcPr>
          <w:p w14:paraId="7B453DB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2A5D27D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جداشدن استخوان زند اعلي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68E3BE8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A2AC26F" w14:textId="77777777" w:rsidR="007F6683" w:rsidRPr="00F733A3" w:rsidRDefault="007F6683" w:rsidP="00930086">
            <w:pPr>
              <w:rPr>
                <w:rFonts w:cs="B Lotus"/>
                <w:sz w:val="24"/>
                <w:szCs w:val="24"/>
                <w:rtl/>
              </w:rPr>
            </w:pPr>
            <w:r w:rsidRPr="00F733A3">
              <w:rPr>
                <w:rFonts w:ascii="Calibri" w:hAnsi="Calibri" w:cs="Calibri"/>
                <w:color w:val="000000"/>
                <w:sz w:val="24"/>
                <w:szCs w:val="24"/>
              </w:rPr>
              <w:t>107</w:t>
            </w:r>
          </w:p>
        </w:tc>
        <w:tc>
          <w:tcPr>
            <w:tcW w:w="1890" w:type="dxa"/>
          </w:tcPr>
          <w:p w14:paraId="657200A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618FE8D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جداشدن استخوان زند اعلي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572147F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411B6D0" w14:textId="77777777" w:rsidR="007F6683" w:rsidRPr="00F733A3" w:rsidRDefault="007F6683" w:rsidP="00930086">
            <w:pPr>
              <w:rPr>
                <w:rFonts w:cs="B Lotus"/>
                <w:sz w:val="24"/>
                <w:szCs w:val="24"/>
                <w:rtl/>
              </w:rPr>
            </w:pPr>
            <w:r w:rsidRPr="00F733A3">
              <w:rPr>
                <w:rFonts w:ascii="Calibri" w:hAnsi="Calibri" w:cs="Calibri"/>
                <w:color w:val="000000"/>
                <w:sz w:val="24"/>
                <w:szCs w:val="24"/>
              </w:rPr>
              <w:t>108</w:t>
            </w:r>
          </w:p>
        </w:tc>
        <w:tc>
          <w:tcPr>
            <w:tcW w:w="1890" w:type="dxa"/>
          </w:tcPr>
          <w:p w14:paraId="369EF4A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0B1C48C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جداشدن استخوان زند اسفل</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440FCCE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2D2E616" w14:textId="77777777" w:rsidR="007F6683" w:rsidRPr="00F733A3" w:rsidRDefault="007F6683" w:rsidP="00930086">
            <w:pPr>
              <w:rPr>
                <w:rFonts w:cs="B Lotus"/>
                <w:sz w:val="24"/>
                <w:szCs w:val="24"/>
                <w:rtl/>
              </w:rPr>
            </w:pPr>
            <w:r w:rsidRPr="00F733A3">
              <w:rPr>
                <w:rFonts w:ascii="Calibri" w:hAnsi="Calibri" w:cs="Calibri"/>
                <w:color w:val="000000"/>
                <w:sz w:val="24"/>
                <w:szCs w:val="24"/>
              </w:rPr>
              <w:t>109</w:t>
            </w:r>
          </w:p>
        </w:tc>
        <w:tc>
          <w:tcPr>
            <w:tcW w:w="1890" w:type="dxa"/>
          </w:tcPr>
          <w:p w14:paraId="5FD1B08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0A6E49B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جداشدن استخوان زند اسفل</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6B82A16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D355DD7" w14:textId="77777777" w:rsidR="007F6683" w:rsidRPr="00F733A3" w:rsidRDefault="007F6683" w:rsidP="00930086">
            <w:pPr>
              <w:rPr>
                <w:rFonts w:cs="B Lotus"/>
                <w:sz w:val="24"/>
                <w:szCs w:val="24"/>
                <w:rtl/>
              </w:rPr>
            </w:pPr>
            <w:r w:rsidRPr="00F733A3">
              <w:rPr>
                <w:rFonts w:ascii="Calibri" w:hAnsi="Calibri" w:cs="Calibri"/>
                <w:color w:val="000000"/>
                <w:sz w:val="24"/>
                <w:szCs w:val="24"/>
              </w:rPr>
              <w:t>110</w:t>
            </w:r>
          </w:p>
        </w:tc>
        <w:tc>
          <w:tcPr>
            <w:tcW w:w="1890" w:type="dxa"/>
          </w:tcPr>
          <w:p w14:paraId="735DCE5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70C25D4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جداشدن استخوان ران</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02D258C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D76B015" w14:textId="77777777" w:rsidR="007F6683" w:rsidRPr="00F733A3" w:rsidRDefault="007F6683" w:rsidP="00930086">
            <w:pPr>
              <w:rPr>
                <w:rFonts w:cs="B Lotus"/>
                <w:sz w:val="24"/>
                <w:szCs w:val="24"/>
                <w:rtl/>
              </w:rPr>
            </w:pPr>
            <w:r w:rsidRPr="00F733A3">
              <w:rPr>
                <w:rFonts w:ascii="Calibri" w:hAnsi="Calibri" w:cs="Calibri"/>
                <w:color w:val="000000"/>
                <w:sz w:val="24"/>
                <w:szCs w:val="24"/>
              </w:rPr>
              <w:t>111</w:t>
            </w:r>
          </w:p>
        </w:tc>
        <w:tc>
          <w:tcPr>
            <w:tcW w:w="1890" w:type="dxa"/>
          </w:tcPr>
          <w:p w14:paraId="1D4DCA0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4C4B60E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جداشدن استخوان ران</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0344160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AA4038F" w14:textId="77777777" w:rsidR="007F6683" w:rsidRPr="00F733A3" w:rsidRDefault="007F6683" w:rsidP="00930086">
            <w:pPr>
              <w:rPr>
                <w:rFonts w:cs="B Lotus"/>
                <w:sz w:val="24"/>
                <w:szCs w:val="24"/>
                <w:rtl/>
              </w:rPr>
            </w:pPr>
            <w:r w:rsidRPr="00F733A3">
              <w:rPr>
                <w:rFonts w:ascii="Calibri" w:hAnsi="Calibri" w:cs="Calibri"/>
                <w:color w:val="000000"/>
                <w:sz w:val="24"/>
                <w:szCs w:val="24"/>
              </w:rPr>
              <w:t>112</w:t>
            </w:r>
          </w:p>
        </w:tc>
        <w:tc>
          <w:tcPr>
            <w:tcW w:w="1890" w:type="dxa"/>
          </w:tcPr>
          <w:p w14:paraId="6129732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0E3430E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جداشدن استخوان درشت ني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18F4489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60E1921" w14:textId="77777777" w:rsidR="007F6683" w:rsidRPr="00F733A3" w:rsidRDefault="007F6683" w:rsidP="00930086">
            <w:pPr>
              <w:rPr>
                <w:rFonts w:cs="B Lotus"/>
                <w:sz w:val="24"/>
                <w:szCs w:val="24"/>
                <w:rtl/>
              </w:rPr>
            </w:pPr>
            <w:r w:rsidRPr="00F733A3">
              <w:rPr>
                <w:rFonts w:ascii="Calibri" w:hAnsi="Calibri" w:cs="Calibri"/>
                <w:color w:val="000000"/>
                <w:sz w:val="24"/>
                <w:szCs w:val="24"/>
              </w:rPr>
              <w:t>113</w:t>
            </w:r>
          </w:p>
        </w:tc>
        <w:tc>
          <w:tcPr>
            <w:tcW w:w="1890" w:type="dxa"/>
          </w:tcPr>
          <w:p w14:paraId="45E6FA3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491A81D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جداشدن استخوان درشت ني</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234ECD7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E9070E9" w14:textId="77777777" w:rsidR="007F6683" w:rsidRPr="00F733A3" w:rsidRDefault="007F6683" w:rsidP="00930086">
            <w:pPr>
              <w:rPr>
                <w:rFonts w:cs="B Lotus"/>
                <w:sz w:val="24"/>
                <w:szCs w:val="24"/>
                <w:rtl/>
              </w:rPr>
            </w:pPr>
            <w:r w:rsidRPr="00F733A3">
              <w:rPr>
                <w:rFonts w:ascii="Calibri" w:hAnsi="Calibri" w:cs="Calibri"/>
                <w:color w:val="000000"/>
                <w:sz w:val="24"/>
                <w:szCs w:val="24"/>
              </w:rPr>
              <w:t>114</w:t>
            </w:r>
          </w:p>
        </w:tc>
        <w:tc>
          <w:tcPr>
            <w:tcW w:w="1890" w:type="dxa"/>
          </w:tcPr>
          <w:p w14:paraId="3648881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79AA8E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لگن</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6B9A13B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12CE10A" w14:textId="77777777" w:rsidR="007F6683" w:rsidRPr="00F733A3" w:rsidRDefault="007F6683" w:rsidP="00930086">
            <w:pPr>
              <w:rPr>
                <w:rFonts w:cs="B Lotus"/>
                <w:sz w:val="24"/>
                <w:szCs w:val="24"/>
                <w:rtl/>
              </w:rPr>
            </w:pPr>
            <w:r w:rsidRPr="00F733A3">
              <w:rPr>
                <w:rFonts w:ascii="Calibri" w:hAnsi="Calibri" w:cs="Calibri"/>
                <w:color w:val="000000"/>
                <w:sz w:val="24"/>
                <w:szCs w:val="24"/>
              </w:rPr>
              <w:t>115</w:t>
            </w:r>
          </w:p>
        </w:tc>
        <w:tc>
          <w:tcPr>
            <w:tcW w:w="1890" w:type="dxa"/>
          </w:tcPr>
          <w:p w14:paraId="51C206D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B8C2CA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لگن</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653C13D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0F3B997" w14:textId="77777777" w:rsidR="007F6683" w:rsidRPr="00F733A3" w:rsidRDefault="007F6683" w:rsidP="00930086">
            <w:pPr>
              <w:rPr>
                <w:rFonts w:cs="B Lotus"/>
                <w:sz w:val="24"/>
                <w:szCs w:val="24"/>
                <w:rtl/>
              </w:rPr>
            </w:pPr>
            <w:r w:rsidRPr="00F733A3">
              <w:rPr>
                <w:rFonts w:ascii="Calibri" w:hAnsi="Calibri" w:cs="Calibri"/>
                <w:color w:val="000000"/>
                <w:sz w:val="24"/>
                <w:szCs w:val="24"/>
              </w:rPr>
              <w:t>116</w:t>
            </w:r>
          </w:p>
        </w:tc>
        <w:tc>
          <w:tcPr>
            <w:tcW w:w="1890" w:type="dxa"/>
          </w:tcPr>
          <w:p w14:paraId="7123826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7A4FDF7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كف دست و پا</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0222724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CD13F6C" w14:textId="77777777" w:rsidR="007F6683" w:rsidRPr="00F733A3" w:rsidRDefault="007F6683" w:rsidP="00930086">
            <w:pPr>
              <w:rPr>
                <w:rFonts w:cs="B Lotus"/>
                <w:sz w:val="24"/>
                <w:szCs w:val="24"/>
                <w:rtl/>
              </w:rPr>
            </w:pPr>
            <w:r w:rsidRPr="00F733A3">
              <w:rPr>
                <w:rFonts w:ascii="Calibri" w:hAnsi="Calibri" w:cs="Calibri"/>
                <w:color w:val="000000"/>
                <w:sz w:val="24"/>
                <w:szCs w:val="24"/>
              </w:rPr>
              <w:lastRenderedPageBreak/>
              <w:t>117</w:t>
            </w:r>
          </w:p>
        </w:tc>
        <w:tc>
          <w:tcPr>
            <w:tcW w:w="1890" w:type="dxa"/>
          </w:tcPr>
          <w:p w14:paraId="127AEDC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101839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كف دست و پا</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35D521D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E86E4A2" w14:textId="77777777" w:rsidR="007F6683" w:rsidRPr="00F733A3" w:rsidRDefault="007F6683" w:rsidP="00930086">
            <w:pPr>
              <w:rPr>
                <w:rFonts w:cs="B Lotus"/>
                <w:sz w:val="24"/>
                <w:szCs w:val="24"/>
                <w:rtl/>
              </w:rPr>
            </w:pPr>
            <w:r w:rsidRPr="00F733A3">
              <w:rPr>
                <w:rFonts w:ascii="Calibri" w:hAnsi="Calibri" w:cs="Calibri"/>
                <w:color w:val="000000"/>
                <w:sz w:val="24"/>
                <w:szCs w:val="24"/>
              </w:rPr>
              <w:t>118</w:t>
            </w:r>
          </w:p>
        </w:tc>
        <w:tc>
          <w:tcPr>
            <w:tcW w:w="1890" w:type="dxa"/>
          </w:tcPr>
          <w:p w14:paraId="17FE08B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07A0908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انگشت دست يا پا</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0011A5F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C7F5785" w14:textId="77777777" w:rsidR="007F6683" w:rsidRPr="00F733A3" w:rsidRDefault="007F6683" w:rsidP="00930086">
            <w:pPr>
              <w:rPr>
                <w:rFonts w:cs="B Lotus"/>
                <w:sz w:val="24"/>
                <w:szCs w:val="24"/>
                <w:rtl/>
              </w:rPr>
            </w:pPr>
            <w:r w:rsidRPr="00F733A3">
              <w:rPr>
                <w:rFonts w:ascii="Calibri" w:hAnsi="Calibri" w:cs="Calibri"/>
                <w:color w:val="000000"/>
                <w:sz w:val="24"/>
                <w:szCs w:val="24"/>
              </w:rPr>
              <w:t>119</w:t>
            </w:r>
          </w:p>
        </w:tc>
        <w:tc>
          <w:tcPr>
            <w:tcW w:w="1890" w:type="dxa"/>
          </w:tcPr>
          <w:p w14:paraId="4C4D682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50A25E8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انگشت دست يا پا</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1C33A9F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01868F8" w14:textId="77777777" w:rsidR="007F6683" w:rsidRPr="00F733A3" w:rsidRDefault="007F6683" w:rsidP="00930086">
            <w:pPr>
              <w:rPr>
                <w:rFonts w:cs="B Lotus"/>
                <w:sz w:val="24"/>
                <w:szCs w:val="24"/>
                <w:rtl/>
              </w:rPr>
            </w:pPr>
            <w:r w:rsidRPr="00F733A3">
              <w:rPr>
                <w:rFonts w:ascii="Calibri" w:hAnsi="Calibri" w:cs="Calibri"/>
                <w:color w:val="000000"/>
                <w:sz w:val="24"/>
                <w:szCs w:val="24"/>
              </w:rPr>
              <w:t>120</w:t>
            </w:r>
          </w:p>
        </w:tc>
        <w:tc>
          <w:tcPr>
            <w:tcW w:w="1890" w:type="dxa"/>
          </w:tcPr>
          <w:p w14:paraId="037FB81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55C5B16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بندانگشت شست</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5063CAA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50C31A4" w14:textId="77777777" w:rsidR="007F6683" w:rsidRPr="00F733A3" w:rsidRDefault="007F6683" w:rsidP="00930086">
            <w:pPr>
              <w:rPr>
                <w:rFonts w:cs="B Lotus"/>
                <w:sz w:val="24"/>
                <w:szCs w:val="24"/>
                <w:rtl/>
              </w:rPr>
            </w:pPr>
            <w:r w:rsidRPr="00F733A3">
              <w:rPr>
                <w:rFonts w:ascii="Calibri" w:hAnsi="Calibri" w:cs="Calibri"/>
                <w:color w:val="000000"/>
                <w:sz w:val="24"/>
                <w:szCs w:val="24"/>
              </w:rPr>
              <w:t>121</w:t>
            </w:r>
          </w:p>
        </w:tc>
        <w:tc>
          <w:tcPr>
            <w:tcW w:w="1890" w:type="dxa"/>
          </w:tcPr>
          <w:p w14:paraId="3FD909F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045F203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انگشت شست</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73A608D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F614481" w14:textId="77777777" w:rsidR="007F6683" w:rsidRPr="00F733A3" w:rsidRDefault="007F6683" w:rsidP="00930086">
            <w:pPr>
              <w:rPr>
                <w:rFonts w:cs="B Lotus"/>
                <w:sz w:val="24"/>
                <w:szCs w:val="24"/>
                <w:rtl/>
              </w:rPr>
            </w:pPr>
            <w:r w:rsidRPr="00F733A3">
              <w:rPr>
                <w:rFonts w:ascii="Calibri" w:hAnsi="Calibri" w:cs="Calibri"/>
                <w:color w:val="000000"/>
                <w:sz w:val="24"/>
                <w:szCs w:val="24"/>
              </w:rPr>
              <w:t>122</w:t>
            </w:r>
          </w:p>
        </w:tc>
        <w:tc>
          <w:tcPr>
            <w:tcW w:w="1890" w:type="dxa"/>
          </w:tcPr>
          <w:p w14:paraId="718DBD4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65A4859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بندانگشت دست يا پا</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3C1F8A0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3ADD3CE" w14:textId="77777777" w:rsidR="007F6683" w:rsidRPr="00F733A3" w:rsidRDefault="007F6683" w:rsidP="00930086">
            <w:pPr>
              <w:rPr>
                <w:rFonts w:cs="B Lotus"/>
                <w:sz w:val="24"/>
                <w:szCs w:val="24"/>
                <w:rtl/>
              </w:rPr>
            </w:pPr>
            <w:r w:rsidRPr="00F733A3">
              <w:rPr>
                <w:rFonts w:ascii="Calibri" w:hAnsi="Calibri" w:cs="Calibri"/>
                <w:color w:val="000000"/>
                <w:sz w:val="24"/>
                <w:szCs w:val="24"/>
              </w:rPr>
              <w:t>123</w:t>
            </w:r>
          </w:p>
        </w:tc>
        <w:tc>
          <w:tcPr>
            <w:tcW w:w="1890" w:type="dxa"/>
          </w:tcPr>
          <w:p w14:paraId="7EA36C8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5E88AB4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شكستگي بندانگشت دست يا پا</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1797B97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0FFE499" w14:textId="77777777" w:rsidR="007F6683" w:rsidRPr="00F733A3" w:rsidRDefault="007F6683" w:rsidP="00930086">
            <w:pPr>
              <w:rPr>
                <w:rFonts w:cs="B Lotus"/>
                <w:sz w:val="24"/>
                <w:szCs w:val="24"/>
                <w:rtl/>
              </w:rPr>
            </w:pPr>
            <w:r w:rsidRPr="00F733A3">
              <w:rPr>
                <w:rFonts w:ascii="Calibri" w:hAnsi="Calibri" w:cs="Calibri"/>
                <w:color w:val="000000"/>
                <w:sz w:val="24"/>
                <w:szCs w:val="24"/>
              </w:rPr>
              <w:t>124</w:t>
            </w:r>
          </w:p>
        </w:tc>
        <w:tc>
          <w:tcPr>
            <w:tcW w:w="1890" w:type="dxa"/>
          </w:tcPr>
          <w:p w14:paraId="13F18D3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34C2287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بندانگشت شست</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6268587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2B21E2F" w14:textId="77777777" w:rsidR="007F6683" w:rsidRPr="00F733A3" w:rsidRDefault="007F6683" w:rsidP="00930086">
            <w:pPr>
              <w:rPr>
                <w:rFonts w:cs="B Lotus"/>
                <w:sz w:val="24"/>
                <w:szCs w:val="24"/>
                <w:rtl/>
              </w:rPr>
            </w:pPr>
            <w:r w:rsidRPr="00F733A3">
              <w:rPr>
                <w:rFonts w:ascii="Calibri" w:hAnsi="Calibri" w:cs="Calibri"/>
                <w:color w:val="000000"/>
                <w:sz w:val="24"/>
                <w:szCs w:val="24"/>
              </w:rPr>
              <w:t>125</w:t>
            </w:r>
          </w:p>
        </w:tc>
        <w:tc>
          <w:tcPr>
            <w:tcW w:w="1890" w:type="dxa"/>
          </w:tcPr>
          <w:p w14:paraId="763CCDC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5AE7FC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بندانگشت شست</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45477EF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815E9E0" w14:textId="77777777" w:rsidR="007F6683" w:rsidRPr="00F733A3" w:rsidRDefault="007F6683" w:rsidP="00930086">
            <w:pPr>
              <w:rPr>
                <w:rFonts w:cs="B Lotus"/>
                <w:sz w:val="24"/>
                <w:szCs w:val="24"/>
                <w:rtl/>
              </w:rPr>
            </w:pPr>
            <w:r w:rsidRPr="00F733A3">
              <w:rPr>
                <w:rFonts w:ascii="Calibri" w:hAnsi="Calibri" w:cs="Calibri"/>
                <w:color w:val="000000"/>
                <w:sz w:val="24"/>
                <w:szCs w:val="24"/>
              </w:rPr>
              <w:t>126</w:t>
            </w:r>
          </w:p>
        </w:tc>
        <w:tc>
          <w:tcPr>
            <w:tcW w:w="1890" w:type="dxa"/>
          </w:tcPr>
          <w:p w14:paraId="5BBA15C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0CE1961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بندانگشت دست يا پا</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22BDD90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DEB3AD" w14:textId="77777777" w:rsidR="007F6683" w:rsidRPr="00F733A3" w:rsidRDefault="007F6683" w:rsidP="00930086">
            <w:pPr>
              <w:rPr>
                <w:rFonts w:cs="B Lotus"/>
                <w:sz w:val="24"/>
                <w:szCs w:val="24"/>
                <w:rtl/>
              </w:rPr>
            </w:pPr>
            <w:r w:rsidRPr="00F733A3">
              <w:rPr>
                <w:rFonts w:ascii="Calibri" w:hAnsi="Calibri" w:cs="Calibri"/>
                <w:color w:val="000000"/>
                <w:sz w:val="24"/>
                <w:szCs w:val="24"/>
              </w:rPr>
              <w:t>127</w:t>
            </w:r>
          </w:p>
        </w:tc>
        <w:tc>
          <w:tcPr>
            <w:tcW w:w="1890" w:type="dxa"/>
          </w:tcPr>
          <w:p w14:paraId="149FEDE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5676B30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خردشدگي بندانگشت دست يا پا</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5FD7E0D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83C773A" w14:textId="77777777" w:rsidR="007F6683" w:rsidRPr="00F733A3" w:rsidRDefault="007F6683" w:rsidP="00930086">
            <w:pPr>
              <w:rPr>
                <w:rFonts w:cs="B Lotus"/>
                <w:sz w:val="24"/>
                <w:szCs w:val="24"/>
                <w:rtl/>
              </w:rPr>
            </w:pPr>
            <w:r w:rsidRPr="00F733A3">
              <w:rPr>
                <w:rFonts w:ascii="Calibri" w:hAnsi="Calibri" w:cs="Calibri"/>
                <w:color w:val="000000"/>
                <w:sz w:val="24"/>
                <w:szCs w:val="24"/>
              </w:rPr>
              <w:t>128</w:t>
            </w:r>
          </w:p>
        </w:tc>
        <w:tc>
          <w:tcPr>
            <w:tcW w:w="1890" w:type="dxa"/>
          </w:tcPr>
          <w:p w14:paraId="72B6CC0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عقل</w:t>
            </w:r>
          </w:p>
        </w:tc>
        <w:tc>
          <w:tcPr>
            <w:tcW w:w="5579" w:type="dxa"/>
          </w:tcPr>
          <w:p w14:paraId="69BF02B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زوال عقل</w:t>
            </w:r>
          </w:p>
        </w:tc>
      </w:tr>
      <w:tr w:rsidR="007F6683" w:rsidRPr="00F733A3" w14:paraId="4B2F189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7D9D1C6" w14:textId="77777777" w:rsidR="007F6683" w:rsidRPr="00F733A3" w:rsidRDefault="007F6683" w:rsidP="00930086">
            <w:pPr>
              <w:rPr>
                <w:rFonts w:cs="B Lotus"/>
                <w:sz w:val="24"/>
                <w:szCs w:val="24"/>
                <w:rtl/>
              </w:rPr>
            </w:pPr>
            <w:r w:rsidRPr="00F733A3">
              <w:rPr>
                <w:rFonts w:ascii="Calibri" w:hAnsi="Calibri" w:cs="Calibri"/>
                <w:color w:val="000000"/>
                <w:sz w:val="24"/>
                <w:szCs w:val="24"/>
              </w:rPr>
              <w:t>129</w:t>
            </w:r>
          </w:p>
        </w:tc>
        <w:tc>
          <w:tcPr>
            <w:tcW w:w="1890" w:type="dxa"/>
          </w:tcPr>
          <w:p w14:paraId="7A519D2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حس شنوايي</w:t>
            </w:r>
          </w:p>
        </w:tc>
        <w:tc>
          <w:tcPr>
            <w:tcW w:w="5579" w:type="dxa"/>
          </w:tcPr>
          <w:p w14:paraId="2807B81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ازبين بردن حس شنوائي هرگوش</w:t>
            </w:r>
          </w:p>
        </w:tc>
      </w:tr>
      <w:tr w:rsidR="007F6683" w:rsidRPr="00F733A3" w14:paraId="56483F2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8CFFDF9" w14:textId="77777777" w:rsidR="007F6683" w:rsidRPr="00F733A3" w:rsidRDefault="007F6683" w:rsidP="00930086">
            <w:pPr>
              <w:rPr>
                <w:rFonts w:cs="B Lotus"/>
                <w:sz w:val="24"/>
                <w:szCs w:val="24"/>
                <w:rtl/>
              </w:rPr>
            </w:pPr>
            <w:r w:rsidRPr="00F733A3">
              <w:rPr>
                <w:rFonts w:ascii="Calibri" w:hAnsi="Calibri" w:cs="Calibri"/>
                <w:color w:val="000000"/>
                <w:sz w:val="24"/>
                <w:szCs w:val="24"/>
              </w:rPr>
              <w:t>130</w:t>
            </w:r>
          </w:p>
        </w:tc>
        <w:tc>
          <w:tcPr>
            <w:tcW w:w="1890" w:type="dxa"/>
          </w:tcPr>
          <w:p w14:paraId="0E4F297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حس بينايي</w:t>
            </w:r>
          </w:p>
        </w:tc>
        <w:tc>
          <w:tcPr>
            <w:tcW w:w="5579" w:type="dxa"/>
          </w:tcPr>
          <w:p w14:paraId="0DF6F60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از بين رفتن بينائي يك چشم </w:t>
            </w:r>
          </w:p>
        </w:tc>
      </w:tr>
      <w:tr w:rsidR="007F6683" w:rsidRPr="00F733A3" w14:paraId="37B3D88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CACB81B" w14:textId="77777777" w:rsidR="007F6683" w:rsidRPr="00F733A3" w:rsidRDefault="007F6683" w:rsidP="00930086">
            <w:pPr>
              <w:rPr>
                <w:rFonts w:cs="B Lotus"/>
                <w:sz w:val="24"/>
                <w:szCs w:val="24"/>
                <w:rtl/>
              </w:rPr>
            </w:pPr>
            <w:r w:rsidRPr="00F733A3">
              <w:rPr>
                <w:rFonts w:ascii="Calibri" w:hAnsi="Calibri" w:cs="Calibri"/>
                <w:color w:val="000000"/>
                <w:sz w:val="24"/>
                <w:szCs w:val="24"/>
              </w:rPr>
              <w:t>131</w:t>
            </w:r>
          </w:p>
        </w:tc>
        <w:tc>
          <w:tcPr>
            <w:tcW w:w="1890" w:type="dxa"/>
          </w:tcPr>
          <w:p w14:paraId="791FA8F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بيني</w:t>
            </w:r>
          </w:p>
        </w:tc>
        <w:tc>
          <w:tcPr>
            <w:tcW w:w="5579" w:type="dxa"/>
          </w:tcPr>
          <w:p w14:paraId="4EA1FEA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از بين رفتن حس بويائي هريك از مجاري بيني </w:t>
            </w:r>
          </w:p>
        </w:tc>
      </w:tr>
      <w:tr w:rsidR="007F6683" w:rsidRPr="00F733A3" w14:paraId="7423F19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986E7A0" w14:textId="77777777" w:rsidR="007F6683" w:rsidRPr="00F733A3" w:rsidRDefault="007F6683" w:rsidP="00930086">
            <w:pPr>
              <w:rPr>
                <w:rFonts w:cs="B Lotus"/>
                <w:sz w:val="24"/>
                <w:szCs w:val="24"/>
                <w:rtl/>
              </w:rPr>
            </w:pPr>
            <w:r w:rsidRPr="00F733A3">
              <w:rPr>
                <w:rFonts w:ascii="Calibri" w:hAnsi="Calibri" w:cs="Calibri"/>
                <w:color w:val="000000"/>
                <w:sz w:val="24"/>
                <w:szCs w:val="24"/>
              </w:rPr>
              <w:t>132</w:t>
            </w:r>
          </w:p>
        </w:tc>
        <w:tc>
          <w:tcPr>
            <w:tcW w:w="1890" w:type="dxa"/>
          </w:tcPr>
          <w:p w14:paraId="17708F2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صوت وگويايي</w:t>
            </w:r>
          </w:p>
        </w:tc>
        <w:tc>
          <w:tcPr>
            <w:tcW w:w="5579" w:type="dxa"/>
          </w:tcPr>
          <w:p w14:paraId="5430EDE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از بين بردن صوت شخص بطوركامل </w:t>
            </w:r>
          </w:p>
        </w:tc>
      </w:tr>
      <w:tr w:rsidR="007F6683" w:rsidRPr="00F733A3" w14:paraId="3A274F9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1F70D10" w14:textId="77777777" w:rsidR="007F6683" w:rsidRPr="00F733A3" w:rsidRDefault="007F6683" w:rsidP="00930086">
            <w:pPr>
              <w:rPr>
                <w:rFonts w:cs="B Lotus"/>
                <w:sz w:val="24"/>
                <w:szCs w:val="24"/>
                <w:rtl/>
              </w:rPr>
            </w:pPr>
            <w:r w:rsidRPr="00F733A3">
              <w:rPr>
                <w:rFonts w:ascii="Calibri" w:hAnsi="Calibri" w:cs="Calibri"/>
                <w:color w:val="000000"/>
                <w:sz w:val="24"/>
                <w:szCs w:val="24"/>
              </w:rPr>
              <w:t>133</w:t>
            </w:r>
          </w:p>
        </w:tc>
        <w:tc>
          <w:tcPr>
            <w:tcW w:w="1890" w:type="dxa"/>
          </w:tcPr>
          <w:p w14:paraId="1DBCDA1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زوال منافع</w:t>
            </w:r>
          </w:p>
        </w:tc>
        <w:tc>
          <w:tcPr>
            <w:tcW w:w="5579" w:type="dxa"/>
          </w:tcPr>
          <w:p w14:paraId="7107251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عدم كنترل ادرار</w:t>
            </w:r>
          </w:p>
        </w:tc>
      </w:tr>
      <w:tr w:rsidR="007F6683" w:rsidRPr="00F733A3" w14:paraId="3A4C11D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125BC36" w14:textId="77777777" w:rsidR="007F6683" w:rsidRPr="00F733A3" w:rsidRDefault="007F6683" w:rsidP="00930086">
            <w:pPr>
              <w:rPr>
                <w:rFonts w:cs="B Lotus"/>
                <w:sz w:val="24"/>
                <w:szCs w:val="24"/>
                <w:rtl/>
              </w:rPr>
            </w:pPr>
            <w:r w:rsidRPr="00F733A3">
              <w:rPr>
                <w:rFonts w:ascii="Calibri" w:hAnsi="Calibri" w:cs="Calibri"/>
                <w:color w:val="000000"/>
                <w:sz w:val="24"/>
                <w:szCs w:val="24"/>
              </w:rPr>
              <w:t>134</w:t>
            </w:r>
          </w:p>
        </w:tc>
        <w:tc>
          <w:tcPr>
            <w:tcW w:w="1890" w:type="dxa"/>
          </w:tcPr>
          <w:p w14:paraId="6FB2215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زوال منافع</w:t>
            </w:r>
          </w:p>
        </w:tc>
        <w:tc>
          <w:tcPr>
            <w:tcW w:w="5579" w:type="dxa"/>
          </w:tcPr>
          <w:p w14:paraId="1FB693A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از بين رفتن آلت تناسلي مردانه </w:t>
            </w:r>
          </w:p>
        </w:tc>
      </w:tr>
      <w:tr w:rsidR="007F6683" w:rsidRPr="00F733A3" w14:paraId="4B2E761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3543AB9" w14:textId="77777777" w:rsidR="007F6683" w:rsidRPr="00F733A3" w:rsidRDefault="007F6683" w:rsidP="00930086">
            <w:pPr>
              <w:rPr>
                <w:rFonts w:cs="B Lotus"/>
                <w:sz w:val="24"/>
                <w:szCs w:val="24"/>
                <w:rtl/>
              </w:rPr>
            </w:pPr>
            <w:r w:rsidRPr="00F733A3">
              <w:rPr>
                <w:rFonts w:ascii="Calibri" w:hAnsi="Calibri" w:cs="Calibri"/>
                <w:color w:val="000000"/>
                <w:sz w:val="24"/>
                <w:szCs w:val="24"/>
              </w:rPr>
              <w:t>135</w:t>
            </w:r>
          </w:p>
        </w:tc>
        <w:tc>
          <w:tcPr>
            <w:tcW w:w="1890" w:type="dxa"/>
          </w:tcPr>
          <w:p w14:paraId="215D7CB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زوال منافع</w:t>
            </w:r>
          </w:p>
        </w:tc>
        <w:tc>
          <w:tcPr>
            <w:tcW w:w="5579" w:type="dxa"/>
          </w:tcPr>
          <w:p w14:paraId="1A87149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از بين رفتن آلت تناسلي زنانه </w:t>
            </w:r>
          </w:p>
        </w:tc>
      </w:tr>
      <w:tr w:rsidR="007F6683" w:rsidRPr="00F733A3" w14:paraId="29B2135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07647BF" w14:textId="77777777" w:rsidR="007F6683" w:rsidRPr="00F733A3" w:rsidRDefault="007F6683" w:rsidP="00930086">
            <w:pPr>
              <w:rPr>
                <w:rFonts w:cs="B Lotus"/>
                <w:sz w:val="24"/>
                <w:szCs w:val="24"/>
                <w:rtl/>
              </w:rPr>
            </w:pPr>
            <w:r w:rsidRPr="00F733A3">
              <w:rPr>
                <w:rFonts w:ascii="Calibri" w:hAnsi="Calibri" w:cs="Calibri"/>
                <w:color w:val="000000"/>
                <w:sz w:val="24"/>
                <w:szCs w:val="24"/>
              </w:rPr>
              <w:t>136</w:t>
            </w:r>
          </w:p>
        </w:tc>
        <w:tc>
          <w:tcPr>
            <w:tcW w:w="1890" w:type="dxa"/>
          </w:tcPr>
          <w:p w14:paraId="64AB44F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زوال منافع</w:t>
            </w:r>
          </w:p>
        </w:tc>
        <w:tc>
          <w:tcPr>
            <w:tcW w:w="5579" w:type="dxa"/>
          </w:tcPr>
          <w:p w14:paraId="1981F57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از بين رفتن نصف آلت تناسلي زنانه </w:t>
            </w:r>
          </w:p>
        </w:tc>
      </w:tr>
      <w:tr w:rsidR="007F6683" w:rsidRPr="00F733A3" w14:paraId="20ED537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F9C02C3" w14:textId="77777777" w:rsidR="007F6683" w:rsidRPr="00F733A3" w:rsidRDefault="007F6683" w:rsidP="00930086">
            <w:pPr>
              <w:rPr>
                <w:rFonts w:cs="B Lotus"/>
                <w:sz w:val="24"/>
                <w:szCs w:val="24"/>
                <w:rtl/>
              </w:rPr>
            </w:pPr>
            <w:r w:rsidRPr="00F733A3">
              <w:rPr>
                <w:rFonts w:ascii="Calibri" w:hAnsi="Calibri" w:cs="Calibri"/>
                <w:color w:val="000000"/>
                <w:sz w:val="24"/>
                <w:szCs w:val="24"/>
              </w:rPr>
              <w:t>137</w:t>
            </w:r>
          </w:p>
        </w:tc>
        <w:tc>
          <w:tcPr>
            <w:tcW w:w="1890" w:type="dxa"/>
          </w:tcPr>
          <w:p w14:paraId="0F22C1B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436F53C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حارصه سروصورت</w:t>
            </w:r>
          </w:p>
        </w:tc>
      </w:tr>
      <w:tr w:rsidR="007F6683" w:rsidRPr="00F733A3" w14:paraId="3916CEB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BA76D65" w14:textId="77777777" w:rsidR="007F6683" w:rsidRPr="00F733A3" w:rsidRDefault="007F6683" w:rsidP="00930086">
            <w:pPr>
              <w:rPr>
                <w:rFonts w:cs="B Lotus"/>
                <w:sz w:val="24"/>
                <w:szCs w:val="24"/>
                <w:rtl/>
              </w:rPr>
            </w:pPr>
            <w:r w:rsidRPr="00F733A3">
              <w:rPr>
                <w:rFonts w:ascii="Calibri" w:hAnsi="Calibri" w:cs="Calibri"/>
                <w:color w:val="000000"/>
                <w:sz w:val="24"/>
                <w:szCs w:val="24"/>
              </w:rPr>
              <w:t>138</w:t>
            </w:r>
          </w:p>
        </w:tc>
        <w:tc>
          <w:tcPr>
            <w:tcW w:w="1890" w:type="dxa"/>
          </w:tcPr>
          <w:p w14:paraId="711C96E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70D511B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حارصه غيرسروصورت</w:t>
            </w:r>
          </w:p>
        </w:tc>
      </w:tr>
      <w:tr w:rsidR="007F6683" w:rsidRPr="00F733A3" w14:paraId="2B85F58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040AFB" w14:textId="77777777" w:rsidR="007F6683" w:rsidRPr="00F733A3" w:rsidRDefault="007F6683" w:rsidP="00930086">
            <w:pPr>
              <w:rPr>
                <w:rFonts w:cs="B Lotus"/>
                <w:sz w:val="24"/>
                <w:szCs w:val="24"/>
                <w:rtl/>
              </w:rPr>
            </w:pPr>
            <w:r w:rsidRPr="00F733A3">
              <w:rPr>
                <w:rFonts w:ascii="Calibri" w:hAnsi="Calibri" w:cs="Calibri"/>
                <w:color w:val="000000"/>
                <w:sz w:val="24"/>
                <w:szCs w:val="24"/>
              </w:rPr>
              <w:t>139</w:t>
            </w:r>
          </w:p>
        </w:tc>
        <w:tc>
          <w:tcPr>
            <w:tcW w:w="1890" w:type="dxa"/>
          </w:tcPr>
          <w:p w14:paraId="25261F3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4289621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حارصه انگشت دست يا پا</w:t>
            </w:r>
          </w:p>
        </w:tc>
      </w:tr>
      <w:tr w:rsidR="007F6683" w:rsidRPr="00F733A3" w14:paraId="70B8A6A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D28698C" w14:textId="77777777" w:rsidR="007F6683" w:rsidRPr="00F733A3" w:rsidRDefault="007F6683" w:rsidP="00930086">
            <w:pPr>
              <w:rPr>
                <w:rFonts w:cs="B Lotus"/>
                <w:sz w:val="24"/>
                <w:szCs w:val="24"/>
                <w:rtl/>
              </w:rPr>
            </w:pPr>
            <w:r w:rsidRPr="00F733A3">
              <w:rPr>
                <w:rFonts w:ascii="Calibri" w:hAnsi="Calibri" w:cs="Calibri"/>
                <w:color w:val="000000"/>
                <w:sz w:val="24"/>
                <w:szCs w:val="24"/>
              </w:rPr>
              <w:t>140</w:t>
            </w:r>
          </w:p>
        </w:tc>
        <w:tc>
          <w:tcPr>
            <w:tcW w:w="1890" w:type="dxa"/>
          </w:tcPr>
          <w:p w14:paraId="2265FA3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3D3D38C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حارصه بندانگشت دست يا پا</w:t>
            </w:r>
          </w:p>
        </w:tc>
      </w:tr>
      <w:tr w:rsidR="007F6683" w:rsidRPr="00F733A3" w14:paraId="0C83659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6DE2583" w14:textId="77777777" w:rsidR="007F6683" w:rsidRPr="00F733A3" w:rsidRDefault="007F6683" w:rsidP="00930086">
            <w:pPr>
              <w:rPr>
                <w:rFonts w:cs="B Lotus"/>
                <w:sz w:val="24"/>
                <w:szCs w:val="24"/>
                <w:rtl/>
              </w:rPr>
            </w:pPr>
            <w:r w:rsidRPr="00F733A3">
              <w:rPr>
                <w:rFonts w:ascii="Calibri" w:hAnsi="Calibri" w:cs="Calibri"/>
                <w:color w:val="000000"/>
                <w:sz w:val="24"/>
                <w:szCs w:val="24"/>
              </w:rPr>
              <w:t>141</w:t>
            </w:r>
          </w:p>
        </w:tc>
        <w:tc>
          <w:tcPr>
            <w:tcW w:w="1890" w:type="dxa"/>
          </w:tcPr>
          <w:p w14:paraId="4352127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3E9C480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حارصه انگشت شست</w:t>
            </w:r>
          </w:p>
        </w:tc>
      </w:tr>
      <w:tr w:rsidR="007F6683" w:rsidRPr="00F733A3" w14:paraId="51A6105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7DC5AA5" w14:textId="77777777" w:rsidR="007F6683" w:rsidRPr="00F733A3" w:rsidRDefault="007F6683" w:rsidP="00930086">
            <w:pPr>
              <w:rPr>
                <w:rFonts w:cs="B Lotus"/>
                <w:sz w:val="24"/>
                <w:szCs w:val="24"/>
                <w:rtl/>
              </w:rPr>
            </w:pPr>
            <w:r w:rsidRPr="00F733A3">
              <w:rPr>
                <w:rFonts w:ascii="Calibri" w:hAnsi="Calibri" w:cs="Calibri"/>
                <w:color w:val="000000"/>
                <w:sz w:val="24"/>
                <w:szCs w:val="24"/>
              </w:rPr>
              <w:t>142</w:t>
            </w:r>
          </w:p>
        </w:tc>
        <w:tc>
          <w:tcPr>
            <w:tcW w:w="1890" w:type="dxa"/>
          </w:tcPr>
          <w:p w14:paraId="4B8E462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2C263AA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حارصه بندانگشت شست</w:t>
            </w:r>
          </w:p>
        </w:tc>
      </w:tr>
      <w:tr w:rsidR="007F6683" w:rsidRPr="00F733A3" w14:paraId="2DBA198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ACE6985" w14:textId="77777777" w:rsidR="007F6683" w:rsidRPr="00F733A3" w:rsidRDefault="007F6683" w:rsidP="00930086">
            <w:pPr>
              <w:rPr>
                <w:rFonts w:cs="B Lotus"/>
                <w:sz w:val="24"/>
                <w:szCs w:val="24"/>
                <w:rtl/>
              </w:rPr>
            </w:pPr>
            <w:r w:rsidRPr="00F733A3">
              <w:rPr>
                <w:rFonts w:ascii="Calibri" w:hAnsi="Calibri" w:cs="Calibri"/>
                <w:color w:val="000000"/>
                <w:sz w:val="24"/>
                <w:szCs w:val="24"/>
              </w:rPr>
              <w:t>143</w:t>
            </w:r>
          </w:p>
        </w:tc>
        <w:tc>
          <w:tcPr>
            <w:tcW w:w="1890" w:type="dxa"/>
          </w:tcPr>
          <w:p w14:paraId="0BB2F3D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6B40BDB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داميه سروصورت</w:t>
            </w:r>
          </w:p>
        </w:tc>
      </w:tr>
      <w:tr w:rsidR="007F6683" w:rsidRPr="00F733A3" w14:paraId="17941F6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772FF94" w14:textId="77777777" w:rsidR="007F6683" w:rsidRPr="00F733A3" w:rsidRDefault="007F6683" w:rsidP="00930086">
            <w:pPr>
              <w:rPr>
                <w:rFonts w:cs="B Lotus"/>
                <w:sz w:val="24"/>
                <w:szCs w:val="24"/>
                <w:rtl/>
              </w:rPr>
            </w:pPr>
            <w:r w:rsidRPr="00F733A3">
              <w:rPr>
                <w:rFonts w:ascii="Calibri" w:hAnsi="Calibri" w:cs="Calibri"/>
                <w:color w:val="000000"/>
                <w:sz w:val="24"/>
                <w:szCs w:val="24"/>
              </w:rPr>
              <w:t>144</w:t>
            </w:r>
          </w:p>
        </w:tc>
        <w:tc>
          <w:tcPr>
            <w:tcW w:w="1890" w:type="dxa"/>
          </w:tcPr>
          <w:p w14:paraId="71C3A3E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7974F97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داميه غيرسروصورت</w:t>
            </w:r>
          </w:p>
        </w:tc>
      </w:tr>
      <w:tr w:rsidR="007F6683" w:rsidRPr="00F733A3" w14:paraId="28C9FB3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884A687" w14:textId="77777777" w:rsidR="007F6683" w:rsidRPr="00F733A3" w:rsidRDefault="007F6683" w:rsidP="00930086">
            <w:pPr>
              <w:rPr>
                <w:rFonts w:cs="B Lotus"/>
                <w:sz w:val="24"/>
                <w:szCs w:val="24"/>
                <w:rtl/>
              </w:rPr>
            </w:pPr>
            <w:r w:rsidRPr="00F733A3">
              <w:rPr>
                <w:rFonts w:ascii="Calibri" w:hAnsi="Calibri" w:cs="Calibri"/>
                <w:color w:val="000000"/>
                <w:sz w:val="24"/>
                <w:szCs w:val="24"/>
              </w:rPr>
              <w:t>145</w:t>
            </w:r>
          </w:p>
        </w:tc>
        <w:tc>
          <w:tcPr>
            <w:tcW w:w="1890" w:type="dxa"/>
          </w:tcPr>
          <w:p w14:paraId="03F55E2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772A31E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داميه انگشت دست يا پا</w:t>
            </w:r>
          </w:p>
        </w:tc>
      </w:tr>
      <w:tr w:rsidR="007F6683" w:rsidRPr="00F733A3" w14:paraId="2308A71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7B6FD63" w14:textId="77777777" w:rsidR="007F6683" w:rsidRPr="00F733A3" w:rsidRDefault="007F6683" w:rsidP="00930086">
            <w:pPr>
              <w:rPr>
                <w:rFonts w:cs="B Lotus"/>
                <w:sz w:val="24"/>
                <w:szCs w:val="24"/>
                <w:rtl/>
              </w:rPr>
            </w:pPr>
            <w:r w:rsidRPr="00F733A3">
              <w:rPr>
                <w:rFonts w:ascii="Calibri" w:hAnsi="Calibri" w:cs="Calibri"/>
                <w:color w:val="000000"/>
                <w:sz w:val="24"/>
                <w:szCs w:val="24"/>
              </w:rPr>
              <w:t>146</w:t>
            </w:r>
          </w:p>
        </w:tc>
        <w:tc>
          <w:tcPr>
            <w:tcW w:w="1890" w:type="dxa"/>
          </w:tcPr>
          <w:p w14:paraId="7223B6B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5F24D4E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داميه بندانگشت دست يا پا</w:t>
            </w:r>
          </w:p>
        </w:tc>
      </w:tr>
      <w:tr w:rsidR="007F6683" w:rsidRPr="00F733A3" w14:paraId="2472A95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DFE0867" w14:textId="77777777" w:rsidR="007F6683" w:rsidRPr="00F733A3" w:rsidRDefault="007F6683" w:rsidP="00930086">
            <w:pPr>
              <w:rPr>
                <w:rFonts w:cs="B Lotus"/>
                <w:sz w:val="24"/>
                <w:szCs w:val="24"/>
                <w:rtl/>
              </w:rPr>
            </w:pPr>
            <w:r w:rsidRPr="00F733A3">
              <w:rPr>
                <w:rFonts w:ascii="Calibri" w:hAnsi="Calibri" w:cs="Calibri"/>
                <w:color w:val="000000"/>
                <w:sz w:val="24"/>
                <w:szCs w:val="24"/>
              </w:rPr>
              <w:t>147</w:t>
            </w:r>
          </w:p>
        </w:tc>
        <w:tc>
          <w:tcPr>
            <w:tcW w:w="1890" w:type="dxa"/>
          </w:tcPr>
          <w:p w14:paraId="3595070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313A4B9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داميه انگشت شست</w:t>
            </w:r>
          </w:p>
        </w:tc>
      </w:tr>
      <w:tr w:rsidR="007F6683" w:rsidRPr="00F733A3" w14:paraId="24FD209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DD80F87" w14:textId="77777777" w:rsidR="007F6683" w:rsidRPr="00F733A3" w:rsidRDefault="007F6683" w:rsidP="00930086">
            <w:pPr>
              <w:rPr>
                <w:rFonts w:cs="B Lotus"/>
                <w:sz w:val="24"/>
                <w:szCs w:val="24"/>
                <w:rtl/>
              </w:rPr>
            </w:pPr>
            <w:r w:rsidRPr="00F733A3">
              <w:rPr>
                <w:rFonts w:ascii="Calibri" w:hAnsi="Calibri" w:cs="Calibri"/>
                <w:color w:val="000000"/>
                <w:sz w:val="24"/>
                <w:szCs w:val="24"/>
              </w:rPr>
              <w:t>148</w:t>
            </w:r>
          </w:p>
        </w:tc>
        <w:tc>
          <w:tcPr>
            <w:tcW w:w="1890" w:type="dxa"/>
          </w:tcPr>
          <w:p w14:paraId="44D8977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44379FE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داميه بندانگشت شست</w:t>
            </w:r>
          </w:p>
        </w:tc>
      </w:tr>
      <w:tr w:rsidR="007F6683" w:rsidRPr="00F733A3" w14:paraId="04A60D9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DD79D31" w14:textId="77777777" w:rsidR="007F6683" w:rsidRPr="00F733A3" w:rsidRDefault="007F6683" w:rsidP="00930086">
            <w:pPr>
              <w:rPr>
                <w:rFonts w:cs="B Lotus"/>
                <w:sz w:val="24"/>
                <w:szCs w:val="24"/>
                <w:rtl/>
              </w:rPr>
            </w:pPr>
            <w:r w:rsidRPr="00F733A3">
              <w:rPr>
                <w:rFonts w:ascii="Calibri" w:hAnsi="Calibri" w:cs="Calibri"/>
                <w:color w:val="000000"/>
                <w:sz w:val="24"/>
                <w:szCs w:val="24"/>
              </w:rPr>
              <w:t>149</w:t>
            </w:r>
          </w:p>
        </w:tc>
        <w:tc>
          <w:tcPr>
            <w:tcW w:w="1890" w:type="dxa"/>
          </w:tcPr>
          <w:p w14:paraId="73B628F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2E4E15C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متلاحمه سروصورت</w:t>
            </w:r>
          </w:p>
        </w:tc>
      </w:tr>
      <w:tr w:rsidR="007F6683" w:rsidRPr="00F733A3" w14:paraId="459B6C6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16450B0" w14:textId="77777777" w:rsidR="007F6683" w:rsidRPr="00F733A3" w:rsidRDefault="007F6683" w:rsidP="00930086">
            <w:pPr>
              <w:rPr>
                <w:rFonts w:cs="B Lotus"/>
                <w:sz w:val="24"/>
                <w:szCs w:val="24"/>
                <w:rtl/>
              </w:rPr>
            </w:pPr>
            <w:r w:rsidRPr="00F733A3">
              <w:rPr>
                <w:rFonts w:ascii="Calibri" w:hAnsi="Calibri" w:cs="Calibri"/>
                <w:color w:val="000000"/>
                <w:sz w:val="24"/>
                <w:szCs w:val="24"/>
              </w:rPr>
              <w:t>150</w:t>
            </w:r>
          </w:p>
        </w:tc>
        <w:tc>
          <w:tcPr>
            <w:tcW w:w="1890" w:type="dxa"/>
          </w:tcPr>
          <w:p w14:paraId="3078734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17EBA16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متلاحمه غيرسروصورت</w:t>
            </w:r>
          </w:p>
        </w:tc>
      </w:tr>
      <w:tr w:rsidR="007F6683" w:rsidRPr="00F733A3" w14:paraId="2F3AC4E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69B1EB5" w14:textId="77777777" w:rsidR="007F6683" w:rsidRPr="00F733A3" w:rsidRDefault="007F6683" w:rsidP="00930086">
            <w:pPr>
              <w:rPr>
                <w:rFonts w:cs="B Lotus"/>
                <w:sz w:val="24"/>
                <w:szCs w:val="24"/>
                <w:rtl/>
              </w:rPr>
            </w:pPr>
            <w:r w:rsidRPr="00F733A3">
              <w:rPr>
                <w:rFonts w:ascii="Calibri" w:hAnsi="Calibri" w:cs="Calibri"/>
                <w:color w:val="000000"/>
                <w:sz w:val="24"/>
                <w:szCs w:val="24"/>
              </w:rPr>
              <w:t>151</w:t>
            </w:r>
          </w:p>
        </w:tc>
        <w:tc>
          <w:tcPr>
            <w:tcW w:w="1890" w:type="dxa"/>
          </w:tcPr>
          <w:p w14:paraId="37F5FDC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731607E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متلاحمه انگشت دست يا پا</w:t>
            </w:r>
          </w:p>
        </w:tc>
      </w:tr>
      <w:tr w:rsidR="007F6683" w:rsidRPr="00F733A3" w14:paraId="0B8EC24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CA06F36" w14:textId="77777777" w:rsidR="007F6683" w:rsidRPr="00F733A3" w:rsidRDefault="007F6683" w:rsidP="00930086">
            <w:pPr>
              <w:rPr>
                <w:rFonts w:cs="B Lotus"/>
                <w:sz w:val="24"/>
                <w:szCs w:val="24"/>
                <w:rtl/>
              </w:rPr>
            </w:pPr>
            <w:r w:rsidRPr="00F733A3">
              <w:rPr>
                <w:rFonts w:ascii="Calibri" w:hAnsi="Calibri" w:cs="Calibri"/>
                <w:color w:val="000000"/>
                <w:sz w:val="24"/>
                <w:szCs w:val="24"/>
              </w:rPr>
              <w:t>152</w:t>
            </w:r>
          </w:p>
        </w:tc>
        <w:tc>
          <w:tcPr>
            <w:tcW w:w="1890" w:type="dxa"/>
          </w:tcPr>
          <w:p w14:paraId="31D76BA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30496AB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متلاحمه بندانگشت دست يا پا</w:t>
            </w:r>
          </w:p>
        </w:tc>
      </w:tr>
      <w:tr w:rsidR="007F6683" w:rsidRPr="00F733A3" w14:paraId="4271DE4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EC0A7B6" w14:textId="77777777" w:rsidR="007F6683" w:rsidRPr="00F733A3" w:rsidRDefault="007F6683" w:rsidP="00930086">
            <w:pPr>
              <w:rPr>
                <w:rFonts w:cs="B Lotus"/>
                <w:sz w:val="24"/>
                <w:szCs w:val="24"/>
                <w:rtl/>
              </w:rPr>
            </w:pPr>
            <w:r w:rsidRPr="00F733A3">
              <w:rPr>
                <w:rFonts w:ascii="Calibri" w:hAnsi="Calibri" w:cs="Calibri"/>
                <w:color w:val="000000"/>
                <w:sz w:val="24"/>
                <w:szCs w:val="24"/>
              </w:rPr>
              <w:lastRenderedPageBreak/>
              <w:t>153</w:t>
            </w:r>
          </w:p>
        </w:tc>
        <w:tc>
          <w:tcPr>
            <w:tcW w:w="1890" w:type="dxa"/>
          </w:tcPr>
          <w:p w14:paraId="3FEEE39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4A9EA02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متلاحمه انگشت شست</w:t>
            </w:r>
          </w:p>
        </w:tc>
      </w:tr>
      <w:tr w:rsidR="007F6683" w:rsidRPr="00F733A3" w14:paraId="49FFDCF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568AD19" w14:textId="77777777" w:rsidR="007F6683" w:rsidRPr="00F733A3" w:rsidRDefault="007F6683" w:rsidP="00930086">
            <w:pPr>
              <w:rPr>
                <w:rFonts w:cs="B Lotus"/>
                <w:sz w:val="24"/>
                <w:szCs w:val="24"/>
                <w:rtl/>
              </w:rPr>
            </w:pPr>
            <w:r w:rsidRPr="00F733A3">
              <w:rPr>
                <w:rFonts w:ascii="Calibri" w:hAnsi="Calibri" w:cs="Calibri"/>
                <w:color w:val="000000"/>
                <w:sz w:val="24"/>
                <w:szCs w:val="24"/>
              </w:rPr>
              <w:t>154</w:t>
            </w:r>
          </w:p>
        </w:tc>
        <w:tc>
          <w:tcPr>
            <w:tcW w:w="1890" w:type="dxa"/>
          </w:tcPr>
          <w:p w14:paraId="3BC55C1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1D6BC20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متلاحمه بندانگشت شست</w:t>
            </w:r>
          </w:p>
        </w:tc>
      </w:tr>
      <w:tr w:rsidR="007F6683" w:rsidRPr="00F733A3" w14:paraId="45B07B5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7CDAA34" w14:textId="77777777" w:rsidR="007F6683" w:rsidRPr="00F733A3" w:rsidRDefault="007F6683" w:rsidP="00930086">
            <w:pPr>
              <w:rPr>
                <w:rFonts w:cs="B Lotus"/>
                <w:sz w:val="24"/>
                <w:szCs w:val="24"/>
                <w:rtl/>
              </w:rPr>
            </w:pPr>
            <w:r w:rsidRPr="00F733A3">
              <w:rPr>
                <w:rFonts w:ascii="Calibri" w:hAnsi="Calibri" w:cs="Calibri"/>
                <w:color w:val="000000"/>
                <w:sz w:val="24"/>
                <w:szCs w:val="24"/>
              </w:rPr>
              <w:t>155</w:t>
            </w:r>
          </w:p>
        </w:tc>
        <w:tc>
          <w:tcPr>
            <w:tcW w:w="1890" w:type="dxa"/>
          </w:tcPr>
          <w:p w14:paraId="280773F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40F9AEB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سمحاق سروصورت</w:t>
            </w:r>
          </w:p>
        </w:tc>
      </w:tr>
      <w:tr w:rsidR="007F6683" w:rsidRPr="00F733A3" w14:paraId="1483DBD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E78C925" w14:textId="77777777" w:rsidR="007F6683" w:rsidRPr="00F733A3" w:rsidRDefault="007F6683" w:rsidP="00930086">
            <w:pPr>
              <w:rPr>
                <w:rFonts w:cs="B Lotus"/>
                <w:sz w:val="24"/>
                <w:szCs w:val="24"/>
                <w:rtl/>
              </w:rPr>
            </w:pPr>
            <w:r w:rsidRPr="00F733A3">
              <w:rPr>
                <w:rFonts w:ascii="Calibri" w:hAnsi="Calibri" w:cs="Calibri"/>
                <w:color w:val="000000"/>
                <w:sz w:val="24"/>
                <w:szCs w:val="24"/>
              </w:rPr>
              <w:t>156</w:t>
            </w:r>
          </w:p>
        </w:tc>
        <w:tc>
          <w:tcPr>
            <w:tcW w:w="1890" w:type="dxa"/>
          </w:tcPr>
          <w:p w14:paraId="1AC952A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3875A69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سمحاق غيرسروصورت</w:t>
            </w:r>
          </w:p>
        </w:tc>
      </w:tr>
      <w:tr w:rsidR="007F6683" w:rsidRPr="00F733A3" w14:paraId="14B878A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195DF23" w14:textId="77777777" w:rsidR="007F6683" w:rsidRPr="00F733A3" w:rsidRDefault="007F6683" w:rsidP="00930086">
            <w:pPr>
              <w:rPr>
                <w:rFonts w:cs="B Lotus"/>
                <w:sz w:val="24"/>
                <w:szCs w:val="24"/>
                <w:rtl/>
              </w:rPr>
            </w:pPr>
            <w:r w:rsidRPr="00F733A3">
              <w:rPr>
                <w:rFonts w:ascii="Calibri" w:hAnsi="Calibri" w:cs="Calibri"/>
                <w:color w:val="000000"/>
                <w:sz w:val="24"/>
                <w:szCs w:val="24"/>
              </w:rPr>
              <w:t>157</w:t>
            </w:r>
          </w:p>
        </w:tc>
        <w:tc>
          <w:tcPr>
            <w:tcW w:w="1890" w:type="dxa"/>
          </w:tcPr>
          <w:p w14:paraId="0D9E0A4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02FBE62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سمحاق انگشت دست يا پا</w:t>
            </w:r>
          </w:p>
        </w:tc>
      </w:tr>
      <w:tr w:rsidR="007F6683" w:rsidRPr="00F733A3" w14:paraId="1E24B1D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3F8568A" w14:textId="77777777" w:rsidR="007F6683" w:rsidRPr="00F733A3" w:rsidRDefault="007F6683" w:rsidP="00930086">
            <w:pPr>
              <w:rPr>
                <w:rFonts w:cs="B Lotus"/>
                <w:sz w:val="24"/>
                <w:szCs w:val="24"/>
                <w:rtl/>
              </w:rPr>
            </w:pPr>
            <w:r w:rsidRPr="00F733A3">
              <w:rPr>
                <w:rFonts w:ascii="Calibri" w:hAnsi="Calibri" w:cs="Calibri"/>
                <w:color w:val="000000"/>
                <w:sz w:val="24"/>
                <w:szCs w:val="24"/>
              </w:rPr>
              <w:t>158</w:t>
            </w:r>
          </w:p>
        </w:tc>
        <w:tc>
          <w:tcPr>
            <w:tcW w:w="1890" w:type="dxa"/>
          </w:tcPr>
          <w:p w14:paraId="691CB06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0CA7D86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سمحاق بندانگشت دست يا پا</w:t>
            </w:r>
          </w:p>
        </w:tc>
      </w:tr>
      <w:tr w:rsidR="007F6683" w:rsidRPr="00F733A3" w14:paraId="1F818C9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0C86712" w14:textId="77777777" w:rsidR="007F6683" w:rsidRPr="00F733A3" w:rsidRDefault="007F6683" w:rsidP="00930086">
            <w:pPr>
              <w:rPr>
                <w:rFonts w:cs="B Lotus"/>
                <w:sz w:val="24"/>
                <w:szCs w:val="24"/>
                <w:rtl/>
              </w:rPr>
            </w:pPr>
            <w:r w:rsidRPr="00F733A3">
              <w:rPr>
                <w:rFonts w:ascii="Calibri" w:hAnsi="Calibri" w:cs="Calibri"/>
                <w:color w:val="000000"/>
                <w:sz w:val="24"/>
                <w:szCs w:val="24"/>
              </w:rPr>
              <w:t>159</w:t>
            </w:r>
          </w:p>
        </w:tc>
        <w:tc>
          <w:tcPr>
            <w:tcW w:w="1890" w:type="dxa"/>
          </w:tcPr>
          <w:p w14:paraId="2326D3B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2394D37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سمحاق انگشت شست</w:t>
            </w:r>
          </w:p>
        </w:tc>
      </w:tr>
      <w:tr w:rsidR="007F6683" w:rsidRPr="00F733A3" w14:paraId="33E24A4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7FAF420" w14:textId="77777777" w:rsidR="007F6683" w:rsidRPr="00F733A3" w:rsidRDefault="007F6683" w:rsidP="00930086">
            <w:pPr>
              <w:rPr>
                <w:rFonts w:cs="B Lotus"/>
                <w:sz w:val="24"/>
                <w:szCs w:val="24"/>
                <w:rtl/>
              </w:rPr>
            </w:pPr>
            <w:r w:rsidRPr="00F733A3">
              <w:rPr>
                <w:rFonts w:ascii="Calibri" w:hAnsi="Calibri" w:cs="Calibri"/>
                <w:color w:val="000000"/>
                <w:sz w:val="24"/>
                <w:szCs w:val="24"/>
              </w:rPr>
              <w:t>160</w:t>
            </w:r>
          </w:p>
        </w:tc>
        <w:tc>
          <w:tcPr>
            <w:tcW w:w="1890" w:type="dxa"/>
          </w:tcPr>
          <w:p w14:paraId="0174567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6725E58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سمحاق بندانگشت شست</w:t>
            </w:r>
          </w:p>
        </w:tc>
      </w:tr>
      <w:tr w:rsidR="007F6683" w:rsidRPr="00F733A3" w14:paraId="5211303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B483E84" w14:textId="77777777" w:rsidR="007F6683" w:rsidRPr="00F733A3" w:rsidRDefault="007F6683" w:rsidP="00930086">
            <w:pPr>
              <w:rPr>
                <w:rFonts w:cs="B Lotus"/>
                <w:sz w:val="24"/>
                <w:szCs w:val="24"/>
                <w:rtl/>
              </w:rPr>
            </w:pPr>
            <w:r w:rsidRPr="00F733A3">
              <w:rPr>
                <w:rFonts w:ascii="Calibri" w:hAnsi="Calibri" w:cs="Calibri"/>
                <w:color w:val="000000"/>
                <w:sz w:val="24"/>
                <w:szCs w:val="24"/>
              </w:rPr>
              <w:t>161</w:t>
            </w:r>
          </w:p>
        </w:tc>
        <w:tc>
          <w:tcPr>
            <w:tcW w:w="1890" w:type="dxa"/>
          </w:tcPr>
          <w:p w14:paraId="6D9314A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3E8D696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موضحه سروصورت</w:t>
            </w:r>
          </w:p>
        </w:tc>
      </w:tr>
      <w:tr w:rsidR="007F6683" w:rsidRPr="00F733A3" w14:paraId="4CF62AE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87396BA" w14:textId="77777777" w:rsidR="007F6683" w:rsidRPr="00F733A3" w:rsidRDefault="007F6683" w:rsidP="00930086">
            <w:pPr>
              <w:rPr>
                <w:rFonts w:cs="B Lotus"/>
                <w:sz w:val="24"/>
                <w:szCs w:val="24"/>
                <w:rtl/>
              </w:rPr>
            </w:pPr>
            <w:r w:rsidRPr="00F733A3">
              <w:rPr>
                <w:rFonts w:ascii="Calibri" w:hAnsi="Calibri" w:cs="Calibri"/>
                <w:color w:val="000000"/>
                <w:sz w:val="24"/>
                <w:szCs w:val="24"/>
              </w:rPr>
              <w:t>162</w:t>
            </w:r>
          </w:p>
        </w:tc>
        <w:tc>
          <w:tcPr>
            <w:tcW w:w="1890" w:type="dxa"/>
          </w:tcPr>
          <w:p w14:paraId="056A5B3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5C3A8B1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موضحه غيرسروصورت</w:t>
            </w:r>
          </w:p>
        </w:tc>
      </w:tr>
      <w:tr w:rsidR="007F6683" w:rsidRPr="00F733A3" w14:paraId="0EE9CE3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AD98377" w14:textId="77777777" w:rsidR="007F6683" w:rsidRPr="00F733A3" w:rsidRDefault="007F6683" w:rsidP="00930086">
            <w:pPr>
              <w:rPr>
                <w:rFonts w:cs="B Lotus"/>
                <w:sz w:val="24"/>
                <w:szCs w:val="24"/>
                <w:rtl/>
              </w:rPr>
            </w:pPr>
            <w:r w:rsidRPr="00F733A3">
              <w:rPr>
                <w:rFonts w:ascii="Calibri" w:hAnsi="Calibri" w:cs="Calibri"/>
                <w:color w:val="000000"/>
                <w:sz w:val="24"/>
                <w:szCs w:val="24"/>
              </w:rPr>
              <w:t>163</w:t>
            </w:r>
          </w:p>
        </w:tc>
        <w:tc>
          <w:tcPr>
            <w:tcW w:w="1890" w:type="dxa"/>
          </w:tcPr>
          <w:p w14:paraId="25953D0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695221D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موضحه انگشت دست يا پا</w:t>
            </w:r>
          </w:p>
        </w:tc>
      </w:tr>
      <w:tr w:rsidR="007F6683" w:rsidRPr="00F733A3" w14:paraId="32E0AD5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A99C16B" w14:textId="77777777" w:rsidR="007F6683" w:rsidRPr="00F733A3" w:rsidRDefault="007F6683" w:rsidP="00930086">
            <w:pPr>
              <w:rPr>
                <w:rFonts w:cs="B Lotus"/>
                <w:sz w:val="24"/>
                <w:szCs w:val="24"/>
                <w:rtl/>
              </w:rPr>
            </w:pPr>
            <w:r w:rsidRPr="00F733A3">
              <w:rPr>
                <w:rFonts w:ascii="Calibri" w:hAnsi="Calibri" w:cs="Calibri"/>
                <w:color w:val="000000"/>
                <w:sz w:val="24"/>
                <w:szCs w:val="24"/>
              </w:rPr>
              <w:t>164</w:t>
            </w:r>
          </w:p>
        </w:tc>
        <w:tc>
          <w:tcPr>
            <w:tcW w:w="1890" w:type="dxa"/>
          </w:tcPr>
          <w:p w14:paraId="379DF5B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41E96BF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موضحه بندانگشت دست يا پا</w:t>
            </w:r>
          </w:p>
        </w:tc>
      </w:tr>
      <w:tr w:rsidR="007F6683" w:rsidRPr="00F733A3" w14:paraId="69D0CC3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065BF2F" w14:textId="77777777" w:rsidR="007F6683" w:rsidRPr="00F733A3" w:rsidRDefault="007F6683" w:rsidP="00930086">
            <w:pPr>
              <w:rPr>
                <w:rFonts w:cs="B Lotus"/>
                <w:sz w:val="24"/>
                <w:szCs w:val="24"/>
                <w:rtl/>
              </w:rPr>
            </w:pPr>
            <w:r w:rsidRPr="00F733A3">
              <w:rPr>
                <w:rFonts w:ascii="Calibri" w:hAnsi="Calibri" w:cs="Calibri"/>
                <w:color w:val="000000"/>
                <w:sz w:val="24"/>
                <w:szCs w:val="24"/>
              </w:rPr>
              <w:t>165</w:t>
            </w:r>
          </w:p>
        </w:tc>
        <w:tc>
          <w:tcPr>
            <w:tcW w:w="1890" w:type="dxa"/>
          </w:tcPr>
          <w:p w14:paraId="0A64683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48FE961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موضحه انگشت شست</w:t>
            </w:r>
          </w:p>
        </w:tc>
      </w:tr>
      <w:tr w:rsidR="007F6683" w:rsidRPr="00F733A3" w14:paraId="475A367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A374E59" w14:textId="77777777" w:rsidR="007F6683" w:rsidRPr="00F733A3" w:rsidRDefault="007F6683" w:rsidP="00930086">
            <w:pPr>
              <w:rPr>
                <w:rFonts w:cs="B Lotus"/>
                <w:sz w:val="24"/>
                <w:szCs w:val="24"/>
                <w:rtl/>
              </w:rPr>
            </w:pPr>
            <w:r w:rsidRPr="00F733A3">
              <w:rPr>
                <w:rFonts w:ascii="Calibri" w:hAnsi="Calibri" w:cs="Calibri"/>
                <w:color w:val="000000"/>
                <w:sz w:val="24"/>
                <w:szCs w:val="24"/>
              </w:rPr>
              <w:t>166</w:t>
            </w:r>
          </w:p>
        </w:tc>
        <w:tc>
          <w:tcPr>
            <w:tcW w:w="1890" w:type="dxa"/>
          </w:tcPr>
          <w:p w14:paraId="06C5632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5D7AB40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موضحه بندانگشت شست</w:t>
            </w:r>
          </w:p>
        </w:tc>
      </w:tr>
      <w:tr w:rsidR="007F6683" w:rsidRPr="00F733A3" w14:paraId="10225A6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AE8EBC4" w14:textId="77777777" w:rsidR="007F6683" w:rsidRPr="00F733A3" w:rsidRDefault="007F6683" w:rsidP="00930086">
            <w:pPr>
              <w:rPr>
                <w:rFonts w:cs="B Lotus"/>
                <w:sz w:val="24"/>
                <w:szCs w:val="24"/>
                <w:rtl/>
              </w:rPr>
            </w:pPr>
            <w:r w:rsidRPr="00F733A3">
              <w:rPr>
                <w:rFonts w:ascii="Calibri" w:hAnsi="Calibri" w:cs="Calibri"/>
                <w:color w:val="000000"/>
                <w:sz w:val="24"/>
                <w:szCs w:val="24"/>
              </w:rPr>
              <w:t>167</w:t>
            </w:r>
          </w:p>
        </w:tc>
        <w:tc>
          <w:tcPr>
            <w:tcW w:w="1890" w:type="dxa"/>
          </w:tcPr>
          <w:p w14:paraId="04A9AB4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جراحتي که به درون انسان وارد مي شود</w:t>
            </w:r>
          </w:p>
        </w:tc>
        <w:tc>
          <w:tcPr>
            <w:tcW w:w="5579" w:type="dxa"/>
          </w:tcPr>
          <w:p w14:paraId="7C1D6E6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 xml:space="preserve">هاشمه </w:t>
            </w:r>
          </w:p>
        </w:tc>
      </w:tr>
      <w:tr w:rsidR="007F6683" w:rsidRPr="00F733A3" w14:paraId="4410596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0F35014" w14:textId="77777777" w:rsidR="007F6683" w:rsidRPr="00F733A3" w:rsidRDefault="007F6683" w:rsidP="00930086">
            <w:pPr>
              <w:rPr>
                <w:rFonts w:cs="B Lotus"/>
                <w:sz w:val="24"/>
                <w:szCs w:val="24"/>
                <w:rtl/>
              </w:rPr>
            </w:pPr>
            <w:r w:rsidRPr="00F733A3">
              <w:rPr>
                <w:rFonts w:ascii="Calibri" w:hAnsi="Calibri" w:cs="Calibri"/>
                <w:color w:val="000000"/>
                <w:sz w:val="24"/>
                <w:szCs w:val="24"/>
              </w:rPr>
              <w:t>168</w:t>
            </w:r>
          </w:p>
        </w:tc>
        <w:tc>
          <w:tcPr>
            <w:tcW w:w="1890" w:type="dxa"/>
          </w:tcPr>
          <w:p w14:paraId="6153D24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جراحتي که به درون انسان وارد مي شود</w:t>
            </w:r>
          </w:p>
        </w:tc>
        <w:tc>
          <w:tcPr>
            <w:tcW w:w="5579" w:type="dxa"/>
          </w:tcPr>
          <w:p w14:paraId="67B5C9E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منقله</w:t>
            </w:r>
          </w:p>
        </w:tc>
      </w:tr>
      <w:tr w:rsidR="007F6683" w:rsidRPr="00F733A3" w14:paraId="55B8CCC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2435349" w14:textId="77777777" w:rsidR="007F6683" w:rsidRPr="00F733A3" w:rsidRDefault="007F6683" w:rsidP="00930086">
            <w:pPr>
              <w:rPr>
                <w:rFonts w:cs="B Lotus"/>
                <w:sz w:val="24"/>
                <w:szCs w:val="24"/>
                <w:rtl/>
              </w:rPr>
            </w:pPr>
            <w:r w:rsidRPr="00F733A3">
              <w:rPr>
                <w:rFonts w:ascii="Calibri" w:hAnsi="Calibri" w:cs="Calibri"/>
                <w:color w:val="000000"/>
                <w:sz w:val="24"/>
                <w:szCs w:val="24"/>
              </w:rPr>
              <w:t>169</w:t>
            </w:r>
          </w:p>
        </w:tc>
        <w:tc>
          <w:tcPr>
            <w:tcW w:w="1890" w:type="dxa"/>
          </w:tcPr>
          <w:p w14:paraId="2BDEE33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جراحتي که به درون انسان وارد مي شود</w:t>
            </w:r>
          </w:p>
        </w:tc>
        <w:tc>
          <w:tcPr>
            <w:tcW w:w="5579" w:type="dxa"/>
          </w:tcPr>
          <w:p w14:paraId="20BEE08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 xml:space="preserve">مامومه </w:t>
            </w:r>
          </w:p>
        </w:tc>
      </w:tr>
      <w:tr w:rsidR="007F6683" w:rsidRPr="00F733A3" w14:paraId="6F2D7D0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D949C13" w14:textId="77777777" w:rsidR="007F6683" w:rsidRPr="00F733A3" w:rsidRDefault="007F6683" w:rsidP="00930086">
            <w:pPr>
              <w:rPr>
                <w:rFonts w:cs="B Lotus"/>
                <w:sz w:val="24"/>
                <w:szCs w:val="24"/>
                <w:rtl/>
              </w:rPr>
            </w:pPr>
            <w:r w:rsidRPr="00F733A3">
              <w:rPr>
                <w:rFonts w:ascii="Calibri" w:hAnsi="Calibri" w:cs="Calibri"/>
                <w:color w:val="000000"/>
                <w:sz w:val="24"/>
                <w:szCs w:val="24"/>
              </w:rPr>
              <w:t>170</w:t>
            </w:r>
          </w:p>
        </w:tc>
        <w:tc>
          <w:tcPr>
            <w:tcW w:w="1890" w:type="dxa"/>
          </w:tcPr>
          <w:p w14:paraId="39345E1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جراحتي که به درون انسان وارد مي شود</w:t>
            </w:r>
          </w:p>
        </w:tc>
        <w:tc>
          <w:tcPr>
            <w:tcW w:w="5579" w:type="dxa"/>
          </w:tcPr>
          <w:p w14:paraId="290991D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جائفه</w:t>
            </w:r>
          </w:p>
        </w:tc>
      </w:tr>
      <w:tr w:rsidR="007F6683" w:rsidRPr="00F733A3" w14:paraId="0A2C514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F22B37D" w14:textId="77777777" w:rsidR="007F6683" w:rsidRPr="00F733A3" w:rsidRDefault="007F6683" w:rsidP="00930086">
            <w:pPr>
              <w:rPr>
                <w:rFonts w:cs="B Lotus"/>
                <w:sz w:val="24"/>
                <w:szCs w:val="24"/>
                <w:rtl/>
              </w:rPr>
            </w:pPr>
            <w:r w:rsidRPr="00F733A3">
              <w:rPr>
                <w:rFonts w:ascii="Calibri" w:hAnsi="Calibri" w:cs="Calibri"/>
                <w:color w:val="000000"/>
                <w:sz w:val="24"/>
                <w:szCs w:val="24"/>
              </w:rPr>
              <w:t>171</w:t>
            </w:r>
          </w:p>
        </w:tc>
        <w:tc>
          <w:tcPr>
            <w:tcW w:w="1890" w:type="dxa"/>
          </w:tcPr>
          <w:p w14:paraId="314C879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جراحتي که به درون انسان وارد مي شود</w:t>
            </w:r>
          </w:p>
        </w:tc>
        <w:tc>
          <w:tcPr>
            <w:tcW w:w="5579" w:type="dxa"/>
          </w:tcPr>
          <w:p w14:paraId="5FF9B89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وسيله اي كه از يك طرف بدن وارد وازطرف ديگربيرون رود</w:t>
            </w:r>
          </w:p>
        </w:tc>
      </w:tr>
      <w:tr w:rsidR="007F6683" w:rsidRPr="00F733A3" w14:paraId="36231FD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137D0E3" w14:textId="77777777" w:rsidR="007F6683" w:rsidRPr="00F733A3" w:rsidRDefault="007F6683" w:rsidP="00930086">
            <w:pPr>
              <w:rPr>
                <w:rFonts w:cs="B Lotus"/>
                <w:sz w:val="24"/>
                <w:szCs w:val="24"/>
                <w:rtl/>
              </w:rPr>
            </w:pPr>
            <w:r w:rsidRPr="00F733A3">
              <w:rPr>
                <w:rFonts w:ascii="Calibri" w:hAnsi="Calibri" w:cs="Calibri"/>
                <w:color w:val="000000"/>
                <w:sz w:val="24"/>
                <w:szCs w:val="24"/>
              </w:rPr>
              <w:t>172</w:t>
            </w:r>
          </w:p>
        </w:tc>
        <w:tc>
          <w:tcPr>
            <w:tcW w:w="1890" w:type="dxa"/>
          </w:tcPr>
          <w:p w14:paraId="35556D1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سقط جنين</w:t>
            </w:r>
          </w:p>
        </w:tc>
        <w:tc>
          <w:tcPr>
            <w:tcW w:w="5579" w:type="dxa"/>
          </w:tcPr>
          <w:p w14:paraId="29477A1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سقط جنين نطفه مستقر شده است</w:t>
            </w:r>
          </w:p>
        </w:tc>
      </w:tr>
      <w:tr w:rsidR="007F6683" w:rsidRPr="00F733A3" w14:paraId="10070B4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C8A4FE0" w14:textId="77777777" w:rsidR="007F6683" w:rsidRPr="00F733A3" w:rsidRDefault="007F6683" w:rsidP="00930086">
            <w:pPr>
              <w:rPr>
                <w:rFonts w:cs="B Lotus"/>
                <w:sz w:val="24"/>
                <w:szCs w:val="24"/>
                <w:rtl/>
              </w:rPr>
            </w:pPr>
            <w:r w:rsidRPr="00F733A3">
              <w:rPr>
                <w:rFonts w:ascii="Calibri" w:hAnsi="Calibri" w:cs="Calibri"/>
                <w:color w:val="000000"/>
                <w:sz w:val="24"/>
                <w:szCs w:val="24"/>
              </w:rPr>
              <w:t>173</w:t>
            </w:r>
          </w:p>
        </w:tc>
        <w:tc>
          <w:tcPr>
            <w:tcW w:w="1890" w:type="dxa"/>
          </w:tcPr>
          <w:p w14:paraId="6127487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سقط جنين</w:t>
            </w:r>
          </w:p>
        </w:tc>
        <w:tc>
          <w:tcPr>
            <w:tcW w:w="5579" w:type="dxa"/>
          </w:tcPr>
          <w:p w14:paraId="3B142CC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سقط جنين دیه علقه که خون بسته است</w:t>
            </w:r>
          </w:p>
        </w:tc>
      </w:tr>
      <w:tr w:rsidR="007F6683" w:rsidRPr="00F733A3" w14:paraId="69E245A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947E6EC" w14:textId="77777777" w:rsidR="007F6683" w:rsidRPr="00F733A3" w:rsidRDefault="007F6683" w:rsidP="00930086">
            <w:pPr>
              <w:rPr>
                <w:rFonts w:cs="B Lotus"/>
                <w:sz w:val="24"/>
                <w:szCs w:val="24"/>
                <w:rtl/>
              </w:rPr>
            </w:pPr>
            <w:r w:rsidRPr="00F733A3">
              <w:rPr>
                <w:rFonts w:ascii="Calibri" w:hAnsi="Calibri" w:cs="Calibri"/>
                <w:color w:val="000000"/>
                <w:sz w:val="24"/>
                <w:szCs w:val="24"/>
              </w:rPr>
              <w:t>174</w:t>
            </w:r>
          </w:p>
        </w:tc>
        <w:tc>
          <w:tcPr>
            <w:tcW w:w="1890" w:type="dxa"/>
          </w:tcPr>
          <w:p w14:paraId="5672E6E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سقط جنين</w:t>
            </w:r>
          </w:p>
        </w:tc>
        <w:tc>
          <w:tcPr>
            <w:tcW w:w="5579" w:type="dxa"/>
          </w:tcPr>
          <w:p w14:paraId="1111908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سقط جنين مضغه که بصورت گوش درآمده است</w:t>
            </w:r>
          </w:p>
        </w:tc>
      </w:tr>
      <w:tr w:rsidR="007F6683" w:rsidRPr="00F733A3" w14:paraId="1A00C85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89659B4" w14:textId="77777777" w:rsidR="007F6683" w:rsidRPr="00F733A3" w:rsidRDefault="007F6683" w:rsidP="00930086">
            <w:pPr>
              <w:rPr>
                <w:rFonts w:cs="B Lotus"/>
                <w:sz w:val="24"/>
                <w:szCs w:val="24"/>
                <w:rtl/>
              </w:rPr>
            </w:pPr>
            <w:r w:rsidRPr="00F733A3">
              <w:rPr>
                <w:rFonts w:ascii="Calibri" w:hAnsi="Calibri" w:cs="Calibri"/>
                <w:color w:val="000000"/>
                <w:sz w:val="24"/>
                <w:szCs w:val="24"/>
              </w:rPr>
              <w:t>175</w:t>
            </w:r>
          </w:p>
        </w:tc>
        <w:tc>
          <w:tcPr>
            <w:tcW w:w="1890" w:type="dxa"/>
          </w:tcPr>
          <w:p w14:paraId="2AFC1FE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سقط جنين</w:t>
            </w:r>
          </w:p>
        </w:tc>
        <w:tc>
          <w:tcPr>
            <w:tcW w:w="5579" w:type="dxa"/>
          </w:tcPr>
          <w:p w14:paraId="25611F7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سقط جنين استخوان درآمده و گوشت نروییده </w:t>
            </w:r>
          </w:p>
        </w:tc>
      </w:tr>
      <w:tr w:rsidR="007F6683" w:rsidRPr="00F733A3" w14:paraId="4BCA94F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B12563F" w14:textId="77777777" w:rsidR="007F6683" w:rsidRPr="00F733A3" w:rsidRDefault="007F6683" w:rsidP="00930086">
            <w:pPr>
              <w:rPr>
                <w:rFonts w:cs="B Lotus"/>
                <w:sz w:val="24"/>
                <w:szCs w:val="24"/>
                <w:rtl/>
              </w:rPr>
            </w:pPr>
            <w:r w:rsidRPr="00F733A3">
              <w:rPr>
                <w:rFonts w:ascii="Calibri" w:hAnsi="Calibri" w:cs="Calibri"/>
                <w:color w:val="000000"/>
                <w:sz w:val="24"/>
                <w:szCs w:val="24"/>
              </w:rPr>
              <w:t>176</w:t>
            </w:r>
          </w:p>
        </w:tc>
        <w:tc>
          <w:tcPr>
            <w:tcW w:w="1890" w:type="dxa"/>
          </w:tcPr>
          <w:p w14:paraId="798381E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سقط جنين</w:t>
            </w:r>
          </w:p>
        </w:tc>
        <w:tc>
          <w:tcPr>
            <w:tcW w:w="5579" w:type="dxa"/>
          </w:tcPr>
          <w:p w14:paraId="451B850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سقط جنين گوشت و استخونبندی دارد اما روح ندارد</w:t>
            </w:r>
          </w:p>
        </w:tc>
      </w:tr>
      <w:tr w:rsidR="007F6683" w:rsidRPr="00F733A3" w14:paraId="6FA50BB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5C094A7" w14:textId="77777777" w:rsidR="007F6683" w:rsidRPr="00F733A3" w:rsidRDefault="007F6683" w:rsidP="00930086">
            <w:pPr>
              <w:rPr>
                <w:rFonts w:cs="B Lotus"/>
                <w:sz w:val="24"/>
                <w:szCs w:val="24"/>
                <w:rtl/>
              </w:rPr>
            </w:pPr>
            <w:r w:rsidRPr="00F733A3">
              <w:rPr>
                <w:rFonts w:ascii="Calibri" w:hAnsi="Calibri" w:cs="Calibri"/>
                <w:color w:val="000000"/>
                <w:sz w:val="24"/>
                <w:szCs w:val="24"/>
              </w:rPr>
              <w:t>177</w:t>
            </w:r>
          </w:p>
        </w:tc>
        <w:tc>
          <w:tcPr>
            <w:tcW w:w="1890" w:type="dxa"/>
          </w:tcPr>
          <w:p w14:paraId="38139FD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ترقوه</w:t>
            </w:r>
          </w:p>
        </w:tc>
        <w:tc>
          <w:tcPr>
            <w:tcW w:w="5579" w:type="dxa"/>
          </w:tcPr>
          <w:p w14:paraId="63E8A8E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شکستن استخوان ترقوه </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3878032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9BF9592" w14:textId="77777777" w:rsidR="007F6683" w:rsidRPr="00F733A3" w:rsidRDefault="007F6683" w:rsidP="00930086">
            <w:pPr>
              <w:rPr>
                <w:rFonts w:cs="B Lotus"/>
                <w:sz w:val="24"/>
                <w:szCs w:val="24"/>
                <w:rtl/>
              </w:rPr>
            </w:pPr>
            <w:r w:rsidRPr="00F733A3">
              <w:rPr>
                <w:rFonts w:ascii="Calibri" w:hAnsi="Calibri" w:cs="Calibri"/>
                <w:color w:val="000000"/>
                <w:sz w:val="24"/>
                <w:szCs w:val="24"/>
              </w:rPr>
              <w:t>178</w:t>
            </w:r>
          </w:p>
        </w:tc>
        <w:tc>
          <w:tcPr>
            <w:tcW w:w="1890" w:type="dxa"/>
          </w:tcPr>
          <w:p w14:paraId="35D9C21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ترقوه</w:t>
            </w:r>
          </w:p>
        </w:tc>
        <w:tc>
          <w:tcPr>
            <w:tcW w:w="5579" w:type="dxa"/>
          </w:tcPr>
          <w:p w14:paraId="7DF844E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شکستن استخوان ترقوه </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معيوب</w:t>
            </w:r>
            <w:r w:rsidRPr="00F733A3">
              <w:rPr>
                <w:rFonts w:ascii="Calibri" w:hAnsi="Calibri" w:cs="Times New Roman"/>
                <w:color w:val="000000"/>
                <w:sz w:val="24"/>
                <w:szCs w:val="24"/>
                <w:rtl/>
              </w:rPr>
              <w:t>)</w:t>
            </w:r>
          </w:p>
        </w:tc>
      </w:tr>
      <w:tr w:rsidR="007F6683" w:rsidRPr="00F733A3" w14:paraId="180F6C4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F1D8951" w14:textId="77777777" w:rsidR="007F6683" w:rsidRPr="00F733A3" w:rsidRDefault="007F6683" w:rsidP="00930086">
            <w:pPr>
              <w:rPr>
                <w:rFonts w:cs="B Lotus"/>
                <w:sz w:val="24"/>
                <w:szCs w:val="24"/>
                <w:rtl/>
              </w:rPr>
            </w:pPr>
            <w:r w:rsidRPr="00F733A3">
              <w:rPr>
                <w:rFonts w:ascii="Calibri" w:hAnsi="Calibri" w:cs="Calibri"/>
                <w:color w:val="000000"/>
                <w:sz w:val="24"/>
                <w:szCs w:val="24"/>
              </w:rPr>
              <w:t>179</w:t>
            </w:r>
          </w:p>
        </w:tc>
        <w:tc>
          <w:tcPr>
            <w:tcW w:w="1890" w:type="dxa"/>
          </w:tcPr>
          <w:p w14:paraId="5B29D15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6E50426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هاشمه سروصورت</w:t>
            </w:r>
          </w:p>
        </w:tc>
      </w:tr>
      <w:tr w:rsidR="007F6683" w:rsidRPr="00F733A3" w14:paraId="47F5C05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2BA1FD6" w14:textId="77777777" w:rsidR="007F6683" w:rsidRPr="00F733A3" w:rsidRDefault="007F6683" w:rsidP="00930086">
            <w:pPr>
              <w:rPr>
                <w:rFonts w:cs="B Lotus"/>
                <w:sz w:val="24"/>
                <w:szCs w:val="24"/>
                <w:rtl/>
              </w:rPr>
            </w:pPr>
            <w:r w:rsidRPr="00F733A3">
              <w:rPr>
                <w:rFonts w:ascii="Calibri" w:hAnsi="Calibri" w:cs="Calibri"/>
                <w:color w:val="000000"/>
                <w:sz w:val="24"/>
                <w:szCs w:val="24"/>
              </w:rPr>
              <w:t>180</w:t>
            </w:r>
          </w:p>
        </w:tc>
        <w:tc>
          <w:tcPr>
            <w:tcW w:w="1890" w:type="dxa"/>
          </w:tcPr>
          <w:p w14:paraId="59641D1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70BE19E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منقله سروصورت</w:t>
            </w:r>
          </w:p>
        </w:tc>
      </w:tr>
      <w:tr w:rsidR="007F6683" w:rsidRPr="00F733A3" w14:paraId="35FAC0E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9E08D44" w14:textId="77777777" w:rsidR="007F6683" w:rsidRPr="00F733A3" w:rsidRDefault="007F6683" w:rsidP="00930086">
            <w:pPr>
              <w:rPr>
                <w:rFonts w:cs="B Lotus"/>
                <w:sz w:val="24"/>
                <w:szCs w:val="24"/>
                <w:rtl/>
              </w:rPr>
            </w:pPr>
            <w:r w:rsidRPr="00F733A3">
              <w:rPr>
                <w:rFonts w:ascii="Calibri" w:hAnsi="Calibri" w:cs="Calibri"/>
                <w:color w:val="000000"/>
                <w:sz w:val="24"/>
                <w:szCs w:val="24"/>
              </w:rPr>
              <w:t>181</w:t>
            </w:r>
          </w:p>
        </w:tc>
        <w:tc>
          <w:tcPr>
            <w:tcW w:w="1890" w:type="dxa"/>
          </w:tcPr>
          <w:p w14:paraId="7698445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4A839BB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مامومه سروصورت</w:t>
            </w:r>
          </w:p>
        </w:tc>
      </w:tr>
      <w:tr w:rsidR="007F6683" w:rsidRPr="00F733A3" w14:paraId="235189C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FC6776A" w14:textId="77777777" w:rsidR="007F6683" w:rsidRPr="00F733A3" w:rsidRDefault="007F6683" w:rsidP="00930086">
            <w:pPr>
              <w:rPr>
                <w:rFonts w:cs="B Lotus"/>
                <w:sz w:val="24"/>
                <w:szCs w:val="24"/>
                <w:rtl/>
              </w:rPr>
            </w:pPr>
            <w:r w:rsidRPr="00F733A3">
              <w:rPr>
                <w:rFonts w:ascii="Calibri" w:hAnsi="Calibri" w:cs="Calibri"/>
                <w:color w:val="000000"/>
                <w:sz w:val="24"/>
                <w:szCs w:val="24"/>
              </w:rPr>
              <w:t>182</w:t>
            </w:r>
          </w:p>
        </w:tc>
        <w:tc>
          <w:tcPr>
            <w:tcW w:w="1890" w:type="dxa"/>
          </w:tcPr>
          <w:p w14:paraId="2BE00B2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4D17C0F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دامغه سروصورت</w:t>
            </w:r>
          </w:p>
        </w:tc>
      </w:tr>
      <w:tr w:rsidR="007F6683" w:rsidRPr="00F733A3" w14:paraId="10B3EBA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A1EB7C3" w14:textId="77777777" w:rsidR="007F6683" w:rsidRPr="00F733A3" w:rsidRDefault="007F6683" w:rsidP="00930086">
            <w:pPr>
              <w:rPr>
                <w:rFonts w:cs="B Lotus"/>
                <w:sz w:val="24"/>
                <w:szCs w:val="24"/>
                <w:rtl/>
              </w:rPr>
            </w:pPr>
            <w:r w:rsidRPr="00F733A3">
              <w:rPr>
                <w:rFonts w:ascii="Calibri" w:hAnsi="Calibri" w:cs="Calibri"/>
                <w:color w:val="000000"/>
                <w:sz w:val="24"/>
                <w:szCs w:val="24"/>
              </w:rPr>
              <w:t>183</w:t>
            </w:r>
          </w:p>
        </w:tc>
        <w:tc>
          <w:tcPr>
            <w:tcW w:w="1890" w:type="dxa"/>
          </w:tcPr>
          <w:p w14:paraId="577C76F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5CED251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كبودي سروصورت</w:t>
            </w:r>
          </w:p>
        </w:tc>
      </w:tr>
      <w:tr w:rsidR="007F6683" w:rsidRPr="00F733A3" w14:paraId="7FF0CF6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163028F" w14:textId="77777777" w:rsidR="007F6683" w:rsidRPr="00F733A3" w:rsidRDefault="007F6683" w:rsidP="00930086">
            <w:pPr>
              <w:rPr>
                <w:rFonts w:cs="B Lotus"/>
                <w:sz w:val="24"/>
                <w:szCs w:val="24"/>
                <w:rtl/>
              </w:rPr>
            </w:pPr>
            <w:r w:rsidRPr="00F733A3">
              <w:rPr>
                <w:rFonts w:ascii="Calibri" w:hAnsi="Calibri" w:cs="Calibri"/>
                <w:color w:val="000000"/>
                <w:sz w:val="24"/>
                <w:szCs w:val="24"/>
              </w:rPr>
              <w:lastRenderedPageBreak/>
              <w:t>184</w:t>
            </w:r>
          </w:p>
        </w:tc>
        <w:tc>
          <w:tcPr>
            <w:tcW w:w="1890" w:type="dxa"/>
          </w:tcPr>
          <w:p w14:paraId="2E6612F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1CF1B67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كبودي غيرسروصورت</w:t>
            </w:r>
          </w:p>
        </w:tc>
      </w:tr>
      <w:tr w:rsidR="007F6683" w:rsidRPr="00F733A3" w14:paraId="0305A23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452D2FA" w14:textId="77777777" w:rsidR="007F6683" w:rsidRPr="00F733A3" w:rsidRDefault="007F6683" w:rsidP="00930086">
            <w:pPr>
              <w:rPr>
                <w:rFonts w:cs="B Lotus"/>
                <w:sz w:val="24"/>
                <w:szCs w:val="24"/>
                <w:rtl/>
              </w:rPr>
            </w:pPr>
            <w:r w:rsidRPr="00F733A3">
              <w:rPr>
                <w:rFonts w:ascii="Calibri" w:hAnsi="Calibri" w:cs="Calibri"/>
                <w:color w:val="000000"/>
                <w:sz w:val="24"/>
                <w:szCs w:val="24"/>
              </w:rPr>
              <w:t>185</w:t>
            </w:r>
          </w:p>
        </w:tc>
        <w:tc>
          <w:tcPr>
            <w:tcW w:w="1890" w:type="dxa"/>
          </w:tcPr>
          <w:p w14:paraId="0874B23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7FE4AE7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سياه شدن سروصورت</w:t>
            </w:r>
          </w:p>
        </w:tc>
      </w:tr>
      <w:tr w:rsidR="007F6683" w:rsidRPr="00F733A3" w14:paraId="40DE8FC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A2DA8A6" w14:textId="77777777" w:rsidR="007F6683" w:rsidRPr="00F733A3" w:rsidRDefault="007F6683" w:rsidP="00930086">
            <w:pPr>
              <w:rPr>
                <w:rFonts w:cs="B Lotus"/>
                <w:sz w:val="24"/>
                <w:szCs w:val="24"/>
                <w:rtl/>
              </w:rPr>
            </w:pPr>
            <w:r w:rsidRPr="00F733A3">
              <w:rPr>
                <w:rFonts w:ascii="Calibri" w:hAnsi="Calibri" w:cs="Calibri"/>
                <w:color w:val="000000"/>
                <w:sz w:val="24"/>
                <w:szCs w:val="24"/>
              </w:rPr>
              <w:t>186</w:t>
            </w:r>
          </w:p>
        </w:tc>
        <w:tc>
          <w:tcPr>
            <w:tcW w:w="1890" w:type="dxa"/>
          </w:tcPr>
          <w:p w14:paraId="14AB9B6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1675D0F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سياه شدن غيرسروصورت</w:t>
            </w:r>
          </w:p>
        </w:tc>
      </w:tr>
      <w:tr w:rsidR="007F6683" w:rsidRPr="00F733A3" w14:paraId="4834C1C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53E80AD" w14:textId="77777777" w:rsidR="007F6683" w:rsidRPr="00F733A3" w:rsidRDefault="007F6683" w:rsidP="00930086">
            <w:pPr>
              <w:rPr>
                <w:rFonts w:cs="B Lotus"/>
                <w:sz w:val="24"/>
                <w:szCs w:val="24"/>
                <w:rtl/>
              </w:rPr>
            </w:pPr>
            <w:r w:rsidRPr="00F733A3">
              <w:rPr>
                <w:rFonts w:ascii="Calibri" w:hAnsi="Calibri" w:cs="Calibri"/>
                <w:color w:val="000000"/>
                <w:sz w:val="24"/>
                <w:szCs w:val="24"/>
              </w:rPr>
              <w:t>187</w:t>
            </w:r>
          </w:p>
        </w:tc>
        <w:tc>
          <w:tcPr>
            <w:tcW w:w="1890" w:type="dxa"/>
          </w:tcPr>
          <w:p w14:paraId="39DB31A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290BE3F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سرخ شدن سروصورت</w:t>
            </w:r>
          </w:p>
        </w:tc>
      </w:tr>
      <w:tr w:rsidR="007F6683" w:rsidRPr="00F733A3" w14:paraId="5B55041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AFB1410" w14:textId="77777777" w:rsidR="007F6683" w:rsidRPr="00F733A3" w:rsidRDefault="007F6683" w:rsidP="00930086">
            <w:pPr>
              <w:rPr>
                <w:rFonts w:cs="B Lotus"/>
                <w:sz w:val="24"/>
                <w:szCs w:val="24"/>
                <w:rtl/>
              </w:rPr>
            </w:pPr>
            <w:r w:rsidRPr="00F733A3">
              <w:rPr>
                <w:rFonts w:ascii="Calibri" w:hAnsi="Calibri" w:cs="Calibri"/>
                <w:color w:val="000000"/>
                <w:sz w:val="24"/>
                <w:szCs w:val="24"/>
              </w:rPr>
              <w:t>188</w:t>
            </w:r>
          </w:p>
        </w:tc>
        <w:tc>
          <w:tcPr>
            <w:tcW w:w="1890" w:type="dxa"/>
          </w:tcPr>
          <w:p w14:paraId="7D3D6DB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38A6353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سرخ شدن غيرسروصورت</w:t>
            </w:r>
          </w:p>
        </w:tc>
      </w:tr>
      <w:tr w:rsidR="007F6683" w:rsidRPr="00F733A3" w14:paraId="03707DA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78B5A52" w14:textId="77777777" w:rsidR="007F6683" w:rsidRPr="00F733A3" w:rsidRDefault="007F6683" w:rsidP="00930086">
            <w:pPr>
              <w:rPr>
                <w:rFonts w:cs="B Lotus"/>
                <w:sz w:val="24"/>
                <w:szCs w:val="24"/>
                <w:rtl/>
              </w:rPr>
            </w:pPr>
            <w:r w:rsidRPr="00F733A3">
              <w:rPr>
                <w:rFonts w:ascii="Calibri" w:hAnsi="Calibri" w:cs="Calibri"/>
                <w:color w:val="000000"/>
                <w:sz w:val="24"/>
                <w:szCs w:val="24"/>
              </w:rPr>
              <w:t>189</w:t>
            </w:r>
          </w:p>
        </w:tc>
        <w:tc>
          <w:tcPr>
            <w:tcW w:w="1890" w:type="dxa"/>
          </w:tcPr>
          <w:p w14:paraId="6814E5C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پا و انگشتان پا</w:t>
            </w:r>
          </w:p>
        </w:tc>
        <w:tc>
          <w:tcPr>
            <w:tcW w:w="5579" w:type="dxa"/>
          </w:tcPr>
          <w:p w14:paraId="04C1373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بین  رفتن هر پا تا مفصل مچ</w:t>
            </w:r>
          </w:p>
        </w:tc>
      </w:tr>
      <w:tr w:rsidR="007F6683" w:rsidRPr="00F733A3" w14:paraId="6595D65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D91DB8C" w14:textId="77777777" w:rsidR="007F6683" w:rsidRPr="00F733A3" w:rsidRDefault="007F6683" w:rsidP="00930086">
            <w:pPr>
              <w:rPr>
                <w:rFonts w:cs="B Lotus"/>
                <w:sz w:val="24"/>
                <w:szCs w:val="24"/>
                <w:rtl/>
              </w:rPr>
            </w:pPr>
            <w:r w:rsidRPr="00F733A3">
              <w:rPr>
                <w:rFonts w:ascii="Calibri" w:hAnsi="Calibri" w:cs="Calibri"/>
                <w:color w:val="000000"/>
                <w:sz w:val="24"/>
                <w:szCs w:val="24"/>
              </w:rPr>
              <w:t>190</w:t>
            </w:r>
          </w:p>
        </w:tc>
        <w:tc>
          <w:tcPr>
            <w:tcW w:w="1890" w:type="dxa"/>
          </w:tcPr>
          <w:p w14:paraId="2FA035D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پا و انگشتان پا</w:t>
            </w:r>
          </w:p>
        </w:tc>
        <w:tc>
          <w:tcPr>
            <w:tcW w:w="5579" w:type="dxa"/>
          </w:tcPr>
          <w:p w14:paraId="303E6AD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کردن پای فلج</w:t>
            </w:r>
          </w:p>
        </w:tc>
      </w:tr>
      <w:tr w:rsidR="007F6683" w:rsidRPr="00F733A3" w14:paraId="55E1D63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04C4A01" w14:textId="77777777" w:rsidR="007F6683" w:rsidRPr="00F733A3" w:rsidRDefault="007F6683" w:rsidP="00930086">
            <w:pPr>
              <w:rPr>
                <w:rFonts w:cs="B Lotus"/>
                <w:sz w:val="24"/>
                <w:szCs w:val="24"/>
                <w:rtl/>
              </w:rPr>
            </w:pPr>
            <w:r w:rsidRPr="00F733A3">
              <w:rPr>
                <w:rFonts w:ascii="Calibri" w:hAnsi="Calibri" w:cs="Calibri"/>
                <w:color w:val="000000"/>
                <w:sz w:val="24"/>
                <w:szCs w:val="24"/>
              </w:rPr>
              <w:t>191</w:t>
            </w:r>
          </w:p>
        </w:tc>
        <w:tc>
          <w:tcPr>
            <w:tcW w:w="1890" w:type="dxa"/>
          </w:tcPr>
          <w:p w14:paraId="49BFDB0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پا و انگشتان پا</w:t>
            </w:r>
          </w:p>
        </w:tc>
        <w:tc>
          <w:tcPr>
            <w:tcW w:w="5579" w:type="dxa"/>
          </w:tcPr>
          <w:p w14:paraId="6041C2F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اندام تحانی از ناحیه تر و کانترها</w:t>
            </w:r>
          </w:p>
        </w:tc>
      </w:tr>
      <w:tr w:rsidR="007F6683" w:rsidRPr="00F733A3" w14:paraId="1496508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3E33326" w14:textId="77777777" w:rsidR="007F6683" w:rsidRPr="00F733A3" w:rsidRDefault="007F6683" w:rsidP="00930086">
            <w:pPr>
              <w:rPr>
                <w:rFonts w:cs="B Lotus"/>
                <w:sz w:val="24"/>
                <w:szCs w:val="24"/>
                <w:rtl/>
              </w:rPr>
            </w:pPr>
            <w:r w:rsidRPr="00F733A3">
              <w:rPr>
                <w:rFonts w:ascii="Calibri" w:hAnsi="Calibri" w:cs="Calibri"/>
                <w:color w:val="000000"/>
                <w:sz w:val="24"/>
                <w:szCs w:val="24"/>
              </w:rPr>
              <w:t>192</w:t>
            </w:r>
          </w:p>
        </w:tc>
        <w:tc>
          <w:tcPr>
            <w:tcW w:w="1890" w:type="dxa"/>
          </w:tcPr>
          <w:p w14:paraId="4E2E23B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پا و انگشتان پا</w:t>
            </w:r>
          </w:p>
        </w:tc>
        <w:tc>
          <w:tcPr>
            <w:tcW w:w="5579" w:type="dxa"/>
          </w:tcPr>
          <w:p w14:paraId="5B1D782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اندام تحتانی از ناحیه ثلث تحتانی</w:t>
            </w:r>
          </w:p>
        </w:tc>
      </w:tr>
      <w:tr w:rsidR="007F6683" w:rsidRPr="00F733A3" w14:paraId="07AD0D9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59AEF0D" w14:textId="77777777" w:rsidR="007F6683" w:rsidRPr="00F733A3" w:rsidRDefault="007F6683" w:rsidP="00930086">
            <w:pPr>
              <w:rPr>
                <w:rFonts w:cs="B Lotus"/>
                <w:sz w:val="24"/>
                <w:szCs w:val="24"/>
                <w:rtl/>
              </w:rPr>
            </w:pPr>
            <w:r w:rsidRPr="00F733A3">
              <w:rPr>
                <w:rFonts w:ascii="Calibri" w:hAnsi="Calibri" w:cs="Calibri"/>
                <w:color w:val="000000"/>
                <w:sz w:val="24"/>
                <w:szCs w:val="24"/>
              </w:rPr>
              <w:t>193</w:t>
            </w:r>
          </w:p>
        </w:tc>
        <w:tc>
          <w:tcPr>
            <w:tcW w:w="1890" w:type="dxa"/>
          </w:tcPr>
          <w:p w14:paraId="03D1BA8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پا و انگشتان پا</w:t>
            </w:r>
          </w:p>
        </w:tc>
        <w:tc>
          <w:tcPr>
            <w:tcW w:w="5579" w:type="dxa"/>
          </w:tcPr>
          <w:p w14:paraId="1FEDFA6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اندام تحتانی از ناحیه ثلث میانی</w:t>
            </w:r>
          </w:p>
        </w:tc>
      </w:tr>
      <w:tr w:rsidR="007F6683" w:rsidRPr="00F733A3" w14:paraId="17EED4E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4EEA269" w14:textId="77777777" w:rsidR="007F6683" w:rsidRPr="00F733A3" w:rsidRDefault="007F6683" w:rsidP="00930086">
            <w:pPr>
              <w:rPr>
                <w:rFonts w:cs="B Lotus"/>
                <w:sz w:val="24"/>
                <w:szCs w:val="24"/>
                <w:rtl/>
              </w:rPr>
            </w:pPr>
            <w:r w:rsidRPr="00F733A3">
              <w:rPr>
                <w:rFonts w:ascii="Calibri" w:hAnsi="Calibri" w:cs="Calibri"/>
                <w:color w:val="000000"/>
                <w:sz w:val="24"/>
                <w:szCs w:val="24"/>
              </w:rPr>
              <w:t>194</w:t>
            </w:r>
          </w:p>
        </w:tc>
        <w:tc>
          <w:tcPr>
            <w:tcW w:w="1890" w:type="dxa"/>
          </w:tcPr>
          <w:p w14:paraId="21D9601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پا و انگشتان پا</w:t>
            </w:r>
          </w:p>
        </w:tc>
        <w:tc>
          <w:tcPr>
            <w:tcW w:w="5579" w:type="dxa"/>
          </w:tcPr>
          <w:p w14:paraId="2B4883A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اندام تحتانی از ناحیه مفصل رانی لگنی</w:t>
            </w:r>
          </w:p>
        </w:tc>
      </w:tr>
      <w:tr w:rsidR="007F6683" w:rsidRPr="00F733A3" w14:paraId="35C8971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06AE089" w14:textId="77777777" w:rsidR="007F6683" w:rsidRPr="00F733A3" w:rsidRDefault="007F6683" w:rsidP="00930086">
            <w:pPr>
              <w:rPr>
                <w:rFonts w:cs="B Lotus"/>
                <w:sz w:val="24"/>
                <w:szCs w:val="24"/>
                <w:rtl/>
              </w:rPr>
            </w:pPr>
            <w:r w:rsidRPr="00F733A3">
              <w:rPr>
                <w:rFonts w:ascii="Calibri" w:hAnsi="Calibri" w:cs="Calibri"/>
                <w:color w:val="000000"/>
                <w:sz w:val="24"/>
                <w:szCs w:val="24"/>
              </w:rPr>
              <w:t>195</w:t>
            </w:r>
          </w:p>
        </w:tc>
        <w:tc>
          <w:tcPr>
            <w:tcW w:w="1890" w:type="dxa"/>
          </w:tcPr>
          <w:p w14:paraId="5F34C53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پا و انگشتان پا</w:t>
            </w:r>
          </w:p>
        </w:tc>
        <w:tc>
          <w:tcPr>
            <w:tcW w:w="5579" w:type="dxa"/>
          </w:tcPr>
          <w:p w14:paraId="067E492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هر ساق پا ثلث تحتانی</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ثلث میانی</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ثلث فوقانی</w:t>
            </w:r>
          </w:p>
        </w:tc>
      </w:tr>
      <w:tr w:rsidR="007F6683" w:rsidRPr="00F733A3" w14:paraId="4F3B97D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B59ED61" w14:textId="77777777" w:rsidR="007F6683" w:rsidRPr="00F733A3" w:rsidRDefault="007F6683" w:rsidP="00930086">
            <w:pPr>
              <w:rPr>
                <w:rFonts w:cs="B Lotus"/>
                <w:sz w:val="24"/>
                <w:szCs w:val="24"/>
                <w:rtl/>
              </w:rPr>
            </w:pPr>
            <w:r w:rsidRPr="00F733A3">
              <w:rPr>
                <w:rFonts w:ascii="Calibri" w:hAnsi="Calibri" w:cs="Calibri"/>
                <w:color w:val="000000"/>
                <w:sz w:val="24"/>
                <w:szCs w:val="24"/>
              </w:rPr>
              <w:t>196</w:t>
            </w:r>
          </w:p>
        </w:tc>
        <w:tc>
          <w:tcPr>
            <w:tcW w:w="1890" w:type="dxa"/>
          </w:tcPr>
          <w:p w14:paraId="73F484C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پا و انگشتان پا</w:t>
            </w:r>
          </w:p>
        </w:tc>
        <w:tc>
          <w:tcPr>
            <w:tcW w:w="5579" w:type="dxa"/>
          </w:tcPr>
          <w:p w14:paraId="06964E0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هر بند انگشت پا غیر از شست</w:t>
            </w:r>
          </w:p>
        </w:tc>
      </w:tr>
      <w:tr w:rsidR="007F6683" w:rsidRPr="00F733A3" w14:paraId="1E55926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C3CE946" w14:textId="77777777" w:rsidR="007F6683" w:rsidRPr="00F733A3" w:rsidRDefault="007F6683" w:rsidP="00930086">
            <w:pPr>
              <w:rPr>
                <w:rFonts w:cs="B Lotus"/>
                <w:sz w:val="24"/>
                <w:szCs w:val="24"/>
                <w:rtl/>
              </w:rPr>
            </w:pPr>
            <w:r w:rsidRPr="00F733A3">
              <w:rPr>
                <w:rFonts w:ascii="Calibri" w:hAnsi="Calibri" w:cs="Calibri"/>
                <w:color w:val="000000"/>
                <w:sz w:val="24"/>
                <w:szCs w:val="24"/>
              </w:rPr>
              <w:t>197</w:t>
            </w:r>
          </w:p>
        </w:tc>
        <w:tc>
          <w:tcPr>
            <w:tcW w:w="1890" w:type="dxa"/>
          </w:tcPr>
          <w:p w14:paraId="07CDF7E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پا و انگشتان پا</w:t>
            </w:r>
          </w:p>
        </w:tc>
        <w:tc>
          <w:tcPr>
            <w:tcW w:w="5579" w:type="dxa"/>
          </w:tcPr>
          <w:p w14:paraId="03ACFC3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هر بند انگشت شست</w:t>
            </w:r>
          </w:p>
        </w:tc>
      </w:tr>
      <w:tr w:rsidR="007F6683" w:rsidRPr="00F733A3" w14:paraId="750E320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3DDE530" w14:textId="77777777" w:rsidR="007F6683" w:rsidRPr="00F733A3" w:rsidRDefault="007F6683" w:rsidP="00930086">
            <w:pPr>
              <w:rPr>
                <w:rFonts w:cs="B Lotus"/>
                <w:sz w:val="24"/>
                <w:szCs w:val="24"/>
                <w:rtl/>
              </w:rPr>
            </w:pPr>
            <w:r w:rsidRPr="00F733A3">
              <w:rPr>
                <w:rFonts w:ascii="Calibri" w:hAnsi="Calibri" w:cs="Calibri"/>
                <w:color w:val="000000"/>
                <w:sz w:val="24"/>
                <w:szCs w:val="24"/>
              </w:rPr>
              <w:t>198</w:t>
            </w:r>
          </w:p>
        </w:tc>
        <w:tc>
          <w:tcPr>
            <w:tcW w:w="1890" w:type="dxa"/>
          </w:tcPr>
          <w:p w14:paraId="02AE3AA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پا و انگشتان پا</w:t>
            </w:r>
          </w:p>
        </w:tc>
        <w:tc>
          <w:tcPr>
            <w:tcW w:w="5579" w:type="dxa"/>
          </w:tcPr>
          <w:p w14:paraId="710C044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هر پا از محل قوزک ها</w:t>
            </w:r>
          </w:p>
        </w:tc>
      </w:tr>
      <w:tr w:rsidR="007F6683" w:rsidRPr="00F733A3" w14:paraId="33B5AFE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CA21388" w14:textId="77777777" w:rsidR="007F6683" w:rsidRPr="00F733A3" w:rsidRDefault="007F6683" w:rsidP="00930086">
            <w:pPr>
              <w:rPr>
                <w:rFonts w:cs="B Lotus"/>
                <w:sz w:val="24"/>
                <w:szCs w:val="24"/>
                <w:rtl/>
              </w:rPr>
            </w:pPr>
            <w:r w:rsidRPr="00F733A3">
              <w:rPr>
                <w:rFonts w:ascii="Calibri" w:hAnsi="Calibri" w:cs="Calibri"/>
                <w:color w:val="000000"/>
                <w:sz w:val="24"/>
                <w:szCs w:val="24"/>
              </w:rPr>
              <w:t>199</w:t>
            </w:r>
          </w:p>
        </w:tc>
        <w:tc>
          <w:tcPr>
            <w:tcW w:w="1890" w:type="dxa"/>
          </w:tcPr>
          <w:p w14:paraId="30D40BE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صورت</w:t>
            </w:r>
          </w:p>
        </w:tc>
        <w:tc>
          <w:tcPr>
            <w:tcW w:w="5579" w:type="dxa"/>
          </w:tcPr>
          <w:p w14:paraId="51DA031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ارش کبودی و تورم  پیشانی سمت راست</w:t>
            </w:r>
          </w:p>
        </w:tc>
      </w:tr>
      <w:tr w:rsidR="007F6683" w:rsidRPr="00F733A3" w14:paraId="04F0E26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C2AC268" w14:textId="77777777" w:rsidR="007F6683" w:rsidRPr="00F733A3" w:rsidRDefault="007F6683" w:rsidP="00930086">
            <w:pPr>
              <w:rPr>
                <w:rFonts w:cs="B Lotus"/>
                <w:sz w:val="24"/>
                <w:szCs w:val="24"/>
                <w:rtl/>
              </w:rPr>
            </w:pPr>
            <w:r w:rsidRPr="00F733A3">
              <w:rPr>
                <w:rFonts w:ascii="Calibri" w:hAnsi="Calibri" w:cs="Calibri"/>
                <w:color w:val="000000"/>
                <w:sz w:val="24"/>
                <w:szCs w:val="24"/>
              </w:rPr>
              <w:t>200</w:t>
            </w:r>
          </w:p>
        </w:tc>
        <w:tc>
          <w:tcPr>
            <w:tcW w:w="1890" w:type="dxa"/>
          </w:tcPr>
          <w:p w14:paraId="6F70E92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صورت</w:t>
            </w:r>
          </w:p>
        </w:tc>
        <w:tc>
          <w:tcPr>
            <w:tcW w:w="5579" w:type="dxa"/>
          </w:tcPr>
          <w:p w14:paraId="59AE0B3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ارش تورم ابرو</w:t>
            </w:r>
          </w:p>
        </w:tc>
      </w:tr>
      <w:tr w:rsidR="007F6683" w:rsidRPr="00F733A3" w14:paraId="7CC987D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829227E" w14:textId="77777777" w:rsidR="007F6683" w:rsidRPr="00F733A3" w:rsidRDefault="007F6683" w:rsidP="00930086">
            <w:pPr>
              <w:rPr>
                <w:rFonts w:cs="B Lotus"/>
                <w:sz w:val="24"/>
                <w:szCs w:val="24"/>
                <w:rtl/>
              </w:rPr>
            </w:pPr>
            <w:r w:rsidRPr="00F733A3">
              <w:rPr>
                <w:rFonts w:ascii="Calibri" w:hAnsi="Calibri" w:cs="Calibri"/>
                <w:color w:val="000000"/>
                <w:sz w:val="24"/>
                <w:szCs w:val="24"/>
              </w:rPr>
              <w:t>201</w:t>
            </w:r>
          </w:p>
        </w:tc>
        <w:tc>
          <w:tcPr>
            <w:tcW w:w="1890" w:type="dxa"/>
          </w:tcPr>
          <w:p w14:paraId="4D1CF64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صورت</w:t>
            </w:r>
          </w:p>
        </w:tc>
        <w:tc>
          <w:tcPr>
            <w:tcW w:w="5579" w:type="dxa"/>
          </w:tcPr>
          <w:p w14:paraId="6B216FC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کبودی اطراف چشم</w:t>
            </w:r>
          </w:p>
        </w:tc>
      </w:tr>
      <w:tr w:rsidR="007F6683" w:rsidRPr="00F733A3" w14:paraId="257BAE1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A6D5AFC" w14:textId="77777777" w:rsidR="007F6683" w:rsidRPr="00F733A3" w:rsidRDefault="007F6683" w:rsidP="00930086">
            <w:pPr>
              <w:rPr>
                <w:rFonts w:cs="B Lotus"/>
                <w:sz w:val="24"/>
                <w:szCs w:val="24"/>
                <w:rtl/>
              </w:rPr>
            </w:pPr>
            <w:r w:rsidRPr="00F733A3">
              <w:rPr>
                <w:rFonts w:ascii="Calibri" w:hAnsi="Calibri" w:cs="Calibri"/>
                <w:color w:val="000000"/>
                <w:sz w:val="24"/>
                <w:szCs w:val="24"/>
              </w:rPr>
              <w:t>202</w:t>
            </w:r>
          </w:p>
        </w:tc>
        <w:tc>
          <w:tcPr>
            <w:tcW w:w="1890" w:type="dxa"/>
          </w:tcPr>
          <w:p w14:paraId="3048569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622E4E3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خرد شدن کف دست و پا </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مطلوب</w:t>
            </w:r>
            <w:r w:rsidRPr="00F733A3">
              <w:rPr>
                <w:rFonts w:ascii="Calibri" w:hAnsi="Calibri" w:cs="Times New Roman"/>
                <w:color w:val="000000"/>
                <w:sz w:val="24"/>
                <w:szCs w:val="24"/>
                <w:rtl/>
              </w:rPr>
              <w:t>)</w:t>
            </w:r>
          </w:p>
        </w:tc>
      </w:tr>
      <w:tr w:rsidR="007F6683" w:rsidRPr="00F733A3" w14:paraId="6D9A47B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4D33401" w14:textId="77777777" w:rsidR="007F6683" w:rsidRPr="00F733A3" w:rsidRDefault="007F6683" w:rsidP="00930086">
            <w:pPr>
              <w:rPr>
                <w:rFonts w:cs="B Lotus"/>
                <w:sz w:val="24"/>
                <w:szCs w:val="24"/>
                <w:rtl/>
              </w:rPr>
            </w:pPr>
            <w:r w:rsidRPr="00F733A3">
              <w:rPr>
                <w:rFonts w:ascii="Calibri" w:hAnsi="Calibri" w:cs="Calibri"/>
                <w:color w:val="000000"/>
                <w:sz w:val="24"/>
                <w:szCs w:val="24"/>
              </w:rPr>
              <w:t>203</w:t>
            </w:r>
          </w:p>
        </w:tc>
        <w:tc>
          <w:tcPr>
            <w:tcW w:w="1890" w:type="dxa"/>
          </w:tcPr>
          <w:p w14:paraId="057EB6F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693D3EA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خرد شدن کف دست و پا </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معیوب</w:t>
            </w:r>
            <w:r w:rsidRPr="00F733A3">
              <w:rPr>
                <w:rFonts w:ascii="Calibri" w:hAnsi="Calibri" w:cs="Times New Roman"/>
                <w:color w:val="000000"/>
                <w:sz w:val="24"/>
                <w:szCs w:val="24"/>
                <w:rtl/>
              </w:rPr>
              <w:t>)</w:t>
            </w:r>
          </w:p>
        </w:tc>
      </w:tr>
      <w:tr w:rsidR="007F6683" w:rsidRPr="00F733A3" w14:paraId="68B0340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2BF1625" w14:textId="77777777" w:rsidR="007F6683" w:rsidRPr="00F733A3" w:rsidRDefault="007F6683" w:rsidP="00930086">
            <w:pPr>
              <w:rPr>
                <w:rFonts w:cs="B Lotus"/>
                <w:sz w:val="24"/>
                <w:szCs w:val="24"/>
                <w:rtl/>
              </w:rPr>
            </w:pPr>
            <w:r w:rsidRPr="00F733A3">
              <w:rPr>
                <w:rFonts w:ascii="Calibri" w:hAnsi="Calibri" w:cs="Calibri"/>
                <w:color w:val="000000"/>
                <w:sz w:val="24"/>
                <w:szCs w:val="24"/>
              </w:rPr>
              <w:t>204</w:t>
            </w:r>
          </w:p>
        </w:tc>
        <w:tc>
          <w:tcPr>
            <w:tcW w:w="1890" w:type="dxa"/>
          </w:tcPr>
          <w:p w14:paraId="07C1664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217D8DA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سیاه  شدن انگشت دست یا پا</w:t>
            </w:r>
          </w:p>
        </w:tc>
      </w:tr>
      <w:tr w:rsidR="007F6683" w:rsidRPr="00F733A3" w14:paraId="3E06407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AC8F41E" w14:textId="77777777" w:rsidR="007F6683" w:rsidRPr="00F733A3" w:rsidRDefault="007F6683" w:rsidP="00930086">
            <w:pPr>
              <w:rPr>
                <w:rFonts w:cs="B Lotus"/>
                <w:sz w:val="24"/>
                <w:szCs w:val="24"/>
                <w:rtl/>
              </w:rPr>
            </w:pPr>
            <w:r w:rsidRPr="00F733A3">
              <w:rPr>
                <w:rFonts w:ascii="Calibri" w:hAnsi="Calibri" w:cs="Calibri"/>
                <w:color w:val="000000"/>
                <w:sz w:val="24"/>
                <w:szCs w:val="24"/>
              </w:rPr>
              <w:t>205</w:t>
            </w:r>
          </w:p>
        </w:tc>
        <w:tc>
          <w:tcPr>
            <w:tcW w:w="1890" w:type="dxa"/>
          </w:tcPr>
          <w:p w14:paraId="1A49FB3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233832E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سیاه شدن بندانگشت دست یا پا</w:t>
            </w:r>
          </w:p>
        </w:tc>
      </w:tr>
      <w:tr w:rsidR="007F6683" w:rsidRPr="00F733A3" w14:paraId="26F8439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0E38F3D" w14:textId="77777777" w:rsidR="007F6683" w:rsidRPr="00F733A3" w:rsidRDefault="007F6683" w:rsidP="00930086">
            <w:pPr>
              <w:rPr>
                <w:rFonts w:cs="B Lotus"/>
                <w:sz w:val="24"/>
                <w:szCs w:val="24"/>
                <w:rtl/>
              </w:rPr>
            </w:pPr>
            <w:r w:rsidRPr="00F733A3">
              <w:rPr>
                <w:rFonts w:ascii="Calibri" w:hAnsi="Calibri" w:cs="Calibri"/>
                <w:color w:val="000000"/>
                <w:sz w:val="24"/>
                <w:szCs w:val="24"/>
              </w:rPr>
              <w:t>206</w:t>
            </w:r>
          </w:p>
        </w:tc>
        <w:tc>
          <w:tcPr>
            <w:tcW w:w="1890" w:type="dxa"/>
          </w:tcPr>
          <w:p w14:paraId="04FADC9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26EE81D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سیاه شدن انگشت شست</w:t>
            </w:r>
          </w:p>
        </w:tc>
      </w:tr>
      <w:tr w:rsidR="007F6683" w:rsidRPr="00F733A3" w14:paraId="7B18673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D46B973" w14:textId="77777777" w:rsidR="007F6683" w:rsidRPr="00F733A3" w:rsidRDefault="007F6683" w:rsidP="00930086">
            <w:pPr>
              <w:rPr>
                <w:rFonts w:cs="B Lotus"/>
                <w:sz w:val="24"/>
                <w:szCs w:val="24"/>
                <w:rtl/>
              </w:rPr>
            </w:pPr>
            <w:r w:rsidRPr="00F733A3">
              <w:rPr>
                <w:rFonts w:ascii="Calibri" w:hAnsi="Calibri" w:cs="Calibri"/>
                <w:color w:val="000000"/>
                <w:sz w:val="24"/>
                <w:szCs w:val="24"/>
              </w:rPr>
              <w:t>207</w:t>
            </w:r>
          </w:p>
        </w:tc>
        <w:tc>
          <w:tcPr>
            <w:tcW w:w="1890" w:type="dxa"/>
          </w:tcPr>
          <w:p w14:paraId="3D453B5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2401FB7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سیاه شدن بند انگشت شست</w:t>
            </w:r>
          </w:p>
        </w:tc>
      </w:tr>
      <w:tr w:rsidR="007F6683" w:rsidRPr="00F733A3" w14:paraId="0BC7720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23D3752" w14:textId="77777777" w:rsidR="007F6683" w:rsidRPr="00F733A3" w:rsidRDefault="007F6683" w:rsidP="00930086">
            <w:pPr>
              <w:rPr>
                <w:rFonts w:cs="B Lotus"/>
                <w:sz w:val="24"/>
                <w:szCs w:val="24"/>
                <w:rtl/>
              </w:rPr>
            </w:pPr>
            <w:r w:rsidRPr="00F733A3">
              <w:rPr>
                <w:rFonts w:ascii="Calibri" w:hAnsi="Calibri" w:cs="Calibri"/>
                <w:color w:val="000000"/>
                <w:sz w:val="24"/>
                <w:szCs w:val="24"/>
              </w:rPr>
              <w:t>208</w:t>
            </w:r>
          </w:p>
        </w:tc>
        <w:tc>
          <w:tcPr>
            <w:tcW w:w="1890" w:type="dxa"/>
          </w:tcPr>
          <w:p w14:paraId="31802C6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1D34C07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کبودی انگشت دست یا پا</w:t>
            </w:r>
          </w:p>
        </w:tc>
      </w:tr>
      <w:tr w:rsidR="007F6683" w:rsidRPr="00F733A3" w14:paraId="0F2E354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D6EABF1" w14:textId="77777777" w:rsidR="007F6683" w:rsidRPr="00F733A3" w:rsidRDefault="007F6683" w:rsidP="00930086">
            <w:pPr>
              <w:rPr>
                <w:rFonts w:cs="B Lotus"/>
                <w:sz w:val="24"/>
                <w:szCs w:val="24"/>
                <w:rtl/>
              </w:rPr>
            </w:pPr>
            <w:r w:rsidRPr="00F733A3">
              <w:rPr>
                <w:rFonts w:ascii="Calibri" w:hAnsi="Calibri" w:cs="Calibri"/>
                <w:color w:val="000000"/>
                <w:sz w:val="24"/>
                <w:szCs w:val="24"/>
              </w:rPr>
              <w:t>209</w:t>
            </w:r>
          </w:p>
        </w:tc>
        <w:tc>
          <w:tcPr>
            <w:tcW w:w="1890" w:type="dxa"/>
          </w:tcPr>
          <w:p w14:paraId="19C7333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0A057A3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کبودی انگشت شست</w:t>
            </w:r>
          </w:p>
        </w:tc>
      </w:tr>
      <w:tr w:rsidR="007F6683" w:rsidRPr="00F733A3" w14:paraId="5E9E737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ABF699D" w14:textId="77777777" w:rsidR="007F6683" w:rsidRPr="00F733A3" w:rsidRDefault="007F6683" w:rsidP="00930086">
            <w:pPr>
              <w:rPr>
                <w:rFonts w:cs="B Lotus"/>
                <w:sz w:val="24"/>
                <w:szCs w:val="24"/>
                <w:rtl/>
              </w:rPr>
            </w:pPr>
            <w:r w:rsidRPr="00F733A3">
              <w:rPr>
                <w:rFonts w:ascii="Calibri" w:hAnsi="Calibri" w:cs="Calibri"/>
                <w:color w:val="000000"/>
                <w:sz w:val="24"/>
                <w:szCs w:val="24"/>
              </w:rPr>
              <w:t>210</w:t>
            </w:r>
          </w:p>
        </w:tc>
        <w:tc>
          <w:tcPr>
            <w:tcW w:w="1890" w:type="dxa"/>
          </w:tcPr>
          <w:p w14:paraId="1C43B76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6CDFBE8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سرخ شدن انگشت دست یا پا</w:t>
            </w:r>
          </w:p>
        </w:tc>
      </w:tr>
      <w:tr w:rsidR="007F6683" w:rsidRPr="00F733A3" w14:paraId="2BC3A15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FC0EF26" w14:textId="77777777" w:rsidR="007F6683" w:rsidRPr="00F733A3" w:rsidRDefault="007F6683" w:rsidP="00930086">
            <w:pPr>
              <w:rPr>
                <w:rFonts w:cs="B Lotus"/>
                <w:sz w:val="24"/>
                <w:szCs w:val="24"/>
                <w:rtl/>
              </w:rPr>
            </w:pPr>
            <w:r w:rsidRPr="00F733A3">
              <w:rPr>
                <w:rFonts w:ascii="Calibri" w:hAnsi="Calibri" w:cs="Calibri"/>
                <w:color w:val="000000"/>
                <w:sz w:val="24"/>
                <w:szCs w:val="24"/>
              </w:rPr>
              <w:t>211</w:t>
            </w:r>
          </w:p>
        </w:tc>
        <w:tc>
          <w:tcPr>
            <w:tcW w:w="1890" w:type="dxa"/>
          </w:tcPr>
          <w:p w14:paraId="27A3913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4906FA7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سرخ شدن بند انگشت دست یا پا</w:t>
            </w:r>
          </w:p>
        </w:tc>
      </w:tr>
      <w:tr w:rsidR="007F6683" w:rsidRPr="00F733A3" w14:paraId="07E9846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B12497A" w14:textId="77777777" w:rsidR="007F6683" w:rsidRPr="00F733A3" w:rsidRDefault="007F6683" w:rsidP="00930086">
            <w:pPr>
              <w:rPr>
                <w:rFonts w:cs="B Lotus"/>
                <w:sz w:val="24"/>
                <w:szCs w:val="24"/>
                <w:rtl/>
              </w:rPr>
            </w:pPr>
            <w:r w:rsidRPr="00F733A3">
              <w:rPr>
                <w:rFonts w:ascii="Calibri" w:hAnsi="Calibri" w:cs="Calibri"/>
                <w:color w:val="000000"/>
                <w:sz w:val="24"/>
                <w:szCs w:val="24"/>
              </w:rPr>
              <w:t>212</w:t>
            </w:r>
          </w:p>
        </w:tc>
        <w:tc>
          <w:tcPr>
            <w:tcW w:w="1890" w:type="dxa"/>
          </w:tcPr>
          <w:p w14:paraId="579974E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3525D85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سرخ شدن انگشت شست</w:t>
            </w:r>
          </w:p>
        </w:tc>
      </w:tr>
      <w:tr w:rsidR="007F6683" w:rsidRPr="00F733A3" w14:paraId="7A8F039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48A4F59" w14:textId="77777777" w:rsidR="007F6683" w:rsidRPr="00F733A3" w:rsidRDefault="007F6683" w:rsidP="00930086">
            <w:pPr>
              <w:rPr>
                <w:rFonts w:cs="B Lotus"/>
                <w:sz w:val="24"/>
                <w:szCs w:val="24"/>
                <w:rtl/>
              </w:rPr>
            </w:pPr>
            <w:r w:rsidRPr="00F733A3">
              <w:rPr>
                <w:rFonts w:ascii="Calibri" w:hAnsi="Calibri" w:cs="Calibri"/>
                <w:color w:val="000000"/>
                <w:sz w:val="24"/>
                <w:szCs w:val="24"/>
              </w:rPr>
              <w:t>213</w:t>
            </w:r>
          </w:p>
        </w:tc>
        <w:tc>
          <w:tcPr>
            <w:tcW w:w="1890" w:type="dxa"/>
          </w:tcPr>
          <w:p w14:paraId="6912C59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103273B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سرخ شدن بند انگشت شست</w:t>
            </w:r>
          </w:p>
        </w:tc>
      </w:tr>
      <w:tr w:rsidR="007F6683" w:rsidRPr="00F733A3" w14:paraId="625CE46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B8A4B5E" w14:textId="77777777" w:rsidR="007F6683" w:rsidRPr="00F733A3" w:rsidRDefault="007F6683" w:rsidP="00930086">
            <w:pPr>
              <w:rPr>
                <w:rFonts w:cs="B Lotus"/>
                <w:sz w:val="24"/>
                <w:szCs w:val="24"/>
                <w:rtl/>
              </w:rPr>
            </w:pPr>
            <w:r w:rsidRPr="00F733A3">
              <w:rPr>
                <w:rFonts w:ascii="Calibri" w:hAnsi="Calibri" w:cs="Calibri"/>
                <w:color w:val="000000"/>
                <w:sz w:val="24"/>
                <w:szCs w:val="24"/>
              </w:rPr>
              <w:t>214</w:t>
            </w:r>
          </w:p>
        </w:tc>
        <w:tc>
          <w:tcPr>
            <w:tcW w:w="1890" w:type="dxa"/>
          </w:tcPr>
          <w:p w14:paraId="637A2AF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60CE389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شکستگی انگشت شست </w:t>
            </w:r>
            <w:r w:rsidRPr="00F733A3">
              <w:rPr>
                <w:rFonts w:ascii="Calibri" w:hAnsi="Calibri" w:cs="Times New Roman"/>
                <w:color w:val="000000"/>
                <w:sz w:val="24"/>
                <w:szCs w:val="24"/>
                <w:rtl/>
              </w:rPr>
              <w:t>(</w:t>
            </w:r>
            <w:r w:rsidRPr="00F733A3">
              <w:rPr>
                <w:rFonts w:ascii="Calibri" w:hAnsi="Calibri" w:cs="Arial Unicode MS"/>
                <w:color w:val="000000"/>
                <w:sz w:val="24"/>
                <w:szCs w:val="24"/>
                <w:rtl/>
              </w:rPr>
              <w:t xml:space="preserve">مطلوب </w:t>
            </w:r>
            <w:r w:rsidRPr="00F733A3">
              <w:rPr>
                <w:rFonts w:ascii="Calibri" w:hAnsi="Calibri" w:cs="Times New Roman"/>
                <w:color w:val="000000"/>
                <w:sz w:val="24"/>
                <w:szCs w:val="24"/>
                <w:rtl/>
              </w:rPr>
              <w:t>)</w:t>
            </w:r>
          </w:p>
        </w:tc>
      </w:tr>
      <w:tr w:rsidR="007F6683" w:rsidRPr="00F733A3" w14:paraId="37FFA69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0B3E398" w14:textId="77777777" w:rsidR="007F6683" w:rsidRPr="00F733A3" w:rsidRDefault="007F6683" w:rsidP="00930086">
            <w:pPr>
              <w:rPr>
                <w:rFonts w:cs="B Lotus"/>
                <w:sz w:val="24"/>
                <w:szCs w:val="24"/>
                <w:rtl/>
              </w:rPr>
            </w:pPr>
            <w:r w:rsidRPr="00F733A3">
              <w:rPr>
                <w:rFonts w:ascii="Calibri" w:hAnsi="Calibri" w:cs="Calibri"/>
                <w:color w:val="000000"/>
                <w:sz w:val="24"/>
                <w:szCs w:val="24"/>
              </w:rPr>
              <w:t>215</w:t>
            </w:r>
          </w:p>
        </w:tc>
        <w:tc>
          <w:tcPr>
            <w:tcW w:w="1890" w:type="dxa"/>
          </w:tcPr>
          <w:p w14:paraId="302F085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دست یا پا</w:t>
            </w:r>
          </w:p>
        </w:tc>
        <w:tc>
          <w:tcPr>
            <w:tcW w:w="5579" w:type="dxa"/>
          </w:tcPr>
          <w:p w14:paraId="175F244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انگشت فلج</w:t>
            </w:r>
          </w:p>
        </w:tc>
      </w:tr>
      <w:tr w:rsidR="007F6683" w:rsidRPr="00F733A3" w14:paraId="20BDF14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5A7A14F" w14:textId="77777777" w:rsidR="007F6683" w:rsidRPr="00F733A3" w:rsidRDefault="007F6683" w:rsidP="00930086">
            <w:pPr>
              <w:rPr>
                <w:rFonts w:cs="B Lotus"/>
                <w:sz w:val="24"/>
                <w:szCs w:val="24"/>
                <w:rtl/>
              </w:rPr>
            </w:pPr>
            <w:r w:rsidRPr="00F733A3">
              <w:rPr>
                <w:rFonts w:ascii="Calibri" w:hAnsi="Calibri" w:cs="Calibri"/>
                <w:color w:val="000000"/>
                <w:sz w:val="24"/>
                <w:szCs w:val="24"/>
              </w:rPr>
              <w:t>216</w:t>
            </w:r>
          </w:p>
        </w:tc>
        <w:tc>
          <w:tcPr>
            <w:tcW w:w="1890" w:type="dxa"/>
          </w:tcPr>
          <w:p w14:paraId="6AE4507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دیه غیر مقدر سایر اعضا</w:t>
            </w:r>
          </w:p>
        </w:tc>
        <w:tc>
          <w:tcPr>
            <w:tcW w:w="5579" w:type="dxa"/>
          </w:tcPr>
          <w:p w14:paraId="53EF5C8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ارش</w:t>
            </w:r>
          </w:p>
        </w:tc>
      </w:tr>
      <w:tr w:rsidR="007F6683" w:rsidRPr="00F733A3" w14:paraId="2D9362B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1DDEDC9" w14:textId="77777777" w:rsidR="007F6683" w:rsidRPr="00F733A3" w:rsidRDefault="007F6683" w:rsidP="00930086">
            <w:pPr>
              <w:rPr>
                <w:rFonts w:cs="B Lotus"/>
                <w:sz w:val="24"/>
                <w:szCs w:val="24"/>
                <w:rtl/>
              </w:rPr>
            </w:pPr>
            <w:r w:rsidRPr="00F733A3">
              <w:rPr>
                <w:rFonts w:ascii="Calibri" w:hAnsi="Calibri" w:cs="Calibri"/>
                <w:color w:val="000000"/>
                <w:sz w:val="24"/>
                <w:szCs w:val="24"/>
              </w:rPr>
              <w:t>217</w:t>
            </w:r>
          </w:p>
        </w:tc>
        <w:tc>
          <w:tcPr>
            <w:tcW w:w="1890" w:type="dxa"/>
          </w:tcPr>
          <w:p w14:paraId="29F80C5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دندان</w:t>
            </w:r>
          </w:p>
        </w:tc>
        <w:tc>
          <w:tcPr>
            <w:tcW w:w="5579" w:type="dxa"/>
          </w:tcPr>
          <w:p w14:paraId="2BFD402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کندن دندان شیری جلو و عقب که بجای آن دندان بروید</w:t>
            </w:r>
          </w:p>
        </w:tc>
      </w:tr>
      <w:tr w:rsidR="007F6683" w:rsidRPr="00F733A3" w14:paraId="56DBFB4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A3E45E5" w14:textId="77777777" w:rsidR="007F6683" w:rsidRPr="00F733A3" w:rsidRDefault="007F6683" w:rsidP="00930086">
            <w:pPr>
              <w:rPr>
                <w:rFonts w:cs="B Lotus"/>
                <w:sz w:val="24"/>
                <w:szCs w:val="24"/>
                <w:rtl/>
              </w:rPr>
            </w:pPr>
            <w:r w:rsidRPr="00F733A3">
              <w:rPr>
                <w:rFonts w:ascii="Calibri" w:hAnsi="Calibri" w:cs="Calibri"/>
                <w:color w:val="000000"/>
                <w:sz w:val="24"/>
                <w:szCs w:val="24"/>
              </w:rPr>
              <w:t>218</w:t>
            </w:r>
          </w:p>
        </w:tc>
        <w:tc>
          <w:tcPr>
            <w:tcW w:w="1890" w:type="dxa"/>
          </w:tcPr>
          <w:p w14:paraId="120C260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دندان</w:t>
            </w:r>
          </w:p>
        </w:tc>
        <w:tc>
          <w:tcPr>
            <w:tcW w:w="5579" w:type="dxa"/>
          </w:tcPr>
          <w:p w14:paraId="771AB69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شکستن قسمت نمایان دندان جلو با بقای ریشه </w:t>
            </w:r>
          </w:p>
        </w:tc>
      </w:tr>
      <w:tr w:rsidR="007F6683" w:rsidRPr="00F733A3" w14:paraId="196B07E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0448C38" w14:textId="77777777" w:rsidR="007F6683" w:rsidRPr="00F733A3" w:rsidRDefault="007F6683" w:rsidP="00930086">
            <w:pPr>
              <w:rPr>
                <w:rFonts w:cs="B Lotus"/>
                <w:sz w:val="24"/>
                <w:szCs w:val="24"/>
                <w:rtl/>
              </w:rPr>
            </w:pPr>
            <w:r w:rsidRPr="00F733A3">
              <w:rPr>
                <w:rFonts w:ascii="Calibri" w:hAnsi="Calibri" w:cs="Calibri"/>
                <w:color w:val="000000"/>
                <w:sz w:val="24"/>
                <w:szCs w:val="24"/>
              </w:rPr>
              <w:t>219</w:t>
            </w:r>
          </w:p>
        </w:tc>
        <w:tc>
          <w:tcPr>
            <w:tcW w:w="1890" w:type="dxa"/>
          </w:tcPr>
          <w:p w14:paraId="70C4129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دندان</w:t>
            </w:r>
          </w:p>
        </w:tc>
        <w:tc>
          <w:tcPr>
            <w:tcW w:w="5579" w:type="dxa"/>
          </w:tcPr>
          <w:p w14:paraId="2D0AFBC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کندن دندان شیری جلو که دیگر دندان جای آن نروید</w:t>
            </w:r>
          </w:p>
        </w:tc>
      </w:tr>
      <w:tr w:rsidR="007F6683" w:rsidRPr="00F733A3" w14:paraId="0A1BCE9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A1AB1E9" w14:textId="77777777" w:rsidR="007F6683" w:rsidRPr="00F733A3" w:rsidRDefault="007F6683" w:rsidP="00930086">
            <w:pPr>
              <w:rPr>
                <w:rFonts w:cs="B Lotus"/>
                <w:sz w:val="24"/>
                <w:szCs w:val="24"/>
                <w:rtl/>
              </w:rPr>
            </w:pPr>
            <w:r w:rsidRPr="00F733A3">
              <w:rPr>
                <w:rFonts w:ascii="Calibri" w:hAnsi="Calibri" w:cs="Calibri"/>
                <w:color w:val="000000"/>
                <w:sz w:val="24"/>
                <w:szCs w:val="24"/>
              </w:rPr>
              <w:lastRenderedPageBreak/>
              <w:t>220</w:t>
            </w:r>
          </w:p>
        </w:tc>
        <w:tc>
          <w:tcPr>
            <w:tcW w:w="1890" w:type="dxa"/>
          </w:tcPr>
          <w:p w14:paraId="2D2809B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دندان</w:t>
            </w:r>
          </w:p>
        </w:tc>
        <w:tc>
          <w:tcPr>
            <w:tcW w:w="5579" w:type="dxa"/>
          </w:tcPr>
          <w:p w14:paraId="7408A12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شکستن قسمت نمایان دندان عقب با بقای ریشه</w:t>
            </w:r>
          </w:p>
        </w:tc>
      </w:tr>
      <w:tr w:rsidR="007F6683" w:rsidRPr="00F733A3" w14:paraId="0B3BBD9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7D1DE02" w14:textId="77777777" w:rsidR="007F6683" w:rsidRPr="00F733A3" w:rsidRDefault="007F6683" w:rsidP="00930086">
            <w:pPr>
              <w:rPr>
                <w:rFonts w:cs="B Lotus"/>
                <w:sz w:val="24"/>
                <w:szCs w:val="24"/>
                <w:rtl/>
              </w:rPr>
            </w:pPr>
            <w:r w:rsidRPr="00F733A3">
              <w:rPr>
                <w:rFonts w:ascii="Calibri" w:hAnsi="Calibri" w:cs="Calibri"/>
                <w:color w:val="000000"/>
                <w:sz w:val="24"/>
                <w:szCs w:val="24"/>
              </w:rPr>
              <w:t>222</w:t>
            </w:r>
          </w:p>
        </w:tc>
        <w:tc>
          <w:tcPr>
            <w:tcW w:w="1890" w:type="dxa"/>
          </w:tcPr>
          <w:p w14:paraId="793EDA6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فک</w:t>
            </w:r>
          </w:p>
        </w:tc>
        <w:tc>
          <w:tcPr>
            <w:tcW w:w="5579" w:type="dxa"/>
          </w:tcPr>
          <w:p w14:paraId="7B4E706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جدا شدن استخوان از عضو بطوریکه بدون عیب درمان شود</w:t>
            </w:r>
          </w:p>
        </w:tc>
      </w:tr>
      <w:tr w:rsidR="007F6683" w:rsidRPr="00F733A3" w14:paraId="586BD68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DE457E5" w14:textId="77777777" w:rsidR="007F6683" w:rsidRPr="00F733A3" w:rsidRDefault="007F6683" w:rsidP="00930086">
            <w:pPr>
              <w:rPr>
                <w:rFonts w:cs="B Lotus"/>
                <w:sz w:val="24"/>
                <w:szCs w:val="24"/>
                <w:rtl/>
              </w:rPr>
            </w:pPr>
            <w:r w:rsidRPr="00F733A3">
              <w:rPr>
                <w:rFonts w:ascii="Calibri" w:hAnsi="Calibri" w:cs="Calibri"/>
                <w:color w:val="000000"/>
                <w:sz w:val="24"/>
                <w:szCs w:val="24"/>
              </w:rPr>
              <w:t>223</w:t>
            </w:r>
          </w:p>
        </w:tc>
        <w:tc>
          <w:tcPr>
            <w:tcW w:w="1890" w:type="dxa"/>
          </w:tcPr>
          <w:p w14:paraId="0C0C951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فک</w:t>
            </w:r>
          </w:p>
        </w:tc>
        <w:tc>
          <w:tcPr>
            <w:tcW w:w="5579" w:type="dxa"/>
          </w:tcPr>
          <w:p w14:paraId="59C0E70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جدا شدن استخوان بطوریکه عضو بی فایده شود </w:t>
            </w:r>
          </w:p>
        </w:tc>
      </w:tr>
      <w:tr w:rsidR="007F6683" w:rsidRPr="00F733A3" w14:paraId="0832BA2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C12C55A" w14:textId="77777777" w:rsidR="007F6683" w:rsidRPr="00F733A3" w:rsidRDefault="007F6683" w:rsidP="00930086">
            <w:pPr>
              <w:rPr>
                <w:rFonts w:cs="B Lotus"/>
                <w:sz w:val="24"/>
                <w:szCs w:val="24"/>
                <w:rtl/>
              </w:rPr>
            </w:pPr>
            <w:r w:rsidRPr="00F733A3">
              <w:rPr>
                <w:rFonts w:ascii="Calibri" w:hAnsi="Calibri" w:cs="Calibri"/>
                <w:color w:val="000000"/>
                <w:sz w:val="24"/>
                <w:szCs w:val="24"/>
              </w:rPr>
              <w:t>224</w:t>
            </w:r>
          </w:p>
        </w:tc>
        <w:tc>
          <w:tcPr>
            <w:tcW w:w="1890" w:type="dxa"/>
          </w:tcPr>
          <w:p w14:paraId="3729D74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فک</w:t>
            </w:r>
          </w:p>
        </w:tc>
        <w:tc>
          <w:tcPr>
            <w:tcW w:w="5579" w:type="dxa"/>
          </w:tcPr>
          <w:p w14:paraId="5B34808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شکستگی با التیام مطلوب</w:t>
            </w:r>
            <w:r w:rsidRPr="00F733A3">
              <w:rPr>
                <w:rFonts w:ascii="Calibri" w:hAnsi="Calibri" w:cs="Times New Roman"/>
                <w:color w:val="000000"/>
                <w:sz w:val="24"/>
                <w:szCs w:val="24"/>
                <w:rtl/>
              </w:rPr>
              <w:t xml:space="preserve">/ </w:t>
            </w:r>
            <w:r w:rsidRPr="00F733A3">
              <w:rPr>
                <w:rFonts w:ascii="Calibri" w:hAnsi="Calibri" w:cs="Arial Unicode MS"/>
                <w:color w:val="000000"/>
                <w:sz w:val="24"/>
                <w:szCs w:val="24"/>
                <w:rtl/>
              </w:rPr>
              <w:t>با التیام معیوب</w:t>
            </w:r>
          </w:p>
        </w:tc>
      </w:tr>
      <w:tr w:rsidR="007F6683" w:rsidRPr="00F733A3" w14:paraId="3CA0132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D1CCD47" w14:textId="77777777" w:rsidR="007F6683" w:rsidRPr="00F733A3" w:rsidRDefault="007F6683" w:rsidP="00930086">
            <w:pPr>
              <w:rPr>
                <w:rFonts w:cs="B Lotus"/>
                <w:sz w:val="24"/>
                <w:szCs w:val="24"/>
                <w:rtl/>
              </w:rPr>
            </w:pPr>
            <w:r w:rsidRPr="00F733A3">
              <w:rPr>
                <w:rFonts w:ascii="Calibri" w:hAnsi="Calibri" w:cs="Calibri"/>
                <w:color w:val="000000"/>
                <w:sz w:val="24"/>
                <w:szCs w:val="24"/>
              </w:rPr>
              <w:t>225</w:t>
            </w:r>
          </w:p>
        </w:tc>
        <w:tc>
          <w:tcPr>
            <w:tcW w:w="1890" w:type="dxa"/>
          </w:tcPr>
          <w:p w14:paraId="74FBE57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انگشت</w:t>
            </w:r>
          </w:p>
        </w:tc>
        <w:tc>
          <w:tcPr>
            <w:tcW w:w="5579" w:type="dxa"/>
          </w:tcPr>
          <w:p w14:paraId="7E9F342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فلج کردن هر انگشت</w:t>
            </w:r>
          </w:p>
        </w:tc>
      </w:tr>
      <w:tr w:rsidR="007F6683" w:rsidRPr="00F733A3" w14:paraId="7B59024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40CBE46" w14:textId="77777777" w:rsidR="007F6683" w:rsidRPr="00F733A3" w:rsidRDefault="007F6683" w:rsidP="00930086">
            <w:pPr>
              <w:rPr>
                <w:rFonts w:cs="B Lotus"/>
                <w:sz w:val="24"/>
                <w:szCs w:val="24"/>
                <w:rtl/>
              </w:rPr>
            </w:pPr>
            <w:r w:rsidRPr="00F733A3">
              <w:rPr>
                <w:rFonts w:ascii="Calibri" w:hAnsi="Calibri" w:cs="Calibri"/>
                <w:color w:val="000000"/>
                <w:sz w:val="24"/>
                <w:szCs w:val="24"/>
              </w:rPr>
              <w:t>226</w:t>
            </w:r>
          </w:p>
        </w:tc>
        <w:tc>
          <w:tcPr>
            <w:tcW w:w="1890" w:type="dxa"/>
          </w:tcPr>
          <w:p w14:paraId="57EC793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انگشت</w:t>
            </w:r>
          </w:p>
        </w:tc>
        <w:tc>
          <w:tcPr>
            <w:tcW w:w="5579" w:type="dxa"/>
          </w:tcPr>
          <w:p w14:paraId="25F3218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یک انگشت</w:t>
            </w:r>
          </w:p>
        </w:tc>
      </w:tr>
      <w:tr w:rsidR="007F6683" w:rsidRPr="00F733A3" w14:paraId="020B977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0B8D195" w14:textId="77777777" w:rsidR="007F6683" w:rsidRPr="00F733A3" w:rsidRDefault="007F6683" w:rsidP="00930086">
            <w:pPr>
              <w:rPr>
                <w:rFonts w:cs="B Lotus"/>
                <w:sz w:val="24"/>
                <w:szCs w:val="24"/>
                <w:rtl/>
              </w:rPr>
            </w:pPr>
            <w:r w:rsidRPr="00F733A3">
              <w:rPr>
                <w:rFonts w:ascii="Calibri" w:hAnsi="Calibri" w:cs="Calibri"/>
                <w:color w:val="000000"/>
                <w:sz w:val="24"/>
                <w:szCs w:val="24"/>
              </w:rPr>
              <w:t>227</w:t>
            </w:r>
          </w:p>
        </w:tc>
        <w:tc>
          <w:tcPr>
            <w:tcW w:w="1890" w:type="dxa"/>
          </w:tcPr>
          <w:p w14:paraId="6D4D03B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انگشت</w:t>
            </w:r>
          </w:p>
        </w:tc>
        <w:tc>
          <w:tcPr>
            <w:tcW w:w="5579" w:type="dxa"/>
          </w:tcPr>
          <w:p w14:paraId="3E9555D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انگشت زائد</w:t>
            </w:r>
          </w:p>
        </w:tc>
      </w:tr>
      <w:tr w:rsidR="007F6683" w:rsidRPr="00F733A3" w14:paraId="196DF2F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1BF6397" w14:textId="77777777" w:rsidR="007F6683" w:rsidRPr="00F733A3" w:rsidRDefault="007F6683" w:rsidP="00930086">
            <w:pPr>
              <w:rPr>
                <w:rFonts w:cs="B Lotus"/>
                <w:sz w:val="24"/>
                <w:szCs w:val="24"/>
                <w:rtl/>
              </w:rPr>
            </w:pPr>
            <w:r w:rsidRPr="00F733A3">
              <w:rPr>
                <w:rFonts w:ascii="Calibri" w:hAnsi="Calibri" w:cs="Calibri"/>
                <w:color w:val="000000"/>
                <w:sz w:val="24"/>
                <w:szCs w:val="24"/>
              </w:rPr>
              <w:t>228</w:t>
            </w:r>
          </w:p>
        </w:tc>
        <w:tc>
          <w:tcPr>
            <w:tcW w:w="1890" w:type="dxa"/>
          </w:tcPr>
          <w:p w14:paraId="765C4EC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انگشت</w:t>
            </w:r>
          </w:p>
        </w:tc>
        <w:tc>
          <w:tcPr>
            <w:tcW w:w="5579" w:type="dxa"/>
          </w:tcPr>
          <w:p w14:paraId="4E471E9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قطع کل انگشتان هر دست تنها یا تا مچ</w:t>
            </w:r>
          </w:p>
        </w:tc>
      </w:tr>
      <w:tr w:rsidR="007F6683" w:rsidRPr="00F733A3" w14:paraId="0E320E4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A0E61E5" w14:textId="77777777" w:rsidR="007F6683" w:rsidRPr="00F733A3" w:rsidRDefault="007F6683" w:rsidP="00930086">
            <w:pPr>
              <w:rPr>
                <w:rFonts w:cs="B Lotus"/>
                <w:sz w:val="24"/>
                <w:szCs w:val="24"/>
                <w:rtl/>
              </w:rPr>
            </w:pPr>
            <w:r w:rsidRPr="00F733A3">
              <w:rPr>
                <w:rFonts w:ascii="Calibri" w:hAnsi="Calibri" w:cs="Calibri"/>
                <w:color w:val="000000"/>
                <w:sz w:val="24"/>
                <w:szCs w:val="24"/>
              </w:rPr>
              <w:t>229</w:t>
            </w:r>
          </w:p>
        </w:tc>
        <w:tc>
          <w:tcPr>
            <w:tcW w:w="1890" w:type="dxa"/>
          </w:tcPr>
          <w:p w14:paraId="04CE4D3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ستون فقرات</w:t>
            </w:r>
          </w:p>
        </w:tc>
        <w:tc>
          <w:tcPr>
            <w:tcW w:w="5579" w:type="dxa"/>
          </w:tcPr>
          <w:p w14:paraId="7974BAE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شکستگی باعث فلج دوپا شود </w:t>
            </w:r>
          </w:p>
        </w:tc>
      </w:tr>
      <w:tr w:rsidR="007F6683" w:rsidRPr="00F733A3" w14:paraId="28F149F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15B5B3E" w14:textId="77777777" w:rsidR="007F6683" w:rsidRPr="00F733A3" w:rsidRDefault="007F6683" w:rsidP="00930086">
            <w:pPr>
              <w:rPr>
                <w:rFonts w:cs="B Lotus"/>
                <w:sz w:val="24"/>
                <w:szCs w:val="24"/>
                <w:rtl/>
              </w:rPr>
            </w:pPr>
            <w:r w:rsidRPr="00F733A3">
              <w:rPr>
                <w:rFonts w:ascii="Calibri" w:hAnsi="Calibri" w:cs="Calibri"/>
                <w:color w:val="000000"/>
                <w:sz w:val="24"/>
                <w:szCs w:val="24"/>
              </w:rPr>
              <w:t>230</w:t>
            </w:r>
          </w:p>
        </w:tc>
        <w:tc>
          <w:tcPr>
            <w:tcW w:w="1890" w:type="dxa"/>
          </w:tcPr>
          <w:p w14:paraId="18C8270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ستون فقرات</w:t>
            </w:r>
          </w:p>
        </w:tc>
        <w:tc>
          <w:tcPr>
            <w:tcW w:w="5579" w:type="dxa"/>
          </w:tcPr>
          <w:p w14:paraId="518CFDC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پس از اصلاح ستون فقرات بصورت کمان و خمیده در آید</w:t>
            </w:r>
          </w:p>
        </w:tc>
      </w:tr>
      <w:tr w:rsidR="007F6683" w:rsidRPr="00F733A3" w14:paraId="380CC2E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BAE32F6" w14:textId="77777777" w:rsidR="007F6683" w:rsidRPr="00F733A3" w:rsidRDefault="007F6683" w:rsidP="00930086">
            <w:pPr>
              <w:rPr>
                <w:rFonts w:cs="B Lotus"/>
                <w:sz w:val="24"/>
                <w:szCs w:val="24"/>
                <w:rtl/>
              </w:rPr>
            </w:pPr>
            <w:r w:rsidRPr="00F733A3">
              <w:rPr>
                <w:rFonts w:ascii="Calibri" w:hAnsi="Calibri" w:cs="Calibri"/>
                <w:color w:val="000000"/>
                <w:sz w:val="24"/>
                <w:szCs w:val="24"/>
              </w:rPr>
              <w:t>231</w:t>
            </w:r>
          </w:p>
        </w:tc>
        <w:tc>
          <w:tcPr>
            <w:tcW w:w="1890" w:type="dxa"/>
          </w:tcPr>
          <w:p w14:paraId="74E5D8B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ستون فقرات</w:t>
            </w:r>
          </w:p>
        </w:tc>
        <w:tc>
          <w:tcPr>
            <w:tcW w:w="5579" w:type="dxa"/>
          </w:tcPr>
          <w:p w14:paraId="30B8AE8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بصورت خمیده در آید و نشستن و راه رفتن را سلب نماید</w:t>
            </w:r>
          </w:p>
        </w:tc>
      </w:tr>
      <w:tr w:rsidR="007F6683" w:rsidRPr="00F733A3" w14:paraId="4C421C5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C9E8298" w14:textId="77777777" w:rsidR="007F6683" w:rsidRPr="00F733A3" w:rsidRDefault="007F6683" w:rsidP="00930086">
            <w:pPr>
              <w:rPr>
                <w:rFonts w:cs="B Lotus"/>
                <w:sz w:val="24"/>
                <w:szCs w:val="24"/>
                <w:rtl/>
              </w:rPr>
            </w:pPr>
            <w:r w:rsidRPr="00F733A3">
              <w:rPr>
                <w:rFonts w:ascii="Calibri" w:hAnsi="Calibri" w:cs="Calibri"/>
                <w:color w:val="000000"/>
                <w:sz w:val="24"/>
                <w:szCs w:val="24"/>
              </w:rPr>
              <w:t>233</w:t>
            </w:r>
          </w:p>
        </w:tc>
        <w:tc>
          <w:tcPr>
            <w:tcW w:w="1890" w:type="dxa"/>
          </w:tcPr>
          <w:p w14:paraId="4804D72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نشمن گاه</w:t>
            </w:r>
          </w:p>
        </w:tc>
        <w:tc>
          <w:tcPr>
            <w:tcW w:w="5579" w:type="dxa"/>
          </w:tcPr>
          <w:p w14:paraId="7CBF26D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شکستگی استخوان نشیمن گاه منجر به عدم توانایی در ضبظ مدفوع</w:t>
            </w:r>
          </w:p>
        </w:tc>
      </w:tr>
      <w:tr w:rsidR="007F6683" w:rsidRPr="00F733A3" w14:paraId="6C28E4E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F45F06D" w14:textId="77777777" w:rsidR="007F6683" w:rsidRPr="00F733A3" w:rsidRDefault="007F6683" w:rsidP="00930086">
            <w:pPr>
              <w:rPr>
                <w:rFonts w:cs="B Lotus"/>
                <w:sz w:val="24"/>
                <w:szCs w:val="24"/>
                <w:rtl/>
              </w:rPr>
            </w:pPr>
            <w:r w:rsidRPr="00F733A3">
              <w:rPr>
                <w:rFonts w:ascii="Calibri" w:hAnsi="Calibri" w:cs="Calibri"/>
                <w:color w:val="000000"/>
                <w:sz w:val="24"/>
                <w:szCs w:val="24"/>
              </w:rPr>
              <w:t>234</w:t>
            </w:r>
          </w:p>
        </w:tc>
        <w:tc>
          <w:tcPr>
            <w:tcW w:w="1890" w:type="dxa"/>
          </w:tcPr>
          <w:p w14:paraId="59254FA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نشمن گاه</w:t>
            </w:r>
          </w:p>
        </w:tc>
        <w:tc>
          <w:tcPr>
            <w:tcW w:w="5579" w:type="dxa"/>
          </w:tcPr>
          <w:p w14:paraId="076C98A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عدم توانایی درضبط مدفوع ناشی ازضربه به بیضه ودبر</w:t>
            </w:r>
          </w:p>
        </w:tc>
      </w:tr>
      <w:tr w:rsidR="007F6683" w:rsidRPr="00F733A3" w14:paraId="0F63435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7E17E00" w14:textId="77777777" w:rsidR="007F6683" w:rsidRPr="00F733A3" w:rsidRDefault="007F6683" w:rsidP="00930086">
            <w:pPr>
              <w:rPr>
                <w:rFonts w:cs="B Lotus"/>
                <w:sz w:val="24"/>
                <w:szCs w:val="24"/>
                <w:rtl/>
              </w:rPr>
            </w:pPr>
            <w:r w:rsidRPr="00F733A3">
              <w:rPr>
                <w:rFonts w:ascii="Calibri" w:hAnsi="Calibri" w:cs="Calibri"/>
                <w:color w:val="000000"/>
                <w:sz w:val="24"/>
                <w:szCs w:val="24"/>
              </w:rPr>
              <w:t>235</w:t>
            </w:r>
          </w:p>
        </w:tc>
        <w:tc>
          <w:tcPr>
            <w:tcW w:w="1890" w:type="dxa"/>
          </w:tcPr>
          <w:p w14:paraId="20ABC65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نشمن گاه</w:t>
            </w:r>
          </w:p>
        </w:tc>
        <w:tc>
          <w:tcPr>
            <w:tcW w:w="5579" w:type="dxa"/>
          </w:tcPr>
          <w:p w14:paraId="78E54A6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عدم توانایی در کنترل مدفوع و ادرار در اثر ضربه به محل دیگر به غیر از موارد فوق</w:t>
            </w:r>
          </w:p>
        </w:tc>
      </w:tr>
      <w:tr w:rsidR="007F6683" w:rsidRPr="00F733A3" w14:paraId="153D264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E1BC4E9" w14:textId="77777777" w:rsidR="007F6683" w:rsidRPr="00F733A3" w:rsidRDefault="007F6683" w:rsidP="00930086">
            <w:pPr>
              <w:rPr>
                <w:rFonts w:cs="B Lotus"/>
                <w:sz w:val="24"/>
                <w:szCs w:val="24"/>
                <w:rtl/>
              </w:rPr>
            </w:pPr>
            <w:r w:rsidRPr="00F733A3">
              <w:rPr>
                <w:rFonts w:ascii="Calibri" w:hAnsi="Calibri" w:cs="Calibri"/>
                <w:color w:val="000000"/>
                <w:sz w:val="24"/>
                <w:szCs w:val="24"/>
              </w:rPr>
              <w:t>236</w:t>
            </w:r>
          </w:p>
        </w:tc>
        <w:tc>
          <w:tcPr>
            <w:tcW w:w="1890" w:type="dxa"/>
          </w:tcPr>
          <w:p w14:paraId="3A5E0A1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44B6007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 شدگی انگشت دست یا پا به غیر از شست با التیام مطلوب</w:t>
            </w:r>
          </w:p>
        </w:tc>
      </w:tr>
      <w:tr w:rsidR="007F6683" w:rsidRPr="00F733A3" w14:paraId="2E29F67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5F26974" w14:textId="77777777" w:rsidR="007F6683" w:rsidRPr="00F733A3" w:rsidRDefault="007F6683" w:rsidP="00930086">
            <w:pPr>
              <w:rPr>
                <w:rFonts w:cs="B Lotus"/>
                <w:sz w:val="24"/>
                <w:szCs w:val="24"/>
                <w:rtl/>
              </w:rPr>
            </w:pPr>
            <w:r w:rsidRPr="00F733A3">
              <w:rPr>
                <w:rFonts w:ascii="Calibri" w:hAnsi="Calibri" w:cs="Calibri"/>
                <w:color w:val="000000"/>
                <w:sz w:val="24"/>
                <w:szCs w:val="24"/>
              </w:rPr>
              <w:t>237</w:t>
            </w:r>
          </w:p>
        </w:tc>
        <w:tc>
          <w:tcPr>
            <w:tcW w:w="1890" w:type="dxa"/>
          </w:tcPr>
          <w:p w14:paraId="1FC4640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4C3F298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 شدگی انگشت دست یا پا به غیر از شست با التیام معیوب</w:t>
            </w:r>
          </w:p>
        </w:tc>
      </w:tr>
      <w:tr w:rsidR="007F6683" w:rsidRPr="00F733A3" w14:paraId="7186371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AE110D2" w14:textId="77777777" w:rsidR="007F6683" w:rsidRPr="00F733A3" w:rsidRDefault="007F6683" w:rsidP="00930086">
            <w:pPr>
              <w:rPr>
                <w:rFonts w:cs="B Lotus"/>
                <w:sz w:val="24"/>
                <w:szCs w:val="24"/>
                <w:rtl/>
              </w:rPr>
            </w:pPr>
            <w:r w:rsidRPr="00F733A3">
              <w:rPr>
                <w:rFonts w:ascii="Calibri" w:hAnsi="Calibri" w:cs="Calibri"/>
                <w:color w:val="000000"/>
                <w:sz w:val="24"/>
                <w:szCs w:val="24"/>
              </w:rPr>
              <w:t>238</w:t>
            </w:r>
          </w:p>
        </w:tc>
        <w:tc>
          <w:tcPr>
            <w:tcW w:w="1890" w:type="dxa"/>
          </w:tcPr>
          <w:p w14:paraId="474EF6B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3B5CC88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شکستگی بند انگشت شست با التیام معیوب</w:t>
            </w:r>
          </w:p>
        </w:tc>
      </w:tr>
      <w:tr w:rsidR="007F6683" w:rsidRPr="00F733A3" w14:paraId="03C4FDE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4FC48D8" w14:textId="77777777" w:rsidR="007F6683" w:rsidRPr="00F733A3" w:rsidRDefault="007F6683" w:rsidP="00930086">
            <w:pPr>
              <w:rPr>
                <w:rFonts w:cs="B Lotus"/>
                <w:sz w:val="24"/>
                <w:szCs w:val="24"/>
                <w:rtl/>
              </w:rPr>
            </w:pPr>
            <w:r w:rsidRPr="00F733A3">
              <w:rPr>
                <w:rFonts w:ascii="Calibri" w:hAnsi="Calibri" w:cs="Calibri"/>
                <w:color w:val="000000"/>
                <w:sz w:val="24"/>
                <w:szCs w:val="24"/>
              </w:rPr>
              <w:t>239</w:t>
            </w:r>
          </w:p>
        </w:tc>
        <w:tc>
          <w:tcPr>
            <w:tcW w:w="1890" w:type="dxa"/>
          </w:tcPr>
          <w:p w14:paraId="1D83581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52D6569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شکستگی استخوان انگشت شست با التیام مطلوب </w:t>
            </w:r>
          </w:p>
        </w:tc>
      </w:tr>
      <w:tr w:rsidR="007F6683" w:rsidRPr="00F733A3" w14:paraId="66080EF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74E5ED7" w14:textId="77777777" w:rsidR="007F6683" w:rsidRPr="00F733A3" w:rsidRDefault="007F6683" w:rsidP="00930086">
            <w:pPr>
              <w:rPr>
                <w:rFonts w:cs="B Lotus"/>
                <w:sz w:val="24"/>
                <w:szCs w:val="24"/>
                <w:rtl/>
              </w:rPr>
            </w:pPr>
            <w:r w:rsidRPr="00F733A3">
              <w:rPr>
                <w:rFonts w:ascii="Calibri" w:hAnsi="Calibri" w:cs="Calibri"/>
                <w:color w:val="000000"/>
                <w:sz w:val="24"/>
                <w:szCs w:val="24"/>
              </w:rPr>
              <w:t>240</w:t>
            </w:r>
          </w:p>
        </w:tc>
        <w:tc>
          <w:tcPr>
            <w:tcW w:w="1890" w:type="dxa"/>
          </w:tcPr>
          <w:p w14:paraId="54992D9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1377627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 شدگی انگشت شست با التیام معیوب</w:t>
            </w:r>
          </w:p>
        </w:tc>
      </w:tr>
      <w:tr w:rsidR="007F6683" w:rsidRPr="00F733A3" w14:paraId="7BC8898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E332758" w14:textId="77777777" w:rsidR="007F6683" w:rsidRPr="00F733A3" w:rsidRDefault="007F6683" w:rsidP="00930086">
            <w:pPr>
              <w:rPr>
                <w:rFonts w:cs="B Lotus"/>
                <w:sz w:val="24"/>
                <w:szCs w:val="24"/>
                <w:rtl/>
              </w:rPr>
            </w:pPr>
            <w:r w:rsidRPr="00F733A3">
              <w:rPr>
                <w:rFonts w:ascii="Calibri" w:hAnsi="Calibri" w:cs="Calibri"/>
                <w:color w:val="000000"/>
                <w:sz w:val="24"/>
                <w:szCs w:val="24"/>
              </w:rPr>
              <w:t>241</w:t>
            </w:r>
          </w:p>
        </w:tc>
        <w:tc>
          <w:tcPr>
            <w:tcW w:w="1890" w:type="dxa"/>
          </w:tcPr>
          <w:p w14:paraId="6B79405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استخوان</w:t>
            </w:r>
          </w:p>
        </w:tc>
        <w:tc>
          <w:tcPr>
            <w:tcW w:w="5579" w:type="dxa"/>
          </w:tcPr>
          <w:p w14:paraId="25A666F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خرد شدگی انگشت شست با التیام مطلوب</w:t>
            </w:r>
          </w:p>
        </w:tc>
      </w:tr>
      <w:tr w:rsidR="007F6683" w:rsidRPr="00F733A3" w14:paraId="7024CC0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7523ADE" w14:textId="77777777" w:rsidR="007F6683" w:rsidRPr="00F733A3" w:rsidRDefault="007F6683" w:rsidP="00930086">
            <w:pPr>
              <w:rPr>
                <w:rFonts w:cs="B Lotus"/>
                <w:sz w:val="24"/>
                <w:szCs w:val="24"/>
                <w:rtl/>
              </w:rPr>
            </w:pPr>
            <w:r w:rsidRPr="00F733A3">
              <w:rPr>
                <w:rFonts w:ascii="Calibri" w:hAnsi="Calibri" w:cs="Calibri"/>
                <w:color w:val="000000"/>
                <w:sz w:val="24"/>
                <w:szCs w:val="24"/>
              </w:rPr>
              <w:t>242</w:t>
            </w:r>
          </w:p>
        </w:tc>
        <w:tc>
          <w:tcPr>
            <w:tcW w:w="1890" w:type="dxa"/>
          </w:tcPr>
          <w:p w14:paraId="08A943A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حس شنوایی</w:t>
            </w:r>
          </w:p>
        </w:tc>
        <w:tc>
          <w:tcPr>
            <w:tcW w:w="5579" w:type="dxa"/>
          </w:tcPr>
          <w:p w14:paraId="6095DBF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دست دادن شنوایی با بریده شدن هر دو گوش</w:t>
            </w:r>
          </w:p>
        </w:tc>
      </w:tr>
      <w:tr w:rsidR="007F6683" w:rsidRPr="00F733A3" w14:paraId="5D6F7C2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EB409F3" w14:textId="77777777" w:rsidR="007F6683" w:rsidRPr="00F733A3" w:rsidRDefault="007F6683" w:rsidP="00930086">
            <w:pPr>
              <w:rPr>
                <w:rFonts w:cs="B Lotus"/>
                <w:sz w:val="24"/>
                <w:szCs w:val="24"/>
                <w:rtl/>
              </w:rPr>
            </w:pPr>
            <w:r w:rsidRPr="00F733A3">
              <w:rPr>
                <w:rFonts w:ascii="Calibri" w:hAnsi="Calibri" w:cs="Calibri"/>
                <w:color w:val="000000"/>
                <w:sz w:val="24"/>
                <w:szCs w:val="24"/>
              </w:rPr>
              <w:t>243</w:t>
            </w:r>
          </w:p>
        </w:tc>
        <w:tc>
          <w:tcPr>
            <w:tcW w:w="1890" w:type="dxa"/>
          </w:tcPr>
          <w:p w14:paraId="6BEE8E3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حس شنوایی</w:t>
            </w:r>
          </w:p>
        </w:tc>
        <w:tc>
          <w:tcPr>
            <w:tcW w:w="5579" w:type="dxa"/>
          </w:tcPr>
          <w:p w14:paraId="39D28CC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بین بردن حس شنوایی دوگوش</w:t>
            </w:r>
          </w:p>
        </w:tc>
      </w:tr>
      <w:tr w:rsidR="007F6683" w:rsidRPr="00F733A3" w14:paraId="68E1856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8FA66B8" w14:textId="77777777" w:rsidR="007F6683" w:rsidRPr="00F733A3" w:rsidRDefault="007F6683" w:rsidP="00930086">
            <w:pPr>
              <w:rPr>
                <w:rFonts w:cs="B Lotus"/>
                <w:sz w:val="24"/>
                <w:szCs w:val="24"/>
                <w:rtl/>
              </w:rPr>
            </w:pPr>
            <w:r w:rsidRPr="00F733A3">
              <w:rPr>
                <w:rFonts w:ascii="Calibri" w:hAnsi="Calibri" w:cs="Calibri"/>
                <w:color w:val="000000"/>
                <w:sz w:val="24"/>
                <w:szCs w:val="24"/>
              </w:rPr>
              <w:t>244</w:t>
            </w:r>
          </w:p>
        </w:tc>
        <w:tc>
          <w:tcPr>
            <w:tcW w:w="1890" w:type="dxa"/>
          </w:tcPr>
          <w:p w14:paraId="59435B1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حس شنوایی</w:t>
            </w:r>
          </w:p>
        </w:tc>
        <w:tc>
          <w:tcPr>
            <w:tcW w:w="5579" w:type="dxa"/>
          </w:tcPr>
          <w:p w14:paraId="080953D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دست دادن شنوایی با بریده شدن یک گوش</w:t>
            </w:r>
          </w:p>
        </w:tc>
      </w:tr>
      <w:tr w:rsidR="007F6683" w:rsidRPr="00F733A3" w14:paraId="03CE722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EC82374" w14:textId="77777777" w:rsidR="007F6683" w:rsidRPr="00F733A3" w:rsidRDefault="007F6683" w:rsidP="00930086">
            <w:pPr>
              <w:rPr>
                <w:rFonts w:cs="B Lotus"/>
                <w:sz w:val="24"/>
                <w:szCs w:val="24"/>
                <w:rtl/>
              </w:rPr>
            </w:pPr>
            <w:r w:rsidRPr="00F733A3">
              <w:rPr>
                <w:rFonts w:ascii="Calibri" w:hAnsi="Calibri" w:cs="Calibri"/>
                <w:color w:val="000000"/>
                <w:sz w:val="24"/>
                <w:szCs w:val="24"/>
              </w:rPr>
              <w:t>245</w:t>
            </w:r>
          </w:p>
        </w:tc>
        <w:tc>
          <w:tcPr>
            <w:tcW w:w="1890" w:type="dxa"/>
          </w:tcPr>
          <w:p w14:paraId="4F04DAD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حس بینایی</w:t>
            </w:r>
          </w:p>
        </w:tc>
        <w:tc>
          <w:tcPr>
            <w:tcW w:w="5579" w:type="dxa"/>
          </w:tcPr>
          <w:p w14:paraId="084CC28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بین رفتن بینایی هر دو چشم</w:t>
            </w:r>
          </w:p>
        </w:tc>
      </w:tr>
      <w:tr w:rsidR="007F6683" w:rsidRPr="00F733A3" w14:paraId="5908010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1FE3137" w14:textId="77777777" w:rsidR="007F6683" w:rsidRPr="00F733A3" w:rsidRDefault="007F6683" w:rsidP="00930086">
            <w:pPr>
              <w:rPr>
                <w:rFonts w:cs="B Lotus"/>
                <w:sz w:val="24"/>
                <w:szCs w:val="24"/>
                <w:rtl/>
              </w:rPr>
            </w:pPr>
            <w:r w:rsidRPr="00F733A3">
              <w:rPr>
                <w:rFonts w:ascii="Calibri" w:hAnsi="Calibri" w:cs="Calibri"/>
                <w:color w:val="000000"/>
                <w:sz w:val="24"/>
                <w:szCs w:val="24"/>
              </w:rPr>
              <w:t>246</w:t>
            </w:r>
          </w:p>
        </w:tc>
        <w:tc>
          <w:tcPr>
            <w:tcW w:w="1890" w:type="dxa"/>
          </w:tcPr>
          <w:p w14:paraId="2FB2C5C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زوال منافع</w:t>
            </w:r>
          </w:p>
        </w:tc>
        <w:tc>
          <w:tcPr>
            <w:tcW w:w="5579" w:type="dxa"/>
          </w:tcPr>
          <w:p w14:paraId="785B138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در کلیه ایام تا پایان هر روز </w:t>
            </w:r>
          </w:p>
        </w:tc>
      </w:tr>
      <w:tr w:rsidR="007F6683" w:rsidRPr="00F733A3" w14:paraId="5F0D910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31C0FD5" w14:textId="77777777" w:rsidR="007F6683" w:rsidRPr="00F733A3" w:rsidRDefault="007F6683" w:rsidP="00930086">
            <w:pPr>
              <w:rPr>
                <w:rFonts w:cs="B Lotus"/>
                <w:sz w:val="24"/>
                <w:szCs w:val="24"/>
                <w:rtl/>
              </w:rPr>
            </w:pPr>
            <w:r w:rsidRPr="00F733A3">
              <w:rPr>
                <w:rFonts w:ascii="Calibri" w:hAnsi="Calibri" w:cs="Calibri"/>
                <w:color w:val="000000"/>
                <w:sz w:val="24"/>
                <w:szCs w:val="24"/>
              </w:rPr>
              <w:t>247</w:t>
            </w:r>
          </w:p>
        </w:tc>
        <w:tc>
          <w:tcPr>
            <w:tcW w:w="1890" w:type="dxa"/>
          </w:tcPr>
          <w:p w14:paraId="0698314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زوال منافع</w:t>
            </w:r>
          </w:p>
        </w:tc>
        <w:tc>
          <w:tcPr>
            <w:tcW w:w="5579" w:type="dxa"/>
          </w:tcPr>
          <w:p w14:paraId="17A63A0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در کلیه روزها تا نیمی از روز</w:t>
            </w:r>
          </w:p>
        </w:tc>
      </w:tr>
      <w:tr w:rsidR="007F6683" w:rsidRPr="00F733A3" w14:paraId="1CEC375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680F1D7" w14:textId="77777777" w:rsidR="007F6683" w:rsidRPr="00F733A3" w:rsidRDefault="007F6683" w:rsidP="00930086">
            <w:pPr>
              <w:rPr>
                <w:rFonts w:cs="B Lotus"/>
                <w:sz w:val="24"/>
                <w:szCs w:val="24"/>
                <w:rtl/>
              </w:rPr>
            </w:pPr>
            <w:r w:rsidRPr="00F733A3">
              <w:rPr>
                <w:rFonts w:ascii="Calibri" w:hAnsi="Calibri" w:cs="Calibri"/>
                <w:color w:val="000000"/>
                <w:sz w:val="24"/>
                <w:szCs w:val="24"/>
              </w:rPr>
              <w:t>248</w:t>
            </w:r>
          </w:p>
        </w:tc>
        <w:tc>
          <w:tcPr>
            <w:tcW w:w="1890" w:type="dxa"/>
          </w:tcPr>
          <w:p w14:paraId="3BCA7F1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زوال منافع</w:t>
            </w:r>
          </w:p>
        </w:tc>
        <w:tc>
          <w:tcPr>
            <w:tcW w:w="5579" w:type="dxa"/>
          </w:tcPr>
          <w:p w14:paraId="627AD28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در کلیه روزها تا هنگام برآمدن روز</w:t>
            </w:r>
          </w:p>
        </w:tc>
      </w:tr>
      <w:tr w:rsidR="007F6683" w:rsidRPr="00F733A3" w14:paraId="3A082C4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D144027" w14:textId="77777777" w:rsidR="007F6683" w:rsidRPr="00F733A3" w:rsidRDefault="007F6683" w:rsidP="00930086">
            <w:pPr>
              <w:rPr>
                <w:rFonts w:cs="B Lotus"/>
                <w:sz w:val="24"/>
                <w:szCs w:val="24"/>
                <w:rtl/>
              </w:rPr>
            </w:pPr>
            <w:r w:rsidRPr="00F733A3">
              <w:rPr>
                <w:rFonts w:ascii="Calibri" w:hAnsi="Calibri" w:cs="Calibri"/>
                <w:color w:val="000000"/>
                <w:sz w:val="24"/>
                <w:szCs w:val="24"/>
              </w:rPr>
              <w:t>249</w:t>
            </w:r>
          </w:p>
        </w:tc>
        <w:tc>
          <w:tcPr>
            <w:tcW w:w="1890" w:type="dxa"/>
          </w:tcPr>
          <w:p w14:paraId="7CEDE47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زوال منافع</w:t>
            </w:r>
          </w:p>
        </w:tc>
        <w:tc>
          <w:tcPr>
            <w:tcW w:w="5579" w:type="dxa"/>
          </w:tcPr>
          <w:p w14:paraId="4D61BFC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از بین رفتن توان مقاربت</w:t>
            </w:r>
          </w:p>
        </w:tc>
      </w:tr>
      <w:tr w:rsidR="007F6683" w:rsidRPr="00F733A3" w14:paraId="07B045D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698B0CF" w14:textId="77777777" w:rsidR="007F6683" w:rsidRPr="00F733A3" w:rsidRDefault="007F6683" w:rsidP="00930086">
            <w:pPr>
              <w:rPr>
                <w:rFonts w:cs="B Lotus"/>
                <w:sz w:val="24"/>
                <w:szCs w:val="24"/>
                <w:rtl/>
              </w:rPr>
            </w:pPr>
            <w:r w:rsidRPr="00F733A3">
              <w:rPr>
                <w:rFonts w:ascii="Calibri" w:hAnsi="Calibri" w:cs="Calibri"/>
                <w:color w:val="000000"/>
                <w:sz w:val="24"/>
                <w:szCs w:val="24"/>
              </w:rPr>
              <w:t>250</w:t>
            </w:r>
          </w:p>
        </w:tc>
        <w:tc>
          <w:tcPr>
            <w:tcW w:w="1890" w:type="dxa"/>
          </w:tcPr>
          <w:p w14:paraId="0AC3D47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15B97AF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حارصه گردن</w:t>
            </w:r>
          </w:p>
        </w:tc>
      </w:tr>
      <w:tr w:rsidR="007F6683" w:rsidRPr="00F733A3" w14:paraId="77326B5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074A566" w14:textId="77777777" w:rsidR="007F6683" w:rsidRPr="00F733A3" w:rsidRDefault="007F6683" w:rsidP="00930086">
            <w:pPr>
              <w:rPr>
                <w:rFonts w:cs="B Lotus"/>
                <w:sz w:val="24"/>
                <w:szCs w:val="24"/>
                <w:rtl/>
              </w:rPr>
            </w:pPr>
            <w:r w:rsidRPr="00F733A3">
              <w:rPr>
                <w:rFonts w:ascii="Calibri" w:hAnsi="Calibri" w:cs="Calibri"/>
                <w:color w:val="000000"/>
                <w:sz w:val="24"/>
                <w:szCs w:val="24"/>
              </w:rPr>
              <w:t>251</w:t>
            </w:r>
          </w:p>
        </w:tc>
        <w:tc>
          <w:tcPr>
            <w:tcW w:w="1890" w:type="dxa"/>
          </w:tcPr>
          <w:p w14:paraId="65F9EE6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403CCA8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دامیه گردن</w:t>
            </w:r>
          </w:p>
        </w:tc>
      </w:tr>
      <w:tr w:rsidR="007F6683" w:rsidRPr="00F733A3" w14:paraId="3EDABC8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44CE1B0" w14:textId="77777777" w:rsidR="007F6683" w:rsidRPr="00F733A3" w:rsidRDefault="007F6683" w:rsidP="00930086">
            <w:pPr>
              <w:rPr>
                <w:rFonts w:cs="B Lotus"/>
                <w:sz w:val="24"/>
                <w:szCs w:val="24"/>
                <w:rtl/>
              </w:rPr>
            </w:pPr>
            <w:r w:rsidRPr="00F733A3">
              <w:rPr>
                <w:rFonts w:ascii="Calibri" w:hAnsi="Calibri" w:cs="Calibri"/>
                <w:color w:val="000000"/>
                <w:sz w:val="24"/>
                <w:szCs w:val="24"/>
              </w:rPr>
              <w:t>252</w:t>
            </w:r>
          </w:p>
        </w:tc>
        <w:tc>
          <w:tcPr>
            <w:tcW w:w="1890" w:type="dxa"/>
          </w:tcPr>
          <w:p w14:paraId="747B0B2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2F67DEC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متلاحمه گردن</w:t>
            </w:r>
          </w:p>
        </w:tc>
      </w:tr>
      <w:tr w:rsidR="007F6683" w:rsidRPr="00F733A3" w14:paraId="1107AA6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87F7C61" w14:textId="77777777" w:rsidR="007F6683" w:rsidRPr="00F733A3" w:rsidRDefault="007F6683" w:rsidP="00930086">
            <w:pPr>
              <w:rPr>
                <w:rFonts w:cs="B Lotus"/>
                <w:sz w:val="24"/>
                <w:szCs w:val="24"/>
                <w:rtl/>
              </w:rPr>
            </w:pPr>
            <w:r w:rsidRPr="00F733A3">
              <w:rPr>
                <w:rFonts w:ascii="Calibri" w:hAnsi="Calibri" w:cs="Calibri"/>
                <w:color w:val="000000"/>
                <w:sz w:val="24"/>
                <w:szCs w:val="24"/>
              </w:rPr>
              <w:t>253</w:t>
            </w:r>
          </w:p>
        </w:tc>
        <w:tc>
          <w:tcPr>
            <w:tcW w:w="1890" w:type="dxa"/>
          </w:tcPr>
          <w:p w14:paraId="7DD3804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35EE463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سیاه شدگی بدن</w:t>
            </w:r>
          </w:p>
        </w:tc>
      </w:tr>
      <w:tr w:rsidR="007F6683" w:rsidRPr="00F733A3" w14:paraId="79C4A49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E2215A0" w14:textId="77777777" w:rsidR="007F6683" w:rsidRPr="00F733A3" w:rsidRDefault="007F6683" w:rsidP="00930086">
            <w:pPr>
              <w:rPr>
                <w:rFonts w:cs="B Lotus"/>
                <w:sz w:val="24"/>
                <w:szCs w:val="24"/>
                <w:rtl/>
              </w:rPr>
            </w:pPr>
            <w:r w:rsidRPr="00F733A3">
              <w:rPr>
                <w:rFonts w:ascii="Calibri" w:hAnsi="Calibri" w:cs="Calibri"/>
                <w:color w:val="000000"/>
                <w:sz w:val="24"/>
                <w:szCs w:val="24"/>
              </w:rPr>
              <w:t>254</w:t>
            </w:r>
          </w:p>
        </w:tc>
        <w:tc>
          <w:tcPr>
            <w:tcW w:w="1890" w:type="dxa"/>
          </w:tcPr>
          <w:p w14:paraId="2CA488E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3F24971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 xml:space="preserve">کبودی بدن </w:t>
            </w:r>
          </w:p>
        </w:tc>
      </w:tr>
      <w:tr w:rsidR="007F6683" w:rsidRPr="00F733A3" w14:paraId="597A7A4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7EB3C41" w14:textId="77777777" w:rsidR="007F6683" w:rsidRPr="00F733A3" w:rsidRDefault="007F6683" w:rsidP="00930086">
            <w:pPr>
              <w:rPr>
                <w:rFonts w:cs="B Lotus"/>
                <w:sz w:val="24"/>
                <w:szCs w:val="24"/>
                <w:rtl/>
              </w:rPr>
            </w:pPr>
            <w:r w:rsidRPr="00F733A3">
              <w:rPr>
                <w:rFonts w:ascii="Calibri" w:hAnsi="Calibri" w:cs="Calibri"/>
                <w:color w:val="000000"/>
                <w:sz w:val="24"/>
                <w:szCs w:val="24"/>
              </w:rPr>
              <w:t>255</w:t>
            </w:r>
          </w:p>
        </w:tc>
        <w:tc>
          <w:tcPr>
            <w:tcW w:w="1890" w:type="dxa"/>
          </w:tcPr>
          <w:p w14:paraId="667345C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6F48DE0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سرخ شدگی بدن</w:t>
            </w:r>
          </w:p>
        </w:tc>
      </w:tr>
      <w:tr w:rsidR="007F6683" w:rsidRPr="00F733A3" w14:paraId="285D11B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AB0BCA5" w14:textId="77777777" w:rsidR="007F6683" w:rsidRPr="00F733A3" w:rsidRDefault="007F6683" w:rsidP="00930086">
            <w:pPr>
              <w:rPr>
                <w:rFonts w:cs="B Lotus"/>
                <w:sz w:val="24"/>
                <w:szCs w:val="24"/>
                <w:rtl/>
              </w:rPr>
            </w:pPr>
            <w:r w:rsidRPr="00F733A3">
              <w:rPr>
                <w:rFonts w:ascii="Calibri" w:hAnsi="Calibri" w:cs="Calibri"/>
                <w:color w:val="000000"/>
                <w:sz w:val="24"/>
                <w:szCs w:val="24"/>
              </w:rPr>
              <w:t>256</w:t>
            </w:r>
          </w:p>
        </w:tc>
        <w:tc>
          <w:tcPr>
            <w:tcW w:w="1890" w:type="dxa"/>
          </w:tcPr>
          <w:p w14:paraId="7941E62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7027225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سمحاق گردن</w:t>
            </w:r>
          </w:p>
        </w:tc>
      </w:tr>
      <w:tr w:rsidR="007F6683" w:rsidRPr="00F733A3" w14:paraId="13CD577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57C5BB1" w14:textId="77777777" w:rsidR="007F6683" w:rsidRPr="00F733A3" w:rsidRDefault="007F6683" w:rsidP="00930086">
            <w:pPr>
              <w:rPr>
                <w:rFonts w:cs="B Lotus"/>
                <w:sz w:val="24"/>
                <w:szCs w:val="24"/>
                <w:rtl/>
              </w:rPr>
            </w:pPr>
            <w:r w:rsidRPr="00F733A3">
              <w:rPr>
                <w:rFonts w:ascii="Calibri" w:hAnsi="Calibri" w:cs="Calibri"/>
                <w:color w:val="000000"/>
                <w:sz w:val="24"/>
                <w:szCs w:val="24"/>
              </w:rPr>
              <w:lastRenderedPageBreak/>
              <w:t>257</w:t>
            </w:r>
          </w:p>
        </w:tc>
        <w:tc>
          <w:tcPr>
            <w:tcW w:w="1890" w:type="dxa"/>
          </w:tcPr>
          <w:p w14:paraId="5ED6451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5D25F24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موضحه گردن</w:t>
            </w:r>
          </w:p>
        </w:tc>
      </w:tr>
      <w:tr w:rsidR="007F6683" w:rsidRPr="00F733A3" w14:paraId="5E4C0C1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7A1C58D" w14:textId="77777777" w:rsidR="007F6683" w:rsidRPr="00F733A3" w:rsidRDefault="007F6683" w:rsidP="00930086">
            <w:pPr>
              <w:rPr>
                <w:rFonts w:cs="B Lotus"/>
                <w:sz w:val="24"/>
                <w:szCs w:val="24"/>
                <w:rtl/>
              </w:rPr>
            </w:pPr>
            <w:r w:rsidRPr="00F733A3">
              <w:rPr>
                <w:rFonts w:ascii="Calibri" w:hAnsi="Calibri" w:cs="Calibri"/>
                <w:color w:val="000000"/>
                <w:sz w:val="24"/>
                <w:szCs w:val="24"/>
              </w:rPr>
              <w:t>258</w:t>
            </w:r>
          </w:p>
        </w:tc>
        <w:tc>
          <w:tcPr>
            <w:tcW w:w="1890" w:type="dxa"/>
          </w:tcPr>
          <w:p w14:paraId="2424911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سقط جنین</w:t>
            </w:r>
          </w:p>
        </w:tc>
        <w:tc>
          <w:tcPr>
            <w:tcW w:w="5579" w:type="dxa"/>
          </w:tcPr>
          <w:p w14:paraId="29DEAAD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سقط جنین روح درآن پیدا شده و پسر است</w:t>
            </w:r>
          </w:p>
        </w:tc>
      </w:tr>
      <w:tr w:rsidR="007F6683" w:rsidRPr="00F733A3" w14:paraId="1FF0002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6797580" w14:textId="77777777" w:rsidR="007F6683" w:rsidRPr="00F733A3" w:rsidRDefault="007F6683" w:rsidP="00930086">
            <w:pPr>
              <w:rPr>
                <w:rFonts w:cs="B Lotus"/>
                <w:sz w:val="24"/>
                <w:szCs w:val="24"/>
                <w:rtl/>
              </w:rPr>
            </w:pPr>
            <w:r w:rsidRPr="00F733A3">
              <w:rPr>
                <w:rFonts w:ascii="Calibri" w:hAnsi="Calibri" w:cs="Calibri"/>
                <w:color w:val="000000"/>
                <w:sz w:val="24"/>
                <w:szCs w:val="24"/>
              </w:rPr>
              <w:t>259</w:t>
            </w:r>
          </w:p>
        </w:tc>
        <w:tc>
          <w:tcPr>
            <w:tcW w:w="1890" w:type="dxa"/>
          </w:tcPr>
          <w:p w14:paraId="1C9D757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Lotus" w:hint="cs"/>
                <w:color w:val="000000"/>
                <w:rtl/>
              </w:rPr>
              <w:t>سقط جنین</w:t>
            </w:r>
          </w:p>
        </w:tc>
        <w:tc>
          <w:tcPr>
            <w:tcW w:w="5579" w:type="dxa"/>
          </w:tcPr>
          <w:p w14:paraId="5FB0E28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Arial Unicode MS"/>
                <w:color w:val="000000"/>
                <w:sz w:val="24"/>
                <w:szCs w:val="24"/>
                <w:rtl/>
              </w:rPr>
              <w:t>سقط جنین روح در آن پیدا شده و دختر است</w:t>
            </w:r>
          </w:p>
        </w:tc>
      </w:tr>
      <w:tr w:rsidR="007F6683" w:rsidRPr="00F733A3" w14:paraId="3C8438D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542DC91" w14:textId="77777777" w:rsidR="007F6683" w:rsidRPr="00F733A3" w:rsidRDefault="007F6683" w:rsidP="00930086">
            <w:pPr>
              <w:rPr>
                <w:rFonts w:cs="B Lotus"/>
                <w:sz w:val="24"/>
                <w:szCs w:val="24"/>
                <w:rtl/>
              </w:rPr>
            </w:pPr>
            <w:r w:rsidRPr="00F733A3">
              <w:rPr>
                <w:rFonts w:ascii="Calibri" w:hAnsi="Calibri" w:cs="Calibri"/>
                <w:color w:val="000000"/>
                <w:sz w:val="24"/>
                <w:szCs w:val="24"/>
              </w:rPr>
              <w:t>260</w:t>
            </w:r>
          </w:p>
        </w:tc>
        <w:tc>
          <w:tcPr>
            <w:tcW w:w="1890" w:type="dxa"/>
          </w:tcPr>
          <w:p w14:paraId="01147EF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جراحت سر و صورت</w:t>
            </w:r>
          </w:p>
        </w:tc>
        <w:tc>
          <w:tcPr>
            <w:tcW w:w="5579" w:type="dxa"/>
          </w:tcPr>
          <w:p w14:paraId="0A56BC5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Lotus" w:hint="cs"/>
                <w:color w:val="000000"/>
                <w:rtl/>
              </w:rPr>
              <w:t>دامغه به غیر از ارش متعلقه</w:t>
            </w:r>
          </w:p>
        </w:tc>
      </w:tr>
      <w:tr w:rsidR="007F6683" w:rsidRPr="00F733A3" w14:paraId="3C845E0A" w14:textId="77777777" w:rsidTr="005E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784556C" w14:textId="77777777" w:rsidR="007F6683" w:rsidRPr="00F733A3" w:rsidRDefault="007F6683" w:rsidP="00E36CA3">
            <w:pPr>
              <w:rPr>
                <w:rFonts w:ascii="Calibri" w:hAnsi="Calibri" w:cs="Calibri"/>
                <w:color w:val="000000"/>
                <w:sz w:val="24"/>
                <w:szCs w:val="24"/>
              </w:rPr>
            </w:pPr>
            <w:r w:rsidRPr="00F733A3">
              <w:rPr>
                <w:rFonts w:ascii="Calibri" w:hAnsi="Calibri" w:cs="Calibri"/>
                <w:color w:val="000000"/>
                <w:sz w:val="24"/>
                <w:szCs w:val="24"/>
              </w:rPr>
              <w:t>261</w:t>
            </w:r>
          </w:p>
        </w:tc>
        <w:tc>
          <w:tcPr>
            <w:tcW w:w="1890" w:type="dxa"/>
          </w:tcPr>
          <w:p w14:paraId="6ACDE7E6" w14:textId="77777777" w:rsidR="007F6683" w:rsidRPr="00F733A3" w:rsidRDefault="007F6683" w:rsidP="00E36CA3">
            <w:pPr>
              <w:cnfStyle w:val="000000100000" w:firstRow="0" w:lastRow="0" w:firstColumn="0" w:lastColumn="0" w:oddVBand="0" w:evenVBand="0" w:oddHBand="1" w:evenHBand="0" w:firstRowFirstColumn="0" w:firstRowLastColumn="0" w:lastRowFirstColumn="0" w:lastRowLastColumn="0"/>
              <w:rPr>
                <w:rFonts w:ascii="Calibri" w:hAnsi="Calibri" w:cs="B Lotus"/>
                <w:color w:val="000000"/>
                <w:rtl/>
              </w:rPr>
            </w:pPr>
            <w:r w:rsidRPr="00F733A3">
              <w:rPr>
                <w:rFonts w:ascii="Calibri" w:hAnsi="Calibri" w:cs="B Lotus" w:hint="cs"/>
                <w:color w:val="000000"/>
                <w:rtl/>
              </w:rPr>
              <w:t>حس شنوایی</w:t>
            </w:r>
          </w:p>
        </w:tc>
        <w:tc>
          <w:tcPr>
            <w:tcW w:w="5579" w:type="dxa"/>
          </w:tcPr>
          <w:p w14:paraId="78465052" w14:textId="77777777" w:rsidR="007F6683" w:rsidRPr="00F733A3" w:rsidRDefault="007F6683" w:rsidP="00E36CA3">
            <w:pPr>
              <w:cnfStyle w:val="000000100000" w:firstRow="0" w:lastRow="0" w:firstColumn="0" w:lastColumn="0" w:oddVBand="0" w:evenVBand="0" w:oddHBand="1" w:evenHBand="0" w:firstRowFirstColumn="0" w:firstRowLastColumn="0" w:lastRowFirstColumn="0" w:lastRowLastColumn="0"/>
              <w:rPr>
                <w:rFonts w:ascii="Calibri" w:hAnsi="Calibri" w:cs="B Lotus"/>
                <w:color w:val="000000"/>
                <w:rtl/>
              </w:rPr>
            </w:pPr>
            <w:r w:rsidRPr="00F733A3">
              <w:rPr>
                <w:rFonts w:cs="Arial Unicode MS" w:hint="cs"/>
                <w:sz w:val="24"/>
                <w:szCs w:val="24"/>
                <w:rtl/>
              </w:rPr>
              <w:t>کر</w:t>
            </w:r>
            <w:r w:rsidRPr="00F733A3">
              <w:rPr>
                <w:sz w:val="24"/>
                <w:szCs w:val="24"/>
                <w:rtl/>
              </w:rPr>
              <w:t xml:space="preserve"> </w:t>
            </w:r>
            <w:r w:rsidRPr="00F733A3">
              <w:rPr>
                <w:rFonts w:cs="Arial Unicode MS" w:hint="cs"/>
                <w:sz w:val="24"/>
                <w:szCs w:val="24"/>
                <w:rtl/>
              </w:rPr>
              <w:t>کردن</w:t>
            </w:r>
            <w:r w:rsidRPr="00F733A3">
              <w:rPr>
                <w:sz w:val="24"/>
                <w:szCs w:val="24"/>
                <w:rtl/>
              </w:rPr>
              <w:t xml:space="preserve"> </w:t>
            </w:r>
            <w:r w:rsidRPr="00F733A3">
              <w:rPr>
                <w:rFonts w:cs="Arial Unicode MS" w:hint="cs"/>
                <w:sz w:val="24"/>
                <w:szCs w:val="24"/>
                <w:rtl/>
              </w:rPr>
              <w:t>هر</w:t>
            </w:r>
            <w:r w:rsidRPr="00F733A3">
              <w:rPr>
                <w:sz w:val="24"/>
                <w:szCs w:val="24"/>
                <w:rtl/>
              </w:rPr>
              <w:t xml:space="preserve"> </w:t>
            </w:r>
            <w:r w:rsidRPr="00F733A3">
              <w:rPr>
                <w:rFonts w:cs="Arial Unicode MS" w:hint="cs"/>
                <w:sz w:val="24"/>
                <w:szCs w:val="24"/>
                <w:rtl/>
              </w:rPr>
              <w:t>گوش</w:t>
            </w:r>
            <w:r w:rsidRPr="00F733A3">
              <w:rPr>
                <w:sz w:val="24"/>
                <w:szCs w:val="24"/>
                <w:rtl/>
              </w:rPr>
              <w:t xml:space="preserve"> </w:t>
            </w:r>
            <w:r w:rsidRPr="00F733A3">
              <w:rPr>
                <w:rFonts w:cs="Arial Unicode MS" w:hint="cs"/>
                <w:sz w:val="24"/>
                <w:szCs w:val="24"/>
                <w:rtl/>
              </w:rPr>
              <w:t>سالم</w:t>
            </w:r>
            <w:r w:rsidRPr="00F733A3">
              <w:rPr>
                <w:sz w:val="24"/>
                <w:szCs w:val="24"/>
                <w:rtl/>
              </w:rPr>
              <w:t xml:space="preserve"> </w:t>
            </w:r>
            <w:r w:rsidRPr="00F733A3">
              <w:rPr>
                <w:rFonts w:cs="Arial Unicode MS" w:hint="cs"/>
                <w:sz w:val="24"/>
                <w:szCs w:val="24"/>
                <w:rtl/>
              </w:rPr>
              <w:t>اگر</w:t>
            </w:r>
            <w:r w:rsidRPr="00F733A3">
              <w:rPr>
                <w:sz w:val="24"/>
                <w:szCs w:val="24"/>
                <w:rtl/>
              </w:rPr>
              <w:t xml:space="preserve"> </w:t>
            </w:r>
            <w:r w:rsidRPr="00F733A3">
              <w:rPr>
                <w:rFonts w:cs="Arial Unicode MS" w:hint="cs"/>
                <w:sz w:val="24"/>
                <w:szCs w:val="24"/>
                <w:rtl/>
              </w:rPr>
              <w:t>شخص</w:t>
            </w:r>
            <w:r w:rsidRPr="00F733A3">
              <w:rPr>
                <w:sz w:val="24"/>
                <w:szCs w:val="24"/>
                <w:rtl/>
              </w:rPr>
              <w:t xml:space="preserve"> </w:t>
            </w:r>
            <w:r w:rsidRPr="00F733A3">
              <w:rPr>
                <w:rFonts w:cs="Arial Unicode MS" w:hint="cs"/>
                <w:sz w:val="24"/>
                <w:szCs w:val="24"/>
                <w:rtl/>
              </w:rPr>
              <w:t>فاقد</w:t>
            </w:r>
            <w:r w:rsidRPr="00F733A3">
              <w:rPr>
                <w:sz w:val="24"/>
                <w:szCs w:val="24"/>
                <w:rtl/>
              </w:rPr>
              <w:t xml:space="preserve"> </w:t>
            </w:r>
            <w:r w:rsidRPr="00F733A3">
              <w:rPr>
                <w:rFonts w:cs="Arial Unicode MS" w:hint="cs"/>
                <w:sz w:val="24"/>
                <w:szCs w:val="24"/>
                <w:rtl/>
              </w:rPr>
              <w:t>حس</w:t>
            </w:r>
            <w:r w:rsidRPr="00F733A3">
              <w:rPr>
                <w:sz w:val="24"/>
                <w:szCs w:val="24"/>
                <w:rtl/>
              </w:rPr>
              <w:t xml:space="preserve"> </w:t>
            </w:r>
            <w:r w:rsidRPr="00F733A3">
              <w:rPr>
                <w:rFonts w:cs="Arial Unicode MS" w:hint="cs"/>
                <w:sz w:val="24"/>
                <w:szCs w:val="24"/>
                <w:rtl/>
              </w:rPr>
              <w:t>شنوایی</w:t>
            </w:r>
            <w:r w:rsidRPr="00F733A3">
              <w:rPr>
                <w:sz w:val="24"/>
                <w:szCs w:val="24"/>
                <w:rtl/>
              </w:rPr>
              <w:t xml:space="preserve"> </w:t>
            </w:r>
            <w:r w:rsidRPr="00F733A3">
              <w:rPr>
                <w:rFonts w:cs="Arial Unicode MS" w:hint="cs"/>
                <w:sz w:val="24"/>
                <w:szCs w:val="24"/>
                <w:rtl/>
              </w:rPr>
              <w:t>یکی</w:t>
            </w:r>
            <w:r w:rsidRPr="00F733A3">
              <w:rPr>
                <w:sz w:val="24"/>
                <w:szCs w:val="24"/>
                <w:rtl/>
              </w:rPr>
              <w:t xml:space="preserve"> </w:t>
            </w:r>
            <w:r w:rsidRPr="00F733A3">
              <w:rPr>
                <w:rFonts w:cs="Arial Unicode MS" w:hint="cs"/>
                <w:sz w:val="24"/>
                <w:szCs w:val="24"/>
                <w:rtl/>
              </w:rPr>
              <w:t>از</w:t>
            </w:r>
            <w:r w:rsidRPr="00F733A3">
              <w:rPr>
                <w:sz w:val="24"/>
                <w:szCs w:val="24"/>
                <w:rtl/>
              </w:rPr>
              <w:t xml:space="preserve"> </w:t>
            </w:r>
            <w:r w:rsidRPr="00F733A3">
              <w:rPr>
                <w:rFonts w:cs="Arial Unicode MS" w:hint="cs"/>
                <w:sz w:val="24"/>
                <w:szCs w:val="24"/>
                <w:rtl/>
              </w:rPr>
              <w:t>گوش</w:t>
            </w:r>
            <w:r w:rsidRPr="00F733A3">
              <w:rPr>
                <w:sz w:val="24"/>
                <w:szCs w:val="24"/>
                <w:rtl/>
              </w:rPr>
              <w:t xml:space="preserve"> </w:t>
            </w:r>
            <w:r w:rsidRPr="00F733A3">
              <w:rPr>
                <w:rFonts w:cs="Arial Unicode MS" w:hint="cs"/>
                <w:sz w:val="24"/>
                <w:szCs w:val="24"/>
                <w:rtl/>
              </w:rPr>
              <w:t>ها</w:t>
            </w:r>
            <w:r w:rsidRPr="00F733A3">
              <w:rPr>
                <w:sz w:val="24"/>
                <w:szCs w:val="24"/>
                <w:rtl/>
              </w:rPr>
              <w:t xml:space="preserve"> </w:t>
            </w:r>
            <w:r w:rsidRPr="00F733A3">
              <w:rPr>
                <w:rFonts w:cs="Arial Unicode MS" w:hint="cs"/>
                <w:sz w:val="24"/>
                <w:szCs w:val="24"/>
                <w:rtl/>
              </w:rPr>
              <w:t>باشد</w:t>
            </w:r>
            <w:r w:rsidRPr="00F733A3">
              <w:rPr>
                <w:sz w:val="24"/>
                <w:szCs w:val="24"/>
                <w:rtl/>
              </w:rPr>
              <w:t>.</w:t>
            </w:r>
          </w:p>
        </w:tc>
      </w:tr>
      <w:tr w:rsidR="007F6683" w:rsidRPr="00F733A3" w14:paraId="4090B745" w14:textId="77777777" w:rsidTr="005E3AAB">
        <w:tc>
          <w:tcPr>
            <w:cnfStyle w:val="001000000000" w:firstRow="0" w:lastRow="0" w:firstColumn="1" w:lastColumn="0" w:oddVBand="0" w:evenVBand="0" w:oddHBand="0" w:evenHBand="0" w:firstRowFirstColumn="0" w:firstRowLastColumn="0" w:lastRowFirstColumn="0" w:lastRowLastColumn="0"/>
            <w:tcW w:w="1547" w:type="dxa"/>
          </w:tcPr>
          <w:p w14:paraId="3D18700A" w14:textId="77777777" w:rsidR="007F6683" w:rsidRPr="00F733A3" w:rsidRDefault="007F6683" w:rsidP="00E36CA3">
            <w:pPr>
              <w:rPr>
                <w:rFonts w:ascii="Calibri" w:hAnsi="Calibri" w:cs="Calibri"/>
                <w:color w:val="000000"/>
                <w:sz w:val="24"/>
                <w:szCs w:val="24"/>
              </w:rPr>
            </w:pPr>
            <w:r w:rsidRPr="00F733A3">
              <w:rPr>
                <w:rFonts w:ascii="Calibri" w:hAnsi="Calibri" w:cs="Calibri"/>
                <w:color w:val="000000"/>
                <w:sz w:val="24"/>
                <w:szCs w:val="24"/>
              </w:rPr>
              <w:t>262</w:t>
            </w:r>
          </w:p>
        </w:tc>
        <w:tc>
          <w:tcPr>
            <w:tcW w:w="1890" w:type="dxa"/>
          </w:tcPr>
          <w:p w14:paraId="6D8EF144" w14:textId="77777777" w:rsidR="007F6683" w:rsidRPr="00F733A3" w:rsidRDefault="007F6683" w:rsidP="00E36CA3">
            <w:pPr>
              <w:cnfStyle w:val="000000000000" w:firstRow="0" w:lastRow="0" w:firstColumn="0" w:lastColumn="0" w:oddVBand="0" w:evenVBand="0" w:oddHBand="0" w:evenHBand="0" w:firstRowFirstColumn="0" w:firstRowLastColumn="0" w:lastRowFirstColumn="0" w:lastRowLastColumn="0"/>
              <w:rPr>
                <w:rFonts w:ascii="Calibri" w:hAnsi="Calibri" w:cs="B Lotus"/>
                <w:color w:val="000000"/>
                <w:rtl/>
              </w:rPr>
            </w:pPr>
            <w:r w:rsidRPr="00F733A3">
              <w:rPr>
                <w:rFonts w:ascii="Calibri" w:hAnsi="Calibri" w:cs="B Lotus" w:hint="cs"/>
                <w:color w:val="000000"/>
                <w:rtl/>
              </w:rPr>
              <w:t>حس بویایی</w:t>
            </w:r>
          </w:p>
        </w:tc>
        <w:tc>
          <w:tcPr>
            <w:tcW w:w="5579" w:type="dxa"/>
          </w:tcPr>
          <w:p w14:paraId="1FCAC267" w14:textId="77777777" w:rsidR="007F6683" w:rsidRPr="00F733A3" w:rsidRDefault="007F6683" w:rsidP="00E36CA3">
            <w:pPr>
              <w:cnfStyle w:val="000000000000" w:firstRow="0" w:lastRow="0" w:firstColumn="0" w:lastColumn="0" w:oddVBand="0" w:evenVBand="0" w:oddHBand="0" w:evenHBand="0" w:firstRowFirstColumn="0" w:firstRowLastColumn="0" w:lastRowFirstColumn="0" w:lastRowLastColumn="0"/>
              <w:rPr>
                <w:rFonts w:ascii="Calibri" w:hAnsi="Calibri" w:cs="B Lotus"/>
                <w:color w:val="000000"/>
                <w:rtl/>
              </w:rPr>
            </w:pPr>
            <w:r w:rsidRPr="00F733A3">
              <w:rPr>
                <w:rFonts w:cs="Arial Unicode MS" w:hint="cs"/>
                <w:sz w:val="24"/>
                <w:szCs w:val="24"/>
                <w:rtl/>
              </w:rPr>
              <w:t>از</w:t>
            </w:r>
            <w:r w:rsidRPr="00F733A3">
              <w:rPr>
                <w:sz w:val="24"/>
                <w:szCs w:val="24"/>
                <w:rtl/>
              </w:rPr>
              <w:t xml:space="preserve"> </w:t>
            </w:r>
            <w:r w:rsidRPr="00F733A3">
              <w:rPr>
                <w:rFonts w:cs="Arial Unicode MS" w:hint="cs"/>
                <w:sz w:val="24"/>
                <w:szCs w:val="24"/>
                <w:rtl/>
              </w:rPr>
              <w:t>بین</w:t>
            </w:r>
            <w:r w:rsidRPr="00F733A3">
              <w:rPr>
                <w:sz w:val="24"/>
                <w:szCs w:val="24"/>
                <w:rtl/>
              </w:rPr>
              <w:t xml:space="preserve"> </w:t>
            </w:r>
            <w:r w:rsidRPr="00F733A3">
              <w:rPr>
                <w:rFonts w:cs="Arial Unicode MS" w:hint="cs"/>
                <w:sz w:val="24"/>
                <w:szCs w:val="24"/>
                <w:rtl/>
              </w:rPr>
              <w:t>بردن</w:t>
            </w:r>
            <w:r w:rsidRPr="00F733A3">
              <w:rPr>
                <w:sz w:val="24"/>
                <w:szCs w:val="24"/>
                <w:rtl/>
              </w:rPr>
              <w:t xml:space="preserve"> </w:t>
            </w:r>
            <w:r w:rsidRPr="00F733A3">
              <w:rPr>
                <w:rFonts w:cs="Arial Unicode MS" w:hint="cs"/>
                <w:sz w:val="24"/>
                <w:szCs w:val="24"/>
                <w:rtl/>
              </w:rPr>
              <w:t>حس</w:t>
            </w:r>
            <w:r w:rsidRPr="00F733A3">
              <w:rPr>
                <w:sz w:val="24"/>
                <w:szCs w:val="24"/>
                <w:rtl/>
              </w:rPr>
              <w:t xml:space="preserve"> </w:t>
            </w:r>
            <w:r w:rsidRPr="00F733A3">
              <w:rPr>
                <w:rFonts w:cs="Arial Unicode MS" w:hint="cs"/>
                <w:sz w:val="24"/>
                <w:szCs w:val="24"/>
                <w:rtl/>
              </w:rPr>
              <w:t>بویایی</w:t>
            </w:r>
            <w:r w:rsidRPr="00F733A3">
              <w:rPr>
                <w:sz w:val="24"/>
                <w:szCs w:val="24"/>
                <w:rtl/>
              </w:rPr>
              <w:t xml:space="preserve"> </w:t>
            </w:r>
            <w:r w:rsidRPr="00F733A3">
              <w:rPr>
                <w:rFonts w:cs="Arial Unicode MS" w:hint="cs"/>
                <w:sz w:val="24"/>
                <w:szCs w:val="24"/>
                <w:rtl/>
              </w:rPr>
              <w:t>هر</w:t>
            </w:r>
            <w:r w:rsidRPr="00F733A3">
              <w:rPr>
                <w:sz w:val="24"/>
                <w:szCs w:val="24"/>
                <w:rtl/>
              </w:rPr>
              <w:t xml:space="preserve"> </w:t>
            </w:r>
            <w:r w:rsidRPr="00F733A3">
              <w:rPr>
                <w:rFonts w:cs="Arial Unicode MS" w:hint="cs"/>
                <w:sz w:val="24"/>
                <w:szCs w:val="24"/>
                <w:rtl/>
              </w:rPr>
              <w:t>دو</w:t>
            </w:r>
            <w:r w:rsidRPr="00F733A3">
              <w:rPr>
                <w:sz w:val="24"/>
                <w:szCs w:val="24"/>
                <w:rtl/>
              </w:rPr>
              <w:t xml:space="preserve"> </w:t>
            </w:r>
            <w:r w:rsidRPr="00F733A3">
              <w:rPr>
                <w:rFonts w:cs="Arial Unicode MS" w:hint="cs"/>
                <w:sz w:val="24"/>
                <w:szCs w:val="24"/>
                <w:rtl/>
              </w:rPr>
              <w:t>مجرا</w:t>
            </w:r>
            <w:r w:rsidRPr="00F733A3">
              <w:rPr>
                <w:sz w:val="24"/>
                <w:szCs w:val="24"/>
                <w:rtl/>
              </w:rPr>
              <w:t xml:space="preserve"> </w:t>
            </w:r>
            <w:r w:rsidRPr="00F733A3">
              <w:rPr>
                <w:rFonts w:cs="Arial Unicode MS" w:hint="cs"/>
                <w:sz w:val="24"/>
                <w:szCs w:val="24"/>
                <w:rtl/>
              </w:rPr>
              <w:t>بینی</w:t>
            </w:r>
          </w:p>
        </w:tc>
      </w:tr>
      <w:tr w:rsidR="007F6683" w:rsidRPr="00F733A3" w14:paraId="29CCAA8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AD3A158" w14:textId="77777777" w:rsidR="007F6683" w:rsidRPr="00F733A3" w:rsidRDefault="007F6683" w:rsidP="00E36CA3">
            <w:pPr>
              <w:rPr>
                <w:rFonts w:ascii="Calibri" w:hAnsi="Calibri" w:cs="Calibri"/>
                <w:color w:val="000000"/>
                <w:sz w:val="24"/>
                <w:szCs w:val="24"/>
              </w:rPr>
            </w:pPr>
            <w:r w:rsidRPr="00F733A3">
              <w:rPr>
                <w:rFonts w:ascii="Calibri" w:hAnsi="Calibri" w:cs="Calibri"/>
                <w:color w:val="000000"/>
                <w:sz w:val="24"/>
                <w:szCs w:val="24"/>
              </w:rPr>
              <w:t>263</w:t>
            </w:r>
          </w:p>
        </w:tc>
        <w:tc>
          <w:tcPr>
            <w:tcW w:w="1890" w:type="dxa"/>
          </w:tcPr>
          <w:p w14:paraId="73E1672F" w14:textId="77777777" w:rsidR="007F6683" w:rsidRPr="00F733A3" w:rsidRDefault="007F6683" w:rsidP="00E36CA3">
            <w:pPr>
              <w:cnfStyle w:val="000000100000" w:firstRow="0" w:lastRow="0" w:firstColumn="0" w:lastColumn="0" w:oddVBand="0" w:evenVBand="0" w:oddHBand="1" w:evenHBand="0" w:firstRowFirstColumn="0" w:firstRowLastColumn="0" w:lastRowFirstColumn="0" w:lastRowLastColumn="0"/>
              <w:rPr>
                <w:rFonts w:ascii="Calibri" w:hAnsi="Calibri" w:cs="B Lotus"/>
                <w:color w:val="000000"/>
                <w:rtl/>
              </w:rPr>
            </w:pPr>
            <w:r w:rsidRPr="00F733A3">
              <w:rPr>
                <w:rFonts w:ascii="Calibri" w:hAnsi="Calibri" w:cs="B Lotus" w:hint="cs"/>
                <w:color w:val="000000"/>
                <w:rtl/>
              </w:rPr>
              <w:t>حس گویایی</w:t>
            </w:r>
          </w:p>
        </w:tc>
        <w:tc>
          <w:tcPr>
            <w:tcW w:w="5579" w:type="dxa"/>
          </w:tcPr>
          <w:p w14:paraId="29407B73" w14:textId="77777777" w:rsidR="007F6683" w:rsidRPr="00F733A3" w:rsidRDefault="007F6683" w:rsidP="00E36CA3">
            <w:pPr>
              <w:cnfStyle w:val="000000100000" w:firstRow="0" w:lastRow="0" w:firstColumn="0" w:lastColumn="0" w:oddVBand="0" w:evenVBand="0" w:oddHBand="1" w:evenHBand="0" w:firstRowFirstColumn="0" w:firstRowLastColumn="0" w:lastRowFirstColumn="0" w:lastRowLastColumn="0"/>
              <w:rPr>
                <w:rFonts w:ascii="Calibri" w:hAnsi="Calibri" w:cs="B Lotus"/>
                <w:color w:val="000000"/>
                <w:rtl/>
              </w:rPr>
            </w:pPr>
            <w:r w:rsidRPr="00F733A3">
              <w:rPr>
                <w:rFonts w:cs="Arial Unicode MS" w:hint="cs"/>
                <w:sz w:val="24"/>
                <w:szCs w:val="24"/>
                <w:rtl/>
              </w:rPr>
              <w:t>از</w:t>
            </w:r>
            <w:r w:rsidRPr="00F733A3">
              <w:rPr>
                <w:sz w:val="24"/>
                <w:szCs w:val="24"/>
                <w:rtl/>
              </w:rPr>
              <w:t xml:space="preserve"> </w:t>
            </w:r>
            <w:r w:rsidRPr="00F733A3">
              <w:rPr>
                <w:rFonts w:cs="Arial Unicode MS" w:hint="cs"/>
                <w:sz w:val="24"/>
                <w:szCs w:val="24"/>
                <w:rtl/>
              </w:rPr>
              <w:t>بین</w:t>
            </w:r>
            <w:r w:rsidRPr="00F733A3">
              <w:rPr>
                <w:sz w:val="24"/>
                <w:szCs w:val="24"/>
                <w:rtl/>
              </w:rPr>
              <w:t xml:space="preserve"> </w:t>
            </w:r>
            <w:r w:rsidRPr="00F733A3">
              <w:rPr>
                <w:rFonts w:cs="Arial Unicode MS" w:hint="cs"/>
                <w:sz w:val="24"/>
                <w:szCs w:val="24"/>
                <w:rtl/>
              </w:rPr>
              <w:t>بردن</w:t>
            </w:r>
            <w:r w:rsidRPr="00F733A3">
              <w:rPr>
                <w:sz w:val="24"/>
                <w:szCs w:val="24"/>
                <w:rtl/>
              </w:rPr>
              <w:t xml:space="preserve"> </w:t>
            </w:r>
            <w:r w:rsidRPr="00F733A3">
              <w:rPr>
                <w:rFonts w:cs="Arial Unicode MS" w:hint="cs"/>
                <w:sz w:val="24"/>
                <w:szCs w:val="24"/>
                <w:rtl/>
              </w:rPr>
              <w:t>گویایی</w:t>
            </w:r>
            <w:r w:rsidRPr="00F733A3">
              <w:rPr>
                <w:sz w:val="24"/>
                <w:szCs w:val="24"/>
                <w:rtl/>
              </w:rPr>
              <w:t xml:space="preserve"> </w:t>
            </w:r>
            <w:r w:rsidRPr="00F733A3">
              <w:rPr>
                <w:rFonts w:cs="Arial Unicode MS" w:hint="cs"/>
                <w:sz w:val="24"/>
                <w:szCs w:val="24"/>
                <w:rtl/>
              </w:rPr>
              <w:t>در</w:t>
            </w:r>
            <w:r w:rsidRPr="00F733A3">
              <w:rPr>
                <w:sz w:val="24"/>
                <w:szCs w:val="24"/>
                <w:rtl/>
              </w:rPr>
              <w:t xml:space="preserve"> </w:t>
            </w:r>
            <w:r w:rsidRPr="00F733A3">
              <w:rPr>
                <w:rFonts w:cs="Arial Unicode MS" w:hint="cs"/>
                <w:sz w:val="24"/>
                <w:szCs w:val="24"/>
                <w:rtl/>
              </w:rPr>
              <w:t>صورت</w:t>
            </w:r>
            <w:r w:rsidRPr="00F733A3">
              <w:rPr>
                <w:sz w:val="24"/>
                <w:szCs w:val="24"/>
                <w:rtl/>
              </w:rPr>
              <w:t xml:space="preserve"> </w:t>
            </w:r>
            <w:r w:rsidRPr="00F733A3">
              <w:rPr>
                <w:rFonts w:cs="Arial Unicode MS" w:hint="cs"/>
                <w:sz w:val="24"/>
                <w:szCs w:val="24"/>
                <w:rtl/>
              </w:rPr>
              <w:t>از</w:t>
            </w:r>
            <w:r w:rsidRPr="00F733A3">
              <w:rPr>
                <w:sz w:val="24"/>
                <w:szCs w:val="24"/>
                <w:rtl/>
              </w:rPr>
              <w:t xml:space="preserve"> </w:t>
            </w:r>
            <w:r w:rsidRPr="00F733A3">
              <w:rPr>
                <w:rFonts w:cs="Arial Unicode MS" w:hint="cs"/>
                <w:sz w:val="24"/>
                <w:szCs w:val="24"/>
                <w:rtl/>
              </w:rPr>
              <w:t>دست</w:t>
            </w:r>
            <w:r w:rsidRPr="00F733A3">
              <w:rPr>
                <w:sz w:val="24"/>
                <w:szCs w:val="24"/>
                <w:rtl/>
              </w:rPr>
              <w:t xml:space="preserve"> </w:t>
            </w:r>
            <w:r w:rsidRPr="00F733A3">
              <w:rPr>
                <w:rFonts w:cs="Arial Unicode MS" w:hint="cs"/>
                <w:sz w:val="24"/>
                <w:szCs w:val="24"/>
                <w:rtl/>
              </w:rPr>
              <w:t>دادن</w:t>
            </w:r>
            <w:r w:rsidRPr="00F733A3">
              <w:rPr>
                <w:sz w:val="24"/>
                <w:szCs w:val="24"/>
                <w:rtl/>
              </w:rPr>
              <w:t xml:space="preserve"> </w:t>
            </w:r>
            <w:r w:rsidRPr="00F733A3">
              <w:rPr>
                <w:rFonts w:cs="Arial Unicode MS" w:hint="cs"/>
                <w:sz w:val="24"/>
                <w:szCs w:val="24"/>
                <w:rtl/>
              </w:rPr>
              <w:t>توان</w:t>
            </w:r>
            <w:r w:rsidRPr="00F733A3">
              <w:rPr>
                <w:sz w:val="24"/>
                <w:szCs w:val="24"/>
                <w:rtl/>
              </w:rPr>
              <w:t xml:space="preserve"> </w:t>
            </w:r>
            <w:r w:rsidRPr="00F733A3">
              <w:rPr>
                <w:rFonts w:cs="Arial Unicode MS" w:hint="cs"/>
                <w:sz w:val="24"/>
                <w:szCs w:val="24"/>
                <w:rtl/>
              </w:rPr>
              <w:t>سخن</w:t>
            </w:r>
            <w:r w:rsidRPr="00F733A3">
              <w:rPr>
                <w:sz w:val="24"/>
                <w:szCs w:val="24"/>
                <w:rtl/>
              </w:rPr>
              <w:t xml:space="preserve"> </w:t>
            </w:r>
            <w:r w:rsidRPr="00F733A3">
              <w:rPr>
                <w:rFonts w:cs="Arial Unicode MS" w:hint="cs"/>
                <w:sz w:val="24"/>
                <w:szCs w:val="24"/>
                <w:rtl/>
              </w:rPr>
              <w:t>گفتن</w:t>
            </w:r>
          </w:p>
        </w:tc>
      </w:tr>
      <w:tr w:rsidR="007F6683" w:rsidRPr="00F733A3" w14:paraId="53B7A147" w14:textId="77777777" w:rsidTr="005E3AAB">
        <w:tc>
          <w:tcPr>
            <w:cnfStyle w:val="001000000000" w:firstRow="0" w:lastRow="0" w:firstColumn="1" w:lastColumn="0" w:oddVBand="0" w:evenVBand="0" w:oddHBand="0" w:evenHBand="0" w:firstRowFirstColumn="0" w:firstRowLastColumn="0" w:lastRowFirstColumn="0" w:lastRowLastColumn="0"/>
            <w:tcW w:w="1547" w:type="dxa"/>
          </w:tcPr>
          <w:p w14:paraId="2BB76014" w14:textId="77777777" w:rsidR="007F6683" w:rsidRPr="00F733A3" w:rsidRDefault="007F6683" w:rsidP="00CD1866">
            <w:pPr>
              <w:rPr>
                <w:rFonts w:ascii="Calibri" w:hAnsi="Calibri" w:cs="Calibri"/>
                <w:color w:val="000000"/>
                <w:sz w:val="24"/>
                <w:szCs w:val="24"/>
              </w:rPr>
            </w:pPr>
            <w:r w:rsidRPr="00F733A3">
              <w:rPr>
                <w:sz w:val="24"/>
                <w:szCs w:val="24"/>
                <w:rtl/>
              </w:rPr>
              <w:t>264</w:t>
            </w:r>
          </w:p>
        </w:tc>
        <w:tc>
          <w:tcPr>
            <w:tcW w:w="1890" w:type="dxa"/>
          </w:tcPr>
          <w:p w14:paraId="34EDA0FB" w14:textId="77777777" w:rsidR="007F6683" w:rsidRPr="00F733A3" w:rsidRDefault="007F6683" w:rsidP="00CD1866">
            <w:pPr>
              <w:cnfStyle w:val="000000000000" w:firstRow="0" w:lastRow="0" w:firstColumn="0" w:lastColumn="0" w:oddVBand="0" w:evenVBand="0" w:oddHBand="0" w:evenHBand="0" w:firstRowFirstColumn="0" w:firstRowLastColumn="0" w:lastRowFirstColumn="0" w:lastRowLastColumn="0"/>
              <w:rPr>
                <w:rFonts w:ascii="Calibri" w:hAnsi="Calibri" w:cs="B Lotus"/>
                <w:color w:val="000000"/>
                <w:rtl/>
              </w:rPr>
            </w:pPr>
            <w:r w:rsidRPr="00F733A3">
              <w:rPr>
                <w:rFonts w:ascii="Calibri" w:hAnsi="Calibri" w:cs="B Lotus" w:hint="cs"/>
                <w:color w:val="000000"/>
                <w:rtl/>
              </w:rPr>
              <w:t>دست و پا</w:t>
            </w:r>
          </w:p>
        </w:tc>
        <w:tc>
          <w:tcPr>
            <w:tcW w:w="5579" w:type="dxa"/>
          </w:tcPr>
          <w:p w14:paraId="1B457C20" w14:textId="77777777" w:rsidR="007F6683" w:rsidRPr="00F733A3" w:rsidRDefault="007F6683" w:rsidP="00CD1866">
            <w:pPr>
              <w:cnfStyle w:val="000000000000" w:firstRow="0" w:lastRow="0" w:firstColumn="0" w:lastColumn="0" w:oddVBand="0" w:evenVBand="0" w:oddHBand="0" w:evenHBand="0" w:firstRowFirstColumn="0" w:firstRowLastColumn="0" w:lastRowFirstColumn="0" w:lastRowLastColumn="0"/>
              <w:rPr>
                <w:sz w:val="24"/>
                <w:szCs w:val="24"/>
                <w:rtl/>
              </w:rPr>
            </w:pPr>
            <w:r w:rsidRPr="00F733A3">
              <w:rPr>
                <w:rFonts w:cs="Arial Unicode MS" w:hint="cs"/>
                <w:sz w:val="24"/>
                <w:szCs w:val="24"/>
                <w:rtl/>
              </w:rPr>
              <w:t>از</w:t>
            </w:r>
            <w:r w:rsidRPr="00F733A3">
              <w:rPr>
                <w:sz w:val="24"/>
                <w:szCs w:val="24"/>
                <w:rtl/>
              </w:rPr>
              <w:t xml:space="preserve"> </w:t>
            </w:r>
            <w:r w:rsidRPr="00F733A3">
              <w:rPr>
                <w:rFonts w:cs="Arial Unicode MS" w:hint="cs"/>
                <w:sz w:val="24"/>
                <w:szCs w:val="24"/>
                <w:rtl/>
              </w:rPr>
              <w:t>كار</w:t>
            </w:r>
            <w:r w:rsidRPr="00F733A3">
              <w:rPr>
                <w:sz w:val="24"/>
                <w:szCs w:val="24"/>
                <w:rtl/>
              </w:rPr>
              <w:t xml:space="preserve"> </w:t>
            </w:r>
            <w:r w:rsidRPr="00F733A3">
              <w:rPr>
                <w:rFonts w:cs="Arial Unicode MS" w:hint="cs"/>
                <w:sz w:val="24"/>
                <w:szCs w:val="24"/>
                <w:rtl/>
              </w:rPr>
              <w:t>افتادگي</w:t>
            </w:r>
            <w:r w:rsidRPr="00F733A3">
              <w:rPr>
                <w:sz w:val="24"/>
                <w:szCs w:val="24"/>
                <w:rtl/>
              </w:rPr>
              <w:t xml:space="preserve"> </w:t>
            </w:r>
            <w:r w:rsidRPr="00F733A3">
              <w:rPr>
                <w:rFonts w:cs="Arial Unicode MS" w:hint="cs"/>
                <w:sz w:val="24"/>
                <w:szCs w:val="24"/>
                <w:rtl/>
              </w:rPr>
              <w:t>دائم</w:t>
            </w:r>
            <w:r w:rsidRPr="00F733A3">
              <w:rPr>
                <w:sz w:val="24"/>
                <w:szCs w:val="24"/>
                <w:rtl/>
              </w:rPr>
              <w:t xml:space="preserve"> </w:t>
            </w:r>
            <w:r w:rsidRPr="00F733A3">
              <w:rPr>
                <w:rFonts w:cs="Arial Unicode MS" w:hint="cs"/>
                <w:sz w:val="24"/>
                <w:szCs w:val="24"/>
                <w:rtl/>
              </w:rPr>
              <w:t>يا</w:t>
            </w:r>
            <w:r w:rsidRPr="00F733A3">
              <w:rPr>
                <w:sz w:val="24"/>
                <w:szCs w:val="24"/>
                <w:rtl/>
              </w:rPr>
              <w:t xml:space="preserve"> </w:t>
            </w:r>
            <w:r w:rsidRPr="00F733A3">
              <w:rPr>
                <w:rFonts w:cs="Arial Unicode MS" w:hint="cs"/>
                <w:sz w:val="24"/>
                <w:szCs w:val="24"/>
                <w:rtl/>
              </w:rPr>
              <w:t>قطع</w:t>
            </w:r>
            <w:r w:rsidRPr="00F733A3">
              <w:rPr>
                <w:sz w:val="24"/>
                <w:szCs w:val="24"/>
                <w:rtl/>
              </w:rPr>
              <w:t xml:space="preserve"> </w:t>
            </w:r>
            <w:r w:rsidRPr="00F733A3">
              <w:rPr>
                <w:rFonts w:cs="Arial Unicode MS" w:hint="cs"/>
                <w:sz w:val="24"/>
                <w:szCs w:val="24"/>
                <w:rtl/>
              </w:rPr>
              <w:t>يك</w:t>
            </w:r>
            <w:r w:rsidRPr="00F733A3">
              <w:rPr>
                <w:sz w:val="24"/>
                <w:szCs w:val="24"/>
                <w:rtl/>
              </w:rPr>
              <w:t xml:space="preserve"> </w:t>
            </w:r>
            <w:r w:rsidRPr="00F733A3">
              <w:rPr>
                <w:rFonts w:cs="Arial Unicode MS" w:hint="cs"/>
                <w:sz w:val="24"/>
                <w:szCs w:val="24"/>
                <w:rtl/>
              </w:rPr>
              <w:t>دست</w:t>
            </w:r>
            <w:r w:rsidRPr="00F733A3">
              <w:rPr>
                <w:sz w:val="24"/>
                <w:szCs w:val="24"/>
                <w:rtl/>
              </w:rPr>
              <w:t xml:space="preserve"> </w:t>
            </w:r>
            <w:r w:rsidRPr="00F733A3">
              <w:rPr>
                <w:rFonts w:cs="Arial Unicode MS" w:hint="cs"/>
                <w:sz w:val="24"/>
                <w:szCs w:val="24"/>
                <w:rtl/>
              </w:rPr>
              <w:t>و</w:t>
            </w:r>
            <w:r w:rsidRPr="00F733A3">
              <w:rPr>
                <w:sz w:val="24"/>
                <w:szCs w:val="24"/>
                <w:rtl/>
              </w:rPr>
              <w:t xml:space="preserve"> </w:t>
            </w:r>
            <w:r w:rsidRPr="00F733A3">
              <w:rPr>
                <w:rFonts w:cs="Arial Unicode MS" w:hint="cs"/>
                <w:sz w:val="24"/>
                <w:szCs w:val="24"/>
                <w:rtl/>
              </w:rPr>
              <w:t>يك</w:t>
            </w:r>
            <w:r w:rsidRPr="00F733A3">
              <w:rPr>
                <w:sz w:val="24"/>
                <w:szCs w:val="24"/>
                <w:rtl/>
              </w:rPr>
              <w:t xml:space="preserve"> </w:t>
            </w:r>
            <w:r w:rsidRPr="00F733A3">
              <w:rPr>
                <w:rFonts w:cs="Arial Unicode MS" w:hint="cs"/>
                <w:sz w:val="24"/>
                <w:szCs w:val="24"/>
                <w:rtl/>
              </w:rPr>
              <w:t>پا</w:t>
            </w:r>
            <w:r w:rsidRPr="00F733A3">
              <w:rPr>
                <w:sz w:val="24"/>
                <w:szCs w:val="24"/>
                <w:rtl/>
              </w:rPr>
              <w:t xml:space="preserve"> (</w:t>
            </w:r>
            <w:r w:rsidRPr="00F733A3">
              <w:rPr>
                <w:rFonts w:cs="Arial Unicode MS" w:hint="cs"/>
                <w:sz w:val="24"/>
                <w:szCs w:val="24"/>
                <w:rtl/>
              </w:rPr>
              <w:t>حداقل</w:t>
            </w:r>
            <w:r w:rsidRPr="00F733A3">
              <w:rPr>
                <w:sz w:val="24"/>
                <w:szCs w:val="24"/>
                <w:rtl/>
              </w:rPr>
              <w:t xml:space="preserve"> </w:t>
            </w:r>
            <w:r w:rsidRPr="00F733A3">
              <w:rPr>
                <w:rFonts w:cs="Arial Unicode MS" w:hint="cs"/>
                <w:sz w:val="24"/>
                <w:szCs w:val="24"/>
                <w:rtl/>
              </w:rPr>
              <w:t>از</w:t>
            </w:r>
            <w:r w:rsidRPr="00F733A3">
              <w:rPr>
                <w:sz w:val="24"/>
                <w:szCs w:val="24"/>
                <w:rtl/>
              </w:rPr>
              <w:t xml:space="preserve"> </w:t>
            </w:r>
            <w:r w:rsidRPr="00F733A3">
              <w:rPr>
                <w:rFonts w:cs="Arial Unicode MS" w:hint="cs"/>
                <w:sz w:val="24"/>
                <w:szCs w:val="24"/>
                <w:rtl/>
              </w:rPr>
              <w:t>مچ</w:t>
            </w:r>
            <w:r w:rsidRPr="00F733A3">
              <w:rPr>
                <w:sz w:val="24"/>
                <w:szCs w:val="24"/>
                <w:rtl/>
              </w:rPr>
              <w:t>)</w:t>
            </w:r>
          </w:p>
        </w:tc>
      </w:tr>
      <w:tr w:rsidR="007F6683" w:rsidRPr="00F733A3" w14:paraId="5C5D5A25" w14:textId="77777777" w:rsidTr="005E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6B30FD6" w14:textId="77777777" w:rsidR="007F6683" w:rsidRPr="00F733A3" w:rsidRDefault="007F6683" w:rsidP="00CD1866">
            <w:pPr>
              <w:rPr>
                <w:rFonts w:ascii="Calibri" w:hAnsi="Calibri" w:cs="Calibri"/>
                <w:color w:val="000000"/>
                <w:sz w:val="24"/>
                <w:szCs w:val="24"/>
              </w:rPr>
            </w:pPr>
            <w:r w:rsidRPr="00F733A3">
              <w:rPr>
                <w:sz w:val="24"/>
                <w:szCs w:val="24"/>
                <w:rtl/>
              </w:rPr>
              <w:t>265</w:t>
            </w:r>
          </w:p>
        </w:tc>
        <w:tc>
          <w:tcPr>
            <w:tcW w:w="1890" w:type="dxa"/>
          </w:tcPr>
          <w:p w14:paraId="5E7365EC" w14:textId="77777777" w:rsidR="007F6683" w:rsidRPr="00F733A3" w:rsidRDefault="007F6683" w:rsidP="00CD1866">
            <w:pPr>
              <w:cnfStyle w:val="000000100000" w:firstRow="0" w:lastRow="0" w:firstColumn="0" w:lastColumn="0" w:oddVBand="0" w:evenVBand="0" w:oddHBand="1" w:evenHBand="0" w:firstRowFirstColumn="0" w:firstRowLastColumn="0" w:lastRowFirstColumn="0" w:lastRowLastColumn="0"/>
              <w:rPr>
                <w:rFonts w:ascii="Calibri" w:hAnsi="Calibri" w:cs="B Lotus"/>
                <w:color w:val="000000"/>
                <w:rtl/>
              </w:rPr>
            </w:pPr>
            <w:r w:rsidRPr="00F733A3">
              <w:rPr>
                <w:rFonts w:ascii="Calibri" w:hAnsi="Calibri" w:cs="B Lotus" w:hint="cs"/>
                <w:color w:val="000000"/>
                <w:rtl/>
              </w:rPr>
              <w:t xml:space="preserve">دست </w:t>
            </w:r>
          </w:p>
        </w:tc>
        <w:tc>
          <w:tcPr>
            <w:tcW w:w="5579" w:type="dxa"/>
          </w:tcPr>
          <w:p w14:paraId="0C19FF21" w14:textId="77777777" w:rsidR="007F6683" w:rsidRPr="00F733A3" w:rsidRDefault="007F6683" w:rsidP="00CD1866">
            <w:pPr>
              <w:cnfStyle w:val="000000100000" w:firstRow="0" w:lastRow="0" w:firstColumn="0" w:lastColumn="0" w:oddVBand="0" w:evenVBand="0" w:oddHBand="1" w:evenHBand="0" w:firstRowFirstColumn="0" w:firstRowLastColumn="0" w:lastRowFirstColumn="0" w:lastRowLastColumn="0"/>
              <w:rPr>
                <w:sz w:val="24"/>
                <w:szCs w:val="24"/>
                <w:rtl/>
              </w:rPr>
            </w:pPr>
            <w:r w:rsidRPr="00F733A3">
              <w:rPr>
                <w:rFonts w:cs="Arial Unicode MS" w:hint="cs"/>
                <w:sz w:val="24"/>
                <w:szCs w:val="24"/>
                <w:rtl/>
              </w:rPr>
              <w:t>از</w:t>
            </w:r>
            <w:r w:rsidRPr="00F733A3">
              <w:rPr>
                <w:sz w:val="24"/>
                <w:szCs w:val="24"/>
                <w:rtl/>
              </w:rPr>
              <w:t xml:space="preserve"> </w:t>
            </w:r>
            <w:r w:rsidRPr="00F733A3">
              <w:rPr>
                <w:rFonts w:cs="Arial Unicode MS" w:hint="cs"/>
                <w:sz w:val="24"/>
                <w:szCs w:val="24"/>
                <w:rtl/>
              </w:rPr>
              <w:t>دست</w:t>
            </w:r>
            <w:r w:rsidRPr="00F733A3">
              <w:rPr>
                <w:sz w:val="24"/>
                <w:szCs w:val="24"/>
                <w:rtl/>
              </w:rPr>
              <w:t xml:space="preserve"> </w:t>
            </w:r>
            <w:r w:rsidRPr="00F733A3">
              <w:rPr>
                <w:rFonts w:cs="Arial Unicode MS" w:hint="cs"/>
                <w:sz w:val="24"/>
                <w:szCs w:val="24"/>
                <w:rtl/>
              </w:rPr>
              <w:t>دادن</w:t>
            </w:r>
            <w:r w:rsidRPr="00F733A3">
              <w:rPr>
                <w:sz w:val="24"/>
                <w:szCs w:val="24"/>
                <w:rtl/>
              </w:rPr>
              <w:t xml:space="preserve"> </w:t>
            </w:r>
            <w:r w:rsidRPr="00F733A3">
              <w:rPr>
                <w:rFonts w:cs="Arial Unicode MS" w:hint="cs"/>
                <w:sz w:val="24"/>
                <w:szCs w:val="24"/>
                <w:rtl/>
              </w:rPr>
              <w:t>هر</w:t>
            </w:r>
            <w:r w:rsidRPr="00F733A3">
              <w:rPr>
                <w:sz w:val="24"/>
                <w:szCs w:val="24"/>
                <w:rtl/>
              </w:rPr>
              <w:t xml:space="preserve"> </w:t>
            </w:r>
            <w:r w:rsidRPr="00F733A3">
              <w:rPr>
                <w:rFonts w:cs="Arial Unicode MS" w:hint="cs"/>
                <w:sz w:val="24"/>
                <w:szCs w:val="24"/>
                <w:rtl/>
              </w:rPr>
              <w:t>دو</w:t>
            </w:r>
            <w:r w:rsidRPr="00F733A3">
              <w:rPr>
                <w:sz w:val="24"/>
                <w:szCs w:val="24"/>
                <w:rtl/>
              </w:rPr>
              <w:t xml:space="preserve"> </w:t>
            </w:r>
            <w:r w:rsidRPr="00F733A3">
              <w:rPr>
                <w:rFonts w:cs="Arial Unicode MS" w:hint="cs"/>
                <w:sz w:val="24"/>
                <w:szCs w:val="24"/>
                <w:rtl/>
              </w:rPr>
              <w:t>پنجه</w:t>
            </w:r>
            <w:r w:rsidRPr="00F733A3">
              <w:rPr>
                <w:sz w:val="24"/>
                <w:szCs w:val="24"/>
                <w:rtl/>
              </w:rPr>
              <w:t xml:space="preserve"> </w:t>
            </w:r>
            <w:r w:rsidRPr="00F733A3">
              <w:rPr>
                <w:rFonts w:cs="Arial Unicode MS" w:hint="cs"/>
                <w:sz w:val="24"/>
                <w:szCs w:val="24"/>
                <w:rtl/>
              </w:rPr>
              <w:t>پا</w:t>
            </w:r>
          </w:p>
        </w:tc>
      </w:tr>
      <w:tr w:rsidR="007F6683" w:rsidRPr="00F733A3" w14:paraId="1F4AE3EF" w14:textId="77777777" w:rsidTr="005E3AAB">
        <w:tc>
          <w:tcPr>
            <w:cnfStyle w:val="001000000000" w:firstRow="0" w:lastRow="0" w:firstColumn="1" w:lastColumn="0" w:oddVBand="0" w:evenVBand="0" w:oddHBand="0" w:evenHBand="0" w:firstRowFirstColumn="0" w:firstRowLastColumn="0" w:lastRowFirstColumn="0" w:lastRowLastColumn="0"/>
            <w:tcW w:w="1547" w:type="dxa"/>
          </w:tcPr>
          <w:p w14:paraId="04583063" w14:textId="77777777" w:rsidR="007F6683" w:rsidRPr="00F733A3" w:rsidRDefault="007F6683" w:rsidP="00CD1866">
            <w:pPr>
              <w:rPr>
                <w:rFonts w:ascii="Calibri" w:hAnsi="Calibri" w:cs="Calibri"/>
                <w:color w:val="000000"/>
                <w:sz w:val="24"/>
                <w:szCs w:val="24"/>
              </w:rPr>
            </w:pPr>
            <w:r w:rsidRPr="00F733A3">
              <w:rPr>
                <w:sz w:val="24"/>
                <w:szCs w:val="24"/>
                <w:rtl/>
              </w:rPr>
              <w:t>266</w:t>
            </w:r>
          </w:p>
        </w:tc>
        <w:tc>
          <w:tcPr>
            <w:tcW w:w="1890" w:type="dxa"/>
          </w:tcPr>
          <w:p w14:paraId="4644EB81" w14:textId="77777777" w:rsidR="007F6683" w:rsidRPr="00F733A3" w:rsidRDefault="007F6683" w:rsidP="00CD1866">
            <w:pPr>
              <w:cnfStyle w:val="000000000000" w:firstRow="0" w:lastRow="0" w:firstColumn="0" w:lastColumn="0" w:oddVBand="0" w:evenVBand="0" w:oddHBand="0" w:evenHBand="0" w:firstRowFirstColumn="0" w:firstRowLastColumn="0" w:lastRowFirstColumn="0" w:lastRowLastColumn="0"/>
              <w:rPr>
                <w:rFonts w:ascii="Calibri" w:hAnsi="Calibri" w:cs="B Lotus"/>
                <w:color w:val="000000"/>
                <w:rtl/>
              </w:rPr>
            </w:pPr>
            <w:r w:rsidRPr="00F733A3">
              <w:rPr>
                <w:rFonts w:ascii="Calibri" w:hAnsi="Calibri" w:cs="B Lotus" w:hint="cs"/>
                <w:color w:val="000000"/>
                <w:rtl/>
              </w:rPr>
              <w:t xml:space="preserve">دست </w:t>
            </w:r>
          </w:p>
        </w:tc>
        <w:tc>
          <w:tcPr>
            <w:tcW w:w="5579" w:type="dxa"/>
          </w:tcPr>
          <w:p w14:paraId="5D0B8DC7" w14:textId="77777777" w:rsidR="007F6683" w:rsidRPr="00F733A3" w:rsidRDefault="007F6683" w:rsidP="00CD1866">
            <w:pPr>
              <w:cnfStyle w:val="000000000000" w:firstRow="0" w:lastRow="0" w:firstColumn="0" w:lastColumn="0" w:oddVBand="0" w:evenVBand="0" w:oddHBand="0" w:evenHBand="0" w:firstRowFirstColumn="0" w:firstRowLastColumn="0" w:lastRowFirstColumn="0" w:lastRowLastColumn="0"/>
              <w:rPr>
                <w:sz w:val="24"/>
                <w:szCs w:val="24"/>
                <w:rtl/>
              </w:rPr>
            </w:pPr>
            <w:r w:rsidRPr="00F733A3">
              <w:rPr>
                <w:rFonts w:cs="Arial Unicode MS" w:hint="cs"/>
                <w:sz w:val="24"/>
                <w:szCs w:val="24"/>
                <w:rtl/>
              </w:rPr>
              <w:t>مجموع</w:t>
            </w:r>
            <w:r w:rsidRPr="00F733A3">
              <w:rPr>
                <w:sz w:val="24"/>
                <w:szCs w:val="24"/>
                <w:rtl/>
              </w:rPr>
              <w:t xml:space="preserve"> </w:t>
            </w:r>
            <w:r w:rsidRPr="00F733A3">
              <w:rPr>
                <w:rFonts w:cs="Arial Unicode MS" w:hint="cs"/>
                <w:sz w:val="24"/>
                <w:szCs w:val="24"/>
                <w:rtl/>
              </w:rPr>
              <w:t>انگشتان</w:t>
            </w:r>
            <w:r w:rsidRPr="00F733A3">
              <w:rPr>
                <w:sz w:val="24"/>
                <w:szCs w:val="24"/>
                <w:rtl/>
              </w:rPr>
              <w:t xml:space="preserve"> </w:t>
            </w:r>
            <w:r w:rsidRPr="00F733A3">
              <w:rPr>
                <w:rFonts w:cs="Arial Unicode MS" w:hint="cs"/>
                <w:sz w:val="24"/>
                <w:szCs w:val="24"/>
                <w:rtl/>
              </w:rPr>
              <w:t>هر</w:t>
            </w:r>
            <w:r w:rsidRPr="00F733A3">
              <w:rPr>
                <w:sz w:val="24"/>
                <w:szCs w:val="24"/>
                <w:rtl/>
              </w:rPr>
              <w:t xml:space="preserve"> </w:t>
            </w:r>
            <w:r w:rsidRPr="00F733A3">
              <w:rPr>
                <w:rFonts w:cs="Arial Unicode MS" w:hint="cs"/>
                <w:sz w:val="24"/>
                <w:szCs w:val="24"/>
                <w:rtl/>
              </w:rPr>
              <w:t>دست</w:t>
            </w:r>
          </w:p>
        </w:tc>
      </w:tr>
      <w:tr w:rsidR="007F6683" w:rsidRPr="00F733A3" w14:paraId="49DC978D" w14:textId="77777777" w:rsidTr="005E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7171D18" w14:textId="77777777" w:rsidR="007F6683" w:rsidRPr="00F733A3" w:rsidRDefault="007F6683" w:rsidP="00CD1866">
            <w:pPr>
              <w:rPr>
                <w:rFonts w:ascii="Calibri" w:hAnsi="Calibri" w:cs="Calibri"/>
                <w:color w:val="000000"/>
                <w:sz w:val="24"/>
                <w:szCs w:val="24"/>
              </w:rPr>
            </w:pPr>
            <w:r w:rsidRPr="00F733A3">
              <w:rPr>
                <w:sz w:val="24"/>
                <w:szCs w:val="24"/>
                <w:rtl/>
              </w:rPr>
              <w:t>267</w:t>
            </w:r>
          </w:p>
        </w:tc>
        <w:tc>
          <w:tcPr>
            <w:tcW w:w="1890" w:type="dxa"/>
          </w:tcPr>
          <w:p w14:paraId="6CC3F051" w14:textId="77777777" w:rsidR="007F6683" w:rsidRPr="00F733A3" w:rsidRDefault="007F6683" w:rsidP="00CD1866">
            <w:pPr>
              <w:cnfStyle w:val="000000100000" w:firstRow="0" w:lastRow="0" w:firstColumn="0" w:lastColumn="0" w:oddVBand="0" w:evenVBand="0" w:oddHBand="1" w:evenHBand="0" w:firstRowFirstColumn="0" w:firstRowLastColumn="0" w:lastRowFirstColumn="0" w:lastRowLastColumn="0"/>
              <w:rPr>
                <w:rFonts w:ascii="Calibri" w:hAnsi="Calibri" w:cs="B Lotus"/>
                <w:color w:val="000000"/>
                <w:rtl/>
              </w:rPr>
            </w:pPr>
            <w:r w:rsidRPr="00F733A3">
              <w:rPr>
                <w:rFonts w:ascii="Calibri" w:hAnsi="Calibri" w:cs="B Lotus" w:hint="cs"/>
                <w:color w:val="000000"/>
                <w:rtl/>
              </w:rPr>
              <w:t xml:space="preserve">دست </w:t>
            </w:r>
          </w:p>
        </w:tc>
        <w:tc>
          <w:tcPr>
            <w:tcW w:w="5579" w:type="dxa"/>
          </w:tcPr>
          <w:p w14:paraId="33E74205" w14:textId="77777777" w:rsidR="007F6683" w:rsidRPr="00F733A3" w:rsidRDefault="007F6683" w:rsidP="00CD1866">
            <w:pPr>
              <w:cnfStyle w:val="000000100000" w:firstRow="0" w:lastRow="0" w:firstColumn="0" w:lastColumn="0" w:oddVBand="0" w:evenVBand="0" w:oddHBand="1" w:evenHBand="0" w:firstRowFirstColumn="0" w:firstRowLastColumn="0" w:lastRowFirstColumn="0" w:lastRowLastColumn="0"/>
              <w:rPr>
                <w:sz w:val="24"/>
                <w:szCs w:val="24"/>
                <w:rtl/>
              </w:rPr>
            </w:pPr>
            <w:r w:rsidRPr="00F733A3">
              <w:rPr>
                <w:rFonts w:cs="Arial Unicode MS" w:hint="cs"/>
                <w:sz w:val="24"/>
                <w:szCs w:val="24"/>
                <w:rtl/>
              </w:rPr>
              <w:t>مجموع</w:t>
            </w:r>
            <w:r w:rsidRPr="00F733A3">
              <w:rPr>
                <w:sz w:val="24"/>
                <w:szCs w:val="24"/>
                <w:rtl/>
              </w:rPr>
              <w:t xml:space="preserve"> </w:t>
            </w:r>
            <w:r w:rsidRPr="00F733A3">
              <w:rPr>
                <w:rFonts w:cs="Arial Unicode MS" w:hint="cs"/>
                <w:sz w:val="24"/>
                <w:szCs w:val="24"/>
                <w:rtl/>
              </w:rPr>
              <w:t>انگشتان</w:t>
            </w:r>
            <w:r w:rsidRPr="00F733A3">
              <w:rPr>
                <w:sz w:val="24"/>
                <w:szCs w:val="24"/>
                <w:rtl/>
              </w:rPr>
              <w:t xml:space="preserve"> </w:t>
            </w:r>
            <w:r w:rsidRPr="00F733A3">
              <w:rPr>
                <w:rFonts w:cs="Arial Unicode MS" w:hint="cs"/>
                <w:sz w:val="24"/>
                <w:szCs w:val="24"/>
                <w:rtl/>
              </w:rPr>
              <w:t>هر</w:t>
            </w:r>
            <w:r w:rsidRPr="00F733A3">
              <w:rPr>
                <w:sz w:val="24"/>
                <w:szCs w:val="24"/>
                <w:rtl/>
              </w:rPr>
              <w:t xml:space="preserve"> </w:t>
            </w:r>
            <w:r w:rsidRPr="00F733A3">
              <w:rPr>
                <w:rFonts w:cs="Arial Unicode MS" w:hint="cs"/>
                <w:sz w:val="24"/>
                <w:szCs w:val="24"/>
                <w:rtl/>
              </w:rPr>
              <w:t>دو</w:t>
            </w:r>
            <w:r w:rsidRPr="00F733A3">
              <w:rPr>
                <w:sz w:val="24"/>
                <w:szCs w:val="24"/>
                <w:rtl/>
              </w:rPr>
              <w:t xml:space="preserve"> </w:t>
            </w:r>
            <w:r w:rsidRPr="00F733A3">
              <w:rPr>
                <w:rFonts w:cs="Arial Unicode MS" w:hint="cs"/>
                <w:sz w:val="24"/>
                <w:szCs w:val="24"/>
                <w:rtl/>
              </w:rPr>
              <w:t>دست</w:t>
            </w:r>
          </w:p>
        </w:tc>
      </w:tr>
      <w:tr w:rsidR="007F6683" w:rsidRPr="00F733A3" w14:paraId="0E7D320C" w14:textId="77777777" w:rsidTr="005E3AAB">
        <w:tc>
          <w:tcPr>
            <w:cnfStyle w:val="001000000000" w:firstRow="0" w:lastRow="0" w:firstColumn="1" w:lastColumn="0" w:oddVBand="0" w:evenVBand="0" w:oddHBand="0" w:evenHBand="0" w:firstRowFirstColumn="0" w:firstRowLastColumn="0" w:lastRowFirstColumn="0" w:lastRowLastColumn="0"/>
            <w:tcW w:w="1547" w:type="dxa"/>
          </w:tcPr>
          <w:p w14:paraId="2EAEDEFB" w14:textId="77777777" w:rsidR="007F6683" w:rsidRPr="00F733A3" w:rsidRDefault="007F6683" w:rsidP="00CD1866">
            <w:pPr>
              <w:rPr>
                <w:rFonts w:ascii="Calibri" w:hAnsi="Calibri" w:cs="Calibri"/>
                <w:color w:val="000000"/>
                <w:sz w:val="24"/>
                <w:szCs w:val="24"/>
              </w:rPr>
            </w:pPr>
            <w:r w:rsidRPr="00F733A3">
              <w:rPr>
                <w:sz w:val="24"/>
                <w:szCs w:val="24"/>
                <w:rtl/>
              </w:rPr>
              <w:t>268</w:t>
            </w:r>
          </w:p>
        </w:tc>
        <w:tc>
          <w:tcPr>
            <w:tcW w:w="1890" w:type="dxa"/>
          </w:tcPr>
          <w:p w14:paraId="05AD0619" w14:textId="77777777" w:rsidR="007F6683" w:rsidRPr="00F733A3" w:rsidRDefault="007F6683" w:rsidP="00CD1866">
            <w:pPr>
              <w:cnfStyle w:val="000000000000" w:firstRow="0" w:lastRow="0" w:firstColumn="0" w:lastColumn="0" w:oddVBand="0" w:evenVBand="0" w:oddHBand="0" w:evenHBand="0" w:firstRowFirstColumn="0" w:firstRowLastColumn="0" w:lastRowFirstColumn="0" w:lastRowLastColumn="0"/>
              <w:rPr>
                <w:rFonts w:ascii="Calibri" w:hAnsi="Calibri" w:cs="B Lotus"/>
                <w:color w:val="000000"/>
                <w:rtl/>
              </w:rPr>
            </w:pPr>
            <w:r w:rsidRPr="00F733A3">
              <w:rPr>
                <w:rFonts w:ascii="Calibri" w:hAnsi="Calibri" w:cs="B Lotus" w:hint="cs"/>
                <w:color w:val="000000"/>
                <w:rtl/>
              </w:rPr>
              <w:t>گوش</w:t>
            </w:r>
          </w:p>
        </w:tc>
        <w:tc>
          <w:tcPr>
            <w:tcW w:w="5579" w:type="dxa"/>
          </w:tcPr>
          <w:p w14:paraId="59CFA86D" w14:textId="77777777" w:rsidR="007F6683" w:rsidRPr="00F733A3" w:rsidRDefault="007F6683" w:rsidP="00CD1866">
            <w:pPr>
              <w:cnfStyle w:val="000000000000" w:firstRow="0" w:lastRow="0" w:firstColumn="0" w:lastColumn="0" w:oddVBand="0" w:evenVBand="0" w:oddHBand="0" w:evenHBand="0" w:firstRowFirstColumn="0" w:firstRowLastColumn="0" w:lastRowFirstColumn="0" w:lastRowLastColumn="0"/>
              <w:rPr>
                <w:sz w:val="24"/>
                <w:szCs w:val="24"/>
                <w:rtl/>
              </w:rPr>
            </w:pPr>
            <w:r w:rsidRPr="00F733A3">
              <w:rPr>
                <w:rFonts w:cs="Arial Unicode MS" w:hint="cs"/>
                <w:sz w:val="24"/>
                <w:szCs w:val="24"/>
                <w:rtl/>
              </w:rPr>
              <w:t>از</w:t>
            </w:r>
            <w:r w:rsidRPr="00F733A3">
              <w:rPr>
                <w:sz w:val="24"/>
                <w:szCs w:val="24"/>
                <w:rtl/>
              </w:rPr>
              <w:t xml:space="preserve"> </w:t>
            </w:r>
            <w:r w:rsidRPr="00F733A3">
              <w:rPr>
                <w:rFonts w:cs="Arial Unicode MS" w:hint="cs"/>
                <w:sz w:val="24"/>
                <w:szCs w:val="24"/>
                <w:rtl/>
              </w:rPr>
              <w:t>دست</w:t>
            </w:r>
            <w:r w:rsidRPr="00F733A3">
              <w:rPr>
                <w:sz w:val="24"/>
                <w:szCs w:val="24"/>
                <w:rtl/>
              </w:rPr>
              <w:t xml:space="preserve"> </w:t>
            </w:r>
            <w:r w:rsidRPr="00F733A3">
              <w:rPr>
                <w:rFonts w:cs="Arial Unicode MS" w:hint="cs"/>
                <w:sz w:val="24"/>
                <w:szCs w:val="24"/>
                <w:rtl/>
              </w:rPr>
              <w:t>دادن</w:t>
            </w:r>
            <w:r w:rsidRPr="00F733A3">
              <w:rPr>
                <w:sz w:val="24"/>
                <w:szCs w:val="24"/>
                <w:rtl/>
              </w:rPr>
              <w:t xml:space="preserve"> </w:t>
            </w:r>
            <w:r w:rsidRPr="00F733A3">
              <w:rPr>
                <w:rFonts w:cs="Arial Unicode MS" w:hint="cs"/>
                <w:sz w:val="24"/>
                <w:szCs w:val="24"/>
                <w:rtl/>
              </w:rPr>
              <w:t>شنوايي</w:t>
            </w:r>
            <w:r w:rsidRPr="00F733A3">
              <w:rPr>
                <w:sz w:val="24"/>
                <w:szCs w:val="24"/>
                <w:rtl/>
              </w:rPr>
              <w:t xml:space="preserve"> </w:t>
            </w:r>
            <w:r w:rsidRPr="00F733A3">
              <w:rPr>
                <w:rFonts w:cs="Arial Unicode MS" w:hint="cs"/>
                <w:sz w:val="24"/>
                <w:szCs w:val="24"/>
                <w:rtl/>
              </w:rPr>
              <w:t>يك</w:t>
            </w:r>
            <w:r w:rsidRPr="00F733A3">
              <w:rPr>
                <w:sz w:val="24"/>
                <w:szCs w:val="24"/>
                <w:rtl/>
              </w:rPr>
              <w:t xml:space="preserve"> </w:t>
            </w:r>
            <w:r w:rsidRPr="00F733A3">
              <w:rPr>
                <w:rFonts w:cs="Arial Unicode MS" w:hint="cs"/>
                <w:sz w:val="24"/>
                <w:szCs w:val="24"/>
                <w:rtl/>
              </w:rPr>
              <w:t>گوش</w:t>
            </w:r>
            <w:r w:rsidRPr="00F733A3">
              <w:rPr>
                <w:sz w:val="24"/>
                <w:szCs w:val="24"/>
                <w:rtl/>
              </w:rPr>
              <w:t xml:space="preserve"> </w:t>
            </w:r>
            <w:r w:rsidRPr="00F733A3">
              <w:rPr>
                <w:rFonts w:cs="Arial Unicode MS" w:hint="cs"/>
                <w:sz w:val="24"/>
                <w:szCs w:val="24"/>
                <w:rtl/>
              </w:rPr>
              <w:t>در</w:t>
            </w:r>
            <w:r w:rsidRPr="00F733A3">
              <w:rPr>
                <w:sz w:val="24"/>
                <w:szCs w:val="24"/>
                <w:rtl/>
              </w:rPr>
              <w:t xml:space="preserve"> </w:t>
            </w:r>
            <w:r w:rsidRPr="00F733A3">
              <w:rPr>
                <w:rFonts w:cs="Arial Unicode MS" w:hint="cs"/>
                <w:sz w:val="24"/>
                <w:szCs w:val="24"/>
                <w:rtl/>
              </w:rPr>
              <w:t>صورت</w:t>
            </w:r>
            <w:r w:rsidRPr="00F733A3">
              <w:rPr>
                <w:sz w:val="24"/>
                <w:szCs w:val="24"/>
                <w:rtl/>
              </w:rPr>
              <w:t xml:space="preserve"> </w:t>
            </w:r>
            <w:r w:rsidRPr="00F733A3">
              <w:rPr>
                <w:rFonts w:cs="Arial Unicode MS" w:hint="cs"/>
                <w:sz w:val="24"/>
                <w:szCs w:val="24"/>
                <w:rtl/>
              </w:rPr>
              <w:t>ناشنوايي</w:t>
            </w:r>
            <w:r w:rsidRPr="00F733A3">
              <w:rPr>
                <w:sz w:val="24"/>
                <w:szCs w:val="24"/>
                <w:rtl/>
              </w:rPr>
              <w:t xml:space="preserve"> </w:t>
            </w:r>
            <w:r w:rsidRPr="00F733A3">
              <w:rPr>
                <w:rFonts w:cs="Arial Unicode MS" w:hint="cs"/>
                <w:sz w:val="24"/>
                <w:szCs w:val="24"/>
                <w:rtl/>
              </w:rPr>
              <w:t>گوش</w:t>
            </w:r>
            <w:r w:rsidRPr="00F733A3">
              <w:rPr>
                <w:sz w:val="24"/>
                <w:szCs w:val="24"/>
                <w:rtl/>
              </w:rPr>
              <w:t xml:space="preserve"> </w:t>
            </w:r>
            <w:r w:rsidRPr="00F733A3">
              <w:rPr>
                <w:rFonts w:cs="Arial Unicode MS" w:hint="cs"/>
                <w:sz w:val="24"/>
                <w:szCs w:val="24"/>
                <w:rtl/>
              </w:rPr>
              <w:t>ديگر</w:t>
            </w:r>
          </w:p>
        </w:tc>
      </w:tr>
      <w:tr w:rsidR="007F6683" w:rsidRPr="00F733A3" w14:paraId="1EA2EE71" w14:textId="77777777" w:rsidTr="005E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3F59EAB" w14:textId="77777777" w:rsidR="007F6683" w:rsidRPr="00F733A3" w:rsidRDefault="007F6683" w:rsidP="00CD1866">
            <w:pPr>
              <w:rPr>
                <w:rFonts w:ascii="Calibri" w:hAnsi="Calibri" w:cs="Calibri"/>
                <w:color w:val="000000"/>
                <w:sz w:val="24"/>
                <w:szCs w:val="24"/>
              </w:rPr>
            </w:pPr>
            <w:r w:rsidRPr="00F733A3">
              <w:rPr>
                <w:sz w:val="24"/>
                <w:szCs w:val="24"/>
                <w:rtl/>
              </w:rPr>
              <w:t>269</w:t>
            </w:r>
          </w:p>
        </w:tc>
        <w:tc>
          <w:tcPr>
            <w:tcW w:w="1890" w:type="dxa"/>
          </w:tcPr>
          <w:p w14:paraId="30D4FBAF" w14:textId="77777777" w:rsidR="007F6683" w:rsidRPr="00F733A3" w:rsidRDefault="007F6683" w:rsidP="00CD1866">
            <w:pPr>
              <w:cnfStyle w:val="000000100000" w:firstRow="0" w:lastRow="0" w:firstColumn="0" w:lastColumn="0" w:oddVBand="0" w:evenVBand="0" w:oddHBand="1" w:evenHBand="0" w:firstRowFirstColumn="0" w:firstRowLastColumn="0" w:lastRowFirstColumn="0" w:lastRowLastColumn="0"/>
              <w:rPr>
                <w:rFonts w:ascii="Calibri" w:hAnsi="Calibri" w:cs="B Lotus"/>
                <w:color w:val="000000"/>
                <w:rtl/>
              </w:rPr>
            </w:pPr>
            <w:r w:rsidRPr="00F733A3">
              <w:rPr>
                <w:rFonts w:ascii="Calibri" w:hAnsi="Calibri" w:cs="B Lotus" w:hint="cs"/>
                <w:color w:val="000000"/>
                <w:rtl/>
              </w:rPr>
              <w:t>زبان</w:t>
            </w:r>
          </w:p>
        </w:tc>
        <w:tc>
          <w:tcPr>
            <w:tcW w:w="5579" w:type="dxa"/>
          </w:tcPr>
          <w:p w14:paraId="75C84243" w14:textId="77777777" w:rsidR="007F6683" w:rsidRPr="00F733A3" w:rsidRDefault="007F6683" w:rsidP="00CD1866">
            <w:pPr>
              <w:cnfStyle w:val="000000100000" w:firstRow="0" w:lastRow="0" w:firstColumn="0" w:lastColumn="0" w:oddVBand="0" w:evenVBand="0" w:oddHBand="1" w:evenHBand="0" w:firstRowFirstColumn="0" w:firstRowLastColumn="0" w:lastRowFirstColumn="0" w:lastRowLastColumn="0"/>
              <w:rPr>
                <w:sz w:val="24"/>
                <w:szCs w:val="24"/>
                <w:rtl/>
              </w:rPr>
            </w:pPr>
            <w:r w:rsidRPr="00F733A3">
              <w:rPr>
                <w:rFonts w:cs="Arial Unicode MS" w:hint="cs"/>
                <w:sz w:val="24"/>
                <w:szCs w:val="24"/>
                <w:rtl/>
              </w:rPr>
              <w:t>از</w:t>
            </w:r>
            <w:r w:rsidRPr="00F733A3">
              <w:rPr>
                <w:sz w:val="24"/>
                <w:szCs w:val="24"/>
                <w:rtl/>
              </w:rPr>
              <w:t xml:space="preserve"> </w:t>
            </w:r>
            <w:r w:rsidRPr="00F733A3">
              <w:rPr>
                <w:rFonts w:cs="Arial Unicode MS" w:hint="cs"/>
                <w:sz w:val="24"/>
                <w:szCs w:val="24"/>
                <w:rtl/>
              </w:rPr>
              <w:t>دست</w:t>
            </w:r>
            <w:r w:rsidRPr="00F733A3">
              <w:rPr>
                <w:sz w:val="24"/>
                <w:szCs w:val="24"/>
                <w:rtl/>
              </w:rPr>
              <w:t xml:space="preserve"> </w:t>
            </w:r>
            <w:r w:rsidRPr="00F733A3">
              <w:rPr>
                <w:rFonts w:cs="Arial Unicode MS" w:hint="cs"/>
                <w:sz w:val="24"/>
                <w:szCs w:val="24"/>
                <w:rtl/>
              </w:rPr>
              <w:t>دادن</w:t>
            </w:r>
            <w:r w:rsidRPr="00F733A3">
              <w:rPr>
                <w:sz w:val="24"/>
                <w:szCs w:val="24"/>
                <w:rtl/>
              </w:rPr>
              <w:t xml:space="preserve"> </w:t>
            </w:r>
            <w:r w:rsidRPr="00F733A3">
              <w:rPr>
                <w:rFonts w:cs="Arial Unicode MS" w:hint="cs"/>
                <w:sz w:val="24"/>
                <w:szCs w:val="24"/>
                <w:rtl/>
              </w:rPr>
              <w:t>حس</w:t>
            </w:r>
            <w:r w:rsidRPr="00F733A3">
              <w:rPr>
                <w:sz w:val="24"/>
                <w:szCs w:val="24"/>
                <w:rtl/>
              </w:rPr>
              <w:t xml:space="preserve"> </w:t>
            </w:r>
            <w:r w:rsidRPr="00F733A3">
              <w:rPr>
                <w:rFonts w:cs="Arial Unicode MS" w:hint="cs"/>
                <w:sz w:val="24"/>
                <w:szCs w:val="24"/>
                <w:rtl/>
              </w:rPr>
              <w:t>چشايي</w:t>
            </w:r>
          </w:p>
        </w:tc>
      </w:tr>
      <w:tr w:rsidR="007F6683" w:rsidRPr="00F733A3" w14:paraId="75CC831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BA22051" w14:textId="77777777" w:rsidR="007F6683" w:rsidRPr="00F733A3" w:rsidRDefault="007F6683" w:rsidP="00CD1866">
            <w:pPr>
              <w:rPr>
                <w:rFonts w:ascii="Calibri" w:hAnsi="Calibri" w:cs="Calibri"/>
                <w:color w:val="000000"/>
                <w:sz w:val="24"/>
                <w:szCs w:val="24"/>
              </w:rPr>
            </w:pPr>
            <w:r w:rsidRPr="00F733A3">
              <w:rPr>
                <w:sz w:val="24"/>
                <w:szCs w:val="24"/>
                <w:rtl/>
              </w:rPr>
              <w:t>270</w:t>
            </w:r>
          </w:p>
        </w:tc>
        <w:tc>
          <w:tcPr>
            <w:tcW w:w="1890" w:type="dxa"/>
          </w:tcPr>
          <w:p w14:paraId="45BEB744" w14:textId="77777777" w:rsidR="007F6683" w:rsidRPr="00F733A3" w:rsidRDefault="007F6683" w:rsidP="00CD1866">
            <w:pPr>
              <w:cnfStyle w:val="000000000000" w:firstRow="0" w:lastRow="0" w:firstColumn="0" w:lastColumn="0" w:oddVBand="0" w:evenVBand="0" w:oddHBand="0" w:evenHBand="0" w:firstRowFirstColumn="0" w:firstRowLastColumn="0" w:lastRowFirstColumn="0" w:lastRowLastColumn="0"/>
              <w:rPr>
                <w:rFonts w:ascii="Calibri" w:hAnsi="Calibri" w:cs="B Lotus"/>
                <w:color w:val="000000"/>
                <w:rtl/>
              </w:rPr>
            </w:pPr>
            <w:r w:rsidRPr="00F733A3">
              <w:rPr>
                <w:rFonts w:ascii="Calibri" w:hAnsi="Calibri" w:cs="B Lotus" w:hint="cs"/>
                <w:color w:val="000000"/>
                <w:rtl/>
              </w:rPr>
              <w:t>سر</w:t>
            </w:r>
          </w:p>
        </w:tc>
        <w:tc>
          <w:tcPr>
            <w:tcW w:w="5579" w:type="dxa"/>
          </w:tcPr>
          <w:p w14:paraId="40897EA6" w14:textId="77777777" w:rsidR="007F6683" w:rsidRPr="00F733A3" w:rsidRDefault="007F6683" w:rsidP="00CD1866">
            <w:pPr>
              <w:cnfStyle w:val="000000000000" w:firstRow="0" w:lastRow="0" w:firstColumn="0" w:lastColumn="0" w:oddVBand="0" w:evenVBand="0" w:oddHBand="0" w:evenHBand="0" w:firstRowFirstColumn="0" w:firstRowLastColumn="0" w:lastRowFirstColumn="0" w:lastRowLastColumn="0"/>
              <w:rPr>
                <w:sz w:val="24"/>
                <w:szCs w:val="24"/>
                <w:rtl/>
              </w:rPr>
            </w:pPr>
            <w:r w:rsidRPr="00F733A3">
              <w:rPr>
                <w:rFonts w:cs="Arial Unicode MS" w:hint="cs"/>
                <w:sz w:val="24"/>
                <w:szCs w:val="24"/>
                <w:rtl/>
              </w:rPr>
              <w:t>غرامت</w:t>
            </w:r>
            <w:r w:rsidRPr="00F733A3">
              <w:rPr>
                <w:sz w:val="24"/>
                <w:szCs w:val="24"/>
                <w:rtl/>
              </w:rPr>
              <w:t xml:space="preserve"> </w:t>
            </w:r>
            <w:r w:rsidRPr="00F733A3">
              <w:rPr>
                <w:rFonts w:cs="Arial Unicode MS" w:hint="cs"/>
                <w:sz w:val="24"/>
                <w:szCs w:val="24"/>
                <w:rtl/>
              </w:rPr>
              <w:t>نقص</w:t>
            </w:r>
            <w:r w:rsidRPr="00F733A3">
              <w:rPr>
                <w:sz w:val="24"/>
                <w:szCs w:val="24"/>
                <w:rtl/>
              </w:rPr>
              <w:t xml:space="preserve"> </w:t>
            </w:r>
            <w:r w:rsidRPr="00F733A3">
              <w:rPr>
                <w:rFonts w:cs="Arial Unicode MS" w:hint="cs"/>
                <w:sz w:val="24"/>
                <w:szCs w:val="24"/>
                <w:rtl/>
              </w:rPr>
              <w:t>عضو</w:t>
            </w:r>
            <w:r w:rsidRPr="00F733A3">
              <w:rPr>
                <w:sz w:val="24"/>
                <w:szCs w:val="24"/>
                <w:rtl/>
              </w:rPr>
              <w:t xml:space="preserve"> </w:t>
            </w:r>
            <w:r w:rsidRPr="00F733A3">
              <w:rPr>
                <w:rFonts w:cs="Arial Unicode MS" w:hint="cs"/>
                <w:sz w:val="24"/>
                <w:szCs w:val="24"/>
                <w:rtl/>
              </w:rPr>
              <w:t>ساير</w:t>
            </w:r>
            <w:r w:rsidRPr="00F733A3">
              <w:rPr>
                <w:sz w:val="24"/>
                <w:szCs w:val="24"/>
                <w:rtl/>
              </w:rPr>
              <w:t xml:space="preserve"> </w:t>
            </w:r>
            <w:r w:rsidRPr="00F733A3">
              <w:rPr>
                <w:rFonts w:cs="Arial Unicode MS" w:hint="cs"/>
                <w:sz w:val="24"/>
                <w:szCs w:val="24"/>
                <w:rtl/>
              </w:rPr>
              <w:t>اعضاي</w:t>
            </w:r>
            <w:r w:rsidRPr="00F733A3">
              <w:rPr>
                <w:sz w:val="24"/>
                <w:szCs w:val="24"/>
                <w:rtl/>
              </w:rPr>
              <w:t xml:space="preserve"> </w:t>
            </w:r>
            <w:r w:rsidRPr="00F733A3">
              <w:rPr>
                <w:rFonts w:cs="Arial Unicode MS" w:hint="cs"/>
                <w:sz w:val="24"/>
                <w:szCs w:val="24"/>
                <w:rtl/>
              </w:rPr>
              <w:t>سر</w:t>
            </w:r>
            <w:r w:rsidRPr="00F733A3">
              <w:rPr>
                <w:sz w:val="24"/>
                <w:szCs w:val="24"/>
                <w:rtl/>
              </w:rPr>
              <w:t xml:space="preserve"> (</w:t>
            </w:r>
            <w:r w:rsidRPr="00F733A3">
              <w:rPr>
                <w:rFonts w:cs="Arial Unicode MS" w:hint="cs"/>
                <w:sz w:val="24"/>
                <w:szCs w:val="24"/>
                <w:rtl/>
              </w:rPr>
              <w:t>جمجمه</w:t>
            </w:r>
            <w:r w:rsidRPr="00F733A3">
              <w:rPr>
                <w:sz w:val="24"/>
                <w:szCs w:val="24"/>
                <w:rtl/>
              </w:rPr>
              <w:t xml:space="preserve">) </w:t>
            </w:r>
            <w:r w:rsidRPr="00F733A3">
              <w:rPr>
                <w:rFonts w:cs="Arial Unicode MS" w:hint="cs"/>
                <w:sz w:val="24"/>
                <w:szCs w:val="24"/>
                <w:rtl/>
              </w:rPr>
              <w:t>و</w:t>
            </w:r>
            <w:r w:rsidRPr="00F733A3">
              <w:rPr>
                <w:sz w:val="24"/>
                <w:szCs w:val="24"/>
                <w:rtl/>
              </w:rPr>
              <w:t xml:space="preserve"> </w:t>
            </w:r>
            <w:r w:rsidRPr="00F733A3">
              <w:rPr>
                <w:rFonts w:cs="Arial Unicode MS" w:hint="cs"/>
                <w:sz w:val="24"/>
                <w:szCs w:val="24"/>
                <w:rtl/>
              </w:rPr>
              <w:t>صورت</w:t>
            </w:r>
          </w:p>
        </w:tc>
      </w:tr>
      <w:tr w:rsidR="007F6683" w:rsidRPr="00F733A3" w14:paraId="13BF093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1CCF812" w14:textId="77777777" w:rsidR="007F6683" w:rsidRPr="00F733A3" w:rsidRDefault="007F6683" w:rsidP="00CD1866">
            <w:pPr>
              <w:rPr>
                <w:rFonts w:ascii="Calibri" w:hAnsi="Calibri" w:cs="Calibri"/>
                <w:color w:val="000000"/>
                <w:sz w:val="24"/>
                <w:szCs w:val="24"/>
              </w:rPr>
            </w:pPr>
            <w:r w:rsidRPr="00F733A3">
              <w:rPr>
                <w:sz w:val="24"/>
                <w:szCs w:val="24"/>
                <w:rtl/>
              </w:rPr>
              <w:t>271</w:t>
            </w:r>
          </w:p>
        </w:tc>
        <w:tc>
          <w:tcPr>
            <w:tcW w:w="1890" w:type="dxa"/>
          </w:tcPr>
          <w:p w14:paraId="6F559CBC" w14:textId="77777777" w:rsidR="007F6683" w:rsidRPr="00F733A3" w:rsidRDefault="007F6683" w:rsidP="00CD1866">
            <w:pPr>
              <w:cnfStyle w:val="000000100000" w:firstRow="0" w:lastRow="0" w:firstColumn="0" w:lastColumn="0" w:oddVBand="0" w:evenVBand="0" w:oddHBand="1" w:evenHBand="0" w:firstRowFirstColumn="0" w:firstRowLastColumn="0" w:lastRowFirstColumn="0" w:lastRowLastColumn="0"/>
              <w:rPr>
                <w:rFonts w:ascii="Calibri" w:hAnsi="Calibri" w:cs="B Lotus"/>
                <w:color w:val="000000"/>
                <w:rtl/>
              </w:rPr>
            </w:pPr>
            <w:r w:rsidRPr="00F733A3">
              <w:rPr>
                <w:rFonts w:ascii="Calibri" w:hAnsi="Calibri" w:cs="B Lotus" w:hint="cs"/>
                <w:color w:val="000000"/>
                <w:rtl/>
              </w:rPr>
              <w:t>کلیه</w:t>
            </w:r>
          </w:p>
        </w:tc>
        <w:tc>
          <w:tcPr>
            <w:tcW w:w="5579" w:type="dxa"/>
          </w:tcPr>
          <w:p w14:paraId="426ABC1A" w14:textId="77777777" w:rsidR="007F6683" w:rsidRPr="00F733A3" w:rsidRDefault="007F6683" w:rsidP="00CD1866">
            <w:pPr>
              <w:cnfStyle w:val="000000100000" w:firstRow="0" w:lastRow="0" w:firstColumn="0" w:lastColumn="0" w:oddVBand="0" w:evenVBand="0" w:oddHBand="1" w:evenHBand="0" w:firstRowFirstColumn="0" w:firstRowLastColumn="0" w:lastRowFirstColumn="0" w:lastRowLastColumn="0"/>
              <w:rPr>
                <w:sz w:val="24"/>
                <w:szCs w:val="24"/>
                <w:rtl/>
              </w:rPr>
            </w:pPr>
            <w:r w:rsidRPr="00F733A3">
              <w:rPr>
                <w:rFonts w:cs="Arial Unicode MS" w:hint="cs"/>
                <w:sz w:val="24"/>
                <w:szCs w:val="24"/>
                <w:rtl/>
              </w:rPr>
              <w:t>از</w:t>
            </w:r>
            <w:r w:rsidRPr="00F733A3">
              <w:rPr>
                <w:sz w:val="24"/>
                <w:szCs w:val="24"/>
                <w:rtl/>
              </w:rPr>
              <w:t xml:space="preserve"> </w:t>
            </w:r>
            <w:r w:rsidRPr="00F733A3">
              <w:rPr>
                <w:rFonts w:cs="Arial Unicode MS" w:hint="cs"/>
                <w:sz w:val="24"/>
                <w:szCs w:val="24"/>
                <w:rtl/>
              </w:rPr>
              <w:t>دست</w:t>
            </w:r>
            <w:r w:rsidRPr="00F733A3">
              <w:rPr>
                <w:sz w:val="24"/>
                <w:szCs w:val="24"/>
                <w:rtl/>
              </w:rPr>
              <w:t xml:space="preserve"> </w:t>
            </w:r>
            <w:r w:rsidRPr="00F733A3">
              <w:rPr>
                <w:rFonts w:cs="Arial Unicode MS" w:hint="cs"/>
                <w:sz w:val="24"/>
                <w:szCs w:val="24"/>
                <w:rtl/>
              </w:rPr>
              <w:t>دادن</w:t>
            </w:r>
            <w:r w:rsidRPr="00F733A3">
              <w:rPr>
                <w:sz w:val="24"/>
                <w:szCs w:val="24"/>
                <w:rtl/>
              </w:rPr>
              <w:t xml:space="preserve"> </w:t>
            </w:r>
            <w:r w:rsidRPr="00F733A3">
              <w:rPr>
                <w:rFonts w:cs="Arial Unicode MS" w:hint="cs"/>
                <w:sz w:val="24"/>
                <w:szCs w:val="24"/>
                <w:rtl/>
              </w:rPr>
              <w:t>يك</w:t>
            </w:r>
            <w:r w:rsidRPr="00F733A3">
              <w:rPr>
                <w:sz w:val="24"/>
                <w:szCs w:val="24"/>
                <w:rtl/>
              </w:rPr>
              <w:t xml:space="preserve"> </w:t>
            </w:r>
            <w:r w:rsidRPr="00F733A3">
              <w:rPr>
                <w:rFonts w:cs="Arial Unicode MS" w:hint="cs"/>
                <w:sz w:val="24"/>
                <w:szCs w:val="24"/>
                <w:rtl/>
              </w:rPr>
              <w:t>كليه</w:t>
            </w:r>
          </w:p>
        </w:tc>
      </w:tr>
      <w:tr w:rsidR="007F6683" w:rsidRPr="00F733A3" w14:paraId="48DF55F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2D044D1" w14:textId="77777777" w:rsidR="007F6683" w:rsidRPr="00F733A3" w:rsidRDefault="007F6683" w:rsidP="00CD1866">
            <w:pPr>
              <w:rPr>
                <w:rFonts w:ascii="Calibri" w:hAnsi="Calibri" w:cs="Calibri"/>
                <w:color w:val="000000"/>
                <w:sz w:val="24"/>
                <w:szCs w:val="24"/>
              </w:rPr>
            </w:pPr>
            <w:r w:rsidRPr="00F733A3">
              <w:rPr>
                <w:sz w:val="24"/>
                <w:szCs w:val="24"/>
                <w:rtl/>
              </w:rPr>
              <w:t>272</w:t>
            </w:r>
          </w:p>
        </w:tc>
        <w:tc>
          <w:tcPr>
            <w:tcW w:w="1890" w:type="dxa"/>
          </w:tcPr>
          <w:p w14:paraId="2AECB941" w14:textId="77777777" w:rsidR="007F6683" w:rsidRPr="00F733A3" w:rsidRDefault="007F6683" w:rsidP="00CD1866">
            <w:pPr>
              <w:cnfStyle w:val="000000000000" w:firstRow="0" w:lastRow="0" w:firstColumn="0" w:lastColumn="0" w:oddVBand="0" w:evenVBand="0" w:oddHBand="0" w:evenHBand="0" w:firstRowFirstColumn="0" w:firstRowLastColumn="0" w:lastRowFirstColumn="0" w:lastRowLastColumn="0"/>
              <w:rPr>
                <w:rFonts w:ascii="Calibri" w:hAnsi="Calibri" w:cs="B Lotus"/>
                <w:color w:val="000000"/>
                <w:rtl/>
              </w:rPr>
            </w:pPr>
            <w:r w:rsidRPr="00F733A3">
              <w:rPr>
                <w:rFonts w:ascii="Calibri" w:hAnsi="Calibri" w:cs="B Lotus" w:hint="cs"/>
                <w:color w:val="000000"/>
                <w:rtl/>
              </w:rPr>
              <w:t>طحال</w:t>
            </w:r>
          </w:p>
        </w:tc>
        <w:tc>
          <w:tcPr>
            <w:tcW w:w="5579" w:type="dxa"/>
          </w:tcPr>
          <w:p w14:paraId="568BB659" w14:textId="77777777" w:rsidR="007F6683" w:rsidRPr="00F733A3" w:rsidRDefault="007F6683" w:rsidP="00CD1866">
            <w:pPr>
              <w:cnfStyle w:val="000000000000" w:firstRow="0" w:lastRow="0" w:firstColumn="0" w:lastColumn="0" w:oddVBand="0" w:evenVBand="0" w:oddHBand="0" w:evenHBand="0" w:firstRowFirstColumn="0" w:firstRowLastColumn="0" w:lastRowFirstColumn="0" w:lastRowLastColumn="0"/>
              <w:rPr>
                <w:sz w:val="24"/>
                <w:szCs w:val="24"/>
                <w:rtl/>
              </w:rPr>
            </w:pPr>
            <w:r w:rsidRPr="00F733A3">
              <w:rPr>
                <w:rFonts w:cs="Arial Unicode MS" w:hint="cs"/>
                <w:sz w:val="24"/>
                <w:szCs w:val="24"/>
                <w:rtl/>
              </w:rPr>
              <w:t>از</w:t>
            </w:r>
            <w:r w:rsidRPr="00F733A3">
              <w:rPr>
                <w:sz w:val="24"/>
                <w:szCs w:val="24"/>
                <w:rtl/>
              </w:rPr>
              <w:t xml:space="preserve"> </w:t>
            </w:r>
            <w:r w:rsidRPr="00F733A3">
              <w:rPr>
                <w:rFonts w:cs="Arial Unicode MS" w:hint="cs"/>
                <w:sz w:val="24"/>
                <w:szCs w:val="24"/>
                <w:rtl/>
              </w:rPr>
              <w:t>دست</w:t>
            </w:r>
            <w:r w:rsidRPr="00F733A3">
              <w:rPr>
                <w:sz w:val="24"/>
                <w:szCs w:val="24"/>
                <w:rtl/>
              </w:rPr>
              <w:t xml:space="preserve"> </w:t>
            </w:r>
            <w:r w:rsidRPr="00F733A3">
              <w:rPr>
                <w:rFonts w:cs="Arial Unicode MS" w:hint="cs"/>
                <w:sz w:val="24"/>
                <w:szCs w:val="24"/>
                <w:rtl/>
              </w:rPr>
              <w:t>دادن</w:t>
            </w:r>
            <w:r w:rsidRPr="00F733A3">
              <w:rPr>
                <w:sz w:val="24"/>
                <w:szCs w:val="24"/>
                <w:rtl/>
              </w:rPr>
              <w:t xml:space="preserve"> </w:t>
            </w:r>
            <w:r w:rsidRPr="00F733A3">
              <w:rPr>
                <w:rFonts w:cs="Arial Unicode MS" w:hint="cs"/>
                <w:sz w:val="24"/>
                <w:szCs w:val="24"/>
                <w:rtl/>
              </w:rPr>
              <w:t>طحال</w:t>
            </w:r>
          </w:p>
        </w:tc>
      </w:tr>
      <w:tr w:rsidR="007F6683" w:rsidRPr="00F733A3" w14:paraId="23EE52F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AF1B23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9324</w:t>
            </w:r>
          </w:p>
        </w:tc>
        <w:tc>
          <w:tcPr>
            <w:tcW w:w="1890" w:type="dxa"/>
          </w:tcPr>
          <w:p w14:paraId="654E6E0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0CE0B78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تغییر شکل زانو به صورت انحراف زانو به داخل ( والگوس )</w:t>
            </w:r>
          </w:p>
        </w:tc>
      </w:tr>
      <w:tr w:rsidR="007F6683" w:rsidRPr="00F733A3" w14:paraId="1379691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8F2D20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9356</w:t>
            </w:r>
          </w:p>
        </w:tc>
        <w:tc>
          <w:tcPr>
            <w:tcW w:w="1890" w:type="dxa"/>
          </w:tcPr>
          <w:p w14:paraId="666F7A9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تورم سرو صورت</w:t>
            </w:r>
          </w:p>
        </w:tc>
        <w:tc>
          <w:tcPr>
            <w:tcW w:w="5579" w:type="dxa"/>
          </w:tcPr>
          <w:p w14:paraId="5DBF6B0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تورم در پوست سر و صورت</w:t>
            </w:r>
          </w:p>
        </w:tc>
      </w:tr>
      <w:tr w:rsidR="007F6683" w:rsidRPr="00F733A3" w14:paraId="2C5C6B1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3C0B19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9357</w:t>
            </w:r>
          </w:p>
        </w:tc>
        <w:tc>
          <w:tcPr>
            <w:tcW w:w="1890" w:type="dxa"/>
          </w:tcPr>
          <w:p w14:paraId="026A478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استخوان جمجمه</w:t>
            </w:r>
          </w:p>
        </w:tc>
        <w:tc>
          <w:tcPr>
            <w:tcW w:w="5579" w:type="dxa"/>
          </w:tcPr>
          <w:p w14:paraId="4246ACB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استخوان جمجمه  از 0 تا 5 سانتی متر</w:t>
            </w:r>
          </w:p>
        </w:tc>
      </w:tr>
      <w:tr w:rsidR="007F6683" w:rsidRPr="00F733A3" w14:paraId="1EAEDE6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085C2F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9358</w:t>
            </w:r>
          </w:p>
        </w:tc>
        <w:tc>
          <w:tcPr>
            <w:tcW w:w="1890" w:type="dxa"/>
          </w:tcPr>
          <w:p w14:paraId="5696A8D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استخوان جمجمه</w:t>
            </w:r>
          </w:p>
        </w:tc>
        <w:tc>
          <w:tcPr>
            <w:tcW w:w="5579" w:type="dxa"/>
          </w:tcPr>
          <w:p w14:paraId="6CD7679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استخوان جمجمه  از 6 تا 10 سانتی متر</w:t>
            </w:r>
          </w:p>
        </w:tc>
      </w:tr>
      <w:tr w:rsidR="007F6683" w:rsidRPr="00F733A3" w14:paraId="58D84D1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596224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9359</w:t>
            </w:r>
          </w:p>
        </w:tc>
        <w:tc>
          <w:tcPr>
            <w:tcW w:w="1890" w:type="dxa"/>
          </w:tcPr>
          <w:p w14:paraId="5BACEA7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استخوان جمجمه</w:t>
            </w:r>
          </w:p>
        </w:tc>
        <w:tc>
          <w:tcPr>
            <w:tcW w:w="5579" w:type="dxa"/>
          </w:tcPr>
          <w:p w14:paraId="13AC6CD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استخوان جمجمه  از 11 تا 16 سانتی متر</w:t>
            </w:r>
          </w:p>
        </w:tc>
      </w:tr>
      <w:tr w:rsidR="007F6683" w:rsidRPr="00F733A3" w14:paraId="4EA4CE0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D13700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9360</w:t>
            </w:r>
          </w:p>
        </w:tc>
        <w:tc>
          <w:tcPr>
            <w:tcW w:w="1890" w:type="dxa"/>
          </w:tcPr>
          <w:p w14:paraId="6DBCDD1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استخوان جمجمه</w:t>
            </w:r>
          </w:p>
        </w:tc>
        <w:tc>
          <w:tcPr>
            <w:tcW w:w="5579" w:type="dxa"/>
          </w:tcPr>
          <w:p w14:paraId="017A5F4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استخوان جمجمه  از 17 تا 26 سانتی متر</w:t>
            </w:r>
          </w:p>
        </w:tc>
      </w:tr>
      <w:tr w:rsidR="007F6683" w:rsidRPr="00F733A3" w14:paraId="2A7EC04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380A9B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9361</w:t>
            </w:r>
          </w:p>
        </w:tc>
        <w:tc>
          <w:tcPr>
            <w:tcW w:w="1890" w:type="dxa"/>
          </w:tcPr>
          <w:p w14:paraId="19FC18F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استخوان جمجمه</w:t>
            </w:r>
          </w:p>
        </w:tc>
        <w:tc>
          <w:tcPr>
            <w:tcW w:w="5579" w:type="dxa"/>
          </w:tcPr>
          <w:p w14:paraId="77559D4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استخوان جمجمه  از 27 تا 42 سانتی متر</w:t>
            </w:r>
          </w:p>
        </w:tc>
      </w:tr>
      <w:tr w:rsidR="007F6683" w:rsidRPr="00F733A3" w14:paraId="6DC9853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BA3FCD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9362</w:t>
            </w:r>
          </w:p>
        </w:tc>
        <w:tc>
          <w:tcPr>
            <w:tcW w:w="1890" w:type="dxa"/>
          </w:tcPr>
          <w:p w14:paraId="3D27F77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استخوان جمجمه</w:t>
            </w:r>
          </w:p>
        </w:tc>
        <w:tc>
          <w:tcPr>
            <w:tcW w:w="5579" w:type="dxa"/>
          </w:tcPr>
          <w:p w14:paraId="414E240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استخوان جمجمه  از بیش از 43 سانتی متر</w:t>
            </w:r>
          </w:p>
        </w:tc>
      </w:tr>
      <w:tr w:rsidR="007F6683" w:rsidRPr="00F733A3" w14:paraId="33E3775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708C3A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9363</w:t>
            </w:r>
          </w:p>
        </w:tc>
        <w:tc>
          <w:tcPr>
            <w:tcW w:w="1890" w:type="dxa"/>
          </w:tcPr>
          <w:p w14:paraId="5645F54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54E0171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در فضای فوق سخت شامه ای مغز</w:t>
            </w:r>
          </w:p>
        </w:tc>
      </w:tr>
      <w:tr w:rsidR="007F6683" w:rsidRPr="00F733A3" w14:paraId="4A45039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866539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9364</w:t>
            </w:r>
          </w:p>
        </w:tc>
        <w:tc>
          <w:tcPr>
            <w:tcW w:w="1890" w:type="dxa"/>
          </w:tcPr>
          <w:p w14:paraId="48A0D16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5C8DE2D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در فضای تحت سخت شامه مغزی</w:t>
            </w:r>
          </w:p>
        </w:tc>
      </w:tr>
      <w:tr w:rsidR="007F6683" w:rsidRPr="00F733A3" w14:paraId="5B1FC53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4A7806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9365</w:t>
            </w:r>
          </w:p>
        </w:tc>
        <w:tc>
          <w:tcPr>
            <w:tcW w:w="1890" w:type="dxa"/>
          </w:tcPr>
          <w:p w14:paraId="38F5293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303ACEE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در فضای تحت عنکبوتبه مغزی</w:t>
            </w:r>
          </w:p>
        </w:tc>
      </w:tr>
      <w:tr w:rsidR="007F6683" w:rsidRPr="00F733A3" w14:paraId="2182E5A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CDE88C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9366</w:t>
            </w:r>
          </w:p>
        </w:tc>
        <w:tc>
          <w:tcPr>
            <w:tcW w:w="1890" w:type="dxa"/>
          </w:tcPr>
          <w:p w14:paraId="30322F6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10517F0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در داخل نیمکره های مغزی</w:t>
            </w:r>
          </w:p>
        </w:tc>
      </w:tr>
      <w:tr w:rsidR="007F6683" w:rsidRPr="00F733A3" w14:paraId="68A41AB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5B0A3F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9367</w:t>
            </w:r>
          </w:p>
        </w:tc>
        <w:tc>
          <w:tcPr>
            <w:tcW w:w="1890" w:type="dxa"/>
          </w:tcPr>
          <w:p w14:paraId="548EF6F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0BA589C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در داخل نسج مغزی</w:t>
            </w:r>
          </w:p>
        </w:tc>
      </w:tr>
      <w:tr w:rsidR="007F6683" w:rsidRPr="00F733A3" w14:paraId="4D582D7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AA0F25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9368</w:t>
            </w:r>
          </w:p>
        </w:tc>
        <w:tc>
          <w:tcPr>
            <w:tcW w:w="1890" w:type="dxa"/>
          </w:tcPr>
          <w:p w14:paraId="0B7E892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105FFC2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ادم منتشر نسج مغزی</w:t>
            </w:r>
          </w:p>
        </w:tc>
      </w:tr>
      <w:tr w:rsidR="007F6683" w:rsidRPr="00F733A3" w14:paraId="744EFB4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AD61AC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9369</w:t>
            </w:r>
          </w:p>
        </w:tc>
        <w:tc>
          <w:tcPr>
            <w:tcW w:w="1890" w:type="dxa"/>
          </w:tcPr>
          <w:p w14:paraId="12CD521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69D3902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نسج مغزی</w:t>
            </w:r>
          </w:p>
        </w:tc>
      </w:tr>
      <w:tr w:rsidR="007F6683" w:rsidRPr="00F733A3" w14:paraId="7AA81ED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50B4A2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9370</w:t>
            </w:r>
          </w:p>
        </w:tc>
        <w:tc>
          <w:tcPr>
            <w:tcW w:w="1890" w:type="dxa"/>
          </w:tcPr>
          <w:p w14:paraId="6D27C4C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29B4081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ساییدگی نسج مغزی</w:t>
            </w:r>
          </w:p>
        </w:tc>
      </w:tr>
      <w:tr w:rsidR="007F6683" w:rsidRPr="00F733A3" w14:paraId="4C6DC4F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EB51EC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9371</w:t>
            </w:r>
          </w:p>
        </w:tc>
        <w:tc>
          <w:tcPr>
            <w:tcW w:w="1890" w:type="dxa"/>
          </w:tcPr>
          <w:p w14:paraId="256AF3D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13194B6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هم گسیختگی در هر لوب مغزی</w:t>
            </w:r>
          </w:p>
        </w:tc>
      </w:tr>
      <w:tr w:rsidR="007F6683" w:rsidRPr="00F733A3" w14:paraId="5F53B6F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A2B2EA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9372</w:t>
            </w:r>
          </w:p>
        </w:tc>
        <w:tc>
          <w:tcPr>
            <w:tcW w:w="1890" w:type="dxa"/>
          </w:tcPr>
          <w:p w14:paraId="55AA53A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0257047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آب نسج مغزی منجر به برداشتن کامل هر قسمت مجزا از نسج مغز</w:t>
            </w:r>
          </w:p>
        </w:tc>
      </w:tr>
      <w:tr w:rsidR="007F6683" w:rsidRPr="00F733A3" w14:paraId="5C3DDD3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99F7BE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9373</w:t>
            </w:r>
          </w:p>
        </w:tc>
        <w:tc>
          <w:tcPr>
            <w:tcW w:w="1890" w:type="dxa"/>
          </w:tcPr>
          <w:p w14:paraId="6661FB2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57EDE38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ترشح موقت مایع مغزی - نخاعی</w:t>
            </w:r>
          </w:p>
        </w:tc>
      </w:tr>
      <w:tr w:rsidR="007F6683" w:rsidRPr="00F733A3" w14:paraId="5C63671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C5CBC3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9374</w:t>
            </w:r>
          </w:p>
        </w:tc>
        <w:tc>
          <w:tcPr>
            <w:tcW w:w="1890" w:type="dxa"/>
          </w:tcPr>
          <w:p w14:paraId="1CAE0C3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5C163E5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ترشح پایدار مایع مغزی - نخاعی</w:t>
            </w:r>
          </w:p>
        </w:tc>
      </w:tr>
      <w:tr w:rsidR="007F6683" w:rsidRPr="00F733A3" w14:paraId="611EC28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C76365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9375</w:t>
            </w:r>
          </w:p>
        </w:tc>
        <w:tc>
          <w:tcPr>
            <w:tcW w:w="1890" w:type="dxa"/>
          </w:tcPr>
          <w:p w14:paraId="0E0EA94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6380D95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تجمع هوا در فضای فوق سخت شامه مغزی</w:t>
            </w:r>
          </w:p>
        </w:tc>
      </w:tr>
      <w:tr w:rsidR="007F6683" w:rsidRPr="00F733A3" w14:paraId="3CB0549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41ACDA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9376</w:t>
            </w:r>
          </w:p>
        </w:tc>
        <w:tc>
          <w:tcPr>
            <w:tcW w:w="1890" w:type="dxa"/>
          </w:tcPr>
          <w:p w14:paraId="434F5F9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5714313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تجمع هوا در فضای زیر سخت شامه مغزی</w:t>
            </w:r>
          </w:p>
        </w:tc>
      </w:tr>
      <w:tr w:rsidR="007F6683" w:rsidRPr="00F733A3" w14:paraId="349C22D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3A9B6E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9377</w:t>
            </w:r>
          </w:p>
        </w:tc>
        <w:tc>
          <w:tcPr>
            <w:tcW w:w="1890" w:type="dxa"/>
          </w:tcPr>
          <w:p w14:paraId="30DB003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5CA4AD6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تجمع هوا در فضای زیرعنکبوتیه مغزی</w:t>
            </w:r>
          </w:p>
        </w:tc>
      </w:tr>
      <w:tr w:rsidR="007F6683" w:rsidRPr="00F733A3" w14:paraId="22D1E3A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4F0E88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9378</w:t>
            </w:r>
          </w:p>
        </w:tc>
        <w:tc>
          <w:tcPr>
            <w:tcW w:w="1890" w:type="dxa"/>
          </w:tcPr>
          <w:p w14:paraId="0915176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093073A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تجمع هوا در داخل نسج مغزی</w:t>
            </w:r>
          </w:p>
        </w:tc>
      </w:tr>
      <w:tr w:rsidR="007F6683" w:rsidRPr="00F733A3" w14:paraId="13A6EB2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918300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9379</w:t>
            </w:r>
          </w:p>
        </w:tc>
        <w:tc>
          <w:tcPr>
            <w:tcW w:w="1890" w:type="dxa"/>
          </w:tcPr>
          <w:p w14:paraId="5FF8322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4FA8A3F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تجمع هوا در داخل بطنهای مغزی</w:t>
            </w:r>
          </w:p>
        </w:tc>
      </w:tr>
      <w:tr w:rsidR="007F6683" w:rsidRPr="00F733A3" w14:paraId="1ED19CD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5975E3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9380</w:t>
            </w:r>
          </w:p>
        </w:tc>
        <w:tc>
          <w:tcPr>
            <w:tcW w:w="1890" w:type="dxa"/>
          </w:tcPr>
          <w:p w14:paraId="1B06BFF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6CFF725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یکی از اعصاب داخل جمجمه ای بدون محاسبه عوارض آن</w:t>
            </w:r>
          </w:p>
        </w:tc>
      </w:tr>
      <w:tr w:rsidR="007F6683" w:rsidRPr="00F733A3" w14:paraId="7E281E8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A7AB10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9381</w:t>
            </w:r>
          </w:p>
        </w:tc>
        <w:tc>
          <w:tcPr>
            <w:tcW w:w="1890" w:type="dxa"/>
          </w:tcPr>
          <w:p w14:paraId="7FE754D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دستگاه عصبی مرکزی</w:t>
            </w:r>
          </w:p>
        </w:tc>
        <w:tc>
          <w:tcPr>
            <w:tcW w:w="5579" w:type="dxa"/>
          </w:tcPr>
          <w:p w14:paraId="68AE34A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باز کردن جمجمه و هر گونه عمل جراحی روی جمجمه و مغز</w:t>
            </w:r>
          </w:p>
        </w:tc>
      </w:tr>
      <w:tr w:rsidR="007F6683" w:rsidRPr="00F733A3" w14:paraId="49B818D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427EBA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9382</w:t>
            </w:r>
          </w:p>
        </w:tc>
        <w:tc>
          <w:tcPr>
            <w:tcW w:w="1890" w:type="dxa"/>
          </w:tcPr>
          <w:p w14:paraId="6A88FC0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سطح هوشیاری ناشی از صدمات مغزی</w:t>
            </w:r>
          </w:p>
        </w:tc>
        <w:tc>
          <w:tcPr>
            <w:tcW w:w="5579" w:type="dxa"/>
          </w:tcPr>
          <w:p w14:paraId="24396A8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سطح هوشیاری خفیف با بهبودی کامل</w:t>
            </w:r>
          </w:p>
        </w:tc>
      </w:tr>
      <w:tr w:rsidR="007F6683" w:rsidRPr="00F733A3" w14:paraId="053560B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69E474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9383</w:t>
            </w:r>
          </w:p>
        </w:tc>
        <w:tc>
          <w:tcPr>
            <w:tcW w:w="1890" w:type="dxa"/>
          </w:tcPr>
          <w:p w14:paraId="7122223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سطح هوشیاری ناشی از صدمات مغزی</w:t>
            </w:r>
          </w:p>
        </w:tc>
        <w:tc>
          <w:tcPr>
            <w:tcW w:w="5579" w:type="dxa"/>
          </w:tcPr>
          <w:p w14:paraId="4587C8F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سطح هوشیاری متوسط با بهبودی کامل</w:t>
            </w:r>
          </w:p>
        </w:tc>
      </w:tr>
      <w:tr w:rsidR="007F6683" w:rsidRPr="00F733A3" w14:paraId="57E90F3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BCBC35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9384</w:t>
            </w:r>
          </w:p>
        </w:tc>
        <w:tc>
          <w:tcPr>
            <w:tcW w:w="1890" w:type="dxa"/>
          </w:tcPr>
          <w:p w14:paraId="0311B44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سطح هوشیاری ناشی از صدمات مغزی</w:t>
            </w:r>
          </w:p>
        </w:tc>
        <w:tc>
          <w:tcPr>
            <w:tcW w:w="5579" w:type="dxa"/>
          </w:tcPr>
          <w:p w14:paraId="593EC3C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سطح هوشیاری شدید با بهبودی کامل</w:t>
            </w:r>
          </w:p>
        </w:tc>
      </w:tr>
      <w:tr w:rsidR="007F6683" w:rsidRPr="00F733A3" w14:paraId="6589C1D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2F9C01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9385</w:t>
            </w:r>
          </w:p>
        </w:tc>
        <w:tc>
          <w:tcPr>
            <w:tcW w:w="1890" w:type="dxa"/>
          </w:tcPr>
          <w:p w14:paraId="624B300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سطح هوشیاری ناشی از صدمات مغزی</w:t>
            </w:r>
          </w:p>
        </w:tc>
        <w:tc>
          <w:tcPr>
            <w:tcW w:w="5579" w:type="dxa"/>
          </w:tcPr>
          <w:p w14:paraId="797DAE0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یا تغییر سطح هوشیاری خفیف دائمی همراه محدودیت مختصر در فعالیت روزمره</w:t>
            </w:r>
          </w:p>
        </w:tc>
      </w:tr>
      <w:tr w:rsidR="007F6683" w:rsidRPr="00F733A3" w14:paraId="411AB2E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0DF499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9386</w:t>
            </w:r>
          </w:p>
        </w:tc>
        <w:tc>
          <w:tcPr>
            <w:tcW w:w="1890" w:type="dxa"/>
          </w:tcPr>
          <w:p w14:paraId="411663C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سطح هوشیاری ناشی از صدمات مغزی</w:t>
            </w:r>
          </w:p>
        </w:tc>
        <w:tc>
          <w:tcPr>
            <w:tcW w:w="5579" w:type="dxa"/>
          </w:tcPr>
          <w:p w14:paraId="12FE4E9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یا تغییر سطح هوشیاری متوسط دائمی همراه محدودیت متوسط در فعالیت روزمره</w:t>
            </w:r>
          </w:p>
        </w:tc>
      </w:tr>
      <w:tr w:rsidR="007F6683" w:rsidRPr="00F733A3" w14:paraId="736B250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84E27E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9387</w:t>
            </w:r>
          </w:p>
        </w:tc>
        <w:tc>
          <w:tcPr>
            <w:tcW w:w="1890" w:type="dxa"/>
          </w:tcPr>
          <w:p w14:paraId="295D968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سطح هوشیاری ناشی از صدمات مغزی</w:t>
            </w:r>
          </w:p>
        </w:tc>
        <w:tc>
          <w:tcPr>
            <w:tcW w:w="5579" w:type="dxa"/>
          </w:tcPr>
          <w:p w14:paraId="0665333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یا تغییر سطح هوشیاری شدید دائمی که با محدودیت شدید مراقبت از خود همراه است</w:t>
            </w:r>
          </w:p>
        </w:tc>
      </w:tr>
      <w:tr w:rsidR="007F6683" w:rsidRPr="00F733A3" w14:paraId="01127DC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077E85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9388</w:t>
            </w:r>
          </w:p>
        </w:tc>
        <w:tc>
          <w:tcPr>
            <w:tcW w:w="1890" w:type="dxa"/>
          </w:tcPr>
          <w:p w14:paraId="43191C0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سطح هوشیاری ناشی از صدمات مغزی</w:t>
            </w:r>
          </w:p>
        </w:tc>
        <w:tc>
          <w:tcPr>
            <w:tcW w:w="5579" w:type="dxa"/>
          </w:tcPr>
          <w:p w14:paraId="355460C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هوشیاری روزانه با الگوی خواب که توانایی انجام فعالیتهای روزانه را دارد</w:t>
            </w:r>
          </w:p>
        </w:tc>
      </w:tr>
      <w:tr w:rsidR="007F6683" w:rsidRPr="00F733A3" w14:paraId="563A55A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D7004F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9389</w:t>
            </w:r>
          </w:p>
        </w:tc>
        <w:tc>
          <w:tcPr>
            <w:tcW w:w="1890" w:type="dxa"/>
          </w:tcPr>
          <w:p w14:paraId="0D7AA6F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سطح هوشیاری ناشی از صدمات مغزی</w:t>
            </w:r>
          </w:p>
        </w:tc>
        <w:tc>
          <w:tcPr>
            <w:tcW w:w="5579" w:type="dxa"/>
          </w:tcPr>
          <w:p w14:paraId="3563F1A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هوشیاری روزانه با الگوی خواب که توانایی بعضی فعالیتهای روزانه را دارد</w:t>
            </w:r>
          </w:p>
        </w:tc>
      </w:tr>
      <w:tr w:rsidR="007F6683" w:rsidRPr="00F733A3" w14:paraId="6D8B7CA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6F5CF0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9390</w:t>
            </w:r>
          </w:p>
        </w:tc>
        <w:tc>
          <w:tcPr>
            <w:tcW w:w="1890" w:type="dxa"/>
          </w:tcPr>
          <w:p w14:paraId="6F13F8B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سطح هوشیاری ناشی از صدمات مغزی</w:t>
            </w:r>
          </w:p>
        </w:tc>
        <w:tc>
          <w:tcPr>
            <w:tcW w:w="5579" w:type="dxa"/>
          </w:tcPr>
          <w:p w14:paraId="6C394EA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هوشیاری روزانه با الگوی خواببه همراه ناتوانی در انجام اکثر کارهای روزانه</w:t>
            </w:r>
          </w:p>
        </w:tc>
      </w:tr>
      <w:tr w:rsidR="007F6683" w:rsidRPr="00F733A3" w14:paraId="00D0484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B3971E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9391</w:t>
            </w:r>
          </w:p>
        </w:tc>
        <w:tc>
          <w:tcPr>
            <w:tcW w:w="1890" w:type="dxa"/>
          </w:tcPr>
          <w:p w14:paraId="05D45C8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سطح هوشیاری ناشی از صدمات مغزی</w:t>
            </w:r>
          </w:p>
        </w:tc>
        <w:tc>
          <w:tcPr>
            <w:tcW w:w="5579" w:type="dxa"/>
          </w:tcPr>
          <w:p w14:paraId="3EEF63B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هوشیاری روزانه با الگوی خواب که توانایی مراقبت از خود را ندارد</w:t>
            </w:r>
          </w:p>
        </w:tc>
      </w:tr>
      <w:tr w:rsidR="007F6683" w:rsidRPr="00F733A3" w14:paraId="554C283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172AB5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9392</w:t>
            </w:r>
          </w:p>
        </w:tc>
        <w:tc>
          <w:tcPr>
            <w:tcW w:w="1890" w:type="dxa"/>
          </w:tcPr>
          <w:p w14:paraId="3724A5C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سطح هوشیاری ناشی از صدمات مغزی</w:t>
            </w:r>
          </w:p>
        </w:tc>
        <w:tc>
          <w:tcPr>
            <w:tcW w:w="5579" w:type="dxa"/>
          </w:tcPr>
          <w:p w14:paraId="13F9129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حالت کما یا نیمه کما که نیاز به مراقبت دائمی است</w:t>
            </w:r>
          </w:p>
        </w:tc>
      </w:tr>
      <w:tr w:rsidR="007F6683" w:rsidRPr="00F733A3" w14:paraId="4F6032C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5B09B2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9393</w:t>
            </w:r>
          </w:p>
        </w:tc>
        <w:tc>
          <w:tcPr>
            <w:tcW w:w="1890" w:type="dxa"/>
          </w:tcPr>
          <w:p w14:paraId="433C1B3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تشنجی بدنبال صدمات مغزی</w:t>
            </w:r>
          </w:p>
        </w:tc>
        <w:tc>
          <w:tcPr>
            <w:tcW w:w="5579" w:type="dxa"/>
          </w:tcPr>
          <w:p w14:paraId="73EC680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نوار مغزی غیر طبیعی با ضرورت مصرف دارو به منظور پیشگیری از تشنج</w:t>
            </w:r>
          </w:p>
        </w:tc>
      </w:tr>
      <w:tr w:rsidR="007F6683" w:rsidRPr="00F733A3" w14:paraId="60A2483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888F2E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9394</w:t>
            </w:r>
          </w:p>
        </w:tc>
        <w:tc>
          <w:tcPr>
            <w:tcW w:w="1890" w:type="dxa"/>
          </w:tcPr>
          <w:p w14:paraId="78DB765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تشنجی بدنبال صدمات مغزی</w:t>
            </w:r>
          </w:p>
        </w:tc>
        <w:tc>
          <w:tcPr>
            <w:tcW w:w="5579" w:type="dxa"/>
          </w:tcPr>
          <w:p w14:paraId="16589D9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حملات تشنجی همراه ایجاد محدودیت جزئی برای مصدوم</w:t>
            </w:r>
          </w:p>
        </w:tc>
      </w:tr>
      <w:tr w:rsidR="007F6683" w:rsidRPr="00F733A3" w14:paraId="5862760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CB8BC0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9395</w:t>
            </w:r>
          </w:p>
        </w:tc>
        <w:tc>
          <w:tcPr>
            <w:tcW w:w="1890" w:type="dxa"/>
          </w:tcPr>
          <w:p w14:paraId="6611F07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تشنجی بدنبال صدمات مغزی</w:t>
            </w:r>
          </w:p>
        </w:tc>
        <w:tc>
          <w:tcPr>
            <w:tcW w:w="5579" w:type="dxa"/>
          </w:tcPr>
          <w:p w14:paraId="59421D1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حملات تشنجی همراه تداخل و محدودیت در بعضی فعالیتهای روزمره</w:t>
            </w:r>
          </w:p>
        </w:tc>
      </w:tr>
      <w:tr w:rsidR="007F6683" w:rsidRPr="00F733A3" w14:paraId="1A1F0BE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457151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9397</w:t>
            </w:r>
          </w:p>
        </w:tc>
        <w:tc>
          <w:tcPr>
            <w:tcW w:w="1890" w:type="dxa"/>
          </w:tcPr>
          <w:p w14:paraId="2BD089F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تشنجی بدنبال صدمات مغزی</w:t>
            </w:r>
          </w:p>
        </w:tc>
        <w:tc>
          <w:tcPr>
            <w:tcW w:w="5579" w:type="dxa"/>
          </w:tcPr>
          <w:p w14:paraId="7A4A940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حملات تشنجی و غیر قابل کنترل همراه محدودیت شدید در کارهای روزمره</w:t>
            </w:r>
          </w:p>
        </w:tc>
      </w:tr>
      <w:tr w:rsidR="007F6683" w:rsidRPr="00F733A3" w14:paraId="3AE755D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418213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9398</w:t>
            </w:r>
          </w:p>
        </w:tc>
        <w:tc>
          <w:tcPr>
            <w:tcW w:w="1890" w:type="dxa"/>
          </w:tcPr>
          <w:p w14:paraId="1CBE15D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 در توانایی ارتباطی</w:t>
            </w:r>
          </w:p>
        </w:tc>
        <w:tc>
          <w:tcPr>
            <w:tcW w:w="5579" w:type="dxa"/>
          </w:tcPr>
          <w:p w14:paraId="4358A60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خفیف شامل مشکل در بیان یا دریافت مطالب</w:t>
            </w:r>
          </w:p>
        </w:tc>
      </w:tr>
      <w:tr w:rsidR="007F6683" w:rsidRPr="00F733A3" w14:paraId="47AA632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7D491B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9399</w:t>
            </w:r>
          </w:p>
        </w:tc>
        <w:tc>
          <w:tcPr>
            <w:tcW w:w="1890" w:type="dxa"/>
          </w:tcPr>
          <w:p w14:paraId="10E5E77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 در توانایی ارتباطی</w:t>
            </w:r>
          </w:p>
        </w:tc>
        <w:tc>
          <w:tcPr>
            <w:tcW w:w="5579" w:type="dxa"/>
          </w:tcPr>
          <w:p w14:paraId="5EED10C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متوسط شامل مشکل در بیان یا دریافت مطالب</w:t>
            </w:r>
          </w:p>
        </w:tc>
      </w:tr>
      <w:tr w:rsidR="007F6683" w:rsidRPr="00F733A3" w14:paraId="6AE6031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EAA074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9400</w:t>
            </w:r>
          </w:p>
        </w:tc>
        <w:tc>
          <w:tcPr>
            <w:tcW w:w="1890" w:type="dxa"/>
          </w:tcPr>
          <w:p w14:paraId="0BE75A7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 در توانایی ارتباطی</w:t>
            </w:r>
          </w:p>
        </w:tc>
        <w:tc>
          <w:tcPr>
            <w:tcW w:w="5579" w:type="dxa"/>
          </w:tcPr>
          <w:p w14:paraId="4587196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شدید که فقط توانایی ارتباطی غیرکلامی دارد</w:t>
            </w:r>
          </w:p>
        </w:tc>
      </w:tr>
      <w:tr w:rsidR="007F6683" w:rsidRPr="00F733A3" w14:paraId="1B3A626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510990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9402</w:t>
            </w:r>
          </w:p>
        </w:tc>
        <w:tc>
          <w:tcPr>
            <w:tcW w:w="1890" w:type="dxa"/>
          </w:tcPr>
          <w:p w14:paraId="38CBE3D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 در توانایی ارتباطی</w:t>
            </w:r>
          </w:p>
        </w:tc>
        <w:tc>
          <w:tcPr>
            <w:tcW w:w="5579" w:type="dxa"/>
          </w:tcPr>
          <w:p w14:paraId="00F03BF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شدید که فقط توانایی دریافت مطالب غیرکلامی را دارد</w:t>
            </w:r>
          </w:p>
        </w:tc>
      </w:tr>
      <w:tr w:rsidR="007F6683" w:rsidRPr="00F733A3" w14:paraId="14128A5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9DDEF2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9404</w:t>
            </w:r>
          </w:p>
        </w:tc>
        <w:tc>
          <w:tcPr>
            <w:tcW w:w="1890" w:type="dxa"/>
          </w:tcPr>
          <w:p w14:paraId="422D439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نقص عضو ناشی از نقصان عقل بدنبال صدمات مغزی </w:t>
            </w:r>
          </w:p>
        </w:tc>
        <w:tc>
          <w:tcPr>
            <w:tcW w:w="5579" w:type="dxa"/>
          </w:tcPr>
          <w:p w14:paraId="5D86B67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شدید حافظه</w:t>
            </w:r>
          </w:p>
        </w:tc>
      </w:tr>
      <w:tr w:rsidR="007F6683" w:rsidRPr="00F733A3" w14:paraId="5DA2629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650D07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9405</w:t>
            </w:r>
          </w:p>
        </w:tc>
        <w:tc>
          <w:tcPr>
            <w:tcW w:w="1890" w:type="dxa"/>
          </w:tcPr>
          <w:p w14:paraId="05594D6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نقص عضو ناشی از نقصان عقل بدنبال صدمات مغزی </w:t>
            </w:r>
          </w:p>
        </w:tc>
        <w:tc>
          <w:tcPr>
            <w:tcW w:w="5579" w:type="dxa"/>
          </w:tcPr>
          <w:p w14:paraId="4DFC284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شدید جهت یابی</w:t>
            </w:r>
          </w:p>
        </w:tc>
      </w:tr>
      <w:tr w:rsidR="007F6683" w:rsidRPr="00F733A3" w14:paraId="18D31EE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9AE290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9407</w:t>
            </w:r>
          </w:p>
        </w:tc>
        <w:tc>
          <w:tcPr>
            <w:tcW w:w="1890" w:type="dxa"/>
          </w:tcPr>
          <w:p w14:paraId="6968E56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نقص عضو ناشی از نقصان عقل بدنبال صدمات مغزی </w:t>
            </w:r>
          </w:p>
        </w:tc>
        <w:tc>
          <w:tcPr>
            <w:tcW w:w="5579" w:type="dxa"/>
          </w:tcPr>
          <w:p w14:paraId="7834B36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شدید عملکرد اجتماعی</w:t>
            </w:r>
          </w:p>
        </w:tc>
      </w:tr>
      <w:tr w:rsidR="007F6683" w:rsidRPr="00F733A3" w14:paraId="335EBA2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6547AD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9408</w:t>
            </w:r>
          </w:p>
        </w:tc>
        <w:tc>
          <w:tcPr>
            <w:tcW w:w="1890" w:type="dxa"/>
          </w:tcPr>
          <w:p w14:paraId="21FAB4C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نقص عضو ناشی از نقصان عقل بدنبال صدمات مغزی </w:t>
            </w:r>
          </w:p>
        </w:tc>
        <w:tc>
          <w:tcPr>
            <w:tcW w:w="5579" w:type="dxa"/>
          </w:tcPr>
          <w:p w14:paraId="29F4E76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شدید عملکرد خانوادگی</w:t>
            </w:r>
          </w:p>
        </w:tc>
      </w:tr>
      <w:tr w:rsidR="007F6683" w:rsidRPr="00F733A3" w14:paraId="1542E6F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418528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9409</w:t>
            </w:r>
          </w:p>
        </w:tc>
        <w:tc>
          <w:tcPr>
            <w:tcW w:w="1890" w:type="dxa"/>
          </w:tcPr>
          <w:p w14:paraId="4423794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نقص عضو ناشی از نقصان عقل بدنبال صدمات مغزی </w:t>
            </w:r>
          </w:p>
        </w:tc>
        <w:tc>
          <w:tcPr>
            <w:tcW w:w="5579" w:type="dxa"/>
          </w:tcPr>
          <w:p w14:paraId="1FF1AB3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شدید در توانایی مراقبت از خود</w:t>
            </w:r>
          </w:p>
        </w:tc>
      </w:tr>
      <w:tr w:rsidR="007F6683" w:rsidRPr="00F733A3" w14:paraId="71CB6AA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2A3D7E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9410</w:t>
            </w:r>
          </w:p>
        </w:tc>
        <w:tc>
          <w:tcPr>
            <w:tcW w:w="1890" w:type="dxa"/>
          </w:tcPr>
          <w:p w14:paraId="229F16B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نقص عضو ناشی از نقصان عقل بدنبال صدمات مغزی </w:t>
            </w:r>
          </w:p>
        </w:tc>
        <w:tc>
          <w:tcPr>
            <w:tcW w:w="5579" w:type="dxa"/>
          </w:tcPr>
          <w:p w14:paraId="4C36EA6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نقصان عقل و بازگشت مجدد آن</w:t>
            </w:r>
          </w:p>
        </w:tc>
      </w:tr>
      <w:tr w:rsidR="007F6683" w:rsidRPr="00F733A3" w14:paraId="535B371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3C75E7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9412</w:t>
            </w:r>
          </w:p>
        </w:tc>
        <w:tc>
          <w:tcPr>
            <w:tcW w:w="1890" w:type="dxa"/>
          </w:tcPr>
          <w:p w14:paraId="327FADF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اعصاب جمجمه ای</w:t>
            </w:r>
          </w:p>
        </w:tc>
        <w:tc>
          <w:tcPr>
            <w:tcW w:w="5579" w:type="dxa"/>
          </w:tcPr>
          <w:p w14:paraId="674168B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ناشی از آسیب عصب بویایی</w:t>
            </w:r>
          </w:p>
        </w:tc>
      </w:tr>
      <w:tr w:rsidR="007F6683" w:rsidRPr="00F733A3" w14:paraId="097A864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D5CEB1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9413</w:t>
            </w:r>
          </w:p>
        </w:tc>
        <w:tc>
          <w:tcPr>
            <w:tcW w:w="1890" w:type="dxa"/>
          </w:tcPr>
          <w:p w14:paraId="20B459C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اعصاب جمجمه ای</w:t>
            </w:r>
          </w:p>
        </w:tc>
        <w:tc>
          <w:tcPr>
            <w:tcW w:w="5579" w:type="dxa"/>
          </w:tcPr>
          <w:p w14:paraId="41E5019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ناشی از آسیب عصب بینایی</w:t>
            </w:r>
          </w:p>
        </w:tc>
      </w:tr>
      <w:tr w:rsidR="007F6683" w:rsidRPr="00F733A3" w14:paraId="24B48AE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C7D05E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9414</w:t>
            </w:r>
          </w:p>
        </w:tc>
        <w:tc>
          <w:tcPr>
            <w:tcW w:w="1890" w:type="dxa"/>
          </w:tcPr>
          <w:p w14:paraId="2358B27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اعصاب جمجمه ای</w:t>
            </w:r>
          </w:p>
        </w:tc>
        <w:tc>
          <w:tcPr>
            <w:tcW w:w="5579" w:type="dxa"/>
          </w:tcPr>
          <w:p w14:paraId="1CC3F5A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اعصاب سوم و چهارم و ششم مغزی</w:t>
            </w:r>
          </w:p>
        </w:tc>
      </w:tr>
      <w:tr w:rsidR="007F6683" w:rsidRPr="00F733A3" w14:paraId="22B8DD2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D42457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9415</w:t>
            </w:r>
          </w:p>
        </w:tc>
        <w:tc>
          <w:tcPr>
            <w:tcW w:w="1890" w:type="dxa"/>
          </w:tcPr>
          <w:p w14:paraId="3270D0B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اعصاب جمجمه ای</w:t>
            </w:r>
          </w:p>
        </w:tc>
        <w:tc>
          <w:tcPr>
            <w:tcW w:w="5579" w:type="dxa"/>
          </w:tcPr>
          <w:p w14:paraId="2D048D9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و عوارض ناشی از آسیب عصب پنجم مغزی (اختلال نسبی حس یک طرف صورت)</w:t>
            </w:r>
          </w:p>
        </w:tc>
      </w:tr>
      <w:tr w:rsidR="007F6683" w:rsidRPr="00F733A3" w14:paraId="1A1CDC1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9081DD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9416</w:t>
            </w:r>
          </w:p>
        </w:tc>
        <w:tc>
          <w:tcPr>
            <w:tcW w:w="1890" w:type="dxa"/>
          </w:tcPr>
          <w:p w14:paraId="376CCB2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اعصاب جمجمه ای</w:t>
            </w:r>
          </w:p>
        </w:tc>
        <w:tc>
          <w:tcPr>
            <w:tcW w:w="5579" w:type="dxa"/>
          </w:tcPr>
          <w:p w14:paraId="63BB0E3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و عوارض ناشی از آسیب عصب پنجم مغزی (از دست دادن کامل حس یک طرف صورت)</w:t>
            </w:r>
          </w:p>
        </w:tc>
      </w:tr>
      <w:tr w:rsidR="007F6683" w:rsidRPr="00F733A3" w14:paraId="43605D9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033900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9417</w:t>
            </w:r>
          </w:p>
        </w:tc>
        <w:tc>
          <w:tcPr>
            <w:tcW w:w="1890" w:type="dxa"/>
          </w:tcPr>
          <w:p w14:paraId="352A4A0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اعصاب جمجمه ای</w:t>
            </w:r>
          </w:p>
        </w:tc>
        <w:tc>
          <w:tcPr>
            <w:tcW w:w="5579" w:type="dxa"/>
          </w:tcPr>
          <w:p w14:paraId="3267637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و عوارض ناشی از آسیب عصب پنجم مغزی (اختلال نسبی حس دو طرف صورت)</w:t>
            </w:r>
          </w:p>
        </w:tc>
      </w:tr>
      <w:tr w:rsidR="007F6683" w:rsidRPr="00F733A3" w14:paraId="0128701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F2757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9418</w:t>
            </w:r>
          </w:p>
        </w:tc>
        <w:tc>
          <w:tcPr>
            <w:tcW w:w="1890" w:type="dxa"/>
          </w:tcPr>
          <w:p w14:paraId="0A92393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اعصاب جمجمه ای</w:t>
            </w:r>
          </w:p>
        </w:tc>
        <w:tc>
          <w:tcPr>
            <w:tcW w:w="5579" w:type="dxa"/>
          </w:tcPr>
          <w:p w14:paraId="26AACA8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و عوارض ناشی از آسیب عصب پنجم مغزی (از دست دادن کامل حس دو طرف صورت)</w:t>
            </w:r>
          </w:p>
        </w:tc>
      </w:tr>
      <w:tr w:rsidR="007F6683" w:rsidRPr="00F733A3" w14:paraId="7DFEF8C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75FF98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9419</w:t>
            </w:r>
          </w:p>
        </w:tc>
        <w:tc>
          <w:tcPr>
            <w:tcW w:w="1890" w:type="dxa"/>
          </w:tcPr>
          <w:p w14:paraId="07F51A4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اعصاب جمجمه ای</w:t>
            </w:r>
          </w:p>
        </w:tc>
        <w:tc>
          <w:tcPr>
            <w:tcW w:w="5579" w:type="dxa"/>
          </w:tcPr>
          <w:p w14:paraId="60FDA71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و عوارض ناشی از آسیب عصب پنجم مغزی (درد خفیف غیرقابل کنترل صورت همراه تداخل در فعالیت روزمره)</w:t>
            </w:r>
          </w:p>
        </w:tc>
      </w:tr>
      <w:tr w:rsidR="007F6683" w:rsidRPr="00F733A3" w14:paraId="7E037F2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99AB1E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9420</w:t>
            </w:r>
          </w:p>
        </w:tc>
        <w:tc>
          <w:tcPr>
            <w:tcW w:w="1890" w:type="dxa"/>
          </w:tcPr>
          <w:p w14:paraId="7EA89D7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اعصاب جمجمه ای</w:t>
            </w:r>
          </w:p>
        </w:tc>
        <w:tc>
          <w:tcPr>
            <w:tcW w:w="5579" w:type="dxa"/>
          </w:tcPr>
          <w:p w14:paraId="25AD222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و عوارض ناشی از آسیب عصب پنجم مغزی (درد متوسط غیرقابل کنترل صورت همراه تداخل در فعالیت روزمره)</w:t>
            </w:r>
          </w:p>
        </w:tc>
      </w:tr>
      <w:tr w:rsidR="007F6683" w:rsidRPr="00F733A3" w14:paraId="0316208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7316D8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9421</w:t>
            </w:r>
          </w:p>
        </w:tc>
        <w:tc>
          <w:tcPr>
            <w:tcW w:w="1890" w:type="dxa"/>
          </w:tcPr>
          <w:p w14:paraId="6E43D22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اعصاب جمجمه ای</w:t>
            </w:r>
          </w:p>
        </w:tc>
        <w:tc>
          <w:tcPr>
            <w:tcW w:w="5579" w:type="dxa"/>
          </w:tcPr>
          <w:p w14:paraId="3AE1CA2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و عوارض ناشی از آسیب عصب پنجم مغزی (درد شدید غیرقابل کنترل یک یا دو طرف صورت که مانع انجام فعالیت روزمره است</w:t>
            </w:r>
          </w:p>
        </w:tc>
      </w:tr>
      <w:tr w:rsidR="007F6683" w:rsidRPr="00F733A3" w14:paraId="200FE71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2EB92E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9422</w:t>
            </w:r>
          </w:p>
        </w:tc>
        <w:tc>
          <w:tcPr>
            <w:tcW w:w="1890" w:type="dxa"/>
          </w:tcPr>
          <w:p w14:paraId="226F349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اعصاب جمجمه ای</w:t>
            </w:r>
          </w:p>
        </w:tc>
        <w:tc>
          <w:tcPr>
            <w:tcW w:w="5579" w:type="dxa"/>
          </w:tcPr>
          <w:p w14:paraId="1F411D5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اگر اختلال حس ودرد صورت توام باشند از فرمول ارزش ترکیبی استفاده می کنیم</w:t>
            </w:r>
          </w:p>
        </w:tc>
      </w:tr>
      <w:tr w:rsidR="007F6683" w:rsidRPr="00F733A3" w14:paraId="5B4EE4D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D21AF6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9423</w:t>
            </w:r>
          </w:p>
        </w:tc>
        <w:tc>
          <w:tcPr>
            <w:tcW w:w="1890" w:type="dxa"/>
          </w:tcPr>
          <w:p w14:paraId="3051FB6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اختلال حرکتی عصب هفتم(عصب صورتی)</w:t>
            </w:r>
          </w:p>
        </w:tc>
        <w:tc>
          <w:tcPr>
            <w:tcW w:w="5579" w:type="dxa"/>
          </w:tcPr>
          <w:p w14:paraId="542645C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حرکتی خفیف یک طرف صورت</w:t>
            </w:r>
          </w:p>
        </w:tc>
      </w:tr>
      <w:tr w:rsidR="007F6683" w:rsidRPr="00F733A3" w14:paraId="66EF5AE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CACE86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9424</w:t>
            </w:r>
          </w:p>
        </w:tc>
        <w:tc>
          <w:tcPr>
            <w:tcW w:w="1890" w:type="dxa"/>
          </w:tcPr>
          <w:p w14:paraId="105BFC3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اختلال حرکتی عصب هفتم(عصب صورتی)</w:t>
            </w:r>
          </w:p>
        </w:tc>
        <w:tc>
          <w:tcPr>
            <w:tcW w:w="5579" w:type="dxa"/>
          </w:tcPr>
          <w:p w14:paraId="33E8040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حرکتی متوسط یک طرف صورت</w:t>
            </w:r>
          </w:p>
        </w:tc>
      </w:tr>
      <w:tr w:rsidR="007F6683" w:rsidRPr="00F733A3" w14:paraId="52C06A4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77F525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9425</w:t>
            </w:r>
          </w:p>
        </w:tc>
        <w:tc>
          <w:tcPr>
            <w:tcW w:w="1890" w:type="dxa"/>
          </w:tcPr>
          <w:p w14:paraId="3A87C30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اختلال حرکتی عصب هفتم(عصب صورتی)</w:t>
            </w:r>
          </w:p>
        </w:tc>
        <w:tc>
          <w:tcPr>
            <w:tcW w:w="5579" w:type="dxa"/>
          </w:tcPr>
          <w:p w14:paraId="0552C0F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حرکتی خفیف دو طرف صورت بطور دائمی</w:t>
            </w:r>
          </w:p>
        </w:tc>
      </w:tr>
      <w:tr w:rsidR="007F6683" w:rsidRPr="00F733A3" w14:paraId="137194A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ABA6E1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9426</w:t>
            </w:r>
          </w:p>
        </w:tc>
        <w:tc>
          <w:tcPr>
            <w:tcW w:w="1890" w:type="dxa"/>
          </w:tcPr>
          <w:p w14:paraId="1D1DBCE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اختلال حرکتی عصب هفتم(عصب صورتی)</w:t>
            </w:r>
          </w:p>
        </w:tc>
        <w:tc>
          <w:tcPr>
            <w:tcW w:w="5579" w:type="dxa"/>
          </w:tcPr>
          <w:p w14:paraId="18E48FE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حرکتی متوسط دو طرف صورت و دائمی</w:t>
            </w:r>
          </w:p>
        </w:tc>
      </w:tr>
      <w:tr w:rsidR="007F6683" w:rsidRPr="00F733A3" w14:paraId="0456CC5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7603DD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9427</w:t>
            </w:r>
          </w:p>
        </w:tc>
        <w:tc>
          <w:tcPr>
            <w:tcW w:w="1890" w:type="dxa"/>
          </w:tcPr>
          <w:p w14:paraId="1231D21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اختلال حرکتی عصب هفتم(عصب صورتی)</w:t>
            </w:r>
          </w:p>
        </w:tc>
        <w:tc>
          <w:tcPr>
            <w:tcW w:w="5579" w:type="dxa"/>
          </w:tcPr>
          <w:p w14:paraId="1C5502B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شدید یک طرفه با درگیری بیش از 75% یک طرف صورت و دائمی</w:t>
            </w:r>
          </w:p>
        </w:tc>
      </w:tr>
      <w:tr w:rsidR="007F6683" w:rsidRPr="00F733A3" w14:paraId="28BE616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0EA5B4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9428</w:t>
            </w:r>
          </w:p>
        </w:tc>
        <w:tc>
          <w:tcPr>
            <w:tcW w:w="1890" w:type="dxa"/>
          </w:tcPr>
          <w:p w14:paraId="09BDAB8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اختلال حرکتی عصب هفتم(عصب صورتی)</w:t>
            </w:r>
          </w:p>
        </w:tc>
        <w:tc>
          <w:tcPr>
            <w:tcW w:w="5579" w:type="dxa"/>
          </w:tcPr>
          <w:p w14:paraId="4C6A655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شدید یک طرفه با درگیری بیش از 75% یک طرف صورت و ناتوانی در بسته نگهداشتن یک چشم و دائمی</w:t>
            </w:r>
          </w:p>
        </w:tc>
      </w:tr>
      <w:tr w:rsidR="007F6683" w:rsidRPr="00F733A3" w14:paraId="6708737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AAC232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9429</w:t>
            </w:r>
          </w:p>
        </w:tc>
        <w:tc>
          <w:tcPr>
            <w:tcW w:w="1890" w:type="dxa"/>
          </w:tcPr>
          <w:p w14:paraId="28CD94D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اختلال حرکتی عصب هفتم(عصب صورتی)</w:t>
            </w:r>
          </w:p>
        </w:tc>
        <w:tc>
          <w:tcPr>
            <w:tcW w:w="5579" w:type="dxa"/>
          </w:tcPr>
          <w:p w14:paraId="71D3D7B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شدید دو طرف صورت با درگیری بیش از 75% کل صورت و دائمی</w:t>
            </w:r>
          </w:p>
        </w:tc>
      </w:tr>
      <w:tr w:rsidR="007F6683" w:rsidRPr="00F733A3" w14:paraId="7C41A43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A431F6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9430</w:t>
            </w:r>
          </w:p>
        </w:tc>
        <w:tc>
          <w:tcPr>
            <w:tcW w:w="1890" w:type="dxa"/>
          </w:tcPr>
          <w:p w14:paraId="0C18BDF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اختلال حرکتی عصب هفتم(عصب صورتی)</w:t>
            </w:r>
          </w:p>
        </w:tc>
        <w:tc>
          <w:tcPr>
            <w:tcW w:w="5579" w:type="dxa"/>
          </w:tcPr>
          <w:p w14:paraId="2C3B5BE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شدید دو طرف صورت با درگیری بیش از 75% کل صورت و ناتوانی در بسته نگهداشتن دو چشم</w:t>
            </w:r>
          </w:p>
        </w:tc>
      </w:tr>
      <w:tr w:rsidR="007F6683" w:rsidRPr="00F733A3" w14:paraId="737F4AD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D453F5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9431</w:t>
            </w:r>
          </w:p>
        </w:tc>
        <w:tc>
          <w:tcPr>
            <w:tcW w:w="1890" w:type="dxa"/>
          </w:tcPr>
          <w:p w14:paraId="649B244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اختلالات ذهنی-رفتاری در مصدومین</w:t>
            </w:r>
          </w:p>
        </w:tc>
        <w:tc>
          <w:tcPr>
            <w:tcW w:w="5579" w:type="dxa"/>
          </w:tcPr>
          <w:p w14:paraId="2ECC6D0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به طوریکه قدرت انجام اعمال روزمره را دارد و عملکرد اجتماعی اکثراً خوب است و تمرکز و تطابق اکثراًدارد</w:t>
            </w:r>
          </w:p>
        </w:tc>
      </w:tr>
      <w:tr w:rsidR="007F6683" w:rsidRPr="00F733A3" w14:paraId="4CC747C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5679EE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9432</w:t>
            </w:r>
          </w:p>
        </w:tc>
        <w:tc>
          <w:tcPr>
            <w:tcW w:w="1890" w:type="dxa"/>
          </w:tcPr>
          <w:p w14:paraId="2348F58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اختلالات ذهنی-رفتاری در مصدومین</w:t>
            </w:r>
          </w:p>
        </w:tc>
        <w:tc>
          <w:tcPr>
            <w:tcW w:w="5579" w:type="dxa"/>
          </w:tcPr>
          <w:p w14:paraId="41008A5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به طوریکه قدرت انجام اعمال روزمره و عملکرد اجتماعی و تمرکز و تطابق در حد متوسط دارد</w:t>
            </w:r>
          </w:p>
        </w:tc>
      </w:tr>
      <w:tr w:rsidR="007F6683" w:rsidRPr="00F733A3" w14:paraId="58E053D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41A5F6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9433</w:t>
            </w:r>
          </w:p>
        </w:tc>
        <w:tc>
          <w:tcPr>
            <w:tcW w:w="1890" w:type="dxa"/>
          </w:tcPr>
          <w:p w14:paraId="52CB141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اختلالات ذهنی-رفتاری در مصدومین</w:t>
            </w:r>
          </w:p>
        </w:tc>
        <w:tc>
          <w:tcPr>
            <w:tcW w:w="5579" w:type="dxa"/>
          </w:tcPr>
          <w:p w14:paraId="53CF75A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به طوریکه قدرت انجام اعمال روزمره و تمرکز و تطابق اکثراً ندارد و عملکرد اجتماعی اکثرآ بد است</w:t>
            </w:r>
          </w:p>
        </w:tc>
      </w:tr>
      <w:tr w:rsidR="007F6683" w:rsidRPr="00F733A3" w14:paraId="509C6EE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0FD3B5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9434</w:t>
            </w:r>
          </w:p>
        </w:tc>
        <w:tc>
          <w:tcPr>
            <w:tcW w:w="1890" w:type="dxa"/>
          </w:tcPr>
          <w:p w14:paraId="7DDA697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اختلالات ذهنی-رفتاری در مصدومین</w:t>
            </w:r>
          </w:p>
        </w:tc>
        <w:tc>
          <w:tcPr>
            <w:tcW w:w="5579" w:type="dxa"/>
          </w:tcPr>
          <w:p w14:paraId="3F0C296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به طوریکه قدرت انجام اعمال روزمره و عملکرد اجتماعی و تمرکز و تطابق ندارد</w:t>
            </w:r>
          </w:p>
        </w:tc>
      </w:tr>
      <w:tr w:rsidR="007F6683" w:rsidRPr="00F733A3" w14:paraId="26DEFC2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C56F5F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9436</w:t>
            </w:r>
          </w:p>
        </w:tc>
        <w:tc>
          <w:tcPr>
            <w:tcW w:w="1890" w:type="dxa"/>
          </w:tcPr>
          <w:p w14:paraId="4F262BF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06708D0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بردن مقداری از هر فک به نسبت مساحت از بین رفته به کل فک</w:t>
            </w:r>
          </w:p>
        </w:tc>
      </w:tr>
      <w:tr w:rsidR="007F6683" w:rsidRPr="00F733A3" w14:paraId="4411F46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37CC10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9437</w:t>
            </w:r>
          </w:p>
        </w:tc>
        <w:tc>
          <w:tcPr>
            <w:tcW w:w="1890" w:type="dxa"/>
          </w:tcPr>
          <w:p w14:paraId="7407223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50B8293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هر فک به همراه دندانهای روی آن</w:t>
            </w:r>
          </w:p>
        </w:tc>
      </w:tr>
      <w:tr w:rsidR="007F6683" w:rsidRPr="00F733A3" w14:paraId="3CA0DAB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FDAE47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9438</w:t>
            </w:r>
          </w:p>
        </w:tc>
        <w:tc>
          <w:tcPr>
            <w:tcW w:w="1890" w:type="dxa"/>
          </w:tcPr>
          <w:p w14:paraId="0B7AC40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7FBE251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هر فک که بدون عیب بهبود یابد</w:t>
            </w:r>
          </w:p>
        </w:tc>
      </w:tr>
      <w:tr w:rsidR="007F6683" w:rsidRPr="00F733A3" w14:paraId="5D6FC50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1F25FC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9439</w:t>
            </w:r>
          </w:p>
        </w:tc>
        <w:tc>
          <w:tcPr>
            <w:tcW w:w="1890" w:type="dxa"/>
          </w:tcPr>
          <w:p w14:paraId="4A5197A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3733E89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هر فک که بطور معیوب التیام یابد</w:t>
            </w:r>
          </w:p>
        </w:tc>
      </w:tr>
      <w:tr w:rsidR="007F6683" w:rsidRPr="00F733A3" w14:paraId="1DABA05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3E73A6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9440</w:t>
            </w:r>
          </w:p>
        </w:tc>
        <w:tc>
          <w:tcPr>
            <w:tcW w:w="1890" w:type="dxa"/>
          </w:tcPr>
          <w:p w14:paraId="78B90BA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6E00543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 شدگی استخوان هر فک که بدون عیب التیام یابد</w:t>
            </w:r>
          </w:p>
        </w:tc>
      </w:tr>
      <w:tr w:rsidR="007F6683" w:rsidRPr="00F733A3" w14:paraId="095ECD7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C32114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9441</w:t>
            </w:r>
          </w:p>
        </w:tc>
        <w:tc>
          <w:tcPr>
            <w:tcW w:w="1890" w:type="dxa"/>
          </w:tcPr>
          <w:p w14:paraId="07CDA01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76828CC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 شدگی استخوان هر فک که بطور معیوب التیام یابد</w:t>
            </w:r>
          </w:p>
        </w:tc>
      </w:tr>
      <w:tr w:rsidR="007F6683" w:rsidRPr="00F733A3" w14:paraId="7D487C5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4FDF42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9442</w:t>
            </w:r>
          </w:p>
        </w:tc>
        <w:tc>
          <w:tcPr>
            <w:tcW w:w="1890" w:type="dxa"/>
          </w:tcPr>
          <w:p w14:paraId="6D8D2BE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5BDB0B2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زائده استخوانی هر فک  (زائده کوروئیه)</w:t>
            </w:r>
          </w:p>
        </w:tc>
      </w:tr>
      <w:tr w:rsidR="007F6683" w:rsidRPr="00F733A3" w14:paraId="567EDEC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0D7CC6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9443</w:t>
            </w:r>
          </w:p>
        </w:tc>
        <w:tc>
          <w:tcPr>
            <w:tcW w:w="1890" w:type="dxa"/>
          </w:tcPr>
          <w:p w14:paraId="51C99CB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3E8D86F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جدا کردن استخوان هر فک بطوری که بی فایده گردد</w:t>
            </w:r>
          </w:p>
        </w:tc>
      </w:tr>
      <w:tr w:rsidR="007F6683" w:rsidRPr="00F733A3" w14:paraId="4608FDF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C359BE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9444</w:t>
            </w:r>
          </w:p>
        </w:tc>
        <w:tc>
          <w:tcPr>
            <w:tcW w:w="1890" w:type="dxa"/>
          </w:tcPr>
          <w:p w14:paraId="0FAC14A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57A091D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جداکردن استخوان هر فک بطوری که با اقدامات درمانی فک قابل استفاده شود</w:t>
            </w:r>
          </w:p>
        </w:tc>
      </w:tr>
      <w:tr w:rsidR="007F6683" w:rsidRPr="00F733A3" w14:paraId="30F8C17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04B4E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9445</w:t>
            </w:r>
          </w:p>
        </w:tc>
        <w:tc>
          <w:tcPr>
            <w:tcW w:w="1890" w:type="dxa"/>
          </w:tcPr>
          <w:p w14:paraId="699D655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564505B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و صورت که بلع و جویدن محدود به مواد نیمه جامد و نرم باشد.</w:t>
            </w:r>
          </w:p>
        </w:tc>
      </w:tr>
      <w:tr w:rsidR="007F6683" w:rsidRPr="00F733A3" w14:paraId="6B4E39C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2224AA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9446</w:t>
            </w:r>
          </w:p>
        </w:tc>
        <w:tc>
          <w:tcPr>
            <w:tcW w:w="1890" w:type="dxa"/>
          </w:tcPr>
          <w:p w14:paraId="08975F8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3239B7D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و صورت که بلع و جویدن محدود به مواد غذایی مایع شود</w:t>
            </w:r>
          </w:p>
        </w:tc>
      </w:tr>
      <w:tr w:rsidR="007F6683" w:rsidRPr="00F733A3" w14:paraId="6004EAA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30B412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9447</w:t>
            </w:r>
          </w:p>
        </w:tc>
        <w:tc>
          <w:tcPr>
            <w:tcW w:w="1890" w:type="dxa"/>
          </w:tcPr>
          <w:p w14:paraId="51CEBE3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03654B4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و صورت که قادر به بلع و جویدن نباشد و فقط از طریق لوله تغذیه شود</w:t>
            </w:r>
          </w:p>
        </w:tc>
      </w:tr>
      <w:tr w:rsidR="007F6683" w:rsidRPr="00F733A3" w14:paraId="5CB3350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7AC0EE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9448</w:t>
            </w:r>
          </w:p>
        </w:tc>
        <w:tc>
          <w:tcPr>
            <w:tcW w:w="1890" w:type="dxa"/>
          </w:tcPr>
          <w:p w14:paraId="5EC4406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29E8A29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زائده استخوانی بین دندانهای فوقانی یا تحتانی (بستگی به شدت و مقدار شکستگی)</w:t>
            </w:r>
          </w:p>
        </w:tc>
      </w:tr>
      <w:tr w:rsidR="007F6683" w:rsidRPr="00F733A3" w14:paraId="3255E0C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063F2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9449</w:t>
            </w:r>
          </w:p>
        </w:tc>
        <w:tc>
          <w:tcPr>
            <w:tcW w:w="1890" w:type="dxa"/>
          </w:tcPr>
          <w:p w14:paraId="24B0E34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310BF22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 رفتگی هر فک در صورتیکه بدون عیب درمان شود</w:t>
            </w:r>
          </w:p>
        </w:tc>
      </w:tr>
      <w:tr w:rsidR="007F6683" w:rsidRPr="00F733A3" w14:paraId="2001C73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39D93A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9450</w:t>
            </w:r>
          </w:p>
        </w:tc>
        <w:tc>
          <w:tcPr>
            <w:tcW w:w="1890" w:type="dxa"/>
          </w:tcPr>
          <w:p w14:paraId="6F373C1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فک چپ و راست</w:t>
            </w:r>
          </w:p>
        </w:tc>
        <w:tc>
          <w:tcPr>
            <w:tcW w:w="5579" w:type="dxa"/>
          </w:tcPr>
          <w:p w14:paraId="350871C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 رفتگی هر فک در صورتیکه منجر به دررفتگی مکرر گردد</w:t>
            </w:r>
          </w:p>
        </w:tc>
      </w:tr>
      <w:tr w:rsidR="007F6683" w:rsidRPr="00F733A3" w14:paraId="369A2AB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F4486B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9453</w:t>
            </w:r>
          </w:p>
        </w:tc>
        <w:tc>
          <w:tcPr>
            <w:tcW w:w="1890" w:type="dxa"/>
          </w:tcPr>
          <w:p w14:paraId="02F0C60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لب</w:t>
            </w:r>
          </w:p>
        </w:tc>
        <w:tc>
          <w:tcPr>
            <w:tcW w:w="5579" w:type="dxa"/>
          </w:tcPr>
          <w:p w14:paraId="69E94F7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جنایتی که لبها را جمع کند بطوری که دندانها را نپوشاند ، با توجه به میزان آن ارش تعیین میگردد</w:t>
            </w:r>
          </w:p>
        </w:tc>
      </w:tr>
      <w:tr w:rsidR="007F6683" w:rsidRPr="00F733A3" w14:paraId="1F4A15F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364F4C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9455</w:t>
            </w:r>
          </w:p>
        </w:tc>
        <w:tc>
          <w:tcPr>
            <w:tcW w:w="1890" w:type="dxa"/>
          </w:tcPr>
          <w:p w14:paraId="630FA21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لب</w:t>
            </w:r>
          </w:p>
        </w:tc>
        <w:tc>
          <w:tcPr>
            <w:tcW w:w="5579" w:type="dxa"/>
          </w:tcPr>
          <w:p w14:paraId="69CAAC8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کردن هر لب ( فوقانی یا تحتانی )</w:t>
            </w:r>
          </w:p>
        </w:tc>
      </w:tr>
      <w:tr w:rsidR="007F6683" w:rsidRPr="00F733A3" w14:paraId="7DC7846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8391A1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9459</w:t>
            </w:r>
          </w:p>
        </w:tc>
        <w:tc>
          <w:tcPr>
            <w:tcW w:w="1890" w:type="dxa"/>
          </w:tcPr>
          <w:p w14:paraId="41AAC62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لب</w:t>
            </w:r>
          </w:p>
        </w:tc>
        <w:tc>
          <w:tcPr>
            <w:tcW w:w="5579" w:type="dxa"/>
          </w:tcPr>
          <w:p w14:paraId="4F80083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برگشت هر لب بدون فلج شدن آن با احتساب نقص زیبایی صورت در اثر آن</w:t>
            </w:r>
          </w:p>
        </w:tc>
      </w:tr>
      <w:tr w:rsidR="007F6683" w:rsidRPr="00F733A3" w14:paraId="2546784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A2FA1F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9461</w:t>
            </w:r>
          </w:p>
        </w:tc>
        <w:tc>
          <w:tcPr>
            <w:tcW w:w="1890" w:type="dxa"/>
          </w:tcPr>
          <w:p w14:paraId="406530E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لب</w:t>
            </w:r>
          </w:p>
        </w:tc>
        <w:tc>
          <w:tcPr>
            <w:tcW w:w="5579" w:type="dxa"/>
          </w:tcPr>
          <w:p w14:paraId="05122C9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نافذ صورت با راه یابی به حفره دهان</w:t>
            </w:r>
          </w:p>
        </w:tc>
      </w:tr>
      <w:tr w:rsidR="007F6683" w:rsidRPr="00F733A3" w14:paraId="64182AA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B81DFB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9465</w:t>
            </w:r>
          </w:p>
        </w:tc>
        <w:tc>
          <w:tcPr>
            <w:tcW w:w="1890" w:type="dxa"/>
          </w:tcPr>
          <w:p w14:paraId="60703CB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4CD6B63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بردن دندان عقل یا هر دندان اضافی دائمی دیگر که منجر به نقص در سیستم جونده شود</w:t>
            </w:r>
          </w:p>
        </w:tc>
      </w:tr>
      <w:tr w:rsidR="007F6683" w:rsidRPr="00F733A3" w14:paraId="7C58B74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E28182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9467</w:t>
            </w:r>
          </w:p>
        </w:tc>
        <w:tc>
          <w:tcPr>
            <w:tcW w:w="1890" w:type="dxa"/>
          </w:tcPr>
          <w:p w14:paraId="3332D2A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3FC825A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کندن دندان شیری کودک که دیگر به جای آن نروید اگر خلفی باشد</w:t>
            </w:r>
          </w:p>
        </w:tc>
      </w:tr>
      <w:tr w:rsidR="007F6683" w:rsidRPr="00F733A3" w14:paraId="6D4AAA4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27D040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9473</w:t>
            </w:r>
          </w:p>
        </w:tc>
        <w:tc>
          <w:tcPr>
            <w:tcW w:w="1890" w:type="dxa"/>
          </w:tcPr>
          <w:p w14:paraId="411142F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4E42A1E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شکاف ( ترک ) دندان بدون کندن در دندان سالم</w:t>
            </w:r>
          </w:p>
        </w:tc>
      </w:tr>
      <w:tr w:rsidR="007F6683" w:rsidRPr="00F733A3" w14:paraId="6F0C080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4746EC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9476</w:t>
            </w:r>
          </w:p>
        </w:tc>
        <w:tc>
          <w:tcPr>
            <w:tcW w:w="1890" w:type="dxa"/>
          </w:tcPr>
          <w:p w14:paraId="61CB305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4B0A8E9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کندن ریشه دندانی که کل قسمت نمایان آن قبلا شکسته شده </w:t>
            </w:r>
          </w:p>
        </w:tc>
      </w:tr>
      <w:tr w:rsidR="007F6683" w:rsidRPr="00F733A3" w14:paraId="1467F68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9D971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9477</w:t>
            </w:r>
          </w:p>
        </w:tc>
        <w:tc>
          <w:tcPr>
            <w:tcW w:w="1890" w:type="dxa"/>
          </w:tcPr>
          <w:p w14:paraId="27BB1CF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5052D2A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لقی دندان های قدامی و میزان لقی</w:t>
            </w:r>
          </w:p>
        </w:tc>
      </w:tr>
      <w:tr w:rsidR="007F6683" w:rsidRPr="00F733A3" w14:paraId="7BB4569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368A8A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9478</w:t>
            </w:r>
          </w:p>
        </w:tc>
        <w:tc>
          <w:tcPr>
            <w:tcW w:w="1890" w:type="dxa"/>
          </w:tcPr>
          <w:p w14:paraId="111AD6D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4DB0337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لقی دندان های خلفی و میزان لقی</w:t>
            </w:r>
          </w:p>
        </w:tc>
      </w:tr>
      <w:tr w:rsidR="007F6683" w:rsidRPr="00F733A3" w14:paraId="5772E54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06BD02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9480</w:t>
            </w:r>
          </w:p>
        </w:tc>
        <w:tc>
          <w:tcPr>
            <w:tcW w:w="1890" w:type="dxa"/>
          </w:tcPr>
          <w:p w14:paraId="531E340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48BEB6A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کندن دندان قدامی اگر چه آن را در جای خود قرار دهند و مانند سابق شود</w:t>
            </w:r>
          </w:p>
        </w:tc>
      </w:tr>
      <w:tr w:rsidR="007F6683" w:rsidRPr="00F733A3" w14:paraId="622D6D3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DD3049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9481</w:t>
            </w:r>
          </w:p>
        </w:tc>
        <w:tc>
          <w:tcPr>
            <w:tcW w:w="1890" w:type="dxa"/>
          </w:tcPr>
          <w:p w14:paraId="53635A3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2587B4B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کندن دندان خلفی اگر چه آن را در جای خود قرار دهند و مانند سابق شود</w:t>
            </w:r>
          </w:p>
        </w:tc>
      </w:tr>
      <w:tr w:rsidR="007F6683" w:rsidRPr="00F733A3" w14:paraId="3ABE887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3C36D1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9482</w:t>
            </w:r>
          </w:p>
        </w:tc>
        <w:tc>
          <w:tcPr>
            <w:tcW w:w="1890" w:type="dxa"/>
          </w:tcPr>
          <w:p w14:paraId="7B3CAED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620D7E9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شکستگی دیواره استخوانی حفره دندان قدامی </w:t>
            </w:r>
          </w:p>
        </w:tc>
      </w:tr>
      <w:tr w:rsidR="007F6683" w:rsidRPr="00F733A3" w14:paraId="0ED4B18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A86827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9483</w:t>
            </w:r>
          </w:p>
        </w:tc>
        <w:tc>
          <w:tcPr>
            <w:tcW w:w="1890" w:type="dxa"/>
          </w:tcPr>
          <w:p w14:paraId="554705E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20B9B15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دیواره استخوانی حفره دندان خلفی</w:t>
            </w:r>
          </w:p>
        </w:tc>
      </w:tr>
      <w:tr w:rsidR="007F6683" w:rsidRPr="00F733A3" w14:paraId="1DCD96B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0AAF22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9484</w:t>
            </w:r>
          </w:p>
        </w:tc>
        <w:tc>
          <w:tcPr>
            <w:tcW w:w="1890" w:type="dxa"/>
          </w:tcPr>
          <w:p w14:paraId="09190D9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212B865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لثه اطراف دندان با توجه به میزان آسیب</w:t>
            </w:r>
          </w:p>
        </w:tc>
      </w:tr>
      <w:tr w:rsidR="007F6683" w:rsidRPr="00F733A3" w14:paraId="11EAAE7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31ACB0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9485</w:t>
            </w:r>
          </w:p>
        </w:tc>
        <w:tc>
          <w:tcPr>
            <w:tcW w:w="1890" w:type="dxa"/>
          </w:tcPr>
          <w:p w14:paraId="65EBDDB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24A6111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درمان ریشه دندان قدامی در صورتی که صدمه ناشی از ضربه باشد</w:t>
            </w:r>
          </w:p>
        </w:tc>
      </w:tr>
      <w:tr w:rsidR="007F6683" w:rsidRPr="00F733A3" w14:paraId="6F7A85D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33408E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9486</w:t>
            </w:r>
          </w:p>
        </w:tc>
        <w:tc>
          <w:tcPr>
            <w:tcW w:w="1890" w:type="dxa"/>
          </w:tcPr>
          <w:p w14:paraId="2E45B76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439969B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درمان ریشه دندان خلفی در صورتی که صدمه ناشی از ضربه باشد</w:t>
            </w:r>
          </w:p>
        </w:tc>
      </w:tr>
      <w:tr w:rsidR="007F6683" w:rsidRPr="00F733A3" w14:paraId="516DD10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A6EB2C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9487</w:t>
            </w:r>
          </w:p>
        </w:tc>
        <w:tc>
          <w:tcPr>
            <w:tcW w:w="1890" w:type="dxa"/>
          </w:tcPr>
          <w:p w14:paraId="13CD2C0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دندان ها</w:t>
            </w:r>
          </w:p>
        </w:tc>
        <w:tc>
          <w:tcPr>
            <w:tcW w:w="5579" w:type="dxa"/>
          </w:tcPr>
          <w:p w14:paraId="411EB0B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ساقط شدن دندانی که قبلا عصب کشی شده است( دندان قدامی )</w:t>
            </w:r>
          </w:p>
        </w:tc>
      </w:tr>
      <w:tr w:rsidR="007F6683" w:rsidRPr="00F733A3" w14:paraId="14FB1AA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CF8684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9491</w:t>
            </w:r>
          </w:p>
        </w:tc>
        <w:tc>
          <w:tcPr>
            <w:tcW w:w="1890" w:type="dxa"/>
          </w:tcPr>
          <w:p w14:paraId="60C6811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3A52C92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بردن لاله  هرگوش بدون نرمه آن</w:t>
            </w:r>
          </w:p>
        </w:tc>
      </w:tr>
      <w:tr w:rsidR="007F6683" w:rsidRPr="00F733A3" w14:paraId="107AD0A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039874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9492</w:t>
            </w:r>
          </w:p>
        </w:tc>
        <w:tc>
          <w:tcPr>
            <w:tcW w:w="1890" w:type="dxa"/>
          </w:tcPr>
          <w:p w14:paraId="3A0875A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7195877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بردن مقداری از لاله هر گوش سالم یا کر</w:t>
            </w:r>
          </w:p>
        </w:tc>
      </w:tr>
      <w:tr w:rsidR="007F6683" w:rsidRPr="00F733A3" w14:paraId="3BC0AF7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2A24F4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9494</w:t>
            </w:r>
          </w:p>
        </w:tc>
        <w:tc>
          <w:tcPr>
            <w:tcW w:w="1890" w:type="dxa"/>
          </w:tcPr>
          <w:p w14:paraId="37C8701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1F813AF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پاره کردن لاله هرگوش که تمام ضخامت آن را درگیر کند و درمان شود</w:t>
            </w:r>
          </w:p>
        </w:tc>
      </w:tr>
      <w:tr w:rsidR="007F6683" w:rsidRPr="00F733A3" w14:paraId="5BB52AE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A181A8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9502</w:t>
            </w:r>
          </w:p>
        </w:tc>
        <w:tc>
          <w:tcPr>
            <w:tcW w:w="1890" w:type="dxa"/>
          </w:tcPr>
          <w:p w14:paraId="39BDC27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3FDB50B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ایجاد نقص شنوایی که قبل از دریافت دیه شنوایی به حال اول برگردد</w:t>
            </w:r>
          </w:p>
        </w:tc>
      </w:tr>
      <w:tr w:rsidR="007F6683" w:rsidRPr="00F733A3" w14:paraId="24FC7F7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03B4A9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9504</w:t>
            </w:r>
          </w:p>
        </w:tc>
        <w:tc>
          <w:tcPr>
            <w:tcW w:w="1890" w:type="dxa"/>
          </w:tcPr>
          <w:p w14:paraId="0DA8591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0E6DCA7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بردن حس شنوایی و کویایی توأماً</w:t>
            </w:r>
          </w:p>
        </w:tc>
      </w:tr>
      <w:tr w:rsidR="007F6683" w:rsidRPr="00F733A3" w14:paraId="314ADE7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5B38C7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9505</w:t>
            </w:r>
          </w:p>
        </w:tc>
        <w:tc>
          <w:tcPr>
            <w:tcW w:w="1890" w:type="dxa"/>
          </w:tcPr>
          <w:p w14:paraId="54218C7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2615E6F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اگر شنوایی از بین نرفته ولی در مجرای هر گوش نقصی رخ داده که مانع شنیدن شود </w:t>
            </w:r>
          </w:p>
        </w:tc>
      </w:tr>
      <w:tr w:rsidR="007F6683" w:rsidRPr="00F733A3" w14:paraId="6BC78FA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0442B7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9506</w:t>
            </w:r>
          </w:p>
        </w:tc>
        <w:tc>
          <w:tcPr>
            <w:tcW w:w="1890" w:type="dxa"/>
          </w:tcPr>
          <w:p w14:paraId="7243E6E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31FDAC4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پرده هر گوش با بهبودی کامل</w:t>
            </w:r>
          </w:p>
        </w:tc>
      </w:tr>
      <w:tr w:rsidR="007F6683" w:rsidRPr="00F733A3" w14:paraId="374A8AB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1DE4A9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9507</w:t>
            </w:r>
          </w:p>
        </w:tc>
        <w:tc>
          <w:tcPr>
            <w:tcW w:w="1890" w:type="dxa"/>
          </w:tcPr>
          <w:p w14:paraId="27E1402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0767E1B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پرده هر گوش بدون بهبودی کامل</w:t>
            </w:r>
          </w:p>
        </w:tc>
      </w:tr>
      <w:tr w:rsidR="007F6683" w:rsidRPr="00F733A3" w14:paraId="069D8A9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1B742A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9508</w:t>
            </w:r>
          </w:p>
        </w:tc>
        <w:tc>
          <w:tcPr>
            <w:tcW w:w="1890" w:type="dxa"/>
          </w:tcPr>
          <w:p w14:paraId="2E85BE4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5BE1F5B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تورم لاله هر گوش</w:t>
            </w:r>
          </w:p>
        </w:tc>
      </w:tr>
      <w:tr w:rsidR="007F6683" w:rsidRPr="00F733A3" w14:paraId="5C49D47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4D9788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9509</w:t>
            </w:r>
          </w:p>
        </w:tc>
        <w:tc>
          <w:tcPr>
            <w:tcW w:w="1890" w:type="dxa"/>
          </w:tcPr>
          <w:p w14:paraId="05F2829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43883AF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در پرده هر گوش</w:t>
            </w:r>
          </w:p>
        </w:tc>
      </w:tr>
      <w:tr w:rsidR="007F6683" w:rsidRPr="00F733A3" w14:paraId="397B42D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769AE4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9510</w:t>
            </w:r>
          </w:p>
        </w:tc>
        <w:tc>
          <w:tcPr>
            <w:tcW w:w="1890" w:type="dxa"/>
          </w:tcPr>
          <w:p w14:paraId="4C50B99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4FEC5B6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و تجمیع خون زیر پوست لاله هر گوش همره تورم</w:t>
            </w:r>
          </w:p>
        </w:tc>
      </w:tr>
      <w:tr w:rsidR="007F6683" w:rsidRPr="00F733A3" w14:paraId="20194F3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8BF92A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9511</w:t>
            </w:r>
          </w:p>
        </w:tc>
        <w:tc>
          <w:tcPr>
            <w:tcW w:w="1890" w:type="dxa"/>
          </w:tcPr>
          <w:p w14:paraId="786945F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79ADEAE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تغییر شکل دائمی لاله هر گوش ( لاله گوش گل کلمی )</w:t>
            </w:r>
          </w:p>
        </w:tc>
      </w:tr>
      <w:tr w:rsidR="007F6683" w:rsidRPr="00F733A3" w14:paraId="2CCC3AB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60022A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9512</w:t>
            </w:r>
          </w:p>
        </w:tc>
        <w:tc>
          <w:tcPr>
            <w:tcW w:w="1890" w:type="dxa"/>
          </w:tcPr>
          <w:p w14:paraId="4E3F4E2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6DA6A31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غضروف لاله هر گوش در صورت سالم بودن پوست روی آن</w:t>
            </w:r>
          </w:p>
        </w:tc>
      </w:tr>
      <w:tr w:rsidR="007F6683" w:rsidRPr="00F733A3" w14:paraId="2C2FD73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1F48A1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9513</w:t>
            </w:r>
          </w:p>
        </w:tc>
        <w:tc>
          <w:tcPr>
            <w:tcW w:w="1890" w:type="dxa"/>
          </w:tcPr>
          <w:p w14:paraId="0D63775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3BE71C2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تنگی دائمی مجرای شنوایی خارجی با توجه به میزان تنگی</w:t>
            </w:r>
          </w:p>
        </w:tc>
      </w:tr>
      <w:tr w:rsidR="007F6683" w:rsidRPr="00F733A3" w14:paraId="0BCECDC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25F302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9514</w:t>
            </w:r>
          </w:p>
        </w:tc>
        <w:tc>
          <w:tcPr>
            <w:tcW w:w="1890" w:type="dxa"/>
          </w:tcPr>
          <w:p w14:paraId="58C7B26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00139F3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 رفتگی در زنجیره استخوانی هر گوش میانی</w:t>
            </w:r>
          </w:p>
        </w:tc>
      </w:tr>
      <w:tr w:rsidR="007F6683" w:rsidRPr="00F733A3" w14:paraId="60C446A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7B82C6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9515</w:t>
            </w:r>
          </w:p>
        </w:tc>
        <w:tc>
          <w:tcPr>
            <w:tcW w:w="1890" w:type="dxa"/>
          </w:tcPr>
          <w:p w14:paraId="0F8B160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65D969F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در زنجیره استخوانی هر گوش میانی</w:t>
            </w:r>
          </w:p>
        </w:tc>
      </w:tr>
      <w:tr w:rsidR="007F6683" w:rsidRPr="00F733A3" w14:paraId="7CFDD69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4D7555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9516</w:t>
            </w:r>
          </w:p>
        </w:tc>
        <w:tc>
          <w:tcPr>
            <w:tcW w:w="1890" w:type="dxa"/>
          </w:tcPr>
          <w:p w14:paraId="33F1372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47DCCEF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هرگوش داخلی شامل حلزون و وستیبول</w:t>
            </w:r>
          </w:p>
        </w:tc>
      </w:tr>
      <w:tr w:rsidR="007F6683" w:rsidRPr="00F733A3" w14:paraId="2EF3080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11E436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9517</w:t>
            </w:r>
          </w:p>
        </w:tc>
        <w:tc>
          <w:tcPr>
            <w:tcW w:w="1890" w:type="dxa"/>
          </w:tcPr>
          <w:p w14:paraId="710CE3F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169360B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وزوز دائمی هر گوش</w:t>
            </w:r>
          </w:p>
        </w:tc>
      </w:tr>
      <w:tr w:rsidR="007F6683" w:rsidRPr="00F733A3" w14:paraId="0116891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C86E3E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9518</w:t>
            </w:r>
          </w:p>
        </w:tc>
        <w:tc>
          <w:tcPr>
            <w:tcW w:w="1890" w:type="dxa"/>
          </w:tcPr>
          <w:p w14:paraId="1DE30BF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2A4DADF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شنوایی موقت در اثر جراحات بدون در نظر گرفتن دیه یا ارش جراحت</w:t>
            </w:r>
          </w:p>
        </w:tc>
      </w:tr>
      <w:tr w:rsidR="007F6683" w:rsidRPr="00F733A3" w14:paraId="2BE3914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894D91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9519</w:t>
            </w:r>
          </w:p>
        </w:tc>
        <w:tc>
          <w:tcPr>
            <w:tcW w:w="1890" w:type="dxa"/>
          </w:tcPr>
          <w:p w14:paraId="615A377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5D0F37F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تعادل و سر گیجه ناشی از صدمات هرگوش یا عصب هشتم مغزی با محدودیت مختصر هنگام کار در ارتفاع</w:t>
            </w:r>
          </w:p>
        </w:tc>
      </w:tr>
      <w:tr w:rsidR="007F6683" w:rsidRPr="00F733A3" w14:paraId="17A3A07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448CBE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9520</w:t>
            </w:r>
          </w:p>
        </w:tc>
        <w:tc>
          <w:tcPr>
            <w:tcW w:w="1890" w:type="dxa"/>
          </w:tcPr>
          <w:p w14:paraId="07C3FDF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04F3CA4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تعادل و سر گیجه ناشی از صدمات هرگوش یا عصب هشتم مغزی با فعالیت طبیعی روزمره و محدودیت در رانندگی</w:t>
            </w:r>
          </w:p>
        </w:tc>
      </w:tr>
      <w:tr w:rsidR="007F6683" w:rsidRPr="00F733A3" w14:paraId="7DB89BA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B4FE88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9521</w:t>
            </w:r>
          </w:p>
        </w:tc>
        <w:tc>
          <w:tcPr>
            <w:tcW w:w="1890" w:type="dxa"/>
          </w:tcPr>
          <w:p w14:paraId="43990B3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61510EF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تعادل و سر گیجه ناشی از صدمات هرگوش یا عصب هشتم مغزی که توانایی مراقبت از  خود را داد ولی در سایر امور محدودیت دارد</w:t>
            </w:r>
          </w:p>
        </w:tc>
      </w:tr>
      <w:tr w:rsidR="007F6683" w:rsidRPr="00F733A3" w14:paraId="3347517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E3777A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9522</w:t>
            </w:r>
          </w:p>
        </w:tc>
        <w:tc>
          <w:tcPr>
            <w:tcW w:w="1890" w:type="dxa"/>
          </w:tcPr>
          <w:p w14:paraId="20F55D5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000AA42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تعادل و سر گیجه ناشی از صدمات هرگوش یا عصب هشتم مغزی که برای مراقبت از خود و سایر امورات نیازمند کمک دیگران است</w:t>
            </w:r>
          </w:p>
        </w:tc>
      </w:tr>
      <w:tr w:rsidR="007F6683" w:rsidRPr="00F733A3" w14:paraId="6715980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20C328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9523</w:t>
            </w:r>
          </w:p>
        </w:tc>
        <w:tc>
          <w:tcPr>
            <w:tcW w:w="1890" w:type="dxa"/>
          </w:tcPr>
          <w:p w14:paraId="38FAF0F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0DFABC4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تعادل و سر گیجه ناشی از صدمات هر گوش یا عصب هشتم مغزی که قادر به مراقبت از خود نبوده و حتی با صندلی چرخدار قادر به جابجایی نمی باشد</w:t>
            </w:r>
          </w:p>
        </w:tc>
      </w:tr>
      <w:tr w:rsidR="007F6683" w:rsidRPr="00F733A3" w14:paraId="1E912BA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276332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9524</w:t>
            </w:r>
          </w:p>
        </w:tc>
        <w:tc>
          <w:tcPr>
            <w:tcW w:w="1890" w:type="dxa"/>
          </w:tcPr>
          <w:p w14:paraId="4B94A37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گوش و شنوایی</w:t>
            </w:r>
          </w:p>
        </w:tc>
        <w:tc>
          <w:tcPr>
            <w:tcW w:w="5579" w:type="dxa"/>
          </w:tcPr>
          <w:p w14:paraId="204F558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شنوایی در هر گوش</w:t>
            </w:r>
          </w:p>
        </w:tc>
      </w:tr>
      <w:tr w:rsidR="007F6683" w:rsidRPr="00F733A3" w14:paraId="5BF7052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24593E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9526</w:t>
            </w:r>
          </w:p>
        </w:tc>
        <w:tc>
          <w:tcPr>
            <w:tcW w:w="1890" w:type="dxa"/>
          </w:tcPr>
          <w:p w14:paraId="024872D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30698A9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باقی ماندن جوشگاه خطی بزرگتر از 2 و کوچکتر از 8 سانتی متر در صورت بجز پیشانی</w:t>
            </w:r>
          </w:p>
        </w:tc>
      </w:tr>
      <w:tr w:rsidR="007F6683" w:rsidRPr="00F733A3" w14:paraId="194EC8B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E8D4D0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9527</w:t>
            </w:r>
          </w:p>
        </w:tc>
        <w:tc>
          <w:tcPr>
            <w:tcW w:w="1890" w:type="dxa"/>
          </w:tcPr>
          <w:p w14:paraId="7DD2128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7F1D122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باقی ماندن جوشگاه خطی بیش از 8 سانتی متر یا جوشگاه های خطی متعدد بجز پیشانی</w:t>
            </w:r>
          </w:p>
        </w:tc>
      </w:tr>
      <w:tr w:rsidR="007F6683" w:rsidRPr="00F733A3" w14:paraId="17D0598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E77379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9528</w:t>
            </w:r>
          </w:p>
        </w:tc>
        <w:tc>
          <w:tcPr>
            <w:tcW w:w="1890" w:type="dxa"/>
          </w:tcPr>
          <w:p w14:paraId="3E9CD2F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2156BE5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باقی ماندن جوشگاه خطی روی پیشانی ( فقط دیه جراحت تعلق می گیرد)</w:t>
            </w:r>
          </w:p>
        </w:tc>
      </w:tr>
      <w:tr w:rsidR="007F6683" w:rsidRPr="00F733A3" w14:paraId="7A1FA6E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F06A48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9529</w:t>
            </w:r>
          </w:p>
        </w:tc>
        <w:tc>
          <w:tcPr>
            <w:tcW w:w="1890" w:type="dxa"/>
          </w:tcPr>
          <w:p w14:paraId="2CE2696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04F3055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باقی ماندن جوشگاه بدشکل بین 2 تا 8 سانتی متر در صورت بجز پیشانی</w:t>
            </w:r>
          </w:p>
        </w:tc>
      </w:tr>
      <w:tr w:rsidR="007F6683" w:rsidRPr="00F733A3" w14:paraId="4135CD6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B53BC4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9530</w:t>
            </w:r>
          </w:p>
        </w:tc>
        <w:tc>
          <w:tcPr>
            <w:tcW w:w="1890" w:type="dxa"/>
          </w:tcPr>
          <w:p w14:paraId="466A8BB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007FC85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باقی ماندن جوشگاه بدشکل بیش از 8 سانتی متر یا جوشگاه های به شکل متعدد بجز پیشانی</w:t>
            </w:r>
          </w:p>
        </w:tc>
      </w:tr>
      <w:tr w:rsidR="007F6683" w:rsidRPr="00F733A3" w14:paraId="705FA2C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814F44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9531</w:t>
            </w:r>
          </w:p>
        </w:tc>
        <w:tc>
          <w:tcPr>
            <w:tcW w:w="1890" w:type="dxa"/>
          </w:tcPr>
          <w:p w14:paraId="66EC3EA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102B837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باقی ماندن جوشگاه های بد شکل شدید واضح و وسیع در ناحیه یشانی </w:t>
            </w:r>
          </w:p>
        </w:tc>
      </w:tr>
      <w:tr w:rsidR="007F6683" w:rsidRPr="00F733A3" w14:paraId="2404D6B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FF3B23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9532</w:t>
            </w:r>
          </w:p>
        </w:tc>
        <w:tc>
          <w:tcPr>
            <w:tcW w:w="1890" w:type="dxa"/>
          </w:tcPr>
          <w:p w14:paraId="630985D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7F6014A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تغیییر و بدشکلی شدید و واضح و وسیع در ناحیه لبها و اطراف دهان</w:t>
            </w:r>
          </w:p>
        </w:tc>
      </w:tr>
      <w:tr w:rsidR="007F6683" w:rsidRPr="00F733A3" w14:paraId="3E9A7A0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8AEA73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9533</w:t>
            </w:r>
          </w:p>
        </w:tc>
        <w:tc>
          <w:tcPr>
            <w:tcW w:w="1890" w:type="dxa"/>
          </w:tcPr>
          <w:p w14:paraId="0F51B64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4CCBB98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 بدشکل و وسیع ناشی از سوختگی در ناحیه پیشانی با توجه به وسعت آن</w:t>
            </w:r>
          </w:p>
        </w:tc>
      </w:tr>
      <w:tr w:rsidR="007F6683" w:rsidRPr="00F733A3" w14:paraId="5DAA54F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747C7D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9534</w:t>
            </w:r>
          </w:p>
        </w:tc>
        <w:tc>
          <w:tcPr>
            <w:tcW w:w="1890" w:type="dxa"/>
          </w:tcPr>
          <w:p w14:paraId="27CA5B8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1925E40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 بدشکل و وسیع ناشی از سوختگی صورت بجز پیشانی با توجه به وسعت آن</w:t>
            </w:r>
          </w:p>
        </w:tc>
      </w:tr>
      <w:tr w:rsidR="007F6683" w:rsidRPr="00F733A3" w14:paraId="794A78F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A8A287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9535</w:t>
            </w:r>
          </w:p>
        </w:tc>
        <w:tc>
          <w:tcPr>
            <w:tcW w:w="1890" w:type="dxa"/>
          </w:tcPr>
          <w:p w14:paraId="513F924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0EDAC1D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 بدشکل و وسیع ناشی از سوختگی در کل صورت</w:t>
            </w:r>
          </w:p>
        </w:tc>
      </w:tr>
      <w:tr w:rsidR="007F6683" w:rsidRPr="00F733A3" w14:paraId="7803EED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90EA5B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9536</w:t>
            </w:r>
          </w:p>
        </w:tc>
        <w:tc>
          <w:tcPr>
            <w:tcW w:w="1890" w:type="dxa"/>
          </w:tcPr>
          <w:p w14:paraId="01F85A8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2FB619A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تخریب تمام صورت با بد شکلی شدید آن</w:t>
            </w:r>
          </w:p>
        </w:tc>
      </w:tr>
      <w:tr w:rsidR="007F6683" w:rsidRPr="00F733A3" w14:paraId="7A806FF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9EFB68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9537</w:t>
            </w:r>
          </w:p>
        </w:tc>
        <w:tc>
          <w:tcPr>
            <w:tcW w:w="1890" w:type="dxa"/>
          </w:tcPr>
          <w:p w14:paraId="0C39567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0EB6164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 بدشکل و وسیع ناشی از سوختگی در نیمه فوقانی صورت ( بالای لب فوقانی ) با توجه به وسعت آن</w:t>
            </w:r>
          </w:p>
        </w:tc>
      </w:tr>
      <w:tr w:rsidR="007F6683" w:rsidRPr="00F733A3" w14:paraId="12582DB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C55157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9539</w:t>
            </w:r>
          </w:p>
        </w:tc>
        <w:tc>
          <w:tcPr>
            <w:tcW w:w="1890" w:type="dxa"/>
          </w:tcPr>
          <w:p w14:paraId="5725B7C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5D07E13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 بدشکل و وسیع ناشی از سوختگی در نیمه چپ یا راست صورت با توجه به وسعت آن</w:t>
            </w:r>
          </w:p>
        </w:tc>
      </w:tr>
      <w:tr w:rsidR="007F6683" w:rsidRPr="00F733A3" w14:paraId="590F4FC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BDD749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9540</w:t>
            </w:r>
          </w:p>
        </w:tc>
        <w:tc>
          <w:tcPr>
            <w:tcW w:w="1890" w:type="dxa"/>
          </w:tcPr>
          <w:p w14:paraId="59CE421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58CA042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ناشی از کندن حدقه هر چشم که گود بماند</w:t>
            </w:r>
          </w:p>
        </w:tc>
      </w:tr>
      <w:tr w:rsidR="007F6683" w:rsidRPr="00F733A3" w14:paraId="5C3B68D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B742A7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9541</w:t>
            </w:r>
          </w:p>
        </w:tc>
        <w:tc>
          <w:tcPr>
            <w:tcW w:w="1890" w:type="dxa"/>
          </w:tcPr>
          <w:p w14:paraId="728DA7F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3F708F6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تقص زیبایی ناشی از کندن لاله گوشها </w:t>
            </w:r>
          </w:p>
        </w:tc>
      </w:tr>
      <w:tr w:rsidR="007F6683" w:rsidRPr="00F733A3" w14:paraId="14102AD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E32FAC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9542</w:t>
            </w:r>
          </w:p>
        </w:tc>
        <w:tc>
          <w:tcPr>
            <w:tcW w:w="1890" w:type="dxa"/>
          </w:tcPr>
          <w:p w14:paraId="34CC180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 صورت</w:t>
            </w:r>
          </w:p>
        </w:tc>
        <w:tc>
          <w:tcPr>
            <w:tcW w:w="5579" w:type="dxa"/>
          </w:tcPr>
          <w:p w14:paraId="14C2E67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نقص زیبایی ناشی از ساقط شدن دندانها </w:t>
            </w:r>
          </w:p>
        </w:tc>
      </w:tr>
      <w:tr w:rsidR="007F6683" w:rsidRPr="00F733A3" w14:paraId="1ABBF9B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B492CA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9558</w:t>
            </w:r>
          </w:p>
        </w:tc>
        <w:tc>
          <w:tcPr>
            <w:tcW w:w="1890" w:type="dxa"/>
          </w:tcPr>
          <w:p w14:paraId="5142469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تغییر رنگ پوست دست و انگشتان</w:t>
            </w:r>
          </w:p>
        </w:tc>
        <w:tc>
          <w:tcPr>
            <w:tcW w:w="5579" w:type="dxa"/>
          </w:tcPr>
          <w:p w14:paraId="769A5BA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سرخ شدگی</w:t>
            </w:r>
          </w:p>
        </w:tc>
      </w:tr>
      <w:tr w:rsidR="007F6683" w:rsidRPr="00F733A3" w14:paraId="08DC3BE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868346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9561</w:t>
            </w:r>
          </w:p>
        </w:tc>
        <w:tc>
          <w:tcPr>
            <w:tcW w:w="1890" w:type="dxa"/>
          </w:tcPr>
          <w:p w14:paraId="10AF397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تورم پا</w:t>
            </w:r>
          </w:p>
        </w:tc>
        <w:tc>
          <w:tcPr>
            <w:tcW w:w="5579" w:type="dxa"/>
          </w:tcPr>
          <w:p w14:paraId="2D3C999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تورم در هر قسمت از دست ها</w:t>
            </w:r>
          </w:p>
        </w:tc>
      </w:tr>
      <w:tr w:rsidR="007F6683" w:rsidRPr="00F733A3" w14:paraId="1B346CF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3F1BEF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9563</w:t>
            </w:r>
          </w:p>
        </w:tc>
        <w:tc>
          <w:tcPr>
            <w:tcW w:w="1890" w:type="dxa"/>
          </w:tcPr>
          <w:p w14:paraId="6C36F0B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کتف</w:t>
            </w:r>
          </w:p>
        </w:tc>
        <w:tc>
          <w:tcPr>
            <w:tcW w:w="5579" w:type="dxa"/>
          </w:tcPr>
          <w:p w14:paraId="12BDECD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زائده آخرمی استخوان هر کتف</w:t>
            </w:r>
          </w:p>
        </w:tc>
      </w:tr>
      <w:tr w:rsidR="007F6683" w:rsidRPr="00F733A3" w14:paraId="05F5044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5443C2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9564</w:t>
            </w:r>
          </w:p>
        </w:tc>
        <w:tc>
          <w:tcPr>
            <w:tcW w:w="1890" w:type="dxa"/>
          </w:tcPr>
          <w:p w14:paraId="65C4A5D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کتف</w:t>
            </w:r>
          </w:p>
        </w:tc>
        <w:tc>
          <w:tcPr>
            <w:tcW w:w="5579" w:type="dxa"/>
          </w:tcPr>
          <w:p w14:paraId="441C1F9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زائده آخرمی استخوان هر کتف</w:t>
            </w:r>
          </w:p>
        </w:tc>
      </w:tr>
      <w:tr w:rsidR="007F6683" w:rsidRPr="00F733A3" w14:paraId="188E48C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3B1ED8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9565</w:t>
            </w:r>
          </w:p>
        </w:tc>
        <w:tc>
          <w:tcPr>
            <w:tcW w:w="1890" w:type="dxa"/>
          </w:tcPr>
          <w:p w14:paraId="7BF18CA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کتف</w:t>
            </w:r>
          </w:p>
        </w:tc>
        <w:tc>
          <w:tcPr>
            <w:tcW w:w="5579" w:type="dxa"/>
          </w:tcPr>
          <w:p w14:paraId="7CAD1F1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حفره مفصلی استخوان هر کتف</w:t>
            </w:r>
          </w:p>
        </w:tc>
      </w:tr>
      <w:tr w:rsidR="007F6683" w:rsidRPr="00F733A3" w14:paraId="6449D5D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58A3C7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9566</w:t>
            </w:r>
          </w:p>
        </w:tc>
        <w:tc>
          <w:tcPr>
            <w:tcW w:w="1890" w:type="dxa"/>
          </w:tcPr>
          <w:p w14:paraId="433EF3C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کتف</w:t>
            </w:r>
          </w:p>
        </w:tc>
        <w:tc>
          <w:tcPr>
            <w:tcW w:w="5579" w:type="dxa"/>
          </w:tcPr>
          <w:p w14:paraId="611B02D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حفره مفصلی استخوان هرکتف</w:t>
            </w:r>
          </w:p>
        </w:tc>
      </w:tr>
      <w:tr w:rsidR="007F6683" w:rsidRPr="00F733A3" w14:paraId="54E0A5A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F9E699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9567</w:t>
            </w:r>
          </w:p>
        </w:tc>
        <w:tc>
          <w:tcPr>
            <w:tcW w:w="1890" w:type="dxa"/>
          </w:tcPr>
          <w:p w14:paraId="7B4655D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کتف</w:t>
            </w:r>
          </w:p>
        </w:tc>
        <w:tc>
          <w:tcPr>
            <w:tcW w:w="5579" w:type="dxa"/>
          </w:tcPr>
          <w:p w14:paraId="5458271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غرابی  هرکتف</w:t>
            </w:r>
          </w:p>
        </w:tc>
      </w:tr>
      <w:tr w:rsidR="007F6683" w:rsidRPr="00F733A3" w14:paraId="7854554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93FBAA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9568</w:t>
            </w:r>
          </w:p>
        </w:tc>
        <w:tc>
          <w:tcPr>
            <w:tcW w:w="1890" w:type="dxa"/>
          </w:tcPr>
          <w:p w14:paraId="2CE8815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کتف</w:t>
            </w:r>
          </w:p>
        </w:tc>
        <w:tc>
          <w:tcPr>
            <w:tcW w:w="5579" w:type="dxa"/>
          </w:tcPr>
          <w:p w14:paraId="6EB6DD4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استخوان غرابی هرکتف</w:t>
            </w:r>
          </w:p>
        </w:tc>
      </w:tr>
      <w:tr w:rsidR="007F6683" w:rsidRPr="00F733A3" w14:paraId="24B92F9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659105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9569</w:t>
            </w:r>
          </w:p>
        </w:tc>
        <w:tc>
          <w:tcPr>
            <w:tcW w:w="1890" w:type="dxa"/>
          </w:tcPr>
          <w:p w14:paraId="31D58BD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کتف</w:t>
            </w:r>
          </w:p>
        </w:tc>
        <w:tc>
          <w:tcPr>
            <w:tcW w:w="5579" w:type="dxa"/>
          </w:tcPr>
          <w:p w14:paraId="6862789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تنه استخوان هر کتف</w:t>
            </w:r>
          </w:p>
        </w:tc>
      </w:tr>
      <w:tr w:rsidR="007F6683" w:rsidRPr="00F733A3" w14:paraId="6FB9CC5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F64966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9570</w:t>
            </w:r>
          </w:p>
        </w:tc>
        <w:tc>
          <w:tcPr>
            <w:tcW w:w="1890" w:type="dxa"/>
          </w:tcPr>
          <w:p w14:paraId="00EB4E6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کتف</w:t>
            </w:r>
          </w:p>
        </w:tc>
        <w:tc>
          <w:tcPr>
            <w:tcW w:w="5579" w:type="dxa"/>
          </w:tcPr>
          <w:p w14:paraId="5E2C976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تنه استخوان هرکتف</w:t>
            </w:r>
          </w:p>
        </w:tc>
      </w:tr>
      <w:tr w:rsidR="007F6683" w:rsidRPr="00F733A3" w14:paraId="15B93A0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5E0530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9571</w:t>
            </w:r>
          </w:p>
        </w:tc>
        <w:tc>
          <w:tcPr>
            <w:tcW w:w="1890" w:type="dxa"/>
          </w:tcPr>
          <w:p w14:paraId="49DE53D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کتف</w:t>
            </w:r>
          </w:p>
        </w:tc>
        <w:tc>
          <w:tcPr>
            <w:tcW w:w="5579" w:type="dxa"/>
          </w:tcPr>
          <w:p w14:paraId="714240B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رباطهای چرخاننده هرکتف</w:t>
            </w:r>
          </w:p>
        </w:tc>
      </w:tr>
      <w:tr w:rsidR="007F6683" w:rsidRPr="00F733A3" w14:paraId="4CC9D83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DF48D3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9572</w:t>
            </w:r>
          </w:p>
        </w:tc>
        <w:tc>
          <w:tcPr>
            <w:tcW w:w="1890" w:type="dxa"/>
          </w:tcPr>
          <w:p w14:paraId="29D9586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کتف</w:t>
            </w:r>
          </w:p>
        </w:tc>
        <w:tc>
          <w:tcPr>
            <w:tcW w:w="5579" w:type="dxa"/>
          </w:tcPr>
          <w:p w14:paraId="122266A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نسوج استخوانی هر کتف یا پارگی رباط از محل اتصال به استخوان کتف</w:t>
            </w:r>
          </w:p>
        </w:tc>
      </w:tr>
      <w:tr w:rsidR="007F6683" w:rsidRPr="00F733A3" w14:paraId="2B354CB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6784F8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9573</w:t>
            </w:r>
          </w:p>
        </w:tc>
        <w:tc>
          <w:tcPr>
            <w:tcW w:w="1890" w:type="dxa"/>
          </w:tcPr>
          <w:p w14:paraId="008FEBE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کتف</w:t>
            </w:r>
          </w:p>
        </w:tc>
        <w:tc>
          <w:tcPr>
            <w:tcW w:w="5579" w:type="dxa"/>
          </w:tcPr>
          <w:p w14:paraId="2C5A9C9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هر گونه عمل جراحی عمیق برای درمان شکستگی  هرکتف</w:t>
            </w:r>
          </w:p>
        </w:tc>
      </w:tr>
      <w:tr w:rsidR="007F6683" w:rsidRPr="00F733A3" w14:paraId="78ECDEC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6CD700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9576</w:t>
            </w:r>
          </w:p>
        </w:tc>
        <w:tc>
          <w:tcPr>
            <w:tcW w:w="1890" w:type="dxa"/>
          </w:tcPr>
          <w:p w14:paraId="025050D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ترقوه</w:t>
            </w:r>
          </w:p>
        </w:tc>
        <w:tc>
          <w:tcPr>
            <w:tcW w:w="5579" w:type="dxa"/>
          </w:tcPr>
          <w:p w14:paraId="5E3A2D6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مفصل ترقوه ای - جناغی</w:t>
            </w:r>
          </w:p>
        </w:tc>
      </w:tr>
      <w:tr w:rsidR="007F6683" w:rsidRPr="00F733A3" w14:paraId="767FAED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22C3E2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9577</w:t>
            </w:r>
          </w:p>
        </w:tc>
        <w:tc>
          <w:tcPr>
            <w:tcW w:w="1890" w:type="dxa"/>
          </w:tcPr>
          <w:p w14:paraId="66595CB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ترقوه</w:t>
            </w:r>
          </w:p>
        </w:tc>
        <w:tc>
          <w:tcPr>
            <w:tcW w:w="5579" w:type="dxa"/>
          </w:tcPr>
          <w:p w14:paraId="0D46F70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نیم دررفتگی مفصل ترقوه ای - جناغی</w:t>
            </w:r>
          </w:p>
        </w:tc>
      </w:tr>
      <w:tr w:rsidR="007F6683" w:rsidRPr="00F733A3" w14:paraId="4B59C00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B6466F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9578</w:t>
            </w:r>
          </w:p>
        </w:tc>
        <w:tc>
          <w:tcPr>
            <w:tcW w:w="1890" w:type="dxa"/>
          </w:tcPr>
          <w:p w14:paraId="75D0114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ترقوه</w:t>
            </w:r>
          </w:p>
        </w:tc>
        <w:tc>
          <w:tcPr>
            <w:tcW w:w="5579" w:type="dxa"/>
          </w:tcPr>
          <w:p w14:paraId="4A3416C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مفصل ترقوه ای - جناغی که منجر به تکرار وعود گردد</w:t>
            </w:r>
          </w:p>
        </w:tc>
      </w:tr>
      <w:tr w:rsidR="007F6683" w:rsidRPr="00F733A3" w14:paraId="4248B5B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D29C00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9579</w:t>
            </w:r>
          </w:p>
        </w:tc>
        <w:tc>
          <w:tcPr>
            <w:tcW w:w="1890" w:type="dxa"/>
          </w:tcPr>
          <w:p w14:paraId="55B9092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ترقوه</w:t>
            </w:r>
          </w:p>
        </w:tc>
        <w:tc>
          <w:tcPr>
            <w:tcW w:w="5579" w:type="dxa"/>
          </w:tcPr>
          <w:p w14:paraId="36A064D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مفصل ترقوه ای - جناغی با زمینه دررفتگی مکرر قبلی</w:t>
            </w:r>
          </w:p>
        </w:tc>
      </w:tr>
      <w:tr w:rsidR="007F6683" w:rsidRPr="00F733A3" w14:paraId="47CD134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A6FF6C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9580</w:t>
            </w:r>
          </w:p>
        </w:tc>
        <w:tc>
          <w:tcPr>
            <w:tcW w:w="1890" w:type="dxa"/>
          </w:tcPr>
          <w:p w14:paraId="345A630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ترقوه</w:t>
            </w:r>
          </w:p>
        </w:tc>
        <w:tc>
          <w:tcPr>
            <w:tcW w:w="5579" w:type="dxa"/>
          </w:tcPr>
          <w:p w14:paraId="0A966C8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مفصل آخرمی - ترقوه ای</w:t>
            </w:r>
          </w:p>
        </w:tc>
      </w:tr>
      <w:tr w:rsidR="007F6683" w:rsidRPr="00F733A3" w14:paraId="3E41100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168C3F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9581</w:t>
            </w:r>
          </w:p>
        </w:tc>
        <w:tc>
          <w:tcPr>
            <w:tcW w:w="1890" w:type="dxa"/>
          </w:tcPr>
          <w:p w14:paraId="4B3381C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ترقوه</w:t>
            </w:r>
          </w:p>
        </w:tc>
        <w:tc>
          <w:tcPr>
            <w:tcW w:w="5579" w:type="dxa"/>
          </w:tcPr>
          <w:p w14:paraId="1207547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هر گونه عمل جراحی عمیق برای درمان شکستگی ترقوه</w:t>
            </w:r>
          </w:p>
        </w:tc>
      </w:tr>
      <w:tr w:rsidR="007F6683" w:rsidRPr="00F733A3" w14:paraId="3D5B319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110EDD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9583</w:t>
            </w:r>
          </w:p>
        </w:tc>
        <w:tc>
          <w:tcPr>
            <w:tcW w:w="1890" w:type="dxa"/>
          </w:tcPr>
          <w:p w14:paraId="6180BF9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مفصل شانه</w:t>
            </w:r>
          </w:p>
        </w:tc>
        <w:tc>
          <w:tcPr>
            <w:tcW w:w="5579" w:type="dxa"/>
          </w:tcPr>
          <w:p w14:paraId="234230E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خستگی مفصل هر شانه در حالتی که زاویه بین بازو و بدن صفر درجه باشد (موازی باشند)</w:t>
            </w:r>
          </w:p>
        </w:tc>
      </w:tr>
      <w:tr w:rsidR="007F6683" w:rsidRPr="00F733A3" w14:paraId="54ECFC4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E892FC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9584</w:t>
            </w:r>
          </w:p>
        </w:tc>
        <w:tc>
          <w:tcPr>
            <w:tcW w:w="1890" w:type="dxa"/>
          </w:tcPr>
          <w:p w14:paraId="1FFA2C8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مفصل شانه</w:t>
            </w:r>
          </w:p>
        </w:tc>
        <w:tc>
          <w:tcPr>
            <w:tcW w:w="5579" w:type="dxa"/>
          </w:tcPr>
          <w:p w14:paraId="5B89EA4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خستگی مفصل هر شانه در حالتی که زاویه بین بازو و بدن 5 تا 19 درجه باشد </w:t>
            </w:r>
          </w:p>
        </w:tc>
      </w:tr>
      <w:tr w:rsidR="007F6683" w:rsidRPr="00F733A3" w14:paraId="1670EA1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2973E3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9585</w:t>
            </w:r>
          </w:p>
        </w:tc>
        <w:tc>
          <w:tcPr>
            <w:tcW w:w="1890" w:type="dxa"/>
          </w:tcPr>
          <w:p w14:paraId="1F3B42B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مفصل شانه</w:t>
            </w:r>
          </w:p>
        </w:tc>
        <w:tc>
          <w:tcPr>
            <w:tcW w:w="5579" w:type="dxa"/>
          </w:tcPr>
          <w:p w14:paraId="3F7C165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خستگی مفصل هر شانه در حالتی که زاویه بین بازو و بدن 20 تا 50 درجه باشد </w:t>
            </w:r>
          </w:p>
        </w:tc>
      </w:tr>
      <w:tr w:rsidR="007F6683" w:rsidRPr="00F733A3" w14:paraId="644925B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4D1EEF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9586</w:t>
            </w:r>
          </w:p>
        </w:tc>
        <w:tc>
          <w:tcPr>
            <w:tcW w:w="1890" w:type="dxa"/>
          </w:tcPr>
          <w:p w14:paraId="04CA504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مفصل شانه</w:t>
            </w:r>
          </w:p>
        </w:tc>
        <w:tc>
          <w:tcPr>
            <w:tcW w:w="5579" w:type="dxa"/>
          </w:tcPr>
          <w:p w14:paraId="6077857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خستگی مفصل هر شانه در حالتی که زاویه بین بازو و بدن بیش ار 50 درجه باشدط</w:t>
            </w:r>
          </w:p>
        </w:tc>
      </w:tr>
      <w:tr w:rsidR="007F6683" w:rsidRPr="00F733A3" w14:paraId="2AA49A7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538A96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9587</w:t>
            </w:r>
          </w:p>
        </w:tc>
        <w:tc>
          <w:tcPr>
            <w:tcW w:w="1890" w:type="dxa"/>
          </w:tcPr>
          <w:p w14:paraId="49C6EE8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مفصل شانه</w:t>
            </w:r>
          </w:p>
        </w:tc>
        <w:tc>
          <w:tcPr>
            <w:tcW w:w="5579" w:type="dxa"/>
          </w:tcPr>
          <w:p w14:paraId="6FB9169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شدید ( دامنه حرکات هر بازو به جلو یا خارج بدن 0 تا 30 درجه است )</w:t>
            </w:r>
          </w:p>
        </w:tc>
      </w:tr>
      <w:tr w:rsidR="007F6683" w:rsidRPr="00F733A3" w14:paraId="705E81D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7C77C2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9588</w:t>
            </w:r>
          </w:p>
        </w:tc>
        <w:tc>
          <w:tcPr>
            <w:tcW w:w="1890" w:type="dxa"/>
          </w:tcPr>
          <w:p w14:paraId="0AF3071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مفصل شانه</w:t>
            </w:r>
          </w:p>
        </w:tc>
        <w:tc>
          <w:tcPr>
            <w:tcW w:w="5579" w:type="dxa"/>
          </w:tcPr>
          <w:p w14:paraId="2862C64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متوسط ( دامنه حرکات هر بازو به جلو یا خارج بدن 31 تا 90 درجه است )</w:t>
            </w:r>
          </w:p>
        </w:tc>
      </w:tr>
      <w:tr w:rsidR="007F6683" w:rsidRPr="00F733A3" w14:paraId="794456D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4A7F75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9589</w:t>
            </w:r>
          </w:p>
        </w:tc>
        <w:tc>
          <w:tcPr>
            <w:tcW w:w="1890" w:type="dxa"/>
          </w:tcPr>
          <w:p w14:paraId="6AC87D2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مفصل شانه</w:t>
            </w:r>
          </w:p>
        </w:tc>
        <w:tc>
          <w:tcPr>
            <w:tcW w:w="5579" w:type="dxa"/>
          </w:tcPr>
          <w:p w14:paraId="2877069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خفیف ( دامنه حرکات  هر بازو به جلو یا خارج بدن 91 تا 160 درجه است )</w:t>
            </w:r>
          </w:p>
        </w:tc>
      </w:tr>
      <w:tr w:rsidR="007F6683" w:rsidRPr="00F733A3" w14:paraId="76F7CAD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DC5938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9590</w:t>
            </w:r>
          </w:p>
        </w:tc>
        <w:tc>
          <w:tcPr>
            <w:tcW w:w="1890" w:type="dxa"/>
          </w:tcPr>
          <w:p w14:paraId="2FBABA2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مفصل شانه</w:t>
            </w:r>
          </w:p>
        </w:tc>
        <w:tc>
          <w:tcPr>
            <w:tcW w:w="5579" w:type="dxa"/>
          </w:tcPr>
          <w:p w14:paraId="2985396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هرشانه صرفا در حرکات بازو به عقب و داخل تنه است</w:t>
            </w:r>
          </w:p>
        </w:tc>
      </w:tr>
      <w:tr w:rsidR="007F6683" w:rsidRPr="00F733A3" w14:paraId="5E56517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B2E145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9591</w:t>
            </w:r>
          </w:p>
        </w:tc>
        <w:tc>
          <w:tcPr>
            <w:tcW w:w="1890" w:type="dxa"/>
          </w:tcPr>
          <w:p w14:paraId="51D027B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بازو</w:t>
            </w:r>
          </w:p>
        </w:tc>
        <w:tc>
          <w:tcPr>
            <w:tcW w:w="5579" w:type="dxa"/>
          </w:tcPr>
          <w:p w14:paraId="398FD7C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استخوان هر بازو از مفصل شانه ( قدامی یا خلفی یا تحتانی )</w:t>
            </w:r>
          </w:p>
        </w:tc>
      </w:tr>
      <w:tr w:rsidR="007F6683" w:rsidRPr="00F733A3" w14:paraId="188B92A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07F864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9592</w:t>
            </w:r>
          </w:p>
        </w:tc>
        <w:tc>
          <w:tcPr>
            <w:tcW w:w="1890" w:type="dxa"/>
          </w:tcPr>
          <w:p w14:paraId="274F92B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بازو</w:t>
            </w:r>
          </w:p>
        </w:tc>
        <w:tc>
          <w:tcPr>
            <w:tcW w:w="5579" w:type="dxa"/>
          </w:tcPr>
          <w:p w14:paraId="32BD059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استخوان هر بازو از مفصل شانه که منجر به تکرار و عود گردد</w:t>
            </w:r>
          </w:p>
        </w:tc>
      </w:tr>
      <w:tr w:rsidR="007F6683" w:rsidRPr="00F733A3" w14:paraId="28B4BF9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D84BCC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9593</w:t>
            </w:r>
          </w:p>
        </w:tc>
        <w:tc>
          <w:tcPr>
            <w:tcW w:w="1890" w:type="dxa"/>
          </w:tcPr>
          <w:p w14:paraId="284AB7B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بازو</w:t>
            </w:r>
          </w:p>
        </w:tc>
        <w:tc>
          <w:tcPr>
            <w:tcW w:w="5579" w:type="dxa"/>
          </w:tcPr>
          <w:p w14:paraId="5575F13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استخوان هر بازو از مفصل شانه در زمینه دررفتگی مکرر قبلی</w:t>
            </w:r>
          </w:p>
        </w:tc>
      </w:tr>
      <w:tr w:rsidR="007F6683" w:rsidRPr="00F733A3" w14:paraId="0CB55EB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92735E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9598</w:t>
            </w:r>
          </w:p>
        </w:tc>
        <w:tc>
          <w:tcPr>
            <w:tcW w:w="1890" w:type="dxa"/>
          </w:tcPr>
          <w:p w14:paraId="304B0F1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بازو</w:t>
            </w:r>
          </w:p>
        </w:tc>
        <w:tc>
          <w:tcPr>
            <w:tcW w:w="5579" w:type="dxa"/>
          </w:tcPr>
          <w:p w14:paraId="4A8FE0F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 هر بازو</w:t>
            </w:r>
          </w:p>
        </w:tc>
      </w:tr>
      <w:tr w:rsidR="007F6683" w:rsidRPr="00F733A3" w14:paraId="7E9C557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5001C5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9599</w:t>
            </w:r>
          </w:p>
        </w:tc>
        <w:tc>
          <w:tcPr>
            <w:tcW w:w="1890" w:type="dxa"/>
          </w:tcPr>
          <w:p w14:paraId="104B87A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بازو</w:t>
            </w:r>
          </w:p>
        </w:tc>
        <w:tc>
          <w:tcPr>
            <w:tcW w:w="5579" w:type="dxa"/>
          </w:tcPr>
          <w:p w14:paraId="3CA0C46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کندگی رباط از محل اتصال به استخوان هر بازو</w:t>
            </w:r>
          </w:p>
        </w:tc>
      </w:tr>
      <w:tr w:rsidR="007F6683" w:rsidRPr="00F733A3" w14:paraId="3F2712A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E88E96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9600</w:t>
            </w:r>
          </w:p>
        </w:tc>
        <w:tc>
          <w:tcPr>
            <w:tcW w:w="1890" w:type="dxa"/>
          </w:tcPr>
          <w:p w14:paraId="756F602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بازو</w:t>
            </w:r>
          </w:p>
        </w:tc>
        <w:tc>
          <w:tcPr>
            <w:tcW w:w="5579" w:type="dxa"/>
          </w:tcPr>
          <w:p w14:paraId="4CC8671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قسمت غضروفی سر فوقانی یا تحتانی هر بازو</w:t>
            </w:r>
          </w:p>
        </w:tc>
      </w:tr>
      <w:tr w:rsidR="007F6683" w:rsidRPr="00F733A3" w14:paraId="7DFE863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90366D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9601</w:t>
            </w:r>
          </w:p>
        </w:tc>
        <w:tc>
          <w:tcPr>
            <w:tcW w:w="1890" w:type="dxa"/>
          </w:tcPr>
          <w:p w14:paraId="728CF53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بازو</w:t>
            </w:r>
          </w:p>
        </w:tc>
        <w:tc>
          <w:tcPr>
            <w:tcW w:w="5579" w:type="dxa"/>
          </w:tcPr>
          <w:p w14:paraId="24A8E24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غلاف عضلات هر بازو که بهبود نیابد و باعث فتق عضله شود</w:t>
            </w:r>
          </w:p>
        </w:tc>
      </w:tr>
      <w:tr w:rsidR="007F6683" w:rsidRPr="00F733A3" w14:paraId="46A2C29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86F57C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9602</w:t>
            </w:r>
          </w:p>
        </w:tc>
        <w:tc>
          <w:tcPr>
            <w:tcW w:w="1890" w:type="dxa"/>
          </w:tcPr>
          <w:p w14:paraId="5286391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بازو</w:t>
            </w:r>
          </w:p>
        </w:tc>
        <w:tc>
          <w:tcPr>
            <w:tcW w:w="5579" w:type="dxa"/>
          </w:tcPr>
          <w:p w14:paraId="0249071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هر گونه عمل جراحی عمیق جهت درمان دررفتگی یا شکستگی استخوان بازو</w:t>
            </w:r>
          </w:p>
        </w:tc>
      </w:tr>
      <w:tr w:rsidR="007F6683" w:rsidRPr="00F733A3" w14:paraId="2FD42A1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D11147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9603</w:t>
            </w:r>
          </w:p>
        </w:tc>
        <w:tc>
          <w:tcPr>
            <w:tcW w:w="1890" w:type="dxa"/>
          </w:tcPr>
          <w:p w14:paraId="434C289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ساعد</w:t>
            </w:r>
          </w:p>
        </w:tc>
        <w:tc>
          <w:tcPr>
            <w:tcW w:w="5579" w:type="dxa"/>
          </w:tcPr>
          <w:p w14:paraId="5BBE551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هر دست از مفصل آرنج به اضافه افت عملکرد آن دست</w:t>
            </w:r>
          </w:p>
        </w:tc>
      </w:tr>
      <w:tr w:rsidR="007F6683" w:rsidRPr="00F733A3" w14:paraId="74A2A8E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95F145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9608</w:t>
            </w:r>
          </w:p>
        </w:tc>
        <w:tc>
          <w:tcPr>
            <w:tcW w:w="1890" w:type="dxa"/>
          </w:tcPr>
          <w:p w14:paraId="4F9CF81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ساعد</w:t>
            </w:r>
          </w:p>
        </w:tc>
        <w:tc>
          <w:tcPr>
            <w:tcW w:w="5579" w:type="dxa"/>
          </w:tcPr>
          <w:p w14:paraId="53E789E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استخوانی زند اعلی هر دست</w:t>
            </w:r>
          </w:p>
        </w:tc>
      </w:tr>
      <w:tr w:rsidR="007F6683" w:rsidRPr="00F733A3" w14:paraId="135E5A6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F35958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9609</w:t>
            </w:r>
          </w:p>
        </w:tc>
        <w:tc>
          <w:tcPr>
            <w:tcW w:w="1890" w:type="dxa"/>
          </w:tcPr>
          <w:p w14:paraId="65B65B7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ساعد</w:t>
            </w:r>
          </w:p>
        </w:tc>
        <w:tc>
          <w:tcPr>
            <w:tcW w:w="5579" w:type="dxa"/>
          </w:tcPr>
          <w:p w14:paraId="1FE0EFD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غضروفی سر فوقانی یا تحتانی استخوان زند اعلی در محل مفصل</w:t>
            </w:r>
          </w:p>
        </w:tc>
      </w:tr>
      <w:tr w:rsidR="007F6683" w:rsidRPr="00F733A3" w14:paraId="1780B8D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5C01EC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9614</w:t>
            </w:r>
          </w:p>
        </w:tc>
        <w:tc>
          <w:tcPr>
            <w:tcW w:w="1890" w:type="dxa"/>
          </w:tcPr>
          <w:p w14:paraId="566A8D7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ساعد</w:t>
            </w:r>
          </w:p>
        </w:tc>
        <w:tc>
          <w:tcPr>
            <w:tcW w:w="5579" w:type="dxa"/>
          </w:tcPr>
          <w:p w14:paraId="50C1024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استخوانی زند اسفل ساعد هر دست ( مثل شکستگی زائده نیزه ای)</w:t>
            </w:r>
          </w:p>
        </w:tc>
      </w:tr>
      <w:tr w:rsidR="007F6683" w:rsidRPr="00F733A3" w14:paraId="7465739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0406E5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9615</w:t>
            </w:r>
          </w:p>
        </w:tc>
        <w:tc>
          <w:tcPr>
            <w:tcW w:w="1890" w:type="dxa"/>
          </w:tcPr>
          <w:p w14:paraId="02D5F61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ساعد</w:t>
            </w:r>
          </w:p>
        </w:tc>
        <w:tc>
          <w:tcPr>
            <w:tcW w:w="5579" w:type="dxa"/>
          </w:tcPr>
          <w:p w14:paraId="654DCAA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غضروفی زند اسفل ساعد هر دست در محل مفصل</w:t>
            </w:r>
          </w:p>
        </w:tc>
      </w:tr>
      <w:tr w:rsidR="007F6683" w:rsidRPr="00F733A3" w14:paraId="0F60177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3114F4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9616</w:t>
            </w:r>
          </w:p>
        </w:tc>
        <w:tc>
          <w:tcPr>
            <w:tcW w:w="1890" w:type="dxa"/>
          </w:tcPr>
          <w:p w14:paraId="7A1B8A1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ساعد</w:t>
            </w:r>
          </w:p>
        </w:tc>
        <w:tc>
          <w:tcPr>
            <w:tcW w:w="5579" w:type="dxa"/>
          </w:tcPr>
          <w:p w14:paraId="0D8DAE3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مفصل آرنج هر دست</w:t>
            </w:r>
          </w:p>
        </w:tc>
      </w:tr>
      <w:tr w:rsidR="007F6683" w:rsidRPr="00F733A3" w14:paraId="69FA9AA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4711AA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9617</w:t>
            </w:r>
          </w:p>
        </w:tc>
        <w:tc>
          <w:tcPr>
            <w:tcW w:w="1890" w:type="dxa"/>
          </w:tcPr>
          <w:p w14:paraId="321769A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ساعد</w:t>
            </w:r>
          </w:p>
        </w:tc>
        <w:tc>
          <w:tcPr>
            <w:tcW w:w="5579" w:type="dxa"/>
          </w:tcPr>
          <w:p w14:paraId="473C28E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عمل جراحی برای درمان شکستگی یا دررفتگی استخوان زند اعلی ساعد هر دست</w:t>
            </w:r>
          </w:p>
        </w:tc>
      </w:tr>
      <w:tr w:rsidR="007F6683" w:rsidRPr="00F733A3" w14:paraId="494019C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E0B1BD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9618</w:t>
            </w:r>
          </w:p>
        </w:tc>
        <w:tc>
          <w:tcPr>
            <w:tcW w:w="1890" w:type="dxa"/>
          </w:tcPr>
          <w:p w14:paraId="1B37923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ساعد</w:t>
            </w:r>
          </w:p>
        </w:tc>
        <w:tc>
          <w:tcPr>
            <w:tcW w:w="5579" w:type="dxa"/>
          </w:tcPr>
          <w:p w14:paraId="3DF05D8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عمل جراحی برای درمان شکستگی یا دررفتگی استخوان زند اسفل ساعد هر دست</w:t>
            </w:r>
          </w:p>
        </w:tc>
      </w:tr>
      <w:tr w:rsidR="007F6683" w:rsidRPr="00F733A3" w14:paraId="2295BD8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2A6B3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9619</w:t>
            </w:r>
          </w:p>
        </w:tc>
        <w:tc>
          <w:tcPr>
            <w:tcW w:w="1890" w:type="dxa"/>
          </w:tcPr>
          <w:p w14:paraId="6560217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ساعد</w:t>
            </w:r>
          </w:p>
        </w:tc>
        <w:tc>
          <w:tcPr>
            <w:tcW w:w="5579" w:type="dxa"/>
          </w:tcPr>
          <w:p w14:paraId="33F03E6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عمل جراحی برای درمان شکستگی یا دررفتگی هر دو استخوان زند اسفل و اعلی ساعد هر دست توأماً</w:t>
            </w:r>
          </w:p>
        </w:tc>
      </w:tr>
      <w:tr w:rsidR="007F6683" w:rsidRPr="00F733A3" w14:paraId="2EF5DAA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595611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9620</w:t>
            </w:r>
          </w:p>
        </w:tc>
        <w:tc>
          <w:tcPr>
            <w:tcW w:w="1890" w:type="dxa"/>
          </w:tcPr>
          <w:p w14:paraId="2EB9FF1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307C632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هر دست از مفصل مچ به اضافه افت عملکرد آن دست</w:t>
            </w:r>
          </w:p>
        </w:tc>
      </w:tr>
      <w:tr w:rsidR="007F6683" w:rsidRPr="00F733A3" w14:paraId="5419B17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8D193E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9621</w:t>
            </w:r>
          </w:p>
        </w:tc>
        <w:tc>
          <w:tcPr>
            <w:tcW w:w="1890" w:type="dxa"/>
          </w:tcPr>
          <w:p w14:paraId="0B22F17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569603B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شکستگی استخوان نادی شکل مچ  هردست      </w:t>
            </w:r>
            <w:r w:rsidRPr="00F733A3">
              <w:rPr>
                <w:rFonts w:ascii="Calibri" w:hAnsi="Calibri" w:cs="B Nazanin" w:hint="cs"/>
                <w:color w:val="000000"/>
                <w:sz w:val="24"/>
                <w:szCs w:val="24"/>
              </w:rPr>
              <w:t>Scaphoid</w:t>
            </w:r>
          </w:p>
        </w:tc>
      </w:tr>
      <w:tr w:rsidR="007F6683" w:rsidRPr="00F733A3" w14:paraId="1466400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8B9F33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9622</w:t>
            </w:r>
          </w:p>
        </w:tc>
        <w:tc>
          <w:tcPr>
            <w:tcW w:w="1890" w:type="dxa"/>
          </w:tcPr>
          <w:p w14:paraId="10B4DF7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05EDF1E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شکستگی استخوان هلالی مچ هر دست      </w:t>
            </w:r>
            <w:r w:rsidRPr="00F733A3">
              <w:rPr>
                <w:rFonts w:ascii="Calibri" w:hAnsi="Calibri" w:cs="B Nazanin" w:hint="cs"/>
                <w:color w:val="000000"/>
                <w:sz w:val="24"/>
                <w:szCs w:val="24"/>
              </w:rPr>
              <w:t>Lunate</w:t>
            </w:r>
          </w:p>
        </w:tc>
      </w:tr>
      <w:tr w:rsidR="007F6683" w:rsidRPr="00F733A3" w14:paraId="77C1B3F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1B311D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9623</w:t>
            </w:r>
          </w:p>
        </w:tc>
        <w:tc>
          <w:tcPr>
            <w:tcW w:w="1890" w:type="dxa"/>
          </w:tcPr>
          <w:p w14:paraId="3DC0B2B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2494B3C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شکستگی استخوان هرمی مچ هردست      </w:t>
            </w:r>
            <w:r w:rsidRPr="00F733A3">
              <w:rPr>
                <w:rFonts w:ascii="Calibri" w:hAnsi="Calibri" w:cs="B Nazanin" w:hint="cs"/>
                <w:color w:val="000000"/>
                <w:sz w:val="24"/>
                <w:szCs w:val="24"/>
              </w:rPr>
              <w:t>Triqueterum</w:t>
            </w:r>
          </w:p>
        </w:tc>
      </w:tr>
      <w:tr w:rsidR="007F6683" w:rsidRPr="00F733A3" w14:paraId="30F9E66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D218F9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9624</w:t>
            </w:r>
          </w:p>
        </w:tc>
        <w:tc>
          <w:tcPr>
            <w:tcW w:w="1890" w:type="dxa"/>
          </w:tcPr>
          <w:p w14:paraId="6B8ED97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62389D5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شکستگی استخوان چنگکی مچ هردست      </w:t>
            </w:r>
            <w:r w:rsidRPr="00F733A3">
              <w:rPr>
                <w:rFonts w:ascii="Calibri" w:hAnsi="Calibri" w:cs="B Nazanin" w:hint="cs"/>
                <w:color w:val="000000"/>
                <w:sz w:val="24"/>
                <w:szCs w:val="24"/>
              </w:rPr>
              <w:t>Hamate</w:t>
            </w:r>
          </w:p>
        </w:tc>
      </w:tr>
      <w:tr w:rsidR="007F6683" w:rsidRPr="00F733A3" w14:paraId="19E89C9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E08F3A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9625</w:t>
            </w:r>
          </w:p>
        </w:tc>
        <w:tc>
          <w:tcPr>
            <w:tcW w:w="1890" w:type="dxa"/>
          </w:tcPr>
          <w:p w14:paraId="38783FA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782E0E5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شکستگی استخوان درشت مچ هر دست      </w:t>
            </w:r>
            <w:r w:rsidRPr="00F733A3">
              <w:rPr>
                <w:rFonts w:ascii="Calibri" w:hAnsi="Calibri" w:cs="B Nazanin" w:hint="cs"/>
                <w:color w:val="000000"/>
                <w:sz w:val="24"/>
                <w:szCs w:val="24"/>
              </w:rPr>
              <w:t>Capitate</w:t>
            </w:r>
          </w:p>
        </w:tc>
      </w:tr>
      <w:tr w:rsidR="007F6683" w:rsidRPr="00F733A3" w14:paraId="06B2789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BCCDC5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9626</w:t>
            </w:r>
          </w:p>
        </w:tc>
        <w:tc>
          <w:tcPr>
            <w:tcW w:w="1890" w:type="dxa"/>
          </w:tcPr>
          <w:p w14:paraId="4D2D12D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5538FF9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شکستگی استخوان شبه ذوذنقه ای مچ هر دست      </w:t>
            </w:r>
            <w:r w:rsidRPr="00F733A3">
              <w:rPr>
                <w:rFonts w:ascii="Calibri" w:hAnsi="Calibri" w:cs="B Nazanin" w:hint="cs"/>
                <w:color w:val="000000"/>
                <w:sz w:val="24"/>
                <w:szCs w:val="24"/>
              </w:rPr>
              <w:t>Trapezoide</w:t>
            </w:r>
          </w:p>
        </w:tc>
      </w:tr>
      <w:tr w:rsidR="007F6683" w:rsidRPr="00F733A3" w14:paraId="690DA59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7C8CA7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9627</w:t>
            </w:r>
          </w:p>
        </w:tc>
        <w:tc>
          <w:tcPr>
            <w:tcW w:w="1890" w:type="dxa"/>
          </w:tcPr>
          <w:p w14:paraId="3D0C050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1128E60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شکستگی استخوان ذوذنقه ای مچ هر دست      </w:t>
            </w:r>
            <w:r w:rsidRPr="00F733A3">
              <w:rPr>
                <w:rFonts w:ascii="Calibri" w:hAnsi="Calibri" w:cs="B Nazanin" w:hint="cs"/>
                <w:color w:val="000000"/>
                <w:sz w:val="24"/>
                <w:szCs w:val="24"/>
              </w:rPr>
              <w:t>Trapezium</w:t>
            </w:r>
          </w:p>
        </w:tc>
      </w:tr>
      <w:tr w:rsidR="007F6683" w:rsidRPr="00F733A3" w14:paraId="3E2C7A2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B97304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9628</w:t>
            </w:r>
          </w:p>
        </w:tc>
        <w:tc>
          <w:tcPr>
            <w:tcW w:w="1890" w:type="dxa"/>
          </w:tcPr>
          <w:p w14:paraId="022509F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61FCE6B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مفصل مچ هردست در محل اتصال به زند اعلی و زند اسفل ساعد</w:t>
            </w:r>
          </w:p>
        </w:tc>
      </w:tr>
      <w:tr w:rsidR="007F6683" w:rsidRPr="00F733A3" w14:paraId="28B3957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B56784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9629</w:t>
            </w:r>
          </w:p>
        </w:tc>
        <w:tc>
          <w:tcPr>
            <w:tcW w:w="1890" w:type="dxa"/>
          </w:tcPr>
          <w:p w14:paraId="4F50A39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63A0BE5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مفصل مچ هر دست در محل استخوان هلالی مچ</w:t>
            </w:r>
          </w:p>
        </w:tc>
      </w:tr>
      <w:tr w:rsidR="007F6683" w:rsidRPr="00F733A3" w14:paraId="601D59F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C7A632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9630</w:t>
            </w:r>
          </w:p>
        </w:tc>
        <w:tc>
          <w:tcPr>
            <w:tcW w:w="1890" w:type="dxa"/>
          </w:tcPr>
          <w:p w14:paraId="4E3AB65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3D722C6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استخوان هلالی بطوری که این استخوان سیاه شود</w:t>
            </w:r>
          </w:p>
        </w:tc>
      </w:tr>
      <w:tr w:rsidR="007F6683" w:rsidRPr="00F733A3" w14:paraId="7356C4E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111DCB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9631</w:t>
            </w:r>
          </w:p>
        </w:tc>
        <w:tc>
          <w:tcPr>
            <w:tcW w:w="1890" w:type="dxa"/>
          </w:tcPr>
          <w:p w14:paraId="054DD70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163E693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هر کدام از استخوانهای مفصل مچ در محل اتصال به کف دست</w:t>
            </w:r>
          </w:p>
        </w:tc>
      </w:tr>
      <w:tr w:rsidR="007F6683" w:rsidRPr="00F733A3" w14:paraId="0690398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2CDE4E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9632</w:t>
            </w:r>
          </w:p>
        </w:tc>
        <w:tc>
          <w:tcPr>
            <w:tcW w:w="1890" w:type="dxa"/>
          </w:tcPr>
          <w:p w14:paraId="0FD286D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1A8BF70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استخوانی هر کدام از استخوانهای مچ  هردست</w:t>
            </w:r>
          </w:p>
        </w:tc>
      </w:tr>
      <w:tr w:rsidR="007F6683" w:rsidRPr="00F733A3" w14:paraId="57C8784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5FBF18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9633</w:t>
            </w:r>
          </w:p>
        </w:tc>
        <w:tc>
          <w:tcPr>
            <w:tcW w:w="1890" w:type="dxa"/>
          </w:tcPr>
          <w:p w14:paraId="0D6D505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دست</w:t>
            </w:r>
          </w:p>
        </w:tc>
        <w:tc>
          <w:tcPr>
            <w:tcW w:w="5579" w:type="dxa"/>
          </w:tcPr>
          <w:p w14:paraId="35B0B97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هر گونه عمل جراحی برای درمان دررفتگی یا شکستگی استخوانهای مچ دست</w:t>
            </w:r>
          </w:p>
        </w:tc>
      </w:tr>
      <w:tr w:rsidR="007F6683" w:rsidRPr="00F733A3" w14:paraId="2948CF4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0BB186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9636</w:t>
            </w:r>
          </w:p>
        </w:tc>
        <w:tc>
          <w:tcPr>
            <w:tcW w:w="1890" w:type="dxa"/>
          </w:tcPr>
          <w:p w14:paraId="64A414B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05BC710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دومین تا پنجمین استخوان کف دستی هر دست بدون انگشت مجموعاً</w:t>
            </w:r>
          </w:p>
        </w:tc>
      </w:tr>
      <w:tr w:rsidR="007F6683" w:rsidRPr="00F733A3" w14:paraId="0139F00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944469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9637</w:t>
            </w:r>
          </w:p>
        </w:tc>
        <w:tc>
          <w:tcPr>
            <w:tcW w:w="1890" w:type="dxa"/>
          </w:tcPr>
          <w:p w14:paraId="7B559F8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1ED58AC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هر استخوان کف دستی هر دست به تنهایی به جز اولی استخوان کف دستی</w:t>
            </w:r>
          </w:p>
        </w:tc>
      </w:tr>
      <w:tr w:rsidR="007F6683" w:rsidRPr="00F733A3" w14:paraId="1D6AC56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6B9059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9638</w:t>
            </w:r>
          </w:p>
        </w:tc>
        <w:tc>
          <w:tcPr>
            <w:tcW w:w="1890" w:type="dxa"/>
          </w:tcPr>
          <w:p w14:paraId="2317762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561C796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اولین استخوان کف دستی یک دست سالم</w:t>
            </w:r>
          </w:p>
        </w:tc>
      </w:tr>
      <w:tr w:rsidR="007F6683" w:rsidRPr="00F733A3" w14:paraId="70211AD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423627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9639</w:t>
            </w:r>
          </w:p>
        </w:tc>
        <w:tc>
          <w:tcPr>
            <w:tcW w:w="1890" w:type="dxa"/>
          </w:tcPr>
          <w:p w14:paraId="7C84967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058C3D8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اولین استخوان کف دستی یک دست سالم</w:t>
            </w:r>
          </w:p>
        </w:tc>
      </w:tr>
      <w:tr w:rsidR="007F6683" w:rsidRPr="00F733A3" w14:paraId="2720DD4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10E954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9640</w:t>
            </w:r>
          </w:p>
        </w:tc>
        <w:tc>
          <w:tcPr>
            <w:tcW w:w="1890" w:type="dxa"/>
          </w:tcPr>
          <w:p w14:paraId="678268A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10F521D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دومین استخوان کف دستی یک دست سالم</w:t>
            </w:r>
          </w:p>
        </w:tc>
      </w:tr>
      <w:tr w:rsidR="007F6683" w:rsidRPr="00F733A3" w14:paraId="4D10C6A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2D6876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9641</w:t>
            </w:r>
          </w:p>
        </w:tc>
        <w:tc>
          <w:tcPr>
            <w:tcW w:w="1890" w:type="dxa"/>
          </w:tcPr>
          <w:p w14:paraId="6B1619C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49E764B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دومین استخوان کف دستی یک دست سالم</w:t>
            </w:r>
          </w:p>
        </w:tc>
      </w:tr>
      <w:tr w:rsidR="007F6683" w:rsidRPr="00F733A3" w14:paraId="3A94289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7A1072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9642</w:t>
            </w:r>
          </w:p>
        </w:tc>
        <w:tc>
          <w:tcPr>
            <w:tcW w:w="1890" w:type="dxa"/>
          </w:tcPr>
          <w:p w14:paraId="179B1B0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3468FBE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سومین استخوان کف دستی یک دست سالم</w:t>
            </w:r>
          </w:p>
        </w:tc>
      </w:tr>
      <w:tr w:rsidR="007F6683" w:rsidRPr="00F733A3" w14:paraId="11FFC7B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0E58BE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9643</w:t>
            </w:r>
          </w:p>
        </w:tc>
        <w:tc>
          <w:tcPr>
            <w:tcW w:w="1890" w:type="dxa"/>
          </w:tcPr>
          <w:p w14:paraId="6136255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754277E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سومین استخوان کف دستی یک دست سالم</w:t>
            </w:r>
          </w:p>
        </w:tc>
      </w:tr>
      <w:tr w:rsidR="007F6683" w:rsidRPr="00F733A3" w14:paraId="69E2011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C9CB03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9644</w:t>
            </w:r>
          </w:p>
        </w:tc>
        <w:tc>
          <w:tcPr>
            <w:tcW w:w="1890" w:type="dxa"/>
          </w:tcPr>
          <w:p w14:paraId="4221CCF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25C0A0B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چهارمین استخوان کف دستی یک دست سالم</w:t>
            </w:r>
          </w:p>
        </w:tc>
      </w:tr>
      <w:tr w:rsidR="007F6683" w:rsidRPr="00F733A3" w14:paraId="51C4422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E50B82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9645</w:t>
            </w:r>
          </w:p>
        </w:tc>
        <w:tc>
          <w:tcPr>
            <w:tcW w:w="1890" w:type="dxa"/>
          </w:tcPr>
          <w:p w14:paraId="19B69AF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0D64094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چهارمین استخوان کف دستی یک دست سالم</w:t>
            </w:r>
          </w:p>
        </w:tc>
      </w:tr>
      <w:tr w:rsidR="007F6683" w:rsidRPr="00F733A3" w14:paraId="7A0954F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129D05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9646</w:t>
            </w:r>
          </w:p>
        </w:tc>
        <w:tc>
          <w:tcPr>
            <w:tcW w:w="1890" w:type="dxa"/>
          </w:tcPr>
          <w:p w14:paraId="6C29959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125C4D2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پنجمین استخوان کف دستی یک دست سالم</w:t>
            </w:r>
          </w:p>
        </w:tc>
      </w:tr>
      <w:tr w:rsidR="007F6683" w:rsidRPr="00F733A3" w14:paraId="64F695F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30C981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9647</w:t>
            </w:r>
          </w:p>
        </w:tc>
        <w:tc>
          <w:tcPr>
            <w:tcW w:w="1890" w:type="dxa"/>
          </w:tcPr>
          <w:p w14:paraId="25336B9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40B46E4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پنجمین استخوان کف دستی یک دست سالم</w:t>
            </w:r>
          </w:p>
        </w:tc>
      </w:tr>
      <w:tr w:rsidR="007F6683" w:rsidRPr="00F733A3" w14:paraId="7CA75E7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2E51E1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9648</w:t>
            </w:r>
          </w:p>
        </w:tc>
        <w:tc>
          <w:tcPr>
            <w:tcW w:w="1890" w:type="dxa"/>
          </w:tcPr>
          <w:p w14:paraId="0ABF687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6C1855F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استخوانی اولین استخوان کف دستی</w:t>
            </w:r>
          </w:p>
        </w:tc>
      </w:tr>
      <w:tr w:rsidR="007F6683" w:rsidRPr="00F733A3" w14:paraId="78B8A96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DFE4C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9649</w:t>
            </w:r>
          </w:p>
        </w:tc>
        <w:tc>
          <w:tcPr>
            <w:tcW w:w="1890" w:type="dxa"/>
          </w:tcPr>
          <w:p w14:paraId="17598A2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6114DEE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استخوانی دومین تا پنجمین استخوان کف دستی</w:t>
            </w:r>
          </w:p>
        </w:tc>
      </w:tr>
      <w:tr w:rsidR="007F6683" w:rsidRPr="00F733A3" w14:paraId="2B8AA3D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F487C1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9650</w:t>
            </w:r>
          </w:p>
        </w:tc>
        <w:tc>
          <w:tcPr>
            <w:tcW w:w="1890" w:type="dxa"/>
          </w:tcPr>
          <w:p w14:paraId="7ACD288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2B991A1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استخوانهای کف دستی از عمل مفصل مچ دستی</w:t>
            </w:r>
          </w:p>
        </w:tc>
      </w:tr>
      <w:tr w:rsidR="007F6683" w:rsidRPr="00F733A3" w14:paraId="71379D2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0BB835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9651</w:t>
            </w:r>
          </w:p>
        </w:tc>
        <w:tc>
          <w:tcPr>
            <w:tcW w:w="1890" w:type="dxa"/>
          </w:tcPr>
          <w:p w14:paraId="34AB329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دست</w:t>
            </w:r>
          </w:p>
        </w:tc>
        <w:tc>
          <w:tcPr>
            <w:tcW w:w="5579" w:type="dxa"/>
          </w:tcPr>
          <w:p w14:paraId="26C1BB3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هر گونه عمل جراحی عمیق برای درمان دررفتگی یا شکستگی استخوانهای کف دستی</w:t>
            </w:r>
          </w:p>
        </w:tc>
      </w:tr>
      <w:tr w:rsidR="007F6683" w:rsidRPr="00F733A3" w14:paraId="3F03D0F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D93FE5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9663</w:t>
            </w:r>
          </w:p>
        </w:tc>
        <w:tc>
          <w:tcPr>
            <w:tcW w:w="1890" w:type="dxa"/>
          </w:tcPr>
          <w:p w14:paraId="3192830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5CB8F7B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کامل هر دست</w:t>
            </w:r>
          </w:p>
        </w:tc>
      </w:tr>
      <w:tr w:rsidR="007F6683" w:rsidRPr="00F733A3" w14:paraId="7F22BFA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0756BE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9664</w:t>
            </w:r>
          </w:p>
        </w:tc>
        <w:tc>
          <w:tcPr>
            <w:tcW w:w="1890" w:type="dxa"/>
          </w:tcPr>
          <w:p w14:paraId="03B854C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51993F6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توأم هر دو دست (مجموعاً) در صدمات سیستم عصبی مرکزی بطوریکه قدرت انجام اعمال ضروری مراقبت از خود را دارد و قدرت نگه داشتن اشیاء را دارد و در زمینه انجام اعمال ظریف با انگشتان را مشکل دارد</w:t>
            </w:r>
          </w:p>
        </w:tc>
      </w:tr>
      <w:tr w:rsidR="007F6683" w:rsidRPr="00F733A3" w14:paraId="6069172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31ED34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9665</w:t>
            </w:r>
          </w:p>
        </w:tc>
        <w:tc>
          <w:tcPr>
            <w:tcW w:w="1890" w:type="dxa"/>
          </w:tcPr>
          <w:p w14:paraId="009BA5B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6E30C7A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بند انتهایی انگشت شست هر دست</w:t>
            </w:r>
          </w:p>
        </w:tc>
      </w:tr>
      <w:tr w:rsidR="007F6683" w:rsidRPr="00F733A3" w14:paraId="09FF388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AAA40B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9666</w:t>
            </w:r>
          </w:p>
        </w:tc>
        <w:tc>
          <w:tcPr>
            <w:tcW w:w="1890" w:type="dxa"/>
          </w:tcPr>
          <w:p w14:paraId="30813E2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693AA60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بند انتهایی انگشتان دوم تا پنجم هر دست بطور جداگانه</w:t>
            </w:r>
          </w:p>
        </w:tc>
      </w:tr>
      <w:tr w:rsidR="007F6683" w:rsidRPr="00F733A3" w14:paraId="4726F18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F2937F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9667</w:t>
            </w:r>
          </w:p>
        </w:tc>
        <w:tc>
          <w:tcPr>
            <w:tcW w:w="1890" w:type="dxa"/>
          </w:tcPr>
          <w:p w14:paraId="0B53CD4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28F7D80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دو بند انتهایی هر کدام از انگشتان دوم تا پنجم هر دست</w:t>
            </w:r>
          </w:p>
        </w:tc>
      </w:tr>
      <w:tr w:rsidR="007F6683" w:rsidRPr="00F733A3" w14:paraId="1CCB678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C0C032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9668</w:t>
            </w:r>
          </w:p>
        </w:tc>
        <w:tc>
          <w:tcPr>
            <w:tcW w:w="1890" w:type="dxa"/>
          </w:tcPr>
          <w:p w14:paraId="33E2FEB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26516CE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کردن هر دست فلج</w:t>
            </w:r>
          </w:p>
        </w:tc>
      </w:tr>
      <w:tr w:rsidR="007F6683" w:rsidRPr="00F733A3" w14:paraId="4C3D87D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2508EA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9669</w:t>
            </w:r>
          </w:p>
        </w:tc>
        <w:tc>
          <w:tcPr>
            <w:tcW w:w="1890" w:type="dxa"/>
          </w:tcPr>
          <w:p w14:paraId="277E3F6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3152B02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کردن هر انگشت فلج</w:t>
            </w:r>
          </w:p>
        </w:tc>
      </w:tr>
      <w:tr w:rsidR="007F6683" w:rsidRPr="00F733A3" w14:paraId="1D37990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F900BC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9670</w:t>
            </w:r>
          </w:p>
        </w:tc>
        <w:tc>
          <w:tcPr>
            <w:tcW w:w="1890" w:type="dxa"/>
          </w:tcPr>
          <w:p w14:paraId="041FD91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54D8D38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دست غالب در صدمات سیستم عصبی مرکزی بطوریکه قدرت انجام اعمال ضروری مراقبت از خود را ندارد و قدرت نگه داشتن اشیاء را ندارد و قدرت انجام اعمال ظریف با انگشتان را ندارد</w:t>
            </w:r>
          </w:p>
        </w:tc>
      </w:tr>
      <w:tr w:rsidR="007F6683" w:rsidRPr="00F733A3" w14:paraId="7A856D9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8F6FAE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9671</w:t>
            </w:r>
          </w:p>
        </w:tc>
        <w:tc>
          <w:tcPr>
            <w:tcW w:w="1890" w:type="dxa"/>
          </w:tcPr>
          <w:p w14:paraId="3604942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68B4C8B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دست غالب در صدمات سیستم عصبی مرکزی بطوریکه قدرت انجام اعمال ضروری مراقبت از خود را به سختی دارد و قدرت نگه داشتن اشیاء را ندارد و قدرت انجام اعمال ظریف با انگشتان را ندارد</w:t>
            </w:r>
          </w:p>
        </w:tc>
      </w:tr>
      <w:tr w:rsidR="007F6683" w:rsidRPr="00F733A3" w14:paraId="31BC7F6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BCB55B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9672</w:t>
            </w:r>
          </w:p>
        </w:tc>
        <w:tc>
          <w:tcPr>
            <w:tcW w:w="1890" w:type="dxa"/>
          </w:tcPr>
          <w:p w14:paraId="72A4F99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3E071BA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دست غالب در صدمات سیستم عصبی مرکزی بطوریکه قدرت انجام اعمال ضروری مراقبت از خود را دارد و در زمینه نگه داشتن اشیاء مشکل دارد و قدرت انجام اعمال ظریف با انگشتان را ندارد</w:t>
            </w:r>
          </w:p>
        </w:tc>
      </w:tr>
      <w:tr w:rsidR="007F6683" w:rsidRPr="00F733A3" w14:paraId="67E0CAE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77072E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9673</w:t>
            </w:r>
          </w:p>
        </w:tc>
        <w:tc>
          <w:tcPr>
            <w:tcW w:w="1890" w:type="dxa"/>
          </w:tcPr>
          <w:p w14:paraId="1FF5C62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32BF16F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دست غالب در صدمات سیستم عصبی مرکزی بطوریکه قدرت انجام اعمال ضروری مراقبت از خود را دارد و قدرت نگه داشتن اشیاء را دارد و در زمینه انجام اعمال ظریف با انگشتان را مشکل دارد</w:t>
            </w:r>
          </w:p>
        </w:tc>
      </w:tr>
      <w:tr w:rsidR="007F6683" w:rsidRPr="00F733A3" w14:paraId="13048B2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5D61E6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9674</w:t>
            </w:r>
          </w:p>
        </w:tc>
        <w:tc>
          <w:tcPr>
            <w:tcW w:w="1890" w:type="dxa"/>
          </w:tcPr>
          <w:p w14:paraId="7259E8C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7E44086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دست مغلوب در صدمات سیستم عصبی مرکزی بطوریکه قدرت انجام اعمال ضروری مراقبت از خود را ندارد و قدرت نگه داشتن اشیاء را ندارد و قدرت انجام اعمال ظریف با انگشتان را ندارد</w:t>
            </w:r>
          </w:p>
        </w:tc>
      </w:tr>
      <w:tr w:rsidR="007F6683" w:rsidRPr="00F733A3" w14:paraId="6F78C31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05A2DC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9675</w:t>
            </w:r>
          </w:p>
        </w:tc>
        <w:tc>
          <w:tcPr>
            <w:tcW w:w="1890" w:type="dxa"/>
          </w:tcPr>
          <w:p w14:paraId="0E9A2AD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4B6B53C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دست مغلوب در صدمات سیستم عصبی مرکزی بطوریکه قدرت انجام اعمال ضروری مراقبت از خود را به سختی دارد و در زمینه نگه داشتن اشیاء مشکل دارد و قدرت انجام اعمال ظریف با انگشتان را ندارد</w:t>
            </w:r>
          </w:p>
        </w:tc>
      </w:tr>
      <w:tr w:rsidR="007F6683" w:rsidRPr="00F733A3" w14:paraId="36F4108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6E0469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9676</w:t>
            </w:r>
          </w:p>
        </w:tc>
        <w:tc>
          <w:tcPr>
            <w:tcW w:w="1890" w:type="dxa"/>
          </w:tcPr>
          <w:p w14:paraId="650183A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06243AE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دست مغلوب در صدمات سیستم عصبی مرکزی بطوریکه قدرت انجام اعمال ضروری مراقبت از خود را دارد و قدرت نگه داشتن اشیاء را دارد و در زمینه انجام اعمال ظریف با انگشتان را مشکل دارد</w:t>
            </w:r>
          </w:p>
        </w:tc>
      </w:tr>
      <w:tr w:rsidR="007F6683" w:rsidRPr="00F733A3" w14:paraId="4614A10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C2ABA6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9677</w:t>
            </w:r>
          </w:p>
        </w:tc>
        <w:tc>
          <w:tcPr>
            <w:tcW w:w="1890" w:type="dxa"/>
          </w:tcPr>
          <w:p w14:paraId="1E3DAD1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3F26945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توأم هر دو دست (مجموعاً) در صدمات سیستم عصبی مرکزی بطوریکه قدرت انجام اعمال ضروری مراقبت از خود را ندارد و قدرت نگه داشتن اشیاء را ندارد و قدرت انجام اعمال ظریف با انگشتان را ندارد</w:t>
            </w:r>
          </w:p>
        </w:tc>
      </w:tr>
      <w:tr w:rsidR="007F6683" w:rsidRPr="00F733A3" w14:paraId="395EB2B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07316F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9678</w:t>
            </w:r>
          </w:p>
        </w:tc>
        <w:tc>
          <w:tcPr>
            <w:tcW w:w="1890" w:type="dxa"/>
          </w:tcPr>
          <w:p w14:paraId="7A45A24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5C6F6AB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توأم هر دو دست (مجموعاً) در صدمات سیستم عصبی مرکزی بطوریکه قدرت انجام اعمال ضروری مراقبت از خود را به سختی دارد و قدرت نگه داشتن اشیاء را ندارد و قدرت انجام اعمال ظریف با انگشتان را ندارد</w:t>
            </w:r>
          </w:p>
        </w:tc>
      </w:tr>
      <w:tr w:rsidR="007F6683" w:rsidRPr="00F733A3" w14:paraId="12056D5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0FA2EE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9679</w:t>
            </w:r>
          </w:p>
        </w:tc>
        <w:tc>
          <w:tcPr>
            <w:tcW w:w="1890" w:type="dxa"/>
          </w:tcPr>
          <w:p w14:paraId="18E7394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798C2F7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توأم هر دو دست (مجموعاً) در صدمات سیستم عصبی مرکزی بطوریکه قدرت انجام اعمال ضروری مراقبت از خود را دارد و در زمینه نگه داشتن اشیاء مشکل دارد و قدرت انجام اعمال ظریف با انگشتان را ندارد</w:t>
            </w:r>
          </w:p>
        </w:tc>
      </w:tr>
      <w:tr w:rsidR="007F6683" w:rsidRPr="00F733A3" w14:paraId="230E22C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541608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9680</w:t>
            </w:r>
          </w:p>
        </w:tc>
        <w:tc>
          <w:tcPr>
            <w:tcW w:w="1890" w:type="dxa"/>
          </w:tcPr>
          <w:p w14:paraId="6820E96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و قطع و نقص عضو</w:t>
            </w:r>
          </w:p>
        </w:tc>
        <w:tc>
          <w:tcPr>
            <w:tcW w:w="5579" w:type="dxa"/>
          </w:tcPr>
          <w:p w14:paraId="51A787B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کامل هر انگشت یک دست</w:t>
            </w:r>
          </w:p>
        </w:tc>
      </w:tr>
      <w:tr w:rsidR="007F6683" w:rsidRPr="00F733A3" w14:paraId="70D2407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05978C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9681</w:t>
            </w:r>
          </w:p>
        </w:tc>
        <w:tc>
          <w:tcPr>
            <w:tcW w:w="1890" w:type="dxa"/>
          </w:tcPr>
          <w:p w14:paraId="337B122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 و انگشت زائد</w:t>
            </w:r>
          </w:p>
        </w:tc>
        <w:tc>
          <w:tcPr>
            <w:tcW w:w="5579" w:type="dxa"/>
          </w:tcPr>
          <w:p w14:paraId="1374544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دست زائد متصل به دست اصلی</w:t>
            </w:r>
          </w:p>
        </w:tc>
      </w:tr>
      <w:tr w:rsidR="007F6683" w:rsidRPr="00F733A3" w14:paraId="1718127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D01290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9682</w:t>
            </w:r>
          </w:p>
        </w:tc>
        <w:tc>
          <w:tcPr>
            <w:tcW w:w="1890" w:type="dxa"/>
          </w:tcPr>
          <w:p w14:paraId="408F796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 و انگشت زائد</w:t>
            </w:r>
          </w:p>
        </w:tc>
        <w:tc>
          <w:tcPr>
            <w:tcW w:w="5579" w:type="dxa"/>
          </w:tcPr>
          <w:p w14:paraId="5B318DC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هر بند انگشت زائد متصل به دست اصلی</w:t>
            </w:r>
          </w:p>
        </w:tc>
      </w:tr>
      <w:tr w:rsidR="007F6683" w:rsidRPr="00F733A3" w14:paraId="165A5BD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18806B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9683</w:t>
            </w:r>
          </w:p>
        </w:tc>
        <w:tc>
          <w:tcPr>
            <w:tcW w:w="1890" w:type="dxa"/>
          </w:tcPr>
          <w:p w14:paraId="2A756A0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دست و انگشت زائد</w:t>
            </w:r>
          </w:p>
        </w:tc>
        <w:tc>
          <w:tcPr>
            <w:tcW w:w="5579" w:type="dxa"/>
          </w:tcPr>
          <w:p w14:paraId="75714B1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هر انگشت زائد متصل به دست اصلی ( مثل انگشت ششم )</w:t>
            </w:r>
          </w:p>
        </w:tc>
      </w:tr>
      <w:tr w:rsidR="007F6683" w:rsidRPr="00F733A3" w14:paraId="23B9AF8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38220A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9692</w:t>
            </w:r>
          </w:p>
        </w:tc>
        <w:tc>
          <w:tcPr>
            <w:tcW w:w="1890" w:type="dxa"/>
          </w:tcPr>
          <w:p w14:paraId="522B361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تورم پا</w:t>
            </w:r>
          </w:p>
        </w:tc>
        <w:tc>
          <w:tcPr>
            <w:tcW w:w="5579" w:type="dxa"/>
          </w:tcPr>
          <w:p w14:paraId="5EC76D5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تورم در هر قسمت از پاها یا انگشتان پا</w:t>
            </w:r>
          </w:p>
        </w:tc>
      </w:tr>
      <w:tr w:rsidR="007F6683" w:rsidRPr="00F733A3" w14:paraId="7A88DB9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58F34C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9693</w:t>
            </w:r>
          </w:p>
        </w:tc>
        <w:tc>
          <w:tcPr>
            <w:tcW w:w="1890" w:type="dxa"/>
          </w:tcPr>
          <w:p w14:paraId="01E9216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67B3DF4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دنبالچه که بدون عیب بهبود یافته</w:t>
            </w:r>
          </w:p>
        </w:tc>
      </w:tr>
      <w:tr w:rsidR="007F6683" w:rsidRPr="00F733A3" w14:paraId="598E08F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F5C2C6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9694</w:t>
            </w:r>
          </w:p>
        </w:tc>
        <w:tc>
          <w:tcPr>
            <w:tcW w:w="1890" w:type="dxa"/>
          </w:tcPr>
          <w:p w14:paraId="3E21616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21A1DC5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نشیمنگاهی ( ایسکیوم ) که بطور معیوب التیام یافته</w:t>
            </w:r>
          </w:p>
        </w:tc>
      </w:tr>
      <w:tr w:rsidR="007F6683" w:rsidRPr="00F733A3" w14:paraId="744DF85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8FA90A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9695</w:t>
            </w:r>
          </w:p>
        </w:tc>
        <w:tc>
          <w:tcPr>
            <w:tcW w:w="1890" w:type="dxa"/>
          </w:tcPr>
          <w:p w14:paraId="7F8CDF0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5A546FB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خاجی با درگیری مفصل خاجی لگنی</w:t>
            </w:r>
          </w:p>
        </w:tc>
      </w:tr>
      <w:tr w:rsidR="007F6683" w:rsidRPr="00F733A3" w14:paraId="767017B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E3E464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9696</w:t>
            </w:r>
          </w:p>
        </w:tc>
        <w:tc>
          <w:tcPr>
            <w:tcW w:w="1890" w:type="dxa"/>
          </w:tcPr>
          <w:p w14:paraId="6619FB4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0DC9167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شکستگی استخوان لگن در زنان که منجر به ناتوانی در زایمان طبیعی شود</w:t>
            </w:r>
          </w:p>
        </w:tc>
      </w:tr>
      <w:tr w:rsidR="007F6683" w:rsidRPr="00F733A3" w14:paraId="61B6685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549C52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9697</w:t>
            </w:r>
          </w:p>
        </w:tc>
        <w:tc>
          <w:tcPr>
            <w:tcW w:w="1890" w:type="dxa"/>
          </w:tcPr>
          <w:p w14:paraId="3A1E547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389C5D5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هرگونه عمل جراحی عمیق برای درمان صدمات استخوانی لگن</w:t>
            </w:r>
          </w:p>
        </w:tc>
      </w:tr>
      <w:tr w:rsidR="007F6683" w:rsidRPr="00F733A3" w14:paraId="6505E73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DCE9EB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9699</w:t>
            </w:r>
          </w:p>
        </w:tc>
        <w:tc>
          <w:tcPr>
            <w:tcW w:w="1890" w:type="dxa"/>
          </w:tcPr>
          <w:p w14:paraId="6AAC822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770A665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شکستن استخوان نشیمنگاه با شرط قدرت بر ضبط مدفوع و عدم ضبط باد</w:t>
            </w:r>
          </w:p>
        </w:tc>
      </w:tr>
      <w:tr w:rsidR="007F6683" w:rsidRPr="00F733A3" w14:paraId="1DD6054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E83CBF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9700</w:t>
            </w:r>
          </w:p>
        </w:tc>
        <w:tc>
          <w:tcPr>
            <w:tcW w:w="1890" w:type="dxa"/>
          </w:tcPr>
          <w:p w14:paraId="1134E2A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34E705C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شاخه تحتانی استخوان عانه چپ یا راست با التیام سالم</w:t>
            </w:r>
          </w:p>
        </w:tc>
      </w:tr>
      <w:tr w:rsidR="007F6683" w:rsidRPr="00F733A3" w14:paraId="51D0C2E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695480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9701</w:t>
            </w:r>
          </w:p>
        </w:tc>
        <w:tc>
          <w:tcPr>
            <w:tcW w:w="1890" w:type="dxa"/>
          </w:tcPr>
          <w:p w14:paraId="17F979E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58C67DB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شاخه فوقانی استخوان عانه چپ یا راست با التیام سالم</w:t>
            </w:r>
          </w:p>
        </w:tc>
      </w:tr>
      <w:tr w:rsidR="007F6683" w:rsidRPr="00F733A3" w14:paraId="5D102D7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0D2A67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9702</w:t>
            </w:r>
          </w:p>
        </w:tc>
        <w:tc>
          <w:tcPr>
            <w:tcW w:w="1890" w:type="dxa"/>
          </w:tcPr>
          <w:p w14:paraId="3C49B93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7353487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در محل اتصال عانه چپ و راست که بدون عیب بهبودی یابد</w:t>
            </w:r>
          </w:p>
        </w:tc>
      </w:tr>
      <w:tr w:rsidR="007F6683" w:rsidRPr="00F733A3" w14:paraId="6F7522D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0ACEA1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9703</w:t>
            </w:r>
          </w:p>
        </w:tc>
        <w:tc>
          <w:tcPr>
            <w:tcW w:w="1890" w:type="dxa"/>
          </w:tcPr>
          <w:p w14:paraId="149D9FF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7E0DB8B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در محل اتصال استخوان عانه چپ و راست پا جابجایی و جداشدگی که بهبود نیابد</w:t>
            </w:r>
          </w:p>
        </w:tc>
      </w:tr>
      <w:tr w:rsidR="007F6683" w:rsidRPr="00F733A3" w14:paraId="6E6A7D6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BC69FC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9704</w:t>
            </w:r>
          </w:p>
        </w:tc>
        <w:tc>
          <w:tcPr>
            <w:tcW w:w="1890" w:type="dxa"/>
          </w:tcPr>
          <w:p w14:paraId="0DED1B2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5C38142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حفره حقه ای ( استابولوم )</w:t>
            </w:r>
          </w:p>
        </w:tc>
      </w:tr>
      <w:tr w:rsidR="007F6683" w:rsidRPr="00F733A3" w14:paraId="0FA7920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659B2B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9705</w:t>
            </w:r>
          </w:p>
        </w:tc>
        <w:tc>
          <w:tcPr>
            <w:tcW w:w="1890" w:type="dxa"/>
          </w:tcPr>
          <w:p w14:paraId="3A299EF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69C397E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لبه استخوان حفره حقه ای ( لبه استابولوم )</w:t>
            </w:r>
          </w:p>
        </w:tc>
      </w:tr>
      <w:tr w:rsidR="007F6683" w:rsidRPr="00F733A3" w14:paraId="7DC0F88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A98C10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9706</w:t>
            </w:r>
          </w:p>
        </w:tc>
        <w:tc>
          <w:tcPr>
            <w:tcW w:w="1890" w:type="dxa"/>
          </w:tcPr>
          <w:p w14:paraId="4130DCE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0A97D48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تهیگاهی ( ایلیوم ) که بدون عیب بهبود یافته</w:t>
            </w:r>
          </w:p>
        </w:tc>
      </w:tr>
      <w:tr w:rsidR="007F6683" w:rsidRPr="00F733A3" w14:paraId="6660D17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F0A9FA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9707</w:t>
            </w:r>
          </w:p>
        </w:tc>
        <w:tc>
          <w:tcPr>
            <w:tcW w:w="1890" w:type="dxa"/>
          </w:tcPr>
          <w:p w14:paraId="059B3FB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2FE7B03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تهیگاهی ( ایلیوم ) که بطور معیوب التیام یافته</w:t>
            </w:r>
          </w:p>
        </w:tc>
      </w:tr>
      <w:tr w:rsidR="007F6683" w:rsidRPr="00F733A3" w14:paraId="17D8151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B5018F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9708</w:t>
            </w:r>
          </w:p>
        </w:tc>
        <w:tc>
          <w:tcPr>
            <w:tcW w:w="1890" w:type="dxa"/>
          </w:tcPr>
          <w:p w14:paraId="3AD9D28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516E845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نشیمنگاهی ( ایسکیوم ) که بدون عیب بهبود یافته</w:t>
            </w:r>
          </w:p>
        </w:tc>
      </w:tr>
      <w:tr w:rsidR="007F6683" w:rsidRPr="00F733A3" w14:paraId="158E717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7AEB7A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9709</w:t>
            </w:r>
          </w:p>
        </w:tc>
        <w:tc>
          <w:tcPr>
            <w:tcW w:w="1890" w:type="dxa"/>
          </w:tcPr>
          <w:p w14:paraId="64C84B6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730157B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دنبالچه که بطور معیوب التیام یافته یا التیام نیافته</w:t>
            </w:r>
          </w:p>
        </w:tc>
      </w:tr>
      <w:tr w:rsidR="007F6683" w:rsidRPr="00F733A3" w14:paraId="1872D72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4A339B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9710</w:t>
            </w:r>
          </w:p>
        </w:tc>
        <w:tc>
          <w:tcPr>
            <w:tcW w:w="1890" w:type="dxa"/>
          </w:tcPr>
          <w:p w14:paraId="54E9313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1112C74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ران از محل مفصل رانی - لگنی به اضافه افت عملکرد آن پا</w:t>
            </w:r>
          </w:p>
        </w:tc>
      </w:tr>
      <w:tr w:rsidR="007F6683" w:rsidRPr="00F733A3" w14:paraId="4EDCD2A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8B4415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9711</w:t>
            </w:r>
          </w:p>
        </w:tc>
        <w:tc>
          <w:tcPr>
            <w:tcW w:w="1890" w:type="dxa"/>
          </w:tcPr>
          <w:p w14:paraId="063B887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34EEF94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که در امتداد خط میانی بدن است ولی محدودیت در نزدیک کردن به پای مقابل دارد بطور خفیف ( که ران تا 15 درجه به پای دیگر نزدیک میشود )</w:t>
            </w:r>
          </w:p>
        </w:tc>
      </w:tr>
      <w:tr w:rsidR="007F6683" w:rsidRPr="00F733A3" w14:paraId="24E583E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88B538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9712</w:t>
            </w:r>
          </w:p>
        </w:tc>
        <w:tc>
          <w:tcPr>
            <w:tcW w:w="1890" w:type="dxa"/>
          </w:tcPr>
          <w:p w14:paraId="64100E4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56FF8D8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ران از ثلث میانی به اضافه افت عملکرد آن پا</w:t>
            </w:r>
          </w:p>
        </w:tc>
      </w:tr>
      <w:tr w:rsidR="007F6683" w:rsidRPr="00F733A3" w14:paraId="0A1D634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4022B8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9713</w:t>
            </w:r>
          </w:p>
        </w:tc>
        <w:tc>
          <w:tcPr>
            <w:tcW w:w="1890" w:type="dxa"/>
          </w:tcPr>
          <w:p w14:paraId="324CC87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46B4333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ران از ثلث تحتانی به اضافه افت عملکرد آن پا</w:t>
            </w:r>
          </w:p>
        </w:tc>
      </w:tr>
      <w:tr w:rsidR="007F6683" w:rsidRPr="00F733A3" w14:paraId="2B2CA3C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47576C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9718</w:t>
            </w:r>
          </w:p>
        </w:tc>
        <w:tc>
          <w:tcPr>
            <w:tcW w:w="1890" w:type="dxa"/>
          </w:tcPr>
          <w:p w14:paraId="495A72A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2DEE548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در غضروف استخوان ران</w:t>
            </w:r>
          </w:p>
        </w:tc>
      </w:tr>
      <w:tr w:rsidR="007F6683" w:rsidRPr="00F733A3" w14:paraId="4531353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A946EC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9719</w:t>
            </w:r>
          </w:p>
        </w:tc>
        <w:tc>
          <w:tcPr>
            <w:tcW w:w="1890" w:type="dxa"/>
          </w:tcPr>
          <w:p w14:paraId="5B6B6FF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43B300C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 ران بدون شکستگی</w:t>
            </w:r>
          </w:p>
        </w:tc>
      </w:tr>
      <w:tr w:rsidR="007F6683" w:rsidRPr="00F733A3" w14:paraId="484C65D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BD3934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9720</w:t>
            </w:r>
          </w:p>
        </w:tc>
        <w:tc>
          <w:tcPr>
            <w:tcW w:w="1890" w:type="dxa"/>
          </w:tcPr>
          <w:p w14:paraId="4EC55D1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0490F67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کندگی رباط ها همراه لایه سطحی استخوان در محل اتصال رباط به استخوان ران</w:t>
            </w:r>
          </w:p>
        </w:tc>
      </w:tr>
      <w:tr w:rsidR="007F6683" w:rsidRPr="00F733A3" w14:paraId="497224A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5EC83F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9721</w:t>
            </w:r>
          </w:p>
        </w:tc>
        <w:tc>
          <w:tcPr>
            <w:tcW w:w="1890" w:type="dxa"/>
          </w:tcPr>
          <w:p w14:paraId="4D8F427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0BF4CD3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غلاف نازک روی عضلات ران که باعث فتق عضله گردد</w:t>
            </w:r>
          </w:p>
        </w:tc>
      </w:tr>
      <w:tr w:rsidR="007F6683" w:rsidRPr="00F733A3" w14:paraId="102BE32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AF4FAC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9722</w:t>
            </w:r>
          </w:p>
        </w:tc>
        <w:tc>
          <w:tcPr>
            <w:tcW w:w="1890" w:type="dxa"/>
          </w:tcPr>
          <w:p w14:paraId="6346660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1EC53FC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قدامی یا خلفی مفصل رانی - لگنی</w:t>
            </w:r>
          </w:p>
        </w:tc>
      </w:tr>
      <w:tr w:rsidR="007F6683" w:rsidRPr="00F733A3" w14:paraId="7BA6D75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EB6E5D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9723</w:t>
            </w:r>
          </w:p>
        </w:tc>
        <w:tc>
          <w:tcPr>
            <w:tcW w:w="1890" w:type="dxa"/>
          </w:tcPr>
          <w:p w14:paraId="499BBD7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76C1961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مفصل رانی - لگنی همراه شکستگی استخوان حفره حقه ای</w:t>
            </w:r>
          </w:p>
        </w:tc>
      </w:tr>
      <w:tr w:rsidR="007F6683" w:rsidRPr="00F733A3" w14:paraId="3082EEE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AA0752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9724</w:t>
            </w:r>
          </w:p>
        </w:tc>
        <w:tc>
          <w:tcPr>
            <w:tcW w:w="1890" w:type="dxa"/>
          </w:tcPr>
          <w:p w14:paraId="08BA605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710D910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سیاه شدگی سر استخوان ران جهت تعویض مفصل هیپ با نتیجه ای خوب</w:t>
            </w:r>
          </w:p>
        </w:tc>
      </w:tr>
      <w:tr w:rsidR="007F6683" w:rsidRPr="00F733A3" w14:paraId="42F4414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A13D08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9725</w:t>
            </w:r>
          </w:p>
        </w:tc>
        <w:tc>
          <w:tcPr>
            <w:tcW w:w="1890" w:type="dxa"/>
          </w:tcPr>
          <w:p w14:paraId="5533EF9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447B22D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سیاه شدگی سر استخوان ران جهت تعویض مفصل هیپ با نتیجه ای متوسط</w:t>
            </w:r>
          </w:p>
        </w:tc>
      </w:tr>
      <w:tr w:rsidR="007F6683" w:rsidRPr="00F733A3" w14:paraId="0D101C5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F7A5E2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9726</w:t>
            </w:r>
          </w:p>
        </w:tc>
        <w:tc>
          <w:tcPr>
            <w:tcW w:w="1890" w:type="dxa"/>
          </w:tcPr>
          <w:p w14:paraId="047B9C1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152023F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سیاه شدگی سر استخوان ران جهت تعویض مفصل هیپ بدون هیچ بهبودی و نتیجه ای بسیار بد</w:t>
            </w:r>
          </w:p>
        </w:tc>
      </w:tr>
      <w:tr w:rsidR="007F6683" w:rsidRPr="00F733A3" w14:paraId="737E14A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E1AE64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9727</w:t>
            </w:r>
          </w:p>
        </w:tc>
        <w:tc>
          <w:tcPr>
            <w:tcW w:w="1890" w:type="dxa"/>
          </w:tcPr>
          <w:p w14:paraId="29011AF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2A755D0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عمل جراحی عمیق برای درمان شکستگی یا دررفتگی استخوان ران</w:t>
            </w:r>
          </w:p>
        </w:tc>
      </w:tr>
      <w:tr w:rsidR="007F6683" w:rsidRPr="00F733A3" w14:paraId="276F149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6EB3F5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9728</w:t>
            </w:r>
          </w:p>
        </w:tc>
        <w:tc>
          <w:tcPr>
            <w:tcW w:w="1890" w:type="dxa"/>
          </w:tcPr>
          <w:p w14:paraId="49E972A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1BE125A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عمل پین گذاری برای کشش و درمان شکستگی استخوان ران</w:t>
            </w:r>
          </w:p>
        </w:tc>
      </w:tr>
      <w:tr w:rsidR="007F6683" w:rsidRPr="00F733A3" w14:paraId="4181BC9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B76E92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9729</w:t>
            </w:r>
          </w:p>
        </w:tc>
        <w:tc>
          <w:tcPr>
            <w:tcW w:w="1890" w:type="dxa"/>
          </w:tcPr>
          <w:p w14:paraId="4BDAA13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1D68333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 خم کردن ران روی شکم بطور شدید(ران تا 49درجه روی شکم خم میشود)</w:t>
            </w:r>
          </w:p>
        </w:tc>
      </w:tr>
      <w:tr w:rsidR="007F6683" w:rsidRPr="00F733A3" w14:paraId="7CBB73A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92BDC9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9730</w:t>
            </w:r>
          </w:p>
        </w:tc>
        <w:tc>
          <w:tcPr>
            <w:tcW w:w="1890" w:type="dxa"/>
          </w:tcPr>
          <w:p w14:paraId="12BB805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3E37C63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 خم کردن ران روی شکم بطور متوسط(ران تا 79درجه روی شکم خم میشود)</w:t>
            </w:r>
          </w:p>
        </w:tc>
      </w:tr>
      <w:tr w:rsidR="007F6683" w:rsidRPr="00F733A3" w14:paraId="59E99E1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E4FF74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9731</w:t>
            </w:r>
          </w:p>
        </w:tc>
        <w:tc>
          <w:tcPr>
            <w:tcW w:w="1890" w:type="dxa"/>
          </w:tcPr>
          <w:p w14:paraId="1CCE282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2BE70CF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 خم کردن ران روی شکم بطور خفیف(ران تا 99درجه روی شکم خم میشود)</w:t>
            </w:r>
          </w:p>
        </w:tc>
      </w:tr>
      <w:tr w:rsidR="007F6683" w:rsidRPr="00F733A3" w14:paraId="4851EDF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263FA2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9732</w:t>
            </w:r>
          </w:p>
        </w:tc>
        <w:tc>
          <w:tcPr>
            <w:tcW w:w="1890" w:type="dxa"/>
          </w:tcPr>
          <w:p w14:paraId="0080A3C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6217DBA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 چرخش ران به داخل بطور شدید(در این حالت محدودیت حرکتی شدید نداریم)</w:t>
            </w:r>
          </w:p>
        </w:tc>
      </w:tr>
      <w:tr w:rsidR="007F6683" w:rsidRPr="00F733A3" w14:paraId="6C0BFFD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A22AAF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9733</w:t>
            </w:r>
          </w:p>
        </w:tc>
        <w:tc>
          <w:tcPr>
            <w:tcW w:w="1890" w:type="dxa"/>
          </w:tcPr>
          <w:p w14:paraId="6F05B33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48B893D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 چرخش ران به داخل بطور متوسط(چرخش ران به داخل حداکثر تا 9 درجه است)</w:t>
            </w:r>
          </w:p>
        </w:tc>
      </w:tr>
      <w:tr w:rsidR="007F6683" w:rsidRPr="00F733A3" w14:paraId="27A9B9C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3637E9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9734</w:t>
            </w:r>
          </w:p>
        </w:tc>
        <w:tc>
          <w:tcPr>
            <w:tcW w:w="1890" w:type="dxa"/>
          </w:tcPr>
          <w:p w14:paraId="3AFBBDB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66AA206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 چرخش ران به داخل بطور خفیف(چرخش ران به داخل حداکثر بیش از 10 درجه است)</w:t>
            </w:r>
          </w:p>
        </w:tc>
      </w:tr>
      <w:tr w:rsidR="007F6683" w:rsidRPr="00F733A3" w14:paraId="6DCFEBA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547ECA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9735</w:t>
            </w:r>
          </w:p>
        </w:tc>
        <w:tc>
          <w:tcPr>
            <w:tcW w:w="1890" w:type="dxa"/>
          </w:tcPr>
          <w:p w14:paraId="234E2D0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0921B95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 چرخش ران به خارج بطور شدید(در این حالت محدودیت حرکتی شدید نداریم)</w:t>
            </w:r>
          </w:p>
        </w:tc>
      </w:tr>
      <w:tr w:rsidR="007F6683" w:rsidRPr="00F733A3" w14:paraId="7C970B1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C8FAC6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9736</w:t>
            </w:r>
          </w:p>
        </w:tc>
        <w:tc>
          <w:tcPr>
            <w:tcW w:w="1890" w:type="dxa"/>
          </w:tcPr>
          <w:p w14:paraId="0ED68DC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58096C9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 چرخش ران به خارج بطور متوسط(چرخش ران به خارج حداکثر تا19 درجه است)</w:t>
            </w:r>
          </w:p>
        </w:tc>
      </w:tr>
      <w:tr w:rsidR="007F6683" w:rsidRPr="00F733A3" w14:paraId="772B890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992047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9737</w:t>
            </w:r>
          </w:p>
        </w:tc>
        <w:tc>
          <w:tcPr>
            <w:tcW w:w="1890" w:type="dxa"/>
          </w:tcPr>
          <w:p w14:paraId="01C32F0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37EF6CB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 چرخش ران به خارج بطور خفیف(چرخش ران به خارج بیش از 20 درجه است)</w:t>
            </w:r>
          </w:p>
        </w:tc>
      </w:tr>
      <w:tr w:rsidR="007F6683" w:rsidRPr="00F733A3" w14:paraId="5147D57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C34670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9738</w:t>
            </w:r>
          </w:p>
        </w:tc>
        <w:tc>
          <w:tcPr>
            <w:tcW w:w="1890" w:type="dxa"/>
          </w:tcPr>
          <w:p w14:paraId="6162164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0AFE1A6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 دور کردن ران از خط میانی بدن بطور شدید(ران تا 5 درجه از خط میانی بدن دور میشود)</w:t>
            </w:r>
          </w:p>
        </w:tc>
      </w:tr>
      <w:tr w:rsidR="007F6683" w:rsidRPr="00F733A3" w14:paraId="216230B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BD5B76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9739</w:t>
            </w:r>
          </w:p>
        </w:tc>
        <w:tc>
          <w:tcPr>
            <w:tcW w:w="1890" w:type="dxa"/>
          </w:tcPr>
          <w:p w14:paraId="60E9136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689B1AD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 دور کردن ران از خط میانی بدن بطور متوسط(ران تا 15 درجه از خط میانی بدن دور میشود)</w:t>
            </w:r>
          </w:p>
        </w:tc>
      </w:tr>
      <w:tr w:rsidR="007F6683" w:rsidRPr="00F733A3" w14:paraId="791B662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EF4425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9740</w:t>
            </w:r>
          </w:p>
        </w:tc>
        <w:tc>
          <w:tcPr>
            <w:tcW w:w="1890" w:type="dxa"/>
          </w:tcPr>
          <w:p w14:paraId="0BA2A7C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7A0A52E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 دور کردن ران از خط میانی بدن بطور خفیف(ران تا 25 درجه از خط میانی بدن دور میشود)</w:t>
            </w:r>
          </w:p>
        </w:tc>
      </w:tr>
      <w:tr w:rsidR="007F6683" w:rsidRPr="00F733A3" w14:paraId="4735A38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B2B825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9741</w:t>
            </w:r>
          </w:p>
        </w:tc>
        <w:tc>
          <w:tcPr>
            <w:tcW w:w="1890" w:type="dxa"/>
          </w:tcPr>
          <w:p w14:paraId="3F354F0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7B24A0B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حالتی که ران از خط میانی بدن فاصله دارد و محدودیت به سمت نزدیک کردن است بطور شدید( محدودیت در حالتی که بیش از 11 درجه از خط میانی بدن زاویه دارد)</w:t>
            </w:r>
          </w:p>
        </w:tc>
      </w:tr>
      <w:tr w:rsidR="007F6683" w:rsidRPr="00F733A3" w14:paraId="7BEF8E3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FCE79C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9743</w:t>
            </w:r>
          </w:p>
        </w:tc>
        <w:tc>
          <w:tcPr>
            <w:tcW w:w="1890" w:type="dxa"/>
          </w:tcPr>
          <w:p w14:paraId="5F22D96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56FB260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در حالتی که ران از خط میانی بدن فاصله دارد و محدودیت به سمت نزدیک کردن است بطور خفیف( محدودیت در حالتی که کمتر از 6 درجه از خط میانی بدن زاویه دارد)</w:t>
            </w:r>
          </w:p>
        </w:tc>
      </w:tr>
      <w:tr w:rsidR="007F6683" w:rsidRPr="00F733A3" w14:paraId="78BD084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02F0D5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9744</w:t>
            </w:r>
          </w:p>
        </w:tc>
        <w:tc>
          <w:tcPr>
            <w:tcW w:w="1890" w:type="dxa"/>
          </w:tcPr>
          <w:p w14:paraId="181EF80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771EEED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مفصل هیپ در حالتی که خم شده و راست نمیگردد بطور شدید (بیش از 30 درجه مانده تا کاملا باز شود)</w:t>
            </w:r>
          </w:p>
        </w:tc>
      </w:tr>
      <w:tr w:rsidR="007F6683" w:rsidRPr="00F733A3" w14:paraId="6EFBD69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6F2FD0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9745</w:t>
            </w:r>
          </w:p>
        </w:tc>
        <w:tc>
          <w:tcPr>
            <w:tcW w:w="1890" w:type="dxa"/>
          </w:tcPr>
          <w:p w14:paraId="32E1FE2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22DF639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مفصل هیپ در حالتی که خم شده و راست نمیگردد بطور متوسط (20 درجه مانده تا کاملا باز شود)</w:t>
            </w:r>
          </w:p>
        </w:tc>
      </w:tr>
      <w:tr w:rsidR="007F6683" w:rsidRPr="00F733A3" w14:paraId="74DE495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E64570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9746</w:t>
            </w:r>
          </w:p>
        </w:tc>
        <w:tc>
          <w:tcPr>
            <w:tcW w:w="1890" w:type="dxa"/>
          </w:tcPr>
          <w:p w14:paraId="7A6C01F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1C94005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مفصل هیپ در حالتی که خم شده و راست نمیگردد بطور خفیف (10 درجه مانده تا کاملا باز شود)</w:t>
            </w:r>
          </w:p>
        </w:tc>
      </w:tr>
      <w:tr w:rsidR="007F6683" w:rsidRPr="00F733A3" w14:paraId="3A42D66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EB0AE3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9747</w:t>
            </w:r>
          </w:p>
        </w:tc>
        <w:tc>
          <w:tcPr>
            <w:tcW w:w="1890" w:type="dxa"/>
          </w:tcPr>
          <w:p w14:paraId="2B17D6D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4C99905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که در امتداد خط میانی بدن است ولی محدودیت در نزدیک کردن به پای مقابل دارد بطور شدید ( در این حالت محدودیت شدید نداریم )</w:t>
            </w:r>
          </w:p>
        </w:tc>
      </w:tr>
      <w:tr w:rsidR="007F6683" w:rsidRPr="00F733A3" w14:paraId="69CF4C7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1274EB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9748</w:t>
            </w:r>
          </w:p>
        </w:tc>
        <w:tc>
          <w:tcPr>
            <w:tcW w:w="1890" w:type="dxa"/>
          </w:tcPr>
          <w:p w14:paraId="4C035F2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386730F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هیپ که در امتداد خط میانی بدن است ولی محدودیت در نزدیک کردن به پای مقابل دارد بطور متوسط ( که ران تا 10 درجه به پای دیگر نزدیک میشود )</w:t>
            </w:r>
          </w:p>
        </w:tc>
      </w:tr>
      <w:tr w:rsidR="007F6683" w:rsidRPr="00F733A3" w14:paraId="43A56E3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0B5B3B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9749</w:t>
            </w:r>
          </w:p>
        </w:tc>
        <w:tc>
          <w:tcPr>
            <w:tcW w:w="1890" w:type="dxa"/>
          </w:tcPr>
          <w:p w14:paraId="65BD6E8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ران</w:t>
            </w:r>
          </w:p>
        </w:tc>
        <w:tc>
          <w:tcPr>
            <w:tcW w:w="5579" w:type="dxa"/>
          </w:tcPr>
          <w:p w14:paraId="2F46A14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ران از ثلث فوقانی به اضافه افت عملکرد آن پا</w:t>
            </w:r>
          </w:p>
        </w:tc>
      </w:tr>
      <w:tr w:rsidR="007F6683" w:rsidRPr="00F733A3" w14:paraId="7284897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C821CE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9750</w:t>
            </w:r>
          </w:p>
        </w:tc>
        <w:tc>
          <w:tcPr>
            <w:tcW w:w="1890" w:type="dxa"/>
          </w:tcPr>
          <w:p w14:paraId="669AC8F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5B1C94C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پا از محل مفصل زانو</w:t>
            </w:r>
          </w:p>
        </w:tc>
      </w:tr>
      <w:tr w:rsidR="007F6683" w:rsidRPr="00F733A3" w14:paraId="6D2DE35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19A2E4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9751</w:t>
            </w:r>
          </w:p>
        </w:tc>
        <w:tc>
          <w:tcPr>
            <w:tcW w:w="1890" w:type="dxa"/>
          </w:tcPr>
          <w:p w14:paraId="72EF809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6925E0C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کشکک هر زانو که بدون عیب و جابجایی ترمیم یافته</w:t>
            </w:r>
          </w:p>
        </w:tc>
      </w:tr>
      <w:tr w:rsidR="007F6683" w:rsidRPr="00F733A3" w14:paraId="6039E3F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476D29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9752</w:t>
            </w:r>
          </w:p>
        </w:tc>
        <w:tc>
          <w:tcPr>
            <w:tcW w:w="1890" w:type="dxa"/>
          </w:tcPr>
          <w:p w14:paraId="2D7A23B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41B88E5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کشکک هر زانو که با جابجایی بیش از 3 میلی متر در سطح مفصلی ترمیم یافته</w:t>
            </w:r>
          </w:p>
        </w:tc>
      </w:tr>
      <w:tr w:rsidR="007F6683" w:rsidRPr="00F733A3" w14:paraId="37C9A17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7EC643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9753</w:t>
            </w:r>
          </w:p>
        </w:tc>
        <w:tc>
          <w:tcPr>
            <w:tcW w:w="1890" w:type="dxa"/>
          </w:tcPr>
          <w:p w14:paraId="32CC41E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61092B2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کشکک هر زانو که با جابجایی بیش از 3 میلی متر و بدون جوش خوردن شکستگی ترمیم یافته</w:t>
            </w:r>
          </w:p>
        </w:tc>
      </w:tr>
      <w:tr w:rsidR="007F6683" w:rsidRPr="00F733A3" w14:paraId="4B4EC9A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D44C08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9754</w:t>
            </w:r>
          </w:p>
        </w:tc>
        <w:tc>
          <w:tcPr>
            <w:tcW w:w="1890" w:type="dxa"/>
          </w:tcPr>
          <w:p w14:paraId="6199E00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6733DA6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استخوان  کشکک هر زانو که بدون عیب و جابجایی ترمیم یافته</w:t>
            </w:r>
          </w:p>
        </w:tc>
      </w:tr>
      <w:tr w:rsidR="007F6683" w:rsidRPr="00F733A3" w14:paraId="7D6E798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89A1D6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9755</w:t>
            </w:r>
          </w:p>
        </w:tc>
        <w:tc>
          <w:tcPr>
            <w:tcW w:w="1890" w:type="dxa"/>
          </w:tcPr>
          <w:p w14:paraId="3B65B75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4836E7F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استخوان شکک هر زانو که با جابجایی بیش از 3 میلی متر ترمیم یافته</w:t>
            </w:r>
          </w:p>
        </w:tc>
      </w:tr>
      <w:tr w:rsidR="007F6683" w:rsidRPr="00F733A3" w14:paraId="65EAE97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239E93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9756</w:t>
            </w:r>
          </w:p>
        </w:tc>
        <w:tc>
          <w:tcPr>
            <w:tcW w:w="1890" w:type="dxa"/>
          </w:tcPr>
          <w:p w14:paraId="52B5D34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2476356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استخوان شکک هر زانو که با جابجایی و بدون جوش خوردن ترمیم یافته</w:t>
            </w:r>
          </w:p>
        </w:tc>
      </w:tr>
      <w:tr w:rsidR="007F6683" w:rsidRPr="00F733A3" w14:paraId="2333645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00B2D3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9757</w:t>
            </w:r>
          </w:p>
        </w:tc>
        <w:tc>
          <w:tcPr>
            <w:tcW w:w="1890" w:type="dxa"/>
          </w:tcPr>
          <w:p w14:paraId="47D12B5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3E782BC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کشکک که منجر به انجام عمل جراحی و خارج کردن بخشی از کشکک گردد(مجموعاً)</w:t>
            </w:r>
          </w:p>
        </w:tc>
      </w:tr>
      <w:tr w:rsidR="007F6683" w:rsidRPr="00F733A3" w14:paraId="4E612AF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59DB75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9758</w:t>
            </w:r>
          </w:p>
        </w:tc>
        <w:tc>
          <w:tcPr>
            <w:tcW w:w="1890" w:type="dxa"/>
          </w:tcPr>
          <w:p w14:paraId="0E8FA55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37C652B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کشکک که منجر به انجام عمل جراحی و خارج کردن کامل آن شود(مجموعاً)</w:t>
            </w:r>
          </w:p>
        </w:tc>
      </w:tr>
      <w:tr w:rsidR="007F6683" w:rsidRPr="00F733A3" w14:paraId="5077FEF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0B983A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9759</w:t>
            </w:r>
          </w:p>
        </w:tc>
        <w:tc>
          <w:tcPr>
            <w:tcW w:w="1890" w:type="dxa"/>
          </w:tcPr>
          <w:p w14:paraId="67FC22D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4ED15A0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داخل مفصل زانو به تنهایی و بدون هیچ صدمه دیگری در زانو</w:t>
            </w:r>
          </w:p>
        </w:tc>
      </w:tr>
      <w:tr w:rsidR="007F6683" w:rsidRPr="00F733A3" w14:paraId="4FA6DCD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67CE83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9760</w:t>
            </w:r>
          </w:p>
        </w:tc>
        <w:tc>
          <w:tcPr>
            <w:tcW w:w="1890" w:type="dxa"/>
          </w:tcPr>
          <w:p w14:paraId="20E5D02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2B6EAB1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زانو که بدون عیب بهبود یافته</w:t>
            </w:r>
          </w:p>
        </w:tc>
      </w:tr>
      <w:tr w:rsidR="007F6683" w:rsidRPr="00F733A3" w14:paraId="12AF2B4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F73CAA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9761</w:t>
            </w:r>
          </w:p>
        </w:tc>
        <w:tc>
          <w:tcPr>
            <w:tcW w:w="1890" w:type="dxa"/>
          </w:tcPr>
          <w:p w14:paraId="28321D4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2599A72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استخوان کشکک زانو که بدون عیب بهبود یافته</w:t>
            </w:r>
          </w:p>
        </w:tc>
      </w:tr>
      <w:tr w:rsidR="007F6683" w:rsidRPr="00F733A3" w14:paraId="21061A2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51C635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9762</w:t>
            </w:r>
          </w:p>
        </w:tc>
        <w:tc>
          <w:tcPr>
            <w:tcW w:w="1890" w:type="dxa"/>
          </w:tcPr>
          <w:p w14:paraId="0D1CCA7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248F1AD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یا نیمه دررفتگی استخوان کشکک که منجر به ناپایداری آن گردیده است</w:t>
            </w:r>
          </w:p>
        </w:tc>
      </w:tr>
      <w:tr w:rsidR="007F6683" w:rsidRPr="00F733A3" w14:paraId="5EE2431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227094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9763</w:t>
            </w:r>
          </w:p>
        </w:tc>
        <w:tc>
          <w:tcPr>
            <w:tcW w:w="1890" w:type="dxa"/>
          </w:tcPr>
          <w:p w14:paraId="2E9C26A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378405E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کامل رباط داخلی زانو</w:t>
            </w:r>
          </w:p>
        </w:tc>
      </w:tr>
      <w:tr w:rsidR="007F6683" w:rsidRPr="00F733A3" w14:paraId="496EFE8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9354FC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9764</w:t>
            </w:r>
          </w:p>
        </w:tc>
        <w:tc>
          <w:tcPr>
            <w:tcW w:w="1890" w:type="dxa"/>
          </w:tcPr>
          <w:p w14:paraId="7D417CF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5465335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پارگي  کامل رباط داخلي زانو همراه رباط متقاطع (صليبي) زانو</w:t>
            </w:r>
          </w:p>
        </w:tc>
      </w:tr>
      <w:tr w:rsidR="007F6683" w:rsidRPr="00F733A3" w14:paraId="56A2A06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228235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9765</w:t>
            </w:r>
          </w:p>
        </w:tc>
        <w:tc>
          <w:tcPr>
            <w:tcW w:w="1890" w:type="dxa"/>
          </w:tcPr>
          <w:p w14:paraId="18DFA7D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57363BD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ناکامل رباط داخلی زانو</w:t>
            </w:r>
          </w:p>
        </w:tc>
      </w:tr>
      <w:tr w:rsidR="007F6683" w:rsidRPr="00F733A3" w14:paraId="6402493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7F0DF4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9766</w:t>
            </w:r>
          </w:p>
        </w:tc>
        <w:tc>
          <w:tcPr>
            <w:tcW w:w="1890" w:type="dxa"/>
          </w:tcPr>
          <w:p w14:paraId="2EB22EF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04C0657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کشیدگی رباط داخلی زانو</w:t>
            </w:r>
          </w:p>
        </w:tc>
      </w:tr>
      <w:tr w:rsidR="007F6683" w:rsidRPr="00F733A3" w14:paraId="21950FB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6C0D1C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9767</w:t>
            </w:r>
          </w:p>
        </w:tc>
        <w:tc>
          <w:tcPr>
            <w:tcW w:w="1890" w:type="dxa"/>
          </w:tcPr>
          <w:p w14:paraId="6E3B80B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7BC722F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کامل رباط خارجی زانو</w:t>
            </w:r>
          </w:p>
        </w:tc>
      </w:tr>
      <w:tr w:rsidR="007F6683" w:rsidRPr="00F733A3" w14:paraId="3CD4EA8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E88729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9768</w:t>
            </w:r>
          </w:p>
        </w:tc>
        <w:tc>
          <w:tcPr>
            <w:tcW w:w="1890" w:type="dxa"/>
          </w:tcPr>
          <w:p w14:paraId="03A0CA8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4A871F9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پارگي کامل رباط خارجي زانو همراه پارگي رباط متقاطع (صليبي) </w:t>
            </w:r>
          </w:p>
        </w:tc>
      </w:tr>
      <w:tr w:rsidR="007F6683" w:rsidRPr="00F733A3" w14:paraId="2E568D9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F36401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9769</w:t>
            </w:r>
          </w:p>
        </w:tc>
        <w:tc>
          <w:tcPr>
            <w:tcW w:w="1890" w:type="dxa"/>
          </w:tcPr>
          <w:p w14:paraId="6F45A6A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5E16DE2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ناکامل رباط خارجی زانو</w:t>
            </w:r>
          </w:p>
        </w:tc>
      </w:tr>
      <w:tr w:rsidR="007F6683" w:rsidRPr="00F733A3" w14:paraId="77BE270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983800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9770</w:t>
            </w:r>
          </w:p>
        </w:tc>
        <w:tc>
          <w:tcPr>
            <w:tcW w:w="1890" w:type="dxa"/>
          </w:tcPr>
          <w:p w14:paraId="54D344A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47FE097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کشیدگی رباط خارجی زانو</w:t>
            </w:r>
          </w:p>
        </w:tc>
      </w:tr>
      <w:tr w:rsidR="007F6683" w:rsidRPr="00F733A3" w14:paraId="02A4B63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4EBD04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9771</w:t>
            </w:r>
          </w:p>
        </w:tc>
        <w:tc>
          <w:tcPr>
            <w:tcW w:w="1890" w:type="dxa"/>
          </w:tcPr>
          <w:p w14:paraId="75A1BEC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5921D99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پارگي کامل رباط متقاطع (صليبي)  قدامي زانو</w:t>
            </w:r>
          </w:p>
        </w:tc>
      </w:tr>
      <w:tr w:rsidR="007F6683" w:rsidRPr="00F733A3" w14:paraId="485225A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3F03A3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9772</w:t>
            </w:r>
          </w:p>
        </w:tc>
        <w:tc>
          <w:tcPr>
            <w:tcW w:w="1890" w:type="dxa"/>
          </w:tcPr>
          <w:p w14:paraId="31F5698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2EDF51C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پارگي کامل رباط متقاطع (صليبي)  خلفي زانو</w:t>
            </w:r>
          </w:p>
        </w:tc>
      </w:tr>
      <w:tr w:rsidR="007F6683" w:rsidRPr="00F733A3" w14:paraId="423A0B4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27ABF9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9773</w:t>
            </w:r>
          </w:p>
        </w:tc>
        <w:tc>
          <w:tcPr>
            <w:tcW w:w="1890" w:type="dxa"/>
          </w:tcPr>
          <w:p w14:paraId="0A14A5B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552687F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پارگي ناکامل رباط متقاطع (صليبي)  قدامي زانو</w:t>
            </w:r>
          </w:p>
        </w:tc>
      </w:tr>
      <w:tr w:rsidR="007F6683" w:rsidRPr="00F733A3" w14:paraId="7BEA9B3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7D0989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9774</w:t>
            </w:r>
          </w:p>
        </w:tc>
        <w:tc>
          <w:tcPr>
            <w:tcW w:w="1890" w:type="dxa"/>
          </w:tcPr>
          <w:p w14:paraId="287B7A6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2412AFA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پارگي ناکامل رباط متقاطع (صليبي)  خلفي زانو</w:t>
            </w:r>
          </w:p>
        </w:tc>
      </w:tr>
      <w:tr w:rsidR="007F6683" w:rsidRPr="00F733A3" w14:paraId="38C6C10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252B57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9775</w:t>
            </w:r>
          </w:p>
        </w:tc>
        <w:tc>
          <w:tcPr>
            <w:tcW w:w="1890" w:type="dxa"/>
          </w:tcPr>
          <w:p w14:paraId="6A07D67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49BB7D6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کشيدگي رباط متقاطع (صليبي)  قدامي زانو</w:t>
            </w:r>
          </w:p>
        </w:tc>
      </w:tr>
      <w:tr w:rsidR="007F6683" w:rsidRPr="00F733A3" w14:paraId="1F4A204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E7A62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9776</w:t>
            </w:r>
          </w:p>
        </w:tc>
        <w:tc>
          <w:tcPr>
            <w:tcW w:w="1890" w:type="dxa"/>
          </w:tcPr>
          <w:p w14:paraId="40DEB92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3B71FED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کشيدگي رباط متقاطع (صليبي) خلفي زانو</w:t>
            </w:r>
          </w:p>
        </w:tc>
      </w:tr>
      <w:tr w:rsidR="007F6683" w:rsidRPr="00F733A3" w14:paraId="7FDD25D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9C4F0A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9777</w:t>
            </w:r>
          </w:p>
        </w:tc>
        <w:tc>
          <w:tcPr>
            <w:tcW w:w="1890" w:type="dxa"/>
          </w:tcPr>
          <w:p w14:paraId="1351EF1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494F3CD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منیسک داخلی زانو</w:t>
            </w:r>
          </w:p>
        </w:tc>
      </w:tr>
      <w:tr w:rsidR="007F6683" w:rsidRPr="00F733A3" w14:paraId="00963F8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01BC5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9778</w:t>
            </w:r>
          </w:p>
        </w:tc>
        <w:tc>
          <w:tcPr>
            <w:tcW w:w="1890" w:type="dxa"/>
          </w:tcPr>
          <w:p w14:paraId="77A32C9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49F2BF0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منیسک خارجی زانو</w:t>
            </w:r>
          </w:p>
        </w:tc>
      </w:tr>
      <w:tr w:rsidR="007F6683" w:rsidRPr="00F733A3" w14:paraId="2C2E009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F10512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9779</w:t>
            </w:r>
          </w:p>
        </w:tc>
        <w:tc>
          <w:tcPr>
            <w:tcW w:w="1890" w:type="dxa"/>
          </w:tcPr>
          <w:p w14:paraId="5004F0B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6894B69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عمل جراحی منیسک داخلی همراه برداشتن بخشی از آن</w:t>
            </w:r>
          </w:p>
        </w:tc>
      </w:tr>
      <w:tr w:rsidR="007F6683" w:rsidRPr="00F733A3" w14:paraId="12AC72D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BDAA2F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9780</w:t>
            </w:r>
          </w:p>
        </w:tc>
        <w:tc>
          <w:tcPr>
            <w:tcW w:w="1890" w:type="dxa"/>
          </w:tcPr>
          <w:p w14:paraId="0DAA90F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6388D05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عمل جراحی منیسک داخلی همراه برداشتن کامل آن</w:t>
            </w:r>
          </w:p>
        </w:tc>
      </w:tr>
      <w:tr w:rsidR="007F6683" w:rsidRPr="00F733A3" w14:paraId="52C105F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CBD890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9781</w:t>
            </w:r>
          </w:p>
        </w:tc>
        <w:tc>
          <w:tcPr>
            <w:tcW w:w="1890" w:type="dxa"/>
          </w:tcPr>
          <w:p w14:paraId="0E3EA7D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14BA865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عمل جراحی منیسک خارجی همراه برداشتن بخشی از آن</w:t>
            </w:r>
          </w:p>
        </w:tc>
      </w:tr>
      <w:tr w:rsidR="007F6683" w:rsidRPr="00F733A3" w14:paraId="044C1D8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20E6AF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9782</w:t>
            </w:r>
          </w:p>
        </w:tc>
        <w:tc>
          <w:tcPr>
            <w:tcW w:w="1890" w:type="dxa"/>
          </w:tcPr>
          <w:p w14:paraId="0E2B1D5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27124E2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عمل جراحی منیسک خارجی همراه برداشتن کامل آن</w:t>
            </w:r>
          </w:p>
        </w:tc>
      </w:tr>
      <w:tr w:rsidR="007F6683" w:rsidRPr="00F733A3" w14:paraId="4EC844B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716BB0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9783</w:t>
            </w:r>
          </w:p>
        </w:tc>
        <w:tc>
          <w:tcPr>
            <w:tcW w:w="1890" w:type="dxa"/>
          </w:tcPr>
          <w:p w14:paraId="3E130C8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7BD5A92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عمل جراحی منیسک داخل و خارجی و برداشتن بخشی از هر دو منیسک</w:t>
            </w:r>
          </w:p>
        </w:tc>
      </w:tr>
      <w:tr w:rsidR="007F6683" w:rsidRPr="00F733A3" w14:paraId="671A206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40210C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9784</w:t>
            </w:r>
          </w:p>
        </w:tc>
        <w:tc>
          <w:tcPr>
            <w:tcW w:w="1890" w:type="dxa"/>
          </w:tcPr>
          <w:p w14:paraId="0E498CE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36AEB31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عمل جراحی منیسک داخل و خارجی و برداشتن کامل هر دو منیسک</w:t>
            </w:r>
          </w:p>
        </w:tc>
      </w:tr>
      <w:tr w:rsidR="007F6683" w:rsidRPr="00F733A3" w14:paraId="169AA03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05AB49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9785</w:t>
            </w:r>
          </w:p>
        </w:tc>
        <w:tc>
          <w:tcPr>
            <w:tcW w:w="1890" w:type="dxa"/>
          </w:tcPr>
          <w:p w14:paraId="62CFBBA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565F06F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شلی و ناپایداری مفصل زانو به هر علت بطور خیلی شدید</w:t>
            </w:r>
          </w:p>
        </w:tc>
      </w:tr>
      <w:tr w:rsidR="007F6683" w:rsidRPr="00F733A3" w14:paraId="477AEF1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5008B0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9786</w:t>
            </w:r>
          </w:p>
        </w:tc>
        <w:tc>
          <w:tcPr>
            <w:tcW w:w="1890" w:type="dxa"/>
          </w:tcPr>
          <w:p w14:paraId="40E2AF3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536792E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شلی و ناپایداری مفصل زانو به هر علت بطور شدید</w:t>
            </w:r>
          </w:p>
        </w:tc>
      </w:tr>
      <w:tr w:rsidR="007F6683" w:rsidRPr="00F733A3" w14:paraId="4B0FE6F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2345E3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9787</w:t>
            </w:r>
          </w:p>
        </w:tc>
        <w:tc>
          <w:tcPr>
            <w:tcW w:w="1890" w:type="dxa"/>
          </w:tcPr>
          <w:p w14:paraId="3E102C2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0D7B379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شلی و ناپایداری مفصل زانو به هر علت بطور متوسط</w:t>
            </w:r>
          </w:p>
        </w:tc>
      </w:tr>
      <w:tr w:rsidR="007F6683" w:rsidRPr="00F733A3" w14:paraId="747C5D1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C1C15B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9788</w:t>
            </w:r>
          </w:p>
        </w:tc>
        <w:tc>
          <w:tcPr>
            <w:tcW w:w="1890" w:type="dxa"/>
          </w:tcPr>
          <w:p w14:paraId="1C7965E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7847C5C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شلی و ناپایداری مفصل زانو به هر علت بطور خفیف</w:t>
            </w:r>
          </w:p>
        </w:tc>
      </w:tr>
      <w:tr w:rsidR="007F6683" w:rsidRPr="00F733A3" w14:paraId="2929FEF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20BC22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9789</w:t>
            </w:r>
          </w:p>
        </w:tc>
        <w:tc>
          <w:tcPr>
            <w:tcW w:w="1890" w:type="dxa"/>
          </w:tcPr>
          <w:p w14:paraId="7825003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3E85AC2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خشکی مفصل زانو بطوری که محور ساق و ران در امتداد هم باشند</w:t>
            </w:r>
          </w:p>
        </w:tc>
      </w:tr>
      <w:tr w:rsidR="007F6683" w:rsidRPr="00F733A3" w14:paraId="62F6589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B26A59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9790</w:t>
            </w:r>
          </w:p>
        </w:tc>
        <w:tc>
          <w:tcPr>
            <w:tcW w:w="1890" w:type="dxa"/>
          </w:tcPr>
          <w:p w14:paraId="24AC631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0462F24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خم شدن مفصل زانو بطوریکه ساق تا 10 درجه روی ران خم شود</w:t>
            </w:r>
          </w:p>
        </w:tc>
      </w:tr>
      <w:tr w:rsidR="007F6683" w:rsidRPr="00F733A3" w14:paraId="6131AAA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FB1E39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9791</w:t>
            </w:r>
          </w:p>
        </w:tc>
        <w:tc>
          <w:tcPr>
            <w:tcW w:w="1890" w:type="dxa"/>
          </w:tcPr>
          <w:p w14:paraId="0675C57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6F245DD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خم شدن مفصل زانو بطوریکه ساق تا 20 درجه روی ران خم شود</w:t>
            </w:r>
          </w:p>
        </w:tc>
      </w:tr>
      <w:tr w:rsidR="007F6683" w:rsidRPr="00F733A3" w14:paraId="7176C75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96C612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9792</w:t>
            </w:r>
          </w:p>
        </w:tc>
        <w:tc>
          <w:tcPr>
            <w:tcW w:w="1890" w:type="dxa"/>
          </w:tcPr>
          <w:p w14:paraId="5DD897A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593F6E4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خم شدن مفصل زانو بطوریکه ساق تا 30 درجه روی ران خم شود</w:t>
            </w:r>
          </w:p>
        </w:tc>
      </w:tr>
      <w:tr w:rsidR="007F6683" w:rsidRPr="00F733A3" w14:paraId="39E3E4F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4C9AF1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9793</w:t>
            </w:r>
          </w:p>
        </w:tc>
        <w:tc>
          <w:tcPr>
            <w:tcW w:w="1890" w:type="dxa"/>
          </w:tcPr>
          <w:p w14:paraId="784DF90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6256E03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خم شدن مفصل زانو بطوریکه ساق تا 40 درجه روی ران خم شود</w:t>
            </w:r>
          </w:p>
        </w:tc>
      </w:tr>
      <w:tr w:rsidR="007F6683" w:rsidRPr="00F733A3" w14:paraId="23E193C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6D3827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9794</w:t>
            </w:r>
          </w:p>
        </w:tc>
        <w:tc>
          <w:tcPr>
            <w:tcW w:w="1890" w:type="dxa"/>
          </w:tcPr>
          <w:p w14:paraId="2B3FF10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4F0F955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خم شدن مفصل زانو بطوریکه ساق تا 50 درجه روی ران خم شود</w:t>
            </w:r>
          </w:p>
        </w:tc>
      </w:tr>
      <w:tr w:rsidR="007F6683" w:rsidRPr="00F733A3" w14:paraId="72FC2EA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FEF43B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9795</w:t>
            </w:r>
          </w:p>
        </w:tc>
        <w:tc>
          <w:tcPr>
            <w:tcW w:w="1890" w:type="dxa"/>
          </w:tcPr>
          <w:p w14:paraId="39047D3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7C44B5B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خم شدن مفصل زانو بطوریکه ساق تا 60 درجه روی ران خم شود</w:t>
            </w:r>
          </w:p>
        </w:tc>
      </w:tr>
      <w:tr w:rsidR="007F6683" w:rsidRPr="00F733A3" w14:paraId="30685D4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F96C29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9796</w:t>
            </w:r>
          </w:p>
        </w:tc>
        <w:tc>
          <w:tcPr>
            <w:tcW w:w="1890" w:type="dxa"/>
          </w:tcPr>
          <w:p w14:paraId="65B2FEE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1EEACA8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خم شدن مفصل زانو بطوریکه ساق تا 70 درجه روی ران خم شود</w:t>
            </w:r>
          </w:p>
        </w:tc>
      </w:tr>
      <w:tr w:rsidR="007F6683" w:rsidRPr="00F733A3" w14:paraId="4FD2930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ECE7A0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9797</w:t>
            </w:r>
          </w:p>
        </w:tc>
        <w:tc>
          <w:tcPr>
            <w:tcW w:w="1890" w:type="dxa"/>
          </w:tcPr>
          <w:p w14:paraId="422B47B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116AF8A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خم شدن مفصل زانو بطوریکه ساق تا 80 درجه روی ران خم شود</w:t>
            </w:r>
          </w:p>
        </w:tc>
      </w:tr>
      <w:tr w:rsidR="007F6683" w:rsidRPr="00F733A3" w14:paraId="2A8339B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C5E9A3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9798</w:t>
            </w:r>
          </w:p>
        </w:tc>
        <w:tc>
          <w:tcPr>
            <w:tcW w:w="1890" w:type="dxa"/>
          </w:tcPr>
          <w:p w14:paraId="344F8F7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6B40A83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خم شدن مفصل زانو بطوریکه ساق تا 90 درجه روی ران خم شود</w:t>
            </w:r>
          </w:p>
        </w:tc>
      </w:tr>
      <w:tr w:rsidR="007F6683" w:rsidRPr="00F733A3" w14:paraId="2D87018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749668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9799</w:t>
            </w:r>
          </w:p>
        </w:tc>
        <w:tc>
          <w:tcPr>
            <w:tcW w:w="1890" w:type="dxa"/>
          </w:tcPr>
          <w:p w14:paraId="25EE8B4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4B62EF6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خم شدن مفصل زانو بطوریکه ساق تا 100 درجه روی ران خم شود</w:t>
            </w:r>
          </w:p>
        </w:tc>
      </w:tr>
      <w:tr w:rsidR="007F6683" w:rsidRPr="00F733A3" w14:paraId="42F497E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F51AFD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9800</w:t>
            </w:r>
          </w:p>
        </w:tc>
        <w:tc>
          <w:tcPr>
            <w:tcW w:w="1890" w:type="dxa"/>
          </w:tcPr>
          <w:p w14:paraId="6BD2CBB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10DE808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خم شدن مفصل زانو بطوریکه ساق تا 110 درجه روی ران خم شود</w:t>
            </w:r>
          </w:p>
        </w:tc>
      </w:tr>
      <w:tr w:rsidR="007F6683" w:rsidRPr="00F733A3" w14:paraId="6DE19B7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C75286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9801</w:t>
            </w:r>
          </w:p>
        </w:tc>
        <w:tc>
          <w:tcPr>
            <w:tcW w:w="1890" w:type="dxa"/>
          </w:tcPr>
          <w:p w14:paraId="759ADD7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512E077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خم شدن مفصل زانو بطوریکه ساق بیش از 110 درجه روی ران خم شود</w:t>
            </w:r>
          </w:p>
        </w:tc>
      </w:tr>
      <w:tr w:rsidR="007F6683" w:rsidRPr="00F733A3" w14:paraId="74248BD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3166E1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9802</w:t>
            </w:r>
          </w:p>
        </w:tc>
        <w:tc>
          <w:tcPr>
            <w:tcW w:w="1890" w:type="dxa"/>
          </w:tcPr>
          <w:p w14:paraId="0E8A290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6554754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انحراف زانو به سمت داخل بطوریکه از 15 تا 17 درجه با محور میانی بدن زاویه بسازد</w:t>
            </w:r>
          </w:p>
        </w:tc>
      </w:tr>
      <w:tr w:rsidR="007F6683" w:rsidRPr="00F733A3" w14:paraId="7F029B6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916CAB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9803</w:t>
            </w:r>
          </w:p>
        </w:tc>
        <w:tc>
          <w:tcPr>
            <w:tcW w:w="1890" w:type="dxa"/>
          </w:tcPr>
          <w:p w14:paraId="3A6CC80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7A4332D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انحراف زانو به سمت داخل بطوریکه از 18 تا 22 درجه با محور میانی بدن زاویه بسازد</w:t>
            </w:r>
          </w:p>
        </w:tc>
      </w:tr>
      <w:tr w:rsidR="007F6683" w:rsidRPr="00F733A3" w14:paraId="4C88237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2109FE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9806</w:t>
            </w:r>
          </w:p>
        </w:tc>
        <w:tc>
          <w:tcPr>
            <w:tcW w:w="1890" w:type="dxa"/>
          </w:tcPr>
          <w:p w14:paraId="72D3208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زانو</w:t>
            </w:r>
          </w:p>
        </w:tc>
        <w:tc>
          <w:tcPr>
            <w:tcW w:w="5579" w:type="dxa"/>
          </w:tcPr>
          <w:p w14:paraId="2893E36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انحراف زانو به سمت داخل بطوریکه از 31 تا 35 درجه با محور میانی بدن زاویه بسازد</w:t>
            </w:r>
          </w:p>
        </w:tc>
      </w:tr>
      <w:tr w:rsidR="007F6683" w:rsidRPr="00F733A3" w14:paraId="5A9CAF2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DC54A6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9807</w:t>
            </w:r>
          </w:p>
        </w:tc>
        <w:tc>
          <w:tcPr>
            <w:tcW w:w="1890" w:type="dxa"/>
          </w:tcPr>
          <w:p w14:paraId="34C4E1E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001C595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طبق استخوان درشت نی ساق هر پا با جابجایی بین 10 تا 19 درجه</w:t>
            </w:r>
          </w:p>
        </w:tc>
      </w:tr>
      <w:tr w:rsidR="007F6683" w:rsidRPr="00F733A3" w14:paraId="23D8454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7F7723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9808</w:t>
            </w:r>
          </w:p>
        </w:tc>
        <w:tc>
          <w:tcPr>
            <w:tcW w:w="1890" w:type="dxa"/>
          </w:tcPr>
          <w:p w14:paraId="7AE6499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6FA18E2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جداشدگی مفصل درشت نئی - نازک نئی تحتانی ساق هر پا</w:t>
            </w:r>
          </w:p>
        </w:tc>
      </w:tr>
      <w:tr w:rsidR="007F6683" w:rsidRPr="00F733A3" w14:paraId="3936C1B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AE6115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9809</w:t>
            </w:r>
          </w:p>
        </w:tc>
        <w:tc>
          <w:tcPr>
            <w:tcW w:w="1890" w:type="dxa"/>
          </w:tcPr>
          <w:p w14:paraId="273486C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25228AE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جداشدگی مفصل درشت نئی - نازک نئی فوقانی ساق هر پا</w:t>
            </w:r>
          </w:p>
        </w:tc>
      </w:tr>
      <w:tr w:rsidR="007F6683" w:rsidRPr="00F733A3" w14:paraId="597C775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4B34E0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9818</w:t>
            </w:r>
          </w:p>
        </w:tc>
        <w:tc>
          <w:tcPr>
            <w:tcW w:w="1890" w:type="dxa"/>
          </w:tcPr>
          <w:p w14:paraId="6DC3FD6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12DD93D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ساق پا از محل مفصل زانو</w:t>
            </w:r>
          </w:p>
        </w:tc>
      </w:tr>
      <w:tr w:rsidR="007F6683" w:rsidRPr="00F733A3" w14:paraId="6EA113A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6FB2A3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9819</w:t>
            </w:r>
          </w:p>
        </w:tc>
        <w:tc>
          <w:tcPr>
            <w:tcW w:w="1890" w:type="dxa"/>
          </w:tcPr>
          <w:p w14:paraId="3C8F18C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58B68F3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ساق پا وقتی 7.5 سانتی متر یا کمتر از آن تا زانو باقی مانده باشد</w:t>
            </w:r>
          </w:p>
        </w:tc>
      </w:tr>
      <w:tr w:rsidR="007F6683" w:rsidRPr="00F733A3" w14:paraId="3E8BE7A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47C1CB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9820</w:t>
            </w:r>
          </w:p>
        </w:tc>
        <w:tc>
          <w:tcPr>
            <w:tcW w:w="1890" w:type="dxa"/>
          </w:tcPr>
          <w:p w14:paraId="1865E4D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180979A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ساق پا وقتی بیش از 7.5 سانتی متر از ساق تا زانو باقی مانده باشد</w:t>
            </w:r>
          </w:p>
        </w:tc>
      </w:tr>
      <w:tr w:rsidR="007F6683" w:rsidRPr="00F733A3" w14:paraId="4E47AEA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844086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9821</w:t>
            </w:r>
          </w:p>
        </w:tc>
        <w:tc>
          <w:tcPr>
            <w:tcW w:w="1890" w:type="dxa"/>
          </w:tcPr>
          <w:p w14:paraId="050248F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43B6938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شکستگی طبق استخوان درشت نی ساق هر پا با جابجایی بیش از 30 درجه </w:t>
            </w:r>
          </w:p>
        </w:tc>
      </w:tr>
      <w:tr w:rsidR="007F6683" w:rsidRPr="00F733A3" w14:paraId="012B98E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F038D5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9822</w:t>
            </w:r>
          </w:p>
        </w:tc>
        <w:tc>
          <w:tcPr>
            <w:tcW w:w="1890" w:type="dxa"/>
          </w:tcPr>
          <w:p w14:paraId="365117B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6006D52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طبق استخوان درشت نی ساق هر پا با جابجایی بین 25 تا 29 درجه</w:t>
            </w:r>
          </w:p>
        </w:tc>
      </w:tr>
      <w:tr w:rsidR="007F6683" w:rsidRPr="00F733A3" w14:paraId="2FD37B0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094983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9823</w:t>
            </w:r>
          </w:p>
        </w:tc>
        <w:tc>
          <w:tcPr>
            <w:tcW w:w="1890" w:type="dxa"/>
          </w:tcPr>
          <w:p w14:paraId="5F9FB9A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0DA28BA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استخوانی نازک نی هر ساق پا</w:t>
            </w:r>
          </w:p>
        </w:tc>
      </w:tr>
      <w:tr w:rsidR="007F6683" w:rsidRPr="00F733A3" w14:paraId="0EBE81C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F247A3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9824</w:t>
            </w:r>
          </w:p>
        </w:tc>
        <w:tc>
          <w:tcPr>
            <w:tcW w:w="1890" w:type="dxa"/>
          </w:tcPr>
          <w:p w14:paraId="1571575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382F6EE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غلاف عضلات ساق هر پا که باعث فتق عضله گردد</w:t>
            </w:r>
          </w:p>
        </w:tc>
      </w:tr>
      <w:tr w:rsidR="007F6683" w:rsidRPr="00F733A3" w14:paraId="7AF5979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D84FA9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9825</w:t>
            </w:r>
          </w:p>
        </w:tc>
        <w:tc>
          <w:tcPr>
            <w:tcW w:w="1890" w:type="dxa"/>
          </w:tcPr>
          <w:p w14:paraId="318F650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6522968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بافت نرم اطراف شکستگی در اثر فشار قطعات استخوانی شکسته شده ساق</w:t>
            </w:r>
          </w:p>
        </w:tc>
      </w:tr>
      <w:tr w:rsidR="007F6683" w:rsidRPr="00F733A3" w14:paraId="5E05915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AC5D1A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9826</w:t>
            </w:r>
          </w:p>
        </w:tc>
        <w:tc>
          <w:tcPr>
            <w:tcW w:w="1890" w:type="dxa"/>
          </w:tcPr>
          <w:p w14:paraId="5207C98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0FCA46A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هر گونه عمل جراحی عمیق ری ساق پا</w:t>
            </w:r>
          </w:p>
        </w:tc>
      </w:tr>
      <w:tr w:rsidR="007F6683" w:rsidRPr="00F733A3" w14:paraId="5EEE21F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6A5AF8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9827</w:t>
            </w:r>
          </w:p>
        </w:tc>
        <w:tc>
          <w:tcPr>
            <w:tcW w:w="1890" w:type="dxa"/>
          </w:tcPr>
          <w:p w14:paraId="6D4C216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1CAAC90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طبق استخوان درشت نی ساق هر پا بدون جابجایی ( کمتر از 5 درجه )</w:t>
            </w:r>
          </w:p>
        </w:tc>
      </w:tr>
      <w:tr w:rsidR="007F6683" w:rsidRPr="00F733A3" w14:paraId="768467B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09A3BE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9828</w:t>
            </w:r>
          </w:p>
        </w:tc>
        <w:tc>
          <w:tcPr>
            <w:tcW w:w="1890" w:type="dxa"/>
          </w:tcPr>
          <w:p w14:paraId="67F8DCB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5138438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طبق استخوان درشت نی ساق هر پا با جابجایی بین 5 تا 9 درجه</w:t>
            </w:r>
          </w:p>
        </w:tc>
      </w:tr>
      <w:tr w:rsidR="007F6683" w:rsidRPr="00F733A3" w14:paraId="5339494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08BBC1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9829</w:t>
            </w:r>
          </w:p>
        </w:tc>
        <w:tc>
          <w:tcPr>
            <w:tcW w:w="1890" w:type="dxa"/>
          </w:tcPr>
          <w:p w14:paraId="1BBC55E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2338C06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استخوانی درشت نی هر ساق پا</w:t>
            </w:r>
          </w:p>
        </w:tc>
      </w:tr>
      <w:tr w:rsidR="007F6683" w:rsidRPr="00F733A3" w14:paraId="10040C3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7BD85F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9830</w:t>
            </w:r>
          </w:p>
        </w:tc>
        <w:tc>
          <w:tcPr>
            <w:tcW w:w="1890" w:type="dxa"/>
          </w:tcPr>
          <w:p w14:paraId="1CC9CFD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ساق پا</w:t>
            </w:r>
          </w:p>
        </w:tc>
        <w:tc>
          <w:tcPr>
            <w:tcW w:w="5579" w:type="dxa"/>
          </w:tcPr>
          <w:p w14:paraId="0536526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طبق استخوان درشت نی ساق هر پا با جابجایی بین 20 تا 24 درجه</w:t>
            </w:r>
          </w:p>
        </w:tc>
      </w:tr>
      <w:tr w:rsidR="007F6683" w:rsidRPr="00F733A3" w14:paraId="219880E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65568C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9831</w:t>
            </w:r>
          </w:p>
        </w:tc>
        <w:tc>
          <w:tcPr>
            <w:tcW w:w="1890" w:type="dxa"/>
          </w:tcPr>
          <w:p w14:paraId="15A283F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پا</w:t>
            </w:r>
          </w:p>
        </w:tc>
        <w:tc>
          <w:tcPr>
            <w:tcW w:w="5579" w:type="dxa"/>
          </w:tcPr>
          <w:p w14:paraId="16ADB8D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پا در حرکت پا به سمت قدام ساق پا از 1 تا 10 درجه باشد</w:t>
            </w:r>
          </w:p>
        </w:tc>
      </w:tr>
      <w:tr w:rsidR="007F6683" w:rsidRPr="00F733A3" w14:paraId="2EB30FE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295AFE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9832</w:t>
            </w:r>
          </w:p>
        </w:tc>
        <w:tc>
          <w:tcPr>
            <w:tcW w:w="1890" w:type="dxa"/>
          </w:tcPr>
          <w:p w14:paraId="7389FB2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پا</w:t>
            </w:r>
          </w:p>
        </w:tc>
        <w:tc>
          <w:tcPr>
            <w:tcW w:w="5579" w:type="dxa"/>
          </w:tcPr>
          <w:p w14:paraId="0F75A12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پا از ناحیه مچ همراه پاشنه پا</w:t>
            </w:r>
          </w:p>
        </w:tc>
      </w:tr>
      <w:tr w:rsidR="007F6683" w:rsidRPr="00F733A3" w14:paraId="1A00AF5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67520F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9833</w:t>
            </w:r>
          </w:p>
        </w:tc>
        <w:tc>
          <w:tcPr>
            <w:tcW w:w="1890" w:type="dxa"/>
          </w:tcPr>
          <w:p w14:paraId="767EE26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مچ پا</w:t>
            </w:r>
          </w:p>
        </w:tc>
        <w:tc>
          <w:tcPr>
            <w:tcW w:w="5579" w:type="dxa"/>
          </w:tcPr>
          <w:p w14:paraId="7CC12DA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پا از ناحیه مچ بدون پاشنه پا</w:t>
            </w:r>
          </w:p>
        </w:tc>
      </w:tr>
      <w:tr w:rsidR="007F6683" w:rsidRPr="00F733A3" w14:paraId="3F748B9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753707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9834</w:t>
            </w:r>
          </w:p>
        </w:tc>
        <w:tc>
          <w:tcPr>
            <w:tcW w:w="1890" w:type="dxa"/>
          </w:tcPr>
          <w:p w14:paraId="470DCF6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پا</w:t>
            </w:r>
          </w:p>
        </w:tc>
        <w:tc>
          <w:tcPr>
            <w:tcW w:w="5579" w:type="dxa"/>
          </w:tcPr>
          <w:p w14:paraId="77DB9F2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هر یک از استخوانهای کف پایی اول تا پنجم با بهبودی کامل</w:t>
            </w:r>
          </w:p>
        </w:tc>
      </w:tr>
      <w:tr w:rsidR="007F6683" w:rsidRPr="00F733A3" w14:paraId="5B75C8A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51C923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9835</w:t>
            </w:r>
          </w:p>
        </w:tc>
        <w:tc>
          <w:tcPr>
            <w:tcW w:w="1890" w:type="dxa"/>
          </w:tcPr>
          <w:p w14:paraId="64236C0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پا</w:t>
            </w:r>
          </w:p>
        </w:tc>
        <w:tc>
          <w:tcPr>
            <w:tcW w:w="5579" w:type="dxa"/>
          </w:tcPr>
          <w:p w14:paraId="3DF42D2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اولین استخوان کف پایی همراه درد و ترمیم زاویه دار در محل شکستگی</w:t>
            </w:r>
          </w:p>
        </w:tc>
      </w:tr>
      <w:tr w:rsidR="007F6683" w:rsidRPr="00F733A3" w14:paraId="7BC1644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09F761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9836</w:t>
            </w:r>
          </w:p>
        </w:tc>
        <w:tc>
          <w:tcPr>
            <w:tcW w:w="1890" w:type="dxa"/>
          </w:tcPr>
          <w:p w14:paraId="108194B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پا</w:t>
            </w:r>
          </w:p>
        </w:tc>
        <w:tc>
          <w:tcPr>
            <w:tcW w:w="5579" w:type="dxa"/>
          </w:tcPr>
          <w:p w14:paraId="5632F3D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هر یک از استخوانهای کف پایی اول تا پنجم با بهبودی کامل</w:t>
            </w:r>
          </w:p>
        </w:tc>
      </w:tr>
      <w:tr w:rsidR="007F6683" w:rsidRPr="00F733A3" w14:paraId="125CBCE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5301A0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9837</w:t>
            </w:r>
          </w:p>
        </w:tc>
        <w:tc>
          <w:tcPr>
            <w:tcW w:w="1890" w:type="dxa"/>
          </w:tcPr>
          <w:p w14:paraId="6164827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پا</w:t>
            </w:r>
          </w:p>
        </w:tc>
        <w:tc>
          <w:tcPr>
            <w:tcW w:w="5579" w:type="dxa"/>
          </w:tcPr>
          <w:p w14:paraId="67ED36D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اولین استخوان کف پای بدون انگشت</w:t>
            </w:r>
          </w:p>
        </w:tc>
      </w:tr>
      <w:tr w:rsidR="007F6683" w:rsidRPr="00F733A3" w14:paraId="79B2303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AC6CC1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9840</w:t>
            </w:r>
          </w:p>
        </w:tc>
        <w:tc>
          <w:tcPr>
            <w:tcW w:w="1890" w:type="dxa"/>
          </w:tcPr>
          <w:p w14:paraId="0791869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پا</w:t>
            </w:r>
          </w:p>
        </w:tc>
        <w:tc>
          <w:tcPr>
            <w:tcW w:w="5579" w:type="dxa"/>
          </w:tcPr>
          <w:p w14:paraId="74E4698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کف هر پا بدون انگشتان</w:t>
            </w:r>
          </w:p>
        </w:tc>
      </w:tr>
      <w:tr w:rsidR="007F6683" w:rsidRPr="00F733A3" w14:paraId="38EF5D8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3F1BBA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9841</w:t>
            </w:r>
          </w:p>
        </w:tc>
        <w:tc>
          <w:tcPr>
            <w:tcW w:w="1890" w:type="dxa"/>
          </w:tcPr>
          <w:p w14:paraId="2BB7C1C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پا</w:t>
            </w:r>
          </w:p>
        </w:tc>
        <w:tc>
          <w:tcPr>
            <w:tcW w:w="5579" w:type="dxa"/>
          </w:tcPr>
          <w:p w14:paraId="4391517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پنجمین استخوان کف پایی همراه درد و ترمیم زاویه دار در محل شکستگی</w:t>
            </w:r>
          </w:p>
        </w:tc>
      </w:tr>
      <w:tr w:rsidR="007F6683" w:rsidRPr="00F733A3" w14:paraId="2C34BFE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1E4FF2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9842</w:t>
            </w:r>
          </w:p>
        </w:tc>
        <w:tc>
          <w:tcPr>
            <w:tcW w:w="1890" w:type="dxa"/>
          </w:tcPr>
          <w:p w14:paraId="591E657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پا</w:t>
            </w:r>
          </w:p>
        </w:tc>
        <w:tc>
          <w:tcPr>
            <w:tcW w:w="5579" w:type="dxa"/>
          </w:tcPr>
          <w:p w14:paraId="7E26A92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دومین تا چهارمین استخوان کف پایی همراه درد و ترمیم زاویه دار در محل شکستگی</w:t>
            </w:r>
          </w:p>
        </w:tc>
      </w:tr>
      <w:tr w:rsidR="007F6683" w:rsidRPr="00F733A3" w14:paraId="1CD1774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EB295F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9843</w:t>
            </w:r>
          </w:p>
        </w:tc>
        <w:tc>
          <w:tcPr>
            <w:tcW w:w="1890" w:type="dxa"/>
          </w:tcPr>
          <w:p w14:paraId="24304CD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پا</w:t>
            </w:r>
          </w:p>
        </w:tc>
        <w:tc>
          <w:tcPr>
            <w:tcW w:w="5579" w:type="dxa"/>
          </w:tcPr>
          <w:p w14:paraId="6C01D19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ناتوانی در انتقال وزن بدنبال شکستگی اولین استخوان کف پایی</w:t>
            </w:r>
          </w:p>
        </w:tc>
      </w:tr>
      <w:tr w:rsidR="007F6683" w:rsidRPr="00F733A3" w14:paraId="3F80865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AD8A87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9844</w:t>
            </w:r>
          </w:p>
        </w:tc>
        <w:tc>
          <w:tcPr>
            <w:tcW w:w="1890" w:type="dxa"/>
          </w:tcPr>
          <w:p w14:paraId="54C4C63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پا</w:t>
            </w:r>
          </w:p>
        </w:tc>
        <w:tc>
          <w:tcPr>
            <w:tcW w:w="5579" w:type="dxa"/>
          </w:tcPr>
          <w:p w14:paraId="1BF5CB2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ناتوانی در انتقال وزن بدنبال شکستگی دومین تا چهارمین استخوان کف پایی</w:t>
            </w:r>
          </w:p>
        </w:tc>
      </w:tr>
      <w:tr w:rsidR="007F6683" w:rsidRPr="00F733A3" w14:paraId="6260F7F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0ADACC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9845</w:t>
            </w:r>
          </w:p>
        </w:tc>
        <w:tc>
          <w:tcPr>
            <w:tcW w:w="1890" w:type="dxa"/>
          </w:tcPr>
          <w:p w14:paraId="61C99EC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پا</w:t>
            </w:r>
          </w:p>
        </w:tc>
        <w:tc>
          <w:tcPr>
            <w:tcW w:w="5579" w:type="dxa"/>
          </w:tcPr>
          <w:p w14:paraId="0EDD7F1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ناتوانی در انتقال وزن بدنبال شکستگی پنجمین استخوان کف پایی</w:t>
            </w:r>
          </w:p>
        </w:tc>
      </w:tr>
      <w:tr w:rsidR="007F6683" w:rsidRPr="00F733A3" w14:paraId="2342B87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D16509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9846</w:t>
            </w:r>
          </w:p>
        </w:tc>
        <w:tc>
          <w:tcPr>
            <w:tcW w:w="1890" w:type="dxa"/>
          </w:tcPr>
          <w:p w14:paraId="1C1EAD1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کف پا</w:t>
            </w:r>
          </w:p>
        </w:tc>
        <w:tc>
          <w:tcPr>
            <w:tcW w:w="5579" w:type="dxa"/>
          </w:tcPr>
          <w:p w14:paraId="5FE304F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هر یک از استخوانهای کف پایی اول تا پنجم با بهبودی کامل</w:t>
            </w:r>
          </w:p>
        </w:tc>
      </w:tr>
      <w:tr w:rsidR="007F6683" w:rsidRPr="00F733A3" w14:paraId="502DBA8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1AACE2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9847</w:t>
            </w:r>
          </w:p>
        </w:tc>
        <w:tc>
          <w:tcPr>
            <w:tcW w:w="1890" w:type="dxa"/>
          </w:tcPr>
          <w:p w14:paraId="20B34E6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آسیب عصب دوازدهم </w:t>
            </w:r>
          </w:p>
        </w:tc>
        <w:tc>
          <w:tcPr>
            <w:tcW w:w="5579" w:type="dxa"/>
          </w:tcPr>
          <w:p w14:paraId="19D309D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یک طرفه عصب دوازدهم</w:t>
            </w:r>
          </w:p>
        </w:tc>
      </w:tr>
      <w:tr w:rsidR="007F6683" w:rsidRPr="00F733A3" w14:paraId="4391B9A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55987B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9848</w:t>
            </w:r>
          </w:p>
        </w:tc>
        <w:tc>
          <w:tcPr>
            <w:tcW w:w="1890" w:type="dxa"/>
          </w:tcPr>
          <w:p w14:paraId="56B8339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آسیب عصب دوازدهم </w:t>
            </w:r>
          </w:p>
        </w:tc>
        <w:tc>
          <w:tcPr>
            <w:tcW w:w="5579" w:type="dxa"/>
          </w:tcPr>
          <w:p w14:paraId="739F5BC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عصب دوازدهم مغزی</w:t>
            </w:r>
          </w:p>
        </w:tc>
      </w:tr>
      <w:tr w:rsidR="007F6683" w:rsidRPr="00F733A3" w14:paraId="1E519BF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88C81B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9850</w:t>
            </w:r>
          </w:p>
        </w:tc>
        <w:tc>
          <w:tcPr>
            <w:tcW w:w="1890" w:type="dxa"/>
          </w:tcPr>
          <w:p w14:paraId="5158B32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سر و صورت</w:t>
            </w:r>
          </w:p>
        </w:tc>
        <w:tc>
          <w:tcPr>
            <w:tcW w:w="5579" w:type="dxa"/>
          </w:tcPr>
          <w:p w14:paraId="52DDB41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کل موی سر مرد با رویش مجدد آن</w:t>
            </w:r>
          </w:p>
        </w:tc>
      </w:tr>
      <w:tr w:rsidR="007F6683" w:rsidRPr="00F733A3" w14:paraId="7F7C740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D7FCA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9852</w:t>
            </w:r>
          </w:p>
        </w:tc>
        <w:tc>
          <w:tcPr>
            <w:tcW w:w="1890" w:type="dxa"/>
          </w:tcPr>
          <w:p w14:paraId="6804BB4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سر و صورت</w:t>
            </w:r>
          </w:p>
        </w:tc>
        <w:tc>
          <w:tcPr>
            <w:tcW w:w="5579" w:type="dxa"/>
          </w:tcPr>
          <w:p w14:paraId="1890A0F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کل موی سر زن با رویش مجدد آن</w:t>
            </w:r>
          </w:p>
        </w:tc>
      </w:tr>
      <w:tr w:rsidR="007F6683" w:rsidRPr="00F733A3" w14:paraId="206C8D2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47C2F3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9855</w:t>
            </w:r>
          </w:p>
        </w:tc>
        <w:tc>
          <w:tcPr>
            <w:tcW w:w="1890" w:type="dxa"/>
          </w:tcPr>
          <w:p w14:paraId="0B2D63B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سر و صورت</w:t>
            </w:r>
          </w:p>
        </w:tc>
        <w:tc>
          <w:tcPr>
            <w:tcW w:w="5579" w:type="dxa"/>
          </w:tcPr>
          <w:p w14:paraId="67576FE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هر سانتی متر مربع از موی سر و صورت مرد بدون رویش مجدد آن</w:t>
            </w:r>
          </w:p>
        </w:tc>
      </w:tr>
      <w:tr w:rsidR="007F6683" w:rsidRPr="00F733A3" w14:paraId="7F893BA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F70707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9856</w:t>
            </w:r>
          </w:p>
        </w:tc>
        <w:tc>
          <w:tcPr>
            <w:tcW w:w="1890" w:type="dxa"/>
          </w:tcPr>
          <w:p w14:paraId="1796F71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سر و صورت</w:t>
            </w:r>
          </w:p>
        </w:tc>
        <w:tc>
          <w:tcPr>
            <w:tcW w:w="5579" w:type="dxa"/>
          </w:tcPr>
          <w:p w14:paraId="15913AC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هر سانتی متر مربع از موی سر زن بدون رویش مجدد آن</w:t>
            </w:r>
          </w:p>
        </w:tc>
      </w:tr>
      <w:tr w:rsidR="007F6683" w:rsidRPr="00F733A3" w14:paraId="155EC76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EC1B76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9857</w:t>
            </w:r>
          </w:p>
        </w:tc>
        <w:tc>
          <w:tcPr>
            <w:tcW w:w="1890" w:type="dxa"/>
          </w:tcPr>
          <w:p w14:paraId="78A5C68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سر و صورت</w:t>
            </w:r>
          </w:p>
        </w:tc>
        <w:tc>
          <w:tcPr>
            <w:tcW w:w="5579" w:type="dxa"/>
          </w:tcPr>
          <w:p w14:paraId="0ABD25C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هر سانتی متر مربع از موی سر زن یا مرد با رویش مجدد آن</w:t>
            </w:r>
          </w:p>
        </w:tc>
      </w:tr>
      <w:tr w:rsidR="007F6683" w:rsidRPr="00F733A3" w14:paraId="1E34374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01506F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9860</w:t>
            </w:r>
          </w:p>
        </w:tc>
        <w:tc>
          <w:tcPr>
            <w:tcW w:w="1890" w:type="dxa"/>
          </w:tcPr>
          <w:p w14:paraId="71B953A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ابرو</w:t>
            </w:r>
          </w:p>
        </w:tc>
        <w:tc>
          <w:tcPr>
            <w:tcW w:w="5579" w:type="dxa"/>
          </w:tcPr>
          <w:p w14:paraId="6DCAF55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بردن موهای هر ابرو در زن یا مرد با رویش مجدد آن</w:t>
            </w:r>
          </w:p>
        </w:tc>
      </w:tr>
      <w:tr w:rsidR="007F6683" w:rsidRPr="00F733A3" w14:paraId="5173489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439325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9861</w:t>
            </w:r>
          </w:p>
        </w:tc>
        <w:tc>
          <w:tcPr>
            <w:tcW w:w="1890" w:type="dxa"/>
          </w:tcPr>
          <w:p w14:paraId="314D69D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ابرو</w:t>
            </w:r>
          </w:p>
        </w:tc>
        <w:tc>
          <w:tcPr>
            <w:tcW w:w="5579" w:type="dxa"/>
          </w:tcPr>
          <w:p w14:paraId="01E1E0A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بردن موهای بخشی از ابروی زن یا مرد بدون رویش مجدد آن</w:t>
            </w:r>
          </w:p>
        </w:tc>
      </w:tr>
      <w:tr w:rsidR="007F6683" w:rsidRPr="00F733A3" w14:paraId="78E2734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EB3D8D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9862</w:t>
            </w:r>
          </w:p>
        </w:tc>
        <w:tc>
          <w:tcPr>
            <w:tcW w:w="1890" w:type="dxa"/>
          </w:tcPr>
          <w:p w14:paraId="64928BB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ابرو</w:t>
            </w:r>
          </w:p>
        </w:tc>
        <w:tc>
          <w:tcPr>
            <w:tcW w:w="5579" w:type="dxa"/>
          </w:tcPr>
          <w:p w14:paraId="6507D77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بردن موهای بخشی از ابروی چپ زن یا مرد با رویش مجدد آن</w:t>
            </w:r>
          </w:p>
        </w:tc>
      </w:tr>
      <w:tr w:rsidR="007F6683" w:rsidRPr="00F733A3" w14:paraId="1AE3249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26C823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9864</w:t>
            </w:r>
          </w:p>
        </w:tc>
        <w:tc>
          <w:tcPr>
            <w:tcW w:w="1890" w:type="dxa"/>
          </w:tcPr>
          <w:p w14:paraId="37CB7C2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پلک</w:t>
            </w:r>
          </w:p>
        </w:tc>
        <w:tc>
          <w:tcPr>
            <w:tcW w:w="5579" w:type="dxa"/>
          </w:tcPr>
          <w:p w14:paraId="1465A7C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کامل موهای هر پلک در زن یا مرد بدون رویش مجدد آن</w:t>
            </w:r>
          </w:p>
        </w:tc>
      </w:tr>
      <w:tr w:rsidR="007F6683" w:rsidRPr="00F733A3" w14:paraId="482EED3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6FF626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9865</w:t>
            </w:r>
          </w:p>
        </w:tc>
        <w:tc>
          <w:tcPr>
            <w:tcW w:w="1890" w:type="dxa"/>
          </w:tcPr>
          <w:p w14:paraId="5E6F40C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پلک</w:t>
            </w:r>
          </w:p>
        </w:tc>
        <w:tc>
          <w:tcPr>
            <w:tcW w:w="5579" w:type="dxa"/>
          </w:tcPr>
          <w:p w14:paraId="6D148B3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بخشی از موهای هر پلک در زن یا مرد با رویش مجدد آن</w:t>
            </w:r>
          </w:p>
        </w:tc>
      </w:tr>
      <w:tr w:rsidR="007F6683" w:rsidRPr="00F733A3" w14:paraId="2F0BEAA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B50390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9866</w:t>
            </w:r>
          </w:p>
        </w:tc>
        <w:tc>
          <w:tcPr>
            <w:tcW w:w="1890" w:type="dxa"/>
          </w:tcPr>
          <w:p w14:paraId="5FA831F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پلک</w:t>
            </w:r>
          </w:p>
        </w:tc>
        <w:tc>
          <w:tcPr>
            <w:tcW w:w="5579" w:type="dxa"/>
          </w:tcPr>
          <w:p w14:paraId="5291663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بخشی از موهای هر پلک در زن یا مرد بدون رویش مجدد آن</w:t>
            </w:r>
          </w:p>
        </w:tc>
      </w:tr>
      <w:tr w:rsidR="007F6683" w:rsidRPr="00F733A3" w14:paraId="5C67BB9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736073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9869</w:t>
            </w:r>
          </w:p>
        </w:tc>
        <w:tc>
          <w:tcPr>
            <w:tcW w:w="1890" w:type="dxa"/>
          </w:tcPr>
          <w:p w14:paraId="6EBFE78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53220D5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بردن بخشی از نرمه بینی به جز نوک بینی</w:t>
            </w:r>
          </w:p>
        </w:tc>
      </w:tr>
      <w:tr w:rsidR="007F6683" w:rsidRPr="00F733A3" w14:paraId="07E3B3C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293A38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9871</w:t>
            </w:r>
          </w:p>
        </w:tc>
        <w:tc>
          <w:tcPr>
            <w:tcW w:w="1890" w:type="dxa"/>
          </w:tcPr>
          <w:p w14:paraId="44F4996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76ADE2D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بردن هر یک از سوراخهای بینی ( دیواره خارجی هر سوراخ بینی به طور کامل از بین برود )</w:t>
            </w:r>
          </w:p>
        </w:tc>
      </w:tr>
      <w:tr w:rsidR="007F6683" w:rsidRPr="00F733A3" w14:paraId="0211719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574041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9876</w:t>
            </w:r>
          </w:p>
        </w:tc>
        <w:tc>
          <w:tcPr>
            <w:tcW w:w="1890" w:type="dxa"/>
          </w:tcPr>
          <w:p w14:paraId="0ECE1F2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148D0BF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استخوان بینی یا از بین بردن مقداری از استخوان بینی که نرمه آن قبلا از بین رفته است</w:t>
            </w:r>
          </w:p>
        </w:tc>
      </w:tr>
      <w:tr w:rsidR="007F6683" w:rsidRPr="00F733A3" w14:paraId="2735C8F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23FFD7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9879</w:t>
            </w:r>
          </w:p>
        </w:tc>
        <w:tc>
          <w:tcPr>
            <w:tcW w:w="1890" w:type="dxa"/>
          </w:tcPr>
          <w:p w14:paraId="1BEC3E0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5114D4D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خار قدامی بینی</w:t>
            </w:r>
          </w:p>
        </w:tc>
      </w:tr>
      <w:tr w:rsidR="007F6683" w:rsidRPr="00F733A3" w14:paraId="3650974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56C9B6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9880</w:t>
            </w:r>
          </w:p>
        </w:tc>
        <w:tc>
          <w:tcPr>
            <w:tcW w:w="1890" w:type="dxa"/>
          </w:tcPr>
          <w:p w14:paraId="4292A42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0EB0F91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شاخک تحتانی بینی</w:t>
            </w:r>
          </w:p>
        </w:tc>
      </w:tr>
      <w:tr w:rsidR="007F6683" w:rsidRPr="00F733A3" w14:paraId="6C06DF5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CC9952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9881</w:t>
            </w:r>
          </w:p>
        </w:tc>
        <w:tc>
          <w:tcPr>
            <w:tcW w:w="1890" w:type="dxa"/>
          </w:tcPr>
          <w:p w14:paraId="6C6AEE4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5D42F03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پره بینی ( دیواره خارجی بینی ) بطوری که محیط مجرای بینی پاره شود</w:t>
            </w:r>
          </w:p>
        </w:tc>
      </w:tr>
      <w:tr w:rsidR="007F6683" w:rsidRPr="00F733A3" w14:paraId="45FF836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EB24F7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9882</w:t>
            </w:r>
          </w:p>
        </w:tc>
        <w:tc>
          <w:tcPr>
            <w:tcW w:w="1890" w:type="dxa"/>
          </w:tcPr>
          <w:p w14:paraId="799F59A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71402CB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جراحتی که از سطح خارجی یک طرف بینی وارد حفره همان طرف بینی شود بدون پارگی محیط مجرای بینی</w:t>
            </w:r>
          </w:p>
        </w:tc>
      </w:tr>
      <w:tr w:rsidR="007F6683" w:rsidRPr="00F733A3" w14:paraId="0EEBE97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660DF0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9883</w:t>
            </w:r>
          </w:p>
        </w:tc>
        <w:tc>
          <w:tcPr>
            <w:tcW w:w="1890" w:type="dxa"/>
          </w:tcPr>
          <w:p w14:paraId="7D5A17B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044CBC9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سوراخ شدن دیواره میانی بینی در صورت عدم بهبودی</w:t>
            </w:r>
          </w:p>
        </w:tc>
      </w:tr>
      <w:tr w:rsidR="007F6683" w:rsidRPr="00F733A3" w14:paraId="0E897F3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B68305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9884</w:t>
            </w:r>
          </w:p>
        </w:tc>
        <w:tc>
          <w:tcPr>
            <w:tcW w:w="1890" w:type="dxa"/>
          </w:tcPr>
          <w:p w14:paraId="3712E5E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6B0A8B2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استخوانی بینی بدون شکستگی بالینی ( با توجه به میزان آسیب )</w:t>
            </w:r>
          </w:p>
        </w:tc>
      </w:tr>
      <w:tr w:rsidR="007F6683" w:rsidRPr="00F733A3" w14:paraId="0D87BCC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BE2E47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9885</w:t>
            </w:r>
          </w:p>
        </w:tc>
        <w:tc>
          <w:tcPr>
            <w:tcW w:w="1890" w:type="dxa"/>
          </w:tcPr>
          <w:p w14:paraId="5A63372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2B483E3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غضروف بینی ( با توجه به میزان آسیب )</w:t>
            </w:r>
          </w:p>
        </w:tc>
      </w:tr>
      <w:tr w:rsidR="007F6683" w:rsidRPr="00F733A3" w14:paraId="4147188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B617D8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9886</w:t>
            </w:r>
          </w:p>
        </w:tc>
        <w:tc>
          <w:tcPr>
            <w:tcW w:w="1890" w:type="dxa"/>
          </w:tcPr>
          <w:p w14:paraId="561A559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4B52C47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انسداد یک مجرای بینی بطور کامل و دائمی بدون اشکال در تنفس</w:t>
            </w:r>
          </w:p>
        </w:tc>
      </w:tr>
      <w:tr w:rsidR="007F6683" w:rsidRPr="00F733A3" w14:paraId="775EEFF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F8538C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9887</w:t>
            </w:r>
          </w:p>
        </w:tc>
        <w:tc>
          <w:tcPr>
            <w:tcW w:w="1890" w:type="dxa"/>
          </w:tcPr>
          <w:p w14:paraId="14E0118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730DE6D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زیر مخاطی در دیواره میانی بینی (هاتوم سپتوم )</w:t>
            </w:r>
          </w:p>
        </w:tc>
      </w:tr>
      <w:tr w:rsidR="007F6683" w:rsidRPr="00F733A3" w14:paraId="7481D51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029F49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9888</w:t>
            </w:r>
          </w:p>
        </w:tc>
        <w:tc>
          <w:tcPr>
            <w:tcW w:w="1890" w:type="dxa"/>
          </w:tcPr>
          <w:p w14:paraId="3497F39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بینی</w:t>
            </w:r>
          </w:p>
        </w:tc>
        <w:tc>
          <w:tcPr>
            <w:tcW w:w="5579" w:type="dxa"/>
          </w:tcPr>
          <w:p w14:paraId="4468689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مجازی تنفسی به گونه ای که تنگی نفس هنگام استراحت ندارد ، هنگام فعالیت عادی ندارد ، هنگام فعالیت شدید ندارد ، هنگام انسداد نسبی مجازی تنفسی دارد و نیاز به تهویه مکانیکی نیست</w:t>
            </w:r>
          </w:p>
        </w:tc>
      </w:tr>
      <w:tr w:rsidR="007F6683" w:rsidRPr="00F733A3" w14:paraId="369D3F0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3D93BA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9893</w:t>
            </w:r>
          </w:p>
        </w:tc>
        <w:tc>
          <w:tcPr>
            <w:tcW w:w="1890" w:type="dxa"/>
          </w:tcPr>
          <w:p w14:paraId="2FD192F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حس بویایی</w:t>
            </w:r>
          </w:p>
        </w:tc>
        <w:tc>
          <w:tcPr>
            <w:tcW w:w="5579" w:type="dxa"/>
          </w:tcPr>
          <w:p w14:paraId="1600C54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کامل حس بویایی در اثر صدمات مغزی</w:t>
            </w:r>
          </w:p>
        </w:tc>
      </w:tr>
      <w:tr w:rsidR="007F6683" w:rsidRPr="00F733A3" w14:paraId="768FE75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9881AF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9895</w:t>
            </w:r>
          </w:p>
        </w:tc>
        <w:tc>
          <w:tcPr>
            <w:tcW w:w="1890" w:type="dxa"/>
          </w:tcPr>
          <w:p w14:paraId="057FD97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حس بویایی</w:t>
            </w:r>
          </w:p>
        </w:tc>
        <w:tc>
          <w:tcPr>
            <w:tcW w:w="5579" w:type="dxa"/>
          </w:tcPr>
          <w:p w14:paraId="14C577C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اگر بویایی از بین برود و قبل از پرداخت دیه برگردد( با توجه به مدت زمان تا برگشت بویایی )</w:t>
            </w:r>
          </w:p>
        </w:tc>
      </w:tr>
      <w:tr w:rsidR="007F6683" w:rsidRPr="00F733A3" w14:paraId="79E789B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9AA4E8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9896</w:t>
            </w:r>
          </w:p>
        </w:tc>
        <w:tc>
          <w:tcPr>
            <w:tcW w:w="1890" w:type="dxa"/>
          </w:tcPr>
          <w:p w14:paraId="6593F9D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حس بویایی</w:t>
            </w:r>
          </w:p>
        </w:tc>
        <w:tc>
          <w:tcPr>
            <w:tcW w:w="5579" w:type="dxa"/>
          </w:tcPr>
          <w:p w14:paraId="78E4BB0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اگر بویایی از بین برود و بعد از پرداخت دیه برگردد( با توجه به مدت زمان تا برگشت بویایی )</w:t>
            </w:r>
          </w:p>
        </w:tc>
      </w:tr>
      <w:tr w:rsidR="007F6683" w:rsidRPr="00F733A3" w14:paraId="45B4F91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29AA4F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9897</w:t>
            </w:r>
          </w:p>
        </w:tc>
        <w:tc>
          <w:tcPr>
            <w:tcW w:w="1890" w:type="dxa"/>
          </w:tcPr>
          <w:p w14:paraId="41B78B3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حس بویایی</w:t>
            </w:r>
          </w:p>
        </w:tc>
        <w:tc>
          <w:tcPr>
            <w:tcW w:w="5579" w:type="dxa"/>
          </w:tcPr>
          <w:p w14:paraId="3963D37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حس بویایی و حس چشایی توأما با توجه به میزان کاهش</w:t>
            </w:r>
          </w:p>
        </w:tc>
      </w:tr>
      <w:tr w:rsidR="007F6683" w:rsidRPr="00F733A3" w14:paraId="6996745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AC5A8C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9903</w:t>
            </w:r>
          </w:p>
        </w:tc>
        <w:tc>
          <w:tcPr>
            <w:tcW w:w="1890" w:type="dxa"/>
          </w:tcPr>
          <w:p w14:paraId="1BE97D1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زبان</w:t>
            </w:r>
          </w:p>
        </w:tc>
        <w:tc>
          <w:tcPr>
            <w:tcW w:w="5579" w:type="dxa"/>
          </w:tcPr>
          <w:p w14:paraId="6770B32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بریدن یا از بین بردن قسمتی از زبان سالم</w:t>
            </w:r>
          </w:p>
        </w:tc>
      </w:tr>
      <w:tr w:rsidR="007F6683" w:rsidRPr="00F733A3" w14:paraId="1CF75DD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BF9901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9904</w:t>
            </w:r>
          </w:p>
        </w:tc>
        <w:tc>
          <w:tcPr>
            <w:tcW w:w="1890" w:type="dxa"/>
          </w:tcPr>
          <w:p w14:paraId="4019601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زبان</w:t>
            </w:r>
          </w:p>
        </w:tc>
        <w:tc>
          <w:tcPr>
            <w:tcW w:w="5579" w:type="dxa"/>
          </w:tcPr>
          <w:p w14:paraId="2888A38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آسیب زبان که باعث از بین رفتن قدرت ادای حروف نگردد ولی باعث عیب زبان شود </w:t>
            </w:r>
          </w:p>
        </w:tc>
      </w:tr>
      <w:tr w:rsidR="007F6683" w:rsidRPr="00F733A3" w14:paraId="2433ED4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8D715F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9908</w:t>
            </w:r>
          </w:p>
        </w:tc>
        <w:tc>
          <w:tcPr>
            <w:tcW w:w="1890" w:type="dxa"/>
          </w:tcPr>
          <w:p w14:paraId="4E723B9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زبان</w:t>
            </w:r>
          </w:p>
        </w:tc>
        <w:tc>
          <w:tcPr>
            <w:tcW w:w="5579" w:type="dxa"/>
          </w:tcPr>
          <w:p w14:paraId="0F64AC5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جراحتی که تمام ضخامت زبان را درگیر نماید</w:t>
            </w:r>
          </w:p>
        </w:tc>
      </w:tr>
      <w:tr w:rsidR="007F6683" w:rsidRPr="00F733A3" w14:paraId="233DDA4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721AF2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9909</w:t>
            </w:r>
          </w:p>
        </w:tc>
        <w:tc>
          <w:tcPr>
            <w:tcW w:w="1890" w:type="dxa"/>
          </w:tcPr>
          <w:p w14:paraId="624A460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زبان</w:t>
            </w:r>
          </w:p>
        </w:tc>
        <w:tc>
          <w:tcPr>
            <w:tcW w:w="5579" w:type="dxa"/>
          </w:tcPr>
          <w:p w14:paraId="566CB3E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کل ضخامت زبان از حاشیه تا وسط زبان که بهبود نیابد ولی اختلال کلامی نداشته باشد</w:t>
            </w:r>
          </w:p>
        </w:tc>
      </w:tr>
      <w:tr w:rsidR="007F6683" w:rsidRPr="00F733A3" w14:paraId="1F833A3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6EC260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9910</w:t>
            </w:r>
          </w:p>
        </w:tc>
        <w:tc>
          <w:tcPr>
            <w:tcW w:w="1890" w:type="dxa"/>
          </w:tcPr>
          <w:p w14:paraId="7C7B5F2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حس چشایی</w:t>
            </w:r>
          </w:p>
        </w:tc>
        <w:tc>
          <w:tcPr>
            <w:tcW w:w="5579" w:type="dxa"/>
          </w:tcPr>
          <w:p w14:paraId="23FF985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کل حس چشایی</w:t>
            </w:r>
          </w:p>
        </w:tc>
      </w:tr>
      <w:tr w:rsidR="007F6683" w:rsidRPr="00F733A3" w14:paraId="04D8ADB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85CFAD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9911</w:t>
            </w:r>
          </w:p>
        </w:tc>
        <w:tc>
          <w:tcPr>
            <w:tcW w:w="1890" w:type="dxa"/>
          </w:tcPr>
          <w:p w14:paraId="720FE00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حس چشایی</w:t>
            </w:r>
          </w:p>
        </w:tc>
        <w:tc>
          <w:tcPr>
            <w:tcW w:w="5579" w:type="dxa"/>
          </w:tcPr>
          <w:p w14:paraId="6613134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برگشت حس چشایی بعد از پرداخت ارش آن</w:t>
            </w:r>
          </w:p>
        </w:tc>
      </w:tr>
      <w:tr w:rsidR="007F6683" w:rsidRPr="00F733A3" w14:paraId="0A59919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78D348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9913</w:t>
            </w:r>
          </w:p>
        </w:tc>
        <w:tc>
          <w:tcPr>
            <w:tcW w:w="1890" w:type="dxa"/>
          </w:tcPr>
          <w:p w14:paraId="4F24D9D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حس گویایی</w:t>
            </w:r>
          </w:p>
        </w:tc>
        <w:tc>
          <w:tcPr>
            <w:tcW w:w="5579" w:type="dxa"/>
          </w:tcPr>
          <w:p w14:paraId="53C6BD5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تکلم  قابل شنیدن برای کلیه فعالیتهای روزمره باشد و قابل فهم تا 95 درصد برای همه باشد و سرعت تکلم کمتر از حد طبیعی باشد ولی مکث ندارد</w:t>
            </w:r>
          </w:p>
        </w:tc>
      </w:tr>
      <w:tr w:rsidR="007F6683" w:rsidRPr="00F733A3" w14:paraId="4A82365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932F41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9914</w:t>
            </w:r>
          </w:p>
        </w:tc>
        <w:tc>
          <w:tcPr>
            <w:tcW w:w="1890" w:type="dxa"/>
          </w:tcPr>
          <w:p w14:paraId="22CA227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حس گویایی</w:t>
            </w:r>
          </w:p>
        </w:tc>
        <w:tc>
          <w:tcPr>
            <w:tcW w:w="5579" w:type="dxa"/>
          </w:tcPr>
          <w:p w14:paraId="3F9822F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تکلم  در محیط شلوغ به سختی شینده می شود و قابل فهم تا 95 درصد برای بستگان باشد و سرعت تکلم کمتر از حد طبیعی باشد همراه با مکثهای گاه گاهی</w:t>
            </w:r>
          </w:p>
        </w:tc>
      </w:tr>
      <w:tr w:rsidR="007F6683" w:rsidRPr="00F733A3" w14:paraId="5A32007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06CAFC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9915</w:t>
            </w:r>
          </w:p>
        </w:tc>
        <w:tc>
          <w:tcPr>
            <w:tcW w:w="1890" w:type="dxa"/>
          </w:tcPr>
          <w:p w14:paraId="64A05A4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حس گویایی</w:t>
            </w:r>
          </w:p>
        </w:tc>
        <w:tc>
          <w:tcPr>
            <w:tcW w:w="5579" w:type="dxa"/>
          </w:tcPr>
          <w:p w14:paraId="76B35E3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تکلم  در محیط شلوغ  شینده نمی شود و قابل فهم برای افراد غریبه نیست و سرعت تکلم دارای مکثهای مکرر است</w:t>
            </w:r>
          </w:p>
        </w:tc>
      </w:tr>
      <w:tr w:rsidR="007F6683" w:rsidRPr="00F733A3" w14:paraId="18E741F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B483CE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9916</w:t>
            </w:r>
          </w:p>
        </w:tc>
        <w:tc>
          <w:tcPr>
            <w:tcW w:w="1890" w:type="dxa"/>
          </w:tcPr>
          <w:p w14:paraId="2D545C4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حس گویایی</w:t>
            </w:r>
          </w:p>
        </w:tc>
        <w:tc>
          <w:tcPr>
            <w:tcW w:w="5579" w:type="dxa"/>
          </w:tcPr>
          <w:p w14:paraId="1865EAA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تکلم  بعضی کلمات ، توسط بستگان شنیده می شود و برای افراد غریبه قابل فهم نیست و سرعت تکلم بسیار کند و همراه با مکثهای طولانی و کلمه کلمه است</w:t>
            </w:r>
          </w:p>
        </w:tc>
      </w:tr>
      <w:tr w:rsidR="007F6683" w:rsidRPr="00F733A3" w14:paraId="06A168E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AD95C0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9922</w:t>
            </w:r>
          </w:p>
        </w:tc>
        <w:tc>
          <w:tcPr>
            <w:tcW w:w="1890" w:type="dxa"/>
          </w:tcPr>
          <w:p w14:paraId="7FACF34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28FCD5C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هر چشمی که در سیاهی آن لکه سفیدی باشد به طوریکه لکه سفید مانع دید باشد</w:t>
            </w:r>
          </w:p>
        </w:tc>
      </w:tr>
      <w:tr w:rsidR="007F6683" w:rsidRPr="00F733A3" w14:paraId="61F87C7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941BE8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9926</w:t>
            </w:r>
          </w:p>
        </w:tc>
        <w:tc>
          <w:tcPr>
            <w:tcW w:w="1890" w:type="dxa"/>
          </w:tcPr>
          <w:p w14:paraId="6A36463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3F3150E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زیر ملتحمه در هر چشم ( خفیف )</w:t>
            </w:r>
          </w:p>
        </w:tc>
      </w:tr>
      <w:tr w:rsidR="007F6683" w:rsidRPr="00F733A3" w14:paraId="30D254E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4CC9C7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9927</w:t>
            </w:r>
          </w:p>
        </w:tc>
        <w:tc>
          <w:tcPr>
            <w:tcW w:w="1890" w:type="dxa"/>
          </w:tcPr>
          <w:p w14:paraId="089AEE3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3AB0EF1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متوسط زیر ملتحمه هر چشم</w:t>
            </w:r>
          </w:p>
        </w:tc>
      </w:tr>
      <w:tr w:rsidR="007F6683" w:rsidRPr="00F733A3" w14:paraId="5090EC9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00EDC5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9928</w:t>
            </w:r>
          </w:p>
        </w:tc>
        <w:tc>
          <w:tcPr>
            <w:tcW w:w="1890" w:type="dxa"/>
          </w:tcPr>
          <w:p w14:paraId="2527833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77E2BD9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شدید زیر ملتحمه هر چشم</w:t>
            </w:r>
          </w:p>
        </w:tc>
      </w:tr>
      <w:tr w:rsidR="007F6683" w:rsidRPr="00F733A3" w14:paraId="4E0D8D5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2D0BA9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9929</w:t>
            </w:r>
          </w:p>
        </w:tc>
        <w:tc>
          <w:tcPr>
            <w:tcW w:w="1890" w:type="dxa"/>
          </w:tcPr>
          <w:p w14:paraId="7C93F27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52CAEDB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سطحی قرنیه هر چشم</w:t>
            </w:r>
          </w:p>
        </w:tc>
      </w:tr>
      <w:tr w:rsidR="007F6683" w:rsidRPr="00F733A3" w14:paraId="5937B6A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8F548D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9930</w:t>
            </w:r>
          </w:p>
        </w:tc>
        <w:tc>
          <w:tcPr>
            <w:tcW w:w="1890" w:type="dxa"/>
          </w:tcPr>
          <w:p w14:paraId="74F7EC9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663D502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عمقی قرنیه هر چشم</w:t>
            </w:r>
          </w:p>
        </w:tc>
      </w:tr>
      <w:tr w:rsidR="007F6683" w:rsidRPr="00F733A3" w14:paraId="5D3FCBC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96765D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9931</w:t>
            </w:r>
          </w:p>
        </w:tc>
        <w:tc>
          <w:tcPr>
            <w:tcW w:w="1890" w:type="dxa"/>
          </w:tcPr>
          <w:p w14:paraId="1EBA808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73E2C22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به کره  هر چشم که منجر به پیوند قرنیه گردد</w:t>
            </w:r>
          </w:p>
        </w:tc>
      </w:tr>
      <w:tr w:rsidR="007F6683" w:rsidRPr="00F733A3" w14:paraId="13AFB90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37886B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9932</w:t>
            </w:r>
          </w:p>
        </w:tc>
        <w:tc>
          <w:tcPr>
            <w:tcW w:w="1890" w:type="dxa"/>
          </w:tcPr>
          <w:p w14:paraId="71D6533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464301F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منجر به خونریزی در اتاق قدامی هر  چشم از خفیف تا شدید</w:t>
            </w:r>
          </w:p>
        </w:tc>
      </w:tr>
      <w:tr w:rsidR="007F6683" w:rsidRPr="00F733A3" w14:paraId="32BFF4C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75AEA6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9933</w:t>
            </w:r>
          </w:p>
        </w:tc>
        <w:tc>
          <w:tcPr>
            <w:tcW w:w="1890" w:type="dxa"/>
          </w:tcPr>
          <w:p w14:paraId="55DF8AF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7BE246B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عنبیه هر چشم</w:t>
            </w:r>
          </w:p>
        </w:tc>
      </w:tr>
      <w:tr w:rsidR="007F6683" w:rsidRPr="00F733A3" w14:paraId="5B43552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91D905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9934</w:t>
            </w:r>
          </w:p>
        </w:tc>
        <w:tc>
          <w:tcPr>
            <w:tcW w:w="1890" w:type="dxa"/>
          </w:tcPr>
          <w:p w14:paraId="4E36451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1305A97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عنبیه هر چشم که منجر به تغییر شکل دائمی آن شود</w:t>
            </w:r>
          </w:p>
        </w:tc>
      </w:tr>
      <w:tr w:rsidR="007F6683" w:rsidRPr="00F733A3" w14:paraId="5A66030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127B7D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9935</w:t>
            </w:r>
          </w:p>
        </w:tc>
        <w:tc>
          <w:tcPr>
            <w:tcW w:w="1890" w:type="dxa"/>
          </w:tcPr>
          <w:p w14:paraId="2BC40BF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1B0CF02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عنبیه هر چشم که منجر به کنده شدن عنبیه گردد</w:t>
            </w:r>
          </w:p>
        </w:tc>
      </w:tr>
      <w:tr w:rsidR="007F6683" w:rsidRPr="00F733A3" w14:paraId="47C3A20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68FDF5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9936</w:t>
            </w:r>
          </w:p>
        </w:tc>
        <w:tc>
          <w:tcPr>
            <w:tcW w:w="1890" w:type="dxa"/>
          </w:tcPr>
          <w:p w14:paraId="2878E43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40D85F0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تمام ضخامت اسکلرا با نفوذ به حفره هر چشم</w:t>
            </w:r>
          </w:p>
        </w:tc>
      </w:tr>
      <w:tr w:rsidR="007F6683" w:rsidRPr="00F733A3" w14:paraId="0789748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72CEA9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9937</w:t>
            </w:r>
          </w:p>
        </w:tc>
        <w:tc>
          <w:tcPr>
            <w:tcW w:w="1890" w:type="dxa"/>
          </w:tcPr>
          <w:p w14:paraId="5130BE8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560B38A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منجر به در رفتگی عدسی هر چشم</w:t>
            </w:r>
          </w:p>
        </w:tc>
      </w:tr>
      <w:tr w:rsidR="007F6683" w:rsidRPr="00F733A3" w14:paraId="3B999D6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F481D4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9938</w:t>
            </w:r>
          </w:p>
        </w:tc>
        <w:tc>
          <w:tcPr>
            <w:tcW w:w="1890" w:type="dxa"/>
          </w:tcPr>
          <w:p w14:paraId="4C99375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2CEDD88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منجر به آب مروارید که با عمل جراحی و تعبیه لنز داخل چشمی همراه باشد</w:t>
            </w:r>
          </w:p>
        </w:tc>
      </w:tr>
      <w:tr w:rsidR="007F6683" w:rsidRPr="00F733A3" w14:paraId="10E2025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F38156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9939</w:t>
            </w:r>
          </w:p>
        </w:tc>
        <w:tc>
          <w:tcPr>
            <w:tcW w:w="1890" w:type="dxa"/>
          </w:tcPr>
          <w:p w14:paraId="759A68A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3FADFD7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منجر به خونریزی در اتاق خلفی هر چشم بدون ایجاد جراحت</w:t>
            </w:r>
          </w:p>
        </w:tc>
      </w:tr>
      <w:tr w:rsidR="007F6683" w:rsidRPr="00F733A3" w14:paraId="1ED9A4A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97FC4D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9940</w:t>
            </w:r>
          </w:p>
        </w:tc>
        <w:tc>
          <w:tcPr>
            <w:tcW w:w="1890" w:type="dxa"/>
          </w:tcPr>
          <w:p w14:paraId="45AEC5F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5CED837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منجر به ویترکتومی هرچشم</w:t>
            </w:r>
          </w:p>
        </w:tc>
      </w:tr>
      <w:tr w:rsidR="007F6683" w:rsidRPr="00F733A3" w14:paraId="630D751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E8D8F0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9941</w:t>
            </w:r>
          </w:p>
        </w:tc>
        <w:tc>
          <w:tcPr>
            <w:tcW w:w="1890" w:type="dxa"/>
          </w:tcPr>
          <w:p w14:paraId="37B3DD0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0A3309D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منجر به کندگی شبکیه هر چشم</w:t>
            </w:r>
          </w:p>
        </w:tc>
      </w:tr>
      <w:tr w:rsidR="007F6683" w:rsidRPr="00F733A3" w14:paraId="4C05DA9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650DF9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9942</w:t>
            </w:r>
          </w:p>
        </w:tc>
        <w:tc>
          <w:tcPr>
            <w:tcW w:w="1890" w:type="dxa"/>
          </w:tcPr>
          <w:p w14:paraId="379EC2E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60A8EFD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منجر به ایجاد آب سیاه در هر چشم</w:t>
            </w:r>
          </w:p>
        </w:tc>
      </w:tr>
      <w:tr w:rsidR="007F6683" w:rsidRPr="00F733A3" w14:paraId="44CD7D7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7A03B7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9943</w:t>
            </w:r>
          </w:p>
        </w:tc>
        <w:tc>
          <w:tcPr>
            <w:tcW w:w="1890" w:type="dxa"/>
          </w:tcPr>
          <w:p w14:paraId="7914E3F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317A885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ادم ماکولا</w:t>
            </w:r>
          </w:p>
        </w:tc>
      </w:tr>
      <w:tr w:rsidR="007F6683" w:rsidRPr="00F733A3" w14:paraId="083BBF4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A544FB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9944</w:t>
            </w:r>
          </w:p>
        </w:tc>
        <w:tc>
          <w:tcPr>
            <w:tcW w:w="1890" w:type="dxa"/>
          </w:tcPr>
          <w:p w14:paraId="2F82425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33380C4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مجرای اشکی هر چشم</w:t>
            </w:r>
          </w:p>
        </w:tc>
      </w:tr>
      <w:tr w:rsidR="007F6683" w:rsidRPr="00F733A3" w14:paraId="05DBE7F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7251B0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9945</w:t>
            </w:r>
          </w:p>
        </w:tc>
        <w:tc>
          <w:tcPr>
            <w:tcW w:w="1890" w:type="dxa"/>
          </w:tcPr>
          <w:p w14:paraId="658B6D8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30F6C47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اشک ریزش دائمی یک چشم در اثر صدمه چشم</w:t>
            </w:r>
          </w:p>
        </w:tc>
      </w:tr>
      <w:tr w:rsidR="007F6683" w:rsidRPr="00F733A3" w14:paraId="2B4B9D6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05DD2C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9946</w:t>
            </w:r>
          </w:p>
        </w:tc>
        <w:tc>
          <w:tcPr>
            <w:tcW w:w="1890" w:type="dxa"/>
          </w:tcPr>
          <w:p w14:paraId="0A6D02E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1315182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منجر به خشگی دائمی یک چشم</w:t>
            </w:r>
          </w:p>
        </w:tc>
      </w:tr>
      <w:tr w:rsidR="007F6683" w:rsidRPr="00F733A3" w14:paraId="73C41BA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EE1619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9947</w:t>
            </w:r>
          </w:p>
        </w:tc>
        <w:tc>
          <w:tcPr>
            <w:tcW w:w="1890" w:type="dxa"/>
          </w:tcPr>
          <w:p w14:paraId="77699F0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2A0743E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از دست دادن کامل میدان بینایی ربع فوقانی هر چشم </w:t>
            </w:r>
          </w:p>
        </w:tc>
      </w:tr>
      <w:tr w:rsidR="007F6683" w:rsidRPr="00F733A3" w14:paraId="5AD67D2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566AF3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9948</w:t>
            </w:r>
          </w:p>
        </w:tc>
        <w:tc>
          <w:tcPr>
            <w:tcW w:w="1890" w:type="dxa"/>
          </w:tcPr>
          <w:p w14:paraId="0F5D868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11FE10C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از دست دادن کامل میدان بینایی ربع تحتانی هر چشم </w:t>
            </w:r>
          </w:p>
        </w:tc>
      </w:tr>
      <w:tr w:rsidR="007F6683" w:rsidRPr="00F733A3" w14:paraId="376FFB7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18D343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9949</w:t>
            </w:r>
          </w:p>
        </w:tc>
        <w:tc>
          <w:tcPr>
            <w:tcW w:w="1890" w:type="dxa"/>
          </w:tcPr>
          <w:p w14:paraId="5118E80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438A9B2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از دست دادن کامل میدان بینایی نیمه فوقانی هر چشم </w:t>
            </w:r>
          </w:p>
        </w:tc>
      </w:tr>
      <w:tr w:rsidR="007F6683" w:rsidRPr="00F733A3" w14:paraId="6AF859E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E0FEB0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9950</w:t>
            </w:r>
          </w:p>
        </w:tc>
        <w:tc>
          <w:tcPr>
            <w:tcW w:w="1890" w:type="dxa"/>
          </w:tcPr>
          <w:p w14:paraId="23B999E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2253267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از دست دادن کامل میدان بینایی نیمه تحتانی هر چشم </w:t>
            </w:r>
          </w:p>
        </w:tc>
      </w:tr>
      <w:tr w:rsidR="007F6683" w:rsidRPr="00F733A3" w14:paraId="1EC956B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49D101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9951</w:t>
            </w:r>
          </w:p>
        </w:tc>
        <w:tc>
          <w:tcPr>
            <w:tcW w:w="1890" w:type="dxa"/>
          </w:tcPr>
          <w:p w14:paraId="287F05D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2C10E26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کامل میدان بینایی راست یا چپ هر چشم</w:t>
            </w:r>
          </w:p>
        </w:tc>
      </w:tr>
      <w:tr w:rsidR="007F6683" w:rsidRPr="00F733A3" w14:paraId="1EF7BB1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D107C2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9952</w:t>
            </w:r>
          </w:p>
        </w:tc>
        <w:tc>
          <w:tcPr>
            <w:tcW w:w="1890" w:type="dxa"/>
          </w:tcPr>
          <w:p w14:paraId="6C77BD8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چشم و بینایی</w:t>
            </w:r>
          </w:p>
        </w:tc>
        <w:tc>
          <w:tcPr>
            <w:tcW w:w="5579" w:type="dxa"/>
          </w:tcPr>
          <w:p w14:paraId="48AFE52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کاهش دید چشمها یا اختلال دید دو چشمی</w:t>
            </w:r>
          </w:p>
        </w:tc>
      </w:tr>
      <w:tr w:rsidR="007F6683" w:rsidRPr="00F733A3" w14:paraId="7A73B58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0D1A06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9953</w:t>
            </w:r>
          </w:p>
        </w:tc>
        <w:tc>
          <w:tcPr>
            <w:tcW w:w="1890" w:type="dxa"/>
          </w:tcPr>
          <w:p w14:paraId="2504301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پلک چشم</w:t>
            </w:r>
          </w:p>
        </w:tc>
        <w:tc>
          <w:tcPr>
            <w:tcW w:w="5579" w:type="dxa"/>
          </w:tcPr>
          <w:p w14:paraId="2CB6C36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بردن چهار پلک چشمها در یک حادثه</w:t>
            </w:r>
          </w:p>
        </w:tc>
      </w:tr>
      <w:tr w:rsidR="007F6683" w:rsidRPr="00F733A3" w14:paraId="33A4DD6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407540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9956</w:t>
            </w:r>
          </w:p>
        </w:tc>
        <w:tc>
          <w:tcPr>
            <w:tcW w:w="1890" w:type="dxa"/>
          </w:tcPr>
          <w:p w14:paraId="682F910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پلک چشم</w:t>
            </w:r>
          </w:p>
        </w:tc>
        <w:tc>
          <w:tcPr>
            <w:tcW w:w="5579" w:type="dxa"/>
          </w:tcPr>
          <w:p w14:paraId="03DC408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جراحتی که تمام ضخامت هرپلک و حاشیه آن را درگیر کرده باشد</w:t>
            </w:r>
          </w:p>
        </w:tc>
      </w:tr>
      <w:tr w:rsidR="007F6683" w:rsidRPr="00F733A3" w14:paraId="51A15B8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6CE882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9957</w:t>
            </w:r>
          </w:p>
        </w:tc>
        <w:tc>
          <w:tcPr>
            <w:tcW w:w="1890" w:type="dxa"/>
          </w:tcPr>
          <w:p w14:paraId="4C49B11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پلک چشم</w:t>
            </w:r>
          </w:p>
        </w:tc>
        <w:tc>
          <w:tcPr>
            <w:tcW w:w="5579" w:type="dxa"/>
          </w:tcPr>
          <w:p w14:paraId="421C457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ناتوانی در بستن هر پلک یک چشم در اثر صدمه ماهیچه ای آن تا توجه به میزان بازماندن پلک</w:t>
            </w:r>
          </w:p>
        </w:tc>
      </w:tr>
      <w:tr w:rsidR="007F6683" w:rsidRPr="00F733A3" w14:paraId="55C05A5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640B1C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9958</w:t>
            </w:r>
          </w:p>
        </w:tc>
        <w:tc>
          <w:tcPr>
            <w:tcW w:w="1890" w:type="dxa"/>
          </w:tcPr>
          <w:p w14:paraId="6AF08BB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پلک چشم</w:t>
            </w:r>
          </w:p>
        </w:tc>
        <w:tc>
          <w:tcPr>
            <w:tcW w:w="5579" w:type="dxa"/>
          </w:tcPr>
          <w:p w14:paraId="292D9BD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برگشت ساده و ممحدود هر پلک تحتانی به خارج که باعث نمایان شدن ملتحمه پلکی شود</w:t>
            </w:r>
          </w:p>
        </w:tc>
      </w:tr>
      <w:tr w:rsidR="007F6683" w:rsidRPr="00F733A3" w14:paraId="095AC9C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F5700F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9959</w:t>
            </w:r>
          </w:p>
        </w:tc>
        <w:tc>
          <w:tcPr>
            <w:tcW w:w="1890" w:type="dxa"/>
          </w:tcPr>
          <w:p w14:paraId="57CCEE8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پلک چشم</w:t>
            </w:r>
          </w:p>
        </w:tc>
        <w:tc>
          <w:tcPr>
            <w:tcW w:w="5579" w:type="dxa"/>
          </w:tcPr>
          <w:p w14:paraId="6BE69E7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برگشت هر پلک تحتانی به خارج با باز کردن دهان یا حرکت کردن</w:t>
            </w:r>
          </w:p>
        </w:tc>
      </w:tr>
      <w:tr w:rsidR="007F6683" w:rsidRPr="00F733A3" w14:paraId="5358FE5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AFC6D5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9960</w:t>
            </w:r>
          </w:p>
        </w:tc>
        <w:tc>
          <w:tcPr>
            <w:tcW w:w="1890" w:type="dxa"/>
          </w:tcPr>
          <w:p w14:paraId="40FBF22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پلک چشم</w:t>
            </w:r>
          </w:p>
        </w:tc>
        <w:tc>
          <w:tcPr>
            <w:tcW w:w="5579" w:type="dxa"/>
          </w:tcPr>
          <w:p w14:paraId="1C85C81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برگشت شدید هر پلک تحتانی به خارج در حالت عادی</w:t>
            </w:r>
          </w:p>
        </w:tc>
      </w:tr>
      <w:tr w:rsidR="007F6683" w:rsidRPr="00F733A3" w14:paraId="39DC87D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822BC2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9961</w:t>
            </w:r>
          </w:p>
        </w:tc>
        <w:tc>
          <w:tcPr>
            <w:tcW w:w="1890" w:type="dxa"/>
          </w:tcPr>
          <w:p w14:paraId="07990ED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پلک چشم</w:t>
            </w:r>
          </w:p>
        </w:tc>
        <w:tc>
          <w:tcPr>
            <w:tcW w:w="5579" w:type="dxa"/>
          </w:tcPr>
          <w:p w14:paraId="15DC274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برگشت هر پلک تحتانی به خارج که باعث بازماندن چشم در هنگام خواب شود</w:t>
            </w:r>
          </w:p>
        </w:tc>
      </w:tr>
      <w:tr w:rsidR="007F6683" w:rsidRPr="00F733A3" w14:paraId="746C593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C543F4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9962</w:t>
            </w:r>
          </w:p>
        </w:tc>
        <w:tc>
          <w:tcPr>
            <w:tcW w:w="1890" w:type="dxa"/>
          </w:tcPr>
          <w:p w14:paraId="270BC65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پلک چشم</w:t>
            </w:r>
          </w:p>
        </w:tc>
        <w:tc>
          <w:tcPr>
            <w:tcW w:w="5579" w:type="dxa"/>
          </w:tcPr>
          <w:p w14:paraId="09C562C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برگشت لبه هر پلک چشم به داخل</w:t>
            </w:r>
          </w:p>
        </w:tc>
      </w:tr>
      <w:tr w:rsidR="007F6683" w:rsidRPr="00F733A3" w14:paraId="5519E3C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BA69D4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9963</w:t>
            </w:r>
          </w:p>
        </w:tc>
        <w:tc>
          <w:tcPr>
            <w:tcW w:w="1890" w:type="dxa"/>
          </w:tcPr>
          <w:p w14:paraId="41EC2C4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پلک چشم</w:t>
            </w:r>
          </w:p>
        </w:tc>
        <w:tc>
          <w:tcPr>
            <w:tcW w:w="5579" w:type="dxa"/>
          </w:tcPr>
          <w:p w14:paraId="1C6B229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تاخیر در بسته شدن هر پلک چشم</w:t>
            </w:r>
          </w:p>
        </w:tc>
      </w:tr>
      <w:tr w:rsidR="007F6683" w:rsidRPr="00F733A3" w14:paraId="481ED6B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D45021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9964</w:t>
            </w:r>
          </w:p>
        </w:tc>
        <w:tc>
          <w:tcPr>
            <w:tcW w:w="1890" w:type="dxa"/>
          </w:tcPr>
          <w:p w14:paraId="3B6F202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آرنج هر دست</w:t>
            </w:r>
          </w:p>
        </w:tc>
        <w:tc>
          <w:tcPr>
            <w:tcW w:w="5579" w:type="dxa"/>
          </w:tcPr>
          <w:p w14:paraId="3131372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هر آرنج در خم کردن ساعد روی بازو به طور شدید(ساعد حداکثر تا 40 درجه روی بازو خم میشود)</w:t>
            </w:r>
          </w:p>
        </w:tc>
      </w:tr>
      <w:tr w:rsidR="007F6683" w:rsidRPr="00F733A3" w14:paraId="2098C85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21F559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9965</w:t>
            </w:r>
          </w:p>
        </w:tc>
        <w:tc>
          <w:tcPr>
            <w:tcW w:w="1890" w:type="dxa"/>
          </w:tcPr>
          <w:p w14:paraId="67233D0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آرنج هر دست</w:t>
            </w:r>
          </w:p>
        </w:tc>
        <w:tc>
          <w:tcPr>
            <w:tcW w:w="5579" w:type="dxa"/>
          </w:tcPr>
          <w:p w14:paraId="4DE9E23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هرآرنج در خم کردن ساعد روی بازو به طور متوسط(ساعد از 41 تا 80 درجه روی بازو خم میشود)</w:t>
            </w:r>
          </w:p>
        </w:tc>
      </w:tr>
      <w:tr w:rsidR="007F6683" w:rsidRPr="00F733A3" w14:paraId="501A9D8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04AF32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9966</w:t>
            </w:r>
          </w:p>
        </w:tc>
        <w:tc>
          <w:tcPr>
            <w:tcW w:w="1890" w:type="dxa"/>
          </w:tcPr>
          <w:p w14:paraId="765EB31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آرنج هر دست</w:t>
            </w:r>
          </w:p>
        </w:tc>
        <w:tc>
          <w:tcPr>
            <w:tcW w:w="5579" w:type="dxa"/>
          </w:tcPr>
          <w:p w14:paraId="2A09AC1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مفصل هرآرنج در خم کردن ساعد روی بازو به طور خفیف(ساعد از 81 تا 130 درجه روی بازو خم میشود)</w:t>
            </w:r>
          </w:p>
        </w:tc>
      </w:tr>
      <w:tr w:rsidR="007F6683" w:rsidRPr="00F733A3" w14:paraId="4F7580B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81A3B5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9967</w:t>
            </w:r>
          </w:p>
        </w:tc>
        <w:tc>
          <w:tcPr>
            <w:tcW w:w="1890" w:type="dxa"/>
          </w:tcPr>
          <w:p w14:paraId="1162E5F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آرنج هر دست</w:t>
            </w:r>
          </w:p>
        </w:tc>
        <w:tc>
          <w:tcPr>
            <w:tcW w:w="5579" w:type="dxa"/>
          </w:tcPr>
          <w:p w14:paraId="1A1C6C5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چرخاندن هر ساعد به داخل به طور شدید(حداکثر تا 20 درجه چرخش دارد)</w:t>
            </w:r>
          </w:p>
        </w:tc>
      </w:tr>
      <w:tr w:rsidR="007F6683" w:rsidRPr="00F733A3" w14:paraId="115DD5B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9D7423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9968</w:t>
            </w:r>
          </w:p>
        </w:tc>
        <w:tc>
          <w:tcPr>
            <w:tcW w:w="1890" w:type="dxa"/>
          </w:tcPr>
          <w:p w14:paraId="02144D7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آرنج هر دست</w:t>
            </w:r>
          </w:p>
        </w:tc>
        <w:tc>
          <w:tcPr>
            <w:tcW w:w="5579" w:type="dxa"/>
          </w:tcPr>
          <w:p w14:paraId="5FEC900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چرخاندن هر ساعد به داخل به طور متوسط(حداکثر تا 50 درجه چرخش دارد)</w:t>
            </w:r>
          </w:p>
        </w:tc>
      </w:tr>
      <w:tr w:rsidR="007F6683" w:rsidRPr="00F733A3" w14:paraId="71670EF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7DD1D1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9969</w:t>
            </w:r>
          </w:p>
        </w:tc>
        <w:tc>
          <w:tcPr>
            <w:tcW w:w="1890" w:type="dxa"/>
          </w:tcPr>
          <w:p w14:paraId="58B27B2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آرنج هر دست</w:t>
            </w:r>
          </w:p>
        </w:tc>
        <w:tc>
          <w:tcPr>
            <w:tcW w:w="5579" w:type="dxa"/>
          </w:tcPr>
          <w:p w14:paraId="522BB26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چرخاندن هرساعد به داخل به طور خفیف(حداکثر تا 70 درجه چرخش دارد)</w:t>
            </w:r>
          </w:p>
        </w:tc>
      </w:tr>
      <w:tr w:rsidR="007F6683" w:rsidRPr="00F733A3" w14:paraId="4C347A2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9B566B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9970</w:t>
            </w:r>
          </w:p>
        </w:tc>
        <w:tc>
          <w:tcPr>
            <w:tcW w:w="1890" w:type="dxa"/>
          </w:tcPr>
          <w:p w14:paraId="5F31ECE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آرنج هر دست</w:t>
            </w:r>
          </w:p>
        </w:tc>
        <w:tc>
          <w:tcPr>
            <w:tcW w:w="5579" w:type="dxa"/>
          </w:tcPr>
          <w:p w14:paraId="195AD1E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چرخاندن هرساعد به خارج به طور شدید (که میزان چرخش حداکثر تا 20 درجه است)</w:t>
            </w:r>
          </w:p>
        </w:tc>
      </w:tr>
      <w:tr w:rsidR="007F6683" w:rsidRPr="00F733A3" w14:paraId="06FE0F1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43E996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9971</w:t>
            </w:r>
          </w:p>
        </w:tc>
        <w:tc>
          <w:tcPr>
            <w:tcW w:w="1890" w:type="dxa"/>
          </w:tcPr>
          <w:p w14:paraId="408F2A6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آرنج هر دست</w:t>
            </w:r>
          </w:p>
        </w:tc>
        <w:tc>
          <w:tcPr>
            <w:tcW w:w="5579" w:type="dxa"/>
          </w:tcPr>
          <w:p w14:paraId="4F5B920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چرخاندن هر ساعد به خارج به طور متوسط (که میزان چرخش حداکثر تا 40 درجه است)</w:t>
            </w:r>
          </w:p>
        </w:tc>
      </w:tr>
      <w:tr w:rsidR="007F6683" w:rsidRPr="00F733A3" w14:paraId="0C35E9F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B963C4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9972</w:t>
            </w:r>
          </w:p>
        </w:tc>
        <w:tc>
          <w:tcPr>
            <w:tcW w:w="1890" w:type="dxa"/>
          </w:tcPr>
          <w:p w14:paraId="2D923AF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آرنج هر دست</w:t>
            </w:r>
          </w:p>
        </w:tc>
        <w:tc>
          <w:tcPr>
            <w:tcW w:w="5579" w:type="dxa"/>
          </w:tcPr>
          <w:p w14:paraId="5DEDF0A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چرخاندن هر ساعد به خارج به طور خفیف (که میزان چرخش حداکثر تا 60 درجه است)</w:t>
            </w:r>
          </w:p>
        </w:tc>
      </w:tr>
      <w:tr w:rsidR="007F6683" w:rsidRPr="00F733A3" w14:paraId="0B6BAB2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B5E9F6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9973</w:t>
            </w:r>
          </w:p>
        </w:tc>
        <w:tc>
          <w:tcPr>
            <w:tcW w:w="1890" w:type="dxa"/>
          </w:tcPr>
          <w:p w14:paraId="4814E12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خشکی مفصل آرنج</w:t>
            </w:r>
          </w:p>
        </w:tc>
        <w:tc>
          <w:tcPr>
            <w:tcW w:w="5579" w:type="dxa"/>
          </w:tcPr>
          <w:p w14:paraId="640E15E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خشکی مفصل هر آرنج در حالت خم شدن روی بازو بطوریکه مفصل آرنج در زوایای بین 70 تا 90 درجه خشک شود</w:t>
            </w:r>
          </w:p>
        </w:tc>
      </w:tr>
      <w:tr w:rsidR="007F6683" w:rsidRPr="00F733A3" w14:paraId="4AA5721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C925F7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9974</w:t>
            </w:r>
          </w:p>
        </w:tc>
        <w:tc>
          <w:tcPr>
            <w:tcW w:w="1890" w:type="dxa"/>
          </w:tcPr>
          <w:p w14:paraId="5664758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خشکی مفصل آرنج</w:t>
            </w:r>
          </w:p>
        </w:tc>
        <w:tc>
          <w:tcPr>
            <w:tcW w:w="5579" w:type="dxa"/>
          </w:tcPr>
          <w:p w14:paraId="66FE739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خشکی مفصل هرآرنج در حالت خم شدن روی بازو بطوریکه مفصل آرنج در زوایای کمتر از 70 و بیش تر از 90 درجه خشک شود</w:t>
            </w:r>
          </w:p>
        </w:tc>
      </w:tr>
      <w:tr w:rsidR="007F6683" w:rsidRPr="00F733A3" w14:paraId="07CD076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81707C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9975</w:t>
            </w:r>
          </w:p>
        </w:tc>
        <w:tc>
          <w:tcPr>
            <w:tcW w:w="1890" w:type="dxa"/>
          </w:tcPr>
          <w:p w14:paraId="3692C10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خشکی مفصل آرنج</w:t>
            </w:r>
          </w:p>
        </w:tc>
        <w:tc>
          <w:tcPr>
            <w:tcW w:w="5579" w:type="dxa"/>
          </w:tcPr>
          <w:p w14:paraId="3702F71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خشکی مفصل هرآرنج در حالت خم شدن روی بازو بطوریکه مفصل آرنج در زاویه 180 درجه نسبت به بازو خشک شود</w:t>
            </w:r>
          </w:p>
        </w:tc>
      </w:tr>
      <w:tr w:rsidR="007F6683" w:rsidRPr="00F733A3" w14:paraId="2EB526C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FA1545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9976</w:t>
            </w:r>
          </w:p>
        </w:tc>
        <w:tc>
          <w:tcPr>
            <w:tcW w:w="1890" w:type="dxa"/>
          </w:tcPr>
          <w:p w14:paraId="4B2DF66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خشکی مفصل آرنج</w:t>
            </w:r>
          </w:p>
        </w:tc>
        <w:tc>
          <w:tcPr>
            <w:tcW w:w="5579" w:type="dxa"/>
          </w:tcPr>
          <w:p w14:paraId="3D52DB5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خشکی مفصل هر آرنج در حالت چرخش به خارج بطوریکه مفصل آرنج در زاویه 0 تا 30 درجه در حالت چرخش به خارج خشک شود</w:t>
            </w:r>
          </w:p>
        </w:tc>
      </w:tr>
      <w:tr w:rsidR="007F6683" w:rsidRPr="00F733A3" w14:paraId="5433C8F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69D13B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9977</w:t>
            </w:r>
          </w:p>
        </w:tc>
        <w:tc>
          <w:tcPr>
            <w:tcW w:w="1890" w:type="dxa"/>
          </w:tcPr>
          <w:p w14:paraId="0309CCD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خشکی مفصل آرنج</w:t>
            </w:r>
          </w:p>
        </w:tc>
        <w:tc>
          <w:tcPr>
            <w:tcW w:w="5579" w:type="dxa"/>
          </w:tcPr>
          <w:p w14:paraId="2A031B1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خشکی مفصل هر آرنج در حالت چرخش به خارج بطوریکه مفصل آرنج در زاویه کمتر از 10 و یا بیش تر از 30 درجه در چرخش به خارج خشک شود</w:t>
            </w:r>
          </w:p>
        </w:tc>
      </w:tr>
      <w:tr w:rsidR="007F6683" w:rsidRPr="00F733A3" w14:paraId="1CC1BF7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1B129E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9978</w:t>
            </w:r>
          </w:p>
        </w:tc>
        <w:tc>
          <w:tcPr>
            <w:tcW w:w="1890" w:type="dxa"/>
          </w:tcPr>
          <w:p w14:paraId="64A281E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خشکی مفصل آرنج</w:t>
            </w:r>
          </w:p>
        </w:tc>
        <w:tc>
          <w:tcPr>
            <w:tcW w:w="5579" w:type="dxa"/>
          </w:tcPr>
          <w:p w14:paraId="495D563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خشکی مفصل هر آرنج در حالت چرخش به داخل بطوریکه مفصل آرنج در زوایای10 تا 30 درجه در حالت چرخش به داخل خشک شود</w:t>
            </w:r>
          </w:p>
        </w:tc>
      </w:tr>
      <w:tr w:rsidR="007F6683" w:rsidRPr="00F733A3" w14:paraId="38D5136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FDB349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9979</w:t>
            </w:r>
          </w:p>
        </w:tc>
        <w:tc>
          <w:tcPr>
            <w:tcW w:w="1890" w:type="dxa"/>
          </w:tcPr>
          <w:p w14:paraId="277E329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خشکی مفصل آرنج</w:t>
            </w:r>
          </w:p>
        </w:tc>
        <w:tc>
          <w:tcPr>
            <w:tcW w:w="5579" w:type="dxa"/>
          </w:tcPr>
          <w:p w14:paraId="2F67B69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خشکی مفصل هرآرنج در حالت چرخش به داخل بطوریکه مفصل آرنج در زوایای 31 تا 60 درجه در حالت چرخش به داخل خشک شود</w:t>
            </w:r>
          </w:p>
        </w:tc>
      </w:tr>
      <w:tr w:rsidR="007F6683" w:rsidRPr="00F733A3" w14:paraId="17B69C7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157228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9980</w:t>
            </w:r>
          </w:p>
        </w:tc>
        <w:tc>
          <w:tcPr>
            <w:tcW w:w="1890" w:type="dxa"/>
          </w:tcPr>
          <w:p w14:paraId="66D3638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خشکی مفصل آرنج</w:t>
            </w:r>
          </w:p>
        </w:tc>
        <w:tc>
          <w:tcPr>
            <w:tcW w:w="5579" w:type="dxa"/>
          </w:tcPr>
          <w:p w14:paraId="569E733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خشکی مفصل هر آرنج در حالت چرخش به داخل بطوریکه مفصل آرنج در زوایای کمتر از 10 و بیش از 60 در حالت چرخش به داخل خشک شود</w:t>
            </w:r>
          </w:p>
        </w:tc>
      </w:tr>
      <w:tr w:rsidR="007F6683" w:rsidRPr="00F733A3" w14:paraId="12DD553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39C228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9981</w:t>
            </w:r>
          </w:p>
        </w:tc>
        <w:tc>
          <w:tcPr>
            <w:tcW w:w="1890" w:type="dxa"/>
          </w:tcPr>
          <w:p w14:paraId="27E60EA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3FCC120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حرکت کف  دست به سمت ساعد بطور شدید ( کف دست حداکثر تا 20 درجه به سمت ساعد خم شود)</w:t>
            </w:r>
          </w:p>
        </w:tc>
      </w:tr>
      <w:tr w:rsidR="007F6683" w:rsidRPr="00F733A3" w14:paraId="378CC59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01AE65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9982</w:t>
            </w:r>
          </w:p>
        </w:tc>
        <w:tc>
          <w:tcPr>
            <w:tcW w:w="1890" w:type="dxa"/>
          </w:tcPr>
          <w:p w14:paraId="330261E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7D72C8C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حرکت کف دست به سمت ساعد بطور متوسط ( کف دست حداکثر تا 30 درجه به سمت ساعد خم شود)</w:t>
            </w:r>
          </w:p>
        </w:tc>
      </w:tr>
      <w:tr w:rsidR="007F6683" w:rsidRPr="00F733A3" w14:paraId="611BDCE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E86241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9983</w:t>
            </w:r>
          </w:p>
        </w:tc>
        <w:tc>
          <w:tcPr>
            <w:tcW w:w="1890" w:type="dxa"/>
          </w:tcPr>
          <w:p w14:paraId="6B22D96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32FAF87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حرکت کف دست به سمت ساعد بطور خفیف ( کف دست حداکثر تا 50 درجه به سمت ساعد خم شود)</w:t>
            </w:r>
          </w:p>
        </w:tc>
      </w:tr>
      <w:tr w:rsidR="007F6683" w:rsidRPr="00F733A3" w14:paraId="4A388EA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4F66FA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9984</w:t>
            </w:r>
          </w:p>
        </w:tc>
        <w:tc>
          <w:tcPr>
            <w:tcW w:w="1890" w:type="dxa"/>
          </w:tcPr>
          <w:p w14:paraId="7D26E69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5868DEC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حرکت پشت دست به سمت خلف ساعد بطور شدید ( دست تا 20 درجه به سمت خلف ساعد خم شود)</w:t>
            </w:r>
          </w:p>
        </w:tc>
      </w:tr>
      <w:tr w:rsidR="007F6683" w:rsidRPr="00F733A3" w14:paraId="5CAE810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6C491B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9985</w:t>
            </w:r>
          </w:p>
        </w:tc>
        <w:tc>
          <w:tcPr>
            <w:tcW w:w="1890" w:type="dxa"/>
          </w:tcPr>
          <w:p w14:paraId="6E1855B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369DBED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حرکت پشت دست به سمت خلف ساعد بطور متوسط ( دست تا 30 درجه به سمت خلف ساعد خم شود)</w:t>
            </w:r>
          </w:p>
        </w:tc>
      </w:tr>
      <w:tr w:rsidR="007F6683" w:rsidRPr="00F733A3" w14:paraId="3FCAE01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D99350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9986</w:t>
            </w:r>
          </w:p>
        </w:tc>
        <w:tc>
          <w:tcPr>
            <w:tcW w:w="1890" w:type="dxa"/>
          </w:tcPr>
          <w:p w14:paraId="6994F41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1264CAF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حرکت پشت دست به سمت خلف ساعد بطور خفیف ( دست تا 50 درجه به سمت خلف ساعد خم شود)</w:t>
            </w:r>
          </w:p>
        </w:tc>
      </w:tr>
      <w:tr w:rsidR="007F6683" w:rsidRPr="00F733A3" w14:paraId="6AA726F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5047A7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9987</w:t>
            </w:r>
          </w:p>
        </w:tc>
        <w:tc>
          <w:tcPr>
            <w:tcW w:w="1890" w:type="dxa"/>
          </w:tcPr>
          <w:p w14:paraId="77DB47C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325E672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حرکت کف دست به خارج بطور شدید ( کف دست حداکثر تا 5 درجه به سمت خارج حرکت کند )</w:t>
            </w:r>
          </w:p>
        </w:tc>
      </w:tr>
      <w:tr w:rsidR="007F6683" w:rsidRPr="00F733A3" w14:paraId="2135038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98DD01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9988</w:t>
            </w:r>
          </w:p>
        </w:tc>
        <w:tc>
          <w:tcPr>
            <w:tcW w:w="1890" w:type="dxa"/>
          </w:tcPr>
          <w:p w14:paraId="40756C8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73D082C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حرکت کف دست به خارج بطور متوسط ( کف دست حداکثر تا 10 درجه به سمت خارج حرکت کند )</w:t>
            </w:r>
          </w:p>
        </w:tc>
      </w:tr>
      <w:tr w:rsidR="007F6683" w:rsidRPr="00F733A3" w14:paraId="298922E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9D5FF2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9989</w:t>
            </w:r>
          </w:p>
        </w:tc>
        <w:tc>
          <w:tcPr>
            <w:tcW w:w="1890" w:type="dxa"/>
          </w:tcPr>
          <w:p w14:paraId="71AB621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56DE4EF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حرکت کف دست به خارج بطور خفیف ( کف دست حداکثر تا 15 درجه به سمت خارج حرکت کند )</w:t>
            </w:r>
          </w:p>
        </w:tc>
      </w:tr>
      <w:tr w:rsidR="007F6683" w:rsidRPr="00F733A3" w14:paraId="7345377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D0C5CA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9990</w:t>
            </w:r>
          </w:p>
        </w:tc>
        <w:tc>
          <w:tcPr>
            <w:tcW w:w="1890" w:type="dxa"/>
          </w:tcPr>
          <w:p w14:paraId="2E4AFB4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0D96F51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حرکت کف دست به داخل بطور شدید ( کف دست حداکثر تا 5 درجه به سمت داخل حرکت کند )</w:t>
            </w:r>
          </w:p>
        </w:tc>
      </w:tr>
      <w:tr w:rsidR="007F6683" w:rsidRPr="00F733A3" w14:paraId="0B03798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16DAE5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9991</w:t>
            </w:r>
          </w:p>
        </w:tc>
        <w:tc>
          <w:tcPr>
            <w:tcW w:w="1890" w:type="dxa"/>
          </w:tcPr>
          <w:p w14:paraId="27C61ED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7699F2C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حرکت کف دست به داخل بطور متوسط ( کف دست حداکثر تا 15 درجه به سمت داخل حرکت کند )</w:t>
            </w:r>
          </w:p>
        </w:tc>
      </w:tr>
      <w:tr w:rsidR="007F6683" w:rsidRPr="00F733A3" w14:paraId="34347FB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F59598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9993</w:t>
            </w:r>
          </w:p>
        </w:tc>
        <w:tc>
          <w:tcPr>
            <w:tcW w:w="1890" w:type="dxa"/>
          </w:tcPr>
          <w:p w14:paraId="41CB653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32F676B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حالتی که مچ در حرکت به سمت قدام ساعد خشک شده است بطوریکه مچ دست در زوایای 0 تا 20 درجه به سمت قدام ساعد خشک شده است</w:t>
            </w:r>
          </w:p>
        </w:tc>
      </w:tr>
      <w:tr w:rsidR="007F6683" w:rsidRPr="00F733A3" w14:paraId="223BA5F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D13EB9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9994</w:t>
            </w:r>
          </w:p>
        </w:tc>
        <w:tc>
          <w:tcPr>
            <w:tcW w:w="1890" w:type="dxa"/>
          </w:tcPr>
          <w:p w14:paraId="6041D97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5940B3B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حالتی که مچ در حرکت به سمت قدام ساعد خشک شده است بطوریکه مچ دست در زوایای 21 تا 50 درجه به سمت قدام ساعد خشک شده است</w:t>
            </w:r>
          </w:p>
        </w:tc>
      </w:tr>
      <w:tr w:rsidR="007F6683" w:rsidRPr="00F733A3" w14:paraId="135DAA2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55A9B7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9996</w:t>
            </w:r>
          </w:p>
        </w:tc>
        <w:tc>
          <w:tcPr>
            <w:tcW w:w="1890" w:type="dxa"/>
          </w:tcPr>
          <w:p w14:paraId="600B20E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25FA6E1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حالتی که در حرکت به سمت خلف ساعد خشک شده باشد بطوریکه مچ دست در زوایای 0 تا 20 درجه به سمت خلف ساعد خشک شده باشد</w:t>
            </w:r>
          </w:p>
        </w:tc>
      </w:tr>
      <w:tr w:rsidR="007F6683" w:rsidRPr="00F733A3" w14:paraId="635F7FE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B55F03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9997</w:t>
            </w:r>
          </w:p>
        </w:tc>
        <w:tc>
          <w:tcPr>
            <w:tcW w:w="1890" w:type="dxa"/>
          </w:tcPr>
          <w:p w14:paraId="7AEE2BF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1E19EB2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حالتی که در حرکت به سمت خلف ساعد خشک شده باشد بطوریکه مچ دست در زوایای 21 تا 50 درجه به سمت خلف ساعد خشک شده باشد</w:t>
            </w:r>
          </w:p>
        </w:tc>
      </w:tr>
      <w:tr w:rsidR="007F6683" w:rsidRPr="00F733A3" w14:paraId="23E6197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1BA8BF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9998</w:t>
            </w:r>
          </w:p>
        </w:tc>
        <w:tc>
          <w:tcPr>
            <w:tcW w:w="1890" w:type="dxa"/>
          </w:tcPr>
          <w:p w14:paraId="4C998FA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3A27CCB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حالتی که در حرکت به سمت خلف ساعد خشک شده باشد بطوریکه مچ دست در زوایای 51 تا 60 درجه به سمت خلف ساعد خشک شده باشد</w:t>
            </w:r>
          </w:p>
        </w:tc>
      </w:tr>
      <w:tr w:rsidR="007F6683" w:rsidRPr="00F733A3" w14:paraId="23F0AB7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D6AF96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9999</w:t>
            </w:r>
          </w:p>
        </w:tc>
        <w:tc>
          <w:tcPr>
            <w:tcW w:w="1890" w:type="dxa"/>
          </w:tcPr>
          <w:p w14:paraId="1BEE360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1C9BE6C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حالتی که در حرکت به سمت داخل خشک شده باشد بطوریکه مچ دست در زوایای 0 تا 15 درجه به سمت داخل خشک شده باشد</w:t>
            </w:r>
          </w:p>
        </w:tc>
      </w:tr>
      <w:tr w:rsidR="007F6683" w:rsidRPr="00F733A3" w14:paraId="3FA6A3E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EEF24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10000</w:t>
            </w:r>
          </w:p>
        </w:tc>
        <w:tc>
          <w:tcPr>
            <w:tcW w:w="1890" w:type="dxa"/>
          </w:tcPr>
          <w:p w14:paraId="03D0BBC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79BF6C3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در حالتی که در حرکت به سمت داخل خشک شده باشد بطوریکه مچ دست در زوایای بیش از 15 درجه به سمت داخل خشک شده باشد</w:t>
            </w:r>
          </w:p>
        </w:tc>
      </w:tr>
      <w:tr w:rsidR="007F6683" w:rsidRPr="00F733A3" w14:paraId="3603F4B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6EA20B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10002</w:t>
            </w:r>
          </w:p>
        </w:tc>
        <w:tc>
          <w:tcPr>
            <w:tcW w:w="1890" w:type="dxa"/>
          </w:tcPr>
          <w:p w14:paraId="0EF50F5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w:t>
            </w:r>
          </w:p>
        </w:tc>
        <w:tc>
          <w:tcPr>
            <w:tcW w:w="5579" w:type="dxa"/>
          </w:tcPr>
          <w:p w14:paraId="6A5ABCA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مچ دست در حالی که در حرکت به سمت خارج خشک شده است بطوریکه مچ دست در زوایای بیش از 10 درجه به سمت خارج خشک شده است</w:t>
            </w:r>
          </w:p>
        </w:tc>
      </w:tr>
      <w:tr w:rsidR="007F6683" w:rsidRPr="00F733A3" w14:paraId="1ED230E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0CEC93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10003</w:t>
            </w:r>
          </w:p>
        </w:tc>
        <w:tc>
          <w:tcPr>
            <w:tcW w:w="1890" w:type="dxa"/>
          </w:tcPr>
          <w:p w14:paraId="280B506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 شست</w:t>
            </w:r>
          </w:p>
        </w:tc>
        <w:tc>
          <w:tcPr>
            <w:tcW w:w="5579" w:type="dxa"/>
          </w:tcPr>
          <w:p w14:paraId="5518431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هر بند انگشت شصت هر دست که بدون عیب بهبود بافته</w:t>
            </w:r>
          </w:p>
        </w:tc>
      </w:tr>
      <w:tr w:rsidR="007F6683" w:rsidRPr="00F733A3" w14:paraId="3D11BE4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0ABEC1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10004</w:t>
            </w:r>
          </w:p>
        </w:tc>
        <w:tc>
          <w:tcPr>
            <w:tcW w:w="1890" w:type="dxa"/>
          </w:tcPr>
          <w:p w14:paraId="5E8BCDD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 شست</w:t>
            </w:r>
          </w:p>
        </w:tc>
        <w:tc>
          <w:tcPr>
            <w:tcW w:w="5579" w:type="dxa"/>
          </w:tcPr>
          <w:p w14:paraId="3465B65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هر بند انگشت شصت هر دست که بطور معیوب التیام یافته</w:t>
            </w:r>
          </w:p>
        </w:tc>
      </w:tr>
      <w:tr w:rsidR="007F6683" w:rsidRPr="00F733A3" w14:paraId="2956448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CBCFE2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10005</w:t>
            </w:r>
          </w:p>
        </w:tc>
        <w:tc>
          <w:tcPr>
            <w:tcW w:w="1890" w:type="dxa"/>
          </w:tcPr>
          <w:p w14:paraId="297035D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 شست</w:t>
            </w:r>
          </w:p>
        </w:tc>
        <w:tc>
          <w:tcPr>
            <w:tcW w:w="5579" w:type="dxa"/>
          </w:tcPr>
          <w:p w14:paraId="50CED1D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استخوان هر بند انگشت شصت هر دست که بدون عیب التیام یافته</w:t>
            </w:r>
          </w:p>
        </w:tc>
      </w:tr>
      <w:tr w:rsidR="007F6683" w:rsidRPr="00F733A3" w14:paraId="1878F24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D8F09A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10006</w:t>
            </w:r>
          </w:p>
        </w:tc>
        <w:tc>
          <w:tcPr>
            <w:tcW w:w="1890" w:type="dxa"/>
          </w:tcPr>
          <w:p w14:paraId="2372A1D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 شست</w:t>
            </w:r>
          </w:p>
        </w:tc>
        <w:tc>
          <w:tcPr>
            <w:tcW w:w="5579" w:type="dxa"/>
          </w:tcPr>
          <w:p w14:paraId="7FB6877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استخوان هر بند انگشت شصت هر دست که بطور معیوب التیام یافته</w:t>
            </w:r>
          </w:p>
        </w:tc>
      </w:tr>
      <w:tr w:rsidR="007F6683" w:rsidRPr="00F733A3" w14:paraId="2BE0782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2F41B7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10007</w:t>
            </w:r>
          </w:p>
        </w:tc>
        <w:tc>
          <w:tcPr>
            <w:tcW w:w="1890" w:type="dxa"/>
          </w:tcPr>
          <w:p w14:paraId="19CE4D2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 شست</w:t>
            </w:r>
          </w:p>
        </w:tc>
        <w:tc>
          <w:tcPr>
            <w:tcW w:w="5579" w:type="dxa"/>
          </w:tcPr>
          <w:p w14:paraId="1A723ED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استخوانی هر بند انگشت دست ( معادل شکستگی است)</w:t>
            </w:r>
          </w:p>
        </w:tc>
      </w:tr>
      <w:tr w:rsidR="007F6683" w:rsidRPr="00F733A3" w14:paraId="6BA458F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D6E015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10008</w:t>
            </w:r>
          </w:p>
        </w:tc>
        <w:tc>
          <w:tcPr>
            <w:tcW w:w="1890" w:type="dxa"/>
          </w:tcPr>
          <w:p w14:paraId="6035BDD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 شست</w:t>
            </w:r>
          </w:p>
        </w:tc>
        <w:tc>
          <w:tcPr>
            <w:tcW w:w="5579" w:type="dxa"/>
          </w:tcPr>
          <w:p w14:paraId="08C0E88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بین بندی انگشت هر دست</w:t>
            </w:r>
          </w:p>
        </w:tc>
      </w:tr>
      <w:tr w:rsidR="007F6683" w:rsidRPr="00F733A3" w14:paraId="64B4100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AF57C6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10009</w:t>
            </w:r>
          </w:p>
        </w:tc>
        <w:tc>
          <w:tcPr>
            <w:tcW w:w="1890" w:type="dxa"/>
          </w:tcPr>
          <w:p w14:paraId="56B26DA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 شست</w:t>
            </w:r>
          </w:p>
        </w:tc>
        <w:tc>
          <w:tcPr>
            <w:tcW w:w="5579" w:type="dxa"/>
          </w:tcPr>
          <w:p w14:paraId="1626AC7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انگشت شست از محل اتصال به استخوانهای کف دستی</w:t>
            </w:r>
          </w:p>
        </w:tc>
      </w:tr>
      <w:tr w:rsidR="007F6683" w:rsidRPr="00F733A3" w14:paraId="283C8DE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AD897F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10010</w:t>
            </w:r>
          </w:p>
        </w:tc>
        <w:tc>
          <w:tcPr>
            <w:tcW w:w="1890" w:type="dxa"/>
          </w:tcPr>
          <w:p w14:paraId="124BB9E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انگشتان غیرشست</w:t>
            </w:r>
          </w:p>
        </w:tc>
        <w:tc>
          <w:tcPr>
            <w:tcW w:w="5579" w:type="dxa"/>
          </w:tcPr>
          <w:p w14:paraId="7E268EA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هر بند انگشتان دوم تا پنجم دست که بدون عیب التیام یافته</w:t>
            </w:r>
          </w:p>
        </w:tc>
      </w:tr>
      <w:tr w:rsidR="007F6683" w:rsidRPr="00F733A3" w14:paraId="33AF83D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61D28A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10011</w:t>
            </w:r>
          </w:p>
        </w:tc>
        <w:tc>
          <w:tcPr>
            <w:tcW w:w="1890" w:type="dxa"/>
          </w:tcPr>
          <w:p w14:paraId="17AD053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انگشتان غیرشست</w:t>
            </w:r>
          </w:p>
        </w:tc>
        <w:tc>
          <w:tcPr>
            <w:tcW w:w="5579" w:type="dxa"/>
          </w:tcPr>
          <w:p w14:paraId="63AE604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هر بند انگشتان دوم تا پنجم دست که بطور معیوب التیام یافته</w:t>
            </w:r>
          </w:p>
        </w:tc>
      </w:tr>
      <w:tr w:rsidR="007F6683" w:rsidRPr="00F733A3" w14:paraId="39D5101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F60B97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10012</w:t>
            </w:r>
          </w:p>
        </w:tc>
        <w:tc>
          <w:tcPr>
            <w:tcW w:w="1890" w:type="dxa"/>
          </w:tcPr>
          <w:p w14:paraId="6CB83AE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انگشتان غیرشست</w:t>
            </w:r>
          </w:p>
        </w:tc>
        <w:tc>
          <w:tcPr>
            <w:tcW w:w="5579" w:type="dxa"/>
          </w:tcPr>
          <w:p w14:paraId="72B8E27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هرگونه عمل جراحی عمیق برای درمان دررفتگی یا شکستگی انگشتان</w:t>
            </w:r>
          </w:p>
        </w:tc>
      </w:tr>
      <w:tr w:rsidR="007F6683" w:rsidRPr="00F733A3" w14:paraId="5E1C8E6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DD78EA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10015</w:t>
            </w:r>
          </w:p>
        </w:tc>
        <w:tc>
          <w:tcPr>
            <w:tcW w:w="1890" w:type="dxa"/>
          </w:tcPr>
          <w:p w14:paraId="1189B63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6B20A31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دور کردن انگشت شست از کف دست بطور شدید ( دامنه حرکت انگشت شست به سمت خارج از 0 تا 24 درجه است)</w:t>
            </w:r>
          </w:p>
        </w:tc>
      </w:tr>
      <w:tr w:rsidR="007F6683" w:rsidRPr="00F733A3" w14:paraId="6ED90E0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88FED5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10016</w:t>
            </w:r>
          </w:p>
        </w:tc>
        <w:tc>
          <w:tcPr>
            <w:tcW w:w="1890" w:type="dxa"/>
          </w:tcPr>
          <w:p w14:paraId="1491205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1E92552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دور کردن انگشت شست از کف دست بطور متوسط ( دامنه حرکت انگشت شست به سمت خارج از 25 تا 34 درجه است)</w:t>
            </w:r>
          </w:p>
        </w:tc>
      </w:tr>
      <w:tr w:rsidR="007F6683" w:rsidRPr="00F733A3" w14:paraId="346C434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7FB4AF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10017</w:t>
            </w:r>
          </w:p>
        </w:tc>
        <w:tc>
          <w:tcPr>
            <w:tcW w:w="1890" w:type="dxa"/>
          </w:tcPr>
          <w:p w14:paraId="1E773F9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5FCF729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دور کردن انگشت شست از کف دست بطور شدید ( دامنه حرکت انگشت شست به سمت خارج از 35 تا 50 درجه است)</w:t>
            </w:r>
          </w:p>
        </w:tc>
      </w:tr>
      <w:tr w:rsidR="007F6683" w:rsidRPr="00F733A3" w14:paraId="219355B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85CEF2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10018</w:t>
            </w:r>
          </w:p>
        </w:tc>
        <w:tc>
          <w:tcPr>
            <w:tcW w:w="1890" w:type="dxa"/>
          </w:tcPr>
          <w:p w14:paraId="604E88A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3FDD22F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نزدیک کردن انگشت شست به سمت کف دست بطور شدید ( فاصله چین بین بندی انگشت شست تا پنجمین استخوان کف دستی 8 تا 6 سانتی متر)</w:t>
            </w:r>
          </w:p>
        </w:tc>
      </w:tr>
      <w:tr w:rsidR="007F6683" w:rsidRPr="00F733A3" w14:paraId="18B29D3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C4B39B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10019</w:t>
            </w:r>
          </w:p>
        </w:tc>
        <w:tc>
          <w:tcPr>
            <w:tcW w:w="1890" w:type="dxa"/>
          </w:tcPr>
          <w:p w14:paraId="5CF2408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54A352F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نزدیک کردن انگشت شست به سمت کف دست بطور متوسط ( فاصله چین بین بندی انگشت شست تا پنجمین استخوان کف دستی 6 تا 3 سانتی متر)</w:t>
            </w:r>
          </w:p>
        </w:tc>
      </w:tr>
      <w:tr w:rsidR="007F6683" w:rsidRPr="00F733A3" w14:paraId="0426C1F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746AF9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10020</w:t>
            </w:r>
          </w:p>
        </w:tc>
        <w:tc>
          <w:tcPr>
            <w:tcW w:w="1890" w:type="dxa"/>
          </w:tcPr>
          <w:p w14:paraId="0DC9D39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12C7557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نزدیک کردن انگشت شست به سمت کف دست بطور خفیف ( فاصله چین بین بندی انگشت شست تا پنجمین استخوان کف دستی 3 تا 0 سانتی متر)</w:t>
            </w:r>
          </w:p>
        </w:tc>
      </w:tr>
      <w:tr w:rsidR="007F6683" w:rsidRPr="00F733A3" w14:paraId="0177772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DEC3E1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10022</w:t>
            </w:r>
          </w:p>
        </w:tc>
        <w:tc>
          <w:tcPr>
            <w:tcW w:w="1890" w:type="dxa"/>
          </w:tcPr>
          <w:p w14:paraId="4B16703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36DAC2F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در حرکت انگشت شست از مبدأ قاعده انگشت سوم به سمت بالا و خارج بطور خفیف(چین بین بندی انگشت شست حداکثر تا 5 سانتی متر از قاعده انگشت سوم فاصله بگیرد)</w:t>
            </w:r>
          </w:p>
        </w:tc>
      </w:tr>
      <w:tr w:rsidR="007F6683" w:rsidRPr="00F733A3" w14:paraId="3B82315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F229D5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10024</w:t>
            </w:r>
          </w:p>
        </w:tc>
        <w:tc>
          <w:tcPr>
            <w:tcW w:w="1890" w:type="dxa"/>
          </w:tcPr>
          <w:p w14:paraId="4DFBA0D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4957772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شدن بند انتهایی انگشت شست بطور شدید ( بند انتهایی انگشت شست دست بین 0 تا 29 درجه خم میشود)</w:t>
            </w:r>
          </w:p>
        </w:tc>
      </w:tr>
      <w:tr w:rsidR="007F6683" w:rsidRPr="00F733A3" w14:paraId="58F82FF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CAA9B5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10025</w:t>
            </w:r>
          </w:p>
        </w:tc>
        <w:tc>
          <w:tcPr>
            <w:tcW w:w="1890" w:type="dxa"/>
          </w:tcPr>
          <w:p w14:paraId="0816F55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73CEA0B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شدن بند انتهایی انگشت شست بطور متوسط ( بند انتهایی انگشت شست دست بین 30 تا 59 درجه خم میشود)</w:t>
            </w:r>
          </w:p>
        </w:tc>
      </w:tr>
      <w:tr w:rsidR="007F6683" w:rsidRPr="00F733A3" w14:paraId="18A1878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456275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10026</w:t>
            </w:r>
          </w:p>
        </w:tc>
        <w:tc>
          <w:tcPr>
            <w:tcW w:w="1890" w:type="dxa"/>
          </w:tcPr>
          <w:p w14:paraId="38314A4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55FAFBF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شدن بند انتهایی انگشت شست بطور خفیف ( بند انتهایی انگشت شست دست بین 60 تا 80 درجه خم میشود)</w:t>
            </w:r>
          </w:p>
        </w:tc>
      </w:tr>
      <w:tr w:rsidR="007F6683" w:rsidRPr="00F733A3" w14:paraId="1022DC6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7D91A7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10027</w:t>
            </w:r>
          </w:p>
        </w:tc>
        <w:tc>
          <w:tcPr>
            <w:tcW w:w="1890" w:type="dxa"/>
          </w:tcPr>
          <w:p w14:paraId="2ED9FC1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7BA8A73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کردن بند انتهایی انگشت شست دست بطور شدید ( بند اول انگشت شست بین 0 تا 19 درجه خم میشود)</w:t>
            </w:r>
          </w:p>
        </w:tc>
      </w:tr>
      <w:tr w:rsidR="007F6683" w:rsidRPr="00F733A3" w14:paraId="062DE67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46EB1A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10028</w:t>
            </w:r>
          </w:p>
        </w:tc>
        <w:tc>
          <w:tcPr>
            <w:tcW w:w="1890" w:type="dxa"/>
          </w:tcPr>
          <w:p w14:paraId="45A19FF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6482BA3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کردن بند انتهایی انگشت شست دست بطور متوسط ( بند اول انگشت شست بین 20 تا 39 درجه خم میشود)</w:t>
            </w:r>
          </w:p>
        </w:tc>
      </w:tr>
      <w:tr w:rsidR="007F6683" w:rsidRPr="00F733A3" w14:paraId="460F363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9EFE01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10029</w:t>
            </w:r>
          </w:p>
        </w:tc>
        <w:tc>
          <w:tcPr>
            <w:tcW w:w="1890" w:type="dxa"/>
          </w:tcPr>
          <w:p w14:paraId="727593C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 شست</w:t>
            </w:r>
          </w:p>
        </w:tc>
        <w:tc>
          <w:tcPr>
            <w:tcW w:w="5579" w:type="dxa"/>
          </w:tcPr>
          <w:p w14:paraId="23B3DC1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کردن بند انتهایی انگشت شست دست بطور خفیف ( بند اول انگشت شست بین 40 تا 60 درجه خم میشود)</w:t>
            </w:r>
          </w:p>
        </w:tc>
      </w:tr>
      <w:tr w:rsidR="007F6683" w:rsidRPr="00F733A3" w14:paraId="15476DE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0A0EB3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10030</w:t>
            </w:r>
          </w:p>
        </w:tc>
        <w:tc>
          <w:tcPr>
            <w:tcW w:w="1890" w:type="dxa"/>
          </w:tcPr>
          <w:p w14:paraId="486BD4F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انگشتان غیر شست</w:t>
            </w:r>
          </w:p>
        </w:tc>
        <w:tc>
          <w:tcPr>
            <w:tcW w:w="5579" w:type="dxa"/>
          </w:tcPr>
          <w:p w14:paraId="6BD63F4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کردن انگشتان دوم و سوم هر دست بطور خیلی شدید ( فاصله بین نوک انگشتان دوم یا سوم تا چین میانی کف دست بیش از 7.5سانتی متر)</w:t>
            </w:r>
          </w:p>
        </w:tc>
      </w:tr>
      <w:tr w:rsidR="007F6683" w:rsidRPr="00F733A3" w14:paraId="7646456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050E7C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10031</w:t>
            </w:r>
          </w:p>
        </w:tc>
        <w:tc>
          <w:tcPr>
            <w:tcW w:w="1890" w:type="dxa"/>
          </w:tcPr>
          <w:p w14:paraId="6AD980F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انگشتان غیر شست</w:t>
            </w:r>
          </w:p>
        </w:tc>
        <w:tc>
          <w:tcPr>
            <w:tcW w:w="5579" w:type="dxa"/>
          </w:tcPr>
          <w:p w14:paraId="3536116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کردن انگشتان دوم و سوم هر دست بطور شدید ( فاصله بین نوک انگشتان دوم یا سوم تا چین میانی کف دست بین 3.5 تا 7 سانتی متر)</w:t>
            </w:r>
          </w:p>
        </w:tc>
      </w:tr>
      <w:tr w:rsidR="007F6683" w:rsidRPr="00F733A3" w14:paraId="1D97C33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0E167F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10032</w:t>
            </w:r>
          </w:p>
        </w:tc>
        <w:tc>
          <w:tcPr>
            <w:tcW w:w="1890" w:type="dxa"/>
          </w:tcPr>
          <w:p w14:paraId="625E702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انگشتان غیر شست</w:t>
            </w:r>
          </w:p>
        </w:tc>
        <w:tc>
          <w:tcPr>
            <w:tcW w:w="5579" w:type="dxa"/>
          </w:tcPr>
          <w:p w14:paraId="5C00966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کردن انگشتان دوم و سوم هر دست بطور متوسط ( فاصله بین نوک انگشتان دوم یا سوم تا چین میانی کف دست بین 1.5 تا 3 سانتی متر)</w:t>
            </w:r>
          </w:p>
        </w:tc>
      </w:tr>
      <w:tr w:rsidR="007F6683" w:rsidRPr="00F733A3" w14:paraId="3EC5C79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29EDB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10033</w:t>
            </w:r>
          </w:p>
        </w:tc>
        <w:tc>
          <w:tcPr>
            <w:tcW w:w="1890" w:type="dxa"/>
          </w:tcPr>
          <w:p w14:paraId="7D91C7F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انگشتان غیر شست</w:t>
            </w:r>
          </w:p>
        </w:tc>
        <w:tc>
          <w:tcPr>
            <w:tcW w:w="5579" w:type="dxa"/>
          </w:tcPr>
          <w:p w14:paraId="5CB249C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کردن انگشتان دوم و سوم هر دست بطور خفیف ( فاصله بین نوک انگشتان دوم یا سوم تا چین میانی کف دست بین 0.5 تا 1 سانتی متر)</w:t>
            </w:r>
          </w:p>
        </w:tc>
      </w:tr>
      <w:tr w:rsidR="007F6683" w:rsidRPr="00F733A3" w14:paraId="18EF666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486B35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10036</w:t>
            </w:r>
          </w:p>
        </w:tc>
        <w:tc>
          <w:tcPr>
            <w:tcW w:w="1890" w:type="dxa"/>
          </w:tcPr>
          <w:p w14:paraId="7E9ACF0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انگشتان غیرشست</w:t>
            </w:r>
          </w:p>
        </w:tc>
        <w:tc>
          <w:tcPr>
            <w:tcW w:w="5579" w:type="dxa"/>
          </w:tcPr>
          <w:p w14:paraId="1404D86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استخوانی هر بند انگشتان دوم تا پنجم هر دست(معادل شکستگی آن)</w:t>
            </w:r>
          </w:p>
        </w:tc>
      </w:tr>
      <w:tr w:rsidR="007F6683" w:rsidRPr="00F733A3" w14:paraId="14FFD4D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338359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10037</w:t>
            </w:r>
          </w:p>
        </w:tc>
        <w:tc>
          <w:tcPr>
            <w:tcW w:w="1890" w:type="dxa"/>
          </w:tcPr>
          <w:p w14:paraId="0E6DAAB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انگشتان غیرشست</w:t>
            </w:r>
          </w:p>
        </w:tc>
        <w:tc>
          <w:tcPr>
            <w:tcW w:w="5579" w:type="dxa"/>
          </w:tcPr>
          <w:p w14:paraId="203B10C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مفصل بین بندی هر کدام از انگشتان دوم تا پنجم</w:t>
            </w:r>
          </w:p>
        </w:tc>
      </w:tr>
      <w:tr w:rsidR="007F6683" w:rsidRPr="00F733A3" w14:paraId="7CFE695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5955CE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10038</w:t>
            </w:r>
          </w:p>
        </w:tc>
        <w:tc>
          <w:tcPr>
            <w:tcW w:w="1890" w:type="dxa"/>
          </w:tcPr>
          <w:p w14:paraId="3E19DC1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استخوانی و مفصلی انگشتان غیرشست</w:t>
            </w:r>
          </w:p>
        </w:tc>
        <w:tc>
          <w:tcPr>
            <w:tcW w:w="5579" w:type="dxa"/>
          </w:tcPr>
          <w:p w14:paraId="011E285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مفصل هر انگشت از محل اتصال به کف دست</w:t>
            </w:r>
          </w:p>
        </w:tc>
      </w:tr>
      <w:tr w:rsidR="007F6683" w:rsidRPr="00F733A3" w14:paraId="7D49099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71C49B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10039</w:t>
            </w:r>
          </w:p>
        </w:tc>
        <w:tc>
          <w:tcPr>
            <w:tcW w:w="1890" w:type="dxa"/>
          </w:tcPr>
          <w:p w14:paraId="234489F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انگشتان غیر شست</w:t>
            </w:r>
          </w:p>
        </w:tc>
        <w:tc>
          <w:tcPr>
            <w:tcW w:w="5579" w:type="dxa"/>
          </w:tcPr>
          <w:p w14:paraId="176E4B3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کردن انگشتان چهارم یا پنجم هر دست بطور خیلی شدید ( فاصله بین نوک انگشتان چهارم یا پنجم بیش از 7.5 سانتی متر است)</w:t>
            </w:r>
          </w:p>
        </w:tc>
      </w:tr>
      <w:tr w:rsidR="007F6683" w:rsidRPr="00F733A3" w14:paraId="3DABDC7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602136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10040</w:t>
            </w:r>
          </w:p>
        </w:tc>
        <w:tc>
          <w:tcPr>
            <w:tcW w:w="1890" w:type="dxa"/>
          </w:tcPr>
          <w:p w14:paraId="48AEB0E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انگشتان غیر شست</w:t>
            </w:r>
          </w:p>
        </w:tc>
        <w:tc>
          <w:tcPr>
            <w:tcW w:w="5579" w:type="dxa"/>
          </w:tcPr>
          <w:p w14:paraId="70C4819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کردن انگشتان چهارم یا پنجم هر دست بطور شدید ( فاصله بین نوک انگشتان چهارم یا پنجم بین 3.5 تا 7 سانتی متر است)</w:t>
            </w:r>
          </w:p>
        </w:tc>
      </w:tr>
      <w:tr w:rsidR="007F6683" w:rsidRPr="00F733A3" w14:paraId="3FA13B6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5348E3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10041</w:t>
            </w:r>
          </w:p>
        </w:tc>
        <w:tc>
          <w:tcPr>
            <w:tcW w:w="1890" w:type="dxa"/>
          </w:tcPr>
          <w:p w14:paraId="4C41233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انگشتان غیر شست</w:t>
            </w:r>
          </w:p>
        </w:tc>
        <w:tc>
          <w:tcPr>
            <w:tcW w:w="5579" w:type="dxa"/>
          </w:tcPr>
          <w:p w14:paraId="79F1784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کردن انگشتان چهارم یا پنجم هر دست بطور متوسط ( فاصله بین نوک انگشتان چهارم یا پنجم بین 1.5 تا 3 سانتی متر است)</w:t>
            </w:r>
          </w:p>
        </w:tc>
      </w:tr>
      <w:tr w:rsidR="007F6683" w:rsidRPr="00F733A3" w14:paraId="357CD3C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7719E7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10042</w:t>
            </w:r>
          </w:p>
        </w:tc>
        <w:tc>
          <w:tcPr>
            <w:tcW w:w="1890" w:type="dxa"/>
          </w:tcPr>
          <w:p w14:paraId="4CD8005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انگشتان غیر شست</w:t>
            </w:r>
          </w:p>
        </w:tc>
        <w:tc>
          <w:tcPr>
            <w:tcW w:w="5579" w:type="dxa"/>
          </w:tcPr>
          <w:p w14:paraId="1592A2D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در خم کردن انگشتان چهارم یا پنجم هر دست بطور شدید ( فاصله بین نوک انگشتان چهارم یا پنجم بین 0.5 تا 1 سانتی متر است)</w:t>
            </w:r>
          </w:p>
        </w:tc>
      </w:tr>
      <w:tr w:rsidR="007F6683" w:rsidRPr="00F733A3" w14:paraId="4E26BCA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0D5B82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10043</w:t>
            </w:r>
          </w:p>
        </w:tc>
        <w:tc>
          <w:tcPr>
            <w:tcW w:w="1890" w:type="dxa"/>
          </w:tcPr>
          <w:p w14:paraId="7205E2B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هر دست ناشی از قطع ریشه اعصاب نخاعی</w:t>
            </w:r>
          </w:p>
        </w:tc>
        <w:tc>
          <w:tcPr>
            <w:tcW w:w="5579" w:type="dxa"/>
          </w:tcPr>
          <w:p w14:paraId="66D6812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ریشه نخاعی عصب پنجم گردنی ( حسی و حرکتی )</w:t>
            </w:r>
          </w:p>
        </w:tc>
      </w:tr>
      <w:tr w:rsidR="007F6683" w:rsidRPr="00F733A3" w14:paraId="5842E0E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F20C8B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10044</w:t>
            </w:r>
          </w:p>
        </w:tc>
        <w:tc>
          <w:tcPr>
            <w:tcW w:w="1890" w:type="dxa"/>
          </w:tcPr>
          <w:p w14:paraId="67C19B4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هر دست ناشی از قطع ریشه اعصاب نخاعی</w:t>
            </w:r>
          </w:p>
        </w:tc>
        <w:tc>
          <w:tcPr>
            <w:tcW w:w="5579" w:type="dxa"/>
          </w:tcPr>
          <w:p w14:paraId="096DE6F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ریشه نخاعی عصب ششم گردنی ( حسی و حرکتی )</w:t>
            </w:r>
          </w:p>
        </w:tc>
      </w:tr>
      <w:tr w:rsidR="007F6683" w:rsidRPr="00F733A3" w14:paraId="5EFB52B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8BB073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10045</w:t>
            </w:r>
          </w:p>
        </w:tc>
        <w:tc>
          <w:tcPr>
            <w:tcW w:w="1890" w:type="dxa"/>
          </w:tcPr>
          <w:p w14:paraId="5A0F8D4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هر دست ناشی از قطع ریشه اعصاب نخاعی</w:t>
            </w:r>
          </w:p>
        </w:tc>
        <w:tc>
          <w:tcPr>
            <w:tcW w:w="5579" w:type="dxa"/>
          </w:tcPr>
          <w:p w14:paraId="21AC02F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ریشه نخاعی عصب هفتم گردنی ( حسی و حرکتی )</w:t>
            </w:r>
          </w:p>
        </w:tc>
      </w:tr>
      <w:tr w:rsidR="007F6683" w:rsidRPr="00F733A3" w14:paraId="169B52A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AA20AA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10046</w:t>
            </w:r>
          </w:p>
        </w:tc>
        <w:tc>
          <w:tcPr>
            <w:tcW w:w="1890" w:type="dxa"/>
          </w:tcPr>
          <w:p w14:paraId="657F9B6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هر دست ناشی از قطع ریشه اعصاب نخاعی</w:t>
            </w:r>
          </w:p>
        </w:tc>
        <w:tc>
          <w:tcPr>
            <w:tcW w:w="5579" w:type="dxa"/>
          </w:tcPr>
          <w:p w14:paraId="6B78DBF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ریشه نخاعی عصب هشتم گردنی ( حسی و حرکتی )</w:t>
            </w:r>
          </w:p>
        </w:tc>
      </w:tr>
      <w:tr w:rsidR="007F6683" w:rsidRPr="00F733A3" w14:paraId="370FEA6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FBE5B8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10047</w:t>
            </w:r>
          </w:p>
        </w:tc>
        <w:tc>
          <w:tcPr>
            <w:tcW w:w="1890" w:type="dxa"/>
          </w:tcPr>
          <w:p w14:paraId="24CA573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هر دست ناشی از قطع ریشه اعصاب نخاعی</w:t>
            </w:r>
          </w:p>
        </w:tc>
        <w:tc>
          <w:tcPr>
            <w:tcW w:w="5579" w:type="dxa"/>
          </w:tcPr>
          <w:p w14:paraId="01806E3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ریشه نخاعی عصب اول سینه ای گردنی ( حسی و حرکتی )</w:t>
            </w:r>
          </w:p>
        </w:tc>
      </w:tr>
      <w:tr w:rsidR="007F6683" w:rsidRPr="00F733A3" w14:paraId="7BC07C4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8A119E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10048</w:t>
            </w:r>
          </w:p>
        </w:tc>
        <w:tc>
          <w:tcPr>
            <w:tcW w:w="1890" w:type="dxa"/>
          </w:tcPr>
          <w:p w14:paraId="576BDB6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هر دست در اثر آسیب اعصاب شبکه بازویی</w:t>
            </w:r>
          </w:p>
        </w:tc>
        <w:tc>
          <w:tcPr>
            <w:tcW w:w="5579" w:type="dxa"/>
          </w:tcPr>
          <w:p w14:paraId="5FCDF86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اعصاب شبکه بازویی ( قطع اعصاب پنجم و ششم و هفتم و هشتم گردنی و اول سینه ای)</w:t>
            </w:r>
          </w:p>
        </w:tc>
      </w:tr>
      <w:tr w:rsidR="007F6683" w:rsidRPr="00F733A3" w14:paraId="5A44362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26BEA3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10049</w:t>
            </w:r>
          </w:p>
        </w:tc>
        <w:tc>
          <w:tcPr>
            <w:tcW w:w="1890" w:type="dxa"/>
          </w:tcPr>
          <w:p w14:paraId="2103F0C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هر دست در اثر آسیب اعصاب شبکه بازویی</w:t>
            </w:r>
          </w:p>
        </w:tc>
        <w:tc>
          <w:tcPr>
            <w:tcW w:w="5579" w:type="dxa"/>
          </w:tcPr>
          <w:p w14:paraId="2F39DF9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تنه فوقانی شبکه بازویی ( قطع اعصاب پنجم و ششم گردنی )</w:t>
            </w:r>
          </w:p>
        </w:tc>
      </w:tr>
      <w:tr w:rsidR="007F6683" w:rsidRPr="00F733A3" w14:paraId="7717C97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5DEE8F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10050</w:t>
            </w:r>
          </w:p>
        </w:tc>
        <w:tc>
          <w:tcPr>
            <w:tcW w:w="1890" w:type="dxa"/>
          </w:tcPr>
          <w:p w14:paraId="539B067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هر دست در اثر آسیب اعصاب شبکه بازویی</w:t>
            </w:r>
          </w:p>
        </w:tc>
        <w:tc>
          <w:tcPr>
            <w:tcW w:w="5579" w:type="dxa"/>
          </w:tcPr>
          <w:p w14:paraId="7D53134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تنه میانی شبکه بازویی ( قطع عصب هفتم گردنی )</w:t>
            </w:r>
          </w:p>
        </w:tc>
      </w:tr>
      <w:tr w:rsidR="007F6683" w:rsidRPr="00F733A3" w14:paraId="2469BDB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6997E8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10051</w:t>
            </w:r>
          </w:p>
        </w:tc>
        <w:tc>
          <w:tcPr>
            <w:tcW w:w="1890" w:type="dxa"/>
          </w:tcPr>
          <w:p w14:paraId="2997CAD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هر دست در اثر آسیب اعصاب شبکه بازویی</w:t>
            </w:r>
          </w:p>
        </w:tc>
        <w:tc>
          <w:tcPr>
            <w:tcW w:w="5579" w:type="dxa"/>
          </w:tcPr>
          <w:p w14:paraId="3F4DBD7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تنه تحتانی شبکه بازویی ( قطع عصب هشتم گردنی و اول سینه ای)</w:t>
            </w:r>
          </w:p>
        </w:tc>
      </w:tr>
      <w:tr w:rsidR="007F6683" w:rsidRPr="00F733A3" w14:paraId="0990674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7A006A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10052</w:t>
            </w:r>
          </w:p>
        </w:tc>
        <w:tc>
          <w:tcPr>
            <w:tcW w:w="1890" w:type="dxa"/>
          </w:tcPr>
          <w:p w14:paraId="212AE63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حرکتی هر دست در اثر صدمات عصبی</w:t>
            </w:r>
          </w:p>
        </w:tc>
        <w:tc>
          <w:tcPr>
            <w:tcW w:w="5579" w:type="dxa"/>
          </w:tcPr>
          <w:p w14:paraId="05CFA24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کامل هر دست (قدرت حرکتی کاملاً از بین رفته باشد)</w:t>
            </w:r>
          </w:p>
        </w:tc>
      </w:tr>
      <w:tr w:rsidR="007F6683" w:rsidRPr="00F733A3" w14:paraId="4FF4303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3D6526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10053</w:t>
            </w:r>
          </w:p>
        </w:tc>
        <w:tc>
          <w:tcPr>
            <w:tcW w:w="1890" w:type="dxa"/>
          </w:tcPr>
          <w:p w14:paraId="502403D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حرکتی هر دست در اثر صدمات عصبی</w:t>
            </w:r>
          </w:p>
        </w:tc>
        <w:tc>
          <w:tcPr>
            <w:tcW w:w="5579" w:type="dxa"/>
          </w:tcPr>
          <w:p w14:paraId="10B3774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قدرت حرکتی هر دست در حد یک پنجم باشد</w:t>
            </w:r>
          </w:p>
        </w:tc>
      </w:tr>
      <w:tr w:rsidR="007F6683" w:rsidRPr="00F733A3" w14:paraId="5D95E9D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5EAA21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10054</w:t>
            </w:r>
          </w:p>
        </w:tc>
        <w:tc>
          <w:tcPr>
            <w:tcW w:w="1890" w:type="dxa"/>
          </w:tcPr>
          <w:p w14:paraId="755A479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حرکتی هر دست در اثر صدمات عصبی</w:t>
            </w:r>
          </w:p>
        </w:tc>
        <w:tc>
          <w:tcPr>
            <w:tcW w:w="5579" w:type="dxa"/>
          </w:tcPr>
          <w:p w14:paraId="23786A6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قدرت حرکتی هر دست در حد دو پنجم باشد</w:t>
            </w:r>
          </w:p>
        </w:tc>
      </w:tr>
      <w:tr w:rsidR="007F6683" w:rsidRPr="00F733A3" w14:paraId="0B9537A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B39F9A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10055</w:t>
            </w:r>
          </w:p>
        </w:tc>
        <w:tc>
          <w:tcPr>
            <w:tcW w:w="1890" w:type="dxa"/>
          </w:tcPr>
          <w:p w14:paraId="5A2BA69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حرکتی هر دست در اثر صدمات عصبی</w:t>
            </w:r>
          </w:p>
        </w:tc>
        <w:tc>
          <w:tcPr>
            <w:tcW w:w="5579" w:type="dxa"/>
          </w:tcPr>
          <w:p w14:paraId="57A261F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قدرت حرکتی هر دست در حد سه پنجم باشد</w:t>
            </w:r>
          </w:p>
        </w:tc>
      </w:tr>
      <w:tr w:rsidR="007F6683" w:rsidRPr="00F733A3" w14:paraId="69C908E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684728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10056</w:t>
            </w:r>
          </w:p>
        </w:tc>
        <w:tc>
          <w:tcPr>
            <w:tcW w:w="1890" w:type="dxa"/>
          </w:tcPr>
          <w:p w14:paraId="522AB11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حرکتی هر دست در اثر صدمات عصبی</w:t>
            </w:r>
          </w:p>
        </w:tc>
        <w:tc>
          <w:tcPr>
            <w:tcW w:w="5579" w:type="dxa"/>
          </w:tcPr>
          <w:p w14:paraId="4AD85F3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قدرت حرکتی هر دست در حد چهار پنجم باشد</w:t>
            </w:r>
          </w:p>
        </w:tc>
      </w:tr>
      <w:tr w:rsidR="007F6683" w:rsidRPr="00F733A3" w14:paraId="253036B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06897C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10067</w:t>
            </w:r>
          </w:p>
        </w:tc>
        <w:tc>
          <w:tcPr>
            <w:tcW w:w="1890" w:type="dxa"/>
          </w:tcPr>
          <w:p w14:paraId="2792CCA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درباز کردن مفصل زانو</w:t>
            </w:r>
          </w:p>
        </w:tc>
        <w:tc>
          <w:tcPr>
            <w:tcW w:w="5579" w:type="dxa"/>
          </w:tcPr>
          <w:p w14:paraId="45C156E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درباز کردن مفصل زانو اگر 20 درجه مانده تا زانو کامل باز شود</w:t>
            </w:r>
          </w:p>
        </w:tc>
      </w:tr>
      <w:tr w:rsidR="007F6683" w:rsidRPr="00F733A3" w14:paraId="06F09A3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5AFA69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10068</w:t>
            </w:r>
          </w:p>
        </w:tc>
        <w:tc>
          <w:tcPr>
            <w:tcW w:w="1890" w:type="dxa"/>
          </w:tcPr>
          <w:p w14:paraId="7E965A0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درباز کردن مفصل زانو</w:t>
            </w:r>
          </w:p>
        </w:tc>
        <w:tc>
          <w:tcPr>
            <w:tcW w:w="5579" w:type="dxa"/>
          </w:tcPr>
          <w:p w14:paraId="6908855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درباز کردن مفصل زانو اگر 10 درجه مانده تا زانو کامل باز شود</w:t>
            </w:r>
          </w:p>
        </w:tc>
      </w:tr>
      <w:tr w:rsidR="007F6683" w:rsidRPr="00F733A3" w14:paraId="0FFF750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7585B7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10069</w:t>
            </w:r>
          </w:p>
        </w:tc>
        <w:tc>
          <w:tcPr>
            <w:tcW w:w="1890" w:type="dxa"/>
          </w:tcPr>
          <w:p w14:paraId="73B99BE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درباز کردن مفصل زانو</w:t>
            </w:r>
          </w:p>
        </w:tc>
        <w:tc>
          <w:tcPr>
            <w:tcW w:w="5579" w:type="dxa"/>
          </w:tcPr>
          <w:p w14:paraId="329EC52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درباز کردن مفصل زانو اگر 5 درجه مانده تا زانو کامل باز شود</w:t>
            </w:r>
          </w:p>
        </w:tc>
      </w:tr>
      <w:tr w:rsidR="007F6683" w:rsidRPr="00F733A3" w14:paraId="4B0AA04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638E53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10070</w:t>
            </w:r>
          </w:p>
        </w:tc>
        <w:tc>
          <w:tcPr>
            <w:tcW w:w="1890" w:type="dxa"/>
          </w:tcPr>
          <w:p w14:paraId="5FBEECE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درباز کردن مفصل زانو</w:t>
            </w:r>
          </w:p>
        </w:tc>
        <w:tc>
          <w:tcPr>
            <w:tcW w:w="5579" w:type="dxa"/>
          </w:tcPr>
          <w:p w14:paraId="3A9396B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درباز کردن مفصل زانو اگر کمتر از 5درجه مانده تا زانو کاملاً باز شود</w:t>
            </w:r>
          </w:p>
        </w:tc>
      </w:tr>
      <w:tr w:rsidR="007F6683" w:rsidRPr="00F733A3" w14:paraId="393376E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1B4D3C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10071</w:t>
            </w:r>
          </w:p>
        </w:tc>
        <w:tc>
          <w:tcPr>
            <w:tcW w:w="1890" w:type="dxa"/>
          </w:tcPr>
          <w:p w14:paraId="412CAA3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تغییر شکل زانو به صورت انحراف زانو به خارج ( واروس )</w:t>
            </w:r>
          </w:p>
        </w:tc>
        <w:tc>
          <w:tcPr>
            <w:tcW w:w="5579" w:type="dxa"/>
          </w:tcPr>
          <w:p w14:paraId="698BF49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انحراف زانو به سمت خارج بطوریکه محور ساق و ران کاملا در امتداد هم قرار گیرد(زاویه صفردرجه)</w:t>
            </w:r>
          </w:p>
        </w:tc>
      </w:tr>
      <w:tr w:rsidR="007F6683" w:rsidRPr="00F733A3" w14:paraId="3D282D5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664AC2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10072</w:t>
            </w:r>
          </w:p>
        </w:tc>
        <w:tc>
          <w:tcPr>
            <w:tcW w:w="1890" w:type="dxa"/>
          </w:tcPr>
          <w:p w14:paraId="5F2BE9F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تغییر شکل زانو به صورت انحراف زانو به خارج ( واروس )</w:t>
            </w:r>
          </w:p>
        </w:tc>
        <w:tc>
          <w:tcPr>
            <w:tcW w:w="5579" w:type="dxa"/>
          </w:tcPr>
          <w:p w14:paraId="32BAA3B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انحراف زانو به سمت خارج بطوریکه از 1 تا 7 درجه با محور میانی بدن زاویه بسازد</w:t>
            </w:r>
          </w:p>
        </w:tc>
      </w:tr>
      <w:tr w:rsidR="007F6683" w:rsidRPr="00F733A3" w14:paraId="4615CA7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95FB4A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10073</w:t>
            </w:r>
          </w:p>
        </w:tc>
        <w:tc>
          <w:tcPr>
            <w:tcW w:w="1890" w:type="dxa"/>
          </w:tcPr>
          <w:p w14:paraId="77A31D6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تغییر شکل زانو به صورت انحراف زانو به خارج ( واروس )</w:t>
            </w:r>
          </w:p>
        </w:tc>
        <w:tc>
          <w:tcPr>
            <w:tcW w:w="5579" w:type="dxa"/>
          </w:tcPr>
          <w:p w14:paraId="47ACAA8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انحراف زانو به سمت خارج بطوریکه از 8 تا 12 درجه با محور میانی بدن زاویه بسازد</w:t>
            </w:r>
          </w:p>
        </w:tc>
      </w:tr>
      <w:tr w:rsidR="007F6683" w:rsidRPr="00F733A3" w14:paraId="48292F9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D05FD0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10074</w:t>
            </w:r>
          </w:p>
        </w:tc>
        <w:tc>
          <w:tcPr>
            <w:tcW w:w="1890" w:type="dxa"/>
          </w:tcPr>
          <w:p w14:paraId="79C879F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تغییر شکل زانو به صورت انحراف زانو به خارج ( واروس )</w:t>
            </w:r>
          </w:p>
        </w:tc>
        <w:tc>
          <w:tcPr>
            <w:tcW w:w="5579" w:type="dxa"/>
          </w:tcPr>
          <w:p w14:paraId="1AFBC7B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انحراف زانو به سمت خارج بطوریکه از 13 تا 16 درجه با محور میانی بدن زاویه بسازد</w:t>
            </w:r>
          </w:p>
        </w:tc>
      </w:tr>
      <w:tr w:rsidR="007F6683" w:rsidRPr="00F733A3" w14:paraId="03B5C76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F14711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10075</w:t>
            </w:r>
          </w:p>
        </w:tc>
        <w:tc>
          <w:tcPr>
            <w:tcW w:w="1890" w:type="dxa"/>
          </w:tcPr>
          <w:p w14:paraId="7E43CED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تغییر شکل زانو به صورت انحراف زانو به خارج ( واروس )</w:t>
            </w:r>
          </w:p>
        </w:tc>
        <w:tc>
          <w:tcPr>
            <w:tcW w:w="5579" w:type="dxa"/>
          </w:tcPr>
          <w:p w14:paraId="0A6299D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انحراف زانو به سمت خارج بطوریکه از 17 تا 20 درجه با محور میانی بدن زاویه بسازد</w:t>
            </w:r>
          </w:p>
        </w:tc>
      </w:tr>
      <w:tr w:rsidR="007F6683" w:rsidRPr="00F733A3" w14:paraId="0C25CAC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FB031A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10076</w:t>
            </w:r>
          </w:p>
        </w:tc>
        <w:tc>
          <w:tcPr>
            <w:tcW w:w="1890" w:type="dxa"/>
          </w:tcPr>
          <w:p w14:paraId="556EC9E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تغییر شکل زانو به صورت انحراف زانو به خارج ( واروس )</w:t>
            </w:r>
          </w:p>
        </w:tc>
        <w:tc>
          <w:tcPr>
            <w:tcW w:w="5579" w:type="dxa"/>
          </w:tcPr>
          <w:p w14:paraId="1645BB0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انحراف زانو به سمت خارج بطوریکه از 21 تا 25 درجه با محور میانی بدن زاویه بسازد</w:t>
            </w:r>
          </w:p>
        </w:tc>
      </w:tr>
      <w:tr w:rsidR="007F6683" w:rsidRPr="00F733A3" w14:paraId="3524273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0E0DAB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10077</w:t>
            </w:r>
          </w:p>
        </w:tc>
        <w:tc>
          <w:tcPr>
            <w:tcW w:w="1890" w:type="dxa"/>
          </w:tcPr>
          <w:p w14:paraId="6D3418B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تغییر شکل زانو به صورت انحراف زانو به داخل ( والگوس )</w:t>
            </w:r>
          </w:p>
        </w:tc>
        <w:tc>
          <w:tcPr>
            <w:tcW w:w="5579" w:type="dxa"/>
          </w:tcPr>
          <w:p w14:paraId="02A5FE9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انحراف زانو به سمت داخل بطوریکه از 12 تا 14 درجه با محور میانی بدن زاویه بسازد</w:t>
            </w:r>
          </w:p>
        </w:tc>
      </w:tr>
      <w:tr w:rsidR="007F6683" w:rsidRPr="00F733A3" w14:paraId="23D346C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702473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10078</w:t>
            </w:r>
          </w:p>
        </w:tc>
        <w:tc>
          <w:tcPr>
            <w:tcW w:w="1890" w:type="dxa"/>
          </w:tcPr>
          <w:p w14:paraId="3D72398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های مچ</w:t>
            </w:r>
          </w:p>
        </w:tc>
        <w:tc>
          <w:tcPr>
            <w:tcW w:w="5579" w:type="dxa"/>
          </w:tcPr>
          <w:p w14:paraId="6216E81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پاشنه پا ( استخوان کالکانئوس )</w:t>
            </w:r>
          </w:p>
        </w:tc>
      </w:tr>
      <w:tr w:rsidR="007F6683" w:rsidRPr="00F733A3" w14:paraId="1B5431E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B4DFFA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10079</w:t>
            </w:r>
          </w:p>
        </w:tc>
        <w:tc>
          <w:tcPr>
            <w:tcW w:w="1890" w:type="dxa"/>
          </w:tcPr>
          <w:p w14:paraId="7A55839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های مچ</w:t>
            </w:r>
          </w:p>
        </w:tc>
        <w:tc>
          <w:tcPr>
            <w:tcW w:w="5579" w:type="dxa"/>
          </w:tcPr>
          <w:p w14:paraId="3DA5C3C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خردشدگی استخوان پاشنه پا ( استخوان کالکانئوس )</w:t>
            </w:r>
          </w:p>
        </w:tc>
      </w:tr>
      <w:tr w:rsidR="007F6683" w:rsidRPr="00F733A3" w14:paraId="0546177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80B8D3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10080</w:t>
            </w:r>
          </w:p>
        </w:tc>
        <w:tc>
          <w:tcPr>
            <w:tcW w:w="1890" w:type="dxa"/>
          </w:tcPr>
          <w:p w14:paraId="3E353B1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های مچ</w:t>
            </w:r>
          </w:p>
        </w:tc>
        <w:tc>
          <w:tcPr>
            <w:tcW w:w="5579" w:type="dxa"/>
          </w:tcPr>
          <w:p w14:paraId="1B28BF7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له شدگی استخوان پاشنه پا ( استخوان کالکانئوس )</w:t>
            </w:r>
          </w:p>
        </w:tc>
      </w:tr>
      <w:tr w:rsidR="007F6683" w:rsidRPr="00F733A3" w14:paraId="784DBFD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CFF04E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10081</w:t>
            </w:r>
          </w:p>
        </w:tc>
        <w:tc>
          <w:tcPr>
            <w:tcW w:w="1890" w:type="dxa"/>
          </w:tcPr>
          <w:p w14:paraId="0E6BCF2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های مچ</w:t>
            </w:r>
          </w:p>
        </w:tc>
        <w:tc>
          <w:tcPr>
            <w:tcW w:w="5579" w:type="dxa"/>
          </w:tcPr>
          <w:p w14:paraId="58F634A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ناوی مچ پا</w:t>
            </w:r>
          </w:p>
        </w:tc>
      </w:tr>
      <w:tr w:rsidR="007F6683" w:rsidRPr="00F733A3" w14:paraId="656AA02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9C522D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10082</w:t>
            </w:r>
          </w:p>
        </w:tc>
        <w:tc>
          <w:tcPr>
            <w:tcW w:w="1890" w:type="dxa"/>
          </w:tcPr>
          <w:p w14:paraId="7AD5C76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های مچ</w:t>
            </w:r>
          </w:p>
        </w:tc>
        <w:tc>
          <w:tcPr>
            <w:tcW w:w="5579" w:type="dxa"/>
          </w:tcPr>
          <w:p w14:paraId="764F909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قاپی ( استخوان تالوس )</w:t>
            </w:r>
          </w:p>
        </w:tc>
      </w:tr>
      <w:tr w:rsidR="007F6683" w:rsidRPr="00F733A3" w14:paraId="11BFDEA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68E29D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10083</w:t>
            </w:r>
          </w:p>
        </w:tc>
        <w:tc>
          <w:tcPr>
            <w:tcW w:w="1890" w:type="dxa"/>
          </w:tcPr>
          <w:p w14:paraId="56E90A9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های مچ</w:t>
            </w:r>
          </w:p>
        </w:tc>
        <w:tc>
          <w:tcPr>
            <w:tcW w:w="5579" w:type="dxa"/>
          </w:tcPr>
          <w:p w14:paraId="4548B7C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سیاه شدگی استخوان قاپی بدون جمع شدن آن ( سیاه شدگی بدون کولاپس )</w:t>
            </w:r>
          </w:p>
        </w:tc>
      </w:tr>
      <w:tr w:rsidR="007F6683" w:rsidRPr="00F733A3" w14:paraId="140E3E2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8CCB84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10084</w:t>
            </w:r>
          </w:p>
        </w:tc>
        <w:tc>
          <w:tcPr>
            <w:tcW w:w="1890" w:type="dxa"/>
          </w:tcPr>
          <w:p w14:paraId="30C75EC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های مچ</w:t>
            </w:r>
          </w:p>
        </w:tc>
        <w:tc>
          <w:tcPr>
            <w:tcW w:w="5579" w:type="dxa"/>
          </w:tcPr>
          <w:p w14:paraId="6B8CCFD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سیاه شدگی استخوان قاپی که جمع شود ( سیاه شدگی همراه کولاپس )</w:t>
            </w:r>
          </w:p>
        </w:tc>
      </w:tr>
      <w:tr w:rsidR="007F6683" w:rsidRPr="00F733A3" w14:paraId="29CB733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172355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10085</w:t>
            </w:r>
          </w:p>
        </w:tc>
        <w:tc>
          <w:tcPr>
            <w:tcW w:w="1890" w:type="dxa"/>
          </w:tcPr>
          <w:p w14:paraId="1575B4D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های مچ</w:t>
            </w:r>
          </w:p>
        </w:tc>
        <w:tc>
          <w:tcPr>
            <w:tcW w:w="5579" w:type="dxa"/>
          </w:tcPr>
          <w:p w14:paraId="5FA721E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کونئی فرم داخلی یا میانی یا خارجی (استخوان میخی)</w:t>
            </w:r>
          </w:p>
        </w:tc>
      </w:tr>
      <w:tr w:rsidR="007F6683" w:rsidRPr="00F733A3" w14:paraId="6A1A7BE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D0EF4A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10086</w:t>
            </w:r>
          </w:p>
        </w:tc>
        <w:tc>
          <w:tcPr>
            <w:tcW w:w="1890" w:type="dxa"/>
          </w:tcPr>
          <w:p w14:paraId="41CD241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های مچ</w:t>
            </w:r>
          </w:p>
        </w:tc>
        <w:tc>
          <w:tcPr>
            <w:tcW w:w="5579" w:type="dxa"/>
          </w:tcPr>
          <w:p w14:paraId="75EEED8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کوبوئید ( یکی از استخوانهای مچ - استخوان مکعبی )</w:t>
            </w:r>
          </w:p>
        </w:tc>
      </w:tr>
      <w:tr w:rsidR="007F6683" w:rsidRPr="00F733A3" w14:paraId="0F0CA4D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5111BE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10087</w:t>
            </w:r>
          </w:p>
        </w:tc>
        <w:tc>
          <w:tcPr>
            <w:tcW w:w="1890" w:type="dxa"/>
          </w:tcPr>
          <w:p w14:paraId="4C690AF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های مچ</w:t>
            </w:r>
          </w:p>
        </w:tc>
        <w:tc>
          <w:tcPr>
            <w:tcW w:w="5579" w:type="dxa"/>
          </w:tcPr>
          <w:p w14:paraId="74D79F7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مفصلی مچ پا</w:t>
            </w:r>
          </w:p>
        </w:tc>
      </w:tr>
      <w:tr w:rsidR="007F6683" w:rsidRPr="00F733A3" w14:paraId="6399257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31CB06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10088</w:t>
            </w:r>
          </w:p>
        </w:tc>
        <w:tc>
          <w:tcPr>
            <w:tcW w:w="1890" w:type="dxa"/>
          </w:tcPr>
          <w:p w14:paraId="2EA9747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های مچ</w:t>
            </w:r>
          </w:p>
        </w:tc>
        <w:tc>
          <w:tcPr>
            <w:tcW w:w="5579" w:type="dxa"/>
          </w:tcPr>
          <w:p w14:paraId="35E66AB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کشیدگی رباط مچ پا</w:t>
            </w:r>
          </w:p>
        </w:tc>
      </w:tr>
      <w:tr w:rsidR="007F6683" w:rsidRPr="00F733A3" w14:paraId="7ADE8F4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53EC2B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10089</w:t>
            </w:r>
          </w:p>
        </w:tc>
        <w:tc>
          <w:tcPr>
            <w:tcW w:w="1890" w:type="dxa"/>
          </w:tcPr>
          <w:p w14:paraId="53C0855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ناپایداری مفصل مچ و رباطهای اطراف آن</w:t>
            </w:r>
          </w:p>
        </w:tc>
        <w:tc>
          <w:tcPr>
            <w:tcW w:w="5579" w:type="dxa"/>
          </w:tcPr>
          <w:p w14:paraId="1BC8A13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ناپایداری مفصل مچ و رباطهای اطراف آن بطور شدید ( لقی و ناپایداری بیش از 6 میلی متر )</w:t>
            </w:r>
          </w:p>
        </w:tc>
      </w:tr>
      <w:tr w:rsidR="007F6683" w:rsidRPr="00F733A3" w14:paraId="45FE209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72C7DA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10090</w:t>
            </w:r>
          </w:p>
        </w:tc>
        <w:tc>
          <w:tcPr>
            <w:tcW w:w="1890" w:type="dxa"/>
          </w:tcPr>
          <w:p w14:paraId="10DC385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ناپایداری مفصل مچ و رباطهای اطراف آن</w:t>
            </w:r>
          </w:p>
        </w:tc>
        <w:tc>
          <w:tcPr>
            <w:tcW w:w="5579" w:type="dxa"/>
          </w:tcPr>
          <w:p w14:paraId="6B69696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ناپایداری مفصل مچ و رباطهای اطراف آن بطور متوسط ( لقی و ناپایداری درحد 4 تا 6 میلی متر )</w:t>
            </w:r>
          </w:p>
        </w:tc>
      </w:tr>
      <w:tr w:rsidR="007F6683" w:rsidRPr="00F733A3" w14:paraId="777672F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134F7E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10091</w:t>
            </w:r>
          </w:p>
        </w:tc>
        <w:tc>
          <w:tcPr>
            <w:tcW w:w="1890" w:type="dxa"/>
          </w:tcPr>
          <w:p w14:paraId="28182C5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ناپایداری مفصل مچ و رباطهای اطراف آن</w:t>
            </w:r>
          </w:p>
        </w:tc>
        <w:tc>
          <w:tcPr>
            <w:tcW w:w="5579" w:type="dxa"/>
          </w:tcPr>
          <w:p w14:paraId="4269FF5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ناپایداری مفصل مچ و رباطهای اطراف آن بطور متوسط ( لقی و ناپایداری درحد 2 تا 3 میلی متر )</w:t>
            </w:r>
          </w:p>
        </w:tc>
      </w:tr>
      <w:tr w:rsidR="007F6683" w:rsidRPr="00F733A3" w14:paraId="5365499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6265CC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10092</w:t>
            </w:r>
          </w:p>
        </w:tc>
        <w:tc>
          <w:tcPr>
            <w:tcW w:w="1890" w:type="dxa"/>
          </w:tcPr>
          <w:p w14:paraId="58C31F4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پاشنه پا</w:t>
            </w:r>
          </w:p>
        </w:tc>
        <w:tc>
          <w:tcPr>
            <w:tcW w:w="5579" w:type="dxa"/>
          </w:tcPr>
          <w:p w14:paraId="5093DBD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پاشنه پا بطوریکه دامنه حرکت برگشت پاشنه به داخل از 0 تا 9 درجه باشد</w:t>
            </w:r>
          </w:p>
        </w:tc>
      </w:tr>
      <w:tr w:rsidR="007F6683" w:rsidRPr="00F733A3" w14:paraId="30BC01E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FC48C6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10093</w:t>
            </w:r>
          </w:p>
        </w:tc>
        <w:tc>
          <w:tcPr>
            <w:tcW w:w="1890" w:type="dxa"/>
          </w:tcPr>
          <w:p w14:paraId="624A485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پاشنه پا</w:t>
            </w:r>
          </w:p>
        </w:tc>
        <w:tc>
          <w:tcPr>
            <w:tcW w:w="5579" w:type="dxa"/>
          </w:tcPr>
          <w:p w14:paraId="56C723F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پاشنه پا بطوریکه دامنه حرکت برگشت پاشنه به داخل از 10 تا 20 درجه باشد</w:t>
            </w:r>
          </w:p>
        </w:tc>
      </w:tr>
      <w:tr w:rsidR="007F6683" w:rsidRPr="00F733A3" w14:paraId="342AC74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7A15A0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10094</w:t>
            </w:r>
          </w:p>
        </w:tc>
        <w:tc>
          <w:tcPr>
            <w:tcW w:w="1890" w:type="dxa"/>
          </w:tcPr>
          <w:p w14:paraId="44077BF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پاشنه پا</w:t>
            </w:r>
          </w:p>
        </w:tc>
        <w:tc>
          <w:tcPr>
            <w:tcW w:w="5579" w:type="dxa"/>
          </w:tcPr>
          <w:p w14:paraId="6E2C4A4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پاشنه پا بطوریکه دامنه حرکت برگشت پاشنه به خارج از 0 تا 10 درجه باشد</w:t>
            </w:r>
          </w:p>
        </w:tc>
      </w:tr>
      <w:tr w:rsidR="007F6683" w:rsidRPr="00F733A3" w14:paraId="0E2AAFA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82B08D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10095</w:t>
            </w:r>
          </w:p>
        </w:tc>
        <w:tc>
          <w:tcPr>
            <w:tcW w:w="1890" w:type="dxa"/>
          </w:tcPr>
          <w:p w14:paraId="55FE0B9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پا به سمت کف پا ( فلکسیون پلانتار )</w:t>
            </w:r>
          </w:p>
        </w:tc>
        <w:tc>
          <w:tcPr>
            <w:tcW w:w="5579" w:type="dxa"/>
          </w:tcPr>
          <w:p w14:paraId="0E0FC5F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دامنه حرکت پا به سمت کف پا از 1 تا 10 درجه باشد</w:t>
            </w:r>
          </w:p>
        </w:tc>
      </w:tr>
      <w:tr w:rsidR="007F6683" w:rsidRPr="00F733A3" w14:paraId="0EB065A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6A2985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10096</w:t>
            </w:r>
          </w:p>
        </w:tc>
        <w:tc>
          <w:tcPr>
            <w:tcW w:w="1890" w:type="dxa"/>
          </w:tcPr>
          <w:p w14:paraId="76BA9A7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محدودیت حرکتی پا به سمت کف پا ( فلکسیون پلانتار )</w:t>
            </w:r>
          </w:p>
        </w:tc>
        <w:tc>
          <w:tcPr>
            <w:tcW w:w="5579" w:type="dxa"/>
          </w:tcPr>
          <w:p w14:paraId="6FC5B4A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دامنه حرکت پا به سمت کف پا از 11 تا 20 درجه باشد</w:t>
            </w:r>
          </w:p>
        </w:tc>
      </w:tr>
      <w:tr w:rsidR="007F6683" w:rsidRPr="00F733A3" w14:paraId="000CB42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03787D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10097</w:t>
            </w:r>
          </w:p>
        </w:tc>
        <w:tc>
          <w:tcPr>
            <w:tcW w:w="1890" w:type="dxa"/>
          </w:tcPr>
          <w:p w14:paraId="0D62047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مچ پا  در اثر خشکی و بی حرکتی مچ</w:t>
            </w:r>
          </w:p>
        </w:tc>
        <w:tc>
          <w:tcPr>
            <w:tcW w:w="5579" w:type="dxa"/>
          </w:tcPr>
          <w:p w14:paraId="045305A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شدید( بطوریکه مچ پا درحالتی که زاویه بین محور کف پا و ساق پا بیش از 110 درجه باشد و خشک شده باشد)</w:t>
            </w:r>
          </w:p>
        </w:tc>
      </w:tr>
      <w:tr w:rsidR="007F6683" w:rsidRPr="00F733A3" w14:paraId="5165DA2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267356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10098</w:t>
            </w:r>
          </w:p>
        </w:tc>
        <w:tc>
          <w:tcPr>
            <w:tcW w:w="1890" w:type="dxa"/>
          </w:tcPr>
          <w:p w14:paraId="4C77601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مچ پا  در اثر خشکی و بی حرکتی مچ</w:t>
            </w:r>
          </w:p>
        </w:tc>
        <w:tc>
          <w:tcPr>
            <w:tcW w:w="5579" w:type="dxa"/>
          </w:tcPr>
          <w:p w14:paraId="1AAF47E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متوسط( بطوریکه مچ پا درحالتی که زاویه بین محور کف پا و ساق پا 100 درجه باشد و خشک شده باشد)</w:t>
            </w:r>
          </w:p>
        </w:tc>
      </w:tr>
      <w:tr w:rsidR="007F6683" w:rsidRPr="00F733A3" w14:paraId="7DD66DF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B6F12B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10099</w:t>
            </w:r>
          </w:p>
        </w:tc>
        <w:tc>
          <w:tcPr>
            <w:tcW w:w="1890" w:type="dxa"/>
          </w:tcPr>
          <w:p w14:paraId="7F2CC1D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مچ پا  در اثر خشکی و بی حرکتی مچ</w:t>
            </w:r>
          </w:p>
        </w:tc>
        <w:tc>
          <w:tcPr>
            <w:tcW w:w="5579" w:type="dxa"/>
          </w:tcPr>
          <w:p w14:paraId="7314BE5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خفیف( در این حالت هیچ محدودیت خفیف نداریم)</w:t>
            </w:r>
          </w:p>
        </w:tc>
      </w:tr>
      <w:tr w:rsidR="007F6683" w:rsidRPr="00F733A3" w14:paraId="321E0CC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645614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10100</w:t>
            </w:r>
          </w:p>
        </w:tc>
        <w:tc>
          <w:tcPr>
            <w:tcW w:w="1890" w:type="dxa"/>
          </w:tcPr>
          <w:p w14:paraId="4EB2358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ی تغییر شکل قوزک پا یا پاشنه پا در چرخش به خارج</w:t>
            </w:r>
          </w:p>
        </w:tc>
        <w:tc>
          <w:tcPr>
            <w:tcW w:w="5579" w:type="dxa"/>
          </w:tcPr>
          <w:p w14:paraId="25BBD66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شدید ( بطوریکه چرخش پاشنه یا قوزک به خارج بیش از 25 درجه باشد )</w:t>
            </w:r>
          </w:p>
        </w:tc>
      </w:tr>
      <w:tr w:rsidR="007F6683" w:rsidRPr="00F733A3" w14:paraId="4DEADF6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5DC3D4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10101</w:t>
            </w:r>
          </w:p>
        </w:tc>
        <w:tc>
          <w:tcPr>
            <w:tcW w:w="1890" w:type="dxa"/>
          </w:tcPr>
          <w:p w14:paraId="2D28901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ی تغییر شکل قوزک پا یا پاشنه پا در چرخش به خارج</w:t>
            </w:r>
          </w:p>
        </w:tc>
        <w:tc>
          <w:tcPr>
            <w:tcW w:w="5579" w:type="dxa"/>
          </w:tcPr>
          <w:p w14:paraId="082D538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متوسط ( بطوریکه چرخش پاشنه یا قوزک به خارج بین 15 تا 24 درجه باشد )</w:t>
            </w:r>
          </w:p>
        </w:tc>
      </w:tr>
      <w:tr w:rsidR="007F6683" w:rsidRPr="00F733A3" w14:paraId="16D2CF8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688449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10102</w:t>
            </w:r>
          </w:p>
        </w:tc>
        <w:tc>
          <w:tcPr>
            <w:tcW w:w="1890" w:type="dxa"/>
          </w:tcPr>
          <w:p w14:paraId="74BBF8B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ی تغییر شکل قوزک پا یا پاشنه پا در چرخش به خارج</w:t>
            </w:r>
          </w:p>
        </w:tc>
        <w:tc>
          <w:tcPr>
            <w:tcW w:w="5579" w:type="dxa"/>
          </w:tcPr>
          <w:p w14:paraId="6A42917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خفیف ( بطوریکه چرخش پاشنه یا قوزک به خارج بین 10 تا 14 درجه باشد )</w:t>
            </w:r>
          </w:p>
        </w:tc>
      </w:tr>
      <w:tr w:rsidR="007F6683" w:rsidRPr="00F733A3" w14:paraId="7583772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06F62D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10103</w:t>
            </w:r>
          </w:p>
        </w:tc>
        <w:tc>
          <w:tcPr>
            <w:tcW w:w="1890" w:type="dxa"/>
          </w:tcPr>
          <w:p w14:paraId="3C2F262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ی تغییر شکل قوزک پا یا پاشنه پا در چرخش به داخل</w:t>
            </w:r>
          </w:p>
        </w:tc>
        <w:tc>
          <w:tcPr>
            <w:tcW w:w="5579" w:type="dxa"/>
          </w:tcPr>
          <w:p w14:paraId="77D65B8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شدید ( نقص عضو شدید در این حالت نداریم )</w:t>
            </w:r>
          </w:p>
        </w:tc>
      </w:tr>
      <w:tr w:rsidR="007F6683" w:rsidRPr="00F733A3" w14:paraId="37B7991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F7F1D4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10104</w:t>
            </w:r>
          </w:p>
        </w:tc>
        <w:tc>
          <w:tcPr>
            <w:tcW w:w="1890" w:type="dxa"/>
          </w:tcPr>
          <w:p w14:paraId="5A92643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ی تغییر شکل قوزک پا یا پاشنه پا در چرخش به داخل</w:t>
            </w:r>
          </w:p>
        </w:tc>
        <w:tc>
          <w:tcPr>
            <w:tcW w:w="5579" w:type="dxa"/>
          </w:tcPr>
          <w:p w14:paraId="3D1A5EE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متوسط ( نقص عضو متوسط در این حالت نداریم )</w:t>
            </w:r>
          </w:p>
        </w:tc>
      </w:tr>
      <w:tr w:rsidR="007F6683" w:rsidRPr="00F733A3" w14:paraId="2C00FF5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979B52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10105</w:t>
            </w:r>
          </w:p>
        </w:tc>
        <w:tc>
          <w:tcPr>
            <w:tcW w:w="1890" w:type="dxa"/>
          </w:tcPr>
          <w:p w14:paraId="6D27FEF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ی تغییر شکل قوزک پا یا پاشنه پا در چرخش به داخل</w:t>
            </w:r>
          </w:p>
        </w:tc>
        <w:tc>
          <w:tcPr>
            <w:tcW w:w="5579" w:type="dxa"/>
          </w:tcPr>
          <w:p w14:paraId="326D73D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خفیف ( چرخش پاشنه یا قوزک به داخل بین 10 تا 20 درجه باشد)</w:t>
            </w:r>
          </w:p>
        </w:tc>
      </w:tr>
      <w:tr w:rsidR="007F6683" w:rsidRPr="00F733A3" w14:paraId="62D4B2B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D51052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10106</w:t>
            </w:r>
          </w:p>
        </w:tc>
        <w:tc>
          <w:tcPr>
            <w:tcW w:w="1890" w:type="dxa"/>
          </w:tcPr>
          <w:p w14:paraId="683F5A6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انگشتان</w:t>
            </w:r>
          </w:p>
        </w:tc>
        <w:tc>
          <w:tcPr>
            <w:tcW w:w="5579" w:type="dxa"/>
          </w:tcPr>
          <w:p w14:paraId="617BBB7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پنج انگشت هر پا</w:t>
            </w:r>
          </w:p>
        </w:tc>
      </w:tr>
      <w:tr w:rsidR="007F6683" w:rsidRPr="00F733A3" w14:paraId="06939FB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4D88CB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10107</w:t>
            </w:r>
          </w:p>
        </w:tc>
        <w:tc>
          <w:tcPr>
            <w:tcW w:w="1890" w:type="dxa"/>
          </w:tcPr>
          <w:p w14:paraId="529C175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انگشتان</w:t>
            </w:r>
          </w:p>
        </w:tc>
        <w:tc>
          <w:tcPr>
            <w:tcW w:w="5579" w:type="dxa"/>
          </w:tcPr>
          <w:p w14:paraId="49380E9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انگشت اول همراه قطع اولین استخوان کف پایی هر پا</w:t>
            </w:r>
          </w:p>
        </w:tc>
      </w:tr>
      <w:tr w:rsidR="007F6683" w:rsidRPr="00F733A3" w14:paraId="20847B5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8636E3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10113</w:t>
            </w:r>
          </w:p>
        </w:tc>
        <w:tc>
          <w:tcPr>
            <w:tcW w:w="1890" w:type="dxa"/>
          </w:tcPr>
          <w:p w14:paraId="4989524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انگشتان</w:t>
            </w:r>
          </w:p>
        </w:tc>
        <w:tc>
          <w:tcPr>
            <w:tcW w:w="5579" w:type="dxa"/>
          </w:tcPr>
          <w:p w14:paraId="342592F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فلج کامل هر انگشت اصلی پا</w:t>
            </w:r>
          </w:p>
        </w:tc>
      </w:tr>
      <w:tr w:rsidR="007F6683" w:rsidRPr="00F733A3" w14:paraId="386B1E8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57C1EA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10115</w:t>
            </w:r>
          </w:p>
        </w:tc>
        <w:tc>
          <w:tcPr>
            <w:tcW w:w="1890" w:type="dxa"/>
          </w:tcPr>
          <w:p w14:paraId="55B1D8E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انگشتان</w:t>
            </w:r>
          </w:p>
        </w:tc>
        <w:tc>
          <w:tcPr>
            <w:tcW w:w="5579" w:type="dxa"/>
          </w:tcPr>
          <w:p w14:paraId="22DAA14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هر بند انگشت زائد متصل به پای اصلی</w:t>
            </w:r>
          </w:p>
        </w:tc>
      </w:tr>
      <w:tr w:rsidR="007F6683" w:rsidRPr="00F733A3" w14:paraId="07BECC0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07FF2A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10116</w:t>
            </w:r>
          </w:p>
        </w:tc>
        <w:tc>
          <w:tcPr>
            <w:tcW w:w="1890" w:type="dxa"/>
          </w:tcPr>
          <w:p w14:paraId="478D761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انگشتان</w:t>
            </w:r>
          </w:p>
        </w:tc>
        <w:tc>
          <w:tcPr>
            <w:tcW w:w="5579" w:type="dxa"/>
          </w:tcPr>
          <w:p w14:paraId="18F846B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پای زائد متصل به پای اصلی</w:t>
            </w:r>
          </w:p>
        </w:tc>
      </w:tr>
      <w:tr w:rsidR="007F6683" w:rsidRPr="00F733A3" w14:paraId="5066081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DA5FCB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10121</w:t>
            </w:r>
          </w:p>
        </w:tc>
        <w:tc>
          <w:tcPr>
            <w:tcW w:w="1890" w:type="dxa"/>
          </w:tcPr>
          <w:p w14:paraId="23DBC51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انگشتان</w:t>
            </w:r>
          </w:p>
        </w:tc>
        <w:tc>
          <w:tcPr>
            <w:tcW w:w="5579" w:type="dxa"/>
          </w:tcPr>
          <w:p w14:paraId="4125562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استخوانی هر بند انگشت شست پا ( معادل شکستگی میباشد)</w:t>
            </w:r>
          </w:p>
        </w:tc>
      </w:tr>
      <w:tr w:rsidR="007F6683" w:rsidRPr="00F733A3" w14:paraId="3DA9070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551BEA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10126</w:t>
            </w:r>
          </w:p>
        </w:tc>
        <w:tc>
          <w:tcPr>
            <w:tcW w:w="1890" w:type="dxa"/>
          </w:tcPr>
          <w:p w14:paraId="5C0C44D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انگشتان</w:t>
            </w:r>
          </w:p>
        </w:tc>
        <w:tc>
          <w:tcPr>
            <w:tcW w:w="5579" w:type="dxa"/>
          </w:tcPr>
          <w:p w14:paraId="5DB9D83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استخوانی هر بند انگشتان دوم تا پنجم هر پا (معادل شکستگی آن)</w:t>
            </w:r>
          </w:p>
        </w:tc>
      </w:tr>
      <w:tr w:rsidR="007F6683" w:rsidRPr="00F733A3" w14:paraId="0DA9B34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87F8F3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10127</w:t>
            </w:r>
          </w:p>
        </w:tc>
        <w:tc>
          <w:tcPr>
            <w:tcW w:w="1890" w:type="dxa"/>
          </w:tcPr>
          <w:p w14:paraId="70A59AC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انگشتان</w:t>
            </w:r>
          </w:p>
        </w:tc>
        <w:tc>
          <w:tcPr>
            <w:tcW w:w="5579" w:type="dxa"/>
          </w:tcPr>
          <w:p w14:paraId="1C308D4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هر انگشت از محل اتصال به استخوانهای کف پایی</w:t>
            </w:r>
          </w:p>
        </w:tc>
      </w:tr>
      <w:tr w:rsidR="007F6683" w:rsidRPr="00F733A3" w14:paraId="4C61673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250027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10128</w:t>
            </w:r>
          </w:p>
        </w:tc>
        <w:tc>
          <w:tcPr>
            <w:tcW w:w="1890" w:type="dxa"/>
          </w:tcPr>
          <w:p w14:paraId="127A536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انگشتان</w:t>
            </w:r>
          </w:p>
        </w:tc>
        <w:tc>
          <w:tcPr>
            <w:tcW w:w="5579" w:type="dxa"/>
          </w:tcPr>
          <w:p w14:paraId="79DDC87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در محل مفاصل بین بندی هر بند هر یک از انگشتان هر پا</w:t>
            </w:r>
          </w:p>
        </w:tc>
      </w:tr>
      <w:tr w:rsidR="007F6683" w:rsidRPr="00F733A3" w14:paraId="667F7EC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FC1499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10129</w:t>
            </w:r>
          </w:p>
        </w:tc>
        <w:tc>
          <w:tcPr>
            <w:tcW w:w="1890" w:type="dxa"/>
          </w:tcPr>
          <w:p w14:paraId="453066C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انگشتان</w:t>
            </w:r>
          </w:p>
        </w:tc>
        <w:tc>
          <w:tcPr>
            <w:tcW w:w="5579" w:type="dxa"/>
          </w:tcPr>
          <w:p w14:paraId="6CE3494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عمل جراحی عمیق برای درمان شکستگیها یا دررفتگیها در هر قسمت از پا</w:t>
            </w:r>
          </w:p>
        </w:tc>
      </w:tr>
      <w:tr w:rsidR="007F6683" w:rsidRPr="00F733A3" w14:paraId="2466A57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42FDC3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10132</w:t>
            </w:r>
          </w:p>
        </w:tc>
        <w:tc>
          <w:tcPr>
            <w:tcW w:w="1890" w:type="dxa"/>
          </w:tcPr>
          <w:p w14:paraId="7B209CE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انگشت شست هر پا به سمت روی پا</w:t>
            </w:r>
          </w:p>
        </w:tc>
        <w:tc>
          <w:tcPr>
            <w:tcW w:w="5579" w:type="dxa"/>
          </w:tcPr>
          <w:p w14:paraId="2D2FF8C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شدید (نقص عضو شدید در محدودیت حرکتی انگشت شست پا نداریم)</w:t>
            </w:r>
          </w:p>
        </w:tc>
      </w:tr>
      <w:tr w:rsidR="007F6683" w:rsidRPr="00F733A3" w14:paraId="4E625AD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0E64CD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10133</w:t>
            </w:r>
          </w:p>
        </w:tc>
        <w:tc>
          <w:tcPr>
            <w:tcW w:w="1890" w:type="dxa"/>
          </w:tcPr>
          <w:p w14:paraId="6E1E13E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انگشت شست هر پا به سمت روی پا</w:t>
            </w:r>
          </w:p>
        </w:tc>
        <w:tc>
          <w:tcPr>
            <w:tcW w:w="5579" w:type="dxa"/>
          </w:tcPr>
          <w:p w14:paraId="12EDF87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متوسط ( دامنه حرکت انگشت شست پا به سمت روی پا کمتر از 15 درجه باشد)</w:t>
            </w:r>
          </w:p>
        </w:tc>
      </w:tr>
      <w:tr w:rsidR="007F6683" w:rsidRPr="00F733A3" w14:paraId="1F7B160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E43502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10134</w:t>
            </w:r>
          </w:p>
        </w:tc>
        <w:tc>
          <w:tcPr>
            <w:tcW w:w="1890" w:type="dxa"/>
          </w:tcPr>
          <w:p w14:paraId="6767D46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انگشت شست هر پا به سمت روی پا</w:t>
            </w:r>
          </w:p>
        </w:tc>
        <w:tc>
          <w:tcPr>
            <w:tcW w:w="5579" w:type="dxa"/>
          </w:tcPr>
          <w:p w14:paraId="154BFEC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خفیف ( دامنه حرکت انگشت شست پا به سمت روی پا از 16 تا 30 درجه باشد )</w:t>
            </w:r>
          </w:p>
        </w:tc>
      </w:tr>
      <w:tr w:rsidR="007F6683" w:rsidRPr="00F733A3" w14:paraId="485C501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009DC2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10135</w:t>
            </w:r>
          </w:p>
        </w:tc>
        <w:tc>
          <w:tcPr>
            <w:tcW w:w="1890" w:type="dxa"/>
          </w:tcPr>
          <w:p w14:paraId="2550499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انگشت شست هر پا در حرکت آن به سمت کف پا</w:t>
            </w:r>
          </w:p>
        </w:tc>
        <w:tc>
          <w:tcPr>
            <w:tcW w:w="5579" w:type="dxa"/>
          </w:tcPr>
          <w:p w14:paraId="14241C3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دامنه حرکت انگشت شست در خم کردن به سمت کف پا کمتر از 20 درجه باشد</w:t>
            </w:r>
          </w:p>
        </w:tc>
      </w:tr>
      <w:tr w:rsidR="007F6683" w:rsidRPr="00F733A3" w14:paraId="2FA3F82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87851F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10136</w:t>
            </w:r>
          </w:p>
        </w:tc>
        <w:tc>
          <w:tcPr>
            <w:tcW w:w="1890" w:type="dxa"/>
          </w:tcPr>
          <w:p w14:paraId="5AEDA75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نقص عضو ناشی از محدودیت حرکتی انگشت شست هر پا در </w:t>
            </w:r>
            <w:r w:rsidRPr="00F733A3">
              <w:rPr>
                <w:rFonts w:ascii="Calibri" w:hAnsi="Calibri" w:cs="B Nazanin" w:hint="cs"/>
                <w:color w:val="000000"/>
                <w:sz w:val="24"/>
                <w:szCs w:val="24"/>
                <w:rtl/>
              </w:rPr>
              <w:lastRenderedPageBreak/>
              <w:t>حرکت آن به سمت کف پا</w:t>
            </w:r>
          </w:p>
        </w:tc>
        <w:tc>
          <w:tcPr>
            <w:tcW w:w="5579" w:type="dxa"/>
          </w:tcPr>
          <w:p w14:paraId="6A39349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lastRenderedPageBreak/>
              <w:t>دامنه حرکت انگشت شست در خم کردن به سمت کف پا بیشتر از 20 درجه باشد</w:t>
            </w:r>
          </w:p>
        </w:tc>
      </w:tr>
      <w:tr w:rsidR="007F6683" w:rsidRPr="00F733A3" w14:paraId="25C92FB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0739B7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10137</w:t>
            </w:r>
          </w:p>
        </w:tc>
        <w:tc>
          <w:tcPr>
            <w:tcW w:w="1890" w:type="dxa"/>
          </w:tcPr>
          <w:p w14:paraId="2E2070B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انگشتان دوم تا پنجم</w:t>
            </w:r>
          </w:p>
        </w:tc>
        <w:tc>
          <w:tcPr>
            <w:tcW w:w="5579" w:type="dxa"/>
          </w:tcPr>
          <w:p w14:paraId="2D90C45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دامنه حرکتی هر انگشت دوم تا پنجم به سمت روی پا کمتر از 10 درجه باشد</w:t>
            </w:r>
          </w:p>
        </w:tc>
      </w:tr>
      <w:tr w:rsidR="007F6683" w:rsidRPr="00F733A3" w14:paraId="1CBFE45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238982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10138</w:t>
            </w:r>
          </w:p>
        </w:tc>
        <w:tc>
          <w:tcPr>
            <w:tcW w:w="1890" w:type="dxa"/>
          </w:tcPr>
          <w:p w14:paraId="403323F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محدودیت حرکتی انگشتان دوم تا پنجم</w:t>
            </w:r>
          </w:p>
        </w:tc>
        <w:tc>
          <w:tcPr>
            <w:tcW w:w="5579" w:type="dxa"/>
          </w:tcPr>
          <w:p w14:paraId="04F7428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دامنه حرکتی هر انگشت دوم تا پنجم به سمت روی پا بیشتر از 10 درجه باشد</w:t>
            </w:r>
          </w:p>
        </w:tc>
      </w:tr>
      <w:tr w:rsidR="007F6683" w:rsidRPr="00F733A3" w14:paraId="277F899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8A70F3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10139</w:t>
            </w:r>
          </w:p>
        </w:tc>
        <w:tc>
          <w:tcPr>
            <w:tcW w:w="1890" w:type="dxa"/>
          </w:tcPr>
          <w:p w14:paraId="0C00246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ناشی از صدمات منجر به کوتاهی پا</w:t>
            </w:r>
          </w:p>
        </w:tc>
        <w:tc>
          <w:tcPr>
            <w:tcW w:w="5579" w:type="dxa"/>
          </w:tcPr>
          <w:p w14:paraId="7C8222D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اگر پا در اثر هر صدمه ای از 2 تا 2.9  سانتی متر کوتاه شود</w:t>
            </w:r>
          </w:p>
        </w:tc>
      </w:tr>
      <w:tr w:rsidR="007F6683" w:rsidRPr="00F733A3" w14:paraId="0F23439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2CF417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10140</w:t>
            </w:r>
          </w:p>
        </w:tc>
        <w:tc>
          <w:tcPr>
            <w:tcW w:w="1890" w:type="dxa"/>
          </w:tcPr>
          <w:p w14:paraId="440EA47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ناشی از صدمات منجر به کوتاهی پا</w:t>
            </w:r>
          </w:p>
        </w:tc>
        <w:tc>
          <w:tcPr>
            <w:tcW w:w="5579" w:type="dxa"/>
          </w:tcPr>
          <w:p w14:paraId="00C7E18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اگر پا در اثر هر صدمه ای از 3 تا 3.9  سانتی متر کوتاه شود</w:t>
            </w:r>
          </w:p>
        </w:tc>
      </w:tr>
      <w:tr w:rsidR="007F6683" w:rsidRPr="00F733A3" w14:paraId="375E0AC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6E4F25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10141</w:t>
            </w:r>
          </w:p>
        </w:tc>
        <w:tc>
          <w:tcPr>
            <w:tcW w:w="1890" w:type="dxa"/>
          </w:tcPr>
          <w:p w14:paraId="2832BE7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ناشی از صدمات منجر به کوتاهی پا</w:t>
            </w:r>
          </w:p>
        </w:tc>
        <w:tc>
          <w:tcPr>
            <w:tcW w:w="5579" w:type="dxa"/>
          </w:tcPr>
          <w:p w14:paraId="3DC1301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اگر پا در اثر هر صدمه ای از 4 تا 4.9  سانتی متر کوتاه شود</w:t>
            </w:r>
          </w:p>
        </w:tc>
      </w:tr>
      <w:tr w:rsidR="007F6683" w:rsidRPr="00F733A3" w14:paraId="71DBE7B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DCFCE1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10142</w:t>
            </w:r>
          </w:p>
        </w:tc>
        <w:tc>
          <w:tcPr>
            <w:tcW w:w="1890" w:type="dxa"/>
          </w:tcPr>
          <w:p w14:paraId="1821BD0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ناشی از صدمات منجر به کوتاهی پا</w:t>
            </w:r>
          </w:p>
        </w:tc>
        <w:tc>
          <w:tcPr>
            <w:tcW w:w="5579" w:type="dxa"/>
          </w:tcPr>
          <w:p w14:paraId="615E186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اگر پا در اثر هر صدمه ای بیش از 5 سانتی متر کوتاه تر شود</w:t>
            </w:r>
          </w:p>
        </w:tc>
      </w:tr>
      <w:tr w:rsidR="007F6683" w:rsidRPr="00F733A3" w14:paraId="2C0A826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C5604D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10143</w:t>
            </w:r>
          </w:p>
        </w:tc>
        <w:tc>
          <w:tcPr>
            <w:tcW w:w="1890" w:type="dxa"/>
          </w:tcPr>
          <w:p w14:paraId="2B049B8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قطع اعصاب اندام تحتانی پا</w:t>
            </w:r>
          </w:p>
        </w:tc>
        <w:tc>
          <w:tcPr>
            <w:tcW w:w="5579" w:type="dxa"/>
          </w:tcPr>
          <w:p w14:paraId="6ACF415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عصب رانی</w:t>
            </w:r>
          </w:p>
        </w:tc>
      </w:tr>
      <w:tr w:rsidR="007F6683" w:rsidRPr="00F733A3" w14:paraId="757739A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A3923C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10144</w:t>
            </w:r>
          </w:p>
        </w:tc>
        <w:tc>
          <w:tcPr>
            <w:tcW w:w="1890" w:type="dxa"/>
          </w:tcPr>
          <w:p w14:paraId="6D1F316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قطع اعصاب اندام تحتانی پا</w:t>
            </w:r>
          </w:p>
        </w:tc>
        <w:tc>
          <w:tcPr>
            <w:tcW w:w="5579" w:type="dxa"/>
          </w:tcPr>
          <w:p w14:paraId="60B75CF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عصب سدادی</w:t>
            </w:r>
          </w:p>
        </w:tc>
      </w:tr>
      <w:tr w:rsidR="007F6683" w:rsidRPr="00F733A3" w14:paraId="1A574AC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9EB195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10145</w:t>
            </w:r>
          </w:p>
        </w:tc>
        <w:tc>
          <w:tcPr>
            <w:tcW w:w="1890" w:type="dxa"/>
          </w:tcPr>
          <w:p w14:paraId="4B38645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قطع اعصاب اندام تحتانی پا</w:t>
            </w:r>
          </w:p>
        </w:tc>
        <w:tc>
          <w:tcPr>
            <w:tcW w:w="5579" w:type="dxa"/>
          </w:tcPr>
          <w:p w14:paraId="4D6E44E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عصب سرینی فوقانی</w:t>
            </w:r>
          </w:p>
        </w:tc>
      </w:tr>
      <w:tr w:rsidR="007F6683" w:rsidRPr="00F733A3" w14:paraId="06800CB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1DDB3B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10146</w:t>
            </w:r>
          </w:p>
        </w:tc>
        <w:tc>
          <w:tcPr>
            <w:tcW w:w="1890" w:type="dxa"/>
          </w:tcPr>
          <w:p w14:paraId="5143C55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قطع اعصاب اندام تحتانی پا</w:t>
            </w:r>
          </w:p>
        </w:tc>
        <w:tc>
          <w:tcPr>
            <w:tcW w:w="5579" w:type="dxa"/>
          </w:tcPr>
          <w:p w14:paraId="2FF5DF3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عصب سرینی تحتانی</w:t>
            </w:r>
          </w:p>
        </w:tc>
      </w:tr>
      <w:tr w:rsidR="007F6683" w:rsidRPr="00F733A3" w14:paraId="7DCCDCF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9742E2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10147</w:t>
            </w:r>
          </w:p>
        </w:tc>
        <w:tc>
          <w:tcPr>
            <w:tcW w:w="1890" w:type="dxa"/>
          </w:tcPr>
          <w:p w14:paraId="791C7DE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قطع اعصاب اندام تحتانی پا</w:t>
            </w:r>
          </w:p>
        </w:tc>
        <w:tc>
          <w:tcPr>
            <w:tcW w:w="5579" w:type="dxa"/>
          </w:tcPr>
          <w:p w14:paraId="551766B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عصب جلدی رانی خارجی</w:t>
            </w:r>
          </w:p>
        </w:tc>
      </w:tr>
      <w:tr w:rsidR="007F6683" w:rsidRPr="00F733A3" w14:paraId="03DD787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746B39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10148</w:t>
            </w:r>
          </w:p>
        </w:tc>
        <w:tc>
          <w:tcPr>
            <w:tcW w:w="1890" w:type="dxa"/>
          </w:tcPr>
          <w:p w14:paraId="2E63C3F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قطع اعصاب اندام تحتانی پا</w:t>
            </w:r>
          </w:p>
        </w:tc>
        <w:tc>
          <w:tcPr>
            <w:tcW w:w="5579" w:type="dxa"/>
          </w:tcPr>
          <w:p w14:paraId="446222C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عصب سیاتیک</w:t>
            </w:r>
          </w:p>
        </w:tc>
      </w:tr>
      <w:tr w:rsidR="007F6683" w:rsidRPr="00F733A3" w14:paraId="3D41CB8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6392A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10149</w:t>
            </w:r>
          </w:p>
        </w:tc>
        <w:tc>
          <w:tcPr>
            <w:tcW w:w="1890" w:type="dxa"/>
          </w:tcPr>
          <w:p w14:paraId="20FEACB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قطع اعصاب اندام تحتانی پا</w:t>
            </w:r>
          </w:p>
        </w:tc>
        <w:tc>
          <w:tcPr>
            <w:tcW w:w="5579" w:type="dxa"/>
          </w:tcPr>
          <w:p w14:paraId="6534FFA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عصب نازک نئی</w:t>
            </w:r>
          </w:p>
        </w:tc>
      </w:tr>
      <w:tr w:rsidR="007F6683" w:rsidRPr="00F733A3" w14:paraId="52CC1F4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02A6DB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10150</w:t>
            </w:r>
          </w:p>
        </w:tc>
        <w:tc>
          <w:tcPr>
            <w:tcW w:w="1890" w:type="dxa"/>
          </w:tcPr>
          <w:p w14:paraId="16BFAD4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قطع اعصاب اندام تحتانی پا</w:t>
            </w:r>
          </w:p>
        </w:tc>
        <w:tc>
          <w:tcPr>
            <w:tcW w:w="5579" w:type="dxa"/>
          </w:tcPr>
          <w:p w14:paraId="5266F4D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عصب درشت نئی</w:t>
            </w:r>
          </w:p>
        </w:tc>
      </w:tr>
      <w:tr w:rsidR="007F6683" w:rsidRPr="00F733A3" w14:paraId="7D79EFF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BD960C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10151</w:t>
            </w:r>
          </w:p>
        </w:tc>
        <w:tc>
          <w:tcPr>
            <w:tcW w:w="1890" w:type="dxa"/>
          </w:tcPr>
          <w:p w14:paraId="5D61A42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قطع اعصاب اندام تحتانی پا</w:t>
            </w:r>
          </w:p>
        </w:tc>
        <w:tc>
          <w:tcPr>
            <w:tcW w:w="5579" w:type="dxa"/>
          </w:tcPr>
          <w:p w14:paraId="05E3567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عصب سورال</w:t>
            </w:r>
          </w:p>
        </w:tc>
      </w:tr>
      <w:tr w:rsidR="007F6683" w:rsidRPr="00F733A3" w14:paraId="75B1262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9F6FE6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10152</w:t>
            </w:r>
          </w:p>
        </w:tc>
        <w:tc>
          <w:tcPr>
            <w:tcW w:w="1890" w:type="dxa"/>
          </w:tcPr>
          <w:p w14:paraId="238A165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قطع اعصاب اندام تحتانی پا</w:t>
            </w:r>
          </w:p>
        </w:tc>
        <w:tc>
          <w:tcPr>
            <w:tcW w:w="5579" w:type="dxa"/>
          </w:tcPr>
          <w:p w14:paraId="0387396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عصب کف پایی داخلی</w:t>
            </w:r>
          </w:p>
        </w:tc>
      </w:tr>
      <w:tr w:rsidR="007F6683" w:rsidRPr="00F733A3" w14:paraId="1DC4002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811F0A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10153</w:t>
            </w:r>
          </w:p>
        </w:tc>
        <w:tc>
          <w:tcPr>
            <w:tcW w:w="1890" w:type="dxa"/>
          </w:tcPr>
          <w:p w14:paraId="5348FC2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قطع اعصاب اندام تحتانی پا</w:t>
            </w:r>
          </w:p>
        </w:tc>
        <w:tc>
          <w:tcPr>
            <w:tcW w:w="5579" w:type="dxa"/>
          </w:tcPr>
          <w:p w14:paraId="31FEF9D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عصب کف پایی خارجی</w:t>
            </w:r>
          </w:p>
        </w:tc>
      </w:tr>
      <w:tr w:rsidR="007F6683" w:rsidRPr="00F733A3" w14:paraId="0412226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347B25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10154</w:t>
            </w:r>
          </w:p>
        </w:tc>
        <w:tc>
          <w:tcPr>
            <w:tcW w:w="1890" w:type="dxa"/>
          </w:tcPr>
          <w:p w14:paraId="70916DF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مرکزی پاها در صورتی که هر دو پا درگیر شده باشد</w:t>
            </w:r>
          </w:p>
        </w:tc>
        <w:tc>
          <w:tcPr>
            <w:tcW w:w="5579" w:type="dxa"/>
          </w:tcPr>
          <w:p w14:paraId="1634D66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بسیار شدید ( بدون کمک و یا استفاده از وسایل کمکی قادر به ایستادن نیست )</w:t>
            </w:r>
          </w:p>
        </w:tc>
      </w:tr>
      <w:tr w:rsidR="007F6683" w:rsidRPr="00F733A3" w14:paraId="4CA8554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6BDD1D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10155</w:t>
            </w:r>
          </w:p>
        </w:tc>
        <w:tc>
          <w:tcPr>
            <w:tcW w:w="1890" w:type="dxa"/>
          </w:tcPr>
          <w:p w14:paraId="7B27B61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مرکزی پاها در صورتی که هر دو پا درگیر شده باشد</w:t>
            </w:r>
          </w:p>
        </w:tc>
        <w:tc>
          <w:tcPr>
            <w:tcW w:w="5579" w:type="dxa"/>
          </w:tcPr>
          <w:p w14:paraId="3D82594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شدید ( به سختی می ایستد و فقط با کمک میتواند راه برود )</w:t>
            </w:r>
          </w:p>
        </w:tc>
      </w:tr>
      <w:tr w:rsidR="007F6683" w:rsidRPr="00F733A3" w14:paraId="3814866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0DD80F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10156</w:t>
            </w:r>
          </w:p>
        </w:tc>
        <w:tc>
          <w:tcPr>
            <w:tcW w:w="1890" w:type="dxa"/>
          </w:tcPr>
          <w:p w14:paraId="7CA9E96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مرکزی پاها در صورتی که هر دو پا درگیر شده باشد</w:t>
            </w:r>
          </w:p>
        </w:tc>
        <w:tc>
          <w:tcPr>
            <w:tcW w:w="5579" w:type="dxa"/>
          </w:tcPr>
          <w:p w14:paraId="1D6B4A7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متوسط ( می تواند بایستد اما در سطح صاف و به سختی راه می رود )</w:t>
            </w:r>
          </w:p>
        </w:tc>
      </w:tr>
      <w:tr w:rsidR="007F6683" w:rsidRPr="00F733A3" w14:paraId="5D85862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676039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10157</w:t>
            </w:r>
          </w:p>
        </w:tc>
        <w:tc>
          <w:tcPr>
            <w:tcW w:w="1890" w:type="dxa"/>
          </w:tcPr>
          <w:p w14:paraId="7874018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مرکزی پاها در صورتی که هر دو پا درگیر شده باشد</w:t>
            </w:r>
          </w:p>
        </w:tc>
        <w:tc>
          <w:tcPr>
            <w:tcW w:w="5579" w:type="dxa"/>
          </w:tcPr>
          <w:p w14:paraId="156BA42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خفیف ( می تواند بایستد اما در بالا رفتن از پله یا مسافت طولانی مشکل دارد)</w:t>
            </w:r>
          </w:p>
        </w:tc>
      </w:tr>
      <w:tr w:rsidR="007F6683" w:rsidRPr="00F733A3" w14:paraId="345D683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6781DB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10158</w:t>
            </w:r>
          </w:p>
        </w:tc>
        <w:tc>
          <w:tcPr>
            <w:tcW w:w="1890" w:type="dxa"/>
          </w:tcPr>
          <w:p w14:paraId="291810D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ناشی از صدمات منجر به کوتاهی پا</w:t>
            </w:r>
          </w:p>
        </w:tc>
        <w:tc>
          <w:tcPr>
            <w:tcW w:w="5579" w:type="dxa"/>
          </w:tcPr>
          <w:p w14:paraId="1B4B573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اگر پا در اثر هر صدمه ای تا 1.9 سانتی متر کوتاه شود</w:t>
            </w:r>
          </w:p>
        </w:tc>
      </w:tr>
      <w:tr w:rsidR="007F6683" w:rsidRPr="00F733A3" w14:paraId="3D42BE7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E72F4C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10164</w:t>
            </w:r>
          </w:p>
        </w:tc>
        <w:tc>
          <w:tcPr>
            <w:tcW w:w="1890" w:type="dxa"/>
          </w:tcPr>
          <w:p w14:paraId="1B2502A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عضوناشی ازتعبیه ابزارارتوپدی</w:t>
            </w:r>
          </w:p>
        </w:tc>
        <w:tc>
          <w:tcPr>
            <w:tcW w:w="5579" w:type="dxa"/>
          </w:tcPr>
          <w:p w14:paraId="75E3BFD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ارش تعبیه پیچ وپلاک(ابزارارتوپدی) استخوان</w:t>
            </w:r>
          </w:p>
        </w:tc>
      </w:tr>
      <w:tr w:rsidR="007F6683" w:rsidRPr="00F733A3" w14:paraId="03D39EC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492D47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10165</w:t>
            </w:r>
          </w:p>
        </w:tc>
        <w:tc>
          <w:tcPr>
            <w:tcW w:w="1890" w:type="dxa"/>
          </w:tcPr>
          <w:p w14:paraId="4FEED51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عضوناشی ازتعبیه ابزارارتوپدی</w:t>
            </w:r>
          </w:p>
        </w:tc>
        <w:tc>
          <w:tcPr>
            <w:tcW w:w="5579" w:type="dxa"/>
          </w:tcPr>
          <w:p w14:paraId="1872B69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نسج نرم ناشی ازتعبیه ابزارارتوپدی(پیچ وپلاک)</w:t>
            </w:r>
          </w:p>
        </w:tc>
      </w:tr>
      <w:tr w:rsidR="007F6683" w:rsidRPr="00F733A3" w14:paraId="1AA7BAE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87E8BD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10183</w:t>
            </w:r>
          </w:p>
        </w:tc>
        <w:tc>
          <w:tcPr>
            <w:tcW w:w="1890" w:type="dxa"/>
          </w:tcPr>
          <w:p w14:paraId="59C85BC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7675A77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شاخه تحتانی استخوان عانه چپ یاراست باالتیام معیوب</w:t>
            </w:r>
          </w:p>
        </w:tc>
      </w:tr>
      <w:tr w:rsidR="007F6683" w:rsidRPr="00F733A3" w14:paraId="383AB1F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FBA353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10184</w:t>
            </w:r>
          </w:p>
        </w:tc>
        <w:tc>
          <w:tcPr>
            <w:tcW w:w="1890" w:type="dxa"/>
          </w:tcPr>
          <w:p w14:paraId="15985E2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لگن</w:t>
            </w:r>
          </w:p>
        </w:tc>
        <w:tc>
          <w:tcPr>
            <w:tcW w:w="5579" w:type="dxa"/>
          </w:tcPr>
          <w:p w14:paraId="116058C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شاخه فوقانی استخوان عانه چپ یاراست باالتیام معیوب</w:t>
            </w:r>
          </w:p>
        </w:tc>
      </w:tr>
      <w:tr w:rsidR="007F6683" w:rsidRPr="00F733A3" w14:paraId="2FB99FB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ECB461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10605</w:t>
            </w:r>
          </w:p>
        </w:tc>
        <w:tc>
          <w:tcPr>
            <w:tcW w:w="1890" w:type="dxa"/>
          </w:tcPr>
          <w:p w14:paraId="174D0B5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ضربات گردن و تنه و پستان</w:t>
            </w:r>
          </w:p>
        </w:tc>
        <w:tc>
          <w:tcPr>
            <w:tcW w:w="5579" w:type="dxa"/>
          </w:tcPr>
          <w:p w14:paraId="01B8F5C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تورم بدن غیر از سر و صورت</w:t>
            </w:r>
          </w:p>
        </w:tc>
      </w:tr>
      <w:tr w:rsidR="007F6683" w:rsidRPr="00F733A3" w14:paraId="4CD09AB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F313A2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10606</w:t>
            </w:r>
          </w:p>
        </w:tc>
        <w:tc>
          <w:tcPr>
            <w:tcW w:w="1890" w:type="dxa"/>
          </w:tcPr>
          <w:p w14:paraId="1E91A32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گردن</w:t>
            </w:r>
          </w:p>
        </w:tc>
        <w:tc>
          <w:tcPr>
            <w:tcW w:w="5579" w:type="dxa"/>
          </w:tcPr>
          <w:p w14:paraId="542C915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لامی</w:t>
            </w:r>
          </w:p>
        </w:tc>
      </w:tr>
      <w:tr w:rsidR="007F6683" w:rsidRPr="00F733A3" w14:paraId="44111B1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9CC055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10607</w:t>
            </w:r>
          </w:p>
        </w:tc>
        <w:tc>
          <w:tcPr>
            <w:tcW w:w="1890" w:type="dxa"/>
          </w:tcPr>
          <w:p w14:paraId="22F6CB6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گردن</w:t>
            </w:r>
          </w:p>
        </w:tc>
        <w:tc>
          <w:tcPr>
            <w:tcW w:w="5579" w:type="dxa"/>
          </w:tcPr>
          <w:p w14:paraId="70E609C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خطی غضروف نای</w:t>
            </w:r>
          </w:p>
        </w:tc>
      </w:tr>
      <w:tr w:rsidR="007F6683" w:rsidRPr="00F733A3" w14:paraId="5DD3ECA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F4808A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10608</w:t>
            </w:r>
          </w:p>
        </w:tc>
        <w:tc>
          <w:tcPr>
            <w:tcW w:w="1890" w:type="dxa"/>
          </w:tcPr>
          <w:p w14:paraId="6980F8A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گردن</w:t>
            </w:r>
          </w:p>
        </w:tc>
        <w:tc>
          <w:tcPr>
            <w:tcW w:w="5579" w:type="dxa"/>
          </w:tcPr>
          <w:p w14:paraId="13D141B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تعبیه لوله تنفسی در قدام گردن به منظور ایجاد راه هوایی دائمی</w:t>
            </w:r>
          </w:p>
        </w:tc>
      </w:tr>
      <w:tr w:rsidR="007F6683" w:rsidRPr="00F733A3" w14:paraId="04F8E04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62A288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10609</w:t>
            </w:r>
          </w:p>
        </w:tc>
        <w:tc>
          <w:tcPr>
            <w:tcW w:w="1890" w:type="dxa"/>
          </w:tcPr>
          <w:p w14:paraId="3A61411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گردن</w:t>
            </w:r>
          </w:p>
        </w:tc>
        <w:tc>
          <w:tcPr>
            <w:tcW w:w="5579" w:type="dxa"/>
          </w:tcPr>
          <w:p w14:paraId="400B1A3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تعبیه لوله تنفسی در قدام گردن به منظور ایجاد راه هوایی موقت</w:t>
            </w:r>
          </w:p>
        </w:tc>
      </w:tr>
      <w:tr w:rsidR="007F6683" w:rsidRPr="00F733A3" w14:paraId="51F17D1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AC013A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10610</w:t>
            </w:r>
          </w:p>
        </w:tc>
        <w:tc>
          <w:tcPr>
            <w:tcW w:w="1890" w:type="dxa"/>
          </w:tcPr>
          <w:p w14:paraId="15BDBE3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گردن</w:t>
            </w:r>
          </w:p>
        </w:tc>
        <w:tc>
          <w:tcPr>
            <w:tcW w:w="5579" w:type="dxa"/>
          </w:tcPr>
          <w:p w14:paraId="2B3601D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شدید غده پاراتیروئید که منجر به جراحی و خارج کردن آن شود</w:t>
            </w:r>
          </w:p>
        </w:tc>
      </w:tr>
      <w:tr w:rsidR="007F6683" w:rsidRPr="00F733A3" w14:paraId="1612410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859532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10611</w:t>
            </w:r>
          </w:p>
        </w:tc>
        <w:tc>
          <w:tcPr>
            <w:tcW w:w="1890" w:type="dxa"/>
          </w:tcPr>
          <w:p w14:paraId="55D7803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گردن</w:t>
            </w:r>
          </w:p>
        </w:tc>
        <w:tc>
          <w:tcPr>
            <w:tcW w:w="5579" w:type="dxa"/>
          </w:tcPr>
          <w:p w14:paraId="475EACA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شدید و پارگی غضروف نای</w:t>
            </w:r>
          </w:p>
        </w:tc>
      </w:tr>
      <w:tr w:rsidR="007F6683" w:rsidRPr="00F733A3" w14:paraId="0935626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554C85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10612</w:t>
            </w:r>
          </w:p>
        </w:tc>
        <w:tc>
          <w:tcPr>
            <w:tcW w:w="1890" w:type="dxa"/>
          </w:tcPr>
          <w:p w14:paraId="30975B1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گردن</w:t>
            </w:r>
          </w:p>
        </w:tc>
        <w:tc>
          <w:tcPr>
            <w:tcW w:w="5579" w:type="dxa"/>
          </w:tcPr>
          <w:p w14:paraId="398D9FB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شدید غده تیروئید که منجر به جراحی و خارج کردن آن شود</w:t>
            </w:r>
          </w:p>
        </w:tc>
      </w:tr>
      <w:tr w:rsidR="007F6683" w:rsidRPr="00F733A3" w14:paraId="47A9327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00D26B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10613</w:t>
            </w:r>
          </w:p>
        </w:tc>
        <w:tc>
          <w:tcPr>
            <w:tcW w:w="1890" w:type="dxa"/>
          </w:tcPr>
          <w:p w14:paraId="7392384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گردن</w:t>
            </w:r>
          </w:p>
        </w:tc>
        <w:tc>
          <w:tcPr>
            <w:tcW w:w="5579" w:type="dxa"/>
          </w:tcPr>
          <w:p w14:paraId="4B84FB4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تیروئید که با مصرف مداوم دارو عملکرد آن نزدیک حالت طبیعی شود</w:t>
            </w:r>
          </w:p>
        </w:tc>
      </w:tr>
      <w:tr w:rsidR="007F6683" w:rsidRPr="00F733A3" w14:paraId="51DCF62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1016D8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10616</w:t>
            </w:r>
          </w:p>
        </w:tc>
        <w:tc>
          <w:tcPr>
            <w:tcW w:w="1890" w:type="dxa"/>
          </w:tcPr>
          <w:p w14:paraId="6ED472C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قفسه سینه</w:t>
            </w:r>
          </w:p>
        </w:tc>
        <w:tc>
          <w:tcPr>
            <w:tcW w:w="5579" w:type="dxa"/>
          </w:tcPr>
          <w:p w14:paraId="6744B4E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استخوان جناغ</w:t>
            </w:r>
          </w:p>
        </w:tc>
      </w:tr>
      <w:tr w:rsidR="007F6683" w:rsidRPr="00F733A3" w14:paraId="7876E7F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4DB45A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10618</w:t>
            </w:r>
          </w:p>
        </w:tc>
        <w:tc>
          <w:tcPr>
            <w:tcW w:w="1890" w:type="dxa"/>
          </w:tcPr>
          <w:p w14:paraId="0B0AEBB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قفسه سینه</w:t>
            </w:r>
          </w:p>
        </w:tc>
        <w:tc>
          <w:tcPr>
            <w:tcW w:w="5579" w:type="dxa"/>
          </w:tcPr>
          <w:p w14:paraId="3D015DC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جراحتی که به درون حفره قفسه سینه وارد شود( جائفه )</w:t>
            </w:r>
          </w:p>
        </w:tc>
      </w:tr>
      <w:tr w:rsidR="007F6683" w:rsidRPr="00F733A3" w14:paraId="0417760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4ADDEA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10619</w:t>
            </w:r>
          </w:p>
        </w:tc>
        <w:tc>
          <w:tcPr>
            <w:tcW w:w="1890" w:type="dxa"/>
          </w:tcPr>
          <w:p w14:paraId="1D4454B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617296F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شدید هر ریه همراه از دست دادن بیشتر از یک لوب از نسج ریه</w:t>
            </w:r>
          </w:p>
        </w:tc>
      </w:tr>
      <w:tr w:rsidR="007F6683" w:rsidRPr="00F733A3" w14:paraId="7D50740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3189A2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10620</w:t>
            </w:r>
          </w:p>
        </w:tc>
        <w:tc>
          <w:tcPr>
            <w:tcW w:w="1890" w:type="dxa"/>
          </w:tcPr>
          <w:p w14:paraId="31DEA44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455231E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شدید هر ریه همراه از دست دادن کمتر از یک لوب از نسج ریه</w:t>
            </w:r>
          </w:p>
        </w:tc>
      </w:tr>
      <w:tr w:rsidR="007F6683" w:rsidRPr="00F733A3" w14:paraId="292FAD0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27F407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10621</w:t>
            </w:r>
          </w:p>
        </w:tc>
        <w:tc>
          <w:tcPr>
            <w:tcW w:w="1890" w:type="dxa"/>
          </w:tcPr>
          <w:p w14:paraId="36D85FC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25E04E7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عمیق نسج هر ریه همراه خروج هوا از مجاری تنفسی انتهایی در بین بخشی یا بین لوبی در یک ریه</w:t>
            </w:r>
          </w:p>
        </w:tc>
      </w:tr>
      <w:tr w:rsidR="007F6683" w:rsidRPr="00F733A3" w14:paraId="129FD9A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50EF34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10622</w:t>
            </w:r>
          </w:p>
        </w:tc>
        <w:tc>
          <w:tcPr>
            <w:tcW w:w="1890" w:type="dxa"/>
          </w:tcPr>
          <w:p w14:paraId="499730E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483ACB8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متوسط نسج هر ریه همراه خروج هوا از مجاری تنفسی انتهایی بمدت بیش از سه روز</w:t>
            </w:r>
          </w:p>
        </w:tc>
      </w:tr>
      <w:tr w:rsidR="007F6683" w:rsidRPr="00F733A3" w14:paraId="4FBAAB7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96ED2E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10623</w:t>
            </w:r>
          </w:p>
        </w:tc>
        <w:tc>
          <w:tcPr>
            <w:tcW w:w="1890" w:type="dxa"/>
          </w:tcPr>
          <w:p w14:paraId="4B9E014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07A4937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سطحی نسج هر ریه همراه خونریزی ساده در نسج آن</w:t>
            </w:r>
          </w:p>
        </w:tc>
      </w:tr>
      <w:tr w:rsidR="007F6683" w:rsidRPr="00F733A3" w14:paraId="322F172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751405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10624</w:t>
            </w:r>
          </w:p>
        </w:tc>
        <w:tc>
          <w:tcPr>
            <w:tcW w:w="1890" w:type="dxa"/>
          </w:tcPr>
          <w:p w14:paraId="131DF4F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7F4C6E4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در دو نقطه جداگانه در ریه ( جمعاً )</w:t>
            </w:r>
          </w:p>
        </w:tc>
      </w:tr>
      <w:tr w:rsidR="007F6683" w:rsidRPr="00F733A3" w14:paraId="35D60ED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398BF3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10625</w:t>
            </w:r>
          </w:p>
        </w:tc>
        <w:tc>
          <w:tcPr>
            <w:tcW w:w="1890" w:type="dxa"/>
          </w:tcPr>
          <w:p w14:paraId="25EB63D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5262DD7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به هر اندازه در یک ریه</w:t>
            </w:r>
          </w:p>
        </w:tc>
      </w:tr>
      <w:tr w:rsidR="007F6683" w:rsidRPr="00F733A3" w14:paraId="340927B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0034EC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10626</w:t>
            </w:r>
          </w:p>
        </w:tc>
        <w:tc>
          <w:tcPr>
            <w:tcW w:w="1890" w:type="dxa"/>
          </w:tcPr>
          <w:p w14:paraId="49F2F75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0908DCB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نسج یک ریه به هر اندازه که باشد</w:t>
            </w:r>
          </w:p>
        </w:tc>
      </w:tr>
      <w:tr w:rsidR="007F6683" w:rsidRPr="00F733A3" w14:paraId="5627971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E453DE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10627</w:t>
            </w:r>
          </w:p>
        </w:tc>
        <w:tc>
          <w:tcPr>
            <w:tcW w:w="1890" w:type="dxa"/>
          </w:tcPr>
          <w:p w14:paraId="2165412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44824F4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گاه وسیله ای از یک طرف قفسه سینه فرو رفته و از طرف دیگر بیرون آید ( جائفتین )</w:t>
            </w:r>
          </w:p>
        </w:tc>
      </w:tr>
      <w:tr w:rsidR="007F6683" w:rsidRPr="00F733A3" w14:paraId="2A9965F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7DCB18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10628</w:t>
            </w:r>
          </w:p>
        </w:tc>
        <w:tc>
          <w:tcPr>
            <w:tcW w:w="1890" w:type="dxa"/>
          </w:tcPr>
          <w:p w14:paraId="7892CC1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32ACCF4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عروق ناف ریه در خارج از نسج ریه</w:t>
            </w:r>
          </w:p>
        </w:tc>
      </w:tr>
      <w:tr w:rsidR="007F6683" w:rsidRPr="00F733A3" w14:paraId="13C199E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9E94F8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10629</w:t>
            </w:r>
          </w:p>
        </w:tc>
        <w:tc>
          <w:tcPr>
            <w:tcW w:w="1890" w:type="dxa"/>
          </w:tcPr>
          <w:p w14:paraId="669DD57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5013697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لخته پرانی به عروق ریه که با درمان بهبود نیابد و منجر به نارسایی تنفسی گردد</w:t>
            </w:r>
          </w:p>
        </w:tc>
      </w:tr>
      <w:tr w:rsidR="007F6683" w:rsidRPr="00F733A3" w14:paraId="6198D90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53AEC9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10630</w:t>
            </w:r>
          </w:p>
        </w:tc>
        <w:tc>
          <w:tcPr>
            <w:tcW w:w="1890" w:type="dxa"/>
          </w:tcPr>
          <w:p w14:paraId="40925DD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4A27529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لخته پرانی به عروق ریه که با رمان بدون عارضه بهبود یابد</w:t>
            </w:r>
          </w:p>
        </w:tc>
      </w:tr>
      <w:tr w:rsidR="007F6683" w:rsidRPr="00F733A3" w14:paraId="7489C0A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FCBB24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10631</w:t>
            </w:r>
          </w:p>
        </w:tc>
        <w:tc>
          <w:tcPr>
            <w:tcW w:w="1890" w:type="dxa"/>
          </w:tcPr>
          <w:p w14:paraId="0482E62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2CC3F48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انجام اقدام درمانی گذاشتن لوله قفسه سینه در هر ریه</w:t>
            </w:r>
          </w:p>
        </w:tc>
      </w:tr>
      <w:tr w:rsidR="007F6683" w:rsidRPr="00F733A3" w14:paraId="03B453D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3AFC08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10632</w:t>
            </w:r>
          </w:p>
        </w:tc>
        <w:tc>
          <w:tcPr>
            <w:tcW w:w="1890" w:type="dxa"/>
          </w:tcPr>
          <w:p w14:paraId="687A8F9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40E3F17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عمل جراحی با درگیری تمام ضخامت دیواره قفسه سینه ( شامل درگیری دنده یا جناغ )</w:t>
            </w:r>
          </w:p>
        </w:tc>
      </w:tr>
      <w:tr w:rsidR="007F6683" w:rsidRPr="00F733A3" w14:paraId="2C18F33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801AD4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10633</w:t>
            </w:r>
          </w:p>
        </w:tc>
        <w:tc>
          <w:tcPr>
            <w:tcW w:w="1890" w:type="dxa"/>
          </w:tcPr>
          <w:p w14:paraId="336284B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ریه</w:t>
            </w:r>
          </w:p>
        </w:tc>
        <w:tc>
          <w:tcPr>
            <w:tcW w:w="5579" w:type="dxa"/>
          </w:tcPr>
          <w:p w14:paraId="658B4D1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غیر نافذ ریه که منجر به نارسایی تنفسی گردد</w:t>
            </w:r>
          </w:p>
        </w:tc>
      </w:tr>
      <w:tr w:rsidR="007F6683" w:rsidRPr="00F733A3" w14:paraId="67B48CF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437AE5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10634</w:t>
            </w:r>
          </w:p>
        </w:tc>
        <w:tc>
          <w:tcPr>
            <w:tcW w:w="1890" w:type="dxa"/>
          </w:tcPr>
          <w:p w14:paraId="772746B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قلب و عروق</w:t>
            </w:r>
          </w:p>
        </w:tc>
        <w:tc>
          <w:tcPr>
            <w:tcW w:w="5579" w:type="dxa"/>
          </w:tcPr>
          <w:p w14:paraId="38D1E7C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غیرنافذ قلب همراه تغییر خفیف در نوار قلب</w:t>
            </w:r>
          </w:p>
        </w:tc>
      </w:tr>
      <w:tr w:rsidR="007F6683" w:rsidRPr="00F733A3" w14:paraId="08F720C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491906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10637</w:t>
            </w:r>
          </w:p>
        </w:tc>
        <w:tc>
          <w:tcPr>
            <w:tcW w:w="1890" w:type="dxa"/>
          </w:tcPr>
          <w:p w14:paraId="2F5D14E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قلب و عروق</w:t>
            </w:r>
          </w:p>
        </w:tc>
        <w:tc>
          <w:tcPr>
            <w:tcW w:w="5579" w:type="dxa"/>
          </w:tcPr>
          <w:p w14:paraId="20F8EF0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پارگی دیواره بین دهلیزی قلب </w:t>
            </w:r>
          </w:p>
        </w:tc>
      </w:tr>
      <w:tr w:rsidR="007F6683" w:rsidRPr="00F733A3" w14:paraId="7EA10EE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BB183C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10638</w:t>
            </w:r>
          </w:p>
        </w:tc>
        <w:tc>
          <w:tcPr>
            <w:tcW w:w="1890" w:type="dxa"/>
          </w:tcPr>
          <w:p w14:paraId="341A45E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قلب و عروق</w:t>
            </w:r>
          </w:p>
        </w:tc>
        <w:tc>
          <w:tcPr>
            <w:tcW w:w="5579" w:type="dxa"/>
          </w:tcPr>
          <w:p w14:paraId="6EF9C25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نارسایی دریچه شریان ریوی</w:t>
            </w:r>
          </w:p>
        </w:tc>
      </w:tr>
      <w:tr w:rsidR="007F6683" w:rsidRPr="00F733A3" w14:paraId="550B862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3C637B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10642</w:t>
            </w:r>
          </w:p>
        </w:tc>
        <w:tc>
          <w:tcPr>
            <w:tcW w:w="1890" w:type="dxa"/>
          </w:tcPr>
          <w:p w14:paraId="665377E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قلب و عروق</w:t>
            </w:r>
          </w:p>
        </w:tc>
        <w:tc>
          <w:tcPr>
            <w:tcW w:w="5579" w:type="dxa"/>
          </w:tcPr>
          <w:p w14:paraId="2B2C141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انسداد در عروق تغذیه کننده قلب</w:t>
            </w:r>
          </w:p>
        </w:tc>
      </w:tr>
      <w:tr w:rsidR="007F6683" w:rsidRPr="00F733A3" w14:paraId="0CD86A3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626712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10644</w:t>
            </w:r>
          </w:p>
        </w:tc>
        <w:tc>
          <w:tcPr>
            <w:tcW w:w="1890" w:type="dxa"/>
          </w:tcPr>
          <w:p w14:paraId="7BD040C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قلب و عروق</w:t>
            </w:r>
          </w:p>
        </w:tc>
        <w:tc>
          <w:tcPr>
            <w:tcW w:w="5579" w:type="dxa"/>
          </w:tcPr>
          <w:p w14:paraId="7F52216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جدار بیرونی عضله قلب بدون نفوذ به حفره قلب</w:t>
            </w:r>
          </w:p>
        </w:tc>
      </w:tr>
      <w:tr w:rsidR="007F6683" w:rsidRPr="00F733A3" w14:paraId="2B4A59E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56FE5A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10649</w:t>
            </w:r>
          </w:p>
        </w:tc>
        <w:tc>
          <w:tcPr>
            <w:tcW w:w="1890" w:type="dxa"/>
          </w:tcPr>
          <w:p w14:paraId="10C9DC1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قلب و عروق</w:t>
            </w:r>
          </w:p>
        </w:tc>
        <w:tc>
          <w:tcPr>
            <w:tcW w:w="5579" w:type="dxa"/>
          </w:tcPr>
          <w:p w14:paraId="2B0CF61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نارسایی دائمی قلب بدون عوارض جانبی آن </w:t>
            </w:r>
          </w:p>
        </w:tc>
      </w:tr>
      <w:tr w:rsidR="007F6683" w:rsidRPr="00F733A3" w14:paraId="61872FD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E67C29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10659</w:t>
            </w:r>
          </w:p>
        </w:tc>
        <w:tc>
          <w:tcPr>
            <w:tcW w:w="1890" w:type="dxa"/>
          </w:tcPr>
          <w:p w14:paraId="4DA011B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قلب و عروق</w:t>
            </w:r>
          </w:p>
        </w:tc>
        <w:tc>
          <w:tcPr>
            <w:tcW w:w="5579" w:type="dxa"/>
          </w:tcPr>
          <w:p w14:paraId="10D54A1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غیرنافذ قلب همراه بلوک قلبی و تغییر در نوار قلب بدون نارسائی قلب</w:t>
            </w:r>
          </w:p>
        </w:tc>
      </w:tr>
      <w:tr w:rsidR="007F6683" w:rsidRPr="00F733A3" w14:paraId="334FF9D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A421CE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10660</w:t>
            </w:r>
          </w:p>
        </w:tc>
        <w:tc>
          <w:tcPr>
            <w:tcW w:w="1890" w:type="dxa"/>
          </w:tcPr>
          <w:p w14:paraId="755B715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5017922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جراحتی که بدرون حفره شکم وارد شود ( جائفه )</w:t>
            </w:r>
          </w:p>
        </w:tc>
      </w:tr>
      <w:tr w:rsidR="007F6683" w:rsidRPr="00F733A3" w14:paraId="37B1559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E3105C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10662</w:t>
            </w:r>
          </w:p>
        </w:tc>
        <w:tc>
          <w:tcPr>
            <w:tcW w:w="1890" w:type="dxa"/>
          </w:tcPr>
          <w:p w14:paraId="59B848A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0DC773C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ایجاد فتق در جدار شکم که فقط بدنبال افزایش فشار داخل شکم قابل لمس است</w:t>
            </w:r>
          </w:p>
        </w:tc>
      </w:tr>
      <w:tr w:rsidR="007F6683" w:rsidRPr="00F733A3" w14:paraId="6F3A841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92E23F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10663</w:t>
            </w:r>
          </w:p>
        </w:tc>
        <w:tc>
          <w:tcPr>
            <w:tcW w:w="1890" w:type="dxa"/>
          </w:tcPr>
          <w:p w14:paraId="6A2713A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78299B5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ایجاد فتق در جدار شکم همراه بیرون زدگی مکرر یا دائم که با عمل جراحی قابل ترمیم است</w:t>
            </w:r>
          </w:p>
        </w:tc>
      </w:tr>
      <w:tr w:rsidR="007F6683" w:rsidRPr="00F733A3" w14:paraId="4533EA8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2E98A6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10664</w:t>
            </w:r>
          </w:p>
        </w:tc>
        <w:tc>
          <w:tcPr>
            <w:tcW w:w="1890" w:type="dxa"/>
          </w:tcPr>
          <w:p w14:paraId="447009A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192F434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ایجاد فتق در جدار شکم همراه بیرون زدگی مکرر یا دائم که با عمل جراحی قابل ترمیم نیست</w:t>
            </w:r>
          </w:p>
        </w:tc>
      </w:tr>
      <w:tr w:rsidR="007F6683" w:rsidRPr="00F733A3" w14:paraId="1481C81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3BA308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10665</w:t>
            </w:r>
          </w:p>
        </w:tc>
        <w:tc>
          <w:tcPr>
            <w:tcW w:w="1890" w:type="dxa"/>
          </w:tcPr>
          <w:p w14:paraId="48E4E7A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1097396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هرگونه عمل جراحی باز کردن شکم برای درمان احشاء شکمی آسیب دیده (لاپاراتومی)</w:t>
            </w:r>
          </w:p>
        </w:tc>
      </w:tr>
      <w:tr w:rsidR="007F6683" w:rsidRPr="00F733A3" w14:paraId="0CC130E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1E5B92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10666</w:t>
            </w:r>
          </w:p>
        </w:tc>
        <w:tc>
          <w:tcPr>
            <w:tcW w:w="1890" w:type="dxa"/>
          </w:tcPr>
          <w:p w14:paraId="74FCD9B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233A404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عمل جراحی شکم به روش لاپارسکوپی</w:t>
            </w:r>
          </w:p>
        </w:tc>
      </w:tr>
      <w:tr w:rsidR="007F6683" w:rsidRPr="00F733A3" w14:paraId="1D89337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A7CBA9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10667</w:t>
            </w:r>
          </w:p>
        </w:tc>
        <w:tc>
          <w:tcPr>
            <w:tcW w:w="1890" w:type="dxa"/>
          </w:tcPr>
          <w:p w14:paraId="4E1036E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5F17579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عمل جراحی تعبیه درن در جدار شکم</w:t>
            </w:r>
          </w:p>
        </w:tc>
      </w:tr>
      <w:tr w:rsidR="007F6683" w:rsidRPr="00F733A3" w14:paraId="7CB14C5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388721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10668</w:t>
            </w:r>
          </w:p>
        </w:tc>
        <w:tc>
          <w:tcPr>
            <w:tcW w:w="1890" w:type="dxa"/>
          </w:tcPr>
          <w:p w14:paraId="148D9AA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17719D6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تعبیه دائم لوله در مری از طریق جدار شکم ( ازوفاگوستومی )</w:t>
            </w:r>
          </w:p>
        </w:tc>
      </w:tr>
      <w:tr w:rsidR="007F6683" w:rsidRPr="00F733A3" w14:paraId="63D83A7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8CB8FF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10669</w:t>
            </w:r>
          </w:p>
        </w:tc>
        <w:tc>
          <w:tcPr>
            <w:tcW w:w="1890" w:type="dxa"/>
          </w:tcPr>
          <w:p w14:paraId="745E93B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6B562BB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تعبیه دائم لوله در معده از طریق جدار شکم ( گاستروستومی )</w:t>
            </w:r>
          </w:p>
        </w:tc>
      </w:tr>
      <w:tr w:rsidR="007F6683" w:rsidRPr="00F733A3" w14:paraId="712847C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946B99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10670</w:t>
            </w:r>
          </w:p>
        </w:tc>
        <w:tc>
          <w:tcPr>
            <w:tcW w:w="1890" w:type="dxa"/>
          </w:tcPr>
          <w:p w14:paraId="294BE7E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600D169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ارتباط دادن حالب به روده بطور دائم با احتساب عمل جراحی </w:t>
            </w:r>
          </w:p>
        </w:tc>
      </w:tr>
      <w:tr w:rsidR="007F6683" w:rsidRPr="00F733A3" w14:paraId="702F83F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1560AC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10671</w:t>
            </w:r>
          </w:p>
        </w:tc>
        <w:tc>
          <w:tcPr>
            <w:tcW w:w="1890" w:type="dxa"/>
          </w:tcPr>
          <w:p w14:paraId="4CE8A01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1352F28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ارتباط دادن حالب به روده بطور موقت با احتساب عمل جراحی </w:t>
            </w:r>
          </w:p>
        </w:tc>
      </w:tr>
      <w:tr w:rsidR="007F6683" w:rsidRPr="00F733A3" w14:paraId="74E2465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9E6101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10674</w:t>
            </w:r>
          </w:p>
        </w:tc>
        <w:tc>
          <w:tcPr>
            <w:tcW w:w="1890" w:type="dxa"/>
          </w:tcPr>
          <w:p w14:paraId="3A04244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4BF0EDD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ارتباط دادن روده کوچک به مقعد به منظور درمان از طریق جراحی جدار شکم</w:t>
            </w:r>
          </w:p>
        </w:tc>
      </w:tr>
      <w:tr w:rsidR="007F6683" w:rsidRPr="00F733A3" w14:paraId="17DD79D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7B0AE7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10675</w:t>
            </w:r>
          </w:p>
        </w:tc>
        <w:tc>
          <w:tcPr>
            <w:tcW w:w="1890" w:type="dxa"/>
          </w:tcPr>
          <w:p w14:paraId="40224D5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7EFF013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تعبیه دائم لوله در لگنچه کلیه از طریق جدار شکم</w:t>
            </w:r>
          </w:p>
        </w:tc>
      </w:tr>
      <w:tr w:rsidR="007F6683" w:rsidRPr="00F733A3" w14:paraId="17BC2E3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696DF4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10676</w:t>
            </w:r>
          </w:p>
        </w:tc>
        <w:tc>
          <w:tcPr>
            <w:tcW w:w="1890" w:type="dxa"/>
          </w:tcPr>
          <w:p w14:paraId="050081E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شکم</w:t>
            </w:r>
          </w:p>
        </w:tc>
        <w:tc>
          <w:tcPr>
            <w:tcW w:w="5579" w:type="dxa"/>
          </w:tcPr>
          <w:p w14:paraId="7F84765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تعبیه دائم لوله برای خروج ادرار در حالب از طریق جدار شکم</w:t>
            </w:r>
          </w:p>
        </w:tc>
      </w:tr>
      <w:tr w:rsidR="007F6683" w:rsidRPr="00F733A3" w14:paraId="30869B2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945A25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10679</w:t>
            </w:r>
          </w:p>
        </w:tc>
        <w:tc>
          <w:tcPr>
            <w:tcW w:w="1890" w:type="dxa"/>
          </w:tcPr>
          <w:p w14:paraId="6F728DF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غده فوق کلیوی</w:t>
            </w:r>
          </w:p>
        </w:tc>
        <w:tc>
          <w:tcPr>
            <w:tcW w:w="5579" w:type="dxa"/>
          </w:tcPr>
          <w:p w14:paraId="18BD482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غده فوق کلیوی</w:t>
            </w:r>
          </w:p>
        </w:tc>
      </w:tr>
      <w:tr w:rsidR="007F6683" w:rsidRPr="00F733A3" w14:paraId="494AEDC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6FBC2F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10680</w:t>
            </w:r>
          </w:p>
        </w:tc>
        <w:tc>
          <w:tcPr>
            <w:tcW w:w="1890" w:type="dxa"/>
          </w:tcPr>
          <w:p w14:paraId="73748C9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غده فوق کلیوی</w:t>
            </w:r>
          </w:p>
        </w:tc>
        <w:tc>
          <w:tcPr>
            <w:tcW w:w="5579" w:type="dxa"/>
          </w:tcPr>
          <w:p w14:paraId="5941B85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در نسج غده فوق کلیوی</w:t>
            </w:r>
          </w:p>
        </w:tc>
      </w:tr>
      <w:tr w:rsidR="007F6683" w:rsidRPr="00F733A3" w14:paraId="4FA0613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A8FC56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10681</w:t>
            </w:r>
          </w:p>
        </w:tc>
        <w:tc>
          <w:tcPr>
            <w:tcW w:w="1890" w:type="dxa"/>
          </w:tcPr>
          <w:p w14:paraId="5894D46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غده فوق کلیوی</w:t>
            </w:r>
          </w:p>
        </w:tc>
        <w:tc>
          <w:tcPr>
            <w:tcW w:w="5579" w:type="dxa"/>
          </w:tcPr>
          <w:p w14:paraId="60A5B1B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غده فوق کلیوی با درگیری بخش میانی آن</w:t>
            </w:r>
          </w:p>
        </w:tc>
      </w:tr>
      <w:tr w:rsidR="007F6683" w:rsidRPr="00F733A3" w14:paraId="3FA96CA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6BE9F1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10684</w:t>
            </w:r>
          </w:p>
        </w:tc>
        <w:tc>
          <w:tcPr>
            <w:tcW w:w="1890" w:type="dxa"/>
          </w:tcPr>
          <w:p w14:paraId="69E96DC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3B26196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تا 30% یک کلیه</w:t>
            </w:r>
          </w:p>
        </w:tc>
      </w:tr>
      <w:tr w:rsidR="007F6683" w:rsidRPr="00F733A3" w14:paraId="5068576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1B9C2D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10685</w:t>
            </w:r>
          </w:p>
        </w:tc>
        <w:tc>
          <w:tcPr>
            <w:tcW w:w="1890" w:type="dxa"/>
          </w:tcPr>
          <w:p w14:paraId="2E73B3B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27C1C9D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تا 50% یک کلیه</w:t>
            </w:r>
          </w:p>
        </w:tc>
      </w:tr>
      <w:tr w:rsidR="007F6683" w:rsidRPr="00F733A3" w14:paraId="67B5151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DEEDE2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10687</w:t>
            </w:r>
          </w:p>
        </w:tc>
        <w:tc>
          <w:tcPr>
            <w:tcW w:w="1890" w:type="dxa"/>
          </w:tcPr>
          <w:p w14:paraId="5FCCFA5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55ACF80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کامل یک کلیه</w:t>
            </w:r>
          </w:p>
        </w:tc>
      </w:tr>
      <w:tr w:rsidR="007F6683" w:rsidRPr="00F733A3" w14:paraId="3419FF5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8F7E62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10688</w:t>
            </w:r>
          </w:p>
        </w:tc>
        <w:tc>
          <w:tcPr>
            <w:tcW w:w="1890" w:type="dxa"/>
          </w:tcPr>
          <w:p w14:paraId="49465B1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2B2135C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کنده شدن کلیه از پایه عروقی</w:t>
            </w:r>
          </w:p>
        </w:tc>
      </w:tr>
      <w:tr w:rsidR="007F6683" w:rsidRPr="00F733A3" w14:paraId="58DDAFF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466A9B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10689</w:t>
            </w:r>
          </w:p>
        </w:tc>
        <w:tc>
          <w:tcPr>
            <w:tcW w:w="1890" w:type="dxa"/>
          </w:tcPr>
          <w:p w14:paraId="5188BE6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05FD136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تعبیه دائم لوله در لگنچه کلیه به منظور درمان</w:t>
            </w:r>
          </w:p>
        </w:tc>
      </w:tr>
      <w:tr w:rsidR="007F6683" w:rsidRPr="00F733A3" w14:paraId="18C3FAD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BB5030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10690</w:t>
            </w:r>
          </w:p>
        </w:tc>
        <w:tc>
          <w:tcPr>
            <w:tcW w:w="1890" w:type="dxa"/>
          </w:tcPr>
          <w:p w14:paraId="7A4305E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784561C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جراحات متعدد با کلیه چند تکه</w:t>
            </w:r>
          </w:p>
        </w:tc>
      </w:tr>
      <w:tr w:rsidR="007F6683" w:rsidRPr="00F733A3" w14:paraId="257C585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17BAA5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10691</w:t>
            </w:r>
          </w:p>
        </w:tc>
        <w:tc>
          <w:tcPr>
            <w:tcW w:w="1890" w:type="dxa"/>
          </w:tcPr>
          <w:p w14:paraId="7043362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5D807E5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عمیق با درگیری شریان یا وزید اصلی کلیه</w:t>
            </w:r>
          </w:p>
        </w:tc>
      </w:tr>
      <w:tr w:rsidR="007F6683" w:rsidRPr="00F733A3" w14:paraId="0122120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E555E3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10692</w:t>
            </w:r>
          </w:p>
        </w:tc>
        <w:tc>
          <w:tcPr>
            <w:tcW w:w="1890" w:type="dxa"/>
          </w:tcPr>
          <w:p w14:paraId="1C0D2E3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40B1D41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کلیه با عمق بیشتر از 1 سانتی متر با یا بدون نشت ادرار</w:t>
            </w:r>
          </w:p>
        </w:tc>
      </w:tr>
      <w:tr w:rsidR="007F6683" w:rsidRPr="00F733A3" w14:paraId="2F1ADD5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3198B2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10693</w:t>
            </w:r>
          </w:p>
        </w:tc>
        <w:tc>
          <w:tcPr>
            <w:tcW w:w="1890" w:type="dxa"/>
          </w:tcPr>
          <w:p w14:paraId="55FD1CE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6A49DFC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تعبیه موقت لوله در لگنچه کلیه به منظور درمان با احتساب عمل جراحی آن</w:t>
            </w:r>
          </w:p>
        </w:tc>
      </w:tr>
      <w:tr w:rsidR="007F6683" w:rsidRPr="00F733A3" w14:paraId="707B0A2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4AB0D3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10694</w:t>
            </w:r>
          </w:p>
        </w:tc>
        <w:tc>
          <w:tcPr>
            <w:tcW w:w="1890" w:type="dxa"/>
          </w:tcPr>
          <w:p w14:paraId="21275F1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7E78845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زیر کپسول کلیه بدون گسترش به نسج کلیه</w:t>
            </w:r>
          </w:p>
        </w:tc>
      </w:tr>
      <w:tr w:rsidR="007F6683" w:rsidRPr="00F733A3" w14:paraId="3895DBF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4050C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10695</w:t>
            </w:r>
          </w:p>
        </w:tc>
        <w:tc>
          <w:tcPr>
            <w:tcW w:w="1890" w:type="dxa"/>
          </w:tcPr>
          <w:p w14:paraId="2D66E1F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5EF6AE9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اطراف کلیه محدود به فضای خلف صفاق</w:t>
            </w:r>
          </w:p>
        </w:tc>
      </w:tr>
      <w:tr w:rsidR="007F6683" w:rsidRPr="00F733A3" w14:paraId="2D7045C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82429C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10696</w:t>
            </w:r>
          </w:p>
        </w:tc>
        <w:tc>
          <w:tcPr>
            <w:tcW w:w="1890" w:type="dxa"/>
          </w:tcPr>
          <w:p w14:paraId="4E64C1F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0A7108E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کلیه</w:t>
            </w:r>
          </w:p>
        </w:tc>
      </w:tr>
      <w:tr w:rsidR="007F6683" w:rsidRPr="00F733A3" w14:paraId="0DDF48E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7321A1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10697</w:t>
            </w:r>
          </w:p>
        </w:tc>
        <w:tc>
          <w:tcPr>
            <w:tcW w:w="1890" w:type="dxa"/>
          </w:tcPr>
          <w:p w14:paraId="6820D28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کلیه</w:t>
            </w:r>
          </w:p>
        </w:tc>
        <w:tc>
          <w:tcPr>
            <w:tcW w:w="5579" w:type="dxa"/>
          </w:tcPr>
          <w:p w14:paraId="4E3978E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کلیه با عمق کمتر از 1 سانتی متر با یا بدون نشت ادرار</w:t>
            </w:r>
          </w:p>
        </w:tc>
      </w:tr>
      <w:tr w:rsidR="007F6683" w:rsidRPr="00F733A3" w14:paraId="6C5F74E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9FC6E6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10698</w:t>
            </w:r>
          </w:p>
        </w:tc>
        <w:tc>
          <w:tcPr>
            <w:tcW w:w="1890" w:type="dxa"/>
          </w:tcPr>
          <w:p w14:paraId="74235C5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حالب</w:t>
            </w:r>
          </w:p>
        </w:tc>
        <w:tc>
          <w:tcPr>
            <w:tcW w:w="5579" w:type="dxa"/>
          </w:tcPr>
          <w:p w14:paraId="0B9BA04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حالب</w:t>
            </w:r>
          </w:p>
        </w:tc>
      </w:tr>
      <w:tr w:rsidR="007F6683" w:rsidRPr="00F733A3" w14:paraId="046A848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51521A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10701</w:t>
            </w:r>
          </w:p>
        </w:tc>
        <w:tc>
          <w:tcPr>
            <w:tcW w:w="1890" w:type="dxa"/>
          </w:tcPr>
          <w:p w14:paraId="36B8EC3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حالب</w:t>
            </w:r>
          </w:p>
        </w:tc>
        <w:tc>
          <w:tcPr>
            <w:tcW w:w="5579" w:type="dxa"/>
          </w:tcPr>
          <w:p w14:paraId="6F49FC8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حالب</w:t>
            </w:r>
          </w:p>
        </w:tc>
      </w:tr>
      <w:tr w:rsidR="007F6683" w:rsidRPr="00F733A3" w14:paraId="2393B86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56A86F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10703</w:t>
            </w:r>
          </w:p>
        </w:tc>
        <w:tc>
          <w:tcPr>
            <w:tcW w:w="1890" w:type="dxa"/>
          </w:tcPr>
          <w:p w14:paraId="62C8380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حالب</w:t>
            </w:r>
          </w:p>
        </w:tc>
        <w:tc>
          <w:tcPr>
            <w:tcW w:w="5579" w:type="dxa"/>
          </w:tcPr>
          <w:p w14:paraId="361A21E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تعبیه موقت لوله در حالب به منظور ایجاد راه فرعی دفع ادرار با احتساب عمل جراحی آن</w:t>
            </w:r>
          </w:p>
        </w:tc>
      </w:tr>
      <w:tr w:rsidR="007F6683" w:rsidRPr="00F733A3" w14:paraId="0A485D4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516B35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10704</w:t>
            </w:r>
          </w:p>
        </w:tc>
        <w:tc>
          <w:tcPr>
            <w:tcW w:w="1890" w:type="dxa"/>
          </w:tcPr>
          <w:p w14:paraId="02EBF67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حالب</w:t>
            </w:r>
          </w:p>
        </w:tc>
        <w:tc>
          <w:tcPr>
            <w:tcW w:w="5579" w:type="dxa"/>
          </w:tcPr>
          <w:p w14:paraId="315AFA7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تعبیه دائم لوله در حالب به منظور ایجاد راه فرعی دفع ادرار</w:t>
            </w:r>
          </w:p>
        </w:tc>
      </w:tr>
      <w:tr w:rsidR="007F6683" w:rsidRPr="00F733A3" w14:paraId="31EFA41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52F9C2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10705</w:t>
            </w:r>
          </w:p>
        </w:tc>
        <w:tc>
          <w:tcPr>
            <w:tcW w:w="1890" w:type="dxa"/>
          </w:tcPr>
          <w:p w14:paraId="5E8552F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حالب</w:t>
            </w:r>
          </w:p>
        </w:tc>
        <w:tc>
          <w:tcPr>
            <w:tcW w:w="5579" w:type="dxa"/>
          </w:tcPr>
          <w:p w14:paraId="3BCC915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بیشتر از 2 سانتی متر از طول حالب</w:t>
            </w:r>
          </w:p>
        </w:tc>
      </w:tr>
      <w:tr w:rsidR="007F6683" w:rsidRPr="00F733A3" w14:paraId="7D7AAFF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1780EF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10706</w:t>
            </w:r>
          </w:p>
        </w:tc>
        <w:tc>
          <w:tcPr>
            <w:tcW w:w="1890" w:type="dxa"/>
          </w:tcPr>
          <w:p w14:paraId="05E3853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مثانه</w:t>
            </w:r>
          </w:p>
        </w:tc>
        <w:tc>
          <w:tcPr>
            <w:tcW w:w="5579" w:type="dxa"/>
          </w:tcPr>
          <w:p w14:paraId="047AFE4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مثانه با درگیری گردن مثانه</w:t>
            </w:r>
          </w:p>
        </w:tc>
      </w:tr>
      <w:tr w:rsidR="007F6683" w:rsidRPr="00F733A3" w14:paraId="2D509DE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6BD17A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10707</w:t>
            </w:r>
          </w:p>
        </w:tc>
        <w:tc>
          <w:tcPr>
            <w:tcW w:w="1890" w:type="dxa"/>
          </w:tcPr>
          <w:p w14:paraId="7F405C3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مثانه</w:t>
            </w:r>
          </w:p>
        </w:tc>
        <w:tc>
          <w:tcPr>
            <w:tcW w:w="5579" w:type="dxa"/>
          </w:tcPr>
          <w:p w14:paraId="631EBD4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مثانه منجر به سوراخ شدن آن</w:t>
            </w:r>
          </w:p>
        </w:tc>
      </w:tr>
      <w:tr w:rsidR="007F6683" w:rsidRPr="00F733A3" w14:paraId="6BCA5A6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8C718A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10708</w:t>
            </w:r>
          </w:p>
        </w:tc>
        <w:tc>
          <w:tcPr>
            <w:tcW w:w="1890" w:type="dxa"/>
          </w:tcPr>
          <w:p w14:paraId="5908FE0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مثانه</w:t>
            </w:r>
          </w:p>
        </w:tc>
        <w:tc>
          <w:tcPr>
            <w:tcW w:w="5579" w:type="dxa"/>
          </w:tcPr>
          <w:p w14:paraId="49054F9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مثانه بدون سوراخ شدن آن</w:t>
            </w:r>
          </w:p>
        </w:tc>
      </w:tr>
      <w:tr w:rsidR="007F6683" w:rsidRPr="00F733A3" w14:paraId="789FA23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CFAC40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10709</w:t>
            </w:r>
          </w:p>
        </w:tc>
        <w:tc>
          <w:tcPr>
            <w:tcW w:w="1890" w:type="dxa"/>
          </w:tcPr>
          <w:p w14:paraId="4B3F641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مثانه</w:t>
            </w:r>
          </w:p>
        </w:tc>
        <w:tc>
          <w:tcPr>
            <w:tcW w:w="5579" w:type="dxa"/>
          </w:tcPr>
          <w:p w14:paraId="59F0740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و خونریزی در نسج دیواره مثانه</w:t>
            </w:r>
          </w:p>
        </w:tc>
      </w:tr>
      <w:tr w:rsidR="007F6683" w:rsidRPr="00F733A3" w14:paraId="2F18D3C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F1F970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10710</w:t>
            </w:r>
          </w:p>
        </w:tc>
        <w:tc>
          <w:tcPr>
            <w:tcW w:w="1890" w:type="dxa"/>
          </w:tcPr>
          <w:p w14:paraId="19F219C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مثانه</w:t>
            </w:r>
          </w:p>
        </w:tc>
        <w:tc>
          <w:tcPr>
            <w:tcW w:w="5579" w:type="dxa"/>
          </w:tcPr>
          <w:p w14:paraId="77D485A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تا 30 % از نسج مثانه</w:t>
            </w:r>
          </w:p>
        </w:tc>
      </w:tr>
      <w:tr w:rsidR="007F6683" w:rsidRPr="00F733A3" w14:paraId="086A914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68241D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10711</w:t>
            </w:r>
          </w:p>
        </w:tc>
        <w:tc>
          <w:tcPr>
            <w:tcW w:w="1890" w:type="dxa"/>
          </w:tcPr>
          <w:p w14:paraId="2E2534F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مثانه</w:t>
            </w:r>
          </w:p>
        </w:tc>
        <w:tc>
          <w:tcPr>
            <w:tcW w:w="5579" w:type="dxa"/>
          </w:tcPr>
          <w:p w14:paraId="646EC43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از دست دادن بیش از 30% از نسج مثانه </w:t>
            </w:r>
          </w:p>
        </w:tc>
      </w:tr>
      <w:tr w:rsidR="007F6683" w:rsidRPr="00F733A3" w14:paraId="5749923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B54311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10714</w:t>
            </w:r>
          </w:p>
        </w:tc>
        <w:tc>
          <w:tcPr>
            <w:tcW w:w="1890" w:type="dxa"/>
          </w:tcPr>
          <w:p w14:paraId="67EB8F6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میزراه</w:t>
            </w:r>
          </w:p>
        </w:tc>
        <w:tc>
          <w:tcPr>
            <w:tcW w:w="5579" w:type="dxa"/>
          </w:tcPr>
          <w:p w14:paraId="52E932A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منجر به پارگی کل ضخامت میزراه بدون قطع آن</w:t>
            </w:r>
          </w:p>
        </w:tc>
      </w:tr>
      <w:tr w:rsidR="007F6683" w:rsidRPr="00F733A3" w14:paraId="6B43C21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C7AA4B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10715</w:t>
            </w:r>
          </w:p>
        </w:tc>
        <w:tc>
          <w:tcPr>
            <w:tcW w:w="1890" w:type="dxa"/>
          </w:tcPr>
          <w:p w14:paraId="480CDEE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میزراه</w:t>
            </w:r>
          </w:p>
        </w:tc>
        <w:tc>
          <w:tcPr>
            <w:tcW w:w="5579" w:type="dxa"/>
          </w:tcPr>
          <w:p w14:paraId="30D15F5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میزراه</w:t>
            </w:r>
          </w:p>
        </w:tc>
      </w:tr>
      <w:tr w:rsidR="007F6683" w:rsidRPr="00F733A3" w14:paraId="207E1DF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17976E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10716</w:t>
            </w:r>
          </w:p>
        </w:tc>
        <w:tc>
          <w:tcPr>
            <w:tcW w:w="1890" w:type="dxa"/>
          </w:tcPr>
          <w:p w14:paraId="4BD406B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میزراه</w:t>
            </w:r>
          </w:p>
        </w:tc>
        <w:tc>
          <w:tcPr>
            <w:tcW w:w="5579" w:type="dxa"/>
          </w:tcPr>
          <w:p w14:paraId="201353A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میزراه با جداشدگی بیشتر از 2 سانتی متر آن که ترمیم شود</w:t>
            </w:r>
          </w:p>
        </w:tc>
      </w:tr>
      <w:tr w:rsidR="007F6683" w:rsidRPr="00F733A3" w14:paraId="0C62F50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14F775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10721</w:t>
            </w:r>
          </w:p>
        </w:tc>
        <w:tc>
          <w:tcPr>
            <w:tcW w:w="1890" w:type="dxa"/>
          </w:tcPr>
          <w:p w14:paraId="00A17DA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رحم</w:t>
            </w:r>
          </w:p>
        </w:tc>
        <w:tc>
          <w:tcPr>
            <w:tcW w:w="5579" w:type="dxa"/>
          </w:tcPr>
          <w:p w14:paraId="4E5E229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یا هماتوم در نسج رحم</w:t>
            </w:r>
          </w:p>
        </w:tc>
      </w:tr>
      <w:tr w:rsidR="007F6683" w:rsidRPr="00F733A3" w14:paraId="5247C4F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B5E9C2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10726</w:t>
            </w:r>
          </w:p>
        </w:tc>
        <w:tc>
          <w:tcPr>
            <w:tcW w:w="1890" w:type="dxa"/>
          </w:tcPr>
          <w:p w14:paraId="07996E1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رحم</w:t>
            </w:r>
          </w:p>
        </w:tc>
        <w:tc>
          <w:tcPr>
            <w:tcW w:w="5579" w:type="dxa"/>
          </w:tcPr>
          <w:p w14:paraId="2422489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نسج رحم با عمق بیشتر از یک سانتی متر</w:t>
            </w:r>
          </w:p>
        </w:tc>
      </w:tr>
      <w:tr w:rsidR="007F6683" w:rsidRPr="00F733A3" w14:paraId="53A637A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65AFD3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11706</w:t>
            </w:r>
          </w:p>
        </w:tc>
        <w:tc>
          <w:tcPr>
            <w:tcW w:w="1890" w:type="dxa"/>
          </w:tcPr>
          <w:p w14:paraId="0BB1BCA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ناشی از صدمات حنجره و تارهای صوتی</w:t>
            </w:r>
          </w:p>
        </w:tc>
        <w:tc>
          <w:tcPr>
            <w:tcW w:w="5579" w:type="dxa"/>
          </w:tcPr>
          <w:p w14:paraId="3C9FA5B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از نظر قابل فهم بودن آن بطوریکه تکلم تا 95 فقط توسط بستگان درصد قابل فهم است</w:t>
            </w:r>
          </w:p>
        </w:tc>
      </w:tr>
      <w:tr w:rsidR="007F6683" w:rsidRPr="00F733A3" w14:paraId="3A16800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AB1BC0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11707</w:t>
            </w:r>
          </w:p>
        </w:tc>
        <w:tc>
          <w:tcPr>
            <w:tcW w:w="1890" w:type="dxa"/>
          </w:tcPr>
          <w:p w14:paraId="7F87923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عروق اصلی گردن</w:t>
            </w:r>
          </w:p>
        </w:tc>
        <w:tc>
          <w:tcPr>
            <w:tcW w:w="5579" w:type="dxa"/>
          </w:tcPr>
          <w:p w14:paraId="0F0125D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دیدگی بیش از 50% از محیط عروق اصلی گردن</w:t>
            </w:r>
          </w:p>
        </w:tc>
      </w:tr>
      <w:tr w:rsidR="007F6683" w:rsidRPr="00F733A3" w14:paraId="312D70B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C3B5AB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11709</w:t>
            </w:r>
          </w:p>
        </w:tc>
        <w:tc>
          <w:tcPr>
            <w:tcW w:w="1890" w:type="dxa"/>
          </w:tcPr>
          <w:p w14:paraId="5C14498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نامی در ناحیه گردن</w:t>
            </w:r>
          </w:p>
        </w:tc>
        <w:tc>
          <w:tcPr>
            <w:tcW w:w="5579" w:type="dxa"/>
          </w:tcPr>
          <w:p w14:paraId="1156274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انسداد نسبی نامی همراه تنگی نفس هنگام استراحت</w:t>
            </w:r>
          </w:p>
        </w:tc>
      </w:tr>
      <w:tr w:rsidR="007F6683" w:rsidRPr="00F733A3" w14:paraId="6A008FA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74AC10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11712</w:t>
            </w:r>
          </w:p>
        </w:tc>
        <w:tc>
          <w:tcPr>
            <w:tcW w:w="1890" w:type="dxa"/>
          </w:tcPr>
          <w:p w14:paraId="49DAFBA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نامی در ناحیه گردن</w:t>
            </w:r>
          </w:p>
        </w:tc>
        <w:tc>
          <w:tcPr>
            <w:tcW w:w="5579" w:type="dxa"/>
          </w:tcPr>
          <w:p w14:paraId="70F45F7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انسداد نسبی نامی بدون تنگی نفس هنگام فعالیت شدید</w:t>
            </w:r>
          </w:p>
        </w:tc>
      </w:tr>
      <w:tr w:rsidR="007F6683" w:rsidRPr="00F733A3" w14:paraId="24F32D5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29512D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11717</w:t>
            </w:r>
          </w:p>
        </w:tc>
        <w:tc>
          <w:tcPr>
            <w:tcW w:w="1890" w:type="dxa"/>
          </w:tcPr>
          <w:p w14:paraId="1C010CB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ناشی از صدمات حنجره و تارهای صوتی</w:t>
            </w:r>
          </w:p>
        </w:tc>
        <w:tc>
          <w:tcPr>
            <w:tcW w:w="5579" w:type="dxa"/>
          </w:tcPr>
          <w:p w14:paraId="6F5181F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نسبی بلندی صدا بطوریکه در محیط شلوغ به سختی قابل شنیدن است</w:t>
            </w:r>
          </w:p>
        </w:tc>
      </w:tr>
      <w:tr w:rsidR="007F6683" w:rsidRPr="00F733A3" w14:paraId="5EE72BB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01ED8A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11718</w:t>
            </w:r>
          </w:p>
        </w:tc>
        <w:tc>
          <w:tcPr>
            <w:tcW w:w="1890" w:type="dxa"/>
          </w:tcPr>
          <w:p w14:paraId="5A69DF5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ناشی از صدمات حنجره و تارهای صوتی</w:t>
            </w:r>
          </w:p>
        </w:tc>
        <w:tc>
          <w:tcPr>
            <w:tcW w:w="5579" w:type="dxa"/>
          </w:tcPr>
          <w:p w14:paraId="2AAA360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از نظر بلندی صدا بطوریکه تکلم در محیط شلوغ قابل شنیدن نیست</w:t>
            </w:r>
          </w:p>
        </w:tc>
      </w:tr>
      <w:tr w:rsidR="007F6683" w:rsidRPr="00F733A3" w14:paraId="0D97933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585EE4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11719</w:t>
            </w:r>
          </w:p>
        </w:tc>
        <w:tc>
          <w:tcPr>
            <w:tcW w:w="1890" w:type="dxa"/>
          </w:tcPr>
          <w:p w14:paraId="5E12832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ناشی از صدمات حنجره و تارهای صوتی</w:t>
            </w:r>
          </w:p>
        </w:tc>
        <w:tc>
          <w:tcPr>
            <w:tcW w:w="5579" w:type="dxa"/>
          </w:tcPr>
          <w:p w14:paraId="073EC1A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از نظر بلندی صدا بطوریکه تکلم در محیط آرام و ساکت قابل شنیدن نیست</w:t>
            </w:r>
          </w:p>
        </w:tc>
      </w:tr>
      <w:tr w:rsidR="007F6683" w:rsidRPr="00F733A3" w14:paraId="441FCB3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AF64D6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11720</w:t>
            </w:r>
          </w:p>
        </w:tc>
        <w:tc>
          <w:tcPr>
            <w:tcW w:w="1890" w:type="dxa"/>
          </w:tcPr>
          <w:p w14:paraId="26049F1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ناشی از صدمات حنجره و تارهای صوتی</w:t>
            </w:r>
          </w:p>
        </w:tc>
        <w:tc>
          <w:tcPr>
            <w:tcW w:w="5579" w:type="dxa"/>
          </w:tcPr>
          <w:p w14:paraId="1A582F6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از نظر سرعت بطوریکه سرعت تکلم کمی از حد طبیعی کمتر است</w:t>
            </w:r>
          </w:p>
        </w:tc>
      </w:tr>
      <w:tr w:rsidR="007F6683" w:rsidRPr="00F733A3" w14:paraId="0DCB201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2C4421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11721</w:t>
            </w:r>
          </w:p>
        </w:tc>
        <w:tc>
          <w:tcPr>
            <w:tcW w:w="1890" w:type="dxa"/>
          </w:tcPr>
          <w:p w14:paraId="0E294EC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ناشی از صدمات حنجره و تارهای صوتی</w:t>
            </w:r>
          </w:p>
        </w:tc>
        <w:tc>
          <w:tcPr>
            <w:tcW w:w="5579" w:type="dxa"/>
          </w:tcPr>
          <w:p w14:paraId="61BF952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از نظر سرعت بطوریکه مکث های گاه گاهی در تکلم وجود دارد سرعت تکلم کمی از حد طبیعی کمتر است</w:t>
            </w:r>
          </w:p>
        </w:tc>
      </w:tr>
      <w:tr w:rsidR="007F6683" w:rsidRPr="00F733A3" w14:paraId="3DFAE48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499E68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11722</w:t>
            </w:r>
          </w:p>
        </w:tc>
        <w:tc>
          <w:tcPr>
            <w:tcW w:w="1890" w:type="dxa"/>
          </w:tcPr>
          <w:p w14:paraId="5F2E4F7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ناشی از صدمات حنجره و تارهای صوتی</w:t>
            </w:r>
          </w:p>
        </w:tc>
        <w:tc>
          <w:tcPr>
            <w:tcW w:w="5579" w:type="dxa"/>
          </w:tcPr>
          <w:p w14:paraId="0EAA7FF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از نظر سرعت بطوریکه مکث های مکرر در تکلم وجود دارد</w:t>
            </w:r>
          </w:p>
        </w:tc>
      </w:tr>
      <w:tr w:rsidR="007F6683" w:rsidRPr="00F733A3" w14:paraId="02B6340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D1D7CF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11723</w:t>
            </w:r>
          </w:p>
        </w:tc>
        <w:tc>
          <w:tcPr>
            <w:tcW w:w="1890" w:type="dxa"/>
          </w:tcPr>
          <w:p w14:paraId="4F50B20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ناشی از صدمات حنجره و تارهای صوتی</w:t>
            </w:r>
          </w:p>
        </w:tc>
        <w:tc>
          <w:tcPr>
            <w:tcW w:w="5579" w:type="dxa"/>
          </w:tcPr>
          <w:p w14:paraId="65C99DC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از نظر سرعت بطوریکه تکلم بسیار کند و با مکث های طولانی و کلمه کلمه است</w:t>
            </w:r>
          </w:p>
        </w:tc>
      </w:tr>
      <w:tr w:rsidR="007F6683" w:rsidRPr="00F733A3" w14:paraId="2687CCF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2F6E9D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11724</w:t>
            </w:r>
          </w:p>
        </w:tc>
        <w:tc>
          <w:tcPr>
            <w:tcW w:w="1890" w:type="dxa"/>
          </w:tcPr>
          <w:p w14:paraId="75762CF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ناشی از صدمات حنجره و تارهای صوتی</w:t>
            </w:r>
          </w:p>
        </w:tc>
        <w:tc>
          <w:tcPr>
            <w:tcW w:w="5579" w:type="dxa"/>
          </w:tcPr>
          <w:p w14:paraId="51A79EE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از نظر سرعت بطوریکه قادر به تکلم نیست</w:t>
            </w:r>
          </w:p>
        </w:tc>
      </w:tr>
      <w:tr w:rsidR="007F6683" w:rsidRPr="00F733A3" w14:paraId="3BFCF56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2CF4A1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11725</w:t>
            </w:r>
          </w:p>
        </w:tc>
        <w:tc>
          <w:tcPr>
            <w:tcW w:w="1890" w:type="dxa"/>
          </w:tcPr>
          <w:p w14:paraId="255B3CB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عروق اصلی گردن</w:t>
            </w:r>
          </w:p>
        </w:tc>
        <w:tc>
          <w:tcPr>
            <w:tcW w:w="5579" w:type="dxa"/>
          </w:tcPr>
          <w:p w14:paraId="3833F2F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هر یک از عروق اصلی گردن</w:t>
            </w:r>
          </w:p>
        </w:tc>
      </w:tr>
      <w:tr w:rsidR="007F6683" w:rsidRPr="00F733A3" w14:paraId="11C4B8A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2602E9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11726</w:t>
            </w:r>
          </w:p>
        </w:tc>
        <w:tc>
          <w:tcPr>
            <w:tcW w:w="1890" w:type="dxa"/>
          </w:tcPr>
          <w:p w14:paraId="6EE72D9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عروق اصلی گردن</w:t>
            </w:r>
          </w:p>
        </w:tc>
        <w:tc>
          <w:tcPr>
            <w:tcW w:w="5579" w:type="dxa"/>
          </w:tcPr>
          <w:p w14:paraId="35CCED9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سطحی هر یک از عروق گردن</w:t>
            </w:r>
          </w:p>
        </w:tc>
      </w:tr>
      <w:tr w:rsidR="007F6683" w:rsidRPr="00F733A3" w14:paraId="0D45EDC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2ED2BA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11727</w:t>
            </w:r>
          </w:p>
        </w:tc>
        <w:tc>
          <w:tcPr>
            <w:tcW w:w="1890" w:type="dxa"/>
          </w:tcPr>
          <w:p w14:paraId="1FB13E2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عروق اصلی گردن</w:t>
            </w:r>
          </w:p>
        </w:tc>
        <w:tc>
          <w:tcPr>
            <w:tcW w:w="5579" w:type="dxa"/>
          </w:tcPr>
          <w:p w14:paraId="6DA926E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دیدگی کمتر از 25% از محیط عروق اصلی گردن</w:t>
            </w:r>
          </w:p>
        </w:tc>
      </w:tr>
      <w:tr w:rsidR="007F6683" w:rsidRPr="00F733A3" w14:paraId="23B4F51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EC04D0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11728</w:t>
            </w:r>
          </w:p>
        </w:tc>
        <w:tc>
          <w:tcPr>
            <w:tcW w:w="1890" w:type="dxa"/>
          </w:tcPr>
          <w:p w14:paraId="4258D06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عروق اصلی گردن</w:t>
            </w:r>
          </w:p>
        </w:tc>
        <w:tc>
          <w:tcPr>
            <w:tcW w:w="5579" w:type="dxa"/>
          </w:tcPr>
          <w:p w14:paraId="6440C43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دیدگی از 25% تا 50% از محیط عروق اصلی گردن</w:t>
            </w:r>
          </w:p>
        </w:tc>
      </w:tr>
      <w:tr w:rsidR="007F6683" w:rsidRPr="00F733A3" w14:paraId="619429B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02B04D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11729</w:t>
            </w:r>
          </w:p>
        </w:tc>
        <w:tc>
          <w:tcPr>
            <w:tcW w:w="1890" w:type="dxa"/>
          </w:tcPr>
          <w:p w14:paraId="3D6485C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ناشی از صدمات حنجره و تارهای صوتی</w:t>
            </w:r>
          </w:p>
        </w:tc>
        <w:tc>
          <w:tcPr>
            <w:tcW w:w="5579" w:type="dxa"/>
          </w:tcPr>
          <w:p w14:paraId="546C80C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تکلم از نظر قابل فهم بودن آن بطوریکه تکلم تا 95 درصد قابل فهم است</w:t>
            </w:r>
          </w:p>
        </w:tc>
      </w:tr>
      <w:tr w:rsidR="007F6683" w:rsidRPr="00F733A3" w14:paraId="48296CD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C10C41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11730</w:t>
            </w:r>
          </w:p>
        </w:tc>
        <w:tc>
          <w:tcPr>
            <w:tcW w:w="1890" w:type="dxa"/>
          </w:tcPr>
          <w:p w14:paraId="7A3EACA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وریدهای ریوی</w:t>
            </w:r>
          </w:p>
        </w:tc>
        <w:tc>
          <w:tcPr>
            <w:tcW w:w="5579" w:type="dxa"/>
          </w:tcPr>
          <w:p w14:paraId="51731CE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صدمه وریدهای ریوی خارج از نسج ریه با درگیری از 25% تا 50% از محیط آن</w:t>
            </w:r>
          </w:p>
        </w:tc>
      </w:tr>
      <w:tr w:rsidR="007F6683" w:rsidRPr="00F733A3" w14:paraId="6AF9F05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842400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11731</w:t>
            </w:r>
          </w:p>
        </w:tc>
        <w:tc>
          <w:tcPr>
            <w:tcW w:w="1890" w:type="dxa"/>
          </w:tcPr>
          <w:p w14:paraId="209F8CB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وریدهای ریوی</w:t>
            </w:r>
          </w:p>
        </w:tc>
        <w:tc>
          <w:tcPr>
            <w:tcW w:w="5579" w:type="dxa"/>
          </w:tcPr>
          <w:p w14:paraId="23E6DEB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صدمه وریدهای ریوی خارج از نسج ریه با درگیری کمتر از 25% از محیط آن</w:t>
            </w:r>
          </w:p>
        </w:tc>
      </w:tr>
      <w:tr w:rsidR="007F6683" w:rsidRPr="00F733A3" w14:paraId="2ADD679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185EA6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11732</w:t>
            </w:r>
          </w:p>
        </w:tc>
        <w:tc>
          <w:tcPr>
            <w:tcW w:w="1890" w:type="dxa"/>
          </w:tcPr>
          <w:p w14:paraId="597D950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وریدهای ریوی</w:t>
            </w:r>
          </w:p>
        </w:tc>
        <w:tc>
          <w:tcPr>
            <w:tcW w:w="5579" w:type="dxa"/>
          </w:tcPr>
          <w:p w14:paraId="41CB2F2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صدمه وریدهای خارج از نسج ریه با درگیری تمام ضخامت آن</w:t>
            </w:r>
          </w:p>
        </w:tc>
      </w:tr>
      <w:tr w:rsidR="007F6683" w:rsidRPr="00F733A3" w14:paraId="72768A0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ADC56C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11733</w:t>
            </w:r>
          </w:p>
        </w:tc>
        <w:tc>
          <w:tcPr>
            <w:tcW w:w="1890" w:type="dxa"/>
          </w:tcPr>
          <w:p w14:paraId="41F94C2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شریانهای ریوی</w:t>
            </w:r>
          </w:p>
        </w:tc>
        <w:tc>
          <w:tcPr>
            <w:tcW w:w="5579" w:type="dxa"/>
          </w:tcPr>
          <w:p w14:paraId="13EC7CA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صدمه شریانهای ریوی خارج از نسج ریه با درگیری بیشتر از 50% از محیط آن</w:t>
            </w:r>
          </w:p>
        </w:tc>
      </w:tr>
      <w:tr w:rsidR="007F6683" w:rsidRPr="00F733A3" w14:paraId="6842401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89AF2D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11734</w:t>
            </w:r>
          </w:p>
        </w:tc>
        <w:tc>
          <w:tcPr>
            <w:tcW w:w="1890" w:type="dxa"/>
          </w:tcPr>
          <w:p w14:paraId="7B62B49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شریانهای ریوی</w:t>
            </w:r>
          </w:p>
        </w:tc>
        <w:tc>
          <w:tcPr>
            <w:tcW w:w="5579" w:type="dxa"/>
          </w:tcPr>
          <w:p w14:paraId="14B7BFB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صدمه شریانهای ریوی خارج از نسج ریه با درگیری از 25% تا 50% از محیط آن</w:t>
            </w:r>
          </w:p>
        </w:tc>
      </w:tr>
      <w:tr w:rsidR="007F6683" w:rsidRPr="00F733A3" w14:paraId="3A035E9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0A2B60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11735</w:t>
            </w:r>
          </w:p>
        </w:tc>
        <w:tc>
          <w:tcPr>
            <w:tcW w:w="1890" w:type="dxa"/>
          </w:tcPr>
          <w:p w14:paraId="0D2E49C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شریانهای ریوی</w:t>
            </w:r>
          </w:p>
        </w:tc>
        <w:tc>
          <w:tcPr>
            <w:tcW w:w="5579" w:type="dxa"/>
          </w:tcPr>
          <w:p w14:paraId="43D0BD8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صدمه شریانهای ریوی خارج از نسج ریه با درگیری کمتر از 25% از محیط آن</w:t>
            </w:r>
          </w:p>
        </w:tc>
      </w:tr>
      <w:tr w:rsidR="007F6683" w:rsidRPr="00F733A3" w14:paraId="6CDA24D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E4FFD4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11736</w:t>
            </w:r>
          </w:p>
        </w:tc>
        <w:tc>
          <w:tcPr>
            <w:tcW w:w="1890" w:type="dxa"/>
          </w:tcPr>
          <w:p w14:paraId="4DB4586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شریانهای ریوی</w:t>
            </w:r>
          </w:p>
        </w:tc>
        <w:tc>
          <w:tcPr>
            <w:tcW w:w="5579" w:type="dxa"/>
          </w:tcPr>
          <w:p w14:paraId="1AAFFF1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صدمه شریانهای ریوی خارج از نسج ریه با درگیری تمام ضخامت آن</w:t>
            </w:r>
          </w:p>
        </w:tc>
      </w:tr>
      <w:tr w:rsidR="007F6683" w:rsidRPr="00F733A3" w14:paraId="4324E48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7C4463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11737</w:t>
            </w:r>
          </w:p>
        </w:tc>
        <w:tc>
          <w:tcPr>
            <w:tcW w:w="1890" w:type="dxa"/>
          </w:tcPr>
          <w:p w14:paraId="0FC76F0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وریدهای ریوی</w:t>
            </w:r>
          </w:p>
        </w:tc>
        <w:tc>
          <w:tcPr>
            <w:tcW w:w="5579" w:type="dxa"/>
          </w:tcPr>
          <w:p w14:paraId="70FA087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صدمه وریدهای ریوی خارج از نسج ریه با درگیری بیشتر از 50% از محیط آن</w:t>
            </w:r>
          </w:p>
        </w:tc>
      </w:tr>
      <w:tr w:rsidR="007F6683" w:rsidRPr="00F733A3" w14:paraId="1896EAA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95EDFC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11739</w:t>
            </w:r>
          </w:p>
        </w:tc>
        <w:tc>
          <w:tcPr>
            <w:tcW w:w="1890" w:type="dxa"/>
          </w:tcPr>
          <w:p w14:paraId="47BC015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سیستم تنفسی</w:t>
            </w:r>
          </w:p>
        </w:tc>
        <w:tc>
          <w:tcPr>
            <w:tcW w:w="5579" w:type="dxa"/>
          </w:tcPr>
          <w:p w14:paraId="128BCF2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دستگاه تنفسی منجر به تنگی نفس در هنگام فعالیت خفیف</w:t>
            </w:r>
          </w:p>
        </w:tc>
      </w:tr>
      <w:tr w:rsidR="007F6683" w:rsidRPr="00F733A3" w14:paraId="2C082C0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0B3E5B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11740</w:t>
            </w:r>
          </w:p>
        </w:tc>
        <w:tc>
          <w:tcPr>
            <w:tcW w:w="1890" w:type="dxa"/>
          </w:tcPr>
          <w:p w14:paraId="407FDB3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سیستم تنفسی</w:t>
            </w:r>
          </w:p>
        </w:tc>
        <w:tc>
          <w:tcPr>
            <w:tcW w:w="5579" w:type="dxa"/>
          </w:tcPr>
          <w:p w14:paraId="040AC3D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دستگاه تنفسی منجر به تنگی نفس در هنگام فعالیت متوسط</w:t>
            </w:r>
          </w:p>
        </w:tc>
      </w:tr>
      <w:tr w:rsidR="007F6683" w:rsidRPr="00F733A3" w14:paraId="3513CD8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08D09D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11741</w:t>
            </w:r>
          </w:p>
        </w:tc>
        <w:tc>
          <w:tcPr>
            <w:tcW w:w="1890" w:type="dxa"/>
          </w:tcPr>
          <w:p w14:paraId="4DBF510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سیستم تنفسی</w:t>
            </w:r>
          </w:p>
        </w:tc>
        <w:tc>
          <w:tcPr>
            <w:tcW w:w="5579" w:type="dxa"/>
          </w:tcPr>
          <w:p w14:paraId="3F943DC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دستگاه تنفسی منجر به تنگی نفس در هنگام فعالیت شدید</w:t>
            </w:r>
          </w:p>
        </w:tc>
      </w:tr>
      <w:tr w:rsidR="007F6683" w:rsidRPr="00F733A3" w14:paraId="4279D9A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3C03E4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11744</w:t>
            </w:r>
          </w:p>
        </w:tc>
        <w:tc>
          <w:tcPr>
            <w:tcW w:w="1890" w:type="dxa"/>
          </w:tcPr>
          <w:p w14:paraId="1123321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سیستم تنفسی</w:t>
            </w:r>
          </w:p>
        </w:tc>
        <w:tc>
          <w:tcPr>
            <w:tcW w:w="5579" w:type="dxa"/>
          </w:tcPr>
          <w:p w14:paraId="0E46857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دستگاه تنفسی منجر به تنگی نفس خفیف درهنگام استراحت</w:t>
            </w:r>
          </w:p>
        </w:tc>
      </w:tr>
      <w:tr w:rsidR="007F6683" w:rsidRPr="00F733A3" w14:paraId="647D329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7A0A05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11745</w:t>
            </w:r>
          </w:p>
        </w:tc>
        <w:tc>
          <w:tcPr>
            <w:tcW w:w="1890" w:type="dxa"/>
          </w:tcPr>
          <w:p w14:paraId="4833B89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سیستم تنفسی</w:t>
            </w:r>
          </w:p>
        </w:tc>
        <w:tc>
          <w:tcPr>
            <w:tcW w:w="5579" w:type="dxa"/>
          </w:tcPr>
          <w:p w14:paraId="033D5F4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انسداد نسبی مجاری تنفسی بدون تنگی نفس در هنگام استراحت</w:t>
            </w:r>
          </w:p>
        </w:tc>
      </w:tr>
      <w:tr w:rsidR="007F6683" w:rsidRPr="00F733A3" w14:paraId="0E6520A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20B624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11746</w:t>
            </w:r>
          </w:p>
        </w:tc>
        <w:tc>
          <w:tcPr>
            <w:tcW w:w="1890" w:type="dxa"/>
          </w:tcPr>
          <w:p w14:paraId="79C5A22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دیافراگم از سیستم تنفسی</w:t>
            </w:r>
          </w:p>
        </w:tc>
        <w:tc>
          <w:tcPr>
            <w:tcW w:w="5579" w:type="dxa"/>
          </w:tcPr>
          <w:p w14:paraId="2DEA3E4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وسیع پرده دیافراگم با از دست دادن بیشتر از 25 سانتی متر مربع از آن</w:t>
            </w:r>
          </w:p>
        </w:tc>
      </w:tr>
      <w:tr w:rsidR="007F6683" w:rsidRPr="00F733A3" w14:paraId="10B1B39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8A2C39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11747</w:t>
            </w:r>
          </w:p>
        </w:tc>
        <w:tc>
          <w:tcPr>
            <w:tcW w:w="1890" w:type="dxa"/>
          </w:tcPr>
          <w:p w14:paraId="7735792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دیافراگم از سیستم تنفسی</w:t>
            </w:r>
          </w:p>
        </w:tc>
        <w:tc>
          <w:tcPr>
            <w:tcW w:w="5579" w:type="dxa"/>
          </w:tcPr>
          <w:p w14:paraId="5975A11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وسیع پرده دیافراگم با از دست دادن کمتر از 25 سانتی متر مربع از آن</w:t>
            </w:r>
          </w:p>
        </w:tc>
      </w:tr>
      <w:tr w:rsidR="007F6683" w:rsidRPr="00F733A3" w14:paraId="43BA643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C447A1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11748</w:t>
            </w:r>
          </w:p>
        </w:tc>
        <w:tc>
          <w:tcPr>
            <w:tcW w:w="1890" w:type="dxa"/>
          </w:tcPr>
          <w:p w14:paraId="3A0C4E9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دیافراگم از سیستم تنفسی</w:t>
            </w:r>
          </w:p>
        </w:tc>
        <w:tc>
          <w:tcPr>
            <w:tcW w:w="5579" w:type="dxa"/>
          </w:tcPr>
          <w:p w14:paraId="0530FF2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دیدگی تمام ضخامت پرده دیافراگم</w:t>
            </w:r>
          </w:p>
        </w:tc>
      </w:tr>
      <w:tr w:rsidR="007F6683" w:rsidRPr="00F733A3" w14:paraId="077BF71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0A4AB3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11749</w:t>
            </w:r>
          </w:p>
        </w:tc>
        <w:tc>
          <w:tcPr>
            <w:tcW w:w="1890" w:type="dxa"/>
          </w:tcPr>
          <w:p w14:paraId="284A21A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دیافراگم از سیستم تنفسی</w:t>
            </w:r>
          </w:p>
        </w:tc>
        <w:tc>
          <w:tcPr>
            <w:tcW w:w="5579" w:type="dxa"/>
          </w:tcPr>
          <w:p w14:paraId="3EF992A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پرده دیافراگم ( پرده حجاب حاجز)</w:t>
            </w:r>
          </w:p>
        </w:tc>
      </w:tr>
      <w:tr w:rsidR="007F6683" w:rsidRPr="00F733A3" w14:paraId="32A666D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9C3392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11750</w:t>
            </w:r>
          </w:p>
        </w:tc>
        <w:tc>
          <w:tcPr>
            <w:tcW w:w="1890" w:type="dxa"/>
          </w:tcPr>
          <w:p w14:paraId="1175249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عروق اصلی متصل به قلب</w:t>
            </w:r>
          </w:p>
        </w:tc>
        <w:tc>
          <w:tcPr>
            <w:tcW w:w="5579" w:type="dxa"/>
          </w:tcPr>
          <w:p w14:paraId="5609023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هر یک از عروق اصلی متصل به قلب بدون درگیری تمام ضخامت آن</w:t>
            </w:r>
          </w:p>
        </w:tc>
      </w:tr>
      <w:tr w:rsidR="007F6683" w:rsidRPr="00F733A3" w14:paraId="72FFBE3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4C36FA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11751</w:t>
            </w:r>
          </w:p>
        </w:tc>
        <w:tc>
          <w:tcPr>
            <w:tcW w:w="1890" w:type="dxa"/>
          </w:tcPr>
          <w:p w14:paraId="489EA8E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عوارض جانبی ناشی از صدمات احشاء سینه ای </w:t>
            </w:r>
          </w:p>
        </w:tc>
        <w:tc>
          <w:tcPr>
            <w:tcW w:w="5579" w:type="dxa"/>
          </w:tcPr>
          <w:p w14:paraId="09C2032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ایجاد چسبندگی احشاء داخل حفره قفسه سینه که نیازمند عمل جراحی می باشد با احتساب عمل جراحی آن</w:t>
            </w:r>
          </w:p>
        </w:tc>
      </w:tr>
      <w:tr w:rsidR="007F6683" w:rsidRPr="00F733A3" w14:paraId="605AE62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831360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11752</w:t>
            </w:r>
          </w:p>
        </w:tc>
        <w:tc>
          <w:tcPr>
            <w:tcW w:w="1890" w:type="dxa"/>
          </w:tcPr>
          <w:p w14:paraId="72F2495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عروق اصلی متصل به قلب</w:t>
            </w:r>
          </w:p>
        </w:tc>
        <w:tc>
          <w:tcPr>
            <w:tcW w:w="5579" w:type="dxa"/>
          </w:tcPr>
          <w:p w14:paraId="53F45B2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هر یک از عروق اصلی متصل به قلب که 25% تا 50 % از محیط آن درگیر باشد</w:t>
            </w:r>
          </w:p>
        </w:tc>
      </w:tr>
      <w:tr w:rsidR="007F6683" w:rsidRPr="00F733A3" w14:paraId="015DCAD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A3B417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11754</w:t>
            </w:r>
          </w:p>
        </w:tc>
        <w:tc>
          <w:tcPr>
            <w:tcW w:w="1890" w:type="dxa"/>
          </w:tcPr>
          <w:p w14:paraId="6E4BB5B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عروق اصلی متصل به قلب</w:t>
            </w:r>
          </w:p>
        </w:tc>
        <w:tc>
          <w:tcPr>
            <w:tcW w:w="5579" w:type="dxa"/>
          </w:tcPr>
          <w:p w14:paraId="698729D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ترمیم صدمات آئورت که بعد از عمل بدون هر گونه علامتی است</w:t>
            </w:r>
          </w:p>
        </w:tc>
      </w:tr>
      <w:tr w:rsidR="007F6683" w:rsidRPr="00F733A3" w14:paraId="66597DE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63B85D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11756</w:t>
            </w:r>
          </w:p>
        </w:tc>
        <w:tc>
          <w:tcPr>
            <w:tcW w:w="1890" w:type="dxa"/>
          </w:tcPr>
          <w:p w14:paraId="348ADDA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عروق اصلی متصل به قلب</w:t>
            </w:r>
          </w:p>
        </w:tc>
        <w:tc>
          <w:tcPr>
            <w:tcW w:w="5579" w:type="dxa"/>
          </w:tcPr>
          <w:p w14:paraId="4E67273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ترمیم صدمات آئورت که بعد از عمل نشانه های شدید بیماری آئورت را دارد.</w:t>
            </w:r>
          </w:p>
        </w:tc>
      </w:tr>
      <w:tr w:rsidR="007F6683" w:rsidRPr="00F733A3" w14:paraId="496D888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240F41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11757</w:t>
            </w:r>
          </w:p>
        </w:tc>
        <w:tc>
          <w:tcPr>
            <w:tcW w:w="1890" w:type="dxa"/>
          </w:tcPr>
          <w:p w14:paraId="60E208E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عوارض جانبی ناشی از صدمات احشاء سینه ای </w:t>
            </w:r>
          </w:p>
        </w:tc>
        <w:tc>
          <w:tcPr>
            <w:tcW w:w="5579" w:type="dxa"/>
          </w:tcPr>
          <w:p w14:paraId="5A7B5B6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ایجاد چسبندگی احشاء داخل حفره قفسه سینه بدنبال صدمات یا اعمال جراحی بدون نیاز به عمل جراحی مجدد</w:t>
            </w:r>
          </w:p>
        </w:tc>
      </w:tr>
      <w:tr w:rsidR="007F6683" w:rsidRPr="00F733A3" w14:paraId="0C90DFB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A1C942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11758</w:t>
            </w:r>
          </w:p>
        </w:tc>
        <w:tc>
          <w:tcPr>
            <w:tcW w:w="1890" w:type="dxa"/>
          </w:tcPr>
          <w:p w14:paraId="056BF9C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عوارض جانبی ناشی از صدمات احشاء سینه ای </w:t>
            </w:r>
          </w:p>
        </w:tc>
        <w:tc>
          <w:tcPr>
            <w:tcW w:w="5579" w:type="dxa"/>
          </w:tcPr>
          <w:p w14:paraId="1A5A12D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ایجاد عفونت در حفره قفسه سینه بدنبال صدمات یا اعمال جراحی بسته به میزان و مدت آن</w:t>
            </w:r>
          </w:p>
        </w:tc>
      </w:tr>
      <w:tr w:rsidR="007F6683" w:rsidRPr="00F733A3" w14:paraId="15F1AE5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CE3A97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11759</w:t>
            </w:r>
          </w:p>
        </w:tc>
        <w:tc>
          <w:tcPr>
            <w:tcW w:w="1890" w:type="dxa"/>
          </w:tcPr>
          <w:p w14:paraId="34E89A8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عروق و سیستم لنفاوی</w:t>
            </w:r>
          </w:p>
        </w:tc>
        <w:tc>
          <w:tcPr>
            <w:tcW w:w="5579" w:type="dxa"/>
          </w:tcPr>
          <w:p w14:paraId="5A7D59F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ادم شدید هر دست که با درمان قابل کنترل نیست</w:t>
            </w:r>
          </w:p>
        </w:tc>
      </w:tr>
      <w:tr w:rsidR="007F6683" w:rsidRPr="00F733A3" w14:paraId="26C8035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3BA871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11761</w:t>
            </w:r>
          </w:p>
        </w:tc>
        <w:tc>
          <w:tcPr>
            <w:tcW w:w="1890" w:type="dxa"/>
          </w:tcPr>
          <w:p w14:paraId="55DC5EE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عروق و سیستم لنفاوی</w:t>
            </w:r>
          </w:p>
        </w:tc>
        <w:tc>
          <w:tcPr>
            <w:tcW w:w="5579" w:type="dxa"/>
          </w:tcPr>
          <w:p w14:paraId="0230D78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ادم خفیف یا متوسط هر دست که با درمان قابل کنترل است</w:t>
            </w:r>
          </w:p>
        </w:tc>
      </w:tr>
      <w:tr w:rsidR="007F6683" w:rsidRPr="00F733A3" w14:paraId="3E7AEB9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35298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11762</w:t>
            </w:r>
          </w:p>
        </w:tc>
        <w:tc>
          <w:tcPr>
            <w:tcW w:w="1890" w:type="dxa"/>
          </w:tcPr>
          <w:p w14:paraId="2C85FEE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عروق و سیستم لنفاوی</w:t>
            </w:r>
          </w:p>
        </w:tc>
        <w:tc>
          <w:tcPr>
            <w:tcW w:w="5579" w:type="dxa"/>
          </w:tcPr>
          <w:p w14:paraId="2B8F960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ادم شدید هر پا که با درمان قابل کنترل نیست</w:t>
            </w:r>
          </w:p>
        </w:tc>
      </w:tr>
      <w:tr w:rsidR="007F6683" w:rsidRPr="00F733A3" w14:paraId="78E889E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CAD25C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11763</w:t>
            </w:r>
          </w:p>
        </w:tc>
        <w:tc>
          <w:tcPr>
            <w:tcW w:w="1890" w:type="dxa"/>
          </w:tcPr>
          <w:p w14:paraId="698DF01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عروق و سیستم لنفاوی</w:t>
            </w:r>
          </w:p>
        </w:tc>
        <w:tc>
          <w:tcPr>
            <w:tcW w:w="5579" w:type="dxa"/>
          </w:tcPr>
          <w:p w14:paraId="053FBAA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ادم خفیف یا متوسط هر اندام تحتانی که با درمان کمی کنترل شود</w:t>
            </w:r>
          </w:p>
        </w:tc>
      </w:tr>
      <w:tr w:rsidR="007F6683" w:rsidRPr="00F733A3" w14:paraId="0DFF67B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BFE8E8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11764</w:t>
            </w:r>
          </w:p>
        </w:tc>
        <w:tc>
          <w:tcPr>
            <w:tcW w:w="1890" w:type="dxa"/>
          </w:tcPr>
          <w:p w14:paraId="3FAF7CF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عروق و سیستم لنفاوی</w:t>
            </w:r>
          </w:p>
        </w:tc>
        <w:tc>
          <w:tcPr>
            <w:tcW w:w="5579" w:type="dxa"/>
          </w:tcPr>
          <w:p w14:paraId="4A5A872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ادم خفیف یا متوسط هر پا بدنبال صدمات عروق لنفاوی که با درمان کنترل شود</w:t>
            </w:r>
          </w:p>
        </w:tc>
      </w:tr>
      <w:tr w:rsidR="007F6683" w:rsidRPr="00F733A3" w14:paraId="4D6C099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A3B9A9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11765</w:t>
            </w:r>
          </w:p>
        </w:tc>
        <w:tc>
          <w:tcPr>
            <w:tcW w:w="1890" w:type="dxa"/>
          </w:tcPr>
          <w:p w14:paraId="7BA5B5D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قلبی و عروق قلبی</w:t>
            </w:r>
          </w:p>
        </w:tc>
        <w:tc>
          <w:tcPr>
            <w:tcW w:w="5579" w:type="dxa"/>
          </w:tcPr>
          <w:p w14:paraId="1F3EF5E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قلبی و عروقی منجر به بیماری قلبی با محدودیت شدید در فعالیت فیزیکی و عوارضی مثل ادم ریوی یا درد قفسه سینه در استراحت</w:t>
            </w:r>
          </w:p>
        </w:tc>
      </w:tr>
      <w:tr w:rsidR="007F6683" w:rsidRPr="00F733A3" w14:paraId="37587B7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4B7BC1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11768</w:t>
            </w:r>
          </w:p>
        </w:tc>
        <w:tc>
          <w:tcPr>
            <w:tcW w:w="1890" w:type="dxa"/>
          </w:tcPr>
          <w:p w14:paraId="57B6C17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قلبی و عروق قلبی</w:t>
            </w:r>
          </w:p>
        </w:tc>
        <w:tc>
          <w:tcPr>
            <w:tcW w:w="5579" w:type="dxa"/>
          </w:tcPr>
          <w:p w14:paraId="19283A7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قلبی و عروقی منجر به بیماری قلبی بدون محدودیت در فعالیت فیزیکی</w:t>
            </w:r>
          </w:p>
        </w:tc>
      </w:tr>
      <w:tr w:rsidR="007F6683" w:rsidRPr="00F733A3" w14:paraId="64144A7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8865F7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11769</w:t>
            </w:r>
          </w:p>
        </w:tc>
        <w:tc>
          <w:tcPr>
            <w:tcW w:w="1890" w:type="dxa"/>
          </w:tcPr>
          <w:p w14:paraId="36088DF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عروق اصلی متصل به قلب</w:t>
            </w:r>
          </w:p>
        </w:tc>
        <w:tc>
          <w:tcPr>
            <w:tcW w:w="5579" w:type="dxa"/>
          </w:tcPr>
          <w:p w14:paraId="013B897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هر یک از عروق اصلی متصل به قلب که کمتر از 25% محیط آن درگیر باشد</w:t>
            </w:r>
          </w:p>
        </w:tc>
      </w:tr>
      <w:tr w:rsidR="007F6683" w:rsidRPr="00F733A3" w14:paraId="4358C2C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97929E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11770</w:t>
            </w:r>
          </w:p>
        </w:tc>
        <w:tc>
          <w:tcPr>
            <w:tcW w:w="1890" w:type="dxa"/>
          </w:tcPr>
          <w:p w14:paraId="38490EC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مجاری صفراوی</w:t>
            </w:r>
          </w:p>
        </w:tc>
        <w:tc>
          <w:tcPr>
            <w:tcW w:w="5579" w:type="dxa"/>
          </w:tcPr>
          <w:p w14:paraId="65C7F6E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بیشتر از 50% محیط مجرای صفراوی کبدی یا مجرای صفراوی مشترک</w:t>
            </w:r>
          </w:p>
        </w:tc>
      </w:tr>
      <w:tr w:rsidR="007F6683" w:rsidRPr="00F733A3" w14:paraId="208FDC3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F344C1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11772</w:t>
            </w:r>
          </w:p>
        </w:tc>
        <w:tc>
          <w:tcPr>
            <w:tcW w:w="1890" w:type="dxa"/>
          </w:tcPr>
          <w:p w14:paraId="5457F05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مجاری صفراوی</w:t>
            </w:r>
          </w:p>
        </w:tc>
        <w:tc>
          <w:tcPr>
            <w:tcW w:w="5579" w:type="dxa"/>
          </w:tcPr>
          <w:p w14:paraId="4CACE9B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حملات گاه گاه و ناپایدار اختلال عملکرد مجاری صفراوی</w:t>
            </w:r>
          </w:p>
        </w:tc>
      </w:tr>
      <w:tr w:rsidR="007F6683" w:rsidRPr="00F733A3" w14:paraId="36E1260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9FFFAA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11777</w:t>
            </w:r>
          </w:p>
        </w:tc>
        <w:tc>
          <w:tcPr>
            <w:tcW w:w="1890" w:type="dxa"/>
          </w:tcPr>
          <w:p w14:paraId="7C40B0B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کولون )</w:t>
            </w:r>
          </w:p>
        </w:tc>
        <w:tc>
          <w:tcPr>
            <w:tcW w:w="5579" w:type="dxa"/>
          </w:tcPr>
          <w:p w14:paraId="58C9201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داخل نسج کولون بدون جراحت</w:t>
            </w:r>
          </w:p>
        </w:tc>
      </w:tr>
      <w:tr w:rsidR="007F6683" w:rsidRPr="00F733A3" w14:paraId="39499A4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67D27F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11778</w:t>
            </w:r>
          </w:p>
        </w:tc>
        <w:tc>
          <w:tcPr>
            <w:tcW w:w="1890" w:type="dxa"/>
          </w:tcPr>
          <w:p w14:paraId="3A743DB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کولون )</w:t>
            </w:r>
          </w:p>
        </w:tc>
        <w:tc>
          <w:tcPr>
            <w:tcW w:w="5579" w:type="dxa"/>
          </w:tcPr>
          <w:p w14:paraId="1870C53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کولون بدون درگیری تمام ضخامت آن ( بدون سوراخ شدگی )</w:t>
            </w:r>
          </w:p>
        </w:tc>
      </w:tr>
      <w:tr w:rsidR="007F6683" w:rsidRPr="00F733A3" w14:paraId="24B6BEB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7AF84F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11779</w:t>
            </w:r>
          </w:p>
        </w:tc>
        <w:tc>
          <w:tcPr>
            <w:tcW w:w="1890" w:type="dxa"/>
          </w:tcPr>
          <w:p w14:paraId="038C809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کولون )</w:t>
            </w:r>
          </w:p>
        </w:tc>
        <w:tc>
          <w:tcPr>
            <w:tcW w:w="5579" w:type="dxa"/>
          </w:tcPr>
          <w:p w14:paraId="402D4B8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منجر به سوراخ شدگی کولون با درگیری کمتر از 50% محیط آن</w:t>
            </w:r>
          </w:p>
        </w:tc>
      </w:tr>
      <w:tr w:rsidR="007F6683" w:rsidRPr="00F733A3" w14:paraId="6D14B88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1BEB84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11780</w:t>
            </w:r>
          </w:p>
        </w:tc>
        <w:tc>
          <w:tcPr>
            <w:tcW w:w="1890" w:type="dxa"/>
          </w:tcPr>
          <w:p w14:paraId="5CAFB70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کولون )</w:t>
            </w:r>
          </w:p>
        </w:tc>
        <w:tc>
          <w:tcPr>
            <w:tcW w:w="5579" w:type="dxa"/>
          </w:tcPr>
          <w:p w14:paraId="5C0CAB4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منجر به سوراخ شدگی کولون با درگیری بیشتر از 50% محیط آن</w:t>
            </w:r>
          </w:p>
        </w:tc>
      </w:tr>
      <w:tr w:rsidR="007F6683" w:rsidRPr="00F733A3" w14:paraId="2F7667F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EF83A8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11781</w:t>
            </w:r>
          </w:p>
        </w:tc>
        <w:tc>
          <w:tcPr>
            <w:tcW w:w="1890" w:type="dxa"/>
          </w:tcPr>
          <w:p w14:paraId="23E965D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کولون )</w:t>
            </w:r>
          </w:p>
        </w:tc>
        <w:tc>
          <w:tcPr>
            <w:tcW w:w="5579" w:type="dxa"/>
          </w:tcPr>
          <w:p w14:paraId="4BF5CAE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کامل کولون</w:t>
            </w:r>
          </w:p>
        </w:tc>
      </w:tr>
      <w:tr w:rsidR="007F6683" w:rsidRPr="00F733A3" w14:paraId="37E7C66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C7F83A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11782</w:t>
            </w:r>
          </w:p>
        </w:tc>
        <w:tc>
          <w:tcPr>
            <w:tcW w:w="1890" w:type="dxa"/>
          </w:tcPr>
          <w:p w14:paraId="72EBD4A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کولون )</w:t>
            </w:r>
          </w:p>
        </w:tc>
        <w:tc>
          <w:tcPr>
            <w:tcW w:w="5579" w:type="dxa"/>
          </w:tcPr>
          <w:p w14:paraId="5C4AAD5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کمتر از 45 سانتی متر از کولون</w:t>
            </w:r>
          </w:p>
        </w:tc>
      </w:tr>
      <w:tr w:rsidR="007F6683" w:rsidRPr="00F733A3" w14:paraId="591D3DF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1B25BC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11784</w:t>
            </w:r>
          </w:p>
        </w:tc>
        <w:tc>
          <w:tcPr>
            <w:tcW w:w="1890" w:type="dxa"/>
          </w:tcPr>
          <w:p w14:paraId="42784B7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کولون )</w:t>
            </w:r>
          </w:p>
        </w:tc>
        <w:tc>
          <w:tcPr>
            <w:tcW w:w="5579" w:type="dxa"/>
          </w:tcPr>
          <w:p w14:paraId="1BF31FF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61 تا 75 سانتی متر از کولون</w:t>
            </w:r>
          </w:p>
        </w:tc>
      </w:tr>
      <w:tr w:rsidR="007F6683" w:rsidRPr="00F733A3" w14:paraId="4057980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1DFD9C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11788</w:t>
            </w:r>
          </w:p>
        </w:tc>
        <w:tc>
          <w:tcPr>
            <w:tcW w:w="1890" w:type="dxa"/>
          </w:tcPr>
          <w:p w14:paraId="13B3142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کولون )</w:t>
            </w:r>
          </w:p>
        </w:tc>
        <w:tc>
          <w:tcPr>
            <w:tcW w:w="5579" w:type="dxa"/>
          </w:tcPr>
          <w:p w14:paraId="5818894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121 تا 135 سانتی متر از کولون</w:t>
            </w:r>
          </w:p>
        </w:tc>
      </w:tr>
      <w:tr w:rsidR="007F6683" w:rsidRPr="00F733A3" w14:paraId="1CE2D37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B70FF1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11789</w:t>
            </w:r>
          </w:p>
        </w:tc>
        <w:tc>
          <w:tcPr>
            <w:tcW w:w="1890" w:type="dxa"/>
          </w:tcPr>
          <w:p w14:paraId="38F7036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کولون )</w:t>
            </w:r>
          </w:p>
        </w:tc>
        <w:tc>
          <w:tcPr>
            <w:tcW w:w="5579" w:type="dxa"/>
          </w:tcPr>
          <w:p w14:paraId="774B3FF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136 تا 150 سانتی متر از کولون ( از دست دادن کامل کولون )</w:t>
            </w:r>
          </w:p>
        </w:tc>
      </w:tr>
      <w:tr w:rsidR="007F6683" w:rsidRPr="00F733A3" w14:paraId="138BF0B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4D7F83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11790</w:t>
            </w:r>
          </w:p>
        </w:tc>
        <w:tc>
          <w:tcPr>
            <w:tcW w:w="1890" w:type="dxa"/>
          </w:tcPr>
          <w:p w14:paraId="2C5A2A5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کولون )</w:t>
            </w:r>
          </w:p>
        </w:tc>
        <w:tc>
          <w:tcPr>
            <w:tcW w:w="5579" w:type="dxa"/>
          </w:tcPr>
          <w:p w14:paraId="1A17866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منجر به قطع کامل آپاندیس</w:t>
            </w:r>
          </w:p>
        </w:tc>
      </w:tr>
      <w:tr w:rsidR="007F6683" w:rsidRPr="00F733A3" w14:paraId="5EB1483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A9F5BE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11791</w:t>
            </w:r>
          </w:p>
        </w:tc>
        <w:tc>
          <w:tcPr>
            <w:tcW w:w="1890" w:type="dxa"/>
          </w:tcPr>
          <w:p w14:paraId="4E956D3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کولون )</w:t>
            </w:r>
          </w:p>
        </w:tc>
        <w:tc>
          <w:tcPr>
            <w:tcW w:w="5579" w:type="dxa"/>
          </w:tcPr>
          <w:p w14:paraId="558B5E6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و پارگی روده بند (مزانتر ) با درگیری تمام ضخامت آن</w:t>
            </w:r>
          </w:p>
        </w:tc>
      </w:tr>
      <w:tr w:rsidR="007F6683" w:rsidRPr="00F733A3" w14:paraId="0EDD625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22C6C0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11792</w:t>
            </w:r>
          </w:p>
        </w:tc>
        <w:tc>
          <w:tcPr>
            <w:tcW w:w="1890" w:type="dxa"/>
          </w:tcPr>
          <w:p w14:paraId="0D3920A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رکتوم یا راست روده )</w:t>
            </w:r>
          </w:p>
        </w:tc>
        <w:tc>
          <w:tcPr>
            <w:tcW w:w="5579" w:type="dxa"/>
          </w:tcPr>
          <w:p w14:paraId="63A6BE3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رکتوم</w:t>
            </w:r>
          </w:p>
        </w:tc>
      </w:tr>
      <w:tr w:rsidR="007F6683" w:rsidRPr="00F733A3" w14:paraId="4863C05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E1242D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11793</w:t>
            </w:r>
          </w:p>
        </w:tc>
        <w:tc>
          <w:tcPr>
            <w:tcW w:w="1890" w:type="dxa"/>
          </w:tcPr>
          <w:p w14:paraId="7D9B753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رکتوم یا راست روده )</w:t>
            </w:r>
          </w:p>
        </w:tc>
        <w:tc>
          <w:tcPr>
            <w:tcW w:w="5579" w:type="dxa"/>
          </w:tcPr>
          <w:p w14:paraId="4FECBEE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خونریزی بدون جراحت در نسج رکتوم </w:t>
            </w:r>
          </w:p>
        </w:tc>
      </w:tr>
      <w:tr w:rsidR="007F6683" w:rsidRPr="00F733A3" w14:paraId="7DE9434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5D6941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11794</w:t>
            </w:r>
          </w:p>
        </w:tc>
        <w:tc>
          <w:tcPr>
            <w:tcW w:w="1890" w:type="dxa"/>
          </w:tcPr>
          <w:p w14:paraId="03FBD89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رکتوم یا راست روده )</w:t>
            </w:r>
          </w:p>
        </w:tc>
        <w:tc>
          <w:tcPr>
            <w:tcW w:w="5579" w:type="dxa"/>
          </w:tcPr>
          <w:p w14:paraId="6FB13FC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رکتوم بدون سوراخ شدن آن</w:t>
            </w:r>
          </w:p>
        </w:tc>
      </w:tr>
      <w:tr w:rsidR="007F6683" w:rsidRPr="00F733A3" w14:paraId="5203E47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8C6263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11795</w:t>
            </w:r>
          </w:p>
        </w:tc>
        <w:tc>
          <w:tcPr>
            <w:tcW w:w="1890" w:type="dxa"/>
          </w:tcPr>
          <w:p w14:paraId="64B449A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رکتوم یا راست روده )</w:t>
            </w:r>
          </w:p>
        </w:tc>
        <w:tc>
          <w:tcPr>
            <w:tcW w:w="5579" w:type="dxa"/>
          </w:tcPr>
          <w:p w14:paraId="737B088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منجر به سوراخ شدگی رکتوم با درگیری کمتر از 50% محیط آن</w:t>
            </w:r>
          </w:p>
        </w:tc>
      </w:tr>
      <w:tr w:rsidR="007F6683" w:rsidRPr="00F733A3" w14:paraId="146A7AE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A614C2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11796</w:t>
            </w:r>
          </w:p>
        </w:tc>
        <w:tc>
          <w:tcPr>
            <w:tcW w:w="1890" w:type="dxa"/>
          </w:tcPr>
          <w:p w14:paraId="01B4401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رکتوم یا راست روده )</w:t>
            </w:r>
          </w:p>
        </w:tc>
        <w:tc>
          <w:tcPr>
            <w:tcW w:w="5579" w:type="dxa"/>
          </w:tcPr>
          <w:p w14:paraId="7B0BF2B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منجر به سوراخ شدگی رکتوم با درگیری بیشتر از 50% محیط آن</w:t>
            </w:r>
          </w:p>
        </w:tc>
      </w:tr>
      <w:tr w:rsidR="007F6683" w:rsidRPr="00F733A3" w14:paraId="18437DC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3FA7BA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11797</w:t>
            </w:r>
          </w:p>
        </w:tc>
        <w:tc>
          <w:tcPr>
            <w:tcW w:w="1890" w:type="dxa"/>
          </w:tcPr>
          <w:p w14:paraId="4B65F62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رکتوم یا راست روده )</w:t>
            </w:r>
          </w:p>
        </w:tc>
        <w:tc>
          <w:tcPr>
            <w:tcW w:w="5579" w:type="dxa"/>
          </w:tcPr>
          <w:p w14:paraId="21A028A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منجر به سوراخ شدگی رکتوم با گسترش به پرینه ( با گسترش به میاندوراه )</w:t>
            </w:r>
          </w:p>
        </w:tc>
      </w:tr>
      <w:tr w:rsidR="007F6683" w:rsidRPr="00F733A3" w14:paraId="590E2FC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03C4A1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11798</w:t>
            </w:r>
          </w:p>
        </w:tc>
        <w:tc>
          <w:tcPr>
            <w:tcW w:w="1890" w:type="dxa"/>
          </w:tcPr>
          <w:p w14:paraId="53F2A97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رکتوم یا راست روده )</w:t>
            </w:r>
          </w:p>
        </w:tc>
        <w:tc>
          <w:tcPr>
            <w:tcW w:w="5579" w:type="dxa"/>
          </w:tcPr>
          <w:p w14:paraId="1F5D4AE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تا 5 سانتی متر از رکتوم</w:t>
            </w:r>
          </w:p>
        </w:tc>
      </w:tr>
      <w:tr w:rsidR="007F6683" w:rsidRPr="00F733A3" w14:paraId="5387D99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04B5B7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11799</w:t>
            </w:r>
          </w:p>
        </w:tc>
        <w:tc>
          <w:tcPr>
            <w:tcW w:w="1890" w:type="dxa"/>
          </w:tcPr>
          <w:p w14:paraId="3601390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رکتوم یا راست روده )</w:t>
            </w:r>
          </w:p>
        </w:tc>
        <w:tc>
          <w:tcPr>
            <w:tcW w:w="5579" w:type="dxa"/>
          </w:tcPr>
          <w:p w14:paraId="67F595F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تا 8 سانتی متر از رکتوم</w:t>
            </w:r>
          </w:p>
        </w:tc>
      </w:tr>
      <w:tr w:rsidR="007F6683" w:rsidRPr="00F733A3" w14:paraId="1BB1F58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DB31EB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11802</w:t>
            </w:r>
          </w:p>
        </w:tc>
        <w:tc>
          <w:tcPr>
            <w:tcW w:w="1890" w:type="dxa"/>
          </w:tcPr>
          <w:p w14:paraId="7BAD45E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رکتوم یا راست روده )</w:t>
            </w:r>
          </w:p>
        </w:tc>
        <w:tc>
          <w:tcPr>
            <w:tcW w:w="5579" w:type="dxa"/>
          </w:tcPr>
          <w:p w14:paraId="4160052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تا 15 سانتی متر از رکتوم ( از دست رفتن کل رکتوم )</w:t>
            </w:r>
          </w:p>
        </w:tc>
      </w:tr>
      <w:tr w:rsidR="007F6683" w:rsidRPr="00F733A3" w14:paraId="3ED2B8A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525A99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11803</w:t>
            </w:r>
          </w:p>
        </w:tc>
        <w:tc>
          <w:tcPr>
            <w:tcW w:w="1890" w:type="dxa"/>
          </w:tcPr>
          <w:p w14:paraId="60E6F1D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بزرگ ( صدمات رکتوم یا راست روده )</w:t>
            </w:r>
          </w:p>
        </w:tc>
        <w:tc>
          <w:tcPr>
            <w:tcW w:w="5579" w:type="dxa"/>
          </w:tcPr>
          <w:p w14:paraId="16D9DBD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خونرسانی به رکتوم</w:t>
            </w:r>
          </w:p>
        </w:tc>
      </w:tr>
      <w:tr w:rsidR="007F6683" w:rsidRPr="00F733A3" w14:paraId="146C166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503467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11804</w:t>
            </w:r>
          </w:p>
        </w:tc>
        <w:tc>
          <w:tcPr>
            <w:tcW w:w="1890" w:type="dxa"/>
          </w:tcPr>
          <w:p w14:paraId="59B44FD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روده بزرگ ( کولون و رکتوم)</w:t>
            </w:r>
          </w:p>
        </w:tc>
        <w:tc>
          <w:tcPr>
            <w:tcW w:w="5579" w:type="dxa"/>
          </w:tcPr>
          <w:p w14:paraId="75673BB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بیماری ناپایدار روده بزرگ که نیازمند درمان و محدودیت غذایی نیست</w:t>
            </w:r>
          </w:p>
        </w:tc>
      </w:tr>
      <w:tr w:rsidR="007F6683" w:rsidRPr="00F733A3" w14:paraId="416EC78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1A37B2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11805</w:t>
            </w:r>
          </w:p>
        </w:tc>
        <w:tc>
          <w:tcPr>
            <w:tcW w:w="1890" w:type="dxa"/>
          </w:tcPr>
          <w:p w14:paraId="47B860E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صدمات روده بزرگ ( کولون و رکتوم)</w:t>
            </w:r>
          </w:p>
        </w:tc>
        <w:tc>
          <w:tcPr>
            <w:tcW w:w="5579" w:type="dxa"/>
          </w:tcPr>
          <w:p w14:paraId="076B7B8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بیماری پایدار روده بزرگ که نیازمند درمان و محدودیت خفیف رژیم غذایی نیست</w:t>
            </w:r>
          </w:p>
        </w:tc>
      </w:tr>
      <w:tr w:rsidR="007F6683" w:rsidRPr="00F733A3" w14:paraId="7E9B614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1EA607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11808</w:t>
            </w:r>
          </w:p>
        </w:tc>
        <w:tc>
          <w:tcPr>
            <w:tcW w:w="1890" w:type="dxa"/>
          </w:tcPr>
          <w:p w14:paraId="278277F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عوارض ناشی از صدمات احشاء شکمی</w:t>
            </w:r>
          </w:p>
        </w:tc>
        <w:tc>
          <w:tcPr>
            <w:tcW w:w="5579" w:type="dxa"/>
          </w:tcPr>
          <w:p w14:paraId="5340F8F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ایجاد عفونت در حفره شکم بدنبال صدمات یا اعمال جراحی که بدون جراحی درمان شود</w:t>
            </w:r>
          </w:p>
        </w:tc>
      </w:tr>
      <w:tr w:rsidR="007F6683" w:rsidRPr="00F733A3" w14:paraId="199B0BB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9F013A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11809</w:t>
            </w:r>
          </w:p>
        </w:tc>
        <w:tc>
          <w:tcPr>
            <w:tcW w:w="1890" w:type="dxa"/>
          </w:tcPr>
          <w:p w14:paraId="7A2E90F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عوارض ناشی از صدمات احشاء شکمی</w:t>
            </w:r>
          </w:p>
        </w:tc>
        <w:tc>
          <w:tcPr>
            <w:tcW w:w="5579" w:type="dxa"/>
          </w:tcPr>
          <w:p w14:paraId="677BF60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ایجاد عفونت در حفره شکم بدنبال صدمات یا اعمال جراحی که نیازمند درمان جراحی باشد</w:t>
            </w:r>
          </w:p>
        </w:tc>
      </w:tr>
      <w:tr w:rsidR="007F6683" w:rsidRPr="00F733A3" w14:paraId="654A421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C1C5D4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11810</w:t>
            </w:r>
          </w:p>
        </w:tc>
        <w:tc>
          <w:tcPr>
            <w:tcW w:w="1890" w:type="dxa"/>
          </w:tcPr>
          <w:p w14:paraId="1732DCF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عوارض ناشی از صدمات احشاء شکمی</w:t>
            </w:r>
          </w:p>
        </w:tc>
        <w:tc>
          <w:tcPr>
            <w:tcW w:w="5579" w:type="dxa"/>
          </w:tcPr>
          <w:p w14:paraId="15547CF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ایجاد چسبندگی احشاء شکمی که نیازمند درمان جراحی نمی باشد</w:t>
            </w:r>
          </w:p>
        </w:tc>
      </w:tr>
      <w:tr w:rsidR="007F6683" w:rsidRPr="00F733A3" w14:paraId="438436E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CD6D8C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11811</w:t>
            </w:r>
          </w:p>
        </w:tc>
        <w:tc>
          <w:tcPr>
            <w:tcW w:w="1890" w:type="dxa"/>
          </w:tcPr>
          <w:p w14:paraId="094640E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عوارض ناشی از صدمات احشاء شکمی</w:t>
            </w:r>
          </w:p>
        </w:tc>
        <w:tc>
          <w:tcPr>
            <w:tcW w:w="5579" w:type="dxa"/>
          </w:tcPr>
          <w:p w14:paraId="6733A66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ایجاد چسبندگی احشاء شکمی که نیازمند درمان جراحی باشد</w:t>
            </w:r>
          </w:p>
        </w:tc>
      </w:tr>
      <w:tr w:rsidR="007F6683" w:rsidRPr="00F733A3" w14:paraId="16BF20E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23C1D0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11812</w:t>
            </w:r>
          </w:p>
        </w:tc>
        <w:tc>
          <w:tcPr>
            <w:tcW w:w="1890" w:type="dxa"/>
          </w:tcPr>
          <w:p w14:paraId="17337EB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مقعد</w:t>
            </w:r>
          </w:p>
        </w:tc>
        <w:tc>
          <w:tcPr>
            <w:tcW w:w="5579" w:type="dxa"/>
          </w:tcPr>
          <w:p w14:paraId="2D905FF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سطحی ناحیه مقعد در حد حارصه</w:t>
            </w:r>
          </w:p>
        </w:tc>
      </w:tr>
      <w:tr w:rsidR="007F6683" w:rsidRPr="00F733A3" w14:paraId="4CAB781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D5E66B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11813</w:t>
            </w:r>
          </w:p>
        </w:tc>
        <w:tc>
          <w:tcPr>
            <w:tcW w:w="1890" w:type="dxa"/>
          </w:tcPr>
          <w:p w14:paraId="6997F6D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مقعد</w:t>
            </w:r>
          </w:p>
        </w:tc>
        <w:tc>
          <w:tcPr>
            <w:tcW w:w="5579" w:type="dxa"/>
          </w:tcPr>
          <w:p w14:paraId="05E566F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متوسط ناحیه مقعد بدون اختلال در عملکرد آن در حد دامیه</w:t>
            </w:r>
          </w:p>
        </w:tc>
      </w:tr>
      <w:tr w:rsidR="007F6683" w:rsidRPr="00F733A3" w14:paraId="6986F34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92B790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11814</w:t>
            </w:r>
          </w:p>
        </w:tc>
        <w:tc>
          <w:tcPr>
            <w:tcW w:w="1890" w:type="dxa"/>
          </w:tcPr>
          <w:p w14:paraId="43CDE2F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مقعد</w:t>
            </w:r>
          </w:p>
        </w:tc>
        <w:tc>
          <w:tcPr>
            <w:tcW w:w="5579" w:type="dxa"/>
          </w:tcPr>
          <w:p w14:paraId="4C8A1CF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عمیق ناحیه مقعد بدون اختلال در عملکرد آن در حد متلاحمه</w:t>
            </w:r>
          </w:p>
        </w:tc>
      </w:tr>
      <w:tr w:rsidR="007F6683" w:rsidRPr="00F733A3" w14:paraId="217BD4C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92F845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11815</w:t>
            </w:r>
          </w:p>
        </w:tc>
        <w:tc>
          <w:tcPr>
            <w:tcW w:w="1890" w:type="dxa"/>
          </w:tcPr>
          <w:p w14:paraId="2EF4FB7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مقعد</w:t>
            </w:r>
          </w:p>
        </w:tc>
        <w:tc>
          <w:tcPr>
            <w:tcW w:w="5579" w:type="dxa"/>
          </w:tcPr>
          <w:p w14:paraId="0760A3E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مقعد که با بی اختیاری در دفع گاز همراه است</w:t>
            </w:r>
          </w:p>
        </w:tc>
      </w:tr>
      <w:tr w:rsidR="007F6683" w:rsidRPr="00F733A3" w14:paraId="38FFBCA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69F325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11817</w:t>
            </w:r>
          </w:p>
        </w:tc>
        <w:tc>
          <w:tcPr>
            <w:tcW w:w="1890" w:type="dxa"/>
          </w:tcPr>
          <w:p w14:paraId="445BB94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مقعد</w:t>
            </w:r>
          </w:p>
        </w:tc>
        <w:tc>
          <w:tcPr>
            <w:tcW w:w="5579" w:type="dxa"/>
          </w:tcPr>
          <w:p w14:paraId="0DDED78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مقعد که با بی اختیاری نسبی و خفیف در دفع مدفوع همراه بوده و نیازمند درمان مداوم است</w:t>
            </w:r>
          </w:p>
        </w:tc>
      </w:tr>
      <w:tr w:rsidR="007F6683" w:rsidRPr="00F733A3" w14:paraId="18BB1A8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5F5EFC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11818</w:t>
            </w:r>
          </w:p>
        </w:tc>
        <w:tc>
          <w:tcPr>
            <w:tcW w:w="1890" w:type="dxa"/>
          </w:tcPr>
          <w:p w14:paraId="06FC37E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مقعد</w:t>
            </w:r>
          </w:p>
        </w:tc>
        <w:tc>
          <w:tcPr>
            <w:tcW w:w="5579" w:type="dxa"/>
          </w:tcPr>
          <w:p w14:paraId="14F8680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مقعد که با بی اختیاری متوسط دفع مدفوع همراه بوده و به درمان پاسخ نمی دهد</w:t>
            </w:r>
          </w:p>
        </w:tc>
      </w:tr>
      <w:tr w:rsidR="007F6683" w:rsidRPr="00F733A3" w14:paraId="6C5B3FC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CF6566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11820</w:t>
            </w:r>
          </w:p>
        </w:tc>
        <w:tc>
          <w:tcPr>
            <w:tcW w:w="1890" w:type="dxa"/>
          </w:tcPr>
          <w:p w14:paraId="715EB78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اختلالات عصبی در کنترل مدفوع</w:t>
            </w:r>
          </w:p>
        </w:tc>
        <w:tc>
          <w:tcPr>
            <w:tcW w:w="5579" w:type="dxa"/>
          </w:tcPr>
          <w:p w14:paraId="59B4137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توانایی کنترل دفع بصورت رفلکسی همراه توانایی نسبی کنترل دفع بصورت ارادی</w:t>
            </w:r>
          </w:p>
        </w:tc>
      </w:tr>
      <w:tr w:rsidR="007F6683" w:rsidRPr="00F733A3" w14:paraId="747EBC1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3A9973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11821</w:t>
            </w:r>
          </w:p>
        </w:tc>
        <w:tc>
          <w:tcPr>
            <w:tcW w:w="1890" w:type="dxa"/>
          </w:tcPr>
          <w:p w14:paraId="1C1A291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اختلالات عصبی در کنترل مدفوع</w:t>
            </w:r>
          </w:p>
        </w:tc>
        <w:tc>
          <w:tcPr>
            <w:tcW w:w="5579" w:type="dxa"/>
          </w:tcPr>
          <w:p w14:paraId="32A8101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توانایی کنترل دفع فقط به صورت رفلکسی است</w:t>
            </w:r>
          </w:p>
        </w:tc>
      </w:tr>
      <w:tr w:rsidR="007F6683" w:rsidRPr="00F733A3" w14:paraId="08A4BEF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D02A7D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11823</w:t>
            </w:r>
          </w:p>
        </w:tc>
        <w:tc>
          <w:tcPr>
            <w:tcW w:w="1890" w:type="dxa"/>
          </w:tcPr>
          <w:p w14:paraId="29EE4CC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3605694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زیر کپسول یا داخل نسج طحال</w:t>
            </w:r>
          </w:p>
        </w:tc>
      </w:tr>
      <w:tr w:rsidR="007F6683" w:rsidRPr="00F733A3" w14:paraId="0AEA447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33E81A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11824</w:t>
            </w:r>
          </w:p>
        </w:tc>
        <w:tc>
          <w:tcPr>
            <w:tcW w:w="1890" w:type="dxa"/>
          </w:tcPr>
          <w:p w14:paraId="000032B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22A7656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کپسول و نسج طحال با عمق کمتر از 1 سانتی متر</w:t>
            </w:r>
          </w:p>
        </w:tc>
      </w:tr>
      <w:tr w:rsidR="007F6683" w:rsidRPr="00F733A3" w14:paraId="4724B13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850556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11825</w:t>
            </w:r>
          </w:p>
        </w:tc>
        <w:tc>
          <w:tcPr>
            <w:tcW w:w="1890" w:type="dxa"/>
          </w:tcPr>
          <w:p w14:paraId="1CE92CA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3862F38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کپسول و نسج طحال با عمق 1 تا 3 سانتی متر</w:t>
            </w:r>
          </w:p>
        </w:tc>
      </w:tr>
      <w:tr w:rsidR="007F6683" w:rsidRPr="00F733A3" w14:paraId="5FCFCDC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5AEA56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11826</w:t>
            </w:r>
          </w:p>
        </w:tc>
        <w:tc>
          <w:tcPr>
            <w:tcW w:w="1890" w:type="dxa"/>
          </w:tcPr>
          <w:p w14:paraId="780B486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63E4E91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کپسول و نسج طحال با عمق بیش از 3 سانتی متر</w:t>
            </w:r>
          </w:p>
        </w:tc>
      </w:tr>
      <w:tr w:rsidR="007F6683" w:rsidRPr="00F733A3" w14:paraId="443F14D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216601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11827</w:t>
            </w:r>
          </w:p>
        </w:tc>
        <w:tc>
          <w:tcPr>
            <w:tcW w:w="1890" w:type="dxa"/>
          </w:tcPr>
          <w:p w14:paraId="6F71953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7377568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طحال با درگیری عروق آن که خونرسانی بیش از 25%  طحال از دست رود</w:t>
            </w:r>
          </w:p>
        </w:tc>
      </w:tr>
      <w:tr w:rsidR="007F6683" w:rsidRPr="00F733A3" w14:paraId="62B3A1E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30F64E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11828</w:t>
            </w:r>
          </w:p>
        </w:tc>
        <w:tc>
          <w:tcPr>
            <w:tcW w:w="1890" w:type="dxa"/>
          </w:tcPr>
          <w:p w14:paraId="409FDCB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4FE36C0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هم گسیختگی کامل طحال در بزرگسالان</w:t>
            </w:r>
          </w:p>
        </w:tc>
      </w:tr>
      <w:tr w:rsidR="007F6683" w:rsidRPr="00F733A3" w14:paraId="74F700E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056191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11829</w:t>
            </w:r>
          </w:p>
        </w:tc>
        <w:tc>
          <w:tcPr>
            <w:tcW w:w="1890" w:type="dxa"/>
          </w:tcPr>
          <w:p w14:paraId="220C835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55172BC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و صدمه عروق طحال که خونرسانی آن قطع شود در بزرگسالان</w:t>
            </w:r>
          </w:p>
        </w:tc>
      </w:tr>
      <w:tr w:rsidR="007F6683" w:rsidRPr="00F733A3" w14:paraId="085806A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2E9892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11830</w:t>
            </w:r>
          </w:p>
        </w:tc>
        <w:tc>
          <w:tcPr>
            <w:tcW w:w="1890" w:type="dxa"/>
          </w:tcPr>
          <w:p w14:paraId="1440BB0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1252AA3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تا 30 درصد نسج طحال در بزرگسالان</w:t>
            </w:r>
          </w:p>
        </w:tc>
      </w:tr>
      <w:tr w:rsidR="007F6683" w:rsidRPr="00F733A3" w14:paraId="0D3EE35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404CB6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11831</w:t>
            </w:r>
          </w:p>
        </w:tc>
        <w:tc>
          <w:tcPr>
            <w:tcW w:w="1890" w:type="dxa"/>
          </w:tcPr>
          <w:p w14:paraId="36FBFCD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7C20B14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31 تا 40 درصد نسج طحال در بزرگسالان</w:t>
            </w:r>
          </w:p>
        </w:tc>
      </w:tr>
      <w:tr w:rsidR="007F6683" w:rsidRPr="00F733A3" w14:paraId="2269AF6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0A3562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11832</w:t>
            </w:r>
          </w:p>
        </w:tc>
        <w:tc>
          <w:tcPr>
            <w:tcW w:w="1890" w:type="dxa"/>
          </w:tcPr>
          <w:p w14:paraId="552C9A5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2B2AC23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41 تا 50 درصد نسج طحال در بزرگسالان</w:t>
            </w:r>
          </w:p>
        </w:tc>
      </w:tr>
      <w:tr w:rsidR="007F6683" w:rsidRPr="00F733A3" w14:paraId="3F9C27E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B7B63E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11833</w:t>
            </w:r>
          </w:p>
        </w:tc>
        <w:tc>
          <w:tcPr>
            <w:tcW w:w="1890" w:type="dxa"/>
          </w:tcPr>
          <w:p w14:paraId="57B3779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1AFEE4C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51 تا 60 درصد نسج طحال در بزرگسالان</w:t>
            </w:r>
          </w:p>
        </w:tc>
      </w:tr>
      <w:tr w:rsidR="007F6683" w:rsidRPr="00F733A3" w14:paraId="5CD13BA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4B3687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11834</w:t>
            </w:r>
          </w:p>
        </w:tc>
        <w:tc>
          <w:tcPr>
            <w:tcW w:w="1890" w:type="dxa"/>
          </w:tcPr>
          <w:p w14:paraId="51BB62C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1CC8C24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61 تا 70 درصد نسج طحال در بزرگسالان</w:t>
            </w:r>
          </w:p>
        </w:tc>
      </w:tr>
      <w:tr w:rsidR="007F6683" w:rsidRPr="00F733A3" w14:paraId="6142DF2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1E9B80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11835</w:t>
            </w:r>
          </w:p>
        </w:tc>
        <w:tc>
          <w:tcPr>
            <w:tcW w:w="1890" w:type="dxa"/>
          </w:tcPr>
          <w:p w14:paraId="5E44C56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0F55950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71 تا 80 درصد نسج طحال در بزرگسالان</w:t>
            </w:r>
          </w:p>
        </w:tc>
      </w:tr>
      <w:tr w:rsidR="007F6683" w:rsidRPr="00F733A3" w14:paraId="65E1FE8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D7771B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11836</w:t>
            </w:r>
          </w:p>
        </w:tc>
        <w:tc>
          <w:tcPr>
            <w:tcW w:w="1890" w:type="dxa"/>
          </w:tcPr>
          <w:p w14:paraId="4A52938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5CF2B3A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81 تا 90 درصد نسج طحال در بزرگسالان</w:t>
            </w:r>
          </w:p>
        </w:tc>
      </w:tr>
      <w:tr w:rsidR="007F6683" w:rsidRPr="00F733A3" w14:paraId="7BA10F9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9EF69F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11837</w:t>
            </w:r>
          </w:p>
        </w:tc>
        <w:tc>
          <w:tcPr>
            <w:tcW w:w="1890" w:type="dxa"/>
          </w:tcPr>
          <w:p w14:paraId="60C14DD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بزرگسالان</w:t>
            </w:r>
          </w:p>
        </w:tc>
        <w:tc>
          <w:tcPr>
            <w:tcW w:w="5579" w:type="dxa"/>
          </w:tcPr>
          <w:p w14:paraId="72D54AB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کامل طحال در بزرگسالان</w:t>
            </w:r>
          </w:p>
        </w:tc>
      </w:tr>
      <w:tr w:rsidR="007F6683" w:rsidRPr="00F733A3" w14:paraId="43F52DE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CE1346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11838</w:t>
            </w:r>
          </w:p>
        </w:tc>
        <w:tc>
          <w:tcPr>
            <w:tcW w:w="1890" w:type="dxa"/>
          </w:tcPr>
          <w:p w14:paraId="16A3638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کودکان</w:t>
            </w:r>
          </w:p>
        </w:tc>
        <w:tc>
          <w:tcPr>
            <w:tcW w:w="5579" w:type="dxa"/>
          </w:tcPr>
          <w:p w14:paraId="152EEAD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هم گسیختگی کامل طحال در کودکان</w:t>
            </w:r>
          </w:p>
        </w:tc>
      </w:tr>
      <w:tr w:rsidR="007F6683" w:rsidRPr="00F733A3" w14:paraId="641CB6D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FEEB5E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11839</w:t>
            </w:r>
          </w:p>
        </w:tc>
        <w:tc>
          <w:tcPr>
            <w:tcW w:w="1890" w:type="dxa"/>
          </w:tcPr>
          <w:p w14:paraId="73C6627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کودکان</w:t>
            </w:r>
          </w:p>
        </w:tc>
        <w:tc>
          <w:tcPr>
            <w:tcW w:w="5579" w:type="dxa"/>
          </w:tcPr>
          <w:p w14:paraId="1CBB9A5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تا 30 درصد نسج طحال در کودکان</w:t>
            </w:r>
          </w:p>
        </w:tc>
      </w:tr>
      <w:tr w:rsidR="007F6683" w:rsidRPr="00F733A3" w14:paraId="7CA8303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CA07CD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11840</w:t>
            </w:r>
          </w:p>
        </w:tc>
        <w:tc>
          <w:tcPr>
            <w:tcW w:w="1890" w:type="dxa"/>
          </w:tcPr>
          <w:p w14:paraId="73E289F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کودکان</w:t>
            </w:r>
          </w:p>
        </w:tc>
        <w:tc>
          <w:tcPr>
            <w:tcW w:w="5579" w:type="dxa"/>
          </w:tcPr>
          <w:p w14:paraId="54D4A41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31 تا 40 درصد نسج طحال در کودکان</w:t>
            </w:r>
          </w:p>
        </w:tc>
      </w:tr>
      <w:tr w:rsidR="007F6683" w:rsidRPr="00F733A3" w14:paraId="4365C78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B4EA5B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11841</w:t>
            </w:r>
          </w:p>
        </w:tc>
        <w:tc>
          <w:tcPr>
            <w:tcW w:w="1890" w:type="dxa"/>
          </w:tcPr>
          <w:p w14:paraId="7338418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کودکان</w:t>
            </w:r>
          </w:p>
        </w:tc>
        <w:tc>
          <w:tcPr>
            <w:tcW w:w="5579" w:type="dxa"/>
          </w:tcPr>
          <w:p w14:paraId="503604D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41 تا 50 درصد نسج طحال در کودکان</w:t>
            </w:r>
          </w:p>
        </w:tc>
      </w:tr>
      <w:tr w:rsidR="007F6683" w:rsidRPr="00F733A3" w14:paraId="1F24D30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2A4BB8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11843</w:t>
            </w:r>
          </w:p>
        </w:tc>
        <w:tc>
          <w:tcPr>
            <w:tcW w:w="1890" w:type="dxa"/>
          </w:tcPr>
          <w:p w14:paraId="74BAB49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کودکان</w:t>
            </w:r>
          </w:p>
        </w:tc>
        <w:tc>
          <w:tcPr>
            <w:tcW w:w="5579" w:type="dxa"/>
          </w:tcPr>
          <w:p w14:paraId="39AF8F9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61 تا 70 درصد نسج طحال در کودکان</w:t>
            </w:r>
          </w:p>
        </w:tc>
      </w:tr>
      <w:tr w:rsidR="007F6683" w:rsidRPr="00F733A3" w14:paraId="75E5E5E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2BF687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11844</w:t>
            </w:r>
          </w:p>
        </w:tc>
        <w:tc>
          <w:tcPr>
            <w:tcW w:w="1890" w:type="dxa"/>
          </w:tcPr>
          <w:p w14:paraId="641853C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کودکان</w:t>
            </w:r>
          </w:p>
        </w:tc>
        <w:tc>
          <w:tcPr>
            <w:tcW w:w="5579" w:type="dxa"/>
          </w:tcPr>
          <w:p w14:paraId="1454023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71 تا 80 درصد نسج طحال در کودکان</w:t>
            </w:r>
          </w:p>
        </w:tc>
      </w:tr>
      <w:tr w:rsidR="007F6683" w:rsidRPr="00F733A3" w14:paraId="788E63D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FB1944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11846</w:t>
            </w:r>
          </w:p>
        </w:tc>
        <w:tc>
          <w:tcPr>
            <w:tcW w:w="1890" w:type="dxa"/>
          </w:tcPr>
          <w:p w14:paraId="2A932F9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طحال در کودکان</w:t>
            </w:r>
          </w:p>
        </w:tc>
        <w:tc>
          <w:tcPr>
            <w:tcW w:w="5579" w:type="dxa"/>
          </w:tcPr>
          <w:p w14:paraId="6B961AC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91 تا 100 درصد نسج طحال در کودکان(از دست دادن کامل طحال در کودکان)</w:t>
            </w:r>
          </w:p>
        </w:tc>
      </w:tr>
      <w:tr w:rsidR="007F6683" w:rsidRPr="00F733A3" w14:paraId="459BB5B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99817D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11847</w:t>
            </w:r>
          </w:p>
        </w:tc>
        <w:tc>
          <w:tcPr>
            <w:tcW w:w="1890" w:type="dxa"/>
          </w:tcPr>
          <w:p w14:paraId="2AD6DDD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مری</w:t>
            </w:r>
          </w:p>
        </w:tc>
        <w:tc>
          <w:tcPr>
            <w:tcW w:w="5579" w:type="dxa"/>
          </w:tcPr>
          <w:p w14:paraId="1009089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یا خونریزی در نسج مری بدون جراحت</w:t>
            </w:r>
          </w:p>
        </w:tc>
      </w:tr>
      <w:tr w:rsidR="007F6683" w:rsidRPr="00F733A3" w14:paraId="0849B05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197090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11850</w:t>
            </w:r>
          </w:p>
        </w:tc>
        <w:tc>
          <w:tcPr>
            <w:tcW w:w="1890" w:type="dxa"/>
          </w:tcPr>
          <w:p w14:paraId="1A42C37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مری</w:t>
            </w:r>
          </w:p>
        </w:tc>
        <w:tc>
          <w:tcPr>
            <w:tcW w:w="5579" w:type="dxa"/>
          </w:tcPr>
          <w:p w14:paraId="0E5259B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مری همراه سوراخ شدن و درگیری بیش از 50% محیط آن</w:t>
            </w:r>
          </w:p>
        </w:tc>
      </w:tr>
      <w:tr w:rsidR="007F6683" w:rsidRPr="00F733A3" w14:paraId="196FC18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DFFDC4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11852</w:t>
            </w:r>
          </w:p>
        </w:tc>
        <w:tc>
          <w:tcPr>
            <w:tcW w:w="1890" w:type="dxa"/>
          </w:tcPr>
          <w:p w14:paraId="2BB274F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مری</w:t>
            </w:r>
          </w:p>
        </w:tc>
        <w:tc>
          <w:tcPr>
            <w:tcW w:w="5579" w:type="dxa"/>
          </w:tcPr>
          <w:p w14:paraId="783EB9E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2 تا 6.9 سانتی متر از طول مری بدنبال جراحت آن</w:t>
            </w:r>
          </w:p>
        </w:tc>
      </w:tr>
      <w:tr w:rsidR="007F6683" w:rsidRPr="00F733A3" w14:paraId="7AFCE88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F5F529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11858</w:t>
            </w:r>
          </w:p>
        </w:tc>
        <w:tc>
          <w:tcPr>
            <w:tcW w:w="1890" w:type="dxa"/>
          </w:tcPr>
          <w:p w14:paraId="36F07E2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مری</w:t>
            </w:r>
          </w:p>
        </w:tc>
        <w:tc>
          <w:tcPr>
            <w:tcW w:w="5579" w:type="dxa"/>
          </w:tcPr>
          <w:p w14:paraId="4324EF4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32 تا 35 سانتی متر از طول مری بدنبال جراحت آن( کل مری )</w:t>
            </w:r>
          </w:p>
        </w:tc>
      </w:tr>
      <w:tr w:rsidR="007F6683" w:rsidRPr="00F733A3" w14:paraId="0BD303C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370C26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11859</w:t>
            </w:r>
          </w:p>
        </w:tc>
        <w:tc>
          <w:tcPr>
            <w:tcW w:w="1890" w:type="dxa"/>
          </w:tcPr>
          <w:p w14:paraId="27DDE68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مری</w:t>
            </w:r>
          </w:p>
        </w:tc>
        <w:tc>
          <w:tcPr>
            <w:tcW w:w="5579" w:type="dxa"/>
          </w:tcPr>
          <w:p w14:paraId="06E149A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خونرسانی به مری بواسطه آسیب عروق خارج از نسج مری</w:t>
            </w:r>
          </w:p>
        </w:tc>
      </w:tr>
      <w:tr w:rsidR="007F6683" w:rsidRPr="00F733A3" w14:paraId="33B872A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945A68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11860</w:t>
            </w:r>
          </w:p>
        </w:tc>
        <w:tc>
          <w:tcPr>
            <w:tcW w:w="1890" w:type="dxa"/>
          </w:tcPr>
          <w:p w14:paraId="4012D88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معده</w:t>
            </w:r>
          </w:p>
        </w:tc>
        <w:tc>
          <w:tcPr>
            <w:tcW w:w="5579" w:type="dxa"/>
          </w:tcPr>
          <w:p w14:paraId="2E093EB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معده بدون جراحت واضح</w:t>
            </w:r>
          </w:p>
        </w:tc>
      </w:tr>
      <w:tr w:rsidR="007F6683" w:rsidRPr="00F733A3" w14:paraId="2AA2C2D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613985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11861</w:t>
            </w:r>
          </w:p>
        </w:tc>
        <w:tc>
          <w:tcPr>
            <w:tcW w:w="1890" w:type="dxa"/>
          </w:tcPr>
          <w:p w14:paraId="78C8C88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معده</w:t>
            </w:r>
          </w:p>
        </w:tc>
        <w:tc>
          <w:tcPr>
            <w:tcW w:w="5579" w:type="dxa"/>
          </w:tcPr>
          <w:p w14:paraId="49C1CB5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معده در اثر ضربه غیر نافذ و بدون ایجاد جراحت واضح</w:t>
            </w:r>
          </w:p>
        </w:tc>
      </w:tr>
      <w:tr w:rsidR="007F6683" w:rsidRPr="00F733A3" w14:paraId="45223B2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118893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11862</w:t>
            </w:r>
          </w:p>
        </w:tc>
        <w:tc>
          <w:tcPr>
            <w:tcW w:w="1890" w:type="dxa"/>
          </w:tcPr>
          <w:p w14:paraId="6554F32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معده</w:t>
            </w:r>
          </w:p>
        </w:tc>
        <w:tc>
          <w:tcPr>
            <w:tcW w:w="5579" w:type="dxa"/>
          </w:tcPr>
          <w:p w14:paraId="0700CF6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دیواره معده بدون درگیری تمام ضخامت آن</w:t>
            </w:r>
          </w:p>
        </w:tc>
      </w:tr>
      <w:tr w:rsidR="007F6683" w:rsidRPr="00F733A3" w14:paraId="5BC8E6C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D44F82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11863</w:t>
            </w:r>
          </w:p>
        </w:tc>
        <w:tc>
          <w:tcPr>
            <w:tcW w:w="1890" w:type="dxa"/>
          </w:tcPr>
          <w:p w14:paraId="69EFC81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معده</w:t>
            </w:r>
          </w:p>
        </w:tc>
        <w:tc>
          <w:tcPr>
            <w:tcW w:w="5579" w:type="dxa"/>
          </w:tcPr>
          <w:p w14:paraId="2EDC7D8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دیواره معده که منجر به سوراخ شدگی آن شود</w:t>
            </w:r>
          </w:p>
        </w:tc>
      </w:tr>
      <w:tr w:rsidR="007F6683" w:rsidRPr="00F733A3" w14:paraId="5682CEC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54A63B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11865</w:t>
            </w:r>
          </w:p>
        </w:tc>
        <w:tc>
          <w:tcPr>
            <w:tcW w:w="1890" w:type="dxa"/>
          </w:tcPr>
          <w:p w14:paraId="51E0543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معده</w:t>
            </w:r>
          </w:p>
        </w:tc>
        <w:tc>
          <w:tcPr>
            <w:tcW w:w="5579" w:type="dxa"/>
          </w:tcPr>
          <w:p w14:paraId="260CDCE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معده که منجر به از دست دادن 66 تا 75 درصد از نسج آن شود</w:t>
            </w:r>
          </w:p>
        </w:tc>
      </w:tr>
      <w:tr w:rsidR="007F6683" w:rsidRPr="00F733A3" w14:paraId="2EF6346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3445C3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11868</w:t>
            </w:r>
          </w:p>
        </w:tc>
        <w:tc>
          <w:tcPr>
            <w:tcW w:w="1890" w:type="dxa"/>
          </w:tcPr>
          <w:p w14:paraId="2093CB8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معده</w:t>
            </w:r>
          </w:p>
        </w:tc>
        <w:tc>
          <w:tcPr>
            <w:tcW w:w="5579" w:type="dxa"/>
          </w:tcPr>
          <w:p w14:paraId="60F4EB5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معده که منجر به از دست دادن 96 تا 100 درصد از نسج آن شود</w:t>
            </w:r>
          </w:p>
        </w:tc>
      </w:tr>
      <w:tr w:rsidR="007F6683" w:rsidRPr="00F733A3" w14:paraId="7647EE4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6449F7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11869</w:t>
            </w:r>
          </w:p>
        </w:tc>
        <w:tc>
          <w:tcPr>
            <w:tcW w:w="1890" w:type="dxa"/>
          </w:tcPr>
          <w:p w14:paraId="01A7835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دوازدهه</w:t>
            </w:r>
          </w:p>
        </w:tc>
        <w:tc>
          <w:tcPr>
            <w:tcW w:w="5579" w:type="dxa"/>
          </w:tcPr>
          <w:p w14:paraId="1266369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یا خونریزی دواردهه بدون جراحت واضح</w:t>
            </w:r>
          </w:p>
        </w:tc>
      </w:tr>
      <w:tr w:rsidR="007F6683" w:rsidRPr="00F733A3" w14:paraId="7965F54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08C24F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11871</w:t>
            </w:r>
          </w:p>
        </w:tc>
        <w:tc>
          <w:tcPr>
            <w:tcW w:w="1890" w:type="dxa"/>
          </w:tcPr>
          <w:p w14:paraId="5B72146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دوازدهه</w:t>
            </w:r>
          </w:p>
        </w:tc>
        <w:tc>
          <w:tcPr>
            <w:tcW w:w="5579" w:type="dxa"/>
          </w:tcPr>
          <w:p w14:paraId="4284BD7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دوازدهه با درگیری تمام ضخامت آن ولی کمتر از 50% محیط آن را درگیر کند</w:t>
            </w:r>
          </w:p>
        </w:tc>
      </w:tr>
      <w:tr w:rsidR="007F6683" w:rsidRPr="00F733A3" w14:paraId="0FE5778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77F2CE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11873</w:t>
            </w:r>
          </w:p>
        </w:tc>
        <w:tc>
          <w:tcPr>
            <w:tcW w:w="1890" w:type="dxa"/>
          </w:tcPr>
          <w:p w14:paraId="44E9CB9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دوازدهه</w:t>
            </w:r>
          </w:p>
        </w:tc>
        <w:tc>
          <w:tcPr>
            <w:tcW w:w="5579" w:type="dxa"/>
          </w:tcPr>
          <w:p w14:paraId="58354D5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یا صدمه منجر به از دست دادن بخش صفاقی دوازدهه</w:t>
            </w:r>
          </w:p>
        </w:tc>
      </w:tr>
      <w:tr w:rsidR="007F6683" w:rsidRPr="00F733A3" w14:paraId="3EAE7B7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128076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11879</w:t>
            </w:r>
          </w:p>
        </w:tc>
        <w:tc>
          <w:tcPr>
            <w:tcW w:w="1890" w:type="dxa"/>
          </w:tcPr>
          <w:p w14:paraId="27B0060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دوازدهه</w:t>
            </w:r>
          </w:p>
        </w:tc>
        <w:tc>
          <w:tcPr>
            <w:tcW w:w="5579" w:type="dxa"/>
          </w:tcPr>
          <w:p w14:paraId="26E51DA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وسیع دوازدهه و لوزالمعده در اثر یک ضربه</w:t>
            </w:r>
          </w:p>
        </w:tc>
      </w:tr>
      <w:tr w:rsidR="007F6683" w:rsidRPr="00F733A3" w14:paraId="402BFC8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6C32CC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11881</w:t>
            </w:r>
          </w:p>
        </w:tc>
        <w:tc>
          <w:tcPr>
            <w:tcW w:w="1890" w:type="dxa"/>
          </w:tcPr>
          <w:p w14:paraId="48993F4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باریک</w:t>
            </w:r>
          </w:p>
        </w:tc>
        <w:tc>
          <w:tcPr>
            <w:tcW w:w="5579" w:type="dxa"/>
          </w:tcPr>
          <w:p w14:paraId="3A1E86F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روده باریک بدون ایجاد جراحت واضح</w:t>
            </w:r>
          </w:p>
        </w:tc>
      </w:tr>
      <w:tr w:rsidR="007F6683" w:rsidRPr="00F733A3" w14:paraId="6EB3FB7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283C89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11882</w:t>
            </w:r>
          </w:p>
        </w:tc>
        <w:tc>
          <w:tcPr>
            <w:tcW w:w="1890" w:type="dxa"/>
          </w:tcPr>
          <w:p w14:paraId="44B34B3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باریک</w:t>
            </w:r>
          </w:p>
        </w:tc>
        <w:tc>
          <w:tcPr>
            <w:tcW w:w="5579" w:type="dxa"/>
          </w:tcPr>
          <w:p w14:paraId="2D59F25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روده باریک بدون جراحت واضح آن</w:t>
            </w:r>
          </w:p>
        </w:tc>
      </w:tr>
      <w:tr w:rsidR="007F6683" w:rsidRPr="00F733A3" w14:paraId="551C891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9C376C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11883</w:t>
            </w:r>
          </w:p>
        </w:tc>
        <w:tc>
          <w:tcPr>
            <w:tcW w:w="1890" w:type="dxa"/>
          </w:tcPr>
          <w:p w14:paraId="2AB062B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باریک</w:t>
            </w:r>
          </w:p>
        </w:tc>
        <w:tc>
          <w:tcPr>
            <w:tcW w:w="5579" w:type="dxa"/>
          </w:tcPr>
          <w:p w14:paraId="4BC8100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سطحی بدون درگیری تمام ضخامت روده باریک</w:t>
            </w:r>
          </w:p>
        </w:tc>
      </w:tr>
      <w:tr w:rsidR="007F6683" w:rsidRPr="00F733A3" w14:paraId="3E53545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2C3B39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11884</w:t>
            </w:r>
          </w:p>
        </w:tc>
        <w:tc>
          <w:tcPr>
            <w:tcW w:w="1890" w:type="dxa"/>
          </w:tcPr>
          <w:p w14:paraId="68CE3E5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باریک</w:t>
            </w:r>
          </w:p>
        </w:tc>
        <w:tc>
          <w:tcPr>
            <w:tcW w:w="5579" w:type="dxa"/>
          </w:tcPr>
          <w:p w14:paraId="4B3B55B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با درگیری کمتر از 50% محیط روده باریک ( در هر جای آن )</w:t>
            </w:r>
          </w:p>
        </w:tc>
      </w:tr>
      <w:tr w:rsidR="007F6683" w:rsidRPr="00F733A3" w14:paraId="38D9578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DD6B2A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11885</w:t>
            </w:r>
          </w:p>
        </w:tc>
        <w:tc>
          <w:tcPr>
            <w:tcW w:w="1890" w:type="dxa"/>
          </w:tcPr>
          <w:p w14:paraId="50902A2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باریک</w:t>
            </w:r>
          </w:p>
        </w:tc>
        <w:tc>
          <w:tcPr>
            <w:tcW w:w="5579" w:type="dxa"/>
          </w:tcPr>
          <w:p w14:paraId="45ADD53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با درگیری بیشتر از 50% محیط روده باریک ( در هر جای آن )</w:t>
            </w:r>
          </w:p>
        </w:tc>
      </w:tr>
      <w:tr w:rsidR="007F6683" w:rsidRPr="00F733A3" w14:paraId="3DC6E84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5009B6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11886</w:t>
            </w:r>
          </w:p>
        </w:tc>
        <w:tc>
          <w:tcPr>
            <w:tcW w:w="1890" w:type="dxa"/>
          </w:tcPr>
          <w:p w14:paraId="0355CC4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باریک</w:t>
            </w:r>
          </w:p>
        </w:tc>
        <w:tc>
          <w:tcPr>
            <w:tcW w:w="5579" w:type="dxa"/>
          </w:tcPr>
          <w:p w14:paraId="0D8B8DA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روده بند ( مزانتر ) با درگیری تمام ضخامت آن</w:t>
            </w:r>
          </w:p>
        </w:tc>
      </w:tr>
      <w:tr w:rsidR="007F6683" w:rsidRPr="00F733A3" w14:paraId="5AA4624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2CAFCF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11887</w:t>
            </w:r>
          </w:p>
        </w:tc>
        <w:tc>
          <w:tcPr>
            <w:tcW w:w="1890" w:type="dxa"/>
          </w:tcPr>
          <w:p w14:paraId="1057302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باریک</w:t>
            </w:r>
          </w:p>
        </w:tc>
        <w:tc>
          <w:tcPr>
            <w:tcW w:w="5579" w:type="dxa"/>
          </w:tcPr>
          <w:p w14:paraId="7BDFFAC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منجر به قطع کامل روده باریک</w:t>
            </w:r>
          </w:p>
        </w:tc>
      </w:tr>
      <w:tr w:rsidR="007F6683" w:rsidRPr="00F733A3" w14:paraId="3638113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F5A603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11888</w:t>
            </w:r>
          </w:p>
        </w:tc>
        <w:tc>
          <w:tcPr>
            <w:tcW w:w="1890" w:type="dxa"/>
          </w:tcPr>
          <w:p w14:paraId="7929B01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باریک</w:t>
            </w:r>
          </w:p>
        </w:tc>
        <w:tc>
          <w:tcPr>
            <w:tcW w:w="5579" w:type="dxa"/>
          </w:tcPr>
          <w:p w14:paraId="4F5620E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تا دو متر از روده باریک</w:t>
            </w:r>
          </w:p>
        </w:tc>
      </w:tr>
      <w:tr w:rsidR="007F6683" w:rsidRPr="00F733A3" w14:paraId="2D3BE51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FF9044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11889</w:t>
            </w:r>
          </w:p>
        </w:tc>
        <w:tc>
          <w:tcPr>
            <w:tcW w:w="1890" w:type="dxa"/>
          </w:tcPr>
          <w:p w14:paraId="2F270D5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باریک</w:t>
            </w:r>
          </w:p>
        </w:tc>
        <w:tc>
          <w:tcPr>
            <w:tcW w:w="5579" w:type="dxa"/>
          </w:tcPr>
          <w:p w14:paraId="08367BE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2 تا 6 متر از روده باریک</w:t>
            </w:r>
          </w:p>
        </w:tc>
      </w:tr>
      <w:tr w:rsidR="007F6683" w:rsidRPr="00F733A3" w14:paraId="7CE9E9B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DD1A36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11890</w:t>
            </w:r>
          </w:p>
        </w:tc>
        <w:tc>
          <w:tcPr>
            <w:tcW w:w="1890" w:type="dxa"/>
          </w:tcPr>
          <w:p w14:paraId="1E77DCF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باریک</w:t>
            </w:r>
          </w:p>
        </w:tc>
        <w:tc>
          <w:tcPr>
            <w:tcW w:w="5579" w:type="dxa"/>
          </w:tcPr>
          <w:p w14:paraId="77651BD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کامل روده باریک</w:t>
            </w:r>
          </w:p>
        </w:tc>
      </w:tr>
      <w:tr w:rsidR="007F6683" w:rsidRPr="00F733A3" w14:paraId="71CF2A5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4B7C67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11891</w:t>
            </w:r>
          </w:p>
        </w:tc>
        <w:tc>
          <w:tcPr>
            <w:tcW w:w="1890" w:type="dxa"/>
          </w:tcPr>
          <w:p w14:paraId="09453A2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روده باریک</w:t>
            </w:r>
          </w:p>
        </w:tc>
        <w:tc>
          <w:tcPr>
            <w:tcW w:w="5579" w:type="dxa"/>
          </w:tcPr>
          <w:p w14:paraId="3FD537E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خونرسانی به روده باریک در اثر آسیب عروق خارج از منبع آن</w:t>
            </w:r>
          </w:p>
        </w:tc>
      </w:tr>
      <w:tr w:rsidR="007F6683" w:rsidRPr="00F733A3" w14:paraId="7299331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397D14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11892</w:t>
            </w:r>
          </w:p>
        </w:tc>
        <w:tc>
          <w:tcPr>
            <w:tcW w:w="1890" w:type="dxa"/>
          </w:tcPr>
          <w:p w14:paraId="6245495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لوزالمعده یا پانکراس</w:t>
            </w:r>
          </w:p>
        </w:tc>
        <w:tc>
          <w:tcPr>
            <w:tcW w:w="5579" w:type="dxa"/>
          </w:tcPr>
          <w:p w14:paraId="171A9A2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در لوزالمعده بدون درگیری مجاری ترشحی</w:t>
            </w:r>
          </w:p>
        </w:tc>
      </w:tr>
      <w:tr w:rsidR="007F6683" w:rsidRPr="00F733A3" w14:paraId="3E38BCF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A4AFB6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11893</w:t>
            </w:r>
          </w:p>
        </w:tc>
        <w:tc>
          <w:tcPr>
            <w:tcW w:w="1890" w:type="dxa"/>
          </w:tcPr>
          <w:p w14:paraId="299AD79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لوزالمعده یا پانکراس</w:t>
            </w:r>
          </w:p>
        </w:tc>
        <w:tc>
          <w:tcPr>
            <w:tcW w:w="5579" w:type="dxa"/>
          </w:tcPr>
          <w:p w14:paraId="344E630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سطحی با عمق کمتر از یک سانتی متر با یا بدون درگیری مجاری ترشحی</w:t>
            </w:r>
          </w:p>
        </w:tc>
      </w:tr>
      <w:tr w:rsidR="007F6683" w:rsidRPr="00F733A3" w14:paraId="1A9E5E8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1B6DC0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11894</w:t>
            </w:r>
          </w:p>
        </w:tc>
        <w:tc>
          <w:tcPr>
            <w:tcW w:w="1890" w:type="dxa"/>
          </w:tcPr>
          <w:p w14:paraId="7F24A3A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لوزالمعده یا پانکراس</w:t>
            </w:r>
          </w:p>
        </w:tc>
        <w:tc>
          <w:tcPr>
            <w:tcW w:w="5579" w:type="dxa"/>
          </w:tcPr>
          <w:p w14:paraId="3BA7421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لوزالمعده با عمق بیش از یک سانتی متر با یا بدون درگیری مجاری ترشحی</w:t>
            </w:r>
          </w:p>
        </w:tc>
      </w:tr>
      <w:tr w:rsidR="007F6683" w:rsidRPr="00F733A3" w14:paraId="72317A9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89CCDB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11896</w:t>
            </w:r>
          </w:p>
        </w:tc>
        <w:tc>
          <w:tcPr>
            <w:tcW w:w="1890" w:type="dxa"/>
          </w:tcPr>
          <w:p w14:paraId="428C9E3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لوزالمعده یا پانکراس</w:t>
            </w:r>
          </w:p>
        </w:tc>
        <w:tc>
          <w:tcPr>
            <w:tcW w:w="5579" w:type="dxa"/>
          </w:tcPr>
          <w:p w14:paraId="279DF7A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متعدد لوزالمعده با درگیری وسیع سر لوزالمعده</w:t>
            </w:r>
          </w:p>
        </w:tc>
      </w:tr>
      <w:tr w:rsidR="007F6683" w:rsidRPr="00F733A3" w14:paraId="1F5A46A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F388E9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11897</w:t>
            </w:r>
          </w:p>
        </w:tc>
        <w:tc>
          <w:tcPr>
            <w:tcW w:w="1890" w:type="dxa"/>
          </w:tcPr>
          <w:p w14:paraId="67C2A5B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لوزالمعده یا پانکراس</w:t>
            </w:r>
          </w:p>
        </w:tc>
        <w:tc>
          <w:tcPr>
            <w:tcW w:w="5579" w:type="dxa"/>
          </w:tcPr>
          <w:p w14:paraId="315B871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تا 30% غده لوز المعده</w:t>
            </w:r>
          </w:p>
        </w:tc>
      </w:tr>
      <w:tr w:rsidR="007F6683" w:rsidRPr="00F733A3" w14:paraId="0890B00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554A76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11898</w:t>
            </w:r>
          </w:p>
        </w:tc>
        <w:tc>
          <w:tcPr>
            <w:tcW w:w="1890" w:type="dxa"/>
          </w:tcPr>
          <w:p w14:paraId="7BA7834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لوزالمعده یا پانکراس</w:t>
            </w:r>
          </w:p>
        </w:tc>
        <w:tc>
          <w:tcPr>
            <w:tcW w:w="5579" w:type="dxa"/>
          </w:tcPr>
          <w:p w14:paraId="6464C2C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31 تا 50 درصد لوزالمعده</w:t>
            </w:r>
          </w:p>
        </w:tc>
      </w:tr>
      <w:tr w:rsidR="007F6683" w:rsidRPr="00F733A3" w14:paraId="3C3E40E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1BE83D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11899</w:t>
            </w:r>
          </w:p>
        </w:tc>
        <w:tc>
          <w:tcPr>
            <w:tcW w:w="1890" w:type="dxa"/>
          </w:tcPr>
          <w:p w14:paraId="74D4B3E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لوزالمعده یا پانکراس</w:t>
            </w:r>
          </w:p>
        </w:tc>
        <w:tc>
          <w:tcPr>
            <w:tcW w:w="5579" w:type="dxa"/>
          </w:tcPr>
          <w:p w14:paraId="1F05CAB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51 تا 70 درصد لوزالمعده</w:t>
            </w:r>
          </w:p>
        </w:tc>
      </w:tr>
      <w:tr w:rsidR="007F6683" w:rsidRPr="00F733A3" w14:paraId="2D6BBE6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4D55E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11902</w:t>
            </w:r>
          </w:p>
        </w:tc>
        <w:tc>
          <w:tcPr>
            <w:tcW w:w="1890" w:type="dxa"/>
          </w:tcPr>
          <w:p w14:paraId="20E66E2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صدمات بخش فوقانی دستگاه گوارش( مری،معده،روده باریک و پانگراس)</w:t>
            </w:r>
          </w:p>
        </w:tc>
        <w:tc>
          <w:tcPr>
            <w:tcW w:w="5579" w:type="dxa"/>
          </w:tcPr>
          <w:p w14:paraId="431C3D6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بیماری که نیازمند تغییر رژیم غذایی یا درمان مداوم نیست و وزن در حد مطلوب است</w:t>
            </w:r>
          </w:p>
        </w:tc>
      </w:tr>
      <w:tr w:rsidR="007F6683" w:rsidRPr="00F733A3" w14:paraId="4D330EF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975560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11903</w:t>
            </w:r>
          </w:p>
        </w:tc>
        <w:tc>
          <w:tcPr>
            <w:tcW w:w="1890" w:type="dxa"/>
          </w:tcPr>
          <w:p w14:paraId="4572431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صدمات بخش فوقانی دستگاه گوارش( مری،معده،روده باریک و پانگراس)</w:t>
            </w:r>
          </w:p>
        </w:tc>
        <w:tc>
          <w:tcPr>
            <w:tcW w:w="5579" w:type="dxa"/>
          </w:tcPr>
          <w:p w14:paraId="4B85204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بیماری که نیازمند تغییر رژیم غذایی یا درمان مداوم است و 10% از وزن مطلوب کاهش یابد</w:t>
            </w:r>
          </w:p>
        </w:tc>
      </w:tr>
      <w:tr w:rsidR="007F6683" w:rsidRPr="00F733A3" w14:paraId="4FADF52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AD2F4A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11904</w:t>
            </w:r>
          </w:p>
        </w:tc>
        <w:tc>
          <w:tcPr>
            <w:tcW w:w="1890" w:type="dxa"/>
          </w:tcPr>
          <w:p w14:paraId="4A005DF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صدمات بخش فوقانی دستگاه گوارش( مری،معده،روده باریک و پانگراس)</w:t>
            </w:r>
          </w:p>
        </w:tc>
        <w:tc>
          <w:tcPr>
            <w:tcW w:w="5579" w:type="dxa"/>
          </w:tcPr>
          <w:p w14:paraId="0B22C36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بیماری که با تغییر رژیم غذایی و درمان دارویی تا حدودی کنترل شده و 10 تا 20 درصد از وزن مطلوب کاهش یابد</w:t>
            </w:r>
          </w:p>
        </w:tc>
      </w:tr>
      <w:tr w:rsidR="007F6683" w:rsidRPr="00F733A3" w14:paraId="2169C98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FA259E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11905</w:t>
            </w:r>
          </w:p>
        </w:tc>
        <w:tc>
          <w:tcPr>
            <w:tcW w:w="1890" w:type="dxa"/>
          </w:tcPr>
          <w:p w14:paraId="72605F2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صدمات بخش فوقانی دستگاه گوارش( مری،معده،روده باریک و پانگراس)</w:t>
            </w:r>
          </w:p>
        </w:tc>
        <w:tc>
          <w:tcPr>
            <w:tcW w:w="5579" w:type="dxa"/>
          </w:tcPr>
          <w:p w14:paraId="762FC37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بیماری که با اقدامات درمانی کنترل نگردیده و با کاهش بیش از 20% از وزن مطلوب همراه است</w:t>
            </w:r>
          </w:p>
        </w:tc>
      </w:tr>
      <w:tr w:rsidR="007F6683" w:rsidRPr="00F733A3" w14:paraId="1E0A64F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265F7A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11906</w:t>
            </w:r>
          </w:p>
        </w:tc>
        <w:tc>
          <w:tcPr>
            <w:tcW w:w="1890" w:type="dxa"/>
          </w:tcPr>
          <w:p w14:paraId="4CDB45F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131815D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زیر کپسول یا داخل نسج کبد بدون پارگی آن</w:t>
            </w:r>
          </w:p>
        </w:tc>
      </w:tr>
      <w:tr w:rsidR="007F6683" w:rsidRPr="00F733A3" w14:paraId="0843FD2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FCF663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11907</w:t>
            </w:r>
          </w:p>
        </w:tc>
        <w:tc>
          <w:tcPr>
            <w:tcW w:w="1890" w:type="dxa"/>
          </w:tcPr>
          <w:p w14:paraId="22911EB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3453A73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کپسول روی کبد</w:t>
            </w:r>
          </w:p>
        </w:tc>
      </w:tr>
      <w:tr w:rsidR="007F6683" w:rsidRPr="00F733A3" w14:paraId="4C210B1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353457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11908</w:t>
            </w:r>
          </w:p>
        </w:tc>
        <w:tc>
          <w:tcPr>
            <w:tcW w:w="1890" w:type="dxa"/>
          </w:tcPr>
          <w:p w14:paraId="1C9BC11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1E4B5C4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نسج کبد یا عمق کمتر از یک سانتی متر</w:t>
            </w:r>
          </w:p>
        </w:tc>
      </w:tr>
      <w:tr w:rsidR="007F6683" w:rsidRPr="00F733A3" w14:paraId="57B41C6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AB2E9F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11909</w:t>
            </w:r>
          </w:p>
        </w:tc>
        <w:tc>
          <w:tcPr>
            <w:tcW w:w="1890" w:type="dxa"/>
          </w:tcPr>
          <w:p w14:paraId="2CC576B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2E679B0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نسج کبد با عمق 1 تا 3 سانتی متر</w:t>
            </w:r>
          </w:p>
        </w:tc>
      </w:tr>
      <w:tr w:rsidR="007F6683" w:rsidRPr="00F733A3" w14:paraId="345F005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3B1D39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11910</w:t>
            </w:r>
          </w:p>
        </w:tc>
        <w:tc>
          <w:tcPr>
            <w:tcW w:w="1890" w:type="dxa"/>
          </w:tcPr>
          <w:p w14:paraId="480E0DB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5E31B7A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نسج کبد با عمق بیش از 3 سانتی متر</w:t>
            </w:r>
          </w:p>
        </w:tc>
      </w:tr>
      <w:tr w:rsidR="007F6683" w:rsidRPr="00F733A3" w14:paraId="1E9F79D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B9C194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11911</w:t>
            </w:r>
          </w:p>
        </w:tc>
        <w:tc>
          <w:tcPr>
            <w:tcW w:w="1890" w:type="dxa"/>
          </w:tcPr>
          <w:p w14:paraId="6E82FB0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31E44E6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 با تخریب و درگیری 25 تا 75 درصد از یک لوب کبدی</w:t>
            </w:r>
          </w:p>
        </w:tc>
      </w:tr>
      <w:tr w:rsidR="007F6683" w:rsidRPr="00F733A3" w14:paraId="166B689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711F31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11912</w:t>
            </w:r>
          </w:p>
        </w:tc>
        <w:tc>
          <w:tcPr>
            <w:tcW w:w="1890" w:type="dxa"/>
          </w:tcPr>
          <w:p w14:paraId="36A785D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53C70DD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 با تخریب و درگیری بیش از 75 درصد از یک لوب کبدی</w:t>
            </w:r>
          </w:p>
        </w:tc>
      </w:tr>
      <w:tr w:rsidR="007F6683" w:rsidRPr="00F733A3" w14:paraId="66556CA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198677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11914</w:t>
            </w:r>
          </w:p>
        </w:tc>
        <w:tc>
          <w:tcPr>
            <w:tcW w:w="1890" w:type="dxa"/>
          </w:tcPr>
          <w:p w14:paraId="3EC6D8D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6D796CF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کبد منجر به از دست دادن 30 تا 50 درصد از کل نسج کبد</w:t>
            </w:r>
          </w:p>
        </w:tc>
      </w:tr>
      <w:tr w:rsidR="007F6683" w:rsidRPr="00F733A3" w14:paraId="3D654D4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635724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11915</w:t>
            </w:r>
          </w:p>
        </w:tc>
        <w:tc>
          <w:tcPr>
            <w:tcW w:w="1890" w:type="dxa"/>
          </w:tcPr>
          <w:p w14:paraId="7B6D9EB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376F218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کبد منجر به از دست دادن 51 تا 75 درصد از کل نسج کبد</w:t>
            </w:r>
          </w:p>
        </w:tc>
      </w:tr>
      <w:tr w:rsidR="007F6683" w:rsidRPr="00F733A3" w14:paraId="3E7E2DD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252301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11916</w:t>
            </w:r>
          </w:p>
        </w:tc>
        <w:tc>
          <w:tcPr>
            <w:tcW w:w="1890" w:type="dxa"/>
          </w:tcPr>
          <w:p w14:paraId="560D103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4E34110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کبد منجر به از دست دادن کل نسج کبدی ( از دست دادن کامل کبد )</w:t>
            </w:r>
          </w:p>
        </w:tc>
      </w:tr>
      <w:tr w:rsidR="007F6683" w:rsidRPr="00F733A3" w14:paraId="501788F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9B11AA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11917</w:t>
            </w:r>
          </w:p>
        </w:tc>
        <w:tc>
          <w:tcPr>
            <w:tcW w:w="1890" w:type="dxa"/>
          </w:tcPr>
          <w:p w14:paraId="6A57223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2BC8C41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یک تا سه سگمان کبدی در یک لوب کبد</w:t>
            </w:r>
          </w:p>
        </w:tc>
      </w:tr>
      <w:tr w:rsidR="007F6683" w:rsidRPr="00F733A3" w14:paraId="4EDA83B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1EE20B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11918</w:t>
            </w:r>
          </w:p>
        </w:tc>
        <w:tc>
          <w:tcPr>
            <w:tcW w:w="1890" w:type="dxa"/>
          </w:tcPr>
          <w:p w14:paraId="1769835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45E0744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بیش از سه سگمان کبدی در یک لوب کبد</w:t>
            </w:r>
          </w:p>
        </w:tc>
      </w:tr>
      <w:tr w:rsidR="007F6683" w:rsidRPr="00F733A3" w14:paraId="62D39A3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FFAEF5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11919</w:t>
            </w:r>
          </w:p>
        </w:tc>
        <w:tc>
          <w:tcPr>
            <w:tcW w:w="1890" w:type="dxa"/>
          </w:tcPr>
          <w:p w14:paraId="48BCFF3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کبد</w:t>
            </w:r>
          </w:p>
        </w:tc>
        <w:tc>
          <w:tcPr>
            <w:tcW w:w="5579" w:type="dxa"/>
          </w:tcPr>
          <w:p w14:paraId="1597278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کنده شدن کبد از پایه عروقی آن</w:t>
            </w:r>
          </w:p>
        </w:tc>
      </w:tr>
      <w:tr w:rsidR="007F6683" w:rsidRPr="00F733A3" w14:paraId="13720F1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AD010B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11920</w:t>
            </w:r>
          </w:p>
        </w:tc>
        <w:tc>
          <w:tcPr>
            <w:tcW w:w="1890" w:type="dxa"/>
          </w:tcPr>
          <w:p w14:paraId="4B1E031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صدمات کبدی</w:t>
            </w:r>
          </w:p>
        </w:tc>
        <w:tc>
          <w:tcPr>
            <w:tcW w:w="5579" w:type="dxa"/>
          </w:tcPr>
          <w:p w14:paraId="59685AD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بیماری کبدی با تغییرات محدود در آزمایشات کبدی</w:t>
            </w:r>
          </w:p>
        </w:tc>
      </w:tr>
      <w:tr w:rsidR="007F6683" w:rsidRPr="00F733A3" w14:paraId="6577745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9BA0AE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11921</w:t>
            </w:r>
          </w:p>
        </w:tc>
        <w:tc>
          <w:tcPr>
            <w:tcW w:w="1890" w:type="dxa"/>
          </w:tcPr>
          <w:p w14:paraId="113FF03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صدمات کبدی</w:t>
            </w:r>
          </w:p>
        </w:tc>
        <w:tc>
          <w:tcPr>
            <w:tcW w:w="5579" w:type="dxa"/>
          </w:tcPr>
          <w:p w14:paraId="5CEF5AB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بیماری کبدی با تغییرات پایدار در آزمایشات کبدی</w:t>
            </w:r>
          </w:p>
        </w:tc>
      </w:tr>
      <w:tr w:rsidR="007F6683" w:rsidRPr="00F733A3" w14:paraId="070586D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2B8373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11926</w:t>
            </w:r>
          </w:p>
        </w:tc>
        <w:tc>
          <w:tcPr>
            <w:tcW w:w="1890" w:type="dxa"/>
          </w:tcPr>
          <w:p w14:paraId="602AA5C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صدمات کبدی</w:t>
            </w:r>
          </w:p>
        </w:tc>
        <w:tc>
          <w:tcPr>
            <w:tcW w:w="5579" w:type="dxa"/>
          </w:tcPr>
          <w:p w14:paraId="5F27702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بیماری مزمن و پیشرونده کبدی با زردی ناپایدار</w:t>
            </w:r>
          </w:p>
        </w:tc>
      </w:tr>
      <w:tr w:rsidR="007F6683" w:rsidRPr="00F733A3" w14:paraId="237C5E0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A12D2A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11928</w:t>
            </w:r>
          </w:p>
        </w:tc>
        <w:tc>
          <w:tcPr>
            <w:tcW w:w="1890" w:type="dxa"/>
          </w:tcPr>
          <w:p w14:paraId="3F29184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صدمات کبدی</w:t>
            </w:r>
          </w:p>
        </w:tc>
        <w:tc>
          <w:tcPr>
            <w:tcW w:w="5579" w:type="dxa"/>
          </w:tcPr>
          <w:p w14:paraId="2694548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بیماری مزمن و پیشرونده کبدی که منجر به مسمومیت مغزی پایدار می شود</w:t>
            </w:r>
          </w:p>
        </w:tc>
      </w:tr>
      <w:tr w:rsidR="007F6683" w:rsidRPr="00F733A3" w14:paraId="2F04790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52FB38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11930</w:t>
            </w:r>
          </w:p>
        </w:tc>
        <w:tc>
          <w:tcPr>
            <w:tcW w:w="1890" w:type="dxa"/>
          </w:tcPr>
          <w:p w14:paraId="4206B6A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مجاری صفراوی</w:t>
            </w:r>
          </w:p>
        </w:tc>
        <w:tc>
          <w:tcPr>
            <w:tcW w:w="5579" w:type="dxa"/>
          </w:tcPr>
          <w:p w14:paraId="169A0D7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خونریزی در جدار کیسه صفره بدون جراحت آن</w:t>
            </w:r>
          </w:p>
        </w:tc>
      </w:tr>
      <w:tr w:rsidR="007F6683" w:rsidRPr="00F733A3" w14:paraId="6F1450A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9A4151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11933</w:t>
            </w:r>
          </w:p>
        </w:tc>
        <w:tc>
          <w:tcPr>
            <w:tcW w:w="1890" w:type="dxa"/>
          </w:tcPr>
          <w:p w14:paraId="06C96CB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مجاری صفراوی</w:t>
            </w:r>
          </w:p>
        </w:tc>
        <w:tc>
          <w:tcPr>
            <w:tcW w:w="5579" w:type="dxa"/>
          </w:tcPr>
          <w:p w14:paraId="785BA6A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منجر به از دست دادن کیسه صفرا</w:t>
            </w:r>
          </w:p>
        </w:tc>
      </w:tr>
      <w:tr w:rsidR="007F6683" w:rsidRPr="00F733A3" w14:paraId="621C737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966A1F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11934</w:t>
            </w:r>
          </w:p>
        </w:tc>
        <w:tc>
          <w:tcPr>
            <w:tcW w:w="1890" w:type="dxa"/>
          </w:tcPr>
          <w:p w14:paraId="7161048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مجاری صفراوی</w:t>
            </w:r>
          </w:p>
        </w:tc>
        <w:tc>
          <w:tcPr>
            <w:tcW w:w="5579" w:type="dxa"/>
          </w:tcPr>
          <w:p w14:paraId="31F6BF7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مجرای صفراوی خارج کبدی</w:t>
            </w:r>
          </w:p>
        </w:tc>
      </w:tr>
      <w:tr w:rsidR="007F6683" w:rsidRPr="00F733A3" w14:paraId="288CD8F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886E61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11935</w:t>
            </w:r>
          </w:p>
        </w:tc>
        <w:tc>
          <w:tcPr>
            <w:tcW w:w="1890" w:type="dxa"/>
          </w:tcPr>
          <w:p w14:paraId="6A35C0D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مجاری صفراوی</w:t>
            </w:r>
          </w:p>
        </w:tc>
        <w:tc>
          <w:tcPr>
            <w:tcW w:w="5579" w:type="dxa"/>
          </w:tcPr>
          <w:p w14:paraId="2B34EDA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مجرای صفراوی اصلی</w:t>
            </w:r>
          </w:p>
        </w:tc>
      </w:tr>
      <w:tr w:rsidR="007F6683" w:rsidRPr="00F733A3" w14:paraId="475885D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E6C13E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11936</w:t>
            </w:r>
          </w:p>
        </w:tc>
        <w:tc>
          <w:tcPr>
            <w:tcW w:w="1890" w:type="dxa"/>
          </w:tcPr>
          <w:p w14:paraId="5345850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مجاری صفراوی</w:t>
            </w:r>
          </w:p>
        </w:tc>
        <w:tc>
          <w:tcPr>
            <w:tcW w:w="5579" w:type="dxa"/>
          </w:tcPr>
          <w:p w14:paraId="2D0C2E4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مجرای صفراوی راست یا چپ کبد به هر اندازه که باشد</w:t>
            </w:r>
          </w:p>
        </w:tc>
      </w:tr>
      <w:tr w:rsidR="007F6683" w:rsidRPr="00F733A3" w14:paraId="389787B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A12F1A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11937</w:t>
            </w:r>
          </w:p>
        </w:tc>
        <w:tc>
          <w:tcPr>
            <w:tcW w:w="1890" w:type="dxa"/>
          </w:tcPr>
          <w:p w14:paraId="33CD732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مجاری صفراوی</w:t>
            </w:r>
          </w:p>
        </w:tc>
        <w:tc>
          <w:tcPr>
            <w:tcW w:w="5579" w:type="dxa"/>
          </w:tcPr>
          <w:p w14:paraId="6BC67C3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مجرای صفراوی راست یا چپ کبد به هر اندازه که باشد</w:t>
            </w:r>
          </w:p>
        </w:tc>
      </w:tr>
      <w:tr w:rsidR="007F6683" w:rsidRPr="00F733A3" w14:paraId="2F7AA58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83F6E5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11938</w:t>
            </w:r>
          </w:p>
        </w:tc>
        <w:tc>
          <w:tcPr>
            <w:tcW w:w="1890" w:type="dxa"/>
          </w:tcPr>
          <w:p w14:paraId="24791C8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مجاری صفراوی</w:t>
            </w:r>
          </w:p>
        </w:tc>
        <w:tc>
          <w:tcPr>
            <w:tcW w:w="5579" w:type="dxa"/>
          </w:tcPr>
          <w:p w14:paraId="5547685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آسیب کمتر از 50% محیط مجرای صفراوی کبدی یا مجرای صفراوی مشترک</w:t>
            </w:r>
          </w:p>
        </w:tc>
      </w:tr>
      <w:tr w:rsidR="007F6683" w:rsidRPr="00F733A3" w14:paraId="0A12AE9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F2CF04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11939</w:t>
            </w:r>
          </w:p>
        </w:tc>
        <w:tc>
          <w:tcPr>
            <w:tcW w:w="1890" w:type="dxa"/>
          </w:tcPr>
          <w:p w14:paraId="4A0BA60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صدمات کلیه</w:t>
            </w:r>
          </w:p>
        </w:tc>
        <w:tc>
          <w:tcPr>
            <w:tcW w:w="5579" w:type="dxa"/>
          </w:tcPr>
          <w:p w14:paraId="3BECE4C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کلیه بطوری که میزان تصفیه کراتینین 75 تا 90 لیتر در 24 ساعت باشد</w:t>
            </w:r>
          </w:p>
        </w:tc>
      </w:tr>
      <w:tr w:rsidR="007F6683" w:rsidRPr="00F733A3" w14:paraId="2ECFDD1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9C1BFF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11940</w:t>
            </w:r>
          </w:p>
        </w:tc>
        <w:tc>
          <w:tcPr>
            <w:tcW w:w="1890" w:type="dxa"/>
          </w:tcPr>
          <w:p w14:paraId="68ED1A2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صدمات کلیه</w:t>
            </w:r>
          </w:p>
        </w:tc>
        <w:tc>
          <w:tcPr>
            <w:tcW w:w="5579" w:type="dxa"/>
          </w:tcPr>
          <w:p w14:paraId="6B120ED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کلیه بطوری که میزان تصفیه کراتینین 60 تا 75 لیتر در 24 ساعت باشد</w:t>
            </w:r>
          </w:p>
        </w:tc>
      </w:tr>
      <w:tr w:rsidR="007F6683" w:rsidRPr="00F733A3" w14:paraId="61F4977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761A1C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11941</w:t>
            </w:r>
          </w:p>
        </w:tc>
        <w:tc>
          <w:tcPr>
            <w:tcW w:w="1890" w:type="dxa"/>
          </w:tcPr>
          <w:p w14:paraId="77885B1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صدمات کلیه</w:t>
            </w:r>
          </w:p>
        </w:tc>
        <w:tc>
          <w:tcPr>
            <w:tcW w:w="5579" w:type="dxa"/>
          </w:tcPr>
          <w:p w14:paraId="451C18E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کلیه بطوری که میزان تصفیه کراتینین 40 تا 60 لیتر در 24 ساعت باشد</w:t>
            </w:r>
          </w:p>
        </w:tc>
      </w:tr>
      <w:tr w:rsidR="007F6683" w:rsidRPr="00F733A3" w14:paraId="36B590A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F63442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11944</w:t>
            </w:r>
          </w:p>
        </w:tc>
        <w:tc>
          <w:tcPr>
            <w:tcW w:w="1890" w:type="dxa"/>
          </w:tcPr>
          <w:p w14:paraId="1E3ABEE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صدمات کلیه</w:t>
            </w:r>
          </w:p>
        </w:tc>
        <w:tc>
          <w:tcPr>
            <w:tcW w:w="5579" w:type="dxa"/>
          </w:tcPr>
          <w:p w14:paraId="4EB9531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یک کلیه در صورتی که کلیه دیگر عملکرد کاملا طبیعی داشته باشد</w:t>
            </w:r>
          </w:p>
        </w:tc>
      </w:tr>
      <w:tr w:rsidR="007F6683" w:rsidRPr="00F733A3" w14:paraId="2800D85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E7AC40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11946</w:t>
            </w:r>
          </w:p>
        </w:tc>
        <w:tc>
          <w:tcPr>
            <w:tcW w:w="1890" w:type="dxa"/>
          </w:tcPr>
          <w:p w14:paraId="76BE782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اختلالات مثانه</w:t>
            </w:r>
          </w:p>
        </w:tc>
        <w:tc>
          <w:tcPr>
            <w:tcW w:w="5579" w:type="dxa"/>
          </w:tcPr>
          <w:p w14:paraId="0414AB6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علائم اختلال عملکرد مثانه بصورت دوره ای بدون نیاز به درمان</w:t>
            </w:r>
          </w:p>
        </w:tc>
      </w:tr>
      <w:tr w:rsidR="007F6683" w:rsidRPr="00F733A3" w14:paraId="07C68A9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378BC2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11947</w:t>
            </w:r>
          </w:p>
        </w:tc>
        <w:tc>
          <w:tcPr>
            <w:tcW w:w="1890" w:type="dxa"/>
          </w:tcPr>
          <w:p w14:paraId="09D7EF2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اختلالات مثانه</w:t>
            </w:r>
          </w:p>
        </w:tc>
        <w:tc>
          <w:tcPr>
            <w:tcW w:w="5579" w:type="dxa"/>
          </w:tcPr>
          <w:p w14:paraId="3BFD843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برای اجتناب از بی اختیاری ادرار نیازمند تخلیه ادرار در فواصل کمتر از دو ساعت در طول روز یا بیشتر از سه بار طی خواب شب بوده و نیازمند درمان مداوم است</w:t>
            </w:r>
          </w:p>
        </w:tc>
      </w:tr>
      <w:tr w:rsidR="007F6683" w:rsidRPr="00F733A3" w14:paraId="0A14E77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6BFEE2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11950</w:t>
            </w:r>
          </w:p>
        </w:tc>
        <w:tc>
          <w:tcPr>
            <w:tcW w:w="1890" w:type="dxa"/>
          </w:tcPr>
          <w:p w14:paraId="6C1FBDC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عصبی کنترل ادرار</w:t>
            </w:r>
          </w:p>
        </w:tc>
        <w:tc>
          <w:tcPr>
            <w:tcW w:w="5579" w:type="dxa"/>
          </w:tcPr>
          <w:p w14:paraId="18BF9DC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توانایی نسبی در کنترل ادرار همراه بعضی موارد بی اختیاری</w:t>
            </w:r>
          </w:p>
        </w:tc>
      </w:tr>
      <w:tr w:rsidR="007F6683" w:rsidRPr="00F733A3" w14:paraId="7B92356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F01541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11951</w:t>
            </w:r>
          </w:p>
        </w:tc>
        <w:tc>
          <w:tcPr>
            <w:tcW w:w="1890" w:type="dxa"/>
          </w:tcPr>
          <w:p w14:paraId="5104D51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عصبی کنترل ادرار</w:t>
            </w:r>
          </w:p>
        </w:tc>
        <w:tc>
          <w:tcPr>
            <w:tcW w:w="5579" w:type="dxa"/>
          </w:tcPr>
          <w:p w14:paraId="416FDD8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توانایی کنترل ادرار به صورت رفلکسی همراه کاهش ظرفیت مثانه و بعضی موارد بی اختیاری</w:t>
            </w:r>
          </w:p>
        </w:tc>
      </w:tr>
      <w:tr w:rsidR="007F6683" w:rsidRPr="00F733A3" w14:paraId="251F6AB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3183E9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11952</w:t>
            </w:r>
          </w:p>
        </w:tc>
        <w:tc>
          <w:tcPr>
            <w:tcW w:w="1890" w:type="dxa"/>
          </w:tcPr>
          <w:p w14:paraId="4426C08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عصبی کنترل ادرار</w:t>
            </w:r>
          </w:p>
        </w:tc>
        <w:tc>
          <w:tcPr>
            <w:tcW w:w="5579" w:type="dxa"/>
          </w:tcPr>
          <w:p w14:paraId="1DB4334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کاهش توانایی در کنترل ادرار بصورت رفلکسی بدون توانایی کنترل ارادی آن</w:t>
            </w:r>
          </w:p>
        </w:tc>
      </w:tr>
      <w:tr w:rsidR="007F6683" w:rsidRPr="00F733A3" w14:paraId="3815453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14E562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11954</w:t>
            </w:r>
          </w:p>
        </w:tc>
        <w:tc>
          <w:tcPr>
            <w:tcW w:w="1890" w:type="dxa"/>
          </w:tcPr>
          <w:p w14:paraId="754C2EA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اختلالات میزراه</w:t>
            </w:r>
          </w:p>
        </w:tc>
        <w:tc>
          <w:tcPr>
            <w:tcW w:w="5579" w:type="dxa"/>
          </w:tcPr>
          <w:p w14:paraId="06A6624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درد هنگام ادرار کردن یا کاهش جریان یا احتباس یا بی اختیاری یا کاهش قطر ادرار که با درمان متناوب بهبود یابد</w:t>
            </w:r>
          </w:p>
        </w:tc>
      </w:tr>
      <w:tr w:rsidR="007F6683" w:rsidRPr="00F733A3" w14:paraId="194E484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30C24E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11963</w:t>
            </w:r>
          </w:p>
        </w:tc>
        <w:tc>
          <w:tcPr>
            <w:tcW w:w="1890" w:type="dxa"/>
          </w:tcPr>
          <w:p w14:paraId="23F0329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اختلال عملکرد فرج ( آلت زنانه )</w:t>
            </w:r>
          </w:p>
        </w:tc>
        <w:tc>
          <w:tcPr>
            <w:tcW w:w="5579" w:type="dxa"/>
          </w:tcPr>
          <w:p w14:paraId="50D1BD0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از دست دادن بخشی از آلت زنانه </w:t>
            </w:r>
          </w:p>
        </w:tc>
      </w:tr>
      <w:tr w:rsidR="007F6683" w:rsidRPr="00F733A3" w14:paraId="3135F65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B38B51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11965</w:t>
            </w:r>
          </w:p>
        </w:tc>
        <w:tc>
          <w:tcPr>
            <w:tcW w:w="1890" w:type="dxa"/>
          </w:tcPr>
          <w:p w14:paraId="798854F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جفت در رحم باردار</w:t>
            </w:r>
          </w:p>
        </w:tc>
        <w:tc>
          <w:tcPr>
            <w:tcW w:w="5579" w:type="dxa"/>
          </w:tcPr>
          <w:p w14:paraId="7E30CD0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جداشدگی 25% تا 50% از جفت</w:t>
            </w:r>
          </w:p>
        </w:tc>
      </w:tr>
      <w:tr w:rsidR="007F6683" w:rsidRPr="00F733A3" w14:paraId="31C9709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E37F9A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11966</w:t>
            </w:r>
          </w:p>
        </w:tc>
        <w:tc>
          <w:tcPr>
            <w:tcW w:w="1890" w:type="dxa"/>
          </w:tcPr>
          <w:p w14:paraId="4471BFF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جفت در رحم باردار</w:t>
            </w:r>
          </w:p>
        </w:tc>
        <w:tc>
          <w:tcPr>
            <w:tcW w:w="5579" w:type="dxa"/>
          </w:tcPr>
          <w:p w14:paraId="5ADED62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جداشدگی بیشتر از 50% جفت</w:t>
            </w:r>
          </w:p>
        </w:tc>
      </w:tr>
      <w:tr w:rsidR="007F6683" w:rsidRPr="00F733A3" w14:paraId="27169D6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7F0A74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11967</w:t>
            </w:r>
          </w:p>
        </w:tc>
        <w:tc>
          <w:tcPr>
            <w:tcW w:w="1890" w:type="dxa"/>
          </w:tcPr>
          <w:p w14:paraId="064DE32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جفت در رحم باردار</w:t>
            </w:r>
          </w:p>
        </w:tc>
        <w:tc>
          <w:tcPr>
            <w:tcW w:w="5579" w:type="dxa"/>
          </w:tcPr>
          <w:p w14:paraId="7510F86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جداشدگی کامل جفت</w:t>
            </w:r>
          </w:p>
        </w:tc>
      </w:tr>
      <w:tr w:rsidR="007F6683" w:rsidRPr="00F733A3" w14:paraId="5517714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9A22AF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11970</w:t>
            </w:r>
          </w:p>
        </w:tc>
        <w:tc>
          <w:tcPr>
            <w:tcW w:w="1890" w:type="dxa"/>
          </w:tcPr>
          <w:p w14:paraId="4D5689A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عملکرد رحم ناشی از صدمات رحمی</w:t>
            </w:r>
          </w:p>
        </w:tc>
        <w:tc>
          <w:tcPr>
            <w:tcW w:w="5579" w:type="dxa"/>
          </w:tcPr>
          <w:p w14:paraId="0BEB187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بیماری در گردن رحم که با درمان مداوم کنترل نمی شود</w:t>
            </w:r>
          </w:p>
        </w:tc>
      </w:tr>
      <w:tr w:rsidR="007F6683" w:rsidRPr="00F733A3" w14:paraId="34A9884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F6203B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11971</w:t>
            </w:r>
          </w:p>
        </w:tc>
        <w:tc>
          <w:tcPr>
            <w:tcW w:w="1890" w:type="dxa"/>
          </w:tcPr>
          <w:p w14:paraId="6E35698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عملکرد رحم ناشی از صدمات رحمی</w:t>
            </w:r>
          </w:p>
        </w:tc>
        <w:tc>
          <w:tcPr>
            <w:tcW w:w="5579" w:type="dxa"/>
          </w:tcPr>
          <w:p w14:paraId="121E6F8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تنگی در گردن رحم که نیازمند درمان نیست</w:t>
            </w:r>
          </w:p>
        </w:tc>
      </w:tr>
      <w:tr w:rsidR="007F6683" w:rsidRPr="00F733A3" w14:paraId="14197B9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6DCE2E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11972</w:t>
            </w:r>
          </w:p>
        </w:tc>
        <w:tc>
          <w:tcPr>
            <w:tcW w:w="1890" w:type="dxa"/>
          </w:tcPr>
          <w:p w14:paraId="42F9A81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عملکرد رحم ناشی از صدمات رحمی</w:t>
            </w:r>
          </w:p>
        </w:tc>
        <w:tc>
          <w:tcPr>
            <w:tcW w:w="5579" w:type="dxa"/>
          </w:tcPr>
          <w:p w14:paraId="7EB22A9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تنگی در گردن رحم که نیازمند درمان متناوب است</w:t>
            </w:r>
          </w:p>
        </w:tc>
      </w:tr>
      <w:tr w:rsidR="007F6683" w:rsidRPr="00F733A3" w14:paraId="17DDE26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0A800E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11993</w:t>
            </w:r>
          </w:p>
        </w:tc>
        <w:tc>
          <w:tcPr>
            <w:tcW w:w="1890" w:type="dxa"/>
          </w:tcPr>
          <w:p w14:paraId="3836EFE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تخمدان</w:t>
            </w:r>
          </w:p>
        </w:tc>
        <w:tc>
          <w:tcPr>
            <w:tcW w:w="5579" w:type="dxa"/>
          </w:tcPr>
          <w:p w14:paraId="2E9EA99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یا هماتوم تخمدان</w:t>
            </w:r>
          </w:p>
        </w:tc>
      </w:tr>
      <w:tr w:rsidR="007F6683" w:rsidRPr="00F733A3" w14:paraId="6060823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64422C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11998</w:t>
            </w:r>
          </w:p>
        </w:tc>
        <w:tc>
          <w:tcPr>
            <w:tcW w:w="1890" w:type="dxa"/>
          </w:tcPr>
          <w:p w14:paraId="6EF6E21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تخمدان</w:t>
            </w:r>
          </w:p>
        </w:tc>
        <w:tc>
          <w:tcPr>
            <w:tcW w:w="5579" w:type="dxa"/>
          </w:tcPr>
          <w:p w14:paraId="104C763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50% تا 100% نسج یک تخمدان</w:t>
            </w:r>
          </w:p>
        </w:tc>
      </w:tr>
      <w:tr w:rsidR="007F6683" w:rsidRPr="00F733A3" w14:paraId="433EEE8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171189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11999</w:t>
            </w:r>
          </w:p>
        </w:tc>
        <w:tc>
          <w:tcPr>
            <w:tcW w:w="1890" w:type="dxa"/>
          </w:tcPr>
          <w:p w14:paraId="1AC9BFD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تخمدان</w:t>
            </w:r>
          </w:p>
        </w:tc>
        <w:tc>
          <w:tcPr>
            <w:tcW w:w="5579" w:type="dxa"/>
          </w:tcPr>
          <w:p w14:paraId="48D234C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کنده شدن یک تخمدان</w:t>
            </w:r>
          </w:p>
        </w:tc>
      </w:tr>
      <w:tr w:rsidR="007F6683" w:rsidRPr="00F733A3" w14:paraId="0640018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050F0F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12000</w:t>
            </w:r>
          </w:p>
        </w:tc>
        <w:tc>
          <w:tcPr>
            <w:tcW w:w="1890" w:type="dxa"/>
          </w:tcPr>
          <w:p w14:paraId="1C399B6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اختلال عملکرد تخمدان</w:t>
            </w:r>
          </w:p>
        </w:tc>
        <w:tc>
          <w:tcPr>
            <w:tcW w:w="5579" w:type="dxa"/>
          </w:tcPr>
          <w:p w14:paraId="690BD6E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تخمدانها که با درمان متناوب بهبود می یابد</w:t>
            </w:r>
          </w:p>
        </w:tc>
      </w:tr>
      <w:tr w:rsidR="007F6683" w:rsidRPr="00F733A3" w14:paraId="4DB6DFE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0879F4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12002</w:t>
            </w:r>
          </w:p>
        </w:tc>
        <w:tc>
          <w:tcPr>
            <w:tcW w:w="1890" w:type="dxa"/>
          </w:tcPr>
          <w:p w14:paraId="4DF6AE6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اختلال عملکرد تخمدان</w:t>
            </w:r>
          </w:p>
        </w:tc>
        <w:tc>
          <w:tcPr>
            <w:tcW w:w="5579" w:type="dxa"/>
          </w:tcPr>
          <w:p w14:paraId="0B8D7B1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تخمدانها که با درمان بهبود نمی یابد ( عدم تخمک گذاری )</w:t>
            </w:r>
          </w:p>
        </w:tc>
      </w:tr>
      <w:tr w:rsidR="007F6683" w:rsidRPr="00F733A3" w14:paraId="634C9A5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BB807D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12008</w:t>
            </w:r>
          </w:p>
        </w:tc>
        <w:tc>
          <w:tcPr>
            <w:tcW w:w="1890" w:type="dxa"/>
          </w:tcPr>
          <w:p w14:paraId="5E10BC8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مهبل ( واژن )</w:t>
            </w:r>
          </w:p>
        </w:tc>
        <w:tc>
          <w:tcPr>
            <w:tcW w:w="5579" w:type="dxa"/>
          </w:tcPr>
          <w:p w14:paraId="431DA4E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کوفتگی یا هماتوم </w:t>
            </w:r>
          </w:p>
        </w:tc>
      </w:tr>
      <w:tr w:rsidR="007F6683" w:rsidRPr="00F733A3" w14:paraId="1905ED4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CCA0D0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12009</w:t>
            </w:r>
          </w:p>
        </w:tc>
        <w:tc>
          <w:tcPr>
            <w:tcW w:w="1890" w:type="dxa"/>
          </w:tcPr>
          <w:p w14:paraId="3E63282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مهبل ( واژن )</w:t>
            </w:r>
          </w:p>
        </w:tc>
        <w:tc>
          <w:tcPr>
            <w:tcW w:w="5579" w:type="dxa"/>
          </w:tcPr>
          <w:p w14:paraId="7D07384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سطحی محدود به مخاط مهبل</w:t>
            </w:r>
          </w:p>
        </w:tc>
      </w:tr>
      <w:tr w:rsidR="007F6683" w:rsidRPr="00F733A3" w14:paraId="4064B31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36CAAB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12011</w:t>
            </w:r>
          </w:p>
        </w:tc>
        <w:tc>
          <w:tcPr>
            <w:tcW w:w="1890" w:type="dxa"/>
          </w:tcPr>
          <w:p w14:paraId="4ADDF3D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مهبل ( واژن )</w:t>
            </w:r>
          </w:p>
        </w:tc>
        <w:tc>
          <w:tcPr>
            <w:tcW w:w="5579" w:type="dxa"/>
          </w:tcPr>
          <w:p w14:paraId="3FE146C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عمیق که به بافتهای اطراف گسترش یافته</w:t>
            </w:r>
          </w:p>
        </w:tc>
      </w:tr>
      <w:tr w:rsidR="007F6683" w:rsidRPr="00F733A3" w14:paraId="4BC34DD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237EDD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12014</w:t>
            </w:r>
          </w:p>
        </w:tc>
        <w:tc>
          <w:tcPr>
            <w:tcW w:w="1890" w:type="dxa"/>
          </w:tcPr>
          <w:p w14:paraId="66AC6BE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اختلال عملکرد مهبل</w:t>
            </w:r>
          </w:p>
        </w:tc>
        <w:tc>
          <w:tcPr>
            <w:tcW w:w="5579" w:type="dxa"/>
          </w:tcPr>
          <w:p w14:paraId="7FB4879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بیماری مهبل که قابل درمان نمی باشد</w:t>
            </w:r>
          </w:p>
        </w:tc>
      </w:tr>
      <w:tr w:rsidR="007F6683" w:rsidRPr="00F733A3" w14:paraId="2BEDC60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E8D960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12019</w:t>
            </w:r>
          </w:p>
        </w:tc>
        <w:tc>
          <w:tcPr>
            <w:tcW w:w="1890" w:type="dxa"/>
          </w:tcPr>
          <w:p w14:paraId="38C2815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فرج ( صدمات قسمت خارجی دستگاه تناسلی زن )</w:t>
            </w:r>
          </w:p>
        </w:tc>
        <w:tc>
          <w:tcPr>
            <w:tcW w:w="5579" w:type="dxa"/>
          </w:tcPr>
          <w:p w14:paraId="18E8897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یا هماتوم</w:t>
            </w:r>
          </w:p>
        </w:tc>
      </w:tr>
      <w:tr w:rsidR="007F6683" w:rsidRPr="00F733A3" w14:paraId="0472013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BD234A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12021</w:t>
            </w:r>
          </w:p>
        </w:tc>
        <w:tc>
          <w:tcPr>
            <w:tcW w:w="1890" w:type="dxa"/>
          </w:tcPr>
          <w:p w14:paraId="2A3A18F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فرج ( صدمات قسمت خارجی دستگاه تناسلی زن )</w:t>
            </w:r>
          </w:p>
        </w:tc>
        <w:tc>
          <w:tcPr>
            <w:tcW w:w="5579" w:type="dxa"/>
          </w:tcPr>
          <w:p w14:paraId="11DDC8E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عمیق که بافت چربی و عضله را درگیر کند</w:t>
            </w:r>
          </w:p>
        </w:tc>
      </w:tr>
      <w:tr w:rsidR="007F6683" w:rsidRPr="00F733A3" w14:paraId="3639B77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4A5820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12023</w:t>
            </w:r>
          </w:p>
        </w:tc>
        <w:tc>
          <w:tcPr>
            <w:tcW w:w="1890" w:type="dxa"/>
          </w:tcPr>
          <w:p w14:paraId="7C79573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فرج ( صدمات قسمت خارجی دستگاه تناسلی زن )</w:t>
            </w:r>
          </w:p>
        </w:tc>
        <w:tc>
          <w:tcPr>
            <w:tcW w:w="5579" w:type="dxa"/>
          </w:tcPr>
          <w:p w14:paraId="56131C8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کنده شدن پوست و چربی و عضله</w:t>
            </w:r>
          </w:p>
        </w:tc>
      </w:tr>
      <w:tr w:rsidR="007F6683" w:rsidRPr="00F733A3" w14:paraId="16F74A7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F401CF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12024</w:t>
            </w:r>
          </w:p>
        </w:tc>
        <w:tc>
          <w:tcPr>
            <w:tcW w:w="1890" w:type="dxa"/>
          </w:tcPr>
          <w:p w14:paraId="39A3BCD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اختلال عملکرد فرج ( آلت زنانه )</w:t>
            </w:r>
          </w:p>
        </w:tc>
        <w:tc>
          <w:tcPr>
            <w:tcW w:w="5579" w:type="dxa"/>
          </w:tcPr>
          <w:p w14:paraId="59907C2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بیماری فرج که با درمان متناوب بهبود یابد</w:t>
            </w:r>
          </w:p>
        </w:tc>
      </w:tr>
      <w:tr w:rsidR="007F6683" w:rsidRPr="00F733A3" w14:paraId="1277F95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7F0ABD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12025</w:t>
            </w:r>
          </w:p>
        </w:tc>
        <w:tc>
          <w:tcPr>
            <w:tcW w:w="1890" w:type="dxa"/>
          </w:tcPr>
          <w:p w14:paraId="56FC630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اختلال عملکرد فرج ( آلت زنانه )</w:t>
            </w:r>
          </w:p>
        </w:tc>
        <w:tc>
          <w:tcPr>
            <w:tcW w:w="5579" w:type="dxa"/>
          </w:tcPr>
          <w:p w14:paraId="2B7068F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بیماری فرج که با درمان مداوم بهبود یابد</w:t>
            </w:r>
          </w:p>
        </w:tc>
      </w:tr>
      <w:tr w:rsidR="007F6683" w:rsidRPr="00F733A3" w14:paraId="754CC76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FA5532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12027</w:t>
            </w:r>
          </w:p>
        </w:tc>
        <w:tc>
          <w:tcPr>
            <w:tcW w:w="1890" w:type="dxa"/>
          </w:tcPr>
          <w:p w14:paraId="2472C84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اختلال عملکرد فرج ( آلت زنانه )</w:t>
            </w:r>
          </w:p>
        </w:tc>
        <w:tc>
          <w:tcPr>
            <w:tcW w:w="5579" w:type="dxa"/>
          </w:tcPr>
          <w:p w14:paraId="6279CA2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صدمه شدید فرج که زایمان طبیعی امکان پذیر نباشد</w:t>
            </w:r>
          </w:p>
        </w:tc>
      </w:tr>
      <w:tr w:rsidR="007F6683" w:rsidRPr="00F733A3" w14:paraId="2272A73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D8BA69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12036</w:t>
            </w:r>
          </w:p>
        </w:tc>
        <w:tc>
          <w:tcPr>
            <w:tcW w:w="1890" w:type="dxa"/>
          </w:tcPr>
          <w:p w14:paraId="1182003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کیسه منی ( سمینال وزیکول )</w:t>
            </w:r>
          </w:p>
        </w:tc>
        <w:tc>
          <w:tcPr>
            <w:tcW w:w="5579" w:type="dxa"/>
          </w:tcPr>
          <w:p w14:paraId="434E006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عمیق بیشتر از نیم سانتی متر عمق</w:t>
            </w:r>
          </w:p>
        </w:tc>
      </w:tr>
      <w:tr w:rsidR="007F6683" w:rsidRPr="00F733A3" w14:paraId="2C3AA44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385D87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12039</w:t>
            </w:r>
          </w:p>
        </w:tc>
        <w:tc>
          <w:tcPr>
            <w:tcW w:w="1890" w:type="dxa"/>
          </w:tcPr>
          <w:p w14:paraId="60CE7E9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غده پروستات</w:t>
            </w:r>
          </w:p>
        </w:tc>
        <w:tc>
          <w:tcPr>
            <w:tcW w:w="5579" w:type="dxa"/>
          </w:tcPr>
          <w:p w14:paraId="6CDB182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یا هماتوم</w:t>
            </w:r>
          </w:p>
        </w:tc>
      </w:tr>
      <w:tr w:rsidR="007F6683" w:rsidRPr="00F733A3" w14:paraId="56067DB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0BDFBD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12040</w:t>
            </w:r>
          </w:p>
        </w:tc>
        <w:tc>
          <w:tcPr>
            <w:tcW w:w="1890" w:type="dxa"/>
          </w:tcPr>
          <w:p w14:paraId="7373F13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غده پروستات</w:t>
            </w:r>
          </w:p>
        </w:tc>
        <w:tc>
          <w:tcPr>
            <w:tcW w:w="5579" w:type="dxa"/>
          </w:tcPr>
          <w:p w14:paraId="41FB054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سطحی کمتر از نیم سانتی متر عمق</w:t>
            </w:r>
          </w:p>
        </w:tc>
      </w:tr>
      <w:tr w:rsidR="007F6683" w:rsidRPr="00F733A3" w14:paraId="7CEE02A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2109D4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12042</w:t>
            </w:r>
          </w:p>
        </w:tc>
        <w:tc>
          <w:tcPr>
            <w:tcW w:w="1890" w:type="dxa"/>
          </w:tcPr>
          <w:p w14:paraId="626FA76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غده پروستات</w:t>
            </w:r>
          </w:p>
        </w:tc>
        <w:tc>
          <w:tcPr>
            <w:tcW w:w="5579" w:type="dxa"/>
          </w:tcPr>
          <w:p w14:paraId="7076141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کمتر از ثلث پروستات</w:t>
            </w:r>
          </w:p>
        </w:tc>
      </w:tr>
      <w:tr w:rsidR="007F6683" w:rsidRPr="00F733A3" w14:paraId="04235B7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1E9DA4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12047</w:t>
            </w:r>
          </w:p>
        </w:tc>
        <w:tc>
          <w:tcPr>
            <w:tcW w:w="1890" w:type="dxa"/>
          </w:tcPr>
          <w:p w14:paraId="1368970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 عمکرد غده پروستات و کیسه منی در سن 40 تا 65 سال</w:t>
            </w:r>
          </w:p>
        </w:tc>
        <w:tc>
          <w:tcPr>
            <w:tcW w:w="5579" w:type="dxa"/>
          </w:tcPr>
          <w:p w14:paraId="2E761C2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اختلال عملکرد پروستات و کیسه منی همراه تغییر نسج که با درمان متناوب بهبود می یابد</w:t>
            </w:r>
          </w:p>
        </w:tc>
      </w:tr>
      <w:tr w:rsidR="007F6683" w:rsidRPr="00F733A3" w14:paraId="511EAC0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B77ABE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12054</w:t>
            </w:r>
          </w:p>
        </w:tc>
        <w:tc>
          <w:tcPr>
            <w:tcW w:w="1890" w:type="dxa"/>
          </w:tcPr>
          <w:p w14:paraId="190AC36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آلت رجولیت</w:t>
            </w:r>
          </w:p>
        </w:tc>
        <w:tc>
          <w:tcPr>
            <w:tcW w:w="5579" w:type="dxa"/>
          </w:tcPr>
          <w:p w14:paraId="4CF7951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سطحی آلت تناسلی مرد</w:t>
            </w:r>
          </w:p>
        </w:tc>
      </w:tr>
      <w:tr w:rsidR="007F6683" w:rsidRPr="00F733A3" w14:paraId="2F72BD4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0BA763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12055</w:t>
            </w:r>
          </w:p>
        </w:tc>
        <w:tc>
          <w:tcPr>
            <w:tcW w:w="1890" w:type="dxa"/>
          </w:tcPr>
          <w:p w14:paraId="2C56D90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آلت رجولیت</w:t>
            </w:r>
          </w:p>
        </w:tc>
        <w:tc>
          <w:tcPr>
            <w:tcW w:w="5579" w:type="dxa"/>
          </w:tcPr>
          <w:p w14:paraId="1ACFC2D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با درگیری رشای باک آلت تناسلی مرد</w:t>
            </w:r>
          </w:p>
        </w:tc>
      </w:tr>
      <w:tr w:rsidR="007F6683" w:rsidRPr="00F733A3" w14:paraId="23D07E1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FD2FF7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12059</w:t>
            </w:r>
          </w:p>
        </w:tc>
        <w:tc>
          <w:tcPr>
            <w:tcW w:w="1890" w:type="dxa"/>
          </w:tcPr>
          <w:p w14:paraId="3CA043F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آلت رجولیت در افراد کمتر از 40 سال</w:t>
            </w:r>
          </w:p>
        </w:tc>
        <w:tc>
          <w:tcPr>
            <w:tcW w:w="5579" w:type="dxa"/>
          </w:tcPr>
          <w:p w14:paraId="6B5B2CB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توانایی مقاربت دارد ولی اختلال خفیف در نعوظ یا انزال یا حس دارد</w:t>
            </w:r>
          </w:p>
        </w:tc>
      </w:tr>
      <w:tr w:rsidR="007F6683" w:rsidRPr="00F733A3" w14:paraId="025DEEC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081348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12060</w:t>
            </w:r>
          </w:p>
        </w:tc>
        <w:tc>
          <w:tcPr>
            <w:tcW w:w="1890" w:type="dxa"/>
          </w:tcPr>
          <w:p w14:paraId="47CA186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آلت رجولیت در افراد کمتر از 40 سال</w:t>
            </w:r>
          </w:p>
        </w:tc>
        <w:tc>
          <w:tcPr>
            <w:tcW w:w="5579" w:type="dxa"/>
          </w:tcPr>
          <w:p w14:paraId="2F16378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توانایی نعوظ و مقاربت دارد ولی توانایی انزال یا حس ندارد</w:t>
            </w:r>
          </w:p>
        </w:tc>
      </w:tr>
      <w:tr w:rsidR="007F6683" w:rsidRPr="00F733A3" w14:paraId="278B7F4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89EC20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12062</w:t>
            </w:r>
          </w:p>
        </w:tc>
        <w:tc>
          <w:tcPr>
            <w:tcW w:w="1890" w:type="dxa"/>
          </w:tcPr>
          <w:p w14:paraId="2D86700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آلت رجولیت در افراد 40 تا 65 سال</w:t>
            </w:r>
          </w:p>
        </w:tc>
        <w:tc>
          <w:tcPr>
            <w:tcW w:w="5579" w:type="dxa"/>
          </w:tcPr>
          <w:p w14:paraId="19853D4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توانایی مقاربت دارد ولی اختلال خفیف در نعوظ یا انزال یا حس دارد</w:t>
            </w:r>
          </w:p>
        </w:tc>
      </w:tr>
      <w:tr w:rsidR="007F6683" w:rsidRPr="00F733A3" w14:paraId="45BF2E6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D9E245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12068</w:t>
            </w:r>
          </w:p>
        </w:tc>
        <w:tc>
          <w:tcPr>
            <w:tcW w:w="1890" w:type="dxa"/>
          </w:tcPr>
          <w:p w14:paraId="26E46F1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پوست بیضه</w:t>
            </w:r>
          </w:p>
        </w:tc>
        <w:tc>
          <w:tcPr>
            <w:tcW w:w="5579" w:type="dxa"/>
          </w:tcPr>
          <w:p w14:paraId="24860D7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تجمع خون یا مایع در پوست بیضه ناشی از ضربه</w:t>
            </w:r>
          </w:p>
        </w:tc>
      </w:tr>
      <w:tr w:rsidR="007F6683" w:rsidRPr="00F733A3" w14:paraId="5FEFB94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262EFC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12069</w:t>
            </w:r>
          </w:p>
        </w:tc>
        <w:tc>
          <w:tcPr>
            <w:tcW w:w="1890" w:type="dxa"/>
          </w:tcPr>
          <w:p w14:paraId="38960D3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پوست بیضه</w:t>
            </w:r>
          </w:p>
        </w:tc>
        <w:tc>
          <w:tcPr>
            <w:tcW w:w="5579" w:type="dxa"/>
          </w:tcPr>
          <w:p w14:paraId="6F8517D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سطحی پوست بیضه</w:t>
            </w:r>
          </w:p>
        </w:tc>
      </w:tr>
      <w:tr w:rsidR="007F6683" w:rsidRPr="00F733A3" w14:paraId="635D879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AA347C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12070</w:t>
            </w:r>
          </w:p>
        </w:tc>
        <w:tc>
          <w:tcPr>
            <w:tcW w:w="1890" w:type="dxa"/>
          </w:tcPr>
          <w:p w14:paraId="3505BAF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پوست بیضه</w:t>
            </w:r>
          </w:p>
        </w:tc>
        <w:tc>
          <w:tcPr>
            <w:tcW w:w="5579" w:type="dxa"/>
          </w:tcPr>
          <w:p w14:paraId="37E18FF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عمقی پوست بیضه</w:t>
            </w:r>
          </w:p>
        </w:tc>
      </w:tr>
      <w:tr w:rsidR="007F6683" w:rsidRPr="00F733A3" w14:paraId="632C965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628A6C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12071</w:t>
            </w:r>
          </w:p>
        </w:tc>
        <w:tc>
          <w:tcPr>
            <w:tcW w:w="1890" w:type="dxa"/>
          </w:tcPr>
          <w:p w14:paraId="30929C6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پوست بیضه</w:t>
            </w:r>
          </w:p>
        </w:tc>
        <w:tc>
          <w:tcPr>
            <w:tcW w:w="5579" w:type="dxa"/>
          </w:tcPr>
          <w:p w14:paraId="0386BDD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تورم پوست بیضه</w:t>
            </w:r>
          </w:p>
        </w:tc>
      </w:tr>
      <w:tr w:rsidR="007F6683" w:rsidRPr="00F733A3" w14:paraId="6AAC145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090C09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12072</w:t>
            </w:r>
          </w:p>
        </w:tc>
        <w:tc>
          <w:tcPr>
            <w:tcW w:w="1890" w:type="dxa"/>
          </w:tcPr>
          <w:p w14:paraId="0C39BFD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پوست بیضه</w:t>
            </w:r>
          </w:p>
        </w:tc>
        <w:tc>
          <w:tcPr>
            <w:tcW w:w="5579" w:type="dxa"/>
          </w:tcPr>
          <w:p w14:paraId="1E818A8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تا 30% از نسج پوست بیضه</w:t>
            </w:r>
          </w:p>
        </w:tc>
      </w:tr>
      <w:tr w:rsidR="007F6683" w:rsidRPr="00F733A3" w14:paraId="0E9E361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695296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12073</w:t>
            </w:r>
          </w:p>
        </w:tc>
        <w:tc>
          <w:tcPr>
            <w:tcW w:w="1890" w:type="dxa"/>
          </w:tcPr>
          <w:p w14:paraId="0361CEB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پوست بیضه</w:t>
            </w:r>
          </w:p>
        </w:tc>
        <w:tc>
          <w:tcPr>
            <w:tcW w:w="5579" w:type="dxa"/>
          </w:tcPr>
          <w:p w14:paraId="5A44708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بیشتر از 30% از نسج پوست بیضه با توجه به مساحت آن</w:t>
            </w:r>
          </w:p>
        </w:tc>
      </w:tr>
      <w:tr w:rsidR="007F6683" w:rsidRPr="00F733A3" w14:paraId="65F027D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68E405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12077</w:t>
            </w:r>
          </w:p>
        </w:tc>
        <w:tc>
          <w:tcPr>
            <w:tcW w:w="1890" w:type="dxa"/>
          </w:tcPr>
          <w:p w14:paraId="7A47FD1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پوست بیضه در افراد زیر40 سال</w:t>
            </w:r>
          </w:p>
        </w:tc>
        <w:tc>
          <w:tcPr>
            <w:tcW w:w="5579" w:type="dxa"/>
          </w:tcPr>
          <w:p w14:paraId="36C6066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بخشی از پوست بیضه یا تغییر ساختار آن که منجر به قراردادن بیضه ها در جای دیگر به جز پوست آن شود</w:t>
            </w:r>
          </w:p>
        </w:tc>
      </w:tr>
      <w:tr w:rsidR="007F6683" w:rsidRPr="00F733A3" w14:paraId="60E5767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934F9B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12082</w:t>
            </w:r>
          </w:p>
        </w:tc>
        <w:tc>
          <w:tcPr>
            <w:tcW w:w="1890" w:type="dxa"/>
          </w:tcPr>
          <w:p w14:paraId="105D759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پوست بیضه در افراد40 تا 65سال</w:t>
            </w:r>
          </w:p>
        </w:tc>
        <w:tc>
          <w:tcPr>
            <w:tcW w:w="5579" w:type="dxa"/>
          </w:tcPr>
          <w:p w14:paraId="6C7508F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بخشی از پوست بیضه که بیضه ها را در موقعیت نامناسب قرار داده است</w:t>
            </w:r>
          </w:p>
        </w:tc>
      </w:tr>
      <w:tr w:rsidR="007F6683" w:rsidRPr="00F733A3" w14:paraId="057C438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DFDCC5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12084</w:t>
            </w:r>
          </w:p>
        </w:tc>
        <w:tc>
          <w:tcPr>
            <w:tcW w:w="1890" w:type="dxa"/>
          </w:tcPr>
          <w:p w14:paraId="6C9589D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پوست بیضه در افراد40 تا 65سال</w:t>
            </w:r>
          </w:p>
        </w:tc>
        <w:tc>
          <w:tcPr>
            <w:tcW w:w="5579" w:type="dxa"/>
          </w:tcPr>
          <w:p w14:paraId="3FD5BB3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بین رفتن بخشی از پوست بیضه یا تغییر ساختار آن که منجر به قراردادن بیضه ها در جای دیگر به جز پوست آن شود</w:t>
            </w:r>
          </w:p>
        </w:tc>
      </w:tr>
      <w:tr w:rsidR="007F6683" w:rsidRPr="00F733A3" w14:paraId="6D7DCF0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B36CF3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12089</w:t>
            </w:r>
          </w:p>
        </w:tc>
        <w:tc>
          <w:tcPr>
            <w:tcW w:w="1890" w:type="dxa"/>
          </w:tcPr>
          <w:p w14:paraId="50B7FD3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 عملکرد پوست بیضه در افراد بالای 65 سال</w:t>
            </w:r>
          </w:p>
        </w:tc>
        <w:tc>
          <w:tcPr>
            <w:tcW w:w="5579" w:type="dxa"/>
          </w:tcPr>
          <w:p w14:paraId="3D7931F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رفتن بخشی از پوست بیضه که بیضه ها را در موقعیت نامناسب قرار داده است</w:t>
            </w:r>
          </w:p>
        </w:tc>
      </w:tr>
      <w:tr w:rsidR="007F6683" w:rsidRPr="00F733A3" w14:paraId="69BD56B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E7C2FA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12095</w:t>
            </w:r>
          </w:p>
        </w:tc>
        <w:tc>
          <w:tcPr>
            <w:tcW w:w="1890" w:type="dxa"/>
          </w:tcPr>
          <w:p w14:paraId="4D3C4FD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بیضه</w:t>
            </w:r>
          </w:p>
        </w:tc>
        <w:tc>
          <w:tcPr>
            <w:tcW w:w="5579" w:type="dxa"/>
          </w:tcPr>
          <w:p w14:paraId="1DD0AE5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یا هماتوم هر بیضه</w:t>
            </w:r>
          </w:p>
        </w:tc>
      </w:tr>
      <w:tr w:rsidR="007F6683" w:rsidRPr="00F733A3" w14:paraId="4E231E9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FB5524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12096</w:t>
            </w:r>
          </w:p>
        </w:tc>
        <w:tc>
          <w:tcPr>
            <w:tcW w:w="1890" w:type="dxa"/>
          </w:tcPr>
          <w:p w14:paraId="0A230BF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بیضه</w:t>
            </w:r>
          </w:p>
        </w:tc>
        <w:tc>
          <w:tcPr>
            <w:tcW w:w="5579" w:type="dxa"/>
          </w:tcPr>
          <w:p w14:paraId="7D8E10B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التهاب بیضه ناشی از ضربه</w:t>
            </w:r>
          </w:p>
        </w:tc>
      </w:tr>
      <w:tr w:rsidR="007F6683" w:rsidRPr="00F733A3" w14:paraId="7E348C0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45A051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12097</w:t>
            </w:r>
          </w:p>
        </w:tc>
        <w:tc>
          <w:tcPr>
            <w:tcW w:w="1890" w:type="dxa"/>
          </w:tcPr>
          <w:p w14:paraId="7C82029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بیضه</w:t>
            </w:r>
          </w:p>
        </w:tc>
        <w:tc>
          <w:tcPr>
            <w:tcW w:w="5579" w:type="dxa"/>
          </w:tcPr>
          <w:p w14:paraId="22AA66C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سطحی بافت پوششی بیضه</w:t>
            </w:r>
          </w:p>
        </w:tc>
      </w:tr>
      <w:tr w:rsidR="007F6683" w:rsidRPr="00F733A3" w14:paraId="44A1B67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0EC857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12098</w:t>
            </w:r>
          </w:p>
        </w:tc>
        <w:tc>
          <w:tcPr>
            <w:tcW w:w="1890" w:type="dxa"/>
          </w:tcPr>
          <w:p w14:paraId="4CC9049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بیضه</w:t>
            </w:r>
          </w:p>
        </w:tc>
        <w:tc>
          <w:tcPr>
            <w:tcW w:w="5579" w:type="dxa"/>
          </w:tcPr>
          <w:p w14:paraId="56C0FC7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جراحت عمیق و پارگی بافت پوششی بیضه</w:t>
            </w:r>
          </w:p>
        </w:tc>
      </w:tr>
      <w:tr w:rsidR="007F6683" w:rsidRPr="00F733A3" w14:paraId="35B9B36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AE1181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12103</w:t>
            </w:r>
          </w:p>
        </w:tc>
        <w:tc>
          <w:tcPr>
            <w:tcW w:w="1890" w:type="dxa"/>
          </w:tcPr>
          <w:p w14:paraId="7867158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بیضه</w:t>
            </w:r>
          </w:p>
        </w:tc>
        <w:tc>
          <w:tcPr>
            <w:tcW w:w="5579" w:type="dxa"/>
          </w:tcPr>
          <w:p w14:paraId="25B1EC0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قطع بخشی از بیضه چپ به نسبت مساحت قسمت از دست رفته</w:t>
            </w:r>
          </w:p>
        </w:tc>
      </w:tr>
      <w:tr w:rsidR="007F6683" w:rsidRPr="00F733A3" w14:paraId="4C1FF35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025040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12109</w:t>
            </w:r>
          </w:p>
        </w:tc>
        <w:tc>
          <w:tcPr>
            <w:tcW w:w="1890" w:type="dxa"/>
          </w:tcPr>
          <w:p w14:paraId="1717AF6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 عملکرد بیضه در افراد زیر 40 سال</w:t>
            </w:r>
          </w:p>
        </w:tc>
        <w:tc>
          <w:tcPr>
            <w:tcW w:w="5579" w:type="dxa"/>
          </w:tcPr>
          <w:p w14:paraId="02B09A6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بیماری در بیضه ها همراه فقدان عملکرد هورمونی که با درمان کنترل نگردد</w:t>
            </w:r>
          </w:p>
        </w:tc>
      </w:tr>
      <w:tr w:rsidR="007F6683" w:rsidRPr="00F733A3" w14:paraId="5B05A33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0C6A0C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12111</w:t>
            </w:r>
          </w:p>
        </w:tc>
        <w:tc>
          <w:tcPr>
            <w:tcW w:w="1890" w:type="dxa"/>
          </w:tcPr>
          <w:p w14:paraId="5F13CDA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 عملکرد بیضه در افراد 40 تا 65 سال</w:t>
            </w:r>
          </w:p>
        </w:tc>
        <w:tc>
          <w:tcPr>
            <w:tcW w:w="5579" w:type="dxa"/>
          </w:tcPr>
          <w:p w14:paraId="15C5A98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بیماری در بیضه ها که نیازمند درمان متناوب است ولی اختلال هورمونی ندارد</w:t>
            </w:r>
          </w:p>
        </w:tc>
      </w:tr>
      <w:tr w:rsidR="007F6683" w:rsidRPr="00F733A3" w14:paraId="4BE738F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2545D6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12112</w:t>
            </w:r>
          </w:p>
        </w:tc>
        <w:tc>
          <w:tcPr>
            <w:tcW w:w="1890" w:type="dxa"/>
          </w:tcPr>
          <w:p w14:paraId="798F6CF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 عملکرد بیضه در افراد 40 تا 65 سال</w:t>
            </w:r>
          </w:p>
        </w:tc>
        <w:tc>
          <w:tcPr>
            <w:tcW w:w="5579" w:type="dxa"/>
          </w:tcPr>
          <w:p w14:paraId="0E541CF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بیماری در بیضه ها که نیازمند درمان مداوم است و با اختلال عملکرد هورمونی همراه است</w:t>
            </w:r>
          </w:p>
        </w:tc>
      </w:tr>
      <w:tr w:rsidR="007F6683" w:rsidRPr="00F733A3" w14:paraId="0AB7C52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0815FC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12119</w:t>
            </w:r>
          </w:p>
        </w:tc>
        <w:tc>
          <w:tcPr>
            <w:tcW w:w="1890" w:type="dxa"/>
          </w:tcPr>
          <w:p w14:paraId="7E434AE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مجرای منی پشت بیضه ( مجرای وازادفران و اپیدیدیم ) یا بربخ</w:t>
            </w:r>
          </w:p>
        </w:tc>
        <w:tc>
          <w:tcPr>
            <w:tcW w:w="5579" w:type="dxa"/>
          </w:tcPr>
          <w:p w14:paraId="769D46F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کوفتگی یا هماتوم </w:t>
            </w:r>
          </w:p>
        </w:tc>
      </w:tr>
      <w:tr w:rsidR="007F6683" w:rsidRPr="00F733A3" w14:paraId="0298CB1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71319C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12125</w:t>
            </w:r>
          </w:p>
        </w:tc>
        <w:tc>
          <w:tcPr>
            <w:tcW w:w="1890" w:type="dxa"/>
          </w:tcPr>
          <w:p w14:paraId="42D17C8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 عملکرد لوله منی بر ( اپیدیدیم و وازادفران ) یا بربخ در سن زیر 40 سال</w:t>
            </w:r>
          </w:p>
        </w:tc>
        <w:tc>
          <w:tcPr>
            <w:tcW w:w="5579" w:type="dxa"/>
          </w:tcPr>
          <w:p w14:paraId="79A3239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بروز علائم بیماری در لوله منی بر که با درمان متناوب بهبود یابد</w:t>
            </w:r>
          </w:p>
        </w:tc>
      </w:tr>
      <w:tr w:rsidR="007F6683" w:rsidRPr="00F733A3" w14:paraId="398FDF9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AB51C8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12128</w:t>
            </w:r>
          </w:p>
        </w:tc>
        <w:tc>
          <w:tcPr>
            <w:tcW w:w="1890" w:type="dxa"/>
          </w:tcPr>
          <w:p w14:paraId="5114770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عصبی در عملکرد جنسی ( مانند صدمات ستون مهره ها ) در سن زیر 40 سال</w:t>
            </w:r>
          </w:p>
        </w:tc>
        <w:tc>
          <w:tcPr>
            <w:tcW w:w="5579" w:type="dxa"/>
          </w:tcPr>
          <w:p w14:paraId="1928494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عملکرد جنسی امکان پذیر است اما در نعوظ آلت یا انزال اشکال وجود دارد</w:t>
            </w:r>
          </w:p>
        </w:tc>
      </w:tr>
      <w:tr w:rsidR="007F6683" w:rsidRPr="00F733A3" w14:paraId="472BEA4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F808F0C"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12129</w:t>
            </w:r>
          </w:p>
        </w:tc>
        <w:tc>
          <w:tcPr>
            <w:tcW w:w="1890" w:type="dxa"/>
          </w:tcPr>
          <w:p w14:paraId="61FCA33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عصبی در عملکرد جنسی ( مانند صدمات ستون مهره ها ) در سن زیر 40 سال</w:t>
            </w:r>
          </w:p>
        </w:tc>
        <w:tc>
          <w:tcPr>
            <w:tcW w:w="5579" w:type="dxa"/>
          </w:tcPr>
          <w:p w14:paraId="340F39D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عملکرد جنسی امکان پذیر است اما اختلال در برانگیختگی جنسی یا آگاهی جنسی در زن یا مرد وجود دارد</w:t>
            </w:r>
          </w:p>
        </w:tc>
      </w:tr>
      <w:tr w:rsidR="007F6683" w:rsidRPr="00F733A3" w14:paraId="2255E2C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AC70CC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12130</w:t>
            </w:r>
          </w:p>
        </w:tc>
        <w:tc>
          <w:tcPr>
            <w:tcW w:w="1890" w:type="dxa"/>
          </w:tcPr>
          <w:p w14:paraId="4141A1C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عصبی در عملکرد جنسی ( مانند صدمات ستون مهره ها ) در سن زیر 40 سال</w:t>
            </w:r>
          </w:p>
        </w:tc>
        <w:tc>
          <w:tcPr>
            <w:tcW w:w="5579" w:type="dxa"/>
          </w:tcPr>
          <w:p w14:paraId="0DE842C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عملکرد جنسی فقط به صورت رفلکسی و بدون هر گونه آکاهی است</w:t>
            </w:r>
          </w:p>
        </w:tc>
      </w:tr>
      <w:tr w:rsidR="007F6683" w:rsidRPr="00F733A3" w14:paraId="0B38637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3EA692D"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12132</w:t>
            </w:r>
          </w:p>
        </w:tc>
        <w:tc>
          <w:tcPr>
            <w:tcW w:w="1890" w:type="dxa"/>
          </w:tcPr>
          <w:p w14:paraId="62D1BE9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عصبی در عملکرد جنسی ( مانند صدمات ستون مهره ها ) در سن 40 تا 65 سالگی</w:t>
            </w:r>
          </w:p>
        </w:tc>
        <w:tc>
          <w:tcPr>
            <w:tcW w:w="5579" w:type="dxa"/>
          </w:tcPr>
          <w:p w14:paraId="238A49A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عملکرد جنسی امکان پذیر است اما در نعوظ آلت یا انزال اشکال وجود دارد</w:t>
            </w:r>
          </w:p>
        </w:tc>
      </w:tr>
      <w:tr w:rsidR="007F6683" w:rsidRPr="00F733A3" w14:paraId="687FC4F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D4D616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12133</w:t>
            </w:r>
          </w:p>
        </w:tc>
        <w:tc>
          <w:tcPr>
            <w:tcW w:w="1890" w:type="dxa"/>
          </w:tcPr>
          <w:p w14:paraId="6C9E0EE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نقص عضو ناشی از اختلالات عصبی در عملکرد جنسی ( مانند صدمات ستون مهره ها </w:t>
            </w:r>
            <w:r w:rsidRPr="00F733A3">
              <w:rPr>
                <w:rFonts w:ascii="Calibri" w:hAnsi="Calibri" w:cs="B Nazanin" w:hint="cs"/>
                <w:color w:val="000000"/>
                <w:sz w:val="24"/>
                <w:szCs w:val="24"/>
                <w:rtl/>
              </w:rPr>
              <w:lastRenderedPageBreak/>
              <w:t>) در سن 40 تا 65 سالگی</w:t>
            </w:r>
          </w:p>
        </w:tc>
        <w:tc>
          <w:tcPr>
            <w:tcW w:w="5579" w:type="dxa"/>
          </w:tcPr>
          <w:p w14:paraId="06AE51A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lastRenderedPageBreak/>
              <w:t>عملکرد جنسی امکان پذیر است اما اختلال در برانگیختگی جنسی یا آگاهی جنسی در زن یا مرد وجود دارد</w:t>
            </w:r>
          </w:p>
        </w:tc>
      </w:tr>
      <w:tr w:rsidR="007F6683" w:rsidRPr="00F733A3" w14:paraId="0F2EE60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8B337C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12134</w:t>
            </w:r>
          </w:p>
        </w:tc>
        <w:tc>
          <w:tcPr>
            <w:tcW w:w="1890" w:type="dxa"/>
          </w:tcPr>
          <w:p w14:paraId="5E6EB7A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عصبی در عملکرد جنسی ( مانند صدمات ستون مهره ها ) در سن 40 تا 65 سالگی</w:t>
            </w:r>
          </w:p>
        </w:tc>
        <w:tc>
          <w:tcPr>
            <w:tcW w:w="5579" w:type="dxa"/>
          </w:tcPr>
          <w:p w14:paraId="5888B25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عملکرد جنسی فقط به صورت رفلکسی و بدون هر گونه آکاهی است</w:t>
            </w:r>
          </w:p>
        </w:tc>
      </w:tr>
      <w:tr w:rsidR="007F6683" w:rsidRPr="00F733A3" w14:paraId="72210CE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53AC73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12137</w:t>
            </w:r>
          </w:p>
        </w:tc>
        <w:tc>
          <w:tcPr>
            <w:tcW w:w="1890" w:type="dxa"/>
          </w:tcPr>
          <w:p w14:paraId="0AF9B02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عصبی در عملکرد جنسی ( مانند صدمات ستون مهره ها ) در سن بالای 65 سالگی</w:t>
            </w:r>
          </w:p>
        </w:tc>
        <w:tc>
          <w:tcPr>
            <w:tcW w:w="5579" w:type="dxa"/>
          </w:tcPr>
          <w:p w14:paraId="27E75E8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عملکرد جنسی امکان پذیر است اما اختلال در برانگیختگی جنسی یا آگاهی جنسی در زن یا مرد وجود دارد</w:t>
            </w:r>
          </w:p>
        </w:tc>
      </w:tr>
      <w:tr w:rsidR="007F6683" w:rsidRPr="00F733A3" w14:paraId="393BCE0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8F98AF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12138</w:t>
            </w:r>
          </w:p>
        </w:tc>
        <w:tc>
          <w:tcPr>
            <w:tcW w:w="1890" w:type="dxa"/>
          </w:tcPr>
          <w:p w14:paraId="1854AEF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عصبی در عملکرد جنسی ( مانند صدمات ستون مهره ها ) در سن بالای 65 سالگی</w:t>
            </w:r>
          </w:p>
        </w:tc>
        <w:tc>
          <w:tcPr>
            <w:tcW w:w="5579" w:type="dxa"/>
          </w:tcPr>
          <w:p w14:paraId="03C860F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عملکرد جنسی فقط به صورت رفلکسی و بدون هر گونه آکاهی است</w:t>
            </w:r>
          </w:p>
        </w:tc>
      </w:tr>
      <w:tr w:rsidR="007F6683" w:rsidRPr="00F733A3" w14:paraId="2FCF3A3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65B992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12140</w:t>
            </w:r>
          </w:p>
        </w:tc>
        <w:tc>
          <w:tcPr>
            <w:tcW w:w="1890" w:type="dxa"/>
          </w:tcPr>
          <w:p w14:paraId="430FCA0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4FC7673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دررفتگی هر مهره گردنی </w:t>
            </w:r>
          </w:p>
        </w:tc>
      </w:tr>
      <w:tr w:rsidR="007F6683" w:rsidRPr="00F733A3" w14:paraId="02D1659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BF9214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12141</w:t>
            </w:r>
          </w:p>
        </w:tc>
        <w:tc>
          <w:tcPr>
            <w:tcW w:w="1890" w:type="dxa"/>
          </w:tcPr>
          <w:p w14:paraId="5F7E7DB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12A9453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بیرون زدگی هر دیسک بین مهره ای گردن</w:t>
            </w:r>
          </w:p>
        </w:tc>
      </w:tr>
      <w:tr w:rsidR="007F6683" w:rsidRPr="00F733A3" w14:paraId="4ABFE0B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633091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12142</w:t>
            </w:r>
          </w:p>
        </w:tc>
        <w:tc>
          <w:tcPr>
            <w:tcW w:w="1890" w:type="dxa"/>
          </w:tcPr>
          <w:p w14:paraId="5EF0191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3BFF432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عمل جراحی روی ستون فقرات گردنی</w:t>
            </w:r>
          </w:p>
        </w:tc>
      </w:tr>
      <w:tr w:rsidR="007F6683" w:rsidRPr="00F733A3" w14:paraId="4DF6DAC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E1BE8F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12143</w:t>
            </w:r>
          </w:p>
        </w:tc>
        <w:tc>
          <w:tcPr>
            <w:tcW w:w="1890" w:type="dxa"/>
          </w:tcPr>
          <w:p w14:paraId="4FC5904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693C6B8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 دادن دو مهره گردنی با هم با عمل جراحی</w:t>
            </w:r>
          </w:p>
        </w:tc>
      </w:tr>
      <w:tr w:rsidR="007F6683" w:rsidRPr="00F733A3" w14:paraId="24E12F7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235283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12144</w:t>
            </w:r>
          </w:p>
        </w:tc>
        <w:tc>
          <w:tcPr>
            <w:tcW w:w="1890" w:type="dxa"/>
          </w:tcPr>
          <w:p w14:paraId="1C53B65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52871FF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 دادن سه مهره گردنی با هم با عمل جراحی</w:t>
            </w:r>
          </w:p>
        </w:tc>
      </w:tr>
      <w:tr w:rsidR="007F6683" w:rsidRPr="00F733A3" w14:paraId="717B425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DE632E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12145</w:t>
            </w:r>
          </w:p>
        </w:tc>
        <w:tc>
          <w:tcPr>
            <w:tcW w:w="1890" w:type="dxa"/>
          </w:tcPr>
          <w:p w14:paraId="333AD55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7317C20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 دادن چهار مهره گردنی با هم با عمل جراحی</w:t>
            </w:r>
          </w:p>
        </w:tc>
      </w:tr>
      <w:tr w:rsidR="007F6683" w:rsidRPr="00F733A3" w14:paraId="6A031C0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0ACB54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12146</w:t>
            </w:r>
          </w:p>
        </w:tc>
        <w:tc>
          <w:tcPr>
            <w:tcW w:w="1890" w:type="dxa"/>
          </w:tcPr>
          <w:p w14:paraId="1CB3757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2BAEBFD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 دادن پنج مهره گردنی با هم با عمل جراحی</w:t>
            </w:r>
          </w:p>
        </w:tc>
      </w:tr>
      <w:tr w:rsidR="007F6683" w:rsidRPr="00F733A3" w14:paraId="2DB7374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457593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12149</w:t>
            </w:r>
          </w:p>
        </w:tc>
        <w:tc>
          <w:tcPr>
            <w:tcW w:w="1890" w:type="dxa"/>
          </w:tcPr>
          <w:p w14:paraId="7605710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پشتی</w:t>
            </w:r>
          </w:p>
        </w:tc>
        <w:tc>
          <w:tcPr>
            <w:tcW w:w="5579" w:type="dxa"/>
          </w:tcPr>
          <w:p w14:paraId="49CF387F"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یک زائده مهره پشتی ( آسیب نسج استخوانی مهره پشتی )</w:t>
            </w:r>
          </w:p>
        </w:tc>
      </w:tr>
      <w:tr w:rsidR="007F6683" w:rsidRPr="00F733A3" w14:paraId="68DFF08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8D0822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12150</w:t>
            </w:r>
          </w:p>
        </w:tc>
        <w:tc>
          <w:tcPr>
            <w:tcW w:w="1890" w:type="dxa"/>
          </w:tcPr>
          <w:p w14:paraId="221DC01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پشتی</w:t>
            </w:r>
          </w:p>
        </w:tc>
        <w:tc>
          <w:tcPr>
            <w:tcW w:w="5579" w:type="dxa"/>
          </w:tcPr>
          <w:p w14:paraId="6A5F662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عناصر متعدد مهره پشتی ( آسیب نسج استخوانی )</w:t>
            </w:r>
          </w:p>
        </w:tc>
      </w:tr>
      <w:tr w:rsidR="007F6683" w:rsidRPr="00F733A3" w14:paraId="480DB9C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21AD0D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12151</w:t>
            </w:r>
          </w:p>
        </w:tc>
        <w:tc>
          <w:tcPr>
            <w:tcW w:w="1890" w:type="dxa"/>
          </w:tcPr>
          <w:p w14:paraId="09C9CC1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پشتی</w:t>
            </w:r>
          </w:p>
        </w:tc>
        <w:tc>
          <w:tcPr>
            <w:tcW w:w="5579" w:type="dxa"/>
          </w:tcPr>
          <w:p w14:paraId="1DA7C3C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به هم فشردگی تنه هر مهره پشتی که 25% از ارتفاع آن کاسته شود</w:t>
            </w:r>
          </w:p>
        </w:tc>
      </w:tr>
      <w:tr w:rsidR="007F6683" w:rsidRPr="00F733A3" w14:paraId="5DFB82F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19DBC8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12152</w:t>
            </w:r>
          </w:p>
        </w:tc>
        <w:tc>
          <w:tcPr>
            <w:tcW w:w="1890" w:type="dxa"/>
          </w:tcPr>
          <w:p w14:paraId="2B562C5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پشتی</w:t>
            </w:r>
          </w:p>
        </w:tc>
        <w:tc>
          <w:tcPr>
            <w:tcW w:w="5579" w:type="dxa"/>
          </w:tcPr>
          <w:p w14:paraId="23F08A6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به هم فشردگی تنه هر مهره پشتی که 26 تا 50 % از ارتفاع آن کاسته شود</w:t>
            </w:r>
          </w:p>
        </w:tc>
      </w:tr>
      <w:tr w:rsidR="007F6683" w:rsidRPr="00F733A3" w14:paraId="7B91F20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4DC11E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12153</w:t>
            </w:r>
          </w:p>
        </w:tc>
        <w:tc>
          <w:tcPr>
            <w:tcW w:w="1890" w:type="dxa"/>
          </w:tcPr>
          <w:p w14:paraId="59A6978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پشتی</w:t>
            </w:r>
          </w:p>
        </w:tc>
        <w:tc>
          <w:tcPr>
            <w:tcW w:w="5579" w:type="dxa"/>
          </w:tcPr>
          <w:p w14:paraId="671068D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به هم فشردگی تنه هر مهره پشتی که بیش از 50% از ارتفاع آن کاسته شود</w:t>
            </w:r>
          </w:p>
        </w:tc>
      </w:tr>
      <w:tr w:rsidR="007F6683" w:rsidRPr="00F733A3" w14:paraId="4BE33E1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8FF5AD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12154</w:t>
            </w:r>
          </w:p>
        </w:tc>
        <w:tc>
          <w:tcPr>
            <w:tcW w:w="1890" w:type="dxa"/>
          </w:tcPr>
          <w:p w14:paraId="674D225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پشتی</w:t>
            </w:r>
          </w:p>
        </w:tc>
        <w:tc>
          <w:tcPr>
            <w:tcW w:w="5579" w:type="dxa"/>
          </w:tcPr>
          <w:p w14:paraId="152BC9A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هر مهره پشتی</w:t>
            </w:r>
          </w:p>
        </w:tc>
      </w:tr>
      <w:tr w:rsidR="007F6683" w:rsidRPr="00F733A3" w14:paraId="10628D7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7D2DEC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12155</w:t>
            </w:r>
          </w:p>
        </w:tc>
        <w:tc>
          <w:tcPr>
            <w:tcW w:w="1890" w:type="dxa"/>
          </w:tcPr>
          <w:p w14:paraId="1FBAAA3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پشتی</w:t>
            </w:r>
          </w:p>
        </w:tc>
        <w:tc>
          <w:tcPr>
            <w:tcW w:w="5579" w:type="dxa"/>
          </w:tcPr>
          <w:p w14:paraId="5720622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عمل جراحی روی ستون فقرات پشتی</w:t>
            </w:r>
          </w:p>
        </w:tc>
      </w:tr>
      <w:tr w:rsidR="007F6683" w:rsidRPr="00F733A3" w14:paraId="5F8872D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FDB095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12156</w:t>
            </w:r>
          </w:p>
        </w:tc>
        <w:tc>
          <w:tcPr>
            <w:tcW w:w="1890" w:type="dxa"/>
          </w:tcPr>
          <w:p w14:paraId="010338E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پشتی</w:t>
            </w:r>
          </w:p>
        </w:tc>
        <w:tc>
          <w:tcPr>
            <w:tcW w:w="5579" w:type="dxa"/>
          </w:tcPr>
          <w:p w14:paraId="73AA18D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 دادن دو مهره پشتی به هم به منظور درمان</w:t>
            </w:r>
          </w:p>
        </w:tc>
      </w:tr>
      <w:tr w:rsidR="007F6683" w:rsidRPr="00F733A3" w14:paraId="030D5C7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0AA42B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12157</w:t>
            </w:r>
          </w:p>
        </w:tc>
        <w:tc>
          <w:tcPr>
            <w:tcW w:w="1890" w:type="dxa"/>
          </w:tcPr>
          <w:p w14:paraId="6ECDA763"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پشتی</w:t>
            </w:r>
          </w:p>
        </w:tc>
        <w:tc>
          <w:tcPr>
            <w:tcW w:w="5579" w:type="dxa"/>
          </w:tcPr>
          <w:p w14:paraId="629B836A"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 دادن سه مهره پشتی به هم به منظور درمان</w:t>
            </w:r>
          </w:p>
        </w:tc>
      </w:tr>
      <w:tr w:rsidR="007F6683" w:rsidRPr="00F733A3" w14:paraId="167744A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2A1FF3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12158</w:t>
            </w:r>
          </w:p>
        </w:tc>
        <w:tc>
          <w:tcPr>
            <w:tcW w:w="1890" w:type="dxa"/>
          </w:tcPr>
          <w:p w14:paraId="0BC9296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پشتی</w:t>
            </w:r>
          </w:p>
        </w:tc>
        <w:tc>
          <w:tcPr>
            <w:tcW w:w="5579" w:type="dxa"/>
          </w:tcPr>
          <w:p w14:paraId="3F46B41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 دادن چهار مهره پشتی به هم به منظور درمان</w:t>
            </w:r>
          </w:p>
        </w:tc>
      </w:tr>
      <w:tr w:rsidR="007F6683" w:rsidRPr="00F733A3" w14:paraId="479DC6C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892596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12159</w:t>
            </w:r>
          </w:p>
        </w:tc>
        <w:tc>
          <w:tcPr>
            <w:tcW w:w="1890" w:type="dxa"/>
          </w:tcPr>
          <w:p w14:paraId="217D3D0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پشتی</w:t>
            </w:r>
          </w:p>
        </w:tc>
        <w:tc>
          <w:tcPr>
            <w:tcW w:w="5579" w:type="dxa"/>
          </w:tcPr>
          <w:p w14:paraId="5C9B29C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 دادن پنج مهره پشتی به هم به منظور درمان</w:t>
            </w:r>
          </w:p>
        </w:tc>
      </w:tr>
      <w:tr w:rsidR="007F6683" w:rsidRPr="00F733A3" w14:paraId="5B6D29C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ADE945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12162</w:t>
            </w:r>
          </w:p>
        </w:tc>
        <w:tc>
          <w:tcPr>
            <w:tcW w:w="1890" w:type="dxa"/>
          </w:tcPr>
          <w:p w14:paraId="17ED5FE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کمری</w:t>
            </w:r>
          </w:p>
        </w:tc>
        <w:tc>
          <w:tcPr>
            <w:tcW w:w="5579" w:type="dxa"/>
          </w:tcPr>
          <w:p w14:paraId="08846D9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در یکی از زوائد مهره ای کمر ( آسیب نسج استخوانی مهره کمری )</w:t>
            </w:r>
          </w:p>
        </w:tc>
      </w:tr>
      <w:tr w:rsidR="007F6683" w:rsidRPr="00F733A3" w14:paraId="49E62EDF"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5E95F30"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12163</w:t>
            </w:r>
          </w:p>
        </w:tc>
        <w:tc>
          <w:tcPr>
            <w:tcW w:w="1890" w:type="dxa"/>
          </w:tcPr>
          <w:p w14:paraId="64F5736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کمری</w:t>
            </w:r>
          </w:p>
        </w:tc>
        <w:tc>
          <w:tcPr>
            <w:tcW w:w="5579" w:type="dxa"/>
          </w:tcPr>
          <w:p w14:paraId="375819E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در زوائد متعدد مهره ای کمر ( آسیب نسج استخوانی مهره کمری )</w:t>
            </w:r>
          </w:p>
        </w:tc>
      </w:tr>
      <w:tr w:rsidR="007F6683" w:rsidRPr="00F733A3" w14:paraId="703125B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EA1023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12164</w:t>
            </w:r>
          </w:p>
        </w:tc>
        <w:tc>
          <w:tcPr>
            <w:tcW w:w="1890" w:type="dxa"/>
          </w:tcPr>
          <w:p w14:paraId="21DE023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کمری</w:t>
            </w:r>
          </w:p>
        </w:tc>
        <w:tc>
          <w:tcPr>
            <w:tcW w:w="5579" w:type="dxa"/>
          </w:tcPr>
          <w:p w14:paraId="5D06FD5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به هم فشردگی تنه هر مهره کمری که 25% از ارتفاع آن کاسته شود</w:t>
            </w:r>
          </w:p>
        </w:tc>
      </w:tr>
      <w:tr w:rsidR="007F6683" w:rsidRPr="00F733A3" w14:paraId="0BD4A3A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88142D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12165</w:t>
            </w:r>
          </w:p>
        </w:tc>
        <w:tc>
          <w:tcPr>
            <w:tcW w:w="1890" w:type="dxa"/>
          </w:tcPr>
          <w:p w14:paraId="01EDE5B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کمری</w:t>
            </w:r>
          </w:p>
        </w:tc>
        <w:tc>
          <w:tcPr>
            <w:tcW w:w="5579" w:type="dxa"/>
          </w:tcPr>
          <w:p w14:paraId="1E93168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به هم فشردگی تنه هر مهره کمری که 26% تا 50% از ارتفاع آن کاسته شود</w:t>
            </w:r>
          </w:p>
        </w:tc>
      </w:tr>
      <w:tr w:rsidR="007F6683" w:rsidRPr="00F733A3" w14:paraId="13AE326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796D6E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12166</w:t>
            </w:r>
          </w:p>
        </w:tc>
        <w:tc>
          <w:tcPr>
            <w:tcW w:w="1890" w:type="dxa"/>
          </w:tcPr>
          <w:p w14:paraId="70BFD76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کمری</w:t>
            </w:r>
          </w:p>
        </w:tc>
        <w:tc>
          <w:tcPr>
            <w:tcW w:w="5579" w:type="dxa"/>
          </w:tcPr>
          <w:p w14:paraId="0AB66E3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به هم فشردگی تنه هر مهره کمری که بیش از 50% از ارتفاع آن کاسته شود</w:t>
            </w:r>
          </w:p>
        </w:tc>
      </w:tr>
      <w:tr w:rsidR="007F6683" w:rsidRPr="00F733A3" w14:paraId="246ECCB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CD17DA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12167</w:t>
            </w:r>
          </w:p>
        </w:tc>
        <w:tc>
          <w:tcPr>
            <w:tcW w:w="1890" w:type="dxa"/>
          </w:tcPr>
          <w:p w14:paraId="2BCD50E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کمری</w:t>
            </w:r>
          </w:p>
        </w:tc>
        <w:tc>
          <w:tcPr>
            <w:tcW w:w="5579" w:type="dxa"/>
          </w:tcPr>
          <w:p w14:paraId="7EA53F0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دررفتگی هر مهره کمری</w:t>
            </w:r>
          </w:p>
        </w:tc>
      </w:tr>
      <w:tr w:rsidR="007F6683" w:rsidRPr="00F733A3" w14:paraId="1B95A5A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9B0BA6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12168</w:t>
            </w:r>
          </w:p>
        </w:tc>
        <w:tc>
          <w:tcPr>
            <w:tcW w:w="1890" w:type="dxa"/>
          </w:tcPr>
          <w:p w14:paraId="1BED1D6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کمری</w:t>
            </w:r>
          </w:p>
        </w:tc>
        <w:tc>
          <w:tcPr>
            <w:tcW w:w="5579" w:type="dxa"/>
          </w:tcPr>
          <w:p w14:paraId="728CB8A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هر گونه عمل جراحی روی ستون فقرات کمری</w:t>
            </w:r>
          </w:p>
        </w:tc>
      </w:tr>
      <w:tr w:rsidR="007F6683" w:rsidRPr="00F733A3" w14:paraId="6EC1E9B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700EB9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12169</w:t>
            </w:r>
          </w:p>
        </w:tc>
        <w:tc>
          <w:tcPr>
            <w:tcW w:w="1890" w:type="dxa"/>
          </w:tcPr>
          <w:p w14:paraId="595A8CE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کمری</w:t>
            </w:r>
          </w:p>
        </w:tc>
        <w:tc>
          <w:tcPr>
            <w:tcW w:w="5579" w:type="dxa"/>
          </w:tcPr>
          <w:p w14:paraId="01DBF7E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 دادن دو مهره کمری به هم به منظور درمان</w:t>
            </w:r>
          </w:p>
        </w:tc>
      </w:tr>
      <w:tr w:rsidR="007F6683" w:rsidRPr="00F733A3" w14:paraId="186888B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02F6C3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12170</w:t>
            </w:r>
          </w:p>
        </w:tc>
        <w:tc>
          <w:tcPr>
            <w:tcW w:w="1890" w:type="dxa"/>
          </w:tcPr>
          <w:p w14:paraId="56586CC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کمری</w:t>
            </w:r>
          </w:p>
        </w:tc>
        <w:tc>
          <w:tcPr>
            <w:tcW w:w="5579" w:type="dxa"/>
          </w:tcPr>
          <w:p w14:paraId="1952CBF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 دادن سه مهره کمری به هم به منظور درمان</w:t>
            </w:r>
          </w:p>
        </w:tc>
      </w:tr>
      <w:tr w:rsidR="007F6683" w:rsidRPr="00F733A3" w14:paraId="64887AE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D52C71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12171</w:t>
            </w:r>
          </w:p>
        </w:tc>
        <w:tc>
          <w:tcPr>
            <w:tcW w:w="1890" w:type="dxa"/>
          </w:tcPr>
          <w:p w14:paraId="6BAC0CE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کمری</w:t>
            </w:r>
          </w:p>
        </w:tc>
        <w:tc>
          <w:tcPr>
            <w:tcW w:w="5579" w:type="dxa"/>
          </w:tcPr>
          <w:p w14:paraId="4276D9A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 دادن چهار مهره کمری به هم به منظور درمان</w:t>
            </w:r>
          </w:p>
        </w:tc>
      </w:tr>
      <w:tr w:rsidR="007F6683" w:rsidRPr="00F733A3" w14:paraId="16E5E94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E0330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12173</w:t>
            </w:r>
          </w:p>
        </w:tc>
        <w:tc>
          <w:tcPr>
            <w:tcW w:w="1890" w:type="dxa"/>
          </w:tcPr>
          <w:p w14:paraId="4E12937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نخاع</w:t>
            </w:r>
          </w:p>
        </w:tc>
        <w:tc>
          <w:tcPr>
            <w:tcW w:w="5579" w:type="dxa"/>
          </w:tcPr>
          <w:p w14:paraId="39AF589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کوفتگی نخاع بدون پارگی آن</w:t>
            </w:r>
          </w:p>
        </w:tc>
      </w:tr>
      <w:tr w:rsidR="007F6683" w:rsidRPr="00F733A3" w14:paraId="6D96A56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D331586"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12174</w:t>
            </w:r>
          </w:p>
        </w:tc>
        <w:tc>
          <w:tcPr>
            <w:tcW w:w="1890" w:type="dxa"/>
          </w:tcPr>
          <w:p w14:paraId="7BCD692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نخاع</w:t>
            </w:r>
          </w:p>
        </w:tc>
        <w:tc>
          <w:tcPr>
            <w:tcW w:w="5579" w:type="dxa"/>
          </w:tcPr>
          <w:p w14:paraId="1247F53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پارگی نسج نخاع بدون قطع آن</w:t>
            </w:r>
          </w:p>
        </w:tc>
      </w:tr>
      <w:tr w:rsidR="007F6683" w:rsidRPr="00F733A3" w14:paraId="13E94FA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755491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12175</w:t>
            </w:r>
          </w:p>
        </w:tc>
        <w:tc>
          <w:tcPr>
            <w:tcW w:w="1890" w:type="dxa"/>
          </w:tcPr>
          <w:p w14:paraId="2DE3144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7B8E0F2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 xml:space="preserve">شکستن مهره گردن از ستون فقرات که اصلا درمان نگردد </w:t>
            </w:r>
          </w:p>
        </w:tc>
      </w:tr>
      <w:tr w:rsidR="007F6683" w:rsidRPr="00F733A3" w14:paraId="50A4005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8A24BF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12176</w:t>
            </w:r>
          </w:p>
        </w:tc>
        <w:tc>
          <w:tcPr>
            <w:tcW w:w="1890" w:type="dxa"/>
          </w:tcPr>
          <w:p w14:paraId="0549B58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77C4B6C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مهره گردنی از ستون فقرا که بدون عیب درمان گردد</w:t>
            </w:r>
          </w:p>
        </w:tc>
      </w:tr>
      <w:tr w:rsidR="007F6683" w:rsidRPr="00F733A3" w14:paraId="16100E2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EAE487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12177</w:t>
            </w:r>
          </w:p>
        </w:tc>
        <w:tc>
          <w:tcPr>
            <w:tcW w:w="1890" w:type="dxa"/>
          </w:tcPr>
          <w:p w14:paraId="3F1E2FC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041AE00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ین زائده مهره گردنی ( آسیب نسج استخوانی مهره گردنی)</w:t>
            </w:r>
          </w:p>
        </w:tc>
      </w:tr>
      <w:tr w:rsidR="007F6683" w:rsidRPr="00F733A3" w14:paraId="60EE9B9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0FBEA2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12178</w:t>
            </w:r>
          </w:p>
        </w:tc>
        <w:tc>
          <w:tcPr>
            <w:tcW w:w="1890" w:type="dxa"/>
          </w:tcPr>
          <w:p w14:paraId="5B538B6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2F18AE97"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دو زائده یک مهره گردنی ( آسیب نسج استخوانی مهره گردنی )</w:t>
            </w:r>
          </w:p>
        </w:tc>
      </w:tr>
      <w:tr w:rsidR="007F6683" w:rsidRPr="00F733A3" w14:paraId="1E5CF01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CD2D2C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12179</w:t>
            </w:r>
          </w:p>
        </w:tc>
        <w:tc>
          <w:tcPr>
            <w:tcW w:w="1890" w:type="dxa"/>
          </w:tcPr>
          <w:p w14:paraId="7EEE0D7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0D8765E6"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شکستگی سه زائده استخوانی یک مهره گردنی( آسیب نسج استخوانی مهره گردنی )</w:t>
            </w:r>
          </w:p>
        </w:tc>
      </w:tr>
      <w:tr w:rsidR="007F6683" w:rsidRPr="00F733A3" w14:paraId="7C0F801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E744DE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12180</w:t>
            </w:r>
          </w:p>
        </w:tc>
        <w:tc>
          <w:tcPr>
            <w:tcW w:w="1890" w:type="dxa"/>
          </w:tcPr>
          <w:p w14:paraId="7EDE11D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285FBE2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به هم فشردگی تنه هر مهره گردنی که 25% از ارتفاع آن کاسته شود</w:t>
            </w:r>
          </w:p>
        </w:tc>
      </w:tr>
      <w:tr w:rsidR="007F6683" w:rsidRPr="00F733A3" w14:paraId="272A716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9B0DD1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12181</w:t>
            </w:r>
          </w:p>
        </w:tc>
        <w:tc>
          <w:tcPr>
            <w:tcW w:w="1890" w:type="dxa"/>
          </w:tcPr>
          <w:p w14:paraId="111EE885"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69CAE11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به هم فشردگی تنه هر مهره گردنی که 26% تا 50% از ارتفاع آن کاسته شود</w:t>
            </w:r>
          </w:p>
        </w:tc>
      </w:tr>
      <w:tr w:rsidR="007F6683" w:rsidRPr="00F733A3" w14:paraId="768B28C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24E00F2"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12182</w:t>
            </w:r>
          </w:p>
        </w:tc>
        <w:tc>
          <w:tcPr>
            <w:tcW w:w="1890" w:type="dxa"/>
          </w:tcPr>
          <w:p w14:paraId="25870D0C"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صدمات ستون فقرات گردن</w:t>
            </w:r>
          </w:p>
        </w:tc>
        <w:tc>
          <w:tcPr>
            <w:tcW w:w="5579" w:type="dxa"/>
          </w:tcPr>
          <w:p w14:paraId="490C43A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به هم فشردگی تنه هر مهره گردنی که بیشتر از 50% از ارتفاع آن کاسته شود</w:t>
            </w:r>
          </w:p>
        </w:tc>
      </w:tr>
      <w:tr w:rsidR="007F6683" w:rsidRPr="00F733A3" w14:paraId="16A9C78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3A8BB2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12183</w:t>
            </w:r>
          </w:p>
        </w:tc>
        <w:tc>
          <w:tcPr>
            <w:tcW w:w="1890" w:type="dxa"/>
          </w:tcPr>
          <w:p w14:paraId="0B20A50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w:t>
            </w:r>
          </w:p>
        </w:tc>
        <w:tc>
          <w:tcPr>
            <w:tcW w:w="5579" w:type="dxa"/>
          </w:tcPr>
          <w:p w14:paraId="7E68D469"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 خطی بین 2 تا 8 سانتی متر در پایین ابروها ( روی صورت )</w:t>
            </w:r>
          </w:p>
        </w:tc>
      </w:tr>
      <w:tr w:rsidR="007F6683" w:rsidRPr="00F733A3" w14:paraId="7C8B39F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A58DBA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12184</w:t>
            </w:r>
          </w:p>
        </w:tc>
        <w:tc>
          <w:tcPr>
            <w:tcW w:w="1890" w:type="dxa"/>
          </w:tcPr>
          <w:p w14:paraId="0DEFDD2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w:t>
            </w:r>
          </w:p>
        </w:tc>
        <w:tc>
          <w:tcPr>
            <w:tcW w:w="5579" w:type="dxa"/>
          </w:tcPr>
          <w:p w14:paraId="460302B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 خطی و برآمده پوست صورت بین 2 تا 8 سانتی متر در پایین ابروها</w:t>
            </w:r>
          </w:p>
        </w:tc>
      </w:tr>
      <w:tr w:rsidR="007F6683" w:rsidRPr="00F733A3" w14:paraId="6B3517C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43C51C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12185</w:t>
            </w:r>
          </w:p>
        </w:tc>
        <w:tc>
          <w:tcPr>
            <w:tcW w:w="1890" w:type="dxa"/>
          </w:tcPr>
          <w:p w14:paraId="191A72C0"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w:t>
            </w:r>
          </w:p>
        </w:tc>
        <w:tc>
          <w:tcPr>
            <w:tcW w:w="5579" w:type="dxa"/>
          </w:tcPr>
          <w:p w14:paraId="26B0E45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 خطی روی صورت در پایین ابروها بزرگتر از 8 سانتی متر</w:t>
            </w:r>
          </w:p>
        </w:tc>
      </w:tr>
      <w:tr w:rsidR="007F6683" w:rsidRPr="00F733A3" w14:paraId="7F69B53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EDEFBC5"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12186</w:t>
            </w:r>
          </w:p>
        </w:tc>
        <w:tc>
          <w:tcPr>
            <w:tcW w:w="1890" w:type="dxa"/>
          </w:tcPr>
          <w:p w14:paraId="7B6DAEC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w:t>
            </w:r>
          </w:p>
        </w:tc>
        <w:tc>
          <w:tcPr>
            <w:tcW w:w="5579" w:type="dxa"/>
          </w:tcPr>
          <w:p w14:paraId="39D6C5A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جوشگاههای متعدد خطی روی صورت در پایین ابروها</w:t>
            </w:r>
          </w:p>
        </w:tc>
      </w:tr>
      <w:tr w:rsidR="007F6683" w:rsidRPr="00F733A3" w14:paraId="77DAA12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55AE4F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12187</w:t>
            </w:r>
          </w:p>
        </w:tc>
        <w:tc>
          <w:tcPr>
            <w:tcW w:w="1890" w:type="dxa"/>
          </w:tcPr>
          <w:p w14:paraId="5B0F934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w:t>
            </w:r>
          </w:p>
        </w:tc>
        <w:tc>
          <w:tcPr>
            <w:tcW w:w="5579" w:type="dxa"/>
          </w:tcPr>
          <w:p w14:paraId="7F90FA2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 خطی و برآمده صورت در پایین ابروها و بزرگتر از 8 سانتی متر</w:t>
            </w:r>
          </w:p>
        </w:tc>
      </w:tr>
      <w:tr w:rsidR="007F6683" w:rsidRPr="00F733A3" w14:paraId="2B1A8AD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966664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12188</w:t>
            </w:r>
          </w:p>
        </w:tc>
        <w:tc>
          <w:tcPr>
            <w:tcW w:w="1890" w:type="dxa"/>
          </w:tcPr>
          <w:p w14:paraId="086DD842"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w:t>
            </w:r>
          </w:p>
        </w:tc>
        <w:tc>
          <w:tcPr>
            <w:tcW w:w="5579" w:type="dxa"/>
          </w:tcPr>
          <w:p w14:paraId="790E0D2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جوشگاههای خطی و برآمده و متعدد روی صورت در پایین ابروها</w:t>
            </w:r>
          </w:p>
        </w:tc>
      </w:tr>
      <w:tr w:rsidR="007F6683" w:rsidRPr="00F733A3" w14:paraId="767BA99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44C806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12189</w:t>
            </w:r>
          </w:p>
        </w:tc>
        <w:tc>
          <w:tcPr>
            <w:tcW w:w="1890" w:type="dxa"/>
          </w:tcPr>
          <w:p w14:paraId="75E7527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w:t>
            </w:r>
          </w:p>
        </w:tc>
        <w:tc>
          <w:tcPr>
            <w:tcW w:w="5579" w:type="dxa"/>
          </w:tcPr>
          <w:p w14:paraId="4652EDD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 بدشکل و برآمده و وسیع ناشی از سوختگی پیشانی ( بالای ابروها ) با توجه به مساحت آن</w:t>
            </w:r>
          </w:p>
        </w:tc>
      </w:tr>
      <w:tr w:rsidR="007F6683" w:rsidRPr="00F733A3" w14:paraId="32378D6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1253D0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12190</w:t>
            </w:r>
          </w:p>
        </w:tc>
        <w:tc>
          <w:tcPr>
            <w:tcW w:w="1890" w:type="dxa"/>
          </w:tcPr>
          <w:p w14:paraId="0CA2FA1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w:t>
            </w:r>
          </w:p>
        </w:tc>
        <w:tc>
          <w:tcPr>
            <w:tcW w:w="5579" w:type="dxa"/>
          </w:tcPr>
          <w:p w14:paraId="6361990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 بدشکل و برآمده و وسیع ناشی از سوختگی در پایین ابروها با توجه به مساحت آن</w:t>
            </w:r>
          </w:p>
        </w:tc>
      </w:tr>
      <w:tr w:rsidR="007F6683" w:rsidRPr="00F733A3" w14:paraId="2A3B483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8375B1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12191</w:t>
            </w:r>
          </w:p>
        </w:tc>
        <w:tc>
          <w:tcPr>
            <w:tcW w:w="1890" w:type="dxa"/>
          </w:tcPr>
          <w:p w14:paraId="1EAF4D11"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w:t>
            </w:r>
          </w:p>
        </w:tc>
        <w:tc>
          <w:tcPr>
            <w:tcW w:w="5579" w:type="dxa"/>
          </w:tcPr>
          <w:p w14:paraId="462C3D5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جوشگاه بدشکل و برآمده و وسیع ناشی از سوختگیکه کل صورت را درگیر کرده باشد</w:t>
            </w:r>
          </w:p>
        </w:tc>
      </w:tr>
      <w:tr w:rsidR="007F6683" w:rsidRPr="00F733A3" w14:paraId="079382B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F4D621B"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12193</w:t>
            </w:r>
          </w:p>
        </w:tc>
        <w:tc>
          <w:tcPr>
            <w:tcW w:w="1890" w:type="dxa"/>
          </w:tcPr>
          <w:p w14:paraId="16B98BA4"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w:t>
            </w:r>
          </w:p>
        </w:tc>
        <w:tc>
          <w:tcPr>
            <w:tcW w:w="5579" w:type="dxa"/>
          </w:tcPr>
          <w:p w14:paraId="672EC048"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تغییر و بدشکلی ناشی از جراحت در بالای ابروها در صورتی که وسیع باشد</w:t>
            </w:r>
          </w:p>
        </w:tc>
      </w:tr>
      <w:tr w:rsidR="007F6683" w:rsidRPr="00F733A3" w14:paraId="21DD782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10A8A4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12194</w:t>
            </w:r>
          </w:p>
        </w:tc>
        <w:tc>
          <w:tcPr>
            <w:tcW w:w="1890" w:type="dxa"/>
          </w:tcPr>
          <w:p w14:paraId="4C67EA43"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زیبایی</w:t>
            </w:r>
          </w:p>
        </w:tc>
        <w:tc>
          <w:tcPr>
            <w:tcW w:w="5579" w:type="dxa"/>
          </w:tcPr>
          <w:p w14:paraId="4992DAB7"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تغییر و بدشکلی ناشی از جراحت در پایین لب فوقانی در صورتی که وسیع باشد</w:t>
            </w:r>
          </w:p>
        </w:tc>
      </w:tr>
      <w:tr w:rsidR="007F6683" w:rsidRPr="00F733A3" w14:paraId="378AD90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857F3B8"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12195</w:t>
            </w:r>
          </w:p>
        </w:tc>
        <w:tc>
          <w:tcPr>
            <w:tcW w:w="1890" w:type="dxa"/>
          </w:tcPr>
          <w:p w14:paraId="712DBB79"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پوست</w:t>
            </w:r>
          </w:p>
        </w:tc>
        <w:tc>
          <w:tcPr>
            <w:tcW w:w="5579" w:type="dxa"/>
          </w:tcPr>
          <w:p w14:paraId="027E04C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اختلالات پوست بدون محدودیت در فعالیت روزمره و محدودیت در تماس با بعضی از مواد شیمیایی و بدون نیاز به درمان</w:t>
            </w:r>
          </w:p>
        </w:tc>
      </w:tr>
      <w:tr w:rsidR="007F6683" w:rsidRPr="00F733A3" w14:paraId="75537F9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4B5CAD9"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12196</w:t>
            </w:r>
          </w:p>
        </w:tc>
        <w:tc>
          <w:tcPr>
            <w:tcW w:w="1890" w:type="dxa"/>
          </w:tcPr>
          <w:p w14:paraId="2D33D2B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پوست</w:t>
            </w:r>
          </w:p>
        </w:tc>
        <w:tc>
          <w:tcPr>
            <w:tcW w:w="5579" w:type="dxa"/>
          </w:tcPr>
          <w:p w14:paraId="382818FD"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اختلالات پوست با محدودیت در بعضی فعالیتهای روزانه و نیازمند به درمان متناوب یا مداوم</w:t>
            </w:r>
          </w:p>
        </w:tc>
      </w:tr>
      <w:tr w:rsidR="007F6683" w:rsidRPr="00F733A3" w14:paraId="1897E82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F51DFD4"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lastRenderedPageBreak/>
              <w:t>12197</w:t>
            </w:r>
          </w:p>
        </w:tc>
        <w:tc>
          <w:tcPr>
            <w:tcW w:w="1890" w:type="dxa"/>
          </w:tcPr>
          <w:p w14:paraId="23048F2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پوست</w:t>
            </w:r>
          </w:p>
        </w:tc>
        <w:tc>
          <w:tcPr>
            <w:tcW w:w="5579" w:type="dxa"/>
          </w:tcPr>
          <w:p w14:paraId="00F38091"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اختلالات پوست یا محدودیت در بیشتر فعالیتهای روزانه و نیازمند درمان متناوب یا مداوم</w:t>
            </w:r>
          </w:p>
        </w:tc>
      </w:tr>
      <w:tr w:rsidR="007F6683" w:rsidRPr="00F733A3" w14:paraId="62849E3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6B22A31"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12199</w:t>
            </w:r>
          </w:p>
        </w:tc>
        <w:tc>
          <w:tcPr>
            <w:tcW w:w="1890" w:type="dxa"/>
          </w:tcPr>
          <w:p w14:paraId="4C0948BE"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 ناشی از اختلالات پوست</w:t>
            </w:r>
          </w:p>
        </w:tc>
        <w:tc>
          <w:tcPr>
            <w:tcW w:w="5579" w:type="dxa"/>
          </w:tcPr>
          <w:p w14:paraId="1B38864B"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اختلالات شدید و وسیع پوست و محدودیت شدید و فعالیتهای روزانه که با درمان بهبود نیابد</w:t>
            </w:r>
          </w:p>
        </w:tc>
      </w:tr>
      <w:tr w:rsidR="007F6683" w:rsidRPr="00F733A3" w14:paraId="47B06F2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4B5D1CA"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12200</w:t>
            </w:r>
          </w:p>
        </w:tc>
        <w:tc>
          <w:tcPr>
            <w:tcW w:w="1890" w:type="dxa"/>
          </w:tcPr>
          <w:p w14:paraId="1E3DDBE5"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 عملکرد حسی پوست</w:t>
            </w:r>
          </w:p>
        </w:tc>
        <w:tc>
          <w:tcPr>
            <w:tcW w:w="5579" w:type="dxa"/>
          </w:tcPr>
          <w:p w14:paraId="4629ABCB"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عملکرد حسی در کمتر از 5% از سطح بدن</w:t>
            </w:r>
          </w:p>
        </w:tc>
      </w:tr>
      <w:tr w:rsidR="007F6683" w:rsidRPr="00F733A3" w14:paraId="3425663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6A4EDEE"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12201</w:t>
            </w:r>
          </w:p>
        </w:tc>
        <w:tc>
          <w:tcPr>
            <w:tcW w:w="1890" w:type="dxa"/>
          </w:tcPr>
          <w:p w14:paraId="1048973C"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 عملکرد حسی پوست</w:t>
            </w:r>
          </w:p>
        </w:tc>
        <w:tc>
          <w:tcPr>
            <w:tcW w:w="5579" w:type="dxa"/>
          </w:tcPr>
          <w:p w14:paraId="4BDE8F1F"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عملکرد حسی بین 5 تا 20% از سطح بدن</w:t>
            </w:r>
          </w:p>
        </w:tc>
      </w:tr>
      <w:tr w:rsidR="007F6683" w:rsidRPr="00F733A3" w14:paraId="6629284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9CE15A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12202</w:t>
            </w:r>
          </w:p>
        </w:tc>
        <w:tc>
          <w:tcPr>
            <w:tcW w:w="1890" w:type="dxa"/>
          </w:tcPr>
          <w:p w14:paraId="122290AD"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نقص عضوی ناشی از اختلال عملکرد حسی پوست</w:t>
            </w:r>
          </w:p>
        </w:tc>
        <w:tc>
          <w:tcPr>
            <w:tcW w:w="5579" w:type="dxa"/>
          </w:tcPr>
          <w:p w14:paraId="5314F5DE"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از دست دادن عملکرد حسی در بیش از 20% از سطح بدن</w:t>
            </w:r>
          </w:p>
        </w:tc>
      </w:tr>
      <w:tr w:rsidR="007F6683" w:rsidRPr="00F733A3" w14:paraId="0134BCE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3FA20F3"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12203</w:t>
            </w:r>
          </w:p>
        </w:tc>
        <w:tc>
          <w:tcPr>
            <w:tcW w:w="1890" w:type="dxa"/>
          </w:tcPr>
          <w:p w14:paraId="3DCEF43A"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سوختگی ها</w:t>
            </w:r>
          </w:p>
        </w:tc>
        <w:tc>
          <w:tcPr>
            <w:tcW w:w="5579" w:type="dxa"/>
          </w:tcPr>
          <w:p w14:paraId="477C28C4"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سوختگی درجه یک به ازای درصدی از سطح بدن</w:t>
            </w:r>
          </w:p>
        </w:tc>
      </w:tr>
      <w:tr w:rsidR="007F6683" w:rsidRPr="00F733A3" w14:paraId="1A1ADC9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F407BC7"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12204</w:t>
            </w:r>
          </w:p>
        </w:tc>
        <w:tc>
          <w:tcPr>
            <w:tcW w:w="1890" w:type="dxa"/>
          </w:tcPr>
          <w:p w14:paraId="47D97D86"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سوختگی ها</w:t>
            </w:r>
          </w:p>
        </w:tc>
        <w:tc>
          <w:tcPr>
            <w:tcW w:w="5579" w:type="dxa"/>
          </w:tcPr>
          <w:p w14:paraId="7DB16920" w14:textId="77777777" w:rsidR="007F6683" w:rsidRPr="00F733A3" w:rsidRDefault="007F6683" w:rsidP="00930086">
            <w:pP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سوختگی درجه دو به ازای درصدی از سطح بدن</w:t>
            </w:r>
          </w:p>
        </w:tc>
      </w:tr>
      <w:tr w:rsidR="007F6683" w:rsidRPr="00F733A3" w14:paraId="3161625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38DA9AF" w14:textId="77777777" w:rsidR="007F6683" w:rsidRPr="00F733A3" w:rsidRDefault="007F6683" w:rsidP="00930086">
            <w:pPr>
              <w:rPr>
                <w:rFonts w:cs="B Lotus"/>
                <w:sz w:val="24"/>
                <w:szCs w:val="24"/>
                <w:rtl/>
              </w:rPr>
            </w:pPr>
            <w:r w:rsidRPr="00F733A3">
              <w:rPr>
                <w:rFonts w:ascii="Calibri" w:hAnsi="Calibri" w:cs="B Nazanin" w:hint="cs"/>
                <w:color w:val="000000"/>
                <w:sz w:val="24"/>
                <w:szCs w:val="24"/>
              </w:rPr>
              <w:t>12205</w:t>
            </w:r>
          </w:p>
        </w:tc>
        <w:tc>
          <w:tcPr>
            <w:tcW w:w="1890" w:type="dxa"/>
          </w:tcPr>
          <w:p w14:paraId="3CB358B8"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سوختگی ها</w:t>
            </w:r>
          </w:p>
        </w:tc>
        <w:tc>
          <w:tcPr>
            <w:tcW w:w="5579" w:type="dxa"/>
          </w:tcPr>
          <w:p w14:paraId="475F62E2" w14:textId="77777777" w:rsidR="007F6683" w:rsidRPr="00F733A3" w:rsidRDefault="007F6683" w:rsidP="00930086">
            <w:pPr>
              <w:cnfStyle w:val="000000100000" w:firstRow="0" w:lastRow="0" w:firstColumn="0" w:lastColumn="0" w:oddVBand="0" w:evenVBand="0" w:oddHBand="1" w:evenHBand="0" w:firstRowFirstColumn="0" w:firstRowLastColumn="0" w:lastRowFirstColumn="0" w:lastRowLastColumn="0"/>
              <w:rPr>
                <w:rFonts w:cs="B Lotus"/>
                <w:sz w:val="24"/>
                <w:szCs w:val="24"/>
                <w:rtl/>
              </w:rPr>
            </w:pPr>
            <w:r w:rsidRPr="00F733A3">
              <w:rPr>
                <w:rFonts w:ascii="Calibri" w:hAnsi="Calibri" w:cs="B Nazanin" w:hint="cs"/>
                <w:color w:val="000000"/>
                <w:sz w:val="24"/>
                <w:szCs w:val="24"/>
                <w:rtl/>
              </w:rPr>
              <w:t>سوختگی درجه سه ازای درصدی از سطح بدن</w:t>
            </w:r>
          </w:p>
        </w:tc>
      </w:tr>
      <w:tr w:rsidR="001812D4" w:rsidRPr="00F733A3" w14:paraId="7467389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AA801D4" w14:textId="1E95BC9A" w:rsidR="001812D4" w:rsidRPr="00F733A3" w:rsidRDefault="00A227BF" w:rsidP="001812D4">
            <w:pPr>
              <w:rPr>
                <w:rFonts w:ascii="Calibri" w:hAnsi="Calibri" w:cs="B Nazanin"/>
                <w:color w:val="000000"/>
                <w:sz w:val="24"/>
                <w:szCs w:val="24"/>
              </w:rPr>
            </w:pPr>
            <w:r>
              <w:rPr>
                <w:rFonts w:ascii="Calibri" w:hAnsi="Calibri" w:cs="B Nazanin"/>
                <w:color w:val="000000"/>
                <w:sz w:val="24"/>
                <w:szCs w:val="24"/>
              </w:rPr>
              <w:t>12206</w:t>
            </w:r>
          </w:p>
        </w:tc>
        <w:tc>
          <w:tcPr>
            <w:tcW w:w="1890" w:type="dxa"/>
          </w:tcPr>
          <w:p w14:paraId="6A5ADB1C" w14:textId="7318E739" w:rsidR="001812D4" w:rsidRPr="00F733A3" w:rsidRDefault="001812D4" w:rsidP="001812D4">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F733A3">
              <w:rPr>
                <w:rFonts w:ascii="Calibri" w:hAnsi="Calibri" w:cs="B Nazanin" w:hint="cs"/>
                <w:color w:val="000000"/>
                <w:sz w:val="24"/>
                <w:szCs w:val="24"/>
                <w:rtl/>
              </w:rPr>
              <w:t>پا</w:t>
            </w:r>
          </w:p>
        </w:tc>
        <w:tc>
          <w:tcPr>
            <w:tcW w:w="5579" w:type="dxa"/>
          </w:tcPr>
          <w:p w14:paraId="3A94AABF" w14:textId="7BAC45C7" w:rsidR="001812D4" w:rsidRPr="00F733A3" w:rsidRDefault="001812D4" w:rsidP="001812D4">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F733A3">
              <w:rPr>
                <w:rFonts w:cs="B Nazanin" w:hint="cs"/>
                <w:sz w:val="24"/>
                <w:szCs w:val="24"/>
                <w:rtl/>
              </w:rPr>
              <w:t>از</w:t>
            </w:r>
            <w:r w:rsidRPr="00F733A3">
              <w:rPr>
                <w:rFonts w:cs="B Nazanin"/>
                <w:sz w:val="24"/>
                <w:szCs w:val="24"/>
                <w:rtl/>
              </w:rPr>
              <w:t xml:space="preserve"> </w:t>
            </w:r>
            <w:r w:rsidRPr="00F733A3">
              <w:rPr>
                <w:rFonts w:cs="B Nazanin" w:hint="cs"/>
                <w:sz w:val="24"/>
                <w:szCs w:val="24"/>
                <w:rtl/>
              </w:rPr>
              <w:t>كار</w:t>
            </w:r>
            <w:r w:rsidRPr="00F733A3">
              <w:rPr>
                <w:rFonts w:cs="B Nazanin"/>
                <w:sz w:val="24"/>
                <w:szCs w:val="24"/>
                <w:rtl/>
              </w:rPr>
              <w:t xml:space="preserve"> </w:t>
            </w:r>
            <w:r w:rsidRPr="00F733A3">
              <w:rPr>
                <w:rFonts w:cs="B Nazanin" w:hint="cs"/>
                <w:sz w:val="24"/>
                <w:szCs w:val="24"/>
                <w:rtl/>
              </w:rPr>
              <w:t>افتادگي</w:t>
            </w:r>
            <w:r w:rsidRPr="00F733A3">
              <w:rPr>
                <w:rFonts w:cs="B Nazanin"/>
                <w:sz w:val="24"/>
                <w:szCs w:val="24"/>
                <w:rtl/>
              </w:rPr>
              <w:t xml:space="preserve"> </w:t>
            </w:r>
            <w:r w:rsidRPr="00F733A3">
              <w:rPr>
                <w:rFonts w:cs="B Nazanin" w:hint="cs"/>
                <w:sz w:val="24"/>
                <w:szCs w:val="24"/>
                <w:rtl/>
              </w:rPr>
              <w:t>دائم</w:t>
            </w:r>
            <w:r w:rsidRPr="00F733A3">
              <w:rPr>
                <w:rFonts w:cs="B Nazanin"/>
                <w:sz w:val="24"/>
                <w:szCs w:val="24"/>
                <w:rtl/>
              </w:rPr>
              <w:t xml:space="preserve"> </w:t>
            </w:r>
            <w:r w:rsidRPr="00F733A3">
              <w:rPr>
                <w:rFonts w:cs="B Nazanin" w:hint="cs"/>
                <w:sz w:val="24"/>
                <w:szCs w:val="24"/>
                <w:rtl/>
              </w:rPr>
              <w:t>و</w:t>
            </w:r>
            <w:r w:rsidRPr="00F733A3">
              <w:rPr>
                <w:rFonts w:cs="B Nazanin"/>
                <w:sz w:val="24"/>
                <w:szCs w:val="24"/>
                <w:rtl/>
              </w:rPr>
              <w:t xml:space="preserve"> </w:t>
            </w:r>
            <w:r w:rsidRPr="00F733A3">
              <w:rPr>
                <w:rFonts w:cs="B Nazanin" w:hint="cs"/>
                <w:sz w:val="24"/>
                <w:szCs w:val="24"/>
                <w:rtl/>
              </w:rPr>
              <w:t>يا</w:t>
            </w:r>
            <w:r w:rsidRPr="00F733A3">
              <w:rPr>
                <w:rFonts w:cs="B Nazanin"/>
                <w:sz w:val="24"/>
                <w:szCs w:val="24"/>
                <w:rtl/>
              </w:rPr>
              <w:t xml:space="preserve"> </w:t>
            </w:r>
            <w:r w:rsidRPr="00F733A3">
              <w:rPr>
                <w:rFonts w:cs="B Nazanin" w:hint="cs"/>
                <w:sz w:val="24"/>
                <w:szCs w:val="24"/>
                <w:rtl/>
              </w:rPr>
              <w:t>قطع</w:t>
            </w:r>
            <w:r w:rsidRPr="00F733A3">
              <w:rPr>
                <w:rFonts w:cs="B Nazanin"/>
                <w:sz w:val="24"/>
                <w:szCs w:val="24"/>
                <w:rtl/>
              </w:rPr>
              <w:t xml:space="preserve"> </w:t>
            </w:r>
            <w:r w:rsidRPr="00F733A3">
              <w:rPr>
                <w:rFonts w:cs="B Nazanin" w:hint="cs"/>
                <w:sz w:val="24"/>
                <w:szCs w:val="24"/>
                <w:rtl/>
              </w:rPr>
              <w:t>يك</w:t>
            </w:r>
            <w:r w:rsidRPr="00F733A3">
              <w:rPr>
                <w:rFonts w:cs="B Nazanin"/>
                <w:sz w:val="24"/>
                <w:szCs w:val="24"/>
                <w:rtl/>
              </w:rPr>
              <w:t xml:space="preserve"> </w:t>
            </w:r>
            <w:r w:rsidRPr="00F733A3">
              <w:rPr>
                <w:rFonts w:cs="B Nazanin" w:hint="cs"/>
                <w:sz w:val="24"/>
                <w:szCs w:val="24"/>
                <w:rtl/>
              </w:rPr>
              <w:t>دست</w:t>
            </w:r>
            <w:r w:rsidRPr="00F733A3">
              <w:rPr>
                <w:rFonts w:cs="B Nazanin"/>
                <w:sz w:val="24"/>
                <w:szCs w:val="24"/>
                <w:rtl/>
              </w:rPr>
              <w:t xml:space="preserve"> </w:t>
            </w:r>
            <w:r w:rsidRPr="00F733A3">
              <w:rPr>
                <w:rFonts w:cs="B Nazanin" w:hint="cs"/>
                <w:sz w:val="24"/>
                <w:szCs w:val="24"/>
                <w:rtl/>
              </w:rPr>
              <w:t>از</w:t>
            </w:r>
            <w:r w:rsidRPr="00F733A3">
              <w:rPr>
                <w:rFonts w:cs="B Nazanin"/>
                <w:sz w:val="24"/>
                <w:szCs w:val="24"/>
                <w:rtl/>
              </w:rPr>
              <w:t xml:space="preserve"> </w:t>
            </w:r>
            <w:r w:rsidRPr="00F733A3">
              <w:rPr>
                <w:rFonts w:cs="B Nazanin" w:hint="cs"/>
                <w:sz w:val="24"/>
                <w:szCs w:val="24"/>
                <w:rtl/>
              </w:rPr>
              <w:t>كار</w:t>
            </w:r>
            <w:r w:rsidRPr="00F733A3">
              <w:rPr>
                <w:rFonts w:cs="B Nazanin"/>
                <w:sz w:val="24"/>
                <w:szCs w:val="24"/>
                <w:rtl/>
              </w:rPr>
              <w:t xml:space="preserve"> </w:t>
            </w:r>
            <w:r w:rsidRPr="00F733A3">
              <w:rPr>
                <w:rFonts w:cs="B Nazanin" w:hint="cs"/>
                <w:sz w:val="24"/>
                <w:szCs w:val="24"/>
                <w:rtl/>
              </w:rPr>
              <w:t>افتادگي</w:t>
            </w:r>
            <w:r w:rsidRPr="00F733A3">
              <w:rPr>
                <w:rFonts w:cs="B Nazanin"/>
                <w:sz w:val="24"/>
                <w:szCs w:val="24"/>
                <w:rtl/>
              </w:rPr>
              <w:t xml:space="preserve"> </w:t>
            </w:r>
            <w:r w:rsidRPr="00F733A3">
              <w:rPr>
                <w:rFonts w:cs="B Nazanin" w:hint="cs"/>
                <w:sz w:val="24"/>
                <w:szCs w:val="24"/>
                <w:rtl/>
              </w:rPr>
              <w:t>دائم</w:t>
            </w:r>
            <w:r w:rsidRPr="00F733A3">
              <w:rPr>
                <w:rFonts w:cs="B Nazanin"/>
                <w:sz w:val="24"/>
                <w:szCs w:val="24"/>
                <w:rtl/>
              </w:rPr>
              <w:t xml:space="preserve"> </w:t>
            </w:r>
            <w:r w:rsidRPr="00F733A3">
              <w:rPr>
                <w:rFonts w:cs="B Nazanin" w:hint="cs"/>
                <w:sz w:val="24"/>
                <w:szCs w:val="24"/>
                <w:rtl/>
              </w:rPr>
              <w:t>و</w:t>
            </w:r>
            <w:r w:rsidRPr="00F733A3">
              <w:rPr>
                <w:rFonts w:cs="B Nazanin"/>
                <w:sz w:val="24"/>
                <w:szCs w:val="24"/>
                <w:rtl/>
              </w:rPr>
              <w:t xml:space="preserve"> </w:t>
            </w:r>
            <w:r w:rsidRPr="00F733A3">
              <w:rPr>
                <w:rFonts w:cs="B Nazanin" w:hint="cs"/>
                <w:sz w:val="24"/>
                <w:szCs w:val="24"/>
                <w:rtl/>
              </w:rPr>
              <w:t>يا</w:t>
            </w:r>
            <w:r w:rsidRPr="00F733A3">
              <w:rPr>
                <w:rFonts w:cs="B Nazanin"/>
                <w:sz w:val="24"/>
                <w:szCs w:val="24"/>
                <w:rtl/>
              </w:rPr>
              <w:t xml:space="preserve"> </w:t>
            </w:r>
            <w:r w:rsidRPr="00F733A3">
              <w:rPr>
                <w:rFonts w:cs="B Nazanin" w:hint="cs"/>
                <w:sz w:val="24"/>
                <w:szCs w:val="24"/>
                <w:rtl/>
              </w:rPr>
              <w:t>قطع</w:t>
            </w:r>
            <w:r w:rsidRPr="00F733A3">
              <w:rPr>
                <w:rFonts w:cs="B Nazanin"/>
                <w:sz w:val="24"/>
                <w:szCs w:val="24"/>
                <w:rtl/>
              </w:rPr>
              <w:t xml:space="preserve"> </w:t>
            </w:r>
            <w:r w:rsidRPr="00F733A3">
              <w:rPr>
                <w:rFonts w:cs="B Nazanin" w:hint="cs"/>
                <w:sz w:val="24"/>
                <w:szCs w:val="24"/>
                <w:rtl/>
              </w:rPr>
              <w:t>يك</w:t>
            </w:r>
            <w:r w:rsidRPr="00F733A3">
              <w:rPr>
                <w:rFonts w:cs="B Nazanin"/>
                <w:sz w:val="24"/>
                <w:szCs w:val="24"/>
                <w:rtl/>
              </w:rPr>
              <w:t xml:space="preserve"> </w:t>
            </w:r>
            <w:r w:rsidRPr="00F733A3">
              <w:rPr>
                <w:rFonts w:cs="B Nazanin" w:hint="cs"/>
                <w:sz w:val="24"/>
                <w:szCs w:val="24"/>
                <w:rtl/>
              </w:rPr>
              <w:t>پا</w:t>
            </w:r>
          </w:p>
        </w:tc>
      </w:tr>
      <w:tr w:rsidR="001812D4" w:rsidRPr="00F733A3" w14:paraId="68434EC1" w14:textId="77777777" w:rsidTr="00571E10">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547" w:type="dxa"/>
          </w:tcPr>
          <w:p w14:paraId="2D00F556" w14:textId="11D58256" w:rsidR="001812D4" w:rsidRPr="00F733A3" w:rsidRDefault="00A227BF" w:rsidP="001812D4">
            <w:pPr>
              <w:rPr>
                <w:rFonts w:ascii="Calibri" w:hAnsi="Calibri" w:cs="B Nazanin"/>
                <w:color w:val="000000"/>
                <w:sz w:val="24"/>
                <w:szCs w:val="24"/>
              </w:rPr>
            </w:pPr>
            <w:r>
              <w:rPr>
                <w:rFonts w:ascii="Calibri" w:hAnsi="Calibri" w:cs="B Nazanin"/>
                <w:color w:val="000000"/>
                <w:sz w:val="24"/>
                <w:szCs w:val="24"/>
              </w:rPr>
              <w:t>12207</w:t>
            </w:r>
          </w:p>
        </w:tc>
        <w:tc>
          <w:tcPr>
            <w:tcW w:w="1890" w:type="dxa"/>
          </w:tcPr>
          <w:p w14:paraId="18D0A941" w14:textId="4CFFC366" w:rsidR="001812D4" w:rsidRPr="00F733A3" w:rsidRDefault="001812D4" w:rsidP="001812D4">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F733A3">
              <w:rPr>
                <w:rFonts w:ascii="Calibri" w:hAnsi="Calibri" w:cs="B Nazanin" w:hint="cs"/>
                <w:color w:val="000000"/>
                <w:sz w:val="24"/>
                <w:szCs w:val="24"/>
                <w:rtl/>
              </w:rPr>
              <w:t>پا</w:t>
            </w:r>
          </w:p>
        </w:tc>
        <w:tc>
          <w:tcPr>
            <w:tcW w:w="5579" w:type="dxa"/>
          </w:tcPr>
          <w:p w14:paraId="17F9E142" w14:textId="1AFDCDC5" w:rsidR="001812D4" w:rsidRPr="00F733A3" w:rsidRDefault="001812D4" w:rsidP="001812D4">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F733A3">
              <w:rPr>
                <w:rFonts w:cs="B Nazanin"/>
                <w:sz w:val="24"/>
                <w:szCs w:val="24"/>
                <w:rtl/>
              </w:rPr>
              <w:t xml:space="preserve"> </w:t>
            </w:r>
            <w:r w:rsidRPr="00F733A3">
              <w:rPr>
                <w:rFonts w:cs="B Nazanin" w:hint="cs"/>
                <w:sz w:val="24"/>
                <w:szCs w:val="24"/>
                <w:rtl/>
              </w:rPr>
              <w:t>از</w:t>
            </w:r>
            <w:r w:rsidRPr="00F733A3">
              <w:rPr>
                <w:rFonts w:cs="B Nazanin"/>
                <w:sz w:val="24"/>
                <w:szCs w:val="24"/>
                <w:rtl/>
              </w:rPr>
              <w:t xml:space="preserve"> </w:t>
            </w:r>
            <w:r w:rsidRPr="00F733A3">
              <w:rPr>
                <w:rFonts w:cs="B Nazanin" w:hint="cs"/>
                <w:sz w:val="24"/>
                <w:szCs w:val="24"/>
                <w:rtl/>
              </w:rPr>
              <w:t>كار</w:t>
            </w:r>
            <w:r w:rsidRPr="00F733A3">
              <w:rPr>
                <w:rFonts w:cs="B Nazanin"/>
                <w:sz w:val="24"/>
                <w:szCs w:val="24"/>
                <w:rtl/>
              </w:rPr>
              <w:t xml:space="preserve"> </w:t>
            </w:r>
            <w:r w:rsidRPr="00F733A3">
              <w:rPr>
                <w:rFonts w:cs="B Nazanin" w:hint="cs"/>
                <w:sz w:val="24"/>
                <w:szCs w:val="24"/>
                <w:rtl/>
              </w:rPr>
              <w:t>افتادگي</w:t>
            </w:r>
            <w:r w:rsidRPr="00F733A3">
              <w:rPr>
                <w:rFonts w:cs="B Nazanin"/>
                <w:sz w:val="24"/>
                <w:szCs w:val="24"/>
                <w:rtl/>
              </w:rPr>
              <w:t xml:space="preserve"> </w:t>
            </w:r>
            <w:r w:rsidRPr="00F733A3">
              <w:rPr>
                <w:rFonts w:cs="B Nazanin" w:hint="cs"/>
                <w:sz w:val="24"/>
                <w:szCs w:val="24"/>
                <w:rtl/>
              </w:rPr>
              <w:t>دائم</w:t>
            </w:r>
            <w:r w:rsidRPr="00F733A3">
              <w:rPr>
                <w:rFonts w:cs="B Nazanin"/>
                <w:sz w:val="24"/>
                <w:szCs w:val="24"/>
                <w:rtl/>
              </w:rPr>
              <w:t xml:space="preserve"> </w:t>
            </w:r>
            <w:r w:rsidRPr="00F733A3">
              <w:rPr>
                <w:rFonts w:cs="B Nazanin" w:hint="cs"/>
                <w:sz w:val="24"/>
                <w:szCs w:val="24"/>
                <w:rtl/>
              </w:rPr>
              <w:t>و</w:t>
            </w:r>
            <w:r w:rsidRPr="00F733A3">
              <w:rPr>
                <w:rFonts w:cs="B Nazanin"/>
                <w:sz w:val="24"/>
                <w:szCs w:val="24"/>
                <w:rtl/>
              </w:rPr>
              <w:t xml:space="preserve"> </w:t>
            </w:r>
            <w:r w:rsidRPr="00F733A3">
              <w:rPr>
                <w:rFonts w:cs="B Nazanin" w:hint="cs"/>
                <w:sz w:val="24"/>
                <w:szCs w:val="24"/>
                <w:rtl/>
              </w:rPr>
              <w:t>يا</w:t>
            </w:r>
            <w:r w:rsidRPr="00F733A3">
              <w:rPr>
                <w:rFonts w:cs="B Nazanin"/>
                <w:sz w:val="24"/>
                <w:szCs w:val="24"/>
                <w:rtl/>
              </w:rPr>
              <w:t xml:space="preserve"> </w:t>
            </w:r>
            <w:r w:rsidRPr="00F733A3">
              <w:rPr>
                <w:rFonts w:cs="B Nazanin" w:hint="cs"/>
                <w:sz w:val="24"/>
                <w:szCs w:val="24"/>
                <w:rtl/>
              </w:rPr>
              <w:t>قطع</w:t>
            </w:r>
            <w:r w:rsidRPr="00F733A3">
              <w:rPr>
                <w:rFonts w:cs="B Nazanin"/>
                <w:sz w:val="24"/>
                <w:szCs w:val="24"/>
                <w:rtl/>
              </w:rPr>
              <w:t xml:space="preserve"> </w:t>
            </w:r>
            <w:r w:rsidRPr="00F733A3">
              <w:rPr>
                <w:rFonts w:cs="B Nazanin" w:hint="cs"/>
                <w:sz w:val="24"/>
                <w:szCs w:val="24"/>
                <w:rtl/>
              </w:rPr>
              <w:t>يك</w:t>
            </w:r>
            <w:r w:rsidRPr="00F733A3">
              <w:rPr>
                <w:rFonts w:cs="B Nazanin"/>
                <w:sz w:val="24"/>
                <w:szCs w:val="24"/>
                <w:rtl/>
              </w:rPr>
              <w:t xml:space="preserve"> </w:t>
            </w:r>
            <w:r w:rsidRPr="00F733A3">
              <w:rPr>
                <w:rFonts w:cs="B Nazanin" w:hint="cs"/>
                <w:sz w:val="24"/>
                <w:szCs w:val="24"/>
                <w:rtl/>
              </w:rPr>
              <w:t>پا</w:t>
            </w:r>
          </w:p>
        </w:tc>
      </w:tr>
      <w:tr w:rsidR="00737FAC" w:rsidRPr="00F733A3" w14:paraId="72FBB60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C533A42" w14:textId="049FA5F4"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12208</w:t>
            </w:r>
          </w:p>
        </w:tc>
        <w:tc>
          <w:tcPr>
            <w:tcW w:w="1890" w:type="dxa"/>
          </w:tcPr>
          <w:p w14:paraId="6FEEBEBB" w14:textId="77777777" w:rsidR="00737FAC" w:rsidRPr="00F733A3"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3517F416" w14:textId="18E5826D"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color w:val="000000"/>
                <w:sz w:val="24"/>
                <w:szCs w:val="24"/>
                <w:rtl/>
              </w:rPr>
              <w:t>خردشدگي كف دست و پا(مطلوب)</w:t>
            </w:r>
          </w:p>
        </w:tc>
      </w:tr>
      <w:tr w:rsidR="00737FAC" w:rsidRPr="00F733A3" w14:paraId="041E289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19A5DBD" w14:textId="7BAE344A"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12209</w:t>
            </w:r>
          </w:p>
        </w:tc>
        <w:tc>
          <w:tcPr>
            <w:tcW w:w="1890" w:type="dxa"/>
          </w:tcPr>
          <w:p w14:paraId="0A0AF1F2" w14:textId="77777777" w:rsidR="00737FAC" w:rsidRPr="00F733A3"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60F07750" w14:textId="37C94F4A"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color w:val="000000"/>
                <w:sz w:val="24"/>
                <w:szCs w:val="24"/>
                <w:rtl/>
              </w:rPr>
              <w:t>خردشدگي كف دست و پا(معيوب)</w:t>
            </w:r>
          </w:p>
        </w:tc>
      </w:tr>
      <w:tr w:rsidR="00737FAC" w:rsidRPr="00F733A3" w14:paraId="68723C1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08D7F1F" w14:textId="6518F2FE" w:rsidR="00737FAC" w:rsidRPr="00F733A3" w:rsidRDefault="00737FAC" w:rsidP="00737FAC">
            <w:pPr>
              <w:rPr>
                <w:rFonts w:ascii="Calibri" w:hAnsi="Calibri" w:cs="B Nazanin"/>
                <w:color w:val="000000"/>
                <w:sz w:val="24"/>
                <w:szCs w:val="24"/>
                <w:rtl/>
              </w:rPr>
            </w:pPr>
            <w:r w:rsidRPr="00571E10">
              <w:rPr>
                <w:rFonts w:ascii="Calibri" w:hAnsi="Calibri" w:cs="B Nazanin"/>
                <w:color w:val="000000"/>
                <w:sz w:val="24"/>
                <w:szCs w:val="24"/>
                <w:rtl/>
              </w:rPr>
              <w:t>12210</w:t>
            </w:r>
          </w:p>
        </w:tc>
        <w:tc>
          <w:tcPr>
            <w:tcW w:w="1890" w:type="dxa"/>
          </w:tcPr>
          <w:p w14:paraId="6F528E64" w14:textId="63DAB2A3" w:rsidR="00737FAC" w:rsidRPr="00F733A3"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4D2D9321" w14:textId="40F38C7F"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color w:val="000000"/>
                <w:sz w:val="24"/>
                <w:szCs w:val="24"/>
                <w:rtl/>
              </w:rPr>
              <w:t>شكستگ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زند زيرين ساعد دست با فرض بهبود</w:t>
            </w:r>
            <w:r w:rsidRPr="00571E10">
              <w:rPr>
                <w:rFonts w:ascii="Calibri" w:hAnsi="Calibri" w:cs="B Nazanin" w:hint="cs"/>
                <w:color w:val="000000"/>
                <w:sz w:val="24"/>
                <w:szCs w:val="24"/>
                <w:rtl/>
              </w:rPr>
              <w:t>ی</w:t>
            </w:r>
          </w:p>
        </w:tc>
      </w:tr>
      <w:tr w:rsidR="00737FAC" w:rsidRPr="00F733A3" w14:paraId="536584B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E8432D5" w14:textId="092EDAB6"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12211</w:t>
            </w:r>
          </w:p>
        </w:tc>
        <w:tc>
          <w:tcPr>
            <w:tcW w:w="1890" w:type="dxa"/>
          </w:tcPr>
          <w:p w14:paraId="509EDB70"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79552B28" w14:textId="5A61A9F8"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نسج نرم اطراف محل شكستگ</w:t>
            </w:r>
            <w:r w:rsidRPr="00571E10">
              <w:rPr>
                <w:rFonts w:ascii="Calibri" w:hAnsi="Calibri" w:cs="B Nazanin" w:hint="cs"/>
                <w:color w:val="000000"/>
                <w:sz w:val="24"/>
                <w:szCs w:val="24"/>
                <w:rtl/>
              </w:rPr>
              <w:t>ی</w:t>
            </w:r>
          </w:p>
        </w:tc>
      </w:tr>
      <w:tr w:rsidR="00737FAC" w:rsidRPr="00F733A3" w14:paraId="4492CBE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5790486" w14:textId="658922D3"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12212</w:t>
            </w:r>
          </w:p>
        </w:tc>
        <w:tc>
          <w:tcPr>
            <w:tcW w:w="1890" w:type="dxa"/>
          </w:tcPr>
          <w:p w14:paraId="3EAF7327"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6BE17D5A" w14:textId="6FC27405"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پارگ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دام</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ب</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و پ</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شان</w:t>
            </w:r>
            <w:r w:rsidRPr="00571E10">
              <w:rPr>
                <w:rFonts w:ascii="Calibri" w:hAnsi="Calibri" w:cs="B Nazanin" w:hint="cs"/>
                <w:color w:val="000000"/>
                <w:sz w:val="24"/>
                <w:szCs w:val="24"/>
                <w:rtl/>
              </w:rPr>
              <w:t>ی</w:t>
            </w:r>
          </w:p>
        </w:tc>
      </w:tr>
      <w:tr w:rsidR="00737FAC" w:rsidRPr="00F733A3" w14:paraId="503B4D5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AC96E38" w14:textId="5909E705"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12213</w:t>
            </w:r>
          </w:p>
        </w:tc>
        <w:tc>
          <w:tcPr>
            <w:tcW w:w="1890" w:type="dxa"/>
          </w:tcPr>
          <w:p w14:paraId="1C965B5F"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4F3C1D42" w14:textId="11E9D75C"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بند م</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ان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انگشت چهارم دست راست</w:t>
            </w:r>
          </w:p>
        </w:tc>
      </w:tr>
      <w:tr w:rsidR="00737FAC" w:rsidRPr="00F733A3" w14:paraId="58543D6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AD56009" w14:textId="6BF09A02"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12214</w:t>
            </w:r>
          </w:p>
        </w:tc>
        <w:tc>
          <w:tcPr>
            <w:tcW w:w="1890" w:type="dxa"/>
          </w:tcPr>
          <w:p w14:paraId="06D1FC1C"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40C1728C" w14:textId="52F79B7E"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آس</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ب</w:t>
            </w:r>
            <w:r w:rsidRPr="00571E10">
              <w:rPr>
                <w:rFonts w:ascii="Calibri" w:hAnsi="Calibri" w:cs="B Nazanin"/>
                <w:color w:val="000000"/>
                <w:sz w:val="24"/>
                <w:szCs w:val="24"/>
                <w:rtl/>
              </w:rPr>
              <w:t xml:space="preserve"> استخوان زند اسفل ساعد دست راست با فرض بهبود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كامل</w:t>
            </w:r>
          </w:p>
        </w:tc>
      </w:tr>
      <w:tr w:rsidR="00737FAC" w:rsidRPr="00F733A3" w14:paraId="2B2549C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8031F49" w14:textId="08512DD9"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12215</w:t>
            </w:r>
          </w:p>
        </w:tc>
        <w:tc>
          <w:tcPr>
            <w:tcW w:w="1890" w:type="dxa"/>
          </w:tcPr>
          <w:p w14:paraId="0AD4263D"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07CBA929" w14:textId="00151E06"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شكستگ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پل فوقان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و تحتان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استخوان عانه لگن در چپ</w:t>
            </w:r>
          </w:p>
        </w:tc>
      </w:tr>
      <w:tr w:rsidR="00737FAC" w:rsidRPr="00F733A3" w14:paraId="485D01B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94FC76E" w14:textId="2D589FB2"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12216</w:t>
            </w:r>
          </w:p>
        </w:tc>
        <w:tc>
          <w:tcPr>
            <w:tcW w:w="1890" w:type="dxa"/>
          </w:tcPr>
          <w:p w14:paraId="24A2836E"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0998DCD8" w14:textId="452D7936"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شكستگ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پل فوقان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و تحتان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استخوان عانه لگن در راست</w:t>
            </w:r>
          </w:p>
        </w:tc>
      </w:tr>
      <w:tr w:rsidR="00737FAC" w:rsidRPr="00F733A3" w14:paraId="164276D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12C7D96" w14:textId="3BF33C8B"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12217</w:t>
            </w:r>
          </w:p>
        </w:tc>
        <w:tc>
          <w:tcPr>
            <w:tcW w:w="1890" w:type="dxa"/>
          </w:tcPr>
          <w:p w14:paraId="22DA86B6"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346EB5D5" w14:textId="7C8FECD3"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جراحت</w:t>
            </w:r>
            <w:r w:rsidRPr="00571E10">
              <w:rPr>
                <w:rFonts w:ascii="Calibri" w:hAnsi="Calibri" w:cs="B Nazanin"/>
                <w:color w:val="000000"/>
                <w:sz w:val="24"/>
                <w:szCs w:val="24"/>
                <w:rtl/>
              </w:rPr>
              <w:t xml:space="preserve"> دام</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گ</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جگاه</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سمت چپ سر</w:t>
            </w:r>
          </w:p>
        </w:tc>
      </w:tr>
      <w:tr w:rsidR="00737FAC" w:rsidRPr="00F733A3" w14:paraId="51185AB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601A3F6" w14:textId="7D6661E8"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12218</w:t>
            </w:r>
          </w:p>
        </w:tc>
        <w:tc>
          <w:tcPr>
            <w:tcW w:w="1890" w:type="dxa"/>
          </w:tcPr>
          <w:p w14:paraId="47FBF2DA"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27A070E9" w14:textId="387D4AD2"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آس</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ب</w:t>
            </w:r>
            <w:r w:rsidRPr="00571E10">
              <w:rPr>
                <w:rFonts w:ascii="Calibri" w:hAnsi="Calibri" w:cs="B Nazanin"/>
                <w:color w:val="000000"/>
                <w:sz w:val="24"/>
                <w:szCs w:val="24"/>
                <w:rtl/>
              </w:rPr>
              <w:t xml:space="preserve"> نسج استخوان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انتها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تحتان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نازك 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ساق چپ</w:t>
            </w:r>
          </w:p>
        </w:tc>
      </w:tr>
      <w:tr w:rsidR="00737FAC" w:rsidRPr="00F733A3" w14:paraId="22DC01E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1758D60" w14:textId="5BC6F113"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12219</w:t>
            </w:r>
          </w:p>
        </w:tc>
        <w:tc>
          <w:tcPr>
            <w:tcW w:w="1890" w:type="dxa"/>
          </w:tcPr>
          <w:p w14:paraId="15BD5BCB"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1C772BE7" w14:textId="39AC30FB"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شكستگ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ساق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w:t>
            </w:r>
          </w:p>
        </w:tc>
      </w:tr>
      <w:tr w:rsidR="00737FAC" w:rsidRPr="00F733A3" w14:paraId="1FA550B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AA4EB0E" w14:textId="7A1B400A"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12220</w:t>
            </w:r>
          </w:p>
        </w:tc>
        <w:tc>
          <w:tcPr>
            <w:tcW w:w="1890" w:type="dxa"/>
          </w:tcPr>
          <w:p w14:paraId="03DA6962"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6D097A4A" w14:textId="1DDFED18"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جراحت</w:t>
            </w:r>
            <w:r w:rsidRPr="00571E10">
              <w:rPr>
                <w:rFonts w:ascii="Calibri" w:hAnsi="Calibri" w:cs="B Nazanin"/>
                <w:color w:val="000000"/>
                <w:sz w:val="24"/>
                <w:szCs w:val="24"/>
                <w:rtl/>
              </w:rPr>
              <w:t xml:space="preserve"> حارصه قدام ساق چپ</w:t>
            </w:r>
          </w:p>
        </w:tc>
      </w:tr>
      <w:tr w:rsidR="00737FAC" w:rsidRPr="00F733A3" w14:paraId="0779F1B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CDB4F2D" w14:textId="0274AD2F"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12221</w:t>
            </w:r>
          </w:p>
        </w:tc>
        <w:tc>
          <w:tcPr>
            <w:tcW w:w="1890" w:type="dxa"/>
          </w:tcPr>
          <w:p w14:paraId="04795FA5"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3F56FECE" w14:textId="32977861"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حارصه</w:t>
            </w:r>
            <w:r w:rsidRPr="00571E10">
              <w:rPr>
                <w:rFonts w:ascii="Calibri" w:hAnsi="Calibri" w:cs="B Nazanin"/>
                <w:color w:val="000000"/>
                <w:sz w:val="24"/>
                <w:szCs w:val="24"/>
                <w:rtl/>
              </w:rPr>
              <w:t xml:space="preserve"> 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شق</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قه</w:t>
            </w:r>
            <w:r w:rsidRPr="00571E10">
              <w:rPr>
                <w:rFonts w:ascii="Calibri" w:hAnsi="Calibri" w:cs="B Nazanin"/>
                <w:color w:val="000000"/>
                <w:sz w:val="24"/>
                <w:szCs w:val="24"/>
                <w:rtl/>
              </w:rPr>
              <w:t xml:space="preserve"> چپ</w:t>
            </w:r>
          </w:p>
        </w:tc>
      </w:tr>
      <w:tr w:rsidR="00737FAC" w:rsidRPr="00F733A3" w14:paraId="64EF5E4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38A5691" w14:textId="512486C4"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12222</w:t>
            </w:r>
          </w:p>
        </w:tc>
        <w:tc>
          <w:tcPr>
            <w:tcW w:w="1890" w:type="dxa"/>
          </w:tcPr>
          <w:p w14:paraId="4D27DF07"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0DA3EE08" w14:textId="77F1DFBA"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حارصه</w:t>
            </w:r>
            <w:r w:rsidRPr="00571E10">
              <w:rPr>
                <w:rFonts w:ascii="Calibri" w:hAnsi="Calibri" w:cs="B Nazanin"/>
                <w:color w:val="000000"/>
                <w:sz w:val="24"/>
                <w:szCs w:val="24"/>
                <w:rtl/>
              </w:rPr>
              <w:t xml:space="preserve"> 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سمت چپ صورت</w:t>
            </w:r>
          </w:p>
        </w:tc>
      </w:tr>
      <w:tr w:rsidR="00737FAC" w:rsidRPr="00F733A3" w14:paraId="64B1617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507D7CF" w14:textId="0152EADF"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12223</w:t>
            </w:r>
          </w:p>
        </w:tc>
        <w:tc>
          <w:tcPr>
            <w:tcW w:w="1890" w:type="dxa"/>
          </w:tcPr>
          <w:p w14:paraId="68EECDAE"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2C556FDE" w14:textId="1520CF25"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بازو</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چپ</w:t>
            </w:r>
          </w:p>
        </w:tc>
      </w:tr>
      <w:tr w:rsidR="00737FAC" w:rsidRPr="00F733A3" w14:paraId="440A121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1713E01" w14:textId="65091313"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12224</w:t>
            </w:r>
          </w:p>
        </w:tc>
        <w:tc>
          <w:tcPr>
            <w:tcW w:w="1890" w:type="dxa"/>
          </w:tcPr>
          <w:p w14:paraId="70646A40"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574D1ACD" w14:textId="26B77990"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شكستگ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بند فوقان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انگشت پنجم (جوش خوردگ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بدون ع</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ب</w:t>
            </w:r>
            <w:r w:rsidRPr="00571E10">
              <w:rPr>
                <w:rFonts w:ascii="Calibri" w:hAnsi="Calibri" w:cs="B Nazanin"/>
                <w:color w:val="000000"/>
                <w:sz w:val="24"/>
                <w:szCs w:val="24"/>
                <w:rtl/>
              </w:rPr>
              <w:t>)</w:t>
            </w:r>
          </w:p>
        </w:tc>
      </w:tr>
      <w:tr w:rsidR="00737FAC" w:rsidRPr="00F733A3" w14:paraId="456043A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13AA45" w14:textId="282DA43C"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12225</w:t>
            </w:r>
          </w:p>
        </w:tc>
        <w:tc>
          <w:tcPr>
            <w:tcW w:w="1890" w:type="dxa"/>
          </w:tcPr>
          <w:p w14:paraId="27780869"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42E77AD6" w14:textId="67BF48D9"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ز</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ر</w:t>
            </w:r>
            <w:r w:rsidRPr="00571E10">
              <w:rPr>
                <w:rFonts w:ascii="Calibri" w:hAnsi="Calibri" w:cs="B Nazanin"/>
                <w:color w:val="000000"/>
                <w:sz w:val="24"/>
                <w:szCs w:val="24"/>
                <w:rtl/>
              </w:rPr>
              <w:t xml:space="preserve"> چشم چپ</w:t>
            </w:r>
          </w:p>
        </w:tc>
      </w:tr>
      <w:tr w:rsidR="00737FAC" w:rsidRPr="00F733A3" w14:paraId="228FBE8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0B3E9DB" w14:textId="7A02590D"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lastRenderedPageBreak/>
              <w:t>12226</w:t>
            </w:r>
          </w:p>
        </w:tc>
        <w:tc>
          <w:tcPr>
            <w:tcW w:w="1890" w:type="dxa"/>
          </w:tcPr>
          <w:p w14:paraId="611F3D84"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0687CB52" w14:textId="305AAE3C"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جراحت</w:t>
            </w:r>
            <w:r w:rsidRPr="00571E10">
              <w:rPr>
                <w:rFonts w:ascii="Calibri" w:hAnsi="Calibri" w:cs="B Nazanin"/>
                <w:color w:val="000000"/>
                <w:sz w:val="24"/>
                <w:szCs w:val="24"/>
                <w:rtl/>
              </w:rPr>
              <w:t xml:space="preserve"> بخ</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شده دام</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پلك تحتان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چپ</w:t>
            </w:r>
          </w:p>
        </w:tc>
      </w:tr>
      <w:tr w:rsidR="00737FAC" w:rsidRPr="00F733A3" w14:paraId="1A523EF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D5A1CC7" w14:textId="471F3DF6"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12227</w:t>
            </w:r>
          </w:p>
        </w:tc>
        <w:tc>
          <w:tcPr>
            <w:tcW w:w="1890" w:type="dxa"/>
          </w:tcPr>
          <w:p w14:paraId="750EB7AF"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50A9BA05" w14:textId="21DB01E0"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بازو</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چپ</w:t>
            </w:r>
          </w:p>
        </w:tc>
      </w:tr>
      <w:tr w:rsidR="00737FAC" w:rsidRPr="00F733A3" w14:paraId="2F5560B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37817B8" w14:textId="1498D21F"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12228</w:t>
            </w:r>
          </w:p>
        </w:tc>
        <w:tc>
          <w:tcPr>
            <w:tcW w:w="1890" w:type="dxa"/>
          </w:tcPr>
          <w:p w14:paraId="2132BF25"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32DBA4FE" w14:textId="69E3AC30"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كتف چپ</w:t>
            </w:r>
          </w:p>
        </w:tc>
      </w:tr>
      <w:tr w:rsidR="00737FAC" w:rsidRPr="00F733A3" w14:paraId="015A904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914ADD7" w14:textId="45C1BB3D"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12229</w:t>
            </w:r>
          </w:p>
        </w:tc>
        <w:tc>
          <w:tcPr>
            <w:tcW w:w="1890" w:type="dxa"/>
          </w:tcPr>
          <w:p w14:paraId="295E0ED6"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186BF9CB" w14:textId="5E51A805"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ران چپ</w:t>
            </w:r>
          </w:p>
        </w:tc>
      </w:tr>
      <w:tr w:rsidR="00737FAC" w:rsidRPr="00F733A3" w14:paraId="41B6815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1BAF22D" w14:textId="3438F40B"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12230</w:t>
            </w:r>
          </w:p>
        </w:tc>
        <w:tc>
          <w:tcPr>
            <w:tcW w:w="1890" w:type="dxa"/>
          </w:tcPr>
          <w:p w14:paraId="7BE94FAF"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40A2D447" w14:textId="7DA7A7F2"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ارش</w:t>
            </w:r>
            <w:r w:rsidRPr="00571E10">
              <w:rPr>
                <w:rFonts w:ascii="Calibri" w:hAnsi="Calibri" w:cs="B Nazanin"/>
                <w:color w:val="000000"/>
                <w:sz w:val="24"/>
                <w:szCs w:val="24"/>
                <w:rtl/>
              </w:rPr>
              <w:t xml:space="preserve"> خونر</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ز</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ملتحمه چشم چپ</w:t>
            </w:r>
          </w:p>
        </w:tc>
      </w:tr>
      <w:tr w:rsidR="00737FAC" w:rsidRPr="00F733A3" w14:paraId="458BE0B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38743B9" w14:textId="07F71E85"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12231</w:t>
            </w:r>
          </w:p>
        </w:tc>
        <w:tc>
          <w:tcPr>
            <w:tcW w:w="1890" w:type="dxa"/>
          </w:tcPr>
          <w:p w14:paraId="673DD271"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49BF28C5" w14:textId="23E2F0D7"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شكستگ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هاشمه استخوان گونه چپ</w:t>
            </w:r>
          </w:p>
        </w:tc>
      </w:tr>
      <w:tr w:rsidR="00737FAC" w:rsidRPr="00F733A3" w14:paraId="42D2B4F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751E247" w14:textId="2E5A8399"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12232</w:t>
            </w:r>
          </w:p>
        </w:tc>
        <w:tc>
          <w:tcPr>
            <w:tcW w:w="1890" w:type="dxa"/>
          </w:tcPr>
          <w:p w14:paraId="4B62B05C"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241488D9" w14:textId="543E40BF"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داخل</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گوشه چشم چپ</w:t>
            </w:r>
          </w:p>
        </w:tc>
      </w:tr>
      <w:tr w:rsidR="00737FAC" w:rsidRPr="00F733A3" w14:paraId="58EA4088"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2960305" w14:textId="61774FA9"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12233</w:t>
            </w:r>
          </w:p>
        </w:tc>
        <w:tc>
          <w:tcPr>
            <w:tcW w:w="1890" w:type="dxa"/>
          </w:tcPr>
          <w:p w14:paraId="2FFED05A"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5D8BD7FF" w14:textId="7346B4A7"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جراحت</w:t>
            </w:r>
            <w:r w:rsidRPr="00571E10">
              <w:rPr>
                <w:rFonts w:ascii="Calibri" w:hAnsi="Calibri" w:cs="B Nazanin"/>
                <w:color w:val="000000"/>
                <w:sz w:val="24"/>
                <w:szCs w:val="24"/>
                <w:rtl/>
              </w:rPr>
              <w:t xml:space="preserve"> حارصه ب</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ن</w:t>
            </w:r>
            <w:r w:rsidRPr="00571E10">
              <w:rPr>
                <w:rFonts w:ascii="Calibri" w:hAnsi="Calibri" w:cs="B Nazanin" w:hint="cs"/>
                <w:color w:val="000000"/>
                <w:sz w:val="24"/>
                <w:szCs w:val="24"/>
                <w:rtl/>
              </w:rPr>
              <w:t>ی</w:t>
            </w:r>
          </w:p>
        </w:tc>
      </w:tr>
      <w:tr w:rsidR="00737FAC" w:rsidRPr="00F733A3" w14:paraId="50E25FA7"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B1D6913" w14:textId="3937E062"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12234</w:t>
            </w:r>
          </w:p>
        </w:tc>
        <w:tc>
          <w:tcPr>
            <w:tcW w:w="1890" w:type="dxa"/>
          </w:tcPr>
          <w:p w14:paraId="3254FF14"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01CA81CE" w14:textId="7A8D5FA1"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كش</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تاندون مچ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چپ</w:t>
            </w:r>
          </w:p>
        </w:tc>
      </w:tr>
      <w:tr w:rsidR="00737FAC" w:rsidRPr="00F733A3" w14:paraId="516376F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D72F190" w14:textId="2FA7EF36"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12235</w:t>
            </w:r>
          </w:p>
        </w:tc>
        <w:tc>
          <w:tcPr>
            <w:tcW w:w="1890" w:type="dxa"/>
          </w:tcPr>
          <w:p w14:paraId="5DA9DBFB"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58690EA3" w14:textId="1C9A9229"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تورم</w:t>
            </w:r>
            <w:r w:rsidRPr="00571E10">
              <w:rPr>
                <w:rFonts w:ascii="Calibri" w:hAnsi="Calibri" w:cs="B Nazanin"/>
                <w:color w:val="000000"/>
                <w:sz w:val="24"/>
                <w:szCs w:val="24"/>
                <w:rtl/>
              </w:rPr>
              <w:t xml:space="preserve"> ساق راست</w:t>
            </w:r>
          </w:p>
        </w:tc>
      </w:tr>
      <w:tr w:rsidR="00737FAC" w:rsidRPr="00F733A3" w14:paraId="31AE7B42"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F91FE47" w14:textId="5890BBC3"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12236</w:t>
            </w:r>
          </w:p>
        </w:tc>
        <w:tc>
          <w:tcPr>
            <w:tcW w:w="1890" w:type="dxa"/>
          </w:tcPr>
          <w:p w14:paraId="2ED4C223"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3328721C" w14:textId="70E5ED4F"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ساعد چپ</w:t>
            </w:r>
          </w:p>
        </w:tc>
      </w:tr>
      <w:tr w:rsidR="00737FAC" w:rsidRPr="00F733A3" w14:paraId="517ED7C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5733E83" w14:textId="43801D2D"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12237</w:t>
            </w:r>
          </w:p>
        </w:tc>
        <w:tc>
          <w:tcPr>
            <w:tcW w:w="1890" w:type="dxa"/>
          </w:tcPr>
          <w:p w14:paraId="41320480"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36E38555" w14:textId="3FCDD54D"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جراحت</w:t>
            </w:r>
            <w:r w:rsidRPr="00571E10">
              <w:rPr>
                <w:rFonts w:ascii="Calibri" w:hAnsi="Calibri" w:cs="B Nazanin"/>
                <w:color w:val="000000"/>
                <w:sz w:val="24"/>
                <w:szCs w:val="24"/>
                <w:rtl/>
              </w:rPr>
              <w:t xml:space="preserve"> حارصه پشت دست چپ</w:t>
            </w:r>
          </w:p>
        </w:tc>
      </w:tr>
      <w:tr w:rsidR="00737FAC" w:rsidRPr="00F733A3" w14:paraId="3949505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21C459A" w14:textId="24EC326C"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12238</w:t>
            </w:r>
          </w:p>
        </w:tc>
        <w:tc>
          <w:tcPr>
            <w:tcW w:w="1890" w:type="dxa"/>
          </w:tcPr>
          <w:p w14:paraId="51A6F8DD"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0DA620E9" w14:textId="567CD080"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جراحت</w:t>
            </w:r>
            <w:r w:rsidRPr="00571E10">
              <w:rPr>
                <w:rFonts w:ascii="Calibri" w:hAnsi="Calibri" w:cs="B Nazanin"/>
                <w:color w:val="000000"/>
                <w:sz w:val="24"/>
                <w:szCs w:val="24"/>
                <w:rtl/>
              </w:rPr>
              <w:t xml:space="preserve"> حارصه پشت دست راست</w:t>
            </w:r>
          </w:p>
        </w:tc>
      </w:tr>
      <w:tr w:rsidR="00737FAC" w:rsidRPr="00F733A3" w14:paraId="0E0B6AB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258397D" w14:textId="1457225E"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12239</w:t>
            </w:r>
          </w:p>
        </w:tc>
        <w:tc>
          <w:tcPr>
            <w:tcW w:w="1890" w:type="dxa"/>
          </w:tcPr>
          <w:p w14:paraId="2DA22589"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4086CA4B" w14:textId="0D579D10"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ارش</w:t>
            </w:r>
            <w:r w:rsidRPr="00571E10">
              <w:rPr>
                <w:rFonts w:ascii="Calibri" w:hAnsi="Calibri" w:cs="B Nazanin"/>
                <w:color w:val="000000"/>
                <w:sz w:val="24"/>
                <w:szCs w:val="24"/>
                <w:rtl/>
              </w:rPr>
              <w:t xml:space="preserve"> تورم دست چپ</w:t>
            </w:r>
          </w:p>
        </w:tc>
      </w:tr>
      <w:tr w:rsidR="00737FAC" w:rsidRPr="00F733A3" w14:paraId="5F87938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0A1CBC9" w14:textId="6DCE2E69"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12240</w:t>
            </w:r>
          </w:p>
        </w:tc>
        <w:tc>
          <w:tcPr>
            <w:tcW w:w="1890" w:type="dxa"/>
          </w:tcPr>
          <w:p w14:paraId="1A13A56E"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7EBE2468" w14:textId="75312B20"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پارگ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دام</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بالا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ابرو</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w:t>
            </w:r>
          </w:p>
        </w:tc>
      </w:tr>
      <w:tr w:rsidR="00737FAC" w:rsidRPr="00F733A3" w14:paraId="38A627F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11453FED" w14:textId="19D7702D"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12241</w:t>
            </w:r>
          </w:p>
        </w:tc>
        <w:tc>
          <w:tcPr>
            <w:tcW w:w="1890" w:type="dxa"/>
          </w:tcPr>
          <w:p w14:paraId="28B227D6"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55AF142F" w14:textId="7A50734A"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پوست</w:t>
            </w:r>
            <w:r w:rsidRPr="00571E10">
              <w:rPr>
                <w:rFonts w:ascii="Calibri" w:hAnsi="Calibri" w:cs="B Nazanin"/>
                <w:color w:val="000000"/>
                <w:sz w:val="24"/>
                <w:szCs w:val="24"/>
                <w:rtl/>
              </w:rPr>
              <w:t xml:space="preserve"> رفتگ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و خراش</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رو</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گونه راست</w:t>
            </w:r>
          </w:p>
        </w:tc>
      </w:tr>
      <w:tr w:rsidR="00737FAC" w:rsidRPr="00F733A3" w14:paraId="0B16AAB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2B2CC66" w14:textId="78F735E7"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12242</w:t>
            </w:r>
          </w:p>
        </w:tc>
        <w:tc>
          <w:tcPr>
            <w:tcW w:w="1890" w:type="dxa"/>
          </w:tcPr>
          <w:p w14:paraId="60584928"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35FB7726" w14:textId="7B63EA12"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جراحت</w:t>
            </w:r>
            <w:r w:rsidRPr="00571E10">
              <w:rPr>
                <w:rFonts w:ascii="Calibri" w:hAnsi="Calibri" w:cs="B Nazanin"/>
                <w:color w:val="000000"/>
                <w:sz w:val="24"/>
                <w:szCs w:val="24"/>
                <w:rtl/>
              </w:rPr>
              <w:t xml:space="preserve"> پشت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w:t>
            </w:r>
          </w:p>
        </w:tc>
      </w:tr>
      <w:tr w:rsidR="00737FAC" w:rsidRPr="00F733A3" w14:paraId="116D15BE"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C9BBE51" w14:textId="3EDBCAAA"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12243</w:t>
            </w:r>
          </w:p>
        </w:tc>
        <w:tc>
          <w:tcPr>
            <w:tcW w:w="1890" w:type="dxa"/>
          </w:tcPr>
          <w:p w14:paraId="7DE1280D"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41CA856A" w14:textId="4317AF0C"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شكستگ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بند اول انگشت چهارم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 (با فرض بهبود كامل)</w:t>
            </w:r>
          </w:p>
        </w:tc>
      </w:tr>
      <w:tr w:rsidR="00737FAC" w:rsidRPr="00F733A3" w14:paraId="770C372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D85AC52" w14:textId="10FABD64"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12244</w:t>
            </w:r>
          </w:p>
        </w:tc>
        <w:tc>
          <w:tcPr>
            <w:tcW w:w="1890" w:type="dxa"/>
          </w:tcPr>
          <w:p w14:paraId="2C30961D"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5EFBA595" w14:textId="7EA33898"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پارگ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دام</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بخ</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شده خلف تنه سمت راست</w:t>
            </w:r>
          </w:p>
        </w:tc>
      </w:tr>
      <w:tr w:rsidR="00737FAC" w:rsidRPr="00F733A3" w14:paraId="46DCB29C"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797331A" w14:textId="7E4072CD"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12245</w:t>
            </w:r>
          </w:p>
        </w:tc>
        <w:tc>
          <w:tcPr>
            <w:tcW w:w="1890" w:type="dxa"/>
          </w:tcPr>
          <w:p w14:paraId="7E9067A0"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04E456A5" w14:textId="56BF2C3C"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منشره خلف تنه سمت راست</w:t>
            </w:r>
          </w:p>
        </w:tc>
      </w:tr>
      <w:tr w:rsidR="00737FAC" w:rsidRPr="00F733A3" w14:paraId="2EF7CB2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4C649BB" w14:textId="09811BA3"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12246</w:t>
            </w:r>
          </w:p>
        </w:tc>
        <w:tc>
          <w:tcPr>
            <w:tcW w:w="1890" w:type="dxa"/>
          </w:tcPr>
          <w:p w14:paraId="76079180"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1B65E466" w14:textId="7F10CDF0"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اه</w:t>
            </w:r>
            <w:r w:rsidRPr="00571E10">
              <w:rPr>
                <w:rFonts w:ascii="Calibri" w:hAnsi="Calibri" w:cs="B Nazanin"/>
                <w:color w:val="000000"/>
                <w:sz w:val="24"/>
                <w:szCs w:val="24"/>
                <w:rtl/>
              </w:rPr>
              <w:t xml:space="preserve"> شدگ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باسن چپ</w:t>
            </w:r>
          </w:p>
        </w:tc>
      </w:tr>
      <w:tr w:rsidR="00737FAC" w:rsidRPr="00F733A3" w14:paraId="049F0B2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0221139" w14:textId="390DE4C0"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12247</w:t>
            </w:r>
          </w:p>
        </w:tc>
        <w:tc>
          <w:tcPr>
            <w:tcW w:w="1890" w:type="dxa"/>
          </w:tcPr>
          <w:p w14:paraId="35FB5CCC"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0723D495" w14:textId="42B96FB7"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تورم</w:t>
            </w:r>
            <w:r w:rsidRPr="00571E10">
              <w:rPr>
                <w:rFonts w:ascii="Calibri" w:hAnsi="Calibri" w:cs="B Nazanin"/>
                <w:color w:val="000000"/>
                <w:sz w:val="24"/>
                <w:szCs w:val="24"/>
                <w:rtl/>
              </w:rPr>
              <w:t xml:space="preserve"> و تخل</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لخته خون باسن سمت چپ</w:t>
            </w:r>
          </w:p>
        </w:tc>
      </w:tr>
      <w:tr w:rsidR="00737FAC" w:rsidRPr="00F733A3" w14:paraId="31E3BF5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C84A28A" w14:textId="650D7DDA"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12248</w:t>
            </w:r>
          </w:p>
        </w:tc>
        <w:tc>
          <w:tcPr>
            <w:tcW w:w="1890" w:type="dxa"/>
          </w:tcPr>
          <w:p w14:paraId="775C5502"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2C361581" w14:textId="5EFF9F50"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جراحت</w:t>
            </w:r>
            <w:r w:rsidRPr="00571E10">
              <w:rPr>
                <w:rFonts w:ascii="Calibri" w:hAnsi="Calibri" w:cs="B Nazanin"/>
                <w:color w:val="000000"/>
                <w:sz w:val="24"/>
                <w:szCs w:val="24"/>
                <w:rtl/>
              </w:rPr>
              <w:t xml:space="preserve"> حارصه لاله گوش چپ</w:t>
            </w:r>
          </w:p>
        </w:tc>
      </w:tr>
      <w:tr w:rsidR="00737FAC" w:rsidRPr="00F733A3" w14:paraId="583AE9B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1C536F" w14:textId="51A207CF"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12249</w:t>
            </w:r>
          </w:p>
        </w:tc>
        <w:tc>
          <w:tcPr>
            <w:tcW w:w="1890" w:type="dxa"/>
          </w:tcPr>
          <w:p w14:paraId="48B9A137"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146A974C" w14:textId="0F8FA61E"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اه</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خلف زانو چپ</w:t>
            </w:r>
          </w:p>
        </w:tc>
      </w:tr>
      <w:tr w:rsidR="00737FAC" w:rsidRPr="00F733A3" w14:paraId="0BC7E46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49CF8E3" w14:textId="50127474"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12250</w:t>
            </w:r>
          </w:p>
        </w:tc>
        <w:tc>
          <w:tcPr>
            <w:tcW w:w="1890" w:type="dxa"/>
          </w:tcPr>
          <w:p w14:paraId="0504EB25"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28BD9347" w14:textId="14E48F83"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ارش</w:t>
            </w:r>
            <w:r w:rsidRPr="00571E10">
              <w:rPr>
                <w:rFonts w:ascii="Calibri" w:hAnsi="Calibri" w:cs="B Nazanin"/>
                <w:color w:val="000000"/>
                <w:sz w:val="24"/>
                <w:szCs w:val="24"/>
                <w:rtl/>
              </w:rPr>
              <w:t xml:space="preserve"> شكستگ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بخش</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از دندانها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2 و 3</w:t>
            </w:r>
          </w:p>
        </w:tc>
      </w:tr>
      <w:tr w:rsidR="00737FAC" w:rsidRPr="00F733A3" w14:paraId="3B32F804"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3A3C961" w14:textId="6F0A6153"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12251</w:t>
            </w:r>
          </w:p>
        </w:tc>
        <w:tc>
          <w:tcPr>
            <w:tcW w:w="1890" w:type="dxa"/>
          </w:tcPr>
          <w:p w14:paraId="6D718260"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36A38BB2" w14:textId="1F625A6D"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آرنج چپ</w:t>
            </w:r>
          </w:p>
        </w:tc>
      </w:tr>
      <w:tr w:rsidR="00737FAC" w:rsidRPr="00F733A3" w14:paraId="3DE5A2E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C771C3C" w14:textId="7C44AF86"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12252</w:t>
            </w:r>
          </w:p>
        </w:tc>
        <w:tc>
          <w:tcPr>
            <w:tcW w:w="1890" w:type="dxa"/>
          </w:tcPr>
          <w:p w14:paraId="60830655"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1D96D13C" w14:textId="1B33C62A"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بالا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قوزك داخل</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مچ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چپ و پشت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چپ</w:t>
            </w:r>
          </w:p>
        </w:tc>
      </w:tr>
      <w:tr w:rsidR="00737FAC" w:rsidRPr="00F733A3" w14:paraId="2297215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62C2FB5" w14:textId="720EA9FA"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12253</w:t>
            </w:r>
          </w:p>
        </w:tc>
        <w:tc>
          <w:tcPr>
            <w:tcW w:w="1890" w:type="dxa"/>
          </w:tcPr>
          <w:p w14:paraId="782F21DF"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4333502A" w14:textId="2C46066F"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قدام ساق و زانو</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چپ</w:t>
            </w:r>
          </w:p>
        </w:tc>
      </w:tr>
      <w:tr w:rsidR="00737FAC" w:rsidRPr="00F733A3" w14:paraId="638B4EC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3CC1280" w14:textId="379BD73A"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12254</w:t>
            </w:r>
          </w:p>
        </w:tc>
        <w:tc>
          <w:tcPr>
            <w:tcW w:w="1890" w:type="dxa"/>
          </w:tcPr>
          <w:p w14:paraId="36EE8F31"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78F82AB5" w14:textId="1571AD9D"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پشت تنه</w:t>
            </w:r>
          </w:p>
        </w:tc>
      </w:tr>
      <w:tr w:rsidR="00737FAC" w:rsidRPr="00F733A3" w14:paraId="64E6425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5C44CCA" w14:textId="709CAC33"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12255</w:t>
            </w:r>
          </w:p>
        </w:tc>
        <w:tc>
          <w:tcPr>
            <w:tcW w:w="1890" w:type="dxa"/>
          </w:tcPr>
          <w:p w14:paraId="56C2971B"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022BC9B8" w14:textId="451E18FB"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ارش</w:t>
            </w:r>
            <w:r w:rsidRPr="00571E10">
              <w:rPr>
                <w:rFonts w:ascii="Calibri" w:hAnsi="Calibri" w:cs="B Nazanin"/>
                <w:color w:val="000000"/>
                <w:sz w:val="24"/>
                <w:szCs w:val="24"/>
                <w:rtl/>
              </w:rPr>
              <w:t xml:space="preserve"> افزا</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ش</w:t>
            </w:r>
            <w:r w:rsidRPr="00571E10">
              <w:rPr>
                <w:rFonts w:ascii="Calibri" w:hAnsi="Calibri" w:cs="B Nazanin"/>
                <w:color w:val="000000"/>
                <w:sz w:val="24"/>
                <w:szCs w:val="24"/>
                <w:rtl/>
              </w:rPr>
              <w:t xml:space="preserve"> اختلالات روح</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و روان</w:t>
            </w:r>
            <w:r w:rsidRPr="00571E10">
              <w:rPr>
                <w:rFonts w:ascii="Calibri" w:hAnsi="Calibri" w:cs="B Nazanin" w:hint="cs"/>
                <w:color w:val="000000"/>
                <w:sz w:val="24"/>
                <w:szCs w:val="24"/>
                <w:rtl/>
              </w:rPr>
              <w:t>ی</w:t>
            </w:r>
          </w:p>
        </w:tc>
      </w:tr>
      <w:tr w:rsidR="00737FAC" w:rsidRPr="00F733A3" w14:paraId="1D2615D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EE4D8D1" w14:textId="45872274"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12256</w:t>
            </w:r>
          </w:p>
        </w:tc>
        <w:tc>
          <w:tcPr>
            <w:tcW w:w="1890" w:type="dxa"/>
          </w:tcPr>
          <w:p w14:paraId="6C5E9FA4"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051F4EFE" w14:textId="2EB130D3"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و 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آرنج راست</w:t>
            </w:r>
          </w:p>
        </w:tc>
      </w:tr>
      <w:tr w:rsidR="00737FAC" w:rsidRPr="00F733A3" w14:paraId="04B0A5CD"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95D3470" w14:textId="6C4194C7"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12257</w:t>
            </w:r>
          </w:p>
        </w:tc>
        <w:tc>
          <w:tcPr>
            <w:tcW w:w="1890" w:type="dxa"/>
          </w:tcPr>
          <w:p w14:paraId="47B1918A"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022947B5" w14:textId="5EAAC7BF"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پشت، بالا و خلف مچ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w:t>
            </w:r>
          </w:p>
        </w:tc>
      </w:tr>
      <w:tr w:rsidR="00737FAC" w:rsidRPr="00F733A3" w14:paraId="53063F2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DEE1B94" w14:textId="2AF591ED"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12258</w:t>
            </w:r>
          </w:p>
        </w:tc>
        <w:tc>
          <w:tcPr>
            <w:tcW w:w="1890" w:type="dxa"/>
          </w:tcPr>
          <w:p w14:paraId="22A4C3BA"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25F56A93" w14:textId="58BDD3F6"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جراحت</w:t>
            </w:r>
            <w:r w:rsidRPr="00571E10">
              <w:rPr>
                <w:rFonts w:ascii="Calibri" w:hAnsi="Calibri" w:cs="B Nazanin"/>
                <w:color w:val="000000"/>
                <w:sz w:val="24"/>
                <w:szCs w:val="24"/>
                <w:rtl/>
              </w:rPr>
              <w:t xml:space="preserve"> حارصه مچ دست راست</w:t>
            </w:r>
          </w:p>
        </w:tc>
      </w:tr>
      <w:tr w:rsidR="00737FAC" w:rsidRPr="00F733A3" w14:paraId="0028A8D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99E5F43" w14:textId="29EBFFD9"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12259</w:t>
            </w:r>
          </w:p>
        </w:tc>
        <w:tc>
          <w:tcPr>
            <w:tcW w:w="1890" w:type="dxa"/>
          </w:tcPr>
          <w:p w14:paraId="2BB9786A"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054D43A4" w14:textId="05795B96"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جراحت</w:t>
            </w:r>
            <w:r w:rsidRPr="00571E10">
              <w:rPr>
                <w:rFonts w:ascii="Calibri" w:hAnsi="Calibri" w:cs="B Nazanin"/>
                <w:color w:val="000000"/>
                <w:sz w:val="24"/>
                <w:szCs w:val="24"/>
                <w:rtl/>
              </w:rPr>
              <w:t xml:space="preserve"> حارصه مچ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w:t>
            </w:r>
          </w:p>
        </w:tc>
      </w:tr>
      <w:tr w:rsidR="00737FAC" w:rsidRPr="00F733A3" w14:paraId="75B7325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175D125" w14:textId="5DC2FE00"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12260</w:t>
            </w:r>
          </w:p>
        </w:tc>
        <w:tc>
          <w:tcPr>
            <w:tcW w:w="1890" w:type="dxa"/>
          </w:tcPr>
          <w:p w14:paraId="5FE546AA"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79D4D9DF" w14:textId="1BBB4D74"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ارش</w:t>
            </w:r>
            <w:r w:rsidRPr="00571E10">
              <w:rPr>
                <w:rFonts w:ascii="Calibri" w:hAnsi="Calibri" w:cs="B Nazanin"/>
                <w:color w:val="000000"/>
                <w:sz w:val="24"/>
                <w:szCs w:val="24"/>
                <w:rtl/>
              </w:rPr>
              <w:t xml:space="preserve"> 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شكم</w:t>
            </w:r>
          </w:p>
        </w:tc>
      </w:tr>
      <w:tr w:rsidR="00737FAC" w:rsidRPr="00F733A3" w14:paraId="73EB887A"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F09607C" w14:textId="1C971B7F"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lastRenderedPageBreak/>
              <w:t>12261</w:t>
            </w:r>
          </w:p>
        </w:tc>
        <w:tc>
          <w:tcPr>
            <w:tcW w:w="1890" w:type="dxa"/>
          </w:tcPr>
          <w:p w14:paraId="65C74BE3"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29B73150" w14:textId="7B972B50"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شكستگ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استخوان زند اعل</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ساعد چپ</w:t>
            </w:r>
          </w:p>
        </w:tc>
      </w:tr>
      <w:tr w:rsidR="00737FAC" w:rsidRPr="00F733A3" w14:paraId="22324A9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F367A1E" w14:textId="6C069447"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12262</w:t>
            </w:r>
          </w:p>
        </w:tc>
        <w:tc>
          <w:tcPr>
            <w:tcW w:w="1890" w:type="dxa"/>
          </w:tcPr>
          <w:p w14:paraId="47F7C5F0"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07715764" w14:textId="71658389"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پارگ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دام</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بخ</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شده پشت پاشنه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w:t>
            </w:r>
          </w:p>
        </w:tc>
      </w:tr>
      <w:tr w:rsidR="00737FAC" w:rsidRPr="00F733A3" w14:paraId="6CE6349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3AA0B16" w14:textId="53734A06"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12263</w:t>
            </w:r>
          </w:p>
        </w:tc>
        <w:tc>
          <w:tcPr>
            <w:tcW w:w="1890" w:type="dxa"/>
          </w:tcPr>
          <w:p w14:paraId="2D780450"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704A492D" w14:textId="5E741920"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رو</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w:t>
            </w:r>
          </w:p>
        </w:tc>
      </w:tr>
      <w:tr w:rsidR="00737FAC" w:rsidRPr="00F733A3" w14:paraId="246CE8C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6D320E5" w14:textId="08EBA71E"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12264</w:t>
            </w:r>
          </w:p>
        </w:tc>
        <w:tc>
          <w:tcPr>
            <w:tcW w:w="1890" w:type="dxa"/>
          </w:tcPr>
          <w:p w14:paraId="0CA1A6FE"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309021C9" w14:textId="26F4D24B"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كشاله ران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w:t>
            </w:r>
          </w:p>
        </w:tc>
      </w:tr>
      <w:tr w:rsidR="00737FAC" w:rsidRPr="00F733A3" w14:paraId="2DB4CC2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6EC7800" w14:textId="5376E2B1"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12265</w:t>
            </w:r>
          </w:p>
        </w:tc>
        <w:tc>
          <w:tcPr>
            <w:tcW w:w="1890" w:type="dxa"/>
          </w:tcPr>
          <w:p w14:paraId="68C49FEB"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5A37E764" w14:textId="19344FC8"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ارش</w:t>
            </w:r>
            <w:r w:rsidRPr="00571E10">
              <w:rPr>
                <w:rFonts w:ascii="Calibri" w:hAnsi="Calibri" w:cs="B Nazanin"/>
                <w:color w:val="000000"/>
                <w:sz w:val="24"/>
                <w:szCs w:val="24"/>
                <w:rtl/>
              </w:rPr>
              <w:t xml:space="preserve"> 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پشت پهلو</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سمت چپ</w:t>
            </w:r>
          </w:p>
        </w:tc>
      </w:tr>
      <w:tr w:rsidR="00737FAC" w:rsidRPr="00F733A3" w14:paraId="6FFC7E6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5D26FC7" w14:textId="12E3945E"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12266</w:t>
            </w:r>
          </w:p>
        </w:tc>
        <w:tc>
          <w:tcPr>
            <w:tcW w:w="1890" w:type="dxa"/>
          </w:tcPr>
          <w:p w14:paraId="3516FC83"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4DE1F18D" w14:textId="06E5588B"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رو</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هر كدام از انگشتها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دست چپ</w:t>
            </w:r>
          </w:p>
        </w:tc>
      </w:tr>
      <w:tr w:rsidR="00737FAC" w:rsidRPr="00F733A3" w14:paraId="7CDBD092"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2055FD5" w14:textId="3FBF9B7C"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12267</w:t>
            </w:r>
          </w:p>
        </w:tc>
        <w:tc>
          <w:tcPr>
            <w:tcW w:w="1890" w:type="dxa"/>
          </w:tcPr>
          <w:p w14:paraId="233A1BDD"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074BAA95" w14:textId="27827868"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سمت راست صورت</w:t>
            </w:r>
          </w:p>
        </w:tc>
      </w:tr>
      <w:tr w:rsidR="00737FAC" w:rsidRPr="00F733A3" w14:paraId="7566548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462EBC5" w14:textId="34BCCCDF"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12268</w:t>
            </w:r>
          </w:p>
        </w:tc>
        <w:tc>
          <w:tcPr>
            <w:tcW w:w="1890" w:type="dxa"/>
          </w:tcPr>
          <w:p w14:paraId="01FBB62B"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30883BAE" w14:textId="5351F231"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كنده</w:t>
            </w:r>
            <w:r w:rsidRPr="00571E10">
              <w:rPr>
                <w:rFonts w:ascii="Calibri" w:hAnsi="Calibri" w:cs="B Nazanin"/>
                <w:color w:val="000000"/>
                <w:sz w:val="24"/>
                <w:szCs w:val="24"/>
                <w:rtl/>
              </w:rPr>
              <w:t xml:space="preserve"> شدن ناخن انگشت پنجم دست چپ با فرض رشد صح</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ح</w:t>
            </w:r>
          </w:p>
        </w:tc>
      </w:tr>
      <w:tr w:rsidR="00737FAC" w:rsidRPr="00F733A3" w14:paraId="21DFA74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780E9A" w14:textId="4A0C6545"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12269</w:t>
            </w:r>
          </w:p>
        </w:tc>
        <w:tc>
          <w:tcPr>
            <w:tcW w:w="1890" w:type="dxa"/>
          </w:tcPr>
          <w:p w14:paraId="07D4ED76"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0EA66E3C" w14:textId="09C5156D"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اه</w:t>
            </w:r>
            <w:r w:rsidRPr="00571E10">
              <w:rPr>
                <w:rFonts w:ascii="Calibri" w:hAnsi="Calibri" w:cs="B Nazanin"/>
                <w:color w:val="000000"/>
                <w:sz w:val="24"/>
                <w:szCs w:val="24"/>
                <w:rtl/>
              </w:rPr>
              <w:t xml:space="preserve"> شدگ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چشم چپ</w:t>
            </w:r>
          </w:p>
        </w:tc>
      </w:tr>
      <w:tr w:rsidR="00737FAC" w:rsidRPr="00F733A3" w14:paraId="4ADEAD3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3C19BEB" w14:textId="5895F53C"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12270</w:t>
            </w:r>
          </w:p>
        </w:tc>
        <w:tc>
          <w:tcPr>
            <w:tcW w:w="1890" w:type="dxa"/>
          </w:tcPr>
          <w:p w14:paraId="05874218"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30FF3D47" w14:textId="68D39EFB"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پلك فوقان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چشم چپ</w:t>
            </w:r>
          </w:p>
        </w:tc>
      </w:tr>
      <w:tr w:rsidR="00737FAC" w:rsidRPr="00F733A3" w14:paraId="1F622CA0"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37DA8E5" w14:textId="0BEDF197"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12271</w:t>
            </w:r>
          </w:p>
        </w:tc>
        <w:tc>
          <w:tcPr>
            <w:tcW w:w="1890" w:type="dxa"/>
          </w:tcPr>
          <w:p w14:paraId="76C53580"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06A26750" w14:textId="1986FFB8"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ارش</w:t>
            </w:r>
            <w:r w:rsidRPr="00571E10">
              <w:rPr>
                <w:rFonts w:ascii="Calibri" w:hAnsi="Calibri" w:cs="B Nazanin"/>
                <w:color w:val="000000"/>
                <w:sz w:val="24"/>
                <w:szCs w:val="24"/>
                <w:rtl/>
              </w:rPr>
              <w:t xml:space="preserve"> آس</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ب</w:t>
            </w:r>
            <w:r w:rsidRPr="00571E10">
              <w:rPr>
                <w:rFonts w:ascii="Calibri" w:hAnsi="Calibri" w:cs="B Nazanin"/>
                <w:color w:val="000000"/>
                <w:sz w:val="24"/>
                <w:szCs w:val="24"/>
                <w:rtl/>
              </w:rPr>
              <w:t xml:space="preserve"> نسج نرم گردن</w:t>
            </w:r>
          </w:p>
        </w:tc>
      </w:tr>
      <w:tr w:rsidR="00737FAC" w:rsidRPr="00F733A3" w14:paraId="124CD2CD"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08DE619D" w14:textId="4259EBD2"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12272</w:t>
            </w:r>
          </w:p>
        </w:tc>
        <w:tc>
          <w:tcPr>
            <w:tcW w:w="1890" w:type="dxa"/>
          </w:tcPr>
          <w:p w14:paraId="565367B3"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58BE298C" w14:textId="6B0CE4F9"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خراش</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بازو</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w:t>
            </w:r>
          </w:p>
        </w:tc>
      </w:tr>
      <w:tr w:rsidR="00737FAC" w:rsidRPr="00F733A3" w14:paraId="537FCA7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D619461" w14:textId="0EB8B973"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12273</w:t>
            </w:r>
          </w:p>
        </w:tc>
        <w:tc>
          <w:tcPr>
            <w:tcW w:w="1890" w:type="dxa"/>
          </w:tcPr>
          <w:p w14:paraId="53862D38"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5D81B168" w14:textId="68B907F6"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بند اول انگشت سوم، چهارم و پنجم دست</w:t>
            </w:r>
          </w:p>
        </w:tc>
      </w:tr>
      <w:tr w:rsidR="00737FAC" w:rsidRPr="00F733A3" w14:paraId="7BCAED3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10DD9D2" w14:textId="5FAF224E"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12274</w:t>
            </w:r>
          </w:p>
        </w:tc>
        <w:tc>
          <w:tcPr>
            <w:tcW w:w="1890" w:type="dxa"/>
          </w:tcPr>
          <w:p w14:paraId="1B6A306C"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53D05E9F" w14:textId="1D734A9A"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سائ</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بند اول انگشت دوم، سوم و چهارم دست</w:t>
            </w:r>
          </w:p>
        </w:tc>
      </w:tr>
      <w:tr w:rsidR="00737FAC" w:rsidRPr="00F733A3" w14:paraId="32A7BD5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7E117E" w14:textId="5CC3E6A5"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12275</w:t>
            </w:r>
          </w:p>
        </w:tc>
        <w:tc>
          <w:tcPr>
            <w:tcW w:w="1890" w:type="dxa"/>
          </w:tcPr>
          <w:p w14:paraId="6E71DEF2"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2182D164" w14:textId="6B01AE70"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ارش</w:t>
            </w:r>
            <w:r w:rsidRPr="00571E10">
              <w:rPr>
                <w:rFonts w:ascii="Calibri" w:hAnsi="Calibri" w:cs="B Nazanin"/>
                <w:color w:val="000000"/>
                <w:sz w:val="24"/>
                <w:szCs w:val="24"/>
                <w:rtl/>
              </w:rPr>
              <w:t xml:space="preserve"> عارضه محدود</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ت</w:t>
            </w:r>
            <w:r w:rsidRPr="00571E10">
              <w:rPr>
                <w:rFonts w:ascii="Calibri" w:hAnsi="Calibri" w:cs="B Nazanin"/>
                <w:color w:val="000000"/>
                <w:sz w:val="24"/>
                <w:szCs w:val="24"/>
                <w:rtl/>
              </w:rPr>
              <w:t xml:space="preserve"> حركت</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در ناح</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مچ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 و آس</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ب</w:t>
            </w:r>
            <w:r w:rsidRPr="00571E10">
              <w:rPr>
                <w:rFonts w:ascii="Calibri" w:hAnsi="Calibri" w:cs="B Nazanin"/>
                <w:color w:val="000000"/>
                <w:sz w:val="24"/>
                <w:szCs w:val="24"/>
                <w:rtl/>
              </w:rPr>
              <w:t xml:space="preserve"> نسج نرم ساق راست</w:t>
            </w:r>
          </w:p>
        </w:tc>
      </w:tr>
      <w:tr w:rsidR="00737FAC" w:rsidRPr="00F733A3" w14:paraId="3A8D767A"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6AF29D3" w14:textId="62743FC0"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12276</w:t>
            </w:r>
          </w:p>
        </w:tc>
        <w:tc>
          <w:tcPr>
            <w:tcW w:w="1890" w:type="dxa"/>
          </w:tcPr>
          <w:p w14:paraId="38E48401"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31A8FA0C" w14:textId="3A8DFD3E"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آس</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ب</w:t>
            </w:r>
            <w:r w:rsidRPr="00571E10">
              <w:rPr>
                <w:rFonts w:ascii="Calibri" w:hAnsi="Calibri" w:cs="B Nazanin"/>
                <w:color w:val="000000"/>
                <w:sz w:val="24"/>
                <w:szCs w:val="24"/>
                <w:rtl/>
              </w:rPr>
              <w:t xml:space="preserve"> رباط و نسوج نرم ساق</w:t>
            </w:r>
          </w:p>
        </w:tc>
      </w:tr>
      <w:tr w:rsidR="00737FAC" w:rsidRPr="00F733A3" w14:paraId="342B631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69FCB3BA" w14:textId="20BE939A"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12277</w:t>
            </w:r>
          </w:p>
        </w:tc>
        <w:tc>
          <w:tcPr>
            <w:tcW w:w="1890" w:type="dxa"/>
          </w:tcPr>
          <w:p w14:paraId="1E87CEF3"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5B1AF4BA" w14:textId="7439056B"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شكستگ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پاشنه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w:t>
            </w:r>
          </w:p>
        </w:tc>
      </w:tr>
      <w:tr w:rsidR="00737FAC" w:rsidRPr="00F733A3" w14:paraId="77205D06"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F791770" w14:textId="4A312F2C"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12278</w:t>
            </w:r>
          </w:p>
        </w:tc>
        <w:tc>
          <w:tcPr>
            <w:tcW w:w="1890" w:type="dxa"/>
          </w:tcPr>
          <w:p w14:paraId="738505B1"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5138479E" w14:textId="4A91C82A"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خراش</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پشت پا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w:t>
            </w:r>
          </w:p>
        </w:tc>
      </w:tr>
      <w:tr w:rsidR="00737FAC" w:rsidRPr="00F733A3" w14:paraId="0764A6D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BA77D93" w14:textId="5BEB759D"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12279</w:t>
            </w:r>
          </w:p>
        </w:tc>
        <w:tc>
          <w:tcPr>
            <w:tcW w:w="1890" w:type="dxa"/>
          </w:tcPr>
          <w:p w14:paraId="23894958"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64CF7FBF" w14:textId="55B8DB7B"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خراش</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حارصه ز</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ر</w:t>
            </w:r>
            <w:r w:rsidRPr="00571E10">
              <w:rPr>
                <w:rFonts w:ascii="Calibri" w:hAnsi="Calibri" w:cs="B Nazanin"/>
                <w:color w:val="000000"/>
                <w:sz w:val="24"/>
                <w:szCs w:val="24"/>
                <w:rtl/>
              </w:rPr>
              <w:t xml:space="preserve"> چشم راست</w:t>
            </w:r>
          </w:p>
        </w:tc>
      </w:tr>
      <w:tr w:rsidR="00737FAC" w:rsidRPr="00F733A3" w14:paraId="5CE3800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EBC4289" w14:textId="730BDE93"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12280</w:t>
            </w:r>
          </w:p>
        </w:tc>
        <w:tc>
          <w:tcPr>
            <w:tcW w:w="1890" w:type="dxa"/>
          </w:tcPr>
          <w:p w14:paraId="37514069"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4320D04A" w14:textId="2FC8F0ED"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دور چشم راست</w:t>
            </w:r>
          </w:p>
        </w:tc>
      </w:tr>
      <w:tr w:rsidR="00737FAC" w:rsidRPr="00F733A3" w14:paraId="5783246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3A3A79A" w14:textId="2966A5BD"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12281</w:t>
            </w:r>
          </w:p>
        </w:tc>
        <w:tc>
          <w:tcPr>
            <w:tcW w:w="1890" w:type="dxa"/>
          </w:tcPr>
          <w:p w14:paraId="78618AB2"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5112C101" w14:textId="4ACF7582"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سرخ</w:t>
            </w:r>
            <w:r w:rsidRPr="00571E10">
              <w:rPr>
                <w:rFonts w:ascii="Calibri" w:hAnsi="Calibri" w:cs="B Nazanin"/>
                <w:color w:val="000000"/>
                <w:sz w:val="24"/>
                <w:szCs w:val="24"/>
                <w:rtl/>
              </w:rPr>
              <w:t xml:space="preserve"> شدگ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گونه راست</w:t>
            </w:r>
          </w:p>
        </w:tc>
      </w:tr>
      <w:tr w:rsidR="00737FAC" w:rsidRPr="00F733A3" w14:paraId="77AC1620"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4EFB8923" w14:textId="61F112B5"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12282</w:t>
            </w:r>
          </w:p>
        </w:tc>
        <w:tc>
          <w:tcPr>
            <w:tcW w:w="1890" w:type="dxa"/>
          </w:tcPr>
          <w:p w14:paraId="22C8F456"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12523AF2" w14:textId="13DBEC06"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كبود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بازو</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راست</w:t>
            </w:r>
          </w:p>
        </w:tc>
      </w:tr>
      <w:tr w:rsidR="00737FAC" w:rsidRPr="00F733A3" w14:paraId="38935EF9"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8FF7CFE" w14:textId="78679BCB"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12283</w:t>
            </w:r>
          </w:p>
        </w:tc>
        <w:tc>
          <w:tcPr>
            <w:tcW w:w="1890" w:type="dxa"/>
          </w:tcPr>
          <w:p w14:paraId="6C6AD4FE"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597A015E" w14:textId="76FA55F4"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جراحت</w:t>
            </w:r>
            <w:r w:rsidRPr="00571E10">
              <w:rPr>
                <w:rFonts w:ascii="Calibri" w:hAnsi="Calibri" w:cs="B Nazanin"/>
                <w:color w:val="000000"/>
                <w:sz w:val="24"/>
                <w:szCs w:val="24"/>
                <w:rtl/>
              </w:rPr>
              <w:t xml:space="preserve"> بخ</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شده دام</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پ</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شان</w:t>
            </w:r>
            <w:r w:rsidRPr="00571E10">
              <w:rPr>
                <w:rFonts w:ascii="Calibri" w:hAnsi="Calibri" w:cs="B Nazanin" w:hint="cs"/>
                <w:color w:val="000000"/>
                <w:sz w:val="24"/>
                <w:szCs w:val="24"/>
                <w:rtl/>
              </w:rPr>
              <w:t>ی</w:t>
            </w:r>
          </w:p>
        </w:tc>
      </w:tr>
      <w:tr w:rsidR="00737FAC" w:rsidRPr="00F733A3" w14:paraId="4EAE0D19"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8BD8A1C" w14:textId="39D0A61E"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12284</w:t>
            </w:r>
          </w:p>
        </w:tc>
        <w:tc>
          <w:tcPr>
            <w:tcW w:w="1890" w:type="dxa"/>
          </w:tcPr>
          <w:p w14:paraId="3A6802EE"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43452520" w14:textId="7CC05F2F"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کبود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دور چشم راست و چپ</w:t>
            </w:r>
          </w:p>
        </w:tc>
      </w:tr>
      <w:tr w:rsidR="00737FAC" w:rsidRPr="00F733A3" w14:paraId="572D0F8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0BA8BBBD" w14:textId="1481B1FB"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12285</w:t>
            </w:r>
          </w:p>
        </w:tc>
        <w:tc>
          <w:tcPr>
            <w:tcW w:w="1890" w:type="dxa"/>
          </w:tcPr>
          <w:p w14:paraId="6336F86E"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4EE58BB2" w14:textId="7B107D7D"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کبود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دور سمت راست و چپ چانه</w:t>
            </w:r>
          </w:p>
        </w:tc>
      </w:tr>
      <w:tr w:rsidR="00737FAC" w:rsidRPr="00F733A3" w14:paraId="1E8DADF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1C39CFA" w14:textId="4E959EEF"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12286</w:t>
            </w:r>
          </w:p>
        </w:tc>
        <w:tc>
          <w:tcPr>
            <w:tcW w:w="1890" w:type="dxa"/>
          </w:tcPr>
          <w:p w14:paraId="3869E462"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516B5AF8" w14:textId="42AB2882"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کبود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سمت چپ گردن</w:t>
            </w:r>
          </w:p>
        </w:tc>
      </w:tr>
      <w:tr w:rsidR="00737FAC" w:rsidRPr="00F733A3" w14:paraId="7FA0A621"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61E7F96" w14:textId="5CFF0BDE"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12287</w:t>
            </w:r>
          </w:p>
        </w:tc>
        <w:tc>
          <w:tcPr>
            <w:tcW w:w="1890" w:type="dxa"/>
          </w:tcPr>
          <w:p w14:paraId="7B116951"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660241BC" w14:textId="3B3DE60F"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اه</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خلف زانو راست</w:t>
            </w:r>
          </w:p>
        </w:tc>
      </w:tr>
      <w:tr w:rsidR="00737FAC" w:rsidRPr="00F733A3" w14:paraId="03B2A87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65DD79F4" w14:textId="3F7723B5"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12288</w:t>
            </w:r>
          </w:p>
        </w:tc>
        <w:tc>
          <w:tcPr>
            <w:tcW w:w="1890" w:type="dxa"/>
          </w:tcPr>
          <w:p w14:paraId="7C9C65B2"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16F658A0" w14:textId="50AF9754"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اه</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خلف ران چپ</w:t>
            </w:r>
          </w:p>
        </w:tc>
      </w:tr>
      <w:tr w:rsidR="00737FAC" w:rsidRPr="00F733A3" w14:paraId="2FBD537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85B3051" w14:textId="58A1AB59"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12289</w:t>
            </w:r>
          </w:p>
        </w:tc>
        <w:tc>
          <w:tcPr>
            <w:tcW w:w="1890" w:type="dxa"/>
          </w:tcPr>
          <w:p w14:paraId="4D59622D"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79182E83" w14:textId="7B4D4F19"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اه</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خلف زانو چپ</w:t>
            </w:r>
          </w:p>
        </w:tc>
      </w:tr>
      <w:tr w:rsidR="00737FAC" w:rsidRPr="00F733A3" w14:paraId="0ACAFED4"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36D2166" w14:textId="4D3751F1"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12290</w:t>
            </w:r>
          </w:p>
        </w:tc>
        <w:tc>
          <w:tcPr>
            <w:tcW w:w="1890" w:type="dxa"/>
          </w:tcPr>
          <w:p w14:paraId="2CA71375"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20A23B55" w14:textId="5FE06D43"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اه</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خلف ران راست</w:t>
            </w:r>
          </w:p>
        </w:tc>
      </w:tr>
      <w:tr w:rsidR="00737FAC" w:rsidRPr="00F733A3" w14:paraId="4F147F7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EFD9259" w14:textId="5E4F77DF"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12291</w:t>
            </w:r>
          </w:p>
        </w:tc>
        <w:tc>
          <w:tcPr>
            <w:tcW w:w="1890" w:type="dxa"/>
          </w:tcPr>
          <w:p w14:paraId="60E4688D"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358BCBC1" w14:textId="3FCC94DB"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قطع</w:t>
            </w:r>
            <w:r w:rsidRPr="00571E10">
              <w:rPr>
                <w:rFonts w:ascii="Calibri" w:hAnsi="Calibri" w:cs="B Nazanin"/>
                <w:color w:val="000000"/>
                <w:sz w:val="24"/>
                <w:szCs w:val="24"/>
                <w:rtl/>
              </w:rPr>
              <w:t xml:space="preserve"> پا از مچ</w:t>
            </w:r>
          </w:p>
        </w:tc>
      </w:tr>
      <w:tr w:rsidR="00737FAC" w:rsidRPr="00F733A3" w14:paraId="217600CE"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39187A92" w14:textId="29B68060"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12292</w:t>
            </w:r>
          </w:p>
        </w:tc>
        <w:tc>
          <w:tcPr>
            <w:tcW w:w="1890" w:type="dxa"/>
          </w:tcPr>
          <w:p w14:paraId="7B22F2A6"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06C3D2AE" w14:textId="26777685"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جراحت</w:t>
            </w:r>
            <w:r w:rsidRPr="00571E10">
              <w:rPr>
                <w:rFonts w:ascii="Calibri" w:hAnsi="Calibri" w:cs="B Nazanin"/>
                <w:color w:val="000000"/>
                <w:sz w:val="24"/>
                <w:szCs w:val="24"/>
                <w:rtl/>
              </w:rPr>
              <w:t xml:space="preserve"> دام</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پ</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شان</w:t>
            </w:r>
            <w:r w:rsidRPr="00571E10">
              <w:rPr>
                <w:rFonts w:ascii="Calibri" w:hAnsi="Calibri" w:cs="B Nazanin" w:hint="cs"/>
                <w:color w:val="000000"/>
                <w:sz w:val="24"/>
                <w:szCs w:val="24"/>
                <w:rtl/>
              </w:rPr>
              <w:t>ی</w:t>
            </w:r>
          </w:p>
        </w:tc>
      </w:tr>
      <w:tr w:rsidR="00737FAC" w:rsidRPr="00F733A3" w14:paraId="1897F997"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5F112E06" w14:textId="5967BEF6"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12293</w:t>
            </w:r>
          </w:p>
        </w:tc>
        <w:tc>
          <w:tcPr>
            <w:tcW w:w="1890" w:type="dxa"/>
          </w:tcPr>
          <w:p w14:paraId="311F8BBB"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22405209" w14:textId="500A8171"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دندان</w:t>
            </w:r>
          </w:p>
        </w:tc>
      </w:tr>
      <w:tr w:rsidR="00737FAC" w:rsidRPr="00F733A3" w14:paraId="4919A2C1"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221E9FC8" w14:textId="7C15C645"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12294</w:t>
            </w:r>
          </w:p>
        </w:tc>
        <w:tc>
          <w:tcPr>
            <w:tcW w:w="1890" w:type="dxa"/>
          </w:tcPr>
          <w:p w14:paraId="0BE46DA3"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554EBF9C" w14:textId="3E149D93"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کندن</w:t>
            </w:r>
            <w:r w:rsidRPr="00571E10">
              <w:rPr>
                <w:rFonts w:ascii="Calibri" w:hAnsi="Calibri" w:cs="B Nazanin"/>
                <w:color w:val="000000"/>
                <w:sz w:val="24"/>
                <w:szCs w:val="24"/>
                <w:rtl/>
              </w:rPr>
              <w:t xml:space="preserve"> دندان ش</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ر</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عقب که د</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گر</w:t>
            </w:r>
            <w:r w:rsidRPr="00571E10">
              <w:rPr>
                <w:rFonts w:ascii="Calibri" w:hAnsi="Calibri" w:cs="B Nazanin"/>
                <w:color w:val="000000"/>
                <w:sz w:val="24"/>
                <w:szCs w:val="24"/>
                <w:rtl/>
              </w:rPr>
              <w:t xml:space="preserve"> دندان جا</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آن نرو</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د</w:t>
            </w:r>
          </w:p>
        </w:tc>
      </w:tr>
      <w:tr w:rsidR="00737FAC" w:rsidRPr="00F733A3" w14:paraId="4BD6699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70A08228" w14:textId="6A643C46"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lastRenderedPageBreak/>
              <w:t>12295</w:t>
            </w:r>
          </w:p>
        </w:tc>
        <w:tc>
          <w:tcPr>
            <w:tcW w:w="1890" w:type="dxa"/>
          </w:tcPr>
          <w:p w14:paraId="58AE3D61"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2F758E07" w14:textId="37EDDBDB"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عدم</w:t>
            </w:r>
            <w:r w:rsidRPr="00571E10">
              <w:rPr>
                <w:rFonts w:ascii="Calibri" w:hAnsi="Calibri" w:cs="B Nazanin"/>
                <w:color w:val="000000"/>
                <w:sz w:val="24"/>
                <w:szCs w:val="24"/>
                <w:rtl/>
              </w:rPr>
              <w:t xml:space="preserve"> کنترل ادرار درکل</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ا</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ام</w:t>
            </w:r>
            <w:r w:rsidRPr="00571E10">
              <w:rPr>
                <w:rFonts w:ascii="Calibri" w:hAnsi="Calibri" w:cs="B Nazanin"/>
                <w:color w:val="000000"/>
                <w:sz w:val="24"/>
                <w:szCs w:val="24"/>
                <w:rtl/>
              </w:rPr>
              <w:t xml:space="preserve"> تا پا</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ان</w:t>
            </w:r>
            <w:r w:rsidRPr="00571E10">
              <w:rPr>
                <w:rFonts w:ascii="Calibri" w:hAnsi="Calibri" w:cs="B Nazanin"/>
                <w:color w:val="000000"/>
                <w:sz w:val="24"/>
                <w:szCs w:val="24"/>
                <w:rtl/>
              </w:rPr>
              <w:t xml:space="preserve"> هرروز</w:t>
            </w:r>
          </w:p>
        </w:tc>
      </w:tr>
      <w:tr w:rsidR="00737FAC" w:rsidRPr="00F733A3" w14:paraId="321D1293"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57686FE8" w14:textId="22694956"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12296</w:t>
            </w:r>
          </w:p>
        </w:tc>
        <w:tc>
          <w:tcPr>
            <w:tcW w:w="1890" w:type="dxa"/>
          </w:tcPr>
          <w:p w14:paraId="5C9A0E57"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1D251180" w14:textId="3B183707"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عدم</w:t>
            </w:r>
            <w:r w:rsidRPr="00571E10">
              <w:rPr>
                <w:rFonts w:ascii="Calibri" w:hAnsi="Calibri" w:cs="B Nazanin"/>
                <w:color w:val="000000"/>
                <w:sz w:val="24"/>
                <w:szCs w:val="24"/>
                <w:rtl/>
              </w:rPr>
              <w:t xml:space="preserve"> کنترل ادرار در کل</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روز ها تا ن</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م</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از روز</w:t>
            </w:r>
          </w:p>
        </w:tc>
      </w:tr>
      <w:tr w:rsidR="00737FAC" w:rsidRPr="00F733A3" w14:paraId="277693AB"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BD8379A" w14:textId="3C2F1E0B"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12297</w:t>
            </w:r>
          </w:p>
        </w:tc>
        <w:tc>
          <w:tcPr>
            <w:tcW w:w="1890" w:type="dxa"/>
          </w:tcPr>
          <w:p w14:paraId="40D9D9B9"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008272B1" w14:textId="2B03D28C"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عدم</w:t>
            </w:r>
            <w:r w:rsidRPr="00571E10">
              <w:rPr>
                <w:rFonts w:ascii="Calibri" w:hAnsi="Calibri" w:cs="B Nazanin"/>
                <w:color w:val="000000"/>
                <w:sz w:val="24"/>
                <w:szCs w:val="24"/>
                <w:rtl/>
              </w:rPr>
              <w:t xml:space="preserve"> کنترل ادرار در کل</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ه</w:t>
            </w:r>
            <w:r w:rsidRPr="00571E10">
              <w:rPr>
                <w:rFonts w:ascii="Calibri" w:hAnsi="Calibri" w:cs="B Nazanin"/>
                <w:color w:val="000000"/>
                <w:sz w:val="24"/>
                <w:szCs w:val="24"/>
                <w:rtl/>
              </w:rPr>
              <w:t xml:space="preserve"> روز ها تا هنگام برآمدن روز</w:t>
            </w:r>
          </w:p>
        </w:tc>
      </w:tr>
      <w:tr w:rsidR="00737FAC" w:rsidRPr="00F733A3" w14:paraId="50800CA5"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1CBA675" w14:textId="76A04F81"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12298</w:t>
            </w:r>
          </w:p>
        </w:tc>
        <w:tc>
          <w:tcPr>
            <w:tcW w:w="1890" w:type="dxa"/>
          </w:tcPr>
          <w:p w14:paraId="4CBD9E0F"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21659133" w14:textId="4CB117E1"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سرخ</w:t>
            </w:r>
            <w:r w:rsidRPr="00571E10">
              <w:rPr>
                <w:rFonts w:ascii="Calibri" w:hAnsi="Calibri" w:cs="B Nazanin"/>
                <w:color w:val="000000"/>
                <w:sz w:val="24"/>
                <w:szCs w:val="24"/>
                <w:rtl/>
              </w:rPr>
              <w:t xml:space="preserve"> شدگ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پ</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شان</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و ب</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ن</w:t>
            </w:r>
            <w:r w:rsidRPr="00571E10">
              <w:rPr>
                <w:rFonts w:ascii="Calibri" w:hAnsi="Calibri" w:cs="B Nazanin" w:hint="cs"/>
                <w:color w:val="000000"/>
                <w:sz w:val="24"/>
                <w:szCs w:val="24"/>
                <w:rtl/>
              </w:rPr>
              <w:t>ی</w:t>
            </w:r>
          </w:p>
        </w:tc>
      </w:tr>
      <w:tr w:rsidR="00737FAC" w:rsidRPr="00F733A3" w14:paraId="0649E675"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192A424" w14:textId="7F16FAF3"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12299</w:t>
            </w:r>
          </w:p>
        </w:tc>
        <w:tc>
          <w:tcPr>
            <w:tcW w:w="1890" w:type="dxa"/>
          </w:tcPr>
          <w:p w14:paraId="11AFBE51"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1E24D69C" w14:textId="40EDF678"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از</w:t>
            </w:r>
            <w:r w:rsidRPr="00571E10">
              <w:rPr>
                <w:rFonts w:ascii="Calibri" w:hAnsi="Calibri" w:cs="B Nazanin"/>
                <w:color w:val="000000"/>
                <w:sz w:val="24"/>
                <w:szCs w:val="24"/>
                <w:rtl/>
              </w:rPr>
              <w:t xml:space="preserve"> ب</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ن</w:t>
            </w:r>
            <w:r w:rsidRPr="00571E10">
              <w:rPr>
                <w:rFonts w:ascii="Calibri" w:hAnsi="Calibri" w:cs="B Nazanin"/>
                <w:color w:val="000000"/>
                <w:sz w:val="24"/>
                <w:szCs w:val="24"/>
                <w:rtl/>
              </w:rPr>
              <w:t xml:space="preserve"> رفتن شنوا</w:t>
            </w:r>
            <w:r w:rsidRPr="00571E10">
              <w:rPr>
                <w:rFonts w:ascii="Calibri" w:hAnsi="Calibri" w:cs="B Nazanin" w:hint="cs"/>
                <w:color w:val="000000"/>
                <w:sz w:val="24"/>
                <w:szCs w:val="24"/>
                <w:rtl/>
              </w:rPr>
              <w:t>یی</w:t>
            </w:r>
            <w:r w:rsidRPr="00571E10">
              <w:rPr>
                <w:rFonts w:ascii="Calibri" w:hAnsi="Calibri" w:cs="B Nazanin"/>
                <w:color w:val="000000"/>
                <w:sz w:val="24"/>
                <w:szCs w:val="24"/>
                <w:rtl/>
              </w:rPr>
              <w:t xml:space="preserve"> هر دو گوش</w:t>
            </w:r>
          </w:p>
        </w:tc>
      </w:tr>
      <w:tr w:rsidR="00737FAC" w:rsidRPr="00F733A3" w14:paraId="301D5FBC"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1AB3707C" w14:textId="2FA63C7B"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12300</w:t>
            </w:r>
          </w:p>
        </w:tc>
        <w:tc>
          <w:tcPr>
            <w:tcW w:w="1890" w:type="dxa"/>
          </w:tcPr>
          <w:p w14:paraId="70EEF61F"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1A65027E" w14:textId="04152A5F"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از</w:t>
            </w:r>
            <w:r w:rsidRPr="00571E10">
              <w:rPr>
                <w:rFonts w:ascii="Calibri" w:hAnsi="Calibri" w:cs="B Nazanin"/>
                <w:color w:val="000000"/>
                <w:sz w:val="24"/>
                <w:szCs w:val="24"/>
                <w:rtl/>
              </w:rPr>
              <w:t xml:space="preserve"> ب</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ن</w:t>
            </w:r>
            <w:r w:rsidRPr="00571E10">
              <w:rPr>
                <w:rFonts w:ascii="Calibri" w:hAnsi="Calibri" w:cs="B Nazanin"/>
                <w:color w:val="000000"/>
                <w:sz w:val="24"/>
                <w:szCs w:val="24"/>
                <w:rtl/>
              </w:rPr>
              <w:t xml:space="preserve"> رفتن شنوا</w:t>
            </w:r>
            <w:r w:rsidRPr="00571E10">
              <w:rPr>
                <w:rFonts w:ascii="Calibri" w:hAnsi="Calibri" w:cs="B Nazanin" w:hint="cs"/>
                <w:color w:val="000000"/>
                <w:sz w:val="24"/>
                <w:szCs w:val="24"/>
                <w:rtl/>
              </w:rPr>
              <w:t>یی</w:t>
            </w:r>
            <w:r w:rsidRPr="00571E10">
              <w:rPr>
                <w:rFonts w:ascii="Calibri" w:hAnsi="Calibri" w:cs="B Nazanin"/>
                <w:color w:val="000000"/>
                <w:sz w:val="24"/>
                <w:szCs w:val="24"/>
                <w:rtl/>
              </w:rPr>
              <w:t xml:space="preserve"> هر گوش</w:t>
            </w:r>
          </w:p>
        </w:tc>
      </w:tr>
      <w:tr w:rsidR="00737FAC" w:rsidRPr="00F733A3" w14:paraId="7D4AACC6"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3A519DF3" w14:textId="176B0C6F"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12301</w:t>
            </w:r>
          </w:p>
        </w:tc>
        <w:tc>
          <w:tcPr>
            <w:tcW w:w="1890" w:type="dxa"/>
          </w:tcPr>
          <w:p w14:paraId="68255728"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7B8D783D" w14:textId="3B072AA5"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از</w:t>
            </w:r>
            <w:r w:rsidRPr="00571E10">
              <w:rPr>
                <w:rFonts w:ascii="Calibri" w:hAnsi="Calibri" w:cs="B Nazanin"/>
                <w:color w:val="000000"/>
                <w:sz w:val="24"/>
                <w:szCs w:val="24"/>
                <w:rtl/>
              </w:rPr>
              <w:t xml:space="preserve"> ب</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ن</w:t>
            </w:r>
            <w:r w:rsidRPr="00571E10">
              <w:rPr>
                <w:rFonts w:ascii="Calibri" w:hAnsi="Calibri" w:cs="B Nazanin"/>
                <w:color w:val="000000"/>
                <w:sz w:val="24"/>
                <w:szCs w:val="24"/>
                <w:rtl/>
              </w:rPr>
              <w:t xml:space="preserve"> رفتن دو لاله گوش</w:t>
            </w:r>
          </w:p>
        </w:tc>
      </w:tr>
      <w:tr w:rsidR="00737FAC" w:rsidRPr="00F733A3" w14:paraId="24C3A098"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2352583" w14:textId="00C8B853"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12302</w:t>
            </w:r>
          </w:p>
        </w:tc>
        <w:tc>
          <w:tcPr>
            <w:tcW w:w="1890" w:type="dxa"/>
          </w:tcPr>
          <w:p w14:paraId="7BED017B"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4E5EC54B" w14:textId="1CFBD542"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از</w:t>
            </w:r>
            <w:r w:rsidRPr="00571E10">
              <w:rPr>
                <w:rFonts w:ascii="Calibri" w:hAnsi="Calibri" w:cs="B Nazanin"/>
                <w:color w:val="000000"/>
                <w:sz w:val="24"/>
                <w:szCs w:val="24"/>
                <w:rtl/>
              </w:rPr>
              <w:t xml:space="preserve"> ب</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ن</w:t>
            </w:r>
            <w:r w:rsidRPr="00571E10">
              <w:rPr>
                <w:rFonts w:ascii="Calibri" w:hAnsi="Calibri" w:cs="B Nazanin"/>
                <w:color w:val="000000"/>
                <w:sz w:val="24"/>
                <w:szCs w:val="24"/>
                <w:rtl/>
              </w:rPr>
              <w:t xml:space="preserve"> رفتن </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ک</w:t>
            </w:r>
            <w:r w:rsidRPr="00571E10">
              <w:rPr>
                <w:rFonts w:ascii="Calibri" w:hAnsi="Calibri" w:cs="B Nazanin"/>
                <w:color w:val="000000"/>
                <w:sz w:val="24"/>
                <w:szCs w:val="24"/>
                <w:rtl/>
              </w:rPr>
              <w:t xml:space="preserve"> لاله گوش</w:t>
            </w:r>
          </w:p>
        </w:tc>
      </w:tr>
      <w:tr w:rsidR="00737FAC" w:rsidRPr="00F733A3" w14:paraId="1B194443"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4E3C0B4C" w14:textId="2F53EBE5"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12303</w:t>
            </w:r>
          </w:p>
        </w:tc>
        <w:tc>
          <w:tcPr>
            <w:tcW w:w="1890" w:type="dxa"/>
          </w:tcPr>
          <w:p w14:paraId="708A437E"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034C244D" w14:textId="04310C3D"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حارصه</w:t>
            </w:r>
            <w:r w:rsidRPr="00571E10">
              <w:rPr>
                <w:rFonts w:ascii="Calibri" w:hAnsi="Calibri" w:cs="B Nazanin"/>
                <w:color w:val="000000"/>
                <w:sz w:val="24"/>
                <w:szCs w:val="24"/>
                <w:rtl/>
              </w:rPr>
              <w:t xml:space="preserve"> هر بند انگشت غ</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ر</w:t>
            </w:r>
            <w:r w:rsidRPr="00571E10">
              <w:rPr>
                <w:rFonts w:ascii="Calibri" w:hAnsi="Calibri" w:cs="B Nazanin"/>
                <w:color w:val="000000"/>
                <w:sz w:val="24"/>
                <w:szCs w:val="24"/>
                <w:rtl/>
              </w:rPr>
              <w:t xml:space="preserve"> شست</w:t>
            </w:r>
          </w:p>
        </w:tc>
      </w:tr>
      <w:tr w:rsidR="00737FAC" w:rsidRPr="00F733A3" w14:paraId="6B83914B" w14:textId="77777777" w:rsidTr="00150052">
        <w:tc>
          <w:tcPr>
            <w:cnfStyle w:val="001000000000" w:firstRow="0" w:lastRow="0" w:firstColumn="1" w:lastColumn="0" w:oddVBand="0" w:evenVBand="0" w:oddHBand="0" w:evenHBand="0" w:firstRowFirstColumn="0" w:firstRowLastColumn="0" w:lastRowFirstColumn="0" w:lastRowLastColumn="0"/>
            <w:tcW w:w="1547" w:type="dxa"/>
          </w:tcPr>
          <w:p w14:paraId="7F4BB107" w14:textId="418D7C52"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12304</w:t>
            </w:r>
          </w:p>
        </w:tc>
        <w:tc>
          <w:tcPr>
            <w:tcW w:w="1890" w:type="dxa"/>
          </w:tcPr>
          <w:p w14:paraId="15D35EEB" w14:textId="77777777" w:rsidR="00737FAC"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p>
        </w:tc>
        <w:tc>
          <w:tcPr>
            <w:tcW w:w="5579" w:type="dxa"/>
          </w:tcPr>
          <w:p w14:paraId="68ED1D22" w14:textId="68AF29AB" w:rsidR="00737FAC" w:rsidRPr="00571E10" w:rsidRDefault="00737FAC" w:rsidP="00737FAC">
            <w:pP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از</w:t>
            </w:r>
            <w:r w:rsidRPr="00571E10">
              <w:rPr>
                <w:rFonts w:ascii="Calibri" w:hAnsi="Calibri" w:cs="B Nazanin"/>
                <w:color w:val="000000"/>
                <w:sz w:val="24"/>
                <w:szCs w:val="24"/>
                <w:rtl/>
              </w:rPr>
              <w:t xml:space="preserve"> کار افتادگ</w:t>
            </w:r>
            <w:r w:rsidRPr="00571E10">
              <w:rPr>
                <w:rFonts w:ascii="Calibri" w:hAnsi="Calibri" w:cs="B Nazanin" w:hint="cs"/>
                <w:color w:val="000000"/>
                <w:sz w:val="24"/>
                <w:szCs w:val="24"/>
                <w:rtl/>
              </w:rPr>
              <w:t>ی</w:t>
            </w:r>
            <w:r w:rsidRPr="00571E10">
              <w:rPr>
                <w:rFonts w:ascii="Calibri" w:hAnsi="Calibri" w:cs="B Nazanin"/>
                <w:color w:val="000000"/>
                <w:sz w:val="24"/>
                <w:szCs w:val="24"/>
                <w:rtl/>
              </w:rPr>
              <w:t xml:space="preserve"> دا</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م</w:t>
            </w:r>
            <w:r w:rsidRPr="00571E10">
              <w:rPr>
                <w:rFonts w:ascii="Calibri" w:hAnsi="Calibri" w:cs="B Nazanin"/>
                <w:color w:val="000000"/>
                <w:sz w:val="24"/>
                <w:szCs w:val="24"/>
                <w:rtl/>
              </w:rPr>
              <w:t xml:space="preserve"> </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ا</w:t>
            </w:r>
            <w:r w:rsidRPr="00571E10">
              <w:rPr>
                <w:rFonts w:ascii="Calibri" w:hAnsi="Calibri" w:cs="B Nazanin"/>
                <w:color w:val="000000"/>
                <w:sz w:val="24"/>
                <w:szCs w:val="24"/>
                <w:rtl/>
              </w:rPr>
              <w:t xml:space="preserve"> قطع </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ک</w:t>
            </w:r>
            <w:r w:rsidRPr="00571E10">
              <w:rPr>
                <w:rFonts w:ascii="Calibri" w:hAnsi="Calibri" w:cs="B Nazanin"/>
                <w:color w:val="000000"/>
                <w:sz w:val="24"/>
                <w:szCs w:val="24"/>
                <w:rtl/>
              </w:rPr>
              <w:t xml:space="preserve"> دست و </w:t>
            </w:r>
            <w:r w:rsidRPr="00571E10">
              <w:rPr>
                <w:rFonts w:ascii="Calibri" w:hAnsi="Calibri" w:cs="B Nazanin" w:hint="cs"/>
                <w:color w:val="000000"/>
                <w:sz w:val="24"/>
                <w:szCs w:val="24"/>
                <w:rtl/>
              </w:rPr>
              <w:t>ی</w:t>
            </w:r>
            <w:r w:rsidRPr="00571E10">
              <w:rPr>
                <w:rFonts w:ascii="Calibri" w:hAnsi="Calibri" w:cs="B Nazanin" w:hint="eastAsia"/>
                <w:color w:val="000000"/>
                <w:sz w:val="24"/>
                <w:szCs w:val="24"/>
                <w:rtl/>
              </w:rPr>
              <w:t>ک</w:t>
            </w:r>
            <w:r w:rsidRPr="00571E10">
              <w:rPr>
                <w:rFonts w:ascii="Calibri" w:hAnsi="Calibri" w:cs="B Nazanin"/>
                <w:color w:val="000000"/>
                <w:sz w:val="24"/>
                <w:szCs w:val="24"/>
                <w:rtl/>
              </w:rPr>
              <w:t xml:space="preserve"> پا ( حداقل از مچ )</w:t>
            </w:r>
          </w:p>
        </w:tc>
      </w:tr>
      <w:tr w:rsidR="00737FAC" w:rsidRPr="00F733A3" w14:paraId="0D162D9F" w14:textId="77777777" w:rsidTr="00150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14:paraId="2C3D5793" w14:textId="6BE729BE" w:rsidR="00737FAC" w:rsidRDefault="00737FAC" w:rsidP="00737FAC">
            <w:pPr>
              <w:rPr>
                <w:rFonts w:ascii="Calibri" w:hAnsi="Calibri" w:cs="B Nazanin"/>
                <w:color w:val="000000"/>
                <w:sz w:val="24"/>
                <w:szCs w:val="24"/>
              </w:rPr>
            </w:pPr>
            <w:r w:rsidRPr="00571E10">
              <w:rPr>
                <w:rFonts w:ascii="Calibri" w:hAnsi="Calibri" w:cs="B Nazanin"/>
                <w:color w:val="000000"/>
                <w:sz w:val="24"/>
                <w:szCs w:val="24"/>
                <w:rtl/>
              </w:rPr>
              <w:t>12305</w:t>
            </w:r>
          </w:p>
        </w:tc>
        <w:tc>
          <w:tcPr>
            <w:tcW w:w="1890" w:type="dxa"/>
          </w:tcPr>
          <w:p w14:paraId="48555E0C" w14:textId="77777777" w:rsidR="00737FAC"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p>
        </w:tc>
        <w:tc>
          <w:tcPr>
            <w:tcW w:w="5579" w:type="dxa"/>
          </w:tcPr>
          <w:p w14:paraId="0E05BC51" w14:textId="22DE7717" w:rsidR="00737FAC" w:rsidRPr="00571E10" w:rsidRDefault="00737FAC" w:rsidP="00737FAC">
            <w:pPr>
              <w:cnfStyle w:val="000000100000" w:firstRow="0" w:lastRow="0" w:firstColumn="0" w:lastColumn="0" w:oddVBand="0" w:evenVBand="0" w:oddHBand="1" w:evenHBand="0" w:firstRowFirstColumn="0" w:firstRowLastColumn="0" w:lastRowFirstColumn="0" w:lastRowLastColumn="0"/>
              <w:rPr>
                <w:rFonts w:ascii="Calibri" w:hAnsi="Calibri" w:cs="B Nazanin"/>
                <w:color w:val="000000"/>
                <w:sz w:val="24"/>
                <w:szCs w:val="24"/>
                <w:rtl/>
              </w:rPr>
            </w:pPr>
            <w:r w:rsidRPr="00571E10">
              <w:rPr>
                <w:rFonts w:ascii="Calibri" w:hAnsi="Calibri" w:cs="B Nazanin" w:hint="eastAsia"/>
                <w:color w:val="000000"/>
                <w:sz w:val="24"/>
                <w:szCs w:val="24"/>
                <w:rtl/>
              </w:rPr>
              <w:t>ترک</w:t>
            </w:r>
            <w:r w:rsidRPr="00571E10">
              <w:rPr>
                <w:rFonts w:ascii="Calibri" w:hAnsi="Calibri" w:cs="B Nazanin"/>
                <w:color w:val="000000"/>
                <w:sz w:val="24"/>
                <w:szCs w:val="24"/>
                <w:rtl/>
              </w:rPr>
              <w:t xml:space="preserve"> خوردگي استخوان دست يا پا</w:t>
            </w:r>
          </w:p>
        </w:tc>
      </w:tr>
    </w:tbl>
    <w:p w14:paraId="180E58F7" w14:textId="77777777" w:rsidR="00930086" w:rsidRPr="00F733A3" w:rsidRDefault="00930086" w:rsidP="00DF29CB">
      <w:pPr>
        <w:rPr>
          <w:rFonts w:cs="B Lotus"/>
          <w:sz w:val="24"/>
          <w:szCs w:val="24"/>
          <w:rtl/>
        </w:rPr>
      </w:pPr>
    </w:p>
    <w:p w14:paraId="7977AAC8" w14:textId="1AE6AF71" w:rsidR="00DF29CB" w:rsidRPr="00F733A3" w:rsidRDefault="00DE128D" w:rsidP="00FC2760">
      <w:pPr>
        <w:pStyle w:val="Heading2"/>
        <w:rPr>
          <w:rFonts w:cs="B Lotus"/>
          <w:sz w:val="28"/>
          <w:szCs w:val="28"/>
          <w:rtl/>
        </w:rPr>
      </w:pPr>
      <w:bookmarkStart w:id="106" w:name="_Toc38109523"/>
      <w:r w:rsidRPr="00F733A3">
        <w:rPr>
          <w:rFonts w:cs="B Lotus" w:hint="cs"/>
          <w:sz w:val="28"/>
          <w:szCs w:val="28"/>
          <w:rtl/>
        </w:rPr>
        <w:t xml:space="preserve">جدول </w:t>
      </w:r>
      <w:r w:rsidR="00617DFE" w:rsidRPr="00F733A3">
        <w:rPr>
          <w:rFonts w:cs="B Lotus" w:hint="cs"/>
          <w:sz w:val="28"/>
          <w:szCs w:val="28"/>
          <w:rtl/>
        </w:rPr>
        <w:t xml:space="preserve">کد خطاهای </w:t>
      </w:r>
      <w:r w:rsidRPr="00F733A3">
        <w:rPr>
          <w:rFonts w:cs="B Lotus" w:hint="cs"/>
          <w:sz w:val="28"/>
          <w:szCs w:val="28"/>
          <w:rtl/>
        </w:rPr>
        <w:t>جراحات</w:t>
      </w:r>
      <w:r w:rsidR="00DF29CB" w:rsidRPr="00F733A3">
        <w:rPr>
          <w:rFonts w:cs="B Lotus" w:hint="cs"/>
          <w:sz w:val="28"/>
          <w:szCs w:val="28"/>
          <w:rtl/>
        </w:rPr>
        <w:t>:</w:t>
      </w:r>
      <w:bookmarkEnd w:id="106"/>
    </w:p>
    <w:tbl>
      <w:tblPr>
        <w:tblStyle w:val="GridTable4-Accent51"/>
        <w:bidiVisual/>
        <w:tblW w:w="7375" w:type="dxa"/>
        <w:tblLook w:val="04A0" w:firstRow="1" w:lastRow="0" w:firstColumn="1" w:lastColumn="0" w:noHBand="0" w:noVBand="1"/>
      </w:tblPr>
      <w:tblGrid>
        <w:gridCol w:w="999"/>
        <w:gridCol w:w="6376"/>
      </w:tblGrid>
      <w:tr w:rsidR="00C178F7" w:rsidRPr="00880D9A" w14:paraId="59BD2791" w14:textId="77777777" w:rsidTr="00880D9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99" w:type="dxa"/>
            <w:noWrap/>
            <w:hideMark/>
          </w:tcPr>
          <w:p w14:paraId="6877D703" w14:textId="77777777" w:rsidR="00C178F7" w:rsidRPr="00880D9A" w:rsidRDefault="00C178F7" w:rsidP="00880D9A">
            <w:pPr>
              <w:jc w:val="center"/>
              <w:rPr>
                <w:rFonts w:ascii="Arial" w:eastAsia="Times New Roman" w:hAnsi="Arial" w:cs="B Lotus"/>
              </w:rPr>
            </w:pPr>
            <w:r w:rsidRPr="00880D9A">
              <w:rPr>
                <w:rFonts w:ascii="Arial" w:eastAsia="Times New Roman" w:hAnsi="Arial" w:cs="B Lotus" w:hint="cs"/>
                <w:rtl/>
              </w:rPr>
              <w:t>کد خطا</w:t>
            </w:r>
          </w:p>
        </w:tc>
        <w:tc>
          <w:tcPr>
            <w:tcW w:w="6376" w:type="dxa"/>
            <w:noWrap/>
            <w:hideMark/>
          </w:tcPr>
          <w:p w14:paraId="5880739E" w14:textId="232543DE" w:rsidR="00C178F7" w:rsidRPr="00880D9A" w:rsidRDefault="00C178F7" w:rsidP="00880D9A">
            <w:pPr>
              <w:bidi w:val="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rtl/>
              </w:rPr>
            </w:pPr>
            <w:r w:rsidRPr="00880D9A">
              <w:rPr>
                <w:rFonts w:ascii="Arial" w:eastAsia="Times New Roman" w:hAnsi="Arial" w:cs="B Lotus" w:hint="cs"/>
                <w:rtl/>
              </w:rPr>
              <w:t>شرح خطا</w:t>
            </w:r>
          </w:p>
        </w:tc>
      </w:tr>
      <w:tr w:rsidR="00C178F7" w:rsidRPr="00880D9A" w14:paraId="19314EB1" w14:textId="77777777" w:rsidTr="00880D9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99" w:type="dxa"/>
            <w:noWrap/>
          </w:tcPr>
          <w:p w14:paraId="48A3D0C0" w14:textId="77777777" w:rsidR="00C178F7" w:rsidRPr="00880D9A" w:rsidRDefault="00C178F7" w:rsidP="00855AA5">
            <w:pPr>
              <w:bidi w:val="0"/>
              <w:jc w:val="center"/>
              <w:rPr>
                <w:rFonts w:ascii="Arial" w:eastAsia="Times New Roman" w:hAnsi="Arial" w:cs="B Lotus"/>
                <w:color w:val="000000"/>
              </w:rPr>
            </w:pPr>
            <w:r w:rsidRPr="00880D9A">
              <w:rPr>
                <w:rFonts w:cs="B Lotus"/>
                <w:rtl/>
              </w:rPr>
              <w:t>1</w:t>
            </w:r>
          </w:p>
        </w:tc>
        <w:tc>
          <w:tcPr>
            <w:tcW w:w="6376" w:type="dxa"/>
            <w:noWrap/>
          </w:tcPr>
          <w:p w14:paraId="4F8C1EE1" w14:textId="77777777" w:rsidR="00C178F7" w:rsidRPr="00880D9A" w:rsidRDefault="00C178F7" w:rsidP="00855AA5">
            <w:pPr>
              <w:cnfStyle w:val="000000100000" w:firstRow="0" w:lastRow="0" w:firstColumn="0" w:lastColumn="0" w:oddVBand="0" w:evenVBand="0" w:oddHBand="1" w:evenHBand="0" w:firstRowFirstColumn="0" w:firstRowLastColumn="0" w:lastRowFirstColumn="0" w:lastRowLastColumn="0"/>
              <w:rPr>
                <w:rFonts w:cs="B Lotus"/>
                <w:rtl/>
              </w:rPr>
            </w:pPr>
            <w:r w:rsidRPr="00880D9A">
              <w:rPr>
                <w:rFonts w:cs="B Lotus"/>
              </w:rPr>
              <w:t>CmpCod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شرکت</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C178F7" w:rsidRPr="00880D9A" w14:paraId="1B3C9C67" w14:textId="77777777" w:rsidTr="00880D9A">
        <w:trPr>
          <w:trHeight w:val="360"/>
        </w:trPr>
        <w:tc>
          <w:tcPr>
            <w:cnfStyle w:val="001000000000" w:firstRow="0" w:lastRow="0" w:firstColumn="1" w:lastColumn="0" w:oddVBand="0" w:evenVBand="0" w:oddHBand="0" w:evenHBand="0" w:firstRowFirstColumn="0" w:firstRowLastColumn="0" w:lastRowFirstColumn="0" w:lastRowLastColumn="0"/>
            <w:tcW w:w="999" w:type="dxa"/>
            <w:noWrap/>
          </w:tcPr>
          <w:p w14:paraId="13A49FAA" w14:textId="77777777" w:rsidR="00C178F7" w:rsidRPr="00880D9A" w:rsidRDefault="00C178F7" w:rsidP="00855AA5">
            <w:pPr>
              <w:bidi w:val="0"/>
              <w:jc w:val="center"/>
              <w:rPr>
                <w:rFonts w:ascii="Arial" w:eastAsia="Times New Roman" w:hAnsi="Arial" w:cs="B Lotus"/>
                <w:color w:val="000000"/>
              </w:rPr>
            </w:pPr>
            <w:r w:rsidRPr="00880D9A">
              <w:rPr>
                <w:rFonts w:cs="B Lotus"/>
                <w:rtl/>
              </w:rPr>
              <w:t>2</w:t>
            </w:r>
          </w:p>
        </w:tc>
        <w:tc>
          <w:tcPr>
            <w:tcW w:w="6376" w:type="dxa"/>
            <w:noWrap/>
          </w:tcPr>
          <w:p w14:paraId="2D8DFB8D" w14:textId="77777777" w:rsidR="00C178F7" w:rsidRPr="00880D9A" w:rsidRDefault="00C178F7" w:rsidP="00855AA5">
            <w:pPr>
              <w:cnfStyle w:val="000000000000" w:firstRow="0" w:lastRow="0" w:firstColumn="0" w:lastColumn="0" w:oddVBand="0" w:evenVBand="0" w:oddHBand="0" w:evenHBand="0" w:firstRowFirstColumn="0" w:firstRowLastColumn="0" w:lastRowFirstColumn="0" w:lastRowLastColumn="0"/>
              <w:rPr>
                <w:rFonts w:cs="B Lotus"/>
                <w:rtl/>
              </w:rPr>
            </w:pPr>
            <w:r w:rsidRPr="00880D9A">
              <w:rPr>
                <w:rFonts w:cs="B Lotus"/>
              </w:rPr>
              <w:t>CmpCod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شرکت</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C178F7" w:rsidRPr="00880D9A" w14:paraId="6DCD4772" w14:textId="77777777" w:rsidTr="00880D9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99" w:type="dxa"/>
            <w:noWrap/>
          </w:tcPr>
          <w:p w14:paraId="7F48E36C" w14:textId="77777777" w:rsidR="00C178F7" w:rsidRPr="00880D9A" w:rsidRDefault="00C178F7" w:rsidP="00855AA5">
            <w:pPr>
              <w:bidi w:val="0"/>
              <w:jc w:val="center"/>
              <w:rPr>
                <w:rFonts w:ascii="Arial" w:eastAsia="Times New Roman" w:hAnsi="Arial" w:cs="B Lotus"/>
                <w:color w:val="000000"/>
              </w:rPr>
            </w:pPr>
            <w:r w:rsidRPr="00880D9A">
              <w:rPr>
                <w:rFonts w:cs="B Lotus"/>
                <w:rtl/>
              </w:rPr>
              <w:t>3</w:t>
            </w:r>
          </w:p>
        </w:tc>
        <w:tc>
          <w:tcPr>
            <w:tcW w:w="6376" w:type="dxa"/>
            <w:noWrap/>
          </w:tcPr>
          <w:p w14:paraId="2A49956E" w14:textId="77777777" w:rsidR="00C178F7" w:rsidRPr="00880D9A" w:rsidRDefault="00C178F7" w:rsidP="00855AA5">
            <w:pPr>
              <w:cnfStyle w:val="000000100000" w:firstRow="0" w:lastRow="0" w:firstColumn="0" w:lastColumn="0" w:oddVBand="0" w:evenVBand="0" w:oddHBand="1" w:evenHBand="0" w:firstRowFirstColumn="0" w:firstRowLastColumn="0" w:lastRowFirstColumn="0" w:lastRowLastColumn="0"/>
              <w:rPr>
                <w:rFonts w:cs="B Lotus"/>
                <w:rtl/>
              </w:rPr>
            </w:pPr>
            <w:r w:rsidRPr="00880D9A">
              <w:rPr>
                <w:rFonts w:cs="B Lotus"/>
              </w:rPr>
              <w:t>ThrDocLosPrsnCod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C178F7" w:rsidRPr="00880D9A" w14:paraId="3C2E02BD" w14:textId="77777777" w:rsidTr="00880D9A">
        <w:trPr>
          <w:trHeight w:val="360"/>
        </w:trPr>
        <w:tc>
          <w:tcPr>
            <w:cnfStyle w:val="001000000000" w:firstRow="0" w:lastRow="0" w:firstColumn="1" w:lastColumn="0" w:oddVBand="0" w:evenVBand="0" w:oddHBand="0" w:evenHBand="0" w:firstRowFirstColumn="0" w:firstRowLastColumn="0" w:lastRowFirstColumn="0" w:lastRowLastColumn="0"/>
            <w:tcW w:w="999" w:type="dxa"/>
            <w:noWrap/>
          </w:tcPr>
          <w:p w14:paraId="773AD6CC" w14:textId="77777777" w:rsidR="00C178F7" w:rsidRPr="00880D9A" w:rsidRDefault="00C178F7" w:rsidP="00855AA5">
            <w:pPr>
              <w:bidi w:val="0"/>
              <w:jc w:val="center"/>
              <w:rPr>
                <w:rFonts w:ascii="Arial" w:eastAsia="Times New Roman" w:hAnsi="Arial" w:cs="B Lotus"/>
                <w:color w:val="000000"/>
              </w:rPr>
            </w:pPr>
            <w:r w:rsidRPr="00880D9A">
              <w:rPr>
                <w:rFonts w:cs="B Lotus"/>
                <w:rtl/>
              </w:rPr>
              <w:t>4</w:t>
            </w:r>
          </w:p>
        </w:tc>
        <w:tc>
          <w:tcPr>
            <w:tcW w:w="6376" w:type="dxa"/>
            <w:noWrap/>
          </w:tcPr>
          <w:p w14:paraId="274F5004" w14:textId="77777777" w:rsidR="00C178F7" w:rsidRPr="00880D9A" w:rsidRDefault="00C178F7" w:rsidP="00855AA5">
            <w:pPr>
              <w:cnfStyle w:val="000000000000" w:firstRow="0" w:lastRow="0" w:firstColumn="0" w:lastColumn="0" w:oddVBand="0" w:evenVBand="0" w:oddHBand="0" w:evenHBand="0" w:firstRowFirstColumn="0" w:firstRowLastColumn="0" w:lastRowFirstColumn="0" w:lastRowLastColumn="0"/>
              <w:rPr>
                <w:rFonts w:cs="B Lotus"/>
                <w:rtl/>
              </w:rPr>
            </w:pPr>
            <w:r w:rsidRPr="00880D9A">
              <w:rPr>
                <w:rFonts w:cs="B Lotus"/>
              </w:rPr>
              <w:t>PrsnDocLosCmpDocNo</w:t>
            </w:r>
            <w:r w:rsidRPr="00880D9A">
              <w:rPr>
                <w:rFonts w:cs="B Lotus"/>
                <w:rtl/>
              </w:rPr>
              <w:t xml:space="preserve"> -  </w:t>
            </w:r>
            <w:r w:rsidRPr="00880D9A">
              <w:rPr>
                <w:rFonts w:cs="B Lotus" w:hint="cs"/>
                <w:rtl/>
              </w:rPr>
              <w:t>شماره</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C178F7" w:rsidRPr="00880D9A" w14:paraId="2BF5941A" w14:textId="77777777" w:rsidTr="00880D9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99" w:type="dxa"/>
            <w:noWrap/>
          </w:tcPr>
          <w:p w14:paraId="4C2BDACF" w14:textId="77777777" w:rsidR="00C178F7" w:rsidRPr="00880D9A" w:rsidRDefault="00C178F7" w:rsidP="00855AA5">
            <w:pPr>
              <w:bidi w:val="0"/>
              <w:jc w:val="center"/>
              <w:rPr>
                <w:rFonts w:ascii="Arial" w:eastAsia="Times New Roman" w:hAnsi="Arial" w:cs="B Lotus"/>
                <w:color w:val="000000"/>
              </w:rPr>
            </w:pPr>
            <w:r w:rsidRPr="00880D9A">
              <w:rPr>
                <w:rFonts w:cs="B Lotus"/>
                <w:rtl/>
              </w:rPr>
              <w:t>5</w:t>
            </w:r>
          </w:p>
        </w:tc>
        <w:tc>
          <w:tcPr>
            <w:tcW w:w="6376" w:type="dxa"/>
            <w:noWrap/>
          </w:tcPr>
          <w:p w14:paraId="49762259" w14:textId="77777777" w:rsidR="00C178F7" w:rsidRPr="00880D9A" w:rsidRDefault="00C178F7" w:rsidP="00855AA5">
            <w:pPr>
              <w:cnfStyle w:val="000000100000" w:firstRow="0" w:lastRow="0" w:firstColumn="0" w:lastColumn="0" w:oddVBand="0" w:evenVBand="0" w:oddHBand="1" w:evenHBand="0" w:firstRowFirstColumn="0" w:firstRowLastColumn="0" w:lastRowFirstColumn="0" w:lastRowLastColumn="0"/>
              <w:rPr>
                <w:rFonts w:cs="B Lotus"/>
              </w:rPr>
            </w:pPr>
            <w:r w:rsidRPr="00880D9A">
              <w:rPr>
                <w:rFonts w:cs="B Lotus"/>
              </w:rPr>
              <w:t>ThrHrtTypCod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جراحت</w:t>
            </w:r>
            <w:r w:rsidRPr="00880D9A">
              <w:rPr>
                <w:rFonts w:cs="B Lotus"/>
                <w:rtl/>
              </w:rPr>
              <w:t xml:space="preserve"> </w:t>
            </w:r>
            <w:r w:rsidRPr="00880D9A">
              <w:rPr>
                <w:rFonts w:cs="B Lotus" w:hint="cs"/>
                <w:rtl/>
              </w:rPr>
              <w:t>استاندارد</w:t>
            </w:r>
            <w:r w:rsidRPr="00880D9A">
              <w:rPr>
                <w:rFonts w:cs="B Lotus"/>
                <w:rtl/>
              </w:rPr>
              <w:t xml:space="preserve"> </w:t>
            </w:r>
            <w:r w:rsidRPr="00880D9A">
              <w:rPr>
                <w:rFonts w:cs="B Lotus" w:hint="cs"/>
                <w:rtl/>
              </w:rPr>
              <w:t>خالی</w:t>
            </w:r>
            <w:r w:rsidRPr="00880D9A">
              <w:rPr>
                <w:rFonts w:cs="B Lotus"/>
                <w:rtl/>
              </w:rPr>
              <w:t xml:space="preserve"> </w:t>
            </w:r>
            <w:r w:rsidRPr="00880D9A">
              <w:rPr>
                <w:rFonts w:cs="B Lotus" w:hint="cs"/>
                <w:rtl/>
              </w:rPr>
              <w:t>است</w:t>
            </w:r>
          </w:p>
        </w:tc>
      </w:tr>
      <w:tr w:rsidR="00C178F7" w:rsidRPr="00880D9A" w14:paraId="35B3C268" w14:textId="77777777" w:rsidTr="00880D9A">
        <w:trPr>
          <w:trHeight w:val="360"/>
        </w:trPr>
        <w:tc>
          <w:tcPr>
            <w:cnfStyle w:val="001000000000" w:firstRow="0" w:lastRow="0" w:firstColumn="1" w:lastColumn="0" w:oddVBand="0" w:evenVBand="0" w:oddHBand="0" w:evenHBand="0" w:firstRowFirstColumn="0" w:firstRowLastColumn="0" w:lastRowFirstColumn="0" w:lastRowLastColumn="0"/>
            <w:tcW w:w="999" w:type="dxa"/>
            <w:noWrap/>
          </w:tcPr>
          <w:p w14:paraId="64788F2C" w14:textId="17C3D98D" w:rsidR="00C178F7" w:rsidRPr="00880D9A" w:rsidRDefault="00C178F7" w:rsidP="00C178F7">
            <w:pPr>
              <w:bidi w:val="0"/>
              <w:jc w:val="center"/>
              <w:rPr>
                <w:rFonts w:cs="B Lotus"/>
                <w:rtl/>
              </w:rPr>
            </w:pPr>
            <w:r w:rsidRPr="00880D9A">
              <w:rPr>
                <w:rFonts w:cs="B Lotus"/>
                <w:rtl/>
              </w:rPr>
              <w:t>6</w:t>
            </w:r>
          </w:p>
        </w:tc>
        <w:tc>
          <w:tcPr>
            <w:tcW w:w="6376" w:type="dxa"/>
            <w:noWrap/>
          </w:tcPr>
          <w:p w14:paraId="00197623" w14:textId="4F7DAC3F" w:rsidR="00C178F7" w:rsidRPr="00880D9A" w:rsidRDefault="00C178F7" w:rsidP="00C178F7">
            <w:pPr>
              <w:cnfStyle w:val="000000000000" w:firstRow="0" w:lastRow="0" w:firstColumn="0" w:lastColumn="0" w:oddVBand="0" w:evenVBand="0" w:oddHBand="0" w:evenHBand="0" w:firstRowFirstColumn="0" w:firstRowLastColumn="0" w:lastRowFirstColumn="0" w:lastRowLastColumn="0"/>
              <w:rPr>
                <w:rFonts w:cs="B Lotus"/>
              </w:rPr>
            </w:pPr>
            <w:r w:rsidRPr="00880D9A">
              <w:rPr>
                <w:rFonts w:cs="B Lotus"/>
              </w:rPr>
              <w:t>ThrHrtTypCod</w:t>
            </w:r>
            <w:r w:rsidRPr="00880D9A">
              <w:rPr>
                <w:rFonts w:cs="B Lotus"/>
                <w:rtl/>
              </w:rPr>
              <w:t xml:space="preserve"> - </w:t>
            </w:r>
            <w:r w:rsidRPr="00880D9A">
              <w:rPr>
                <w:rFonts w:cs="B Lotus" w:hint="cs"/>
                <w:rtl/>
              </w:rPr>
              <w:t>کد</w:t>
            </w:r>
            <w:r w:rsidRPr="00880D9A">
              <w:rPr>
                <w:rFonts w:cs="B Lotus"/>
                <w:rtl/>
              </w:rPr>
              <w:t xml:space="preserve"> </w:t>
            </w:r>
            <w:r w:rsidRPr="00880D9A">
              <w:rPr>
                <w:rFonts w:cs="B Lotus" w:hint="cs"/>
                <w:rtl/>
              </w:rPr>
              <w:t>نوع</w:t>
            </w:r>
            <w:r w:rsidRPr="00880D9A">
              <w:rPr>
                <w:rFonts w:cs="B Lotus"/>
                <w:rtl/>
              </w:rPr>
              <w:t xml:space="preserve"> </w:t>
            </w:r>
            <w:r w:rsidRPr="00880D9A">
              <w:rPr>
                <w:rFonts w:cs="B Lotus" w:hint="cs"/>
                <w:rtl/>
              </w:rPr>
              <w:t>جراحت</w:t>
            </w:r>
            <w:r w:rsidRPr="00880D9A">
              <w:rPr>
                <w:rFonts w:cs="B Lotus"/>
                <w:rtl/>
              </w:rPr>
              <w:t xml:space="preserve"> </w:t>
            </w:r>
            <w:r w:rsidRPr="00880D9A">
              <w:rPr>
                <w:rFonts w:cs="B Lotus" w:hint="cs"/>
                <w:rtl/>
              </w:rPr>
              <w:t>نامعتبر</w:t>
            </w:r>
            <w:r w:rsidRPr="00880D9A">
              <w:rPr>
                <w:rFonts w:cs="B Lotus"/>
                <w:rtl/>
              </w:rPr>
              <w:t xml:space="preserve"> </w:t>
            </w:r>
            <w:r w:rsidRPr="00880D9A">
              <w:rPr>
                <w:rFonts w:cs="B Lotus" w:hint="cs"/>
                <w:rtl/>
              </w:rPr>
              <w:t>است</w:t>
            </w:r>
          </w:p>
        </w:tc>
      </w:tr>
      <w:tr w:rsidR="00C178F7" w:rsidRPr="00880D9A" w14:paraId="1B84C003" w14:textId="77777777" w:rsidTr="00880D9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99" w:type="dxa"/>
            <w:noWrap/>
          </w:tcPr>
          <w:p w14:paraId="2FBA8FFB" w14:textId="4EC6F134" w:rsidR="00C178F7" w:rsidRPr="00880D9A" w:rsidRDefault="00C178F7" w:rsidP="00C178F7">
            <w:pPr>
              <w:bidi w:val="0"/>
              <w:jc w:val="center"/>
              <w:rPr>
                <w:rFonts w:cs="B Lotus"/>
                <w:rtl/>
              </w:rPr>
            </w:pPr>
            <w:r w:rsidRPr="00880D9A">
              <w:rPr>
                <w:rFonts w:cs="B Lotus"/>
                <w:rtl/>
              </w:rPr>
              <w:t>7</w:t>
            </w:r>
          </w:p>
        </w:tc>
        <w:tc>
          <w:tcPr>
            <w:tcW w:w="6376" w:type="dxa"/>
            <w:noWrap/>
          </w:tcPr>
          <w:p w14:paraId="23324D7A" w14:textId="412047FC" w:rsidR="00C178F7" w:rsidRPr="00880D9A" w:rsidRDefault="00C178F7" w:rsidP="00C178F7">
            <w:pPr>
              <w:cnfStyle w:val="000000100000" w:firstRow="0" w:lastRow="0" w:firstColumn="0" w:lastColumn="0" w:oddVBand="0" w:evenVBand="0" w:oddHBand="1" w:evenHBand="0" w:firstRowFirstColumn="0" w:firstRowLastColumn="0" w:lastRowFirstColumn="0" w:lastRowLastColumn="0"/>
              <w:rPr>
                <w:rFonts w:cs="B Lotus"/>
              </w:rPr>
            </w:pPr>
            <w:r w:rsidRPr="00880D9A">
              <w:rPr>
                <w:rFonts w:cs="B Lotus" w:hint="cs"/>
                <w:rtl/>
              </w:rPr>
              <w:t>اطلاعات</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قبلا</w:t>
            </w:r>
            <w:r w:rsidRPr="00880D9A">
              <w:rPr>
                <w:rFonts w:cs="B Lotus"/>
                <w:rtl/>
              </w:rPr>
              <w:t xml:space="preserve"> </w:t>
            </w:r>
            <w:r w:rsidRPr="00880D9A">
              <w:rPr>
                <w:rFonts w:cs="B Lotus" w:hint="cs"/>
                <w:rtl/>
              </w:rPr>
              <w:t>ثبت</w:t>
            </w:r>
            <w:r w:rsidRPr="00880D9A">
              <w:rPr>
                <w:rFonts w:cs="B Lotus"/>
                <w:rtl/>
              </w:rPr>
              <w:t xml:space="preserve"> </w:t>
            </w:r>
            <w:r w:rsidRPr="00880D9A">
              <w:rPr>
                <w:rFonts w:cs="B Lotus" w:hint="cs"/>
                <w:rtl/>
              </w:rPr>
              <w:t>نشده</w:t>
            </w:r>
            <w:r w:rsidRPr="00880D9A">
              <w:rPr>
                <w:rFonts w:cs="B Lotus"/>
                <w:rtl/>
              </w:rPr>
              <w:t xml:space="preserve"> </w:t>
            </w:r>
            <w:r w:rsidRPr="00880D9A">
              <w:rPr>
                <w:rFonts w:cs="B Lotus" w:hint="cs"/>
                <w:rtl/>
              </w:rPr>
              <w:t>است</w:t>
            </w:r>
          </w:p>
        </w:tc>
      </w:tr>
      <w:tr w:rsidR="00C178F7" w:rsidRPr="00880D9A" w14:paraId="67DA7887" w14:textId="77777777" w:rsidTr="00880D9A">
        <w:trPr>
          <w:trHeight w:val="360"/>
        </w:trPr>
        <w:tc>
          <w:tcPr>
            <w:cnfStyle w:val="001000000000" w:firstRow="0" w:lastRow="0" w:firstColumn="1" w:lastColumn="0" w:oddVBand="0" w:evenVBand="0" w:oddHBand="0" w:evenHBand="0" w:firstRowFirstColumn="0" w:firstRowLastColumn="0" w:lastRowFirstColumn="0" w:lastRowLastColumn="0"/>
            <w:tcW w:w="999" w:type="dxa"/>
            <w:noWrap/>
          </w:tcPr>
          <w:p w14:paraId="43E02B46" w14:textId="434EC54F" w:rsidR="00C178F7" w:rsidRPr="00880D9A" w:rsidRDefault="00C178F7" w:rsidP="00C178F7">
            <w:pPr>
              <w:bidi w:val="0"/>
              <w:jc w:val="center"/>
              <w:rPr>
                <w:rFonts w:cs="B Lotus"/>
                <w:rtl/>
              </w:rPr>
            </w:pPr>
            <w:r w:rsidRPr="00880D9A">
              <w:rPr>
                <w:rFonts w:cs="B Lotus"/>
                <w:rtl/>
              </w:rPr>
              <w:t>8</w:t>
            </w:r>
          </w:p>
        </w:tc>
        <w:tc>
          <w:tcPr>
            <w:tcW w:w="6376" w:type="dxa"/>
            <w:noWrap/>
          </w:tcPr>
          <w:p w14:paraId="09E8E51D" w14:textId="3FF4419D" w:rsidR="00C178F7" w:rsidRPr="00880D9A" w:rsidRDefault="00C178F7" w:rsidP="00C178F7">
            <w:pPr>
              <w:cnfStyle w:val="000000000000" w:firstRow="0" w:lastRow="0" w:firstColumn="0" w:lastColumn="0" w:oddVBand="0" w:evenVBand="0" w:oddHBand="0" w:evenHBand="0" w:firstRowFirstColumn="0" w:firstRowLastColumn="0" w:lastRowFirstColumn="0" w:lastRowLastColumn="0"/>
              <w:rPr>
                <w:rFonts w:cs="B Lotus"/>
                <w:rtl/>
              </w:rPr>
            </w:pPr>
            <w:r w:rsidRPr="00880D9A">
              <w:rPr>
                <w:rFonts w:cs="B Lotus" w:hint="cs"/>
                <w:rtl/>
              </w:rPr>
              <w:t>جراحت</w:t>
            </w:r>
            <w:r w:rsidRPr="00880D9A">
              <w:rPr>
                <w:rFonts w:cs="B Lotus"/>
                <w:rtl/>
              </w:rPr>
              <w:t xml:space="preserve"> </w:t>
            </w:r>
            <w:r w:rsidRPr="00880D9A">
              <w:rPr>
                <w:rFonts w:cs="B Lotus" w:hint="cs"/>
                <w:rtl/>
              </w:rPr>
              <w:t>قبلا</w:t>
            </w:r>
            <w:r w:rsidRPr="00880D9A">
              <w:rPr>
                <w:rFonts w:cs="B Lotus"/>
                <w:rtl/>
              </w:rPr>
              <w:t xml:space="preserve"> </w:t>
            </w:r>
            <w:r w:rsidRPr="00880D9A">
              <w:rPr>
                <w:rFonts w:cs="B Lotus" w:hint="cs"/>
                <w:rtl/>
              </w:rPr>
              <w:t>ثبت</w:t>
            </w:r>
            <w:r w:rsidRPr="00880D9A">
              <w:rPr>
                <w:rFonts w:cs="B Lotus"/>
                <w:rtl/>
              </w:rPr>
              <w:t xml:space="preserve"> </w:t>
            </w:r>
            <w:r w:rsidRPr="00880D9A">
              <w:rPr>
                <w:rFonts w:cs="B Lotus" w:hint="cs"/>
                <w:rtl/>
              </w:rPr>
              <w:t>شده</w:t>
            </w:r>
            <w:r w:rsidRPr="00880D9A">
              <w:rPr>
                <w:rFonts w:cs="B Lotus"/>
                <w:rtl/>
              </w:rPr>
              <w:t xml:space="preserve"> </w:t>
            </w:r>
            <w:r w:rsidRPr="00880D9A">
              <w:rPr>
                <w:rFonts w:cs="B Lotus" w:hint="cs"/>
                <w:rtl/>
              </w:rPr>
              <w:t>است</w:t>
            </w:r>
          </w:p>
        </w:tc>
      </w:tr>
      <w:tr w:rsidR="00C178F7" w:rsidRPr="00880D9A" w14:paraId="055E7B9E" w14:textId="77777777" w:rsidTr="00880D9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99" w:type="dxa"/>
            <w:noWrap/>
          </w:tcPr>
          <w:p w14:paraId="5FB44EE0" w14:textId="14B90FA7" w:rsidR="00C178F7" w:rsidRPr="00880D9A" w:rsidRDefault="00C178F7" w:rsidP="00C178F7">
            <w:pPr>
              <w:bidi w:val="0"/>
              <w:jc w:val="center"/>
              <w:rPr>
                <w:rFonts w:cs="B Lotus"/>
                <w:rtl/>
              </w:rPr>
            </w:pPr>
            <w:r w:rsidRPr="00880D9A">
              <w:rPr>
                <w:rFonts w:cs="B Lotus"/>
                <w:rtl/>
              </w:rPr>
              <w:t>9</w:t>
            </w:r>
          </w:p>
        </w:tc>
        <w:tc>
          <w:tcPr>
            <w:tcW w:w="6376" w:type="dxa"/>
            <w:noWrap/>
          </w:tcPr>
          <w:p w14:paraId="2342D0A7" w14:textId="1A9A3670" w:rsidR="00C178F7" w:rsidRPr="00880D9A" w:rsidRDefault="00C178F7" w:rsidP="00C178F7">
            <w:pPr>
              <w:cnfStyle w:val="000000100000" w:firstRow="0" w:lastRow="0" w:firstColumn="0" w:lastColumn="0" w:oddVBand="0" w:evenVBand="0" w:oddHBand="1" w:evenHBand="0" w:firstRowFirstColumn="0" w:firstRowLastColumn="0" w:lastRowFirstColumn="0" w:lastRowLastColumn="0"/>
              <w:rPr>
                <w:rFonts w:cs="B Lotus"/>
                <w:rtl/>
              </w:rPr>
            </w:pPr>
            <w:r w:rsidRPr="00880D9A">
              <w:rPr>
                <w:rFonts w:cs="B Lotus" w:hint="cs"/>
                <w:rtl/>
              </w:rPr>
              <w:t>کد</w:t>
            </w:r>
            <w:r w:rsidRPr="00880D9A">
              <w:rPr>
                <w:rFonts w:cs="B Lotus"/>
                <w:rtl/>
              </w:rPr>
              <w:t xml:space="preserve"> </w:t>
            </w:r>
            <w:r w:rsidRPr="00880D9A">
              <w:rPr>
                <w:rFonts w:cs="B Lotus" w:hint="cs"/>
                <w:rtl/>
              </w:rPr>
              <w:t>یکتا</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و</w:t>
            </w:r>
            <w:r w:rsidRPr="00880D9A">
              <w:rPr>
                <w:rFonts w:cs="B Lotus"/>
                <w:rtl/>
              </w:rPr>
              <w:t xml:space="preserve"> </w:t>
            </w:r>
            <w:r w:rsidRPr="00880D9A">
              <w:rPr>
                <w:rFonts w:cs="B Lotus" w:hint="cs"/>
                <w:rtl/>
              </w:rPr>
              <w:t>شماره</w:t>
            </w:r>
            <w:r w:rsidRPr="00880D9A">
              <w:rPr>
                <w:rFonts w:cs="B Lotus"/>
                <w:rtl/>
              </w:rPr>
              <w:t xml:space="preserve"> </w:t>
            </w:r>
            <w:r w:rsidRPr="00880D9A">
              <w:rPr>
                <w:rFonts w:cs="B Lotus" w:hint="cs"/>
                <w:rtl/>
              </w:rPr>
              <w:t>زیان</w:t>
            </w:r>
            <w:r w:rsidRPr="00880D9A">
              <w:rPr>
                <w:rFonts w:cs="B Lotus"/>
                <w:rtl/>
              </w:rPr>
              <w:t xml:space="preserve"> </w:t>
            </w:r>
            <w:r w:rsidRPr="00880D9A">
              <w:rPr>
                <w:rFonts w:cs="B Lotus" w:hint="cs"/>
                <w:rtl/>
              </w:rPr>
              <w:t>دیده</w:t>
            </w:r>
            <w:r w:rsidRPr="00880D9A">
              <w:rPr>
                <w:rFonts w:cs="B Lotus"/>
                <w:rtl/>
              </w:rPr>
              <w:t xml:space="preserve"> </w:t>
            </w:r>
            <w:r w:rsidRPr="00880D9A">
              <w:rPr>
                <w:rFonts w:cs="B Lotus" w:hint="cs"/>
                <w:rtl/>
              </w:rPr>
              <w:t>ثبت</w:t>
            </w:r>
            <w:r w:rsidRPr="00880D9A">
              <w:rPr>
                <w:rFonts w:cs="B Lotus"/>
                <w:rtl/>
              </w:rPr>
              <w:t xml:space="preserve"> </w:t>
            </w:r>
            <w:r w:rsidRPr="00880D9A">
              <w:rPr>
                <w:rFonts w:cs="B Lotus" w:hint="cs"/>
                <w:rtl/>
              </w:rPr>
              <w:t>نشده</w:t>
            </w:r>
            <w:r w:rsidRPr="00880D9A">
              <w:rPr>
                <w:rFonts w:cs="B Lotus"/>
                <w:rtl/>
              </w:rPr>
              <w:t xml:space="preserve"> </w:t>
            </w:r>
            <w:r w:rsidRPr="00880D9A">
              <w:rPr>
                <w:rFonts w:cs="B Lotus" w:hint="cs"/>
                <w:rtl/>
              </w:rPr>
              <w:t>است</w:t>
            </w:r>
          </w:p>
        </w:tc>
      </w:tr>
      <w:tr w:rsidR="00C178F7" w:rsidRPr="00880D9A" w14:paraId="319D95EE" w14:textId="77777777" w:rsidTr="00880D9A">
        <w:trPr>
          <w:trHeight w:val="360"/>
        </w:trPr>
        <w:tc>
          <w:tcPr>
            <w:cnfStyle w:val="001000000000" w:firstRow="0" w:lastRow="0" w:firstColumn="1" w:lastColumn="0" w:oddVBand="0" w:evenVBand="0" w:oddHBand="0" w:evenHBand="0" w:firstRowFirstColumn="0" w:firstRowLastColumn="0" w:lastRowFirstColumn="0" w:lastRowLastColumn="0"/>
            <w:tcW w:w="999" w:type="dxa"/>
            <w:noWrap/>
          </w:tcPr>
          <w:p w14:paraId="17D59404" w14:textId="058DAB13" w:rsidR="00C178F7" w:rsidRPr="00880D9A" w:rsidRDefault="00C178F7" w:rsidP="00C178F7">
            <w:pPr>
              <w:bidi w:val="0"/>
              <w:jc w:val="center"/>
              <w:rPr>
                <w:rFonts w:cs="B Lotus"/>
                <w:rtl/>
              </w:rPr>
            </w:pPr>
            <w:r w:rsidRPr="00880D9A">
              <w:rPr>
                <w:rFonts w:cs="B Lotus"/>
                <w:rtl/>
              </w:rPr>
              <w:t>10</w:t>
            </w:r>
          </w:p>
        </w:tc>
        <w:tc>
          <w:tcPr>
            <w:tcW w:w="6376" w:type="dxa"/>
            <w:noWrap/>
          </w:tcPr>
          <w:p w14:paraId="779C0EE7" w14:textId="26E8A2B0" w:rsidR="00C178F7" w:rsidRPr="00880D9A" w:rsidRDefault="00C178F7" w:rsidP="00C178F7">
            <w:pPr>
              <w:cnfStyle w:val="000000000000" w:firstRow="0" w:lastRow="0" w:firstColumn="0" w:lastColumn="0" w:oddVBand="0" w:evenVBand="0" w:oddHBand="0" w:evenHBand="0" w:firstRowFirstColumn="0" w:firstRowLastColumn="0" w:lastRowFirstColumn="0" w:lastRowLastColumn="0"/>
              <w:rPr>
                <w:rFonts w:cs="B Lotus"/>
                <w:rtl/>
              </w:rPr>
            </w:pPr>
            <w:r w:rsidRPr="00880D9A">
              <w:rPr>
                <w:rFonts w:cs="B Lotus" w:hint="cs"/>
                <w:rtl/>
              </w:rPr>
              <w:t>تخصیص</w:t>
            </w:r>
            <w:r w:rsidRPr="00880D9A">
              <w:rPr>
                <w:rFonts w:cs="B Lotus"/>
                <w:rtl/>
              </w:rPr>
              <w:t xml:space="preserve"> </w:t>
            </w:r>
            <w:r w:rsidRPr="00880D9A">
              <w:rPr>
                <w:rFonts w:cs="B Lotus" w:hint="cs"/>
                <w:rtl/>
              </w:rPr>
              <w:t>کد</w:t>
            </w:r>
            <w:r w:rsidRPr="00880D9A">
              <w:rPr>
                <w:rFonts w:cs="B Lotus"/>
                <w:rtl/>
              </w:rPr>
              <w:t xml:space="preserve"> </w:t>
            </w:r>
            <w:r w:rsidRPr="00880D9A">
              <w:rPr>
                <w:rFonts w:cs="B Lotus" w:hint="cs"/>
                <w:rtl/>
              </w:rPr>
              <w:t>یکتا</w:t>
            </w:r>
            <w:r w:rsidRPr="00880D9A">
              <w:rPr>
                <w:rFonts w:cs="B Lotus"/>
                <w:rtl/>
              </w:rPr>
              <w:t xml:space="preserve"> </w:t>
            </w:r>
            <w:r w:rsidRPr="00880D9A">
              <w:rPr>
                <w:rFonts w:cs="B Lotus" w:hint="cs"/>
                <w:rtl/>
              </w:rPr>
              <w:t>با</w:t>
            </w:r>
            <w:r w:rsidRPr="00880D9A">
              <w:rPr>
                <w:rFonts w:cs="B Lotus"/>
                <w:rtl/>
              </w:rPr>
              <w:t xml:space="preserve"> </w:t>
            </w:r>
            <w:r w:rsidRPr="00880D9A">
              <w:rPr>
                <w:rFonts w:cs="B Lotus" w:hint="cs"/>
                <w:rtl/>
              </w:rPr>
              <w:t>کاربری</w:t>
            </w:r>
            <w:r w:rsidRPr="00880D9A">
              <w:rPr>
                <w:rFonts w:cs="B Lotus"/>
                <w:rtl/>
              </w:rPr>
              <w:t xml:space="preserve"> </w:t>
            </w:r>
            <w:r w:rsidRPr="00880D9A">
              <w:rPr>
                <w:rFonts w:cs="B Lotus" w:hint="cs"/>
                <w:rtl/>
              </w:rPr>
              <w:t>تستی</w:t>
            </w:r>
            <w:r w:rsidRPr="00880D9A">
              <w:rPr>
                <w:rFonts w:cs="B Lotus"/>
                <w:rtl/>
              </w:rPr>
              <w:t xml:space="preserve"> </w:t>
            </w:r>
            <w:r w:rsidRPr="00880D9A">
              <w:rPr>
                <w:rFonts w:cs="B Lotus" w:hint="cs"/>
                <w:rtl/>
              </w:rPr>
              <w:t>وجود</w:t>
            </w:r>
            <w:r w:rsidRPr="00880D9A">
              <w:rPr>
                <w:rFonts w:cs="B Lotus"/>
                <w:rtl/>
              </w:rPr>
              <w:t xml:space="preserve"> </w:t>
            </w:r>
            <w:r w:rsidRPr="00880D9A">
              <w:rPr>
                <w:rFonts w:cs="B Lotus" w:hint="cs"/>
                <w:rtl/>
              </w:rPr>
              <w:t>ندارد</w:t>
            </w:r>
          </w:p>
        </w:tc>
      </w:tr>
    </w:tbl>
    <w:p w14:paraId="073F72CE" w14:textId="77777777" w:rsidR="00DF29CB" w:rsidRPr="00F733A3" w:rsidRDefault="00DF29CB" w:rsidP="00DF29CB">
      <w:pPr>
        <w:rPr>
          <w:sz w:val="24"/>
          <w:szCs w:val="24"/>
          <w:rtl/>
        </w:rPr>
      </w:pPr>
    </w:p>
    <w:p w14:paraId="2823F5A5" w14:textId="77777777" w:rsidR="00762618" w:rsidRPr="00F733A3" w:rsidRDefault="00762618" w:rsidP="00762618">
      <w:pPr>
        <w:pStyle w:val="Heading1"/>
        <w:rPr>
          <w:rFonts w:cs="B Lotus"/>
          <w:sz w:val="32"/>
          <w:szCs w:val="32"/>
          <w:rtl/>
        </w:rPr>
      </w:pPr>
      <w:bookmarkStart w:id="107" w:name="_Toc38109524"/>
      <w:r w:rsidRPr="00F733A3">
        <w:rPr>
          <w:rFonts w:cs="B Lotus" w:hint="cs"/>
          <w:sz w:val="32"/>
          <w:szCs w:val="32"/>
          <w:rtl/>
        </w:rPr>
        <w:t>بخش هشتم : مستند</w:t>
      </w:r>
      <w:r w:rsidRPr="00F733A3">
        <w:rPr>
          <w:rFonts w:cs="B Lotus"/>
          <w:sz w:val="32"/>
          <w:szCs w:val="32"/>
          <w:rtl/>
        </w:rPr>
        <w:t xml:space="preserve"> </w:t>
      </w:r>
      <w:r w:rsidRPr="00F733A3">
        <w:rPr>
          <w:rFonts w:cs="B Lotus" w:hint="cs"/>
          <w:sz w:val="32"/>
          <w:szCs w:val="32"/>
          <w:rtl/>
        </w:rPr>
        <w:t>دریافت کد یکتا</w:t>
      </w:r>
      <w:bookmarkEnd w:id="107"/>
    </w:p>
    <w:p w14:paraId="06938640" w14:textId="77777777" w:rsidR="00222694" w:rsidRPr="00F733A3" w:rsidRDefault="000879C0" w:rsidP="00222694">
      <w:pPr>
        <w:jc w:val="both"/>
        <w:rPr>
          <w:rFonts w:cs="B Lotus"/>
          <w:sz w:val="32"/>
          <w:szCs w:val="32"/>
          <w:rtl/>
        </w:rPr>
      </w:pPr>
      <w:r w:rsidRPr="00F733A3">
        <w:rPr>
          <w:rFonts w:cs="B Lotus" w:hint="cs"/>
          <w:sz w:val="32"/>
          <w:szCs w:val="32"/>
          <w:rtl/>
        </w:rPr>
        <w:t>دریافت کد یکتا در مورد بیمه نامه و الحاقیه های ثبت شده و همچنین بیمه نامه و الحاقیه هایی که به دلیل عدم امکان ارسال به صورت وب سرویس در قالب " مستندفنی</w:t>
      </w:r>
      <w:r w:rsidRPr="00F733A3">
        <w:rPr>
          <w:rFonts w:cs="B Lotus"/>
          <w:sz w:val="32"/>
          <w:szCs w:val="32"/>
          <w:rtl/>
        </w:rPr>
        <w:t xml:space="preserve"> </w:t>
      </w:r>
      <w:r w:rsidRPr="00F733A3">
        <w:rPr>
          <w:rFonts w:cs="B Lotus" w:hint="cs"/>
          <w:sz w:val="32"/>
          <w:szCs w:val="32"/>
          <w:rtl/>
        </w:rPr>
        <w:t>و</w:t>
      </w:r>
      <w:r w:rsidRPr="00F733A3">
        <w:rPr>
          <w:rFonts w:cs="B Lotus"/>
          <w:sz w:val="32"/>
          <w:szCs w:val="32"/>
          <w:rtl/>
        </w:rPr>
        <w:t xml:space="preserve"> </w:t>
      </w:r>
      <w:r w:rsidRPr="00F733A3">
        <w:rPr>
          <w:rFonts w:cs="B Lotus" w:hint="cs"/>
          <w:sz w:val="32"/>
          <w:szCs w:val="32"/>
          <w:rtl/>
        </w:rPr>
        <w:t>اقلام</w:t>
      </w:r>
      <w:r w:rsidRPr="00F733A3">
        <w:rPr>
          <w:rFonts w:cs="B Lotus"/>
          <w:sz w:val="32"/>
          <w:szCs w:val="32"/>
          <w:rtl/>
        </w:rPr>
        <w:t xml:space="preserve"> </w:t>
      </w:r>
      <w:r w:rsidRPr="00F733A3">
        <w:rPr>
          <w:rFonts w:cs="B Lotus" w:hint="cs"/>
          <w:sz w:val="32"/>
          <w:szCs w:val="32"/>
          <w:rtl/>
        </w:rPr>
        <w:t>اطلاعات</w:t>
      </w:r>
      <w:r w:rsidRPr="00F733A3">
        <w:rPr>
          <w:rFonts w:cs="B Lotus"/>
          <w:sz w:val="32"/>
          <w:szCs w:val="32"/>
          <w:rtl/>
        </w:rPr>
        <w:t xml:space="preserve"> </w:t>
      </w:r>
      <w:r w:rsidRPr="00F733A3">
        <w:rPr>
          <w:rFonts w:cs="B Lotus" w:hint="cs"/>
          <w:sz w:val="32"/>
          <w:szCs w:val="32"/>
          <w:rtl/>
        </w:rPr>
        <w:t>رشته</w:t>
      </w:r>
      <w:r w:rsidRPr="00F733A3">
        <w:rPr>
          <w:rFonts w:cs="B Lotus"/>
          <w:sz w:val="32"/>
          <w:szCs w:val="32"/>
          <w:rtl/>
        </w:rPr>
        <w:t xml:space="preserve"> </w:t>
      </w:r>
      <w:r w:rsidRPr="00F733A3">
        <w:rPr>
          <w:rFonts w:cs="B Lotus" w:hint="cs"/>
          <w:sz w:val="32"/>
          <w:szCs w:val="32"/>
          <w:rtl/>
        </w:rPr>
        <w:t>ثالث</w:t>
      </w:r>
      <w:r w:rsidRPr="00F733A3">
        <w:rPr>
          <w:rFonts w:cs="B Lotus"/>
          <w:sz w:val="32"/>
          <w:szCs w:val="32"/>
          <w:rtl/>
        </w:rPr>
        <w:t xml:space="preserve"> </w:t>
      </w:r>
      <w:r w:rsidRPr="00F733A3">
        <w:rPr>
          <w:rFonts w:cs="B Lotus" w:hint="cs"/>
          <w:sz w:val="32"/>
          <w:szCs w:val="32"/>
          <w:rtl/>
        </w:rPr>
        <w:t>و</w:t>
      </w:r>
      <w:r w:rsidRPr="00F733A3">
        <w:rPr>
          <w:rFonts w:cs="B Lotus"/>
          <w:sz w:val="32"/>
          <w:szCs w:val="32"/>
          <w:rtl/>
        </w:rPr>
        <w:t xml:space="preserve"> </w:t>
      </w:r>
      <w:r w:rsidRPr="00F733A3">
        <w:rPr>
          <w:rFonts w:cs="B Lotus" w:hint="cs"/>
          <w:sz w:val="32"/>
          <w:szCs w:val="32"/>
          <w:rtl/>
        </w:rPr>
        <w:t>حوادث</w:t>
      </w:r>
      <w:r w:rsidRPr="00F733A3">
        <w:rPr>
          <w:rFonts w:cs="B Lotus"/>
          <w:sz w:val="32"/>
          <w:szCs w:val="32"/>
          <w:rtl/>
        </w:rPr>
        <w:t xml:space="preserve"> </w:t>
      </w:r>
      <w:r w:rsidRPr="00F733A3">
        <w:rPr>
          <w:rFonts w:cs="B Lotus" w:hint="cs"/>
          <w:sz w:val="32"/>
          <w:szCs w:val="32"/>
          <w:rtl/>
        </w:rPr>
        <w:t>راننده</w:t>
      </w:r>
      <w:r w:rsidRPr="00F733A3">
        <w:rPr>
          <w:rFonts w:cs="B Lotus"/>
          <w:sz w:val="32"/>
          <w:szCs w:val="32"/>
          <w:rtl/>
        </w:rPr>
        <w:t xml:space="preserve"> </w:t>
      </w:r>
      <w:r w:rsidRPr="00F733A3">
        <w:rPr>
          <w:rFonts w:cs="B Lotus" w:hint="cs"/>
          <w:sz w:val="32"/>
          <w:szCs w:val="32"/>
          <w:rtl/>
        </w:rPr>
        <w:t>در</w:t>
      </w:r>
      <w:r w:rsidRPr="00F733A3">
        <w:rPr>
          <w:rFonts w:cs="B Lotus"/>
          <w:sz w:val="32"/>
          <w:szCs w:val="32"/>
          <w:rtl/>
        </w:rPr>
        <w:t xml:space="preserve"> </w:t>
      </w:r>
      <w:r w:rsidRPr="00F733A3">
        <w:rPr>
          <w:rFonts w:cs="B Lotus" w:hint="cs"/>
          <w:sz w:val="32"/>
          <w:szCs w:val="32"/>
          <w:rtl/>
        </w:rPr>
        <w:t xml:space="preserve">شرکت " ارسال شده است . توضیح آنکه شرکتهای بیمه می توانند اطلاعات بیمه نامه هایی که به دلایل مختلف قادر به ارسال آن از سیستم وب سرویس </w:t>
      </w:r>
      <w:r w:rsidRPr="00F733A3">
        <w:rPr>
          <w:rFonts w:cs="B Lotus" w:hint="cs"/>
          <w:sz w:val="32"/>
          <w:szCs w:val="32"/>
          <w:rtl/>
        </w:rPr>
        <w:lastRenderedPageBreak/>
        <w:t>نیستند از طریق مستند مذکور به بیمه مرکزی ارسال و کد یکتا آن را از طریق این متد دریافت نمایند .</w:t>
      </w:r>
    </w:p>
    <w:p w14:paraId="6491E76A" w14:textId="77777777" w:rsidR="00762618" w:rsidRPr="00F733A3" w:rsidRDefault="00762618" w:rsidP="00762618">
      <w:pPr>
        <w:pStyle w:val="Heading2"/>
        <w:rPr>
          <w:rFonts w:cs="B Lotus"/>
          <w:sz w:val="28"/>
          <w:szCs w:val="28"/>
          <w:rtl/>
        </w:rPr>
      </w:pPr>
      <w:bookmarkStart w:id="108" w:name="_Toc38109525"/>
      <w:r w:rsidRPr="00F733A3">
        <w:rPr>
          <w:rFonts w:cs="B Lotus" w:hint="cs"/>
          <w:sz w:val="28"/>
          <w:szCs w:val="28"/>
          <w:rtl/>
        </w:rPr>
        <w:t>جدول ورودی کد یکتا</w:t>
      </w:r>
      <w:bookmarkEnd w:id="108"/>
    </w:p>
    <w:tbl>
      <w:tblPr>
        <w:tblStyle w:val="ListTable4-Accent51"/>
        <w:tblpPr w:leftFromText="180" w:rightFromText="180" w:vertAnchor="text" w:tblpXSpec="right" w:tblpY="1"/>
        <w:tblOverlap w:val="never"/>
        <w:bidiVisual/>
        <w:tblW w:w="8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2720"/>
        <w:gridCol w:w="1480"/>
        <w:gridCol w:w="723"/>
        <w:gridCol w:w="2479"/>
      </w:tblGrid>
      <w:tr w:rsidR="00762618" w:rsidRPr="00F733A3" w14:paraId="79140EBA" w14:textId="77777777" w:rsidTr="00762618">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5" w:type="dxa"/>
            <w:noWrap/>
            <w:vAlign w:val="center"/>
          </w:tcPr>
          <w:p w14:paraId="4C67C71E" w14:textId="77777777" w:rsidR="00762618" w:rsidRPr="00F733A3" w:rsidRDefault="00762618" w:rsidP="00762618">
            <w:pPr>
              <w:jc w:val="center"/>
              <w:rPr>
                <w:rFonts w:ascii="Arial" w:eastAsia="Times New Roman" w:hAnsi="Arial" w:cs="B Lotus"/>
                <w:b w:val="0"/>
                <w:bCs w:val="0"/>
                <w:i/>
                <w:iCs/>
                <w:sz w:val="28"/>
                <w:szCs w:val="28"/>
                <w:rtl/>
              </w:rPr>
            </w:pPr>
            <w:r w:rsidRPr="00F733A3">
              <w:rPr>
                <w:rFonts w:ascii="Arial" w:eastAsia="Times New Roman" w:hAnsi="Arial" w:cs="B Lotus" w:hint="cs"/>
                <w:i/>
                <w:iCs/>
                <w:sz w:val="28"/>
                <w:szCs w:val="28"/>
                <w:rtl/>
              </w:rPr>
              <w:t>ردیف</w:t>
            </w:r>
          </w:p>
        </w:tc>
        <w:tc>
          <w:tcPr>
            <w:tcW w:w="2720" w:type="dxa"/>
            <w:noWrap/>
            <w:vAlign w:val="center"/>
          </w:tcPr>
          <w:p w14:paraId="444E9C2B" w14:textId="77777777" w:rsidR="00762618" w:rsidRPr="00F733A3" w:rsidRDefault="00762618" w:rsidP="0076261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sz w:val="24"/>
                <w:szCs w:val="24"/>
              </w:rPr>
            </w:pPr>
            <w:r w:rsidRPr="00F733A3">
              <w:rPr>
                <w:rFonts w:ascii="Arial" w:eastAsia="Times New Roman" w:hAnsi="Arial" w:cs="B Lotus" w:hint="cs"/>
                <w:i/>
                <w:iCs/>
                <w:sz w:val="24"/>
                <w:szCs w:val="24"/>
                <w:rtl/>
              </w:rPr>
              <w:t>نام فیلد</w:t>
            </w:r>
          </w:p>
        </w:tc>
        <w:tc>
          <w:tcPr>
            <w:tcW w:w="1480" w:type="dxa"/>
            <w:noWrap/>
            <w:vAlign w:val="center"/>
          </w:tcPr>
          <w:p w14:paraId="16CA0866" w14:textId="77777777" w:rsidR="00762618" w:rsidRPr="00F733A3" w:rsidRDefault="00762618" w:rsidP="0076261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sz w:val="24"/>
                <w:szCs w:val="24"/>
              </w:rPr>
            </w:pPr>
            <w:r w:rsidRPr="00F733A3">
              <w:rPr>
                <w:rFonts w:ascii="Arial" w:eastAsia="Times New Roman" w:hAnsi="Arial" w:cs="B Lotus" w:hint="cs"/>
                <w:i/>
                <w:iCs/>
                <w:sz w:val="24"/>
                <w:szCs w:val="24"/>
                <w:rtl/>
              </w:rPr>
              <w:t>نوع فیلد</w:t>
            </w:r>
          </w:p>
        </w:tc>
        <w:tc>
          <w:tcPr>
            <w:tcW w:w="723" w:type="dxa"/>
            <w:noWrap/>
            <w:vAlign w:val="center"/>
          </w:tcPr>
          <w:p w14:paraId="5FB0DE4F" w14:textId="77777777" w:rsidR="00762618" w:rsidRPr="00F733A3" w:rsidRDefault="00762618" w:rsidP="0076261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sz w:val="24"/>
                <w:szCs w:val="24"/>
              </w:rPr>
            </w:pPr>
            <w:r w:rsidRPr="00F733A3">
              <w:rPr>
                <w:rFonts w:ascii="Arial" w:eastAsia="Times New Roman" w:hAnsi="Arial" w:cs="B Lotus"/>
                <w:i/>
                <w:iCs/>
                <w:sz w:val="24"/>
                <w:szCs w:val="24"/>
              </w:rPr>
              <w:t>Null</w:t>
            </w:r>
          </w:p>
        </w:tc>
        <w:tc>
          <w:tcPr>
            <w:tcW w:w="2479" w:type="dxa"/>
            <w:noWrap/>
            <w:vAlign w:val="center"/>
          </w:tcPr>
          <w:p w14:paraId="1F4D71D1" w14:textId="77777777" w:rsidR="00762618" w:rsidRPr="00F733A3" w:rsidRDefault="00762618" w:rsidP="0076261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sz w:val="24"/>
                <w:szCs w:val="24"/>
                <w:rtl/>
              </w:rPr>
            </w:pPr>
            <w:r w:rsidRPr="00F733A3">
              <w:rPr>
                <w:rFonts w:ascii="Arial" w:eastAsia="Times New Roman" w:hAnsi="Arial" w:cs="B Lotus" w:hint="cs"/>
                <w:i/>
                <w:iCs/>
                <w:sz w:val="24"/>
                <w:szCs w:val="24"/>
                <w:rtl/>
              </w:rPr>
              <w:t>شرح فیلد</w:t>
            </w:r>
          </w:p>
        </w:tc>
      </w:tr>
      <w:tr w:rsidR="00762618" w:rsidRPr="00F733A3" w14:paraId="68E7941A" w14:textId="77777777" w:rsidTr="00762618">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5" w:type="dxa"/>
            <w:noWrap/>
            <w:vAlign w:val="center"/>
            <w:hideMark/>
          </w:tcPr>
          <w:p w14:paraId="1185F16E" w14:textId="77777777" w:rsidR="00762618" w:rsidRPr="00F733A3" w:rsidRDefault="00762618" w:rsidP="00762618">
            <w:pPr>
              <w:jc w:val="center"/>
              <w:rPr>
                <w:rFonts w:ascii="Arial" w:eastAsia="Times New Roman" w:hAnsi="Arial" w:cs="B Lotus"/>
                <w:sz w:val="28"/>
                <w:szCs w:val="28"/>
              </w:rPr>
            </w:pPr>
            <w:r w:rsidRPr="00F733A3">
              <w:rPr>
                <w:rFonts w:ascii="Arial" w:eastAsia="Times New Roman" w:hAnsi="Arial" w:cs="B Lotus" w:hint="cs"/>
                <w:sz w:val="28"/>
                <w:szCs w:val="28"/>
                <w:rtl/>
              </w:rPr>
              <w:t>1</w:t>
            </w:r>
          </w:p>
        </w:tc>
        <w:tc>
          <w:tcPr>
            <w:tcW w:w="2720" w:type="dxa"/>
            <w:noWrap/>
            <w:vAlign w:val="center"/>
            <w:hideMark/>
          </w:tcPr>
          <w:p w14:paraId="5A8BC62D" w14:textId="77777777" w:rsidR="00762618" w:rsidRPr="00F733A3" w:rsidRDefault="00762618" w:rsidP="0076261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Calibri"/>
              </w:rPr>
            </w:pPr>
            <w:r w:rsidRPr="00F733A3">
              <w:rPr>
                <w:rFonts w:ascii="Arial" w:eastAsia="Times New Roman" w:hAnsi="Arial" w:cs="Calibri"/>
              </w:rPr>
              <w:t>PrntPlcyCmpDocNo</w:t>
            </w:r>
          </w:p>
        </w:tc>
        <w:tc>
          <w:tcPr>
            <w:tcW w:w="1480" w:type="dxa"/>
            <w:noWrap/>
            <w:hideMark/>
          </w:tcPr>
          <w:p w14:paraId="3F3E958C" w14:textId="77777777" w:rsidR="00762618" w:rsidRPr="00F733A3" w:rsidRDefault="00762618" w:rsidP="0076261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F733A3">
              <w:rPr>
                <w:rFonts w:ascii="Arial" w:eastAsia="Times New Roman" w:hAnsi="Arial" w:cs="B Lotus"/>
              </w:rPr>
              <w:t>Varchar(50)</w:t>
            </w:r>
          </w:p>
        </w:tc>
        <w:tc>
          <w:tcPr>
            <w:tcW w:w="723" w:type="dxa"/>
            <w:noWrap/>
            <w:hideMark/>
          </w:tcPr>
          <w:p w14:paraId="5EFBF699" w14:textId="77777777" w:rsidR="00762618" w:rsidRPr="00F733A3" w:rsidRDefault="00762618" w:rsidP="0076261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No</w:t>
            </w:r>
          </w:p>
        </w:tc>
        <w:tc>
          <w:tcPr>
            <w:tcW w:w="2479" w:type="dxa"/>
            <w:noWrap/>
            <w:hideMark/>
          </w:tcPr>
          <w:p w14:paraId="03302427" w14:textId="77777777" w:rsidR="00762618" w:rsidRPr="00F733A3" w:rsidRDefault="00762618" w:rsidP="00762618">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شماره چاپی بیمه نامه</w:t>
            </w:r>
          </w:p>
        </w:tc>
      </w:tr>
      <w:tr w:rsidR="00762618" w:rsidRPr="00F733A3" w14:paraId="71475DED" w14:textId="77777777" w:rsidTr="00762618">
        <w:trPr>
          <w:trHeight w:val="360"/>
        </w:trPr>
        <w:tc>
          <w:tcPr>
            <w:cnfStyle w:val="001000000000" w:firstRow="0" w:lastRow="0" w:firstColumn="1" w:lastColumn="0" w:oddVBand="0" w:evenVBand="0" w:oddHBand="0" w:evenHBand="0" w:firstRowFirstColumn="0" w:firstRowLastColumn="0" w:lastRowFirstColumn="0" w:lastRowLastColumn="0"/>
            <w:tcW w:w="765" w:type="dxa"/>
            <w:shd w:val="clear" w:color="auto" w:fill="DAEEF3" w:themeFill="accent5" w:themeFillTint="33"/>
            <w:noWrap/>
            <w:vAlign w:val="center"/>
            <w:hideMark/>
          </w:tcPr>
          <w:p w14:paraId="1729A289" w14:textId="77777777" w:rsidR="00762618" w:rsidRPr="00F733A3" w:rsidRDefault="00762618" w:rsidP="00762618">
            <w:pPr>
              <w:jc w:val="center"/>
              <w:rPr>
                <w:rFonts w:ascii="Arial" w:eastAsia="Times New Roman" w:hAnsi="Arial" w:cs="B Lotus"/>
                <w:sz w:val="28"/>
                <w:szCs w:val="28"/>
              </w:rPr>
            </w:pPr>
            <w:r w:rsidRPr="00F733A3">
              <w:rPr>
                <w:rFonts w:ascii="Arial" w:eastAsia="Times New Roman" w:hAnsi="Arial" w:cs="B Lotus" w:hint="cs"/>
                <w:sz w:val="28"/>
                <w:szCs w:val="28"/>
                <w:rtl/>
              </w:rPr>
              <w:t>1</w:t>
            </w:r>
          </w:p>
        </w:tc>
        <w:tc>
          <w:tcPr>
            <w:tcW w:w="2720" w:type="dxa"/>
            <w:noWrap/>
            <w:vAlign w:val="center"/>
            <w:hideMark/>
          </w:tcPr>
          <w:p w14:paraId="334D1A44" w14:textId="77777777" w:rsidR="00762618" w:rsidRPr="00F733A3" w:rsidRDefault="00762618" w:rsidP="0076261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Calibri"/>
              </w:rPr>
              <w:t>PrntEdrsCmpDocNo</w:t>
            </w:r>
          </w:p>
        </w:tc>
        <w:tc>
          <w:tcPr>
            <w:tcW w:w="1480" w:type="dxa"/>
            <w:noWrap/>
            <w:hideMark/>
          </w:tcPr>
          <w:p w14:paraId="2FF57AE5" w14:textId="77777777" w:rsidR="00762618" w:rsidRPr="00F733A3" w:rsidRDefault="00762618" w:rsidP="0076261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tl/>
              </w:rPr>
            </w:pPr>
            <w:r w:rsidRPr="00F733A3">
              <w:rPr>
                <w:rFonts w:ascii="Arial" w:eastAsia="Times New Roman" w:hAnsi="Arial" w:cs="B Lotus"/>
              </w:rPr>
              <w:t>Varchar(50)</w:t>
            </w:r>
          </w:p>
        </w:tc>
        <w:tc>
          <w:tcPr>
            <w:tcW w:w="723" w:type="dxa"/>
            <w:noWrap/>
            <w:hideMark/>
          </w:tcPr>
          <w:p w14:paraId="77787503" w14:textId="77777777" w:rsidR="00762618" w:rsidRPr="00F733A3" w:rsidRDefault="00762618" w:rsidP="0076261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No</w:t>
            </w:r>
          </w:p>
        </w:tc>
        <w:tc>
          <w:tcPr>
            <w:tcW w:w="2479" w:type="dxa"/>
            <w:noWrap/>
            <w:hideMark/>
          </w:tcPr>
          <w:p w14:paraId="632DDB6A" w14:textId="77777777" w:rsidR="00762618" w:rsidRPr="00F733A3" w:rsidRDefault="00762618" w:rsidP="00762618">
            <w:pPr>
              <w:cnfStyle w:val="000000000000" w:firstRow="0" w:lastRow="0" w:firstColumn="0" w:lastColumn="0" w:oddVBand="0" w:evenVBand="0" w:oddHBand="0"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شماره چاپی الحاقیه</w:t>
            </w:r>
          </w:p>
        </w:tc>
      </w:tr>
    </w:tbl>
    <w:p w14:paraId="59EB46EE" w14:textId="77777777" w:rsidR="00762618" w:rsidRPr="00F733A3" w:rsidRDefault="00762618" w:rsidP="00762618">
      <w:pPr>
        <w:rPr>
          <w:rFonts w:cs="B Lotus"/>
          <w:sz w:val="28"/>
          <w:szCs w:val="28"/>
        </w:rPr>
      </w:pPr>
    </w:p>
    <w:p w14:paraId="320CFFCA" w14:textId="77777777" w:rsidR="00762618" w:rsidRPr="00F733A3" w:rsidRDefault="00762618" w:rsidP="00DF29CB">
      <w:pPr>
        <w:rPr>
          <w:sz w:val="24"/>
          <w:szCs w:val="24"/>
        </w:rPr>
      </w:pPr>
    </w:p>
    <w:p w14:paraId="37BDAE5E" w14:textId="77777777" w:rsidR="007C5507" w:rsidRPr="00F733A3" w:rsidRDefault="007C5507" w:rsidP="00A24037">
      <w:pPr>
        <w:rPr>
          <w:rtl/>
        </w:rPr>
      </w:pPr>
    </w:p>
    <w:p w14:paraId="58C6CC67" w14:textId="77777777" w:rsidR="00A24037" w:rsidRDefault="00A24037">
      <w:pPr>
        <w:bidi w:val="0"/>
        <w:rPr>
          <w:rFonts w:asciiTheme="majorHAnsi" w:eastAsiaTheme="majorEastAsia" w:hAnsiTheme="majorHAnsi" w:cs="B Lotus"/>
          <w:b/>
          <w:bCs/>
          <w:color w:val="365F91" w:themeColor="accent1" w:themeShade="BF"/>
          <w:sz w:val="32"/>
          <w:szCs w:val="32"/>
          <w:rtl/>
        </w:rPr>
      </w:pPr>
      <w:r>
        <w:rPr>
          <w:rFonts w:cs="B Lotus"/>
          <w:sz w:val="32"/>
          <w:szCs w:val="32"/>
          <w:rtl/>
        </w:rPr>
        <w:br w:type="page"/>
      </w:r>
    </w:p>
    <w:p w14:paraId="02D718A7" w14:textId="42DDF9D9" w:rsidR="00705CE3" w:rsidRPr="00F733A3" w:rsidRDefault="00705CE3" w:rsidP="00705CE3">
      <w:pPr>
        <w:pStyle w:val="Heading1"/>
        <w:rPr>
          <w:rFonts w:cs="B Lotus"/>
          <w:sz w:val="32"/>
          <w:szCs w:val="32"/>
          <w:rtl/>
        </w:rPr>
      </w:pPr>
      <w:bookmarkStart w:id="109" w:name="_Toc38109526"/>
      <w:r w:rsidRPr="00F733A3">
        <w:rPr>
          <w:rFonts w:cs="B Lotus" w:hint="cs"/>
          <w:sz w:val="32"/>
          <w:szCs w:val="32"/>
          <w:rtl/>
        </w:rPr>
        <w:lastRenderedPageBreak/>
        <w:t>بخش نهم : مستند</w:t>
      </w:r>
      <w:r w:rsidRPr="00F733A3">
        <w:rPr>
          <w:rFonts w:cs="B Lotus"/>
          <w:sz w:val="32"/>
          <w:szCs w:val="32"/>
          <w:rtl/>
        </w:rPr>
        <w:t xml:space="preserve"> </w:t>
      </w:r>
      <w:r w:rsidRPr="00F733A3">
        <w:rPr>
          <w:rFonts w:cs="B Lotus" w:hint="cs"/>
          <w:sz w:val="32"/>
          <w:szCs w:val="32"/>
          <w:rtl/>
        </w:rPr>
        <w:t>دریافت کد یکتا</w:t>
      </w:r>
      <w:bookmarkEnd w:id="109"/>
    </w:p>
    <w:p w14:paraId="10D9839B" w14:textId="77777777" w:rsidR="00705CE3" w:rsidRPr="00F733A3" w:rsidRDefault="00705CE3" w:rsidP="00705CE3">
      <w:pPr>
        <w:pStyle w:val="Heading2"/>
        <w:rPr>
          <w:rFonts w:cs="B Lotus"/>
          <w:sz w:val="28"/>
          <w:szCs w:val="28"/>
        </w:rPr>
      </w:pPr>
      <w:bookmarkStart w:id="110" w:name="_Toc38109527"/>
      <w:r w:rsidRPr="00F733A3">
        <w:rPr>
          <w:rFonts w:cs="B Lotus" w:hint="cs"/>
          <w:sz w:val="28"/>
          <w:szCs w:val="28"/>
          <w:rtl/>
        </w:rPr>
        <w:t xml:space="preserve">جدول ورودی </w:t>
      </w:r>
      <w:r w:rsidRPr="00F733A3">
        <w:rPr>
          <w:rFonts w:cs="B Lotus"/>
          <w:sz w:val="28"/>
          <w:szCs w:val="28"/>
        </w:rPr>
        <w:t>Qr</w:t>
      </w:r>
      <w:bookmarkEnd w:id="110"/>
    </w:p>
    <w:tbl>
      <w:tblPr>
        <w:tblStyle w:val="ListTable4-Accent51"/>
        <w:tblpPr w:leftFromText="180" w:rightFromText="180" w:vertAnchor="text" w:tblpXSpec="right" w:tblpY="1"/>
        <w:tblOverlap w:val="never"/>
        <w:bidiVisual/>
        <w:tblW w:w="8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2720"/>
        <w:gridCol w:w="1480"/>
        <w:gridCol w:w="723"/>
        <w:gridCol w:w="2479"/>
      </w:tblGrid>
      <w:tr w:rsidR="00705CE3" w:rsidRPr="00F733A3" w14:paraId="3FCB6847" w14:textId="77777777" w:rsidTr="00222694">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5" w:type="dxa"/>
            <w:noWrap/>
            <w:vAlign w:val="center"/>
          </w:tcPr>
          <w:p w14:paraId="039A88FD" w14:textId="77777777" w:rsidR="00705CE3" w:rsidRPr="00F733A3" w:rsidRDefault="00705CE3" w:rsidP="00222694">
            <w:pPr>
              <w:jc w:val="center"/>
              <w:rPr>
                <w:rFonts w:ascii="Arial" w:eastAsia="Times New Roman" w:hAnsi="Arial" w:cs="B Lotus"/>
                <w:b w:val="0"/>
                <w:bCs w:val="0"/>
                <w:i/>
                <w:iCs/>
                <w:sz w:val="28"/>
                <w:szCs w:val="28"/>
                <w:rtl/>
              </w:rPr>
            </w:pPr>
            <w:r w:rsidRPr="00F733A3">
              <w:rPr>
                <w:rFonts w:ascii="Arial" w:eastAsia="Times New Roman" w:hAnsi="Arial" w:cs="B Lotus" w:hint="cs"/>
                <w:i/>
                <w:iCs/>
                <w:sz w:val="28"/>
                <w:szCs w:val="28"/>
                <w:rtl/>
              </w:rPr>
              <w:t>ردیف</w:t>
            </w:r>
          </w:p>
        </w:tc>
        <w:tc>
          <w:tcPr>
            <w:tcW w:w="2720" w:type="dxa"/>
            <w:noWrap/>
            <w:vAlign w:val="center"/>
          </w:tcPr>
          <w:p w14:paraId="5A85F473" w14:textId="77777777" w:rsidR="00705CE3" w:rsidRPr="00F733A3" w:rsidRDefault="00705CE3" w:rsidP="002226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sz w:val="24"/>
                <w:szCs w:val="24"/>
              </w:rPr>
            </w:pPr>
            <w:r w:rsidRPr="00F733A3">
              <w:rPr>
                <w:rFonts w:ascii="Arial" w:eastAsia="Times New Roman" w:hAnsi="Arial" w:cs="B Lotus" w:hint="cs"/>
                <w:i/>
                <w:iCs/>
                <w:sz w:val="24"/>
                <w:szCs w:val="24"/>
                <w:rtl/>
              </w:rPr>
              <w:t>نام فیلد</w:t>
            </w:r>
          </w:p>
        </w:tc>
        <w:tc>
          <w:tcPr>
            <w:tcW w:w="1480" w:type="dxa"/>
            <w:noWrap/>
            <w:vAlign w:val="center"/>
          </w:tcPr>
          <w:p w14:paraId="5FFFD5DD" w14:textId="77777777" w:rsidR="00705CE3" w:rsidRPr="00F733A3" w:rsidRDefault="00705CE3" w:rsidP="002226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sz w:val="24"/>
                <w:szCs w:val="24"/>
              </w:rPr>
            </w:pPr>
            <w:r w:rsidRPr="00F733A3">
              <w:rPr>
                <w:rFonts w:ascii="Arial" w:eastAsia="Times New Roman" w:hAnsi="Arial" w:cs="B Lotus" w:hint="cs"/>
                <w:i/>
                <w:iCs/>
                <w:sz w:val="24"/>
                <w:szCs w:val="24"/>
                <w:rtl/>
              </w:rPr>
              <w:t>نوع فیلد</w:t>
            </w:r>
          </w:p>
        </w:tc>
        <w:tc>
          <w:tcPr>
            <w:tcW w:w="723" w:type="dxa"/>
            <w:noWrap/>
            <w:vAlign w:val="center"/>
          </w:tcPr>
          <w:p w14:paraId="74BC6350" w14:textId="77777777" w:rsidR="00705CE3" w:rsidRPr="00F733A3" w:rsidRDefault="00705CE3" w:rsidP="002226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sz w:val="24"/>
                <w:szCs w:val="24"/>
              </w:rPr>
            </w:pPr>
            <w:r w:rsidRPr="00F733A3">
              <w:rPr>
                <w:rFonts w:ascii="Arial" w:eastAsia="Times New Roman" w:hAnsi="Arial" w:cs="B Lotus"/>
                <w:i/>
                <w:iCs/>
                <w:sz w:val="24"/>
                <w:szCs w:val="24"/>
              </w:rPr>
              <w:t>Null</w:t>
            </w:r>
          </w:p>
        </w:tc>
        <w:tc>
          <w:tcPr>
            <w:tcW w:w="2479" w:type="dxa"/>
            <w:noWrap/>
            <w:vAlign w:val="center"/>
          </w:tcPr>
          <w:p w14:paraId="7A3AE0B5" w14:textId="77777777" w:rsidR="00705CE3" w:rsidRPr="00F733A3" w:rsidRDefault="00705CE3" w:rsidP="0022269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B Lotus"/>
                <w:b w:val="0"/>
                <w:bCs w:val="0"/>
                <w:i/>
                <w:iCs/>
                <w:sz w:val="24"/>
                <w:szCs w:val="24"/>
                <w:rtl/>
              </w:rPr>
            </w:pPr>
            <w:r w:rsidRPr="00F733A3">
              <w:rPr>
                <w:rFonts w:ascii="Arial" w:eastAsia="Times New Roman" w:hAnsi="Arial" w:cs="B Lotus" w:hint="cs"/>
                <w:i/>
                <w:iCs/>
                <w:sz w:val="24"/>
                <w:szCs w:val="24"/>
                <w:rtl/>
              </w:rPr>
              <w:t>شرح فیلد</w:t>
            </w:r>
          </w:p>
        </w:tc>
      </w:tr>
      <w:tr w:rsidR="00705CE3" w:rsidRPr="00F733A3" w14:paraId="565449AD" w14:textId="77777777" w:rsidTr="0022269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5" w:type="dxa"/>
            <w:noWrap/>
            <w:vAlign w:val="center"/>
            <w:hideMark/>
          </w:tcPr>
          <w:p w14:paraId="796C549D" w14:textId="77777777" w:rsidR="00705CE3" w:rsidRPr="00F733A3" w:rsidRDefault="00705CE3" w:rsidP="00222694">
            <w:pPr>
              <w:jc w:val="center"/>
              <w:rPr>
                <w:rFonts w:ascii="Arial" w:eastAsia="Times New Roman" w:hAnsi="Arial" w:cs="B Lotus"/>
                <w:sz w:val="28"/>
                <w:szCs w:val="28"/>
              </w:rPr>
            </w:pPr>
            <w:r w:rsidRPr="00F733A3">
              <w:rPr>
                <w:rFonts w:ascii="Arial" w:eastAsia="Times New Roman" w:hAnsi="Arial" w:cs="B Lotus" w:hint="cs"/>
                <w:sz w:val="28"/>
                <w:szCs w:val="28"/>
                <w:rtl/>
              </w:rPr>
              <w:t>1</w:t>
            </w:r>
          </w:p>
        </w:tc>
        <w:tc>
          <w:tcPr>
            <w:tcW w:w="2720" w:type="dxa"/>
            <w:noWrap/>
            <w:vAlign w:val="center"/>
            <w:hideMark/>
          </w:tcPr>
          <w:p w14:paraId="4BF70FA8" w14:textId="77777777" w:rsidR="00705CE3" w:rsidRPr="00F733A3" w:rsidRDefault="00705CE3" w:rsidP="0022269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Calibri"/>
              </w:rPr>
            </w:pPr>
            <w:r w:rsidRPr="00F733A3">
              <w:rPr>
                <w:rFonts w:ascii="Arial" w:eastAsia="Times New Roman" w:hAnsi="Arial" w:cs="Calibri"/>
              </w:rPr>
              <w:t>WbsCarPlcyUnqCod</w:t>
            </w:r>
          </w:p>
        </w:tc>
        <w:tc>
          <w:tcPr>
            <w:tcW w:w="1480" w:type="dxa"/>
            <w:noWrap/>
            <w:hideMark/>
          </w:tcPr>
          <w:p w14:paraId="60208D5A" w14:textId="77777777" w:rsidR="00705CE3" w:rsidRPr="00F733A3" w:rsidRDefault="00705CE3" w:rsidP="0022269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tl/>
              </w:rPr>
            </w:pPr>
            <w:r w:rsidRPr="00F733A3">
              <w:rPr>
                <w:rFonts w:ascii="Arial" w:eastAsia="Times New Roman" w:hAnsi="Arial" w:cs="B Lotus"/>
              </w:rPr>
              <w:t>bigint</w:t>
            </w:r>
          </w:p>
        </w:tc>
        <w:tc>
          <w:tcPr>
            <w:tcW w:w="723" w:type="dxa"/>
            <w:noWrap/>
            <w:hideMark/>
          </w:tcPr>
          <w:p w14:paraId="5BDB900F" w14:textId="77777777" w:rsidR="00705CE3" w:rsidRPr="00F733A3" w:rsidRDefault="00705CE3" w:rsidP="0022269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Pr>
              <w:t>No</w:t>
            </w:r>
          </w:p>
        </w:tc>
        <w:tc>
          <w:tcPr>
            <w:tcW w:w="2479" w:type="dxa"/>
            <w:noWrap/>
            <w:hideMark/>
          </w:tcPr>
          <w:p w14:paraId="11326B8A" w14:textId="77777777" w:rsidR="00705CE3" w:rsidRPr="00F733A3" w:rsidRDefault="00705CE3" w:rsidP="00222694">
            <w:pPr>
              <w:cnfStyle w:val="000000100000" w:firstRow="0" w:lastRow="0" w:firstColumn="0" w:lastColumn="0" w:oddVBand="0" w:evenVBand="0" w:oddHBand="1" w:evenHBand="0" w:firstRowFirstColumn="0" w:firstRowLastColumn="0" w:lastRowFirstColumn="0" w:lastRowLastColumn="0"/>
              <w:rPr>
                <w:rFonts w:ascii="Arial" w:eastAsia="Times New Roman" w:hAnsi="Arial" w:cs="B Lotus"/>
              </w:rPr>
            </w:pPr>
            <w:r w:rsidRPr="00F733A3">
              <w:rPr>
                <w:rFonts w:ascii="Arial" w:eastAsia="Times New Roman" w:hAnsi="Arial" w:cs="B Lotus" w:hint="cs"/>
                <w:rtl/>
              </w:rPr>
              <w:t>کد یکتا بیمه نامه</w:t>
            </w:r>
          </w:p>
        </w:tc>
      </w:tr>
    </w:tbl>
    <w:p w14:paraId="7A9B42B1" w14:textId="77777777" w:rsidR="00705CE3" w:rsidRPr="00F733A3" w:rsidRDefault="00705CE3" w:rsidP="00705CE3">
      <w:pPr>
        <w:rPr>
          <w:rFonts w:cs="B Lotus"/>
          <w:sz w:val="28"/>
          <w:szCs w:val="28"/>
        </w:rPr>
      </w:pPr>
    </w:p>
    <w:p w14:paraId="315A8021" w14:textId="77777777" w:rsidR="00705CE3" w:rsidRPr="00F733A3" w:rsidRDefault="00705CE3" w:rsidP="00705CE3">
      <w:pPr>
        <w:rPr>
          <w:sz w:val="24"/>
          <w:szCs w:val="24"/>
        </w:rPr>
      </w:pPr>
    </w:p>
    <w:p w14:paraId="77F24754" w14:textId="77777777" w:rsidR="00705CE3" w:rsidRPr="00F733A3" w:rsidRDefault="00705CE3" w:rsidP="00705CE3">
      <w:pPr>
        <w:rPr>
          <w:sz w:val="24"/>
          <w:szCs w:val="24"/>
          <w:rtl/>
        </w:rPr>
      </w:pPr>
    </w:p>
    <w:bookmarkStart w:id="111" w:name="_آدرس_وب‌_سرویس"/>
    <w:bookmarkStart w:id="112" w:name="_Toc437871128"/>
    <w:bookmarkStart w:id="113" w:name="_Toc439461608"/>
    <w:bookmarkEnd w:id="105"/>
    <w:bookmarkEnd w:id="111"/>
    <w:p w14:paraId="4514CA4A" w14:textId="0F084A17" w:rsidR="00D64FB4" w:rsidRPr="00F733A3" w:rsidRDefault="00E557FD" w:rsidP="00AF498D">
      <w:pPr>
        <w:jc w:val="right"/>
        <w:rPr>
          <w:rFonts w:cs="B Lotus"/>
          <w:sz w:val="28"/>
          <w:szCs w:val="28"/>
        </w:rPr>
      </w:pPr>
      <w:r>
        <w:fldChar w:fldCharType="begin"/>
      </w:r>
      <w:r>
        <w:instrText xml:space="preserve"> HYPERLINK "http://reinsure.centinsur.ir/WbsPlcy" </w:instrText>
      </w:r>
      <w:r>
        <w:fldChar w:fldCharType="end"/>
      </w:r>
    </w:p>
    <w:p w14:paraId="49A1556B" w14:textId="5098E966" w:rsidR="00D64FB4" w:rsidRDefault="002268EF" w:rsidP="002268EF">
      <w:pPr>
        <w:pStyle w:val="Heading2"/>
        <w:rPr>
          <w:rtl/>
        </w:rPr>
      </w:pPr>
      <w:bookmarkStart w:id="114" w:name="_Toc38109528"/>
      <w:r>
        <w:rPr>
          <w:rFonts w:hint="cs"/>
          <w:rtl/>
        </w:rPr>
        <w:t xml:space="preserve">بخش دهم: </w:t>
      </w:r>
      <w:r w:rsidR="00CF2E81" w:rsidRPr="00F733A3">
        <w:rPr>
          <w:rFonts w:hint="cs"/>
          <w:rtl/>
        </w:rPr>
        <w:t>وب</w:t>
      </w:r>
      <w:r w:rsidR="00FE6B85">
        <w:rPr>
          <w:rFonts w:hint="cs"/>
          <w:rtl/>
        </w:rPr>
        <w:t xml:space="preserve"> متدهای</w:t>
      </w:r>
      <w:r w:rsidR="00CA50CF">
        <w:rPr>
          <w:rFonts w:hint="cs"/>
          <w:rtl/>
        </w:rPr>
        <w:t xml:space="preserve"> مربوط به ناجا</w:t>
      </w:r>
      <w:r w:rsidR="00FE6B85">
        <w:rPr>
          <w:rFonts w:hint="cs"/>
          <w:rtl/>
        </w:rPr>
        <w:t xml:space="preserve"> وب سرویس ثبت اطلاعات شخص ثالث آنلاین نسخه 5</w:t>
      </w:r>
      <w:bookmarkEnd w:id="114"/>
    </w:p>
    <w:tbl>
      <w:tblPr>
        <w:tblStyle w:val="TableGrid"/>
        <w:bidiVisual/>
        <w:tblW w:w="0" w:type="auto"/>
        <w:tblLook w:val="04A0" w:firstRow="1" w:lastRow="0" w:firstColumn="1" w:lastColumn="0" w:noHBand="0" w:noVBand="1"/>
      </w:tblPr>
      <w:tblGrid>
        <w:gridCol w:w="926"/>
        <w:gridCol w:w="4264"/>
        <w:gridCol w:w="3826"/>
      </w:tblGrid>
      <w:tr w:rsidR="006B0F9F" w14:paraId="6B8884F0" w14:textId="77777777" w:rsidTr="006B0F9F">
        <w:tc>
          <w:tcPr>
            <w:tcW w:w="926" w:type="dxa"/>
          </w:tcPr>
          <w:p w14:paraId="2FFE7510" w14:textId="5C35B155" w:rsidR="006B0F9F" w:rsidRPr="00536F53" w:rsidRDefault="006B0F9F" w:rsidP="0061661C">
            <w:pPr>
              <w:jc w:val="mediumKashida"/>
              <w:rPr>
                <w:rFonts w:cs="B Lotus"/>
                <w:sz w:val="32"/>
                <w:szCs w:val="32"/>
                <w:rtl/>
              </w:rPr>
            </w:pPr>
            <w:r w:rsidRPr="00536F53">
              <w:rPr>
                <w:rFonts w:cs="B Lotus" w:hint="cs"/>
                <w:sz w:val="32"/>
                <w:szCs w:val="32"/>
                <w:rtl/>
              </w:rPr>
              <w:t>ردیف</w:t>
            </w:r>
          </w:p>
        </w:tc>
        <w:tc>
          <w:tcPr>
            <w:tcW w:w="4264" w:type="dxa"/>
          </w:tcPr>
          <w:p w14:paraId="4FDDB03E" w14:textId="23CCC8BE" w:rsidR="006B0F9F" w:rsidRPr="00536F53" w:rsidRDefault="006B0F9F" w:rsidP="0061661C">
            <w:pPr>
              <w:jc w:val="mediumKashida"/>
              <w:rPr>
                <w:rFonts w:cs="B Lotus"/>
                <w:sz w:val="32"/>
                <w:szCs w:val="32"/>
                <w:rtl/>
              </w:rPr>
            </w:pPr>
            <w:r w:rsidRPr="00536F53">
              <w:rPr>
                <w:rFonts w:cs="B Lotus" w:hint="cs"/>
                <w:sz w:val="32"/>
                <w:szCs w:val="32"/>
                <w:rtl/>
              </w:rPr>
              <w:t>وب متد</w:t>
            </w:r>
          </w:p>
        </w:tc>
        <w:tc>
          <w:tcPr>
            <w:tcW w:w="3826" w:type="dxa"/>
          </w:tcPr>
          <w:p w14:paraId="06BF14AA" w14:textId="25C53E08" w:rsidR="006B0F9F" w:rsidRPr="00536F53" w:rsidRDefault="006B0F9F" w:rsidP="0061661C">
            <w:pPr>
              <w:jc w:val="mediumKashida"/>
              <w:rPr>
                <w:rFonts w:ascii="Times New Roman" w:hAnsi="Times New Roman" w:cs="Times New Roman"/>
                <w:sz w:val="28"/>
                <w:szCs w:val="28"/>
              </w:rPr>
            </w:pPr>
            <w:r w:rsidRPr="00536F53">
              <w:rPr>
                <w:rFonts w:ascii="Times New Roman" w:hAnsi="Times New Roman" w:cs="Times New Roman"/>
                <w:sz w:val="28"/>
                <w:szCs w:val="28"/>
              </w:rPr>
              <w:t>Web Method</w:t>
            </w:r>
          </w:p>
        </w:tc>
      </w:tr>
      <w:tr w:rsidR="002E6B0A" w14:paraId="61377521" w14:textId="77777777" w:rsidTr="006B0F9F">
        <w:tc>
          <w:tcPr>
            <w:tcW w:w="926" w:type="dxa"/>
          </w:tcPr>
          <w:p w14:paraId="5A2EF2A0" w14:textId="77777777" w:rsidR="002E6B0A" w:rsidRPr="00536F53" w:rsidRDefault="002E6B0A" w:rsidP="004A19B9">
            <w:pPr>
              <w:pStyle w:val="ListParagraph"/>
              <w:numPr>
                <w:ilvl w:val="0"/>
                <w:numId w:val="34"/>
              </w:numPr>
              <w:bidi/>
              <w:jc w:val="mediumKashida"/>
              <w:rPr>
                <w:rFonts w:cs="B Lotus"/>
                <w:sz w:val="28"/>
                <w:szCs w:val="28"/>
                <w:rtl/>
              </w:rPr>
            </w:pPr>
          </w:p>
        </w:tc>
        <w:tc>
          <w:tcPr>
            <w:tcW w:w="4264" w:type="dxa"/>
          </w:tcPr>
          <w:p w14:paraId="561ED50A" w14:textId="41FEA785" w:rsidR="002E6B0A" w:rsidRPr="00536F53" w:rsidRDefault="002E6B0A" w:rsidP="006B0F9F">
            <w:pPr>
              <w:jc w:val="mediumKashida"/>
            </w:pPr>
            <w:r w:rsidRPr="00536F53">
              <w:rPr>
                <w:rFonts w:cs="B Lotus"/>
                <w:sz w:val="28"/>
                <w:szCs w:val="28"/>
                <w:rtl/>
              </w:rPr>
              <w:t>استعلام</w:t>
            </w:r>
            <w:r w:rsidRPr="00536F53">
              <w:rPr>
                <w:rFonts w:cs="B Lotus"/>
                <w:sz w:val="28"/>
                <w:szCs w:val="28"/>
              </w:rPr>
              <w:t xml:space="preserve"> </w:t>
            </w:r>
            <w:r w:rsidRPr="00536F53">
              <w:rPr>
                <w:rFonts w:cs="B Lotus"/>
                <w:sz w:val="28"/>
                <w:szCs w:val="28"/>
                <w:rtl/>
              </w:rPr>
              <w:t>سریال</w:t>
            </w:r>
            <w:r w:rsidRPr="00536F53">
              <w:rPr>
                <w:rFonts w:cs="B Lotus"/>
                <w:sz w:val="28"/>
                <w:szCs w:val="28"/>
              </w:rPr>
              <w:t xml:space="preserve"> </w:t>
            </w:r>
            <w:r w:rsidRPr="00536F53">
              <w:rPr>
                <w:rFonts w:cs="B Lotus"/>
                <w:sz w:val="28"/>
                <w:szCs w:val="28"/>
                <w:rtl/>
              </w:rPr>
              <w:t>و</w:t>
            </w:r>
            <w:r w:rsidRPr="00536F53">
              <w:rPr>
                <w:rFonts w:cs="B Lotus"/>
                <w:sz w:val="28"/>
                <w:szCs w:val="28"/>
              </w:rPr>
              <w:t xml:space="preserve"> </w:t>
            </w:r>
            <w:r w:rsidRPr="00536F53">
              <w:rPr>
                <w:rFonts w:cs="B Lotus"/>
                <w:sz w:val="28"/>
                <w:szCs w:val="28"/>
                <w:rtl/>
              </w:rPr>
              <w:t>سری</w:t>
            </w:r>
            <w:r w:rsidRPr="00536F53">
              <w:rPr>
                <w:rFonts w:cs="B Lotus"/>
                <w:sz w:val="28"/>
                <w:szCs w:val="28"/>
              </w:rPr>
              <w:t xml:space="preserve"> </w:t>
            </w:r>
            <w:r w:rsidRPr="00536F53">
              <w:rPr>
                <w:rFonts w:cs="B Lotus"/>
                <w:sz w:val="28"/>
                <w:szCs w:val="28"/>
                <w:rtl/>
              </w:rPr>
              <w:t>کروکی</w:t>
            </w:r>
            <w:r w:rsidRPr="00536F53">
              <w:rPr>
                <w:rFonts w:cs="B Lotus"/>
                <w:sz w:val="28"/>
                <w:szCs w:val="28"/>
              </w:rPr>
              <w:t xml:space="preserve"> </w:t>
            </w:r>
            <w:r w:rsidRPr="00536F53">
              <w:rPr>
                <w:rFonts w:cs="B Lotus"/>
                <w:sz w:val="28"/>
                <w:szCs w:val="28"/>
                <w:rtl/>
              </w:rPr>
              <w:t>ها</w:t>
            </w:r>
          </w:p>
        </w:tc>
        <w:tc>
          <w:tcPr>
            <w:tcW w:w="3826" w:type="dxa"/>
          </w:tcPr>
          <w:p w14:paraId="77DFD691" w14:textId="17D23D57" w:rsidR="002E6B0A" w:rsidRPr="002E6B0A" w:rsidRDefault="00087344" w:rsidP="002E6B0A">
            <w:pPr>
              <w:pStyle w:val="Heading4"/>
              <w:outlineLvl w:val="3"/>
              <w:rPr>
                <w:rFonts w:ascii="Times New Roman" w:hAnsi="Times New Roman" w:cs="Times New Roman"/>
                <w:i w:val="0"/>
                <w:iCs w:val="0"/>
                <w:color w:val="000000" w:themeColor="text1"/>
                <w:sz w:val="28"/>
                <w:szCs w:val="28"/>
              </w:rPr>
            </w:pPr>
            <w:hyperlink w:anchor="_وب_متد_CIIWSNajaAccident" w:history="1">
              <w:r w:rsidR="002E6B0A" w:rsidRPr="00773926">
                <w:rPr>
                  <w:rStyle w:val="Hyperlink"/>
                  <w:rFonts w:ascii="Times New Roman" w:hAnsi="Times New Roman" w:cs="Times New Roman"/>
                  <w:i w:val="0"/>
                  <w:iCs w:val="0"/>
                  <w:sz w:val="28"/>
                  <w:szCs w:val="28"/>
                </w:rPr>
                <w:t>CIIWSNajaAccident</w:t>
              </w:r>
            </w:hyperlink>
          </w:p>
        </w:tc>
      </w:tr>
      <w:tr w:rsidR="002E6B0A" w14:paraId="4FDC0E13" w14:textId="77777777" w:rsidTr="006B0F9F">
        <w:tc>
          <w:tcPr>
            <w:tcW w:w="926" w:type="dxa"/>
          </w:tcPr>
          <w:p w14:paraId="7265C1BF" w14:textId="77777777" w:rsidR="002E6B0A" w:rsidRPr="00536F53" w:rsidRDefault="002E6B0A" w:rsidP="004A19B9">
            <w:pPr>
              <w:pStyle w:val="ListParagraph"/>
              <w:numPr>
                <w:ilvl w:val="0"/>
                <w:numId w:val="34"/>
              </w:numPr>
              <w:bidi/>
              <w:jc w:val="mediumKashida"/>
              <w:rPr>
                <w:rFonts w:cs="B Lotus"/>
                <w:sz w:val="28"/>
                <w:szCs w:val="28"/>
                <w:rtl/>
              </w:rPr>
            </w:pPr>
          </w:p>
        </w:tc>
        <w:tc>
          <w:tcPr>
            <w:tcW w:w="4264" w:type="dxa"/>
          </w:tcPr>
          <w:p w14:paraId="44C6BD0A" w14:textId="7D2D42A8" w:rsidR="002E6B0A" w:rsidRPr="00536F53" w:rsidRDefault="002E6B0A" w:rsidP="006B0F9F">
            <w:pPr>
              <w:jc w:val="mediumKashida"/>
            </w:pPr>
            <w:r w:rsidRPr="00536F53">
              <w:rPr>
                <w:rFonts w:cs="B Lotus"/>
                <w:sz w:val="28"/>
                <w:szCs w:val="28"/>
                <w:rtl/>
              </w:rPr>
              <w:t>استعلام</w:t>
            </w:r>
            <w:r w:rsidRPr="00536F53">
              <w:rPr>
                <w:rFonts w:cs="B Lotus"/>
                <w:sz w:val="28"/>
                <w:szCs w:val="28"/>
              </w:rPr>
              <w:t xml:space="preserve"> </w:t>
            </w:r>
            <w:r w:rsidRPr="00536F53">
              <w:rPr>
                <w:rFonts w:cs="B Lotus"/>
                <w:sz w:val="28"/>
                <w:szCs w:val="28"/>
                <w:rtl/>
              </w:rPr>
              <w:t>تعداد</w:t>
            </w:r>
            <w:r w:rsidRPr="00536F53">
              <w:rPr>
                <w:rFonts w:cs="B Lotus"/>
                <w:sz w:val="28"/>
                <w:szCs w:val="28"/>
              </w:rPr>
              <w:t xml:space="preserve"> </w:t>
            </w:r>
            <w:r w:rsidRPr="00536F53">
              <w:rPr>
                <w:rFonts w:cs="B Lotus"/>
                <w:sz w:val="28"/>
                <w:szCs w:val="28"/>
                <w:rtl/>
              </w:rPr>
              <w:t>نمرات</w:t>
            </w:r>
            <w:r w:rsidRPr="00536F53">
              <w:rPr>
                <w:rFonts w:cs="B Lotus"/>
                <w:sz w:val="28"/>
                <w:szCs w:val="28"/>
              </w:rPr>
              <w:t xml:space="preserve"> </w:t>
            </w:r>
            <w:r w:rsidRPr="00536F53">
              <w:rPr>
                <w:rFonts w:cs="B Lotus"/>
                <w:sz w:val="28"/>
                <w:szCs w:val="28"/>
                <w:rtl/>
              </w:rPr>
              <w:t>منفی</w:t>
            </w:r>
            <w:r w:rsidRPr="00536F53">
              <w:rPr>
                <w:rFonts w:cs="B Lotus"/>
                <w:sz w:val="28"/>
                <w:szCs w:val="28"/>
              </w:rPr>
              <w:t xml:space="preserve"> </w:t>
            </w:r>
            <w:r w:rsidRPr="00536F53">
              <w:rPr>
                <w:rFonts w:cs="B Lotus"/>
                <w:sz w:val="28"/>
                <w:szCs w:val="28"/>
                <w:rtl/>
              </w:rPr>
              <w:t>و</w:t>
            </w:r>
            <w:r w:rsidR="00525E9B" w:rsidRPr="00536F53">
              <w:rPr>
                <w:rFonts w:cs="B Lotus" w:hint="cs"/>
                <w:sz w:val="28"/>
                <w:szCs w:val="28"/>
                <w:rtl/>
              </w:rPr>
              <w:t xml:space="preserve"> </w:t>
            </w:r>
            <w:r w:rsidRPr="00536F53">
              <w:rPr>
                <w:rFonts w:cs="B Lotus"/>
                <w:sz w:val="28"/>
                <w:szCs w:val="28"/>
                <w:rtl/>
              </w:rPr>
              <w:t>بند</w:t>
            </w:r>
            <w:r w:rsidRPr="00536F53">
              <w:rPr>
                <w:rFonts w:cs="B Lotus"/>
                <w:sz w:val="28"/>
                <w:szCs w:val="28"/>
              </w:rPr>
              <w:t xml:space="preserve"> </w:t>
            </w:r>
            <w:r w:rsidRPr="00536F53">
              <w:rPr>
                <w:rFonts w:cs="B Lotus"/>
                <w:sz w:val="28"/>
                <w:szCs w:val="28"/>
                <w:rtl/>
              </w:rPr>
              <w:t>اعمال</w:t>
            </w:r>
            <w:r w:rsidRPr="00536F53">
              <w:rPr>
                <w:rFonts w:cs="B Lotus"/>
                <w:sz w:val="28"/>
                <w:szCs w:val="28"/>
              </w:rPr>
              <w:t xml:space="preserve"> </w:t>
            </w:r>
            <w:r w:rsidRPr="00536F53">
              <w:rPr>
                <w:rFonts w:cs="B Lotus"/>
                <w:sz w:val="28"/>
                <w:szCs w:val="28"/>
                <w:rtl/>
              </w:rPr>
              <w:t>شده</w:t>
            </w:r>
            <w:r w:rsidRPr="00536F53">
              <w:rPr>
                <w:rFonts w:cs="B Lotus"/>
                <w:sz w:val="28"/>
                <w:szCs w:val="28"/>
              </w:rPr>
              <w:t xml:space="preserve"> </w:t>
            </w:r>
            <w:r w:rsidRPr="00536F53">
              <w:rPr>
                <w:rFonts w:cs="B Lotus"/>
                <w:sz w:val="28"/>
                <w:szCs w:val="28"/>
                <w:rtl/>
              </w:rPr>
              <w:t>بر</w:t>
            </w:r>
            <w:r w:rsidRPr="00536F53">
              <w:rPr>
                <w:rFonts w:cs="B Lotus"/>
                <w:sz w:val="28"/>
                <w:szCs w:val="28"/>
              </w:rPr>
              <w:t xml:space="preserve"> </w:t>
            </w:r>
            <w:r w:rsidRPr="00536F53">
              <w:rPr>
                <w:rFonts w:cs="B Lotus"/>
                <w:sz w:val="28"/>
                <w:szCs w:val="28"/>
                <w:rtl/>
              </w:rPr>
              <w:t>روی</w:t>
            </w:r>
            <w:r w:rsidRPr="00536F53">
              <w:rPr>
                <w:rFonts w:cs="B Lotus"/>
                <w:sz w:val="28"/>
                <w:szCs w:val="28"/>
              </w:rPr>
              <w:t xml:space="preserve"> </w:t>
            </w:r>
            <w:r w:rsidRPr="00536F53">
              <w:rPr>
                <w:rFonts w:cs="B Lotus"/>
                <w:sz w:val="28"/>
                <w:szCs w:val="28"/>
                <w:rtl/>
              </w:rPr>
              <w:t>گواهینامه</w:t>
            </w:r>
            <w:r w:rsidRPr="00536F53">
              <w:rPr>
                <w:rFonts w:cs="B Lotus"/>
                <w:sz w:val="28"/>
                <w:szCs w:val="28"/>
              </w:rPr>
              <w:t xml:space="preserve"> </w:t>
            </w:r>
            <w:r w:rsidRPr="00536F53">
              <w:rPr>
                <w:rFonts w:cs="B Lotus"/>
                <w:sz w:val="28"/>
                <w:szCs w:val="28"/>
                <w:rtl/>
              </w:rPr>
              <w:t>براساس</w:t>
            </w:r>
            <w:r w:rsidRPr="00536F53">
              <w:rPr>
                <w:rFonts w:cs="B Lotus"/>
                <w:sz w:val="28"/>
                <w:szCs w:val="28"/>
              </w:rPr>
              <w:t xml:space="preserve"> </w:t>
            </w:r>
            <w:r w:rsidRPr="00536F53">
              <w:rPr>
                <w:rFonts w:cs="B Lotus"/>
                <w:sz w:val="28"/>
                <w:szCs w:val="28"/>
                <w:rtl/>
              </w:rPr>
              <w:t>شماره</w:t>
            </w:r>
            <w:r w:rsidRPr="00536F53">
              <w:rPr>
                <w:rFonts w:cs="B Lotus"/>
                <w:sz w:val="28"/>
                <w:szCs w:val="28"/>
              </w:rPr>
              <w:t xml:space="preserve"> </w:t>
            </w:r>
            <w:r w:rsidRPr="00536F53">
              <w:rPr>
                <w:rFonts w:cs="B Lotus"/>
                <w:sz w:val="28"/>
                <w:szCs w:val="28"/>
                <w:rtl/>
              </w:rPr>
              <w:t>گواهینامه</w:t>
            </w:r>
          </w:p>
        </w:tc>
        <w:tc>
          <w:tcPr>
            <w:tcW w:w="3826" w:type="dxa"/>
          </w:tcPr>
          <w:p w14:paraId="174F14C2" w14:textId="18B1FCE1" w:rsidR="002E6B0A" w:rsidRPr="002E6B0A" w:rsidRDefault="00087344" w:rsidP="002E6B0A">
            <w:pPr>
              <w:pStyle w:val="Heading4"/>
              <w:outlineLvl w:val="3"/>
              <w:rPr>
                <w:rFonts w:ascii="Times New Roman" w:hAnsi="Times New Roman" w:cs="Times New Roman"/>
                <w:i w:val="0"/>
                <w:iCs w:val="0"/>
                <w:color w:val="000000" w:themeColor="text1"/>
                <w:sz w:val="28"/>
                <w:szCs w:val="28"/>
              </w:rPr>
            </w:pPr>
            <w:hyperlink w:anchor="_وب_متد_CIIWSNajaLicenceNoEnf" w:history="1">
              <w:r w:rsidR="002E6B0A" w:rsidRPr="00773926">
                <w:rPr>
                  <w:rStyle w:val="Hyperlink"/>
                  <w:rFonts w:ascii="Times New Roman" w:hAnsi="Times New Roman" w:cs="Times New Roman"/>
                  <w:i w:val="0"/>
                  <w:iCs w:val="0"/>
                  <w:sz w:val="28"/>
                  <w:szCs w:val="28"/>
                </w:rPr>
                <w:t>CIIWSNajaLicenceNoEnf</w:t>
              </w:r>
            </w:hyperlink>
          </w:p>
        </w:tc>
      </w:tr>
      <w:tr w:rsidR="002E6B0A" w14:paraId="69DB51AC" w14:textId="77777777" w:rsidTr="002E6B0A">
        <w:trPr>
          <w:trHeight w:val="58"/>
        </w:trPr>
        <w:tc>
          <w:tcPr>
            <w:tcW w:w="926" w:type="dxa"/>
          </w:tcPr>
          <w:p w14:paraId="0233F9F8" w14:textId="77777777" w:rsidR="002E6B0A" w:rsidRPr="00536F53" w:rsidRDefault="002E6B0A" w:rsidP="004A19B9">
            <w:pPr>
              <w:pStyle w:val="ListParagraph"/>
              <w:numPr>
                <w:ilvl w:val="0"/>
                <w:numId w:val="34"/>
              </w:numPr>
              <w:bidi/>
              <w:jc w:val="mediumKashida"/>
              <w:rPr>
                <w:rFonts w:cs="B Lotus"/>
                <w:sz w:val="28"/>
                <w:szCs w:val="28"/>
                <w:rtl/>
              </w:rPr>
            </w:pPr>
          </w:p>
        </w:tc>
        <w:tc>
          <w:tcPr>
            <w:tcW w:w="4264" w:type="dxa"/>
          </w:tcPr>
          <w:p w14:paraId="1F0946CF" w14:textId="2997DE0D" w:rsidR="002E6B0A" w:rsidRPr="00536F53" w:rsidRDefault="002E6B0A" w:rsidP="006B0F9F">
            <w:pPr>
              <w:jc w:val="mediumKashida"/>
            </w:pPr>
            <w:r w:rsidRPr="00536F53">
              <w:rPr>
                <w:rFonts w:cs="B Lotus"/>
                <w:sz w:val="28"/>
                <w:szCs w:val="28"/>
                <w:rtl/>
              </w:rPr>
              <w:t>استعلام</w:t>
            </w:r>
            <w:r w:rsidRPr="00536F53">
              <w:rPr>
                <w:rFonts w:cs="B Lotus"/>
                <w:sz w:val="28"/>
                <w:szCs w:val="28"/>
              </w:rPr>
              <w:t xml:space="preserve"> </w:t>
            </w:r>
            <w:r w:rsidRPr="00536F53">
              <w:rPr>
                <w:rFonts w:cs="B Lotus"/>
                <w:sz w:val="28"/>
                <w:szCs w:val="28"/>
                <w:rtl/>
              </w:rPr>
              <w:t>گواهینامه</w:t>
            </w:r>
            <w:r w:rsidRPr="00536F53">
              <w:rPr>
                <w:rFonts w:cs="B Lotus"/>
                <w:sz w:val="28"/>
                <w:szCs w:val="28"/>
              </w:rPr>
              <w:t xml:space="preserve"> </w:t>
            </w:r>
            <w:r w:rsidRPr="00536F53">
              <w:rPr>
                <w:rFonts w:cs="B Lotus"/>
                <w:sz w:val="28"/>
                <w:szCs w:val="28"/>
                <w:rtl/>
              </w:rPr>
              <w:t>محدودیتها</w:t>
            </w:r>
            <w:r w:rsidRPr="00536F53">
              <w:rPr>
                <w:rFonts w:cs="B Lotus"/>
                <w:sz w:val="28"/>
                <w:szCs w:val="28"/>
              </w:rPr>
              <w:t xml:space="preserve"> </w:t>
            </w:r>
            <w:r w:rsidRPr="00536F53">
              <w:rPr>
                <w:rFonts w:cs="B Lotus"/>
                <w:sz w:val="28"/>
                <w:szCs w:val="28"/>
                <w:rtl/>
              </w:rPr>
              <w:t>و</w:t>
            </w:r>
            <w:r w:rsidRPr="00536F53">
              <w:rPr>
                <w:rFonts w:cs="B Lotus"/>
                <w:sz w:val="28"/>
                <w:szCs w:val="28"/>
              </w:rPr>
              <w:t xml:space="preserve"> </w:t>
            </w:r>
            <w:r w:rsidRPr="00536F53">
              <w:rPr>
                <w:rFonts w:cs="B Lotus"/>
                <w:sz w:val="28"/>
                <w:szCs w:val="28"/>
                <w:rtl/>
              </w:rPr>
              <w:t>ممنوعیتها</w:t>
            </w:r>
          </w:p>
        </w:tc>
        <w:tc>
          <w:tcPr>
            <w:tcW w:w="3826" w:type="dxa"/>
          </w:tcPr>
          <w:p w14:paraId="41EE3105" w14:textId="4C8C2C29" w:rsidR="002E6B0A" w:rsidRPr="002E6B0A" w:rsidRDefault="00087344" w:rsidP="002E6B0A">
            <w:pPr>
              <w:pStyle w:val="Heading4"/>
              <w:outlineLvl w:val="3"/>
              <w:rPr>
                <w:rFonts w:ascii="Times New Roman" w:hAnsi="Times New Roman" w:cs="Times New Roman"/>
                <w:i w:val="0"/>
                <w:iCs w:val="0"/>
                <w:color w:val="000000" w:themeColor="text1"/>
                <w:sz w:val="28"/>
                <w:szCs w:val="28"/>
              </w:rPr>
            </w:pPr>
            <w:hyperlink w:anchor="_وب_متد_CIIWSNajaLicenc" w:history="1">
              <w:r w:rsidR="002E6B0A" w:rsidRPr="00773926">
                <w:rPr>
                  <w:rStyle w:val="Hyperlink"/>
                  <w:rFonts w:ascii="Times New Roman" w:hAnsi="Times New Roman" w:cs="Times New Roman"/>
                  <w:i w:val="0"/>
                  <w:iCs w:val="0"/>
                  <w:sz w:val="28"/>
                  <w:szCs w:val="28"/>
                </w:rPr>
                <w:t>CIIWSNajaLicenc</w:t>
              </w:r>
            </w:hyperlink>
          </w:p>
        </w:tc>
      </w:tr>
      <w:tr w:rsidR="008A1D8D" w14:paraId="58C94702" w14:textId="77777777" w:rsidTr="002E6B0A">
        <w:trPr>
          <w:trHeight w:val="58"/>
        </w:trPr>
        <w:tc>
          <w:tcPr>
            <w:tcW w:w="926" w:type="dxa"/>
          </w:tcPr>
          <w:p w14:paraId="1076F64D" w14:textId="77777777" w:rsidR="008A1D8D" w:rsidRPr="00536F53" w:rsidRDefault="008A1D8D" w:rsidP="004A19B9">
            <w:pPr>
              <w:pStyle w:val="ListParagraph"/>
              <w:numPr>
                <w:ilvl w:val="0"/>
                <w:numId w:val="34"/>
              </w:numPr>
              <w:bidi/>
              <w:jc w:val="mediumKashida"/>
              <w:rPr>
                <w:rFonts w:cs="B Lotus"/>
                <w:sz w:val="28"/>
                <w:szCs w:val="28"/>
                <w:rtl/>
              </w:rPr>
            </w:pPr>
          </w:p>
        </w:tc>
        <w:tc>
          <w:tcPr>
            <w:tcW w:w="4264" w:type="dxa"/>
          </w:tcPr>
          <w:p w14:paraId="3ED394B5" w14:textId="5CC1AF0D" w:rsidR="008A1D8D" w:rsidRPr="00536F53" w:rsidRDefault="008A1D8D" w:rsidP="006B0F9F">
            <w:pPr>
              <w:jc w:val="mediumKashida"/>
              <w:rPr>
                <w:rFonts w:cs="B Lotus"/>
                <w:sz w:val="28"/>
                <w:szCs w:val="28"/>
                <w:rtl/>
              </w:rPr>
            </w:pPr>
            <w:r w:rsidRPr="00536F53">
              <w:rPr>
                <w:rFonts w:cs="B Lotus"/>
                <w:sz w:val="28"/>
                <w:szCs w:val="28"/>
                <w:rtl/>
              </w:rPr>
              <w:t>استعلام</w:t>
            </w:r>
            <w:r w:rsidRPr="00536F53">
              <w:rPr>
                <w:rFonts w:cs="B Lotus"/>
                <w:sz w:val="28"/>
                <w:szCs w:val="28"/>
              </w:rPr>
              <w:t xml:space="preserve"> </w:t>
            </w:r>
            <w:r w:rsidRPr="00536F53">
              <w:rPr>
                <w:rFonts w:cs="B Lotus"/>
                <w:sz w:val="28"/>
                <w:szCs w:val="28"/>
                <w:rtl/>
              </w:rPr>
              <w:t>مشخصات</w:t>
            </w:r>
            <w:r w:rsidRPr="00536F53">
              <w:rPr>
                <w:rFonts w:cs="B Lotus"/>
                <w:sz w:val="28"/>
                <w:szCs w:val="28"/>
              </w:rPr>
              <w:t xml:space="preserve"> </w:t>
            </w:r>
            <w:r w:rsidRPr="00536F53">
              <w:rPr>
                <w:rFonts w:cs="B Lotus"/>
                <w:sz w:val="28"/>
                <w:szCs w:val="28"/>
                <w:rtl/>
              </w:rPr>
              <w:t>تخلفات</w:t>
            </w:r>
            <w:r w:rsidRPr="00536F53">
              <w:rPr>
                <w:rFonts w:cs="B Lotus"/>
                <w:sz w:val="28"/>
                <w:szCs w:val="28"/>
              </w:rPr>
              <w:t xml:space="preserve"> </w:t>
            </w:r>
            <w:r w:rsidRPr="00536F53">
              <w:rPr>
                <w:rFonts w:cs="B Lotus"/>
                <w:sz w:val="28"/>
                <w:szCs w:val="28"/>
                <w:rtl/>
              </w:rPr>
              <w:t>حادثه</w:t>
            </w:r>
            <w:r w:rsidRPr="00536F53">
              <w:rPr>
                <w:rFonts w:cs="B Lotus"/>
                <w:sz w:val="28"/>
                <w:szCs w:val="28"/>
              </w:rPr>
              <w:t xml:space="preserve"> </w:t>
            </w:r>
            <w:r w:rsidRPr="00536F53">
              <w:rPr>
                <w:rFonts w:cs="B Lotus"/>
                <w:sz w:val="28"/>
                <w:szCs w:val="28"/>
                <w:rtl/>
              </w:rPr>
              <w:t>ساز</w:t>
            </w:r>
            <w:r w:rsidRPr="00536F53">
              <w:rPr>
                <w:rFonts w:cs="B Lotus"/>
                <w:sz w:val="28"/>
                <w:szCs w:val="28"/>
              </w:rPr>
              <w:t xml:space="preserve"> </w:t>
            </w:r>
            <w:r w:rsidRPr="00536F53">
              <w:rPr>
                <w:rFonts w:cs="B Lotus"/>
                <w:sz w:val="28"/>
                <w:szCs w:val="28"/>
                <w:rtl/>
              </w:rPr>
              <w:t>بر</w:t>
            </w:r>
            <w:r w:rsidRPr="00536F53">
              <w:rPr>
                <w:rFonts w:cs="B Lotus"/>
                <w:sz w:val="28"/>
                <w:szCs w:val="28"/>
              </w:rPr>
              <w:t xml:space="preserve"> </w:t>
            </w:r>
            <w:r w:rsidRPr="00536F53">
              <w:rPr>
                <w:rFonts w:cs="B Lotus"/>
                <w:sz w:val="28"/>
                <w:szCs w:val="28"/>
                <w:rtl/>
              </w:rPr>
              <w:t>اساس</w:t>
            </w:r>
            <w:r w:rsidRPr="00536F53">
              <w:rPr>
                <w:rFonts w:cs="B Lotus"/>
                <w:sz w:val="28"/>
                <w:szCs w:val="28"/>
              </w:rPr>
              <w:t xml:space="preserve"> </w:t>
            </w:r>
            <w:r w:rsidRPr="00536F53">
              <w:rPr>
                <w:rFonts w:cs="B Lotus"/>
                <w:sz w:val="28"/>
                <w:szCs w:val="28"/>
                <w:rtl/>
              </w:rPr>
              <w:t>شماره</w:t>
            </w:r>
            <w:r w:rsidRPr="00536F53">
              <w:rPr>
                <w:rFonts w:cs="B Lotus"/>
                <w:sz w:val="28"/>
                <w:szCs w:val="28"/>
              </w:rPr>
              <w:t xml:space="preserve"> </w:t>
            </w:r>
            <w:r w:rsidRPr="00536F53">
              <w:rPr>
                <w:rFonts w:cs="B Lotus"/>
                <w:sz w:val="28"/>
                <w:szCs w:val="28"/>
                <w:rtl/>
              </w:rPr>
              <w:t>پلاک</w:t>
            </w:r>
            <w:r w:rsidRPr="00536F53">
              <w:rPr>
                <w:rFonts w:cs="B Lotus"/>
                <w:sz w:val="28"/>
                <w:szCs w:val="28"/>
              </w:rPr>
              <w:t xml:space="preserve"> </w:t>
            </w:r>
            <w:r w:rsidRPr="00536F53">
              <w:rPr>
                <w:rFonts w:cs="B Lotus"/>
                <w:sz w:val="28"/>
                <w:szCs w:val="28"/>
                <w:rtl/>
              </w:rPr>
              <w:t>خودرو</w:t>
            </w:r>
            <w:r w:rsidRPr="00536F53">
              <w:rPr>
                <w:rFonts w:cs="B Lotus"/>
                <w:sz w:val="28"/>
                <w:szCs w:val="28"/>
              </w:rPr>
              <w:t xml:space="preserve"> -</w:t>
            </w:r>
            <w:r w:rsidRPr="00536F53">
              <w:rPr>
                <w:rFonts w:cs="B Lotus"/>
                <w:sz w:val="28"/>
                <w:szCs w:val="28"/>
                <w:rtl/>
              </w:rPr>
              <w:t>جمع</w:t>
            </w:r>
            <w:r w:rsidRPr="00536F53">
              <w:rPr>
                <w:rFonts w:cs="B Lotus"/>
                <w:sz w:val="28"/>
                <w:szCs w:val="28"/>
              </w:rPr>
              <w:t xml:space="preserve"> </w:t>
            </w:r>
            <w:r w:rsidRPr="00536F53">
              <w:rPr>
                <w:rFonts w:cs="B Lotus"/>
                <w:sz w:val="28"/>
                <w:szCs w:val="28"/>
                <w:rtl/>
              </w:rPr>
              <w:t>کل</w:t>
            </w:r>
            <w:r w:rsidRPr="00536F53">
              <w:rPr>
                <w:rFonts w:cs="B Lotus"/>
                <w:sz w:val="28"/>
                <w:szCs w:val="28"/>
              </w:rPr>
              <w:t xml:space="preserve"> </w:t>
            </w:r>
            <w:r w:rsidRPr="00536F53">
              <w:rPr>
                <w:rFonts w:cs="B Lotus"/>
                <w:sz w:val="28"/>
                <w:szCs w:val="28"/>
                <w:rtl/>
              </w:rPr>
              <w:t>خلافی</w:t>
            </w:r>
          </w:p>
        </w:tc>
        <w:tc>
          <w:tcPr>
            <w:tcW w:w="3826" w:type="dxa"/>
          </w:tcPr>
          <w:p w14:paraId="55FCA816" w14:textId="55792293" w:rsidR="008A1D8D" w:rsidRPr="002E6B0A" w:rsidRDefault="00087344" w:rsidP="002E6B0A">
            <w:pPr>
              <w:pStyle w:val="Heading4"/>
              <w:outlineLvl w:val="3"/>
              <w:rPr>
                <w:rFonts w:ascii="Times New Roman" w:hAnsi="Times New Roman" w:cs="Times New Roman"/>
                <w:i w:val="0"/>
                <w:iCs w:val="0"/>
                <w:color w:val="000000" w:themeColor="text1"/>
                <w:sz w:val="28"/>
                <w:szCs w:val="28"/>
              </w:rPr>
            </w:pPr>
            <w:hyperlink w:anchor="_وب_متد_CIIWSNajaLicence" w:history="1">
              <w:r w:rsidR="008A1D8D" w:rsidRPr="00773926">
                <w:rPr>
                  <w:rStyle w:val="Hyperlink"/>
                  <w:rFonts w:ascii="Times New Roman" w:hAnsi="Times New Roman" w:cs="Times New Roman"/>
                  <w:i w:val="0"/>
                  <w:iCs w:val="0"/>
                  <w:sz w:val="28"/>
                  <w:szCs w:val="28"/>
                </w:rPr>
                <w:t>CIIWSNajaVehicleNoEnf</w:t>
              </w:r>
            </w:hyperlink>
          </w:p>
        </w:tc>
      </w:tr>
      <w:tr w:rsidR="002E6B0A" w14:paraId="747038B1" w14:textId="77777777" w:rsidTr="006B0F9F">
        <w:tc>
          <w:tcPr>
            <w:tcW w:w="926" w:type="dxa"/>
          </w:tcPr>
          <w:p w14:paraId="461A2C59" w14:textId="77777777" w:rsidR="002E6B0A" w:rsidRPr="00536F53" w:rsidRDefault="002E6B0A" w:rsidP="004A19B9">
            <w:pPr>
              <w:pStyle w:val="ListParagraph"/>
              <w:numPr>
                <w:ilvl w:val="0"/>
                <w:numId w:val="34"/>
              </w:numPr>
              <w:bidi/>
              <w:jc w:val="mediumKashida"/>
              <w:rPr>
                <w:rFonts w:cs="B Lotus"/>
                <w:sz w:val="28"/>
                <w:szCs w:val="28"/>
                <w:rtl/>
              </w:rPr>
            </w:pPr>
          </w:p>
        </w:tc>
        <w:tc>
          <w:tcPr>
            <w:tcW w:w="4264" w:type="dxa"/>
          </w:tcPr>
          <w:p w14:paraId="752421C1" w14:textId="3DFBAEF4" w:rsidR="002E6B0A" w:rsidRPr="00536F53" w:rsidRDefault="002E6B0A" w:rsidP="00525E9B">
            <w:pPr>
              <w:jc w:val="mediumKashida"/>
            </w:pPr>
            <w:r w:rsidRPr="00536F53">
              <w:rPr>
                <w:rFonts w:cs="B Lotus"/>
                <w:sz w:val="28"/>
                <w:szCs w:val="28"/>
                <w:rtl/>
              </w:rPr>
              <w:t>استعلام</w:t>
            </w:r>
            <w:r w:rsidRPr="00536F53">
              <w:rPr>
                <w:rFonts w:cs="B Lotus"/>
                <w:sz w:val="28"/>
                <w:szCs w:val="28"/>
              </w:rPr>
              <w:t xml:space="preserve"> </w:t>
            </w:r>
            <w:r w:rsidRPr="00536F53">
              <w:rPr>
                <w:rFonts w:cs="B Lotus"/>
                <w:sz w:val="28"/>
                <w:szCs w:val="28"/>
                <w:rtl/>
              </w:rPr>
              <w:t>اصالت</w:t>
            </w:r>
            <w:r w:rsidRPr="00536F53">
              <w:rPr>
                <w:rFonts w:cs="B Lotus"/>
                <w:sz w:val="28"/>
                <w:szCs w:val="28"/>
              </w:rPr>
              <w:t xml:space="preserve"> </w:t>
            </w:r>
            <w:r w:rsidRPr="00536F53">
              <w:rPr>
                <w:rFonts w:cs="B Lotus"/>
                <w:sz w:val="28"/>
                <w:szCs w:val="28"/>
                <w:rtl/>
              </w:rPr>
              <w:t>و</w:t>
            </w:r>
            <w:r w:rsidRPr="00536F53">
              <w:rPr>
                <w:rFonts w:cs="B Lotus"/>
                <w:sz w:val="28"/>
                <w:szCs w:val="28"/>
              </w:rPr>
              <w:t xml:space="preserve"> </w:t>
            </w:r>
            <w:r w:rsidRPr="00536F53">
              <w:rPr>
                <w:rFonts w:cs="B Lotus"/>
                <w:sz w:val="28"/>
                <w:szCs w:val="28"/>
                <w:rtl/>
              </w:rPr>
              <w:t>فقدانی</w:t>
            </w:r>
            <w:r w:rsidRPr="00536F53">
              <w:rPr>
                <w:rFonts w:cs="B Lotus"/>
                <w:sz w:val="28"/>
                <w:szCs w:val="28"/>
              </w:rPr>
              <w:t xml:space="preserve"> </w:t>
            </w:r>
            <w:r w:rsidRPr="00536F53">
              <w:rPr>
                <w:rFonts w:cs="B Lotus"/>
                <w:sz w:val="28"/>
                <w:szCs w:val="28"/>
                <w:rtl/>
              </w:rPr>
              <w:t>و</w:t>
            </w:r>
            <w:r w:rsidRPr="00536F53">
              <w:rPr>
                <w:rFonts w:cs="B Lotus"/>
                <w:sz w:val="28"/>
                <w:szCs w:val="28"/>
              </w:rPr>
              <w:t xml:space="preserve"> </w:t>
            </w:r>
            <w:r w:rsidRPr="00536F53">
              <w:rPr>
                <w:rFonts w:cs="B Lotus"/>
                <w:sz w:val="28"/>
                <w:szCs w:val="28"/>
                <w:rtl/>
              </w:rPr>
              <w:t>سرقتی</w:t>
            </w:r>
            <w:r w:rsidRPr="00536F53">
              <w:rPr>
                <w:rFonts w:cs="B Lotus"/>
                <w:sz w:val="28"/>
                <w:szCs w:val="28"/>
              </w:rPr>
              <w:t xml:space="preserve"> </w:t>
            </w:r>
            <w:r w:rsidR="00525E9B" w:rsidRPr="00536F53">
              <w:rPr>
                <w:rFonts w:cs="B Lotus"/>
                <w:sz w:val="28"/>
                <w:szCs w:val="28"/>
                <w:rtl/>
              </w:rPr>
              <w:t>کروک</w:t>
            </w:r>
            <w:r w:rsidR="00525E9B" w:rsidRPr="00536F53">
              <w:rPr>
                <w:rFonts w:cs="B Lotus" w:hint="cs"/>
                <w:sz w:val="28"/>
                <w:szCs w:val="28"/>
                <w:rtl/>
              </w:rPr>
              <w:t>ی‌</w:t>
            </w:r>
            <w:r w:rsidRPr="00536F53">
              <w:rPr>
                <w:rFonts w:cs="B Lotus"/>
                <w:sz w:val="28"/>
                <w:szCs w:val="28"/>
                <w:rtl/>
              </w:rPr>
              <w:t>ها</w:t>
            </w:r>
          </w:p>
        </w:tc>
        <w:tc>
          <w:tcPr>
            <w:tcW w:w="3826" w:type="dxa"/>
          </w:tcPr>
          <w:p w14:paraId="062FD7A3" w14:textId="6BDC545C" w:rsidR="002E6B0A" w:rsidRPr="002E6B0A" w:rsidRDefault="00087344" w:rsidP="002E6B0A">
            <w:pPr>
              <w:pStyle w:val="Heading4"/>
              <w:outlineLvl w:val="3"/>
              <w:rPr>
                <w:rFonts w:ascii="Times New Roman" w:hAnsi="Times New Roman" w:cs="Times New Roman"/>
                <w:i w:val="0"/>
                <w:iCs w:val="0"/>
                <w:color w:val="000000" w:themeColor="text1"/>
                <w:sz w:val="28"/>
                <w:szCs w:val="28"/>
              </w:rPr>
            </w:pPr>
            <w:hyperlink w:anchor="_وب_متد_CIIWSNajakorokiInq" w:history="1">
              <w:r w:rsidR="002E6B0A" w:rsidRPr="00773926">
                <w:rPr>
                  <w:rStyle w:val="Hyperlink"/>
                  <w:rFonts w:ascii="Times New Roman" w:hAnsi="Times New Roman" w:cs="Times New Roman"/>
                  <w:i w:val="0"/>
                  <w:iCs w:val="0"/>
                  <w:sz w:val="28"/>
                  <w:szCs w:val="28"/>
                </w:rPr>
                <w:t>CIIWSNajakorokiInq</w:t>
              </w:r>
            </w:hyperlink>
          </w:p>
        </w:tc>
      </w:tr>
      <w:tr w:rsidR="008A1D8D" w14:paraId="7169D1FB" w14:textId="77777777" w:rsidTr="006B0F9F">
        <w:tc>
          <w:tcPr>
            <w:tcW w:w="926" w:type="dxa"/>
          </w:tcPr>
          <w:p w14:paraId="59B3790F" w14:textId="77777777" w:rsidR="008A1D8D" w:rsidRPr="00536F53" w:rsidRDefault="008A1D8D" w:rsidP="004A19B9">
            <w:pPr>
              <w:pStyle w:val="ListParagraph"/>
              <w:numPr>
                <w:ilvl w:val="0"/>
                <w:numId w:val="34"/>
              </w:numPr>
              <w:bidi/>
              <w:jc w:val="mediumKashida"/>
              <w:rPr>
                <w:rFonts w:cs="B Lotus"/>
                <w:sz w:val="28"/>
                <w:szCs w:val="28"/>
                <w:rtl/>
              </w:rPr>
            </w:pPr>
          </w:p>
        </w:tc>
        <w:tc>
          <w:tcPr>
            <w:tcW w:w="4264" w:type="dxa"/>
          </w:tcPr>
          <w:p w14:paraId="55381CAC" w14:textId="26E7AE6B" w:rsidR="008A1D8D" w:rsidRPr="00536F53" w:rsidRDefault="008A1D8D" w:rsidP="006B0F9F">
            <w:pPr>
              <w:jc w:val="mediumKashida"/>
              <w:rPr>
                <w:rFonts w:cs="B Lotus"/>
                <w:sz w:val="28"/>
                <w:szCs w:val="28"/>
                <w:rtl/>
              </w:rPr>
            </w:pPr>
            <w:r w:rsidRPr="00536F53">
              <w:rPr>
                <w:rFonts w:cs="B Lotus" w:hint="cs"/>
                <w:sz w:val="28"/>
                <w:szCs w:val="28"/>
                <w:rtl/>
              </w:rPr>
              <w:t>استعلام سوابق تخفیفات</w:t>
            </w:r>
          </w:p>
        </w:tc>
        <w:tc>
          <w:tcPr>
            <w:tcW w:w="3826" w:type="dxa"/>
          </w:tcPr>
          <w:p w14:paraId="64B0E5B9" w14:textId="6792FA43" w:rsidR="008A1D8D" w:rsidRPr="002E6B0A" w:rsidRDefault="00087344" w:rsidP="008A1D8D">
            <w:pPr>
              <w:pStyle w:val="Heading4"/>
              <w:outlineLvl w:val="3"/>
              <w:rPr>
                <w:rFonts w:ascii="Times New Roman" w:hAnsi="Times New Roman" w:cs="Times New Roman"/>
                <w:i w:val="0"/>
                <w:iCs w:val="0"/>
                <w:color w:val="000000" w:themeColor="text1"/>
                <w:sz w:val="28"/>
                <w:szCs w:val="28"/>
              </w:rPr>
            </w:pPr>
            <w:hyperlink w:anchor="_وب_متد_CarInq" w:history="1">
              <w:r w:rsidR="008A1D8D" w:rsidRPr="00773926">
                <w:rPr>
                  <w:rStyle w:val="Hyperlink"/>
                  <w:rFonts w:ascii="Times New Roman" w:hAnsi="Times New Roman" w:cs="Times New Roman"/>
                  <w:i w:val="0"/>
                  <w:iCs w:val="0"/>
                  <w:sz w:val="28"/>
                  <w:szCs w:val="28"/>
                </w:rPr>
                <w:t>CarInq</w:t>
              </w:r>
            </w:hyperlink>
          </w:p>
        </w:tc>
      </w:tr>
    </w:tbl>
    <w:p w14:paraId="3EDAC1E9" w14:textId="3CBE48AF" w:rsidR="00A23EC6" w:rsidRPr="00A23EC6" w:rsidRDefault="00A23EC6" w:rsidP="00A23EC6">
      <w:pPr>
        <w:pStyle w:val="Heading1"/>
        <w:rPr>
          <w:color w:val="FF0000"/>
          <w:rtl/>
        </w:rPr>
      </w:pPr>
      <w:bookmarkStart w:id="115" w:name="_وب_متد_RegWbsCarPrps"/>
      <w:bookmarkStart w:id="116" w:name="_وب_متد_CIIWSNajaAccident"/>
      <w:bookmarkStart w:id="117" w:name="_Toc38109529"/>
      <w:bookmarkStart w:id="118" w:name="_Toc439461620"/>
      <w:bookmarkEnd w:id="115"/>
      <w:bookmarkEnd w:id="116"/>
      <w:r w:rsidRPr="00A23EC6">
        <w:rPr>
          <w:rFonts w:hint="cs"/>
          <w:color w:val="FF0000"/>
          <w:rtl/>
        </w:rPr>
        <w:t>نکته قابل توجه: درخصوص وب متدها</w:t>
      </w:r>
      <w:r>
        <w:rPr>
          <w:rFonts w:hint="cs"/>
          <w:color w:val="FF0000"/>
          <w:rtl/>
        </w:rPr>
        <w:t>ی</w:t>
      </w:r>
      <w:r w:rsidRPr="00A23EC6">
        <w:rPr>
          <w:rFonts w:hint="cs"/>
          <w:color w:val="FF0000"/>
          <w:rtl/>
        </w:rPr>
        <w:t>ی که از ناجا دریافت میشود، خروجی دقیقا</w:t>
      </w:r>
      <w:r>
        <w:rPr>
          <w:rFonts w:hint="cs"/>
          <w:color w:val="FF0000"/>
          <w:rtl/>
        </w:rPr>
        <w:t>ً</w:t>
      </w:r>
      <w:r w:rsidRPr="00A23EC6">
        <w:rPr>
          <w:rFonts w:hint="cs"/>
          <w:color w:val="FF0000"/>
          <w:rtl/>
        </w:rPr>
        <w:t xml:space="preserve"> مطابق خروجی وب سرویس ناجا است </w:t>
      </w:r>
      <w:r>
        <w:rPr>
          <w:rFonts w:hint="cs"/>
          <w:color w:val="FF0000"/>
          <w:rtl/>
        </w:rPr>
        <w:t>و مسئولیت صحت داده ها برعهده ناجا می باشد و بیمه مرکزی ج.ا.ا درخصوص کنترل صحت خروجی اختیاری ندارد.</w:t>
      </w:r>
      <w:bookmarkEnd w:id="117"/>
    </w:p>
    <w:p w14:paraId="5CA64D19" w14:textId="77777777" w:rsidR="00A23EC6" w:rsidRDefault="00A23EC6" w:rsidP="00A23EC6"/>
    <w:p w14:paraId="593E3BCE" w14:textId="71D39273" w:rsidR="004905CD" w:rsidRPr="000534D1" w:rsidRDefault="004905CD" w:rsidP="004905CD">
      <w:pPr>
        <w:pStyle w:val="Heading2"/>
        <w:rPr>
          <w:rtl/>
        </w:rPr>
      </w:pPr>
      <w:bookmarkStart w:id="119" w:name="_Toc38109530"/>
      <w:r w:rsidRPr="000534D1">
        <w:rPr>
          <w:rFonts w:hint="cs"/>
          <w:rtl/>
        </w:rPr>
        <w:lastRenderedPageBreak/>
        <w:t xml:space="preserve">وب متد </w:t>
      </w:r>
      <w:r w:rsidRPr="000534D1">
        <w:rPr>
          <w:rFonts w:ascii="Times New Roman" w:hAnsi="Times New Roman"/>
        </w:rPr>
        <w:t>CIIWSNajaAccident</w:t>
      </w:r>
      <w:r w:rsidRPr="000534D1">
        <w:rPr>
          <w:rFonts w:ascii="Times New Roman" w:hAnsi="Times New Roman" w:hint="cs"/>
          <w:rtl/>
        </w:rPr>
        <w:t xml:space="preserve"> جهت </w:t>
      </w:r>
      <w:r w:rsidRPr="000534D1">
        <w:rPr>
          <w:rtl/>
        </w:rPr>
        <w:t>استعلام</w:t>
      </w:r>
      <w:r w:rsidRPr="000534D1">
        <w:t xml:space="preserve"> </w:t>
      </w:r>
      <w:r w:rsidRPr="000534D1">
        <w:rPr>
          <w:rtl/>
        </w:rPr>
        <w:t>سریال</w:t>
      </w:r>
      <w:r w:rsidRPr="000534D1">
        <w:t xml:space="preserve"> </w:t>
      </w:r>
      <w:r w:rsidRPr="000534D1">
        <w:rPr>
          <w:rtl/>
        </w:rPr>
        <w:t>و</w:t>
      </w:r>
      <w:r w:rsidRPr="000534D1">
        <w:t xml:space="preserve"> </w:t>
      </w:r>
      <w:r w:rsidRPr="000534D1">
        <w:rPr>
          <w:rtl/>
        </w:rPr>
        <w:t>سری</w:t>
      </w:r>
      <w:r w:rsidRPr="000534D1">
        <w:t xml:space="preserve"> </w:t>
      </w:r>
      <w:r w:rsidRPr="000534D1">
        <w:rPr>
          <w:rtl/>
        </w:rPr>
        <w:t>کروکی</w:t>
      </w:r>
      <w:r w:rsidRPr="000534D1">
        <w:t xml:space="preserve"> </w:t>
      </w:r>
      <w:r w:rsidRPr="000534D1">
        <w:rPr>
          <w:rtl/>
        </w:rPr>
        <w:t>ها</w:t>
      </w:r>
      <w:bookmarkEnd w:id="119"/>
    </w:p>
    <w:p w14:paraId="14B6F185" w14:textId="0499B7DC" w:rsidR="004905CD" w:rsidRDefault="004905CD" w:rsidP="00A23EC6">
      <w:pPr>
        <w:pStyle w:val="Heading2"/>
        <w:rPr>
          <w:rtl/>
        </w:rPr>
      </w:pPr>
      <w:bookmarkStart w:id="120" w:name="_Toc38109531"/>
      <w:r>
        <w:rPr>
          <w:rFonts w:hint="cs"/>
          <w:rtl/>
        </w:rPr>
        <w:t xml:space="preserve">جدول ورودی های وب متد </w:t>
      </w:r>
      <w:r w:rsidRPr="001D2F4D">
        <w:t>CIIWSNajaAccident</w:t>
      </w:r>
      <w:bookmarkEnd w:id="120"/>
    </w:p>
    <w:tbl>
      <w:tblPr>
        <w:tblStyle w:val="GridTable4-Accent5"/>
        <w:bidiVisual/>
        <w:tblW w:w="0" w:type="auto"/>
        <w:tblInd w:w="1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Look w:val="04A0" w:firstRow="1" w:lastRow="0" w:firstColumn="1" w:lastColumn="0" w:noHBand="0" w:noVBand="1"/>
      </w:tblPr>
      <w:tblGrid>
        <w:gridCol w:w="938"/>
        <w:gridCol w:w="2241"/>
        <w:gridCol w:w="1765"/>
        <w:gridCol w:w="1593"/>
        <w:gridCol w:w="2469"/>
      </w:tblGrid>
      <w:tr w:rsidR="004905CD" w14:paraId="55F51582" w14:textId="77777777" w:rsidTr="004905CD">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939" w:type="dxa"/>
            <w:shd w:val="clear" w:color="auto" w:fill="92CDDC" w:themeFill="accent5" w:themeFillTint="99"/>
          </w:tcPr>
          <w:p w14:paraId="495C44AC" w14:textId="77777777" w:rsidR="004905CD" w:rsidRDefault="004905CD" w:rsidP="004905CD">
            <w:pPr>
              <w:jc w:val="center"/>
              <w:rPr>
                <w:rFonts w:cs="B Lotus"/>
                <w:sz w:val="28"/>
                <w:szCs w:val="28"/>
                <w:rtl/>
              </w:rPr>
            </w:pPr>
            <w:r>
              <w:rPr>
                <w:rFonts w:cs="B Lotus" w:hint="cs"/>
                <w:sz w:val="28"/>
                <w:szCs w:val="28"/>
                <w:rtl/>
              </w:rPr>
              <w:t>ردیف</w:t>
            </w:r>
          </w:p>
        </w:tc>
        <w:tc>
          <w:tcPr>
            <w:tcW w:w="2250" w:type="dxa"/>
            <w:shd w:val="clear" w:color="auto" w:fill="92CDDC" w:themeFill="accent5" w:themeFillTint="99"/>
          </w:tcPr>
          <w:p w14:paraId="73C34DA7"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نام فیلد</w:t>
            </w:r>
          </w:p>
        </w:tc>
        <w:tc>
          <w:tcPr>
            <w:tcW w:w="1772" w:type="dxa"/>
            <w:shd w:val="clear" w:color="auto" w:fill="92CDDC" w:themeFill="accent5" w:themeFillTint="99"/>
          </w:tcPr>
          <w:p w14:paraId="2686F156"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نوع فیلد</w:t>
            </w:r>
          </w:p>
        </w:tc>
        <w:tc>
          <w:tcPr>
            <w:tcW w:w="1596" w:type="dxa"/>
            <w:shd w:val="clear" w:color="auto" w:fill="92CDDC" w:themeFill="accent5" w:themeFillTint="99"/>
          </w:tcPr>
          <w:p w14:paraId="21E538DA"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Pr>
            </w:pPr>
            <w:r>
              <w:rPr>
                <w:rFonts w:cs="B Lotus"/>
                <w:sz w:val="28"/>
                <w:szCs w:val="28"/>
              </w:rPr>
              <w:t>Nullable</w:t>
            </w:r>
          </w:p>
        </w:tc>
        <w:tc>
          <w:tcPr>
            <w:tcW w:w="2481" w:type="dxa"/>
            <w:shd w:val="clear" w:color="auto" w:fill="92CDDC" w:themeFill="accent5" w:themeFillTint="99"/>
          </w:tcPr>
          <w:p w14:paraId="71C2B70B"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شرح فیلد</w:t>
            </w:r>
          </w:p>
        </w:tc>
      </w:tr>
      <w:tr w:rsidR="004905CD" w14:paraId="66FCE11C" w14:textId="77777777" w:rsidTr="004905CD">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939" w:type="dxa"/>
          </w:tcPr>
          <w:p w14:paraId="36470773" w14:textId="77777777" w:rsidR="004905CD" w:rsidRPr="00FD7F2D" w:rsidRDefault="004905CD" w:rsidP="004A19B9">
            <w:pPr>
              <w:pStyle w:val="ListParagraph"/>
              <w:numPr>
                <w:ilvl w:val="0"/>
                <w:numId w:val="35"/>
              </w:numPr>
              <w:bidi/>
              <w:jc w:val="center"/>
              <w:rPr>
                <w:rFonts w:cs="B Lotus"/>
                <w:sz w:val="28"/>
                <w:szCs w:val="28"/>
                <w:rtl/>
                <w:lang w:bidi="fa-IR"/>
              </w:rPr>
            </w:pPr>
          </w:p>
        </w:tc>
        <w:tc>
          <w:tcPr>
            <w:tcW w:w="2250" w:type="dxa"/>
          </w:tcPr>
          <w:p w14:paraId="5DF59DD8"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Pr>
            </w:pPr>
            <w:r>
              <w:rPr>
                <w:rFonts w:cs="B Lotus"/>
                <w:sz w:val="28"/>
                <w:szCs w:val="28"/>
              </w:rPr>
              <w:t>Ciiserial</w:t>
            </w:r>
          </w:p>
        </w:tc>
        <w:tc>
          <w:tcPr>
            <w:tcW w:w="1772" w:type="dxa"/>
          </w:tcPr>
          <w:p w14:paraId="32B543DB"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Pr>
            </w:pPr>
            <w:r>
              <w:rPr>
                <w:rFonts w:cs="B Lotus"/>
                <w:sz w:val="28"/>
                <w:szCs w:val="28"/>
              </w:rPr>
              <w:t>String</w:t>
            </w:r>
          </w:p>
        </w:tc>
        <w:tc>
          <w:tcPr>
            <w:tcW w:w="1596" w:type="dxa"/>
          </w:tcPr>
          <w:p w14:paraId="6EF900F9"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Pr>
              <w:t>No</w:t>
            </w:r>
          </w:p>
        </w:tc>
        <w:tc>
          <w:tcPr>
            <w:tcW w:w="2481" w:type="dxa"/>
          </w:tcPr>
          <w:p w14:paraId="61A7372F"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hint="cs"/>
                <w:sz w:val="28"/>
                <w:szCs w:val="28"/>
                <w:rtl/>
              </w:rPr>
              <w:t>شماره سریال کروکی</w:t>
            </w:r>
          </w:p>
        </w:tc>
      </w:tr>
      <w:tr w:rsidR="004905CD" w14:paraId="2E510892" w14:textId="77777777" w:rsidTr="004905CD">
        <w:trPr>
          <w:trHeight w:val="411"/>
        </w:trPr>
        <w:tc>
          <w:tcPr>
            <w:cnfStyle w:val="001000000000" w:firstRow="0" w:lastRow="0" w:firstColumn="1" w:lastColumn="0" w:oddVBand="0" w:evenVBand="0" w:oddHBand="0" w:evenHBand="0" w:firstRowFirstColumn="0" w:firstRowLastColumn="0" w:lastRowFirstColumn="0" w:lastRowLastColumn="0"/>
            <w:tcW w:w="939" w:type="dxa"/>
          </w:tcPr>
          <w:p w14:paraId="0E54E39D" w14:textId="77777777" w:rsidR="004905CD" w:rsidRPr="00FD7F2D" w:rsidRDefault="004905CD" w:rsidP="004A19B9">
            <w:pPr>
              <w:pStyle w:val="ListParagraph"/>
              <w:numPr>
                <w:ilvl w:val="0"/>
                <w:numId w:val="35"/>
              </w:numPr>
              <w:bidi/>
              <w:jc w:val="center"/>
              <w:rPr>
                <w:rFonts w:cs="B Lotus"/>
                <w:b w:val="0"/>
                <w:bCs w:val="0"/>
                <w:sz w:val="28"/>
                <w:szCs w:val="28"/>
                <w:rtl/>
                <w:lang w:bidi="fa-IR"/>
              </w:rPr>
            </w:pPr>
          </w:p>
        </w:tc>
        <w:tc>
          <w:tcPr>
            <w:tcW w:w="2250" w:type="dxa"/>
          </w:tcPr>
          <w:p w14:paraId="69ACBBD9" w14:textId="77777777" w:rsidR="004905CD" w:rsidRDefault="004905CD" w:rsidP="004905CD">
            <w:pPr>
              <w:jc w:val="center"/>
              <w:cnfStyle w:val="000000000000" w:firstRow="0" w:lastRow="0" w:firstColumn="0" w:lastColumn="0" w:oddVBand="0" w:evenVBand="0" w:oddHBand="0" w:evenHBand="0" w:firstRowFirstColumn="0" w:firstRowLastColumn="0" w:lastRowFirstColumn="0" w:lastRowLastColumn="0"/>
              <w:rPr>
                <w:rFonts w:cs="B Lotus"/>
                <w:sz w:val="28"/>
                <w:szCs w:val="28"/>
              </w:rPr>
            </w:pPr>
            <w:r>
              <w:rPr>
                <w:rFonts w:cs="B Lotus"/>
                <w:sz w:val="28"/>
                <w:szCs w:val="28"/>
              </w:rPr>
              <w:t>Ciiseri</w:t>
            </w:r>
          </w:p>
        </w:tc>
        <w:tc>
          <w:tcPr>
            <w:tcW w:w="1772" w:type="dxa"/>
          </w:tcPr>
          <w:p w14:paraId="22AF6E6B" w14:textId="77777777" w:rsidR="004905CD" w:rsidRDefault="004905CD" w:rsidP="004905CD">
            <w:pPr>
              <w:jc w:val="center"/>
              <w:cnfStyle w:val="000000000000" w:firstRow="0" w:lastRow="0" w:firstColumn="0" w:lastColumn="0" w:oddVBand="0" w:evenVBand="0" w:oddHBand="0" w:evenHBand="0" w:firstRowFirstColumn="0" w:firstRowLastColumn="0" w:lastRowFirstColumn="0" w:lastRowLastColumn="0"/>
              <w:rPr>
                <w:rFonts w:cs="B Lotus"/>
                <w:sz w:val="28"/>
                <w:szCs w:val="28"/>
              </w:rPr>
            </w:pPr>
            <w:r>
              <w:rPr>
                <w:rFonts w:cs="B Lotus"/>
                <w:sz w:val="28"/>
                <w:szCs w:val="28"/>
              </w:rPr>
              <w:t>String</w:t>
            </w:r>
          </w:p>
        </w:tc>
        <w:tc>
          <w:tcPr>
            <w:tcW w:w="1596" w:type="dxa"/>
          </w:tcPr>
          <w:p w14:paraId="3F2BB8A4" w14:textId="77777777" w:rsidR="004905CD" w:rsidRDefault="004905CD" w:rsidP="004905CD">
            <w:pPr>
              <w:jc w:val="center"/>
              <w:cnfStyle w:val="000000000000" w:firstRow="0" w:lastRow="0" w:firstColumn="0" w:lastColumn="0" w:oddVBand="0" w:evenVBand="0" w:oddHBand="0" w:evenHBand="0" w:firstRowFirstColumn="0" w:firstRowLastColumn="0" w:lastRowFirstColumn="0" w:lastRowLastColumn="0"/>
              <w:rPr>
                <w:rFonts w:cs="B Lotus"/>
                <w:sz w:val="28"/>
                <w:szCs w:val="28"/>
              </w:rPr>
            </w:pPr>
            <w:r>
              <w:rPr>
                <w:rFonts w:cs="B Lotus"/>
                <w:sz w:val="28"/>
                <w:szCs w:val="28"/>
              </w:rPr>
              <w:t>No</w:t>
            </w:r>
          </w:p>
        </w:tc>
        <w:tc>
          <w:tcPr>
            <w:tcW w:w="2481" w:type="dxa"/>
          </w:tcPr>
          <w:p w14:paraId="0B574725" w14:textId="77777777" w:rsidR="004905CD" w:rsidRDefault="004905CD" w:rsidP="004905CD">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شماره سری کروکی</w:t>
            </w:r>
          </w:p>
        </w:tc>
      </w:tr>
    </w:tbl>
    <w:p w14:paraId="75C2905E" w14:textId="77777777" w:rsidR="004905CD" w:rsidRDefault="004905CD" w:rsidP="004905CD">
      <w:pPr>
        <w:rPr>
          <w:rtl/>
        </w:rPr>
      </w:pPr>
    </w:p>
    <w:p w14:paraId="4429635B" w14:textId="77777777" w:rsidR="004905CD" w:rsidRDefault="004905CD" w:rsidP="004905CD">
      <w:pPr>
        <w:rPr>
          <w:rtl/>
        </w:rPr>
      </w:pPr>
    </w:p>
    <w:p w14:paraId="02D5619F" w14:textId="77777777" w:rsidR="004905CD" w:rsidRDefault="004905CD" w:rsidP="004905CD">
      <w:pPr>
        <w:pStyle w:val="Heading3"/>
        <w:rPr>
          <w:rtl/>
        </w:rPr>
      </w:pPr>
      <w:bookmarkStart w:id="121" w:name="_Toc38109532"/>
      <w:r w:rsidRPr="00CC48A7">
        <w:rPr>
          <w:rStyle w:val="Heading2Char"/>
          <w:rFonts w:hint="cs"/>
          <w:rtl/>
        </w:rPr>
        <w:t>خروجی های وب متد</w:t>
      </w:r>
      <w:r>
        <w:rPr>
          <w:rFonts w:cs="Sakkal Majalla" w:hint="cs"/>
          <w:rtl/>
        </w:rPr>
        <w:t xml:space="preserve"> </w:t>
      </w:r>
      <w:r w:rsidRPr="001D2F4D">
        <w:t>CIIWSNajaAccident</w:t>
      </w:r>
      <w:r>
        <w:rPr>
          <w:rFonts w:hint="cs"/>
          <w:rtl/>
        </w:rPr>
        <w:t>:</w:t>
      </w:r>
      <w:bookmarkEnd w:id="121"/>
    </w:p>
    <w:p w14:paraId="1C11A9AE" w14:textId="77777777" w:rsidR="006E6737" w:rsidRPr="006E6737" w:rsidRDefault="006E6737" w:rsidP="00BB58C8">
      <w:pPr>
        <w:pStyle w:val="Heading2"/>
        <w:rPr>
          <w:rtl/>
        </w:rPr>
      </w:pPr>
      <w:bookmarkStart w:id="122" w:name="_Toc38109533"/>
      <w:r w:rsidRPr="006E6737">
        <w:rPr>
          <w:rFonts w:hint="cs"/>
          <w:rtl/>
        </w:rPr>
        <w:t xml:space="preserve">کلاس </w:t>
      </w:r>
      <w:r w:rsidRPr="006E6737">
        <w:t>AccidentDTO</w:t>
      </w:r>
      <w:bookmarkEnd w:id="122"/>
    </w:p>
    <w:tbl>
      <w:tblPr>
        <w:tblStyle w:val="GridTable4-Accent5"/>
        <w:bidiVisual/>
        <w:tblW w:w="0" w:type="auto"/>
        <w:jc w:val="center"/>
        <w:tblBorders>
          <w:top w:val="single" w:sz="4" w:space="0" w:color="2A8B9B"/>
          <w:left w:val="single" w:sz="4" w:space="0" w:color="2A8B9B"/>
          <w:bottom w:val="single" w:sz="4" w:space="0" w:color="2A8B9B"/>
          <w:right w:val="single" w:sz="4" w:space="0" w:color="2A8B9B"/>
          <w:insideH w:val="single" w:sz="4" w:space="0" w:color="2A8B9B"/>
          <w:insideV w:val="single" w:sz="4" w:space="0" w:color="2A8B9B"/>
        </w:tblBorders>
        <w:tblLook w:val="04A0" w:firstRow="1" w:lastRow="0" w:firstColumn="1" w:lastColumn="0" w:noHBand="0" w:noVBand="1"/>
      </w:tblPr>
      <w:tblGrid>
        <w:gridCol w:w="1033"/>
        <w:gridCol w:w="3094"/>
        <w:gridCol w:w="2232"/>
        <w:gridCol w:w="2657"/>
      </w:tblGrid>
      <w:tr w:rsidR="006E6737" w:rsidRPr="006E6737" w14:paraId="066BFFDF" w14:textId="77777777" w:rsidTr="003536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6CA7422A" w14:textId="77777777" w:rsidR="006E6737" w:rsidRPr="006E6737" w:rsidRDefault="006E6737" w:rsidP="006E6737">
            <w:pPr>
              <w:rPr>
                <w:rFonts w:ascii="Times New Roman" w:hAnsi="Times New Roman" w:cs="B Nazanin"/>
                <w:sz w:val="24"/>
                <w:szCs w:val="24"/>
                <w:rtl/>
              </w:rPr>
            </w:pPr>
            <w:r w:rsidRPr="006E6737">
              <w:rPr>
                <w:rFonts w:ascii="Times New Roman" w:hAnsi="Times New Roman" w:cs="B Nazanin" w:hint="cs"/>
                <w:sz w:val="24"/>
                <w:szCs w:val="24"/>
                <w:rtl/>
              </w:rPr>
              <w:t>ردیف</w:t>
            </w:r>
          </w:p>
        </w:tc>
        <w:tc>
          <w:tcPr>
            <w:tcW w:w="3150" w:type="dxa"/>
          </w:tcPr>
          <w:p w14:paraId="67A229CF" w14:textId="77777777" w:rsidR="006E6737" w:rsidRPr="006E6737" w:rsidRDefault="006E6737" w:rsidP="006E6737">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نام فیلد</w:t>
            </w:r>
          </w:p>
        </w:tc>
        <w:tc>
          <w:tcPr>
            <w:tcW w:w="2250" w:type="dxa"/>
          </w:tcPr>
          <w:p w14:paraId="532AE169" w14:textId="77777777" w:rsidR="006E6737" w:rsidRPr="006E6737" w:rsidRDefault="006E6737" w:rsidP="006E6737">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نوع فیلد</w:t>
            </w:r>
          </w:p>
        </w:tc>
        <w:tc>
          <w:tcPr>
            <w:tcW w:w="2876" w:type="dxa"/>
          </w:tcPr>
          <w:p w14:paraId="2F16529C" w14:textId="77777777" w:rsidR="006E6737" w:rsidRPr="006E6737" w:rsidRDefault="006E6737" w:rsidP="006E6737">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شرح</w:t>
            </w:r>
          </w:p>
        </w:tc>
      </w:tr>
      <w:tr w:rsidR="006E6737" w:rsidRPr="006E6737" w14:paraId="5C388BF9"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7843AF47"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57A82982"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accidentDateField</w:t>
            </w:r>
          </w:p>
        </w:tc>
        <w:tc>
          <w:tcPr>
            <w:tcW w:w="2250" w:type="dxa"/>
          </w:tcPr>
          <w:p w14:paraId="694D3DA9"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534369A4"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تاریخ تصادف</w:t>
            </w:r>
          </w:p>
        </w:tc>
      </w:tr>
      <w:tr w:rsidR="006E6737" w:rsidRPr="006E6737" w14:paraId="28C9835B"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005EAFAB"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4B85EF4A"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accidentTypeField</w:t>
            </w:r>
          </w:p>
        </w:tc>
        <w:tc>
          <w:tcPr>
            <w:tcW w:w="2250" w:type="dxa"/>
          </w:tcPr>
          <w:p w14:paraId="6C39BE40"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7E4499B4"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نوع تصادف</w:t>
            </w:r>
          </w:p>
        </w:tc>
      </w:tr>
      <w:tr w:rsidR="006E6737" w:rsidRPr="006E6737" w14:paraId="42B23B20"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55C1025D"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68848E7D"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addressField</w:t>
            </w:r>
          </w:p>
        </w:tc>
        <w:tc>
          <w:tcPr>
            <w:tcW w:w="2250" w:type="dxa"/>
          </w:tcPr>
          <w:p w14:paraId="405B300B"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054EFFA6"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محل وقوع تصادف</w:t>
            </w:r>
          </w:p>
        </w:tc>
      </w:tr>
      <w:tr w:rsidR="006E6737" w:rsidRPr="006E6737" w14:paraId="67AEB4BB"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4A9320D4"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095F3591"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collisionTypeField</w:t>
            </w:r>
          </w:p>
        </w:tc>
        <w:tc>
          <w:tcPr>
            <w:tcW w:w="2250" w:type="dxa"/>
          </w:tcPr>
          <w:p w14:paraId="2496B945"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454E4B61"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نوع برخورد</w:t>
            </w:r>
          </w:p>
        </w:tc>
      </w:tr>
      <w:tr w:rsidR="006E6737" w:rsidRPr="006E6737" w14:paraId="421DC539"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34586ABD"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3F03915A"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humanFactorField</w:t>
            </w:r>
          </w:p>
        </w:tc>
        <w:tc>
          <w:tcPr>
            <w:tcW w:w="2250" w:type="dxa"/>
          </w:tcPr>
          <w:p w14:paraId="06EC087C"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280E27E8"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عامل انسانی</w:t>
            </w:r>
          </w:p>
        </w:tc>
      </w:tr>
      <w:tr w:rsidR="006E6737" w:rsidRPr="006E6737" w14:paraId="4FEE53A5"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0B2402A9"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7F86D6E5"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roadConditionField</w:t>
            </w:r>
          </w:p>
        </w:tc>
        <w:tc>
          <w:tcPr>
            <w:tcW w:w="2250" w:type="dxa"/>
          </w:tcPr>
          <w:p w14:paraId="72EF16A9"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59453AD1"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وضعیت جاده</w:t>
            </w:r>
          </w:p>
        </w:tc>
      </w:tr>
      <w:tr w:rsidR="006E6737" w:rsidRPr="006E6737" w14:paraId="26236424"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050BB41E"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2D0987D7"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roadCoverField</w:t>
            </w:r>
          </w:p>
        </w:tc>
        <w:tc>
          <w:tcPr>
            <w:tcW w:w="2250" w:type="dxa"/>
          </w:tcPr>
          <w:p w14:paraId="61AD0BA2"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46A43F76"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پوشش جاده</w:t>
            </w:r>
          </w:p>
        </w:tc>
      </w:tr>
      <w:tr w:rsidR="006E6737" w:rsidRPr="006E6737" w14:paraId="48ED3205"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36C57D7D"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516BF808"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roadLiningField</w:t>
            </w:r>
          </w:p>
        </w:tc>
        <w:tc>
          <w:tcPr>
            <w:tcW w:w="2250" w:type="dxa"/>
          </w:tcPr>
          <w:p w14:paraId="361719A8"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2F401833"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خط کشی جاده</w:t>
            </w:r>
          </w:p>
        </w:tc>
      </w:tr>
      <w:tr w:rsidR="006E6737" w:rsidRPr="006E6737" w14:paraId="7F9D2973"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4EA4CD52"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2365A506"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roadPositionField</w:t>
            </w:r>
          </w:p>
        </w:tc>
        <w:tc>
          <w:tcPr>
            <w:tcW w:w="2250" w:type="dxa"/>
          </w:tcPr>
          <w:p w14:paraId="0D788FAE"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652CB809"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موقعیت جاده</w:t>
            </w:r>
          </w:p>
        </w:tc>
      </w:tr>
      <w:tr w:rsidR="006E6737" w:rsidRPr="006E6737" w14:paraId="0C03F73E"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4B4C2E77"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449F77A7"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roadSideField</w:t>
            </w:r>
          </w:p>
        </w:tc>
        <w:tc>
          <w:tcPr>
            <w:tcW w:w="2250" w:type="dxa"/>
          </w:tcPr>
          <w:p w14:paraId="34BE1524"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7B3DC6E3"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p>
        </w:tc>
      </w:tr>
      <w:tr w:rsidR="006E6737" w:rsidRPr="006E6737" w14:paraId="7ED1229A"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0F30B3E8"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5A728F77"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roadTypeField</w:t>
            </w:r>
          </w:p>
        </w:tc>
        <w:tc>
          <w:tcPr>
            <w:tcW w:w="2250" w:type="dxa"/>
          </w:tcPr>
          <w:p w14:paraId="77F6AD4E"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4D638AD0"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نوع جاده</w:t>
            </w:r>
          </w:p>
        </w:tc>
      </w:tr>
      <w:tr w:rsidR="006E6737" w:rsidRPr="006E6737" w14:paraId="39F6F9C1"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3829745E"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29620EE5"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seriField</w:t>
            </w:r>
          </w:p>
        </w:tc>
        <w:tc>
          <w:tcPr>
            <w:tcW w:w="2250" w:type="dxa"/>
          </w:tcPr>
          <w:p w14:paraId="31E22B61"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4CA6E6F4"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شماره سری کروکی</w:t>
            </w:r>
          </w:p>
        </w:tc>
      </w:tr>
      <w:tr w:rsidR="006E6737" w:rsidRPr="006E6737" w14:paraId="52DEC449"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52D83628"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4BA27C97"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serialNoField</w:t>
            </w:r>
          </w:p>
        </w:tc>
        <w:tc>
          <w:tcPr>
            <w:tcW w:w="2250" w:type="dxa"/>
          </w:tcPr>
          <w:p w14:paraId="33928173"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167CF564"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شماره سریال کروکی</w:t>
            </w:r>
          </w:p>
        </w:tc>
      </w:tr>
      <w:tr w:rsidR="006E6737" w:rsidRPr="006E6737" w14:paraId="213CDF64"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471CFEE2"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3E6B0030"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setupDateField</w:t>
            </w:r>
          </w:p>
        </w:tc>
        <w:tc>
          <w:tcPr>
            <w:tcW w:w="2250" w:type="dxa"/>
          </w:tcPr>
          <w:p w14:paraId="29F31458"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6D6044D0"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p>
        </w:tc>
      </w:tr>
      <w:tr w:rsidR="006E6737" w:rsidRPr="006E6737" w14:paraId="55884D9C"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3752D4AC"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7FB5A00D"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simulatenoField</w:t>
            </w:r>
          </w:p>
        </w:tc>
        <w:tc>
          <w:tcPr>
            <w:tcW w:w="2250" w:type="dxa"/>
          </w:tcPr>
          <w:p w14:paraId="75C9FD31"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61034559"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p>
        </w:tc>
      </w:tr>
      <w:tr w:rsidR="006E6737" w:rsidRPr="006E6737" w14:paraId="0693FD36"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69163130"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1369DE46"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vehicleDriverDTOsField</w:t>
            </w:r>
          </w:p>
        </w:tc>
        <w:tc>
          <w:tcPr>
            <w:tcW w:w="2250" w:type="dxa"/>
          </w:tcPr>
          <w:p w14:paraId="5F80E31E" w14:textId="4249A5C8" w:rsidR="006E6737" w:rsidRPr="006E6737" w:rsidRDefault="00087344"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hyperlink w:anchor="_کلاس_VehicleDriverDTO_1" w:history="1">
              <w:r w:rsidR="00353695" w:rsidRPr="00353695">
                <w:rPr>
                  <w:rStyle w:val="Hyperlink"/>
                  <w:rFonts w:ascii="Times New Roman" w:hAnsi="Times New Roman" w:cs="B Nazanin"/>
                  <w:sz w:val="24"/>
                  <w:szCs w:val="24"/>
                </w:rPr>
                <w:t>VehicleDriverDTO</w:t>
              </w:r>
            </w:hyperlink>
          </w:p>
        </w:tc>
        <w:tc>
          <w:tcPr>
            <w:tcW w:w="2876" w:type="dxa"/>
          </w:tcPr>
          <w:p w14:paraId="6E95DEDF" w14:textId="77777777" w:rsidR="006E6737" w:rsidRPr="006E6737"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p>
        </w:tc>
      </w:tr>
      <w:tr w:rsidR="006E6737" w:rsidRPr="006E6737" w14:paraId="355B54D6"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7665BF2E" w14:textId="77777777" w:rsidR="006E6737" w:rsidRPr="006E6737" w:rsidRDefault="006E6737" w:rsidP="006E6737">
            <w:pPr>
              <w:numPr>
                <w:ilvl w:val="0"/>
                <w:numId w:val="42"/>
              </w:numPr>
              <w:rPr>
                <w:rFonts w:ascii="Times New Roman" w:hAnsi="Times New Roman" w:cs="B Nazanin"/>
                <w:b w:val="0"/>
                <w:bCs w:val="0"/>
                <w:sz w:val="24"/>
                <w:szCs w:val="24"/>
                <w:rtl/>
              </w:rPr>
            </w:pPr>
          </w:p>
        </w:tc>
        <w:tc>
          <w:tcPr>
            <w:tcW w:w="3150" w:type="dxa"/>
          </w:tcPr>
          <w:p w14:paraId="38643B40"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vehicleFactorField</w:t>
            </w:r>
          </w:p>
        </w:tc>
        <w:tc>
          <w:tcPr>
            <w:tcW w:w="2250" w:type="dxa"/>
          </w:tcPr>
          <w:p w14:paraId="7841E3AF"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String</w:t>
            </w:r>
          </w:p>
        </w:tc>
        <w:tc>
          <w:tcPr>
            <w:tcW w:w="2876" w:type="dxa"/>
          </w:tcPr>
          <w:p w14:paraId="12C89DD3" w14:textId="77777777" w:rsidR="006E6737" w:rsidRPr="006E6737"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p>
        </w:tc>
      </w:tr>
    </w:tbl>
    <w:p w14:paraId="0BD25D87" w14:textId="77777777" w:rsidR="006E6737" w:rsidRPr="006E6737" w:rsidRDefault="006E6737" w:rsidP="006E6737">
      <w:pPr>
        <w:rPr>
          <w:rFonts w:ascii="Times New Roman" w:hAnsi="Times New Roman" w:cs="B Nazanin"/>
          <w:sz w:val="24"/>
          <w:szCs w:val="24"/>
          <w:rtl/>
        </w:rPr>
      </w:pPr>
    </w:p>
    <w:p w14:paraId="33770053" w14:textId="77777777" w:rsidR="006E6737" w:rsidRPr="00353695" w:rsidRDefault="006E6737" w:rsidP="00BB58C8">
      <w:pPr>
        <w:pStyle w:val="Heading2"/>
        <w:rPr>
          <w:rtl/>
        </w:rPr>
      </w:pPr>
      <w:bookmarkStart w:id="123" w:name="_کلاس_VehicleDriverDTO_1"/>
      <w:bookmarkStart w:id="124" w:name="_Toc38109534"/>
      <w:bookmarkEnd w:id="123"/>
      <w:r w:rsidRPr="00353695">
        <w:rPr>
          <w:rFonts w:hint="cs"/>
          <w:rtl/>
        </w:rPr>
        <w:t xml:space="preserve">کلاس </w:t>
      </w:r>
      <w:r w:rsidRPr="00353695">
        <w:t>VehicleDriverDTO</w:t>
      </w:r>
      <w:bookmarkEnd w:id="124"/>
    </w:p>
    <w:tbl>
      <w:tblPr>
        <w:tblStyle w:val="GridTable4-Accent5"/>
        <w:bidiVisual/>
        <w:tblW w:w="0" w:type="auto"/>
        <w:jc w:val="center"/>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ook w:val="04A0" w:firstRow="1" w:lastRow="0" w:firstColumn="1" w:lastColumn="0" w:noHBand="0" w:noVBand="1"/>
      </w:tblPr>
      <w:tblGrid>
        <w:gridCol w:w="1381"/>
        <w:gridCol w:w="2835"/>
        <w:gridCol w:w="1815"/>
        <w:gridCol w:w="2985"/>
      </w:tblGrid>
      <w:tr w:rsidR="006E6737" w:rsidRPr="00353695" w14:paraId="6F90CCA1" w14:textId="77777777" w:rsidTr="003536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1" w:type="dxa"/>
          </w:tcPr>
          <w:p w14:paraId="77543E60" w14:textId="77777777" w:rsidR="006E6737" w:rsidRPr="00353695" w:rsidRDefault="006E6737" w:rsidP="006E6737">
            <w:pPr>
              <w:rPr>
                <w:rFonts w:ascii="Times New Roman" w:hAnsi="Times New Roman" w:cs="B Nazanin"/>
                <w:b w:val="0"/>
                <w:bCs w:val="0"/>
                <w:sz w:val="24"/>
                <w:szCs w:val="24"/>
                <w:rtl/>
              </w:rPr>
            </w:pPr>
            <w:r w:rsidRPr="00353695">
              <w:rPr>
                <w:rFonts w:ascii="Times New Roman" w:hAnsi="Times New Roman" w:cs="B Nazanin" w:hint="cs"/>
                <w:sz w:val="24"/>
                <w:szCs w:val="24"/>
                <w:rtl/>
              </w:rPr>
              <w:t>ردیف</w:t>
            </w:r>
          </w:p>
        </w:tc>
        <w:tc>
          <w:tcPr>
            <w:tcW w:w="2835" w:type="dxa"/>
          </w:tcPr>
          <w:p w14:paraId="75E9DAFD" w14:textId="77777777" w:rsidR="006E6737" w:rsidRPr="00353695" w:rsidRDefault="006E6737" w:rsidP="006E6737">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4"/>
                <w:szCs w:val="24"/>
                <w:rtl/>
              </w:rPr>
            </w:pPr>
            <w:r w:rsidRPr="00353695">
              <w:rPr>
                <w:rFonts w:ascii="Times New Roman" w:hAnsi="Times New Roman" w:cs="B Nazanin" w:hint="cs"/>
                <w:sz w:val="24"/>
                <w:szCs w:val="24"/>
                <w:rtl/>
              </w:rPr>
              <w:t>نام فیلد</w:t>
            </w:r>
          </w:p>
        </w:tc>
        <w:tc>
          <w:tcPr>
            <w:tcW w:w="1815" w:type="dxa"/>
          </w:tcPr>
          <w:p w14:paraId="27830E54" w14:textId="77777777" w:rsidR="006E6737" w:rsidRPr="00353695" w:rsidRDefault="006E6737" w:rsidP="006E6737">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4"/>
                <w:szCs w:val="24"/>
                <w:rtl/>
              </w:rPr>
            </w:pPr>
            <w:r w:rsidRPr="00353695">
              <w:rPr>
                <w:rFonts w:ascii="Times New Roman" w:hAnsi="Times New Roman" w:cs="B Nazanin" w:hint="cs"/>
                <w:sz w:val="24"/>
                <w:szCs w:val="24"/>
                <w:rtl/>
              </w:rPr>
              <w:t>نوع فیلد</w:t>
            </w:r>
          </w:p>
        </w:tc>
        <w:tc>
          <w:tcPr>
            <w:tcW w:w="2985" w:type="dxa"/>
          </w:tcPr>
          <w:p w14:paraId="69C96E13" w14:textId="77777777" w:rsidR="006E6737" w:rsidRPr="00353695" w:rsidRDefault="006E6737" w:rsidP="006E6737">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4"/>
                <w:szCs w:val="24"/>
                <w:rtl/>
              </w:rPr>
            </w:pPr>
            <w:r w:rsidRPr="00353695">
              <w:rPr>
                <w:rFonts w:ascii="Times New Roman" w:hAnsi="Times New Roman" w:cs="B Nazanin" w:hint="cs"/>
                <w:sz w:val="24"/>
                <w:szCs w:val="24"/>
                <w:rtl/>
              </w:rPr>
              <w:t>شرح فیلد</w:t>
            </w:r>
          </w:p>
        </w:tc>
      </w:tr>
      <w:tr w:rsidR="006E6737" w:rsidRPr="00353695" w14:paraId="4BFB354A"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1" w:type="dxa"/>
          </w:tcPr>
          <w:p w14:paraId="210734C0" w14:textId="77777777" w:rsidR="006E6737" w:rsidRPr="00353695" w:rsidRDefault="006E6737" w:rsidP="006E6737">
            <w:pPr>
              <w:numPr>
                <w:ilvl w:val="0"/>
                <w:numId w:val="43"/>
              </w:numPr>
              <w:rPr>
                <w:rFonts w:ascii="Times New Roman" w:hAnsi="Times New Roman" w:cs="B Nazanin"/>
                <w:b w:val="0"/>
                <w:bCs w:val="0"/>
                <w:sz w:val="24"/>
                <w:szCs w:val="24"/>
                <w:rtl/>
              </w:rPr>
            </w:pPr>
          </w:p>
        </w:tc>
        <w:tc>
          <w:tcPr>
            <w:tcW w:w="2835" w:type="dxa"/>
          </w:tcPr>
          <w:p w14:paraId="2C7F71C2"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colorField</w:t>
            </w:r>
          </w:p>
        </w:tc>
        <w:tc>
          <w:tcPr>
            <w:tcW w:w="1815" w:type="dxa"/>
          </w:tcPr>
          <w:p w14:paraId="303BE84F"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054BE775"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رنگ خودرو</w:t>
            </w:r>
          </w:p>
        </w:tc>
      </w:tr>
      <w:tr w:rsidR="006E6737" w:rsidRPr="00353695" w14:paraId="63654A81"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1381" w:type="dxa"/>
          </w:tcPr>
          <w:p w14:paraId="7F384427" w14:textId="77777777" w:rsidR="006E6737" w:rsidRPr="00353695" w:rsidRDefault="006E6737" w:rsidP="006E6737">
            <w:pPr>
              <w:numPr>
                <w:ilvl w:val="0"/>
                <w:numId w:val="43"/>
              </w:numPr>
              <w:rPr>
                <w:rFonts w:ascii="Times New Roman" w:hAnsi="Times New Roman" w:cs="B Nazanin"/>
                <w:b w:val="0"/>
                <w:bCs w:val="0"/>
                <w:sz w:val="24"/>
                <w:szCs w:val="24"/>
                <w:rtl/>
              </w:rPr>
            </w:pPr>
          </w:p>
        </w:tc>
        <w:tc>
          <w:tcPr>
            <w:tcW w:w="2835" w:type="dxa"/>
          </w:tcPr>
          <w:p w14:paraId="2C9B7811" w14:textId="77777777" w:rsidR="006E6737" w:rsidRPr="00353695"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isCrimeField</w:t>
            </w:r>
          </w:p>
        </w:tc>
        <w:tc>
          <w:tcPr>
            <w:tcW w:w="1815" w:type="dxa"/>
          </w:tcPr>
          <w:p w14:paraId="6359ED3B" w14:textId="77777777" w:rsidR="006E6737" w:rsidRPr="00353695"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0BEECE19" w14:textId="77777777" w:rsidR="006E6737" w:rsidRPr="00353695"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آیا خودرو مقصر است؟</w:t>
            </w:r>
          </w:p>
        </w:tc>
      </w:tr>
      <w:tr w:rsidR="006E6737" w:rsidRPr="00353695" w14:paraId="3DFDF0F6"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1" w:type="dxa"/>
          </w:tcPr>
          <w:p w14:paraId="3FE82442" w14:textId="77777777" w:rsidR="006E6737" w:rsidRPr="00353695" w:rsidRDefault="006E6737" w:rsidP="006E6737">
            <w:pPr>
              <w:numPr>
                <w:ilvl w:val="0"/>
                <w:numId w:val="43"/>
              </w:numPr>
              <w:rPr>
                <w:rFonts w:ascii="Times New Roman" w:hAnsi="Times New Roman" w:cs="B Nazanin"/>
                <w:b w:val="0"/>
                <w:bCs w:val="0"/>
                <w:sz w:val="24"/>
                <w:szCs w:val="24"/>
                <w:rtl/>
              </w:rPr>
            </w:pPr>
          </w:p>
        </w:tc>
        <w:tc>
          <w:tcPr>
            <w:tcW w:w="2835" w:type="dxa"/>
          </w:tcPr>
          <w:p w14:paraId="47C3D94F"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licenceNoField</w:t>
            </w:r>
          </w:p>
        </w:tc>
        <w:tc>
          <w:tcPr>
            <w:tcW w:w="1815" w:type="dxa"/>
          </w:tcPr>
          <w:p w14:paraId="3F7483AA"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73EBF409"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شماره گواهینامه</w:t>
            </w:r>
          </w:p>
        </w:tc>
      </w:tr>
      <w:tr w:rsidR="006E6737" w:rsidRPr="00353695" w14:paraId="0E2CD4A7"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1381" w:type="dxa"/>
          </w:tcPr>
          <w:p w14:paraId="5211D23A" w14:textId="77777777" w:rsidR="006E6737" w:rsidRPr="00353695" w:rsidRDefault="006E6737" w:rsidP="006E6737">
            <w:pPr>
              <w:numPr>
                <w:ilvl w:val="0"/>
                <w:numId w:val="43"/>
              </w:numPr>
              <w:rPr>
                <w:rFonts w:ascii="Times New Roman" w:hAnsi="Times New Roman" w:cs="B Nazanin"/>
                <w:b w:val="0"/>
                <w:bCs w:val="0"/>
                <w:sz w:val="24"/>
                <w:szCs w:val="24"/>
                <w:rtl/>
              </w:rPr>
            </w:pPr>
          </w:p>
        </w:tc>
        <w:tc>
          <w:tcPr>
            <w:tcW w:w="2835" w:type="dxa"/>
          </w:tcPr>
          <w:p w14:paraId="10BAD224" w14:textId="77777777" w:rsidR="006E6737" w:rsidRPr="00353695"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353695">
              <w:rPr>
                <w:rFonts w:ascii="Times New Roman" w:hAnsi="Times New Roman" w:cs="B Nazanin"/>
                <w:sz w:val="24"/>
                <w:szCs w:val="24"/>
              </w:rPr>
              <w:t>licenceTypeField</w:t>
            </w:r>
          </w:p>
        </w:tc>
        <w:tc>
          <w:tcPr>
            <w:tcW w:w="1815" w:type="dxa"/>
          </w:tcPr>
          <w:p w14:paraId="6A1C6519" w14:textId="77777777" w:rsidR="006E6737" w:rsidRPr="00353695"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5E5F6EDC" w14:textId="77777777" w:rsidR="006E6737" w:rsidRPr="00353695"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نوع گواهینامه</w:t>
            </w:r>
          </w:p>
        </w:tc>
      </w:tr>
      <w:tr w:rsidR="006E6737" w:rsidRPr="00353695" w14:paraId="4DC30C70"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1" w:type="dxa"/>
          </w:tcPr>
          <w:p w14:paraId="68E6BF44" w14:textId="77777777" w:rsidR="006E6737" w:rsidRPr="00353695" w:rsidRDefault="006E6737" w:rsidP="006E6737">
            <w:pPr>
              <w:numPr>
                <w:ilvl w:val="0"/>
                <w:numId w:val="43"/>
              </w:numPr>
              <w:rPr>
                <w:rFonts w:ascii="Times New Roman" w:hAnsi="Times New Roman" w:cs="B Nazanin"/>
                <w:b w:val="0"/>
                <w:bCs w:val="0"/>
                <w:sz w:val="24"/>
                <w:szCs w:val="24"/>
                <w:rtl/>
              </w:rPr>
            </w:pPr>
          </w:p>
        </w:tc>
        <w:tc>
          <w:tcPr>
            <w:tcW w:w="2835" w:type="dxa"/>
          </w:tcPr>
          <w:p w14:paraId="7744812C"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353695">
              <w:rPr>
                <w:rFonts w:ascii="Times New Roman" w:hAnsi="Times New Roman" w:cs="B Nazanin"/>
                <w:sz w:val="24"/>
                <w:szCs w:val="24"/>
              </w:rPr>
              <w:t>nameField</w:t>
            </w:r>
          </w:p>
        </w:tc>
        <w:tc>
          <w:tcPr>
            <w:tcW w:w="1815" w:type="dxa"/>
          </w:tcPr>
          <w:p w14:paraId="1A1C5D4A"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4D338D5D"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نام</w:t>
            </w:r>
          </w:p>
        </w:tc>
      </w:tr>
      <w:tr w:rsidR="006E6737" w:rsidRPr="00353695" w14:paraId="05E71FE1"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1381" w:type="dxa"/>
          </w:tcPr>
          <w:p w14:paraId="4EC114DB" w14:textId="77777777" w:rsidR="006E6737" w:rsidRPr="00353695" w:rsidRDefault="006E6737" w:rsidP="006E6737">
            <w:pPr>
              <w:numPr>
                <w:ilvl w:val="0"/>
                <w:numId w:val="43"/>
              </w:numPr>
              <w:rPr>
                <w:rFonts w:ascii="Times New Roman" w:hAnsi="Times New Roman" w:cs="B Nazanin"/>
                <w:b w:val="0"/>
                <w:bCs w:val="0"/>
                <w:sz w:val="24"/>
                <w:szCs w:val="24"/>
                <w:rtl/>
              </w:rPr>
            </w:pPr>
          </w:p>
        </w:tc>
        <w:tc>
          <w:tcPr>
            <w:tcW w:w="2835" w:type="dxa"/>
          </w:tcPr>
          <w:p w14:paraId="6049EC2D" w14:textId="77777777" w:rsidR="006E6737" w:rsidRPr="00353695"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353695">
              <w:rPr>
                <w:rFonts w:ascii="Times New Roman" w:hAnsi="Times New Roman" w:cs="B Nazanin"/>
                <w:sz w:val="24"/>
                <w:szCs w:val="24"/>
              </w:rPr>
              <w:t>nationalCodeField</w:t>
            </w:r>
          </w:p>
        </w:tc>
        <w:tc>
          <w:tcPr>
            <w:tcW w:w="1815" w:type="dxa"/>
          </w:tcPr>
          <w:p w14:paraId="0EF6534A" w14:textId="77777777" w:rsidR="006E6737" w:rsidRPr="00353695"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1AE608AA" w14:textId="77777777" w:rsidR="006E6737" w:rsidRPr="00353695"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کدملی</w:t>
            </w:r>
          </w:p>
        </w:tc>
      </w:tr>
      <w:tr w:rsidR="006E6737" w:rsidRPr="00353695" w14:paraId="5B63CA44"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1" w:type="dxa"/>
          </w:tcPr>
          <w:p w14:paraId="0EBE9E1C" w14:textId="77777777" w:rsidR="006E6737" w:rsidRPr="00353695" w:rsidRDefault="006E6737" w:rsidP="006E6737">
            <w:pPr>
              <w:numPr>
                <w:ilvl w:val="0"/>
                <w:numId w:val="43"/>
              </w:numPr>
              <w:rPr>
                <w:rFonts w:ascii="Times New Roman" w:hAnsi="Times New Roman" w:cs="B Nazanin"/>
                <w:b w:val="0"/>
                <w:bCs w:val="0"/>
                <w:sz w:val="24"/>
                <w:szCs w:val="24"/>
                <w:rtl/>
              </w:rPr>
            </w:pPr>
          </w:p>
        </w:tc>
        <w:tc>
          <w:tcPr>
            <w:tcW w:w="2835" w:type="dxa"/>
          </w:tcPr>
          <w:p w14:paraId="41C44175"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353695">
              <w:rPr>
                <w:rFonts w:ascii="Times New Roman" w:hAnsi="Times New Roman" w:cs="B Nazanin"/>
                <w:sz w:val="24"/>
                <w:szCs w:val="24"/>
              </w:rPr>
              <w:t>sexField</w:t>
            </w:r>
          </w:p>
        </w:tc>
        <w:tc>
          <w:tcPr>
            <w:tcW w:w="1815" w:type="dxa"/>
          </w:tcPr>
          <w:p w14:paraId="21100291"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7E3F3F13"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جنسیت</w:t>
            </w:r>
          </w:p>
        </w:tc>
      </w:tr>
      <w:tr w:rsidR="006E6737" w:rsidRPr="00353695" w14:paraId="5FAE6A52"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1381" w:type="dxa"/>
          </w:tcPr>
          <w:p w14:paraId="1E53710A" w14:textId="77777777" w:rsidR="006E6737" w:rsidRPr="00353695" w:rsidRDefault="006E6737" w:rsidP="006E6737">
            <w:pPr>
              <w:numPr>
                <w:ilvl w:val="0"/>
                <w:numId w:val="43"/>
              </w:numPr>
              <w:rPr>
                <w:rFonts w:ascii="Times New Roman" w:hAnsi="Times New Roman" w:cs="B Nazanin"/>
                <w:b w:val="0"/>
                <w:bCs w:val="0"/>
                <w:sz w:val="24"/>
                <w:szCs w:val="24"/>
                <w:rtl/>
              </w:rPr>
            </w:pPr>
          </w:p>
        </w:tc>
        <w:tc>
          <w:tcPr>
            <w:tcW w:w="2835" w:type="dxa"/>
          </w:tcPr>
          <w:p w14:paraId="02245A6A" w14:textId="77777777" w:rsidR="006E6737" w:rsidRPr="00353695"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353695">
              <w:rPr>
                <w:rFonts w:ascii="Times New Roman" w:hAnsi="Times New Roman" w:cs="B Nazanin"/>
                <w:sz w:val="24"/>
                <w:szCs w:val="24"/>
              </w:rPr>
              <w:t>systemField</w:t>
            </w:r>
          </w:p>
        </w:tc>
        <w:tc>
          <w:tcPr>
            <w:tcW w:w="1815" w:type="dxa"/>
          </w:tcPr>
          <w:p w14:paraId="47AD3673" w14:textId="77777777" w:rsidR="006E6737" w:rsidRPr="00353695"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5B0EBE7B" w14:textId="77777777" w:rsidR="006E6737" w:rsidRPr="00353695" w:rsidRDefault="006E6737" w:rsidP="006E673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نام سیستم خودرو</w:t>
            </w:r>
          </w:p>
        </w:tc>
      </w:tr>
      <w:tr w:rsidR="006E6737" w:rsidRPr="00353695" w14:paraId="44AC0559"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1" w:type="dxa"/>
          </w:tcPr>
          <w:p w14:paraId="4131AC5F" w14:textId="77777777" w:rsidR="006E6737" w:rsidRPr="00353695" w:rsidRDefault="006E6737" w:rsidP="006E6737">
            <w:pPr>
              <w:numPr>
                <w:ilvl w:val="0"/>
                <w:numId w:val="43"/>
              </w:numPr>
              <w:rPr>
                <w:rFonts w:ascii="Times New Roman" w:hAnsi="Times New Roman" w:cs="B Nazanin"/>
                <w:b w:val="0"/>
                <w:bCs w:val="0"/>
                <w:sz w:val="24"/>
                <w:szCs w:val="24"/>
                <w:rtl/>
              </w:rPr>
            </w:pPr>
          </w:p>
        </w:tc>
        <w:tc>
          <w:tcPr>
            <w:tcW w:w="2835" w:type="dxa"/>
          </w:tcPr>
          <w:p w14:paraId="29AE9786"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353695">
              <w:rPr>
                <w:rFonts w:ascii="Times New Roman" w:hAnsi="Times New Roman" w:cs="B Nazanin"/>
                <w:sz w:val="24"/>
                <w:szCs w:val="24"/>
              </w:rPr>
              <w:t>typeField</w:t>
            </w:r>
          </w:p>
        </w:tc>
        <w:tc>
          <w:tcPr>
            <w:tcW w:w="1815" w:type="dxa"/>
          </w:tcPr>
          <w:p w14:paraId="29F7AF72"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1E1271FF" w14:textId="77777777" w:rsidR="006E6737" w:rsidRPr="00353695" w:rsidRDefault="006E6737" w:rsidP="006E673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تیپ خودرو</w:t>
            </w:r>
          </w:p>
        </w:tc>
      </w:tr>
    </w:tbl>
    <w:p w14:paraId="35EE8FBF" w14:textId="77777777" w:rsidR="006E6737" w:rsidRPr="00353695" w:rsidRDefault="006E6737" w:rsidP="004905CD">
      <w:pPr>
        <w:rPr>
          <w:rFonts w:ascii="Times New Roman" w:hAnsi="Times New Roman" w:cs="B Nazanin"/>
          <w:sz w:val="24"/>
          <w:szCs w:val="24"/>
          <w:rtl/>
        </w:rPr>
      </w:pPr>
    </w:p>
    <w:p w14:paraId="50B9D49F" w14:textId="12F999DD" w:rsidR="004905CD" w:rsidRDefault="004905CD" w:rsidP="004905CD">
      <w:pPr>
        <w:rPr>
          <w:rtl/>
        </w:rPr>
      </w:pPr>
    </w:p>
    <w:p w14:paraId="59926343" w14:textId="741DE284" w:rsidR="005C7DDE" w:rsidRDefault="005C7DDE" w:rsidP="005C7DDE">
      <w:pPr>
        <w:pStyle w:val="Heading3"/>
        <w:rPr>
          <w:rtl/>
        </w:rPr>
      </w:pPr>
      <w:bookmarkStart w:id="125" w:name="_Toc38109535"/>
      <w:r w:rsidRPr="00CC48A7">
        <w:rPr>
          <w:rStyle w:val="Heading2Char"/>
          <w:rFonts w:hint="cs"/>
          <w:rtl/>
        </w:rPr>
        <w:t>خطاهای وب متد</w:t>
      </w:r>
      <w:r>
        <w:rPr>
          <w:rFonts w:cs="Sakkal Majalla" w:hint="cs"/>
          <w:rtl/>
        </w:rPr>
        <w:t xml:space="preserve"> </w:t>
      </w:r>
      <w:r w:rsidRPr="001D2F4D">
        <w:t>CIIWSNajaAccident</w:t>
      </w:r>
      <w:r>
        <w:rPr>
          <w:rFonts w:hint="cs"/>
          <w:rtl/>
        </w:rPr>
        <w:t>:</w:t>
      </w:r>
      <w:bookmarkEnd w:id="125"/>
    </w:p>
    <w:tbl>
      <w:tblPr>
        <w:tblStyle w:val="GridTable4-Accent5"/>
        <w:bidiVisual/>
        <w:tblW w:w="0" w:type="auto"/>
        <w:tblInd w:w="40"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1437"/>
        <w:gridCol w:w="6339"/>
      </w:tblGrid>
      <w:tr w:rsidR="005C7DDE" w14:paraId="7D152B45" w14:textId="77777777" w:rsidTr="00AF2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shd w:val="clear" w:color="auto" w:fill="92CDDC" w:themeFill="accent5" w:themeFillTint="99"/>
          </w:tcPr>
          <w:p w14:paraId="12179C49" w14:textId="77777777" w:rsidR="005C7DDE" w:rsidRDefault="005C7DDE" w:rsidP="00AF2538">
            <w:pPr>
              <w:jc w:val="center"/>
              <w:rPr>
                <w:rFonts w:cs="B Lotus"/>
                <w:sz w:val="28"/>
                <w:szCs w:val="28"/>
                <w:rtl/>
              </w:rPr>
            </w:pPr>
            <w:r>
              <w:rPr>
                <w:rFonts w:cs="B Lotus" w:hint="cs"/>
                <w:sz w:val="28"/>
                <w:szCs w:val="28"/>
                <w:rtl/>
              </w:rPr>
              <w:t>کدخطا</w:t>
            </w:r>
          </w:p>
        </w:tc>
        <w:tc>
          <w:tcPr>
            <w:tcW w:w="6339" w:type="dxa"/>
            <w:shd w:val="clear" w:color="auto" w:fill="92CDDC" w:themeFill="accent5" w:themeFillTint="99"/>
          </w:tcPr>
          <w:p w14:paraId="2ED3594A" w14:textId="77777777" w:rsidR="005C7DDE" w:rsidRDefault="005C7DDE" w:rsidP="00AF2538">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شرح خطا</w:t>
            </w:r>
          </w:p>
        </w:tc>
      </w:tr>
      <w:tr w:rsidR="005C7DDE" w:rsidRPr="004058B6" w14:paraId="7D536881" w14:textId="77777777" w:rsidTr="00AF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tcPr>
          <w:p w14:paraId="3029E988" w14:textId="77777777" w:rsidR="005C7DDE" w:rsidRPr="004058B6" w:rsidRDefault="005C7DDE" w:rsidP="00AF2538">
            <w:pPr>
              <w:jc w:val="center"/>
              <w:rPr>
                <w:rFonts w:ascii="Times New Roman" w:hAnsi="Times New Roman" w:cs="B Lotus"/>
                <w:b w:val="0"/>
                <w:bCs w:val="0"/>
                <w:sz w:val="28"/>
                <w:szCs w:val="28"/>
              </w:rPr>
            </w:pPr>
            <w:r w:rsidRPr="004058B6">
              <w:rPr>
                <w:rFonts w:ascii="Times New Roman" w:hAnsi="Times New Roman" w:cs="B Lotus" w:hint="cs"/>
                <w:color w:val="000000"/>
                <w:sz w:val="28"/>
                <w:szCs w:val="28"/>
                <w:rtl/>
              </w:rPr>
              <w:t>1</w:t>
            </w:r>
          </w:p>
        </w:tc>
        <w:tc>
          <w:tcPr>
            <w:tcW w:w="6339" w:type="dxa"/>
          </w:tcPr>
          <w:p w14:paraId="52F0DCCC" w14:textId="4FB397FB" w:rsidR="005C7DDE" w:rsidRPr="004058B6" w:rsidRDefault="005C7DDE" w:rsidP="00AF25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شماره سریال کروکی</w:t>
            </w:r>
            <w:r w:rsidRPr="004058B6">
              <w:rPr>
                <w:rFonts w:ascii="Times New Roman" w:hAnsi="Times New Roman" w:cs="B Lotus" w:hint="cs"/>
                <w:sz w:val="28"/>
                <w:szCs w:val="28"/>
                <w:rtl/>
              </w:rPr>
              <w:t xml:space="preserve"> خالی است</w:t>
            </w:r>
          </w:p>
        </w:tc>
      </w:tr>
      <w:tr w:rsidR="005C7DDE" w:rsidRPr="004058B6" w14:paraId="1FB0E808" w14:textId="77777777" w:rsidTr="00AF2538">
        <w:tc>
          <w:tcPr>
            <w:cnfStyle w:val="001000000000" w:firstRow="0" w:lastRow="0" w:firstColumn="1" w:lastColumn="0" w:oddVBand="0" w:evenVBand="0" w:oddHBand="0" w:evenHBand="0" w:firstRowFirstColumn="0" w:firstRowLastColumn="0" w:lastRowFirstColumn="0" w:lastRowLastColumn="0"/>
            <w:tcW w:w="1437" w:type="dxa"/>
          </w:tcPr>
          <w:p w14:paraId="03DD1A5F" w14:textId="77777777" w:rsidR="005C7DDE" w:rsidRPr="004058B6" w:rsidRDefault="005C7DDE" w:rsidP="00AF2538">
            <w:pPr>
              <w:jc w:val="center"/>
              <w:rPr>
                <w:rFonts w:ascii="Times New Roman" w:hAnsi="Times New Roman" w:cs="B Lotus"/>
                <w:b w:val="0"/>
                <w:bCs w:val="0"/>
                <w:color w:val="000000"/>
                <w:sz w:val="28"/>
                <w:szCs w:val="28"/>
                <w:rtl/>
              </w:rPr>
            </w:pPr>
            <w:r w:rsidRPr="004058B6">
              <w:rPr>
                <w:rFonts w:ascii="Times New Roman" w:hAnsi="Times New Roman" w:cs="B Lotus" w:hint="cs"/>
                <w:color w:val="000000"/>
                <w:sz w:val="28"/>
                <w:szCs w:val="28"/>
                <w:rtl/>
              </w:rPr>
              <w:t>2</w:t>
            </w:r>
          </w:p>
        </w:tc>
        <w:tc>
          <w:tcPr>
            <w:tcW w:w="6339" w:type="dxa"/>
          </w:tcPr>
          <w:p w14:paraId="54496B94" w14:textId="42D528C6" w:rsidR="005C7DDE" w:rsidRPr="004058B6" w:rsidRDefault="005C7DDE" w:rsidP="00AF253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شماره سری کروکی</w:t>
            </w:r>
            <w:r w:rsidRPr="004058B6">
              <w:rPr>
                <w:rFonts w:ascii="Times New Roman" w:hAnsi="Times New Roman" w:cs="B Lotus" w:hint="cs"/>
                <w:sz w:val="28"/>
                <w:szCs w:val="28"/>
                <w:rtl/>
              </w:rPr>
              <w:t xml:space="preserve"> خالی است</w:t>
            </w:r>
          </w:p>
        </w:tc>
      </w:tr>
      <w:tr w:rsidR="005C7DDE" w:rsidRPr="004058B6" w14:paraId="3D35C87B" w14:textId="77777777" w:rsidTr="00AF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tcPr>
          <w:p w14:paraId="60C23786" w14:textId="77777777" w:rsidR="005C7DDE" w:rsidRPr="004058B6" w:rsidRDefault="005C7DDE" w:rsidP="00AF2538">
            <w:pPr>
              <w:jc w:val="center"/>
              <w:rPr>
                <w:rFonts w:ascii="Times New Roman" w:hAnsi="Times New Roman" w:cs="B Lotus"/>
                <w:b w:val="0"/>
                <w:bCs w:val="0"/>
                <w:color w:val="000000"/>
                <w:sz w:val="28"/>
                <w:szCs w:val="28"/>
                <w:rtl/>
              </w:rPr>
            </w:pPr>
            <w:r w:rsidRPr="004058B6">
              <w:rPr>
                <w:rFonts w:ascii="Times New Roman" w:hAnsi="Times New Roman" w:cs="B Lotus" w:hint="cs"/>
                <w:color w:val="000000"/>
                <w:sz w:val="28"/>
                <w:szCs w:val="28"/>
                <w:rtl/>
              </w:rPr>
              <w:t>3</w:t>
            </w:r>
          </w:p>
        </w:tc>
        <w:tc>
          <w:tcPr>
            <w:tcW w:w="6339" w:type="dxa"/>
          </w:tcPr>
          <w:p w14:paraId="15D8E780" w14:textId="7AF7D036" w:rsidR="005C7DDE" w:rsidRPr="004058B6" w:rsidRDefault="005C7DDE" w:rsidP="00AF25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نام کاربری و کلمه عبور اشتباه است</w:t>
            </w:r>
          </w:p>
        </w:tc>
      </w:tr>
    </w:tbl>
    <w:p w14:paraId="3987CD7A" w14:textId="77777777" w:rsidR="005C7DDE" w:rsidRPr="005C7DDE" w:rsidRDefault="005C7DDE" w:rsidP="005C7DDE">
      <w:pPr>
        <w:rPr>
          <w:rtl/>
        </w:rPr>
      </w:pPr>
    </w:p>
    <w:p w14:paraId="0C9065DD" w14:textId="77777777" w:rsidR="005C7DDE" w:rsidRDefault="005C7DDE" w:rsidP="004905CD">
      <w:pPr>
        <w:rPr>
          <w:rtl/>
        </w:rPr>
      </w:pPr>
    </w:p>
    <w:p w14:paraId="1BC1E278" w14:textId="5973316C" w:rsidR="003618C1" w:rsidRPr="000534D1" w:rsidRDefault="003618C1" w:rsidP="00CC48A7">
      <w:pPr>
        <w:pStyle w:val="Heading2"/>
        <w:rPr>
          <w:rFonts w:ascii="Times New Roman" w:hAnsi="Times New Roman"/>
          <w:rtl/>
        </w:rPr>
      </w:pPr>
      <w:bookmarkStart w:id="126" w:name="_وب_متد_CIIWSNajaLicenc"/>
      <w:bookmarkStart w:id="127" w:name="_Toc38109536"/>
      <w:bookmarkEnd w:id="126"/>
      <w:r w:rsidRPr="000534D1">
        <w:rPr>
          <w:rFonts w:hint="cs"/>
          <w:rtl/>
        </w:rPr>
        <w:t xml:space="preserve">وب متد </w:t>
      </w:r>
      <w:r w:rsidRPr="000534D1">
        <w:rPr>
          <w:rFonts w:ascii="Times New Roman" w:hAnsi="Times New Roman"/>
        </w:rPr>
        <w:t>CIIWSNajaLicenc</w:t>
      </w:r>
      <w:r w:rsidRPr="000534D1">
        <w:rPr>
          <w:rFonts w:ascii="Times New Roman" w:hAnsi="Times New Roman" w:hint="cs"/>
          <w:rtl/>
        </w:rPr>
        <w:t xml:space="preserve"> جهت</w:t>
      </w:r>
      <w:r w:rsidRPr="000534D1">
        <w:rPr>
          <w:rtl/>
        </w:rPr>
        <w:t xml:space="preserve"> استعلام</w:t>
      </w:r>
      <w:r w:rsidRPr="000534D1">
        <w:t xml:space="preserve"> </w:t>
      </w:r>
      <w:r w:rsidRPr="000534D1">
        <w:rPr>
          <w:rtl/>
        </w:rPr>
        <w:t>گواهینامه</w:t>
      </w:r>
      <w:bookmarkEnd w:id="127"/>
      <w:r w:rsidRPr="000534D1">
        <w:t xml:space="preserve"> </w:t>
      </w:r>
    </w:p>
    <w:p w14:paraId="7819E251" w14:textId="77777777" w:rsidR="003618C1" w:rsidRPr="00FD47DB" w:rsidRDefault="003618C1" w:rsidP="003618C1">
      <w:pPr>
        <w:rPr>
          <w:rtl/>
        </w:rPr>
      </w:pPr>
    </w:p>
    <w:p w14:paraId="140C3DA2" w14:textId="77777777" w:rsidR="003618C1" w:rsidRDefault="003618C1" w:rsidP="00AF2538">
      <w:pPr>
        <w:pStyle w:val="Heading3"/>
        <w:rPr>
          <w:rtl/>
        </w:rPr>
      </w:pPr>
      <w:bookmarkStart w:id="128" w:name="_Toc38109537"/>
      <w:r w:rsidRPr="00CC48A7">
        <w:rPr>
          <w:rStyle w:val="Heading2Char"/>
          <w:rFonts w:hint="cs"/>
          <w:rtl/>
        </w:rPr>
        <w:t>جدول ورودی های وب متد</w:t>
      </w:r>
      <w:r>
        <w:rPr>
          <w:rFonts w:cs="Sakkal Majalla" w:hint="cs"/>
          <w:rtl/>
        </w:rPr>
        <w:t xml:space="preserve"> </w:t>
      </w:r>
      <w:r w:rsidRPr="00FD47DB">
        <w:t>CIIWSNajaLicenc</w:t>
      </w:r>
      <w:r>
        <w:rPr>
          <w:rFonts w:hint="cs"/>
          <w:rtl/>
        </w:rPr>
        <w:t>:</w:t>
      </w:r>
      <w:bookmarkEnd w:id="128"/>
    </w:p>
    <w:tbl>
      <w:tblPr>
        <w:tblStyle w:val="GridTable4-Accent5"/>
        <w:bidiVisual/>
        <w:tblW w:w="9536" w:type="dxa"/>
        <w:tblInd w:w="15"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991"/>
        <w:gridCol w:w="2373"/>
        <w:gridCol w:w="1869"/>
        <w:gridCol w:w="1685"/>
        <w:gridCol w:w="2618"/>
      </w:tblGrid>
      <w:tr w:rsidR="003618C1" w14:paraId="2C231FE0" w14:textId="77777777" w:rsidTr="00AF2538">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991" w:type="dxa"/>
            <w:shd w:val="clear" w:color="auto" w:fill="92CDDC" w:themeFill="accent5" w:themeFillTint="99"/>
          </w:tcPr>
          <w:p w14:paraId="34A51B3C" w14:textId="77777777" w:rsidR="003618C1" w:rsidRDefault="003618C1" w:rsidP="00AF2538">
            <w:pPr>
              <w:jc w:val="center"/>
              <w:rPr>
                <w:rFonts w:cs="B Lotus"/>
                <w:sz w:val="28"/>
                <w:szCs w:val="28"/>
                <w:rtl/>
              </w:rPr>
            </w:pPr>
            <w:r>
              <w:rPr>
                <w:rFonts w:cs="B Lotus" w:hint="cs"/>
                <w:sz w:val="28"/>
                <w:szCs w:val="28"/>
                <w:rtl/>
              </w:rPr>
              <w:t>ردیف</w:t>
            </w:r>
          </w:p>
        </w:tc>
        <w:tc>
          <w:tcPr>
            <w:tcW w:w="2373" w:type="dxa"/>
            <w:shd w:val="clear" w:color="auto" w:fill="92CDDC" w:themeFill="accent5" w:themeFillTint="99"/>
          </w:tcPr>
          <w:p w14:paraId="3D12AD28" w14:textId="77777777" w:rsidR="003618C1" w:rsidRDefault="003618C1" w:rsidP="00AF2538">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نام فیلد</w:t>
            </w:r>
          </w:p>
        </w:tc>
        <w:tc>
          <w:tcPr>
            <w:tcW w:w="1869" w:type="dxa"/>
            <w:shd w:val="clear" w:color="auto" w:fill="92CDDC" w:themeFill="accent5" w:themeFillTint="99"/>
          </w:tcPr>
          <w:p w14:paraId="1089A1A3" w14:textId="77777777" w:rsidR="003618C1" w:rsidRDefault="003618C1" w:rsidP="00AF2538">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نوع فیلد</w:t>
            </w:r>
          </w:p>
        </w:tc>
        <w:tc>
          <w:tcPr>
            <w:tcW w:w="1685" w:type="dxa"/>
            <w:shd w:val="clear" w:color="auto" w:fill="92CDDC" w:themeFill="accent5" w:themeFillTint="99"/>
          </w:tcPr>
          <w:p w14:paraId="0B0AB658" w14:textId="77777777" w:rsidR="003618C1" w:rsidRDefault="003618C1" w:rsidP="00AF2538">
            <w:pPr>
              <w:jc w:val="center"/>
              <w:cnfStyle w:val="100000000000" w:firstRow="1" w:lastRow="0" w:firstColumn="0" w:lastColumn="0" w:oddVBand="0" w:evenVBand="0" w:oddHBand="0" w:evenHBand="0" w:firstRowFirstColumn="0" w:firstRowLastColumn="0" w:lastRowFirstColumn="0" w:lastRowLastColumn="0"/>
              <w:rPr>
                <w:rFonts w:cs="B Lotus"/>
                <w:sz w:val="28"/>
                <w:szCs w:val="28"/>
              </w:rPr>
            </w:pPr>
            <w:r>
              <w:rPr>
                <w:rFonts w:cs="B Lotus"/>
                <w:sz w:val="28"/>
                <w:szCs w:val="28"/>
              </w:rPr>
              <w:t>Nullable</w:t>
            </w:r>
          </w:p>
        </w:tc>
        <w:tc>
          <w:tcPr>
            <w:tcW w:w="2618" w:type="dxa"/>
            <w:shd w:val="clear" w:color="auto" w:fill="92CDDC" w:themeFill="accent5" w:themeFillTint="99"/>
          </w:tcPr>
          <w:p w14:paraId="3502166D" w14:textId="77777777" w:rsidR="003618C1" w:rsidRDefault="003618C1" w:rsidP="00AF2538">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شرح فیلد</w:t>
            </w:r>
          </w:p>
        </w:tc>
      </w:tr>
      <w:tr w:rsidR="003618C1" w14:paraId="65B19C39" w14:textId="77777777" w:rsidTr="00AF2538">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991" w:type="dxa"/>
          </w:tcPr>
          <w:p w14:paraId="5A8AAAC4" w14:textId="77777777" w:rsidR="003618C1" w:rsidRPr="00FD7F2D" w:rsidRDefault="003618C1" w:rsidP="004A19B9">
            <w:pPr>
              <w:pStyle w:val="ListParagraph"/>
              <w:numPr>
                <w:ilvl w:val="0"/>
                <w:numId w:val="38"/>
              </w:numPr>
              <w:bidi/>
              <w:jc w:val="center"/>
              <w:rPr>
                <w:rFonts w:cs="B Lotus"/>
                <w:sz w:val="28"/>
                <w:szCs w:val="28"/>
                <w:rtl/>
                <w:lang w:bidi="fa-IR"/>
              </w:rPr>
            </w:pPr>
          </w:p>
        </w:tc>
        <w:tc>
          <w:tcPr>
            <w:tcW w:w="2373" w:type="dxa"/>
          </w:tcPr>
          <w:p w14:paraId="14C60B9B" w14:textId="77777777" w:rsidR="003618C1" w:rsidRDefault="003618C1" w:rsidP="00AF2538">
            <w:pPr>
              <w:jc w:val="center"/>
              <w:cnfStyle w:val="000000100000" w:firstRow="0" w:lastRow="0" w:firstColumn="0" w:lastColumn="0" w:oddVBand="0" w:evenVBand="0" w:oddHBand="1" w:evenHBand="0" w:firstRowFirstColumn="0" w:firstRowLastColumn="0" w:lastRowFirstColumn="0" w:lastRowLastColumn="0"/>
              <w:rPr>
                <w:rFonts w:cs="B Lotus"/>
                <w:sz w:val="28"/>
                <w:szCs w:val="28"/>
              </w:rPr>
            </w:pPr>
            <w:r>
              <w:rPr>
                <w:rFonts w:cs="B Lotus"/>
                <w:sz w:val="28"/>
                <w:szCs w:val="28"/>
              </w:rPr>
              <w:t>CiiLicence</w:t>
            </w:r>
          </w:p>
        </w:tc>
        <w:tc>
          <w:tcPr>
            <w:tcW w:w="1869" w:type="dxa"/>
          </w:tcPr>
          <w:p w14:paraId="0CB7EA17" w14:textId="77777777" w:rsidR="003618C1" w:rsidRDefault="003618C1" w:rsidP="00AF2538">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Pr>
              <w:t>String</w:t>
            </w:r>
          </w:p>
        </w:tc>
        <w:tc>
          <w:tcPr>
            <w:tcW w:w="1685" w:type="dxa"/>
          </w:tcPr>
          <w:p w14:paraId="069C315A" w14:textId="77777777" w:rsidR="003618C1" w:rsidRDefault="003618C1" w:rsidP="00AF2538">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Pr>
              <w:t>NO</w:t>
            </w:r>
          </w:p>
        </w:tc>
        <w:tc>
          <w:tcPr>
            <w:tcW w:w="2618" w:type="dxa"/>
          </w:tcPr>
          <w:p w14:paraId="311DF7A1" w14:textId="77777777" w:rsidR="003618C1" w:rsidRDefault="003618C1" w:rsidP="00AF2538">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hint="cs"/>
                <w:sz w:val="28"/>
                <w:szCs w:val="28"/>
                <w:rtl/>
              </w:rPr>
              <w:t>شماره گواهینامه</w:t>
            </w:r>
          </w:p>
        </w:tc>
      </w:tr>
    </w:tbl>
    <w:p w14:paraId="69C33482" w14:textId="77777777" w:rsidR="003618C1" w:rsidRDefault="003618C1" w:rsidP="003618C1">
      <w:pPr>
        <w:rPr>
          <w:rFonts w:cs="B Lotus"/>
          <w:b/>
          <w:bCs/>
          <w:sz w:val="26"/>
          <w:szCs w:val="26"/>
          <w:rtl/>
        </w:rPr>
      </w:pPr>
    </w:p>
    <w:p w14:paraId="00C25E75" w14:textId="77777777" w:rsidR="003618C1" w:rsidRPr="00CC48A7" w:rsidRDefault="003618C1" w:rsidP="00CC48A7">
      <w:pPr>
        <w:pStyle w:val="Heading2"/>
        <w:rPr>
          <w:rtl/>
        </w:rPr>
      </w:pPr>
      <w:bookmarkStart w:id="129" w:name="_Toc38109538"/>
      <w:r w:rsidRPr="00CC48A7">
        <w:rPr>
          <w:rFonts w:hint="cs"/>
          <w:rtl/>
        </w:rPr>
        <w:t xml:space="preserve">خروجی های وب متد </w:t>
      </w:r>
      <w:r w:rsidRPr="00CC48A7">
        <w:t>CIIWSNajaLicence</w:t>
      </w:r>
      <w:r w:rsidRPr="00CC48A7">
        <w:rPr>
          <w:rFonts w:hint="cs"/>
          <w:rtl/>
        </w:rPr>
        <w:t>:</w:t>
      </w:r>
      <w:bookmarkEnd w:id="129"/>
    </w:p>
    <w:p w14:paraId="34AE9A53" w14:textId="77777777" w:rsidR="00353695" w:rsidRPr="00353695" w:rsidRDefault="00353695" w:rsidP="00353695">
      <w:pPr>
        <w:rPr>
          <w:rFonts w:ascii="Times New Roman" w:hAnsi="Times New Roman" w:cs="B Nazanin"/>
          <w:sz w:val="28"/>
          <w:szCs w:val="28"/>
          <w:rtl/>
        </w:rPr>
      </w:pPr>
    </w:p>
    <w:p w14:paraId="29632075" w14:textId="77777777" w:rsidR="00353695" w:rsidRPr="00353695" w:rsidRDefault="00353695" w:rsidP="00BB58C8">
      <w:pPr>
        <w:pStyle w:val="Heading2"/>
        <w:rPr>
          <w:rtl/>
        </w:rPr>
      </w:pPr>
      <w:bookmarkStart w:id="130" w:name="_کلاس_LicenceDTO"/>
      <w:bookmarkStart w:id="131" w:name="_Toc38109539"/>
      <w:bookmarkEnd w:id="130"/>
      <w:r w:rsidRPr="00353695">
        <w:rPr>
          <w:rFonts w:hint="cs"/>
          <w:rtl/>
        </w:rPr>
        <w:t xml:space="preserve">کلاس </w:t>
      </w:r>
      <w:r w:rsidRPr="00353695">
        <w:t>LicenceDTO</w:t>
      </w:r>
      <w:bookmarkEnd w:id="131"/>
    </w:p>
    <w:tbl>
      <w:tblPr>
        <w:tblStyle w:val="GridTable4-Accent5"/>
        <w:bidiVisual/>
        <w:tblW w:w="0" w:type="auto"/>
        <w:jc w:val="center"/>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ook w:val="04A0" w:firstRow="1" w:lastRow="0" w:firstColumn="1" w:lastColumn="0" w:noHBand="0" w:noVBand="1"/>
      </w:tblPr>
      <w:tblGrid>
        <w:gridCol w:w="932"/>
        <w:gridCol w:w="2953"/>
        <w:gridCol w:w="2958"/>
        <w:gridCol w:w="2173"/>
      </w:tblGrid>
      <w:tr w:rsidR="00353695" w:rsidRPr="00353695" w14:paraId="2CFCDD16" w14:textId="77777777" w:rsidTr="003536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Pr>
          <w:p w14:paraId="5AE0F079" w14:textId="77777777" w:rsidR="00353695" w:rsidRPr="00353695" w:rsidRDefault="00353695" w:rsidP="00353695">
            <w:pPr>
              <w:rPr>
                <w:rFonts w:ascii="Times New Roman" w:hAnsi="Times New Roman" w:cs="B Nazanin"/>
                <w:b w:val="0"/>
                <w:bCs w:val="0"/>
                <w:sz w:val="28"/>
                <w:szCs w:val="28"/>
                <w:rtl/>
              </w:rPr>
            </w:pPr>
            <w:r w:rsidRPr="00353695">
              <w:rPr>
                <w:rFonts w:ascii="Times New Roman" w:hAnsi="Times New Roman" w:cs="B Nazanin" w:hint="cs"/>
                <w:sz w:val="28"/>
                <w:szCs w:val="28"/>
                <w:rtl/>
              </w:rPr>
              <w:t>ردیف</w:t>
            </w:r>
          </w:p>
        </w:tc>
        <w:tc>
          <w:tcPr>
            <w:tcW w:w="2878" w:type="dxa"/>
          </w:tcPr>
          <w:p w14:paraId="02762A7D" w14:textId="77777777" w:rsidR="00353695" w:rsidRPr="00353695" w:rsidRDefault="00353695" w:rsidP="00353695">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8"/>
                <w:szCs w:val="28"/>
                <w:rtl/>
              </w:rPr>
            </w:pPr>
            <w:r w:rsidRPr="00353695">
              <w:rPr>
                <w:rFonts w:ascii="Times New Roman" w:hAnsi="Times New Roman" w:cs="B Nazanin" w:hint="cs"/>
                <w:sz w:val="28"/>
                <w:szCs w:val="28"/>
                <w:rtl/>
              </w:rPr>
              <w:t>نام فیلد</w:t>
            </w:r>
          </w:p>
        </w:tc>
        <w:tc>
          <w:tcPr>
            <w:tcW w:w="2959" w:type="dxa"/>
          </w:tcPr>
          <w:p w14:paraId="0A48B503" w14:textId="77777777" w:rsidR="00353695" w:rsidRPr="00353695" w:rsidRDefault="00353695" w:rsidP="00353695">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8"/>
                <w:szCs w:val="28"/>
                <w:rtl/>
              </w:rPr>
            </w:pPr>
            <w:r w:rsidRPr="00353695">
              <w:rPr>
                <w:rFonts w:ascii="Times New Roman" w:hAnsi="Times New Roman" w:cs="B Nazanin" w:hint="cs"/>
                <w:sz w:val="28"/>
                <w:szCs w:val="28"/>
                <w:rtl/>
              </w:rPr>
              <w:t>نوع فیلد</w:t>
            </w:r>
          </w:p>
        </w:tc>
        <w:tc>
          <w:tcPr>
            <w:tcW w:w="2236" w:type="dxa"/>
          </w:tcPr>
          <w:p w14:paraId="2254DF07" w14:textId="77777777" w:rsidR="00353695" w:rsidRPr="00353695" w:rsidRDefault="00353695" w:rsidP="00353695">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8"/>
                <w:szCs w:val="28"/>
                <w:rtl/>
              </w:rPr>
            </w:pPr>
            <w:r w:rsidRPr="00353695">
              <w:rPr>
                <w:rFonts w:ascii="Times New Roman" w:hAnsi="Times New Roman" w:cs="B Nazanin" w:hint="cs"/>
                <w:sz w:val="28"/>
                <w:szCs w:val="28"/>
                <w:rtl/>
              </w:rPr>
              <w:t>شرح فیلد</w:t>
            </w:r>
          </w:p>
        </w:tc>
      </w:tr>
      <w:tr w:rsidR="00353695" w:rsidRPr="00353695" w14:paraId="4EE7A794"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Pr>
          <w:p w14:paraId="7BBA5F81"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37EEDD80"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birthDateField</w:t>
            </w:r>
          </w:p>
        </w:tc>
        <w:tc>
          <w:tcPr>
            <w:tcW w:w="2959" w:type="dxa"/>
          </w:tcPr>
          <w:p w14:paraId="61B43C82"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String</w:t>
            </w:r>
          </w:p>
        </w:tc>
        <w:tc>
          <w:tcPr>
            <w:tcW w:w="2236" w:type="dxa"/>
          </w:tcPr>
          <w:p w14:paraId="5A822C3B"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hint="cs"/>
                <w:sz w:val="28"/>
                <w:szCs w:val="28"/>
                <w:rtl/>
              </w:rPr>
              <w:t>تارخ تولد</w:t>
            </w:r>
          </w:p>
        </w:tc>
      </w:tr>
      <w:tr w:rsidR="00353695" w:rsidRPr="00353695" w14:paraId="1A4EE9FF"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943" w:type="dxa"/>
          </w:tcPr>
          <w:p w14:paraId="2814B1EF"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3CFAD725"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fatherNameField</w:t>
            </w:r>
          </w:p>
        </w:tc>
        <w:tc>
          <w:tcPr>
            <w:tcW w:w="2959" w:type="dxa"/>
          </w:tcPr>
          <w:p w14:paraId="7E1C7E8E"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String</w:t>
            </w:r>
          </w:p>
        </w:tc>
        <w:tc>
          <w:tcPr>
            <w:tcW w:w="2236" w:type="dxa"/>
          </w:tcPr>
          <w:p w14:paraId="262FFECE"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hint="cs"/>
                <w:sz w:val="28"/>
                <w:szCs w:val="28"/>
                <w:rtl/>
              </w:rPr>
              <w:t>نام پدر</w:t>
            </w:r>
          </w:p>
        </w:tc>
      </w:tr>
      <w:tr w:rsidR="00353695" w:rsidRPr="00353695" w14:paraId="33DAA4FD"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Pr>
          <w:p w14:paraId="6073A836"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500911E2"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firstNameField</w:t>
            </w:r>
          </w:p>
        </w:tc>
        <w:tc>
          <w:tcPr>
            <w:tcW w:w="2959" w:type="dxa"/>
          </w:tcPr>
          <w:p w14:paraId="06FFE505"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String</w:t>
            </w:r>
          </w:p>
        </w:tc>
        <w:tc>
          <w:tcPr>
            <w:tcW w:w="2236" w:type="dxa"/>
          </w:tcPr>
          <w:p w14:paraId="2201A318"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hint="cs"/>
                <w:sz w:val="28"/>
                <w:szCs w:val="28"/>
                <w:rtl/>
              </w:rPr>
              <w:t>نام</w:t>
            </w:r>
          </w:p>
        </w:tc>
      </w:tr>
      <w:tr w:rsidR="00353695" w:rsidRPr="00353695" w14:paraId="41240C90"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943" w:type="dxa"/>
          </w:tcPr>
          <w:p w14:paraId="65F84C82"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019C05D3"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idField</w:t>
            </w:r>
          </w:p>
        </w:tc>
        <w:tc>
          <w:tcPr>
            <w:tcW w:w="2959" w:type="dxa"/>
          </w:tcPr>
          <w:p w14:paraId="59982706"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String</w:t>
            </w:r>
          </w:p>
        </w:tc>
        <w:tc>
          <w:tcPr>
            <w:tcW w:w="2236" w:type="dxa"/>
          </w:tcPr>
          <w:p w14:paraId="3D1DF3F0"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p>
        </w:tc>
      </w:tr>
      <w:tr w:rsidR="00353695" w:rsidRPr="00353695" w14:paraId="040F5AF4"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Pr>
          <w:p w14:paraId="1F02CA01"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490C4C19"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idNoField</w:t>
            </w:r>
          </w:p>
        </w:tc>
        <w:tc>
          <w:tcPr>
            <w:tcW w:w="2959" w:type="dxa"/>
          </w:tcPr>
          <w:p w14:paraId="77D03CB6"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String</w:t>
            </w:r>
          </w:p>
        </w:tc>
        <w:tc>
          <w:tcPr>
            <w:tcW w:w="2236" w:type="dxa"/>
          </w:tcPr>
          <w:p w14:paraId="0AB605F6"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hint="cs"/>
                <w:sz w:val="28"/>
                <w:szCs w:val="28"/>
                <w:rtl/>
              </w:rPr>
              <w:t>کدملی</w:t>
            </w:r>
          </w:p>
        </w:tc>
      </w:tr>
      <w:tr w:rsidR="00353695" w:rsidRPr="00353695" w14:paraId="3F841E95"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943" w:type="dxa"/>
          </w:tcPr>
          <w:p w14:paraId="5C20F90A"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77FEC986"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internationalNoField</w:t>
            </w:r>
          </w:p>
        </w:tc>
        <w:tc>
          <w:tcPr>
            <w:tcW w:w="2959" w:type="dxa"/>
          </w:tcPr>
          <w:p w14:paraId="0486122B"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String</w:t>
            </w:r>
          </w:p>
        </w:tc>
        <w:tc>
          <w:tcPr>
            <w:tcW w:w="2236" w:type="dxa"/>
          </w:tcPr>
          <w:p w14:paraId="2673B219"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p>
        </w:tc>
      </w:tr>
      <w:tr w:rsidR="00353695" w:rsidRPr="00353695" w14:paraId="0AA157BD"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Pr>
          <w:p w14:paraId="4A960821"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78C2B732"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lastNameField</w:t>
            </w:r>
          </w:p>
        </w:tc>
        <w:tc>
          <w:tcPr>
            <w:tcW w:w="2959" w:type="dxa"/>
          </w:tcPr>
          <w:p w14:paraId="60FAF7DE"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String</w:t>
            </w:r>
          </w:p>
        </w:tc>
        <w:tc>
          <w:tcPr>
            <w:tcW w:w="2236" w:type="dxa"/>
          </w:tcPr>
          <w:p w14:paraId="1703DF7C"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hint="cs"/>
                <w:sz w:val="28"/>
                <w:szCs w:val="28"/>
                <w:rtl/>
              </w:rPr>
              <w:t>نام خانوادگی</w:t>
            </w:r>
          </w:p>
        </w:tc>
      </w:tr>
      <w:tr w:rsidR="00353695" w:rsidRPr="00353695" w14:paraId="1C58C1AF"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943" w:type="dxa"/>
          </w:tcPr>
          <w:p w14:paraId="6AAFB045"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710A3343"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licenceTypeField</w:t>
            </w:r>
          </w:p>
        </w:tc>
        <w:tc>
          <w:tcPr>
            <w:tcW w:w="2959" w:type="dxa"/>
          </w:tcPr>
          <w:p w14:paraId="2F5D7645"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String</w:t>
            </w:r>
          </w:p>
        </w:tc>
        <w:tc>
          <w:tcPr>
            <w:tcW w:w="2236" w:type="dxa"/>
          </w:tcPr>
          <w:p w14:paraId="2F8F0252"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hint="cs"/>
                <w:sz w:val="28"/>
                <w:szCs w:val="28"/>
                <w:rtl/>
              </w:rPr>
              <w:t>نوع گواهینامه</w:t>
            </w:r>
          </w:p>
        </w:tc>
      </w:tr>
      <w:tr w:rsidR="00353695" w:rsidRPr="00353695" w14:paraId="65D1E2F3"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Pr>
          <w:p w14:paraId="140B0B67"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06C12412"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licenceTypeDetailsField</w:t>
            </w:r>
          </w:p>
        </w:tc>
        <w:tc>
          <w:tcPr>
            <w:tcW w:w="2959" w:type="dxa"/>
          </w:tcPr>
          <w:p w14:paraId="3A917C1D" w14:textId="56094EB7" w:rsidR="00353695" w:rsidRPr="00353695" w:rsidRDefault="00087344" w:rsidP="00BB58C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hyperlink w:anchor="_کلاس__LicenceTypeDetailDTO_1" w:history="1">
              <w:r w:rsidR="00BB58C8" w:rsidRPr="00BB58C8">
                <w:rPr>
                  <w:rStyle w:val="Hyperlink"/>
                  <w:rFonts w:ascii="Times New Roman" w:hAnsi="Times New Roman" w:cs="B Nazanin"/>
                  <w:sz w:val="28"/>
                  <w:szCs w:val="28"/>
                </w:rPr>
                <w:t>LicenceTypeDetailDTO</w:t>
              </w:r>
            </w:hyperlink>
          </w:p>
        </w:tc>
        <w:tc>
          <w:tcPr>
            <w:tcW w:w="2236" w:type="dxa"/>
          </w:tcPr>
          <w:p w14:paraId="7A533980"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p>
        </w:tc>
      </w:tr>
      <w:tr w:rsidR="00353695" w:rsidRPr="00353695" w14:paraId="6EDE2CF3"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943" w:type="dxa"/>
          </w:tcPr>
          <w:p w14:paraId="3FFC836E"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554AF62A"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opinionDTOsField</w:t>
            </w:r>
          </w:p>
        </w:tc>
        <w:tc>
          <w:tcPr>
            <w:tcW w:w="2959" w:type="dxa"/>
          </w:tcPr>
          <w:p w14:paraId="37D295FB" w14:textId="273C1E35" w:rsidR="00353695" w:rsidRPr="00353695" w:rsidRDefault="00087344"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hyperlink w:anchor="_کلاس__LicenceTypeDetailDTO" w:history="1">
              <w:r w:rsidR="00353695" w:rsidRPr="00353695">
                <w:rPr>
                  <w:rStyle w:val="Hyperlink"/>
                  <w:rFonts w:ascii="Times New Roman" w:hAnsi="Times New Roman" w:cs="B Nazanin"/>
                  <w:sz w:val="28"/>
                  <w:szCs w:val="28"/>
                </w:rPr>
                <w:t>OpinionDTO</w:t>
              </w:r>
            </w:hyperlink>
          </w:p>
        </w:tc>
        <w:tc>
          <w:tcPr>
            <w:tcW w:w="2236" w:type="dxa"/>
          </w:tcPr>
          <w:p w14:paraId="24D0872A" w14:textId="67AA6F79" w:rsidR="00353695" w:rsidRPr="00353695" w:rsidRDefault="007F2187"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Pr>
                <w:rFonts w:ascii="Times New Roman" w:hAnsi="Times New Roman" w:cs="B Nazanin" w:hint="cs"/>
                <w:sz w:val="28"/>
                <w:szCs w:val="28"/>
                <w:rtl/>
              </w:rPr>
              <w:t>کلاس محدودیت های گواهینامه</w:t>
            </w:r>
          </w:p>
        </w:tc>
      </w:tr>
      <w:tr w:rsidR="00353695" w:rsidRPr="00353695" w14:paraId="5597DE14"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Pr>
          <w:p w14:paraId="5C6F462F"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33E46619"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printDateField</w:t>
            </w:r>
          </w:p>
        </w:tc>
        <w:tc>
          <w:tcPr>
            <w:tcW w:w="2959" w:type="dxa"/>
          </w:tcPr>
          <w:p w14:paraId="5C2D8B92"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2236" w:type="dxa"/>
          </w:tcPr>
          <w:p w14:paraId="5A504C9C"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hint="cs"/>
                <w:sz w:val="28"/>
                <w:szCs w:val="28"/>
                <w:rtl/>
              </w:rPr>
              <w:t>تاریخ صدور گواهینامه</w:t>
            </w:r>
          </w:p>
        </w:tc>
      </w:tr>
      <w:tr w:rsidR="00353695" w:rsidRPr="00353695" w14:paraId="3CD825D5"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943" w:type="dxa"/>
          </w:tcPr>
          <w:p w14:paraId="3E2F8433"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3FEF77B0"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printNumField</w:t>
            </w:r>
          </w:p>
        </w:tc>
        <w:tc>
          <w:tcPr>
            <w:tcW w:w="2959" w:type="dxa"/>
          </w:tcPr>
          <w:p w14:paraId="60CF68A3"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2236" w:type="dxa"/>
          </w:tcPr>
          <w:p w14:paraId="0FEE1CEB"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hint="cs"/>
                <w:sz w:val="28"/>
                <w:szCs w:val="28"/>
                <w:rtl/>
              </w:rPr>
              <w:t>شماره گواهینامه</w:t>
            </w:r>
          </w:p>
        </w:tc>
      </w:tr>
      <w:tr w:rsidR="00353695" w:rsidRPr="00353695" w14:paraId="1292BD44" w14:textId="77777777" w:rsidTr="003536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Pr>
          <w:p w14:paraId="4B303AA3"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14466C63"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prohibitionDTOsField</w:t>
            </w:r>
          </w:p>
        </w:tc>
        <w:tc>
          <w:tcPr>
            <w:tcW w:w="2959" w:type="dxa"/>
          </w:tcPr>
          <w:p w14:paraId="6CB8DE64" w14:textId="632EE775" w:rsidR="00353695" w:rsidRPr="00353695" w:rsidRDefault="00087344" w:rsidP="00BB58C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hyperlink w:anchor="_کلاس_ProhibitionDTO" w:history="1">
              <w:r w:rsidR="00BB58C8" w:rsidRPr="00BB58C8">
                <w:rPr>
                  <w:rStyle w:val="Hyperlink"/>
                  <w:rFonts w:ascii="Times New Roman" w:hAnsi="Times New Roman" w:cs="B Nazanin"/>
                  <w:sz w:val="28"/>
                  <w:szCs w:val="28"/>
                </w:rPr>
                <w:t>ProhibitionDTO</w:t>
              </w:r>
            </w:hyperlink>
          </w:p>
        </w:tc>
        <w:tc>
          <w:tcPr>
            <w:tcW w:w="2236" w:type="dxa"/>
          </w:tcPr>
          <w:p w14:paraId="0B3886A9"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hint="cs"/>
                <w:sz w:val="28"/>
                <w:szCs w:val="28"/>
                <w:rtl/>
              </w:rPr>
              <w:t>ممنوعیت ها</w:t>
            </w:r>
          </w:p>
        </w:tc>
      </w:tr>
      <w:tr w:rsidR="00353695" w:rsidRPr="00353695" w14:paraId="075070FB" w14:textId="77777777" w:rsidTr="00353695">
        <w:trPr>
          <w:jc w:val="center"/>
        </w:trPr>
        <w:tc>
          <w:tcPr>
            <w:cnfStyle w:val="001000000000" w:firstRow="0" w:lastRow="0" w:firstColumn="1" w:lastColumn="0" w:oddVBand="0" w:evenVBand="0" w:oddHBand="0" w:evenHBand="0" w:firstRowFirstColumn="0" w:firstRowLastColumn="0" w:lastRowFirstColumn="0" w:lastRowLastColumn="0"/>
            <w:tcW w:w="943" w:type="dxa"/>
          </w:tcPr>
          <w:p w14:paraId="22739234" w14:textId="77777777" w:rsidR="00353695" w:rsidRPr="00353695" w:rsidRDefault="00353695" w:rsidP="00353695">
            <w:pPr>
              <w:numPr>
                <w:ilvl w:val="0"/>
                <w:numId w:val="45"/>
              </w:numPr>
              <w:rPr>
                <w:rFonts w:ascii="Times New Roman" w:hAnsi="Times New Roman" w:cs="B Nazanin"/>
                <w:b w:val="0"/>
                <w:bCs w:val="0"/>
                <w:sz w:val="28"/>
                <w:szCs w:val="28"/>
                <w:rtl/>
              </w:rPr>
            </w:pPr>
          </w:p>
        </w:tc>
        <w:tc>
          <w:tcPr>
            <w:tcW w:w="2878" w:type="dxa"/>
          </w:tcPr>
          <w:p w14:paraId="46BC86B8"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validateYearsField</w:t>
            </w:r>
          </w:p>
        </w:tc>
        <w:tc>
          <w:tcPr>
            <w:tcW w:w="2959" w:type="dxa"/>
          </w:tcPr>
          <w:p w14:paraId="498912AA"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2236" w:type="dxa"/>
          </w:tcPr>
          <w:p w14:paraId="2A9DEB16"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hint="cs"/>
                <w:sz w:val="28"/>
                <w:szCs w:val="28"/>
                <w:rtl/>
              </w:rPr>
              <w:t>مدت اعتبار گواهینامه</w:t>
            </w:r>
          </w:p>
        </w:tc>
      </w:tr>
    </w:tbl>
    <w:p w14:paraId="5EE6A60A" w14:textId="77777777" w:rsidR="00BB58C8" w:rsidRDefault="00353695" w:rsidP="00353695">
      <w:pPr>
        <w:rPr>
          <w:rFonts w:ascii="Times New Roman" w:hAnsi="Times New Roman" w:cs="B Nazanin"/>
          <w:sz w:val="28"/>
          <w:szCs w:val="28"/>
        </w:rPr>
      </w:pPr>
      <w:r w:rsidRPr="00353695">
        <w:rPr>
          <w:rFonts w:ascii="Times New Roman" w:hAnsi="Times New Roman" w:cs="B Nazanin"/>
          <w:sz w:val="28"/>
          <w:szCs w:val="28"/>
        </w:rPr>
        <w:t xml:space="preserve">      </w:t>
      </w:r>
    </w:p>
    <w:p w14:paraId="184108EA" w14:textId="77777777" w:rsidR="00BB58C8" w:rsidRDefault="00BB58C8" w:rsidP="00BB58C8">
      <w:pPr>
        <w:pStyle w:val="Heading2"/>
        <w:rPr>
          <w:rtl/>
        </w:rPr>
      </w:pPr>
      <w:bookmarkStart w:id="132" w:name="_کلاس__LicenceTypeDetailDTO_1"/>
      <w:bookmarkStart w:id="133" w:name="_Toc38109540"/>
      <w:bookmarkEnd w:id="132"/>
      <w:r w:rsidRPr="00E81029">
        <w:rPr>
          <w:rFonts w:hint="eastAsia"/>
          <w:rtl/>
        </w:rPr>
        <w:t>کلاس</w:t>
      </w:r>
      <w:r w:rsidRPr="00E81029">
        <w:rPr>
          <w:rtl/>
        </w:rPr>
        <w:t xml:space="preserve">  </w:t>
      </w:r>
      <w:r w:rsidRPr="00E81029">
        <w:rPr>
          <w:highlight w:val="white"/>
        </w:rPr>
        <w:t>LicenceTypeDetailDTO</w:t>
      </w:r>
      <w:bookmarkEnd w:id="133"/>
    </w:p>
    <w:tbl>
      <w:tblPr>
        <w:tblStyle w:val="GridTable4-Accent5"/>
        <w:bidiVisual/>
        <w:tblW w:w="9402" w:type="dxa"/>
        <w:jc w:val="center"/>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ook w:val="04A0" w:firstRow="1" w:lastRow="0" w:firstColumn="1" w:lastColumn="0" w:noHBand="0" w:noVBand="1"/>
      </w:tblPr>
      <w:tblGrid>
        <w:gridCol w:w="1217"/>
        <w:gridCol w:w="2700"/>
        <w:gridCol w:w="2250"/>
        <w:gridCol w:w="3235"/>
      </w:tblGrid>
      <w:tr w:rsidR="00BB58C8" w:rsidRPr="00DE4AFB" w14:paraId="79229282" w14:textId="77777777" w:rsidTr="00AD2348">
        <w:trPr>
          <w:cnfStyle w:val="100000000000" w:firstRow="1" w:lastRow="0" w:firstColumn="0" w:lastColumn="0" w:oddVBand="0" w:evenVBand="0" w:oddHBand="0"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217" w:type="dxa"/>
          </w:tcPr>
          <w:p w14:paraId="11FFB34E" w14:textId="77777777" w:rsidR="00BB58C8" w:rsidRPr="00DE4AFB" w:rsidRDefault="00BB58C8" w:rsidP="00AD2348">
            <w:pPr>
              <w:jc w:val="center"/>
              <w:rPr>
                <w:rFonts w:cs="B Lotus"/>
                <w:b w:val="0"/>
                <w:bCs w:val="0"/>
                <w:sz w:val="28"/>
                <w:szCs w:val="28"/>
                <w:rtl/>
              </w:rPr>
            </w:pPr>
            <w:r w:rsidRPr="00DE4AFB">
              <w:rPr>
                <w:rFonts w:cs="B Lotus"/>
                <w:sz w:val="28"/>
                <w:szCs w:val="28"/>
                <w:rtl/>
              </w:rPr>
              <w:t>ردیف</w:t>
            </w:r>
          </w:p>
        </w:tc>
        <w:tc>
          <w:tcPr>
            <w:tcW w:w="2700" w:type="dxa"/>
          </w:tcPr>
          <w:p w14:paraId="198E76F4" w14:textId="77777777" w:rsidR="00BB58C8" w:rsidRPr="00DE4AFB" w:rsidRDefault="00BB58C8" w:rsidP="00AD2348">
            <w:pPr>
              <w:jc w:val="center"/>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DE4AFB">
              <w:rPr>
                <w:rFonts w:cs="B Lotus"/>
                <w:sz w:val="28"/>
                <w:szCs w:val="28"/>
                <w:rtl/>
              </w:rPr>
              <w:t>نام فیلد</w:t>
            </w:r>
          </w:p>
        </w:tc>
        <w:tc>
          <w:tcPr>
            <w:tcW w:w="2250" w:type="dxa"/>
          </w:tcPr>
          <w:p w14:paraId="09762A4A" w14:textId="77777777" w:rsidR="00BB58C8" w:rsidRPr="00DE4AFB" w:rsidRDefault="00BB58C8" w:rsidP="00AD2348">
            <w:pPr>
              <w:jc w:val="center"/>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DE4AFB">
              <w:rPr>
                <w:rFonts w:cs="B Lotus"/>
                <w:sz w:val="28"/>
                <w:szCs w:val="28"/>
                <w:rtl/>
              </w:rPr>
              <w:t>نوع فیلد</w:t>
            </w:r>
          </w:p>
        </w:tc>
        <w:tc>
          <w:tcPr>
            <w:tcW w:w="3235" w:type="dxa"/>
          </w:tcPr>
          <w:p w14:paraId="1540FC7A" w14:textId="77777777" w:rsidR="00BB58C8" w:rsidRPr="00DE4AFB" w:rsidRDefault="00BB58C8" w:rsidP="00AD2348">
            <w:pPr>
              <w:jc w:val="center"/>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DE4AFB">
              <w:rPr>
                <w:rFonts w:cs="B Lotus"/>
                <w:sz w:val="28"/>
                <w:szCs w:val="28"/>
                <w:rtl/>
              </w:rPr>
              <w:t>شرح فیلد</w:t>
            </w:r>
          </w:p>
        </w:tc>
      </w:tr>
      <w:tr w:rsidR="00BB58C8" w:rsidRPr="00DE4AFB" w14:paraId="6B212CB0" w14:textId="77777777" w:rsidTr="00AD2348">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217" w:type="dxa"/>
          </w:tcPr>
          <w:p w14:paraId="3E5B7C4A" w14:textId="77777777" w:rsidR="00BB58C8" w:rsidRPr="007A4644" w:rsidRDefault="00BB58C8" w:rsidP="00BB58C8">
            <w:pPr>
              <w:pStyle w:val="ListParagraph"/>
              <w:numPr>
                <w:ilvl w:val="0"/>
                <w:numId w:val="46"/>
              </w:numPr>
              <w:bidi/>
              <w:jc w:val="center"/>
              <w:rPr>
                <w:rFonts w:cs="B Lotus"/>
                <w:b w:val="0"/>
                <w:bCs w:val="0"/>
                <w:sz w:val="28"/>
                <w:szCs w:val="28"/>
                <w:rtl/>
              </w:rPr>
            </w:pPr>
          </w:p>
        </w:tc>
        <w:tc>
          <w:tcPr>
            <w:tcW w:w="2700" w:type="dxa"/>
          </w:tcPr>
          <w:p w14:paraId="56BBEE7C" w14:textId="77777777" w:rsidR="00BB58C8" w:rsidRPr="00DE4AFB" w:rsidRDefault="00BB58C8" w:rsidP="00AD2348">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DE4AFB">
              <w:rPr>
                <w:rFonts w:cs="B Lotus"/>
                <w:sz w:val="28"/>
                <w:szCs w:val="28"/>
              </w:rPr>
              <w:t>idField</w:t>
            </w:r>
          </w:p>
        </w:tc>
        <w:tc>
          <w:tcPr>
            <w:tcW w:w="2250" w:type="dxa"/>
          </w:tcPr>
          <w:p w14:paraId="02B8EF74" w14:textId="77777777" w:rsidR="00BB58C8" w:rsidRPr="00DE4AFB" w:rsidRDefault="00BB58C8" w:rsidP="00AD2348">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5109A6">
              <w:rPr>
                <w:rFonts w:cs="B Lotus"/>
                <w:sz w:val="28"/>
                <w:szCs w:val="28"/>
              </w:rPr>
              <w:t>String</w:t>
            </w:r>
          </w:p>
        </w:tc>
        <w:tc>
          <w:tcPr>
            <w:tcW w:w="3235" w:type="dxa"/>
          </w:tcPr>
          <w:p w14:paraId="0BC6F7E8" w14:textId="77777777" w:rsidR="00BB58C8" w:rsidRPr="008F1AA2" w:rsidRDefault="00BB58C8" w:rsidP="00AD2348">
            <w:pPr>
              <w:jc w:val="center"/>
              <w:cnfStyle w:val="000000100000" w:firstRow="0" w:lastRow="0" w:firstColumn="0" w:lastColumn="0" w:oddVBand="0" w:evenVBand="0" w:oddHBand="1" w:evenHBand="0" w:firstRowFirstColumn="0" w:firstRowLastColumn="0" w:lastRowFirstColumn="0" w:lastRowLastColumn="0"/>
              <w:rPr>
                <w:rFonts w:cs="B Lotus"/>
                <w:color w:val="FF0000"/>
                <w:sz w:val="28"/>
                <w:szCs w:val="28"/>
                <w:rtl/>
              </w:rPr>
            </w:pPr>
            <w:r w:rsidRPr="008F1AA2">
              <w:rPr>
                <w:rFonts w:cs="B Lotus"/>
                <w:color w:val="FF0000"/>
                <w:sz w:val="28"/>
                <w:szCs w:val="28"/>
                <w:rtl/>
              </w:rPr>
              <w:t>کد نوع گواهینامه</w:t>
            </w:r>
          </w:p>
        </w:tc>
      </w:tr>
      <w:tr w:rsidR="00BB58C8" w:rsidRPr="00DE4AFB" w14:paraId="5B8FD6C4" w14:textId="77777777" w:rsidTr="00AD2348">
        <w:trPr>
          <w:trHeight w:val="63"/>
          <w:jc w:val="center"/>
        </w:trPr>
        <w:tc>
          <w:tcPr>
            <w:cnfStyle w:val="001000000000" w:firstRow="0" w:lastRow="0" w:firstColumn="1" w:lastColumn="0" w:oddVBand="0" w:evenVBand="0" w:oddHBand="0" w:evenHBand="0" w:firstRowFirstColumn="0" w:firstRowLastColumn="0" w:lastRowFirstColumn="0" w:lastRowLastColumn="0"/>
            <w:tcW w:w="1217" w:type="dxa"/>
          </w:tcPr>
          <w:p w14:paraId="72BC4F9D" w14:textId="77777777" w:rsidR="00BB58C8" w:rsidRPr="007A4644" w:rsidRDefault="00BB58C8" w:rsidP="00BB58C8">
            <w:pPr>
              <w:pStyle w:val="ListParagraph"/>
              <w:numPr>
                <w:ilvl w:val="0"/>
                <w:numId w:val="46"/>
              </w:numPr>
              <w:bidi/>
              <w:jc w:val="center"/>
              <w:rPr>
                <w:rFonts w:cs="B Lotus"/>
                <w:b w:val="0"/>
                <w:bCs w:val="0"/>
                <w:sz w:val="28"/>
                <w:szCs w:val="28"/>
                <w:rtl/>
              </w:rPr>
            </w:pPr>
          </w:p>
        </w:tc>
        <w:tc>
          <w:tcPr>
            <w:tcW w:w="2700" w:type="dxa"/>
          </w:tcPr>
          <w:p w14:paraId="3D473C7C" w14:textId="77777777" w:rsidR="00BB58C8" w:rsidRPr="00DE4AFB" w:rsidRDefault="00BB58C8" w:rsidP="00AD2348">
            <w:pPr>
              <w:jc w:val="center"/>
              <w:cnfStyle w:val="000000000000" w:firstRow="0" w:lastRow="0" w:firstColumn="0" w:lastColumn="0" w:oddVBand="0" w:evenVBand="0" w:oddHBand="0" w:evenHBand="0" w:firstRowFirstColumn="0" w:firstRowLastColumn="0" w:lastRowFirstColumn="0" w:lastRowLastColumn="0"/>
              <w:rPr>
                <w:rFonts w:cs="B Lotus"/>
                <w:sz w:val="28"/>
                <w:szCs w:val="28"/>
              </w:rPr>
            </w:pPr>
            <w:r w:rsidRPr="00DE4AFB">
              <w:rPr>
                <w:rFonts w:cs="B Lotus"/>
                <w:sz w:val="28"/>
                <w:szCs w:val="28"/>
              </w:rPr>
              <w:t>titleField</w:t>
            </w:r>
          </w:p>
        </w:tc>
        <w:tc>
          <w:tcPr>
            <w:tcW w:w="2250" w:type="dxa"/>
          </w:tcPr>
          <w:p w14:paraId="70E84406" w14:textId="77777777" w:rsidR="00BB58C8" w:rsidRPr="00DE4AFB" w:rsidRDefault="00BB58C8" w:rsidP="00AD2348">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5109A6">
              <w:rPr>
                <w:rFonts w:cs="B Lotus"/>
                <w:sz w:val="28"/>
                <w:szCs w:val="28"/>
              </w:rPr>
              <w:t>String</w:t>
            </w:r>
          </w:p>
        </w:tc>
        <w:tc>
          <w:tcPr>
            <w:tcW w:w="3235" w:type="dxa"/>
          </w:tcPr>
          <w:p w14:paraId="1986985D" w14:textId="77777777" w:rsidR="00BB58C8" w:rsidRPr="008F1AA2" w:rsidRDefault="00BB58C8" w:rsidP="00AD2348">
            <w:pPr>
              <w:jc w:val="center"/>
              <w:cnfStyle w:val="000000000000" w:firstRow="0" w:lastRow="0" w:firstColumn="0" w:lastColumn="0" w:oddVBand="0" w:evenVBand="0" w:oddHBand="0" w:evenHBand="0" w:firstRowFirstColumn="0" w:firstRowLastColumn="0" w:lastRowFirstColumn="0" w:lastRowLastColumn="0"/>
              <w:rPr>
                <w:rFonts w:cs="B Lotus"/>
                <w:color w:val="FF0000"/>
                <w:sz w:val="28"/>
                <w:szCs w:val="28"/>
                <w:rtl/>
              </w:rPr>
            </w:pPr>
            <w:r w:rsidRPr="008F1AA2">
              <w:rPr>
                <w:rFonts w:cs="B Lotus"/>
                <w:color w:val="FF0000"/>
                <w:sz w:val="28"/>
                <w:szCs w:val="28"/>
                <w:rtl/>
              </w:rPr>
              <w:t>نوع گواهینامه</w:t>
            </w:r>
          </w:p>
        </w:tc>
      </w:tr>
    </w:tbl>
    <w:p w14:paraId="382EF2C6" w14:textId="77777777" w:rsidR="00BB58C8" w:rsidRPr="00DE4AFB" w:rsidRDefault="00BB58C8" w:rsidP="00BB58C8">
      <w:pPr>
        <w:rPr>
          <w:rtl/>
        </w:rPr>
      </w:pPr>
    </w:p>
    <w:p w14:paraId="340AF353" w14:textId="4A84ACD1" w:rsidR="00353695" w:rsidRPr="00353695" w:rsidRDefault="00353695" w:rsidP="00353695">
      <w:pPr>
        <w:rPr>
          <w:rFonts w:ascii="Times New Roman" w:hAnsi="Times New Roman" w:cs="B Nazanin"/>
          <w:sz w:val="28"/>
          <w:szCs w:val="28"/>
        </w:rPr>
      </w:pPr>
      <w:r w:rsidRPr="00353695">
        <w:rPr>
          <w:rFonts w:ascii="Times New Roman" w:hAnsi="Times New Roman" w:cs="B Nazanin"/>
          <w:sz w:val="28"/>
          <w:szCs w:val="28"/>
        </w:rPr>
        <w:t xml:space="preserve">  </w:t>
      </w:r>
    </w:p>
    <w:p w14:paraId="24D0E7DC" w14:textId="61027758" w:rsidR="00353695" w:rsidRPr="00353695" w:rsidRDefault="00353695" w:rsidP="00BB58C8">
      <w:pPr>
        <w:pStyle w:val="Heading2"/>
        <w:rPr>
          <w:rtl/>
        </w:rPr>
      </w:pPr>
      <w:bookmarkStart w:id="134" w:name="_کلاس__LicenceTypeDetailDTO"/>
      <w:bookmarkStart w:id="135" w:name="_کلاس__OpinionDTO"/>
      <w:bookmarkStart w:id="136" w:name="_Toc38109541"/>
      <w:bookmarkEnd w:id="134"/>
      <w:bookmarkEnd w:id="135"/>
      <w:r w:rsidRPr="00353695">
        <w:rPr>
          <w:rFonts w:hint="cs"/>
          <w:rtl/>
        </w:rPr>
        <w:t xml:space="preserve">کلاس  </w:t>
      </w:r>
      <w:r w:rsidRPr="00353695">
        <w:t>OpinionDTO</w:t>
      </w:r>
      <w:bookmarkEnd w:id="136"/>
      <w:r w:rsidR="007F2187">
        <w:rPr>
          <w:rFonts w:hint="cs"/>
          <w:rtl/>
        </w:rPr>
        <w:t xml:space="preserve">  (</w:t>
      </w:r>
      <w:r w:rsidR="007F2187">
        <w:rPr>
          <w:rFonts w:ascii="Times New Roman" w:hAnsi="Times New Roman" w:cs="B Nazanin" w:hint="cs"/>
          <w:sz w:val="28"/>
          <w:szCs w:val="28"/>
          <w:rtl/>
        </w:rPr>
        <w:t>کلاس محدودیت های گواهینامه</w:t>
      </w:r>
      <w:r w:rsidR="007F2187">
        <w:rPr>
          <w:rFonts w:hint="cs"/>
          <w:rtl/>
        </w:rPr>
        <w:t>)</w:t>
      </w:r>
    </w:p>
    <w:tbl>
      <w:tblPr>
        <w:tblStyle w:val="GridTable4-Accent5"/>
        <w:bidiVisual/>
        <w:tblW w:w="9402" w:type="dxa"/>
        <w:jc w:val="center"/>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ook w:val="04A0" w:firstRow="1" w:lastRow="0" w:firstColumn="1" w:lastColumn="0" w:noHBand="0" w:noVBand="1"/>
      </w:tblPr>
      <w:tblGrid>
        <w:gridCol w:w="1397"/>
        <w:gridCol w:w="2790"/>
        <w:gridCol w:w="2250"/>
        <w:gridCol w:w="2965"/>
      </w:tblGrid>
      <w:tr w:rsidR="00353695" w:rsidRPr="00353695" w14:paraId="0E94985F" w14:textId="77777777" w:rsidTr="00353695">
        <w:trPr>
          <w:cnfStyle w:val="100000000000" w:firstRow="1" w:lastRow="0" w:firstColumn="0" w:lastColumn="0" w:oddVBand="0" w:evenVBand="0" w:oddHBand="0"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397" w:type="dxa"/>
          </w:tcPr>
          <w:p w14:paraId="7D5BA109" w14:textId="77777777" w:rsidR="00353695" w:rsidRPr="00353695" w:rsidRDefault="00353695" w:rsidP="00353695">
            <w:pPr>
              <w:rPr>
                <w:rFonts w:ascii="Times New Roman" w:hAnsi="Times New Roman" w:cs="B Nazanin"/>
                <w:b w:val="0"/>
                <w:bCs w:val="0"/>
                <w:sz w:val="28"/>
                <w:szCs w:val="28"/>
                <w:rtl/>
              </w:rPr>
            </w:pPr>
            <w:r w:rsidRPr="00353695">
              <w:rPr>
                <w:rFonts w:ascii="Times New Roman" w:hAnsi="Times New Roman" w:cs="B Nazanin" w:hint="cs"/>
                <w:sz w:val="28"/>
                <w:szCs w:val="28"/>
                <w:rtl/>
              </w:rPr>
              <w:t>ردیف</w:t>
            </w:r>
          </w:p>
        </w:tc>
        <w:tc>
          <w:tcPr>
            <w:tcW w:w="2790" w:type="dxa"/>
          </w:tcPr>
          <w:p w14:paraId="3F3DC65D" w14:textId="77777777" w:rsidR="00353695" w:rsidRPr="00353695" w:rsidRDefault="00353695" w:rsidP="00353695">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8"/>
                <w:szCs w:val="28"/>
                <w:rtl/>
              </w:rPr>
            </w:pPr>
            <w:r w:rsidRPr="00353695">
              <w:rPr>
                <w:rFonts w:ascii="Times New Roman" w:hAnsi="Times New Roman" w:cs="B Nazanin" w:hint="cs"/>
                <w:sz w:val="28"/>
                <w:szCs w:val="28"/>
                <w:rtl/>
              </w:rPr>
              <w:t>نام فیلد</w:t>
            </w:r>
          </w:p>
        </w:tc>
        <w:tc>
          <w:tcPr>
            <w:tcW w:w="2250" w:type="dxa"/>
          </w:tcPr>
          <w:p w14:paraId="3FEFAD6F" w14:textId="77777777" w:rsidR="00353695" w:rsidRPr="00353695" w:rsidRDefault="00353695" w:rsidP="00353695">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8"/>
                <w:szCs w:val="28"/>
                <w:rtl/>
              </w:rPr>
            </w:pPr>
            <w:r w:rsidRPr="00353695">
              <w:rPr>
                <w:rFonts w:ascii="Times New Roman" w:hAnsi="Times New Roman" w:cs="B Nazanin" w:hint="cs"/>
                <w:sz w:val="28"/>
                <w:szCs w:val="28"/>
                <w:rtl/>
              </w:rPr>
              <w:t>نوع فیلد</w:t>
            </w:r>
          </w:p>
        </w:tc>
        <w:tc>
          <w:tcPr>
            <w:tcW w:w="2965" w:type="dxa"/>
          </w:tcPr>
          <w:p w14:paraId="68DD5862" w14:textId="77777777" w:rsidR="00353695" w:rsidRPr="00353695" w:rsidRDefault="00353695" w:rsidP="00353695">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8"/>
                <w:szCs w:val="28"/>
                <w:rtl/>
              </w:rPr>
            </w:pPr>
            <w:r w:rsidRPr="00353695">
              <w:rPr>
                <w:rFonts w:ascii="Times New Roman" w:hAnsi="Times New Roman" w:cs="B Nazanin" w:hint="cs"/>
                <w:sz w:val="28"/>
                <w:szCs w:val="28"/>
                <w:rtl/>
              </w:rPr>
              <w:t>شرح فیلد</w:t>
            </w:r>
          </w:p>
        </w:tc>
      </w:tr>
      <w:tr w:rsidR="00353695" w:rsidRPr="00353695" w14:paraId="103729E2" w14:textId="77777777" w:rsidTr="00353695">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1397" w:type="dxa"/>
          </w:tcPr>
          <w:p w14:paraId="75A63625" w14:textId="77777777" w:rsidR="00353695" w:rsidRPr="00353695" w:rsidRDefault="00353695" w:rsidP="00353695">
            <w:pPr>
              <w:numPr>
                <w:ilvl w:val="0"/>
                <w:numId w:val="47"/>
              </w:numPr>
              <w:rPr>
                <w:rFonts w:ascii="Times New Roman" w:hAnsi="Times New Roman" w:cs="B Nazanin"/>
                <w:sz w:val="28"/>
                <w:szCs w:val="28"/>
                <w:rtl/>
              </w:rPr>
            </w:pPr>
          </w:p>
        </w:tc>
        <w:tc>
          <w:tcPr>
            <w:tcW w:w="2790" w:type="dxa"/>
          </w:tcPr>
          <w:p w14:paraId="04782E25"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opinionTitleField</w:t>
            </w:r>
          </w:p>
        </w:tc>
        <w:tc>
          <w:tcPr>
            <w:tcW w:w="2250" w:type="dxa"/>
          </w:tcPr>
          <w:p w14:paraId="118EE8EF"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String</w:t>
            </w:r>
          </w:p>
        </w:tc>
        <w:tc>
          <w:tcPr>
            <w:tcW w:w="2965" w:type="dxa"/>
          </w:tcPr>
          <w:p w14:paraId="328AC1BC" w14:textId="5484C02F"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Pr>
                <w:rFonts w:ascii="Times New Roman" w:hAnsi="Times New Roman" w:cs="B Nazanin" w:hint="cs"/>
                <w:sz w:val="28"/>
                <w:szCs w:val="28"/>
                <w:rtl/>
              </w:rPr>
              <w:t xml:space="preserve">عنوان </w:t>
            </w:r>
          </w:p>
        </w:tc>
      </w:tr>
    </w:tbl>
    <w:p w14:paraId="2F4E7BC0" w14:textId="77777777" w:rsidR="00353695" w:rsidRPr="00353695" w:rsidRDefault="00353695" w:rsidP="00353695">
      <w:pPr>
        <w:rPr>
          <w:rFonts w:ascii="Times New Roman" w:hAnsi="Times New Roman" w:cs="B Nazanin"/>
          <w:sz w:val="28"/>
          <w:szCs w:val="28"/>
        </w:rPr>
      </w:pPr>
    </w:p>
    <w:p w14:paraId="1EE6CAA2" w14:textId="6F3D3094" w:rsidR="00353695" w:rsidRPr="00353695" w:rsidRDefault="00353695" w:rsidP="00BB58C8">
      <w:pPr>
        <w:pStyle w:val="Heading2"/>
        <w:rPr>
          <w:rtl/>
        </w:rPr>
      </w:pPr>
      <w:bookmarkStart w:id="137" w:name="_کلاس_ProhibitionDTO"/>
      <w:bookmarkStart w:id="138" w:name="_Toc38109542"/>
      <w:bookmarkEnd w:id="137"/>
      <w:r w:rsidRPr="00353695">
        <w:rPr>
          <w:rFonts w:hint="cs"/>
          <w:rtl/>
        </w:rPr>
        <w:t xml:space="preserve">کلاس </w:t>
      </w:r>
      <w:r w:rsidRPr="00353695">
        <w:t>ProhibitionDTO</w:t>
      </w:r>
      <w:bookmarkEnd w:id="138"/>
      <w:r w:rsidR="007F2187">
        <w:rPr>
          <w:rFonts w:hint="cs"/>
          <w:rtl/>
        </w:rPr>
        <w:t xml:space="preserve"> (</w:t>
      </w:r>
      <w:r w:rsidR="007F2187">
        <w:rPr>
          <w:rFonts w:ascii="Times New Roman" w:hAnsi="Times New Roman" w:cs="B Nazanin" w:hint="cs"/>
          <w:sz w:val="28"/>
          <w:szCs w:val="28"/>
          <w:rtl/>
        </w:rPr>
        <w:t>کلاس محدودیت های گواهینامه</w:t>
      </w:r>
      <w:r w:rsidR="007F2187">
        <w:rPr>
          <w:rFonts w:hint="cs"/>
          <w:rtl/>
        </w:rPr>
        <w:t>)</w:t>
      </w:r>
    </w:p>
    <w:tbl>
      <w:tblPr>
        <w:tblStyle w:val="GridTable4-Accent5"/>
        <w:bidiVisual/>
        <w:tblW w:w="9402" w:type="dxa"/>
        <w:jc w:val="center"/>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ook w:val="04A0" w:firstRow="1" w:lastRow="0" w:firstColumn="1" w:lastColumn="0" w:noHBand="0" w:noVBand="1"/>
      </w:tblPr>
      <w:tblGrid>
        <w:gridCol w:w="1015"/>
        <w:gridCol w:w="3352"/>
        <w:gridCol w:w="1530"/>
        <w:gridCol w:w="3505"/>
      </w:tblGrid>
      <w:tr w:rsidR="00353695" w:rsidRPr="00353695" w14:paraId="305B84BC" w14:textId="77777777" w:rsidTr="00353695">
        <w:trPr>
          <w:cnfStyle w:val="100000000000" w:firstRow="1" w:lastRow="0" w:firstColumn="0" w:lastColumn="0" w:oddVBand="0" w:evenVBand="0" w:oddHBand="0"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015" w:type="dxa"/>
          </w:tcPr>
          <w:p w14:paraId="16F875CE" w14:textId="77777777" w:rsidR="00353695" w:rsidRPr="00353695" w:rsidRDefault="00353695" w:rsidP="00353695">
            <w:pPr>
              <w:rPr>
                <w:rFonts w:ascii="Times New Roman" w:hAnsi="Times New Roman" w:cs="B Nazanin"/>
                <w:b w:val="0"/>
                <w:bCs w:val="0"/>
                <w:sz w:val="28"/>
                <w:szCs w:val="28"/>
                <w:rtl/>
              </w:rPr>
            </w:pPr>
            <w:r w:rsidRPr="00353695">
              <w:rPr>
                <w:rFonts w:ascii="Times New Roman" w:hAnsi="Times New Roman" w:cs="B Nazanin" w:hint="cs"/>
                <w:sz w:val="28"/>
                <w:szCs w:val="28"/>
                <w:rtl/>
              </w:rPr>
              <w:t>ردیف</w:t>
            </w:r>
          </w:p>
        </w:tc>
        <w:tc>
          <w:tcPr>
            <w:tcW w:w="3352" w:type="dxa"/>
          </w:tcPr>
          <w:p w14:paraId="54CC2837" w14:textId="77777777" w:rsidR="00353695" w:rsidRPr="00353695" w:rsidRDefault="00353695" w:rsidP="00353695">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8"/>
                <w:szCs w:val="28"/>
                <w:rtl/>
              </w:rPr>
            </w:pPr>
            <w:r w:rsidRPr="00353695">
              <w:rPr>
                <w:rFonts w:ascii="Times New Roman" w:hAnsi="Times New Roman" w:cs="B Nazanin" w:hint="cs"/>
                <w:sz w:val="28"/>
                <w:szCs w:val="28"/>
                <w:rtl/>
              </w:rPr>
              <w:t>نام فیلد</w:t>
            </w:r>
          </w:p>
        </w:tc>
        <w:tc>
          <w:tcPr>
            <w:tcW w:w="1530" w:type="dxa"/>
          </w:tcPr>
          <w:p w14:paraId="372FB1A7" w14:textId="77777777" w:rsidR="00353695" w:rsidRPr="00353695" w:rsidRDefault="00353695" w:rsidP="00353695">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8"/>
                <w:szCs w:val="28"/>
                <w:rtl/>
              </w:rPr>
            </w:pPr>
            <w:r w:rsidRPr="00353695">
              <w:rPr>
                <w:rFonts w:ascii="Times New Roman" w:hAnsi="Times New Roman" w:cs="B Nazanin" w:hint="cs"/>
                <w:sz w:val="28"/>
                <w:szCs w:val="28"/>
                <w:rtl/>
              </w:rPr>
              <w:t>نوع فیلد</w:t>
            </w:r>
          </w:p>
        </w:tc>
        <w:tc>
          <w:tcPr>
            <w:tcW w:w="3505" w:type="dxa"/>
          </w:tcPr>
          <w:p w14:paraId="3BBF2E2F" w14:textId="77777777" w:rsidR="00353695" w:rsidRPr="00353695" w:rsidRDefault="00353695" w:rsidP="00353695">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8"/>
                <w:szCs w:val="28"/>
                <w:rtl/>
              </w:rPr>
            </w:pPr>
            <w:r w:rsidRPr="00353695">
              <w:rPr>
                <w:rFonts w:ascii="Times New Roman" w:hAnsi="Times New Roman" w:cs="B Nazanin" w:hint="cs"/>
                <w:sz w:val="28"/>
                <w:szCs w:val="28"/>
                <w:rtl/>
              </w:rPr>
              <w:t>شرح فیلد</w:t>
            </w:r>
          </w:p>
        </w:tc>
      </w:tr>
      <w:tr w:rsidR="00353695" w:rsidRPr="00353695" w14:paraId="66BCDB54" w14:textId="77777777" w:rsidTr="00353695">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1015" w:type="dxa"/>
          </w:tcPr>
          <w:p w14:paraId="41FFFAF6" w14:textId="77777777" w:rsidR="00353695" w:rsidRPr="00353695" w:rsidRDefault="00353695" w:rsidP="00353695">
            <w:pPr>
              <w:numPr>
                <w:ilvl w:val="0"/>
                <w:numId w:val="48"/>
              </w:numPr>
              <w:rPr>
                <w:rFonts w:ascii="Times New Roman" w:hAnsi="Times New Roman" w:cs="B Nazanin"/>
                <w:b w:val="0"/>
                <w:bCs w:val="0"/>
                <w:sz w:val="28"/>
                <w:szCs w:val="28"/>
                <w:rtl/>
              </w:rPr>
            </w:pPr>
          </w:p>
        </w:tc>
        <w:tc>
          <w:tcPr>
            <w:tcW w:w="3352" w:type="dxa"/>
          </w:tcPr>
          <w:p w14:paraId="144B80F8"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annualApplicantUnitField</w:t>
            </w:r>
          </w:p>
        </w:tc>
        <w:tc>
          <w:tcPr>
            <w:tcW w:w="1530" w:type="dxa"/>
          </w:tcPr>
          <w:p w14:paraId="2F9F5627"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353695">
              <w:rPr>
                <w:rFonts w:ascii="Times New Roman" w:hAnsi="Times New Roman" w:cs="B Nazanin"/>
                <w:sz w:val="28"/>
                <w:szCs w:val="28"/>
              </w:rPr>
              <w:t>String</w:t>
            </w:r>
          </w:p>
        </w:tc>
        <w:tc>
          <w:tcPr>
            <w:tcW w:w="3505" w:type="dxa"/>
          </w:tcPr>
          <w:p w14:paraId="0EB8E884" w14:textId="255BC83D" w:rsidR="00353695" w:rsidRPr="00353695" w:rsidRDefault="00B34A7F"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FF1180">
              <w:rPr>
                <w:rFonts w:ascii="Times New Roman" w:hAnsi="Times New Roman" w:cs="B Nazanin"/>
                <w:sz w:val="28"/>
                <w:szCs w:val="28"/>
                <w:rtl/>
              </w:rPr>
              <w:t>مرجع لغو کننده ممنوعیت</w:t>
            </w:r>
          </w:p>
        </w:tc>
      </w:tr>
      <w:tr w:rsidR="00353695" w:rsidRPr="00353695" w14:paraId="13D30900" w14:textId="77777777" w:rsidTr="00353695">
        <w:trPr>
          <w:trHeight w:val="530"/>
          <w:jc w:val="center"/>
        </w:trPr>
        <w:tc>
          <w:tcPr>
            <w:cnfStyle w:val="001000000000" w:firstRow="0" w:lastRow="0" w:firstColumn="1" w:lastColumn="0" w:oddVBand="0" w:evenVBand="0" w:oddHBand="0" w:evenHBand="0" w:firstRowFirstColumn="0" w:firstRowLastColumn="0" w:lastRowFirstColumn="0" w:lastRowLastColumn="0"/>
            <w:tcW w:w="1015" w:type="dxa"/>
          </w:tcPr>
          <w:p w14:paraId="76371B60" w14:textId="77777777" w:rsidR="00353695" w:rsidRPr="00353695" w:rsidRDefault="00353695" w:rsidP="00353695">
            <w:pPr>
              <w:numPr>
                <w:ilvl w:val="0"/>
                <w:numId w:val="48"/>
              </w:numPr>
              <w:rPr>
                <w:rFonts w:ascii="Times New Roman" w:hAnsi="Times New Roman" w:cs="B Nazanin"/>
                <w:b w:val="0"/>
                <w:bCs w:val="0"/>
                <w:sz w:val="28"/>
                <w:szCs w:val="28"/>
                <w:rtl/>
              </w:rPr>
            </w:pPr>
          </w:p>
        </w:tc>
        <w:tc>
          <w:tcPr>
            <w:tcW w:w="3352" w:type="dxa"/>
          </w:tcPr>
          <w:p w14:paraId="3B22275D"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annualDescField</w:t>
            </w:r>
          </w:p>
        </w:tc>
        <w:tc>
          <w:tcPr>
            <w:tcW w:w="1530" w:type="dxa"/>
          </w:tcPr>
          <w:p w14:paraId="284CED6F"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3505" w:type="dxa"/>
          </w:tcPr>
          <w:p w14:paraId="2A3D7C37" w14:textId="6B48CB23" w:rsidR="00353695" w:rsidRPr="00353695" w:rsidRDefault="00B34A7F"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FF1180">
              <w:rPr>
                <w:rFonts w:ascii="Times New Roman" w:hAnsi="Times New Roman" w:cs="B Nazanin"/>
                <w:sz w:val="28"/>
                <w:szCs w:val="28"/>
                <w:rtl/>
              </w:rPr>
              <w:t>شرح لغو ممنوعیت</w:t>
            </w:r>
          </w:p>
        </w:tc>
      </w:tr>
      <w:tr w:rsidR="00353695" w:rsidRPr="00353695" w14:paraId="31DCC5FD" w14:textId="77777777" w:rsidTr="00353695">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1015" w:type="dxa"/>
          </w:tcPr>
          <w:p w14:paraId="220CEF43" w14:textId="77777777" w:rsidR="00353695" w:rsidRPr="00353695" w:rsidRDefault="00353695" w:rsidP="00353695">
            <w:pPr>
              <w:numPr>
                <w:ilvl w:val="0"/>
                <w:numId w:val="48"/>
              </w:numPr>
              <w:rPr>
                <w:rFonts w:ascii="Times New Roman" w:hAnsi="Times New Roman" w:cs="B Nazanin"/>
                <w:b w:val="0"/>
                <w:bCs w:val="0"/>
                <w:sz w:val="28"/>
                <w:szCs w:val="28"/>
                <w:rtl/>
              </w:rPr>
            </w:pPr>
          </w:p>
        </w:tc>
        <w:tc>
          <w:tcPr>
            <w:tcW w:w="3352" w:type="dxa"/>
          </w:tcPr>
          <w:p w14:paraId="6543A1E6"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annualFromDateField</w:t>
            </w:r>
          </w:p>
        </w:tc>
        <w:tc>
          <w:tcPr>
            <w:tcW w:w="1530" w:type="dxa"/>
          </w:tcPr>
          <w:p w14:paraId="6EA6D61C"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3505" w:type="dxa"/>
          </w:tcPr>
          <w:p w14:paraId="1170DD0C" w14:textId="4DB7A595" w:rsidR="00353695" w:rsidRPr="00353695" w:rsidRDefault="00B34A7F"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FF1180">
              <w:rPr>
                <w:rFonts w:ascii="Times New Roman" w:hAnsi="Times New Roman" w:cs="B Nazanin"/>
                <w:sz w:val="28"/>
                <w:szCs w:val="28"/>
                <w:rtl/>
              </w:rPr>
              <w:t>تاریخ لغو ممنوعیت</w:t>
            </w:r>
          </w:p>
        </w:tc>
      </w:tr>
      <w:tr w:rsidR="00353695" w:rsidRPr="00353695" w14:paraId="30CB8692" w14:textId="77777777" w:rsidTr="00353695">
        <w:trPr>
          <w:trHeight w:val="530"/>
          <w:jc w:val="center"/>
        </w:trPr>
        <w:tc>
          <w:tcPr>
            <w:cnfStyle w:val="001000000000" w:firstRow="0" w:lastRow="0" w:firstColumn="1" w:lastColumn="0" w:oddVBand="0" w:evenVBand="0" w:oddHBand="0" w:evenHBand="0" w:firstRowFirstColumn="0" w:firstRowLastColumn="0" w:lastRowFirstColumn="0" w:lastRowLastColumn="0"/>
            <w:tcW w:w="1015" w:type="dxa"/>
          </w:tcPr>
          <w:p w14:paraId="7DA45053" w14:textId="77777777" w:rsidR="00353695" w:rsidRPr="00353695" w:rsidRDefault="00353695" w:rsidP="00353695">
            <w:pPr>
              <w:numPr>
                <w:ilvl w:val="0"/>
                <w:numId w:val="48"/>
              </w:numPr>
              <w:rPr>
                <w:rFonts w:ascii="Times New Roman" w:hAnsi="Times New Roman" w:cs="B Nazanin"/>
                <w:b w:val="0"/>
                <w:bCs w:val="0"/>
                <w:sz w:val="28"/>
                <w:szCs w:val="28"/>
                <w:rtl/>
              </w:rPr>
            </w:pPr>
          </w:p>
        </w:tc>
        <w:tc>
          <w:tcPr>
            <w:tcW w:w="3352" w:type="dxa"/>
          </w:tcPr>
          <w:p w14:paraId="23AA830E"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applicantUnitField</w:t>
            </w:r>
          </w:p>
        </w:tc>
        <w:tc>
          <w:tcPr>
            <w:tcW w:w="1530" w:type="dxa"/>
          </w:tcPr>
          <w:p w14:paraId="5F727026"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3505" w:type="dxa"/>
          </w:tcPr>
          <w:p w14:paraId="44454742" w14:textId="2D14FAB5" w:rsidR="00353695" w:rsidRPr="00353695" w:rsidRDefault="00B34A7F"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FF1180">
              <w:rPr>
                <w:rFonts w:ascii="Times New Roman" w:hAnsi="Times New Roman" w:cs="B Nazanin"/>
                <w:sz w:val="28"/>
                <w:szCs w:val="28"/>
                <w:rtl/>
              </w:rPr>
              <w:t>مرجع اعلام کننده</w:t>
            </w:r>
          </w:p>
        </w:tc>
      </w:tr>
      <w:tr w:rsidR="00353695" w:rsidRPr="00353695" w14:paraId="15554361" w14:textId="77777777" w:rsidTr="00353695">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1015" w:type="dxa"/>
          </w:tcPr>
          <w:p w14:paraId="0AF64F7B" w14:textId="77777777" w:rsidR="00353695" w:rsidRPr="00353695" w:rsidRDefault="00353695" w:rsidP="00353695">
            <w:pPr>
              <w:numPr>
                <w:ilvl w:val="0"/>
                <w:numId w:val="48"/>
              </w:numPr>
              <w:rPr>
                <w:rFonts w:ascii="Times New Roman" w:hAnsi="Times New Roman" w:cs="B Nazanin"/>
                <w:b w:val="0"/>
                <w:bCs w:val="0"/>
                <w:sz w:val="28"/>
                <w:szCs w:val="28"/>
                <w:rtl/>
              </w:rPr>
            </w:pPr>
          </w:p>
        </w:tc>
        <w:tc>
          <w:tcPr>
            <w:tcW w:w="3352" w:type="dxa"/>
          </w:tcPr>
          <w:p w14:paraId="2653DD41"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flagField</w:t>
            </w:r>
          </w:p>
        </w:tc>
        <w:tc>
          <w:tcPr>
            <w:tcW w:w="1530" w:type="dxa"/>
          </w:tcPr>
          <w:p w14:paraId="7A5BC999"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3505" w:type="dxa"/>
          </w:tcPr>
          <w:p w14:paraId="2E51DB42" w14:textId="55AE7EFA" w:rsidR="00353695" w:rsidRPr="00353695" w:rsidRDefault="00B34A7F"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FF1180">
              <w:rPr>
                <w:rFonts w:ascii="Times New Roman" w:hAnsi="Times New Roman" w:cs="B Nazanin"/>
                <w:sz w:val="28"/>
                <w:szCs w:val="28"/>
                <w:rtl/>
              </w:rPr>
              <w:t>وضعیت</w:t>
            </w:r>
          </w:p>
        </w:tc>
      </w:tr>
      <w:tr w:rsidR="00353695" w:rsidRPr="00353695" w14:paraId="69E91893" w14:textId="77777777" w:rsidTr="00353695">
        <w:trPr>
          <w:trHeight w:val="530"/>
          <w:jc w:val="center"/>
        </w:trPr>
        <w:tc>
          <w:tcPr>
            <w:cnfStyle w:val="001000000000" w:firstRow="0" w:lastRow="0" w:firstColumn="1" w:lastColumn="0" w:oddVBand="0" w:evenVBand="0" w:oddHBand="0" w:evenHBand="0" w:firstRowFirstColumn="0" w:firstRowLastColumn="0" w:lastRowFirstColumn="0" w:lastRowLastColumn="0"/>
            <w:tcW w:w="1015" w:type="dxa"/>
          </w:tcPr>
          <w:p w14:paraId="03068FE6" w14:textId="77777777" w:rsidR="00353695" w:rsidRPr="00353695" w:rsidRDefault="00353695" w:rsidP="00353695">
            <w:pPr>
              <w:numPr>
                <w:ilvl w:val="0"/>
                <w:numId w:val="48"/>
              </w:numPr>
              <w:rPr>
                <w:rFonts w:ascii="Times New Roman" w:hAnsi="Times New Roman" w:cs="B Nazanin"/>
                <w:b w:val="0"/>
                <w:bCs w:val="0"/>
                <w:sz w:val="28"/>
                <w:szCs w:val="28"/>
                <w:rtl/>
              </w:rPr>
            </w:pPr>
          </w:p>
        </w:tc>
        <w:tc>
          <w:tcPr>
            <w:tcW w:w="3352" w:type="dxa"/>
          </w:tcPr>
          <w:p w14:paraId="2DCB0BC0"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letterDateField</w:t>
            </w:r>
          </w:p>
        </w:tc>
        <w:tc>
          <w:tcPr>
            <w:tcW w:w="1530" w:type="dxa"/>
          </w:tcPr>
          <w:p w14:paraId="618E8A22"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3505" w:type="dxa"/>
          </w:tcPr>
          <w:p w14:paraId="345632D6" w14:textId="7B52AD71" w:rsidR="00353695" w:rsidRPr="00353695" w:rsidRDefault="00B34A7F"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FF1180">
              <w:rPr>
                <w:rFonts w:ascii="Times New Roman" w:hAnsi="Times New Roman" w:cs="B Nazanin" w:hint="cs"/>
                <w:sz w:val="28"/>
                <w:szCs w:val="28"/>
                <w:rtl/>
              </w:rPr>
              <w:t xml:space="preserve">تاریخ </w:t>
            </w:r>
            <w:r w:rsidRPr="00FF1180">
              <w:rPr>
                <w:rFonts w:ascii="Times New Roman" w:hAnsi="Times New Roman" w:cs="B Nazanin"/>
                <w:sz w:val="28"/>
                <w:szCs w:val="28"/>
                <w:rtl/>
              </w:rPr>
              <w:t xml:space="preserve"> نامه</w:t>
            </w:r>
          </w:p>
        </w:tc>
      </w:tr>
      <w:tr w:rsidR="00353695" w:rsidRPr="00353695" w14:paraId="663ED034" w14:textId="77777777" w:rsidTr="00353695">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1015" w:type="dxa"/>
          </w:tcPr>
          <w:p w14:paraId="2E60C1A1" w14:textId="77777777" w:rsidR="00353695" w:rsidRPr="00353695" w:rsidRDefault="00353695" w:rsidP="00353695">
            <w:pPr>
              <w:numPr>
                <w:ilvl w:val="0"/>
                <w:numId w:val="48"/>
              </w:numPr>
              <w:rPr>
                <w:rFonts w:ascii="Times New Roman" w:hAnsi="Times New Roman" w:cs="B Nazanin"/>
                <w:b w:val="0"/>
                <w:bCs w:val="0"/>
                <w:sz w:val="28"/>
                <w:szCs w:val="28"/>
                <w:rtl/>
              </w:rPr>
            </w:pPr>
          </w:p>
        </w:tc>
        <w:tc>
          <w:tcPr>
            <w:tcW w:w="3352" w:type="dxa"/>
          </w:tcPr>
          <w:p w14:paraId="50F10B7D"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letterNoField</w:t>
            </w:r>
          </w:p>
        </w:tc>
        <w:tc>
          <w:tcPr>
            <w:tcW w:w="1530" w:type="dxa"/>
          </w:tcPr>
          <w:p w14:paraId="4A52979F"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3505" w:type="dxa"/>
          </w:tcPr>
          <w:p w14:paraId="5D8F871A" w14:textId="33F2E332" w:rsidR="00353695" w:rsidRPr="00353695" w:rsidRDefault="00B34A7F"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B6608B">
              <w:rPr>
                <w:rFonts w:ascii="Times New Roman" w:hAnsi="Times New Roman" w:cs="B Nazanin"/>
                <w:sz w:val="28"/>
                <w:szCs w:val="28"/>
                <w:rtl/>
              </w:rPr>
              <w:t>شماره نامه</w:t>
            </w:r>
          </w:p>
        </w:tc>
      </w:tr>
      <w:tr w:rsidR="00353695" w:rsidRPr="00353695" w14:paraId="00377C33" w14:textId="77777777" w:rsidTr="00353695">
        <w:trPr>
          <w:trHeight w:val="530"/>
          <w:jc w:val="center"/>
        </w:trPr>
        <w:tc>
          <w:tcPr>
            <w:cnfStyle w:val="001000000000" w:firstRow="0" w:lastRow="0" w:firstColumn="1" w:lastColumn="0" w:oddVBand="0" w:evenVBand="0" w:oddHBand="0" w:evenHBand="0" w:firstRowFirstColumn="0" w:firstRowLastColumn="0" w:lastRowFirstColumn="0" w:lastRowLastColumn="0"/>
            <w:tcW w:w="1015" w:type="dxa"/>
          </w:tcPr>
          <w:p w14:paraId="12C639FA" w14:textId="77777777" w:rsidR="00353695" w:rsidRPr="00353695" w:rsidRDefault="00353695" w:rsidP="00353695">
            <w:pPr>
              <w:numPr>
                <w:ilvl w:val="0"/>
                <w:numId w:val="48"/>
              </w:numPr>
              <w:rPr>
                <w:rFonts w:ascii="Times New Roman" w:hAnsi="Times New Roman" w:cs="B Nazanin"/>
                <w:b w:val="0"/>
                <w:bCs w:val="0"/>
                <w:sz w:val="28"/>
                <w:szCs w:val="28"/>
                <w:rtl/>
              </w:rPr>
            </w:pPr>
          </w:p>
        </w:tc>
        <w:tc>
          <w:tcPr>
            <w:tcW w:w="3352" w:type="dxa"/>
          </w:tcPr>
          <w:p w14:paraId="59AAF28D"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licenceTypeField</w:t>
            </w:r>
          </w:p>
        </w:tc>
        <w:tc>
          <w:tcPr>
            <w:tcW w:w="1530" w:type="dxa"/>
          </w:tcPr>
          <w:p w14:paraId="0E27F70C"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3505" w:type="dxa"/>
          </w:tcPr>
          <w:p w14:paraId="2E3D4973" w14:textId="6C99ED0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Pr>
                <w:rFonts w:ascii="Times New Roman" w:hAnsi="Times New Roman" w:cs="B Nazanin" w:hint="cs"/>
                <w:sz w:val="28"/>
                <w:szCs w:val="28"/>
                <w:rtl/>
              </w:rPr>
              <w:t>نوع گواهینامه</w:t>
            </w:r>
          </w:p>
        </w:tc>
      </w:tr>
      <w:tr w:rsidR="00353695" w:rsidRPr="00353695" w14:paraId="6CADDA29" w14:textId="77777777" w:rsidTr="00353695">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1015" w:type="dxa"/>
          </w:tcPr>
          <w:p w14:paraId="6BA46593" w14:textId="77777777" w:rsidR="00353695" w:rsidRPr="00353695" w:rsidRDefault="00353695" w:rsidP="00353695">
            <w:pPr>
              <w:numPr>
                <w:ilvl w:val="0"/>
                <w:numId w:val="48"/>
              </w:numPr>
              <w:rPr>
                <w:rFonts w:ascii="Times New Roman" w:hAnsi="Times New Roman" w:cs="B Nazanin"/>
                <w:b w:val="0"/>
                <w:bCs w:val="0"/>
                <w:sz w:val="28"/>
                <w:szCs w:val="28"/>
                <w:rtl/>
              </w:rPr>
            </w:pPr>
          </w:p>
        </w:tc>
        <w:tc>
          <w:tcPr>
            <w:tcW w:w="3352" w:type="dxa"/>
          </w:tcPr>
          <w:p w14:paraId="1CD9A953"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prohibitDescField</w:t>
            </w:r>
          </w:p>
        </w:tc>
        <w:tc>
          <w:tcPr>
            <w:tcW w:w="1530" w:type="dxa"/>
          </w:tcPr>
          <w:p w14:paraId="65418CD2"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3505" w:type="dxa"/>
          </w:tcPr>
          <w:p w14:paraId="1EC452EC" w14:textId="50DBCBFC" w:rsidR="00353695" w:rsidRPr="00353695" w:rsidRDefault="00B34A7F"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B6608B">
              <w:rPr>
                <w:rFonts w:ascii="Times New Roman" w:hAnsi="Times New Roman" w:cs="B Nazanin"/>
                <w:sz w:val="28"/>
                <w:szCs w:val="28"/>
                <w:rtl/>
              </w:rPr>
              <w:t>شرح ممنوعیت</w:t>
            </w:r>
          </w:p>
        </w:tc>
      </w:tr>
      <w:tr w:rsidR="00353695" w:rsidRPr="00353695" w14:paraId="6667E54E" w14:textId="77777777" w:rsidTr="00353695">
        <w:trPr>
          <w:trHeight w:val="530"/>
          <w:jc w:val="center"/>
        </w:trPr>
        <w:tc>
          <w:tcPr>
            <w:cnfStyle w:val="001000000000" w:firstRow="0" w:lastRow="0" w:firstColumn="1" w:lastColumn="0" w:oddVBand="0" w:evenVBand="0" w:oddHBand="0" w:evenHBand="0" w:firstRowFirstColumn="0" w:firstRowLastColumn="0" w:lastRowFirstColumn="0" w:lastRowLastColumn="0"/>
            <w:tcW w:w="1015" w:type="dxa"/>
          </w:tcPr>
          <w:p w14:paraId="64973A19" w14:textId="77777777" w:rsidR="00353695" w:rsidRPr="00353695" w:rsidRDefault="00353695" w:rsidP="00353695">
            <w:pPr>
              <w:numPr>
                <w:ilvl w:val="0"/>
                <w:numId w:val="48"/>
              </w:numPr>
              <w:rPr>
                <w:rFonts w:ascii="Times New Roman" w:hAnsi="Times New Roman" w:cs="B Nazanin"/>
                <w:b w:val="0"/>
                <w:bCs w:val="0"/>
                <w:sz w:val="28"/>
                <w:szCs w:val="28"/>
                <w:rtl/>
              </w:rPr>
            </w:pPr>
          </w:p>
        </w:tc>
        <w:tc>
          <w:tcPr>
            <w:tcW w:w="3352" w:type="dxa"/>
          </w:tcPr>
          <w:p w14:paraId="189CBDCE"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prohibitFromDateField</w:t>
            </w:r>
          </w:p>
        </w:tc>
        <w:tc>
          <w:tcPr>
            <w:tcW w:w="1530" w:type="dxa"/>
          </w:tcPr>
          <w:p w14:paraId="502A50D1" w14:textId="77777777" w:rsidR="00353695" w:rsidRPr="00353695" w:rsidRDefault="00353695"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3505" w:type="dxa"/>
          </w:tcPr>
          <w:p w14:paraId="026B389F" w14:textId="5E395C68" w:rsidR="00353695" w:rsidRPr="00353695" w:rsidRDefault="00B34A7F" w:rsidP="00353695">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B6608B">
              <w:rPr>
                <w:rFonts w:ascii="Times New Roman" w:hAnsi="Times New Roman" w:cs="B Nazanin"/>
                <w:sz w:val="28"/>
                <w:szCs w:val="28"/>
                <w:rtl/>
              </w:rPr>
              <w:t>تاریخ شروع ممنوعیت</w:t>
            </w:r>
          </w:p>
        </w:tc>
      </w:tr>
      <w:tr w:rsidR="00353695" w:rsidRPr="00353695" w14:paraId="08CBC627" w14:textId="77777777" w:rsidTr="00353695">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1015" w:type="dxa"/>
          </w:tcPr>
          <w:p w14:paraId="3AD4CE5C" w14:textId="77777777" w:rsidR="00353695" w:rsidRPr="00353695" w:rsidRDefault="00353695" w:rsidP="00353695">
            <w:pPr>
              <w:numPr>
                <w:ilvl w:val="0"/>
                <w:numId w:val="48"/>
              </w:numPr>
              <w:rPr>
                <w:rFonts w:ascii="Times New Roman" w:hAnsi="Times New Roman" w:cs="B Nazanin"/>
                <w:b w:val="0"/>
                <w:bCs w:val="0"/>
                <w:sz w:val="28"/>
                <w:szCs w:val="28"/>
                <w:rtl/>
              </w:rPr>
            </w:pPr>
          </w:p>
        </w:tc>
        <w:tc>
          <w:tcPr>
            <w:tcW w:w="3352" w:type="dxa"/>
          </w:tcPr>
          <w:p w14:paraId="10FD74EB"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prohibitToDateField</w:t>
            </w:r>
          </w:p>
        </w:tc>
        <w:tc>
          <w:tcPr>
            <w:tcW w:w="1530" w:type="dxa"/>
          </w:tcPr>
          <w:p w14:paraId="667B1883" w14:textId="77777777" w:rsidR="00353695" w:rsidRPr="00353695" w:rsidRDefault="00353695"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353695">
              <w:rPr>
                <w:rFonts w:ascii="Times New Roman" w:hAnsi="Times New Roman" w:cs="B Nazanin"/>
                <w:sz w:val="28"/>
                <w:szCs w:val="28"/>
              </w:rPr>
              <w:t>String</w:t>
            </w:r>
          </w:p>
        </w:tc>
        <w:tc>
          <w:tcPr>
            <w:tcW w:w="3505" w:type="dxa"/>
          </w:tcPr>
          <w:p w14:paraId="1B683BD3" w14:textId="530ACA0C" w:rsidR="00353695" w:rsidRPr="00353695" w:rsidRDefault="00B34A7F" w:rsidP="00353695">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B6608B">
              <w:rPr>
                <w:rFonts w:ascii="Times New Roman" w:hAnsi="Times New Roman" w:cs="B Nazanin"/>
                <w:sz w:val="28"/>
                <w:szCs w:val="28"/>
                <w:rtl/>
              </w:rPr>
              <w:t>تاریخ پایان ممنوعیت</w:t>
            </w:r>
          </w:p>
        </w:tc>
      </w:tr>
    </w:tbl>
    <w:p w14:paraId="0C7D7800" w14:textId="77777777" w:rsidR="00353695" w:rsidRPr="00353695" w:rsidRDefault="00353695" w:rsidP="00353695">
      <w:pPr>
        <w:rPr>
          <w:rFonts w:ascii="Times New Roman" w:hAnsi="Times New Roman" w:cs="B Nazanin"/>
          <w:sz w:val="28"/>
          <w:szCs w:val="28"/>
        </w:rPr>
      </w:pPr>
      <w:r w:rsidRPr="00353695">
        <w:rPr>
          <w:rFonts w:ascii="Times New Roman" w:hAnsi="Times New Roman" w:cs="B Nazanin"/>
          <w:sz w:val="28"/>
          <w:szCs w:val="28"/>
        </w:rPr>
        <w:t xml:space="preserve">        </w:t>
      </w:r>
    </w:p>
    <w:p w14:paraId="44714375" w14:textId="77777777" w:rsidR="00353695" w:rsidRPr="00353695" w:rsidRDefault="00353695" w:rsidP="00353695">
      <w:pPr>
        <w:rPr>
          <w:rFonts w:ascii="Times New Roman" w:hAnsi="Times New Roman" w:cs="B Nazanin"/>
          <w:sz w:val="28"/>
          <w:szCs w:val="28"/>
        </w:rPr>
      </w:pPr>
      <w:r w:rsidRPr="00353695">
        <w:rPr>
          <w:rFonts w:ascii="Times New Roman" w:hAnsi="Times New Roman" w:cs="B Nazanin"/>
          <w:sz w:val="28"/>
          <w:szCs w:val="28"/>
        </w:rPr>
        <w:t xml:space="preserve">        </w:t>
      </w:r>
    </w:p>
    <w:p w14:paraId="59FA5B37" w14:textId="37FC726F" w:rsidR="003618C1" w:rsidRDefault="003618C1" w:rsidP="004905CD">
      <w:pPr>
        <w:rPr>
          <w:rtl/>
        </w:rPr>
      </w:pPr>
    </w:p>
    <w:p w14:paraId="66DCAE52" w14:textId="27598A26" w:rsidR="009D2902" w:rsidRDefault="009D2902" w:rsidP="00F85306">
      <w:pPr>
        <w:pStyle w:val="Heading2"/>
        <w:rPr>
          <w:rtl/>
        </w:rPr>
      </w:pPr>
      <w:bookmarkStart w:id="139" w:name="_Toc38109543"/>
      <w:r w:rsidRPr="00A51349">
        <w:rPr>
          <w:rFonts w:cs="B Lotus" w:hint="cs"/>
          <w:rtl/>
        </w:rPr>
        <w:t>خطاهای وب متد</w:t>
      </w:r>
      <w:r w:rsidRPr="004C1ECA">
        <w:rPr>
          <w:rFonts w:cs="Sakkal Majalla" w:hint="cs"/>
          <w:rtl/>
        </w:rPr>
        <w:t xml:space="preserve"> </w:t>
      </w:r>
      <w:r w:rsidRPr="004C1ECA">
        <w:t>CIIWSNajaLicence</w:t>
      </w:r>
      <w:r w:rsidRPr="004C1ECA">
        <w:rPr>
          <w:rFonts w:hint="cs"/>
          <w:rtl/>
        </w:rPr>
        <w:t>:</w:t>
      </w:r>
      <w:bookmarkEnd w:id="139"/>
    </w:p>
    <w:tbl>
      <w:tblPr>
        <w:tblStyle w:val="GridTable4-Accent5"/>
        <w:bidiVisual/>
        <w:tblW w:w="0" w:type="auto"/>
        <w:tblInd w:w="50"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1437"/>
        <w:gridCol w:w="6339"/>
      </w:tblGrid>
      <w:tr w:rsidR="009D2902" w14:paraId="3AA4DD85" w14:textId="77777777" w:rsidTr="009D2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shd w:val="clear" w:color="auto" w:fill="92CDDC" w:themeFill="accent5" w:themeFillTint="99"/>
          </w:tcPr>
          <w:p w14:paraId="3BF42741" w14:textId="77777777" w:rsidR="009D2902" w:rsidRDefault="009D2902" w:rsidP="00AF2538">
            <w:pPr>
              <w:jc w:val="center"/>
              <w:rPr>
                <w:rFonts w:cs="B Lotus"/>
                <w:sz w:val="28"/>
                <w:szCs w:val="28"/>
                <w:rtl/>
              </w:rPr>
            </w:pPr>
            <w:r>
              <w:rPr>
                <w:rFonts w:cs="B Lotus" w:hint="cs"/>
                <w:sz w:val="28"/>
                <w:szCs w:val="28"/>
                <w:rtl/>
              </w:rPr>
              <w:t>کدخطا</w:t>
            </w:r>
          </w:p>
        </w:tc>
        <w:tc>
          <w:tcPr>
            <w:tcW w:w="6339" w:type="dxa"/>
            <w:shd w:val="clear" w:color="auto" w:fill="92CDDC" w:themeFill="accent5" w:themeFillTint="99"/>
          </w:tcPr>
          <w:p w14:paraId="2092CBE5" w14:textId="77777777" w:rsidR="009D2902" w:rsidRDefault="009D2902" w:rsidP="00AF2538">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شرح خطا</w:t>
            </w:r>
          </w:p>
        </w:tc>
      </w:tr>
      <w:tr w:rsidR="009D2902" w:rsidRPr="004058B6" w14:paraId="700BBBE4" w14:textId="77777777" w:rsidTr="009D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tcPr>
          <w:p w14:paraId="61D2FC2C" w14:textId="77777777" w:rsidR="009D2902" w:rsidRPr="004058B6" w:rsidRDefault="009D2902" w:rsidP="00AF2538">
            <w:pPr>
              <w:jc w:val="center"/>
              <w:rPr>
                <w:rFonts w:ascii="Times New Roman" w:hAnsi="Times New Roman" w:cs="B Lotus"/>
                <w:b w:val="0"/>
                <w:bCs w:val="0"/>
                <w:sz w:val="28"/>
                <w:szCs w:val="28"/>
              </w:rPr>
            </w:pPr>
            <w:r w:rsidRPr="004058B6">
              <w:rPr>
                <w:rFonts w:ascii="Times New Roman" w:hAnsi="Times New Roman" w:cs="B Lotus" w:hint="cs"/>
                <w:color w:val="000000"/>
                <w:sz w:val="28"/>
                <w:szCs w:val="28"/>
                <w:rtl/>
              </w:rPr>
              <w:t>1</w:t>
            </w:r>
          </w:p>
        </w:tc>
        <w:tc>
          <w:tcPr>
            <w:tcW w:w="6339" w:type="dxa"/>
          </w:tcPr>
          <w:p w14:paraId="76212169" w14:textId="659ACE3A" w:rsidR="009D2902" w:rsidRPr="004058B6" w:rsidRDefault="009D2902" w:rsidP="009D29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شماره گواهینامه</w:t>
            </w:r>
            <w:r w:rsidRPr="004058B6">
              <w:rPr>
                <w:rFonts w:ascii="Times New Roman" w:hAnsi="Times New Roman" w:cs="B Lotus" w:hint="cs"/>
                <w:sz w:val="28"/>
                <w:szCs w:val="28"/>
                <w:rtl/>
              </w:rPr>
              <w:t xml:space="preserve"> خالی است</w:t>
            </w:r>
          </w:p>
        </w:tc>
      </w:tr>
      <w:tr w:rsidR="009D2902" w:rsidRPr="004058B6" w14:paraId="0298F157" w14:textId="77777777" w:rsidTr="009D2902">
        <w:tc>
          <w:tcPr>
            <w:cnfStyle w:val="001000000000" w:firstRow="0" w:lastRow="0" w:firstColumn="1" w:lastColumn="0" w:oddVBand="0" w:evenVBand="0" w:oddHBand="0" w:evenHBand="0" w:firstRowFirstColumn="0" w:firstRowLastColumn="0" w:lastRowFirstColumn="0" w:lastRowLastColumn="0"/>
            <w:tcW w:w="1437" w:type="dxa"/>
          </w:tcPr>
          <w:p w14:paraId="5408C3FF" w14:textId="77CE664D" w:rsidR="009D2902" w:rsidRPr="004058B6" w:rsidRDefault="009D2902" w:rsidP="00AF2538">
            <w:pPr>
              <w:jc w:val="center"/>
              <w:rPr>
                <w:rFonts w:ascii="Times New Roman" w:hAnsi="Times New Roman" w:cs="B Lotus"/>
                <w:b w:val="0"/>
                <w:bCs w:val="0"/>
                <w:color w:val="000000"/>
                <w:sz w:val="28"/>
                <w:szCs w:val="28"/>
                <w:rtl/>
              </w:rPr>
            </w:pPr>
            <w:r>
              <w:rPr>
                <w:rFonts w:ascii="Times New Roman" w:hAnsi="Times New Roman" w:cs="B Lotus" w:hint="cs"/>
                <w:color w:val="000000"/>
                <w:sz w:val="28"/>
                <w:szCs w:val="28"/>
                <w:rtl/>
              </w:rPr>
              <w:t>2</w:t>
            </w:r>
          </w:p>
        </w:tc>
        <w:tc>
          <w:tcPr>
            <w:tcW w:w="6339" w:type="dxa"/>
          </w:tcPr>
          <w:p w14:paraId="6F53F2DD" w14:textId="77777777" w:rsidR="009D2902" w:rsidRPr="004058B6" w:rsidRDefault="009D2902" w:rsidP="00AF253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نام کاربری و کلمه عبور اشتباه است</w:t>
            </w:r>
          </w:p>
        </w:tc>
      </w:tr>
    </w:tbl>
    <w:p w14:paraId="6ABECAE3" w14:textId="052E1FAC" w:rsidR="009D2902" w:rsidRDefault="009D2902" w:rsidP="004905CD">
      <w:pPr>
        <w:rPr>
          <w:rtl/>
        </w:rPr>
      </w:pPr>
    </w:p>
    <w:p w14:paraId="5581C294" w14:textId="77777777" w:rsidR="009D2902" w:rsidRDefault="009D2902" w:rsidP="004905CD">
      <w:pPr>
        <w:rPr>
          <w:rtl/>
        </w:rPr>
      </w:pPr>
    </w:p>
    <w:p w14:paraId="64F693DA" w14:textId="2BAC98C5" w:rsidR="004905CD" w:rsidRPr="000534D1" w:rsidRDefault="004905CD" w:rsidP="004905CD">
      <w:pPr>
        <w:pStyle w:val="Heading2"/>
        <w:rPr>
          <w:rtl/>
        </w:rPr>
      </w:pPr>
      <w:bookmarkStart w:id="140" w:name="_ورودی_های_وب"/>
      <w:bookmarkStart w:id="141" w:name="_وب_متد_CIIWSNajaLicenceNoEnf"/>
      <w:bookmarkStart w:id="142" w:name="_Toc38109544"/>
      <w:bookmarkEnd w:id="140"/>
      <w:bookmarkEnd w:id="141"/>
      <w:r w:rsidRPr="000534D1">
        <w:rPr>
          <w:rFonts w:hint="cs"/>
          <w:rtl/>
        </w:rPr>
        <w:t xml:space="preserve">وب متد </w:t>
      </w:r>
      <w:r w:rsidRPr="000534D1">
        <w:rPr>
          <w:rFonts w:ascii="Times New Roman" w:hAnsi="Times New Roman"/>
        </w:rPr>
        <w:t>CIIWSNajaLicenceNoEnf</w:t>
      </w:r>
      <w:r w:rsidRPr="000534D1">
        <w:rPr>
          <w:rFonts w:ascii="Times New Roman" w:hAnsi="Times New Roman" w:hint="cs"/>
          <w:rtl/>
        </w:rPr>
        <w:t xml:space="preserve"> جهت </w:t>
      </w:r>
      <w:r w:rsidRPr="000534D1">
        <w:rPr>
          <w:rtl/>
        </w:rPr>
        <w:t>استعلام</w:t>
      </w:r>
      <w:r w:rsidRPr="000534D1">
        <w:t xml:space="preserve"> </w:t>
      </w:r>
      <w:r w:rsidRPr="000534D1">
        <w:rPr>
          <w:rtl/>
        </w:rPr>
        <w:t>تعداد</w:t>
      </w:r>
      <w:r w:rsidRPr="000534D1">
        <w:t xml:space="preserve"> </w:t>
      </w:r>
      <w:r w:rsidRPr="000534D1">
        <w:rPr>
          <w:rtl/>
        </w:rPr>
        <w:t>نمرات</w:t>
      </w:r>
      <w:r w:rsidRPr="000534D1">
        <w:t xml:space="preserve"> </w:t>
      </w:r>
      <w:r w:rsidRPr="000534D1">
        <w:rPr>
          <w:rtl/>
        </w:rPr>
        <w:t>منفی</w:t>
      </w:r>
      <w:r w:rsidRPr="000534D1">
        <w:t xml:space="preserve"> </w:t>
      </w:r>
      <w:r w:rsidRPr="000534D1">
        <w:rPr>
          <w:rtl/>
        </w:rPr>
        <w:t>وبند</w:t>
      </w:r>
      <w:r w:rsidRPr="000534D1">
        <w:t xml:space="preserve"> </w:t>
      </w:r>
      <w:r w:rsidRPr="000534D1">
        <w:rPr>
          <w:rtl/>
        </w:rPr>
        <w:t>اعمال</w:t>
      </w:r>
      <w:r w:rsidRPr="000534D1">
        <w:t xml:space="preserve"> </w:t>
      </w:r>
      <w:r w:rsidRPr="000534D1">
        <w:rPr>
          <w:rtl/>
        </w:rPr>
        <w:t>شده</w:t>
      </w:r>
      <w:r w:rsidRPr="000534D1">
        <w:t xml:space="preserve"> </w:t>
      </w:r>
      <w:r w:rsidRPr="000534D1">
        <w:rPr>
          <w:rtl/>
        </w:rPr>
        <w:t>بر</w:t>
      </w:r>
      <w:r w:rsidRPr="000534D1">
        <w:t xml:space="preserve"> </w:t>
      </w:r>
      <w:r w:rsidRPr="000534D1">
        <w:rPr>
          <w:rtl/>
        </w:rPr>
        <w:t>روی</w:t>
      </w:r>
      <w:r w:rsidRPr="000534D1">
        <w:t xml:space="preserve"> </w:t>
      </w:r>
      <w:r w:rsidRPr="000534D1">
        <w:rPr>
          <w:rtl/>
        </w:rPr>
        <w:t>گواهینامه</w:t>
      </w:r>
      <w:r w:rsidRPr="000534D1">
        <w:t xml:space="preserve"> </w:t>
      </w:r>
      <w:r w:rsidRPr="000534D1">
        <w:rPr>
          <w:rtl/>
        </w:rPr>
        <w:t>براساس</w:t>
      </w:r>
      <w:r w:rsidRPr="000534D1">
        <w:t xml:space="preserve"> </w:t>
      </w:r>
      <w:r w:rsidRPr="000534D1">
        <w:rPr>
          <w:rtl/>
        </w:rPr>
        <w:t>شماره</w:t>
      </w:r>
      <w:r w:rsidRPr="000534D1">
        <w:t xml:space="preserve"> </w:t>
      </w:r>
      <w:r w:rsidRPr="000534D1">
        <w:rPr>
          <w:rtl/>
        </w:rPr>
        <w:t>گواهینامه</w:t>
      </w:r>
      <w:bookmarkEnd w:id="142"/>
    </w:p>
    <w:p w14:paraId="05C90E7C" w14:textId="77777777" w:rsidR="004905CD" w:rsidRPr="00FD47DB" w:rsidRDefault="004905CD" w:rsidP="004905CD">
      <w:pPr>
        <w:rPr>
          <w:rtl/>
        </w:rPr>
      </w:pPr>
    </w:p>
    <w:p w14:paraId="0D3D6798" w14:textId="77777777" w:rsidR="004905CD" w:rsidRPr="00F85306" w:rsidRDefault="004905CD" w:rsidP="00F85306">
      <w:pPr>
        <w:pStyle w:val="Heading2"/>
        <w:rPr>
          <w:rtl/>
        </w:rPr>
      </w:pPr>
      <w:bookmarkStart w:id="143" w:name="_Toc38109545"/>
      <w:r w:rsidRPr="00F85306">
        <w:rPr>
          <w:rFonts w:hint="cs"/>
          <w:rtl/>
        </w:rPr>
        <w:t xml:space="preserve">جدول ورودی های وب متد </w:t>
      </w:r>
      <w:r w:rsidRPr="00F85306">
        <w:t>CIIWSNajaLicenceNoEnf</w:t>
      </w:r>
      <w:r w:rsidRPr="00F85306">
        <w:rPr>
          <w:rFonts w:hint="cs"/>
          <w:rtl/>
        </w:rPr>
        <w:t>:</w:t>
      </w:r>
      <w:bookmarkEnd w:id="143"/>
    </w:p>
    <w:tbl>
      <w:tblPr>
        <w:tblStyle w:val="GridTable4-Accent5"/>
        <w:bidiVisual/>
        <w:tblW w:w="0" w:type="auto"/>
        <w:tblInd w:w="15"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934"/>
        <w:gridCol w:w="2235"/>
        <w:gridCol w:w="1761"/>
        <w:gridCol w:w="1587"/>
        <w:gridCol w:w="2467"/>
      </w:tblGrid>
      <w:tr w:rsidR="004905CD" w14:paraId="640AF605" w14:textId="77777777" w:rsidTr="004905CD">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934" w:type="dxa"/>
            <w:shd w:val="clear" w:color="auto" w:fill="92CDDC" w:themeFill="accent5" w:themeFillTint="99"/>
          </w:tcPr>
          <w:p w14:paraId="07BBDCB5" w14:textId="77777777" w:rsidR="004905CD" w:rsidRDefault="004905CD" w:rsidP="004905CD">
            <w:pPr>
              <w:jc w:val="center"/>
              <w:rPr>
                <w:rFonts w:cs="B Lotus"/>
                <w:sz w:val="28"/>
                <w:szCs w:val="28"/>
                <w:rtl/>
              </w:rPr>
            </w:pPr>
            <w:r>
              <w:rPr>
                <w:rFonts w:cs="B Lotus" w:hint="cs"/>
                <w:sz w:val="28"/>
                <w:szCs w:val="28"/>
                <w:rtl/>
              </w:rPr>
              <w:t>ردیف</w:t>
            </w:r>
          </w:p>
        </w:tc>
        <w:tc>
          <w:tcPr>
            <w:tcW w:w="2235" w:type="dxa"/>
            <w:shd w:val="clear" w:color="auto" w:fill="92CDDC" w:themeFill="accent5" w:themeFillTint="99"/>
          </w:tcPr>
          <w:p w14:paraId="4D0EBEDB"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نام فیلد</w:t>
            </w:r>
          </w:p>
        </w:tc>
        <w:tc>
          <w:tcPr>
            <w:tcW w:w="1761" w:type="dxa"/>
            <w:shd w:val="clear" w:color="auto" w:fill="92CDDC" w:themeFill="accent5" w:themeFillTint="99"/>
          </w:tcPr>
          <w:p w14:paraId="49BCACC0"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نوع فیلد</w:t>
            </w:r>
          </w:p>
        </w:tc>
        <w:tc>
          <w:tcPr>
            <w:tcW w:w="1587" w:type="dxa"/>
            <w:shd w:val="clear" w:color="auto" w:fill="92CDDC" w:themeFill="accent5" w:themeFillTint="99"/>
          </w:tcPr>
          <w:p w14:paraId="663C2FBE"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Pr>
            </w:pPr>
            <w:r>
              <w:rPr>
                <w:rFonts w:cs="B Lotus"/>
                <w:sz w:val="28"/>
                <w:szCs w:val="28"/>
              </w:rPr>
              <w:t>Nullable</w:t>
            </w:r>
          </w:p>
        </w:tc>
        <w:tc>
          <w:tcPr>
            <w:tcW w:w="2467" w:type="dxa"/>
            <w:shd w:val="clear" w:color="auto" w:fill="92CDDC" w:themeFill="accent5" w:themeFillTint="99"/>
          </w:tcPr>
          <w:p w14:paraId="2E007EBD"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شرح فیلد</w:t>
            </w:r>
          </w:p>
        </w:tc>
      </w:tr>
      <w:tr w:rsidR="004905CD" w14:paraId="6B3BFE14" w14:textId="77777777" w:rsidTr="004905CD">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934" w:type="dxa"/>
          </w:tcPr>
          <w:p w14:paraId="138D0419" w14:textId="77777777" w:rsidR="004905CD" w:rsidRPr="00FD7F2D" w:rsidRDefault="004905CD" w:rsidP="004A19B9">
            <w:pPr>
              <w:pStyle w:val="ListParagraph"/>
              <w:numPr>
                <w:ilvl w:val="0"/>
                <w:numId w:val="36"/>
              </w:numPr>
              <w:bidi/>
              <w:jc w:val="center"/>
              <w:rPr>
                <w:rFonts w:cs="B Lotus"/>
                <w:sz w:val="28"/>
                <w:szCs w:val="28"/>
                <w:rtl/>
                <w:lang w:bidi="fa-IR"/>
              </w:rPr>
            </w:pPr>
          </w:p>
        </w:tc>
        <w:tc>
          <w:tcPr>
            <w:tcW w:w="2235" w:type="dxa"/>
          </w:tcPr>
          <w:p w14:paraId="23E2E43D"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Pr>
            </w:pPr>
            <w:r>
              <w:rPr>
                <w:rFonts w:cs="B Lotus"/>
                <w:sz w:val="28"/>
                <w:szCs w:val="28"/>
              </w:rPr>
              <w:t>CiiLicence</w:t>
            </w:r>
          </w:p>
        </w:tc>
        <w:tc>
          <w:tcPr>
            <w:tcW w:w="1761" w:type="dxa"/>
          </w:tcPr>
          <w:p w14:paraId="525AB1A1"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Pr>
              <w:t>String</w:t>
            </w:r>
          </w:p>
        </w:tc>
        <w:tc>
          <w:tcPr>
            <w:tcW w:w="1587" w:type="dxa"/>
          </w:tcPr>
          <w:p w14:paraId="7C5D538A"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Pr>
              <w:t>NO</w:t>
            </w:r>
          </w:p>
        </w:tc>
        <w:tc>
          <w:tcPr>
            <w:tcW w:w="2467" w:type="dxa"/>
          </w:tcPr>
          <w:p w14:paraId="235ABE1C"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hint="cs"/>
                <w:sz w:val="28"/>
                <w:szCs w:val="28"/>
                <w:rtl/>
              </w:rPr>
              <w:t>شماره گواهینامه</w:t>
            </w:r>
          </w:p>
        </w:tc>
      </w:tr>
    </w:tbl>
    <w:p w14:paraId="778F3129" w14:textId="77777777" w:rsidR="004905CD" w:rsidRDefault="004905CD" w:rsidP="004905CD">
      <w:pPr>
        <w:rPr>
          <w:rFonts w:cs="B Lotus"/>
          <w:b/>
          <w:bCs/>
          <w:sz w:val="26"/>
          <w:szCs w:val="26"/>
          <w:rtl/>
        </w:rPr>
      </w:pPr>
    </w:p>
    <w:p w14:paraId="4B5DE150" w14:textId="77777777" w:rsidR="004905CD" w:rsidRPr="00575B9F" w:rsidRDefault="004905CD" w:rsidP="00575B9F">
      <w:pPr>
        <w:pStyle w:val="Heading2"/>
        <w:rPr>
          <w:rtl/>
        </w:rPr>
      </w:pPr>
      <w:bookmarkStart w:id="144" w:name="_Toc38109546"/>
      <w:r w:rsidRPr="00575B9F">
        <w:rPr>
          <w:rFonts w:hint="cs"/>
          <w:rtl/>
        </w:rPr>
        <w:lastRenderedPageBreak/>
        <w:t xml:space="preserve">خروجی های وب متد </w:t>
      </w:r>
      <w:r w:rsidRPr="00575B9F">
        <w:t>CIIWSNajaLicenceNoEnf</w:t>
      </w:r>
      <w:r w:rsidRPr="00575B9F">
        <w:rPr>
          <w:rFonts w:hint="cs"/>
          <w:rtl/>
        </w:rPr>
        <w:t>:</w:t>
      </w:r>
      <w:bookmarkEnd w:id="144"/>
    </w:p>
    <w:p w14:paraId="67D6AB48" w14:textId="77777777" w:rsidR="00BB58C8" w:rsidRPr="00BB58C8" w:rsidRDefault="00BB58C8" w:rsidP="00BB58C8">
      <w:pPr>
        <w:pStyle w:val="Heading2"/>
        <w:rPr>
          <w:rtl/>
        </w:rPr>
      </w:pPr>
      <w:bookmarkStart w:id="145" w:name="_Toc38109547"/>
      <w:r w:rsidRPr="00BB58C8">
        <w:rPr>
          <w:rFonts w:hint="cs"/>
          <w:rtl/>
        </w:rPr>
        <w:t xml:space="preserve">کلاس </w:t>
      </w:r>
      <w:r w:rsidRPr="00BB58C8">
        <w:t>EnfDTO</w:t>
      </w:r>
      <w:bookmarkEnd w:id="145"/>
    </w:p>
    <w:tbl>
      <w:tblPr>
        <w:tblStyle w:val="GridTable4-Accent5"/>
        <w:bidiVisual/>
        <w:tblW w:w="0" w:type="auto"/>
        <w:jc w:val="center"/>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ook w:val="04A0" w:firstRow="1" w:lastRow="0" w:firstColumn="1" w:lastColumn="0" w:noHBand="0" w:noVBand="1"/>
      </w:tblPr>
      <w:tblGrid>
        <w:gridCol w:w="1386"/>
        <w:gridCol w:w="2813"/>
        <w:gridCol w:w="1988"/>
        <w:gridCol w:w="2829"/>
      </w:tblGrid>
      <w:tr w:rsidR="00BB58C8" w:rsidRPr="00BB58C8" w14:paraId="19802397" w14:textId="77777777" w:rsidTr="00AD23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3175E131" w14:textId="77777777" w:rsidR="00BB58C8" w:rsidRPr="00BB58C8" w:rsidRDefault="00BB58C8" w:rsidP="00BB58C8">
            <w:pPr>
              <w:rPr>
                <w:rFonts w:ascii="Times New Roman" w:hAnsi="Times New Roman" w:cs="B Nazanin"/>
                <w:b w:val="0"/>
                <w:bCs w:val="0"/>
                <w:sz w:val="28"/>
                <w:szCs w:val="28"/>
                <w:rtl/>
              </w:rPr>
            </w:pPr>
            <w:r w:rsidRPr="00BB58C8">
              <w:rPr>
                <w:rFonts w:ascii="Times New Roman" w:hAnsi="Times New Roman" w:cs="B Nazanin" w:hint="cs"/>
                <w:sz w:val="28"/>
                <w:szCs w:val="28"/>
                <w:rtl/>
              </w:rPr>
              <w:t>ردیف</w:t>
            </w:r>
          </w:p>
        </w:tc>
        <w:tc>
          <w:tcPr>
            <w:tcW w:w="2880" w:type="dxa"/>
          </w:tcPr>
          <w:p w14:paraId="124CEE31" w14:textId="77777777" w:rsidR="00BB58C8" w:rsidRPr="00BB58C8" w:rsidRDefault="00BB58C8" w:rsidP="00BB58C8">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8"/>
                <w:szCs w:val="28"/>
                <w:rtl/>
              </w:rPr>
            </w:pPr>
            <w:r w:rsidRPr="00BB58C8">
              <w:rPr>
                <w:rFonts w:ascii="Times New Roman" w:hAnsi="Times New Roman" w:cs="B Nazanin" w:hint="cs"/>
                <w:sz w:val="28"/>
                <w:szCs w:val="28"/>
                <w:rtl/>
              </w:rPr>
              <w:t>نام فیلد</w:t>
            </w:r>
          </w:p>
        </w:tc>
        <w:tc>
          <w:tcPr>
            <w:tcW w:w="2070" w:type="dxa"/>
          </w:tcPr>
          <w:p w14:paraId="2C5A9C07" w14:textId="77777777" w:rsidR="00BB58C8" w:rsidRPr="00BB58C8" w:rsidRDefault="00BB58C8" w:rsidP="00BB58C8">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8"/>
                <w:szCs w:val="28"/>
                <w:rtl/>
              </w:rPr>
            </w:pPr>
            <w:r w:rsidRPr="00BB58C8">
              <w:rPr>
                <w:rFonts w:ascii="Times New Roman" w:hAnsi="Times New Roman" w:cs="B Nazanin" w:hint="cs"/>
                <w:sz w:val="28"/>
                <w:szCs w:val="28"/>
                <w:rtl/>
              </w:rPr>
              <w:t>نوع فیلد</w:t>
            </w:r>
          </w:p>
        </w:tc>
        <w:tc>
          <w:tcPr>
            <w:tcW w:w="2966" w:type="dxa"/>
          </w:tcPr>
          <w:p w14:paraId="2B20844C" w14:textId="77777777" w:rsidR="00BB58C8" w:rsidRPr="00BB58C8" w:rsidRDefault="00BB58C8" w:rsidP="00BB58C8">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8"/>
                <w:szCs w:val="28"/>
                <w:rtl/>
              </w:rPr>
            </w:pPr>
            <w:r w:rsidRPr="00BB58C8">
              <w:rPr>
                <w:rFonts w:ascii="Times New Roman" w:hAnsi="Times New Roman" w:cs="B Nazanin" w:hint="cs"/>
                <w:sz w:val="28"/>
                <w:szCs w:val="28"/>
                <w:rtl/>
              </w:rPr>
              <w:t>شرح فیلد</w:t>
            </w:r>
          </w:p>
        </w:tc>
      </w:tr>
      <w:tr w:rsidR="00BB58C8" w:rsidRPr="00BB58C8" w14:paraId="1AA0B6A7"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63E2125F" w14:textId="77777777" w:rsidR="00BB58C8" w:rsidRPr="00BB58C8" w:rsidRDefault="00BB58C8" w:rsidP="00BB58C8">
            <w:pPr>
              <w:numPr>
                <w:ilvl w:val="0"/>
                <w:numId w:val="44"/>
              </w:numPr>
              <w:rPr>
                <w:rFonts w:ascii="Times New Roman" w:hAnsi="Times New Roman" w:cs="B Nazanin"/>
                <w:b w:val="0"/>
                <w:bCs w:val="0"/>
                <w:sz w:val="28"/>
                <w:szCs w:val="28"/>
                <w:rtl/>
              </w:rPr>
            </w:pPr>
          </w:p>
        </w:tc>
        <w:tc>
          <w:tcPr>
            <w:tcW w:w="2880" w:type="dxa"/>
          </w:tcPr>
          <w:p w14:paraId="72E7C164" w14:textId="77777777" w:rsidR="00BB58C8" w:rsidRPr="00BB58C8" w:rsidRDefault="00BB58C8" w:rsidP="00BB58C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sz w:val="28"/>
                <w:szCs w:val="28"/>
              </w:rPr>
              <w:t>accidenceField</w:t>
            </w:r>
          </w:p>
        </w:tc>
        <w:tc>
          <w:tcPr>
            <w:tcW w:w="2070" w:type="dxa"/>
          </w:tcPr>
          <w:p w14:paraId="3FF31556" w14:textId="77777777" w:rsidR="00BB58C8" w:rsidRPr="00BB58C8" w:rsidRDefault="00BB58C8" w:rsidP="00BB58C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sz w:val="28"/>
                <w:szCs w:val="28"/>
              </w:rPr>
              <w:t>String</w:t>
            </w:r>
          </w:p>
        </w:tc>
        <w:tc>
          <w:tcPr>
            <w:tcW w:w="2966" w:type="dxa"/>
          </w:tcPr>
          <w:p w14:paraId="6B864F65" w14:textId="77777777" w:rsidR="00BB58C8" w:rsidRPr="00BB58C8" w:rsidRDefault="00BB58C8" w:rsidP="00BB58C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hint="cs"/>
                <w:sz w:val="28"/>
                <w:szCs w:val="28"/>
                <w:rtl/>
              </w:rPr>
              <w:t>تعداد تخلفات حادثه ساز</w:t>
            </w:r>
          </w:p>
        </w:tc>
      </w:tr>
      <w:tr w:rsidR="00BB58C8" w:rsidRPr="00BB58C8" w14:paraId="46AAD8C3"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434" w:type="dxa"/>
          </w:tcPr>
          <w:p w14:paraId="228BD9F2" w14:textId="77777777" w:rsidR="00BB58C8" w:rsidRPr="00BB58C8" w:rsidRDefault="00BB58C8" w:rsidP="00BB58C8">
            <w:pPr>
              <w:numPr>
                <w:ilvl w:val="0"/>
                <w:numId w:val="44"/>
              </w:numPr>
              <w:rPr>
                <w:rFonts w:ascii="Times New Roman" w:hAnsi="Times New Roman" w:cs="B Nazanin"/>
                <w:b w:val="0"/>
                <w:bCs w:val="0"/>
                <w:sz w:val="28"/>
                <w:szCs w:val="28"/>
                <w:rtl/>
              </w:rPr>
            </w:pPr>
          </w:p>
        </w:tc>
        <w:tc>
          <w:tcPr>
            <w:tcW w:w="2880" w:type="dxa"/>
          </w:tcPr>
          <w:p w14:paraId="6A34D202" w14:textId="77777777" w:rsidR="00BB58C8" w:rsidRPr="00BB58C8" w:rsidRDefault="00BB58C8" w:rsidP="00BB58C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sz w:val="28"/>
                <w:szCs w:val="28"/>
              </w:rPr>
              <w:t>finalPointField</w:t>
            </w:r>
          </w:p>
        </w:tc>
        <w:tc>
          <w:tcPr>
            <w:tcW w:w="2070" w:type="dxa"/>
          </w:tcPr>
          <w:p w14:paraId="0769804E" w14:textId="77777777" w:rsidR="00BB58C8" w:rsidRPr="00BB58C8" w:rsidRDefault="00BB58C8" w:rsidP="00BB58C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sz w:val="28"/>
                <w:szCs w:val="28"/>
              </w:rPr>
              <w:t>String</w:t>
            </w:r>
          </w:p>
        </w:tc>
        <w:tc>
          <w:tcPr>
            <w:tcW w:w="2966" w:type="dxa"/>
          </w:tcPr>
          <w:p w14:paraId="756BE130" w14:textId="77777777" w:rsidR="00BB58C8" w:rsidRPr="00BB58C8" w:rsidRDefault="00BB58C8" w:rsidP="00BB58C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hint="cs"/>
                <w:sz w:val="28"/>
                <w:szCs w:val="28"/>
                <w:rtl/>
              </w:rPr>
              <w:t>نمره منفی</w:t>
            </w:r>
          </w:p>
        </w:tc>
      </w:tr>
      <w:tr w:rsidR="00BB58C8" w:rsidRPr="00BB58C8" w14:paraId="1A52B965"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234A8117" w14:textId="77777777" w:rsidR="00BB58C8" w:rsidRPr="00BB58C8" w:rsidRDefault="00BB58C8" w:rsidP="00BB58C8">
            <w:pPr>
              <w:numPr>
                <w:ilvl w:val="0"/>
                <w:numId w:val="44"/>
              </w:numPr>
              <w:rPr>
                <w:rFonts w:ascii="Times New Roman" w:hAnsi="Times New Roman" w:cs="B Nazanin"/>
                <w:b w:val="0"/>
                <w:bCs w:val="0"/>
                <w:sz w:val="28"/>
                <w:szCs w:val="28"/>
                <w:rtl/>
              </w:rPr>
            </w:pPr>
          </w:p>
        </w:tc>
        <w:tc>
          <w:tcPr>
            <w:tcW w:w="2880" w:type="dxa"/>
          </w:tcPr>
          <w:p w14:paraId="7C47176F" w14:textId="77777777" w:rsidR="00BB58C8" w:rsidRPr="00BB58C8" w:rsidRDefault="00BB58C8" w:rsidP="00BB58C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sz w:val="28"/>
                <w:szCs w:val="28"/>
              </w:rPr>
              <w:t>finalPriceField</w:t>
            </w:r>
          </w:p>
        </w:tc>
        <w:tc>
          <w:tcPr>
            <w:tcW w:w="2070" w:type="dxa"/>
          </w:tcPr>
          <w:p w14:paraId="4E5AF37C" w14:textId="77777777" w:rsidR="00BB58C8" w:rsidRPr="00BB58C8" w:rsidRDefault="00BB58C8" w:rsidP="00BB58C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sz w:val="28"/>
                <w:szCs w:val="28"/>
              </w:rPr>
              <w:t>String</w:t>
            </w:r>
          </w:p>
        </w:tc>
        <w:tc>
          <w:tcPr>
            <w:tcW w:w="2966" w:type="dxa"/>
          </w:tcPr>
          <w:p w14:paraId="123BC71F" w14:textId="77777777" w:rsidR="00BB58C8" w:rsidRPr="00BB58C8" w:rsidRDefault="00BB58C8" w:rsidP="00BB58C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hint="cs"/>
                <w:sz w:val="28"/>
                <w:szCs w:val="28"/>
                <w:rtl/>
              </w:rPr>
              <w:t>مبلغ کل خلافی</w:t>
            </w:r>
          </w:p>
        </w:tc>
      </w:tr>
      <w:tr w:rsidR="00BB58C8" w:rsidRPr="00BB58C8" w14:paraId="4B90B2DF"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434" w:type="dxa"/>
          </w:tcPr>
          <w:p w14:paraId="729F15F4" w14:textId="77777777" w:rsidR="00BB58C8" w:rsidRPr="00BB58C8" w:rsidRDefault="00BB58C8" w:rsidP="00BB58C8">
            <w:pPr>
              <w:numPr>
                <w:ilvl w:val="0"/>
                <w:numId w:val="44"/>
              </w:numPr>
              <w:rPr>
                <w:rFonts w:ascii="Times New Roman" w:hAnsi="Times New Roman" w:cs="B Nazanin"/>
                <w:b w:val="0"/>
                <w:bCs w:val="0"/>
                <w:sz w:val="28"/>
                <w:szCs w:val="28"/>
                <w:rtl/>
              </w:rPr>
            </w:pPr>
          </w:p>
        </w:tc>
        <w:tc>
          <w:tcPr>
            <w:tcW w:w="2880" w:type="dxa"/>
          </w:tcPr>
          <w:p w14:paraId="5C1A2FAB" w14:textId="77777777" w:rsidR="00BB58C8" w:rsidRPr="00BB58C8" w:rsidRDefault="00BB58C8" w:rsidP="00BB58C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BB58C8">
              <w:rPr>
                <w:rFonts w:ascii="Times New Roman" w:hAnsi="Times New Roman" w:cs="B Nazanin"/>
                <w:sz w:val="28"/>
                <w:szCs w:val="28"/>
              </w:rPr>
              <w:t>licenceNoField</w:t>
            </w:r>
          </w:p>
        </w:tc>
        <w:tc>
          <w:tcPr>
            <w:tcW w:w="2070" w:type="dxa"/>
          </w:tcPr>
          <w:p w14:paraId="73A3A10A" w14:textId="77777777" w:rsidR="00BB58C8" w:rsidRPr="00BB58C8" w:rsidRDefault="00BB58C8" w:rsidP="00BB58C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sz w:val="28"/>
                <w:szCs w:val="28"/>
              </w:rPr>
              <w:t>String</w:t>
            </w:r>
          </w:p>
        </w:tc>
        <w:tc>
          <w:tcPr>
            <w:tcW w:w="2966" w:type="dxa"/>
          </w:tcPr>
          <w:p w14:paraId="6765E861" w14:textId="77777777" w:rsidR="00BB58C8" w:rsidRPr="00BB58C8" w:rsidRDefault="00BB58C8" w:rsidP="00BB58C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hint="cs"/>
                <w:sz w:val="28"/>
                <w:szCs w:val="28"/>
                <w:rtl/>
              </w:rPr>
              <w:t>شماره گواهینامه</w:t>
            </w:r>
          </w:p>
        </w:tc>
      </w:tr>
      <w:tr w:rsidR="00BB58C8" w:rsidRPr="00BB58C8" w14:paraId="551034CA"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092AE27E" w14:textId="77777777" w:rsidR="00BB58C8" w:rsidRPr="00BB58C8" w:rsidRDefault="00BB58C8" w:rsidP="00BB58C8">
            <w:pPr>
              <w:numPr>
                <w:ilvl w:val="0"/>
                <w:numId w:val="44"/>
              </w:numPr>
              <w:rPr>
                <w:rFonts w:ascii="Times New Roman" w:hAnsi="Times New Roman" w:cs="B Nazanin"/>
                <w:b w:val="0"/>
                <w:bCs w:val="0"/>
                <w:sz w:val="28"/>
                <w:szCs w:val="28"/>
                <w:rtl/>
              </w:rPr>
            </w:pPr>
          </w:p>
        </w:tc>
        <w:tc>
          <w:tcPr>
            <w:tcW w:w="2880" w:type="dxa"/>
          </w:tcPr>
          <w:p w14:paraId="4D3FA835" w14:textId="77777777" w:rsidR="00BB58C8" w:rsidRPr="00BB58C8" w:rsidRDefault="00BB58C8" w:rsidP="00BB58C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Pr>
            </w:pPr>
            <w:r w:rsidRPr="00BB58C8">
              <w:rPr>
                <w:rFonts w:ascii="Times New Roman" w:hAnsi="Times New Roman" w:cs="B Nazanin"/>
                <w:sz w:val="28"/>
                <w:szCs w:val="28"/>
              </w:rPr>
              <w:t>ruleTypeField</w:t>
            </w:r>
          </w:p>
        </w:tc>
        <w:tc>
          <w:tcPr>
            <w:tcW w:w="2070" w:type="dxa"/>
          </w:tcPr>
          <w:p w14:paraId="1E24C815" w14:textId="77777777" w:rsidR="00BB58C8" w:rsidRPr="00BB58C8" w:rsidRDefault="00BB58C8" w:rsidP="00BB58C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sz w:val="28"/>
                <w:szCs w:val="28"/>
              </w:rPr>
              <w:t>String</w:t>
            </w:r>
          </w:p>
        </w:tc>
        <w:tc>
          <w:tcPr>
            <w:tcW w:w="2966" w:type="dxa"/>
          </w:tcPr>
          <w:p w14:paraId="041C8468" w14:textId="77777777" w:rsidR="00BB58C8" w:rsidRPr="00BB58C8" w:rsidRDefault="00BB58C8" w:rsidP="00BB58C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hint="cs"/>
                <w:sz w:val="28"/>
                <w:szCs w:val="28"/>
                <w:rtl/>
              </w:rPr>
              <w:t>نوع بند اعمال شده بر روی گواهینامه</w:t>
            </w:r>
          </w:p>
        </w:tc>
      </w:tr>
      <w:tr w:rsidR="00BB58C8" w:rsidRPr="00BB58C8" w14:paraId="7A1C7A8C"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434" w:type="dxa"/>
          </w:tcPr>
          <w:p w14:paraId="69C60D43" w14:textId="77777777" w:rsidR="00BB58C8" w:rsidRPr="00BB58C8" w:rsidRDefault="00BB58C8" w:rsidP="00BB58C8">
            <w:pPr>
              <w:numPr>
                <w:ilvl w:val="0"/>
                <w:numId w:val="44"/>
              </w:numPr>
              <w:rPr>
                <w:rFonts w:ascii="Times New Roman" w:hAnsi="Times New Roman" w:cs="B Nazanin"/>
                <w:b w:val="0"/>
                <w:bCs w:val="0"/>
                <w:sz w:val="28"/>
                <w:szCs w:val="28"/>
                <w:rtl/>
              </w:rPr>
            </w:pPr>
          </w:p>
        </w:tc>
        <w:tc>
          <w:tcPr>
            <w:tcW w:w="2880" w:type="dxa"/>
          </w:tcPr>
          <w:p w14:paraId="6DF7A20C" w14:textId="77777777" w:rsidR="00BB58C8" w:rsidRPr="00BB58C8" w:rsidRDefault="00BB58C8" w:rsidP="00BB58C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Pr>
            </w:pPr>
            <w:r w:rsidRPr="00BB58C8">
              <w:rPr>
                <w:rFonts w:ascii="Times New Roman" w:hAnsi="Times New Roman" w:cs="B Nazanin"/>
                <w:sz w:val="28"/>
                <w:szCs w:val="28"/>
              </w:rPr>
              <w:t>statusField</w:t>
            </w:r>
          </w:p>
        </w:tc>
        <w:tc>
          <w:tcPr>
            <w:tcW w:w="2070" w:type="dxa"/>
          </w:tcPr>
          <w:p w14:paraId="501096FA" w14:textId="77777777" w:rsidR="00BB58C8" w:rsidRPr="00BB58C8" w:rsidRDefault="00BB58C8" w:rsidP="00BB58C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sz w:val="28"/>
                <w:szCs w:val="28"/>
              </w:rPr>
              <w:t>String</w:t>
            </w:r>
          </w:p>
        </w:tc>
        <w:tc>
          <w:tcPr>
            <w:tcW w:w="2966" w:type="dxa"/>
          </w:tcPr>
          <w:p w14:paraId="277CCEF6" w14:textId="77777777" w:rsidR="00BB58C8" w:rsidRPr="00BB58C8" w:rsidRDefault="00BB58C8" w:rsidP="00BB58C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8"/>
                <w:szCs w:val="28"/>
                <w:rtl/>
              </w:rPr>
            </w:pPr>
            <w:r w:rsidRPr="00BB58C8">
              <w:rPr>
                <w:rFonts w:ascii="Times New Roman" w:hAnsi="Times New Roman" w:cs="B Nazanin" w:hint="cs"/>
                <w:sz w:val="28"/>
                <w:szCs w:val="28"/>
                <w:rtl/>
              </w:rPr>
              <w:t>وضعیت</w:t>
            </w:r>
          </w:p>
        </w:tc>
      </w:tr>
    </w:tbl>
    <w:p w14:paraId="75150D30" w14:textId="77777777" w:rsidR="00BB58C8" w:rsidRPr="00E81029" w:rsidRDefault="00BB58C8" w:rsidP="004905CD">
      <w:pPr>
        <w:rPr>
          <w:rFonts w:ascii="Times New Roman" w:hAnsi="Times New Roman" w:cs="B Nazanin"/>
          <w:sz w:val="28"/>
          <w:szCs w:val="28"/>
        </w:rPr>
      </w:pPr>
    </w:p>
    <w:p w14:paraId="1BAE6D38" w14:textId="2E0F8510" w:rsidR="009D2902" w:rsidRDefault="009D2902" w:rsidP="009D2902">
      <w:pPr>
        <w:pStyle w:val="Heading3"/>
        <w:rPr>
          <w:rtl/>
        </w:rPr>
      </w:pPr>
      <w:bookmarkStart w:id="146" w:name="_Toc38109548"/>
      <w:r>
        <w:rPr>
          <w:rFonts w:cs="Sakkal Majalla" w:hint="cs"/>
          <w:rtl/>
        </w:rPr>
        <w:t>خطا</w:t>
      </w:r>
      <w:r w:rsidRPr="004C1ECA">
        <w:rPr>
          <w:rFonts w:cs="Sakkal Majalla" w:hint="cs"/>
          <w:rtl/>
        </w:rPr>
        <w:t xml:space="preserve">های وب متد </w:t>
      </w:r>
      <w:r w:rsidRPr="004C1ECA">
        <w:t>CIIWSNajaLicenceNoEnf</w:t>
      </w:r>
      <w:r w:rsidRPr="004C1ECA">
        <w:rPr>
          <w:rFonts w:hint="cs"/>
          <w:rtl/>
        </w:rPr>
        <w:t>:</w:t>
      </w:r>
      <w:bookmarkEnd w:id="146"/>
    </w:p>
    <w:tbl>
      <w:tblPr>
        <w:tblStyle w:val="GridTable4-Accent5"/>
        <w:bidiVisual/>
        <w:tblW w:w="0" w:type="auto"/>
        <w:tblInd w:w="50"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1437"/>
        <w:gridCol w:w="6339"/>
      </w:tblGrid>
      <w:tr w:rsidR="009D2902" w14:paraId="42FE0F2D" w14:textId="77777777" w:rsidTr="00AF2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shd w:val="clear" w:color="auto" w:fill="92CDDC" w:themeFill="accent5" w:themeFillTint="99"/>
          </w:tcPr>
          <w:p w14:paraId="3DB9DAF9" w14:textId="77777777" w:rsidR="009D2902" w:rsidRDefault="009D2902" w:rsidP="00AF2538">
            <w:pPr>
              <w:jc w:val="center"/>
              <w:rPr>
                <w:rFonts w:cs="B Lotus"/>
                <w:sz w:val="28"/>
                <w:szCs w:val="28"/>
                <w:rtl/>
              </w:rPr>
            </w:pPr>
            <w:r>
              <w:rPr>
                <w:rFonts w:cs="B Lotus" w:hint="cs"/>
                <w:sz w:val="28"/>
                <w:szCs w:val="28"/>
                <w:rtl/>
              </w:rPr>
              <w:t>کدخطا</w:t>
            </w:r>
          </w:p>
        </w:tc>
        <w:tc>
          <w:tcPr>
            <w:tcW w:w="6339" w:type="dxa"/>
            <w:shd w:val="clear" w:color="auto" w:fill="92CDDC" w:themeFill="accent5" w:themeFillTint="99"/>
          </w:tcPr>
          <w:p w14:paraId="1E1266CA" w14:textId="77777777" w:rsidR="009D2902" w:rsidRDefault="009D2902" w:rsidP="00AF2538">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شرح خطا</w:t>
            </w:r>
          </w:p>
        </w:tc>
      </w:tr>
      <w:tr w:rsidR="009D2902" w:rsidRPr="004058B6" w14:paraId="7FEA0467" w14:textId="77777777" w:rsidTr="00AF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tcPr>
          <w:p w14:paraId="2799093E" w14:textId="77777777" w:rsidR="009D2902" w:rsidRPr="004058B6" w:rsidRDefault="009D2902" w:rsidP="00AF2538">
            <w:pPr>
              <w:jc w:val="center"/>
              <w:rPr>
                <w:rFonts w:ascii="Times New Roman" w:hAnsi="Times New Roman" w:cs="B Lotus"/>
                <w:b w:val="0"/>
                <w:bCs w:val="0"/>
                <w:sz w:val="28"/>
                <w:szCs w:val="28"/>
              </w:rPr>
            </w:pPr>
            <w:r w:rsidRPr="004058B6">
              <w:rPr>
                <w:rFonts w:ascii="Times New Roman" w:hAnsi="Times New Roman" w:cs="B Lotus" w:hint="cs"/>
                <w:color w:val="000000"/>
                <w:sz w:val="28"/>
                <w:szCs w:val="28"/>
                <w:rtl/>
              </w:rPr>
              <w:t>1</w:t>
            </w:r>
          </w:p>
        </w:tc>
        <w:tc>
          <w:tcPr>
            <w:tcW w:w="6339" w:type="dxa"/>
          </w:tcPr>
          <w:p w14:paraId="35044579" w14:textId="77777777" w:rsidR="009D2902" w:rsidRPr="004058B6" w:rsidRDefault="009D2902" w:rsidP="00AF25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شماره گواهینامه</w:t>
            </w:r>
            <w:r w:rsidRPr="004058B6">
              <w:rPr>
                <w:rFonts w:ascii="Times New Roman" w:hAnsi="Times New Roman" w:cs="B Lotus" w:hint="cs"/>
                <w:sz w:val="28"/>
                <w:szCs w:val="28"/>
                <w:rtl/>
              </w:rPr>
              <w:t xml:space="preserve"> خالی است</w:t>
            </w:r>
          </w:p>
        </w:tc>
      </w:tr>
      <w:tr w:rsidR="009D2902" w:rsidRPr="004058B6" w14:paraId="5A85849D" w14:textId="77777777" w:rsidTr="00AF2538">
        <w:tc>
          <w:tcPr>
            <w:cnfStyle w:val="001000000000" w:firstRow="0" w:lastRow="0" w:firstColumn="1" w:lastColumn="0" w:oddVBand="0" w:evenVBand="0" w:oddHBand="0" w:evenHBand="0" w:firstRowFirstColumn="0" w:firstRowLastColumn="0" w:lastRowFirstColumn="0" w:lastRowLastColumn="0"/>
            <w:tcW w:w="1437" w:type="dxa"/>
          </w:tcPr>
          <w:p w14:paraId="4FB7CE44" w14:textId="77777777" w:rsidR="009D2902" w:rsidRPr="004058B6" w:rsidRDefault="009D2902" w:rsidP="00AF2538">
            <w:pPr>
              <w:jc w:val="center"/>
              <w:rPr>
                <w:rFonts w:ascii="Times New Roman" w:hAnsi="Times New Roman" w:cs="B Lotus"/>
                <w:b w:val="0"/>
                <w:bCs w:val="0"/>
                <w:color w:val="000000"/>
                <w:sz w:val="28"/>
                <w:szCs w:val="28"/>
                <w:rtl/>
              </w:rPr>
            </w:pPr>
            <w:r>
              <w:rPr>
                <w:rFonts w:ascii="Times New Roman" w:hAnsi="Times New Roman" w:cs="B Lotus" w:hint="cs"/>
                <w:color w:val="000000"/>
                <w:sz w:val="28"/>
                <w:szCs w:val="28"/>
                <w:rtl/>
              </w:rPr>
              <w:t>2</w:t>
            </w:r>
          </w:p>
        </w:tc>
        <w:tc>
          <w:tcPr>
            <w:tcW w:w="6339" w:type="dxa"/>
          </w:tcPr>
          <w:p w14:paraId="5970E171" w14:textId="77777777" w:rsidR="009D2902" w:rsidRPr="004058B6" w:rsidRDefault="009D2902" w:rsidP="00AF253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نام کاربری و کلمه عبور اشتباه است</w:t>
            </w:r>
          </w:p>
        </w:tc>
      </w:tr>
    </w:tbl>
    <w:p w14:paraId="7E614FDD" w14:textId="77777777" w:rsidR="004905CD" w:rsidRDefault="004905CD" w:rsidP="004905CD"/>
    <w:p w14:paraId="435A98A3" w14:textId="7E949595" w:rsidR="004905CD" w:rsidRPr="000534D1" w:rsidRDefault="004905CD" w:rsidP="004905CD">
      <w:pPr>
        <w:pStyle w:val="Heading2"/>
        <w:rPr>
          <w:rtl/>
        </w:rPr>
      </w:pPr>
      <w:bookmarkStart w:id="147" w:name="_وب_متد_CIIWSNajaLicence"/>
      <w:bookmarkStart w:id="148" w:name="_وب_متد_CIIWSNajaVehicleNoEnf"/>
      <w:bookmarkStart w:id="149" w:name="_Toc38109549"/>
      <w:bookmarkEnd w:id="147"/>
      <w:bookmarkEnd w:id="148"/>
      <w:r w:rsidRPr="000534D1">
        <w:rPr>
          <w:rFonts w:ascii="Times New Roman" w:hAnsi="Times New Roman" w:hint="cs"/>
          <w:rtl/>
        </w:rPr>
        <w:t xml:space="preserve">وب متد </w:t>
      </w:r>
      <w:r w:rsidRPr="000534D1">
        <w:rPr>
          <w:rFonts w:ascii="Times New Roman" w:hAnsi="Times New Roman"/>
        </w:rPr>
        <w:t>CIIWSNajaVehicleNoEnf</w:t>
      </w:r>
      <w:r w:rsidRPr="000534D1">
        <w:rPr>
          <w:rFonts w:ascii="Times New Roman" w:hAnsi="Times New Roman" w:hint="cs"/>
          <w:rtl/>
        </w:rPr>
        <w:t xml:space="preserve"> جهت </w:t>
      </w:r>
      <w:r w:rsidRPr="000534D1">
        <w:rPr>
          <w:rtl/>
        </w:rPr>
        <w:t>استعلام</w:t>
      </w:r>
      <w:r w:rsidRPr="000534D1">
        <w:t xml:space="preserve"> </w:t>
      </w:r>
      <w:r w:rsidRPr="000534D1">
        <w:rPr>
          <w:rtl/>
        </w:rPr>
        <w:t>مشخصات</w:t>
      </w:r>
      <w:r w:rsidRPr="000534D1">
        <w:t xml:space="preserve"> </w:t>
      </w:r>
      <w:r w:rsidRPr="000534D1">
        <w:rPr>
          <w:rtl/>
        </w:rPr>
        <w:t>تخلفات</w:t>
      </w:r>
      <w:r w:rsidRPr="000534D1">
        <w:t xml:space="preserve"> </w:t>
      </w:r>
      <w:r w:rsidRPr="000534D1">
        <w:rPr>
          <w:rtl/>
        </w:rPr>
        <w:t>حادثه</w:t>
      </w:r>
      <w:r w:rsidRPr="000534D1">
        <w:t xml:space="preserve"> </w:t>
      </w:r>
      <w:r w:rsidRPr="000534D1">
        <w:rPr>
          <w:rtl/>
        </w:rPr>
        <w:t>ساز</w:t>
      </w:r>
      <w:r w:rsidRPr="000534D1">
        <w:t xml:space="preserve"> </w:t>
      </w:r>
      <w:r w:rsidRPr="000534D1">
        <w:rPr>
          <w:rtl/>
        </w:rPr>
        <w:t>بر</w:t>
      </w:r>
      <w:r w:rsidRPr="000534D1">
        <w:t xml:space="preserve"> </w:t>
      </w:r>
      <w:r w:rsidRPr="000534D1">
        <w:rPr>
          <w:rtl/>
        </w:rPr>
        <w:t>اساس</w:t>
      </w:r>
      <w:r w:rsidRPr="000534D1">
        <w:t xml:space="preserve"> </w:t>
      </w:r>
      <w:r w:rsidRPr="000534D1">
        <w:rPr>
          <w:rtl/>
        </w:rPr>
        <w:t>شماره</w:t>
      </w:r>
      <w:r w:rsidRPr="000534D1">
        <w:t xml:space="preserve"> </w:t>
      </w:r>
      <w:r w:rsidRPr="000534D1">
        <w:rPr>
          <w:rtl/>
        </w:rPr>
        <w:t>پلاک</w:t>
      </w:r>
      <w:r w:rsidRPr="000534D1">
        <w:t xml:space="preserve"> </w:t>
      </w:r>
      <w:r w:rsidRPr="000534D1">
        <w:rPr>
          <w:rtl/>
        </w:rPr>
        <w:t>خودرو</w:t>
      </w:r>
      <w:r w:rsidRPr="000534D1">
        <w:t xml:space="preserve"> -</w:t>
      </w:r>
      <w:r w:rsidRPr="000534D1">
        <w:rPr>
          <w:rtl/>
        </w:rPr>
        <w:t>جمع</w:t>
      </w:r>
      <w:r w:rsidRPr="000534D1">
        <w:t xml:space="preserve"> </w:t>
      </w:r>
      <w:r w:rsidRPr="000534D1">
        <w:rPr>
          <w:rtl/>
        </w:rPr>
        <w:t>کل</w:t>
      </w:r>
      <w:r w:rsidRPr="000534D1">
        <w:t xml:space="preserve"> </w:t>
      </w:r>
      <w:r w:rsidRPr="000534D1">
        <w:rPr>
          <w:rtl/>
        </w:rPr>
        <w:t>خلافی</w:t>
      </w:r>
      <w:bookmarkEnd w:id="149"/>
    </w:p>
    <w:p w14:paraId="7BC0A357" w14:textId="77777777" w:rsidR="004905CD" w:rsidRPr="00FD47DB" w:rsidRDefault="004905CD" w:rsidP="004905CD">
      <w:pPr>
        <w:rPr>
          <w:rtl/>
        </w:rPr>
      </w:pPr>
    </w:p>
    <w:p w14:paraId="28472C94" w14:textId="77777777" w:rsidR="004905CD" w:rsidRPr="00575B9F" w:rsidRDefault="004905CD" w:rsidP="00575B9F">
      <w:pPr>
        <w:pStyle w:val="Heading2"/>
        <w:rPr>
          <w:rtl/>
        </w:rPr>
      </w:pPr>
      <w:bookmarkStart w:id="150" w:name="_Toc38109550"/>
      <w:r w:rsidRPr="00575B9F">
        <w:rPr>
          <w:rFonts w:hint="cs"/>
          <w:rtl/>
        </w:rPr>
        <w:t xml:space="preserve">جدول ورودی های وب متد </w:t>
      </w:r>
      <w:r w:rsidRPr="00575B9F">
        <w:t>CIIWSNajaVehicleNoEnf</w:t>
      </w:r>
      <w:r w:rsidRPr="00575B9F">
        <w:rPr>
          <w:rFonts w:hint="cs"/>
          <w:rtl/>
        </w:rPr>
        <w:t>:</w:t>
      </w:r>
      <w:bookmarkEnd w:id="150"/>
    </w:p>
    <w:tbl>
      <w:tblPr>
        <w:tblStyle w:val="GridTable4-Accent5"/>
        <w:bidiVisual/>
        <w:tblW w:w="0" w:type="auto"/>
        <w:tblInd w:w="30"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754"/>
        <w:gridCol w:w="1500"/>
        <w:gridCol w:w="1231"/>
        <w:gridCol w:w="1266"/>
        <w:gridCol w:w="1592"/>
        <w:gridCol w:w="2643"/>
      </w:tblGrid>
      <w:tr w:rsidR="004905CD" w14:paraId="03D4BE4F" w14:textId="77777777" w:rsidTr="00490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92CDDC" w:themeFill="accent5" w:themeFillTint="99"/>
          </w:tcPr>
          <w:p w14:paraId="4D85F9DD" w14:textId="77777777" w:rsidR="004905CD" w:rsidRDefault="004905CD" w:rsidP="004905CD">
            <w:pPr>
              <w:jc w:val="center"/>
              <w:rPr>
                <w:rFonts w:cs="B Lotus"/>
                <w:sz w:val="28"/>
                <w:szCs w:val="28"/>
                <w:rtl/>
              </w:rPr>
            </w:pPr>
            <w:r>
              <w:rPr>
                <w:rFonts w:cs="B Lotus" w:hint="cs"/>
                <w:sz w:val="28"/>
                <w:szCs w:val="28"/>
                <w:rtl/>
              </w:rPr>
              <w:t>ردیف</w:t>
            </w:r>
          </w:p>
        </w:tc>
        <w:tc>
          <w:tcPr>
            <w:tcW w:w="1502" w:type="dxa"/>
            <w:shd w:val="clear" w:color="auto" w:fill="92CDDC" w:themeFill="accent5" w:themeFillTint="99"/>
          </w:tcPr>
          <w:p w14:paraId="27CF73CB"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نام فیلد</w:t>
            </w:r>
          </w:p>
        </w:tc>
        <w:tc>
          <w:tcPr>
            <w:tcW w:w="1274" w:type="dxa"/>
            <w:shd w:val="clear" w:color="auto" w:fill="92CDDC" w:themeFill="accent5" w:themeFillTint="99"/>
          </w:tcPr>
          <w:p w14:paraId="5C9A0AC9"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نوع فیلد</w:t>
            </w:r>
          </w:p>
        </w:tc>
        <w:tc>
          <w:tcPr>
            <w:tcW w:w="1276" w:type="dxa"/>
            <w:shd w:val="clear" w:color="auto" w:fill="92CDDC" w:themeFill="accent5" w:themeFillTint="99"/>
          </w:tcPr>
          <w:p w14:paraId="1C9CAB45"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Pr>
            </w:pPr>
            <w:r>
              <w:rPr>
                <w:rFonts w:cs="B Lotus"/>
                <w:sz w:val="28"/>
                <w:szCs w:val="28"/>
              </w:rPr>
              <w:t>Nullable</w:t>
            </w:r>
          </w:p>
        </w:tc>
        <w:tc>
          <w:tcPr>
            <w:tcW w:w="1689" w:type="dxa"/>
            <w:shd w:val="clear" w:color="auto" w:fill="92CDDC" w:themeFill="accent5" w:themeFillTint="99"/>
          </w:tcPr>
          <w:p w14:paraId="41633F46"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شرح فیلد</w:t>
            </w:r>
          </w:p>
        </w:tc>
        <w:tc>
          <w:tcPr>
            <w:tcW w:w="2830" w:type="dxa"/>
            <w:shd w:val="clear" w:color="auto" w:fill="92CDDC" w:themeFill="accent5" w:themeFillTint="99"/>
          </w:tcPr>
          <w:p w14:paraId="177F25AB"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توضیحات</w:t>
            </w:r>
          </w:p>
        </w:tc>
      </w:tr>
      <w:tr w:rsidR="004905CD" w14:paraId="7F6AC76A" w14:textId="77777777" w:rsidTr="00490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tcPr>
          <w:p w14:paraId="13957E1F" w14:textId="77777777" w:rsidR="004905CD" w:rsidRPr="00FD7F2D" w:rsidRDefault="004905CD" w:rsidP="004A19B9">
            <w:pPr>
              <w:pStyle w:val="ListParagraph"/>
              <w:numPr>
                <w:ilvl w:val="0"/>
                <w:numId w:val="39"/>
              </w:numPr>
              <w:bidi/>
              <w:jc w:val="center"/>
              <w:rPr>
                <w:rFonts w:cs="B Lotus"/>
                <w:sz w:val="28"/>
                <w:szCs w:val="28"/>
                <w:rtl/>
                <w:lang w:bidi="fa-IR"/>
              </w:rPr>
            </w:pPr>
          </w:p>
        </w:tc>
        <w:tc>
          <w:tcPr>
            <w:tcW w:w="1502" w:type="dxa"/>
          </w:tcPr>
          <w:p w14:paraId="69141F2F"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Pr>
            </w:pPr>
            <w:r>
              <w:rPr>
                <w:rFonts w:cs="B Lotus"/>
                <w:sz w:val="28"/>
                <w:szCs w:val="28"/>
              </w:rPr>
              <w:t>Ciiplaknum</w:t>
            </w:r>
          </w:p>
        </w:tc>
        <w:tc>
          <w:tcPr>
            <w:tcW w:w="1274" w:type="dxa"/>
          </w:tcPr>
          <w:p w14:paraId="43FD498E"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Pr>
              <w:t>String</w:t>
            </w:r>
          </w:p>
        </w:tc>
        <w:tc>
          <w:tcPr>
            <w:tcW w:w="1276" w:type="dxa"/>
          </w:tcPr>
          <w:p w14:paraId="66FBB39C"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Pr>
              <w:t>NO</w:t>
            </w:r>
          </w:p>
        </w:tc>
        <w:tc>
          <w:tcPr>
            <w:tcW w:w="1689" w:type="dxa"/>
          </w:tcPr>
          <w:p w14:paraId="61265E82"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hint="cs"/>
                <w:sz w:val="28"/>
                <w:szCs w:val="28"/>
                <w:rtl/>
              </w:rPr>
              <w:t>شماره پلاک خودرو</w:t>
            </w:r>
          </w:p>
        </w:tc>
        <w:tc>
          <w:tcPr>
            <w:tcW w:w="2830" w:type="dxa"/>
          </w:tcPr>
          <w:p w14:paraId="18047E37"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hint="cs"/>
                <w:sz w:val="28"/>
                <w:szCs w:val="28"/>
                <w:rtl/>
              </w:rPr>
              <w:t>مطابق فرمت ورودی تعریف شده</w:t>
            </w:r>
          </w:p>
        </w:tc>
      </w:tr>
    </w:tbl>
    <w:p w14:paraId="3E7119A1" w14:textId="7F6BF9E9" w:rsidR="004905CD" w:rsidRDefault="004905CD" w:rsidP="004905CD">
      <w:pPr>
        <w:rPr>
          <w:rFonts w:cs="B Lotus"/>
          <w:b/>
          <w:bCs/>
          <w:sz w:val="26"/>
          <w:szCs w:val="26"/>
          <w:rtl/>
        </w:rPr>
      </w:pPr>
    </w:p>
    <w:p w14:paraId="30A38DF1" w14:textId="77777777" w:rsidR="009D2902" w:rsidRPr="00A50377" w:rsidRDefault="009D2902" w:rsidP="009D2902">
      <w:pPr>
        <w:rPr>
          <w:rFonts w:cs="B Titr"/>
          <w:sz w:val="28"/>
          <w:szCs w:val="28"/>
          <w:rtl/>
        </w:rPr>
      </w:pPr>
      <w:r w:rsidRPr="00A50377">
        <w:rPr>
          <w:rFonts w:cs="B Titr" w:hint="cs"/>
          <w:sz w:val="28"/>
          <w:szCs w:val="28"/>
          <w:rtl/>
        </w:rPr>
        <w:t>تذکر: فرمت ورودی پلاک خودرو باید به صورت زیر باشد</w:t>
      </w:r>
      <w:r>
        <w:rPr>
          <w:rFonts w:cs="B Titr" w:hint="cs"/>
          <w:sz w:val="28"/>
          <w:szCs w:val="28"/>
          <w:rtl/>
        </w:rPr>
        <w:t>(از چپ به راست)</w:t>
      </w:r>
      <w:r w:rsidRPr="00A50377">
        <w:rPr>
          <w:rFonts w:cs="B Titr" w:hint="cs"/>
          <w:sz w:val="28"/>
          <w:szCs w:val="28"/>
          <w:rtl/>
        </w:rPr>
        <w:t>:</w:t>
      </w:r>
    </w:p>
    <w:p w14:paraId="0D8934AA" w14:textId="77777777" w:rsidR="009D2902" w:rsidRPr="00A50377" w:rsidRDefault="009D2902" w:rsidP="009D2902">
      <w:pPr>
        <w:rPr>
          <w:rFonts w:ascii="Consolas" w:hAnsi="Consolas" w:cs="B Titr"/>
          <w:b/>
          <w:bCs/>
          <w:sz w:val="24"/>
          <w:szCs w:val="24"/>
          <w:rtl/>
        </w:rPr>
      </w:pPr>
      <w:r>
        <w:rPr>
          <w:rFonts w:cs="B Titr" w:hint="cs"/>
          <w:sz w:val="28"/>
          <w:szCs w:val="28"/>
          <w:rtl/>
        </w:rPr>
        <w:t>1</w:t>
      </w:r>
      <w:r w:rsidRPr="00A50377">
        <w:rPr>
          <w:rFonts w:cs="B Titr" w:hint="cs"/>
          <w:sz w:val="28"/>
          <w:szCs w:val="28"/>
          <w:rtl/>
        </w:rPr>
        <w:t xml:space="preserve">: </w:t>
      </w:r>
      <w:r w:rsidRPr="00A50377">
        <w:rPr>
          <w:rFonts w:ascii="Consolas" w:hAnsi="Consolas" w:cs="B Titr"/>
          <w:b/>
          <w:bCs/>
          <w:sz w:val="24"/>
          <w:szCs w:val="24"/>
          <w:rtl/>
        </w:rPr>
        <w:t>سریال</w:t>
      </w:r>
      <w:r w:rsidRPr="00A50377">
        <w:rPr>
          <w:rFonts w:ascii="Consolas" w:hAnsi="Consolas" w:cs="B Titr" w:hint="cs"/>
          <w:b/>
          <w:bCs/>
          <w:sz w:val="24"/>
          <w:szCs w:val="24"/>
          <w:rtl/>
        </w:rPr>
        <w:t xml:space="preserve"> </w:t>
      </w:r>
      <w:r w:rsidRPr="00A50377">
        <w:rPr>
          <w:rFonts w:ascii="Consolas" w:hAnsi="Consolas" w:cs="B Titr"/>
          <w:b/>
          <w:bCs/>
          <w:sz w:val="24"/>
          <w:szCs w:val="24"/>
          <w:rtl/>
        </w:rPr>
        <w:t>پلاک</w:t>
      </w:r>
    </w:p>
    <w:p w14:paraId="63B616A0" w14:textId="6DF4C101" w:rsidR="009D2902" w:rsidRPr="00A50377" w:rsidRDefault="009D2902" w:rsidP="009D2902">
      <w:pPr>
        <w:rPr>
          <w:rFonts w:ascii="Consolas" w:hAnsi="Consolas" w:cs="B Titr"/>
          <w:b/>
          <w:bCs/>
          <w:sz w:val="24"/>
          <w:szCs w:val="24"/>
          <w:rtl/>
        </w:rPr>
      </w:pPr>
      <w:r>
        <w:rPr>
          <w:rFonts w:ascii="Consolas" w:hAnsi="Consolas" w:cs="B Titr" w:hint="cs"/>
          <w:b/>
          <w:bCs/>
          <w:sz w:val="24"/>
          <w:szCs w:val="24"/>
          <w:rtl/>
        </w:rPr>
        <w:t>2</w:t>
      </w:r>
      <w:r w:rsidRPr="00A50377">
        <w:rPr>
          <w:rFonts w:ascii="Consolas" w:hAnsi="Consolas" w:cs="B Titr" w:hint="cs"/>
          <w:b/>
          <w:bCs/>
          <w:sz w:val="24"/>
          <w:szCs w:val="24"/>
          <w:rtl/>
        </w:rPr>
        <w:t>: کد حرف پلاک</w:t>
      </w:r>
      <w:r>
        <w:rPr>
          <w:rFonts w:ascii="Consolas" w:hAnsi="Consolas" w:cs="B Titr" w:hint="cs"/>
          <w:b/>
          <w:bCs/>
          <w:sz w:val="24"/>
          <w:szCs w:val="24"/>
          <w:rtl/>
        </w:rPr>
        <w:t>(</w:t>
      </w:r>
      <w:hyperlink w:anchor="_جدول_حروف_پلاک" w:history="1">
        <w:r w:rsidRPr="00DC1AFD">
          <w:rPr>
            <w:rStyle w:val="Hyperlink"/>
            <w:rFonts w:ascii="Consolas" w:hAnsi="Consolas" w:cs="B Titr" w:hint="cs"/>
            <w:b/>
            <w:bCs/>
            <w:sz w:val="24"/>
            <w:szCs w:val="24"/>
            <w:rtl/>
          </w:rPr>
          <w:t>جدول کدینگ حروف پلاک</w:t>
        </w:r>
      </w:hyperlink>
      <w:r>
        <w:rPr>
          <w:rFonts w:ascii="Consolas" w:hAnsi="Consolas" w:cs="B Titr" w:hint="cs"/>
          <w:b/>
          <w:bCs/>
          <w:sz w:val="24"/>
          <w:szCs w:val="24"/>
          <w:rtl/>
        </w:rPr>
        <w:t>)</w:t>
      </w:r>
    </w:p>
    <w:p w14:paraId="5B8EF328" w14:textId="77777777" w:rsidR="009D2902" w:rsidRPr="00A50377" w:rsidRDefault="009D2902" w:rsidP="009D2902">
      <w:pPr>
        <w:rPr>
          <w:rFonts w:ascii="Consolas" w:hAnsi="Consolas" w:cs="B Titr"/>
          <w:b/>
          <w:bCs/>
          <w:sz w:val="24"/>
          <w:szCs w:val="24"/>
          <w:rtl/>
        </w:rPr>
      </w:pPr>
      <w:r>
        <w:rPr>
          <w:rFonts w:ascii="Consolas" w:hAnsi="Consolas" w:cs="B Titr" w:hint="cs"/>
          <w:b/>
          <w:bCs/>
          <w:sz w:val="24"/>
          <w:szCs w:val="24"/>
          <w:rtl/>
        </w:rPr>
        <w:lastRenderedPageBreak/>
        <w:t>3</w:t>
      </w:r>
      <w:r w:rsidRPr="00A50377">
        <w:rPr>
          <w:rFonts w:ascii="Consolas" w:hAnsi="Consolas" w:cs="B Titr" w:hint="cs"/>
          <w:b/>
          <w:bCs/>
          <w:sz w:val="24"/>
          <w:szCs w:val="24"/>
          <w:rtl/>
        </w:rPr>
        <w:t>: دو رقم سمت چپ شماره پلاک</w:t>
      </w:r>
    </w:p>
    <w:p w14:paraId="1613291D" w14:textId="77777777" w:rsidR="009D2902" w:rsidRDefault="009D2902" w:rsidP="009D2902">
      <w:pPr>
        <w:rPr>
          <w:rFonts w:ascii="Consolas" w:hAnsi="Consolas" w:cs="B Titr"/>
          <w:b/>
          <w:bCs/>
          <w:sz w:val="24"/>
          <w:szCs w:val="24"/>
          <w:rtl/>
        </w:rPr>
      </w:pPr>
      <w:r>
        <w:rPr>
          <w:rFonts w:ascii="Consolas" w:hAnsi="Consolas" w:cs="B Titr" w:hint="cs"/>
          <w:b/>
          <w:bCs/>
          <w:sz w:val="24"/>
          <w:szCs w:val="24"/>
          <w:rtl/>
        </w:rPr>
        <w:t>4</w:t>
      </w:r>
      <w:r w:rsidRPr="00A50377">
        <w:rPr>
          <w:rFonts w:ascii="Consolas" w:hAnsi="Consolas" w:cs="B Titr" w:hint="cs"/>
          <w:b/>
          <w:bCs/>
          <w:sz w:val="24"/>
          <w:szCs w:val="24"/>
          <w:rtl/>
        </w:rPr>
        <w:t>: سه رقم سمت راست شماره پلاک</w:t>
      </w:r>
    </w:p>
    <w:p w14:paraId="781D005E" w14:textId="77777777" w:rsidR="009D2902" w:rsidRDefault="009D2902" w:rsidP="009D2902">
      <w:pPr>
        <w:rPr>
          <w:rFonts w:ascii="Consolas" w:hAnsi="Consolas" w:cs="B Titr"/>
          <w:b/>
          <w:bCs/>
          <w:sz w:val="24"/>
          <w:szCs w:val="24"/>
          <w:rtl/>
        </w:rPr>
      </w:pPr>
    </w:p>
    <w:p w14:paraId="0BA41741" w14:textId="77777777" w:rsidR="009D2902" w:rsidRDefault="009D2902" w:rsidP="009D2902">
      <w:pPr>
        <w:rPr>
          <w:rFonts w:ascii="Consolas" w:hAnsi="Consolas" w:cs="B Titr"/>
          <w:b/>
          <w:bCs/>
          <w:sz w:val="24"/>
          <w:szCs w:val="24"/>
        </w:rPr>
      </w:pPr>
      <w:r>
        <w:rPr>
          <w:rFonts w:ascii="Consolas" w:hAnsi="Consolas" w:cs="B Titr" w:hint="cs"/>
          <w:b/>
          <w:bCs/>
          <w:sz w:val="24"/>
          <w:szCs w:val="24"/>
          <w:rtl/>
        </w:rPr>
        <w:t>مثال:</w:t>
      </w:r>
    </w:p>
    <w:tbl>
      <w:tblPr>
        <w:tblStyle w:val="TableGrid"/>
        <w:bidiVisual/>
        <w:tblW w:w="0" w:type="auto"/>
        <w:jc w:val="center"/>
        <w:shd w:val="clear" w:color="auto" w:fill="F2F2F2" w:themeFill="background1" w:themeFillShade="F2"/>
        <w:tblLook w:val="04A0" w:firstRow="1" w:lastRow="0" w:firstColumn="1" w:lastColumn="0" w:noHBand="0" w:noVBand="1"/>
      </w:tblPr>
      <w:tblGrid>
        <w:gridCol w:w="1295"/>
        <w:gridCol w:w="746"/>
        <w:gridCol w:w="780"/>
        <w:gridCol w:w="708"/>
      </w:tblGrid>
      <w:tr w:rsidR="009D2902" w14:paraId="03239BCC" w14:textId="77777777" w:rsidTr="00AF2538">
        <w:trPr>
          <w:trHeight w:val="798"/>
          <w:jc w:val="center"/>
        </w:trPr>
        <w:tc>
          <w:tcPr>
            <w:tcW w:w="1295" w:type="dxa"/>
            <w:shd w:val="clear" w:color="auto" w:fill="F2F2F2" w:themeFill="background1" w:themeFillShade="F2"/>
            <w:vAlign w:val="center"/>
          </w:tcPr>
          <w:p w14:paraId="311CCAE4" w14:textId="77777777" w:rsidR="009D2902" w:rsidRDefault="009D2902" w:rsidP="00AF2538">
            <w:pPr>
              <w:jc w:val="center"/>
              <w:rPr>
                <w:rFonts w:ascii="Consolas" w:hAnsi="Consolas" w:cs="B Titr"/>
                <w:b/>
                <w:bCs/>
                <w:sz w:val="24"/>
                <w:szCs w:val="24"/>
                <w:rtl/>
              </w:rPr>
            </w:pPr>
            <w:r>
              <w:rPr>
                <w:rFonts w:ascii="Consolas" w:hAnsi="Consolas" w:cs="B Titr" w:hint="cs"/>
                <w:b/>
                <w:bCs/>
                <w:sz w:val="24"/>
                <w:szCs w:val="24"/>
                <w:rtl/>
              </w:rPr>
              <w:t>ایران</w:t>
            </w:r>
          </w:p>
          <w:p w14:paraId="38A06219" w14:textId="77777777" w:rsidR="009D2902" w:rsidRDefault="009D2902" w:rsidP="00AF2538">
            <w:pPr>
              <w:jc w:val="center"/>
              <w:rPr>
                <w:rFonts w:ascii="Consolas" w:hAnsi="Consolas" w:cs="B Titr"/>
                <w:b/>
                <w:bCs/>
                <w:sz w:val="24"/>
                <w:szCs w:val="24"/>
                <w:rtl/>
              </w:rPr>
            </w:pPr>
            <w:r>
              <w:rPr>
                <w:rFonts w:ascii="Consolas" w:hAnsi="Consolas" w:cs="B Titr" w:hint="cs"/>
                <w:b/>
                <w:bCs/>
                <w:sz w:val="24"/>
                <w:szCs w:val="24"/>
                <w:rtl/>
              </w:rPr>
              <w:t>22</w:t>
            </w:r>
          </w:p>
        </w:tc>
        <w:tc>
          <w:tcPr>
            <w:tcW w:w="746" w:type="dxa"/>
            <w:shd w:val="clear" w:color="auto" w:fill="F2F2F2" w:themeFill="background1" w:themeFillShade="F2"/>
            <w:vAlign w:val="center"/>
          </w:tcPr>
          <w:p w14:paraId="7BE027AE" w14:textId="77777777" w:rsidR="009D2902" w:rsidRDefault="009D2902" w:rsidP="00AF2538">
            <w:pPr>
              <w:jc w:val="center"/>
              <w:rPr>
                <w:rFonts w:ascii="Consolas" w:hAnsi="Consolas" w:cs="B Titr"/>
                <w:b/>
                <w:bCs/>
                <w:sz w:val="24"/>
                <w:szCs w:val="24"/>
                <w:rtl/>
              </w:rPr>
            </w:pPr>
            <w:r>
              <w:rPr>
                <w:rFonts w:ascii="Consolas" w:hAnsi="Consolas" w:cs="B Titr" w:hint="cs"/>
                <w:b/>
                <w:bCs/>
                <w:sz w:val="24"/>
                <w:szCs w:val="24"/>
                <w:rtl/>
              </w:rPr>
              <w:t>812</w:t>
            </w:r>
          </w:p>
        </w:tc>
        <w:tc>
          <w:tcPr>
            <w:tcW w:w="780" w:type="dxa"/>
            <w:shd w:val="clear" w:color="auto" w:fill="F2F2F2" w:themeFill="background1" w:themeFillShade="F2"/>
            <w:vAlign w:val="center"/>
          </w:tcPr>
          <w:p w14:paraId="615F2CCE" w14:textId="77777777" w:rsidR="009D2902" w:rsidRDefault="009D2902" w:rsidP="00AF2538">
            <w:pPr>
              <w:jc w:val="center"/>
              <w:rPr>
                <w:rFonts w:ascii="Consolas" w:hAnsi="Consolas" w:cs="B Titr"/>
                <w:b/>
                <w:bCs/>
                <w:sz w:val="24"/>
                <w:szCs w:val="24"/>
                <w:rtl/>
              </w:rPr>
            </w:pPr>
            <w:r>
              <w:rPr>
                <w:rFonts w:ascii="Consolas" w:hAnsi="Consolas" w:cs="B Titr" w:hint="cs"/>
                <w:b/>
                <w:bCs/>
                <w:sz w:val="24"/>
                <w:szCs w:val="24"/>
                <w:rtl/>
              </w:rPr>
              <w:t>ص</w:t>
            </w:r>
          </w:p>
        </w:tc>
        <w:tc>
          <w:tcPr>
            <w:tcW w:w="708" w:type="dxa"/>
            <w:shd w:val="clear" w:color="auto" w:fill="F2F2F2" w:themeFill="background1" w:themeFillShade="F2"/>
            <w:vAlign w:val="center"/>
          </w:tcPr>
          <w:p w14:paraId="1B46B893" w14:textId="77777777" w:rsidR="009D2902" w:rsidRDefault="009D2902" w:rsidP="00AF2538">
            <w:pPr>
              <w:jc w:val="center"/>
              <w:rPr>
                <w:rFonts w:ascii="Consolas" w:hAnsi="Consolas" w:cs="B Titr"/>
                <w:b/>
                <w:bCs/>
                <w:sz w:val="24"/>
                <w:szCs w:val="24"/>
                <w:rtl/>
              </w:rPr>
            </w:pPr>
            <w:r>
              <w:rPr>
                <w:rFonts w:ascii="Consolas" w:hAnsi="Consolas" w:cs="B Titr" w:hint="cs"/>
                <w:b/>
                <w:bCs/>
                <w:sz w:val="24"/>
                <w:szCs w:val="24"/>
                <w:rtl/>
              </w:rPr>
              <w:t>45</w:t>
            </w:r>
          </w:p>
        </w:tc>
      </w:tr>
    </w:tbl>
    <w:p w14:paraId="081CA406" w14:textId="09DD1774" w:rsidR="009D2902" w:rsidRDefault="006201E5" w:rsidP="009D2902">
      <w:pPr>
        <w:jc w:val="center"/>
        <w:rPr>
          <w:rFonts w:ascii="Consolas" w:hAnsi="Consolas" w:cs="B Titr"/>
          <w:b/>
          <w:bCs/>
          <w:sz w:val="24"/>
          <w:szCs w:val="24"/>
          <w:rtl/>
        </w:rPr>
      </w:pPr>
      <w:r>
        <w:rPr>
          <w:rFonts w:ascii="Consolas" w:hAnsi="Consolas" w:cs="B Titr"/>
          <w:b/>
          <w:bCs/>
          <w:noProof/>
          <w:sz w:val="24"/>
          <w:szCs w:val="24"/>
          <w:rtl/>
          <w:lang w:bidi="ar-SA"/>
        </w:rPr>
        <mc:AlternateContent>
          <mc:Choice Requires="wps">
            <w:drawing>
              <wp:anchor distT="0" distB="0" distL="114300" distR="114300" simplePos="0" relativeHeight="251666432" behindDoc="0" locked="0" layoutInCell="1" allowOverlap="1" wp14:anchorId="14C99800" wp14:editId="4A9CB5BE">
                <wp:simplePos x="0" y="0"/>
                <wp:positionH relativeFrom="column">
                  <wp:posOffset>2011680</wp:posOffset>
                </wp:positionH>
                <wp:positionV relativeFrom="paragraph">
                  <wp:posOffset>4445</wp:posOffset>
                </wp:positionV>
                <wp:extent cx="914400" cy="426720"/>
                <wp:effectExtent l="0" t="0" r="57150" b="68580"/>
                <wp:wrapNone/>
                <wp:docPr id="16" name="Straight Arrow Connector 16"/>
                <wp:cNvGraphicFramePr/>
                <a:graphic xmlns:a="http://schemas.openxmlformats.org/drawingml/2006/main">
                  <a:graphicData uri="http://schemas.microsoft.com/office/word/2010/wordprocessingShape">
                    <wps:wsp>
                      <wps:cNvCnPr/>
                      <wps:spPr>
                        <a:xfrm>
                          <a:off x="0" y="0"/>
                          <a:ext cx="9144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6961D3" id="_x0000_t32" coordsize="21600,21600" o:spt="32" o:oned="t" path="m,l21600,21600e" filled="f">
                <v:path arrowok="t" fillok="f" o:connecttype="none"/>
                <o:lock v:ext="edit" shapetype="t"/>
              </v:shapetype>
              <v:shape id="Straight Arrow Connector 16" o:spid="_x0000_s1026" type="#_x0000_t32" style="position:absolute;margin-left:158.4pt;margin-top:.35pt;width:1in;height:3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" strokecolor="black [3040]">
                <v:stroke endarrow="block"/>
              </v:shape>
            </w:pict>
          </mc:Fallback>
        </mc:AlternateContent>
      </w:r>
      <w:r>
        <w:rPr>
          <w:rFonts w:ascii="Consolas" w:hAnsi="Consolas" w:cs="B Titr" w:hint="cs"/>
          <w:b/>
          <w:bCs/>
          <w:noProof/>
          <w:sz w:val="24"/>
          <w:szCs w:val="24"/>
          <w:rtl/>
          <w:lang w:bidi="ar-SA"/>
        </w:rPr>
        <mc:AlternateContent>
          <mc:Choice Requires="wps">
            <w:drawing>
              <wp:anchor distT="0" distB="0" distL="114300" distR="114300" simplePos="0" relativeHeight="251664384" behindDoc="0" locked="0" layoutInCell="1" allowOverlap="1" wp14:anchorId="548B411E" wp14:editId="155BC2AF">
                <wp:simplePos x="0" y="0"/>
                <wp:positionH relativeFrom="column">
                  <wp:posOffset>2464435</wp:posOffset>
                </wp:positionH>
                <wp:positionV relativeFrom="paragraph">
                  <wp:posOffset>2540</wp:posOffset>
                </wp:positionV>
                <wp:extent cx="1059180" cy="411480"/>
                <wp:effectExtent l="38100" t="0" r="26670" b="64770"/>
                <wp:wrapNone/>
                <wp:docPr id="12" name="Straight Arrow Connector 12"/>
                <wp:cNvGraphicFramePr/>
                <a:graphic xmlns:a="http://schemas.openxmlformats.org/drawingml/2006/main">
                  <a:graphicData uri="http://schemas.microsoft.com/office/word/2010/wordprocessingShape">
                    <wps:wsp>
                      <wps:cNvCnPr/>
                      <wps:spPr>
                        <a:xfrm flipH="1">
                          <a:off x="0" y="0"/>
                          <a:ext cx="105918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D3714" id="Straight Arrow Connector 12" o:spid="_x0000_s1026" type="#_x0000_t32" style="position:absolute;margin-left:194.05pt;margin-top:.2pt;width:83.4pt;height:32.4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" strokecolor="black [3040]">
                <v:stroke endarrow="block"/>
              </v:shape>
            </w:pict>
          </mc:Fallback>
        </mc:AlternateContent>
      </w:r>
      <w:r>
        <w:rPr>
          <w:rFonts w:ascii="Consolas" w:hAnsi="Consolas" w:cs="B Titr" w:hint="cs"/>
          <w:b/>
          <w:bCs/>
          <w:noProof/>
          <w:sz w:val="24"/>
          <w:szCs w:val="24"/>
          <w:rtl/>
          <w:lang w:bidi="ar-SA"/>
        </w:rPr>
        <mc:AlternateContent>
          <mc:Choice Requires="wps">
            <w:drawing>
              <wp:anchor distT="0" distB="0" distL="114300" distR="114300" simplePos="0" relativeHeight="251667456" behindDoc="0" locked="0" layoutInCell="1" allowOverlap="1" wp14:anchorId="3346606B" wp14:editId="48946F86">
                <wp:simplePos x="0" y="0"/>
                <wp:positionH relativeFrom="column">
                  <wp:posOffset>3009900</wp:posOffset>
                </wp:positionH>
                <wp:positionV relativeFrom="paragraph">
                  <wp:posOffset>27305</wp:posOffset>
                </wp:positionV>
                <wp:extent cx="137160" cy="396240"/>
                <wp:effectExtent l="0" t="0" r="53340" b="60960"/>
                <wp:wrapNone/>
                <wp:docPr id="13" name="Straight Arrow Connector 13"/>
                <wp:cNvGraphicFramePr/>
                <a:graphic xmlns:a="http://schemas.openxmlformats.org/drawingml/2006/main">
                  <a:graphicData uri="http://schemas.microsoft.com/office/word/2010/wordprocessingShape">
                    <wps:wsp>
                      <wps:cNvCnPr/>
                      <wps:spPr>
                        <a:xfrm>
                          <a:off x="0" y="0"/>
                          <a:ext cx="13716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AD8E6" id="Straight Arrow Connector 13" o:spid="_x0000_s1026" type="#_x0000_t32" style="position:absolute;margin-left:237pt;margin-top:2.15pt;width:10.8pt;height: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" strokecolor="black [3040]">
                <v:stroke endarrow="block"/>
              </v:shape>
            </w:pict>
          </mc:Fallback>
        </mc:AlternateContent>
      </w:r>
      <w:r>
        <w:rPr>
          <w:rFonts w:ascii="Consolas" w:hAnsi="Consolas" w:cs="B Titr"/>
          <w:b/>
          <w:bCs/>
          <w:noProof/>
          <w:sz w:val="24"/>
          <w:szCs w:val="24"/>
          <w:rtl/>
          <w:lang w:bidi="ar-SA"/>
        </w:rPr>
        <mc:AlternateContent>
          <mc:Choice Requires="wps">
            <w:drawing>
              <wp:anchor distT="0" distB="0" distL="114300" distR="114300" simplePos="0" relativeHeight="251665408" behindDoc="0" locked="0" layoutInCell="1" allowOverlap="1" wp14:anchorId="61A32F6C" wp14:editId="74B839F9">
                <wp:simplePos x="0" y="0"/>
                <wp:positionH relativeFrom="column">
                  <wp:posOffset>2560320</wp:posOffset>
                </wp:positionH>
                <wp:positionV relativeFrom="paragraph">
                  <wp:posOffset>4445</wp:posOffset>
                </wp:positionV>
                <wp:extent cx="190500" cy="487680"/>
                <wp:effectExtent l="0" t="0" r="57150" b="64770"/>
                <wp:wrapNone/>
                <wp:docPr id="17" name="Straight Arrow Connector 17"/>
                <wp:cNvGraphicFramePr/>
                <a:graphic xmlns:a="http://schemas.openxmlformats.org/drawingml/2006/main">
                  <a:graphicData uri="http://schemas.microsoft.com/office/word/2010/wordprocessingShape">
                    <wps:wsp>
                      <wps:cNvCnPr/>
                      <wps:spPr>
                        <a:xfrm>
                          <a:off x="0" y="0"/>
                          <a:ext cx="190500" cy="487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E9EAF" id="Straight Arrow Connector 17" o:spid="_x0000_s1026" type="#_x0000_t32" style="position:absolute;margin-left:201.6pt;margin-top:.35pt;width:15pt;height:38.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" strokecolor="black [3040]">
                <v:stroke endarrow="block"/>
              </v:shape>
            </w:pict>
          </mc:Fallback>
        </mc:AlternateContent>
      </w:r>
    </w:p>
    <w:p w14:paraId="4DCD3586" w14:textId="77777777" w:rsidR="009D2902" w:rsidRPr="00A50377" w:rsidRDefault="009D2902" w:rsidP="009D2902">
      <w:pPr>
        <w:jc w:val="center"/>
        <w:rPr>
          <w:rFonts w:ascii="Consolas" w:hAnsi="Consolas" w:cs="B Titr"/>
          <w:b/>
          <w:bCs/>
          <w:sz w:val="24"/>
          <w:szCs w:val="24"/>
          <w:rtl/>
        </w:rPr>
      </w:pPr>
      <w:r>
        <w:rPr>
          <w:rFonts w:ascii="Consolas" w:hAnsi="Consolas" w:cs="B Titr" w:hint="cs"/>
          <w:b/>
          <w:bCs/>
          <w:sz w:val="24"/>
          <w:szCs w:val="24"/>
          <w:rtl/>
        </w:rPr>
        <w:t>812 45 07 22</w:t>
      </w:r>
    </w:p>
    <w:p w14:paraId="6C5F5F9F" w14:textId="77777777" w:rsidR="009D2902" w:rsidRDefault="009D2902" w:rsidP="004905CD">
      <w:pPr>
        <w:rPr>
          <w:rFonts w:cs="B Lotus"/>
          <w:b/>
          <w:bCs/>
          <w:sz w:val="26"/>
          <w:szCs w:val="26"/>
          <w:rtl/>
        </w:rPr>
      </w:pPr>
    </w:p>
    <w:p w14:paraId="13F11387" w14:textId="77777777" w:rsidR="004905CD" w:rsidRPr="00575B9F" w:rsidRDefault="004905CD" w:rsidP="00575B9F">
      <w:pPr>
        <w:pStyle w:val="Heading2"/>
        <w:rPr>
          <w:rtl/>
        </w:rPr>
      </w:pPr>
      <w:bookmarkStart w:id="151" w:name="_Toc38109551"/>
      <w:r w:rsidRPr="00575B9F">
        <w:rPr>
          <w:rFonts w:hint="cs"/>
          <w:rtl/>
        </w:rPr>
        <w:t xml:space="preserve">خروجی های وب متد </w:t>
      </w:r>
      <w:r w:rsidRPr="00575B9F">
        <w:t>CIIWSNajaVehicleNoEnf</w:t>
      </w:r>
      <w:r w:rsidRPr="00575B9F">
        <w:rPr>
          <w:rFonts w:hint="cs"/>
          <w:rtl/>
        </w:rPr>
        <w:t>:</w:t>
      </w:r>
      <w:bookmarkEnd w:id="151"/>
    </w:p>
    <w:p w14:paraId="2286D3F3" w14:textId="232483A4" w:rsidR="004905CD" w:rsidRDefault="004905CD" w:rsidP="004905CD">
      <w:pPr>
        <w:rPr>
          <w:rStyle w:val="Hyperlink"/>
          <w:rFonts w:ascii="Times New Roman" w:hAnsi="Times New Roman" w:cs="B Nazanin"/>
          <w:sz w:val="24"/>
          <w:szCs w:val="24"/>
          <w:rtl/>
        </w:rPr>
      </w:pPr>
      <w:r w:rsidRPr="00FE399A">
        <w:rPr>
          <w:rFonts w:ascii="Times New Roman" w:hAnsi="Times New Roman" w:cs="B Nazanin"/>
          <w:sz w:val="28"/>
          <w:szCs w:val="28"/>
          <w:rtl/>
        </w:rPr>
        <w:t xml:space="preserve">آبجکتی از کلاس </w:t>
      </w:r>
      <w:r w:rsidRPr="00BB58C8">
        <w:rPr>
          <w:rFonts w:ascii="Times New Roman" w:hAnsi="Times New Roman" w:cs="B Nazanin"/>
          <w:sz w:val="24"/>
          <w:szCs w:val="24"/>
          <w:highlight w:val="white"/>
        </w:rPr>
        <w:t>EnfDTO</w:t>
      </w:r>
    </w:p>
    <w:p w14:paraId="3B90C5ED" w14:textId="77777777" w:rsidR="00BB58C8" w:rsidRDefault="00BB58C8" w:rsidP="00BB58C8">
      <w:pPr>
        <w:pStyle w:val="Heading2"/>
        <w:rPr>
          <w:rtl/>
        </w:rPr>
      </w:pPr>
      <w:bookmarkStart w:id="152" w:name="_Toc38109552"/>
      <w:r w:rsidRPr="00F85306">
        <w:rPr>
          <w:rStyle w:val="Heading2Char"/>
          <w:rFonts w:hint="cs"/>
          <w:rtl/>
        </w:rPr>
        <w:t>کلاس</w:t>
      </w:r>
      <w:r w:rsidRPr="00E81029">
        <w:rPr>
          <w:rFonts w:cs="Sakkal Majalla" w:hint="cs"/>
          <w:rtl/>
        </w:rPr>
        <w:t xml:space="preserve"> </w:t>
      </w:r>
      <w:r w:rsidRPr="00E81029">
        <w:rPr>
          <w:highlight w:val="white"/>
        </w:rPr>
        <w:t>EnfDTO</w:t>
      </w:r>
      <w:bookmarkEnd w:id="152"/>
    </w:p>
    <w:tbl>
      <w:tblPr>
        <w:tblStyle w:val="GridTable4-Accent5"/>
        <w:bidiVisual/>
        <w:tblW w:w="0" w:type="auto"/>
        <w:jc w:val="center"/>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ook w:val="04A0" w:firstRow="1" w:lastRow="0" w:firstColumn="1" w:lastColumn="0" w:noHBand="0" w:noVBand="1"/>
      </w:tblPr>
      <w:tblGrid>
        <w:gridCol w:w="1386"/>
        <w:gridCol w:w="2812"/>
        <w:gridCol w:w="1988"/>
        <w:gridCol w:w="2830"/>
      </w:tblGrid>
      <w:tr w:rsidR="00BB58C8" w:rsidRPr="00DE4AFB" w14:paraId="3E08658E" w14:textId="77777777" w:rsidTr="00AD23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3C05DD41" w14:textId="77777777" w:rsidR="00BB58C8" w:rsidRPr="00DE4AFB" w:rsidRDefault="00BB58C8" w:rsidP="00AD2348">
            <w:pPr>
              <w:jc w:val="center"/>
              <w:rPr>
                <w:rFonts w:cs="B Lotus"/>
                <w:b w:val="0"/>
                <w:bCs w:val="0"/>
                <w:sz w:val="28"/>
                <w:szCs w:val="28"/>
                <w:rtl/>
              </w:rPr>
            </w:pPr>
            <w:r w:rsidRPr="00DE4AFB">
              <w:rPr>
                <w:rFonts w:cs="B Lotus" w:hint="cs"/>
                <w:sz w:val="28"/>
                <w:szCs w:val="28"/>
                <w:rtl/>
              </w:rPr>
              <w:t>ردیف</w:t>
            </w:r>
          </w:p>
        </w:tc>
        <w:tc>
          <w:tcPr>
            <w:tcW w:w="2880" w:type="dxa"/>
          </w:tcPr>
          <w:p w14:paraId="4805DD61" w14:textId="77777777" w:rsidR="00BB58C8" w:rsidRPr="00DE4AFB" w:rsidRDefault="00BB58C8" w:rsidP="00AD2348">
            <w:pPr>
              <w:jc w:val="center"/>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DE4AFB">
              <w:rPr>
                <w:rFonts w:cs="B Lotus" w:hint="cs"/>
                <w:sz w:val="28"/>
                <w:szCs w:val="28"/>
                <w:rtl/>
              </w:rPr>
              <w:t>نام فیلد</w:t>
            </w:r>
          </w:p>
        </w:tc>
        <w:tc>
          <w:tcPr>
            <w:tcW w:w="2070" w:type="dxa"/>
          </w:tcPr>
          <w:p w14:paraId="240AB91E" w14:textId="77777777" w:rsidR="00BB58C8" w:rsidRPr="00DE4AFB" w:rsidRDefault="00BB58C8" w:rsidP="00AD2348">
            <w:pPr>
              <w:jc w:val="center"/>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DE4AFB">
              <w:rPr>
                <w:rFonts w:cs="B Lotus" w:hint="cs"/>
                <w:sz w:val="28"/>
                <w:szCs w:val="28"/>
                <w:rtl/>
              </w:rPr>
              <w:t>نوع فیلد</w:t>
            </w:r>
          </w:p>
        </w:tc>
        <w:tc>
          <w:tcPr>
            <w:tcW w:w="2966" w:type="dxa"/>
          </w:tcPr>
          <w:p w14:paraId="4A6C766F" w14:textId="77777777" w:rsidR="00BB58C8" w:rsidRPr="00DE4AFB" w:rsidRDefault="00BB58C8" w:rsidP="00AD2348">
            <w:pPr>
              <w:jc w:val="center"/>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DE4AFB">
              <w:rPr>
                <w:rFonts w:cs="B Lotus" w:hint="cs"/>
                <w:sz w:val="28"/>
                <w:szCs w:val="28"/>
                <w:rtl/>
              </w:rPr>
              <w:t>شرح فیلد</w:t>
            </w:r>
          </w:p>
        </w:tc>
      </w:tr>
      <w:tr w:rsidR="00BB58C8" w:rsidRPr="00DE4AFB" w14:paraId="5C91FFAA"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632CBB45" w14:textId="77777777" w:rsidR="00BB58C8" w:rsidRPr="007A4644" w:rsidRDefault="00BB58C8" w:rsidP="00AD2348">
            <w:pPr>
              <w:pStyle w:val="ListParagraph"/>
              <w:numPr>
                <w:ilvl w:val="0"/>
                <w:numId w:val="44"/>
              </w:numPr>
              <w:bidi/>
              <w:jc w:val="center"/>
              <w:rPr>
                <w:rFonts w:cs="B Lotus"/>
                <w:b w:val="0"/>
                <w:bCs w:val="0"/>
                <w:sz w:val="28"/>
                <w:szCs w:val="28"/>
                <w:rtl/>
              </w:rPr>
            </w:pPr>
          </w:p>
        </w:tc>
        <w:tc>
          <w:tcPr>
            <w:tcW w:w="2880" w:type="dxa"/>
          </w:tcPr>
          <w:p w14:paraId="4619393B" w14:textId="77777777" w:rsidR="00BB58C8" w:rsidRPr="00DE4AFB" w:rsidRDefault="00BB58C8" w:rsidP="00AD2348">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DE4AFB">
              <w:rPr>
                <w:rFonts w:cs="B Lotus"/>
                <w:sz w:val="28"/>
                <w:szCs w:val="28"/>
              </w:rPr>
              <w:t>accidenceField</w:t>
            </w:r>
          </w:p>
        </w:tc>
        <w:tc>
          <w:tcPr>
            <w:tcW w:w="2070" w:type="dxa"/>
          </w:tcPr>
          <w:p w14:paraId="50B56D3E" w14:textId="77777777" w:rsidR="00BB58C8" w:rsidRPr="00DE4AFB" w:rsidRDefault="00BB58C8" w:rsidP="00AD2348">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DE4AFB">
              <w:rPr>
                <w:rFonts w:cs="B Lotus"/>
                <w:sz w:val="28"/>
                <w:szCs w:val="28"/>
              </w:rPr>
              <w:t>String</w:t>
            </w:r>
          </w:p>
        </w:tc>
        <w:tc>
          <w:tcPr>
            <w:tcW w:w="2966" w:type="dxa"/>
          </w:tcPr>
          <w:p w14:paraId="5B2CB113" w14:textId="77777777" w:rsidR="00BB58C8" w:rsidRPr="00B6608B" w:rsidRDefault="00BB58C8" w:rsidP="00AD2348">
            <w:pPr>
              <w:jc w:val="center"/>
              <w:cnfStyle w:val="000000100000" w:firstRow="0" w:lastRow="0" w:firstColumn="0" w:lastColumn="0" w:oddVBand="0" w:evenVBand="0" w:oddHBand="1" w:evenHBand="0" w:firstRowFirstColumn="0" w:firstRowLastColumn="0" w:lastRowFirstColumn="0" w:lastRowLastColumn="0"/>
              <w:rPr>
                <w:rFonts w:cs="B Lotus"/>
                <w:color w:val="000000" w:themeColor="text1"/>
                <w:sz w:val="28"/>
                <w:szCs w:val="28"/>
                <w:rtl/>
              </w:rPr>
            </w:pPr>
            <w:r w:rsidRPr="00B6608B">
              <w:rPr>
                <w:rFonts w:cs="B Lotus" w:hint="cs"/>
                <w:color w:val="000000" w:themeColor="text1"/>
                <w:sz w:val="28"/>
                <w:szCs w:val="28"/>
                <w:rtl/>
              </w:rPr>
              <w:t>تعداد تخلفات حادثه ساز</w:t>
            </w:r>
          </w:p>
        </w:tc>
      </w:tr>
      <w:tr w:rsidR="00BB58C8" w:rsidRPr="00DE4AFB" w14:paraId="1112FD00"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434" w:type="dxa"/>
          </w:tcPr>
          <w:p w14:paraId="680A0DD3" w14:textId="77777777" w:rsidR="00BB58C8" w:rsidRPr="007A4644" w:rsidRDefault="00BB58C8" w:rsidP="00AD2348">
            <w:pPr>
              <w:pStyle w:val="ListParagraph"/>
              <w:numPr>
                <w:ilvl w:val="0"/>
                <w:numId w:val="44"/>
              </w:numPr>
              <w:bidi/>
              <w:jc w:val="center"/>
              <w:rPr>
                <w:rFonts w:cs="B Lotus"/>
                <w:b w:val="0"/>
                <w:bCs w:val="0"/>
                <w:sz w:val="28"/>
                <w:szCs w:val="28"/>
                <w:rtl/>
              </w:rPr>
            </w:pPr>
          </w:p>
        </w:tc>
        <w:tc>
          <w:tcPr>
            <w:tcW w:w="2880" w:type="dxa"/>
          </w:tcPr>
          <w:p w14:paraId="64C13529" w14:textId="77777777" w:rsidR="00BB58C8" w:rsidRPr="00DE4AFB" w:rsidRDefault="00BB58C8" w:rsidP="00AD2348">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DE4AFB">
              <w:rPr>
                <w:rFonts w:cs="B Lotus"/>
                <w:sz w:val="28"/>
                <w:szCs w:val="28"/>
              </w:rPr>
              <w:t>finalPointField</w:t>
            </w:r>
          </w:p>
        </w:tc>
        <w:tc>
          <w:tcPr>
            <w:tcW w:w="2070" w:type="dxa"/>
          </w:tcPr>
          <w:p w14:paraId="63215A1B" w14:textId="77777777" w:rsidR="00BB58C8" w:rsidRPr="00DE4AFB" w:rsidRDefault="00BB58C8" w:rsidP="00AD2348">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DE4AFB">
              <w:rPr>
                <w:rFonts w:cs="B Lotus"/>
                <w:sz w:val="28"/>
                <w:szCs w:val="28"/>
              </w:rPr>
              <w:t>String</w:t>
            </w:r>
          </w:p>
        </w:tc>
        <w:tc>
          <w:tcPr>
            <w:tcW w:w="2966" w:type="dxa"/>
          </w:tcPr>
          <w:p w14:paraId="118AB373" w14:textId="77777777" w:rsidR="00BB58C8" w:rsidRPr="00B6608B" w:rsidRDefault="00BB58C8" w:rsidP="00AD2348">
            <w:pPr>
              <w:jc w:val="center"/>
              <w:cnfStyle w:val="000000000000" w:firstRow="0" w:lastRow="0" w:firstColumn="0" w:lastColumn="0" w:oddVBand="0" w:evenVBand="0" w:oddHBand="0" w:evenHBand="0" w:firstRowFirstColumn="0" w:firstRowLastColumn="0" w:lastRowFirstColumn="0" w:lastRowLastColumn="0"/>
              <w:rPr>
                <w:rFonts w:cs="B Lotus"/>
                <w:color w:val="000000" w:themeColor="text1"/>
                <w:sz w:val="28"/>
                <w:szCs w:val="28"/>
                <w:rtl/>
              </w:rPr>
            </w:pPr>
            <w:r w:rsidRPr="00B6608B">
              <w:rPr>
                <w:rFonts w:cs="B Lotus" w:hint="cs"/>
                <w:color w:val="000000" w:themeColor="text1"/>
                <w:sz w:val="28"/>
                <w:szCs w:val="28"/>
                <w:rtl/>
              </w:rPr>
              <w:t>نمره منفی</w:t>
            </w:r>
          </w:p>
        </w:tc>
      </w:tr>
      <w:tr w:rsidR="00BB58C8" w:rsidRPr="00DE4AFB" w14:paraId="6DE347C3"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2080A1A6" w14:textId="77777777" w:rsidR="00BB58C8" w:rsidRPr="007A4644" w:rsidRDefault="00BB58C8" w:rsidP="00AD2348">
            <w:pPr>
              <w:pStyle w:val="ListParagraph"/>
              <w:numPr>
                <w:ilvl w:val="0"/>
                <w:numId w:val="44"/>
              </w:numPr>
              <w:bidi/>
              <w:jc w:val="center"/>
              <w:rPr>
                <w:rFonts w:cs="B Lotus"/>
                <w:b w:val="0"/>
                <w:bCs w:val="0"/>
                <w:sz w:val="28"/>
                <w:szCs w:val="28"/>
                <w:rtl/>
              </w:rPr>
            </w:pPr>
          </w:p>
        </w:tc>
        <w:tc>
          <w:tcPr>
            <w:tcW w:w="2880" w:type="dxa"/>
          </w:tcPr>
          <w:p w14:paraId="01C61D13" w14:textId="77777777" w:rsidR="00BB58C8" w:rsidRPr="00DE4AFB" w:rsidRDefault="00BB58C8" w:rsidP="00AD2348">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DE4AFB">
              <w:rPr>
                <w:rFonts w:cs="B Lotus"/>
                <w:sz w:val="28"/>
                <w:szCs w:val="28"/>
              </w:rPr>
              <w:t>finalPriceField</w:t>
            </w:r>
          </w:p>
        </w:tc>
        <w:tc>
          <w:tcPr>
            <w:tcW w:w="2070" w:type="dxa"/>
          </w:tcPr>
          <w:p w14:paraId="2856051F" w14:textId="77777777" w:rsidR="00BB58C8" w:rsidRPr="00DE4AFB" w:rsidRDefault="00BB58C8" w:rsidP="00AD2348">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DE4AFB">
              <w:rPr>
                <w:rFonts w:cs="B Lotus"/>
                <w:sz w:val="28"/>
                <w:szCs w:val="28"/>
              </w:rPr>
              <w:t>String</w:t>
            </w:r>
          </w:p>
        </w:tc>
        <w:tc>
          <w:tcPr>
            <w:tcW w:w="2966" w:type="dxa"/>
          </w:tcPr>
          <w:p w14:paraId="070F37FB" w14:textId="77777777" w:rsidR="00BB58C8" w:rsidRPr="00B6608B" w:rsidRDefault="00BB58C8" w:rsidP="00AD2348">
            <w:pPr>
              <w:jc w:val="center"/>
              <w:cnfStyle w:val="000000100000" w:firstRow="0" w:lastRow="0" w:firstColumn="0" w:lastColumn="0" w:oddVBand="0" w:evenVBand="0" w:oddHBand="1" w:evenHBand="0" w:firstRowFirstColumn="0" w:firstRowLastColumn="0" w:lastRowFirstColumn="0" w:lastRowLastColumn="0"/>
              <w:rPr>
                <w:rFonts w:cs="B Lotus"/>
                <w:color w:val="000000" w:themeColor="text1"/>
                <w:sz w:val="28"/>
                <w:szCs w:val="28"/>
                <w:rtl/>
              </w:rPr>
            </w:pPr>
            <w:r w:rsidRPr="00B6608B">
              <w:rPr>
                <w:rFonts w:cs="B Lotus" w:hint="cs"/>
                <w:color w:val="000000" w:themeColor="text1"/>
                <w:sz w:val="28"/>
                <w:szCs w:val="28"/>
                <w:rtl/>
              </w:rPr>
              <w:t>مبلغ کل خلافی</w:t>
            </w:r>
          </w:p>
        </w:tc>
      </w:tr>
      <w:tr w:rsidR="00BB58C8" w:rsidRPr="00DE4AFB" w14:paraId="2C0A25BC"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434" w:type="dxa"/>
          </w:tcPr>
          <w:p w14:paraId="4344EACB" w14:textId="77777777" w:rsidR="00BB58C8" w:rsidRPr="007A4644" w:rsidRDefault="00BB58C8" w:rsidP="00AD2348">
            <w:pPr>
              <w:pStyle w:val="ListParagraph"/>
              <w:numPr>
                <w:ilvl w:val="0"/>
                <w:numId w:val="44"/>
              </w:numPr>
              <w:bidi/>
              <w:jc w:val="center"/>
              <w:rPr>
                <w:rFonts w:cs="B Lotus"/>
                <w:b w:val="0"/>
                <w:bCs w:val="0"/>
                <w:sz w:val="28"/>
                <w:szCs w:val="28"/>
                <w:rtl/>
              </w:rPr>
            </w:pPr>
          </w:p>
        </w:tc>
        <w:tc>
          <w:tcPr>
            <w:tcW w:w="2880" w:type="dxa"/>
          </w:tcPr>
          <w:p w14:paraId="45F03767" w14:textId="77777777" w:rsidR="00BB58C8" w:rsidRPr="00DE4AFB" w:rsidRDefault="00BB58C8" w:rsidP="00AD2348">
            <w:pPr>
              <w:jc w:val="center"/>
              <w:cnfStyle w:val="000000000000" w:firstRow="0" w:lastRow="0" w:firstColumn="0" w:lastColumn="0" w:oddVBand="0" w:evenVBand="0" w:oddHBand="0" w:evenHBand="0" w:firstRowFirstColumn="0" w:firstRowLastColumn="0" w:lastRowFirstColumn="0" w:lastRowLastColumn="0"/>
              <w:rPr>
                <w:rFonts w:cs="B Lotus"/>
                <w:sz w:val="28"/>
                <w:szCs w:val="28"/>
              </w:rPr>
            </w:pPr>
            <w:r w:rsidRPr="00DE4AFB">
              <w:rPr>
                <w:rFonts w:cs="B Lotus"/>
                <w:sz w:val="28"/>
                <w:szCs w:val="28"/>
              </w:rPr>
              <w:t>licenceNoField</w:t>
            </w:r>
          </w:p>
        </w:tc>
        <w:tc>
          <w:tcPr>
            <w:tcW w:w="2070" w:type="dxa"/>
          </w:tcPr>
          <w:p w14:paraId="2B8A331A" w14:textId="77777777" w:rsidR="00BB58C8" w:rsidRPr="00DE4AFB" w:rsidRDefault="00BB58C8" w:rsidP="00AD2348">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DE4AFB">
              <w:rPr>
                <w:rFonts w:cs="B Lotus"/>
                <w:sz w:val="28"/>
                <w:szCs w:val="28"/>
              </w:rPr>
              <w:t>String</w:t>
            </w:r>
          </w:p>
        </w:tc>
        <w:tc>
          <w:tcPr>
            <w:tcW w:w="2966" w:type="dxa"/>
          </w:tcPr>
          <w:p w14:paraId="6FD72743" w14:textId="77777777" w:rsidR="00BB58C8" w:rsidRPr="00B6608B" w:rsidRDefault="00BB58C8" w:rsidP="00AD2348">
            <w:pPr>
              <w:jc w:val="center"/>
              <w:cnfStyle w:val="000000000000" w:firstRow="0" w:lastRow="0" w:firstColumn="0" w:lastColumn="0" w:oddVBand="0" w:evenVBand="0" w:oddHBand="0" w:evenHBand="0" w:firstRowFirstColumn="0" w:firstRowLastColumn="0" w:lastRowFirstColumn="0" w:lastRowLastColumn="0"/>
              <w:rPr>
                <w:rFonts w:cs="B Lotus"/>
                <w:color w:val="000000" w:themeColor="text1"/>
                <w:sz w:val="28"/>
                <w:szCs w:val="28"/>
                <w:rtl/>
              </w:rPr>
            </w:pPr>
            <w:r w:rsidRPr="00B6608B">
              <w:rPr>
                <w:rFonts w:cs="B Lotus" w:hint="cs"/>
                <w:color w:val="000000" w:themeColor="text1"/>
                <w:sz w:val="28"/>
                <w:szCs w:val="28"/>
                <w:rtl/>
              </w:rPr>
              <w:t>شماره گواهینامه</w:t>
            </w:r>
          </w:p>
        </w:tc>
      </w:tr>
      <w:tr w:rsidR="00BB58C8" w:rsidRPr="00DE4AFB" w14:paraId="2552756E"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4" w:type="dxa"/>
          </w:tcPr>
          <w:p w14:paraId="1C566275" w14:textId="77777777" w:rsidR="00BB58C8" w:rsidRPr="007A4644" w:rsidRDefault="00BB58C8" w:rsidP="00AD2348">
            <w:pPr>
              <w:pStyle w:val="ListParagraph"/>
              <w:numPr>
                <w:ilvl w:val="0"/>
                <w:numId w:val="44"/>
              </w:numPr>
              <w:bidi/>
              <w:jc w:val="center"/>
              <w:rPr>
                <w:rFonts w:cs="B Lotus"/>
                <w:b w:val="0"/>
                <w:bCs w:val="0"/>
                <w:sz w:val="28"/>
                <w:szCs w:val="28"/>
                <w:rtl/>
              </w:rPr>
            </w:pPr>
          </w:p>
        </w:tc>
        <w:tc>
          <w:tcPr>
            <w:tcW w:w="2880" w:type="dxa"/>
          </w:tcPr>
          <w:p w14:paraId="390BEF15" w14:textId="77777777" w:rsidR="00BB58C8" w:rsidRPr="00DE4AFB" w:rsidRDefault="00BB58C8" w:rsidP="00AD2348">
            <w:pPr>
              <w:jc w:val="center"/>
              <w:cnfStyle w:val="000000100000" w:firstRow="0" w:lastRow="0" w:firstColumn="0" w:lastColumn="0" w:oddVBand="0" w:evenVBand="0" w:oddHBand="1" w:evenHBand="0" w:firstRowFirstColumn="0" w:firstRowLastColumn="0" w:lastRowFirstColumn="0" w:lastRowLastColumn="0"/>
              <w:rPr>
                <w:rFonts w:cs="B Lotus"/>
                <w:sz w:val="28"/>
                <w:szCs w:val="28"/>
              </w:rPr>
            </w:pPr>
            <w:r w:rsidRPr="00DE4AFB">
              <w:rPr>
                <w:rFonts w:cs="B Lotus"/>
                <w:sz w:val="28"/>
                <w:szCs w:val="28"/>
              </w:rPr>
              <w:t>ruleTypeField</w:t>
            </w:r>
          </w:p>
        </w:tc>
        <w:tc>
          <w:tcPr>
            <w:tcW w:w="2070" w:type="dxa"/>
          </w:tcPr>
          <w:p w14:paraId="19DFC489" w14:textId="77777777" w:rsidR="00BB58C8" w:rsidRPr="00DE4AFB" w:rsidRDefault="00BB58C8" w:rsidP="00AD2348">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DE4AFB">
              <w:rPr>
                <w:rFonts w:cs="B Lotus"/>
                <w:sz w:val="28"/>
                <w:szCs w:val="28"/>
              </w:rPr>
              <w:t>String</w:t>
            </w:r>
          </w:p>
        </w:tc>
        <w:tc>
          <w:tcPr>
            <w:tcW w:w="2966" w:type="dxa"/>
          </w:tcPr>
          <w:p w14:paraId="38836F52" w14:textId="77777777" w:rsidR="00BB58C8" w:rsidRPr="00B6608B" w:rsidRDefault="00BB58C8" w:rsidP="00AD2348">
            <w:pPr>
              <w:jc w:val="center"/>
              <w:cnfStyle w:val="000000100000" w:firstRow="0" w:lastRow="0" w:firstColumn="0" w:lastColumn="0" w:oddVBand="0" w:evenVBand="0" w:oddHBand="1" w:evenHBand="0" w:firstRowFirstColumn="0" w:firstRowLastColumn="0" w:lastRowFirstColumn="0" w:lastRowLastColumn="0"/>
              <w:rPr>
                <w:rFonts w:cs="B Lotus"/>
                <w:color w:val="000000" w:themeColor="text1"/>
                <w:sz w:val="28"/>
                <w:szCs w:val="28"/>
                <w:rtl/>
              </w:rPr>
            </w:pPr>
            <w:r w:rsidRPr="00B6608B">
              <w:rPr>
                <w:rFonts w:cs="B Lotus" w:hint="cs"/>
                <w:color w:val="000000" w:themeColor="text1"/>
                <w:sz w:val="28"/>
                <w:szCs w:val="28"/>
                <w:rtl/>
              </w:rPr>
              <w:t>نوع بند اعمال شده بر روی گواهینامه</w:t>
            </w:r>
          </w:p>
        </w:tc>
      </w:tr>
      <w:tr w:rsidR="00BB58C8" w:rsidRPr="00DE4AFB" w14:paraId="75DBD58D"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434" w:type="dxa"/>
          </w:tcPr>
          <w:p w14:paraId="676FD23A" w14:textId="77777777" w:rsidR="00BB58C8" w:rsidRPr="007A4644" w:rsidRDefault="00BB58C8" w:rsidP="00AD2348">
            <w:pPr>
              <w:pStyle w:val="ListParagraph"/>
              <w:numPr>
                <w:ilvl w:val="0"/>
                <w:numId w:val="44"/>
              </w:numPr>
              <w:bidi/>
              <w:jc w:val="center"/>
              <w:rPr>
                <w:rFonts w:cs="B Lotus"/>
                <w:b w:val="0"/>
                <w:bCs w:val="0"/>
                <w:sz w:val="28"/>
                <w:szCs w:val="28"/>
                <w:rtl/>
              </w:rPr>
            </w:pPr>
          </w:p>
        </w:tc>
        <w:tc>
          <w:tcPr>
            <w:tcW w:w="2880" w:type="dxa"/>
          </w:tcPr>
          <w:p w14:paraId="47E0F009" w14:textId="77777777" w:rsidR="00BB58C8" w:rsidRPr="00DE4AFB" w:rsidRDefault="00BB58C8" w:rsidP="00AD2348">
            <w:pPr>
              <w:jc w:val="center"/>
              <w:cnfStyle w:val="000000000000" w:firstRow="0" w:lastRow="0" w:firstColumn="0" w:lastColumn="0" w:oddVBand="0" w:evenVBand="0" w:oddHBand="0" w:evenHBand="0" w:firstRowFirstColumn="0" w:firstRowLastColumn="0" w:lastRowFirstColumn="0" w:lastRowLastColumn="0"/>
              <w:rPr>
                <w:rFonts w:cs="B Lotus"/>
                <w:sz w:val="28"/>
                <w:szCs w:val="28"/>
              </w:rPr>
            </w:pPr>
            <w:r w:rsidRPr="00DE4AFB">
              <w:rPr>
                <w:rFonts w:cs="B Lotus"/>
                <w:sz w:val="28"/>
                <w:szCs w:val="28"/>
              </w:rPr>
              <w:t>statusField</w:t>
            </w:r>
          </w:p>
        </w:tc>
        <w:tc>
          <w:tcPr>
            <w:tcW w:w="2070" w:type="dxa"/>
          </w:tcPr>
          <w:p w14:paraId="1B655181" w14:textId="77777777" w:rsidR="00BB58C8" w:rsidRPr="00DE4AFB" w:rsidRDefault="00BB58C8" w:rsidP="00AD2348">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DE4AFB">
              <w:rPr>
                <w:rFonts w:cs="B Lotus"/>
                <w:sz w:val="28"/>
                <w:szCs w:val="28"/>
              </w:rPr>
              <w:t>String</w:t>
            </w:r>
          </w:p>
        </w:tc>
        <w:tc>
          <w:tcPr>
            <w:tcW w:w="2966" w:type="dxa"/>
          </w:tcPr>
          <w:p w14:paraId="18F4793D" w14:textId="77777777" w:rsidR="00BB58C8" w:rsidRPr="00B6608B" w:rsidRDefault="00BB58C8" w:rsidP="00AD2348">
            <w:pPr>
              <w:jc w:val="center"/>
              <w:cnfStyle w:val="000000000000" w:firstRow="0" w:lastRow="0" w:firstColumn="0" w:lastColumn="0" w:oddVBand="0" w:evenVBand="0" w:oddHBand="0" w:evenHBand="0" w:firstRowFirstColumn="0" w:firstRowLastColumn="0" w:lastRowFirstColumn="0" w:lastRowLastColumn="0"/>
              <w:rPr>
                <w:rFonts w:cs="B Lotus"/>
                <w:color w:val="000000" w:themeColor="text1"/>
                <w:sz w:val="28"/>
                <w:szCs w:val="28"/>
                <w:rtl/>
              </w:rPr>
            </w:pPr>
            <w:r w:rsidRPr="00B6608B">
              <w:rPr>
                <w:rFonts w:cs="B Lotus" w:hint="cs"/>
                <w:color w:val="000000" w:themeColor="text1"/>
                <w:sz w:val="28"/>
                <w:szCs w:val="28"/>
                <w:rtl/>
              </w:rPr>
              <w:t>وضعیت</w:t>
            </w:r>
          </w:p>
        </w:tc>
      </w:tr>
    </w:tbl>
    <w:p w14:paraId="365FD73C" w14:textId="77777777" w:rsidR="00BB58C8" w:rsidRDefault="00BB58C8" w:rsidP="004905CD">
      <w:pPr>
        <w:rPr>
          <w:rStyle w:val="Hyperlink"/>
          <w:rFonts w:ascii="Times New Roman" w:hAnsi="Times New Roman" w:cs="B Nazanin"/>
          <w:sz w:val="24"/>
          <w:szCs w:val="24"/>
          <w:rtl/>
        </w:rPr>
      </w:pPr>
    </w:p>
    <w:p w14:paraId="2A9E1C1A" w14:textId="7B150F34" w:rsidR="00262AFC" w:rsidRDefault="00262AFC" w:rsidP="004905CD">
      <w:pPr>
        <w:rPr>
          <w:rStyle w:val="Hyperlink"/>
          <w:rFonts w:ascii="Times New Roman" w:hAnsi="Times New Roman" w:cs="B Nazanin"/>
          <w:sz w:val="24"/>
          <w:szCs w:val="24"/>
          <w:rtl/>
        </w:rPr>
      </w:pPr>
    </w:p>
    <w:p w14:paraId="05D7CDF6" w14:textId="3413402F" w:rsidR="00262AFC" w:rsidRPr="00575B9F" w:rsidRDefault="00262AFC" w:rsidP="00575B9F">
      <w:pPr>
        <w:pStyle w:val="Heading2"/>
        <w:rPr>
          <w:rtl/>
        </w:rPr>
      </w:pPr>
      <w:bookmarkStart w:id="153" w:name="_Toc38109553"/>
      <w:r w:rsidRPr="00575B9F">
        <w:rPr>
          <w:rFonts w:hint="cs"/>
          <w:rtl/>
        </w:rPr>
        <w:t xml:space="preserve">خطاهای وب متد </w:t>
      </w:r>
      <w:r w:rsidRPr="00575B9F">
        <w:t>CIIWSNajaVehicleNoEnf</w:t>
      </w:r>
      <w:r w:rsidRPr="00575B9F">
        <w:rPr>
          <w:rFonts w:hint="cs"/>
          <w:rtl/>
        </w:rPr>
        <w:t>:</w:t>
      </w:r>
      <w:bookmarkEnd w:id="153"/>
    </w:p>
    <w:tbl>
      <w:tblPr>
        <w:tblStyle w:val="GridTable4-Accent5"/>
        <w:bidiVisual/>
        <w:tblW w:w="0" w:type="auto"/>
        <w:tblInd w:w="50"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1437"/>
        <w:gridCol w:w="6339"/>
      </w:tblGrid>
      <w:tr w:rsidR="00262AFC" w14:paraId="13C73713" w14:textId="77777777" w:rsidTr="00AF2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shd w:val="clear" w:color="auto" w:fill="92CDDC" w:themeFill="accent5" w:themeFillTint="99"/>
          </w:tcPr>
          <w:p w14:paraId="3E8F2795" w14:textId="77777777" w:rsidR="00262AFC" w:rsidRDefault="00262AFC" w:rsidP="00AF2538">
            <w:pPr>
              <w:jc w:val="center"/>
              <w:rPr>
                <w:rFonts w:cs="B Lotus"/>
                <w:sz w:val="28"/>
                <w:szCs w:val="28"/>
                <w:rtl/>
              </w:rPr>
            </w:pPr>
            <w:r>
              <w:rPr>
                <w:rFonts w:cs="B Lotus" w:hint="cs"/>
                <w:sz w:val="28"/>
                <w:szCs w:val="28"/>
                <w:rtl/>
              </w:rPr>
              <w:t>کدخطا</w:t>
            </w:r>
          </w:p>
        </w:tc>
        <w:tc>
          <w:tcPr>
            <w:tcW w:w="6339" w:type="dxa"/>
            <w:shd w:val="clear" w:color="auto" w:fill="92CDDC" w:themeFill="accent5" w:themeFillTint="99"/>
          </w:tcPr>
          <w:p w14:paraId="14EE4484" w14:textId="77777777" w:rsidR="00262AFC" w:rsidRDefault="00262AFC" w:rsidP="00AF2538">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شرح خطا</w:t>
            </w:r>
          </w:p>
        </w:tc>
      </w:tr>
      <w:tr w:rsidR="00262AFC" w:rsidRPr="004058B6" w14:paraId="66310D6E" w14:textId="77777777" w:rsidTr="00AF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tcPr>
          <w:p w14:paraId="5C989371" w14:textId="77777777" w:rsidR="00262AFC" w:rsidRPr="004058B6" w:rsidRDefault="00262AFC" w:rsidP="00AF2538">
            <w:pPr>
              <w:jc w:val="center"/>
              <w:rPr>
                <w:rFonts w:ascii="Times New Roman" w:hAnsi="Times New Roman" w:cs="B Lotus"/>
                <w:b w:val="0"/>
                <w:bCs w:val="0"/>
                <w:sz w:val="28"/>
                <w:szCs w:val="28"/>
              </w:rPr>
            </w:pPr>
            <w:r w:rsidRPr="004058B6">
              <w:rPr>
                <w:rFonts w:ascii="Times New Roman" w:hAnsi="Times New Roman" w:cs="B Lotus" w:hint="cs"/>
                <w:color w:val="000000"/>
                <w:sz w:val="28"/>
                <w:szCs w:val="28"/>
                <w:rtl/>
              </w:rPr>
              <w:lastRenderedPageBreak/>
              <w:t>1</w:t>
            </w:r>
          </w:p>
        </w:tc>
        <w:tc>
          <w:tcPr>
            <w:tcW w:w="6339" w:type="dxa"/>
          </w:tcPr>
          <w:p w14:paraId="645D3116" w14:textId="11884AC0" w:rsidR="00262AFC" w:rsidRPr="004058B6" w:rsidRDefault="00262AFC" w:rsidP="00262A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شماره پلاک</w:t>
            </w:r>
            <w:r w:rsidRPr="004058B6">
              <w:rPr>
                <w:rFonts w:ascii="Times New Roman" w:hAnsi="Times New Roman" w:cs="B Lotus" w:hint="cs"/>
                <w:sz w:val="28"/>
                <w:szCs w:val="28"/>
                <w:rtl/>
              </w:rPr>
              <w:t xml:space="preserve"> خالی است</w:t>
            </w:r>
          </w:p>
        </w:tc>
      </w:tr>
      <w:tr w:rsidR="00262AFC" w:rsidRPr="004058B6" w14:paraId="473A99BF" w14:textId="77777777" w:rsidTr="00AF2538">
        <w:tc>
          <w:tcPr>
            <w:cnfStyle w:val="001000000000" w:firstRow="0" w:lastRow="0" w:firstColumn="1" w:lastColumn="0" w:oddVBand="0" w:evenVBand="0" w:oddHBand="0" w:evenHBand="0" w:firstRowFirstColumn="0" w:firstRowLastColumn="0" w:lastRowFirstColumn="0" w:lastRowLastColumn="0"/>
            <w:tcW w:w="1437" w:type="dxa"/>
          </w:tcPr>
          <w:p w14:paraId="02DD1925" w14:textId="77777777" w:rsidR="00262AFC" w:rsidRPr="004058B6" w:rsidRDefault="00262AFC" w:rsidP="00AF2538">
            <w:pPr>
              <w:jc w:val="center"/>
              <w:rPr>
                <w:rFonts w:ascii="Times New Roman" w:hAnsi="Times New Roman" w:cs="B Lotus"/>
                <w:b w:val="0"/>
                <w:bCs w:val="0"/>
                <w:color w:val="000000"/>
                <w:sz w:val="28"/>
                <w:szCs w:val="28"/>
                <w:rtl/>
              </w:rPr>
            </w:pPr>
            <w:r>
              <w:rPr>
                <w:rFonts w:ascii="Times New Roman" w:hAnsi="Times New Roman" w:cs="B Lotus" w:hint="cs"/>
                <w:color w:val="000000"/>
                <w:sz w:val="28"/>
                <w:szCs w:val="28"/>
                <w:rtl/>
              </w:rPr>
              <w:t>2</w:t>
            </w:r>
          </w:p>
        </w:tc>
        <w:tc>
          <w:tcPr>
            <w:tcW w:w="6339" w:type="dxa"/>
          </w:tcPr>
          <w:p w14:paraId="771A4E4B" w14:textId="77777777" w:rsidR="00262AFC" w:rsidRPr="004058B6" w:rsidRDefault="00262AFC" w:rsidP="00AF253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نام کاربری و کلمه عبور اشتباه است</w:t>
            </w:r>
          </w:p>
        </w:tc>
      </w:tr>
    </w:tbl>
    <w:p w14:paraId="71F530C1" w14:textId="77777777" w:rsidR="00262AFC" w:rsidRPr="00FE399A" w:rsidRDefault="00262AFC" w:rsidP="004905CD">
      <w:pPr>
        <w:rPr>
          <w:rFonts w:ascii="Times New Roman" w:hAnsi="Times New Roman" w:cs="B Nazanin"/>
          <w:color w:val="2B91AF"/>
        </w:rPr>
      </w:pPr>
    </w:p>
    <w:p w14:paraId="297DC3B5" w14:textId="77777777" w:rsidR="004905CD" w:rsidRPr="00FE399A" w:rsidRDefault="004905CD" w:rsidP="004905CD">
      <w:pPr>
        <w:rPr>
          <w:rtl/>
        </w:rPr>
      </w:pPr>
    </w:p>
    <w:p w14:paraId="5C51C7E8" w14:textId="77777777" w:rsidR="004905CD" w:rsidRPr="000534D1" w:rsidRDefault="004905CD" w:rsidP="004905CD">
      <w:pPr>
        <w:pStyle w:val="Heading2"/>
        <w:rPr>
          <w:rFonts w:ascii="Times New Roman" w:hAnsi="Times New Roman"/>
          <w:rtl/>
        </w:rPr>
      </w:pPr>
      <w:bookmarkStart w:id="154" w:name="_وب_متد_"/>
      <w:bookmarkStart w:id="155" w:name="_وب_متد_CIIWSNajakorokiInq"/>
      <w:bookmarkStart w:id="156" w:name="_Toc38109554"/>
      <w:bookmarkEnd w:id="154"/>
      <w:bookmarkEnd w:id="155"/>
      <w:r w:rsidRPr="000534D1">
        <w:rPr>
          <w:rFonts w:hint="cs"/>
          <w:rtl/>
        </w:rPr>
        <w:t xml:space="preserve">وب متد </w:t>
      </w:r>
      <w:r w:rsidRPr="000534D1">
        <w:rPr>
          <w:rFonts w:ascii="Times New Roman" w:hAnsi="Times New Roman"/>
        </w:rPr>
        <w:t>CIIWSNajakorokiInq</w:t>
      </w:r>
      <w:r w:rsidRPr="000534D1">
        <w:rPr>
          <w:rFonts w:ascii="Times New Roman" w:hAnsi="Times New Roman" w:hint="cs"/>
          <w:rtl/>
        </w:rPr>
        <w:t xml:space="preserve"> جهت </w:t>
      </w:r>
      <w:r w:rsidRPr="000534D1">
        <w:rPr>
          <w:rtl/>
        </w:rPr>
        <w:t>استعلام</w:t>
      </w:r>
      <w:r w:rsidRPr="000534D1">
        <w:t xml:space="preserve"> </w:t>
      </w:r>
      <w:r w:rsidRPr="000534D1">
        <w:rPr>
          <w:rtl/>
        </w:rPr>
        <w:t>اصالت</w:t>
      </w:r>
      <w:r w:rsidRPr="000534D1">
        <w:t xml:space="preserve"> </w:t>
      </w:r>
      <w:r w:rsidRPr="000534D1">
        <w:rPr>
          <w:rtl/>
        </w:rPr>
        <w:t>و</w:t>
      </w:r>
      <w:r w:rsidRPr="000534D1">
        <w:t xml:space="preserve"> </w:t>
      </w:r>
      <w:r w:rsidRPr="000534D1">
        <w:rPr>
          <w:rtl/>
        </w:rPr>
        <w:t>فقدانی</w:t>
      </w:r>
      <w:r w:rsidRPr="000534D1">
        <w:t xml:space="preserve"> </w:t>
      </w:r>
      <w:r w:rsidRPr="000534D1">
        <w:rPr>
          <w:rtl/>
        </w:rPr>
        <w:t>و</w:t>
      </w:r>
      <w:r w:rsidRPr="000534D1">
        <w:t xml:space="preserve"> </w:t>
      </w:r>
      <w:r w:rsidRPr="000534D1">
        <w:rPr>
          <w:rtl/>
        </w:rPr>
        <w:t>سرقتی</w:t>
      </w:r>
      <w:r w:rsidRPr="000534D1">
        <w:t xml:space="preserve"> </w:t>
      </w:r>
      <w:r w:rsidRPr="000534D1">
        <w:rPr>
          <w:rtl/>
        </w:rPr>
        <w:t>کروکی</w:t>
      </w:r>
      <w:r w:rsidRPr="000534D1">
        <w:t xml:space="preserve"> </w:t>
      </w:r>
      <w:r w:rsidRPr="000534D1">
        <w:rPr>
          <w:rtl/>
        </w:rPr>
        <w:t>ها</w:t>
      </w:r>
      <w:bookmarkEnd w:id="156"/>
    </w:p>
    <w:p w14:paraId="00BF26BC" w14:textId="77777777" w:rsidR="004905CD" w:rsidRDefault="004905CD" w:rsidP="00575B9F">
      <w:pPr>
        <w:pStyle w:val="Heading2"/>
        <w:rPr>
          <w:rtl/>
        </w:rPr>
      </w:pPr>
      <w:bookmarkStart w:id="157" w:name="_Toc38109555"/>
      <w:r>
        <w:rPr>
          <w:rFonts w:hint="cs"/>
          <w:rtl/>
        </w:rPr>
        <w:t xml:space="preserve">جدول ورودی های وب متد </w:t>
      </w:r>
      <w:r w:rsidRPr="00240A8D">
        <w:t>CIIWSNajakorokiInq</w:t>
      </w:r>
      <w:r>
        <w:rPr>
          <w:rFonts w:hint="cs"/>
          <w:rtl/>
        </w:rPr>
        <w:t>:</w:t>
      </w:r>
      <w:bookmarkEnd w:id="157"/>
    </w:p>
    <w:tbl>
      <w:tblPr>
        <w:tblStyle w:val="GridTable4-Accent5"/>
        <w:bidiVisual/>
        <w:tblW w:w="0" w:type="auto"/>
        <w:tblInd w:w="25"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ook w:val="04A0" w:firstRow="1" w:lastRow="0" w:firstColumn="1" w:lastColumn="0" w:noHBand="0" w:noVBand="1"/>
      </w:tblPr>
      <w:tblGrid>
        <w:gridCol w:w="932"/>
        <w:gridCol w:w="2331"/>
        <w:gridCol w:w="1730"/>
        <w:gridCol w:w="1582"/>
        <w:gridCol w:w="2415"/>
      </w:tblGrid>
      <w:tr w:rsidR="004905CD" w14:paraId="2FA8BDC6" w14:textId="77777777" w:rsidTr="004905CD">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932" w:type="dxa"/>
            <w:shd w:val="clear" w:color="auto" w:fill="92CDDC" w:themeFill="accent5" w:themeFillTint="99"/>
          </w:tcPr>
          <w:p w14:paraId="403DAE39" w14:textId="77777777" w:rsidR="004905CD" w:rsidRDefault="004905CD" w:rsidP="004905CD">
            <w:pPr>
              <w:jc w:val="center"/>
              <w:rPr>
                <w:rFonts w:cs="B Lotus"/>
                <w:sz w:val="28"/>
                <w:szCs w:val="28"/>
                <w:rtl/>
              </w:rPr>
            </w:pPr>
            <w:r>
              <w:rPr>
                <w:rFonts w:cs="B Lotus" w:hint="cs"/>
                <w:sz w:val="28"/>
                <w:szCs w:val="28"/>
                <w:rtl/>
              </w:rPr>
              <w:t>ردیف</w:t>
            </w:r>
          </w:p>
        </w:tc>
        <w:tc>
          <w:tcPr>
            <w:tcW w:w="2331" w:type="dxa"/>
            <w:shd w:val="clear" w:color="auto" w:fill="92CDDC" w:themeFill="accent5" w:themeFillTint="99"/>
          </w:tcPr>
          <w:p w14:paraId="195195D4"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نام فیلد</w:t>
            </w:r>
          </w:p>
        </w:tc>
        <w:tc>
          <w:tcPr>
            <w:tcW w:w="1730" w:type="dxa"/>
            <w:shd w:val="clear" w:color="auto" w:fill="92CDDC" w:themeFill="accent5" w:themeFillTint="99"/>
          </w:tcPr>
          <w:p w14:paraId="69EDB224"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نوع فیلد</w:t>
            </w:r>
          </w:p>
        </w:tc>
        <w:tc>
          <w:tcPr>
            <w:tcW w:w="1582" w:type="dxa"/>
            <w:shd w:val="clear" w:color="auto" w:fill="92CDDC" w:themeFill="accent5" w:themeFillTint="99"/>
          </w:tcPr>
          <w:p w14:paraId="5ED7FDE5"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Pr>
            </w:pPr>
            <w:r>
              <w:rPr>
                <w:rFonts w:cs="B Lotus"/>
                <w:sz w:val="28"/>
                <w:szCs w:val="28"/>
              </w:rPr>
              <w:t>Nullable</w:t>
            </w:r>
          </w:p>
        </w:tc>
        <w:tc>
          <w:tcPr>
            <w:tcW w:w="2415" w:type="dxa"/>
            <w:shd w:val="clear" w:color="auto" w:fill="92CDDC" w:themeFill="accent5" w:themeFillTint="99"/>
          </w:tcPr>
          <w:p w14:paraId="1F342CD6"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شرح فیلد</w:t>
            </w:r>
          </w:p>
        </w:tc>
      </w:tr>
      <w:tr w:rsidR="004905CD" w14:paraId="57F52FD0" w14:textId="77777777" w:rsidTr="004905CD">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32" w:type="dxa"/>
          </w:tcPr>
          <w:p w14:paraId="778518F6" w14:textId="77777777" w:rsidR="004905CD" w:rsidRPr="00FD7F2D" w:rsidRDefault="004905CD" w:rsidP="004A19B9">
            <w:pPr>
              <w:pStyle w:val="ListParagraph"/>
              <w:numPr>
                <w:ilvl w:val="0"/>
                <w:numId w:val="37"/>
              </w:numPr>
              <w:bidi/>
              <w:jc w:val="center"/>
              <w:rPr>
                <w:rFonts w:cs="B Lotus"/>
                <w:sz w:val="28"/>
                <w:szCs w:val="28"/>
                <w:rtl/>
                <w:lang w:bidi="fa-IR"/>
              </w:rPr>
            </w:pPr>
          </w:p>
        </w:tc>
        <w:tc>
          <w:tcPr>
            <w:tcW w:w="2331" w:type="dxa"/>
          </w:tcPr>
          <w:p w14:paraId="481B92DF"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Pr>
            </w:pPr>
            <w:r>
              <w:rPr>
                <w:rFonts w:cs="B Lotus"/>
                <w:sz w:val="28"/>
                <w:szCs w:val="28"/>
              </w:rPr>
              <w:t>CiiSerial</w:t>
            </w:r>
          </w:p>
        </w:tc>
        <w:tc>
          <w:tcPr>
            <w:tcW w:w="1730" w:type="dxa"/>
          </w:tcPr>
          <w:p w14:paraId="64DE5871"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Pr>
              <w:t>String</w:t>
            </w:r>
          </w:p>
        </w:tc>
        <w:tc>
          <w:tcPr>
            <w:tcW w:w="1582" w:type="dxa"/>
          </w:tcPr>
          <w:p w14:paraId="40F3C250"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Pr>
            </w:pPr>
            <w:r>
              <w:rPr>
                <w:rFonts w:cs="B Lotus"/>
                <w:sz w:val="28"/>
                <w:szCs w:val="28"/>
              </w:rPr>
              <w:t>No</w:t>
            </w:r>
          </w:p>
        </w:tc>
        <w:tc>
          <w:tcPr>
            <w:tcW w:w="2415" w:type="dxa"/>
          </w:tcPr>
          <w:p w14:paraId="62725A0A" w14:textId="77777777" w:rsidR="004905CD" w:rsidRDefault="004905CD" w:rsidP="004905C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hint="cs"/>
                <w:sz w:val="28"/>
                <w:szCs w:val="28"/>
                <w:rtl/>
              </w:rPr>
              <w:t>شماره سریال کروکی</w:t>
            </w:r>
          </w:p>
        </w:tc>
      </w:tr>
      <w:tr w:rsidR="004905CD" w14:paraId="72D92260" w14:textId="77777777" w:rsidTr="004905CD">
        <w:trPr>
          <w:trHeight w:val="452"/>
        </w:trPr>
        <w:tc>
          <w:tcPr>
            <w:cnfStyle w:val="001000000000" w:firstRow="0" w:lastRow="0" w:firstColumn="1" w:lastColumn="0" w:oddVBand="0" w:evenVBand="0" w:oddHBand="0" w:evenHBand="0" w:firstRowFirstColumn="0" w:firstRowLastColumn="0" w:lastRowFirstColumn="0" w:lastRowLastColumn="0"/>
            <w:tcW w:w="932" w:type="dxa"/>
          </w:tcPr>
          <w:p w14:paraId="743813E7" w14:textId="77777777" w:rsidR="004905CD" w:rsidRPr="00FD7F2D" w:rsidRDefault="004905CD" w:rsidP="004A19B9">
            <w:pPr>
              <w:pStyle w:val="ListParagraph"/>
              <w:numPr>
                <w:ilvl w:val="0"/>
                <w:numId w:val="37"/>
              </w:numPr>
              <w:bidi/>
              <w:jc w:val="center"/>
              <w:rPr>
                <w:rFonts w:cs="B Lotus"/>
                <w:sz w:val="28"/>
                <w:szCs w:val="28"/>
                <w:rtl/>
                <w:lang w:bidi="fa-IR"/>
              </w:rPr>
            </w:pPr>
          </w:p>
        </w:tc>
        <w:tc>
          <w:tcPr>
            <w:tcW w:w="2331" w:type="dxa"/>
          </w:tcPr>
          <w:p w14:paraId="266080DA" w14:textId="77777777" w:rsidR="004905CD" w:rsidRDefault="004905CD" w:rsidP="004905CD">
            <w:pPr>
              <w:jc w:val="center"/>
              <w:cnfStyle w:val="000000000000" w:firstRow="0" w:lastRow="0" w:firstColumn="0" w:lastColumn="0" w:oddVBand="0" w:evenVBand="0" w:oddHBand="0" w:evenHBand="0" w:firstRowFirstColumn="0" w:firstRowLastColumn="0" w:lastRowFirstColumn="0" w:lastRowLastColumn="0"/>
              <w:rPr>
                <w:rFonts w:cs="B Lotus"/>
                <w:sz w:val="28"/>
                <w:szCs w:val="28"/>
              </w:rPr>
            </w:pPr>
            <w:r>
              <w:rPr>
                <w:rFonts w:cs="B Lotus"/>
                <w:sz w:val="28"/>
                <w:szCs w:val="28"/>
              </w:rPr>
              <w:t>CiiSeri</w:t>
            </w:r>
          </w:p>
        </w:tc>
        <w:tc>
          <w:tcPr>
            <w:tcW w:w="1730" w:type="dxa"/>
          </w:tcPr>
          <w:p w14:paraId="5F3BEF74" w14:textId="77777777" w:rsidR="004905CD" w:rsidRDefault="004905CD" w:rsidP="004905CD">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cs="B Lotus"/>
                <w:sz w:val="28"/>
                <w:szCs w:val="28"/>
              </w:rPr>
              <w:t>String</w:t>
            </w:r>
          </w:p>
        </w:tc>
        <w:tc>
          <w:tcPr>
            <w:tcW w:w="1582" w:type="dxa"/>
          </w:tcPr>
          <w:p w14:paraId="195E2131" w14:textId="77777777" w:rsidR="004905CD" w:rsidRDefault="004905CD" w:rsidP="004905CD">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cs="B Lotus"/>
                <w:sz w:val="28"/>
                <w:szCs w:val="28"/>
              </w:rPr>
              <w:t>No</w:t>
            </w:r>
          </w:p>
        </w:tc>
        <w:tc>
          <w:tcPr>
            <w:tcW w:w="2415" w:type="dxa"/>
          </w:tcPr>
          <w:p w14:paraId="4B2C056E" w14:textId="77777777" w:rsidR="004905CD" w:rsidRDefault="004905CD" w:rsidP="004905CD">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شماره سری کروکی</w:t>
            </w:r>
          </w:p>
        </w:tc>
      </w:tr>
    </w:tbl>
    <w:p w14:paraId="0F08BFC7" w14:textId="77777777" w:rsidR="004905CD" w:rsidRPr="00E51ECA" w:rsidRDefault="004905CD" w:rsidP="004905CD">
      <w:pPr>
        <w:rPr>
          <w:rtl/>
        </w:rPr>
      </w:pPr>
    </w:p>
    <w:p w14:paraId="5DB1F55B" w14:textId="77777777" w:rsidR="004905CD" w:rsidRDefault="004905CD" w:rsidP="004905CD">
      <w:pPr>
        <w:rPr>
          <w:rtl/>
        </w:rPr>
      </w:pPr>
    </w:p>
    <w:p w14:paraId="0F1E8984" w14:textId="77777777" w:rsidR="004905CD" w:rsidRPr="00575B9F" w:rsidRDefault="004905CD" w:rsidP="00575B9F">
      <w:pPr>
        <w:pStyle w:val="Heading2"/>
        <w:rPr>
          <w:rtl/>
        </w:rPr>
      </w:pPr>
      <w:bookmarkStart w:id="158" w:name="_Toc38109556"/>
      <w:r w:rsidRPr="00575B9F">
        <w:rPr>
          <w:rFonts w:hint="cs"/>
          <w:rtl/>
        </w:rPr>
        <w:t xml:space="preserve">خروجی های وب متد </w:t>
      </w:r>
      <w:r w:rsidRPr="00575B9F">
        <w:t>CIIWSNajakorokiInq</w:t>
      </w:r>
      <w:r w:rsidRPr="00575B9F">
        <w:rPr>
          <w:rFonts w:hint="cs"/>
          <w:rtl/>
        </w:rPr>
        <w:t>:</w:t>
      </w:r>
      <w:bookmarkEnd w:id="158"/>
    </w:p>
    <w:p w14:paraId="787DBD9F" w14:textId="77777777" w:rsidR="00BB58C8" w:rsidRPr="006E6737" w:rsidRDefault="00BB58C8" w:rsidP="00BB58C8">
      <w:pPr>
        <w:pStyle w:val="Heading2"/>
        <w:rPr>
          <w:rtl/>
        </w:rPr>
      </w:pPr>
      <w:bookmarkStart w:id="159" w:name="_Toc38109557"/>
      <w:r w:rsidRPr="006E6737">
        <w:rPr>
          <w:rFonts w:hint="cs"/>
          <w:rtl/>
        </w:rPr>
        <w:t xml:space="preserve">کلاس </w:t>
      </w:r>
      <w:r w:rsidRPr="006E6737">
        <w:t>AccidentDTO</w:t>
      </w:r>
      <w:bookmarkEnd w:id="159"/>
    </w:p>
    <w:tbl>
      <w:tblPr>
        <w:tblStyle w:val="GridTable4-Accent5"/>
        <w:bidiVisual/>
        <w:tblW w:w="0" w:type="auto"/>
        <w:jc w:val="center"/>
        <w:tblBorders>
          <w:top w:val="single" w:sz="4" w:space="0" w:color="2A8B9B"/>
          <w:left w:val="single" w:sz="4" w:space="0" w:color="2A8B9B"/>
          <w:bottom w:val="single" w:sz="4" w:space="0" w:color="2A8B9B"/>
          <w:right w:val="single" w:sz="4" w:space="0" w:color="2A8B9B"/>
          <w:insideH w:val="single" w:sz="4" w:space="0" w:color="2A8B9B"/>
          <w:insideV w:val="single" w:sz="4" w:space="0" w:color="2A8B9B"/>
        </w:tblBorders>
        <w:tblLook w:val="04A0" w:firstRow="1" w:lastRow="0" w:firstColumn="1" w:lastColumn="0" w:noHBand="0" w:noVBand="1"/>
      </w:tblPr>
      <w:tblGrid>
        <w:gridCol w:w="1029"/>
        <w:gridCol w:w="3092"/>
        <w:gridCol w:w="2232"/>
        <w:gridCol w:w="2663"/>
      </w:tblGrid>
      <w:tr w:rsidR="00BB58C8" w:rsidRPr="006E6737" w14:paraId="17CAD7F3" w14:textId="77777777" w:rsidTr="00AD23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0AE06B96" w14:textId="77777777" w:rsidR="00BB58C8" w:rsidRPr="006E6737" w:rsidRDefault="00BB58C8" w:rsidP="00AD2348">
            <w:pPr>
              <w:rPr>
                <w:rFonts w:ascii="Times New Roman" w:hAnsi="Times New Roman" w:cs="B Nazanin"/>
                <w:sz w:val="24"/>
                <w:szCs w:val="24"/>
                <w:rtl/>
              </w:rPr>
            </w:pPr>
            <w:r w:rsidRPr="006E6737">
              <w:rPr>
                <w:rFonts w:ascii="Times New Roman" w:hAnsi="Times New Roman" w:cs="B Nazanin" w:hint="cs"/>
                <w:sz w:val="24"/>
                <w:szCs w:val="24"/>
                <w:rtl/>
              </w:rPr>
              <w:t>ردیف</w:t>
            </w:r>
          </w:p>
        </w:tc>
        <w:tc>
          <w:tcPr>
            <w:tcW w:w="3150" w:type="dxa"/>
          </w:tcPr>
          <w:p w14:paraId="5E8BFF7B" w14:textId="77777777" w:rsidR="00BB58C8" w:rsidRPr="006E6737" w:rsidRDefault="00BB58C8" w:rsidP="00AD2348">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نام فیلد</w:t>
            </w:r>
          </w:p>
        </w:tc>
        <w:tc>
          <w:tcPr>
            <w:tcW w:w="2250" w:type="dxa"/>
          </w:tcPr>
          <w:p w14:paraId="3BD4EF0B" w14:textId="77777777" w:rsidR="00BB58C8" w:rsidRPr="006E6737" w:rsidRDefault="00BB58C8" w:rsidP="00AD2348">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نوع فیلد</w:t>
            </w:r>
          </w:p>
        </w:tc>
        <w:tc>
          <w:tcPr>
            <w:tcW w:w="2876" w:type="dxa"/>
          </w:tcPr>
          <w:p w14:paraId="72E35F45" w14:textId="77777777" w:rsidR="00BB58C8" w:rsidRPr="006E6737" w:rsidRDefault="00BB58C8" w:rsidP="00AD2348">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شرح</w:t>
            </w:r>
          </w:p>
        </w:tc>
      </w:tr>
      <w:tr w:rsidR="00BB58C8" w:rsidRPr="006E6737" w14:paraId="77F698C8"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5BCB3EBF"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1F330B71"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accidentDateField</w:t>
            </w:r>
          </w:p>
        </w:tc>
        <w:tc>
          <w:tcPr>
            <w:tcW w:w="2250" w:type="dxa"/>
          </w:tcPr>
          <w:p w14:paraId="044AB0AA"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40682F97"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تاریخ تصادف</w:t>
            </w:r>
          </w:p>
        </w:tc>
      </w:tr>
      <w:tr w:rsidR="00BB58C8" w:rsidRPr="006E6737" w14:paraId="5F64E918"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4A502432"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7F896F99"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accidentTypeField</w:t>
            </w:r>
          </w:p>
        </w:tc>
        <w:tc>
          <w:tcPr>
            <w:tcW w:w="2250" w:type="dxa"/>
          </w:tcPr>
          <w:p w14:paraId="568B2DD4"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3469F190"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نوع تصادف</w:t>
            </w:r>
          </w:p>
        </w:tc>
      </w:tr>
      <w:tr w:rsidR="00BB58C8" w:rsidRPr="006E6737" w14:paraId="49861FA8"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3D4F1802"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1E58D9D9"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addressField</w:t>
            </w:r>
          </w:p>
        </w:tc>
        <w:tc>
          <w:tcPr>
            <w:tcW w:w="2250" w:type="dxa"/>
          </w:tcPr>
          <w:p w14:paraId="51AA1A7F"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05C74A9D"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محل وقوع تصادف</w:t>
            </w:r>
          </w:p>
        </w:tc>
      </w:tr>
      <w:tr w:rsidR="00BB58C8" w:rsidRPr="006E6737" w14:paraId="704B4817"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397959D5"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7F780622"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collisionTypeField</w:t>
            </w:r>
          </w:p>
        </w:tc>
        <w:tc>
          <w:tcPr>
            <w:tcW w:w="2250" w:type="dxa"/>
          </w:tcPr>
          <w:p w14:paraId="3A904AAD"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4C8DA04B"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نوع برخورد</w:t>
            </w:r>
          </w:p>
        </w:tc>
      </w:tr>
      <w:tr w:rsidR="00BB58C8" w:rsidRPr="006E6737" w14:paraId="4C5FC056"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13199B4F"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5867F067"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humanFactorField</w:t>
            </w:r>
          </w:p>
        </w:tc>
        <w:tc>
          <w:tcPr>
            <w:tcW w:w="2250" w:type="dxa"/>
          </w:tcPr>
          <w:p w14:paraId="267E7CEE"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5D8B844F"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عامل انسانی</w:t>
            </w:r>
          </w:p>
        </w:tc>
      </w:tr>
      <w:tr w:rsidR="00BB58C8" w:rsidRPr="006E6737" w14:paraId="1ABB970E"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106283D4"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2E6814AA"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roadConditionField</w:t>
            </w:r>
          </w:p>
        </w:tc>
        <w:tc>
          <w:tcPr>
            <w:tcW w:w="2250" w:type="dxa"/>
          </w:tcPr>
          <w:p w14:paraId="69ED7D85"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56F54742"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وضعیت جاده</w:t>
            </w:r>
          </w:p>
        </w:tc>
      </w:tr>
      <w:tr w:rsidR="00BB58C8" w:rsidRPr="006E6737" w14:paraId="2066C2B8"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299EB307"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4846DD33"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roadCoverField</w:t>
            </w:r>
          </w:p>
        </w:tc>
        <w:tc>
          <w:tcPr>
            <w:tcW w:w="2250" w:type="dxa"/>
          </w:tcPr>
          <w:p w14:paraId="61A0B635"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6D7AF06F"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پوشش جاده</w:t>
            </w:r>
          </w:p>
        </w:tc>
      </w:tr>
      <w:tr w:rsidR="00BB58C8" w:rsidRPr="006E6737" w14:paraId="11A0F1CF"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2148D201"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01AD3CF2"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roadLiningField</w:t>
            </w:r>
          </w:p>
        </w:tc>
        <w:tc>
          <w:tcPr>
            <w:tcW w:w="2250" w:type="dxa"/>
          </w:tcPr>
          <w:p w14:paraId="6E07B573"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38C8FD0F"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خط کشی جاده</w:t>
            </w:r>
          </w:p>
        </w:tc>
      </w:tr>
      <w:tr w:rsidR="00BB58C8" w:rsidRPr="006E6737" w14:paraId="0D83EC2C"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66693F01"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6EA2FB07"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roadPositionField</w:t>
            </w:r>
          </w:p>
        </w:tc>
        <w:tc>
          <w:tcPr>
            <w:tcW w:w="2250" w:type="dxa"/>
          </w:tcPr>
          <w:p w14:paraId="7D852A6F"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78B9DDEE"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موقعیت جاده</w:t>
            </w:r>
          </w:p>
        </w:tc>
      </w:tr>
      <w:tr w:rsidR="00BB58C8" w:rsidRPr="006E6737" w14:paraId="4DB0161D"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19081F71"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67AAE227"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roadSideField</w:t>
            </w:r>
          </w:p>
        </w:tc>
        <w:tc>
          <w:tcPr>
            <w:tcW w:w="2250" w:type="dxa"/>
          </w:tcPr>
          <w:p w14:paraId="21B2E389"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66CFD1CA" w14:textId="1D13D3AF" w:rsidR="00BB58C8" w:rsidRPr="006E6737" w:rsidRDefault="00FF1180"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Pr>
                <w:rFonts w:ascii="Times New Roman" w:hAnsi="Times New Roman" w:cs="B Nazanin" w:hint="cs"/>
                <w:sz w:val="24"/>
                <w:szCs w:val="24"/>
                <w:rtl/>
              </w:rPr>
              <w:t>جهت جاده</w:t>
            </w:r>
          </w:p>
        </w:tc>
      </w:tr>
      <w:tr w:rsidR="00BB58C8" w:rsidRPr="006E6737" w14:paraId="1D100B51"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774D274E"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65E9D431"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roadTypeField</w:t>
            </w:r>
          </w:p>
        </w:tc>
        <w:tc>
          <w:tcPr>
            <w:tcW w:w="2250" w:type="dxa"/>
          </w:tcPr>
          <w:p w14:paraId="567E5B8D"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488B24D0"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نوع جاده</w:t>
            </w:r>
          </w:p>
        </w:tc>
      </w:tr>
      <w:tr w:rsidR="00BB58C8" w:rsidRPr="006E6737" w14:paraId="57D3FAF3"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0B8EEE68"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055CC64E"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seriField</w:t>
            </w:r>
          </w:p>
        </w:tc>
        <w:tc>
          <w:tcPr>
            <w:tcW w:w="2250" w:type="dxa"/>
          </w:tcPr>
          <w:p w14:paraId="53304C7E"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7EF3536A"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شماره سری کروکی</w:t>
            </w:r>
          </w:p>
        </w:tc>
      </w:tr>
      <w:tr w:rsidR="00BB58C8" w:rsidRPr="006E6737" w14:paraId="669BA072"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7A4F166A"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471BCE0E"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serialNoField</w:t>
            </w:r>
          </w:p>
        </w:tc>
        <w:tc>
          <w:tcPr>
            <w:tcW w:w="2250" w:type="dxa"/>
          </w:tcPr>
          <w:p w14:paraId="10BCB825"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32F11ABD"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hint="cs"/>
                <w:sz w:val="24"/>
                <w:szCs w:val="24"/>
                <w:rtl/>
              </w:rPr>
              <w:t>شماره سریال کروکی</w:t>
            </w:r>
          </w:p>
        </w:tc>
      </w:tr>
      <w:tr w:rsidR="00BB58C8" w:rsidRPr="006E6737" w14:paraId="277CE6F7"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7B6722CE"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3EAF4088"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setupDateField</w:t>
            </w:r>
          </w:p>
        </w:tc>
        <w:tc>
          <w:tcPr>
            <w:tcW w:w="2250" w:type="dxa"/>
          </w:tcPr>
          <w:p w14:paraId="644B7972"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3E7EF4AA" w14:textId="5018F3BA" w:rsidR="00BB58C8" w:rsidRPr="006E6737" w:rsidRDefault="00A56427"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A56427">
              <w:rPr>
                <w:rFonts w:ascii="Times New Roman" w:hAnsi="Times New Roman" w:cs="B Nazanin"/>
                <w:sz w:val="24"/>
                <w:szCs w:val="24"/>
                <w:rtl/>
              </w:rPr>
              <w:t>تاریخ  تنظیم</w:t>
            </w:r>
          </w:p>
        </w:tc>
      </w:tr>
      <w:tr w:rsidR="00BB58C8" w:rsidRPr="006E6737" w14:paraId="7A77EE4F"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7DB556F6"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30D61547"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simulatenoField</w:t>
            </w:r>
          </w:p>
        </w:tc>
        <w:tc>
          <w:tcPr>
            <w:tcW w:w="2250" w:type="dxa"/>
          </w:tcPr>
          <w:p w14:paraId="1FFB0CA7"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6E6737">
              <w:rPr>
                <w:rFonts w:ascii="Times New Roman" w:hAnsi="Times New Roman" w:cs="B Nazanin"/>
                <w:sz w:val="24"/>
                <w:szCs w:val="24"/>
              </w:rPr>
              <w:t>String</w:t>
            </w:r>
          </w:p>
        </w:tc>
        <w:tc>
          <w:tcPr>
            <w:tcW w:w="2876" w:type="dxa"/>
          </w:tcPr>
          <w:p w14:paraId="7D211D8F" w14:textId="1076B565" w:rsidR="00BB58C8" w:rsidRPr="006E6737" w:rsidRDefault="00A56427" w:rsidP="00A56427">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A56427">
              <w:rPr>
                <w:rFonts w:ascii="Times New Roman" w:hAnsi="Times New Roman" w:cs="B Nazanin"/>
                <w:sz w:val="24"/>
                <w:szCs w:val="24"/>
                <w:rtl/>
              </w:rPr>
              <w:t>ترکیب سری و سریال شماره کروکی</w:t>
            </w:r>
          </w:p>
        </w:tc>
      </w:tr>
      <w:tr w:rsidR="00BB58C8" w:rsidRPr="006E6737" w14:paraId="6638B8B8"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074" w:type="dxa"/>
          </w:tcPr>
          <w:p w14:paraId="65FE342C"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64247657" w14:textId="77777777" w:rsidR="00BB58C8" w:rsidRPr="006E6737"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vehicleDriverDTOsField</w:t>
            </w:r>
          </w:p>
        </w:tc>
        <w:tc>
          <w:tcPr>
            <w:tcW w:w="2250" w:type="dxa"/>
          </w:tcPr>
          <w:p w14:paraId="65DCD932" w14:textId="77777777" w:rsidR="00BB58C8" w:rsidRPr="006E6737" w:rsidRDefault="00087344"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hyperlink w:anchor="_کلاس_VehicleDriverDTO_1" w:history="1">
              <w:r w:rsidR="00BB58C8" w:rsidRPr="00353695">
                <w:rPr>
                  <w:rStyle w:val="Hyperlink"/>
                  <w:rFonts w:ascii="Times New Roman" w:hAnsi="Times New Roman" w:cs="B Nazanin"/>
                  <w:sz w:val="24"/>
                  <w:szCs w:val="24"/>
                </w:rPr>
                <w:t>VehicleDriverDTO</w:t>
              </w:r>
            </w:hyperlink>
          </w:p>
        </w:tc>
        <w:tc>
          <w:tcPr>
            <w:tcW w:w="2876" w:type="dxa"/>
          </w:tcPr>
          <w:p w14:paraId="64853B16" w14:textId="1A68AEF6" w:rsidR="00BB58C8" w:rsidRPr="006E6737" w:rsidRDefault="00A56427"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Pr>
                <w:rFonts w:ascii="Times New Roman" w:hAnsi="Times New Roman" w:cs="B Nazanin" w:hint="cs"/>
                <w:sz w:val="24"/>
                <w:szCs w:val="24"/>
                <w:rtl/>
              </w:rPr>
              <w:t>کلاس مشخصات مقصر و غیر مقصر کروکی</w:t>
            </w:r>
          </w:p>
        </w:tc>
      </w:tr>
      <w:tr w:rsidR="00BB58C8" w:rsidRPr="006E6737" w14:paraId="42275A62"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4" w:type="dxa"/>
          </w:tcPr>
          <w:p w14:paraId="2913631B" w14:textId="77777777" w:rsidR="00BB58C8" w:rsidRPr="006E6737" w:rsidRDefault="00BB58C8" w:rsidP="00AD2348">
            <w:pPr>
              <w:numPr>
                <w:ilvl w:val="0"/>
                <w:numId w:val="42"/>
              </w:numPr>
              <w:rPr>
                <w:rFonts w:ascii="Times New Roman" w:hAnsi="Times New Roman" w:cs="B Nazanin"/>
                <w:b w:val="0"/>
                <w:bCs w:val="0"/>
                <w:sz w:val="24"/>
                <w:szCs w:val="24"/>
                <w:rtl/>
              </w:rPr>
            </w:pPr>
          </w:p>
        </w:tc>
        <w:tc>
          <w:tcPr>
            <w:tcW w:w="3150" w:type="dxa"/>
          </w:tcPr>
          <w:p w14:paraId="67CDCABD"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vehicleFactorField</w:t>
            </w:r>
          </w:p>
        </w:tc>
        <w:tc>
          <w:tcPr>
            <w:tcW w:w="2250" w:type="dxa"/>
          </w:tcPr>
          <w:p w14:paraId="5CE79CE2" w14:textId="77777777" w:rsidR="00BB58C8" w:rsidRPr="006E6737"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6E6737">
              <w:rPr>
                <w:rFonts w:ascii="Times New Roman" w:hAnsi="Times New Roman" w:cs="B Nazanin"/>
                <w:sz w:val="24"/>
                <w:szCs w:val="24"/>
              </w:rPr>
              <w:t>String</w:t>
            </w:r>
          </w:p>
        </w:tc>
        <w:tc>
          <w:tcPr>
            <w:tcW w:w="2876" w:type="dxa"/>
          </w:tcPr>
          <w:p w14:paraId="3C7A7D58" w14:textId="145E4A07" w:rsidR="00BB58C8" w:rsidRPr="006E6737" w:rsidRDefault="00A56427"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A56427">
              <w:rPr>
                <w:rFonts w:ascii="Times New Roman" w:hAnsi="Times New Roman" w:cs="B Nazanin"/>
                <w:sz w:val="24"/>
                <w:szCs w:val="24"/>
                <w:rtl/>
              </w:rPr>
              <w:t>عوامل وسیله نقلیه</w:t>
            </w:r>
          </w:p>
        </w:tc>
      </w:tr>
    </w:tbl>
    <w:p w14:paraId="7AC32B07" w14:textId="77777777" w:rsidR="00BB58C8" w:rsidRPr="006E6737" w:rsidRDefault="00BB58C8" w:rsidP="00BB58C8">
      <w:pPr>
        <w:rPr>
          <w:rFonts w:ascii="Times New Roman" w:hAnsi="Times New Roman" w:cs="B Nazanin"/>
          <w:sz w:val="24"/>
          <w:szCs w:val="24"/>
          <w:rtl/>
        </w:rPr>
      </w:pPr>
    </w:p>
    <w:p w14:paraId="2C56AC0C" w14:textId="0C992E64" w:rsidR="00BB58C8" w:rsidRPr="00353695" w:rsidRDefault="00BB58C8" w:rsidP="00BB58C8">
      <w:pPr>
        <w:pStyle w:val="Heading2"/>
        <w:rPr>
          <w:rtl/>
        </w:rPr>
      </w:pPr>
      <w:bookmarkStart w:id="160" w:name="_Toc38109558"/>
      <w:r w:rsidRPr="00353695">
        <w:rPr>
          <w:rFonts w:hint="cs"/>
          <w:rtl/>
        </w:rPr>
        <w:t xml:space="preserve">کلاس </w:t>
      </w:r>
      <w:r w:rsidRPr="00353695">
        <w:t>VehicleDriverDTO</w:t>
      </w:r>
      <w:bookmarkEnd w:id="160"/>
      <w:r w:rsidR="00FE4A2D">
        <w:rPr>
          <w:rFonts w:hint="cs"/>
          <w:rtl/>
        </w:rPr>
        <w:t xml:space="preserve"> (</w:t>
      </w:r>
      <w:r w:rsidR="00FE4A2D">
        <w:rPr>
          <w:rFonts w:ascii="Times New Roman" w:hAnsi="Times New Roman" w:cs="B Nazanin" w:hint="cs"/>
          <w:rtl/>
        </w:rPr>
        <w:t>کلاس مشخصات مقصر و غیر مقصر کروکی</w:t>
      </w:r>
      <w:r w:rsidR="00FE4A2D">
        <w:rPr>
          <w:rFonts w:hint="cs"/>
          <w:rtl/>
        </w:rPr>
        <w:t>)</w:t>
      </w:r>
    </w:p>
    <w:tbl>
      <w:tblPr>
        <w:tblStyle w:val="GridTable4-Accent5"/>
        <w:bidiVisual/>
        <w:tblW w:w="0" w:type="auto"/>
        <w:jc w:val="center"/>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ook w:val="04A0" w:firstRow="1" w:lastRow="0" w:firstColumn="1" w:lastColumn="0" w:noHBand="0" w:noVBand="1"/>
      </w:tblPr>
      <w:tblGrid>
        <w:gridCol w:w="1381"/>
        <w:gridCol w:w="2835"/>
        <w:gridCol w:w="1815"/>
        <w:gridCol w:w="2985"/>
      </w:tblGrid>
      <w:tr w:rsidR="00BB58C8" w:rsidRPr="00353695" w14:paraId="72C51BD2" w14:textId="77777777" w:rsidTr="00AD23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1" w:type="dxa"/>
          </w:tcPr>
          <w:p w14:paraId="14130F9F" w14:textId="77777777" w:rsidR="00BB58C8" w:rsidRPr="00353695" w:rsidRDefault="00BB58C8" w:rsidP="00AD2348">
            <w:pPr>
              <w:rPr>
                <w:rFonts w:ascii="Times New Roman" w:hAnsi="Times New Roman" w:cs="B Nazanin"/>
                <w:b w:val="0"/>
                <w:bCs w:val="0"/>
                <w:sz w:val="24"/>
                <w:szCs w:val="24"/>
                <w:rtl/>
              </w:rPr>
            </w:pPr>
            <w:r w:rsidRPr="00353695">
              <w:rPr>
                <w:rFonts w:ascii="Times New Roman" w:hAnsi="Times New Roman" w:cs="B Nazanin" w:hint="cs"/>
                <w:sz w:val="24"/>
                <w:szCs w:val="24"/>
                <w:rtl/>
              </w:rPr>
              <w:t>ردیف</w:t>
            </w:r>
          </w:p>
        </w:tc>
        <w:tc>
          <w:tcPr>
            <w:tcW w:w="2835" w:type="dxa"/>
          </w:tcPr>
          <w:p w14:paraId="3A4AF046" w14:textId="77777777" w:rsidR="00BB58C8" w:rsidRPr="00353695" w:rsidRDefault="00BB58C8" w:rsidP="00AD2348">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4"/>
                <w:szCs w:val="24"/>
                <w:rtl/>
              </w:rPr>
            </w:pPr>
            <w:r w:rsidRPr="00353695">
              <w:rPr>
                <w:rFonts w:ascii="Times New Roman" w:hAnsi="Times New Roman" w:cs="B Nazanin" w:hint="cs"/>
                <w:sz w:val="24"/>
                <w:szCs w:val="24"/>
                <w:rtl/>
              </w:rPr>
              <w:t>نام فیلد</w:t>
            </w:r>
          </w:p>
        </w:tc>
        <w:tc>
          <w:tcPr>
            <w:tcW w:w="1815" w:type="dxa"/>
          </w:tcPr>
          <w:p w14:paraId="67F07908" w14:textId="77777777" w:rsidR="00BB58C8" w:rsidRPr="00353695" w:rsidRDefault="00BB58C8" w:rsidP="00AD2348">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4"/>
                <w:szCs w:val="24"/>
                <w:rtl/>
              </w:rPr>
            </w:pPr>
            <w:r w:rsidRPr="00353695">
              <w:rPr>
                <w:rFonts w:ascii="Times New Roman" w:hAnsi="Times New Roman" w:cs="B Nazanin" w:hint="cs"/>
                <w:sz w:val="24"/>
                <w:szCs w:val="24"/>
                <w:rtl/>
              </w:rPr>
              <w:t>نوع فیلد</w:t>
            </w:r>
          </w:p>
        </w:tc>
        <w:tc>
          <w:tcPr>
            <w:tcW w:w="2985" w:type="dxa"/>
          </w:tcPr>
          <w:p w14:paraId="0F600C50" w14:textId="77777777" w:rsidR="00BB58C8" w:rsidRPr="00353695" w:rsidRDefault="00BB58C8" w:rsidP="00AD2348">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4"/>
                <w:szCs w:val="24"/>
                <w:rtl/>
              </w:rPr>
            </w:pPr>
            <w:r w:rsidRPr="00353695">
              <w:rPr>
                <w:rFonts w:ascii="Times New Roman" w:hAnsi="Times New Roman" w:cs="B Nazanin" w:hint="cs"/>
                <w:sz w:val="24"/>
                <w:szCs w:val="24"/>
                <w:rtl/>
              </w:rPr>
              <w:t>شرح فیلد</w:t>
            </w:r>
          </w:p>
        </w:tc>
      </w:tr>
      <w:tr w:rsidR="00BB58C8" w:rsidRPr="00353695" w14:paraId="1ADFDA29"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1" w:type="dxa"/>
          </w:tcPr>
          <w:p w14:paraId="0EC9416D" w14:textId="77777777" w:rsidR="00BB58C8" w:rsidRPr="00353695" w:rsidRDefault="00BB58C8" w:rsidP="00AD2348">
            <w:pPr>
              <w:numPr>
                <w:ilvl w:val="0"/>
                <w:numId w:val="43"/>
              </w:numPr>
              <w:rPr>
                <w:rFonts w:ascii="Times New Roman" w:hAnsi="Times New Roman" w:cs="B Nazanin"/>
                <w:b w:val="0"/>
                <w:bCs w:val="0"/>
                <w:sz w:val="24"/>
                <w:szCs w:val="24"/>
                <w:rtl/>
              </w:rPr>
            </w:pPr>
          </w:p>
        </w:tc>
        <w:tc>
          <w:tcPr>
            <w:tcW w:w="2835" w:type="dxa"/>
          </w:tcPr>
          <w:p w14:paraId="59DFA912"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colorField</w:t>
            </w:r>
          </w:p>
        </w:tc>
        <w:tc>
          <w:tcPr>
            <w:tcW w:w="1815" w:type="dxa"/>
          </w:tcPr>
          <w:p w14:paraId="7465F366"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0637846C"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رنگ خودرو</w:t>
            </w:r>
          </w:p>
        </w:tc>
      </w:tr>
      <w:tr w:rsidR="00BB58C8" w:rsidRPr="00353695" w14:paraId="48576931"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381" w:type="dxa"/>
          </w:tcPr>
          <w:p w14:paraId="18C10FD8" w14:textId="77777777" w:rsidR="00BB58C8" w:rsidRPr="00353695" w:rsidRDefault="00BB58C8" w:rsidP="00AD2348">
            <w:pPr>
              <w:numPr>
                <w:ilvl w:val="0"/>
                <w:numId w:val="43"/>
              </w:numPr>
              <w:rPr>
                <w:rFonts w:ascii="Times New Roman" w:hAnsi="Times New Roman" w:cs="B Nazanin"/>
                <w:b w:val="0"/>
                <w:bCs w:val="0"/>
                <w:sz w:val="24"/>
                <w:szCs w:val="24"/>
                <w:rtl/>
              </w:rPr>
            </w:pPr>
          </w:p>
        </w:tc>
        <w:tc>
          <w:tcPr>
            <w:tcW w:w="2835" w:type="dxa"/>
          </w:tcPr>
          <w:p w14:paraId="418986BE" w14:textId="77777777" w:rsidR="00BB58C8" w:rsidRPr="00353695"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isCrimeField</w:t>
            </w:r>
          </w:p>
        </w:tc>
        <w:tc>
          <w:tcPr>
            <w:tcW w:w="1815" w:type="dxa"/>
          </w:tcPr>
          <w:p w14:paraId="5403067B" w14:textId="77777777" w:rsidR="00BB58C8" w:rsidRPr="00353695"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131C8643" w14:textId="77777777" w:rsidR="00BB58C8" w:rsidRPr="00353695"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آیا خودرو مقصر است؟</w:t>
            </w:r>
          </w:p>
        </w:tc>
      </w:tr>
      <w:tr w:rsidR="00BB58C8" w:rsidRPr="00353695" w14:paraId="7C8B1BC4"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1" w:type="dxa"/>
          </w:tcPr>
          <w:p w14:paraId="5C6B671F" w14:textId="77777777" w:rsidR="00BB58C8" w:rsidRPr="00353695" w:rsidRDefault="00BB58C8" w:rsidP="00AD2348">
            <w:pPr>
              <w:numPr>
                <w:ilvl w:val="0"/>
                <w:numId w:val="43"/>
              </w:numPr>
              <w:rPr>
                <w:rFonts w:ascii="Times New Roman" w:hAnsi="Times New Roman" w:cs="B Nazanin"/>
                <w:b w:val="0"/>
                <w:bCs w:val="0"/>
                <w:sz w:val="24"/>
                <w:szCs w:val="24"/>
                <w:rtl/>
              </w:rPr>
            </w:pPr>
          </w:p>
        </w:tc>
        <w:tc>
          <w:tcPr>
            <w:tcW w:w="2835" w:type="dxa"/>
          </w:tcPr>
          <w:p w14:paraId="1F6006CD"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licenceNoField</w:t>
            </w:r>
          </w:p>
        </w:tc>
        <w:tc>
          <w:tcPr>
            <w:tcW w:w="1815" w:type="dxa"/>
          </w:tcPr>
          <w:p w14:paraId="41F1A796"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6EB6F969"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شماره گواهینامه</w:t>
            </w:r>
          </w:p>
        </w:tc>
      </w:tr>
      <w:tr w:rsidR="00BB58C8" w:rsidRPr="00353695" w14:paraId="0B1C4CCF"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381" w:type="dxa"/>
          </w:tcPr>
          <w:p w14:paraId="7FB51A52" w14:textId="77777777" w:rsidR="00BB58C8" w:rsidRPr="00353695" w:rsidRDefault="00BB58C8" w:rsidP="00AD2348">
            <w:pPr>
              <w:numPr>
                <w:ilvl w:val="0"/>
                <w:numId w:val="43"/>
              </w:numPr>
              <w:rPr>
                <w:rFonts w:ascii="Times New Roman" w:hAnsi="Times New Roman" w:cs="B Nazanin"/>
                <w:b w:val="0"/>
                <w:bCs w:val="0"/>
                <w:sz w:val="24"/>
                <w:szCs w:val="24"/>
                <w:rtl/>
              </w:rPr>
            </w:pPr>
          </w:p>
        </w:tc>
        <w:tc>
          <w:tcPr>
            <w:tcW w:w="2835" w:type="dxa"/>
          </w:tcPr>
          <w:p w14:paraId="61BFC030" w14:textId="77777777" w:rsidR="00BB58C8" w:rsidRPr="00353695"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353695">
              <w:rPr>
                <w:rFonts w:ascii="Times New Roman" w:hAnsi="Times New Roman" w:cs="B Nazanin"/>
                <w:sz w:val="24"/>
                <w:szCs w:val="24"/>
              </w:rPr>
              <w:t>licenceTypeField</w:t>
            </w:r>
          </w:p>
        </w:tc>
        <w:tc>
          <w:tcPr>
            <w:tcW w:w="1815" w:type="dxa"/>
          </w:tcPr>
          <w:p w14:paraId="143CC9C8" w14:textId="77777777" w:rsidR="00BB58C8" w:rsidRPr="00353695"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7B15B70C" w14:textId="77777777" w:rsidR="00BB58C8" w:rsidRPr="00353695"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نوع گواهینامه</w:t>
            </w:r>
          </w:p>
        </w:tc>
      </w:tr>
      <w:tr w:rsidR="00BB58C8" w:rsidRPr="00353695" w14:paraId="718F1822"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1" w:type="dxa"/>
          </w:tcPr>
          <w:p w14:paraId="57BB6801" w14:textId="77777777" w:rsidR="00BB58C8" w:rsidRPr="00353695" w:rsidRDefault="00BB58C8" w:rsidP="00AD2348">
            <w:pPr>
              <w:numPr>
                <w:ilvl w:val="0"/>
                <w:numId w:val="43"/>
              </w:numPr>
              <w:rPr>
                <w:rFonts w:ascii="Times New Roman" w:hAnsi="Times New Roman" w:cs="B Nazanin"/>
                <w:b w:val="0"/>
                <w:bCs w:val="0"/>
                <w:sz w:val="24"/>
                <w:szCs w:val="24"/>
                <w:rtl/>
              </w:rPr>
            </w:pPr>
          </w:p>
        </w:tc>
        <w:tc>
          <w:tcPr>
            <w:tcW w:w="2835" w:type="dxa"/>
          </w:tcPr>
          <w:p w14:paraId="4B91E127"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353695">
              <w:rPr>
                <w:rFonts w:ascii="Times New Roman" w:hAnsi="Times New Roman" w:cs="B Nazanin"/>
                <w:sz w:val="24"/>
                <w:szCs w:val="24"/>
              </w:rPr>
              <w:t>nameField</w:t>
            </w:r>
          </w:p>
        </w:tc>
        <w:tc>
          <w:tcPr>
            <w:tcW w:w="1815" w:type="dxa"/>
          </w:tcPr>
          <w:p w14:paraId="3677797F"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207CDF4C"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نام</w:t>
            </w:r>
          </w:p>
        </w:tc>
      </w:tr>
      <w:tr w:rsidR="00BB58C8" w:rsidRPr="00353695" w14:paraId="0C9077CF"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381" w:type="dxa"/>
          </w:tcPr>
          <w:p w14:paraId="199DD307" w14:textId="77777777" w:rsidR="00BB58C8" w:rsidRPr="00353695" w:rsidRDefault="00BB58C8" w:rsidP="00AD2348">
            <w:pPr>
              <w:numPr>
                <w:ilvl w:val="0"/>
                <w:numId w:val="43"/>
              </w:numPr>
              <w:rPr>
                <w:rFonts w:ascii="Times New Roman" w:hAnsi="Times New Roman" w:cs="B Nazanin"/>
                <w:b w:val="0"/>
                <w:bCs w:val="0"/>
                <w:sz w:val="24"/>
                <w:szCs w:val="24"/>
                <w:rtl/>
              </w:rPr>
            </w:pPr>
          </w:p>
        </w:tc>
        <w:tc>
          <w:tcPr>
            <w:tcW w:w="2835" w:type="dxa"/>
          </w:tcPr>
          <w:p w14:paraId="56B584FD" w14:textId="77777777" w:rsidR="00BB58C8" w:rsidRPr="00353695"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353695">
              <w:rPr>
                <w:rFonts w:ascii="Times New Roman" w:hAnsi="Times New Roman" w:cs="B Nazanin"/>
                <w:sz w:val="24"/>
                <w:szCs w:val="24"/>
              </w:rPr>
              <w:t>nationalCodeField</w:t>
            </w:r>
          </w:p>
        </w:tc>
        <w:tc>
          <w:tcPr>
            <w:tcW w:w="1815" w:type="dxa"/>
          </w:tcPr>
          <w:p w14:paraId="0CBBC8C3" w14:textId="77777777" w:rsidR="00BB58C8" w:rsidRPr="00353695"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1B119511" w14:textId="77777777" w:rsidR="00BB58C8" w:rsidRPr="00353695"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کدملی</w:t>
            </w:r>
          </w:p>
        </w:tc>
      </w:tr>
      <w:tr w:rsidR="00BB58C8" w:rsidRPr="00353695" w14:paraId="01F0D5B4"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1" w:type="dxa"/>
          </w:tcPr>
          <w:p w14:paraId="1D50F061" w14:textId="77777777" w:rsidR="00BB58C8" w:rsidRPr="00353695" w:rsidRDefault="00BB58C8" w:rsidP="00AD2348">
            <w:pPr>
              <w:numPr>
                <w:ilvl w:val="0"/>
                <w:numId w:val="43"/>
              </w:numPr>
              <w:rPr>
                <w:rFonts w:ascii="Times New Roman" w:hAnsi="Times New Roman" w:cs="B Nazanin"/>
                <w:b w:val="0"/>
                <w:bCs w:val="0"/>
                <w:sz w:val="24"/>
                <w:szCs w:val="24"/>
                <w:rtl/>
              </w:rPr>
            </w:pPr>
          </w:p>
        </w:tc>
        <w:tc>
          <w:tcPr>
            <w:tcW w:w="2835" w:type="dxa"/>
          </w:tcPr>
          <w:p w14:paraId="45228B36"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353695">
              <w:rPr>
                <w:rFonts w:ascii="Times New Roman" w:hAnsi="Times New Roman" w:cs="B Nazanin"/>
                <w:sz w:val="24"/>
                <w:szCs w:val="24"/>
              </w:rPr>
              <w:t>sexField</w:t>
            </w:r>
          </w:p>
        </w:tc>
        <w:tc>
          <w:tcPr>
            <w:tcW w:w="1815" w:type="dxa"/>
          </w:tcPr>
          <w:p w14:paraId="59436584"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099A5D10"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جنسیت</w:t>
            </w:r>
          </w:p>
        </w:tc>
      </w:tr>
      <w:tr w:rsidR="00BB58C8" w:rsidRPr="00353695" w14:paraId="632CDFAA" w14:textId="77777777" w:rsidTr="00AD2348">
        <w:trPr>
          <w:jc w:val="center"/>
        </w:trPr>
        <w:tc>
          <w:tcPr>
            <w:cnfStyle w:val="001000000000" w:firstRow="0" w:lastRow="0" w:firstColumn="1" w:lastColumn="0" w:oddVBand="0" w:evenVBand="0" w:oddHBand="0" w:evenHBand="0" w:firstRowFirstColumn="0" w:firstRowLastColumn="0" w:lastRowFirstColumn="0" w:lastRowLastColumn="0"/>
            <w:tcW w:w="1381" w:type="dxa"/>
          </w:tcPr>
          <w:p w14:paraId="0F431849" w14:textId="77777777" w:rsidR="00BB58C8" w:rsidRPr="00353695" w:rsidRDefault="00BB58C8" w:rsidP="00AD2348">
            <w:pPr>
              <w:numPr>
                <w:ilvl w:val="0"/>
                <w:numId w:val="43"/>
              </w:numPr>
              <w:rPr>
                <w:rFonts w:ascii="Times New Roman" w:hAnsi="Times New Roman" w:cs="B Nazanin"/>
                <w:b w:val="0"/>
                <w:bCs w:val="0"/>
                <w:sz w:val="24"/>
                <w:szCs w:val="24"/>
                <w:rtl/>
              </w:rPr>
            </w:pPr>
          </w:p>
        </w:tc>
        <w:tc>
          <w:tcPr>
            <w:tcW w:w="2835" w:type="dxa"/>
          </w:tcPr>
          <w:p w14:paraId="1C075D59" w14:textId="77777777" w:rsidR="00BB58C8" w:rsidRPr="00353695"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353695">
              <w:rPr>
                <w:rFonts w:ascii="Times New Roman" w:hAnsi="Times New Roman" w:cs="B Nazanin"/>
                <w:sz w:val="24"/>
                <w:szCs w:val="24"/>
              </w:rPr>
              <w:t>systemField</w:t>
            </w:r>
          </w:p>
        </w:tc>
        <w:tc>
          <w:tcPr>
            <w:tcW w:w="1815" w:type="dxa"/>
          </w:tcPr>
          <w:p w14:paraId="6194EBFB" w14:textId="77777777" w:rsidR="00BB58C8" w:rsidRPr="00353695"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292DF56B" w14:textId="77777777" w:rsidR="00BB58C8" w:rsidRPr="00353695" w:rsidRDefault="00BB58C8" w:rsidP="00AD2348">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نام سیستم خودرو</w:t>
            </w:r>
          </w:p>
        </w:tc>
      </w:tr>
      <w:tr w:rsidR="00BB58C8" w:rsidRPr="00353695" w14:paraId="5B464F8C" w14:textId="77777777" w:rsidTr="00AD2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1" w:type="dxa"/>
          </w:tcPr>
          <w:p w14:paraId="4B8D55C6" w14:textId="77777777" w:rsidR="00BB58C8" w:rsidRPr="00353695" w:rsidRDefault="00BB58C8" w:rsidP="00AD2348">
            <w:pPr>
              <w:numPr>
                <w:ilvl w:val="0"/>
                <w:numId w:val="43"/>
              </w:numPr>
              <w:rPr>
                <w:rFonts w:ascii="Times New Roman" w:hAnsi="Times New Roman" w:cs="B Nazanin"/>
                <w:b w:val="0"/>
                <w:bCs w:val="0"/>
                <w:sz w:val="24"/>
                <w:szCs w:val="24"/>
                <w:rtl/>
              </w:rPr>
            </w:pPr>
          </w:p>
        </w:tc>
        <w:tc>
          <w:tcPr>
            <w:tcW w:w="2835" w:type="dxa"/>
          </w:tcPr>
          <w:p w14:paraId="08205EAE"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353695">
              <w:rPr>
                <w:rFonts w:ascii="Times New Roman" w:hAnsi="Times New Roman" w:cs="B Nazanin"/>
                <w:sz w:val="24"/>
                <w:szCs w:val="24"/>
              </w:rPr>
              <w:t>typeField</w:t>
            </w:r>
          </w:p>
        </w:tc>
        <w:tc>
          <w:tcPr>
            <w:tcW w:w="1815" w:type="dxa"/>
          </w:tcPr>
          <w:p w14:paraId="5CDCF334"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sz w:val="24"/>
                <w:szCs w:val="24"/>
              </w:rPr>
              <w:t>String</w:t>
            </w:r>
          </w:p>
        </w:tc>
        <w:tc>
          <w:tcPr>
            <w:tcW w:w="2985" w:type="dxa"/>
          </w:tcPr>
          <w:p w14:paraId="236B025C" w14:textId="77777777" w:rsidR="00BB58C8" w:rsidRPr="00353695" w:rsidRDefault="00BB58C8" w:rsidP="00AD2348">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353695">
              <w:rPr>
                <w:rFonts w:ascii="Times New Roman" w:hAnsi="Times New Roman" w:cs="B Nazanin" w:hint="cs"/>
                <w:sz w:val="24"/>
                <w:szCs w:val="24"/>
                <w:rtl/>
              </w:rPr>
              <w:t>تیپ خودرو</w:t>
            </w:r>
          </w:p>
        </w:tc>
      </w:tr>
    </w:tbl>
    <w:p w14:paraId="33669CAE" w14:textId="77777777" w:rsidR="00BB58C8" w:rsidRPr="00353695" w:rsidRDefault="00BB58C8" w:rsidP="00BB58C8">
      <w:pPr>
        <w:rPr>
          <w:rFonts w:ascii="Times New Roman" w:hAnsi="Times New Roman" w:cs="B Nazanin"/>
          <w:sz w:val="24"/>
          <w:szCs w:val="24"/>
          <w:rtl/>
        </w:rPr>
      </w:pPr>
    </w:p>
    <w:p w14:paraId="7FE7F084" w14:textId="5D477E23" w:rsidR="004905CD" w:rsidRPr="00323BCF" w:rsidRDefault="00807F01" w:rsidP="00FF1180">
      <w:pPr>
        <w:jc w:val="center"/>
        <w:rPr>
          <w:rStyle w:val="Hyperlink"/>
          <w:rFonts w:ascii="Times New Roman" w:hAnsi="Times New Roman" w:cs="Times New Roman"/>
          <w:sz w:val="24"/>
          <w:szCs w:val="24"/>
          <w:rtl/>
        </w:rPr>
      </w:pPr>
      <w:r w:rsidRPr="00323BCF">
        <w:rPr>
          <w:rFonts w:ascii="Times New Roman" w:hAnsi="Times New Roman" w:cs="Times New Roman"/>
          <w:sz w:val="24"/>
          <w:szCs w:val="24"/>
        </w:rPr>
        <w:fldChar w:fldCharType="begin"/>
      </w:r>
      <w:r w:rsidR="00410A9D">
        <w:rPr>
          <w:rFonts w:ascii="Times New Roman" w:hAnsi="Times New Roman" w:cs="Times New Roman"/>
          <w:sz w:val="24"/>
          <w:szCs w:val="24"/>
        </w:rPr>
        <w:instrText>HYPERLINK  \l "_</w:instrText>
      </w:r>
      <w:r w:rsidR="00410A9D">
        <w:rPr>
          <w:rFonts w:ascii="Times New Roman" w:hAnsi="Times New Roman" w:cs="Times New Roman"/>
          <w:sz w:val="24"/>
          <w:szCs w:val="24"/>
          <w:rtl/>
        </w:rPr>
        <w:instrText>جدول_کد</w:instrText>
      </w:r>
      <w:r w:rsidR="00410A9D">
        <w:rPr>
          <w:rFonts w:ascii="Times New Roman" w:hAnsi="Times New Roman" w:cs="Times New Roman" w:hint="cs"/>
          <w:sz w:val="24"/>
          <w:szCs w:val="24"/>
          <w:rtl/>
        </w:rPr>
        <w:instrText>ی</w:instrText>
      </w:r>
      <w:r w:rsidR="00410A9D">
        <w:rPr>
          <w:rFonts w:ascii="Times New Roman" w:hAnsi="Times New Roman" w:cs="Times New Roman" w:hint="eastAsia"/>
          <w:sz w:val="24"/>
          <w:szCs w:val="24"/>
          <w:rtl/>
        </w:rPr>
        <w:instrText>نگ</w:instrText>
      </w:r>
      <w:r w:rsidR="00410A9D">
        <w:rPr>
          <w:rFonts w:ascii="Times New Roman" w:hAnsi="Times New Roman" w:cs="Times New Roman"/>
          <w:sz w:val="24"/>
          <w:szCs w:val="24"/>
          <w:rtl/>
        </w:rPr>
        <w:instrText>_استعلام_1</w:instrText>
      </w:r>
      <w:r w:rsidR="00410A9D">
        <w:rPr>
          <w:rFonts w:ascii="Times New Roman" w:hAnsi="Times New Roman" w:cs="Times New Roman"/>
          <w:sz w:val="24"/>
          <w:szCs w:val="24"/>
        </w:rPr>
        <w:instrText>"</w:instrText>
      </w:r>
      <w:r w:rsidRPr="00323BCF">
        <w:rPr>
          <w:rFonts w:ascii="Times New Roman" w:hAnsi="Times New Roman" w:cs="Times New Roman"/>
          <w:sz w:val="24"/>
          <w:szCs w:val="24"/>
        </w:rPr>
        <w:fldChar w:fldCharType="separate"/>
      </w:r>
      <w:r w:rsidR="004905CD" w:rsidRPr="00323BCF">
        <w:rPr>
          <w:rStyle w:val="Hyperlink"/>
          <w:rFonts w:ascii="Times New Roman" w:hAnsi="Times New Roman" w:cs="Times New Roman"/>
          <w:sz w:val="24"/>
          <w:szCs w:val="24"/>
        </w:rPr>
        <w:t>MessageField</w:t>
      </w:r>
    </w:p>
    <w:bookmarkStart w:id="161" w:name="_جدول_کدینگ_استعلام_1"/>
    <w:bookmarkEnd w:id="161"/>
    <w:p w14:paraId="7597DC1E" w14:textId="77777777" w:rsidR="00FF1180" w:rsidRDefault="00807F01" w:rsidP="00FC2760">
      <w:pPr>
        <w:rPr>
          <w:rtl/>
        </w:rPr>
      </w:pPr>
      <w:r w:rsidRPr="00323BCF">
        <w:fldChar w:fldCharType="end"/>
      </w:r>
    </w:p>
    <w:p w14:paraId="7E9C6D91" w14:textId="70A7EF65" w:rsidR="00410A9D" w:rsidRPr="00410A9D" w:rsidRDefault="00410A9D" w:rsidP="00410A9D">
      <w:pPr>
        <w:pStyle w:val="Heading2"/>
        <w:rPr>
          <w:rFonts w:eastAsiaTheme="minorHAnsi"/>
          <w:rtl/>
        </w:rPr>
      </w:pPr>
      <w:r w:rsidRPr="00410A9D">
        <w:rPr>
          <w:rFonts w:hint="cs"/>
          <w:rtl/>
        </w:rPr>
        <w:t xml:space="preserve"> </w:t>
      </w:r>
      <w:bookmarkStart w:id="162" w:name="_Toc38109559"/>
      <w:r w:rsidRPr="00410A9D">
        <w:rPr>
          <w:rFonts w:eastAsiaTheme="minorHAnsi" w:hint="cs"/>
          <w:rtl/>
        </w:rPr>
        <w:t>جدول کدینگ استعلام اصالت و وضعیت کروکی ها:</w:t>
      </w:r>
      <w:bookmarkEnd w:id="162"/>
    </w:p>
    <w:tbl>
      <w:tblPr>
        <w:tblStyle w:val="GridTable4-Accent5"/>
        <w:tblpPr w:leftFromText="180" w:rightFromText="180" w:vertAnchor="text" w:horzAnchor="margin" w:tblpXSpec="center" w:tblpY="93"/>
        <w:tblW w:w="0" w:type="auto"/>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6938"/>
        <w:gridCol w:w="1103"/>
        <w:gridCol w:w="975"/>
      </w:tblGrid>
      <w:tr w:rsidR="00410A9D" w:rsidRPr="00410A9D" w14:paraId="198AB98F" w14:textId="77777777" w:rsidTr="00AD2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52243D2D" w14:textId="77777777" w:rsidR="00410A9D" w:rsidRPr="00A56427" w:rsidRDefault="00410A9D" w:rsidP="00410A9D">
            <w:pPr>
              <w:rPr>
                <w:rFonts w:ascii="Times New Roman" w:hAnsi="Times New Roman" w:cs="B Nazanin"/>
                <w:b w:val="0"/>
                <w:bCs w:val="0"/>
                <w:sz w:val="24"/>
                <w:szCs w:val="24"/>
              </w:rPr>
            </w:pPr>
            <w:r w:rsidRPr="00A56427">
              <w:rPr>
                <w:rFonts w:ascii="Times New Roman" w:hAnsi="Times New Roman" w:cs="B Nazanin" w:hint="cs"/>
                <w:sz w:val="24"/>
                <w:szCs w:val="24"/>
                <w:rtl/>
              </w:rPr>
              <w:t>شرح کد</w:t>
            </w:r>
          </w:p>
        </w:tc>
        <w:tc>
          <w:tcPr>
            <w:tcW w:w="1134" w:type="dxa"/>
          </w:tcPr>
          <w:p w14:paraId="534BB798" w14:textId="77777777" w:rsidR="00410A9D" w:rsidRPr="00A56427" w:rsidRDefault="00410A9D" w:rsidP="00410A9D">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4"/>
                <w:szCs w:val="24"/>
              </w:rPr>
            </w:pPr>
            <w:r w:rsidRPr="00A56427">
              <w:rPr>
                <w:rFonts w:ascii="Times New Roman" w:hAnsi="Times New Roman" w:cs="B Nazanin" w:hint="cs"/>
                <w:sz w:val="24"/>
                <w:szCs w:val="24"/>
                <w:rtl/>
              </w:rPr>
              <w:t>کد</w:t>
            </w:r>
          </w:p>
        </w:tc>
        <w:tc>
          <w:tcPr>
            <w:tcW w:w="991" w:type="dxa"/>
          </w:tcPr>
          <w:p w14:paraId="1ACF30AA" w14:textId="77777777" w:rsidR="00410A9D" w:rsidRPr="00A56427" w:rsidRDefault="00410A9D" w:rsidP="00410A9D">
            <w:pPr>
              <w:cnfStyle w:val="100000000000" w:firstRow="1" w:lastRow="0" w:firstColumn="0" w:lastColumn="0" w:oddVBand="0" w:evenVBand="0" w:oddHBand="0" w:evenHBand="0" w:firstRowFirstColumn="0" w:firstRowLastColumn="0" w:lastRowFirstColumn="0" w:lastRowLastColumn="0"/>
              <w:rPr>
                <w:rFonts w:ascii="Times New Roman" w:hAnsi="Times New Roman" w:cs="B Nazanin"/>
                <w:b w:val="0"/>
                <w:bCs w:val="0"/>
                <w:sz w:val="24"/>
                <w:szCs w:val="24"/>
              </w:rPr>
            </w:pPr>
            <w:r w:rsidRPr="00A56427">
              <w:rPr>
                <w:rFonts w:ascii="Times New Roman" w:hAnsi="Times New Roman" w:cs="B Nazanin" w:hint="cs"/>
                <w:sz w:val="24"/>
                <w:szCs w:val="24"/>
                <w:rtl/>
              </w:rPr>
              <w:t>ردیف</w:t>
            </w:r>
          </w:p>
        </w:tc>
      </w:tr>
      <w:tr w:rsidR="00410A9D" w:rsidRPr="00410A9D" w14:paraId="6EC2B208" w14:textId="77777777" w:rsidTr="00AD2348">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7225" w:type="dxa"/>
          </w:tcPr>
          <w:p w14:paraId="79FD6795" w14:textId="77777777" w:rsidR="00410A9D" w:rsidRPr="00A56427" w:rsidRDefault="00410A9D" w:rsidP="00410A9D">
            <w:pPr>
              <w:rPr>
                <w:rFonts w:ascii="Times New Roman" w:hAnsi="Times New Roman" w:cs="B Nazanin"/>
                <w:b w:val="0"/>
                <w:bCs w:val="0"/>
                <w:sz w:val="24"/>
                <w:szCs w:val="24"/>
                <w:rtl/>
              </w:rPr>
            </w:pPr>
            <w:r w:rsidRPr="00A56427">
              <w:rPr>
                <w:rFonts w:ascii="Times New Roman" w:hAnsi="Times New Roman" w:cs="B Nazanin" w:hint="cs"/>
                <w:sz w:val="24"/>
                <w:szCs w:val="24"/>
                <w:rtl/>
              </w:rPr>
              <w:t>شماره کروکی و سری و سریال در پایگاه داده موجود نمی باشد.</w:t>
            </w:r>
          </w:p>
        </w:tc>
        <w:tc>
          <w:tcPr>
            <w:tcW w:w="1134" w:type="dxa"/>
          </w:tcPr>
          <w:p w14:paraId="097BA7A8" w14:textId="77777777" w:rsidR="00410A9D" w:rsidRPr="00A56427" w:rsidRDefault="00410A9D" w:rsidP="00410A9D">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tl/>
              </w:rPr>
            </w:pPr>
            <w:r w:rsidRPr="00A56427">
              <w:rPr>
                <w:rFonts w:ascii="Times New Roman" w:hAnsi="Times New Roman" w:cs="B Nazanin" w:hint="cs"/>
                <w:sz w:val="24"/>
                <w:szCs w:val="24"/>
                <w:rtl/>
              </w:rPr>
              <w:t>1-</w:t>
            </w:r>
          </w:p>
        </w:tc>
        <w:tc>
          <w:tcPr>
            <w:tcW w:w="991" w:type="dxa"/>
          </w:tcPr>
          <w:p w14:paraId="67DB9A7E" w14:textId="77777777" w:rsidR="00410A9D" w:rsidRPr="00A56427" w:rsidRDefault="00410A9D" w:rsidP="00410A9D">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A56427">
              <w:rPr>
                <w:rFonts w:ascii="Times New Roman" w:hAnsi="Times New Roman" w:cs="B Nazanin" w:hint="cs"/>
                <w:sz w:val="24"/>
                <w:szCs w:val="24"/>
                <w:rtl/>
              </w:rPr>
              <w:t>1</w:t>
            </w:r>
          </w:p>
        </w:tc>
      </w:tr>
      <w:tr w:rsidR="00410A9D" w:rsidRPr="00410A9D" w14:paraId="1096438A" w14:textId="77777777" w:rsidTr="00AD2348">
        <w:tc>
          <w:tcPr>
            <w:cnfStyle w:val="001000000000" w:firstRow="0" w:lastRow="0" w:firstColumn="1" w:lastColumn="0" w:oddVBand="0" w:evenVBand="0" w:oddHBand="0" w:evenHBand="0" w:firstRowFirstColumn="0" w:firstRowLastColumn="0" w:lastRowFirstColumn="0" w:lastRowLastColumn="0"/>
            <w:tcW w:w="7225" w:type="dxa"/>
          </w:tcPr>
          <w:p w14:paraId="3E34CA14" w14:textId="77777777" w:rsidR="00410A9D" w:rsidRPr="00A56427" w:rsidRDefault="00410A9D" w:rsidP="00410A9D">
            <w:pPr>
              <w:rPr>
                <w:rFonts w:ascii="Times New Roman" w:hAnsi="Times New Roman" w:cs="B Nazanin"/>
                <w:b w:val="0"/>
                <w:bCs w:val="0"/>
                <w:sz w:val="24"/>
                <w:szCs w:val="24"/>
              </w:rPr>
            </w:pPr>
            <w:r w:rsidRPr="00A56427">
              <w:rPr>
                <w:rFonts w:ascii="Times New Roman" w:hAnsi="Times New Roman" w:cs="B Nazanin" w:hint="cs"/>
                <w:sz w:val="24"/>
                <w:szCs w:val="24"/>
                <w:rtl/>
              </w:rPr>
              <w:t>وضعیت کروکی در پایگاه داده نامشخص است.</w:t>
            </w:r>
          </w:p>
        </w:tc>
        <w:tc>
          <w:tcPr>
            <w:tcW w:w="1134" w:type="dxa"/>
          </w:tcPr>
          <w:p w14:paraId="0A392DC5" w14:textId="77777777" w:rsidR="00410A9D" w:rsidRPr="00A56427" w:rsidRDefault="00410A9D" w:rsidP="00410A9D">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A56427">
              <w:rPr>
                <w:rFonts w:ascii="Times New Roman" w:hAnsi="Times New Roman" w:cs="B Nazanin" w:hint="cs"/>
                <w:sz w:val="24"/>
                <w:szCs w:val="24"/>
                <w:rtl/>
              </w:rPr>
              <w:t>صفر</w:t>
            </w:r>
          </w:p>
        </w:tc>
        <w:tc>
          <w:tcPr>
            <w:tcW w:w="991" w:type="dxa"/>
          </w:tcPr>
          <w:p w14:paraId="4E9DA380" w14:textId="77777777" w:rsidR="00410A9D" w:rsidRPr="00A56427" w:rsidRDefault="00410A9D" w:rsidP="00410A9D">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A56427">
              <w:rPr>
                <w:rFonts w:ascii="Times New Roman" w:hAnsi="Times New Roman" w:cs="B Nazanin" w:hint="cs"/>
                <w:sz w:val="24"/>
                <w:szCs w:val="24"/>
                <w:rtl/>
              </w:rPr>
              <w:t>2</w:t>
            </w:r>
          </w:p>
        </w:tc>
      </w:tr>
      <w:tr w:rsidR="00410A9D" w:rsidRPr="00410A9D" w14:paraId="500C0242" w14:textId="77777777" w:rsidTr="00AD2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6FA9B708" w14:textId="77777777" w:rsidR="00410A9D" w:rsidRPr="00A56427" w:rsidRDefault="00410A9D" w:rsidP="00410A9D">
            <w:pPr>
              <w:rPr>
                <w:rFonts w:ascii="Times New Roman" w:hAnsi="Times New Roman" w:cs="B Nazanin"/>
                <w:b w:val="0"/>
                <w:bCs w:val="0"/>
                <w:sz w:val="24"/>
                <w:szCs w:val="24"/>
              </w:rPr>
            </w:pPr>
            <w:r w:rsidRPr="00A56427">
              <w:rPr>
                <w:rFonts w:ascii="Times New Roman" w:hAnsi="Times New Roman" w:cs="B Nazanin" w:hint="cs"/>
                <w:sz w:val="24"/>
                <w:szCs w:val="24"/>
                <w:rtl/>
              </w:rPr>
              <w:t>کروکی خام است و تصادفی برای این کروکی ثبت نشده است.</w:t>
            </w:r>
          </w:p>
        </w:tc>
        <w:tc>
          <w:tcPr>
            <w:tcW w:w="1134" w:type="dxa"/>
          </w:tcPr>
          <w:p w14:paraId="5CDFAD0F" w14:textId="77777777" w:rsidR="00410A9D" w:rsidRPr="00A56427" w:rsidRDefault="00410A9D" w:rsidP="00410A9D">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A56427">
              <w:rPr>
                <w:rFonts w:ascii="Times New Roman" w:hAnsi="Times New Roman" w:cs="B Nazanin" w:hint="cs"/>
                <w:sz w:val="24"/>
                <w:szCs w:val="24"/>
                <w:rtl/>
              </w:rPr>
              <w:t>1</w:t>
            </w:r>
          </w:p>
        </w:tc>
        <w:tc>
          <w:tcPr>
            <w:tcW w:w="991" w:type="dxa"/>
          </w:tcPr>
          <w:p w14:paraId="0BFEFBBC" w14:textId="77777777" w:rsidR="00410A9D" w:rsidRPr="00A56427" w:rsidRDefault="00410A9D" w:rsidP="00410A9D">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A56427">
              <w:rPr>
                <w:rFonts w:ascii="Times New Roman" w:hAnsi="Times New Roman" w:cs="B Nazanin" w:hint="cs"/>
                <w:sz w:val="24"/>
                <w:szCs w:val="24"/>
                <w:rtl/>
              </w:rPr>
              <w:t>3</w:t>
            </w:r>
          </w:p>
        </w:tc>
      </w:tr>
      <w:tr w:rsidR="00410A9D" w:rsidRPr="00410A9D" w14:paraId="4CF74977" w14:textId="77777777" w:rsidTr="00AD2348">
        <w:tc>
          <w:tcPr>
            <w:cnfStyle w:val="001000000000" w:firstRow="0" w:lastRow="0" w:firstColumn="1" w:lastColumn="0" w:oddVBand="0" w:evenVBand="0" w:oddHBand="0" w:evenHBand="0" w:firstRowFirstColumn="0" w:firstRowLastColumn="0" w:lastRowFirstColumn="0" w:lastRowLastColumn="0"/>
            <w:tcW w:w="7225" w:type="dxa"/>
          </w:tcPr>
          <w:p w14:paraId="77BF8932" w14:textId="77777777" w:rsidR="00410A9D" w:rsidRPr="00A56427" w:rsidRDefault="00410A9D" w:rsidP="00410A9D">
            <w:pPr>
              <w:rPr>
                <w:rFonts w:ascii="Times New Roman" w:hAnsi="Times New Roman" w:cs="B Nazanin"/>
                <w:b w:val="0"/>
                <w:bCs w:val="0"/>
                <w:sz w:val="24"/>
                <w:szCs w:val="24"/>
              </w:rPr>
            </w:pPr>
            <w:r w:rsidRPr="00A56427">
              <w:rPr>
                <w:rFonts w:ascii="Times New Roman" w:hAnsi="Times New Roman" w:cs="B Nazanin" w:hint="cs"/>
                <w:sz w:val="24"/>
                <w:szCs w:val="24"/>
                <w:rtl/>
              </w:rPr>
              <w:t>کروکی تنظیم شده و از کارشناس تحویل گرفته شده است.</w:t>
            </w:r>
          </w:p>
        </w:tc>
        <w:tc>
          <w:tcPr>
            <w:tcW w:w="1134" w:type="dxa"/>
          </w:tcPr>
          <w:p w14:paraId="09FF4099" w14:textId="77777777" w:rsidR="00410A9D" w:rsidRPr="00A56427" w:rsidRDefault="00410A9D" w:rsidP="00410A9D">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A56427">
              <w:rPr>
                <w:rFonts w:ascii="Times New Roman" w:hAnsi="Times New Roman" w:cs="B Nazanin" w:hint="cs"/>
                <w:sz w:val="24"/>
                <w:szCs w:val="24"/>
                <w:rtl/>
              </w:rPr>
              <w:t>2</w:t>
            </w:r>
          </w:p>
        </w:tc>
        <w:tc>
          <w:tcPr>
            <w:tcW w:w="991" w:type="dxa"/>
          </w:tcPr>
          <w:p w14:paraId="205DE3C2" w14:textId="77777777" w:rsidR="00410A9D" w:rsidRPr="00A56427" w:rsidRDefault="00410A9D" w:rsidP="00410A9D">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4"/>
                <w:szCs w:val="24"/>
              </w:rPr>
            </w:pPr>
            <w:r w:rsidRPr="00A56427">
              <w:rPr>
                <w:rFonts w:ascii="Times New Roman" w:hAnsi="Times New Roman" w:cs="B Nazanin" w:hint="cs"/>
                <w:sz w:val="24"/>
                <w:szCs w:val="24"/>
                <w:rtl/>
              </w:rPr>
              <w:t>4</w:t>
            </w:r>
          </w:p>
        </w:tc>
      </w:tr>
      <w:tr w:rsidR="00410A9D" w:rsidRPr="00410A9D" w14:paraId="3B1FBC99" w14:textId="77777777" w:rsidTr="00AD2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45CA38B7" w14:textId="77777777" w:rsidR="00410A9D" w:rsidRPr="00A56427" w:rsidRDefault="00410A9D" w:rsidP="00410A9D">
            <w:pPr>
              <w:rPr>
                <w:rFonts w:ascii="Times New Roman" w:hAnsi="Times New Roman" w:cs="B Nazanin"/>
                <w:b w:val="0"/>
                <w:bCs w:val="0"/>
                <w:sz w:val="24"/>
                <w:szCs w:val="24"/>
              </w:rPr>
            </w:pPr>
            <w:r w:rsidRPr="00A56427">
              <w:rPr>
                <w:rFonts w:ascii="Times New Roman" w:hAnsi="Times New Roman" w:cs="B Nazanin" w:hint="cs"/>
                <w:sz w:val="24"/>
                <w:szCs w:val="24"/>
                <w:rtl/>
              </w:rPr>
              <w:t>کروکی</w:t>
            </w:r>
            <w:r w:rsidRPr="00A56427">
              <w:rPr>
                <w:rFonts w:ascii="Times New Roman" w:hAnsi="Times New Roman" w:cs="B Nazanin"/>
                <w:sz w:val="24"/>
                <w:szCs w:val="24"/>
                <w:rtl/>
              </w:rPr>
              <w:t xml:space="preserve"> </w:t>
            </w:r>
            <w:r w:rsidRPr="00A56427">
              <w:rPr>
                <w:rFonts w:ascii="Times New Roman" w:hAnsi="Times New Roman" w:cs="B Nazanin" w:hint="cs"/>
                <w:sz w:val="24"/>
                <w:szCs w:val="24"/>
                <w:rtl/>
              </w:rPr>
              <w:t>به</w:t>
            </w:r>
            <w:r w:rsidRPr="00A56427">
              <w:rPr>
                <w:rFonts w:ascii="Times New Roman" w:hAnsi="Times New Roman" w:cs="B Nazanin"/>
                <w:sz w:val="24"/>
                <w:szCs w:val="24"/>
                <w:rtl/>
              </w:rPr>
              <w:t xml:space="preserve"> </w:t>
            </w:r>
            <w:r w:rsidRPr="00A56427">
              <w:rPr>
                <w:rFonts w:ascii="Times New Roman" w:hAnsi="Times New Roman" w:cs="B Nazanin" w:hint="cs"/>
                <w:sz w:val="24"/>
                <w:szCs w:val="24"/>
                <w:rtl/>
              </w:rPr>
              <w:t>هر</w:t>
            </w:r>
            <w:r w:rsidRPr="00A56427">
              <w:rPr>
                <w:rFonts w:ascii="Times New Roman" w:hAnsi="Times New Roman" w:cs="B Nazanin"/>
                <w:sz w:val="24"/>
                <w:szCs w:val="24"/>
                <w:rtl/>
              </w:rPr>
              <w:t xml:space="preserve"> </w:t>
            </w:r>
            <w:r w:rsidRPr="00A56427">
              <w:rPr>
                <w:rFonts w:ascii="Times New Roman" w:hAnsi="Times New Roman" w:cs="B Nazanin" w:hint="cs"/>
                <w:sz w:val="24"/>
                <w:szCs w:val="24"/>
                <w:rtl/>
              </w:rPr>
              <w:t>دلیل</w:t>
            </w:r>
            <w:r w:rsidRPr="00A56427">
              <w:rPr>
                <w:rFonts w:ascii="Times New Roman" w:hAnsi="Times New Roman" w:cs="B Nazanin"/>
                <w:sz w:val="24"/>
                <w:szCs w:val="24"/>
                <w:rtl/>
              </w:rPr>
              <w:t xml:space="preserve"> </w:t>
            </w:r>
            <w:r w:rsidRPr="00A56427">
              <w:rPr>
                <w:rFonts w:ascii="Times New Roman" w:hAnsi="Times New Roman" w:cs="B Nazanin" w:hint="cs"/>
                <w:sz w:val="24"/>
                <w:szCs w:val="24"/>
                <w:rtl/>
              </w:rPr>
              <w:t>از</w:t>
            </w:r>
            <w:r w:rsidRPr="00A56427">
              <w:rPr>
                <w:rFonts w:ascii="Times New Roman" w:hAnsi="Times New Roman" w:cs="B Nazanin"/>
                <w:sz w:val="24"/>
                <w:szCs w:val="24"/>
                <w:rtl/>
              </w:rPr>
              <w:t xml:space="preserve"> </w:t>
            </w:r>
            <w:r w:rsidRPr="00A56427">
              <w:rPr>
                <w:rFonts w:ascii="Times New Roman" w:hAnsi="Times New Roman" w:cs="B Nazanin" w:hint="cs"/>
                <w:sz w:val="24"/>
                <w:szCs w:val="24"/>
                <w:rtl/>
              </w:rPr>
              <w:t>قبیل</w:t>
            </w:r>
            <w:r w:rsidRPr="00A56427">
              <w:rPr>
                <w:rFonts w:ascii="Times New Roman" w:hAnsi="Times New Roman" w:cs="B Nazanin"/>
                <w:sz w:val="24"/>
                <w:szCs w:val="24"/>
                <w:rtl/>
              </w:rPr>
              <w:t xml:space="preserve"> </w:t>
            </w:r>
            <w:r w:rsidRPr="00A56427">
              <w:rPr>
                <w:rFonts w:ascii="Times New Roman" w:hAnsi="Times New Roman" w:cs="B Nazanin" w:hint="cs"/>
                <w:sz w:val="24"/>
                <w:szCs w:val="24"/>
                <w:rtl/>
              </w:rPr>
              <w:t>سرقت،خدشه،گم</w:t>
            </w:r>
            <w:r w:rsidRPr="00A56427">
              <w:rPr>
                <w:rFonts w:ascii="Times New Roman" w:hAnsi="Times New Roman" w:cs="B Nazanin"/>
                <w:sz w:val="24"/>
                <w:szCs w:val="24"/>
                <w:rtl/>
              </w:rPr>
              <w:t xml:space="preserve"> </w:t>
            </w:r>
            <w:r w:rsidRPr="00A56427">
              <w:rPr>
                <w:rFonts w:ascii="Times New Roman" w:hAnsi="Times New Roman" w:cs="B Nazanin" w:hint="cs"/>
                <w:sz w:val="24"/>
                <w:szCs w:val="24"/>
                <w:rtl/>
              </w:rPr>
              <w:t>شدن</w:t>
            </w:r>
            <w:r w:rsidRPr="00A56427">
              <w:rPr>
                <w:rFonts w:ascii="Times New Roman" w:hAnsi="Times New Roman" w:cs="B Nazanin"/>
                <w:sz w:val="24"/>
                <w:szCs w:val="24"/>
                <w:rtl/>
              </w:rPr>
              <w:t xml:space="preserve"> </w:t>
            </w:r>
            <w:r w:rsidRPr="00A56427">
              <w:rPr>
                <w:rFonts w:ascii="Times New Roman" w:hAnsi="Times New Roman" w:cs="B Nazanin" w:hint="cs"/>
                <w:sz w:val="24"/>
                <w:szCs w:val="24"/>
                <w:rtl/>
              </w:rPr>
              <w:t>و</w:t>
            </w:r>
            <w:r w:rsidRPr="00A56427">
              <w:rPr>
                <w:rFonts w:ascii="Times New Roman" w:hAnsi="Times New Roman" w:cs="B Nazanin"/>
                <w:sz w:val="24"/>
                <w:szCs w:val="24"/>
                <w:rtl/>
              </w:rPr>
              <w:t xml:space="preserve"> </w:t>
            </w:r>
            <w:r w:rsidRPr="00A56427">
              <w:rPr>
                <w:rFonts w:ascii="Times New Roman" w:hAnsi="Times New Roman" w:cs="B Nazanin" w:hint="cs"/>
                <w:sz w:val="24"/>
                <w:szCs w:val="24"/>
                <w:rtl/>
              </w:rPr>
              <w:t>غیره</w:t>
            </w:r>
            <w:r w:rsidRPr="00A56427">
              <w:rPr>
                <w:rFonts w:ascii="Times New Roman" w:hAnsi="Times New Roman" w:cs="B Nazanin"/>
                <w:sz w:val="24"/>
                <w:szCs w:val="24"/>
                <w:rtl/>
              </w:rPr>
              <w:t xml:space="preserve"> </w:t>
            </w:r>
            <w:r w:rsidRPr="00A56427">
              <w:rPr>
                <w:rFonts w:ascii="Times New Roman" w:hAnsi="Times New Roman" w:cs="B Nazanin" w:hint="cs"/>
                <w:sz w:val="24"/>
                <w:szCs w:val="24"/>
                <w:rtl/>
              </w:rPr>
              <w:t>ابطال</w:t>
            </w:r>
            <w:r w:rsidRPr="00A56427">
              <w:rPr>
                <w:rFonts w:ascii="Times New Roman" w:hAnsi="Times New Roman" w:cs="B Nazanin"/>
                <w:sz w:val="24"/>
                <w:szCs w:val="24"/>
                <w:rtl/>
              </w:rPr>
              <w:t xml:space="preserve"> </w:t>
            </w:r>
            <w:r w:rsidRPr="00A56427">
              <w:rPr>
                <w:rFonts w:ascii="Times New Roman" w:hAnsi="Times New Roman" w:cs="B Nazanin" w:hint="cs"/>
                <w:sz w:val="24"/>
                <w:szCs w:val="24"/>
                <w:rtl/>
              </w:rPr>
              <w:t>شده</w:t>
            </w:r>
            <w:r w:rsidRPr="00A56427">
              <w:rPr>
                <w:rFonts w:ascii="Times New Roman" w:hAnsi="Times New Roman" w:cs="B Nazanin"/>
                <w:sz w:val="24"/>
                <w:szCs w:val="24"/>
                <w:rtl/>
              </w:rPr>
              <w:t xml:space="preserve"> </w:t>
            </w:r>
            <w:r w:rsidRPr="00A56427">
              <w:rPr>
                <w:rFonts w:ascii="Times New Roman" w:hAnsi="Times New Roman" w:cs="B Nazanin" w:hint="cs"/>
                <w:sz w:val="24"/>
                <w:szCs w:val="24"/>
                <w:rtl/>
              </w:rPr>
              <w:t>است.</w:t>
            </w:r>
          </w:p>
        </w:tc>
        <w:tc>
          <w:tcPr>
            <w:tcW w:w="1134" w:type="dxa"/>
          </w:tcPr>
          <w:p w14:paraId="79EEA031" w14:textId="77777777" w:rsidR="00410A9D" w:rsidRPr="00A56427" w:rsidRDefault="00410A9D" w:rsidP="00410A9D">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A56427">
              <w:rPr>
                <w:rFonts w:ascii="Times New Roman" w:hAnsi="Times New Roman" w:cs="B Nazanin" w:hint="cs"/>
                <w:sz w:val="24"/>
                <w:szCs w:val="24"/>
                <w:rtl/>
              </w:rPr>
              <w:t>3</w:t>
            </w:r>
          </w:p>
        </w:tc>
        <w:tc>
          <w:tcPr>
            <w:tcW w:w="991" w:type="dxa"/>
          </w:tcPr>
          <w:p w14:paraId="52845E3A" w14:textId="77777777" w:rsidR="00410A9D" w:rsidRPr="00A56427" w:rsidRDefault="00410A9D" w:rsidP="00410A9D">
            <w:pPr>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4"/>
                <w:szCs w:val="24"/>
              </w:rPr>
            </w:pPr>
            <w:r w:rsidRPr="00A56427">
              <w:rPr>
                <w:rFonts w:ascii="Times New Roman" w:hAnsi="Times New Roman" w:cs="B Nazanin" w:hint="cs"/>
                <w:sz w:val="24"/>
                <w:szCs w:val="24"/>
                <w:rtl/>
              </w:rPr>
              <w:t>5</w:t>
            </w:r>
          </w:p>
        </w:tc>
      </w:tr>
    </w:tbl>
    <w:p w14:paraId="4B931824" w14:textId="77777777" w:rsidR="00410A9D" w:rsidRPr="00410A9D" w:rsidRDefault="00410A9D" w:rsidP="00410A9D">
      <w:pPr>
        <w:rPr>
          <w:rFonts w:ascii="Times New Roman" w:hAnsi="Times New Roman" w:cs="Times New Roman"/>
          <w:sz w:val="24"/>
          <w:szCs w:val="24"/>
        </w:rPr>
      </w:pPr>
    </w:p>
    <w:p w14:paraId="4C18EBDC" w14:textId="6FC4A9DD" w:rsidR="004905CD" w:rsidRDefault="004905CD" w:rsidP="004905CD">
      <w:pPr>
        <w:rPr>
          <w:rStyle w:val="Hyperlink"/>
          <w:rFonts w:ascii="Times New Roman" w:hAnsi="Times New Roman" w:cs="Times New Roman"/>
          <w:sz w:val="24"/>
          <w:szCs w:val="24"/>
          <w:rtl/>
        </w:rPr>
      </w:pPr>
    </w:p>
    <w:p w14:paraId="701F02AE" w14:textId="4D6D9F57" w:rsidR="00E9509F" w:rsidRPr="00323BCF" w:rsidRDefault="00E9509F" w:rsidP="00323BCF">
      <w:pPr>
        <w:pStyle w:val="Heading2"/>
        <w:rPr>
          <w:rtl/>
        </w:rPr>
      </w:pPr>
      <w:bookmarkStart w:id="163" w:name="_Toc38109560"/>
      <w:r w:rsidRPr="00323BCF">
        <w:rPr>
          <w:rStyle w:val="Hyperlink"/>
          <w:rFonts w:hint="cs"/>
          <w:color w:val="4F81BD" w:themeColor="accent1"/>
          <w:u w:val="none"/>
          <w:rtl/>
        </w:rPr>
        <w:t xml:space="preserve">خطاهای </w:t>
      </w:r>
      <w:r w:rsidRPr="00323BCF">
        <w:rPr>
          <w:rFonts w:hint="cs"/>
          <w:rtl/>
        </w:rPr>
        <w:t xml:space="preserve">وب متد </w:t>
      </w:r>
      <w:r w:rsidRPr="00323BCF">
        <w:t>CIIWSNajakorokiInq</w:t>
      </w:r>
      <w:r w:rsidRPr="00323BCF">
        <w:rPr>
          <w:rFonts w:hint="cs"/>
          <w:rtl/>
        </w:rPr>
        <w:t>:</w:t>
      </w:r>
      <w:bookmarkEnd w:id="163"/>
    </w:p>
    <w:tbl>
      <w:tblPr>
        <w:tblStyle w:val="GridTable4-Accent5"/>
        <w:bidiVisual/>
        <w:tblW w:w="0" w:type="auto"/>
        <w:tblInd w:w="45"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1437"/>
        <w:gridCol w:w="6339"/>
      </w:tblGrid>
      <w:tr w:rsidR="00E9509F" w14:paraId="76BD9AB4" w14:textId="77777777" w:rsidTr="00E95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shd w:val="clear" w:color="auto" w:fill="92CDDC" w:themeFill="accent5" w:themeFillTint="99"/>
          </w:tcPr>
          <w:p w14:paraId="3D09DED5" w14:textId="77777777" w:rsidR="00E9509F" w:rsidRDefault="00E9509F" w:rsidP="00AF2538">
            <w:pPr>
              <w:jc w:val="center"/>
              <w:rPr>
                <w:rFonts w:cs="B Lotus"/>
                <w:sz w:val="28"/>
                <w:szCs w:val="28"/>
                <w:rtl/>
              </w:rPr>
            </w:pPr>
            <w:r>
              <w:rPr>
                <w:rFonts w:cs="B Lotus" w:hint="cs"/>
                <w:sz w:val="28"/>
                <w:szCs w:val="28"/>
                <w:rtl/>
              </w:rPr>
              <w:t>کدخطا</w:t>
            </w:r>
          </w:p>
        </w:tc>
        <w:tc>
          <w:tcPr>
            <w:tcW w:w="6339" w:type="dxa"/>
            <w:shd w:val="clear" w:color="auto" w:fill="92CDDC" w:themeFill="accent5" w:themeFillTint="99"/>
          </w:tcPr>
          <w:p w14:paraId="3EB667EC" w14:textId="77777777" w:rsidR="00E9509F" w:rsidRDefault="00E9509F" w:rsidP="00AF2538">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شرح خطا</w:t>
            </w:r>
          </w:p>
        </w:tc>
      </w:tr>
      <w:tr w:rsidR="00E9509F" w:rsidRPr="004058B6" w14:paraId="57C33B0D" w14:textId="77777777" w:rsidTr="00E95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tcPr>
          <w:p w14:paraId="62E4E0A7" w14:textId="77777777" w:rsidR="00E9509F" w:rsidRPr="004058B6" w:rsidRDefault="00E9509F" w:rsidP="00AF2538">
            <w:pPr>
              <w:jc w:val="center"/>
              <w:rPr>
                <w:rFonts w:ascii="Times New Roman" w:hAnsi="Times New Roman" w:cs="B Lotus"/>
                <w:b w:val="0"/>
                <w:bCs w:val="0"/>
                <w:sz w:val="28"/>
                <w:szCs w:val="28"/>
              </w:rPr>
            </w:pPr>
            <w:r w:rsidRPr="004058B6">
              <w:rPr>
                <w:rFonts w:ascii="Times New Roman" w:hAnsi="Times New Roman" w:cs="B Lotus" w:hint="cs"/>
                <w:color w:val="000000"/>
                <w:sz w:val="28"/>
                <w:szCs w:val="28"/>
                <w:rtl/>
              </w:rPr>
              <w:t>1</w:t>
            </w:r>
          </w:p>
        </w:tc>
        <w:tc>
          <w:tcPr>
            <w:tcW w:w="6339" w:type="dxa"/>
          </w:tcPr>
          <w:p w14:paraId="018B4ADA" w14:textId="77777777" w:rsidR="00E9509F" w:rsidRPr="004058B6" w:rsidRDefault="00E9509F" w:rsidP="00AF25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شماره سریال کروکی</w:t>
            </w:r>
            <w:r w:rsidRPr="004058B6">
              <w:rPr>
                <w:rFonts w:ascii="Times New Roman" w:hAnsi="Times New Roman" w:cs="B Lotus" w:hint="cs"/>
                <w:sz w:val="28"/>
                <w:szCs w:val="28"/>
                <w:rtl/>
              </w:rPr>
              <w:t xml:space="preserve"> خالی است</w:t>
            </w:r>
          </w:p>
        </w:tc>
      </w:tr>
      <w:tr w:rsidR="00E9509F" w:rsidRPr="004058B6" w14:paraId="7FA42C09" w14:textId="77777777" w:rsidTr="00E9509F">
        <w:tc>
          <w:tcPr>
            <w:cnfStyle w:val="001000000000" w:firstRow="0" w:lastRow="0" w:firstColumn="1" w:lastColumn="0" w:oddVBand="0" w:evenVBand="0" w:oddHBand="0" w:evenHBand="0" w:firstRowFirstColumn="0" w:firstRowLastColumn="0" w:lastRowFirstColumn="0" w:lastRowLastColumn="0"/>
            <w:tcW w:w="1437" w:type="dxa"/>
          </w:tcPr>
          <w:p w14:paraId="77BD41DB" w14:textId="77777777" w:rsidR="00E9509F" w:rsidRPr="004058B6" w:rsidRDefault="00E9509F" w:rsidP="00AF2538">
            <w:pPr>
              <w:jc w:val="center"/>
              <w:rPr>
                <w:rFonts w:ascii="Times New Roman" w:hAnsi="Times New Roman" w:cs="B Lotus"/>
                <w:b w:val="0"/>
                <w:bCs w:val="0"/>
                <w:color w:val="000000"/>
                <w:sz w:val="28"/>
                <w:szCs w:val="28"/>
                <w:rtl/>
              </w:rPr>
            </w:pPr>
            <w:r w:rsidRPr="004058B6">
              <w:rPr>
                <w:rFonts w:ascii="Times New Roman" w:hAnsi="Times New Roman" w:cs="B Lotus" w:hint="cs"/>
                <w:color w:val="000000"/>
                <w:sz w:val="28"/>
                <w:szCs w:val="28"/>
                <w:rtl/>
              </w:rPr>
              <w:t>2</w:t>
            </w:r>
          </w:p>
        </w:tc>
        <w:tc>
          <w:tcPr>
            <w:tcW w:w="6339" w:type="dxa"/>
          </w:tcPr>
          <w:p w14:paraId="32945596" w14:textId="77777777" w:rsidR="00E9509F" w:rsidRPr="004058B6" w:rsidRDefault="00E9509F" w:rsidP="00AF253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شماره سری کروکی</w:t>
            </w:r>
            <w:r w:rsidRPr="004058B6">
              <w:rPr>
                <w:rFonts w:ascii="Times New Roman" w:hAnsi="Times New Roman" w:cs="B Lotus" w:hint="cs"/>
                <w:sz w:val="28"/>
                <w:szCs w:val="28"/>
                <w:rtl/>
              </w:rPr>
              <w:t xml:space="preserve"> خالی است</w:t>
            </w:r>
          </w:p>
        </w:tc>
      </w:tr>
      <w:tr w:rsidR="00E9509F" w:rsidRPr="004058B6" w14:paraId="762A94DB" w14:textId="77777777" w:rsidTr="00E95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tcPr>
          <w:p w14:paraId="583A5F96" w14:textId="77777777" w:rsidR="00E9509F" w:rsidRPr="004058B6" w:rsidRDefault="00E9509F" w:rsidP="00AF2538">
            <w:pPr>
              <w:jc w:val="center"/>
              <w:rPr>
                <w:rFonts w:ascii="Times New Roman" w:hAnsi="Times New Roman" w:cs="B Lotus"/>
                <w:b w:val="0"/>
                <w:bCs w:val="0"/>
                <w:color w:val="000000"/>
                <w:sz w:val="28"/>
                <w:szCs w:val="28"/>
                <w:rtl/>
              </w:rPr>
            </w:pPr>
            <w:r w:rsidRPr="004058B6">
              <w:rPr>
                <w:rFonts w:ascii="Times New Roman" w:hAnsi="Times New Roman" w:cs="B Lotus" w:hint="cs"/>
                <w:color w:val="000000"/>
                <w:sz w:val="28"/>
                <w:szCs w:val="28"/>
                <w:rtl/>
              </w:rPr>
              <w:lastRenderedPageBreak/>
              <w:t>3</w:t>
            </w:r>
          </w:p>
        </w:tc>
        <w:tc>
          <w:tcPr>
            <w:tcW w:w="6339" w:type="dxa"/>
          </w:tcPr>
          <w:p w14:paraId="5271E352" w14:textId="77777777" w:rsidR="00E9509F" w:rsidRPr="004058B6" w:rsidRDefault="00E9509F" w:rsidP="00AF25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نام کاربری و کلمه عبور اشتباه است</w:t>
            </w:r>
          </w:p>
        </w:tc>
      </w:tr>
    </w:tbl>
    <w:p w14:paraId="269A8E19" w14:textId="318DB1E0" w:rsidR="00E9509F" w:rsidRDefault="00E9509F" w:rsidP="004905CD">
      <w:pPr>
        <w:rPr>
          <w:rStyle w:val="Hyperlink"/>
          <w:rFonts w:ascii="Times New Roman" w:hAnsi="Times New Roman" w:cs="Times New Roman"/>
          <w:sz w:val="24"/>
          <w:szCs w:val="24"/>
          <w:rtl/>
        </w:rPr>
      </w:pPr>
    </w:p>
    <w:p w14:paraId="23EDB36C" w14:textId="77777777" w:rsidR="00E9509F" w:rsidRDefault="00E9509F" w:rsidP="004905CD">
      <w:pPr>
        <w:rPr>
          <w:rStyle w:val="Hyperlink"/>
          <w:rFonts w:ascii="Times New Roman" w:hAnsi="Times New Roman" w:cs="Times New Roman"/>
          <w:sz w:val="24"/>
          <w:szCs w:val="24"/>
        </w:rPr>
      </w:pPr>
    </w:p>
    <w:p w14:paraId="19CD17F9" w14:textId="77777777" w:rsidR="004905CD" w:rsidRPr="00126AB2" w:rsidRDefault="004905CD" w:rsidP="004905CD">
      <w:pPr>
        <w:pStyle w:val="Heading2"/>
        <w:rPr>
          <w:rtl/>
        </w:rPr>
      </w:pPr>
      <w:bookmarkStart w:id="164" w:name="_وب_متد_CarInq"/>
      <w:bookmarkStart w:id="165" w:name="_Toc38109561"/>
      <w:bookmarkEnd w:id="164"/>
      <w:r w:rsidRPr="000534D1">
        <w:rPr>
          <w:rFonts w:ascii="Times New Roman" w:hAnsi="Times New Roman" w:hint="cs"/>
          <w:rtl/>
        </w:rPr>
        <w:t xml:space="preserve">وب متد </w:t>
      </w:r>
      <w:r w:rsidRPr="000534D1">
        <w:rPr>
          <w:rFonts w:ascii="Times New Roman" w:hAnsi="Times New Roman"/>
        </w:rPr>
        <w:t>CarInq</w:t>
      </w:r>
      <w:r w:rsidRPr="000534D1">
        <w:rPr>
          <w:rFonts w:ascii="Times New Roman" w:hAnsi="Times New Roman" w:hint="cs"/>
          <w:rtl/>
        </w:rPr>
        <w:t xml:space="preserve"> جهت </w:t>
      </w:r>
      <w:r w:rsidRPr="000534D1">
        <w:rPr>
          <w:rFonts w:hint="cs"/>
          <w:rtl/>
        </w:rPr>
        <w:t>استعلام سوابق تخفیفات</w:t>
      </w:r>
      <w:bookmarkEnd w:id="165"/>
    </w:p>
    <w:p w14:paraId="390750F9" w14:textId="26FB7202" w:rsidR="004905CD" w:rsidRPr="00323BCF" w:rsidRDefault="00AB3442" w:rsidP="00323BCF">
      <w:pPr>
        <w:pStyle w:val="Heading2"/>
        <w:rPr>
          <w:rtl/>
        </w:rPr>
      </w:pPr>
      <w:bookmarkStart w:id="166" w:name="_Toc38109562"/>
      <w:r w:rsidRPr="00BB58C8">
        <w:rPr>
          <w:rFonts w:hint="cs"/>
          <w:rtl/>
        </w:rPr>
        <w:t xml:space="preserve">جدول </w:t>
      </w:r>
      <w:r w:rsidR="004905CD" w:rsidRPr="00BB58C8">
        <w:rPr>
          <w:rFonts w:hint="cs"/>
          <w:rtl/>
        </w:rPr>
        <w:t xml:space="preserve">ورودی های وب متد </w:t>
      </w:r>
      <w:r w:rsidR="004905CD" w:rsidRPr="00BB58C8">
        <w:t>CarInq</w:t>
      </w:r>
      <w:bookmarkEnd w:id="166"/>
      <w:r w:rsidR="005C494C">
        <w:t xml:space="preserve"> </w:t>
      </w:r>
      <w:r w:rsidR="005C494C">
        <w:rPr>
          <w:rFonts w:hint="cs"/>
          <w:rtl/>
        </w:rPr>
        <w:t xml:space="preserve"> (</w:t>
      </w:r>
      <w:r w:rsidR="005C494C" w:rsidRPr="000534D1">
        <w:rPr>
          <w:rFonts w:hint="cs"/>
          <w:rtl/>
        </w:rPr>
        <w:t>استعلام سوابق تخفیفات</w:t>
      </w:r>
      <w:r w:rsidR="005C494C">
        <w:rPr>
          <w:rFonts w:hint="cs"/>
          <w:rtl/>
        </w:rPr>
        <w:t>)</w:t>
      </w:r>
    </w:p>
    <w:tbl>
      <w:tblPr>
        <w:tblStyle w:val="GridTable4-Accent5"/>
        <w:bidiVisual/>
        <w:tblW w:w="0" w:type="auto"/>
        <w:tblInd w:w="70"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1454"/>
        <w:gridCol w:w="1384"/>
        <w:gridCol w:w="1340"/>
        <w:gridCol w:w="1238"/>
        <w:gridCol w:w="1777"/>
        <w:gridCol w:w="1753"/>
      </w:tblGrid>
      <w:tr w:rsidR="004905CD" w14:paraId="4C57325C" w14:textId="77777777" w:rsidTr="00371D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shd w:val="clear" w:color="auto" w:fill="92CDDC" w:themeFill="accent5" w:themeFillTint="99"/>
          </w:tcPr>
          <w:p w14:paraId="0184649B" w14:textId="77777777" w:rsidR="004905CD" w:rsidRDefault="004905CD" w:rsidP="004905CD">
            <w:pPr>
              <w:jc w:val="center"/>
              <w:rPr>
                <w:rFonts w:cs="B Lotus"/>
                <w:sz w:val="28"/>
                <w:szCs w:val="28"/>
                <w:rtl/>
              </w:rPr>
            </w:pPr>
            <w:r>
              <w:rPr>
                <w:rFonts w:cs="B Lotus" w:hint="cs"/>
                <w:sz w:val="28"/>
                <w:szCs w:val="28"/>
                <w:rtl/>
              </w:rPr>
              <w:t>ردیف</w:t>
            </w:r>
          </w:p>
        </w:tc>
        <w:tc>
          <w:tcPr>
            <w:tcW w:w="1384" w:type="dxa"/>
            <w:shd w:val="clear" w:color="auto" w:fill="92CDDC" w:themeFill="accent5" w:themeFillTint="99"/>
          </w:tcPr>
          <w:p w14:paraId="4F1450EB"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نام فیلد</w:t>
            </w:r>
          </w:p>
        </w:tc>
        <w:tc>
          <w:tcPr>
            <w:tcW w:w="1341" w:type="dxa"/>
            <w:shd w:val="clear" w:color="auto" w:fill="92CDDC" w:themeFill="accent5" w:themeFillTint="99"/>
          </w:tcPr>
          <w:p w14:paraId="59713391"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نوع فیلد</w:t>
            </w:r>
          </w:p>
        </w:tc>
        <w:tc>
          <w:tcPr>
            <w:tcW w:w="1238" w:type="dxa"/>
            <w:shd w:val="clear" w:color="auto" w:fill="92CDDC" w:themeFill="accent5" w:themeFillTint="99"/>
          </w:tcPr>
          <w:p w14:paraId="66D43211"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Pr>
            </w:pPr>
            <w:r>
              <w:rPr>
                <w:rFonts w:cs="B Lotus"/>
                <w:sz w:val="28"/>
                <w:szCs w:val="28"/>
              </w:rPr>
              <w:t>Nullable</w:t>
            </w:r>
          </w:p>
        </w:tc>
        <w:tc>
          <w:tcPr>
            <w:tcW w:w="1778" w:type="dxa"/>
            <w:shd w:val="clear" w:color="auto" w:fill="92CDDC" w:themeFill="accent5" w:themeFillTint="99"/>
          </w:tcPr>
          <w:p w14:paraId="7591A1B2"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شرح فیلد</w:t>
            </w:r>
          </w:p>
        </w:tc>
        <w:tc>
          <w:tcPr>
            <w:tcW w:w="1754" w:type="dxa"/>
            <w:shd w:val="clear" w:color="auto" w:fill="92CDDC" w:themeFill="accent5" w:themeFillTint="99"/>
          </w:tcPr>
          <w:p w14:paraId="6EF51C9A" w14:textId="77777777" w:rsidR="004905CD" w:rsidRDefault="004905CD" w:rsidP="004905CD">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توضیحات</w:t>
            </w:r>
          </w:p>
        </w:tc>
      </w:tr>
      <w:tr w:rsidR="00410A9D" w14:paraId="2AE4A74A" w14:textId="77777777" w:rsidTr="00371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14:paraId="04EAE050" w14:textId="77777777" w:rsidR="00410A9D" w:rsidRPr="00FD7F2D" w:rsidRDefault="00410A9D" w:rsidP="00410A9D">
            <w:pPr>
              <w:pStyle w:val="ListParagraph"/>
              <w:numPr>
                <w:ilvl w:val="0"/>
                <w:numId w:val="49"/>
              </w:numPr>
              <w:bidi/>
              <w:jc w:val="center"/>
              <w:rPr>
                <w:rFonts w:cs="B Lotus"/>
                <w:sz w:val="28"/>
                <w:szCs w:val="28"/>
                <w:rtl/>
                <w:lang w:bidi="fa-IR"/>
              </w:rPr>
            </w:pPr>
          </w:p>
        </w:tc>
        <w:tc>
          <w:tcPr>
            <w:tcW w:w="1384" w:type="dxa"/>
          </w:tcPr>
          <w:p w14:paraId="41AC1436" w14:textId="32302558"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2B27E6">
              <w:rPr>
                <w:rFonts w:ascii="Times New Roman" w:hAnsi="Times New Roman" w:cs="Times New Roman"/>
                <w:color w:val="000000"/>
                <w:sz w:val="28"/>
                <w:szCs w:val="28"/>
              </w:rPr>
              <w:t>NtnlID</w:t>
            </w:r>
          </w:p>
        </w:tc>
        <w:tc>
          <w:tcPr>
            <w:tcW w:w="1341" w:type="dxa"/>
          </w:tcPr>
          <w:p w14:paraId="01902979" w14:textId="7C156287"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String</w:t>
            </w:r>
          </w:p>
        </w:tc>
        <w:tc>
          <w:tcPr>
            <w:tcW w:w="1238" w:type="dxa"/>
          </w:tcPr>
          <w:p w14:paraId="1293AFDF" w14:textId="5B71D2C5"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N</w:t>
            </w:r>
            <w:r>
              <w:rPr>
                <w:rFonts w:ascii="Times New Roman" w:hAnsi="Times New Roman" w:cs="Times New Roman"/>
                <w:sz w:val="28"/>
                <w:szCs w:val="28"/>
              </w:rPr>
              <w:t>o</w:t>
            </w:r>
          </w:p>
        </w:tc>
        <w:tc>
          <w:tcPr>
            <w:tcW w:w="1778" w:type="dxa"/>
          </w:tcPr>
          <w:p w14:paraId="46CEB83B" w14:textId="503EFB72" w:rsidR="00410A9D" w:rsidRDefault="00410A9D" w:rsidP="00410A9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tl/>
              </w:rPr>
              <w:t>کدملی</w:t>
            </w:r>
            <w:r>
              <w:rPr>
                <w:rFonts w:cs="B Lotus"/>
                <w:sz w:val="28"/>
                <w:szCs w:val="28"/>
              </w:rPr>
              <w:t xml:space="preserve"> </w:t>
            </w:r>
            <w:r>
              <w:rPr>
                <w:rFonts w:cs="B Lotus"/>
                <w:sz w:val="28"/>
                <w:szCs w:val="28"/>
                <w:rtl/>
              </w:rPr>
              <w:t>بیمه گذار</w:t>
            </w:r>
          </w:p>
        </w:tc>
        <w:tc>
          <w:tcPr>
            <w:tcW w:w="1754" w:type="dxa"/>
          </w:tcPr>
          <w:p w14:paraId="037E99F3" w14:textId="77777777" w:rsidR="00410A9D" w:rsidRDefault="00410A9D" w:rsidP="00410A9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p>
        </w:tc>
      </w:tr>
      <w:tr w:rsidR="00410A9D" w14:paraId="78CCF6DE" w14:textId="77777777" w:rsidTr="00371D29">
        <w:tc>
          <w:tcPr>
            <w:cnfStyle w:val="001000000000" w:firstRow="0" w:lastRow="0" w:firstColumn="1" w:lastColumn="0" w:oddVBand="0" w:evenVBand="0" w:oddHBand="0" w:evenHBand="0" w:firstRowFirstColumn="0" w:firstRowLastColumn="0" w:lastRowFirstColumn="0" w:lastRowLastColumn="0"/>
            <w:tcW w:w="1456" w:type="dxa"/>
          </w:tcPr>
          <w:p w14:paraId="734EF38D" w14:textId="77777777" w:rsidR="00410A9D" w:rsidRPr="00FD7F2D" w:rsidRDefault="00410A9D" w:rsidP="00410A9D">
            <w:pPr>
              <w:pStyle w:val="ListParagraph"/>
              <w:numPr>
                <w:ilvl w:val="0"/>
                <w:numId w:val="49"/>
              </w:numPr>
              <w:bidi/>
              <w:jc w:val="center"/>
              <w:rPr>
                <w:rFonts w:cs="B Lotus"/>
                <w:sz w:val="28"/>
                <w:szCs w:val="28"/>
                <w:rtl/>
                <w:lang w:bidi="fa-IR"/>
              </w:rPr>
            </w:pPr>
          </w:p>
        </w:tc>
        <w:tc>
          <w:tcPr>
            <w:tcW w:w="1384" w:type="dxa"/>
          </w:tcPr>
          <w:p w14:paraId="36E26774" w14:textId="480ECC30"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LicNo</w:t>
            </w:r>
          </w:p>
        </w:tc>
        <w:tc>
          <w:tcPr>
            <w:tcW w:w="1341" w:type="dxa"/>
          </w:tcPr>
          <w:p w14:paraId="26A7911A" w14:textId="7ABC324A"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238" w:type="dxa"/>
          </w:tcPr>
          <w:p w14:paraId="0576629F" w14:textId="20E22D75"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Yes</w:t>
            </w:r>
          </w:p>
        </w:tc>
        <w:tc>
          <w:tcPr>
            <w:tcW w:w="1778" w:type="dxa"/>
          </w:tcPr>
          <w:p w14:paraId="29B22EE0" w14:textId="1FF69CA0" w:rsidR="00410A9D" w:rsidRDefault="00410A9D" w:rsidP="00410A9D">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cs="B Lotus"/>
                <w:sz w:val="28"/>
                <w:szCs w:val="28"/>
                <w:rtl/>
              </w:rPr>
              <w:t>شماره گواهینامه</w:t>
            </w:r>
          </w:p>
        </w:tc>
        <w:tc>
          <w:tcPr>
            <w:tcW w:w="1754" w:type="dxa"/>
          </w:tcPr>
          <w:p w14:paraId="33BD1B4C" w14:textId="77777777" w:rsidR="00410A9D" w:rsidRDefault="00410A9D" w:rsidP="00410A9D">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p>
        </w:tc>
      </w:tr>
      <w:tr w:rsidR="00410A9D" w14:paraId="33FB171C" w14:textId="77777777" w:rsidTr="00371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14:paraId="323DA2D8" w14:textId="77777777" w:rsidR="00410A9D" w:rsidRPr="00FD7F2D" w:rsidRDefault="00410A9D" w:rsidP="00410A9D">
            <w:pPr>
              <w:pStyle w:val="ListParagraph"/>
              <w:numPr>
                <w:ilvl w:val="0"/>
                <w:numId w:val="49"/>
              </w:numPr>
              <w:bidi/>
              <w:jc w:val="center"/>
              <w:rPr>
                <w:rFonts w:cs="B Lotus"/>
                <w:sz w:val="28"/>
                <w:szCs w:val="28"/>
                <w:rtl/>
                <w:lang w:bidi="fa-IR"/>
              </w:rPr>
            </w:pPr>
          </w:p>
        </w:tc>
        <w:tc>
          <w:tcPr>
            <w:tcW w:w="1384" w:type="dxa"/>
          </w:tcPr>
          <w:p w14:paraId="019D0340" w14:textId="52E365AA"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2B27E6">
              <w:rPr>
                <w:rFonts w:ascii="Times New Roman" w:hAnsi="Times New Roman" w:cs="Times New Roman"/>
                <w:color w:val="000000"/>
                <w:sz w:val="28"/>
                <w:szCs w:val="28"/>
              </w:rPr>
              <w:t>BgnDte</w:t>
            </w:r>
          </w:p>
        </w:tc>
        <w:tc>
          <w:tcPr>
            <w:tcW w:w="1341" w:type="dxa"/>
          </w:tcPr>
          <w:p w14:paraId="7F926C5D" w14:textId="78C005CB"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String</w:t>
            </w:r>
          </w:p>
        </w:tc>
        <w:tc>
          <w:tcPr>
            <w:tcW w:w="1238" w:type="dxa"/>
          </w:tcPr>
          <w:p w14:paraId="2F541BE1" w14:textId="79AB312E"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Yes</w:t>
            </w:r>
          </w:p>
        </w:tc>
        <w:tc>
          <w:tcPr>
            <w:tcW w:w="1778" w:type="dxa"/>
          </w:tcPr>
          <w:p w14:paraId="48BE61ED" w14:textId="378ABC67" w:rsidR="00410A9D" w:rsidRDefault="00410A9D" w:rsidP="00410A9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tl/>
              </w:rPr>
              <w:t>تاریخ شروع بیمه نامه درخواستی</w:t>
            </w:r>
          </w:p>
        </w:tc>
        <w:tc>
          <w:tcPr>
            <w:tcW w:w="1754" w:type="dxa"/>
          </w:tcPr>
          <w:p w14:paraId="4ABF9D1C" w14:textId="5C96FE1F" w:rsidR="00410A9D" w:rsidRDefault="00410A9D" w:rsidP="00A56427">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948EE">
              <w:rPr>
                <w:rFonts w:cs="B Lotus"/>
                <w:sz w:val="24"/>
                <w:szCs w:val="24"/>
                <w:rtl/>
              </w:rPr>
              <w:t xml:space="preserve">اگر </w:t>
            </w:r>
            <w:r w:rsidR="00A56427">
              <w:rPr>
                <w:rFonts w:cs="B Lotus" w:hint="cs"/>
                <w:sz w:val="24"/>
                <w:szCs w:val="24"/>
                <w:rtl/>
              </w:rPr>
              <w:t>مقداری</w:t>
            </w:r>
            <w:r w:rsidRPr="001948EE">
              <w:rPr>
                <w:rFonts w:cs="B Lotus"/>
                <w:sz w:val="24"/>
                <w:szCs w:val="24"/>
                <w:rtl/>
              </w:rPr>
              <w:t xml:space="preserve"> وارد نشود، تاریخ جاری درنظر گرفته می شود</w:t>
            </w:r>
          </w:p>
        </w:tc>
      </w:tr>
      <w:tr w:rsidR="00410A9D" w14:paraId="4317EA95" w14:textId="77777777" w:rsidTr="00371D29">
        <w:tc>
          <w:tcPr>
            <w:cnfStyle w:val="001000000000" w:firstRow="0" w:lastRow="0" w:firstColumn="1" w:lastColumn="0" w:oddVBand="0" w:evenVBand="0" w:oddHBand="0" w:evenHBand="0" w:firstRowFirstColumn="0" w:firstRowLastColumn="0" w:lastRowFirstColumn="0" w:lastRowLastColumn="0"/>
            <w:tcW w:w="1456" w:type="dxa"/>
          </w:tcPr>
          <w:p w14:paraId="5C762F9C" w14:textId="77777777" w:rsidR="00410A9D" w:rsidRPr="00FD7F2D" w:rsidRDefault="00410A9D" w:rsidP="00410A9D">
            <w:pPr>
              <w:pStyle w:val="ListParagraph"/>
              <w:numPr>
                <w:ilvl w:val="0"/>
                <w:numId w:val="49"/>
              </w:numPr>
              <w:bidi/>
              <w:jc w:val="center"/>
              <w:rPr>
                <w:rFonts w:cs="B Lotus"/>
                <w:sz w:val="28"/>
                <w:szCs w:val="28"/>
                <w:rtl/>
                <w:lang w:bidi="fa-IR"/>
              </w:rPr>
            </w:pPr>
          </w:p>
        </w:tc>
        <w:tc>
          <w:tcPr>
            <w:tcW w:w="1384" w:type="dxa"/>
          </w:tcPr>
          <w:p w14:paraId="3D0D614B" w14:textId="752EC829"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2B27E6">
              <w:rPr>
                <w:rFonts w:ascii="Times New Roman" w:hAnsi="Times New Roman" w:cs="Times New Roman"/>
                <w:color w:val="000000"/>
                <w:sz w:val="28"/>
                <w:szCs w:val="28"/>
              </w:rPr>
              <w:t>EndDte</w:t>
            </w:r>
          </w:p>
        </w:tc>
        <w:tc>
          <w:tcPr>
            <w:tcW w:w="1341" w:type="dxa"/>
          </w:tcPr>
          <w:p w14:paraId="455A4A1F" w14:textId="1EC1CB73"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String</w:t>
            </w:r>
          </w:p>
        </w:tc>
        <w:tc>
          <w:tcPr>
            <w:tcW w:w="1238" w:type="dxa"/>
          </w:tcPr>
          <w:p w14:paraId="33DA52DE" w14:textId="0BA6CCAD"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Yes</w:t>
            </w:r>
          </w:p>
        </w:tc>
        <w:tc>
          <w:tcPr>
            <w:tcW w:w="1778" w:type="dxa"/>
          </w:tcPr>
          <w:p w14:paraId="59A9CCB0" w14:textId="1906D0C8" w:rsidR="00410A9D" w:rsidRDefault="00410A9D" w:rsidP="00410A9D">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cs="B Lotus"/>
                <w:sz w:val="28"/>
                <w:szCs w:val="28"/>
                <w:rtl/>
              </w:rPr>
              <w:t>تاریخ پایان بیمه نامه درخواستی</w:t>
            </w:r>
          </w:p>
        </w:tc>
        <w:tc>
          <w:tcPr>
            <w:tcW w:w="1754" w:type="dxa"/>
          </w:tcPr>
          <w:p w14:paraId="621E650F" w14:textId="35844A85" w:rsidR="00410A9D" w:rsidRPr="001948EE" w:rsidRDefault="00410A9D" w:rsidP="00410A9D">
            <w:pPr>
              <w:jc w:val="center"/>
              <w:cnfStyle w:val="000000000000" w:firstRow="0" w:lastRow="0" w:firstColumn="0" w:lastColumn="0" w:oddVBand="0" w:evenVBand="0" w:oddHBand="0" w:evenHBand="0" w:firstRowFirstColumn="0" w:firstRowLastColumn="0" w:lastRowFirstColumn="0" w:lastRowLastColumn="0"/>
              <w:rPr>
                <w:rFonts w:cs="B Lotus"/>
                <w:sz w:val="24"/>
                <w:szCs w:val="24"/>
                <w:rtl/>
              </w:rPr>
            </w:pPr>
            <w:r w:rsidRPr="001948EE">
              <w:rPr>
                <w:rFonts w:cs="B Lotus"/>
                <w:sz w:val="24"/>
                <w:szCs w:val="24"/>
                <w:rtl/>
              </w:rPr>
              <w:t>اگر چیزی وارد نشود، 365 روز پس از تاریخ شروع بیمه نامه درخواستی درنظر گرفته می شود</w:t>
            </w:r>
          </w:p>
        </w:tc>
      </w:tr>
      <w:tr w:rsidR="00410A9D" w14:paraId="43267011" w14:textId="77777777" w:rsidTr="00371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14:paraId="5045E37C" w14:textId="77777777" w:rsidR="00410A9D" w:rsidRPr="00FD7F2D" w:rsidRDefault="00410A9D" w:rsidP="00410A9D">
            <w:pPr>
              <w:pStyle w:val="ListParagraph"/>
              <w:numPr>
                <w:ilvl w:val="0"/>
                <w:numId w:val="49"/>
              </w:numPr>
              <w:bidi/>
              <w:jc w:val="center"/>
              <w:rPr>
                <w:rFonts w:cs="B Lotus"/>
                <w:sz w:val="28"/>
                <w:szCs w:val="28"/>
                <w:rtl/>
                <w:lang w:bidi="fa-IR"/>
              </w:rPr>
            </w:pPr>
          </w:p>
        </w:tc>
        <w:tc>
          <w:tcPr>
            <w:tcW w:w="1384" w:type="dxa"/>
          </w:tcPr>
          <w:p w14:paraId="2434F2C7" w14:textId="2F2B9D32"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2B27E6">
              <w:rPr>
                <w:rFonts w:ascii="Times New Roman" w:hAnsi="Times New Roman" w:cs="Times New Roman"/>
                <w:color w:val="000000"/>
                <w:sz w:val="28"/>
                <w:szCs w:val="28"/>
              </w:rPr>
              <w:t>Plk1</w:t>
            </w:r>
          </w:p>
        </w:tc>
        <w:tc>
          <w:tcPr>
            <w:tcW w:w="1341" w:type="dxa"/>
          </w:tcPr>
          <w:p w14:paraId="1E5270E5" w14:textId="373A4894"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Int</w:t>
            </w:r>
          </w:p>
        </w:tc>
        <w:tc>
          <w:tcPr>
            <w:tcW w:w="1238" w:type="dxa"/>
          </w:tcPr>
          <w:p w14:paraId="5BC1C84C" w14:textId="3C24CCE9" w:rsidR="00410A9D" w:rsidRPr="002B27E6" w:rsidRDefault="00960F01"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w:t>
            </w:r>
          </w:p>
        </w:tc>
        <w:tc>
          <w:tcPr>
            <w:tcW w:w="1778" w:type="dxa"/>
          </w:tcPr>
          <w:p w14:paraId="342DF3E9" w14:textId="435C9B4E" w:rsidR="00410A9D" w:rsidRDefault="00410A9D" w:rsidP="00410A9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tl/>
              </w:rPr>
              <w:t>دو رقم سمت چپ پلاک انتقال گیرنده تخفیف</w:t>
            </w:r>
          </w:p>
        </w:tc>
        <w:tc>
          <w:tcPr>
            <w:tcW w:w="1754" w:type="dxa"/>
          </w:tcPr>
          <w:p w14:paraId="61F3057D" w14:textId="4E18958A" w:rsidR="00410A9D" w:rsidRPr="001948EE" w:rsidRDefault="00410A9D" w:rsidP="00410A9D">
            <w:pPr>
              <w:jc w:val="center"/>
              <w:cnfStyle w:val="000000100000" w:firstRow="0" w:lastRow="0" w:firstColumn="0" w:lastColumn="0" w:oddVBand="0" w:evenVBand="0" w:oddHBand="1" w:evenHBand="0" w:firstRowFirstColumn="0" w:firstRowLastColumn="0" w:lastRowFirstColumn="0" w:lastRowLastColumn="0"/>
              <w:rPr>
                <w:rFonts w:cs="B Lotus"/>
                <w:sz w:val="24"/>
                <w:szCs w:val="24"/>
                <w:rtl/>
              </w:rPr>
            </w:pPr>
          </w:p>
        </w:tc>
      </w:tr>
      <w:tr w:rsidR="00410A9D" w14:paraId="43680500" w14:textId="77777777" w:rsidTr="00371D29">
        <w:tc>
          <w:tcPr>
            <w:cnfStyle w:val="001000000000" w:firstRow="0" w:lastRow="0" w:firstColumn="1" w:lastColumn="0" w:oddVBand="0" w:evenVBand="0" w:oddHBand="0" w:evenHBand="0" w:firstRowFirstColumn="0" w:firstRowLastColumn="0" w:lastRowFirstColumn="0" w:lastRowLastColumn="0"/>
            <w:tcW w:w="1456" w:type="dxa"/>
          </w:tcPr>
          <w:p w14:paraId="3E8899C5" w14:textId="77777777" w:rsidR="00410A9D" w:rsidRPr="00FD7F2D" w:rsidRDefault="00410A9D" w:rsidP="00410A9D">
            <w:pPr>
              <w:pStyle w:val="ListParagraph"/>
              <w:numPr>
                <w:ilvl w:val="0"/>
                <w:numId w:val="49"/>
              </w:numPr>
              <w:bidi/>
              <w:jc w:val="center"/>
              <w:rPr>
                <w:rFonts w:cs="B Lotus"/>
                <w:sz w:val="28"/>
                <w:szCs w:val="28"/>
                <w:rtl/>
                <w:lang w:bidi="fa-IR"/>
              </w:rPr>
            </w:pPr>
          </w:p>
        </w:tc>
        <w:tc>
          <w:tcPr>
            <w:tcW w:w="1384" w:type="dxa"/>
          </w:tcPr>
          <w:p w14:paraId="197FF23C" w14:textId="52BEC684"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2B27E6">
              <w:rPr>
                <w:rFonts w:ascii="Times New Roman" w:hAnsi="Times New Roman" w:cs="Times New Roman"/>
                <w:color w:val="000000"/>
                <w:sz w:val="28"/>
                <w:szCs w:val="28"/>
              </w:rPr>
              <w:t>Plk2</w:t>
            </w:r>
          </w:p>
        </w:tc>
        <w:tc>
          <w:tcPr>
            <w:tcW w:w="1341" w:type="dxa"/>
          </w:tcPr>
          <w:p w14:paraId="5C7CAF34" w14:textId="7BD2A538"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 xml:space="preserve">Int </w:t>
            </w:r>
          </w:p>
        </w:tc>
        <w:tc>
          <w:tcPr>
            <w:tcW w:w="1238" w:type="dxa"/>
          </w:tcPr>
          <w:p w14:paraId="365A3BB4" w14:textId="298FA9FC" w:rsidR="00410A9D" w:rsidRPr="002B27E6" w:rsidRDefault="00960F01"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w:t>
            </w:r>
          </w:p>
        </w:tc>
        <w:tc>
          <w:tcPr>
            <w:tcW w:w="1778" w:type="dxa"/>
          </w:tcPr>
          <w:p w14:paraId="3EB12BC0" w14:textId="746F9EFD" w:rsidR="00410A9D" w:rsidRDefault="00410A9D" w:rsidP="00410A9D">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cs="B Lotus"/>
                <w:sz w:val="28"/>
                <w:szCs w:val="28"/>
                <w:rtl/>
              </w:rPr>
              <w:t>حرف پلاک انتقال گیرنده تخفیف</w:t>
            </w:r>
          </w:p>
        </w:tc>
        <w:tc>
          <w:tcPr>
            <w:tcW w:w="1754" w:type="dxa"/>
          </w:tcPr>
          <w:p w14:paraId="2DE849E8" w14:textId="7CE6FAF6" w:rsidR="00410A9D" w:rsidRPr="001948EE" w:rsidRDefault="00087344" w:rsidP="00995D06">
            <w:pPr>
              <w:jc w:val="center"/>
              <w:cnfStyle w:val="000000000000" w:firstRow="0" w:lastRow="0" w:firstColumn="0" w:lastColumn="0" w:oddVBand="0" w:evenVBand="0" w:oddHBand="0" w:evenHBand="0" w:firstRowFirstColumn="0" w:firstRowLastColumn="0" w:lastRowFirstColumn="0" w:lastRowLastColumn="0"/>
              <w:rPr>
                <w:rFonts w:cs="B Lotus"/>
                <w:sz w:val="24"/>
                <w:szCs w:val="24"/>
                <w:rtl/>
              </w:rPr>
            </w:pPr>
            <w:hyperlink w:anchor="_جدول_حروف_پلاک" w:history="1">
              <w:r w:rsidR="00410A9D" w:rsidRPr="003618C1">
                <w:rPr>
                  <w:rStyle w:val="Hyperlink"/>
                  <w:rFonts w:cs="B Lotus"/>
                  <w:sz w:val="28"/>
                  <w:szCs w:val="28"/>
                  <w:rtl/>
                </w:rPr>
                <w:t xml:space="preserve">جدول کد </w:t>
              </w:r>
              <w:r w:rsidR="00995D06">
                <w:rPr>
                  <w:rStyle w:val="Hyperlink"/>
                  <w:rFonts w:cs="B Lotus" w:hint="cs"/>
                  <w:sz w:val="28"/>
                  <w:szCs w:val="28"/>
                  <w:rtl/>
                </w:rPr>
                <w:t>حرف</w:t>
              </w:r>
              <w:r w:rsidR="00410A9D" w:rsidRPr="003618C1">
                <w:rPr>
                  <w:rStyle w:val="Hyperlink"/>
                  <w:rFonts w:cs="B Lotus"/>
                  <w:sz w:val="28"/>
                  <w:szCs w:val="28"/>
                  <w:rtl/>
                </w:rPr>
                <w:t xml:space="preserve"> پلاک</w:t>
              </w:r>
            </w:hyperlink>
          </w:p>
        </w:tc>
      </w:tr>
      <w:tr w:rsidR="00410A9D" w14:paraId="3FC91EBB" w14:textId="77777777" w:rsidTr="00371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14:paraId="11A82C2D" w14:textId="77777777" w:rsidR="00410A9D" w:rsidRPr="00FD7F2D" w:rsidRDefault="00410A9D" w:rsidP="00410A9D">
            <w:pPr>
              <w:pStyle w:val="ListParagraph"/>
              <w:numPr>
                <w:ilvl w:val="0"/>
                <w:numId w:val="49"/>
              </w:numPr>
              <w:bidi/>
              <w:jc w:val="center"/>
              <w:rPr>
                <w:rFonts w:cs="B Lotus"/>
                <w:sz w:val="28"/>
                <w:szCs w:val="28"/>
                <w:rtl/>
                <w:lang w:bidi="fa-IR"/>
              </w:rPr>
            </w:pPr>
          </w:p>
        </w:tc>
        <w:tc>
          <w:tcPr>
            <w:tcW w:w="1384" w:type="dxa"/>
          </w:tcPr>
          <w:p w14:paraId="7BB366A1" w14:textId="3DA6FC1D"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2B27E6">
              <w:rPr>
                <w:rFonts w:ascii="Times New Roman" w:hAnsi="Times New Roman" w:cs="Times New Roman"/>
                <w:color w:val="000000"/>
                <w:sz w:val="28"/>
                <w:szCs w:val="28"/>
              </w:rPr>
              <w:t>Plk3</w:t>
            </w:r>
          </w:p>
        </w:tc>
        <w:tc>
          <w:tcPr>
            <w:tcW w:w="1341" w:type="dxa"/>
          </w:tcPr>
          <w:p w14:paraId="2C7515BE" w14:textId="4A22A6FF"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Int</w:t>
            </w:r>
          </w:p>
        </w:tc>
        <w:tc>
          <w:tcPr>
            <w:tcW w:w="1238" w:type="dxa"/>
          </w:tcPr>
          <w:p w14:paraId="22CFD931" w14:textId="65D7D646" w:rsidR="00410A9D" w:rsidRPr="002B27E6" w:rsidRDefault="00960F01"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w:t>
            </w:r>
          </w:p>
        </w:tc>
        <w:tc>
          <w:tcPr>
            <w:tcW w:w="1778" w:type="dxa"/>
          </w:tcPr>
          <w:p w14:paraId="1ACBE500" w14:textId="3577D85D" w:rsidR="00410A9D" w:rsidRDefault="00410A9D" w:rsidP="00410A9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tl/>
              </w:rPr>
              <w:t>سه رقم سمت راست پلاک انتقال گیرنده تخفیف</w:t>
            </w:r>
          </w:p>
        </w:tc>
        <w:tc>
          <w:tcPr>
            <w:tcW w:w="1754" w:type="dxa"/>
          </w:tcPr>
          <w:p w14:paraId="1B1CED52" w14:textId="77777777" w:rsidR="00410A9D" w:rsidRPr="001948EE" w:rsidRDefault="00410A9D" w:rsidP="00410A9D">
            <w:pPr>
              <w:jc w:val="center"/>
              <w:cnfStyle w:val="000000100000" w:firstRow="0" w:lastRow="0" w:firstColumn="0" w:lastColumn="0" w:oddVBand="0" w:evenVBand="0" w:oddHBand="1" w:evenHBand="0" w:firstRowFirstColumn="0" w:firstRowLastColumn="0" w:lastRowFirstColumn="0" w:lastRowLastColumn="0"/>
              <w:rPr>
                <w:rFonts w:cs="B Lotus"/>
                <w:sz w:val="24"/>
                <w:szCs w:val="24"/>
                <w:rtl/>
              </w:rPr>
            </w:pPr>
          </w:p>
        </w:tc>
      </w:tr>
      <w:tr w:rsidR="00410A9D" w14:paraId="55A88683" w14:textId="77777777" w:rsidTr="00371D29">
        <w:tc>
          <w:tcPr>
            <w:cnfStyle w:val="001000000000" w:firstRow="0" w:lastRow="0" w:firstColumn="1" w:lastColumn="0" w:oddVBand="0" w:evenVBand="0" w:oddHBand="0" w:evenHBand="0" w:firstRowFirstColumn="0" w:firstRowLastColumn="0" w:lastRowFirstColumn="0" w:lastRowLastColumn="0"/>
            <w:tcW w:w="1456" w:type="dxa"/>
          </w:tcPr>
          <w:p w14:paraId="3E533B86" w14:textId="77777777" w:rsidR="00410A9D" w:rsidRPr="00FD7F2D" w:rsidRDefault="00410A9D" w:rsidP="00410A9D">
            <w:pPr>
              <w:pStyle w:val="ListParagraph"/>
              <w:numPr>
                <w:ilvl w:val="0"/>
                <w:numId w:val="49"/>
              </w:numPr>
              <w:bidi/>
              <w:jc w:val="center"/>
              <w:rPr>
                <w:rFonts w:cs="B Lotus"/>
                <w:sz w:val="28"/>
                <w:szCs w:val="28"/>
                <w:rtl/>
                <w:lang w:bidi="fa-IR"/>
              </w:rPr>
            </w:pPr>
          </w:p>
        </w:tc>
        <w:tc>
          <w:tcPr>
            <w:tcW w:w="1384" w:type="dxa"/>
          </w:tcPr>
          <w:p w14:paraId="1A1F5F9F" w14:textId="51B43436"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2B27E6">
              <w:rPr>
                <w:rFonts w:ascii="Times New Roman" w:hAnsi="Times New Roman" w:cs="Times New Roman"/>
                <w:color w:val="000000"/>
                <w:sz w:val="28"/>
                <w:szCs w:val="28"/>
              </w:rPr>
              <w:t>PlkSrl</w:t>
            </w:r>
          </w:p>
        </w:tc>
        <w:tc>
          <w:tcPr>
            <w:tcW w:w="1341" w:type="dxa"/>
          </w:tcPr>
          <w:p w14:paraId="40A4055E" w14:textId="0943DFF3"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Int</w:t>
            </w:r>
          </w:p>
        </w:tc>
        <w:tc>
          <w:tcPr>
            <w:tcW w:w="1238" w:type="dxa"/>
          </w:tcPr>
          <w:p w14:paraId="6F6EC03C" w14:textId="1252AC6A" w:rsidR="00410A9D" w:rsidRPr="002B27E6" w:rsidRDefault="00960F01"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w:t>
            </w:r>
          </w:p>
        </w:tc>
        <w:tc>
          <w:tcPr>
            <w:tcW w:w="1778" w:type="dxa"/>
          </w:tcPr>
          <w:p w14:paraId="06D1BCE1" w14:textId="0A7B6F6F" w:rsidR="00410A9D" w:rsidRDefault="00410A9D" w:rsidP="00410A9D">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cs="B Lotus"/>
                <w:sz w:val="28"/>
                <w:szCs w:val="28"/>
                <w:rtl/>
              </w:rPr>
              <w:t>شماره سریال پلاک انتقال گیرنده تخفیف</w:t>
            </w:r>
          </w:p>
        </w:tc>
        <w:tc>
          <w:tcPr>
            <w:tcW w:w="1754" w:type="dxa"/>
          </w:tcPr>
          <w:p w14:paraId="3747B99D" w14:textId="77777777" w:rsidR="00410A9D" w:rsidRPr="001948EE" w:rsidRDefault="00410A9D" w:rsidP="00410A9D">
            <w:pPr>
              <w:jc w:val="cente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r w:rsidR="00410A9D" w14:paraId="3CD87E97" w14:textId="77777777" w:rsidTr="00371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14:paraId="1CFA553A" w14:textId="77777777" w:rsidR="00410A9D" w:rsidRPr="00FD7F2D" w:rsidRDefault="00410A9D" w:rsidP="00410A9D">
            <w:pPr>
              <w:pStyle w:val="ListParagraph"/>
              <w:numPr>
                <w:ilvl w:val="0"/>
                <w:numId w:val="49"/>
              </w:numPr>
              <w:bidi/>
              <w:jc w:val="center"/>
              <w:rPr>
                <w:rFonts w:cs="B Lotus"/>
                <w:sz w:val="28"/>
                <w:szCs w:val="28"/>
                <w:rtl/>
                <w:lang w:bidi="fa-IR"/>
              </w:rPr>
            </w:pPr>
          </w:p>
        </w:tc>
        <w:tc>
          <w:tcPr>
            <w:tcW w:w="1384" w:type="dxa"/>
          </w:tcPr>
          <w:p w14:paraId="4AA44A44" w14:textId="3C6EAB46"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Shft</w:t>
            </w:r>
            <w:r w:rsidRPr="002B27E6">
              <w:rPr>
                <w:rFonts w:ascii="Times New Roman" w:hAnsi="Times New Roman" w:cs="Times New Roman"/>
                <w:color w:val="000000"/>
                <w:sz w:val="28"/>
                <w:szCs w:val="28"/>
              </w:rPr>
              <w:t>Plk1</w:t>
            </w:r>
          </w:p>
        </w:tc>
        <w:tc>
          <w:tcPr>
            <w:tcW w:w="1341" w:type="dxa"/>
          </w:tcPr>
          <w:p w14:paraId="1BC1F563" w14:textId="7CAD6DE0"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Int</w:t>
            </w:r>
          </w:p>
        </w:tc>
        <w:tc>
          <w:tcPr>
            <w:tcW w:w="1238" w:type="dxa"/>
          </w:tcPr>
          <w:p w14:paraId="7AEF92E7" w14:textId="79D27CF4" w:rsidR="00410A9D" w:rsidRPr="002B27E6" w:rsidRDefault="00960F01"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Yes</w:t>
            </w:r>
          </w:p>
        </w:tc>
        <w:tc>
          <w:tcPr>
            <w:tcW w:w="1778" w:type="dxa"/>
          </w:tcPr>
          <w:p w14:paraId="53E3B41C" w14:textId="22040673" w:rsidR="00410A9D" w:rsidRDefault="00410A9D" w:rsidP="00410A9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tl/>
              </w:rPr>
              <w:t>دو رقم سمت چپ پلاک انتقال دهنده تخفیف</w:t>
            </w:r>
          </w:p>
        </w:tc>
        <w:tc>
          <w:tcPr>
            <w:tcW w:w="1754" w:type="dxa"/>
          </w:tcPr>
          <w:p w14:paraId="61816A51" w14:textId="77777777" w:rsidR="00410A9D" w:rsidRPr="001948EE" w:rsidRDefault="00410A9D" w:rsidP="00410A9D">
            <w:pPr>
              <w:jc w:val="center"/>
              <w:cnfStyle w:val="000000100000" w:firstRow="0" w:lastRow="0" w:firstColumn="0" w:lastColumn="0" w:oddVBand="0" w:evenVBand="0" w:oddHBand="1" w:evenHBand="0" w:firstRowFirstColumn="0" w:firstRowLastColumn="0" w:lastRowFirstColumn="0" w:lastRowLastColumn="0"/>
              <w:rPr>
                <w:rFonts w:cs="B Lotus"/>
                <w:sz w:val="24"/>
                <w:szCs w:val="24"/>
                <w:rtl/>
              </w:rPr>
            </w:pPr>
          </w:p>
        </w:tc>
      </w:tr>
      <w:tr w:rsidR="00410A9D" w14:paraId="2A6B705D" w14:textId="77777777" w:rsidTr="00371D29">
        <w:tc>
          <w:tcPr>
            <w:cnfStyle w:val="001000000000" w:firstRow="0" w:lastRow="0" w:firstColumn="1" w:lastColumn="0" w:oddVBand="0" w:evenVBand="0" w:oddHBand="0" w:evenHBand="0" w:firstRowFirstColumn="0" w:firstRowLastColumn="0" w:lastRowFirstColumn="0" w:lastRowLastColumn="0"/>
            <w:tcW w:w="1456" w:type="dxa"/>
          </w:tcPr>
          <w:p w14:paraId="1C599E21" w14:textId="77777777" w:rsidR="00410A9D" w:rsidRPr="00FD7F2D" w:rsidRDefault="00410A9D" w:rsidP="00410A9D">
            <w:pPr>
              <w:pStyle w:val="ListParagraph"/>
              <w:numPr>
                <w:ilvl w:val="0"/>
                <w:numId w:val="49"/>
              </w:numPr>
              <w:bidi/>
              <w:jc w:val="center"/>
              <w:rPr>
                <w:rFonts w:cs="B Lotus"/>
                <w:sz w:val="28"/>
                <w:szCs w:val="28"/>
                <w:rtl/>
                <w:lang w:bidi="fa-IR"/>
              </w:rPr>
            </w:pPr>
          </w:p>
        </w:tc>
        <w:tc>
          <w:tcPr>
            <w:tcW w:w="1384" w:type="dxa"/>
          </w:tcPr>
          <w:p w14:paraId="35140B51" w14:textId="0F781BFC"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Shft</w:t>
            </w:r>
            <w:r w:rsidRPr="002B27E6">
              <w:rPr>
                <w:rFonts w:ascii="Times New Roman" w:hAnsi="Times New Roman" w:cs="Times New Roman"/>
                <w:color w:val="000000"/>
                <w:sz w:val="28"/>
                <w:szCs w:val="28"/>
              </w:rPr>
              <w:t>Plk2</w:t>
            </w:r>
          </w:p>
        </w:tc>
        <w:tc>
          <w:tcPr>
            <w:tcW w:w="1341" w:type="dxa"/>
          </w:tcPr>
          <w:p w14:paraId="5D02E629" w14:textId="0DD63A7D"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 xml:space="preserve">Int </w:t>
            </w:r>
          </w:p>
        </w:tc>
        <w:tc>
          <w:tcPr>
            <w:tcW w:w="1238" w:type="dxa"/>
          </w:tcPr>
          <w:p w14:paraId="53449486" w14:textId="2C20F89D" w:rsidR="00410A9D" w:rsidRPr="002B27E6" w:rsidRDefault="00960F01"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Yes</w:t>
            </w:r>
          </w:p>
        </w:tc>
        <w:tc>
          <w:tcPr>
            <w:tcW w:w="1778" w:type="dxa"/>
          </w:tcPr>
          <w:p w14:paraId="0902CC86" w14:textId="6AE2426C" w:rsidR="00410A9D" w:rsidRDefault="00410A9D" w:rsidP="00410A9D">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cs="B Lotus"/>
                <w:sz w:val="28"/>
                <w:szCs w:val="28"/>
                <w:rtl/>
              </w:rPr>
              <w:t>حرف پلاک انتقال دهنده تخفیف</w:t>
            </w:r>
          </w:p>
        </w:tc>
        <w:tc>
          <w:tcPr>
            <w:tcW w:w="1754" w:type="dxa"/>
          </w:tcPr>
          <w:p w14:paraId="4B6CDD1D" w14:textId="4D3E59FE" w:rsidR="00410A9D" w:rsidRPr="001948EE" w:rsidRDefault="00087344" w:rsidP="00995D06">
            <w:pPr>
              <w:jc w:val="center"/>
              <w:cnfStyle w:val="000000000000" w:firstRow="0" w:lastRow="0" w:firstColumn="0" w:lastColumn="0" w:oddVBand="0" w:evenVBand="0" w:oddHBand="0" w:evenHBand="0" w:firstRowFirstColumn="0" w:firstRowLastColumn="0" w:lastRowFirstColumn="0" w:lastRowLastColumn="0"/>
              <w:rPr>
                <w:rFonts w:cs="B Lotus"/>
                <w:sz w:val="24"/>
                <w:szCs w:val="24"/>
                <w:rtl/>
              </w:rPr>
            </w:pPr>
            <w:hyperlink w:anchor="_جدول_حروف_پلاک" w:history="1">
              <w:r w:rsidR="00410A9D" w:rsidRPr="003618C1">
                <w:rPr>
                  <w:rStyle w:val="Hyperlink"/>
                  <w:rFonts w:cs="B Lotus"/>
                  <w:sz w:val="28"/>
                  <w:szCs w:val="28"/>
                  <w:rtl/>
                </w:rPr>
                <w:t xml:space="preserve">جدول کد </w:t>
              </w:r>
              <w:r w:rsidR="00995D06">
                <w:rPr>
                  <w:rStyle w:val="Hyperlink"/>
                  <w:rFonts w:cs="B Lotus" w:hint="cs"/>
                  <w:sz w:val="28"/>
                  <w:szCs w:val="28"/>
                  <w:rtl/>
                </w:rPr>
                <w:t>حرف</w:t>
              </w:r>
              <w:r w:rsidR="00410A9D" w:rsidRPr="003618C1">
                <w:rPr>
                  <w:rStyle w:val="Hyperlink"/>
                  <w:rFonts w:cs="B Lotus"/>
                  <w:sz w:val="28"/>
                  <w:szCs w:val="28"/>
                  <w:rtl/>
                </w:rPr>
                <w:t xml:space="preserve"> پلاک</w:t>
              </w:r>
            </w:hyperlink>
          </w:p>
        </w:tc>
      </w:tr>
      <w:tr w:rsidR="00410A9D" w14:paraId="7FA871DC" w14:textId="77777777" w:rsidTr="00371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14:paraId="500913C1" w14:textId="77777777" w:rsidR="00410A9D" w:rsidRPr="00FD7F2D" w:rsidRDefault="00410A9D" w:rsidP="00410A9D">
            <w:pPr>
              <w:pStyle w:val="ListParagraph"/>
              <w:numPr>
                <w:ilvl w:val="0"/>
                <w:numId w:val="49"/>
              </w:numPr>
              <w:bidi/>
              <w:jc w:val="center"/>
              <w:rPr>
                <w:rFonts w:cs="B Lotus"/>
                <w:sz w:val="28"/>
                <w:szCs w:val="28"/>
                <w:rtl/>
                <w:lang w:bidi="fa-IR"/>
              </w:rPr>
            </w:pPr>
          </w:p>
        </w:tc>
        <w:tc>
          <w:tcPr>
            <w:tcW w:w="1384" w:type="dxa"/>
          </w:tcPr>
          <w:p w14:paraId="0747A0F8" w14:textId="797134B7"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Shft</w:t>
            </w:r>
            <w:r w:rsidRPr="002B27E6">
              <w:rPr>
                <w:rFonts w:ascii="Times New Roman" w:hAnsi="Times New Roman" w:cs="Times New Roman"/>
                <w:color w:val="000000"/>
                <w:sz w:val="28"/>
                <w:szCs w:val="28"/>
              </w:rPr>
              <w:t>Plk3</w:t>
            </w:r>
          </w:p>
        </w:tc>
        <w:tc>
          <w:tcPr>
            <w:tcW w:w="1341" w:type="dxa"/>
          </w:tcPr>
          <w:p w14:paraId="61F6F301" w14:textId="07003ABC" w:rsidR="00410A9D" w:rsidRPr="002B27E6" w:rsidRDefault="00410A9D"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Int</w:t>
            </w:r>
          </w:p>
        </w:tc>
        <w:tc>
          <w:tcPr>
            <w:tcW w:w="1238" w:type="dxa"/>
          </w:tcPr>
          <w:p w14:paraId="59D54DF2" w14:textId="78C31471" w:rsidR="00410A9D" w:rsidRPr="002B27E6" w:rsidRDefault="00960F01"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Yes</w:t>
            </w:r>
          </w:p>
        </w:tc>
        <w:tc>
          <w:tcPr>
            <w:tcW w:w="1778" w:type="dxa"/>
          </w:tcPr>
          <w:p w14:paraId="671C1BEC" w14:textId="77A4A70D" w:rsidR="00410A9D" w:rsidRDefault="00410A9D" w:rsidP="00410A9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sz w:val="28"/>
                <w:szCs w:val="28"/>
                <w:rtl/>
              </w:rPr>
              <w:t>سه رقم سمت راست پلاک انتقال دهنده تخفیف</w:t>
            </w:r>
          </w:p>
        </w:tc>
        <w:tc>
          <w:tcPr>
            <w:tcW w:w="1754" w:type="dxa"/>
          </w:tcPr>
          <w:p w14:paraId="3C6812DD" w14:textId="77777777" w:rsidR="00410A9D" w:rsidRPr="001948EE" w:rsidRDefault="00410A9D" w:rsidP="00410A9D">
            <w:pPr>
              <w:jc w:val="center"/>
              <w:cnfStyle w:val="000000100000" w:firstRow="0" w:lastRow="0" w:firstColumn="0" w:lastColumn="0" w:oddVBand="0" w:evenVBand="0" w:oddHBand="1" w:evenHBand="0" w:firstRowFirstColumn="0" w:firstRowLastColumn="0" w:lastRowFirstColumn="0" w:lastRowLastColumn="0"/>
              <w:rPr>
                <w:rFonts w:cs="B Lotus"/>
                <w:sz w:val="24"/>
                <w:szCs w:val="24"/>
                <w:rtl/>
              </w:rPr>
            </w:pPr>
          </w:p>
        </w:tc>
      </w:tr>
      <w:tr w:rsidR="00410A9D" w14:paraId="49126D69" w14:textId="77777777" w:rsidTr="00371D29">
        <w:tc>
          <w:tcPr>
            <w:cnfStyle w:val="001000000000" w:firstRow="0" w:lastRow="0" w:firstColumn="1" w:lastColumn="0" w:oddVBand="0" w:evenVBand="0" w:oddHBand="0" w:evenHBand="0" w:firstRowFirstColumn="0" w:firstRowLastColumn="0" w:lastRowFirstColumn="0" w:lastRowLastColumn="0"/>
            <w:tcW w:w="1456" w:type="dxa"/>
          </w:tcPr>
          <w:p w14:paraId="0352B794" w14:textId="77777777" w:rsidR="00410A9D" w:rsidRPr="00FD7F2D" w:rsidRDefault="00410A9D" w:rsidP="00410A9D">
            <w:pPr>
              <w:pStyle w:val="ListParagraph"/>
              <w:numPr>
                <w:ilvl w:val="0"/>
                <w:numId w:val="49"/>
              </w:numPr>
              <w:bidi/>
              <w:jc w:val="center"/>
              <w:rPr>
                <w:rFonts w:cs="B Lotus"/>
                <w:sz w:val="28"/>
                <w:szCs w:val="28"/>
                <w:rtl/>
                <w:lang w:bidi="fa-IR"/>
              </w:rPr>
            </w:pPr>
          </w:p>
        </w:tc>
        <w:tc>
          <w:tcPr>
            <w:tcW w:w="1384" w:type="dxa"/>
          </w:tcPr>
          <w:p w14:paraId="17595E0B" w14:textId="6D6D354C" w:rsidR="00410A9D"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Shft</w:t>
            </w:r>
            <w:r w:rsidRPr="002B27E6">
              <w:rPr>
                <w:rFonts w:ascii="Times New Roman" w:hAnsi="Times New Roman" w:cs="Times New Roman"/>
                <w:color w:val="000000"/>
                <w:sz w:val="28"/>
                <w:szCs w:val="28"/>
              </w:rPr>
              <w:t>PlkSrl</w:t>
            </w:r>
          </w:p>
        </w:tc>
        <w:tc>
          <w:tcPr>
            <w:tcW w:w="1341" w:type="dxa"/>
          </w:tcPr>
          <w:p w14:paraId="5A798518" w14:textId="11A28678" w:rsidR="00410A9D" w:rsidRPr="002B27E6" w:rsidRDefault="00410A9D"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B27E6">
              <w:rPr>
                <w:rFonts w:ascii="Times New Roman" w:hAnsi="Times New Roman" w:cs="Times New Roman"/>
                <w:sz w:val="28"/>
                <w:szCs w:val="28"/>
              </w:rPr>
              <w:t>Int</w:t>
            </w:r>
          </w:p>
        </w:tc>
        <w:tc>
          <w:tcPr>
            <w:tcW w:w="1238" w:type="dxa"/>
          </w:tcPr>
          <w:p w14:paraId="02F3C3F0" w14:textId="35E7060B" w:rsidR="00410A9D" w:rsidRPr="002B27E6" w:rsidRDefault="00960F01" w:rsidP="00410A9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tl/>
              </w:rPr>
            </w:pPr>
            <w:r>
              <w:rPr>
                <w:rFonts w:ascii="Times New Roman" w:hAnsi="Times New Roman" w:cs="Times New Roman"/>
                <w:sz w:val="28"/>
                <w:szCs w:val="28"/>
              </w:rPr>
              <w:t>Yes</w:t>
            </w:r>
          </w:p>
        </w:tc>
        <w:tc>
          <w:tcPr>
            <w:tcW w:w="1778" w:type="dxa"/>
          </w:tcPr>
          <w:p w14:paraId="5CB075F9" w14:textId="55BAAA8D" w:rsidR="00410A9D" w:rsidRDefault="00410A9D" w:rsidP="00410A9D">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cs="B Lotus"/>
                <w:sz w:val="28"/>
                <w:szCs w:val="28"/>
                <w:rtl/>
              </w:rPr>
              <w:t>شماره سریال پلاک انتقال دهنده تخفیف</w:t>
            </w:r>
          </w:p>
        </w:tc>
        <w:tc>
          <w:tcPr>
            <w:tcW w:w="1754" w:type="dxa"/>
          </w:tcPr>
          <w:p w14:paraId="78AABC9B" w14:textId="77777777" w:rsidR="00410A9D" w:rsidRPr="001948EE" w:rsidRDefault="00410A9D" w:rsidP="00410A9D">
            <w:pPr>
              <w:jc w:val="cente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r w:rsidR="00536F53" w14:paraId="358BAA74" w14:textId="77777777" w:rsidTr="00371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Pr>
          <w:p w14:paraId="5789E750" w14:textId="77777777" w:rsidR="00536F53" w:rsidRPr="00FD7F2D" w:rsidRDefault="00536F53" w:rsidP="00410A9D">
            <w:pPr>
              <w:pStyle w:val="ListParagraph"/>
              <w:numPr>
                <w:ilvl w:val="0"/>
                <w:numId w:val="49"/>
              </w:numPr>
              <w:bidi/>
              <w:jc w:val="center"/>
              <w:rPr>
                <w:rFonts w:cs="B Lotus"/>
                <w:sz w:val="28"/>
                <w:szCs w:val="28"/>
                <w:rtl/>
                <w:lang w:bidi="fa-IR"/>
              </w:rPr>
            </w:pPr>
          </w:p>
        </w:tc>
        <w:tc>
          <w:tcPr>
            <w:tcW w:w="1384" w:type="dxa"/>
          </w:tcPr>
          <w:p w14:paraId="607BC0A0" w14:textId="311132A2" w:rsidR="00536F53" w:rsidRDefault="00536F53"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Pr>
                <w:rFonts w:ascii="Times New Roman" w:hAnsi="Times New Roman" w:cs="Times New Roman"/>
                <w:color w:val="000000"/>
                <w:sz w:val="28"/>
                <w:szCs w:val="28"/>
              </w:rPr>
              <w:t>Rel</w:t>
            </w:r>
          </w:p>
        </w:tc>
        <w:tc>
          <w:tcPr>
            <w:tcW w:w="1341" w:type="dxa"/>
          </w:tcPr>
          <w:p w14:paraId="0699AECB" w14:textId="65F7F63F" w:rsidR="00536F53" w:rsidRPr="002B27E6" w:rsidRDefault="00536F53"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Int </w:t>
            </w:r>
          </w:p>
        </w:tc>
        <w:tc>
          <w:tcPr>
            <w:tcW w:w="1238" w:type="dxa"/>
          </w:tcPr>
          <w:p w14:paraId="50D34E1A" w14:textId="33051FAD" w:rsidR="00536F53" w:rsidRPr="002B27E6" w:rsidRDefault="00536F53" w:rsidP="00410A9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Yes</w:t>
            </w:r>
          </w:p>
        </w:tc>
        <w:tc>
          <w:tcPr>
            <w:tcW w:w="1778" w:type="dxa"/>
          </w:tcPr>
          <w:p w14:paraId="556829AA" w14:textId="20E4F9B2" w:rsidR="00536F53" w:rsidRDefault="00536F53" w:rsidP="00410A9D">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hint="cs"/>
                <w:sz w:val="28"/>
                <w:szCs w:val="28"/>
                <w:rtl/>
              </w:rPr>
              <w:t>نسبت انتقال گیرنده با انتقال دهنده تخفیف</w:t>
            </w:r>
          </w:p>
        </w:tc>
        <w:tc>
          <w:tcPr>
            <w:tcW w:w="1754" w:type="dxa"/>
          </w:tcPr>
          <w:p w14:paraId="18134004" w14:textId="12C48538" w:rsidR="00536F53" w:rsidRPr="001948EE" w:rsidRDefault="00087344" w:rsidP="00410A9D">
            <w:pPr>
              <w:jc w:val="center"/>
              <w:cnfStyle w:val="000000100000" w:firstRow="0" w:lastRow="0" w:firstColumn="0" w:lastColumn="0" w:oddVBand="0" w:evenVBand="0" w:oddHBand="1" w:evenHBand="0" w:firstRowFirstColumn="0" w:firstRowLastColumn="0" w:lastRowFirstColumn="0" w:lastRowLastColumn="0"/>
              <w:rPr>
                <w:rFonts w:cs="B Lotus"/>
                <w:sz w:val="24"/>
                <w:szCs w:val="24"/>
                <w:rtl/>
              </w:rPr>
            </w:pPr>
            <w:hyperlink w:anchor="_جدول_نسبت_انتقال" w:history="1">
              <w:r w:rsidR="00536F53" w:rsidRPr="00536F53">
                <w:rPr>
                  <w:rStyle w:val="Hyperlink"/>
                  <w:rFonts w:cs="B Lotus" w:hint="cs"/>
                  <w:sz w:val="24"/>
                  <w:szCs w:val="24"/>
                  <w:rtl/>
                </w:rPr>
                <w:t>جدول نسبت انتقال گیرنده و انتقال دهنده تخفیف</w:t>
              </w:r>
            </w:hyperlink>
          </w:p>
        </w:tc>
      </w:tr>
    </w:tbl>
    <w:p w14:paraId="559A9156" w14:textId="77777777" w:rsidR="004905CD" w:rsidRPr="004905CD" w:rsidRDefault="004905CD" w:rsidP="004905CD">
      <w:pPr>
        <w:rPr>
          <w:rtl/>
        </w:rPr>
      </w:pPr>
    </w:p>
    <w:p w14:paraId="7F0678C8" w14:textId="0E791FC1" w:rsidR="00AB3442" w:rsidRPr="00AF2538" w:rsidRDefault="00AB3442" w:rsidP="00323BCF">
      <w:pPr>
        <w:pStyle w:val="Heading2"/>
        <w:rPr>
          <w:rtl/>
        </w:rPr>
      </w:pPr>
      <w:bookmarkStart w:id="167" w:name="_Toc38109563"/>
      <w:r w:rsidRPr="00AF2538">
        <w:rPr>
          <w:rFonts w:hint="cs"/>
          <w:rtl/>
        </w:rPr>
        <w:t xml:space="preserve">خروجی های وب متد </w:t>
      </w:r>
      <w:r w:rsidRPr="00AF2538">
        <w:t>CarInq</w:t>
      </w:r>
      <w:bookmarkEnd w:id="167"/>
      <w:r w:rsidRPr="00AF2538">
        <w:rPr>
          <w:rtl/>
        </w:rPr>
        <w:t xml:space="preserve"> </w:t>
      </w:r>
      <w:r w:rsidR="005C494C">
        <w:rPr>
          <w:rFonts w:hint="cs"/>
          <w:rtl/>
        </w:rPr>
        <w:t xml:space="preserve"> (</w:t>
      </w:r>
      <w:r w:rsidR="005C494C" w:rsidRPr="000534D1">
        <w:rPr>
          <w:rFonts w:hint="cs"/>
          <w:rtl/>
        </w:rPr>
        <w:t>استعلام سوابق تخفیفات</w:t>
      </w:r>
      <w:r w:rsidR="005C494C">
        <w:rPr>
          <w:rFonts w:hint="cs"/>
          <w:rtl/>
        </w:rPr>
        <w:t>)</w:t>
      </w:r>
    </w:p>
    <w:p w14:paraId="569ACED5" w14:textId="77777777" w:rsidR="00410A9D" w:rsidRDefault="00410A9D" w:rsidP="00410A9D">
      <w:pPr>
        <w:autoSpaceDE w:val="0"/>
        <w:autoSpaceDN w:val="0"/>
        <w:adjustRightInd w:val="0"/>
        <w:spacing w:after="0" w:line="240" w:lineRule="auto"/>
        <w:rPr>
          <w:rtl/>
        </w:rPr>
      </w:pPr>
      <w:r>
        <w:rPr>
          <w:rFonts w:ascii="Consolas" w:hAnsi="Consolas" w:cs="Consolas"/>
          <w:color w:val="000000"/>
          <w:sz w:val="19"/>
          <w:szCs w:val="19"/>
          <w:highlight w:val="white"/>
        </w:rPr>
        <w:t xml:space="preserve">    </w:t>
      </w:r>
      <w:bookmarkStart w:id="168" w:name="_کلاس_AccidentDTO"/>
      <w:bookmarkStart w:id="169" w:name="_کلاس_VehicleDriverDTO"/>
      <w:bookmarkStart w:id="170" w:name="_کلاس_EnfDTO"/>
      <w:bookmarkStart w:id="171" w:name="_پیغام_های_وب"/>
      <w:bookmarkStart w:id="172" w:name="_کلاس_InqRes"/>
      <w:bookmarkStart w:id="173" w:name="_Toc38109564"/>
      <w:bookmarkEnd w:id="168"/>
      <w:bookmarkEnd w:id="169"/>
      <w:bookmarkEnd w:id="170"/>
      <w:bookmarkEnd w:id="171"/>
      <w:bookmarkEnd w:id="172"/>
      <w:r w:rsidRPr="00F85306">
        <w:rPr>
          <w:rStyle w:val="Heading2Char"/>
          <w:rFonts w:hint="cs"/>
          <w:rtl/>
        </w:rPr>
        <w:t>کلاس</w:t>
      </w:r>
      <w:bookmarkEnd w:id="173"/>
      <w:r w:rsidRPr="00AB3442">
        <w:rPr>
          <w:rFonts w:cs="Sakkal Majalla" w:hint="cs"/>
          <w:rtl/>
        </w:rPr>
        <w:t xml:space="preserve"> </w:t>
      </w:r>
      <w:r w:rsidRPr="00AB3442">
        <w:t>InqRes</w:t>
      </w:r>
    </w:p>
    <w:tbl>
      <w:tblPr>
        <w:tblStyle w:val="GridTable4-Accent5"/>
        <w:bidiVisual/>
        <w:tblW w:w="9402" w:type="dxa"/>
        <w:jc w:val="center"/>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Look w:val="04A0" w:firstRow="1" w:lastRow="0" w:firstColumn="1" w:lastColumn="0" w:noHBand="0" w:noVBand="1"/>
      </w:tblPr>
      <w:tblGrid>
        <w:gridCol w:w="753"/>
        <w:gridCol w:w="2715"/>
        <w:gridCol w:w="1200"/>
        <w:gridCol w:w="4734"/>
      </w:tblGrid>
      <w:tr w:rsidR="00950AF4" w:rsidRPr="005109A6" w14:paraId="06819CDE" w14:textId="77777777" w:rsidTr="00950AF4">
        <w:trPr>
          <w:cnfStyle w:val="100000000000" w:firstRow="1" w:lastRow="0" w:firstColumn="0" w:lastColumn="0" w:oddVBand="0" w:evenVBand="0" w:oddHBand="0"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753" w:type="dxa"/>
          </w:tcPr>
          <w:p w14:paraId="0BFDB346" w14:textId="77777777" w:rsidR="00410A9D" w:rsidRPr="005109A6" w:rsidRDefault="00410A9D" w:rsidP="00AD2348">
            <w:pPr>
              <w:jc w:val="center"/>
              <w:rPr>
                <w:rFonts w:cs="B Lotus"/>
                <w:b w:val="0"/>
                <w:bCs w:val="0"/>
                <w:sz w:val="28"/>
                <w:szCs w:val="28"/>
                <w:rtl/>
              </w:rPr>
            </w:pPr>
            <w:r w:rsidRPr="005109A6">
              <w:rPr>
                <w:rFonts w:cs="B Lotus" w:hint="cs"/>
                <w:sz w:val="28"/>
                <w:szCs w:val="28"/>
                <w:rtl/>
              </w:rPr>
              <w:t>ردیف</w:t>
            </w:r>
          </w:p>
        </w:tc>
        <w:tc>
          <w:tcPr>
            <w:tcW w:w="2719" w:type="dxa"/>
          </w:tcPr>
          <w:p w14:paraId="1ED33B81" w14:textId="77777777" w:rsidR="00410A9D" w:rsidRPr="005109A6" w:rsidRDefault="00410A9D" w:rsidP="00AD2348">
            <w:pPr>
              <w:jc w:val="center"/>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5109A6">
              <w:rPr>
                <w:rFonts w:cs="B Lotus" w:hint="cs"/>
                <w:sz w:val="28"/>
                <w:szCs w:val="28"/>
                <w:rtl/>
              </w:rPr>
              <w:t>نام فیلد</w:t>
            </w:r>
          </w:p>
        </w:tc>
        <w:tc>
          <w:tcPr>
            <w:tcW w:w="1212" w:type="dxa"/>
          </w:tcPr>
          <w:p w14:paraId="289E8ABF" w14:textId="77777777" w:rsidR="00410A9D" w:rsidRPr="005109A6" w:rsidRDefault="00410A9D" w:rsidP="00AD2348">
            <w:pPr>
              <w:jc w:val="center"/>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5109A6">
              <w:rPr>
                <w:rFonts w:cs="B Lotus" w:hint="cs"/>
                <w:sz w:val="28"/>
                <w:szCs w:val="28"/>
                <w:rtl/>
              </w:rPr>
              <w:t>نوع فیلد</w:t>
            </w:r>
          </w:p>
        </w:tc>
        <w:tc>
          <w:tcPr>
            <w:tcW w:w="4718" w:type="dxa"/>
          </w:tcPr>
          <w:p w14:paraId="653D94C8" w14:textId="77777777" w:rsidR="00410A9D" w:rsidRPr="005109A6" w:rsidRDefault="00410A9D" w:rsidP="00AD2348">
            <w:pPr>
              <w:jc w:val="center"/>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5109A6">
              <w:rPr>
                <w:rFonts w:cs="B Lotus" w:hint="cs"/>
                <w:sz w:val="28"/>
                <w:szCs w:val="28"/>
                <w:rtl/>
              </w:rPr>
              <w:t>شرح فیلد</w:t>
            </w:r>
          </w:p>
        </w:tc>
      </w:tr>
      <w:tr w:rsidR="00950AF4" w:rsidRPr="005109A6" w14:paraId="2122A380"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356BACD1"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7ED1A24B"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InqGuid</w:t>
            </w:r>
          </w:p>
        </w:tc>
        <w:tc>
          <w:tcPr>
            <w:tcW w:w="1212" w:type="dxa"/>
          </w:tcPr>
          <w:p w14:paraId="4B4C0551"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GUID</w:t>
            </w:r>
          </w:p>
        </w:tc>
        <w:tc>
          <w:tcPr>
            <w:tcW w:w="0" w:type="auto"/>
          </w:tcPr>
          <w:p w14:paraId="3E74C7D2"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شناسه استعلام</w:t>
            </w:r>
          </w:p>
        </w:tc>
      </w:tr>
      <w:tr w:rsidR="00950AF4" w:rsidRPr="005109A6" w14:paraId="2D2DDF9B"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48E721AB"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6603717D"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InqDte</w:t>
            </w:r>
          </w:p>
        </w:tc>
        <w:tc>
          <w:tcPr>
            <w:tcW w:w="1212" w:type="dxa"/>
          </w:tcPr>
          <w:p w14:paraId="2D25B67B"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1AD66002"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تاریخ استعلام</w:t>
            </w:r>
          </w:p>
        </w:tc>
      </w:tr>
      <w:tr w:rsidR="00950AF4" w:rsidRPr="005109A6" w14:paraId="35A09DE5"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53E7FD99"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05F8AA95"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NBgnDte</w:t>
            </w:r>
          </w:p>
        </w:tc>
        <w:tc>
          <w:tcPr>
            <w:tcW w:w="1212" w:type="dxa"/>
          </w:tcPr>
          <w:p w14:paraId="2FB4BAFF"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43768A33"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تاریخ شروع بیمه نامه درخواستی</w:t>
            </w:r>
          </w:p>
        </w:tc>
      </w:tr>
      <w:tr w:rsidR="00950AF4" w:rsidRPr="005109A6" w14:paraId="018AD41F"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6DD62C16"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4C663649"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NEndDte</w:t>
            </w:r>
          </w:p>
        </w:tc>
        <w:tc>
          <w:tcPr>
            <w:tcW w:w="1212" w:type="dxa"/>
          </w:tcPr>
          <w:p w14:paraId="083D76C0"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39014A44"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تاریخ پایان بیمه نامه درخواستی</w:t>
            </w:r>
          </w:p>
        </w:tc>
      </w:tr>
      <w:tr w:rsidR="00950AF4" w:rsidRPr="005109A6" w14:paraId="18051B76"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45F84C54"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61950CA7"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A9048C">
              <w:rPr>
                <w:rFonts w:ascii="Times New Roman" w:hAnsi="Times New Roman" w:cs="Times New Roman"/>
                <w:color w:val="000000"/>
                <w:sz w:val="28"/>
                <w:szCs w:val="28"/>
              </w:rPr>
              <w:t>PrntCmpDocNo</w:t>
            </w:r>
          </w:p>
        </w:tc>
        <w:tc>
          <w:tcPr>
            <w:tcW w:w="1212" w:type="dxa"/>
          </w:tcPr>
          <w:p w14:paraId="2E135BAE"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0" w:type="auto"/>
          </w:tcPr>
          <w:p w14:paraId="37B0E31A"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شماره آخرین بیمه نامه</w:t>
            </w:r>
          </w:p>
        </w:tc>
      </w:tr>
      <w:tr w:rsidR="00950AF4" w:rsidRPr="005109A6" w14:paraId="1DA94229"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16FB4E7E"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41FEFC55"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A9048C">
              <w:rPr>
                <w:rFonts w:ascii="Times New Roman" w:hAnsi="Times New Roman" w:cs="Times New Roman"/>
                <w:color w:val="000000"/>
                <w:sz w:val="28"/>
                <w:szCs w:val="28"/>
              </w:rPr>
              <w:t>CmpCod</w:t>
            </w:r>
          </w:p>
        </w:tc>
        <w:tc>
          <w:tcPr>
            <w:tcW w:w="1212" w:type="dxa"/>
          </w:tcPr>
          <w:p w14:paraId="6E232A6F"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0" w:type="auto"/>
          </w:tcPr>
          <w:p w14:paraId="561FD132" w14:textId="77777777" w:rsidR="00410A9D"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کد شرکت آخرین بیمه نامه</w:t>
            </w:r>
          </w:p>
        </w:tc>
      </w:tr>
      <w:tr w:rsidR="00950AF4" w:rsidRPr="005109A6" w14:paraId="0BF570B4"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015BCDF4"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39F8BFD1"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BgnDte</w:t>
            </w:r>
          </w:p>
        </w:tc>
        <w:tc>
          <w:tcPr>
            <w:tcW w:w="1212" w:type="dxa"/>
          </w:tcPr>
          <w:p w14:paraId="16E374EB"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2F091EF5"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تاریخ شروع آخرین بیمه نامه</w:t>
            </w:r>
          </w:p>
        </w:tc>
      </w:tr>
      <w:tr w:rsidR="00950AF4" w:rsidRPr="005109A6" w14:paraId="20F043A7"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61F158BE"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02E66970"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EndDte</w:t>
            </w:r>
          </w:p>
        </w:tc>
        <w:tc>
          <w:tcPr>
            <w:tcW w:w="1212" w:type="dxa"/>
          </w:tcPr>
          <w:p w14:paraId="5C679D31"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0E0640CA"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تاریخ پایان آخرین بیمه نامه</w:t>
            </w:r>
          </w:p>
        </w:tc>
      </w:tr>
      <w:tr w:rsidR="00950AF4" w:rsidRPr="005109A6" w14:paraId="008FCB35"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3C600EF9"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4C2B2DDD"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EngineNo</w:t>
            </w:r>
          </w:p>
        </w:tc>
        <w:tc>
          <w:tcPr>
            <w:tcW w:w="1212" w:type="dxa"/>
          </w:tcPr>
          <w:p w14:paraId="2F8B5519"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0F4C6372"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شماره موتور</w:t>
            </w:r>
          </w:p>
        </w:tc>
      </w:tr>
      <w:tr w:rsidR="00950AF4" w:rsidRPr="005109A6" w14:paraId="17DE0036"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27736BF9"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12020062"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ChassisNo</w:t>
            </w:r>
          </w:p>
        </w:tc>
        <w:tc>
          <w:tcPr>
            <w:tcW w:w="1212" w:type="dxa"/>
          </w:tcPr>
          <w:p w14:paraId="71D5752B"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24FCF8B5"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شماره شاسی</w:t>
            </w:r>
          </w:p>
        </w:tc>
      </w:tr>
      <w:tr w:rsidR="00950AF4" w:rsidRPr="005109A6" w14:paraId="7B813C80"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3ABAE3E5"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2EC59E96"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VinNum</w:t>
            </w:r>
          </w:p>
        </w:tc>
        <w:tc>
          <w:tcPr>
            <w:tcW w:w="1212" w:type="dxa"/>
          </w:tcPr>
          <w:p w14:paraId="6E61A486"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32F1A630"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 xml:space="preserve">شماره </w:t>
            </w:r>
            <w:r w:rsidRPr="00B07CB1">
              <w:rPr>
                <w:rFonts w:ascii="Times New Roman" w:hAnsi="Times New Roman" w:cs="B Lotus"/>
                <w:sz w:val="28"/>
                <w:szCs w:val="28"/>
              </w:rPr>
              <w:t>VIN</w:t>
            </w:r>
            <w:r w:rsidRPr="00B07CB1">
              <w:rPr>
                <w:rFonts w:ascii="Times New Roman" w:hAnsi="Times New Roman" w:cs="B Lotus"/>
                <w:sz w:val="28"/>
                <w:szCs w:val="28"/>
                <w:rtl/>
              </w:rPr>
              <w:t xml:space="preserve"> خودرو</w:t>
            </w:r>
          </w:p>
        </w:tc>
      </w:tr>
      <w:tr w:rsidR="00950AF4" w:rsidRPr="005109A6" w14:paraId="54220411"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27FAFC21"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62A73AC1"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Model</w:t>
            </w:r>
          </w:p>
        </w:tc>
        <w:tc>
          <w:tcPr>
            <w:tcW w:w="1212" w:type="dxa"/>
          </w:tcPr>
          <w:p w14:paraId="4485E3DE"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5F8388C0"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سال ساخت</w:t>
            </w:r>
            <w:r w:rsidRPr="00B07CB1">
              <w:rPr>
                <w:rFonts w:ascii="Times New Roman" w:hAnsi="Times New Roman" w:cs="B Lotus"/>
                <w:sz w:val="28"/>
                <w:szCs w:val="28"/>
                <w:rtl/>
              </w:rPr>
              <w:t xml:space="preserve"> خودرو</w:t>
            </w:r>
          </w:p>
        </w:tc>
      </w:tr>
      <w:tr w:rsidR="00950AF4" w:rsidRPr="005109A6" w14:paraId="734B9731"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3802E39B"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61E28C92"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Usage</w:t>
            </w:r>
          </w:p>
        </w:tc>
        <w:tc>
          <w:tcPr>
            <w:tcW w:w="1212" w:type="dxa"/>
          </w:tcPr>
          <w:p w14:paraId="4B37A005"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3002B7A2"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نوع کاربری خودرو</w:t>
            </w:r>
          </w:p>
        </w:tc>
      </w:tr>
      <w:tr w:rsidR="00950AF4" w:rsidRPr="005109A6" w14:paraId="72A5C5A0"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35F42EBC"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73B1A68E"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SubUsage</w:t>
            </w:r>
          </w:p>
        </w:tc>
        <w:tc>
          <w:tcPr>
            <w:tcW w:w="1212" w:type="dxa"/>
          </w:tcPr>
          <w:p w14:paraId="014F81A3"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622CFAFE"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نوع کاربری فرعی خودرو</w:t>
            </w:r>
          </w:p>
        </w:tc>
      </w:tr>
      <w:tr w:rsidR="00950AF4" w:rsidRPr="005109A6" w14:paraId="571AF0D5"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5C9B913F"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571FFD1F"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Type</w:t>
            </w:r>
          </w:p>
        </w:tc>
        <w:tc>
          <w:tcPr>
            <w:tcW w:w="1212" w:type="dxa"/>
          </w:tcPr>
          <w:p w14:paraId="013E62EF"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5166280A"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نوع تیپ خودرو</w:t>
            </w:r>
          </w:p>
        </w:tc>
      </w:tr>
      <w:tr w:rsidR="00950AF4" w:rsidRPr="005109A6" w14:paraId="281B990B"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3F960195"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78C781AC"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CarTypCod</w:t>
            </w:r>
          </w:p>
        </w:tc>
        <w:tc>
          <w:tcPr>
            <w:tcW w:w="1212" w:type="dxa"/>
          </w:tcPr>
          <w:p w14:paraId="18C6ADCE"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 xml:space="preserve">Short </w:t>
            </w:r>
          </w:p>
        </w:tc>
        <w:tc>
          <w:tcPr>
            <w:tcW w:w="0" w:type="auto"/>
          </w:tcPr>
          <w:p w14:paraId="1906774E"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کد تیپ خودرو</w:t>
            </w:r>
          </w:p>
        </w:tc>
      </w:tr>
      <w:tr w:rsidR="00950AF4" w:rsidRPr="005109A6" w14:paraId="422C9BC5"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45CB0D31"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19C5F49C"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MainColor</w:t>
            </w:r>
          </w:p>
        </w:tc>
        <w:tc>
          <w:tcPr>
            <w:tcW w:w="1212" w:type="dxa"/>
          </w:tcPr>
          <w:p w14:paraId="5A45B60C"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3F65DF19"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رنگ اصلی خودرو</w:t>
            </w:r>
          </w:p>
        </w:tc>
      </w:tr>
      <w:tr w:rsidR="00950AF4" w:rsidRPr="005109A6" w14:paraId="38C518AD"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4460BEAA"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4E7F6164"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Fuel</w:t>
            </w:r>
          </w:p>
        </w:tc>
        <w:tc>
          <w:tcPr>
            <w:tcW w:w="1212" w:type="dxa"/>
          </w:tcPr>
          <w:p w14:paraId="07C806CF"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1FB9DFA2"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نوع سوخت خودرو</w:t>
            </w:r>
          </w:p>
        </w:tc>
      </w:tr>
      <w:tr w:rsidR="00950AF4" w:rsidRPr="005109A6" w14:paraId="2F366467"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7C5081FB"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379771EB"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InstallDate</w:t>
            </w:r>
          </w:p>
        </w:tc>
        <w:tc>
          <w:tcPr>
            <w:tcW w:w="1212" w:type="dxa"/>
          </w:tcPr>
          <w:p w14:paraId="47FA2866"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62ECBDB3"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تاریخ نصب پلاک</w:t>
            </w:r>
          </w:p>
        </w:tc>
      </w:tr>
      <w:tr w:rsidR="00950AF4" w:rsidRPr="005109A6" w14:paraId="1220EF1F"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54B69E3B"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7CE11CF7"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F42FED">
              <w:rPr>
                <w:rFonts w:ascii="Times New Roman" w:hAnsi="Times New Roman" w:cs="Times New Roman"/>
                <w:color w:val="000000"/>
                <w:sz w:val="28"/>
                <w:szCs w:val="28"/>
              </w:rPr>
              <w:t>PlkSts</w:t>
            </w:r>
          </w:p>
        </w:tc>
        <w:tc>
          <w:tcPr>
            <w:tcW w:w="1212" w:type="dxa"/>
          </w:tcPr>
          <w:p w14:paraId="63212045"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0" w:type="auto"/>
          </w:tcPr>
          <w:p w14:paraId="08DFF0AE"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نوع وضعیت نصب پلاک</w:t>
            </w:r>
          </w:p>
        </w:tc>
      </w:tr>
      <w:tr w:rsidR="00950AF4" w:rsidRPr="005109A6" w14:paraId="26513065"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14823CAD"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635E661A"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rPr>
            </w:pPr>
            <w:r w:rsidRPr="00B07CB1">
              <w:rPr>
                <w:rFonts w:ascii="Times New Roman" w:hAnsi="Times New Roman" w:cs="Times New Roman"/>
                <w:color w:val="000000"/>
                <w:sz w:val="28"/>
                <w:szCs w:val="28"/>
              </w:rPr>
              <w:t>NtnlCodSts</w:t>
            </w:r>
          </w:p>
        </w:tc>
        <w:tc>
          <w:tcPr>
            <w:tcW w:w="1212" w:type="dxa"/>
          </w:tcPr>
          <w:p w14:paraId="377FE88F"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0" w:type="auto"/>
          </w:tcPr>
          <w:p w14:paraId="41098C1E"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B07CB1">
              <w:rPr>
                <w:rFonts w:ascii="Times New Roman" w:hAnsi="Times New Roman" w:cs="B Lotus"/>
                <w:sz w:val="28"/>
                <w:szCs w:val="28"/>
                <w:rtl/>
              </w:rPr>
              <w:t>وضعیت بیمه گذار</w:t>
            </w:r>
            <w:r>
              <w:rPr>
                <w:rFonts w:ascii="Times New Roman" w:hAnsi="Times New Roman" w:cs="B Lotus" w:hint="cs"/>
                <w:sz w:val="28"/>
                <w:szCs w:val="28"/>
                <w:rtl/>
              </w:rPr>
              <w:t xml:space="preserve"> نسبت به خودرو (مالک/متصرف)</w:t>
            </w:r>
          </w:p>
        </w:tc>
      </w:tr>
      <w:tr w:rsidR="00950AF4" w:rsidRPr="005109A6" w14:paraId="67952B25"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13BA4FD6"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6D95809C"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F42FED">
              <w:rPr>
                <w:rFonts w:ascii="Times New Roman" w:hAnsi="Times New Roman" w:cs="Times New Roman"/>
                <w:color w:val="000000"/>
                <w:sz w:val="28"/>
                <w:szCs w:val="28"/>
              </w:rPr>
              <w:t>LicenseSts</w:t>
            </w:r>
          </w:p>
        </w:tc>
        <w:tc>
          <w:tcPr>
            <w:tcW w:w="1212" w:type="dxa"/>
          </w:tcPr>
          <w:p w14:paraId="1B73BF89"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0" w:type="auto"/>
          </w:tcPr>
          <w:p w14:paraId="42879CBF" w14:textId="77777777" w:rsidR="00410A9D" w:rsidRPr="00B07CB1" w:rsidRDefault="00410A9D" w:rsidP="00AD23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وضعیت گواهینامه بیمه گذار</w:t>
            </w:r>
          </w:p>
        </w:tc>
      </w:tr>
      <w:tr w:rsidR="00950AF4" w:rsidRPr="005109A6" w14:paraId="28C0A94F"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60A50986" w14:textId="77777777" w:rsidR="00410A9D" w:rsidRPr="007A4644" w:rsidRDefault="00410A9D" w:rsidP="00AD2348">
            <w:pPr>
              <w:pStyle w:val="ListParagraph"/>
              <w:numPr>
                <w:ilvl w:val="0"/>
                <w:numId w:val="50"/>
              </w:numPr>
              <w:bidi/>
              <w:jc w:val="center"/>
              <w:rPr>
                <w:rFonts w:cs="B Lotus"/>
                <w:b w:val="0"/>
                <w:bCs w:val="0"/>
                <w:sz w:val="28"/>
                <w:szCs w:val="28"/>
                <w:rtl/>
              </w:rPr>
            </w:pPr>
          </w:p>
        </w:tc>
        <w:tc>
          <w:tcPr>
            <w:tcW w:w="2719" w:type="dxa"/>
          </w:tcPr>
          <w:p w14:paraId="366B46C7" w14:textId="77777777" w:rsidR="00410A9D" w:rsidRPr="002D24E7"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D24E7">
              <w:rPr>
                <w:rFonts w:ascii="Times New Roman" w:hAnsi="Times New Roman" w:cs="Times New Roman"/>
                <w:sz w:val="28"/>
                <w:szCs w:val="28"/>
              </w:rPr>
              <w:t>UnInstalDte</w:t>
            </w:r>
          </w:p>
        </w:tc>
        <w:tc>
          <w:tcPr>
            <w:tcW w:w="1212" w:type="dxa"/>
          </w:tcPr>
          <w:p w14:paraId="4C8705C0" w14:textId="77777777" w:rsidR="00410A9D" w:rsidRPr="00B07CB1" w:rsidRDefault="00410A9D" w:rsidP="00AD23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0" w:type="auto"/>
          </w:tcPr>
          <w:p w14:paraId="72F47F32" w14:textId="564BF2F2" w:rsidR="00410A9D" w:rsidRPr="00B07CB1" w:rsidRDefault="0045564D" w:rsidP="0045564D">
            <w:pPr>
              <w:tabs>
                <w:tab w:val="left" w:pos="979"/>
                <w:tab w:val="center" w:pos="2222"/>
              </w:tabs>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Pr>
                <w:rFonts w:ascii="Times New Roman" w:hAnsi="Times New Roman" w:cs="B Lotus"/>
                <w:sz w:val="28"/>
                <w:szCs w:val="28"/>
                <w:rtl/>
              </w:rPr>
              <w:tab/>
            </w:r>
            <w:r>
              <w:rPr>
                <w:rFonts w:ascii="Times New Roman" w:hAnsi="Times New Roman" w:cs="B Lotus"/>
                <w:sz w:val="28"/>
                <w:szCs w:val="28"/>
                <w:rtl/>
              </w:rPr>
              <w:tab/>
            </w:r>
            <w:r w:rsidR="00410A9D" w:rsidRPr="00BF3F99">
              <w:rPr>
                <w:rFonts w:ascii="Times New Roman" w:hAnsi="Times New Roman" w:cs="B Lotus"/>
                <w:sz w:val="28"/>
                <w:szCs w:val="28"/>
                <w:rtl/>
              </w:rPr>
              <w:t>تاریخ فک پلاک</w:t>
            </w:r>
          </w:p>
        </w:tc>
      </w:tr>
      <w:tr w:rsidR="00950AF4" w:rsidRPr="005109A6" w14:paraId="475E927E"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7038CC90" w14:textId="77777777" w:rsidR="000D5664" w:rsidRPr="007A4644" w:rsidRDefault="000D5664" w:rsidP="000D5664">
            <w:pPr>
              <w:pStyle w:val="ListParagraph"/>
              <w:numPr>
                <w:ilvl w:val="0"/>
                <w:numId w:val="50"/>
              </w:numPr>
              <w:bidi/>
              <w:jc w:val="center"/>
              <w:rPr>
                <w:rFonts w:cs="B Lotus"/>
                <w:b w:val="0"/>
                <w:bCs w:val="0"/>
                <w:sz w:val="28"/>
                <w:szCs w:val="28"/>
                <w:rtl/>
              </w:rPr>
            </w:pPr>
          </w:p>
        </w:tc>
        <w:tc>
          <w:tcPr>
            <w:tcW w:w="2719" w:type="dxa"/>
          </w:tcPr>
          <w:p w14:paraId="4E0C9910" w14:textId="45883692" w:rsidR="000D5664" w:rsidRPr="000D5664" w:rsidRDefault="000D5664" w:rsidP="000D56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D5664">
              <w:rPr>
                <w:rFonts w:ascii="Times New Roman" w:hAnsi="Times New Roman" w:cs="Times New Roman"/>
                <w:sz w:val="28"/>
                <w:szCs w:val="28"/>
              </w:rPr>
              <w:t>LicRte</w:t>
            </w:r>
          </w:p>
        </w:tc>
        <w:tc>
          <w:tcPr>
            <w:tcW w:w="1212" w:type="dxa"/>
          </w:tcPr>
          <w:p w14:paraId="5458D241" w14:textId="15A2471F" w:rsidR="000D5664" w:rsidRPr="000D5664" w:rsidRDefault="000D5664" w:rsidP="000D56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D5664">
              <w:rPr>
                <w:rFonts w:ascii="Times New Roman" w:hAnsi="Times New Roman" w:cs="Times New Roman"/>
                <w:sz w:val="28"/>
                <w:szCs w:val="28"/>
              </w:rPr>
              <w:t>Decimal</w:t>
            </w:r>
          </w:p>
        </w:tc>
        <w:tc>
          <w:tcPr>
            <w:tcW w:w="0" w:type="auto"/>
          </w:tcPr>
          <w:p w14:paraId="6E86E07A" w14:textId="69734B50" w:rsidR="000D5664" w:rsidRPr="00BF3F99" w:rsidRDefault="000D5664" w:rsidP="000D56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0D5664">
              <w:rPr>
                <w:rFonts w:ascii="Times New Roman" w:hAnsi="Times New Roman" w:cs="B Lotus" w:hint="cs"/>
                <w:sz w:val="28"/>
                <w:szCs w:val="28"/>
                <w:rtl/>
              </w:rPr>
              <w:t>درصد</w:t>
            </w:r>
            <w:r w:rsidRPr="000D5664">
              <w:rPr>
                <w:rFonts w:ascii="Times New Roman" w:hAnsi="Times New Roman" w:cs="B Lotus"/>
                <w:sz w:val="28"/>
                <w:szCs w:val="28"/>
                <w:rtl/>
              </w:rPr>
              <w:t xml:space="preserve"> </w:t>
            </w:r>
            <w:r w:rsidRPr="000D5664">
              <w:rPr>
                <w:rFonts w:ascii="Times New Roman" w:hAnsi="Times New Roman" w:cs="B Lotus" w:hint="eastAsia"/>
                <w:sz w:val="28"/>
                <w:szCs w:val="28"/>
                <w:rtl/>
              </w:rPr>
              <w:t>کاهش</w:t>
            </w:r>
            <w:r w:rsidRPr="000D5664">
              <w:rPr>
                <w:rFonts w:ascii="Times New Roman" w:hAnsi="Times New Roman" w:cs="B Lotus" w:hint="cs"/>
                <w:sz w:val="28"/>
                <w:szCs w:val="28"/>
                <w:rtl/>
              </w:rPr>
              <w:t>/افزایش</w:t>
            </w:r>
            <w:r w:rsidRPr="000D5664">
              <w:rPr>
                <w:rFonts w:ascii="Times New Roman" w:hAnsi="Times New Roman" w:cs="B Lotus"/>
                <w:sz w:val="28"/>
                <w:szCs w:val="28"/>
                <w:rtl/>
              </w:rPr>
              <w:t xml:space="preserve"> </w:t>
            </w:r>
            <w:r w:rsidRPr="000D5664">
              <w:rPr>
                <w:rFonts w:ascii="Times New Roman" w:hAnsi="Times New Roman" w:cs="B Lotus" w:hint="eastAsia"/>
                <w:sz w:val="28"/>
                <w:szCs w:val="28"/>
                <w:rtl/>
              </w:rPr>
              <w:t>حق</w:t>
            </w:r>
            <w:r w:rsidRPr="000D5664">
              <w:rPr>
                <w:rFonts w:ascii="Times New Roman" w:hAnsi="Times New Roman" w:cs="B Lotus"/>
                <w:sz w:val="28"/>
                <w:szCs w:val="28"/>
                <w:rtl/>
              </w:rPr>
              <w:t xml:space="preserve"> </w:t>
            </w:r>
            <w:r w:rsidRPr="000D5664">
              <w:rPr>
                <w:rFonts w:ascii="Times New Roman" w:hAnsi="Times New Roman" w:cs="B Lotus" w:hint="eastAsia"/>
                <w:sz w:val="28"/>
                <w:szCs w:val="28"/>
                <w:rtl/>
              </w:rPr>
              <w:t>ب</w:t>
            </w:r>
            <w:r w:rsidRPr="000D5664">
              <w:rPr>
                <w:rFonts w:ascii="Times New Roman" w:hAnsi="Times New Roman" w:cs="B Lotus"/>
                <w:sz w:val="28"/>
                <w:szCs w:val="28"/>
                <w:rtl/>
              </w:rPr>
              <w:t>ی</w:t>
            </w:r>
            <w:r w:rsidRPr="000D5664">
              <w:rPr>
                <w:rFonts w:ascii="Times New Roman" w:hAnsi="Times New Roman" w:cs="B Lotus" w:hint="eastAsia"/>
                <w:sz w:val="28"/>
                <w:szCs w:val="28"/>
                <w:rtl/>
              </w:rPr>
              <w:t>مه</w:t>
            </w:r>
            <w:r w:rsidRPr="000D5664">
              <w:rPr>
                <w:rFonts w:ascii="Times New Roman" w:hAnsi="Times New Roman" w:cs="B Lotus" w:hint="cs"/>
                <w:sz w:val="28"/>
                <w:szCs w:val="28"/>
                <w:rtl/>
              </w:rPr>
              <w:t xml:space="preserve"> براساس سوابق رانندگی</w:t>
            </w:r>
          </w:p>
        </w:tc>
      </w:tr>
      <w:tr w:rsidR="00950AF4" w:rsidRPr="005109A6" w14:paraId="1E8164C7"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022C1731" w14:textId="77777777" w:rsidR="000D5664" w:rsidRPr="007A4644" w:rsidRDefault="000D5664" w:rsidP="000D5664">
            <w:pPr>
              <w:pStyle w:val="ListParagraph"/>
              <w:numPr>
                <w:ilvl w:val="0"/>
                <w:numId w:val="50"/>
              </w:numPr>
              <w:bidi/>
              <w:jc w:val="center"/>
              <w:rPr>
                <w:rFonts w:cs="B Lotus"/>
                <w:b w:val="0"/>
                <w:bCs w:val="0"/>
                <w:sz w:val="28"/>
                <w:szCs w:val="28"/>
                <w:rtl/>
              </w:rPr>
            </w:pPr>
          </w:p>
        </w:tc>
        <w:tc>
          <w:tcPr>
            <w:tcW w:w="2719" w:type="dxa"/>
          </w:tcPr>
          <w:p w14:paraId="70825DF5" w14:textId="77777777" w:rsidR="000D5664" w:rsidRPr="002D24E7" w:rsidRDefault="000D5664" w:rsidP="000D56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D24E7">
              <w:rPr>
                <w:rFonts w:ascii="Times New Roman" w:hAnsi="Times New Roman" w:cs="Times New Roman"/>
                <w:sz w:val="28"/>
                <w:szCs w:val="28"/>
              </w:rPr>
              <w:t>ActvDisThrPrcnt</w:t>
            </w:r>
          </w:p>
        </w:tc>
        <w:tc>
          <w:tcPr>
            <w:tcW w:w="1212" w:type="dxa"/>
          </w:tcPr>
          <w:p w14:paraId="545B71D2" w14:textId="77777777" w:rsidR="000D5664" w:rsidRPr="00B07CB1" w:rsidRDefault="000D5664" w:rsidP="000D56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0" w:type="auto"/>
          </w:tcPr>
          <w:p w14:paraId="532A72C2" w14:textId="1ADE1ED1" w:rsidR="000D5664" w:rsidRPr="00BF3F99" w:rsidRDefault="000D5664" w:rsidP="000D56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BF3F99">
              <w:rPr>
                <w:rFonts w:cs="B Lotus"/>
                <w:sz w:val="28"/>
                <w:szCs w:val="28"/>
                <w:rtl/>
              </w:rPr>
              <w:t>درصد تخفیف</w:t>
            </w:r>
            <w:r w:rsidR="00D0092E">
              <w:rPr>
                <w:rFonts w:cs="B Lotus" w:hint="cs"/>
                <w:sz w:val="28"/>
                <w:szCs w:val="28"/>
                <w:rtl/>
              </w:rPr>
              <w:t xml:space="preserve"> روزشمار</w:t>
            </w:r>
            <w:r w:rsidRPr="00BF3F99">
              <w:rPr>
                <w:rFonts w:cs="B Lotus"/>
                <w:sz w:val="28"/>
                <w:szCs w:val="28"/>
                <w:rtl/>
              </w:rPr>
              <w:t xml:space="preserve"> عدم خسارت شخص ثالث</w:t>
            </w:r>
            <w:r w:rsidR="00950AF4">
              <w:rPr>
                <w:rFonts w:cs="B Lotus" w:hint="cs"/>
                <w:sz w:val="28"/>
                <w:szCs w:val="28"/>
                <w:rtl/>
              </w:rPr>
              <w:t xml:space="preserve"> انتقال گیرنده</w:t>
            </w:r>
          </w:p>
        </w:tc>
      </w:tr>
      <w:tr w:rsidR="00950AF4" w:rsidRPr="005109A6" w14:paraId="67A2CAEF" w14:textId="77777777" w:rsidTr="00950AF4">
        <w:trPr>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6503FA23" w14:textId="77777777" w:rsidR="000D5664" w:rsidRPr="007A4644" w:rsidRDefault="000D5664" w:rsidP="000D5664">
            <w:pPr>
              <w:pStyle w:val="ListParagraph"/>
              <w:numPr>
                <w:ilvl w:val="0"/>
                <w:numId w:val="50"/>
              </w:numPr>
              <w:bidi/>
              <w:jc w:val="center"/>
              <w:rPr>
                <w:rFonts w:cs="B Lotus"/>
                <w:b w:val="0"/>
                <w:bCs w:val="0"/>
                <w:sz w:val="28"/>
                <w:szCs w:val="28"/>
                <w:rtl/>
              </w:rPr>
            </w:pPr>
          </w:p>
        </w:tc>
        <w:tc>
          <w:tcPr>
            <w:tcW w:w="2719" w:type="dxa"/>
          </w:tcPr>
          <w:p w14:paraId="649FF45E" w14:textId="77777777" w:rsidR="000D5664" w:rsidRPr="002D24E7" w:rsidRDefault="000D5664" w:rsidP="000D56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D24E7">
              <w:rPr>
                <w:rFonts w:ascii="Times New Roman" w:hAnsi="Times New Roman" w:cs="Times New Roman"/>
                <w:sz w:val="28"/>
                <w:szCs w:val="28"/>
              </w:rPr>
              <w:t>ActvDisPrsnPrcnt</w:t>
            </w:r>
          </w:p>
        </w:tc>
        <w:tc>
          <w:tcPr>
            <w:tcW w:w="1212" w:type="dxa"/>
          </w:tcPr>
          <w:p w14:paraId="676EAA50" w14:textId="77777777" w:rsidR="000D5664" w:rsidRPr="00B07CB1" w:rsidRDefault="000D5664" w:rsidP="000D56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0" w:type="auto"/>
          </w:tcPr>
          <w:p w14:paraId="1B88BC0C" w14:textId="2B6D85CA" w:rsidR="000D5664" w:rsidRPr="00BF3F99" w:rsidRDefault="000D5664" w:rsidP="000D56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BF3F99">
              <w:rPr>
                <w:rFonts w:cs="B Lotus"/>
                <w:sz w:val="28"/>
                <w:szCs w:val="28"/>
                <w:rtl/>
              </w:rPr>
              <w:t xml:space="preserve">درصد تخفیف </w:t>
            </w:r>
            <w:r w:rsidR="00D0092E">
              <w:rPr>
                <w:rFonts w:cs="B Lotus" w:hint="cs"/>
                <w:sz w:val="28"/>
                <w:szCs w:val="28"/>
                <w:rtl/>
              </w:rPr>
              <w:t xml:space="preserve">روزشمار </w:t>
            </w:r>
            <w:r w:rsidRPr="00BF3F99">
              <w:rPr>
                <w:rFonts w:cs="B Lotus"/>
                <w:sz w:val="28"/>
                <w:szCs w:val="28"/>
                <w:rtl/>
              </w:rPr>
              <w:t>عدم خسارت حوادث راننده</w:t>
            </w:r>
            <w:r w:rsidR="00950AF4">
              <w:rPr>
                <w:rFonts w:cs="B Lotus" w:hint="cs"/>
                <w:sz w:val="28"/>
                <w:szCs w:val="28"/>
                <w:rtl/>
              </w:rPr>
              <w:t xml:space="preserve"> انتقال گیرنده</w:t>
            </w:r>
          </w:p>
        </w:tc>
      </w:tr>
      <w:tr w:rsidR="00950AF4" w:rsidRPr="005109A6" w14:paraId="213684B0" w14:textId="77777777" w:rsidTr="00950AF4">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753" w:type="dxa"/>
          </w:tcPr>
          <w:p w14:paraId="65532E38" w14:textId="77777777" w:rsidR="000D5664" w:rsidRPr="007A4644" w:rsidRDefault="000D5664" w:rsidP="000D5664">
            <w:pPr>
              <w:pStyle w:val="ListParagraph"/>
              <w:numPr>
                <w:ilvl w:val="0"/>
                <w:numId w:val="50"/>
              </w:numPr>
              <w:bidi/>
              <w:jc w:val="center"/>
              <w:rPr>
                <w:rFonts w:cs="B Lotus"/>
                <w:b w:val="0"/>
                <w:bCs w:val="0"/>
                <w:sz w:val="28"/>
                <w:szCs w:val="28"/>
                <w:rtl/>
              </w:rPr>
            </w:pPr>
          </w:p>
        </w:tc>
        <w:tc>
          <w:tcPr>
            <w:tcW w:w="2719" w:type="dxa"/>
          </w:tcPr>
          <w:p w14:paraId="4320F8AE" w14:textId="77777777" w:rsidR="000D5664" w:rsidRPr="002D24E7" w:rsidRDefault="000D5664" w:rsidP="000D56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D24E7">
              <w:rPr>
                <w:rFonts w:ascii="Times New Roman" w:hAnsi="Times New Roman" w:cs="Times New Roman"/>
                <w:sz w:val="28"/>
                <w:szCs w:val="28"/>
              </w:rPr>
              <w:t>DbtDisThrPrcnt</w:t>
            </w:r>
          </w:p>
        </w:tc>
        <w:tc>
          <w:tcPr>
            <w:tcW w:w="1212" w:type="dxa"/>
          </w:tcPr>
          <w:p w14:paraId="62F0F8FC" w14:textId="77777777" w:rsidR="000D5664" w:rsidRPr="00B07CB1" w:rsidRDefault="000D5664" w:rsidP="000D56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0" w:type="auto"/>
          </w:tcPr>
          <w:p w14:paraId="518CCA37" w14:textId="18741672" w:rsidR="000D5664" w:rsidRPr="00BF3F99" w:rsidRDefault="000D5664" w:rsidP="000D56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BF3F99">
              <w:rPr>
                <w:rFonts w:cs="B Lotus"/>
                <w:sz w:val="28"/>
                <w:szCs w:val="28"/>
                <w:rtl/>
              </w:rPr>
              <w:t>درصد اشتباه محاسباتی</w:t>
            </w:r>
            <w:r w:rsidR="0096078C">
              <w:rPr>
                <w:rFonts w:cs="B Lotus" w:hint="cs"/>
                <w:sz w:val="28"/>
                <w:szCs w:val="28"/>
                <w:rtl/>
              </w:rPr>
              <w:t xml:space="preserve"> شخص</w:t>
            </w:r>
            <w:r w:rsidRPr="00BF3F99">
              <w:rPr>
                <w:rFonts w:cs="B Lotus"/>
                <w:sz w:val="28"/>
                <w:szCs w:val="28"/>
                <w:rtl/>
              </w:rPr>
              <w:t xml:space="preserve"> ثالث شرکت بیمه</w:t>
            </w:r>
            <w:r w:rsidR="00950AF4">
              <w:rPr>
                <w:rFonts w:cs="B Lotus" w:hint="cs"/>
                <w:sz w:val="28"/>
                <w:szCs w:val="28"/>
                <w:rtl/>
              </w:rPr>
              <w:t xml:space="preserve"> انتقال گیرنده</w:t>
            </w:r>
          </w:p>
        </w:tc>
      </w:tr>
      <w:tr w:rsidR="00950AF4" w:rsidRPr="005109A6" w14:paraId="0DDD7741"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694B33B4"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050B77FB" w14:textId="77777777" w:rsidR="0096078C" w:rsidRPr="002D24E7"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D24E7">
              <w:rPr>
                <w:rFonts w:ascii="Times New Roman" w:hAnsi="Times New Roman" w:cs="Times New Roman"/>
                <w:sz w:val="28"/>
                <w:szCs w:val="28"/>
              </w:rPr>
              <w:t>DbtDisPrsnPrcnt</w:t>
            </w:r>
          </w:p>
        </w:tc>
        <w:tc>
          <w:tcPr>
            <w:tcW w:w="1212" w:type="dxa"/>
          </w:tcPr>
          <w:p w14:paraId="240687C4" w14:textId="77777777" w:rsidR="0096078C" w:rsidRPr="00B07CB1"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4718" w:type="dxa"/>
          </w:tcPr>
          <w:p w14:paraId="29932ACB" w14:textId="192CBA55" w:rsidR="0096078C" w:rsidRPr="00BF3F99"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BF3F99">
              <w:rPr>
                <w:rFonts w:cs="B Lotus"/>
                <w:sz w:val="28"/>
                <w:szCs w:val="28"/>
                <w:rtl/>
              </w:rPr>
              <w:t>درصد اشتباه محاسباتی</w:t>
            </w:r>
            <w:r>
              <w:rPr>
                <w:rFonts w:cs="B Lotus" w:hint="cs"/>
                <w:sz w:val="28"/>
                <w:szCs w:val="28"/>
                <w:rtl/>
              </w:rPr>
              <w:t xml:space="preserve"> حوادث راننده </w:t>
            </w:r>
            <w:r w:rsidRPr="00BF3F99">
              <w:rPr>
                <w:rFonts w:cs="B Lotus"/>
                <w:sz w:val="28"/>
                <w:szCs w:val="28"/>
                <w:rtl/>
              </w:rPr>
              <w:t>شرکت بیمه</w:t>
            </w:r>
            <w:r w:rsidR="00950AF4">
              <w:rPr>
                <w:rFonts w:cs="B Lotus" w:hint="cs"/>
                <w:sz w:val="28"/>
                <w:szCs w:val="28"/>
                <w:rtl/>
              </w:rPr>
              <w:t xml:space="preserve"> انتقال گیرنده</w:t>
            </w:r>
          </w:p>
        </w:tc>
      </w:tr>
      <w:tr w:rsidR="00950AF4" w:rsidRPr="005109A6" w14:paraId="715E5900"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554411F2"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2F715671" w14:textId="77777777" w:rsidR="0096078C" w:rsidRPr="002D24E7"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D24E7">
              <w:rPr>
                <w:rFonts w:ascii="Times New Roman" w:hAnsi="Times New Roman" w:cs="Times New Roman"/>
                <w:sz w:val="28"/>
                <w:szCs w:val="28"/>
              </w:rPr>
              <w:t>TotalThrPrcnt</w:t>
            </w:r>
          </w:p>
        </w:tc>
        <w:tc>
          <w:tcPr>
            <w:tcW w:w="1212" w:type="dxa"/>
          </w:tcPr>
          <w:p w14:paraId="2A0E0B9D" w14:textId="77777777" w:rsidR="0096078C" w:rsidRPr="00B07CB1"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4718" w:type="dxa"/>
          </w:tcPr>
          <w:p w14:paraId="77E04259" w14:textId="4EE728B2" w:rsidR="0096078C" w:rsidRPr="00BF3F99" w:rsidRDefault="0096078C" w:rsidP="00950AF4">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BF3F99">
              <w:rPr>
                <w:rFonts w:cs="B Lotus"/>
                <w:sz w:val="28"/>
                <w:szCs w:val="28"/>
                <w:rtl/>
              </w:rPr>
              <w:t>درصد تخفیف</w:t>
            </w:r>
            <w:r>
              <w:rPr>
                <w:rFonts w:cs="B Lotus" w:hint="cs"/>
                <w:sz w:val="28"/>
                <w:szCs w:val="28"/>
                <w:rtl/>
              </w:rPr>
              <w:t xml:space="preserve">/جریمه نهایی </w:t>
            </w:r>
            <w:r w:rsidRPr="00BF3F99">
              <w:rPr>
                <w:rFonts w:cs="B Lotus"/>
                <w:sz w:val="28"/>
                <w:szCs w:val="28"/>
                <w:rtl/>
              </w:rPr>
              <w:t>شخص ثالث</w:t>
            </w:r>
            <w:r w:rsidR="00950AF4">
              <w:rPr>
                <w:rFonts w:cs="B Lotus" w:hint="cs"/>
                <w:sz w:val="28"/>
                <w:szCs w:val="28"/>
                <w:rtl/>
              </w:rPr>
              <w:t xml:space="preserve"> (محاسباتی سیستم) انتقال گیرنده</w:t>
            </w:r>
          </w:p>
        </w:tc>
      </w:tr>
      <w:tr w:rsidR="00950AF4" w:rsidRPr="005109A6" w14:paraId="135EF88C"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4B893AD4"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6AA2AB28" w14:textId="77777777" w:rsidR="0096078C" w:rsidRPr="002D24E7"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D24E7">
              <w:rPr>
                <w:rFonts w:ascii="Times New Roman" w:hAnsi="Times New Roman" w:cs="Times New Roman"/>
                <w:sz w:val="28"/>
                <w:szCs w:val="28"/>
              </w:rPr>
              <w:t>TotalPrsnPrcnt</w:t>
            </w:r>
          </w:p>
        </w:tc>
        <w:tc>
          <w:tcPr>
            <w:tcW w:w="1212" w:type="dxa"/>
          </w:tcPr>
          <w:p w14:paraId="7D8D1D0E" w14:textId="77777777" w:rsidR="0096078C" w:rsidRPr="00B07CB1"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4718" w:type="dxa"/>
          </w:tcPr>
          <w:p w14:paraId="29A0A822" w14:textId="4575BDD0" w:rsidR="0096078C" w:rsidRPr="00BF3F99" w:rsidRDefault="0096078C" w:rsidP="00950AF4">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BF3F99">
              <w:rPr>
                <w:rFonts w:cs="B Lotus"/>
                <w:sz w:val="28"/>
                <w:szCs w:val="28"/>
                <w:rtl/>
              </w:rPr>
              <w:t>درصد تخفیف</w:t>
            </w:r>
            <w:r>
              <w:rPr>
                <w:rFonts w:cs="B Lotus" w:hint="cs"/>
                <w:sz w:val="28"/>
                <w:szCs w:val="28"/>
                <w:rtl/>
              </w:rPr>
              <w:t>/جریمه نهایی حوادث راننده</w:t>
            </w:r>
            <w:r w:rsidR="00950AF4">
              <w:rPr>
                <w:rFonts w:cs="B Lotus" w:hint="cs"/>
                <w:sz w:val="28"/>
                <w:szCs w:val="28"/>
                <w:rtl/>
              </w:rPr>
              <w:t xml:space="preserve"> (محاسباتی سیستم) انتقال گیرنده</w:t>
            </w:r>
          </w:p>
        </w:tc>
      </w:tr>
      <w:tr w:rsidR="00950AF4" w:rsidRPr="005109A6" w14:paraId="7BF83D38"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19E39864"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4B59FD75" w14:textId="0EEDBBBB" w:rsidR="0096078C" w:rsidRPr="002D24E7" w:rsidRDefault="0096078C" w:rsidP="0096078C">
            <w:pPr>
              <w:tabs>
                <w:tab w:val="left" w:pos="765"/>
                <w:tab w:val="center" w:pos="1252"/>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PlkCod</w:t>
            </w:r>
          </w:p>
        </w:tc>
        <w:tc>
          <w:tcPr>
            <w:tcW w:w="1212" w:type="dxa"/>
          </w:tcPr>
          <w:p w14:paraId="565D5622" w14:textId="3459F09D"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Int </w:t>
            </w:r>
          </w:p>
        </w:tc>
        <w:tc>
          <w:tcPr>
            <w:tcW w:w="4718" w:type="dxa"/>
          </w:tcPr>
          <w:p w14:paraId="55BE2E04" w14:textId="049CCABA" w:rsidR="0096078C" w:rsidRPr="00BF3F99"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cs="B Lotus" w:hint="cs"/>
                <w:sz w:val="28"/>
                <w:szCs w:val="28"/>
                <w:rtl/>
              </w:rPr>
              <w:t>کد استعلام پلاک انتقال گیرنده تخفیف از ناجا</w:t>
            </w:r>
          </w:p>
        </w:tc>
      </w:tr>
      <w:tr w:rsidR="00950AF4" w:rsidRPr="005109A6" w14:paraId="59F932A0"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1A4BF3EB"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6ED93FDB" w14:textId="25DBBF80"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color w:val="000000"/>
                <w:sz w:val="28"/>
                <w:szCs w:val="28"/>
              </w:rPr>
              <w:t>Shft</w:t>
            </w:r>
            <w:r w:rsidRPr="00A9048C">
              <w:rPr>
                <w:rFonts w:ascii="Times New Roman" w:hAnsi="Times New Roman" w:cs="Times New Roman"/>
                <w:color w:val="000000"/>
                <w:sz w:val="28"/>
                <w:szCs w:val="28"/>
              </w:rPr>
              <w:t>PrntCmpDocNo</w:t>
            </w:r>
          </w:p>
        </w:tc>
        <w:tc>
          <w:tcPr>
            <w:tcW w:w="1212" w:type="dxa"/>
          </w:tcPr>
          <w:p w14:paraId="1F73AB52" w14:textId="4E7079C4"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4718" w:type="dxa"/>
          </w:tcPr>
          <w:p w14:paraId="33803EE2" w14:textId="0FEEF917"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ascii="Times New Roman" w:hAnsi="Times New Roman" w:cs="B Lotus" w:hint="cs"/>
                <w:sz w:val="28"/>
                <w:szCs w:val="28"/>
                <w:rtl/>
              </w:rPr>
              <w:t>شماره آخرین بیمه نامه انتقال دهنده</w:t>
            </w:r>
          </w:p>
        </w:tc>
      </w:tr>
      <w:tr w:rsidR="00950AF4" w:rsidRPr="005109A6" w14:paraId="4913D23F"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48180BC0"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5D87A69B" w14:textId="3A59C022"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A9048C">
              <w:rPr>
                <w:rFonts w:ascii="Times New Roman" w:hAnsi="Times New Roman" w:cs="Times New Roman"/>
                <w:color w:val="000000"/>
                <w:sz w:val="28"/>
                <w:szCs w:val="28"/>
              </w:rPr>
              <w:t>CmpCod</w:t>
            </w:r>
          </w:p>
        </w:tc>
        <w:tc>
          <w:tcPr>
            <w:tcW w:w="1212" w:type="dxa"/>
          </w:tcPr>
          <w:p w14:paraId="380F6AB1" w14:textId="7965B574"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4718" w:type="dxa"/>
          </w:tcPr>
          <w:p w14:paraId="427CCEBC" w14:textId="404AE0F2"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ascii="Times New Roman" w:hAnsi="Times New Roman" w:cs="B Lotus" w:hint="cs"/>
                <w:sz w:val="28"/>
                <w:szCs w:val="28"/>
                <w:rtl/>
              </w:rPr>
              <w:t>کد شرکت آخرین بیمه نامه</w:t>
            </w:r>
            <w:r w:rsidRPr="00371D29">
              <w:rPr>
                <w:rFonts w:ascii="Times New Roman" w:hAnsi="Times New Roman" w:cs="B Lotus" w:hint="cs"/>
                <w:sz w:val="28"/>
                <w:szCs w:val="28"/>
                <w:rtl/>
              </w:rPr>
              <w:t xml:space="preserve"> انتقال دهنده</w:t>
            </w:r>
          </w:p>
        </w:tc>
      </w:tr>
      <w:tr w:rsidR="00950AF4" w:rsidRPr="005109A6" w14:paraId="4877F5C2"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18758D76"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70C0A1C9" w14:textId="0A0D7C1E"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BgnDte</w:t>
            </w:r>
          </w:p>
        </w:tc>
        <w:tc>
          <w:tcPr>
            <w:tcW w:w="1212" w:type="dxa"/>
          </w:tcPr>
          <w:p w14:paraId="290B8585" w14:textId="28350690"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3A0E0F91" w14:textId="5B0BDD4E"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تاریخ شروع آخرین بیمه نامه</w:t>
            </w:r>
            <w:r w:rsidRPr="00371D29">
              <w:rPr>
                <w:rFonts w:ascii="Times New Roman" w:hAnsi="Times New Roman" w:cs="B Lotus" w:hint="cs"/>
                <w:sz w:val="28"/>
                <w:szCs w:val="28"/>
                <w:rtl/>
              </w:rPr>
              <w:t xml:space="preserve"> انتقال دهنده</w:t>
            </w:r>
          </w:p>
        </w:tc>
      </w:tr>
      <w:tr w:rsidR="00950AF4" w:rsidRPr="005109A6" w14:paraId="330EC941"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3D1BE347"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71EADF6D" w14:textId="1B556FB3"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EndDte</w:t>
            </w:r>
          </w:p>
        </w:tc>
        <w:tc>
          <w:tcPr>
            <w:tcW w:w="1212" w:type="dxa"/>
          </w:tcPr>
          <w:p w14:paraId="5A8A411F" w14:textId="1BB1B60D"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04F12B17" w14:textId="1C0C5241"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تاریخ پایان آخرین بیمه نامه</w:t>
            </w:r>
            <w:r w:rsidRPr="00371D29">
              <w:rPr>
                <w:rFonts w:ascii="Times New Roman" w:hAnsi="Times New Roman" w:cs="B Lotus" w:hint="cs"/>
                <w:sz w:val="28"/>
                <w:szCs w:val="28"/>
                <w:rtl/>
              </w:rPr>
              <w:t xml:space="preserve"> انتقال دهنده</w:t>
            </w:r>
          </w:p>
        </w:tc>
      </w:tr>
      <w:tr w:rsidR="00950AF4" w:rsidRPr="005109A6" w14:paraId="07EC05AE"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594B896B"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41E3C0A9" w14:textId="4EF57942"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EngineNo</w:t>
            </w:r>
          </w:p>
        </w:tc>
        <w:tc>
          <w:tcPr>
            <w:tcW w:w="1212" w:type="dxa"/>
          </w:tcPr>
          <w:p w14:paraId="5962F7B9" w14:textId="66064CAF"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44C6565D" w14:textId="5C1C8A90"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شماره موتور</w:t>
            </w:r>
            <w:r w:rsidRPr="00371D29">
              <w:rPr>
                <w:rFonts w:ascii="Times New Roman" w:hAnsi="Times New Roman" w:cs="B Lotus" w:hint="cs"/>
                <w:sz w:val="28"/>
                <w:szCs w:val="28"/>
                <w:rtl/>
              </w:rPr>
              <w:t xml:space="preserve"> انتقال دهنده</w:t>
            </w:r>
          </w:p>
        </w:tc>
      </w:tr>
      <w:tr w:rsidR="00950AF4" w:rsidRPr="005109A6" w14:paraId="7CDB784D"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04A29A2A"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6D00E857" w14:textId="5EAB3215"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ChassisNo</w:t>
            </w:r>
          </w:p>
        </w:tc>
        <w:tc>
          <w:tcPr>
            <w:tcW w:w="1212" w:type="dxa"/>
          </w:tcPr>
          <w:p w14:paraId="56DE3C74" w14:textId="7433ABE5"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26C208E1" w14:textId="0806D0CB"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شماره شاسی</w:t>
            </w:r>
            <w:r w:rsidRPr="00371D29">
              <w:rPr>
                <w:rFonts w:ascii="Times New Roman" w:hAnsi="Times New Roman" w:cs="B Lotus" w:hint="cs"/>
                <w:sz w:val="28"/>
                <w:szCs w:val="28"/>
                <w:rtl/>
              </w:rPr>
              <w:t xml:space="preserve"> انتقال دهنده</w:t>
            </w:r>
          </w:p>
        </w:tc>
      </w:tr>
      <w:tr w:rsidR="00950AF4" w:rsidRPr="005109A6" w14:paraId="0CEE11D1"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0AA316A4"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2DA83E03" w14:textId="17594A06"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VinNum</w:t>
            </w:r>
          </w:p>
        </w:tc>
        <w:tc>
          <w:tcPr>
            <w:tcW w:w="1212" w:type="dxa"/>
          </w:tcPr>
          <w:p w14:paraId="2A5FC7EB" w14:textId="22FB8DDB"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37853925" w14:textId="5BC89F7D"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 xml:space="preserve">شماره </w:t>
            </w:r>
            <w:r w:rsidRPr="00B07CB1">
              <w:rPr>
                <w:rFonts w:ascii="Times New Roman" w:hAnsi="Times New Roman" w:cs="B Lotus"/>
                <w:sz w:val="28"/>
                <w:szCs w:val="28"/>
              </w:rPr>
              <w:t>VIN</w:t>
            </w:r>
            <w:r w:rsidRPr="00B07CB1">
              <w:rPr>
                <w:rFonts w:ascii="Times New Roman" w:hAnsi="Times New Roman" w:cs="B Lotus"/>
                <w:sz w:val="28"/>
                <w:szCs w:val="28"/>
                <w:rtl/>
              </w:rPr>
              <w:t xml:space="preserve"> خودرو</w:t>
            </w:r>
            <w:r w:rsidRPr="00371D29">
              <w:rPr>
                <w:rFonts w:ascii="Times New Roman" w:hAnsi="Times New Roman" w:cs="B Lotus" w:hint="cs"/>
                <w:sz w:val="28"/>
                <w:szCs w:val="28"/>
                <w:rtl/>
              </w:rPr>
              <w:t xml:space="preserve"> انتقال دهنده</w:t>
            </w:r>
          </w:p>
        </w:tc>
      </w:tr>
      <w:tr w:rsidR="00950AF4" w:rsidRPr="005109A6" w14:paraId="60E3A13B"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242E3C72"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1CD199C3" w14:textId="70EDCC0B"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Model</w:t>
            </w:r>
          </w:p>
        </w:tc>
        <w:tc>
          <w:tcPr>
            <w:tcW w:w="1212" w:type="dxa"/>
          </w:tcPr>
          <w:p w14:paraId="30049818" w14:textId="342CDFF2"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3B4BAAC8" w14:textId="4A3138D4"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ascii="Times New Roman" w:hAnsi="Times New Roman" w:cs="B Lotus" w:hint="cs"/>
                <w:sz w:val="28"/>
                <w:szCs w:val="28"/>
                <w:rtl/>
              </w:rPr>
              <w:t>سال ساخت</w:t>
            </w:r>
            <w:r w:rsidRPr="00B07CB1">
              <w:rPr>
                <w:rFonts w:ascii="Times New Roman" w:hAnsi="Times New Roman" w:cs="B Lotus"/>
                <w:sz w:val="28"/>
                <w:szCs w:val="28"/>
                <w:rtl/>
              </w:rPr>
              <w:t xml:space="preserve"> خودرو</w:t>
            </w:r>
            <w:r w:rsidRPr="00371D29">
              <w:rPr>
                <w:rFonts w:ascii="Times New Roman" w:hAnsi="Times New Roman" w:cs="B Lotus" w:hint="cs"/>
                <w:sz w:val="28"/>
                <w:szCs w:val="28"/>
                <w:rtl/>
              </w:rPr>
              <w:t xml:space="preserve"> انتقال دهنده</w:t>
            </w:r>
          </w:p>
        </w:tc>
      </w:tr>
      <w:tr w:rsidR="00950AF4" w:rsidRPr="005109A6" w14:paraId="7259E06A"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17AD47D3"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6DA93900" w14:textId="39BFDAAC"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Usage</w:t>
            </w:r>
          </w:p>
        </w:tc>
        <w:tc>
          <w:tcPr>
            <w:tcW w:w="1212" w:type="dxa"/>
          </w:tcPr>
          <w:p w14:paraId="0FFC9C8E" w14:textId="51023959"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690EA842" w14:textId="12708AA4"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نوع کاربری خودرو</w:t>
            </w:r>
            <w:r w:rsidRPr="00371D29">
              <w:rPr>
                <w:rFonts w:ascii="Times New Roman" w:hAnsi="Times New Roman" w:cs="B Lotus" w:hint="cs"/>
                <w:sz w:val="28"/>
                <w:szCs w:val="28"/>
                <w:rtl/>
              </w:rPr>
              <w:t xml:space="preserve"> انتقال دهنده</w:t>
            </w:r>
          </w:p>
        </w:tc>
      </w:tr>
      <w:tr w:rsidR="00950AF4" w:rsidRPr="005109A6" w14:paraId="042FF53F"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7D0326AF"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7CF0023A" w14:textId="3054C16B"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SubUsage</w:t>
            </w:r>
          </w:p>
        </w:tc>
        <w:tc>
          <w:tcPr>
            <w:tcW w:w="1212" w:type="dxa"/>
          </w:tcPr>
          <w:p w14:paraId="1E92789D" w14:textId="1BD15326"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7429D727" w14:textId="602E3CBC"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نوع کاربری فرعی خودرو</w:t>
            </w:r>
            <w:r w:rsidRPr="00371D29">
              <w:rPr>
                <w:rFonts w:ascii="Times New Roman" w:hAnsi="Times New Roman" w:cs="B Lotus" w:hint="cs"/>
                <w:sz w:val="28"/>
                <w:szCs w:val="28"/>
                <w:rtl/>
              </w:rPr>
              <w:t xml:space="preserve"> انتقال دهنده</w:t>
            </w:r>
          </w:p>
        </w:tc>
      </w:tr>
      <w:tr w:rsidR="00950AF4" w:rsidRPr="005109A6" w14:paraId="1008909E"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3EE031F3"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39E91CBB" w14:textId="76CAD0ED"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Type</w:t>
            </w:r>
          </w:p>
        </w:tc>
        <w:tc>
          <w:tcPr>
            <w:tcW w:w="1212" w:type="dxa"/>
          </w:tcPr>
          <w:p w14:paraId="3F000986" w14:textId="1D87B9F6"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7F7A407A" w14:textId="32B767BD"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نوع تیپ خودرو</w:t>
            </w:r>
            <w:r w:rsidRPr="00371D29">
              <w:rPr>
                <w:rFonts w:ascii="Times New Roman" w:hAnsi="Times New Roman" w:cs="B Lotus" w:hint="cs"/>
                <w:sz w:val="28"/>
                <w:szCs w:val="28"/>
                <w:rtl/>
              </w:rPr>
              <w:t xml:space="preserve"> انتقال دهنده</w:t>
            </w:r>
          </w:p>
        </w:tc>
      </w:tr>
      <w:tr w:rsidR="00950AF4" w:rsidRPr="005109A6" w14:paraId="5C5DD253"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33A0C076"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39043826" w14:textId="41B95E80"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CarTypCod</w:t>
            </w:r>
          </w:p>
        </w:tc>
        <w:tc>
          <w:tcPr>
            <w:tcW w:w="1212" w:type="dxa"/>
          </w:tcPr>
          <w:p w14:paraId="71EAD601" w14:textId="41B7D94E"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 xml:space="preserve">Short </w:t>
            </w:r>
          </w:p>
        </w:tc>
        <w:tc>
          <w:tcPr>
            <w:tcW w:w="4718" w:type="dxa"/>
          </w:tcPr>
          <w:p w14:paraId="5920DA26" w14:textId="5D0AF087"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کد تیپ خودرو</w:t>
            </w:r>
            <w:r w:rsidRPr="00371D29">
              <w:rPr>
                <w:rFonts w:ascii="Times New Roman" w:hAnsi="Times New Roman" w:cs="B Lotus" w:hint="cs"/>
                <w:sz w:val="28"/>
                <w:szCs w:val="28"/>
                <w:rtl/>
              </w:rPr>
              <w:t xml:space="preserve"> انتقال دهنده</w:t>
            </w:r>
          </w:p>
        </w:tc>
      </w:tr>
      <w:tr w:rsidR="00950AF4" w:rsidRPr="005109A6" w14:paraId="10CFD504"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165A90EC"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2B766E40" w14:textId="13AFA28F"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MainColor</w:t>
            </w:r>
          </w:p>
        </w:tc>
        <w:tc>
          <w:tcPr>
            <w:tcW w:w="1212" w:type="dxa"/>
          </w:tcPr>
          <w:p w14:paraId="79704FC8" w14:textId="52D1C73E"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64B1B73F" w14:textId="54C2CFA5"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رنگ اصلی خودرو</w:t>
            </w:r>
            <w:r w:rsidRPr="00371D29">
              <w:rPr>
                <w:rFonts w:ascii="Times New Roman" w:hAnsi="Times New Roman" w:cs="B Lotus" w:hint="cs"/>
                <w:sz w:val="28"/>
                <w:szCs w:val="28"/>
                <w:rtl/>
              </w:rPr>
              <w:t xml:space="preserve"> انتقال دهنده</w:t>
            </w:r>
          </w:p>
        </w:tc>
      </w:tr>
      <w:tr w:rsidR="00950AF4" w:rsidRPr="005109A6" w14:paraId="52D3EB1D"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102BA7DD"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75D37F9B" w14:textId="41B57734"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Fuel</w:t>
            </w:r>
          </w:p>
        </w:tc>
        <w:tc>
          <w:tcPr>
            <w:tcW w:w="1212" w:type="dxa"/>
          </w:tcPr>
          <w:p w14:paraId="4DD35199" w14:textId="14ED4418"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3EEE30D3" w14:textId="15EC6DCA"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نوع سوخت خودرو</w:t>
            </w:r>
            <w:r w:rsidRPr="00371D29">
              <w:rPr>
                <w:rFonts w:ascii="Times New Roman" w:hAnsi="Times New Roman" w:cs="B Lotus" w:hint="cs"/>
                <w:sz w:val="28"/>
                <w:szCs w:val="28"/>
                <w:rtl/>
              </w:rPr>
              <w:t xml:space="preserve"> انتقال دهنده</w:t>
            </w:r>
          </w:p>
        </w:tc>
      </w:tr>
      <w:tr w:rsidR="00950AF4" w:rsidRPr="005109A6" w14:paraId="13E5DF88"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26EF96EC"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507D97FA" w14:textId="14DB572F"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11AF8">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InstallDate</w:t>
            </w:r>
          </w:p>
        </w:tc>
        <w:tc>
          <w:tcPr>
            <w:tcW w:w="1212" w:type="dxa"/>
          </w:tcPr>
          <w:p w14:paraId="7D3C2D28" w14:textId="31380819"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089D417C" w14:textId="3B1B7F90"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تاریخ نصب پلاک</w:t>
            </w:r>
            <w:r w:rsidRPr="00371D29">
              <w:rPr>
                <w:rFonts w:ascii="Times New Roman" w:hAnsi="Times New Roman" w:cs="B Lotus" w:hint="cs"/>
                <w:sz w:val="28"/>
                <w:szCs w:val="28"/>
                <w:rtl/>
              </w:rPr>
              <w:t xml:space="preserve"> انتقال دهنده</w:t>
            </w:r>
          </w:p>
        </w:tc>
      </w:tr>
      <w:tr w:rsidR="00950AF4" w:rsidRPr="005109A6" w14:paraId="73255B6F"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74BD21B2"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16C299D6" w14:textId="093E795F"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71D29">
              <w:rPr>
                <w:rFonts w:ascii="Times New Roman" w:hAnsi="Times New Roman" w:cs="Times New Roman"/>
                <w:color w:val="000000"/>
                <w:sz w:val="28"/>
                <w:szCs w:val="28"/>
              </w:rPr>
              <w:t>Shft</w:t>
            </w:r>
            <w:r w:rsidRPr="00F42FED">
              <w:rPr>
                <w:rFonts w:ascii="Times New Roman" w:hAnsi="Times New Roman" w:cs="Times New Roman"/>
                <w:color w:val="000000"/>
                <w:sz w:val="28"/>
                <w:szCs w:val="28"/>
              </w:rPr>
              <w:t>PlkSts</w:t>
            </w:r>
          </w:p>
        </w:tc>
        <w:tc>
          <w:tcPr>
            <w:tcW w:w="1212" w:type="dxa"/>
          </w:tcPr>
          <w:p w14:paraId="42945712" w14:textId="51816E67"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4718" w:type="dxa"/>
          </w:tcPr>
          <w:p w14:paraId="4FDD2D72" w14:textId="00D63896"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ascii="Times New Roman" w:hAnsi="Times New Roman" w:cs="B Lotus" w:hint="cs"/>
                <w:sz w:val="28"/>
                <w:szCs w:val="28"/>
                <w:rtl/>
              </w:rPr>
              <w:t>نوع وضعیت نصب پلاک</w:t>
            </w:r>
            <w:r w:rsidRPr="00371D29">
              <w:rPr>
                <w:rFonts w:ascii="Times New Roman" w:hAnsi="Times New Roman" w:cs="B Lotus" w:hint="cs"/>
                <w:sz w:val="28"/>
                <w:szCs w:val="28"/>
                <w:rtl/>
              </w:rPr>
              <w:t xml:space="preserve"> انتقال دهنده</w:t>
            </w:r>
          </w:p>
        </w:tc>
      </w:tr>
      <w:tr w:rsidR="00950AF4" w:rsidRPr="005109A6" w14:paraId="503F8786"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7B31962D"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385B2912" w14:textId="27F71FF0"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color w:val="000000"/>
                <w:sz w:val="28"/>
                <w:szCs w:val="28"/>
              </w:rPr>
              <w:t>Shft</w:t>
            </w:r>
            <w:r w:rsidRPr="00B07CB1">
              <w:rPr>
                <w:rFonts w:ascii="Times New Roman" w:hAnsi="Times New Roman" w:cs="Times New Roman"/>
                <w:color w:val="000000"/>
                <w:sz w:val="28"/>
                <w:szCs w:val="28"/>
              </w:rPr>
              <w:t>NtnlCodSts</w:t>
            </w:r>
          </w:p>
        </w:tc>
        <w:tc>
          <w:tcPr>
            <w:tcW w:w="1212" w:type="dxa"/>
          </w:tcPr>
          <w:p w14:paraId="1C436099" w14:textId="56A2B9F8"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7CB1">
              <w:rPr>
                <w:rFonts w:ascii="Times New Roman" w:hAnsi="Times New Roman" w:cs="Times New Roman"/>
                <w:sz w:val="28"/>
                <w:szCs w:val="28"/>
              </w:rPr>
              <w:t>String</w:t>
            </w:r>
          </w:p>
        </w:tc>
        <w:tc>
          <w:tcPr>
            <w:tcW w:w="4718" w:type="dxa"/>
          </w:tcPr>
          <w:p w14:paraId="5FDD84E1" w14:textId="79CE1136"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B07CB1">
              <w:rPr>
                <w:rFonts w:ascii="Times New Roman" w:hAnsi="Times New Roman" w:cs="B Lotus"/>
                <w:sz w:val="28"/>
                <w:szCs w:val="28"/>
                <w:rtl/>
              </w:rPr>
              <w:t xml:space="preserve">وضعیت </w:t>
            </w:r>
            <w:r w:rsidRPr="00211AF8">
              <w:rPr>
                <w:rFonts w:ascii="Times New Roman" w:hAnsi="Times New Roman" w:cs="B Lotus" w:hint="cs"/>
                <w:sz w:val="28"/>
                <w:szCs w:val="28"/>
                <w:rtl/>
              </w:rPr>
              <w:t xml:space="preserve">انتقال دهنده </w:t>
            </w:r>
            <w:r>
              <w:rPr>
                <w:rFonts w:ascii="Times New Roman" w:hAnsi="Times New Roman" w:cs="B Lotus" w:hint="cs"/>
                <w:sz w:val="28"/>
                <w:szCs w:val="28"/>
                <w:rtl/>
              </w:rPr>
              <w:t>نسبت به خودرو (مالک/متصرف)</w:t>
            </w:r>
          </w:p>
        </w:tc>
      </w:tr>
      <w:tr w:rsidR="00950AF4" w:rsidRPr="005109A6" w14:paraId="0743DA55"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303F0D14"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7DE5733B" w14:textId="2AFC39DC"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color w:val="000000"/>
                <w:sz w:val="28"/>
                <w:szCs w:val="28"/>
              </w:rPr>
              <w:t>Shft</w:t>
            </w:r>
            <w:r w:rsidRPr="00F42FED">
              <w:rPr>
                <w:rFonts w:ascii="Times New Roman" w:hAnsi="Times New Roman" w:cs="Times New Roman"/>
                <w:color w:val="000000"/>
                <w:sz w:val="28"/>
                <w:szCs w:val="28"/>
              </w:rPr>
              <w:t>LicenseSts</w:t>
            </w:r>
          </w:p>
        </w:tc>
        <w:tc>
          <w:tcPr>
            <w:tcW w:w="1212" w:type="dxa"/>
          </w:tcPr>
          <w:p w14:paraId="66829CC3" w14:textId="71936EC6"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4718" w:type="dxa"/>
          </w:tcPr>
          <w:p w14:paraId="3BC4C845" w14:textId="78D99883"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Pr>
                <w:rFonts w:ascii="Times New Roman" w:hAnsi="Times New Roman" w:cs="B Lotus" w:hint="cs"/>
                <w:sz w:val="28"/>
                <w:szCs w:val="28"/>
                <w:rtl/>
              </w:rPr>
              <w:t xml:space="preserve">وضعیت گواهینامه </w:t>
            </w:r>
            <w:r w:rsidRPr="00211AF8">
              <w:rPr>
                <w:rFonts w:ascii="Times New Roman" w:hAnsi="Times New Roman" w:cs="B Lotus" w:hint="cs"/>
                <w:sz w:val="28"/>
                <w:szCs w:val="28"/>
                <w:rtl/>
              </w:rPr>
              <w:t>انتقال دهنده</w:t>
            </w:r>
          </w:p>
        </w:tc>
      </w:tr>
      <w:tr w:rsidR="00950AF4" w:rsidRPr="005109A6" w14:paraId="1FBD1B03"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511BAB7F"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2D8EFEF4" w14:textId="7B5E34DB"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11AF8">
              <w:rPr>
                <w:rFonts w:ascii="Times New Roman" w:hAnsi="Times New Roman" w:cs="Times New Roman"/>
                <w:sz w:val="28"/>
                <w:szCs w:val="28"/>
              </w:rPr>
              <w:t>Shft</w:t>
            </w:r>
            <w:r w:rsidRPr="002D24E7">
              <w:rPr>
                <w:rFonts w:ascii="Times New Roman" w:hAnsi="Times New Roman" w:cs="Times New Roman"/>
                <w:sz w:val="28"/>
                <w:szCs w:val="28"/>
              </w:rPr>
              <w:t>UnInstalDte</w:t>
            </w:r>
          </w:p>
        </w:tc>
        <w:tc>
          <w:tcPr>
            <w:tcW w:w="1212" w:type="dxa"/>
          </w:tcPr>
          <w:p w14:paraId="61D7ABFB" w14:textId="7E663E8D"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4718" w:type="dxa"/>
          </w:tcPr>
          <w:p w14:paraId="29EDB81E" w14:textId="3E6665D2"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BF3F99">
              <w:rPr>
                <w:rFonts w:ascii="Times New Roman" w:hAnsi="Times New Roman" w:cs="B Lotus"/>
                <w:sz w:val="28"/>
                <w:szCs w:val="28"/>
                <w:rtl/>
              </w:rPr>
              <w:t>تاریخ فک پلاک</w:t>
            </w:r>
            <w:r w:rsidRPr="00371D29">
              <w:rPr>
                <w:rFonts w:ascii="Times New Roman" w:hAnsi="Times New Roman" w:cs="B Lotus" w:hint="cs"/>
                <w:sz w:val="28"/>
                <w:szCs w:val="28"/>
                <w:rtl/>
              </w:rPr>
              <w:t xml:space="preserve"> انتقال دهنده</w:t>
            </w:r>
          </w:p>
        </w:tc>
      </w:tr>
      <w:tr w:rsidR="00950AF4" w:rsidRPr="005109A6" w14:paraId="48EB151C"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34C1F9D6"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109A65FB" w14:textId="23B57BAA"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11AF8">
              <w:rPr>
                <w:rFonts w:ascii="Times New Roman" w:hAnsi="Times New Roman" w:cs="Times New Roman"/>
                <w:sz w:val="28"/>
                <w:szCs w:val="28"/>
              </w:rPr>
              <w:t>Shft</w:t>
            </w:r>
            <w:r w:rsidRPr="000D5664">
              <w:rPr>
                <w:rFonts w:ascii="Times New Roman" w:hAnsi="Times New Roman" w:cs="Times New Roman"/>
                <w:sz w:val="28"/>
                <w:szCs w:val="28"/>
              </w:rPr>
              <w:t>LicRte</w:t>
            </w:r>
          </w:p>
        </w:tc>
        <w:tc>
          <w:tcPr>
            <w:tcW w:w="1212" w:type="dxa"/>
          </w:tcPr>
          <w:p w14:paraId="0E46FC7E" w14:textId="65BAECEC"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D5664">
              <w:rPr>
                <w:rFonts w:ascii="Times New Roman" w:hAnsi="Times New Roman" w:cs="Times New Roman"/>
                <w:sz w:val="28"/>
                <w:szCs w:val="28"/>
              </w:rPr>
              <w:t>Decimal</w:t>
            </w:r>
          </w:p>
        </w:tc>
        <w:tc>
          <w:tcPr>
            <w:tcW w:w="4718" w:type="dxa"/>
          </w:tcPr>
          <w:p w14:paraId="54512AFD" w14:textId="7EEB4999"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0D5664">
              <w:rPr>
                <w:rFonts w:ascii="Times New Roman" w:hAnsi="Times New Roman" w:cs="B Lotus" w:hint="cs"/>
                <w:sz w:val="28"/>
                <w:szCs w:val="28"/>
                <w:rtl/>
              </w:rPr>
              <w:t>درصد</w:t>
            </w:r>
            <w:r w:rsidRPr="000D5664">
              <w:rPr>
                <w:rFonts w:ascii="Times New Roman" w:hAnsi="Times New Roman" w:cs="B Lotus"/>
                <w:sz w:val="28"/>
                <w:szCs w:val="28"/>
                <w:rtl/>
              </w:rPr>
              <w:t xml:space="preserve"> </w:t>
            </w:r>
            <w:r w:rsidRPr="000D5664">
              <w:rPr>
                <w:rFonts w:ascii="Times New Roman" w:hAnsi="Times New Roman" w:cs="B Lotus" w:hint="eastAsia"/>
                <w:sz w:val="28"/>
                <w:szCs w:val="28"/>
                <w:rtl/>
              </w:rPr>
              <w:t>کاهش</w:t>
            </w:r>
            <w:r w:rsidRPr="000D5664">
              <w:rPr>
                <w:rFonts w:ascii="Times New Roman" w:hAnsi="Times New Roman" w:cs="B Lotus" w:hint="cs"/>
                <w:sz w:val="28"/>
                <w:szCs w:val="28"/>
                <w:rtl/>
              </w:rPr>
              <w:t>/افزایش</w:t>
            </w:r>
            <w:r w:rsidRPr="000D5664">
              <w:rPr>
                <w:rFonts w:ascii="Times New Roman" w:hAnsi="Times New Roman" w:cs="B Lotus"/>
                <w:sz w:val="28"/>
                <w:szCs w:val="28"/>
                <w:rtl/>
              </w:rPr>
              <w:t xml:space="preserve"> </w:t>
            </w:r>
            <w:r w:rsidRPr="000D5664">
              <w:rPr>
                <w:rFonts w:ascii="Times New Roman" w:hAnsi="Times New Roman" w:cs="B Lotus" w:hint="eastAsia"/>
                <w:sz w:val="28"/>
                <w:szCs w:val="28"/>
                <w:rtl/>
              </w:rPr>
              <w:t>حق</w:t>
            </w:r>
            <w:r w:rsidRPr="000D5664">
              <w:rPr>
                <w:rFonts w:ascii="Times New Roman" w:hAnsi="Times New Roman" w:cs="B Lotus"/>
                <w:sz w:val="28"/>
                <w:szCs w:val="28"/>
                <w:rtl/>
              </w:rPr>
              <w:t xml:space="preserve"> </w:t>
            </w:r>
            <w:r w:rsidRPr="000D5664">
              <w:rPr>
                <w:rFonts w:ascii="Times New Roman" w:hAnsi="Times New Roman" w:cs="B Lotus" w:hint="eastAsia"/>
                <w:sz w:val="28"/>
                <w:szCs w:val="28"/>
                <w:rtl/>
              </w:rPr>
              <w:t>ب</w:t>
            </w:r>
            <w:r w:rsidRPr="000D5664">
              <w:rPr>
                <w:rFonts w:ascii="Times New Roman" w:hAnsi="Times New Roman" w:cs="B Lotus"/>
                <w:sz w:val="28"/>
                <w:szCs w:val="28"/>
                <w:rtl/>
              </w:rPr>
              <w:t>ی</w:t>
            </w:r>
            <w:r w:rsidRPr="000D5664">
              <w:rPr>
                <w:rFonts w:ascii="Times New Roman" w:hAnsi="Times New Roman" w:cs="B Lotus" w:hint="eastAsia"/>
                <w:sz w:val="28"/>
                <w:szCs w:val="28"/>
                <w:rtl/>
              </w:rPr>
              <w:t>مه</w:t>
            </w:r>
            <w:r w:rsidRPr="000D5664">
              <w:rPr>
                <w:rFonts w:ascii="Times New Roman" w:hAnsi="Times New Roman" w:cs="B Lotus" w:hint="cs"/>
                <w:sz w:val="28"/>
                <w:szCs w:val="28"/>
                <w:rtl/>
              </w:rPr>
              <w:t xml:space="preserve"> براساس سوابق رانندگی</w:t>
            </w:r>
            <w:r w:rsidRPr="00371D29">
              <w:rPr>
                <w:rFonts w:ascii="Times New Roman" w:hAnsi="Times New Roman" w:cs="B Lotus" w:hint="cs"/>
                <w:sz w:val="28"/>
                <w:szCs w:val="28"/>
                <w:rtl/>
              </w:rPr>
              <w:t xml:space="preserve"> انتقال دهنده</w:t>
            </w:r>
          </w:p>
        </w:tc>
      </w:tr>
      <w:tr w:rsidR="00950AF4" w:rsidRPr="005109A6" w14:paraId="761C8F39"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7D95ADE8"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723D9C35" w14:textId="792787EE"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11AF8">
              <w:rPr>
                <w:rFonts w:ascii="Times New Roman" w:hAnsi="Times New Roman" w:cs="Times New Roman"/>
                <w:sz w:val="28"/>
                <w:szCs w:val="28"/>
              </w:rPr>
              <w:t>Shft</w:t>
            </w:r>
            <w:r w:rsidRPr="002D24E7">
              <w:rPr>
                <w:rFonts w:ascii="Times New Roman" w:hAnsi="Times New Roman" w:cs="Times New Roman"/>
                <w:sz w:val="28"/>
                <w:szCs w:val="28"/>
              </w:rPr>
              <w:t>ActvDisThrPrcnt</w:t>
            </w:r>
          </w:p>
        </w:tc>
        <w:tc>
          <w:tcPr>
            <w:tcW w:w="1212" w:type="dxa"/>
          </w:tcPr>
          <w:p w14:paraId="409E9211" w14:textId="6AEE523C"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4718" w:type="dxa"/>
          </w:tcPr>
          <w:p w14:paraId="1E5676E9" w14:textId="4430A991"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BF3F99">
              <w:rPr>
                <w:rFonts w:cs="B Lotus"/>
                <w:sz w:val="28"/>
                <w:szCs w:val="28"/>
                <w:rtl/>
              </w:rPr>
              <w:t xml:space="preserve">درصد تخفیف </w:t>
            </w:r>
            <w:r w:rsidR="00950AF4">
              <w:rPr>
                <w:rFonts w:cs="B Lotus" w:hint="cs"/>
                <w:sz w:val="28"/>
                <w:szCs w:val="28"/>
                <w:rtl/>
              </w:rPr>
              <w:t xml:space="preserve">روزشمار </w:t>
            </w:r>
            <w:r w:rsidRPr="00BF3F99">
              <w:rPr>
                <w:rFonts w:cs="B Lotus"/>
                <w:sz w:val="28"/>
                <w:szCs w:val="28"/>
                <w:rtl/>
              </w:rPr>
              <w:t>عدم خسارت شخص ثالث</w:t>
            </w:r>
            <w:r w:rsidRPr="00371D29">
              <w:rPr>
                <w:rFonts w:cs="B Lotus" w:hint="cs"/>
                <w:sz w:val="28"/>
                <w:szCs w:val="28"/>
                <w:rtl/>
              </w:rPr>
              <w:t xml:space="preserve"> انتقال دهنده</w:t>
            </w:r>
          </w:p>
        </w:tc>
      </w:tr>
      <w:tr w:rsidR="00950AF4" w:rsidRPr="005109A6" w14:paraId="7E1C971F"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40AF81F5"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28195E69" w14:textId="1088CFCF"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11AF8">
              <w:rPr>
                <w:rFonts w:ascii="Times New Roman" w:hAnsi="Times New Roman" w:cs="Times New Roman"/>
                <w:sz w:val="28"/>
                <w:szCs w:val="28"/>
              </w:rPr>
              <w:t>Shft</w:t>
            </w:r>
            <w:r w:rsidRPr="002D24E7">
              <w:rPr>
                <w:rFonts w:ascii="Times New Roman" w:hAnsi="Times New Roman" w:cs="Times New Roman"/>
                <w:sz w:val="28"/>
                <w:szCs w:val="28"/>
              </w:rPr>
              <w:t>ActvDisPrsnPrcnt</w:t>
            </w:r>
          </w:p>
        </w:tc>
        <w:tc>
          <w:tcPr>
            <w:tcW w:w="1212" w:type="dxa"/>
          </w:tcPr>
          <w:p w14:paraId="7047A3C7" w14:textId="2D9BE783"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4718" w:type="dxa"/>
          </w:tcPr>
          <w:p w14:paraId="07630DFF" w14:textId="464BBAD9"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BF3F99">
              <w:rPr>
                <w:rFonts w:cs="B Lotus"/>
                <w:sz w:val="28"/>
                <w:szCs w:val="28"/>
                <w:rtl/>
              </w:rPr>
              <w:t xml:space="preserve">درصد تخفیف </w:t>
            </w:r>
            <w:r w:rsidR="00950AF4">
              <w:rPr>
                <w:rFonts w:cs="B Lotus" w:hint="cs"/>
                <w:sz w:val="28"/>
                <w:szCs w:val="28"/>
                <w:rtl/>
              </w:rPr>
              <w:t xml:space="preserve">روزشمار </w:t>
            </w:r>
            <w:r w:rsidRPr="00BF3F99">
              <w:rPr>
                <w:rFonts w:cs="B Lotus"/>
                <w:sz w:val="28"/>
                <w:szCs w:val="28"/>
                <w:rtl/>
              </w:rPr>
              <w:t>عدم خسارت حوادث راننده</w:t>
            </w:r>
            <w:r w:rsidRPr="00371D29">
              <w:rPr>
                <w:rFonts w:cs="B Lotus" w:hint="cs"/>
                <w:sz w:val="28"/>
                <w:szCs w:val="28"/>
                <w:rtl/>
              </w:rPr>
              <w:t xml:space="preserve"> انتقال دهنده</w:t>
            </w:r>
          </w:p>
        </w:tc>
      </w:tr>
      <w:tr w:rsidR="00950AF4" w:rsidRPr="005109A6" w14:paraId="48BF9029"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44EE83BB"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0D4071D5" w14:textId="28B558C7"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11AF8">
              <w:rPr>
                <w:rFonts w:ascii="Times New Roman" w:hAnsi="Times New Roman" w:cs="Times New Roman"/>
                <w:sz w:val="28"/>
                <w:szCs w:val="28"/>
              </w:rPr>
              <w:t>Shft</w:t>
            </w:r>
            <w:r w:rsidRPr="002D24E7">
              <w:rPr>
                <w:rFonts w:ascii="Times New Roman" w:hAnsi="Times New Roman" w:cs="Times New Roman"/>
                <w:sz w:val="28"/>
                <w:szCs w:val="28"/>
              </w:rPr>
              <w:t>DbtDisThrPrcnt</w:t>
            </w:r>
          </w:p>
        </w:tc>
        <w:tc>
          <w:tcPr>
            <w:tcW w:w="1212" w:type="dxa"/>
          </w:tcPr>
          <w:p w14:paraId="7C5BA422" w14:textId="09A5337E"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4718" w:type="dxa"/>
          </w:tcPr>
          <w:p w14:paraId="62B4AF8D" w14:textId="66E756AE"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BF3F99">
              <w:rPr>
                <w:rFonts w:cs="B Lotus"/>
                <w:sz w:val="28"/>
                <w:szCs w:val="28"/>
                <w:rtl/>
              </w:rPr>
              <w:t>درصد اشتباه محاسباتی</w:t>
            </w:r>
            <w:r>
              <w:rPr>
                <w:rFonts w:cs="B Lotus" w:hint="cs"/>
                <w:sz w:val="28"/>
                <w:szCs w:val="28"/>
                <w:rtl/>
              </w:rPr>
              <w:t xml:space="preserve"> شخص</w:t>
            </w:r>
            <w:r w:rsidRPr="00BF3F99">
              <w:rPr>
                <w:rFonts w:cs="B Lotus"/>
                <w:sz w:val="28"/>
                <w:szCs w:val="28"/>
                <w:rtl/>
              </w:rPr>
              <w:t xml:space="preserve"> ثالث شرکت بیمه</w:t>
            </w:r>
            <w:r w:rsidRPr="00371D29">
              <w:rPr>
                <w:rFonts w:cs="B Lotus" w:hint="cs"/>
                <w:sz w:val="28"/>
                <w:szCs w:val="28"/>
                <w:rtl/>
              </w:rPr>
              <w:t xml:space="preserve"> انتقال دهنده</w:t>
            </w:r>
          </w:p>
        </w:tc>
      </w:tr>
      <w:tr w:rsidR="00950AF4" w:rsidRPr="005109A6" w14:paraId="211EAC0C"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2CD9A68C"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34D726BF" w14:textId="1BF5F57E"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11AF8">
              <w:rPr>
                <w:rFonts w:ascii="Times New Roman" w:hAnsi="Times New Roman" w:cs="Times New Roman"/>
                <w:sz w:val="28"/>
                <w:szCs w:val="28"/>
              </w:rPr>
              <w:t>Shft</w:t>
            </w:r>
            <w:r w:rsidRPr="002D24E7">
              <w:rPr>
                <w:rFonts w:ascii="Times New Roman" w:hAnsi="Times New Roman" w:cs="Times New Roman"/>
                <w:sz w:val="28"/>
                <w:szCs w:val="28"/>
              </w:rPr>
              <w:t>DbtDisPrsnPrcnt</w:t>
            </w:r>
          </w:p>
        </w:tc>
        <w:tc>
          <w:tcPr>
            <w:tcW w:w="1212" w:type="dxa"/>
          </w:tcPr>
          <w:p w14:paraId="3CF637B7" w14:textId="00C0A334"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4718" w:type="dxa"/>
          </w:tcPr>
          <w:p w14:paraId="4CC44883" w14:textId="2347495C"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BF3F99">
              <w:rPr>
                <w:rFonts w:cs="B Lotus"/>
                <w:sz w:val="28"/>
                <w:szCs w:val="28"/>
                <w:rtl/>
              </w:rPr>
              <w:t xml:space="preserve">درصد اشتباه محاسباتی </w:t>
            </w:r>
            <w:r>
              <w:rPr>
                <w:rFonts w:cs="B Lotus" w:hint="cs"/>
                <w:sz w:val="28"/>
                <w:szCs w:val="28"/>
                <w:rtl/>
              </w:rPr>
              <w:t>حوادث راننده</w:t>
            </w:r>
            <w:r w:rsidRPr="00BF3F99">
              <w:rPr>
                <w:rFonts w:cs="B Lotus"/>
                <w:sz w:val="28"/>
                <w:szCs w:val="28"/>
                <w:rtl/>
              </w:rPr>
              <w:t xml:space="preserve"> شرکت بیمه</w:t>
            </w:r>
            <w:r w:rsidRPr="00371D29">
              <w:rPr>
                <w:rFonts w:cs="B Lotus" w:hint="cs"/>
                <w:sz w:val="28"/>
                <w:szCs w:val="28"/>
                <w:rtl/>
              </w:rPr>
              <w:t xml:space="preserve"> انتقال دهنده</w:t>
            </w:r>
          </w:p>
        </w:tc>
      </w:tr>
      <w:tr w:rsidR="0096078C" w:rsidRPr="005109A6" w14:paraId="1479276C"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4E310C34"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4AADF4F7" w14:textId="20CC706D"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11AF8">
              <w:rPr>
                <w:rFonts w:ascii="Times New Roman" w:hAnsi="Times New Roman" w:cs="Times New Roman"/>
                <w:sz w:val="28"/>
                <w:szCs w:val="28"/>
              </w:rPr>
              <w:t>Shft</w:t>
            </w:r>
            <w:r w:rsidRPr="002D24E7">
              <w:rPr>
                <w:rFonts w:ascii="Times New Roman" w:hAnsi="Times New Roman" w:cs="Times New Roman"/>
                <w:sz w:val="28"/>
                <w:szCs w:val="28"/>
              </w:rPr>
              <w:t>TotalThrPrcnt</w:t>
            </w:r>
          </w:p>
        </w:tc>
        <w:tc>
          <w:tcPr>
            <w:tcW w:w="1212" w:type="dxa"/>
          </w:tcPr>
          <w:p w14:paraId="0E9B8BEA" w14:textId="74D58CB9"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4718" w:type="dxa"/>
          </w:tcPr>
          <w:p w14:paraId="00533DDE" w14:textId="68C2C683"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Pr>
                <w:rFonts w:cs="B Lotus"/>
                <w:sz w:val="28"/>
                <w:szCs w:val="28"/>
                <w:rtl/>
              </w:rPr>
              <w:t>درصد تخفیف/ جریمه نهایی</w:t>
            </w:r>
            <w:r>
              <w:rPr>
                <w:rFonts w:cs="B Lotus" w:hint="cs"/>
                <w:sz w:val="28"/>
                <w:szCs w:val="28"/>
                <w:rtl/>
              </w:rPr>
              <w:t xml:space="preserve"> شخص ثالث</w:t>
            </w:r>
            <w:r w:rsidRPr="00BF3F99">
              <w:rPr>
                <w:rFonts w:cs="B Lotus"/>
                <w:sz w:val="28"/>
                <w:szCs w:val="28"/>
                <w:rtl/>
              </w:rPr>
              <w:t xml:space="preserve"> (محاسباتی سیستم)</w:t>
            </w:r>
            <w:r w:rsidRPr="00371D29">
              <w:rPr>
                <w:rFonts w:cs="B Lotus" w:hint="cs"/>
                <w:sz w:val="28"/>
                <w:szCs w:val="28"/>
                <w:rtl/>
              </w:rPr>
              <w:t xml:space="preserve"> انتقال دهنده</w:t>
            </w:r>
          </w:p>
        </w:tc>
      </w:tr>
      <w:tr w:rsidR="0096078C" w:rsidRPr="005109A6" w14:paraId="038ADE9F" w14:textId="77777777" w:rsidTr="00950AF4">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06EA0F70"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5C5EFC2E" w14:textId="7C70E6BC"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11AF8">
              <w:rPr>
                <w:rFonts w:ascii="Times New Roman" w:hAnsi="Times New Roman" w:cs="Times New Roman"/>
                <w:sz w:val="28"/>
                <w:szCs w:val="28"/>
              </w:rPr>
              <w:t>Shft</w:t>
            </w:r>
            <w:r w:rsidRPr="002D24E7">
              <w:rPr>
                <w:rFonts w:ascii="Times New Roman" w:hAnsi="Times New Roman" w:cs="Times New Roman"/>
                <w:sz w:val="28"/>
                <w:szCs w:val="28"/>
              </w:rPr>
              <w:t>TotalPrsnPrcnt</w:t>
            </w:r>
          </w:p>
        </w:tc>
        <w:tc>
          <w:tcPr>
            <w:tcW w:w="1212" w:type="dxa"/>
          </w:tcPr>
          <w:p w14:paraId="42FD6176" w14:textId="3D9BDC78"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Decimal</w:t>
            </w:r>
          </w:p>
        </w:tc>
        <w:tc>
          <w:tcPr>
            <w:tcW w:w="4718" w:type="dxa"/>
          </w:tcPr>
          <w:p w14:paraId="0D90B560" w14:textId="15D9685A" w:rsidR="0096078C" w:rsidRDefault="0096078C" w:rsidP="0096078C">
            <w:pPr>
              <w:jc w:val="cente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BF3F99">
              <w:rPr>
                <w:rFonts w:cs="B Lotus"/>
                <w:sz w:val="28"/>
                <w:szCs w:val="28"/>
                <w:rtl/>
              </w:rPr>
              <w:t>درصد تخفیف/ جریمه نهایی حوادث راننده (محاسباتی سیستم)</w:t>
            </w:r>
            <w:r w:rsidRPr="00371D29">
              <w:rPr>
                <w:rFonts w:cs="B Lotus" w:hint="cs"/>
                <w:sz w:val="28"/>
                <w:szCs w:val="28"/>
                <w:rtl/>
              </w:rPr>
              <w:t xml:space="preserve"> انتقال دهنده</w:t>
            </w:r>
          </w:p>
        </w:tc>
      </w:tr>
      <w:tr w:rsidR="0096078C" w:rsidRPr="005109A6" w14:paraId="085902ED" w14:textId="77777777" w:rsidTr="00950AF4">
        <w:trPr>
          <w:trHeight w:val="530"/>
          <w:jc w:val="center"/>
        </w:trPr>
        <w:tc>
          <w:tcPr>
            <w:cnfStyle w:val="001000000000" w:firstRow="0" w:lastRow="0" w:firstColumn="1" w:lastColumn="0" w:oddVBand="0" w:evenVBand="0" w:oddHBand="0" w:evenHBand="0" w:firstRowFirstColumn="0" w:firstRowLastColumn="0" w:lastRowFirstColumn="0" w:lastRowLastColumn="0"/>
            <w:tcW w:w="753" w:type="dxa"/>
          </w:tcPr>
          <w:p w14:paraId="2E8F90FE" w14:textId="77777777" w:rsidR="0096078C" w:rsidRPr="007A4644" w:rsidRDefault="0096078C" w:rsidP="0096078C">
            <w:pPr>
              <w:pStyle w:val="ListParagraph"/>
              <w:numPr>
                <w:ilvl w:val="0"/>
                <w:numId w:val="50"/>
              </w:numPr>
              <w:bidi/>
              <w:jc w:val="center"/>
              <w:rPr>
                <w:rFonts w:cs="B Lotus"/>
                <w:b w:val="0"/>
                <w:bCs w:val="0"/>
                <w:sz w:val="28"/>
                <w:szCs w:val="28"/>
                <w:rtl/>
              </w:rPr>
            </w:pPr>
          </w:p>
        </w:tc>
        <w:tc>
          <w:tcPr>
            <w:tcW w:w="2719" w:type="dxa"/>
          </w:tcPr>
          <w:p w14:paraId="54BA38EA" w14:textId="2DC43DF3"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ShftPlkCod</w:t>
            </w:r>
          </w:p>
        </w:tc>
        <w:tc>
          <w:tcPr>
            <w:tcW w:w="1212" w:type="dxa"/>
          </w:tcPr>
          <w:p w14:paraId="07263E48" w14:textId="37F06E99" w:rsidR="0096078C" w:rsidRDefault="0096078C" w:rsidP="009607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Int </w:t>
            </w:r>
          </w:p>
        </w:tc>
        <w:tc>
          <w:tcPr>
            <w:tcW w:w="4718" w:type="dxa"/>
          </w:tcPr>
          <w:p w14:paraId="612FF864" w14:textId="6C5BE3E7" w:rsidR="0096078C" w:rsidRPr="00BF3F99" w:rsidRDefault="0096078C" w:rsidP="0096078C">
            <w:pPr>
              <w:jc w:val="cente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536F53">
              <w:rPr>
                <w:rFonts w:cs="B Lotus" w:hint="cs"/>
                <w:sz w:val="28"/>
                <w:szCs w:val="28"/>
                <w:rtl/>
              </w:rPr>
              <w:t xml:space="preserve">کد استعلام پلاک انتقال </w:t>
            </w:r>
            <w:r>
              <w:rPr>
                <w:rFonts w:cs="B Lotus" w:hint="cs"/>
                <w:sz w:val="28"/>
                <w:szCs w:val="28"/>
                <w:rtl/>
              </w:rPr>
              <w:t>دهنده</w:t>
            </w:r>
            <w:r w:rsidRPr="00536F53">
              <w:rPr>
                <w:rFonts w:cs="B Lotus" w:hint="cs"/>
                <w:sz w:val="28"/>
                <w:szCs w:val="28"/>
                <w:rtl/>
              </w:rPr>
              <w:t xml:space="preserve"> تخفیف از ناجا</w:t>
            </w:r>
          </w:p>
        </w:tc>
      </w:tr>
    </w:tbl>
    <w:p w14:paraId="3D71BE51" w14:textId="77777777" w:rsidR="00410A9D" w:rsidRDefault="00410A9D" w:rsidP="00410A9D">
      <w:pPr>
        <w:rPr>
          <w:rtl/>
        </w:rPr>
      </w:pPr>
    </w:p>
    <w:p w14:paraId="284E8797" w14:textId="5B410262" w:rsidR="00B635AF" w:rsidRPr="00AF2538" w:rsidRDefault="00B635AF" w:rsidP="00AF2538">
      <w:pPr>
        <w:pStyle w:val="Heading3"/>
        <w:rPr>
          <w:rtl/>
        </w:rPr>
      </w:pPr>
      <w:bookmarkStart w:id="174" w:name="_Toc38109565"/>
      <w:r w:rsidRPr="00AF2538">
        <w:rPr>
          <w:rFonts w:cs="Sakkal Majalla" w:hint="cs"/>
          <w:rtl/>
        </w:rPr>
        <w:t xml:space="preserve">خطاهای وب متد </w:t>
      </w:r>
      <w:r w:rsidRPr="00AF2538">
        <w:t>CarInq</w:t>
      </w:r>
      <w:bookmarkEnd w:id="174"/>
      <w:r w:rsidRPr="00AF2538">
        <w:rPr>
          <w:rtl/>
        </w:rPr>
        <w:t xml:space="preserve"> </w:t>
      </w:r>
      <w:r w:rsidR="005C494C">
        <w:rPr>
          <w:rFonts w:hint="cs"/>
          <w:rtl/>
        </w:rPr>
        <w:t xml:space="preserve"> </w:t>
      </w:r>
      <w:r w:rsidR="005C494C" w:rsidRPr="005C494C">
        <w:rPr>
          <w:rFonts w:ascii="Times New Roman" w:eastAsiaTheme="minorHAnsi" w:hAnsi="Times New Roman" w:cs="B Lotus" w:hint="cs"/>
          <w:b w:val="0"/>
          <w:bCs w:val="0"/>
          <w:color w:val="auto"/>
          <w:sz w:val="28"/>
          <w:szCs w:val="28"/>
          <w:rtl/>
        </w:rPr>
        <w:t>(استعلام سوابق تخفیفات)</w:t>
      </w:r>
    </w:p>
    <w:tbl>
      <w:tblPr>
        <w:tblStyle w:val="GridTable4-Accent5"/>
        <w:bidiVisual/>
        <w:tblW w:w="0" w:type="auto"/>
        <w:tblInd w:w="40"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firstRow="1" w:lastRow="0" w:firstColumn="1" w:lastColumn="0" w:noHBand="0" w:noVBand="1"/>
      </w:tblPr>
      <w:tblGrid>
        <w:gridCol w:w="1437"/>
        <w:gridCol w:w="6339"/>
      </w:tblGrid>
      <w:tr w:rsidR="00B635AF" w14:paraId="6703D7DA" w14:textId="77777777" w:rsidTr="00B63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shd w:val="clear" w:color="auto" w:fill="92CDDC" w:themeFill="accent5" w:themeFillTint="99"/>
          </w:tcPr>
          <w:p w14:paraId="1293D9AF" w14:textId="6182BD4C" w:rsidR="00B635AF" w:rsidRDefault="00B635AF" w:rsidP="00AF2538">
            <w:pPr>
              <w:jc w:val="center"/>
              <w:rPr>
                <w:rFonts w:cs="B Lotus"/>
                <w:sz w:val="28"/>
                <w:szCs w:val="28"/>
                <w:rtl/>
              </w:rPr>
            </w:pPr>
            <w:r>
              <w:rPr>
                <w:rFonts w:cs="B Lotus" w:hint="cs"/>
                <w:sz w:val="28"/>
                <w:szCs w:val="28"/>
                <w:rtl/>
              </w:rPr>
              <w:t>کدخطا</w:t>
            </w:r>
          </w:p>
        </w:tc>
        <w:tc>
          <w:tcPr>
            <w:tcW w:w="6339" w:type="dxa"/>
            <w:shd w:val="clear" w:color="auto" w:fill="92CDDC" w:themeFill="accent5" w:themeFillTint="99"/>
          </w:tcPr>
          <w:p w14:paraId="4D12D861" w14:textId="42C694D1" w:rsidR="00B635AF" w:rsidRDefault="00B635AF" w:rsidP="00AF2538">
            <w:pPr>
              <w:jc w:val="center"/>
              <w:cnfStyle w:val="100000000000" w:firstRow="1" w:lastRow="0" w:firstColumn="0" w:lastColumn="0" w:oddVBand="0" w:evenVBand="0" w:oddHBand="0" w:evenHBand="0" w:firstRowFirstColumn="0" w:firstRowLastColumn="0" w:lastRowFirstColumn="0" w:lastRowLastColumn="0"/>
              <w:rPr>
                <w:rFonts w:cs="B Lotus"/>
                <w:sz w:val="28"/>
                <w:szCs w:val="28"/>
                <w:rtl/>
              </w:rPr>
            </w:pPr>
            <w:r>
              <w:rPr>
                <w:rFonts w:cs="B Lotus" w:hint="cs"/>
                <w:sz w:val="28"/>
                <w:szCs w:val="28"/>
                <w:rtl/>
              </w:rPr>
              <w:t>شرح خطا</w:t>
            </w:r>
          </w:p>
        </w:tc>
      </w:tr>
      <w:tr w:rsidR="00B635AF" w:rsidRPr="002B27E6" w14:paraId="771B0928" w14:textId="77777777" w:rsidTr="00B6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tcPr>
          <w:p w14:paraId="62B18A47" w14:textId="2C8F8149" w:rsidR="00B635AF" w:rsidRPr="004058B6" w:rsidRDefault="00B635AF" w:rsidP="00AF2538">
            <w:pPr>
              <w:jc w:val="center"/>
              <w:rPr>
                <w:rFonts w:ascii="Times New Roman" w:hAnsi="Times New Roman" w:cs="B Lotus"/>
                <w:b w:val="0"/>
                <w:bCs w:val="0"/>
                <w:sz w:val="28"/>
                <w:szCs w:val="28"/>
              </w:rPr>
            </w:pPr>
            <w:r w:rsidRPr="004058B6">
              <w:rPr>
                <w:rFonts w:ascii="Times New Roman" w:hAnsi="Times New Roman" w:cs="B Lotus" w:hint="cs"/>
                <w:color w:val="000000"/>
                <w:sz w:val="28"/>
                <w:szCs w:val="28"/>
                <w:rtl/>
              </w:rPr>
              <w:t>1</w:t>
            </w:r>
          </w:p>
        </w:tc>
        <w:tc>
          <w:tcPr>
            <w:tcW w:w="6339" w:type="dxa"/>
          </w:tcPr>
          <w:p w14:paraId="5012AA45" w14:textId="4958D6E0" w:rsidR="00B635AF" w:rsidRPr="004058B6" w:rsidRDefault="00B635AF" w:rsidP="00AF25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4058B6">
              <w:rPr>
                <w:rFonts w:ascii="Times New Roman" w:hAnsi="Times New Roman" w:cs="B Lotus" w:hint="cs"/>
                <w:sz w:val="28"/>
                <w:szCs w:val="28"/>
                <w:rtl/>
              </w:rPr>
              <w:t>کدملی خالی است</w:t>
            </w:r>
          </w:p>
        </w:tc>
      </w:tr>
      <w:tr w:rsidR="00B635AF" w:rsidRPr="002B27E6" w14:paraId="29EB7A0A" w14:textId="77777777" w:rsidTr="00B635AF">
        <w:tc>
          <w:tcPr>
            <w:cnfStyle w:val="001000000000" w:firstRow="0" w:lastRow="0" w:firstColumn="1" w:lastColumn="0" w:oddVBand="0" w:evenVBand="0" w:oddHBand="0" w:evenHBand="0" w:firstRowFirstColumn="0" w:firstRowLastColumn="0" w:lastRowFirstColumn="0" w:lastRowLastColumn="0"/>
            <w:tcW w:w="1437" w:type="dxa"/>
          </w:tcPr>
          <w:p w14:paraId="4CD9E0C9" w14:textId="277FA912" w:rsidR="00B635AF" w:rsidRPr="004058B6" w:rsidRDefault="00B635AF" w:rsidP="00AF2538">
            <w:pPr>
              <w:jc w:val="center"/>
              <w:rPr>
                <w:rFonts w:ascii="Times New Roman" w:hAnsi="Times New Roman" w:cs="B Lotus"/>
                <w:b w:val="0"/>
                <w:bCs w:val="0"/>
                <w:color w:val="000000"/>
                <w:sz w:val="28"/>
                <w:szCs w:val="28"/>
                <w:rtl/>
              </w:rPr>
            </w:pPr>
            <w:r w:rsidRPr="004058B6">
              <w:rPr>
                <w:rFonts w:ascii="Times New Roman" w:hAnsi="Times New Roman" w:cs="B Lotus" w:hint="cs"/>
                <w:color w:val="000000"/>
                <w:sz w:val="28"/>
                <w:szCs w:val="28"/>
                <w:rtl/>
              </w:rPr>
              <w:t>2</w:t>
            </w:r>
          </w:p>
        </w:tc>
        <w:tc>
          <w:tcPr>
            <w:tcW w:w="6339" w:type="dxa"/>
          </w:tcPr>
          <w:p w14:paraId="5D914AB2" w14:textId="76397548" w:rsidR="00B635AF" w:rsidRPr="004058B6" w:rsidRDefault="00B635AF" w:rsidP="00AF253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4058B6">
              <w:rPr>
                <w:rFonts w:ascii="Times New Roman" w:hAnsi="Times New Roman" w:cs="B Lotus" w:hint="cs"/>
                <w:sz w:val="28"/>
                <w:szCs w:val="28"/>
                <w:rtl/>
              </w:rPr>
              <w:t>دورقم سمت چپ پلاک خالی است</w:t>
            </w:r>
          </w:p>
        </w:tc>
      </w:tr>
      <w:tr w:rsidR="00B635AF" w:rsidRPr="002B27E6" w14:paraId="623489E2" w14:textId="77777777" w:rsidTr="00B6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tcPr>
          <w:p w14:paraId="57B28307" w14:textId="7665E1D2" w:rsidR="00B635AF" w:rsidRPr="004058B6" w:rsidRDefault="00B635AF" w:rsidP="00AF2538">
            <w:pPr>
              <w:jc w:val="center"/>
              <w:rPr>
                <w:rFonts w:ascii="Times New Roman" w:hAnsi="Times New Roman" w:cs="B Lotus"/>
                <w:b w:val="0"/>
                <w:bCs w:val="0"/>
                <w:color w:val="000000"/>
                <w:sz w:val="28"/>
                <w:szCs w:val="28"/>
                <w:rtl/>
              </w:rPr>
            </w:pPr>
            <w:r w:rsidRPr="004058B6">
              <w:rPr>
                <w:rFonts w:ascii="Times New Roman" w:hAnsi="Times New Roman" w:cs="B Lotus" w:hint="cs"/>
                <w:color w:val="000000"/>
                <w:sz w:val="28"/>
                <w:szCs w:val="28"/>
                <w:rtl/>
              </w:rPr>
              <w:t>3</w:t>
            </w:r>
          </w:p>
        </w:tc>
        <w:tc>
          <w:tcPr>
            <w:tcW w:w="6339" w:type="dxa"/>
          </w:tcPr>
          <w:p w14:paraId="76597D9B" w14:textId="7CEEB016" w:rsidR="00B635AF" w:rsidRPr="004058B6" w:rsidRDefault="00B635AF" w:rsidP="00AF25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sidRPr="004058B6">
              <w:rPr>
                <w:rFonts w:ascii="Times New Roman" w:hAnsi="Times New Roman" w:cs="B Lotus" w:hint="cs"/>
                <w:sz w:val="28"/>
                <w:szCs w:val="28"/>
                <w:rtl/>
              </w:rPr>
              <w:t>حرف پلاک خالی است</w:t>
            </w:r>
          </w:p>
        </w:tc>
      </w:tr>
      <w:tr w:rsidR="00B635AF" w:rsidRPr="002B27E6" w14:paraId="7B6154CB" w14:textId="77777777" w:rsidTr="00B635AF">
        <w:tc>
          <w:tcPr>
            <w:cnfStyle w:val="001000000000" w:firstRow="0" w:lastRow="0" w:firstColumn="1" w:lastColumn="0" w:oddVBand="0" w:evenVBand="0" w:oddHBand="0" w:evenHBand="0" w:firstRowFirstColumn="0" w:firstRowLastColumn="0" w:lastRowFirstColumn="0" w:lastRowLastColumn="0"/>
            <w:tcW w:w="1437" w:type="dxa"/>
          </w:tcPr>
          <w:p w14:paraId="3017AB7E" w14:textId="034C15F4" w:rsidR="00B635AF" w:rsidRPr="004058B6" w:rsidRDefault="00B635AF" w:rsidP="00AF2538">
            <w:pPr>
              <w:jc w:val="center"/>
              <w:rPr>
                <w:rFonts w:ascii="Times New Roman" w:hAnsi="Times New Roman" w:cs="B Lotus"/>
                <w:b w:val="0"/>
                <w:bCs w:val="0"/>
                <w:color w:val="000000"/>
                <w:sz w:val="28"/>
                <w:szCs w:val="28"/>
                <w:rtl/>
              </w:rPr>
            </w:pPr>
            <w:r w:rsidRPr="004058B6">
              <w:rPr>
                <w:rFonts w:ascii="Times New Roman" w:hAnsi="Times New Roman" w:cs="B Lotus" w:hint="cs"/>
                <w:color w:val="000000"/>
                <w:sz w:val="28"/>
                <w:szCs w:val="28"/>
                <w:rtl/>
              </w:rPr>
              <w:t>4</w:t>
            </w:r>
          </w:p>
        </w:tc>
        <w:tc>
          <w:tcPr>
            <w:tcW w:w="6339" w:type="dxa"/>
          </w:tcPr>
          <w:p w14:paraId="171AD4C5" w14:textId="02A46CB6" w:rsidR="00B635AF" w:rsidRPr="004058B6" w:rsidRDefault="00B635AF" w:rsidP="00AF253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4058B6">
              <w:rPr>
                <w:rFonts w:ascii="Times New Roman" w:hAnsi="Times New Roman" w:cs="B Lotus" w:hint="cs"/>
                <w:sz w:val="28"/>
                <w:szCs w:val="28"/>
                <w:rtl/>
              </w:rPr>
              <w:t>سه رقم سمت راست پلاک خالی است</w:t>
            </w:r>
          </w:p>
        </w:tc>
      </w:tr>
      <w:tr w:rsidR="00B635AF" w:rsidRPr="002B27E6" w14:paraId="113E23FB" w14:textId="77777777" w:rsidTr="00B6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7" w:type="dxa"/>
          </w:tcPr>
          <w:p w14:paraId="3E4A0462" w14:textId="22FB2FD2" w:rsidR="00B635AF" w:rsidRPr="004058B6" w:rsidRDefault="00B635AF" w:rsidP="00AF2538">
            <w:pPr>
              <w:jc w:val="center"/>
              <w:rPr>
                <w:rFonts w:ascii="Times New Roman" w:hAnsi="Times New Roman" w:cs="B Lotus"/>
                <w:b w:val="0"/>
                <w:bCs w:val="0"/>
                <w:color w:val="000000"/>
                <w:sz w:val="28"/>
                <w:szCs w:val="28"/>
                <w:rtl/>
              </w:rPr>
            </w:pPr>
            <w:r w:rsidRPr="004058B6">
              <w:rPr>
                <w:rFonts w:ascii="Times New Roman" w:hAnsi="Times New Roman" w:cs="B Lotus" w:hint="cs"/>
                <w:color w:val="000000"/>
                <w:sz w:val="28"/>
                <w:szCs w:val="28"/>
                <w:rtl/>
              </w:rPr>
              <w:t>5</w:t>
            </w:r>
          </w:p>
        </w:tc>
        <w:tc>
          <w:tcPr>
            <w:tcW w:w="6339" w:type="dxa"/>
          </w:tcPr>
          <w:p w14:paraId="3896EE3B" w14:textId="688BD421" w:rsidR="00B635AF" w:rsidRPr="004058B6" w:rsidRDefault="00C14175" w:rsidP="00AF253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Lotus"/>
                <w:sz w:val="28"/>
                <w:szCs w:val="28"/>
                <w:rtl/>
              </w:rPr>
            </w:pPr>
            <w:r>
              <w:rPr>
                <w:rFonts w:ascii="Times New Roman" w:hAnsi="Times New Roman" w:cs="B Lotus" w:hint="cs"/>
                <w:sz w:val="28"/>
                <w:szCs w:val="28"/>
                <w:rtl/>
              </w:rPr>
              <w:t>شماره سریال</w:t>
            </w:r>
            <w:r w:rsidR="00B635AF" w:rsidRPr="004058B6">
              <w:rPr>
                <w:rFonts w:ascii="Times New Roman" w:hAnsi="Times New Roman" w:cs="B Lotus" w:hint="cs"/>
                <w:sz w:val="28"/>
                <w:szCs w:val="28"/>
                <w:rtl/>
              </w:rPr>
              <w:t xml:space="preserve"> پلاک خالی است</w:t>
            </w:r>
          </w:p>
        </w:tc>
      </w:tr>
      <w:tr w:rsidR="00B635AF" w:rsidRPr="002B27E6" w14:paraId="2B35DAA0" w14:textId="77777777" w:rsidTr="00B635AF">
        <w:tc>
          <w:tcPr>
            <w:cnfStyle w:val="001000000000" w:firstRow="0" w:lastRow="0" w:firstColumn="1" w:lastColumn="0" w:oddVBand="0" w:evenVBand="0" w:oddHBand="0" w:evenHBand="0" w:firstRowFirstColumn="0" w:firstRowLastColumn="0" w:lastRowFirstColumn="0" w:lastRowLastColumn="0"/>
            <w:tcW w:w="1437" w:type="dxa"/>
          </w:tcPr>
          <w:p w14:paraId="0F801E36" w14:textId="5AC41F47" w:rsidR="00B635AF" w:rsidRPr="004058B6" w:rsidRDefault="00B635AF" w:rsidP="00AF2538">
            <w:pPr>
              <w:jc w:val="center"/>
              <w:rPr>
                <w:rFonts w:ascii="Times New Roman" w:hAnsi="Times New Roman" w:cs="B Lotus"/>
                <w:b w:val="0"/>
                <w:bCs w:val="0"/>
                <w:color w:val="000000"/>
                <w:sz w:val="28"/>
                <w:szCs w:val="28"/>
                <w:rtl/>
              </w:rPr>
            </w:pPr>
            <w:r w:rsidRPr="004058B6">
              <w:rPr>
                <w:rFonts w:ascii="Times New Roman" w:hAnsi="Times New Roman" w:cs="B Lotus" w:hint="cs"/>
                <w:color w:val="000000"/>
                <w:sz w:val="28"/>
                <w:szCs w:val="28"/>
                <w:rtl/>
              </w:rPr>
              <w:t>6</w:t>
            </w:r>
          </w:p>
        </w:tc>
        <w:tc>
          <w:tcPr>
            <w:tcW w:w="6339" w:type="dxa"/>
          </w:tcPr>
          <w:p w14:paraId="4113AF38" w14:textId="1E125542" w:rsidR="00B635AF" w:rsidRPr="004058B6" w:rsidRDefault="00B635AF" w:rsidP="00AF253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B Lotus"/>
                <w:sz w:val="28"/>
                <w:szCs w:val="28"/>
                <w:rtl/>
              </w:rPr>
            </w:pPr>
            <w:r w:rsidRPr="004058B6">
              <w:rPr>
                <w:rFonts w:ascii="Times New Roman" w:hAnsi="Times New Roman" w:cs="B Lotus" w:hint="cs"/>
                <w:sz w:val="28"/>
                <w:szCs w:val="28"/>
                <w:rtl/>
              </w:rPr>
              <w:t>کدکاربری و کلمه عبور اشتباه است</w:t>
            </w:r>
          </w:p>
        </w:tc>
      </w:tr>
    </w:tbl>
    <w:p w14:paraId="000307AB" w14:textId="545A53D2" w:rsidR="004905CD" w:rsidRPr="002459A4" w:rsidRDefault="004905CD" w:rsidP="002459A4">
      <w:pPr>
        <w:rPr>
          <w:rFonts w:ascii="Times New Roman" w:hAnsi="Times New Roman" w:cs="B Lotus"/>
          <w:rtl/>
        </w:rPr>
      </w:pPr>
    </w:p>
    <w:p w14:paraId="4E6D59DF" w14:textId="79D3742B" w:rsidR="00807F01" w:rsidRDefault="00807F01">
      <w:pPr>
        <w:bidi w:val="0"/>
        <w:rPr>
          <w:rFonts w:ascii="Consolas" w:hAnsi="Consolas" w:cs="Consolas"/>
          <w:color w:val="000000"/>
          <w:sz w:val="19"/>
          <w:szCs w:val="19"/>
          <w:rtl/>
        </w:rPr>
      </w:pPr>
      <w:bookmarkStart w:id="175" w:name="_کلاس_numberingDTO"/>
      <w:bookmarkEnd w:id="175"/>
    </w:p>
    <w:p w14:paraId="2B4AA272" w14:textId="531358EC" w:rsidR="003512B6" w:rsidRPr="00F733A3" w:rsidRDefault="003512B6" w:rsidP="007C5507">
      <w:pPr>
        <w:pStyle w:val="Heading1"/>
        <w:rPr>
          <w:rFonts w:cs="B Lotus"/>
          <w:sz w:val="32"/>
          <w:szCs w:val="32"/>
          <w:rtl/>
        </w:rPr>
      </w:pPr>
      <w:bookmarkStart w:id="176" w:name="_کلاس_InstructionDTO"/>
      <w:bookmarkStart w:id="177" w:name="_کلاس_InstructionDTO_(اطلاعات"/>
      <w:bookmarkStart w:id="178" w:name="_جدول_کدینگ_استعلام"/>
      <w:bookmarkStart w:id="179" w:name="_Toc38109566"/>
      <w:bookmarkEnd w:id="176"/>
      <w:bookmarkEnd w:id="177"/>
      <w:bookmarkEnd w:id="178"/>
      <w:r w:rsidRPr="00F733A3">
        <w:rPr>
          <w:rFonts w:cs="B Lotus" w:hint="cs"/>
          <w:sz w:val="32"/>
          <w:szCs w:val="32"/>
          <w:rtl/>
        </w:rPr>
        <w:lastRenderedPageBreak/>
        <w:t xml:space="preserve">بخش </w:t>
      </w:r>
      <w:r w:rsidR="007C5507" w:rsidRPr="00F733A3">
        <w:rPr>
          <w:rFonts w:cs="B Lotus" w:hint="cs"/>
          <w:sz w:val="32"/>
          <w:szCs w:val="32"/>
          <w:rtl/>
        </w:rPr>
        <w:t>یازدهم</w:t>
      </w:r>
      <w:r w:rsidR="00E9358B" w:rsidRPr="00F733A3">
        <w:rPr>
          <w:rFonts w:cs="B Lotus" w:hint="cs"/>
          <w:sz w:val="32"/>
          <w:szCs w:val="32"/>
          <w:rtl/>
        </w:rPr>
        <w:t xml:space="preserve"> </w:t>
      </w:r>
      <w:r w:rsidRPr="00F733A3">
        <w:rPr>
          <w:rFonts w:cs="B Lotus" w:hint="cs"/>
          <w:sz w:val="32"/>
          <w:szCs w:val="32"/>
          <w:rtl/>
        </w:rPr>
        <w:t>:</w:t>
      </w:r>
      <w:r w:rsidR="00E9358B" w:rsidRPr="00F733A3">
        <w:rPr>
          <w:rFonts w:cs="B Lotus" w:hint="cs"/>
          <w:sz w:val="32"/>
          <w:szCs w:val="32"/>
          <w:rtl/>
        </w:rPr>
        <w:t xml:space="preserve"> </w:t>
      </w:r>
      <w:r w:rsidRPr="00F733A3">
        <w:rPr>
          <w:rFonts w:cs="B Lotus" w:hint="cs"/>
          <w:sz w:val="32"/>
          <w:szCs w:val="32"/>
          <w:rtl/>
        </w:rPr>
        <w:t>فلوچارت</w:t>
      </w:r>
      <w:r w:rsidRPr="00F733A3">
        <w:rPr>
          <w:rFonts w:cs="B Lotus"/>
          <w:sz w:val="32"/>
          <w:szCs w:val="32"/>
          <w:rtl/>
        </w:rPr>
        <w:t xml:space="preserve"> </w:t>
      </w:r>
      <w:r w:rsidRPr="00F733A3">
        <w:rPr>
          <w:rFonts w:cs="B Lotus" w:hint="cs"/>
          <w:sz w:val="32"/>
          <w:szCs w:val="32"/>
          <w:rtl/>
        </w:rPr>
        <w:t>نحوه</w:t>
      </w:r>
      <w:r w:rsidRPr="00F733A3">
        <w:rPr>
          <w:rFonts w:cs="B Lotus"/>
          <w:sz w:val="32"/>
          <w:szCs w:val="32"/>
          <w:rtl/>
        </w:rPr>
        <w:t xml:space="preserve"> </w:t>
      </w:r>
      <w:r w:rsidRPr="00F733A3">
        <w:rPr>
          <w:rFonts w:cs="B Lotus" w:hint="cs"/>
          <w:sz w:val="32"/>
          <w:szCs w:val="32"/>
          <w:rtl/>
        </w:rPr>
        <w:t>فراخوانی</w:t>
      </w:r>
      <w:r w:rsidRPr="00F733A3">
        <w:rPr>
          <w:rFonts w:cs="B Lotus"/>
          <w:sz w:val="32"/>
          <w:szCs w:val="32"/>
          <w:rtl/>
        </w:rPr>
        <w:t xml:space="preserve"> </w:t>
      </w:r>
      <w:r w:rsidRPr="00F733A3">
        <w:rPr>
          <w:rFonts w:cs="B Lotus" w:hint="cs"/>
          <w:sz w:val="32"/>
          <w:szCs w:val="32"/>
          <w:rtl/>
        </w:rPr>
        <w:t>و</w:t>
      </w:r>
      <w:r w:rsidRPr="00F733A3">
        <w:rPr>
          <w:rFonts w:cs="B Lotus"/>
          <w:sz w:val="32"/>
          <w:szCs w:val="32"/>
          <w:rtl/>
        </w:rPr>
        <w:t xml:space="preserve"> </w:t>
      </w:r>
      <w:r w:rsidRPr="00F733A3">
        <w:rPr>
          <w:rFonts w:cs="B Lotus" w:hint="cs"/>
          <w:sz w:val="32"/>
          <w:szCs w:val="32"/>
          <w:rtl/>
        </w:rPr>
        <w:t>ثبت</w:t>
      </w:r>
      <w:r w:rsidRPr="00F733A3">
        <w:rPr>
          <w:rFonts w:cs="B Lotus"/>
          <w:sz w:val="32"/>
          <w:szCs w:val="32"/>
          <w:rtl/>
        </w:rPr>
        <w:t xml:space="preserve"> </w:t>
      </w:r>
      <w:r w:rsidRPr="00F733A3">
        <w:rPr>
          <w:rFonts w:cs="B Lotus" w:hint="cs"/>
          <w:sz w:val="32"/>
          <w:szCs w:val="32"/>
          <w:rtl/>
        </w:rPr>
        <w:t>عملیات</w:t>
      </w:r>
      <w:bookmarkEnd w:id="118"/>
      <w:bookmarkEnd w:id="179"/>
    </w:p>
    <w:p w14:paraId="6946C026" w14:textId="77777777" w:rsidR="006864C6" w:rsidRPr="00F733A3" w:rsidRDefault="003512B6" w:rsidP="001A22C0">
      <w:pPr>
        <w:pStyle w:val="Heading2"/>
        <w:rPr>
          <w:rFonts w:cs="B Lotus"/>
          <w:sz w:val="28"/>
          <w:szCs w:val="28"/>
          <w:rtl/>
        </w:rPr>
      </w:pPr>
      <w:bookmarkStart w:id="180" w:name="_Toc439461621"/>
      <w:bookmarkStart w:id="181" w:name="_Toc38109567"/>
      <w:r w:rsidRPr="00F733A3">
        <w:rPr>
          <w:rFonts w:cs="B Lotus" w:hint="cs"/>
          <w:sz w:val="28"/>
          <w:szCs w:val="28"/>
          <w:rtl/>
        </w:rPr>
        <w:t>ثبت عملیات بیمه نامه</w:t>
      </w:r>
      <w:r w:rsidR="00E9358B" w:rsidRPr="00F733A3">
        <w:rPr>
          <w:rFonts w:cs="B Lotus" w:hint="cs"/>
          <w:sz w:val="28"/>
          <w:szCs w:val="28"/>
          <w:rtl/>
        </w:rPr>
        <w:t xml:space="preserve"> </w:t>
      </w:r>
      <w:r w:rsidRPr="00F733A3">
        <w:rPr>
          <w:rFonts w:cs="B Lotus" w:hint="cs"/>
          <w:sz w:val="28"/>
          <w:szCs w:val="28"/>
          <w:rtl/>
        </w:rPr>
        <w:t>:</w:t>
      </w:r>
      <w:bookmarkEnd w:id="180"/>
      <w:bookmarkEnd w:id="181"/>
    </w:p>
    <w:p w14:paraId="5A4653FF" w14:textId="77777777" w:rsidR="003512B6" w:rsidRPr="00F733A3" w:rsidRDefault="003512B6" w:rsidP="003512B6">
      <w:pPr>
        <w:bidi w:val="0"/>
        <w:jc w:val="right"/>
        <w:rPr>
          <w:rFonts w:cs="B Lotus"/>
          <w:sz w:val="28"/>
          <w:szCs w:val="28"/>
        </w:rPr>
      </w:pPr>
      <w:r w:rsidRPr="00F733A3">
        <w:rPr>
          <w:rFonts w:cs="B Lotus"/>
          <w:noProof/>
          <w:sz w:val="28"/>
          <w:szCs w:val="28"/>
          <w:lang w:bidi="ar-SA"/>
        </w:rPr>
        <w:drawing>
          <wp:inline distT="0" distB="0" distL="0" distR="0" wp14:anchorId="3CF5F976" wp14:editId="436FFDC8">
            <wp:extent cx="5372100" cy="6276975"/>
            <wp:effectExtent l="0" t="0" r="0" b="9525"/>
            <wp:docPr id="2" name="Picture 2" descr="C:\Users\haeri\Desktop\فلوچارت\Capturesabt bimehnam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eri\Desktop\فلوچارت\Capturesabt bimehnameh.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2282" cy="6277188"/>
                    </a:xfrm>
                    <a:prstGeom prst="rect">
                      <a:avLst/>
                    </a:prstGeom>
                    <a:noFill/>
                    <a:ln>
                      <a:noFill/>
                    </a:ln>
                  </pic:spPr>
                </pic:pic>
              </a:graphicData>
            </a:graphic>
          </wp:inline>
        </w:drawing>
      </w:r>
    </w:p>
    <w:p w14:paraId="57114C3B" w14:textId="77777777" w:rsidR="00E9358B" w:rsidRPr="00F733A3" w:rsidRDefault="00E9358B" w:rsidP="0053405C">
      <w:pPr>
        <w:rPr>
          <w:rFonts w:cs="B Lotus"/>
          <w:sz w:val="24"/>
          <w:szCs w:val="24"/>
          <w:rtl/>
        </w:rPr>
      </w:pPr>
    </w:p>
    <w:p w14:paraId="4DA6512B" w14:textId="77777777" w:rsidR="00E9358B" w:rsidRPr="00F733A3" w:rsidRDefault="00E9358B" w:rsidP="0053405C">
      <w:pPr>
        <w:rPr>
          <w:rFonts w:cs="B Lotus"/>
          <w:sz w:val="24"/>
          <w:szCs w:val="24"/>
          <w:rtl/>
        </w:rPr>
      </w:pPr>
      <w:bookmarkStart w:id="182" w:name="_Toc439461622"/>
    </w:p>
    <w:p w14:paraId="7FFB6925" w14:textId="77777777" w:rsidR="00515A2D" w:rsidRPr="00F733A3" w:rsidRDefault="00515A2D" w:rsidP="00515A2D">
      <w:pPr>
        <w:pStyle w:val="Heading2"/>
        <w:rPr>
          <w:rFonts w:cs="B Lotus"/>
          <w:sz w:val="28"/>
          <w:szCs w:val="28"/>
          <w:rtl/>
        </w:rPr>
      </w:pPr>
      <w:bookmarkStart w:id="183" w:name="_Toc38109568"/>
      <w:r w:rsidRPr="00F733A3">
        <w:rPr>
          <w:rFonts w:cs="B Lotus" w:hint="cs"/>
          <w:sz w:val="28"/>
          <w:szCs w:val="28"/>
          <w:rtl/>
        </w:rPr>
        <w:lastRenderedPageBreak/>
        <w:t>ثبت عملیات پیشنهاد  :</w:t>
      </w:r>
      <w:bookmarkEnd w:id="183"/>
    </w:p>
    <w:p w14:paraId="6AFDB883" w14:textId="77777777" w:rsidR="00332357" w:rsidRPr="00F733A3" w:rsidRDefault="00515A2D" w:rsidP="00A24037">
      <w:pPr>
        <w:rPr>
          <w:rtl/>
        </w:rPr>
      </w:pPr>
      <w:r w:rsidRPr="00F733A3">
        <w:rPr>
          <w:noProof/>
          <w:rtl/>
          <w:lang w:bidi="ar-SA"/>
        </w:rPr>
        <w:drawing>
          <wp:inline distT="0" distB="0" distL="0" distR="0" wp14:anchorId="3A67BA4C" wp14:editId="3862CAE1">
            <wp:extent cx="4686300" cy="603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4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6960" cy="6039701"/>
                    </a:xfrm>
                    <a:prstGeom prst="rect">
                      <a:avLst/>
                    </a:prstGeom>
                  </pic:spPr>
                </pic:pic>
              </a:graphicData>
            </a:graphic>
          </wp:inline>
        </w:drawing>
      </w:r>
    </w:p>
    <w:p w14:paraId="22FFA86D" w14:textId="77777777" w:rsidR="00A24037" w:rsidRDefault="00A24037">
      <w:pPr>
        <w:bidi w:val="0"/>
        <w:rPr>
          <w:rFonts w:asciiTheme="majorHAnsi" w:eastAsiaTheme="majorEastAsia" w:hAnsiTheme="majorHAnsi" w:cs="B Lotus"/>
          <w:b/>
          <w:bCs/>
          <w:color w:val="4F81BD" w:themeColor="accent1"/>
          <w:sz w:val="28"/>
          <w:szCs w:val="28"/>
          <w:rtl/>
        </w:rPr>
      </w:pPr>
      <w:r>
        <w:rPr>
          <w:rFonts w:cs="B Lotus"/>
          <w:sz w:val="28"/>
          <w:szCs w:val="28"/>
          <w:rtl/>
        </w:rPr>
        <w:br w:type="page"/>
      </w:r>
    </w:p>
    <w:p w14:paraId="63252A1A" w14:textId="4528642E" w:rsidR="00C24472" w:rsidRPr="00F733A3" w:rsidRDefault="00C24472" w:rsidP="00DC2ED0">
      <w:pPr>
        <w:pStyle w:val="Heading2"/>
        <w:rPr>
          <w:rFonts w:cs="B Lotus"/>
          <w:sz w:val="28"/>
          <w:szCs w:val="28"/>
          <w:rtl/>
        </w:rPr>
      </w:pPr>
      <w:bookmarkStart w:id="184" w:name="_Toc38109569"/>
      <w:r w:rsidRPr="00F733A3">
        <w:rPr>
          <w:rFonts w:cs="B Lotus" w:hint="cs"/>
          <w:sz w:val="28"/>
          <w:szCs w:val="28"/>
          <w:rtl/>
        </w:rPr>
        <w:lastRenderedPageBreak/>
        <w:t>ثبت الحاقیه</w:t>
      </w:r>
      <w:r w:rsidR="00E9358B" w:rsidRPr="00F733A3">
        <w:rPr>
          <w:rFonts w:cs="B Lotus" w:hint="cs"/>
          <w:sz w:val="28"/>
          <w:szCs w:val="28"/>
          <w:rtl/>
        </w:rPr>
        <w:t xml:space="preserve"> </w:t>
      </w:r>
      <w:r w:rsidRPr="00F733A3">
        <w:rPr>
          <w:rFonts w:cs="B Lotus" w:hint="cs"/>
          <w:sz w:val="28"/>
          <w:szCs w:val="28"/>
          <w:rtl/>
        </w:rPr>
        <w:t>:</w:t>
      </w:r>
      <w:bookmarkEnd w:id="182"/>
      <w:bookmarkEnd w:id="184"/>
    </w:p>
    <w:p w14:paraId="23CD0F26" w14:textId="77777777" w:rsidR="00E9358B" w:rsidRPr="00F733A3" w:rsidRDefault="007626F6" w:rsidP="00332357">
      <w:pPr>
        <w:rPr>
          <w:rFonts w:cs="B Lotus"/>
          <w:sz w:val="24"/>
          <w:szCs w:val="24"/>
          <w:rtl/>
        </w:rPr>
      </w:pPr>
      <w:r w:rsidRPr="00F733A3">
        <w:rPr>
          <w:rFonts w:cs="B Lotus" w:hint="cs"/>
          <w:noProof/>
          <w:sz w:val="24"/>
          <w:szCs w:val="24"/>
          <w:lang w:bidi="ar-SA"/>
        </w:rPr>
        <w:drawing>
          <wp:inline distT="0" distB="0" distL="0" distR="0" wp14:anchorId="410DE857" wp14:editId="4D9719D6">
            <wp:extent cx="5276850" cy="6269999"/>
            <wp:effectExtent l="0" t="0" r="0" b="0"/>
            <wp:docPr id="3" name="Picture 3" descr="C:\Users\haeri\Desktop\فلوچارت\Capture elhaghi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eri\Desktop\فلوچارت\Capture elhaghieh.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3276" cy="6277635"/>
                    </a:xfrm>
                    <a:prstGeom prst="rect">
                      <a:avLst/>
                    </a:prstGeom>
                    <a:noFill/>
                    <a:ln>
                      <a:noFill/>
                    </a:ln>
                  </pic:spPr>
                </pic:pic>
              </a:graphicData>
            </a:graphic>
          </wp:inline>
        </w:drawing>
      </w:r>
      <w:bookmarkStart w:id="185" w:name="_Toc439461623"/>
    </w:p>
    <w:p w14:paraId="0CCAE745" w14:textId="77777777" w:rsidR="00E9358B" w:rsidRPr="00F733A3" w:rsidRDefault="00E9358B" w:rsidP="00E9358B">
      <w:pPr>
        <w:rPr>
          <w:rFonts w:cs="B Lotus"/>
          <w:sz w:val="24"/>
          <w:szCs w:val="24"/>
          <w:rtl/>
        </w:rPr>
      </w:pPr>
    </w:p>
    <w:p w14:paraId="5F16F9F6" w14:textId="77777777" w:rsidR="00332357" w:rsidRPr="00F733A3" w:rsidRDefault="00332357" w:rsidP="00E9358B">
      <w:pPr>
        <w:rPr>
          <w:rFonts w:cs="B Lotus"/>
          <w:sz w:val="24"/>
          <w:szCs w:val="24"/>
          <w:rtl/>
        </w:rPr>
      </w:pPr>
    </w:p>
    <w:p w14:paraId="0F803F8A" w14:textId="77777777" w:rsidR="00332357" w:rsidRPr="00F733A3" w:rsidRDefault="00332357" w:rsidP="00E9358B">
      <w:pPr>
        <w:rPr>
          <w:rFonts w:cs="B Lotus"/>
          <w:sz w:val="24"/>
          <w:szCs w:val="24"/>
          <w:rtl/>
        </w:rPr>
      </w:pPr>
    </w:p>
    <w:p w14:paraId="46125D8F" w14:textId="77777777" w:rsidR="00332357" w:rsidRPr="00F733A3" w:rsidRDefault="00332357" w:rsidP="00E9358B">
      <w:pPr>
        <w:rPr>
          <w:rFonts w:cs="B Lotus"/>
          <w:sz w:val="24"/>
          <w:szCs w:val="24"/>
          <w:rtl/>
        </w:rPr>
      </w:pPr>
    </w:p>
    <w:p w14:paraId="499C1B47" w14:textId="77777777" w:rsidR="00332357" w:rsidRPr="00F733A3" w:rsidRDefault="00332357" w:rsidP="00E9358B">
      <w:pPr>
        <w:rPr>
          <w:rFonts w:cs="B Lotus"/>
          <w:sz w:val="24"/>
          <w:szCs w:val="24"/>
          <w:rtl/>
        </w:rPr>
      </w:pPr>
    </w:p>
    <w:p w14:paraId="04CF54F4" w14:textId="77777777" w:rsidR="00332357" w:rsidRPr="00F733A3" w:rsidRDefault="00332357" w:rsidP="00E9358B">
      <w:pPr>
        <w:rPr>
          <w:rFonts w:cs="B Lotus"/>
          <w:sz w:val="24"/>
          <w:szCs w:val="24"/>
          <w:rtl/>
        </w:rPr>
      </w:pPr>
    </w:p>
    <w:p w14:paraId="4F913BEF" w14:textId="77777777" w:rsidR="00C24472" w:rsidRPr="00F733A3" w:rsidRDefault="007626F6" w:rsidP="00DC2ED0">
      <w:pPr>
        <w:pStyle w:val="Heading2"/>
        <w:rPr>
          <w:rFonts w:cs="B Lotus"/>
          <w:sz w:val="28"/>
          <w:szCs w:val="28"/>
          <w:rtl/>
        </w:rPr>
      </w:pPr>
      <w:bookmarkStart w:id="186" w:name="_Toc38109570"/>
      <w:r w:rsidRPr="00F733A3">
        <w:rPr>
          <w:rFonts w:cs="B Lotus" w:hint="cs"/>
          <w:sz w:val="28"/>
          <w:szCs w:val="28"/>
          <w:rtl/>
        </w:rPr>
        <w:t>ثبت عملیات پرونده خسارت</w:t>
      </w:r>
      <w:r w:rsidR="00C24472" w:rsidRPr="00F733A3">
        <w:rPr>
          <w:rFonts w:cs="B Lotus" w:hint="cs"/>
          <w:sz w:val="28"/>
          <w:szCs w:val="28"/>
          <w:rtl/>
        </w:rPr>
        <w:t>:</w:t>
      </w:r>
      <w:bookmarkEnd w:id="185"/>
      <w:bookmarkEnd w:id="186"/>
    </w:p>
    <w:p w14:paraId="11B51146" w14:textId="77777777" w:rsidR="00E9358B" w:rsidRPr="00F733A3" w:rsidRDefault="00E9358B" w:rsidP="00E9358B">
      <w:pPr>
        <w:rPr>
          <w:rFonts w:cs="B Lotus"/>
          <w:sz w:val="24"/>
          <w:szCs w:val="24"/>
          <w:rtl/>
        </w:rPr>
      </w:pPr>
    </w:p>
    <w:p w14:paraId="6A646EE9" w14:textId="77777777" w:rsidR="007626F6" w:rsidRPr="00F733A3" w:rsidRDefault="007626F6" w:rsidP="00E51D4D">
      <w:pPr>
        <w:rPr>
          <w:rFonts w:cs="B Lotus"/>
          <w:sz w:val="24"/>
          <w:szCs w:val="24"/>
          <w:rtl/>
        </w:rPr>
      </w:pPr>
      <w:r w:rsidRPr="00F733A3">
        <w:rPr>
          <w:rFonts w:cs="B Lotus" w:hint="cs"/>
          <w:noProof/>
          <w:sz w:val="24"/>
          <w:szCs w:val="24"/>
          <w:lang w:bidi="ar-SA"/>
        </w:rPr>
        <w:drawing>
          <wp:inline distT="0" distB="0" distL="0" distR="0" wp14:anchorId="38C7047A" wp14:editId="46039F13">
            <wp:extent cx="5480050" cy="5943580"/>
            <wp:effectExtent l="0" t="0" r="6350" b="635"/>
            <wp:docPr id="4" name="Picture 4" descr="C:\Users\haeri\Desktop\فلوچارت\Capture parvanddeh lkhasa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eri\Desktop\فلوچارت\Capture parvanddeh lkhasara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5574" cy="5960417"/>
                    </a:xfrm>
                    <a:prstGeom prst="rect">
                      <a:avLst/>
                    </a:prstGeom>
                    <a:noFill/>
                    <a:ln>
                      <a:noFill/>
                    </a:ln>
                  </pic:spPr>
                </pic:pic>
              </a:graphicData>
            </a:graphic>
          </wp:inline>
        </w:drawing>
      </w:r>
      <w:r w:rsidRPr="00F733A3">
        <w:rPr>
          <w:rFonts w:cs="B Lotus" w:hint="cs"/>
          <w:sz w:val="24"/>
          <w:szCs w:val="24"/>
          <w:rtl/>
        </w:rPr>
        <w:t>:</w:t>
      </w:r>
    </w:p>
    <w:p w14:paraId="29FFE199" w14:textId="77777777" w:rsidR="00865358" w:rsidRPr="00F733A3" w:rsidRDefault="00865358" w:rsidP="007626F6">
      <w:pPr>
        <w:bidi w:val="0"/>
        <w:jc w:val="right"/>
        <w:rPr>
          <w:rFonts w:cs="B Lotus"/>
          <w:b/>
          <w:bCs/>
          <w:sz w:val="28"/>
          <w:szCs w:val="28"/>
        </w:rPr>
      </w:pPr>
    </w:p>
    <w:p w14:paraId="587E7536" w14:textId="77777777" w:rsidR="00865358" w:rsidRPr="00F733A3" w:rsidRDefault="00865358" w:rsidP="00865358">
      <w:pPr>
        <w:bidi w:val="0"/>
        <w:jc w:val="right"/>
        <w:rPr>
          <w:rFonts w:cs="B Lotus"/>
          <w:b/>
          <w:bCs/>
          <w:sz w:val="28"/>
          <w:szCs w:val="28"/>
        </w:rPr>
      </w:pPr>
    </w:p>
    <w:p w14:paraId="7F9A988B" w14:textId="77777777" w:rsidR="003512B6" w:rsidRPr="00F733A3" w:rsidRDefault="006864C6" w:rsidP="00E9358B">
      <w:pPr>
        <w:pStyle w:val="Heading2"/>
        <w:rPr>
          <w:rFonts w:cs="B Lotus"/>
          <w:sz w:val="28"/>
          <w:szCs w:val="28"/>
        </w:rPr>
      </w:pPr>
      <w:bookmarkStart w:id="187" w:name="_Toc439461624"/>
      <w:bookmarkStart w:id="188" w:name="_Toc38109571"/>
      <w:r w:rsidRPr="00F733A3">
        <w:rPr>
          <w:rFonts w:cs="B Lotus" w:hint="cs"/>
          <w:sz w:val="28"/>
          <w:szCs w:val="28"/>
          <w:rtl/>
        </w:rPr>
        <w:t xml:space="preserve">فلوچارت </w:t>
      </w:r>
      <w:r w:rsidR="007626F6" w:rsidRPr="00F733A3">
        <w:rPr>
          <w:rFonts w:cs="B Lotus" w:hint="cs"/>
          <w:sz w:val="28"/>
          <w:szCs w:val="28"/>
          <w:rtl/>
        </w:rPr>
        <w:t>ثبت عملیات زیاندیده:</w:t>
      </w:r>
      <w:bookmarkEnd w:id="187"/>
      <w:bookmarkEnd w:id="188"/>
    </w:p>
    <w:p w14:paraId="68DB16F6" w14:textId="77777777" w:rsidR="00C24472" w:rsidRPr="00F733A3" w:rsidRDefault="00C24472" w:rsidP="0053405C">
      <w:pPr>
        <w:rPr>
          <w:rFonts w:cs="B Lotus"/>
          <w:sz w:val="24"/>
          <w:szCs w:val="24"/>
        </w:rPr>
      </w:pPr>
    </w:p>
    <w:p w14:paraId="380CCEFB" w14:textId="77777777" w:rsidR="007626F6" w:rsidRPr="00F733A3" w:rsidRDefault="007626F6" w:rsidP="007626F6">
      <w:pPr>
        <w:bidi w:val="0"/>
        <w:jc w:val="right"/>
        <w:rPr>
          <w:rFonts w:cs="B Lotus"/>
          <w:sz w:val="28"/>
          <w:szCs w:val="28"/>
        </w:rPr>
      </w:pPr>
      <w:r w:rsidRPr="00F733A3">
        <w:rPr>
          <w:rFonts w:cs="B Lotus"/>
          <w:noProof/>
          <w:sz w:val="28"/>
          <w:szCs w:val="28"/>
          <w:lang w:bidi="ar-SA"/>
        </w:rPr>
        <w:lastRenderedPageBreak/>
        <w:drawing>
          <wp:inline distT="0" distB="0" distL="0" distR="0" wp14:anchorId="13FA852E" wp14:editId="0CD3F10F">
            <wp:extent cx="4943475" cy="5570113"/>
            <wp:effectExtent l="0" t="0" r="0" b="0"/>
            <wp:docPr id="5" name="Picture 5" descr="C:\Users\haeri\Desktop\فلوچارت\Capturesabt jerahat ziandid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eri\Desktop\فلوچارت\Capturesabt jerahat ziandide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2100" cy="5579831"/>
                    </a:xfrm>
                    <a:prstGeom prst="rect">
                      <a:avLst/>
                    </a:prstGeom>
                    <a:noFill/>
                    <a:ln>
                      <a:noFill/>
                    </a:ln>
                  </pic:spPr>
                </pic:pic>
              </a:graphicData>
            </a:graphic>
          </wp:inline>
        </w:drawing>
      </w:r>
    </w:p>
    <w:p w14:paraId="5E6D5770" w14:textId="77777777" w:rsidR="00CC2F20" w:rsidRPr="00F733A3" w:rsidRDefault="00CC2F20" w:rsidP="00A24037">
      <w:pPr>
        <w:rPr>
          <w:rtl/>
        </w:rPr>
      </w:pPr>
      <w:bookmarkStart w:id="189" w:name="_Toc439461625"/>
    </w:p>
    <w:p w14:paraId="23C03EE1" w14:textId="77777777" w:rsidR="00CC2F20" w:rsidRPr="00F733A3" w:rsidRDefault="00CC2F20" w:rsidP="00CC2F20">
      <w:pPr>
        <w:rPr>
          <w:rFonts w:cs="B Lotus"/>
          <w:sz w:val="24"/>
          <w:szCs w:val="24"/>
          <w:rtl/>
        </w:rPr>
      </w:pPr>
    </w:p>
    <w:p w14:paraId="2138F364" w14:textId="77777777" w:rsidR="00CC2F20" w:rsidRPr="00F733A3" w:rsidRDefault="00CC2F20" w:rsidP="00CC2F20">
      <w:pPr>
        <w:rPr>
          <w:rFonts w:cs="B Lotus"/>
          <w:sz w:val="24"/>
          <w:szCs w:val="24"/>
          <w:rtl/>
        </w:rPr>
      </w:pPr>
    </w:p>
    <w:p w14:paraId="20DDF8E7" w14:textId="77777777" w:rsidR="00CC2F20" w:rsidRPr="00F733A3" w:rsidRDefault="00CC2F20" w:rsidP="00CC2F20">
      <w:pPr>
        <w:rPr>
          <w:rFonts w:cs="B Lotus"/>
          <w:sz w:val="24"/>
          <w:szCs w:val="24"/>
          <w:rtl/>
        </w:rPr>
      </w:pPr>
    </w:p>
    <w:p w14:paraId="7EA28AE2" w14:textId="77777777" w:rsidR="00CC2F20" w:rsidRPr="00F733A3" w:rsidRDefault="00CC2F20" w:rsidP="0053405C">
      <w:pPr>
        <w:rPr>
          <w:rFonts w:cs="B Lotus"/>
          <w:sz w:val="24"/>
          <w:szCs w:val="24"/>
          <w:rtl/>
        </w:rPr>
      </w:pPr>
    </w:p>
    <w:p w14:paraId="3CB6FF8E" w14:textId="77777777" w:rsidR="00CC2F20" w:rsidRPr="00F733A3" w:rsidRDefault="00CC2F20" w:rsidP="0053405C">
      <w:pPr>
        <w:rPr>
          <w:rFonts w:cs="B Lotus"/>
          <w:sz w:val="24"/>
          <w:szCs w:val="24"/>
          <w:rtl/>
        </w:rPr>
      </w:pPr>
    </w:p>
    <w:p w14:paraId="5376C360" w14:textId="77777777" w:rsidR="00CC2F20" w:rsidRPr="00F733A3" w:rsidRDefault="00CC2F20" w:rsidP="0053405C">
      <w:pPr>
        <w:rPr>
          <w:rFonts w:cs="B Lotus"/>
          <w:sz w:val="24"/>
          <w:szCs w:val="24"/>
          <w:rtl/>
        </w:rPr>
      </w:pPr>
    </w:p>
    <w:p w14:paraId="0E321D15" w14:textId="77777777" w:rsidR="007626F6" w:rsidRPr="00F733A3" w:rsidRDefault="00C24472" w:rsidP="00DC2ED0">
      <w:pPr>
        <w:pStyle w:val="Heading2"/>
        <w:rPr>
          <w:rFonts w:cs="B Lotus"/>
          <w:sz w:val="28"/>
          <w:szCs w:val="28"/>
        </w:rPr>
      </w:pPr>
      <w:bookmarkStart w:id="190" w:name="_Toc38109572"/>
      <w:r w:rsidRPr="00F733A3">
        <w:rPr>
          <w:rFonts w:cs="B Lotus" w:hint="cs"/>
          <w:sz w:val="28"/>
          <w:szCs w:val="28"/>
          <w:rtl/>
        </w:rPr>
        <w:lastRenderedPageBreak/>
        <w:t xml:space="preserve">فلوچارت </w:t>
      </w:r>
      <w:r w:rsidR="007626F6" w:rsidRPr="00F733A3">
        <w:rPr>
          <w:rFonts w:cs="B Lotus" w:hint="cs"/>
          <w:sz w:val="28"/>
          <w:szCs w:val="28"/>
          <w:rtl/>
        </w:rPr>
        <w:t>ثبت عملیات خسارت پرداختی:</w:t>
      </w:r>
      <w:bookmarkEnd w:id="189"/>
      <w:bookmarkEnd w:id="190"/>
    </w:p>
    <w:p w14:paraId="339274FD" w14:textId="77777777" w:rsidR="00FF4642" w:rsidRPr="00F733A3" w:rsidRDefault="00FF4642" w:rsidP="007626F6">
      <w:pPr>
        <w:bidi w:val="0"/>
        <w:jc w:val="right"/>
        <w:rPr>
          <w:rFonts w:cs="B Lotus"/>
          <w:sz w:val="28"/>
          <w:szCs w:val="28"/>
        </w:rPr>
      </w:pPr>
    </w:p>
    <w:p w14:paraId="149ED6E5" w14:textId="77777777" w:rsidR="00FF4642" w:rsidRPr="00F733A3" w:rsidRDefault="007626F6" w:rsidP="00FF4642">
      <w:pPr>
        <w:bidi w:val="0"/>
        <w:jc w:val="right"/>
        <w:rPr>
          <w:rFonts w:cs="B Lotus"/>
          <w:sz w:val="28"/>
          <w:szCs w:val="28"/>
          <w:rtl/>
        </w:rPr>
      </w:pPr>
      <w:r w:rsidRPr="00F733A3">
        <w:rPr>
          <w:rFonts w:cs="B Lotus"/>
          <w:noProof/>
          <w:sz w:val="28"/>
          <w:szCs w:val="28"/>
          <w:lang w:bidi="ar-SA"/>
        </w:rPr>
        <w:drawing>
          <wp:inline distT="0" distB="0" distL="0" distR="0" wp14:anchorId="39D37A88" wp14:editId="01108216">
            <wp:extent cx="5548264" cy="5819775"/>
            <wp:effectExtent l="0" t="0" r="0" b="0"/>
            <wp:docPr id="6" name="Picture 6" descr="C:\Users\haeri\Desktop\فلوچارت\Capture sabt khesa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eri\Desktop\فلوچارت\Capture sabt khesara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4625" cy="5826448"/>
                    </a:xfrm>
                    <a:prstGeom prst="rect">
                      <a:avLst/>
                    </a:prstGeom>
                    <a:noFill/>
                    <a:ln>
                      <a:noFill/>
                    </a:ln>
                  </pic:spPr>
                </pic:pic>
              </a:graphicData>
            </a:graphic>
          </wp:inline>
        </w:drawing>
      </w:r>
    </w:p>
    <w:p w14:paraId="2CA6BF86" w14:textId="77777777" w:rsidR="00FF4642" w:rsidRPr="00F733A3" w:rsidRDefault="00FF4642" w:rsidP="00FF4642">
      <w:pPr>
        <w:bidi w:val="0"/>
        <w:jc w:val="right"/>
        <w:rPr>
          <w:rFonts w:cs="B Lotus"/>
          <w:sz w:val="28"/>
          <w:szCs w:val="28"/>
        </w:rPr>
      </w:pPr>
    </w:p>
    <w:p w14:paraId="140E313A" w14:textId="77777777" w:rsidR="00CC2F20" w:rsidRPr="00F733A3" w:rsidRDefault="00CC2F20" w:rsidP="00CC2F20">
      <w:pPr>
        <w:bidi w:val="0"/>
        <w:jc w:val="right"/>
        <w:rPr>
          <w:rFonts w:cs="B Lotus"/>
          <w:sz w:val="28"/>
          <w:szCs w:val="28"/>
        </w:rPr>
      </w:pPr>
    </w:p>
    <w:p w14:paraId="7F8344B9" w14:textId="77777777" w:rsidR="00CC2F20" w:rsidRPr="00F733A3" w:rsidRDefault="00CC2F20" w:rsidP="00CC2F20">
      <w:pPr>
        <w:bidi w:val="0"/>
        <w:jc w:val="right"/>
        <w:rPr>
          <w:rFonts w:cs="B Lotus"/>
          <w:sz w:val="28"/>
          <w:szCs w:val="28"/>
          <w:rtl/>
        </w:rPr>
      </w:pPr>
    </w:p>
    <w:p w14:paraId="69F0786C" w14:textId="77777777" w:rsidR="00CC2F20" w:rsidRPr="00F733A3" w:rsidRDefault="00CC2F20" w:rsidP="0053405C">
      <w:pPr>
        <w:rPr>
          <w:rFonts w:cs="B Lotus"/>
          <w:sz w:val="24"/>
          <w:szCs w:val="24"/>
          <w:rtl/>
        </w:rPr>
      </w:pPr>
      <w:bookmarkStart w:id="191" w:name="_Toc439461626"/>
    </w:p>
    <w:p w14:paraId="4948B3F5" w14:textId="77777777" w:rsidR="0053405C" w:rsidRPr="00F733A3" w:rsidRDefault="0053405C" w:rsidP="0053405C">
      <w:pPr>
        <w:rPr>
          <w:rFonts w:cs="B Lotus"/>
          <w:sz w:val="24"/>
          <w:szCs w:val="24"/>
          <w:rtl/>
        </w:rPr>
      </w:pPr>
    </w:p>
    <w:p w14:paraId="052C86FD" w14:textId="77777777" w:rsidR="007626F6" w:rsidRPr="00F733A3" w:rsidRDefault="00FF4642" w:rsidP="00DC2ED0">
      <w:pPr>
        <w:pStyle w:val="Heading2"/>
        <w:rPr>
          <w:rFonts w:cs="B Lotus"/>
          <w:sz w:val="28"/>
          <w:szCs w:val="28"/>
          <w:rtl/>
        </w:rPr>
      </w:pPr>
      <w:bookmarkStart w:id="192" w:name="_Toc38109573"/>
      <w:r w:rsidRPr="00F733A3">
        <w:rPr>
          <w:rFonts w:cs="B Lotus" w:hint="cs"/>
          <w:sz w:val="28"/>
          <w:szCs w:val="28"/>
          <w:rtl/>
        </w:rPr>
        <w:lastRenderedPageBreak/>
        <w:t>ثبت عملیات جراحات زیاندیده گان:</w:t>
      </w:r>
      <w:bookmarkEnd w:id="191"/>
      <w:bookmarkEnd w:id="192"/>
    </w:p>
    <w:p w14:paraId="1843483E" w14:textId="77777777" w:rsidR="00CC2F20" w:rsidRPr="00F733A3" w:rsidRDefault="00CC2F20" w:rsidP="00CC2F20">
      <w:pPr>
        <w:rPr>
          <w:rFonts w:cs="B Lotus"/>
          <w:sz w:val="24"/>
          <w:szCs w:val="24"/>
        </w:rPr>
      </w:pPr>
    </w:p>
    <w:p w14:paraId="68372C11" w14:textId="77777777" w:rsidR="00F115B5" w:rsidRPr="00F733A3" w:rsidRDefault="00FF4642" w:rsidP="00CD194B">
      <w:pPr>
        <w:bidi w:val="0"/>
        <w:jc w:val="right"/>
        <w:rPr>
          <w:rFonts w:cs="B Lotus"/>
          <w:sz w:val="28"/>
          <w:szCs w:val="28"/>
          <w:rtl/>
        </w:rPr>
      </w:pPr>
      <w:r w:rsidRPr="00F733A3">
        <w:rPr>
          <w:rFonts w:cs="B Lotus"/>
          <w:noProof/>
          <w:sz w:val="28"/>
          <w:szCs w:val="28"/>
          <w:lang w:bidi="ar-SA"/>
        </w:rPr>
        <w:drawing>
          <wp:inline distT="0" distB="0" distL="0" distR="0" wp14:anchorId="715B2ED3" wp14:editId="522054A1">
            <wp:extent cx="5190411" cy="5848350"/>
            <wp:effectExtent l="0" t="0" r="0" b="0"/>
            <wp:docPr id="7" name="Picture 7" descr="C:\Users\haeri\Desktop\فلوچارت\Capturesabt jerahat ziandid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eri\Desktop\فلوچارت\Capturesabt jerahat ziandide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5010" cy="5864799"/>
                    </a:xfrm>
                    <a:prstGeom prst="rect">
                      <a:avLst/>
                    </a:prstGeom>
                    <a:noFill/>
                    <a:ln>
                      <a:noFill/>
                    </a:ln>
                  </pic:spPr>
                </pic:pic>
              </a:graphicData>
            </a:graphic>
          </wp:inline>
        </w:drawing>
      </w:r>
    </w:p>
    <w:p w14:paraId="27A27533" w14:textId="77777777" w:rsidR="00332357" w:rsidRPr="00F733A3" w:rsidRDefault="00332357" w:rsidP="00332357">
      <w:pPr>
        <w:bidi w:val="0"/>
        <w:jc w:val="right"/>
        <w:rPr>
          <w:rFonts w:cs="B Lotus"/>
          <w:sz w:val="28"/>
          <w:szCs w:val="28"/>
          <w:rtl/>
        </w:rPr>
      </w:pPr>
    </w:p>
    <w:p w14:paraId="1E76E405" w14:textId="77777777" w:rsidR="00332357" w:rsidRPr="00F733A3" w:rsidRDefault="00332357" w:rsidP="00332357">
      <w:pPr>
        <w:bidi w:val="0"/>
        <w:jc w:val="right"/>
        <w:rPr>
          <w:rFonts w:cs="B Lotus"/>
          <w:sz w:val="28"/>
          <w:szCs w:val="28"/>
          <w:rtl/>
        </w:rPr>
      </w:pPr>
    </w:p>
    <w:p w14:paraId="425161D4" w14:textId="77777777" w:rsidR="00F47EB5" w:rsidRDefault="00F47EB5">
      <w:pPr>
        <w:bidi w:val="0"/>
        <w:rPr>
          <w:rFonts w:cs="B Lotus"/>
          <w:sz w:val="24"/>
          <w:szCs w:val="24"/>
          <w:rtl/>
        </w:rPr>
      </w:pPr>
      <w:r>
        <w:rPr>
          <w:rFonts w:cs="B Lotus"/>
          <w:sz w:val="24"/>
          <w:szCs w:val="24"/>
          <w:rtl/>
        </w:rPr>
        <w:br w:type="page"/>
      </w:r>
    </w:p>
    <w:p w14:paraId="4F33D6DB" w14:textId="77777777" w:rsidR="00F47EB5" w:rsidRDefault="00F47EB5" w:rsidP="00F47EB5">
      <w:pPr>
        <w:rPr>
          <w:rFonts w:cs="B Lotus"/>
          <w:sz w:val="24"/>
          <w:szCs w:val="24"/>
        </w:rPr>
      </w:pPr>
    </w:p>
    <w:p w14:paraId="15A97CD8" w14:textId="77777777" w:rsidR="00F47EB5" w:rsidRDefault="00F47EB5" w:rsidP="00F47EB5">
      <w:pPr>
        <w:rPr>
          <w:rFonts w:cs="B Lotus"/>
          <w:sz w:val="24"/>
          <w:szCs w:val="24"/>
        </w:rPr>
      </w:pPr>
    </w:p>
    <w:p w14:paraId="31E4AD00" w14:textId="77777777" w:rsidR="002268EF" w:rsidRPr="002268EF" w:rsidRDefault="002268EF" w:rsidP="002268EF">
      <w:pPr>
        <w:pStyle w:val="Heading1"/>
        <w:rPr>
          <w:rtl/>
        </w:rPr>
      </w:pPr>
      <w:bookmarkStart w:id="193" w:name="_Toc38109574"/>
      <w:r>
        <w:rPr>
          <w:rFonts w:hint="cs"/>
          <w:rtl/>
        </w:rPr>
        <w:t xml:space="preserve">بخش دوازدهم: </w:t>
      </w:r>
      <w:r w:rsidRPr="002268EF">
        <w:rPr>
          <w:rFonts w:hint="eastAsia"/>
          <w:rtl/>
        </w:rPr>
        <w:t>راهنما</w:t>
      </w:r>
      <w:r w:rsidRPr="002268EF">
        <w:rPr>
          <w:rtl/>
        </w:rPr>
        <w:t xml:space="preserve">ی </w:t>
      </w:r>
      <w:r w:rsidRPr="002268EF">
        <w:rPr>
          <w:rFonts w:hint="eastAsia"/>
          <w:rtl/>
        </w:rPr>
        <w:t>فن</w:t>
      </w:r>
      <w:r w:rsidRPr="002268EF">
        <w:rPr>
          <w:rtl/>
        </w:rPr>
        <w:t xml:space="preserve">ی </w:t>
      </w:r>
      <w:r w:rsidRPr="002268EF">
        <w:rPr>
          <w:rFonts w:hint="eastAsia"/>
          <w:rtl/>
        </w:rPr>
        <w:t>در</w:t>
      </w:r>
      <w:r w:rsidRPr="002268EF">
        <w:rPr>
          <w:rtl/>
        </w:rPr>
        <w:t>ی</w:t>
      </w:r>
      <w:r w:rsidRPr="002268EF">
        <w:rPr>
          <w:rFonts w:hint="eastAsia"/>
          <w:rtl/>
        </w:rPr>
        <w:t>افت</w:t>
      </w:r>
      <w:r w:rsidRPr="002268EF">
        <w:rPr>
          <w:rtl/>
        </w:rPr>
        <w:t xml:space="preserve"> </w:t>
      </w:r>
      <w:r w:rsidRPr="002268EF">
        <w:rPr>
          <w:rFonts w:hint="eastAsia"/>
          <w:rtl/>
        </w:rPr>
        <w:t>اطلاعات</w:t>
      </w:r>
      <w:r w:rsidRPr="002268EF">
        <w:rPr>
          <w:rtl/>
        </w:rPr>
        <w:t xml:space="preserve"> </w:t>
      </w:r>
      <w:r w:rsidRPr="002268EF">
        <w:rPr>
          <w:rFonts w:hint="eastAsia"/>
          <w:rtl/>
        </w:rPr>
        <w:t>شبکه</w:t>
      </w:r>
      <w:r w:rsidRPr="002268EF">
        <w:rPr>
          <w:rtl/>
        </w:rPr>
        <w:t xml:space="preserve"> </w:t>
      </w:r>
      <w:r w:rsidRPr="002268EF">
        <w:rPr>
          <w:rFonts w:hint="eastAsia"/>
          <w:rtl/>
        </w:rPr>
        <w:t>فروش</w:t>
      </w:r>
      <w:r w:rsidRPr="002268EF">
        <w:rPr>
          <w:rtl/>
        </w:rPr>
        <w:t xml:space="preserve"> (</w:t>
      </w:r>
      <w:r w:rsidRPr="002268EF">
        <w:rPr>
          <w:rFonts w:hint="eastAsia"/>
          <w:rtl/>
        </w:rPr>
        <w:t>شعبه،</w:t>
      </w:r>
      <w:r w:rsidRPr="002268EF">
        <w:rPr>
          <w:rtl/>
        </w:rPr>
        <w:t xml:space="preserve"> </w:t>
      </w:r>
      <w:r w:rsidRPr="002268EF">
        <w:rPr>
          <w:rFonts w:hint="eastAsia"/>
          <w:rtl/>
        </w:rPr>
        <w:t>نما</w:t>
      </w:r>
      <w:r w:rsidRPr="002268EF">
        <w:rPr>
          <w:rtl/>
        </w:rPr>
        <w:t>ی</w:t>
      </w:r>
      <w:r w:rsidRPr="002268EF">
        <w:rPr>
          <w:rFonts w:hint="eastAsia"/>
          <w:rtl/>
        </w:rPr>
        <w:t>نده،</w:t>
      </w:r>
      <w:r w:rsidRPr="002268EF">
        <w:rPr>
          <w:rtl/>
        </w:rPr>
        <w:t xml:space="preserve"> </w:t>
      </w:r>
      <w:r w:rsidRPr="002268EF">
        <w:rPr>
          <w:rFonts w:hint="eastAsia"/>
          <w:rtl/>
        </w:rPr>
        <w:t>کارگزار</w:t>
      </w:r>
      <w:r w:rsidRPr="002268EF">
        <w:rPr>
          <w:rtl/>
        </w:rPr>
        <w:t>)</w:t>
      </w:r>
      <w:bookmarkEnd w:id="193"/>
    </w:p>
    <w:p w14:paraId="33E790EB" w14:textId="69BFEFB3" w:rsidR="00F47EB5" w:rsidRDefault="00F47EB5" w:rsidP="00F47EB5">
      <w:pPr>
        <w:rPr>
          <w:rFonts w:cs="B Lotus"/>
          <w:sz w:val="24"/>
          <w:szCs w:val="24"/>
        </w:rPr>
      </w:pPr>
    </w:p>
    <w:p w14:paraId="10338113" w14:textId="77777777" w:rsidR="00F47EB5" w:rsidRDefault="00F47EB5" w:rsidP="00F47EB5">
      <w:pPr>
        <w:rPr>
          <w:rFonts w:cs="B Lotus"/>
          <w:sz w:val="24"/>
          <w:szCs w:val="24"/>
        </w:rPr>
      </w:pPr>
    </w:p>
    <w:p w14:paraId="14AD4E6E" w14:textId="779452A5" w:rsidR="00F47EB5" w:rsidRDefault="00E13BB6" w:rsidP="00F47EB5">
      <w:pPr>
        <w:rPr>
          <w:rFonts w:cs="B Lotus"/>
          <w:sz w:val="24"/>
          <w:szCs w:val="24"/>
          <w:rtl/>
        </w:rPr>
      </w:pPr>
      <w:r w:rsidRPr="00F733A3">
        <w:rPr>
          <w:rFonts w:cs="B Lotus"/>
          <w:noProof/>
          <w:sz w:val="24"/>
          <w:szCs w:val="24"/>
          <w:rtl/>
          <w:lang w:bidi="ar-SA"/>
        </w:rPr>
        <mc:AlternateContent>
          <mc:Choice Requires="wps">
            <w:drawing>
              <wp:anchor distT="0" distB="0" distL="114300" distR="114300" simplePos="0" relativeHeight="251662336" behindDoc="0" locked="0" layoutInCell="1" allowOverlap="1" wp14:anchorId="3D5B9328" wp14:editId="376FBECE">
                <wp:simplePos x="0" y="0"/>
                <wp:positionH relativeFrom="column">
                  <wp:posOffset>387985</wp:posOffset>
                </wp:positionH>
                <wp:positionV relativeFrom="paragraph">
                  <wp:posOffset>572770</wp:posOffset>
                </wp:positionV>
                <wp:extent cx="5132705" cy="3382010"/>
                <wp:effectExtent l="0" t="0" r="0" b="8890"/>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32705" cy="3382010"/>
                        </a:xfrm>
                        <a:prstGeom prst="roundRect">
                          <a:avLst>
                            <a:gd name="adj" fmla="val 16667"/>
                          </a:avLst>
                        </a:prstGeom>
                        <a:solidFill>
                          <a:srgbClr val="FFFFFF"/>
                        </a:solidFill>
                        <a:ln w="9525">
                          <a:solidFill>
                            <a:srgbClr val="000000"/>
                          </a:solidFill>
                          <a:round/>
                          <a:headEnd/>
                          <a:tailEnd/>
                        </a:ln>
                      </wps:spPr>
                      <wps:txbx>
                        <w:txbxContent>
                          <w:p w14:paraId="6DE34367" w14:textId="77777777" w:rsidR="00BF5F04" w:rsidRDefault="00BF5F04" w:rsidP="00EA2347">
                            <w:pPr>
                              <w:spacing w:line="240" w:lineRule="auto"/>
                              <w:jc w:val="center"/>
                              <w:rPr>
                                <w:rFonts w:cs="B Nazanin"/>
                                <w:sz w:val="64"/>
                                <w:szCs w:val="64"/>
                                <w:rtl/>
                              </w:rPr>
                            </w:pPr>
                          </w:p>
                          <w:p w14:paraId="429DBEAE" w14:textId="77777777" w:rsidR="00BF5F04" w:rsidRDefault="00BF5F04" w:rsidP="00EA2347">
                            <w:pPr>
                              <w:spacing w:line="240" w:lineRule="auto"/>
                              <w:jc w:val="center"/>
                              <w:rPr>
                                <w:rFonts w:cs="B Nazanin"/>
                                <w:sz w:val="64"/>
                                <w:szCs w:val="64"/>
                                <w:rtl/>
                              </w:rPr>
                            </w:pPr>
                            <w:r w:rsidRPr="00F86891">
                              <w:rPr>
                                <w:rFonts w:cs="B Nazanin" w:hint="eastAsia"/>
                                <w:sz w:val="64"/>
                                <w:szCs w:val="64"/>
                                <w:rtl/>
                              </w:rPr>
                              <w:t>راهنما</w:t>
                            </w:r>
                            <w:r w:rsidRPr="00F86891">
                              <w:rPr>
                                <w:rFonts w:cs="B Nazanin"/>
                                <w:sz w:val="64"/>
                                <w:szCs w:val="64"/>
                                <w:rtl/>
                              </w:rPr>
                              <w:t xml:space="preserve">ی </w:t>
                            </w:r>
                            <w:r w:rsidRPr="00F86891">
                              <w:rPr>
                                <w:rFonts w:cs="B Nazanin" w:hint="eastAsia"/>
                                <w:sz w:val="64"/>
                                <w:szCs w:val="64"/>
                                <w:rtl/>
                              </w:rPr>
                              <w:t>فن</w:t>
                            </w:r>
                            <w:r w:rsidRPr="00F86891">
                              <w:rPr>
                                <w:rFonts w:cs="B Nazanin"/>
                                <w:sz w:val="64"/>
                                <w:szCs w:val="64"/>
                                <w:rtl/>
                              </w:rPr>
                              <w:t xml:space="preserve">ی </w:t>
                            </w:r>
                            <w:r w:rsidRPr="007A7CA1">
                              <w:rPr>
                                <w:rFonts w:cs="B Nazanin" w:hint="eastAsia"/>
                                <w:sz w:val="64"/>
                                <w:szCs w:val="64"/>
                                <w:rtl/>
                              </w:rPr>
                              <w:t>در</w:t>
                            </w:r>
                            <w:r w:rsidRPr="007A7CA1">
                              <w:rPr>
                                <w:rFonts w:cs="B Nazanin"/>
                                <w:sz w:val="64"/>
                                <w:szCs w:val="64"/>
                                <w:rtl/>
                              </w:rPr>
                              <w:t>ی</w:t>
                            </w:r>
                            <w:r w:rsidRPr="007A7CA1">
                              <w:rPr>
                                <w:rFonts w:cs="B Nazanin" w:hint="eastAsia"/>
                                <w:sz w:val="64"/>
                                <w:szCs w:val="64"/>
                                <w:rtl/>
                              </w:rPr>
                              <w:t>افت</w:t>
                            </w:r>
                            <w:r w:rsidRPr="007A7CA1">
                              <w:rPr>
                                <w:rFonts w:cs="B Nazanin"/>
                                <w:sz w:val="64"/>
                                <w:szCs w:val="64"/>
                                <w:rtl/>
                              </w:rPr>
                              <w:t xml:space="preserve"> </w:t>
                            </w:r>
                            <w:r w:rsidRPr="007A7CA1">
                              <w:rPr>
                                <w:rFonts w:cs="B Nazanin" w:hint="eastAsia"/>
                                <w:sz w:val="64"/>
                                <w:szCs w:val="64"/>
                                <w:rtl/>
                              </w:rPr>
                              <w:t>اطلاعات</w:t>
                            </w:r>
                            <w:r w:rsidRPr="007A7CA1">
                              <w:rPr>
                                <w:rFonts w:cs="B Nazanin"/>
                                <w:sz w:val="64"/>
                                <w:szCs w:val="64"/>
                                <w:rtl/>
                              </w:rPr>
                              <w:t xml:space="preserve"> </w:t>
                            </w:r>
                            <w:r w:rsidRPr="007A7CA1">
                              <w:rPr>
                                <w:rFonts w:cs="B Nazanin" w:hint="eastAsia"/>
                                <w:sz w:val="64"/>
                                <w:szCs w:val="64"/>
                                <w:rtl/>
                              </w:rPr>
                              <w:t>شبکه</w:t>
                            </w:r>
                            <w:r w:rsidRPr="007A7CA1">
                              <w:rPr>
                                <w:rFonts w:cs="B Nazanin"/>
                                <w:sz w:val="64"/>
                                <w:szCs w:val="64"/>
                                <w:rtl/>
                              </w:rPr>
                              <w:t xml:space="preserve"> </w:t>
                            </w:r>
                            <w:r w:rsidRPr="007A7CA1">
                              <w:rPr>
                                <w:rFonts w:cs="B Nazanin" w:hint="eastAsia"/>
                                <w:sz w:val="64"/>
                                <w:szCs w:val="64"/>
                                <w:rtl/>
                              </w:rPr>
                              <w:t>فروش</w:t>
                            </w:r>
                            <w:r w:rsidRPr="007A7CA1">
                              <w:rPr>
                                <w:rFonts w:cs="B Nazanin"/>
                                <w:sz w:val="64"/>
                                <w:szCs w:val="64"/>
                                <w:rtl/>
                              </w:rPr>
                              <w:t xml:space="preserve"> </w:t>
                            </w:r>
                            <w:r>
                              <w:rPr>
                                <w:rFonts w:cs="B Nazanin"/>
                                <w:sz w:val="64"/>
                                <w:szCs w:val="64"/>
                                <w:rtl/>
                              </w:rPr>
                              <w:t>(</w:t>
                            </w:r>
                            <w:r>
                              <w:rPr>
                                <w:rFonts w:cs="B Nazanin" w:hint="eastAsia"/>
                                <w:sz w:val="64"/>
                                <w:szCs w:val="64"/>
                                <w:rtl/>
                              </w:rPr>
                              <w:t>شعبه،</w:t>
                            </w:r>
                            <w:r>
                              <w:rPr>
                                <w:rFonts w:cs="B Nazanin"/>
                                <w:sz w:val="64"/>
                                <w:szCs w:val="64"/>
                                <w:rtl/>
                              </w:rPr>
                              <w:t xml:space="preserve"> </w:t>
                            </w:r>
                            <w:r>
                              <w:rPr>
                                <w:rFonts w:cs="B Nazanin" w:hint="eastAsia"/>
                                <w:sz w:val="64"/>
                                <w:szCs w:val="64"/>
                                <w:rtl/>
                              </w:rPr>
                              <w:t>نما</w:t>
                            </w:r>
                            <w:r>
                              <w:rPr>
                                <w:rFonts w:cs="B Nazanin"/>
                                <w:sz w:val="64"/>
                                <w:szCs w:val="64"/>
                                <w:rtl/>
                              </w:rPr>
                              <w:t>ی</w:t>
                            </w:r>
                            <w:r>
                              <w:rPr>
                                <w:rFonts w:cs="B Nazanin" w:hint="eastAsia"/>
                                <w:sz w:val="64"/>
                                <w:szCs w:val="64"/>
                                <w:rtl/>
                              </w:rPr>
                              <w:t>نده،</w:t>
                            </w:r>
                            <w:r>
                              <w:rPr>
                                <w:rFonts w:cs="B Nazanin"/>
                                <w:sz w:val="64"/>
                                <w:szCs w:val="64"/>
                                <w:rtl/>
                              </w:rPr>
                              <w:t xml:space="preserve"> </w:t>
                            </w:r>
                            <w:r>
                              <w:rPr>
                                <w:rFonts w:cs="B Nazanin" w:hint="eastAsia"/>
                                <w:sz w:val="64"/>
                                <w:szCs w:val="64"/>
                                <w:rtl/>
                              </w:rPr>
                              <w:t>کارگزار</w:t>
                            </w:r>
                            <w:r>
                              <w:rPr>
                                <w:rFonts w:cs="B Nazanin"/>
                                <w:sz w:val="64"/>
                                <w:szCs w:val="64"/>
                                <w:rtl/>
                              </w:rPr>
                              <w:t>)</w:t>
                            </w:r>
                          </w:p>
                          <w:p w14:paraId="38A8E138" w14:textId="77777777" w:rsidR="00BF5F04" w:rsidRPr="00F86891" w:rsidRDefault="00BF5F04" w:rsidP="00EA2347">
                            <w:pPr>
                              <w:spacing w:line="240" w:lineRule="auto"/>
                              <w:jc w:val="center"/>
                              <w:rPr>
                                <w:rFonts w:cs="B Nazanin"/>
                                <w:sz w:val="64"/>
                                <w:szCs w:val="64"/>
                              </w:rPr>
                            </w:pPr>
                            <w:r>
                              <w:rPr>
                                <w:rFonts w:cs="B Nazanin" w:hint="eastAsia"/>
                                <w:sz w:val="64"/>
                                <w:szCs w:val="64"/>
                                <w:rtl/>
                              </w:rPr>
                              <w:t>نسخه</w:t>
                            </w:r>
                            <w:r>
                              <w:rPr>
                                <w:rFonts w:cs="B Nazanin"/>
                                <w:sz w:val="64"/>
                                <w:szCs w:val="64"/>
                                <w:rtl/>
                              </w:rPr>
                              <w:t xml:space="preserve">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5B9328" id="AutoShape 6" o:spid="_x0000_s1026" style="position:absolute;left:0;text-align:left;margin-left:30.55pt;margin-top:45.1pt;width:404.15pt;height:26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">
                <v:textbox>
                  <w:txbxContent>
                    <w:p w14:paraId="6DE34367" w14:textId="77777777" w:rsidR="00BF5F04" w:rsidRDefault="00BF5F04" w:rsidP="00EA2347">
                      <w:pPr>
                        <w:spacing w:line="240" w:lineRule="auto"/>
                        <w:jc w:val="center"/>
                        <w:rPr>
                          <w:rFonts w:cs="B Nazanin"/>
                          <w:sz w:val="64"/>
                          <w:szCs w:val="64"/>
                          <w:rtl/>
                        </w:rPr>
                      </w:pPr>
                    </w:p>
                    <w:p w14:paraId="429DBEAE" w14:textId="77777777" w:rsidR="00BF5F04" w:rsidRDefault="00BF5F04" w:rsidP="00EA2347">
                      <w:pPr>
                        <w:spacing w:line="240" w:lineRule="auto"/>
                        <w:jc w:val="center"/>
                        <w:rPr>
                          <w:rFonts w:cs="B Nazanin"/>
                          <w:sz w:val="64"/>
                          <w:szCs w:val="64"/>
                          <w:rtl/>
                        </w:rPr>
                      </w:pPr>
                      <w:r w:rsidRPr="00F86891">
                        <w:rPr>
                          <w:rFonts w:cs="B Nazanin" w:hint="eastAsia"/>
                          <w:sz w:val="64"/>
                          <w:szCs w:val="64"/>
                          <w:rtl/>
                        </w:rPr>
                        <w:t>راهنما</w:t>
                      </w:r>
                      <w:r w:rsidRPr="00F86891">
                        <w:rPr>
                          <w:rFonts w:cs="B Nazanin"/>
                          <w:sz w:val="64"/>
                          <w:szCs w:val="64"/>
                          <w:rtl/>
                        </w:rPr>
                        <w:t xml:space="preserve">ی </w:t>
                      </w:r>
                      <w:r w:rsidRPr="00F86891">
                        <w:rPr>
                          <w:rFonts w:cs="B Nazanin" w:hint="eastAsia"/>
                          <w:sz w:val="64"/>
                          <w:szCs w:val="64"/>
                          <w:rtl/>
                        </w:rPr>
                        <w:t>فن</w:t>
                      </w:r>
                      <w:r w:rsidRPr="00F86891">
                        <w:rPr>
                          <w:rFonts w:cs="B Nazanin"/>
                          <w:sz w:val="64"/>
                          <w:szCs w:val="64"/>
                          <w:rtl/>
                        </w:rPr>
                        <w:t xml:space="preserve">ی </w:t>
                      </w:r>
                      <w:r w:rsidRPr="007A7CA1">
                        <w:rPr>
                          <w:rFonts w:cs="B Nazanin" w:hint="eastAsia"/>
                          <w:sz w:val="64"/>
                          <w:szCs w:val="64"/>
                          <w:rtl/>
                        </w:rPr>
                        <w:t>در</w:t>
                      </w:r>
                      <w:r w:rsidRPr="007A7CA1">
                        <w:rPr>
                          <w:rFonts w:cs="B Nazanin"/>
                          <w:sz w:val="64"/>
                          <w:szCs w:val="64"/>
                          <w:rtl/>
                        </w:rPr>
                        <w:t>ی</w:t>
                      </w:r>
                      <w:r w:rsidRPr="007A7CA1">
                        <w:rPr>
                          <w:rFonts w:cs="B Nazanin" w:hint="eastAsia"/>
                          <w:sz w:val="64"/>
                          <w:szCs w:val="64"/>
                          <w:rtl/>
                        </w:rPr>
                        <w:t>افت</w:t>
                      </w:r>
                      <w:r w:rsidRPr="007A7CA1">
                        <w:rPr>
                          <w:rFonts w:cs="B Nazanin"/>
                          <w:sz w:val="64"/>
                          <w:szCs w:val="64"/>
                          <w:rtl/>
                        </w:rPr>
                        <w:t xml:space="preserve"> </w:t>
                      </w:r>
                      <w:r w:rsidRPr="007A7CA1">
                        <w:rPr>
                          <w:rFonts w:cs="B Nazanin" w:hint="eastAsia"/>
                          <w:sz w:val="64"/>
                          <w:szCs w:val="64"/>
                          <w:rtl/>
                        </w:rPr>
                        <w:t>اطلاعات</w:t>
                      </w:r>
                      <w:r w:rsidRPr="007A7CA1">
                        <w:rPr>
                          <w:rFonts w:cs="B Nazanin"/>
                          <w:sz w:val="64"/>
                          <w:szCs w:val="64"/>
                          <w:rtl/>
                        </w:rPr>
                        <w:t xml:space="preserve"> </w:t>
                      </w:r>
                      <w:r w:rsidRPr="007A7CA1">
                        <w:rPr>
                          <w:rFonts w:cs="B Nazanin" w:hint="eastAsia"/>
                          <w:sz w:val="64"/>
                          <w:szCs w:val="64"/>
                          <w:rtl/>
                        </w:rPr>
                        <w:t>شبکه</w:t>
                      </w:r>
                      <w:r w:rsidRPr="007A7CA1">
                        <w:rPr>
                          <w:rFonts w:cs="B Nazanin"/>
                          <w:sz w:val="64"/>
                          <w:szCs w:val="64"/>
                          <w:rtl/>
                        </w:rPr>
                        <w:t xml:space="preserve"> </w:t>
                      </w:r>
                      <w:r w:rsidRPr="007A7CA1">
                        <w:rPr>
                          <w:rFonts w:cs="B Nazanin" w:hint="eastAsia"/>
                          <w:sz w:val="64"/>
                          <w:szCs w:val="64"/>
                          <w:rtl/>
                        </w:rPr>
                        <w:t>فروش</w:t>
                      </w:r>
                      <w:r w:rsidRPr="007A7CA1">
                        <w:rPr>
                          <w:rFonts w:cs="B Nazanin"/>
                          <w:sz w:val="64"/>
                          <w:szCs w:val="64"/>
                          <w:rtl/>
                        </w:rPr>
                        <w:t xml:space="preserve"> </w:t>
                      </w:r>
                      <w:r>
                        <w:rPr>
                          <w:rFonts w:cs="B Nazanin"/>
                          <w:sz w:val="64"/>
                          <w:szCs w:val="64"/>
                          <w:rtl/>
                        </w:rPr>
                        <w:t>(</w:t>
                      </w:r>
                      <w:r>
                        <w:rPr>
                          <w:rFonts w:cs="B Nazanin" w:hint="eastAsia"/>
                          <w:sz w:val="64"/>
                          <w:szCs w:val="64"/>
                          <w:rtl/>
                        </w:rPr>
                        <w:t>شعبه،</w:t>
                      </w:r>
                      <w:r>
                        <w:rPr>
                          <w:rFonts w:cs="B Nazanin"/>
                          <w:sz w:val="64"/>
                          <w:szCs w:val="64"/>
                          <w:rtl/>
                        </w:rPr>
                        <w:t xml:space="preserve"> </w:t>
                      </w:r>
                      <w:r>
                        <w:rPr>
                          <w:rFonts w:cs="B Nazanin" w:hint="eastAsia"/>
                          <w:sz w:val="64"/>
                          <w:szCs w:val="64"/>
                          <w:rtl/>
                        </w:rPr>
                        <w:t>نما</w:t>
                      </w:r>
                      <w:r>
                        <w:rPr>
                          <w:rFonts w:cs="B Nazanin"/>
                          <w:sz w:val="64"/>
                          <w:szCs w:val="64"/>
                          <w:rtl/>
                        </w:rPr>
                        <w:t>ی</w:t>
                      </w:r>
                      <w:r>
                        <w:rPr>
                          <w:rFonts w:cs="B Nazanin" w:hint="eastAsia"/>
                          <w:sz w:val="64"/>
                          <w:szCs w:val="64"/>
                          <w:rtl/>
                        </w:rPr>
                        <w:t>نده،</w:t>
                      </w:r>
                      <w:r>
                        <w:rPr>
                          <w:rFonts w:cs="B Nazanin"/>
                          <w:sz w:val="64"/>
                          <w:szCs w:val="64"/>
                          <w:rtl/>
                        </w:rPr>
                        <w:t xml:space="preserve"> </w:t>
                      </w:r>
                      <w:r>
                        <w:rPr>
                          <w:rFonts w:cs="B Nazanin" w:hint="eastAsia"/>
                          <w:sz w:val="64"/>
                          <w:szCs w:val="64"/>
                          <w:rtl/>
                        </w:rPr>
                        <w:t>کارگزار</w:t>
                      </w:r>
                      <w:r>
                        <w:rPr>
                          <w:rFonts w:cs="B Nazanin"/>
                          <w:sz w:val="64"/>
                          <w:szCs w:val="64"/>
                          <w:rtl/>
                        </w:rPr>
                        <w:t>)</w:t>
                      </w:r>
                    </w:p>
                    <w:p w14:paraId="38A8E138" w14:textId="77777777" w:rsidR="00BF5F04" w:rsidRPr="00F86891" w:rsidRDefault="00BF5F04" w:rsidP="00EA2347">
                      <w:pPr>
                        <w:spacing w:line="240" w:lineRule="auto"/>
                        <w:jc w:val="center"/>
                        <w:rPr>
                          <w:rFonts w:cs="B Nazanin"/>
                          <w:sz w:val="64"/>
                          <w:szCs w:val="64"/>
                        </w:rPr>
                      </w:pPr>
                      <w:r>
                        <w:rPr>
                          <w:rFonts w:cs="B Nazanin" w:hint="eastAsia"/>
                          <w:sz w:val="64"/>
                          <w:szCs w:val="64"/>
                          <w:rtl/>
                        </w:rPr>
                        <w:t>نسخه</w:t>
                      </w:r>
                      <w:r>
                        <w:rPr>
                          <w:rFonts w:cs="B Nazanin"/>
                          <w:sz w:val="64"/>
                          <w:szCs w:val="64"/>
                          <w:rtl/>
                        </w:rPr>
                        <w:t xml:space="preserve"> 1.2</w:t>
                      </w:r>
                    </w:p>
                  </w:txbxContent>
                </v:textbox>
              </v:roundrect>
            </w:pict>
          </mc:Fallback>
        </mc:AlternateContent>
      </w:r>
    </w:p>
    <w:p w14:paraId="39DC94C3" w14:textId="77777777" w:rsidR="00F47EB5" w:rsidRDefault="00F47EB5">
      <w:pPr>
        <w:bidi w:val="0"/>
        <w:rPr>
          <w:rFonts w:cs="B Lotus"/>
          <w:sz w:val="24"/>
          <w:szCs w:val="24"/>
          <w:rtl/>
        </w:rPr>
      </w:pPr>
      <w:r>
        <w:rPr>
          <w:rFonts w:cs="B Lotus"/>
          <w:sz w:val="24"/>
          <w:szCs w:val="24"/>
          <w:rtl/>
        </w:rPr>
        <w:br w:type="page"/>
      </w:r>
    </w:p>
    <w:p w14:paraId="27F455E9" w14:textId="77777777" w:rsidR="00EA2347" w:rsidRPr="00F733A3" w:rsidRDefault="00EA2347" w:rsidP="00F47EB5">
      <w:pPr>
        <w:rPr>
          <w:rFonts w:cs="B Lotus"/>
          <w:sz w:val="24"/>
          <w:szCs w:val="24"/>
          <w:rtl/>
        </w:rPr>
      </w:pPr>
    </w:p>
    <w:p w14:paraId="57A68AC1" w14:textId="77777777" w:rsidR="001A22C0" w:rsidRPr="00F733A3" w:rsidRDefault="001A22C0" w:rsidP="001A22C0">
      <w:pPr>
        <w:pStyle w:val="ListParagraph"/>
        <w:bidi/>
        <w:ind w:left="785"/>
        <w:jc w:val="both"/>
        <w:rPr>
          <w:rFonts w:cs="B Lotus"/>
          <w:sz w:val="32"/>
          <w:szCs w:val="32"/>
          <w:rtl/>
        </w:rPr>
      </w:pPr>
      <w:r w:rsidRPr="00F733A3">
        <w:rPr>
          <w:rFonts w:asciiTheme="majorHAnsi" w:eastAsiaTheme="majorEastAsia" w:hAnsiTheme="majorHAnsi" w:cs="B Lotus" w:hint="cs"/>
          <w:b/>
          <w:bCs/>
          <w:color w:val="4F81BD" w:themeColor="accent1"/>
          <w:sz w:val="28"/>
          <w:szCs w:val="28"/>
          <w:rtl/>
          <w:lang w:bidi="fa-IR"/>
        </w:rPr>
        <w:t>ثبت عملیات پیشنهاد بیمه نامه یا الحاقیه</w:t>
      </w:r>
      <w:r w:rsidRPr="00F733A3">
        <w:rPr>
          <w:rFonts w:cs="B Lotus" w:hint="cs"/>
          <w:sz w:val="32"/>
          <w:szCs w:val="32"/>
          <w:rtl/>
        </w:rPr>
        <w:t xml:space="preserve"> :</w:t>
      </w:r>
    </w:p>
    <w:p w14:paraId="2B26022E" w14:textId="77777777" w:rsidR="001A22C0" w:rsidRPr="00F733A3" w:rsidRDefault="001A22C0" w:rsidP="001A22C0">
      <w:pPr>
        <w:pStyle w:val="ListParagraph"/>
        <w:bidi/>
        <w:ind w:left="785"/>
        <w:jc w:val="both"/>
        <w:rPr>
          <w:rFonts w:cs="B Lotus"/>
          <w:sz w:val="32"/>
          <w:szCs w:val="32"/>
        </w:rPr>
      </w:pPr>
    </w:p>
    <w:p w14:paraId="6C2E600C" w14:textId="77777777" w:rsidR="00332357" w:rsidRPr="00F733A3" w:rsidRDefault="00332357" w:rsidP="004A19B9">
      <w:pPr>
        <w:pStyle w:val="ListParagraph"/>
        <w:numPr>
          <w:ilvl w:val="0"/>
          <w:numId w:val="24"/>
        </w:numPr>
        <w:bidi/>
        <w:jc w:val="both"/>
        <w:rPr>
          <w:rFonts w:cs="B Lotus"/>
          <w:b/>
          <w:bCs/>
          <w:color w:val="000000" w:themeColor="text1"/>
          <w:sz w:val="32"/>
          <w:szCs w:val="32"/>
        </w:rPr>
      </w:pPr>
      <w:r w:rsidRPr="00F733A3">
        <w:rPr>
          <w:rFonts w:cs="B Lotus" w:hint="cs"/>
          <w:b/>
          <w:bCs/>
          <w:color w:val="000000" w:themeColor="text1"/>
          <w:sz w:val="32"/>
          <w:szCs w:val="32"/>
          <w:rtl/>
        </w:rPr>
        <w:t xml:space="preserve">به منظور دریافت کدهای ثبت شده مربوط به شبکه فروش شرکتهای بیمه و دریافت کد بیمه مرکزی لازم است  در ابتدا سرویس زیر فراخوانی گردیده و سپس اقدام به تکمیل و ارسال رکورد مورد نظر شود.(به عنو.ان مثال در فیلدهای 83 -84 -85 بیمه نامه و الحاقیه کد ثبت شده بیمه مرکزی باید به عنوان کد معتبر ارسال گردد)به عنوان مثال </w:t>
      </w:r>
      <w:r w:rsidRPr="00F733A3">
        <w:rPr>
          <w:rFonts w:cs="B Lotus" w:hint="cs"/>
          <w:b/>
          <w:bCs/>
          <w:color w:val="000000" w:themeColor="text1"/>
          <w:sz w:val="32"/>
          <w:szCs w:val="32"/>
          <w:rtl/>
          <w:lang w:bidi="fa-IR"/>
        </w:rPr>
        <w:t>(درشرکت بیمه ایران)</w:t>
      </w:r>
      <w:r w:rsidRPr="00F733A3">
        <w:rPr>
          <w:rFonts w:cs="B Lotus" w:hint="cs"/>
          <w:b/>
          <w:bCs/>
          <w:color w:val="000000" w:themeColor="text1"/>
          <w:sz w:val="32"/>
          <w:szCs w:val="32"/>
          <w:rtl/>
        </w:rPr>
        <w:t xml:space="preserve"> :</w:t>
      </w:r>
    </w:p>
    <w:p w14:paraId="4A27952F" w14:textId="00C27C3C" w:rsidR="00734DD1" w:rsidRPr="00F733A3" w:rsidRDefault="00734DD1" w:rsidP="004A19B9">
      <w:pPr>
        <w:pStyle w:val="ListParagraph"/>
        <w:numPr>
          <w:ilvl w:val="0"/>
          <w:numId w:val="24"/>
        </w:numPr>
        <w:bidi/>
        <w:jc w:val="both"/>
        <w:rPr>
          <w:rFonts w:cs="B Lotus"/>
          <w:b/>
          <w:bCs/>
          <w:color w:val="000000" w:themeColor="text1"/>
          <w:sz w:val="32"/>
          <w:szCs w:val="32"/>
        </w:rPr>
      </w:pPr>
      <w:r w:rsidRPr="00F733A3">
        <w:rPr>
          <w:rFonts w:cs="B Lotus" w:hint="cs"/>
          <w:b/>
          <w:bCs/>
          <w:color w:val="000000" w:themeColor="text1"/>
          <w:sz w:val="32"/>
          <w:szCs w:val="32"/>
          <w:rtl/>
        </w:rPr>
        <w:t>نکته مهم :در صورت عدم ثبت نام شبکه فروش</w:t>
      </w:r>
      <w:r w:rsidR="00AC6A55" w:rsidRPr="00F733A3">
        <w:rPr>
          <w:rFonts w:cs="B Lotus" w:hint="cs"/>
          <w:b/>
          <w:bCs/>
          <w:color w:val="000000" w:themeColor="text1"/>
          <w:sz w:val="32"/>
          <w:szCs w:val="32"/>
          <w:rtl/>
        </w:rPr>
        <w:t xml:space="preserve">(نماینده </w:t>
      </w:r>
      <w:r w:rsidR="00AC6A55" w:rsidRPr="00F733A3">
        <w:rPr>
          <w:rFonts w:ascii="Times New Roman" w:hAnsi="Times New Roman" w:cs="Times New Roman" w:hint="cs"/>
          <w:b/>
          <w:bCs/>
          <w:color w:val="000000" w:themeColor="text1"/>
          <w:sz w:val="32"/>
          <w:szCs w:val="32"/>
          <w:rtl/>
        </w:rPr>
        <w:t>–</w:t>
      </w:r>
      <w:r w:rsidR="00AC6A55" w:rsidRPr="00F733A3">
        <w:rPr>
          <w:rFonts w:cs="B Lotus" w:hint="cs"/>
          <w:b/>
          <w:bCs/>
          <w:color w:val="000000" w:themeColor="text1"/>
          <w:sz w:val="32"/>
          <w:szCs w:val="32"/>
          <w:rtl/>
        </w:rPr>
        <w:t>کارگزار-شعب )</w:t>
      </w:r>
      <w:r w:rsidRPr="00F733A3">
        <w:rPr>
          <w:rFonts w:cs="B Lotus" w:hint="cs"/>
          <w:b/>
          <w:bCs/>
          <w:color w:val="000000" w:themeColor="text1"/>
          <w:sz w:val="32"/>
          <w:szCs w:val="32"/>
          <w:rtl/>
        </w:rPr>
        <w:t xml:space="preserve"> در سامانه سنهاب ثبت اطلاعات صورت نگرفته و پیغام عدم وجود کد ثبت نام شده دریافت خواهد شد </w:t>
      </w:r>
      <w:r w:rsidRPr="00F733A3">
        <w:rPr>
          <w:rFonts w:ascii="Times New Roman" w:hAnsi="Times New Roman" w:cs="Times New Roman" w:hint="cs"/>
          <w:b/>
          <w:bCs/>
          <w:color w:val="000000" w:themeColor="text1"/>
          <w:sz w:val="32"/>
          <w:szCs w:val="32"/>
          <w:rtl/>
        </w:rPr>
        <w:t>–</w:t>
      </w:r>
      <w:r w:rsidRPr="00F733A3">
        <w:rPr>
          <w:rFonts w:cs="B Lotus" w:hint="cs"/>
          <w:b/>
          <w:bCs/>
          <w:color w:val="000000" w:themeColor="text1"/>
          <w:sz w:val="32"/>
          <w:szCs w:val="32"/>
          <w:rtl/>
        </w:rPr>
        <w:t xml:space="preserve">به عنوان مثال </w:t>
      </w:r>
      <w:r w:rsidRPr="00F733A3">
        <w:rPr>
          <w:rFonts w:cs="B Lotus"/>
          <w:b/>
          <w:bCs/>
          <w:color w:val="000000" w:themeColor="text1"/>
          <w:sz w:val="24"/>
          <w:szCs w:val="24"/>
          <w:rtl/>
        </w:rPr>
        <w:t xml:space="preserve"> </w:t>
      </w:r>
      <w:r w:rsidRPr="00F733A3">
        <w:rPr>
          <w:rFonts w:cs="B Lotus"/>
          <w:b/>
          <w:bCs/>
          <w:color w:val="000000" w:themeColor="text1"/>
          <w:sz w:val="32"/>
          <w:szCs w:val="32"/>
          <w:rtl/>
        </w:rPr>
        <w:t>"</w:t>
      </w:r>
      <w:r w:rsidRPr="00F733A3">
        <w:rPr>
          <w:rFonts w:cs="B Lotus" w:hint="cs"/>
          <w:b/>
          <w:bCs/>
          <w:color w:val="000000" w:themeColor="text1"/>
          <w:sz w:val="32"/>
          <w:szCs w:val="32"/>
          <w:rtl/>
        </w:rPr>
        <w:t>کد</w:t>
      </w:r>
      <w:r w:rsidRPr="00F733A3">
        <w:rPr>
          <w:rFonts w:cs="B Lotus"/>
          <w:b/>
          <w:bCs/>
          <w:color w:val="000000" w:themeColor="text1"/>
          <w:sz w:val="32"/>
          <w:szCs w:val="32"/>
          <w:rtl/>
        </w:rPr>
        <w:t xml:space="preserve"> </w:t>
      </w:r>
      <w:r w:rsidRPr="00F733A3">
        <w:rPr>
          <w:rFonts w:cs="B Lotus" w:hint="cs"/>
          <w:b/>
          <w:bCs/>
          <w:color w:val="000000" w:themeColor="text1"/>
          <w:sz w:val="32"/>
          <w:szCs w:val="32"/>
          <w:rtl/>
        </w:rPr>
        <w:t>کارگزار</w:t>
      </w:r>
      <w:r w:rsidRPr="00F733A3">
        <w:rPr>
          <w:rFonts w:cs="B Lotus"/>
          <w:b/>
          <w:bCs/>
          <w:color w:val="000000" w:themeColor="text1"/>
          <w:sz w:val="32"/>
          <w:szCs w:val="32"/>
          <w:rtl/>
        </w:rPr>
        <w:t xml:space="preserve"> </w:t>
      </w:r>
      <w:r w:rsidRPr="00F733A3">
        <w:rPr>
          <w:rFonts w:cs="B Lotus" w:hint="cs"/>
          <w:b/>
          <w:bCs/>
          <w:color w:val="000000" w:themeColor="text1"/>
          <w:sz w:val="32"/>
          <w:szCs w:val="32"/>
          <w:rtl/>
        </w:rPr>
        <w:t>در</w:t>
      </w:r>
      <w:r w:rsidRPr="00F733A3">
        <w:rPr>
          <w:rFonts w:cs="B Lotus"/>
          <w:b/>
          <w:bCs/>
          <w:color w:val="000000" w:themeColor="text1"/>
          <w:sz w:val="32"/>
          <w:szCs w:val="32"/>
          <w:rtl/>
        </w:rPr>
        <w:t xml:space="preserve"> </w:t>
      </w:r>
      <w:r w:rsidRPr="00F733A3">
        <w:rPr>
          <w:rFonts w:cs="B Lotus" w:hint="cs"/>
          <w:b/>
          <w:bCs/>
          <w:color w:val="000000" w:themeColor="text1"/>
          <w:sz w:val="32"/>
          <w:szCs w:val="32"/>
          <w:rtl/>
        </w:rPr>
        <w:t>سیستم</w:t>
      </w:r>
      <w:r w:rsidRPr="00F733A3">
        <w:rPr>
          <w:rFonts w:cs="B Lotus"/>
          <w:b/>
          <w:bCs/>
          <w:color w:val="000000" w:themeColor="text1"/>
          <w:sz w:val="32"/>
          <w:szCs w:val="32"/>
          <w:rtl/>
        </w:rPr>
        <w:t xml:space="preserve"> </w:t>
      </w:r>
      <w:r w:rsidRPr="00F733A3">
        <w:rPr>
          <w:rFonts w:cs="B Lotus" w:hint="cs"/>
          <w:b/>
          <w:bCs/>
          <w:color w:val="000000" w:themeColor="text1"/>
          <w:sz w:val="32"/>
          <w:szCs w:val="32"/>
          <w:rtl/>
        </w:rPr>
        <w:t>یافت</w:t>
      </w:r>
      <w:r w:rsidRPr="00F733A3">
        <w:rPr>
          <w:rFonts w:cs="B Lotus"/>
          <w:b/>
          <w:bCs/>
          <w:color w:val="000000" w:themeColor="text1"/>
          <w:sz w:val="32"/>
          <w:szCs w:val="32"/>
          <w:rtl/>
        </w:rPr>
        <w:t xml:space="preserve"> </w:t>
      </w:r>
      <w:r w:rsidRPr="00F733A3">
        <w:rPr>
          <w:rFonts w:cs="B Lotus" w:hint="cs"/>
          <w:b/>
          <w:bCs/>
          <w:color w:val="000000" w:themeColor="text1"/>
          <w:sz w:val="32"/>
          <w:szCs w:val="32"/>
          <w:rtl/>
        </w:rPr>
        <w:t>نشد</w:t>
      </w:r>
      <w:r w:rsidRPr="00F733A3">
        <w:rPr>
          <w:rFonts w:cs="B Lotus"/>
          <w:b/>
          <w:bCs/>
          <w:color w:val="000000" w:themeColor="text1"/>
          <w:sz w:val="32"/>
          <w:szCs w:val="32"/>
          <w:rtl/>
        </w:rPr>
        <w:t>"</w:t>
      </w:r>
    </w:p>
    <w:p w14:paraId="6B930A68" w14:textId="77777777" w:rsidR="00332357" w:rsidRPr="00F733A3" w:rsidRDefault="00332357" w:rsidP="00332357">
      <w:pPr>
        <w:ind w:left="360"/>
        <w:jc w:val="center"/>
        <w:rPr>
          <w:rFonts w:cs="B Lotus"/>
          <w:rtl/>
        </w:rPr>
      </w:pPr>
      <w:r w:rsidRPr="00F733A3">
        <w:rPr>
          <w:rFonts w:cs="B Lotus" w:hint="cs"/>
          <w:rtl/>
        </w:rPr>
        <w:t>جدول کدهای معادل تستی</w:t>
      </w:r>
    </w:p>
    <w:tbl>
      <w:tblPr>
        <w:tblStyle w:val="TableGrid"/>
        <w:bidiVisual/>
        <w:tblW w:w="0" w:type="auto"/>
        <w:tblLook w:val="04A0" w:firstRow="1" w:lastRow="0" w:firstColumn="1" w:lastColumn="0" w:noHBand="0" w:noVBand="1"/>
      </w:tblPr>
      <w:tblGrid>
        <w:gridCol w:w="2249"/>
        <w:gridCol w:w="2246"/>
        <w:gridCol w:w="2267"/>
        <w:gridCol w:w="2254"/>
      </w:tblGrid>
      <w:tr w:rsidR="00332357" w:rsidRPr="00F733A3" w14:paraId="5DDF0DBA" w14:textId="77777777" w:rsidTr="00CF14F1">
        <w:tc>
          <w:tcPr>
            <w:tcW w:w="2310" w:type="dxa"/>
            <w:vAlign w:val="center"/>
          </w:tcPr>
          <w:p w14:paraId="03032BED" w14:textId="77777777" w:rsidR="00332357" w:rsidRPr="00F733A3" w:rsidRDefault="00332357" w:rsidP="00CF14F1">
            <w:pPr>
              <w:jc w:val="center"/>
              <w:rPr>
                <w:rFonts w:cs="B Lotus"/>
                <w:b/>
                <w:bCs/>
                <w:sz w:val="32"/>
                <w:szCs w:val="32"/>
                <w:rtl/>
              </w:rPr>
            </w:pPr>
            <w:r w:rsidRPr="00F733A3">
              <w:rPr>
                <w:rFonts w:ascii="Consolas" w:hAnsi="Consolas" w:cs="B Lotus" w:hint="cs"/>
                <w:b/>
                <w:bCs/>
                <w:color w:val="000000"/>
                <w:sz w:val="20"/>
                <w:szCs w:val="20"/>
                <w:rtl/>
              </w:rPr>
              <w:t>کدشعبه درشرکت بیمه</w:t>
            </w:r>
          </w:p>
        </w:tc>
        <w:tc>
          <w:tcPr>
            <w:tcW w:w="2310" w:type="dxa"/>
            <w:vAlign w:val="center"/>
          </w:tcPr>
          <w:p w14:paraId="2BB8C531" w14:textId="77777777" w:rsidR="00332357" w:rsidRPr="00F733A3" w:rsidRDefault="00332357" w:rsidP="00CF14F1">
            <w:pPr>
              <w:jc w:val="center"/>
              <w:rPr>
                <w:rFonts w:cs="B Lotus"/>
                <w:b/>
                <w:bCs/>
                <w:sz w:val="32"/>
                <w:szCs w:val="32"/>
                <w:rtl/>
              </w:rPr>
            </w:pPr>
            <w:r w:rsidRPr="00F733A3">
              <w:rPr>
                <w:rFonts w:cs="B Lotus"/>
                <w:b/>
                <w:bCs/>
                <w:sz w:val="32"/>
                <w:szCs w:val="32"/>
              </w:rPr>
              <w:t>256</w:t>
            </w:r>
          </w:p>
        </w:tc>
        <w:tc>
          <w:tcPr>
            <w:tcW w:w="2311" w:type="dxa"/>
            <w:vAlign w:val="center"/>
          </w:tcPr>
          <w:p w14:paraId="6A71B514" w14:textId="77777777" w:rsidR="00332357" w:rsidRPr="00F733A3" w:rsidRDefault="00332357" w:rsidP="00CF14F1">
            <w:pPr>
              <w:jc w:val="center"/>
              <w:rPr>
                <w:rFonts w:cs="B Lotus"/>
                <w:b/>
                <w:bCs/>
                <w:sz w:val="32"/>
                <w:szCs w:val="32"/>
                <w:rtl/>
              </w:rPr>
            </w:pPr>
            <w:r w:rsidRPr="00F733A3">
              <w:rPr>
                <w:rFonts w:ascii="Consolas" w:hAnsi="Consolas" w:cs="B Lotus"/>
                <w:b/>
                <w:bCs/>
                <w:color w:val="000000"/>
                <w:sz w:val="20"/>
                <w:szCs w:val="20"/>
              </w:rPr>
              <w:t>BrnhFldCod</w:t>
            </w:r>
          </w:p>
        </w:tc>
        <w:tc>
          <w:tcPr>
            <w:tcW w:w="2311" w:type="dxa"/>
            <w:vAlign w:val="center"/>
          </w:tcPr>
          <w:p w14:paraId="273CADAA" w14:textId="77777777" w:rsidR="00332357" w:rsidRPr="00F733A3" w:rsidRDefault="00332357" w:rsidP="00CF14F1">
            <w:pPr>
              <w:jc w:val="center"/>
              <w:rPr>
                <w:rFonts w:cs="B Lotus"/>
                <w:b/>
                <w:bCs/>
                <w:sz w:val="32"/>
                <w:szCs w:val="32"/>
                <w:rtl/>
              </w:rPr>
            </w:pPr>
            <w:r w:rsidRPr="00F733A3">
              <w:rPr>
                <w:rFonts w:cs="B Lotus"/>
                <w:b/>
                <w:bCs/>
                <w:sz w:val="32"/>
                <w:szCs w:val="32"/>
              </w:rPr>
              <w:t>918</w:t>
            </w:r>
          </w:p>
        </w:tc>
      </w:tr>
      <w:tr w:rsidR="00332357" w:rsidRPr="00F733A3" w14:paraId="4E22ED32" w14:textId="77777777" w:rsidTr="00CF14F1">
        <w:tc>
          <w:tcPr>
            <w:tcW w:w="2310" w:type="dxa"/>
            <w:vAlign w:val="center"/>
          </w:tcPr>
          <w:p w14:paraId="511E7089" w14:textId="77777777" w:rsidR="00332357" w:rsidRPr="00F733A3" w:rsidRDefault="00332357" w:rsidP="00CF14F1">
            <w:pPr>
              <w:jc w:val="center"/>
              <w:rPr>
                <w:rFonts w:cs="B Lotus"/>
                <w:b/>
                <w:bCs/>
                <w:sz w:val="32"/>
                <w:szCs w:val="32"/>
                <w:rtl/>
              </w:rPr>
            </w:pPr>
            <w:r w:rsidRPr="00F733A3">
              <w:rPr>
                <w:rFonts w:ascii="Consolas" w:hAnsi="Consolas" w:cs="B Lotus" w:hint="cs"/>
                <w:b/>
                <w:bCs/>
                <w:color w:val="000000"/>
                <w:sz w:val="20"/>
                <w:szCs w:val="20"/>
                <w:rtl/>
              </w:rPr>
              <w:t>کدنماینده درشرکت بیمه</w:t>
            </w:r>
          </w:p>
        </w:tc>
        <w:tc>
          <w:tcPr>
            <w:tcW w:w="2310" w:type="dxa"/>
            <w:vAlign w:val="center"/>
          </w:tcPr>
          <w:p w14:paraId="17D01B0D" w14:textId="77777777" w:rsidR="00332357" w:rsidRPr="00F733A3" w:rsidRDefault="00332357" w:rsidP="00CF14F1">
            <w:pPr>
              <w:jc w:val="center"/>
              <w:rPr>
                <w:rFonts w:cs="B Lotus"/>
                <w:b/>
                <w:bCs/>
                <w:sz w:val="32"/>
                <w:szCs w:val="32"/>
                <w:rtl/>
              </w:rPr>
            </w:pPr>
            <w:r w:rsidRPr="00F733A3">
              <w:rPr>
                <w:rFonts w:cs="B Lotus"/>
                <w:b/>
                <w:bCs/>
                <w:sz w:val="32"/>
                <w:szCs w:val="32"/>
              </w:rPr>
              <w:t>9433</w:t>
            </w:r>
          </w:p>
        </w:tc>
        <w:tc>
          <w:tcPr>
            <w:tcW w:w="2311" w:type="dxa"/>
            <w:vAlign w:val="center"/>
          </w:tcPr>
          <w:p w14:paraId="25AA8F0D" w14:textId="77777777" w:rsidR="00332357" w:rsidRPr="00F733A3" w:rsidRDefault="00332357" w:rsidP="00CF14F1">
            <w:pPr>
              <w:jc w:val="center"/>
              <w:rPr>
                <w:rFonts w:cs="B Lotus"/>
                <w:b/>
                <w:bCs/>
                <w:sz w:val="32"/>
                <w:szCs w:val="32"/>
                <w:rtl/>
              </w:rPr>
            </w:pPr>
            <w:r w:rsidRPr="00F733A3">
              <w:rPr>
                <w:rFonts w:ascii="Consolas" w:hAnsi="Consolas" w:cs="B Lotus"/>
                <w:b/>
                <w:bCs/>
                <w:color w:val="000000"/>
                <w:sz w:val="20"/>
                <w:szCs w:val="20"/>
              </w:rPr>
              <w:t>AgncFldCod</w:t>
            </w:r>
          </w:p>
        </w:tc>
        <w:tc>
          <w:tcPr>
            <w:tcW w:w="2311" w:type="dxa"/>
            <w:vAlign w:val="center"/>
          </w:tcPr>
          <w:p w14:paraId="1B3EAA96" w14:textId="77777777" w:rsidR="00332357" w:rsidRPr="00F733A3" w:rsidRDefault="00332357" w:rsidP="00CF14F1">
            <w:pPr>
              <w:jc w:val="center"/>
              <w:rPr>
                <w:rFonts w:cs="B Lotus"/>
                <w:b/>
                <w:bCs/>
                <w:sz w:val="32"/>
                <w:szCs w:val="32"/>
                <w:rtl/>
              </w:rPr>
            </w:pPr>
            <w:r w:rsidRPr="00F733A3">
              <w:rPr>
                <w:rFonts w:cs="B Lotus"/>
                <w:b/>
                <w:bCs/>
                <w:sz w:val="32"/>
                <w:szCs w:val="32"/>
              </w:rPr>
              <w:t>12626</w:t>
            </w:r>
          </w:p>
        </w:tc>
      </w:tr>
      <w:tr w:rsidR="00332357" w:rsidRPr="00F733A3" w14:paraId="77B971ED" w14:textId="77777777" w:rsidTr="00CF14F1">
        <w:tc>
          <w:tcPr>
            <w:tcW w:w="2310" w:type="dxa"/>
            <w:vAlign w:val="center"/>
          </w:tcPr>
          <w:p w14:paraId="2CF2738D" w14:textId="77777777" w:rsidR="00332357" w:rsidRPr="00F733A3" w:rsidRDefault="00332357" w:rsidP="00CF14F1">
            <w:pPr>
              <w:jc w:val="center"/>
              <w:rPr>
                <w:rFonts w:cs="B Lotus"/>
                <w:b/>
                <w:bCs/>
                <w:sz w:val="32"/>
                <w:szCs w:val="32"/>
                <w:rtl/>
              </w:rPr>
            </w:pPr>
            <w:r w:rsidRPr="00F733A3">
              <w:rPr>
                <w:rFonts w:ascii="Consolas" w:hAnsi="Consolas" w:cs="B Lotus" w:hint="cs"/>
                <w:b/>
                <w:bCs/>
                <w:color w:val="000000"/>
                <w:sz w:val="20"/>
                <w:szCs w:val="20"/>
                <w:rtl/>
              </w:rPr>
              <w:t>کدکارگزار درشرکت بیمه</w:t>
            </w:r>
          </w:p>
        </w:tc>
        <w:tc>
          <w:tcPr>
            <w:tcW w:w="2310" w:type="dxa"/>
            <w:vAlign w:val="center"/>
          </w:tcPr>
          <w:p w14:paraId="6C47C0A3" w14:textId="77777777" w:rsidR="00332357" w:rsidRPr="00F733A3" w:rsidRDefault="00332357" w:rsidP="00CF14F1">
            <w:pPr>
              <w:jc w:val="center"/>
              <w:rPr>
                <w:rFonts w:cs="B Lotus"/>
                <w:b/>
                <w:bCs/>
                <w:sz w:val="32"/>
                <w:szCs w:val="32"/>
                <w:rtl/>
              </w:rPr>
            </w:pPr>
            <w:r w:rsidRPr="00F733A3">
              <w:rPr>
                <w:rFonts w:cs="B Lotus"/>
                <w:b/>
                <w:bCs/>
                <w:sz w:val="32"/>
                <w:szCs w:val="32"/>
              </w:rPr>
              <w:t>3503</w:t>
            </w:r>
          </w:p>
        </w:tc>
        <w:tc>
          <w:tcPr>
            <w:tcW w:w="2311" w:type="dxa"/>
            <w:vAlign w:val="center"/>
          </w:tcPr>
          <w:p w14:paraId="17B613F2" w14:textId="77777777" w:rsidR="00332357" w:rsidRPr="00F733A3" w:rsidRDefault="00332357" w:rsidP="00CF14F1">
            <w:pPr>
              <w:jc w:val="center"/>
              <w:rPr>
                <w:rFonts w:cs="B Lotus"/>
                <w:b/>
                <w:bCs/>
                <w:sz w:val="32"/>
                <w:szCs w:val="32"/>
                <w:rtl/>
              </w:rPr>
            </w:pPr>
            <w:r w:rsidRPr="00F733A3">
              <w:rPr>
                <w:rFonts w:ascii="Consolas" w:hAnsi="Consolas" w:cs="B Lotus"/>
                <w:b/>
                <w:bCs/>
                <w:color w:val="000000"/>
                <w:sz w:val="20"/>
                <w:szCs w:val="20"/>
              </w:rPr>
              <w:t>BrkrFldCod</w:t>
            </w:r>
          </w:p>
        </w:tc>
        <w:tc>
          <w:tcPr>
            <w:tcW w:w="2311" w:type="dxa"/>
            <w:vAlign w:val="center"/>
          </w:tcPr>
          <w:p w14:paraId="3F27DF97" w14:textId="77777777" w:rsidR="00332357" w:rsidRPr="00F733A3" w:rsidRDefault="00332357" w:rsidP="00CF14F1">
            <w:pPr>
              <w:jc w:val="center"/>
              <w:rPr>
                <w:rFonts w:cs="B Lotus"/>
                <w:b/>
                <w:bCs/>
                <w:sz w:val="32"/>
                <w:szCs w:val="32"/>
                <w:rtl/>
              </w:rPr>
            </w:pPr>
            <w:r w:rsidRPr="00F733A3">
              <w:rPr>
                <w:rFonts w:cs="B Lotus"/>
                <w:b/>
                <w:bCs/>
                <w:sz w:val="32"/>
                <w:szCs w:val="32"/>
              </w:rPr>
              <w:t>2058</w:t>
            </w:r>
          </w:p>
        </w:tc>
      </w:tr>
      <w:tr w:rsidR="00332357" w:rsidRPr="00F733A3" w14:paraId="68E3B6DF" w14:textId="77777777" w:rsidTr="00CF14F1">
        <w:tc>
          <w:tcPr>
            <w:tcW w:w="9242" w:type="dxa"/>
            <w:gridSpan w:val="4"/>
            <w:vAlign w:val="center"/>
          </w:tcPr>
          <w:p w14:paraId="20549BA4" w14:textId="77777777" w:rsidR="00332357" w:rsidRPr="00F733A3" w:rsidRDefault="00332357" w:rsidP="00CF14F1">
            <w:pPr>
              <w:rPr>
                <w:rFonts w:cs="B Lotus"/>
                <w:b/>
                <w:bCs/>
                <w:sz w:val="24"/>
                <w:szCs w:val="24"/>
                <w:rtl/>
              </w:rPr>
            </w:pPr>
            <w:r w:rsidRPr="00F733A3">
              <w:rPr>
                <w:rFonts w:cs="B Lotus" w:hint="cs"/>
                <w:b/>
                <w:bCs/>
                <w:sz w:val="24"/>
                <w:szCs w:val="24"/>
                <w:rtl/>
              </w:rPr>
              <w:t>توضیح اینکه</w:t>
            </w:r>
            <w:r w:rsidRPr="00F733A3">
              <w:rPr>
                <w:rFonts w:cs="B Lotus"/>
                <w:b/>
                <w:bCs/>
                <w:sz w:val="24"/>
                <w:szCs w:val="24"/>
              </w:rPr>
              <w:t xml:space="preserve"> </w:t>
            </w:r>
            <w:r w:rsidRPr="00F733A3">
              <w:rPr>
                <w:rFonts w:cs="B Lotus" w:hint="cs"/>
                <w:b/>
                <w:bCs/>
                <w:sz w:val="24"/>
                <w:szCs w:val="24"/>
                <w:rtl/>
              </w:rPr>
              <w:t xml:space="preserve">: هنگام ورود اطلاعات فوق الذکر استفاده از </w:t>
            </w:r>
            <w:r w:rsidRPr="00F733A3">
              <w:rPr>
                <w:rFonts w:cs="B Lotus"/>
                <w:b/>
                <w:bCs/>
                <w:sz w:val="24"/>
                <w:szCs w:val="24"/>
              </w:rPr>
              <w:t>UserName</w:t>
            </w:r>
            <w:r w:rsidRPr="00F733A3">
              <w:rPr>
                <w:rFonts w:cs="B Lotus" w:hint="cs"/>
                <w:b/>
                <w:bCs/>
                <w:sz w:val="24"/>
                <w:szCs w:val="24"/>
                <w:rtl/>
              </w:rPr>
              <w:t xml:space="preserve"> </w:t>
            </w:r>
            <w:r w:rsidRPr="00F733A3">
              <w:rPr>
                <w:rFonts w:cs="B Lotus"/>
                <w:b/>
                <w:bCs/>
                <w:sz w:val="24"/>
                <w:szCs w:val="24"/>
              </w:rPr>
              <w:t xml:space="preserve"> </w:t>
            </w:r>
            <w:r w:rsidRPr="00F733A3">
              <w:rPr>
                <w:rFonts w:cs="B Lotus" w:hint="cs"/>
                <w:b/>
                <w:bCs/>
                <w:sz w:val="24"/>
                <w:szCs w:val="24"/>
                <w:rtl/>
              </w:rPr>
              <w:t>و</w:t>
            </w:r>
            <w:r w:rsidRPr="00F733A3">
              <w:rPr>
                <w:rFonts w:cs="B Lotus"/>
                <w:b/>
                <w:bCs/>
                <w:sz w:val="24"/>
                <w:szCs w:val="24"/>
              </w:rPr>
              <w:t xml:space="preserve">Password  </w:t>
            </w:r>
            <w:r w:rsidRPr="00F733A3">
              <w:rPr>
                <w:rFonts w:cs="B Lotus" w:hint="cs"/>
                <w:b/>
                <w:bCs/>
                <w:sz w:val="24"/>
                <w:szCs w:val="24"/>
                <w:rtl/>
              </w:rPr>
              <w:t xml:space="preserve"> نیز ضروری می باشد</w:t>
            </w:r>
          </w:p>
        </w:tc>
      </w:tr>
    </w:tbl>
    <w:p w14:paraId="02EB701E" w14:textId="686D8766" w:rsidR="00F47EB5" w:rsidRDefault="00F47EB5" w:rsidP="00EA2347">
      <w:pPr>
        <w:rPr>
          <w:rFonts w:cs="B Lotus"/>
          <w:sz w:val="32"/>
          <w:szCs w:val="32"/>
          <w:rtl/>
        </w:rPr>
      </w:pPr>
    </w:p>
    <w:p w14:paraId="4CF03769" w14:textId="77777777" w:rsidR="00F47EB5" w:rsidRDefault="00F47EB5">
      <w:pPr>
        <w:bidi w:val="0"/>
        <w:rPr>
          <w:rFonts w:cs="B Lotus"/>
          <w:sz w:val="32"/>
          <w:szCs w:val="32"/>
          <w:rtl/>
        </w:rPr>
      </w:pPr>
      <w:r>
        <w:rPr>
          <w:rFonts w:cs="B Lotus"/>
          <w:sz w:val="32"/>
          <w:szCs w:val="32"/>
          <w:rtl/>
        </w:rPr>
        <w:br w:type="page"/>
      </w:r>
    </w:p>
    <w:p w14:paraId="55B3A92A" w14:textId="77777777" w:rsidR="00332357" w:rsidRPr="00F733A3" w:rsidRDefault="00332357" w:rsidP="00EA2347">
      <w:pPr>
        <w:rPr>
          <w:rFonts w:cs="B Lotus"/>
          <w:sz w:val="32"/>
          <w:szCs w:val="32"/>
          <w:rtl/>
        </w:rPr>
      </w:pPr>
    </w:p>
    <w:p w14:paraId="1D38DFFB" w14:textId="77777777" w:rsidR="00EA2347" w:rsidRPr="00F733A3" w:rsidRDefault="00EA2347" w:rsidP="004A559C">
      <w:pPr>
        <w:jc w:val="center"/>
        <w:rPr>
          <w:rFonts w:cs="B Lotus"/>
          <w:sz w:val="32"/>
          <w:szCs w:val="32"/>
          <w:rtl/>
        </w:rPr>
      </w:pPr>
      <w:r w:rsidRPr="00F733A3">
        <w:rPr>
          <w:rFonts w:cs="B Lotus" w:hint="eastAsia"/>
          <w:sz w:val="32"/>
          <w:szCs w:val="32"/>
          <w:rtl/>
        </w:rPr>
        <w:t>آدرس</w:t>
      </w:r>
      <w:r w:rsidRPr="00F733A3">
        <w:rPr>
          <w:rFonts w:cs="B Lotus"/>
          <w:sz w:val="32"/>
          <w:szCs w:val="32"/>
          <w:rtl/>
        </w:rPr>
        <w:t xml:space="preserve"> </w:t>
      </w:r>
      <w:r w:rsidRPr="00F733A3">
        <w:rPr>
          <w:rFonts w:cs="B Lotus" w:hint="eastAsia"/>
          <w:sz w:val="32"/>
          <w:szCs w:val="32"/>
          <w:rtl/>
        </w:rPr>
        <w:t>وب</w:t>
      </w:r>
      <w:r w:rsidRPr="00F733A3">
        <w:rPr>
          <w:rFonts w:cs="B Lotus"/>
          <w:sz w:val="32"/>
          <w:szCs w:val="32"/>
        </w:rPr>
        <w:t>‌</w:t>
      </w:r>
      <w:r w:rsidRPr="00F733A3">
        <w:rPr>
          <w:rFonts w:cs="B Lotus" w:hint="eastAsia"/>
          <w:sz w:val="32"/>
          <w:szCs w:val="32"/>
          <w:rtl/>
        </w:rPr>
        <w:t>سرو</w:t>
      </w:r>
      <w:r w:rsidRPr="00F733A3">
        <w:rPr>
          <w:rFonts w:cs="B Lotus"/>
          <w:sz w:val="32"/>
          <w:szCs w:val="32"/>
          <w:rtl/>
        </w:rPr>
        <w:t>ی</w:t>
      </w:r>
      <w:r w:rsidRPr="00F733A3">
        <w:rPr>
          <w:rFonts w:cs="B Lotus" w:hint="eastAsia"/>
          <w:sz w:val="32"/>
          <w:szCs w:val="32"/>
          <w:rtl/>
        </w:rPr>
        <w:t>س</w:t>
      </w:r>
      <w:r w:rsidRPr="00F733A3">
        <w:rPr>
          <w:rFonts w:cs="B Lotus"/>
          <w:sz w:val="32"/>
          <w:szCs w:val="32"/>
          <w:rtl/>
        </w:rPr>
        <w:t>:</w:t>
      </w:r>
    </w:p>
    <w:p w14:paraId="29F552B0" w14:textId="77777777" w:rsidR="00EA2347" w:rsidRPr="00F733A3" w:rsidRDefault="00087344" w:rsidP="004A559C">
      <w:pPr>
        <w:jc w:val="center"/>
        <w:rPr>
          <w:rFonts w:cs="B Lotus"/>
          <w:sz w:val="32"/>
          <w:szCs w:val="32"/>
        </w:rPr>
      </w:pPr>
      <w:hyperlink r:id="rId20" w:history="1">
        <w:r w:rsidR="00EA2347" w:rsidRPr="00F733A3">
          <w:rPr>
            <w:rStyle w:val="Hyperlink"/>
            <w:rFonts w:cs="B Lotus"/>
            <w:sz w:val="32"/>
            <w:szCs w:val="32"/>
          </w:rPr>
          <w:t>http://reinsure.centinsur.ir/SaleNet</w:t>
        </w:r>
      </w:hyperlink>
    </w:p>
    <w:p w14:paraId="437204C0" w14:textId="77777777" w:rsidR="00EA2347" w:rsidRPr="00F733A3" w:rsidRDefault="00EA2347" w:rsidP="00EA2347">
      <w:pPr>
        <w:rPr>
          <w:rFonts w:cs="B Lotus"/>
          <w:sz w:val="32"/>
          <w:szCs w:val="32"/>
          <w:rtl/>
        </w:rPr>
      </w:pPr>
      <w:r w:rsidRPr="00F733A3">
        <w:rPr>
          <w:rFonts w:cs="B Lotus" w:hint="eastAsia"/>
          <w:sz w:val="32"/>
          <w:szCs w:val="32"/>
          <w:rtl/>
        </w:rPr>
        <w:t>شامل</w:t>
      </w:r>
      <w:r w:rsidRPr="00F733A3">
        <w:rPr>
          <w:rFonts w:cs="B Lotus"/>
          <w:sz w:val="32"/>
          <w:szCs w:val="32"/>
          <w:rtl/>
        </w:rPr>
        <w:t xml:space="preserve"> </w:t>
      </w:r>
      <w:r w:rsidRPr="00F733A3">
        <w:rPr>
          <w:rFonts w:cs="B Lotus" w:hint="eastAsia"/>
          <w:sz w:val="32"/>
          <w:szCs w:val="32"/>
          <w:rtl/>
        </w:rPr>
        <w:t>متدها</w:t>
      </w:r>
      <w:r w:rsidRPr="00F733A3">
        <w:rPr>
          <w:rFonts w:cs="B Lotus"/>
          <w:sz w:val="32"/>
          <w:szCs w:val="32"/>
          <w:rtl/>
        </w:rPr>
        <w:t>ی:</w:t>
      </w:r>
    </w:p>
    <w:p w14:paraId="082D194A" w14:textId="77777777" w:rsidR="00EA2347" w:rsidRPr="00F733A3" w:rsidRDefault="00087344" w:rsidP="007A4553">
      <w:pPr>
        <w:ind w:left="360"/>
        <w:rPr>
          <w:rFonts w:cs="B Lotus"/>
          <w:sz w:val="32"/>
          <w:szCs w:val="32"/>
          <w:rtl/>
        </w:rPr>
      </w:pPr>
      <w:hyperlink w:anchor="GetAgncFldCod" w:history="1">
        <w:r w:rsidR="00EA2347" w:rsidRPr="00F733A3">
          <w:rPr>
            <w:rStyle w:val="Hyperlink"/>
            <w:rFonts w:cs="B Lotus"/>
            <w:sz w:val="32"/>
            <w:szCs w:val="32"/>
          </w:rPr>
          <w:t>GetAgncFldCod</w:t>
        </w:r>
        <w:r w:rsidR="00EB0C87" w:rsidRPr="00F733A3">
          <w:rPr>
            <w:rStyle w:val="Hyperlink"/>
            <w:rFonts w:cs="B Lotus"/>
            <w:sz w:val="32"/>
            <w:szCs w:val="32"/>
          </w:rPr>
          <w:t>-1</w:t>
        </w:r>
        <w:r w:rsidR="00EA2347" w:rsidRPr="00F733A3">
          <w:rPr>
            <w:rStyle w:val="Hyperlink"/>
            <w:rFonts w:cs="B Lotus"/>
            <w:sz w:val="32"/>
            <w:szCs w:val="32"/>
            <w:rtl/>
          </w:rPr>
          <w:t xml:space="preserve"> </w:t>
        </w:r>
        <w:r w:rsidR="00EA2347" w:rsidRPr="00F733A3">
          <w:rPr>
            <w:rStyle w:val="Hyperlink"/>
            <w:rFonts w:cs="B Lotus" w:hint="eastAsia"/>
            <w:sz w:val="32"/>
            <w:szCs w:val="32"/>
            <w:rtl/>
          </w:rPr>
          <w:t>جهت</w:t>
        </w:r>
        <w:r w:rsidR="00EA2347" w:rsidRPr="00F733A3">
          <w:rPr>
            <w:rStyle w:val="Hyperlink"/>
            <w:rFonts w:cs="B Lotus"/>
            <w:sz w:val="32"/>
            <w:szCs w:val="32"/>
            <w:rtl/>
          </w:rPr>
          <w:t xml:space="preserve"> </w:t>
        </w:r>
        <w:r w:rsidR="00EA2347" w:rsidRPr="00F733A3">
          <w:rPr>
            <w:rStyle w:val="Hyperlink"/>
            <w:rFonts w:cs="B Lotus" w:hint="eastAsia"/>
            <w:sz w:val="32"/>
            <w:szCs w:val="32"/>
            <w:rtl/>
          </w:rPr>
          <w:t>در</w:t>
        </w:r>
        <w:r w:rsidR="00EA2347" w:rsidRPr="00F733A3">
          <w:rPr>
            <w:rStyle w:val="Hyperlink"/>
            <w:rFonts w:cs="B Lotus"/>
            <w:sz w:val="32"/>
            <w:szCs w:val="32"/>
            <w:rtl/>
          </w:rPr>
          <w:t>ی</w:t>
        </w:r>
        <w:r w:rsidR="00EA2347" w:rsidRPr="00F733A3">
          <w:rPr>
            <w:rStyle w:val="Hyperlink"/>
            <w:rFonts w:cs="B Lotus" w:hint="eastAsia"/>
            <w:sz w:val="32"/>
            <w:szCs w:val="32"/>
            <w:rtl/>
          </w:rPr>
          <w:t>افت</w:t>
        </w:r>
        <w:r w:rsidR="00EA2347" w:rsidRPr="00F733A3">
          <w:rPr>
            <w:rStyle w:val="Hyperlink"/>
            <w:rFonts w:cs="B Lotus"/>
            <w:sz w:val="32"/>
            <w:szCs w:val="32"/>
            <w:rtl/>
          </w:rPr>
          <w:t xml:space="preserve"> </w:t>
        </w:r>
        <w:r w:rsidR="00EA2347" w:rsidRPr="00F733A3">
          <w:rPr>
            <w:rStyle w:val="Hyperlink"/>
            <w:rFonts w:cs="B Lotus" w:hint="eastAsia"/>
            <w:sz w:val="32"/>
            <w:szCs w:val="32"/>
            <w:rtl/>
          </w:rPr>
          <w:t>کد</w:t>
        </w:r>
        <w:r w:rsidR="00EA2347" w:rsidRPr="00F733A3">
          <w:rPr>
            <w:rStyle w:val="Hyperlink"/>
            <w:rFonts w:cs="B Lotus"/>
            <w:sz w:val="32"/>
            <w:szCs w:val="32"/>
            <w:rtl/>
          </w:rPr>
          <w:t xml:space="preserve"> </w:t>
        </w:r>
        <w:r w:rsidR="00EA2347" w:rsidRPr="00F733A3">
          <w:rPr>
            <w:rStyle w:val="Hyperlink"/>
            <w:rFonts w:cs="B Lotus" w:hint="eastAsia"/>
            <w:sz w:val="32"/>
            <w:szCs w:val="32"/>
            <w:rtl/>
          </w:rPr>
          <w:t>نما</w:t>
        </w:r>
        <w:r w:rsidR="00EA2347" w:rsidRPr="00F733A3">
          <w:rPr>
            <w:rStyle w:val="Hyperlink"/>
            <w:rFonts w:cs="B Lotus"/>
            <w:sz w:val="32"/>
            <w:szCs w:val="32"/>
            <w:rtl/>
          </w:rPr>
          <w:t>ی</w:t>
        </w:r>
        <w:r w:rsidR="00EA2347" w:rsidRPr="00F733A3">
          <w:rPr>
            <w:rStyle w:val="Hyperlink"/>
            <w:rFonts w:cs="B Lotus" w:hint="eastAsia"/>
            <w:sz w:val="32"/>
            <w:szCs w:val="32"/>
            <w:rtl/>
          </w:rPr>
          <w:t>نده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در</w:t>
        </w:r>
        <w:r w:rsidR="00EA2347" w:rsidRPr="00F733A3">
          <w:rPr>
            <w:rStyle w:val="Hyperlink"/>
            <w:rFonts w:cs="B Lotus"/>
            <w:sz w:val="32"/>
            <w:szCs w:val="32"/>
            <w:rtl/>
          </w:rPr>
          <w:t xml:space="preserve"> </w:t>
        </w:r>
        <w:r w:rsidR="00EA2347" w:rsidRPr="00F733A3">
          <w:rPr>
            <w:rStyle w:val="Hyperlink"/>
            <w:rFonts w:cs="B Lotus" w:hint="eastAsia"/>
            <w:sz w:val="32"/>
            <w:szCs w:val="32"/>
            <w:rtl/>
          </w:rPr>
          <w:t>سامانه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شبکه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فروش</w:t>
        </w:r>
        <w:r w:rsidR="00EA2347" w:rsidRPr="00F733A3">
          <w:rPr>
            <w:rStyle w:val="Hyperlink"/>
            <w:rFonts w:cs="B Lotus"/>
            <w:sz w:val="32"/>
            <w:szCs w:val="32"/>
            <w:rtl/>
          </w:rPr>
          <w:t xml:space="preserve"> </w:t>
        </w:r>
        <w:r w:rsidR="00EA2347" w:rsidRPr="00F733A3">
          <w:rPr>
            <w:rStyle w:val="Hyperlink"/>
            <w:rFonts w:cs="B Lotus" w:hint="eastAsia"/>
            <w:sz w:val="32"/>
            <w:szCs w:val="32"/>
            <w:rtl/>
          </w:rPr>
          <w:t>ب</w:t>
        </w:r>
        <w:r w:rsidR="00EA2347" w:rsidRPr="00F733A3">
          <w:rPr>
            <w:rStyle w:val="Hyperlink"/>
            <w:rFonts w:cs="B Lotus"/>
            <w:sz w:val="32"/>
            <w:szCs w:val="32"/>
            <w:rtl/>
          </w:rPr>
          <w:t>ی</w:t>
        </w:r>
        <w:r w:rsidR="00EA2347" w:rsidRPr="00F733A3">
          <w:rPr>
            <w:rStyle w:val="Hyperlink"/>
            <w:rFonts w:cs="B Lotus" w:hint="eastAsia"/>
            <w:sz w:val="32"/>
            <w:szCs w:val="32"/>
            <w:rtl/>
          </w:rPr>
          <w:t>مه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مرکز</w:t>
        </w:r>
        <w:r w:rsidR="00EA2347" w:rsidRPr="00F733A3">
          <w:rPr>
            <w:rStyle w:val="Hyperlink"/>
            <w:rFonts w:cs="B Lotus"/>
            <w:sz w:val="32"/>
            <w:szCs w:val="32"/>
            <w:rtl/>
          </w:rPr>
          <w:t>ی</w:t>
        </w:r>
      </w:hyperlink>
      <w:r w:rsidR="00EA2347" w:rsidRPr="00F733A3">
        <w:rPr>
          <w:rFonts w:cs="B Lotus"/>
          <w:sz w:val="32"/>
          <w:szCs w:val="32"/>
          <w:rtl/>
        </w:rPr>
        <w:t xml:space="preserve"> </w:t>
      </w:r>
    </w:p>
    <w:p w14:paraId="452FCFB3" w14:textId="77777777" w:rsidR="00EA2347" w:rsidRPr="00F733A3" w:rsidRDefault="00087344" w:rsidP="007A4553">
      <w:pPr>
        <w:ind w:left="360"/>
        <w:rPr>
          <w:rFonts w:cs="B Lotus"/>
          <w:sz w:val="32"/>
          <w:szCs w:val="32"/>
        </w:rPr>
      </w:pPr>
      <w:hyperlink w:anchor="GetAgancy" w:history="1">
        <w:r w:rsidR="00EA2347" w:rsidRPr="00F733A3">
          <w:rPr>
            <w:rStyle w:val="Hyperlink"/>
            <w:rFonts w:ascii="Consolas" w:hAnsi="Consolas" w:cs="B Lotus"/>
            <w:sz w:val="20"/>
            <w:szCs w:val="20"/>
          </w:rPr>
          <w:t xml:space="preserve"> </w:t>
        </w:r>
        <w:r w:rsidR="00EA2347" w:rsidRPr="00F733A3">
          <w:rPr>
            <w:rStyle w:val="Hyperlink"/>
            <w:rFonts w:cs="B Lotus"/>
            <w:sz w:val="32"/>
            <w:szCs w:val="32"/>
          </w:rPr>
          <w:t>GetAgancy</w:t>
        </w:r>
        <w:r w:rsidR="00EB0C87" w:rsidRPr="00F733A3">
          <w:rPr>
            <w:rStyle w:val="Hyperlink"/>
            <w:rFonts w:cs="B Lotus"/>
            <w:sz w:val="32"/>
            <w:szCs w:val="32"/>
          </w:rPr>
          <w:t>-2</w:t>
        </w:r>
        <w:r w:rsidR="00EA2347" w:rsidRPr="00F733A3">
          <w:rPr>
            <w:rStyle w:val="Hyperlink"/>
            <w:rFonts w:cs="B Lotus" w:hint="eastAsia"/>
            <w:sz w:val="32"/>
            <w:szCs w:val="32"/>
            <w:rtl/>
          </w:rPr>
          <w:t>جهت</w:t>
        </w:r>
        <w:r w:rsidR="00EA2347" w:rsidRPr="00F733A3">
          <w:rPr>
            <w:rStyle w:val="Hyperlink"/>
            <w:rFonts w:cs="B Lotus"/>
            <w:sz w:val="32"/>
            <w:szCs w:val="32"/>
            <w:rtl/>
          </w:rPr>
          <w:t xml:space="preserve"> </w:t>
        </w:r>
        <w:r w:rsidR="00EA2347" w:rsidRPr="00F733A3">
          <w:rPr>
            <w:rStyle w:val="Hyperlink"/>
            <w:rFonts w:cs="B Lotus" w:hint="eastAsia"/>
            <w:sz w:val="32"/>
            <w:szCs w:val="32"/>
            <w:rtl/>
          </w:rPr>
          <w:t>در</w:t>
        </w:r>
        <w:r w:rsidR="00EA2347" w:rsidRPr="00F733A3">
          <w:rPr>
            <w:rStyle w:val="Hyperlink"/>
            <w:rFonts w:cs="B Lotus"/>
            <w:sz w:val="32"/>
            <w:szCs w:val="32"/>
            <w:rtl/>
          </w:rPr>
          <w:t>ی</w:t>
        </w:r>
        <w:r w:rsidR="00EA2347" w:rsidRPr="00F733A3">
          <w:rPr>
            <w:rStyle w:val="Hyperlink"/>
            <w:rFonts w:cs="B Lotus" w:hint="eastAsia"/>
            <w:sz w:val="32"/>
            <w:szCs w:val="32"/>
            <w:rtl/>
          </w:rPr>
          <w:t>افت</w:t>
        </w:r>
        <w:r w:rsidR="00EA2347" w:rsidRPr="00F733A3">
          <w:rPr>
            <w:rStyle w:val="Hyperlink"/>
            <w:rFonts w:cs="B Lotus"/>
            <w:sz w:val="32"/>
            <w:szCs w:val="32"/>
            <w:rtl/>
          </w:rPr>
          <w:t xml:space="preserve"> </w:t>
        </w:r>
        <w:r w:rsidR="00EA2347" w:rsidRPr="00F733A3">
          <w:rPr>
            <w:rStyle w:val="Hyperlink"/>
            <w:rFonts w:cs="B Lotus" w:hint="eastAsia"/>
            <w:sz w:val="32"/>
            <w:szCs w:val="32"/>
            <w:rtl/>
          </w:rPr>
          <w:t>کل</w:t>
        </w:r>
        <w:r w:rsidR="00EA2347" w:rsidRPr="00F733A3">
          <w:rPr>
            <w:rStyle w:val="Hyperlink"/>
            <w:rFonts w:cs="B Lotus"/>
            <w:sz w:val="32"/>
            <w:szCs w:val="32"/>
            <w:rtl/>
          </w:rPr>
          <w:t>ی</w:t>
        </w:r>
        <w:r w:rsidR="00EA2347" w:rsidRPr="00F733A3">
          <w:rPr>
            <w:rStyle w:val="Hyperlink"/>
            <w:rFonts w:cs="B Lotus" w:hint="eastAsia"/>
            <w:sz w:val="32"/>
            <w:szCs w:val="32"/>
            <w:rtl/>
          </w:rPr>
          <w:t>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اطلاعات</w:t>
        </w:r>
        <w:r w:rsidR="00EA2347" w:rsidRPr="00F733A3">
          <w:rPr>
            <w:rStyle w:val="Hyperlink"/>
            <w:rFonts w:cs="B Lotus"/>
            <w:sz w:val="32"/>
            <w:szCs w:val="32"/>
            <w:rtl/>
          </w:rPr>
          <w:t xml:space="preserve"> </w:t>
        </w:r>
        <w:r w:rsidR="00EA2347" w:rsidRPr="00F733A3">
          <w:rPr>
            <w:rStyle w:val="Hyperlink"/>
            <w:rFonts w:cs="B Lotus" w:hint="eastAsia"/>
            <w:sz w:val="32"/>
            <w:szCs w:val="32"/>
            <w:rtl/>
          </w:rPr>
          <w:t>نما</w:t>
        </w:r>
        <w:r w:rsidR="00EA2347" w:rsidRPr="00F733A3">
          <w:rPr>
            <w:rStyle w:val="Hyperlink"/>
            <w:rFonts w:cs="B Lotus"/>
            <w:sz w:val="32"/>
            <w:szCs w:val="32"/>
            <w:rtl/>
          </w:rPr>
          <w:t>ی</w:t>
        </w:r>
        <w:r w:rsidR="00EA2347" w:rsidRPr="00F733A3">
          <w:rPr>
            <w:rStyle w:val="Hyperlink"/>
            <w:rFonts w:cs="B Lotus" w:hint="eastAsia"/>
            <w:sz w:val="32"/>
            <w:szCs w:val="32"/>
            <w:rtl/>
          </w:rPr>
          <w:t>نده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در</w:t>
        </w:r>
        <w:r w:rsidR="00EA2347" w:rsidRPr="00F733A3">
          <w:rPr>
            <w:rStyle w:val="Hyperlink"/>
            <w:rFonts w:cs="B Lotus"/>
            <w:sz w:val="32"/>
            <w:szCs w:val="32"/>
            <w:rtl/>
          </w:rPr>
          <w:t xml:space="preserve"> </w:t>
        </w:r>
        <w:r w:rsidR="00EA2347" w:rsidRPr="00F733A3">
          <w:rPr>
            <w:rStyle w:val="Hyperlink"/>
            <w:rFonts w:cs="B Lotus" w:hint="eastAsia"/>
            <w:sz w:val="32"/>
            <w:szCs w:val="32"/>
            <w:rtl/>
          </w:rPr>
          <w:t>شبکه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فروش</w:t>
        </w:r>
        <w:r w:rsidR="00EA2347" w:rsidRPr="00F733A3">
          <w:rPr>
            <w:rStyle w:val="Hyperlink"/>
            <w:rFonts w:cs="B Lotus"/>
            <w:sz w:val="32"/>
            <w:szCs w:val="32"/>
            <w:rtl/>
          </w:rPr>
          <w:t xml:space="preserve"> </w:t>
        </w:r>
        <w:r w:rsidR="00EA2347" w:rsidRPr="00F733A3">
          <w:rPr>
            <w:rStyle w:val="Hyperlink"/>
            <w:rFonts w:cs="B Lotus" w:hint="eastAsia"/>
            <w:sz w:val="32"/>
            <w:szCs w:val="32"/>
            <w:rtl/>
          </w:rPr>
          <w:t>ب</w:t>
        </w:r>
        <w:r w:rsidR="00EA2347" w:rsidRPr="00F733A3">
          <w:rPr>
            <w:rStyle w:val="Hyperlink"/>
            <w:rFonts w:cs="B Lotus"/>
            <w:sz w:val="32"/>
            <w:szCs w:val="32"/>
            <w:rtl/>
          </w:rPr>
          <w:t>ی</w:t>
        </w:r>
        <w:r w:rsidR="00EA2347" w:rsidRPr="00F733A3">
          <w:rPr>
            <w:rStyle w:val="Hyperlink"/>
            <w:rFonts w:cs="B Lotus" w:hint="eastAsia"/>
            <w:sz w:val="32"/>
            <w:szCs w:val="32"/>
            <w:rtl/>
          </w:rPr>
          <w:t>مه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مرکز</w:t>
        </w:r>
        <w:r w:rsidR="00EA2347" w:rsidRPr="00F733A3">
          <w:rPr>
            <w:rStyle w:val="Hyperlink"/>
            <w:rFonts w:cs="B Lotus"/>
            <w:sz w:val="32"/>
            <w:szCs w:val="32"/>
            <w:rtl/>
          </w:rPr>
          <w:t xml:space="preserve">ی </w:t>
        </w:r>
      </w:hyperlink>
    </w:p>
    <w:p w14:paraId="563FD91F" w14:textId="77777777" w:rsidR="00EA2347" w:rsidRPr="00F733A3" w:rsidRDefault="00087344" w:rsidP="007A4553">
      <w:pPr>
        <w:ind w:left="360"/>
        <w:rPr>
          <w:rFonts w:cs="B Lotus"/>
          <w:sz w:val="32"/>
          <w:szCs w:val="32"/>
        </w:rPr>
      </w:pPr>
      <w:hyperlink w:anchor="GetBrnhFldCod" w:history="1">
        <w:r w:rsidR="00EA2347" w:rsidRPr="00F733A3">
          <w:rPr>
            <w:rStyle w:val="Hyperlink"/>
            <w:rFonts w:cs="B Lotus"/>
            <w:sz w:val="32"/>
            <w:szCs w:val="32"/>
          </w:rPr>
          <w:t>GetBrnhFldCod</w:t>
        </w:r>
        <w:r w:rsidR="00EB0C87" w:rsidRPr="00F733A3">
          <w:rPr>
            <w:rStyle w:val="Hyperlink"/>
            <w:rFonts w:cs="B Lotus"/>
            <w:sz w:val="32"/>
            <w:szCs w:val="32"/>
          </w:rPr>
          <w:t>-3</w:t>
        </w:r>
        <w:r w:rsidR="00EA2347" w:rsidRPr="00F733A3">
          <w:rPr>
            <w:rStyle w:val="Hyperlink"/>
            <w:rFonts w:cs="B Lotus"/>
            <w:sz w:val="32"/>
            <w:szCs w:val="32"/>
            <w:rtl/>
          </w:rPr>
          <w:t xml:space="preserve"> </w:t>
        </w:r>
        <w:r w:rsidR="00EA2347" w:rsidRPr="00F733A3">
          <w:rPr>
            <w:rStyle w:val="Hyperlink"/>
            <w:rFonts w:cs="B Lotus" w:hint="eastAsia"/>
            <w:sz w:val="32"/>
            <w:szCs w:val="32"/>
            <w:rtl/>
          </w:rPr>
          <w:t>جهت</w:t>
        </w:r>
        <w:r w:rsidR="00EA2347" w:rsidRPr="00F733A3">
          <w:rPr>
            <w:rStyle w:val="Hyperlink"/>
            <w:rFonts w:cs="B Lotus"/>
            <w:sz w:val="32"/>
            <w:szCs w:val="32"/>
            <w:rtl/>
          </w:rPr>
          <w:t xml:space="preserve"> </w:t>
        </w:r>
        <w:r w:rsidR="00EA2347" w:rsidRPr="00F733A3">
          <w:rPr>
            <w:rStyle w:val="Hyperlink"/>
            <w:rFonts w:cs="B Lotus" w:hint="eastAsia"/>
            <w:sz w:val="32"/>
            <w:szCs w:val="32"/>
            <w:rtl/>
          </w:rPr>
          <w:t>در</w:t>
        </w:r>
        <w:r w:rsidR="00EA2347" w:rsidRPr="00F733A3">
          <w:rPr>
            <w:rStyle w:val="Hyperlink"/>
            <w:rFonts w:cs="B Lotus"/>
            <w:sz w:val="32"/>
            <w:szCs w:val="32"/>
            <w:rtl/>
          </w:rPr>
          <w:t>ی</w:t>
        </w:r>
        <w:r w:rsidR="00EA2347" w:rsidRPr="00F733A3">
          <w:rPr>
            <w:rStyle w:val="Hyperlink"/>
            <w:rFonts w:cs="B Lotus" w:hint="eastAsia"/>
            <w:sz w:val="32"/>
            <w:szCs w:val="32"/>
            <w:rtl/>
          </w:rPr>
          <w:t>افت</w:t>
        </w:r>
        <w:r w:rsidR="00EA2347" w:rsidRPr="00F733A3">
          <w:rPr>
            <w:rStyle w:val="Hyperlink"/>
            <w:rFonts w:cs="B Lotus"/>
            <w:sz w:val="32"/>
            <w:szCs w:val="32"/>
            <w:rtl/>
          </w:rPr>
          <w:t xml:space="preserve"> </w:t>
        </w:r>
        <w:r w:rsidR="00EA2347" w:rsidRPr="00F733A3">
          <w:rPr>
            <w:rStyle w:val="Hyperlink"/>
            <w:rFonts w:cs="B Lotus" w:hint="eastAsia"/>
            <w:sz w:val="32"/>
            <w:szCs w:val="32"/>
            <w:rtl/>
          </w:rPr>
          <w:t>کد</w:t>
        </w:r>
        <w:r w:rsidR="00EA2347" w:rsidRPr="00F733A3">
          <w:rPr>
            <w:rStyle w:val="Hyperlink"/>
            <w:rFonts w:cs="B Lotus"/>
            <w:sz w:val="32"/>
            <w:szCs w:val="32"/>
            <w:rtl/>
          </w:rPr>
          <w:t xml:space="preserve"> </w:t>
        </w:r>
        <w:r w:rsidR="00EA2347" w:rsidRPr="00F733A3">
          <w:rPr>
            <w:rStyle w:val="Hyperlink"/>
            <w:rFonts w:cs="B Lotus" w:hint="eastAsia"/>
            <w:sz w:val="32"/>
            <w:szCs w:val="32"/>
            <w:rtl/>
          </w:rPr>
          <w:t>شعبه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در</w:t>
        </w:r>
        <w:r w:rsidR="00EA2347" w:rsidRPr="00F733A3">
          <w:rPr>
            <w:rStyle w:val="Hyperlink"/>
            <w:rFonts w:cs="B Lotus"/>
            <w:sz w:val="32"/>
            <w:szCs w:val="32"/>
            <w:rtl/>
          </w:rPr>
          <w:t xml:space="preserve"> </w:t>
        </w:r>
        <w:r w:rsidR="00EA2347" w:rsidRPr="00F733A3">
          <w:rPr>
            <w:rStyle w:val="Hyperlink"/>
            <w:rFonts w:cs="B Lotus" w:hint="eastAsia"/>
            <w:sz w:val="32"/>
            <w:szCs w:val="32"/>
            <w:rtl/>
          </w:rPr>
          <w:t>شبکه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فروش</w:t>
        </w:r>
        <w:r w:rsidR="00EA2347" w:rsidRPr="00F733A3">
          <w:rPr>
            <w:rStyle w:val="Hyperlink"/>
            <w:rFonts w:cs="B Lotus"/>
            <w:sz w:val="32"/>
            <w:szCs w:val="32"/>
            <w:rtl/>
          </w:rPr>
          <w:t xml:space="preserve"> </w:t>
        </w:r>
        <w:r w:rsidR="00EA2347" w:rsidRPr="00F733A3">
          <w:rPr>
            <w:rStyle w:val="Hyperlink"/>
            <w:rFonts w:cs="B Lotus" w:hint="eastAsia"/>
            <w:sz w:val="32"/>
            <w:szCs w:val="32"/>
            <w:rtl/>
          </w:rPr>
          <w:t>ب</w:t>
        </w:r>
        <w:r w:rsidR="00EA2347" w:rsidRPr="00F733A3">
          <w:rPr>
            <w:rStyle w:val="Hyperlink"/>
            <w:rFonts w:cs="B Lotus"/>
            <w:sz w:val="32"/>
            <w:szCs w:val="32"/>
            <w:rtl/>
          </w:rPr>
          <w:t>ی</w:t>
        </w:r>
        <w:r w:rsidR="00EA2347" w:rsidRPr="00F733A3">
          <w:rPr>
            <w:rStyle w:val="Hyperlink"/>
            <w:rFonts w:cs="B Lotus" w:hint="eastAsia"/>
            <w:sz w:val="32"/>
            <w:szCs w:val="32"/>
            <w:rtl/>
          </w:rPr>
          <w:t>مه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مرکز</w:t>
        </w:r>
        <w:r w:rsidR="00EA2347" w:rsidRPr="00F733A3">
          <w:rPr>
            <w:rStyle w:val="Hyperlink"/>
            <w:rFonts w:cs="B Lotus"/>
            <w:sz w:val="32"/>
            <w:szCs w:val="32"/>
            <w:rtl/>
          </w:rPr>
          <w:t>ی</w:t>
        </w:r>
      </w:hyperlink>
      <w:r w:rsidR="00EA2347" w:rsidRPr="00F733A3">
        <w:rPr>
          <w:rFonts w:cs="B Lotus"/>
          <w:sz w:val="32"/>
          <w:szCs w:val="32"/>
          <w:rtl/>
        </w:rPr>
        <w:t xml:space="preserve"> </w:t>
      </w:r>
    </w:p>
    <w:p w14:paraId="6A7964F5" w14:textId="77777777" w:rsidR="00EA2347" w:rsidRPr="00F733A3" w:rsidRDefault="00087344" w:rsidP="007A4553">
      <w:pPr>
        <w:ind w:left="360"/>
        <w:rPr>
          <w:rFonts w:cs="B Lotus"/>
          <w:sz w:val="32"/>
          <w:szCs w:val="32"/>
          <w:rtl/>
        </w:rPr>
      </w:pPr>
      <w:hyperlink w:anchor="GetBrkrFldCod" w:history="1">
        <w:r w:rsidR="00EA2347" w:rsidRPr="00F733A3">
          <w:rPr>
            <w:rStyle w:val="Hyperlink"/>
            <w:rFonts w:cs="B Lotus"/>
            <w:sz w:val="32"/>
            <w:szCs w:val="32"/>
          </w:rPr>
          <w:t>GetBrkrFldCod</w:t>
        </w:r>
        <w:r w:rsidR="00EB0C87" w:rsidRPr="00F733A3">
          <w:rPr>
            <w:rStyle w:val="Hyperlink"/>
            <w:rFonts w:cs="B Lotus"/>
            <w:sz w:val="32"/>
            <w:szCs w:val="32"/>
          </w:rPr>
          <w:t>-4</w:t>
        </w:r>
        <w:r w:rsidR="00EA2347" w:rsidRPr="00F733A3">
          <w:rPr>
            <w:rStyle w:val="Hyperlink"/>
            <w:rFonts w:cs="B Lotus"/>
            <w:sz w:val="32"/>
            <w:szCs w:val="32"/>
            <w:rtl/>
          </w:rPr>
          <w:t xml:space="preserve"> </w:t>
        </w:r>
        <w:r w:rsidR="00EA2347" w:rsidRPr="00F733A3">
          <w:rPr>
            <w:rStyle w:val="Hyperlink"/>
            <w:rFonts w:cs="B Lotus" w:hint="eastAsia"/>
            <w:sz w:val="32"/>
            <w:szCs w:val="32"/>
            <w:rtl/>
          </w:rPr>
          <w:t>جهت</w:t>
        </w:r>
        <w:r w:rsidR="00EA2347" w:rsidRPr="00F733A3">
          <w:rPr>
            <w:rStyle w:val="Hyperlink"/>
            <w:rFonts w:cs="B Lotus"/>
            <w:sz w:val="32"/>
            <w:szCs w:val="32"/>
            <w:rtl/>
          </w:rPr>
          <w:t xml:space="preserve"> </w:t>
        </w:r>
        <w:r w:rsidR="00EA2347" w:rsidRPr="00F733A3">
          <w:rPr>
            <w:rStyle w:val="Hyperlink"/>
            <w:rFonts w:cs="B Lotus" w:hint="eastAsia"/>
            <w:sz w:val="32"/>
            <w:szCs w:val="32"/>
            <w:rtl/>
          </w:rPr>
          <w:t>در</w:t>
        </w:r>
        <w:r w:rsidR="00EA2347" w:rsidRPr="00F733A3">
          <w:rPr>
            <w:rStyle w:val="Hyperlink"/>
            <w:rFonts w:cs="B Lotus"/>
            <w:sz w:val="32"/>
            <w:szCs w:val="32"/>
            <w:rtl/>
          </w:rPr>
          <w:t>ی</w:t>
        </w:r>
        <w:r w:rsidR="00EA2347" w:rsidRPr="00F733A3">
          <w:rPr>
            <w:rStyle w:val="Hyperlink"/>
            <w:rFonts w:cs="B Lotus" w:hint="eastAsia"/>
            <w:sz w:val="32"/>
            <w:szCs w:val="32"/>
            <w:rtl/>
          </w:rPr>
          <w:t>افت</w:t>
        </w:r>
        <w:r w:rsidR="00EA2347" w:rsidRPr="00F733A3">
          <w:rPr>
            <w:rStyle w:val="Hyperlink"/>
            <w:rFonts w:cs="B Lotus"/>
            <w:sz w:val="32"/>
            <w:szCs w:val="32"/>
            <w:rtl/>
          </w:rPr>
          <w:t xml:space="preserve"> </w:t>
        </w:r>
        <w:r w:rsidR="00EA2347" w:rsidRPr="00F733A3">
          <w:rPr>
            <w:rStyle w:val="Hyperlink"/>
            <w:rFonts w:cs="B Lotus" w:hint="eastAsia"/>
            <w:sz w:val="32"/>
            <w:szCs w:val="32"/>
            <w:rtl/>
          </w:rPr>
          <w:t>کد</w:t>
        </w:r>
        <w:r w:rsidR="00EA2347" w:rsidRPr="00F733A3">
          <w:rPr>
            <w:rStyle w:val="Hyperlink"/>
            <w:rFonts w:cs="B Lotus"/>
            <w:sz w:val="32"/>
            <w:szCs w:val="32"/>
            <w:rtl/>
          </w:rPr>
          <w:t xml:space="preserve"> </w:t>
        </w:r>
        <w:r w:rsidR="00EA2347" w:rsidRPr="00F733A3">
          <w:rPr>
            <w:rStyle w:val="Hyperlink"/>
            <w:rFonts w:cs="B Lotus" w:hint="eastAsia"/>
            <w:sz w:val="32"/>
            <w:szCs w:val="32"/>
            <w:rtl/>
          </w:rPr>
          <w:t>کارگزار</w:t>
        </w:r>
        <w:r w:rsidR="00EA2347" w:rsidRPr="00F733A3">
          <w:rPr>
            <w:rStyle w:val="Hyperlink"/>
            <w:rFonts w:cs="B Lotus"/>
            <w:sz w:val="32"/>
            <w:szCs w:val="32"/>
            <w:rtl/>
          </w:rPr>
          <w:t xml:space="preserve"> </w:t>
        </w:r>
        <w:r w:rsidR="00EA2347" w:rsidRPr="00F733A3">
          <w:rPr>
            <w:rStyle w:val="Hyperlink"/>
            <w:rFonts w:cs="B Lotus" w:hint="eastAsia"/>
            <w:sz w:val="32"/>
            <w:szCs w:val="32"/>
            <w:rtl/>
          </w:rPr>
          <w:t>در</w:t>
        </w:r>
        <w:r w:rsidR="00EA2347" w:rsidRPr="00F733A3">
          <w:rPr>
            <w:rStyle w:val="Hyperlink"/>
            <w:rFonts w:cs="B Lotus"/>
            <w:sz w:val="32"/>
            <w:szCs w:val="32"/>
            <w:rtl/>
          </w:rPr>
          <w:t xml:space="preserve"> </w:t>
        </w:r>
        <w:r w:rsidR="00EA2347" w:rsidRPr="00F733A3">
          <w:rPr>
            <w:rStyle w:val="Hyperlink"/>
            <w:rFonts w:cs="B Lotus" w:hint="eastAsia"/>
            <w:sz w:val="32"/>
            <w:szCs w:val="32"/>
            <w:rtl/>
          </w:rPr>
          <w:t>شبکه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فروش</w:t>
        </w:r>
        <w:r w:rsidR="00EA2347" w:rsidRPr="00F733A3">
          <w:rPr>
            <w:rStyle w:val="Hyperlink"/>
            <w:rFonts w:cs="B Lotus"/>
            <w:sz w:val="32"/>
            <w:szCs w:val="32"/>
            <w:rtl/>
          </w:rPr>
          <w:t xml:space="preserve"> </w:t>
        </w:r>
        <w:r w:rsidR="00EA2347" w:rsidRPr="00F733A3">
          <w:rPr>
            <w:rStyle w:val="Hyperlink"/>
            <w:rFonts w:cs="B Lotus" w:hint="eastAsia"/>
            <w:sz w:val="32"/>
            <w:szCs w:val="32"/>
            <w:rtl/>
          </w:rPr>
          <w:t>ب</w:t>
        </w:r>
        <w:r w:rsidR="00EA2347" w:rsidRPr="00F733A3">
          <w:rPr>
            <w:rStyle w:val="Hyperlink"/>
            <w:rFonts w:cs="B Lotus"/>
            <w:sz w:val="32"/>
            <w:szCs w:val="32"/>
            <w:rtl/>
          </w:rPr>
          <w:t>ی</w:t>
        </w:r>
        <w:r w:rsidR="00EA2347" w:rsidRPr="00F733A3">
          <w:rPr>
            <w:rStyle w:val="Hyperlink"/>
            <w:rFonts w:cs="B Lotus" w:hint="eastAsia"/>
            <w:sz w:val="32"/>
            <w:szCs w:val="32"/>
            <w:rtl/>
          </w:rPr>
          <w:t>مه</w:t>
        </w:r>
        <w:r w:rsidR="00EA2347" w:rsidRPr="00F733A3">
          <w:rPr>
            <w:rStyle w:val="Hyperlink"/>
            <w:rFonts w:cs="B Lotus"/>
            <w:sz w:val="32"/>
            <w:szCs w:val="32"/>
            <w:rtl/>
          </w:rPr>
          <w:t xml:space="preserve"> </w:t>
        </w:r>
        <w:r w:rsidR="00EA2347" w:rsidRPr="00F733A3">
          <w:rPr>
            <w:rStyle w:val="Hyperlink"/>
            <w:rFonts w:cs="B Lotus" w:hint="eastAsia"/>
            <w:sz w:val="32"/>
            <w:szCs w:val="32"/>
            <w:rtl/>
          </w:rPr>
          <w:t>مرکز</w:t>
        </w:r>
        <w:r w:rsidR="00EA2347" w:rsidRPr="00F733A3">
          <w:rPr>
            <w:rStyle w:val="Hyperlink"/>
            <w:rFonts w:cs="B Lotus"/>
            <w:sz w:val="32"/>
            <w:szCs w:val="32"/>
            <w:rtl/>
          </w:rPr>
          <w:t>ی</w:t>
        </w:r>
      </w:hyperlink>
      <w:r w:rsidR="00EA2347" w:rsidRPr="00F733A3">
        <w:rPr>
          <w:rFonts w:cs="B Lotus"/>
          <w:sz w:val="32"/>
          <w:szCs w:val="32"/>
          <w:rtl/>
        </w:rPr>
        <w:t xml:space="preserve"> </w:t>
      </w:r>
    </w:p>
    <w:p w14:paraId="4E22FE05" w14:textId="77777777" w:rsidR="00EA2347" w:rsidRPr="00F733A3" w:rsidRDefault="00EA2347" w:rsidP="00EA2347">
      <w:pPr>
        <w:pStyle w:val="ListParagraph"/>
        <w:bidi/>
        <w:rPr>
          <w:rFonts w:cs="B Lotus"/>
          <w:sz w:val="32"/>
          <w:szCs w:val="32"/>
          <w:rtl/>
          <w:lang w:bidi="fa-IR"/>
        </w:rPr>
      </w:pPr>
    </w:p>
    <w:p w14:paraId="2F77D8B0" w14:textId="77777777" w:rsidR="00EA2347" w:rsidRPr="00F733A3" w:rsidRDefault="00EA2347" w:rsidP="00EA2347">
      <w:pPr>
        <w:rPr>
          <w:rFonts w:cs="B Lotus"/>
          <w:sz w:val="32"/>
          <w:szCs w:val="32"/>
          <w:rtl/>
        </w:rPr>
      </w:pPr>
    </w:p>
    <w:p w14:paraId="23C0ADBC" w14:textId="77777777" w:rsidR="00EA2347" w:rsidRPr="00F733A3" w:rsidRDefault="00EA2347" w:rsidP="00EA2347">
      <w:pPr>
        <w:pStyle w:val="ListParagraph"/>
        <w:bidi/>
        <w:ind w:left="0"/>
        <w:rPr>
          <w:rFonts w:cs="B Lotus"/>
          <w:sz w:val="32"/>
          <w:szCs w:val="32"/>
          <w:rtl/>
          <w:lang w:bidi="fa-IR"/>
        </w:rPr>
      </w:pPr>
      <w:r w:rsidRPr="00F733A3">
        <w:rPr>
          <w:rFonts w:cs="B Lotus"/>
          <w:sz w:val="32"/>
          <w:szCs w:val="32"/>
          <w:rtl/>
          <w:lang w:bidi="fa-IR"/>
        </w:rPr>
        <w:t xml:space="preserve">1. </w:t>
      </w:r>
      <w:r w:rsidRPr="00F733A3">
        <w:rPr>
          <w:rFonts w:cs="B Lotus" w:hint="eastAsia"/>
          <w:sz w:val="32"/>
          <w:szCs w:val="32"/>
          <w:rtl/>
          <w:lang w:bidi="fa-IR"/>
        </w:rPr>
        <w:t>متد</w:t>
      </w:r>
      <w:r w:rsidRPr="00F733A3">
        <w:rPr>
          <w:rFonts w:cs="B Lotus"/>
          <w:sz w:val="32"/>
          <w:szCs w:val="32"/>
          <w:rtl/>
          <w:lang w:bidi="fa-IR"/>
        </w:rPr>
        <w:t xml:space="preserve"> </w:t>
      </w:r>
      <w:r w:rsidRPr="00F733A3">
        <w:rPr>
          <w:rFonts w:cs="B Lotus"/>
          <w:sz w:val="32"/>
          <w:szCs w:val="32"/>
          <w:lang w:bidi="fa-IR"/>
        </w:rPr>
        <w:t>GetAgncFldCod</w:t>
      </w:r>
      <w:r w:rsidRPr="00F733A3">
        <w:rPr>
          <w:rFonts w:cs="B Lotus"/>
          <w:sz w:val="32"/>
          <w:szCs w:val="32"/>
          <w:rtl/>
          <w:lang w:bidi="fa-IR"/>
        </w:rPr>
        <w:t xml:space="preserve"> </w:t>
      </w:r>
      <w:r w:rsidRPr="00F733A3">
        <w:rPr>
          <w:rFonts w:cs="B Lotus" w:hint="eastAsia"/>
          <w:sz w:val="32"/>
          <w:szCs w:val="32"/>
          <w:rtl/>
          <w:lang w:bidi="fa-IR"/>
        </w:rPr>
        <w:t>جهت</w:t>
      </w:r>
      <w:r w:rsidRPr="00F733A3">
        <w:rPr>
          <w:rFonts w:cs="B Lotus"/>
          <w:sz w:val="32"/>
          <w:szCs w:val="32"/>
          <w:rtl/>
          <w:lang w:bidi="fa-IR"/>
        </w:rPr>
        <w:t xml:space="preserve"> </w:t>
      </w:r>
      <w:r w:rsidRPr="00F733A3">
        <w:rPr>
          <w:rFonts w:cs="B Lotus" w:hint="eastAsia"/>
          <w:sz w:val="32"/>
          <w:szCs w:val="32"/>
          <w:rtl/>
          <w:lang w:bidi="fa-IR"/>
        </w:rPr>
        <w:t>در</w:t>
      </w:r>
      <w:r w:rsidRPr="00F733A3">
        <w:rPr>
          <w:rFonts w:cs="B Lotus"/>
          <w:sz w:val="32"/>
          <w:szCs w:val="32"/>
          <w:rtl/>
          <w:lang w:bidi="fa-IR"/>
        </w:rPr>
        <w:t>ی</w:t>
      </w:r>
      <w:r w:rsidRPr="00F733A3">
        <w:rPr>
          <w:rFonts w:cs="B Lotus" w:hint="eastAsia"/>
          <w:sz w:val="32"/>
          <w:szCs w:val="32"/>
          <w:rtl/>
          <w:lang w:bidi="fa-IR"/>
        </w:rPr>
        <w:t>افت</w:t>
      </w:r>
      <w:r w:rsidRPr="00F733A3">
        <w:rPr>
          <w:rFonts w:cs="B Lotus"/>
          <w:sz w:val="32"/>
          <w:szCs w:val="32"/>
          <w:rtl/>
          <w:lang w:bidi="fa-IR"/>
        </w:rPr>
        <w:t xml:space="preserve"> </w:t>
      </w:r>
      <w:r w:rsidRPr="00F733A3">
        <w:rPr>
          <w:rFonts w:cs="B Lotus" w:hint="eastAsia"/>
          <w:sz w:val="32"/>
          <w:szCs w:val="32"/>
          <w:rtl/>
          <w:lang w:bidi="fa-IR"/>
        </w:rPr>
        <w:t>کد</w:t>
      </w:r>
      <w:r w:rsidRPr="00F733A3">
        <w:rPr>
          <w:rFonts w:cs="B Lotus"/>
          <w:sz w:val="32"/>
          <w:szCs w:val="32"/>
          <w:rtl/>
          <w:lang w:bidi="fa-IR"/>
        </w:rPr>
        <w:t xml:space="preserve"> </w:t>
      </w:r>
      <w:r w:rsidRPr="00F733A3">
        <w:rPr>
          <w:rFonts w:cs="B Lotus" w:hint="eastAsia"/>
          <w:sz w:val="32"/>
          <w:szCs w:val="32"/>
          <w:rtl/>
          <w:lang w:bidi="fa-IR"/>
        </w:rPr>
        <w:t>نما</w:t>
      </w:r>
      <w:r w:rsidRPr="00F733A3">
        <w:rPr>
          <w:rFonts w:cs="B Lotus"/>
          <w:sz w:val="32"/>
          <w:szCs w:val="32"/>
          <w:rtl/>
          <w:lang w:bidi="fa-IR"/>
        </w:rPr>
        <w:t>ی</w:t>
      </w:r>
      <w:r w:rsidRPr="00F733A3">
        <w:rPr>
          <w:rFonts w:cs="B Lotus" w:hint="eastAsia"/>
          <w:sz w:val="32"/>
          <w:szCs w:val="32"/>
          <w:rtl/>
          <w:lang w:bidi="fa-IR"/>
        </w:rPr>
        <w:t>نده</w:t>
      </w:r>
      <w:r w:rsidRPr="00F733A3">
        <w:rPr>
          <w:rFonts w:cs="B Lotus"/>
          <w:sz w:val="32"/>
          <w:szCs w:val="32"/>
          <w:rtl/>
          <w:lang w:bidi="fa-IR"/>
        </w:rPr>
        <w:t xml:space="preserve"> </w:t>
      </w:r>
      <w:r w:rsidRPr="00F733A3">
        <w:rPr>
          <w:rFonts w:cs="B Lotus" w:hint="eastAsia"/>
          <w:sz w:val="32"/>
          <w:szCs w:val="32"/>
          <w:rtl/>
          <w:lang w:bidi="fa-IR"/>
        </w:rPr>
        <w:t>در</w:t>
      </w:r>
      <w:r w:rsidRPr="00F733A3">
        <w:rPr>
          <w:rFonts w:cs="B Lotus"/>
          <w:sz w:val="32"/>
          <w:szCs w:val="32"/>
          <w:rtl/>
          <w:lang w:bidi="fa-IR"/>
        </w:rPr>
        <w:t xml:space="preserve"> </w:t>
      </w:r>
      <w:r w:rsidRPr="00F733A3">
        <w:rPr>
          <w:rFonts w:cs="B Lotus" w:hint="eastAsia"/>
          <w:sz w:val="32"/>
          <w:szCs w:val="32"/>
          <w:rtl/>
          <w:lang w:bidi="fa-IR"/>
        </w:rPr>
        <w:t>سامانه</w:t>
      </w:r>
      <w:r w:rsidRPr="00F733A3">
        <w:rPr>
          <w:rFonts w:cs="B Lotus"/>
          <w:sz w:val="32"/>
          <w:szCs w:val="32"/>
          <w:rtl/>
          <w:lang w:bidi="fa-IR"/>
        </w:rPr>
        <w:t xml:space="preserve"> </w:t>
      </w:r>
      <w:r w:rsidRPr="00F733A3">
        <w:rPr>
          <w:rFonts w:cs="B Lotus" w:hint="eastAsia"/>
          <w:sz w:val="32"/>
          <w:szCs w:val="32"/>
          <w:rtl/>
          <w:lang w:bidi="fa-IR"/>
        </w:rPr>
        <w:t>شبکه</w:t>
      </w:r>
      <w:r w:rsidRPr="00F733A3">
        <w:rPr>
          <w:rFonts w:cs="B Lotus"/>
          <w:sz w:val="32"/>
          <w:szCs w:val="32"/>
          <w:rtl/>
          <w:lang w:bidi="fa-IR"/>
        </w:rPr>
        <w:t xml:space="preserve"> </w:t>
      </w:r>
      <w:r w:rsidRPr="00F733A3">
        <w:rPr>
          <w:rFonts w:cs="B Lotus" w:hint="eastAsia"/>
          <w:sz w:val="32"/>
          <w:szCs w:val="32"/>
          <w:rtl/>
          <w:lang w:bidi="fa-IR"/>
        </w:rPr>
        <w:t>فروش</w:t>
      </w:r>
      <w:r w:rsidRPr="00F733A3">
        <w:rPr>
          <w:rFonts w:cs="B Lotus"/>
          <w:sz w:val="32"/>
          <w:szCs w:val="32"/>
          <w:rtl/>
          <w:lang w:bidi="fa-IR"/>
        </w:rPr>
        <w:t xml:space="preserve"> </w:t>
      </w:r>
      <w:r w:rsidRPr="00F733A3">
        <w:rPr>
          <w:rFonts w:cs="B Lotus" w:hint="eastAsia"/>
          <w:sz w:val="32"/>
          <w:szCs w:val="32"/>
          <w:rtl/>
          <w:lang w:bidi="fa-IR"/>
        </w:rPr>
        <w:t>ب</w:t>
      </w:r>
      <w:r w:rsidRPr="00F733A3">
        <w:rPr>
          <w:rFonts w:cs="B Lotus"/>
          <w:sz w:val="32"/>
          <w:szCs w:val="32"/>
          <w:rtl/>
          <w:lang w:bidi="fa-IR"/>
        </w:rPr>
        <w:t>ی</w:t>
      </w:r>
      <w:r w:rsidRPr="00F733A3">
        <w:rPr>
          <w:rFonts w:cs="B Lotus" w:hint="eastAsia"/>
          <w:sz w:val="32"/>
          <w:szCs w:val="32"/>
          <w:rtl/>
          <w:lang w:bidi="fa-IR"/>
        </w:rPr>
        <w:t>مه</w:t>
      </w:r>
      <w:r w:rsidRPr="00F733A3">
        <w:rPr>
          <w:rFonts w:cs="B Lotus"/>
          <w:sz w:val="32"/>
          <w:szCs w:val="32"/>
          <w:rtl/>
          <w:lang w:bidi="fa-IR"/>
        </w:rPr>
        <w:t xml:space="preserve"> </w:t>
      </w:r>
      <w:r w:rsidRPr="00F733A3">
        <w:rPr>
          <w:rFonts w:cs="B Lotus" w:hint="eastAsia"/>
          <w:sz w:val="32"/>
          <w:szCs w:val="32"/>
          <w:rtl/>
          <w:lang w:bidi="fa-IR"/>
        </w:rPr>
        <w:t>مرکز</w:t>
      </w:r>
      <w:r w:rsidRPr="00F733A3">
        <w:rPr>
          <w:rFonts w:cs="B Lotus"/>
          <w:sz w:val="32"/>
          <w:szCs w:val="32"/>
          <w:rtl/>
          <w:lang w:bidi="fa-IR"/>
        </w:rPr>
        <w:t xml:space="preserve">ی </w:t>
      </w:r>
    </w:p>
    <w:p w14:paraId="31D5B7F3"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p>
    <w:p w14:paraId="6EFEB706" w14:textId="77777777" w:rsidR="00EA2347" w:rsidRPr="00F733A3" w:rsidRDefault="00EA2347" w:rsidP="00EA2347">
      <w:pPr>
        <w:rPr>
          <w:rFonts w:cs="B Lotus"/>
          <w:sz w:val="32"/>
          <w:szCs w:val="32"/>
        </w:rPr>
      </w:pPr>
      <w:r w:rsidRPr="00F733A3">
        <w:rPr>
          <w:rFonts w:ascii="Consolas" w:hAnsi="Consolas" w:cs="B Lotus"/>
          <w:color w:val="2B91AF"/>
          <w:sz w:val="20"/>
          <w:szCs w:val="20"/>
        </w:rPr>
        <w:t>GetAgncFldCodResult</w:t>
      </w:r>
      <w:r w:rsidRPr="00F733A3">
        <w:rPr>
          <w:rFonts w:ascii="Consolas" w:hAnsi="Consolas" w:cs="B Lotus"/>
          <w:color w:val="000000"/>
          <w:sz w:val="20"/>
          <w:szCs w:val="20"/>
        </w:rPr>
        <w:t xml:space="preserve"> GetAgncFldCod(</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 AgancyCode, </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 Username, </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 Password)</w:t>
      </w:r>
      <w:r w:rsidRPr="00F733A3">
        <w:rPr>
          <w:rFonts w:cs="B Lotus"/>
          <w:sz w:val="32"/>
          <w:szCs w:val="32"/>
          <w:rtl/>
        </w:rPr>
        <w:t xml:space="preserve"> </w:t>
      </w:r>
    </w:p>
    <w:p w14:paraId="3CC0418A" w14:textId="77777777" w:rsidR="00EA2347" w:rsidRPr="00F733A3" w:rsidRDefault="00EA2347" w:rsidP="00EA2347">
      <w:pPr>
        <w:rPr>
          <w:rFonts w:cs="B Lotus"/>
          <w:sz w:val="32"/>
          <w:szCs w:val="32"/>
          <w:rtl/>
        </w:rPr>
      </w:pPr>
      <w:r w:rsidRPr="00F733A3">
        <w:rPr>
          <w:rFonts w:cs="B Lotus" w:hint="eastAsia"/>
          <w:sz w:val="32"/>
          <w:szCs w:val="32"/>
          <w:rtl/>
        </w:rPr>
        <w:t>ورود</w:t>
      </w:r>
      <w:r w:rsidRPr="00F733A3">
        <w:rPr>
          <w:rFonts w:cs="B Lotus"/>
          <w:sz w:val="32"/>
          <w:szCs w:val="32"/>
          <w:rtl/>
        </w:rPr>
        <w:t>ی:</w:t>
      </w:r>
    </w:p>
    <w:p w14:paraId="369F1563" w14:textId="77777777" w:rsidR="00EA2347" w:rsidRPr="00F733A3" w:rsidRDefault="00EA2347" w:rsidP="00EA2347">
      <w:pPr>
        <w:rPr>
          <w:rFonts w:cs="B Lotus"/>
          <w:sz w:val="32"/>
          <w:szCs w:val="32"/>
        </w:rPr>
      </w:pPr>
      <w:r w:rsidRPr="00F733A3">
        <w:rPr>
          <w:rFonts w:cs="B Lotus"/>
          <w:sz w:val="32"/>
          <w:szCs w:val="32"/>
          <w:rtl/>
        </w:rPr>
        <w:t xml:space="preserve"> </w:t>
      </w:r>
      <w:r w:rsidRPr="00F733A3">
        <w:rPr>
          <w:rFonts w:cs="B Lotus"/>
          <w:sz w:val="32"/>
          <w:szCs w:val="32"/>
        </w:rPr>
        <w:t>AgancyCode</w:t>
      </w:r>
      <w:r w:rsidRPr="00F733A3">
        <w:rPr>
          <w:rFonts w:ascii="Consolas" w:hAnsi="Consolas" w:cs="B Lotus"/>
          <w:color w:val="000000"/>
          <w:sz w:val="20"/>
          <w:szCs w:val="20"/>
        </w:rPr>
        <w:t xml:space="preserve"> : </w:t>
      </w:r>
      <w:r w:rsidRPr="00F733A3">
        <w:rPr>
          <w:rFonts w:ascii="Consolas" w:hAnsi="Consolas" w:cs="B Lotus"/>
          <w:color w:val="000000"/>
          <w:sz w:val="20"/>
          <w:szCs w:val="20"/>
          <w:rtl/>
        </w:rPr>
        <w:t xml:space="preserve"> </w:t>
      </w:r>
      <w:r w:rsidRPr="00F733A3">
        <w:rPr>
          <w:rFonts w:cs="B Lotus" w:hint="eastAsia"/>
          <w:sz w:val="28"/>
          <w:szCs w:val="28"/>
          <w:rtl/>
        </w:rPr>
        <w:t>کد</w:t>
      </w:r>
      <w:r w:rsidRPr="00F733A3">
        <w:rPr>
          <w:rFonts w:cs="B Lotus"/>
          <w:sz w:val="28"/>
          <w:szCs w:val="28"/>
          <w:rtl/>
        </w:rPr>
        <w:t xml:space="preserve"> </w:t>
      </w:r>
      <w:r w:rsidRPr="00F733A3">
        <w:rPr>
          <w:rFonts w:cs="B Lotus" w:hint="eastAsia"/>
          <w:sz w:val="28"/>
          <w:szCs w:val="28"/>
          <w:rtl/>
        </w:rPr>
        <w:t>نما</w:t>
      </w:r>
      <w:r w:rsidRPr="00F733A3">
        <w:rPr>
          <w:rFonts w:cs="B Lotus"/>
          <w:sz w:val="28"/>
          <w:szCs w:val="28"/>
          <w:rtl/>
        </w:rPr>
        <w:t>ی</w:t>
      </w:r>
      <w:r w:rsidRPr="00F733A3">
        <w:rPr>
          <w:rFonts w:cs="B Lotus" w:hint="eastAsia"/>
          <w:sz w:val="28"/>
          <w:szCs w:val="28"/>
          <w:rtl/>
        </w:rPr>
        <w:t>ندگ</w:t>
      </w:r>
      <w:r w:rsidRPr="00F733A3">
        <w:rPr>
          <w:rFonts w:cs="B Lotus"/>
          <w:sz w:val="28"/>
          <w:szCs w:val="28"/>
          <w:rtl/>
        </w:rPr>
        <w:t xml:space="preserve">ی </w:t>
      </w:r>
      <w:r w:rsidRPr="00F733A3">
        <w:rPr>
          <w:rFonts w:cs="B Lotus" w:hint="eastAsia"/>
          <w:sz w:val="28"/>
          <w:szCs w:val="28"/>
          <w:rtl/>
        </w:rPr>
        <w:t>در</w:t>
      </w:r>
      <w:r w:rsidRPr="00F733A3">
        <w:rPr>
          <w:rFonts w:cs="B Lotus"/>
          <w:sz w:val="28"/>
          <w:szCs w:val="28"/>
          <w:rtl/>
        </w:rPr>
        <w:t xml:space="preserve"> </w:t>
      </w:r>
      <w:r w:rsidRPr="00F733A3">
        <w:rPr>
          <w:rFonts w:cs="B Lotus" w:hint="eastAsia"/>
          <w:sz w:val="28"/>
          <w:szCs w:val="28"/>
          <w:rtl/>
        </w:rPr>
        <w:t>شرکت</w:t>
      </w:r>
      <w:r w:rsidRPr="00F733A3">
        <w:rPr>
          <w:rFonts w:cs="B Lotus"/>
          <w:sz w:val="28"/>
          <w:szCs w:val="28"/>
          <w:rtl/>
        </w:rPr>
        <w:t xml:space="preserve"> </w:t>
      </w:r>
      <w:r w:rsidRPr="00F733A3">
        <w:rPr>
          <w:rFonts w:cs="B Lotus" w:hint="eastAsia"/>
          <w:sz w:val="28"/>
          <w:szCs w:val="28"/>
          <w:rtl/>
        </w:rPr>
        <w:t>ب</w:t>
      </w:r>
      <w:r w:rsidRPr="00F733A3">
        <w:rPr>
          <w:rFonts w:cs="B Lotus"/>
          <w:sz w:val="28"/>
          <w:szCs w:val="28"/>
          <w:rtl/>
        </w:rPr>
        <w:t>ی</w:t>
      </w:r>
      <w:r w:rsidRPr="00F733A3">
        <w:rPr>
          <w:rFonts w:cs="B Lotus" w:hint="eastAsia"/>
          <w:sz w:val="28"/>
          <w:szCs w:val="28"/>
          <w:rtl/>
        </w:rPr>
        <w:t>مه</w:t>
      </w:r>
    </w:p>
    <w:p w14:paraId="10045108" w14:textId="77777777" w:rsidR="00EA2347" w:rsidRPr="00F733A3" w:rsidRDefault="00EA2347" w:rsidP="00EA2347">
      <w:pPr>
        <w:rPr>
          <w:rFonts w:cs="B Lotus"/>
          <w:sz w:val="32"/>
          <w:szCs w:val="32"/>
        </w:rPr>
      </w:pPr>
      <w:r w:rsidRPr="00F733A3">
        <w:rPr>
          <w:rFonts w:cs="B Lotus"/>
          <w:sz w:val="32"/>
          <w:szCs w:val="32"/>
        </w:rPr>
        <w:t xml:space="preserve">Username : </w:t>
      </w:r>
      <w:r w:rsidRPr="00F733A3">
        <w:rPr>
          <w:rFonts w:cs="B Lotus" w:hint="eastAsia"/>
          <w:sz w:val="28"/>
          <w:szCs w:val="28"/>
          <w:rtl/>
        </w:rPr>
        <w:t>نام</w:t>
      </w:r>
      <w:r w:rsidRPr="00F733A3">
        <w:rPr>
          <w:rFonts w:cs="B Lotus"/>
          <w:sz w:val="28"/>
          <w:szCs w:val="28"/>
          <w:rtl/>
        </w:rPr>
        <w:t xml:space="preserve"> </w:t>
      </w:r>
      <w:r w:rsidRPr="00F733A3">
        <w:rPr>
          <w:rFonts w:cs="B Lotus" w:hint="eastAsia"/>
          <w:sz w:val="28"/>
          <w:szCs w:val="28"/>
          <w:rtl/>
        </w:rPr>
        <w:t>کاربر</w:t>
      </w:r>
      <w:r w:rsidRPr="00F733A3">
        <w:rPr>
          <w:rFonts w:cs="B Lotus"/>
          <w:sz w:val="28"/>
          <w:szCs w:val="28"/>
          <w:rtl/>
        </w:rPr>
        <w:t>ی</w:t>
      </w:r>
      <w:r w:rsidRPr="00F733A3">
        <w:rPr>
          <w:rFonts w:cs="B Lotus"/>
          <w:sz w:val="32"/>
          <w:szCs w:val="32"/>
        </w:rPr>
        <w:t xml:space="preserve"> </w:t>
      </w:r>
    </w:p>
    <w:p w14:paraId="10A5601F" w14:textId="77777777" w:rsidR="00EA2347" w:rsidRPr="00F733A3" w:rsidRDefault="00EA2347" w:rsidP="00EA2347">
      <w:pPr>
        <w:rPr>
          <w:rFonts w:cs="B Lotus"/>
          <w:sz w:val="28"/>
          <w:szCs w:val="28"/>
          <w:rtl/>
        </w:rPr>
      </w:pPr>
      <w:r w:rsidRPr="00F733A3">
        <w:rPr>
          <w:rFonts w:cs="B Lotus"/>
          <w:sz w:val="32"/>
          <w:szCs w:val="32"/>
        </w:rPr>
        <w:t xml:space="preserve">Password : </w:t>
      </w:r>
      <w:r w:rsidRPr="00F733A3">
        <w:rPr>
          <w:rFonts w:cs="B Lotus" w:hint="eastAsia"/>
          <w:sz w:val="28"/>
          <w:szCs w:val="28"/>
          <w:rtl/>
        </w:rPr>
        <w:t>کلمه</w:t>
      </w:r>
      <w:r w:rsidRPr="00F733A3">
        <w:rPr>
          <w:rFonts w:cs="B Lotus"/>
          <w:sz w:val="28"/>
          <w:szCs w:val="28"/>
          <w:rtl/>
        </w:rPr>
        <w:t xml:space="preserve"> </w:t>
      </w:r>
      <w:r w:rsidRPr="00F733A3">
        <w:rPr>
          <w:rFonts w:cs="B Lotus" w:hint="eastAsia"/>
          <w:sz w:val="28"/>
          <w:szCs w:val="28"/>
          <w:rtl/>
        </w:rPr>
        <w:t>عبور</w:t>
      </w:r>
    </w:p>
    <w:p w14:paraId="3365524A" w14:textId="77777777" w:rsidR="00EA2347" w:rsidRPr="00F733A3" w:rsidRDefault="00EA2347" w:rsidP="00EA2347">
      <w:pPr>
        <w:jc w:val="right"/>
        <w:rPr>
          <w:rFonts w:cs="B Lotus"/>
          <w:sz w:val="32"/>
          <w:szCs w:val="32"/>
        </w:rPr>
      </w:pPr>
    </w:p>
    <w:p w14:paraId="5112B03B" w14:textId="77777777" w:rsidR="00EA2347" w:rsidRPr="00F733A3" w:rsidRDefault="00EA2347" w:rsidP="00EA2347">
      <w:pPr>
        <w:rPr>
          <w:rFonts w:cs="B Lotus"/>
          <w:sz w:val="32"/>
          <w:szCs w:val="32"/>
          <w:rtl/>
        </w:rPr>
      </w:pPr>
      <w:r w:rsidRPr="00F733A3">
        <w:rPr>
          <w:rFonts w:cs="B Lotus" w:hint="eastAsia"/>
          <w:sz w:val="32"/>
          <w:szCs w:val="32"/>
          <w:rtl/>
        </w:rPr>
        <w:lastRenderedPageBreak/>
        <w:t>خروج</w:t>
      </w:r>
      <w:r w:rsidRPr="00F733A3">
        <w:rPr>
          <w:rFonts w:cs="B Lotus"/>
          <w:sz w:val="32"/>
          <w:szCs w:val="32"/>
          <w:rtl/>
        </w:rPr>
        <w:t xml:space="preserve">ی: </w:t>
      </w:r>
      <w:r w:rsidRPr="00F733A3">
        <w:rPr>
          <w:rFonts w:cs="B Lotus" w:hint="eastAsia"/>
          <w:sz w:val="32"/>
          <w:szCs w:val="32"/>
          <w:rtl/>
        </w:rPr>
        <w:t>آبجکت</w:t>
      </w:r>
      <w:r w:rsidRPr="00F733A3">
        <w:rPr>
          <w:rFonts w:cs="B Lotus"/>
          <w:sz w:val="32"/>
          <w:szCs w:val="32"/>
          <w:rtl/>
        </w:rPr>
        <w:t xml:space="preserve">ی </w:t>
      </w:r>
      <w:r w:rsidRPr="00F733A3">
        <w:rPr>
          <w:rFonts w:cs="B Lotus" w:hint="eastAsia"/>
          <w:sz w:val="32"/>
          <w:szCs w:val="32"/>
          <w:rtl/>
        </w:rPr>
        <w:t>از</w:t>
      </w:r>
      <w:r w:rsidRPr="00F733A3">
        <w:rPr>
          <w:rFonts w:cs="B Lotus"/>
          <w:sz w:val="32"/>
          <w:szCs w:val="32"/>
          <w:rtl/>
        </w:rPr>
        <w:t xml:space="preserve"> </w:t>
      </w:r>
      <w:r w:rsidRPr="00F733A3">
        <w:rPr>
          <w:rFonts w:cs="B Lotus" w:hint="eastAsia"/>
          <w:sz w:val="32"/>
          <w:szCs w:val="32"/>
          <w:rtl/>
        </w:rPr>
        <w:t>نوع</w:t>
      </w:r>
      <w:r w:rsidRPr="00F733A3">
        <w:rPr>
          <w:rFonts w:cs="B Lotus"/>
          <w:sz w:val="32"/>
          <w:szCs w:val="32"/>
          <w:rtl/>
        </w:rPr>
        <w:t xml:space="preserve"> </w:t>
      </w:r>
      <w:r w:rsidRPr="00F733A3">
        <w:rPr>
          <w:rFonts w:cs="B Lotus" w:hint="eastAsia"/>
          <w:sz w:val="32"/>
          <w:szCs w:val="32"/>
          <w:rtl/>
        </w:rPr>
        <w:t>کلاس</w:t>
      </w:r>
      <w:r w:rsidRPr="00F733A3">
        <w:rPr>
          <w:rFonts w:cs="B Lotus"/>
          <w:sz w:val="32"/>
          <w:szCs w:val="32"/>
          <w:rtl/>
        </w:rPr>
        <w:t xml:space="preserve"> </w:t>
      </w:r>
      <w:r w:rsidRPr="00F733A3">
        <w:rPr>
          <w:rFonts w:cs="B Lotus"/>
          <w:sz w:val="32"/>
          <w:szCs w:val="32"/>
        </w:rPr>
        <w:t xml:space="preserve"> </w:t>
      </w:r>
      <w:r w:rsidRPr="00F733A3">
        <w:rPr>
          <w:rFonts w:ascii="Consolas" w:hAnsi="Consolas" w:cs="B Lotus"/>
          <w:color w:val="2B91AF"/>
          <w:sz w:val="20"/>
          <w:szCs w:val="20"/>
        </w:rPr>
        <w:t>GetAgncFldCodResult</w:t>
      </w:r>
    </w:p>
    <w:p w14:paraId="54FFAEFC"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GetAgncFldCodResult</w:t>
      </w:r>
    </w:p>
    <w:p w14:paraId="6FE8D46F"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522A8CD3"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AgncFldCod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cs="B Lotus"/>
          <w:sz w:val="24"/>
          <w:szCs w:val="24"/>
          <w:rtl/>
        </w:rPr>
        <w:t xml:space="preserve">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نماينده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در</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شبکه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فروش</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بيمه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مرکز</w:t>
      </w:r>
      <w:r w:rsidRPr="00F733A3">
        <w:rPr>
          <w:rFonts w:ascii="Consolas" w:hAnsi="Consolas" w:cs="B Lotus"/>
          <w:color w:val="000000"/>
          <w:sz w:val="20"/>
          <w:szCs w:val="20"/>
          <w:rtl/>
        </w:rPr>
        <w:t>ی</w:t>
      </w:r>
    </w:p>
    <w:p w14:paraId="45696713"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p>
    <w:p w14:paraId="77A4175F"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List</w:t>
      </w:r>
      <w:r w:rsidRPr="00F733A3">
        <w:rPr>
          <w:rFonts w:ascii="Consolas" w:hAnsi="Consolas" w:cs="B Lotus"/>
          <w:color w:val="000000"/>
          <w:sz w:val="20"/>
          <w:szCs w:val="20"/>
        </w:rPr>
        <w:t>&lt;</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&gt; Errors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p>
    <w:p w14:paraId="6D217EB0" w14:textId="77777777" w:rsidR="00EA2347" w:rsidRPr="00F733A3" w:rsidRDefault="00EA2347" w:rsidP="00EA2347">
      <w:pPr>
        <w:pStyle w:val="ListParagraph"/>
        <w:ind w:left="0"/>
        <w:rPr>
          <w:rFonts w:cs="B Lotus"/>
          <w:sz w:val="32"/>
          <w:szCs w:val="32"/>
          <w:lang w:bidi="fa-IR"/>
        </w:rPr>
      </w:pPr>
      <w:r w:rsidRPr="00F733A3">
        <w:rPr>
          <w:rFonts w:ascii="Consolas" w:hAnsi="Consolas" w:cs="B Lotus"/>
          <w:color w:val="000000"/>
          <w:sz w:val="20"/>
          <w:szCs w:val="20"/>
          <w:lang w:bidi="fa-IR"/>
        </w:rPr>
        <w:t xml:space="preserve">    }</w:t>
      </w:r>
    </w:p>
    <w:p w14:paraId="3906046C" w14:textId="77777777" w:rsidR="00EA2347" w:rsidRPr="00F733A3" w:rsidRDefault="00EA2347" w:rsidP="00EA2347">
      <w:pPr>
        <w:rPr>
          <w:rFonts w:cs="B Lotus"/>
          <w:sz w:val="32"/>
          <w:szCs w:val="32"/>
        </w:rPr>
      </w:pPr>
      <w:r w:rsidRPr="00F733A3">
        <w:rPr>
          <w:rFonts w:cs="B Lotus"/>
          <w:sz w:val="32"/>
          <w:szCs w:val="32"/>
        </w:rPr>
        <w:br w:type="page"/>
      </w:r>
    </w:p>
    <w:p w14:paraId="36E47F06" w14:textId="77777777" w:rsidR="00EA2347" w:rsidRPr="00F733A3" w:rsidRDefault="00EA2347" w:rsidP="00EA2347">
      <w:pPr>
        <w:pStyle w:val="ListParagraph"/>
        <w:ind w:left="0"/>
        <w:rPr>
          <w:rFonts w:cs="B Lotus"/>
          <w:sz w:val="32"/>
          <w:szCs w:val="32"/>
          <w:lang w:bidi="fa-IR"/>
        </w:rPr>
      </w:pPr>
    </w:p>
    <w:p w14:paraId="76E9D035" w14:textId="77777777" w:rsidR="00EA2347" w:rsidRPr="00F733A3" w:rsidRDefault="00EA2347" w:rsidP="00EA2347">
      <w:pPr>
        <w:pStyle w:val="ListParagraph"/>
        <w:bidi/>
        <w:ind w:left="0"/>
        <w:rPr>
          <w:rFonts w:cs="B Lotus"/>
          <w:sz w:val="32"/>
          <w:szCs w:val="32"/>
          <w:rtl/>
          <w:lang w:bidi="fa-IR"/>
        </w:rPr>
      </w:pPr>
      <w:r w:rsidRPr="00F733A3">
        <w:rPr>
          <w:rFonts w:cs="B Lotus"/>
          <w:sz w:val="32"/>
          <w:szCs w:val="32"/>
          <w:rtl/>
          <w:lang w:bidi="fa-IR"/>
        </w:rPr>
        <w:t xml:space="preserve">2. </w:t>
      </w:r>
      <w:r w:rsidRPr="00F733A3">
        <w:rPr>
          <w:rFonts w:cs="B Lotus" w:hint="eastAsia"/>
          <w:sz w:val="32"/>
          <w:szCs w:val="32"/>
          <w:rtl/>
          <w:lang w:bidi="fa-IR"/>
        </w:rPr>
        <w:t>متد</w:t>
      </w:r>
      <w:r w:rsidRPr="00F733A3">
        <w:rPr>
          <w:rFonts w:cs="B Lotus"/>
          <w:sz w:val="32"/>
          <w:szCs w:val="32"/>
          <w:rtl/>
          <w:lang w:bidi="fa-IR"/>
        </w:rPr>
        <w:t xml:space="preserve"> </w:t>
      </w:r>
      <w:r w:rsidRPr="00F733A3">
        <w:rPr>
          <w:rFonts w:cs="B Lotus"/>
          <w:sz w:val="32"/>
          <w:szCs w:val="32"/>
          <w:lang w:bidi="fa-IR"/>
        </w:rPr>
        <w:t>GetAgancy</w:t>
      </w:r>
      <w:r w:rsidRPr="00F733A3">
        <w:rPr>
          <w:rFonts w:cs="B Lotus"/>
          <w:sz w:val="32"/>
          <w:szCs w:val="32"/>
          <w:rtl/>
          <w:lang w:bidi="fa-IR"/>
        </w:rPr>
        <w:t xml:space="preserve"> </w:t>
      </w:r>
      <w:r w:rsidRPr="00F733A3">
        <w:rPr>
          <w:rFonts w:cs="B Lotus" w:hint="eastAsia"/>
          <w:sz w:val="32"/>
          <w:szCs w:val="32"/>
          <w:rtl/>
          <w:lang w:bidi="fa-IR"/>
        </w:rPr>
        <w:t>جهت</w:t>
      </w:r>
      <w:r w:rsidRPr="00F733A3">
        <w:rPr>
          <w:rFonts w:cs="B Lotus"/>
          <w:sz w:val="32"/>
          <w:szCs w:val="32"/>
          <w:rtl/>
          <w:lang w:bidi="fa-IR"/>
        </w:rPr>
        <w:t xml:space="preserve"> </w:t>
      </w:r>
      <w:r w:rsidRPr="00F733A3">
        <w:rPr>
          <w:rFonts w:cs="B Lotus" w:hint="eastAsia"/>
          <w:sz w:val="32"/>
          <w:szCs w:val="32"/>
          <w:rtl/>
          <w:lang w:bidi="fa-IR"/>
        </w:rPr>
        <w:t>در</w:t>
      </w:r>
      <w:r w:rsidRPr="00F733A3">
        <w:rPr>
          <w:rFonts w:cs="B Lotus"/>
          <w:sz w:val="32"/>
          <w:szCs w:val="32"/>
          <w:rtl/>
          <w:lang w:bidi="fa-IR"/>
        </w:rPr>
        <w:t>ی</w:t>
      </w:r>
      <w:r w:rsidRPr="00F733A3">
        <w:rPr>
          <w:rFonts w:cs="B Lotus" w:hint="eastAsia"/>
          <w:sz w:val="32"/>
          <w:szCs w:val="32"/>
          <w:rtl/>
          <w:lang w:bidi="fa-IR"/>
        </w:rPr>
        <w:t>افت</w:t>
      </w:r>
      <w:r w:rsidRPr="00F733A3">
        <w:rPr>
          <w:rFonts w:cs="B Lotus"/>
          <w:sz w:val="32"/>
          <w:szCs w:val="32"/>
          <w:rtl/>
          <w:lang w:bidi="fa-IR"/>
        </w:rPr>
        <w:t xml:space="preserve"> </w:t>
      </w:r>
      <w:r w:rsidRPr="00F733A3">
        <w:rPr>
          <w:rFonts w:cs="B Lotus" w:hint="eastAsia"/>
          <w:sz w:val="32"/>
          <w:szCs w:val="32"/>
          <w:rtl/>
          <w:lang w:bidi="fa-IR"/>
        </w:rPr>
        <w:t>اطلاعات</w:t>
      </w:r>
      <w:r w:rsidRPr="00F733A3">
        <w:rPr>
          <w:rFonts w:cs="B Lotus"/>
          <w:sz w:val="32"/>
          <w:szCs w:val="32"/>
          <w:rtl/>
          <w:lang w:bidi="fa-IR"/>
        </w:rPr>
        <w:t xml:space="preserve"> </w:t>
      </w:r>
      <w:r w:rsidRPr="00F733A3">
        <w:rPr>
          <w:rFonts w:cs="B Lotus" w:hint="eastAsia"/>
          <w:sz w:val="32"/>
          <w:szCs w:val="32"/>
          <w:rtl/>
          <w:lang w:bidi="fa-IR"/>
        </w:rPr>
        <w:t>نما</w:t>
      </w:r>
      <w:r w:rsidRPr="00F733A3">
        <w:rPr>
          <w:rFonts w:cs="B Lotus"/>
          <w:sz w:val="32"/>
          <w:szCs w:val="32"/>
          <w:rtl/>
          <w:lang w:bidi="fa-IR"/>
        </w:rPr>
        <w:t>ی</w:t>
      </w:r>
      <w:r w:rsidRPr="00F733A3">
        <w:rPr>
          <w:rFonts w:cs="B Lotus" w:hint="eastAsia"/>
          <w:sz w:val="32"/>
          <w:szCs w:val="32"/>
          <w:rtl/>
          <w:lang w:bidi="fa-IR"/>
        </w:rPr>
        <w:t>نده</w:t>
      </w:r>
      <w:r w:rsidRPr="00F733A3">
        <w:rPr>
          <w:rFonts w:cs="B Lotus"/>
          <w:sz w:val="32"/>
          <w:szCs w:val="32"/>
          <w:rtl/>
          <w:lang w:bidi="fa-IR"/>
        </w:rPr>
        <w:t xml:space="preserve"> </w:t>
      </w:r>
      <w:r w:rsidRPr="00F733A3">
        <w:rPr>
          <w:rFonts w:cs="B Lotus" w:hint="eastAsia"/>
          <w:sz w:val="32"/>
          <w:szCs w:val="32"/>
          <w:rtl/>
          <w:lang w:bidi="fa-IR"/>
        </w:rPr>
        <w:t>در</w:t>
      </w:r>
      <w:r w:rsidRPr="00F733A3">
        <w:rPr>
          <w:rFonts w:cs="B Lotus"/>
          <w:sz w:val="32"/>
          <w:szCs w:val="32"/>
          <w:rtl/>
          <w:lang w:bidi="fa-IR"/>
        </w:rPr>
        <w:t xml:space="preserve"> </w:t>
      </w:r>
      <w:r w:rsidRPr="00F733A3">
        <w:rPr>
          <w:rFonts w:cs="B Lotus" w:hint="eastAsia"/>
          <w:sz w:val="32"/>
          <w:szCs w:val="32"/>
          <w:rtl/>
          <w:lang w:bidi="fa-IR"/>
        </w:rPr>
        <w:t>شبکه</w:t>
      </w:r>
      <w:r w:rsidRPr="00F733A3">
        <w:rPr>
          <w:rFonts w:cs="B Lotus"/>
          <w:sz w:val="32"/>
          <w:szCs w:val="32"/>
          <w:rtl/>
          <w:lang w:bidi="fa-IR"/>
        </w:rPr>
        <w:t xml:space="preserve"> </w:t>
      </w:r>
      <w:r w:rsidRPr="00F733A3">
        <w:rPr>
          <w:rFonts w:cs="B Lotus" w:hint="eastAsia"/>
          <w:sz w:val="32"/>
          <w:szCs w:val="32"/>
          <w:rtl/>
          <w:lang w:bidi="fa-IR"/>
        </w:rPr>
        <w:t>فروش</w:t>
      </w:r>
      <w:r w:rsidRPr="00F733A3">
        <w:rPr>
          <w:rFonts w:cs="B Lotus"/>
          <w:sz w:val="32"/>
          <w:szCs w:val="32"/>
          <w:rtl/>
          <w:lang w:bidi="fa-IR"/>
        </w:rPr>
        <w:t xml:space="preserve"> </w:t>
      </w:r>
      <w:r w:rsidRPr="00F733A3">
        <w:rPr>
          <w:rFonts w:cs="B Lotus" w:hint="eastAsia"/>
          <w:sz w:val="32"/>
          <w:szCs w:val="32"/>
          <w:rtl/>
          <w:lang w:bidi="fa-IR"/>
        </w:rPr>
        <w:t>ب</w:t>
      </w:r>
      <w:r w:rsidRPr="00F733A3">
        <w:rPr>
          <w:rFonts w:cs="B Lotus"/>
          <w:sz w:val="32"/>
          <w:szCs w:val="32"/>
          <w:rtl/>
          <w:lang w:bidi="fa-IR"/>
        </w:rPr>
        <w:t>ی</w:t>
      </w:r>
      <w:r w:rsidRPr="00F733A3">
        <w:rPr>
          <w:rFonts w:cs="B Lotus" w:hint="eastAsia"/>
          <w:sz w:val="32"/>
          <w:szCs w:val="32"/>
          <w:rtl/>
          <w:lang w:bidi="fa-IR"/>
        </w:rPr>
        <w:t>مه</w:t>
      </w:r>
      <w:r w:rsidRPr="00F733A3">
        <w:rPr>
          <w:rFonts w:cs="B Lotus"/>
          <w:sz w:val="32"/>
          <w:szCs w:val="32"/>
          <w:rtl/>
          <w:lang w:bidi="fa-IR"/>
        </w:rPr>
        <w:t xml:space="preserve"> </w:t>
      </w:r>
      <w:r w:rsidRPr="00F733A3">
        <w:rPr>
          <w:rFonts w:cs="B Lotus" w:hint="eastAsia"/>
          <w:sz w:val="32"/>
          <w:szCs w:val="32"/>
          <w:rtl/>
          <w:lang w:bidi="fa-IR"/>
        </w:rPr>
        <w:t>مرکز</w:t>
      </w:r>
      <w:r w:rsidRPr="00F733A3">
        <w:rPr>
          <w:rFonts w:cs="B Lotus"/>
          <w:sz w:val="32"/>
          <w:szCs w:val="32"/>
          <w:rtl/>
          <w:lang w:bidi="fa-IR"/>
        </w:rPr>
        <w:t xml:space="preserve">ی </w:t>
      </w:r>
    </w:p>
    <w:p w14:paraId="02E588F4"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p>
    <w:p w14:paraId="3AC3AA52" w14:textId="77777777" w:rsidR="00EA2347" w:rsidRPr="00F733A3" w:rsidRDefault="00EA2347" w:rsidP="00EA2347">
      <w:pPr>
        <w:rPr>
          <w:rFonts w:cs="B Lotus"/>
          <w:sz w:val="32"/>
          <w:szCs w:val="32"/>
        </w:rPr>
      </w:pPr>
      <w:r w:rsidRPr="00F733A3">
        <w:rPr>
          <w:rFonts w:ascii="Consolas" w:hAnsi="Consolas" w:cs="B Lotus"/>
          <w:color w:val="2B91AF"/>
          <w:sz w:val="20"/>
          <w:szCs w:val="20"/>
        </w:rPr>
        <w:t>GetAgncFldCodResult</w:t>
      </w:r>
      <w:r w:rsidRPr="00F733A3">
        <w:rPr>
          <w:rFonts w:ascii="Consolas" w:hAnsi="Consolas" w:cs="B Lotus"/>
          <w:color w:val="000000"/>
          <w:sz w:val="20"/>
          <w:szCs w:val="20"/>
        </w:rPr>
        <w:t xml:space="preserve"> GetAgncFldCod(</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 AgancyCode, </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 Username, </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 Password)</w:t>
      </w:r>
      <w:r w:rsidRPr="00F733A3">
        <w:rPr>
          <w:rFonts w:cs="B Lotus"/>
          <w:sz w:val="32"/>
          <w:szCs w:val="32"/>
          <w:rtl/>
        </w:rPr>
        <w:t xml:space="preserve"> </w:t>
      </w:r>
    </w:p>
    <w:p w14:paraId="7F69CFAC" w14:textId="77777777" w:rsidR="00EA2347" w:rsidRPr="00F733A3" w:rsidRDefault="00EA2347" w:rsidP="00EA2347">
      <w:pPr>
        <w:rPr>
          <w:rFonts w:cs="B Lotus"/>
          <w:sz w:val="32"/>
          <w:szCs w:val="32"/>
          <w:rtl/>
        </w:rPr>
      </w:pPr>
      <w:r w:rsidRPr="00F733A3">
        <w:rPr>
          <w:rFonts w:cs="B Lotus" w:hint="eastAsia"/>
          <w:sz w:val="32"/>
          <w:szCs w:val="32"/>
          <w:rtl/>
        </w:rPr>
        <w:t>ورود</w:t>
      </w:r>
      <w:r w:rsidRPr="00F733A3">
        <w:rPr>
          <w:rFonts w:cs="B Lotus"/>
          <w:sz w:val="32"/>
          <w:szCs w:val="32"/>
          <w:rtl/>
        </w:rPr>
        <w:t>ی:</w:t>
      </w:r>
    </w:p>
    <w:p w14:paraId="1951000F" w14:textId="77777777" w:rsidR="00EA2347" w:rsidRPr="00F733A3" w:rsidRDefault="00EA2347" w:rsidP="00EA2347">
      <w:pPr>
        <w:rPr>
          <w:rFonts w:cs="B Lotus"/>
          <w:sz w:val="32"/>
          <w:szCs w:val="32"/>
        </w:rPr>
      </w:pPr>
      <w:r w:rsidRPr="00F733A3">
        <w:rPr>
          <w:rFonts w:cs="B Lotus"/>
          <w:sz w:val="32"/>
          <w:szCs w:val="32"/>
          <w:rtl/>
        </w:rPr>
        <w:t xml:space="preserve"> </w:t>
      </w:r>
      <w:r w:rsidRPr="00F733A3">
        <w:rPr>
          <w:rFonts w:cs="B Lotus"/>
          <w:sz w:val="32"/>
          <w:szCs w:val="32"/>
        </w:rPr>
        <w:t>AgancyCode</w:t>
      </w:r>
      <w:r w:rsidRPr="00F733A3">
        <w:rPr>
          <w:rFonts w:ascii="Consolas" w:hAnsi="Consolas" w:cs="B Lotus"/>
          <w:color w:val="000000"/>
          <w:sz w:val="20"/>
          <w:szCs w:val="20"/>
        </w:rPr>
        <w:t xml:space="preserve"> : </w:t>
      </w:r>
      <w:r w:rsidRPr="00F733A3">
        <w:rPr>
          <w:rFonts w:ascii="Consolas" w:hAnsi="Consolas" w:cs="B Lotus"/>
          <w:color w:val="000000"/>
          <w:sz w:val="20"/>
          <w:szCs w:val="20"/>
          <w:rtl/>
        </w:rPr>
        <w:t xml:space="preserve"> </w:t>
      </w:r>
      <w:r w:rsidRPr="00F733A3">
        <w:rPr>
          <w:rFonts w:cs="B Lotus" w:hint="eastAsia"/>
          <w:sz w:val="28"/>
          <w:szCs w:val="28"/>
          <w:rtl/>
        </w:rPr>
        <w:t>کد</w:t>
      </w:r>
      <w:r w:rsidRPr="00F733A3">
        <w:rPr>
          <w:rFonts w:cs="B Lotus"/>
          <w:sz w:val="28"/>
          <w:szCs w:val="28"/>
          <w:rtl/>
        </w:rPr>
        <w:t xml:space="preserve"> </w:t>
      </w:r>
      <w:r w:rsidRPr="00F733A3">
        <w:rPr>
          <w:rFonts w:cs="B Lotus" w:hint="eastAsia"/>
          <w:sz w:val="28"/>
          <w:szCs w:val="28"/>
          <w:rtl/>
        </w:rPr>
        <w:t>نما</w:t>
      </w:r>
      <w:r w:rsidRPr="00F733A3">
        <w:rPr>
          <w:rFonts w:cs="B Lotus"/>
          <w:sz w:val="28"/>
          <w:szCs w:val="28"/>
          <w:rtl/>
        </w:rPr>
        <w:t>ی</w:t>
      </w:r>
      <w:r w:rsidRPr="00F733A3">
        <w:rPr>
          <w:rFonts w:cs="B Lotus" w:hint="eastAsia"/>
          <w:sz w:val="28"/>
          <w:szCs w:val="28"/>
          <w:rtl/>
        </w:rPr>
        <w:t>ندگ</w:t>
      </w:r>
      <w:r w:rsidRPr="00F733A3">
        <w:rPr>
          <w:rFonts w:cs="B Lotus"/>
          <w:sz w:val="28"/>
          <w:szCs w:val="28"/>
          <w:rtl/>
        </w:rPr>
        <w:t xml:space="preserve">ی </w:t>
      </w:r>
      <w:r w:rsidRPr="00F733A3">
        <w:rPr>
          <w:rFonts w:cs="B Lotus" w:hint="eastAsia"/>
          <w:sz w:val="28"/>
          <w:szCs w:val="28"/>
          <w:rtl/>
        </w:rPr>
        <w:t>در</w:t>
      </w:r>
      <w:r w:rsidRPr="00F733A3">
        <w:rPr>
          <w:rFonts w:cs="B Lotus"/>
          <w:sz w:val="28"/>
          <w:szCs w:val="28"/>
          <w:rtl/>
        </w:rPr>
        <w:t xml:space="preserve"> </w:t>
      </w:r>
      <w:r w:rsidRPr="00F733A3">
        <w:rPr>
          <w:rFonts w:cs="B Lotus" w:hint="eastAsia"/>
          <w:sz w:val="28"/>
          <w:szCs w:val="28"/>
          <w:rtl/>
        </w:rPr>
        <w:t>شرکت</w:t>
      </w:r>
      <w:r w:rsidRPr="00F733A3">
        <w:rPr>
          <w:rFonts w:cs="B Lotus"/>
          <w:sz w:val="28"/>
          <w:szCs w:val="28"/>
          <w:rtl/>
        </w:rPr>
        <w:t xml:space="preserve"> </w:t>
      </w:r>
      <w:r w:rsidRPr="00F733A3">
        <w:rPr>
          <w:rFonts w:cs="B Lotus" w:hint="eastAsia"/>
          <w:sz w:val="28"/>
          <w:szCs w:val="28"/>
          <w:rtl/>
        </w:rPr>
        <w:t>ب</w:t>
      </w:r>
      <w:r w:rsidRPr="00F733A3">
        <w:rPr>
          <w:rFonts w:cs="B Lotus"/>
          <w:sz w:val="28"/>
          <w:szCs w:val="28"/>
          <w:rtl/>
        </w:rPr>
        <w:t>ی</w:t>
      </w:r>
      <w:r w:rsidRPr="00F733A3">
        <w:rPr>
          <w:rFonts w:cs="B Lotus" w:hint="eastAsia"/>
          <w:sz w:val="28"/>
          <w:szCs w:val="28"/>
          <w:rtl/>
        </w:rPr>
        <w:t>مه</w:t>
      </w:r>
    </w:p>
    <w:p w14:paraId="537BFB9E" w14:textId="77777777" w:rsidR="00EA2347" w:rsidRPr="00F733A3" w:rsidRDefault="00EA2347" w:rsidP="00EA2347">
      <w:pPr>
        <w:rPr>
          <w:rFonts w:cs="B Lotus"/>
          <w:sz w:val="32"/>
          <w:szCs w:val="32"/>
        </w:rPr>
      </w:pPr>
      <w:r w:rsidRPr="00F733A3">
        <w:rPr>
          <w:rFonts w:cs="B Lotus"/>
          <w:sz w:val="32"/>
          <w:szCs w:val="32"/>
        </w:rPr>
        <w:t xml:space="preserve">Username : </w:t>
      </w:r>
      <w:r w:rsidRPr="00F733A3">
        <w:rPr>
          <w:rFonts w:cs="B Lotus" w:hint="eastAsia"/>
          <w:sz w:val="28"/>
          <w:szCs w:val="28"/>
          <w:rtl/>
        </w:rPr>
        <w:t>نام</w:t>
      </w:r>
      <w:r w:rsidRPr="00F733A3">
        <w:rPr>
          <w:rFonts w:cs="B Lotus"/>
          <w:sz w:val="28"/>
          <w:szCs w:val="28"/>
          <w:rtl/>
        </w:rPr>
        <w:t xml:space="preserve"> </w:t>
      </w:r>
      <w:r w:rsidRPr="00F733A3">
        <w:rPr>
          <w:rFonts w:cs="B Lotus" w:hint="eastAsia"/>
          <w:sz w:val="28"/>
          <w:szCs w:val="28"/>
          <w:rtl/>
        </w:rPr>
        <w:t>کاربر</w:t>
      </w:r>
      <w:r w:rsidRPr="00F733A3">
        <w:rPr>
          <w:rFonts w:cs="B Lotus"/>
          <w:sz w:val="28"/>
          <w:szCs w:val="28"/>
          <w:rtl/>
        </w:rPr>
        <w:t>ی</w:t>
      </w:r>
      <w:r w:rsidRPr="00F733A3">
        <w:rPr>
          <w:rFonts w:cs="B Lotus"/>
          <w:sz w:val="32"/>
          <w:szCs w:val="32"/>
        </w:rPr>
        <w:t xml:space="preserve"> </w:t>
      </w:r>
    </w:p>
    <w:p w14:paraId="5670B0C4" w14:textId="77777777" w:rsidR="00EA2347" w:rsidRPr="00F733A3" w:rsidRDefault="00EA2347" w:rsidP="00EA2347">
      <w:pPr>
        <w:rPr>
          <w:rFonts w:cs="B Lotus"/>
          <w:sz w:val="28"/>
          <w:szCs w:val="28"/>
          <w:rtl/>
        </w:rPr>
      </w:pPr>
      <w:r w:rsidRPr="00F733A3">
        <w:rPr>
          <w:rFonts w:cs="B Lotus"/>
          <w:sz w:val="32"/>
          <w:szCs w:val="32"/>
        </w:rPr>
        <w:t xml:space="preserve">Password : </w:t>
      </w:r>
      <w:r w:rsidRPr="00F733A3">
        <w:rPr>
          <w:rFonts w:cs="B Lotus" w:hint="eastAsia"/>
          <w:sz w:val="28"/>
          <w:szCs w:val="28"/>
          <w:rtl/>
        </w:rPr>
        <w:t>کلمه</w:t>
      </w:r>
      <w:r w:rsidRPr="00F733A3">
        <w:rPr>
          <w:rFonts w:cs="B Lotus"/>
          <w:sz w:val="28"/>
          <w:szCs w:val="28"/>
          <w:rtl/>
        </w:rPr>
        <w:t xml:space="preserve"> </w:t>
      </w:r>
      <w:r w:rsidRPr="00F733A3">
        <w:rPr>
          <w:rFonts w:cs="B Lotus" w:hint="eastAsia"/>
          <w:sz w:val="28"/>
          <w:szCs w:val="28"/>
          <w:rtl/>
        </w:rPr>
        <w:t>عبور</w:t>
      </w:r>
    </w:p>
    <w:p w14:paraId="3C3A3D46" w14:textId="77777777" w:rsidR="00EA2347" w:rsidRPr="00F733A3" w:rsidRDefault="00EA2347" w:rsidP="00EA2347">
      <w:pPr>
        <w:jc w:val="right"/>
        <w:rPr>
          <w:rFonts w:cs="B Lotus"/>
          <w:sz w:val="32"/>
          <w:szCs w:val="32"/>
        </w:rPr>
      </w:pPr>
    </w:p>
    <w:p w14:paraId="214D79C1" w14:textId="77777777" w:rsidR="00EA2347" w:rsidRPr="00F733A3" w:rsidRDefault="00EA2347" w:rsidP="00EA2347">
      <w:pPr>
        <w:rPr>
          <w:rFonts w:cs="B Lotus"/>
          <w:sz w:val="32"/>
          <w:szCs w:val="32"/>
          <w:rtl/>
        </w:rPr>
      </w:pPr>
      <w:r w:rsidRPr="00F733A3">
        <w:rPr>
          <w:rFonts w:cs="B Lotus" w:hint="eastAsia"/>
          <w:sz w:val="32"/>
          <w:szCs w:val="32"/>
          <w:rtl/>
        </w:rPr>
        <w:t>خروج</w:t>
      </w:r>
      <w:r w:rsidRPr="00F733A3">
        <w:rPr>
          <w:rFonts w:cs="B Lotus"/>
          <w:sz w:val="32"/>
          <w:szCs w:val="32"/>
          <w:rtl/>
        </w:rPr>
        <w:t xml:space="preserve">ی: </w:t>
      </w:r>
      <w:r w:rsidRPr="00F733A3">
        <w:rPr>
          <w:rFonts w:cs="B Lotus" w:hint="eastAsia"/>
          <w:sz w:val="32"/>
          <w:szCs w:val="32"/>
          <w:rtl/>
        </w:rPr>
        <w:t>آبجکت</w:t>
      </w:r>
      <w:r w:rsidRPr="00F733A3">
        <w:rPr>
          <w:rFonts w:cs="B Lotus"/>
          <w:sz w:val="32"/>
          <w:szCs w:val="32"/>
          <w:rtl/>
        </w:rPr>
        <w:t xml:space="preserve">ی </w:t>
      </w:r>
      <w:r w:rsidRPr="00F733A3">
        <w:rPr>
          <w:rFonts w:cs="B Lotus" w:hint="eastAsia"/>
          <w:sz w:val="32"/>
          <w:szCs w:val="32"/>
          <w:rtl/>
        </w:rPr>
        <w:t>از</w:t>
      </w:r>
      <w:r w:rsidRPr="00F733A3">
        <w:rPr>
          <w:rFonts w:cs="B Lotus"/>
          <w:sz w:val="32"/>
          <w:szCs w:val="32"/>
          <w:rtl/>
        </w:rPr>
        <w:t xml:space="preserve"> </w:t>
      </w:r>
      <w:r w:rsidRPr="00F733A3">
        <w:rPr>
          <w:rFonts w:cs="B Lotus" w:hint="eastAsia"/>
          <w:sz w:val="32"/>
          <w:szCs w:val="32"/>
          <w:rtl/>
        </w:rPr>
        <w:t>نوع</w:t>
      </w:r>
      <w:r w:rsidRPr="00F733A3">
        <w:rPr>
          <w:rFonts w:cs="B Lotus"/>
          <w:sz w:val="32"/>
          <w:szCs w:val="32"/>
          <w:rtl/>
        </w:rPr>
        <w:t xml:space="preserve"> </w:t>
      </w:r>
      <w:r w:rsidRPr="00F733A3">
        <w:rPr>
          <w:rFonts w:cs="B Lotus" w:hint="eastAsia"/>
          <w:sz w:val="32"/>
          <w:szCs w:val="32"/>
          <w:rtl/>
        </w:rPr>
        <w:t>کلاس</w:t>
      </w:r>
      <w:r w:rsidRPr="00F733A3">
        <w:rPr>
          <w:rFonts w:cs="B Lotus"/>
          <w:sz w:val="32"/>
          <w:szCs w:val="32"/>
          <w:rtl/>
        </w:rPr>
        <w:t xml:space="preserve"> </w:t>
      </w:r>
      <w:r w:rsidRPr="00F733A3">
        <w:rPr>
          <w:rFonts w:cs="B Lotus"/>
          <w:sz w:val="32"/>
          <w:szCs w:val="32"/>
        </w:rPr>
        <w:t xml:space="preserve"> </w:t>
      </w:r>
      <w:r w:rsidRPr="00F733A3">
        <w:rPr>
          <w:rFonts w:ascii="Consolas" w:hAnsi="Consolas" w:cs="B Lotus"/>
          <w:color w:val="2B91AF"/>
          <w:sz w:val="20"/>
          <w:szCs w:val="20"/>
        </w:rPr>
        <w:t>GetAgancyResult</w:t>
      </w:r>
    </w:p>
    <w:p w14:paraId="344493FE"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GetAgancyResult</w:t>
      </w:r>
    </w:p>
    <w:p w14:paraId="45EE3790"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5ED6634E"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AgncFldTb</w:t>
      </w:r>
      <w:r w:rsidRPr="00F733A3">
        <w:rPr>
          <w:rFonts w:ascii="Consolas" w:hAnsi="Consolas" w:cs="B Lotus"/>
          <w:color w:val="000000"/>
          <w:sz w:val="20"/>
          <w:szCs w:val="20"/>
        </w:rPr>
        <w:t xml:space="preserve"> TheAgancy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color w:val="000000"/>
          <w:sz w:val="20"/>
          <w:szCs w:val="20"/>
          <w:rtl/>
        </w:rPr>
        <w:t>(</w:t>
      </w:r>
      <w:hyperlink w:anchor="p1"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w:t>
        </w:r>
      </w:hyperlink>
      <w:r w:rsidRPr="00F733A3">
        <w:rPr>
          <w:rFonts w:ascii="Consolas" w:hAnsi="Consolas" w:cs="B Lotus"/>
          <w:color w:val="000000"/>
          <w:sz w:val="20"/>
          <w:szCs w:val="20"/>
          <w:rtl/>
        </w:rPr>
        <w:t>)</w:t>
      </w:r>
    </w:p>
    <w:p w14:paraId="61AC98ED"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p>
    <w:p w14:paraId="3573A406"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List</w:t>
      </w:r>
      <w:r w:rsidRPr="00F733A3">
        <w:rPr>
          <w:rFonts w:ascii="Consolas" w:hAnsi="Consolas" w:cs="B Lotus"/>
          <w:color w:val="000000"/>
          <w:sz w:val="20"/>
          <w:szCs w:val="20"/>
        </w:rPr>
        <w:t>&lt;</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&gt; Errors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p>
    <w:p w14:paraId="3068518C" w14:textId="77777777" w:rsidR="00EA2347" w:rsidRPr="00F733A3" w:rsidRDefault="00EA2347" w:rsidP="00EA2347">
      <w:pPr>
        <w:rPr>
          <w:rFonts w:ascii="Consolas" w:hAnsi="Consolas" w:cs="B Lotus"/>
          <w:color w:val="000000"/>
          <w:sz w:val="20"/>
          <w:szCs w:val="20"/>
        </w:rPr>
      </w:pPr>
      <w:r w:rsidRPr="00F733A3">
        <w:rPr>
          <w:rFonts w:ascii="Consolas" w:hAnsi="Consolas" w:cs="B Lotus"/>
          <w:color w:val="000000"/>
          <w:sz w:val="20"/>
          <w:szCs w:val="20"/>
        </w:rPr>
        <w:t xml:space="preserve">    }</w:t>
      </w:r>
    </w:p>
    <w:p w14:paraId="2D0D39C2" w14:textId="77777777" w:rsidR="00EA2347" w:rsidRPr="00F733A3" w:rsidRDefault="00EA2347" w:rsidP="00EA2347">
      <w:pPr>
        <w:pStyle w:val="ListParagraph"/>
        <w:bidi/>
        <w:ind w:left="0"/>
        <w:rPr>
          <w:rFonts w:cs="B Lotus"/>
          <w:sz w:val="32"/>
          <w:szCs w:val="32"/>
          <w:rtl/>
          <w:lang w:bidi="fa-IR"/>
        </w:rPr>
      </w:pPr>
      <w:r w:rsidRPr="00F733A3">
        <w:rPr>
          <w:rFonts w:ascii="Consolas" w:hAnsi="Consolas" w:cs="B Lotus"/>
          <w:color w:val="000000"/>
          <w:sz w:val="20"/>
          <w:szCs w:val="20"/>
          <w:lang w:bidi="fa-IR"/>
        </w:rPr>
        <w:br w:type="page"/>
      </w:r>
      <w:r w:rsidRPr="00F733A3">
        <w:rPr>
          <w:rFonts w:cs="B Lotus"/>
          <w:sz w:val="32"/>
          <w:szCs w:val="32"/>
          <w:rtl/>
          <w:lang w:bidi="fa-IR"/>
        </w:rPr>
        <w:lastRenderedPageBreak/>
        <w:t xml:space="preserve">3. </w:t>
      </w:r>
      <w:r w:rsidRPr="00F733A3">
        <w:rPr>
          <w:rFonts w:cs="B Lotus" w:hint="eastAsia"/>
          <w:sz w:val="32"/>
          <w:szCs w:val="32"/>
          <w:rtl/>
          <w:lang w:bidi="fa-IR"/>
        </w:rPr>
        <w:t>متد</w:t>
      </w:r>
      <w:r w:rsidRPr="00F733A3">
        <w:rPr>
          <w:rFonts w:cs="B Lotus"/>
          <w:sz w:val="32"/>
          <w:szCs w:val="32"/>
          <w:rtl/>
          <w:lang w:bidi="fa-IR"/>
        </w:rPr>
        <w:t xml:space="preserve"> </w:t>
      </w:r>
      <w:r w:rsidRPr="00F733A3">
        <w:rPr>
          <w:rFonts w:cs="B Lotus"/>
          <w:sz w:val="32"/>
          <w:szCs w:val="32"/>
          <w:lang w:bidi="fa-IR"/>
        </w:rPr>
        <w:t>GetBrnhFldCod</w:t>
      </w:r>
      <w:r w:rsidRPr="00F733A3">
        <w:rPr>
          <w:rFonts w:cs="B Lotus"/>
          <w:sz w:val="32"/>
          <w:szCs w:val="32"/>
          <w:rtl/>
          <w:lang w:bidi="fa-IR"/>
        </w:rPr>
        <w:t xml:space="preserve"> </w:t>
      </w:r>
      <w:r w:rsidRPr="00F733A3">
        <w:rPr>
          <w:rFonts w:cs="B Lotus" w:hint="eastAsia"/>
          <w:sz w:val="32"/>
          <w:szCs w:val="32"/>
          <w:rtl/>
          <w:lang w:bidi="fa-IR"/>
        </w:rPr>
        <w:t>جهت</w:t>
      </w:r>
      <w:r w:rsidRPr="00F733A3">
        <w:rPr>
          <w:rFonts w:cs="B Lotus"/>
          <w:sz w:val="32"/>
          <w:szCs w:val="32"/>
          <w:rtl/>
          <w:lang w:bidi="fa-IR"/>
        </w:rPr>
        <w:t xml:space="preserve"> </w:t>
      </w:r>
      <w:r w:rsidRPr="00F733A3">
        <w:rPr>
          <w:rFonts w:cs="B Lotus" w:hint="eastAsia"/>
          <w:sz w:val="32"/>
          <w:szCs w:val="32"/>
          <w:rtl/>
          <w:lang w:bidi="fa-IR"/>
        </w:rPr>
        <w:t>در</w:t>
      </w:r>
      <w:r w:rsidRPr="00F733A3">
        <w:rPr>
          <w:rFonts w:cs="B Lotus"/>
          <w:sz w:val="32"/>
          <w:szCs w:val="32"/>
          <w:rtl/>
          <w:lang w:bidi="fa-IR"/>
        </w:rPr>
        <w:t>ی</w:t>
      </w:r>
      <w:r w:rsidRPr="00F733A3">
        <w:rPr>
          <w:rFonts w:cs="B Lotus" w:hint="eastAsia"/>
          <w:sz w:val="32"/>
          <w:szCs w:val="32"/>
          <w:rtl/>
          <w:lang w:bidi="fa-IR"/>
        </w:rPr>
        <w:t>افت</w:t>
      </w:r>
      <w:r w:rsidRPr="00F733A3">
        <w:rPr>
          <w:rFonts w:cs="B Lotus"/>
          <w:sz w:val="32"/>
          <w:szCs w:val="32"/>
          <w:rtl/>
          <w:lang w:bidi="fa-IR"/>
        </w:rPr>
        <w:t xml:space="preserve"> </w:t>
      </w:r>
      <w:r w:rsidRPr="00F733A3">
        <w:rPr>
          <w:rFonts w:cs="B Lotus" w:hint="eastAsia"/>
          <w:sz w:val="32"/>
          <w:szCs w:val="32"/>
          <w:rtl/>
          <w:lang w:bidi="fa-IR"/>
        </w:rPr>
        <w:t>کد</w:t>
      </w:r>
      <w:r w:rsidRPr="00F733A3">
        <w:rPr>
          <w:rFonts w:cs="B Lotus"/>
          <w:sz w:val="32"/>
          <w:szCs w:val="32"/>
          <w:rtl/>
          <w:lang w:bidi="fa-IR"/>
        </w:rPr>
        <w:t xml:space="preserve"> </w:t>
      </w:r>
      <w:r w:rsidRPr="00F733A3">
        <w:rPr>
          <w:rFonts w:cs="B Lotus" w:hint="eastAsia"/>
          <w:sz w:val="32"/>
          <w:szCs w:val="32"/>
          <w:rtl/>
          <w:lang w:bidi="fa-IR"/>
        </w:rPr>
        <w:t>شعبه</w:t>
      </w:r>
      <w:r w:rsidRPr="00F733A3">
        <w:rPr>
          <w:rFonts w:cs="B Lotus"/>
          <w:sz w:val="32"/>
          <w:szCs w:val="32"/>
          <w:rtl/>
          <w:lang w:bidi="fa-IR"/>
        </w:rPr>
        <w:t xml:space="preserve"> </w:t>
      </w:r>
      <w:r w:rsidRPr="00F733A3">
        <w:rPr>
          <w:rFonts w:cs="B Lotus" w:hint="eastAsia"/>
          <w:sz w:val="32"/>
          <w:szCs w:val="32"/>
          <w:rtl/>
          <w:lang w:bidi="fa-IR"/>
        </w:rPr>
        <w:t>در</w:t>
      </w:r>
      <w:r w:rsidRPr="00F733A3">
        <w:rPr>
          <w:rFonts w:cs="B Lotus"/>
          <w:sz w:val="32"/>
          <w:szCs w:val="32"/>
          <w:rtl/>
          <w:lang w:bidi="fa-IR"/>
        </w:rPr>
        <w:t xml:space="preserve"> </w:t>
      </w:r>
      <w:r w:rsidRPr="00F733A3">
        <w:rPr>
          <w:rFonts w:cs="B Lotus" w:hint="eastAsia"/>
          <w:sz w:val="32"/>
          <w:szCs w:val="32"/>
          <w:rtl/>
          <w:lang w:bidi="fa-IR"/>
        </w:rPr>
        <w:t>سامانه</w:t>
      </w:r>
      <w:r w:rsidRPr="00F733A3">
        <w:rPr>
          <w:rFonts w:cs="B Lotus"/>
          <w:sz w:val="32"/>
          <w:szCs w:val="32"/>
          <w:rtl/>
          <w:lang w:bidi="fa-IR"/>
        </w:rPr>
        <w:t xml:space="preserve"> </w:t>
      </w:r>
      <w:r w:rsidRPr="00F733A3">
        <w:rPr>
          <w:rFonts w:cs="B Lotus" w:hint="eastAsia"/>
          <w:sz w:val="32"/>
          <w:szCs w:val="32"/>
          <w:rtl/>
          <w:lang w:bidi="fa-IR"/>
        </w:rPr>
        <w:t>شبکه</w:t>
      </w:r>
      <w:r w:rsidRPr="00F733A3">
        <w:rPr>
          <w:rFonts w:cs="B Lotus"/>
          <w:sz w:val="32"/>
          <w:szCs w:val="32"/>
          <w:rtl/>
          <w:lang w:bidi="fa-IR"/>
        </w:rPr>
        <w:t xml:space="preserve"> </w:t>
      </w:r>
      <w:r w:rsidRPr="00F733A3">
        <w:rPr>
          <w:rFonts w:cs="B Lotus" w:hint="eastAsia"/>
          <w:sz w:val="32"/>
          <w:szCs w:val="32"/>
          <w:rtl/>
          <w:lang w:bidi="fa-IR"/>
        </w:rPr>
        <w:t>فروش</w:t>
      </w:r>
      <w:r w:rsidRPr="00F733A3">
        <w:rPr>
          <w:rFonts w:cs="B Lotus"/>
          <w:sz w:val="32"/>
          <w:szCs w:val="32"/>
          <w:rtl/>
          <w:lang w:bidi="fa-IR"/>
        </w:rPr>
        <w:t xml:space="preserve"> </w:t>
      </w:r>
      <w:r w:rsidRPr="00F733A3">
        <w:rPr>
          <w:rFonts w:cs="B Lotus" w:hint="eastAsia"/>
          <w:sz w:val="32"/>
          <w:szCs w:val="32"/>
          <w:rtl/>
          <w:lang w:bidi="fa-IR"/>
        </w:rPr>
        <w:t>ب</w:t>
      </w:r>
      <w:r w:rsidRPr="00F733A3">
        <w:rPr>
          <w:rFonts w:cs="B Lotus"/>
          <w:sz w:val="32"/>
          <w:szCs w:val="32"/>
          <w:rtl/>
          <w:lang w:bidi="fa-IR"/>
        </w:rPr>
        <w:t>ی</w:t>
      </w:r>
      <w:r w:rsidRPr="00F733A3">
        <w:rPr>
          <w:rFonts w:cs="B Lotus" w:hint="eastAsia"/>
          <w:sz w:val="32"/>
          <w:szCs w:val="32"/>
          <w:rtl/>
          <w:lang w:bidi="fa-IR"/>
        </w:rPr>
        <w:t>مه</w:t>
      </w:r>
      <w:r w:rsidRPr="00F733A3">
        <w:rPr>
          <w:rFonts w:cs="B Lotus"/>
          <w:sz w:val="32"/>
          <w:szCs w:val="32"/>
          <w:rtl/>
          <w:lang w:bidi="fa-IR"/>
        </w:rPr>
        <w:t xml:space="preserve"> </w:t>
      </w:r>
      <w:r w:rsidRPr="00F733A3">
        <w:rPr>
          <w:rFonts w:cs="B Lotus" w:hint="eastAsia"/>
          <w:sz w:val="32"/>
          <w:szCs w:val="32"/>
          <w:rtl/>
          <w:lang w:bidi="fa-IR"/>
        </w:rPr>
        <w:t>مرکز</w:t>
      </w:r>
      <w:r w:rsidRPr="00F733A3">
        <w:rPr>
          <w:rFonts w:cs="B Lotus"/>
          <w:sz w:val="32"/>
          <w:szCs w:val="32"/>
          <w:rtl/>
          <w:lang w:bidi="fa-IR"/>
        </w:rPr>
        <w:t xml:space="preserve">ی </w:t>
      </w:r>
    </w:p>
    <w:p w14:paraId="6F6D8F68" w14:textId="77777777" w:rsidR="00EA2347" w:rsidRPr="00F733A3" w:rsidRDefault="00EA2347" w:rsidP="00EA2347">
      <w:pPr>
        <w:pStyle w:val="ListParagraph"/>
        <w:ind w:left="0"/>
        <w:rPr>
          <w:rFonts w:cs="B Lotus"/>
          <w:sz w:val="32"/>
          <w:szCs w:val="32"/>
          <w:lang w:bidi="fa-IR"/>
        </w:rPr>
      </w:pPr>
      <w:r w:rsidRPr="00F733A3">
        <w:rPr>
          <w:rFonts w:ascii="Consolas" w:hAnsi="Consolas" w:cs="B Lotus"/>
          <w:color w:val="2B91AF"/>
          <w:sz w:val="20"/>
          <w:szCs w:val="20"/>
          <w:lang w:bidi="fa-IR"/>
        </w:rPr>
        <w:t>GetBrnhFldCodResult</w:t>
      </w:r>
      <w:r w:rsidRPr="00F733A3">
        <w:rPr>
          <w:rFonts w:ascii="Consolas" w:hAnsi="Consolas" w:cs="B Lotus"/>
          <w:color w:val="000000"/>
          <w:sz w:val="20"/>
          <w:szCs w:val="20"/>
          <w:lang w:bidi="fa-IR"/>
        </w:rPr>
        <w:t xml:space="preserve"> GetBrnhFldCod(</w:t>
      </w:r>
      <w:r w:rsidRPr="00F733A3">
        <w:rPr>
          <w:rFonts w:ascii="Consolas" w:hAnsi="Consolas" w:cs="B Lotus"/>
          <w:color w:val="2B91AF"/>
          <w:sz w:val="20"/>
          <w:szCs w:val="20"/>
          <w:lang w:bidi="fa-IR"/>
        </w:rPr>
        <w:t>String</w:t>
      </w:r>
      <w:r w:rsidRPr="00F733A3">
        <w:rPr>
          <w:rFonts w:ascii="Consolas" w:hAnsi="Consolas" w:cs="B Lotus"/>
          <w:color w:val="000000"/>
          <w:sz w:val="20"/>
          <w:szCs w:val="20"/>
          <w:lang w:bidi="fa-IR"/>
        </w:rPr>
        <w:t xml:space="preserve"> BranchCode, </w:t>
      </w:r>
      <w:r w:rsidRPr="00F733A3">
        <w:rPr>
          <w:rFonts w:ascii="Consolas" w:hAnsi="Consolas" w:cs="B Lotus"/>
          <w:color w:val="2B91AF"/>
          <w:sz w:val="20"/>
          <w:szCs w:val="20"/>
          <w:lang w:bidi="fa-IR"/>
        </w:rPr>
        <w:t>String</w:t>
      </w:r>
      <w:r w:rsidRPr="00F733A3">
        <w:rPr>
          <w:rFonts w:ascii="Consolas" w:hAnsi="Consolas" w:cs="B Lotus"/>
          <w:color w:val="000000"/>
          <w:sz w:val="20"/>
          <w:szCs w:val="20"/>
          <w:lang w:bidi="fa-IR"/>
        </w:rPr>
        <w:t xml:space="preserve"> Username, </w:t>
      </w:r>
      <w:r w:rsidRPr="00F733A3">
        <w:rPr>
          <w:rFonts w:ascii="Consolas" w:hAnsi="Consolas" w:cs="B Lotus"/>
          <w:color w:val="2B91AF"/>
          <w:sz w:val="20"/>
          <w:szCs w:val="20"/>
          <w:lang w:bidi="fa-IR"/>
        </w:rPr>
        <w:t>String</w:t>
      </w:r>
      <w:r w:rsidRPr="00F733A3">
        <w:rPr>
          <w:rFonts w:ascii="Consolas" w:hAnsi="Consolas" w:cs="B Lotus"/>
          <w:color w:val="000000"/>
          <w:sz w:val="20"/>
          <w:szCs w:val="20"/>
          <w:lang w:bidi="fa-IR"/>
        </w:rPr>
        <w:t xml:space="preserve"> Password)</w:t>
      </w:r>
    </w:p>
    <w:p w14:paraId="59237101"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p>
    <w:p w14:paraId="3FB326AE" w14:textId="77777777" w:rsidR="00EA2347" w:rsidRPr="00F733A3" w:rsidRDefault="00EA2347" w:rsidP="00EA2347">
      <w:pPr>
        <w:rPr>
          <w:rFonts w:cs="B Lotus"/>
          <w:sz w:val="32"/>
          <w:szCs w:val="32"/>
          <w:rtl/>
        </w:rPr>
      </w:pPr>
      <w:r w:rsidRPr="00F733A3">
        <w:rPr>
          <w:rFonts w:cs="B Lotus" w:hint="eastAsia"/>
          <w:sz w:val="32"/>
          <w:szCs w:val="32"/>
          <w:rtl/>
        </w:rPr>
        <w:t>ورود</w:t>
      </w:r>
      <w:r w:rsidRPr="00F733A3">
        <w:rPr>
          <w:rFonts w:cs="B Lotus"/>
          <w:sz w:val="32"/>
          <w:szCs w:val="32"/>
          <w:rtl/>
        </w:rPr>
        <w:t>ی:</w:t>
      </w:r>
    </w:p>
    <w:p w14:paraId="56DFA997" w14:textId="77777777" w:rsidR="00EA2347" w:rsidRPr="00F733A3" w:rsidRDefault="00EA2347" w:rsidP="00EA2347">
      <w:pPr>
        <w:rPr>
          <w:rFonts w:cs="B Lotus"/>
          <w:sz w:val="32"/>
          <w:szCs w:val="32"/>
        </w:rPr>
      </w:pPr>
      <w:r w:rsidRPr="00F733A3">
        <w:rPr>
          <w:rFonts w:cs="B Lotus"/>
          <w:sz w:val="32"/>
          <w:szCs w:val="32"/>
          <w:rtl/>
        </w:rPr>
        <w:t xml:space="preserve"> </w:t>
      </w:r>
      <w:r w:rsidRPr="00F733A3">
        <w:rPr>
          <w:rFonts w:cs="B Lotus"/>
          <w:sz w:val="32"/>
          <w:szCs w:val="32"/>
        </w:rPr>
        <w:t>BranchCode</w:t>
      </w:r>
      <w:r w:rsidRPr="00F733A3">
        <w:rPr>
          <w:rFonts w:ascii="Consolas" w:hAnsi="Consolas" w:cs="B Lotus"/>
          <w:color w:val="000000"/>
          <w:sz w:val="20"/>
          <w:szCs w:val="20"/>
        </w:rPr>
        <w:t xml:space="preserve">: </w:t>
      </w:r>
      <w:r w:rsidRPr="00F733A3">
        <w:rPr>
          <w:rFonts w:ascii="Consolas" w:hAnsi="Consolas" w:cs="B Lotus"/>
          <w:color w:val="000000"/>
          <w:sz w:val="20"/>
          <w:szCs w:val="20"/>
          <w:rtl/>
        </w:rPr>
        <w:t xml:space="preserve"> </w:t>
      </w:r>
      <w:r w:rsidRPr="00F733A3">
        <w:rPr>
          <w:rFonts w:cs="B Lotus" w:hint="eastAsia"/>
          <w:sz w:val="28"/>
          <w:szCs w:val="28"/>
          <w:rtl/>
        </w:rPr>
        <w:t>کد</w:t>
      </w:r>
      <w:r w:rsidRPr="00F733A3">
        <w:rPr>
          <w:rFonts w:cs="B Lotus"/>
          <w:sz w:val="28"/>
          <w:szCs w:val="28"/>
          <w:rtl/>
        </w:rPr>
        <w:t xml:space="preserve"> </w:t>
      </w:r>
      <w:r w:rsidRPr="00F733A3">
        <w:rPr>
          <w:rFonts w:cs="B Lotus" w:hint="eastAsia"/>
          <w:sz w:val="32"/>
          <w:szCs w:val="32"/>
          <w:rtl/>
        </w:rPr>
        <w:t>شعبه</w:t>
      </w:r>
      <w:r w:rsidRPr="00F733A3">
        <w:rPr>
          <w:rFonts w:cs="B Lotus"/>
          <w:sz w:val="32"/>
          <w:szCs w:val="32"/>
          <w:rtl/>
        </w:rPr>
        <w:t xml:space="preserve"> </w:t>
      </w:r>
      <w:r w:rsidRPr="00F733A3">
        <w:rPr>
          <w:rFonts w:cs="B Lotus" w:hint="eastAsia"/>
          <w:sz w:val="28"/>
          <w:szCs w:val="28"/>
          <w:rtl/>
        </w:rPr>
        <w:t>در</w:t>
      </w:r>
      <w:r w:rsidRPr="00F733A3">
        <w:rPr>
          <w:rFonts w:cs="B Lotus"/>
          <w:sz w:val="28"/>
          <w:szCs w:val="28"/>
          <w:rtl/>
        </w:rPr>
        <w:t xml:space="preserve"> </w:t>
      </w:r>
      <w:r w:rsidRPr="00F733A3">
        <w:rPr>
          <w:rFonts w:cs="B Lotus" w:hint="eastAsia"/>
          <w:sz w:val="28"/>
          <w:szCs w:val="28"/>
          <w:rtl/>
        </w:rPr>
        <w:t>شرکت</w:t>
      </w:r>
      <w:r w:rsidRPr="00F733A3">
        <w:rPr>
          <w:rFonts w:cs="B Lotus"/>
          <w:sz w:val="28"/>
          <w:szCs w:val="28"/>
          <w:rtl/>
        </w:rPr>
        <w:t xml:space="preserve"> </w:t>
      </w:r>
      <w:r w:rsidRPr="00F733A3">
        <w:rPr>
          <w:rFonts w:cs="B Lotus" w:hint="eastAsia"/>
          <w:sz w:val="28"/>
          <w:szCs w:val="28"/>
          <w:rtl/>
        </w:rPr>
        <w:t>ب</w:t>
      </w:r>
      <w:r w:rsidRPr="00F733A3">
        <w:rPr>
          <w:rFonts w:cs="B Lotus"/>
          <w:sz w:val="28"/>
          <w:szCs w:val="28"/>
          <w:rtl/>
        </w:rPr>
        <w:t>ی</w:t>
      </w:r>
      <w:r w:rsidRPr="00F733A3">
        <w:rPr>
          <w:rFonts w:cs="B Lotus" w:hint="eastAsia"/>
          <w:sz w:val="28"/>
          <w:szCs w:val="28"/>
          <w:rtl/>
        </w:rPr>
        <w:t>مه</w:t>
      </w:r>
    </w:p>
    <w:p w14:paraId="5D79F187" w14:textId="77777777" w:rsidR="00EA2347" w:rsidRPr="00F733A3" w:rsidRDefault="00EA2347" w:rsidP="00EA2347">
      <w:pPr>
        <w:rPr>
          <w:rFonts w:cs="B Lotus"/>
          <w:sz w:val="32"/>
          <w:szCs w:val="32"/>
        </w:rPr>
      </w:pPr>
      <w:r w:rsidRPr="00F733A3">
        <w:rPr>
          <w:rFonts w:cs="B Lotus"/>
          <w:sz w:val="32"/>
          <w:szCs w:val="32"/>
        </w:rPr>
        <w:t xml:space="preserve">Username : </w:t>
      </w:r>
      <w:r w:rsidRPr="00F733A3">
        <w:rPr>
          <w:rFonts w:cs="B Lotus" w:hint="eastAsia"/>
          <w:sz w:val="28"/>
          <w:szCs w:val="28"/>
          <w:rtl/>
        </w:rPr>
        <w:t>نام</w:t>
      </w:r>
      <w:r w:rsidRPr="00F733A3">
        <w:rPr>
          <w:rFonts w:cs="B Lotus"/>
          <w:sz w:val="28"/>
          <w:szCs w:val="28"/>
          <w:rtl/>
        </w:rPr>
        <w:t xml:space="preserve"> </w:t>
      </w:r>
      <w:r w:rsidRPr="00F733A3">
        <w:rPr>
          <w:rFonts w:cs="B Lotus" w:hint="eastAsia"/>
          <w:sz w:val="28"/>
          <w:szCs w:val="28"/>
          <w:rtl/>
        </w:rPr>
        <w:t>کاربر</w:t>
      </w:r>
      <w:r w:rsidRPr="00F733A3">
        <w:rPr>
          <w:rFonts w:cs="B Lotus"/>
          <w:sz w:val="28"/>
          <w:szCs w:val="28"/>
          <w:rtl/>
        </w:rPr>
        <w:t>ی</w:t>
      </w:r>
      <w:r w:rsidRPr="00F733A3">
        <w:rPr>
          <w:rFonts w:cs="B Lotus"/>
          <w:sz w:val="32"/>
          <w:szCs w:val="32"/>
        </w:rPr>
        <w:t xml:space="preserve"> </w:t>
      </w:r>
    </w:p>
    <w:p w14:paraId="2A33A28F" w14:textId="77777777" w:rsidR="00EA2347" w:rsidRPr="00F733A3" w:rsidRDefault="00EA2347" w:rsidP="00EA2347">
      <w:pPr>
        <w:rPr>
          <w:rFonts w:cs="B Lotus"/>
          <w:sz w:val="28"/>
          <w:szCs w:val="28"/>
          <w:rtl/>
        </w:rPr>
      </w:pPr>
      <w:r w:rsidRPr="00F733A3">
        <w:rPr>
          <w:rFonts w:cs="B Lotus"/>
          <w:sz w:val="32"/>
          <w:szCs w:val="32"/>
        </w:rPr>
        <w:t xml:space="preserve">Password : </w:t>
      </w:r>
      <w:r w:rsidRPr="00F733A3">
        <w:rPr>
          <w:rFonts w:cs="B Lotus" w:hint="eastAsia"/>
          <w:sz w:val="28"/>
          <w:szCs w:val="28"/>
          <w:rtl/>
        </w:rPr>
        <w:t>کلمه</w:t>
      </w:r>
      <w:r w:rsidRPr="00F733A3">
        <w:rPr>
          <w:rFonts w:cs="B Lotus"/>
          <w:sz w:val="28"/>
          <w:szCs w:val="28"/>
          <w:rtl/>
        </w:rPr>
        <w:t xml:space="preserve"> </w:t>
      </w:r>
      <w:r w:rsidRPr="00F733A3">
        <w:rPr>
          <w:rFonts w:cs="B Lotus" w:hint="eastAsia"/>
          <w:sz w:val="28"/>
          <w:szCs w:val="28"/>
          <w:rtl/>
        </w:rPr>
        <w:t>عبور</w:t>
      </w:r>
    </w:p>
    <w:p w14:paraId="19F00B9D" w14:textId="77777777" w:rsidR="00EA2347" w:rsidRPr="00F733A3" w:rsidRDefault="00EA2347" w:rsidP="00EA2347">
      <w:pPr>
        <w:jc w:val="right"/>
        <w:rPr>
          <w:rFonts w:cs="B Lotus"/>
          <w:sz w:val="32"/>
          <w:szCs w:val="32"/>
        </w:rPr>
      </w:pPr>
    </w:p>
    <w:p w14:paraId="28FA3A56" w14:textId="77777777" w:rsidR="00EA2347" w:rsidRPr="00F733A3" w:rsidRDefault="00EA2347" w:rsidP="00EA2347">
      <w:pPr>
        <w:rPr>
          <w:rFonts w:cs="B Lotus"/>
          <w:sz w:val="32"/>
          <w:szCs w:val="32"/>
          <w:rtl/>
        </w:rPr>
      </w:pPr>
      <w:r w:rsidRPr="00F733A3">
        <w:rPr>
          <w:rFonts w:cs="B Lotus" w:hint="eastAsia"/>
          <w:sz w:val="32"/>
          <w:szCs w:val="32"/>
          <w:rtl/>
        </w:rPr>
        <w:t>خروج</w:t>
      </w:r>
      <w:r w:rsidRPr="00F733A3">
        <w:rPr>
          <w:rFonts w:cs="B Lotus"/>
          <w:sz w:val="32"/>
          <w:szCs w:val="32"/>
          <w:rtl/>
        </w:rPr>
        <w:t xml:space="preserve">ی: </w:t>
      </w:r>
      <w:r w:rsidRPr="00F733A3">
        <w:rPr>
          <w:rFonts w:cs="B Lotus" w:hint="eastAsia"/>
          <w:sz w:val="32"/>
          <w:szCs w:val="32"/>
          <w:rtl/>
        </w:rPr>
        <w:t>آبجکت</w:t>
      </w:r>
      <w:r w:rsidRPr="00F733A3">
        <w:rPr>
          <w:rFonts w:cs="B Lotus"/>
          <w:sz w:val="32"/>
          <w:szCs w:val="32"/>
          <w:rtl/>
        </w:rPr>
        <w:t xml:space="preserve">ی </w:t>
      </w:r>
      <w:r w:rsidRPr="00F733A3">
        <w:rPr>
          <w:rFonts w:cs="B Lotus" w:hint="eastAsia"/>
          <w:sz w:val="32"/>
          <w:szCs w:val="32"/>
          <w:rtl/>
        </w:rPr>
        <w:t>از</w:t>
      </w:r>
      <w:r w:rsidRPr="00F733A3">
        <w:rPr>
          <w:rFonts w:cs="B Lotus"/>
          <w:sz w:val="32"/>
          <w:szCs w:val="32"/>
          <w:rtl/>
        </w:rPr>
        <w:t xml:space="preserve"> </w:t>
      </w:r>
      <w:r w:rsidRPr="00F733A3">
        <w:rPr>
          <w:rFonts w:cs="B Lotus" w:hint="eastAsia"/>
          <w:sz w:val="32"/>
          <w:szCs w:val="32"/>
          <w:rtl/>
        </w:rPr>
        <w:t>نوع</w:t>
      </w:r>
      <w:r w:rsidRPr="00F733A3">
        <w:rPr>
          <w:rFonts w:cs="B Lotus"/>
          <w:sz w:val="32"/>
          <w:szCs w:val="32"/>
          <w:rtl/>
        </w:rPr>
        <w:t xml:space="preserve"> </w:t>
      </w:r>
      <w:r w:rsidRPr="00F733A3">
        <w:rPr>
          <w:rFonts w:cs="B Lotus" w:hint="eastAsia"/>
          <w:sz w:val="32"/>
          <w:szCs w:val="32"/>
          <w:rtl/>
        </w:rPr>
        <w:t>کلاس</w:t>
      </w:r>
      <w:r w:rsidRPr="00F733A3">
        <w:rPr>
          <w:rFonts w:cs="B Lotus"/>
          <w:sz w:val="32"/>
          <w:szCs w:val="32"/>
          <w:rtl/>
        </w:rPr>
        <w:t xml:space="preserve"> </w:t>
      </w:r>
      <w:r w:rsidRPr="00F733A3">
        <w:rPr>
          <w:rFonts w:cs="B Lotus"/>
          <w:sz w:val="32"/>
          <w:szCs w:val="32"/>
        </w:rPr>
        <w:t xml:space="preserve"> </w:t>
      </w:r>
      <w:r w:rsidRPr="00F733A3">
        <w:rPr>
          <w:rFonts w:ascii="Consolas" w:hAnsi="Consolas" w:cs="B Lotus"/>
          <w:color w:val="2B91AF"/>
          <w:sz w:val="20"/>
          <w:szCs w:val="20"/>
        </w:rPr>
        <w:t>GetBrnhFldCodResult</w:t>
      </w:r>
    </w:p>
    <w:p w14:paraId="229CC6D7"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GetBrnhFldCodResult</w:t>
      </w:r>
    </w:p>
    <w:p w14:paraId="7384F886"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4F3F2563"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BrnhFldCod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cs="B Lotus"/>
          <w:sz w:val="24"/>
          <w:szCs w:val="24"/>
          <w:rtl/>
        </w:rPr>
        <w:t xml:space="preserve">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شعبه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در</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شبکه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فروش</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بيمه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مرکز</w:t>
      </w:r>
      <w:r w:rsidRPr="00F733A3">
        <w:rPr>
          <w:rFonts w:ascii="Consolas" w:hAnsi="Consolas" w:cs="B Lotus"/>
          <w:color w:val="000000"/>
          <w:sz w:val="20"/>
          <w:szCs w:val="20"/>
          <w:rtl/>
        </w:rPr>
        <w:t>ی</w:t>
      </w:r>
    </w:p>
    <w:p w14:paraId="448A38C8"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p>
    <w:p w14:paraId="05B12721"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List</w:t>
      </w:r>
      <w:r w:rsidRPr="00F733A3">
        <w:rPr>
          <w:rFonts w:ascii="Consolas" w:hAnsi="Consolas" w:cs="B Lotus"/>
          <w:color w:val="000000"/>
          <w:sz w:val="20"/>
          <w:szCs w:val="20"/>
        </w:rPr>
        <w:t>&lt;</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&gt; Errors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p>
    <w:p w14:paraId="7836C1A0" w14:textId="77777777" w:rsidR="00EA2347" w:rsidRPr="00F733A3" w:rsidRDefault="00EA2347" w:rsidP="00EA2347">
      <w:pPr>
        <w:pStyle w:val="ListParagraph"/>
        <w:ind w:left="0"/>
        <w:rPr>
          <w:rFonts w:cs="B Lotus"/>
          <w:sz w:val="32"/>
          <w:szCs w:val="32"/>
          <w:lang w:bidi="fa-IR"/>
        </w:rPr>
      </w:pPr>
      <w:r w:rsidRPr="00F733A3">
        <w:rPr>
          <w:rFonts w:ascii="Consolas" w:hAnsi="Consolas" w:cs="B Lotus"/>
          <w:color w:val="000000"/>
          <w:sz w:val="20"/>
          <w:szCs w:val="20"/>
          <w:lang w:bidi="fa-IR"/>
        </w:rPr>
        <w:t xml:space="preserve">    }</w:t>
      </w:r>
    </w:p>
    <w:p w14:paraId="67AF1082" w14:textId="77777777" w:rsidR="00EA2347" w:rsidRPr="00F733A3" w:rsidRDefault="00EA2347" w:rsidP="00EA2347">
      <w:pPr>
        <w:pStyle w:val="ListParagraph"/>
        <w:bidi/>
        <w:ind w:left="0"/>
        <w:rPr>
          <w:rFonts w:cs="B Lotus"/>
          <w:sz w:val="32"/>
          <w:szCs w:val="32"/>
          <w:rtl/>
          <w:lang w:bidi="fa-IR"/>
        </w:rPr>
      </w:pPr>
      <w:r w:rsidRPr="00F733A3">
        <w:rPr>
          <w:rFonts w:cs="B Lotus"/>
          <w:sz w:val="32"/>
          <w:szCs w:val="32"/>
          <w:lang w:bidi="fa-IR"/>
        </w:rPr>
        <w:br w:type="page"/>
      </w:r>
      <w:r w:rsidRPr="00F733A3">
        <w:rPr>
          <w:rFonts w:cs="B Lotus"/>
          <w:sz w:val="32"/>
          <w:szCs w:val="32"/>
          <w:lang w:bidi="fa-IR"/>
        </w:rPr>
        <w:lastRenderedPageBreak/>
        <w:t>4</w:t>
      </w:r>
      <w:r w:rsidRPr="00F733A3">
        <w:rPr>
          <w:rFonts w:cs="B Lotus"/>
          <w:sz w:val="32"/>
          <w:szCs w:val="32"/>
          <w:rtl/>
          <w:lang w:bidi="fa-IR"/>
        </w:rPr>
        <w:t xml:space="preserve">. </w:t>
      </w:r>
      <w:r w:rsidRPr="00F733A3">
        <w:rPr>
          <w:rFonts w:cs="B Lotus" w:hint="eastAsia"/>
          <w:sz w:val="32"/>
          <w:szCs w:val="32"/>
          <w:rtl/>
          <w:lang w:bidi="fa-IR"/>
        </w:rPr>
        <w:t>متد</w:t>
      </w:r>
      <w:r w:rsidRPr="00F733A3">
        <w:rPr>
          <w:rFonts w:cs="B Lotus"/>
          <w:sz w:val="32"/>
          <w:szCs w:val="32"/>
          <w:rtl/>
          <w:lang w:bidi="fa-IR"/>
        </w:rPr>
        <w:t xml:space="preserve"> </w:t>
      </w:r>
      <w:r w:rsidRPr="00F733A3">
        <w:rPr>
          <w:rFonts w:cs="B Lotus"/>
          <w:sz w:val="32"/>
          <w:szCs w:val="32"/>
          <w:lang w:bidi="fa-IR"/>
        </w:rPr>
        <w:t>GetBrkrFldCod</w:t>
      </w:r>
      <w:r w:rsidRPr="00F733A3">
        <w:rPr>
          <w:rFonts w:cs="B Lotus"/>
          <w:sz w:val="32"/>
          <w:szCs w:val="32"/>
          <w:rtl/>
          <w:lang w:bidi="fa-IR"/>
        </w:rPr>
        <w:t xml:space="preserve"> </w:t>
      </w:r>
      <w:r w:rsidRPr="00F733A3">
        <w:rPr>
          <w:rFonts w:cs="B Lotus" w:hint="eastAsia"/>
          <w:sz w:val="32"/>
          <w:szCs w:val="32"/>
          <w:rtl/>
          <w:lang w:bidi="fa-IR"/>
        </w:rPr>
        <w:t>جهت</w:t>
      </w:r>
      <w:r w:rsidRPr="00F733A3">
        <w:rPr>
          <w:rFonts w:cs="B Lotus"/>
          <w:sz w:val="32"/>
          <w:szCs w:val="32"/>
          <w:rtl/>
          <w:lang w:bidi="fa-IR"/>
        </w:rPr>
        <w:t xml:space="preserve"> </w:t>
      </w:r>
      <w:r w:rsidRPr="00F733A3">
        <w:rPr>
          <w:rFonts w:cs="B Lotus" w:hint="eastAsia"/>
          <w:sz w:val="32"/>
          <w:szCs w:val="32"/>
          <w:rtl/>
          <w:lang w:bidi="fa-IR"/>
        </w:rPr>
        <w:t>در</w:t>
      </w:r>
      <w:r w:rsidRPr="00F733A3">
        <w:rPr>
          <w:rFonts w:cs="B Lotus"/>
          <w:sz w:val="32"/>
          <w:szCs w:val="32"/>
          <w:rtl/>
          <w:lang w:bidi="fa-IR"/>
        </w:rPr>
        <w:t>ی</w:t>
      </w:r>
      <w:r w:rsidRPr="00F733A3">
        <w:rPr>
          <w:rFonts w:cs="B Lotus" w:hint="eastAsia"/>
          <w:sz w:val="32"/>
          <w:szCs w:val="32"/>
          <w:rtl/>
          <w:lang w:bidi="fa-IR"/>
        </w:rPr>
        <w:t>افت</w:t>
      </w:r>
      <w:r w:rsidRPr="00F733A3">
        <w:rPr>
          <w:rFonts w:cs="B Lotus"/>
          <w:sz w:val="32"/>
          <w:szCs w:val="32"/>
          <w:rtl/>
          <w:lang w:bidi="fa-IR"/>
        </w:rPr>
        <w:t xml:space="preserve"> </w:t>
      </w:r>
      <w:r w:rsidRPr="00F733A3">
        <w:rPr>
          <w:rFonts w:cs="B Lotus" w:hint="eastAsia"/>
          <w:sz w:val="32"/>
          <w:szCs w:val="32"/>
          <w:rtl/>
          <w:lang w:bidi="fa-IR"/>
        </w:rPr>
        <w:t>کد</w:t>
      </w:r>
      <w:r w:rsidRPr="00F733A3">
        <w:rPr>
          <w:rFonts w:cs="B Lotus"/>
          <w:sz w:val="32"/>
          <w:szCs w:val="32"/>
          <w:rtl/>
          <w:lang w:bidi="fa-IR"/>
        </w:rPr>
        <w:t xml:space="preserve"> </w:t>
      </w:r>
      <w:r w:rsidRPr="00F733A3">
        <w:rPr>
          <w:rFonts w:cs="B Lotus" w:hint="eastAsia"/>
          <w:sz w:val="32"/>
          <w:szCs w:val="32"/>
          <w:rtl/>
          <w:lang w:bidi="fa-IR"/>
        </w:rPr>
        <w:t>کارگزار</w:t>
      </w:r>
      <w:r w:rsidRPr="00F733A3">
        <w:rPr>
          <w:rFonts w:cs="B Lotus"/>
          <w:sz w:val="32"/>
          <w:szCs w:val="32"/>
          <w:rtl/>
          <w:lang w:bidi="fa-IR"/>
        </w:rPr>
        <w:t xml:space="preserve"> </w:t>
      </w:r>
      <w:r w:rsidRPr="00F733A3">
        <w:rPr>
          <w:rFonts w:cs="B Lotus" w:hint="eastAsia"/>
          <w:sz w:val="32"/>
          <w:szCs w:val="32"/>
          <w:rtl/>
          <w:lang w:bidi="fa-IR"/>
        </w:rPr>
        <w:t>در</w:t>
      </w:r>
      <w:r w:rsidRPr="00F733A3">
        <w:rPr>
          <w:rFonts w:cs="B Lotus"/>
          <w:sz w:val="32"/>
          <w:szCs w:val="32"/>
          <w:rtl/>
          <w:lang w:bidi="fa-IR"/>
        </w:rPr>
        <w:t xml:space="preserve"> </w:t>
      </w:r>
      <w:r w:rsidRPr="00F733A3">
        <w:rPr>
          <w:rFonts w:cs="B Lotus" w:hint="eastAsia"/>
          <w:sz w:val="32"/>
          <w:szCs w:val="32"/>
          <w:rtl/>
          <w:lang w:bidi="fa-IR"/>
        </w:rPr>
        <w:t>سامانه</w:t>
      </w:r>
      <w:r w:rsidRPr="00F733A3">
        <w:rPr>
          <w:rFonts w:cs="B Lotus"/>
          <w:sz w:val="32"/>
          <w:szCs w:val="32"/>
          <w:rtl/>
          <w:lang w:bidi="fa-IR"/>
        </w:rPr>
        <w:t xml:space="preserve"> </w:t>
      </w:r>
      <w:r w:rsidRPr="00F733A3">
        <w:rPr>
          <w:rFonts w:cs="B Lotus" w:hint="eastAsia"/>
          <w:sz w:val="32"/>
          <w:szCs w:val="32"/>
          <w:rtl/>
          <w:lang w:bidi="fa-IR"/>
        </w:rPr>
        <w:t>شبکه</w:t>
      </w:r>
      <w:r w:rsidRPr="00F733A3">
        <w:rPr>
          <w:rFonts w:cs="B Lotus"/>
          <w:sz w:val="32"/>
          <w:szCs w:val="32"/>
          <w:rtl/>
          <w:lang w:bidi="fa-IR"/>
        </w:rPr>
        <w:t xml:space="preserve"> </w:t>
      </w:r>
      <w:r w:rsidRPr="00F733A3">
        <w:rPr>
          <w:rFonts w:cs="B Lotus" w:hint="eastAsia"/>
          <w:sz w:val="32"/>
          <w:szCs w:val="32"/>
          <w:rtl/>
          <w:lang w:bidi="fa-IR"/>
        </w:rPr>
        <w:t>فروش</w:t>
      </w:r>
      <w:r w:rsidRPr="00F733A3">
        <w:rPr>
          <w:rFonts w:cs="B Lotus"/>
          <w:sz w:val="32"/>
          <w:szCs w:val="32"/>
          <w:rtl/>
          <w:lang w:bidi="fa-IR"/>
        </w:rPr>
        <w:t xml:space="preserve"> </w:t>
      </w:r>
      <w:r w:rsidRPr="00F733A3">
        <w:rPr>
          <w:rFonts w:cs="B Lotus" w:hint="eastAsia"/>
          <w:sz w:val="32"/>
          <w:szCs w:val="32"/>
          <w:rtl/>
          <w:lang w:bidi="fa-IR"/>
        </w:rPr>
        <w:t>ب</w:t>
      </w:r>
      <w:r w:rsidRPr="00F733A3">
        <w:rPr>
          <w:rFonts w:cs="B Lotus"/>
          <w:sz w:val="32"/>
          <w:szCs w:val="32"/>
          <w:rtl/>
          <w:lang w:bidi="fa-IR"/>
        </w:rPr>
        <w:t>ی</w:t>
      </w:r>
      <w:r w:rsidRPr="00F733A3">
        <w:rPr>
          <w:rFonts w:cs="B Lotus" w:hint="eastAsia"/>
          <w:sz w:val="32"/>
          <w:szCs w:val="32"/>
          <w:rtl/>
          <w:lang w:bidi="fa-IR"/>
        </w:rPr>
        <w:t>مه</w:t>
      </w:r>
      <w:r w:rsidRPr="00F733A3">
        <w:rPr>
          <w:rFonts w:cs="B Lotus"/>
          <w:sz w:val="32"/>
          <w:szCs w:val="32"/>
          <w:rtl/>
          <w:lang w:bidi="fa-IR"/>
        </w:rPr>
        <w:t xml:space="preserve"> </w:t>
      </w:r>
      <w:r w:rsidRPr="00F733A3">
        <w:rPr>
          <w:rFonts w:cs="B Lotus" w:hint="eastAsia"/>
          <w:sz w:val="32"/>
          <w:szCs w:val="32"/>
          <w:rtl/>
          <w:lang w:bidi="fa-IR"/>
        </w:rPr>
        <w:t>مرکز</w:t>
      </w:r>
      <w:r w:rsidRPr="00F733A3">
        <w:rPr>
          <w:rFonts w:cs="B Lotus"/>
          <w:sz w:val="32"/>
          <w:szCs w:val="32"/>
          <w:rtl/>
          <w:lang w:bidi="fa-IR"/>
        </w:rPr>
        <w:t xml:space="preserve">ی </w:t>
      </w:r>
    </w:p>
    <w:p w14:paraId="42192EF5"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2B91AF"/>
          <w:sz w:val="20"/>
          <w:szCs w:val="20"/>
        </w:rPr>
        <w:t>GetBrkrFldCodResult</w:t>
      </w:r>
      <w:r w:rsidRPr="00F733A3">
        <w:rPr>
          <w:rFonts w:ascii="Consolas" w:hAnsi="Consolas" w:cs="B Lotus"/>
          <w:color w:val="000000"/>
          <w:sz w:val="20"/>
          <w:szCs w:val="20"/>
        </w:rPr>
        <w:t xml:space="preserve"> GetBrkrFldCod(</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 BrokerCode, </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 Username, </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 Password)</w:t>
      </w:r>
    </w:p>
    <w:p w14:paraId="5B2B3DC6" w14:textId="77777777" w:rsidR="00EA2347" w:rsidRPr="00F733A3" w:rsidRDefault="00EA2347" w:rsidP="00EA2347">
      <w:pPr>
        <w:rPr>
          <w:rFonts w:cs="B Lotus"/>
          <w:sz w:val="32"/>
          <w:szCs w:val="32"/>
          <w:rtl/>
        </w:rPr>
      </w:pPr>
      <w:r w:rsidRPr="00F733A3">
        <w:rPr>
          <w:rFonts w:cs="B Lotus" w:hint="eastAsia"/>
          <w:sz w:val="32"/>
          <w:szCs w:val="32"/>
          <w:rtl/>
        </w:rPr>
        <w:t>ورود</w:t>
      </w:r>
      <w:r w:rsidRPr="00F733A3">
        <w:rPr>
          <w:rFonts w:cs="B Lotus"/>
          <w:sz w:val="32"/>
          <w:szCs w:val="32"/>
          <w:rtl/>
        </w:rPr>
        <w:t>ی:</w:t>
      </w:r>
    </w:p>
    <w:p w14:paraId="24EDCDCA" w14:textId="77777777" w:rsidR="00EA2347" w:rsidRPr="00F733A3" w:rsidRDefault="00EA2347" w:rsidP="00EA2347">
      <w:pPr>
        <w:rPr>
          <w:rFonts w:cs="B Lotus"/>
          <w:sz w:val="32"/>
          <w:szCs w:val="32"/>
        </w:rPr>
      </w:pPr>
      <w:r w:rsidRPr="00F733A3">
        <w:rPr>
          <w:rFonts w:cs="B Lotus"/>
          <w:sz w:val="32"/>
          <w:szCs w:val="32"/>
          <w:rtl/>
        </w:rPr>
        <w:t xml:space="preserve"> </w:t>
      </w:r>
      <w:r w:rsidRPr="00F733A3">
        <w:rPr>
          <w:rFonts w:cs="B Lotus"/>
          <w:sz w:val="32"/>
          <w:szCs w:val="32"/>
        </w:rPr>
        <w:t>BrokerCode</w:t>
      </w:r>
      <w:r w:rsidRPr="00F733A3">
        <w:rPr>
          <w:rFonts w:ascii="Consolas" w:hAnsi="Consolas" w:cs="B Lotus"/>
          <w:color w:val="000000"/>
          <w:sz w:val="20"/>
          <w:szCs w:val="20"/>
        </w:rPr>
        <w:t xml:space="preserve">: </w:t>
      </w:r>
      <w:r w:rsidRPr="00F733A3">
        <w:rPr>
          <w:rFonts w:ascii="Consolas" w:hAnsi="Consolas" w:cs="B Lotus"/>
          <w:color w:val="000000"/>
          <w:sz w:val="20"/>
          <w:szCs w:val="20"/>
          <w:rtl/>
        </w:rPr>
        <w:t xml:space="preserve"> </w:t>
      </w:r>
      <w:r w:rsidRPr="00F733A3">
        <w:rPr>
          <w:rFonts w:cs="B Lotus" w:hint="eastAsia"/>
          <w:sz w:val="28"/>
          <w:szCs w:val="28"/>
          <w:rtl/>
        </w:rPr>
        <w:t>کد</w:t>
      </w:r>
      <w:r w:rsidRPr="00F733A3">
        <w:rPr>
          <w:rFonts w:cs="B Lotus"/>
          <w:sz w:val="28"/>
          <w:szCs w:val="28"/>
          <w:rtl/>
        </w:rPr>
        <w:t xml:space="preserve"> </w:t>
      </w:r>
      <w:r w:rsidRPr="00F733A3">
        <w:rPr>
          <w:rFonts w:cs="B Lotus" w:hint="eastAsia"/>
          <w:sz w:val="32"/>
          <w:szCs w:val="32"/>
          <w:rtl/>
        </w:rPr>
        <w:t>کارگزار</w:t>
      </w:r>
      <w:r w:rsidRPr="00F733A3">
        <w:rPr>
          <w:rFonts w:cs="B Lotus"/>
          <w:sz w:val="32"/>
          <w:szCs w:val="32"/>
          <w:rtl/>
        </w:rPr>
        <w:t xml:space="preserve"> </w:t>
      </w:r>
      <w:r w:rsidRPr="00F733A3">
        <w:rPr>
          <w:rFonts w:cs="B Lotus" w:hint="eastAsia"/>
          <w:sz w:val="28"/>
          <w:szCs w:val="28"/>
          <w:rtl/>
        </w:rPr>
        <w:t>در</w:t>
      </w:r>
      <w:r w:rsidRPr="00F733A3">
        <w:rPr>
          <w:rFonts w:cs="B Lotus"/>
          <w:sz w:val="28"/>
          <w:szCs w:val="28"/>
          <w:rtl/>
        </w:rPr>
        <w:t xml:space="preserve"> </w:t>
      </w:r>
      <w:r w:rsidRPr="00F733A3">
        <w:rPr>
          <w:rFonts w:cs="B Lotus" w:hint="eastAsia"/>
          <w:sz w:val="28"/>
          <w:szCs w:val="28"/>
          <w:rtl/>
        </w:rPr>
        <w:t>شرکت</w:t>
      </w:r>
      <w:r w:rsidRPr="00F733A3">
        <w:rPr>
          <w:rFonts w:cs="B Lotus"/>
          <w:sz w:val="28"/>
          <w:szCs w:val="28"/>
          <w:rtl/>
        </w:rPr>
        <w:t xml:space="preserve"> </w:t>
      </w:r>
      <w:r w:rsidRPr="00F733A3">
        <w:rPr>
          <w:rFonts w:cs="B Lotus" w:hint="eastAsia"/>
          <w:sz w:val="28"/>
          <w:szCs w:val="28"/>
          <w:rtl/>
        </w:rPr>
        <w:t>ب</w:t>
      </w:r>
      <w:r w:rsidRPr="00F733A3">
        <w:rPr>
          <w:rFonts w:cs="B Lotus"/>
          <w:sz w:val="28"/>
          <w:szCs w:val="28"/>
          <w:rtl/>
        </w:rPr>
        <w:t>ی</w:t>
      </w:r>
      <w:r w:rsidRPr="00F733A3">
        <w:rPr>
          <w:rFonts w:cs="B Lotus" w:hint="eastAsia"/>
          <w:sz w:val="28"/>
          <w:szCs w:val="28"/>
          <w:rtl/>
        </w:rPr>
        <w:t>مه</w:t>
      </w:r>
    </w:p>
    <w:p w14:paraId="51FC97B2" w14:textId="77777777" w:rsidR="00EA2347" w:rsidRPr="00F733A3" w:rsidRDefault="00EA2347" w:rsidP="00EA2347">
      <w:pPr>
        <w:rPr>
          <w:rFonts w:cs="B Lotus"/>
          <w:sz w:val="32"/>
          <w:szCs w:val="32"/>
        </w:rPr>
      </w:pPr>
      <w:r w:rsidRPr="00F733A3">
        <w:rPr>
          <w:rFonts w:cs="B Lotus"/>
          <w:sz w:val="32"/>
          <w:szCs w:val="32"/>
        </w:rPr>
        <w:t xml:space="preserve">Username : </w:t>
      </w:r>
      <w:r w:rsidRPr="00F733A3">
        <w:rPr>
          <w:rFonts w:cs="B Lotus" w:hint="eastAsia"/>
          <w:sz w:val="28"/>
          <w:szCs w:val="28"/>
          <w:rtl/>
        </w:rPr>
        <w:t>نام</w:t>
      </w:r>
      <w:r w:rsidRPr="00F733A3">
        <w:rPr>
          <w:rFonts w:cs="B Lotus"/>
          <w:sz w:val="28"/>
          <w:szCs w:val="28"/>
          <w:rtl/>
        </w:rPr>
        <w:t xml:space="preserve"> </w:t>
      </w:r>
      <w:r w:rsidRPr="00F733A3">
        <w:rPr>
          <w:rFonts w:cs="B Lotus" w:hint="eastAsia"/>
          <w:sz w:val="28"/>
          <w:szCs w:val="28"/>
          <w:rtl/>
        </w:rPr>
        <w:t>کاربر</w:t>
      </w:r>
      <w:r w:rsidRPr="00F733A3">
        <w:rPr>
          <w:rFonts w:cs="B Lotus"/>
          <w:sz w:val="28"/>
          <w:szCs w:val="28"/>
          <w:rtl/>
        </w:rPr>
        <w:t>ی</w:t>
      </w:r>
      <w:r w:rsidRPr="00F733A3">
        <w:rPr>
          <w:rFonts w:cs="B Lotus"/>
          <w:sz w:val="32"/>
          <w:szCs w:val="32"/>
        </w:rPr>
        <w:t xml:space="preserve"> </w:t>
      </w:r>
    </w:p>
    <w:p w14:paraId="62547548" w14:textId="77777777" w:rsidR="00EA2347" w:rsidRPr="00F733A3" w:rsidRDefault="00EA2347" w:rsidP="00EA2347">
      <w:pPr>
        <w:rPr>
          <w:rFonts w:cs="B Lotus"/>
          <w:sz w:val="28"/>
          <w:szCs w:val="28"/>
          <w:rtl/>
        </w:rPr>
      </w:pPr>
      <w:r w:rsidRPr="00F733A3">
        <w:rPr>
          <w:rFonts w:cs="B Lotus"/>
          <w:sz w:val="32"/>
          <w:szCs w:val="32"/>
        </w:rPr>
        <w:t xml:space="preserve">Password : </w:t>
      </w:r>
      <w:r w:rsidRPr="00F733A3">
        <w:rPr>
          <w:rFonts w:cs="B Lotus" w:hint="eastAsia"/>
          <w:sz w:val="28"/>
          <w:szCs w:val="28"/>
          <w:rtl/>
        </w:rPr>
        <w:t>کلمه</w:t>
      </w:r>
      <w:r w:rsidRPr="00F733A3">
        <w:rPr>
          <w:rFonts w:cs="B Lotus"/>
          <w:sz w:val="28"/>
          <w:szCs w:val="28"/>
          <w:rtl/>
        </w:rPr>
        <w:t xml:space="preserve"> </w:t>
      </w:r>
      <w:r w:rsidRPr="00F733A3">
        <w:rPr>
          <w:rFonts w:cs="B Lotus" w:hint="eastAsia"/>
          <w:sz w:val="28"/>
          <w:szCs w:val="28"/>
          <w:rtl/>
        </w:rPr>
        <w:t>عبور</w:t>
      </w:r>
    </w:p>
    <w:p w14:paraId="5D244164" w14:textId="77777777" w:rsidR="00EA2347" w:rsidRPr="00F733A3" w:rsidRDefault="00EA2347" w:rsidP="00EA2347">
      <w:pPr>
        <w:jc w:val="right"/>
        <w:rPr>
          <w:rFonts w:cs="B Lotus"/>
          <w:sz w:val="32"/>
          <w:szCs w:val="32"/>
        </w:rPr>
      </w:pPr>
    </w:p>
    <w:p w14:paraId="52ED8B4B" w14:textId="77777777" w:rsidR="00EA2347" w:rsidRPr="00F733A3" w:rsidRDefault="00EA2347" w:rsidP="00EA2347">
      <w:pPr>
        <w:rPr>
          <w:rFonts w:cs="B Lotus"/>
          <w:sz w:val="32"/>
          <w:szCs w:val="32"/>
          <w:rtl/>
        </w:rPr>
      </w:pPr>
      <w:r w:rsidRPr="00F733A3">
        <w:rPr>
          <w:rFonts w:cs="B Lotus" w:hint="eastAsia"/>
          <w:sz w:val="32"/>
          <w:szCs w:val="32"/>
          <w:rtl/>
        </w:rPr>
        <w:t>خروج</w:t>
      </w:r>
      <w:r w:rsidRPr="00F733A3">
        <w:rPr>
          <w:rFonts w:cs="B Lotus"/>
          <w:sz w:val="32"/>
          <w:szCs w:val="32"/>
          <w:rtl/>
        </w:rPr>
        <w:t xml:space="preserve">ی: </w:t>
      </w:r>
      <w:r w:rsidRPr="00F733A3">
        <w:rPr>
          <w:rFonts w:cs="B Lotus" w:hint="eastAsia"/>
          <w:sz w:val="32"/>
          <w:szCs w:val="32"/>
          <w:rtl/>
        </w:rPr>
        <w:t>آبجکت</w:t>
      </w:r>
      <w:r w:rsidRPr="00F733A3">
        <w:rPr>
          <w:rFonts w:cs="B Lotus"/>
          <w:sz w:val="32"/>
          <w:szCs w:val="32"/>
          <w:rtl/>
        </w:rPr>
        <w:t xml:space="preserve">ی </w:t>
      </w:r>
      <w:r w:rsidRPr="00F733A3">
        <w:rPr>
          <w:rFonts w:cs="B Lotus" w:hint="eastAsia"/>
          <w:sz w:val="32"/>
          <w:szCs w:val="32"/>
          <w:rtl/>
        </w:rPr>
        <w:t>از</w:t>
      </w:r>
      <w:r w:rsidRPr="00F733A3">
        <w:rPr>
          <w:rFonts w:cs="B Lotus"/>
          <w:sz w:val="32"/>
          <w:szCs w:val="32"/>
          <w:rtl/>
        </w:rPr>
        <w:t xml:space="preserve"> </w:t>
      </w:r>
      <w:r w:rsidRPr="00F733A3">
        <w:rPr>
          <w:rFonts w:cs="B Lotus" w:hint="eastAsia"/>
          <w:sz w:val="32"/>
          <w:szCs w:val="32"/>
          <w:rtl/>
        </w:rPr>
        <w:t>نوع</w:t>
      </w:r>
      <w:r w:rsidRPr="00F733A3">
        <w:rPr>
          <w:rFonts w:cs="B Lotus"/>
          <w:sz w:val="32"/>
          <w:szCs w:val="32"/>
          <w:rtl/>
        </w:rPr>
        <w:t xml:space="preserve"> </w:t>
      </w:r>
      <w:r w:rsidRPr="00F733A3">
        <w:rPr>
          <w:rFonts w:cs="B Lotus" w:hint="eastAsia"/>
          <w:sz w:val="32"/>
          <w:szCs w:val="32"/>
          <w:rtl/>
        </w:rPr>
        <w:t>کلاس</w:t>
      </w:r>
      <w:r w:rsidRPr="00F733A3">
        <w:rPr>
          <w:rFonts w:cs="B Lotus"/>
          <w:sz w:val="32"/>
          <w:szCs w:val="32"/>
          <w:rtl/>
        </w:rPr>
        <w:t xml:space="preserve"> </w:t>
      </w:r>
      <w:r w:rsidRPr="00F733A3">
        <w:rPr>
          <w:rFonts w:cs="B Lotus"/>
          <w:sz w:val="32"/>
          <w:szCs w:val="32"/>
        </w:rPr>
        <w:t xml:space="preserve"> </w:t>
      </w:r>
      <w:r w:rsidRPr="00F733A3">
        <w:rPr>
          <w:rFonts w:ascii="Consolas" w:hAnsi="Consolas" w:cs="B Lotus"/>
          <w:color w:val="2B91AF"/>
          <w:sz w:val="20"/>
          <w:szCs w:val="20"/>
        </w:rPr>
        <w:t>GetBrkrFldCodResult</w:t>
      </w:r>
    </w:p>
    <w:p w14:paraId="7E05A0A6"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GetBrkrFldCodResult</w:t>
      </w:r>
    </w:p>
    <w:p w14:paraId="38F0E96E"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0D37F4CF"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BrkrFldCod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cs="B Lotus"/>
          <w:sz w:val="24"/>
          <w:szCs w:val="24"/>
          <w:rtl/>
        </w:rPr>
        <w:t xml:space="preserve">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کارگزار</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در</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شبکه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فروش</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بيمه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مرکز</w:t>
      </w:r>
      <w:r w:rsidRPr="00F733A3">
        <w:rPr>
          <w:rFonts w:ascii="Consolas" w:hAnsi="Consolas" w:cs="B Lotus"/>
          <w:color w:val="000000"/>
          <w:sz w:val="20"/>
          <w:szCs w:val="20"/>
          <w:rtl/>
        </w:rPr>
        <w:t>ی</w:t>
      </w:r>
    </w:p>
    <w:p w14:paraId="36B7667E"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p>
    <w:p w14:paraId="34E3B994"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List</w:t>
      </w:r>
      <w:r w:rsidRPr="00F733A3">
        <w:rPr>
          <w:rFonts w:ascii="Consolas" w:hAnsi="Consolas" w:cs="B Lotus"/>
          <w:color w:val="000000"/>
          <w:sz w:val="20"/>
          <w:szCs w:val="20"/>
        </w:rPr>
        <w:t>&lt;</w:t>
      </w:r>
      <w:r w:rsidRPr="00F733A3">
        <w:rPr>
          <w:rFonts w:ascii="Consolas" w:hAnsi="Consolas" w:cs="B Lotus"/>
          <w:color w:val="2B91AF"/>
          <w:sz w:val="20"/>
          <w:szCs w:val="20"/>
        </w:rPr>
        <w:t>String</w:t>
      </w:r>
      <w:r w:rsidRPr="00F733A3">
        <w:rPr>
          <w:rFonts w:ascii="Consolas" w:hAnsi="Consolas" w:cs="B Lotus"/>
          <w:color w:val="000000"/>
          <w:sz w:val="20"/>
          <w:szCs w:val="20"/>
        </w:rPr>
        <w:t xml:space="preserve">&gt; Errors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p>
    <w:p w14:paraId="1F533963" w14:textId="77777777" w:rsidR="00EA2347" w:rsidRPr="00F733A3" w:rsidRDefault="00EA2347" w:rsidP="00EA2347">
      <w:pPr>
        <w:pStyle w:val="ListParagraph"/>
        <w:ind w:left="0"/>
        <w:rPr>
          <w:rFonts w:cs="B Lotus"/>
          <w:sz w:val="32"/>
          <w:szCs w:val="32"/>
          <w:lang w:bidi="fa-IR"/>
        </w:rPr>
      </w:pPr>
      <w:r w:rsidRPr="00F733A3">
        <w:rPr>
          <w:rFonts w:ascii="Consolas" w:hAnsi="Consolas" w:cs="B Lotus"/>
          <w:color w:val="000000"/>
          <w:sz w:val="20"/>
          <w:szCs w:val="20"/>
          <w:lang w:bidi="fa-IR"/>
        </w:rPr>
        <w:t xml:space="preserve">    }</w:t>
      </w:r>
    </w:p>
    <w:p w14:paraId="56CD3D8A" w14:textId="77777777" w:rsidR="00EA2347" w:rsidRPr="00F733A3" w:rsidRDefault="00EA2347" w:rsidP="005E3080">
      <w:pPr>
        <w:rPr>
          <w:rFonts w:ascii="Consolas" w:hAnsi="Consolas" w:cs="B Lotus"/>
          <w:color w:val="000000"/>
          <w:sz w:val="20"/>
          <w:szCs w:val="20"/>
          <w:rtl/>
        </w:rPr>
      </w:pPr>
      <w:r w:rsidRPr="00F733A3">
        <w:rPr>
          <w:rFonts w:cs="B Lotus"/>
          <w:sz w:val="32"/>
          <w:szCs w:val="32"/>
        </w:rPr>
        <w:br w:type="page"/>
      </w:r>
    </w:p>
    <w:p w14:paraId="1ABEC847" w14:textId="77777777" w:rsidR="00EA2347" w:rsidRPr="00F733A3" w:rsidRDefault="00EA2347" w:rsidP="00B21F61">
      <w:pPr>
        <w:bidi w:val="0"/>
        <w:jc w:val="center"/>
        <w:rPr>
          <w:rFonts w:cs="B Lotus"/>
          <w:sz w:val="32"/>
          <w:szCs w:val="32"/>
        </w:rPr>
      </w:pPr>
      <w:r w:rsidRPr="00F733A3">
        <w:rPr>
          <w:rFonts w:cs="B Lotus" w:hint="eastAsia"/>
          <w:sz w:val="32"/>
          <w:szCs w:val="32"/>
          <w:rtl/>
        </w:rPr>
        <w:lastRenderedPageBreak/>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1</w:t>
      </w:r>
    </w:p>
    <w:p w14:paraId="241609E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AgncFldTb //</w:t>
      </w:r>
      <w:r w:rsidRPr="00F733A3">
        <w:rPr>
          <w:rFonts w:cs="B Lotus"/>
          <w:sz w:val="24"/>
          <w:szCs w:val="24"/>
          <w:rtl/>
        </w:rPr>
        <w:t xml:space="preserve"> </w:t>
      </w:r>
      <w:r w:rsidRPr="00F733A3">
        <w:rPr>
          <w:rFonts w:ascii="Consolas" w:hAnsi="Consolas" w:cs="B Lotus" w:hint="eastAsia"/>
          <w:color w:val="2B91AF"/>
          <w:sz w:val="20"/>
          <w:szCs w:val="20"/>
          <w:rtl/>
        </w:rPr>
        <w:t>اطلاعات</w:t>
      </w:r>
      <w:r w:rsidRPr="00F733A3">
        <w:rPr>
          <w:rFonts w:ascii="Consolas" w:hAnsi="Consolas" w:cs="B Lotus"/>
          <w:color w:val="2B91AF"/>
          <w:sz w:val="20"/>
          <w:szCs w:val="20"/>
          <w:rtl/>
        </w:rPr>
        <w:t xml:space="preserve"> </w:t>
      </w:r>
      <w:r w:rsidRPr="00F733A3">
        <w:rPr>
          <w:rFonts w:ascii="Consolas" w:hAnsi="Consolas" w:cs="B Lotus" w:hint="eastAsia"/>
          <w:color w:val="2B91AF"/>
          <w:sz w:val="20"/>
          <w:szCs w:val="20"/>
          <w:rtl/>
        </w:rPr>
        <w:t>نمايندگان</w:t>
      </w:r>
      <w:r w:rsidRPr="00F733A3">
        <w:rPr>
          <w:rFonts w:ascii="Consolas" w:hAnsi="Consolas" w:cs="B Lotus"/>
          <w:color w:val="2B91AF"/>
          <w:sz w:val="20"/>
          <w:szCs w:val="20"/>
          <w:rtl/>
        </w:rPr>
        <w:t xml:space="preserve"> </w:t>
      </w:r>
      <w:r w:rsidRPr="00F733A3">
        <w:rPr>
          <w:rFonts w:ascii="Consolas" w:hAnsi="Consolas" w:cs="B Lotus" w:hint="eastAsia"/>
          <w:color w:val="2B91AF"/>
          <w:sz w:val="20"/>
          <w:szCs w:val="20"/>
          <w:rtl/>
        </w:rPr>
        <w:t>ثبت</w:t>
      </w:r>
      <w:r w:rsidRPr="00F733A3">
        <w:rPr>
          <w:rFonts w:ascii="Consolas" w:hAnsi="Consolas" w:cs="B Lotus"/>
          <w:color w:val="2B91AF"/>
          <w:sz w:val="20"/>
          <w:szCs w:val="20"/>
          <w:rtl/>
        </w:rPr>
        <w:t xml:space="preserve"> </w:t>
      </w:r>
      <w:r w:rsidRPr="00F733A3">
        <w:rPr>
          <w:rFonts w:ascii="Consolas" w:hAnsi="Consolas" w:cs="B Lotus" w:hint="eastAsia"/>
          <w:color w:val="2B91AF"/>
          <w:sz w:val="20"/>
          <w:szCs w:val="20"/>
          <w:rtl/>
        </w:rPr>
        <w:t>نام</w:t>
      </w:r>
      <w:r w:rsidRPr="00F733A3">
        <w:rPr>
          <w:rFonts w:ascii="Consolas" w:hAnsi="Consolas" w:cs="B Lotus"/>
          <w:color w:val="2B91AF"/>
          <w:sz w:val="20"/>
          <w:szCs w:val="20"/>
          <w:rtl/>
        </w:rPr>
        <w:t xml:space="preserve"> </w:t>
      </w:r>
      <w:r w:rsidRPr="00F733A3">
        <w:rPr>
          <w:rFonts w:ascii="Consolas" w:hAnsi="Consolas" w:cs="B Lotus" w:hint="eastAsia"/>
          <w:color w:val="2B91AF"/>
          <w:sz w:val="20"/>
          <w:szCs w:val="20"/>
          <w:rtl/>
        </w:rPr>
        <w:t>کرده</w:t>
      </w:r>
      <w:r w:rsidR="00B21F61" w:rsidRPr="00F733A3">
        <w:rPr>
          <w:rFonts w:ascii="Consolas" w:hAnsi="Consolas" w:cs="B Lotus" w:hint="cs"/>
          <w:color w:val="2B91AF"/>
          <w:sz w:val="20"/>
          <w:szCs w:val="20"/>
          <w:rtl/>
        </w:rPr>
        <w:t xml:space="preserve"> در سنهاب</w:t>
      </w:r>
    </w:p>
    <w:p w14:paraId="7C86F95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6119A78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AgncFldTb()</w:t>
      </w:r>
    </w:p>
    <w:p w14:paraId="303C9CD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2058CF4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this</w:t>
      </w:r>
      <w:r w:rsidRPr="00F733A3">
        <w:rPr>
          <w:rFonts w:ascii="Consolas" w:hAnsi="Consolas" w:cs="B Lotus"/>
          <w:color w:val="000000"/>
          <w:sz w:val="20"/>
          <w:szCs w:val="20"/>
        </w:rPr>
        <w:t xml:space="preserve">.AgncFldLmtTb = </w:t>
      </w:r>
      <w:r w:rsidRPr="00F733A3">
        <w:rPr>
          <w:rFonts w:ascii="Consolas" w:hAnsi="Consolas" w:cs="B Lotus"/>
          <w:color w:val="0000FF"/>
          <w:sz w:val="20"/>
          <w:szCs w:val="20"/>
        </w:rPr>
        <w:t>new</w:t>
      </w:r>
      <w:r w:rsidRPr="00F733A3">
        <w:rPr>
          <w:rFonts w:ascii="Consolas" w:hAnsi="Consolas" w:cs="B Lotus"/>
          <w:color w:val="000000"/>
          <w:sz w:val="20"/>
          <w:szCs w:val="20"/>
        </w:rPr>
        <w:t xml:space="preserve"> </w:t>
      </w:r>
      <w:r w:rsidRPr="00F733A3">
        <w:rPr>
          <w:rFonts w:ascii="Consolas" w:hAnsi="Consolas" w:cs="B Lotus"/>
          <w:color w:val="2B91AF"/>
          <w:sz w:val="20"/>
          <w:szCs w:val="20"/>
        </w:rPr>
        <w:t>HashSet</w:t>
      </w:r>
      <w:r w:rsidRPr="00F733A3">
        <w:rPr>
          <w:rFonts w:ascii="Consolas" w:hAnsi="Consolas" w:cs="B Lotus"/>
          <w:color w:val="000000"/>
          <w:sz w:val="20"/>
          <w:szCs w:val="20"/>
        </w:rPr>
        <w:t>&lt;</w:t>
      </w:r>
      <w:r w:rsidRPr="00F733A3">
        <w:rPr>
          <w:rFonts w:ascii="Consolas" w:hAnsi="Consolas" w:cs="B Lotus"/>
          <w:color w:val="2B91AF"/>
          <w:sz w:val="20"/>
          <w:szCs w:val="20"/>
        </w:rPr>
        <w:t>AgncFldLmtTb</w:t>
      </w:r>
      <w:r w:rsidRPr="00F733A3">
        <w:rPr>
          <w:rFonts w:ascii="Consolas" w:hAnsi="Consolas" w:cs="B Lotus"/>
          <w:color w:val="000000"/>
          <w:sz w:val="20"/>
          <w:szCs w:val="20"/>
        </w:rPr>
        <w:t>&gt;();</w:t>
      </w:r>
    </w:p>
    <w:p w14:paraId="0A157A7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this</w:t>
      </w:r>
      <w:r w:rsidRPr="00F733A3">
        <w:rPr>
          <w:rFonts w:ascii="Consolas" w:hAnsi="Consolas" w:cs="B Lotus"/>
          <w:color w:val="000000"/>
          <w:sz w:val="20"/>
          <w:szCs w:val="20"/>
        </w:rPr>
        <w:t xml:space="preserve">.AgncFldMapTb = </w:t>
      </w:r>
      <w:r w:rsidRPr="00F733A3">
        <w:rPr>
          <w:rFonts w:ascii="Consolas" w:hAnsi="Consolas" w:cs="B Lotus"/>
          <w:color w:val="0000FF"/>
          <w:sz w:val="20"/>
          <w:szCs w:val="20"/>
        </w:rPr>
        <w:t>new</w:t>
      </w:r>
      <w:r w:rsidRPr="00F733A3">
        <w:rPr>
          <w:rFonts w:ascii="Consolas" w:hAnsi="Consolas" w:cs="B Lotus"/>
          <w:color w:val="000000"/>
          <w:sz w:val="20"/>
          <w:szCs w:val="20"/>
        </w:rPr>
        <w:t xml:space="preserve"> </w:t>
      </w:r>
      <w:r w:rsidRPr="00F733A3">
        <w:rPr>
          <w:rFonts w:ascii="Consolas" w:hAnsi="Consolas" w:cs="B Lotus"/>
          <w:color w:val="2B91AF"/>
          <w:sz w:val="20"/>
          <w:szCs w:val="20"/>
        </w:rPr>
        <w:t>HashSet</w:t>
      </w:r>
      <w:r w:rsidRPr="00F733A3">
        <w:rPr>
          <w:rFonts w:ascii="Consolas" w:hAnsi="Consolas" w:cs="B Lotus"/>
          <w:color w:val="000000"/>
          <w:sz w:val="20"/>
          <w:szCs w:val="20"/>
        </w:rPr>
        <w:t>&lt;</w:t>
      </w:r>
      <w:r w:rsidRPr="00F733A3">
        <w:rPr>
          <w:rFonts w:ascii="Consolas" w:hAnsi="Consolas" w:cs="B Lotus"/>
          <w:color w:val="2B91AF"/>
          <w:sz w:val="20"/>
          <w:szCs w:val="20"/>
        </w:rPr>
        <w:t>AgncFldMapTb</w:t>
      </w:r>
      <w:r w:rsidRPr="00F733A3">
        <w:rPr>
          <w:rFonts w:ascii="Consolas" w:hAnsi="Consolas" w:cs="B Lotus"/>
          <w:color w:val="000000"/>
          <w:sz w:val="20"/>
          <w:szCs w:val="20"/>
        </w:rPr>
        <w:t>&gt;();</w:t>
      </w:r>
    </w:p>
    <w:p w14:paraId="7508EC1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this</w:t>
      </w:r>
      <w:r w:rsidRPr="00F733A3">
        <w:rPr>
          <w:rFonts w:ascii="Consolas" w:hAnsi="Consolas" w:cs="B Lotus"/>
          <w:color w:val="000000"/>
          <w:sz w:val="20"/>
          <w:szCs w:val="20"/>
        </w:rPr>
        <w:t xml:space="preserve">.AgncFldOfcTb = </w:t>
      </w:r>
      <w:r w:rsidRPr="00F733A3">
        <w:rPr>
          <w:rFonts w:ascii="Consolas" w:hAnsi="Consolas" w:cs="B Lotus"/>
          <w:color w:val="0000FF"/>
          <w:sz w:val="20"/>
          <w:szCs w:val="20"/>
        </w:rPr>
        <w:t>new</w:t>
      </w:r>
      <w:r w:rsidRPr="00F733A3">
        <w:rPr>
          <w:rFonts w:ascii="Consolas" w:hAnsi="Consolas" w:cs="B Lotus"/>
          <w:color w:val="000000"/>
          <w:sz w:val="20"/>
          <w:szCs w:val="20"/>
        </w:rPr>
        <w:t xml:space="preserve"> </w:t>
      </w:r>
      <w:r w:rsidRPr="00F733A3">
        <w:rPr>
          <w:rFonts w:ascii="Consolas" w:hAnsi="Consolas" w:cs="B Lotus"/>
          <w:color w:val="2B91AF"/>
          <w:sz w:val="20"/>
          <w:szCs w:val="20"/>
        </w:rPr>
        <w:t>HashSet</w:t>
      </w:r>
      <w:r w:rsidRPr="00F733A3">
        <w:rPr>
          <w:rFonts w:ascii="Consolas" w:hAnsi="Consolas" w:cs="B Lotus"/>
          <w:color w:val="000000"/>
          <w:sz w:val="20"/>
          <w:szCs w:val="20"/>
        </w:rPr>
        <w:t>&lt;</w:t>
      </w:r>
      <w:r w:rsidRPr="00F733A3">
        <w:rPr>
          <w:rFonts w:ascii="Consolas" w:hAnsi="Consolas" w:cs="B Lotus"/>
          <w:color w:val="2B91AF"/>
          <w:sz w:val="20"/>
          <w:szCs w:val="20"/>
        </w:rPr>
        <w:t>AgncFldOfcTb</w:t>
      </w:r>
      <w:r w:rsidRPr="00F733A3">
        <w:rPr>
          <w:rFonts w:ascii="Consolas" w:hAnsi="Consolas" w:cs="B Lotus"/>
          <w:color w:val="000000"/>
          <w:sz w:val="20"/>
          <w:szCs w:val="20"/>
        </w:rPr>
        <w:t>&gt;();</w:t>
      </w:r>
    </w:p>
    <w:p w14:paraId="72572B8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this</w:t>
      </w:r>
      <w:r w:rsidRPr="00F733A3">
        <w:rPr>
          <w:rFonts w:ascii="Consolas" w:hAnsi="Consolas" w:cs="B Lotus"/>
          <w:color w:val="000000"/>
          <w:sz w:val="20"/>
          <w:szCs w:val="20"/>
        </w:rPr>
        <w:t xml:space="preserve">.AgncFldPrsnTb = </w:t>
      </w:r>
      <w:r w:rsidRPr="00F733A3">
        <w:rPr>
          <w:rFonts w:ascii="Consolas" w:hAnsi="Consolas" w:cs="B Lotus"/>
          <w:color w:val="0000FF"/>
          <w:sz w:val="20"/>
          <w:szCs w:val="20"/>
        </w:rPr>
        <w:t>new</w:t>
      </w:r>
      <w:r w:rsidRPr="00F733A3">
        <w:rPr>
          <w:rFonts w:ascii="Consolas" w:hAnsi="Consolas" w:cs="B Lotus"/>
          <w:color w:val="000000"/>
          <w:sz w:val="20"/>
          <w:szCs w:val="20"/>
        </w:rPr>
        <w:t xml:space="preserve"> </w:t>
      </w:r>
      <w:r w:rsidRPr="00F733A3">
        <w:rPr>
          <w:rFonts w:ascii="Consolas" w:hAnsi="Consolas" w:cs="B Lotus"/>
          <w:color w:val="2B91AF"/>
          <w:sz w:val="20"/>
          <w:szCs w:val="20"/>
        </w:rPr>
        <w:t>HashSet</w:t>
      </w:r>
      <w:r w:rsidRPr="00F733A3">
        <w:rPr>
          <w:rFonts w:ascii="Consolas" w:hAnsi="Consolas" w:cs="B Lotus"/>
          <w:color w:val="000000"/>
          <w:sz w:val="20"/>
          <w:szCs w:val="20"/>
        </w:rPr>
        <w:t>&lt;</w:t>
      </w:r>
      <w:r w:rsidRPr="00F733A3">
        <w:rPr>
          <w:rFonts w:ascii="Consolas" w:hAnsi="Consolas" w:cs="B Lotus"/>
          <w:color w:val="2B91AF"/>
          <w:sz w:val="20"/>
          <w:szCs w:val="20"/>
        </w:rPr>
        <w:t>AgncFldPrsnTb</w:t>
      </w:r>
      <w:r w:rsidRPr="00F733A3">
        <w:rPr>
          <w:rFonts w:ascii="Consolas" w:hAnsi="Consolas" w:cs="B Lotus"/>
          <w:color w:val="000000"/>
          <w:sz w:val="20"/>
          <w:szCs w:val="20"/>
        </w:rPr>
        <w:t>&gt;();</w:t>
      </w:r>
    </w:p>
    <w:p w14:paraId="152D4118"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0426FCF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p>
    <w:p w14:paraId="66C3D2B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176C24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AgncFldCod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cs="B Lotus"/>
          <w:sz w:val="24"/>
          <w:szCs w:val="24"/>
          <w:rtl/>
        </w:rPr>
        <w:t xml:space="preserve">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نماينده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در</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شبکه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فروش</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بيمه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مرکز</w:t>
      </w:r>
      <w:r w:rsidRPr="00F733A3">
        <w:rPr>
          <w:rFonts w:ascii="Consolas" w:hAnsi="Consolas" w:cs="B Lotus"/>
          <w:color w:val="000000"/>
          <w:sz w:val="20"/>
          <w:szCs w:val="20"/>
          <w:rtl/>
        </w:rPr>
        <w:t>ی</w:t>
      </w:r>
    </w:p>
    <w:p w14:paraId="44078F1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7109E7E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CmpCod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شركت</w:t>
      </w:r>
    </w:p>
    <w:p w14:paraId="24139B0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1F30633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MapAgncCod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كد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نمايندگي</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در</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شركت</w:t>
      </w:r>
    </w:p>
    <w:p w14:paraId="1E5A395A"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656F06A"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 SgnDte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انعقاد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قرارداد</w:t>
      </w:r>
    </w:p>
    <w:p w14:paraId="5051C74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C56040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 ExpDte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انقضاي</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قرارداد</w:t>
      </w:r>
    </w:p>
    <w:p w14:paraId="3AE513E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1384D2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 BgnDte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شروع</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فعاليت</w:t>
      </w:r>
    </w:p>
    <w:p w14:paraId="67F3627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7F14947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 GrntDte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اعطا</w:t>
      </w:r>
    </w:p>
    <w:p w14:paraId="53918C5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11C225C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PrvnCod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استان</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محل</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فعاليت</w:t>
      </w:r>
    </w:p>
    <w:p w14:paraId="6030D96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D120E0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System.</w:t>
      </w:r>
      <w:r w:rsidRPr="00F733A3">
        <w:rPr>
          <w:rFonts w:ascii="Consolas" w:hAnsi="Consolas" w:cs="B Lotus"/>
          <w:color w:val="2B91AF"/>
          <w:sz w:val="20"/>
          <w:szCs w:val="20"/>
        </w:rPr>
        <w:t>Guid</w:t>
      </w:r>
      <w:r w:rsidRPr="00F733A3">
        <w:rPr>
          <w:rFonts w:ascii="Consolas" w:hAnsi="Consolas" w:cs="B Lotus"/>
          <w:color w:val="000000"/>
          <w:sz w:val="20"/>
          <w:szCs w:val="20"/>
        </w:rPr>
        <w:t xml:space="preserve"> AgncFldGuid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كد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يكتا</w:t>
      </w:r>
    </w:p>
    <w:p w14:paraId="48B0FDC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905AAD1" w14:textId="77777777" w:rsidR="00B21F61" w:rsidRPr="00F733A3" w:rsidRDefault="00B21F61" w:rsidP="00B21F61">
      <w:pPr>
        <w:autoSpaceDE w:val="0"/>
        <w:autoSpaceDN w:val="0"/>
        <w:bidi w:val="0"/>
        <w:adjustRightInd w:val="0"/>
        <w:spacing w:after="0" w:line="240" w:lineRule="auto"/>
        <w:rPr>
          <w:rFonts w:ascii="Consolas" w:hAnsi="Consolas" w:cs="B Lotus"/>
          <w:color w:val="000000"/>
          <w:sz w:val="20"/>
          <w:szCs w:val="20"/>
        </w:rPr>
      </w:pPr>
    </w:p>
    <w:p w14:paraId="7976EBBD" w14:textId="5E9EDE19" w:rsidR="00EA2347" w:rsidRPr="00F733A3" w:rsidRDefault="00F47EB5" w:rsidP="00B21F61">
      <w:pPr>
        <w:autoSpaceDE w:val="0"/>
        <w:autoSpaceDN w:val="0"/>
        <w:bidi w:val="0"/>
        <w:adjustRightInd w:val="0"/>
        <w:spacing w:after="0" w:line="240" w:lineRule="auto"/>
        <w:rPr>
          <w:rFonts w:ascii="Consolas" w:hAnsi="Consolas" w:cs="B Lotus"/>
          <w:color w:val="000000"/>
          <w:sz w:val="20"/>
          <w:szCs w:val="20"/>
        </w:rPr>
      </w:pPr>
      <w:r>
        <w:rPr>
          <w:rFonts w:ascii="Consolas" w:hAnsi="Consolas" w:cs="B Lotus"/>
          <w:color w:val="000000"/>
          <w:sz w:val="20"/>
          <w:szCs w:val="20"/>
        </w:rPr>
        <w:t xml:space="preserve">      </w:t>
      </w:r>
      <w:r w:rsidR="00EA2347" w:rsidRPr="00F733A3">
        <w:rPr>
          <w:rFonts w:ascii="Consolas" w:hAnsi="Consolas" w:cs="B Lotus"/>
          <w:color w:val="000000"/>
          <w:sz w:val="20"/>
          <w:szCs w:val="20"/>
        </w:rPr>
        <w:t xml:space="preserve"> </w:t>
      </w:r>
      <w:r w:rsidR="00EA2347" w:rsidRPr="00F733A3">
        <w:rPr>
          <w:rFonts w:ascii="Consolas" w:hAnsi="Consolas" w:cs="B Lotus"/>
          <w:color w:val="0000FF"/>
          <w:sz w:val="20"/>
          <w:szCs w:val="20"/>
        </w:rPr>
        <w:t>public</w:t>
      </w:r>
      <w:r w:rsidR="00EA2347" w:rsidRPr="00F733A3">
        <w:rPr>
          <w:rFonts w:ascii="Consolas" w:hAnsi="Consolas" w:cs="B Lotus"/>
          <w:color w:val="000000"/>
          <w:sz w:val="20"/>
          <w:szCs w:val="20"/>
        </w:rPr>
        <w:t xml:space="preserve"> </w:t>
      </w:r>
      <w:r w:rsidR="00EA2347" w:rsidRPr="00F733A3">
        <w:rPr>
          <w:rFonts w:ascii="Consolas" w:hAnsi="Consolas" w:cs="B Lotus"/>
          <w:color w:val="0000FF"/>
          <w:sz w:val="20"/>
          <w:szCs w:val="20"/>
        </w:rPr>
        <w:t>virtual</w:t>
      </w:r>
      <w:r w:rsidR="00EA2347" w:rsidRPr="00F733A3">
        <w:rPr>
          <w:rFonts w:ascii="Consolas" w:hAnsi="Consolas" w:cs="B Lotus"/>
          <w:color w:val="000000"/>
          <w:sz w:val="20"/>
          <w:szCs w:val="20"/>
        </w:rPr>
        <w:t xml:space="preserve"> </w:t>
      </w:r>
      <w:r w:rsidR="00EA2347" w:rsidRPr="00F733A3">
        <w:rPr>
          <w:rFonts w:ascii="Consolas" w:hAnsi="Consolas" w:cs="B Lotus"/>
          <w:color w:val="2B91AF"/>
          <w:sz w:val="20"/>
          <w:szCs w:val="20"/>
        </w:rPr>
        <w:t>ICollection</w:t>
      </w:r>
      <w:r w:rsidR="00EA2347" w:rsidRPr="00F733A3">
        <w:rPr>
          <w:rFonts w:ascii="Consolas" w:hAnsi="Consolas" w:cs="B Lotus"/>
          <w:color w:val="000000"/>
          <w:sz w:val="20"/>
          <w:szCs w:val="20"/>
        </w:rPr>
        <w:t>&lt;</w:t>
      </w:r>
      <w:r w:rsidR="00EA2347" w:rsidRPr="00F733A3">
        <w:rPr>
          <w:rFonts w:ascii="Consolas" w:hAnsi="Consolas" w:cs="B Lotus"/>
          <w:color w:val="2B91AF"/>
          <w:sz w:val="20"/>
          <w:szCs w:val="20"/>
        </w:rPr>
        <w:t>AgncFldLmtTb</w:t>
      </w:r>
      <w:r w:rsidR="00EA2347" w:rsidRPr="00F733A3">
        <w:rPr>
          <w:rFonts w:ascii="Consolas" w:hAnsi="Consolas" w:cs="B Lotus"/>
          <w:color w:val="000000"/>
          <w:sz w:val="20"/>
          <w:szCs w:val="20"/>
        </w:rPr>
        <w:t xml:space="preserve">&gt; AgncFldLmtTb { </w:t>
      </w:r>
      <w:r w:rsidR="00EA2347" w:rsidRPr="00F733A3">
        <w:rPr>
          <w:rFonts w:ascii="Consolas" w:hAnsi="Consolas" w:cs="B Lotus"/>
          <w:color w:val="0000FF"/>
          <w:sz w:val="20"/>
          <w:szCs w:val="20"/>
        </w:rPr>
        <w:t>get</w:t>
      </w:r>
      <w:r w:rsidR="00EA2347" w:rsidRPr="00F733A3">
        <w:rPr>
          <w:rFonts w:ascii="Consolas" w:hAnsi="Consolas" w:cs="B Lotus"/>
          <w:color w:val="000000"/>
          <w:sz w:val="20"/>
          <w:szCs w:val="20"/>
        </w:rPr>
        <w:t xml:space="preserve">; </w:t>
      </w:r>
      <w:r w:rsidR="00EA2347" w:rsidRPr="00F733A3">
        <w:rPr>
          <w:rFonts w:ascii="Consolas" w:hAnsi="Consolas" w:cs="B Lotus"/>
          <w:color w:val="0000FF"/>
          <w:sz w:val="20"/>
          <w:szCs w:val="20"/>
        </w:rPr>
        <w:t>set</w:t>
      </w:r>
      <w:r w:rsidR="00EA2347" w:rsidRPr="00F733A3">
        <w:rPr>
          <w:rFonts w:ascii="Consolas" w:hAnsi="Consolas" w:cs="B Lotus"/>
          <w:color w:val="000000"/>
          <w:sz w:val="20"/>
          <w:szCs w:val="20"/>
        </w:rPr>
        <w:t>; }(</w:t>
      </w:r>
      <w:hyperlink w:anchor="p2" w:history="1">
        <w:r w:rsidR="00EA2347" w:rsidRPr="00F733A3">
          <w:rPr>
            <w:rStyle w:val="Hyperlink"/>
            <w:rFonts w:ascii="Consolas" w:hAnsi="Consolas" w:cs="B Lotus" w:hint="eastAsia"/>
            <w:sz w:val="20"/>
            <w:szCs w:val="20"/>
            <w:rtl/>
          </w:rPr>
          <w:t>پ</w:t>
        </w:r>
        <w:r w:rsidR="00EA2347" w:rsidRPr="00F733A3">
          <w:rPr>
            <w:rStyle w:val="Hyperlink"/>
            <w:rFonts w:ascii="Consolas" w:hAnsi="Consolas" w:cs="B Lotus"/>
            <w:sz w:val="20"/>
            <w:szCs w:val="20"/>
            <w:rtl/>
          </w:rPr>
          <w:t>ی</w:t>
        </w:r>
        <w:r w:rsidR="00EA2347" w:rsidRPr="00F733A3">
          <w:rPr>
            <w:rStyle w:val="Hyperlink"/>
            <w:rFonts w:ascii="Consolas" w:hAnsi="Consolas" w:cs="B Lotus" w:hint="eastAsia"/>
            <w:sz w:val="20"/>
            <w:szCs w:val="20"/>
            <w:rtl/>
          </w:rPr>
          <w:t>وست</w:t>
        </w:r>
        <w:r w:rsidR="00EA2347" w:rsidRPr="00F733A3">
          <w:rPr>
            <w:rStyle w:val="Hyperlink"/>
            <w:rFonts w:ascii="Consolas" w:hAnsi="Consolas" w:cs="B Lotus"/>
            <w:sz w:val="20"/>
            <w:szCs w:val="20"/>
            <w:rtl/>
          </w:rPr>
          <w:t xml:space="preserve"> 2</w:t>
        </w:r>
      </w:hyperlink>
      <w:r w:rsidR="00EA2347" w:rsidRPr="00F733A3">
        <w:rPr>
          <w:rFonts w:ascii="Consolas" w:hAnsi="Consolas" w:cs="B Lotus"/>
          <w:color w:val="000000"/>
          <w:sz w:val="20"/>
          <w:szCs w:val="20"/>
        </w:rPr>
        <w:t>)</w:t>
      </w:r>
    </w:p>
    <w:p w14:paraId="623EAD5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198DC4CB" w14:textId="599B9D7E" w:rsidR="00EA2347" w:rsidRPr="00F733A3" w:rsidRDefault="00F47EB5" w:rsidP="00B21F61">
      <w:pPr>
        <w:autoSpaceDE w:val="0"/>
        <w:autoSpaceDN w:val="0"/>
        <w:bidi w:val="0"/>
        <w:adjustRightInd w:val="0"/>
        <w:spacing w:after="0" w:line="240" w:lineRule="auto"/>
        <w:rPr>
          <w:rFonts w:ascii="Consolas" w:hAnsi="Consolas" w:cs="B Lotus"/>
          <w:color w:val="000000"/>
          <w:sz w:val="20"/>
          <w:szCs w:val="20"/>
          <w:rtl/>
        </w:rPr>
      </w:pPr>
      <w:r>
        <w:rPr>
          <w:rFonts w:ascii="Consolas" w:hAnsi="Consolas" w:cs="B Lotus"/>
          <w:color w:val="000000"/>
          <w:sz w:val="20"/>
          <w:szCs w:val="20"/>
        </w:rPr>
        <w:t xml:space="preserve">     </w:t>
      </w:r>
      <w:r w:rsidR="00EA2347" w:rsidRPr="00F733A3">
        <w:rPr>
          <w:rFonts w:ascii="Consolas" w:hAnsi="Consolas" w:cs="B Lotus"/>
          <w:color w:val="000000"/>
          <w:sz w:val="20"/>
          <w:szCs w:val="20"/>
        </w:rPr>
        <w:t xml:space="preserve">  </w:t>
      </w:r>
      <w:r w:rsidR="00EA2347" w:rsidRPr="00F733A3">
        <w:rPr>
          <w:rFonts w:ascii="Consolas" w:hAnsi="Consolas" w:cs="B Lotus"/>
          <w:color w:val="0000FF"/>
          <w:sz w:val="20"/>
          <w:szCs w:val="20"/>
        </w:rPr>
        <w:t>public</w:t>
      </w:r>
      <w:r w:rsidR="00EA2347" w:rsidRPr="00F733A3">
        <w:rPr>
          <w:rFonts w:ascii="Consolas" w:hAnsi="Consolas" w:cs="B Lotus"/>
          <w:color w:val="000000"/>
          <w:sz w:val="20"/>
          <w:szCs w:val="20"/>
        </w:rPr>
        <w:t xml:space="preserve"> </w:t>
      </w:r>
      <w:r w:rsidR="00EA2347" w:rsidRPr="00F733A3">
        <w:rPr>
          <w:rFonts w:ascii="Consolas" w:hAnsi="Consolas" w:cs="B Lotus"/>
          <w:color w:val="0000FF"/>
          <w:sz w:val="20"/>
          <w:szCs w:val="20"/>
        </w:rPr>
        <w:t>virtual</w:t>
      </w:r>
      <w:r w:rsidR="00EA2347" w:rsidRPr="00F733A3">
        <w:rPr>
          <w:rFonts w:ascii="Consolas" w:hAnsi="Consolas" w:cs="B Lotus"/>
          <w:color w:val="000000"/>
          <w:sz w:val="20"/>
          <w:szCs w:val="20"/>
        </w:rPr>
        <w:t xml:space="preserve"> </w:t>
      </w:r>
      <w:r w:rsidR="00EA2347" w:rsidRPr="00F733A3">
        <w:rPr>
          <w:rFonts w:ascii="Consolas" w:hAnsi="Consolas" w:cs="B Lotus"/>
          <w:color w:val="2B91AF"/>
          <w:sz w:val="20"/>
          <w:szCs w:val="20"/>
        </w:rPr>
        <w:t>ICollection</w:t>
      </w:r>
      <w:r w:rsidR="00EA2347" w:rsidRPr="00F733A3">
        <w:rPr>
          <w:rFonts w:ascii="Consolas" w:hAnsi="Consolas" w:cs="B Lotus"/>
          <w:color w:val="000000"/>
          <w:sz w:val="20"/>
          <w:szCs w:val="20"/>
        </w:rPr>
        <w:t>&lt;</w:t>
      </w:r>
      <w:r w:rsidR="00EA2347" w:rsidRPr="00F733A3">
        <w:rPr>
          <w:rFonts w:ascii="Consolas" w:hAnsi="Consolas" w:cs="B Lotus"/>
          <w:color w:val="2B91AF"/>
          <w:sz w:val="20"/>
          <w:szCs w:val="20"/>
        </w:rPr>
        <w:t>AgncFldMapTb</w:t>
      </w:r>
      <w:r w:rsidR="00EA2347" w:rsidRPr="00F733A3">
        <w:rPr>
          <w:rFonts w:ascii="Consolas" w:hAnsi="Consolas" w:cs="B Lotus"/>
          <w:color w:val="000000"/>
          <w:sz w:val="20"/>
          <w:szCs w:val="20"/>
        </w:rPr>
        <w:t xml:space="preserve">&gt; AgncFldMapTb { </w:t>
      </w:r>
      <w:r w:rsidR="00EA2347" w:rsidRPr="00F733A3">
        <w:rPr>
          <w:rFonts w:ascii="Consolas" w:hAnsi="Consolas" w:cs="B Lotus"/>
          <w:color w:val="0000FF"/>
          <w:sz w:val="20"/>
          <w:szCs w:val="20"/>
        </w:rPr>
        <w:t>get</w:t>
      </w:r>
      <w:r w:rsidR="00EA2347" w:rsidRPr="00F733A3">
        <w:rPr>
          <w:rFonts w:ascii="Consolas" w:hAnsi="Consolas" w:cs="B Lotus"/>
          <w:color w:val="000000"/>
          <w:sz w:val="20"/>
          <w:szCs w:val="20"/>
        </w:rPr>
        <w:t xml:space="preserve">; </w:t>
      </w:r>
      <w:r w:rsidR="00EA2347" w:rsidRPr="00F733A3">
        <w:rPr>
          <w:rFonts w:ascii="Consolas" w:hAnsi="Consolas" w:cs="B Lotus"/>
          <w:color w:val="0000FF"/>
          <w:sz w:val="20"/>
          <w:szCs w:val="20"/>
        </w:rPr>
        <w:t>set</w:t>
      </w:r>
      <w:r w:rsidR="00EA2347" w:rsidRPr="00F733A3">
        <w:rPr>
          <w:rFonts w:ascii="Consolas" w:hAnsi="Consolas" w:cs="B Lotus"/>
          <w:color w:val="000000"/>
          <w:sz w:val="20"/>
          <w:szCs w:val="20"/>
        </w:rPr>
        <w:t>; }(</w:t>
      </w:r>
      <w:hyperlink w:anchor="p8" w:history="1">
        <w:r w:rsidR="00EA2347" w:rsidRPr="00F733A3">
          <w:rPr>
            <w:rStyle w:val="Hyperlink"/>
            <w:rFonts w:ascii="Consolas" w:hAnsi="Consolas" w:cs="B Lotus" w:hint="eastAsia"/>
            <w:sz w:val="20"/>
            <w:szCs w:val="20"/>
            <w:rtl/>
          </w:rPr>
          <w:t>پ</w:t>
        </w:r>
        <w:r w:rsidR="00EA2347" w:rsidRPr="00F733A3">
          <w:rPr>
            <w:rStyle w:val="Hyperlink"/>
            <w:rFonts w:ascii="Consolas" w:hAnsi="Consolas" w:cs="B Lotus"/>
            <w:sz w:val="20"/>
            <w:szCs w:val="20"/>
            <w:rtl/>
          </w:rPr>
          <w:t>ی</w:t>
        </w:r>
        <w:r w:rsidR="00EA2347" w:rsidRPr="00F733A3">
          <w:rPr>
            <w:rStyle w:val="Hyperlink"/>
            <w:rFonts w:ascii="Consolas" w:hAnsi="Consolas" w:cs="B Lotus" w:hint="eastAsia"/>
            <w:sz w:val="20"/>
            <w:szCs w:val="20"/>
            <w:rtl/>
          </w:rPr>
          <w:t>وست</w:t>
        </w:r>
        <w:r w:rsidR="00EA2347" w:rsidRPr="00F733A3">
          <w:rPr>
            <w:rStyle w:val="Hyperlink"/>
            <w:rFonts w:ascii="Consolas" w:hAnsi="Consolas" w:cs="B Lotus"/>
            <w:sz w:val="20"/>
            <w:szCs w:val="20"/>
            <w:rtl/>
          </w:rPr>
          <w:t xml:space="preserve"> 8</w:t>
        </w:r>
      </w:hyperlink>
      <w:r w:rsidR="00EA2347" w:rsidRPr="00F733A3">
        <w:rPr>
          <w:rFonts w:ascii="Consolas" w:hAnsi="Consolas" w:cs="B Lotus"/>
          <w:color w:val="000000"/>
          <w:sz w:val="20"/>
          <w:szCs w:val="20"/>
        </w:rPr>
        <w:t>)</w:t>
      </w:r>
    </w:p>
    <w:p w14:paraId="6EC36AD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59E5FAA4" w14:textId="12265BB4" w:rsidR="00EA2347" w:rsidRPr="00F733A3" w:rsidRDefault="00F47EB5" w:rsidP="00B21F61">
      <w:pPr>
        <w:autoSpaceDE w:val="0"/>
        <w:autoSpaceDN w:val="0"/>
        <w:bidi w:val="0"/>
        <w:adjustRightInd w:val="0"/>
        <w:spacing w:after="0" w:line="240" w:lineRule="auto"/>
        <w:rPr>
          <w:rFonts w:ascii="Consolas" w:hAnsi="Consolas" w:cs="B Lotus"/>
          <w:color w:val="000000"/>
          <w:sz w:val="20"/>
          <w:szCs w:val="20"/>
        </w:rPr>
      </w:pPr>
      <w:r>
        <w:rPr>
          <w:rFonts w:ascii="Consolas" w:hAnsi="Consolas" w:cs="B Lotus"/>
          <w:color w:val="000000"/>
          <w:sz w:val="20"/>
          <w:szCs w:val="20"/>
        </w:rPr>
        <w:t xml:space="preserve">    </w:t>
      </w:r>
      <w:r w:rsidR="00EA2347" w:rsidRPr="00F733A3">
        <w:rPr>
          <w:rFonts w:ascii="Consolas" w:hAnsi="Consolas" w:cs="B Lotus"/>
          <w:color w:val="000000"/>
          <w:sz w:val="20"/>
          <w:szCs w:val="20"/>
        </w:rPr>
        <w:t xml:space="preserve">   </w:t>
      </w:r>
      <w:r w:rsidR="00EA2347" w:rsidRPr="00F733A3">
        <w:rPr>
          <w:rFonts w:ascii="Consolas" w:hAnsi="Consolas" w:cs="B Lotus"/>
          <w:color w:val="0000FF"/>
          <w:sz w:val="20"/>
          <w:szCs w:val="20"/>
        </w:rPr>
        <w:t>public</w:t>
      </w:r>
      <w:r w:rsidR="00EA2347" w:rsidRPr="00F733A3">
        <w:rPr>
          <w:rFonts w:ascii="Consolas" w:hAnsi="Consolas" w:cs="B Lotus"/>
          <w:color w:val="000000"/>
          <w:sz w:val="20"/>
          <w:szCs w:val="20"/>
        </w:rPr>
        <w:t xml:space="preserve"> </w:t>
      </w:r>
      <w:r w:rsidR="00EA2347" w:rsidRPr="00F733A3">
        <w:rPr>
          <w:rFonts w:ascii="Consolas" w:hAnsi="Consolas" w:cs="B Lotus"/>
          <w:color w:val="0000FF"/>
          <w:sz w:val="20"/>
          <w:szCs w:val="20"/>
        </w:rPr>
        <w:t>virtual</w:t>
      </w:r>
      <w:r w:rsidR="00EA2347" w:rsidRPr="00F733A3">
        <w:rPr>
          <w:rFonts w:ascii="Consolas" w:hAnsi="Consolas" w:cs="B Lotus"/>
          <w:color w:val="000000"/>
          <w:sz w:val="20"/>
          <w:szCs w:val="20"/>
        </w:rPr>
        <w:t xml:space="preserve"> </w:t>
      </w:r>
      <w:r w:rsidR="00EA2347" w:rsidRPr="00F733A3">
        <w:rPr>
          <w:rFonts w:ascii="Consolas" w:hAnsi="Consolas" w:cs="B Lotus"/>
          <w:color w:val="2B91AF"/>
          <w:sz w:val="20"/>
          <w:szCs w:val="20"/>
        </w:rPr>
        <w:t>ICollection</w:t>
      </w:r>
      <w:r w:rsidR="00EA2347" w:rsidRPr="00F733A3">
        <w:rPr>
          <w:rFonts w:ascii="Consolas" w:hAnsi="Consolas" w:cs="B Lotus"/>
          <w:color w:val="000000"/>
          <w:sz w:val="20"/>
          <w:szCs w:val="20"/>
        </w:rPr>
        <w:t>&lt;</w:t>
      </w:r>
      <w:r w:rsidR="00EA2347" w:rsidRPr="00F733A3">
        <w:rPr>
          <w:rFonts w:ascii="Consolas" w:hAnsi="Consolas" w:cs="B Lotus"/>
          <w:color w:val="2B91AF"/>
          <w:sz w:val="20"/>
          <w:szCs w:val="20"/>
        </w:rPr>
        <w:t>AgncFldOfcTb</w:t>
      </w:r>
      <w:r w:rsidR="00EA2347" w:rsidRPr="00F733A3">
        <w:rPr>
          <w:rFonts w:ascii="Consolas" w:hAnsi="Consolas" w:cs="B Lotus"/>
          <w:color w:val="000000"/>
          <w:sz w:val="20"/>
          <w:szCs w:val="20"/>
        </w:rPr>
        <w:t xml:space="preserve">&gt; AgncFldOfcTb { </w:t>
      </w:r>
      <w:r w:rsidR="00EA2347" w:rsidRPr="00F733A3">
        <w:rPr>
          <w:rFonts w:ascii="Consolas" w:hAnsi="Consolas" w:cs="B Lotus"/>
          <w:color w:val="0000FF"/>
          <w:sz w:val="20"/>
          <w:szCs w:val="20"/>
        </w:rPr>
        <w:t>get</w:t>
      </w:r>
      <w:r w:rsidR="00EA2347" w:rsidRPr="00F733A3">
        <w:rPr>
          <w:rFonts w:ascii="Consolas" w:hAnsi="Consolas" w:cs="B Lotus"/>
          <w:color w:val="000000"/>
          <w:sz w:val="20"/>
          <w:szCs w:val="20"/>
        </w:rPr>
        <w:t xml:space="preserve">; </w:t>
      </w:r>
      <w:r w:rsidR="00EA2347" w:rsidRPr="00F733A3">
        <w:rPr>
          <w:rFonts w:ascii="Consolas" w:hAnsi="Consolas" w:cs="B Lotus"/>
          <w:color w:val="0000FF"/>
          <w:sz w:val="20"/>
          <w:szCs w:val="20"/>
        </w:rPr>
        <w:t>set</w:t>
      </w:r>
      <w:r w:rsidR="00EA2347" w:rsidRPr="00F733A3">
        <w:rPr>
          <w:rFonts w:ascii="Consolas" w:hAnsi="Consolas" w:cs="B Lotus"/>
          <w:color w:val="000000"/>
          <w:sz w:val="20"/>
          <w:szCs w:val="20"/>
        </w:rPr>
        <w:t>; }(</w:t>
      </w:r>
      <w:hyperlink w:anchor="p9" w:history="1">
        <w:r w:rsidR="00EA2347" w:rsidRPr="00F733A3">
          <w:rPr>
            <w:rStyle w:val="Hyperlink"/>
            <w:rFonts w:ascii="Consolas" w:hAnsi="Consolas" w:cs="B Lotus" w:hint="eastAsia"/>
            <w:sz w:val="20"/>
            <w:szCs w:val="20"/>
            <w:rtl/>
          </w:rPr>
          <w:t>پ</w:t>
        </w:r>
        <w:r w:rsidR="00EA2347" w:rsidRPr="00F733A3">
          <w:rPr>
            <w:rStyle w:val="Hyperlink"/>
            <w:rFonts w:ascii="Consolas" w:hAnsi="Consolas" w:cs="B Lotus"/>
            <w:sz w:val="20"/>
            <w:szCs w:val="20"/>
            <w:rtl/>
          </w:rPr>
          <w:t>ی</w:t>
        </w:r>
        <w:r w:rsidR="00EA2347" w:rsidRPr="00F733A3">
          <w:rPr>
            <w:rStyle w:val="Hyperlink"/>
            <w:rFonts w:ascii="Consolas" w:hAnsi="Consolas" w:cs="B Lotus" w:hint="eastAsia"/>
            <w:sz w:val="20"/>
            <w:szCs w:val="20"/>
            <w:rtl/>
          </w:rPr>
          <w:t>وست</w:t>
        </w:r>
        <w:r w:rsidR="00EA2347" w:rsidRPr="00F733A3">
          <w:rPr>
            <w:rStyle w:val="Hyperlink"/>
            <w:rFonts w:ascii="Consolas" w:hAnsi="Consolas" w:cs="B Lotus"/>
            <w:sz w:val="20"/>
            <w:szCs w:val="20"/>
            <w:rtl/>
          </w:rPr>
          <w:t xml:space="preserve"> 9</w:t>
        </w:r>
      </w:hyperlink>
      <w:r w:rsidR="00EA2347" w:rsidRPr="00F733A3">
        <w:rPr>
          <w:rFonts w:ascii="Consolas" w:hAnsi="Consolas" w:cs="B Lotus"/>
          <w:color w:val="000000"/>
          <w:sz w:val="20"/>
          <w:szCs w:val="20"/>
        </w:rPr>
        <w:t>)</w:t>
      </w:r>
    </w:p>
    <w:p w14:paraId="66CD454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BE6F37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AgncFldTypTb</w:t>
      </w:r>
      <w:r w:rsidRPr="00F733A3">
        <w:rPr>
          <w:rFonts w:ascii="Consolas" w:hAnsi="Consolas" w:cs="B Lotus"/>
          <w:color w:val="000000"/>
          <w:sz w:val="20"/>
          <w:szCs w:val="20"/>
        </w:rPr>
        <w:t xml:space="preserve"> AgncFldTypTb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5"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15</w:t>
        </w:r>
      </w:hyperlink>
      <w:r w:rsidRPr="00F733A3">
        <w:rPr>
          <w:rFonts w:ascii="Consolas" w:hAnsi="Consolas" w:cs="B Lotus"/>
          <w:color w:val="000000"/>
          <w:sz w:val="20"/>
          <w:szCs w:val="20"/>
        </w:rPr>
        <w:t>)</w:t>
      </w:r>
    </w:p>
    <w:p w14:paraId="16169A5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7C2C809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CmpBrnhTb</w:t>
      </w:r>
      <w:r w:rsidRPr="00F733A3">
        <w:rPr>
          <w:rFonts w:ascii="Consolas" w:hAnsi="Consolas" w:cs="B Lotus"/>
          <w:color w:val="000000"/>
          <w:sz w:val="20"/>
          <w:szCs w:val="20"/>
        </w:rPr>
        <w:t xml:space="preserve"> CmpBrnhTb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6"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16</w:t>
        </w:r>
      </w:hyperlink>
      <w:r w:rsidRPr="00F733A3">
        <w:rPr>
          <w:rFonts w:ascii="Consolas" w:hAnsi="Consolas" w:cs="B Lotus"/>
          <w:color w:val="000000"/>
          <w:sz w:val="20"/>
          <w:szCs w:val="20"/>
        </w:rPr>
        <w:t>)</w:t>
      </w:r>
    </w:p>
    <w:p w14:paraId="524DA0B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71B0BC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LglTb</w:t>
      </w:r>
      <w:r w:rsidRPr="00F733A3">
        <w:rPr>
          <w:rFonts w:ascii="Consolas" w:hAnsi="Consolas" w:cs="B Lotus"/>
          <w:color w:val="000000"/>
          <w:sz w:val="20"/>
          <w:szCs w:val="20"/>
        </w:rPr>
        <w:t xml:space="preserve"> LglTb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7"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17</w:t>
        </w:r>
      </w:hyperlink>
      <w:r w:rsidRPr="00F733A3">
        <w:rPr>
          <w:rFonts w:ascii="Consolas" w:hAnsi="Consolas" w:cs="B Lotus"/>
          <w:color w:val="000000"/>
          <w:sz w:val="20"/>
          <w:szCs w:val="20"/>
        </w:rPr>
        <w:t>)</w:t>
      </w:r>
    </w:p>
    <w:p w14:paraId="33A0C5B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9CCC15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StsTb</w:t>
      </w:r>
      <w:r w:rsidRPr="00F733A3">
        <w:rPr>
          <w:rFonts w:ascii="Consolas" w:hAnsi="Consolas" w:cs="B Lotus"/>
          <w:color w:val="000000"/>
          <w:sz w:val="20"/>
          <w:szCs w:val="20"/>
        </w:rPr>
        <w:t xml:space="preserve"> StsTb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8"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18</w:t>
        </w:r>
      </w:hyperlink>
      <w:r w:rsidRPr="00F733A3">
        <w:rPr>
          <w:rFonts w:ascii="Consolas" w:hAnsi="Consolas" w:cs="B Lotus"/>
          <w:color w:val="000000"/>
          <w:sz w:val="20"/>
          <w:szCs w:val="20"/>
        </w:rPr>
        <w:t>)</w:t>
      </w:r>
    </w:p>
    <w:p w14:paraId="7F21D64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50258FE5" w14:textId="5EC3FFC5" w:rsidR="00EA2347" w:rsidRPr="00F733A3" w:rsidRDefault="00EA2347" w:rsidP="00F47EB5">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ICollection</w:t>
      </w:r>
      <w:r w:rsidRPr="00F733A3">
        <w:rPr>
          <w:rFonts w:ascii="Consolas" w:hAnsi="Consolas" w:cs="B Lotus"/>
          <w:color w:val="000000"/>
          <w:sz w:val="20"/>
          <w:szCs w:val="20"/>
        </w:rPr>
        <w:t>&lt;</w:t>
      </w:r>
      <w:r w:rsidRPr="00F733A3">
        <w:rPr>
          <w:rFonts w:ascii="Consolas" w:hAnsi="Consolas" w:cs="B Lotus"/>
          <w:color w:val="2B91AF"/>
          <w:sz w:val="20"/>
          <w:szCs w:val="20"/>
        </w:rPr>
        <w:t>AgncFldPrsnTb</w:t>
      </w:r>
      <w:r w:rsidRPr="00F733A3">
        <w:rPr>
          <w:rFonts w:ascii="Consolas" w:hAnsi="Consolas" w:cs="B Lotus"/>
          <w:color w:val="000000"/>
          <w:sz w:val="20"/>
          <w:szCs w:val="20"/>
        </w:rPr>
        <w:t xml:space="preserve">&gt; AgncFldPrsnTb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9"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19</w:t>
        </w:r>
      </w:hyperlink>
      <w:r w:rsidRPr="00F733A3">
        <w:rPr>
          <w:rFonts w:ascii="Consolas" w:hAnsi="Consolas" w:cs="B Lotus"/>
          <w:color w:val="000000"/>
          <w:sz w:val="20"/>
          <w:szCs w:val="20"/>
        </w:rPr>
        <w:t>)</w:t>
      </w:r>
    </w:p>
    <w:p w14:paraId="4C0E300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w:t>
      </w:r>
    </w:p>
    <w:p w14:paraId="5754CB8A" w14:textId="77777777" w:rsidR="00EA2347" w:rsidRPr="00F733A3" w:rsidRDefault="00EA2347" w:rsidP="00B21F61">
      <w:pPr>
        <w:bidi w:val="0"/>
        <w:rPr>
          <w:rFonts w:ascii="Consolas" w:hAnsi="Consolas" w:cs="B Lotus"/>
          <w:color w:val="000000"/>
          <w:sz w:val="20"/>
          <w:szCs w:val="20"/>
        </w:rPr>
      </w:pPr>
      <w:r w:rsidRPr="00F733A3">
        <w:rPr>
          <w:rFonts w:ascii="Consolas" w:hAnsi="Consolas" w:cs="B Lotus"/>
          <w:color w:val="000000"/>
          <w:sz w:val="20"/>
          <w:szCs w:val="20"/>
        </w:rPr>
        <w:br w:type="page"/>
      </w:r>
    </w:p>
    <w:p w14:paraId="6B114EE9" w14:textId="77777777" w:rsidR="00EA2347" w:rsidRPr="00F733A3" w:rsidRDefault="00EA2347" w:rsidP="00B21F61">
      <w:pPr>
        <w:bidi w:val="0"/>
        <w:jc w:val="center"/>
        <w:rPr>
          <w:rFonts w:cs="B Lotus"/>
          <w:sz w:val="32"/>
          <w:szCs w:val="32"/>
        </w:rPr>
      </w:pPr>
      <w:r w:rsidRPr="00F733A3">
        <w:rPr>
          <w:rFonts w:cs="B Lotus" w:hint="eastAsia"/>
          <w:sz w:val="32"/>
          <w:szCs w:val="32"/>
          <w:rtl/>
        </w:rPr>
        <w:lastRenderedPageBreak/>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2</w:t>
      </w:r>
    </w:p>
    <w:p w14:paraId="120D426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AgncFldLmtTb</w:t>
      </w:r>
      <w:r w:rsidRPr="00F733A3">
        <w:rPr>
          <w:rFonts w:cs="B Lotus"/>
          <w:sz w:val="24"/>
          <w:szCs w:val="24"/>
        </w:rPr>
        <w:t xml:space="preserve"> </w:t>
      </w:r>
      <w:r w:rsidRPr="00F733A3">
        <w:rPr>
          <w:rFonts w:ascii="Consolas" w:hAnsi="Consolas" w:cs="B Lotus"/>
          <w:color w:val="000000"/>
          <w:sz w:val="20"/>
          <w:szCs w:val="20"/>
        </w:rPr>
        <w:t>//</w:t>
      </w:r>
      <w:r w:rsidRPr="00F733A3">
        <w:rPr>
          <w:rFonts w:ascii="Consolas" w:hAnsi="Consolas" w:cs="B Lotus" w:hint="eastAsia"/>
          <w:color w:val="000000"/>
          <w:sz w:val="20"/>
          <w:szCs w:val="20"/>
          <w:rtl/>
        </w:rPr>
        <w:t>حدود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و</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اختيارات</w:t>
      </w:r>
      <w:r w:rsidR="00B21F61" w:rsidRPr="00F733A3">
        <w:rPr>
          <w:rFonts w:ascii="Consolas" w:hAnsi="Consolas" w:cs="B Lotus" w:hint="cs"/>
          <w:color w:val="000000"/>
          <w:sz w:val="20"/>
          <w:szCs w:val="20"/>
          <w:rtl/>
        </w:rPr>
        <w:t xml:space="preserve"> نماینده</w:t>
      </w:r>
    </w:p>
    <w:p w14:paraId="21B9F3CA"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75CA5BF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F369C18"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AgncFldLmtCod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cs="B Lotus"/>
          <w:sz w:val="24"/>
          <w:szCs w:val="24"/>
        </w:rPr>
        <w:t xml:space="preserve"> </w:t>
      </w:r>
      <w:r w:rsidRPr="00F733A3">
        <w:rPr>
          <w:rFonts w:ascii="Consolas" w:hAnsi="Consolas" w:cs="B Lotus"/>
          <w:color w:val="000000"/>
          <w:sz w:val="20"/>
          <w:szCs w:val="20"/>
        </w:rPr>
        <w:t>//</w:t>
      </w:r>
      <w:r w:rsidRPr="00F733A3">
        <w:rPr>
          <w:rFonts w:ascii="Consolas" w:hAnsi="Consolas" w:cs="B Lotus" w:hint="eastAsia"/>
          <w:color w:val="000000"/>
          <w:sz w:val="20"/>
          <w:szCs w:val="20"/>
          <w:rtl/>
        </w:rPr>
        <w:t>كد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حدود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و</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اختيارات</w:t>
      </w:r>
    </w:p>
    <w:p w14:paraId="1D0F39A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C24B6E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decimal</w:t>
      </w:r>
      <w:r w:rsidRPr="00F733A3">
        <w:rPr>
          <w:rFonts w:ascii="Consolas" w:hAnsi="Consolas" w:cs="B Lotus"/>
          <w:color w:val="000000"/>
          <w:sz w:val="20"/>
          <w:szCs w:val="20"/>
        </w:rPr>
        <w:t xml:space="preserve"> Lmt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cs="B Lotus"/>
          <w:sz w:val="24"/>
          <w:szCs w:val="24"/>
        </w:rPr>
        <w:t xml:space="preserve"> </w:t>
      </w:r>
      <w:r w:rsidRPr="00F733A3">
        <w:rPr>
          <w:rFonts w:ascii="Consolas" w:hAnsi="Consolas" w:cs="B Lotus"/>
          <w:color w:val="000000"/>
          <w:sz w:val="20"/>
          <w:szCs w:val="20"/>
        </w:rPr>
        <w:t>//</w:t>
      </w:r>
      <w:r w:rsidRPr="00F733A3">
        <w:rPr>
          <w:rFonts w:ascii="Consolas" w:hAnsi="Consolas" w:cs="B Lotus" w:hint="eastAsia"/>
          <w:color w:val="000000"/>
          <w:sz w:val="20"/>
          <w:szCs w:val="20"/>
          <w:rtl/>
        </w:rPr>
        <w:t>سقف</w:t>
      </w:r>
    </w:p>
    <w:p w14:paraId="5788BA7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3655FB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w:t>
      </w:r>
      <w:r w:rsidRPr="00F733A3">
        <w:rPr>
          <w:rFonts w:ascii="Consolas" w:hAnsi="Consolas" w:cs="B Lotus"/>
          <w:color w:val="0000FF"/>
          <w:sz w:val="20"/>
          <w:szCs w:val="20"/>
        </w:rPr>
        <w:t>bool</w:t>
      </w:r>
      <w:r w:rsidRPr="00F733A3">
        <w:rPr>
          <w:rFonts w:ascii="Consolas" w:hAnsi="Consolas" w:cs="B Lotus"/>
          <w:color w:val="000000"/>
          <w:sz w:val="20"/>
          <w:szCs w:val="20"/>
        </w:rPr>
        <w:t xml:space="preserve">&gt; NoLmt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Arial" w:hAnsi="Arial" w:cs="B Lotus"/>
          <w:color w:val="000000"/>
          <w:sz w:val="24"/>
          <w:szCs w:val="24"/>
          <w:rtl/>
        </w:rPr>
        <w:t xml:space="preserve"> نامحدود</w:t>
      </w:r>
    </w:p>
    <w:p w14:paraId="5314A63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p>
    <w:p w14:paraId="5A39B6E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732A2F0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AgncLmtTb</w:t>
      </w:r>
      <w:r w:rsidRPr="00F733A3">
        <w:rPr>
          <w:rFonts w:ascii="Consolas" w:hAnsi="Consolas" w:cs="B Lotus"/>
          <w:color w:val="000000"/>
          <w:sz w:val="20"/>
          <w:szCs w:val="20"/>
        </w:rPr>
        <w:t xml:space="preserve"> AgncLmtTb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3"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3</w:t>
        </w:r>
      </w:hyperlink>
    </w:p>
    <w:p w14:paraId="345B167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579442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CmpFldDtlTb</w:t>
      </w:r>
      <w:r w:rsidRPr="00F733A3">
        <w:rPr>
          <w:rFonts w:ascii="Consolas" w:hAnsi="Consolas" w:cs="B Lotus"/>
          <w:color w:val="000000"/>
          <w:sz w:val="20"/>
          <w:szCs w:val="20"/>
        </w:rPr>
        <w:t xml:space="preserve"> CmpFldDtlTb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color w:val="000000"/>
          <w:sz w:val="20"/>
          <w:szCs w:val="20"/>
          <w:rtl/>
        </w:rPr>
        <w:t xml:space="preserve"> </w:t>
      </w:r>
      <w:hyperlink w:anchor="p4"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4</w:t>
        </w:r>
      </w:hyperlink>
    </w:p>
    <w:p w14:paraId="3839124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07EA31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CurTb</w:t>
      </w:r>
      <w:r w:rsidRPr="00F733A3">
        <w:rPr>
          <w:rFonts w:ascii="Consolas" w:hAnsi="Consolas" w:cs="B Lotus"/>
          <w:color w:val="000000"/>
          <w:sz w:val="20"/>
          <w:szCs w:val="20"/>
        </w:rPr>
        <w:t xml:space="preserve"> CurTb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color w:val="000000"/>
          <w:sz w:val="20"/>
          <w:szCs w:val="20"/>
          <w:rtl/>
        </w:rPr>
        <w:t xml:space="preserve"> </w:t>
      </w:r>
      <w:hyperlink w:anchor="p5"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5</w:t>
        </w:r>
      </w:hyperlink>
    </w:p>
    <w:p w14:paraId="1543111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8F30BC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FldDtlTb</w:t>
      </w:r>
      <w:r w:rsidRPr="00F733A3">
        <w:rPr>
          <w:rFonts w:ascii="Consolas" w:hAnsi="Consolas" w:cs="B Lotus"/>
          <w:color w:val="000000"/>
          <w:sz w:val="20"/>
          <w:szCs w:val="20"/>
        </w:rPr>
        <w:t xml:space="preserve"> FldDtlTb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color w:val="000000"/>
          <w:sz w:val="20"/>
          <w:szCs w:val="20"/>
          <w:rtl/>
        </w:rPr>
        <w:t xml:space="preserve"> </w:t>
      </w:r>
      <w:hyperlink w:anchor="p6"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6</w:t>
        </w:r>
      </w:hyperlink>
    </w:p>
    <w:p w14:paraId="2F188D28"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5BEBF2E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FldTb</w:t>
      </w:r>
      <w:r w:rsidRPr="00F733A3">
        <w:rPr>
          <w:rFonts w:ascii="Consolas" w:hAnsi="Consolas" w:cs="B Lotus"/>
          <w:color w:val="000000"/>
          <w:sz w:val="20"/>
          <w:szCs w:val="20"/>
        </w:rPr>
        <w:t xml:space="preserve"> FldTb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color w:val="000000"/>
          <w:sz w:val="20"/>
          <w:szCs w:val="20"/>
          <w:rtl/>
        </w:rPr>
        <w:t xml:space="preserve"> </w:t>
      </w:r>
      <w:hyperlink w:anchor="p7"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7</w:t>
        </w:r>
      </w:hyperlink>
    </w:p>
    <w:p w14:paraId="05D14FD3" w14:textId="77777777" w:rsidR="00EA2347" w:rsidRPr="00F733A3" w:rsidRDefault="00EA2347" w:rsidP="00B21F61">
      <w:pPr>
        <w:bidi w:val="0"/>
        <w:rPr>
          <w:rFonts w:cs="B Lotus"/>
          <w:sz w:val="32"/>
          <w:szCs w:val="32"/>
        </w:rPr>
      </w:pPr>
      <w:r w:rsidRPr="00F733A3">
        <w:rPr>
          <w:rFonts w:ascii="Consolas" w:hAnsi="Consolas" w:cs="B Lotus"/>
          <w:color w:val="000000"/>
          <w:sz w:val="20"/>
          <w:szCs w:val="20"/>
        </w:rPr>
        <w:t xml:space="preserve">    }</w:t>
      </w:r>
    </w:p>
    <w:p w14:paraId="49EFF9F7" w14:textId="77777777" w:rsidR="00EA2347" w:rsidRPr="00F733A3" w:rsidRDefault="00EA2347" w:rsidP="00B21F61">
      <w:pPr>
        <w:bidi w:val="0"/>
        <w:jc w:val="center"/>
        <w:rPr>
          <w:rFonts w:cs="B Lotus"/>
          <w:sz w:val="32"/>
          <w:szCs w:val="32"/>
          <w:rtl/>
        </w:rPr>
      </w:pPr>
    </w:p>
    <w:p w14:paraId="165547EF" w14:textId="77777777" w:rsidR="00EA2347" w:rsidRPr="00F733A3" w:rsidRDefault="00EA2347" w:rsidP="00B21F61">
      <w:pPr>
        <w:bidi w:val="0"/>
        <w:jc w:val="center"/>
        <w:rPr>
          <w:rFonts w:cs="B Lotus"/>
          <w:sz w:val="32"/>
          <w:szCs w:val="32"/>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3</w:t>
      </w:r>
    </w:p>
    <w:p w14:paraId="60B54F1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AgncLmtTb</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اختيارات</w:t>
      </w:r>
    </w:p>
    <w:p w14:paraId="26A76F0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005B6BAA"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4E3DFF7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AgncLmtCod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ascii="Consolas" w:hAnsi="Consolas" w:cs="B Lotus" w:hint="eastAsia"/>
          <w:color w:val="000000"/>
          <w:sz w:val="20"/>
          <w:szCs w:val="20"/>
          <w:rtl/>
        </w:rPr>
        <w:t>کد</w:t>
      </w:r>
    </w:p>
    <w:p w14:paraId="3B7F817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259630F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LmtTtl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ascii="Consolas" w:hAnsi="Consolas" w:cs="B Lotus" w:hint="eastAsia"/>
          <w:color w:val="000000"/>
          <w:sz w:val="20"/>
          <w:szCs w:val="20"/>
          <w:rtl/>
        </w:rPr>
        <w:t>عنوان</w:t>
      </w:r>
    </w:p>
    <w:p w14:paraId="0DE0FD7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0B68D5F7" w14:textId="77777777" w:rsidR="00EA2347" w:rsidRPr="00F733A3" w:rsidRDefault="00EA2347" w:rsidP="00B21F61">
      <w:pPr>
        <w:bidi w:val="0"/>
        <w:rPr>
          <w:rFonts w:ascii="Consolas" w:hAnsi="Consolas" w:cs="B Lotus"/>
          <w:color w:val="000000"/>
          <w:sz w:val="20"/>
          <w:szCs w:val="20"/>
        </w:rPr>
      </w:pPr>
      <w:r w:rsidRPr="00F733A3">
        <w:rPr>
          <w:rFonts w:ascii="Consolas" w:hAnsi="Consolas" w:cs="B Lotus"/>
          <w:color w:val="000000"/>
          <w:sz w:val="20"/>
          <w:szCs w:val="20"/>
        </w:rPr>
        <w:br w:type="page"/>
      </w:r>
    </w:p>
    <w:p w14:paraId="4FE51163" w14:textId="77777777" w:rsidR="00EA2347" w:rsidRPr="00F733A3" w:rsidRDefault="00EA2347" w:rsidP="00B21F61">
      <w:pPr>
        <w:autoSpaceDE w:val="0"/>
        <w:autoSpaceDN w:val="0"/>
        <w:bidi w:val="0"/>
        <w:adjustRightInd w:val="0"/>
        <w:spacing w:after="0" w:line="240" w:lineRule="auto"/>
        <w:rPr>
          <w:rFonts w:cs="B Lotus"/>
          <w:sz w:val="32"/>
          <w:szCs w:val="32"/>
        </w:rPr>
      </w:pPr>
    </w:p>
    <w:p w14:paraId="21D8E6B2" w14:textId="77777777" w:rsidR="00EA2347" w:rsidRPr="00F733A3" w:rsidRDefault="00EA2347" w:rsidP="00B21F61">
      <w:pPr>
        <w:bidi w:val="0"/>
        <w:jc w:val="center"/>
        <w:rPr>
          <w:rFonts w:cs="B Lotus"/>
          <w:sz w:val="32"/>
          <w:szCs w:val="32"/>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4</w:t>
      </w:r>
    </w:p>
    <w:p w14:paraId="19170B71" w14:textId="77777777" w:rsidR="00EA2347" w:rsidRPr="00F733A3" w:rsidRDefault="00EA2347" w:rsidP="00B21F61">
      <w:pPr>
        <w:autoSpaceDE w:val="0"/>
        <w:autoSpaceDN w:val="0"/>
        <w:bidi w:val="0"/>
        <w:adjustRightInd w:val="0"/>
        <w:spacing w:after="0" w:line="240" w:lineRule="auto"/>
        <w:rPr>
          <w:rFonts w:ascii="Consolas" w:hAnsi="Consolas" w:cs="B Lotus"/>
          <w:color w:val="0000FF"/>
          <w:sz w:val="20"/>
          <w:szCs w:val="20"/>
        </w:rPr>
      </w:pPr>
    </w:p>
    <w:p w14:paraId="241E9A3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 xml:space="preserve">CmpFldDtlTb </w:t>
      </w:r>
      <w:r w:rsidRPr="00F733A3">
        <w:rPr>
          <w:rFonts w:ascii="Consolas" w:hAnsi="Consolas" w:cs="B Lotus"/>
          <w:color w:val="000000"/>
          <w:sz w:val="20"/>
          <w:szCs w:val="20"/>
        </w:rPr>
        <w:t>//</w:t>
      </w:r>
      <w:r w:rsidRPr="00F733A3">
        <w:rPr>
          <w:rFonts w:ascii="Consolas" w:hAnsi="Consolas" w:cs="B Lotus" w:hint="eastAsia"/>
          <w:color w:val="000000"/>
          <w:sz w:val="20"/>
          <w:szCs w:val="20"/>
          <w:rtl/>
        </w:rPr>
        <w:t>زير</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رشته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در</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شرکت</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بيمه</w:t>
      </w:r>
    </w:p>
    <w:p w14:paraId="450DD66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3EE6819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C06275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CmpFldDtlCod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ascii="Consolas" w:hAnsi="Consolas" w:cs="B Lotus" w:hint="eastAsia"/>
          <w:color w:val="000000"/>
          <w:sz w:val="20"/>
          <w:szCs w:val="20"/>
          <w:rtl/>
        </w:rPr>
        <w:t>کد</w:t>
      </w:r>
    </w:p>
    <w:p w14:paraId="03210CC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5F30628"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CmpFldDtlNam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ascii="Consolas" w:hAnsi="Consolas" w:cs="B Lotus" w:hint="eastAsia"/>
          <w:color w:val="000000"/>
          <w:sz w:val="20"/>
          <w:szCs w:val="20"/>
          <w:rtl/>
        </w:rPr>
        <w:t>عنوان</w:t>
      </w:r>
    </w:p>
    <w:p w14:paraId="773FEF4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6ACBFB0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p>
    <w:p w14:paraId="2E69C283" w14:textId="77777777" w:rsidR="00EA2347" w:rsidRPr="00F733A3" w:rsidRDefault="00EA2347" w:rsidP="00B21F61">
      <w:pPr>
        <w:bidi w:val="0"/>
        <w:jc w:val="center"/>
        <w:rPr>
          <w:rFonts w:cs="B Lotus"/>
          <w:sz w:val="32"/>
          <w:szCs w:val="32"/>
        </w:rPr>
      </w:pPr>
    </w:p>
    <w:p w14:paraId="2A57F162" w14:textId="77777777" w:rsidR="00EA2347" w:rsidRPr="00F733A3" w:rsidRDefault="00EA2347" w:rsidP="00B21F61">
      <w:pPr>
        <w:bidi w:val="0"/>
        <w:jc w:val="center"/>
        <w:rPr>
          <w:rFonts w:cs="B Lotus"/>
          <w:sz w:val="32"/>
          <w:szCs w:val="32"/>
          <w:rtl/>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5</w:t>
      </w:r>
    </w:p>
    <w:p w14:paraId="0AD4159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CurTb</w:t>
      </w:r>
      <w:r w:rsidRPr="00F733A3">
        <w:rPr>
          <w:rFonts w:ascii="Consolas" w:hAnsi="Consolas" w:cs="B Lotus"/>
          <w:color w:val="000000"/>
          <w:sz w:val="20"/>
          <w:szCs w:val="20"/>
        </w:rPr>
        <w:t xml:space="preserve"> //</w:t>
      </w:r>
      <w:r w:rsidRPr="00F733A3">
        <w:rPr>
          <w:rFonts w:ascii="Consolas" w:hAnsi="Consolas" w:cs="B Lotus" w:hint="eastAsia"/>
          <w:color w:val="000000"/>
          <w:sz w:val="20"/>
          <w:szCs w:val="20"/>
          <w:rtl/>
        </w:rPr>
        <w:t>ارز</w:t>
      </w:r>
    </w:p>
    <w:p w14:paraId="054E202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21340BC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4B5819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CurCod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ascii="Consolas" w:hAnsi="Consolas" w:cs="B Lotus" w:hint="eastAsia"/>
          <w:color w:val="000000"/>
          <w:sz w:val="20"/>
          <w:szCs w:val="20"/>
          <w:rtl/>
        </w:rPr>
        <w:t>کد</w:t>
      </w:r>
    </w:p>
    <w:p w14:paraId="2238D6E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7998D7A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CurNam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ascii="Consolas" w:hAnsi="Consolas" w:cs="B Lotus" w:hint="eastAsia"/>
          <w:color w:val="000000"/>
          <w:sz w:val="20"/>
          <w:szCs w:val="20"/>
          <w:rtl/>
        </w:rPr>
        <w:t>عنوان</w:t>
      </w:r>
    </w:p>
    <w:p w14:paraId="7795C794" w14:textId="77777777" w:rsidR="00EA2347" w:rsidRPr="00F733A3" w:rsidRDefault="00EA2347" w:rsidP="00B21F61">
      <w:pPr>
        <w:autoSpaceDE w:val="0"/>
        <w:autoSpaceDN w:val="0"/>
        <w:bidi w:val="0"/>
        <w:adjustRightInd w:val="0"/>
        <w:spacing w:after="0" w:line="240" w:lineRule="auto"/>
        <w:rPr>
          <w:rFonts w:cs="B Lotus"/>
          <w:sz w:val="32"/>
          <w:szCs w:val="32"/>
        </w:rPr>
      </w:pPr>
      <w:r w:rsidRPr="00F733A3">
        <w:rPr>
          <w:rFonts w:ascii="Consolas" w:hAnsi="Consolas" w:cs="B Lotus"/>
          <w:color w:val="000000"/>
          <w:sz w:val="20"/>
          <w:szCs w:val="20"/>
        </w:rPr>
        <w:t xml:space="preserve">    }</w:t>
      </w:r>
    </w:p>
    <w:p w14:paraId="481675AC" w14:textId="77777777" w:rsidR="00EA2347" w:rsidRPr="00F733A3" w:rsidRDefault="00EA2347" w:rsidP="00B21F61">
      <w:pPr>
        <w:autoSpaceDE w:val="0"/>
        <w:autoSpaceDN w:val="0"/>
        <w:bidi w:val="0"/>
        <w:adjustRightInd w:val="0"/>
        <w:spacing w:after="0" w:line="240" w:lineRule="auto"/>
        <w:rPr>
          <w:rFonts w:cs="B Lotus"/>
          <w:sz w:val="32"/>
          <w:szCs w:val="32"/>
        </w:rPr>
      </w:pPr>
    </w:p>
    <w:p w14:paraId="20AD1988" w14:textId="77777777" w:rsidR="00EA2347" w:rsidRPr="00F733A3" w:rsidRDefault="00EA2347" w:rsidP="00B21F61">
      <w:pPr>
        <w:autoSpaceDE w:val="0"/>
        <w:autoSpaceDN w:val="0"/>
        <w:bidi w:val="0"/>
        <w:adjustRightInd w:val="0"/>
        <w:spacing w:after="0" w:line="240" w:lineRule="auto"/>
        <w:rPr>
          <w:rFonts w:cs="B Lotus"/>
          <w:sz w:val="32"/>
          <w:szCs w:val="32"/>
        </w:rPr>
      </w:pPr>
    </w:p>
    <w:p w14:paraId="2BB94C47" w14:textId="77777777" w:rsidR="00EA2347" w:rsidRPr="00F733A3" w:rsidRDefault="00EA2347" w:rsidP="00B21F61">
      <w:pPr>
        <w:bidi w:val="0"/>
        <w:jc w:val="center"/>
        <w:rPr>
          <w:rFonts w:cs="B Lotus"/>
          <w:sz w:val="32"/>
          <w:szCs w:val="32"/>
          <w:rtl/>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6</w:t>
      </w:r>
    </w:p>
    <w:p w14:paraId="7EAFF96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FldDtlTb</w:t>
      </w:r>
      <w:r w:rsidRPr="00F733A3">
        <w:rPr>
          <w:rFonts w:ascii="Consolas" w:hAnsi="Consolas" w:cs="B Lotus"/>
          <w:color w:val="000000"/>
          <w:sz w:val="20"/>
          <w:szCs w:val="20"/>
        </w:rPr>
        <w:t>//</w:t>
      </w:r>
      <w:r w:rsidRPr="00F733A3">
        <w:rPr>
          <w:rFonts w:ascii="Consolas" w:hAnsi="Consolas" w:cs="B Lotus" w:hint="eastAsia"/>
          <w:color w:val="000000"/>
          <w:sz w:val="20"/>
          <w:szCs w:val="20"/>
          <w:rtl/>
        </w:rPr>
        <w:t>زير</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رشته</w:t>
      </w:r>
    </w:p>
    <w:p w14:paraId="4000252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609D6A1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11FB949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FldDtlCod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ascii="Consolas" w:hAnsi="Consolas" w:cs="B Lotus" w:hint="eastAsia"/>
          <w:color w:val="000000"/>
          <w:sz w:val="20"/>
          <w:szCs w:val="20"/>
          <w:rtl/>
        </w:rPr>
        <w:t>کد</w:t>
      </w:r>
    </w:p>
    <w:p w14:paraId="7B7FA94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B8E463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DtlNam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ascii="Consolas" w:hAnsi="Consolas" w:cs="B Lotus" w:hint="eastAsia"/>
          <w:color w:val="000000"/>
          <w:sz w:val="20"/>
          <w:szCs w:val="20"/>
          <w:rtl/>
        </w:rPr>
        <w:t>عنوان</w:t>
      </w:r>
    </w:p>
    <w:p w14:paraId="4C2866A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p>
    <w:p w14:paraId="44F6D0D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BB6761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internal</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FldTb</w:t>
      </w:r>
      <w:r w:rsidRPr="00F733A3">
        <w:rPr>
          <w:rFonts w:ascii="Consolas" w:hAnsi="Consolas" w:cs="B Lotus"/>
          <w:color w:val="000000"/>
          <w:sz w:val="20"/>
          <w:szCs w:val="20"/>
        </w:rPr>
        <w:t xml:space="preserve"> FldTb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color w:val="000000"/>
          <w:sz w:val="20"/>
          <w:szCs w:val="20"/>
          <w:rtl/>
        </w:rPr>
        <w:t xml:space="preserve"> </w:t>
      </w:r>
      <w:hyperlink w:anchor="p7"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7</w:t>
        </w:r>
      </w:hyperlink>
    </w:p>
    <w:p w14:paraId="31DDFE3E" w14:textId="77777777" w:rsidR="00EA2347" w:rsidRPr="00F733A3" w:rsidRDefault="00EA2347" w:rsidP="00B21F61">
      <w:pPr>
        <w:autoSpaceDE w:val="0"/>
        <w:autoSpaceDN w:val="0"/>
        <w:bidi w:val="0"/>
        <w:adjustRightInd w:val="0"/>
        <w:spacing w:after="0" w:line="240" w:lineRule="auto"/>
        <w:rPr>
          <w:rFonts w:cs="B Lotus"/>
          <w:sz w:val="32"/>
          <w:szCs w:val="32"/>
        </w:rPr>
      </w:pPr>
      <w:r w:rsidRPr="00F733A3">
        <w:rPr>
          <w:rFonts w:ascii="Consolas" w:hAnsi="Consolas" w:cs="B Lotus"/>
          <w:color w:val="000000"/>
          <w:sz w:val="20"/>
          <w:szCs w:val="20"/>
        </w:rPr>
        <w:t xml:space="preserve">    }</w:t>
      </w:r>
    </w:p>
    <w:p w14:paraId="2C6F63D8" w14:textId="77777777" w:rsidR="00EA2347" w:rsidRPr="00F733A3" w:rsidRDefault="00EA2347" w:rsidP="00B21F61">
      <w:pPr>
        <w:autoSpaceDE w:val="0"/>
        <w:autoSpaceDN w:val="0"/>
        <w:bidi w:val="0"/>
        <w:adjustRightInd w:val="0"/>
        <w:spacing w:after="0" w:line="240" w:lineRule="auto"/>
        <w:rPr>
          <w:rFonts w:cs="B Lotus"/>
          <w:sz w:val="32"/>
          <w:szCs w:val="32"/>
        </w:rPr>
      </w:pPr>
    </w:p>
    <w:p w14:paraId="48562EB5" w14:textId="77777777" w:rsidR="00EA2347" w:rsidRPr="00F733A3" w:rsidRDefault="00EA2347" w:rsidP="00B21F61">
      <w:pPr>
        <w:autoSpaceDE w:val="0"/>
        <w:autoSpaceDN w:val="0"/>
        <w:bidi w:val="0"/>
        <w:adjustRightInd w:val="0"/>
        <w:spacing w:after="0" w:line="240" w:lineRule="auto"/>
        <w:rPr>
          <w:rFonts w:cs="B Lotus"/>
          <w:sz w:val="32"/>
          <w:szCs w:val="32"/>
        </w:rPr>
      </w:pPr>
    </w:p>
    <w:p w14:paraId="2D4ABC68" w14:textId="77777777" w:rsidR="00EA2347" w:rsidRPr="00F733A3" w:rsidRDefault="00EA2347" w:rsidP="00B21F61">
      <w:pPr>
        <w:bidi w:val="0"/>
        <w:rPr>
          <w:rFonts w:cs="B Lotus"/>
          <w:sz w:val="32"/>
          <w:szCs w:val="32"/>
        </w:rPr>
      </w:pPr>
      <w:r w:rsidRPr="00F733A3">
        <w:rPr>
          <w:rFonts w:cs="B Lotus"/>
          <w:sz w:val="32"/>
          <w:szCs w:val="32"/>
        </w:rPr>
        <w:br w:type="page"/>
      </w:r>
    </w:p>
    <w:p w14:paraId="272AB5C7" w14:textId="77777777" w:rsidR="00EA2347" w:rsidRPr="00F733A3" w:rsidRDefault="00EA2347" w:rsidP="00B21F61">
      <w:pPr>
        <w:bidi w:val="0"/>
        <w:jc w:val="center"/>
        <w:rPr>
          <w:rFonts w:cs="B Lotus"/>
          <w:sz w:val="32"/>
          <w:szCs w:val="32"/>
          <w:rtl/>
        </w:rPr>
      </w:pPr>
      <w:r w:rsidRPr="00F733A3">
        <w:rPr>
          <w:rFonts w:cs="B Lotus" w:hint="eastAsia"/>
          <w:sz w:val="32"/>
          <w:szCs w:val="32"/>
          <w:rtl/>
        </w:rPr>
        <w:lastRenderedPageBreak/>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7</w:t>
      </w:r>
    </w:p>
    <w:p w14:paraId="2C8C5E8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FldTb</w:t>
      </w:r>
      <w:r w:rsidRPr="00F733A3">
        <w:rPr>
          <w:rFonts w:ascii="Consolas" w:hAnsi="Consolas" w:cs="B Lotus"/>
          <w:color w:val="000000"/>
          <w:sz w:val="20"/>
          <w:szCs w:val="20"/>
        </w:rPr>
        <w:t xml:space="preserve"> //</w:t>
      </w:r>
      <w:r w:rsidRPr="00F733A3">
        <w:rPr>
          <w:rFonts w:ascii="Consolas" w:hAnsi="Consolas" w:cs="B Lotus" w:hint="eastAsia"/>
          <w:color w:val="000000"/>
          <w:sz w:val="20"/>
          <w:szCs w:val="20"/>
          <w:rtl/>
        </w:rPr>
        <w:t>رشته</w:t>
      </w:r>
    </w:p>
    <w:p w14:paraId="2012FC3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1363ADE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7212D5B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FldCod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کد</w:t>
      </w:r>
    </w:p>
    <w:p w14:paraId="579E088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4B8FEB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FldNam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r w:rsidRPr="00F733A3">
        <w:rPr>
          <w:rFonts w:ascii="Consolas" w:hAnsi="Consolas" w:cs="B Lotus" w:hint="eastAsia"/>
          <w:color w:val="000000"/>
          <w:sz w:val="20"/>
          <w:szCs w:val="20"/>
          <w:rtl/>
        </w:rPr>
        <w:t>عنوان</w:t>
      </w:r>
    </w:p>
    <w:p w14:paraId="2810F27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2D31E73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p>
    <w:p w14:paraId="6E7F0C3A" w14:textId="77777777" w:rsidR="00EA2347" w:rsidRPr="00F733A3" w:rsidRDefault="00EA2347" w:rsidP="00B21F61">
      <w:pPr>
        <w:bidi w:val="0"/>
        <w:jc w:val="center"/>
        <w:rPr>
          <w:rFonts w:cs="B Lotus"/>
          <w:sz w:val="32"/>
          <w:szCs w:val="32"/>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8</w:t>
      </w:r>
    </w:p>
    <w:p w14:paraId="1B050D9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p>
    <w:p w14:paraId="2BE687A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AgncFldMapTb</w:t>
      </w:r>
    </w:p>
    <w:p w14:paraId="45EF2E4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03CED8A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15AFC8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long</w:t>
      </w:r>
      <w:r w:rsidRPr="00F733A3">
        <w:rPr>
          <w:rFonts w:ascii="Consolas" w:hAnsi="Consolas" w:cs="B Lotus"/>
          <w:color w:val="000000"/>
          <w:sz w:val="20"/>
          <w:szCs w:val="20"/>
        </w:rPr>
        <w:t xml:space="preserve"> Id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کد</w:t>
      </w:r>
    </w:p>
    <w:p w14:paraId="0A9689C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C31779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CmpAgncCod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cs="B Lotus"/>
          <w:sz w:val="24"/>
          <w:szCs w:val="24"/>
          <w:rtl/>
        </w:rPr>
        <w:t xml:space="preserve">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بيمه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مرکزي</w:t>
      </w:r>
    </w:p>
    <w:p w14:paraId="20C651F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p>
    <w:p w14:paraId="7344718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3C5778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AgncFldOfcTb</w:t>
      </w:r>
      <w:r w:rsidRPr="00F733A3">
        <w:rPr>
          <w:rFonts w:ascii="Consolas" w:hAnsi="Consolas" w:cs="B Lotus"/>
          <w:color w:val="000000"/>
          <w:sz w:val="20"/>
          <w:szCs w:val="20"/>
        </w:rPr>
        <w:t xml:space="preserve"> AgncFldOfcTb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9"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9</w:t>
        </w:r>
      </w:hyperlink>
      <w:r w:rsidRPr="00F733A3">
        <w:rPr>
          <w:rFonts w:ascii="Consolas" w:hAnsi="Consolas" w:cs="B Lotus"/>
          <w:color w:val="000000"/>
          <w:sz w:val="20"/>
          <w:szCs w:val="20"/>
        </w:rPr>
        <w:t>)</w:t>
      </w:r>
    </w:p>
    <w:p w14:paraId="69885F1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FB60E9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AgncFldTb</w:t>
      </w:r>
      <w:r w:rsidRPr="00F733A3">
        <w:rPr>
          <w:rFonts w:ascii="Consolas" w:hAnsi="Consolas" w:cs="B Lotus"/>
          <w:color w:val="000000"/>
          <w:sz w:val="20"/>
          <w:szCs w:val="20"/>
        </w:rPr>
        <w:t xml:space="preserve"> AgncFldTb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color w:val="000000"/>
          <w:sz w:val="20"/>
          <w:szCs w:val="20"/>
          <w:rtl/>
        </w:rPr>
        <w:t>(</w:t>
      </w:r>
      <w:hyperlink w:anchor="p1"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w:t>
        </w:r>
      </w:hyperlink>
      <w:r w:rsidRPr="00F733A3">
        <w:rPr>
          <w:rFonts w:ascii="Consolas" w:hAnsi="Consolas" w:cs="B Lotus"/>
          <w:color w:val="000000"/>
          <w:sz w:val="20"/>
          <w:szCs w:val="20"/>
          <w:rtl/>
        </w:rPr>
        <w:t>)</w:t>
      </w:r>
    </w:p>
    <w:p w14:paraId="765B7B8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2E9E7908" w14:textId="77777777" w:rsidR="00EA2347" w:rsidRPr="00F733A3" w:rsidRDefault="00EA2347" w:rsidP="00B21F61">
      <w:pPr>
        <w:autoSpaceDE w:val="0"/>
        <w:autoSpaceDN w:val="0"/>
        <w:bidi w:val="0"/>
        <w:adjustRightInd w:val="0"/>
        <w:spacing w:after="0" w:line="240" w:lineRule="auto"/>
        <w:rPr>
          <w:rFonts w:cs="B Lotus"/>
          <w:sz w:val="32"/>
          <w:szCs w:val="32"/>
        </w:rPr>
      </w:pPr>
    </w:p>
    <w:p w14:paraId="1095E7F9" w14:textId="77777777" w:rsidR="00EA2347" w:rsidRPr="00F733A3" w:rsidRDefault="00EA2347" w:rsidP="00B21F61">
      <w:pPr>
        <w:bidi w:val="0"/>
        <w:rPr>
          <w:rFonts w:cs="B Lotus"/>
          <w:sz w:val="32"/>
          <w:szCs w:val="32"/>
        </w:rPr>
      </w:pPr>
      <w:r w:rsidRPr="00F733A3">
        <w:rPr>
          <w:rFonts w:cs="B Lotus"/>
          <w:sz w:val="32"/>
          <w:szCs w:val="32"/>
        </w:rPr>
        <w:br w:type="page"/>
      </w:r>
    </w:p>
    <w:p w14:paraId="61F0FA8B" w14:textId="77777777" w:rsidR="00EA2347" w:rsidRPr="00F733A3" w:rsidRDefault="00EA2347" w:rsidP="00B21F61">
      <w:pPr>
        <w:bidi w:val="0"/>
        <w:jc w:val="center"/>
        <w:rPr>
          <w:rFonts w:cs="B Lotus"/>
          <w:sz w:val="32"/>
          <w:szCs w:val="32"/>
        </w:rPr>
      </w:pPr>
      <w:r w:rsidRPr="00F733A3">
        <w:rPr>
          <w:rFonts w:cs="B Lotus" w:hint="eastAsia"/>
          <w:sz w:val="32"/>
          <w:szCs w:val="32"/>
          <w:rtl/>
        </w:rPr>
        <w:lastRenderedPageBreak/>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9</w:t>
      </w:r>
    </w:p>
    <w:p w14:paraId="74C8A47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AgncFldOfcTb //</w:t>
      </w:r>
      <w:r w:rsidRPr="00F733A3">
        <w:rPr>
          <w:rFonts w:cs="B Lotus"/>
          <w:sz w:val="24"/>
          <w:szCs w:val="24"/>
          <w:rtl/>
        </w:rPr>
        <w:t xml:space="preserve"> </w:t>
      </w:r>
      <w:r w:rsidRPr="00F733A3">
        <w:rPr>
          <w:rFonts w:ascii="Consolas" w:hAnsi="Consolas" w:cs="B Lotus" w:hint="eastAsia"/>
          <w:color w:val="2B91AF"/>
          <w:sz w:val="20"/>
          <w:szCs w:val="20"/>
          <w:rtl/>
        </w:rPr>
        <w:t>مشخصات</w:t>
      </w:r>
      <w:r w:rsidRPr="00F733A3">
        <w:rPr>
          <w:rFonts w:ascii="Consolas" w:hAnsi="Consolas" w:cs="B Lotus"/>
          <w:color w:val="2B91AF"/>
          <w:sz w:val="20"/>
          <w:szCs w:val="20"/>
          <w:rtl/>
        </w:rPr>
        <w:t xml:space="preserve"> </w:t>
      </w:r>
      <w:r w:rsidRPr="00F733A3">
        <w:rPr>
          <w:rFonts w:ascii="Consolas" w:hAnsi="Consolas" w:cs="B Lotus" w:hint="eastAsia"/>
          <w:color w:val="2B91AF"/>
          <w:sz w:val="20"/>
          <w:szCs w:val="20"/>
          <w:rtl/>
        </w:rPr>
        <w:t>دفتر</w:t>
      </w:r>
      <w:r w:rsidRPr="00F733A3">
        <w:rPr>
          <w:rFonts w:ascii="Consolas" w:hAnsi="Consolas" w:cs="B Lotus"/>
          <w:color w:val="2B91AF"/>
          <w:sz w:val="20"/>
          <w:szCs w:val="20"/>
          <w:rtl/>
        </w:rPr>
        <w:t xml:space="preserve"> </w:t>
      </w:r>
      <w:r w:rsidR="00B21F61" w:rsidRPr="00F733A3">
        <w:rPr>
          <w:rFonts w:ascii="Consolas" w:hAnsi="Consolas" w:cs="B Lotus" w:hint="cs"/>
          <w:color w:val="2B91AF"/>
          <w:sz w:val="20"/>
          <w:szCs w:val="20"/>
          <w:rtl/>
        </w:rPr>
        <w:t>نماینده</w:t>
      </w:r>
    </w:p>
    <w:p w14:paraId="5059B69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1CBE2DB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AgncFldOfcTb()</w:t>
      </w:r>
    </w:p>
    <w:p w14:paraId="46EBEF0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643D2EC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this</w:t>
      </w:r>
      <w:r w:rsidRPr="00F733A3">
        <w:rPr>
          <w:rFonts w:ascii="Consolas" w:hAnsi="Consolas" w:cs="B Lotus"/>
          <w:color w:val="000000"/>
          <w:sz w:val="20"/>
          <w:szCs w:val="20"/>
        </w:rPr>
        <w:t xml:space="preserve">.AgncFldMapTb = </w:t>
      </w:r>
      <w:r w:rsidRPr="00F733A3">
        <w:rPr>
          <w:rFonts w:ascii="Consolas" w:hAnsi="Consolas" w:cs="B Lotus"/>
          <w:color w:val="0000FF"/>
          <w:sz w:val="20"/>
          <w:szCs w:val="20"/>
        </w:rPr>
        <w:t>new</w:t>
      </w:r>
      <w:r w:rsidRPr="00F733A3">
        <w:rPr>
          <w:rFonts w:ascii="Consolas" w:hAnsi="Consolas" w:cs="B Lotus"/>
          <w:color w:val="000000"/>
          <w:sz w:val="20"/>
          <w:szCs w:val="20"/>
        </w:rPr>
        <w:t xml:space="preserve"> </w:t>
      </w:r>
      <w:r w:rsidRPr="00F733A3">
        <w:rPr>
          <w:rFonts w:ascii="Consolas" w:hAnsi="Consolas" w:cs="B Lotus"/>
          <w:color w:val="2B91AF"/>
          <w:sz w:val="20"/>
          <w:szCs w:val="20"/>
        </w:rPr>
        <w:t>HashSet</w:t>
      </w:r>
      <w:r w:rsidRPr="00F733A3">
        <w:rPr>
          <w:rFonts w:ascii="Consolas" w:hAnsi="Consolas" w:cs="B Lotus"/>
          <w:color w:val="000000"/>
          <w:sz w:val="20"/>
          <w:szCs w:val="20"/>
        </w:rPr>
        <w:t>&lt;</w:t>
      </w:r>
      <w:r w:rsidRPr="00F733A3">
        <w:rPr>
          <w:rFonts w:ascii="Consolas" w:hAnsi="Consolas" w:cs="B Lotus"/>
          <w:color w:val="2B91AF"/>
          <w:sz w:val="20"/>
          <w:szCs w:val="20"/>
        </w:rPr>
        <w:t>AgncFldMapTb</w:t>
      </w:r>
      <w:r w:rsidRPr="00F733A3">
        <w:rPr>
          <w:rFonts w:ascii="Consolas" w:hAnsi="Consolas" w:cs="B Lotus"/>
          <w:color w:val="000000"/>
          <w:sz w:val="20"/>
          <w:szCs w:val="20"/>
        </w:rPr>
        <w:t>&gt;();</w:t>
      </w:r>
    </w:p>
    <w:p w14:paraId="1A37E58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this</w:t>
      </w:r>
      <w:r w:rsidRPr="00F733A3">
        <w:rPr>
          <w:rFonts w:ascii="Consolas" w:hAnsi="Consolas" w:cs="B Lotus"/>
          <w:color w:val="000000"/>
          <w:sz w:val="20"/>
          <w:szCs w:val="20"/>
        </w:rPr>
        <w:t xml:space="preserve">.AgncFldOfcMngrTb = </w:t>
      </w:r>
      <w:r w:rsidRPr="00F733A3">
        <w:rPr>
          <w:rFonts w:ascii="Consolas" w:hAnsi="Consolas" w:cs="B Lotus"/>
          <w:color w:val="0000FF"/>
          <w:sz w:val="20"/>
          <w:szCs w:val="20"/>
        </w:rPr>
        <w:t>new</w:t>
      </w:r>
      <w:r w:rsidRPr="00F733A3">
        <w:rPr>
          <w:rFonts w:ascii="Consolas" w:hAnsi="Consolas" w:cs="B Lotus"/>
          <w:color w:val="000000"/>
          <w:sz w:val="20"/>
          <w:szCs w:val="20"/>
        </w:rPr>
        <w:t xml:space="preserve"> </w:t>
      </w:r>
      <w:r w:rsidRPr="00F733A3">
        <w:rPr>
          <w:rFonts w:ascii="Consolas" w:hAnsi="Consolas" w:cs="B Lotus"/>
          <w:color w:val="2B91AF"/>
          <w:sz w:val="20"/>
          <w:szCs w:val="20"/>
        </w:rPr>
        <w:t>HashSet</w:t>
      </w:r>
      <w:r w:rsidRPr="00F733A3">
        <w:rPr>
          <w:rFonts w:ascii="Consolas" w:hAnsi="Consolas" w:cs="B Lotus"/>
          <w:color w:val="000000"/>
          <w:sz w:val="20"/>
          <w:szCs w:val="20"/>
        </w:rPr>
        <w:t>&lt;</w:t>
      </w:r>
      <w:r w:rsidRPr="00F733A3">
        <w:rPr>
          <w:rFonts w:ascii="Consolas" w:hAnsi="Consolas" w:cs="B Lotus"/>
          <w:color w:val="2B91AF"/>
          <w:sz w:val="20"/>
          <w:szCs w:val="20"/>
        </w:rPr>
        <w:t>AgncFldOfcMngrTb</w:t>
      </w:r>
      <w:r w:rsidRPr="00F733A3">
        <w:rPr>
          <w:rFonts w:ascii="Consolas" w:hAnsi="Consolas" w:cs="B Lotus"/>
          <w:color w:val="000000"/>
          <w:sz w:val="20"/>
          <w:szCs w:val="20"/>
        </w:rPr>
        <w:t>&gt;();</w:t>
      </w:r>
    </w:p>
    <w:p w14:paraId="6D6D3B1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this</w:t>
      </w:r>
      <w:r w:rsidRPr="00F733A3">
        <w:rPr>
          <w:rFonts w:ascii="Consolas" w:hAnsi="Consolas" w:cs="B Lotus"/>
          <w:color w:val="000000"/>
          <w:sz w:val="20"/>
          <w:szCs w:val="20"/>
        </w:rPr>
        <w:t xml:space="preserve">.AgncFldOfcPrsnTb = </w:t>
      </w:r>
      <w:r w:rsidRPr="00F733A3">
        <w:rPr>
          <w:rFonts w:ascii="Consolas" w:hAnsi="Consolas" w:cs="B Lotus"/>
          <w:color w:val="0000FF"/>
          <w:sz w:val="20"/>
          <w:szCs w:val="20"/>
        </w:rPr>
        <w:t>new</w:t>
      </w:r>
      <w:r w:rsidRPr="00F733A3">
        <w:rPr>
          <w:rFonts w:ascii="Consolas" w:hAnsi="Consolas" w:cs="B Lotus"/>
          <w:color w:val="000000"/>
          <w:sz w:val="20"/>
          <w:szCs w:val="20"/>
        </w:rPr>
        <w:t xml:space="preserve"> </w:t>
      </w:r>
      <w:r w:rsidRPr="00F733A3">
        <w:rPr>
          <w:rFonts w:ascii="Consolas" w:hAnsi="Consolas" w:cs="B Lotus"/>
          <w:color w:val="2B91AF"/>
          <w:sz w:val="20"/>
          <w:szCs w:val="20"/>
        </w:rPr>
        <w:t>HashSet</w:t>
      </w:r>
      <w:r w:rsidRPr="00F733A3">
        <w:rPr>
          <w:rFonts w:ascii="Consolas" w:hAnsi="Consolas" w:cs="B Lotus"/>
          <w:color w:val="000000"/>
          <w:sz w:val="20"/>
          <w:szCs w:val="20"/>
        </w:rPr>
        <w:t>&lt;</w:t>
      </w:r>
      <w:r w:rsidRPr="00F733A3">
        <w:rPr>
          <w:rFonts w:ascii="Consolas" w:hAnsi="Consolas" w:cs="B Lotus"/>
          <w:color w:val="2B91AF"/>
          <w:sz w:val="20"/>
          <w:szCs w:val="20"/>
        </w:rPr>
        <w:t>AgncFldOfcPrsnTb</w:t>
      </w:r>
      <w:r w:rsidRPr="00F733A3">
        <w:rPr>
          <w:rFonts w:ascii="Consolas" w:hAnsi="Consolas" w:cs="B Lotus"/>
          <w:color w:val="000000"/>
          <w:sz w:val="20"/>
          <w:szCs w:val="20"/>
        </w:rPr>
        <w:t>&gt;();</w:t>
      </w:r>
    </w:p>
    <w:p w14:paraId="1280D36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733AB53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p>
    <w:p w14:paraId="2E46CB8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CFBF90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AgncFldOfcCod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cs="B Lotus"/>
          <w:sz w:val="24"/>
          <w:szCs w:val="24"/>
          <w:rtl/>
        </w:rPr>
        <w:t xml:space="preserve">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دفتر</w:t>
      </w:r>
    </w:p>
    <w:p w14:paraId="198C5CDA"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8D2E7B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Adrs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cs="B Lotus"/>
          <w:sz w:val="24"/>
          <w:szCs w:val="24"/>
          <w:rtl/>
        </w:rPr>
        <w:t xml:space="preserve"> </w:t>
      </w:r>
      <w:r w:rsidRPr="00F733A3">
        <w:rPr>
          <w:rFonts w:ascii="Consolas" w:hAnsi="Consolas" w:cs="B Lotus" w:hint="eastAsia"/>
          <w:color w:val="000000"/>
          <w:sz w:val="20"/>
          <w:szCs w:val="20"/>
          <w:rtl/>
        </w:rPr>
        <w:t>آدرس</w:t>
      </w:r>
    </w:p>
    <w:p w14:paraId="0E1147F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803277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w:t>
      </w:r>
      <w:r w:rsidRPr="00F733A3">
        <w:rPr>
          <w:rFonts w:ascii="Consolas" w:hAnsi="Consolas" w:cs="B Lotus"/>
          <w:color w:val="0000FF"/>
          <w:sz w:val="20"/>
          <w:szCs w:val="20"/>
        </w:rPr>
        <w:t>float</w:t>
      </w:r>
      <w:r w:rsidRPr="00F733A3">
        <w:rPr>
          <w:rFonts w:ascii="Consolas" w:hAnsi="Consolas" w:cs="B Lotus"/>
          <w:color w:val="000000"/>
          <w:sz w:val="20"/>
          <w:szCs w:val="20"/>
        </w:rPr>
        <w:t xml:space="preserve">&gt; Lat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cs="B Lotus"/>
          <w:sz w:val="24"/>
          <w:szCs w:val="24"/>
          <w:rtl/>
        </w:rPr>
        <w:t xml:space="preserve"> </w:t>
      </w:r>
      <w:r w:rsidRPr="00F733A3">
        <w:rPr>
          <w:rFonts w:ascii="Consolas" w:hAnsi="Consolas" w:cs="B Lotus" w:hint="eastAsia"/>
          <w:color w:val="000000"/>
          <w:sz w:val="20"/>
          <w:szCs w:val="20"/>
          <w:rtl/>
        </w:rPr>
        <w:t>عرض</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جغرافيايي</w:t>
      </w:r>
    </w:p>
    <w:p w14:paraId="3C0F1FA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B3D644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w:t>
      </w:r>
      <w:r w:rsidRPr="00F733A3">
        <w:rPr>
          <w:rFonts w:ascii="Consolas" w:hAnsi="Consolas" w:cs="B Lotus"/>
          <w:color w:val="0000FF"/>
          <w:sz w:val="20"/>
          <w:szCs w:val="20"/>
        </w:rPr>
        <w:t>float</w:t>
      </w:r>
      <w:r w:rsidRPr="00F733A3">
        <w:rPr>
          <w:rFonts w:ascii="Consolas" w:hAnsi="Consolas" w:cs="B Lotus"/>
          <w:color w:val="000000"/>
          <w:sz w:val="20"/>
          <w:szCs w:val="20"/>
        </w:rPr>
        <w:t xml:space="preserve">&gt; Lng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cs="B Lotus"/>
          <w:sz w:val="24"/>
          <w:szCs w:val="24"/>
          <w:rtl/>
        </w:rPr>
        <w:t xml:space="preserve"> </w:t>
      </w:r>
      <w:r w:rsidRPr="00F733A3">
        <w:rPr>
          <w:rFonts w:ascii="Consolas" w:hAnsi="Consolas" w:cs="B Lotus" w:hint="eastAsia"/>
          <w:color w:val="000000"/>
          <w:sz w:val="20"/>
          <w:szCs w:val="20"/>
          <w:rtl/>
        </w:rPr>
        <w:t>طول</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جغرافيايي</w:t>
      </w:r>
    </w:p>
    <w:p w14:paraId="6D3D4DF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3E3CEF8"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Tel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cs="B Lotus"/>
          <w:sz w:val="24"/>
          <w:szCs w:val="24"/>
          <w:rtl/>
        </w:rPr>
        <w:t xml:space="preserve"> </w:t>
      </w:r>
      <w:r w:rsidRPr="00F733A3">
        <w:rPr>
          <w:rFonts w:ascii="Consolas" w:hAnsi="Consolas" w:cs="B Lotus" w:hint="eastAsia"/>
          <w:color w:val="000000"/>
          <w:sz w:val="20"/>
          <w:szCs w:val="20"/>
          <w:rtl/>
        </w:rPr>
        <w:t>تلفن</w:t>
      </w:r>
    </w:p>
    <w:p w14:paraId="3587F7C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C38840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Fax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cs="B Lotus"/>
          <w:sz w:val="24"/>
          <w:szCs w:val="24"/>
          <w:rtl/>
        </w:rPr>
        <w:t xml:space="preserve"> </w:t>
      </w:r>
      <w:r w:rsidRPr="00F733A3">
        <w:rPr>
          <w:rFonts w:ascii="Consolas" w:hAnsi="Consolas" w:cs="B Lotus" w:hint="eastAsia"/>
          <w:color w:val="000000"/>
          <w:sz w:val="20"/>
          <w:szCs w:val="20"/>
          <w:rtl/>
        </w:rPr>
        <w:t>فکس</w:t>
      </w:r>
    </w:p>
    <w:p w14:paraId="5F2DBD0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78B8E5F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Eml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cs="B Lotus"/>
          <w:sz w:val="24"/>
          <w:szCs w:val="24"/>
          <w:rtl/>
        </w:rPr>
        <w:t xml:space="preserve"> </w:t>
      </w:r>
      <w:r w:rsidRPr="00F733A3">
        <w:rPr>
          <w:rFonts w:ascii="Consolas" w:hAnsi="Consolas" w:cs="B Lotus" w:hint="eastAsia"/>
          <w:color w:val="000000"/>
          <w:sz w:val="20"/>
          <w:szCs w:val="20"/>
          <w:rtl/>
        </w:rPr>
        <w:t>ايميل</w:t>
      </w:r>
    </w:p>
    <w:p w14:paraId="685B38A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E9A401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Web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cs="B Lotus"/>
          <w:sz w:val="24"/>
          <w:szCs w:val="24"/>
          <w:rtl/>
        </w:rPr>
        <w:t xml:space="preserve"> </w:t>
      </w:r>
      <w:r w:rsidRPr="00F733A3">
        <w:rPr>
          <w:rFonts w:ascii="Consolas" w:hAnsi="Consolas" w:cs="B Lotus" w:hint="eastAsia"/>
          <w:color w:val="000000"/>
          <w:sz w:val="20"/>
          <w:szCs w:val="20"/>
          <w:rtl/>
        </w:rPr>
        <w:t>وب</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سايت</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وب</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لاگ</w:t>
      </w:r>
    </w:p>
    <w:p w14:paraId="4E9A1DE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97B104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bool</w:t>
      </w:r>
      <w:r w:rsidRPr="00F733A3">
        <w:rPr>
          <w:rFonts w:ascii="Consolas" w:hAnsi="Consolas" w:cs="B Lotus"/>
          <w:color w:val="000000"/>
          <w:sz w:val="20"/>
          <w:szCs w:val="20"/>
        </w:rPr>
        <w:t xml:space="preserve"> isMain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cs="B Lotus"/>
          <w:sz w:val="24"/>
          <w:szCs w:val="24"/>
          <w:rtl/>
        </w:rPr>
        <w:t xml:space="preserve"> </w:t>
      </w:r>
      <w:r w:rsidRPr="00F733A3">
        <w:rPr>
          <w:rFonts w:ascii="Consolas" w:hAnsi="Consolas" w:cs="B Lotus" w:hint="eastAsia"/>
          <w:color w:val="000000"/>
          <w:sz w:val="20"/>
          <w:szCs w:val="20"/>
          <w:rtl/>
        </w:rPr>
        <w:t>شعبه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اصلي</w:t>
      </w:r>
      <w:r w:rsidRPr="00F733A3">
        <w:rPr>
          <w:rFonts w:ascii="Consolas" w:hAnsi="Consolas" w:cs="B Lotus"/>
          <w:color w:val="000000"/>
          <w:sz w:val="20"/>
          <w:szCs w:val="20"/>
        </w:rPr>
        <w:t xml:space="preserve"> </w:t>
      </w:r>
    </w:p>
    <w:p w14:paraId="512D0F79"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p>
    <w:p w14:paraId="48B762F5"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E5C2E37" w14:textId="77777777" w:rsidR="00B21F61"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ICollection</w:t>
      </w:r>
      <w:r w:rsidRPr="00F733A3">
        <w:rPr>
          <w:rFonts w:ascii="Consolas" w:hAnsi="Consolas" w:cs="B Lotus"/>
          <w:color w:val="000000"/>
          <w:sz w:val="20"/>
          <w:szCs w:val="20"/>
        </w:rPr>
        <w:t>&lt;</w:t>
      </w:r>
      <w:r w:rsidRPr="00F733A3">
        <w:rPr>
          <w:rFonts w:ascii="Consolas" w:hAnsi="Consolas" w:cs="B Lotus"/>
          <w:color w:val="2B91AF"/>
          <w:sz w:val="20"/>
          <w:szCs w:val="20"/>
        </w:rPr>
        <w:t>AgncFldMapTb</w:t>
      </w:r>
      <w:r w:rsidRPr="00F733A3">
        <w:rPr>
          <w:rFonts w:ascii="Consolas" w:hAnsi="Consolas" w:cs="B Lotus"/>
          <w:color w:val="000000"/>
          <w:sz w:val="20"/>
          <w:szCs w:val="20"/>
        </w:rPr>
        <w:t xml:space="preserve">&gt; AgncFldMapTb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p>
    <w:p w14:paraId="7165CC5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w:t>
      </w:r>
      <w:hyperlink w:anchor="p8"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8</w:t>
        </w:r>
      </w:hyperlink>
      <w:r w:rsidRPr="00F733A3">
        <w:rPr>
          <w:rFonts w:ascii="Consolas" w:hAnsi="Consolas" w:cs="B Lotus"/>
          <w:color w:val="000000"/>
          <w:sz w:val="20"/>
          <w:szCs w:val="20"/>
        </w:rPr>
        <w:t>)</w:t>
      </w:r>
    </w:p>
    <w:p w14:paraId="695C458C"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13E4EB19" w14:textId="77777777" w:rsidR="00B21F61"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ICollection</w:t>
      </w:r>
      <w:r w:rsidRPr="00F733A3">
        <w:rPr>
          <w:rFonts w:ascii="Consolas" w:hAnsi="Consolas" w:cs="B Lotus"/>
          <w:color w:val="000000"/>
          <w:sz w:val="20"/>
          <w:szCs w:val="20"/>
        </w:rPr>
        <w:t>&lt;</w:t>
      </w:r>
      <w:r w:rsidRPr="00F733A3">
        <w:rPr>
          <w:rFonts w:ascii="Consolas" w:hAnsi="Consolas" w:cs="B Lotus"/>
          <w:color w:val="2B91AF"/>
          <w:sz w:val="20"/>
          <w:szCs w:val="20"/>
        </w:rPr>
        <w:t>AgncFldOfcMngrTb</w:t>
      </w:r>
      <w:r w:rsidRPr="00F733A3">
        <w:rPr>
          <w:rFonts w:ascii="Consolas" w:hAnsi="Consolas" w:cs="B Lotus"/>
          <w:color w:val="000000"/>
          <w:sz w:val="20"/>
          <w:szCs w:val="20"/>
        </w:rPr>
        <w:t>&gt; AgncFldOfcMngrTb{</w:t>
      </w:r>
      <w:r w:rsidRPr="00F733A3">
        <w:rPr>
          <w:rFonts w:ascii="Consolas" w:hAnsi="Consolas" w:cs="B Lotus"/>
          <w:color w:val="0000FF"/>
          <w:sz w:val="20"/>
          <w:szCs w:val="20"/>
        </w:rPr>
        <w:t>get</w:t>
      </w:r>
      <w:r w:rsidRPr="00F733A3">
        <w:rPr>
          <w:rFonts w:ascii="Consolas" w:hAnsi="Consolas" w:cs="B Lotus"/>
          <w:color w:val="000000"/>
          <w:sz w:val="20"/>
          <w:szCs w:val="20"/>
        </w:rPr>
        <w:t>;</w:t>
      </w:r>
      <w:r w:rsidRPr="00F733A3">
        <w:rPr>
          <w:rFonts w:ascii="Consolas" w:hAnsi="Consolas" w:cs="B Lotus"/>
          <w:color w:val="0000FF"/>
          <w:sz w:val="20"/>
          <w:szCs w:val="20"/>
        </w:rPr>
        <w:t>set</w:t>
      </w:r>
      <w:r w:rsidRPr="00F733A3">
        <w:rPr>
          <w:rFonts w:ascii="Consolas" w:hAnsi="Consolas" w:cs="B Lotus"/>
          <w:color w:val="000000"/>
          <w:sz w:val="20"/>
          <w:szCs w:val="20"/>
        </w:rPr>
        <w:t>;}</w:t>
      </w:r>
    </w:p>
    <w:p w14:paraId="501BCC6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w:t>
      </w:r>
      <w:hyperlink w:anchor="p10"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10</w:t>
        </w:r>
      </w:hyperlink>
      <w:r w:rsidRPr="00F733A3">
        <w:rPr>
          <w:rFonts w:ascii="Consolas" w:hAnsi="Consolas" w:cs="B Lotus"/>
          <w:color w:val="000000"/>
          <w:sz w:val="20"/>
          <w:szCs w:val="20"/>
        </w:rPr>
        <w:t>)</w:t>
      </w:r>
    </w:p>
    <w:p w14:paraId="557CD58B"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1191EB2" w14:textId="77777777" w:rsidR="00B21F61"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AgncFldOfcTypTb</w:t>
      </w:r>
      <w:r w:rsidRPr="00F733A3">
        <w:rPr>
          <w:rFonts w:ascii="Consolas" w:hAnsi="Consolas" w:cs="B Lotus"/>
          <w:color w:val="000000"/>
          <w:sz w:val="20"/>
          <w:szCs w:val="20"/>
        </w:rPr>
        <w:t xml:space="preserve"> AgncFldOfcTypTb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p>
    <w:p w14:paraId="2BBB6D6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w:t>
      </w:r>
      <w:hyperlink w:anchor="p20"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20</w:t>
        </w:r>
      </w:hyperlink>
      <w:r w:rsidRPr="00F733A3">
        <w:rPr>
          <w:rFonts w:ascii="Consolas" w:hAnsi="Consolas" w:cs="B Lotus"/>
          <w:color w:val="000000"/>
          <w:sz w:val="20"/>
          <w:szCs w:val="20"/>
        </w:rPr>
        <w:t>)</w:t>
      </w:r>
    </w:p>
    <w:p w14:paraId="5060E0FC"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FA3F1D9" w14:textId="77777777" w:rsidR="00B21F61"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CtyTb</w:t>
      </w:r>
      <w:r w:rsidRPr="00F733A3">
        <w:rPr>
          <w:rFonts w:ascii="Consolas" w:hAnsi="Consolas" w:cs="B Lotus"/>
          <w:color w:val="000000"/>
          <w:sz w:val="20"/>
          <w:szCs w:val="20"/>
        </w:rPr>
        <w:t xml:space="preserve"> CtyTb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p>
    <w:p w14:paraId="3F81E48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w:t>
      </w:r>
      <w:hyperlink w:anchor="p21"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21</w:t>
        </w:r>
      </w:hyperlink>
      <w:r w:rsidRPr="00F733A3">
        <w:rPr>
          <w:rFonts w:ascii="Consolas" w:hAnsi="Consolas" w:cs="B Lotus"/>
          <w:color w:val="000000"/>
          <w:sz w:val="20"/>
          <w:szCs w:val="20"/>
        </w:rPr>
        <w:t>)</w:t>
      </w:r>
    </w:p>
    <w:p w14:paraId="7529E370"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307474E" w14:textId="77777777" w:rsidR="00B21F61"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ICollection</w:t>
      </w:r>
      <w:r w:rsidRPr="00F733A3">
        <w:rPr>
          <w:rFonts w:ascii="Consolas" w:hAnsi="Consolas" w:cs="B Lotus"/>
          <w:color w:val="000000"/>
          <w:sz w:val="20"/>
          <w:szCs w:val="20"/>
        </w:rPr>
        <w:t>&lt;</w:t>
      </w:r>
      <w:r w:rsidRPr="00F733A3">
        <w:rPr>
          <w:rFonts w:ascii="Consolas" w:hAnsi="Consolas" w:cs="B Lotus"/>
          <w:color w:val="2B91AF"/>
          <w:sz w:val="20"/>
          <w:szCs w:val="20"/>
        </w:rPr>
        <w:t>AgncFldOfcPrsnTb</w:t>
      </w:r>
      <w:r w:rsidRPr="00F733A3">
        <w:rPr>
          <w:rFonts w:ascii="Consolas" w:hAnsi="Consolas" w:cs="B Lotus"/>
          <w:color w:val="000000"/>
          <w:sz w:val="20"/>
          <w:szCs w:val="20"/>
        </w:rPr>
        <w:t>&gt; AgncFldOfcPrsnTb{</w:t>
      </w:r>
      <w:r w:rsidRPr="00F733A3">
        <w:rPr>
          <w:rFonts w:ascii="Consolas" w:hAnsi="Consolas" w:cs="B Lotus"/>
          <w:color w:val="0000FF"/>
          <w:sz w:val="20"/>
          <w:szCs w:val="20"/>
        </w:rPr>
        <w:t>get</w:t>
      </w:r>
      <w:r w:rsidRPr="00F733A3">
        <w:rPr>
          <w:rFonts w:ascii="Consolas" w:hAnsi="Consolas" w:cs="B Lotus"/>
          <w:color w:val="000000"/>
          <w:sz w:val="20"/>
          <w:szCs w:val="20"/>
        </w:rPr>
        <w:t>;</w:t>
      </w:r>
      <w:r w:rsidRPr="00F733A3">
        <w:rPr>
          <w:rFonts w:ascii="Consolas" w:hAnsi="Consolas" w:cs="B Lotus"/>
          <w:color w:val="0000FF"/>
          <w:sz w:val="20"/>
          <w:szCs w:val="20"/>
        </w:rPr>
        <w:t>set</w:t>
      </w:r>
      <w:r w:rsidRPr="00F733A3">
        <w:rPr>
          <w:rFonts w:ascii="Consolas" w:hAnsi="Consolas" w:cs="B Lotus"/>
          <w:color w:val="000000"/>
          <w:sz w:val="20"/>
          <w:szCs w:val="20"/>
        </w:rPr>
        <w:t>;}</w:t>
      </w:r>
    </w:p>
    <w:p w14:paraId="294772D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w:t>
      </w:r>
      <w:hyperlink w:anchor="p23"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23</w:t>
        </w:r>
      </w:hyperlink>
      <w:r w:rsidRPr="00F733A3">
        <w:rPr>
          <w:rFonts w:ascii="Consolas" w:hAnsi="Consolas" w:cs="B Lotus"/>
          <w:color w:val="000000"/>
          <w:sz w:val="20"/>
          <w:szCs w:val="20"/>
        </w:rPr>
        <w:t>)</w:t>
      </w:r>
    </w:p>
    <w:p w14:paraId="350DBDCF"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6B3772E8" w14:textId="77777777" w:rsidR="00EA2347" w:rsidRPr="00F733A3" w:rsidRDefault="00EA2347" w:rsidP="00EA2347">
      <w:pPr>
        <w:jc w:val="center"/>
        <w:rPr>
          <w:rFonts w:cs="B Lotus"/>
          <w:sz w:val="32"/>
          <w:szCs w:val="32"/>
        </w:rPr>
      </w:pPr>
    </w:p>
    <w:p w14:paraId="49401DC6" w14:textId="77777777" w:rsidR="00EA2347" w:rsidRPr="00F733A3" w:rsidRDefault="00EA2347" w:rsidP="00EA2347">
      <w:pPr>
        <w:rPr>
          <w:rFonts w:cs="B Lotus"/>
          <w:sz w:val="32"/>
          <w:szCs w:val="32"/>
        </w:rPr>
      </w:pPr>
      <w:r w:rsidRPr="00F733A3">
        <w:rPr>
          <w:rFonts w:cs="B Lotus"/>
          <w:sz w:val="32"/>
          <w:szCs w:val="32"/>
        </w:rPr>
        <w:br w:type="page"/>
      </w:r>
    </w:p>
    <w:p w14:paraId="3BC3198F" w14:textId="77777777" w:rsidR="00EA2347" w:rsidRPr="00F733A3" w:rsidRDefault="00EA2347" w:rsidP="005E3080">
      <w:pPr>
        <w:bidi w:val="0"/>
        <w:jc w:val="center"/>
        <w:rPr>
          <w:rFonts w:cs="B Lotus"/>
          <w:sz w:val="32"/>
          <w:szCs w:val="32"/>
        </w:rPr>
      </w:pPr>
      <w:r w:rsidRPr="00F733A3">
        <w:rPr>
          <w:rFonts w:cs="B Lotus" w:hint="eastAsia"/>
          <w:sz w:val="32"/>
          <w:szCs w:val="32"/>
          <w:rtl/>
        </w:rPr>
        <w:lastRenderedPageBreak/>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10</w:t>
      </w:r>
    </w:p>
    <w:p w14:paraId="46B85A9E"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AgncFldOfcMngrTb</w:t>
      </w:r>
      <w:r w:rsidRPr="00F733A3">
        <w:rPr>
          <w:rFonts w:ascii="Consolas" w:hAnsi="Consolas" w:cs="B Lotus"/>
          <w:color w:val="000000"/>
          <w:sz w:val="20"/>
          <w:szCs w:val="20"/>
        </w:rPr>
        <w:t xml:space="preserve"> </w:t>
      </w:r>
      <w:r w:rsidRPr="00F733A3">
        <w:rPr>
          <w:rFonts w:ascii="Consolas" w:hAnsi="Consolas" w:cs="B Lotus" w:hint="eastAsia"/>
          <w:color w:val="000000"/>
          <w:sz w:val="20"/>
          <w:szCs w:val="20"/>
          <w:rtl/>
        </w:rPr>
        <w:t>مسئول</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دفتر</w:t>
      </w:r>
    </w:p>
    <w:p w14:paraId="297926CF"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27D28AA6"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531DC5AA"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AgncFldOfcMngrCod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مدير</w:t>
      </w:r>
    </w:p>
    <w:p w14:paraId="3834EFE9"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1E49FB9"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Mbl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شماره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همراه</w:t>
      </w:r>
    </w:p>
    <w:p w14:paraId="1AD0737F"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9EB8935"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&gt; TstDte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آزمون</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نمايندگي</w:t>
      </w:r>
    </w:p>
    <w:p w14:paraId="6BFB8753"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B836986"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w:t>
      </w:r>
      <w:r w:rsidRPr="00F733A3">
        <w:rPr>
          <w:rFonts w:ascii="Consolas" w:hAnsi="Consolas" w:cs="B Lotus"/>
          <w:color w:val="0000FF"/>
          <w:sz w:val="20"/>
          <w:szCs w:val="20"/>
        </w:rPr>
        <w:t>int</w:t>
      </w:r>
      <w:r w:rsidRPr="00F733A3">
        <w:rPr>
          <w:rFonts w:ascii="Consolas" w:hAnsi="Consolas" w:cs="B Lotus"/>
          <w:color w:val="000000"/>
          <w:sz w:val="20"/>
          <w:szCs w:val="20"/>
        </w:rPr>
        <w:t xml:space="preserve">&gt; Grd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نمره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آزمون</w:t>
      </w:r>
    </w:p>
    <w:p w14:paraId="6B740295"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5C940437"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&gt; AsgnDte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انتصاب</w:t>
      </w:r>
    </w:p>
    <w:p w14:paraId="35729603"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7F1B760"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&gt; DsmsDte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برکناري</w:t>
      </w:r>
    </w:p>
    <w:p w14:paraId="5F149FE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546A24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EduTb</w:t>
      </w:r>
      <w:r w:rsidRPr="00F733A3">
        <w:rPr>
          <w:rFonts w:ascii="Consolas" w:hAnsi="Consolas" w:cs="B Lotus"/>
          <w:color w:val="000000"/>
          <w:sz w:val="20"/>
          <w:szCs w:val="20"/>
        </w:rPr>
        <w:t xml:space="preserve"> EduTb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1"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11</w:t>
        </w:r>
      </w:hyperlink>
      <w:r w:rsidRPr="00F733A3">
        <w:rPr>
          <w:rFonts w:ascii="Consolas" w:hAnsi="Consolas" w:cs="B Lotus"/>
          <w:color w:val="000000"/>
          <w:sz w:val="20"/>
          <w:szCs w:val="20"/>
        </w:rPr>
        <w:t>)</w:t>
      </w:r>
    </w:p>
    <w:p w14:paraId="71CC5D5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82529B2"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PlcTb</w:t>
      </w:r>
      <w:r w:rsidRPr="00F733A3">
        <w:rPr>
          <w:rFonts w:ascii="Consolas" w:hAnsi="Consolas" w:cs="B Lotus"/>
          <w:color w:val="000000"/>
          <w:sz w:val="20"/>
          <w:szCs w:val="20"/>
        </w:rPr>
        <w:t xml:space="preserve"> PlcTb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2"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12</w:t>
        </w:r>
      </w:hyperlink>
      <w:r w:rsidRPr="00F733A3">
        <w:rPr>
          <w:rFonts w:ascii="Consolas" w:hAnsi="Consolas" w:cs="B Lotus"/>
          <w:color w:val="000000"/>
          <w:sz w:val="20"/>
          <w:szCs w:val="20"/>
        </w:rPr>
        <w:t>)</w:t>
      </w:r>
    </w:p>
    <w:p w14:paraId="54BD64E9"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0D510EC"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PrsnTb</w:t>
      </w:r>
      <w:r w:rsidRPr="00F733A3">
        <w:rPr>
          <w:rFonts w:ascii="Consolas" w:hAnsi="Consolas" w:cs="B Lotus"/>
          <w:color w:val="000000"/>
          <w:sz w:val="20"/>
          <w:szCs w:val="20"/>
        </w:rPr>
        <w:t xml:space="preserve"> PrsnTb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3"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13</w:t>
        </w:r>
      </w:hyperlink>
      <w:r w:rsidRPr="00F733A3">
        <w:rPr>
          <w:rFonts w:ascii="Consolas" w:hAnsi="Consolas" w:cs="B Lotus"/>
          <w:color w:val="000000"/>
          <w:sz w:val="20"/>
          <w:szCs w:val="20"/>
        </w:rPr>
        <w:t>)</w:t>
      </w:r>
    </w:p>
    <w:p w14:paraId="08F6CBC9" w14:textId="77777777" w:rsidR="00EA2347" w:rsidRPr="00F733A3" w:rsidRDefault="00EA2347" w:rsidP="005E3080">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7EF48B46" w14:textId="77777777" w:rsidR="00EA2347" w:rsidRPr="00F733A3" w:rsidRDefault="00EA2347" w:rsidP="005E3080">
      <w:pPr>
        <w:bidi w:val="0"/>
        <w:rPr>
          <w:rFonts w:cs="B Lotus"/>
          <w:sz w:val="32"/>
          <w:szCs w:val="32"/>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StdFldTb</w:t>
      </w:r>
      <w:r w:rsidRPr="00F733A3">
        <w:rPr>
          <w:rFonts w:ascii="Consolas" w:hAnsi="Consolas" w:cs="B Lotus"/>
          <w:color w:val="000000"/>
          <w:sz w:val="20"/>
          <w:szCs w:val="20"/>
        </w:rPr>
        <w:t xml:space="preserve"> StdFldTb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4"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14</w:t>
        </w:r>
      </w:hyperlink>
      <w:r w:rsidRPr="00F733A3">
        <w:rPr>
          <w:rFonts w:ascii="Consolas" w:hAnsi="Consolas" w:cs="B Lotus"/>
          <w:color w:val="000000"/>
          <w:sz w:val="20"/>
          <w:szCs w:val="20"/>
        </w:rPr>
        <w:t>)</w:t>
      </w:r>
    </w:p>
    <w:p w14:paraId="068FFD0C" w14:textId="77777777" w:rsidR="00EA2347" w:rsidRPr="00F733A3" w:rsidRDefault="00EA2347" w:rsidP="00A1215A">
      <w:pPr>
        <w:bidi w:val="0"/>
        <w:rPr>
          <w:rFonts w:ascii="Consolas" w:hAnsi="Consolas" w:cs="B Lotus"/>
          <w:color w:val="000000"/>
          <w:sz w:val="20"/>
          <w:szCs w:val="20"/>
        </w:rPr>
      </w:pPr>
      <w:r w:rsidRPr="00F733A3">
        <w:rPr>
          <w:rFonts w:ascii="Consolas" w:hAnsi="Consolas" w:cs="B Lotus"/>
          <w:color w:val="000000"/>
          <w:sz w:val="20"/>
          <w:szCs w:val="20"/>
        </w:rPr>
        <w:t>}</w:t>
      </w:r>
    </w:p>
    <w:p w14:paraId="5CEB73EC" w14:textId="77777777" w:rsidR="00EA2347" w:rsidRPr="00F733A3" w:rsidRDefault="00EA2347" w:rsidP="00A1215A">
      <w:pPr>
        <w:bidi w:val="0"/>
        <w:jc w:val="center"/>
        <w:rPr>
          <w:rFonts w:cs="B Lotus"/>
          <w:sz w:val="32"/>
          <w:szCs w:val="32"/>
          <w:rtl/>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11</w:t>
      </w:r>
    </w:p>
    <w:p w14:paraId="4FCB1846"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EduTb</w:t>
      </w:r>
      <w:r w:rsidRPr="00F733A3">
        <w:rPr>
          <w:rFonts w:ascii="Consolas" w:hAnsi="Consolas" w:cs="B Lotus"/>
          <w:color w:val="000000"/>
          <w:sz w:val="20"/>
          <w:szCs w:val="20"/>
        </w:rPr>
        <w:t xml:space="preserve"> </w:t>
      </w:r>
      <w:r w:rsidRPr="00F733A3">
        <w:rPr>
          <w:rFonts w:ascii="Consolas" w:hAnsi="Consolas" w:cs="B Lotus" w:hint="eastAsia"/>
          <w:color w:val="000000"/>
          <w:sz w:val="20"/>
          <w:szCs w:val="20"/>
          <w:rtl/>
        </w:rPr>
        <w:t>مدرک</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تحصيلي</w:t>
      </w:r>
    </w:p>
    <w:p w14:paraId="3D6F12B7"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692DD5C9"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1E6F8206"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EduCod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تحصيلات</w:t>
      </w:r>
    </w:p>
    <w:p w14:paraId="36DBD947"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B2B3C01"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Ttl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نام</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تحصيلات</w:t>
      </w:r>
      <w:r w:rsidRPr="00F733A3">
        <w:rPr>
          <w:rFonts w:ascii="Consolas" w:hAnsi="Consolas" w:cs="B Lotus"/>
          <w:color w:val="000000"/>
          <w:sz w:val="20"/>
          <w:szCs w:val="20"/>
        </w:rPr>
        <w:t xml:space="preserve"> </w:t>
      </w:r>
    </w:p>
    <w:p w14:paraId="34A9C995" w14:textId="77777777" w:rsidR="00EA2347" w:rsidRPr="00F733A3" w:rsidRDefault="00EA2347" w:rsidP="00A1215A">
      <w:pPr>
        <w:bidi w:val="0"/>
        <w:rPr>
          <w:rFonts w:cs="B Lotus"/>
          <w:sz w:val="32"/>
          <w:szCs w:val="32"/>
        </w:rPr>
      </w:pPr>
      <w:r w:rsidRPr="00F733A3">
        <w:rPr>
          <w:rFonts w:ascii="Consolas" w:hAnsi="Consolas" w:cs="B Lotus"/>
          <w:color w:val="000000"/>
          <w:sz w:val="20"/>
          <w:szCs w:val="20"/>
        </w:rPr>
        <w:t xml:space="preserve">    }</w:t>
      </w:r>
    </w:p>
    <w:p w14:paraId="70A71D16" w14:textId="77777777" w:rsidR="00EA2347" w:rsidRPr="00F733A3" w:rsidRDefault="00EA2347" w:rsidP="00A1215A">
      <w:pPr>
        <w:bidi w:val="0"/>
        <w:jc w:val="center"/>
        <w:rPr>
          <w:rFonts w:cs="B Lotus"/>
          <w:sz w:val="32"/>
          <w:szCs w:val="32"/>
          <w:rtl/>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12</w:t>
      </w:r>
    </w:p>
    <w:p w14:paraId="5613CB87"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p>
    <w:p w14:paraId="5073E1AB"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PlcTb</w:t>
      </w:r>
      <w:r w:rsidRPr="00F733A3">
        <w:rPr>
          <w:rFonts w:ascii="Consolas" w:hAnsi="Consolas" w:cs="B Lotus"/>
          <w:color w:val="000000"/>
          <w:sz w:val="20"/>
          <w:szCs w:val="20"/>
        </w:rPr>
        <w:t xml:space="preserve"> </w:t>
      </w:r>
      <w:r w:rsidRPr="00F733A3">
        <w:rPr>
          <w:rFonts w:ascii="Consolas" w:hAnsi="Consolas" w:cs="B Lotus" w:hint="eastAsia"/>
          <w:color w:val="000000"/>
          <w:sz w:val="20"/>
          <w:szCs w:val="20"/>
          <w:rtl/>
        </w:rPr>
        <w:t>محل</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آموزشي</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و</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تست</w:t>
      </w:r>
    </w:p>
    <w:p w14:paraId="08A53EFB"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466DDF33"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0189454"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PlcCod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p>
    <w:p w14:paraId="49FF041A"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574D2C04"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PlcNam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نام</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محل</w:t>
      </w:r>
    </w:p>
    <w:p w14:paraId="469E835F"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4A22BF42"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p>
    <w:p w14:paraId="32102876" w14:textId="77777777" w:rsidR="00EA2347" w:rsidRPr="00F733A3" w:rsidRDefault="00EA2347" w:rsidP="00A1215A">
      <w:pPr>
        <w:bidi w:val="0"/>
        <w:jc w:val="center"/>
        <w:rPr>
          <w:rFonts w:cs="B Lotus"/>
          <w:sz w:val="32"/>
          <w:szCs w:val="32"/>
          <w:rtl/>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13</w:t>
      </w:r>
    </w:p>
    <w:p w14:paraId="30ECF668"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PrsnTb</w:t>
      </w:r>
      <w:r w:rsidRPr="00F733A3">
        <w:rPr>
          <w:rFonts w:ascii="Consolas" w:hAnsi="Consolas" w:cs="B Lotus"/>
          <w:color w:val="000000"/>
          <w:sz w:val="20"/>
          <w:szCs w:val="20"/>
        </w:rPr>
        <w:t xml:space="preserve"> </w:t>
      </w:r>
      <w:r w:rsidRPr="00F733A3">
        <w:rPr>
          <w:rFonts w:ascii="Consolas" w:hAnsi="Consolas" w:cs="B Lotus" w:hint="eastAsia"/>
          <w:color w:val="000000"/>
          <w:sz w:val="20"/>
          <w:szCs w:val="20"/>
          <w:rtl/>
        </w:rPr>
        <w:t>اشخاص</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حقيقي</w:t>
      </w:r>
    </w:p>
    <w:p w14:paraId="0DB5CED3"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12CC1C5E"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B68FFF7"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long</w:t>
      </w:r>
      <w:r w:rsidRPr="00F733A3">
        <w:rPr>
          <w:rFonts w:ascii="Consolas" w:hAnsi="Consolas" w:cs="B Lotus"/>
          <w:color w:val="000000"/>
          <w:sz w:val="20"/>
          <w:szCs w:val="20"/>
        </w:rPr>
        <w:t xml:space="preserve"> PrsnCod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p>
    <w:p w14:paraId="46307AF3"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CE99C69"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Nam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نام</w:t>
      </w:r>
    </w:p>
    <w:p w14:paraId="392243B5"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728C4F3E"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Fmly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نام</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خانوادگي</w:t>
      </w:r>
    </w:p>
    <w:p w14:paraId="0BC8EB39" w14:textId="77777777" w:rsidR="00EA2347" w:rsidRPr="00F733A3" w:rsidRDefault="00EA2347" w:rsidP="00A1215A">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5F49A3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FthrNam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نام</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پدر</w:t>
      </w:r>
    </w:p>
    <w:p w14:paraId="03CBEAE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1001E2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bool</w:t>
      </w:r>
      <w:r w:rsidRPr="00F733A3">
        <w:rPr>
          <w:rFonts w:ascii="Consolas" w:hAnsi="Consolas" w:cs="B Lotus"/>
          <w:color w:val="000000"/>
          <w:sz w:val="20"/>
          <w:szCs w:val="20"/>
        </w:rPr>
        <w:t xml:space="preserve"> isMale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مرد</w:t>
      </w:r>
    </w:p>
    <w:p w14:paraId="3C917D68" w14:textId="77777777" w:rsidR="00EA2347" w:rsidRPr="00F733A3" w:rsidRDefault="00EA2347" w:rsidP="00B21F61">
      <w:pPr>
        <w:bidi w:val="0"/>
        <w:rPr>
          <w:rFonts w:cs="B Lotus"/>
          <w:sz w:val="32"/>
          <w:szCs w:val="32"/>
        </w:rPr>
      </w:pPr>
      <w:r w:rsidRPr="00F733A3">
        <w:rPr>
          <w:rFonts w:ascii="Consolas" w:hAnsi="Consolas" w:cs="B Lotus"/>
          <w:color w:val="000000"/>
          <w:sz w:val="20"/>
          <w:szCs w:val="20"/>
        </w:rPr>
        <w:t xml:space="preserve">    }</w:t>
      </w:r>
    </w:p>
    <w:p w14:paraId="3484E44F" w14:textId="77777777" w:rsidR="00EA2347" w:rsidRPr="00F733A3" w:rsidRDefault="00EA2347" w:rsidP="00B21F61">
      <w:pPr>
        <w:bidi w:val="0"/>
        <w:jc w:val="center"/>
        <w:rPr>
          <w:rFonts w:cs="B Lotus"/>
          <w:sz w:val="32"/>
          <w:szCs w:val="32"/>
          <w:rtl/>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14</w:t>
      </w:r>
    </w:p>
    <w:p w14:paraId="6937894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 xml:space="preserve">StdFldTb </w:t>
      </w:r>
      <w:r w:rsidRPr="00F733A3">
        <w:rPr>
          <w:rFonts w:ascii="Consolas" w:hAnsi="Consolas" w:cs="B Lotus" w:hint="eastAsia"/>
          <w:color w:val="000000"/>
          <w:sz w:val="20"/>
          <w:szCs w:val="20"/>
          <w:rtl/>
        </w:rPr>
        <w:t>رشته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تحصيلي</w:t>
      </w:r>
    </w:p>
    <w:p w14:paraId="12998BA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278F8E5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9545F1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StdFldCod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گرايش</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تحصيلي</w:t>
      </w:r>
    </w:p>
    <w:p w14:paraId="44D0099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7C0D77D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Ttl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عنوان</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گرايش</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تحصيلي</w:t>
      </w:r>
    </w:p>
    <w:p w14:paraId="2BBC637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754030E1" w14:textId="77777777" w:rsidR="00EA2347" w:rsidRPr="00F733A3" w:rsidRDefault="00EA2347" w:rsidP="00B21F61">
      <w:pPr>
        <w:bidi w:val="0"/>
        <w:jc w:val="center"/>
        <w:rPr>
          <w:rFonts w:cs="B Lotus"/>
          <w:sz w:val="32"/>
          <w:szCs w:val="32"/>
          <w:rtl/>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15</w:t>
      </w:r>
    </w:p>
    <w:p w14:paraId="3AA01C7A"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 xml:space="preserve">AgncFldTypTb </w:t>
      </w:r>
      <w:r w:rsidRPr="00F733A3">
        <w:rPr>
          <w:rFonts w:ascii="Consolas" w:hAnsi="Consolas" w:cs="B Lotus" w:hint="eastAsia"/>
          <w:color w:val="000000"/>
          <w:sz w:val="20"/>
          <w:szCs w:val="20"/>
          <w:rtl/>
        </w:rPr>
        <w:t>نوع</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نمايندگي</w:t>
      </w:r>
    </w:p>
    <w:p w14:paraId="2B714E2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34D04C9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3616301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AgncFldTypCod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نوع</w:t>
      </w:r>
    </w:p>
    <w:p w14:paraId="0C3ECA68"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5FE79D2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TypNam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نوع</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نمايندگي</w:t>
      </w:r>
    </w:p>
    <w:p w14:paraId="53856CF6" w14:textId="77777777" w:rsidR="00EA2347" w:rsidRPr="00F733A3" w:rsidRDefault="00EA2347" w:rsidP="00B21F61">
      <w:pPr>
        <w:bidi w:val="0"/>
        <w:rPr>
          <w:rFonts w:cs="B Lotus"/>
          <w:sz w:val="32"/>
          <w:szCs w:val="32"/>
        </w:rPr>
      </w:pPr>
      <w:r w:rsidRPr="00F733A3">
        <w:rPr>
          <w:rFonts w:ascii="Consolas" w:hAnsi="Consolas" w:cs="B Lotus"/>
          <w:color w:val="000000"/>
          <w:sz w:val="20"/>
          <w:szCs w:val="20"/>
        </w:rPr>
        <w:t xml:space="preserve">    }</w:t>
      </w:r>
    </w:p>
    <w:p w14:paraId="40B1FA40" w14:textId="77777777" w:rsidR="00EA2347" w:rsidRPr="00F733A3" w:rsidRDefault="00EA2347" w:rsidP="00B21F61">
      <w:pPr>
        <w:bidi w:val="0"/>
        <w:jc w:val="center"/>
        <w:rPr>
          <w:rFonts w:ascii="Consolas" w:hAnsi="Consolas" w:cs="B Lotus"/>
          <w:color w:val="000000"/>
          <w:sz w:val="20"/>
          <w:szCs w:val="20"/>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16</w:t>
      </w:r>
    </w:p>
    <w:p w14:paraId="06DA3DC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 xml:space="preserve">CmpBrnhTb </w:t>
      </w:r>
      <w:r w:rsidRPr="00F733A3">
        <w:rPr>
          <w:rFonts w:ascii="Consolas" w:hAnsi="Consolas" w:cs="B Lotus" w:hint="eastAsia"/>
          <w:color w:val="000000"/>
          <w:sz w:val="20"/>
          <w:szCs w:val="20"/>
          <w:rtl/>
        </w:rPr>
        <w:t>شعبه</w:t>
      </w:r>
    </w:p>
    <w:p w14:paraId="7D80843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465CD6B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72A544C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CmpBrnhCod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س</w:t>
      </w:r>
      <w:r w:rsidRPr="00F733A3">
        <w:rPr>
          <w:rFonts w:ascii="Consolas" w:hAnsi="Consolas" w:cs="B Lotus"/>
          <w:color w:val="000000"/>
          <w:sz w:val="20"/>
          <w:szCs w:val="20"/>
          <w:rtl/>
        </w:rPr>
        <w:t>ی</w:t>
      </w:r>
      <w:r w:rsidRPr="00F733A3">
        <w:rPr>
          <w:rFonts w:ascii="Consolas" w:hAnsi="Consolas" w:cs="B Lotus" w:hint="eastAsia"/>
          <w:color w:val="000000"/>
          <w:sz w:val="20"/>
          <w:szCs w:val="20"/>
          <w:rtl/>
        </w:rPr>
        <w:t>ستم</w:t>
      </w:r>
      <w:r w:rsidRPr="00F733A3">
        <w:rPr>
          <w:rFonts w:ascii="Consolas" w:hAnsi="Consolas" w:cs="B Lotus"/>
          <w:color w:val="000000"/>
          <w:sz w:val="20"/>
          <w:szCs w:val="20"/>
          <w:rtl/>
        </w:rPr>
        <w:t>ی</w:t>
      </w:r>
    </w:p>
    <w:p w14:paraId="494D5A0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37833AD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MapBrnhCod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شعبه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در</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شرکت</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ب</w:t>
      </w:r>
      <w:r w:rsidRPr="00F733A3">
        <w:rPr>
          <w:rFonts w:ascii="Consolas" w:hAnsi="Consolas" w:cs="B Lotus"/>
          <w:color w:val="000000"/>
          <w:sz w:val="20"/>
          <w:szCs w:val="20"/>
          <w:rtl/>
        </w:rPr>
        <w:t>ی</w:t>
      </w:r>
      <w:r w:rsidRPr="00F733A3">
        <w:rPr>
          <w:rFonts w:ascii="Consolas" w:hAnsi="Consolas" w:cs="B Lotus" w:hint="eastAsia"/>
          <w:color w:val="000000"/>
          <w:sz w:val="20"/>
          <w:szCs w:val="20"/>
          <w:rtl/>
        </w:rPr>
        <w:t>مه</w:t>
      </w:r>
    </w:p>
    <w:p w14:paraId="40765AAC" w14:textId="77777777" w:rsidR="00EA2347" w:rsidRPr="00F733A3" w:rsidRDefault="00EA2347" w:rsidP="00B21F61">
      <w:pPr>
        <w:bidi w:val="0"/>
        <w:rPr>
          <w:rFonts w:cs="B Lotus"/>
          <w:sz w:val="32"/>
          <w:szCs w:val="32"/>
        </w:rPr>
      </w:pPr>
      <w:r w:rsidRPr="00F733A3">
        <w:rPr>
          <w:rFonts w:ascii="Consolas" w:hAnsi="Consolas" w:cs="B Lotus"/>
          <w:color w:val="000000"/>
          <w:sz w:val="20"/>
          <w:szCs w:val="20"/>
        </w:rPr>
        <w:t xml:space="preserve">    }</w:t>
      </w:r>
    </w:p>
    <w:p w14:paraId="17815446" w14:textId="77777777" w:rsidR="00EA2347" w:rsidRPr="00F733A3" w:rsidRDefault="00EA2347" w:rsidP="00B21F61">
      <w:pPr>
        <w:bidi w:val="0"/>
        <w:jc w:val="center"/>
        <w:rPr>
          <w:rFonts w:cs="B Lotus"/>
          <w:sz w:val="32"/>
          <w:szCs w:val="32"/>
        </w:rPr>
      </w:pPr>
      <w:r w:rsidRPr="00F733A3">
        <w:rPr>
          <w:rFonts w:cs="B Lotus"/>
          <w:sz w:val="32"/>
          <w:szCs w:val="32"/>
        </w:rPr>
        <w:br w:type="page"/>
      </w:r>
      <w:r w:rsidRPr="00F733A3">
        <w:rPr>
          <w:rFonts w:cs="B Lotus" w:hint="eastAsia"/>
          <w:sz w:val="32"/>
          <w:szCs w:val="32"/>
          <w:rtl/>
        </w:rPr>
        <w:lastRenderedPageBreak/>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17</w:t>
      </w:r>
    </w:p>
    <w:p w14:paraId="578AC87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LglTb</w:t>
      </w:r>
      <w:r w:rsidRPr="00F733A3">
        <w:rPr>
          <w:rFonts w:ascii="Consolas" w:hAnsi="Consolas" w:cs="B Lotus"/>
          <w:color w:val="000000"/>
          <w:sz w:val="20"/>
          <w:szCs w:val="20"/>
        </w:rPr>
        <w:t xml:space="preserve"> </w:t>
      </w:r>
      <w:r w:rsidRPr="00F733A3">
        <w:rPr>
          <w:rFonts w:ascii="Consolas" w:hAnsi="Consolas" w:cs="B Lotus" w:hint="eastAsia"/>
          <w:color w:val="000000"/>
          <w:sz w:val="20"/>
          <w:szCs w:val="20"/>
          <w:rtl/>
        </w:rPr>
        <w:t>شرکتهاي</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حقوقي</w:t>
      </w:r>
    </w:p>
    <w:p w14:paraId="0239383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682DD47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LglTb()</w:t>
      </w:r>
    </w:p>
    <w:p w14:paraId="413DC90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7A57026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this</w:t>
      </w:r>
      <w:r w:rsidRPr="00F733A3">
        <w:rPr>
          <w:rFonts w:ascii="Consolas" w:hAnsi="Consolas" w:cs="B Lotus"/>
          <w:color w:val="000000"/>
          <w:sz w:val="20"/>
          <w:szCs w:val="20"/>
        </w:rPr>
        <w:t xml:space="preserve">.LglHldrTb = </w:t>
      </w:r>
      <w:r w:rsidRPr="00F733A3">
        <w:rPr>
          <w:rFonts w:ascii="Consolas" w:hAnsi="Consolas" w:cs="B Lotus"/>
          <w:color w:val="0000FF"/>
          <w:sz w:val="20"/>
          <w:szCs w:val="20"/>
        </w:rPr>
        <w:t>new</w:t>
      </w:r>
      <w:r w:rsidRPr="00F733A3">
        <w:rPr>
          <w:rFonts w:ascii="Consolas" w:hAnsi="Consolas" w:cs="B Lotus"/>
          <w:color w:val="000000"/>
          <w:sz w:val="20"/>
          <w:szCs w:val="20"/>
        </w:rPr>
        <w:t xml:space="preserve"> </w:t>
      </w:r>
      <w:r w:rsidRPr="00F733A3">
        <w:rPr>
          <w:rFonts w:ascii="Consolas" w:hAnsi="Consolas" w:cs="B Lotus"/>
          <w:color w:val="2B91AF"/>
          <w:sz w:val="20"/>
          <w:szCs w:val="20"/>
        </w:rPr>
        <w:t>HashSet</w:t>
      </w:r>
      <w:r w:rsidRPr="00F733A3">
        <w:rPr>
          <w:rFonts w:ascii="Consolas" w:hAnsi="Consolas" w:cs="B Lotus"/>
          <w:color w:val="000000"/>
          <w:sz w:val="20"/>
          <w:szCs w:val="20"/>
        </w:rPr>
        <w:t>&lt;</w:t>
      </w:r>
      <w:r w:rsidRPr="00F733A3">
        <w:rPr>
          <w:rFonts w:ascii="Consolas" w:hAnsi="Consolas" w:cs="B Lotus"/>
          <w:color w:val="2B91AF"/>
          <w:sz w:val="20"/>
          <w:szCs w:val="20"/>
        </w:rPr>
        <w:t>LglHldrTb</w:t>
      </w:r>
      <w:r w:rsidRPr="00F733A3">
        <w:rPr>
          <w:rFonts w:ascii="Consolas" w:hAnsi="Consolas" w:cs="B Lotus"/>
          <w:color w:val="000000"/>
          <w:sz w:val="20"/>
          <w:szCs w:val="20"/>
        </w:rPr>
        <w:t>&gt;();</w:t>
      </w:r>
    </w:p>
    <w:p w14:paraId="77047EA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this</w:t>
      </w:r>
      <w:r w:rsidRPr="00F733A3">
        <w:rPr>
          <w:rFonts w:ascii="Consolas" w:hAnsi="Consolas" w:cs="B Lotus"/>
          <w:color w:val="000000"/>
          <w:sz w:val="20"/>
          <w:szCs w:val="20"/>
        </w:rPr>
        <w:t xml:space="preserve">.LglHldrTb1 = </w:t>
      </w:r>
      <w:r w:rsidRPr="00F733A3">
        <w:rPr>
          <w:rFonts w:ascii="Consolas" w:hAnsi="Consolas" w:cs="B Lotus"/>
          <w:color w:val="0000FF"/>
          <w:sz w:val="20"/>
          <w:szCs w:val="20"/>
        </w:rPr>
        <w:t>new</w:t>
      </w:r>
      <w:r w:rsidRPr="00F733A3">
        <w:rPr>
          <w:rFonts w:ascii="Consolas" w:hAnsi="Consolas" w:cs="B Lotus"/>
          <w:color w:val="000000"/>
          <w:sz w:val="20"/>
          <w:szCs w:val="20"/>
        </w:rPr>
        <w:t xml:space="preserve"> </w:t>
      </w:r>
      <w:r w:rsidRPr="00F733A3">
        <w:rPr>
          <w:rFonts w:ascii="Consolas" w:hAnsi="Consolas" w:cs="B Lotus"/>
          <w:color w:val="2B91AF"/>
          <w:sz w:val="20"/>
          <w:szCs w:val="20"/>
        </w:rPr>
        <w:t>HashSet</w:t>
      </w:r>
      <w:r w:rsidRPr="00F733A3">
        <w:rPr>
          <w:rFonts w:ascii="Consolas" w:hAnsi="Consolas" w:cs="B Lotus"/>
          <w:color w:val="000000"/>
          <w:sz w:val="20"/>
          <w:szCs w:val="20"/>
        </w:rPr>
        <w:t>&lt;</w:t>
      </w:r>
      <w:r w:rsidRPr="00F733A3">
        <w:rPr>
          <w:rFonts w:ascii="Consolas" w:hAnsi="Consolas" w:cs="B Lotus"/>
          <w:color w:val="2B91AF"/>
          <w:sz w:val="20"/>
          <w:szCs w:val="20"/>
        </w:rPr>
        <w:t>LglHldrTb</w:t>
      </w:r>
      <w:r w:rsidRPr="00F733A3">
        <w:rPr>
          <w:rFonts w:ascii="Consolas" w:hAnsi="Consolas" w:cs="B Lotus"/>
          <w:color w:val="000000"/>
          <w:sz w:val="20"/>
          <w:szCs w:val="20"/>
        </w:rPr>
        <w:t>&gt;();</w:t>
      </w:r>
    </w:p>
    <w:p w14:paraId="027C17C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6DA9D76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27BA8D8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3AD33FB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long</w:t>
      </w:r>
      <w:r w:rsidRPr="00F733A3">
        <w:rPr>
          <w:rFonts w:ascii="Consolas" w:hAnsi="Consolas" w:cs="B Lotus"/>
          <w:color w:val="000000"/>
          <w:sz w:val="20"/>
          <w:szCs w:val="20"/>
        </w:rPr>
        <w:t xml:space="preserve"> LglCod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شرکت</w:t>
      </w:r>
    </w:p>
    <w:p w14:paraId="553F3B1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75CBFB9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w:t>
      </w:r>
      <w:r w:rsidRPr="00F733A3">
        <w:rPr>
          <w:rFonts w:ascii="Consolas" w:hAnsi="Consolas" w:cs="B Lotus"/>
          <w:color w:val="0000FF"/>
          <w:sz w:val="20"/>
          <w:szCs w:val="20"/>
        </w:rPr>
        <w:t>decimal</w:t>
      </w:r>
      <w:r w:rsidRPr="00F733A3">
        <w:rPr>
          <w:rFonts w:ascii="Consolas" w:hAnsi="Consolas" w:cs="B Lotus"/>
          <w:color w:val="000000"/>
          <w:sz w:val="20"/>
          <w:szCs w:val="20"/>
        </w:rPr>
        <w:t xml:space="preserve">&gt; ShrCnt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تعداد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سهم</w:t>
      </w:r>
    </w:p>
    <w:p w14:paraId="2D7F95D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12A425C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LglNam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نام</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شرکت</w:t>
      </w:r>
    </w:p>
    <w:p w14:paraId="3E49565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1E826A2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w:t>
      </w:r>
      <w:r w:rsidRPr="00F733A3">
        <w:rPr>
          <w:rFonts w:ascii="Consolas" w:hAnsi="Consolas" w:cs="B Lotus"/>
          <w:color w:val="0000FF"/>
          <w:sz w:val="20"/>
          <w:szCs w:val="20"/>
        </w:rPr>
        <w:t>long</w:t>
      </w:r>
      <w:r w:rsidRPr="00F733A3">
        <w:rPr>
          <w:rFonts w:ascii="Consolas" w:hAnsi="Consolas" w:cs="B Lotus"/>
          <w:color w:val="000000"/>
          <w:sz w:val="20"/>
          <w:szCs w:val="20"/>
        </w:rPr>
        <w:t xml:space="preserve">&gt; LglRgsCod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شماره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ثبت</w:t>
      </w:r>
    </w:p>
    <w:p w14:paraId="0C2E26A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618D335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NtnlCod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ملي</w:t>
      </w:r>
    </w:p>
    <w:p w14:paraId="00F6D78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18B686B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&gt; LglRgsDte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ثبت</w:t>
      </w:r>
    </w:p>
    <w:p w14:paraId="2D5A26C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768F0DB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EcoCod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شماره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اقتصادي</w:t>
      </w:r>
    </w:p>
    <w:p w14:paraId="690D8D5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47F3334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w:t>
      </w:r>
      <w:r w:rsidRPr="00F733A3">
        <w:rPr>
          <w:rFonts w:ascii="Consolas" w:hAnsi="Consolas" w:cs="B Lotus"/>
          <w:color w:val="0000FF"/>
          <w:sz w:val="20"/>
          <w:szCs w:val="20"/>
        </w:rPr>
        <w:t>decimal</w:t>
      </w:r>
      <w:r w:rsidRPr="00F733A3">
        <w:rPr>
          <w:rFonts w:ascii="Consolas" w:hAnsi="Consolas" w:cs="B Lotus"/>
          <w:color w:val="000000"/>
          <w:sz w:val="20"/>
          <w:szCs w:val="20"/>
        </w:rPr>
        <w:t xml:space="preserve">&gt; Cptl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ميزان</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سرمايه</w:t>
      </w:r>
    </w:p>
    <w:p w14:paraId="5802A58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7895D0A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w:t>
      </w:r>
      <w:r w:rsidRPr="00F733A3">
        <w:rPr>
          <w:rFonts w:ascii="Consolas" w:hAnsi="Consolas" w:cs="B Lotus"/>
          <w:color w:val="0000FF"/>
          <w:sz w:val="20"/>
          <w:szCs w:val="20"/>
        </w:rPr>
        <w:t>decimal</w:t>
      </w:r>
      <w:r w:rsidRPr="00F733A3">
        <w:rPr>
          <w:rFonts w:ascii="Consolas" w:hAnsi="Consolas" w:cs="B Lotus"/>
          <w:color w:val="000000"/>
          <w:sz w:val="20"/>
          <w:szCs w:val="20"/>
        </w:rPr>
        <w:t xml:space="preserve">&gt; Csh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تاديه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نقدي</w:t>
      </w:r>
    </w:p>
    <w:p w14:paraId="2671E2D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7A17517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LglTypCod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نوع</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شرکت</w:t>
      </w:r>
    </w:p>
    <w:p w14:paraId="6B9CADB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74C08ED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Residency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محل</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اقامت</w:t>
      </w:r>
    </w:p>
    <w:p w14:paraId="1A3557E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0B79110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Address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آدرس</w:t>
      </w:r>
    </w:p>
    <w:p w14:paraId="3E8E2B08"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6F15994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PostCode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پستي</w:t>
      </w:r>
    </w:p>
    <w:p w14:paraId="2AA76FE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747BA7B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RegisterUnit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محل</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ثبت</w:t>
      </w:r>
    </w:p>
    <w:p w14:paraId="46DEBC7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69F06A0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ParentRegisterUnit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مرکز</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محل</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ثبت</w:t>
      </w:r>
    </w:p>
    <w:p w14:paraId="471FAD9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25532BA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LegalPersonType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نوع</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شرکت</w:t>
      </w:r>
    </w:p>
    <w:p w14:paraId="02BFAA6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0DF8CC0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1CB7A1C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ICollection</w:t>
      </w:r>
      <w:r w:rsidRPr="00F733A3">
        <w:rPr>
          <w:rFonts w:ascii="Consolas" w:hAnsi="Consolas" w:cs="B Lotus"/>
          <w:color w:val="000000"/>
          <w:sz w:val="20"/>
          <w:szCs w:val="20"/>
        </w:rPr>
        <w:t>&lt;</w:t>
      </w:r>
      <w:r w:rsidRPr="00F733A3">
        <w:rPr>
          <w:rFonts w:ascii="Consolas" w:hAnsi="Consolas" w:cs="B Lotus"/>
          <w:color w:val="2B91AF"/>
          <w:sz w:val="20"/>
          <w:szCs w:val="20"/>
        </w:rPr>
        <w:t>LglHldrTb</w:t>
      </w:r>
      <w:r w:rsidRPr="00F733A3">
        <w:rPr>
          <w:rFonts w:ascii="Consolas" w:hAnsi="Consolas" w:cs="B Lotus"/>
          <w:color w:val="000000"/>
          <w:sz w:val="20"/>
          <w:szCs w:val="20"/>
        </w:rPr>
        <w:t xml:space="preserve">&gt; LglHldrTb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p>
    <w:p w14:paraId="4BC718FA"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016110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ICollection</w:t>
      </w:r>
      <w:r w:rsidRPr="00F733A3">
        <w:rPr>
          <w:rFonts w:ascii="Consolas" w:hAnsi="Consolas" w:cs="B Lotus"/>
          <w:color w:val="000000"/>
          <w:sz w:val="20"/>
          <w:szCs w:val="20"/>
        </w:rPr>
        <w:t>&lt;</w:t>
      </w:r>
      <w:r w:rsidRPr="00F733A3">
        <w:rPr>
          <w:rFonts w:ascii="Consolas" w:hAnsi="Consolas" w:cs="B Lotus"/>
          <w:color w:val="2B91AF"/>
          <w:sz w:val="20"/>
          <w:szCs w:val="20"/>
        </w:rPr>
        <w:t>LglHldrTb</w:t>
      </w:r>
      <w:r w:rsidRPr="00F733A3">
        <w:rPr>
          <w:rFonts w:ascii="Consolas" w:hAnsi="Consolas" w:cs="B Lotus"/>
          <w:color w:val="000000"/>
          <w:sz w:val="20"/>
          <w:szCs w:val="20"/>
        </w:rPr>
        <w:t xml:space="preserve">&gt; LglHldrTb1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p>
    <w:p w14:paraId="5998FE95" w14:textId="77777777" w:rsidR="00EA2347" w:rsidRPr="00F733A3" w:rsidRDefault="00EA2347" w:rsidP="00B21F61">
      <w:pPr>
        <w:bidi w:val="0"/>
        <w:rPr>
          <w:rFonts w:ascii="Consolas" w:hAnsi="Consolas" w:cs="B Lotus"/>
          <w:color w:val="000000"/>
          <w:sz w:val="20"/>
          <w:szCs w:val="20"/>
        </w:rPr>
      </w:pPr>
      <w:r w:rsidRPr="00F733A3">
        <w:rPr>
          <w:rFonts w:ascii="Consolas" w:hAnsi="Consolas" w:cs="B Lotus"/>
          <w:color w:val="000000"/>
          <w:sz w:val="20"/>
          <w:szCs w:val="20"/>
        </w:rPr>
        <w:t>}</w:t>
      </w:r>
    </w:p>
    <w:p w14:paraId="5D6B7251" w14:textId="77777777" w:rsidR="00EA2347" w:rsidRPr="00F733A3" w:rsidRDefault="00EA2347" w:rsidP="00EA2347">
      <w:pPr>
        <w:autoSpaceDE w:val="0"/>
        <w:autoSpaceDN w:val="0"/>
        <w:adjustRightInd w:val="0"/>
        <w:spacing w:after="0" w:line="240" w:lineRule="auto"/>
        <w:rPr>
          <w:rFonts w:ascii="Consolas" w:hAnsi="Consolas" w:cs="B Lotus"/>
          <w:color w:val="000000"/>
          <w:sz w:val="20"/>
          <w:szCs w:val="20"/>
        </w:rPr>
      </w:pPr>
    </w:p>
    <w:p w14:paraId="7E0D859B" w14:textId="77777777" w:rsidR="00EA2347" w:rsidRPr="00F733A3" w:rsidRDefault="00EA2347" w:rsidP="00B21F61">
      <w:pPr>
        <w:bidi w:val="0"/>
        <w:jc w:val="center"/>
        <w:rPr>
          <w:rFonts w:cs="B Lotus"/>
          <w:sz w:val="32"/>
          <w:szCs w:val="32"/>
          <w:rtl/>
        </w:rPr>
      </w:pPr>
      <w:r w:rsidRPr="00F733A3">
        <w:rPr>
          <w:rFonts w:cs="B Lotus" w:hint="eastAsia"/>
          <w:sz w:val="32"/>
          <w:szCs w:val="32"/>
          <w:rtl/>
        </w:rPr>
        <w:lastRenderedPageBreak/>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18</w:t>
      </w:r>
    </w:p>
    <w:p w14:paraId="67CB98F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 xml:space="preserve">StsTb </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وضعيت</w:t>
      </w:r>
      <w:r w:rsidRPr="00F733A3">
        <w:rPr>
          <w:rFonts w:ascii="Consolas" w:hAnsi="Consolas" w:cs="B Lotus"/>
          <w:color w:val="000000"/>
          <w:sz w:val="20"/>
          <w:szCs w:val="20"/>
        </w:rPr>
        <w:t xml:space="preserve"> </w:t>
      </w:r>
    </w:p>
    <w:p w14:paraId="08B95B1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49E721E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30D1B8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StsCod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وضعيت</w:t>
      </w:r>
    </w:p>
    <w:p w14:paraId="68E6A84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73D233C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StsTtl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عنوان</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وضعيت</w:t>
      </w:r>
    </w:p>
    <w:p w14:paraId="621A76BF" w14:textId="77777777" w:rsidR="00EA2347" w:rsidRPr="00F733A3" w:rsidRDefault="00EA2347" w:rsidP="00B21F61">
      <w:pPr>
        <w:bidi w:val="0"/>
        <w:rPr>
          <w:rFonts w:cs="B Lotus"/>
          <w:sz w:val="32"/>
          <w:szCs w:val="32"/>
        </w:rPr>
      </w:pPr>
      <w:r w:rsidRPr="00F733A3">
        <w:rPr>
          <w:rFonts w:ascii="Consolas" w:hAnsi="Consolas" w:cs="B Lotus"/>
          <w:color w:val="000000"/>
          <w:sz w:val="20"/>
          <w:szCs w:val="20"/>
        </w:rPr>
        <w:t xml:space="preserve">    }</w:t>
      </w:r>
    </w:p>
    <w:p w14:paraId="2C4A629E" w14:textId="77777777" w:rsidR="00EA2347" w:rsidRPr="00F733A3" w:rsidRDefault="00EA2347" w:rsidP="00B21F61">
      <w:pPr>
        <w:bidi w:val="0"/>
        <w:jc w:val="center"/>
        <w:rPr>
          <w:rFonts w:cs="B Lotus"/>
          <w:sz w:val="32"/>
          <w:szCs w:val="32"/>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19</w:t>
      </w:r>
    </w:p>
    <w:p w14:paraId="3CB60A1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AgncFldPrsnTb</w:t>
      </w:r>
      <w:r w:rsidRPr="00F733A3">
        <w:rPr>
          <w:rFonts w:ascii="Consolas" w:hAnsi="Consolas" w:cs="B Lotus"/>
          <w:color w:val="000000"/>
          <w:sz w:val="20"/>
          <w:szCs w:val="20"/>
        </w:rPr>
        <w:t xml:space="preserve"> </w:t>
      </w:r>
      <w:r w:rsidRPr="00F733A3">
        <w:rPr>
          <w:rFonts w:ascii="Consolas" w:hAnsi="Consolas" w:cs="B Lotus" w:hint="eastAsia"/>
          <w:color w:val="000000"/>
          <w:sz w:val="20"/>
          <w:szCs w:val="20"/>
          <w:rtl/>
        </w:rPr>
        <w:t>کارمند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نمايندگي</w:t>
      </w:r>
    </w:p>
    <w:p w14:paraId="2EADBAC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59E3DE8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15DDBB2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AgncFldPrsnCod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کارمند</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نمايندگي</w:t>
      </w:r>
    </w:p>
    <w:p w14:paraId="7661077A"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368C46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Mbl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شماره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همراه</w:t>
      </w:r>
    </w:p>
    <w:p w14:paraId="6542E78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52B9E10A"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&gt; TstDte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cs="B Lotus"/>
          <w:sz w:val="24"/>
          <w:szCs w:val="24"/>
          <w:rtl/>
        </w:rPr>
        <w:t xml:space="preserve">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آزمون</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نمايندگي</w:t>
      </w:r>
    </w:p>
    <w:p w14:paraId="3FFB2E2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22648C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w:t>
      </w:r>
      <w:r w:rsidRPr="00F733A3">
        <w:rPr>
          <w:rFonts w:ascii="Consolas" w:hAnsi="Consolas" w:cs="B Lotus"/>
          <w:color w:val="0000FF"/>
          <w:sz w:val="20"/>
          <w:szCs w:val="20"/>
        </w:rPr>
        <w:t>int</w:t>
      </w:r>
      <w:r w:rsidRPr="00F733A3">
        <w:rPr>
          <w:rFonts w:ascii="Consolas" w:hAnsi="Consolas" w:cs="B Lotus"/>
          <w:color w:val="000000"/>
          <w:sz w:val="20"/>
          <w:szCs w:val="20"/>
        </w:rPr>
        <w:t xml:space="preserve">&gt; Grd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cs="B Lotus"/>
          <w:sz w:val="24"/>
          <w:szCs w:val="24"/>
          <w:rtl/>
        </w:rPr>
        <w:t xml:space="preserve"> </w:t>
      </w:r>
      <w:r w:rsidRPr="00F733A3">
        <w:rPr>
          <w:rFonts w:ascii="Consolas" w:hAnsi="Consolas" w:cs="B Lotus" w:hint="eastAsia"/>
          <w:color w:val="000000"/>
          <w:sz w:val="20"/>
          <w:szCs w:val="20"/>
          <w:rtl/>
        </w:rPr>
        <w:t>نمره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آزمون</w:t>
      </w:r>
    </w:p>
    <w:p w14:paraId="31C23C5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391340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&gt; AsgnDte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انتصاب</w:t>
      </w:r>
    </w:p>
    <w:p w14:paraId="74862F1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5AC9357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&gt; DsmsDte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برکناري</w:t>
      </w:r>
    </w:p>
    <w:p w14:paraId="7414BB0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5A578FC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EduTb</w:t>
      </w:r>
      <w:r w:rsidRPr="00F733A3">
        <w:rPr>
          <w:rFonts w:ascii="Consolas" w:hAnsi="Consolas" w:cs="B Lotus"/>
          <w:color w:val="000000"/>
          <w:sz w:val="20"/>
          <w:szCs w:val="20"/>
        </w:rPr>
        <w:t xml:space="preserve"> EduTb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1"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11</w:t>
        </w:r>
      </w:hyperlink>
      <w:r w:rsidRPr="00F733A3">
        <w:rPr>
          <w:rFonts w:ascii="Consolas" w:hAnsi="Consolas" w:cs="B Lotus"/>
          <w:color w:val="000000"/>
          <w:sz w:val="20"/>
          <w:szCs w:val="20"/>
        </w:rPr>
        <w:t>)</w:t>
      </w:r>
    </w:p>
    <w:p w14:paraId="6C337A9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DF1EC2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PlcTb</w:t>
      </w:r>
      <w:r w:rsidRPr="00F733A3">
        <w:rPr>
          <w:rFonts w:ascii="Consolas" w:hAnsi="Consolas" w:cs="B Lotus"/>
          <w:color w:val="000000"/>
          <w:sz w:val="20"/>
          <w:szCs w:val="20"/>
        </w:rPr>
        <w:t xml:space="preserve"> PlcTb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2"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12</w:t>
        </w:r>
      </w:hyperlink>
      <w:r w:rsidRPr="00F733A3">
        <w:rPr>
          <w:rFonts w:ascii="Consolas" w:hAnsi="Consolas" w:cs="B Lotus"/>
          <w:color w:val="000000"/>
          <w:sz w:val="20"/>
          <w:szCs w:val="20"/>
        </w:rPr>
        <w:t>)</w:t>
      </w:r>
    </w:p>
    <w:p w14:paraId="14FCBE1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F14C40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StdFldTb</w:t>
      </w:r>
      <w:r w:rsidRPr="00F733A3">
        <w:rPr>
          <w:rFonts w:ascii="Consolas" w:hAnsi="Consolas" w:cs="B Lotus"/>
          <w:color w:val="000000"/>
          <w:sz w:val="20"/>
          <w:szCs w:val="20"/>
        </w:rPr>
        <w:t xml:space="preserve"> StdFldTb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4"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14</w:t>
        </w:r>
      </w:hyperlink>
      <w:r w:rsidRPr="00F733A3">
        <w:rPr>
          <w:rFonts w:ascii="Consolas" w:hAnsi="Consolas" w:cs="B Lotus"/>
          <w:color w:val="000000"/>
          <w:sz w:val="20"/>
          <w:szCs w:val="20"/>
        </w:rPr>
        <w:t>)</w:t>
      </w:r>
    </w:p>
    <w:p w14:paraId="1AB22F2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40C8558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PrsnTb</w:t>
      </w:r>
      <w:r w:rsidRPr="00F733A3">
        <w:rPr>
          <w:rFonts w:ascii="Consolas" w:hAnsi="Consolas" w:cs="B Lotus"/>
          <w:color w:val="000000"/>
          <w:sz w:val="20"/>
          <w:szCs w:val="20"/>
        </w:rPr>
        <w:t xml:space="preserve"> PrsnTb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3"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13</w:t>
        </w:r>
      </w:hyperlink>
      <w:r w:rsidRPr="00F733A3">
        <w:rPr>
          <w:rFonts w:ascii="Consolas" w:hAnsi="Consolas" w:cs="B Lotus"/>
          <w:color w:val="000000"/>
          <w:sz w:val="20"/>
          <w:szCs w:val="20"/>
        </w:rPr>
        <w:t>)</w:t>
      </w:r>
    </w:p>
    <w:p w14:paraId="608695E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6329C8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AgncPstnTb</w:t>
      </w:r>
      <w:r w:rsidRPr="00F733A3">
        <w:rPr>
          <w:rFonts w:ascii="Consolas" w:hAnsi="Consolas" w:cs="B Lotus"/>
          <w:color w:val="000000"/>
          <w:sz w:val="20"/>
          <w:szCs w:val="20"/>
        </w:rPr>
        <w:t xml:space="preserve"> AgncPstnTb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25"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25</w:t>
        </w:r>
      </w:hyperlink>
      <w:r w:rsidRPr="00F733A3">
        <w:rPr>
          <w:rFonts w:ascii="Consolas" w:hAnsi="Consolas" w:cs="B Lotus"/>
          <w:color w:val="000000"/>
          <w:sz w:val="20"/>
          <w:szCs w:val="20"/>
        </w:rPr>
        <w:t>)</w:t>
      </w:r>
    </w:p>
    <w:p w14:paraId="7EABFBC6" w14:textId="77777777" w:rsidR="00EA2347" w:rsidRPr="00F733A3" w:rsidRDefault="00EA2347" w:rsidP="00B21F61">
      <w:pPr>
        <w:bidi w:val="0"/>
        <w:rPr>
          <w:rFonts w:cs="B Lotus"/>
          <w:sz w:val="32"/>
          <w:szCs w:val="32"/>
        </w:rPr>
      </w:pPr>
      <w:r w:rsidRPr="00F733A3">
        <w:rPr>
          <w:rFonts w:ascii="Consolas" w:hAnsi="Consolas" w:cs="B Lotus"/>
          <w:color w:val="000000"/>
          <w:sz w:val="20"/>
          <w:szCs w:val="20"/>
        </w:rPr>
        <w:t xml:space="preserve">    }</w:t>
      </w:r>
    </w:p>
    <w:p w14:paraId="26E6CA20" w14:textId="77777777" w:rsidR="00EA2347" w:rsidRPr="00F733A3" w:rsidRDefault="00EA2347" w:rsidP="00B21F61">
      <w:pPr>
        <w:bidi w:val="0"/>
        <w:rPr>
          <w:rFonts w:cs="B Lotus"/>
          <w:sz w:val="32"/>
          <w:szCs w:val="32"/>
        </w:rPr>
      </w:pPr>
    </w:p>
    <w:p w14:paraId="7EE4F660" w14:textId="77777777" w:rsidR="00EA2347" w:rsidRPr="00F733A3" w:rsidRDefault="00EA2347" w:rsidP="00B21F61">
      <w:pPr>
        <w:bidi w:val="0"/>
        <w:rPr>
          <w:rFonts w:ascii="Consolas" w:hAnsi="Consolas" w:cs="B Lotus"/>
          <w:color w:val="000000"/>
          <w:sz w:val="20"/>
          <w:szCs w:val="20"/>
        </w:rPr>
      </w:pPr>
      <w:r w:rsidRPr="00F733A3">
        <w:rPr>
          <w:rFonts w:ascii="Consolas" w:hAnsi="Consolas" w:cs="B Lotus"/>
          <w:color w:val="000000"/>
          <w:sz w:val="20"/>
          <w:szCs w:val="20"/>
        </w:rPr>
        <w:br w:type="page"/>
      </w:r>
    </w:p>
    <w:p w14:paraId="30CCCF64" w14:textId="77777777" w:rsidR="00EA2347" w:rsidRPr="00F733A3" w:rsidRDefault="00EA2347" w:rsidP="00B21F61">
      <w:pPr>
        <w:bidi w:val="0"/>
        <w:jc w:val="center"/>
        <w:rPr>
          <w:rFonts w:cs="B Lotus"/>
          <w:sz w:val="32"/>
          <w:szCs w:val="32"/>
        </w:rPr>
      </w:pPr>
      <w:r w:rsidRPr="00F733A3">
        <w:rPr>
          <w:rFonts w:cs="B Lotus" w:hint="eastAsia"/>
          <w:sz w:val="32"/>
          <w:szCs w:val="32"/>
          <w:rtl/>
        </w:rPr>
        <w:lastRenderedPageBreak/>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20</w:t>
      </w:r>
    </w:p>
    <w:p w14:paraId="3C3CF56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AgncFldTypTb</w:t>
      </w:r>
      <w:r w:rsidRPr="00F733A3">
        <w:rPr>
          <w:rFonts w:ascii="Consolas" w:hAnsi="Consolas" w:cs="B Lotus"/>
          <w:color w:val="000000"/>
          <w:sz w:val="20"/>
          <w:szCs w:val="20"/>
        </w:rPr>
        <w:t xml:space="preserve"> </w:t>
      </w:r>
      <w:r w:rsidRPr="00F733A3">
        <w:rPr>
          <w:rFonts w:ascii="Consolas" w:hAnsi="Consolas" w:cs="B Lotus" w:hint="eastAsia"/>
          <w:color w:val="000000"/>
          <w:sz w:val="20"/>
          <w:szCs w:val="20"/>
          <w:rtl/>
        </w:rPr>
        <w:t>نوع</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نمايندگي</w:t>
      </w:r>
    </w:p>
    <w:p w14:paraId="099EAA7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26FD4B8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5E464BE8"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AgncFldTypCod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p>
    <w:p w14:paraId="49DAFE6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715E068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TypNam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نوع</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نمايندگي</w:t>
      </w:r>
    </w:p>
    <w:p w14:paraId="3F2CB4AB" w14:textId="77777777" w:rsidR="00EA2347" w:rsidRPr="00F733A3" w:rsidRDefault="00EA2347" w:rsidP="00B21F61">
      <w:pPr>
        <w:bidi w:val="0"/>
        <w:rPr>
          <w:rFonts w:ascii="Consolas" w:hAnsi="Consolas" w:cs="B Lotus"/>
          <w:color w:val="000000"/>
          <w:sz w:val="20"/>
          <w:szCs w:val="20"/>
        </w:rPr>
      </w:pPr>
      <w:r w:rsidRPr="00F733A3">
        <w:rPr>
          <w:rFonts w:ascii="Consolas" w:hAnsi="Consolas" w:cs="B Lotus"/>
          <w:color w:val="000000"/>
          <w:sz w:val="20"/>
          <w:szCs w:val="20"/>
        </w:rPr>
        <w:t xml:space="preserve">    }</w:t>
      </w:r>
    </w:p>
    <w:p w14:paraId="311BDF4F" w14:textId="77777777" w:rsidR="00EA2347" w:rsidRPr="00F733A3" w:rsidRDefault="00EA2347" w:rsidP="00B21F61">
      <w:pPr>
        <w:bidi w:val="0"/>
        <w:jc w:val="center"/>
        <w:rPr>
          <w:rFonts w:cs="B Lotus"/>
          <w:sz w:val="32"/>
          <w:szCs w:val="32"/>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21</w:t>
      </w:r>
    </w:p>
    <w:p w14:paraId="1552B5B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CtyTb</w:t>
      </w:r>
      <w:r w:rsidRPr="00F733A3">
        <w:rPr>
          <w:rFonts w:ascii="Consolas" w:hAnsi="Consolas" w:cs="B Lotus" w:hint="eastAsia"/>
          <w:color w:val="000000"/>
          <w:sz w:val="20"/>
          <w:szCs w:val="20"/>
          <w:rtl/>
        </w:rPr>
        <w:t>شهر</w:t>
      </w:r>
      <w:r w:rsidRPr="00F733A3">
        <w:rPr>
          <w:rFonts w:ascii="Consolas" w:hAnsi="Consolas" w:cs="B Lotus"/>
          <w:color w:val="000000"/>
          <w:sz w:val="20"/>
          <w:szCs w:val="20"/>
          <w:rtl/>
        </w:rPr>
        <w:t xml:space="preserve"> </w:t>
      </w:r>
    </w:p>
    <w:p w14:paraId="2111E30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4640650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F71A32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CtyId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کد</w:t>
      </w:r>
    </w:p>
    <w:p w14:paraId="358DCE1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1C27180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CtyNam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نام</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شهر</w:t>
      </w:r>
    </w:p>
    <w:p w14:paraId="22D2753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p>
    <w:p w14:paraId="7EE7147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20A265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PrvnTb</w:t>
      </w:r>
      <w:r w:rsidRPr="00F733A3">
        <w:rPr>
          <w:rFonts w:ascii="Consolas" w:hAnsi="Consolas" w:cs="B Lotus"/>
          <w:color w:val="000000"/>
          <w:sz w:val="20"/>
          <w:szCs w:val="20"/>
        </w:rPr>
        <w:t xml:space="preserve"> PrvnTb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 (</w:t>
      </w:r>
      <w:hyperlink w:anchor="p22"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22</w:t>
        </w:r>
      </w:hyperlink>
      <w:r w:rsidRPr="00F733A3">
        <w:rPr>
          <w:rFonts w:ascii="Consolas" w:hAnsi="Consolas" w:cs="B Lotus"/>
          <w:color w:val="000000"/>
          <w:sz w:val="20"/>
          <w:szCs w:val="20"/>
        </w:rPr>
        <w:t>)</w:t>
      </w:r>
    </w:p>
    <w:p w14:paraId="5A6E18D8" w14:textId="77777777" w:rsidR="00EA2347" w:rsidRPr="00F733A3" w:rsidRDefault="00EA2347" w:rsidP="00B21F61">
      <w:pPr>
        <w:bidi w:val="0"/>
        <w:rPr>
          <w:rFonts w:cs="B Lotus"/>
          <w:sz w:val="32"/>
          <w:szCs w:val="32"/>
        </w:rPr>
      </w:pPr>
      <w:r w:rsidRPr="00F733A3">
        <w:rPr>
          <w:rFonts w:ascii="Consolas" w:hAnsi="Consolas" w:cs="B Lotus"/>
          <w:color w:val="000000"/>
          <w:sz w:val="20"/>
          <w:szCs w:val="20"/>
        </w:rPr>
        <w:t xml:space="preserve">    }</w:t>
      </w:r>
    </w:p>
    <w:p w14:paraId="4CBC019E" w14:textId="77777777" w:rsidR="00EA2347" w:rsidRPr="00F733A3" w:rsidRDefault="00EA2347" w:rsidP="00B21F61">
      <w:pPr>
        <w:bidi w:val="0"/>
        <w:jc w:val="center"/>
        <w:rPr>
          <w:rFonts w:cs="B Lotus"/>
          <w:sz w:val="32"/>
          <w:szCs w:val="32"/>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22</w:t>
      </w:r>
    </w:p>
    <w:p w14:paraId="6396F17F"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PrvnTb</w:t>
      </w:r>
      <w:r w:rsidRPr="00F733A3">
        <w:rPr>
          <w:rFonts w:ascii="Consolas" w:hAnsi="Consolas" w:cs="B Lotus" w:hint="eastAsia"/>
          <w:color w:val="000000"/>
          <w:sz w:val="20"/>
          <w:szCs w:val="20"/>
          <w:rtl/>
        </w:rPr>
        <w:t>استان</w:t>
      </w:r>
      <w:r w:rsidRPr="00F733A3">
        <w:rPr>
          <w:rFonts w:ascii="Consolas" w:hAnsi="Consolas" w:cs="B Lotus"/>
          <w:color w:val="000000"/>
          <w:sz w:val="20"/>
          <w:szCs w:val="20"/>
          <w:rtl/>
        </w:rPr>
        <w:t xml:space="preserve"> </w:t>
      </w:r>
    </w:p>
    <w:p w14:paraId="30BB92F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2701006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C79CCA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PrvnCod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p>
    <w:p w14:paraId="17AE17D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CD44FE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PrvnNam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نام</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استان</w:t>
      </w:r>
    </w:p>
    <w:p w14:paraId="480ABD8B" w14:textId="77777777" w:rsidR="00EA2347" w:rsidRPr="00F733A3" w:rsidRDefault="00EA2347" w:rsidP="00B21F61">
      <w:pPr>
        <w:bidi w:val="0"/>
        <w:rPr>
          <w:rFonts w:cs="B Lotus"/>
          <w:sz w:val="32"/>
          <w:szCs w:val="32"/>
        </w:rPr>
      </w:pPr>
      <w:r w:rsidRPr="00F733A3">
        <w:rPr>
          <w:rFonts w:ascii="Consolas" w:hAnsi="Consolas" w:cs="B Lotus"/>
          <w:color w:val="000000"/>
          <w:sz w:val="20"/>
          <w:szCs w:val="20"/>
        </w:rPr>
        <w:t xml:space="preserve">    }</w:t>
      </w:r>
    </w:p>
    <w:p w14:paraId="5F1648CC" w14:textId="77777777" w:rsidR="00EA2347" w:rsidRPr="00F733A3" w:rsidRDefault="00EA2347" w:rsidP="00B21F61">
      <w:pPr>
        <w:bidi w:val="0"/>
        <w:rPr>
          <w:rFonts w:cs="B Lotus"/>
          <w:sz w:val="32"/>
          <w:szCs w:val="32"/>
        </w:rPr>
      </w:pPr>
      <w:r w:rsidRPr="00F733A3">
        <w:rPr>
          <w:rFonts w:cs="B Lotus"/>
          <w:sz w:val="32"/>
          <w:szCs w:val="32"/>
        </w:rPr>
        <w:br w:type="page"/>
      </w:r>
    </w:p>
    <w:p w14:paraId="74F3A900" w14:textId="77777777" w:rsidR="00EA2347" w:rsidRPr="00F733A3" w:rsidRDefault="00EA2347" w:rsidP="00B21F61">
      <w:pPr>
        <w:bidi w:val="0"/>
        <w:jc w:val="center"/>
        <w:rPr>
          <w:rFonts w:cs="B Lotus"/>
          <w:sz w:val="32"/>
          <w:szCs w:val="32"/>
        </w:rPr>
      </w:pPr>
      <w:r w:rsidRPr="00F733A3">
        <w:rPr>
          <w:rFonts w:cs="B Lotus" w:hint="eastAsia"/>
          <w:sz w:val="32"/>
          <w:szCs w:val="32"/>
          <w:rtl/>
        </w:rPr>
        <w:lastRenderedPageBreak/>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23</w:t>
      </w:r>
    </w:p>
    <w:p w14:paraId="42A75E9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AgncFldOfcPrsnTb</w:t>
      </w:r>
      <w:r w:rsidRPr="00F733A3">
        <w:rPr>
          <w:rFonts w:ascii="Consolas" w:hAnsi="Consolas" w:cs="B Lotus"/>
          <w:color w:val="000000"/>
          <w:sz w:val="20"/>
          <w:szCs w:val="20"/>
        </w:rPr>
        <w:t xml:space="preserve"> </w:t>
      </w:r>
      <w:r w:rsidRPr="00F733A3">
        <w:rPr>
          <w:rFonts w:ascii="Consolas" w:hAnsi="Consolas" w:cs="B Lotus" w:hint="eastAsia"/>
          <w:color w:val="000000"/>
          <w:sz w:val="20"/>
          <w:szCs w:val="20"/>
          <w:rtl/>
        </w:rPr>
        <w:t>کارکنان</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نمايندگي</w:t>
      </w:r>
    </w:p>
    <w:p w14:paraId="29E55905"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5E94E03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1069ADAB"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long</w:t>
      </w:r>
      <w:r w:rsidRPr="00F733A3">
        <w:rPr>
          <w:rFonts w:ascii="Consolas" w:hAnsi="Consolas" w:cs="B Lotus"/>
          <w:color w:val="000000"/>
          <w:sz w:val="20"/>
          <w:szCs w:val="20"/>
        </w:rPr>
        <w:t xml:space="preserve"> Id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ascii="Consolas" w:hAnsi="Consolas" w:cs="B Lotus" w:hint="eastAsia"/>
          <w:color w:val="000000"/>
          <w:sz w:val="20"/>
          <w:szCs w:val="20"/>
          <w:rtl/>
        </w:rPr>
        <w:t>کد</w:t>
      </w:r>
    </w:p>
    <w:p w14:paraId="413821E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2178ADC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 BgnDte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cs="B Lotus"/>
          <w:sz w:val="24"/>
          <w:szCs w:val="24"/>
          <w:rtl/>
        </w:rPr>
        <w:t xml:space="preserve">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شروع</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فعاليت</w:t>
      </w:r>
    </w:p>
    <w:p w14:paraId="2DAE5FA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1597D59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2B91AF"/>
          <w:sz w:val="20"/>
          <w:szCs w:val="20"/>
        </w:rPr>
        <w:t>Nullable</w:t>
      </w:r>
      <w:r w:rsidRPr="00F733A3">
        <w:rPr>
          <w:rFonts w:ascii="Consolas" w:hAnsi="Consolas" w:cs="B Lotus"/>
          <w:color w:val="000000"/>
          <w:sz w:val="20"/>
          <w:szCs w:val="20"/>
        </w:rPr>
        <w:t>&lt;System.</w:t>
      </w:r>
      <w:r w:rsidRPr="00F733A3">
        <w:rPr>
          <w:rFonts w:ascii="Consolas" w:hAnsi="Consolas" w:cs="B Lotus"/>
          <w:color w:val="2B91AF"/>
          <w:sz w:val="20"/>
          <w:szCs w:val="20"/>
        </w:rPr>
        <w:t>DateTime</w:t>
      </w:r>
      <w:r w:rsidRPr="00F733A3">
        <w:rPr>
          <w:rFonts w:ascii="Consolas" w:hAnsi="Consolas" w:cs="B Lotus"/>
          <w:color w:val="000000"/>
          <w:sz w:val="20"/>
          <w:szCs w:val="20"/>
        </w:rPr>
        <w:t xml:space="preserve">&gt; EndDte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xml:space="preserve">; } </w:t>
      </w:r>
      <w:r w:rsidRPr="00F733A3">
        <w:rPr>
          <w:rFonts w:cs="B Lotus"/>
          <w:sz w:val="24"/>
          <w:szCs w:val="24"/>
          <w:rtl/>
        </w:rPr>
        <w:t xml:space="preserve"> </w:t>
      </w:r>
      <w:r w:rsidRPr="00F733A3">
        <w:rPr>
          <w:rFonts w:ascii="Consolas" w:hAnsi="Consolas" w:cs="B Lotus" w:hint="eastAsia"/>
          <w:color w:val="000000"/>
          <w:sz w:val="20"/>
          <w:szCs w:val="20"/>
          <w:rtl/>
        </w:rPr>
        <w:t>تاريخ</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پايان</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فعاليت</w:t>
      </w:r>
    </w:p>
    <w:p w14:paraId="7CE9F8D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p>
    <w:p w14:paraId="36FC3B07"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5715D2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EduTb</w:t>
      </w:r>
      <w:r w:rsidRPr="00F733A3">
        <w:rPr>
          <w:rFonts w:ascii="Consolas" w:hAnsi="Consolas" w:cs="B Lotus"/>
          <w:color w:val="000000"/>
          <w:sz w:val="20"/>
          <w:szCs w:val="20"/>
        </w:rPr>
        <w:t xml:space="preserve"> EduTb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1"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11</w:t>
        </w:r>
      </w:hyperlink>
      <w:r w:rsidRPr="00F733A3">
        <w:rPr>
          <w:rFonts w:ascii="Consolas" w:hAnsi="Consolas" w:cs="B Lotus"/>
          <w:color w:val="000000"/>
          <w:sz w:val="20"/>
          <w:szCs w:val="20"/>
        </w:rPr>
        <w:t>)</w:t>
      </w:r>
    </w:p>
    <w:p w14:paraId="691054D2"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292F573"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PrsnTb</w:t>
      </w:r>
      <w:r w:rsidRPr="00F733A3">
        <w:rPr>
          <w:rFonts w:ascii="Consolas" w:hAnsi="Consolas" w:cs="B Lotus"/>
          <w:color w:val="000000"/>
          <w:sz w:val="20"/>
          <w:szCs w:val="20"/>
        </w:rPr>
        <w:t xml:space="preserve"> PrsnTb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3"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13</w:t>
        </w:r>
      </w:hyperlink>
      <w:r w:rsidRPr="00F733A3">
        <w:rPr>
          <w:rFonts w:ascii="Consolas" w:hAnsi="Consolas" w:cs="B Lotus"/>
          <w:color w:val="000000"/>
          <w:sz w:val="20"/>
          <w:szCs w:val="20"/>
        </w:rPr>
        <w:t>)</w:t>
      </w:r>
    </w:p>
    <w:p w14:paraId="4ADF0B9A"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9CCF01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StdFldTb</w:t>
      </w:r>
      <w:r w:rsidRPr="00F733A3">
        <w:rPr>
          <w:rFonts w:ascii="Consolas" w:hAnsi="Consolas" w:cs="B Lotus"/>
          <w:color w:val="000000"/>
          <w:sz w:val="20"/>
          <w:szCs w:val="20"/>
        </w:rPr>
        <w:t xml:space="preserve"> StdFldTb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14"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14</w:t>
        </w:r>
      </w:hyperlink>
      <w:r w:rsidRPr="00F733A3">
        <w:rPr>
          <w:rFonts w:ascii="Consolas" w:hAnsi="Consolas" w:cs="B Lotus"/>
          <w:color w:val="000000"/>
          <w:sz w:val="20"/>
          <w:szCs w:val="20"/>
        </w:rPr>
        <w:t>)</w:t>
      </w:r>
    </w:p>
    <w:p w14:paraId="7623270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3D9C0EE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WrkFldTb</w:t>
      </w:r>
      <w:r w:rsidRPr="00F733A3">
        <w:rPr>
          <w:rFonts w:ascii="Consolas" w:hAnsi="Consolas" w:cs="B Lotus"/>
          <w:color w:val="000000"/>
          <w:sz w:val="20"/>
          <w:szCs w:val="20"/>
        </w:rPr>
        <w:t xml:space="preserve"> WrkFldTb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24"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24</w:t>
        </w:r>
      </w:hyperlink>
      <w:r w:rsidRPr="00F733A3">
        <w:rPr>
          <w:rFonts w:ascii="Consolas" w:hAnsi="Consolas" w:cs="B Lotus"/>
          <w:color w:val="000000"/>
          <w:sz w:val="20"/>
          <w:szCs w:val="20"/>
        </w:rPr>
        <w:t>)</w:t>
      </w:r>
    </w:p>
    <w:p w14:paraId="26F3AC8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6D2E61E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virtual</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AgncPstnTb</w:t>
      </w:r>
      <w:r w:rsidRPr="00F733A3">
        <w:rPr>
          <w:rFonts w:ascii="Consolas" w:hAnsi="Consolas" w:cs="B Lotus"/>
          <w:color w:val="000000"/>
          <w:sz w:val="20"/>
          <w:szCs w:val="20"/>
        </w:rPr>
        <w:t xml:space="preserve"> AgncPstnTb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hyperlink w:anchor="p25" w:history="1">
        <w:r w:rsidRPr="00F733A3">
          <w:rPr>
            <w:rStyle w:val="Hyperlink"/>
            <w:rFonts w:ascii="Consolas" w:hAnsi="Consolas" w:cs="B Lotus" w:hint="eastAsia"/>
            <w:sz w:val="20"/>
            <w:szCs w:val="20"/>
            <w:rtl/>
          </w:rPr>
          <w:t>پ</w:t>
        </w:r>
        <w:r w:rsidRPr="00F733A3">
          <w:rPr>
            <w:rStyle w:val="Hyperlink"/>
            <w:rFonts w:ascii="Consolas" w:hAnsi="Consolas" w:cs="B Lotus"/>
            <w:sz w:val="20"/>
            <w:szCs w:val="20"/>
            <w:rtl/>
          </w:rPr>
          <w:t>ی</w:t>
        </w:r>
        <w:r w:rsidRPr="00F733A3">
          <w:rPr>
            <w:rStyle w:val="Hyperlink"/>
            <w:rFonts w:ascii="Consolas" w:hAnsi="Consolas" w:cs="B Lotus" w:hint="eastAsia"/>
            <w:sz w:val="20"/>
            <w:szCs w:val="20"/>
            <w:rtl/>
          </w:rPr>
          <w:t>وست</w:t>
        </w:r>
        <w:r w:rsidRPr="00F733A3">
          <w:rPr>
            <w:rStyle w:val="Hyperlink"/>
            <w:rFonts w:ascii="Consolas" w:hAnsi="Consolas" w:cs="B Lotus"/>
            <w:sz w:val="20"/>
            <w:szCs w:val="20"/>
            <w:rtl/>
          </w:rPr>
          <w:t xml:space="preserve"> 25</w:t>
        </w:r>
      </w:hyperlink>
      <w:r w:rsidRPr="00F733A3">
        <w:rPr>
          <w:rFonts w:ascii="Consolas" w:hAnsi="Consolas" w:cs="B Lotus"/>
          <w:color w:val="000000"/>
          <w:sz w:val="20"/>
          <w:szCs w:val="20"/>
        </w:rPr>
        <w:t>)</w:t>
      </w:r>
    </w:p>
    <w:p w14:paraId="276EB0DD" w14:textId="77777777" w:rsidR="00EA2347" w:rsidRPr="00F733A3" w:rsidRDefault="00EA2347" w:rsidP="00B21F61">
      <w:pPr>
        <w:bidi w:val="0"/>
        <w:rPr>
          <w:rFonts w:cs="B Lotus"/>
          <w:sz w:val="32"/>
          <w:szCs w:val="32"/>
        </w:rPr>
      </w:pPr>
      <w:r w:rsidRPr="00F733A3">
        <w:rPr>
          <w:rFonts w:ascii="Consolas" w:hAnsi="Consolas" w:cs="B Lotus"/>
          <w:color w:val="000000"/>
          <w:sz w:val="20"/>
          <w:szCs w:val="20"/>
        </w:rPr>
        <w:t xml:space="preserve">    }</w:t>
      </w:r>
    </w:p>
    <w:p w14:paraId="5C83CEF2" w14:textId="77777777" w:rsidR="00EA2347" w:rsidRPr="00F733A3" w:rsidRDefault="00EA2347" w:rsidP="00B21F61">
      <w:pPr>
        <w:bidi w:val="0"/>
        <w:jc w:val="center"/>
        <w:rPr>
          <w:rFonts w:ascii="Consolas" w:hAnsi="Consolas" w:cs="B Lotus"/>
          <w:color w:val="000000"/>
          <w:sz w:val="20"/>
          <w:szCs w:val="20"/>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24</w:t>
      </w:r>
    </w:p>
    <w:p w14:paraId="47A710C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WrkFldTb</w:t>
      </w:r>
      <w:r w:rsidRPr="00F733A3">
        <w:rPr>
          <w:rFonts w:ascii="Consolas" w:hAnsi="Consolas" w:cs="B Lotus" w:hint="eastAsia"/>
          <w:color w:val="000000"/>
          <w:sz w:val="20"/>
          <w:szCs w:val="20"/>
          <w:rtl/>
        </w:rPr>
        <w:t>ضم</w:t>
      </w:r>
      <w:r w:rsidRPr="00F733A3">
        <w:rPr>
          <w:rFonts w:ascii="Consolas" w:hAnsi="Consolas" w:cs="B Lotus"/>
          <w:color w:val="000000"/>
          <w:sz w:val="20"/>
          <w:szCs w:val="20"/>
          <w:rtl/>
        </w:rPr>
        <w:t>ی</w:t>
      </w:r>
      <w:r w:rsidRPr="00F733A3">
        <w:rPr>
          <w:rFonts w:ascii="Consolas" w:hAnsi="Consolas" w:cs="B Lotus" w:hint="eastAsia"/>
          <w:color w:val="000000"/>
          <w:sz w:val="20"/>
          <w:szCs w:val="20"/>
          <w:rtl/>
        </w:rPr>
        <w:t>نه</w:t>
      </w:r>
      <w:r w:rsidRPr="00F733A3">
        <w:rPr>
          <w:rFonts w:ascii="Consolas" w:hAnsi="Consolas" w:cs="B Lotus"/>
          <w:color w:val="000000"/>
          <w:sz w:val="20"/>
          <w:szCs w:val="20"/>
          <w:rtl/>
        </w:rPr>
        <w:t xml:space="preserve"> </w:t>
      </w:r>
      <w:r w:rsidRPr="00F733A3">
        <w:rPr>
          <w:rFonts w:ascii="Consolas" w:hAnsi="Consolas" w:cs="B Lotus" w:hint="eastAsia"/>
          <w:color w:val="000000"/>
          <w:sz w:val="20"/>
          <w:szCs w:val="20"/>
          <w:rtl/>
        </w:rPr>
        <w:t>کار</w:t>
      </w:r>
      <w:r w:rsidRPr="00F733A3">
        <w:rPr>
          <w:rFonts w:ascii="Consolas" w:hAnsi="Consolas" w:cs="B Lotus"/>
          <w:color w:val="000000"/>
          <w:sz w:val="20"/>
          <w:szCs w:val="20"/>
          <w:rtl/>
        </w:rPr>
        <w:t xml:space="preserve">ی </w:t>
      </w:r>
    </w:p>
    <w:p w14:paraId="6F3A72BC"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30508019"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1B4F04D8"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WrkFldCod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کد</w:t>
      </w:r>
    </w:p>
    <w:p w14:paraId="41798A1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t>[</w:t>
      </w:r>
      <w:r w:rsidRPr="00F733A3">
        <w:rPr>
          <w:rFonts w:ascii="Consolas" w:hAnsi="Consolas" w:cs="B Lotus"/>
          <w:color w:val="2B91AF"/>
          <w:sz w:val="20"/>
          <w:szCs w:val="20"/>
        </w:rPr>
        <w:t>DataMember</w:t>
      </w:r>
      <w:r w:rsidRPr="00F733A3">
        <w:rPr>
          <w:rFonts w:ascii="Consolas" w:hAnsi="Consolas" w:cs="B Lotus"/>
          <w:color w:val="000000"/>
          <w:sz w:val="20"/>
          <w:szCs w:val="20"/>
        </w:rPr>
        <w:t>]</w:t>
      </w:r>
      <w:r w:rsidRPr="00F733A3">
        <w:rPr>
          <w:rFonts w:ascii="Consolas" w:hAnsi="Consolas" w:cs="B Lotus"/>
          <w:color w:val="000000"/>
          <w:sz w:val="20"/>
          <w:szCs w:val="20"/>
        </w:rPr>
        <w:tab/>
      </w:r>
    </w:p>
    <w:p w14:paraId="6EB27F78"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00"/>
          <w:sz w:val="20"/>
          <w:szCs w:val="20"/>
        </w:rPr>
        <w:tab/>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WrkFldTtl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عنوان</w:t>
      </w:r>
    </w:p>
    <w:p w14:paraId="50D121DE" w14:textId="77777777" w:rsidR="00EA2347" w:rsidRPr="00F733A3" w:rsidRDefault="00EA2347" w:rsidP="00B21F61">
      <w:pPr>
        <w:bidi w:val="0"/>
        <w:rPr>
          <w:rFonts w:cs="B Lotus"/>
          <w:sz w:val="32"/>
          <w:szCs w:val="32"/>
        </w:rPr>
      </w:pPr>
      <w:r w:rsidRPr="00F733A3">
        <w:rPr>
          <w:rFonts w:ascii="Consolas" w:hAnsi="Consolas" w:cs="B Lotus"/>
          <w:color w:val="000000"/>
          <w:sz w:val="20"/>
          <w:szCs w:val="20"/>
        </w:rPr>
        <w:t xml:space="preserve">    }</w:t>
      </w:r>
    </w:p>
    <w:p w14:paraId="020D247C" w14:textId="77777777" w:rsidR="00EA2347" w:rsidRPr="00F733A3" w:rsidRDefault="00EA2347" w:rsidP="00B21F61">
      <w:pPr>
        <w:bidi w:val="0"/>
        <w:jc w:val="center"/>
        <w:rPr>
          <w:rFonts w:ascii="Consolas" w:hAnsi="Consolas" w:cs="B Lotus"/>
          <w:color w:val="000000"/>
          <w:sz w:val="20"/>
          <w:szCs w:val="20"/>
        </w:rPr>
      </w:pPr>
      <w:r w:rsidRPr="00F733A3">
        <w:rPr>
          <w:rFonts w:cs="B Lotus" w:hint="eastAsia"/>
          <w:sz w:val="32"/>
          <w:szCs w:val="32"/>
          <w:rtl/>
        </w:rPr>
        <w:t>پ</w:t>
      </w:r>
      <w:r w:rsidRPr="00F733A3">
        <w:rPr>
          <w:rFonts w:cs="B Lotus"/>
          <w:sz w:val="32"/>
          <w:szCs w:val="32"/>
          <w:rtl/>
        </w:rPr>
        <w:t>ی</w:t>
      </w:r>
      <w:r w:rsidRPr="00F733A3">
        <w:rPr>
          <w:rFonts w:cs="B Lotus" w:hint="eastAsia"/>
          <w:sz w:val="32"/>
          <w:szCs w:val="32"/>
          <w:rtl/>
        </w:rPr>
        <w:t>وست</w:t>
      </w:r>
      <w:r w:rsidRPr="00F733A3">
        <w:rPr>
          <w:rFonts w:cs="B Lotus"/>
          <w:sz w:val="32"/>
          <w:szCs w:val="32"/>
          <w:rtl/>
        </w:rPr>
        <w:t xml:space="preserve"> 25</w:t>
      </w:r>
    </w:p>
    <w:p w14:paraId="4D3D4C90"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partial</w:t>
      </w:r>
      <w:r w:rsidRPr="00F733A3">
        <w:rPr>
          <w:rFonts w:ascii="Consolas" w:hAnsi="Consolas" w:cs="B Lotus"/>
          <w:color w:val="000000"/>
          <w:sz w:val="20"/>
          <w:szCs w:val="20"/>
        </w:rPr>
        <w:t xml:space="preserve"> </w:t>
      </w:r>
      <w:r w:rsidRPr="00F733A3">
        <w:rPr>
          <w:rFonts w:ascii="Consolas" w:hAnsi="Consolas" w:cs="B Lotus"/>
          <w:color w:val="0000FF"/>
          <w:sz w:val="20"/>
          <w:szCs w:val="20"/>
        </w:rPr>
        <w:t>class</w:t>
      </w:r>
      <w:r w:rsidRPr="00F733A3">
        <w:rPr>
          <w:rFonts w:ascii="Consolas" w:hAnsi="Consolas" w:cs="B Lotus"/>
          <w:color w:val="000000"/>
          <w:sz w:val="20"/>
          <w:szCs w:val="20"/>
        </w:rPr>
        <w:t xml:space="preserve"> </w:t>
      </w:r>
      <w:r w:rsidRPr="00F733A3">
        <w:rPr>
          <w:rFonts w:ascii="Consolas" w:hAnsi="Consolas" w:cs="B Lotus"/>
          <w:color w:val="2B91AF"/>
          <w:sz w:val="20"/>
          <w:szCs w:val="20"/>
        </w:rPr>
        <w:t>AgncPstnTb</w:t>
      </w:r>
      <w:r w:rsidRPr="00F733A3">
        <w:rPr>
          <w:rFonts w:ascii="Consolas" w:hAnsi="Consolas" w:cs="B Lotus" w:hint="eastAsia"/>
          <w:color w:val="000000"/>
          <w:sz w:val="20"/>
          <w:szCs w:val="20"/>
          <w:rtl/>
        </w:rPr>
        <w:t>سمت</w:t>
      </w:r>
      <w:r w:rsidRPr="00F733A3">
        <w:rPr>
          <w:rFonts w:ascii="Consolas" w:hAnsi="Consolas" w:cs="B Lotus"/>
          <w:color w:val="000000"/>
          <w:sz w:val="20"/>
          <w:szCs w:val="20"/>
          <w:rtl/>
        </w:rPr>
        <w:t xml:space="preserve"> </w:t>
      </w:r>
    </w:p>
    <w:p w14:paraId="43AF0DE6"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p>
    <w:p w14:paraId="2DB51C61"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180E7754"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int</w:t>
      </w:r>
      <w:r w:rsidRPr="00F733A3">
        <w:rPr>
          <w:rFonts w:ascii="Consolas" w:hAnsi="Consolas" w:cs="B Lotus"/>
          <w:color w:val="000000"/>
          <w:sz w:val="20"/>
          <w:szCs w:val="20"/>
        </w:rPr>
        <w:t xml:space="preserve"> AgncPstnCod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کد</w:t>
      </w:r>
    </w:p>
    <w:p w14:paraId="7E048CEE"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Pr>
      </w:pPr>
      <w:r w:rsidRPr="00F733A3">
        <w:rPr>
          <w:rFonts w:ascii="Consolas" w:hAnsi="Consolas" w:cs="B Lotus"/>
          <w:color w:val="000000"/>
          <w:sz w:val="20"/>
          <w:szCs w:val="20"/>
        </w:rPr>
        <w:t xml:space="preserve">        [</w:t>
      </w:r>
      <w:r w:rsidRPr="00F733A3">
        <w:rPr>
          <w:rFonts w:ascii="Consolas" w:hAnsi="Consolas" w:cs="B Lotus"/>
          <w:color w:val="2B91AF"/>
          <w:sz w:val="20"/>
          <w:szCs w:val="20"/>
        </w:rPr>
        <w:t>DataMember</w:t>
      </w:r>
      <w:r w:rsidRPr="00F733A3">
        <w:rPr>
          <w:rFonts w:ascii="Consolas" w:hAnsi="Consolas" w:cs="B Lotus"/>
          <w:color w:val="000000"/>
          <w:sz w:val="20"/>
          <w:szCs w:val="20"/>
        </w:rPr>
        <w:t>]</w:t>
      </w:r>
    </w:p>
    <w:p w14:paraId="0F9F883D" w14:textId="77777777" w:rsidR="00EA2347" w:rsidRPr="00F733A3" w:rsidRDefault="00EA2347" w:rsidP="00B21F61">
      <w:pPr>
        <w:autoSpaceDE w:val="0"/>
        <w:autoSpaceDN w:val="0"/>
        <w:bidi w:val="0"/>
        <w:adjustRightInd w:val="0"/>
        <w:spacing w:after="0" w:line="240" w:lineRule="auto"/>
        <w:rPr>
          <w:rFonts w:ascii="Consolas" w:hAnsi="Consolas" w:cs="B Lotus"/>
          <w:color w:val="000000"/>
          <w:sz w:val="20"/>
          <w:szCs w:val="20"/>
          <w:rtl/>
        </w:rPr>
      </w:pPr>
      <w:r w:rsidRPr="00F733A3">
        <w:rPr>
          <w:rFonts w:ascii="Consolas" w:hAnsi="Consolas" w:cs="B Lotus"/>
          <w:color w:val="000000"/>
          <w:sz w:val="20"/>
          <w:szCs w:val="20"/>
        </w:rPr>
        <w:t xml:space="preserve">        </w:t>
      </w:r>
      <w:r w:rsidRPr="00F733A3">
        <w:rPr>
          <w:rFonts w:ascii="Consolas" w:hAnsi="Consolas" w:cs="B Lotus"/>
          <w:color w:val="0000FF"/>
          <w:sz w:val="20"/>
          <w:szCs w:val="20"/>
        </w:rPr>
        <w:t>public</w:t>
      </w:r>
      <w:r w:rsidRPr="00F733A3">
        <w:rPr>
          <w:rFonts w:ascii="Consolas" w:hAnsi="Consolas" w:cs="B Lotus"/>
          <w:color w:val="000000"/>
          <w:sz w:val="20"/>
          <w:szCs w:val="20"/>
        </w:rPr>
        <w:t xml:space="preserve"> </w:t>
      </w:r>
      <w:r w:rsidRPr="00F733A3">
        <w:rPr>
          <w:rFonts w:ascii="Consolas" w:hAnsi="Consolas" w:cs="B Lotus"/>
          <w:color w:val="0000FF"/>
          <w:sz w:val="20"/>
          <w:szCs w:val="20"/>
        </w:rPr>
        <w:t>string</w:t>
      </w:r>
      <w:r w:rsidRPr="00F733A3">
        <w:rPr>
          <w:rFonts w:ascii="Consolas" w:hAnsi="Consolas" w:cs="B Lotus"/>
          <w:color w:val="000000"/>
          <w:sz w:val="20"/>
          <w:szCs w:val="20"/>
        </w:rPr>
        <w:t xml:space="preserve"> PstnTtl { </w:t>
      </w:r>
      <w:r w:rsidRPr="00F733A3">
        <w:rPr>
          <w:rFonts w:ascii="Consolas" w:hAnsi="Consolas" w:cs="B Lotus"/>
          <w:color w:val="0000FF"/>
          <w:sz w:val="20"/>
          <w:szCs w:val="20"/>
        </w:rPr>
        <w:t>get</w:t>
      </w:r>
      <w:r w:rsidRPr="00F733A3">
        <w:rPr>
          <w:rFonts w:ascii="Consolas" w:hAnsi="Consolas" w:cs="B Lotus"/>
          <w:color w:val="000000"/>
          <w:sz w:val="20"/>
          <w:szCs w:val="20"/>
        </w:rPr>
        <w:t xml:space="preserve">; </w:t>
      </w:r>
      <w:r w:rsidRPr="00F733A3">
        <w:rPr>
          <w:rFonts w:ascii="Consolas" w:hAnsi="Consolas" w:cs="B Lotus"/>
          <w:color w:val="0000FF"/>
          <w:sz w:val="20"/>
          <w:szCs w:val="20"/>
        </w:rPr>
        <w:t>set</w:t>
      </w:r>
      <w:r w:rsidRPr="00F733A3">
        <w:rPr>
          <w:rFonts w:ascii="Consolas" w:hAnsi="Consolas" w:cs="B Lotus"/>
          <w:color w:val="000000"/>
          <w:sz w:val="20"/>
          <w:szCs w:val="20"/>
        </w:rPr>
        <w:t>; }</w:t>
      </w:r>
      <w:r w:rsidRPr="00F733A3">
        <w:rPr>
          <w:rFonts w:ascii="Consolas" w:hAnsi="Consolas" w:cs="B Lotus" w:hint="eastAsia"/>
          <w:color w:val="000000"/>
          <w:sz w:val="20"/>
          <w:szCs w:val="20"/>
          <w:rtl/>
        </w:rPr>
        <w:t>عنوان</w:t>
      </w:r>
    </w:p>
    <w:p w14:paraId="763A56B6" w14:textId="77777777" w:rsidR="00EA2347" w:rsidRPr="00F733A3" w:rsidRDefault="00EA2347" w:rsidP="00B21F61">
      <w:pPr>
        <w:bidi w:val="0"/>
        <w:rPr>
          <w:rFonts w:cs="B Lotus"/>
          <w:b/>
          <w:bCs/>
          <w:sz w:val="32"/>
          <w:szCs w:val="32"/>
        </w:rPr>
      </w:pPr>
      <w:r w:rsidRPr="00F733A3">
        <w:rPr>
          <w:rFonts w:ascii="Consolas" w:hAnsi="Consolas" w:cs="B Lotus"/>
          <w:color w:val="000000"/>
          <w:sz w:val="20"/>
          <w:szCs w:val="20"/>
        </w:rPr>
        <w:t xml:space="preserve">    }</w:t>
      </w:r>
    </w:p>
    <w:p w14:paraId="371D7A0E" w14:textId="77777777" w:rsidR="0053405C" w:rsidRPr="00F733A3" w:rsidRDefault="0053405C" w:rsidP="0053405C">
      <w:pPr>
        <w:bidi w:val="0"/>
        <w:jc w:val="right"/>
        <w:rPr>
          <w:rFonts w:cs="B Lotus"/>
          <w:sz w:val="28"/>
          <w:szCs w:val="28"/>
        </w:rPr>
      </w:pPr>
    </w:p>
    <w:p w14:paraId="00E04155" w14:textId="77777777" w:rsidR="0053405C" w:rsidRPr="00F733A3" w:rsidRDefault="0053405C" w:rsidP="0053405C">
      <w:pPr>
        <w:bidi w:val="0"/>
        <w:jc w:val="right"/>
        <w:rPr>
          <w:rFonts w:cs="B Lotus"/>
          <w:sz w:val="28"/>
          <w:szCs w:val="28"/>
          <w:rtl/>
        </w:rPr>
      </w:pPr>
    </w:p>
    <w:p w14:paraId="796CC934" w14:textId="36BCD77D" w:rsidR="0053405C" w:rsidRPr="00F733A3" w:rsidRDefault="00993592" w:rsidP="002268EF">
      <w:pPr>
        <w:pStyle w:val="Heading1"/>
        <w:rPr>
          <w:rFonts w:cs="B Lotus"/>
          <w:sz w:val="32"/>
          <w:szCs w:val="32"/>
          <w:rtl/>
        </w:rPr>
      </w:pPr>
      <w:bookmarkStart w:id="194" w:name="_Toc439461627"/>
      <w:bookmarkStart w:id="195" w:name="_Toc38109575"/>
      <w:r w:rsidRPr="00F733A3">
        <w:rPr>
          <w:rFonts w:cs="B Lotus" w:hint="cs"/>
          <w:sz w:val="32"/>
          <w:szCs w:val="32"/>
          <w:rtl/>
        </w:rPr>
        <w:lastRenderedPageBreak/>
        <w:t xml:space="preserve">بخش </w:t>
      </w:r>
      <w:r w:rsidR="002268EF">
        <w:rPr>
          <w:rFonts w:cs="B Lotus" w:hint="cs"/>
          <w:sz w:val="32"/>
          <w:szCs w:val="32"/>
          <w:rtl/>
        </w:rPr>
        <w:t>سیزدهم</w:t>
      </w:r>
      <w:r w:rsidR="00CC2F20" w:rsidRPr="00F733A3">
        <w:rPr>
          <w:rFonts w:cs="B Lotus" w:hint="cs"/>
          <w:sz w:val="32"/>
          <w:szCs w:val="32"/>
          <w:rtl/>
        </w:rPr>
        <w:t xml:space="preserve"> </w:t>
      </w:r>
      <w:r w:rsidRPr="00F733A3">
        <w:rPr>
          <w:rFonts w:cs="B Lotus" w:hint="cs"/>
          <w:sz w:val="32"/>
          <w:szCs w:val="32"/>
          <w:rtl/>
        </w:rPr>
        <w:t>:</w:t>
      </w:r>
      <w:r w:rsidR="00CC2F20" w:rsidRPr="00F733A3">
        <w:rPr>
          <w:rFonts w:cs="B Lotus" w:hint="cs"/>
          <w:sz w:val="32"/>
          <w:szCs w:val="32"/>
          <w:rtl/>
        </w:rPr>
        <w:t xml:space="preserve"> </w:t>
      </w:r>
      <w:r w:rsidR="0053405C" w:rsidRPr="00F733A3">
        <w:rPr>
          <w:rFonts w:cs="B Lotus" w:hint="cs"/>
          <w:sz w:val="32"/>
          <w:szCs w:val="32"/>
          <w:rtl/>
        </w:rPr>
        <w:t xml:space="preserve">فهرست کد و عناوین </w:t>
      </w:r>
      <w:r w:rsidRPr="00F733A3">
        <w:rPr>
          <w:rFonts w:cs="B Lotus" w:hint="cs"/>
          <w:sz w:val="32"/>
          <w:szCs w:val="32"/>
          <w:rtl/>
        </w:rPr>
        <w:t>شاخصهای</w:t>
      </w:r>
      <w:r w:rsidRPr="00F733A3">
        <w:rPr>
          <w:rFonts w:cs="B Lotus"/>
          <w:sz w:val="32"/>
          <w:szCs w:val="32"/>
          <w:rtl/>
        </w:rPr>
        <w:t xml:space="preserve"> </w:t>
      </w:r>
      <w:r w:rsidRPr="00F733A3">
        <w:rPr>
          <w:rFonts w:cs="B Lotus" w:hint="cs"/>
          <w:sz w:val="32"/>
          <w:szCs w:val="32"/>
          <w:rtl/>
        </w:rPr>
        <w:t>رش</w:t>
      </w:r>
      <w:r w:rsidR="00C34C1E" w:rsidRPr="00F733A3">
        <w:rPr>
          <w:rFonts w:cs="B Lotus" w:hint="cs"/>
          <w:sz w:val="32"/>
          <w:szCs w:val="32"/>
          <w:rtl/>
        </w:rPr>
        <w:t>ت</w:t>
      </w:r>
      <w:r w:rsidRPr="00F733A3">
        <w:rPr>
          <w:rFonts w:cs="B Lotus" w:hint="cs"/>
          <w:sz w:val="32"/>
          <w:szCs w:val="32"/>
          <w:rtl/>
        </w:rPr>
        <w:t>ه</w:t>
      </w:r>
      <w:r w:rsidRPr="00F733A3">
        <w:rPr>
          <w:rFonts w:cs="B Lotus"/>
          <w:sz w:val="32"/>
          <w:szCs w:val="32"/>
          <w:rtl/>
        </w:rPr>
        <w:t xml:space="preserve"> </w:t>
      </w:r>
      <w:r w:rsidRPr="00F733A3">
        <w:rPr>
          <w:rFonts w:cs="B Lotus" w:hint="cs"/>
          <w:sz w:val="32"/>
          <w:szCs w:val="32"/>
          <w:rtl/>
        </w:rPr>
        <w:t>ثالث</w:t>
      </w:r>
      <w:r w:rsidRPr="00F733A3">
        <w:rPr>
          <w:rFonts w:cs="B Lotus"/>
          <w:sz w:val="32"/>
          <w:szCs w:val="32"/>
          <w:rtl/>
        </w:rPr>
        <w:t xml:space="preserve">  - </w:t>
      </w:r>
      <w:r w:rsidRPr="00F733A3">
        <w:rPr>
          <w:rFonts w:cs="B Lotus" w:hint="cs"/>
          <w:sz w:val="32"/>
          <w:szCs w:val="32"/>
          <w:rtl/>
        </w:rPr>
        <w:t>بخش</w:t>
      </w:r>
      <w:r w:rsidRPr="00F733A3">
        <w:rPr>
          <w:rFonts w:cs="B Lotus"/>
          <w:sz w:val="32"/>
          <w:szCs w:val="32"/>
          <w:rtl/>
        </w:rPr>
        <w:t xml:space="preserve"> </w:t>
      </w:r>
      <w:r w:rsidRPr="00F733A3">
        <w:rPr>
          <w:rFonts w:cs="B Lotus" w:hint="cs"/>
          <w:sz w:val="32"/>
          <w:szCs w:val="32"/>
          <w:rtl/>
        </w:rPr>
        <w:t>صدور،</w:t>
      </w:r>
      <w:r w:rsidR="00914226" w:rsidRPr="00F733A3">
        <w:rPr>
          <w:rFonts w:cs="B Lotus" w:hint="cs"/>
          <w:sz w:val="32"/>
          <w:szCs w:val="32"/>
          <w:rtl/>
        </w:rPr>
        <w:t xml:space="preserve"> </w:t>
      </w:r>
      <w:r w:rsidRPr="00F733A3">
        <w:rPr>
          <w:rFonts w:cs="B Lotus" w:hint="cs"/>
          <w:sz w:val="32"/>
          <w:szCs w:val="32"/>
          <w:rtl/>
        </w:rPr>
        <w:t>خسارت</w:t>
      </w:r>
      <w:r w:rsidRPr="00F733A3">
        <w:rPr>
          <w:rFonts w:cs="B Lotus"/>
          <w:sz w:val="32"/>
          <w:szCs w:val="32"/>
          <w:rtl/>
        </w:rPr>
        <w:t xml:space="preserve"> </w:t>
      </w:r>
      <w:r w:rsidRPr="00F733A3">
        <w:rPr>
          <w:rFonts w:cs="B Lotus" w:hint="cs"/>
          <w:sz w:val="32"/>
          <w:szCs w:val="32"/>
          <w:rtl/>
        </w:rPr>
        <w:t>و</w:t>
      </w:r>
      <w:r w:rsidR="00914226" w:rsidRPr="00F733A3">
        <w:rPr>
          <w:rFonts w:cs="B Lotus" w:hint="cs"/>
          <w:sz w:val="32"/>
          <w:szCs w:val="32"/>
          <w:rtl/>
        </w:rPr>
        <w:t xml:space="preserve"> </w:t>
      </w:r>
      <w:r w:rsidRPr="00F733A3">
        <w:rPr>
          <w:rFonts w:cs="B Lotus" w:hint="cs"/>
          <w:sz w:val="32"/>
          <w:szCs w:val="32"/>
          <w:rtl/>
        </w:rPr>
        <w:t>تخلفات</w:t>
      </w:r>
      <w:r w:rsidRPr="00F733A3">
        <w:rPr>
          <w:rFonts w:cs="B Lotus"/>
          <w:sz w:val="32"/>
          <w:szCs w:val="32"/>
          <w:rtl/>
        </w:rPr>
        <w:t xml:space="preserve"> </w:t>
      </w:r>
      <w:r w:rsidRPr="00F733A3">
        <w:rPr>
          <w:rFonts w:cs="B Lotus" w:hint="cs"/>
          <w:sz w:val="32"/>
          <w:szCs w:val="32"/>
          <w:rtl/>
        </w:rPr>
        <w:t>و</w:t>
      </w:r>
      <w:r w:rsidR="00914226" w:rsidRPr="00F733A3">
        <w:rPr>
          <w:rFonts w:cs="B Lotus" w:hint="cs"/>
          <w:sz w:val="32"/>
          <w:szCs w:val="32"/>
          <w:rtl/>
        </w:rPr>
        <w:t xml:space="preserve"> </w:t>
      </w:r>
      <w:r w:rsidRPr="00F733A3">
        <w:rPr>
          <w:rFonts w:cs="B Lotus" w:hint="cs"/>
          <w:sz w:val="32"/>
          <w:szCs w:val="32"/>
          <w:rtl/>
        </w:rPr>
        <w:t>تقلبات</w:t>
      </w:r>
      <w:bookmarkEnd w:id="194"/>
      <w:bookmarkEnd w:id="195"/>
    </w:p>
    <w:p w14:paraId="5D6FBDF5" w14:textId="77777777" w:rsidR="0053405C" w:rsidRPr="00F733A3" w:rsidRDefault="0053405C" w:rsidP="00C34C1E">
      <w:pPr>
        <w:rPr>
          <w:rFonts w:cs="B Lotus"/>
          <w:sz w:val="24"/>
          <w:szCs w:val="24"/>
          <w:rtl/>
        </w:rPr>
      </w:pPr>
    </w:p>
    <w:tbl>
      <w:tblPr>
        <w:tblStyle w:val="PlainTable11"/>
        <w:tblpPr w:leftFromText="180" w:rightFromText="180" w:vertAnchor="text" w:tblpXSpec="center" w:tblpY="1"/>
        <w:tblOverlap w:val="never"/>
        <w:bidiVisual/>
        <w:tblW w:w="0" w:type="dxa"/>
        <w:tblLook w:val="04A0" w:firstRow="1" w:lastRow="0" w:firstColumn="1" w:lastColumn="0" w:noHBand="0" w:noVBand="1"/>
      </w:tblPr>
      <w:tblGrid>
        <w:gridCol w:w="1697"/>
        <w:gridCol w:w="7319"/>
      </w:tblGrid>
      <w:tr w:rsidR="00993592" w:rsidRPr="00F733A3" w14:paraId="3A9B6E0C" w14:textId="77777777" w:rsidTr="008D666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DD9C3" w:themeFill="background2" w:themeFillShade="E6"/>
          </w:tcPr>
          <w:p w14:paraId="22D759C4" w14:textId="77777777" w:rsidR="00993592" w:rsidRPr="00F733A3" w:rsidRDefault="00993592" w:rsidP="008D6668">
            <w:pPr>
              <w:jc w:val="center"/>
              <w:rPr>
                <w:rFonts w:asciiTheme="minorBidi" w:eastAsia="Calibri" w:hAnsiTheme="minorBidi" w:cs="B Lotus"/>
                <w:color w:val="000000" w:themeColor="text1"/>
                <w:sz w:val="28"/>
                <w:szCs w:val="28"/>
                <w:rtl/>
              </w:rPr>
            </w:pPr>
            <w:r w:rsidRPr="00F733A3">
              <w:rPr>
                <w:rFonts w:asciiTheme="minorBidi" w:eastAsia="Calibri" w:hAnsiTheme="minorBidi" w:cs="B Lotus"/>
                <w:color w:val="000000" w:themeColor="text1"/>
                <w:sz w:val="28"/>
                <w:szCs w:val="28"/>
                <w:rtl/>
              </w:rPr>
              <w:t>*شاخص‌ها</w:t>
            </w:r>
            <w:r w:rsidRPr="00F733A3">
              <w:rPr>
                <w:rFonts w:asciiTheme="minorBidi" w:eastAsia="Calibri" w:hAnsiTheme="minorBidi" w:cs="B Lotus" w:hint="cs"/>
                <w:color w:val="000000" w:themeColor="text1"/>
                <w:sz w:val="28"/>
                <w:szCs w:val="28"/>
                <w:rtl/>
              </w:rPr>
              <w:t>ی</w:t>
            </w:r>
            <w:r w:rsidRPr="00F733A3">
              <w:rPr>
                <w:rFonts w:asciiTheme="minorBidi" w:eastAsia="Calibri" w:hAnsiTheme="minorBidi" w:cs="B Lotus"/>
                <w:color w:val="000000" w:themeColor="text1"/>
                <w:sz w:val="28"/>
                <w:szCs w:val="28"/>
                <w:rtl/>
              </w:rPr>
              <w:t xml:space="preserve"> اداره نظارت بر ب</w:t>
            </w:r>
            <w:r w:rsidRPr="00F733A3">
              <w:rPr>
                <w:rFonts w:asciiTheme="minorBidi" w:eastAsia="Calibri" w:hAnsiTheme="minorBidi" w:cs="B Lotus" w:hint="cs"/>
                <w:color w:val="000000" w:themeColor="text1"/>
                <w:sz w:val="28"/>
                <w:szCs w:val="28"/>
                <w:rtl/>
              </w:rPr>
              <w:t>یمه‌های</w:t>
            </w:r>
            <w:r w:rsidRPr="00F733A3">
              <w:rPr>
                <w:rFonts w:asciiTheme="minorBidi" w:eastAsia="Calibri" w:hAnsiTheme="minorBidi" w:cs="B Lotus"/>
                <w:color w:val="000000" w:themeColor="text1"/>
                <w:sz w:val="28"/>
                <w:szCs w:val="28"/>
                <w:rtl/>
              </w:rPr>
              <w:t xml:space="preserve"> اتومبيل*</w:t>
            </w:r>
          </w:p>
        </w:tc>
      </w:tr>
      <w:tr w:rsidR="00993592" w:rsidRPr="00F733A3" w14:paraId="501837EF" w14:textId="77777777" w:rsidTr="008D666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DD9C3" w:themeFill="background2" w:themeFillShade="E6"/>
          </w:tcPr>
          <w:p w14:paraId="77D9A4E3" w14:textId="01041291" w:rsidR="00993592" w:rsidRPr="00F733A3" w:rsidRDefault="00A24037" w:rsidP="008D6668">
            <w:pPr>
              <w:jc w:val="center"/>
              <w:rPr>
                <w:rFonts w:asciiTheme="minorBidi" w:hAnsiTheme="minorBidi" w:cs="B Lotus"/>
                <w:color w:val="000000" w:themeColor="text1"/>
                <w:sz w:val="28"/>
                <w:szCs w:val="28"/>
                <w:rtl/>
              </w:rPr>
            </w:pPr>
            <w:r>
              <w:rPr>
                <w:rFonts w:asciiTheme="minorBidi" w:hAnsiTheme="minorBidi" w:cs="B Lotus"/>
                <w:color w:val="000000" w:themeColor="text1"/>
                <w:sz w:val="28"/>
                <w:szCs w:val="28"/>
                <w:rtl/>
              </w:rPr>
              <w:t>« بيمه اجباري</w:t>
            </w:r>
            <w:r w:rsidR="00993592" w:rsidRPr="00F733A3">
              <w:rPr>
                <w:rFonts w:asciiTheme="minorBidi" w:hAnsiTheme="minorBidi" w:cs="B Lotus"/>
                <w:color w:val="000000" w:themeColor="text1"/>
                <w:sz w:val="28"/>
                <w:szCs w:val="28"/>
                <w:rtl/>
              </w:rPr>
              <w:t xml:space="preserve"> مسئوليت مدني دارندگان وسايل نقليه موتوري زميني در مقابل شخص ثالث وحوادث راننده»</w:t>
            </w:r>
          </w:p>
          <w:p w14:paraId="73979332" w14:textId="77777777" w:rsidR="00993592" w:rsidRPr="00F733A3" w:rsidRDefault="00993592" w:rsidP="008D6668">
            <w:pPr>
              <w:jc w:val="center"/>
              <w:rPr>
                <w:rFonts w:asciiTheme="minorBidi" w:hAnsiTheme="minorBidi" w:cs="B Lotus"/>
                <w:color w:val="000000" w:themeColor="text1"/>
                <w:sz w:val="28"/>
                <w:szCs w:val="28"/>
                <w:rtl/>
              </w:rPr>
            </w:pPr>
            <w:r w:rsidRPr="00F733A3">
              <w:rPr>
                <w:rFonts w:asciiTheme="minorBidi" w:hAnsiTheme="minorBidi" w:cs="B Lotus"/>
                <w:color w:val="000000" w:themeColor="text1"/>
                <w:sz w:val="28"/>
                <w:szCs w:val="28"/>
                <w:rtl/>
              </w:rPr>
              <w:t>« بيمه مــازاد  مسئوليت مدني دارندگان وسايل نقليه موتوري زميني در مقابل شخص ثالث وحوادث راننده»</w:t>
            </w:r>
          </w:p>
          <w:p w14:paraId="18F6D363" w14:textId="77777777" w:rsidR="00993592" w:rsidRPr="00F733A3" w:rsidRDefault="00993592" w:rsidP="008D6668">
            <w:pPr>
              <w:jc w:val="center"/>
              <w:rPr>
                <w:rFonts w:asciiTheme="minorBidi" w:eastAsia="Calibri" w:hAnsiTheme="minorBidi" w:cs="B Lotus"/>
                <w:color w:val="000000" w:themeColor="text1"/>
                <w:sz w:val="28"/>
                <w:szCs w:val="28"/>
                <w:rtl/>
              </w:rPr>
            </w:pPr>
          </w:p>
        </w:tc>
      </w:tr>
      <w:tr w:rsidR="00993592" w:rsidRPr="00F733A3" w14:paraId="01665FAB"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DD9C3" w:themeFill="background2" w:themeFillShade="E6"/>
          </w:tcPr>
          <w:p w14:paraId="4C26A3CA" w14:textId="77777777" w:rsidR="00993592" w:rsidRPr="00F733A3" w:rsidRDefault="00993592" w:rsidP="008D6668">
            <w:pPr>
              <w:jc w:val="center"/>
              <w:rPr>
                <w:rFonts w:asciiTheme="minorBidi" w:eastAsia="Calibri" w:hAnsiTheme="minorBidi" w:cs="B Lotus"/>
                <w:color w:val="000000" w:themeColor="text1"/>
                <w:sz w:val="28"/>
                <w:szCs w:val="28"/>
                <w:rtl/>
              </w:rPr>
            </w:pPr>
            <w:r w:rsidRPr="00F733A3">
              <w:rPr>
                <w:rFonts w:asciiTheme="minorBidi" w:eastAsia="Calibri" w:hAnsiTheme="minorBidi" w:cs="B Lotus"/>
                <w:color w:val="000000" w:themeColor="text1"/>
                <w:sz w:val="28"/>
                <w:szCs w:val="28"/>
                <w:rtl/>
              </w:rPr>
              <w:t>الف- گزارش‌هاي بخش صدور</w:t>
            </w:r>
          </w:p>
        </w:tc>
      </w:tr>
      <w:tr w:rsidR="00993592" w:rsidRPr="00F733A3" w14:paraId="2D13F7BA"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4F70CA15" w14:textId="77777777" w:rsidR="00993592" w:rsidRPr="00A24037" w:rsidRDefault="00993592" w:rsidP="008D6668">
            <w:pPr>
              <w:rPr>
                <w:rFonts w:cs="B Lotus"/>
                <w:b w:val="0"/>
                <w:bCs w:val="0"/>
                <w:sz w:val="28"/>
                <w:szCs w:val="28"/>
                <w:rtl/>
              </w:rPr>
            </w:pPr>
            <w:r w:rsidRPr="00A24037">
              <w:rPr>
                <w:rFonts w:cs="B Lotus"/>
                <w:sz w:val="28"/>
                <w:szCs w:val="28"/>
              </w:rPr>
              <w:t>1039999</w:t>
            </w:r>
          </w:p>
        </w:tc>
        <w:tc>
          <w:tcPr>
            <w:tcW w:w="7836" w:type="dxa"/>
          </w:tcPr>
          <w:p w14:paraId="350572DA"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cs="B Lotus" w:hint="cs"/>
                <w:sz w:val="28"/>
                <w:szCs w:val="28"/>
                <w:rtl/>
              </w:rPr>
              <w:t>استعلام</w:t>
            </w:r>
            <w:r w:rsidRPr="00F733A3">
              <w:rPr>
                <w:rFonts w:cs="B Lotus"/>
                <w:sz w:val="28"/>
                <w:szCs w:val="28"/>
                <w:rtl/>
              </w:rPr>
              <w:t xml:space="preserve"> </w:t>
            </w:r>
            <w:r w:rsidRPr="00F733A3">
              <w:rPr>
                <w:rFonts w:cs="B Lotus" w:hint="cs"/>
                <w:sz w:val="28"/>
                <w:szCs w:val="28"/>
                <w:rtl/>
              </w:rPr>
              <w:t>اصالت</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سال</w:t>
            </w:r>
            <w:r w:rsidRPr="00F733A3">
              <w:rPr>
                <w:rFonts w:cs="B Lotus"/>
                <w:sz w:val="28"/>
                <w:szCs w:val="28"/>
                <w:rtl/>
              </w:rPr>
              <w:t xml:space="preserve"> </w:t>
            </w:r>
            <w:r w:rsidRPr="00F733A3">
              <w:rPr>
                <w:rFonts w:cs="B Lotus" w:hint="cs"/>
                <w:sz w:val="28"/>
                <w:szCs w:val="28"/>
                <w:rtl/>
              </w:rPr>
              <w:t>قبل</w:t>
            </w:r>
            <w:r w:rsidRPr="00F733A3">
              <w:rPr>
                <w:rFonts w:cs="B Lotus"/>
                <w:sz w:val="28"/>
                <w:szCs w:val="28"/>
                <w:rtl/>
              </w:rPr>
              <w:t xml:space="preserve"> </w:t>
            </w:r>
            <w:r w:rsidRPr="00F733A3">
              <w:rPr>
                <w:rFonts w:cs="B Lotus" w:hint="cs"/>
                <w:sz w:val="28"/>
                <w:szCs w:val="28"/>
                <w:rtl/>
              </w:rPr>
              <w:t>بر</w:t>
            </w:r>
            <w:r w:rsidRPr="00F733A3">
              <w:rPr>
                <w:rFonts w:cs="B Lotus"/>
                <w:sz w:val="28"/>
                <w:szCs w:val="28"/>
                <w:rtl/>
              </w:rPr>
              <w:t xml:space="preserve"> </w:t>
            </w:r>
            <w:r w:rsidRPr="00F733A3">
              <w:rPr>
                <w:rFonts w:cs="B Lotus" w:hint="cs"/>
                <w:sz w:val="28"/>
                <w:szCs w:val="28"/>
                <w:rtl/>
              </w:rPr>
              <w:t>اساس</w:t>
            </w:r>
            <w:r w:rsidRPr="00F733A3">
              <w:rPr>
                <w:rFonts w:cs="B Lotus"/>
                <w:sz w:val="28"/>
                <w:szCs w:val="28"/>
                <w:rtl/>
              </w:rPr>
              <w:t xml:space="preserve"> </w:t>
            </w:r>
            <w:r w:rsidRPr="00F733A3">
              <w:rPr>
                <w:rFonts w:cs="B Lotus" w:hint="cs"/>
                <w:sz w:val="28"/>
                <w:szCs w:val="28"/>
                <w:rtl/>
              </w:rPr>
              <w:t>شماره</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سال</w:t>
            </w:r>
            <w:r w:rsidRPr="00F733A3">
              <w:rPr>
                <w:rFonts w:cs="B Lotus"/>
                <w:sz w:val="28"/>
                <w:szCs w:val="28"/>
                <w:rtl/>
              </w:rPr>
              <w:t xml:space="preserve"> </w:t>
            </w:r>
            <w:r w:rsidRPr="00F733A3">
              <w:rPr>
                <w:rFonts w:cs="B Lotus" w:hint="cs"/>
                <w:sz w:val="28"/>
                <w:szCs w:val="28"/>
                <w:rtl/>
              </w:rPr>
              <w:t>قبل</w:t>
            </w:r>
            <w:r w:rsidRPr="00F733A3">
              <w:rPr>
                <w:rFonts w:cs="B Lotus"/>
                <w:sz w:val="28"/>
                <w:szCs w:val="28"/>
                <w:rtl/>
              </w:rPr>
              <w:t xml:space="preserve"> </w:t>
            </w:r>
            <w:r w:rsidRPr="00F733A3">
              <w:rPr>
                <w:rFonts w:cs="B Lotus" w:hint="cs"/>
                <w:sz w:val="28"/>
                <w:szCs w:val="28"/>
                <w:rtl/>
              </w:rPr>
              <w:t>در</w:t>
            </w:r>
            <w:r w:rsidRPr="00F733A3">
              <w:rPr>
                <w:rFonts w:cs="B Lotus"/>
                <w:sz w:val="28"/>
                <w:szCs w:val="28"/>
                <w:rtl/>
              </w:rPr>
              <w:t xml:space="preserve"> </w:t>
            </w:r>
            <w:r w:rsidRPr="00F733A3">
              <w:rPr>
                <w:rFonts w:cs="B Lotus" w:hint="cs"/>
                <w:sz w:val="28"/>
                <w:szCs w:val="28"/>
                <w:rtl/>
              </w:rPr>
              <w:t>بیمه</w:t>
            </w:r>
            <w:r w:rsidRPr="00F733A3">
              <w:rPr>
                <w:rFonts w:cs="B Lotus"/>
                <w:sz w:val="28"/>
                <w:szCs w:val="28"/>
                <w:rtl/>
              </w:rPr>
              <w:t xml:space="preserve"> </w:t>
            </w:r>
            <w:r w:rsidRPr="00F733A3">
              <w:rPr>
                <w:rFonts w:cs="B Lotus" w:hint="cs"/>
                <w:sz w:val="28"/>
                <w:szCs w:val="28"/>
                <w:rtl/>
              </w:rPr>
              <w:t>نامه</w:t>
            </w:r>
            <w:r w:rsidRPr="00F733A3">
              <w:rPr>
                <w:rFonts w:cs="B Lotus"/>
                <w:sz w:val="28"/>
                <w:szCs w:val="28"/>
                <w:rtl/>
              </w:rPr>
              <w:t xml:space="preserve"> </w:t>
            </w:r>
            <w:r w:rsidRPr="00F733A3">
              <w:rPr>
                <w:rFonts w:cs="B Lotus" w:hint="cs"/>
                <w:sz w:val="28"/>
                <w:szCs w:val="28"/>
                <w:rtl/>
              </w:rPr>
              <w:t>جاری</w:t>
            </w:r>
          </w:p>
        </w:tc>
      </w:tr>
      <w:tr w:rsidR="00993592" w:rsidRPr="00F733A3" w14:paraId="394F465F"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72136EF0" w14:textId="77777777" w:rsidR="00993592" w:rsidRPr="00A24037" w:rsidRDefault="00993592" w:rsidP="008D6668">
            <w:pPr>
              <w:rPr>
                <w:rFonts w:cs="B Lotus"/>
                <w:b w:val="0"/>
                <w:bCs w:val="0"/>
                <w:sz w:val="28"/>
                <w:szCs w:val="28"/>
                <w:rtl/>
              </w:rPr>
            </w:pPr>
            <w:r w:rsidRPr="00A24037">
              <w:rPr>
                <w:rFonts w:cs="B Lotus"/>
                <w:sz w:val="28"/>
                <w:szCs w:val="28"/>
              </w:rPr>
              <w:t>1040000</w:t>
            </w:r>
          </w:p>
        </w:tc>
        <w:tc>
          <w:tcPr>
            <w:tcW w:w="7836" w:type="dxa"/>
          </w:tcPr>
          <w:p w14:paraId="6E93DB41" w14:textId="648FD904"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asciiTheme="minorBidi" w:eastAsia="Calibri" w:hAnsiTheme="minorBidi" w:cs="B Lotus" w:hint="cs"/>
                <w:color w:val="000000" w:themeColor="text1"/>
                <w:sz w:val="28"/>
                <w:szCs w:val="28"/>
                <w:rtl/>
              </w:rPr>
              <w:t xml:space="preserve"> </w:t>
            </w:r>
            <w:r w:rsidRPr="00F733A3">
              <w:rPr>
                <w:rFonts w:asciiTheme="minorBidi" w:eastAsia="Calibri" w:hAnsiTheme="minorBidi" w:cs="B Lotus"/>
                <w:color w:val="000000" w:themeColor="text1"/>
                <w:sz w:val="28"/>
                <w:szCs w:val="28"/>
                <w:rtl/>
              </w:rPr>
              <w:t>نحوه محاسبه حق بيمه درهرسال</w:t>
            </w:r>
            <w:r w:rsidRPr="00F733A3">
              <w:rPr>
                <w:rFonts w:asciiTheme="minorBidi" w:eastAsia="Calibri" w:hAnsiTheme="minorBidi" w:cs="B Lotus" w:hint="cs"/>
                <w:color w:val="000000" w:themeColor="text1"/>
                <w:sz w:val="28"/>
                <w:szCs w:val="28"/>
                <w:rtl/>
              </w:rPr>
              <w:t xml:space="preserve"> (بخش صدور)</w:t>
            </w:r>
          </w:p>
        </w:tc>
      </w:tr>
      <w:tr w:rsidR="00993592" w:rsidRPr="00F733A3" w14:paraId="57A37C22"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314B8ACC" w14:textId="77777777" w:rsidR="00993592" w:rsidRPr="00A24037" w:rsidRDefault="00993592" w:rsidP="008D6668">
            <w:pPr>
              <w:rPr>
                <w:rFonts w:cs="B Lotus"/>
                <w:b w:val="0"/>
                <w:bCs w:val="0"/>
                <w:sz w:val="28"/>
                <w:szCs w:val="28"/>
                <w:rtl/>
              </w:rPr>
            </w:pPr>
            <w:r w:rsidRPr="00A24037">
              <w:rPr>
                <w:rFonts w:cs="B Lotus"/>
                <w:sz w:val="28"/>
                <w:szCs w:val="28"/>
              </w:rPr>
              <w:t>1040001</w:t>
            </w:r>
          </w:p>
        </w:tc>
        <w:tc>
          <w:tcPr>
            <w:tcW w:w="7836" w:type="dxa"/>
          </w:tcPr>
          <w:p w14:paraId="3A18773F"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ارائه حداقل پوشش‌های بیمه‌</w:t>
            </w:r>
          </w:p>
        </w:tc>
      </w:tr>
      <w:tr w:rsidR="00993592" w:rsidRPr="00F733A3" w14:paraId="16FE0E48"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35DE12CC" w14:textId="77777777" w:rsidR="00993592" w:rsidRPr="00A24037" w:rsidRDefault="00993592" w:rsidP="008D6668">
            <w:pPr>
              <w:rPr>
                <w:rFonts w:cs="B Lotus"/>
                <w:b w:val="0"/>
                <w:bCs w:val="0"/>
                <w:sz w:val="28"/>
                <w:szCs w:val="28"/>
                <w:rtl/>
              </w:rPr>
            </w:pPr>
            <w:r w:rsidRPr="00A24037">
              <w:rPr>
                <w:rFonts w:cs="B Lotus"/>
                <w:sz w:val="28"/>
                <w:szCs w:val="28"/>
              </w:rPr>
              <w:t>1040002</w:t>
            </w:r>
          </w:p>
        </w:tc>
        <w:tc>
          <w:tcPr>
            <w:tcW w:w="7836" w:type="dxa"/>
          </w:tcPr>
          <w:p w14:paraId="2383EBE9"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رعایت تخفیفات عدم خسارت</w:t>
            </w:r>
          </w:p>
        </w:tc>
      </w:tr>
      <w:tr w:rsidR="00993592" w:rsidRPr="00F733A3" w14:paraId="3EB423A4"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2B76A252" w14:textId="77777777" w:rsidR="00993592" w:rsidRPr="00A24037" w:rsidRDefault="00993592" w:rsidP="008D6668">
            <w:pPr>
              <w:rPr>
                <w:rFonts w:cs="B Lotus"/>
                <w:b w:val="0"/>
                <w:bCs w:val="0"/>
                <w:sz w:val="28"/>
                <w:szCs w:val="28"/>
                <w:rtl/>
              </w:rPr>
            </w:pPr>
            <w:r w:rsidRPr="00A24037">
              <w:rPr>
                <w:rFonts w:cs="B Lotus"/>
                <w:sz w:val="28"/>
                <w:szCs w:val="28"/>
              </w:rPr>
              <w:t>1040003</w:t>
            </w:r>
          </w:p>
        </w:tc>
        <w:tc>
          <w:tcPr>
            <w:tcW w:w="7836" w:type="dxa"/>
          </w:tcPr>
          <w:p w14:paraId="013DE62E"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رعایت جرائم تعدد خسارت</w:t>
            </w:r>
          </w:p>
        </w:tc>
      </w:tr>
      <w:tr w:rsidR="00993592" w:rsidRPr="00F733A3" w14:paraId="18AC9FDC"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1FC81583" w14:textId="77777777" w:rsidR="00993592" w:rsidRPr="00A24037" w:rsidRDefault="00993592" w:rsidP="008D6668">
            <w:pPr>
              <w:rPr>
                <w:rFonts w:cs="B Lotus"/>
                <w:b w:val="0"/>
                <w:bCs w:val="0"/>
                <w:sz w:val="28"/>
                <w:szCs w:val="28"/>
                <w:rtl/>
              </w:rPr>
            </w:pPr>
            <w:r w:rsidRPr="00A24037">
              <w:rPr>
                <w:rFonts w:cs="B Lotus"/>
                <w:sz w:val="28"/>
                <w:szCs w:val="28"/>
              </w:rPr>
              <w:t>1040004</w:t>
            </w:r>
          </w:p>
        </w:tc>
        <w:tc>
          <w:tcPr>
            <w:tcW w:w="7836" w:type="dxa"/>
          </w:tcPr>
          <w:p w14:paraId="59EDF3BE"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دریافت اضافه نرخ تخلفات حادثه‌ساز</w:t>
            </w:r>
          </w:p>
        </w:tc>
      </w:tr>
      <w:tr w:rsidR="00993592" w:rsidRPr="00F733A3" w14:paraId="5EC0F523"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317D7A9D" w14:textId="77777777" w:rsidR="00993592" w:rsidRPr="00A24037" w:rsidRDefault="00993592" w:rsidP="008D6668">
            <w:pPr>
              <w:rPr>
                <w:rFonts w:cs="B Lotus"/>
                <w:b w:val="0"/>
                <w:bCs w:val="0"/>
                <w:sz w:val="28"/>
                <w:szCs w:val="28"/>
                <w:rtl/>
              </w:rPr>
            </w:pPr>
            <w:r w:rsidRPr="00A24037">
              <w:rPr>
                <w:rFonts w:cs="B Lotus"/>
                <w:sz w:val="28"/>
                <w:szCs w:val="28"/>
              </w:rPr>
              <w:t>1040005</w:t>
            </w:r>
          </w:p>
        </w:tc>
        <w:tc>
          <w:tcPr>
            <w:tcW w:w="7836" w:type="dxa"/>
          </w:tcPr>
          <w:p w14:paraId="35D59BA6"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وضعيت رعایت تعرفه بیمه‌نامه‌های کوتاه مدت</w:t>
            </w:r>
          </w:p>
        </w:tc>
      </w:tr>
      <w:tr w:rsidR="00993592" w:rsidRPr="00F733A3" w14:paraId="53FEAB2F"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2B8924A5" w14:textId="77777777" w:rsidR="00993592" w:rsidRPr="00A24037" w:rsidRDefault="00993592" w:rsidP="008D6668">
            <w:pPr>
              <w:rPr>
                <w:rFonts w:cs="B Lotus"/>
                <w:b w:val="0"/>
                <w:bCs w:val="0"/>
                <w:sz w:val="28"/>
                <w:szCs w:val="28"/>
                <w:rtl/>
              </w:rPr>
            </w:pPr>
            <w:r w:rsidRPr="00A24037">
              <w:rPr>
                <w:rFonts w:cs="B Lotus"/>
                <w:sz w:val="28"/>
                <w:szCs w:val="28"/>
              </w:rPr>
              <w:t>1040006</w:t>
            </w:r>
          </w:p>
        </w:tc>
        <w:tc>
          <w:tcPr>
            <w:tcW w:w="7836" w:type="dxa"/>
          </w:tcPr>
          <w:p w14:paraId="474F9B1E"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عدم صدور بیمه‌نامه کوتاه مدت براي موتورسیکلت‌ها</w:t>
            </w:r>
          </w:p>
        </w:tc>
      </w:tr>
      <w:tr w:rsidR="00993592" w:rsidRPr="00F733A3" w14:paraId="21AF93B2"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6BFA0961" w14:textId="77777777" w:rsidR="00993592" w:rsidRPr="00A24037" w:rsidRDefault="00993592" w:rsidP="008D6668">
            <w:pPr>
              <w:rPr>
                <w:rFonts w:cs="B Lotus"/>
                <w:b w:val="0"/>
                <w:bCs w:val="0"/>
                <w:sz w:val="28"/>
                <w:szCs w:val="28"/>
                <w:rtl/>
              </w:rPr>
            </w:pPr>
            <w:r w:rsidRPr="00A24037">
              <w:rPr>
                <w:rFonts w:cs="B Lotus"/>
                <w:sz w:val="28"/>
                <w:szCs w:val="28"/>
              </w:rPr>
              <w:t>1040007</w:t>
            </w:r>
          </w:p>
        </w:tc>
        <w:tc>
          <w:tcPr>
            <w:tcW w:w="7836" w:type="dxa"/>
          </w:tcPr>
          <w:p w14:paraId="7246D03C"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عدم صدور بیمه‌نامه کوتاه مدت براي وسايل نقليه صفر كيلومتر</w:t>
            </w:r>
          </w:p>
        </w:tc>
      </w:tr>
      <w:tr w:rsidR="00993592" w:rsidRPr="00F733A3" w14:paraId="18793AE7"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67C1DDEA" w14:textId="77777777" w:rsidR="00993592" w:rsidRPr="00A24037" w:rsidRDefault="00993592" w:rsidP="008D6668">
            <w:pPr>
              <w:rPr>
                <w:rFonts w:cs="B Lotus"/>
                <w:b w:val="0"/>
                <w:bCs w:val="0"/>
                <w:sz w:val="28"/>
                <w:szCs w:val="28"/>
                <w:rtl/>
              </w:rPr>
            </w:pPr>
            <w:r w:rsidRPr="00A24037">
              <w:rPr>
                <w:rFonts w:cs="B Lotus"/>
                <w:sz w:val="28"/>
                <w:szCs w:val="28"/>
              </w:rPr>
              <w:t>1040008</w:t>
            </w:r>
          </w:p>
        </w:tc>
        <w:tc>
          <w:tcPr>
            <w:tcW w:w="7836" w:type="dxa"/>
          </w:tcPr>
          <w:p w14:paraId="136B5A70"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رعایت سقف حق‌بیمه‌هاي اعلام شده بیمه مرکزی</w:t>
            </w:r>
          </w:p>
        </w:tc>
      </w:tr>
      <w:tr w:rsidR="00993592" w:rsidRPr="00F733A3" w14:paraId="31E734F8"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7DD57CF1" w14:textId="77777777" w:rsidR="00993592" w:rsidRPr="00A24037" w:rsidRDefault="00993592" w:rsidP="008D6668">
            <w:pPr>
              <w:rPr>
                <w:rFonts w:cs="B Lotus"/>
                <w:b w:val="0"/>
                <w:bCs w:val="0"/>
                <w:sz w:val="28"/>
                <w:szCs w:val="28"/>
                <w:rtl/>
              </w:rPr>
            </w:pPr>
            <w:r w:rsidRPr="00A24037">
              <w:rPr>
                <w:rFonts w:cs="B Lotus"/>
                <w:sz w:val="28"/>
                <w:szCs w:val="28"/>
              </w:rPr>
              <w:t>1040009</w:t>
            </w:r>
          </w:p>
        </w:tc>
        <w:tc>
          <w:tcPr>
            <w:tcW w:w="7836" w:type="dxa"/>
          </w:tcPr>
          <w:p w14:paraId="02271F44"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میزان صدور الحاقیه تعميم پوشش‌های ثالث وحوادث راننده به خارج از کشور</w:t>
            </w:r>
          </w:p>
        </w:tc>
      </w:tr>
      <w:tr w:rsidR="00993592" w:rsidRPr="00F733A3" w14:paraId="3B830D1B"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0DE7C998" w14:textId="77777777" w:rsidR="00993592" w:rsidRPr="00A24037" w:rsidRDefault="00993592" w:rsidP="008D6668">
            <w:pPr>
              <w:rPr>
                <w:rFonts w:cs="B Lotus"/>
                <w:b w:val="0"/>
                <w:bCs w:val="0"/>
                <w:sz w:val="28"/>
                <w:szCs w:val="28"/>
                <w:rtl/>
              </w:rPr>
            </w:pPr>
            <w:r w:rsidRPr="00A24037">
              <w:rPr>
                <w:rFonts w:cs="B Lotus"/>
                <w:sz w:val="28"/>
                <w:szCs w:val="28"/>
              </w:rPr>
              <w:t>1040010</w:t>
            </w:r>
          </w:p>
        </w:tc>
        <w:tc>
          <w:tcPr>
            <w:tcW w:w="7836" w:type="dxa"/>
          </w:tcPr>
          <w:p w14:paraId="102D78E1"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رعایت حداکثر زمان پرداخت خسارت (15 روز)</w:t>
            </w:r>
          </w:p>
        </w:tc>
      </w:tr>
      <w:tr w:rsidR="00993592" w:rsidRPr="00F733A3" w14:paraId="47ED9E70"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2D9A9595" w14:textId="77777777" w:rsidR="00993592" w:rsidRPr="00A24037" w:rsidRDefault="00993592" w:rsidP="008D6668">
            <w:pPr>
              <w:rPr>
                <w:rFonts w:cs="B Lotus"/>
                <w:b w:val="0"/>
                <w:bCs w:val="0"/>
                <w:sz w:val="28"/>
                <w:szCs w:val="28"/>
                <w:rtl/>
              </w:rPr>
            </w:pPr>
            <w:r w:rsidRPr="00A24037">
              <w:rPr>
                <w:rFonts w:cs="B Lotus"/>
                <w:sz w:val="28"/>
                <w:szCs w:val="28"/>
              </w:rPr>
              <w:t>1040011</w:t>
            </w:r>
          </w:p>
        </w:tc>
        <w:tc>
          <w:tcPr>
            <w:tcW w:w="7836" w:type="dxa"/>
          </w:tcPr>
          <w:p w14:paraId="1E6947A1"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میزان صدور بیمه‌نامه‌های خودروهای ورودي به کشور</w:t>
            </w:r>
          </w:p>
        </w:tc>
      </w:tr>
      <w:tr w:rsidR="00993592" w:rsidRPr="00F733A3" w14:paraId="64811D01"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01E41C50" w14:textId="77777777" w:rsidR="00993592" w:rsidRPr="00A24037" w:rsidRDefault="00993592" w:rsidP="008D6668">
            <w:pPr>
              <w:rPr>
                <w:rFonts w:cs="B Lotus"/>
                <w:b w:val="0"/>
                <w:bCs w:val="0"/>
                <w:sz w:val="28"/>
                <w:szCs w:val="28"/>
                <w:rtl/>
              </w:rPr>
            </w:pPr>
            <w:r w:rsidRPr="00A24037">
              <w:rPr>
                <w:rFonts w:cs="B Lotus"/>
                <w:sz w:val="28"/>
                <w:szCs w:val="28"/>
              </w:rPr>
              <w:t>1040012</w:t>
            </w:r>
          </w:p>
        </w:tc>
        <w:tc>
          <w:tcPr>
            <w:tcW w:w="7836" w:type="dxa"/>
          </w:tcPr>
          <w:p w14:paraId="271ED293"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cs="B Lotus" w:hint="cs"/>
                <w:sz w:val="28"/>
                <w:szCs w:val="28"/>
                <w:rtl/>
              </w:rPr>
              <w:t>وضعیت رعایت تعرفه حق بیمه مازاد</w:t>
            </w:r>
          </w:p>
        </w:tc>
      </w:tr>
      <w:tr w:rsidR="00993592" w:rsidRPr="00F733A3" w14:paraId="0E62F9B9"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4842AAC5" w14:textId="77777777" w:rsidR="00993592" w:rsidRPr="00A24037" w:rsidRDefault="00993592" w:rsidP="008D6668">
            <w:pPr>
              <w:rPr>
                <w:rFonts w:cs="B Lotus"/>
                <w:b w:val="0"/>
                <w:bCs w:val="0"/>
                <w:sz w:val="28"/>
                <w:szCs w:val="28"/>
                <w:rtl/>
              </w:rPr>
            </w:pPr>
            <w:r w:rsidRPr="00A24037">
              <w:rPr>
                <w:rFonts w:cs="B Lotus"/>
                <w:sz w:val="28"/>
                <w:szCs w:val="28"/>
              </w:rPr>
              <w:t>1040013</w:t>
            </w:r>
          </w:p>
        </w:tc>
        <w:tc>
          <w:tcPr>
            <w:tcW w:w="7836" w:type="dxa"/>
          </w:tcPr>
          <w:p w14:paraId="409E27A0"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گزارش وضعيت رعایت الزام ارائه پوشش بيمه حوادث راننده</w:t>
            </w:r>
          </w:p>
        </w:tc>
      </w:tr>
      <w:tr w:rsidR="00993592" w:rsidRPr="00F733A3" w14:paraId="4804403B"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0612E475" w14:textId="77777777" w:rsidR="00993592" w:rsidRPr="00A24037" w:rsidRDefault="00993592" w:rsidP="008D6668">
            <w:pPr>
              <w:rPr>
                <w:rFonts w:cs="B Lotus"/>
                <w:b w:val="0"/>
                <w:bCs w:val="0"/>
                <w:sz w:val="28"/>
                <w:szCs w:val="28"/>
                <w:rtl/>
              </w:rPr>
            </w:pPr>
            <w:r w:rsidRPr="00A24037">
              <w:rPr>
                <w:rFonts w:cs="B Lotus"/>
                <w:sz w:val="28"/>
                <w:szCs w:val="28"/>
              </w:rPr>
              <w:t>1040014</w:t>
            </w:r>
          </w:p>
        </w:tc>
        <w:tc>
          <w:tcPr>
            <w:tcW w:w="7836" w:type="dxa"/>
          </w:tcPr>
          <w:p w14:paraId="1DD32377"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 xml:space="preserve">گزارش رعایت </w:t>
            </w:r>
            <w:r w:rsidRPr="00F733A3">
              <w:rPr>
                <w:rFonts w:asciiTheme="minorBidi" w:eastAsia="Calibri" w:hAnsiTheme="minorBidi" w:cs="B Lotus" w:hint="cs"/>
                <w:color w:val="000000" w:themeColor="text1"/>
                <w:sz w:val="28"/>
                <w:szCs w:val="28"/>
                <w:rtl/>
              </w:rPr>
              <w:t>حداقل</w:t>
            </w:r>
            <w:r w:rsidRPr="00F733A3">
              <w:rPr>
                <w:rFonts w:asciiTheme="minorBidi" w:eastAsia="Calibri" w:hAnsiTheme="minorBidi" w:cs="B Lotus"/>
                <w:color w:val="000000" w:themeColor="text1"/>
                <w:sz w:val="28"/>
                <w:szCs w:val="28"/>
                <w:rtl/>
              </w:rPr>
              <w:t xml:space="preserve"> پوشش بيمه حوادث راننده</w:t>
            </w:r>
          </w:p>
        </w:tc>
      </w:tr>
      <w:tr w:rsidR="00993592" w:rsidRPr="00F733A3" w14:paraId="254D138E"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6620F385" w14:textId="77777777" w:rsidR="00993592" w:rsidRPr="00A24037" w:rsidRDefault="00993592" w:rsidP="008D6668">
            <w:pPr>
              <w:rPr>
                <w:rFonts w:cs="B Lotus"/>
                <w:b w:val="0"/>
                <w:bCs w:val="0"/>
                <w:sz w:val="28"/>
                <w:szCs w:val="28"/>
                <w:rtl/>
              </w:rPr>
            </w:pPr>
            <w:r w:rsidRPr="00A24037">
              <w:rPr>
                <w:rFonts w:cs="B Lotus"/>
                <w:sz w:val="28"/>
                <w:szCs w:val="28"/>
              </w:rPr>
              <w:lastRenderedPageBreak/>
              <w:t>1040015</w:t>
            </w:r>
          </w:p>
        </w:tc>
        <w:tc>
          <w:tcPr>
            <w:tcW w:w="7836" w:type="dxa"/>
          </w:tcPr>
          <w:p w14:paraId="192B1839"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تعداد موارد عدم تناسب گواهی‌نامه در پرداخت خسارت</w:t>
            </w:r>
          </w:p>
        </w:tc>
      </w:tr>
      <w:tr w:rsidR="00993592" w:rsidRPr="00F733A3" w14:paraId="5A9A9200"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18F4080E" w14:textId="77777777" w:rsidR="00993592" w:rsidRPr="00A24037" w:rsidRDefault="00993592" w:rsidP="008D6668">
            <w:pPr>
              <w:rPr>
                <w:rFonts w:cs="B Lotus"/>
                <w:b w:val="0"/>
                <w:bCs w:val="0"/>
                <w:sz w:val="28"/>
                <w:szCs w:val="28"/>
                <w:rtl/>
              </w:rPr>
            </w:pPr>
            <w:r w:rsidRPr="00A24037">
              <w:rPr>
                <w:rFonts w:cs="B Lotus"/>
                <w:sz w:val="28"/>
                <w:szCs w:val="28"/>
              </w:rPr>
              <w:t>1040017</w:t>
            </w:r>
          </w:p>
        </w:tc>
        <w:tc>
          <w:tcPr>
            <w:tcW w:w="7836" w:type="dxa"/>
          </w:tcPr>
          <w:p w14:paraId="64E5AFEA"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ميزان هزينه درمان قابل پرداخت به وزارت بهداشت درمان و آموزش پزشكي</w:t>
            </w:r>
          </w:p>
        </w:tc>
      </w:tr>
      <w:tr w:rsidR="00993592" w:rsidRPr="00F733A3" w14:paraId="2A8E7F89"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76DFFCB6" w14:textId="77777777" w:rsidR="00993592" w:rsidRPr="00A24037" w:rsidRDefault="00993592" w:rsidP="008D6668">
            <w:pPr>
              <w:rPr>
                <w:rFonts w:cs="B Lotus"/>
                <w:b w:val="0"/>
                <w:bCs w:val="0"/>
                <w:sz w:val="28"/>
                <w:szCs w:val="28"/>
                <w:rtl/>
              </w:rPr>
            </w:pPr>
            <w:r w:rsidRPr="00A24037">
              <w:rPr>
                <w:rFonts w:cs="B Lotus"/>
                <w:sz w:val="28"/>
                <w:szCs w:val="28"/>
              </w:rPr>
              <w:t>1040019</w:t>
            </w:r>
          </w:p>
        </w:tc>
        <w:tc>
          <w:tcPr>
            <w:tcW w:w="7836" w:type="dxa"/>
          </w:tcPr>
          <w:p w14:paraId="09EED5D8"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پرداخت سهم صندوق تأمین خسارت‌های بدني</w:t>
            </w:r>
          </w:p>
        </w:tc>
      </w:tr>
      <w:tr w:rsidR="00993592" w:rsidRPr="00F733A3" w14:paraId="344D2C64"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37BF69DC" w14:textId="77777777" w:rsidR="00993592" w:rsidRPr="00A24037" w:rsidRDefault="00993592" w:rsidP="008D6668">
            <w:pPr>
              <w:rPr>
                <w:rFonts w:cs="B Lotus"/>
                <w:b w:val="0"/>
                <w:bCs w:val="0"/>
                <w:sz w:val="28"/>
                <w:szCs w:val="28"/>
                <w:rtl/>
              </w:rPr>
            </w:pPr>
            <w:r w:rsidRPr="00A24037">
              <w:rPr>
                <w:rFonts w:cs="B Lotus"/>
                <w:sz w:val="28"/>
                <w:szCs w:val="28"/>
              </w:rPr>
              <w:t>1040020</w:t>
            </w:r>
          </w:p>
        </w:tc>
        <w:tc>
          <w:tcPr>
            <w:tcW w:w="7836" w:type="dxa"/>
          </w:tcPr>
          <w:p w14:paraId="454CF483"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وضعيت رعایت جرائم تأخیر در تمدید بیمه‌نامه</w:t>
            </w:r>
          </w:p>
        </w:tc>
      </w:tr>
      <w:tr w:rsidR="00993592" w:rsidRPr="00F733A3" w14:paraId="6678FBD3"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0FACDA43" w14:textId="77777777" w:rsidR="00993592" w:rsidRPr="00A24037" w:rsidRDefault="00993592" w:rsidP="008D6668">
            <w:pPr>
              <w:rPr>
                <w:rFonts w:cs="B Lotus"/>
                <w:b w:val="0"/>
                <w:bCs w:val="0"/>
                <w:sz w:val="28"/>
                <w:szCs w:val="28"/>
                <w:rtl/>
              </w:rPr>
            </w:pPr>
            <w:r w:rsidRPr="00A24037">
              <w:rPr>
                <w:rFonts w:cs="B Lotus"/>
                <w:sz w:val="28"/>
                <w:szCs w:val="28"/>
              </w:rPr>
              <w:t>1040021</w:t>
            </w:r>
          </w:p>
        </w:tc>
        <w:tc>
          <w:tcPr>
            <w:tcW w:w="7836" w:type="dxa"/>
          </w:tcPr>
          <w:p w14:paraId="753DFF53"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گزارش تعدد بيمه نامه معتبر موجود براي يك خودرو</w:t>
            </w:r>
          </w:p>
        </w:tc>
      </w:tr>
      <w:tr w:rsidR="00993592" w:rsidRPr="00F733A3" w14:paraId="0856BE9A"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4A61C46A" w14:textId="77777777" w:rsidR="00993592" w:rsidRPr="00A24037" w:rsidRDefault="00993592" w:rsidP="008D6668">
            <w:pPr>
              <w:rPr>
                <w:rFonts w:cs="B Lotus"/>
                <w:b w:val="0"/>
                <w:bCs w:val="0"/>
                <w:sz w:val="28"/>
                <w:szCs w:val="28"/>
                <w:rtl/>
              </w:rPr>
            </w:pPr>
            <w:r w:rsidRPr="00A24037">
              <w:rPr>
                <w:rFonts w:cs="B Lotus"/>
                <w:sz w:val="28"/>
                <w:szCs w:val="28"/>
              </w:rPr>
              <w:t>104002</w:t>
            </w:r>
          </w:p>
        </w:tc>
        <w:tc>
          <w:tcPr>
            <w:tcW w:w="7836" w:type="dxa"/>
          </w:tcPr>
          <w:p w14:paraId="23B8EC87"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asciiTheme="minorBidi" w:eastAsia="Calibri" w:hAnsiTheme="minorBidi" w:cs="B Lotus"/>
                <w:color w:val="000000" w:themeColor="text1"/>
                <w:sz w:val="28"/>
                <w:szCs w:val="28"/>
                <w:rtl/>
              </w:rPr>
              <w:t>شفافيت مدت اعتبار بيمه نامه</w:t>
            </w:r>
          </w:p>
        </w:tc>
      </w:tr>
      <w:tr w:rsidR="00993592" w:rsidRPr="00F733A3" w14:paraId="70996E8A"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02DADF55" w14:textId="77777777" w:rsidR="00993592" w:rsidRPr="00A24037" w:rsidRDefault="00993592" w:rsidP="008D6668">
            <w:pPr>
              <w:rPr>
                <w:rFonts w:cs="B Lotus"/>
                <w:b w:val="0"/>
                <w:bCs w:val="0"/>
                <w:sz w:val="28"/>
                <w:szCs w:val="28"/>
                <w:rtl/>
              </w:rPr>
            </w:pPr>
            <w:r w:rsidRPr="00A24037">
              <w:rPr>
                <w:rFonts w:cs="B Lotus"/>
                <w:sz w:val="28"/>
                <w:szCs w:val="28"/>
              </w:rPr>
              <w:t>1040071</w:t>
            </w:r>
          </w:p>
        </w:tc>
        <w:tc>
          <w:tcPr>
            <w:tcW w:w="7836" w:type="dxa"/>
          </w:tcPr>
          <w:p w14:paraId="21B67B00"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asciiTheme="minorBidi" w:eastAsia="Calibri" w:hAnsiTheme="minorBidi" w:cs="B Lotus" w:hint="cs"/>
                <w:color w:val="000000" w:themeColor="text1"/>
                <w:sz w:val="28"/>
                <w:szCs w:val="28"/>
                <w:rtl/>
              </w:rPr>
              <w:t>گزارش در خصوص اطلاعات مربوط به خودروهای دارای پلاک ملی و بررسی وجود و تکمیل شماره وی آی ان /شماره موتور و شماره شاسی خودرو</w:t>
            </w:r>
          </w:p>
        </w:tc>
      </w:tr>
      <w:tr w:rsidR="00993592" w:rsidRPr="00F733A3" w14:paraId="121EA4CE"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4932962C" w14:textId="77777777" w:rsidR="00993592" w:rsidRPr="00A24037" w:rsidRDefault="00993592" w:rsidP="008D6668">
            <w:pPr>
              <w:rPr>
                <w:rFonts w:cs="B Lotus"/>
                <w:b w:val="0"/>
                <w:bCs w:val="0"/>
                <w:sz w:val="28"/>
                <w:szCs w:val="28"/>
                <w:rtl/>
              </w:rPr>
            </w:pPr>
            <w:r w:rsidRPr="00A24037">
              <w:rPr>
                <w:rFonts w:cs="B Lotus"/>
                <w:sz w:val="28"/>
                <w:szCs w:val="28"/>
              </w:rPr>
              <w:t>1040072</w:t>
            </w:r>
          </w:p>
        </w:tc>
        <w:tc>
          <w:tcPr>
            <w:tcW w:w="7836" w:type="dxa"/>
          </w:tcPr>
          <w:p w14:paraId="34B80182"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asciiTheme="minorBidi" w:eastAsia="Calibri" w:hAnsiTheme="minorBidi" w:cs="B Lotus" w:hint="cs"/>
                <w:color w:val="000000" w:themeColor="text1"/>
                <w:sz w:val="28"/>
                <w:szCs w:val="28"/>
                <w:rtl/>
              </w:rPr>
              <w:t>گزارش در خصوص اطلاعات مربوط به اشخاص حقیقی و وجود اطلاعات کد ملی در هنگام صدور بیمه نامه</w:t>
            </w:r>
          </w:p>
        </w:tc>
      </w:tr>
      <w:tr w:rsidR="00993592" w:rsidRPr="00F733A3" w14:paraId="2A64B293" w14:textId="77777777" w:rsidTr="008D6668">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DD9C3" w:themeFill="background2" w:themeFillShade="E6"/>
          </w:tcPr>
          <w:p w14:paraId="3CA53EBD" w14:textId="77777777" w:rsidR="00993592" w:rsidRPr="00A24037" w:rsidRDefault="00993592" w:rsidP="008D6668">
            <w:pPr>
              <w:jc w:val="center"/>
              <w:rPr>
                <w:rFonts w:cs="B Lotus"/>
                <w:b w:val="0"/>
                <w:bCs w:val="0"/>
                <w:sz w:val="28"/>
                <w:szCs w:val="28"/>
                <w:rtl/>
              </w:rPr>
            </w:pPr>
            <w:r w:rsidRPr="00A24037">
              <w:rPr>
                <w:rFonts w:asciiTheme="minorBidi" w:eastAsia="Calibri" w:hAnsiTheme="minorBidi" w:cs="B Lotus" w:hint="cs"/>
                <w:color w:val="000000" w:themeColor="text1"/>
                <w:sz w:val="28"/>
                <w:szCs w:val="28"/>
                <w:rtl/>
              </w:rPr>
              <w:t>ب</w:t>
            </w:r>
            <w:r w:rsidRPr="00A24037">
              <w:rPr>
                <w:rFonts w:asciiTheme="minorBidi" w:eastAsia="Calibri" w:hAnsiTheme="minorBidi" w:cs="B Lotus"/>
                <w:color w:val="000000" w:themeColor="text1"/>
                <w:sz w:val="28"/>
                <w:szCs w:val="28"/>
                <w:rtl/>
              </w:rPr>
              <w:t xml:space="preserve">- گزارش‌هاي بخش </w:t>
            </w:r>
            <w:r w:rsidRPr="00A24037">
              <w:rPr>
                <w:rFonts w:asciiTheme="minorBidi" w:eastAsia="Calibri" w:hAnsiTheme="minorBidi" w:cs="B Lotus" w:hint="cs"/>
                <w:color w:val="000000" w:themeColor="text1"/>
                <w:sz w:val="28"/>
                <w:szCs w:val="28"/>
                <w:rtl/>
              </w:rPr>
              <w:t>خسارت</w:t>
            </w:r>
          </w:p>
        </w:tc>
      </w:tr>
      <w:tr w:rsidR="00993592" w:rsidRPr="00F733A3" w14:paraId="78650873"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74238A0A" w14:textId="77777777" w:rsidR="00993592" w:rsidRPr="00A24037" w:rsidRDefault="00993592" w:rsidP="008D6668">
            <w:pPr>
              <w:rPr>
                <w:rFonts w:cs="B Lotus"/>
                <w:b w:val="0"/>
                <w:bCs w:val="0"/>
                <w:sz w:val="28"/>
                <w:szCs w:val="28"/>
                <w:rtl/>
              </w:rPr>
            </w:pPr>
            <w:r w:rsidRPr="00A24037">
              <w:rPr>
                <w:rFonts w:cs="B Lotus"/>
                <w:sz w:val="28"/>
                <w:szCs w:val="28"/>
              </w:rPr>
              <w:t>1040023</w:t>
            </w:r>
          </w:p>
        </w:tc>
        <w:tc>
          <w:tcPr>
            <w:tcW w:w="7836" w:type="dxa"/>
          </w:tcPr>
          <w:p w14:paraId="12739D45"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تعدد دیات خسارات جانی</w:t>
            </w:r>
          </w:p>
        </w:tc>
      </w:tr>
      <w:tr w:rsidR="00993592" w:rsidRPr="00F733A3" w14:paraId="5EE3970C"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5702204F" w14:textId="77777777" w:rsidR="00993592" w:rsidRPr="00A24037" w:rsidRDefault="00993592" w:rsidP="008D6668">
            <w:pPr>
              <w:rPr>
                <w:rFonts w:cs="B Lotus"/>
                <w:b w:val="0"/>
                <w:bCs w:val="0"/>
                <w:sz w:val="28"/>
                <w:szCs w:val="28"/>
                <w:rtl/>
              </w:rPr>
            </w:pPr>
            <w:r w:rsidRPr="00A24037">
              <w:rPr>
                <w:rFonts w:cs="B Lotus"/>
                <w:sz w:val="28"/>
                <w:szCs w:val="28"/>
              </w:rPr>
              <w:t>1040024</w:t>
            </w:r>
          </w:p>
        </w:tc>
        <w:tc>
          <w:tcPr>
            <w:tcW w:w="7836" w:type="dxa"/>
          </w:tcPr>
          <w:p w14:paraId="079E4C59"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صحت خسارات پرداختی بدون لحاظ جنسيت و مذهب</w:t>
            </w:r>
          </w:p>
        </w:tc>
      </w:tr>
      <w:tr w:rsidR="00993592" w:rsidRPr="00F733A3" w14:paraId="5E0C78B2"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5C268159" w14:textId="77777777" w:rsidR="00993592" w:rsidRPr="00A24037" w:rsidRDefault="00993592" w:rsidP="008D6668">
            <w:pPr>
              <w:rPr>
                <w:rFonts w:cs="B Lotus"/>
                <w:b w:val="0"/>
                <w:bCs w:val="0"/>
                <w:sz w:val="28"/>
                <w:szCs w:val="28"/>
                <w:rtl/>
              </w:rPr>
            </w:pPr>
            <w:r w:rsidRPr="00A24037">
              <w:rPr>
                <w:rFonts w:cs="B Lotus"/>
                <w:sz w:val="28"/>
                <w:szCs w:val="28"/>
              </w:rPr>
              <w:t>1040025</w:t>
            </w:r>
          </w:p>
        </w:tc>
        <w:tc>
          <w:tcPr>
            <w:tcW w:w="7836" w:type="dxa"/>
          </w:tcPr>
          <w:p w14:paraId="4C3D12F1"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پرداخت بدون قید و شرط خسارات ناشی از تخلفات حادثه‌ساز</w:t>
            </w:r>
          </w:p>
        </w:tc>
      </w:tr>
      <w:tr w:rsidR="00993592" w:rsidRPr="00F733A3" w14:paraId="48598B08"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1F7F3A01" w14:textId="77777777" w:rsidR="00993592" w:rsidRPr="00A24037" w:rsidRDefault="00993592" w:rsidP="008D6668">
            <w:pPr>
              <w:rPr>
                <w:rFonts w:cs="B Lotus"/>
                <w:b w:val="0"/>
                <w:bCs w:val="0"/>
                <w:sz w:val="28"/>
                <w:szCs w:val="28"/>
                <w:rtl/>
              </w:rPr>
            </w:pPr>
            <w:r w:rsidRPr="00A24037">
              <w:rPr>
                <w:rFonts w:cs="B Lotus"/>
                <w:sz w:val="28"/>
                <w:szCs w:val="28"/>
              </w:rPr>
              <w:t>1040026</w:t>
            </w:r>
          </w:p>
        </w:tc>
        <w:tc>
          <w:tcPr>
            <w:tcW w:w="7836" w:type="dxa"/>
          </w:tcPr>
          <w:p w14:paraId="6EE0FD12"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پرداخت خسارت به فاقدين گواهی‌نامه</w:t>
            </w:r>
          </w:p>
        </w:tc>
      </w:tr>
      <w:tr w:rsidR="00993592" w:rsidRPr="00F733A3" w14:paraId="27B9D919"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2E379689" w14:textId="77777777" w:rsidR="00993592" w:rsidRPr="00A24037" w:rsidRDefault="00993592" w:rsidP="008D6668">
            <w:pPr>
              <w:rPr>
                <w:rFonts w:cs="B Lotus"/>
                <w:b w:val="0"/>
                <w:bCs w:val="0"/>
                <w:sz w:val="28"/>
                <w:szCs w:val="28"/>
                <w:rtl/>
              </w:rPr>
            </w:pPr>
            <w:r w:rsidRPr="00A24037">
              <w:rPr>
                <w:rFonts w:cs="B Lotus"/>
                <w:sz w:val="28"/>
                <w:szCs w:val="28"/>
              </w:rPr>
              <w:t>1040028</w:t>
            </w:r>
          </w:p>
        </w:tc>
        <w:tc>
          <w:tcPr>
            <w:tcW w:w="7836" w:type="dxa"/>
          </w:tcPr>
          <w:p w14:paraId="2596DD70"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پرداخت خسارت علي‌الحساب</w:t>
            </w:r>
          </w:p>
        </w:tc>
      </w:tr>
      <w:tr w:rsidR="00993592" w:rsidRPr="00F733A3" w14:paraId="25C03B5C"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1FCA4B88" w14:textId="77777777" w:rsidR="00993592" w:rsidRPr="00A24037" w:rsidRDefault="00993592" w:rsidP="008D6668">
            <w:pPr>
              <w:rPr>
                <w:rFonts w:cs="B Lotus"/>
                <w:b w:val="0"/>
                <w:bCs w:val="0"/>
                <w:sz w:val="28"/>
                <w:szCs w:val="28"/>
                <w:rtl/>
              </w:rPr>
            </w:pPr>
            <w:r w:rsidRPr="00A24037">
              <w:rPr>
                <w:rFonts w:cs="B Lotus"/>
                <w:sz w:val="28"/>
                <w:szCs w:val="28"/>
              </w:rPr>
              <w:t>1040029</w:t>
            </w:r>
          </w:p>
        </w:tc>
        <w:tc>
          <w:tcPr>
            <w:tcW w:w="7836" w:type="dxa"/>
          </w:tcPr>
          <w:p w14:paraId="2EC063C5"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پرداخت خسارت مالي بدون اخذ گزارش مقامات انتظامي</w:t>
            </w:r>
          </w:p>
        </w:tc>
      </w:tr>
      <w:tr w:rsidR="00993592" w:rsidRPr="00F733A3" w14:paraId="478B126F"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5AB1F423" w14:textId="77777777" w:rsidR="00993592" w:rsidRPr="00A24037" w:rsidRDefault="00993592" w:rsidP="008D6668">
            <w:pPr>
              <w:rPr>
                <w:rFonts w:cs="B Lotus"/>
                <w:b w:val="0"/>
                <w:bCs w:val="0"/>
                <w:sz w:val="28"/>
                <w:szCs w:val="28"/>
                <w:rtl/>
              </w:rPr>
            </w:pPr>
            <w:r w:rsidRPr="00A24037">
              <w:rPr>
                <w:rFonts w:cs="B Lotus"/>
                <w:sz w:val="28"/>
                <w:szCs w:val="28"/>
              </w:rPr>
              <w:t>1040030</w:t>
            </w:r>
          </w:p>
        </w:tc>
        <w:tc>
          <w:tcPr>
            <w:tcW w:w="7836" w:type="dxa"/>
          </w:tcPr>
          <w:p w14:paraId="77EFD9FF"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پرونده خسارت‌های پرداخت نشده</w:t>
            </w:r>
          </w:p>
        </w:tc>
      </w:tr>
      <w:tr w:rsidR="00993592" w:rsidRPr="00F733A3" w14:paraId="43DB6A89"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3D4EFD79" w14:textId="77777777" w:rsidR="00993592" w:rsidRPr="00A24037" w:rsidRDefault="00993592" w:rsidP="008D6668">
            <w:pPr>
              <w:rPr>
                <w:rFonts w:cs="B Lotus"/>
                <w:b w:val="0"/>
                <w:bCs w:val="0"/>
                <w:sz w:val="28"/>
                <w:szCs w:val="28"/>
                <w:rtl/>
              </w:rPr>
            </w:pPr>
            <w:r w:rsidRPr="00A24037">
              <w:rPr>
                <w:rFonts w:cs="B Lotus"/>
                <w:sz w:val="28"/>
                <w:szCs w:val="28"/>
              </w:rPr>
              <w:t>1040031</w:t>
            </w:r>
          </w:p>
        </w:tc>
        <w:tc>
          <w:tcPr>
            <w:tcW w:w="7836" w:type="dxa"/>
          </w:tcPr>
          <w:p w14:paraId="1A5ED9EF"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نوع پرداخت خسارت مالي</w:t>
            </w:r>
          </w:p>
        </w:tc>
      </w:tr>
      <w:tr w:rsidR="00993592" w:rsidRPr="00F733A3" w14:paraId="344130BE"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5392D2E6" w14:textId="77777777" w:rsidR="00993592" w:rsidRPr="00A24037" w:rsidRDefault="00993592" w:rsidP="008D6668">
            <w:pPr>
              <w:rPr>
                <w:rFonts w:cs="B Lotus"/>
                <w:b w:val="0"/>
                <w:bCs w:val="0"/>
                <w:sz w:val="28"/>
                <w:szCs w:val="28"/>
                <w:rtl/>
              </w:rPr>
            </w:pPr>
            <w:r w:rsidRPr="00A24037">
              <w:rPr>
                <w:rFonts w:cs="B Lotus"/>
                <w:sz w:val="28"/>
                <w:szCs w:val="28"/>
              </w:rPr>
              <w:t>1040032</w:t>
            </w:r>
          </w:p>
        </w:tc>
        <w:tc>
          <w:tcPr>
            <w:tcW w:w="7836" w:type="dxa"/>
          </w:tcPr>
          <w:p w14:paraId="42B1A62F"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نحوه حل اختلاف خسارت مالي</w:t>
            </w:r>
          </w:p>
        </w:tc>
      </w:tr>
      <w:tr w:rsidR="00993592" w:rsidRPr="00F733A3" w14:paraId="5A72F44A"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43F7B06E" w14:textId="77777777" w:rsidR="00993592" w:rsidRPr="00A24037" w:rsidRDefault="00993592" w:rsidP="008D6668">
            <w:pPr>
              <w:rPr>
                <w:rFonts w:cs="B Lotus"/>
                <w:b w:val="0"/>
                <w:bCs w:val="0"/>
                <w:sz w:val="28"/>
                <w:szCs w:val="28"/>
                <w:rtl/>
              </w:rPr>
            </w:pPr>
            <w:r w:rsidRPr="00A24037">
              <w:rPr>
                <w:rFonts w:cs="B Lotus"/>
                <w:sz w:val="28"/>
                <w:szCs w:val="28"/>
              </w:rPr>
              <w:t>1040033</w:t>
            </w:r>
          </w:p>
        </w:tc>
        <w:tc>
          <w:tcPr>
            <w:tcW w:w="7836" w:type="dxa"/>
          </w:tcPr>
          <w:p w14:paraId="103849C6"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پراكندگي جغرافيايي پرداخت خسارت</w:t>
            </w:r>
          </w:p>
        </w:tc>
      </w:tr>
      <w:tr w:rsidR="00993592" w:rsidRPr="00F733A3" w14:paraId="39C75C9E"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0712A00A" w14:textId="77777777" w:rsidR="00993592" w:rsidRPr="00A24037" w:rsidRDefault="00993592" w:rsidP="008D6668">
            <w:pPr>
              <w:rPr>
                <w:rFonts w:cs="B Lotus"/>
                <w:b w:val="0"/>
                <w:bCs w:val="0"/>
                <w:sz w:val="28"/>
                <w:szCs w:val="28"/>
                <w:rtl/>
              </w:rPr>
            </w:pPr>
            <w:r w:rsidRPr="00A24037">
              <w:rPr>
                <w:rFonts w:cs="B Lotus"/>
                <w:sz w:val="28"/>
                <w:szCs w:val="28"/>
              </w:rPr>
              <w:t>1040034</w:t>
            </w:r>
          </w:p>
        </w:tc>
        <w:tc>
          <w:tcPr>
            <w:tcW w:w="7836" w:type="dxa"/>
          </w:tcPr>
          <w:p w14:paraId="70925B59"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رعايت اخذ رضايت نامه استاندارد</w:t>
            </w:r>
          </w:p>
        </w:tc>
      </w:tr>
      <w:tr w:rsidR="00993592" w:rsidRPr="00F733A3" w14:paraId="51D6F725"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3038F9D5" w14:textId="77777777" w:rsidR="00993592" w:rsidRPr="00A24037" w:rsidRDefault="00993592" w:rsidP="008D6668">
            <w:pPr>
              <w:rPr>
                <w:rFonts w:cs="B Lotus"/>
                <w:b w:val="0"/>
                <w:bCs w:val="0"/>
                <w:sz w:val="28"/>
                <w:szCs w:val="28"/>
                <w:rtl/>
              </w:rPr>
            </w:pPr>
            <w:r w:rsidRPr="00A24037">
              <w:rPr>
                <w:rFonts w:cs="B Lotus"/>
                <w:sz w:val="28"/>
                <w:szCs w:val="28"/>
              </w:rPr>
              <w:t>1040073</w:t>
            </w:r>
          </w:p>
        </w:tc>
        <w:tc>
          <w:tcPr>
            <w:tcW w:w="7836" w:type="dxa"/>
          </w:tcPr>
          <w:p w14:paraId="14D53174"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گزارش بررسی و کنترل  اطلاعات پرونده های خسارت پرداختی در خصوص عدم درج محل وقوع خسارت توسط شرکتهای بیمه</w:t>
            </w:r>
          </w:p>
        </w:tc>
      </w:tr>
      <w:tr w:rsidR="00993592" w:rsidRPr="00F733A3" w14:paraId="6E1A76F8"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DD9C3" w:themeFill="background2" w:themeFillShade="E6"/>
          </w:tcPr>
          <w:p w14:paraId="3ED435A3" w14:textId="77777777" w:rsidR="00993592" w:rsidRPr="00A24037" w:rsidRDefault="00993592" w:rsidP="008D6668">
            <w:pPr>
              <w:jc w:val="center"/>
              <w:rPr>
                <w:rFonts w:cs="B Lotus"/>
                <w:b w:val="0"/>
                <w:bCs w:val="0"/>
                <w:sz w:val="28"/>
                <w:szCs w:val="28"/>
                <w:rtl/>
              </w:rPr>
            </w:pPr>
            <w:r w:rsidRPr="00A24037">
              <w:rPr>
                <w:rFonts w:cs="B Lotus" w:hint="cs"/>
                <w:sz w:val="28"/>
                <w:szCs w:val="28"/>
                <w:rtl/>
              </w:rPr>
              <w:t xml:space="preserve">ج </w:t>
            </w:r>
            <w:r w:rsidRPr="00A24037">
              <w:rPr>
                <w:rFonts w:ascii="Times New Roman" w:hAnsi="Times New Roman" w:cs="Times New Roman" w:hint="cs"/>
                <w:sz w:val="28"/>
                <w:szCs w:val="28"/>
                <w:rtl/>
              </w:rPr>
              <w:t>–</w:t>
            </w:r>
            <w:r w:rsidRPr="00A24037">
              <w:rPr>
                <w:rFonts w:cs="B Lotus" w:hint="cs"/>
                <w:sz w:val="28"/>
                <w:szCs w:val="28"/>
                <w:rtl/>
              </w:rPr>
              <w:t xml:space="preserve"> بخش تخلفات وتقلبات</w:t>
            </w:r>
          </w:p>
        </w:tc>
      </w:tr>
      <w:tr w:rsidR="00993592" w:rsidRPr="00F733A3" w14:paraId="12952563"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0852F03F" w14:textId="77777777" w:rsidR="00993592" w:rsidRPr="00A24037" w:rsidRDefault="00993592" w:rsidP="008D6668">
            <w:pPr>
              <w:rPr>
                <w:rFonts w:cs="B Lotus"/>
                <w:b w:val="0"/>
                <w:bCs w:val="0"/>
                <w:sz w:val="28"/>
                <w:szCs w:val="28"/>
                <w:rtl/>
              </w:rPr>
            </w:pPr>
            <w:r w:rsidRPr="00A24037">
              <w:rPr>
                <w:rFonts w:cs="B Lotus"/>
                <w:sz w:val="28"/>
                <w:szCs w:val="28"/>
              </w:rPr>
              <w:t>1040053</w:t>
            </w:r>
          </w:p>
        </w:tc>
        <w:tc>
          <w:tcPr>
            <w:tcW w:w="7836" w:type="dxa"/>
          </w:tcPr>
          <w:p w14:paraId="70D766F1"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 xml:space="preserve">گزارش خسارات مضاعف / شخص ثالث وحوادث راننده </w:t>
            </w:r>
          </w:p>
        </w:tc>
      </w:tr>
      <w:tr w:rsidR="00993592" w:rsidRPr="00F733A3" w14:paraId="1D8F1111"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7EC807ED" w14:textId="77777777" w:rsidR="00993592" w:rsidRPr="00A24037" w:rsidRDefault="00993592" w:rsidP="008D6668">
            <w:pPr>
              <w:rPr>
                <w:rFonts w:cs="B Lotus"/>
                <w:b w:val="0"/>
                <w:bCs w:val="0"/>
                <w:sz w:val="28"/>
                <w:szCs w:val="28"/>
                <w:rtl/>
              </w:rPr>
            </w:pPr>
            <w:r w:rsidRPr="00A24037">
              <w:rPr>
                <w:rFonts w:cs="B Lotus"/>
                <w:sz w:val="28"/>
                <w:szCs w:val="28"/>
              </w:rPr>
              <w:t>1040054</w:t>
            </w:r>
          </w:p>
        </w:tc>
        <w:tc>
          <w:tcPr>
            <w:tcW w:w="7836" w:type="dxa"/>
          </w:tcPr>
          <w:p w14:paraId="5AE4FB71" w14:textId="77777777" w:rsidR="00993592" w:rsidRPr="00F733A3" w:rsidRDefault="00993592" w:rsidP="008D6668">
            <w:pPr>
              <w:tabs>
                <w:tab w:val="num" w:pos="720"/>
              </w:tabs>
              <w:ind w:left="360"/>
              <w:cnfStyle w:val="000000100000" w:firstRow="0" w:lastRow="0" w:firstColumn="0" w:lastColumn="0" w:oddVBand="0" w:evenVBand="0" w:oddHBand="1" w:evenHBand="0" w:firstRowFirstColumn="0" w:firstRowLastColumn="0" w:lastRowFirstColumn="0" w:lastRowLastColumn="0"/>
              <w:rPr>
                <w:rFonts w:eastAsia="Calibri" w:cs="B Lotus"/>
                <w:color w:val="000000" w:themeColor="text1"/>
                <w:sz w:val="28"/>
                <w:szCs w:val="28"/>
                <w:rtl/>
              </w:rPr>
            </w:pPr>
            <w:r w:rsidRPr="00F733A3">
              <w:rPr>
                <w:rFonts w:eastAsia="Calibri" w:cs="B Lotus" w:hint="cs"/>
                <w:color w:val="000000" w:themeColor="text1"/>
                <w:sz w:val="28"/>
                <w:szCs w:val="28"/>
                <w:rtl/>
              </w:rPr>
              <w:t>گزارش خودروهاي مسبب حوادث تكراري / شخص ثالث وحوادث راننده</w:t>
            </w:r>
          </w:p>
        </w:tc>
      </w:tr>
      <w:tr w:rsidR="00993592" w:rsidRPr="00F733A3" w14:paraId="70B7772E"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148E8C0D" w14:textId="77777777" w:rsidR="00993592" w:rsidRPr="00A24037" w:rsidRDefault="00993592" w:rsidP="008D6668">
            <w:pPr>
              <w:rPr>
                <w:rFonts w:cs="B Lotus"/>
                <w:b w:val="0"/>
                <w:bCs w:val="0"/>
                <w:sz w:val="28"/>
                <w:szCs w:val="28"/>
                <w:rtl/>
              </w:rPr>
            </w:pPr>
            <w:r w:rsidRPr="00A24037">
              <w:rPr>
                <w:rFonts w:cs="B Lotus"/>
                <w:sz w:val="28"/>
                <w:szCs w:val="28"/>
              </w:rPr>
              <w:t>1040056</w:t>
            </w:r>
          </w:p>
        </w:tc>
        <w:tc>
          <w:tcPr>
            <w:tcW w:w="7836" w:type="dxa"/>
          </w:tcPr>
          <w:p w14:paraId="3B9F7E27" w14:textId="77777777" w:rsidR="00993592" w:rsidRPr="00F733A3" w:rsidRDefault="00993592" w:rsidP="008D6668">
            <w:pPr>
              <w:tabs>
                <w:tab w:val="num" w:pos="720"/>
              </w:tabs>
              <w:ind w:left="360"/>
              <w:cnfStyle w:val="000000000000" w:firstRow="0" w:lastRow="0" w:firstColumn="0" w:lastColumn="0" w:oddVBand="0" w:evenVBand="0" w:oddHBand="0" w:evenHBand="0" w:firstRowFirstColumn="0" w:firstRowLastColumn="0" w:lastRowFirstColumn="0" w:lastRowLastColumn="0"/>
              <w:rPr>
                <w:rFonts w:eastAsia="Calibri" w:cs="B Lotus"/>
                <w:color w:val="000000" w:themeColor="text1"/>
                <w:sz w:val="28"/>
                <w:szCs w:val="28"/>
                <w:rtl/>
              </w:rPr>
            </w:pPr>
            <w:r w:rsidRPr="00F733A3">
              <w:rPr>
                <w:rFonts w:eastAsia="Calibri" w:cs="B Lotus" w:hint="cs"/>
                <w:color w:val="000000" w:themeColor="text1"/>
                <w:sz w:val="28"/>
                <w:szCs w:val="28"/>
                <w:rtl/>
              </w:rPr>
              <w:t>گزارش اشخاص مقصر حوادث تكراري / شخص ثالث وحوادث راننده</w:t>
            </w:r>
          </w:p>
        </w:tc>
      </w:tr>
      <w:tr w:rsidR="00993592" w:rsidRPr="00F733A3" w14:paraId="3CE59148"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496417D2" w14:textId="77777777" w:rsidR="00993592" w:rsidRPr="00A24037" w:rsidRDefault="00993592" w:rsidP="008D6668">
            <w:pPr>
              <w:rPr>
                <w:rFonts w:cs="B Lotus"/>
                <w:b w:val="0"/>
                <w:bCs w:val="0"/>
                <w:sz w:val="28"/>
                <w:szCs w:val="28"/>
                <w:rtl/>
              </w:rPr>
            </w:pPr>
            <w:r w:rsidRPr="00A24037">
              <w:rPr>
                <w:rFonts w:cs="B Lotus"/>
                <w:sz w:val="28"/>
                <w:szCs w:val="28"/>
              </w:rPr>
              <w:lastRenderedPageBreak/>
              <w:t>1040057</w:t>
            </w:r>
          </w:p>
        </w:tc>
        <w:tc>
          <w:tcPr>
            <w:tcW w:w="7836" w:type="dxa"/>
          </w:tcPr>
          <w:p w14:paraId="1FF2B3B9"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گزارش اشخاص زیان‌دیده حوادث تكراري / شخص ثالث وحوادث راننده</w:t>
            </w:r>
          </w:p>
        </w:tc>
      </w:tr>
      <w:tr w:rsidR="00993592" w:rsidRPr="00F733A3" w14:paraId="6D05F61C"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4E033F29" w14:textId="77777777" w:rsidR="00993592" w:rsidRPr="00A24037" w:rsidRDefault="00993592" w:rsidP="008D6668">
            <w:pPr>
              <w:rPr>
                <w:rFonts w:cs="B Lotus"/>
                <w:b w:val="0"/>
                <w:bCs w:val="0"/>
                <w:sz w:val="28"/>
                <w:szCs w:val="28"/>
                <w:rtl/>
              </w:rPr>
            </w:pPr>
            <w:r w:rsidRPr="00A24037">
              <w:rPr>
                <w:rFonts w:cs="B Lotus"/>
                <w:sz w:val="28"/>
                <w:szCs w:val="28"/>
              </w:rPr>
              <w:t>1040059</w:t>
            </w:r>
          </w:p>
        </w:tc>
        <w:tc>
          <w:tcPr>
            <w:tcW w:w="7836" w:type="dxa"/>
          </w:tcPr>
          <w:p w14:paraId="6D9AF716"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گزارش ساعات و محل‌هاي وقوع حادثه و نوع حوادث (نظير وا‍‍‍‍ژگوني)/ شخص ثالث وحوادث راننده</w:t>
            </w:r>
          </w:p>
        </w:tc>
      </w:tr>
      <w:tr w:rsidR="00993592" w:rsidRPr="00F733A3" w14:paraId="71724B1B"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18BF7866" w14:textId="77777777" w:rsidR="00993592" w:rsidRPr="00A24037" w:rsidRDefault="00993592" w:rsidP="008D6668">
            <w:pPr>
              <w:rPr>
                <w:rFonts w:cs="B Lotus"/>
                <w:b w:val="0"/>
                <w:bCs w:val="0"/>
                <w:sz w:val="28"/>
                <w:szCs w:val="28"/>
                <w:rtl/>
              </w:rPr>
            </w:pPr>
            <w:r w:rsidRPr="00A24037">
              <w:rPr>
                <w:rFonts w:cs="B Lotus"/>
                <w:sz w:val="28"/>
                <w:szCs w:val="28"/>
              </w:rPr>
              <w:t>1040060</w:t>
            </w:r>
          </w:p>
        </w:tc>
        <w:tc>
          <w:tcPr>
            <w:tcW w:w="7836" w:type="dxa"/>
          </w:tcPr>
          <w:p w14:paraId="047AAE03"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گزارش خسارات پرداخت شده بر اساس نوع وسيله نقليه/ شخص ثالث وحوادث راننده</w:t>
            </w:r>
          </w:p>
        </w:tc>
      </w:tr>
      <w:tr w:rsidR="00993592" w:rsidRPr="00F733A3" w14:paraId="7CCB330E"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48B8367B" w14:textId="77777777" w:rsidR="00993592" w:rsidRPr="00A24037" w:rsidRDefault="00993592" w:rsidP="008D6668">
            <w:pPr>
              <w:rPr>
                <w:rFonts w:cs="B Lotus"/>
                <w:b w:val="0"/>
                <w:bCs w:val="0"/>
                <w:sz w:val="28"/>
                <w:szCs w:val="28"/>
                <w:rtl/>
              </w:rPr>
            </w:pPr>
            <w:r w:rsidRPr="00A24037">
              <w:rPr>
                <w:rFonts w:cs="B Lotus"/>
                <w:sz w:val="28"/>
                <w:szCs w:val="28"/>
              </w:rPr>
              <w:t>1040062</w:t>
            </w:r>
          </w:p>
        </w:tc>
        <w:tc>
          <w:tcPr>
            <w:tcW w:w="7836" w:type="dxa"/>
          </w:tcPr>
          <w:p w14:paraId="5E0EE745"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گزارش افراد دارای جراحات مشابه / شخص ثالث وحوادث راننده</w:t>
            </w:r>
          </w:p>
        </w:tc>
      </w:tr>
      <w:tr w:rsidR="00993592" w:rsidRPr="00F733A3" w14:paraId="4F49B5A8" w14:textId="77777777" w:rsidTr="008D6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tcPr>
          <w:p w14:paraId="1A729CFE" w14:textId="77777777" w:rsidR="00993592" w:rsidRPr="00A24037" w:rsidRDefault="00993592" w:rsidP="008D6668">
            <w:pPr>
              <w:rPr>
                <w:rFonts w:cs="B Lotus"/>
                <w:b w:val="0"/>
                <w:bCs w:val="0"/>
                <w:sz w:val="28"/>
                <w:szCs w:val="28"/>
                <w:rtl/>
              </w:rPr>
            </w:pPr>
            <w:r w:rsidRPr="00A24037">
              <w:rPr>
                <w:rFonts w:cs="B Lotus"/>
                <w:sz w:val="28"/>
                <w:szCs w:val="28"/>
              </w:rPr>
              <w:t>1040063</w:t>
            </w:r>
          </w:p>
        </w:tc>
        <w:tc>
          <w:tcPr>
            <w:tcW w:w="7836" w:type="dxa"/>
          </w:tcPr>
          <w:p w14:paraId="39FD8E52" w14:textId="77777777" w:rsidR="00993592" w:rsidRPr="00F733A3" w:rsidRDefault="00993592" w:rsidP="008D6668">
            <w:pPr>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گزارش شماره سريال كارت بيمه / شخص ثالث وحوادث راننده</w:t>
            </w:r>
          </w:p>
        </w:tc>
      </w:tr>
      <w:tr w:rsidR="00993592" w:rsidRPr="00F733A3" w14:paraId="588A08FF" w14:textId="77777777" w:rsidTr="008D6668">
        <w:tc>
          <w:tcPr>
            <w:cnfStyle w:val="001000000000" w:firstRow="0" w:lastRow="0" w:firstColumn="1" w:lastColumn="0" w:oddVBand="0" w:evenVBand="0" w:oddHBand="0" w:evenHBand="0" w:firstRowFirstColumn="0" w:firstRowLastColumn="0" w:lastRowFirstColumn="0" w:lastRowLastColumn="0"/>
            <w:tcW w:w="1740" w:type="dxa"/>
          </w:tcPr>
          <w:p w14:paraId="59CACE03" w14:textId="77777777" w:rsidR="00993592" w:rsidRPr="00A24037" w:rsidRDefault="00993592" w:rsidP="008D6668">
            <w:pPr>
              <w:rPr>
                <w:rFonts w:cs="B Lotus"/>
                <w:b w:val="0"/>
                <w:bCs w:val="0"/>
                <w:sz w:val="28"/>
                <w:szCs w:val="28"/>
                <w:rtl/>
              </w:rPr>
            </w:pPr>
            <w:r w:rsidRPr="00A24037">
              <w:rPr>
                <w:rFonts w:cs="B Lotus"/>
                <w:sz w:val="28"/>
                <w:szCs w:val="28"/>
              </w:rPr>
              <w:t>1040074</w:t>
            </w:r>
          </w:p>
        </w:tc>
        <w:tc>
          <w:tcPr>
            <w:tcW w:w="7836" w:type="dxa"/>
          </w:tcPr>
          <w:p w14:paraId="544E3D14" w14:textId="77777777" w:rsidR="00993592" w:rsidRPr="00F733A3" w:rsidRDefault="00993592" w:rsidP="008D6668">
            <w:pPr>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F733A3">
              <w:rPr>
                <w:rFonts w:eastAsia="Calibri" w:cs="B Lotus" w:hint="cs"/>
                <w:color w:val="000000" w:themeColor="text1"/>
                <w:sz w:val="28"/>
                <w:szCs w:val="28"/>
                <w:rtl/>
              </w:rPr>
              <w:t>گزارش بررسی و کنترل اطلاعات زیاندیدگان فاقد شماره ملی / شماره موتور و  شاسی ( ثالث وحوادث راننده اتومبيل)</w:t>
            </w:r>
          </w:p>
        </w:tc>
      </w:tr>
    </w:tbl>
    <w:p w14:paraId="42880B95" w14:textId="01EC88C5" w:rsidR="00D445D9" w:rsidRPr="00F733A3" w:rsidRDefault="00ED6915" w:rsidP="002268EF">
      <w:pPr>
        <w:pStyle w:val="Heading1"/>
        <w:rPr>
          <w:rFonts w:cs="B Lotus"/>
          <w:sz w:val="32"/>
          <w:szCs w:val="32"/>
          <w:rtl/>
        </w:rPr>
      </w:pPr>
      <w:bookmarkStart w:id="196" w:name="_Toc439461629"/>
      <w:bookmarkStart w:id="197" w:name="_Toc38109576"/>
      <w:r w:rsidRPr="00F733A3">
        <w:rPr>
          <w:rFonts w:cs="B Lotus" w:hint="cs"/>
          <w:sz w:val="32"/>
          <w:szCs w:val="32"/>
          <w:rtl/>
        </w:rPr>
        <w:t xml:space="preserve">بخش </w:t>
      </w:r>
      <w:r w:rsidR="002268EF">
        <w:rPr>
          <w:rFonts w:cs="B Lotus" w:hint="cs"/>
          <w:sz w:val="32"/>
          <w:szCs w:val="32"/>
          <w:rtl/>
        </w:rPr>
        <w:t>چهاردهم</w:t>
      </w:r>
      <w:r w:rsidR="00715D94" w:rsidRPr="00F733A3">
        <w:rPr>
          <w:rFonts w:cs="B Lotus" w:hint="cs"/>
          <w:sz w:val="32"/>
          <w:szCs w:val="32"/>
          <w:rtl/>
        </w:rPr>
        <w:t xml:space="preserve"> </w:t>
      </w:r>
      <w:r w:rsidRPr="00F733A3">
        <w:rPr>
          <w:rFonts w:cs="B Lotus" w:hint="cs"/>
          <w:sz w:val="32"/>
          <w:szCs w:val="32"/>
          <w:rtl/>
        </w:rPr>
        <w:t>:</w:t>
      </w:r>
      <w:r w:rsidR="00715D94" w:rsidRPr="00F733A3">
        <w:rPr>
          <w:rFonts w:cs="B Lotus" w:hint="cs"/>
          <w:sz w:val="32"/>
          <w:szCs w:val="32"/>
          <w:rtl/>
        </w:rPr>
        <w:t xml:space="preserve"> </w:t>
      </w:r>
      <w:r w:rsidRPr="00F733A3">
        <w:rPr>
          <w:rFonts w:cs="B Lotus" w:hint="cs"/>
          <w:sz w:val="32"/>
          <w:szCs w:val="32"/>
          <w:rtl/>
        </w:rPr>
        <w:t>شاخص</w:t>
      </w:r>
      <w:r w:rsidRPr="00F733A3">
        <w:rPr>
          <w:rFonts w:cs="B Lotus"/>
          <w:sz w:val="32"/>
          <w:szCs w:val="32"/>
          <w:rtl/>
        </w:rPr>
        <w:t xml:space="preserve"> </w:t>
      </w:r>
      <w:r w:rsidRPr="00F733A3">
        <w:rPr>
          <w:rFonts w:cs="B Lotus" w:hint="cs"/>
          <w:sz w:val="32"/>
          <w:szCs w:val="32"/>
          <w:rtl/>
        </w:rPr>
        <w:t>و</w:t>
      </w:r>
      <w:r w:rsidRPr="00F733A3">
        <w:rPr>
          <w:rFonts w:cs="B Lotus"/>
          <w:sz w:val="32"/>
          <w:szCs w:val="32"/>
          <w:rtl/>
        </w:rPr>
        <w:t xml:space="preserve"> </w:t>
      </w:r>
      <w:r w:rsidRPr="00F733A3">
        <w:rPr>
          <w:rFonts w:cs="B Lotus" w:hint="cs"/>
          <w:sz w:val="32"/>
          <w:szCs w:val="32"/>
          <w:rtl/>
        </w:rPr>
        <w:t>گزارشهاي</w:t>
      </w:r>
      <w:r w:rsidRPr="00F733A3">
        <w:rPr>
          <w:rFonts w:cs="B Lotus"/>
          <w:sz w:val="32"/>
          <w:szCs w:val="32"/>
          <w:rtl/>
        </w:rPr>
        <w:t xml:space="preserve"> </w:t>
      </w:r>
      <w:r w:rsidRPr="00F733A3">
        <w:rPr>
          <w:rFonts w:cs="B Lotus" w:hint="cs"/>
          <w:sz w:val="32"/>
          <w:szCs w:val="32"/>
          <w:rtl/>
        </w:rPr>
        <w:t>بخش</w:t>
      </w:r>
      <w:r w:rsidRPr="00F733A3">
        <w:rPr>
          <w:rFonts w:cs="B Lotus"/>
          <w:sz w:val="32"/>
          <w:szCs w:val="32"/>
          <w:rtl/>
        </w:rPr>
        <w:t xml:space="preserve"> </w:t>
      </w:r>
      <w:r w:rsidRPr="00F733A3">
        <w:rPr>
          <w:rFonts w:cs="B Lotus" w:hint="cs"/>
          <w:sz w:val="32"/>
          <w:szCs w:val="32"/>
          <w:rtl/>
        </w:rPr>
        <w:t>صدور</w:t>
      </w:r>
      <w:r w:rsidRPr="00F733A3">
        <w:rPr>
          <w:rFonts w:cs="B Lotus"/>
          <w:sz w:val="32"/>
          <w:szCs w:val="32"/>
          <w:rtl/>
        </w:rPr>
        <w:t xml:space="preserve"> </w:t>
      </w:r>
      <w:r w:rsidRPr="00F733A3">
        <w:rPr>
          <w:rFonts w:cs="B Lotus" w:hint="cs"/>
          <w:sz w:val="32"/>
          <w:szCs w:val="32"/>
          <w:rtl/>
        </w:rPr>
        <w:t>بيمه</w:t>
      </w:r>
      <w:r w:rsidRPr="00F733A3">
        <w:rPr>
          <w:rFonts w:cs="B Lotus"/>
          <w:sz w:val="32"/>
          <w:szCs w:val="32"/>
          <w:rtl/>
        </w:rPr>
        <w:t xml:space="preserve"> </w:t>
      </w:r>
      <w:r w:rsidRPr="00F733A3">
        <w:rPr>
          <w:rFonts w:cs="B Lotus" w:hint="cs"/>
          <w:sz w:val="32"/>
          <w:szCs w:val="32"/>
          <w:rtl/>
        </w:rPr>
        <w:t>ثالث</w:t>
      </w:r>
      <w:r w:rsidRPr="00F733A3">
        <w:rPr>
          <w:rFonts w:cs="B Lotus"/>
          <w:sz w:val="32"/>
          <w:szCs w:val="32"/>
          <w:rtl/>
        </w:rPr>
        <w:t xml:space="preserve"> </w:t>
      </w:r>
      <w:r w:rsidRPr="00F733A3">
        <w:rPr>
          <w:rFonts w:cs="B Lotus" w:hint="cs"/>
          <w:sz w:val="32"/>
          <w:szCs w:val="32"/>
          <w:rtl/>
        </w:rPr>
        <w:t>اجباري،</w:t>
      </w:r>
      <w:r w:rsidR="00895E3A" w:rsidRPr="00F733A3">
        <w:rPr>
          <w:rFonts w:cs="B Lotus" w:hint="cs"/>
          <w:sz w:val="32"/>
          <w:szCs w:val="32"/>
          <w:rtl/>
        </w:rPr>
        <w:t xml:space="preserve"> </w:t>
      </w:r>
      <w:r w:rsidRPr="00F733A3">
        <w:rPr>
          <w:rFonts w:cs="B Lotus" w:hint="cs"/>
          <w:sz w:val="32"/>
          <w:szCs w:val="32"/>
          <w:rtl/>
        </w:rPr>
        <w:t>مازاد،</w:t>
      </w:r>
      <w:r w:rsidR="00895E3A" w:rsidRPr="00F733A3">
        <w:rPr>
          <w:rFonts w:cs="B Lotus" w:hint="cs"/>
          <w:sz w:val="32"/>
          <w:szCs w:val="32"/>
          <w:rtl/>
        </w:rPr>
        <w:t xml:space="preserve"> </w:t>
      </w:r>
      <w:r w:rsidRPr="00F733A3">
        <w:rPr>
          <w:rFonts w:cs="B Lotus" w:hint="cs"/>
          <w:sz w:val="32"/>
          <w:szCs w:val="32"/>
          <w:rtl/>
        </w:rPr>
        <w:t>حوادث</w:t>
      </w:r>
      <w:bookmarkEnd w:id="196"/>
      <w:bookmarkEnd w:id="197"/>
    </w:p>
    <w:p w14:paraId="78313103" w14:textId="77777777" w:rsidR="00D445D9" w:rsidRPr="00F733A3" w:rsidRDefault="00D445D9" w:rsidP="00ED6915">
      <w:pPr>
        <w:rPr>
          <w:rFonts w:asciiTheme="minorBidi" w:hAnsiTheme="minorBidi" w:cs="B Lotus"/>
          <w:color w:val="000000" w:themeColor="text1"/>
          <w:sz w:val="28"/>
          <w:szCs w:val="28"/>
        </w:rPr>
      </w:pPr>
    </w:p>
    <w:tbl>
      <w:tblPr>
        <w:tblStyle w:val="TableGrid"/>
        <w:tblpPr w:leftFromText="180" w:rightFromText="180" w:vertAnchor="text" w:tblpXSpec="right" w:tblpY="1"/>
        <w:tblOverlap w:val="never"/>
        <w:bidiVisual/>
        <w:tblW w:w="9065" w:type="dxa"/>
        <w:shd w:val="clear" w:color="auto" w:fill="FFFFFF" w:themeFill="background1"/>
        <w:tblLook w:val="04A0" w:firstRow="1" w:lastRow="0" w:firstColumn="1" w:lastColumn="0" w:noHBand="0" w:noVBand="1"/>
      </w:tblPr>
      <w:tblGrid>
        <w:gridCol w:w="3543"/>
        <w:gridCol w:w="5522"/>
      </w:tblGrid>
      <w:tr w:rsidR="008A6B2C" w:rsidRPr="00F733A3" w14:paraId="2A8649B1" w14:textId="77777777" w:rsidTr="00561332">
        <w:trPr>
          <w:gridAfter w:val="1"/>
          <w:wAfter w:w="5522" w:type="dxa"/>
        </w:trPr>
        <w:tc>
          <w:tcPr>
            <w:tcW w:w="3543" w:type="dxa"/>
            <w:shd w:val="clear" w:color="auto" w:fill="DDD9C3" w:themeFill="background2" w:themeFillShade="E6"/>
          </w:tcPr>
          <w:p w14:paraId="123230C9" w14:textId="77777777" w:rsidR="008A6B2C" w:rsidRPr="00F733A3" w:rsidRDefault="008A6B2C" w:rsidP="00DA5A77">
            <w:pPr>
              <w:rPr>
                <w:rFonts w:asciiTheme="minorBidi" w:hAnsiTheme="minorBidi" w:cs="B Lotus"/>
                <w:color w:val="000000" w:themeColor="text1"/>
                <w:rtl/>
              </w:rPr>
            </w:pPr>
            <w:r w:rsidRPr="00F733A3">
              <w:rPr>
                <w:rFonts w:asciiTheme="minorBidi" w:eastAsia="Calibri" w:hAnsiTheme="minorBidi" w:cs="B Lotus"/>
                <w:color w:val="000000" w:themeColor="text1"/>
                <w:rtl/>
              </w:rPr>
              <w:t>*شاخص‌ها</w:t>
            </w:r>
            <w:r w:rsidRPr="00F733A3">
              <w:rPr>
                <w:rFonts w:asciiTheme="minorBidi" w:eastAsia="Calibri" w:hAnsiTheme="minorBidi" w:cs="B Lotus" w:hint="cs"/>
                <w:color w:val="000000" w:themeColor="text1"/>
                <w:rtl/>
              </w:rPr>
              <w:t>ی</w:t>
            </w:r>
            <w:r w:rsidRPr="00F733A3">
              <w:rPr>
                <w:rFonts w:asciiTheme="minorBidi" w:eastAsia="Calibri" w:hAnsiTheme="minorBidi" w:cs="B Lotus"/>
                <w:color w:val="000000" w:themeColor="text1"/>
                <w:rtl/>
              </w:rPr>
              <w:t xml:space="preserve"> اداره نظارت بر ب</w:t>
            </w:r>
            <w:r w:rsidRPr="00F733A3">
              <w:rPr>
                <w:rFonts w:asciiTheme="minorBidi" w:eastAsia="Calibri" w:hAnsiTheme="minorBidi" w:cs="B Lotus" w:hint="cs"/>
                <w:color w:val="000000" w:themeColor="text1"/>
                <w:rtl/>
              </w:rPr>
              <w:t>یمه‌های</w:t>
            </w:r>
            <w:r w:rsidRPr="00F733A3">
              <w:rPr>
                <w:rFonts w:asciiTheme="minorBidi" w:eastAsia="Calibri" w:hAnsiTheme="minorBidi" w:cs="B Lotus"/>
                <w:color w:val="000000" w:themeColor="text1"/>
                <w:rtl/>
              </w:rPr>
              <w:t xml:space="preserve"> اتومبيل*</w:t>
            </w:r>
          </w:p>
        </w:tc>
      </w:tr>
      <w:tr w:rsidR="008A6B2C" w:rsidRPr="00F733A3" w14:paraId="506554AD" w14:textId="77777777" w:rsidTr="00561332">
        <w:trPr>
          <w:gridAfter w:val="1"/>
          <w:wAfter w:w="5522" w:type="dxa"/>
        </w:trPr>
        <w:tc>
          <w:tcPr>
            <w:tcW w:w="3543" w:type="dxa"/>
            <w:shd w:val="clear" w:color="auto" w:fill="DDD9C3" w:themeFill="background2" w:themeFillShade="E6"/>
          </w:tcPr>
          <w:p w14:paraId="7CC5C764" w14:textId="77777777" w:rsidR="008A6B2C" w:rsidRPr="00F733A3" w:rsidRDefault="008A6B2C" w:rsidP="00DA5A77">
            <w:pPr>
              <w:rPr>
                <w:rFonts w:asciiTheme="minorBidi" w:hAnsiTheme="minorBidi" w:cs="B Lotus"/>
                <w:color w:val="000000" w:themeColor="text1"/>
                <w:rtl/>
              </w:rPr>
            </w:pPr>
            <w:r w:rsidRPr="00F733A3">
              <w:rPr>
                <w:rFonts w:asciiTheme="minorBidi" w:hAnsiTheme="minorBidi" w:cs="B Lotus"/>
                <w:color w:val="000000" w:themeColor="text1"/>
                <w:rtl/>
              </w:rPr>
              <w:t>« بيمه اجباري   مسئوليت مدني دارندگان وسايل نقليه موتوري زميني در مقابل شخص ثالث»</w:t>
            </w:r>
          </w:p>
          <w:p w14:paraId="4A7F3B18" w14:textId="77777777" w:rsidR="008A6B2C" w:rsidRPr="00F733A3" w:rsidRDefault="008A6B2C" w:rsidP="00DA5A77">
            <w:pPr>
              <w:rPr>
                <w:rFonts w:asciiTheme="minorBidi" w:hAnsiTheme="minorBidi" w:cs="B Lotus"/>
                <w:color w:val="000000" w:themeColor="text1"/>
                <w:rtl/>
              </w:rPr>
            </w:pPr>
            <w:r w:rsidRPr="00F733A3">
              <w:rPr>
                <w:rFonts w:asciiTheme="minorBidi" w:hAnsiTheme="minorBidi" w:cs="B Lotus"/>
                <w:color w:val="000000" w:themeColor="text1"/>
                <w:rtl/>
              </w:rPr>
              <w:t>« بيمه مــازاد  مسئوليت مدني دارندگان وسايل نقليه موتوري زميني در مقابل شخص ثالث»</w:t>
            </w:r>
          </w:p>
          <w:p w14:paraId="0E0AD3A0" w14:textId="77777777" w:rsidR="008A6B2C" w:rsidRPr="00F733A3" w:rsidRDefault="008A6B2C" w:rsidP="00DA5A77">
            <w:pPr>
              <w:rPr>
                <w:rFonts w:asciiTheme="minorBidi" w:hAnsiTheme="minorBidi" w:cs="B Lotus"/>
                <w:color w:val="000000" w:themeColor="text1"/>
                <w:rtl/>
              </w:rPr>
            </w:pPr>
            <w:r w:rsidRPr="00F733A3">
              <w:rPr>
                <w:rFonts w:asciiTheme="minorBidi" w:hAnsiTheme="minorBidi" w:cs="B Lotus"/>
                <w:color w:val="000000" w:themeColor="text1"/>
                <w:rtl/>
              </w:rPr>
              <w:t>«بيمه حوادث راننده »</w:t>
            </w:r>
          </w:p>
        </w:tc>
      </w:tr>
      <w:tr w:rsidR="008A6B2C" w:rsidRPr="00F733A3" w14:paraId="540615AD" w14:textId="77777777" w:rsidTr="00561332">
        <w:trPr>
          <w:gridAfter w:val="1"/>
          <w:wAfter w:w="5522" w:type="dxa"/>
        </w:trPr>
        <w:tc>
          <w:tcPr>
            <w:tcW w:w="3543" w:type="dxa"/>
            <w:shd w:val="clear" w:color="auto" w:fill="DDD9C3" w:themeFill="background2" w:themeFillShade="E6"/>
          </w:tcPr>
          <w:p w14:paraId="5A6E497D" w14:textId="77777777" w:rsidR="008A6B2C" w:rsidRPr="00F733A3" w:rsidRDefault="008A6B2C" w:rsidP="00DA5A77">
            <w:pPr>
              <w:rPr>
                <w:rFonts w:asciiTheme="minorBidi" w:hAnsiTheme="minorBidi" w:cs="B Lotus"/>
                <w:color w:val="000000" w:themeColor="text1"/>
                <w:rtl/>
              </w:rPr>
            </w:pPr>
            <w:r w:rsidRPr="00F733A3">
              <w:rPr>
                <w:rFonts w:asciiTheme="minorBidi" w:eastAsia="Calibri" w:hAnsiTheme="minorBidi" w:cs="B Lotus"/>
                <w:color w:val="000000" w:themeColor="text1"/>
                <w:rtl/>
              </w:rPr>
              <w:t>الف- گزارش‌هاي بخش صدور</w:t>
            </w:r>
          </w:p>
        </w:tc>
      </w:tr>
      <w:tr w:rsidR="008A6B2C" w:rsidRPr="00F733A3" w14:paraId="018C2B71" w14:textId="77777777" w:rsidTr="00561332">
        <w:tc>
          <w:tcPr>
            <w:tcW w:w="3543" w:type="dxa"/>
            <w:shd w:val="clear" w:color="auto" w:fill="auto"/>
          </w:tcPr>
          <w:p w14:paraId="087A82D0" w14:textId="77777777" w:rsidR="008A6B2C" w:rsidRPr="00F733A3" w:rsidRDefault="008A6B2C" w:rsidP="00DA5A77">
            <w:pPr>
              <w:rPr>
                <w:rFonts w:ascii="Calibri" w:hAnsi="Calibri" w:cs="B Lotus"/>
                <w:color w:val="000000"/>
              </w:rPr>
            </w:pPr>
            <w:r w:rsidRPr="00F733A3">
              <w:rPr>
                <w:rFonts w:ascii="Calibri" w:hAnsi="Calibri" w:cs="B Lotus"/>
                <w:color w:val="000000"/>
              </w:rPr>
              <w:t>F1040001</w:t>
            </w:r>
          </w:p>
          <w:p w14:paraId="5EF92DCB" w14:textId="77777777" w:rsidR="008A6B2C" w:rsidRPr="00F733A3" w:rsidRDefault="008A6B2C" w:rsidP="00DA5A77">
            <w:pPr>
              <w:rPr>
                <w:rFonts w:asciiTheme="minorBidi" w:hAnsiTheme="minorBidi" w:cs="B Lotus"/>
                <w:color w:val="000000" w:themeColor="text1"/>
                <w:rtl/>
              </w:rPr>
            </w:pPr>
          </w:p>
        </w:tc>
        <w:tc>
          <w:tcPr>
            <w:tcW w:w="5522" w:type="dxa"/>
            <w:shd w:val="clear" w:color="auto" w:fill="FFFFFF" w:themeFill="background1"/>
          </w:tcPr>
          <w:p w14:paraId="185EA27C" w14:textId="68DC1EBC" w:rsidR="008A6B2C" w:rsidRPr="000D73D4" w:rsidRDefault="008A6B2C" w:rsidP="000D73D4">
            <w:pPr>
              <w:jc w:val="both"/>
              <w:rPr>
                <w:rFonts w:asciiTheme="minorBidi" w:hAnsiTheme="minorBidi" w:cs="B Lotus"/>
                <w:color w:val="000000" w:themeColor="text1"/>
                <w:rtl/>
              </w:rPr>
            </w:pPr>
            <w:r w:rsidRPr="000D73D4">
              <w:rPr>
                <w:rFonts w:asciiTheme="minorBidi" w:eastAsia="Calibri" w:hAnsiTheme="minorBidi" w:cs="B Lotus"/>
                <w:color w:val="000000" w:themeColor="text1"/>
                <w:rtl/>
              </w:rPr>
              <w:t>ارائه حداقل پوشش‌های بیمه‌</w:t>
            </w:r>
          </w:p>
        </w:tc>
      </w:tr>
      <w:tr w:rsidR="008A6B2C" w:rsidRPr="000D73D4" w14:paraId="250DCF14" w14:textId="77777777" w:rsidTr="00561332">
        <w:trPr>
          <w:gridAfter w:val="1"/>
          <w:wAfter w:w="5522" w:type="dxa"/>
        </w:trPr>
        <w:tc>
          <w:tcPr>
            <w:tcW w:w="3543" w:type="dxa"/>
            <w:shd w:val="clear" w:color="auto" w:fill="auto"/>
          </w:tcPr>
          <w:p w14:paraId="796B50F5" w14:textId="77777777" w:rsidR="008A6B2C" w:rsidRPr="00F733A3" w:rsidRDefault="008A6B2C" w:rsidP="00DA5A77">
            <w:pPr>
              <w:jc w:val="both"/>
              <w:rPr>
                <w:rFonts w:asciiTheme="minorBidi" w:hAnsiTheme="minorBidi" w:cs="B Lotus"/>
                <w:color w:val="000000" w:themeColor="text1"/>
                <w:rtl/>
              </w:rPr>
            </w:pPr>
            <w:r w:rsidRPr="00F733A3">
              <w:rPr>
                <w:rFonts w:asciiTheme="minorBidi" w:eastAsia="Calibri" w:hAnsiTheme="minorBidi" w:cs="B Lotus"/>
                <w:color w:val="000000" w:themeColor="text1"/>
                <w:rtl/>
              </w:rPr>
              <w:t xml:space="preserve">ماده4 قانون (صفحات 28 و29 و زيرنويس مربوطه)  </w:t>
            </w:r>
          </w:p>
        </w:tc>
      </w:tr>
      <w:tr w:rsidR="008A6B2C" w:rsidRPr="00F733A3" w14:paraId="53242CF1" w14:textId="77777777" w:rsidTr="00561332">
        <w:tc>
          <w:tcPr>
            <w:tcW w:w="3543" w:type="dxa"/>
            <w:shd w:val="clear" w:color="auto" w:fill="auto"/>
          </w:tcPr>
          <w:p w14:paraId="1DCDEBE3" w14:textId="77777777" w:rsidR="008A6B2C" w:rsidRPr="00F733A3" w:rsidRDefault="008A6B2C" w:rsidP="00DA5A77">
            <w:pPr>
              <w:jc w:val="both"/>
              <w:rPr>
                <w:rFonts w:asciiTheme="minorBidi" w:hAnsiTheme="minorBidi" w:cs="B Lotus"/>
                <w:color w:val="000000" w:themeColor="text1"/>
                <w:rtl/>
              </w:rPr>
            </w:pPr>
            <w:r w:rsidRPr="00F733A3">
              <w:rPr>
                <w:rFonts w:asciiTheme="minorBidi" w:hAnsiTheme="minorBidi" w:cs="B Lotus"/>
                <w:color w:val="000000" w:themeColor="text1"/>
                <w:rtl/>
              </w:rPr>
              <w:t>اهداف</w:t>
            </w:r>
          </w:p>
        </w:tc>
        <w:tc>
          <w:tcPr>
            <w:tcW w:w="5522" w:type="dxa"/>
            <w:shd w:val="clear" w:color="auto" w:fill="FFFFFF" w:themeFill="background1"/>
          </w:tcPr>
          <w:p w14:paraId="7FDF3116" w14:textId="77777777" w:rsidR="008A6B2C" w:rsidRPr="000D73D4" w:rsidRDefault="008A6B2C" w:rsidP="004A19B9">
            <w:pPr>
              <w:pStyle w:val="ListParagraph"/>
              <w:numPr>
                <w:ilvl w:val="0"/>
                <w:numId w:val="9"/>
              </w:numPr>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بررسي بیمه‌نامه‌هاي صادره مؤسسات بيمه به منظور حصول اطمينان از رعايت الزام قانون در خصوص ارائه حداقل پوشش اجباري از سوی بیمه گران</w:t>
            </w:r>
          </w:p>
          <w:p w14:paraId="306B2017" w14:textId="77777777" w:rsidR="008A6B2C" w:rsidRPr="000D73D4" w:rsidRDefault="008A6B2C" w:rsidP="004A19B9">
            <w:pPr>
              <w:pStyle w:val="ListParagraph"/>
              <w:numPr>
                <w:ilvl w:val="0"/>
                <w:numId w:val="9"/>
              </w:numPr>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حصول اطمینان از رعایت ماده 4 قانون بیمه اجباری مسئولیت مدنی دارندگان وسایل نقلیه موتوری زمینی در مقابل شخص ثالث (مصوب سال 1387)</w:t>
            </w:r>
          </w:p>
          <w:p w14:paraId="18BAD904" w14:textId="77777777" w:rsidR="008A6B2C" w:rsidRPr="000D73D4" w:rsidRDefault="008A6B2C" w:rsidP="000D73D4">
            <w:pPr>
              <w:ind w:left="346" w:hanging="142"/>
              <w:rPr>
                <w:rFonts w:asciiTheme="minorBidi" w:eastAsia="Calibri" w:hAnsiTheme="minorBidi" w:cs="B Lotus"/>
                <w:color w:val="000000" w:themeColor="text1"/>
                <w:rtl/>
              </w:rPr>
            </w:pPr>
          </w:p>
        </w:tc>
      </w:tr>
      <w:tr w:rsidR="008A6B2C" w:rsidRPr="00F733A3" w14:paraId="5D966F3E" w14:textId="77777777" w:rsidTr="00561332">
        <w:tc>
          <w:tcPr>
            <w:tcW w:w="3543" w:type="dxa"/>
            <w:shd w:val="clear" w:color="auto" w:fill="auto"/>
          </w:tcPr>
          <w:p w14:paraId="2DDD0620" w14:textId="77777777" w:rsidR="008A6B2C" w:rsidRPr="00F733A3" w:rsidRDefault="008A6B2C" w:rsidP="00DA5A77">
            <w:pPr>
              <w:jc w:val="both"/>
              <w:rPr>
                <w:rFonts w:ascii="Calibri" w:hAnsi="Calibri" w:cs="B Lotus"/>
                <w:color w:val="000000"/>
              </w:rPr>
            </w:pPr>
            <w:r w:rsidRPr="00F733A3">
              <w:rPr>
                <w:rFonts w:asciiTheme="minorBidi" w:hAnsiTheme="minorBidi" w:cs="B Lotus"/>
                <w:color w:val="000000" w:themeColor="text1"/>
                <w:sz w:val="28"/>
                <w:szCs w:val="28"/>
              </w:rPr>
              <w:br w:type="page"/>
            </w:r>
            <w:r w:rsidRPr="00F733A3">
              <w:rPr>
                <w:rFonts w:ascii="Calibri" w:hAnsi="Calibri" w:cs="B Lotus"/>
                <w:color w:val="000000"/>
              </w:rPr>
              <w:t>F1040002</w:t>
            </w:r>
          </w:p>
          <w:p w14:paraId="1340B4AC" w14:textId="77777777" w:rsidR="008A6B2C" w:rsidRPr="00F733A3" w:rsidRDefault="008A6B2C" w:rsidP="00DA5A77">
            <w:pPr>
              <w:jc w:val="both"/>
              <w:rPr>
                <w:rFonts w:asciiTheme="minorBidi" w:hAnsiTheme="minorBidi" w:cs="B Lotus"/>
                <w:color w:val="000000" w:themeColor="text1"/>
                <w:rtl/>
              </w:rPr>
            </w:pPr>
          </w:p>
        </w:tc>
        <w:tc>
          <w:tcPr>
            <w:tcW w:w="5522" w:type="dxa"/>
            <w:shd w:val="clear" w:color="auto" w:fill="FFFFFF" w:themeFill="background1"/>
          </w:tcPr>
          <w:p w14:paraId="345FE30E"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t>رعایت تخفیفات عدم خسارت</w:t>
            </w:r>
          </w:p>
        </w:tc>
      </w:tr>
      <w:tr w:rsidR="008A6B2C" w:rsidRPr="000D73D4" w14:paraId="1B7C0F32" w14:textId="77777777" w:rsidTr="00561332">
        <w:trPr>
          <w:gridAfter w:val="1"/>
          <w:wAfter w:w="5522" w:type="dxa"/>
        </w:trPr>
        <w:tc>
          <w:tcPr>
            <w:tcW w:w="3543" w:type="dxa"/>
            <w:shd w:val="clear" w:color="auto" w:fill="FFFFFF" w:themeFill="background1"/>
          </w:tcPr>
          <w:p w14:paraId="6F369196"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color w:val="000000" w:themeColor="text1"/>
                <w:rtl/>
              </w:rPr>
              <w:lastRenderedPageBreak/>
              <w:t xml:space="preserve">  ماده 8قانون(صفحه31و زيرنويس مربوطه) </w:t>
            </w:r>
            <w:r w:rsidRPr="00F733A3">
              <w:rPr>
                <w:rFonts w:ascii="Times New Roman" w:eastAsia="Calibri" w:hAnsi="Times New Roman" w:cs="Times New Roman" w:hint="cs"/>
                <w:color w:val="000000" w:themeColor="text1"/>
                <w:rtl/>
              </w:rPr>
              <w:t>–</w:t>
            </w:r>
            <w:r w:rsidRPr="00F733A3">
              <w:rPr>
                <w:rFonts w:asciiTheme="minorBidi" w:eastAsia="Calibri" w:hAnsiTheme="minorBidi" w:cs="B Lotus"/>
                <w:color w:val="000000" w:themeColor="text1"/>
                <w:rtl/>
              </w:rPr>
              <w:t xml:space="preserve">  تصويب نامه تعرفه حق بيمه ونحوه تقسيط وتخفيف درحق بيمه شخص ثالث مصوب 8/12/1389(ابلاغي طي شماره 34608 /ت41574ك مورخ19/2/1390) ماده 12مندرج درصفحه 85</w:t>
            </w:r>
          </w:p>
        </w:tc>
      </w:tr>
      <w:tr w:rsidR="008A6B2C" w:rsidRPr="00F733A3" w14:paraId="3087C29A" w14:textId="77777777" w:rsidTr="00561332">
        <w:tc>
          <w:tcPr>
            <w:tcW w:w="3543" w:type="dxa"/>
            <w:shd w:val="clear" w:color="auto" w:fill="FFFFFF" w:themeFill="background1"/>
          </w:tcPr>
          <w:p w14:paraId="015FB3A1" w14:textId="77777777" w:rsidR="008A6B2C" w:rsidRPr="00F733A3" w:rsidRDefault="008A6B2C" w:rsidP="00DA5A77">
            <w:pPr>
              <w:rPr>
                <w:rFonts w:asciiTheme="minorBidi" w:hAnsiTheme="minorBidi" w:cs="B Lotus"/>
                <w:color w:val="000000" w:themeColor="text1"/>
                <w:rtl/>
              </w:rPr>
            </w:pPr>
            <w:r w:rsidRPr="00F733A3">
              <w:rPr>
                <w:rFonts w:asciiTheme="minorBidi" w:hAnsiTheme="minorBidi" w:cs="B Lotus"/>
                <w:color w:val="000000" w:themeColor="text1"/>
                <w:rtl/>
              </w:rPr>
              <w:t>اهداف</w:t>
            </w:r>
          </w:p>
        </w:tc>
        <w:tc>
          <w:tcPr>
            <w:tcW w:w="5522" w:type="dxa"/>
            <w:shd w:val="clear" w:color="auto" w:fill="FFFFFF" w:themeFill="background1"/>
          </w:tcPr>
          <w:p w14:paraId="4F7ADF62" w14:textId="77777777" w:rsidR="008A6B2C" w:rsidRPr="000D73D4" w:rsidRDefault="008A6B2C" w:rsidP="004A19B9">
            <w:pPr>
              <w:pStyle w:val="ListParagraph"/>
              <w:numPr>
                <w:ilvl w:val="0"/>
                <w:numId w:val="10"/>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حصول اطمينان از قبول سابقه عدم خسارت سایر شرکت‌ها</w:t>
            </w:r>
          </w:p>
          <w:p w14:paraId="37D89FC6" w14:textId="77777777" w:rsidR="008A6B2C" w:rsidRPr="000D73D4" w:rsidRDefault="008A6B2C" w:rsidP="004A19B9">
            <w:pPr>
              <w:pStyle w:val="ListParagraph"/>
              <w:numPr>
                <w:ilvl w:val="0"/>
                <w:numId w:val="10"/>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حصول اطمينان از انتقال سابقه عدم خسارت خودرو قبلی</w:t>
            </w:r>
          </w:p>
          <w:p w14:paraId="0C7646D3" w14:textId="77777777" w:rsidR="008A6B2C" w:rsidRPr="000D73D4" w:rsidRDefault="008A6B2C" w:rsidP="004A19B9">
            <w:pPr>
              <w:pStyle w:val="ListParagraph"/>
              <w:numPr>
                <w:ilvl w:val="0"/>
                <w:numId w:val="10"/>
              </w:numPr>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تهيه گزارش از موارد عدم رعايت تخفيفات فوق در محاسبه حق‌بيمه ،موضوع ماده 8 قانون بیمه اجباری مسئولیت مدنی دارندگان وسایل نقلیه موتوری زمینی در مقابل شخص ثالث (مصوب سال 1387) وتصويب نامه شماره 34608/ت41574ك مورخ 19/02/1390 "کمیسیون موضوع اصل 138 قانون اساسي"هيئت وزيران</w:t>
            </w:r>
          </w:p>
        </w:tc>
      </w:tr>
      <w:tr w:rsidR="008A6B2C" w:rsidRPr="00F733A3" w14:paraId="64D133D0" w14:textId="77777777" w:rsidTr="00561332">
        <w:tblPrEx>
          <w:shd w:val="clear" w:color="auto" w:fill="auto"/>
        </w:tblPrEx>
        <w:tc>
          <w:tcPr>
            <w:tcW w:w="3543" w:type="dxa"/>
            <w:shd w:val="clear" w:color="auto" w:fill="auto"/>
          </w:tcPr>
          <w:p w14:paraId="63415F64" w14:textId="77777777" w:rsidR="008A6B2C" w:rsidRPr="00F733A3" w:rsidRDefault="008A6B2C" w:rsidP="00DA5A77">
            <w:pPr>
              <w:rPr>
                <w:rFonts w:ascii="Calibri" w:hAnsi="Calibri" w:cs="B Lotus"/>
                <w:color w:val="000000"/>
              </w:rPr>
            </w:pPr>
            <w:r w:rsidRPr="00F733A3">
              <w:rPr>
                <w:rFonts w:ascii="Calibri" w:hAnsi="Calibri" w:cs="B Lotus"/>
                <w:color w:val="000000"/>
              </w:rPr>
              <w:t>F1040003</w:t>
            </w:r>
          </w:p>
          <w:p w14:paraId="5DF56A2D" w14:textId="77777777" w:rsidR="008A6B2C" w:rsidRPr="00F733A3" w:rsidRDefault="008A6B2C" w:rsidP="00DA5A77">
            <w:pPr>
              <w:rPr>
                <w:rFonts w:asciiTheme="minorBidi" w:hAnsiTheme="minorBidi" w:cs="B Lotus"/>
                <w:color w:val="000000" w:themeColor="text1"/>
              </w:rPr>
            </w:pPr>
          </w:p>
        </w:tc>
        <w:tc>
          <w:tcPr>
            <w:tcW w:w="5522" w:type="dxa"/>
            <w:shd w:val="clear" w:color="auto" w:fill="auto"/>
          </w:tcPr>
          <w:p w14:paraId="2AF71AF0"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t>رعایت جرائم تعدد خسارت</w:t>
            </w:r>
          </w:p>
        </w:tc>
      </w:tr>
      <w:tr w:rsidR="008A6B2C" w:rsidRPr="000D73D4" w14:paraId="30016091" w14:textId="77777777" w:rsidTr="00561332">
        <w:tblPrEx>
          <w:shd w:val="clear" w:color="auto" w:fill="auto"/>
        </w:tblPrEx>
        <w:trPr>
          <w:gridAfter w:val="1"/>
          <w:wAfter w:w="5522" w:type="dxa"/>
        </w:trPr>
        <w:tc>
          <w:tcPr>
            <w:tcW w:w="3543" w:type="dxa"/>
            <w:shd w:val="clear" w:color="auto" w:fill="auto"/>
          </w:tcPr>
          <w:p w14:paraId="48BDAF78"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color w:val="000000" w:themeColor="text1"/>
                <w:rtl/>
              </w:rPr>
              <w:t xml:space="preserve">  ماده 8قانون(صفحه31و زيرنويس مربوطه)- و- ماده 13 تصويب نامه تعرفه حق بيمه ونحوه تقسيط وتخفيف درحق بيمه شخص ثالث مصوب 8/12/1389(ابلاغي طي شماره 34608 /ت41574ك مورخ19/2/1390)  مندرج درصفحه 86</w:t>
            </w:r>
          </w:p>
        </w:tc>
      </w:tr>
      <w:tr w:rsidR="008A6B2C" w:rsidRPr="00F733A3" w14:paraId="57E6E4A6" w14:textId="77777777" w:rsidTr="00561332">
        <w:tblPrEx>
          <w:shd w:val="clear" w:color="auto" w:fill="auto"/>
        </w:tblPrEx>
        <w:tc>
          <w:tcPr>
            <w:tcW w:w="3543" w:type="dxa"/>
            <w:shd w:val="clear" w:color="auto" w:fill="auto"/>
          </w:tcPr>
          <w:p w14:paraId="3FE26993" w14:textId="77777777" w:rsidR="008A6B2C" w:rsidRPr="00F733A3" w:rsidRDefault="008A6B2C" w:rsidP="00DA5A77">
            <w:pPr>
              <w:rPr>
                <w:rFonts w:asciiTheme="minorBidi" w:hAnsiTheme="minorBidi" w:cs="B Lotus"/>
                <w:color w:val="000000" w:themeColor="text1"/>
                <w:rtl/>
              </w:rPr>
            </w:pPr>
            <w:r w:rsidRPr="00F733A3">
              <w:rPr>
                <w:rFonts w:asciiTheme="minorBidi" w:hAnsiTheme="minorBidi" w:cs="B Lotus"/>
                <w:color w:val="000000" w:themeColor="text1"/>
                <w:rtl/>
              </w:rPr>
              <w:t>اهداف</w:t>
            </w:r>
          </w:p>
        </w:tc>
        <w:tc>
          <w:tcPr>
            <w:tcW w:w="5522" w:type="dxa"/>
            <w:shd w:val="clear" w:color="auto" w:fill="auto"/>
          </w:tcPr>
          <w:p w14:paraId="6BF91081" w14:textId="77777777" w:rsidR="008A6B2C" w:rsidRPr="000D73D4" w:rsidRDefault="008A6B2C" w:rsidP="004A19B9">
            <w:pPr>
              <w:pStyle w:val="ListParagraph"/>
              <w:numPr>
                <w:ilvl w:val="0"/>
                <w:numId w:val="15"/>
              </w:numPr>
              <w:tabs>
                <w:tab w:val="num" w:pos="720"/>
                <w:tab w:val="num" w:pos="1440"/>
                <w:tab w:val="num" w:pos="2160"/>
              </w:tabs>
              <w:bidi/>
              <w:ind w:left="346" w:hanging="142"/>
              <w:jc w:val="both"/>
              <w:rPr>
                <w:rFonts w:asciiTheme="minorBidi" w:hAnsiTheme="minorBidi" w:cs="B Lotus"/>
                <w:color w:val="000000" w:themeColor="text1"/>
                <w:rtl/>
              </w:rPr>
            </w:pPr>
            <w:r w:rsidRPr="000D73D4">
              <w:rPr>
                <w:rFonts w:asciiTheme="minorBidi" w:hAnsiTheme="minorBidi" w:cs="B Lotus"/>
                <w:color w:val="000000" w:themeColor="text1"/>
                <w:rtl/>
              </w:rPr>
              <w:t>عملکرد شرکت در دريافت جرائم تعدد خسارت</w:t>
            </w:r>
          </w:p>
          <w:p w14:paraId="4CFB187A" w14:textId="77777777" w:rsidR="008A6B2C" w:rsidRPr="000D73D4" w:rsidRDefault="008A6B2C" w:rsidP="004A19B9">
            <w:pPr>
              <w:pStyle w:val="ListParagraph"/>
              <w:numPr>
                <w:ilvl w:val="0"/>
                <w:numId w:val="11"/>
              </w:numPr>
              <w:bidi/>
              <w:ind w:left="346" w:hanging="142"/>
              <w:jc w:val="both"/>
              <w:rPr>
                <w:rFonts w:asciiTheme="minorBidi" w:hAnsiTheme="minorBidi" w:cs="B Lotus"/>
                <w:color w:val="000000" w:themeColor="text1"/>
                <w:rtl/>
              </w:rPr>
            </w:pPr>
            <w:r w:rsidRPr="000D73D4">
              <w:rPr>
                <w:rFonts w:asciiTheme="minorBidi" w:hAnsiTheme="minorBidi" w:cs="B Lotus"/>
                <w:color w:val="000000" w:themeColor="text1"/>
                <w:rtl/>
              </w:rPr>
              <w:t>حصول اطمينان از اعمال جرائم تعدد خسارت در محاسبه حق‌بيمه در بيمه‌نامه جديد، موضوع ماده 8 قانون بیمه اجباری مسئولیت مدنی دارندگان وسایل نقلیه موتوری زمینی در مقابل شخص ثالث (مصوب سال 1387) و تصويب نامه شماره 34608/ت41574ك مورخ 1390/02/19 کمیسیون موضوع اصل 138 قانون اساسي هيئت</w:t>
            </w:r>
          </w:p>
        </w:tc>
      </w:tr>
      <w:tr w:rsidR="008A6B2C" w:rsidRPr="00F733A3" w14:paraId="1728B0D5" w14:textId="77777777" w:rsidTr="00561332">
        <w:tblPrEx>
          <w:shd w:val="clear" w:color="auto" w:fill="auto"/>
        </w:tblPrEx>
        <w:tc>
          <w:tcPr>
            <w:tcW w:w="3543" w:type="dxa"/>
            <w:shd w:val="clear" w:color="auto" w:fill="auto"/>
          </w:tcPr>
          <w:p w14:paraId="4FDE9676" w14:textId="77777777" w:rsidR="008A6B2C" w:rsidRPr="00F733A3" w:rsidRDefault="008A6B2C" w:rsidP="00DA5A77">
            <w:pPr>
              <w:rPr>
                <w:rFonts w:ascii="Calibri" w:hAnsi="Calibri" w:cs="B Lotus"/>
                <w:color w:val="000000"/>
              </w:rPr>
            </w:pPr>
            <w:r w:rsidRPr="00F733A3">
              <w:rPr>
                <w:rFonts w:ascii="Calibri" w:hAnsi="Calibri" w:cs="B Lotus"/>
                <w:color w:val="000000"/>
              </w:rPr>
              <w:t>F1040004</w:t>
            </w:r>
          </w:p>
          <w:p w14:paraId="293F04C3"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71A662C9"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t>دریافت اضافه نرخ تخلفات حادثه‌ساز</w:t>
            </w:r>
          </w:p>
        </w:tc>
      </w:tr>
      <w:tr w:rsidR="008A6B2C" w:rsidRPr="000D73D4" w14:paraId="25489BBF" w14:textId="77777777" w:rsidTr="00561332">
        <w:tblPrEx>
          <w:shd w:val="clear" w:color="auto" w:fill="auto"/>
        </w:tblPrEx>
        <w:trPr>
          <w:gridAfter w:val="1"/>
          <w:wAfter w:w="5522" w:type="dxa"/>
        </w:trPr>
        <w:tc>
          <w:tcPr>
            <w:tcW w:w="3543" w:type="dxa"/>
            <w:shd w:val="clear" w:color="auto" w:fill="auto"/>
          </w:tcPr>
          <w:p w14:paraId="0F149FF1" w14:textId="77777777" w:rsidR="008A6B2C" w:rsidRPr="00F733A3" w:rsidRDefault="008A6B2C" w:rsidP="00DA5A77">
            <w:pPr>
              <w:jc w:val="both"/>
              <w:rPr>
                <w:rFonts w:asciiTheme="minorBidi" w:hAnsiTheme="minorBidi" w:cs="B Lotus"/>
                <w:color w:val="000000" w:themeColor="text1"/>
                <w:rtl/>
              </w:rPr>
            </w:pPr>
            <w:r w:rsidRPr="00F733A3">
              <w:rPr>
                <w:rFonts w:asciiTheme="minorBidi" w:eastAsia="Calibri" w:hAnsiTheme="minorBidi" w:cs="B Lotus"/>
                <w:color w:val="000000" w:themeColor="text1"/>
                <w:rtl/>
              </w:rPr>
              <w:t xml:space="preserve">  ماده 8قانون(صفحه31و زيرنويس مربوطه) </w:t>
            </w:r>
            <w:r w:rsidRPr="00F733A3">
              <w:rPr>
                <w:rFonts w:ascii="Times New Roman" w:eastAsia="Calibri" w:hAnsi="Times New Roman" w:cs="Times New Roman" w:hint="cs"/>
                <w:color w:val="000000" w:themeColor="text1"/>
                <w:rtl/>
              </w:rPr>
              <w:t>–</w:t>
            </w:r>
            <w:r w:rsidRPr="00F733A3">
              <w:rPr>
                <w:rFonts w:asciiTheme="minorBidi" w:eastAsia="Calibri" w:hAnsiTheme="minorBidi" w:cs="B Lotus"/>
                <w:color w:val="000000" w:themeColor="text1"/>
                <w:rtl/>
              </w:rPr>
              <w:t xml:space="preserve"> و -  تصويب نامه تعرفه حق بيمه ونحوه تقسيط وتخفيف درحق بيمه شخص ثالث مصوب 8/12/1389(ابلاغي طي شماره 34608 /ت41574ك مورخ19/2/1390) ماده 14مندرج درصفحه 86</w:t>
            </w:r>
          </w:p>
        </w:tc>
      </w:tr>
      <w:tr w:rsidR="008A6B2C" w:rsidRPr="00F733A3" w14:paraId="33290F00" w14:textId="77777777" w:rsidTr="00561332">
        <w:tblPrEx>
          <w:shd w:val="clear" w:color="auto" w:fill="auto"/>
        </w:tblPrEx>
        <w:tc>
          <w:tcPr>
            <w:tcW w:w="3543" w:type="dxa"/>
            <w:shd w:val="clear" w:color="auto" w:fill="auto"/>
          </w:tcPr>
          <w:p w14:paraId="6D8BB4E4" w14:textId="77777777" w:rsidR="008A6B2C" w:rsidRPr="00F733A3" w:rsidRDefault="008A6B2C" w:rsidP="00DA5A77">
            <w:pPr>
              <w:jc w:val="both"/>
              <w:rPr>
                <w:rFonts w:asciiTheme="minorBidi" w:hAnsiTheme="minorBidi" w:cs="B Lotus"/>
                <w:color w:val="000000" w:themeColor="text1"/>
                <w:rtl/>
              </w:rPr>
            </w:pPr>
            <w:r w:rsidRPr="00F733A3">
              <w:rPr>
                <w:rFonts w:asciiTheme="minorBidi" w:hAnsiTheme="minorBidi" w:cs="B Lotus"/>
                <w:color w:val="000000" w:themeColor="text1"/>
                <w:rtl/>
              </w:rPr>
              <w:t>اهداف</w:t>
            </w:r>
          </w:p>
        </w:tc>
        <w:tc>
          <w:tcPr>
            <w:tcW w:w="5522" w:type="dxa"/>
            <w:shd w:val="clear" w:color="auto" w:fill="auto"/>
          </w:tcPr>
          <w:p w14:paraId="23A78C1C" w14:textId="77777777" w:rsidR="008A6B2C" w:rsidRPr="000D73D4" w:rsidRDefault="008A6B2C" w:rsidP="004A19B9">
            <w:pPr>
              <w:pStyle w:val="ListParagraph"/>
              <w:numPr>
                <w:ilvl w:val="0"/>
                <w:numId w:val="15"/>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بررسي عملکرد شرکت‌هاي بيمه در دريافت اضافه نرخ تخلفات حادثه‌ساز</w:t>
            </w:r>
          </w:p>
          <w:p w14:paraId="6DB6DC9F" w14:textId="77777777" w:rsidR="008A6B2C" w:rsidRPr="000D73D4" w:rsidRDefault="008A6B2C" w:rsidP="004A19B9">
            <w:pPr>
              <w:pStyle w:val="ListParagraph"/>
              <w:numPr>
                <w:ilvl w:val="0"/>
                <w:numId w:val="15"/>
              </w:numPr>
              <w:tabs>
                <w:tab w:val="num" w:pos="720"/>
                <w:tab w:val="num" w:pos="1440"/>
                <w:tab w:val="num" w:pos="2160"/>
                <w:tab w:val="num" w:pos="360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 xml:space="preserve">حصول اطمينان از اعمال اضافه نرخ تخلفات حادثه‌ساز در محاسبه حق‌بيمه، بيمه‌نامه جديد ماده 8 قانون بیمه اجباری مسئولیت مدنی دارندگان </w:t>
            </w:r>
            <w:r w:rsidRPr="000D73D4">
              <w:rPr>
                <w:rFonts w:asciiTheme="minorBidi" w:hAnsiTheme="minorBidi" w:cs="B Lotus"/>
                <w:color w:val="000000" w:themeColor="text1"/>
                <w:rtl/>
              </w:rPr>
              <w:lastRenderedPageBreak/>
              <w:t>وسایل نقلیه موتوری زمینی در مقابل شخص ثالث (مصوب سال 1387)تصويب نامه شماره 34608/ت41574ك مورخ 1390/02/19 کمیسیون موضوع اصل 138 قانون اساسي هيئت وزيران</w:t>
            </w:r>
          </w:p>
          <w:p w14:paraId="1B3AA06C" w14:textId="77777777" w:rsidR="008A6B2C" w:rsidRPr="000D73D4" w:rsidRDefault="008A6B2C" w:rsidP="000D73D4">
            <w:pPr>
              <w:tabs>
                <w:tab w:val="num" w:pos="708"/>
                <w:tab w:val="num" w:pos="1440"/>
                <w:tab w:val="num" w:pos="2160"/>
                <w:tab w:val="num" w:pos="3600"/>
              </w:tabs>
              <w:ind w:left="346" w:hanging="142"/>
              <w:rPr>
                <w:rFonts w:asciiTheme="minorBidi" w:hAnsiTheme="minorBidi" w:cs="B Lotus"/>
                <w:color w:val="000000" w:themeColor="text1"/>
                <w:rtl/>
              </w:rPr>
            </w:pPr>
          </w:p>
        </w:tc>
      </w:tr>
      <w:tr w:rsidR="008A6B2C" w:rsidRPr="00F733A3" w14:paraId="4788079E" w14:textId="77777777" w:rsidTr="00561332">
        <w:tblPrEx>
          <w:shd w:val="clear" w:color="auto" w:fill="auto"/>
        </w:tblPrEx>
        <w:tc>
          <w:tcPr>
            <w:tcW w:w="3543" w:type="dxa"/>
            <w:shd w:val="clear" w:color="auto" w:fill="auto"/>
          </w:tcPr>
          <w:p w14:paraId="49313C94" w14:textId="77777777" w:rsidR="008A6B2C" w:rsidRPr="00F733A3" w:rsidRDefault="008A6B2C" w:rsidP="00DA5A77">
            <w:pPr>
              <w:rPr>
                <w:rFonts w:asciiTheme="minorBidi" w:hAnsiTheme="minorBidi" w:cs="B Lotus"/>
                <w:color w:val="000000" w:themeColor="text1"/>
              </w:rPr>
            </w:pPr>
            <w:r w:rsidRPr="00F733A3">
              <w:rPr>
                <w:rFonts w:cs="B Lotus"/>
                <w:color w:val="000000" w:themeColor="text1"/>
                <w:sz w:val="28"/>
                <w:szCs w:val="28"/>
              </w:rPr>
              <w:lastRenderedPageBreak/>
              <w:br w:type="page"/>
            </w:r>
            <w:r w:rsidRPr="00F733A3">
              <w:rPr>
                <w:rFonts w:cs="B Lotus"/>
                <w:color w:val="000000" w:themeColor="text1"/>
              </w:rPr>
              <w:br w:type="page"/>
            </w:r>
            <w:r w:rsidRPr="00F733A3">
              <w:rPr>
                <w:rFonts w:asciiTheme="minorBidi" w:hAnsiTheme="minorBidi" w:cs="B Lotus"/>
                <w:color w:val="000000" w:themeColor="text1"/>
              </w:rPr>
              <w:br w:type="page"/>
            </w:r>
          </w:p>
          <w:p w14:paraId="00EDE1D8" w14:textId="77777777" w:rsidR="008A6B2C" w:rsidRPr="00F733A3" w:rsidRDefault="008A6B2C" w:rsidP="00DA5A77">
            <w:pPr>
              <w:rPr>
                <w:rFonts w:ascii="Calibri" w:hAnsi="Calibri" w:cs="B Lotus"/>
                <w:color w:val="000000"/>
              </w:rPr>
            </w:pPr>
            <w:r w:rsidRPr="00F733A3">
              <w:rPr>
                <w:rFonts w:ascii="Calibri" w:hAnsi="Calibri" w:cs="B Lotus"/>
                <w:color w:val="000000"/>
              </w:rPr>
              <w:t>F1040005</w:t>
            </w:r>
          </w:p>
          <w:p w14:paraId="40FDDA69"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65B0B7CC"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t>وضعيت رعایت تعرفه بیمه‌نامه‌های کوتاه مدت</w:t>
            </w:r>
          </w:p>
        </w:tc>
      </w:tr>
      <w:tr w:rsidR="008A6B2C" w:rsidRPr="000D73D4" w14:paraId="3343A0FF" w14:textId="77777777" w:rsidTr="00561332">
        <w:tblPrEx>
          <w:shd w:val="clear" w:color="auto" w:fill="auto"/>
        </w:tblPrEx>
        <w:trPr>
          <w:gridAfter w:val="1"/>
          <w:wAfter w:w="5522" w:type="dxa"/>
        </w:trPr>
        <w:tc>
          <w:tcPr>
            <w:tcW w:w="3543" w:type="dxa"/>
            <w:shd w:val="clear" w:color="auto" w:fill="auto"/>
          </w:tcPr>
          <w:p w14:paraId="48991190" w14:textId="77777777" w:rsidR="008A6B2C" w:rsidRPr="00F733A3" w:rsidRDefault="008A6B2C" w:rsidP="00DA5A77">
            <w:pPr>
              <w:jc w:val="both"/>
              <w:rPr>
                <w:rFonts w:asciiTheme="minorBidi" w:hAnsiTheme="minorBidi" w:cs="B Lotus"/>
                <w:color w:val="000000" w:themeColor="text1"/>
                <w:rtl/>
              </w:rPr>
            </w:pPr>
            <w:r w:rsidRPr="00F733A3">
              <w:rPr>
                <w:rFonts w:asciiTheme="minorBidi" w:eastAsia="Calibri" w:hAnsiTheme="minorBidi" w:cs="B Lotus"/>
                <w:color w:val="000000" w:themeColor="text1"/>
                <w:rtl/>
              </w:rPr>
              <w:t>ماده 8قانون</w:t>
            </w:r>
            <w:r w:rsidRPr="00F733A3">
              <w:rPr>
                <w:rFonts w:asciiTheme="minorBidi" w:eastAsia="Calibri" w:hAnsiTheme="minorBidi" w:cs="B Lotus"/>
                <w:color w:val="000000" w:themeColor="text1"/>
              </w:rPr>
              <w:t xml:space="preserve"> </w:t>
            </w:r>
            <w:r w:rsidRPr="00F733A3">
              <w:rPr>
                <w:rFonts w:asciiTheme="minorBidi" w:eastAsia="Calibri" w:hAnsiTheme="minorBidi" w:cs="B Lotus"/>
                <w:color w:val="000000" w:themeColor="text1"/>
                <w:rtl/>
              </w:rPr>
              <w:t xml:space="preserve">(صفحه31و زيرنويس مربوطه) </w:t>
            </w:r>
            <w:r w:rsidRPr="00F733A3">
              <w:rPr>
                <w:rFonts w:ascii="Times New Roman" w:eastAsia="Calibri" w:hAnsi="Times New Roman" w:cs="Times New Roman" w:hint="cs"/>
                <w:color w:val="000000" w:themeColor="text1"/>
                <w:rtl/>
              </w:rPr>
              <w:t>–</w:t>
            </w:r>
            <w:r w:rsidRPr="00F733A3">
              <w:rPr>
                <w:rFonts w:asciiTheme="minorBidi" w:eastAsia="Calibri" w:hAnsiTheme="minorBidi" w:cs="B Lotus"/>
                <w:color w:val="000000" w:themeColor="text1"/>
                <w:rtl/>
              </w:rPr>
              <w:t xml:space="preserve">  تصويب نامه تعرفه حق بيمه ونحوه تقسيط وتخفيف درحق بيمه شخص ثالث مصوب 8/12/1389(ابلاغي طي شماره 34608 /ت41574ك مورخ19/2/1390) ماده 15مندرج درصفحات  86 و87</w:t>
            </w:r>
          </w:p>
        </w:tc>
      </w:tr>
      <w:tr w:rsidR="008A6B2C" w:rsidRPr="00F733A3" w14:paraId="5E1B2B2D" w14:textId="77777777" w:rsidTr="00561332">
        <w:tblPrEx>
          <w:shd w:val="clear" w:color="auto" w:fill="auto"/>
        </w:tblPrEx>
        <w:tc>
          <w:tcPr>
            <w:tcW w:w="3543" w:type="dxa"/>
            <w:shd w:val="clear" w:color="auto" w:fill="auto"/>
          </w:tcPr>
          <w:p w14:paraId="44842EC1" w14:textId="77777777" w:rsidR="008A6B2C" w:rsidRPr="00F733A3" w:rsidRDefault="008A6B2C" w:rsidP="00DA5A77">
            <w:pPr>
              <w:jc w:val="both"/>
              <w:rPr>
                <w:rFonts w:asciiTheme="minorBidi" w:hAnsiTheme="minorBidi" w:cs="B Lotus"/>
                <w:color w:val="000000" w:themeColor="text1"/>
                <w:rtl/>
              </w:rPr>
            </w:pPr>
            <w:r w:rsidRPr="00F733A3">
              <w:rPr>
                <w:rFonts w:asciiTheme="minorBidi" w:hAnsiTheme="minorBidi" w:cs="B Lotus"/>
                <w:color w:val="000000" w:themeColor="text1"/>
                <w:rtl/>
              </w:rPr>
              <w:t>اهداف</w:t>
            </w:r>
          </w:p>
        </w:tc>
        <w:tc>
          <w:tcPr>
            <w:tcW w:w="5522" w:type="dxa"/>
            <w:shd w:val="clear" w:color="auto" w:fill="auto"/>
          </w:tcPr>
          <w:p w14:paraId="1E026CF8" w14:textId="77777777" w:rsidR="008A6B2C" w:rsidRPr="000D73D4" w:rsidRDefault="008A6B2C" w:rsidP="004A19B9">
            <w:pPr>
              <w:pStyle w:val="ListParagraph"/>
              <w:numPr>
                <w:ilvl w:val="0"/>
                <w:numId w:val="11"/>
              </w:numPr>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بررسي وجود بیمه‌نامه‌هايي كه تعرفه بیمه‌نامه‌های کوتاه مدت را رعايت نكرده‌اند موضوع ماده 8 قانون بیمه اجباری مسئولیت مدنی دارندگان وسایل نقلیه موتوری زمینی در مقابل شخص ثالث (مصوب سال 1387) و تصويب نامه شماره 34608/ت41574ك مورخ 19/02/1390 "كميسيون موضوع اصل 138 قانون اساسي" هيئت وزيران</w:t>
            </w:r>
          </w:p>
        </w:tc>
      </w:tr>
      <w:tr w:rsidR="008A6B2C" w:rsidRPr="00F733A3" w14:paraId="1CA3A09C" w14:textId="77777777" w:rsidTr="00561332">
        <w:tblPrEx>
          <w:shd w:val="clear" w:color="auto" w:fill="auto"/>
        </w:tblPrEx>
        <w:tc>
          <w:tcPr>
            <w:tcW w:w="3543" w:type="dxa"/>
            <w:shd w:val="clear" w:color="auto" w:fill="auto"/>
          </w:tcPr>
          <w:p w14:paraId="53544952" w14:textId="77777777" w:rsidR="008A6B2C" w:rsidRPr="00F733A3" w:rsidRDefault="008A6B2C" w:rsidP="00DA5A77">
            <w:pPr>
              <w:rPr>
                <w:rFonts w:ascii="Calibri" w:hAnsi="Calibri" w:cs="B Lotus"/>
                <w:color w:val="000000"/>
              </w:rPr>
            </w:pPr>
            <w:r w:rsidRPr="00F733A3">
              <w:rPr>
                <w:rFonts w:asciiTheme="minorBidi" w:hAnsiTheme="minorBidi" w:cs="B Lotus"/>
                <w:color w:val="000000" w:themeColor="text1"/>
                <w:sz w:val="28"/>
                <w:szCs w:val="28"/>
              </w:rPr>
              <w:br w:type="page"/>
            </w:r>
            <w:r w:rsidRPr="00F733A3">
              <w:rPr>
                <w:rFonts w:ascii="Calibri" w:hAnsi="Calibri" w:cs="B Lotus"/>
                <w:color w:val="000000"/>
              </w:rPr>
              <w:t>F1040006</w:t>
            </w:r>
          </w:p>
          <w:p w14:paraId="638D9ED0"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4B126B1A"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t>عدم صدور بیمه‌نامه کوتاه مدت براي موتورسیکلت‌ها</w:t>
            </w:r>
          </w:p>
        </w:tc>
      </w:tr>
      <w:tr w:rsidR="008A6B2C" w:rsidRPr="000D73D4" w14:paraId="7E258BCC" w14:textId="77777777" w:rsidTr="00561332">
        <w:tblPrEx>
          <w:shd w:val="clear" w:color="auto" w:fill="auto"/>
        </w:tblPrEx>
        <w:trPr>
          <w:gridAfter w:val="1"/>
          <w:wAfter w:w="5522" w:type="dxa"/>
        </w:trPr>
        <w:tc>
          <w:tcPr>
            <w:tcW w:w="3543" w:type="dxa"/>
            <w:shd w:val="clear" w:color="auto" w:fill="auto"/>
          </w:tcPr>
          <w:p w14:paraId="4C55442F"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color w:val="000000" w:themeColor="text1"/>
                <w:rtl/>
              </w:rPr>
              <w:t xml:space="preserve">ماده4 قانون (صفحات 28 و29 و زيرنويس مربوطه) -  ماده 8قانون(صفحه31و زيرنويس مربوطه) </w:t>
            </w:r>
            <w:r w:rsidRPr="00F733A3">
              <w:rPr>
                <w:rFonts w:ascii="Times New Roman" w:eastAsia="Calibri" w:hAnsi="Times New Roman" w:cs="Times New Roman" w:hint="cs"/>
                <w:color w:val="000000" w:themeColor="text1"/>
                <w:rtl/>
              </w:rPr>
              <w:t>–</w:t>
            </w:r>
            <w:r w:rsidRPr="00F733A3">
              <w:rPr>
                <w:rFonts w:asciiTheme="minorBidi" w:eastAsia="Calibri" w:hAnsiTheme="minorBidi" w:cs="B Lotus"/>
                <w:color w:val="000000" w:themeColor="text1"/>
                <w:rtl/>
              </w:rPr>
              <w:t xml:space="preserve"> تبصره ماده 15 تصويب نامه تعرفه حق بيمه ونحوه تقسيط وتخفيف درحق بيمه شخص ثالث مصوب 8/12/1389(ابلاغي طي شماره 34608 /ت41574ك مورخ19/2/1390) مندرج درصفحات 83الي 88</w:t>
            </w:r>
          </w:p>
        </w:tc>
      </w:tr>
      <w:tr w:rsidR="008A6B2C" w:rsidRPr="00F733A3" w14:paraId="6C16148E" w14:textId="77777777" w:rsidTr="00561332">
        <w:tblPrEx>
          <w:shd w:val="clear" w:color="auto" w:fill="auto"/>
        </w:tblPrEx>
        <w:tc>
          <w:tcPr>
            <w:tcW w:w="3543" w:type="dxa"/>
            <w:shd w:val="clear" w:color="auto" w:fill="auto"/>
          </w:tcPr>
          <w:p w14:paraId="01711151"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t>اهداف</w:t>
            </w:r>
          </w:p>
        </w:tc>
        <w:tc>
          <w:tcPr>
            <w:tcW w:w="5522" w:type="dxa"/>
            <w:shd w:val="clear" w:color="auto" w:fill="auto"/>
          </w:tcPr>
          <w:p w14:paraId="69B1FBCF" w14:textId="77777777" w:rsidR="008A6B2C" w:rsidRPr="000D73D4" w:rsidRDefault="008A6B2C" w:rsidP="004A19B9">
            <w:pPr>
              <w:pStyle w:val="ListParagraph"/>
              <w:numPr>
                <w:ilvl w:val="0"/>
                <w:numId w:val="12"/>
              </w:numPr>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بررسي رعايت ممنوعيت صدور بیمه‌نامه ‌کوتاه مدت براي موتورسيكلت‌ها اعم از نو و كاركرده از سوي شركت‌هاي بيمه، موضوع "تبصره ماده 15 آيين نامه اجرايي"  ماده 8 قانون بیمه اجباری مسئولیت مدنی دارندگان وسایل نقلیه موتوری زمینی در مقابل شخص ثالث و تصويب نامه شماره 34608/ت41574ك مورخ 19/2/1390 وزيران عضو كميسيون اجتماعي و دولت الكترونيك</w:t>
            </w:r>
          </w:p>
        </w:tc>
      </w:tr>
      <w:tr w:rsidR="008A6B2C" w:rsidRPr="00F733A3" w14:paraId="0A0DBEC6" w14:textId="77777777" w:rsidTr="00561332">
        <w:tblPrEx>
          <w:shd w:val="clear" w:color="auto" w:fill="auto"/>
        </w:tblPrEx>
        <w:tc>
          <w:tcPr>
            <w:tcW w:w="3543" w:type="dxa"/>
            <w:shd w:val="clear" w:color="auto" w:fill="auto"/>
          </w:tcPr>
          <w:p w14:paraId="261F8785" w14:textId="77777777" w:rsidR="008A6B2C" w:rsidRPr="00F733A3" w:rsidRDefault="008A6B2C" w:rsidP="00DA5A77">
            <w:pPr>
              <w:rPr>
                <w:rFonts w:ascii="Calibri" w:hAnsi="Calibri" w:cs="B Lotus"/>
                <w:color w:val="000000"/>
              </w:rPr>
            </w:pPr>
            <w:r w:rsidRPr="00F733A3">
              <w:rPr>
                <w:rFonts w:ascii="Calibri" w:hAnsi="Calibri" w:cs="B Lotus"/>
                <w:color w:val="000000"/>
              </w:rPr>
              <w:t>F1040007</w:t>
            </w:r>
          </w:p>
          <w:p w14:paraId="229EBD94"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3EDB9C73"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t>عدم صدور بیمه‌نامه کوتاه مدت براي وسايل نقليه صفر كيلومتر</w:t>
            </w:r>
          </w:p>
        </w:tc>
      </w:tr>
      <w:tr w:rsidR="008A6B2C" w:rsidRPr="000D73D4" w14:paraId="0F018016" w14:textId="77777777" w:rsidTr="00561332">
        <w:tblPrEx>
          <w:shd w:val="clear" w:color="auto" w:fill="auto"/>
        </w:tblPrEx>
        <w:trPr>
          <w:gridAfter w:val="1"/>
          <w:wAfter w:w="5522" w:type="dxa"/>
        </w:trPr>
        <w:tc>
          <w:tcPr>
            <w:tcW w:w="3543" w:type="dxa"/>
            <w:shd w:val="clear" w:color="auto" w:fill="auto"/>
          </w:tcPr>
          <w:p w14:paraId="4C5C60FC"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color w:val="000000" w:themeColor="text1"/>
                <w:rtl/>
              </w:rPr>
              <w:t xml:space="preserve">ماده4 قانون (صفحات 28 و29 و زيرنويس مربوطه) -  ماده 8قانون(صفحه31و زيرنويس مربوطه) </w:t>
            </w:r>
            <w:r w:rsidRPr="00F733A3">
              <w:rPr>
                <w:rFonts w:ascii="Times New Roman" w:eastAsia="Calibri" w:hAnsi="Times New Roman" w:cs="Times New Roman" w:hint="cs"/>
                <w:color w:val="000000" w:themeColor="text1"/>
                <w:rtl/>
              </w:rPr>
              <w:t>–</w:t>
            </w:r>
            <w:r w:rsidRPr="00F733A3">
              <w:rPr>
                <w:rFonts w:asciiTheme="minorBidi" w:eastAsia="Calibri" w:hAnsiTheme="minorBidi" w:cs="B Lotus"/>
                <w:color w:val="000000" w:themeColor="text1"/>
                <w:rtl/>
              </w:rPr>
              <w:t xml:space="preserve"> تبصره ماده 15 تصويب نامه تعرفه حق بيمه ونحوه </w:t>
            </w:r>
            <w:r w:rsidRPr="00F733A3">
              <w:rPr>
                <w:rFonts w:asciiTheme="minorBidi" w:eastAsia="Calibri" w:hAnsiTheme="minorBidi" w:cs="B Lotus"/>
                <w:color w:val="000000" w:themeColor="text1"/>
                <w:rtl/>
              </w:rPr>
              <w:lastRenderedPageBreak/>
              <w:t>تقسيط وتخفيف درحق بيمه شخص ثالث مصوب 8/12/1389(ابلاغي طي شماره 34608 /ت41574ك مورخ19/2/1390) مندرج درصفحات 83الي 88</w:t>
            </w:r>
          </w:p>
        </w:tc>
      </w:tr>
      <w:tr w:rsidR="008A6B2C" w:rsidRPr="00F733A3" w14:paraId="0E7CCACF" w14:textId="77777777" w:rsidTr="00561332">
        <w:tblPrEx>
          <w:shd w:val="clear" w:color="auto" w:fill="auto"/>
        </w:tblPrEx>
        <w:tc>
          <w:tcPr>
            <w:tcW w:w="3543" w:type="dxa"/>
            <w:shd w:val="clear" w:color="auto" w:fill="auto"/>
          </w:tcPr>
          <w:p w14:paraId="479B8BFB"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lastRenderedPageBreak/>
              <w:t>اهداف</w:t>
            </w:r>
          </w:p>
        </w:tc>
        <w:tc>
          <w:tcPr>
            <w:tcW w:w="5522" w:type="dxa"/>
            <w:shd w:val="clear" w:color="auto" w:fill="auto"/>
          </w:tcPr>
          <w:p w14:paraId="3555FAAB" w14:textId="77777777" w:rsidR="008A6B2C" w:rsidRPr="000D73D4" w:rsidRDefault="008A6B2C" w:rsidP="004A19B9">
            <w:pPr>
              <w:pStyle w:val="ListParagraph"/>
              <w:numPr>
                <w:ilvl w:val="0"/>
                <w:numId w:val="12"/>
              </w:numPr>
              <w:tabs>
                <w:tab w:val="num" w:pos="720"/>
                <w:tab w:val="num" w:pos="1440"/>
                <w:tab w:val="num" w:pos="2160"/>
                <w:tab w:val="num" w:pos="288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بررسي رعايت ممنوعيت صدور بیمه‌نامه ‌کوتاه مدت براي وسايل نقليه صفر كيلومتر از سوي شركت‌هاي بيمه موضوع "تبصره ماده 15 آيين نامه اجرايي" ، ماده 8 قانون بیمه اجباری مسئولیت مدنی دارندگان وسایل نقلیه موتوری زمینی در مقابل شخص ثالث و تصويب نامه شماره 34608/ت41574ك مورخ 19/2/90 وزيران عضو كميسيون اجتماعي و دولت الكترونيك.</w:t>
            </w:r>
          </w:p>
          <w:p w14:paraId="3E7E4DD5" w14:textId="77777777" w:rsidR="008A6B2C" w:rsidRPr="000D73D4" w:rsidRDefault="008A6B2C" w:rsidP="000D73D4">
            <w:pPr>
              <w:ind w:left="346" w:hanging="142"/>
              <w:rPr>
                <w:rFonts w:asciiTheme="minorBidi" w:eastAsia="Calibri" w:hAnsiTheme="minorBidi" w:cs="B Lotus"/>
                <w:color w:val="000000" w:themeColor="text1"/>
                <w:rtl/>
              </w:rPr>
            </w:pPr>
          </w:p>
        </w:tc>
      </w:tr>
      <w:tr w:rsidR="008A6B2C" w:rsidRPr="00F733A3" w14:paraId="67B51721" w14:textId="77777777" w:rsidTr="00561332">
        <w:tblPrEx>
          <w:shd w:val="clear" w:color="auto" w:fill="auto"/>
        </w:tblPrEx>
        <w:trPr>
          <w:trHeight w:val="480"/>
        </w:trPr>
        <w:tc>
          <w:tcPr>
            <w:tcW w:w="3543" w:type="dxa"/>
            <w:shd w:val="clear" w:color="auto" w:fill="auto"/>
          </w:tcPr>
          <w:p w14:paraId="647D2649" w14:textId="77777777" w:rsidR="008A6B2C" w:rsidRPr="00F733A3" w:rsidRDefault="008A6B2C" w:rsidP="00DA5A77">
            <w:pPr>
              <w:rPr>
                <w:rFonts w:ascii="Calibri" w:hAnsi="Calibri" w:cs="B Lotus"/>
                <w:color w:val="000000"/>
              </w:rPr>
            </w:pPr>
            <w:r w:rsidRPr="00F733A3">
              <w:rPr>
                <w:rFonts w:ascii="Calibri" w:hAnsi="Calibri" w:cs="B Lotus"/>
                <w:color w:val="000000"/>
              </w:rPr>
              <w:t>F1040008</w:t>
            </w:r>
          </w:p>
          <w:p w14:paraId="3032BC7A"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257554C3" w14:textId="77777777" w:rsidR="008A6B2C" w:rsidRPr="000D73D4" w:rsidRDefault="008A6B2C" w:rsidP="000D73D4">
            <w:pPr>
              <w:ind w:left="346" w:hanging="142"/>
              <w:rPr>
                <w:rFonts w:asciiTheme="minorBidi" w:eastAsia="Calibri" w:hAnsiTheme="minorBidi" w:cs="B Lotus"/>
                <w:color w:val="000000" w:themeColor="text1"/>
              </w:rPr>
            </w:pPr>
            <w:r w:rsidRPr="000D73D4">
              <w:rPr>
                <w:rFonts w:asciiTheme="minorBidi" w:eastAsia="Calibri" w:hAnsiTheme="minorBidi" w:cs="B Lotus"/>
                <w:color w:val="000000" w:themeColor="text1"/>
                <w:rtl/>
              </w:rPr>
              <w:t>رعایت سقف حق‌بیمه‌هاي اعلام شده بیمه مرکزی</w:t>
            </w:r>
          </w:p>
          <w:p w14:paraId="21417869" w14:textId="77777777" w:rsidR="008A6B2C" w:rsidRPr="000D73D4" w:rsidRDefault="008A6B2C" w:rsidP="000D73D4">
            <w:pPr>
              <w:ind w:left="346" w:hanging="142"/>
              <w:rPr>
                <w:rFonts w:asciiTheme="minorBidi" w:hAnsiTheme="minorBidi" w:cs="B Lotus"/>
                <w:color w:val="000000" w:themeColor="text1"/>
                <w:rtl/>
              </w:rPr>
            </w:pPr>
          </w:p>
        </w:tc>
      </w:tr>
      <w:tr w:rsidR="008A6B2C" w:rsidRPr="000D73D4" w14:paraId="5F288B14" w14:textId="77777777" w:rsidTr="00561332">
        <w:tblPrEx>
          <w:shd w:val="clear" w:color="auto" w:fill="auto"/>
        </w:tblPrEx>
        <w:trPr>
          <w:gridAfter w:val="1"/>
          <w:wAfter w:w="5522" w:type="dxa"/>
        </w:trPr>
        <w:tc>
          <w:tcPr>
            <w:tcW w:w="3543" w:type="dxa"/>
            <w:shd w:val="clear" w:color="auto" w:fill="auto"/>
          </w:tcPr>
          <w:p w14:paraId="294535AA"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color w:val="000000" w:themeColor="text1"/>
                <w:rtl/>
              </w:rPr>
              <w:t xml:space="preserve">ماده4 قانون (صفحات 28 و29 و زيرنويس مربوطه) -  ماده 8قانون(صفحه31و زيرنويس مربوطه) </w:t>
            </w:r>
            <w:r w:rsidRPr="00F733A3">
              <w:rPr>
                <w:rFonts w:ascii="Times New Roman" w:eastAsia="Calibri" w:hAnsi="Times New Roman" w:cs="Times New Roman" w:hint="cs"/>
                <w:color w:val="000000" w:themeColor="text1"/>
                <w:rtl/>
              </w:rPr>
              <w:t>–</w:t>
            </w:r>
            <w:r w:rsidRPr="00F733A3">
              <w:rPr>
                <w:rFonts w:asciiTheme="minorBidi" w:eastAsia="Calibri" w:hAnsiTheme="minorBidi" w:cs="B Lotus"/>
                <w:color w:val="000000" w:themeColor="text1"/>
                <w:rtl/>
              </w:rPr>
              <w:t xml:space="preserve"> تبصره ماده 15 تصويب نامه تعرفه حق بيمه ونحوه تقسيط وتخفيف درحق بيمه شخص ثالث مصوب 8/12/1389(ابلاغي طي شماره 34608 /ت41574ك مورخ19/2/1390) مندرج درصفحات 83الي 88</w:t>
            </w:r>
          </w:p>
        </w:tc>
      </w:tr>
      <w:tr w:rsidR="008A6B2C" w:rsidRPr="00F733A3" w14:paraId="121456C0" w14:textId="77777777" w:rsidTr="00561332">
        <w:tblPrEx>
          <w:shd w:val="clear" w:color="auto" w:fill="auto"/>
        </w:tblPrEx>
        <w:tc>
          <w:tcPr>
            <w:tcW w:w="3543" w:type="dxa"/>
            <w:shd w:val="clear" w:color="auto" w:fill="auto"/>
          </w:tcPr>
          <w:p w14:paraId="316C73AE"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t>اهداف</w:t>
            </w:r>
          </w:p>
        </w:tc>
        <w:tc>
          <w:tcPr>
            <w:tcW w:w="5522" w:type="dxa"/>
            <w:shd w:val="clear" w:color="auto" w:fill="auto"/>
          </w:tcPr>
          <w:p w14:paraId="289EA5E4" w14:textId="77777777" w:rsidR="008A6B2C" w:rsidRPr="000D73D4" w:rsidRDefault="008A6B2C" w:rsidP="004A19B9">
            <w:pPr>
              <w:pStyle w:val="ListParagraph"/>
              <w:numPr>
                <w:ilvl w:val="0"/>
                <w:numId w:val="12"/>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بررسي موارد تجاوز از سقف ميزان ريالي حق‌بیمه‌هاي اعلام شده از سوي بیمه مرکزی در كليه بيمه‌نامه‌هاي شخص ثالث اجباري ؛ اختياري ؛ حوادث راننده، موضوع ماده 8 قانون بیمه اجباری مسئولیت مدنی دارندگان وسایل نقلیه موتوری زمینی در مقابل شخص ثالث (مصوب سال 1387) و تصويب نامه شماره 34608/ت41574ك مورخ 19/02/1390 "كميسيون موضوع اصل 138 قانون اساسي"  هيئت وزيران.</w:t>
            </w:r>
          </w:p>
          <w:p w14:paraId="694EE0D6" w14:textId="77777777" w:rsidR="008A6B2C" w:rsidRPr="000D73D4" w:rsidRDefault="008A6B2C" w:rsidP="000D73D4">
            <w:pPr>
              <w:ind w:left="346" w:hanging="142"/>
              <w:rPr>
                <w:rFonts w:asciiTheme="minorBidi" w:eastAsia="Calibri" w:hAnsiTheme="minorBidi" w:cs="B Lotus"/>
                <w:color w:val="000000" w:themeColor="text1"/>
                <w:rtl/>
              </w:rPr>
            </w:pPr>
          </w:p>
        </w:tc>
      </w:tr>
      <w:tr w:rsidR="008A6B2C" w:rsidRPr="00F733A3" w14:paraId="1E0C5066" w14:textId="77777777" w:rsidTr="00561332">
        <w:tblPrEx>
          <w:shd w:val="clear" w:color="auto" w:fill="auto"/>
        </w:tblPrEx>
        <w:tc>
          <w:tcPr>
            <w:tcW w:w="3543" w:type="dxa"/>
            <w:shd w:val="clear" w:color="auto" w:fill="auto"/>
          </w:tcPr>
          <w:p w14:paraId="3150B188" w14:textId="77777777" w:rsidR="008A6B2C" w:rsidRPr="00F733A3" w:rsidRDefault="008A6B2C" w:rsidP="00DA5A77">
            <w:pPr>
              <w:rPr>
                <w:rFonts w:ascii="Calibri" w:hAnsi="Calibri" w:cs="B Lotus"/>
                <w:color w:val="000000"/>
              </w:rPr>
            </w:pPr>
            <w:r w:rsidRPr="00F733A3">
              <w:rPr>
                <w:rFonts w:ascii="Calibri" w:hAnsi="Calibri" w:cs="B Lotus"/>
                <w:color w:val="000000"/>
              </w:rPr>
              <w:t>F1040009</w:t>
            </w:r>
          </w:p>
          <w:p w14:paraId="7FB78791"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3ED8CBB9"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t>میزان صدور الحاقیه تعميم پوشش‌های ثالث به خارج از کشور</w:t>
            </w:r>
          </w:p>
        </w:tc>
      </w:tr>
      <w:tr w:rsidR="008A6B2C" w:rsidRPr="000D73D4" w14:paraId="7EFABAB3" w14:textId="77777777" w:rsidTr="00561332">
        <w:tblPrEx>
          <w:shd w:val="clear" w:color="auto" w:fill="auto"/>
        </w:tblPrEx>
        <w:trPr>
          <w:gridAfter w:val="1"/>
          <w:wAfter w:w="5522" w:type="dxa"/>
        </w:trPr>
        <w:tc>
          <w:tcPr>
            <w:tcW w:w="3543" w:type="dxa"/>
            <w:shd w:val="clear" w:color="auto" w:fill="auto"/>
          </w:tcPr>
          <w:p w14:paraId="59752AE0"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color w:val="000000" w:themeColor="text1"/>
                <w:rtl/>
              </w:rPr>
              <w:t xml:space="preserve">ماده 9قانون(صفحه31) </w:t>
            </w:r>
            <w:r w:rsidRPr="00F733A3">
              <w:rPr>
                <w:rFonts w:ascii="Times New Roman" w:eastAsia="Calibri" w:hAnsi="Times New Roman" w:cs="Times New Roman" w:hint="cs"/>
                <w:color w:val="000000" w:themeColor="text1"/>
                <w:rtl/>
              </w:rPr>
              <w:t>–</w:t>
            </w:r>
            <w:r w:rsidRPr="00F733A3">
              <w:rPr>
                <w:rFonts w:asciiTheme="minorBidi" w:eastAsia="Calibri" w:hAnsiTheme="minorBidi" w:cs="B Lotus"/>
                <w:color w:val="000000" w:themeColor="text1"/>
                <w:rtl/>
              </w:rPr>
              <w:t xml:space="preserve"> ماده20 قانون (صفحات 28 و29 و زيرنويس مربوطه) -  </w:t>
            </w:r>
          </w:p>
        </w:tc>
      </w:tr>
      <w:tr w:rsidR="008A6B2C" w:rsidRPr="00F733A3" w14:paraId="16B3FBC0" w14:textId="77777777" w:rsidTr="00561332">
        <w:tblPrEx>
          <w:shd w:val="clear" w:color="auto" w:fill="auto"/>
        </w:tblPrEx>
        <w:tc>
          <w:tcPr>
            <w:tcW w:w="3543" w:type="dxa"/>
            <w:shd w:val="clear" w:color="auto" w:fill="auto"/>
          </w:tcPr>
          <w:p w14:paraId="73D9515F"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t>اهداف</w:t>
            </w:r>
          </w:p>
        </w:tc>
        <w:tc>
          <w:tcPr>
            <w:tcW w:w="5522" w:type="dxa"/>
            <w:shd w:val="clear" w:color="auto" w:fill="auto"/>
          </w:tcPr>
          <w:p w14:paraId="73139C86" w14:textId="77777777" w:rsidR="008A6B2C" w:rsidRPr="000D73D4" w:rsidRDefault="008A6B2C" w:rsidP="004A19B9">
            <w:pPr>
              <w:pStyle w:val="ListParagraph"/>
              <w:numPr>
                <w:ilvl w:val="0"/>
                <w:numId w:val="12"/>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 xml:space="preserve">بررسي ارائه يا عدم ارائه الحاقیه پوشش‌های خارج از کشور توسط شركت‌هاي بيمه ،ارائه گزارش از بیمه‌نامه‌هاي داراي الحاقيه فوق‌الذكر ماده 9 قانون بیمه اجباری مسئولیت مدنی دارندگان وسایل نقلیه موتوری زمینی در مقابل شخص ثالث (مصوب سال 1387) </w:t>
            </w:r>
          </w:p>
          <w:p w14:paraId="5268B9FD" w14:textId="77777777" w:rsidR="008A6B2C" w:rsidRPr="000D73D4" w:rsidRDefault="008A6B2C" w:rsidP="000D73D4">
            <w:pPr>
              <w:ind w:left="346" w:hanging="142"/>
              <w:rPr>
                <w:rFonts w:asciiTheme="minorBidi" w:eastAsia="Calibri" w:hAnsiTheme="minorBidi" w:cs="B Lotus"/>
                <w:color w:val="000000" w:themeColor="text1"/>
                <w:rtl/>
              </w:rPr>
            </w:pPr>
          </w:p>
        </w:tc>
      </w:tr>
      <w:tr w:rsidR="008A6B2C" w:rsidRPr="00F733A3" w14:paraId="13794A36" w14:textId="77777777" w:rsidTr="00561332">
        <w:tblPrEx>
          <w:shd w:val="clear" w:color="auto" w:fill="auto"/>
        </w:tblPrEx>
        <w:tc>
          <w:tcPr>
            <w:tcW w:w="3543" w:type="dxa"/>
            <w:shd w:val="clear" w:color="auto" w:fill="auto"/>
          </w:tcPr>
          <w:p w14:paraId="11CDAA40" w14:textId="77777777" w:rsidR="008A6B2C" w:rsidRPr="00F733A3" w:rsidRDefault="008A6B2C" w:rsidP="00DA5A77">
            <w:pPr>
              <w:rPr>
                <w:rFonts w:ascii="Calibri" w:hAnsi="Calibri" w:cs="B Lotus"/>
                <w:color w:val="000000"/>
              </w:rPr>
            </w:pPr>
            <w:r w:rsidRPr="00F733A3">
              <w:rPr>
                <w:rFonts w:asciiTheme="minorBidi" w:hAnsiTheme="minorBidi" w:cs="B Lotus"/>
                <w:color w:val="000000" w:themeColor="text1"/>
                <w:sz w:val="28"/>
                <w:szCs w:val="28"/>
                <w:rtl/>
              </w:rPr>
              <w:br w:type="page"/>
            </w:r>
            <w:r w:rsidRPr="00F733A3">
              <w:rPr>
                <w:rFonts w:ascii="Calibri" w:hAnsi="Calibri" w:cs="B Lotus"/>
                <w:color w:val="000000"/>
              </w:rPr>
              <w:t>F1040011</w:t>
            </w:r>
          </w:p>
          <w:p w14:paraId="1A092741"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6C339F75"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lastRenderedPageBreak/>
              <w:t>رعایت حداکثر زمان پرداخت خسارت (15 روز)</w:t>
            </w:r>
          </w:p>
        </w:tc>
      </w:tr>
      <w:tr w:rsidR="008A6B2C" w:rsidRPr="000D73D4" w14:paraId="1483390C" w14:textId="77777777" w:rsidTr="00561332">
        <w:tblPrEx>
          <w:shd w:val="clear" w:color="auto" w:fill="auto"/>
        </w:tblPrEx>
        <w:trPr>
          <w:gridAfter w:val="1"/>
          <w:wAfter w:w="5522" w:type="dxa"/>
        </w:trPr>
        <w:tc>
          <w:tcPr>
            <w:tcW w:w="3543" w:type="dxa"/>
            <w:shd w:val="clear" w:color="auto" w:fill="auto"/>
          </w:tcPr>
          <w:p w14:paraId="2F20B317"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color w:val="000000" w:themeColor="text1"/>
                <w:rtl/>
              </w:rPr>
              <w:t>ماده15 قانون (صفحه 35 و زيرنويس مربوطه) - ماده 10 وتبصره هاي آن ازدستورالعمل اجرايي ماده 14 قانون مندرج درصفحه 134</w:t>
            </w:r>
          </w:p>
        </w:tc>
      </w:tr>
      <w:tr w:rsidR="008A6B2C" w:rsidRPr="00F733A3" w14:paraId="5BFEBCBD" w14:textId="77777777" w:rsidTr="00561332">
        <w:tblPrEx>
          <w:shd w:val="clear" w:color="auto" w:fill="auto"/>
        </w:tblPrEx>
        <w:tc>
          <w:tcPr>
            <w:tcW w:w="3543" w:type="dxa"/>
            <w:shd w:val="clear" w:color="auto" w:fill="auto"/>
          </w:tcPr>
          <w:p w14:paraId="093043F9"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t>اهداف</w:t>
            </w:r>
          </w:p>
        </w:tc>
        <w:tc>
          <w:tcPr>
            <w:tcW w:w="5522" w:type="dxa"/>
            <w:shd w:val="clear" w:color="auto" w:fill="auto"/>
          </w:tcPr>
          <w:p w14:paraId="1BAC6D4B" w14:textId="77777777" w:rsidR="008A6B2C" w:rsidRPr="000D73D4" w:rsidRDefault="008A6B2C" w:rsidP="004A19B9">
            <w:pPr>
              <w:pStyle w:val="ListParagraph"/>
              <w:numPr>
                <w:ilvl w:val="0"/>
                <w:numId w:val="12"/>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بررسي وجود خساراتي كه فاصله زماني تكميل پرونده تا پرداخت خسارت بيش از 15روز بوده است به دست آوردن ميانگين زمان پرداخت شركت‌هاي بيمه‌گر ماده 15 قانون بیمه اجباری مسئولیت مدنی دارندگان وسایل نقلیه موتوری زمینی در مقابل شخص ثالث (مصوب سال 1387)</w:t>
            </w:r>
            <w:r w:rsidRPr="000D73D4">
              <w:rPr>
                <w:rFonts w:asciiTheme="minorBidi" w:hAnsiTheme="minorBidi" w:cs="B Lotus"/>
                <w:color w:val="000000" w:themeColor="text1"/>
              </w:rPr>
              <w:t xml:space="preserve"> </w:t>
            </w:r>
          </w:p>
          <w:p w14:paraId="40E994D0" w14:textId="77777777" w:rsidR="008A6B2C" w:rsidRPr="000D73D4" w:rsidRDefault="008A6B2C" w:rsidP="000D73D4">
            <w:pPr>
              <w:ind w:left="346" w:hanging="142"/>
              <w:rPr>
                <w:rFonts w:asciiTheme="minorBidi" w:eastAsia="Calibri" w:hAnsiTheme="minorBidi" w:cs="B Lotus"/>
                <w:color w:val="000000" w:themeColor="text1"/>
                <w:rtl/>
              </w:rPr>
            </w:pPr>
          </w:p>
        </w:tc>
      </w:tr>
      <w:tr w:rsidR="008A6B2C" w:rsidRPr="00F733A3" w14:paraId="6690FF6D" w14:textId="77777777" w:rsidTr="00561332">
        <w:tblPrEx>
          <w:shd w:val="clear" w:color="auto" w:fill="auto"/>
        </w:tblPrEx>
        <w:tc>
          <w:tcPr>
            <w:tcW w:w="3543" w:type="dxa"/>
            <w:shd w:val="clear" w:color="auto" w:fill="auto"/>
          </w:tcPr>
          <w:p w14:paraId="569B7BF2" w14:textId="77777777" w:rsidR="008A6B2C" w:rsidRPr="00F733A3" w:rsidRDefault="008A6B2C" w:rsidP="00DA5A77">
            <w:pPr>
              <w:rPr>
                <w:rFonts w:ascii="Calibri" w:hAnsi="Calibri" w:cs="B Lotus"/>
                <w:color w:val="000000"/>
              </w:rPr>
            </w:pPr>
            <w:r w:rsidRPr="00F733A3">
              <w:rPr>
                <w:rFonts w:ascii="Calibri" w:hAnsi="Calibri" w:cs="B Lotus"/>
                <w:color w:val="000000"/>
              </w:rPr>
              <w:t>F1040011</w:t>
            </w:r>
          </w:p>
          <w:p w14:paraId="25EED23A"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5603B058"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t>میزان صدور بیمه‌نامه‌های خودروهای ورودي به کشور</w:t>
            </w:r>
          </w:p>
        </w:tc>
      </w:tr>
      <w:tr w:rsidR="008A6B2C" w:rsidRPr="000D73D4" w14:paraId="21288934" w14:textId="77777777" w:rsidTr="00561332">
        <w:tblPrEx>
          <w:shd w:val="clear" w:color="auto" w:fill="auto"/>
        </w:tblPrEx>
        <w:trPr>
          <w:gridAfter w:val="1"/>
          <w:wAfter w:w="5522" w:type="dxa"/>
        </w:trPr>
        <w:tc>
          <w:tcPr>
            <w:tcW w:w="3543" w:type="dxa"/>
            <w:shd w:val="clear" w:color="auto" w:fill="auto"/>
          </w:tcPr>
          <w:p w14:paraId="63A3E22B"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color w:val="000000" w:themeColor="text1"/>
                <w:rtl/>
              </w:rPr>
              <w:t xml:space="preserve">ماده20 قانون (صفحات 38 و39و زيرنويس مربوطه) - </w:t>
            </w:r>
          </w:p>
        </w:tc>
      </w:tr>
      <w:tr w:rsidR="008A6B2C" w:rsidRPr="00F733A3" w14:paraId="0D03359F" w14:textId="77777777" w:rsidTr="00561332">
        <w:tblPrEx>
          <w:shd w:val="clear" w:color="auto" w:fill="auto"/>
        </w:tblPrEx>
        <w:tc>
          <w:tcPr>
            <w:tcW w:w="3543" w:type="dxa"/>
            <w:shd w:val="clear" w:color="auto" w:fill="auto"/>
          </w:tcPr>
          <w:p w14:paraId="2B2453DA"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t>اهداف</w:t>
            </w:r>
          </w:p>
        </w:tc>
        <w:tc>
          <w:tcPr>
            <w:tcW w:w="5522" w:type="dxa"/>
            <w:shd w:val="clear" w:color="auto" w:fill="auto"/>
          </w:tcPr>
          <w:p w14:paraId="2BB1A25F" w14:textId="77777777" w:rsidR="008A6B2C" w:rsidRPr="000D73D4" w:rsidRDefault="008A6B2C" w:rsidP="004A19B9">
            <w:pPr>
              <w:pStyle w:val="ListParagraph"/>
              <w:numPr>
                <w:ilvl w:val="0"/>
                <w:numId w:val="12"/>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بررسي ارائه يا عدم ارائه بیمه‌نامه‌های خودروهای وارده به کشور توسط شركت‌هاي بيمه ،ارائه گزارش از بیمه‌نامه‌های فوق‌الذكر</w:t>
            </w:r>
          </w:p>
          <w:p w14:paraId="58AED7A0" w14:textId="77777777" w:rsidR="008A6B2C" w:rsidRPr="000D73D4" w:rsidRDefault="008A6B2C" w:rsidP="000D73D4">
            <w:pPr>
              <w:tabs>
                <w:tab w:val="num" w:pos="720"/>
                <w:tab w:val="num" w:pos="1440"/>
                <w:tab w:val="num" w:pos="2160"/>
              </w:tabs>
              <w:ind w:left="346" w:hanging="142"/>
              <w:rPr>
                <w:rFonts w:asciiTheme="minorBidi" w:eastAsia="Calibri" w:hAnsiTheme="minorBidi" w:cs="B Lotus"/>
                <w:color w:val="000000" w:themeColor="text1"/>
                <w:rtl/>
              </w:rPr>
            </w:pPr>
            <w:r w:rsidRPr="000D73D4">
              <w:rPr>
                <w:rFonts w:asciiTheme="minorBidi" w:eastAsia="Calibri" w:hAnsiTheme="minorBidi" w:cs="B Lotus"/>
                <w:color w:val="000000" w:themeColor="text1"/>
                <w:rtl/>
              </w:rPr>
              <w:t>ماده 20 قانون بیمه اجباری مسئولیت مدنی دارندگان وسایل نقلیه موتوری زمینی در مقابل شخص ثالث (مصوب سال 1387)</w:t>
            </w:r>
          </w:p>
          <w:p w14:paraId="4692E90B" w14:textId="77777777" w:rsidR="008A6B2C" w:rsidRPr="000D73D4" w:rsidRDefault="008A6B2C" w:rsidP="000D73D4">
            <w:pPr>
              <w:ind w:left="346" w:hanging="142"/>
              <w:rPr>
                <w:rFonts w:asciiTheme="minorBidi" w:eastAsia="Calibri" w:hAnsiTheme="minorBidi" w:cs="B Lotus"/>
                <w:color w:val="000000" w:themeColor="text1"/>
                <w:rtl/>
              </w:rPr>
            </w:pPr>
          </w:p>
        </w:tc>
      </w:tr>
      <w:tr w:rsidR="008A6B2C" w:rsidRPr="00F733A3" w14:paraId="7140C229" w14:textId="77777777" w:rsidTr="00561332">
        <w:tblPrEx>
          <w:shd w:val="clear" w:color="auto" w:fill="auto"/>
        </w:tblPrEx>
        <w:tc>
          <w:tcPr>
            <w:tcW w:w="3543" w:type="dxa"/>
            <w:shd w:val="clear" w:color="auto" w:fill="auto"/>
          </w:tcPr>
          <w:p w14:paraId="4F2CDA72" w14:textId="77777777" w:rsidR="008A6B2C" w:rsidRPr="00F733A3" w:rsidRDefault="008A6B2C" w:rsidP="00DA5A77">
            <w:pPr>
              <w:rPr>
                <w:rFonts w:ascii="Calibri" w:hAnsi="Calibri" w:cs="B Lotus"/>
                <w:color w:val="000000"/>
              </w:rPr>
            </w:pPr>
            <w:r w:rsidRPr="00F733A3">
              <w:rPr>
                <w:rFonts w:ascii="Calibri" w:hAnsi="Calibri" w:cs="B Lotus"/>
                <w:color w:val="000000"/>
              </w:rPr>
              <w:t>F1040012</w:t>
            </w:r>
          </w:p>
          <w:p w14:paraId="06C51E69"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532C5133" w14:textId="77777777" w:rsidR="008A6B2C" w:rsidRPr="000D73D4" w:rsidRDefault="008A6B2C" w:rsidP="000D73D4">
            <w:pPr>
              <w:ind w:left="346" w:hanging="142"/>
              <w:rPr>
                <w:rFonts w:asciiTheme="minorBidi" w:eastAsia="Calibri" w:hAnsiTheme="minorBidi" w:cs="B Lotus"/>
                <w:color w:val="000000" w:themeColor="text1"/>
              </w:rPr>
            </w:pPr>
            <w:r w:rsidRPr="000D73D4">
              <w:rPr>
                <w:rFonts w:asciiTheme="minorBidi" w:eastAsia="Calibri" w:hAnsiTheme="minorBidi" w:cs="B Lotus"/>
                <w:color w:val="000000" w:themeColor="text1"/>
                <w:rtl/>
              </w:rPr>
              <w:t>وضعيت رعایت تعرفه حق‌بیمه مازاد</w:t>
            </w:r>
          </w:p>
          <w:p w14:paraId="6633EE10" w14:textId="77777777" w:rsidR="008A6B2C" w:rsidRPr="000D73D4" w:rsidRDefault="008A6B2C" w:rsidP="000D73D4">
            <w:pPr>
              <w:ind w:left="346" w:hanging="142"/>
              <w:rPr>
                <w:rFonts w:asciiTheme="minorBidi" w:hAnsiTheme="minorBidi" w:cs="B Lotus"/>
                <w:color w:val="000000" w:themeColor="text1"/>
                <w:rtl/>
              </w:rPr>
            </w:pPr>
          </w:p>
        </w:tc>
      </w:tr>
      <w:tr w:rsidR="008A6B2C" w:rsidRPr="000D73D4" w14:paraId="42478BD0" w14:textId="77777777" w:rsidTr="00561332">
        <w:tblPrEx>
          <w:shd w:val="clear" w:color="auto" w:fill="auto"/>
        </w:tblPrEx>
        <w:trPr>
          <w:gridAfter w:val="1"/>
          <w:wAfter w:w="5522" w:type="dxa"/>
        </w:trPr>
        <w:tc>
          <w:tcPr>
            <w:tcW w:w="3543" w:type="dxa"/>
            <w:shd w:val="clear" w:color="auto" w:fill="auto"/>
          </w:tcPr>
          <w:p w14:paraId="5C65A3BE"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color w:val="000000" w:themeColor="text1"/>
                <w:rtl/>
              </w:rPr>
              <w:t>(آیین نامه 72- مصوبه مورخ 24/04/1391 شورای عالی بیمه)</w:t>
            </w:r>
            <w:r w:rsidRPr="00F733A3">
              <w:rPr>
                <w:rFonts w:asciiTheme="minorBidi" w:eastAsia="Calibri" w:hAnsiTheme="minorBidi" w:cs="B Lotus" w:hint="cs"/>
                <w:color w:val="000000" w:themeColor="text1"/>
                <w:rtl/>
              </w:rPr>
              <w:t xml:space="preserve"> صفحه 539 و 540 مجموعه قوانين ومقررات صنعت بيمه چاپ 1392</w:t>
            </w:r>
          </w:p>
        </w:tc>
      </w:tr>
      <w:tr w:rsidR="008A6B2C" w:rsidRPr="00F733A3" w14:paraId="6E6DAE2B" w14:textId="77777777" w:rsidTr="00561332">
        <w:tblPrEx>
          <w:shd w:val="clear" w:color="auto" w:fill="auto"/>
        </w:tblPrEx>
        <w:trPr>
          <w:trHeight w:val="1575"/>
        </w:trPr>
        <w:tc>
          <w:tcPr>
            <w:tcW w:w="3543" w:type="dxa"/>
            <w:shd w:val="clear" w:color="auto" w:fill="auto"/>
          </w:tcPr>
          <w:p w14:paraId="4DCB7198" w14:textId="77777777" w:rsidR="008A6B2C" w:rsidRPr="00F733A3" w:rsidRDefault="008A6B2C" w:rsidP="00DA5A77">
            <w:pPr>
              <w:jc w:val="both"/>
              <w:rPr>
                <w:rFonts w:asciiTheme="minorBidi" w:hAnsiTheme="minorBidi" w:cs="B Lotus"/>
                <w:color w:val="000000" w:themeColor="text1"/>
                <w:rtl/>
              </w:rPr>
            </w:pPr>
            <w:r w:rsidRPr="00F733A3">
              <w:rPr>
                <w:rFonts w:asciiTheme="minorBidi" w:hAnsiTheme="minorBidi" w:cs="B Lotus"/>
                <w:color w:val="000000" w:themeColor="text1"/>
                <w:rtl/>
              </w:rPr>
              <w:t>اهداف</w:t>
            </w:r>
          </w:p>
        </w:tc>
        <w:tc>
          <w:tcPr>
            <w:tcW w:w="5522" w:type="dxa"/>
            <w:shd w:val="clear" w:color="auto" w:fill="auto"/>
          </w:tcPr>
          <w:p w14:paraId="10D1B58E" w14:textId="77777777" w:rsidR="008A6B2C" w:rsidRPr="000D73D4" w:rsidRDefault="008A6B2C" w:rsidP="004A19B9">
            <w:pPr>
              <w:pStyle w:val="ListParagraph"/>
              <w:numPr>
                <w:ilvl w:val="0"/>
                <w:numId w:val="12"/>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حصول اطمينان از رعايت سقف تعرفه حق‌بیمه مازاد در محاسبه حق‌بيمه ،تهيه گزارش از موارد عدم رعايت سقف تعرفه حق‌بیمه مازاد در محاسبه حق‌بيمه آیین نامه تعرفه بیمه اختیاری (مازاد) مسئولیت مدنی دارندگان وسایل نقلیه موتوری زمینی در مقابل شخص ثالث (آیین نامه 72- مصوبه مورخ 24/04/1391 شورای عالی بیمه)</w:t>
            </w:r>
          </w:p>
          <w:p w14:paraId="582EBA30" w14:textId="77777777" w:rsidR="008A6B2C" w:rsidRPr="000D73D4" w:rsidRDefault="008A6B2C" w:rsidP="000D73D4">
            <w:pPr>
              <w:tabs>
                <w:tab w:val="num" w:pos="720"/>
                <w:tab w:val="num" w:pos="1440"/>
                <w:tab w:val="num" w:pos="2160"/>
              </w:tabs>
              <w:ind w:left="346" w:hanging="142"/>
              <w:rPr>
                <w:rFonts w:asciiTheme="minorBidi" w:eastAsia="Calibri" w:hAnsiTheme="minorBidi" w:cs="B Lotus"/>
                <w:color w:val="000000" w:themeColor="text1"/>
                <w:rtl/>
              </w:rPr>
            </w:pPr>
          </w:p>
          <w:p w14:paraId="13A9A6B8" w14:textId="77777777" w:rsidR="008A6B2C" w:rsidRPr="000D73D4" w:rsidRDefault="008A6B2C" w:rsidP="000D73D4">
            <w:pPr>
              <w:ind w:left="346" w:hanging="142"/>
              <w:rPr>
                <w:rFonts w:asciiTheme="minorBidi" w:eastAsia="Calibri" w:hAnsiTheme="minorBidi" w:cs="B Lotus"/>
                <w:color w:val="000000" w:themeColor="text1"/>
                <w:rtl/>
              </w:rPr>
            </w:pPr>
          </w:p>
        </w:tc>
      </w:tr>
      <w:tr w:rsidR="008A6B2C" w:rsidRPr="00F733A3" w14:paraId="1EC0174E" w14:textId="77777777" w:rsidTr="00561332">
        <w:tblPrEx>
          <w:shd w:val="clear" w:color="auto" w:fill="auto"/>
        </w:tblPrEx>
        <w:tc>
          <w:tcPr>
            <w:tcW w:w="3543" w:type="dxa"/>
            <w:shd w:val="clear" w:color="auto" w:fill="auto"/>
          </w:tcPr>
          <w:p w14:paraId="00BF92D9" w14:textId="77777777" w:rsidR="008A6B2C" w:rsidRPr="00F733A3" w:rsidRDefault="008A6B2C" w:rsidP="00DA5A77">
            <w:pPr>
              <w:rPr>
                <w:rFonts w:ascii="Calibri" w:hAnsi="Calibri" w:cs="B Lotus"/>
                <w:color w:val="000000"/>
              </w:rPr>
            </w:pPr>
            <w:r w:rsidRPr="00F733A3">
              <w:rPr>
                <w:rFonts w:ascii="Calibri" w:hAnsi="Calibri" w:cs="B Lotus"/>
                <w:color w:val="000000"/>
              </w:rPr>
              <w:t>F1040013</w:t>
            </w:r>
          </w:p>
          <w:p w14:paraId="50713F9C"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23A22708" w14:textId="77777777" w:rsidR="008A6B2C" w:rsidRPr="000D73D4" w:rsidRDefault="008A6B2C" w:rsidP="000D73D4">
            <w:pPr>
              <w:ind w:left="346" w:hanging="142"/>
              <w:rPr>
                <w:rFonts w:asciiTheme="minorBidi" w:eastAsia="Calibri" w:hAnsiTheme="minorBidi" w:cs="B Lotus"/>
                <w:color w:val="000000" w:themeColor="text1"/>
                <w:rtl/>
              </w:rPr>
            </w:pPr>
            <w:r w:rsidRPr="000D73D4">
              <w:rPr>
                <w:rFonts w:asciiTheme="minorBidi" w:eastAsia="Calibri" w:hAnsiTheme="minorBidi" w:cs="B Lotus"/>
                <w:color w:val="000000" w:themeColor="text1"/>
                <w:rtl/>
              </w:rPr>
              <w:t>گزارش وضعيت رعایت الزام ارائه پوشش بيمه حوادث راننده</w:t>
            </w:r>
          </w:p>
        </w:tc>
      </w:tr>
      <w:tr w:rsidR="008A6B2C" w:rsidRPr="000D73D4" w14:paraId="31503A2F" w14:textId="77777777" w:rsidTr="00561332">
        <w:tblPrEx>
          <w:shd w:val="clear" w:color="auto" w:fill="auto"/>
        </w:tblPrEx>
        <w:trPr>
          <w:gridAfter w:val="1"/>
          <w:wAfter w:w="5522" w:type="dxa"/>
        </w:trPr>
        <w:tc>
          <w:tcPr>
            <w:tcW w:w="3543" w:type="dxa"/>
            <w:shd w:val="clear" w:color="auto" w:fill="auto"/>
          </w:tcPr>
          <w:p w14:paraId="4A4AC40E"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hint="cs"/>
                <w:color w:val="000000" w:themeColor="text1"/>
                <w:rtl/>
              </w:rPr>
              <w:t>آئين نامه 67 (صفحات 309 و 310 مجموعه كامل قوانين ومقررات صنعت بيمه چاپ 92) و آئين نامه 1/67 (صفحه 311 مجموعه كامل قوانين ومقررات صنعت بيمه چاپ 92)</w:t>
            </w:r>
          </w:p>
        </w:tc>
      </w:tr>
      <w:tr w:rsidR="008A6B2C" w:rsidRPr="00F733A3" w14:paraId="0E72094E" w14:textId="77777777" w:rsidTr="00561332">
        <w:tblPrEx>
          <w:shd w:val="clear" w:color="auto" w:fill="auto"/>
        </w:tblPrEx>
        <w:trPr>
          <w:trHeight w:val="1379"/>
        </w:trPr>
        <w:tc>
          <w:tcPr>
            <w:tcW w:w="3543" w:type="dxa"/>
            <w:shd w:val="clear" w:color="auto" w:fill="auto"/>
          </w:tcPr>
          <w:p w14:paraId="6DD4E288"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lastRenderedPageBreak/>
              <w:t>اهداف</w:t>
            </w:r>
          </w:p>
        </w:tc>
        <w:tc>
          <w:tcPr>
            <w:tcW w:w="5522" w:type="dxa"/>
            <w:shd w:val="clear" w:color="auto" w:fill="auto"/>
          </w:tcPr>
          <w:p w14:paraId="1B0363DC" w14:textId="77777777" w:rsidR="008A6B2C" w:rsidRPr="000D73D4" w:rsidRDefault="008A6B2C" w:rsidP="004A19B9">
            <w:pPr>
              <w:pStyle w:val="ListParagraph"/>
              <w:numPr>
                <w:ilvl w:val="0"/>
                <w:numId w:val="12"/>
              </w:numPr>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حصول اطمينان از ارائه اجباری پوشش بيمه حوادث راننده براي كليه بيمه‌نامه‌هاي صادره در سال 1392تهيه گزارش از موارد عدم ارائه پوشش حوادث راننده</w:t>
            </w:r>
          </w:p>
          <w:p w14:paraId="6C1AAA7D" w14:textId="77777777" w:rsidR="008A6B2C" w:rsidRPr="000D73D4" w:rsidRDefault="008A6B2C" w:rsidP="000D73D4">
            <w:pPr>
              <w:tabs>
                <w:tab w:val="num" w:pos="720"/>
                <w:tab w:val="num" w:pos="1440"/>
                <w:tab w:val="num" w:pos="2160"/>
              </w:tabs>
              <w:ind w:left="346" w:hanging="142"/>
              <w:rPr>
                <w:rFonts w:asciiTheme="minorBidi" w:eastAsia="Calibri" w:hAnsiTheme="minorBidi" w:cs="B Lotus"/>
                <w:color w:val="000000" w:themeColor="text1"/>
                <w:rtl/>
              </w:rPr>
            </w:pPr>
          </w:p>
          <w:p w14:paraId="560B66C2" w14:textId="77777777" w:rsidR="008A6B2C" w:rsidRPr="000D73D4" w:rsidRDefault="008A6B2C" w:rsidP="000D73D4">
            <w:pPr>
              <w:ind w:left="346" w:hanging="142"/>
              <w:rPr>
                <w:rFonts w:asciiTheme="minorBidi" w:eastAsia="Calibri" w:hAnsiTheme="minorBidi" w:cs="B Lotus"/>
                <w:color w:val="000000" w:themeColor="text1"/>
                <w:rtl/>
              </w:rPr>
            </w:pPr>
          </w:p>
        </w:tc>
      </w:tr>
      <w:tr w:rsidR="008A6B2C" w:rsidRPr="00F733A3" w14:paraId="7F60839F" w14:textId="77777777" w:rsidTr="00561332">
        <w:tblPrEx>
          <w:shd w:val="clear" w:color="auto" w:fill="auto"/>
        </w:tblPrEx>
        <w:tc>
          <w:tcPr>
            <w:tcW w:w="3543" w:type="dxa"/>
            <w:shd w:val="clear" w:color="auto" w:fill="auto"/>
          </w:tcPr>
          <w:p w14:paraId="47DBAD3B" w14:textId="77777777" w:rsidR="008A6B2C" w:rsidRPr="00F733A3" w:rsidRDefault="008A6B2C" w:rsidP="00DA5A77">
            <w:pPr>
              <w:rPr>
                <w:rFonts w:ascii="Calibri" w:hAnsi="Calibri" w:cs="B Lotus"/>
                <w:color w:val="000000"/>
              </w:rPr>
            </w:pPr>
            <w:r w:rsidRPr="00F733A3">
              <w:rPr>
                <w:rFonts w:ascii="Calibri" w:hAnsi="Calibri" w:cs="B Lotus"/>
                <w:color w:val="000000"/>
              </w:rPr>
              <w:t>F1040014</w:t>
            </w:r>
          </w:p>
          <w:p w14:paraId="51919D9A"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5A580FBC"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t xml:space="preserve">گزارش رعایت </w:t>
            </w:r>
            <w:r w:rsidRPr="000D73D4">
              <w:rPr>
                <w:rFonts w:asciiTheme="minorBidi" w:eastAsia="Calibri" w:hAnsiTheme="minorBidi" w:cs="B Lotus" w:hint="cs"/>
                <w:color w:val="000000" w:themeColor="text1"/>
                <w:rtl/>
              </w:rPr>
              <w:t>حداقل</w:t>
            </w:r>
            <w:r w:rsidRPr="000D73D4">
              <w:rPr>
                <w:rFonts w:asciiTheme="minorBidi" w:eastAsia="Calibri" w:hAnsiTheme="minorBidi" w:cs="B Lotus"/>
                <w:color w:val="000000" w:themeColor="text1"/>
                <w:rtl/>
              </w:rPr>
              <w:t xml:space="preserve"> پوشش بيمه حوادث راننده</w:t>
            </w:r>
          </w:p>
        </w:tc>
      </w:tr>
      <w:tr w:rsidR="008A6B2C" w:rsidRPr="000D73D4" w14:paraId="70A16932" w14:textId="77777777" w:rsidTr="00561332">
        <w:tblPrEx>
          <w:shd w:val="clear" w:color="auto" w:fill="auto"/>
        </w:tblPrEx>
        <w:trPr>
          <w:gridAfter w:val="1"/>
          <w:wAfter w:w="5522" w:type="dxa"/>
        </w:trPr>
        <w:tc>
          <w:tcPr>
            <w:tcW w:w="3543" w:type="dxa"/>
            <w:shd w:val="clear" w:color="auto" w:fill="auto"/>
          </w:tcPr>
          <w:p w14:paraId="34A67348"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hint="cs"/>
                <w:color w:val="000000" w:themeColor="text1"/>
                <w:rtl/>
              </w:rPr>
              <w:t>آئين نامه 67 (صفحات 309 و 310 مجموعه كامل قوانين ومقررات صنعت بيمه چاپ 92) و آئين نامه 1/67 (صفحه 311 مجموعه كامل قوانين ومقررات صنعت بيمه چاپ 92)</w:t>
            </w:r>
          </w:p>
        </w:tc>
      </w:tr>
      <w:tr w:rsidR="008A6B2C" w:rsidRPr="00F733A3" w14:paraId="23A26620" w14:textId="77777777" w:rsidTr="00561332">
        <w:tblPrEx>
          <w:shd w:val="clear" w:color="auto" w:fill="auto"/>
        </w:tblPrEx>
        <w:trPr>
          <w:trHeight w:val="1379"/>
        </w:trPr>
        <w:tc>
          <w:tcPr>
            <w:tcW w:w="3543" w:type="dxa"/>
            <w:shd w:val="clear" w:color="auto" w:fill="auto"/>
          </w:tcPr>
          <w:p w14:paraId="7B4D8D69"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t>اهداف</w:t>
            </w:r>
          </w:p>
        </w:tc>
        <w:tc>
          <w:tcPr>
            <w:tcW w:w="5522" w:type="dxa"/>
            <w:shd w:val="clear" w:color="auto" w:fill="auto"/>
          </w:tcPr>
          <w:p w14:paraId="6936E4DC" w14:textId="77777777" w:rsidR="008A6B2C" w:rsidRPr="000D73D4" w:rsidRDefault="008A6B2C" w:rsidP="004A19B9">
            <w:pPr>
              <w:pStyle w:val="ListParagraph"/>
              <w:numPr>
                <w:ilvl w:val="0"/>
                <w:numId w:val="12"/>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hint="cs"/>
                <w:color w:val="000000" w:themeColor="text1"/>
                <w:rtl/>
              </w:rPr>
              <w:t>حداقل پوشش معادل ديه كامل مردمسلمان درماه حرام</w:t>
            </w:r>
          </w:p>
          <w:p w14:paraId="79F6C587" w14:textId="77777777" w:rsidR="008A6B2C" w:rsidRPr="000D73D4" w:rsidRDefault="008A6B2C" w:rsidP="004A19B9">
            <w:pPr>
              <w:pStyle w:val="ListParagraph"/>
              <w:numPr>
                <w:ilvl w:val="0"/>
                <w:numId w:val="12"/>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 xml:space="preserve">بررسي بیمه‌نامه‌هاي صادره مؤسسات بيمه به منظور حصول اطمينان از رعايت الزام قانون در خصوص حداقل پوشش حوادث راننده </w:t>
            </w:r>
          </w:p>
          <w:p w14:paraId="0B04C4AE" w14:textId="77777777" w:rsidR="008A6B2C" w:rsidRPr="000D73D4" w:rsidRDefault="008A6B2C" w:rsidP="000D73D4">
            <w:pPr>
              <w:tabs>
                <w:tab w:val="num" w:pos="720"/>
                <w:tab w:val="num" w:pos="1440"/>
                <w:tab w:val="num" w:pos="2160"/>
              </w:tabs>
              <w:ind w:left="346" w:hanging="142"/>
              <w:rPr>
                <w:rFonts w:asciiTheme="minorBidi" w:eastAsia="Calibri" w:hAnsiTheme="minorBidi" w:cs="B Lotus"/>
                <w:color w:val="000000" w:themeColor="text1"/>
                <w:rtl/>
              </w:rPr>
            </w:pPr>
          </w:p>
          <w:p w14:paraId="50FA0BC5" w14:textId="77777777" w:rsidR="008A6B2C" w:rsidRPr="000D73D4" w:rsidRDefault="008A6B2C" w:rsidP="000D73D4">
            <w:pPr>
              <w:ind w:left="346" w:hanging="142"/>
              <w:rPr>
                <w:rFonts w:asciiTheme="minorBidi" w:eastAsia="Calibri" w:hAnsiTheme="minorBidi" w:cs="B Lotus"/>
                <w:color w:val="000000" w:themeColor="text1"/>
                <w:rtl/>
              </w:rPr>
            </w:pPr>
          </w:p>
        </w:tc>
      </w:tr>
      <w:tr w:rsidR="008A6B2C" w:rsidRPr="00F733A3" w14:paraId="7795E09C" w14:textId="77777777" w:rsidTr="00561332">
        <w:tblPrEx>
          <w:shd w:val="clear" w:color="auto" w:fill="auto"/>
        </w:tblPrEx>
        <w:tc>
          <w:tcPr>
            <w:tcW w:w="3543" w:type="dxa"/>
            <w:shd w:val="clear" w:color="auto" w:fill="auto"/>
          </w:tcPr>
          <w:p w14:paraId="2834A022" w14:textId="77777777" w:rsidR="008A6B2C" w:rsidRPr="00F733A3" w:rsidRDefault="008A6B2C" w:rsidP="00DA5A77">
            <w:pPr>
              <w:rPr>
                <w:rFonts w:ascii="Calibri" w:hAnsi="Calibri" w:cs="B Lotus"/>
                <w:color w:val="000000"/>
              </w:rPr>
            </w:pPr>
            <w:r w:rsidRPr="00F733A3">
              <w:rPr>
                <w:rFonts w:ascii="Calibri" w:hAnsi="Calibri" w:cs="B Lotus"/>
                <w:color w:val="000000"/>
              </w:rPr>
              <w:t>F1040015</w:t>
            </w:r>
          </w:p>
          <w:p w14:paraId="05F00F46"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65869884"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t>تعداد موارد عدم تناسب گواهی‌نامه در پرداخت خسارت</w:t>
            </w:r>
          </w:p>
        </w:tc>
      </w:tr>
      <w:tr w:rsidR="008A6B2C" w:rsidRPr="000D73D4" w14:paraId="04C41064" w14:textId="77777777" w:rsidTr="00561332">
        <w:tblPrEx>
          <w:shd w:val="clear" w:color="auto" w:fill="auto"/>
        </w:tblPrEx>
        <w:trPr>
          <w:gridAfter w:val="1"/>
          <w:wAfter w:w="5522" w:type="dxa"/>
        </w:trPr>
        <w:tc>
          <w:tcPr>
            <w:tcW w:w="3543" w:type="dxa"/>
            <w:shd w:val="clear" w:color="auto" w:fill="auto"/>
          </w:tcPr>
          <w:p w14:paraId="4BD6A6A6"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color w:val="000000" w:themeColor="text1"/>
                <w:rtl/>
              </w:rPr>
              <w:t>ماده 6 قانون صفحه 30</w:t>
            </w:r>
          </w:p>
        </w:tc>
      </w:tr>
      <w:tr w:rsidR="008A6B2C" w:rsidRPr="000D73D4" w14:paraId="7C9EC2E5" w14:textId="77777777" w:rsidTr="00561332">
        <w:tblPrEx>
          <w:shd w:val="clear" w:color="auto" w:fill="auto"/>
        </w:tblPrEx>
        <w:trPr>
          <w:gridAfter w:val="1"/>
          <w:wAfter w:w="5522" w:type="dxa"/>
        </w:trPr>
        <w:tc>
          <w:tcPr>
            <w:tcW w:w="3543" w:type="dxa"/>
            <w:shd w:val="clear" w:color="auto" w:fill="auto"/>
          </w:tcPr>
          <w:p w14:paraId="70B576E2"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hint="cs"/>
                <w:color w:val="000000" w:themeColor="text1"/>
                <w:rtl/>
              </w:rPr>
              <w:t>هشدار : برنامه نويس محترم دقت فرمايند كه اين شاخص جزء بخش خسارت مي باشد كه به اشتباه ازابتدا (توسط واحدمربوطه درهنگام تعيين شاخصها)دربخش صدور آورده شده وبدليل رعايت شماره گذاري شاخصهادراين بخش باقي مانده است</w:t>
            </w:r>
          </w:p>
        </w:tc>
      </w:tr>
      <w:tr w:rsidR="008A6B2C" w:rsidRPr="00F733A3" w14:paraId="74F82271" w14:textId="77777777" w:rsidTr="00561332">
        <w:tblPrEx>
          <w:shd w:val="clear" w:color="auto" w:fill="auto"/>
        </w:tblPrEx>
        <w:trPr>
          <w:trHeight w:val="1379"/>
        </w:trPr>
        <w:tc>
          <w:tcPr>
            <w:tcW w:w="3543" w:type="dxa"/>
            <w:shd w:val="clear" w:color="auto" w:fill="auto"/>
          </w:tcPr>
          <w:p w14:paraId="71A7C2B3"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t>اهداف</w:t>
            </w:r>
          </w:p>
        </w:tc>
        <w:tc>
          <w:tcPr>
            <w:tcW w:w="5522" w:type="dxa"/>
            <w:shd w:val="clear" w:color="auto" w:fill="auto"/>
          </w:tcPr>
          <w:p w14:paraId="4BE54271" w14:textId="77777777" w:rsidR="008A6B2C" w:rsidRPr="000D73D4" w:rsidRDefault="008A6B2C" w:rsidP="004A19B9">
            <w:pPr>
              <w:pStyle w:val="ListParagraph"/>
              <w:numPr>
                <w:ilvl w:val="0"/>
                <w:numId w:val="12"/>
              </w:numPr>
              <w:tabs>
                <w:tab w:val="num" w:pos="720"/>
                <w:tab w:val="num" w:pos="1440"/>
                <w:tab w:val="num" w:pos="2160"/>
              </w:tabs>
              <w:bidi/>
              <w:ind w:left="346" w:hanging="142"/>
              <w:rPr>
                <w:rFonts w:asciiTheme="minorBidi" w:hAnsiTheme="minorBidi" w:cs="B Lotus"/>
                <w:color w:val="000000" w:themeColor="text1"/>
              </w:rPr>
            </w:pPr>
            <w:r w:rsidRPr="000D73D4">
              <w:rPr>
                <w:rFonts w:asciiTheme="minorBidi" w:hAnsiTheme="minorBidi" w:cs="B Lotus"/>
                <w:color w:val="000000" w:themeColor="text1"/>
                <w:rtl/>
              </w:rPr>
              <w:t xml:space="preserve">حصول اطمينان از پرداخت خسارت به زيان ديده در صورت عدم تناسب گواهی‌نامه </w:t>
            </w:r>
          </w:p>
          <w:p w14:paraId="3532B4CE" w14:textId="77777777" w:rsidR="008A6B2C" w:rsidRPr="000D73D4" w:rsidRDefault="008A6B2C" w:rsidP="004A19B9">
            <w:pPr>
              <w:pStyle w:val="ListParagraph"/>
              <w:numPr>
                <w:ilvl w:val="0"/>
                <w:numId w:val="12"/>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حصول اطمينان ازعدم دريافت ضمانت‌های لازم ماده 6 قانون بیمه اجباری مسئولیت مدنی دارندگان وسایل نقلیه موتوری زمینی در مقابل شخص ثالث (مصوب سال 1387)</w:t>
            </w:r>
          </w:p>
          <w:p w14:paraId="754F0ECF" w14:textId="77777777" w:rsidR="008A6B2C" w:rsidRPr="000D73D4" w:rsidRDefault="008A6B2C" w:rsidP="000D73D4">
            <w:pPr>
              <w:ind w:left="346" w:hanging="142"/>
              <w:rPr>
                <w:rFonts w:asciiTheme="minorBidi" w:eastAsia="Calibri" w:hAnsiTheme="minorBidi" w:cs="B Lotus"/>
                <w:color w:val="000000" w:themeColor="text1"/>
                <w:rtl/>
              </w:rPr>
            </w:pPr>
          </w:p>
        </w:tc>
      </w:tr>
      <w:tr w:rsidR="008A6B2C" w:rsidRPr="00F733A3" w14:paraId="1AEDCD71" w14:textId="77777777" w:rsidTr="00561332">
        <w:tblPrEx>
          <w:shd w:val="clear" w:color="auto" w:fill="auto"/>
        </w:tblPrEx>
        <w:tc>
          <w:tcPr>
            <w:tcW w:w="3543" w:type="dxa"/>
            <w:shd w:val="clear" w:color="auto" w:fill="auto"/>
          </w:tcPr>
          <w:p w14:paraId="6E4E4401" w14:textId="77777777" w:rsidR="008A6B2C" w:rsidRPr="00F733A3" w:rsidRDefault="008A6B2C" w:rsidP="00DA5A77">
            <w:pPr>
              <w:rPr>
                <w:rFonts w:ascii="Calibri" w:hAnsi="Calibri" w:cs="B Lotus"/>
                <w:color w:val="000000"/>
              </w:rPr>
            </w:pPr>
            <w:r w:rsidRPr="00F733A3">
              <w:rPr>
                <w:rFonts w:asciiTheme="minorBidi" w:hAnsiTheme="minorBidi" w:cs="B Lotus" w:hint="cs"/>
                <w:color w:val="000000" w:themeColor="text1"/>
                <w:sz w:val="28"/>
                <w:szCs w:val="28"/>
                <w:rtl/>
              </w:rPr>
              <w:t xml:space="preserve"> </w:t>
            </w:r>
            <w:r w:rsidRPr="00F733A3">
              <w:rPr>
                <w:rFonts w:ascii="Calibri" w:hAnsi="Calibri" w:cs="B Lotus"/>
                <w:color w:val="000000"/>
              </w:rPr>
              <w:t>F1040017</w:t>
            </w:r>
          </w:p>
          <w:p w14:paraId="4B93DD6A"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02A1F983"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t>ميزان هزينه درمان قابل پرداخت به وزارت بهداشت درمان و آموزش پزشكي</w:t>
            </w:r>
          </w:p>
        </w:tc>
      </w:tr>
      <w:tr w:rsidR="008A6B2C" w:rsidRPr="000D73D4" w14:paraId="128F075B" w14:textId="77777777" w:rsidTr="00561332">
        <w:tblPrEx>
          <w:shd w:val="clear" w:color="auto" w:fill="auto"/>
        </w:tblPrEx>
        <w:trPr>
          <w:gridAfter w:val="1"/>
          <w:wAfter w:w="5522" w:type="dxa"/>
        </w:trPr>
        <w:tc>
          <w:tcPr>
            <w:tcW w:w="3543" w:type="dxa"/>
            <w:shd w:val="clear" w:color="auto" w:fill="auto"/>
            <w:vAlign w:val="center"/>
          </w:tcPr>
          <w:p w14:paraId="2FEF1A08" w14:textId="77777777" w:rsidR="008A6B2C" w:rsidRPr="00F733A3" w:rsidRDefault="008A6B2C" w:rsidP="00DA5A77">
            <w:pPr>
              <w:tabs>
                <w:tab w:val="num" w:pos="720"/>
                <w:tab w:val="num" w:pos="1440"/>
                <w:tab w:val="num" w:pos="2160"/>
              </w:tabs>
              <w:jc w:val="both"/>
              <w:rPr>
                <w:rFonts w:asciiTheme="minorBidi" w:eastAsia="Calibri" w:hAnsiTheme="minorBidi" w:cs="B Lotus"/>
                <w:color w:val="000000" w:themeColor="text1"/>
                <w:rtl/>
              </w:rPr>
            </w:pPr>
            <w:r w:rsidRPr="00F733A3">
              <w:rPr>
                <w:rFonts w:asciiTheme="minorBidi" w:eastAsia="Calibri" w:hAnsiTheme="minorBidi" w:cs="B Lotus" w:hint="cs"/>
                <w:color w:val="000000" w:themeColor="text1"/>
                <w:rtl/>
              </w:rPr>
              <w:t xml:space="preserve"> بند ب ماده (37)قانون برنامه پنجساله پنجم توسعه جمهوري اسلامي ايران (1394-1390) مصوب 15/10/1389-</w:t>
            </w:r>
            <w:r w:rsidRPr="00F733A3">
              <w:rPr>
                <w:rFonts w:asciiTheme="minorBidi" w:eastAsia="Calibri" w:hAnsiTheme="minorBidi" w:cs="B Lotus"/>
                <w:color w:val="000000" w:themeColor="text1"/>
                <w:rtl/>
              </w:rPr>
              <w:t xml:space="preserve"> مندرج درصفح</w:t>
            </w:r>
            <w:r w:rsidRPr="00F733A3">
              <w:rPr>
                <w:rFonts w:asciiTheme="minorBidi" w:eastAsia="Calibri" w:hAnsiTheme="minorBidi" w:cs="B Lotus" w:hint="cs"/>
                <w:color w:val="000000" w:themeColor="text1"/>
                <w:rtl/>
              </w:rPr>
              <w:t>ه</w:t>
            </w:r>
            <w:r w:rsidRPr="00F733A3">
              <w:rPr>
                <w:rFonts w:asciiTheme="minorBidi" w:eastAsia="Calibri" w:hAnsiTheme="minorBidi" w:cs="B Lotus"/>
                <w:color w:val="000000" w:themeColor="text1"/>
                <w:rtl/>
              </w:rPr>
              <w:t xml:space="preserve"> </w:t>
            </w:r>
            <w:r w:rsidRPr="00F733A3">
              <w:rPr>
                <w:rFonts w:asciiTheme="minorBidi" w:eastAsia="Calibri" w:hAnsiTheme="minorBidi" w:cs="B Lotus" w:hint="cs"/>
                <w:color w:val="000000" w:themeColor="text1"/>
                <w:rtl/>
              </w:rPr>
              <w:t xml:space="preserve">32  </w:t>
            </w:r>
          </w:p>
          <w:p w14:paraId="02C6754F" w14:textId="77777777" w:rsidR="008A6B2C" w:rsidRPr="00F733A3" w:rsidRDefault="008A6B2C" w:rsidP="00DA5A77">
            <w:pPr>
              <w:jc w:val="both"/>
              <w:rPr>
                <w:rFonts w:asciiTheme="minorBidi" w:eastAsia="Calibri" w:hAnsiTheme="minorBidi" w:cs="B Lotus"/>
                <w:color w:val="000000" w:themeColor="text1"/>
                <w:rtl/>
              </w:rPr>
            </w:pPr>
          </w:p>
        </w:tc>
      </w:tr>
      <w:tr w:rsidR="008A6B2C" w:rsidRPr="00F733A3" w14:paraId="21091970" w14:textId="77777777" w:rsidTr="00561332">
        <w:tblPrEx>
          <w:shd w:val="clear" w:color="auto" w:fill="auto"/>
        </w:tblPrEx>
        <w:trPr>
          <w:trHeight w:val="1379"/>
        </w:trPr>
        <w:tc>
          <w:tcPr>
            <w:tcW w:w="3543" w:type="dxa"/>
            <w:shd w:val="clear" w:color="auto" w:fill="auto"/>
          </w:tcPr>
          <w:p w14:paraId="1419F59F" w14:textId="77777777" w:rsidR="008A6B2C" w:rsidRPr="00F733A3" w:rsidRDefault="008A6B2C" w:rsidP="00DA5A77">
            <w:pPr>
              <w:jc w:val="both"/>
              <w:rPr>
                <w:rFonts w:asciiTheme="minorBidi" w:hAnsiTheme="minorBidi" w:cs="B Lotus"/>
                <w:color w:val="000000" w:themeColor="text1"/>
                <w:rtl/>
              </w:rPr>
            </w:pPr>
            <w:r w:rsidRPr="00F733A3">
              <w:rPr>
                <w:rFonts w:asciiTheme="minorBidi" w:hAnsiTheme="minorBidi" w:cs="B Lotus"/>
                <w:color w:val="000000" w:themeColor="text1"/>
                <w:rtl/>
              </w:rPr>
              <w:lastRenderedPageBreak/>
              <w:t>اهداف</w:t>
            </w:r>
          </w:p>
        </w:tc>
        <w:tc>
          <w:tcPr>
            <w:tcW w:w="5522" w:type="dxa"/>
            <w:shd w:val="clear" w:color="auto" w:fill="auto"/>
          </w:tcPr>
          <w:p w14:paraId="42F08AC9" w14:textId="77777777" w:rsidR="008A6B2C" w:rsidRPr="000D73D4" w:rsidRDefault="008A6B2C" w:rsidP="004A19B9">
            <w:pPr>
              <w:pStyle w:val="ListParagraph"/>
              <w:numPr>
                <w:ilvl w:val="0"/>
                <w:numId w:val="13"/>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بررسي رعايت پرداخت 10%  حق بيمه  هر بيمه نامه نامه موضوع قانون بيمه اجباري مسئوليت مدني دارندگان وسايل نقليه موتوري درمقابل شخص ثالث به وزارت بهداشت</w:t>
            </w:r>
          </w:p>
        </w:tc>
      </w:tr>
      <w:tr w:rsidR="008A6B2C" w:rsidRPr="00F733A3" w14:paraId="2E27840A" w14:textId="77777777" w:rsidTr="00561332">
        <w:tblPrEx>
          <w:shd w:val="clear" w:color="auto" w:fill="auto"/>
        </w:tblPrEx>
        <w:tc>
          <w:tcPr>
            <w:tcW w:w="3543" w:type="dxa"/>
            <w:shd w:val="clear" w:color="auto" w:fill="auto"/>
          </w:tcPr>
          <w:p w14:paraId="75219E0C" w14:textId="77777777" w:rsidR="008A6B2C" w:rsidRPr="00F733A3" w:rsidRDefault="008A6B2C" w:rsidP="00DA5A77">
            <w:pPr>
              <w:rPr>
                <w:rFonts w:ascii="Calibri" w:hAnsi="Calibri" w:cs="B Lotus"/>
                <w:color w:val="000000"/>
              </w:rPr>
            </w:pPr>
            <w:r w:rsidRPr="00F733A3">
              <w:rPr>
                <w:rFonts w:ascii="Calibri" w:hAnsi="Calibri" w:cs="B Lotus"/>
                <w:color w:val="000000"/>
              </w:rPr>
              <w:t>F1040019</w:t>
            </w:r>
          </w:p>
          <w:p w14:paraId="25B933B0"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4D00AE32"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color w:val="000000" w:themeColor="text1"/>
                <w:rtl/>
              </w:rPr>
              <w:t>پرداخت سهم صندوق تأمین خسارت‌های بدني</w:t>
            </w:r>
          </w:p>
        </w:tc>
      </w:tr>
      <w:tr w:rsidR="008A6B2C" w:rsidRPr="000D73D4" w14:paraId="73E3C533" w14:textId="77777777" w:rsidTr="00561332">
        <w:tblPrEx>
          <w:shd w:val="clear" w:color="auto" w:fill="auto"/>
        </w:tblPrEx>
        <w:trPr>
          <w:gridAfter w:val="1"/>
          <w:wAfter w:w="5522" w:type="dxa"/>
        </w:trPr>
        <w:tc>
          <w:tcPr>
            <w:tcW w:w="3543" w:type="dxa"/>
            <w:shd w:val="clear" w:color="auto" w:fill="auto"/>
          </w:tcPr>
          <w:p w14:paraId="3D013F3C"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color w:val="000000" w:themeColor="text1"/>
                <w:rtl/>
              </w:rPr>
              <w:t>بند الف ماده 11 قانون،صفحه 33</w:t>
            </w:r>
          </w:p>
        </w:tc>
      </w:tr>
      <w:tr w:rsidR="008A6B2C" w:rsidRPr="00F733A3" w14:paraId="60144BB1" w14:textId="77777777" w:rsidTr="00561332">
        <w:tblPrEx>
          <w:shd w:val="clear" w:color="auto" w:fill="auto"/>
        </w:tblPrEx>
        <w:trPr>
          <w:trHeight w:val="1379"/>
        </w:trPr>
        <w:tc>
          <w:tcPr>
            <w:tcW w:w="3543" w:type="dxa"/>
            <w:shd w:val="clear" w:color="auto" w:fill="auto"/>
          </w:tcPr>
          <w:p w14:paraId="04111EA8" w14:textId="77777777" w:rsidR="008A6B2C" w:rsidRPr="00F733A3" w:rsidRDefault="008A6B2C" w:rsidP="00DA5A77">
            <w:pPr>
              <w:jc w:val="both"/>
              <w:rPr>
                <w:rFonts w:asciiTheme="minorBidi" w:hAnsiTheme="minorBidi" w:cs="B Lotus"/>
                <w:color w:val="000000" w:themeColor="text1"/>
                <w:rtl/>
              </w:rPr>
            </w:pPr>
            <w:r w:rsidRPr="00F733A3">
              <w:rPr>
                <w:rFonts w:asciiTheme="minorBidi" w:hAnsiTheme="minorBidi" w:cs="B Lotus"/>
                <w:color w:val="000000" w:themeColor="text1"/>
                <w:rtl/>
              </w:rPr>
              <w:t>اهداف</w:t>
            </w:r>
          </w:p>
        </w:tc>
        <w:tc>
          <w:tcPr>
            <w:tcW w:w="5522" w:type="dxa"/>
            <w:shd w:val="clear" w:color="auto" w:fill="auto"/>
          </w:tcPr>
          <w:p w14:paraId="4CD3453E" w14:textId="7E81EB52" w:rsidR="008A6B2C" w:rsidRPr="000D73D4" w:rsidRDefault="00AF105D" w:rsidP="000D73D4">
            <w:pPr>
              <w:ind w:left="346" w:hanging="142"/>
              <w:jc w:val="both"/>
              <w:rPr>
                <w:rFonts w:asciiTheme="minorBidi" w:eastAsia="Calibri" w:hAnsiTheme="minorBidi" w:cs="B Lotus"/>
                <w:color w:val="000000" w:themeColor="text1"/>
                <w:rtl/>
              </w:rPr>
            </w:pPr>
            <w:r w:rsidRPr="000D73D4">
              <w:rPr>
                <w:rFonts w:asciiTheme="minorBidi" w:hAnsiTheme="minorBidi" w:cs="B Lotus"/>
                <w:color w:val="000000" w:themeColor="text1"/>
                <w:rtl/>
              </w:rPr>
              <w:t>بررسي رعايت پرداخت</w:t>
            </w:r>
            <w:r w:rsidRPr="000D73D4">
              <w:rPr>
                <w:rFonts w:asciiTheme="minorBidi" w:hAnsiTheme="minorBidi" w:cs="B Lotus"/>
                <w:color w:val="FF0000"/>
                <w:rtl/>
              </w:rPr>
              <w:t xml:space="preserve"> </w:t>
            </w:r>
            <w:r w:rsidRPr="000D73D4">
              <w:rPr>
                <w:rFonts w:asciiTheme="minorBidi" w:hAnsiTheme="minorBidi" w:cs="B Lotus"/>
                <w:color w:val="FF0000"/>
              </w:rPr>
              <w:t>8</w:t>
            </w:r>
            <w:r w:rsidRPr="000D73D4">
              <w:rPr>
                <w:rFonts w:asciiTheme="minorBidi" w:hAnsiTheme="minorBidi" w:cs="B Lotus"/>
                <w:color w:val="FF0000"/>
                <w:rtl/>
              </w:rPr>
              <w:t xml:space="preserve">% </w:t>
            </w:r>
            <w:r w:rsidRPr="000D73D4">
              <w:rPr>
                <w:rFonts w:asciiTheme="minorBidi" w:hAnsiTheme="minorBidi" w:cs="B Lotus" w:hint="cs"/>
                <w:color w:val="FF0000"/>
                <w:rtl/>
              </w:rPr>
              <w:t>از</w:t>
            </w:r>
            <w:r w:rsidRPr="000D73D4">
              <w:rPr>
                <w:rFonts w:asciiTheme="minorBidi" w:hAnsiTheme="minorBidi" w:cs="B Lotus"/>
                <w:color w:val="FF0000"/>
                <w:rtl/>
              </w:rPr>
              <w:t xml:space="preserve"> حق بيمه </w:t>
            </w:r>
            <w:r w:rsidRPr="000D73D4">
              <w:rPr>
                <w:rFonts w:asciiTheme="minorBidi" w:hAnsiTheme="minorBidi" w:cs="B Lotus" w:hint="cs"/>
                <w:color w:val="FF0000"/>
                <w:rtl/>
              </w:rPr>
              <w:t>اجباری موضوع قانون شخص ثالث برمبنای نرخنامه مندرج در تبصره 3 ماده 18 این قانون</w:t>
            </w:r>
            <w:r w:rsidRPr="000D73D4">
              <w:rPr>
                <w:rFonts w:asciiTheme="minorBidi" w:hAnsiTheme="minorBidi" w:cs="B Lotus"/>
                <w:color w:val="FF0000"/>
                <w:rtl/>
              </w:rPr>
              <w:t xml:space="preserve"> </w:t>
            </w:r>
            <w:r w:rsidRPr="000D73D4">
              <w:rPr>
                <w:rFonts w:asciiTheme="minorBidi" w:hAnsiTheme="minorBidi" w:cs="B Lotus"/>
                <w:color w:val="000000" w:themeColor="text1"/>
                <w:rtl/>
              </w:rPr>
              <w:t xml:space="preserve"> </w:t>
            </w:r>
            <w:r w:rsidRPr="000D73D4">
              <w:rPr>
                <w:rFonts w:asciiTheme="minorBidi" w:hAnsiTheme="minorBidi" w:cs="B Lotus"/>
                <w:color w:val="FF0000"/>
                <w:rtl/>
              </w:rPr>
              <w:t xml:space="preserve">(مصوب سال </w:t>
            </w:r>
            <w:r w:rsidRPr="000D73D4">
              <w:rPr>
                <w:rFonts w:asciiTheme="minorBidi" w:hAnsiTheme="minorBidi" w:cs="B Lotus" w:hint="cs"/>
                <w:color w:val="FF0000"/>
                <w:rtl/>
              </w:rPr>
              <w:t>1395</w:t>
            </w:r>
            <w:r w:rsidRPr="000D73D4">
              <w:rPr>
                <w:rFonts w:asciiTheme="minorBidi" w:hAnsiTheme="minorBidi" w:cs="B Lotus"/>
                <w:color w:val="FF0000"/>
                <w:rtl/>
              </w:rPr>
              <w:t>)</w:t>
            </w:r>
          </w:p>
        </w:tc>
      </w:tr>
      <w:tr w:rsidR="008A6B2C" w:rsidRPr="00F733A3" w14:paraId="50818A39" w14:textId="77777777" w:rsidTr="00561332">
        <w:tblPrEx>
          <w:shd w:val="clear" w:color="auto" w:fill="auto"/>
        </w:tblPrEx>
        <w:tc>
          <w:tcPr>
            <w:tcW w:w="3543" w:type="dxa"/>
            <w:shd w:val="clear" w:color="auto" w:fill="auto"/>
          </w:tcPr>
          <w:p w14:paraId="05A89BEC" w14:textId="77777777" w:rsidR="008A6B2C" w:rsidRPr="00F733A3" w:rsidRDefault="008A6B2C" w:rsidP="00DA5A77">
            <w:pPr>
              <w:rPr>
                <w:rFonts w:ascii="Calibri" w:hAnsi="Calibri" w:cs="B Lotus"/>
                <w:color w:val="000000"/>
              </w:rPr>
            </w:pPr>
            <w:r w:rsidRPr="00F733A3">
              <w:rPr>
                <w:rFonts w:ascii="Calibri" w:hAnsi="Calibri" w:cs="B Lotus"/>
                <w:color w:val="000000"/>
              </w:rPr>
              <w:t>F1040020</w:t>
            </w:r>
          </w:p>
          <w:p w14:paraId="30725F50"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2EBF4AD8" w14:textId="77777777" w:rsidR="008A6B2C" w:rsidRPr="000D73D4" w:rsidRDefault="008A6B2C" w:rsidP="000D73D4">
            <w:pPr>
              <w:ind w:left="346" w:hanging="142"/>
              <w:rPr>
                <w:rFonts w:asciiTheme="minorBidi" w:eastAsia="Calibri" w:hAnsiTheme="minorBidi" w:cs="B Lotus"/>
                <w:color w:val="000000" w:themeColor="text1"/>
              </w:rPr>
            </w:pPr>
            <w:r w:rsidRPr="000D73D4">
              <w:rPr>
                <w:rFonts w:asciiTheme="minorBidi" w:eastAsia="Calibri" w:hAnsiTheme="minorBidi" w:cs="B Lotus"/>
                <w:color w:val="000000" w:themeColor="text1"/>
                <w:rtl/>
              </w:rPr>
              <w:t>وضعيت رعایت جرائم تأخیر در تمدید بیمه‌نامه</w:t>
            </w:r>
          </w:p>
          <w:p w14:paraId="7BA6FE95" w14:textId="77777777" w:rsidR="008A6B2C" w:rsidRPr="000D73D4" w:rsidRDefault="008A6B2C" w:rsidP="000D73D4">
            <w:pPr>
              <w:ind w:left="346" w:hanging="142"/>
              <w:rPr>
                <w:rFonts w:asciiTheme="minorBidi" w:hAnsiTheme="minorBidi" w:cs="B Lotus"/>
                <w:color w:val="000000" w:themeColor="text1"/>
                <w:rtl/>
              </w:rPr>
            </w:pPr>
          </w:p>
        </w:tc>
      </w:tr>
      <w:tr w:rsidR="008A6B2C" w:rsidRPr="000D73D4" w14:paraId="6BCF8C1E" w14:textId="77777777" w:rsidTr="00561332">
        <w:tblPrEx>
          <w:shd w:val="clear" w:color="auto" w:fill="auto"/>
        </w:tblPrEx>
        <w:trPr>
          <w:gridAfter w:val="1"/>
          <w:wAfter w:w="5522" w:type="dxa"/>
        </w:trPr>
        <w:tc>
          <w:tcPr>
            <w:tcW w:w="3543" w:type="dxa"/>
            <w:shd w:val="clear" w:color="auto" w:fill="auto"/>
          </w:tcPr>
          <w:p w14:paraId="14A07C5C" w14:textId="77777777" w:rsidR="008A6B2C" w:rsidRPr="00F733A3" w:rsidRDefault="008A6B2C" w:rsidP="00DA5A77">
            <w:pPr>
              <w:jc w:val="both"/>
              <w:rPr>
                <w:rFonts w:asciiTheme="minorBidi" w:eastAsia="Calibri" w:hAnsiTheme="minorBidi" w:cs="B Lotus"/>
                <w:color w:val="000000" w:themeColor="text1"/>
                <w:rtl/>
              </w:rPr>
            </w:pPr>
            <w:r w:rsidRPr="00F733A3">
              <w:rPr>
                <w:rFonts w:asciiTheme="minorBidi" w:eastAsia="Calibri" w:hAnsiTheme="minorBidi" w:cs="B Lotus"/>
                <w:color w:val="000000" w:themeColor="text1"/>
                <w:rtl/>
              </w:rPr>
              <w:t>بند ب ماده 11 قانون،صفحه 33</w:t>
            </w:r>
          </w:p>
        </w:tc>
      </w:tr>
      <w:tr w:rsidR="008A6B2C" w:rsidRPr="00F733A3" w14:paraId="4FE2333A" w14:textId="77777777" w:rsidTr="00561332">
        <w:tblPrEx>
          <w:shd w:val="clear" w:color="auto" w:fill="auto"/>
        </w:tblPrEx>
        <w:trPr>
          <w:trHeight w:val="1379"/>
        </w:trPr>
        <w:tc>
          <w:tcPr>
            <w:tcW w:w="3543" w:type="dxa"/>
            <w:shd w:val="clear" w:color="auto" w:fill="auto"/>
          </w:tcPr>
          <w:p w14:paraId="143F4BAB"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t>اهداف</w:t>
            </w:r>
          </w:p>
        </w:tc>
        <w:tc>
          <w:tcPr>
            <w:tcW w:w="5522" w:type="dxa"/>
            <w:shd w:val="clear" w:color="auto" w:fill="auto"/>
          </w:tcPr>
          <w:p w14:paraId="5B46A0D5" w14:textId="77777777" w:rsidR="008A6B2C" w:rsidRPr="000D73D4" w:rsidRDefault="008A6B2C" w:rsidP="000D73D4">
            <w:pPr>
              <w:tabs>
                <w:tab w:val="num" w:pos="720"/>
                <w:tab w:val="num" w:pos="1440"/>
                <w:tab w:val="num" w:pos="2160"/>
              </w:tabs>
              <w:ind w:left="346" w:hanging="142"/>
              <w:jc w:val="both"/>
              <w:rPr>
                <w:rFonts w:asciiTheme="minorBidi" w:eastAsia="Calibri" w:hAnsiTheme="minorBidi" w:cs="B Lotus"/>
                <w:color w:val="000000" w:themeColor="text1"/>
                <w:rtl/>
              </w:rPr>
            </w:pPr>
            <w:r w:rsidRPr="000D73D4">
              <w:rPr>
                <w:rFonts w:asciiTheme="minorBidi" w:eastAsia="Calibri" w:hAnsiTheme="minorBidi" w:cs="B Lotus"/>
                <w:color w:val="000000" w:themeColor="text1"/>
                <w:rtl/>
              </w:rPr>
              <w:t xml:space="preserve">حصول اطمينان از اعمال جرائم تأخیر در تمدید بیمه‌نامه و صحت ميزان جرائم دريافتي در محاسبه حق‌بيمه بند ب ماده 11 قانون بیمه اجباری مسئولیت مدنی دارندگان وسایل نقلیه موتوری زمینی در مقابل شخص ثالث (مصوب سال 1387) </w:t>
            </w:r>
          </w:p>
          <w:p w14:paraId="3F94F0AF" w14:textId="77777777" w:rsidR="008A6B2C" w:rsidRPr="000D73D4" w:rsidRDefault="008A6B2C" w:rsidP="000D73D4">
            <w:pPr>
              <w:ind w:left="346" w:hanging="142"/>
              <w:jc w:val="both"/>
              <w:rPr>
                <w:rFonts w:asciiTheme="minorBidi" w:eastAsia="Calibri" w:hAnsiTheme="minorBidi" w:cs="B Lotus"/>
                <w:color w:val="000000" w:themeColor="text1"/>
                <w:rtl/>
              </w:rPr>
            </w:pPr>
          </w:p>
        </w:tc>
      </w:tr>
      <w:tr w:rsidR="008A6B2C" w:rsidRPr="00F733A3" w14:paraId="2119C259" w14:textId="77777777" w:rsidTr="00561332">
        <w:tblPrEx>
          <w:shd w:val="clear" w:color="auto" w:fill="auto"/>
        </w:tblPrEx>
        <w:tc>
          <w:tcPr>
            <w:tcW w:w="3543" w:type="dxa"/>
            <w:shd w:val="clear" w:color="auto" w:fill="auto"/>
          </w:tcPr>
          <w:p w14:paraId="33D4271D" w14:textId="77777777" w:rsidR="008A6B2C" w:rsidRPr="00F733A3" w:rsidRDefault="008A6B2C" w:rsidP="00DA5A77">
            <w:pPr>
              <w:rPr>
                <w:rFonts w:ascii="Calibri" w:hAnsi="Calibri" w:cs="B Lotus"/>
                <w:color w:val="000000"/>
              </w:rPr>
            </w:pPr>
            <w:r w:rsidRPr="00F733A3">
              <w:rPr>
                <w:rFonts w:ascii="Calibri" w:hAnsi="Calibri" w:cs="B Lotus"/>
                <w:color w:val="000000"/>
              </w:rPr>
              <w:t>F1040021</w:t>
            </w:r>
          </w:p>
          <w:p w14:paraId="6CED64B7"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6A3DB0DF" w14:textId="77777777" w:rsidR="008A6B2C" w:rsidRPr="000D73D4" w:rsidRDefault="008A6B2C" w:rsidP="000D73D4">
            <w:pPr>
              <w:ind w:left="346" w:hanging="142"/>
              <w:rPr>
                <w:rFonts w:asciiTheme="minorBidi" w:eastAsia="Calibri" w:hAnsiTheme="minorBidi" w:cs="B Lotus"/>
                <w:color w:val="000000" w:themeColor="text1"/>
              </w:rPr>
            </w:pPr>
            <w:r w:rsidRPr="000D73D4">
              <w:rPr>
                <w:rFonts w:asciiTheme="minorBidi" w:eastAsia="Calibri" w:hAnsiTheme="minorBidi" w:cs="B Lotus"/>
                <w:color w:val="000000" w:themeColor="text1"/>
                <w:rtl/>
              </w:rPr>
              <w:t>گزارش تعدد بيمه نامه معتبر موجود براي يك خودرو</w:t>
            </w:r>
          </w:p>
          <w:p w14:paraId="5BB74688" w14:textId="77777777" w:rsidR="008A6B2C" w:rsidRPr="000D73D4" w:rsidRDefault="008A6B2C" w:rsidP="000D73D4">
            <w:pPr>
              <w:ind w:left="346" w:hanging="142"/>
              <w:rPr>
                <w:rFonts w:asciiTheme="minorBidi" w:hAnsiTheme="minorBidi" w:cs="B Lotus"/>
                <w:color w:val="000000" w:themeColor="text1"/>
                <w:rtl/>
              </w:rPr>
            </w:pPr>
          </w:p>
        </w:tc>
      </w:tr>
      <w:tr w:rsidR="008A6B2C" w:rsidRPr="000D73D4" w14:paraId="141383B7" w14:textId="77777777" w:rsidTr="00561332">
        <w:tblPrEx>
          <w:shd w:val="clear" w:color="auto" w:fill="auto"/>
        </w:tblPrEx>
        <w:trPr>
          <w:gridAfter w:val="1"/>
          <w:wAfter w:w="5522" w:type="dxa"/>
        </w:trPr>
        <w:tc>
          <w:tcPr>
            <w:tcW w:w="3543" w:type="dxa"/>
            <w:shd w:val="clear" w:color="auto" w:fill="auto"/>
          </w:tcPr>
          <w:p w14:paraId="74419C3B" w14:textId="77777777" w:rsidR="008A6B2C" w:rsidRPr="00F733A3" w:rsidRDefault="008A6B2C" w:rsidP="00DA5A77">
            <w:pPr>
              <w:jc w:val="both"/>
              <w:rPr>
                <w:rFonts w:asciiTheme="minorBidi" w:eastAsia="Calibri" w:hAnsiTheme="minorBidi" w:cs="B Lotus"/>
                <w:color w:val="000000" w:themeColor="text1"/>
                <w:rtl/>
              </w:rPr>
            </w:pPr>
          </w:p>
        </w:tc>
      </w:tr>
      <w:tr w:rsidR="008A6B2C" w:rsidRPr="00F733A3" w14:paraId="200B75FD" w14:textId="77777777" w:rsidTr="00561332">
        <w:tblPrEx>
          <w:shd w:val="clear" w:color="auto" w:fill="auto"/>
        </w:tblPrEx>
        <w:trPr>
          <w:trHeight w:val="1379"/>
        </w:trPr>
        <w:tc>
          <w:tcPr>
            <w:tcW w:w="3543" w:type="dxa"/>
            <w:shd w:val="clear" w:color="auto" w:fill="auto"/>
          </w:tcPr>
          <w:p w14:paraId="4BB0B5C2"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t>اهداف</w:t>
            </w:r>
          </w:p>
        </w:tc>
        <w:tc>
          <w:tcPr>
            <w:tcW w:w="5522" w:type="dxa"/>
            <w:shd w:val="clear" w:color="auto" w:fill="auto"/>
          </w:tcPr>
          <w:p w14:paraId="5539A8BE" w14:textId="77777777" w:rsidR="008A6B2C" w:rsidRPr="000D73D4" w:rsidRDefault="008A6B2C" w:rsidP="004A19B9">
            <w:pPr>
              <w:pStyle w:val="ListParagraph"/>
              <w:numPr>
                <w:ilvl w:val="0"/>
                <w:numId w:val="13"/>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اطمينان از عدم</w:t>
            </w:r>
            <w:r w:rsidRPr="000D73D4">
              <w:rPr>
                <w:rFonts w:asciiTheme="minorBidi" w:hAnsiTheme="minorBidi" w:cs="B Lotus" w:hint="cs"/>
                <w:color w:val="000000" w:themeColor="text1"/>
                <w:rtl/>
              </w:rPr>
              <w:t xml:space="preserve"> صدور</w:t>
            </w:r>
            <w:r w:rsidRPr="000D73D4">
              <w:rPr>
                <w:rFonts w:asciiTheme="minorBidi" w:hAnsiTheme="minorBidi" w:cs="B Lotus"/>
                <w:color w:val="000000" w:themeColor="text1"/>
                <w:rtl/>
              </w:rPr>
              <w:t xml:space="preserve"> بيش از يك بيمه نامه معتبر براي يك خودرو</w:t>
            </w:r>
          </w:p>
        </w:tc>
      </w:tr>
      <w:tr w:rsidR="008A6B2C" w:rsidRPr="00F733A3" w14:paraId="0CB34580" w14:textId="77777777" w:rsidTr="00561332">
        <w:tblPrEx>
          <w:shd w:val="clear" w:color="auto" w:fill="auto"/>
        </w:tblPrEx>
        <w:tc>
          <w:tcPr>
            <w:tcW w:w="3543" w:type="dxa"/>
            <w:shd w:val="clear" w:color="auto" w:fill="auto"/>
          </w:tcPr>
          <w:p w14:paraId="72BA3323" w14:textId="77777777" w:rsidR="008A6B2C" w:rsidRPr="00F733A3" w:rsidRDefault="008A6B2C" w:rsidP="00DA5A77">
            <w:pPr>
              <w:rPr>
                <w:rFonts w:ascii="Calibri" w:hAnsi="Calibri" w:cs="B Lotus"/>
                <w:color w:val="000000"/>
              </w:rPr>
            </w:pPr>
            <w:r w:rsidRPr="00F733A3">
              <w:rPr>
                <w:rFonts w:ascii="Calibri" w:hAnsi="Calibri" w:cs="B Lotus"/>
                <w:color w:val="000000"/>
              </w:rPr>
              <w:t>F1040022</w:t>
            </w:r>
          </w:p>
          <w:p w14:paraId="6C48C9D0" w14:textId="77777777" w:rsidR="008A6B2C" w:rsidRPr="00F733A3" w:rsidRDefault="008A6B2C" w:rsidP="00DA5A77">
            <w:pPr>
              <w:rPr>
                <w:rFonts w:asciiTheme="minorBidi" w:hAnsiTheme="minorBidi" w:cs="B Lotus"/>
                <w:color w:val="000000" w:themeColor="text1"/>
                <w:rtl/>
              </w:rPr>
            </w:pPr>
          </w:p>
        </w:tc>
        <w:tc>
          <w:tcPr>
            <w:tcW w:w="5522" w:type="dxa"/>
            <w:shd w:val="clear" w:color="auto" w:fill="auto"/>
          </w:tcPr>
          <w:p w14:paraId="3F731365" w14:textId="77777777" w:rsidR="008A6B2C" w:rsidRPr="000D73D4" w:rsidRDefault="008A6B2C" w:rsidP="000D73D4">
            <w:pPr>
              <w:ind w:left="346" w:hanging="142"/>
              <w:rPr>
                <w:rFonts w:asciiTheme="minorBidi" w:eastAsia="Calibri" w:hAnsiTheme="minorBidi" w:cs="B Lotus"/>
                <w:color w:val="000000" w:themeColor="text1"/>
              </w:rPr>
            </w:pPr>
            <w:r w:rsidRPr="000D73D4">
              <w:rPr>
                <w:rFonts w:asciiTheme="minorBidi" w:eastAsia="Calibri" w:hAnsiTheme="minorBidi" w:cs="B Lotus"/>
                <w:color w:val="000000" w:themeColor="text1"/>
                <w:rtl/>
              </w:rPr>
              <w:t>شفافيت مدت اعتبار بيمه نامه</w:t>
            </w:r>
          </w:p>
          <w:p w14:paraId="3CBBD3A5" w14:textId="77777777" w:rsidR="008A6B2C" w:rsidRPr="000D73D4" w:rsidRDefault="008A6B2C" w:rsidP="000D73D4">
            <w:pPr>
              <w:ind w:left="346" w:hanging="142"/>
              <w:rPr>
                <w:rFonts w:asciiTheme="minorBidi" w:hAnsiTheme="minorBidi" w:cs="B Lotus"/>
                <w:color w:val="000000" w:themeColor="text1"/>
                <w:rtl/>
              </w:rPr>
            </w:pPr>
          </w:p>
        </w:tc>
      </w:tr>
      <w:tr w:rsidR="008A6B2C" w:rsidRPr="000D73D4" w14:paraId="7D808244" w14:textId="77777777" w:rsidTr="00561332">
        <w:tblPrEx>
          <w:shd w:val="clear" w:color="auto" w:fill="auto"/>
        </w:tblPrEx>
        <w:trPr>
          <w:gridAfter w:val="1"/>
          <w:wAfter w:w="5522" w:type="dxa"/>
        </w:trPr>
        <w:tc>
          <w:tcPr>
            <w:tcW w:w="3543" w:type="dxa"/>
            <w:shd w:val="clear" w:color="auto" w:fill="auto"/>
          </w:tcPr>
          <w:p w14:paraId="547DE9D5" w14:textId="77777777" w:rsidR="008A6B2C" w:rsidRPr="00F733A3" w:rsidRDefault="008A6B2C" w:rsidP="00DA5A77">
            <w:pPr>
              <w:jc w:val="both"/>
              <w:rPr>
                <w:rFonts w:asciiTheme="minorBidi" w:eastAsia="Calibri" w:hAnsiTheme="minorBidi" w:cs="B Lotus"/>
                <w:color w:val="000000" w:themeColor="text1"/>
                <w:rtl/>
              </w:rPr>
            </w:pPr>
          </w:p>
        </w:tc>
      </w:tr>
      <w:tr w:rsidR="008A6B2C" w:rsidRPr="00F733A3" w14:paraId="6B867FA6" w14:textId="77777777" w:rsidTr="00561332">
        <w:tblPrEx>
          <w:shd w:val="clear" w:color="auto" w:fill="auto"/>
        </w:tblPrEx>
        <w:trPr>
          <w:trHeight w:val="1379"/>
        </w:trPr>
        <w:tc>
          <w:tcPr>
            <w:tcW w:w="3543" w:type="dxa"/>
            <w:shd w:val="clear" w:color="auto" w:fill="auto"/>
          </w:tcPr>
          <w:p w14:paraId="46126E80"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t>اهداف</w:t>
            </w:r>
          </w:p>
        </w:tc>
        <w:tc>
          <w:tcPr>
            <w:tcW w:w="5522" w:type="dxa"/>
            <w:shd w:val="clear" w:color="auto" w:fill="auto"/>
          </w:tcPr>
          <w:p w14:paraId="4C2611D2" w14:textId="77777777" w:rsidR="008A6B2C" w:rsidRPr="000D73D4" w:rsidRDefault="008A6B2C" w:rsidP="004A19B9">
            <w:pPr>
              <w:pStyle w:val="ListParagraph"/>
              <w:numPr>
                <w:ilvl w:val="0"/>
                <w:numId w:val="14"/>
              </w:numPr>
              <w:tabs>
                <w:tab w:val="num" w:pos="720"/>
                <w:tab w:val="num" w:pos="1440"/>
                <w:tab w:val="num" w:pos="2160"/>
              </w:tabs>
              <w:bidi/>
              <w:ind w:left="346" w:hanging="142"/>
              <w:rPr>
                <w:rFonts w:asciiTheme="minorBidi" w:hAnsiTheme="minorBidi" w:cs="B Lotus"/>
                <w:color w:val="000000" w:themeColor="text1"/>
                <w:rtl/>
              </w:rPr>
            </w:pPr>
            <w:r w:rsidRPr="000D73D4">
              <w:rPr>
                <w:rFonts w:asciiTheme="minorBidi" w:hAnsiTheme="minorBidi" w:cs="B Lotus"/>
                <w:color w:val="000000" w:themeColor="text1"/>
                <w:rtl/>
              </w:rPr>
              <w:t>بررسي وجود</w:t>
            </w:r>
            <w:r w:rsidRPr="000D73D4">
              <w:rPr>
                <w:rFonts w:asciiTheme="minorBidi" w:hAnsiTheme="minorBidi" w:cs="B Lotus" w:hint="cs"/>
                <w:color w:val="000000" w:themeColor="text1"/>
                <w:rtl/>
              </w:rPr>
              <w:t xml:space="preserve"> </w:t>
            </w:r>
            <w:r w:rsidRPr="000D73D4">
              <w:rPr>
                <w:rFonts w:asciiTheme="minorBidi" w:hAnsiTheme="minorBidi" w:cs="B Lotus"/>
                <w:color w:val="000000" w:themeColor="text1"/>
                <w:rtl/>
              </w:rPr>
              <w:t>تاريخ</w:t>
            </w:r>
            <w:r w:rsidRPr="000D73D4">
              <w:rPr>
                <w:rFonts w:asciiTheme="minorBidi" w:hAnsiTheme="minorBidi" w:cs="B Lotus" w:hint="cs"/>
                <w:color w:val="000000" w:themeColor="text1"/>
                <w:rtl/>
              </w:rPr>
              <w:t>‌هاي صدور،</w:t>
            </w:r>
            <w:r w:rsidRPr="000D73D4">
              <w:rPr>
                <w:rFonts w:asciiTheme="minorBidi" w:hAnsiTheme="minorBidi" w:cs="B Lotus"/>
                <w:color w:val="000000" w:themeColor="text1"/>
                <w:rtl/>
              </w:rPr>
              <w:t xml:space="preserve"> شروع و</w:t>
            </w:r>
            <w:r w:rsidRPr="000D73D4">
              <w:rPr>
                <w:rFonts w:asciiTheme="minorBidi" w:hAnsiTheme="minorBidi" w:cs="B Lotus" w:hint="cs"/>
                <w:color w:val="000000" w:themeColor="text1"/>
                <w:rtl/>
              </w:rPr>
              <w:t xml:space="preserve"> </w:t>
            </w:r>
            <w:r w:rsidRPr="000D73D4">
              <w:rPr>
                <w:rFonts w:asciiTheme="minorBidi" w:hAnsiTheme="minorBidi" w:cs="B Lotus"/>
                <w:color w:val="000000" w:themeColor="text1"/>
                <w:rtl/>
              </w:rPr>
              <w:t>پايان</w:t>
            </w:r>
            <w:r w:rsidRPr="000D73D4">
              <w:rPr>
                <w:rFonts w:asciiTheme="minorBidi" w:hAnsiTheme="minorBidi" w:cs="B Lotus" w:hint="cs"/>
                <w:color w:val="000000" w:themeColor="text1"/>
                <w:rtl/>
              </w:rPr>
              <w:t xml:space="preserve"> اعتبار</w:t>
            </w:r>
            <w:r w:rsidRPr="000D73D4">
              <w:rPr>
                <w:rFonts w:asciiTheme="minorBidi" w:hAnsiTheme="minorBidi" w:cs="B Lotus"/>
                <w:color w:val="000000" w:themeColor="text1"/>
                <w:rtl/>
              </w:rPr>
              <w:t xml:space="preserve"> بيمه نامه‌ها</w:t>
            </w:r>
            <w:r w:rsidRPr="000D73D4">
              <w:rPr>
                <w:rFonts w:ascii="Sakkal Majalla" w:hAnsi="Sakkal Majalla" w:cs="Sakkal Majalla" w:hint="cs"/>
                <w:color w:val="000000" w:themeColor="text1"/>
                <w:rtl/>
              </w:rPr>
              <w:t>–</w:t>
            </w:r>
            <w:r w:rsidRPr="000D73D4">
              <w:rPr>
                <w:rFonts w:asciiTheme="minorBidi" w:hAnsiTheme="minorBidi" w:cs="B Lotus"/>
                <w:color w:val="000000" w:themeColor="text1"/>
                <w:rtl/>
              </w:rPr>
              <w:t xml:space="preserve"> شناسايي بيمه نامه‌های با اعتبار نامشخص</w:t>
            </w:r>
          </w:p>
        </w:tc>
      </w:tr>
      <w:tr w:rsidR="008A6B2C" w:rsidRPr="00F733A3" w14:paraId="75C2072D" w14:textId="77777777" w:rsidTr="00561332">
        <w:tblPrEx>
          <w:shd w:val="clear" w:color="auto" w:fill="auto"/>
        </w:tblPrEx>
        <w:tc>
          <w:tcPr>
            <w:tcW w:w="3543" w:type="dxa"/>
            <w:shd w:val="clear" w:color="auto" w:fill="auto"/>
          </w:tcPr>
          <w:p w14:paraId="21DC05C2" w14:textId="77777777" w:rsidR="008A6B2C" w:rsidRPr="00F733A3" w:rsidRDefault="008A6B2C" w:rsidP="00DA5A77">
            <w:pPr>
              <w:rPr>
                <w:rFonts w:ascii="Calibri" w:hAnsi="Calibri" w:cs="B Lotus"/>
                <w:color w:val="000000"/>
              </w:rPr>
            </w:pPr>
            <w:r w:rsidRPr="00F733A3">
              <w:rPr>
                <w:rFonts w:ascii="Calibri" w:hAnsi="Calibri" w:cs="B Lotus"/>
                <w:color w:val="000000"/>
              </w:rPr>
              <w:t>F1040071</w:t>
            </w:r>
          </w:p>
          <w:p w14:paraId="10D5A019" w14:textId="77777777" w:rsidR="008A6B2C" w:rsidRPr="00F733A3" w:rsidRDefault="008A6B2C" w:rsidP="00DA5A77">
            <w:pPr>
              <w:rPr>
                <w:rFonts w:asciiTheme="minorBidi" w:hAnsiTheme="minorBidi" w:cs="B Lotus"/>
                <w:color w:val="000000" w:themeColor="text1"/>
                <w:rtl/>
              </w:rPr>
            </w:pPr>
            <w:r w:rsidRPr="00F733A3">
              <w:rPr>
                <w:rFonts w:asciiTheme="minorBidi" w:hAnsiTheme="minorBidi" w:cs="B Lotus"/>
                <w:color w:val="000000" w:themeColor="text1"/>
                <w:rtl/>
              </w:rPr>
              <w:t xml:space="preserve"> </w:t>
            </w:r>
          </w:p>
        </w:tc>
        <w:tc>
          <w:tcPr>
            <w:tcW w:w="5522" w:type="dxa"/>
            <w:shd w:val="clear" w:color="auto" w:fill="auto"/>
          </w:tcPr>
          <w:p w14:paraId="6E6B9088" w14:textId="77777777" w:rsidR="008A6B2C" w:rsidRPr="000D73D4" w:rsidRDefault="008A6B2C" w:rsidP="000D73D4">
            <w:pPr>
              <w:ind w:left="346" w:hanging="142"/>
              <w:rPr>
                <w:rFonts w:asciiTheme="minorBidi" w:eastAsia="Calibri" w:hAnsiTheme="minorBidi" w:cs="B Lotus"/>
                <w:color w:val="000000" w:themeColor="text1"/>
                <w:rtl/>
              </w:rPr>
            </w:pPr>
            <w:r w:rsidRPr="000D73D4">
              <w:rPr>
                <w:rFonts w:asciiTheme="minorBidi" w:eastAsia="Calibri" w:hAnsiTheme="minorBidi" w:cs="B Lotus" w:hint="cs"/>
                <w:color w:val="000000" w:themeColor="text1"/>
                <w:rtl/>
              </w:rPr>
              <w:t>گزارش در خصوص اطلاعات مربوط به خودروهای دارای پلاک ملی و بررسی وجود و تکمیل شماره وی آی ان /شماره موتور و شماره شاسی خودرو</w:t>
            </w:r>
          </w:p>
          <w:p w14:paraId="2F94AD1D" w14:textId="77777777" w:rsidR="008A6B2C" w:rsidRPr="000D73D4" w:rsidRDefault="008A6B2C" w:rsidP="000D73D4">
            <w:pPr>
              <w:ind w:left="346" w:hanging="142"/>
              <w:rPr>
                <w:rFonts w:asciiTheme="minorBidi" w:hAnsiTheme="minorBidi" w:cs="B Lotus"/>
                <w:color w:val="000000" w:themeColor="text1"/>
                <w:rtl/>
              </w:rPr>
            </w:pPr>
          </w:p>
        </w:tc>
      </w:tr>
      <w:tr w:rsidR="008A6B2C" w:rsidRPr="000D73D4" w14:paraId="4ACE3185" w14:textId="77777777" w:rsidTr="00561332">
        <w:tblPrEx>
          <w:shd w:val="clear" w:color="auto" w:fill="auto"/>
        </w:tblPrEx>
        <w:trPr>
          <w:gridAfter w:val="1"/>
          <w:wAfter w:w="5522" w:type="dxa"/>
        </w:trPr>
        <w:tc>
          <w:tcPr>
            <w:tcW w:w="3543" w:type="dxa"/>
            <w:shd w:val="clear" w:color="auto" w:fill="auto"/>
          </w:tcPr>
          <w:p w14:paraId="2F9A3ACA" w14:textId="77777777" w:rsidR="008A6B2C" w:rsidRPr="00F733A3" w:rsidRDefault="008A6B2C" w:rsidP="00DA5A77">
            <w:pPr>
              <w:jc w:val="both"/>
              <w:rPr>
                <w:rFonts w:asciiTheme="minorBidi" w:eastAsia="Calibri" w:hAnsiTheme="minorBidi" w:cs="B Lotus"/>
                <w:color w:val="000000" w:themeColor="text1"/>
                <w:rtl/>
              </w:rPr>
            </w:pPr>
          </w:p>
        </w:tc>
      </w:tr>
      <w:tr w:rsidR="008A6B2C" w:rsidRPr="00F733A3" w14:paraId="5E9BCAB5" w14:textId="77777777" w:rsidTr="00561332">
        <w:tblPrEx>
          <w:shd w:val="clear" w:color="auto" w:fill="auto"/>
        </w:tblPrEx>
        <w:trPr>
          <w:trHeight w:val="1379"/>
        </w:trPr>
        <w:tc>
          <w:tcPr>
            <w:tcW w:w="3543" w:type="dxa"/>
            <w:shd w:val="clear" w:color="auto" w:fill="auto"/>
          </w:tcPr>
          <w:p w14:paraId="634EA8DC"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lastRenderedPageBreak/>
              <w:t>اهداف</w:t>
            </w:r>
          </w:p>
        </w:tc>
        <w:tc>
          <w:tcPr>
            <w:tcW w:w="5522" w:type="dxa"/>
            <w:shd w:val="clear" w:color="auto" w:fill="auto"/>
          </w:tcPr>
          <w:p w14:paraId="5BB0EF30" w14:textId="77777777" w:rsidR="008A6B2C" w:rsidRPr="000D73D4" w:rsidRDefault="008A6B2C" w:rsidP="004A19B9">
            <w:pPr>
              <w:pStyle w:val="ListParagraph"/>
              <w:numPr>
                <w:ilvl w:val="0"/>
                <w:numId w:val="14"/>
              </w:numPr>
              <w:tabs>
                <w:tab w:val="num" w:pos="720"/>
                <w:tab w:val="num" w:pos="1440"/>
                <w:tab w:val="num" w:pos="2160"/>
              </w:tabs>
              <w:bidi/>
              <w:ind w:left="346" w:hanging="142"/>
              <w:rPr>
                <w:rFonts w:cs="B Lotus"/>
                <w:color w:val="000000" w:themeColor="text1"/>
                <w:rtl/>
              </w:rPr>
            </w:pPr>
            <w:r w:rsidRPr="000D73D4">
              <w:rPr>
                <w:rFonts w:cs="B Lotus" w:hint="cs"/>
                <w:color w:val="000000" w:themeColor="text1"/>
                <w:rtl/>
              </w:rPr>
              <w:t>شناسايي شرکتهایی که اطلاعات مربوط به  بیمه نامه های صادره در خصوص خودروهای دارای پلاک ملی اطلاعات خودرو را تکمیل نمی نمایند یا در اطلاعات کلیدی آنها اشکال و مقادیر نال وجود دارد.</w:t>
            </w:r>
          </w:p>
          <w:p w14:paraId="2DD4FA87" w14:textId="77777777" w:rsidR="008A6B2C" w:rsidRPr="000D73D4" w:rsidRDefault="008A6B2C" w:rsidP="000D73D4">
            <w:pPr>
              <w:pStyle w:val="ListParagraph"/>
              <w:tabs>
                <w:tab w:val="num" w:pos="2160"/>
              </w:tabs>
              <w:ind w:left="346" w:hanging="142"/>
              <w:rPr>
                <w:rFonts w:asciiTheme="minorBidi" w:hAnsiTheme="minorBidi" w:cs="B Lotus"/>
                <w:color w:val="000000" w:themeColor="text1"/>
                <w:rtl/>
              </w:rPr>
            </w:pPr>
          </w:p>
        </w:tc>
      </w:tr>
      <w:tr w:rsidR="008A6B2C" w:rsidRPr="00F733A3" w14:paraId="58846876" w14:textId="77777777" w:rsidTr="00561332">
        <w:tblPrEx>
          <w:shd w:val="clear" w:color="auto" w:fill="auto"/>
        </w:tblPrEx>
        <w:tc>
          <w:tcPr>
            <w:tcW w:w="3543" w:type="dxa"/>
            <w:shd w:val="clear" w:color="auto" w:fill="auto"/>
          </w:tcPr>
          <w:p w14:paraId="19BC6E67" w14:textId="77777777" w:rsidR="008A6B2C" w:rsidRPr="00F733A3" w:rsidRDefault="008A6B2C" w:rsidP="00DA5A77">
            <w:pPr>
              <w:rPr>
                <w:rFonts w:ascii="Calibri" w:hAnsi="Calibri" w:cs="B Lotus"/>
                <w:color w:val="000000"/>
              </w:rPr>
            </w:pPr>
            <w:r w:rsidRPr="00F733A3">
              <w:rPr>
                <w:rFonts w:ascii="Calibri" w:hAnsi="Calibri" w:cs="B Lotus"/>
                <w:color w:val="000000"/>
              </w:rPr>
              <w:t>F1040072</w:t>
            </w:r>
          </w:p>
          <w:p w14:paraId="6CE4276D" w14:textId="77777777" w:rsidR="008A6B2C" w:rsidRPr="00F733A3" w:rsidRDefault="008A6B2C" w:rsidP="00DA5A77">
            <w:pPr>
              <w:rPr>
                <w:rFonts w:asciiTheme="minorBidi" w:hAnsiTheme="minorBidi" w:cs="B Lotus"/>
                <w:color w:val="000000" w:themeColor="text1"/>
              </w:rPr>
            </w:pPr>
          </w:p>
        </w:tc>
        <w:tc>
          <w:tcPr>
            <w:tcW w:w="5522" w:type="dxa"/>
            <w:shd w:val="clear" w:color="auto" w:fill="auto"/>
          </w:tcPr>
          <w:p w14:paraId="07C981C7" w14:textId="77777777" w:rsidR="008A6B2C" w:rsidRPr="000D73D4" w:rsidRDefault="008A6B2C" w:rsidP="000D73D4">
            <w:pPr>
              <w:ind w:left="346" w:hanging="142"/>
              <w:rPr>
                <w:rFonts w:asciiTheme="minorBidi" w:hAnsiTheme="minorBidi" w:cs="B Lotus"/>
                <w:color w:val="000000" w:themeColor="text1"/>
                <w:rtl/>
              </w:rPr>
            </w:pPr>
            <w:r w:rsidRPr="000D73D4">
              <w:rPr>
                <w:rFonts w:asciiTheme="minorBidi" w:eastAsia="Calibri" w:hAnsiTheme="minorBidi" w:cs="B Lotus" w:hint="cs"/>
                <w:color w:val="000000" w:themeColor="text1"/>
                <w:rtl/>
              </w:rPr>
              <w:t xml:space="preserve">گزارش در خصوص اطلاعات مربوط به اشخاص حقیقی و وجود اطلاعات کد ملی در هنگام صدور بیمه نامه  </w:t>
            </w:r>
          </w:p>
        </w:tc>
      </w:tr>
      <w:tr w:rsidR="008A6B2C" w:rsidRPr="000D73D4" w14:paraId="5993FA3D" w14:textId="77777777" w:rsidTr="00561332">
        <w:tblPrEx>
          <w:shd w:val="clear" w:color="auto" w:fill="auto"/>
        </w:tblPrEx>
        <w:trPr>
          <w:gridAfter w:val="1"/>
          <w:wAfter w:w="5522" w:type="dxa"/>
        </w:trPr>
        <w:tc>
          <w:tcPr>
            <w:tcW w:w="3543" w:type="dxa"/>
            <w:shd w:val="clear" w:color="auto" w:fill="auto"/>
          </w:tcPr>
          <w:p w14:paraId="6AA86768" w14:textId="77777777" w:rsidR="008A6B2C" w:rsidRPr="00F733A3" w:rsidRDefault="008A6B2C" w:rsidP="00DA5A77">
            <w:pPr>
              <w:jc w:val="both"/>
              <w:rPr>
                <w:rFonts w:asciiTheme="minorBidi" w:eastAsia="Calibri" w:hAnsiTheme="minorBidi" w:cs="B Lotus"/>
                <w:color w:val="000000" w:themeColor="text1"/>
                <w:rtl/>
              </w:rPr>
            </w:pPr>
          </w:p>
        </w:tc>
      </w:tr>
      <w:tr w:rsidR="008A6B2C" w:rsidRPr="00F733A3" w14:paraId="2DB5EE46" w14:textId="77777777" w:rsidTr="00561332">
        <w:tblPrEx>
          <w:shd w:val="clear" w:color="auto" w:fill="auto"/>
        </w:tblPrEx>
        <w:trPr>
          <w:trHeight w:val="1379"/>
        </w:trPr>
        <w:tc>
          <w:tcPr>
            <w:tcW w:w="3543" w:type="dxa"/>
            <w:shd w:val="clear" w:color="auto" w:fill="auto"/>
          </w:tcPr>
          <w:p w14:paraId="1CF3E0DC" w14:textId="77777777" w:rsidR="008A6B2C" w:rsidRPr="00F733A3" w:rsidRDefault="008A6B2C" w:rsidP="00DA5A77">
            <w:pPr>
              <w:jc w:val="both"/>
              <w:rPr>
                <w:rFonts w:asciiTheme="minorBidi" w:hAnsiTheme="minorBidi" w:cs="B Lotus"/>
                <w:color w:val="000000" w:themeColor="text1"/>
              </w:rPr>
            </w:pPr>
            <w:r w:rsidRPr="00F733A3">
              <w:rPr>
                <w:rFonts w:asciiTheme="minorBidi" w:hAnsiTheme="minorBidi" w:cs="B Lotus"/>
                <w:color w:val="000000" w:themeColor="text1"/>
                <w:rtl/>
              </w:rPr>
              <w:t>اهداف</w:t>
            </w:r>
          </w:p>
        </w:tc>
        <w:tc>
          <w:tcPr>
            <w:tcW w:w="5522" w:type="dxa"/>
            <w:shd w:val="clear" w:color="auto" w:fill="auto"/>
          </w:tcPr>
          <w:p w14:paraId="53062493" w14:textId="77777777" w:rsidR="008A6B2C" w:rsidRPr="000D73D4" w:rsidRDefault="008A6B2C" w:rsidP="004A19B9">
            <w:pPr>
              <w:pStyle w:val="ListParagraph"/>
              <w:numPr>
                <w:ilvl w:val="0"/>
                <w:numId w:val="14"/>
              </w:numPr>
              <w:tabs>
                <w:tab w:val="num" w:pos="720"/>
                <w:tab w:val="num" w:pos="1440"/>
                <w:tab w:val="num" w:pos="2160"/>
              </w:tabs>
              <w:bidi/>
              <w:ind w:left="346" w:hanging="142"/>
              <w:rPr>
                <w:rFonts w:cs="B Lotus"/>
                <w:color w:val="000000" w:themeColor="text1"/>
                <w:rtl/>
              </w:rPr>
            </w:pPr>
            <w:r w:rsidRPr="000D73D4">
              <w:rPr>
                <w:rFonts w:cs="B Lotus" w:hint="cs"/>
                <w:color w:val="000000" w:themeColor="text1"/>
                <w:rtl/>
              </w:rPr>
              <w:t xml:space="preserve">شناسايي شرکتهایی که در ثبت اطلاعات مربوط به بیمه نامه های صادره در خصوص </w:t>
            </w:r>
            <w:r w:rsidRPr="000D73D4">
              <w:rPr>
                <w:rFonts w:asciiTheme="minorBidi" w:hAnsiTheme="minorBidi" w:cs="B Lotus" w:hint="cs"/>
                <w:color w:val="000000" w:themeColor="text1"/>
                <w:rtl/>
              </w:rPr>
              <w:t xml:space="preserve">اشخاص حقیقی  اطلاعات کد ملی </w:t>
            </w:r>
            <w:r w:rsidRPr="000D73D4">
              <w:rPr>
                <w:rFonts w:cs="B Lotus" w:hint="cs"/>
                <w:color w:val="000000" w:themeColor="text1"/>
                <w:rtl/>
              </w:rPr>
              <w:t>را تکمیل نمی نمایند یا در اطلاعات آنها اشکال و مقادیر نال وجود دارد.</w:t>
            </w:r>
          </w:p>
        </w:tc>
      </w:tr>
    </w:tbl>
    <w:p w14:paraId="3782C939" w14:textId="1C2576DD" w:rsidR="008149A1" w:rsidRPr="00F733A3" w:rsidRDefault="00DA5A77" w:rsidP="008149A1">
      <w:pPr>
        <w:rPr>
          <w:rFonts w:cs="B Lotus"/>
          <w:sz w:val="24"/>
          <w:szCs w:val="24"/>
        </w:rPr>
      </w:pPr>
      <w:bookmarkStart w:id="198" w:name="_Toc439461630"/>
      <w:r w:rsidRPr="00F733A3">
        <w:rPr>
          <w:rFonts w:cs="B Lotus"/>
          <w:sz w:val="24"/>
          <w:szCs w:val="24"/>
        </w:rPr>
        <w:br w:type="textWrapping" w:clear="all"/>
      </w:r>
    </w:p>
    <w:p w14:paraId="2F6E68B9" w14:textId="2E290FE3" w:rsidR="00780733" w:rsidRPr="00F733A3" w:rsidRDefault="005A7B5A" w:rsidP="002268EF">
      <w:pPr>
        <w:pStyle w:val="Heading1"/>
        <w:rPr>
          <w:rFonts w:cs="B Lotus"/>
          <w:sz w:val="32"/>
          <w:szCs w:val="32"/>
          <w:rtl/>
        </w:rPr>
      </w:pPr>
      <w:bookmarkStart w:id="199" w:name="_Toc38109577"/>
      <w:r w:rsidRPr="00F733A3">
        <w:rPr>
          <w:rFonts w:cs="B Lotus" w:hint="cs"/>
          <w:sz w:val="32"/>
          <w:szCs w:val="32"/>
          <w:rtl/>
        </w:rPr>
        <w:t xml:space="preserve">بخش </w:t>
      </w:r>
      <w:r w:rsidR="002268EF">
        <w:rPr>
          <w:rFonts w:cs="B Lotus" w:hint="cs"/>
          <w:sz w:val="32"/>
          <w:szCs w:val="32"/>
          <w:rtl/>
        </w:rPr>
        <w:t>پانزدهم</w:t>
      </w:r>
      <w:r w:rsidR="00715D94" w:rsidRPr="00F733A3">
        <w:rPr>
          <w:rFonts w:cs="B Lotus" w:hint="cs"/>
          <w:sz w:val="32"/>
          <w:szCs w:val="32"/>
          <w:rtl/>
        </w:rPr>
        <w:t xml:space="preserve"> </w:t>
      </w:r>
      <w:r w:rsidR="00865358" w:rsidRPr="00F733A3">
        <w:rPr>
          <w:rFonts w:cs="B Lotus" w:hint="cs"/>
          <w:sz w:val="32"/>
          <w:szCs w:val="32"/>
          <w:rtl/>
        </w:rPr>
        <w:t>:</w:t>
      </w:r>
      <w:r w:rsidR="00715D94" w:rsidRPr="00F733A3">
        <w:rPr>
          <w:rFonts w:cs="B Lotus" w:hint="cs"/>
          <w:sz w:val="32"/>
          <w:szCs w:val="32"/>
          <w:rtl/>
        </w:rPr>
        <w:t xml:space="preserve"> </w:t>
      </w:r>
      <w:r w:rsidRPr="00F733A3">
        <w:rPr>
          <w:rFonts w:cs="B Lotus" w:hint="cs"/>
          <w:sz w:val="32"/>
          <w:szCs w:val="32"/>
          <w:rtl/>
        </w:rPr>
        <w:t>شاخص</w:t>
      </w:r>
      <w:r w:rsidRPr="00F733A3">
        <w:rPr>
          <w:rFonts w:cs="B Lotus"/>
          <w:sz w:val="32"/>
          <w:szCs w:val="32"/>
          <w:rtl/>
        </w:rPr>
        <w:t xml:space="preserve"> </w:t>
      </w:r>
      <w:r w:rsidRPr="00F733A3">
        <w:rPr>
          <w:rFonts w:cs="B Lotus" w:hint="cs"/>
          <w:sz w:val="32"/>
          <w:szCs w:val="32"/>
          <w:rtl/>
        </w:rPr>
        <w:t>و</w:t>
      </w:r>
      <w:r w:rsidR="008149A1" w:rsidRPr="00F733A3">
        <w:rPr>
          <w:rFonts w:cs="B Lotus" w:hint="cs"/>
          <w:sz w:val="32"/>
          <w:szCs w:val="32"/>
          <w:rtl/>
        </w:rPr>
        <w:t xml:space="preserve"> </w:t>
      </w:r>
      <w:r w:rsidRPr="00F733A3">
        <w:rPr>
          <w:rFonts w:cs="B Lotus" w:hint="cs"/>
          <w:sz w:val="32"/>
          <w:szCs w:val="32"/>
          <w:rtl/>
        </w:rPr>
        <w:t>گزارشهاي</w:t>
      </w:r>
      <w:r w:rsidRPr="00F733A3">
        <w:rPr>
          <w:rFonts w:cs="B Lotus"/>
          <w:sz w:val="32"/>
          <w:szCs w:val="32"/>
          <w:rtl/>
        </w:rPr>
        <w:t xml:space="preserve"> </w:t>
      </w:r>
      <w:r w:rsidRPr="00F733A3">
        <w:rPr>
          <w:rFonts w:cs="B Lotus" w:hint="cs"/>
          <w:sz w:val="32"/>
          <w:szCs w:val="32"/>
          <w:rtl/>
        </w:rPr>
        <w:t>بخش</w:t>
      </w:r>
      <w:r w:rsidRPr="00F733A3">
        <w:rPr>
          <w:rFonts w:cs="B Lotus"/>
          <w:sz w:val="32"/>
          <w:szCs w:val="32"/>
          <w:rtl/>
        </w:rPr>
        <w:t xml:space="preserve"> </w:t>
      </w:r>
      <w:r w:rsidRPr="00F733A3">
        <w:rPr>
          <w:rFonts w:cs="B Lotus" w:hint="cs"/>
          <w:sz w:val="32"/>
          <w:szCs w:val="32"/>
          <w:rtl/>
        </w:rPr>
        <w:t>خسارت</w:t>
      </w:r>
      <w:r w:rsidRPr="00F733A3">
        <w:rPr>
          <w:rFonts w:cs="B Lotus"/>
          <w:sz w:val="32"/>
          <w:szCs w:val="32"/>
          <w:rtl/>
        </w:rPr>
        <w:t xml:space="preserve"> </w:t>
      </w:r>
      <w:r w:rsidRPr="00F733A3">
        <w:rPr>
          <w:rFonts w:cs="B Lotus" w:hint="cs"/>
          <w:sz w:val="32"/>
          <w:szCs w:val="32"/>
          <w:rtl/>
        </w:rPr>
        <w:t>بيمه</w:t>
      </w:r>
      <w:r w:rsidRPr="00F733A3">
        <w:rPr>
          <w:rFonts w:cs="B Lotus"/>
          <w:sz w:val="32"/>
          <w:szCs w:val="32"/>
          <w:rtl/>
        </w:rPr>
        <w:t xml:space="preserve"> </w:t>
      </w:r>
      <w:r w:rsidRPr="00F733A3">
        <w:rPr>
          <w:rFonts w:cs="B Lotus" w:hint="cs"/>
          <w:sz w:val="32"/>
          <w:szCs w:val="32"/>
          <w:rtl/>
        </w:rPr>
        <w:t>اجباري،</w:t>
      </w:r>
      <w:r w:rsidR="003C733E" w:rsidRPr="00F733A3">
        <w:rPr>
          <w:rFonts w:cs="B Lotus" w:hint="cs"/>
          <w:sz w:val="32"/>
          <w:szCs w:val="32"/>
          <w:rtl/>
        </w:rPr>
        <w:t xml:space="preserve"> </w:t>
      </w:r>
      <w:r w:rsidRPr="00F733A3">
        <w:rPr>
          <w:rFonts w:cs="B Lotus" w:hint="cs"/>
          <w:sz w:val="32"/>
          <w:szCs w:val="32"/>
          <w:rtl/>
        </w:rPr>
        <w:t>مازاد،</w:t>
      </w:r>
      <w:r w:rsidR="003C733E" w:rsidRPr="00F733A3">
        <w:rPr>
          <w:rFonts w:cs="B Lotus" w:hint="cs"/>
          <w:sz w:val="32"/>
          <w:szCs w:val="32"/>
          <w:rtl/>
        </w:rPr>
        <w:t xml:space="preserve"> </w:t>
      </w:r>
      <w:r w:rsidRPr="00F733A3">
        <w:rPr>
          <w:rFonts w:cs="B Lotus" w:hint="cs"/>
          <w:sz w:val="32"/>
          <w:szCs w:val="32"/>
          <w:rtl/>
        </w:rPr>
        <w:t>حوادث</w:t>
      </w:r>
      <w:bookmarkEnd w:id="198"/>
      <w:bookmarkEnd w:id="199"/>
    </w:p>
    <w:p w14:paraId="39B452F4" w14:textId="77777777" w:rsidR="00780733" w:rsidRPr="00F733A3" w:rsidRDefault="00780733" w:rsidP="00222C7A">
      <w:pPr>
        <w:rPr>
          <w:rFonts w:cs="B Lotus"/>
          <w:color w:val="000000" w:themeColor="text1"/>
          <w:sz w:val="28"/>
          <w:szCs w:val="28"/>
          <w:rtl/>
        </w:rPr>
      </w:pPr>
    </w:p>
    <w:tbl>
      <w:tblPr>
        <w:tblStyle w:val="TableGrid"/>
        <w:bidiVisual/>
        <w:tblW w:w="9063" w:type="dxa"/>
        <w:jc w:val="center"/>
        <w:tblLook w:val="04A0" w:firstRow="1" w:lastRow="0" w:firstColumn="1" w:lastColumn="0" w:noHBand="0" w:noVBand="1"/>
      </w:tblPr>
      <w:tblGrid>
        <w:gridCol w:w="62"/>
        <w:gridCol w:w="3475"/>
        <w:gridCol w:w="5526"/>
      </w:tblGrid>
      <w:tr w:rsidR="00222C7A" w:rsidRPr="00F733A3" w14:paraId="08D99BA6" w14:textId="77777777" w:rsidTr="000D73D4">
        <w:trPr>
          <w:jc w:val="center"/>
        </w:trPr>
        <w:tc>
          <w:tcPr>
            <w:tcW w:w="3537" w:type="dxa"/>
            <w:gridSpan w:val="2"/>
            <w:shd w:val="clear" w:color="auto" w:fill="auto"/>
          </w:tcPr>
          <w:p w14:paraId="55DF3AFF" w14:textId="77777777" w:rsidR="00222C7A" w:rsidRPr="00F733A3" w:rsidRDefault="00222C7A" w:rsidP="007D2133">
            <w:pPr>
              <w:jc w:val="center"/>
              <w:rPr>
                <w:rFonts w:ascii="Calibri" w:hAnsi="Calibri" w:cs="B Lotus"/>
                <w:color w:val="000000"/>
              </w:rPr>
            </w:pPr>
            <w:r w:rsidRPr="00F733A3">
              <w:rPr>
                <w:rFonts w:ascii="Calibri" w:hAnsi="Calibri" w:cs="B Lotus"/>
                <w:color w:val="000000"/>
              </w:rPr>
              <w:t>F1040025</w:t>
            </w:r>
          </w:p>
          <w:p w14:paraId="6FE7391A" w14:textId="77777777" w:rsidR="00222C7A" w:rsidRPr="00F733A3" w:rsidRDefault="00222C7A" w:rsidP="007D2133">
            <w:pPr>
              <w:jc w:val="center"/>
              <w:rPr>
                <w:rFonts w:cs="B Lotus"/>
                <w:color w:val="000000" w:themeColor="text1"/>
              </w:rPr>
            </w:pPr>
          </w:p>
        </w:tc>
        <w:tc>
          <w:tcPr>
            <w:tcW w:w="5526" w:type="dxa"/>
            <w:shd w:val="clear" w:color="auto" w:fill="auto"/>
          </w:tcPr>
          <w:p w14:paraId="14868CF0" w14:textId="77777777" w:rsidR="00222C7A" w:rsidRPr="00F733A3" w:rsidRDefault="00222C7A" w:rsidP="007D2133">
            <w:pPr>
              <w:jc w:val="center"/>
              <w:rPr>
                <w:rFonts w:cs="B Lotus"/>
                <w:color w:val="000000" w:themeColor="text1"/>
                <w:rtl/>
              </w:rPr>
            </w:pPr>
            <w:r w:rsidRPr="00F733A3">
              <w:rPr>
                <w:rFonts w:eastAsia="Calibri" w:cs="B Lotus" w:hint="cs"/>
                <w:color w:val="000000" w:themeColor="text1"/>
                <w:rtl/>
              </w:rPr>
              <w:t>پرداخت بدون قید و شرط خسارات ناشی از تخلفات حادثه‌ساز</w:t>
            </w:r>
          </w:p>
        </w:tc>
      </w:tr>
      <w:tr w:rsidR="00222C7A" w:rsidRPr="00F733A3" w14:paraId="48E49BBC" w14:textId="77777777" w:rsidTr="000D73D4">
        <w:trPr>
          <w:gridAfter w:val="1"/>
          <w:wAfter w:w="5526" w:type="dxa"/>
          <w:jc w:val="center"/>
        </w:trPr>
        <w:tc>
          <w:tcPr>
            <w:tcW w:w="3537" w:type="dxa"/>
            <w:gridSpan w:val="2"/>
            <w:shd w:val="clear" w:color="auto" w:fill="auto"/>
          </w:tcPr>
          <w:p w14:paraId="1F34D539" w14:textId="77777777" w:rsidR="00222C7A" w:rsidRPr="00F733A3" w:rsidRDefault="00222C7A" w:rsidP="007D2133">
            <w:pPr>
              <w:rPr>
                <w:rFonts w:eastAsia="Calibri" w:cs="B Lotus"/>
                <w:color w:val="000000" w:themeColor="text1"/>
                <w:rtl/>
              </w:rPr>
            </w:pPr>
            <w:r w:rsidRPr="00F733A3">
              <w:rPr>
                <w:rFonts w:eastAsia="Calibri" w:cs="B Lotus" w:hint="cs"/>
                <w:color w:val="000000" w:themeColor="text1"/>
                <w:rtl/>
              </w:rPr>
              <w:t xml:space="preserve">  ماده 5 قانون(صفحه29و زيرنويس مربوطه) و (صفحه 473 مجموعه قوانين ومقررات صنعت بيمه چاپ 1392)      </w:t>
            </w:r>
          </w:p>
        </w:tc>
      </w:tr>
      <w:tr w:rsidR="00222C7A" w:rsidRPr="00F733A3" w14:paraId="537F7A18" w14:textId="77777777" w:rsidTr="000D73D4">
        <w:trPr>
          <w:jc w:val="center"/>
        </w:trPr>
        <w:tc>
          <w:tcPr>
            <w:tcW w:w="3537" w:type="dxa"/>
            <w:gridSpan w:val="2"/>
            <w:shd w:val="clear" w:color="auto" w:fill="auto"/>
          </w:tcPr>
          <w:p w14:paraId="053765B3" w14:textId="77777777" w:rsidR="00222C7A" w:rsidRPr="00F733A3" w:rsidRDefault="00222C7A" w:rsidP="007D2133">
            <w:pPr>
              <w:jc w:val="both"/>
              <w:rPr>
                <w:rFonts w:cs="B Lotus"/>
                <w:color w:val="000000" w:themeColor="text1"/>
                <w:rtl/>
              </w:rPr>
            </w:pPr>
            <w:r w:rsidRPr="00F733A3">
              <w:rPr>
                <w:rFonts w:cs="B Lotus" w:hint="cs"/>
                <w:color w:val="000000" w:themeColor="text1"/>
                <w:rtl/>
              </w:rPr>
              <w:t>اهداف</w:t>
            </w:r>
          </w:p>
        </w:tc>
        <w:tc>
          <w:tcPr>
            <w:tcW w:w="5526" w:type="dxa"/>
            <w:shd w:val="clear" w:color="auto" w:fill="auto"/>
          </w:tcPr>
          <w:p w14:paraId="394534CE" w14:textId="77777777" w:rsidR="00222C7A" w:rsidRPr="00F733A3" w:rsidRDefault="00222C7A" w:rsidP="004A19B9">
            <w:pPr>
              <w:pStyle w:val="ListParagraph"/>
              <w:numPr>
                <w:ilvl w:val="0"/>
                <w:numId w:val="2"/>
              </w:numPr>
              <w:tabs>
                <w:tab w:val="num" w:pos="472"/>
              </w:tabs>
              <w:bidi/>
              <w:ind w:left="472" w:hanging="426"/>
              <w:rPr>
                <w:rFonts w:cs="B Lotus"/>
                <w:color w:val="000000" w:themeColor="text1"/>
                <w:rtl/>
              </w:rPr>
            </w:pPr>
            <w:r w:rsidRPr="00F733A3">
              <w:rPr>
                <w:rFonts w:cs="B Lotus" w:hint="cs"/>
                <w:color w:val="000000" w:themeColor="text1"/>
                <w:rtl/>
              </w:rPr>
              <w:t>حصول اطمينان از پرداخت كامل و بدون قيد و شرط خسارت به زيان ديده حصول اطمينان از دريافت مبلغ صحيح بازيافتي از بيمه‌گذارماده 5 قانون بیمه اجباری مسئولیت مدنی دارندگان وسایل نقلیه موتوری زمینی در مقابل شخص ثالث(مصوب سال 1387)</w:t>
            </w:r>
          </w:p>
          <w:p w14:paraId="2F07A631" w14:textId="77777777" w:rsidR="00222C7A" w:rsidRPr="00F733A3" w:rsidRDefault="00222C7A" w:rsidP="000D73D4">
            <w:pPr>
              <w:tabs>
                <w:tab w:val="num" w:pos="472"/>
              </w:tabs>
              <w:ind w:left="472" w:hanging="426"/>
              <w:rPr>
                <w:rFonts w:cs="B Lotus"/>
                <w:color w:val="000000" w:themeColor="text1"/>
                <w:rtl/>
              </w:rPr>
            </w:pPr>
          </w:p>
        </w:tc>
      </w:tr>
      <w:tr w:rsidR="00222C7A" w:rsidRPr="00F733A3" w14:paraId="53C83E48" w14:textId="77777777" w:rsidTr="000D73D4">
        <w:trPr>
          <w:jc w:val="center"/>
        </w:trPr>
        <w:tc>
          <w:tcPr>
            <w:tcW w:w="3537" w:type="dxa"/>
            <w:gridSpan w:val="2"/>
            <w:shd w:val="clear" w:color="auto" w:fill="auto"/>
          </w:tcPr>
          <w:p w14:paraId="5C7BD1D2" w14:textId="77777777" w:rsidR="00222C7A" w:rsidRPr="00F733A3" w:rsidRDefault="00222C7A" w:rsidP="007D2133">
            <w:pPr>
              <w:jc w:val="center"/>
              <w:rPr>
                <w:rFonts w:ascii="Calibri" w:hAnsi="Calibri" w:cs="B Lotus"/>
                <w:color w:val="000000"/>
              </w:rPr>
            </w:pPr>
            <w:r w:rsidRPr="00F733A3">
              <w:rPr>
                <w:rFonts w:cs="B Lotus"/>
                <w:color w:val="000000" w:themeColor="text1"/>
                <w:sz w:val="28"/>
                <w:szCs w:val="28"/>
              </w:rPr>
              <w:br w:type="page"/>
            </w:r>
            <w:r w:rsidRPr="00F733A3">
              <w:rPr>
                <w:rFonts w:ascii="Calibri" w:hAnsi="Calibri" w:cs="B Lotus"/>
                <w:color w:val="000000"/>
              </w:rPr>
              <w:t>F1040026</w:t>
            </w:r>
          </w:p>
          <w:p w14:paraId="152D3CBC" w14:textId="77777777" w:rsidR="00222C7A" w:rsidRPr="00F733A3" w:rsidRDefault="00222C7A" w:rsidP="007D2133">
            <w:pPr>
              <w:jc w:val="center"/>
              <w:rPr>
                <w:rFonts w:cs="B Lotus"/>
                <w:color w:val="000000" w:themeColor="text1"/>
                <w:rtl/>
              </w:rPr>
            </w:pPr>
          </w:p>
        </w:tc>
        <w:tc>
          <w:tcPr>
            <w:tcW w:w="5526" w:type="dxa"/>
            <w:shd w:val="clear" w:color="auto" w:fill="auto"/>
          </w:tcPr>
          <w:p w14:paraId="037FAACD" w14:textId="77777777" w:rsidR="00222C7A" w:rsidRPr="00F733A3" w:rsidRDefault="00222C7A" w:rsidP="000D73D4">
            <w:pPr>
              <w:tabs>
                <w:tab w:val="num" w:pos="472"/>
              </w:tabs>
              <w:ind w:left="472" w:hanging="426"/>
              <w:jc w:val="center"/>
              <w:rPr>
                <w:rFonts w:cs="B Lotus"/>
                <w:color w:val="000000" w:themeColor="text1"/>
                <w:rtl/>
              </w:rPr>
            </w:pPr>
            <w:r w:rsidRPr="00F733A3">
              <w:rPr>
                <w:rFonts w:eastAsia="Calibri" w:cs="B Lotus" w:hint="cs"/>
                <w:color w:val="000000" w:themeColor="text1"/>
                <w:rtl/>
              </w:rPr>
              <w:t>پرداخت خسارت به فاقدين گواهی‌نامه</w:t>
            </w:r>
          </w:p>
        </w:tc>
      </w:tr>
      <w:tr w:rsidR="00222C7A" w:rsidRPr="00F733A3" w14:paraId="573033D5" w14:textId="77777777" w:rsidTr="000D73D4">
        <w:trPr>
          <w:gridAfter w:val="1"/>
          <w:wAfter w:w="5526" w:type="dxa"/>
          <w:jc w:val="center"/>
        </w:trPr>
        <w:tc>
          <w:tcPr>
            <w:tcW w:w="3537" w:type="dxa"/>
            <w:gridSpan w:val="2"/>
            <w:shd w:val="clear" w:color="auto" w:fill="auto"/>
          </w:tcPr>
          <w:p w14:paraId="440A38C2" w14:textId="77777777" w:rsidR="00222C7A" w:rsidRPr="00F733A3" w:rsidRDefault="00222C7A" w:rsidP="007D2133">
            <w:pPr>
              <w:rPr>
                <w:rFonts w:cs="B Lotus"/>
                <w:color w:val="000000" w:themeColor="text1"/>
                <w:rtl/>
              </w:rPr>
            </w:pPr>
            <w:r w:rsidRPr="00F733A3">
              <w:rPr>
                <w:rFonts w:eastAsia="Calibri" w:cs="B Lotus" w:hint="cs"/>
                <w:color w:val="000000" w:themeColor="text1"/>
                <w:rtl/>
              </w:rPr>
              <w:t xml:space="preserve">  ماده 6قانون(صفحه30) و (صفحات 474و473 مجموعه قوانين ومقررات صنعت بيمه چاپ 1392)        </w:t>
            </w:r>
          </w:p>
        </w:tc>
      </w:tr>
      <w:tr w:rsidR="00222C7A" w:rsidRPr="00F733A3" w14:paraId="52A27684" w14:textId="77777777" w:rsidTr="000D73D4">
        <w:trPr>
          <w:jc w:val="center"/>
        </w:trPr>
        <w:tc>
          <w:tcPr>
            <w:tcW w:w="3537" w:type="dxa"/>
            <w:gridSpan w:val="2"/>
            <w:shd w:val="clear" w:color="auto" w:fill="auto"/>
          </w:tcPr>
          <w:p w14:paraId="6F41458C" w14:textId="77777777" w:rsidR="00222C7A" w:rsidRPr="00F733A3" w:rsidRDefault="00222C7A" w:rsidP="007D2133">
            <w:pPr>
              <w:rPr>
                <w:rFonts w:cs="B Lotus"/>
                <w:color w:val="000000" w:themeColor="text1"/>
                <w:rtl/>
              </w:rPr>
            </w:pPr>
            <w:r w:rsidRPr="00F733A3">
              <w:rPr>
                <w:rFonts w:cs="B Lotus" w:hint="cs"/>
                <w:color w:val="000000" w:themeColor="text1"/>
                <w:rtl/>
              </w:rPr>
              <w:t>اهداف</w:t>
            </w:r>
          </w:p>
        </w:tc>
        <w:tc>
          <w:tcPr>
            <w:tcW w:w="5526" w:type="dxa"/>
            <w:shd w:val="clear" w:color="auto" w:fill="auto"/>
          </w:tcPr>
          <w:p w14:paraId="3615FD87" w14:textId="77777777" w:rsidR="00222C7A" w:rsidRPr="00F733A3" w:rsidRDefault="00222C7A" w:rsidP="004A19B9">
            <w:pPr>
              <w:pStyle w:val="ListParagraph"/>
              <w:numPr>
                <w:ilvl w:val="0"/>
                <w:numId w:val="2"/>
              </w:numPr>
              <w:tabs>
                <w:tab w:val="num" w:pos="472"/>
                <w:tab w:val="num" w:pos="2160"/>
              </w:tabs>
              <w:bidi/>
              <w:ind w:left="472" w:hanging="426"/>
              <w:jc w:val="lowKashida"/>
              <w:rPr>
                <w:rFonts w:cs="B Lotus"/>
                <w:color w:val="000000" w:themeColor="text1"/>
                <w:rtl/>
              </w:rPr>
            </w:pPr>
            <w:r w:rsidRPr="00F733A3">
              <w:rPr>
                <w:rFonts w:cs="B Lotus" w:hint="cs"/>
                <w:color w:val="000000" w:themeColor="text1"/>
                <w:rtl/>
              </w:rPr>
              <w:t>حصول اطمينان از پرداخت خسارت به زيان ديده در</w:t>
            </w:r>
            <w:r w:rsidRPr="00F733A3">
              <w:rPr>
                <w:rFonts w:cs="B Lotus"/>
                <w:color w:val="000000" w:themeColor="text1"/>
                <w:rtl/>
              </w:rPr>
              <w:t xml:space="preserve"> </w:t>
            </w:r>
            <w:r w:rsidRPr="00F733A3">
              <w:rPr>
                <w:rFonts w:cs="B Lotus" w:hint="cs"/>
                <w:color w:val="000000" w:themeColor="text1"/>
                <w:rtl/>
              </w:rPr>
              <w:t xml:space="preserve">صورت فقدان گواهی‌نامه از سوي راننده مقصر حادثه ،حصول اطمينان ازپرداخت خسارت بدون دريافت ضمانت‌های لازم ،ماده 6 قانون بیمه اجباری </w:t>
            </w:r>
            <w:r w:rsidRPr="00F733A3">
              <w:rPr>
                <w:rFonts w:cs="B Lotus" w:hint="cs"/>
                <w:color w:val="000000" w:themeColor="text1"/>
                <w:rtl/>
              </w:rPr>
              <w:lastRenderedPageBreak/>
              <w:t>مسئولیت مدنی دارندگان وسایل نقلیه موتوری زمینی در مقابل شخص ثالث (مصوب سال 1387)</w:t>
            </w:r>
          </w:p>
          <w:p w14:paraId="04ABECA7" w14:textId="77777777" w:rsidR="00222C7A" w:rsidRPr="00F733A3" w:rsidRDefault="00222C7A" w:rsidP="000D73D4">
            <w:pPr>
              <w:tabs>
                <w:tab w:val="num" w:pos="472"/>
              </w:tabs>
              <w:ind w:left="472" w:hanging="426"/>
              <w:jc w:val="center"/>
              <w:rPr>
                <w:rFonts w:cs="B Lotus"/>
                <w:color w:val="000000" w:themeColor="text1"/>
                <w:rtl/>
              </w:rPr>
            </w:pPr>
          </w:p>
        </w:tc>
      </w:tr>
      <w:tr w:rsidR="00222C7A" w:rsidRPr="00F733A3" w14:paraId="64C3DABF" w14:textId="77777777" w:rsidTr="000D73D4">
        <w:tblPrEx>
          <w:jc w:val="left"/>
        </w:tblPrEx>
        <w:trPr>
          <w:gridBefore w:val="1"/>
          <w:wBefore w:w="62" w:type="dxa"/>
        </w:trPr>
        <w:tc>
          <w:tcPr>
            <w:tcW w:w="3475" w:type="dxa"/>
            <w:shd w:val="clear" w:color="auto" w:fill="auto"/>
          </w:tcPr>
          <w:p w14:paraId="3DA99A78" w14:textId="77777777" w:rsidR="00222C7A" w:rsidRPr="00F733A3" w:rsidRDefault="00222C7A" w:rsidP="007D2133">
            <w:pPr>
              <w:jc w:val="center"/>
              <w:rPr>
                <w:rFonts w:ascii="Calibri" w:hAnsi="Calibri" w:cs="B Lotus"/>
                <w:color w:val="000000"/>
              </w:rPr>
            </w:pPr>
            <w:r w:rsidRPr="00F733A3">
              <w:rPr>
                <w:rFonts w:cs="B Lotus"/>
                <w:color w:val="000000" w:themeColor="text1"/>
                <w:sz w:val="28"/>
                <w:szCs w:val="28"/>
              </w:rPr>
              <w:lastRenderedPageBreak/>
              <w:br w:type="page"/>
            </w:r>
            <w:r w:rsidRPr="00F733A3">
              <w:rPr>
                <w:rFonts w:ascii="Calibri" w:hAnsi="Calibri" w:cs="B Lotus"/>
                <w:color w:val="000000"/>
              </w:rPr>
              <w:t>F1040028</w:t>
            </w:r>
          </w:p>
          <w:p w14:paraId="2E97B261" w14:textId="77777777" w:rsidR="00222C7A" w:rsidRPr="00F733A3" w:rsidRDefault="00222C7A" w:rsidP="007D2133">
            <w:pPr>
              <w:jc w:val="center"/>
              <w:rPr>
                <w:rFonts w:cs="B Lotus"/>
                <w:color w:val="000000" w:themeColor="text1"/>
                <w:rtl/>
              </w:rPr>
            </w:pPr>
          </w:p>
        </w:tc>
        <w:tc>
          <w:tcPr>
            <w:tcW w:w="5526" w:type="dxa"/>
            <w:shd w:val="clear" w:color="auto" w:fill="auto"/>
          </w:tcPr>
          <w:p w14:paraId="0CA30357" w14:textId="77777777" w:rsidR="00222C7A" w:rsidRPr="00F733A3" w:rsidRDefault="00222C7A" w:rsidP="000D73D4">
            <w:pPr>
              <w:tabs>
                <w:tab w:val="num" w:pos="472"/>
              </w:tabs>
              <w:ind w:left="472" w:hanging="426"/>
              <w:jc w:val="center"/>
              <w:rPr>
                <w:rFonts w:cs="B Lotus"/>
                <w:color w:val="000000" w:themeColor="text1"/>
                <w:rtl/>
              </w:rPr>
            </w:pPr>
            <w:r w:rsidRPr="00F733A3">
              <w:rPr>
                <w:rFonts w:eastAsia="Calibri" w:cs="B Lotus" w:hint="cs"/>
                <w:color w:val="000000" w:themeColor="text1"/>
                <w:rtl/>
              </w:rPr>
              <w:t>پرداخت خسارت علي‌الحساب</w:t>
            </w:r>
          </w:p>
        </w:tc>
      </w:tr>
      <w:tr w:rsidR="00222C7A" w:rsidRPr="00F733A3" w14:paraId="024F62A3" w14:textId="77777777" w:rsidTr="000D73D4">
        <w:tblPrEx>
          <w:jc w:val="left"/>
        </w:tblPrEx>
        <w:trPr>
          <w:gridBefore w:val="1"/>
          <w:gridAfter w:val="1"/>
          <w:wBefore w:w="62" w:type="dxa"/>
          <w:wAfter w:w="5526" w:type="dxa"/>
        </w:trPr>
        <w:tc>
          <w:tcPr>
            <w:tcW w:w="3475" w:type="dxa"/>
            <w:shd w:val="clear" w:color="auto" w:fill="auto"/>
          </w:tcPr>
          <w:p w14:paraId="48ABCFCA" w14:textId="77777777" w:rsidR="00222C7A" w:rsidRPr="00F733A3" w:rsidRDefault="00222C7A" w:rsidP="007D2133">
            <w:pPr>
              <w:rPr>
                <w:rFonts w:eastAsia="Calibri" w:cs="B Lotus"/>
                <w:color w:val="000000" w:themeColor="text1"/>
                <w:rtl/>
              </w:rPr>
            </w:pPr>
            <w:r w:rsidRPr="00F733A3">
              <w:rPr>
                <w:rFonts w:eastAsia="Calibri" w:cs="B Lotus" w:hint="cs"/>
                <w:color w:val="000000" w:themeColor="text1"/>
                <w:rtl/>
              </w:rPr>
              <w:t xml:space="preserve">ماده16 قانون (صفحات 35 و36 و زيرنويس مربوطه)  وتبصره آن- و (صفحه 477 مجموعه قوانين ومقررات صنعت بيمه چاپ 1392) </w:t>
            </w:r>
          </w:p>
        </w:tc>
      </w:tr>
      <w:tr w:rsidR="00222C7A" w:rsidRPr="00F733A3" w14:paraId="57D61457" w14:textId="77777777" w:rsidTr="000D73D4">
        <w:tblPrEx>
          <w:jc w:val="left"/>
        </w:tblPrEx>
        <w:trPr>
          <w:gridBefore w:val="1"/>
          <w:wBefore w:w="62" w:type="dxa"/>
        </w:trPr>
        <w:tc>
          <w:tcPr>
            <w:tcW w:w="3475" w:type="dxa"/>
            <w:shd w:val="clear" w:color="auto" w:fill="auto"/>
          </w:tcPr>
          <w:p w14:paraId="3A87AA0F" w14:textId="77777777" w:rsidR="00222C7A" w:rsidRPr="00F733A3" w:rsidRDefault="00222C7A" w:rsidP="007D2133">
            <w:pPr>
              <w:rPr>
                <w:rFonts w:cs="B Lotus"/>
                <w:color w:val="000000" w:themeColor="text1"/>
              </w:rPr>
            </w:pPr>
            <w:r w:rsidRPr="00F733A3">
              <w:rPr>
                <w:rFonts w:cs="B Lotus" w:hint="cs"/>
                <w:color w:val="000000" w:themeColor="text1"/>
                <w:rtl/>
              </w:rPr>
              <w:t>اهداف</w:t>
            </w:r>
          </w:p>
        </w:tc>
        <w:tc>
          <w:tcPr>
            <w:tcW w:w="5526" w:type="dxa"/>
            <w:shd w:val="clear" w:color="auto" w:fill="auto"/>
          </w:tcPr>
          <w:p w14:paraId="0193C6B0" w14:textId="77777777" w:rsidR="00222C7A" w:rsidRPr="00F733A3" w:rsidRDefault="00222C7A" w:rsidP="004A19B9">
            <w:pPr>
              <w:pStyle w:val="ListParagraph"/>
              <w:numPr>
                <w:ilvl w:val="0"/>
                <w:numId w:val="2"/>
              </w:numPr>
              <w:tabs>
                <w:tab w:val="num" w:pos="472"/>
                <w:tab w:val="num" w:pos="2160"/>
              </w:tabs>
              <w:bidi/>
              <w:ind w:left="472" w:hanging="426"/>
              <w:jc w:val="lowKashida"/>
              <w:rPr>
                <w:rFonts w:cs="B Lotus"/>
                <w:color w:val="000000" w:themeColor="text1"/>
                <w:rtl/>
              </w:rPr>
            </w:pPr>
            <w:r w:rsidRPr="00F733A3">
              <w:rPr>
                <w:rFonts w:cs="B Lotus" w:hint="cs"/>
                <w:color w:val="000000" w:themeColor="text1"/>
                <w:rtl/>
              </w:rPr>
              <w:t>پرداخت بلافاصله حداقل 50% ديه تقريبي در حوادث رانندگي منجر به صدمات بدني غير از فوت به غير،حصول اطمينان از پرداخت بلافاصله خسارت علي‌الحساب به زيان ديده،ماده 16 قانون بیمه اجباری مسئولیت مدنی دارندگان وسایل نقلیه موتوری زمینی در مقابل شخص ثالث (مصوب سال 1387)</w:t>
            </w:r>
          </w:p>
          <w:p w14:paraId="1D3A1220" w14:textId="77777777" w:rsidR="00222C7A" w:rsidRPr="00F733A3" w:rsidRDefault="00222C7A" w:rsidP="000D73D4">
            <w:pPr>
              <w:tabs>
                <w:tab w:val="num" w:pos="472"/>
              </w:tabs>
              <w:ind w:left="472" w:hanging="426"/>
              <w:jc w:val="center"/>
              <w:rPr>
                <w:rFonts w:eastAsia="Calibri" w:cs="B Lotus"/>
                <w:color w:val="000000" w:themeColor="text1"/>
                <w:rtl/>
              </w:rPr>
            </w:pPr>
          </w:p>
        </w:tc>
      </w:tr>
      <w:tr w:rsidR="00222C7A" w:rsidRPr="00F733A3" w14:paraId="79584673" w14:textId="77777777" w:rsidTr="000D73D4">
        <w:trPr>
          <w:jc w:val="center"/>
        </w:trPr>
        <w:tc>
          <w:tcPr>
            <w:tcW w:w="3537" w:type="dxa"/>
            <w:gridSpan w:val="2"/>
            <w:shd w:val="clear" w:color="auto" w:fill="auto"/>
          </w:tcPr>
          <w:p w14:paraId="4AD73438" w14:textId="77777777" w:rsidR="00222C7A" w:rsidRPr="00F733A3" w:rsidRDefault="00222C7A" w:rsidP="007D2133">
            <w:pPr>
              <w:jc w:val="center"/>
              <w:rPr>
                <w:rFonts w:ascii="Calibri" w:hAnsi="Calibri" w:cs="B Lotus"/>
                <w:color w:val="000000"/>
              </w:rPr>
            </w:pPr>
            <w:r w:rsidRPr="00F733A3">
              <w:rPr>
                <w:rFonts w:cs="B Lotus"/>
                <w:color w:val="000000" w:themeColor="text1"/>
                <w:sz w:val="28"/>
                <w:szCs w:val="28"/>
              </w:rPr>
              <w:br w:type="page"/>
            </w:r>
            <w:r w:rsidRPr="00F733A3">
              <w:rPr>
                <w:rFonts w:ascii="Calibri" w:hAnsi="Calibri" w:cs="B Lotus"/>
                <w:color w:val="000000"/>
              </w:rPr>
              <w:t>F1040029</w:t>
            </w:r>
          </w:p>
          <w:p w14:paraId="3CFB2C00" w14:textId="77777777" w:rsidR="00222C7A" w:rsidRPr="00F733A3" w:rsidRDefault="00222C7A" w:rsidP="007D2133">
            <w:pPr>
              <w:jc w:val="center"/>
              <w:rPr>
                <w:rFonts w:cs="B Lotus"/>
                <w:color w:val="000000" w:themeColor="text1"/>
                <w:rtl/>
              </w:rPr>
            </w:pPr>
          </w:p>
        </w:tc>
        <w:tc>
          <w:tcPr>
            <w:tcW w:w="5526" w:type="dxa"/>
            <w:shd w:val="clear" w:color="auto" w:fill="auto"/>
          </w:tcPr>
          <w:p w14:paraId="0AD3C5CF" w14:textId="77777777" w:rsidR="00222C7A" w:rsidRPr="00F733A3" w:rsidRDefault="00222C7A" w:rsidP="000D73D4">
            <w:pPr>
              <w:tabs>
                <w:tab w:val="num" w:pos="472"/>
              </w:tabs>
              <w:ind w:left="472" w:hanging="426"/>
              <w:jc w:val="center"/>
              <w:rPr>
                <w:rFonts w:cs="B Lotus"/>
                <w:color w:val="000000" w:themeColor="text1"/>
                <w:rtl/>
              </w:rPr>
            </w:pPr>
            <w:r w:rsidRPr="00F733A3">
              <w:rPr>
                <w:rFonts w:eastAsia="Calibri" w:cs="B Lotus" w:hint="cs"/>
                <w:color w:val="000000" w:themeColor="text1"/>
                <w:rtl/>
              </w:rPr>
              <w:t>پرداخت خسارت مالي بدون اخذ گزارش مقامات انتظامي</w:t>
            </w:r>
          </w:p>
        </w:tc>
      </w:tr>
      <w:tr w:rsidR="00222C7A" w:rsidRPr="00F733A3" w14:paraId="1DCA557C" w14:textId="77777777" w:rsidTr="000D73D4">
        <w:trPr>
          <w:gridAfter w:val="1"/>
          <w:wAfter w:w="5526" w:type="dxa"/>
          <w:jc w:val="center"/>
        </w:trPr>
        <w:tc>
          <w:tcPr>
            <w:tcW w:w="3537" w:type="dxa"/>
            <w:gridSpan w:val="2"/>
            <w:shd w:val="clear" w:color="auto" w:fill="auto"/>
          </w:tcPr>
          <w:p w14:paraId="4A93A915" w14:textId="77777777" w:rsidR="00222C7A" w:rsidRPr="00F733A3" w:rsidRDefault="00222C7A" w:rsidP="007D2133">
            <w:pPr>
              <w:rPr>
                <w:rFonts w:eastAsia="Calibri" w:cs="B Lotus"/>
                <w:color w:val="000000" w:themeColor="text1"/>
                <w:rtl/>
              </w:rPr>
            </w:pPr>
            <w:r w:rsidRPr="00F733A3">
              <w:rPr>
                <w:rFonts w:eastAsia="Calibri" w:cs="B Lotus" w:hint="cs"/>
                <w:color w:val="000000" w:themeColor="text1"/>
                <w:rtl/>
              </w:rPr>
              <w:t xml:space="preserve">ماده18 قانون (صفحات 28 و29 و زيرنويس مربوطه) -  ماده 8قانون(صفحه31و زيرنويس مربوطه) </w:t>
            </w:r>
            <w:r w:rsidRPr="00F733A3">
              <w:rPr>
                <w:rFonts w:ascii="Times New Roman" w:eastAsia="Calibri" w:hAnsi="Times New Roman" w:cs="Times New Roman" w:hint="cs"/>
                <w:color w:val="000000" w:themeColor="text1"/>
                <w:rtl/>
              </w:rPr>
              <w:t>–</w:t>
            </w:r>
            <w:r w:rsidRPr="00F733A3">
              <w:rPr>
                <w:rFonts w:eastAsia="Calibri" w:cs="B Lotus" w:hint="cs"/>
                <w:color w:val="000000" w:themeColor="text1"/>
                <w:rtl/>
              </w:rPr>
              <w:t xml:space="preserve"> تبصره ماده 15 تصويب نامه تعرفه حق بيمه ونحوه تقسيط وتخفيف درحق بيمه شخص ثالث مصوب 8/12/1389(ابلاغي طي شماره 34608 /ت41574ك مورخ19/2/1390) مندرج درصفحات 83الي 88 و (صفحه 478 مجموعه قوانين ومقررات صنعت بيمه چاپ 1392)</w:t>
            </w:r>
          </w:p>
        </w:tc>
      </w:tr>
      <w:tr w:rsidR="00222C7A" w:rsidRPr="00F733A3" w14:paraId="33A68947" w14:textId="77777777" w:rsidTr="000D73D4">
        <w:trPr>
          <w:trHeight w:val="1823"/>
          <w:jc w:val="center"/>
        </w:trPr>
        <w:tc>
          <w:tcPr>
            <w:tcW w:w="3537" w:type="dxa"/>
            <w:gridSpan w:val="2"/>
            <w:shd w:val="clear" w:color="auto" w:fill="auto"/>
          </w:tcPr>
          <w:p w14:paraId="763E3B21" w14:textId="77777777" w:rsidR="00222C7A" w:rsidRPr="00F733A3" w:rsidRDefault="00222C7A" w:rsidP="007D2133">
            <w:pPr>
              <w:rPr>
                <w:rFonts w:cs="B Lotus"/>
                <w:color w:val="000000" w:themeColor="text1"/>
              </w:rPr>
            </w:pPr>
            <w:r w:rsidRPr="00F733A3">
              <w:rPr>
                <w:rFonts w:cs="B Lotus" w:hint="cs"/>
                <w:color w:val="000000" w:themeColor="text1"/>
                <w:rtl/>
              </w:rPr>
              <w:t>اهداف</w:t>
            </w:r>
          </w:p>
        </w:tc>
        <w:tc>
          <w:tcPr>
            <w:tcW w:w="5526" w:type="dxa"/>
            <w:shd w:val="clear" w:color="auto" w:fill="auto"/>
          </w:tcPr>
          <w:p w14:paraId="4C6F4CF6" w14:textId="77777777" w:rsidR="00222C7A" w:rsidRPr="00F733A3" w:rsidRDefault="00222C7A" w:rsidP="004A19B9">
            <w:pPr>
              <w:pStyle w:val="ListParagraph"/>
              <w:numPr>
                <w:ilvl w:val="0"/>
                <w:numId w:val="2"/>
              </w:numPr>
              <w:tabs>
                <w:tab w:val="num" w:pos="472"/>
                <w:tab w:val="num" w:pos="568"/>
                <w:tab w:val="num" w:pos="2160"/>
              </w:tabs>
              <w:bidi/>
              <w:ind w:left="472" w:hanging="426"/>
              <w:jc w:val="both"/>
              <w:rPr>
                <w:rFonts w:cs="B Lotus"/>
                <w:color w:val="000000" w:themeColor="text1"/>
                <w:rtl/>
              </w:rPr>
            </w:pPr>
            <w:r w:rsidRPr="00F733A3">
              <w:rPr>
                <w:rFonts w:cs="B Lotus"/>
                <w:color w:val="000000" w:themeColor="text1"/>
                <w:rtl/>
              </w:rPr>
              <w:t>پرداخت خسارت حداكثر تا سقف تعهدات مالي بيمه نامه در صورت</w:t>
            </w:r>
            <w:r w:rsidRPr="00F733A3">
              <w:rPr>
                <w:rFonts w:cs="B Lotus" w:hint="cs"/>
                <w:color w:val="000000" w:themeColor="text1"/>
                <w:rtl/>
              </w:rPr>
              <w:t xml:space="preserve"> </w:t>
            </w:r>
            <w:r w:rsidRPr="00F733A3">
              <w:rPr>
                <w:rFonts w:cs="B Lotus"/>
                <w:color w:val="000000" w:themeColor="text1"/>
                <w:rtl/>
              </w:rPr>
              <w:t>وجود بيمه نامه معتبر طرفين</w:t>
            </w:r>
            <w:r w:rsidRPr="00F733A3">
              <w:rPr>
                <w:rFonts w:cs="B Lotus" w:hint="cs"/>
                <w:color w:val="000000" w:themeColor="text1"/>
                <w:rtl/>
              </w:rPr>
              <w:t xml:space="preserve"> و</w:t>
            </w:r>
            <w:r w:rsidRPr="00F733A3">
              <w:rPr>
                <w:rFonts w:cs="B Lotus"/>
                <w:color w:val="000000" w:themeColor="text1"/>
                <w:rtl/>
              </w:rPr>
              <w:t>عدم وجود اختلاف بين طرفين</w:t>
            </w:r>
          </w:p>
          <w:p w14:paraId="64E84977" w14:textId="77777777" w:rsidR="00222C7A" w:rsidRPr="00F733A3" w:rsidRDefault="00222C7A" w:rsidP="004A19B9">
            <w:pPr>
              <w:pStyle w:val="ListParagraph"/>
              <w:numPr>
                <w:ilvl w:val="0"/>
                <w:numId w:val="2"/>
              </w:numPr>
              <w:tabs>
                <w:tab w:val="num" w:pos="472"/>
                <w:tab w:val="num" w:pos="2160"/>
              </w:tabs>
              <w:bidi/>
              <w:ind w:left="472" w:hanging="426"/>
              <w:jc w:val="both"/>
              <w:rPr>
                <w:rFonts w:cs="B Lotus"/>
                <w:color w:val="000000" w:themeColor="text1"/>
                <w:rtl/>
              </w:rPr>
            </w:pPr>
            <w:r w:rsidRPr="00F733A3">
              <w:rPr>
                <w:rFonts w:cs="B Lotus" w:hint="cs"/>
                <w:color w:val="000000" w:themeColor="text1"/>
                <w:rtl/>
              </w:rPr>
              <w:t>حصول اطمينان از پرداخت خسارت در شرايط مذكور،ماده 18 قانون بیمه اجباری مسئولیت مدنی دارندگان وسایل نقلیه موتوری زمینی در مقابل شخص ثالث (مصوب سال 1387)</w:t>
            </w:r>
          </w:p>
          <w:p w14:paraId="3E573ABD" w14:textId="77777777" w:rsidR="00222C7A" w:rsidRPr="00F733A3" w:rsidRDefault="00222C7A" w:rsidP="000D73D4">
            <w:pPr>
              <w:tabs>
                <w:tab w:val="num" w:pos="472"/>
                <w:tab w:val="num" w:pos="2160"/>
              </w:tabs>
              <w:ind w:left="472" w:hanging="426"/>
              <w:jc w:val="lowKashida"/>
              <w:rPr>
                <w:rFonts w:eastAsia="Calibri" w:cs="B Lotus"/>
                <w:color w:val="000000" w:themeColor="text1"/>
                <w:rtl/>
              </w:rPr>
            </w:pPr>
          </w:p>
          <w:p w14:paraId="33753CB4" w14:textId="77777777" w:rsidR="00222C7A" w:rsidRPr="00F733A3" w:rsidRDefault="00222C7A" w:rsidP="000D73D4">
            <w:pPr>
              <w:tabs>
                <w:tab w:val="num" w:pos="472"/>
              </w:tabs>
              <w:ind w:left="472" w:hanging="426"/>
              <w:jc w:val="center"/>
              <w:rPr>
                <w:rFonts w:eastAsia="Calibri" w:cs="B Lotus"/>
                <w:color w:val="000000" w:themeColor="text1"/>
                <w:rtl/>
              </w:rPr>
            </w:pPr>
          </w:p>
        </w:tc>
      </w:tr>
      <w:tr w:rsidR="00222C7A" w:rsidRPr="00F733A3" w14:paraId="639C1F09" w14:textId="77777777" w:rsidTr="000D73D4">
        <w:trPr>
          <w:trHeight w:val="699"/>
          <w:jc w:val="center"/>
        </w:trPr>
        <w:tc>
          <w:tcPr>
            <w:tcW w:w="3537" w:type="dxa"/>
            <w:gridSpan w:val="2"/>
            <w:shd w:val="clear" w:color="auto" w:fill="auto"/>
          </w:tcPr>
          <w:p w14:paraId="16ED3200" w14:textId="77777777" w:rsidR="00222C7A" w:rsidRPr="00F733A3" w:rsidRDefault="00222C7A" w:rsidP="007D2133">
            <w:pPr>
              <w:jc w:val="center"/>
              <w:rPr>
                <w:rFonts w:ascii="Calibri" w:hAnsi="Calibri" w:cs="B Lotus"/>
                <w:color w:val="000000"/>
              </w:rPr>
            </w:pPr>
            <w:r w:rsidRPr="00F733A3">
              <w:rPr>
                <w:rFonts w:ascii="Calibri" w:hAnsi="Calibri" w:cs="B Lotus"/>
                <w:color w:val="000000"/>
              </w:rPr>
              <w:t>F1040030</w:t>
            </w:r>
          </w:p>
          <w:p w14:paraId="24A3EF3C" w14:textId="77777777" w:rsidR="00222C7A" w:rsidRPr="00F733A3" w:rsidRDefault="00222C7A" w:rsidP="007D2133">
            <w:pPr>
              <w:jc w:val="center"/>
              <w:rPr>
                <w:rFonts w:cs="B Lotus"/>
                <w:color w:val="000000" w:themeColor="text1"/>
                <w:rtl/>
              </w:rPr>
            </w:pPr>
          </w:p>
        </w:tc>
        <w:tc>
          <w:tcPr>
            <w:tcW w:w="5526" w:type="dxa"/>
            <w:shd w:val="clear" w:color="auto" w:fill="auto"/>
          </w:tcPr>
          <w:p w14:paraId="401DA458" w14:textId="77777777" w:rsidR="00222C7A" w:rsidRPr="00F733A3" w:rsidRDefault="00222C7A" w:rsidP="000D73D4">
            <w:pPr>
              <w:tabs>
                <w:tab w:val="num" w:pos="472"/>
              </w:tabs>
              <w:ind w:left="472" w:hanging="426"/>
              <w:jc w:val="center"/>
              <w:rPr>
                <w:rFonts w:eastAsia="Calibri" w:cs="B Lotus"/>
                <w:color w:val="000000" w:themeColor="text1"/>
              </w:rPr>
            </w:pPr>
            <w:r w:rsidRPr="00F733A3">
              <w:rPr>
                <w:rFonts w:eastAsia="Calibri" w:cs="B Lotus" w:hint="cs"/>
                <w:color w:val="000000" w:themeColor="text1"/>
                <w:rtl/>
              </w:rPr>
              <w:t>پرونده خسارت‌های پرداخت نشده</w:t>
            </w:r>
          </w:p>
          <w:p w14:paraId="4C368BC0" w14:textId="77777777" w:rsidR="00222C7A" w:rsidRPr="00F733A3" w:rsidRDefault="00222C7A" w:rsidP="000D73D4">
            <w:pPr>
              <w:tabs>
                <w:tab w:val="num" w:pos="472"/>
              </w:tabs>
              <w:ind w:left="472" w:hanging="426"/>
              <w:jc w:val="center"/>
              <w:rPr>
                <w:rFonts w:cs="B Lotus"/>
                <w:color w:val="000000" w:themeColor="text1"/>
                <w:rtl/>
              </w:rPr>
            </w:pPr>
          </w:p>
        </w:tc>
      </w:tr>
      <w:tr w:rsidR="003C733E" w:rsidRPr="00F733A3" w14:paraId="294D87C7" w14:textId="77777777" w:rsidTr="000D73D4">
        <w:trPr>
          <w:gridAfter w:val="1"/>
          <w:wAfter w:w="5526" w:type="dxa"/>
          <w:jc w:val="center"/>
        </w:trPr>
        <w:tc>
          <w:tcPr>
            <w:tcW w:w="3537" w:type="dxa"/>
            <w:gridSpan w:val="2"/>
            <w:shd w:val="clear" w:color="auto" w:fill="auto"/>
          </w:tcPr>
          <w:p w14:paraId="775F97C0" w14:textId="77777777" w:rsidR="003C733E" w:rsidRPr="00F733A3" w:rsidRDefault="003C733E" w:rsidP="00D445D9">
            <w:pPr>
              <w:bidi w:val="0"/>
              <w:jc w:val="right"/>
              <w:rPr>
                <w:rFonts w:cs="B Lotus"/>
                <w:sz w:val="24"/>
                <w:szCs w:val="24"/>
              </w:rPr>
            </w:pPr>
            <w:r w:rsidRPr="00F733A3">
              <w:rPr>
                <w:rFonts w:eastAsia="Calibri" w:cs="B Lotus" w:hint="cs"/>
                <w:color w:val="000000" w:themeColor="text1"/>
                <w:rtl/>
              </w:rPr>
              <w:t xml:space="preserve">تبصره 2 ماده1 قانون (صفحه 26 و زيرنويس مربوطه) - و (صفحه 471 مجموعه قوانين ومقررات صنعت بيمه چاپ 1392) </w:t>
            </w:r>
          </w:p>
        </w:tc>
      </w:tr>
      <w:tr w:rsidR="00222C7A" w:rsidRPr="00F733A3" w14:paraId="76AE2DB2" w14:textId="77777777" w:rsidTr="000D73D4">
        <w:trPr>
          <w:jc w:val="center"/>
        </w:trPr>
        <w:tc>
          <w:tcPr>
            <w:tcW w:w="3537" w:type="dxa"/>
            <w:gridSpan w:val="2"/>
            <w:shd w:val="clear" w:color="auto" w:fill="auto"/>
          </w:tcPr>
          <w:p w14:paraId="1E5EADD8" w14:textId="77777777" w:rsidR="00222C7A" w:rsidRPr="00F733A3" w:rsidRDefault="00222C7A" w:rsidP="007D2133">
            <w:pPr>
              <w:rPr>
                <w:rFonts w:cs="B Lotus"/>
                <w:color w:val="000000" w:themeColor="text1"/>
              </w:rPr>
            </w:pPr>
            <w:r w:rsidRPr="00F733A3">
              <w:rPr>
                <w:rFonts w:cs="B Lotus" w:hint="cs"/>
                <w:color w:val="000000" w:themeColor="text1"/>
                <w:rtl/>
              </w:rPr>
              <w:t>اهداف</w:t>
            </w:r>
          </w:p>
        </w:tc>
        <w:tc>
          <w:tcPr>
            <w:tcW w:w="5526" w:type="dxa"/>
            <w:shd w:val="clear" w:color="auto" w:fill="auto"/>
          </w:tcPr>
          <w:p w14:paraId="313FF510" w14:textId="77777777" w:rsidR="00222C7A" w:rsidRPr="00F733A3" w:rsidRDefault="00222C7A" w:rsidP="004A19B9">
            <w:pPr>
              <w:pStyle w:val="ListParagraph"/>
              <w:numPr>
                <w:ilvl w:val="0"/>
                <w:numId w:val="3"/>
              </w:numPr>
              <w:tabs>
                <w:tab w:val="num" w:pos="472"/>
                <w:tab w:val="num" w:pos="2160"/>
              </w:tabs>
              <w:bidi/>
              <w:ind w:left="472" w:hanging="426"/>
              <w:jc w:val="lowKashida"/>
              <w:rPr>
                <w:rFonts w:cs="B Lotus"/>
                <w:color w:val="000000" w:themeColor="text1"/>
                <w:rtl/>
              </w:rPr>
            </w:pPr>
            <w:r w:rsidRPr="00F733A3">
              <w:rPr>
                <w:rFonts w:cs="B Lotus" w:hint="cs"/>
                <w:color w:val="000000" w:themeColor="text1"/>
                <w:rtl/>
              </w:rPr>
              <w:t>شناسايي پرونده‌هايي كه منجر به پرداخت خسارت نشده‌اند.</w:t>
            </w:r>
          </w:p>
          <w:p w14:paraId="7DA92620" w14:textId="77777777" w:rsidR="00222C7A" w:rsidRPr="00F733A3" w:rsidRDefault="00222C7A" w:rsidP="004A19B9">
            <w:pPr>
              <w:pStyle w:val="ListParagraph"/>
              <w:numPr>
                <w:ilvl w:val="0"/>
                <w:numId w:val="3"/>
              </w:numPr>
              <w:tabs>
                <w:tab w:val="num" w:pos="472"/>
                <w:tab w:val="num" w:pos="2160"/>
              </w:tabs>
              <w:bidi/>
              <w:ind w:left="472" w:hanging="426"/>
              <w:jc w:val="lowKashida"/>
              <w:rPr>
                <w:rFonts w:cs="B Lotus"/>
                <w:color w:val="000000" w:themeColor="text1"/>
              </w:rPr>
            </w:pPr>
            <w:r w:rsidRPr="00F733A3">
              <w:rPr>
                <w:rFonts w:cs="B Lotus" w:hint="cs"/>
                <w:color w:val="000000" w:themeColor="text1"/>
                <w:rtl/>
              </w:rPr>
              <w:lastRenderedPageBreak/>
              <w:t xml:space="preserve">اطمينان از پرداخت خسارت در هر حال از محل بيمه نامه وسيله نقليه مسبب حادثه تبصره 2 ماده 1 قانون بیمه اجباری مسئولیت مدنی دارندگان وسایل نقلیه موتوری زمینی در مقابل شخص ثالث (مصوب سال 1387) </w:t>
            </w:r>
          </w:p>
          <w:p w14:paraId="5D28861F" w14:textId="77777777" w:rsidR="00222C7A" w:rsidRPr="00F733A3" w:rsidRDefault="00222C7A" w:rsidP="000D73D4">
            <w:pPr>
              <w:tabs>
                <w:tab w:val="num" w:pos="472"/>
              </w:tabs>
              <w:ind w:left="472" w:hanging="426"/>
              <w:jc w:val="center"/>
              <w:rPr>
                <w:rFonts w:eastAsia="Calibri" w:cs="B Lotus"/>
                <w:color w:val="000000" w:themeColor="text1"/>
                <w:rtl/>
              </w:rPr>
            </w:pPr>
          </w:p>
        </w:tc>
      </w:tr>
      <w:tr w:rsidR="00222C7A" w:rsidRPr="00F733A3" w14:paraId="4A8025A8" w14:textId="77777777" w:rsidTr="000D73D4">
        <w:trPr>
          <w:jc w:val="center"/>
        </w:trPr>
        <w:tc>
          <w:tcPr>
            <w:tcW w:w="3537" w:type="dxa"/>
            <w:gridSpan w:val="2"/>
            <w:shd w:val="clear" w:color="auto" w:fill="auto"/>
          </w:tcPr>
          <w:p w14:paraId="131C0F16" w14:textId="77777777" w:rsidR="00222C7A" w:rsidRPr="00F733A3" w:rsidRDefault="00222C7A" w:rsidP="007D2133">
            <w:pPr>
              <w:jc w:val="center"/>
              <w:rPr>
                <w:rFonts w:ascii="Calibri" w:hAnsi="Calibri" w:cs="B Lotus"/>
                <w:color w:val="000000"/>
              </w:rPr>
            </w:pPr>
            <w:r w:rsidRPr="00F733A3">
              <w:rPr>
                <w:rFonts w:ascii="Calibri" w:hAnsi="Calibri" w:cs="B Lotus"/>
                <w:color w:val="000000"/>
              </w:rPr>
              <w:lastRenderedPageBreak/>
              <w:t>F1040031</w:t>
            </w:r>
          </w:p>
          <w:p w14:paraId="367B7790" w14:textId="77777777" w:rsidR="00222C7A" w:rsidRPr="00F733A3" w:rsidRDefault="00222C7A" w:rsidP="007D2133">
            <w:pPr>
              <w:jc w:val="center"/>
              <w:rPr>
                <w:rFonts w:cs="B Lotus"/>
                <w:color w:val="000000" w:themeColor="text1"/>
                <w:rtl/>
              </w:rPr>
            </w:pPr>
          </w:p>
        </w:tc>
        <w:tc>
          <w:tcPr>
            <w:tcW w:w="5526" w:type="dxa"/>
            <w:shd w:val="clear" w:color="auto" w:fill="auto"/>
          </w:tcPr>
          <w:p w14:paraId="39A6AE79" w14:textId="77777777" w:rsidR="00222C7A" w:rsidRPr="00F733A3" w:rsidRDefault="00222C7A" w:rsidP="000D73D4">
            <w:pPr>
              <w:tabs>
                <w:tab w:val="num" w:pos="472"/>
              </w:tabs>
              <w:ind w:left="472" w:hanging="426"/>
              <w:jc w:val="center"/>
              <w:rPr>
                <w:rFonts w:cs="B Lotus"/>
                <w:color w:val="000000" w:themeColor="text1"/>
                <w:rtl/>
              </w:rPr>
            </w:pPr>
            <w:r w:rsidRPr="00F733A3">
              <w:rPr>
                <w:rFonts w:eastAsia="Calibri" w:cs="B Lotus" w:hint="cs"/>
                <w:color w:val="000000" w:themeColor="text1"/>
                <w:rtl/>
              </w:rPr>
              <w:t>نوع پرداخت خسارت مالي</w:t>
            </w:r>
          </w:p>
        </w:tc>
      </w:tr>
      <w:tr w:rsidR="00222C7A" w:rsidRPr="00F733A3" w14:paraId="53E43FC2" w14:textId="77777777" w:rsidTr="000D73D4">
        <w:trPr>
          <w:gridAfter w:val="1"/>
          <w:wAfter w:w="5526" w:type="dxa"/>
          <w:jc w:val="center"/>
        </w:trPr>
        <w:tc>
          <w:tcPr>
            <w:tcW w:w="3537" w:type="dxa"/>
            <w:gridSpan w:val="2"/>
            <w:shd w:val="clear" w:color="auto" w:fill="auto"/>
          </w:tcPr>
          <w:p w14:paraId="313185BC" w14:textId="77777777" w:rsidR="00222C7A" w:rsidRPr="00F733A3" w:rsidRDefault="00222C7A" w:rsidP="007D2133">
            <w:pPr>
              <w:rPr>
                <w:rFonts w:eastAsia="Calibri" w:cs="B Lotus"/>
                <w:color w:val="000000" w:themeColor="text1"/>
                <w:rtl/>
              </w:rPr>
            </w:pPr>
            <w:r w:rsidRPr="00F733A3">
              <w:rPr>
                <w:rFonts w:eastAsia="Calibri" w:cs="B Lotus" w:hint="cs"/>
                <w:color w:val="000000" w:themeColor="text1"/>
                <w:rtl/>
              </w:rPr>
              <w:t>ماده 17 قانون و (صفحه 478 مجموعه قوانين ومقررات صنعت بيمه چاپ 1392)</w:t>
            </w:r>
          </w:p>
        </w:tc>
      </w:tr>
      <w:tr w:rsidR="00222C7A" w:rsidRPr="00F733A3" w14:paraId="062D337E" w14:textId="77777777" w:rsidTr="000D73D4">
        <w:trPr>
          <w:jc w:val="center"/>
        </w:trPr>
        <w:tc>
          <w:tcPr>
            <w:tcW w:w="3537" w:type="dxa"/>
            <w:gridSpan w:val="2"/>
            <w:shd w:val="clear" w:color="auto" w:fill="auto"/>
          </w:tcPr>
          <w:p w14:paraId="766ED3BC" w14:textId="77777777" w:rsidR="00222C7A" w:rsidRPr="00F733A3" w:rsidRDefault="00222C7A" w:rsidP="007D2133">
            <w:pPr>
              <w:rPr>
                <w:rFonts w:cs="B Lotus"/>
                <w:color w:val="000000" w:themeColor="text1"/>
                <w:rtl/>
              </w:rPr>
            </w:pPr>
            <w:r w:rsidRPr="00F733A3">
              <w:rPr>
                <w:rFonts w:cs="B Lotus" w:hint="cs"/>
                <w:color w:val="000000" w:themeColor="text1"/>
                <w:rtl/>
              </w:rPr>
              <w:t>اهداف</w:t>
            </w:r>
          </w:p>
        </w:tc>
        <w:tc>
          <w:tcPr>
            <w:tcW w:w="5526" w:type="dxa"/>
            <w:shd w:val="clear" w:color="auto" w:fill="auto"/>
          </w:tcPr>
          <w:p w14:paraId="14BDC078" w14:textId="77777777" w:rsidR="00222C7A" w:rsidRPr="00F733A3" w:rsidRDefault="00222C7A" w:rsidP="004A19B9">
            <w:pPr>
              <w:pStyle w:val="ListParagraph"/>
              <w:numPr>
                <w:ilvl w:val="0"/>
                <w:numId w:val="4"/>
              </w:numPr>
              <w:tabs>
                <w:tab w:val="num" w:pos="472"/>
                <w:tab w:val="num" w:pos="2160"/>
              </w:tabs>
              <w:bidi/>
              <w:ind w:left="472" w:hanging="426"/>
              <w:jc w:val="lowKashida"/>
              <w:rPr>
                <w:rFonts w:cs="B Lotus"/>
                <w:color w:val="000000" w:themeColor="text1"/>
              </w:rPr>
            </w:pPr>
            <w:r w:rsidRPr="00F733A3">
              <w:rPr>
                <w:rFonts w:cs="B Lotus" w:hint="cs"/>
                <w:color w:val="000000" w:themeColor="text1"/>
                <w:rtl/>
              </w:rPr>
              <w:t>پرداخت نقدي (با توافق زیان‌دیده و شركت بيمه) وياتعمير وسيله نقليه خسارت ديده در تعميرگاه مجاز يا مورد قبول زیان‌دیده</w:t>
            </w:r>
          </w:p>
          <w:p w14:paraId="4E8D8818" w14:textId="77777777" w:rsidR="00222C7A" w:rsidRPr="00F733A3" w:rsidRDefault="00222C7A" w:rsidP="004A19B9">
            <w:pPr>
              <w:pStyle w:val="ListParagraph"/>
              <w:numPr>
                <w:ilvl w:val="0"/>
                <w:numId w:val="4"/>
              </w:numPr>
              <w:tabs>
                <w:tab w:val="num" w:pos="472"/>
                <w:tab w:val="num" w:pos="2160"/>
              </w:tabs>
              <w:bidi/>
              <w:ind w:left="472" w:hanging="426"/>
              <w:jc w:val="lowKashida"/>
              <w:rPr>
                <w:rFonts w:cs="B Lotus"/>
                <w:color w:val="000000" w:themeColor="text1"/>
                <w:rtl/>
              </w:rPr>
            </w:pPr>
            <w:r w:rsidRPr="00F733A3">
              <w:rPr>
                <w:rFonts w:cs="B Lotus" w:hint="cs"/>
                <w:color w:val="000000" w:themeColor="text1"/>
                <w:rtl/>
              </w:rPr>
              <w:t>شناسايي نوع پرداخت خسارات ماده 17 قانون بیمه اجباری مسئولیت مدنی دارندگان وسایل نقلیه موتوری زمینی در مقابل شخص ثالث (مصوب سال 1387)</w:t>
            </w:r>
          </w:p>
          <w:p w14:paraId="26AAEC05" w14:textId="77777777" w:rsidR="00222C7A" w:rsidRPr="00F733A3" w:rsidRDefault="00222C7A" w:rsidP="000D73D4">
            <w:pPr>
              <w:tabs>
                <w:tab w:val="num" w:pos="472"/>
                <w:tab w:val="num" w:pos="2160"/>
              </w:tabs>
              <w:ind w:left="472" w:hanging="426"/>
              <w:jc w:val="lowKashida"/>
              <w:rPr>
                <w:rFonts w:eastAsia="Calibri" w:cs="B Lotus"/>
                <w:color w:val="000000" w:themeColor="text1"/>
                <w:rtl/>
              </w:rPr>
            </w:pPr>
          </w:p>
        </w:tc>
      </w:tr>
      <w:tr w:rsidR="00222C7A" w:rsidRPr="00F733A3" w14:paraId="634E3497" w14:textId="77777777" w:rsidTr="000D73D4">
        <w:trPr>
          <w:jc w:val="center"/>
        </w:trPr>
        <w:tc>
          <w:tcPr>
            <w:tcW w:w="3537" w:type="dxa"/>
            <w:gridSpan w:val="2"/>
            <w:shd w:val="clear" w:color="auto" w:fill="auto"/>
          </w:tcPr>
          <w:p w14:paraId="0F1D1AAE" w14:textId="77777777" w:rsidR="00222C7A" w:rsidRPr="00F733A3" w:rsidRDefault="00222C7A" w:rsidP="007D2133">
            <w:pPr>
              <w:jc w:val="center"/>
              <w:rPr>
                <w:rFonts w:ascii="Calibri" w:hAnsi="Calibri" w:cs="B Lotus"/>
                <w:color w:val="000000"/>
              </w:rPr>
            </w:pPr>
            <w:r w:rsidRPr="00F733A3">
              <w:rPr>
                <w:rFonts w:ascii="Calibri" w:hAnsi="Calibri" w:cs="B Lotus"/>
                <w:color w:val="000000"/>
              </w:rPr>
              <w:t>F1040032</w:t>
            </w:r>
          </w:p>
          <w:p w14:paraId="6A9537A3" w14:textId="77777777" w:rsidR="00222C7A" w:rsidRPr="00F733A3" w:rsidRDefault="00222C7A" w:rsidP="007D2133">
            <w:pPr>
              <w:jc w:val="center"/>
              <w:rPr>
                <w:rFonts w:cs="B Lotus"/>
                <w:color w:val="000000" w:themeColor="text1"/>
                <w:rtl/>
              </w:rPr>
            </w:pPr>
          </w:p>
        </w:tc>
        <w:tc>
          <w:tcPr>
            <w:tcW w:w="5526" w:type="dxa"/>
            <w:shd w:val="clear" w:color="auto" w:fill="auto"/>
          </w:tcPr>
          <w:p w14:paraId="79844B6B" w14:textId="77777777" w:rsidR="00222C7A" w:rsidRPr="00F733A3" w:rsidRDefault="00222C7A" w:rsidP="000D73D4">
            <w:pPr>
              <w:tabs>
                <w:tab w:val="num" w:pos="472"/>
              </w:tabs>
              <w:ind w:left="472" w:hanging="426"/>
              <w:jc w:val="center"/>
              <w:rPr>
                <w:rFonts w:cs="B Lotus"/>
                <w:color w:val="000000" w:themeColor="text1"/>
                <w:rtl/>
              </w:rPr>
            </w:pPr>
            <w:r w:rsidRPr="00F733A3">
              <w:rPr>
                <w:rFonts w:eastAsia="Calibri" w:cs="B Lotus" w:hint="cs"/>
                <w:color w:val="000000" w:themeColor="text1"/>
                <w:rtl/>
              </w:rPr>
              <w:t>نحوه حل اختلاف خسارت مالي</w:t>
            </w:r>
          </w:p>
        </w:tc>
      </w:tr>
      <w:tr w:rsidR="00222C7A" w:rsidRPr="00F733A3" w14:paraId="3F2D7F17" w14:textId="77777777" w:rsidTr="000D73D4">
        <w:trPr>
          <w:gridAfter w:val="1"/>
          <w:wAfter w:w="5526" w:type="dxa"/>
          <w:jc w:val="center"/>
        </w:trPr>
        <w:tc>
          <w:tcPr>
            <w:tcW w:w="3537" w:type="dxa"/>
            <w:gridSpan w:val="2"/>
            <w:shd w:val="clear" w:color="auto" w:fill="auto"/>
          </w:tcPr>
          <w:p w14:paraId="4A447446" w14:textId="77777777" w:rsidR="00222C7A" w:rsidRPr="00F733A3" w:rsidRDefault="00222C7A" w:rsidP="007D2133">
            <w:pPr>
              <w:rPr>
                <w:rFonts w:eastAsia="Calibri" w:cs="B Lotus"/>
                <w:color w:val="000000" w:themeColor="text1"/>
                <w:rtl/>
              </w:rPr>
            </w:pPr>
            <w:r w:rsidRPr="00F733A3">
              <w:rPr>
                <w:rFonts w:eastAsia="Calibri" w:cs="B Lotus" w:hint="cs"/>
                <w:color w:val="000000" w:themeColor="text1"/>
                <w:rtl/>
              </w:rPr>
              <w:t>تبصره ماده17 قانون (صفحه 36 و زيرنويس مربوطه) - و (صفحه 478 مجموعه قوانين ومقررات صنعت بيمه چاپ 1392)</w:t>
            </w:r>
          </w:p>
        </w:tc>
      </w:tr>
      <w:tr w:rsidR="00222C7A" w:rsidRPr="00F733A3" w14:paraId="7B43141C" w14:textId="77777777" w:rsidTr="000D73D4">
        <w:trPr>
          <w:jc w:val="center"/>
        </w:trPr>
        <w:tc>
          <w:tcPr>
            <w:tcW w:w="3537" w:type="dxa"/>
            <w:gridSpan w:val="2"/>
            <w:shd w:val="clear" w:color="auto" w:fill="auto"/>
          </w:tcPr>
          <w:p w14:paraId="4F717124" w14:textId="77777777" w:rsidR="00222C7A" w:rsidRPr="00F733A3" w:rsidRDefault="00222C7A" w:rsidP="007D2133">
            <w:pPr>
              <w:rPr>
                <w:rFonts w:cs="B Lotus"/>
                <w:color w:val="000000" w:themeColor="text1"/>
              </w:rPr>
            </w:pPr>
            <w:r w:rsidRPr="00F733A3">
              <w:rPr>
                <w:rFonts w:cs="B Lotus" w:hint="cs"/>
                <w:color w:val="000000" w:themeColor="text1"/>
                <w:rtl/>
              </w:rPr>
              <w:t>اهداف</w:t>
            </w:r>
          </w:p>
        </w:tc>
        <w:tc>
          <w:tcPr>
            <w:tcW w:w="5526" w:type="dxa"/>
            <w:shd w:val="clear" w:color="auto" w:fill="auto"/>
          </w:tcPr>
          <w:p w14:paraId="4E0E5F79" w14:textId="77777777" w:rsidR="00222C7A" w:rsidRPr="00F733A3" w:rsidRDefault="00222C7A" w:rsidP="004A19B9">
            <w:pPr>
              <w:pStyle w:val="ListParagraph"/>
              <w:numPr>
                <w:ilvl w:val="0"/>
                <w:numId w:val="5"/>
              </w:numPr>
              <w:tabs>
                <w:tab w:val="num" w:pos="472"/>
                <w:tab w:val="num" w:pos="2160"/>
              </w:tabs>
              <w:bidi/>
              <w:ind w:left="472" w:hanging="426"/>
              <w:jc w:val="lowKashida"/>
              <w:rPr>
                <w:rFonts w:cs="B Lotus"/>
                <w:color w:val="000000" w:themeColor="text1"/>
                <w:rtl/>
              </w:rPr>
            </w:pPr>
            <w:r w:rsidRPr="00F733A3">
              <w:rPr>
                <w:rFonts w:cs="B Lotus" w:hint="cs"/>
                <w:color w:val="000000" w:themeColor="text1"/>
                <w:rtl/>
              </w:rPr>
              <w:t>توافقي</w:t>
            </w:r>
          </w:p>
          <w:p w14:paraId="1871864B" w14:textId="77777777" w:rsidR="00222C7A" w:rsidRPr="00F733A3" w:rsidRDefault="00222C7A" w:rsidP="004A19B9">
            <w:pPr>
              <w:pStyle w:val="ListParagraph"/>
              <w:numPr>
                <w:ilvl w:val="0"/>
                <w:numId w:val="5"/>
              </w:numPr>
              <w:tabs>
                <w:tab w:val="num" w:pos="472"/>
                <w:tab w:val="num" w:pos="2160"/>
              </w:tabs>
              <w:bidi/>
              <w:ind w:left="472" w:hanging="426"/>
              <w:jc w:val="lowKashida"/>
              <w:rPr>
                <w:rFonts w:cs="B Lotus"/>
                <w:color w:val="000000" w:themeColor="text1"/>
              </w:rPr>
            </w:pPr>
            <w:r w:rsidRPr="00F733A3">
              <w:rPr>
                <w:rFonts w:cs="B Lotus" w:hint="cs"/>
                <w:color w:val="000000" w:themeColor="text1"/>
                <w:rtl/>
              </w:rPr>
              <w:t>كميسيون حل اختلاف</w:t>
            </w:r>
          </w:p>
          <w:p w14:paraId="56399CD9" w14:textId="77777777" w:rsidR="00222C7A" w:rsidRPr="00F733A3" w:rsidRDefault="00222C7A" w:rsidP="000D73D4">
            <w:pPr>
              <w:tabs>
                <w:tab w:val="num" w:pos="472"/>
                <w:tab w:val="num" w:pos="2160"/>
              </w:tabs>
              <w:ind w:left="472" w:hanging="426"/>
              <w:jc w:val="lowKashida"/>
              <w:rPr>
                <w:rFonts w:eastAsia="Calibri" w:cs="B Lotus"/>
                <w:color w:val="000000" w:themeColor="text1"/>
                <w:rtl/>
              </w:rPr>
            </w:pPr>
            <w:r w:rsidRPr="00F733A3">
              <w:rPr>
                <w:rFonts w:eastAsia="Calibri" w:cs="B Lotus" w:hint="cs"/>
                <w:color w:val="000000" w:themeColor="text1"/>
                <w:rtl/>
              </w:rPr>
              <w:t xml:space="preserve">شناسايي موارد ارجاعي به كميسيون حل اختلاف تبصره ماده 17 قانون بیمه اجباری مسئولیت مدنی دارندگان وسایل نقلیه موتوری زمینی در مقابل شخص ثالث (مصوب سال 1387) </w:t>
            </w:r>
          </w:p>
        </w:tc>
      </w:tr>
    </w:tbl>
    <w:p w14:paraId="576769DC" w14:textId="77777777" w:rsidR="00222C7A" w:rsidRPr="00F733A3" w:rsidRDefault="00222C7A" w:rsidP="00222C7A">
      <w:pPr>
        <w:rPr>
          <w:rFonts w:cs="B Lotus"/>
          <w:color w:val="000000" w:themeColor="text1"/>
          <w:sz w:val="28"/>
          <w:szCs w:val="28"/>
          <w:rtl/>
        </w:rPr>
      </w:pPr>
    </w:p>
    <w:tbl>
      <w:tblPr>
        <w:tblStyle w:val="TableGrid"/>
        <w:bidiVisual/>
        <w:tblW w:w="0" w:type="auto"/>
        <w:jc w:val="center"/>
        <w:tblLook w:val="04A0" w:firstRow="1" w:lastRow="0" w:firstColumn="1" w:lastColumn="0" w:noHBand="0" w:noVBand="1"/>
      </w:tblPr>
      <w:tblGrid>
        <w:gridCol w:w="1459"/>
        <w:gridCol w:w="7557"/>
      </w:tblGrid>
      <w:tr w:rsidR="00222C7A" w:rsidRPr="00F733A3" w14:paraId="45801473" w14:textId="77777777" w:rsidTr="000D73D4">
        <w:trPr>
          <w:jc w:val="center"/>
        </w:trPr>
        <w:tc>
          <w:tcPr>
            <w:tcW w:w="1459" w:type="dxa"/>
            <w:shd w:val="clear" w:color="auto" w:fill="auto"/>
          </w:tcPr>
          <w:p w14:paraId="35550825" w14:textId="77777777" w:rsidR="00222C7A" w:rsidRPr="00F733A3" w:rsidRDefault="00222C7A" w:rsidP="007D2133">
            <w:pPr>
              <w:jc w:val="center"/>
              <w:rPr>
                <w:rFonts w:ascii="Calibri" w:hAnsi="Calibri" w:cs="B Lotus"/>
                <w:color w:val="000000"/>
              </w:rPr>
            </w:pPr>
            <w:r w:rsidRPr="00F733A3">
              <w:rPr>
                <w:rFonts w:ascii="Calibri" w:hAnsi="Calibri" w:cs="B Lotus"/>
                <w:color w:val="000000"/>
              </w:rPr>
              <w:t>F1040033</w:t>
            </w:r>
          </w:p>
          <w:p w14:paraId="1A264A83" w14:textId="77777777" w:rsidR="00222C7A" w:rsidRPr="00F733A3" w:rsidRDefault="00222C7A" w:rsidP="007D2133">
            <w:pPr>
              <w:jc w:val="center"/>
              <w:rPr>
                <w:rFonts w:cs="B Lotus"/>
                <w:color w:val="000000" w:themeColor="text1"/>
                <w:rtl/>
              </w:rPr>
            </w:pPr>
          </w:p>
        </w:tc>
        <w:tc>
          <w:tcPr>
            <w:tcW w:w="7557" w:type="dxa"/>
            <w:shd w:val="clear" w:color="auto" w:fill="auto"/>
          </w:tcPr>
          <w:p w14:paraId="4A05399D" w14:textId="77777777" w:rsidR="00222C7A" w:rsidRPr="00F733A3" w:rsidRDefault="00222C7A" w:rsidP="007D2133">
            <w:pPr>
              <w:jc w:val="center"/>
              <w:rPr>
                <w:rFonts w:cs="B Lotus"/>
                <w:color w:val="000000" w:themeColor="text1"/>
                <w:rtl/>
              </w:rPr>
            </w:pPr>
            <w:r w:rsidRPr="00F733A3">
              <w:rPr>
                <w:rFonts w:eastAsia="Calibri" w:cs="B Lotus" w:hint="cs"/>
                <w:color w:val="000000" w:themeColor="text1"/>
                <w:rtl/>
              </w:rPr>
              <w:t>پراكندگي جغرافيايي پرداخت خسارت</w:t>
            </w:r>
          </w:p>
        </w:tc>
      </w:tr>
      <w:tr w:rsidR="00222C7A" w:rsidRPr="00F733A3" w14:paraId="7A723DD3" w14:textId="77777777" w:rsidTr="00284CF0">
        <w:trPr>
          <w:jc w:val="center"/>
        </w:trPr>
        <w:tc>
          <w:tcPr>
            <w:tcW w:w="9016" w:type="dxa"/>
            <w:gridSpan w:val="2"/>
            <w:shd w:val="clear" w:color="auto" w:fill="auto"/>
          </w:tcPr>
          <w:p w14:paraId="5D9D6681" w14:textId="77777777" w:rsidR="00222C7A" w:rsidRPr="00F733A3" w:rsidRDefault="00222C7A" w:rsidP="007D2133">
            <w:pPr>
              <w:rPr>
                <w:rFonts w:eastAsia="Calibri" w:cs="B Lotus"/>
                <w:color w:val="000000" w:themeColor="text1"/>
                <w:rtl/>
              </w:rPr>
            </w:pPr>
            <w:r w:rsidRPr="00F733A3">
              <w:rPr>
                <w:rFonts w:eastAsia="Calibri" w:cs="B Lotus" w:hint="cs"/>
                <w:color w:val="000000" w:themeColor="text1"/>
                <w:rtl/>
              </w:rPr>
              <w:t>ماده19 آئين نامه 71 - و (صفحه 157 مجموعه قوانين ومقررات صنعت بيمه چاپ 1392)</w:t>
            </w:r>
          </w:p>
        </w:tc>
      </w:tr>
      <w:tr w:rsidR="00222C7A" w:rsidRPr="00F733A3" w14:paraId="55549372" w14:textId="77777777" w:rsidTr="000D73D4">
        <w:trPr>
          <w:jc w:val="center"/>
        </w:trPr>
        <w:tc>
          <w:tcPr>
            <w:tcW w:w="1459" w:type="dxa"/>
            <w:shd w:val="clear" w:color="auto" w:fill="auto"/>
          </w:tcPr>
          <w:p w14:paraId="0BBAB520" w14:textId="77777777" w:rsidR="00222C7A" w:rsidRPr="00F733A3" w:rsidRDefault="00222C7A" w:rsidP="007D2133">
            <w:pPr>
              <w:rPr>
                <w:rFonts w:cs="B Lotus"/>
                <w:color w:val="000000" w:themeColor="text1"/>
              </w:rPr>
            </w:pPr>
            <w:r w:rsidRPr="00F733A3">
              <w:rPr>
                <w:rFonts w:cs="B Lotus" w:hint="cs"/>
                <w:color w:val="000000" w:themeColor="text1"/>
                <w:rtl/>
              </w:rPr>
              <w:t>اهداف</w:t>
            </w:r>
          </w:p>
        </w:tc>
        <w:tc>
          <w:tcPr>
            <w:tcW w:w="7557" w:type="dxa"/>
            <w:shd w:val="clear" w:color="auto" w:fill="auto"/>
          </w:tcPr>
          <w:p w14:paraId="14C34EA4" w14:textId="77777777" w:rsidR="00222C7A" w:rsidRPr="00F733A3" w:rsidRDefault="00222C7A" w:rsidP="004A19B9">
            <w:pPr>
              <w:pStyle w:val="ListParagraph"/>
              <w:numPr>
                <w:ilvl w:val="0"/>
                <w:numId w:val="6"/>
              </w:numPr>
              <w:tabs>
                <w:tab w:val="num" w:pos="720"/>
                <w:tab w:val="num" w:pos="1440"/>
                <w:tab w:val="num" w:pos="2160"/>
              </w:tabs>
              <w:bidi/>
              <w:jc w:val="lowKashida"/>
              <w:rPr>
                <w:rFonts w:cs="B Lotus"/>
                <w:color w:val="000000" w:themeColor="text1"/>
                <w:rtl/>
              </w:rPr>
            </w:pPr>
            <w:r w:rsidRPr="00F733A3">
              <w:rPr>
                <w:rFonts w:cs="B Lotus" w:hint="cs"/>
                <w:color w:val="000000" w:themeColor="text1"/>
                <w:rtl/>
              </w:rPr>
              <w:t>بررسي پراكندگي جغرافيايي خسارت‌های پرداختي با رده بندي ميزان خسارت</w:t>
            </w:r>
          </w:p>
          <w:p w14:paraId="23AC9E08" w14:textId="77777777" w:rsidR="00222C7A" w:rsidRPr="00F733A3" w:rsidRDefault="00222C7A" w:rsidP="004A19B9">
            <w:pPr>
              <w:pStyle w:val="ListParagraph"/>
              <w:numPr>
                <w:ilvl w:val="0"/>
                <w:numId w:val="6"/>
              </w:numPr>
              <w:tabs>
                <w:tab w:val="num" w:pos="720"/>
                <w:tab w:val="num" w:pos="1440"/>
                <w:tab w:val="num" w:pos="2160"/>
              </w:tabs>
              <w:bidi/>
              <w:jc w:val="lowKashida"/>
              <w:rPr>
                <w:rFonts w:cs="B Lotus"/>
                <w:color w:val="000000" w:themeColor="text1"/>
                <w:rtl/>
              </w:rPr>
            </w:pPr>
            <w:r w:rsidRPr="00F733A3">
              <w:rPr>
                <w:rFonts w:cs="B Lotus" w:hint="cs"/>
                <w:color w:val="000000" w:themeColor="text1"/>
                <w:rtl/>
              </w:rPr>
              <w:t>حصول اطمينان از عدم تمركز پرداخت خسارت در شعب مركزي ماده 19 آيين نامه 71</w:t>
            </w:r>
          </w:p>
          <w:p w14:paraId="30375214" w14:textId="77777777" w:rsidR="00222C7A" w:rsidRPr="00F733A3" w:rsidRDefault="00222C7A" w:rsidP="007D2133">
            <w:pPr>
              <w:ind w:left="360"/>
              <w:jc w:val="center"/>
              <w:rPr>
                <w:rFonts w:eastAsia="Calibri" w:cs="B Lotus"/>
                <w:color w:val="000000" w:themeColor="text1"/>
                <w:rtl/>
              </w:rPr>
            </w:pPr>
          </w:p>
        </w:tc>
      </w:tr>
      <w:tr w:rsidR="00222C7A" w:rsidRPr="00F733A3" w14:paraId="679D809F" w14:textId="77777777" w:rsidTr="000D73D4">
        <w:trPr>
          <w:jc w:val="center"/>
        </w:trPr>
        <w:tc>
          <w:tcPr>
            <w:tcW w:w="1459" w:type="dxa"/>
            <w:shd w:val="clear" w:color="auto" w:fill="auto"/>
          </w:tcPr>
          <w:p w14:paraId="28A94F83" w14:textId="77777777" w:rsidR="00222C7A" w:rsidRPr="00F733A3" w:rsidRDefault="00222C7A" w:rsidP="007D2133">
            <w:pPr>
              <w:jc w:val="center"/>
              <w:rPr>
                <w:rFonts w:ascii="Calibri" w:hAnsi="Calibri" w:cs="B Lotus"/>
                <w:color w:val="000000"/>
              </w:rPr>
            </w:pPr>
            <w:r w:rsidRPr="00F733A3">
              <w:rPr>
                <w:rFonts w:ascii="Calibri" w:hAnsi="Calibri" w:cs="B Lotus"/>
                <w:color w:val="000000"/>
              </w:rPr>
              <w:t>F1040034</w:t>
            </w:r>
          </w:p>
          <w:p w14:paraId="025C18EE" w14:textId="77777777" w:rsidR="00222C7A" w:rsidRPr="00F733A3" w:rsidRDefault="00222C7A" w:rsidP="007D2133">
            <w:pPr>
              <w:jc w:val="center"/>
              <w:rPr>
                <w:rFonts w:cs="B Lotus"/>
                <w:color w:val="000000" w:themeColor="text1"/>
                <w:rtl/>
              </w:rPr>
            </w:pPr>
          </w:p>
        </w:tc>
        <w:tc>
          <w:tcPr>
            <w:tcW w:w="7557" w:type="dxa"/>
            <w:shd w:val="clear" w:color="auto" w:fill="auto"/>
          </w:tcPr>
          <w:p w14:paraId="223508C0" w14:textId="77777777" w:rsidR="00222C7A" w:rsidRPr="00F733A3" w:rsidRDefault="00222C7A" w:rsidP="007D2133">
            <w:pPr>
              <w:jc w:val="center"/>
              <w:rPr>
                <w:rFonts w:cs="B Lotus"/>
                <w:color w:val="000000" w:themeColor="text1"/>
                <w:rtl/>
              </w:rPr>
            </w:pPr>
            <w:r w:rsidRPr="00F733A3">
              <w:rPr>
                <w:rFonts w:eastAsia="Calibri" w:cs="B Lotus" w:hint="cs"/>
                <w:color w:val="000000" w:themeColor="text1"/>
                <w:rtl/>
              </w:rPr>
              <w:t>رعايت اخذ رضايت نامه استاندارد</w:t>
            </w:r>
          </w:p>
        </w:tc>
      </w:tr>
      <w:tr w:rsidR="00222C7A" w:rsidRPr="00F733A3" w14:paraId="0E257DE7" w14:textId="77777777" w:rsidTr="00284CF0">
        <w:trPr>
          <w:jc w:val="center"/>
        </w:trPr>
        <w:tc>
          <w:tcPr>
            <w:tcW w:w="9016" w:type="dxa"/>
            <w:gridSpan w:val="2"/>
            <w:shd w:val="clear" w:color="auto" w:fill="auto"/>
          </w:tcPr>
          <w:p w14:paraId="205C408F" w14:textId="77777777" w:rsidR="00222C7A" w:rsidRPr="00F733A3" w:rsidRDefault="00222C7A" w:rsidP="007D2133">
            <w:pPr>
              <w:rPr>
                <w:rFonts w:eastAsia="Calibri" w:cs="B Lotus"/>
                <w:color w:val="000000" w:themeColor="text1"/>
                <w:rtl/>
              </w:rPr>
            </w:pPr>
            <w:r w:rsidRPr="00F733A3">
              <w:rPr>
                <w:rFonts w:eastAsia="Calibri" w:cs="B Lotus" w:hint="cs"/>
                <w:color w:val="000000" w:themeColor="text1"/>
                <w:rtl/>
              </w:rPr>
              <w:t>ماده23 آئين نامه 71 - (صفحات 480 و 481 مجموعه قوانين ومقررات صنعت بيمه چاپ 1392)</w:t>
            </w:r>
          </w:p>
        </w:tc>
      </w:tr>
      <w:tr w:rsidR="00222C7A" w:rsidRPr="00F733A3" w14:paraId="4664835D" w14:textId="77777777" w:rsidTr="000D73D4">
        <w:trPr>
          <w:jc w:val="center"/>
        </w:trPr>
        <w:tc>
          <w:tcPr>
            <w:tcW w:w="1459" w:type="dxa"/>
            <w:shd w:val="clear" w:color="auto" w:fill="auto"/>
          </w:tcPr>
          <w:p w14:paraId="4F5BB320" w14:textId="77777777" w:rsidR="00222C7A" w:rsidRPr="00F733A3" w:rsidRDefault="00222C7A" w:rsidP="007D2133">
            <w:pPr>
              <w:rPr>
                <w:rFonts w:cs="B Lotus"/>
                <w:color w:val="000000" w:themeColor="text1"/>
              </w:rPr>
            </w:pPr>
            <w:r w:rsidRPr="00F733A3">
              <w:rPr>
                <w:rFonts w:cs="B Lotus" w:hint="cs"/>
                <w:color w:val="000000" w:themeColor="text1"/>
                <w:rtl/>
              </w:rPr>
              <w:t>اهداف</w:t>
            </w:r>
          </w:p>
        </w:tc>
        <w:tc>
          <w:tcPr>
            <w:tcW w:w="7557" w:type="dxa"/>
            <w:shd w:val="clear" w:color="auto" w:fill="auto"/>
          </w:tcPr>
          <w:p w14:paraId="0BF3B2E9" w14:textId="77777777" w:rsidR="00222C7A" w:rsidRPr="00F733A3" w:rsidRDefault="00222C7A" w:rsidP="004A19B9">
            <w:pPr>
              <w:pStyle w:val="ListParagraph"/>
              <w:numPr>
                <w:ilvl w:val="0"/>
                <w:numId w:val="7"/>
              </w:numPr>
              <w:bidi/>
              <w:jc w:val="lowKashida"/>
              <w:rPr>
                <w:rFonts w:cs="B Lotus"/>
                <w:color w:val="000000" w:themeColor="text1"/>
                <w:rtl/>
              </w:rPr>
            </w:pPr>
            <w:r w:rsidRPr="00F733A3">
              <w:rPr>
                <w:rFonts w:cs="B Lotus" w:hint="cs"/>
                <w:color w:val="000000" w:themeColor="text1"/>
                <w:rtl/>
              </w:rPr>
              <w:t>حصول اطمينان از استفاده از متن استاندارد شدة رضايت نامه مورد تاييد بيمه مركزي.</w:t>
            </w:r>
          </w:p>
          <w:p w14:paraId="1F2357C8" w14:textId="77777777" w:rsidR="00222C7A" w:rsidRPr="00F733A3" w:rsidRDefault="00222C7A" w:rsidP="004A19B9">
            <w:pPr>
              <w:pStyle w:val="ListParagraph"/>
              <w:numPr>
                <w:ilvl w:val="0"/>
                <w:numId w:val="7"/>
              </w:numPr>
              <w:bidi/>
              <w:jc w:val="lowKashida"/>
              <w:rPr>
                <w:rFonts w:cs="B Lotus"/>
                <w:color w:val="000000" w:themeColor="text1"/>
                <w:rtl/>
              </w:rPr>
            </w:pPr>
            <w:r w:rsidRPr="00F733A3">
              <w:rPr>
                <w:rFonts w:cs="B Lotus" w:hint="cs"/>
                <w:color w:val="000000" w:themeColor="text1"/>
                <w:rtl/>
              </w:rPr>
              <w:t>مقايسه رضايت نامه‌هاي دريافتي از بيمه گذاران و زیان‌دیدگان با موارد استاندارد شده و ارائه گزارشي از موارد  عدم رعايت ،ماده 23 آيين نامه شماره 71</w:t>
            </w:r>
          </w:p>
          <w:p w14:paraId="29EB63E8" w14:textId="77777777" w:rsidR="00222C7A" w:rsidRPr="00F733A3" w:rsidRDefault="00222C7A" w:rsidP="007D2133">
            <w:pPr>
              <w:ind w:left="360"/>
              <w:jc w:val="center"/>
              <w:rPr>
                <w:rFonts w:eastAsia="Calibri" w:cs="B Lotus"/>
                <w:color w:val="000000" w:themeColor="text1"/>
                <w:rtl/>
              </w:rPr>
            </w:pPr>
          </w:p>
        </w:tc>
      </w:tr>
      <w:tr w:rsidR="00222C7A" w:rsidRPr="00F733A3" w14:paraId="08EA238F" w14:textId="77777777" w:rsidTr="000D73D4">
        <w:trPr>
          <w:jc w:val="center"/>
        </w:trPr>
        <w:tc>
          <w:tcPr>
            <w:tcW w:w="1459" w:type="dxa"/>
            <w:shd w:val="clear" w:color="auto" w:fill="auto"/>
          </w:tcPr>
          <w:p w14:paraId="19105696" w14:textId="77777777" w:rsidR="00222C7A" w:rsidRPr="00F733A3" w:rsidRDefault="00222C7A" w:rsidP="00284CF0">
            <w:pPr>
              <w:jc w:val="center"/>
              <w:rPr>
                <w:rFonts w:ascii="Calibri" w:hAnsi="Calibri" w:cs="B Lotus"/>
                <w:color w:val="000000"/>
              </w:rPr>
            </w:pPr>
            <w:r w:rsidRPr="00F733A3">
              <w:rPr>
                <w:rFonts w:ascii="Calibri" w:hAnsi="Calibri" w:cs="B Lotus"/>
                <w:color w:val="000000"/>
              </w:rPr>
              <w:lastRenderedPageBreak/>
              <w:t>F1040073</w:t>
            </w:r>
          </w:p>
          <w:p w14:paraId="22D67D21" w14:textId="77777777" w:rsidR="00222C7A" w:rsidRPr="00F733A3" w:rsidRDefault="00222C7A" w:rsidP="00284CF0">
            <w:pPr>
              <w:jc w:val="center"/>
              <w:rPr>
                <w:rFonts w:cs="B Lotus"/>
                <w:color w:val="000000" w:themeColor="text1"/>
              </w:rPr>
            </w:pPr>
          </w:p>
        </w:tc>
        <w:tc>
          <w:tcPr>
            <w:tcW w:w="7557" w:type="dxa"/>
            <w:shd w:val="clear" w:color="auto" w:fill="auto"/>
          </w:tcPr>
          <w:p w14:paraId="198B1D27" w14:textId="77777777" w:rsidR="00222C7A" w:rsidRPr="00F733A3" w:rsidRDefault="00222C7A" w:rsidP="00284CF0">
            <w:pPr>
              <w:jc w:val="center"/>
              <w:rPr>
                <w:rFonts w:cs="B Lotus"/>
                <w:color w:val="000000" w:themeColor="text1"/>
                <w:rtl/>
              </w:rPr>
            </w:pPr>
            <w:r w:rsidRPr="00F733A3">
              <w:rPr>
                <w:rFonts w:eastAsia="Calibri" w:cs="B Lotus" w:hint="cs"/>
                <w:color w:val="000000" w:themeColor="text1"/>
                <w:rtl/>
              </w:rPr>
              <w:t>گزارش بررسی و کنترل  اطلاعات پرونده های خسارت پرداختی در خصوص عدم درج محل وقوع خسارت توسط شرکتهای بیمه</w:t>
            </w:r>
          </w:p>
        </w:tc>
      </w:tr>
      <w:tr w:rsidR="00222C7A" w:rsidRPr="00F733A3" w14:paraId="7FB3E3AA" w14:textId="77777777" w:rsidTr="00284CF0">
        <w:trPr>
          <w:jc w:val="center"/>
        </w:trPr>
        <w:tc>
          <w:tcPr>
            <w:tcW w:w="9016" w:type="dxa"/>
            <w:gridSpan w:val="2"/>
            <w:shd w:val="clear" w:color="auto" w:fill="auto"/>
          </w:tcPr>
          <w:p w14:paraId="1962D5E1" w14:textId="77777777" w:rsidR="00222C7A" w:rsidRPr="00F733A3" w:rsidRDefault="00222C7A" w:rsidP="00284CF0">
            <w:pPr>
              <w:rPr>
                <w:rFonts w:eastAsia="Calibri" w:cs="B Lotus"/>
                <w:color w:val="00B0F0"/>
                <w:rtl/>
              </w:rPr>
            </w:pPr>
          </w:p>
        </w:tc>
      </w:tr>
      <w:tr w:rsidR="00222C7A" w:rsidRPr="00F733A3" w14:paraId="39E12003" w14:textId="77777777" w:rsidTr="000D73D4">
        <w:trPr>
          <w:jc w:val="center"/>
        </w:trPr>
        <w:tc>
          <w:tcPr>
            <w:tcW w:w="1459" w:type="dxa"/>
            <w:shd w:val="clear" w:color="auto" w:fill="auto"/>
          </w:tcPr>
          <w:p w14:paraId="3331E32D" w14:textId="77777777" w:rsidR="00222C7A" w:rsidRPr="00F733A3" w:rsidRDefault="00222C7A" w:rsidP="00284CF0">
            <w:pPr>
              <w:jc w:val="both"/>
              <w:rPr>
                <w:rFonts w:cs="B Lotus"/>
                <w:color w:val="000000" w:themeColor="text1"/>
                <w:rtl/>
              </w:rPr>
            </w:pPr>
            <w:r w:rsidRPr="00F733A3">
              <w:rPr>
                <w:rFonts w:cs="B Lotus" w:hint="cs"/>
                <w:color w:val="000000" w:themeColor="text1"/>
                <w:rtl/>
              </w:rPr>
              <w:t>اهداف</w:t>
            </w:r>
          </w:p>
        </w:tc>
        <w:tc>
          <w:tcPr>
            <w:tcW w:w="7557" w:type="dxa"/>
            <w:shd w:val="clear" w:color="auto" w:fill="auto"/>
          </w:tcPr>
          <w:p w14:paraId="1BE4F6EA" w14:textId="77777777" w:rsidR="00222C7A" w:rsidRPr="00F733A3" w:rsidRDefault="00222C7A" w:rsidP="004A19B9">
            <w:pPr>
              <w:pStyle w:val="ListParagraph"/>
              <w:numPr>
                <w:ilvl w:val="0"/>
                <w:numId w:val="8"/>
              </w:numPr>
              <w:tabs>
                <w:tab w:val="num" w:pos="2160"/>
              </w:tabs>
              <w:bidi/>
              <w:jc w:val="lowKashida"/>
              <w:rPr>
                <w:rFonts w:cs="B Lotus"/>
                <w:color w:val="000000" w:themeColor="text1"/>
                <w:rtl/>
              </w:rPr>
            </w:pPr>
            <w:r w:rsidRPr="00F733A3">
              <w:rPr>
                <w:rFonts w:cs="B Lotus" w:hint="cs"/>
                <w:color w:val="000000" w:themeColor="text1"/>
                <w:rtl/>
              </w:rPr>
              <w:t xml:space="preserve">شناسايي شرکتهایی که در اطلاعات مربوط به پرونده های خسارت پرداختی فیلد محل وقوع خسارت را تکمیل نمی نمایند(مقادیر </w:t>
            </w:r>
            <w:r w:rsidRPr="00F733A3">
              <w:rPr>
                <w:rFonts w:cs="B Lotus"/>
                <w:color w:val="000000" w:themeColor="text1"/>
              </w:rPr>
              <w:t>NULL</w:t>
            </w:r>
            <w:r w:rsidRPr="00F733A3">
              <w:rPr>
                <w:rFonts w:cs="B Lotus" w:hint="cs"/>
                <w:color w:val="000000" w:themeColor="text1"/>
                <w:rtl/>
              </w:rPr>
              <w:t>)</w:t>
            </w:r>
          </w:p>
        </w:tc>
      </w:tr>
    </w:tbl>
    <w:p w14:paraId="0C95E4FD" w14:textId="77777777" w:rsidR="00780733" w:rsidRPr="00F733A3" w:rsidRDefault="00780733" w:rsidP="008149A1">
      <w:pPr>
        <w:rPr>
          <w:rFonts w:cs="B Lotus"/>
          <w:sz w:val="24"/>
          <w:szCs w:val="24"/>
          <w:rtl/>
        </w:rPr>
      </w:pPr>
      <w:bookmarkStart w:id="200" w:name="_Toc439461631"/>
    </w:p>
    <w:p w14:paraId="6D7E85D7" w14:textId="678BD204" w:rsidR="00780733" w:rsidRPr="00F733A3" w:rsidRDefault="007E5959" w:rsidP="002268EF">
      <w:pPr>
        <w:pStyle w:val="Heading1"/>
        <w:jc w:val="center"/>
        <w:rPr>
          <w:rFonts w:cs="B Lotus"/>
          <w:sz w:val="32"/>
          <w:szCs w:val="32"/>
          <w:rtl/>
        </w:rPr>
      </w:pPr>
      <w:bookmarkStart w:id="201" w:name="_Toc38109578"/>
      <w:r w:rsidRPr="00F733A3">
        <w:rPr>
          <w:rFonts w:cs="B Lotus" w:hint="cs"/>
          <w:sz w:val="32"/>
          <w:szCs w:val="32"/>
          <w:rtl/>
        </w:rPr>
        <w:t xml:space="preserve">بخش </w:t>
      </w:r>
      <w:r w:rsidR="002268EF">
        <w:rPr>
          <w:rFonts w:cs="B Lotus" w:hint="cs"/>
          <w:sz w:val="32"/>
          <w:szCs w:val="32"/>
          <w:rtl/>
        </w:rPr>
        <w:t>شانزدهم</w:t>
      </w:r>
      <w:r w:rsidR="00715D94" w:rsidRPr="00F733A3">
        <w:rPr>
          <w:rFonts w:cs="B Lotus" w:hint="cs"/>
          <w:sz w:val="32"/>
          <w:szCs w:val="32"/>
          <w:rtl/>
        </w:rPr>
        <w:t xml:space="preserve"> </w:t>
      </w:r>
      <w:r w:rsidRPr="00F733A3">
        <w:rPr>
          <w:rFonts w:cs="B Lotus" w:hint="cs"/>
          <w:sz w:val="32"/>
          <w:szCs w:val="32"/>
          <w:rtl/>
        </w:rPr>
        <w:t>:</w:t>
      </w:r>
      <w:r w:rsidR="00715D94" w:rsidRPr="00F733A3">
        <w:rPr>
          <w:rFonts w:cs="B Lotus" w:hint="cs"/>
          <w:sz w:val="32"/>
          <w:szCs w:val="32"/>
          <w:rtl/>
        </w:rPr>
        <w:t xml:space="preserve"> </w:t>
      </w:r>
      <w:r w:rsidRPr="00F733A3">
        <w:rPr>
          <w:rFonts w:cs="B Lotus" w:hint="cs"/>
          <w:sz w:val="32"/>
          <w:szCs w:val="32"/>
          <w:rtl/>
        </w:rPr>
        <w:t>راهكارهاي</w:t>
      </w:r>
      <w:r w:rsidRPr="00F733A3">
        <w:rPr>
          <w:rFonts w:cs="B Lotus"/>
          <w:sz w:val="32"/>
          <w:szCs w:val="32"/>
          <w:rtl/>
        </w:rPr>
        <w:t xml:space="preserve"> </w:t>
      </w:r>
      <w:r w:rsidRPr="00F733A3">
        <w:rPr>
          <w:rFonts w:cs="B Lotus" w:hint="cs"/>
          <w:sz w:val="32"/>
          <w:szCs w:val="32"/>
          <w:rtl/>
        </w:rPr>
        <w:t>كشف</w:t>
      </w:r>
      <w:r w:rsidRPr="00F733A3">
        <w:rPr>
          <w:rFonts w:cs="B Lotus"/>
          <w:sz w:val="32"/>
          <w:szCs w:val="32"/>
          <w:rtl/>
        </w:rPr>
        <w:t xml:space="preserve"> </w:t>
      </w:r>
      <w:r w:rsidRPr="00F733A3">
        <w:rPr>
          <w:rFonts w:cs="B Lotus" w:hint="cs"/>
          <w:sz w:val="32"/>
          <w:szCs w:val="32"/>
          <w:rtl/>
        </w:rPr>
        <w:t>تقلبات</w:t>
      </w:r>
      <w:r w:rsidRPr="00F733A3">
        <w:rPr>
          <w:rFonts w:cs="B Lotus"/>
          <w:sz w:val="32"/>
          <w:szCs w:val="32"/>
          <w:rtl/>
        </w:rPr>
        <w:t xml:space="preserve"> </w:t>
      </w:r>
      <w:r w:rsidRPr="00F733A3">
        <w:rPr>
          <w:rFonts w:cs="B Lotus" w:hint="cs"/>
          <w:sz w:val="32"/>
          <w:szCs w:val="32"/>
          <w:rtl/>
        </w:rPr>
        <w:t>و</w:t>
      </w:r>
      <w:r w:rsidR="008149A1" w:rsidRPr="00F733A3">
        <w:rPr>
          <w:rFonts w:cs="B Lotus" w:hint="cs"/>
          <w:sz w:val="32"/>
          <w:szCs w:val="32"/>
          <w:rtl/>
        </w:rPr>
        <w:t xml:space="preserve"> </w:t>
      </w:r>
      <w:r w:rsidRPr="00F733A3">
        <w:rPr>
          <w:rFonts w:cs="B Lotus" w:hint="cs"/>
          <w:sz w:val="32"/>
          <w:szCs w:val="32"/>
          <w:rtl/>
        </w:rPr>
        <w:t>تخلفات</w:t>
      </w:r>
      <w:r w:rsidRPr="00F733A3">
        <w:rPr>
          <w:rFonts w:cs="B Lotus"/>
          <w:sz w:val="32"/>
          <w:szCs w:val="32"/>
          <w:rtl/>
        </w:rPr>
        <w:t xml:space="preserve"> </w:t>
      </w:r>
      <w:r w:rsidRPr="00F733A3">
        <w:rPr>
          <w:rFonts w:cs="B Lotus" w:hint="cs"/>
          <w:sz w:val="32"/>
          <w:szCs w:val="32"/>
          <w:rtl/>
        </w:rPr>
        <w:t>در</w:t>
      </w:r>
      <w:r w:rsidR="008149A1" w:rsidRPr="00F733A3">
        <w:rPr>
          <w:rFonts w:cs="B Lotus" w:hint="cs"/>
          <w:sz w:val="32"/>
          <w:szCs w:val="32"/>
          <w:rtl/>
        </w:rPr>
        <w:t xml:space="preserve"> </w:t>
      </w:r>
      <w:r w:rsidRPr="00F733A3">
        <w:rPr>
          <w:rFonts w:cs="B Lotus" w:hint="cs"/>
          <w:sz w:val="32"/>
          <w:szCs w:val="32"/>
          <w:rtl/>
        </w:rPr>
        <w:t>پرونده</w:t>
      </w:r>
      <w:r w:rsidRPr="00F733A3">
        <w:rPr>
          <w:rFonts w:cs="B Lotus"/>
          <w:sz w:val="32"/>
          <w:szCs w:val="32"/>
          <w:rtl/>
        </w:rPr>
        <w:t xml:space="preserve"> </w:t>
      </w:r>
      <w:r w:rsidRPr="00F733A3">
        <w:rPr>
          <w:rFonts w:cs="B Lotus" w:hint="cs"/>
          <w:sz w:val="32"/>
          <w:szCs w:val="32"/>
          <w:rtl/>
        </w:rPr>
        <w:t>هاي</w:t>
      </w:r>
      <w:r w:rsidRPr="00F733A3">
        <w:rPr>
          <w:rFonts w:cs="B Lotus"/>
          <w:sz w:val="32"/>
          <w:szCs w:val="32"/>
          <w:rtl/>
        </w:rPr>
        <w:t xml:space="preserve"> </w:t>
      </w:r>
      <w:r w:rsidRPr="00F733A3">
        <w:rPr>
          <w:rFonts w:cs="B Lotus" w:hint="cs"/>
          <w:sz w:val="32"/>
          <w:szCs w:val="32"/>
          <w:rtl/>
        </w:rPr>
        <w:t>خسارا</w:t>
      </w:r>
      <w:bookmarkEnd w:id="200"/>
      <w:r w:rsidR="00D80938" w:rsidRPr="00F733A3">
        <w:rPr>
          <w:rFonts w:cs="B Lotus" w:hint="cs"/>
          <w:sz w:val="32"/>
          <w:szCs w:val="32"/>
          <w:rtl/>
        </w:rPr>
        <w:t>ت</w:t>
      </w:r>
      <w:bookmarkEnd w:id="201"/>
    </w:p>
    <w:p w14:paraId="29E17155" w14:textId="77777777" w:rsidR="00780733" w:rsidRPr="00F733A3" w:rsidRDefault="00780733" w:rsidP="0039503D">
      <w:pPr>
        <w:rPr>
          <w:rFonts w:cs="B Lotus"/>
          <w:color w:val="000000" w:themeColor="text1"/>
          <w:sz w:val="28"/>
          <w:szCs w:val="28"/>
          <w:rtl/>
        </w:rPr>
      </w:pPr>
    </w:p>
    <w:tbl>
      <w:tblPr>
        <w:tblStyle w:val="TableGrid"/>
        <w:bidiVisual/>
        <w:tblW w:w="9498" w:type="dxa"/>
        <w:tblInd w:w="204" w:type="dxa"/>
        <w:tblLook w:val="04A0" w:firstRow="1" w:lastRow="0" w:firstColumn="1" w:lastColumn="0" w:noHBand="0" w:noVBand="1"/>
      </w:tblPr>
      <w:tblGrid>
        <w:gridCol w:w="1818"/>
        <w:gridCol w:w="7680"/>
      </w:tblGrid>
      <w:tr w:rsidR="0039503D" w:rsidRPr="00F733A3" w14:paraId="09D9CB27" w14:textId="77777777" w:rsidTr="000D73D4">
        <w:tc>
          <w:tcPr>
            <w:tcW w:w="1701" w:type="dxa"/>
          </w:tcPr>
          <w:p w14:paraId="48C596D4" w14:textId="77777777" w:rsidR="0039503D" w:rsidRPr="00F733A3" w:rsidRDefault="0039503D" w:rsidP="007D2133">
            <w:pPr>
              <w:jc w:val="center"/>
              <w:rPr>
                <w:rFonts w:cs="B Lotus"/>
                <w:color w:val="000000" w:themeColor="text1"/>
                <w:rtl/>
              </w:rPr>
            </w:pPr>
            <w:r w:rsidRPr="00F733A3">
              <w:rPr>
                <w:rFonts w:ascii="Calibri" w:hAnsi="Calibri" w:cs="B Lotus"/>
                <w:color w:val="000000"/>
              </w:rPr>
              <w:t>F1040053</w:t>
            </w:r>
          </w:p>
        </w:tc>
        <w:tc>
          <w:tcPr>
            <w:tcW w:w="7797" w:type="dxa"/>
          </w:tcPr>
          <w:p w14:paraId="5F3831C2" w14:textId="77777777" w:rsidR="0039503D" w:rsidRPr="00F733A3" w:rsidRDefault="0039503D" w:rsidP="007D2133">
            <w:pPr>
              <w:jc w:val="center"/>
              <w:rPr>
                <w:rFonts w:cs="B Lotus"/>
                <w:color w:val="000000" w:themeColor="text1"/>
                <w:rtl/>
              </w:rPr>
            </w:pPr>
            <w:r w:rsidRPr="00F733A3">
              <w:rPr>
                <w:rFonts w:eastAsia="Calibri" w:cs="B Lotus" w:hint="cs"/>
                <w:color w:val="000000" w:themeColor="text1"/>
                <w:rtl/>
              </w:rPr>
              <w:t xml:space="preserve">گزارش خسارات مضاعف / شخص ثالث </w:t>
            </w:r>
            <w:r w:rsidRPr="00F733A3">
              <w:rPr>
                <w:rFonts w:ascii="Times New Roman" w:eastAsia="Calibri" w:hAnsi="Times New Roman" w:cs="Times New Roman" w:hint="cs"/>
                <w:color w:val="000000" w:themeColor="text1"/>
                <w:rtl/>
              </w:rPr>
              <w:t>–</w:t>
            </w:r>
            <w:r w:rsidRPr="00F733A3">
              <w:rPr>
                <w:rFonts w:eastAsia="Calibri" w:cs="B Lotus" w:hint="cs"/>
                <w:color w:val="000000" w:themeColor="text1"/>
                <w:rtl/>
              </w:rPr>
              <w:t xml:space="preserve"> بدنه اتومبيل</w:t>
            </w:r>
          </w:p>
        </w:tc>
      </w:tr>
      <w:tr w:rsidR="00284CF0" w:rsidRPr="00F733A3" w14:paraId="2D7D4C73" w14:textId="77777777" w:rsidTr="000D73D4">
        <w:trPr>
          <w:gridAfter w:val="1"/>
          <w:wAfter w:w="7797" w:type="dxa"/>
        </w:trPr>
        <w:tc>
          <w:tcPr>
            <w:tcW w:w="1701" w:type="dxa"/>
          </w:tcPr>
          <w:p w14:paraId="03534B52" w14:textId="77777777" w:rsidR="00284CF0" w:rsidRPr="00F733A3" w:rsidRDefault="00284CF0">
            <w:pPr>
              <w:bidi w:val="0"/>
              <w:rPr>
                <w:rFonts w:cs="B Lotus"/>
                <w:sz w:val="24"/>
                <w:szCs w:val="24"/>
              </w:rPr>
            </w:pPr>
          </w:p>
        </w:tc>
      </w:tr>
      <w:tr w:rsidR="0039503D" w:rsidRPr="00F733A3" w14:paraId="3896AD06" w14:textId="77777777" w:rsidTr="000D73D4">
        <w:tc>
          <w:tcPr>
            <w:tcW w:w="1701" w:type="dxa"/>
          </w:tcPr>
          <w:p w14:paraId="3AEAB272" w14:textId="77777777" w:rsidR="0039503D" w:rsidRPr="00F733A3" w:rsidRDefault="0039503D" w:rsidP="007D2133">
            <w:pPr>
              <w:jc w:val="both"/>
              <w:rPr>
                <w:rFonts w:cs="B Lotus"/>
                <w:color w:val="000000" w:themeColor="text1"/>
                <w:rtl/>
              </w:rPr>
            </w:pPr>
            <w:r w:rsidRPr="00F733A3">
              <w:rPr>
                <w:rFonts w:cs="B Lotus" w:hint="cs"/>
                <w:color w:val="000000" w:themeColor="text1"/>
                <w:rtl/>
              </w:rPr>
              <w:t>اهداف</w:t>
            </w:r>
          </w:p>
        </w:tc>
        <w:tc>
          <w:tcPr>
            <w:tcW w:w="7797" w:type="dxa"/>
          </w:tcPr>
          <w:p w14:paraId="58CC81A6" w14:textId="77777777" w:rsidR="0039503D" w:rsidRPr="00F733A3" w:rsidRDefault="0039503D" w:rsidP="004A19B9">
            <w:pPr>
              <w:pStyle w:val="ListParagraph"/>
              <w:numPr>
                <w:ilvl w:val="0"/>
                <w:numId w:val="16"/>
              </w:numPr>
              <w:bidi/>
              <w:rPr>
                <w:rFonts w:cs="B Lotus"/>
                <w:color w:val="000000" w:themeColor="text1"/>
                <w:rtl/>
              </w:rPr>
            </w:pPr>
            <w:r w:rsidRPr="00F733A3">
              <w:rPr>
                <w:rFonts w:cs="B Lotus" w:hint="cs"/>
                <w:color w:val="000000" w:themeColor="text1"/>
                <w:rtl/>
              </w:rPr>
              <w:t>شناسايي وسايل نقليه‌اي كه در زمان‌هاي بررسي توسط سامانه هم از محل بيمه نامه شخص ثالث و هم از محل بيمه نامه بدنه اتومبيل خسارت مالي براي مواضع آسيب ديده يكسان دريافت نموده‌اند.</w:t>
            </w:r>
          </w:p>
        </w:tc>
      </w:tr>
      <w:tr w:rsidR="0039503D" w:rsidRPr="00F733A3" w14:paraId="0C8F5EF1" w14:textId="77777777" w:rsidTr="000D73D4">
        <w:tc>
          <w:tcPr>
            <w:tcW w:w="1701" w:type="dxa"/>
          </w:tcPr>
          <w:p w14:paraId="0778925B" w14:textId="77777777" w:rsidR="0039503D" w:rsidRPr="00F733A3" w:rsidRDefault="0039503D" w:rsidP="007D2133">
            <w:pPr>
              <w:jc w:val="center"/>
              <w:rPr>
                <w:rFonts w:ascii="Calibri" w:hAnsi="Calibri" w:cs="B Lotus"/>
                <w:color w:val="000000"/>
              </w:rPr>
            </w:pPr>
            <w:r w:rsidRPr="00F733A3">
              <w:rPr>
                <w:rFonts w:cs="B Lotus"/>
                <w:color w:val="000000" w:themeColor="text1"/>
                <w:sz w:val="28"/>
                <w:szCs w:val="28"/>
              </w:rPr>
              <w:tab/>
            </w:r>
            <w:r w:rsidRPr="00F733A3">
              <w:rPr>
                <w:rFonts w:ascii="Calibri" w:hAnsi="Calibri" w:cs="B Lotus"/>
                <w:color w:val="000000"/>
              </w:rPr>
              <w:t>F1040054</w:t>
            </w:r>
          </w:p>
          <w:p w14:paraId="37935200" w14:textId="77777777" w:rsidR="0039503D" w:rsidRPr="00F733A3" w:rsidRDefault="0039503D" w:rsidP="007D2133">
            <w:pPr>
              <w:jc w:val="center"/>
              <w:rPr>
                <w:rFonts w:cs="B Lotus"/>
                <w:color w:val="000000" w:themeColor="text1"/>
                <w:rtl/>
              </w:rPr>
            </w:pPr>
          </w:p>
        </w:tc>
        <w:tc>
          <w:tcPr>
            <w:tcW w:w="7797" w:type="dxa"/>
          </w:tcPr>
          <w:p w14:paraId="29BD9288" w14:textId="77777777" w:rsidR="0039503D" w:rsidRPr="00F733A3" w:rsidRDefault="0039503D" w:rsidP="007D2133">
            <w:pPr>
              <w:tabs>
                <w:tab w:val="num" w:pos="720"/>
              </w:tabs>
              <w:ind w:left="360"/>
              <w:jc w:val="center"/>
              <w:rPr>
                <w:rFonts w:eastAsia="Calibri" w:cs="B Lotus"/>
                <w:color w:val="000000" w:themeColor="text1"/>
              </w:rPr>
            </w:pPr>
            <w:r w:rsidRPr="00F733A3">
              <w:rPr>
                <w:rFonts w:eastAsia="Calibri" w:cs="B Lotus" w:hint="cs"/>
                <w:color w:val="000000" w:themeColor="text1"/>
                <w:rtl/>
              </w:rPr>
              <w:t>گزارش خودروهاي مسبب حوادث تكراري / شخص ثالث</w:t>
            </w:r>
          </w:p>
          <w:p w14:paraId="68AB3EA6" w14:textId="77777777" w:rsidR="0039503D" w:rsidRPr="00F733A3" w:rsidRDefault="0039503D" w:rsidP="007D2133">
            <w:pPr>
              <w:jc w:val="center"/>
              <w:rPr>
                <w:rFonts w:cs="B Lotus"/>
                <w:color w:val="000000" w:themeColor="text1"/>
                <w:rtl/>
              </w:rPr>
            </w:pPr>
          </w:p>
        </w:tc>
      </w:tr>
      <w:tr w:rsidR="0039503D" w:rsidRPr="00F733A3" w14:paraId="14503BFD" w14:textId="77777777" w:rsidTr="000D73D4">
        <w:trPr>
          <w:gridAfter w:val="1"/>
          <w:wAfter w:w="7797" w:type="dxa"/>
        </w:trPr>
        <w:tc>
          <w:tcPr>
            <w:tcW w:w="1701" w:type="dxa"/>
          </w:tcPr>
          <w:p w14:paraId="733A07F5" w14:textId="77777777" w:rsidR="0039503D" w:rsidRPr="00F733A3" w:rsidRDefault="0039503D" w:rsidP="007D2133">
            <w:pPr>
              <w:rPr>
                <w:rFonts w:eastAsia="Calibri" w:cs="B Lotus"/>
                <w:color w:val="000000" w:themeColor="text1"/>
                <w:rtl/>
              </w:rPr>
            </w:pPr>
          </w:p>
        </w:tc>
      </w:tr>
      <w:tr w:rsidR="0039503D" w:rsidRPr="00F733A3" w14:paraId="18267AD7" w14:textId="77777777" w:rsidTr="000D73D4">
        <w:tc>
          <w:tcPr>
            <w:tcW w:w="1701" w:type="dxa"/>
          </w:tcPr>
          <w:p w14:paraId="651A27A8" w14:textId="77777777" w:rsidR="0039503D" w:rsidRPr="00F733A3" w:rsidRDefault="0039503D" w:rsidP="007D2133">
            <w:pPr>
              <w:jc w:val="both"/>
              <w:rPr>
                <w:rFonts w:cs="B Lotus"/>
                <w:color w:val="000000" w:themeColor="text1"/>
                <w:rtl/>
              </w:rPr>
            </w:pPr>
            <w:r w:rsidRPr="00F733A3">
              <w:rPr>
                <w:rFonts w:cs="B Lotus" w:hint="cs"/>
                <w:color w:val="000000" w:themeColor="text1"/>
                <w:rtl/>
              </w:rPr>
              <w:t>اهداف</w:t>
            </w:r>
          </w:p>
        </w:tc>
        <w:tc>
          <w:tcPr>
            <w:tcW w:w="7797" w:type="dxa"/>
          </w:tcPr>
          <w:p w14:paraId="37705490" w14:textId="77777777" w:rsidR="0039503D" w:rsidRPr="00F733A3" w:rsidRDefault="0039503D" w:rsidP="004A19B9">
            <w:pPr>
              <w:pStyle w:val="ListParagraph"/>
              <w:numPr>
                <w:ilvl w:val="0"/>
                <w:numId w:val="16"/>
              </w:numPr>
              <w:tabs>
                <w:tab w:val="num" w:pos="720"/>
                <w:tab w:val="num" w:pos="1440"/>
                <w:tab w:val="num" w:pos="2160"/>
              </w:tabs>
              <w:bidi/>
              <w:jc w:val="lowKashida"/>
              <w:rPr>
                <w:rFonts w:cs="B Lotus"/>
                <w:color w:val="000000" w:themeColor="text1"/>
                <w:rtl/>
              </w:rPr>
            </w:pPr>
            <w:r w:rsidRPr="00F733A3">
              <w:rPr>
                <w:rFonts w:cs="B Lotus" w:hint="cs"/>
                <w:color w:val="000000" w:themeColor="text1"/>
                <w:rtl/>
              </w:rPr>
              <w:t>شناسايي خودروهايي كه در بازه زماني تعيين شده و مورد بررسي به صورت مكرر و متعدد به عنوان وسيله نقليه مسبب حادثه معرفي شده‌اند.</w:t>
            </w:r>
          </w:p>
          <w:p w14:paraId="6B68EDCE" w14:textId="77777777" w:rsidR="0039503D" w:rsidRPr="00F733A3" w:rsidRDefault="0039503D" w:rsidP="004A19B9">
            <w:pPr>
              <w:pStyle w:val="ListParagraph"/>
              <w:numPr>
                <w:ilvl w:val="0"/>
                <w:numId w:val="16"/>
              </w:numPr>
              <w:tabs>
                <w:tab w:val="num" w:pos="720"/>
                <w:tab w:val="num" w:pos="1440"/>
                <w:tab w:val="num" w:pos="2160"/>
              </w:tabs>
              <w:bidi/>
              <w:jc w:val="lowKashida"/>
              <w:rPr>
                <w:rFonts w:cs="B Lotus"/>
                <w:color w:val="000000" w:themeColor="text1"/>
                <w:rtl/>
              </w:rPr>
            </w:pPr>
            <w:r w:rsidRPr="00F733A3">
              <w:rPr>
                <w:rFonts w:cs="B Lotus" w:hint="cs"/>
                <w:color w:val="000000" w:themeColor="text1"/>
                <w:rtl/>
              </w:rPr>
              <w:t xml:space="preserve">نحوه شناسايي: جستجوي سوابق بر اساس شماره موتور / شاسي / </w:t>
            </w:r>
            <w:r w:rsidRPr="00F733A3">
              <w:rPr>
                <w:rFonts w:cs="B Lotus"/>
                <w:color w:val="000000" w:themeColor="text1"/>
              </w:rPr>
              <w:t>VIN</w:t>
            </w:r>
            <w:r w:rsidRPr="00F733A3">
              <w:rPr>
                <w:rFonts w:cs="B Lotus" w:hint="cs"/>
                <w:color w:val="000000" w:themeColor="text1"/>
                <w:rtl/>
              </w:rPr>
              <w:t xml:space="preserve"> / شهرباني و ارائه گزارش از موارد مشمول.</w:t>
            </w:r>
          </w:p>
          <w:p w14:paraId="3377DB58" w14:textId="77777777" w:rsidR="0039503D" w:rsidRPr="00F733A3" w:rsidRDefault="0039503D" w:rsidP="007D2133">
            <w:pPr>
              <w:ind w:left="1080"/>
              <w:rPr>
                <w:rFonts w:cs="B Lotus"/>
                <w:color w:val="000000" w:themeColor="text1"/>
                <w:rtl/>
              </w:rPr>
            </w:pPr>
          </w:p>
        </w:tc>
      </w:tr>
      <w:tr w:rsidR="0039503D" w:rsidRPr="00F733A3" w14:paraId="5D38E623" w14:textId="77777777" w:rsidTr="000D73D4">
        <w:tc>
          <w:tcPr>
            <w:tcW w:w="1701" w:type="dxa"/>
          </w:tcPr>
          <w:p w14:paraId="1743429B" w14:textId="77777777" w:rsidR="0039503D" w:rsidRPr="00F733A3" w:rsidRDefault="0039503D" w:rsidP="00284CF0">
            <w:pPr>
              <w:jc w:val="center"/>
              <w:rPr>
                <w:rFonts w:ascii="Calibri" w:hAnsi="Calibri" w:cs="B Lotus"/>
                <w:color w:val="000000"/>
              </w:rPr>
            </w:pPr>
            <w:r w:rsidRPr="00F733A3">
              <w:rPr>
                <w:rFonts w:ascii="Calibri" w:hAnsi="Calibri" w:cs="B Lotus"/>
                <w:color w:val="000000"/>
              </w:rPr>
              <w:t>F1040056</w:t>
            </w:r>
          </w:p>
          <w:p w14:paraId="0A5EE624" w14:textId="77777777" w:rsidR="0039503D" w:rsidRPr="00F733A3" w:rsidRDefault="0039503D" w:rsidP="00284CF0">
            <w:pPr>
              <w:jc w:val="center"/>
              <w:rPr>
                <w:rFonts w:cs="B Lotus"/>
                <w:color w:val="000000" w:themeColor="text1"/>
                <w:rtl/>
              </w:rPr>
            </w:pPr>
          </w:p>
        </w:tc>
        <w:tc>
          <w:tcPr>
            <w:tcW w:w="7797" w:type="dxa"/>
          </w:tcPr>
          <w:p w14:paraId="75AF9E89" w14:textId="77777777" w:rsidR="0039503D" w:rsidRPr="00F733A3" w:rsidRDefault="0039503D" w:rsidP="00284CF0">
            <w:pPr>
              <w:tabs>
                <w:tab w:val="num" w:pos="720"/>
              </w:tabs>
              <w:ind w:left="360"/>
              <w:jc w:val="center"/>
              <w:rPr>
                <w:rFonts w:eastAsia="Calibri" w:cs="B Lotus"/>
                <w:color w:val="000000" w:themeColor="text1"/>
              </w:rPr>
            </w:pPr>
            <w:r w:rsidRPr="00F733A3">
              <w:rPr>
                <w:rFonts w:eastAsia="Calibri" w:cs="B Lotus" w:hint="cs"/>
                <w:color w:val="000000" w:themeColor="text1"/>
                <w:rtl/>
              </w:rPr>
              <w:t>گزارش اشخاص مقصر حوادث تكراري / شخص ثالث</w:t>
            </w:r>
          </w:p>
          <w:p w14:paraId="6D61D518" w14:textId="77777777" w:rsidR="0039503D" w:rsidRPr="00F733A3" w:rsidRDefault="0039503D" w:rsidP="00284CF0">
            <w:pPr>
              <w:jc w:val="center"/>
              <w:rPr>
                <w:rFonts w:cs="B Lotus"/>
                <w:color w:val="000000" w:themeColor="text1"/>
                <w:rtl/>
              </w:rPr>
            </w:pPr>
          </w:p>
        </w:tc>
      </w:tr>
      <w:tr w:rsidR="0039503D" w:rsidRPr="00F733A3" w14:paraId="728DAFE7" w14:textId="77777777" w:rsidTr="000D73D4">
        <w:trPr>
          <w:gridAfter w:val="1"/>
          <w:wAfter w:w="7797" w:type="dxa"/>
        </w:trPr>
        <w:tc>
          <w:tcPr>
            <w:tcW w:w="1701" w:type="dxa"/>
          </w:tcPr>
          <w:p w14:paraId="6AE1C69F" w14:textId="77777777" w:rsidR="0039503D" w:rsidRPr="00F733A3" w:rsidRDefault="0039503D" w:rsidP="00284CF0">
            <w:pPr>
              <w:rPr>
                <w:rFonts w:eastAsia="Calibri" w:cs="B Lotus"/>
                <w:color w:val="000000" w:themeColor="text1"/>
                <w:rtl/>
              </w:rPr>
            </w:pPr>
          </w:p>
        </w:tc>
      </w:tr>
      <w:tr w:rsidR="0039503D" w:rsidRPr="00F733A3" w14:paraId="7A34ED28" w14:textId="77777777" w:rsidTr="000D73D4">
        <w:tc>
          <w:tcPr>
            <w:tcW w:w="1701" w:type="dxa"/>
          </w:tcPr>
          <w:p w14:paraId="40A231B8" w14:textId="77777777" w:rsidR="0039503D" w:rsidRPr="00F733A3" w:rsidRDefault="0039503D" w:rsidP="00284CF0">
            <w:pPr>
              <w:jc w:val="both"/>
              <w:rPr>
                <w:rFonts w:cs="B Lotus"/>
                <w:color w:val="000000" w:themeColor="text1"/>
                <w:rtl/>
              </w:rPr>
            </w:pPr>
            <w:r w:rsidRPr="00F733A3">
              <w:rPr>
                <w:rFonts w:cs="B Lotus" w:hint="cs"/>
                <w:color w:val="000000" w:themeColor="text1"/>
                <w:rtl/>
              </w:rPr>
              <w:t>اهداف</w:t>
            </w:r>
          </w:p>
        </w:tc>
        <w:tc>
          <w:tcPr>
            <w:tcW w:w="7797" w:type="dxa"/>
          </w:tcPr>
          <w:p w14:paraId="295A42FA" w14:textId="77777777" w:rsidR="0039503D" w:rsidRPr="00F733A3" w:rsidRDefault="0039503D" w:rsidP="004A19B9">
            <w:pPr>
              <w:pStyle w:val="ListParagraph"/>
              <w:numPr>
                <w:ilvl w:val="0"/>
                <w:numId w:val="17"/>
              </w:numPr>
              <w:tabs>
                <w:tab w:val="num" w:pos="720"/>
                <w:tab w:val="num" w:pos="1440"/>
                <w:tab w:val="num" w:pos="2160"/>
              </w:tabs>
              <w:bidi/>
              <w:jc w:val="lowKashida"/>
              <w:rPr>
                <w:rFonts w:cs="B Lotus"/>
                <w:color w:val="000000" w:themeColor="text1"/>
                <w:rtl/>
              </w:rPr>
            </w:pPr>
            <w:r w:rsidRPr="00F733A3">
              <w:rPr>
                <w:rFonts w:cs="B Lotus" w:hint="cs"/>
                <w:color w:val="000000" w:themeColor="text1"/>
                <w:rtl/>
              </w:rPr>
              <w:t>شناسايي افرادي كه در بازه زماني تعيين شده و مورد بررسي به صورت مكرر و متعدد به عنوان مقصران حوادث و سوانح رانندگي معرفي شده‌اند.</w:t>
            </w:r>
          </w:p>
          <w:p w14:paraId="06C83037" w14:textId="77777777" w:rsidR="0039503D" w:rsidRPr="00F733A3" w:rsidRDefault="0039503D" w:rsidP="004A19B9">
            <w:pPr>
              <w:pStyle w:val="ListParagraph"/>
              <w:numPr>
                <w:ilvl w:val="0"/>
                <w:numId w:val="17"/>
              </w:numPr>
              <w:tabs>
                <w:tab w:val="num" w:pos="720"/>
                <w:tab w:val="num" w:pos="1440"/>
                <w:tab w:val="num" w:pos="2160"/>
              </w:tabs>
              <w:bidi/>
              <w:jc w:val="lowKashida"/>
              <w:rPr>
                <w:rFonts w:cs="B Lotus"/>
                <w:color w:val="000000" w:themeColor="text1"/>
                <w:rtl/>
              </w:rPr>
            </w:pPr>
            <w:r w:rsidRPr="00F733A3">
              <w:rPr>
                <w:rFonts w:cs="B Lotus" w:hint="cs"/>
                <w:color w:val="000000" w:themeColor="text1"/>
                <w:rtl/>
              </w:rPr>
              <w:t>نحوه شناسايي: جستجوي سوابق بر اساس (شماره ملي) يا (نام - نام خانوادگي - نام پدر - شماره شناسنامه) و ارائه گزارش از موارد مشمول.</w:t>
            </w:r>
          </w:p>
          <w:p w14:paraId="48EE54B8" w14:textId="77777777" w:rsidR="0039503D" w:rsidRPr="00F733A3" w:rsidRDefault="0039503D" w:rsidP="00284CF0">
            <w:pPr>
              <w:ind w:left="1080"/>
              <w:rPr>
                <w:rFonts w:cs="B Lotus"/>
                <w:color w:val="000000" w:themeColor="text1"/>
                <w:rtl/>
              </w:rPr>
            </w:pPr>
          </w:p>
        </w:tc>
      </w:tr>
      <w:tr w:rsidR="0039503D" w:rsidRPr="00F733A3" w14:paraId="1F97529E" w14:textId="77777777" w:rsidTr="000D73D4">
        <w:tc>
          <w:tcPr>
            <w:tcW w:w="1701" w:type="dxa"/>
          </w:tcPr>
          <w:p w14:paraId="5B7B2153" w14:textId="77777777" w:rsidR="0039503D" w:rsidRPr="00F733A3" w:rsidRDefault="0039503D" w:rsidP="00284CF0">
            <w:pPr>
              <w:jc w:val="center"/>
              <w:rPr>
                <w:rFonts w:ascii="Calibri" w:hAnsi="Calibri" w:cs="B Lotus"/>
                <w:color w:val="000000"/>
              </w:rPr>
            </w:pPr>
            <w:r w:rsidRPr="00F733A3">
              <w:rPr>
                <w:rFonts w:ascii="Calibri" w:hAnsi="Calibri" w:cs="B Lotus"/>
                <w:color w:val="000000"/>
              </w:rPr>
              <w:t>F1040057</w:t>
            </w:r>
          </w:p>
          <w:p w14:paraId="1DBA487E" w14:textId="77777777" w:rsidR="0039503D" w:rsidRPr="00F733A3" w:rsidRDefault="0039503D" w:rsidP="00284CF0">
            <w:pPr>
              <w:jc w:val="center"/>
              <w:rPr>
                <w:rFonts w:cs="B Lotus"/>
                <w:color w:val="000000" w:themeColor="text1"/>
                <w:rtl/>
              </w:rPr>
            </w:pPr>
          </w:p>
        </w:tc>
        <w:tc>
          <w:tcPr>
            <w:tcW w:w="7797" w:type="dxa"/>
          </w:tcPr>
          <w:p w14:paraId="0E7BCD5D" w14:textId="77777777" w:rsidR="0039503D" w:rsidRPr="00F733A3" w:rsidRDefault="0039503D" w:rsidP="00284CF0">
            <w:pPr>
              <w:tabs>
                <w:tab w:val="num" w:pos="720"/>
              </w:tabs>
              <w:ind w:left="360"/>
              <w:jc w:val="center"/>
              <w:rPr>
                <w:rFonts w:eastAsia="Calibri" w:cs="B Lotus"/>
                <w:color w:val="000000" w:themeColor="text1"/>
              </w:rPr>
            </w:pPr>
            <w:r w:rsidRPr="00F733A3">
              <w:rPr>
                <w:rFonts w:eastAsia="Calibri" w:cs="B Lotus" w:hint="cs"/>
                <w:color w:val="000000" w:themeColor="text1"/>
                <w:rtl/>
              </w:rPr>
              <w:t>گزارش اشخاص زیان‌دیده حوادث تكراري / شخص ثالث</w:t>
            </w:r>
          </w:p>
          <w:p w14:paraId="3E82161E" w14:textId="77777777" w:rsidR="0039503D" w:rsidRPr="00F733A3" w:rsidRDefault="0039503D" w:rsidP="00284CF0">
            <w:pPr>
              <w:jc w:val="center"/>
              <w:rPr>
                <w:rFonts w:cs="B Lotus"/>
                <w:color w:val="000000" w:themeColor="text1"/>
                <w:rtl/>
              </w:rPr>
            </w:pPr>
          </w:p>
        </w:tc>
      </w:tr>
      <w:tr w:rsidR="0039503D" w:rsidRPr="00F733A3" w14:paraId="15937049" w14:textId="77777777" w:rsidTr="000D73D4">
        <w:trPr>
          <w:gridAfter w:val="1"/>
          <w:wAfter w:w="7797" w:type="dxa"/>
        </w:trPr>
        <w:tc>
          <w:tcPr>
            <w:tcW w:w="1701" w:type="dxa"/>
          </w:tcPr>
          <w:p w14:paraId="0B494973" w14:textId="77777777" w:rsidR="0039503D" w:rsidRPr="00F733A3" w:rsidRDefault="0039503D" w:rsidP="00284CF0">
            <w:pPr>
              <w:rPr>
                <w:rFonts w:eastAsia="Calibri" w:cs="B Lotus"/>
                <w:color w:val="000000" w:themeColor="text1"/>
                <w:rtl/>
              </w:rPr>
            </w:pPr>
          </w:p>
        </w:tc>
      </w:tr>
      <w:tr w:rsidR="0039503D" w:rsidRPr="00F733A3" w14:paraId="28407724" w14:textId="77777777" w:rsidTr="000D73D4">
        <w:tc>
          <w:tcPr>
            <w:tcW w:w="1701" w:type="dxa"/>
          </w:tcPr>
          <w:p w14:paraId="54475A23" w14:textId="77777777" w:rsidR="0039503D" w:rsidRPr="00F733A3" w:rsidRDefault="0039503D" w:rsidP="00284CF0">
            <w:pPr>
              <w:jc w:val="both"/>
              <w:rPr>
                <w:rFonts w:cs="B Lotus"/>
                <w:color w:val="000000" w:themeColor="text1"/>
                <w:rtl/>
              </w:rPr>
            </w:pPr>
            <w:r w:rsidRPr="00F733A3">
              <w:rPr>
                <w:rFonts w:cs="B Lotus" w:hint="cs"/>
                <w:color w:val="000000" w:themeColor="text1"/>
                <w:rtl/>
              </w:rPr>
              <w:lastRenderedPageBreak/>
              <w:t>اهداف</w:t>
            </w:r>
          </w:p>
        </w:tc>
        <w:tc>
          <w:tcPr>
            <w:tcW w:w="7797" w:type="dxa"/>
          </w:tcPr>
          <w:p w14:paraId="5059E4B4" w14:textId="77777777" w:rsidR="0039503D" w:rsidRPr="00F733A3" w:rsidRDefault="0039503D" w:rsidP="004A19B9">
            <w:pPr>
              <w:pStyle w:val="ListParagraph"/>
              <w:numPr>
                <w:ilvl w:val="0"/>
                <w:numId w:val="18"/>
              </w:numPr>
              <w:tabs>
                <w:tab w:val="num" w:pos="720"/>
                <w:tab w:val="num" w:pos="1440"/>
                <w:tab w:val="num" w:pos="2160"/>
              </w:tabs>
              <w:bidi/>
              <w:jc w:val="lowKashida"/>
              <w:rPr>
                <w:rFonts w:cs="B Lotus"/>
                <w:color w:val="000000" w:themeColor="text1"/>
                <w:rtl/>
              </w:rPr>
            </w:pPr>
            <w:r w:rsidRPr="00F733A3">
              <w:rPr>
                <w:rFonts w:cs="B Lotus" w:hint="cs"/>
                <w:color w:val="000000" w:themeColor="text1"/>
                <w:rtl/>
              </w:rPr>
              <w:t>شناسايي افرادي كه در بازه زماني تعيين شده و مورد بررسي به صورت مكرر و متعدد به عنوان زیان‌دیدگان حوادث و سوانح رانندگي از مؤسسات بيمه خسارت دريافت نموده‌اند.</w:t>
            </w:r>
          </w:p>
          <w:p w14:paraId="23A7AE20" w14:textId="77777777" w:rsidR="0039503D" w:rsidRPr="00F733A3" w:rsidRDefault="0039503D" w:rsidP="004A19B9">
            <w:pPr>
              <w:pStyle w:val="ListParagraph"/>
              <w:numPr>
                <w:ilvl w:val="0"/>
                <w:numId w:val="18"/>
              </w:numPr>
              <w:tabs>
                <w:tab w:val="num" w:pos="720"/>
                <w:tab w:val="num" w:pos="1440"/>
                <w:tab w:val="num" w:pos="2160"/>
              </w:tabs>
              <w:bidi/>
              <w:jc w:val="lowKashida"/>
              <w:rPr>
                <w:rFonts w:cs="B Lotus"/>
                <w:color w:val="000000" w:themeColor="text1"/>
                <w:rtl/>
              </w:rPr>
            </w:pPr>
            <w:r w:rsidRPr="00F733A3">
              <w:rPr>
                <w:rFonts w:cs="B Lotus" w:hint="cs"/>
                <w:color w:val="000000" w:themeColor="text1"/>
                <w:rtl/>
              </w:rPr>
              <w:t>نحوه شناسايي: جستجوي سوابق بر اساس (شماره ملي) يا (نام - نام خانوادگي - نام پدر - شماره شناسنامه) و ارائه گزارش از موارد مشمول.</w:t>
            </w:r>
          </w:p>
          <w:p w14:paraId="72CFC834" w14:textId="77777777" w:rsidR="0039503D" w:rsidRPr="00F733A3" w:rsidRDefault="0039503D" w:rsidP="00284CF0">
            <w:pPr>
              <w:ind w:left="1080"/>
              <w:rPr>
                <w:rFonts w:cs="B Lotus"/>
                <w:color w:val="000000" w:themeColor="text1"/>
                <w:rtl/>
              </w:rPr>
            </w:pPr>
          </w:p>
        </w:tc>
      </w:tr>
      <w:tr w:rsidR="0039503D" w:rsidRPr="00F733A3" w14:paraId="037AAB6D" w14:textId="77777777" w:rsidTr="000D73D4">
        <w:tc>
          <w:tcPr>
            <w:tcW w:w="1701" w:type="dxa"/>
          </w:tcPr>
          <w:p w14:paraId="4C276A7B" w14:textId="77777777" w:rsidR="0039503D" w:rsidRPr="00F733A3" w:rsidRDefault="0039503D" w:rsidP="00284CF0">
            <w:pPr>
              <w:jc w:val="center"/>
              <w:rPr>
                <w:rFonts w:ascii="Calibri" w:hAnsi="Calibri" w:cs="B Lotus"/>
                <w:color w:val="000000"/>
              </w:rPr>
            </w:pPr>
            <w:r w:rsidRPr="00F733A3">
              <w:rPr>
                <w:rFonts w:ascii="Calibri" w:hAnsi="Calibri" w:cs="B Lotus"/>
                <w:color w:val="000000"/>
              </w:rPr>
              <w:t>F1040059</w:t>
            </w:r>
          </w:p>
          <w:p w14:paraId="1F2CD8B0" w14:textId="77777777" w:rsidR="0039503D" w:rsidRPr="00F733A3" w:rsidRDefault="0039503D" w:rsidP="00284CF0">
            <w:pPr>
              <w:jc w:val="center"/>
              <w:rPr>
                <w:rFonts w:cs="B Lotus"/>
                <w:color w:val="000000" w:themeColor="text1"/>
                <w:rtl/>
              </w:rPr>
            </w:pPr>
          </w:p>
        </w:tc>
        <w:tc>
          <w:tcPr>
            <w:tcW w:w="7797" w:type="dxa"/>
          </w:tcPr>
          <w:p w14:paraId="16818FE9" w14:textId="77777777" w:rsidR="0039503D" w:rsidRPr="00F733A3" w:rsidRDefault="0039503D" w:rsidP="00284CF0">
            <w:pPr>
              <w:jc w:val="center"/>
              <w:rPr>
                <w:rFonts w:cs="B Lotus"/>
                <w:color w:val="000000" w:themeColor="text1"/>
                <w:rtl/>
              </w:rPr>
            </w:pPr>
            <w:r w:rsidRPr="00F733A3">
              <w:rPr>
                <w:rFonts w:eastAsia="Calibri" w:cs="B Lotus" w:hint="cs"/>
                <w:color w:val="000000" w:themeColor="text1"/>
                <w:rtl/>
              </w:rPr>
              <w:t>گزارش ساعات و محل‌هاي وقوع حادثه و نوع حوادث (نظير وا‍‍‍‍ژگوني)/ شخص ثالث</w:t>
            </w:r>
            <w:r w:rsidRPr="00F733A3">
              <w:rPr>
                <w:rFonts w:cs="B Lotus"/>
                <w:color w:val="000000" w:themeColor="text1"/>
                <w:rtl/>
              </w:rPr>
              <w:t xml:space="preserve"> </w:t>
            </w:r>
          </w:p>
        </w:tc>
      </w:tr>
      <w:tr w:rsidR="0039503D" w:rsidRPr="00F733A3" w14:paraId="21E090D7" w14:textId="77777777" w:rsidTr="000D73D4">
        <w:trPr>
          <w:gridAfter w:val="1"/>
          <w:wAfter w:w="7797" w:type="dxa"/>
        </w:trPr>
        <w:tc>
          <w:tcPr>
            <w:tcW w:w="1701" w:type="dxa"/>
          </w:tcPr>
          <w:p w14:paraId="140F168B" w14:textId="77777777" w:rsidR="0039503D" w:rsidRPr="00F733A3" w:rsidRDefault="0039503D" w:rsidP="00284CF0">
            <w:pPr>
              <w:rPr>
                <w:rFonts w:eastAsia="Calibri" w:cs="B Lotus"/>
                <w:color w:val="000000" w:themeColor="text1"/>
                <w:rtl/>
              </w:rPr>
            </w:pPr>
          </w:p>
        </w:tc>
      </w:tr>
      <w:tr w:rsidR="0039503D" w:rsidRPr="00F733A3" w14:paraId="7342DA8F" w14:textId="77777777" w:rsidTr="000D73D4">
        <w:tc>
          <w:tcPr>
            <w:tcW w:w="1701" w:type="dxa"/>
          </w:tcPr>
          <w:p w14:paraId="3F214061" w14:textId="77777777" w:rsidR="0039503D" w:rsidRPr="00F733A3" w:rsidRDefault="0039503D" w:rsidP="00284CF0">
            <w:pPr>
              <w:jc w:val="both"/>
              <w:rPr>
                <w:rFonts w:cs="B Lotus"/>
                <w:color w:val="000000" w:themeColor="text1"/>
                <w:rtl/>
              </w:rPr>
            </w:pPr>
            <w:r w:rsidRPr="00F733A3">
              <w:rPr>
                <w:rFonts w:cs="B Lotus" w:hint="cs"/>
                <w:color w:val="000000" w:themeColor="text1"/>
                <w:rtl/>
              </w:rPr>
              <w:t>اهداف</w:t>
            </w:r>
          </w:p>
        </w:tc>
        <w:tc>
          <w:tcPr>
            <w:tcW w:w="7797" w:type="dxa"/>
          </w:tcPr>
          <w:p w14:paraId="79AF8C85" w14:textId="77777777" w:rsidR="0039503D" w:rsidRPr="00F733A3" w:rsidRDefault="0039503D" w:rsidP="004A19B9">
            <w:pPr>
              <w:pStyle w:val="ListParagraph"/>
              <w:numPr>
                <w:ilvl w:val="0"/>
                <w:numId w:val="19"/>
              </w:numPr>
              <w:tabs>
                <w:tab w:val="num" w:pos="720"/>
                <w:tab w:val="num" w:pos="1440"/>
                <w:tab w:val="num" w:pos="2160"/>
              </w:tabs>
              <w:bidi/>
              <w:jc w:val="lowKashida"/>
              <w:rPr>
                <w:rFonts w:cs="B Lotus"/>
                <w:color w:val="000000" w:themeColor="text1"/>
                <w:rtl/>
              </w:rPr>
            </w:pPr>
            <w:r w:rsidRPr="00F733A3">
              <w:rPr>
                <w:rFonts w:cs="B Lotus" w:hint="cs"/>
                <w:color w:val="000000" w:themeColor="text1"/>
                <w:rtl/>
              </w:rPr>
              <w:t>شناسايي حوادثي كه در بازه زماني تعيين شده و مورد بررسي در ساعات بين 12 تا 5 صبح و در خارج از حريم شهرها اتفاق افتاده و در اثر انواع خاصي از حوادث نظير واژگوني بوده است.</w:t>
            </w:r>
          </w:p>
          <w:p w14:paraId="5EAECEDD" w14:textId="77777777" w:rsidR="0039503D" w:rsidRPr="00F733A3" w:rsidRDefault="0039503D" w:rsidP="00284CF0">
            <w:pPr>
              <w:ind w:left="1080"/>
              <w:rPr>
                <w:rFonts w:cs="B Lotus"/>
                <w:color w:val="000000" w:themeColor="text1"/>
                <w:rtl/>
              </w:rPr>
            </w:pPr>
          </w:p>
        </w:tc>
      </w:tr>
      <w:tr w:rsidR="0039503D" w:rsidRPr="00F733A3" w14:paraId="1AE7C303" w14:textId="77777777" w:rsidTr="000D73D4">
        <w:trPr>
          <w:trHeight w:val="557"/>
        </w:trPr>
        <w:tc>
          <w:tcPr>
            <w:tcW w:w="1701" w:type="dxa"/>
          </w:tcPr>
          <w:p w14:paraId="66C79DD4" w14:textId="77777777" w:rsidR="0039503D" w:rsidRPr="00F733A3" w:rsidRDefault="0039503D" w:rsidP="00284CF0">
            <w:pPr>
              <w:jc w:val="center"/>
              <w:rPr>
                <w:rFonts w:ascii="Calibri" w:hAnsi="Calibri" w:cs="B Lotus"/>
                <w:color w:val="000000"/>
              </w:rPr>
            </w:pPr>
            <w:r w:rsidRPr="00F733A3">
              <w:rPr>
                <w:rFonts w:ascii="Calibri" w:hAnsi="Calibri" w:cs="B Lotus"/>
                <w:color w:val="000000"/>
              </w:rPr>
              <w:t>F1040060</w:t>
            </w:r>
          </w:p>
          <w:p w14:paraId="12FEADDA" w14:textId="77777777" w:rsidR="0039503D" w:rsidRPr="00F733A3" w:rsidRDefault="0039503D" w:rsidP="00284CF0">
            <w:pPr>
              <w:jc w:val="center"/>
              <w:rPr>
                <w:rFonts w:cs="B Lotus"/>
                <w:color w:val="000000" w:themeColor="text1"/>
                <w:rtl/>
              </w:rPr>
            </w:pPr>
          </w:p>
        </w:tc>
        <w:tc>
          <w:tcPr>
            <w:tcW w:w="7797" w:type="dxa"/>
          </w:tcPr>
          <w:p w14:paraId="4F6043E2" w14:textId="77777777" w:rsidR="0039503D" w:rsidRPr="00F733A3" w:rsidRDefault="0039503D" w:rsidP="00284CF0">
            <w:pPr>
              <w:tabs>
                <w:tab w:val="num" w:pos="720"/>
              </w:tabs>
              <w:ind w:left="360"/>
              <w:jc w:val="center"/>
              <w:rPr>
                <w:rFonts w:eastAsia="Calibri" w:cs="B Lotus"/>
                <w:color w:val="000000" w:themeColor="text1"/>
              </w:rPr>
            </w:pPr>
            <w:r w:rsidRPr="00F733A3">
              <w:rPr>
                <w:rFonts w:eastAsia="Calibri" w:cs="B Lotus" w:hint="cs"/>
                <w:color w:val="000000" w:themeColor="text1"/>
                <w:rtl/>
              </w:rPr>
              <w:t>گزارش خسارات پرداخت شده بر اساس نوع وسيله نقليه/ شخص ثالث</w:t>
            </w:r>
          </w:p>
          <w:p w14:paraId="3B191E14" w14:textId="77777777" w:rsidR="0039503D" w:rsidRPr="00F733A3" w:rsidRDefault="0039503D" w:rsidP="00284CF0">
            <w:pPr>
              <w:tabs>
                <w:tab w:val="num" w:pos="720"/>
              </w:tabs>
              <w:ind w:left="360"/>
              <w:jc w:val="center"/>
              <w:rPr>
                <w:rFonts w:eastAsia="Calibri" w:cs="B Lotus"/>
                <w:color w:val="000000" w:themeColor="text1"/>
              </w:rPr>
            </w:pPr>
          </w:p>
          <w:p w14:paraId="4DA3AB19" w14:textId="77777777" w:rsidR="0039503D" w:rsidRPr="00F733A3" w:rsidRDefault="0039503D" w:rsidP="00284CF0">
            <w:pPr>
              <w:jc w:val="center"/>
              <w:rPr>
                <w:rFonts w:cs="B Lotus"/>
                <w:color w:val="000000" w:themeColor="text1"/>
                <w:rtl/>
              </w:rPr>
            </w:pPr>
          </w:p>
        </w:tc>
      </w:tr>
      <w:tr w:rsidR="0039503D" w:rsidRPr="00F733A3" w14:paraId="1E5668FE" w14:textId="77777777" w:rsidTr="000D73D4">
        <w:trPr>
          <w:gridAfter w:val="1"/>
          <w:wAfter w:w="7797" w:type="dxa"/>
        </w:trPr>
        <w:tc>
          <w:tcPr>
            <w:tcW w:w="1701" w:type="dxa"/>
          </w:tcPr>
          <w:p w14:paraId="48311744" w14:textId="77777777" w:rsidR="0039503D" w:rsidRPr="00F733A3" w:rsidRDefault="0039503D" w:rsidP="00284CF0">
            <w:pPr>
              <w:rPr>
                <w:rFonts w:eastAsia="Calibri" w:cs="B Lotus"/>
                <w:color w:val="000000" w:themeColor="text1"/>
                <w:rtl/>
              </w:rPr>
            </w:pPr>
          </w:p>
        </w:tc>
      </w:tr>
      <w:tr w:rsidR="0039503D" w:rsidRPr="00F733A3" w14:paraId="5781B506" w14:textId="77777777" w:rsidTr="000D73D4">
        <w:tc>
          <w:tcPr>
            <w:tcW w:w="1701" w:type="dxa"/>
          </w:tcPr>
          <w:p w14:paraId="74069137" w14:textId="77777777" w:rsidR="0039503D" w:rsidRPr="00F733A3" w:rsidRDefault="0039503D" w:rsidP="00284CF0">
            <w:pPr>
              <w:jc w:val="both"/>
              <w:rPr>
                <w:rFonts w:cs="B Lotus"/>
                <w:color w:val="000000" w:themeColor="text1"/>
                <w:rtl/>
              </w:rPr>
            </w:pPr>
            <w:r w:rsidRPr="00F733A3">
              <w:rPr>
                <w:rFonts w:cs="B Lotus" w:hint="cs"/>
                <w:color w:val="000000" w:themeColor="text1"/>
                <w:rtl/>
              </w:rPr>
              <w:t>اهداف</w:t>
            </w:r>
          </w:p>
        </w:tc>
        <w:tc>
          <w:tcPr>
            <w:tcW w:w="7797" w:type="dxa"/>
          </w:tcPr>
          <w:p w14:paraId="3AFDECFB" w14:textId="77777777" w:rsidR="0039503D" w:rsidRPr="00F733A3" w:rsidRDefault="0039503D" w:rsidP="004A19B9">
            <w:pPr>
              <w:pStyle w:val="ListParagraph"/>
              <w:numPr>
                <w:ilvl w:val="0"/>
                <w:numId w:val="19"/>
              </w:numPr>
              <w:tabs>
                <w:tab w:val="num" w:pos="720"/>
                <w:tab w:val="num" w:pos="1440"/>
                <w:tab w:val="num" w:pos="2160"/>
              </w:tabs>
              <w:bidi/>
              <w:jc w:val="lowKashida"/>
              <w:rPr>
                <w:rFonts w:cs="B Lotus"/>
                <w:color w:val="000000" w:themeColor="text1"/>
              </w:rPr>
            </w:pPr>
            <w:r w:rsidRPr="00F733A3">
              <w:rPr>
                <w:rFonts w:cs="B Lotus" w:hint="cs"/>
                <w:color w:val="000000" w:themeColor="text1"/>
                <w:rtl/>
              </w:rPr>
              <w:t xml:space="preserve">شناسايي وسايل نقليه‌اي كه در بازه زماني تعيين شده و مورد بررسي در حوادث تقلبي مورد استفاده قرار گرفته و مسبب پرداخت خسارات سنگين شده‌اند. </w:t>
            </w:r>
          </w:p>
          <w:p w14:paraId="3A7938B8" w14:textId="77777777" w:rsidR="0039503D" w:rsidRPr="00F733A3" w:rsidRDefault="0039503D" w:rsidP="00284CF0">
            <w:pPr>
              <w:ind w:left="1080"/>
              <w:rPr>
                <w:rFonts w:cs="B Lotus"/>
                <w:color w:val="000000" w:themeColor="text1"/>
                <w:rtl/>
              </w:rPr>
            </w:pPr>
          </w:p>
        </w:tc>
      </w:tr>
      <w:tr w:rsidR="0039503D" w:rsidRPr="00F733A3" w14:paraId="33787686" w14:textId="77777777" w:rsidTr="000D73D4">
        <w:tc>
          <w:tcPr>
            <w:tcW w:w="1701" w:type="dxa"/>
          </w:tcPr>
          <w:p w14:paraId="260A7A47" w14:textId="77777777" w:rsidR="0039503D" w:rsidRPr="00F733A3" w:rsidRDefault="0039503D" w:rsidP="00284CF0">
            <w:pPr>
              <w:jc w:val="center"/>
              <w:rPr>
                <w:rFonts w:ascii="Calibri" w:hAnsi="Calibri" w:cs="B Lotus"/>
                <w:color w:val="000000"/>
              </w:rPr>
            </w:pPr>
            <w:r w:rsidRPr="00F733A3">
              <w:rPr>
                <w:rFonts w:ascii="Calibri" w:hAnsi="Calibri" w:cs="B Lotus"/>
                <w:color w:val="000000"/>
              </w:rPr>
              <w:t>F1040062</w:t>
            </w:r>
          </w:p>
          <w:p w14:paraId="7B01BA20" w14:textId="77777777" w:rsidR="0039503D" w:rsidRPr="00F733A3" w:rsidRDefault="0039503D" w:rsidP="00284CF0">
            <w:pPr>
              <w:jc w:val="center"/>
              <w:rPr>
                <w:rFonts w:cs="B Lotus"/>
                <w:color w:val="000000" w:themeColor="text1"/>
                <w:rtl/>
              </w:rPr>
            </w:pPr>
          </w:p>
        </w:tc>
        <w:tc>
          <w:tcPr>
            <w:tcW w:w="7797" w:type="dxa"/>
          </w:tcPr>
          <w:p w14:paraId="0C4E50A5" w14:textId="77777777" w:rsidR="0039503D" w:rsidRPr="00F733A3" w:rsidRDefault="0039503D" w:rsidP="00284CF0">
            <w:pPr>
              <w:jc w:val="center"/>
              <w:rPr>
                <w:rFonts w:cs="B Lotus"/>
                <w:color w:val="000000" w:themeColor="text1"/>
                <w:rtl/>
              </w:rPr>
            </w:pPr>
            <w:r w:rsidRPr="00F733A3">
              <w:rPr>
                <w:rFonts w:eastAsia="Calibri" w:cs="B Lotus" w:hint="cs"/>
                <w:color w:val="000000" w:themeColor="text1"/>
                <w:rtl/>
              </w:rPr>
              <w:t>گزارش افراد دارای جراحات مشابه / شخص ثالث</w:t>
            </w:r>
            <w:r w:rsidRPr="00F733A3">
              <w:rPr>
                <w:rFonts w:cs="B Lotus"/>
                <w:color w:val="000000" w:themeColor="text1"/>
                <w:rtl/>
              </w:rPr>
              <w:t xml:space="preserve"> </w:t>
            </w:r>
          </w:p>
        </w:tc>
      </w:tr>
      <w:tr w:rsidR="0039503D" w:rsidRPr="00F733A3" w14:paraId="3C8DF6F2" w14:textId="77777777" w:rsidTr="000D73D4">
        <w:trPr>
          <w:gridAfter w:val="1"/>
          <w:wAfter w:w="7797" w:type="dxa"/>
        </w:trPr>
        <w:tc>
          <w:tcPr>
            <w:tcW w:w="1701" w:type="dxa"/>
          </w:tcPr>
          <w:p w14:paraId="2F67CF71" w14:textId="77777777" w:rsidR="0039503D" w:rsidRPr="00F733A3" w:rsidRDefault="0039503D" w:rsidP="00284CF0">
            <w:pPr>
              <w:rPr>
                <w:rFonts w:eastAsia="Calibri" w:cs="B Lotus"/>
                <w:color w:val="000000" w:themeColor="text1"/>
                <w:rtl/>
              </w:rPr>
            </w:pPr>
          </w:p>
        </w:tc>
      </w:tr>
      <w:tr w:rsidR="0039503D" w:rsidRPr="00F733A3" w14:paraId="20645743" w14:textId="77777777" w:rsidTr="000D73D4">
        <w:tc>
          <w:tcPr>
            <w:tcW w:w="1701" w:type="dxa"/>
          </w:tcPr>
          <w:p w14:paraId="2D477409" w14:textId="77777777" w:rsidR="0039503D" w:rsidRPr="00F733A3" w:rsidRDefault="0039503D" w:rsidP="00284CF0">
            <w:pPr>
              <w:jc w:val="both"/>
              <w:rPr>
                <w:rFonts w:cs="B Lotus"/>
                <w:color w:val="000000" w:themeColor="text1"/>
                <w:rtl/>
              </w:rPr>
            </w:pPr>
            <w:r w:rsidRPr="00F733A3">
              <w:rPr>
                <w:rFonts w:cs="B Lotus" w:hint="cs"/>
                <w:color w:val="000000" w:themeColor="text1"/>
                <w:rtl/>
              </w:rPr>
              <w:t>اهداف</w:t>
            </w:r>
          </w:p>
        </w:tc>
        <w:tc>
          <w:tcPr>
            <w:tcW w:w="7797" w:type="dxa"/>
          </w:tcPr>
          <w:p w14:paraId="293B5A1B" w14:textId="77777777" w:rsidR="0039503D" w:rsidRPr="00F733A3" w:rsidRDefault="0039503D" w:rsidP="004A19B9">
            <w:pPr>
              <w:pStyle w:val="ListParagraph"/>
              <w:numPr>
                <w:ilvl w:val="0"/>
                <w:numId w:val="20"/>
              </w:numPr>
              <w:tabs>
                <w:tab w:val="num" w:pos="1440"/>
                <w:tab w:val="num" w:pos="2160"/>
              </w:tabs>
              <w:bidi/>
              <w:jc w:val="lowKashida"/>
              <w:rPr>
                <w:rFonts w:cs="B Lotus"/>
                <w:color w:val="000000" w:themeColor="text1"/>
                <w:rtl/>
              </w:rPr>
            </w:pPr>
            <w:r w:rsidRPr="00F733A3">
              <w:rPr>
                <w:rFonts w:cs="B Lotus" w:hint="cs"/>
                <w:color w:val="000000" w:themeColor="text1"/>
                <w:rtl/>
              </w:rPr>
              <w:t>شناسايي افرادي با جراحت‌هاي مشابه نظير داميه و حارثه و شكستگي در ناحيه سر و دندان كه از يك يا چند شركت بيمه خسارت دريافت نموده‌اند.</w:t>
            </w:r>
          </w:p>
          <w:p w14:paraId="64FC99AB" w14:textId="77777777" w:rsidR="0039503D" w:rsidRPr="00F733A3" w:rsidRDefault="0039503D" w:rsidP="004A19B9">
            <w:pPr>
              <w:pStyle w:val="ListParagraph"/>
              <w:numPr>
                <w:ilvl w:val="0"/>
                <w:numId w:val="20"/>
              </w:numPr>
              <w:tabs>
                <w:tab w:val="num" w:pos="1440"/>
                <w:tab w:val="num" w:pos="2160"/>
              </w:tabs>
              <w:bidi/>
              <w:jc w:val="lowKashida"/>
              <w:rPr>
                <w:rFonts w:cs="B Lotus"/>
                <w:color w:val="000000" w:themeColor="text1"/>
                <w:rtl/>
              </w:rPr>
            </w:pPr>
            <w:r w:rsidRPr="00F733A3">
              <w:rPr>
                <w:rFonts w:cs="B Lotus" w:hint="cs"/>
                <w:color w:val="000000" w:themeColor="text1"/>
                <w:rtl/>
              </w:rPr>
              <w:t>نحوه شناسايي: جستجوي افراد بر اساس (شماره ملي) يا (نام - نام خانوادگي - نام پدر - شماره شناسنامه) و ارائه گزارش از موارد مشمول.</w:t>
            </w:r>
          </w:p>
          <w:p w14:paraId="49A0297C" w14:textId="77777777" w:rsidR="0039503D" w:rsidRPr="00F733A3" w:rsidRDefault="0039503D" w:rsidP="00284CF0">
            <w:pPr>
              <w:ind w:left="1080"/>
              <w:rPr>
                <w:rFonts w:cs="B Lotus"/>
                <w:color w:val="000000" w:themeColor="text1"/>
                <w:rtl/>
              </w:rPr>
            </w:pPr>
          </w:p>
        </w:tc>
      </w:tr>
      <w:tr w:rsidR="0039503D" w:rsidRPr="00F733A3" w14:paraId="5022FBA0" w14:textId="77777777" w:rsidTr="000D73D4">
        <w:tc>
          <w:tcPr>
            <w:tcW w:w="1701" w:type="dxa"/>
          </w:tcPr>
          <w:p w14:paraId="44745751" w14:textId="77777777" w:rsidR="0039503D" w:rsidRPr="00F733A3" w:rsidRDefault="0039503D" w:rsidP="00284CF0">
            <w:pPr>
              <w:jc w:val="center"/>
              <w:rPr>
                <w:rFonts w:ascii="Calibri" w:hAnsi="Calibri" w:cs="B Lotus"/>
                <w:color w:val="000000"/>
              </w:rPr>
            </w:pPr>
            <w:r w:rsidRPr="00F733A3">
              <w:rPr>
                <w:rFonts w:ascii="Calibri" w:hAnsi="Calibri" w:cs="B Lotus"/>
                <w:color w:val="000000"/>
              </w:rPr>
              <w:t>F1040063</w:t>
            </w:r>
          </w:p>
          <w:p w14:paraId="3E469E2F" w14:textId="77777777" w:rsidR="0039503D" w:rsidRPr="00F733A3" w:rsidRDefault="0039503D" w:rsidP="00284CF0">
            <w:pPr>
              <w:jc w:val="center"/>
              <w:rPr>
                <w:rFonts w:cs="B Lotus"/>
                <w:color w:val="000000" w:themeColor="text1"/>
                <w:rtl/>
              </w:rPr>
            </w:pPr>
          </w:p>
        </w:tc>
        <w:tc>
          <w:tcPr>
            <w:tcW w:w="7797" w:type="dxa"/>
          </w:tcPr>
          <w:p w14:paraId="362F5029" w14:textId="77777777" w:rsidR="0039503D" w:rsidRPr="00F733A3" w:rsidRDefault="0039503D" w:rsidP="00284CF0">
            <w:pPr>
              <w:jc w:val="center"/>
              <w:rPr>
                <w:rFonts w:cs="B Lotus"/>
                <w:color w:val="000000" w:themeColor="text1"/>
                <w:rtl/>
              </w:rPr>
            </w:pPr>
            <w:r w:rsidRPr="00F733A3">
              <w:rPr>
                <w:rFonts w:eastAsia="Calibri" w:cs="B Lotus" w:hint="cs"/>
                <w:color w:val="000000" w:themeColor="text1"/>
                <w:rtl/>
              </w:rPr>
              <w:t>گزارش شماره سريال كارت بيمه / شخص ثالث</w:t>
            </w:r>
            <w:r w:rsidRPr="00F733A3">
              <w:rPr>
                <w:rFonts w:cs="B Lotus"/>
                <w:color w:val="000000" w:themeColor="text1"/>
                <w:rtl/>
              </w:rPr>
              <w:t xml:space="preserve"> </w:t>
            </w:r>
          </w:p>
        </w:tc>
      </w:tr>
      <w:tr w:rsidR="0039503D" w:rsidRPr="00F733A3" w14:paraId="755C705C" w14:textId="77777777" w:rsidTr="000D73D4">
        <w:trPr>
          <w:gridAfter w:val="1"/>
          <w:wAfter w:w="7797" w:type="dxa"/>
        </w:trPr>
        <w:tc>
          <w:tcPr>
            <w:tcW w:w="1701" w:type="dxa"/>
          </w:tcPr>
          <w:p w14:paraId="691C14F2" w14:textId="77777777" w:rsidR="0039503D" w:rsidRPr="00F733A3" w:rsidRDefault="0039503D" w:rsidP="00284CF0">
            <w:pPr>
              <w:rPr>
                <w:rFonts w:eastAsia="Calibri" w:cs="B Lotus"/>
                <w:color w:val="000000" w:themeColor="text1"/>
                <w:rtl/>
              </w:rPr>
            </w:pPr>
          </w:p>
        </w:tc>
      </w:tr>
      <w:tr w:rsidR="0039503D" w:rsidRPr="00F733A3" w14:paraId="1145E9CA" w14:textId="77777777" w:rsidTr="000D73D4">
        <w:tc>
          <w:tcPr>
            <w:tcW w:w="1701" w:type="dxa"/>
          </w:tcPr>
          <w:p w14:paraId="764F8190" w14:textId="77777777" w:rsidR="0039503D" w:rsidRPr="00F733A3" w:rsidRDefault="0039503D" w:rsidP="00284CF0">
            <w:pPr>
              <w:jc w:val="both"/>
              <w:rPr>
                <w:rFonts w:cs="B Lotus"/>
                <w:color w:val="000000" w:themeColor="text1"/>
                <w:rtl/>
              </w:rPr>
            </w:pPr>
            <w:r w:rsidRPr="00F733A3">
              <w:rPr>
                <w:rFonts w:cs="B Lotus" w:hint="cs"/>
                <w:color w:val="000000" w:themeColor="text1"/>
                <w:rtl/>
              </w:rPr>
              <w:t>اهداف</w:t>
            </w:r>
          </w:p>
        </w:tc>
        <w:tc>
          <w:tcPr>
            <w:tcW w:w="7797" w:type="dxa"/>
          </w:tcPr>
          <w:p w14:paraId="632A7329" w14:textId="77777777" w:rsidR="0039503D" w:rsidRPr="00F733A3" w:rsidRDefault="0039503D" w:rsidP="004A19B9">
            <w:pPr>
              <w:pStyle w:val="ListParagraph"/>
              <w:numPr>
                <w:ilvl w:val="0"/>
                <w:numId w:val="21"/>
              </w:numPr>
              <w:tabs>
                <w:tab w:val="num" w:pos="2160"/>
              </w:tabs>
              <w:bidi/>
              <w:jc w:val="lowKashida"/>
              <w:rPr>
                <w:rFonts w:cs="B Lotus"/>
                <w:color w:val="000000" w:themeColor="text1"/>
                <w:rtl/>
              </w:rPr>
            </w:pPr>
            <w:r w:rsidRPr="00F733A3">
              <w:rPr>
                <w:rFonts w:cs="B Lotus" w:hint="cs"/>
                <w:color w:val="000000" w:themeColor="text1"/>
                <w:rtl/>
              </w:rPr>
              <w:t>لزوم درج ريز اطلاعات مربوط به سهميه كارت واحدهاي صدور</w:t>
            </w:r>
          </w:p>
          <w:p w14:paraId="6E90E3DA" w14:textId="77777777" w:rsidR="0039503D" w:rsidRPr="00F733A3" w:rsidRDefault="0039503D" w:rsidP="004A19B9">
            <w:pPr>
              <w:pStyle w:val="ListParagraph"/>
              <w:numPr>
                <w:ilvl w:val="0"/>
                <w:numId w:val="21"/>
              </w:numPr>
              <w:tabs>
                <w:tab w:val="num" w:pos="1440"/>
                <w:tab w:val="num" w:pos="2160"/>
              </w:tabs>
              <w:bidi/>
              <w:jc w:val="lowKashida"/>
              <w:rPr>
                <w:rFonts w:cs="B Lotus"/>
                <w:color w:val="000000" w:themeColor="text1"/>
                <w:rtl/>
              </w:rPr>
            </w:pPr>
            <w:r w:rsidRPr="00F733A3">
              <w:rPr>
                <w:rFonts w:cs="B Lotus" w:hint="cs"/>
                <w:color w:val="000000" w:themeColor="text1"/>
                <w:rtl/>
              </w:rPr>
              <w:t xml:space="preserve">شناسايي بيمه‌نامه‌هاي جعلي و تقلبي صادره توسط واحدهاي صدور </w:t>
            </w:r>
            <w:r w:rsidRPr="00F733A3">
              <w:rPr>
                <w:rFonts w:cs="B Lotus"/>
                <w:color w:val="000000" w:themeColor="text1"/>
                <w:rtl/>
              </w:rPr>
              <w:t>مؤسسات</w:t>
            </w:r>
            <w:r w:rsidRPr="00F733A3">
              <w:rPr>
                <w:rFonts w:cs="B Lotus" w:hint="cs"/>
                <w:color w:val="000000" w:themeColor="text1"/>
                <w:rtl/>
              </w:rPr>
              <w:t xml:space="preserve"> بيمه.</w:t>
            </w:r>
          </w:p>
          <w:p w14:paraId="47821AFB" w14:textId="77777777" w:rsidR="0039503D" w:rsidRPr="00F733A3" w:rsidRDefault="0039503D" w:rsidP="004A19B9">
            <w:pPr>
              <w:pStyle w:val="ListParagraph"/>
              <w:numPr>
                <w:ilvl w:val="0"/>
                <w:numId w:val="21"/>
              </w:numPr>
              <w:tabs>
                <w:tab w:val="num" w:pos="1440"/>
                <w:tab w:val="num" w:pos="2160"/>
              </w:tabs>
              <w:bidi/>
              <w:jc w:val="lowKashida"/>
              <w:rPr>
                <w:rFonts w:cs="B Lotus"/>
                <w:color w:val="000000" w:themeColor="text1"/>
                <w:rtl/>
              </w:rPr>
            </w:pPr>
            <w:r w:rsidRPr="00F733A3">
              <w:rPr>
                <w:rFonts w:cs="B Lotus" w:hint="cs"/>
                <w:color w:val="000000" w:themeColor="text1"/>
                <w:rtl/>
              </w:rPr>
              <w:t xml:space="preserve">نحوه شناسايي: مقايسه شماره سريال‌ </w:t>
            </w:r>
            <w:r w:rsidRPr="00F733A3">
              <w:rPr>
                <w:rFonts w:cs="B Lotus"/>
                <w:color w:val="000000" w:themeColor="text1"/>
                <w:rtl/>
              </w:rPr>
              <w:t>کارت‌ها</w:t>
            </w:r>
            <w:r w:rsidRPr="00F733A3">
              <w:rPr>
                <w:rFonts w:cs="B Lotus" w:hint="cs"/>
                <w:color w:val="000000" w:themeColor="text1"/>
                <w:rtl/>
              </w:rPr>
              <w:t xml:space="preserve">ی بيمه نامه قبلي و جديد بيمه‌گذار با اطلاعات ارائه شده از سوي </w:t>
            </w:r>
            <w:r w:rsidRPr="00F733A3">
              <w:rPr>
                <w:rFonts w:cs="B Lotus"/>
                <w:color w:val="000000" w:themeColor="text1"/>
                <w:rtl/>
              </w:rPr>
              <w:t>مؤسسات</w:t>
            </w:r>
            <w:r w:rsidRPr="00F733A3">
              <w:rPr>
                <w:rFonts w:cs="B Lotus" w:hint="cs"/>
                <w:color w:val="000000" w:themeColor="text1"/>
                <w:rtl/>
              </w:rPr>
              <w:t xml:space="preserve"> بيمه و ارائه گزارشات روزانه از موارد تقلب به مديريت ستادي موسسه بيمه صادر كننده و واحد </w:t>
            </w:r>
            <w:r w:rsidRPr="00F733A3">
              <w:rPr>
                <w:rFonts w:cs="B Lotus"/>
                <w:color w:val="000000" w:themeColor="text1"/>
                <w:rtl/>
              </w:rPr>
              <w:t>ذ</w:t>
            </w:r>
            <w:r w:rsidRPr="00F733A3">
              <w:rPr>
                <w:rFonts w:cs="B Lotus" w:hint="cs"/>
                <w:color w:val="000000" w:themeColor="text1"/>
                <w:rtl/>
              </w:rPr>
              <w:t>ی‌ربط نظارت بيمه مركزي.</w:t>
            </w:r>
          </w:p>
          <w:p w14:paraId="6551E187" w14:textId="77777777" w:rsidR="0039503D" w:rsidRPr="00F733A3" w:rsidRDefault="0039503D" w:rsidP="00284CF0">
            <w:pPr>
              <w:ind w:left="1080"/>
              <w:rPr>
                <w:rFonts w:cs="B Lotus"/>
                <w:color w:val="000000" w:themeColor="text1"/>
                <w:rtl/>
              </w:rPr>
            </w:pPr>
          </w:p>
        </w:tc>
      </w:tr>
      <w:tr w:rsidR="0039503D" w:rsidRPr="00F733A3" w14:paraId="7172F4EA" w14:textId="77777777" w:rsidTr="000D73D4">
        <w:tc>
          <w:tcPr>
            <w:tcW w:w="1701" w:type="dxa"/>
          </w:tcPr>
          <w:p w14:paraId="42269385" w14:textId="77777777" w:rsidR="0039503D" w:rsidRPr="00F733A3" w:rsidRDefault="0039503D" w:rsidP="00284CF0">
            <w:pPr>
              <w:jc w:val="center"/>
              <w:rPr>
                <w:rFonts w:ascii="Calibri" w:hAnsi="Calibri" w:cs="B Lotus"/>
                <w:color w:val="000000"/>
              </w:rPr>
            </w:pPr>
            <w:r w:rsidRPr="00F733A3">
              <w:rPr>
                <w:rFonts w:ascii="Calibri" w:hAnsi="Calibri" w:cs="B Lotus"/>
                <w:color w:val="000000"/>
              </w:rPr>
              <w:t>F1040074</w:t>
            </w:r>
          </w:p>
          <w:p w14:paraId="5CF62470" w14:textId="77777777" w:rsidR="0039503D" w:rsidRPr="00F733A3" w:rsidRDefault="0039503D" w:rsidP="00284CF0">
            <w:pPr>
              <w:jc w:val="center"/>
              <w:rPr>
                <w:rFonts w:cs="B Lotus"/>
                <w:color w:val="000000" w:themeColor="text1"/>
              </w:rPr>
            </w:pPr>
          </w:p>
        </w:tc>
        <w:tc>
          <w:tcPr>
            <w:tcW w:w="7797" w:type="dxa"/>
          </w:tcPr>
          <w:p w14:paraId="69E0D5B2" w14:textId="77777777" w:rsidR="0039503D" w:rsidRPr="00F733A3" w:rsidRDefault="0039503D" w:rsidP="00284CF0">
            <w:pPr>
              <w:jc w:val="center"/>
              <w:rPr>
                <w:rFonts w:cs="B Lotus"/>
                <w:color w:val="000000" w:themeColor="text1"/>
                <w:rtl/>
              </w:rPr>
            </w:pPr>
            <w:r w:rsidRPr="00F733A3">
              <w:rPr>
                <w:rFonts w:eastAsia="Calibri" w:cs="B Lotus" w:hint="cs"/>
                <w:color w:val="000000" w:themeColor="text1"/>
                <w:rtl/>
              </w:rPr>
              <w:t>گزارش بررسی و کنترل اطلاعات زیاندیدگان فاقد شماره ملی / شماره موتور و  شاسی ( ثالث اتومبيل)</w:t>
            </w:r>
          </w:p>
        </w:tc>
      </w:tr>
      <w:tr w:rsidR="0039503D" w:rsidRPr="00F733A3" w14:paraId="177198AA" w14:textId="77777777" w:rsidTr="000D73D4">
        <w:trPr>
          <w:gridAfter w:val="1"/>
          <w:wAfter w:w="7797" w:type="dxa"/>
        </w:trPr>
        <w:tc>
          <w:tcPr>
            <w:tcW w:w="1701" w:type="dxa"/>
          </w:tcPr>
          <w:p w14:paraId="622A9A62" w14:textId="77777777" w:rsidR="0039503D" w:rsidRPr="00F733A3" w:rsidRDefault="0039503D" w:rsidP="00284CF0">
            <w:pPr>
              <w:rPr>
                <w:rFonts w:eastAsia="Calibri" w:cs="B Lotus"/>
                <w:color w:val="000000" w:themeColor="text1"/>
                <w:rtl/>
              </w:rPr>
            </w:pPr>
          </w:p>
        </w:tc>
      </w:tr>
      <w:tr w:rsidR="0039503D" w:rsidRPr="00F733A3" w14:paraId="444F86BB" w14:textId="77777777" w:rsidTr="000D73D4">
        <w:tc>
          <w:tcPr>
            <w:tcW w:w="1701" w:type="dxa"/>
          </w:tcPr>
          <w:p w14:paraId="7BFA7D48" w14:textId="77777777" w:rsidR="0039503D" w:rsidRPr="00F733A3" w:rsidRDefault="0039503D" w:rsidP="00284CF0">
            <w:pPr>
              <w:jc w:val="both"/>
              <w:rPr>
                <w:rFonts w:cs="B Lotus"/>
                <w:color w:val="000000" w:themeColor="text1"/>
                <w:rtl/>
              </w:rPr>
            </w:pPr>
            <w:r w:rsidRPr="00F733A3">
              <w:rPr>
                <w:rFonts w:cs="B Lotus" w:hint="cs"/>
                <w:color w:val="000000" w:themeColor="text1"/>
                <w:rtl/>
              </w:rPr>
              <w:t>اهداف</w:t>
            </w:r>
          </w:p>
        </w:tc>
        <w:tc>
          <w:tcPr>
            <w:tcW w:w="7797" w:type="dxa"/>
          </w:tcPr>
          <w:p w14:paraId="53A536F4" w14:textId="77777777" w:rsidR="0039503D" w:rsidRPr="00F733A3" w:rsidRDefault="0039503D" w:rsidP="004A19B9">
            <w:pPr>
              <w:pStyle w:val="ListParagraph"/>
              <w:numPr>
                <w:ilvl w:val="0"/>
                <w:numId w:val="22"/>
              </w:numPr>
              <w:tabs>
                <w:tab w:val="num" w:pos="720"/>
                <w:tab w:val="num" w:pos="1440"/>
                <w:tab w:val="num" w:pos="2160"/>
              </w:tabs>
              <w:bidi/>
              <w:jc w:val="lowKashida"/>
              <w:rPr>
                <w:rFonts w:cs="B Lotus"/>
                <w:color w:val="000000" w:themeColor="text1"/>
                <w:rtl/>
              </w:rPr>
            </w:pPr>
            <w:r w:rsidRPr="00F733A3">
              <w:rPr>
                <w:rFonts w:cs="B Lotus" w:hint="cs"/>
                <w:color w:val="000000" w:themeColor="text1"/>
                <w:rtl/>
              </w:rPr>
              <w:t>شناسايي شرکتهایی که اطلاعات مربوط به  زیاندیده گان  حوادث رانندگی را ارسال نمی نمایند و یا در اطلاعات کلیدی آنها اشکال و مقادیر نال وجود دارد.</w:t>
            </w:r>
          </w:p>
          <w:p w14:paraId="043A1BF7" w14:textId="77777777" w:rsidR="0039503D" w:rsidRPr="00F733A3" w:rsidRDefault="0039503D" w:rsidP="00284CF0">
            <w:pPr>
              <w:ind w:left="1080"/>
              <w:rPr>
                <w:rFonts w:cs="B Lotus"/>
                <w:color w:val="000000" w:themeColor="text1"/>
                <w:rtl/>
              </w:rPr>
            </w:pPr>
          </w:p>
        </w:tc>
      </w:tr>
    </w:tbl>
    <w:p w14:paraId="39F09005" w14:textId="77777777" w:rsidR="002D03E0" w:rsidRPr="00F733A3" w:rsidRDefault="002D03E0" w:rsidP="0039503D">
      <w:pPr>
        <w:tabs>
          <w:tab w:val="left" w:pos="12945"/>
        </w:tabs>
        <w:bidi w:val="0"/>
        <w:jc w:val="right"/>
        <w:rPr>
          <w:rFonts w:cs="B Lotus"/>
          <w:color w:val="000000" w:themeColor="text1"/>
          <w:sz w:val="28"/>
          <w:szCs w:val="28"/>
        </w:rPr>
      </w:pPr>
    </w:p>
    <w:p w14:paraId="5CD1F2B8" w14:textId="1E347830" w:rsidR="00F107E5" w:rsidRPr="00F733A3" w:rsidRDefault="002D03E0" w:rsidP="00BA03E7">
      <w:pPr>
        <w:bidi w:val="0"/>
        <w:rPr>
          <w:rFonts w:cs="B Lotus"/>
          <w:sz w:val="24"/>
          <w:szCs w:val="24"/>
          <w:rtl/>
        </w:rPr>
      </w:pPr>
      <w:r w:rsidRPr="00F733A3">
        <w:rPr>
          <w:rFonts w:cs="B Lotus"/>
          <w:sz w:val="24"/>
          <w:szCs w:val="24"/>
        </w:rPr>
        <w:br w:type="page"/>
      </w:r>
      <w:bookmarkStart w:id="202" w:name="_Toc439461632"/>
      <w:r w:rsidR="00F107E5" w:rsidRPr="00F733A3">
        <w:rPr>
          <w:rFonts w:cs="B Lotus" w:hint="cs"/>
          <w:sz w:val="24"/>
          <w:szCs w:val="24"/>
          <w:rtl/>
        </w:rPr>
        <w:lastRenderedPageBreak/>
        <w:t>بخش سیزدهم</w:t>
      </w:r>
      <w:r w:rsidR="00715D94" w:rsidRPr="00F733A3">
        <w:rPr>
          <w:rFonts w:cs="B Lotus" w:hint="cs"/>
          <w:sz w:val="24"/>
          <w:szCs w:val="24"/>
          <w:rtl/>
        </w:rPr>
        <w:t xml:space="preserve"> </w:t>
      </w:r>
      <w:r w:rsidR="00F107E5" w:rsidRPr="00F733A3">
        <w:rPr>
          <w:rFonts w:cs="B Lotus" w:hint="cs"/>
          <w:sz w:val="24"/>
          <w:szCs w:val="24"/>
          <w:rtl/>
        </w:rPr>
        <w:t>:</w:t>
      </w:r>
      <w:r w:rsidR="00715D94" w:rsidRPr="00F733A3">
        <w:rPr>
          <w:rFonts w:cs="B Lotus" w:hint="cs"/>
          <w:sz w:val="24"/>
          <w:szCs w:val="24"/>
          <w:rtl/>
        </w:rPr>
        <w:t xml:space="preserve"> </w:t>
      </w:r>
      <w:r w:rsidR="00F107E5" w:rsidRPr="00F733A3">
        <w:rPr>
          <w:rFonts w:cs="B Lotus" w:hint="cs"/>
          <w:sz w:val="24"/>
          <w:szCs w:val="24"/>
          <w:rtl/>
        </w:rPr>
        <w:t>زمان</w:t>
      </w:r>
      <w:r w:rsidR="00F107E5" w:rsidRPr="00F733A3">
        <w:rPr>
          <w:rFonts w:cs="B Lotus"/>
          <w:sz w:val="24"/>
          <w:szCs w:val="24"/>
          <w:rtl/>
        </w:rPr>
        <w:t xml:space="preserve"> </w:t>
      </w:r>
      <w:r w:rsidR="00F107E5" w:rsidRPr="00F733A3">
        <w:rPr>
          <w:rFonts w:cs="B Lotus" w:hint="cs"/>
          <w:sz w:val="24"/>
          <w:szCs w:val="24"/>
          <w:rtl/>
        </w:rPr>
        <w:t>بندی</w:t>
      </w:r>
      <w:bookmarkEnd w:id="112"/>
      <w:bookmarkEnd w:id="113"/>
      <w:bookmarkEnd w:id="202"/>
    </w:p>
    <w:tbl>
      <w:tblPr>
        <w:tblpPr w:leftFromText="180" w:rightFromText="180" w:vertAnchor="text" w:horzAnchor="margin" w:tblpXSpec="center" w:tblpY="331"/>
        <w:bidiVisual/>
        <w:tblW w:w="8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977"/>
        <w:gridCol w:w="850"/>
        <w:gridCol w:w="3969"/>
        <w:gridCol w:w="1559"/>
        <w:gridCol w:w="1560"/>
      </w:tblGrid>
      <w:tr w:rsidR="00D03D8B" w:rsidRPr="000D73D4" w14:paraId="302136A3" w14:textId="77777777" w:rsidTr="009C3315">
        <w:trPr>
          <w:trHeight w:val="895"/>
        </w:trPr>
        <w:tc>
          <w:tcPr>
            <w:tcW w:w="977" w:type="dxa"/>
            <w:shd w:val="clear" w:color="auto" w:fill="30ACEC"/>
            <w:vAlign w:val="center"/>
          </w:tcPr>
          <w:p w14:paraId="7D59740D" w14:textId="77777777" w:rsidR="00D03D8B" w:rsidRPr="000D73D4" w:rsidRDefault="00D03D8B" w:rsidP="00D03D8B">
            <w:pPr>
              <w:jc w:val="center"/>
              <w:rPr>
                <w:rFonts w:cs="B Lotus"/>
                <w:b/>
                <w:bCs/>
                <w:sz w:val="28"/>
                <w:szCs w:val="28"/>
                <w:rtl/>
              </w:rPr>
            </w:pPr>
            <w:r w:rsidRPr="000D73D4">
              <w:rPr>
                <w:rFonts w:cs="B Lotus" w:hint="cs"/>
                <w:b/>
                <w:bCs/>
                <w:sz w:val="28"/>
                <w:szCs w:val="28"/>
                <w:rtl/>
              </w:rPr>
              <w:t>ردیف</w:t>
            </w:r>
          </w:p>
        </w:tc>
        <w:tc>
          <w:tcPr>
            <w:tcW w:w="850" w:type="dxa"/>
            <w:shd w:val="clear" w:color="auto" w:fill="30ACEC"/>
            <w:vAlign w:val="center"/>
          </w:tcPr>
          <w:p w14:paraId="6BC6168C" w14:textId="77777777" w:rsidR="00D03D8B" w:rsidRPr="000D73D4" w:rsidRDefault="00D03D8B" w:rsidP="00D03D8B">
            <w:pPr>
              <w:jc w:val="center"/>
              <w:rPr>
                <w:rFonts w:cs="B Lotus"/>
                <w:b/>
                <w:bCs/>
                <w:sz w:val="28"/>
                <w:szCs w:val="28"/>
                <w:rtl/>
              </w:rPr>
            </w:pPr>
            <w:r w:rsidRPr="000D73D4">
              <w:rPr>
                <w:rFonts w:cs="B Lotus" w:hint="cs"/>
                <w:b/>
                <w:bCs/>
                <w:sz w:val="28"/>
                <w:szCs w:val="28"/>
                <w:rtl/>
              </w:rPr>
              <w:t>مرحله</w:t>
            </w:r>
          </w:p>
        </w:tc>
        <w:tc>
          <w:tcPr>
            <w:tcW w:w="3969" w:type="dxa"/>
            <w:shd w:val="clear" w:color="auto" w:fill="30ACEC"/>
            <w:vAlign w:val="center"/>
          </w:tcPr>
          <w:p w14:paraId="295BF491" w14:textId="77777777" w:rsidR="00D03D8B" w:rsidRPr="000D73D4" w:rsidRDefault="00D03D8B" w:rsidP="00D03D8B">
            <w:pPr>
              <w:jc w:val="center"/>
              <w:rPr>
                <w:rFonts w:cs="B Lotus"/>
                <w:b/>
                <w:bCs/>
                <w:sz w:val="28"/>
                <w:szCs w:val="28"/>
                <w:rtl/>
              </w:rPr>
            </w:pPr>
            <w:r w:rsidRPr="000D73D4">
              <w:rPr>
                <w:rFonts w:cs="B Lotus" w:hint="cs"/>
                <w:b/>
                <w:bCs/>
                <w:sz w:val="28"/>
                <w:szCs w:val="28"/>
                <w:rtl/>
              </w:rPr>
              <w:t>عنوان</w:t>
            </w:r>
          </w:p>
        </w:tc>
        <w:tc>
          <w:tcPr>
            <w:tcW w:w="1559" w:type="dxa"/>
            <w:shd w:val="clear" w:color="auto" w:fill="30ACEC"/>
            <w:vAlign w:val="center"/>
          </w:tcPr>
          <w:p w14:paraId="47C23452" w14:textId="77777777" w:rsidR="00D03D8B" w:rsidRPr="000D73D4" w:rsidRDefault="00D03D8B" w:rsidP="00D03D8B">
            <w:pPr>
              <w:jc w:val="center"/>
              <w:rPr>
                <w:rFonts w:cs="B Lotus"/>
                <w:b/>
                <w:bCs/>
                <w:sz w:val="28"/>
                <w:szCs w:val="28"/>
                <w:rtl/>
              </w:rPr>
            </w:pPr>
            <w:r w:rsidRPr="000D73D4">
              <w:rPr>
                <w:rFonts w:cs="B Lotus" w:hint="cs"/>
                <w:b/>
                <w:bCs/>
                <w:sz w:val="28"/>
                <w:szCs w:val="28"/>
                <w:rtl/>
              </w:rPr>
              <w:t>از تاریخ</w:t>
            </w:r>
          </w:p>
        </w:tc>
        <w:tc>
          <w:tcPr>
            <w:tcW w:w="1560" w:type="dxa"/>
            <w:shd w:val="clear" w:color="auto" w:fill="30ACEC"/>
            <w:vAlign w:val="center"/>
          </w:tcPr>
          <w:p w14:paraId="005DF8DF" w14:textId="77777777" w:rsidR="00D03D8B" w:rsidRPr="000D73D4" w:rsidRDefault="00D03D8B" w:rsidP="00D03D8B">
            <w:pPr>
              <w:jc w:val="center"/>
              <w:rPr>
                <w:rFonts w:cs="B Lotus"/>
                <w:b/>
                <w:bCs/>
                <w:sz w:val="28"/>
                <w:szCs w:val="28"/>
                <w:rtl/>
              </w:rPr>
            </w:pPr>
            <w:r w:rsidRPr="000D73D4">
              <w:rPr>
                <w:rFonts w:cs="B Lotus" w:hint="cs"/>
                <w:b/>
                <w:bCs/>
                <w:sz w:val="28"/>
                <w:szCs w:val="28"/>
                <w:rtl/>
              </w:rPr>
              <w:t>تا تاریخ</w:t>
            </w:r>
          </w:p>
        </w:tc>
      </w:tr>
      <w:tr w:rsidR="00D03D8B" w:rsidRPr="000D73D4" w14:paraId="3512F19C" w14:textId="77777777" w:rsidTr="009C3315">
        <w:trPr>
          <w:trHeight w:val="1318"/>
        </w:trPr>
        <w:tc>
          <w:tcPr>
            <w:tcW w:w="977" w:type="dxa"/>
            <w:shd w:val="clear" w:color="auto" w:fill="F2F2F2"/>
            <w:vAlign w:val="center"/>
          </w:tcPr>
          <w:p w14:paraId="0539EAD4" w14:textId="77777777" w:rsidR="00D03D8B" w:rsidRPr="000D73D4" w:rsidRDefault="00D03D8B" w:rsidP="00D03D8B">
            <w:pPr>
              <w:jc w:val="center"/>
              <w:rPr>
                <w:rFonts w:cs="B Lotus"/>
                <w:b/>
                <w:bCs/>
                <w:sz w:val="28"/>
                <w:szCs w:val="28"/>
                <w:rtl/>
              </w:rPr>
            </w:pPr>
            <w:r w:rsidRPr="000D73D4">
              <w:rPr>
                <w:rFonts w:cs="B Lotus" w:hint="cs"/>
                <w:b/>
                <w:bCs/>
                <w:sz w:val="28"/>
                <w:szCs w:val="28"/>
                <w:rtl/>
              </w:rPr>
              <w:t>1</w:t>
            </w:r>
          </w:p>
        </w:tc>
        <w:tc>
          <w:tcPr>
            <w:tcW w:w="850" w:type="dxa"/>
            <w:vMerge w:val="restart"/>
            <w:shd w:val="clear" w:color="auto" w:fill="F2F2F2"/>
            <w:textDirection w:val="tbRl"/>
            <w:vAlign w:val="center"/>
          </w:tcPr>
          <w:p w14:paraId="19F28030" w14:textId="77777777" w:rsidR="00D03D8B" w:rsidRPr="000D73D4" w:rsidRDefault="00D03D8B" w:rsidP="00D03D8B">
            <w:pPr>
              <w:ind w:left="113" w:right="113"/>
              <w:jc w:val="center"/>
              <w:rPr>
                <w:rFonts w:cs="B Lotus"/>
                <w:b/>
                <w:bCs/>
                <w:sz w:val="28"/>
                <w:szCs w:val="28"/>
              </w:rPr>
            </w:pPr>
            <w:r w:rsidRPr="000D73D4">
              <w:rPr>
                <w:rFonts w:cs="B Lotus" w:hint="cs"/>
                <w:b/>
                <w:bCs/>
                <w:sz w:val="28"/>
                <w:szCs w:val="28"/>
                <w:rtl/>
              </w:rPr>
              <w:t>مرحله 1</w:t>
            </w:r>
          </w:p>
        </w:tc>
        <w:tc>
          <w:tcPr>
            <w:tcW w:w="3969" w:type="dxa"/>
            <w:shd w:val="clear" w:color="auto" w:fill="F2F2F2"/>
            <w:vAlign w:val="center"/>
          </w:tcPr>
          <w:p w14:paraId="072C7B9F" w14:textId="77777777" w:rsidR="00D03D8B" w:rsidRPr="000D73D4" w:rsidRDefault="00D03D8B" w:rsidP="00626A4C">
            <w:pPr>
              <w:ind w:left="141" w:right="142"/>
              <w:rPr>
                <w:rFonts w:cs="B Lotus"/>
                <w:b/>
                <w:bCs/>
                <w:sz w:val="28"/>
                <w:szCs w:val="28"/>
                <w:rtl/>
              </w:rPr>
            </w:pPr>
            <w:r w:rsidRPr="000D73D4">
              <w:rPr>
                <w:rFonts w:cs="B Lotus" w:hint="cs"/>
                <w:b/>
                <w:bCs/>
                <w:sz w:val="28"/>
                <w:szCs w:val="28"/>
                <w:rtl/>
              </w:rPr>
              <w:t xml:space="preserve">پیاده سازی طرح </w:t>
            </w:r>
            <w:r w:rsidR="00626A4C" w:rsidRPr="000D73D4">
              <w:rPr>
                <w:rFonts w:cs="B Lotus" w:hint="cs"/>
                <w:b/>
                <w:bCs/>
                <w:sz w:val="28"/>
                <w:szCs w:val="28"/>
                <w:rtl/>
              </w:rPr>
              <w:t xml:space="preserve">توسط </w:t>
            </w:r>
            <w:r w:rsidRPr="000D73D4">
              <w:rPr>
                <w:rFonts w:cs="B Lotus" w:hint="cs"/>
                <w:b/>
                <w:bCs/>
                <w:sz w:val="28"/>
                <w:szCs w:val="28"/>
                <w:rtl/>
              </w:rPr>
              <w:t>شرکت های بیمه</w:t>
            </w:r>
            <w:r w:rsidR="00626A4C" w:rsidRPr="000D73D4">
              <w:rPr>
                <w:rFonts w:cs="B Lotus" w:hint="cs"/>
                <w:b/>
                <w:bCs/>
                <w:sz w:val="28"/>
                <w:szCs w:val="28"/>
                <w:rtl/>
              </w:rPr>
              <w:t xml:space="preserve"> و اعمال تغییرات در نرم افزارهای بیمه گری</w:t>
            </w:r>
          </w:p>
        </w:tc>
        <w:tc>
          <w:tcPr>
            <w:tcW w:w="1559" w:type="dxa"/>
            <w:shd w:val="clear" w:color="auto" w:fill="F2F2F2"/>
            <w:vAlign w:val="center"/>
          </w:tcPr>
          <w:p w14:paraId="508F2F7E" w14:textId="581B00E1" w:rsidR="00D03D8B" w:rsidRPr="000D73D4" w:rsidRDefault="004866AB" w:rsidP="00D03D8B">
            <w:pPr>
              <w:jc w:val="center"/>
              <w:rPr>
                <w:rFonts w:cs="B Lotus"/>
                <w:b/>
                <w:bCs/>
                <w:sz w:val="28"/>
                <w:szCs w:val="28"/>
                <w:rtl/>
              </w:rPr>
            </w:pPr>
            <w:r>
              <w:rPr>
                <w:rFonts w:cs="B Lotus" w:hint="cs"/>
                <w:b/>
                <w:bCs/>
                <w:sz w:val="28"/>
                <w:szCs w:val="28"/>
                <w:rtl/>
              </w:rPr>
              <w:t>16/9/1398</w:t>
            </w:r>
          </w:p>
        </w:tc>
        <w:tc>
          <w:tcPr>
            <w:tcW w:w="1560" w:type="dxa"/>
            <w:shd w:val="clear" w:color="auto" w:fill="F2F2F2"/>
            <w:vAlign w:val="center"/>
          </w:tcPr>
          <w:p w14:paraId="201DDF79" w14:textId="636999D0" w:rsidR="00D03D8B" w:rsidRPr="000D73D4" w:rsidRDefault="00D03D8B" w:rsidP="004866AB">
            <w:pPr>
              <w:jc w:val="center"/>
              <w:rPr>
                <w:rFonts w:cs="B Lotus"/>
                <w:b/>
                <w:bCs/>
                <w:sz w:val="28"/>
                <w:szCs w:val="28"/>
                <w:rtl/>
              </w:rPr>
            </w:pPr>
            <w:r w:rsidRPr="000D73D4">
              <w:rPr>
                <w:rFonts w:cs="B Lotus" w:hint="cs"/>
                <w:b/>
                <w:bCs/>
                <w:sz w:val="28"/>
                <w:szCs w:val="28"/>
                <w:rtl/>
              </w:rPr>
              <w:t>30/</w:t>
            </w:r>
            <w:r w:rsidR="004866AB">
              <w:rPr>
                <w:rFonts w:cs="B Lotus" w:hint="cs"/>
                <w:b/>
                <w:bCs/>
                <w:sz w:val="28"/>
                <w:szCs w:val="28"/>
                <w:rtl/>
              </w:rPr>
              <w:t>2</w:t>
            </w:r>
            <w:r w:rsidRPr="000D73D4">
              <w:rPr>
                <w:rFonts w:cs="B Lotus" w:hint="cs"/>
                <w:b/>
                <w:bCs/>
                <w:sz w:val="28"/>
                <w:szCs w:val="28"/>
                <w:rtl/>
              </w:rPr>
              <w:t>/139</w:t>
            </w:r>
            <w:r w:rsidR="004866AB">
              <w:rPr>
                <w:rFonts w:cs="B Lotus" w:hint="cs"/>
                <w:b/>
                <w:bCs/>
                <w:sz w:val="28"/>
                <w:szCs w:val="28"/>
                <w:rtl/>
              </w:rPr>
              <w:t>9</w:t>
            </w:r>
          </w:p>
        </w:tc>
      </w:tr>
      <w:tr w:rsidR="004866AB" w:rsidRPr="000D73D4" w14:paraId="1B6B8EFC" w14:textId="77777777" w:rsidTr="00227FF0">
        <w:trPr>
          <w:trHeight w:val="2036"/>
        </w:trPr>
        <w:tc>
          <w:tcPr>
            <w:tcW w:w="977" w:type="dxa"/>
            <w:shd w:val="clear" w:color="auto" w:fill="F2F2F2"/>
            <w:vAlign w:val="center"/>
          </w:tcPr>
          <w:p w14:paraId="32CBC08B" w14:textId="19653D09" w:rsidR="004866AB" w:rsidRPr="000D73D4" w:rsidRDefault="004866AB" w:rsidP="00D03D8B">
            <w:pPr>
              <w:jc w:val="center"/>
              <w:rPr>
                <w:rFonts w:cs="B Lotus"/>
                <w:b/>
                <w:bCs/>
                <w:sz w:val="28"/>
                <w:szCs w:val="28"/>
                <w:rtl/>
              </w:rPr>
            </w:pPr>
            <w:r>
              <w:rPr>
                <w:rFonts w:cs="B Lotus" w:hint="cs"/>
                <w:b/>
                <w:bCs/>
                <w:sz w:val="28"/>
                <w:szCs w:val="28"/>
                <w:rtl/>
              </w:rPr>
              <w:t>2</w:t>
            </w:r>
          </w:p>
        </w:tc>
        <w:tc>
          <w:tcPr>
            <w:tcW w:w="850" w:type="dxa"/>
            <w:vMerge/>
            <w:shd w:val="clear" w:color="auto" w:fill="F2F2F2"/>
            <w:vAlign w:val="center"/>
          </w:tcPr>
          <w:p w14:paraId="4DA66A4A" w14:textId="77777777" w:rsidR="004866AB" w:rsidRPr="000D73D4" w:rsidRDefault="004866AB" w:rsidP="00D03D8B">
            <w:pPr>
              <w:jc w:val="center"/>
              <w:rPr>
                <w:rFonts w:cs="B Lotus"/>
                <w:b/>
                <w:bCs/>
                <w:sz w:val="28"/>
                <w:szCs w:val="28"/>
              </w:rPr>
            </w:pPr>
          </w:p>
        </w:tc>
        <w:tc>
          <w:tcPr>
            <w:tcW w:w="3969" w:type="dxa"/>
            <w:shd w:val="clear" w:color="auto" w:fill="F2F2F2"/>
            <w:vAlign w:val="center"/>
          </w:tcPr>
          <w:p w14:paraId="044871E7" w14:textId="69329175" w:rsidR="004866AB" w:rsidRPr="000D73D4" w:rsidRDefault="004866AB" w:rsidP="00626A4C">
            <w:pPr>
              <w:ind w:left="141" w:right="142"/>
              <w:rPr>
                <w:rFonts w:cs="B Lotus"/>
                <w:b/>
                <w:bCs/>
                <w:sz w:val="28"/>
                <w:szCs w:val="28"/>
                <w:rtl/>
              </w:rPr>
            </w:pPr>
            <w:r w:rsidRPr="000D73D4">
              <w:rPr>
                <w:rFonts w:cs="B Lotus" w:hint="cs"/>
                <w:b/>
                <w:bCs/>
                <w:sz w:val="28"/>
                <w:szCs w:val="28"/>
                <w:rtl/>
              </w:rPr>
              <w:t>کنترل و پردازش</w:t>
            </w:r>
            <w:r w:rsidRPr="000D73D4">
              <w:rPr>
                <w:rFonts w:cs="B Lotus"/>
                <w:b/>
                <w:bCs/>
                <w:sz w:val="28"/>
                <w:szCs w:val="28"/>
                <w:rtl/>
              </w:rPr>
              <w:t xml:space="preserve"> آفلاین شاخص ها بر مبنای اطلاعات آنلاین</w:t>
            </w:r>
          </w:p>
        </w:tc>
        <w:tc>
          <w:tcPr>
            <w:tcW w:w="1559" w:type="dxa"/>
            <w:shd w:val="clear" w:color="auto" w:fill="F2F2F2"/>
            <w:vAlign w:val="center"/>
          </w:tcPr>
          <w:p w14:paraId="6A46564D" w14:textId="0452E72E" w:rsidR="004866AB" w:rsidRPr="000D73D4" w:rsidRDefault="004866AB" w:rsidP="00D03D8B">
            <w:pPr>
              <w:jc w:val="center"/>
              <w:rPr>
                <w:rFonts w:cs="B Lotus"/>
                <w:b/>
                <w:bCs/>
                <w:sz w:val="28"/>
                <w:szCs w:val="28"/>
                <w:rtl/>
              </w:rPr>
            </w:pPr>
            <w:r>
              <w:rPr>
                <w:rFonts w:cs="B Lotus" w:hint="cs"/>
                <w:b/>
                <w:bCs/>
                <w:sz w:val="28"/>
                <w:szCs w:val="28"/>
                <w:rtl/>
              </w:rPr>
              <w:t>همزمان با عملیاتی سازی</w:t>
            </w:r>
          </w:p>
        </w:tc>
        <w:tc>
          <w:tcPr>
            <w:tcW w:w="1560" w:type="dxa"/>
            <w:shd w:val="clear" w:color="auto" w:fill="F2F2F2"/>
            <w:vAlign w:val="center"/>
          </w:tcPr>
          <w:p w14:paraId="2769A855" w14:textId="5E2842BC" w:rsidR="004866AB" w:rsidRPr="000D73D4" w:rsidRDefault="004866AB" w:rsidP="00D03D8B">
            <w:pPr>
              <w:jc w:val="center"/>
              <w:rPr>
                <w:rFonts w:cs="B Lotus"/>
                <w:b/>
                <w:bCs/>
                <w:sz w:val="28"/>
                <w:szCs w:val="28"/>
                <w:rtl/>
              </w:rPr>
            </w:pPr>
            <w:r w:rsidRPr="000D73D4">
              <w:rPr>
                <w:rFonts w:cs="B Lotus"/>
                <w:b/>
                <w:bCs/>
                <w:sz w:val="28"/>
                <w:szCs w:val="28"/>
                <w:rtl/>
              </w:rPr>
              <w:t>-</w:t>
            </w:r>
          </w:p>
        </w:tc>
      </w:tr>
      <w:tr w:rsidR="004866AB" w:rsidRPr="000D73D4" w14:paraId="68DD67C7" w14:textId="77777777" w:rsidTr="00227FF0">
        <w:trPr>
          <w:trHeight w:val="1923"/>
        </w:trPr>
        <w:tc>
          <w:tcPr>
            <w:tcW w:w="977" w:type="dxa"/>
            <w:shd w:val="clear" w:color="auto" w:fill="CDE3F8"/>
            <w:vAlign w:val="center"/>
          </w:tcPr>
          <w:p w14:paraId="085925AE" w14:textId="15BA89DE" w:rsidR="004866AB" w:rsidRPr="000D73D4" w:rsidRDefault="004866AB" w:rsidP="00D03D8B">
            <w:pPr>
              <w:jc w:val="center"/>
              <w:rPr>
                <w:rFonts w:cs="B Lotus"/>
                <w:b/>
                <w:bCs/>
                <w:sz w:val="28"/>
                <w:szCs w:val="28"/>
                <w:rtl/>
              </w:rPr>
            </w:pPr>
            <w:r>
              <w:rPr>
                <w:rFonts w:cs="B Lotus" w:hint="cs"/>
                <w:b/>
                <w:bCs/>
                <w:sz w:val="28"/>
                <w:szCs w:val="28"/>
                <w:rtl/>
              </w:rPr>
              <w:t>3</w:t>
            </w:r>
          </w:p>
        </w:tc>
        <w:tc>
          <w:tcPr>
            <w:tcW w:w="850" w:type="dxa"/>
            <w:vMerge/>
            <w:shd w:val="clear" w:color="auto" w:fill="CDE3F8"/>
            <w:textDirection w:val="tbRl"/>
            <w:vAlign w:val="center"/>
          </w:tcPr>
          <w:p w14:paraId="5F07264D" w14:textId="77777777" w:rsidR="004866AB" w:rsidRPr="000D73D4" w:rsidRDefault="004866AB" w:rsidP="00D03D8B">
            <w:pPr>
              <w:jc w:val="center"/>
              <w:rPr>
                <w:rFonts w:cs="B Lotus"/>
                <w:b/>
                <w:bCs/>
                <w:sz w:val="28"/>
                <w:szCs w:val="28"/>
              </w:rPr>
            </w:pPr>
          </w:p>
        </w:tc>
        <w:tc>
          <w:tcPr>
            <w:tcW w:w="3969" w:type="dxa"/>
            <w:shd w:val="clear" w:color="auto" w:fill="CDE3F8"/>
            <w:vAlign w:val="center"/>
          </w:tcPr>
          <w:p w14:paraId="30554A9D" w14:textId="77F05A2C" w:rsidR="004866AB" w:rsidRPr="000D73D4" w:rsidRDefault="004866AB" w:rsidP="004866AB">
            <w:pPr>
              <w:ind w:left="141" w:right="142"/>
              <w:rPr>
                <w:rFonts w:cs="B Lotus"/>
                <w:b/>
                <w:bCs/>
                <w:sz w:val="28"/>
                <w:szCs w:val="28"/>
                <w:rtl/>
              </w:rPr>
            </w:pPr>
            <w:r w:rsidRPr="000D73D4">
              <w:rPr>
                <w:rFonts w:cs="B Lotus" w:hint="cs"/>
                <w:b/>
                <w:bCs/>
                <w:sz w:val="28"/>
                <w:szCs w:val="28"/>
                <w:rtl/>
              </w:rPr>
              <w:t>تهیه</w:t>
            </w:r>
            <w:r w:rsidRPr="000D73D4">
              <w:rPr>
                <w:rFonts w:cs="B Lotus"/>
                <w:b/>
                <w:bCs/>
                <w:sz w:val="28"/>
                <w:szCs w:val="28"/>
                <w:rtl/>
              </w:rPr>
              <w:t xml:space="preserve"> صورت حسابهای اتکایی اجباری بر مبنای اطلاعات آنلاین</w:t>
            </w:r>
          </w:p>
        </w:tc>
        <w:tc>
          <w:tcPr>
            <w:tcW w:w="1559" w:type="dxa"/>
            <w:shd w:val="clear" w:color="auto" w:fill="CDE3F8"/>
            <w:vAlign w:val="center"/>
          </w:tcPr>
          <w:p w14:paraId="531C3F6D" w14:textId="05E54DB3" w:rsidR="004866AB" w:rsidRPr="000D73D4" w:rsidRDefault="004866AB" w:rsidP="004866AB">
            <w:pPr>
              <w:jc w:val="center"/>
              <w:rPr>
                <w:rFonts w:cs="B Lotus"/>
                <w:b/>
                <w:bCs/>
                <w:sz w:val="28"/>
                <w:szCs w:val="28"/>
                <w:rtl/>
              </w:rPr>
            </w:pPr>
            <w:r>
              <w:rPr>
                <w:rFonts w:cs="B Lotus" w:hint="cs"/>
                <w:b/>
                <w:bCs/>
                <w:sz w:val="28"/>
                <w:szCs w:val="28"/>
                <w:rtl/>
              </w:rPr>
              <w:t>30</w:t>
            </w:r>
            <w:r w:rsidRPr="000D73D4">
              <w:rPr>
                <w:rFonts w:cs="B Lotus" w:hint="cs"/>
                <w:b/>
                <w:bCs/>
                <w:sz w:val="28"/>
                <w:szCs w:val="28"/>
                <w:rtl/>
              </w:rPr>
              <w:t>/</w:t>
            </w:r>
            <w:r>
              <w:rPr>
                <w:rFonts w:cs="B Lotus" w:hint="cs"/>
                <w:b/>
                <w:bCs/>
                <w:sz w:val="28"/>
                <w:szCs w:val="28"/>
                <w:rtl/>
              </w:rPr>
              <w:t>2</w:t>
            </w:r>
            <w:r w:rsidRPr="000D73D4">
              <w:rPr>
                <w:rFonts w:cs="B Lotus" w:hint="cs"/>
                <w:b/>
                <w:bCs/>
                <w:sz w:val="28"/>
                <w:szCs w:val="28"/>
                <w:rtl/>
              </w:rPr>
              <w:t>/139</w:t>
            </w:r>
            <w:r>
              <w:rPr>
                <w:rFonts w:cs="B Lotus" w:hint="cs"/>
                <w:b/>
                <w:bCs/>
                <w:sz w:val="28"/>
                <w:szCs w:val="28"/>
                <w:rtl/>
              </w:rPr>
              <w:t>9</w:t>
            </w:r>
          </w:p>
        </w:tc>
        <w:tc>
          <w:tcPr>
            <w:tcW w:w="1560" w:type="dxa"/>
            <w:shd w:val="clear" w:color="auto" w:fill="CDE3F8"/>
            <w:vAlign w:val="center"/>
          </w:tcPr>
          <w:p w14:paraId="7DBA22FE" w14:textId="73825A5F" w:rsidR="004866AB" w:rsidRPr="000D73D4" w:rsidRDefault="004866AB" w:rsidP="00D03D8B">
            <w:pPr>
              <w:jc w:val="center"/>
              <w:rPr>
                <w:rFonts w:cs="B Lotus"/>
                <w:b/>
                <w:bCs/>
                <w:sz w:val="28"/>
                <w:szCs w:val="28"/>
              </w:rPr>
            </w:pPr>
            <w:r w:rsidRPr="000D73D4">
              <w:rPr>
                <w:rFonts w:cs="B Lotus"/>
                <w:b/>
                <w:bCs/>
                <w:sz w:val="28"/>
                <w:szCs w:val="28"/>
                <w:rtl/>
              </w:rPr>
              <w:t>-</w:t>
            </w:r>
          </w:p>
        </w:tc>
      </w:tr>
      <w:tr w:rsidR="004866AB" w:rsidRPr="000D73D4" w14:paraId="7F224E89" w14:textId="77777777" w:rsidTr="00227FF0">
        <w:trPr>
          <w:trHeight w:val="891"/>
        </w:trPr>
        <w:tc>
          <w:tcPr>
            <w:tcW w:w="977" w:type="dxa"/>
            <w:shd w:val="clear" w:color="auto" w:fill="F2F2F2"/>
            <w:vAlign w:val="center"/>
          </w:tcPr>
          <w:p w14:paraId="10E320BA" w14:textId="05AD5234" w:rsidR="004866AB" w:rsidRPr="000D73D4" w:rsidRDefault="004866AB" w:rsidP="00D03D8B">
            <w:pPr>
              <w:jc w:val="center"/>
              <w:rPr>
                <w:rFonts w:cs="B Lotus"/>
                <w:b/>
                <w:bCs/>
                <w:sz w:val="28"/>
                <w:szCs w:val="28"/>
                <w:rtl/>
              </w:rPr>
            </w:pPr>
            <w:r>
              <w:rPr>
                <w:rFonts w:cs="B Lotus" w:hint="cs"/>
                <w:b/>
                <w:bCs/>
                <w:sz w:val="28"/>
                <w:szCs w:val="28"/>
                <w:rtl/>
              </w:rPr>
              <w:t>4</w:t>
            </w:r>
          </w:p>
        </w:tc>
        <w:tc>
          <w:tcPr>
            <w:tcW w:w="850" w:type="dxa"/>
            <w:shd w:val="clear" w:color="auto" w:fill="F2F2F2"/>
            <w:textDirection w:val="tbRl"/>
            <w:vAlign w:val="center"/>
          </w:tcPr>
          <w:p w14:paraId="746B3478" w14:textId="26DD409A" w:rsidR="004866AB" w:rsidRPr="000D73D4" w:rsidRDefault="004866AB" w:rsidP="004866AB">
            <w:pPr>
              <w:jc w:val="center"/>
              <w:rPr>
                <w:rFonts w:cs="B Lotus"/>
                <w:b/>
                <w:bCs/>
                <w:sz w:val="28"/>
                <w:szCs w:val="28"/>
                <w:rtl/>
              </w:rPr>
            </w:pPr>
            <w:r w:rsidRPr="000D73D4">
              <w:rPr>
                <w:rFonts w:cs="B Lotus" w:hint="cs"/>
                <w:b/>
                <w:bCs/>
                <w:sz w:val="28"/>
                <w:szCs w:val="28"/>
                <w:rtl/>
              </w:rPr>
              <w:t xml:space="preserve">مرحله </w:t>
            </w:r>
            <w:r>
              <w:rPr>
                <w:rFonts w:cs="B Lotus" w:hint="cs"/>
                <w:b/>
                <w:bCs/>
                <w:sz w:val="28"/>
                <w:szCs w:val="28"/>
                <w:rtl/>
              </w:rPr>
              <w:t>2</w:t>
            </w:r>
          </w:p>
        </w:tc>
        <w:tc>
          <w:tcPr>
            <w:tcW w:w="3969" w:type="dxa"/>
            <w:shd w:val="clear" w:color="auto" w:fill="F2F2F2"/>
            <w:vAlign w:val="center"/>
          </w:tcPr>
          <w:p w14:paraId="63DD594B" w14:textId="330871EE" w:rsidR="004866AB" w:rsidRPr="000D73D4" w:rsidRDefault="004866AB" w:rsidP="00195028">
            <w:pPr>
              <w:ind w:left="141" w:right="142"/>
              <w:rPr>
                <w:rFonts w:cs="B Lotus"/>
                <w:b/>
                <w:bCs/>
                <w:sz w:val="28"/>
                <w:szCs w:val="28"/>
                <w:rtl/>
              </w:rPr>
            </w:pPr>
            <w:r w:rsidRPr="000D73D4">
              <w:rPr>
                <w:rFonts w:cs="B Lotus" w:hint="cs"/>
                <w:b/>
                <w:bCs/>
                <w:sz w:val="28"/>
                <w:szCs w:val="28"/>
                <w:rtl/>
              </w:rPr>
              <w:t>کنترل و پردازش</w:t>
            </w:r>
            <w:r w:rsidRPr="000D73D4">
              <w:rPr>
                <w:rFonts w:cs="B Lotus"/>
                <w:b/>
                <w:bCs/>
                <w:sz w:val="28"/>
                <w:szCs w:val="28"/>
                <w:rtl/>
              </w:rPr>
              <w:t xml:space="preserve"> آنلاین شاخص ها بر مبنای اطلاعات آنلاین</w:t>
            </w:r>
          </w:p>
        </w:tc>
        <w:tc>
          <w:tcPr>
            <w:tcW w:w="1559" w:type="dxa"/>
            <w:shd w:val="clear" w:color="auto" w:fill="F2F2F2"/>
            <w:vAlign w:val="center"/>
          </w:tcPr>
          <w:p w14:paraId="3DB76E8F" w14:textId="2C1CD825" w:rsidR="004866AB" w:rsidRPr="000D73D4" w:rsidRDefault="004866AB" w:rsidP="004866AB">
            <w:pPr>
              <w:jc w:val="center"/>
              <w:rPr>
                <w:rFonts w:cs="B Lotus"/>
                <w:b/>
                <w:bCs/>
                <w:sz w:val="28"/>
                <w:szCs w:val="28"/>
                <w:rtl/>
              </w:rPr>
            </w:pPr>
            <w:r>
              <w:rPr>
                <w:rFonts w:cs="B Lotus" w:hint="cs"/>
                <w:b/>
                <w:bCs/>
                <w:sz w:val="28"/>
                <w:szCs w:val="28"/>
                <w:rtl/>
              </w:rPr>
              <w:t>30</w:t>
            </w:r>
            <w:r w:rsidRPr="000D73D4">
              <w:rPr>
                <w:rFonts w:cs="B Lotus" w:hint="cs"/>
                <w:b/>
                <w:bCs/>
                <w:sz w:val="28"/>
                <w:szCs w:val="28"/>
                <w:rtl/>
              </w:rPr>
              <w:t>/</w:t>
            </w:r>
            <w:r>
              <w:rPr>
                <w:rFonts w:cs="B Lotus" w:hint="cs"/>
                <w:b/>
                <w:bCs/>
                <w:sz w:val="28"/>
                <w:szCs w:val="28"/>
                <w:rtl/>
              </w:rPr>
              <w:t>2</w:t>
            </w:r>
            <w:r w:rsidRPr="000D73D4">
              <w:rPr>
                <w:rFonts w:cs="B Lotus" w:hint="cs"/>
                <w:b/>
                <w:bCs/>
                <w:sz w:val="28"/>
                <w:szCs w:val="28"/>
                <w:rtl/>
              </w:rPr>
              <w:t>/139</w:t>
            </w:r>
            <w:r>
              <w:rPr>
                <w:rFonts w:cs="B Lotus" w:hint="cs"/>
                <w:b/>
                <w:bCs/>
                <w:sz w:val="28"/>
                <w:szCs w:val="28"/>
                <w:rtl/>
              </w:rPr>
              <w:t>9</w:t>
            </w:r>
          </w:p>
        </w:tc>
        <w:tc>
          <w:tcPr>
            <w:tcW w:w="1560" w:type="dxa"/>
            <w:shd w:val="clear" w:color="auto" w:fill="F2F2F2"/>
            <w:vAlign w:val="center"/>
          </w:tcPr>
          <w:p w14:paraId="41193566" w14:textId="32C4339E" w:rsidR="004866AB" w:rsidRPr="000D73D4" w:rsidRDefault="004866AB" w:rsidP="00D03D8B">
            <w:pPr>
              <w:jc w:val="center"/>
              <w:rPr>
                <w:rFonts w:cs="B Lotus"/>
                <w:b/>
                <w:bCs/>
                <w:sz w:val="28"/>
                <w:szCs w:val="28"/>
              </w:rPr>
            </w:pPr>
            <w:r w:rsidRPr="000D73D4">
              <w:rPr>
                <w:rFonts w:cs="B Lotus"/>
                <w:b/>
                <w:bCs/>
                <w:sz w:val="28"/>
                <w:szCs w:val="28"/>
                <w:rtl/>
              </w:rPr>
              <w:t>-</w:t>
            </w:r>
          </w:p>
        </w:tc>
      </w:tr>
      <w:tr w:rsidR="004866AB" w:rsidRPr="000D73D4" w14:paraId="69D8C4F5" w14:textId="77777777" w:rsidTr="004866AB">
        <w:trPr>
          <w:trHeight w:val="1460"/>
        </w:trPr>
        <w:tc>
          <w:tcPr>
            <w:tcW w:w="977" w:type="dxa"/>
            <w:shd w:val="clear" w:color="auto" w:fill="F2F2F2"/>
            <w:vAlign w:val="center"/>
          </w:tcPr>
          <w:p w14:paraId="622BDEB8" w14:textId="2D7A07F1" w:rsidR="004866AB" w:rsidRPr="000D73D4" w:rsidRDefault="004866AB" w:rsidP="00D03D8B">
            <w:pPr>
              <w:jc w:val="center"/>
              <w:rPr>
                <w:rFonts w:cs="B Lotus"/>
                <w:b/>
                <w:bCs/>
                <w:sz w:val="28"/>
                <w:szCs w:val="28"/>
                <w:rtl/>
              </w:rPr>
            </w:pPr>
            <w:r>
              <w:rPr>
                <w:rFonts w:cs="B Lotus" w:hint="cs"/>
                <w:b/>
                <w:bCs/>
                <w:sz w:val="28"/>
                <w:szCs w:val="28"/>
                <w:rtl/>
              </w:rPr>
              <w:t>5</w:t>
            </w:r>
          </w:p>
        </w:tc>
        <w:tc>
          <w:tcPr>
            <w:tcW w:w="850" w:type="dxa"/>
            <w:shd w:val="clear" w:color="auto" w:fill="F2F2F2"/>
            <w:textDirection w:val="tbRl"/>
            <w:vAlign w:val="center"/>
          </w:tcPr>
          <w:p w14:paraId="480C29E9" w14:textId="27F03E2F" w:rsidR="004866AB" w:rsidRPr="000D73D4" w:rsidRDefault="004866AB" w:rsidP="00D03D8B">
            <w:pPr>
              <w:jc w:val="center"/>
              <w:rPr>
                <w:rFonts w:cs="B Lotus"/>
                <w:b/>
                <w:bCs/>
                <w:sz w:val="28"/>
                <w:szCs w:val="28"/>
                <w:rtl/>
              </w:rPr>
            </w:pPr>
            <w:r w:rsidRPr="000D73D4">
              <w:rPr>
                <w:rFonts w:cs="B Lotus" w:hint="cs"/>
                <w:b/>
                <w:bCs/>
                <w:sz w:val="28"/>
                <w:szCs w:val="28"/>
                <w:rtl/>
              </w:rPr>
              <w:t>مرحله پایانی</w:t>
            </w:r>
          </w:p>
        </w:tc>
        <w:tc>
          <w:tcPr>
            <w:tcW w:w="3969" w:type="dxa"/>
            <w:shd w:val="clear" w:color="auto" w:fill="F2F2F2"/>
            <w:vAlign w:val="center"/>
          </w:tcPr>
          <w:p w14:paraId="15B0AD28" w14:textId="5FAB700F" w:rsidR="004866AB" w:rsidRPr="000D73D4" w:rsidRDefault="004866AB" w:rsidP="00626A4C">
            <w:pPr>
              <w:ind w:left="141" w:right="142"/>
              <w:rPr>
                <w:rFonts w:cs="B Lotus"/>
                <w:b/>
                <w:bCs/>
                <w:sz w:val="28"/>
                <w:szCs w:val="28"/>
                <w:rtl/>
              </w:rPr>
            </w:pPr>
            <w:r w:rsidRPr="000D73D4">
              <w:rPr>
                <w:rFonts w:cs="B Lotus" w:hint="cs"/>
                <w:b/>
                <w:bCs/>
                <w:sz w:val="28"/>
                <w:szCs w:val="28"/>
                <w:rtl/>
              </w:rPr>
              <w:t xml:space="preserve">شروع دریافت اطلاعات آنلاین ثالث </w:t>
            </w:r>
          </w:p>
        </w:tc>
        <w:tc>
          <w:tcPr>
            <w:tcW w:w="1559" w:type="dxa"/>
            <w:shd w:val="clear" w:color="auto" w:fill="F2F2F2"/>
            <w:vAlign w:val="center"/>
          </w:tcPr>
          <w:p w14:paraId="35EFA562" w14:textId="05A64CA2" w:rsidR="004866AB" w:rsidRPr="000D73D4" w:rsidRDefault="004866AB" w:rsidP="004866AB">
            <w:pPr>
              <w:jc w:val="center"/>
              <w:rPr>
                <w:rFonts w:cs="B Lotus"/>
                <w:b/>
                <w:bCs/>
                <w:sz w:val="28"/>
                <w:szCs w:val="28"/>
                <w:rtl/>
              </w:rPr>
            </w:pPr>
            <w:r>
              <w:rPr>
                <w:rFonts w:cs="B Lotus" w:hint="cs"/>
                <w:b/>
                <w:bCs/>
                <w:sz w:val="28"/>
                <w:szCs w:val="28"/>
                <w:rtl/>
              </w:rPr>
              <w:t>30</w:t>
            </w:r>
            <w:r w:rsidRPr="000D73D4">
              <w:rPr>
                <w:rFonts w:cs="B Lotus" w:hint="cs"/>
                <w:b/>
                <w:bCs/>
                <w:sz w:val="28"/>
                <w:szCs w:val="28"/>
                <w:rtl/>
              </w:rPr>
              <w:t>/</w:t>
            </w:r>
            <w:r>
              <w:rPr>
                <w:rFonts w:cs="B Lotus" w:hint="cs"/>
                <w:b/>
                <w:bCs/>
                <w:sz w:val="28"/>
                <w:szCs w:val="28"/>
                <w:rtl/>
              </w:rPr>
              <w:t>2</w:t>
            </w:r>
            <w:r w:rsidRPr="000D73D4">
              <w:rPr>
                <w:rFonts w:cs="B Lotus" w:hint="cs"/>
                <w:b/>
                <w:bCs/>
                <w:sz w:val="28"/>
                <w:szCs w:val="28"/>
                <w:rtl/>
              </w:rPr>
              <w:t>/139</w:t>
            </w:r>
            <w:r>
              <w:rPr>
                <w:rFonts w:cs="B Lotus" w:hint="cs"/>
                <w:b/>
                <w:bCs/>
                <w:sz w:val="28"/>
                <w:szCs w:val="28"/>
                <w:rtl/>
              </w:rPr>
              <w:t>9</w:t>
            </w:r>
          </w:p>
        </w:tc>
        <w:tc>
          <w:tcPr>
            <w:tcW w:w="1560" w:type="dxa"/>
            <w:shd w:val="clear" w:color="auto" w:fill="F2F2F2"/>
            <w:vAlign w:val="center"/>
          </w:tcPr>
          <w:p w14:paraId="45A86FE0" w14:textId="0293B545" w:rsidR="004866AB" w:rsidRPr="000D73D4" w:rsidRDefault="004866AB" w:rsidP="00D03D8B">
            <w:pPr>
              <w:jc w:val="center"/>
              <w:rPr>
                <w:rFonts w:cs="B Lotus"/>
                <w:b/>
                <w:bCs/>
                <w:sz w:val="28"/>
                <w:szCs w:val="28"/>
              </w:rPr>
            </w:pPr>
          </w:p>
        </w:tc>
      </w:tr>
    </w:tbl>
    <w:p w14:paraId="396D8BFF" w14:textId="77777777" w:rsidR="0039503D" w:rsidRPr="00F733A3" w:rsidRDefault="0039503D" w:rsidP="00BA03E7">
      <w:pPr>
        <w:rPr>
          <w:rFonts w:cs="B Lotus"/>
          <w:b/>
          <w:bCs/>
          <w:sz w:val="28"/>
          <w:szCs w:val="28"/>
        </w:rPr>
      </w:pPr>
    </w:p>
    <w:sectPr w:rsidR="0039503D" w:rsidRPr="00F733A3" w:rsidSect="001D0E99">
      <w:pgSz w:w="11906" w:h="16838"/>
      <w:pgMar w:top="1440" w:right="1440" w:bottom="1440" w:left="1440" w:header="708" w:footer="708" w:gutter="0"/>
      <w:pgBorders w:offsetFrom="page">
        <w:top w:val="flowersTiny" w:sz="14" w:space="24" w:color="FFFFFF" w:themeColor="background1"/>
        <w:left w:val="flowersTiny" w:sz="14" w:space="24" w:color="FFFFFF" w:themeColor="background1"/>
        <w:bottom w:val="flowersTiny" w:sz="14" w:space="24" w:color="FFFFFF" w:themeColor="background1"/>
        <w:right w:val="flowersTiny" w:sz="14" w:space="24" w:color="FFFFFF" w:themeColor="background1"/>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08E61" w14:textId="77777777" w:rsidR="00087344" w:rsidRDefault="00087344" w:rsidP="005533C1">
      <w:pPr>
        <w:spacing w:after="0" w:line="240" w:lineRule="auto"/>
      </w:pPr>
      <w:r>
        <w:separator/>
      </w:r>
    </w:p>
  </w:endnote>
  <w:endnote w:type="continuationSeparator" w:id="0">
    <w:p w14:paraId="4CFB1D96" w14:textId="77777777" w:rsidR="00087344" w:rsidRDefault="00087344" w:rsidP="00553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B Zar">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B Nazanin">
    <w:altName w:val="Arial"/>
    <w:panose1 w:val="000004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A000207F" w:usb1="C000204B" w:usb2="00000008" w:usb3="00000000" w:csb0="000000D3" w:csb1="00000000"/>
  </w:font>
  <w:font w:name="Arial Unicode MS">
    <w:altName w:val="Yu Gothic"/>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5814647"/>
      <w:docPartObj>
        <w:docPartGallery w:val="Page Numbers (Bottom of Page)"/>
        <w:docPartUnique/>
      </w:docPartObj>
    </w:sdtPr>
    <w:sdtEndPr>
      <w:rPr>
        <w:noProof/>
      </w:rPr>
    </w:sdtEndPr>
    <w:sdtContent>
      <w:p w14:paraId="36EFF880" w14:textId="4681D56B" w:rsidR="00BF5F04" w:rsidRDefault="00BF5F04">
        <w:pPr>
          <w:pStyle w:val="Footer"/>
          <w:jc w:val="center"/>
        </w:pPr>
        <w:r>
          <w:fldChar w:fldCharType="begin"/>
        </w:r>
        <w:r>
          <w:instrText xml:space="preserve"> PAGE   \* MERGEFORMAT </w:instrText>
        </w:r>
        <w:r>
          <w:fldChar w:fldCharType="separate"/>
        </w:r>
        <w:r w:rsidR="00271050" w:rsidRPr="00271050">
          <w:rPr>
            <w:rFonts w:ascii="Tahoma" w:hAnsi="Tahoma" w:cs="Tahoma"/>
            <w:noProof/>
            <w:rtl/>
          </w:rPr>
          <w:t>99</w:t>
        </w:r>
        <w:r>
          <w:rPr>
            <w:noProof/>
          </w:rPr>
          <w:fldChar w:fldCharType="end"/>
        </w:r>
      </w:p>
    </w:sdtContent>
  </w:sdt>
  <w:p w14:paraId="2F1D2942" w14:textId="77777777" w:rsidR="00BF5F04" w:rsidRDefault="00BF5F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3F69E" w14:textId="77777777" w:rsidR="00087344" w:rsidRDefault="00087344" w:rsidP="005533C1">
      <w:pPr>
        <w:spacing w:after="0" w:line="240" w:lineRule="auto"/>
      </w:pPr>
      <w:r>
        <w:separator/>
      </w:r>
    </w:p>
  </w:footnote>
  <w:footnote w:type="continuationSeparator" w:id="0">
    <w:p w14:paraId="1D64B0AA" w14:textId="77777777" w:rsidR="00087344" w:rsidRDefault="00087344" w:rsidP="005533C1">
      <w:pPr>
        <w:spacing w:after="0" w:line="240" w:lineRule="auto"/>
      </w:pPr>
      <w:r>
        <w:continuationSeparator/>
      </w:r>
    </w:p>
  </w:footnote>
  <w:footnote w:id="1">
    <w:p w14:paraId="43B42C73" w14:textId="77777777" w:rsidR="00BF5F04" w:rsidRDefault="00BF5F04" w:rsidP="00DC2ED0">
      <w:pPr>
        <w:pStyle w:val="FootnoteText"/>
        <w:rPr>
          <w:lang w:bidi="fa-IR"/>
        </w:rPr>
      </w:pPr>
      <w:r>
        <w:rPr>
          <w:rStyle w:val="FootnoteReference"/>
        </w:rPr>
        <w:footnoteRef/>
      </w:r>
      <w:r>
        <w:t xml:space="preserve"> </w:t>
      </w:r>
      <w:r>
        <w:rPr>
          <w:lang w:bidi="fa-IR"/>
        </w:rPr>
        <w:t>SOA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83490" w14:textId="77777777" w:rsidR="00BF5F04" w:rsidRDefault="00BF5F04" w:rsidP="006C27D8">
    <w:pPr>
      <w:pStyle w:val="Header"/>
      <w:jc w:val="right"/>
      <w:rPr>
        <w:rtl/>
      </w:rPr>
    </w:pPr>
    <w:r w:rsidRPr="004B5E6E">
      <w:rPr>
        <w:noProof/>
        <w:lang w:bidi="ar-SA"/>
      </w:rPr>
      <w:drawing>
        <wp:anchor distT="0" distB="0" distL="114300" distR="114300" simplePos="0" relativeHeight="251659264" behindDoc="0" locked="0" layoutInCell="1" allowOverlap="1" wp14:anchorId="47311D6E" wp14:editId="4242D3B6">
          <wp:simplePos x="0" y="0"/>
          <wp:positionH relativeFrom="column">
            <wp:posOffset>359411</wp:posOffset>
          </wp:positionH>
          <wp:positionV relativeFrom="paragraph">
            <wp:posOffset>10095</wp:posOffset>
          </wp:positionV>
          <wp:extent cx="1057275" cy="390841"/>
          <wp:effectExtent l="19050" t="38100" r="9525" b="28575"/>
          <wp:wrapNone/>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rot="21420050">
                    <a:off x="0" y="0"/>
                    <a:ext cx="1057275" cy="390841"/>
                  </a:xfrm>
                  <a:prstGeom prst="rect">
                    <a:avLst/>
                  </a:prstGeom>
                </pic:spPr>
              </pic:pic>
            </a:graphicData>
          </a:graphic>
        </wp:anchor>
      </w:drawing>
    </w:r>
    <w:r w:rsidRPr="00D35C31">
      <w:rPr>
        <w:noProof/>
        <w:lang w:bidi="ar-SA"/>
      </w:rPr>
      <w:drawing>
        <wp:anchor distT="0" distB="0" distL="114300" distR="114300" simplePos="0" relativeHeight="251657216" behindDoc="0" locked="0" layoutInCell="1" allowOverlap="1" wp14:anchorId="18C0C34A" wp14:editId="36109D03">
          <wp:simplePos x="0" y="0"/>
          <wp:positionH relativeFrom="margin">
            <wp:posOffset>5529580</wp:posOffset>
          </wp:positionH>
          <wp:positionV relativeFrom="paragraph">
            <wp:posOffset>132715</wp:posOffset>
          </wp:positionV>
          <wp:extent cx="440055" cy="328930"/>
          <wp:effectExtent l="0" t="0" r="0" b="0"/>
          <wp:wrapThrough wrapText="bothSides">
            <wp:wrapPolygon edited="0">
              <wp:start x="3740" y="0"/>
              <wp:lineTo x="0" y="8757"/>
              <wp:lineTo x="0" y="20015"/>
              <wp:lineTo x="20571" y="20015"/>
              <wp:lineTo x="20571" y="8757"/>
              <wp:lineTo x="16831" y="0"/>
              <wp:lineTo x="3740" y="0"/>
            </wp:wrapPolygon>
          </wp:wrapThrough>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 cstate="print">
                    <a:extLst>
                      <a:ext uri="{BEBA8EAE-BF5A-486C-A8C5-ECC9F3942E4B}">
                        <a14:imgProps xmlns:a14="http://schemas.microsoft.com/office/drawing/2010/main">
                          <a14:imgLayer r:embed="rId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40055" cy="328930"/>
                  </a:xfrm>
                  <a:prstGeom prst="rect">
                    <a:avLst/>
                  </a:prstGeom>
                  <a:effectLst>
                    <a:innerShdw blurRad="63500" dist="50800" dir="8100000">
                      <a:prstClr val="black">
                        <a:alpha val="50000"/>
                      </a:prstClr>
                    </a:innerShdw>
                  </a:effectLst>
                </pic:spPr>
              </pic:pic>
            </a:graphicData>
          </a:graphic>
        </wp:anchor>
      </w:drawing>
    </w:r>
    <w:r>
      <w:rPr>
        <w:rFonts w:hint="cs"/>
        <w:rtl/>
      </w:rPr>
      <w:t xml:space="preserve">      </w:t>
    </w:r>
    <w:r>
      <w:rPr>
        <w:rtl/>
      </w:rPr>
      <w:tab/>
    </w:r>
    <w:r>
      <w:rPr>
        <w:rtl/>
      </w:rPr>
      <w:tab/>
    </w:r>
  </w:p>
  <w:p w14:paraId="1F253E39" w14:textId="509D1ED4" w:rsidR="00BF5F04" w:rsidRDefault="00BF5F04" w:rsidP="006C27D8">
    <w:pPr>
      <w:pStyle w:val="Header"/>
      <w:rPr>
        <w:rtl/>
      </w:rPr>
    </w:pPr>
    <w:r>
      <w:rPr>
        <w:rFonts w:hint="cs"/>
        <w:rtl/>
      </w:rPr>
      <w:t xml:space="preserve">    </w:t>
    </w:r>
    <w:r w:rsidRPr="009718AC">
      <w:rPr>
        <w:rFonts w:cs="B Titr" w:hint="cs"/>
        <w:sz w:val="20"/>
        <w:szCs w:val="20"/>
        <w:rtl/>
      </w:rPr>
      <w:t>سنهاب ثالث و حوادث</w:t>
    </w:r>
    <w:r w:rsidRPr="0022617D">
      <w:rPr>
        <w:rtl/>
      </w:rPr>
      <w:t xml:space="preserve"> </w:t>
    </w:r>
    <w:sdt>
      <w:sdtPr>
        <w:rPr>
          <w:rtl/>
        </w:rPr>
        <w:id w:val="-390275438"/>
        <w:docPartObj>
          <w:docPartGallery w:val="Page Numbers (Top of Page)"/>
          <w:docPartUnique/>
        </w:docPartObj>
      </w:sdtPr>
      <w:sdtEndPr/>
      <w:sdtContent>
        <w:r>
          <w:rPr>
            <w:rFonts w:cs="B Titr"/>
            <w:sz w:val="20"/>
            <w:szCs w:val="20"/>
          </w:rPr>
          <w:tab/>
        </w:r>
        <w:r>
          <w:rPr>
            <w:rFonts w:cs="B Titr"/>
            <w:sz w:val="20"/>
            <w:szCs w:val="20"/>
          </w:rPr>
          <w:tab/>
        </w:r>
        <w:r w:rsidRPr="009718AC">
          <w:rPr>
            <w:rFonts w:cs="B Titr"/>
            <w:sz w:val="20"/>
            <w:szCs w:val="20"/>
          </w:rPr>
          <w:fldChar w:fldCharType="begin"/>
        </w:r>
        <w:r w:rsidRPr="009718AC">
          <w:rPr>
            <w:rFonts w:cs="B Titr"/>
            <w:sz w:val="20"/>
            <w:szCs w:val="20"/>
          </w:rPr>
          <w:instrText xml:space="preserve"> PAGE   \* MERGEFORMAT </w:instrText>
        </w:r>
        <w:r w:rsidRPr="009718AC">
          <w:rPr>
            <w:rFonts w:cs="B Titr"/>
            <w:sz w:val="20"/>
            <w:szCs w:val="20"/>
          </w:rPr>
          <w:fldChar w:fldCharType="separate"/>
        </w:r>
        <w:r w:rsidR="00271050">
          <w:rPr>
            <w:rFonts w:cs="B Titr"/>
            <w:noProof/>
            <w:sz w:val="20"/>
            <w:szCs w:val="20"/>
            <w:rtl/>
          </w:rPr>
          <w:t>99</w:t>
        </w:r>
        <w:r w:rsidRPr="009718AC">
          <w:rPr>
            <w:rFonts w:cs="B Titr"/>
            <w:noProof/>
            <w:sz w:val="20"/>
            <w:szCs w:val="20"/>
          </w:rPr>
          <w:fldChar w:fldCharType="end"/>
        </w:r>
      </w:sdtContent>
    </w:sdt>
  </w:p>
  <w:p w14:paraId="72D0D63D" w14:textId="0E52EF01" w:rsidR="00BF5F04" w:rsidRPr="006C27D8" w:rsidRDefault="00BF5F04" w:rsidP="006C27D8">
    <w:pPr>
      <w:pStyle w:val="Header"/>
    </w:pPr>
    <w:r>
      <w:rPr>
        <w:noProof/>
        <w:lang w:bidi="ar-SA"/>
      </w:rPr>
      <mc:AlternateContent>
        <mc:Choice Requires="wps">
          <w:drawing>
            <wp:anchor distT="4294967291" distB="4294967291" distL="114300" distR="114300" simplePos="0" relativeHeight="251660288" behindDoc="0" locked="0" layoutInCell="1" allowOverlap="1" wp14:anchorId="36645F98" wp14:editId="27E81AA5">
              <wp:simplePos x="0" y="0"/>
              <wp:positionH relativeFrom="column">
                <wp:posOffset>-340995</wp:posOffset>
              </wp:positionH>
              <wp:positionV relativeFrom="paragraph">
                <wp:posOffset>85724</wp:posOffset>
              </wp:positionV>
              <wp:extent cx="6421120" cy="0"/>
              <wp:effectExtent l="38100" t="19050" r="55880" b="7620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21120" cy="0"/>
                      </a:xfrm>
                      <a:prstGeom prst="line">
                        <a:avLst/>
                      </a:prstGeom>
                      <a:ln w="19050" cmpd="thinThick"/>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14E9E" id="Straight Connector 8"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6.85pt,6.75pt" to="478.7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" strokecolor="black [3200]" strokeweight="1.5pt">
              <v:stroke linestyle="thinThick"/>
              <v:shadow on="t" color="black" opacity="22937f" origin=",.5" offset="0,.63889mm"/>
              <o:lock v:ext="edit" shapetype="f"/>
            </v:line>
          </w:pict>
        </mc:Fallback>
      </mc:AlternateContent>
    </w:r>
    <w:r>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069D"/>
    <w:multiLevelType w:val="hybridMultilevel"/>
    <w:tmpl w:val="C79894A0"/>
    <w:lvl w:ilvl="0" w:tplc="0409000F">
      <w:start w:val="1"/>
      <w:numFmt w:val="decimal"/>
      <w:lvlText w:val="%1."/>
      <w:lvlJc w:val="left"/>
      <w:pPr>
        <w:ind w:left="1764" w:hanging="360"/>
      </w:pPr>
    </w:lvl>
    <w:lvl w:ilvl="1" w:tplc="04090019" w:tentative="1">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1" w15:restartNumberingAfterBreak="0">
    <w:nsid w:val="00961973"/>
    <w:multiLevelType w:val="hybridMultilevel"/>
    <w:tmpl w:val="8A58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26B51"/>
    <w:multiLevelType w:val="hybridMultilevel"/>
    <w:tmpl w:val="B640538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04AF630F"/>
    <w:multiLevelType w:val="hybridMultilevel"/>
    <w:tmpl w:val="17D23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F0082"/>
    <w:multiLevelType w:val="hybridMultilevel"/>
    <w:tmpl w:val="0150C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602CCD"/>
    <w:multiLevelType w:val="hybridMultilevel"/>
    <w:tmpl w:val="C8562C3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08AC6896"/>
    <w:multiLevelType w:val="hybridMultilevel"/>
    <w:tmpl w:val="20B40330"/>
    <w:lvl w:ilvl="0" w:tplc="E208F9A0">
      <w:start w:val="1"/>
      <w:numFmt w:val="decimal"/>
      <w:lvlText w:val="%1."/>
      <w:lvlJc w:val="left"/>
      <w:pPr>
        <w:ind w:left="540" w:hanging="360"/>
      </w:pPr>
      <w:rPr>
        <w:b w:val="0"/>
        <w:bCs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099A7EF6"/>
    <w:multiLevelType w:val="hybridMultilevel"/>
    <w:tmpl w:val="EE0AADF2"/>
    <w:lvl w:ilvl="0" w:tplc="2BBE9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085588"/>
    <w:multiLevelType w:val="hybridMultilevel"/>
    <w:tmpl w:val="CDE0B55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0B2957E7"/>
    <w:multiLevelType w:val="hybridMultilevel"/>
    <w:tmpl w:val="8F1E1CF8"/>
    <w:lvl w:ilvl="0" w:tplc="E444C6A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781B2A"/>
    <w:multiLevelType w:val="hybridMultilevel"/>
    <w:tmpl w:val="8A8C872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12EA5A06"/>
    <w:multiLevelType w:val="hybridMultilevel"/>
    <w:tmpl w:val="C984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6B2EE9"/>
    <w:multiLevelType w:val="hybridMultilevel"/>
    <w:tmpl w:val="C0E6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7075B6"/>
    <w:multiLevelType w:val="hybridMultilevel"/>
    <w:tmpl w:val="9C4A6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3711B01"/>
    <w:multiLevelType w:val="hybridMultilevel"/>
    <w:tmpl w:val="49384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48979BA"/>
    <w:multiLevelType w:val="hybridMultilevel"/>
    <w:tmpl w:val="5B38F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E536A9"/>
    <w:multiLevelType w:val="hybridMultilevel"/>
    <w:tmpl w:val="8A58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7B7C85"/>
    <w:multiLevelType w:val="hybridMultilevel"/>
    <w:tmpl w:val="EE0AADF2"/>
    <w:lvl w:ilvl="0" w:tplc="2BBE9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9323E9"/>
    <w:multiLevelType w:val="hybridMultilevel"/>
    <w:tmpl w:val="A308D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8FF371B"/>
    <w:multiLevelType w:val="hybridMultilevel"/>
    <w:tmpl w:val="5D9A6EEE"/>
    <w:lvl w:ilvl="0" w:tplc="6C78C19C">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19010335"/>
    <w:multiLevelType w:val="hybridMultilevel"/>
    <w:tmpl w:val="8A58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8A6B11"/>
    <w:multiLevelType w:val="hybridMultilevel"/>
    <w:tmpl w:val="2CAC0B48"/>
    <w:lvl w:ilvl="0" w:tplc="0409000D">
      <w:start w:val="1"/>
      <w:numFmt w:val="bullet"/>
      <w:lvlText w:val=""/>
      <w:lvlJc w:val="left"/>
      <w:pPr>
        <w:ind w:left="63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1BEB3C34"/>
    <w:multiLevelType w:val="hybridMultilevel"/>
    <w:tmpl w:val="8A58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9232B7"/>
    <w:multiLevelType w:val="hybridMultilevel"/>
    <w:tmpl w:val="95CC5D60"/>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3766D8"/>
    <w:multiLevelType w:val="hybridMultilevel"/>
    <w:tmpl w:val="69FC4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E5B3AA3"/>
    <w:multiLevelType w:val="hybridMultilevel"/>
    <w:tmpl w:val="20B40330"/>
    <w:lvl w:ilvl="0" w:tplc="E208F9A0">
      <w:start w:val="1"/>
      <w:numFmt w:val="decimal"/>
      <w:lvlText w:val="%1."/>
      <w:lvlJc w:val="left"/>
      <w:pPr>
        <w:ind w:left="540" w:hanging="360"/>
      </w:pPr>
      <w:rPr>
        <w:b w:val="0"/>
        <w:bCs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15:restartNumberingAfterBreak="0">
    <w:nsid w:val="1F0A0387"/>
    <w:multiLevelType w:val="hybridMultilevel"/>
    <w:tmpl w:val="EB861F2C"/>
    <w:lvl w:ilvl="0" w:tplc="E444C6A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860890"/>
    <w:multiLevelType w:val="hybridMultilevel"/>
    <w:tmpl w:val="8A58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E50AFD"/>
    <w:multiLevelType w:val="hybridMultilevel"/>
    <w:tmpl w:val="6BAA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CD700EB"/>
    <w:multiLevelType w:val="hybridMultilevel"/>
    <w:tmpl w:val="A5FAF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F852C0D"/>
    <w:multiLevelType w:val="hybridMultilevel"/>
    <w:tmpl w:val="3CF61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35917FE"/>
    <w:multiLevelType w:val="hybridMultilevel"/>
    <w:tmpl w:val="47B8C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2326B4"/>
    <w:multiLevelType w:val="hybridMultilevel"/>
    <w:tmpl w:val="50D6A184"/>
    <w:lvl w:ilvl="0" w:tplc="0409000F">
      <w:start w:val="1"/>
      <w:numFmt w:val="decimal"/>
      <w:lvlText w:val="%1."/>
      <w:lvlJc w:val="left"/>
      <w:pPr>
        <w:ind w:left="15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516CD3"/>
    <w:multiLevelType w:val="hybridMultilevel"/>
    <w:tmpl w:val="6E5E84E6"/>
    <w:lvl w:ilvl="0" w:tplc="2BBE9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6F3E44"/>
    <w:multiLevelType w:val="hybridMultilevel"/>
    <w:tmpl w:val="A0EE7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FF3031F"/>
    <w:multiLevelType w:val="hybridMultilevel"/>
    <w:tmpl w:val="20B40330"/>
    <w:lvl w:ilvl="0" w:tplc="E208F9A0">
      <w:start w:val="1"/>
      <w:numFmt w:val="decimal"/>
      <w:lvlText w:val="%1."/>
      <w:lvlJc w:val="left"/>
      <w:pPr>
        <w:ind w:left="540" w:hanging="360"/>
      </w:pPr>
      <w:rPr>
        <w:b w:val="0"/>
        <w:bCs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6" w15:restartNumberingAfterBreak="0">
    <w:nsid w:val="41592BAE"/>
    <w:multiLevelType w:val="hybridMultilevel"/>
    <w:tmpl w:val="BEBCB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1883461"/>
    <w:multiLevelType w:val="hybridMultilevel"/>
    <w:tmpl w:val="C7989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AC745B"/>
    <w:multiLevelType w:val="hybridMultilevel"/>
    <w:tmpl w:val="C7989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4E7FA7"/>
    <w:multiLevelType w:val="hybridMultilevel"/>
    <w:tmpl w:val="FDD0CDC8"/>
    <w:lvl w:ilvl="0" w:tplc="E444C6AA">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98E20EF"/>
    <w:multiLevelType w:val="hybridMultilevel"/>
    <w:tmpl w:val="3ED60DD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1" w15:restartNumberingAfterBreak="0">
    <w:nsid w:val="49D24E6F"/>
    <w:multiLevelType w:val="hybridMultilevel"/>
    <w:tmpl w:val="5BA2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153BC0"/>
    <w:multiLevelType w:val="hybridMultilevel"/>
    <w:tmpl w:val="A5DC6E6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28906B9"/>
    <w:multiLevelType w:val="hybridMultilevel"/>
    <w:tmpl w:val="A9DAA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2E90E56"/>
    <w:multiLevelType w:val="hybridMultilevel"/>
    <w:tmpl w:val="1F08FA5A"/>
    <w:lvl w:ilvl="0" w:tplc="9EEA0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B024C9"/>
    <w:multiLevelType w:val="hybridMultilevel"/>
    <w:tmpl w:val="C6D6A2E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15:restartNumberingAfterBreak="0">
    <w:nsid w:val="581D231B"/>
    <w:multiLevelType w:val="hybridMultilevel"/>
    <w:tmpl w:val="8A58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6D6D19"/>
    <w:multiLevelType w:val="hybridMultilevel"/>
    <w:tmpl w:val="D4D46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9CE71B1"/>
    <w:multiLevelType w:val="hybridMultilevel"/>
    <w:tmpl w:val="E5D48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B4703CC"/>
    <w:multiLevelType w:val="hybridMultilevel"/>
    <w:tmpl w:val="9A40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3611A1"/>
    <w:multiLevelType w:val="hybridMultilevel"/>
    <w:tmpl w:val="247050E0"/>
    <w:lvl w:ilvl="0" w:tplc="0409000D">
      <w:start w:val="1"/>
      <w:numFmt w:val="bullet"/>
      <w:lvlText w:val=""/>
      <w:lvlJc w:val="left"/>
      <w:pPr>
        <w:ind w:left="1382" w:hanging="360"/>
      </w:pPr>
      <w:rPr>
        <w:rFonts w:ascii="Wingdings" w:hAnsi="Wingdings"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51" w15:restartNumberingAfterBreak="0">
    <w:nsid w:val="62DB4505"/>
    <w:multiLevelType w:val="hybridMultilevel"/>
    <w:tmpl w:val="3958765A"/>
    <w:lvl w:ilvl="0" w:tplc="2BBE9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D512F1"/>
    <w:multiLevelType w:val="hybridMultilevel"/>
    <w:tmpl w:val="2BD8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D86072"/>
    <w:multiLevelType w:val="hybridMultilevel"/>
    <w:tmpl w:val="7A84A468"/>
    <w:lvl w:ilvl="0" w:tplc="2BBE9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5F738B"/>
    <w:multiLevelType w:val="hybridMultilevel"/>
    <w:tmpl w:val="D040B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1B74E08"/>
    <w:multiLevelType w:val="hybridMultilevel"/>
    <w:tmpl w:val="1256D83C"/>
    <w:lvl w:ilvl="0" w:tplc="0409000D">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9A4879"/>
    <w:multiLevelType w:val="hybridMultilevel"/>
    <w:tmpl w:val="504E2D44"/>
    <w:lvl w:ilvl="0" w:tplc="8474E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AC0C4F"/>
    <w:multiLevelType w:val="hybridMultilevel"/>
    <w:tmpl w:val="903246AE"/>
    <w:lvl w:ilvl="0" w:tplc="0B1EFA4C">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F92FF4"/>
    <w:multiLevelType w:val="hybridMultilevel"/>
    <w:tmpl w:val="C7989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D43D14"/>
    <w:multiLevelType w:val="hybridMultilevel"/>
    <w:tmpl w:val="F2F67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BFE1C45"/>
    <w:multiLevelType w:val="hybridMultilevel"/>
    <w:tmpl w:val="C7989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347D44"/>
    <w:multiLevelType w:val="hybridMultilevel"/>
    <w:tmpl w:val="CE94ADC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2" w15:restartNumberingAfterBreak="0">
    <w:nsid w:val="7DBC7171"/>
    <w:multiLevelType w:val="hybridMultilevel"/>
    <w:tmpl w:val="8E6408BA"/>
    <w:lvl w:ilvl="0" w:tplc="2BBE9DEA">
      <w:start w:val="1"/>
      <w:numFmt w:val="decimal"/>
      <w:lvlText w:val="%1"/>
      <w:lvlJc w:val="left"/>
      <w:pPr>
        <w:ind w:left="18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F958AE"/>
    <w:multiLevelType w:val="hybridMultilevel"/>
    <w:tmpl w:val="4DAA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7"/>
  </w:num>
  <w:num w:numId="3">
    <w:abstractNumId w:val="2"/>
  </w:num>
  <w:num w:numId="4">
    <w:abstractNumId w:val="13"/>
  </w:num>
  <w:num w:numId="5">
    <w:abstractNumId w:val="18"/>
  </w:num>
  <w:num w:numId="6">
    <w:abstractNumId w:val="4"/>
  </w:num>
  <w:num w:numId="7">
    <w:abstractNumId w:val="54"/>
  </w:num>
  <w:num w:numId="8">
    <w:abstractNumId w:val="41"/>
  </w:num>
  <w:num w:numId="9">
    <w:abstractNumId w:val="39"/>
  </w:num>
  <w:num w:numId="10">
    <w:abstractNumId w:val="26"/>
  </w:num>
  <w:num w:numId="11">
    <w:abstractNumId w:val="9"/>
  </w:num>
  <w:num w:numId="12">
    <w:abstractNumId w:val="11"/>
  </w:num>
  <w:num w:numId="13">
    <w:abstractNumId w:val="36"/>
  </w:num>
  <w:num w:numId="14">
    <w:abstractNumId w:val="34"/>
  </w:num>
  <w:num w:numId="15">
    <w:abstractNumId w:val="63"/>
  </w:num>
  <w:num w:numId="16">
    <w:abstractNumId w:val="59"/>
  </w:num>
  <w:num w:numId="17">
    <w:abstractNumId w:val="43"/>
  </w:num>
  <w:num w:numId="18">
    <w:abstractNumId w:val="28"/>
  </w:num>
  <w:num w:numId="19">
    <w:abstractNumId w:val="30"/>
  </w:num>
  <w:num w:numId="20">
    <w:abstractNumId w:val="14"/>
  </w:num>
  <w:num w:numId="21">
    <w:abstractNumId w:val="29"/>
  </w:num>
  <w:num w:numId="22">
    <w:abstractNumId w:val="49"/>
  </w:num>
  <w:num w:numId="23">
    <w:abstractNumId w:val="44"/>
  </w:num>
  <w:num w:numId="24">
    <w:abstractNumId w:val="55"/>
  </w:num>
  <w:num w:numId="25">
    <w:abstractNumId w:val="42"/>
  </w:num>
  <w:num w:numId="26">
    <w:abstractNumId w:val="15"/>
  </w:num>
  <w:num w:numId="27">
    <w:abstractNumId w:val="3"/>
  </w:num>
  <w:num w:numId="28">
    <w:abstractNumId w:val="56"/>
  </w:num>
  <w:num w:numId="29">
    <w:abstractNumId w:val="23"/>
  </w:num>
  <w:num w:numId="30">
    <w:abstractNumId w:val="21"/>
  </w:num>
  <w:num w:numId="31">
    <w:abstractNumId w:val="32"/>
  </w:num>
  <w:num w:numId="32">
    <w:abstractNumId w:val="0"/>
  </w:num>
  <w:num w:numId="33">
    <w:abstractNumId w:val="38"/>
  </w:num>
  <w:num w:numId="34">
    <w:abstractNumId w:val="12"/>
  </w:num>
  <w:num w:numId="35">
    <w:abstractNumId w:val="1"/>
  </w:num>
  <w:num w:numId="36">
    <w:abstractNumId w:val="46"/>
  </w:num>
  <w:num w:numId="37">
    <w:abstractNumId w:val="52"/>
  </w:num>
  <w:num w:numId="38">
    <w:abstractNumId w:val="16"/>
  </w:num>
  <w:num w:numId="39">
    <w:abstractNumId w:val="27"/>
  </w:num>
  <w:num w:numId="40">
    <w:abstractNumId w:val="57"/>
  </w:num>
  <w:num w:numId="41">
    <w:abstractNumId w:val="8"/>
  </w:num>
  <w:num w:numId="42">
    <w:abstractNumId w:val="61"/>
  </w:num>
  <w:num w:numId="43">
    <w:abstractNumId w:val="10"/>
  </w:num>
  <w:num w:numId="44">
    <w:abstractNumId w:val="45"/>
  </w:num>
  <w:num w:numId="45">
    <w:abstractNumId w:val="40"/>
  </w:num>
  <w:num w:numId="46">
    <w:abstractNumId w:val="5"/>
  </w:num>
  <w:num w:numId="47">
    <w:abstractNumId w:val="25"/>
  </w:num>
  <w:num w:numId="48">
    <w:abstractNumId w:val="6"/>
  </w:num>
  <w:num w:numId="49">
    <w:abstractNumId w:val="20"/>
  </w:num>
  <w:num w:numId="50">
    <w:abstractNumId w:val="35"/>
  </w:num>
  <w:num w:numId="51">
    <w:abstractNumId w:val="58"/>
  </w:num>
  <w:num w:numId="52">
    <w:abstractNumId w:val="37"/>
  </w:num>
  <w:num w:numId="53">
    <w:abstractNumId w:val="60"/>
  </w:num>
  <w:num w:numId="54">
    <w:abstractNumId w:val="51"/>
  </w:num>
  <w:num w:numId="55">
    <w:abstractNumId w:val="22"/>
  </w:num>
  <w:num w:numId="56">
    <w:abstractNumId w:val="53"/>
  </w:num>
  <w:num w:numId="57">
    <w:abstractNumId w:val="62"/>
  </w:num>
  <w:num w:numId="58">
    <w:abstractNumId w:val="7"/>
  </w:num>
  <w:num w:numId="59">
    <w:abstractNumId w:val="17"/>
  </w:num>
  <w:num w:numId="60">
    <w:abstractNumId w:val="50"/>
  </w:num>
  <w:num w:numId="61">
    <w:abstractNumId w:val="31"/>
  </w:num>
  <w:num w:numId="62">
    <w:abstractNumId w:val="48"/>
  </w:num>
  <w:num w:numId="63">
    <w:abstractNumId w:val="33"/>
  </w:num>
  <w:num w:numId="64">
    <w:abstractNumId w:val="2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84C"/>
    <w:rsid w:val="00000261"/>
    <w:rsid w:val="00001BBE"/>
    <w:rsid w:val="00002570"/>
    <w:rsid w:val="000031F3"/>
    <w:rsid w:val="0000363B"/>
    <w:rsid w:val="000075D4"/>
    <w:rsid w:val="00011E34"/>
    <w:rsid w:val="00011E36"/>
    <w:rsid w:val="00013013"/>
    <w:rsid w:val="000153DD"/>
    <w:rsid w:val="000160F1"/>
    <w:rsid w:val="0001616E"/>
    <w:rsid w:val="00017E34"/>
    <w:rsid w:val="00021A44"/>
    <w:rsid w:val="00021C98"/>
    <w:rsid w:val="0002243C"/>
    <w:rsid w:val="000227CD"/>
    <w:rsid w:val="00022B25"/>
    <w:rsid w:val="00025E95"/>
    <w:rsid w:val="000263E8"/>
    <w:rsid w:val="00026FB0"/>
    <w:rsid w:val="000307DB"/>
    <w:rsid w:val="00031079"/>
    <w:rsid w:val="00032DDF"/>
    <w:rsid w:val="0003399F"/>
    <w:rsid w:val="00033F88"/>
    <w:rsid w:val="000350D9"/>
    <w:rsid w:val="0003521E"/>
    <w:rsid w:val="0003531A"/>
    <w:rsid w:val="000363E7"/>
    <w:rsid w:val="0004222E"/>
    <w:rsid w:val="0004238D"/>
    <w:rsid w:val="00042AFF"/>
    <w:rsid w:val="00042BB2"/>
    <w:rsid w:val="0004363A"/>
    <w:rsid w:val="00044925"/>
    <w:rsid w:val="00044CD9"/>
    <w:rsid w:val="00045D8B"/>
    <w:rsid w:val="0004753C"/>
    <w:rsid w:val="00047F2D"/>
    <w:rsid w:val="00051814"/>
    <w:rsid w:val="00051DFA"/>
    <w:rsid w:val="00051E01"/>
    <w:rsid w:val="000534D1"/>
    <w:rsid w:val="00056081"/>
    <w:rsid w:val="00056F6F"/>
    <w:rsid w:val="0006103B"/>
    <w:rsid w:val="00063258"/>
    <w:rsid w:val="00063B52"/>
    <w:rsid w:val="00064310"/>
    <w:rsid w:val="00064426"/>
    <w:rsid w:val="00067A75"/>
    <w:rsid w:val="0007268C"/>
    <w:rsid w:val="00073C12"/>
    <w:rsid w:val="00074242"/>
    <w:rsid w:val="00074FC0"/>
    <w:rsid w:val="00077D30"/>
    <w:rsid w:val="00081B43"/>
    <w:rsid w:val="00082460"/>
    <w:rsid w:val="00082C0E"/>
    <w:rsid w:val="00083540"/>
    <w:rsid w:val="00083E6B"/>
    <w:rsid w:val="000866D6"/>
    <w:rsid w:val="00087344"/>
    <w:rsid w:val="000879C0"/>
    <w:rsid w:val="00087FEB"/>
    <w:rsid w:val="000903E1"/>
    <w:rsid w:val="00091132"/>
    <w:rsid w:val="0009135B"/>
    <w:rsid w:val="000926A3"/>
    <w:rsid w:val="00093BBA"/>
    <w:rsid w:val="000960E9"/>
    <w:rsid w:val="00097255"/>
    <w:rsid w:val="000A14F9"/>
    <w:rsid w:val="000A208E"/>
    <w:rsid w:val="000A31D8"/>
    <w:rsid w:val="000A3E9E"/>
    <w:rsid w:val="000A4BB0"/>
    <w:rsid w:val="000A73F6"/>
    <w:rsid w:val="000B11C5"/>
    <w:rsid w:val="000B53FA"/>
    <w:rsid w:val="000B7EFE"/>
    <w:rsid w:val="000C2DB9"/>
    <w:rsid w:val="000C3FCA"/>
    <w:rsid w:val="000C4977"/>
    <w:rsid w:val="000C4A2F"/>
    <w:rsid w:val="000C6891"/>
    <w:rsid w:val="000C7FEF"/>
    <w:rsid w:val="000D07C4"/>
    <w:rsid w:val="000D1411"/>
    <w:rsid w:val="000D31F3"/>
    <w:rsid w:val="000D3EE1"/>
    <w:rsid w:val="000D5664"/>
    <w:rsid w:val="000D6905"/>
    <w:rsid w:val="000D6A04"/>
    <w:rsid w:val="000D70ED"/>
    <w:rsid w:val="000D73D4"/>
    <w:rsid w:val="000E0808"/>
    <w:rsid w:val="000E2217"/>
    <w:rsid w:val="000E46F6"/>
    <w:rsid w:val="000E57EB"/>
    <w:rsid w:val="000E580A"/>
    <w:rsid w:val="000E5A56"/>
    <w:rsid w:val="000E6342"/>
    <w:rsid w:val="000E796C"/>
    <w:rsid w:val="000E7C79"/>
    <w:rsid w:val="000E7D95"/>
    <w:rsid w:val="000F07C7"/>
    <w:rsid w:val="000F27C3"/>
    <w:rsid w:val="000F295D"/>
    <w:rsid w:val="000F4DC5"/>
    <w:rsid w:val="000F6384"/>
    <w:rsid w:val="000F7632"/>
    <w:rsid w:val="000F7C56"/>
    <w:rsid w:val="000F7EFE"/>
    <w:rsid w:val="00100CCE"/>
    <w:rsid w:val="00101B1B"/>
    <w:rsid w:val="001026D3"/>
    <w:rsid w:val="00102F65"/>
    <w:rsid w:val="00104173"/>
    <w:rsid w:val="00104791"/>
    <w:rsid w:val="00104C2C"/>
    <w:rsid w:val="00104F17"/>
    <w:rsid w:val="00105495"/>
    <w:rsid w:val="0010772E"/>
    <w:rsid w:val="00111981"/>
    <w:rsid w:val="00111C31"/>
    <w:rsid w:val="00114376"/>
    <w:rsid w:val="00114C4B"/>
    <w:rsid w:val="0011673D"/>
    <w:rsid w:val="00116E12"/>
    <w:rsid w:val="001214F1"/>
    <w:rsid w:val="00121B6B"/>
    <w:rsid w:val="0012281A"/>
    <w:rsid w:val="001242ED"/>
    <w:rsid w:val="00125383"/>
    <w:rsid w:val="00125F39"/>
    <w:rsid w:val="00126AB0"/>
    <w:rsid w:val="00126AB2"/>
    <w:rsid w:val="001278CA"/>
    <w:rsid w:val="00127FC4"/>
    <w:rsid w:val="00130262"/>
    <w:rsid w:val="00132DE0"/>
    <w:rsid w:val="00135534"/>
    <w:rsid w:val="001356C1"/>
    <w:rsid w:val="00135B4A"/>
    <w:rsid w:val="00135D09"/>
    <w:rsid w:val="00136865"/>
    <w:rsid w:val="00141351"/>
    <w:rsid w:val="00142222"/>
    <w:rsid w:val="00142607"/>
    <w:rsid w:val="0014280D"/>
    <w:rsid w:val="0014332B"/>
    <w:rsid w:val="00144A0E"/>
    <w:rsid w:val="00145D5D"/>
    <w:rsid w:val="00150052"/>
    <w:rsid w:val="0015039E"/>
    <w:rsid w:val="00151208"/>
    <w:rsid w:val="00151A84"/>
    <w:rsid w:val="001529A5"/>
    <w:rsid w:val="00153B6C"/>
    <w:rsid w:val="00154057"/>
    <w:rsid w:val="00154D13"/>
    <w:rsid w:val="00155294"/>
    <w:rsid w:val="001562D1"/>
    <w:rsid w:val="00156A13"/>
    <w:rsid w:val="00157AB9"/>
    <w:rsid w:val="00161054"/>
    <w:rsid w:val="0016119D"/>
    <w:rsid w:val="00161D79"/>
    <w:rsid w:val="00162932"/>
    <w:rsid w:val="00165E07"/>
    <w:rsid w:val="00165F08"/>
    <w:rsid w:val="001670FB"/>
    <w:rsid w:val="00171CC4"/>
    <w:rsid w:val="00171FA5"/>
    <w:rsid w:val="00172021"/>
    <w:rsid w:val="0017213D"/>
    <w:rsid w:val="00172645"/>
    <w:rsid w:val="00172BCC"/>
    <w:rsid w:val="0017327F"/>
    <w:rsid w:val="00174D9B"/>
    <w:rsid w:val="001755B9"/>
    <w:rsid w:val="00176ACC"/>
    <w:rsid w:val="00176E75"/>
    <w:rsid w:val="001805AD"/>
    <w:rsid w:val="00180E27"/>
    <w:rsid w:val="001812D4"/>
    <w:rsid w:val="001819BC"/>
    <w:rsid w:val="00181AD3"/>
    <w:rsid w:val="0018234C"/>
    <w:rsid w:val="00182DE9"/>
    <w:rsid w:val="001844AB"/>
    <w:rsid w:val="00187638"/>
    <w:rsid w:val="001876D7"/>
    <w:rsid w:val="00187C28"/>
    <w:rsid w:val="00187C47"/>
    <w:rsid w:val="00190D9D"/>
    <w:rsid w:val="00191C93"/>
    <w:rsid w:val="0019291E"/>
    <w:rsid w:val="00192E19"/>
    <w:rsid w:val="001948EE"/>
    <w:rsid w:val="00195028"/>
    <w:rsid w:val="00196720"/>
    <w:rsid w:val="0019743E"/>
    <w:rsid w:val="0019746D"/>
    <w:rsid w:val="001A0490"/>
    <w:rsid w:val="001A05AE"/>
    <w:rsid w:val="001A21C4"/>
    <w:rsid w:val="001A22C0"/>
    <w:rsid w:val="001A49FC"/>
    <w:rsid w:val="001A4B44"/>
    <w:rsid w:val="001A5AFF"/>
    <w:rsid w:val="001B0659"/>
    <w:rsid w:val="001B1391"/>
    <w:rsid w:val="001B1907"/>
    <w:rsid w:val="001B1FDB"/>
    <w:rsid w:val="001B4296"/>
    <w:rsid w:val="001B6208"/>
    <w:rsid w:val="001C26AA"/>
    <w:rsid w:val="001C2E16"/>
    <w:rsid w:val="001C4758"/>
    <w:rsid w:val="001D0943"/>
    <w:rsid w:val="001D0E99"/>
    <w:rsid w:val="001D1E05"/>
    <w:rsid w:val="001D44C0"/>
    <w:rsid w:val="001D47F9"/>
    <w:rsid w:val="001D4A8D"/>
    <w:rsid w:val="001D5A71"/>
    <w:rsid w:val="001D669A"/>
    <w:rsid w:val="001D71D0"/>
    <w:rsid w:val="001D7505"/>
    <w:rsid w:val="001D7B56"/>
    <w:rsid w:val="001E04F3"/>
    <w:rsid w:val="001E32A4"/>
    <w:rsid w:val="001E4265"/>
    <w:rsid w:val="001E4D47"/>
    <w:rsid w:val="001E5DAA"/>
    <w:rsid w:val="001E729E"/>
    <w:rsid w:val="001E7582"/>
    <w:rsid w:val="001E7D7B"/>
    <w:rsid w:val="001E7F24"/>
    <w:rsid w:val="001F030E"/>
    <w:rsid w:val="001F2D45"/>
    <w:rsid w:val="001F37D3"/>
    <w:rsid w:val="001F41D5"/>
    <w:rsid w:val="001F5BA4"/>
    <w:rsid w:val="002007EE"/>
    <w:rsid w:val="0020108E"/>
    <w:rsid w:val="00201203"/>
    <w:rsid w:val="00201C0D"/>
    <w:rsid w:val="00203F56"/>
    <w:rsid w:val="00205193"/>
    <w:rsid w:val="0020631D"/>
    <w:rsid w:val="00210737"/>
    <w:rsid w:val="0021086E"/>
    <w:rsid w:val="00210B01"/>
    <w:rsid w:val="0021110F"/>
    <w:rsid w:val="002115C4"/>
    <w:rsid w:val="00211682"/>
    <w:rsid w:val="00211AF8"/>
    <w:rsid w:val="002124ED"/>
    <w:rsid w:val="00212750"/>
    <w:rsid w:val="002133A3"/>
    <w:rsid w:val="0021480C"/>
    <w:rsid w:val="00214DE7"/>
    <w:rsid w:val="00215F1B"/>
    <w:rsid w:val="00216E37"/>
    <w:rsid w:val="0021704B"/>
    <w:rsid w:val="00220739"/>
    <w:rsid w:val="00220C24"/>
    <w:rsid w:val="00220FFB"/>
    <w:rsid w:val="00221236"/>
    <w:rsid w:val="0022194F"/>
    <w:rsid w:val="00221BF4"/>
    <w:rsid w:val="00222694"/>
    <w:rsid w:val="00222A9F"/>
    <w:rsid w:val="00222B13"/>
    <w:rsid w:val="00222C7A"/>
    <w:rsid w:val="00224105"/>
    <w:rsid w:val="00226204"/>
    <w:rsid w:val="00226246"/>
    <w:rsid w:val="002267B2"/>
    <w:rsid w:val="002268EF"/>
    <w:rsid w:val="00227FF0"/>
    <w:rsid w:val="002301DD"/>
    <w:rsid w:val="002307EF"/>
    <w:rsid w:val="0023173C"/>
    <w:rsid w:val="00232F3B"/>
    <w:rsid w:val="0023394E"/>
    <w:rsid w:val="00234C9D"/>
    <w:rsid w:val="00240887"/>
    <w:rsid w:val="00243AD3"/>
    <w:rsid w:val="0024491E"/>
    <w:rsid w:val="002459A4"/>
    <w:rsid w:val="00247895"/>
    <w:rsid w:val="00247CCE"/>
    <w:rsid w:val="00250AB6"/>
    <w:rsid w:val="00250F2B"/>
    <w:rsid w:val="002525AA"/>
    <w:rsid w:val="0025481C"/>
    <w:rsid w:val="00255E94"/>
    <w:rsid w:val="00256ABF"/>
    <w:rsid w:val="00260062"/>
    <w:rsid w:val="00260307"/>
    <w:rsid w:val="00261618"/>
    <w:rsid w:val="00261CFA"/>
    <w:rsid w:val="0026291C"/>
    <w:rsid w:val="00262A97"/>
    <w:rsid w:val="00262AFC"/>
    <w:rsid w:val="0026749C"/>
    <w:rsid w:val="00267CAB"/>
    <w:rsid w:val="00270D3F"/>
    <w:rsid w:val="00271050"/>
    <w:rsid w:val="0027119C"/>
    <w:rsid w:val="00274602"/>
    <w:rsid w:val="00275552"/>
    <w:rsid w:val="00276979"/>
    <w:rsid w:val="00276B16"/>
    <w:rsid w:val="002774B4"/>
    <w:rsid w:val="00277735"/>
    <w:rsid w:val="0028098C"/>
    <w:rsid w:val="0028186A"/>
    <w:rsid w:val="00282D0C"/>
    <w:rsid w:val="00284926"/>
    <w:rsid w:val="00284CF0"/>
    <w:rsid w:val="00285163"/>
    <w:rsid w:val="00287B57"/>
    <w:rsid w:val="00290198"/>
    <w:rsid w:val="002916F5"/>
    <w:rsid w:val="00293310"/>
    <w:rsid w:val="002934DA"/>
    <w:rsid w:val="002937D9"/>
    <w:rsid w:val="00293A5E"/>
    <w:rsid w:val="00295FAC"/>
    <w:rsid w:val="0029601F"/>
    <w:rsid w:val="00297776"/>
    <w:rsid w:val="00297CA5"/>
    <w:rsid w:val="002A17CC"/>
    <w:rsid w:val="002A3800"/>
    <w:rsid w:val="002A4CA3"/>
    <w:rsid w:val="002A686C"/>
    <w:rsid w:val="002B00B2"/>
    <w:rsid w:val="002B03D1"/>
    <w:rsid w:val="002B16BF"/>
    <w:rsid w:val="002B2633"/>
    <w:rsid w:val="002B27E6"/>
    <w:rsid w:val="002B3588"/>
    <w:rsid w:val="002B3EEE"/>
    <w:rsid w:val="002B59EF"/>
    <w:rsid w:val="002B6D89"/>
    <w:rsid w:val="002B7096"/>
    <w:rsid w:val="002C1D47"/>
    <w:rsid w:val="002C53C9"/>
    <w:rsid w:val="002C6686"/>
    <w:rsid w:val="002C749C"/>
    <w:rsid w:val="002C7ECE"/>
    <w:rsid w:val="002D03E0"/>
    <w:rsid w:val="002D0B0C"/>
    <w:rsid w:val="002D13F6"/>
    <w:rsid w:val="002D170A"/>
    <w:rsid w:val="002D24E7"/>
    <w:rsid w:val="002D2779"/>
    <w:rsid w:val="002D28E7"/>
    <w:rsid w:val="002D2FB7"/>
    <w:rsid w:val="002D312C"/>
    <w:rsid w:val="002D3202"/>
    <w:rsid w:val="002D5765"/>
    <w:rsid w:val="002E18C3"/>
    <w:rsid w:val="002E1F33"/>
    <w:rsid w:val="002E421A"/>
    <w:rsid w:val="002E481C"/>
    <w:rsid w:val="002E63E4"/>
    <w:rsid w:val="002E6B0A"/>
    <w:rsid w:val="002E6DDF"/>
    <w:rsid w:val="002E7362"/>
    <w:rsid w:val="002F01BF"/>
    <w:rsid w:val="002F0E2D"/>
    <w:rsid w:val="002F41B2"/>
    <w:rsid w:val="002F4A35"/>
    <w:rsid w:val="002F4C41"/>
    <w:rsid w:val="002F5726"/>
    <w:rsid w:val="002F70F1"/>
    <w:rsid w:val="002F7F29"/>
    <w:rsid w:val="003002C2"/>
    <w:rsid w:val="00301262"/>
    <w:rsid w:val="00303717"/>
    <w:rsid w:val="00303E28"/>
    <w:rsid w:val="003062CA"/>
    <w:rsid w:val="00307A5C"/>
    <w:rsid w:val="00310940"/>
    <w:rsid w:val="00312C99"/>
    <w:rsid w:val="003140BE"/>
    <w:rsid w:val="00315C1F"/>
    <w:rsid w:val="00316120"/>
    <w:rsid w:val="003162F0"/>
    <w:rsid w:val="00317476"/>
    <w:rsid w:val="003225A7"/>
    <w:rsid w:val="00322C86"/>
    <w:rsid w:val="00322E04"/>
    <w:rsid w:val="00323107"/>
    <w:rsid w:val="00323920"/>
    <w:rsid w:val="00323BC7"/>
    <w:rsid w:val="00323BCF"/>
    <w:rsid w:val="0032460D"/>
    <w:rsid w:val="0032653F"/>
    <w:rsid w:val="00326DF6"/>
    <w:rsid w:val="003275DA"/>
    <w:rsid w:val="003277E2"/>
    <w:rsid w:val="0033050C"/>
    <w:rsid w:val="00331CD6"/>
    <w:rsid w:val="00331F29"/>
    <w:rsid w:val="00331F70"/>
    <w:rsid w:val="00332357"/>
    <w:rsid w:val="0033284D"/>
    <w:rsid w:val="00333D87"/>
    <w:rsid w:val="0033515B"/>
    <w:rsid w:val="00335418"/>
    <w:rsid w:val="00336EF7"/>
    <w:rsid w:val="00337314"/>
    <w:rsid w:val="00347435"/>
    <w:rsid w:val="00347634"/>
    <w:rsid w:val="003512B6"/>
    <w:rsid w:val="00351987"/>
    <w:rsid w:val="00351EE3"/>
    <w:rsid w:val="00352D4C"/>
    <w:rsid w:val="003535D9"/>
    <w:rsid w:val="00353695"/>
    <w:rsid w:val="00355CFB"/>
    <w:rsid w:val="0035662A"/>
    <w:rsid w:val="00357085"/>
    <w:rsid w:val="003601E0"/>
    <w:rsid w:val="003607B8"/>
    <w:rsid w:val="003618C1"/>
    <w:rsid w:val="00361A45"/>
    <w:rsid w:val="00361B17"/>
    <w:rsid w:val="00361B44"/>
    <w:rsid w:val="00363671"/>
    <w:rsid w:val="00364D92"/>
    <w:rsid w:val="00366351"/>
    <w:rsid w:val="00366896"/>
    <w:rsid w:val="00370354"/>
    <w:rsid w:val="00371839"/>
    <w:rsid w:val="00371D29"/>
    <w:rsid w:val="00372533"/>
    <w:rsid w:val="00372823"/>
    <w:rsid w:val="00372E88"/>
    <w:rsid w:val="003732DB"/>
    <w:rsid w:val="003737D6"/>
    <w:rsid w:val="00374FE3"/>
    <w:rsid w:val="0037565B"/>
    <w:rsid w:val="00375B65"/>
    <w:rsid w:val="00375F8C"/>
    <w:rsid w:val="003764D3"/>
    <w:rsid w:val="0037737C"/>
    <w:rsid w:val="00383174"/>
    <w:rsid w:val="00385085"/>
    <w:rsid w:val="003876B0"/>
    <w:rsid w:val="00390D9F"/>
    <w:rsid w:val="00394DD4"/>
    <w:rsid w:val="0039503D"/>
    <w:rsid w:val="00395A5B"/>
    <w:rsid w:val="00396347"/>
    <w:rsid w:val="003A089E"/>
    <w:rsid w:val="003A2366"/>
    <w:rsid w:val="003A2F4C"/>
    <w:rsid w:val="003A2FC7"/>
    <w:rsid w:val="003A59AC"/>
    <w:rsid w:val="003B211E"/>
    <w:rsid w:val="003B279A"/>
    <w:rsid w:val="003B5F8C"/>
    <w:rsid w:val="003B66F3"/>
    <w:rsid w:val="003B70AB"/>
    <w:rsid w:val="003C034E"/>
    <w:rsid w:val="003C0983"/>
    <w:rsid w:val="003C1399"/>
    <w:rsid w:val="003C13DE"/>
    <w:rsid w:val="003C19E4"/>
    <w:rsid w:val="003C1C9E"/>
    <w:rsid w:val="003C2792"/>
    <w:rsid w:val="003C5C2D"/>
    <w:rsid w:val="003C61DD"/>
    <w:rsid w:val="003C733E"/>
    <w:rsid w:val="003D2993"/>
    <w:rsid w:val="003D5268"/>
    <w:rsid w:val="003D61B6"/>
    <w:rsid w:val="003D6918"/>
    <w:rsid w:val="003E22C8"/>
    <w:rsid w:val="003E4EA0"/>
    <w:rsid w:val="003E5A3A"/>
    <w:rsid w:val="003E5C66"/>
    <w:rsid w:val="003F0A63"/>
    <w:rsid w:val="003F259E"/>
    <w:rsid w:val="003F44A0"/>
    <w:rsid w:val="003F7219"/>
    <w:rsid w:val="003F7766"/>
    <w:rsid w:val="003F7D76"/>
    <w:rsid w:val="00400DF7"/>
    <w:rsid w:val="00401090"/>
    <w:rsid w:val="0040157D"/>
    <w:rsid w:val="00402A57"/>
    <w:rsid w:val="0040339E"/>
    <w:rsid w:val="00405823"/>
    <w:rsid w:val="004058B6"/>
    <w:rsid w:val="00407085"/>
    <w:rsid w:val="00407E91"/>
    <w:rsid w:val="00407F98"/>
    <w:rsid w:val="004102C1"/>
    <w:rsid w:val="0041066A"/>
    <w:rsid w:val="00410A42"/>
    <w:rsid w:val="00410A65"/>
    <w:rsid w:val="00410A9D"/>
    <w:rsid w:val="004112AF"/>
    <w:rsid w:val="00412E0D"/>
    <w:rsid w:val="00413B8A"/>
    <w:rsid w:val="00413EE6"/>
    <w:rsid w:val="00414739"/>
    <w:rsid w:val="00415D36"/>
    <w:rsid w:val="00415E15"/>
    <w:rsid w:val="00416173"/>
    <w:rsid w:val="00420B8E"/>
    <w:rsid w:val="00421EAF"/>
    <w:rsid w:val="0042228D"/>
    <w:rsid w:val="00425C66"/>
    <w:rsid w:val="00426C43"/>
    <w:rsid w:val="004310C5"/>
    <w:rsid w:val="00432EEF"/>
    <w:rsid w:val="00436144"/>
    <w:rsid w:val="00436544"/>
    <w:rsid w:val="00437789"/>
    <w:rsid w:val="0044052F"/>
    <w:rsid w:val="004427E2"/>
    <w:rsid w:val="0044435B"/>
    <w:rsid w:val="00444B98"/>
    <w:rsid w:val="004450BA"/>
    <w:rsid w:val="00445294"/>
    <w:rsid w:val="004457FC"/>
    <w:rsid w:val="00445C23"/>
    <w:rsid w:val="00445F5A"/>
    <w:rsid w:val="004466D1"/>
    <w:rsid w:val="00446928"/>
    <w:rsid w:val="00446C5C"/>
    <w:rsid w:val="004519BB"/>
    <w:rsid w:val="00451A18"/>
    <w:rsid w:val="00453173"/>
    <w:rsid w:val="004546F6"/>
    <w:rsid w:val="004548E8"/>
    <w:rsid w:val="004550AA"/>
    <w:rsid w:val="0045564D"/>
    <w:rsid w:val="00455DE2"/>
    <w:rsid w:val="00455E23"/>
    <w:rsid w:val="004565E4"/>
    <w:rsid w:val="00457773"/>
    <w:rsid w:val="0045792E"/>
    <w:rsid w:val="00457A03"/>
    <w:rsid w:val="004615B7"/>
    <w:rsid w:val="00461BB1"/>
    <w:rsid w:val="00462DD4"/>
    <w:rsid w:val="00463AFF"/>
    <w:rsid w:val="00464901"/>
    <w:rsid w:val="00464DA4"/>
    <w:rsid w:val="0046558E"/>
    <w:rsid w:val="00466677"/>
    <w:rsid w:val="00467982"/>
    <w:rsid w:val="00467B42"/>
    <w:rsid w:val="00473EB5"/>
    <w:rsid w:val="00473EDB"/>
    <w:rsid w:val="0047461A"/>
    <w:rsid w:val="004758A4"/>
    <w:rsid w:val="00475AF2"/>
    <w:rsid w:val="00475B1B"/>
    <w:rsid w:val="00475B29"/>
    <w:rsid w:val="00483FB2"/>
    <w:rsid w:val="00485F39"/>
    <w:rsid w:val="004866AB"/>
    <w:rsid w:val="00486A80"/>
    <w:rsid w:val="00487214"/>
    <w:rsid w:val="00487F6F"/>
    <w:rsid w:val="004905CD"/>
    <w:rsid w:val="00490AA1"/>
    <w:rsid w:val="00491D94"/>
    <w:rsid w:val="00492125"/>
    <w:rsid w:val="00492433"/>
    <w:rsid w:val="0049259C"/>
    <w:rsid w:val="00492A83"/>
    <w:rsid w:val="00492BCD"/>
    <w:rsid w:val="0049406D"/>
    <w:rsid w:val="00494082"/>
    <w:rsid w:val="004944BA"/>
    <w:rsid w:val="00497026"/>
    <w:rsid w:val="004976AF"/>
    <w:rsid w:val="0049773B"/>
    <w:rsid w:val="00497F18"/>
    <w:rsid w:val="004A0447"/>
    <w:rsid w:val="004A19B9"/>
    <w:rsid w:val="004A1DCD"/>
    <w:rsid w:val="004A1E06"/>
    <w:rsid w:val="004A247B"/>
    <w:rsid w:val="004A2E86"/>
    <w:rsid w:val="004A4E4C"/>
    <w:rsid w:val="004A4E78"/>
    <w:rsid w:val="004A5160"/>
    <w:rsid w:val="004A559C"/>
    <w:rsid w:val="004A55DF"/>
    <w:rsid w:val="004A60C9"/>
    <w:rsid w:val="004A7367"/>
    <w:rsid w:val="004A7884"/>
    <w:rsid w:val="004B1D13"/>
    <w:rsid w:val="004B20F0"/>
    <w:rsid w:val="004B2674"/>
    <w:rsid w:val="004B2732"/>
    <w:rsid w:val="004B307F"/>
    <w:rsid w:val="004B382D"/>
    <w:rsid w:val="004B5520"/>
    <w:rsid w:val="004B7C46"/>
    <w:rsid w:val="004C2615"/>
    <w:rsid w:val="004C4A6B"/>
    <w:rsid w:val="004C73FA"/>
    <w:rsid w:val="004C7B3D"/>
    <w:rsid w:val="004D0FE3"/>
    <w:rsid w:val="004D2609"/>
    <w:rsid w:val="004D290B"/>
    <w:rsid w:val="004D337A"/>
    <w:rsid w:val="004D4800"/>
    <w:rsid w:val="004D509D"/>
    <w:rsid w:val="004D5BA3"/>
    <w:rsid w:val="004D5E36"/>
    <w:rsid w:val="004D739A"/>
    <w:rsid w:val="004E05A7"/>
    <w:rsid w:val="004E06CA"/>
    <w:rsid w:val="004E0E9C"/>
    <w:rsid w:val="004E45C0"/>
    <w:rsid w:val="004E54B0"/>
    <w:rsid w:val="004E682F"/>
    <w:rsid w:val="004E737A"/>
    <w:rsid w:val="004F3D7F"/>
    <w:rsid w:val="004F3FAB"/>
    <w:rsid w:val="004F4A22"/>
    <w:rsid w:val="004F4B36"/>
    <w:rsid w:val="004F5358"/>
    <w:rsid w:val="004F6795"/>
    <w:rsid w:val="004F746A"/>
    <w:rsid w:val="004F75DE"/>
    <w:rsid w:val="004F7EA2"/>
    <w:rsid w:val="0050184C"/>
    <w:rsid w:val="0050335D"/>
    <w:rsid w:val="00503CBE"/>
    <w:rsid w:val="00503CF3"/>
    <w:rsid w:val="00503D89"/>
    <w:rsid w:val="00504C10"/>
    <w:rsid w:val="00505080"/>
    <w:rsid w:val="00507941"/>
    <w:rsid w:val="00510750"/>
    <w:rsid w:val="0051166C"/>
    <w:rsid w:val="005135C4"/>
    <w:rsid w:val="00513F61"/>
    <w:rsid w:val="00514B8D"/>
    <w:rsid w:val="00514E83"/>
    <w:rsid w:val="005156A9"/>
    <w:rsid w:val="00515A2D"/>
    <w:rsid w:val="00517DEB"/>
    <w:rsid w:val="0052316B"/>
    <w:rsid w:val="00525E9B"/>
    <w:rsid w:val="00526DF4"/>
    <w:rsid w:val="00526E9F"/>
    <w:rsid w:val="00527D93"/>
    <w:rsid w:val="00527EFB"/>
    <w:rsid w:val="00531216"/>
    <w:rsid w:val="005317F7"/>
    <w:rsid w:val="0053405C"/>
    <w:rsid w:val="00535383"/>
    <w:rsid w:val="00535B9A"/>
    <w:rsid w:val="00535E2A"/>
    <w:rsid w:val="00536D2B"/>
    <w:rsid w:val="00536F53"/>
    <w:rsid w:val="00537DC6"/>
    <w:rsid w:val="005408B3"/>
    <w:rsid w:val="00540CB6"/>
    <w:rsid w:val="0054194A"/>
    <w:rsid w:val="00541F97"/>
    <w:rsid w:val="00544225"/>
    <w:rsid w:val="0054589D"/>
    <w:rsid w:val="005472A8"/>
    <w:rsid w:val="005513B4"/>
    <w:rsid w:val="00551FC8"/>
    <w:rsid w:val="00553160"/>
    <w:rsid w:val="005533C1"/>
    <w:rsid w:val="00554222"/>
    <w:rsid w:val="0055496E"/>
    <w:rsid w:val="00555C1C"/>
    <w:rsid w:val="00556A85"/>
    <w:rsid w:val="00561332"/>
    <w:rsid w:val="005642C2"/>
    <w:rsid w:val="00565405"/>
    <w:rsid w:val="005709DE"/>
    <w:rsid w:val="00571E10"/>
    <w:rsid w:val="005739B8"/>
    <w:rsid w:val="00573B54"/>
    <w:rsid w:val="00574363"/>
    <w:rsid w:val="00574C5C"/>
    <w:rsid w:val="00575B9F"/>
    <w:rsid w:val="00576FC3"/>
    <w:rsid w:val="0057742D"/>
    <w:rsid w:val="00577DF4"/>
    <w:rsid w:val="00580F5E"/>
    <w:rsid w:val="00582A8B"/>
    <w:rsid w:val="005838C3"/>
    <w:rsid w:val="005851FF"/>
    <w:rsid w:val="005857A8"/>
    <w:rsid w:val="00586917"/>
    <w:rsid w:val="005878B2"/>
    <w:rsid w:val="0059068F"/>
    <w:rsid w:val="00592B24"/>
    <w:rsid w:val="005939DA"/>
    <w:rsid w:val="005947D8"/>
    <w:rsid w:val="00596066"/>
    <w:rsid w:val="005962A9"/>
    <w:rsid w:val="00596A26"/>
    <w:rsid w:val="005977C5"/>
    <w:rsid w:val="00597FE1"/>
    <w:rsid w:val="005A09E5"/>
    <w:rsid w:val="005A4F9A"/>
    <w:rsid w:val="005A6C4A"/>
    <w:rsid w:val="005A7506"/>
    <w:rsid w:val="005A7AD0"/>
    <w:rsid w:val="005A7B5A"/>
    <w:rsid w:val="005B11E1"/>
    <w:rsid w:val="005B16FC"/>
    <w:rsid w:val="005B4AF2"/>
    <w:rsid w:val="005B5273"/>
    <w:rsid w:val="005B7080"/>
    <w:rsid w:val="005C21D1"/>
    <w:rsid w:val="005C44B9"/>
    <w:rsid w:val="005C494C"/>
    <w:rsid w:val="005C4DB3"/>
    <w:rsid w:val="005C5083"/>
    <w:rsid w:val="005C7DDE"/>
    <w:rsid w:val="005D0601"/>
    <w:rsid w:val="005D0F39"/>
    <w:rsid w:val="005D1A05"/>
    <w:rsid w:val="005D344E"/>
    <w:rsid w:val="005D468F"/>
    <w:rsid w:val="005D5FFD"/>
    <w:rsid w:val="005D63EF"/>
    <w:rsid w:val="005D78B4"/>
    <w:rsid w:val="005E08F8"/>
    <w:rsid w:val="005E149F"/>
    <w:rsid w:val="005E3080"/>
    <w:rsid w:val="005E3AAB"/>
    <w:rsid w:val="005E454F"/>
    <w:rsid w:val="005E6463"/>
    <w:rsid w:val="005E79F4"/>
    <w:rsid w:val="005F200A"/>
    <w:rsid w:val="005F2D77"/>
    <w:rsid w:val="005F3286"/>
    <w:rsid w:val="005F37C9"/>
    <w:rsid w:val="005F43F3"/>
    <w:rsid w:val="005F441C"/>
    <w:rsid w:val="005F4518"/>
    <w:rsid w:val="005F47CF"/>
    <w:rsid w:val="005F6654"/>
    <w:rsid w:val="005F66C5"/>
    <w:rsid w:val="005F675D"/>
    <w:rsid w:val="005F71EC"/>
    <w:rsid w:val="005F7277"/>
    <w:rsid w:val="005F7815"/>
    <w:rsid w:val="005F7FB5"/>
    <w:rsid w:val="00600A7E"/>
    <w:rsid w:val="00600ECC"/>
    <w:rsid w:val="00601819"/>
    <w:rsid w:val="0060273D"/>
    <w:rsid w:val="006035AE"/>
    <w:rsid w:val="00604B88"/>
    <w:rsid w:val="00604BEF"/>
    <w:rsid w:val="00604CD5"/>
    <w:rsid w:val="006075F3"/>
    <w:rsid w:val="00607C55"/>
    <w:rsid w:val="00607C69"/>
    <w:rsid w:val="00611EA2"/>
    <w:rsid w:val="00612F07"/>
    <w:rsid w:val="006140CB"/>
    <w:rsid w:val="006148C3"/>
    <w:rsid w:val="006149A7"/>
    <w:rsid w:val="0061523D"/>
    <w:rsid w:val="00615249"/>
    <w:rsid w:val="0061661C"/>
    <w:rsid w:val="00616BA4"/>
    <w:rsid w:val="00617970"/>
    <w:rsid w:val="00617DFE"/>
    <w:rsid w:val="006201E5"/>
    <w:rsid w:val="00620205"/>
    <w:rsid w:val="00622579"/>
    <w:rsid w:val="00623638"/>
    <w:rsid w:val="006242E4"/>
    <w:rsid w:val="00624AD5"/>
    <w:rsid w:val="006250B3"/>
    <w:rsid w:val="00626A4C"/>
    <w:rsid w:val="006319E6"/>
    <w:rsid w:val="006320F9"/>
    <w:rsid w:val="00632176"/>
    <w:rsid w:val="00633840"/>
    <w:rsid w:val="006346BD"/>
    <w:rsid w:val="00634B2A"/>
    <w:rsid w:val="006351A1"/>
    <w:rsid w:val="006351FC"/>
    <w:rsid w:val="0063691A"/>
    <w:rsid w:val="00636D4D"/>
    <w:rsid w:val="0064001D"/>
    <w:rsid w:val="0064489D"/>
    <w:rsid w:val="006456FC"/>
    <w:rsid w:val="0065001A"/>
    <w:rsid w:val="006518B1"/>
    <w:rsid w:val="00651CDE"/>
    <w:rsid w:val="00653442"/>
    <w:rsid w:val="00653CE8"/>
    <w:rsid w:val="00655A8E"/>
    <w:rsid w:val="00656385"/>
    <w:rsid w:val="00656B88"/>
    <w:rsid w:val="006578D3"/>
    <w:rsid w:val="00660FCD"/>
    <w:rsid w:val="0066255D"/>
    <w:rsid w:val="00662D2B"/>
    <w:rsid w:val="00662EF6"/>
    <w:rsid w:val="006650E1"/>
    <w:rsid w:val="00665449"/>
    <w:rsid w:val="00665CCF"/>
    <w:rsid w:val="006703E7"/>
    <w:rsid w:val="006752AC"/>
    <w:rsid w:val="006772C5"/>
    <w:rsid w:val="00680042"/>
    <w:rsid w:val="00682306"/>
    <w:rsid w:val="0068254A"/>
    <w:rsid w:val="00686013"/>
    <w:rsid w:val="006864C6"/>
    <w:rsid w:val="00687FA7"/>
    <w:rsid w:val="00690870"/>
    <w:rsid w:val="00690DC3"/>
    <w:rsid w:val="00691AD9"/>
    <w:rsid w:val="00691DB5"/>
    <w:rsid w:val="00692AF7"/>
    <w:rsid w:val="0069592A"/>
    <w:rsid w:val="00696823"/>
    <w:rsid w:val="00697489"/>
    <w:rsid w:val="006A1A52"/>
    <w:rsid w:val="006A52E4"/>
    <w:rsid w:val="006A5AF6"/>
    <w:rsid w:val="006A6763"/>
    <w:rsid w:val="006A7068"/>
    <w:rsid w:val="006A75E6"/>
    <w:rsid w:val="006A790E"/>
    <w:rsid w:val="006A7CCB"/>
    <w:rsid w:val="006B0945"/>
    <w:rsid w:val="006B0BEC"/>
    <w:rsid w:val="006B0F3A"/>
    <w:rsid w:val="006B0F9F"/>
    <w:rsid w:val="006B2059"/>
    <w:rsid w:val="006B220A"/>
    <w:rsid w:val="006B29CE"/>
    <w:rsid w:val="006B3EC9"/>
    <w:rsid w:val="006B49DF"/>
    <w:rsid w:val="006B4CCA"/>
    <w:rsid w:val="006B5113"/>
    <w:rsid w:val="006B7FFB"/>
    <w:rsid w:val="006C05E1"/>
    <w:rsid w:val="006C08A1"/>
    <w:rsid w:val="006C1123"/>
    <w:rsid w:val="006C27D8"/>
    <w:rsid w:val="006C302C"/>
    <w:rsid w:val="006C3758"/>
    <w:rsid w:val="006C39D5"/>
    <w:rsid w:val="006C49F8"/>
    <w:rsid w:val="006C6890"/>
    <w:rsid w:val="006D07CC"/>
    <w:rsid w:val="006D0DBB"/>
    <w:rsid w:val="006D1605"/>
    <w:rsid w:val="006D1807"/>
    <w:rsid w:val="006D2C0C"/>
    <w:rsid w:val="006E0129"/>
    <w:rsid w:val="006E043C"/>
    <w:rsid w:val="006E30A7"/>
    <w:rsid w:val="006E52FB"/>
    <w:rsid w:val="006E6737"/>
    <w:rsid w:val="006E75A2"/>
    <w:rsid w:val="006F257D"/>
    <w:rsid w:val="006F71C5"/>
    <w:rsid w:val="007004CA"/>
    <w:rsid w:val="00700AF0"/>
    <w:rsid w:val="00702896"/>
    <w:rsid w:val="0070389D"/>
    <w:rsid w:val="00704B48"/>
    <w:rsid w:val="00705CE3"/>
    <w:rsid w:val="0070675C"/>
    <w:rsid w:val="007078CC"/>
    <w:rsid w:val="00707FB7"/>
    <w:rsid w:val="007103EF"/>
    <w:rsid w:val="00713528"/>
    <w:rsid w:val="0071387C"/>
    <w:rsid w:val="007151AF"/>
    <w:rsid w:val="00715D94"/>
    <w:rsid w:val="00716051"/>
    <w:rsid w:val="00716E34"/>
    <w:rsid w:val="007172E1"/>
    <w:rsid w:val="007179C7"/>
    <w:rsid w:val="00720654"/>
    <w:rsid w:val="00720F14"/>
    <w:rsid w:val="00721FAD"/>
    <w:rsid w:val="007223F4"/>
    <w:rsid w:val="007231E0"/>
    <w:rsid w:val="00723D13"/>
    <w:rsid w:val="007244E5"/>
    <w:rsid w:val="00724584"/>
    <w:rsid w:val="007269C7"/>
    <w:rsid w:val="0073037B"/>
    <w:rsid w:val="007308E1"/>
    <w:rsid w:val="00730DFD"/>
    <w:rsid w:val="0073149F"/>
    <w:rsid w:val="0073336D"/>
    <w:rsid w:val="00734306"/>
    <w:rsid w:val="00734CF8"/>
    <w:rsid w:val="00734DD1"/>
    <w:rsid w:val="0073532A"/>
    <w:rsid w:val="007355BB"/>
    <w:rsid w:val="007373F8"/>
    <w:rsid w:val="00737753"/>
    <w:rsid w:val="00737FAC"/>
    <w:rsid w:val="007410AF"/>
    <w:rsid w:val="007411E9"/>
    <w:rsid w:val="0074126F"/>
    <w:rsid w:val="00741C0B"/>
    <w:rsid w:val="007430DB"/>
    <w:rsid w:val="007459C4"/>
    <w:rsid w:val="00746503"/>
    <w:rsid w:val="00747735"/>
    <w:rsid w:val="00751015"/>
    <w:rsid w:val="00751211"/>
    <w:rsid w:val="00751720"/>
    <w:rsid w:val="00752F7D"/>
    <w:rsid w:val="00753CE5"/>
    <w:rsid w:val="00754A7F"/>
    <w:rsid w:val="007572EC"/>
    <w:rsid w:val="00757CE5"/>
    <w:rsid w:val="00762618"/>
    <w:rsid w:val="007626F6"/>
    <w:rsid w:val="007630E4"/>
    <w:rsid w:val="007674BC"/>
    <w:rsid w:val="00767545"/>
    <w:rsid w:val="00767C28"/>
    <w:rsid w:val="00770710"/>
    <w:rsid w:val="007709F9"/>
    <w:rsid w:val="00773926"/>
    <w:rsid w:val="00774029"/>
    <w:rsid w:val="00774431"/>
    <w:rsid w:val="00774688"/>
    <w:rsid w:val="00775DFE"/>
    <w:rsid w:val="00780733"/>
    <w:rsid w:val="007829C3"/>
    <w:rsid w:val="00783246"/>
    <w:rsid w:val="00784A04"/>
    <w:rsid w:val="00784A96"/>
    <w:rsid w:val="00786592"/>
    <w:rsid w:val="00787383"/>
    <w:rsid w:val="007925BC"/>
    <w:rsid w:val="007943E8"/>
    <w:rsid w:val="00794986"/>
    <w:rsid w:val="007950F6"/>
    <w:rsid w:val="0079697F"/>
    <w:rsid w:val="0079712E"/>
    <w:rsid w:val="007A0368"/>
    <w:rsid w:val="007A0A25"/>
    <w:rsid w:val="007A0BF9"/>
    <w:rsid w:val="007A14CF"/>
    <w:rsid w:val="007A2F2C"/>
    <w:rsid w:val="007A4553"/>
    <w:rsid w:val="007A6195"/>
    <w:rsid w:val="007A62FA"/>
    <w:rsid w:val="007A73DA"/>
    <w:rsid w:val="007B0407"/>
    <w:rsid w:val="007B1364"/>
    <w:rsid w:val="007B2F56"/>
    <w:rsid w:val="007B418C"/>
    <w:rsid w:val="007B6537"/>
    <w:rsid w:val="007B663A"/>
    <w:rsid w:val="007B723C"/>
    <w:rsid w:val="007B7446"/>
    <w:rsid w:val="007B7756"/>
    <w:rsid w:val="007C038D"/>
    <w:rsid w:val="007C4CE3"/>
    <w:rsid w:val="007C5507"/>
    <w:rsid w:val="007C5664"/>
    <w:rsid w:val="007C5873"/>
    <w:rsid w:val="007C58CE"/>
    <w:rsid w:val="007D05BE"/>
    <w:rsid w:val="007D067B"/>
    <w:rsid w:val="007D0841"/>
    <w:rsid w:val="007D0F0C"/>
    <w:rsid w:val="007D15F7"/>
    <w:rsid w:val="007D2133"/>
    <w:rsid w:val="007D390F"/>
    <w:rsid w:val="007D48AE"/>
    <w:rsid w:val="007D4914"/>
    <w:rsid w:val="007D492C"/>
    <w:rsid w:val="007D52A7"/>
    <w:rsid w:val="007D59FE"/>
    <w:rsid w:val="007E0651"/>
    <w:rsid w:val="007E173C"/>
    <w:rsid w:val="007E2DB9"/>
    <w:rsid w:val="007E329F"/>
    <w:rsid w:val="007E44E5"/>
    <w:rsid w:val="007E4C47"/>
    <w:rsid w:val="007E52C3"/>
    <w:rsid w:val="007E5959"/>
    <w:rsid w:val="007E5E92"/>
    <w:rsid w:val="007E634F"/>
    <w:rsid w:val="007E6EE5"/>
    <w:rsid w:val="007E6F59"/>
    <w:rsid w:val="007E7923"/>
    <w:rsid w:val="007F0292"/>
    <w:rsid w:val="007F2187"/>
    <w:rsid w:val="007F482C"/>
    <w:rsid w:val="007F6683"/>
    <w:rsid w:val="007F77CD"/>
    <w:rsid w:val="007F7ED6"/>
    <w:rsid w:val="008016E9"/>
    <w:rsid w:val="008019AF"/>
    <w:rsid w:val="008039DB"/>
    <w:rsid w:val="00803EB9"/>
    <w:rsid w:val="00805979"/>
    <w:rsid w:val="00806E99"/>
    <w:rsid w:val="00807ADE"/>
    <w:rsid w:val="00807F01"/>
    <w:rsid w:val="008106D5"/>
    <w:rsid w:val="00810A76"/>
    <w:rsid w:val="0081110D"/>
    <w:rsid w:val="008114EF"/>
    <w:rsid w:val="0081392F"/>
    <w:rsid w:val="00813BE8"/>
    <w:rsid w:val="008149A1"/>
    <w:rsid w:val="00814E28"/>
    <w:rsid w:val="00815366"/>
    <w:rsid w:val="00817473"/>
    <w:rsid w:val="0081755C"/>
    <w:rsid w:val="00823885"/>
    <w:rsid w:val="00823F07"/>
    <w:rsid w:val="00824547"/>
    <w:rsid w:val="008252B1"/>
    <w:rsid w:val="00825B66"/>
    <w:rsid w:val="00826739"/>
    <w:rsid w:val="00831D20"/>
    <w:rsid w:val="00831F67"/>
    <w:rsid w:val="00832242"/>
    <w:rsid w:val="008328E4"/>
    <w:rsid w:val="008335EF"/>
    <w:rsid w:val="008352BF"/>
    <w:rsid w:val="00836792"/>
    <w:rsid w:val="0084079A"/>
    <w:rsid w:val="008427FA"/>
    <w:rsid w:val="00842B9E"/>
    <w:rsid w:val="00845194"/>
    <w:rsid w:val="00845554"/>
    <w:rsid w:val="008458D7"/>
    <w:rsid w:val="008478E6"/>
    <w:rsid w:val="00852211"/>
    <w:rsid w:val="0085242E"/>
    <w:rsid w:val="0085323D"/>
    <w:rsid w:val="00853B30"/>
    <w:rsid w:val="00853CA8"/>
    <w:rsid w:val="00855AA5"/>
    <w:rsid w:val="00860204"/>
    <w:rsid w:val="00862C01"/>
    <w:rsid w:val="008636DA"/>
    <w:rsid w:val="008643F2"/>
    <w:rsid w:val="00865358"/>
    <w:rsid w:val="00867EB9"/>
    <w:rsid w:val="008719EF"/>
    <w:rsid w:val="00872C44"/>
    <w:rsid w:val="00873BFA"/>
    <w:rsid w:val="00873FCB"/>
    <w:rsid w:val="00874678"/>
    <w:rsid w:val="00875061"/>
    <w:rsid w:val="008760A5"/>
    <w:rsid w:val="00877B4B"/>
    <w:rsid w:val="008801FA"/>
    <w:rsid w:val="00880D9A"/>
    <w:rsid w:val="00883BA2"/>
    <w:rsid w:val="00885240"/>
    <w:rsid w:val="0088552B"/>
    <w:rsid w:val="00885E23"/>
    <w:rsid w:val="008878B0"/>
    <w:rsid w:val="0089028A"/>
    <w:rsid w:val="0089138A"/>
    <w:rsid w:val="00892523"/>
    <w:rsid w:val="00892F92"/>
    <w:rsid w:val="00893349"/>
    <w:rsid w:val="00895106"/>
    <w:rsid w:val="00895245"/>
    <w:rsid w:val="00895E3A"/>
    <w:rsid w:val="00895F85"/>
    <w:rsid w:val="008A1D8D"/>
    <w:rsid w:val="008A2344"/>
    <w:rsid w:val="008A6270"/>
    <w:rsid w:val="008A6B2C"/>
    <w:rsid w:val="008A6E3E"/>
    <w:rsid w:val="008A71BF"/>
    <w:rsid w:val="008B1A36"/>
    <w:rsid w:val="008B1EDE"/>
    <w:rsid w:val="008B2BF4"/>
    <w:rsid w:val="008B4CE8"/>
    <w:rsid w:val="008B4D13"/>
    <w:rsid w:val="008B4E12"/>
    <w:rsid w:val="008B62B7"/>
    <w:rsid w:val="008B6EC4"/>
    <w:rsid w:val="008C18F4"/>
    <w:rsid w:val="008C235A"/>
    <w:rsid w:val="008C26B3"/>
    <w:rsid w:val="008C29C3"/>
    <w:rsid w:val="008C56CE"/>
    <w:rsid w:val="008C6CCF"/>
    <w:rsid w:val="008D01B9"/>
    <w:rsid w:val="008D04D2"/>
    <w:rsid w:val="008D0AC6"/>
    <w:rsid w:val="008D10B6"/>
    <w:rsid w:val="008D1418"/>
    <w:rsid w:val="008D296A"/>
    <w:rsid w:val="008D2A80"/>
    <w:rsid w:val="008D3E09"/>
    <w:rsid w:val="008D55DE"/>
    <w:rsid w:val="008D56A6"/>
    <w:rsid w:val="008D6668"/>
    <w:rsid w:val="008D72C0"/>
    <w:rsid w:val="008E0043"/>
    <w:rsid w:val="008E12C8"/>
    <w:rsid w:val="008E1523"/>
    <w:rsid w:val="008E19C8"/>
    <w:rsid w:val="008E3F52"/>
    <w:rsid w:val="008E49E9"/>
    <w:rsid w:val="008E5961"/>
    <w:rsid w:val="008E6197"/>
    <w:rsid w:val="008E6665"/>
    <w:rsid w:val="008E7914"/>
    <w:rsid w:val="008E7955"/>
    <w:rsid w:val="008F04D4"/>
    <w:rsid w:val="008F0DC6"/>
    <w:rsid w:val="008F0EFC"/>
    <w:rsid w:val="008F4AA2"/>
    <w:rsid w:val="008F4D1B"/>
    <w:rsid w:val="008F4F44"/>
    <w:rsid w:val="008F7238"/>
    <w:rsid w:val="008F7AF6"/>
    <w:rsid w:val="00900E82"/>
    <w:rsid w:val="009018ED"/>
    <w:rsid w:val="0090195E"/>
    <w:rsid w:val="00901C80"/>
    <w:rsid w:val="00901C8F"/>
    <w:rsid w:val="0090226D"/>
    <w:rsid w:val="00905208"/>
    <w:rsid w:val="0090522B"/>
    <w:rsid w:val="00906F5D"/>
    <w:rsid w:val="0091215B"/>
    <w:rsid w:val="00914226"/>
    <w:rsid w:val="009152FB"/>
    <w:rsid w:val="00920CDF"/>
    <w:rsid w:val="009217E8"/>
    <w:rsid w:val="0092236B"/>
    <w:rsid w:val="00922A6D"/>
    <w:rsid w:val="00923526"/>
    <w:rsid w:val="00924132"/>
    <w:rsid w:val="009261C5"/>
    <w:rsid w:val="0092696D"/>
    <w:rsid w:val="00930086"/>
    <w:rsid w:val="0093217B"/>
    <w:rsid w:val="00932B98"/>
    <w:rsid w:val="00937B68"/>
    <w:rsid w:val="00940845"/>
    <w:rsid w:val="009427D1"/>
    <w:rsid w:val="0094421A"/>
    <w:rsid w:val="0094442F"/>
    <w:rsid w:val="00944BD5"/>
    <w:rsid w:val="00946337"/>
    <w:rsid w:val="00946FEC"/>
    <w:rsid w:val="0094725E"/>
    <w:rsid w:val="00947EFB"/>
    <w:rsid w:val="00950628"/>
    <w:rsid w:val="00950AF4"/>
    <w:rsid w:val="0095344B"/>
    <w:rsid w:val="00953A07"/>
    <w:rsid w:val="0095454E"/>
    <w:rsid w:val="009549CB"/>
    <w:rsid w:val="0095668C"/>
    <w:rsid w:val="009566DC"/>
    <w:rsid w:val="009577DD"/>
    <w:rsid w:val="009578CF"/>
    <w:rsid w:val="00960230"/>
    <w:rsid w:val="009602D5"/>
    <w:rsid w:val="0096050A"/>
    <w:rsid w:val="0096078C"/>
    <w:rsid w:val="00960F01"/>
    <w:rsid w:val="009636DF"/>
    <w:rsid w:val="00963839"/>
    <w:rsid w:val="00963844"/>
    <w:rsid w:val="0096443E"/>
    <w:rsid w:val="009644F1"/>
    <w:rsid w:val="009669B6"/>
    <w:rsid w:val="0096758A"/>
    <w:rsid w:val="00972664"/>
    <w:rsid w:val="009729BF"/>
    <w:rsid w:val="00973A45"/>
    <w:rsid w:val="00973D9D"/>
    <w:rsid w:val="00975B02"/>
    <w:rsid w:val="00976130"/>
    <w:rsid w:val="0097642C"/>
    <w:rsid w:val="00977ADE"/>
    <w:rsid w:val="00980913"/>
    <w:rsid w:val="00982827"/>
    <w:rsid w:val="00983762"/>
    <w:rsid w:val="00984384"/>
    <w:rsid w:val="00984EE8"/>
    <w:rsid w:val="009859EE"/>
    <w:rsid w:val="00986F57"/>
    <w:rsid w:val="009873CB"/>
    <w:rsid w:val="00987750"/>
    <w:rsid w:val="009907CC"/>
    <w:rsid w:val="0099331E"/>
    <w:rsid w:val="00993592"/>
    <w:rsid w:val="00995963"/>
    <w:rsid w:val="00995D06"/>
    <w:rsid w:val="009960D2"/>
    <w:rsid w:val="009961D0"/>
    <w:rsid w:val="00997142"/>
    <w:rsid w:val="009A10F8"/>
    <w:rsid w:val="009A30BE"/>
    <w:rsid w:val="009A4EBC"/>
    <w:rsid w:val="009A51EC"/>
    <w:rsid w:val="009A5536"/>
    <w:rsid w:val="009A5567"/>
    <w:rsid w:val="009A696F"/>
    <w:rsid w:val="009A6F83"/>
    <w:rsid w:val="009A7DA0"/>
    <w:rsid w:val="009B05A7"/>
    <w:rsid w:val="009B0DB3"/>
    <w:rsid w:val="009B197D"/>
    <w:rsid w:val="009B34AC"/>
    <w:rsid w:val="009B4240"/>
    <w:rsid w:val="009B538D"/>
    <w:rsid w:val="009B55C0"/>
    <w:rsid w:val="009B591B"/>
    <w:rsid w:val="009B5F1F"/>
    <w:rsid w:val="009B6DD1"/>
    <w:rsid w:val="009B792B"/>
    <w:rsid w:val="009C08A2"/>
    <w:rsid w:val="009C0A93"/>
    <w:rsid w:val="009C0CF2"/>
    <w:rsid w:val="009C131B"/>
    <w:rsid w:val="009C3057"/>
    <w:rsid w:val="009C3315"/>
    <w:rsid w:val="009C3609"/>
    <w:rsid w:val="009C3662"/>
    <w:rsid w:val="009C4A7D"/>
    <w:rsid w:val="009C51D8"/>
    <w:rsid w:val="009C5ABB"/>
    <w:rsid w:val="009D1864"/>
    <w:rsid w:val="009D2902"/>
    <w:rsid w:val="009D2AE2"/>
    <w:rsid w:val="009D2E34"/>
    <w:rsid w:val="009D6B7C"/>
    <w:rsid w:val="009E05A2"/>
    <w:rsid w:val="009E1AF1"/>
    <w:rsid w:val="009E29C7"/>
    <w:rsid w:val="009E5F5B"/>
    <w:rsid w:val="009F1307"/>
    <w:rsid w:val="009F1510"/>
    <w:rsid w:val="009F1958"/>
    <w:rsid w:val="009F1CD4"/>
    <w:rsid w:val="009F26DC"/>
    <w:rsid w:val="009F298B"/>
    <w:rsid w:val="009F6789"/>
    <w:rsid w:val="009F6803"/>
    <w:rsid w:val="009F7193"/>
    <w:rsid w:val="009F72F9"/>
    <w:rsid w:val="009F7601"/>
    <w:rsid w:val="00A01772"/>
    <w:rsid w:val="00A0287D"/>
    <w:rsid w:val="00A03474"/>
    <w:rsid w:val="00A04B60"/>
    <w:rsid w:val="00A05205"/>
    <w:rsid w:val="00A0629A"/>
    <w:rsid w:val="00A07CBB"/>
    <w:rsid w:val="00A1215A"/>
    <w:rsid w:val="00A128BD"/>
    <w:rsid w:val="00A12D37"/>
    <w:rsid w:val="00A13C21"/>
    <w:rsid w:val="00A209B2"/>
    <w:rsid w:val="00A2168F"/>
    <w:rsid w:val="00A227BF"/>
    <w:rsid w:val="00A22E45"/>
    <w:rsid w:val="00A23EC6"/>
    <w:rsid w:val="00A24037"/>
    <w:rsid w:val="00A241EC"/>
    <w:rsid w:val="00A246F3"/>
    <w:rsid w:val="00A26162"/>
    <w:rsid w:val="00A26E80"/>
    <w:rsid w:val="00A27B4A"/>
    <w:rsid w:val="00A323AF"/>
    <w:rsid w:val="00A32A60"/>
    <w:rsid w:val="00A34C71"/>
    <w:rsid w:val="00A36015"/>
    <w:rsid w:val="00A367A7"/>
    <w:rsid w:val="00A37E4C"/>
    <w:rsid w:val="00A414B3"/>
    <w:rsid w:val="00A414E5"/>
    <w:rsid w:val="00A419E9"/>
    <w:rsid w:val="00A42271"/>
    <w:rsid w:val="00A43C5B"/>
    <w:rsid w:val="00A4620D"/>
    <w:rsid w:val="00A46581"/>
    <w:rsid w:val="00A502B1"/>
    <w:rsid w:val="00A50D4D"/>
    <w:rsid w:val="00A51349"/>
    <w:rsid w:val="00A519EB"/>
    <w:rsid w:val="00A51F2A"/>
    <w:rsid w:val="00A56427"/>
    <w:rsid w:val="00A5783D"/>
    <w:rsid w:val="00A5797D"/>
    <w:rsid w:val="00A57CA8"/>
    <w:rsid w:val="00A622CA"/>
    <w:rsid w:val="00A63A5A"/>
    <w:rsid w:val="00A64D58"/>
    <w:rsid w:val="00A66E7E"/>
    <w:rsid w:val="00A670AB"/>
    <w:rsid w:val="00A70773"/>
    <w:rsid w:val="00A721E9"/>
    <w:rsid w:val="00A73811"/>
    <w:rsid w:val="00A73DF7"/>
    <w:rsid w:val="00A75427"/>
    <w:rsid w:val="00A81817"/>
    <w:rsid w:val="00A83C59"/>
    <w:rsid w:val="00A86569"/>
    <w:rsid w:val="00A87572"/>
    <w:rsid w:val="00A9048C"/>
    <w:rsid w:val="00A91F16"/>
    <w:rsid w:val="00A91F3A"/>
    <w:rsid w:val="00A9289C"/>
    <w:rsid w:val="00A93B1B"/>
    <w:rsid w:val="00A94C6D"/>
    <w:rsid w:val="00A95BA9"/>
    <w:rsid w:val="00A97732"/>
    <w:rsid w:val="00A97DC3"/>
    <w:rsid w:val="00A97DD6"/>
    <w:rsid w:val="00AA0337"/>
    <w:rsid w:val="00AA068D"/>
    <w:rsid w:val="00AA31E9"/>
    <w:rsid w:val="00AA5482"/>
    <w:rsid w:val="00AA5C30"/>
    <w:rsid w:val="00AA7F2F"/>
    <w:rsid w:val="00AB0D39"/>
    <w:rsid w:val="00AB1915"/>
    <w:rsid w:val="00AB3405"/>
    <w:rsid w:val="00AB3442"/>
    <w:rsid w:val="00AB4672"/>
    <w:rsid w:val="00AB76D6"/>
    <w:rsid w:val="00AC096D"/>
    <w:rsid w:val="00AC2849"/>
    <w:rsid w:val="00AC2A87"/>
    <w:rsid w:val="00AC4194"/>
    <w:rsid w:val="00AC546C"/>
    <w:rsid w:val="00AC63A2"/>
    <w:rsid w:val="00AC6A55"/>
    <w:rsid w:val="00AC6B0A"/>
    <w:rsid w:val="00AC6E76"/>
    <w:rsid w:val="00AC7039"/>
    <w:rsid w:val="00AD02F5"/>
    <w:rsid w:val="00AD20BD"/>
    <w:rsid w:val="00AD2348"/>
    <w:rsid w:val="00AD26D4"/>
    <w:rsid w:val="00AD2BC8"/>
    <w:rsid w:val="00AD32E4"/>
    <w:rsid w:val="00AD4A2E"/>
    <w:rsid w:val="00AD6B20"/>
    <w:rsid w:val="00AE0438"/>
    <w:rsid w:val="00AE04D1"/>
    <w:rsid w:val="00AE1344"/>
    <w:rsid w:val="00AE49F3"/>
    <w:rsid w:val="00AE52FF"/>
    <w:rsid w:val="00AE5346"/>
    <w:rsid w:val="00AE6E1E"/>
    <w:rsid w:val="00AE7D1E"/>
    <w:rsid w:val="00AF00B4"/>
    <w:rsid w:val="00AF01D7"/>
    <w:rsid w:val="00AF105D"/>
    <w:rsid w:val="00AF2538"/>
    <w:rsid w:val="00AF2DE6"/>
    <w:rsid w:val="00AF498D"/>
    <w:rsid w:val="00B0156E"/>
    <w:rsid w:val="00B0216C"/>
    <w:rsid w:val="00B02825"/>
    <w:rsid w:val="00B04C2F"/>
    <w:rsid w:val="00B07CB1"/>
    <w:rsid w:val="00B11029"/>
    <w:rsid w:val="00B153AC"/>
    <w:rsid w:val="00B15E7E"/>
    <w:rsid w:val="00B163D5"/>
    <w:rsid w:val="00B17360"/>
    <w:rsid w:val="00B174C1"/>
    <w:rsid w:val="00B17AFE"/>
    <w:rsid w:val="00B17D06"/>
    <w:rsid w:val="00B201A8"/>
    <w:rsid w:val="00B21611"/>
    <w:rsid w:val="00B21F61"/>
    <w:rsid w:val="00B223CC"/>
    <w:rsid w:val="00B230D2"/>
    <w:rsid w:val="00B23F3C"/>
    <w:rsid w:val="00B2419D"/>
    <w:rsid w:val="00B27DFC"/>
    <w:rsid w:val="00B30F9E"/>
    <w:rsid w:val="00B31562"/>
    <w:rsid w:val="00B3196D"/>
    <w:rsid w:val="00B3234B"/>
    <w:rsid w:val="00B3316F"/>
    <w:rsid w:val="00B336FC"/>
    <w:rsid w:val="00B3378C"/>
    <w:rsid w:val="00B33F14"/>
    <w:rsid w:val="00B34A7F"/>
    <w:rsid w:val="00B36937"/>
    <w:rsid w:val="00B36E5C"/>
    <w:rsid w:val="00B43339"/>
    <w:rsid w:val="00B43A45"/>
    <w:rsid w:val="00B44363"/>
    <w:rsid w:val="00B45F16"/>
    <w:rsid w:val="00B4760C"/>
    <w:rsid w:val="00B530C3"/>
    <w:rsid w:val="00B53C25"/>
    <w:rsid w:val="00B545BF"/>
    <w:rsid w:val="00B5582C"/>
    <w:rsid w:val="00B55E0D"/>
    <w:rsid w:val="00B578ED"/>
    <w:rsid w:val="00B6007B"/>
    <w:rsid w:val="00B609B6"/>
    <w:rsid w:val="00B60CC7"/>
    <w:rsid w:val="00B61411"/>
    <w:rsid w:val="00B631F3"/>
    <w:rsid w:val="00B635AF"/>
    <w:rsid w:val="00B64318"/>
    <w:rsid w:val="00B6608B"/>
    <w:rsid w:val="00B66A7A"/>
    <w:rsid w:val="00B672DB"/>
    <w:rsid w:val="00B674C1"/>
    <w:rsid w:val="00B70135"/>
    <w:rsid w:val="00B70375"/>
    <w:rsid w:val="00B70F28"/>
    <w:rsid w:val="00B71799"/>
    <w:rsid w:val="00B71A32"/>
    <w:rsid w:val="00B71CD8"/>
    <w:rsid w:val="00B72BD8"/>
    <w:rsid w:val="00B73018"/>
    <w:rsid w:val="00B73448"/>
    <w:rsid w:val="00B734A7"/>
    <w:rsid w:val="00B745B3"/>
    <w:rsid w:val="00B74EC9"/>
    <w:rsid w:val="00B81F3C"/>
    <w:rsid w:val="00B831FB"/>
    <w:rsid w:val="00B836C7"/>
    <w:rsid w:val="00B83FDA"/>
    <w:rsid w:val="00B842E0"/>
    <w:rsid w:val="00B84399"/>
    <w:rsid w:val="00B851DE"/>
    <w:rsid w:val="00B8572C"/>
    <w:rsid w:val="00B86BF2"/>
    <w:rsid w:val="00B876B9"/>
    <w:rsid w:val="00B87745"/>
    <w:rsid w:val="00B919E8"/>
    <w:rsid w:val="00B9244F"/>
    <w:rsid w:val="00B95FAE"/>
    <w:rsid w:val="00B97DF1"/>
    <w:rsid w:val="00BA03E7"/>
    <w:rsid w:val="00BA0D94"/>
    <w:rsid w:val="00BA1B66"/>
    <w:rsid w:val="00BA33AE"/>
    <w:rsid w:val="00BA41A4"/>
    <w:rsid w:val="00BA5025"/>
    <w:rsid w:val="00BA59DC"/>
    <w:rsid w:val="00BA6E33"/>
    <w:rsid w:val="00BA7875"/>
    <w:rsid w:val="00BB0B4F"/>
    <w:rsid w:val="00BB1700"/>
    <w:rsid w:val="00BB2493"/>
    <w:rsid w:val="00BB2E04"/>
    <w:rsid w:val="00BB45CF"/>
    <w:rsid w:val="00BB58C8"/>
    <w:rsid w:val="00BB5D43"/>
    <w:rsid w:val="00BB63F7"/>
    <w:rsid w:val="00BB784C"/>
    <w:rsid w:val="00BC0EC2"/>
    <w:rsid w:val="00BC1761"/>
    <w:rsid w:val="00BC2075"/>
    <w:rsid w:val="00BC2E0D"/>
    <w:rsid w:val="00BC31BD"/>
    <w:rsid w:val="00BC5A5F"/>
    <w:rsid w:val="00BC5ACD"/>
    <w:rsid w:val="00BC5BB3"/>
    <w:rsid w:val="00BC770C"/>
    <w:rsid w:val="00BC78BC"/>
    <w:rsid w:val="00BD10E9"/>
    <w:rsid w:val="00BD19D5"/>
    <w:rsid w:val="00BD26CC"/>
    <w:rsid w:val="00BD26F4"/>
    <w:rsid w:val="00BD28B0"/>
    <w:rsid w:val="00BD29C2"/>
    <w:rsid w:val="00BD472A"/>
    <w:rsid w:val="00BD7698"/>
    <w:rsid w:val="00BE004D"/>
    <w:rsid w:val="00BE020B"/>
    <w:rsid w:val="00BE14C0"/>
    <w:rsid w:val="00BE1CAE"/>
    <w:rsid w:val="00BE3F8D"/>
    <w:rsid w:val="00BE4055"/>
    <w:rsid w:val="00BE535B"/>
    <w:rsid w:val="00BE66BB"/>
    <w:rsid w:val="00BE7D8C"/>
    <w:rsid w:val="00BF0D73"/>
    <w:rsid w:val="00BF28F8"/>
    <w:rsid w:val="00BF3BF7"/>
    <w:rsid w:val="00BF3F99"/>
    <w:rsid w:val="00BF4A12"/>
    <w:rsid w:val="00BF54A7"/>
    <w:rsid w:val="00BF5A55"/>
    <w:rsid w:val="00BF5F04"/>
    <w:rsid w:val="00BF726B"/>
    <w:rsid w:val="00BF78BF"/>
    <w:rsid w:val="00C00739"/>
    <w:rsid w:val="00C00953"/>
    <w:rsid w:val="00C039FF"/>
    <w:rsid w:val="00C0645E"/>
    <w:rsid w:val="00C07165"/>
    <w:rsid w:val="00C10E9A"/>
    <w:rsid w:val="00C11043"/>
    <w:rsid w:val="00C1183E"/>
    <w:rsid w:val="00C12F09"/>
    <w:rsid w:val="00C14175"/>
    <w:rsid w:val="00C14599"/>
    <w:rsid w:val="00C16DA0"/>
    <w:rsid w:val="00C17848"/>
    <w:rsid w:val="00C178F7"/>
    <w:rsid w:val="00C20053"/>
    <w:rsid w:val="00C22942"/>
    <w:rsid w:val="00C24472"/>
    <w:rsid w:val="00C27000"/>
    <w:rsid w:val="00C27699"/>
    <w:rsid w:val="00C3056B"/>
    <w:rsid w:val="00C30A2D"/>
    <w:rsid w:val="00C30C28"/>
    <w:rsid w:val="00C315EA"/>
    <w:rsid w:val="00C324AF"/>
    <w:rsid w:val="00C32B5C"/>
    <w:rsid w:val="00C32E38"/>
    <w:rsid w:val="00C32E4F"/>
    <w:rsid w:val="00C34B8B"/>
    <w:rsid w:val="00C34C1E"/>
    <w:rsid w:val="00C3658E"/>
    <w:rsid w:val="00C375EF"/>
    <w:rsid w:val="00C40737"/>
    <w:rsid w:val="00C41DB4"/>
    <w:rsid w:val="00C42746"/>
    <w:rsid w:val="00C44CCC"/>
    <w:rsid w:val="00C477E3"/>
    <w:rsid w:val="00C47B1B"/>
    <w:rsid w:val="00C502F5"/>
    <w:rsid w:val="00C5178A"/>
    <w:rsid w:val="00C51910"/>
    <w:rsid w:val="00C52B34"/>
    <w:rsid w:val="00C5311D"/>
    <w:rsid w:val="00C53728"/>
    <w:rsid w:val="00C53C69"/>
    <w:rsid w:val="00C53FAE"/>
    <w:rsid w:val="00C54A52"/>
    <w:rsid w:val="00C56221"/>
    <w:rsid w:val="00C567D0"/>
    <w:rsid w:val="00C56C01"/>
    <w:rsid w:val="00C56C27"/>
    <w:rsid w:val="00C60A3D"/>
    <w:rsid w:val="00C60B04"/>
    <w:rsid w:val="00C60C46"/>
    <w:rsid w:val="00C61B42"/>
    <w:rsid w:val="00C6284F"/>
    <w:rsid w:val="00C63E9C"/>
    <w:rsid w:val="00C646F7"/>
    <w:rsid w:val="00C64EA3"/>
    <w:rsid w:val="00C65751"/>
    <w:rsid w:val="00C66073"/>
    <w:rsid w:val="00C719E6"/>
    <w:rsid w:val="00C7465E"/>
    <w:rsid w:val="00C75D6E"/>
    <w:rsid w:val="00C80A8E"/>
    <w:rsid w:val="00C859EC"/>
    <w:rsid w:val="00C860A6"/>
    <w:rsid w:val="00C86589"/>
    <w:rsid w:val="00C86DE4"/>
    <w:rsid w:val="00C8712D"/>
    <w:rsid w:val="00C87245"/>
    <w:rsid w:val="00C87B06"/>
    <w:rsid w:val="00C87DC5"/>
    <w:rsid w:val="00C90240"/>
    <w:rsid w:val="00C910EB"/>
    <w:rsid w:val="00C911DE"/>
    <w:rsid w:val="00C93CC3"/>
    <w:rsid w:val="00C96895"/>
    <w:rsid w:val="00C96BCF"/>
    <w:rsid w:val="00C96C75"/>
    <w:rsid w:val="00C975A2"/>
    <w:rsid w:val="00C975DB"/>
    <w:rsid w:val="00CA0922"/>
    <w:rsid w:val="00CA1B78"/>
    <w:rsid w:val="00CA1E2C"/>
    <w:rsid w:val="00CA239A"/>
    <w:rsid w:val="00CA2AE8"/>
    <w:rsid w:val="00CA30EF"/>
    <w:rsid w:val="00CA3453"/>
    <w:rsid w:val="00CA46A5"/>
    <w:rsid w:val="00CA50CF"/>
    <w:rsid w:val="00CB0598"/>
    <w:rsid w:val="00CB0AD3"/>
    <w:rsid w:val="00CB1AC1"/>
    <w:rsid w:val="00CB291E"/>
    <w:rsid w:val="00CB326D"/>
    <w:rsid w:val="00CB3E95"/>
    <w:rsid w:val="00CB525C"/>
    <w:rsid w:val="00CB6660"/>
    <w:rsid w:val="00CB68B9"/>
    <w:rsid w:val="00CB6E49"/>
    <w:rsid w:val="00CB7458"/>
    <w:rsid w:val="00CB7C73"/>
    <w:rsid w:val="00CB7E3B"/>
    <w:rsid w:val="00CC1CE1"/>
    <w:rsid w:val="00CC2F20"/>
    <w:rsid w:val="00CC3314"/>
    <w:rsid w:val="00CC48A7"/>
    <w:rsid w:val="00CC6F73"/>
    <w:rsid w:val="00CC77A4"/>
    <w:rsid w:val="00CD029F"/>
    <w:rsid w:val="00CD0776"/>
    <w:rsid w:val="00CD1866"/>
    <w:rsid w:val="00CD194B"/>
    <w:rsid w:val="00CD5914"/>
    <w:rsid w:val="00CD6D2F"/>
    <w:rsid w:val="00CE0A10"/>
    <w:rsid w:val="00CE4485"/>
    <w:rsid w:val="00CE5A54"/>
    <w:rsid w:val="00CE6D31"/>
    <w:rsid w:val="00CF14F1"/>
    <w:rsid w:val="00CF1B30"/>
    <w:rsid w:val="00CF2E81"/>
    <w:rsid w:val="00CF4496"/>
    <w:rsid w:val="00CF491F"/>
    <w:rsid w:val="00CF55BE"/>
    <w:rsid w:val="00CF6073"/>
    <w:rsid w:val="00CF6385"/>
    <w:rsid w:val="00CF66D4"/>
    <w:rsid w:val="00D0092E"/>
    <w:rsid w:val="00D0268E"/>
    <w:rsid w:val="00D030BB"/>
    <w:rsid w:val="00D03D8B"/>
    <w:rsid w:val="00D04F1E"/>
    <w:rsid w:val="00D051E8"/>
    <w:rsid w:val="00D07079"/>
    <w:rsid w:val="00D109A6"/>
    <w:rsid w:val="00D113E6"/>
    <w:rsid w:val="00D148F3"/>
    <w:rsid w:val="00D1566C"/>
    <w:rsid w:val="00D159E7"/>
    <w:rsid w:val="00D16B53"/>
    <w:rsid w:val="00D17AA2"/>
    <w:rsid w:val="00D210A3"/>
    <w:rsid w:val="00D21718"/>
    <w:rsid w:val="00D23E3E"/>
    <w:rsid w:val="00D23FDB"/>
    <w:rsid w:val="00D2450B"/>
    <w:rsid w:val="00D2471A"/>
    <w:rsid w:val="00D2549A"/>
    <w:rsid w:val="00D31C3D"/>
    <w:rsid w:val="00D321C3"/>
    <w:rsid w:val="00D32D13"/>
    <w:rsid w:val="00D34327"/>
    <w:rsid w:val="00D3552B"/>
    <w:rsid w:val="00D37D1A"/>
    <w:rsid w:val="00D40324"/>
    <w:rsid w:val="00D41CDC"/>
    <w:rsid w:val="00D42718"/>
    <w:rsid w:val="00D43184"/>
    <w:rsid w:val="00D440A9"/>
    <w:rsid w:val="00D445D9"/>
    <w:rsid w:val="00D50158"/>
    <w:rsid w:val="00D507E6"/>
    <w:rsid w:val="00D50CC3"/>
    <w:rsid w:val="00D5277E"/>
    <w:rsid w:val="00D52E1D"/>
    <w:rsid w:val="00D536CF"/>
    <w:rsid w:val="00D539A6"/>
    <w:rsid w:val="00D56011"/>
    <w:rsid w:val="00D564AD"/>
    <w:rsid w:val="00D56707"/>
    <w:rsid w:val="00D57E61"/>
    <w:rsid w:val="00D6095E"/>
    <w:rsid w:val="00D6177A"/>
    <w:rsid w:val="00D61F96"/>
    <w:rsid w:val="00D61FFF"/>
    <w:rsid w:val="00D637CC"/>
    <w:rsid w:val="00D64146"/>
    <w:rsid w:val="00D642CB"/>
    <w:rsid w:val="00D64395"/>
    <w:rsid w:val="00D64FB4"/>
    <w:rsid w:val="00D65209"/>
    <w:rsid w:val="00D66889"/>
    <w:rsid w:val="00D66A0F"/>
    <w:rsid w:val="00D67C70"/>
    <w:rsid w:val="00D715B9"/>
    <w:rsid w:val="00D72361"/>
    <w:rsid w:val="00D73578"/>
    <w:rsid w:val="00D735F6"/>
    <w:rsid w:val="00D751C5"/>
    <w:rsid w:val="00D7676F"/>
    <w:rsid w:val="00D76A31"/>
    <w:rsid w:val="00D7730F"/>
    <w:rsid w:val="00D7788C"/>
    <w:rsid w:val="00D80938"/>
    <w:rsid w:val="00D80BD8"/>
    <w:rsid w:val="00D816B7"/>
    <w:rsid w:val="00D8179C"/>
    <w:rsid w:val="00D823AA"/>
    <w:rsid w:val="00D82F4B"/>
    <w:rsid w:val="00D83A65"/>
    <w:rsid w:val="00D8416B"/>
    <w:rsid w:val="00D84D18"/>
    <w:rsid w:val="00D85738"/>
    <w:rsid w:val="00D874ED"/>
    <w:rsid w:val="00D914F3"/>
    <w:rsid w:val="00D9279E"/>
    <w:rsid w:val="00D9350D"/>
    <w:rsid w:val="00D939DB"/>
    <w:rsid w:val="00D96BC3"/>
    <w:rsid w:val="00D9738A"/>
    <w:rsid w:val="00DA3827"/>
    <w:rsid w:val="00DA39E0"/>
    <w:rsid w:val="00DA48E0"/>
    <w:rsid w:val="00DA522C"/>
    <w:rsid w:val="00DA5A77"/>
    <w:rsid w:val="00DA766E"/>
    <w:rsid w:val="00DA782E"/>
    <w:rsid w:val="00DA7947"/>
    <w:rsid w:val="00DA7B65"/>
    <w:rsid w:val="00DA7EB0"/>
    <w:rsid w:val="00DB1124"/>
    <w:rsid w:val="00DB25B3"/>
    <w:rsid w:val="00DB2DB2"/>
    <w:rsid w:val="00DB316D"/>
    <w:rsid w:val="00DB326D"/>
    <w:rsid w:val="00DB532E"/>
    <w:rsid w:val="00DB53B7"/>
    <w:rsid w:val="00DC03A9"/>
    <w:rsid w:val="00DC0781"/>
    <w:rsid w:val="00DC0BA9"/>
    <w:rsid w:val="00DC2ED0"/>
    <w:rsid w:val="00DC3916"/>
    <w:rsid w:val="00DC41A4"/>
    <w:rsid w:val="00DC4C9A"/>
    <w:rsid w:val="00DC5805"/>
    <w:rsid w:val="00DC5C14"/>
    <w:rsid w:val="00DC689D"/>
    <w:rsid w:val="00DC7A7D"/>
    <w:rsid w:val="00DD0D32"/>
    <w:rsid w:val="00DD232C"/>
    <w:rsid w:val="00DD48FA"/>
    <w:rsid w:val="00DD4DD5"/>
    <w:rsid w:val="00DD5DDC"/>
    <w:rsid w:val="00DD63D2"/>
    <w:rsid w:val="00DE09EF"/>
    <w:rsid w:val="00DE0A57"/>
    <w:rsid w:val="00DE0B37"/>
    <w:rsid w:val="00DE128D"/>
    <w:rsid w:val="00DE5B0B"/>
    <w:rsid w:val="00DE6AA6"/>
    <w:rsid w:val="00DF034A"/>
    <w:rsid w:val="00DF296A"/>
    <w:rsid w:val="00DF29CB"/>
    <w:rsid w:val="00DF32E5"/>
    <w:rsid w:val="00DF4824"/>
    <w:rsid w:val="00DF4AE4"/>
    <w:rsid w:val="00DF55DF"/>
    <w:rsid w:val="00DF5C7B"/>
    <w:rsid w:val="00DF76FE"/>
    <w:rsid w:val="00E00DB3"/>
    <w:rsid w:val="00E03052"/>
    <w:rsid w:val="00E04590"/>
    <w:rsid w:val="00E04632"/>
    <w:rsid w:val="00E05262"/>
    <w:rsid w:val="00E0588F"/>
    <w:rsid w:val="00E06029"/>
    <w:rsid w:val="00E10E6A"/>
    <w:rsid w:val="00E13BB6"/>
    <w:rsid w:val="00E178BB"/>
    <w:rsid w:val="00E20DA4"/>
    <w:rsid w:val="00E22758"/>
    <w:rsid w:val="00E2417A"/>
    <w:rsid w:val="00E24230"/>
    <w:rsid w:val="00E24B86"/>
    <w:rsid w:val="00E25601"/>
    <w:rsid w:val="00E263A1"/>
    <w:rsid w:val="00E2651A"/>
    <w:rsid w:val="00E32F00"/>
    <w:rsid w:val="00E33D13"/>
    <w:rsid w:val="00E36CA3"/>
    <w:rsid w:val="00E370A0"/>
    <w:rsid w:val="00E372E8"/>
    <w:rsid w:val="00E37689"/>
    <w:rsid w:val="00E400B2"/>
    <w:rsid w:val="00E41FF8"/>
    <w:rsid w:val="00E425E7"/>
    <w:rsid w:val="00E43311"/>
    <w:rsid w:val="00E4336F"/>
    <w:rsid w:val="00E4366E"/>
    <w:rsid w:val="00E4391D"/>
    <w:rsid w:val="00E449E5"/>
    <w:rsid w:val="00E45E47"/>
    <w:rsid w:val="00E47011"/>
    <w:rsid w:val="00E47507"/>
    <w:rsid w:val="00E51D4D"/>
    <w:rsid w:val="00E52139"/>
    <w:rsid w:val="00E548F7"/>
    <w:rsid w:val="00E557FD"/>
    <w:rsid w:val="00E559A2"/>
    <w:rsid w:val="00E570F2"/>
    <w:rsid w:val="00E570FC"/>
    <w:rsid w:val="00E57739"/>
    <w:rsid w:val="00E600A7"/>
    <w:rsid w:val="00E6189A"/>
    <w:rsid w:val="00E61E01"/>
    <w:rsid w:val="00E63A20"/>
    <w:rsid w:val="00E63DB4"/>
    <w:rsid w:val="00E67AC3"/>
    <w:rsid w:val="00E67AE1"/>
    <w:rsid w:val="00E71E6B"/>
    <w:rsid w:val="00E71F66"/>
    <w:rsid w:val="00E7293B"/>
    <w:rsid w:val="00E7384A"/>
    <w:rsid w:val="00E73874"/>
    <w:rsid w:val="00E804FF"/>
    <w:rsid w:val="00E80B19"/>
    <w:rsid w:val="00E80BCD"/>
    <w:rsid w:val="00E8115E"/>
    <w:rsid w:val="00E81DBC"/>
    <w:rsid w:val="00E81E26"/>
    <w:rsid w:val="00E825D7"/>
    <w:rsid w:val="00E826F9"/>
    <w:rsid w:val="00E829D0"/>
    <w:rsid w:val="00E82BE4"/>
    <w:rsid w:val="00E84993"/>
    <w:rsid w:val="00E86058"/>
    <w:rsid w:val="00E87F9E"/>
    <w:rsid w:val="00E9038E"/>
    <w:rsid w:val="00E90738"/>
    <w:rsid w:val="00E90F39"/>
    <w:rsid w:val="00E9161D"/>
    <w:rsid w:val="00E91A91"/>
    <w:rsid w:val="00E9358B"/>
    <w:rsid w:val="00E95011"/>
    <w:rsid w:val="00E9509F"/>
    <w:rsid w:val="00E95986"/>
    <w:rsid w:val="00E95CA8"/>
    <w:rsid w:val="00E9612A"/>
    <w:rsid w:val="00E97904"/>
    <w:rsid w:val="00EA1723"/>
    <w:rsid w:val="00EA2347"/>
    <w:rsid w:val="00EA2848"/>
    <w:rsid w:val="00EA4A50"/>
    <w:rsid w:val="00EA5709"/>
    <w:rsid w:val="00EA5CAF"/>
    <w:rsid w:val="00EA5F60"/>
    <w:rsid w:val="00EA69B7"/>
    <w:rsid w:val="00EA70D2"/>
    <w:rsid w:val="00EB0C87"/>
    <w:rsid w:val="00EB1C89"/>
    <w:rsid w:val="00EB2E72"/>
    <w:rsid w:val="00EB4A77"/>
    <w:rsid w:val="00EB503F"/>
    <w:rsid w:val="00EB7DBA"/>
    <w:rsid w:val="00EC0BDC"/>
    <w:rsid w:val="00EC18BA"/>
    <w:rsid w:val="00EC1DC2"/>
    <w:rsid w:val="00EC3839"/>
    <w:rsid w:val="00EC6BFE"/>
    <w:rsid w:val="00EC78D7"/>
    <w:rsid w:val="00ED0106"/>
    <w:rsid w:val="00ED15CF"/>
    <w:rsid w:val="00ED6915"/>
    <w:rsid w:val="00ED781C"/>
    <w:rsid w:val="00EE13A1"/>
    <w:rsid w:val="00EE613E"/>
    <w:rsid w:val="00EE70DB"/>
    <w:rsid w:val="00EE75F7"/>
    <w:rsid w:val="00EF1E87"/>
    <w:rsid w:val="00EF22E0"/>
    <w:rsid w:val="00EF3824"/>
    <w:rsid w:val="00EF5961"/>
    <w:rsid w:val="00EF6DB6"/>
    <w:rsid w:val="00EF709B"/>
    <w:rsid w:val="00EF7A80"/>
    <w:rsid w:val="00EF7F0C"/>
    <w:rsid w:val="00F005CA"/>
    <w:rsid w:val="00F01A28"/>
    <w:rsid w:val="00F01DAC"/>
    <w:rsid w:val="00F03FE8"/>
    <w:rsid w:val="00F04131"/>
    <w:rsid w:val="00F04C8D"/>
    <w:rsid w:val="00F0551C"/>
    <w:rsid w:val="00F055EB"/>
    <w:rsid w:val="00F05BCB"/>
    <w:rsid w:val="00F05E1E"/>
    <w:rsid w:val="00F067F3"/>
    <w:rsid w:val="00F06C9A"/>
    <w:rsid w:val="00F07156"/>
    <w:rsid w:val="00F107E5"/>
    <w:rsid w:val="00F115B5"/>
    <w:rsid w:val="00F11F50"/>
    <w:rsid w:val="00F13DAA"/>
    <w:rsid w:val="00F15677"/>
    <w:rsid w:val="00F15FB9"/>
    <w:rsid w:val="00F168D9"/>
    <w:rsid w:val="00F20EEB"/>
    <w:rsid w:val="00F211D2"/>
    <w:rsid w:val="00F22FF8"/>
    <w:rsid w:val="00F234FF"/>
    <w:rsid w:val="00F250F0"/>
    <w:rsid w:val="00F26328"/>
    <w:rsid w:val="00F31A67"/>
    <w:rsid w:val="00F348AC"/>
    <w:rsid w:val="00F357F8"/>
    <w:rsid w:val="00F35F25"/>
    <w:rsid w:val="00F36AF9"/>
    <w:rsid w:val="00F36C60"/>
    <w:rsid w:val="00F36CB6"/>
    <w:rsid w:val="00F37E09"/>
    <w:rsid w:val="00F40B29"/>
    <w:rsid w:val="00F414DB"/>
    <w:rsid w:val="00F41A09"/>
    <w:rsid w:val="00F42FB2"/>
    <w:rsid w:val="00F42FED"/>
    <w:rsid w:val="00F4505E"/>
    <w:rsid w:val="00F47EB5"/>
    <w:rsid w:val="00F525FA"/>
    <w:rsid w:val="00F5316B"/>
    <w:rsid w:val="00F53526"/>
    <w:rsid w:val="00F5429B"/>
    <w:rsid w:val="00F543ED"/>
    <w:rsid w:val="00F55C01"/>
    <w:rsid w:val="00F56BC9"/>
    <w:rsid w:val="00F600F9"/>
    <w:rsid w:val="00F6033A"/>
    <w:rsid w:val="00F62B9B"/>
    <w:rsid w:val="00F62DCE"/>
    <w:rsid w:val="00F63A37"/>
    <w:rsid w:val="00F656CB"/>
    <w:rsid w:val="00F65F6F"/>
    <w:rsid w:val="00F661C5"/>
    <w:rsid w:val="00F6687F"/>
    <w:rsid w:val="00F66C7F"/>
    <w:rsid w:val="00F7030B"/>
    <w:rsid w:val="00F733A3"/>
    <w:rsid w:val="00F74060"/>
    <w:rsid w:val="00F76BEA"/>
    <w:rsid w:val="00F81737"/>
    <w:rsid w:val="00F81C69"/>
    <w:rsid w:val="00F827DC"/>
    <w:rsid w:val="00F82B0F"/>
    <w:rsid w:val="00F83723"/>
    <w:rsid w:val="00F84059"/>
    <w:rsid w:val="00F85306"/>
    <w:rsid w:val="00F856C0"/>
    <w:rsid w:val="00F861B7"/>
    <w:rsid w:val="00F87C4A"/>
    <w:rsid w:val="00F9185F"/>
    <w:rsid w:val="00F921DD"/>
    <w:rsid w:val="00F932E4"/>
    <w:rsid w:val="00F9471C"/>
    <w:rsid w:val="00F94DFB"/>
    <w:rsid w:val="00F956F3"/>
    <w:rsid w:val="00F97188"/>
    <w:rsid w:val="00F97213"/>
    <w:rsid w:val="00FA05FE"/>
    <w:rsid w:val="00FA08C4"/>
    <w:rsid w:val="00FA3653"/>
    <w:rsid w:val="00FA3B59"/>
    <w:rsid w:val="00FA4BE2"/>
    <w:rsid w:val="00FA5635"/>
    <w:rsid w:val="00FA679E"/>
    <w:rsid w:val="00FA74DC"/>
    <w:rsid w:val="00FB1A8F"/>
    <w:rsid w:val="00FB4464"/>
    <w:rsid w:val="00FB5264"/>
    <w:rsid w:val="00FB77EA"/>
    <w:rsid w:val="00FC15D2"/>
    <w:rsid w:val="00FC1659"/>
    <w:rsid w:val="00FC25A0"/>
    <w:rsid w:val="00FC2760"/>
    <w:rsid w:val="00FC27A5"/>
    <w:rsid w:val="00FC3B60"/>
    <w:rsid w:val="00FC5482"/>
    <w:rsid w:val="00FC670E"/>
    <w:rsid w:val="00FC737A"/>
    <w:rsid w:val="00FD02AA"/>
    <w:rsid w:val="00FD0E58"/>
    <w:rsid w:val="00FD1ADC"/>
    <w:rsid w:val="00FD262D"/>
    <w:rsid w:val="00FD2A1D"/>
    <w:rsid w:val="00FD2B33"/>
    <w:rsid w:val="00FD6A61"/>
    <w:rsid w:val="00FD79E4"/>
    <w:rsid w:val="00FE0DC5"/>
    <w:rsid w:val="00FE23DD"/>
    <w:rsid w:val="00FE43DB"/>
    <w:rsid w:val="00FE4A2D"/>
    <w:rsid w:val="00FE4AEC"/>
    <w:rsid w:val="00FE550F"/>
    <w:rsid w:val="00FE6241"/>
    <w:rsid w:val="00FE6B85"/>
    <w:rsid w:val="00FE759A"/>
    <w:rsid w:val="00FF0F04"/>
    <w:rsid w:val="00FF1180"/>
    <w:rsid w:val="00FF35C8"/>
    <w:rsid w:val="00FF444E"/>
    <w:rsid w:val="00FF4642"/>
    <w:rsid w:val="00FF54BF"/>
    <w:rsid w:val="00FF5A1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A5CC5"/>
  <w15:docId w15:val="{8E278285-C7DA-4DA6-A286-EC4387DA9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1203"/>
    <w:pPr>
      <w:bidi/>
    </w:pPr>
  </w:style>
  <w:style w:type="paragraph" w:styleId="Heading1">
    <w:name w:val="heading 1"/>
    <w:basedOn w:val="Normal"/>
    <w:next w:val="Normal"/>
    <w:link w:val="Heading1Char"/>
    <w:uiPriority w:val="9"/>
    <w:qFormat/>
    <w:rsid w:val="0020108E"/>
    <w:pPr>
      <w:keepNext/>
      <w:keepLines/>
      <w:spacing w:before="480" w:after="0"/>
      <w:jc w:val="mediumKashida"/>
      <w:outlineLvl w:val="0"/>
    </w:pPr>
    <w:rPr>
      <w:rFonts w:asciiTheme="majorHAnsi" w:eastAsiaTheme="majorEastAsia" w:hAnsiTheme="majorHAnsi" w:cs="B Titr"/>
      <w:b/>
      <w:bCs/>
      <w:color w:val="365F91" w:themeColor="accent1" w:themeShade="BF"/>
      <w:sz w:val="28"/>
      <w:szCs w:val="28"/>
    </w:rPr>
  </w:style>
  <w:style w:type="paragraph" w:styleId="Heading2">
    <w:name w:val="heading 2"/>
    <w:basedOn w:val="Normal"/>
    <w:next w:val="Normal"/>
    <w:link w:val="Heading2Char"/>
    <w:uiPriority w:val="9"/>
    <w:unhideWhenUsed/>
    <w:qFormat/>
    <w:rsid w:val="00DC2ED0"/>
    <w:pPr>
      <w:keepNext/>
      <w:keepLines/>
      <w:spacing w:before="200" w:after="0"/>
      <w:outlineLvl w:val="1"/>
    </w:pPr>
    <w:rPr>
      <w:rFonts w:asciiTheme="majorHAnsi" w:eastAsiaTheme="majorEastAsia" w:hAnsiTheme="majorHAnsi" w:cs="B Titr"/>
      <w:b/>
      <w:bCs/>
      <w:color w:val="4F81BD" w:themeColor="accent1"/>
      <w:sz w:val="24"/>
      <w:szCs w:val="24"/>
    </w:rPr>
  </w:style>
  <w:style w:type="paragraph" w:styleId="Heading3">
    <w:name w:val="heading 3"/>
    <w:basedOn w:val="Normal"/>
    <w:next w:val="Normal"/>
    <w:link w:val="Heading3Char"/>
    <w:uiPriority w:val="9"/>
    <w:unhideWhenUsed/>
    <w:qFormat/>
    <w:rsid w:val="00C34C1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6B0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3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33C1"/>
  </w:style>
  <w:style w:type="paragraph" w:styleId="Footer">
    <w:name w:val="footer"/>
    <w:basedOn w:val="Normal"/>
    <w:link w:val="FooterChar"/>
    <w:uiPriority w:val="99"/>
    <w:unhideWhenUsed/>
    <w:rsid w:val="00553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3C1"/>
  </w:style>
  <w:style w:type="paragraph" w:styleId="ListParagraph">
    <w:name w:val="List Paragraph"/>
    <w:basedOn w:val="Normal"/>
    <w:link w:val="ListParagraphChar"/>
    <w:uiPriority w:val="34"/>
    <w:qFormat/>
    <w:rsid w:val="00F41A09"/>
    <w:pPr>
      <w:bidi w:val="0"/>
      <w:ind w:left="720"/>
      <w:contextualSpacing/>
    </w:pPr>
    <w:rPr>
      <w:rFonts w:ascii="Calibri" w:eastAsia="Calibri" w:hAnsi="Calibri" w:cs="Arial"/>
      <w:lang w:bidi="ar-SA"/>
    </w:rPr>
  </w:style>
  <w:style w:type="paragraph" w:styleId="FootnoteText">
    <w:name w:val="footnote text"/>
    <w:basedOn w:val="Normal"/>
    <w:link w:val="FootnoteTextChar"/>
    <w:uiPriority w:val="99"/>
    <w:semiHidden/>
    <w:unhideWhenUsed/>
    <w:rsid w:val="00F41A09"/>
    <w:pPr>
      <w:bidi w:val="0"/>
      <w:spacing w:after="0" w:line="240" w:lineRule="auto"/>
    </w:pPr>
    <w:rPr>
      <w:rFonts w:ascii="Calibri" w:eastAsia="Calibri" w:hAnsi="Calibri" w:cs="Arial"/>
      <w:sz w:val="20"/>
      <w:szCs w:val="20"/>
      <w:lang w:bidi="ar-SA"/>
    </w:rPr>
  </w:style>
  <w:style w:type="character" w:customStyle="1" w:styleId="FootnoteTextChar">
    <w:name w:val="Footnote Text Char"/>
    <w:basedOn w:val="DefaultParagraphFont"/>
    <w:link w:val="FootnoteText"/>
    <w:uiPriority w:val="99"/>
    <w:semiHidden/>
    <w:rsid w:val="00F41A09"/>
    <w:rPr>
      <w:rFonts w:ascii="Calibri" w:eastAsia="Calibri" w:hAnsi="Calibri" w:cs="Arial"/>
      <w:sz w:val="20"/>
      <w:szCs w:val="20"/>
      <w:lang w:bidi="ar-SA"/>
    </w:rPr>
  </w:style>
  <w:style w:type="paragraph" w:styleId="BodyTextIndent">
    <w:name w:val="Body Text Indent"/>
    <w:basedOn w:val="Normal"/>
    <w:link w:val="BodyTextIndentChar"/>
    <w:unhideWhenUsed/>
    <w:rsid w:val="00F41A09"/>
    <w:pPr>
      <w:bidi w:val="0"/>
      <w:spacing w:after="120" w:line="240" w:lineRule="auto"/>
      <w:ind w:left="360"/>
    </w:pPr>
    <w:rPr>
      <w:rFonts w:ascii="Arial" w:eastAsia="Times New Roman" w:hAnsi="Arial" w:cs="Zar"/>
      <w:b/>
      <w:bCs/>
      <w:sz w:val="24"/>
      <w:szCs w:val="28"/>
      <w:lang w:bidi="ar-SA"/>
    </w:rPr>
  </w:style>
  <w:style w:type="character" w:customStyle="1" w:styleId="BodyTextIndentChar">
    <w:name w:val="Body Text Indent Char"/>
    <w:basedOn w:val="DefaultParagraphFont"/>
    <w:link w:val="BodyTextIndent"/>
    <w:rsid w:val="00F41A09"/>
    <w:rPr>
      <w:rFonts w:ascii="Arial" w:eastAsia="Times New Roman" w:hAnsi="Arial" w:cs="Zar"/>
      <w:b/>
      <w:bCs/>
      <w:sz w:val="24"/>
      <w:szCs w:val="28"/>
      <w:lang w:bidi="ar-SA"/>
    </w:rPr>
  </w:style>
  <w:style w:type="character" w:styleId="FootnoteReference">
    <w:name w:val="footnote reference"/>
    <w:basedOn w:val="DefaultParagraphFont"/>
    <w:uiPriority w:val="99"/>
    <w:semiHidden/>
    <w:unhideWhenUsed/>
    <w:rsid w:val="00F41A09"/>
    <w:rPr>
      <w:vertAlign w:val="superscript"/>
    </w:rPr>
  </w:style>
  <w:style w:type="character" w:styleId="Hyperlink">
    <w:name w:val="Hyperlink"/>
    <w:basedOn w:val="DefaultParagraphFont"/>
    <w:uiPriority w:val="99"/>
    <w:unhideWhenUsed/>
    <w:rsid w:val="00F41A09"/>
    <w:rPr>
      <w:color w:val="0000FF"/>
      <w:u w:val="single"/>
    </w:rPr>
  </w:style>
  <w:style w:type="paragraph" w:styleId="TOC1">
    <w:name w:val="toc 1"/>
    <w:basedOn w:val="Normal"/>
    <w:next w:val="Normal"/>
    <w:autoRedefine/>
    <w:uiPriority w:val="39"/>
    <w:unhideWhenUsed/>
    <w:rsid w:val="00F94DFB"/>
    <w:pPr>
      <w:tabs>
        <w:tab w:val="right" w:pos="9016"/>
      </w:tabs>
      <w:spacing w:before="360" w:after="0"/>
    </w:pPr>
    <w:rPr>
      <w:rFonts w:asciiTheme="majorHAnsi" w:hAnsiTheme="majorHAnsi" w:cs="B Zar"/>
      <w:b/>
      <w:bCs/>
      <w:caps/>
      <w:noProof/>
      <w:sz w:val="24"/>
      <w:szCs w:val="24"/>
    </w:rPr>
  </w:style>
  <w:style w:type="paragraph" w:styleId="TOC2">
    <w:name w:val="toc 2"/>
    <w:basedOn w:val="Normal"/>
    <w:next w:val="Normal"/>
    <w:autoRedefine/>
    <w:uiPriority w:val="39"/>
    <w:unhideWhenUsed/>
    <w:rsid w:val="00C375EF"/>
    <w:pPr>
      <w:tabs>
        <w:tab w:val="right" w:pos="9016"/>
      </w:tabs>
      <w:spacing w:before="240" w:after="0" w:line="240" w:lineRule="auto"/>
      <w:ind w:right="-472" w:hanging="472"/>
    </w:pPr>
    <w:rPr>
      <w:rFonts w:ascii="Arial" w:hAnsi="Arial" w:cs="B Zar"/>
      <w:b/>
      <w:bCs/>
      <w:color w:val="000000" w:themeColor="text1"/>
      <w:sz w:val="24"/>
      <w:szCs w:val="24"/>
    </w:rPr>
  </w:style>
  <w:style w:type="table" w:styleId="TableGrid">
    <w:name w:val="Table Grid"/>
    <w:basedOn w:val="TableNormal"/>
    <w:uiPriority w:val="59"/>
    <w:rsid w:val="00A73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5BB3"/>
    <w:pPr>
      <w:bidi w:val="0"/>
      <w:spacing w:after="0" w:line="240" w:lineRule="auto"/>
    </w:pPr>
    <w:rPr>
      <w:rFonts w:ascii="Tahoma" w:hAnsi="Tahoma" w:cs="Tahoma"/>
      <w:sz w:val="16"/>
      <w:szCs w:val="16"/>
      <w:lang w:bidi="ar-SA"/>
    </w:rPr>
  </w:style>
  <w:style w:type="character" w:customStyle="1" w:styleId="BalloonTextChar">
    <w:name w:val="Balloon Text Char"/>
    <w:basedOn w:val="DefaultParagraphFont"/>
    <w:link w:val="BalloonText"/>
    <w:uiPriority w:val="99"/>
    <w:semiHidden/>
    <w:rsid w:val="00BC5BB3"/>
    <w:rPr>
      <w:rFonts w:ascii="Tahoma" w:hAnsi="Tahoma" w:cs="Tahoma"/>
      <w:sz w:val="16"/>
      <w:szCs w:val="16"/>
      <w:lang w:bidi="ar-SA"/>
    </w:rPr>
  </w:style>
  <w:style w:type="character" w:customStyle="1" w:styleId="ListParagraphChar">
    <w:name w:val="List Paragraph Char"/>
    <w:link w:val="ListParagraph"/>
    <w:uiPriority w:val="34"/>
    <w:rsid w:val="00151208"/>
    <w:rPr>
      <w:rFonts w:ascii="Calibri" w:eastAsia="Calibri" w:hAnsi="Calibri" w:cs="Arial"/>
      <w:lang w:bidi="ar-SA"/>
    </w:rPr>
  </w:style>
  <w:style w:type="table" w:customStyle="1" w:styleId="MediumShading1-Accent11">
    <w:name w:val="Medium Shading 1 - Accent 11"/>
    <w:basedOn w:val="TableNormal"/>
    <w:uiPriority w:val="63"/>
    <w:rsid w:val="00E80B19"/>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itle">
    <w:name w:val="Title"/>
    <w:basedOn w:val="Normal"/>
    <w:next w:val="Normal"/>
    <w:link w:val="TitleChar"/>
    <w:uiPriority w:val="10"/>
    <w:qFormat/>
    <w:rsid w:val="007E44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E44E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0108E"/>
    <w:rPr>
      <w:rFonts w:asciiTheme="majorHAnsi" w:eastAsiaTheme="majorEastAsia" w:hAnsiTheme="majorHAnsi" w:cs="B Titr"/>
      <w:b/>
      <w:bCs/>
      <w:color w:val="365F91" w:themeColor="accent1" w:themeShade="BF"/>
      <w:sz w:val="28"/>
      <w:szCs w:val="28"/>
    </w:rPr>
  </w:style>
  <w:style w:type="paragraph" w:styleId="Subtitle">
    <w:name w:val="Subtitle"/>
    <w:basedOn w:val="Normal"/>
    <w:next w:val="Normal"/>
    <w:link w:val="SubtitleChar"/>
    <w:uiPriority w:val="11"/>
    <w:qFormat/>
    <w:rsid w:val="007E44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E44E5"/>
    <w:rPr>
      <w:rFonts w:asciiTheme="majorHAnsi" w:eastAsiaTheme="majorEastAsia" w:hAnsiTheme="majorHAnsi" w:cstheme="majorBidi"/>
      <w:i/>
      <w:iCs/>
      <w:color w:val="4F81BD" w:themeColor="accent1"/>
      <w:spacing w:val="15"/>
      <w:sz w:val="24"/>
      <w:szCs w:val="24"/>
    </w:rPr>
  </w:style>
  <w:style w:type="paragraph" w:styleId="TOC3">
    <w:name w:val="toc 3"/>
    <w:basedOn w:val="Normal"/>
    <w:next w:val="Normal"/>
    <w:autoRedefine/>
    <w:uiPriority w:val="39"/>
    <w:unhideWhenUsed/>
    <w:rsid w:val="00D564AD"/>
    <w:pPr>
      <w:spacing w:after="0"/>
      <w:ind w:left="220"/>
    </w:pPr>
    <w:rPr>
      <w:rFonts w:cs="Times New Roman"/>
      <w:sz w:val="20"/>
      <w:szCs w:val="24"/>
    </w:rPr>
  </w:style>
  <w:style w:type="paragraph" w:styleId="TOC4">
    <w:name w:val="toc 4"/>
    <w:basedOn w:val="Normal"/>
    <w:next w:val="Normal"/>
    <w:autoRedefine/>
    <w:uiPriority w:val="39"/>
    <w:unhideWhenUsed/>
    <w:rsid w:val="00D564AD"/>
    <w:pPr>
      <w:spacing w:after="0"/>
      <w:ind w:left="440"/>
    </w:pPr>
    <w:rPr>
      <w:rFonts w:cs="Times New Roman"/>
      <w:sz w:val="20"/>
      <w:szCs w:val="24"/>
    </w:rPr>
  </w:style>
  <w:style w:type="paragraph" w:styleId="TOC5">
    <w:name w:val="toc 5"/>
    <w:basedOn w:val="Normal"/>
    <w:next w:val="Normal"/>
    <w:autoRedefine/>
    <w:uiPriority w:val="39"/>
    <w:unhideWhenUsed/>
    <w:rsid w:val="00D564AD"/>
    <w:pPr>
      <w:spacing w:after="0"/>
      <w:ind w:left="660"/>
    </w:pPr>
    <w:rPr>
      <w:rFonts w:cs="Times New Roman"/>
      <w:sz w:val="20"/>
      <w:szCs w:val="24"/>
    </w:rPr>
  </w:style>
  <w:style w:type="paragraph" w:styleId="TOC6">
    <w:name w:val="toc 6"/>
    <w:basedOn w:val="Normal"/>
    <w:next w:val="Normal"/>
    <w:autoRedefine/>
    <w:uiPriority w:val="39"/>
    <w:unhideWhenUsed/>
    <w:rsid w:val="00D564AD"/>
    <w:pPr>
      <w:spacing w:after="0"/>
      <w:ind w:left="880"/>
    </w:pPr>
    <w:rPr>
      <w:rFonts w:cs="Times New Roman"/>
      <w:sz w:val="20"/>
      <w:szCs w:val="24"/>
    </w:rPr>
  </w:style>
  <w:style w:type="paragraph" w:styleId="TOC7">
    <w:name w:val="toc 7"/>
    <w:basedOn w:val="Normal"/>
    <w:next w:val="Normal"/>
    <w:autoRedefine/>
    <w:uiPriority w:val="39"/>
    <w:unhideWhenUsed/>
    <w:rsid w:val="00D564AD"/>
    <w:pPr>
      <w:spacing w:after="0"/>
      <w:ind w:left="1100"/>
    </w:pPr>
    <w:rPr>
      <w:rFonts w:cs="Times New Roman"/>
      <w:sz w:val="20"/>
      <w:szCs w:val="24"/>
    </w:rPr>
  </w:style>
  <w:style w:type="paragraph" w:styleId="TOC8">
    <w:name w:val="toc 8"/>
    <w:basedOn w:val="Normal"/>
    <w:next w:val="Normal"/>
    <w:autoRedefine/>
    <w:uiPriority w:val="39"/>
    <w:unhideWhenUsed/>
    <w:rsid w:val="00D564AD"/>
    <w:pPr>
      <w:spacing w:after="0"/>
      <w:ind w:left="1320"/>
    </w:pPr>
    <w:rPr>
      <w:rFonts w:cs="Times New Roman"/>
      <w:sz w:val="20"/>
      <w:szCs w:val="24"/>
    </w:rPr>
  </w:style>
  <w:style w:type="paragraph" w:styleId="TOC9">
    <w:name w:val="toc 9"/>
    <w:basedOn w:val="Normal"/>
    <w:next w:val="Normal"/>
    <w:autoRedefine/>
    <w:uiPriority w:val="39"/>
    <w:unhideWhenUsed/>
    <w:rsid w:val="00D564AD"/>
    <w:pPr>
      <w:spacing w:after="0"/>
      <w:ind w:left="1540"/>
    </w:pPr>
    <w:rPr>
      <w:rFonts w:cs="Times New Roman"/>
      <w:sz w:val="20"/>
      <w:szCs w:val="24"/>
    </w:rPr>
  </w:style>
  <w:style w:type="character" w:customStyle="1" w:styleId="Heading2Char">
    <w:name w:val="Heading 2 Char"/>
    <w:basedOn w:val="DefaultParagraphFont"/>
    <w:link w:val="Heading2"/>
    <w:uiPriority w:val="9"/>
    <w:rsid w:val="00DC2ED0"/>
    <w:rPr>
      <w:rFonts w:asciiTheme="majorHAnsi" w:eastAsiaTheme="majorEastAsia" w:hAnsiTheme="majorHAnsi" w:cs="B Titr"/>
      <w:b/>
      <w:bCs/>
      <w:color w:val="4F81BD" w:themeColor="accent1"/>
      <w:sz w:val="24"/>
      <w:szCs w:val="24"/>
    </w:rPr>
  </w:style>
  <w:style w:type="character" w:customStyle="1" w:styleId="Heading3Char">
    <w:name w:val="Heading 3 Char"/>
    <w:basedOn w:val="DefaultParagraphFont"/>
    <w:link w:val="Heading3"/>
    <w:uiPriority w:val="9"/>
    <w:rsid w:val="00C34C1E"/>
    <w:rPr>
      <w:rFonts w:asciiTheme="majorHAnsi" w:eastAsiaTheme="majorEastAsia" w:hAnsiTheme="majorHAnsi" w:cstheme="majorBidi"/>
      <w:b/>
      <w:bCs/>
      <w:color w:val="4F81BD" w:themeColor="accent1"/>
    </w:rPr>
  </w:style>
  <w:style w:type="table" w:customStyle="1" w:styleId="PlainTable11">
    <w:name w:val="Plain Table 11"/>
    <w:basedOn w:val="TableNormal"/>
    <w:uiPriority w:val="41"/>
    <w:rsid w:val="00387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61">
    <w:name w:val="Grid Table 5 Dark - Accent 61"/>
    <w:basedOn w:val="TableNormal"/>
    <w:uiPriority w:val="50"/>
    <w:rsid w:val="000A73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5Dark-Accent51">
    <w:name w:val="Grid Table 5 Dark - Accent 51"/>
    <w:basedOn w:val="TableNormal"/>
    <w:uiPriority w:val="50"/>
    <w:rsid w:val="000A73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51">
    <w:name w:val="Grid Table 4 - Accent 51"/>
    <w:basedOn w:val="TableNormal"/>
    <w:uiPriority w:val="49"/>
    <w:rsid w:val="00172645"/>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51">
    <w:name w:val="List Table 6 Colorful - Accent 51"/>
    <w:basedOn w:val="TableNormal"/>
    <w:uiPriority w:val="51"/>
    <w:rsid w:val="00172645"/>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51">
    <w:name w:val="List Table 4 - Accent 51"/>
    <w:basedOn w:val="TableNormal"/>
    <w:uiPriority w:val="49"/>
    <w:rsid w:val="00E804F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Heading">
    <w:name w:val="TOC Heading"/>
    <w:basedOn w:val="Heading1"/>
    <w:next w:val="Normal"/>
    <w:uiPriority w:val="39"/>
    <w:unhideWhenUsed/>
    <w:qFormat/>
    <w:rsid w:val="0020108E"/>
    <w:pPr>
      <w:bidi w:val="0"/>
      <w:spacing w:before="240" w:line="259" w:lineRule="auto"/>
      <w:jc w:val="left"/>
      <w:outlineLvl w:val="9"/>
    </w:pPr>
    <w:rPr>
      <w:rFonts w:cstheme="majorBidi"/>
      <w:b w:val="0"/>
      <w:bCs w:val="0"/>
      <w:sz w:val="32"/>
      <w:szCs w:val="32"/>
      <w:lang w:bidi="ar-SA"/>
    </w:rPr>
  </w:style>
  <w:style w:type="character" w:styleId="FollowedHyperlink">
    <w:name w:val="FollowedHyperlink"/>
    <w:basedOn w:val="DefaultParagraphFont"/>
    <w:uiPriority w:val="99"/>
    <w:semiHidden/>
    <w:unhideWhenUsed/>
    <w:rsid w:val="00F115B5"/>
    <w:rPr>
      <w:color w:val="800080" w:themeColor="followedHyperlink"/>
      <w:u w:val="single"/>
    </w:rPr>
  </w:style>
  <w:style w:type="table" w:styleId="MediumShading1-Accent5">
    <w:name w:val="Medium Shading 1 Accent 5"/>
    <w:basedOn w:val="TableNormal"/>
    <w:uiPriority w:val="63"/>
    <w:rsid w:val="00F115B5"/>
    <w:pPr>
      <w:spacing w:after="0" w:line="240" w:lineRule="auto"/>
    </w:pPr>
    <w:rPr>
      <w:lang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6">
    <w:name w:val="Medium Grid 3 Accent 6"/>
    <w:basedOn w:val="TableNormal"/>
    <w:uiPriority w:val="69"/>
    <w:rsid w:val="00EC78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olorfulGrid-Accent6">
    <w:name w:val="Colorful Grid Accent 6"/>
    <w:basedOn w:val="TableNormal"/>
    <w:uiPriority w:val="73"/>
    <w:rsid w:val="00EB503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3">
    <w:name w:val="Colorful Grid Accent 3"/>
    <w:basedOn w:val="TableNormal"/>
    <w:uiPriority w:val="73"/>
    <w:rsid w:val="004466D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Grid-Accent3">
    <w:name w:val="Light Grid Accent 3"/>
    <w:basedOn w:val="TableNormal"/>
    <w:uiPriority w:val="62"/>
    <w:rsid w:val="005A750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CommentReference">
    <w:name w:val="annotation reference"/>
    <w:basedOn w:val="DefaultParagraphFont"/>
    <w:uiPriority w:val="99"/>
    <w:semiHidden/>
    <w:unhideWhenUsed/>
    <w:rsid w:val="007078CC"/>
    <w:rPr>
      <w:sz w:val="16"/>
      <w:szCs w:val="16"/>
    </w:rPr>
  </w:style>
  <w:style w:type="paragraph" w:styleId="CommentText">
    <w:name w:val="annotation text"/>
    <w:basedOn w:val="Normal"/>
    <w:link w:val="CommentTextChar"/>
    <w:uiPriority w:val="99"/>
    <w:semiHidden/>
    <w:unhideWhenUsed/>
    <w:rsid w:val="007078CC"/>
    <w:pPr>
      <w:spacing w:line="240" w:lineRule="auto"/>
    </w:pPr>
    <w:rPr>
      <w:sz w:val="20"/>
      <w:szCs w:val="20"/>
    </w:rPr>
  </w:style>
  <w:style w:type="character" w:customStyle="1" w:styleId="CommentTextChar">
    <w:name w:val="Comment Text Char"/>
    <w:basedOn w:val="DefaultParagraphFont"/>
    <w:link w:val="CommentText"/>
    <w:uiPriority w:val="99"/>
    <w:semiHidden/>
    <w:rsid w:val="007078CC"/>
    <w:rPr>
      <w:sz w:val="20"/>
      <w:szCs w:val="20"/>
    </w:rPr>
  </w:style>
  <w:style w:type="paragraph" w:styleId="CommentSubject">
    <w:name w:val="annotation subject"/>
    <w:basedOn w:val="CommentText"/>
    <w:next w:val="CommentText"/>
    <w:link w:val="CommentSubjectChar"/>
    <w:uiPriority w:val="99"/>
    <w:semiHidden/>
    <w:unhideWhenUsed/>
    <w:rsid w:val="007078CC"/>
    <w:rPr>
      <w:b/>
      <w:bCs/>
    </w:rPr>
  </w:style>
  <w:style w:type="character" w:customStyle="1" w:styleId="CommentSubjectChar">
    <w:name w:val="Comment Subject Char"/>
    <w:basedOn w:val="CommentTextChar"/>
    <w:link w:val="CommentSubject"/>
    <w:uiPriority w:val="99"/>
    <w:semiHidden/>
    <w:rsid w:val="007078CC"/>
    <w:rPr>
      <w:b/>
      <w:bCs/>
      <w:sz w:val="20"/>
      <w:szCs w:val="20"/>
    </w:rPr>
  </w:style>
  <w:style w:type="table" w:styleId="TableGridLight">
    <w:name w:val="Grid Table Light"/>
    <w:basedOn w:val="TableNormal"/>
    <w:uiPriority w:val="40"/>
    <w:rsid w:val="000D73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C73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2E6B0A"/>
    <w:rPr>
      <w:rFonts w:asciiTheme="majorHAnsi" w:eastAsiaTheme="majorEastAsia" w:hAnsiTheme="majorHAnsi" w:cstheme="majorBidi"/>
      <w:i/>
      <w:iCs/>
      <w:color w:val="365F91" w:themeColor="accent1" w:themeShade="BF"/>
    </w:rPr>
  </w:style>
  <w:style w:type="table" w:styleId="GridTable4-Accent5">
    <w:name w:val="Grid Table 4 Accent 5"/>
    <w:basedOn w:val="TableNormal"/>
    <w:uiPriority w:val="49"/>
    <w:rsid w:val="004905CD"/>
    <w:pPr>
      <w:spacing w:after="0" w:line="240" w:lineRule="auto"/>
    </w:pPr>
    <w:rPr>
      <w:lang w:bidi="ar-S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descclass">
    <w:name w:val="descclass"/>
    <w:basedOn w:val="DefaultParagraphFont"/>
    <w:rsid w:val="00A034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3732">
      <w:bodyDiv w:val="1"/>
      <w:marLeft w:val="0"/>
      <w:marRight w:val="0"/>
      <w:marTop w:val="0"/>
      <w:marBottom w:val="0"/>
      <w:divBdr>
        <w:top w:val="none" w:sz="0" w:space="0" w:color="auto"/>
        <w:left w:val="none" w:sz="0" w:space="0" w:color="auto"/>
        <w:bottom w:val="none" w:sz="0" w:space="0" w:color="auto"/>
        <w:right w:val="none" w:sz="0" w:space="0" w:color="auto"/>
      </w:divBdr>
    </w:div>
    <w:div w:id="82531675">
      <w:bodyDiv w:val="1"/>
      <w:marLeft w:val="0"/>
      <w:marRight w:val="0"/>
      <w:marTop w:val="0"/>
      <w:marBottom w:val="0"/>
      <w:divBdr>
        <w:top w:val="none" w:sz="0" w:space="0" w:color="auto"/>
        <w:left w:val="none" w:sz="0" w:space="0" w:color="auto"/>
        <w:bottom w:val="none" w:sz="0" w:space="0" w:color="auto"/>
        <w:right w:val="none" w:sz="0" w:space="0" w:color="auto"/>
      </w:divBdr>
    </w:div>
    <w:div w:id="258296297">
      <w:bodyDiv w:val="1"/>
      <w:marLeft w:val="0"/>
      <w:marRight w:val="0"/>
      <w:marTop w:val="0"/>
      <w:marBottom w:val="0"/>
      <w:divBdr>
        <w:top w:val="none" w:sz="0" w:space="0" w:color="auto"/>
        <w:left w:val="none" w:sz="0" w:space="0" w:color="auto"/>
        <w:bottom w:val="none" w:sz="0" w:space="0" w:color="auto"/>
        <w:right w:val="none" w:sz="0" w:space="0" w:color="auto"/>
      </w:divBdr>
    </w:div>
    <w:div w:id="270666589">
      <w:bodyDiv w:val="1"/>
      <w:marLeft w:val="0"/>
      <w:marRight w:val="0"/>
      <w:marTop w:val="0"/>
      <w:marBottom w:val="0"/>
      <w:divBdr>
        <w:top w:val="none" w:sz="0" w:space="0" w:color="auto"/>
        <w:left w:val="none" w:sz="0" w:space="0" w:color="auto"/>
        <w:bottom w:val="none" w:sz="0" w:space="0" w:color="auto"/>
        <w:right w:val="none" w:sz="0" w:space="0" w:color="auto"/>
      </w:divBdr>
    </w:div>
    <w:div w:id="343678066">
      <w:bodyDiv w:val="1"/>
      <w:marLeft w:val="0"/>
      <w:marRight w:val="0"/>
      <w:marTop w:val="0"/>
      <w:marBottom w:val="0"/>
      <w:divBdr>
        <w:top w:val="none" w:sz="0" w:space="0" w:color="auto"/>
        <w:left w:val="none" w:sz="0" w:space="0" w:color="auto"/>
        <w:bottom w:val="none" w:sz="0" w:space="0" w:color="auto"/>
        <w:right w:val="none" w:sz="0" w:space="0" w:color="auto"/>
      </w:divBdr>
    </w:div>
    <w:div w:id="357849670">
      <w:bodyDiv w:val="1"/>
      <w:marLeft w:val="0"/>
      <w:marRight w:val="0"/>
      <w:marTop w:val="0"/>
      <w:marBottom w:val="0"/>
      <w:divBdr>
        <w:top w:val="none" w:sz="0" w:space="0" w:color="auto"/>
        <w:left w:val="none" w:sz="0" w:space="0" w:color="auto"/>
        <w:bottom w:val="none" w:sz="0" w:space="0" w:color="auto"/>
        <w:right w:val="none" w:sz="0" w:space="0" w:color="auto"/>
      </w:divBdr>
    </w:div>
    <w:div w:id="369696170">
      <w:bodyDiv w:val="1"/>
      <w:marLeft w:val="0"/>
      <w:marRight w:val="0"/>
      <w:marTop w:val="0"/>
      <w:marBottom w:val="0"/>
      <w:divBdr>
        <w:top w:val="none" w:sz="0" w:space="0" w:color="auto"/>
        <w:left w:val="none" w:sz="0" w:space="0" w:color="auto"/>
        <w:bottom w:val="none" w:sz="0" w:space="0" w:color="auto"/>
        <w:right w:val="none" w:sz="0" w:space="0" w:color="auto"/>
      </w:divBdr>
    </w:div>
    <w:div w:id="404376712">
      <w:bodyDiv w:val="1"/>
      <w:marLeft w:val="0"/>
      <w:marRight w:val="0"/>
      <w:marTop w:val="0"/>
      <w:marBottom w:val="0"/>
      <w:divBdr>
        <w:top w:val="none" w:sz="0" w:space="0" w:color="auto"/>
        <w:left w:val="none" w:sz="0" w:space="0" w:color="auto"/>
        <w:bottom w:val="none" w:sz="0" w:space="0" w:color="auto"/>
        <w:right w:val="none" w:sz="0" w:space="0" w:color="auto"/>
      </w:divBdr>
    </w:div>
    <w:div w:id="414934786">
      <w:bodyDiv w:val="1"/>
      <w:marLeft w:val="0"/>
      <w:marRight w:val="0"/>
      <w:marTop w:val="0"/>
      <w:marBottom w:val="0"/>
      <w:divBdr>
        <w:top w:val="none" w:sz="0" w:space="0" w:color="auto"/>
        <w:left w:val="none" w:sz="0" w:space="0" w:color="auto"/>
        <w:bottom w:val="none" w:sz="0" w:space="0" w:color="auto"/>
        <w:right w:val="none" w:sz="0" w:space="0" w:color="auto"/>
      </w:divBdr>
    </w:div>
    <w:div w:id="468521574">
      <w:bodyDiv w:val="1"/>
      <w:marLeft w:val="0"/>
      <w:marRight w:val="0"/>
      <w:marTop w:val="0"/>
      <w:marBottom w:val="0"/>
      <w:divBdr>
        <w:top w:val="none" w:sz="0" w:space="0" w:color="auto"/>
        <w:left w:val="none" w:sz="0" w:space="0" w:color="auto"/>
        <w:bottom w:val="none" w:sz="0" w:space="0" w:color="auto"/>
        <w:right w:val="none" w:sz="0" w:space="0" w:color="auto"/>
      </w:divBdr>
    </w:div>
    <w:div w:id="521359930">
      <w:bodyDiv w:val="1"/>
      <w:marLeft w:val="0"/>
      <w:marRight w:val="0"/>
      <w:marTop w:val="0"/>
      <w:marBottom w:val="0"/>
      <w:divBdr>
        <w:top w:val="none" w:sz="0" w:space="0" w:color="auto"/>
        <w:left w:val="none" w:sz="0" w:space="0" w:color="auto"/>
        <w:bottom w:val="none" w:sz="0" w:space="0" w:color="auto"/>
        <w:right w:val="none" w:sz="0" w:space="0" w:color="auto"/>
      </w:divBdr>
    </w:div>
    <w:div w:id="687028302">
      <w:bodyDiv w:val="1"/>
      <w:marLeft w:val="0"/>
      <w:marRight w:val="0"/>
      <w:marTop w:val="0"/>
      <w:marBottom w:val="0"/>
      <w:divBdr>
        <w:top w:val="none" w:sz="0" w:space="0" w:color="auto"/>
        <w:left w:val="none" w:sz="0" w:space="0" w:color="auto"/>
        <w:bottom w:val="none" w:sz="0" w:space="0" w:color="auto"/>
        <w:right w:val="none" w:sz="0" w:space="0" w:color="auto"/>
      </w:divBdr>
    </w:div>
    <w:div w:id="752975779">
      <w:bodyDiv w:val="1"/>
      <w:marLeft w:val="0"/>
      <w:marRight w:val="0"/>
      <w:marTop w:val="0"/>
      <w:marBottom w:val="0"/>
      <w:divBdr>
        <w:top w:val="none" w:sz="0" w:space="0" w:color="auto"/>
        <w:left w:val="none" w:sz="0" w:space="0" w:color="auto"/>
        <w:bottom w:val="none" w:sz="0" w:space="0" w:color="auto"/>
        <w:right w:val="none" w:sz="0" w:space="0" w:color="auto"/>
      </w:divBdr>
    </w:div>
    <w:div w:id="850682934">
      <w:bodyDiv w:val="1"/>
      <w:marLeft w:val="0"/>
      <w:marRight w:val="0"/>
      <w:marTop w:val="0"/>
      <w:marBottom w:val="0"/>
      <w:divBdr>
        <w:top w:val="none" w:sz="0" w:space="0" w:color="auto"/>
        <w:left w:val="none" w:sz="0" w:space="0" w:color="auto"/>
        <w:bottom w:val="none" w:sz="0" w:space="0" w:color="auto"/>
        <w:right w:val="none" w:sz="0" w:space="0" w:color="auto"/>
      </w:divBdr>
    </w:div>
    <w:div w:id="859852465">
      <w:bodyDiv w:val="1"/>
      <w:marLeft w:val="0"/>
      <w:marRight w:val="0"/>
      <w:marTop w:val="0"/>
      <w:marBottom w:val="0"/>
      <w:divBdr>
        <w:top w:val="none" w:sz="0" w:space="0" w:color="auto"/>
        <w:left w:val="none" w:sz="0" w:space="0" w:color="auto"/>
        <w:bottom w:val="none" w:sz="0" w:space="0" w:color="auto"/>
        <w:right w:val="none" w:sz="0" w:space="0" w:color="auto"/>
      </w:divBdr>
    </w:div>
    <w:div w:id="863982299">
      <w:bodyDiv w:val="1"/>
      <w:marLeft w:val="0"/>
      <w:marRight w:val="0"/>
      <w:marTop w:val="0"/>
      <w:marBottom w:val="0"/>
      <w:divBdr>
        <w:top w:val="none" w:sz="0" w:space="0" w:color="auto"/>
        <w:left w:val="none" w:sz="0" w:space="0" w:color="auto"/>
        <w:bottom w:val="none" w:sz="0" w:space="0" w:color="auto"/>
        <w:right w:val="none" w:sz="0" w:space="0" w:color="auto"/>
      </w:divBdr>
    </w:div>
    <w:div w:id="910313145">
      <w:bodyDiv w:val="1"/>
      <w:marLeft w:val="0"/>
      <w:marRight w:val="0"/>
      <w:marTop w:val="0"/>
      <w:marBottom w:val="0"/>
      <w:divBdr>
        <w:top w:val="none" w:sz="0" w:space="0" w:color="auto"/>
        <w:left w:val="none" w:sz="0" w:space="0" w:color="auto"/>
        <w:bottom w:val="none" w:sz="0" w:space="0" w:color="auto"/>
        <w:right w:val="none" w:sz="0" w:space="0" w:color="auto"/>
      </w:divBdr>
    </w:div>
    <w:div w:id="923730230">
      <w:bodyDiv w:val="1"/>
      <w:marLeft w:val="0"/>
      <w:marRight w:val="0"/>
      <w:marTop w:val="0"/>
      <w:marBottom w:val="0"/>
      <w:divBdr>
        <w:top w:val="none" w:sz="0" w:space="0" w:color="auto"/>
        <w:left w:val="none" w:sz="0" w:space="0" w:color="auto"/>
        <w:bottom w:val="none" w:sz="0" w:space="0" w:color="auto"/>
        <w:right w:val="none" w:sz="0" w:space="0" w:color="auto"/>
      </w:divBdr>
    </w:div>
    <w:div w:id="946472197">
      <w:bodyDiv w:val="1"/>
      <w:marLeft w:val="0"/>
      <w:marRight w:val="0"/>
      <w:marTop w:val="0"/>
      <w:marBottom w:val="0"/>
      <w:divBdr>
        <w:top w:val="none" w:sz="0" w:space="0" w:color="auto"/>
        <w:left w:val="none" w:sz="0" w:space="0" w:color="auto"/>
        <w:bottom w:val="none" w:sz="0" w:space="0" w:color="auto"/>
        <w:right w:val="none" w:sz="0" w:space="0" w:color="auto"/>
      </w:divBdr>
    </w:div>
    <w:div w:id="947389313">
      <w:bodyDiv w:val="1"/>
      <w:marLeft w:val="0"/>
      <w:marRight w:val="0"/>
      <w:marTop w:val="0"/>
      <w:marBottom w:val="0"/>
      <w:divBdr>
        <w:top w:val="none" w:sz="0" w:space="0" w:color="auto"/>
        <w:left w:val="none" w:sz="0" w:space="0" w:color="auto"/>
        <w:bottom w:val="none" w:sz="0" w:space="0" w:color="auto"/>
        <w:right w:val="none" w:sz="0" w:space="0" w:color="auto"/>
      </w:divBdr>
    </w:div>
    <w:div w:id="959185264">
      <w:bodyDiv w:val="1"/>
      <w:marLeft w:val="0"/>
      <w:marRight w:val="0"/>
      <w:marTop w:val="0"/>
      <w:marBottom w:val="0"/>
      <w:divBdr>
        <w:top w:val="none" w:sz="0" w:space="0" w:color="auto"/>
        <w:left w:val="none" w:sz="0" w:space="0" w:color="auto"/>
        <w:bottom w:val="none" w:sz="0" w:space="0" w:color="auto"/>
        <w:right w:val="none" w:sz="0" w:space="0" w:color="auto"/>
      </w:divBdr>
    </w:div>
    <w:div w:id="1012293805">
      <w:bodyDiv w:val="1"/>
      <w:marLeft w:val="0"/>
      <w:marRight w:val="0"/>
      <w:marTop w:val="0"/>
      <w:marBottom w:val="0"/>
      <w:divBdr>
        <w:top w:val="none" w:sz="0" w:space="0" w:color="auto"/>
        <w:left w:val="none" w:sz="0" w:space="0" w:color="auto"/>
        <w:bottom w:val="none" w:sz="0" w:space="0" w:color="auto"/>
        <w:right w:val="none" w:sz="0" w:space="0" w:color="auto"/>
      </w:divBdr>
    </w:div>
    <w:div w:id="1021467049">
      <w:bodyDiv w:val="1"/>
      <w:marLeft w:val="0"/>
      <w:marRight w:val="0"/>
      <w:marTop w:val="0"/>
      <w:marBottom w:val="0"/>
      <w:divBdr>
        <w:top w:val="none" w:sz="0" w:space="0" w:color="auto"/>
        <w:left w:val="none" w:sz="0" w:space="0" w:color="auto"/>
        <w:bottom w:val="none" w:sz="0" w:space="0" w:color="auto"/>
        <w:right w:val="none" w:sz="0" w:space="0" w:color="auto"/>
      </w:divBdr>
    </w:div>
    <w:div w:id="1132093470">
      <w:bodyDiv w:val="1"/>
      <w:marLeft w:val="0"/>
      <w:marRight w:val="0"/>
      <w:marTop w:val="0"/>
      <w:marBottom w:val="0"/>
      <w:divBdr>
        <w:top w:val="none" w:sz="0" w:space="0" w:color="auto"/>
        <w:left w:val="none" w:sz="0" w:space="0" w:color="auto"/>
        <w:bottom w:val="none" w:sz="0" w:space="0" w:color="auto"/>
        <w:right w:val="none" w:sz="0" w:space="0" w:color="auto"/>
      </w:divBdr>
    </w:div>
    <w:div w:id="1141576296">
      <w:bodyDiv w:val="1"/>
      <w:marLeft w:val="0"/>
      <w:marRight w:val="0"/>
      <w:marTop w:val="0"/>
      <w:marBottom w:val="0"/>
      <w:divBdr>
        <w:top w:val="none" w:sz="0" w:space="0" w:color="auto"/>
        <w:left w:val="none" w:sz="0" w:space="0" w:color="auto"/>
        <w:bottom w:val="none" w:sz="0" w:space="0" w:color="auto"/>
        <w:right w:val="none" w:sz="0" w:space="0" w:color="auto"/>
      </w:divBdr>
    </w:div>
    <w:div w:id="1271009859">
      <w:bodyDiv w:val="1"/>
      <w:marLeft w:val="0"/>
      <w:marRight w:val="0"/>
      <w:marTop w:val="0"/>
      <w:marBottom w:val="0"/>
      <w:divBdr>
        <w:top w:val="none" w:sz="0" w:space="0" w:color="auto"/>
        <w:left w:val="none" w:sz="0" w:space="0" w:color="auto"/>
        <w:bottom w:val="none" w:sz="0" w:space="0" w:color="auto"/>
        <w:right w:val="none" w:sz="0" w:space="0" w:color="auto"/>
      </w:divBdr>
    </w:div>
    <w:div w:id="1642415884">
      <w:bodyDiv w:val="1"/>
      <w:marLeft w:val="0"/>
      <w:marRight w:val="0"/>
      <w:marTop w:val="0"/>
      <w:marBottom w:val="0"/>
      <w:divBdr>
        <w:top w:val="none" w:sz="0" w:space="0" w:color="auto"/>
        <w:left w:val="none" w:sz="0" w:space="0" w:color="auto"/>
        <w:bottom w:val="none" w:sz="0" w:space="0" w:color="auto"/>
        <w:right w:val="none" w:sz="0" w:space="0" w:color="auto"/>
      </w:divBdr>
    </w:div>
    <w:div w:id="1659068106">
      <w:bodyDiv w:val="1"/>
      <w:marLeft w:val="0"/>
      <w:marRight w:val="0"/>
      <w:marTop w:val="0"/>
      <w:marBottom w:val="0"/>
      <w:divBdr>
        <w:top w:val="none" w:sz="0" w:space="0" w:color="auto"/>
        <w:left w:val="none" w:sz="0" w:space="0" w:color="auto"/>
        <w:bottom w:val="none" w:sz="0" w:space="0" w:color="auto"/>
        <w:right w:val="none" w:sz="0" w:space="0" w:color="auto"/>
      </w:divBdr>
    </w:div>
    <w:div w:id="1659847390">
      <w:bodyDiv w:val="1"/>
      <w:marLeft w:val="0"/>
      <w:marRight w:val="0"/>
      <w:marTop w:val="0"/>
      <w:marBottom w:val="0"/>
      <w:divBdr>
        <w:top w:val="none" w:sz="0" w:space="0" w:color="auto"/>
        <w:left w:val="none" w:sz="0" w:space="0" w:color="auto"/>
        <w:bottom w:val="none" w:sz="0" w:space="0" w:color="auto"/>
        <w:right w:val="none" w:sz="0" w:space="0" w:color="auto"/>
      </w:divBdr>
    </w:div>
    <w:div w:id="1745372744">
      <w:bodyDiv w:val="1"/>
      <w:marLeft w:val="0"/>
      <w:marRight w:val="0"/>
      <w:marTop w:val="0"/>
      <w:marBottom w:val="0"/>
      <w:divBdr>
        <w:top w:val="none" w:sz="0" w:space="0" w:color="auto"/>
        <w:left w:val="none" w:sz="0" w:space="0" w:color="auto"/>
        <w:bottom w:val="none" w:sz="0" w:space="0" w:color="auto"/>
        <w:right w:val="none" w:sz="0" w:space="0" w:color="auto"/>
      </w:divBdr>
    </w:div>
    <w:div w:id="1782648263">
      <w:bodyDiv w:val="1"/>
      <w:marLeft w:val="0"/>
      <w:marRight w:val="0"/>
      <w:marTop w:val="0"/>
      <w:marBottom w:val="0"/>
      <w:divBdr>
        <w:top w:val="none" w:sz="0" w:space="0" w:color="auto"/>
        <w:left w:val="none" w:sz="0" w:space="0" w:color="auto"/>
        <w:bottom w:val="none" w:sz="0" w:space="0" w:color="auto"/>
        <w:right w:val="none" w:sz="0" w:space="0" w:color="auto"/>
      </w:divBdr>
    </w:div>
    <w:div w:id="1796947292">
      <w:bodyDiv w:val="1"/>
      <w:marLeft w:val="0"/>
      <w:marRight w:val="0"/>
      <w:marTop w:val="0"/>
      <w:marBottom w:val="0"/>
      <w:divBdr>
        <w:top w:val="none" w:sz="0" w:space="0" w:color="auto"/>
        <w:left w:val="none" w:sz="0" w:space="0" w:color="auto"/>
        <w:bottom w:val="none" w:sz="0" w:space="0" w:color="auto"/>
        <w:right w:val="none" w:sz="0" w:space="0" w:color="auto"/>
      </w:divBdr>
    </w:div>
    <w:div w:id="1799763875">
      <w:bodyDiv w:val="1"/>
      <w:marLeft w:val="0"/>
      <w:marRight w:val="0"/>
      <w:marTop w:val="0"/>
      <w:marBottom w:val="0"/>
      <w:divBdr>
        <w:top w:val="none" w:sz="0" w:space="0" w:color="auto"/>
        <w:left w:val="none" w:sz="0" w:space="0" w:color="auto"/>
        <w:bottom w:val="none" w:sz="0" w:space="0" w:color="auto"/>
        <w:right w:val="none" w:sz="0" w:space="0" w:color="auto"/>
      </w:divBdr>
    </w:div>
    <w:div w:id="1939563178">
      <w:bodyDiv w:val="1"/>
      <w:marLeft w:val="0"/>
      <w:marRight w:val="0"/>
      <w:marTop w:val="0"/>
      <w:marBottom w:val="0"/>
      <w:divBdr>
        <w:top w:val="none" w:sz="0" w:space="0" w:color="auto"/>
        <w:left w:val="none" w:sz="0" w:space="0" w:color="auto"/>
        <w:bottom w:val="none" w:sz="0" w:space="0" w:color="auto"/>
        <w:right w:val="none" w:sz="0" w:space="0" w:color="auto"/>
      </w:divBdr>
    </w:div>
    <w:div w:id="201360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reinsure.centinsur.ir/WbsCarPlcyV" TargetMode="Externa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reinsure.centinsur.ir/Sal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1.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75C4A-6807-4F46-8E22-D71F86815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1</Pages>
  <Words>49908</Words>
  <Characters>284478</Characters>
  <Application>Microsoft Office Word</Application>
  <DocSecurity>0</DocSecurity>
  <Lines>2370</Lines>
  <Paragraphs>667</Paragraphs>
  <ScaleCrop>false</ScaleCrop>
  <HeadingPairs>
    <vt:vector size="2" baseType="variant">
      <vt:variant>
        <vt:lpstr>Title</vt:lpstr>
      </vt:variant>
      <vt:variant>
        <vt:i4>1</vt:i4>
      </vt:variant>
    </vt:vector>
  </HeadingPairs>
  <TitlesOfParts>
    <vt:vector size="1" baseType="lpstr">
      <vt:lpstr/>
    </vt:vector>
  </TitlesOfParts>
  <Company>cii</Company>
  <LinksUpToDate>false</LinksUpToDate>
  <CharactersWithSpaces>333719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Haeri</dc:creator>
  <cp:keywords/>
  <dc:description/>
  <cp:lastModifiedBy>Fereshteh Kazemi</cp:lastModifiedBy>
  <cp:revision>2</cp:revision>
  <cp:lastPrinted>2022-03-05T10:48:00Z</cp:lastPrinted>
  <dcterms:created xsi:type="dcterms:W3CDTF">2021-02-26T18:39:00Z</dcterms:created>
  <dcterms:modified xsi:type="dcterms:W3CDTF">2022-06-19T08:23:00Z</dcterms:modified>
</cp:coreProperties>
</file>